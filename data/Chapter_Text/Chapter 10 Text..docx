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984CE72" w14:textId="52CB612A" w:rsidR="00AF11D1" w:rsidRPr="00D776D1" w:rsidRDefault="00AF11D1" w:rsidP="00D776D1">
      <w:pPr>
        <w:pStyle w:val="AR6Chap10Level0"/>
      </w:pPr>
      <w:bookmarkStart w:id="0" w:name="_Toc528248960"/>
      <w:bookmarkStart w:id="1" w:name="_Toc24482411"/>
      <w:bookmarkStart w:id="2" w:name="_Toc56620064"/>
      <w:bookmarkStart w:id="3" w:name="_Toc56770385"/>
      <w:bookmarkStart w:id="4" w:name="_Toc56770483"/>
      <w:bookmarkStart w:id="5" w:name="_Toc66887229"/>
      <w:bookmarkStart w:id="6" w:name="_Hlk6837886"/>
      <w:bookmarkStart w:id="7" w:name="_Hlk6837868"/>
      <w:r w:rsidRPr="00C734F4">
        <w:t xml:space="preserve">Chapter </w:t>
      </w:r>
      <w:r w:rsidR="00E57AB7" w:rsidRPr="00C734F4">
        <w:t>10</w:t>
      </w:r>
      <w:r w:rsidRPr="00C734F4">
        <w:t xml:space="preserve">: </w:t>
      </w:r>
      <w:r w:rsidR="0066103D" w:rsidRPr="00C734F4">
        <w:t>Linking global to regional climate change</w:t>
      </w:r>
      <w:bookmarkEnd w:id="0"/>
      <w:bookmarkEnd w:id="1"/>
      <w:bookmarkEnd w:id="2"/>
      <w:bookmarkEnd w:id="3"/>
      <w:bookmarkEnd w:id="4"/>
      <w:bookmarkEnd w:id="5"/>
    </w:p>
    <w:p w14:paraId="66F0B285" w14:textId="7968E3D8" w:rsidR="00AF11D1" w:rsidRPr="00C734F4" w:rsidRDefault="00AF11D1" w:rsidP="004F19CE">
      <w:pPr>
        <w:pStyle w:val="AR6BodyText"/>
        <w:rPr>
          <w:lang w:val="en-GB"/>
        </w:rPr>
      </w:pPr>
    </w:p>
    <w:p w14:paraId="3AFD809E" w14:textId="77777777" w:rsidR="00AF11D1" w:rsidRPr="00C734F4" w:rsidRDefault="00AF11D1" w:rsidP="00AF11D1">
      <w:pPr>
        <w:pStyle w:val="AR6BodyTextBold"/>
        <w:rPr>
          <w:lang w:val="en-GB"/>
        </w:rPr>
      </w:pPr>
    </w:p>
    <w:p w14:paraId="4DA8E637" w14:textId="77777777" w:rsidR="005A7306" w:rsidRPr="00505B96" w:rsidRDefault="005A7306" w:rsidP="005A7306">
      <w:pPr>
        <w:widowControl/>
        <w:spacing w:after="160" w:line="259" w:lineRule="auto"/>
        <w:rPr>
          <w:rFonts w:cs="Times New Roman"/>
          <w:sz w:val="24"/>
          <w:szCs w:val="24"/>
          <w:lang w:val="en-US"/>
        </w:rPr>
      </w:pPr>
    </w:p>
    <w:tbl>
      <w:tblPr>
        <w:tblStyle w:val="Grilledutableau2"/>
        <w:tblW w:w="0" w:type="auto"/>
        <w:tblLook w:val="04A0" w:firstRow="1" w:lastRow="0" w:firstColumn="1" w:lastColumn="0" w:noHBand="0" w:noVBand="1"/>
      </w:tblPr>
      <w:tblGrid>
        <w:gridCol w:w="2265"/>
        <w:gridCol w:w="2265"/>
        <w:gridCol w:w="2266"/>
        <w:gridCol w:w="2266"/>
      </w:tblGrid>
      <w:tr w:rsidR="005A7306" w:rsidRPr="005A7306" w14:paraId="2D6E879E" w14:textId="77777777" w:rsidTr="005C2E32">
        <w:tc>
          <w:tcPr>
            <w:tcW w:w="2265" w:type="dxa"/>
          </w:tcPr>
          <w:p w14:paraId="6394BA6C" w14:textId="77777777" w:rsidR="005A7306" w:rsidRPr="005A7306" w:rsidRDefault="005A7306" w:rsidP="005A7306">
            <w:r w:rsidRPr="005A7306">
              <w:rPr>
                <w:rFonts w:cs="Times New Roman"/>
                <w:sz w:val="24"/>
                <w:szCs w:val="24"/>
              </w:rPr>
              <w:t>Version</w:t>
            </w:r>
          </w:p>
        </w:tc>
        <w:tc>
          <w:tcPr>
            <w:tcW w:w="2265" w:type="dxa"/>
          </w:tcPr>
          <w:p w14:paraId="5BC0B765" w14:textId="77777777" w:rsidR="005A7306" w:rsidRPr="005A7306" w:rsidRDefault="005A7306" w:rsidP="005A7306">
            <w:r w:rsidRPr="005A7306">
              <w:t>Date</w:t>
            </w:r>
          </w:p>
        </w:tc>
        <w:tc>
          <w:tcPr>
            <w:tcW w:w="2266" w:type="dxa"/>
          </w:tcPr>
          <w:p w14:paraId="0B4888B1" w14:textId="77777777" w:rsidR="005A7306" w:rsidRPr="005A7306" w:rsidRDefault="005A7306" w:rsidP="005A7306">
            <w:r w:rsidRPr="005A7306">
              <w:t>Name</w:t>
            </w:r>
          </w:p>
        </w:tc>
        <w:tc>
          <w:tcPr>
            <w:tcW w:w="2266" w:type="dxa"/>
          </w:tcPr>
          <w:p w14:paraId="78B0B076" w14:textId="77777777" w:rsidR="005A7306" w:rsidRPr="005A7306" w:rsidRDefault="005A7306" w:rsidP="005A7306">
            <w:r w:rsidRPr="005A7306">
              <w:t>Action</w:t>
            </w:r>
          </w:p>
        </w:tc>
      </w:tr>
      <w:tr w:rsidR="005A7306" w:rsidRPr="002C653B" w14:paraId="620C51B0" w14:textId="77777777" w:rsidTr="005C2E32">
        <w:tc>
          <w:tcPr>
            <w:tcW w:w="2265" w:type="dxa"/>
          </w:tcPr>
          <w:p w14:paraId="04558FD8" w14:textId="1BD9AF86" w:rsidR="005A7306" w:rsidRPr="005A7306" w:rsidRDefault="002C653B" w:rsidP="005A7306">
            <w:r>
              <w:t>3</w:t>
            </w:r>
          </w:p>
        </w:tc>
        <w:tc>
          <w:tcPr>
            <w:tcW w:w="2265" w:type="dxa"/>
          </w:tcPr>
          <w:p w14:paraId="617C03F8" w14:textId="24A9348A" w:rsidR="005A7306" w:rsidRPr="005A7306" w:rsidRDefault="002C653B" w:rsidP="005A7306">
            <w:r>
              <w:t>1/7</w:t>
            </w:r>
          </w:p>
        </w:tc>
        <w:tc>
          <w:tcPr>
            <w:tcW w:w="2266" w:type="dxa"/>
          </w:tcPr>
          <w:p w14:paraId="6DB12B44" w14:textId="1C67377A" w:rsidR="005A7306" w:rsidRPr="005A7306" w:rsidRDefault="002C653B" w:rsidP="005A7306">
            <w:r>
              <w:t>clotilde</w:t>
            </w:r>
          </w:p>
        </w:tc>
        <w:tc>
          <w:tcPr>
            <w:tcW w:w="2266" w:type="dxa"/>
          </w:tcPr>
          <w:p w14:paraId="4E6B3B7F" w14:textId="77777777" w:rsidR="005A7306" w:rsidRDefault="002C653B" w:rsidP="005A7306">
            <w:pPr>
              <w:rPr>
                <w:lang w:val="en-US"/>
              </w:rPr>
            </w:pPr>
            <w:r w:rsidRPr="002C653B">
              <w:rPr>
                <w:lang w:val="en-US"/>
              </w:rPr>
              <w:t>Chapter &amp; ccb author lists u</w:t>
            </w:r>
            <w:r>
              <w:rPr>
                <w:lang w:val="en-US"/>
              </w:rPr>
              <w:t>pdated</w:t>
            </w:r>
          </w:p>
          <w:p w14:paraId="40D5B84E" w14:textId="0BD54A04" w:rsidR="002C653B" w:rsidRPr="002C653B" w:rsidRDefault="002C653B" w:rsidP="005A7306">
            <w:pPr>
              <w:rPr>
                <w:lang w:val="en-US"/>
              </w:rPr>
            </w:pPr>
            <w:r>
              <w:rPr>
                <w:lang w:val="en-US"/>
              </w:rPr>
              <w:t>Citation included</w:t>
            </w:r>
          </w:p>
        </w:tc>
      </w:tr>
      <w:tr w:rsidR="005A7306" w:rsidRPr="002C653B" w14:paraId="2AA06540" w14:textId="77777777" w:rsidTr="005C2E32">
        <w:tc>
          <w:tcPr>
            <w:tcW w:w="2265" w:type="dxa"/>
          </w:tcPr>
          <w:p w14:paraId="0DA6C679" w14:textId="187B9CD5" w:rsidR="005A7306" w:rsidRPr="002C653B" w:rsidRDefault="00797777" w:rsidP="005A7306">
            <w:pPr>
              <w:rPr>
                <w:lang w:val="en-US"/>
              </w:rPr>
            </w:pPr>
            <w:ins w:id="8" w:author="Robin Matthews" w:date="2021-07-03T15:27:00Z">
              <w:r>
                <w:rPr>
                  <w:lang w:val="en-US"/>
                </w:rPr>
                <w:t>4</w:t>
              </w:r>
            </w:ins>
          </w:p>
        </w:tc>
        <w:tc>
          <w:tcPr>
            <w:tcW w:w="2265" w:type="dxa"/>
          </w:tcPr>
          <w:p w14:paraId="5218DB42" w14:textId="231CD65F" w:rsidR="005A7306" w:rsidRPr="002C653B" w:rsidRDefault="00797777" w:rsidP="005A7306">
            <w:pPr>
              <w:rPr>
                <w:lang w:val="en-US"/>
              </w:rPr>
            </w:pPr>
            <w:ins w:id="9" w:author="Robin Matthews" w:date="2021-07-03T15:27:00Z">
              <w:r>
                <w:rPr>
                  <w:lang w:val="en-US"/>
                </w:rPr>
                <w:t>3/7</w:t>
              </w:r>
            </w:ins>
          </w:p>
        </w:tc>
        <w:tc>
          <w:tcPr>
            <w:tcW w:w="2266" w:type="dxa"/>
          </w:tcPr>
          <w:p w14:paraId="1EA061DF" w14:textId="1B26C0AC" w:rsidR="005A7306" w:rsidRPr="002C653B" w:rsidRDefault="00797777" w:rsidP="005A7306">
            <w:pPr>
              <w:rPr>
                <w:lang w:val="en-US"/>
              </w:rPr>
            </w:pPr>
            <w:ins w:id="10" w:author="Robin Matthews" w:date="2021-07-03T15:27:00Z">
              <w:r>
                <w:rPr>
                  <w:lang w:val="en-US"/>
                </w:rPr>
                <w:t>Robin</w:t>
              </w:r>
            </w:ins>
          </w:p>
        </w:tc>
        <w:tc>
          <w:tcPr>
            <w:tcW w:w="2266" w:type="dxa"/>
          </w:tcPr>
          <w:p w14:paraId="09D77B43" w14:textId="26FA4273" w:rsidR="005A7306" w:rsidRPr="002C653B" w:rsidRDefault="00797777" w:rsidP="005A7306">
            <w:pPr>
              <w:rPr>
                <w:lang w:val="en-US"/>
              </w:rPr>
            </w:pPr>
            <w:ins w:id="11" w:author="Robin Matthews" w:date="2021-07-03T15:28:00Z">
              <w:r>
                <w:rPr>
                  <w:lang w:val="en-US"/>
                </w:rPr>
                <w:t>Fixed author initials. Removed duplicate references. Fixed journal names.</w:t>
              </w:r>
            </w:ins>
          </w:p>
        </w:tc>
      </w:tr>
      <w:tr w:rsidR="005A7306" w:rsidRPr="002C653B" w14:paraId="1A7FD472" w14:textId="77777777" w:rsidTr="005C2E32">
        <w:tc>
          <w:tcPr>
            <w:tcW w:w="2265" w:type="dxa"/>
          </w:tcPr>
          <w:p w14:paraId="66590CA8" w14:textId="63F7758C" w:rsidR="005A7306" w:rsidRPr="002C653B" w:rsidRDefault="00F30B5F" w:rsidP="005A7306">
            <w:pPr>
              <w:rPr>
                <w:lang w:val="en-US"/>
              </w:rPr>
            </w:pPr>
            <w:ins w:id="12" w:author="Robin Matthews" w:date="2021-07-12T10:06:00Z">
              <w:r>
                <w:rPr>
                  <w:lang w:val="en-US"/>
                </w:rPr>
                <w:t>5</w:t>
              </w:r>
            </w:ins>
          </w:p>
        </w:tc>
        <w:tc>
          <w:tcPr>
            <w:tcW w:w="2265" w:type="dxa"/>
          </w:tcPr>
          <w:p w14:paraId="01478305" w14:textId="2A729658" w:rsidR="005A7306" w:rsidRPr="002C653B" w:rsidRDefault="00F30B5F" w:rsidP="005A7306">
            <w:pPr>
              <w:rPr>
                <w:lang w:val="en-US"/>
              </w:rPr>
            </w:pPr>
            <w:ins w:id="13" w:author="Robin Matthews" w:date="2021-07-12T10:06:00Z">
              <w:r>
                <w:rPr>
                  <w:lang w:val="en-US"/>
                </w:rPr>
                <w:t>12/7</w:t>
              </w:r>
            </w:ins>
          </w:p>
        </w:tc>
        <w:tc>
          <w:tcPr>
            <w:tcW w:w="2266" w:type="dxa"/>
          </w:tcPr>
          <w:p w14:paraId="2F79FF34" w14:textId="447D1441" w:rsidR="005A7306" w:rsidRPr="002C653B" w:rsidRDefault="00F30B5F" w:rsidP="005A7306">
            <w:pPr>
              <w:rPr>
                <w:lang w:val="en-US"/>
              </w:rPr>
            </w:pPr>
            <w:ins w:id="14" w:author="Robin Matthews" w:date="2021-07-12T10:06:00Z">
              <w:r>
                <w:rPr>
                  <w:lang w:val="en-US"/>
                </w:rPr>
                <w:t>Robin</w:t>
              </w:r>
            </w:ins>
          </w:p>
        </w:tc>
        <w:tc>
          <w:tcPr>
            <w:tcW w:w="2266" w:type="dxa"/>
          </w:tcPr>
          <w:p w14:paraId="7640440E" w14:textId="1345E95A" w:rsidR="005A7306" w:rsidRPr="002C653B" w:rsidRDefault="00F30B5F" w:rsidP="005A7306">
            <w:pPr>
              <w:rPr>
                <w:lang w:val="en-US"/>
              </w:rPr>
            </w:pPr>
            <w:ins w:id="15" w:author="Robin Matthews" w:date="2021-07-12T10:06:00Z">
              <w:r>
                <w:rPr>
                  <w:lang w:val="en-US"/>
                </w:rPr>
                <w:t>Made reference edits for auto-comments</w:t>
              </w:r>
            </w:ins>
          </w:p>
        </w:tc>
      </w:tr>
      <w:tr w:rsidR="005A7306" w:rsidRPr="002C653B" w14:paraId="1ED29349" w14:textId="77777777" w:rsidTr="005C2E32">
        <w:tc>
          <w:tcPr>
            <w:tcW w:w="2265" w:type="dxa"/>
          </w:tcPr>
          <w:p w14:paraId="3505E551" w14:textId="77777777" w:rsidR="005A7306" w:rsidRPr="002C653B" w:rsidRDefault="005A7306" w:rsidP="005A7306">
            <w:pPr>
              <w:rPr>
                <w:lang w:val="en-US"/>
              </w:rPr>
            </w:pPr>
          </w:p>
        </w:tc>
        <w:tc>
          <w:tcPr>
            <w:tcW w:w="2265" w:type="dxa"/>
          </w:tcPr>
          <w:p w14:paraId="3E3B2E57" w14:textId="77777777" w:rsidR="005A7306" w:rsidRPr="002C653B" w:rsidRDefault="005A7306" w:rsidP="005A7306">
            <w:pPr>
              <w:rPr>
                <w:lang w:val="en-US"/>
              </w:rPr>
            </w:pPr>
          </w:p>
        </w:tc>
        <w:tc>
          <w:tcPr>
            <w:tcW w:w="2266" w:type="dxa"/>
          </w:tcPr>
          <w:p w14:paraId="7F6D983E" w14:textId="77777777" w:rsidR="005A7306" w:rsidRPr="002C653B" w:rsidRDefault="005A7306" w:rsidP="005A7306">
            <w:pPr>
              <w:rPr>
                <w:lang w:val="en-US"/>
              </w:rPr>
            </w:pPr>
          </w:p>
        </w:tc>
        <w:tc>
          <w:tcPr>
            <w:tcW w:w="2266" w:type="dxa"/>
          </w:tcPr>
          <w:p w14:paraId="2A767E28" w14:textId="77777777" w:rsidR="005A7306" w:rsidRPr="002C653B" w:rsidRDefault="005A7306" w:rsidP="005A7306">
            <w:pPr>
              <w:rPr>
                <w:lang w:val="en-US"/>
              </w:rPr>
            </w:pPr>
          </w:p>
        </w:tc>
      </w:tr>
      <w:tr w:rsidR="005A7306" w:rsidRPr="002C653B" w14:paraId="7B19A8CC" w14:textId="77777777" w:rsidTr="005C2E32">
        <w:tc>
          <w:tcPr>
            <w:tcW w:w="2265" w:type="dxa"/>
          </w:tcPr>
          <w:p w14:paraId="0F690754" w14:textId="77777777" w:rsidR="005A7306" w:rsidRPr="002C653B" w:rsidRDefault="005A7306" w:rsidP="005A7306">
            <w:pPr>
              <w:rPr>
                <w:lang w:val="en-US"/>
              </w:rPr>
            </w:pPr>
          </w:p>
        </w:tc>
        <w:tc>
          <w:tcPr>
            <w:tcW w:w="2265" w:type="dxa"/>
          </w:tcPr>
          <w:p w14:paraId="4B4AD0A5" w14:textId="77777777" w:rsidR="005A7306" w:rsidRPr="002C653B" w:rsidRDefault="005A7306" w:rsidP="005A7306">
            <w:pPr>
              <w:rPr>
                <w:lang w:val="en-US"/>
              </w:rPr>
            </w:pPr>
          </w:p>
        </w:tc>
        <w:tc>
          <w:tcPr>
            <w:tcW w:w="2266" w:type="dxa"/>
          </w:tcPr>
          <w:p w14:paraId="10332D73" w14:textId="77777777" w:rsidR="005A7306" w:rsidRPr="002C653B" w:rsidRDefault="005A7306" w:rsidP="005A7306">
            <w:pPr>
              <w:rPr>
                <w:lang w:val="en-US"/>
              </w:rPr>
            </w:pPr>
          </w:p>
        </w:tc>
        <w:tc>
          <w:tcPr>
            <w:tcW w:w="2266" w:type="dxa"/>
          </w:tcPr>
          <w:p w14:paraId="166350A6" w14:textId="77777777" w:rsidR="005A7306" w:rsidRPr="002C653B" w:rsidRDefault="005A7306" w:rsidP="005A7306">
            <w:pPr>
              <w:rPr>
                <w:lang w:val="en-US"/>
              </w:rPr>
            </w:pPr>
          </w:p>
        </w:tc>
      </w:tr>
    </w:tbl>
    <w:p w14:paraId="226D98AA" w14:textId="77777777" w:rsidR="005A7306" w:rsidRPr="002C653B" w:rsidRDefault="005A7306" w:rsidP="005A7306">
      <w:pPr>
        <w:widowControl/>
        <w:spacing w:after="160" w:line="259" w:lineRule="auto"/>
        <w:rPr>
          <w:rFonts w:asciiTheme="minorHAnsi" w:eastAsiaTheme="minorHAnsi" w:hAnsiTheme="minorHAnsi"/>
          <w:lang w:val="en-US" w:eastAsia="en-US"/>
        </w:rPr>
      </w:pPr>
    </w:p>
    <w:p w14:paraId="2A3C013F" w14:textId="77777777" w:rsidR="00AF11D1" w:rsidRPr="002C653B" w:rsidRDefault="00AF11D1" w:rsidP="00AF11D1">
      <w:pPr>
        <w:pStyle w:val="AR6BodyTextBold"/>
      </w:pPr>
    </w:p>
    <w:p w14:paraId="6E370A6F" w14:textId="77777777" w:rsidR="005A7306" w:rsidRPr="002C653B" w:rsidRDefault="005A7306">
      <w:pPr>
        <w:rPr>
          <w:b/>
          <w:lang w:val="en-US"/>
        </w:rPr>
      </w:pPr>
      <w:r w:rsidRPr="002C653B">
        <w:rPr>
          <w:b/>
          <w:lang w:val="en-US"/>
        </w:rPr>
        <w:br w:type="page"/>
      </w:r>
    </w:p>
    <w:p w14:paraId="5B088B2D" w14:textId="4F4A3DF0" w:rsidR="00AF11D1" w:rsidRPr="00C734F4" w:rsidRDefault="007F791F" w:rsidP="00F24D28">
      <w:pPr>
        <w:pStyle w:val="AR6BodyText"/>
        <w:rPr>
          <w:b/>
          <w:lang w:val="en-GB"/>
        </w:rPr>
      </w:pPr>
      <w:r w:rsidRPr="00C734F4">
        <w:rPr>
          <w:b/>
          <w:lang w:val="en-GB"/>
        </w:rPr>
        <w:lastRenderedPageBreak/>
        <w:t>Coordinating Lead Authors:</w:t>
      </w:r>
    </w:p>
    <w:p w14:paraId="71D02D83" w14:textId="63D258A7" w:rsidR="00AF11D1" w:rsidRPr="00C734F4" w:rsidRDefault="00B0514A" w:rsidP="00AF11D1">
      <w:pPr>
        <w:pStyle w:val="AR6BodyText"/>
        <w:rPr>
          <w:lang w:val="en-GB"/>
        </w:rPr>
      </w:pPr>
      <w:r w:rsidRPr="00C734F4">
        <w:rPr>
          <w:lang w:val="en-GB"/>
        </w:rPr>
        <w:t xml:space="preserve">Francisco J. Doblas-Reyes (Spain), </w:t>
      </w:r>
      <w:r w:rsidR="005F05EE" w:rsidRPr="00C734F4">
        <w:rPr>
          <w:lang w:val="en-GB"/>
        </w:rPr>
        <w:t>Anna A</w:t>
      </w:r>
      <w:r w:rsidR="00671E3B" w:rsidRPr="00C734F4">
        <w:rPr>
          <w:lang w:val="en-GB"/>
        </w:rPr>
        <w:t>.</w:t>
      </w:r>
      <w:r w:rsidR="005F05EE" w:rsidRPr="00C734F4">
        <w:rPr>
          <w:lang w:val="en-GB"/>
        </w:rPr>
        <w:t xml:space="preserve"> Sörensson (Argentina)</w:t>
      </w:r>
    </w:p>
    <w:p w14:paraId="5A6EF792" w14:textId="77777777" w:rsidR="00AF11D1" w:rsidRPr="00C734F4" w:rsidRDefault="00AF11D1" w:rsidP="00AF11D1">
      <w:pPr>
        <w:pStyle w:val="AR6BodyText"/>
        <w:rPr>
          <w:lang w:val="en-GB"/>
        </w:rPr>
      </w:pPr>
    </w:p>
    <w:p w14:paraId="6E1C74FA" w14:textId="76D9EF3C" w:rsidR="00AF11D1" w:rsidRPr="00C734F4" w:rsidRDefault="007F791F" w:rsidP="00F24D28">
      <w:pPr>
        <w:pStyle w:val="AR6BodyText"/>
        <w:rPr>
          <w:b/>
          <w:bCs/>
          <w:lang w:val="en-GB"/>
        </w:rPr>
      </w:pPr>
      <w:r w:rsidRPr="00C734F4">
        <w:rPr>
          <w:b/>
          <w:bCs/>
          <w:lang w:val="en-GB"/>
        </w:rPr>
        <w:t>Lead Authors:</w:t>
      </w:r>
    </w:p>
    <w:p w14:paraId="54C08BF6" w14:textId="0E4DFE47" w:rsidR="00AF11D1" w:rsidRPr="00C734F4" w:rsidRDefault="00B30F80" w:rsidP="00014EB2">
      <w:pPr>
        <w:pStyle w:val="AR6BodyText"/>
        <w:rPr>
          <w:lang w:val="en-GB"/>
        </w:rPr>
      </w:pPr>
      <w:r w:rsidRPr="00C734F4">
        <w:rPr>
          <w:lang w:val="en-GB"/>
        </w:rPr>
        <w:t>Mansour Almazroui</w:t>
      </w:r>
      <w:r w:rsidR="00CA4451" w:rsidRPr="00C734F4">
        <w:rPr>
          <w:lang w:val="en-GB"/>
        </w:rPr>
        <w:t xml:space="preserve"> (Saudi Arabia)</w:t>
      </w:r>
      <w:r w:rsidRPr="00C734F4">
        <w:rPr>
          <w:lang w:val="en-GB"/>
        </w:rPr>
        <w:t>, Alessandro Dosio</w:t>
      </w:r>
      <w:r w:rsidR="00CA4451" w:rsidRPr="00C734F4">
        <w:rPr>
          <w:lang w:val="en-GB"/>
        </w:rPr>
        <w:t xml:space="preserve"> (Italy)</w:t>
      </w:r>
      <w:r w:rsidRPr="00C734F4">
        <w:rPr>
          <w:lang w:val="en-GB"/>
        </w:rPr>
        <w:t xml:space="preserve">, William </w:t>
      </w:r>
      <w:r w:rsidR="002C653B">
        <w:rPr>
          <w:lang w:val="en-GB"/>
        </w:rPr>
        <w:t xml:space="preserve">J. </w:t>
      </w:r>
      <w:r w:rsidRPr="00C734F4">
        <w:rPr>
          <w:lang w:val="en-GB"/>
        </w:rPr>
        <w:t>Gutowski</w:t>
      </w:r>
      <w:r w:rsidR="00DC0EB8" w:rsidRPr="00C734F4">
        <w:rPr>
          <w:lang w:val="en-GB"/>
        </w:rPr>
        <w:t xml:space="preserve"> (</w:t>
      </w:r>
      <w:r w:rsidR="00961A0C">
        <w:rPr>
          <w:lang w:val="en-GB"/>
        </w:rPr>
        <w:t>United States of America</w:t>
      </w:r>
      <w:r w:rsidR="00CA4451" w:rsidRPr="00C734F4">
        <w:rPr>
          <w:lang w:val="en-GB"/>
        </w:rPr>
        <w:t>)</w:t>
      </w:r>
      <w:r w:rsidRPr="00C734F4">
        <w:rPr>
          <w:lang w:val="en-GB"/>
        </w:rPr>
        <w:t>, Rein Haarsma</w:t>
      </w:r>
      <w:r w:rsidR="00064135" w:rsidRPr="00C734F4">
        <w:rPr>
          <w:lang w:val="en-GB"/>
        </w:rPr>
        <w:t xml:space="preserve"> (</w:t>
      </w:r>
      <w:r w:rsidR="002C653B">
        <w:rPr>
          <w:lang w:val="en-GB"/>
        </w:rPr>
        <w:t xml:space="preserve">The </w:t>
      </w:r>
      <w:r w:rsidR="00064135" w:rsidRPr="00C734F4">
        <w:rPr>
          <w:lang w:val="en-GB"/>
        </w:rPr>
        <w:t>Netherlands)</w:t>
      </w:r>
      <w:r w:rsidRPr="00C734F4">
        <w:rPr>
          <w:lang w:val="en-GB"/>
        </w:rPr>
        <w:t>, Rafiq Hamdi</w:t>
      </w:r>
      <w:r w:rsidR="00064135" w:rsidRPr="00C734F4">
        <w:rPr>
          <w:lang w:val="en-GB"/>
        </w:rPr>
        <w:t xml:space="preserve"> (Belgium)</w:t>
      </w:r>
      <w:r w:rsidRPr="00C734F4">
        <w:rPr>
          <w:lang w:val="en-GB"/>
        </w:rPr>
        <w:t>,</w:t>
      </w:r>
      <w:r w:rsidR="005F05EE" w:rsidRPr="00C734F4">
        <w:rPr>
          <w:lang w:val="en-GB"/>
        </w:rPr>
        <w:t xml:space="preserve"> Bruce Hewitson (South Africa),</w:t>
      </w:r>
      <w:r w:rsidRPr="00C734F4">
        <w:rPr>
          <w:lang w:val="en-GB"/>
        </w:rPr>
        <w:t xml:space="preserve"> Won-Tae Kwon</w:t>
      </w:r>
      <w:r w:rsidR="00064135" w:rsidRPr="00C734F4">
        <w:rPr>
          <w:lang w:val="en-GB"/>
        </w:rPr>
        <w:t xml:space="preserve"> (Republic of Korea)</w:t>
      </w:r>
      <w:r w:rsidRPr="00C734F4">
        <w:rPr>
          <w:lang w:val="en-GB"/>
        </w:rPr>
        <w:t xml:space="preserve">, Benjamin </w:t>
      </w:r>
      <w:r w:rsidR="002C653B">
        <w:rPr>
          <w:lang w:val="en-GB"/>
        </w:rPr>
        <w:t xml:space="preserve">L. </w:t>
      </w:r>
      <w:r w:rsidRPr="00C734F4">
        <w:rPr>
          <w:lang w:val="en-GB"/>
        </w:rPr>
        <w:t>Lamptey</w:t>
      </w:r>
      <w:r w:rsidR="00DC0EB8" w:rsidRPr="00C734F4">
        <w:rPr>
          <w:lang w:val="en-GB"/>
        </w:rPr>
        <w:t xml:space="preserve"> (</w:t>
      </w:r>
      <w:r w:rsidR="00FB6EB0">
        <w:rPr>
          <w:lang w:val="en-GB"/>
        </w:rPr>
        <w:t>Niger</w:t>
      </w:r>
      <w:r w:rsidR="002C653B">
        <w:rPr>
          <w:lang w:val="en-GB"/>
        </w:rPr>
        <w:t>, Ghana</w:t>
      </w:r>
      <w:r w:rsidR="00FB6EB0">
        <w:rPr>
          <w:lang w:val="en-GB"/>
        </w:rPr>
        <w:t>/</w:t>
      </w:r>
      <w:r w:rsidR="00064135" w:rsidRPr="00C734F4">
        <w:rPr>
          <w:lang w:val="en-GB"/>
        </w:rPr>
        <w:t>Ghana)</w:t>
      </w:r>
      <w:r w:rsidRPr="00C734F4">
        <w:rPr>
          <w:lang w:val="en-GB"/>
        </w:rPr>
        <w:t>, Douglas Maraun</w:t>
      </w:r>
      <w:r w:rsidR="00064135" w:rsidRPr="00C734F4">
        <w:rPr>
          <w:lang w:val="en-GB"/>
        </w:rPr>
        <w:t xml:space="preserve"> (Austria/Germany)</w:t>
      </w:r>
      <w:r w:rsidR="005F05EE" w:rsidRPr="00C734F4">
        <w:rPr>
          <w:lang w:val="en-GB"/>
        </w:rPr>
        <w:t>,</w:t>
      </w:r>
      <w:r w:rsidRPr="00C734F4">
        <w:rPr>
          <w:lang w:val="en-GB"/>
        </w:rPr>
        <w:t xml:space="preserve"> Tannecia </w:t>
      </w:r>
      <w:r w:rsidR="002C653B">
        <w:rPr>
          <w:lang w:val="en-GB"/>
        </w:rPr>
        <w:t xml:space="preserve">S. </w:t>
      </w:r>
      <w:r w:rsidRPr="00C734F4">
        <w:rPr>
          <w:lang w:val="en-GB"/>
        </w:rPr>
        <w:t>Stephenson</w:t>
      </w:r>
      <w:r w:rsidR="00064135" w:rsidRPr="00C734F4">
        <w:rPr>
          <w:lang w:val="en-GB"/>
        </w:rPr>
        <w:t xml:space="preserve"> (Jamaica)</w:t>
      </w:r>
      <w:r w:rsidRPr="00C734F4">
        <w:rPr>
          <w:lang w:val="en-GB"/>
        </w:rPr>
        <w:t xml:space="preserve">, </w:t>
      </w:r>
      <w:r w:rsidR="0067570D" w:rsidRPr="00C734F4">
        <w:rPr>
          <w:lang w:val="en-GB"/>
        </w:rPr>
        <w:t>Izuru Takayabu</w:t>
      </w:r>
      <w:r w:rsidR="00064135" w:rsidRPr="00C734F4">
        <w:rPr>
          <w:lang w:val="en-GB"/>
        </w:rPr>
        <w:t xml:space="preserve"> (Japan)</w:t>
      </w:r>
      <w:r w:rsidR="0067570D" w:rsidRPr="00C734F4">
        <w:rPr>
          <w:lang w:val="en-GB"/>
        </w:rPr>
        <w:t>, Laurent Terray</w:t>
      </w:r>
      <w:r w:rsidR="00064135" w:rsidRPr="00C734F4">
        <w:rPr>
          <w:lang w:val="en-GB"/>
        </w:rPr>
        <w:t xml:space="preserve"> (France)</w:t>
      </w:r>
      <w:r w:rsidR="0067570D" w:rsidRPr="00C734F4">
        <w:rPr>
          <w:lang w:val="en-GB"/>
        </w:rPr>
        <w:t>, Andrew Turner</w:t>
      </w:r>
      <w:r w:rsidR="00064135" w:rsidRPr="00C734F4">
        <w:rPr>
          <w:lang w:val="en-GB"/>
        </w:rPr>
        <w:t xml:space="preserve"> (</w:t>
      </w:r>
      <w:r w:rsidR="00961A0C">
        <w:rPr>
          <w:lang w:val="en-GB"/>
        </w:rPr>
        <w:t>United Kingdom</w:t>
      </w:r>
      <w:r w:rsidR="00064135" w:rsidRPr="00C734F4">
        <w:rPr>
          <w:lang w:val="en-GB"/>
        </w:rPr>
        <w:t>)</w:t>
      </w:r>
      <w:r w:rsidR="0067570D" w:rsidRPr="00C734F4">
        <w:rPr>
          <w:lang w:val="en-GB"/>
        </w:rPr>
        <w:t>, Zhiyan Zuo</w:t>
      </w:r>
      <w:r w:rsidR="00064135" w:rsidRPr="00C734F4">
        <w:rPr>
          <w:lang w:val="en-GB"/>
        </w:rPr>
        <w:t xml:space="preserve"> (China)</w:t>
      </w:r>
    </w:p>
    <w:p w14:paraId="79C640FE" w14:textId="77777777" w:rsidR="00AF11D1" w:rsidRPr="00C734F4" w:rsidRDefault="00AF11D1" w:rsidP="00AF11D1">
      <w:pPr>
        <w:pStyle w:val="AR6BodyText"/>
        <w:rPr>
          <w:lang w:val="en-GB"/>
        </w:rPr>
      </w:pPr>
    </w:p>
    <w:p w14:paraId="45B84E4E" w14:textId="1743C747" w:rsidR="00AF11D1" w:rsidRPr="00C734F4" w:rsidRDefault="00907118" w:rsidP="00F24D28">
      <w:pPr>
        <w:pStyle w:val="AR6BodyText"/>
        <w:rPr>
          <w:b/>
          <w:bCs/>
          <w:lang w:val="en-GB"/>
        </w:rPr>
      </w:pPr>
      <w:r w:rsidRPr="00C734F4">
        <w:rPr>
          <w:b/>
          <w:bCs/>
          <w:lang w:val="en-GB"/>
        </w:rPr>
        <w:t>Contributing Authors:</w:t>
      </w:r>
    </w:p>
    <w:p w14:paraId="2A85C3B6" w14:textId="13331BC7" w:rsidR="00CE5390" w:rsidRPr="00C734F4" w:rsidRDefault="00F01AE3" w:rsidP="00B23FA3">
      <w:pPr>
        <w:pStyle w:val="AR6BodyText"/>
        <w:rPr>
          <w:lang w:val="en-GB"/>
        </w:rPr>
      </w:pPr>
      <w:r w:rsidRPr="00FB6EB0">
        <w:rPr>
          <w:color w:val="000000"/>
          <w:lang w:val="en-US"/>
        </w:rPr>
        <w:t xml:space="preserve">Martin Jury (Spain/Austria), </w:t>
      </w:r>
      <w:r w:rsidR="00E2472C">
        <w:rPr>
          <w:lang w:val="en-GB"/>
        </w:rPr>
        <w:t>Gudfina</w:t>
      </w:r>
      <w:r w:rsidR="00E2472C" w:rsidRPr="00737B5A">
        <w:rPr>
          <w:lang w:val="en-GB"/>
        </w:rPr>
        <w:t xml:space="preserve"> Aðalgeirsdóttir (</w:t>
      </w:r>
      <w:r w:rsidR="00E2472C">
        <w:rPr>
          <w:lang w:val="en-GB"/>
        </w:rPr>
        <w:t xml:space="preserve">Iceland), </w:t>
      </w:r>
      <w:r w:rsidR="00501065" w:rsidRPr="00FB6EB0">
        <w:rPr>
          <w:color w:val="000000"/>
          <w:lang w:val="en-US"/>
        </w:rPr>
        <w:t xml:space="preserve">Bhupesh Adhikary (Nepal), </w:t>
      </w:r>
      <w:r w:rsidR="0058231D" w:rsidRPr="00FB6EB0">
        <w:rPr>
          <w:color w:val="000000"/>
          <w:lang w:val="en-US"/>
        </w:rPr>
        <w:t xml:space="preserve">Muhammad Adnan (Pakistan), </w:t>
      </w:r>
      <w:r w:rsidR="00501065" w:rsidRPr="00FB6EB0">
        <w:rPr>
          <w:color w:val="000000"/>
          <w:lang w:val="en-US"/>
        </w:rPr>
        <w:t xml:space="preserve">Bodo Ahrens (Germany), Muhammad Amjad (Pakistan), </w:t>
      </w:r>
      <w:r w:rsidR="00E2472C" w:rsidRPr="00441820">
        <w:rPr>
          <w:lang w:val="en-US"/>
        </w:rPr>
        <w:t xml:space="preserve">Paola </w:t>
      </w:r>
      <w:r w:rsidR="002C653B">
        <w:rPr>
          <w:lang w:val="en-US"/>
        </w:rPr>
        <w:t xml:space="preserve">A. </w:t>
      </w:r>
      <w:r w:rsidR="00E2472C" w:rsidRPr="00441820">
        <w:rPr>
          <w:lang w:val="en-US"/>
        </w:rPr>
        <w:t>Arias (Colombia),</w:t>
      </w:r>
      <w:r w:rsidR="00E2472C">
        <w:rPr>
          <w:color w:val="000000"/>
          <w:lang w:val="en-US"/>
        </w:rPr>
        <w:t xml:space="preserve"> </w:t>
      </w:r>
      <w:r w:rsidR="00501065" w:rsidRPr="00FB6EB0">
        <w:rPr>
          <w:color w:val="000000"/>
          <w:lang w:val="en-US"/>
        </w:rPr>
        <w:t xml:space="preserve">Farooq </w:t>
      </w:r>
      <w:r w:rsidR="00FB5840" w:rsidRPr="00FB6EB0">
        <w:rPr>
          <w:color w:val="000000"/>
          <w:lang w:val="en-US"/>
        </w:rPr>
        <w:t xml:space="preserve">Mohamed </w:t>
      </w:r>
      <w:r w:rsidR="00501065" w:rsidRPr="00FB6EB0">
        <w:rPr>
          <w:color w:val="000000"/>
          <w:lang w:val="en-US"/>
        </w:rPr>
        <w:t xml:space="preserve">Azam (India), Ségolène Berthou (United Kingdom/France), Melissa </w:t>
      </w:r>
      <w:r w:rsidR="002C653B">
        <w:rPr>
          <w:color w:val="000000"/>
          <w:lang w:val="en-US"/>
        </w:rPr>
        <w:t xml:space="preserve">S. </w:t>
      </w:r>
      <w:r w:rsidR="00501065" w:rsidRPr="00FB6EB0">
        <w:rPr>
          <w:color w:val="000000"/>
          <w:lang w:val="en-US"/>
        </w:rPr>
        <w:t>Bukovsky (</w:t>
      </w:r>
      <w:r w:rsidR="00961A0C">
        <w:rPr>
          <w:lang w:val="en-GB"/>
        </w:rPr>
        <w:t>United States of America</w:t>
      </w:r>
      <w:r w:rsidR="00501065" w:rsidRPr="00FB6EB0">
        <w:rPr>
          <w:color w:val="000000"/>
          <w:lang w:val="en-US"/>
        </w:rPr>
        <w:t xml:space="preserve">), Alex </w:t>
      </w:r>
      <w:r w:rsidR="002C653B">
        <w:rPr>
          <w:color w:val="000000"/>
          <w:lang w:val="en-US"/>
        </w:rPr>
        <w:t xml:space="preserve">J. </w:t>
      </w:r>
      <w:r w:rsidR="00501065" w:rsidRPr="00FB6EB0">
        <w:rPr>
          <w:color w:val="000000"/>
          <w:lang w:val="en-US"/>
        </w:rPr>
        <w:t xml:space="preserve">Cannon (Canada), Ana Casanueva (Spain), </w:t>
      </w:r>
      <w:r w:rsidR="00E2472C" w:rsidRPr="00441820">
        <w:rPr>
          <w:lang w:val="en-GB"/>
        </w:rPr>
        <w:t xml:space="preserve">Annalisa Cherchi (Italy), </w:t>
      </w:r>
      <w:r w:rsidR="00501065" w:rsidRPr="00FB6EB0">
        <w:rPr>
          <w:color w:val="000000"/>
          <w:lang w:val="en-US"/>
        </w:rPr>
        <w:t xml:space="preserve">Erika Coppola (Italy), </w:t>
      </w:r>
      <w:r w:rsidR="00E2472C" w:rsidRPr="000E0158">
        <w:rPr>
          <w:lang w:val="en-US"/>
        </w:rPr>
        <w:t xml:space="preserve">Faye </w:t>
      </w:r>
      <w:r w:rsidR="00E2472C" w:rsidRPr="003B5479">
        <w:rPr>
          <w:lang w:val="en-GB"/>
        </w:rPr>
        <w:t xml:space="preserve">Abigail </w:t>
      </w:r>
      <w:r w:rsidR="00E2472C" w:rsidRPr="000E0158">
        <w:rPr>
          <w:lang w:val="en-US"/>
        </w:rPr>
        <w:t xml:space="preserve">Cruz (Philipines), </w:t>
      </w:r>
      <w:r w:rsidR="00E2472C">
        <w:rPr>
          <w:color w:val="000000"/>
          <w:lang w:val="en-US"/>
        </w:rPr>
        <w:t xml:space="preserve"> </w:t>
      </w:r>
      <w:r w:rsidR="00501065" w:rsidRPr="00FB6EB0">
        <w:rPr>
          <w:color w:val="000000"/>
          <w:lang w:val="en-US"/>
        </w:rPr>
        <w:t xml:space="preserve">Joseph </w:t>
      </w:r>
      <w:r w:rsidR="002C653B">
        <w:rPr>
          <w:color w:val="000000"/>
          <w:lang w:val="en-US"/>
        </w:rPr>
        <w:t xml:space="preserve">D. </w:t>
      </w:r>
      <w:r w:rsidR="00501065" w:rsidRPr="00FB6EB0">
        <w:rPr>
          <w:color w:val="000000"/>
          <w:lang w:val="en-US"/>
        </w:rPr>
        <w:t>Daron (</w:t>
      </w:r>
      <w:r w:rsidR="00BF3B10">
        <w:rPr>
          <w:lang w:val="en-GB"/>
        </w:rPr>
        <w:t>United Kingdom</w:t>
      </w:r>
      <w:r w:rsidR="00501065" w:rsidRPr="00FB6EB0">
        <w:rPr>
          <w:color w:val="000000"/>
          <w:lang w:val="en-US"/>
        </w:rPr>
        <w:t>), Marie-Estelle Demory (Switzerland/France</w:t>
      </w:r>
      <w:r w:rsidR="002C653B">
        <w:rPr>
          <w:color w:val="000000"/>
          <w:lang w:val="en-US"/>
        </w:rPr>
        <w:t>, Switzerland</w:t>
      </w:r>
      <w:r w:rsidR="00501065" w:rsidRPr="00FB6EB0">
        <w:rPr>
          <w:color w:val="000000"/>
          <w:lang w:val="en-US"/>
        </w:rPr>
        <w:t>), Claudine Dereczynski (Brazil),</w:t>
      </w:r>
      <w:r w:rsidR="00E2472C">
        <w:rPr>
          <w:color w:val="000000"/>
          <w:lang w:val="en-US"/>
        </w:rPr>
        <w:t xml:space="preserve"> </w:t>
      </w:r>
      <w:r w:rsidR="00E2472C" w:rsidRPr="00E2472C">
        <w:rPr>
          <w:lang w:val="en-US"/>
        </w:rPr>
        <w:t>Alejandro Di Luca (Australia</w:t>
      </w:r>
      <w:r w:rsidR="002C653B">
        <w:rPr>
          <w:lang w:val="en-US"/>
        </w:rPr>
        <w:t>, Canada</w:t>
      </w:r>
      <w:r w:rsidR="00E2472C" w:rsidRPr="00E2472C">
        <w:rPr>
          <w:lang w:val="en-US"/>
        </w:rPr>
        <w:t xml:space="preserve">/Argentina), </w:t>
      </w:r>
      <w:r w:rsidR="00501065" w:rsidRPr="00FB6EB0">
        <w:rPr>
          <w:color w:val="000000"/>
          <w:lang w:val="en-US"/>
        </w:rPr>
        <w:t xml:space="preserve"> Leandro </w:t>
      </w:r>
      <w:r w:rsidR="002C653B">
        <w:rPr>
          <w:color w:val="000000"/>
          <w:lang w:val="en-US"/>
        </w:rPr>
        <w:t xml:space="preserve">B. </w:t>
      </w:r>
      <w:r w:rsidR="00501065" w:rsidRPr="00FB6EB0">
        <w:rPr>
          <w:color w:val="000000"/>
          <w:lang w:val="en-US"/>
        </w:rPr>
        <w:t>Díaz (Argentina), Hervé Douville (France), Sergio Henrique Faria (Spain/Brazil),</w:t>
      </w:r>
      <w:r w:rsidR="00E2472C">
        <w:rPr>
          <w:color w:val="000000"/>
          <w:lang w:val="en-US"/>
        </w:rPr>
        <w:t xml:space="preserve"> </w:t>
      </w:r>
      <w:r w:rsidR="00E2472C" w:rsidRPr="00737B5A">
        <w:rPr>
          <w:lang w:val="en-GB"/>
        </w:rPr>
        <w:t>Baylor Fox-Kemper (</w:t>
      </w:r>
      <w:r w:rsidR="00BF3B10">
        <w:rPr>
          <w:lang w:val="en-GB"/>
        </w:rPr>
        <w:t>United States of America</w:t>
      </w:r>
      <w:r w:rsidR="00E2472C" w:rsidRPr="00737B5A">
        <w:rPr>
          <w:lang w:val="en-GB"/>
        </w:rPr>
        <w:t>)</w:t>
      </w:r>
      <w:r w:rsidR="00E2472C">
        <w:rPr>
          <w:lang w:val="en-GB"/>
        </w:rPr>
        <w:t>,</w:t>
      </w:r>
      <w:r w:rsidR="00501065" w:rsidRPr="00FB6EB0">
        <w:rPr>
          <w:color w:val="000000"/>
          <w:lang w:val="en-US"/>
        </w:rPr>
        <w:t xml:space="preserve"> Shin Fukui (Japan) Laura Gallardo (Chile),</w:t>
      </w:r>
      <w:r w:rsidR="00FB5840" w:rsidRPr="00FB6EB0">
        <w:rPr>
          <w:color w:val="000000"/>
          <w:lang w:val="en-US"/>
        </w:rPr>
        <w:t xml:space="preserve"> </w:t>
      </w:r>
      <w:r w:rsidR="00501065" w:rsidRPr="00FB6EB0">
        <w:rPr>
          <w:color w:val="000000"/>
          <w:lang w:val="en-US"/>
        </w:rPr>
        <w:t xml:space="preserve">Subimal Ghosh (India), Nathan </w:t>
      </w:r>
      <w:r w:rsidR="002C653B">
        <w:rPr>
          <w:color w:val="000000"/>
          <w:lang w:val="en-US"/>
        </w:rPr>
        <w:t xml:space="preserve">P. </w:t>
      </w:r>
      <w:r w:rsidR="00501065" w:rsidRPr="00FB6EB0">
        <w:rPr>
          <w:color w:val="000000"/>
          <w:lang w:val="en-US"/>
        </w:rPr>
        <w:t>Gillett (Canada), Melissa I. Gomis (France/Switzerland), Hugues Goosse (Belgium),</w:t>
      </w:r>
      <w:r w:rsidR="00E2472C">
        <w:rPr>
          <w:color w:val="000000"/>
          <w:lang w:val="en-US"/>
        </w:rPr>
        <w:t xml:space="preserve"> </w:t>
      </w:r>
      <w:r w:rsidR="00E2472C">
        <w:rPr>
          <w:lang w:val="en-GB"/>
        </w:rPr>
        <w:t xml:space="preserve">Irina </w:t>
      </w:r>
      <w:r w:rsidR="002C653B">
        <w:rPr>
          <w:lang w:val="en-GB"/>
        </w:rPr>
        <w:t xml:space="preserve">V. </w:t>
      </w:r>
      <w:r w:rsidR="00E2472C">
        <w:rPr>
          <w:lang w:val="en-GB"/>
        </w:rPr>
        <w:t>Gorodetskaya (</w:t>
      </w:r>
      <w:r w:rsidR="00E2472C" w:rsidRPr="00D609C6">
        <w:rPr>
          <w:lang w:val="en-US"/>
        </w:rPr>
        <w:t>Portugal</w:t>
      </w:r>
      <w:r w:rsidR="00115714">
        <w:rPr>
          <w:lang w:val="en-US"/>
        </w:rPr>
        <w:t>/</w:t>
      </w:r>
      <w:r w:rsidR="00E2472C" w:rsidRPr="00D609C6">
        <w:rPr>
          <w:lang w:val="en-US"/>
        </w:rPr>
        <w:t>Belgium</w:t>
      </w:r>
      <w:r w:rsidR="00115714">
        <w:rPr>
          <w:lang w:val="en-US"/>
        </w:rPr>
        <w:t xml:space="preserve">, </w:t>
      </w:r>
      <w:r w:rsidR="00E2472C" w:rsidRPr="00D609C6">
        <w:rPr>
          <w:lang w:val="en-US"/>
        </w:rPr>
        <w:t>Russian Federation</w:t>
      </w:r>
      <w:r w:rsidR="00E2472C" w:rsidRPr="00737B5A">
        <w:rPr>
          <w:lang w:val="en-GB"/>
        </w:rPr>
        <w:t>)</w:t>
      </w:r>
      <w:r w:rsidR="00E2472C">
        <w:rPr>
          <w:color w:val="000000"/>
          <w:lang w:val="en-GB"/>
        </w:rPr>
        <w:t>,</w:t>
      </w:r>
      <w:r w:rsidR="00501065" w:rsidRPr="00FB6EB0">
        <w:rPr>
          <w:color w:val="000000"/>
          <w:lang w:val="en-US"/>
        </w:rPr>
        <w:t xml:space="preserve"> </w:t>
      </w:r>
      <w:r w:rsidR="00E2472C" w:rsidRPr="00441820">
        <w:rPr>
          <w:lang w:val="en-GB"/>
        </w:rPr>
        <w:t xml:space="preserve">Michael Grose (Australia), </w:t>
      </w:r>
      <w:r w:rsidR="00501065" w:rsidRPr="00FB6EB0">
        <w:rPr>
          <w:color w:val="000000"/>
          <w:lang w:val="en-US"/>
        </w:rPr>
        <w:t>José M</w:t>
      </w:r>
      <w:r w:rsidR="00115714">
        <w:rPr>
          <w:color w:val="000000"/>
          <w:lang w:val="en-US"/>
        </w:rPr>
        <w:t>anual</w:t>
      </w:r>
      <w:r w:rsidR="00501065" w:rsidRPr="00FB6EB0">
        <w:rPr>
          <w:color w:val="000000"/>
          <w:lang w:val="en-US"/>
        </w:rPr>
        <w:t xml:space="preserve"> Gutiérrez (Spain), Pandora Hope (Australia), Akm Saiful Islam (Bangladesh), Christopher </w:t>
      </w:r>
      <w:r w:rsidR="00115714">
        <w:rPr>
          <w:color w:val="000000"/>
          <w:lang w:val="en-US"/>
        </w:rPr>
        <w:t xml:space="preserve">D. </w:t>
      </w:r>
      <w:r w:rsidR="00501065" w:rsidRPr="00FB6EB0">
        <w:rPr>
          <w:color w:val="000000"/>
          <w:lang w:val="en-US"/>
        </w:rPr>
        <w:t>Jack (South Africa), Richard G</w:t>
      </w:r>
      <w:r w:rsidR="00A54092">
        <w:rPr>
          <w:color w:val="000000"/>
          <w:lang w:val="en-US"/>
        </w:rPr>
        <w:t>.</w:t>
      </w:r>
      <w:r w:rsidR="00501065" w:rsidRPr="00FB6EB0">
        <w:rPr>
          <w:color w:val="000000"/>
          <w:lang w:val="en-US"/>
        </w:rPr>
        <w:t xml:space="preserve"> Jones (</w:t>
      </w:r>
      <w:r w:rsidR="00BF3B10">
        <w:rPr>
          <w:lang w:val="en-GB"/>
        </w:rPr>
        <w:t>United Kingdom</w:t>
      </w:r>
      <w:r w:rsidR="00501065" w:rsidRPr="00FB6EB0">
        <w:rPr>
          <w:color w:val="000000"/>
          <w:lang w:val="en-US"/>
        </w:rPr>
        <w:t xml:space="preserve">), </w:t>
      </w:r>
      <w:r w:rsidR="008B47ED">
        <w:rPr>
          <w:color w:val="000000"/>
          <w:lang w:val="en-US"/>
        </w:rPr>
        <w:t xml:space="preserve">Martin W. Jury (Spain/Austria), </w:t>
      </w:r>
      <w:r w:rsidR="0058231D" w:rsidRPr="00FB6EB0">
        <w:rPr>
          <w:color w:val="000000"/>
          <w:lang w:val="en-US"/>
        </w:rPr>
        <w:t xml:space="preserve">Asif Khan (Pakistan), </w:t>
      </w:r>
      <w:r w:rsidR="00501065" w:rsidRPr="00FB6EB0">
        <w:rPr>
          <w:color w:val="000000"/>
          <w:lang w:val="en-US"/>
        </w:rPr>
        <w:t xml:space="preserve">Akio Kitoh (Japan), </w:t>
      </w:r>
      <w:r w:rsidR="008B47ED">
        <w:rPr>
          <w:color w:val="000000"/>
          <w:lang w:val="en-US"/>
        </w:rPr>
        <w:t xml:space="preserve">Svitlana Krakovska (Ukraine), </w:t>
      </w:r>
      <w:r w:rsidR="00501065" w:rsidRPr="00FB6EB0">
        <w:rPr>
          <w:color w:val="000000"/>
          <w:lang w:val="en-US"/>
        </w:rPr>
        <w:t>Gerhard Krinner (France</w:t>
      </w:r>
      <w:r w:rsidR="008B47ED">
        <w:rPr>
          <w:color w:val="000000"/>
          <w:lang w:val="en-US"/>
        </w:rPr>
        <w:t>/Germany, France)</w:t>
      </w:r>
      <w:r w:rsidR="00501065" w:rsidRPr="00FB6EB0">
        <w:rPr>
          <w:color w:val="000000"/>
          <w:lang w:val="en-US"/>
        </w:rPr>
        <w:t>, Hiroyuki Kusaka (Japan), Stefan Lange (Germany), Flavio Lehner (</w:t>
      </w:r>
      <w:r w:rsidR="00BF3B10">
        <w:rPr>
          <w:lang w:val="en-GB"/>
        </w:rPr>
        <w:t>United States of America</w:t>
      </w:r>
      <w:r w:rsidR="00BF3B10">
        <w:rPr>
          <w:color w:val="000000"/>
          <w:lang w:val="en-US"/>
        </w:rPr>
        <w:t xml:space="preserve"> </w:t>
      </w:r>
      <w:r w:rsidR="008B47ED">
        <w:rPr>
          <w:color w:val="000000"/>
          <w:lang w:val="en-US"/>
        </w:rPr>
        <w:t>/</w:t>
      </w:r>
      <w:r w:rsidR="00501065" w:rsidRPr="00FB6EB0">
        <w:rPr>
          <w:color w:val="000000"/>
          <w:lang w:val="en-US"/>
        </w:rPr>
        <w:t xml:space="preserve">Switzerland), </w:t>
      </w:r>
      <w:r w:rsidR="00E2472C" w:rsidRPr="003B5479">
        <w:rPr>
          <w:lang w:val="en-GB"/>
        </w:rPr>
        <w:t>Christopher Lennard (South Africa)</w:t>
      </w:r>
      <w:r w:rsidR="00E2472C">
        <w:rPr>
          <w:lang w:val="en-GB"/>
        </w:rPr>
        <w:t xml:space="preserve">, </w:t>
      </w:r>
      <w:r w:rsidR="00E2472C">
        <w:rPr>
          <w:lang w:val="en-US"/>
        </w:rPr>
        <w:t xml:space="preserve">Jian Li </w:t>
      </w:r>
      <w:r w:rsidR="00E2472C" w:rsidRPr="000E0158">
        <w:rPr>
          <w:lang w:val="en-US"/>
        </w:rPr>
        <w:t xml:space="preserve">(China), </w:t>
      </w:r>
      <w:r w:rsidR="00501065" w:rsidRPr="00FB6EB0">
        <w:rPr>
          <w:color w:val="000000"/>
          <w:lang w:val="en-US"/>
        </w:rPr>
        <w:t xml:space="preserve">Fei Liu (China), Martin Ménégoz (France), </w:t>
      </w:r>
      <w:r w:rsidR="008B47ED">
        <w:rPr>
          <w:color w:val="000000"/>
          <w:lang w:val="en-US"/>
        </w:rPr>
        <w:t xml:space="preserve">Thanh Ngo-Doc (Vietnam), </w:t>
      </w:r>
      <w:r w:rsidR="00501065" w:rsidRPr="00FB6EB0">
        <w:rPr>
          <w:color w:val="000000"/>
          <w:lang w:val="en-US"/>
        </w:rPr>
        <w:t>Dirk Notz (Germany), Friederike Otto (</w:t>
      </w:r>
      <w:r w:rsidR="00BF3B10">
        <w:rPr>
          <w:lang w:val="en-GB"/>
        </w:rPr>
        <w:t>United Kingdom</w:t>
      </w:r>
      <w:r w:rsidR="00BF3B10" w:rsidRPr="00FB6EB0">
        <w:rPr>
          <w:color w:val="000000"/>
          <w:lang w:val="en-US"/>
        </w:rPr>
        <w:t xml:space="preserve"> </w:t>
      </w:r>
      <w:r w:rsidR="00501065" w:rsidRPr="00FB6EB0">
        <w:rPr>
          <w:color w:val="000000"/>
          <w:lang w:val="en-US"/>
        </w:rPr>
        <w:t>/Germany), Wendy Parker (</w:t>
      </w:r>
      <w:r w:rsidR="00BF3B10">
        <w:rPr>
          <w:lang w:val="en-GB"/>
        </w:rPr>
        <w:t>United States of America</w:t>
      </w:r>
      <w:r w:rsidR="00501065" w:rsidRPr="00FB6EB0">
        <w:rPr>
          <w:color w:val="000000"/>
          <w:lang w:val="en-US"/>
        </w:rPr>
        <w:t xml:space="preserve">), Carlos Pérez García-Pando (Spain), </w:t>
      </w:r>
      <w:r w:rsidR="00E2472C" w:rsidRPr="000E0158">
        <w:rPr>
          <w:lang w:val="en-US"/>
        </w:rPr>
        <w:t>Izidine Pinto (South Africa/Mozambique),</w:t>
      </w:r>
      <w:r w:rsidR="00E2472C">
        <w:rPr>
          <w:lang w:val="en-US"/>
        </w:rPr>
        <w:t xml:space="preserve"> </w:t>
      </w:r>
      <w:r w:rsidR="00501065" w:rsidRPr="00FB6EB0">
        <w:rPr>
          <w:color w:val="000000"/>
          <w:lang w:val="en-US"/>
        </w:rPr>
        <w:t xml:space="preserve">Jan Polcher (France/Germany), Krishnan Raghavan (India), </w:t>
      </w:r>
      <w:r w:rsidR="008B47ED" w:rsidRPr="00FB6EB0">
        <w:rPr>
          <w:color w:val="000000"/>
          <w:lang w:val="en-US"/>
        </w:rPr>
        <w:t>Roshanka Ranasinghe (The Netherlands</w:t>
      </w:r>
      <w:r w:rsidR="008B47ED">
        <w:rPr>
          <w:color w:val="000000"/>
          <w:lang w:val="en-US"/>
        </w:rPr>
        <w:t>/</w:t>
      </w:r>
      <w:r w:rsidR="008B47ED" w:rsidRPr="00FB6EB0">
        <w:rPr>
          <w:color w:val="000000"/>
          <w:lang w:val="en-US"/>
        </w:rPr>
        <w:t xml:space="preserve">Sri Lanka, Australia), </w:t>
      </w:r>
      <w:r w:rsidR="00501065" w:rsidRPr="00FB6EB0">
        <w:rPr>
          <w:color w:val="000000"/>
          <w:lang w:val="en-US"/>
        </w:rPr>
        <w:t xml:space="preserve">Ingo Richter (Japan/Germany), </w:t>
      </w:r>
      <w:r w:rsidR="008B47ED" w:rsidRPr="00FB6EB0">
        <w:rPr>
          <w:color w:val="000000"/>
          <w:lang w:val="en-US"/>
        </w:rPr>
        <w:t>Alex C. Ruane (</w:t>
      </w:r>
      <w:r w:rsidR="00BF3B10">
        <w:rPr>
          <w:lang w:val="en-GB"/>
        </w:rPr>
        <w:t>United States of America</w:t>
      </w:r>
      <w:r w:rsidR="008B47ED" w:rsidRPr="00FB6EB0">
        <w:rPr>
          <w:color w:val="000000"/>
          <w:lang w:val="en-US"/>
        </w:rPr>
        <w:t xml:space="preserve">), </w:t>
      </w:r>
      <w:r w:rsidR="008B47ED" w:rsidRPr="0058231D">
        <w:rPr>
          <w:lang w:val="en-GB"/>
        </w:rPr>
        <w:t>Lucas Ruiz (Argentina),</w:t>
      </w:r>
      <w:r w:rsidR="008B47ED">
        <w:rPr>
          <w:lang w:val="en-GB"/>
        </w:rPr>
        <w:t xml:space="preserve"> </w:t>
      </w:r>
      <w:r w:rsidR="00501065" w:rsidRPr="00FB6EB0">
        <w:rPr>
          <w:color w:val="000000"/>
          <w:lang w:val="en-US"/>
        </w:rPr>
        <w:t>Sajjad Saeed (Belgium</w:t>
      </w:r>
      <w:r w:rsidR="008B47ED">
        <w:rPr>
          <w:color w:val="000000"/>
          <w:lang w:val="en-US"/>
        </w:rPr>
        <w:t xml:space="preserve">, </w:t>
      </w:r>
      <w:r w:rsidR="00501065" w:rsidRPr="00FB6EB0">
        <w:rPr>
          <w:color w:val="000000"/>
          <w:lang w:val="en-US"/>
        </w:rPr>
        <w:t>Italy</w:t>
      </w:r>
      <w:r w:rsidR="008B47ED">
        <w:rPr>
          <w:color w:val="000000"/>
          <w:lang w:val="en-US"/>
        </w:rPr>
        <w:t>/Pakistan, Belgium</w:t>
      </w:r>
      <w:r w:rsidR="00501065" w:rsidRPr="00FB6EB0">
        <w:rPr>
          <w:color w:val="000000"/>
          <w:lang w:val="en-US"/>
        </w:rPr>
        <w:t xml:space="preserve">), Ramiro </w:t>
      </w:r>
      <w:r w:rsidR="008B47ED">
        <w:rPr>
          <w:color w:val="000000"/>
          <w:lang w:val="en-US"/>
        </w:rPr>
        <w:t xml:space="preserve">I. </w:t>
      </w:r>
      <w:r w:rsidR="00501065" w:rsidRPr="00FB6EB0">
        <w:rPr>
          <w:color w:val="000000"/>
          <w:lang w:val="en-US"/>
        </w:rPr>
        <w:t xml:space="preserve">Saurral (Argentina), </w:t>
      </w:r>
      <w:r w:rsidR="008B47ED" w:rsidRPr="00FB6EB0">
        <w:rPr>
          <w:color w:val="000000"/>
          <w:lang w:val="en-US"/>
        </w:rPr>
        <w:t xml:space="preserve">Reinhard </w:t>
      </w:r>
      <w:r w:rsidR="008B47ED">
        <w:rPr>
          <w:color w:val="000000"/>
          <w:lang w:val="en-US"/>
        </w:rPr>
        <w:t xml:space="preserve">K. H. </w:t>
      </w:r>
      <w:r w:rsidR="008B47ED" w:rsidRPr="00FB6EB0">
        <w:rPr>
          <w:color w:val="000000"/>
          <w:lang w:val="en-US"/>
        </w:rPr>
        <w:t>Schiemann (</w:t>
      </w:r>
      <w:r w:rsidR="00BF3B10">
        <w:rPr>
          <w:lang w:val="en-GB"/>
        </w:rPr>
        <w:t>United Kingdom</w:t>
      </w:r>
      <w:r w:rsidR="00BF3B10" w:rsidRPr="00FB6EB0">
        <w:rPr>
          <w:color w:val="000000"/>
          <w:lang w:val="en-US"/>
        </w:rPr>
        <w:t xml:space="preserve"> </w:t>
      </w:r>
      <w:r w:rsidR="008B47ED" w:rsidRPr="00FB6EB0">
        <w:rPr>
          <w:color w:val="000000"/>
          <w:lang w:val="en-US"/>
        </w:rPr>
        <w:t xml:space="preserve">/Germany), Sonia </w:t>
      </w:r>
      <w:r w:rsidR="008B47ED">
        <w:rPr>
          <w:color w:val="000000"/>
          <w:lang w:val="en-US"/>
        </w:rPr>
        <w:t xml:space="preserve">I. </w:t>
      </w:r>
      <w:r w:rsidR="008B47ED" w:rsidRPr="00FB6EB0">
        <w:rPr>
          <w:color w:val="000000"/>
          <w:lang w:val="en-US"/>
        </w:rPr>
        <w:t>Seneviratne (Switzerland),</w:t>
      </w:r>
      <w:r w:rsidR="008B47ED">
        <w:rPr>
          <w:color w:val="000000"/>
          <w:lang w:val="en-US"/>
        </w:rPr>
        <w:t xml:space="preserve"> </w:t>
      </w:r>
      <w:r w:rsidR="00501065" w:rsidRPr="00FB6EB0">
        <w:rPr>
          <w:color w:val="000000"/>
          <w:lang w:val="en-US"/>
        </w:rPr>
        <w:t>Chris Shaw (</w:t>
      </w:r>
      <w:r w:rsidR="00BF3B10">
        <w:rPr>
          <w:lang w:val="en-GB"/>
        </w:rPr>
        <w:t>United Kingdom</w:t>
      </w:r>
      <w:r w:rsidR="00501065" w:rsidRPr="00FB6EB0">
        <w:rPr>
          <w:color w:val="000000"/>
          <w:lang w:val="en-US"/>
        </w:rPr>
        <w:t>), T</w:t>
      </w:r>
      <w:r w:rsidR="008B47ED">
        <w:rPr>
          <w:color w:val="000000"/>
          <w:lang w:val="en-US"/>
        </w:rPr>
        <w:t xml:space="preserve">heodore G. </w:t>
      </w:r>
      <w:r w:rsidR="00501065" w:rsidRPr="00FB6EB0">
        <w:rPr>
          <w:color w:val="000000"/>
          <w:lang w:val="en-US"/>
        </w:rPr>
        <w:t>Shepherd (</w:t>
      </w:r>
      <w:r w:rsidR="00BF3B10">
        <w:rPr>
          <w:lang w:val="en-GB"/>
        </w:rPr>
        <w:t>United Kingdom</w:t>
      </w:r>
      <w:r w:rsidR="00BF3B10">
        <w:rPr>
          <w:color w:val="000000"/>
          <w:lang w:val="en-US"/>
        </w:rPr>
        <w:t xml:space="preserve"> </w:t>
      </w:r>
      <w:r w:rsidR="008B47ED">
        <w:rPr>
          <w:color w:val="000000"/>
          <w:lang w:val="en-US"/>
        </w:rPr>
        <w:t>/Canada</w:t>
      </w:r>
      <w:r w:rsidR="00501065" w:rsidRPr="00FB6EB0">
        <w:rPr>
          <w:color w:val="000000"/>
          <w:lang w:val="en-US"/>
        </w:rPr>
        <w:t>), Jonathan K. P. Shonk (</w:t>
      </w:r>
      <w:r w:rsidR="00BF3B10">
        <w:rPr>
          <w:lang w:val="en-GB"/>
        </w:rPr>
        <w:t>United Kingdom</w:t>
      </w:r>
      <w:r w:rsidR="00501065" w:rsidRPr="00FB6EB0">
        <w:rPr>
          <w:color w:val="000000"/>
          <w:lang w:val="en-US"/>
        </w:rPr>
        <w:t xml:space="preserve">), Jana Sillmann (Norway/Germany), Didier Swingedouw (France), </w:t>
      </w:r>
      <w:r w:rsidR="0058231D" w:rsidRPr="0058231D">
        <w:rPr>
          <w:lang w:val="en-GB"/>
        </w:rPr>
        <w:t xml:space="preserve">Izuru Takayabu (Japan), </w:t>
      </w:r>
      <w:r w:rsidR="00501065" w:rsidRPr="00FB6EB0">
        <w:rPr>
          <w:color w:val="000000"/>
          <w:lang w:val="en-US"/>
        </w:rPr>
        <w:t>Bart van den Hurk (</w:t>
      </w:r>
      <w:r w:rsidR="008B47ED">
        <w:rPr>
          <w:color w:val="000000"/>
          <w:lang w:val="en-US"/>
        </w:rPr>
        <w:t xml:space="preserve">The </w:t>
      </w:r>
      <w:r w:rsidR="00501065" w:rsidRPr="00FB6EB0">
        <w:rPr>
          <w:color w:val="000000"/>
          <w:lang w:val="en-US"/>
        </w:rPr>
        <w:t>Netherlands), Robert Vautard (France), Victor Venema (Germany</w:t>
      </w:r>
      <w:r w:rsidR="008B47ED">
        <w:rPr>
          <w:color w:val="000000"/>
          <w:lang w:val="en-US"/>
        </w:rPr>
        <w:t>/The Netherlands</w:t>
      </w:r>
      <w:r w:rsidR="00501065" w:rsidRPr="00FB6EB0">
        <w:rPr>
          <w:color w:val="000000"/>
          <w:lang w:val="en-US"/>
        </w:rPr>
        <w:t>), Sergio M. Vicente-Serrano (Spain), Piotr Wolski (South Africa/Poland), Cunde Xiao (China), Jakob Zscheischler (</w:t>
      </w:r>
      <w:r w:rsidR="008B47ED">
        <w:rPr>
          <w:color w:val="000000"/>
          <w:lang w:val="en-US"/>
        </w:rPr>
        <w:t>Germany</w:t>
      </w:r>
      <w:r w:rsidR="00285F88" w:rsidRPr="00C734F4">
        <w:rPr>
          <w:lang w:val="en-GB"/>
        </w:rPr>
        <w:t>)</w:t>
      </w:r>
    </w:p>
    <w:p w14:paraId="65EB2ED6" w14:textId="77777777" w:rsidR="00737B5A" w:rsidRDefault="00737B5A" w:rsidP="00737B5A">
      <w:pPr>
        <w:pStyle w:val="AR6BodyText"/>
        <w:rPr>
          <w:lang w:val="en-GB"/>
        </w:rPr>
      </w:pPr>
    </w:p>
    <w:p w14:paraId="3B1BDBE2" w14:textId="4BDBC1DA" w:rsidR="00AF11D1" w:rsidRPr="00C734F4" w:rsidRDefault="007F791F" w:rsidP="00F24D28">
      <w:pPr>
        <w:pStyle w:val="AR6BodyText"/>
        <w:rPr>
          <w:b/>
          <w:bCs/>
          <w:lang w:val="en-GB"/>
        </w:rPr>
      </w:pPr>
      <w:r w:rsidRPr="00C734F4">
        <w:rPr>
          <w:b/>
          <w:bCs/>
          <w:lang w:val="en-GB"/>
        </w:rPr>
        <w:t>Review Editors:</w:t>
      </w:r>
    </w:p>
    <w:p w14:paraId="36CF5301" w14:textId="6E033D6A" w:rsidR="00AF11D1" w:rsidRPr="00C734F4" w:rsidRDefault="00206A5F" w:rsidP="00AF11D1">
      <w:pPr>
        <w:pStyle w:val="AR6BodyText"/>
        <w:rPr>
          <w:lang w:val="en-GB"/>
        </w:rPr>
      </w:pPr>
      <w:r w:rsidRPr="00C734F4">
        <w:rPr>
          <w:lang w:val="en-GB"/>
        </w:rPr>
        <w:t xml:space="preserve">Greg </w:t>
      </w:r>
      <w:r w:rsidR="002C653B">
        <w:rPr>
          <w:lang w:val="en-GB"/>
        </w:rPr>
        <w:t xml:space="preserve">M. </w:t>
      </w:r>
      <w:r w:rsidRPr="00C734F4">
        <w:rPr>
          <w:lang w:val="en-GB"/>
        </w:rPr>
        <w:t>Flato</w:t>
      </w:r>
      <w:r w:rsidR="00064135" w:rsidRPr="00C734F4">
        <w:rPr>
          <w:lang w:val="en-GB"/>
        </w:rPr>
        <w:t xml:space="preserve"> (Canada)</w:t>
      </w:r>
      <w:r w:rsidRPr="00C734F4">
        <w:rPr>
          <w:lang w:val="en-GB"/>
        </w:rPr>
        <w:t>, Fredolin Tangang</w:t>
      </w:r>
      <w:r w:rsidR="00064135" w:rsidRPr="00C734F4">
        <w:rPr>
          <w:lang w:val="en-GB"/>
        </w:rPr>
        <w:t xml:space="preserve"> (Malaysia)</w:t>
      </w:r>
      <w:r w:rsidRPr="00C734F4">
        <w:rPr>
          <w:lang w:val="en-GB"/>
        </w:rPr>
        <w:t>, Muhammad Irfan Tariq</w:t>
      </w:r>
      <w:r w:rsidR="00064135" w:rsidRPr="00C734F4">
        <w:rPr>
          <w:lang w:val="en-GB"/>
        </w:rPr>
        <w:t xml:space="preserve"> (Pakistan)</w:t>
      </w:r>
    </w:p>
    <w:p w14:paraId="14E205A1" w14:textId="77777777" w:rsidR="007F791F" w:rsidRPr="00C734F4" w:rsidRDefault="007F791F" w:rsidP="007F791F">
      <w:pPr>
        <w:pStyle w:val="AR6BodyText"/>
        <w:rPr>
          <w:lang w:val="en-GB"/>
        </w:rPr>
      </w:pPr>
    </w:p>
    <w:p w14:paraId="3DFEBD51" w14:textId="77777777" w:rsidR="007F791F" w:rsidRPr="00C734F4" w:rsidRDefault="007F791F" w:rsidP="007F791F">
      <w:pPr>
        <w:pStyle w:val="AR6BodyText"/>
        <w:rPr>
          <w:b/>
          <w:bCs/>
          <w:lang w:val="en-GB"/>
        </w:rPr>
      </w:pPr>
      <w:r w:rsidRPr="00C734F4">
        <w:rPr>
          <w:b/>
          <w:bCs/>
          <w:lang w:val="en-GB"/>
        </w:rPr>
        <w:t>Chapter Scientist:</w:t>
      </w:r>
    </w:p>
    <w:p w14:paraId="70B19F5E" w14:textId="1AF7B3F1" w:rsidR="007F791F" w:rsidRPr="00C734F4" w:rsidRDefault="007F791F" w:rsidP="007F791F">
      <w:pPr>
        <w:pStyle w:val="AR6BodyText"/>
        <w:rPr>
          <w:lang w:val="en-GB"/>
        </w:rPr>
      </w:pPr>
      <w:r w:rsidRPr="00C734F4">
        <w:rPr>
          <w:lang w:val="en-GB"/>
        </w:rPr>
        <w:t xml:space="preserve">Martin </w:t>
      </w:r>
      <w:r w:rsidR="002C653B">
        <w:rPr>
          <w:lang w:val="en-GB"/>
        </w:rPr>
        <w:t xml:space="preserve">W. </w:t>
      </w:r>
      <w:r w:rsidRPr="00C734F4">
        <w:rPr>
          <w:lang w:val="en-GB"/>
        </w:rPr>
        <w:t>Jury (Spain</w:t>
      </w:r>
      <w:r w:rsidR="002C653B">
        <w:rPr>
          <w:lang w:val="en-GB"/>
        </w:rPr>
        <w:t>/Austria</w:t>
      </w:r>
      <w:r w:rsidRPr="00C734F4">
        <w:rPr>
          <w:lang w:val="en-GB"/>
        </w:rPr>
        <w:t>)</w:t>
      </w:r>
    </w:p>
    <w:p w14:paraId="4AB02867" w14:textId="77777777" w:rsidR="00AF11D1" w:rsidRPr="00C734F4" w:rsidRDefault="00AF11D1" w:rsidP="00AF11D1">
      <w:pPr>
        <w:pStyle w:val="AR6BodyText"/>
        <w:rPr>
          <w:lang w:val="en-GB"/>
        </w:rPr>
      </w:pPr>
    </w:p>
    <w:p w14:paraId="1A4725AA" w14:textId="77777777" w:rsidR="000457C1" w:rsidRDefault="000457C1">
      <w:pPr>
        <w:rPr>
          <w:lang w:val="en-US"/>
        </w:rPr>
      </w:pPr>
      <w:bookmarkStart w:id="16" w:name="_Toc528248961"/>
      <w:bookmarkEnd w:id="6"/>
      <w:bookmarkEnd w:id="7"/>
      <w:r w:rsidRPr="000457C1">
        <w:rPr>
          <w:lang w:val="en-US"/>
        </w:rPr>
        <w:t>This Chapter should be c</w:t>
      </w:r>
      <w:r>
        <w:rPr>
          <w:lang w:val="en-US"/>
        </w:rPr>
        <w:t>ited as:</w:t>
      </w:r>
    </w:p>
    <w:p w14:paraId="00B3F6E3" w14:textId="77777777" w:rsidR="000457C1" w:rsidRDefault="000457C1" w:rsidP="000457C1">
      <w:pPr>
        <w:rPr>
          <w:lang w:val="en-US"/>
        </w:rPr>
      </w:pPr>
      <w:r w:rsidRPr="001513AC">
        <w:rPr>
          <w:lang w:val="en-US"/>
        </w:rPr>
        <w:t>Doblas-Reyes</w:t>
      </w:r>
      <w:r>
        <w:rPr>
          <w:lang w:val="en-US"/>
        </w:rPr>
        <w:t xml:space="preserve">, F. J,. </w:t>
      </w:r>
      <w:r w:rsidRPr="001513AC">
        <w:rPr>
          <w:lang w:val="en-US"/>
        </w:rPr>
        <w:t>A</w:t>
      </w:r>
      <w:r>
        <w:rPr>
          <w:lang w:val="en-US"/>
        </w:rPr>
        <w:t xml:space="preserve">. </w:t>
      </w:r>
      <w:r w:rsidRPr="001513AC">
        <w:rPr>
          <w:lang w:val="en-US"/>
        </w:rPr>
        <w:t>A. Sörensson</w:t>
      </w:r>
      <w:r>
        <w:rPr>
          <w:lang w:val="en-US"/>
        </w:rPr>
        <w:t xml:space="preserve">, </w:t>
      </w:r>
      <w:r w:rsidRPr="001513AC">
        <w:rPr>
          <w:lang w:val="en-US"/>
        </w:rPr>
        <w:t>M</w:t>
      </w:r>
      <w:r>
        <w:rPr>
          <w:lang w:val="en-US"/>
        </w:rPr>
        <w:t xml:space="preserve">. </w:t>
      </w:r>
      <w:r w:rsidRPr="001513AC">
        <w:rPr>
          <w:lang w:val="en-US"/>
        </w:rPr>
        <w:t>Almazroui</w:t>
      </w:r>
      <w:r>
        <w:rPr>
          <w:lang w:val="en-US"/>
        </w:rPr>
        <w:t xml:space="preserve">, </w:t>
      </w:r>
      <w:r w:rsidRPr="001513AC">
        <w:rPr>
          <w:lang w:val="en-US"/>
        </w:rPr>
        <w:t>A</w:t>
      </w:r>
      <w:r>
        <w:rPr>
          <w:lang w:val="en-US"/>
        </w:rPr>
        <w:t xml:space="preserve">. </w:t>
      </w:r>
      <w:r w:rsidRPr="001513AC">
        <w:rPr>
          <w:lang w:val="en-US"/>
        </w:rPr>
        <w:t>Dosio</w:t>
      </w:r>
      <w:r>
        <w:rPr>
          <w:lang w:val="en-US"/>
        </w:rPr>
        <w:t xml:space="preserve">, </w:t>
      </w:r>
      <w:r w:rsidRPr="001513AC">
        <w:rPr>
          <w:lang w:val="en-US"/>
        </w:rPr>
        <w:t>W</w:t>
      </w:r>
      <w:r>
        <w:rPr>
          <w:lang w:val="en-US"/>
        </w:rPr>
        <w:t>. J</w:t>
      </w:r>
      <w:r w:rsidRPr="001513AC">
        <w:rPr>
          <w:lang w:val="en-US"/>
        </w:rPr>
        <w:t>. Gutowski</w:t>
      </w:r>
      <w:r>
        <w:rPr>
          <w:lang w:val="en-US"/>
        </w:rPr>
        <w:t xml:space="preserve">, </w:t>
      </w:r>
      <w:r w:rsidRPr="001513AC">
        <w:rPr>
          <w:lang w:val="en-US"/>
        </w:rPr>
        <w:t>R</w:t>
      </w:r>
      <w:r>
        <w:rPr>
          <w:lang w:val="en-US"/>
        </w:rPr>
        <w:t xml:space="preserve">. </w:t>
      </w:r>
      <w:r w:rsidRPr="001513AC">
        <w:rPr>
          <w:lang w:val="en-US"/>
        </w:rPr>
        <w:t>Haarsma</w:t>
      </w:r>
      <w:r>
        <w:rPr>
          <w:lang w:val="en-US"/>
        </w:rPr>
        <w:t xml:space="preserve">, </w:t>
      </w:r>
      <w:r w:rsidRPr="001513AC">
        <w:rPr>
          <w:lang w:val="en-US"/>
        </w:rPr>
        <w:t>R</w:t>
      </w:r>
      <w:r>
        <w:rPr>
          <w:lang w:val="en-US"/>
        </w:rPr>
        <w:t xml:space="preserve">. </w:t>
      </w:r>
      <w:r w:rsidRPr="001513AC">
        <w:rPr>
          <w:lang w:val="en-US"/>
        </w:rPr>
        <w:t>Hamdi</w:t>
      </w:r>
      <w:r>
        <w:rPr>
          <w:lang w:val="en-US"/>
        </w:rPr>
        <w:t xml:space="preserve">, </w:t>
      </w:r>
      <w:r w:rsidRPr="001513AC">
        <w:rPr>
          <w:lang w:val="en-US"/>
        </w:rPr>
        <w:t>B</w:t>
      </w:r>
      <w:r>
        <w:rPr>
          <w:lang w:val="en-US"/>
        </w:rPr>
        <w:t xml:space="preserve">.  </w:t>
      </w:r>
      <w:r w:rsidRPr="001513AC">
        <w:rPr>
          <w:lang w:val="en-US"/>
        </w:rPr>
        <w:t>Hewitson</w:t>
      </w:r>
      <w:r>
        <w:rPr>
          <w:lang w:val="en-US"/>
        </w:rPr>
        <w:t xml:space="preserve">, </w:t>
      </w:r>
      <w:r w:rsidRPr="001513AC">
        <w:rPr>
          <w:lang w:val="en-US"/>
        </w:rPr>
        <w:t>W-T</w:t>
      </w:r>
      <w:r>
        <w:rPr>
          <w:lang w:val="en-US"/>
        </w:rPr>
        <w:t>.</w:t>
      </w:r>
      <w:r w:rsidRPr="001513AC">
        <w:rPr>
          <w:lang w:val="en-US"/>
        </w:rPr>
        <w:t xml:space="preserve"> Kwon</w:t>
      </w:r>
      <w:r>
        <w:rPr>
          <w:lang w:val="en-US"/>
        </w:rPr>
        <w:t xml:space="preserve">, </w:t>
      </w:r>
      <w:r w:rsidRPr="001513AC">
        <w:rPr>
          <w:lang w:val="en-US"/>
        </w:rPr>
        <w:t>B</w:t>
      </w:r>
      <w:r>
        <w:rPr>
          <w:lang w:val="en-US"/>
        </w:rPr>
        <w:t xml:space="preserve">. </w:t>
      </w:r>
      <w:r w:rsidRPr="001513AC">
        <w:rPr>
          <w:lang w:val="en-US"/>
        </w:rPr>
        <w:t>L. Lamptey</w:t>
      </w:r>
      <w:r>
        <w:rPr>
          <w:lang w:val="en-US"/>
        </w:rPr>
        <w:t xml:space="preserve">, </w:t>
      </w:r>
      <w:r w:rsidRPr="001513AC">
        <w:rPr>
          <w:lang w:val="en-US"/>
        </w:rPr>
        <w:t>D</w:t>
      </w:r>
      <w:r>
        <w:rPr>
          <w:lang w:val="en-US"/>
        </w:rPr>
        <w:t xml:space="preserve">. </w:t>
      </w:r>
      <w:r w:rsidRPr="001513AC">
        <w:rPr>
          <w:lang w:val="en-US"/>
        </w:rPr>
        <w:t>Maraun</w:t>
      </w:r>
      <w:r>
        <w:rPr>
          <w:lang w:val="en-US"/>
        </w:rPr>
        <w:t xml:space="preserve">, </w:t>
      </w:r>
      <w:r w:rsidRPr="001513AC">
        <w:rPr>
          <w:lang w:val="en-US"/>
        </w:rPr>
        <w:t>T</w:t>
      </w:r>
      <w:r>
        <w:rPr>
          <w:lang w:val="en-US"/>
        </w:rPr>
        <w:t xml:space="preserve">. </w:t>
      </w:r>
      <w:r w:rsidRPr="001513AC">
        <w:rPr>
          <w:lang w:val="en-US"/>
        </w:rPr>
        <w:t>S. Stephenson</w:t>
      </w:r>
      <w:r>
        <w:rPr>
          <w:lang w:val="en-US"/>
        </w:rPr>
        <w:t xml:space="preserve">, </w:t>
      </w:r>
      <w:r w:rsidRPr="001513AC">
        <w:rPr>
          <w:lang w:val="en-US"/>
        </w:rPr>
        <w:t>I</w:t>
      </w:r>
      <w:r>
        <w:rPr>
          <w:lang w:val="en-US"/>
        </w:rPr>
        <w:t xml:space="preserve">. </w:t>
      </w:r>
      <w:r w:rsidRPr="001513AC">
        <w:rPr>
          <w:lang w:val="en-US"/>
        </w:rPr>
        <w:t>Takayabu</w:t>
      </w:r>
      <w:r>
        <w:rPr>
          <w:lang w:val="en-US"/>
        </w:rPr>
        <w:t xml:space="preserve">, </w:t>
      </w:r>
      <w:r w:rsidRPr="001513AC">
        <w:rPr>
          <w:lang w:val="en-US"/>
        </w:rPr>
        <w:t>L</w:t>
      </w:r>
      <w:r>
        <w:rPr>
          <w:lang w:val="en-US"/>
        </w:rPr>
        <w:t xml:space="preserve">. </w:t>
      </w:r>
      <w:r w:rsidRPr="001513AC">
        <w:rPr>
          <w:lang w:val="en-US"/>
        </w:rPr>
        <w:t>Terray</w:t>
      </w:r>
      <w:r>
        <w:rPr>
          <w:lang w:val="en-US"/>
        </w:rPr>
        <w:t xml:space="preserve">, </w:t>
      </w:r>
      <w:r w:rsidRPr="001513AC">
        <w:rPr>
          <w:lang w:val="en-US"/>
        </w:rPr>
        <w:t>A</w:t>
      </w:r>
      <w:r>
        <w:rPr>
          <w:lang w:val="en-US"/>
        </w:rPr>
        <w:t xml:space="preserve">. </w:t>
      </w:r>
      <w:r w:rsidRPr="001513AC">
        <w:rPr>
          <w:lang w:val="en-US"/>
        </w:rPr>
        <w:t>Turner</w:t>
      </w:r>
      <w:r>
        <w:rPr>
          <w:lang w:val="en-US"/>
        </w:rPr>
        <w:t xml:space="preserve">, </w:t>
      </w:r>
      <w:r w:rsidRPr="001513AC">
        <w:rPr>
          <w:lang w:val="en-US"/>
        </w:rPr>
        <w:t>Z</w:t>
      </w:r>
      <w:r>
        <w:rPr>
          <w:lang w:val="en-US"/>
        </w:rPr>
        <w:t xml:space="preserve">. </w:t>
      </w:r>
      <w:r w:rsidRPr="001513AC">
        <w:rPr>
          <w:lang w:val="en-US"/>
        </w:rPr>
        <w:t>Zuo</w:t>
      </w:r>
      <w:r>
        <w:rPr>
          <w:lang w:val="en-US"/>
        </w:rPr>
        <w:t xml:space="preserve">, </w:t>
      </w:r>
      <w:r w:rsidRPr="00240212">
        <w:rPr>
          <w:lang w:val="en-US"/>
        </w:rPr>
        <w:t xml:space="preserve">2021, </w:t>
      </w:r>
      <w:r w:rsidRPr="001513AC">
        <w:rPr>
          <w:lang w:val="en-US"/>
        </w:rPr>
        <w:t>Linking Global to Regional Climate Change</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[Masson-Delmotte, V., P. Zhai, A. Pirani, S. L. Connors, C. Péan, S. Berger, N. Caud, Y. Chen, L. Goldfarb, M. I. Gomis, M. Huang, K. Leitzell, E. Lonnoy, J.B.R. Matthews, T. K. Maycock, T. Waterfield, O. Yelekçi, R. Yu and B. Zhou (eds.)]. In Press.</w:t>
      </w:r>
    </w:p>
    <w:p w14:paraId="2430CB6A" w14:textId="04C87BEF" w:rsidR="00876274" w:rsidRPr="000457C1" w:rsidRDefault="00B83175">
      <w:pPr>
        <w:rPr>
          <w:lang w:val="en-US"/>
        </w:rPr>
      </w:pPr>
      <w:r w:rsidRPr="000457C1">
        <w:rPr>
          <w:lang w:val="en-US"/>
        </w:rPr>
        <w:br w:type="page"/>
      </w:r>
    </w:p>
    <w:sdt>
      <w:sdtPr>
        <w:rPr>
          <w:rFonts w:ascii="Times New Roman" w:eastAsia="Times New Roman" w:hAnsi="Times New Roman" w:cstheme="minorBidi"/>
          <w:color w:val="auto"/>
          <w:sz w:val="22"/>
          <w:szCs w:val="22"/>
          <w:lang w:val="es-ES" w:eastAsia="fr-FR"/>
        </w:rPr>
        <w:id w:val="651950985"/>
        <w:docPartObj>
          <w:docPartGallery w:val="Table of Contents"/>
          <w:docPartUnique/>
        </w:docPartObj>
      </w:sdtPr>
      <w:sdtEndPr>
        <w:rPr>
          <w:b/>
          <w:bCs/>
        </w:rPr>
      </w:sdtEndPr>
      <w:sdtContent>
        <w:p w14:paraId="7EF85940" w14:textId="26208FD7" w:rsidR="00876274" w:rsidRDefault="00876274">
          <w:pPr>
            <w:pStyle w:val="TOCHeading"/>
          </w:pPr>
        </w:p>
        <w:p w14:paraId="7695F851" w14:textId="77777777" w:rsidR="003E61D7" w:rsidRDefault="003E61D7">
          <w:pPr>
            <w:pStyle w:val="TOC1"/>
            <w:tabs>
              <w:tab w:val="right" w:leader="dot" w:pos="9621"/>
            </w:tabs>
            <w:rPr>
              <w:rStyle w:val="Hyperlink"/>
              <w:rFonts w:eastAsiaTheme="majorEastAsia"/>
              <w:noProof/>
            </w:rPr>
          </w:pPr>
          <w:r>
            <w:fldChar w:fldCharType="begin"/>
          </w:r>
          <w:r>
            <w:instrText xml:space="preserve"> TOC \h \z \t "AR6 Chap 10 Level 1 (10.1);1;AR6 Chap 10 Level 2 (10.1.1);2;AR6 Chap 10 Level 3 (10.1.1.1);2;AR6 Chap 10 Level 4 (10.1.1.1.1);2;AR6 Chap 10 Box;1;AR6 Chap 10 FAQ;2;AR6 Body Text Bold;1;AR6 Chap 10 Cross-Chapter Box;1" </w:instrText>
          </w:r>
          <w:r>
            <w:fldChar w:fldCharType="separate"/>
          </w:r>
          <w:hyperlink w:anchor="_Toc70454684" w:history="1">
            <w:r w:rsidRPr="007875F4">
              <w:rPr>
                <w:rStyle w:val="Hyperlink"/>
                <w:rFonts w:eastAsiaTheme="majorEastAsia"/>
                <w:noProof/>
                <w:lang w:val="en-GB"/>
              </w:rPr>
              <w:t>Executive Summary</w:t>
            </w:r>
            <w:r>
              <w:rPr>
                <w:noProof/>
                <w:webHidden/>
              </w:rPr>
              <w:tab/>
            </w:r>
            <w:r>
              <w:rPr>
                <w:noProof/>
                <w:webHidden/>
              </w:rPr>
              <w:fldChar w:fldCharType="begin"/>
            </w:r>
            <w:r>
              <w:rPr>
                <w:noProof/>
                <w:webHidden/>
              </w:rPr>
              <w:instrText xml:space="preserve"> PAGEREF _Toc70454684 \h </w:instrText>
            </w:r>
            <w:r>
              <w:rPr>
                <w:noProof/>
                <w:webHidden/>
              </w:rPr>
            </w:r>
            <w:r>
              <w:rPr>
                <w:noProof/>
                <w:webHidden/>
              </w:rPr>
              <w:fldChar w:fldCharType="separate"/>
            </w:r>
            <w:r w:rsidR="001D2C5E">
              <w:rPr>
                <w:noProof/>
                <w:webHidden/>
              </w:rPr>
              <w:t>6</w:t>
            </w:r>
            <w:r>
              <w:rPr>
                <w:noProof/>
                <w:webHidden/>
              </w:rPr>
              <w:fldChar w:fldCharType="end"/>
            </w:r>
          </w:hyperlink>
        </w:p>
        <w:p w14:paraId="636FAA04" w14:textId="77777777" w:rsidR="003E61D7" w:rsidRPr="003E61D7" w:rsidRDefault="003E61D7" w:rsidP="003E61D7">
          <w:pPr>
            <w:rPr>
              <w:rFonts w:eastAsiaTheme="minorEastAsia"/>
              <w:noProof/>
            </w:rPr>
          </w:pPr>
        </w:p>
        <w:p w14:paraId="7264315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685" w:history="1">
            <w:r w:rsidR="003E61D7" w:rsidRPr="007875F4">
              <w:rPr>
                <w:rStyle w:val="Hyperlink"/>
                <w:rFonts w:eastAsiaTheme="majorEastAsia"/>
                <w:noProof/>
                <w:lang w:val="en-GB"/>
              </w:rPr>
              <w:t>10.1</w:t>
            </w:r>
            <w:r w:rsidR="003E61D7">
              <w:rPr>
                <w:rFonts w:asciiTheme="minorHAnsi" w:eastAsiaTheme="minorEastAsia" w:hAnsiTheme="minorHAnsi"/>
                <w:noProof/>
              </w:rPr>
              <w:tab/>
            </w:r>
            <w:r w:rsidR="003E61D7" w:rsidRPr="007875F4">
              <w:rPr>
                <w:rStyle w:val="Hyperlink"/>
                <w:rFonts w:eastAsiaTheme="majorEastAsia"/>
                <w:noProof/>
                <w:lang w:val="en-GB"/>
              </w:rPr>
              <w:t>Foundations for regional climate change information</w:t>
            </w:r>
            <w:r w:rsidR="003E61D7">
              <w:rPr>
                <w:noProof/>
                <w:webHidden/>
              </w:rPr>
              <w:tab/>
            </w:r>
            <w:r w:rsidR="003E61D7">
              <w:rPr>
                <w:noProof/>
                <w:webHidden/>
              </w:rPr>
              <w:fldChar w:fldCharType="begin"/>
            </w:r>
            <w:r w:rsidR="003E61D7">
              <w:rPr>
                <w:noProof/>
                <w:webHidden/>
              </w:rPr>
              <w:instrText xml:space="preserve"> PAGEREF _Toc70454685 \h </w:instrText>
            </w:r>
            <w:r w:rsidR="003E61D7">
              <w:rPr>
                <w:noProof/>
                <w:webHidden/>
              </w:rPr>
            </w:r>
            <w:r w:rsidR="003E61D7">
              <w:rPr>
                <w:noProof/>
                <w:webHidden/>
              </w:rPr>
              <w:fldChar w:fldCharType="separate"/>
            </w:r>
            <w:r w:rsidR="001D2C5E">
              <w:rPr>
                <w:noProof/>
                <w:webHidden/>
              </w:rPr>
              <w:t>10</w:t>
            </w:r>
            <w:r w:rsidR="003E61D7">
              <w:rPr>
                <w:noProof/>
                <w:webHidden/>
              </w:rPr>
              <w:fldChar w:fldCharType="end"/>
            </w:r>
          </w:hyperlink>
        </w:p>
        <w:p w14:paraId="08C69308" w14:textId="77777777" w:rsidR="003E61D7" w:rsidRDefault="001F6FDD" w:rsidP="003E61D7">
          <w:pPr>
            <w:pStyle w:val="TOC2"/>
            <w:rPr>
              <w:rFonts w:asciiTheme="minorHAnsi" w:eastAsiaTheme="minorEastAsia" w:hAnsiTheme="minorHAnsi"/>
              <w:noProof/>
            </w:rPr>
          </w:pPr>
          <w:hyperlink w:anchor="_Toc70454686" w:history="1">
            <w:r w:rsidR="003E61D7" w:rsidRPr="007875F4">
              <w:rPr>
                <w:rStyle w:val="Hyperlink"/>
                <w:rFonts w:eastAsiaTheme="majorEastAsia"/>
                <w:noProof/>
                <w:lang w:val="en-GB"/>
              </w:rPr>
              <w:t>10.1.1</w:t>
            </w:r>
            <w:r w:rsidR="003E61D7">
              <w:rPr>
                <w:rFonts w:asciiTheme="minorHAnsi" w:eastAsiaTheme="minorEastAsia" w:hAnsiTheme="minorHAnsi"/>
                <w:noProof/>
              </w:rPr>
              <w:tab/>
            </w:r>
            <w:r w:rsidR="003E61D7" w:rsidRPr="007875F4">
              <w:rPr>
                <w:rStyle w:val="Hyperlink"/>
                <w:rFonts w:eastAsiaTheme="majorEastAsia"/>
                <w:noProof/>
                <w:lang w:val="en-GB"/>
              </w:rPr>
              <w:t>Introduction</w:t>
            </w:r>
            <w:r w:rsidR="003E61D7">
              <w:rPr>
                <w:noProof/>
                <w:webHidden/>
              </w:rPr>
              <w:tab/>
            </w:r>
            <w:r w:rsidR="003E61D7">
              <w:rPr>
                <w:noProof/>
                <w:webHidden/>
              </w:rPr>
              <w:fldChar w:fldCharType="begin"/>
            </w:r>
            <w:r w:rsidR="003E61D7">
              <w:rPr>
                <w:noProof/>
                <w:webHidden/>
              </w:rPr>
              <w:instrText xml:space="preserve"> PAGEREF _Toc70454686 \h </w:instrText>
            </w:r>
            <w:r w:rsidR="003E61D7">
              <w:rPr>
                <w:noProof/>
                <w:webHidden/>
              </w:rPr>
            </w:r>
            <w:r w:rsidR="003E61D7">
              <w:rPr>
                <w:noProof/>
                <w:webHidden/>
              </w:rPr>
              <w:fldChar w:fldCharType="separate"/>
            </w:r>
            <w:r w:rsidR="001D2C5E">
              <w:rPr>
                <w:noProof/>
                <w:webHidden/>
              </w:rPr>
              <w:t>10</w:t>
            </w:r>
            <w:r w:rsidR="003E61D7">
              <w:rPr>
                <w:noProof/>
                <w:webHidden/>
              </w:rPr>
              <w:fldChar w:fldCharType="end"/>
            </w:r>
          </w:hyperlink>
        </w:p>
        <w:p w14:paraId="45035014" w14:textId="77777777" w:rsidR="003E61D7" w:rsidRDefault="001F6FDD" w:rsidP="003E61D7">
          <w:pPr>
            <w:pStyle w:val="TOC2"/>
            <w:rPr>
              <w:rFonts w:asciiTheme="minorHAnsi" w:eastAsiaTheme="minorEastAsia" w:hAnsiTheme="minorHAnsi"/>
              <w:noProof/>
            </w:rPr>
          </w:pPr>
          <w:hyperlink w:anchor="_Toc70454687" w:history="1">
            <w:r w:rsidR="003E61D7" w:rsidRPr="007875F4">
              <w:rPr>
                <w:rStyle w:val="Hyperlink"/>
                <w:rFonts w:eastAsiaTheme="majorEastAsia"/>
                <w:noProof/>
                <w:lang w:val="en-GB"/>
              </w:rPr>
              <w:t>10.1.2</w:t>
            </w:r>
            <w:r w:rsidR="003E61D7">
              <w:rPr>
                <w:rFonts w:asciiTheme="minorHAnsi" w:eastAsiaTheme="minorEastAsia" w:hAnsiTheme="minorHAnsi"/>
                <w:noProof/>
              </w:rPr>
              <w:tab/>
            </w:r>
            <w:r w:rsidR="003E61D7" w:rsidRPr="007875F4">
              <w:rPr>
                <w:rStyle w:val="Hyperlink"/>
                <w:rFonts w:eastAsiaTheme="majorEastAsia"/>
                <w:noProof/>
                <w:lang w:val="en-GB"/>
              </w:rPr>
              <w:t>Regional Climate Change and the Relevant Spatial and Temporal Scales</w:t>
            </w:r>
            <w:r w:rsidR="003E61D7">
              <w:rPr>
                <w:noProof/>
                <w:webHidden/>
              </w:rPr>
              <w:tab/>
            </w:r>
            <w:r w:rsidR="003E61D7">
              <w:rPr>
                <w:noProof/>
                <w:webHidden/>
              </w:rPr>
              <w:fldChar w:fldCharType="begin"/>
            </w:r>
            <w:r w:rsidR="003E61D7">
              <w:rPr>
                <w:noProof/>
                <w:webHidden/>
              </w:rPr>
              <w:instrText xml:space="preserve"> PAGEREF _Toc70454687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2B23F59F" w14:textId="77777777" w:rsidR="003E61D7" w:rsidRDefault="001F6FDD" w:rsidP="003E61D7">
          <w:pPr>
            <w:pStyle w:val="TOC2"/>
            <w:rPr>
              <w:rFonts w:asciiTheme="minorHAnsi" w:eastAsiaTheme="minorEastAsia" w:hAnsiTheme="minorHAnsi"/>
              <w:noProof/>
            </w:rPr>
          </w:pPr>
          <w:hyperlink w:anchor="_Toc70454688" w:history="1">
            <w:r w:rsidR="003E61D7" w:rsidRPr="007875F4">
              <w:rPr>
                <w:rStyle w:val="Hyperlink"/>
                <w:rFonts w:eastAsiaTheme="majorEastAsia"/>
                <w:noProof/>
                <w:lang w:val="en-GB"/>
              </w:rPr>
              <w:t>10.1.2.1</w:t>
            </w:r>
            <w:r w:rsidR="003E61D7">
              <w:rPr>
                <w:rFonts w:asciiTheme="minorHAnsi" w:eastAsiaTheme="minorEastAsia" w:hAnsiTheme="minorHAnsi"/>
                <w:noProof/>
              </w:rPr>
              <w:tab/>
            </w:r>
            <w:r w:rsidR="003E61D7" w:rsidRPr="007875F4">
              <w:rPr>
                <w:rStyle w:val="Hyperlink"/>
                <w:rFonts w:eastAsiaTheme="majorEastAsia"/>
                <w:noProof/>
                <w:lang w:val="en-GB"/>
              </w:rPr>
              <w:t>Spatial scales and definition of regions</w:t>
            </w:r>
            <w:r w:rsidR="003E61D7">
              <w:rPr>
                <w:noProof/>
                <w:webHidden/>
              </w:rPr>
              <w:tab/>
            </w:r>
            <w:r w:rsidR="003E61D7">
              <w:rPr>
                <w:noProof/>
                <w:webHidden/>
              </w:rPr>
              <w:fldChar w:fldCharType="begin"/>
            </w:r>
            <w:r w:rsidR="003E61D7">
              <w:rPr>
                <w:noProof/>
                <w:webHidden/>
              </w:rPr>
              <w:instrText xml:space="preserve"> PAGEREF _Toc70454688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1D928CE3" w14:textId="77777777" w:rsidR="003E61D7" w:rsidRDefault="001F6FDD" w:rsidP="003E61D7">
          <w:pPr>
            <w:pStyle w:val="TOC2"/>
            <w:rPr>
              <w:rFonts w:asciiTheme="minorHAnsi" w:eastAsiaTheme="minorEastAsia" w:hAnsiTheme="minorHAnsi"/>
              <w:noProof/>
            </w:rPr>
          </w:pPr>
          <w:hyperlink w:anchor="_Toc70454689" w:history="1">
            <w:r w:rsidR="003E61D7" w:rsidRPr="007875F4">
              <w:rPr>
                <w:rStyle w:val="Hyperlink"/>
                <w:rFonts w:eastAsiaTheme="majorEastAsia"/>
                <w:noProof/>
                <w:lang w:val="en-GB"/>
              </w:rPr>
              <w:t>10.1.2.2</w:t>
            </w:r>
            <w:r w:rsidR="003E61D7">
              <w:rPr>
                <w:rFonts w:asciiTheme="minorHAnsi" w:eastAsiaTheme="minorEastAsia" w:hAnsiTheme="minorHAnsi"/>
                <w:noProof/>
              </w:rPr>
              <w:tab/>
            </w:r>
            <w:r w:rsidR="003E61D7" w:rsidRPr="007875F4">
              <w:rPr>
                <w:rStyle w:val="Hyperlink"/>
                <w:rFonts w:eastAsiaTheme="majorEastAsia"/>
                <w:noProof/>
                <w:lang w:val="en-GB"/>
              </w:rPr>
              <w:t>Temporal scales, baselines and dimensions of integration</w:t>
            </w:r>
            <w:r w:rsidR="003E61D7">
              <w:rPr>
                <w:noProof/>
                <w:webHidden/>
              </w:rPr>
              <w:tab/>
            </w:r>
            <w:r w:rsidR="003E61D7">
              <w:rPr>
                <w:noProof/>
                <w:webHidden/>
              </w:rPr>
              <w:fldChar w:fldCharType="begin"/>
            </w:r>
            <w:r w:rsidR="003E61D7">
              <w:rPr>
                <w:noProof/>
                <w:webHidden/>
              </w:rPr>
              <w:instrText xml:space="preserve"> PAGEREF _Toc70454689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1A3395D1" w14:textId="77777777" w:rsidR="003E61D7" w:rsidRDefault="001F6FDD" w:rsidP="003E61D7">
          <w:pPr>
            <w:pStyle w:val="TOC2"/>
            <w:rPr>
              <w:rFonts w:asciiTheme="minorHAnsi" w:eastAsiaTheme="minorEastAsia" w:hAnsiTheme="minorHAnsi"/>
              <w:noProof/>
            </w:rPr>
          </w:pPr>
          <w:hyperlink w:anchor="_Toc70454690" w:history="1">
            <w:r w:rsidR="003E61D7" w:rsidRPr="007875F4">
              <w:rPr>
                <w:rStyle w:val="Hyperlink"/>
                <w:rFonts w:eastAsiaTheme="majorEastAsia"/>
                <w:noProof/>
                <w:lang w:val="en-GB"/>
              </w:rPr>
              <w:t>10.1.3</w:t>
            </w:r>
            <w:r w:rsidR="003E61D7">
              <w:rPr>
                <w:rFonts w:asciiTheme="minorHAnsi" w:eastAsiaTheme="minorEastAsia" w:hAnsiTheme="minorHAnsi"/>
                <w:noProof/>
              </w:rPr>
              <w:tab/>
            </w:r>
            <w:r w:rsidR="003E61D7" w:rsidRPr="007875F4">
              <w:rPr>
                <w:rStyle w:val="Hyperlink"/>
                <w:rFonts w:eastAsiaTheme="majorEastAsia"/>
                <w:noProof/>
                <w:lang w:val="en-GB"/>
              </w:rPr>
              <w:t>Sources of Regional Climate Variability and Change</w:t>
            </w:r>
            <w:r w:rsidR="003E61D7">
              <w:rPr>
                <w:noProof/>
                <w:webHidden/>
              </w:rPr>
              <w:tab/>
            </w:r>
            <w:r w:rsidR="003E61D7">
              <w:rPr>
                <w:noProof/>
                <w:webHidden/>
              </w:rPr>
              <w:fldChar w:fldCharType="begin"/>
            </w:r>
            <w:r w:rsidR="003E61D7">
              <w:rPr>
                <w:noProof/>
                <w:webHidden/>
              </w:rPr>
              <w:instrText xml:space="preserve"> PAGEREF _Toc70454690 \h </w:instrText>
            </w:r>
            <w:r w:rsidR="003E61D7">
              <w:rPr>
                <w:noProof/>
                <w:webHidden/>
              </w:rPr>
            </w:r>
            <w:r w:rsidR="003E61D7">
              <w:rPr>
                <w:noProof/>
                <w:webHidden/>
              </w:rPr>
              <w:fldChar w:fldCharType="separate"/>
            </w:r>
            <w:r w:rsidR="001D2C5E">
              <w:rPr>
                <w:noProof/>
                <w:webHidden/>
              </w:rPr>
              <w:t>13</w:t>
            </w:r>
            <w:r w:rsidR="003E61D7">
              <w:rPr>
                <w:noProof/>
                <w:webHidden/>
              </w:rPr>
              <w:fldChar w:fldCharType="end"/>
            </w:r>
          </w:hyperlink>
        </w:p>
        <w:p w14:paraId="480732FD" w14:textId="77777777" w:rsidR="003E61D7" w:rsidRDefault="001F6FDD" w:rsidP="003E61D7">
          <w:pPr>
            <w:pStyle w:val="TOC2"/>
            <w:rPr>
              <w:rFonts w:asciiTheme="minorHAnsi" w:eastAsiaTheme="minorEastAsia" w:hAnsiTheme="minorHAnsi"/>
              <w:noProof/>
            </w:rPr>
          </w:pPr>
          <w:hyperlink w:anchor="_Toc70454691" w:history="1">
            <w:r w:rsidR="003E61D7" w:rsidRPr="007875F4">
              <w:rPr>
                <w:rStyle w:val="Hyperlink"/>
                <w:rFonts w:eastAsiaTheme="majorEastAsia"/>
                <w:noProof/>
                <w:lang w:val="en-GB"/>
              </w:rPr>
              <w:t>10.1.3.1</w:t>
            </w:r>
            <w:r w:rsidR="003E61D7">
              <w:rPr>
                <w:rFonts w:asciiTheme="minorHAnsi" w:eastAsiaTheme="minorEastAsia" w:hAnsiTheme="minorHAnsi"/>
                <w:noProof/>
              </w:rPr>
              <w:tab/>
            </w:r>
            <w:r w:rsidR="003E61D7" w:rsidRPr="007875F4">
              <w:rPr>
                <w:rStyle w:val="Hyperlink"/>
                <w:rFonts w:eastAsiaTheme="majorEastAsia"/>
                <w:noProof/>
                <w:lang w:val="en-GB"/>
              </w:rPr>
              <w:t>Forcings controlling regional climate</w:t>
            </w:r>
            <w:r w:rsidR="003E61D7">
              <w:rPr>
                <w:noProof/>
                <w:webHidden/>
              </w:rPr>
              <w:tab/>
            </w:r>
            <w:r w:rsidR="003E61D7">
              <w:rPr>
                <w:noProof/>
                <w:webHidden/>
              </w:rPr>
              <w:fldChar w:fldCharType="begin"/>
            </w:r>
            <w:r w:rsidR="003E61D7">
              <w:rPr>
                <w:noProof/>
                <w:webHidden/>
              </w:rPr>
              <w:instrText xml:space="preserve"> PAGEREF _Toc70454691 \h </w:instrText>
            </w:r>
            <w:r w:rsidR="003E61D7">
              <w:rPr>
                <w:noProof/>
                <w:webHidden/>
              </w:rPr>
            </w:r>
            <w:r w:rsidR="003E61D7">
              <w:rPr>
                <w:noProof/>
                <w:webHidden/>
              </w:rPr>
              <w:fldChar w:fldCharType="separate"/>
            </w:r>
            <w:r w:rsidR="001D2C5E">
              <w:rPr>
                <w:noProof/>
                <w:webHidden/>
              </w:rPr>
              <w:t>13</w:t>
            </w:r>
            <w:r w:rsidR="003E61D7">
              <w:rPr>
                <w:noProof/>
                <w:webHidden/>
              </w:rPr>
              <w:fldChar w:fldCharType="end"/>
            </w:r>
          </w:hyperlink>
        </w:p>
        <w:p w14:paraId="573BF95D" w14:textId="77777777" w:rsidR="003E61D7" w:rsidRDefault="001F6FDD" w:rsidP="003E61D7">
          <w:pPr>
            <w:pStyle w:val="TOC2"/>
            <w:rPr>
              <w:rFonts w:asciiTheme="minorHAnsi" w:eastAsiaTheme="minorEastAsia" w:hAnsiTheme="minorHAnsi"/>
              <w:noProof/>
            </w:rPr>
          </w:pPr>
          <w:hyperlink w:anchor="_Toc70454692" w:history="1">
            <w:r w:rsidR="003E61D7" w:rsidRPr="007875F4">
              <w:rPr>
                <w:rStyle w:val="Hyperlink"/>
                <w:rFonts w:eastAsiaTheme="majorEastAsia"/>
                <w:noProof/>
                <w:lang w:val="en-GB"/>
              </w:rPr>
              <w:t>10.1.3.2</w:t>
            </w:r>
            <w:r w:rsidR="003E61D7">
              <w:rPr>
                <w:rFonts w:asciiTheme="minorHAnsi" w:eastAsiaTheme="minorEastAsia" w:hAnsiTheme="minorHAnsi"/>
                <w:noProof/>
              </w:rPr>
              <w:tab/>
            </w:r>
            <w:r w:rsidR="003E61D7" w:rsidRPr="007875F4">
              <w:rPr>
                <w:rStyle w:val="Hyperlink"/>
                <w:rFonts w:eastAsiaTheme="majorEastAsia"/>
                <w:noProof/>
                <w:lang w:val="en-GB"/>
              </w:rPr>
              <w:t>Internal drivers of regional climate variability</w:t>
            </w:r>
            <w:r w:rsidR="003E61D7">
              <w:rPr>
                <w:noProof/>
                <w:webHidden/>
              </w:rPr>
              <w:tab/>
            </w:r>
            <w:r w:rsidR="003E61D7">
              <w:rPr>
                <w:noProof/>
                <w:webHidden/>
              </w:rPr>
              <w:fldChar w:fldCharType="begin"/>
            </w:r>
            <w:r w:rsidR="003E61D7">
              <w:rPr>
                <w:noProof/>
                <w:webHidden/>
              </w:rPr>
              <w:instrText xml:space="preserve"> PAGEREF _Toc70454692 \h </w:instrText>
            </w:r>
            <w:r w:rsidR="003E61D7">
              <w:rPr>
                <w:noProof/>
                <w:webHidden/>
              </w:rPr>
            </w:r>
            <w:r w:rsidR="003E61D7">
              <w:rPr>
                <w:noProof/>
                <w:webHidden/>
              </w:rPr>
              <w:fldChar w:fldCharType="separate"/>
            </w:r>
            <w:r w:rsidR="001D2C5E">
              <w:rPr>
                <w:noProof/>
                <w:webHidden/>
              </w:rPr>
              <w:t>15</w:t>
            </w:r>
            <w:r w:rsidR="003E61D7">
              <w:rPr>
                <w:noProof/>
                <w:webHidden/>
              </w:rPr>
              <w:fldChar w:fldCharType="end"/>
            </w:r>
          </w:hyperlink>
        </w:p>
        <w:p w14:paraId="32DA3C61" w14:textId="77777777" w:rsidR="003E61D7" w:rsidRDefault="001F6FDD" w:rsidP="003E61D7">
          <w:pPr>
            <w:pStyle w:val="TOC2"/>
            <w:rPr>
              <w:rFonts w:asciiTheme="minorHAnsi" w:eastAsiaTheme="minorEastAsia" w:hAnsiTheme="minorHAnsi"/>
              <w:noProof/>
            </w:rPr>
          </w:pPr>
          <w:hyperlink w:anchor="_Toc70454693" w:history="1">
            <w:r w:rsidR="003E61D7" w:rsidRPr="007875F4">
              <w:rPr>
                <w:rStyle w:val="Hyperlink"/>
                <w:rFonts w:eastAsiaTheme="majorEastAsia"/>
                <w:noProof/>
                <w:lang w:val="en-GB"/>
              </w:rPr>
              <w:t>10.1.3.3</w:t>
            </w:r>
            <w:r w:rsidR="003E61D7">
              <w:rPr>
                <w:rFonts w:asciiTheme="minorHAnsi" w:eastAsiaTheme="minorEastAsia" w:hAnsiTheme="minorHAnsi"/>
                <w:noProof/>
              </w:rPr>
              <w:tab/>
            </w:r>
            <w:r w:rsidR="003E61D7" w:rsidRPr="007875F4">
              <w:rPr>
                <w:rStyle w:val="Hyperlink"/>
                <w:rFonts w:eastAsiaTheme="majorEastAsia"/>
                <w:noProof/>
                <w:lang w:val="en-GB"/>
              </w:rPr>
              <w:t>Uncertainty and confidence</w:t>
            </w:r>
            <w:r w:rsidR="003E61D7">
              <w:rPr>
                <w:noProof/>
                <w:webHidden/>
              </w:rPr>
              <w:tab/>
            </w:r>
            <w:r w:rsidR="003E61D7">
              <w:rPr>
                <w:noProof/>
                <w:webHidden/>
              </w:rPr>
              <w:fldChar w:fldCharType="begin"/>
            </w:r>
            <w:r w:rsidR="003E61D7">
              <w:rPr>
                <w:noProof/>
                <w:webHidden/>
              </w:rPr>
              <w:instrText xml:space="preserve"> PAGEREF _Toc70454693 \h </w:instrText>
            </w:r>
            <w:r w:rsidR="003E61D7">
              <w:rPr>
                <w:noProof/>
                <w:webHidden/>
              </w:rPr>
            </w:r>
            <w:r w:rsidR="003E61D7">
              <w:rPr>
                <w:noProof/>
                <w:webHidden/>
              </w:rPr>
              <w:fldChar w:fldCharType="separate"/>
            </w:r>
            <w:r w:rsidR="001D2C5E">
              <w:rPr>
                <w:noProof/>
                <w:webHidden/>
              </w:rPr>
              <w:t>16</w:t>
            </w:r>
            <w:r w:rsidR="003E61D7">
              <w:rPr>
                <w:noProof/>
                <w:webHidden/>
              </w:rPr>
              <w:fldChar w:fldCharType="end"/>
            </w:r>
          </w:hyperlink>
        </w:p>
        <w:p w14:paraId="794B15AC" w14:textId="77777777" w:rsidR="003E61D7" w:rsidRDefault="001F6FDD" w:rsidP="003E61D7">
          <w:pPr>
            <w:pStyle w:val="TOC2"/>
            <w:rPr>
              <w:rFonts w:asciiTheme="minorHAnsi" w:eastAsiaTheme="minorEastAsia" w:hAnsiTheme="minorHAnsi"/>
              <w:noProof/>
            </w:rPr>
          </w:pPr>
          <w:hyperlink w:anchor="_Toc70454694" w:history="1">
            <w:r w:rsidR="003E61D7" w:rsidRPr="007875F4">
              <w:rPr>
                <w:rStyle w:val="Hyperlink"/>
                <w:rFonts w:eastAsiaTheme="majorEastAsia"/>
                <w:noProof/>
                <w:lang w:val="en-GB"/>
              </w:rPr>
              <w:t>10.1.4</w:t>
            </w:r>
            <w:r w:rsidR="003E61D7">
              <w:rPr>
                <w:rFonts w:asciiTheme="minorHAnsi" w:eastAsiaTheme="minorEastAsia" w:hAnsiTheme="minorHAnsi"/>
                <w:noProof/>
              </w:rPr>
              <w:tab/>
            </w:r>
            <w:r w:rsidR="003E61D7" w:rsidRPr="007875F4">
              <w:rPr>
                <w:rStyle w:val="Hyperlink"/>
                <w:rFonts w:eastAsiaTheme="majorEastAsia"/>
                <w:noProof/>
                <w:lang w:val="en-GB"/>
              </w:rPr>
              <w:t>Distillation of Regional Climate Information</w:t>
            </w:r>
            <w:r w:rsidR="003E61D7">
              <w:rPr>
                <w:noProof/>
                <w:webHidden/>
              </w:rPr>
              <w:tab/>
            </w:r>
            <w:r w:rsidR="003E61D7">
              <w:rPr>
                <w:noProof/>
                <w:webHidden/>
              </w:rPr>
              <w:fldChar w:fldCharType="begin"/>
            </w:r>
            <w:r w:rsidR="003E61D7">
              <w:rPr>
                <w:noProof/>
                <w:webHidden/>
              </w:rPr>
              <w:instrText xml:space="preserve"> PAGEREF _Toc70454694 \h </w:instrText>
            </w:r>
            <w:r w:rsidR="003E61D7">
              <w:rPr>
                <w:noProof/>
                <w:webHidden/>
              </w:rPr>
            </w:r>
            <w:r w:rsidR="003E61D7">
              <w:rPr>
                <w:noProof/>
                <w:webHidden/>
              </w:rPr>
              <w:fldChar w:fldCharType="separate"/>
            </w:r>
            <w:r w:rsidR="001D2C5E">
              <w:rPr>
                <w:noProof/>
                <w:webHidden/>
              </w:rPr>
              <w:t>16</w:t>
            </w:r>
            <w:r w:rsidR="003E61D7">
              <w:rPr>
                <w:noProof/>
                <w:webHidden/>
              </w:rPr>
              <w:fldChar w:fldCharType="end"/>
            </w:r>
          </w:hyperlink>
        </w:p>
        <w:p w14:paraId="508B6FC7" w14:textId="77777777" w:rsidR="003E61D7" w:rsidRDefault="001F6FDD" w:rsidP="003E61D7">
          <w:pPr>
            <w:pStyle w:val="TOC2"/>
            <w:rPr>
              <w:rStyle w:val="Hyperlink"/>
              <w:rFonts w:eastAsiaTheme="majorEastAsia"/>
              <w:noProof/>
            </w:rPr>
          </w:pPr>
          <w:hyperlink w:anchor="_Toc70454695" w:history="1">
            <w:r w:rsidR="003E61D7" w:rsidRPr="007875F4">
              <w:rPr>
                <w:rStyle w:val="Hyperlink"/>
                <w:rFonts w:eastAsiaTheme="majorEastAsia"/>
                <w:noProof/>
                <w:lang w:val="en-GB"/>
              </w:rPr>
              <w:t>10.1.5</w:t>
            </w:r>
            <w:r w:rsidR="003E61D7">
              <w:rPr>
                <w:rFonts w:asciiTheme="minorHAnsi" w:eastAsiaTheme="minorEastAsia" w:hAnsiTheme="minorHAnsi"/>
                <w:noProof/>
              </w:rPr>
              <w:tab/>
            </w:r>
            <w:r w:rsidR="003E61D7" w:rsidRPr="007875F4">
              <w:rPr>
                <w:rStyle w:val="Hyperlink"/>
                <w:rFonts w:eastAsiaTheme="majorEastAsia"/>
                <w:noProof/>
                <w:lang w:val="en-GB"/>
              </w:rPr>
              <w:t>Regional Climate Information in the WGI AR6</w:t>
            </w:r>
            <w:r w:rsidR="003E61D7">
              <w:rPr>
                <w:noProof/>
                <w:webHidden/>
              </w:rPr>
              <w:tab/>
            </w:r>
            <w:r w:rsidR="003E61D7">
              <w:rPr>
                <w:noProof/>
                <w:webHidden/>
              </w:rPr>
              <w:fldChar w:fldCharType="begin"/>
            </w:r>
            <w:r w:rsidR="003E61D7">
              <w:rPr>
                <w:noProof/>
                <w:webHidden/>
              </w:rPr>
              <w:instrText xml:space="preserve"> PAGEREF _Toc70454695 \h </w:instrText>
            </w:r>
            <w:r w:rsidR="003E61D7">
              <w:rPr>
                <w:noProof/>
                <w:webHidden/>
              </w:rPr>
            </w:r>
            <w:r w:rsidR="003E61D7">
              <w:rPr>
                <w:noProof/>
                <w:webHidden/>
              </w:rPr>
              <w:fldChar w:fldCharType="separate"/>
            </w:r>
            <w:r w:rsidR="001D2C5E">
              <w:rPr>
                <w:noProof/>
                <w:webHidden/>
              </w:rPr>
              <w:t>17</w:t>
            </w:r>
            <w:r w:rsidR="003E61D7">
              <w:rPr>
                <w:noProof/>
                <w:webHidden/>
              </w:rPr>
              <w:fldChar w:fldCharType="end"/>
            </w:r>
          </w:hyperlink>
        </w:p>
        <w:p w14:paraId="60B11BD1" w14:textId="77777777" w:rsidR="003E61D7" w:rsidRPr="003E61D7" w:rsidRDefault="003E61D7" w:rsidP="003E61D7">
          <w:pPr>
            <w:rPr>
              <w:rFonts w:eastAsiaTheme="minorEastAsia"/>
              <w:noProof/>
            </w:rPr>
          </w:pPr>
        </w:p>
        <w:p w14:paraId="104C0EB8" w14:textId="77777777" w:rsidR="003E61D7" w:rsidRDefault="001F6FDD">
          <w:pPr>
            <w:pStyle w:val="TOC1"/>
            <w:tabs>
              <w:tab w:val="left" w:pos="1276"/>
              <w:tab w:val="right" w:leader="dot" w:pos="9621"/>
            </w:tabs>
            <w:rPr>
              <w:rStyle w:val="Hyperlink"/>
              <w:rFonts w:eastAsiaTheme="majorEastAsia"/>
              <w:noProof/>
            </w:rPr>
          </w:pPr>
          <w:hyperlink w:anchor="_Toc70454696" w:history="1">
            <w:r w:rsidR="003E61D7" w:rsidRPr="007875F4">
              <w:rPr>
                <w:rStyle w:val="Hyperlink"/>
                <w:rFonts w:eastAsiaTheme="majorEastAsia"/>
                <w:noProof/>
                <w:lang w:val="en-GB"/>
              </w:rPr>
              <w:t>BOX 10.1:</w:t>
            </w:r>
            <w:r w:rsidR="003E61D7">
              <w:rPr>
                <w:rFonts w:asciiTheme="minorHAnsi" w:eastAsiaTheme="minorEastAsia" w:hAnsiTheme="minorHAnsi"/>
                <w:noProof/>
              </w:rPr>
              <w:tab/>
            </w:r>
            <w:r w:rsidR="003E61D7" w:rsidRPr="007875F4">
              <w:rPr>
                <w:rStyle w:val="Hyperlink"/>
                <w:rFonts w:eastAsiaTheme="majorEastAsia"/>
                <w:noProof/>
                <w:lang w:val="en-GB"/>
              </w:rPr>
              <w:t>Regional climate in AR5 and the Special Reports SRCCL, SROCC and SR1.5</w:t>
            </w:r>
            <w:r w:rsidR="003E61D7">
              <w:rPr>
                <w:noProof/>
                <w:webHidden/>
              </w:rPr>
              <w:tab/>
            </w:r>
            <w:r w:rsidR="003E61D7">
              <w:rPr>
                <w:noProof/>
                <w:webHidden/>
              </w:rPr>
              <w:fldChar w:fldCharType="begin"/>
            </w:r>
            <w:r w:rsidR="003E61D7">
              <w:rPr>
                <w:noProof/>
                <w:webHidden/>
              </w:rPr>
              <w:instrText xml:space="preserve"> PAGEREF _Toc70454696 \h </w:instrText>
            </w:r>
            <w:r w:rsidR="003E61D7">
              <w:rPr>
                <w:noProof/>
                <w:webHidden/>
              </w:rPr>
            </w:r>
            <w:r w:rsidR="003E61D7">
              <w:rPr>
                <w:noProof/>
                <w:webHidden/>
              </w:rPr>
              <w:fldChar w:fldCharType="separate"/>
            </w:r>
            <w:r w:rsidR="001D2C5E">
              <w:rPr>
                <w:noProof/>
                <w:webHidden/>
              </w:rPr>
              <w:t>18</w:t>
            </w:r>
            <w:r w:rsidR="003E61D7">
              <w:rPr>
                <w:noProof/>
                <w:webHidden/>
              </w:rPr>
              <w:fldChar w:fldCharType="end"/>
            </w:r>
          </w:hyperlink>
        </w:p>
        <w:p w14:paraId="78EE88E4" w14:textId="77777777" w:rsidR="003E61D7" w:rsidRPr="003E61D7" w:rsidRDefault="003E61D7" w:rsidP="003E61D7">
          <w:pPr>
            <w:rPr>
              <w:rFonts w:eastAsiaTheme="minorEastAsia"/>
              <w:noProof/>
            </w:rPr>
          </w:pPr>
        </w:p>
        <w:p w14:paraId="50DD721F" w14:textId="77777777" w:rsidR="003E61D7" w:rsidRDefault="001F6FDD">
          <w:pPr>
            <w:pStyle w:val="TOC1"/>
            <w:tabs>
              <w:tab w:val="left" w:pos="2414"/>
              <w:tab w:val="right" w:leader="dot" w:pos="9621"/>
            </w:tabs>
            <w:rPr>
              <w:rStyle w:val="Hyperlink"/>
              <w:rFonts w:eastAsiaTheme="majorEastAsia"/>
              <w:noProof/>
            </w:rPr>
          </w:pPr>
          <w:hyperlink w:anchor="_Toc70454697" w:history="1">
            <w:r w:rsidR="003E61D7" w:rsidRPr="007875F4">
              <w:rPr>
                <w:rStyle w:val="Hyperlink"/>
                <w:rFonts w:eastAsiaTheme="majorEastAsia"/>
                <w:noProof/>
                <w:lang w:val="en-GB"/>
              </w:rPr>
              <w:t>Cross-Chapter Box 10.1:</w:t>
            </w:r>
            <w:r w:rsidR="003E61D7">
              <w:rPr>
                <w:rFonts w:asciiTheme="minorHAnsi" w:eastAsiaTheme="minorEastAsia" w:hAnsiTheme="minorHAnsi"/>
                <w:noProof/>
              </w:rPr>
              <w:tab/>
            </w:r>
            <w:r w:rsidR="003E61D7" w:rsidRPr="007875F4">
              <w:rPr>
                <w:rStyle w:val="Hyperlink"/>
                <w:rFonts w:eastAsiaTheme="majorEastAsia"/>
                <w:noProof/>
                <w:lang w:val="en-GB"/>
              </w:rPr>
              <w:t>Influence of the Arctic on mid-latitude climate</w:t>
            </w:r>
            <w:r w:rsidR="003E61D7">
              <w:rPr>
                <w:noProof/>
                <w:webHidden/>
              </w:rPr>
              <w:tab/>
            </w:r>
            <w:r w:rsidR="003E61D7">
              <w:rPr>
                <w:noProof/>
                <w:webHidden/>
              </w:rPr>
              <w:fldChar w:fldCharType="begin"/>
            </w:r>
            <w:r w:rsidR="003E61D7">
              <w:rPr>
                <w:noProof/>
                <w:webHidden/>
              </w:rPr>
              <w:instrText xml:space="preserve"> PAGEREF _Toc70454697 \h </w:instrText>
            </w:r>
            <w:r w:rsidR="003E61D7">
              <w:rPr>
                <w:noProof/>
                <w:webHidden/>
              </w:rPr>
            </w:r>
            <w:r w:rsidR="003E61D7">
              <w:rPr>
                <w:noProof/>
                <w:webHidden/>
              </w:rPr>
              <w:fldChar w:fldCharType="separate"/>
            </w:r>
            <w:r w:rsidR="001D2C5E">
              <w:rPr>
                <w:noProof/>
                <w:webHidden/>
              </w:rPr>
              <w:t>20</w:t>
            </w:r>
            <w:r w:rsidR="003E61D7">
              <w:rPr>
                <w:noProof/>
                <w:webHidden/>
              </w:rPr>
              <w:fldChar w:fldCharType="end"/>
            </w:r>
          </w:hyperlink>
        </w:p>
        <w:p w14:paraId="36062FEA" w14:textId="77777777" w:rsidR="003E61D7" w:rsidRPr="003E61D7" w:rsidRDefault="003E61D7" w:rsidP="003E61D7">
          <w:pPr>
            <w:rPr>
              <w:rFonts w:eastAsiaTheme="minorEastAsia"/>
              <w:noProof/>
            </w:rPr>
          </w:pPr>
        </w:p>
        <w:p w14:paraId="5A7001D3" w14:textId="77777777" w:rsidR="003E61D7" w:rsidRDefault="001F6FDD">
          <w:pPr>
            <w:pStyle w:val="TOC1"/>
            <w:tabs>
              <w:tab w:val="left" w:pos="1276"/>
              <w:tab w:val="right" w:leader="dot" w:pos="9621"/>
            </w:tabs>
            <w:rPr>
              <w:rFonts w:asciiTheme="minorHAnsi" w:eastAsiaTheme="minorEastAsia" w:hAnsiTheme="minorHAnsi"/>
              <w:noProof/>
            </w:rPr>
          </w:pPr>
          <w:hyperlink w:anchor="_Toc70454698" w:history="1">
            <w:r w:rsidR="003E61D7" w:rsidRPr="007875F4">
              <w:rPr>
                <w:rStyle w:val="Hyperlink"/>
                <w:rFonts w:eastAsiaTheme="majorEastAsia"/>
                <w:noProof/>
                <w:lang w:val="en-GB"/>
              </w:rPr>
              <w:t>10.2</w:t>
            </w:r>
            <w:r w:rsidR="003E61D7">
              <w:rPr>
                <w:rFonts w:asciiTheme="minorHAnsi" w:eastAsiaTheme="minorEastAsia" w:hAnsiTheme="minorHAnsi"/>
                <w:noProof/>
              </w:rPr>
              <w:tab/>
            </w:r>
            <w:r w:rsidR="003E61D7" w:rsidRPr="007875F4">
              <w:rPr>
                <w:rStyle w:val="Hyperlink"/>
                <w:rFonts w:eastAsiaTheme="majorEastAsia"/>
                <w:noProof/>
                <w:lang w:val="en-GB"/>
              </w:rPr>
              <w:t>Using Observations for Constructing Regional Climate Information</w:t>
            </w:r>
            <w:r w:rsidR="003E61D7">
              <w:rPr>
                <w:noProof/>
                <w:webHidden/>
              </w:rPr>
              <w:tab/>
            </w:r>
            <w:r w:rsidR="003E61D7">
              <w:rPr>
                <w:noProof/>
                <w:webHidden/>
              </w:rPr>
              <w:fldChar w:fldCharType="begin"/>
            </w:r>
            <w:r w:rsidR="003E61D7">
              <w:rPr>
                <w:noProof/>
                <w:webHidden/>
              </w:rPr>
              <w:instrText xml:space="preserve"> PAGEREF _Toc70454698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1602F171" w14:textId="77777777" w:rsidR="003E61D7" w:rsidRDefault="001F6FDD" w:rsidP="003E61D7">
          <w:pPr>
            <w:pStyle w:val="TOC2"/>
            <w:rPr>
              <w:rFonts w:asciiTheme="minorHAnsi" w:eastAsiaTheme="minorEastAsia" w:hAnsiTheme="minorHAnsi"/>
              <w:noProof/>
            </w:rPr>
          </w:pPr>
          <w:hyperlink w:anchor="_Toc70454699" w:history="1">
            <w:r w:rsidR="003E61D7" w:rsidRPr="007875F4">
              <w:rPr>
                <w:rStyle w:val="Hyperlink"/>
                <w:rFonts w:eastAsiaTheme="majorEastAsia"/>
                <w:noProof/>
                <w:lang w:val="en-GB"/>
              </w:rPr>
              <w:t>10.2.1</w:t>
            </w:r>
            <w:r w:rsidR="003E61D7">
              <w:rPr>
                <w:rFonts w:asciiTheme="minorHAnsi" w:eastAsiaTheme="minorEastAsia" w:hAnsiTheme="minorHAnsi"/>
                <w:noProof/>
              </w:rPr>
              <w:tab/>
            </w:r>
            <w:r w:rsidR="003E61D7" w:rsidRPr="007875F4">
              <w:rPr>
                <w:rStyle w:val="Hyperlink"/>
                <w:rFonts w:eastAsiaTheme="majorEastAsia"/>
                <w:noProof/>
                <w:lang w:val="en-GB"/>
              </w:rPr>
              <w:t>Observation Types and Their Use at Regional Scale</w:t>
            </w:r>
            <w:r w:rsidR="003E61D7">
              <w:rPr>
                <w:noProof/>
                <w:webHidden/>
              </w:rPr>
              <w:tab/>
            </w:r>
            <w:r w:rsidR="003E61D7">
              <w:rPr>
                <w:noProof/>
                <w:webHidden/>
              </w:rPr>
              <w:fldChar w:fldCharType="begin"/>
            </w:r>
            <w:r w:rsidR="003E61D7">
              <w:rPr>
                <w:noProof/>
                <w:webHidden/>
              </w:rPr>
              <w:instrText xml:space="preserve"> PAGEREF _Toc70454699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09F54436" w14:textId="77777777" w:rsidR="003E61D7" w:rsidRDefault="001F6FDD" w:rsidP="003E61D7">
          <w:pPr>
            <w:pStyle w:val="TOC2"/>
            <w:rPr>
              <w:rFonts w:asciiTheme="minorHAnsi" w:eastAsiaTheme="minorEastAsia" w:hAnsiTheme="minorHAnsi"/>
              <w:noProof/>
            </w:rPr>
          </w:pPr>
          <w:hyperlink w:anchor="_Toc70454700" w:history="1">
            <w:r w:rsidR="003E61D7" w:rsidRPr="007875F4">
              <w:rPr>
                <w:rStyle w:val="Hyperlink"/>
                <w:rFonts w:eastAsiaTheme="majorEastAsia"/>
                <w:noProof/>
                <w:lang w:val="en-GB"/>
              </w:rPr>
              <w:t>10.2.1.1</w:t>
            </w:r>
            <w:r w:rsidR="003E61D7">
              <w:rPr>
                <w:rFonts w:asciiTheme="minorHAnsi" w:eastAsiaTheme="minorEastAsia" w:hAnsiTheme="minorHAnsi"/>
                <w:noProof/>
              </w:rPr>
              <w:tab/>
            </w:r>
            <w:r w:rsidR="003E61D7" w:rsidRPr="007875F4">
              <w:rPr>
                <w:rStyle w:val="Hyperlink"/>
                <w:rFonts w:eastAsiaTheme="majorEastAsia"/>
                <w:noProof/>
                <w:lang w:val="en-GB"/>
              </w:rPr>
              <w:t>In situ and remote-sensing data</w:t>
            </w:r>
            <w:r w:rsidR="003E61D7">
              <w:rPr>
                <w:noProof/>
                <w:webHidden/>
              </w:rPr>
              <w:tab/>
            </w:r>
            <w:r w:rsidR="003E61D7">
              <w:rPr>
                <w:noProof/>
                <w:webHidden/>
              </w:rPr>
              <w:fldChar w:fldCharType="begin"/>
            </w:r>
            <w:r w:rsidR="003E61D7">
              <w:rPr>
                <w:noProof/>
                <w:webHidden/>
              </w:rPr>
              <w:instrText xml:space="preserve"> PAGEREF _Toc70454700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21467C06" w14:textId="77777777" w:rsidR="003E61D7" w:rsidRDefault="001F6FDD" w:rsidP="003E61D7">
          <w:pPr>
            <w:pStyle w:val="TOC2"/>
            <w:rPr>
              <w:rFonts w:asciiTheme="minorHAnsi" w:eastAsiaTheme="minorEastAsia" w:hAnsiTheme="minorHAnsi"/>
              <w:noProof/>
            </w:rPr>
          </w:pPr>
          <w:hyperlink w:anchor="_Toc70454701" w:history="1">
            <w:r w:rsidR="003E61D7" w:rsidRPr="007875F4">
              <w:rPr>
                <w:rStyle w:val="Hyperlink"/>
                <w:rFonts w:eastAsiaTheme="majorEastAsia"/>
                <w:noProof/>
                <w:lang w:val="en-GB"/>
              </w:rPr>
              <w:t>10.2.1.2</w:t>
            </w:r>
            <w:r w:rsidR="003E61D7">
              <w:rPr>
                <w:rFonts w:asciiTheme="minorHAnsi" w:eastAsiaTheme="minorEastAsia" w:hAnsiTheme="minorHAnsi"/>
                <w:noProof/>
              </w:rPr>
              <w:tab/>
            </w:r>
            <w:r w:rsidR="003E61D7" w:rsidRPr="007875F4">
              <w:rPr>
                <w:rStyle w:val="Hyperlink"/>
                <w:rFonts w:eastAsiaTheme="majorEastAsia"/>
                <w:noProof/>
                <w:lang w:val="en-GB"/>
              </w:rPr>
              <w:t>Derived products</w:t>
            </w:r>
            <w:r w:rsidR="003E61D7">
              <w:rPr>
                <w:noProof/>
                <w:webHidden/>
              </w:rPr>
              <w:tab/>
            </w:r>
            <w:r w:rsidR="003E61D7">
              <w:rPr>
                <w:noProof/>
                <w:webHidden/>
              </w:rPr>
              <w:fldChar w:fldCharType="begin"/>
            </w:r>
            <w:r w:rsidR="003E61D7">
              <w:rPr>
                <w:noProof/>
                <w:webHidden/>
              </w:rPr>
              <w:instrText xml:space="preserve"> PAGEREF _Toc70454701 \h </w:instrText>
            </w:r>
            <w:r w:rsidR="003E61D7">
              <w:rPr>
                <w:noProof/>
                <w:webHidden/>
              </w:rPr>
            </w:r>
            <w:r w:rsidR="003E61D7">
              <w:rPr>
                <w:noProof/>
                <w:webHidden/>
              </w:rPr>
              <w:fldChar w:fldCharType="separate"/>
            </w:r>
            <w:r w:rsidR="001D2C5E">
              <w:rPr>
                <w:noProof/>
                <w:webHidden/>
              </w:rPr>
              <w:t>25</w:t>
            </w:r>
            <w:r w:rsidR="003E61D7">
              <w:rPr>
                <w:noProof/>
                <w:webHidden/>
              </w:rPr>
              <w:fldChar w:fldCharType="end"/>
            </w:r>
          </w:hyperlink>
        </w:p>
        <w:p w14:paraId="2810B2B2" w14:textId="77777777" w:rsidR="003E61D7" w:rsidRDefault="001F6FDD" w:rsidP="003E61D7">
          <w:pPr>
            <w:pStyle w:val="TOC2"/>
            <w:rPr>
              <w:rFonts w:asciiTheme="minorHAnsi" w:eastAsiaTheme="minorEastAsia" w:hAnsiTheme="minorHAnsi"/>
              <w:noProof/>
            </w:rPr>
          </w:pPr>
          <w:hyperlink w:anchor="_Toc70454702" w:history="1">
            <w:r w:rsidR="003E61D7" w:rsidRPr="007875F4">
              <w:rPr>
                <w:rStyle w:val="Hyperlink"/>
                <w:rFonts w:eastAsiaTheme="majorEastAsia"/>
                <w:noProof/>
                <w:lang w:val="en-GB"/>
              </w:rPr>
              <w:t>10.2.2</w:t>
            </w:r>
            <w:r w:rsidR="003E61D7">
              <w:rPr>
                <w:rFonts w:asciiTheme="minorHAnsi" w:eastAsiaTheme="minorEastAsia" w:hAnsiTheme="minorHAnsi"/>
                <w:noProof/>
              </w:rPr>
              <w:tab/>
            </w:r>
            <w:r w:rsidR="003E61D7" w:rsidRPr="007875F4">
              <w:rPr>
                <w:rStyle w:val="Hyperlink"/>
                <w:rFonts w:eastAsiaTheme="majorEastAsia"/>
                <w:noProof/>
                <w:lang w:val="en-GB"/>
              </w:rPr>
              <w:t>Challenges for Regional Climate Change Assessment</w:t>
            </w:r>
            <w:r w:rsidR="003E61D7">
              <w:rPr>
                <w:noProof/>
                <w:webHidden/>
              </w:rPr>
              <w:tab/>
            </w:r>
            <w:r w:rsidR="003E61D7">
              <w:rPr>
                <w:noProof/>
                <w:webHidden/>
              </w:rPr>
              <w:fldChar w:fldCharType="begin"/>
            </w:r>
            <w:r w:rsidR="003E61D7">
              <w:rPr>
                <w:noProof/>
                <w:webHidden/>
              </w:rPr>
              <w:instrText xml:space="preserve"> PAGEREF _Toc70454702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23A41934" w14:textId="77777777" w:rsidR="003E61D7" w:rsidRDefault="001F6FDD" w:rsidP="003E61D7">
          <w:pPr>
            <w:pStyle w:val="TOC2"/>
            <w:rPr>
              <w:rFonts w:asciiTheme="minorHAnsi" w:eastAsiaTheme="minorEastAsia" w:hAnsiTheme="minorHAnsi"/>
              <w:noProof/>
            </w:rPr>
          </w:pPr>
          <w:hyperlink w:anchor="_Toc70454703" w:history="1">
            <w:r w:rsidR="003E61D7" w:rsidRPr="007875F4">
              <w:rPr>
                <w:rStyle w:val="Hyperlink"/>
                <w:rFonts w:eastAsiaTheme="majorEastAsia"/>
                <w:noProof/>
                <w:lang w:val="en-GB"/>
              </w:rPr>
              <w:t>10.2.2.1</w:t>
            </w:r>
            <w:r w:rsidR="003E61D7">
              <w:rPr>
                <w:rFonts w:asciiTheme="minorHAnsi" w:eastAsiaTheme="minorEastAsia" w:hAnsiTheme="minorHAnsi"/>
                <w:noProof/>
              </w:rPr>
              <w:tab/>
            </w:r>
            <w:r w:rsidR="003E61D7" w:rsidRPr="007875F4">
              <w:rPr>
                <w:rStyle w:val="Hyperlink"/>
                <w:rFonts w:eastAsiaTheme="majorEastAsia"/>
                <w:noProof/>
                <w:lang w:val="en-GB"/>
              </w:rPr>
              <w:t>Quality control</w:t>
            </w:r>
            <w:r w:rsidR="003E61D7">
              <w:rPr>
                <w:noProof/>
                <w:webHidden/>
              </w:rPr>
              <w:tab/>
            </w:r>
            <w:r w:rsidR="003E61D7">
              <w:rPr>
                <w:noProof/>
                <w:webHidden/>
              </w:rPr>
              <w:fldChar w:fldCharType="begin"/>
            </w:r>
            <w:r w:rsidR="003E61D7">
              <w:rPr>
                <w:noProof/>
                <w:webHidden/>
              </w:rPr>
              <w:instrText xml:space="preserve"> PAGEREF _Toc70454703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69679EC1" w14:textId="77777777" w:rsidR="003E61D7" w:rsidRDefault="001F6FDD" w:rsidP="003E61D7">
          <w:pPr>
            <w:pStyle w:val="TOC2"/>
            <w:rPr>
              <w:rFonts w:asciiTheme="minorHAnsi" w:eastAsiaTheme="minorEastAsia" w:hAnsiTheme="minorHAnsi"/>
              <w:noProof/>
            </w:rPr>
          </w:pPr>
          <w:hyperlink w:anchor="_Toc70454704" w:history="1">
            <w:r w:rsidR="003E61D7" w:rsidRPr="007875F4">
              <w:rPr>
                <w:rStyle w:val="Hyperlink"/>
                <w:rFonts w:eastAsiaTheme="majorEastAsia"/>
                <w:noProof/>
                <w:lang w:val="en-GB"/>
              </w:rPr>
              <w:t>10.2.2.2</w:t>
            </w:r>
            <w:r w:rsidR="003E61D7">
              <w:rPr>
                <w:rFonts w:asciiTheme="minorHAnsi" w:eastAsiaTheme="minorEastAsia" w:hAnsiTheme="minorHAnsi"/>
                <w:noProof/>
              </w:rPr>
              <w:tab/>
            </w:r>
            <w:r w:rsidR="003E61D7" w:rsidRPr="007875F4">
              <w:rPr>
                <w:rStyle w:val="Hyperlink"/>
                <w:rFonts w:eastAsiaTheme="majorEastAsia"/>
                <w:noProof/>
                <w:lang w:val="en-GB"/>
              </w:rPr>
              <w:t>Homogenization</w:t>
            </w:r>
            <w:r w:rsidR="003E61D7">
              <w:rPr>
                <w:noProof/>
                <w:webHidden/>
              </w:rPr>
              <w:tab/>
            </w:r>
            <w:r w:rsidR="003E61D7">
              <w:rPr>
                <w:noProof/>
                <w:webHidden/>
              </w:rPr>
              <w:fldChar w:fldCharType="begin"/>
            </w:r>
            <w:r w:rsidR="003E61D7">
              <w:rPr>
                <w:noProof/>
                <w:webHidden/>
              </w:rPr>
              <w:instrText xml:space="preserve"> PAGEREF _Toc70454704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47423B2A" w14:textId="77777777" w:rsidR="003E61D7" w:rsidRDefault="001F6FDD" w:rsidP="003E61D7">
          <w:pPr>
            <w:pStyle w:val="TOC2"/>
            <w:rPr>
              <w:rFonts w:asciiTheme="minorHAnsi" w:eastAsiaTheme="minorEastAsia" w:hAnsiTheme="minorHAnsi"/>
              <w:noProof/>
            </w:rPr>
          </w:pPr>
          <w:hyperlink w:anchor="_Toc70454705" w:history="1">
            <w:r w:rsidR="003E61D7" w:rsidRPr="007875F4">
              <w:rPr>
                <w:rStyle w:val="Hyperlink"/>
                <w:rFonts w:eastAsiaTheme="majorEastAsia"/>
                <w:noProof/>
                <w:lang w:val="en-GB"/>
              </w:rPr>
              <w:t>10.2.2.3</w:t>
            </w:r>
            <w:r w:rsidR="003E61D7">
              <w:rPr>
                <w:rFonts w:asciiTheme="minorHAnsi" w:eastAsiaTheme="minorEastAsia" w:hAnsiTheme="minorHAnsi"/>
                <w:noProof/>
              </w:rPr>
              <w:tab/>
            </w:r>
            <w:r w:rsidR="003E61D7" w:rsidRPr="007875F4">
              <w:rPr>
                <w:rStyle w:val="Hyperlink"/>
                <w:rFonts w:eastAsiaTheme="majorEastAsia"/>
                <w:noProof/>
                <w:lang w:val="en-GB"/>
              </w:rPr>
              <w:t>Data scarcity</w:t>
            </w:r>
            <w:r w:rsidR="003E61D7">
              <w:rPr>
                <w:noProof/>
                <w:webHidden/>
              </w:rPr>
              <w:tab/>
            </w:r>
            <w:r w:rsidR="003E61D7">
              <w:rPr>
                <w:noProof/>
                <w:webHidden/>
              </w:rPr>
              <w:fldChar w:fldCharType="begin"/>
            </w:r>
            <w:r w:rsidR="003E61D7">
              <w:rPr>
                <w:noProof/>
                <w:webHidden/>
              </w:rPr>
              <w:instrText xml:space="preserve"> PAGEREF _Toc70454705 \h </w:instrText>
            </w:r>
            <w:r w:rsidR="003E61D7">
              <w:rPr>
                <w:noProof/>
                <w:webHidden/>
              </w:rPr>
            </w:r>
            <w:r w:rsidR="003E61D7">
              <w:rPr>
                <w:noProof/>
                <w:webHidden/>
              </w:rPr>
              <w:fldChar w:fldCharType="separate"/>
            </w:r>
            <w:r w:rsidR="001D2C5E">
              <w:rPr>
                <w:noProof/>
                <w:webHidden/>
              </w:rPr>
              <w:t>27</w:t>
            </w:r>
            <w:r w:rsidR="003E61D7">
              <w:rPr>
                <w:noProof/>
                <w:webHidden/>
              </w:rPr>
              <w:fldChar w:fldCharType="end"/>
            </w:r>
          </w:hyperlink>
        </w:p>
        <w:p w14:paraId="52E4870F" w14:textId="77777777" w:rsidR="003E61D7" w:rsidRDefault="001F6FDD" w:rsidP="003E61D7">
          <w:pPr>
            <w:pStyle w:val="TOC2"/>
            <w:rPr>
              <w:rFonts w:asciiTheme="minorHAnsi" w:eastAsiaTheme="minorEastAsia" w:hAnsiTheme="minorHAnsi"/>
              <w:noProof/>
            </w:rPr>
          </w:pPr>
          <w:hyperlink w:anchor="_Toc70454706" w:history="1">
            <w:r w:rsidR="003E61D7" w:rsidRPr="007875F4">
              <w:rPr>
                <w:rStyle w:val="Hyperlink"/>
                <w:rFonts w:eastAsiaTheme="majorEastAsia"/>
                <w:noProof/>
                <w:lang w:val="en-GB"/>
              </w:rPr>
              <w:t>10.2.2.4</w:t>
            </w:r>
            <w:r w:rsidR="003E61D7">
              <w:rPr>
                <w:rFonts w:asciiTheme="minorHAnsi" w:eastAsiaTheme="minorEastAsia" w:hAnsiTheme="minorHAnsi"/>
                <w:noProof/>
              </w:rPr>
              <w:tab/>
            </w:r>
            <w:r w:rsidR="003E61D7" w:rsidRPr="007875F4">
              <w:rPr>
                <w:rStyle w:val="Hyperlink"/>
                <w:rFonts w:eastAsiaTheme="majorEastAsia"/>
                <w:noProof/>
                <w:lang w:val="en-GB"/>
              </w:rPr>
              <w:t>Gridding</w:t>
            </w:r>
            <w:r w:rsidR="003E61D7">
              <w:rPr>
                <w:noProof/>
                <w:webHidden/>
              </w:rPr>
              <w:tab/>
            </w:r>
            <w:r w:rsidR="003E61D7">
              <w:rPr>
                <w:noProof/>
                <w:webHidden/>
              </w:rPr>
              <w:fldChar w:fldCharType="begin"/>
            </w:r>
            <w:r w:rsidR="003E61D7">
              <w:rPr>
                <w:noProof/>
                <w:webHidden/>
              </w:rPr>
              <w:instrText xml:space="preserve"> PAGEREF _Toc70454706 \h </w:instrText>
            </w:r>
            <w:r w:rsidR="003E61D7">
              <w:rPr>
                <w:noProof/>
                <w:webHidden/>
              </w:rPr>
            </w:r>
            <w:r w:rsidR="003E61D7">
              <w:rPr>
                <w:noProof/>
                <w:webHidden/>
              </w:rPr>
              <w:fldChar w:fldCharType="separate"/>
            </w:r>
            <w:r w:rsidR="001D2C5E">
              <w:rPr>
                <w:noProof/>
                <w:webHidden/>
              </w:rPr>
              <w:t>29</w:t>
            </w:r>
            <w:r w:rsidR="003E61D7">
              <w:rPr>
                <w:noProof/>
                <w:webHidden/>
              </w:rPr>
              <w:fldChar w:fldCharType="end"/>
            </w:r>
          </w:hyperlink>
        </w:p>
        <w:p w14:paraId="241E2B42" w14:textId="77777777" w:rsidR="003E61D7" w:rsidRDefault="001F6FDD" w:rsidP="003E61D7">
          <w:pPr>
            <w:pStyle w:val="TOC2"/>
            <w:rPr>
              <w:rFonts w:asciiTheme="minorHAnsi" w:eastAsiaTheme="minorEastAsia" w:hAnsiTheme="minorHAnsi"/>
              <w:noProof/>
            </w:rPr>
          </w:pPr>
          <w:hyperlink w:anchor="_Toc70454707" w:history="1">
            <w:r w:rsidR="003E61D7" w:rsidRPr="007875F4">
              <w:rPr>
                <w:rStyle w:val="Hyperlink"/>
                <w:rFonts w:eastAsiaTheme="majorEastAsia"/>
                <w:noProof/>
                <w:lang w:val="en-GB"/>
              </w:rPr>
              <w:t>10.2.2.5</w:t>
            </w:r>
            <w:r w:rsidR="003E61D7">
              <w:rPr>
                <w:rFonts w:asciiTheme="minorHAnsi" w:eastAsiaTheme="minorEastAsia" w:hAnsiTheme="minorHAnsi"/>
                <w:noProof/>
              </w:rPr>
              <w:tab/>
            </w:r>
            <w:r w:rsidR="003E61D7" w:rsidRPr="007875F4">
              <w:rPr>
                <w:rStyle w:val="Hyperlink"/>
                <w:rFonts w:eastAsiaTheme="majorEastAsia"/>
                <w:noProof/>
                <w:lang w:val="en-GB"/>
              </w:rPr>
              <w:t>Observations in mountain areas</w:t>
            </w:r>
            <w:r w:rsidR="003E61D7">
              <w:rPr>
                <w:noProof/>
                <w:webHidden/>
              </w:rPr>
              <w:tab/>
            </w:r>
            <w:r w:rsidR="003E61D7">
              <w:rPr>
                <w:noProof/>
                <w:webHidden/>
              </w:rPr>
              <w:fldChar w:fldCharType="begin"/>
            </w:r>
            <w:r w:rsidR="003E61D7">
              <w:rPr>
                <w:noProof/>
                <w:webHidden/>
              </w:rPr>
              <w:instrText xml:space="preserve"> PAGEREF _Toc70454707 \h </w:instrText>
            </w:r>
            <w:r w:rsidR="003E61D7">
              <w:rPr>
                <w:noProof/>
                <w:webHidden/>
              </w:rPr>
            </w:r>
            <w:r w:rsidR="003E61D7">
              <w:rPr>
                <w:noProof/>
                <w:webHidden/>
              </w:rPr>
              <w:fldChar w:fldCharType="separate"/>
            </w:r>
            <w:r w:rsidR="001D2C5E">
              <w:rPr>
                <w:noProof/>
                <w:webHidden/>
              </w:rPr>
              <w:t>29</w:t>
            </w:r>
            <w:r w:rsidR="003E61D7">
              <w:rPr>
                <w:noProof/>
                <w:webHidden/>
              </w:rPr>
              <w:fldChar w:fldCharType="end"/>
            </w:r>
          </w:hyperlink>
        </w:p>
        <w:p w14:paraId="346E5087" w14:textId="77777777" w:rsidR="003E61D7" w:rsidRDefault="001F6FDD" w:rsidP="003E61D7">
          <w:pPr>
            <w:pStyle w:val="TOC2"/>
            <w:rPr>
              <w:rFonts w:asciiTheme="minorHAnsi" w:eastAsiaTheme="minorEastAsia" w:hAnsiTheme="minorHAnsi"/>
              <w:noProof/>
            </w:rPr>
          </w:pPr>
          <w:hyperlink w:anchor="_Toc70454708" w:history="1">
            <w:r w:rsidR="003E61D7" w:rsidRPr="007875F4">
              <w:rPr>
                <w:rStyle w:val="Hyperlink"/>
                <w:rFonts w:eastAsiaTheme="majorEastAsia"/>
                <w:noProof/>
                <w:lang w:val="en-GB"/>
              </w:rPr>
              <w:t>10.2.2.6</w:t>
            </w:r>
            <w:r w:rsidR="003E61D7">
              <w:rPr>
                <w:rFonts w:asciiTheme="minorHAnsi" w:eastAsiaTheme="minorEastAsia" w:hAnsiTheme="minorHAnsi"/>
                <w:noProof/>
              </w:rPr>
              <w:tab/>
            </w:r>
            <w:r w:rsidR="003E61D7" w:rsidRPr="007875F4">
              <w:rPr>
                <w:rStyle w:val="Hyperlink"/>
                <w:rFonts w:eastAsiaTheme="majorEastAsia"/>
                <w:noProof/>
                <w:lang w:val="en-GB"/>
              </w:rPr>
              <w:t>Structural uncertainty</w:t>
            </w:r>
            <w:r w:rsidR="003E61D7">
              <w:rPr>
                <w:noProof/>
                <w:webHidden/>
              </w:rPr>
              <w:tab/>
            </w:r>
            <w:r w:rsidR="003E61D7">
              <w:rPr>
                <w:noProof/>
                <w:webHidden/>
              </w:rPr>
              <w:fldChar w:fldCharType="begin"/>
            </w:r>
            <w:r w:rsidR="003E61D7">
              <w:rPr>
                <w:noProof/>
                <w:webHidden/>
              </w:rPr>
              <w:instrText xml:space="preserve"> PAGEREF _Toc70454708 \h </w:instrText>
            </w:r>
            <w:r w:rsidR="003E61D7">
              <w:rPr>
                <w:noProof/>
                <w:webHidden/>
              </w:rPr>
            </w:r>
            <w:r w:rsidR="003E61D7">
              <w:rPr>
                <w:noProof/>
                <w:webHidden/>
              </w:rPr>
              <w:fldChar w:fldCharType="separate"/>
            </w:r>
            <w:r w:rsidR="001D2C5E">
              <w:rPr>
                <w:noProof/>
                <w:webHidden/>
              </w:rPr>
              <w:t>30</w:t>
            </w:r>
            <w:r w:rsidR="003E61D7">
              <w:rPr>
                <w:noProof/>
                <w:webHidden/>
              </w:rPr>
              <w:fldChar w:fldCharType="end"/>
            </w:r>
          </w:hyperlink>
        </w:p>
        <w:p w14:paraId="071424D0" w14:textId="77777777" w:rsidR="003E61D7" w:rsidRDefault="001F6FDD" w:rsidP="003E61D7">
          <w:pPr>
            <w:pStyle w:val="TOC2"/>
            <w:rPr>
              <w:rFonts w:asciiTheme="minorHAnsi" w:eastAsiaTheme="minorEastAsia" w:hAnsiTheme="minorHAnsi"/>
              <w:noProof/>
            </w:rPr>
          </w:pPr>
          <w:hyperlink w:anchor="_Toc70454709" w:history="1">
            <w:r w:rsidR="003E61D7" w:rsidRPr="007875F4">
              <w:rPr>
                <w:rStyle w:val="Hyperlink"/>
                <w:rFonts w:eastAsiaTheme="majorEastAsia"/>
                <w:noProof/>
                <w:lang w:val="en-GB"/>
              </w:rPr>
              <w:t>10.2.3</w:t>
            </w:r>
            <w:r w:rsidR="003E61D7">
              <w:rPr>
                <w:rFonts w:asciiTheme="minorHAnsi" w:eastAsiaTheme="minorEastAsia" w:hAnsiTheme="minorHAnsi"/>
                <w:noProof/>
              </w:rPr>
              <w:tab/>
            </w:r>
            <w:r w:rsidR="003E61D7" w:rsidRPr="007875F4">
              <w:rPr>
                <w:rStyle w:val="Hyperlink"/>
                <w:rFonts w:eastAsiaTheme="majorEastAsia"/>
                <w:noProof/>
                <w:lang w:val="en-GB"/>
              </w:rPr>
              <w:t>Other Uses of Observations at Regional Scale</w:t>
            </w:r>
            <w:r w:rsidR="003E61D7">
              <w:rPr>
                <w:noProof/>
                <w:webHidden/>
              </w:rPr>
              <w:tab/>
            </w:r>
            <w:r w:rsidR="003E61D7">
              <w:rPr>
                <w:noProof/>
                <w:webHidden/>
              </w:rPr>
              <w:fldChar w:fldCharType="begin"/>
            </w:r>
            <w:r w:rsidR="003E61D7">
              <w:rPr>
                <w:noProof/>
                <w:webHidden/>
              </w:rPr>
              <w:instrText xml:space="preserve"> PAGEREF _Toc70454709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2AD4E3E8" w14:textId="77777777" w:rsidR="003E61D7" w:rsidRDefault="001F6FDD" w:rsidP="003E61D7">
          <w:pPr>
            <w:pStyle w:val="TOC2"/>
            <w:rPr>
              <w:rFonts w:asciiTheme="minorHAnsi" w:eastAsiaTheme="minorEastAsia" w:hAnsiTheme="minorHAnsi"/>
              <w:noProof/>
            </w:rPr>
          </w:pPr>
          <w:hyperlink w:anchor="_Toc70454710" w:history="1">
            <w:r w:rsidR="003E61D7" w:rsidRPr="007875F4">
              <w:rPr>
                <w:rStyle w:val="Hyperlink"/>
                <w:rFonts w:eastAsiaTheme="majorEastAsia"/>
                <w:noProof/>
                <w:lang w:val="en-GB"/>
              </w:rPr>
              <w:t>10.2.3.1</w:t>
            </w:r>
            <w:r w:rsidR="003E61D7">
              <w:rPr>
                <w:rFonts w:asciiTheme="minorHAnsi" w:eastAsiaTheme="minorEastAsia" w:hAnsiTheme="minorHAnsi"/>
                <w:noProof/>
              </w:rPr>
              <w:tab/>
            </w:r>
            <w:r w:rsidR="003E61D7" w:rsidRPr="007875F4">
              <w:rPr>
                <w:rStyle w:val="Hyperlink"/>
                <w:rFonts w:eastAsiaTheme="majorEastAsia"/>
                <w:noProof/>
                <w:lang w:val="en-GB"/>
              </w:rPr>
              <w:t>Observations for calibrating statistical methods</w:t>
            </w:r>
            <w:r w:rsidR="003E61D7">
              <w:rPr>
                <w:noProof/>
                <w:webHidden/>
              </w:rPr>
              <w:tab/>
            </w:r>
            <w:r w:rsidR="003E61D7">
              <w:rPr>
                <w:noProof/>
                <w:webHidden/>
              </w:rPr>
              <w:fldChar w:fldCharType="begin"/>
            </w:r>
            <w:r w:rsidR="003E61D7">
              <w:rPr>
                <w:noProof/>
                <w:webHidden/>
              </w:rPr>
              <w:instrText xml:space="preserve"> PAGEREF _Toc70454710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4437F26E" w14:textId="77777777" w:rsidR="003E61D7" w:rsidRDefault="001F6FDD" w:rsidP="003E61D7">
          <w:pPr>
            <w:pStyle w:val="TOC2"/>
            <w:rPr>
              <w:rFonts w:asciiTheme="minorHAnsi" w:eastAsiaTheme="minorEastAsia" w:hAnsiTheme="minorHAnsi"/>
              <w:noProof/>
            </w:rPr>
          </w:pPr>
          <w:hyperlink w:anchor="_Toc70454711" w:history="1">
            <w:r w:rsidR="003E61D7" w:rsidRPr="007875F4">
              <w:rPr>
                <w:rStyle w:val="Hyperlink"/>
                <w:rFonts w:eastAsiaTheme="majorEastAsia"/>
                <w:noProof/>
                <w:lang w:val="en-GB"/>
              </w:rPr>
              <w:t>10.2.3.2</w:t>
            </w:r>
            <w:r w:rsidR="003E61D7">
              <w:rPr>
                <w:rFonts w:asciiTheme="minorHAnsi" w:eastAsiaTheme="minorEastAsia" w:hAnsiTheme="minorHAnsi"/>
                <w:noProof/>
              </w:rPr>
              <w:tab/>
            </w:r>
            <w:r w:rsidR="003E61D7" w:rsidRPr="007875F4">
              <w:rPr>
                <w:rStyle w:val="Hyperlink"/>
                <w:rFonts w:eastAsiaTheme="majorEastAsia"/>
                <w:noProof/>
                <w:lang w:val="en-GB"/>
              </w:rPr>
              <w:t>Observation for paleoclimate data assimilation</w:t>
            </w:r>
            <w:r w:rsidR="003E61D7">
              <w:rPr>
                <w:noProof/>
                <w:webHidden/>
              </w:rPr>
              <w:tab/>
            </w:r>
            <w:r w:rsidR="003E61D7">
              <w:rPr>
                <w:noProof/>
                <w:webHidden/>
              </w:rPr>
              <w:fldChar w:fldCharType="begin"/>
            </w:r>
            <w:r w:rsidR="003E61D7">
              <w:rPr>
                <w:noProof/>
                <w:webHidden/>
              </w:rPr>
              <w:instrText xml:space="preserve"> PAGEREF _Toc70454711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315C33D0" w14:textId="77777777" w:rsidR="003E61D7" w:rsidRDefault="001F6FDD" w:rsidP="003E61D7">
          <w:pPr>
            <w:pStyle w:val="TOC2"/>
            <w:rPr>
              <w:rStyle w:val="Hyperlink"/>
              <w:rFonts w:eastAsiaTheme="majorEastAsia"/>
              <w:noProof/>
            </w:rPr>
          </w:pPr>
          <w:hyperlink w:anchor="_Toc70454712" w:history="1">
            <w:r w:rsidR="003E61D7" w:rsidRPr="007875F4">
              <w:rPr>
                <w:rStyle w:val="Hyperlink"/>
                <w:rFonts w:eastAsiaTheme="majorEastAsia"/>
                <w:noProof/>
                <w:lang w:val="en-GB"/>
              </w:rPr>
              <w:t>10.2.4</w:t>
            </w:r>
            <w:r w:rsidR="003E61D7">
              <w:rPr>
                <w:rFonts w:asciiTheme="minorHAnsi" w:eastAsiaTheme="minorEastAsia" w:hAnsiTheme="minorHAnsi"/>
                <w:noProof/>
              </w:rPr>
              <w:tab/>
            </w:r>
            <w:r w:rsidR="003E61D7" w:rsidRPr="007875F4">
              <w:rPr>
                <w:rStyle w:val="Hyperlink"/>
                <w:rFonts w:eastAsiaTheme="majorEastAsia"/>
                <w:noProof/>
                <w:lang w:val="en-GB"/>
              </w:rPr>
              <w:t>Outlook for Improving Observational Data for Regional Climates</w:t>
            </w:r>
            <w:r w:rsidR="003E61D7">
              <w:rPr>
                <w:noProof/>
                <w:webHidden/>
              </w:rPr>
              <w:tab/>
            </w:r>
            <w:r w:rsidR="003E61D7">
              <w:rPr>
                <w:noProof/>
                <w:webHidden/>
              </w:rPr>
              <w:fldChar w:fldCharType="begin"/>
            </w:r>
            <w:r w:rsidR="003E61D7">
              <w:rPr>
                <w:noProof/>
                <w:webHidden/>
              </w:rPr>
              <w:instrText xml:space="preserve"> PAGEREF _Toc70454712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7162A501" w14:textId="77777777" w:rsidR="003E61D7" w:rsidRPr="003E61D7" w:rsidRDefault="003E61D7" w:rsidP="003E61D7">
          <w:pPr>
            <w:rPr>
              <w:rFonts w:eastAsiaTheme="minorEastAsia"/>
              <w:noProof/>
            </w:rPr>
          </w:pPr>
        </w:p>
        <w:p w14:paraId="4848A37D" w14:textId="716D79B5" w:rsidR="003E61D7" w:rsidRPr="003E61D7" w:rsidRDefault="001F6FDD" w:rsidP="003E61D7">
          <w:pPr>
            <w:pStyle w:val="TOC1"/>
            <w:tabs>
              <w:tab w:val="left" w:pos="1276"/>
              <w:tab w:val="right" w:leader="dot" w:pos="9621"/>
            </w:tabs>
            <w:rPr>
              <w:rFonts w:eastAsiaTheme="majorEastAsia"/>
              <w:noProof/>
              <w:color w:val="0563C1" w:themeColor="hyperlink"/>
              <w:u w:val="single"/>
            </w:rPr>
          </w:pPr>
          <w:hyperlink w:anchor="_Toc70454713" w:history="1">
            <w:r w:rsidR="003E61D7" w:rsidRPr="007875F4">
              <w:rPr>
                <w:rStyle w:val="Hyperlink"/>
                <w:rFonts w:eastAsiaTheme="majorEastAsia"/>
                <w:noProof/>
                <w:lang w:val="en-GB"/>
              </w:rPr>
              <w:t>10.3</w:t>
            </w:r>
            <w:r w:rsidR="003E61D7">
              <w:rPr>
                <w:rFonts w:asciiTheme="minorHAnsi" w:eastAsiaTheme="minorEastAsia" w:hAnsiTheme="minorHAnsi"/>
                <w:noProof/>
              </w:rPr>
              <w:tab/>
            </w:r>
            <w:r w:rsidR="003E61D7" w:rsidRPr="007875F4">
              <w:rPr>
                <w:rStyle w:val="Hyperlink"/>
                <w:rFonts w:eastAsiaTheme="majorEastAsia"/>
                <w:noProof/>
                <w:lang w:val="en-GB"/>
              </w:rPr>
              <w:t>Using Models for Constructing Regional Climate Information</w:t>
            </w:r>
            <w:r w:rsidR="003E61D7">
              <w:rPr>
                <w:noProof/>
                <w:webHidden/>
              </w:rPr>
              <w:tab/>
            </w:r>
            <w:r w:rsidR="003E61D7">
              <w:rPr>
                <w:noProof/>
                <w:webHidden/>
              </w:rPr>
              <w:fldChar w:fldCharType="begin"/>
            </w:r>
            <w:r w:rsidR="003E61D7">
              <w:rPr>
                <w:noProof/>
                <w:webHidden/>
              </w:rPr>
              <w:instrText xml:space="preserve"> PAGEREF _Toc70454713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614DCF53" w14:textId="77777777" w:rsidR="003E61D7" w:rsidRDefault="001F6FDD" w:rsidP="003E61D7">
          <w:pPr>
            <w:pStyle w:val="TOC2"/>
            <w:rPr>
              <w:rFonts w:asciiTheme="minorHAnsi" w:eastAsiaTheme="minorEastAsia" w:hAnsiTheme="minorHAnsi"/>
              <w:noProof/>
            </w:rPr>
          </w:pPr>
          <w:hyperlink w:anchor="_Toc70454714" w:history="1">
            <w:r w:rsidR="003E61D7" w:rsidRPr="007875F4">
              <w:rPr>
                <w:rStyle w:val="Hyperlink"/>
                <w:rFonts w:eastAsiaTheme="majorEastAsia"/>
                <w:noProof/>
                <w:lang w:val="en-GB"/>
              </w:rPr>
              <w:t>10.3.1</w:t>
            </w:r>
            <w:r w:rsidR="003E61D7">
              <w:rPr>
                <w:rFonts w:asciiTheme="minorHAnsi" w:eastAsiaTheme="minorEastAsia" w:hAnsiTheme="minorHAnsi"/>
                <w:noProof/>
              </w:rPr>
              <w:tab/>
            </w:r>
            <w:r w:rsidR="003E61D7" w:rsidRPr="007875F4">
              <w:rPr>
                <w:rStyle w:val="Hyperlink"/>
                <w:rFonts w:eastAsiaTheme="majorEastAsia"/>
                <w:noProof/>
                <w:lang w:val="en-GB"/>
              </w:rPr>
              <w:t>Model Types</w:t>
            </w:r>
            <w:r w:rsidR="003E61D7">
              <w:rPr>
                <w:noProof/>
                <w:webHidden/>
              </w:rPr>
              <w:tab/>
            </w:r>
            <w:r w:rsidR="003E61D7">
              <w:rPr>
                <w:noProof/>
                <w:webHidden/>
              </w:rPr>
              <w:fldChar w:fldCharType="begin"/>
            </w:r>
            <w:r w:rsidR="003E61D7">
              <w:rPr>
                <w:noProof/>
                <w:webHidden/>
              </w:rPr>
              <w:instrText xml:space="preserve"> PAGEREF _Toc70454714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0117822A" w14:textId="77777777" w:rsidR="003E61D7" w:rsidRDefault="001F6FDD" w:rsidP="003E61D7">
          <w:pPr>
            <w:pStyle w:val="TOC2"/>
            <w:rPr>
              <w:rFonts w:asciiTheme="minorHAnsi" w:eastAsiaTheme="minorEastAsia" w:hAnsiTheme="minorHAnsi"/>
              <w:noProof/>
            </w:rPr>
          </w:pPr>
          <w:hyperlink w:anchor="_Toc70454715" w:history="1">
            <w:r w:rsidR="003E61D7" w:rsidRPr="007875F4">
              <w:rPr>
                <w:rStyle w:val="Hyperlink"/>
                <w:rFonts w:eastAsiaTheme="majorEastAsia"/>
                <w:noProof/>
                <w:lang w:val="en-GB"/>
              </w:rPr>
              <w:t>10.3.1.1</w:t>
            </w:r>
            <w:r w:rsidR="003E61D7">
              <w:rPr>
                <w:rFonts w:asciiTheme="minorHAnsi" w:eastAsiaTheme="minorEastAsia" w:hAnsiTheme="minorHAnsi"/>
                <w:noProof/>
              </w:rPr>
              <w:tab/>
            </w:r>
            <w:r w:rsidR="003E61D7" w:rsidRPr="007875F4">
              <w:rPr>
                <w:rStyle w:val="Hyperlink"/>
                <w:rFonts w:eastAsiaTheme="majorEastAsia"/>
                <w:noProof/>
                <w:lang w:val="en-GB"/>
              </w:rPr>
              <w:t>Global models, including high-resolution and variable resolution models</w:t>
            </w:r>
            <w:r w:rsidR="003E61D7">
              <w:rPr>
                <w:noProof/>
                <w:webHidden/>
              </w:rPr>
              <w:tab/>
            </w:r>
            <w:r w:rsidR="003E61D7">
              <w:rPr>
                <w:noProof/>
                <w:webHidden/>
              </w:rPr>
              <w:fldChar w:fldCharType="begin"/>
            </w:r>
            <w:r w:rsidR="003E61D7">
              <w:rPr>
                <w:noProof/>
                <w:webHidden/>
              </w:rPr>
              <w:instrText xml:space="preserve"> PAGEREF _Toc70454715 \h </w:instrText>
            </w:r>
            <w:r w:rsidR="003E61D7">
              <w:rPr>
                <w:noProof/>
                <w:webHidden/>
              </w:rPr>
            </w:r>
            <w:r w:rsidR="003E61D7">
              <w:rPr>
                <w:noProof/>
                <w:webHidden/>
              </w:rPr>
              <w:fldChar w:fldCharType="separate"/>
            </w:r>
            <w:r w:rsidR="001D2C5E">
              <w:rPr>
                <w:noProof/>
                <w:webHidden/>
              </w:rPr>
              <w:t>34</w:t>
            </w:r>
            <w:r w:rsidR="003E61D7">
              <w:rPr>
                <w:noProof/>
                <w:webHidden/>
              </w:rPr>
              <w:fldChar w:fldCharType="end"/>
            </w:r>
          </w:hyperlink>
        </w:p>
        <w:p w14:paraId="7DE94505" w14:textId="77777777" w:rsidR="003E61D7" w:rsidRDefault="001F6FDD" w:rsidP="003E61D7">
          <w:pPr>
            <w:pStyle w:val="TOC2"/>
            <w:rPr>
              <w:rFonts w:asciiTheme="minorHAnsi" w:eastAsiaTheme="minorEastAsia" w:hAnsiTheme="minorHAnsi"/>
              <w:noProof/>
            </w:rPr>
          </w:pPr>
          <w:hyperlink w:anchor="_Toc70454716" w:history="1">
            <w:r w:rsidR="003E61D7" w:rsidRPr="007875F4">
              <w:rPr>
                <w:rStyle w:val="Hyperlink"/>
                <w:rFonts w:eastAsiaTheme="majorEastAsia"/>
                <w:noProof/>
                <w:lang w:val="en-GB"/>
              </w:rPr>
              <w:t>10.3.1.2</w:t>
            </w:r>
            <w:r w:rsidR="003E61D7">
              <w:rPr>
                <w:rFonts w:asciiTheme="minorHAnsi" w:eastAsiaTheme="minorEastAsia" w:hAnsiTheme="minorHAnsi"/>
                <w:noProof/>
              </w:rPr>
              <w:tab/>
            </w:r>
            <w:r w:rsidR="003E61D7" w:rsidRPr="007875F4">
              <w:rPr>
                <w:rStyle w:val="Hyperlink"/>
                <w:rFonts w:eastAsiaTheme="majorEastAsia"/>
                <w:noProof/>
                <w:lang w:val="en-GB"/>
              </w:rPr>
              <w:t>RCMs</w:t>
            </w:r>
            <w:r w:rsidR="003E61D7">
              <w:rPr>
                <w:noProof/>
                <w:webHidden/>
              </w:rPr>
              <w:tab/>
            </w:r>
            <w:r w:rsidR="003E61D7">
              <w:rPr>
                <w:noProof/>
                <w:webHidden/>
              </w:rPr>
              <w:fldChar w:fldCharType="begin"/>
            </w:r>
            <w:r w:rsidR="003E61D7">
              <w:rPr>
                <w:noProof/>
                <w:webHidden/>
              </w:rPr>
              <w:instrText xml:space="preserve"> PAGEREF _Toc70454716 \h </w:instrText>
            </w:r>
            <w:r w:rsidR="003E61D7">
              <w:rPr>
                <w:noProof/>
                <w:webHidden/>
              </w:rPr>
            </w:r>
            <w:r w:rsidR="003E61D7">
              <w:rPr>
                <w:noProof/>
                <w:webHidden/>
              </w:rPr>
              <w:fldChar w:fldCharType="separate"/>
            </w:r>
            <w:r w:rsidR="001D2C5E">
              <w:rPr>
                <w:noProof/>
                <w:webHidden/>
              </w:rPr>
              <w:t>35</w:t>
            </w:r>
            <w:r w:rsidR="003E61D7">
              <w:rPr>
                <w:noProof/>
                <w:webHidden/>
              </w:rPr>
              <w:fldChar w:fldCharType="end"/>
            </w:r>
          </w:hyperlink>
        </w:p>
        <w:p w14:paraId="7909C0C2" w14:textId="77777777" w:rsidR="003E61D7" w:rsidRDefault="001F6FDD" w:rsidP="003E61D7">
          <w:pPr>
            <w:pStyle w:val="TOC2"/>
            <w:rPr>
              <w:rFonts w:asciiTheme="minorHAnsi" w:eastAsiaTheme="minorEastAsia" w:hAnsiTheme="minorHAnsi"/>
              <w:noProof/>
            </w:rPr>
          </w:pPr>
          <w:hyperlink w:anchor="_Toc70454717" w:history="1">
            <w:r w:rsidR="003E61D7" w:rsidRPr="007875F4">
              <w:rPr>
                <w:rStyle w:val="Hyperlink"/>
                <w:rFonts w:eastAsiaTheme="majorEastAsia"/>
                <w:noProof/>
                <w:lang w:val="en-GB"/>
              </w:rPr>
              <w:t>10.3.1.3</w:t>
            </w:r>
            <w:r w:rsidR="003E61D7">
              <w:rPr>
                <w:rFonts w:asciiTheme="minorHAnsi" w:eastAsiaTheme="minorEastAsia" w:hAnsiTheme="minorHAnsi"/>
                <w:noProof/>
              </w:rPr>
              <w:tab/>
            </w:r>
            <w:r w:rsidR="003E61D7" w:rsidRPr="007875F4">
              <w:rPr>
                <w:rStyle w:val="Hyperlink"/>
                <w:rFonts w:eastAsiaTheme="majorEastAsia"/>
                <w:noProof/>
                <w:lang w:val="en-GB"/>
              </w:rPr>
              <w:t>Statistical approaches to generate regional climate projections</w:t>
            </w:r>
            <w:r w:rsidR="003E61D7">
              <w:rPr>
                <w:noProof/>
                <w:webHidden/>
              </w:rPr>
              <w:tab/>
            </w:r>
            <w:r w:rsidR="003E61D7">
              <w:rPr>
                <w:noProof/>
                <w:webHidden/>
              </w:rPr>
              <w:fldChar w:fldCharType="begin"/>
            </w:r>
            <w:r w:rsidR="003E61D7">
              <w:rPr>
                <w:noProof/>
                <w:webHidden/>
              </w:rPr>
              <w:instrText xml:space="preserve"> PAGEREF _Toc70454717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0634C618" w14:textId="77777777" w:rsidR="003E61D7" w:rsidRDefault="001F6FDD" w:rsidP="003E61D7">
          <w:pPr>
            <w:pStyle w:val="TOC2"/>
            <w:rPr>
              <w:rFonts w:asciiTheme="minorHAnsi" w:eastAsiaTheme="minorEastAsia" w:hAnsiTheme="minorHAnsi"/>
              <w:noProof/>
            </w:rPr>
          </w:pPr>
          <w:hyperlink w:anchor="_Toc70454718" w:history="1">
            <w:r w:rsidR="003E61D7" w:rsidRPr="007875F4">
              <w:rPr>
                <w:rStyle w:val="Hyperlink"/>
                <w:rFonts w:eastAsiaTheme="majorEastAsia"/>
                <w:noProof/>
                <w:lang w:val="en-GB"/>
              </w:rPr>
              <w:t>10.3.1.3.1</w:t>
            </w:r>
            <w:r w:rsidR="003E61D7">
              <w:rPr>
                <w:rFonts w:asciiTheme="minorHAnsi" w:eastAsiaTheme="minorEastAsia" w:hAnsiTheme="minorHAnsi"/>
                <w:noProof/>
              </w:rPr>
              <w:tab/>
            </w:r>
            <w:r w:rsidR="003E61D7" w:rsidRPr="007875F4">
              <w:rPr>
                <w:rStyle w:val="Hyperlink"/>
                <w:rFonts w:eastAsiaTheme="majorEastAsia"/>
                <w:noProof/>
                <w:lang w:val="en-GB"/>
              </w:rPr>
              <w:t>Perfect prognosis</w:t>
            </w:r>
            <w:r w:rsidR="003E61D7">
              <w:rPr>
                <w:noProof/>
                <w:webHidden/>
              </w:rPr>
              <w:tab/>
            </w:r>
            <w:r w:rsidR="003E61D7">
              <w:rPr>
                <w:noProof/>
                <w:webHidden/>
              </w:rPr>
              <w:fldChar w:fldCharType="begin"/>
            </w:r>
            <w:r w:rsidR="003E61D7">
              <w:rPr>
                <w:noProof/>
                <w:webHidden/>
              </w:rPr>
              <w:instrText xml:space="preserve"> PAGEREF _Toc70454718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31A044B0" w14:textId="77777777" w:rsidR="003E61D7" w:rsidRDefault="001F6FDD" w:rsidP="003E61D7">
          <w:pPr>
            <w:pStyle w:val="TOC2"/>
            <w:rPr>
              <w:rFonts w:asciiTheme="minorHAnsi" w:eastAsiaTheme="minorEastAsia" w:hAnsiTheme="minorHAnsi"/>
              <w:noProof/>
            </w:rPr>
          </w:pPr>
          <w:hyperlink w:anchor="_Toc70454719" w:history="1">
            <w:r w:rsidR="003E61D7" w:rsidRPr="007875F4">
              <w:rPr>
                <w:rStyle w:val="Hyperlink"/>
                <w:rFonts w:eastAsiaTheme="majorEastAsia"/>
                <w:noProof/>
                <w:lang w:val="en-GB"/>
              </w:rPr>
              <w:t>10.3.1.3.2</w:t>
            </w:r>
            <w:r w:rsidR="003E61D7">
              <w:rPr>
                <w:rFonts w:asciiTheme="minorHAnsi" w:eastAsiaTheme="minorEastAsia" w:hAnsiTheme="minorHAnsi"/>
                <w:noProof/>
              </w:rPr>
              <w:tab/>
            </w:r>
            <w:r w:rsidR="003E61D7" w:rsidRPr="007875F4">
              <w:rPr>
                <w:rStyle w:val="Hyperlink"/>
                <w:rFonts w:eastAsiaTheme="majorEastAsia"/>
                <w:noProof/>
                <w:lang w:val="en-GB"/>
              </w:rPr>
              <w:t>Bias adjustment</w:t>
            </w:r>
            <w:r w:rsidR="003E61D7">
              <w:rPr>
                <w:noProof/>
                <w:webHidden/>
              </w:rPr>
              <w:tab/>
            </w:r>
            <w:r w:rsidR="003E61D7">
              <w:rPr>
                <w:noProof/>
                <w:webHidden/>
              </w:rPr>
              <w:fldChar w:fldCharType="begin"/>
            </w:r>
            <w:r w:rsidR="003E61D7">
              <w:rPr>
                <w:noProof/>
                <w:webHidden/>
              </w:rPr>
              <w:instrText xml:space="preserve"> PAGEREF _Toc70454719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6C77CFBA" w14:textId="77777777" w:rsidR="003E61D7" w:rsidRDefault="001F6FDD" w:rsidP="003E61D7">
          <w:pPr>
            <w:pStyle w:val="TOC2"/>
            <w:rPr>
              <w:rFonts w:asciiTheme="minorHAnsi" w:eastAsiaTheme="minorEastAsia" w:hAnsiTheme="minorHAnsi"/>
              <w:noProof/>
            </w:rPr>
          </w:pPr>
          <w:hyperlink w:anchor="_Toc70454720" w:history="1">
            <w:r w:rsidR="003E61D7" w:rsidRPr="007875F4">
              <w:rPr>
                <w:rStyle w:val="Hyperlink"/>
                <w:rFonts w:eastAsiaTheme="majorEastAsia"/>
                <w:noProof/>
                <w:lang w:val="en-GB"/>
              </w:rPr>
              <w:t>10.3.1.3.3</w:t>
            </w:r>
            <w:r w:rsidR="003E61D7">
              <w:rPr>
                <w:rFonts w:asciiTheme="minorHAnsi" w:eastAsiaTheme="minorEastAsia" w:hAnsiTheme="minorHAnsi"/>
                <w:noProof/>
              </w:rPr>
              <w:tab/>
            </w:r>
            <w:r w:rsidR="003E61D7" w:rsidRPr="007875F4">
              <w:rPr>
                <w:rStyle w:val="Hyperlink"/>
                <w:rFonts w:eastAsiaTheme="majorEastAsia"/>
                <w:noProof/>
                <w:lang w:val="en-GB"/>
              </w:rPr>
              <w:t>Delta-change approaches</w:t>
            </w:r>
            <w:r w:rsidR="003E61D7">
              <w:rPr>
                <w:noProof/>
                <w:webHidden/>
              </w:rPr>
              <w:tab/>
            </w:r>
            <w:r w:rsidR="003E61D7">
              <w:rPr>
                <w:noProof/>
                <w:webHidden/>
              </w:rPr>
              <w:fldChar w:fldCharType="begin"/>
            </w:r>
            <w:r w:rsidR="003E61D7">
              <w:rPr>
                <w:noProof/>
                <w:webHidden/>
              </w:rPr>
              <w:instrText xml:space="preserve"> PAGEREF _Toc70454720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4B6910D3" w14:textId="77777777" w:rsidR="003E61D7" w:rsidRDefault="001F6FDD" w:rsidP="003E61D7">
          <w:pPr>
            <w:pStyle w:val="TOC2"/>
            <w:rPr>
              <w:rFonts w:asciiTheme="minorHAnsi" w:eastAsiaTheme="minorEastAsia" w:hAnsiTheme="minorHAnsi"/>
              <w:noProof/>
            </w:rPr>
          </w:pPr>
          <w:hyperlink w:anchor="_Toc70454721" w:history="1">
            <w:r w:rsidR="003E61D7" w:rsidRPr="007875F4">
              <w:rPr>
                <w:rStyle w:val="Hyperlink"/>
                <w:rFonts w:eastAsiaTheme="majorEastAsia"/>
                <w:noProof/>
                <w:lang w:val="en-GB"/>
              </w:rPr>
              <w:t>10.3.1.3.4</w:t>
            </w:r>
            <w:r w:rsidR="003E61D7">
              <w:rPr>
                <w:rFonts w:asciiTheme="minorHAnsi" w:eastAsiaTheme="minorEastAsia" w:hAnsiTheme="minorHAnsi"/>
                <w:noProof/>
              </w:rPr>
              <w:tab/>
            </w:r>
            <w:r w:rsidR="003E61D7" w:rsidRPr="007875F4">
              <w:rPr>
                <w:rStyle w:val="Hyperlink"/>
                <w:rFonts w:eastAsiaTheme="majorEastAsia"/>
                <w:noProof/>
                <w:lang w:val="en-GB"/>
              </w:rPr>
              <w:t>Weather generators</w:t>
            </w:r>
            <w:r w:rsidR="003E61D7">
              <w:rPr>
                <w:noProof/>
                <w:webHidden/>
              </w:rPr>
              <w:tab/>
            </w:r>
            <w:r w:rsidR="003E61D7">
              <w:rPr>
                <w:noProof/>
                <w:webHidden/>
              </w:rPr>
              <w:fldChar w:fldCharType="begin"/>
            </w:r>
            <w:r w:rsidR="003E61D7">
              <w:rPr>
                <w:noProof/>
                <w:webHidden/>
              </w:rPr>
              <w:instrText xml:space="preserve"> PAGEREF _Toc70454721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18B74B0B" w14:textId="77777777" w:rsidR="003E61D7" w:rsidRDefault="001F6FDD" w:rsidP="003E61D7">
          <w:pPr>
            <w:pStyle w:val="TOC2"/>
            <w:rPr>
              <w:rFonts w:asciiTheme="minorHAnsi" w:eastAsiaTheme="minorEastAsia" w:hAnsiTheme="minorHAnsi"/>
              <w:noProof/>
            </w:rPr>
          </w:pPr>
          <w:hyperlink w:anchor="_Toc70454722" w:history="1">
            <w:r w:rsidR="003E61D7" w:rsidRPr="007875F4">
              <w:rPr>
                <w:rStyle w:val="Hyperlink"/>
                <w:rFonts w:eastAsiaTheme="majorEastAsia"/>
                <w:noProof/>
                <w:lang w:val="en-GB"/>
              </w:rPr>
              <w:t>10.3.1.3.5</w:t>
            </w:r>
            <w:r w:rsidR="003E61D7">
              <w:rPr>
                <w:rFonts w:asciiTheme="minorHAnsi" w:eastAsiaTheme="minorEastAsia" w:hAnsiTheme="minorHAnsi"/>
                <w:noProof/>
              </w:rPr>
              <w:tab/>
            </w:r>
            <w:r w:rsidR="003E61D7" w:rsidRPr="007875F4">
              <w:rPr>
                <w:rStyle w:val="Hyperlink"/>
                <w:rFonts w:eastAsiaTheme="majorEastAsia"/>
                <w:noProof/>
                <w:lang w:val="en-GB"/>
              </w:rPr>
              <w:t>Hybrid approaches and emulators</w:t>
            </w:r>
            <w:r w:rsidR="003E61D7">
              <w:rPr>
                <w:noProof/>
                <w:webHidden/>
              </w:rPr>
              <w:tab/>
            </w:r>
            <w:r w:rsidR="003E61D7">
              <w:rPr>
                <w:noProof/>
                <w:webHidden/>
              </w:rPr>
              <w:fldChar w:fldCharType="begin"/>
            </w:r>
            <w:r w:rsidR="003E61D7">
              <w:rPr>
                <w:noProof/>
                <w:webHidden/>
              </w:rPr>
              <w:instrText xml:space="preserve"> PAGEREF _Toc70454722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4AC6970C" w14:textId="77777777" w:rsidR="003E61D7" w:rsidRDefault="001F6FDD" w:rsidP="003E61D7">
          <w:pPr>
            <w:pStyle w:val="TOC2"/>
            <w:rPr>
              <w:rFonts w:asciiTheme="minorHAnsi" w:eastAsiaTheme="minorEastAsia" w:hAnsiTheme="minorHAnsi"/>
              <w:noProof/>
            </w:rPr>
          </w:pPr>
          <w:hyperlink w:anchor="_Toc70454723" w:history="1">
            <w:r w:rsidR="003E61D7" w:rsidRPr="007875F4">
              <w:rPr>
                <w:rStyle w:val="Hyperlink"/>
                <w:rFonts w:eastAsiaTheme="majorEastAsia"/>
                <w:noProof/>
                <w:lang w:val="en-GB"/>
              </w:rPr>
              <w:t>10.3.2</w:t>
            </w:r>
            <w:r w:rsidR="003E61D7">
              <w:rPr>
                <w:rFonts w:asciiTheme="minorHAnsi" w:eastAsiaTheme="minorEastAsia" w:hAnsiTheme="minorHAnsi"/>
                <w:noProof/>
              </w:rPr>
              <w:tab/>
            </w:r>
            <w:r w:rsidR="003E61D7" w:rsidRPr="007875F4">
              <w:rPr>
                <w:rStyle w:val="Hyperlink"/>
                <w:rFonts w:eastAsiaTheme="majorEastAsia"/>
                <w:noProof/>
                <w:lang w:val="en-GB"/>
              </w:rPr>
              <w:t>Types of Model Experiments</w:t>
            </w:r>
            <w:r w:rsidR="003E61D7">
              <w:rPr>
                <w:noProof/>
                <w:webHidden/>
              </w:rPr>
              <w:tab/>
            </w:r>
            <w:r w:rsidR="003E61D7">
              <w:rPr>
                <w:noProof/>
                <w:webHidden/>
              </w:rPr>
              <w:fldChar w:fldCharType="begin"/>
            </w:r>
            <w:r w:rsidR="003E61D7">
              <w:rPr>
                <w:noProof/>
                <w:webHidden/>
              </w:rPr>
              <w:instrText xml:space="preserve"> PAGEREF _Toc70454723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3F9D8E16" w14:textId="77777777" w:rsidR="003E61D7" w:rsidRDefault="001F6FDD" w:rsidP="003E61D7">
          <w:pPr>
            <w:pStyle w:val="TOC2"/>
            <w:rPr>
              <w:rFonts w:asciiTheme="minorHAnsi" w:eastAsiaTheme="minorEastAsia" w:hAnsiTheme="minorHAnsi"/>
              <w:noProof/>
            </w:rPr>
          </w:pPr>
          <w:hyperlink w:anchor="_Toc70454724" w:history="1">
            <w:r w:rsidR="003E61D7" w:rsidRPr="007875F4">
              <w:rPr>
                <w:rStyle w:val="Hyperlink"/>
                <w:rFonts w:eastAsiaTheme="majorEastAsia"/>
                <w:noProof/>
                <w:lang w:val="en-GB"/>
              </w:rPr>
              <w:t>10.3.2.1</w:t>
            </w:r>
            <w:r w:rsidR="003E61D7">
              <w:rPr>
                <w:rFonts w:asciiTheme="minorHAnsi" w:eastAsiaTheme="minorEastAsia" w:hAnsiTheme="minorHAnsi"/>
                <w:noProof/>
              </w:rPr>
              <w:tab/>
            </w:r>
            <w:r w:rsidR="003E61D7" w:rsidRPr="007875F4">
              <w:rPr>
                <w:rStyle w:val="Hyperlink"/>
                <w:rFonts w:eastAsiaTheme="majorEastAsia"/>
                <w:noProof/>
                <w:lang w:val="en-GB"/>
              </w:rPr>
              <w:t>Transient simulations and time-slice experiments</w:t>
            </w:r>
            <w:r w:rsidR="003E61D7">
              <w:rPr>
                <w:noProof/>
                <w:webHidden/>
              </w:rPr>
              <w:tab/>
            </w:r>
            <w:r w:rsidR="003E61D7">
              <w:rPr>
                <w:noProof/>
                <w:webHidden/>
              </w:rPr>
              <w:fldChar w:fldCharType="begin"/>
            </w:r>
            <w:r w:rsidR="003E61D7">
              <w:rPr>
                <w:noProof/>
                <w:webHidden/>
              </w:rPr>
              <w:instrText xml:space="preserve"> PAGEREF _Toc70454724 \h </w:instrText>
            </w:r>
            <w:r w:rsidR="003E61D7">
              <w:rPr>
                <w:noProof/>
                <w:webHidden/>
              </w:rPr>
            </w:r>
            <w:r w:rsidR="003E61D7">
              <w:rPr>
                <w:noProof/>
                <w:webHidden/>
              </w:rPr>
              <w:fldChar w:fldCharType="separate"/>
            </w:r>
            <w:r w:rsidR="001D2C5E">
              <w:rPr>
                <w:noProof/>
                <w:webHidden/>
              </w:rPr>
              <w:t>38</w:t>
            </w:r>
            <w:r w:rsidR="003E61D7">
              <w:rPr>
                <w:noProof/>
                <w:webHidden/>
              </w:rPr>
              <w:fldChar w:fldCharType="end"/>
            </w:r>
          </w:hyperlink>
        </w:p>
        <w:p w14:paraId="1A60BCF5" w14:textId="77777777" w:rsidR="003E61D7" w:rsidRDefault="001F6FDD" w:rsidP="003E61D7">
          <w:pPr>
            <w:pStyle w:val="TOC2"/>
            <w:rPr>
              <w:rFonts w:asciiTheme="minorHAnsi" w:eastAsiaTheme="minorEastAsia" w:hAnsiTheme="minorHAnsi"/>
              <w:noProof/>
            </w:rPr>
          </w:pPr>
          <w:hyperlink w:anchor="_Toc70454725" w:history="1">
            <w:r w:rsidR="003E61D7" w:rsidRPr="007875F4">
              <w:rPr>
                <w:rStyle w:val="Hyperlink"/>
                <w:rFonts w:eastAsiaTheme="majorEastAsia"/>
                <w:noProof/>
                <w:lang w:val="en-GB"/>
              </w:rPr>
              <w:t>10.3.2.2</w:t>
            </w:r>
            <w:r w:rsidR="003E61D7">
              <w:rPr>
                <w:rFonts w:asciiTheme="minorHAnsi" w:eastAsiaTheme="minorEastAsia" w:hAnsiTheme="minorHAnsi"/>
                <w:noProof/>
              </w:rPr>
              <w:tab/>
            </w:r>
            <w:r w:rsidR="003E61D7" w:rsidRPr="007875F4">
              <w:rPr>
                <w:rStyle w:val="Hyperlink"/>
                <w:rFonts w:eastAsiaTheme="majorEastAsia"/>
                <w:noProof/>
                <w:lang w:val="en-GB"/>
              </w:rPr>
              <w:t>Pseudo-global warming experiments</w:t>
            </w:r>
            <w:r w:rsidR="003E61D7">
              <w:rPr>
                <w:noProof/>
                <w:webHidden/>
              </w:rPr>
              <w:tab/>
            </w:r>
            <w:r w:rsidR="003E61D7">
              <w:rPr>
                <w:noProof/>
                <w:webHidden/>
              </w:rPr>
              <w:fldChar w:fldCharType="begin"/>
            </w:r>
            <w:r w:rsidR="003E61D7">
              <w:rPr>
                <w:noProof/>
                <w:webHidden/>
              </w:rPr>
              <w:instrText xml:space="preserve"> PAGEREF _Toc70454725 \h </w:instrText>
            </w:r>
            <w:r w:rsidR="003E61D7">
              <w:rPr>
                <w:noProof/>
                <w:webHidden/>
              </w:rPr>
            </w:r>
            <w:r w:rsidR="003E61D7">
              <w:rPr>
                <w:noProof/>
                <w:webHidden/>
              </w:rPr>
              <w:fldChar w:fldCharType="separate"/>
            </w:r>
            <w:r w:rsidR="001D2C5E">
              <w:rPr>
                <w:noProof/>
                <w:webHidden/>
              </w:rPr>
              <w:t>38</w:t>
            </w:r>
            <w:r w:rsidR="003E61D7">
              <w:rPr>
                <w:noProof/>
                <w:webHidden/>
              </w:rPr>
              <w:fldChar w:fldCharType="end"/>
            </w:r>
          </w:hyperlink>
        </w:p>
        <w:p w14:paraId="0C3DCA1D" w14:textId="77777777" w:rsidR="003E61D7" w:rsidRDefault="001F6FDD" w:rsidP="003E61D7">
          <w:pPr>
            <w:pStyle w:val="TOC2"/>
            <w:rPr>
              <w:rFonts w:asciiTheme="minorHAnsi" w:eastAsiaTheme="minorEastAsia" w:hAnsiTheme="minorHAnsi"/>
              <w:noProof/>
            </w:rPr>
          </w:pPr>
          <w:hyperlink w:anchor="_Toc70454726" w:history="1">
            <w:r w:rsidR="003E61D7" w:rsidRPr="007875F4">
              <w:rPr>
                <w:rStyle w:val="Hyperlink"/>
                <w:rFonts w:eastAsiaTheme="majorEastAsia"/>
                <w:noProof/>
                <w:lang w:val="en-GB"/>
              </w:rPr>
              <w:t>10.3.2.3</w:t>
            </w:r>
            <w:r w:rsidR="003E61D7">
              <w:rPr>
                <w:rFonts w:asciiTheme="minorHAnsi" w:eastAsiaTheme="minorEastAsia" w:hAnsiTheme="minorHAnsi"/>
                <w:noProof/>
              </w:rPr>
              <w:tab/>
            </w:r>
            <w:r w:rsidR="003E61D7" w:rsidRPr="007875F4">
              <w:rPr>
                <w:rStyle w:val="Hyperlink"/>
                <w:rFonts w:eastAsiaTheme="majorEastAsia"/>
                <w:noProof/>
                <w:lang w:val="en-GB"/>
              </w:rPr>
              <w:t>Sensitivity studies with selected drivers</w:t>
            </w:r>
            <w:r w:rsidR="003E61D7">
              <w:rPr>
                <w:noProof/>
                <w:webHidden/>
              </w:rPr>
              <w:tab/>
            </w:r>
            <w:r w:rsidR="003E61D7">
              <w:rPr>
                <w:noProof/>
                <w:webHidden/>
              </w:rPr>
              <w:fldChar w:fldCharType="begin"/>
            </w:r>
            <w:r w:rsidR="003E61D7">
              <w:rPr>
                <w:noProof/>
                <w:webHidden/>
              </w:rPr>
              <w:instrText xml:space="preserve"> PAGEREF _Toc70454726 \h </w:instrText>
            </w:r>
            <w:r w:rsidR="003E61D7">
              <w:rPr>
                <w:noProof/>
                <w:webHidden/>
              </w:rPr>
            </w:r>
            <w:r w:rsidR="003E61D7">
              <w:rPr>
                <w:noProof/>
                <w:webHidden/>
              </w:rPr>
              <w:fldChar w:fldCharType="separate"/>
            </w:r>
            <w:r w:rsidR="001D2C5E">
              <w:rPr>
                <w:noProof/>
                <w:webHidden/>
              </w:rPr>
              <w:t>39</w:t>
            </w:r>
            <w:r w:rsidR="003E61D7">
              <w:rPr>
                <w:noProof/>
                <w:webHidden/>
              </w:rPr>
              <w:fldChar w:fldCharType="end"/>
            </w:r>
          </w:hyperlink>
        </w:p>
        <w:p w14:paraId="397F7C79" w14:textId="77777777" w:rsidR="003E61D7" w:rsidRDefault="001F6FDD" w:rsidP="003E61D7">
          <w:pPr>
            <w:pStyle w:val="TOC2"/>
            <w:rPr>
              <w:rFonts w:asciiTheme="minorHAnsi" w:eastAsiaTheme="minorEastAsia" w:hAnsiTheme="minorHAnsi"/>
              <w:noProof/>
            </w:rPr>
          </w:pPr>
          <w:hyperlink w:anchor="_Toc70454727" w:history="1">
            <w:r w:rsidR="003E61D7" w:rsidRPr="007875F4">
              <w:rPr>
                <w:rStyle w:val="Hyperlink"/>
                <w:rFonts w:eastAsiaTheme="majorEastAsia"/>
                <w:noProof/>
                <w:lang w:val="en-GB"/>
              </w:rPr>
              <w:t>10.3.2.4</w:t>
            </w:r>
            <w:r w:rsidR="003E61D7">
              <w:rPr>
                <w:rFonts w:asciiTheme="minorHAnsi" w:eastAsiaTheme="minorEastAsia" w:hAnsiTheme="minorHAnsi"/>
                <w:noProof/>
              </w:rPr>
              <w:tab/>
            </w:r>
            <w:r w:rsidR="003E61D7" w:rsidRPr="007875F4">
              <w:rPr>
                <w:rStyle w:val="Hyperlink"/>
                <w:rFonts w:eastAsiaTheme="majorEastAsia"/>
                <w:noProof/>
                <w:lang w:val="en-GB"/>
              </w:rPr>
              <w:t>Control simulations</w:t>
            </w:r>
            <w:r w:rsidR="003E61D7">
              <w:rPr>
                <w:noProof/>
                <w:webHidden/>
              </w:rPr>
              <w:tab/>
            </w:r>
            <w:r w:rsidR="003E61D7">
              <w:rPr>
                <w:noProof/>
                <w:webHidden/>
              </w:rPr>
              <w:fldChar w:fldCharType="begin"/>
            </w:r>
            <w:r w:rsidR="003E61D7">
              <w:rPr>
                <w:noProof/>
                <w:webHidden/>
              </w:rPr>
              <w:instrText xml:space="preserve"> PAGEREF _Toc70454727 \h </w:instrText>
            </w:r>
            <w:r w:rsidR="003E61D7">
              <w:rPr>
                <w:noProof/>
                <w:webHidden/>
              </w:rPr>
            </w:r>
            <w:r w:rsidR="003E61D7">
              <w:rPr>
                <w:noProof/>
                <w:webHidden/>
              </w:rPr>
              <w:fldChar w:fldCharType="separate"/>
            </w:r>
            <w:r w:rsidR="001D2C5E">
              <w:rPr>
                <w:noProof/>
                <w:webHidden/>
              </w:rPr>
              <w:t>39</w:t>
            </w:r>
            <w:r w:rsidR="003E61D7">
              <w:rPr>
                <w:noProof/>
                <w:webHidden/>
              </w:rPr>
              <w:fldChar w:fldCharType="end"/>
            </w:r>
          </w:hyperlink>
        </w:p>
        <w:p w14:paraId="6AD701CD" w14:textId="77777777" w:rsidR="003E61D7" w:rsidRDefault="001F6FDD" w:rsidP="003E61D7">
          <w:pPr>
            <w:pStyle w:val="TOC2"/>
            <w:rPr>
              <w:rFonts w:asciiTheme="minorHAnsi" w:eastAsiaTheme="minorEastAsia" w:hAnsiTheme="minorHAnsi"/>
              <w:noProof/>
            </w:rPr>
          </w:pPr>
          <w:hyperlink w:anchor="_Toc70454728" w:history="1">
            <w:r w:rsidR="003E61D7" w:rsidRPr="007875F4">
              <w:rPr>
                <w:rStyle w:val="Hyperlink"/>
                <w:rFonts w:eastAsiaTheme="majorEastAsia"/>
                <w:noProof/>
                <w:lang w:val="en-GB"/>
              </w:rPr>
              <w:t>10.3.2.5</w:t>
            </w:r>
            <w:r w:rsidR="003E61D7">
              <w:rPr>
                <w:rFonts w:asciiTheme="minorHAnsi" w:eastAsiaTheme="minorEastAsia" w:hAnsiTheme="minorHAnsi"/>
                <w:noProof/>
              </w:rPr>
              <w:tab/>
            </w:r>
            <w:r w:rsidR="003E61D7" w:rsidRPr="007875F4">
              <w:rPr>
                <w:rStyle w:val="Hyperlink"/>
                <w:rFonts w:eastAsiaTheme="majorEastAsia"/>
                <w:noProof/>
                <w:lang w:val="en-GB"/>
              </w:rPr>
              <w:t>Simulations for evaluating downscaling methods</w:t>
            </w:r>
            <w:r w:rsidR="003E61D7">
              <w:rPr>
                <w:noProof/>
                <w:webHidden/>
              </w:rPr>
              <w:tab/>
            </w:r>
            <w:r w:rsidR="003E61D7">
              <w:rPr>
                <w:noProof/>
                <w:webHidden/>
              </w:rPr>
              <w:fldChar w:fldCharType="begin"/>
            </w:r>
            <w:r w:rsidR="003E61D7">
              <w:rPr>
                <w:noProof/>
                <w:webHidden/>
              </w:rPr>
              <w:instrText xml:space="preserve"> PAGEREF _Toc70454728 \h </w:instrText>
            </w:r>
            <w:r w:rsidR="003E61D7">
              <w:rPr>
                <w:noProof/>
                <w:webHidden/>
              </w:rPr>
            </w:r>
            <w:r w:rsidR="003E61D7">
              <w:rPr>
                <w:noProof/>
                <w:webHidden/>
              </w:rPr>
              <w:fldChar w:fldCharType="separate"/>
            </w:r>
            <w:r w:rsidR="001D2C5E">
              <w:rPr>
                <w:noProof/>
                <w:webHidden/>
              </w:rPr>
              <w:t>40</w:t>
            </w:r>
            <w:r w:rsidR="003E61D7">
              <w:rPr>
                <w:noProof/>
                <w:webHidden/>
              </w:rPr>
              <w:fldChar w:fldCharType="end"/>
            </w:r>
          </w:hyperlink>
        </w:p>
        <w:p w14:paraId="556CF920" w14:textId="77777777" w:rsidR="003E61D7" w:rsidRDefault="001F6FDD" w:rsidP="003E61D7">
          <w:pPr>
            <w:pStyle w:val="TOC2"/>
            <w:rPr>
              <w:rFonts w:asciiTheme="minorHAnsi" w:eastAsiaTheme="minorEastAsia" w:hAnsiTheme="minorHAnsi"/>
              <w:noProof/>
            </w:rPr>
          </w:pPr>
          <w:hyperlink w:anchor="_Toc70454729" w:history="1">
            <w:r w:rsidR="003E61D7" w:rsidRPr="007875F4">
              <w:rPr>
                <w:rStyle w:val="Hyperlink"/>
                <w:rFonts w:eastAsiaTheme="majorEastAsia"/>
                <w:noProof/>
                <w:lang w:val="en-GB"/>
              </w:rPr>
              <w:t>10.3.3</w:t>
            </w:r>
            <w:r w:rsidR="003E61D7">
              <w:rPr>
                <w:rFonts w:asciiTheme="minorHAnsi" w:eastAsiaTheme="minorEastAsia" w:hAnsiTheme="minorHAnsi"/>
                <w:noProof/>
              </w:rPr>
              <w:tab/>
            </w:r>
            <w:r w:rsidR="003E61D7" w:rsidRPr="007875F4">
              <w:rPr>
                <w:rStyle w:val="Hyperlink"/>
                <w:rFonts w:eastAsiaTheme="majorEastAsia"/>
                <w:noProof/>
                <w:lang w:val="en-GB"/>
              </w:rPr>
              <w:t>Model Performance and Added Value in Simulating and Projecting Regional Climate</w:t>
            </w:r>
            <w:r w:rsidR="003E61D7">
              <w:rPr>
                <w:noProof/>
                <w:webHidden/>
              </w:rPr>
              <w:tab/>
            </w:r>
            <w:r w:rsidR="003E61D7">
              <w:rPr>
                <w:noProof/>
                <w:webHidden/>
              </w:rPr>
              <w:fldChar w:fldCharType="begin"/>
            </w:r>
            <w:r w:rsidR="003E61D7">
              <w:rPr>
                <w:noProof/>
                <w:webHidden/>
              </w:rPr>
              <w:instrText xml:space="preserve"> PAGEREF _Toc70454729 \h </w:instrText>
            </w:r>
            <w:r w:rsidR="003E61D7">
              <w:rPr>
                <w:noProof/>
                <w:webHidden/>
              </w:rPr>
            </w:r>
            <w:r w:rsidR="003E61D7">
              <w:rPr>
                <w:noProof/>
                <w:webHidden/>
              </w:rPr>
              <w:fldChar w:fldCharType="separate"/>
            </w:r>
            <w:r w:rsidR="001D2C5E">
              <w:rPr>
                <w:noProof/>
                <w:webHidden/>
              </w:rPr>
              <w:t>40</w:t>
            </w:r>
            <w:r w:rsidR="003E61D7">
              <w:rPr>
                <w:noProof/>
                <w:webHidden/>
              </w:rPr>
              <w:fldChar w:fldCharType="end"/>
            </w:r>
          </w:hyperlink>
        </w:p>
        <w:p w14:paraId="509E30F1" w14:textId="77777777" w:rsidR="003E61D7" w:rsidRDefault="001F6FDD" w:rsidP="003E61D7">
          <w:pPr>
            <w:pStyle w:val="TOC2"/>
            <w:rPr>
              <w:rFonts w:asciiTheme="minorHAnsi" w:eastAsiaTheme="minorEastAsia" w:hAnsiTheme="minorHAnsi"/>
              <w:noProof/>
            </w:rPr>
          </w:pPr>
          <w:hyperlink w:anchor="_Toc70454730" w:history="1">
            <w:r w:rsidR="003E61D7" w:rsidRPr="007875F4">
              <w:rPr>
                <w:rStyle w:val="Hyperlink"/>
                <w:rFonts w:eastAsiaTheme="majorEastAsia"/>
                <w:noProof/>
                <w:lang w:val="en-GB"/>
              </w:rPr>
              <w:t>10.3.3.1</w:t>
            </w:r>
            <w:r w:rsidR="003E61D7">
              <w:rPr>
                <w:rFonts w:asciiTheme="minorHAnsi" w:eastAsiaTheme="minorEastAsia" w:hAnsiTheme="minorHAnsi"/>
                <w:noProof/>
              </w:rPr>
              <w:tab/>
            </w:r>
            <w:r w:rsidR="003E61D7" w:rsidRPr="007875F4">
              <w:rPr>
                <w:rStyle w:val="Hyperlink"/>
                <w:rFonts w:eastAsiaTheme="majorEastAsia"/>
                <w:noProof/>
                <w:lang w:val="en-GB"/>
              </w:rPr>
              <w:t>Evaluation diagnostics</w:t>
            </w:r>
            <w:r w:rsidR="003E61D7">
              <w:rPr>
                <w:noProof/>
                <w:webHidden/>
              </w:rPr>
              <w:tab/>
            </w:r>
            <w:r w:rsidR="003E61D7">
              <w:rPr>
                <w:noProof/>
                <w:webHidden/>
              </w:rPr>
              <w:fldChar w:fldCharType="begin"/>
            </w:r>
            <w:r w:rsidR="003E61D7">
              <w:rPr>
                <w:noProof/>
                <w:webHidden/>
              </w:rPr>
              <w:instrText xml:space="preserve"> PAGEREF _Toc70454730 \h </w:instrText>
            </w:r>
            <w:r w:rsidR="003E61D7">
              <w:rPr>
                <w:noProof/>
                <w:webHidden/>
              </w:rPr>
            </w:r>
            <w:r w:rsidR="003E61D7">
              <w:rPr>
                <w:noProof/>
                <w:webHidden/>
              </w:rPr>
              <w:fldChar w:fldCharType="separate"/>
            </w:r>
            <w:r w:rsidR="001D2C5E">
              <w:rPr>
                <w:noProof/>
                <w:webHidden/>
              </w:rPr>
              <w:t>41</w:t>
            </w:r>
            <w:r w:rsidR="003E61D7">
              <w:rPr>
                <w:noProof/>
                <w:webHidden/>
              </w:rPr>
              <w:fldChar w:fldCharType="end"/>
            </w:r>
          </w:hyperlink>
        </w:p>
        <w:p w14:paraId="5FC8721A" w14:textId="77777777" w:rsidR="003E61D7" w:rsidRDefault="001F6FDD" w:rsidP="003E61D7">
          <w:pPr>
            <w:pStyle w:val="TOC2"/>
            <w:rPr>
              <w:rFonts w:asciiTheme="minorHAnsi" w:eastAsiaTheme="minorEastAsia" w:hAnsiTheme="minorHAnsi"/>
              <w:noProof/>
            </w:rPr>
          </w:pPr>
          <w:hyperlink w:anchor="_Toc70454731" w:history="1">
            <w:r w:rsidR="003E61D7" w:rsidRPr="007875F4">
              <w:rPr>
                <w:rStyle w:val="Hyperlink"/>
                <w:rFonts w:eastAsiaTheme="majorEastAsia"/>
                <w:noProof/>
                <w:lang w:val="en-GB"/>
              </w:rPr>
              <w:t>10.3.3.2</w:t>
            </w:r>
            <w:r w:rsidR="003E61D7">
              <w:rPr>
                <w:rFonts w:asciiTheme="minorHAnsi" w:eastAsiaTheme="minorEastAsia" w:hAnsiTheme="minorHAnsi"/>
                <w:noProof/>
              </w:rPr>
              <w:tab/>
            </w:r>
            <w:r w:rsidR="003E61D7" w:rsidRPr="007875F4">
              <w:rPr>
                <w:rStyle w:val="Hyperlink"/>
                <w:rFonts w:eastAsiaTheme="majorEastAsia"/>
                <w:noProof/>
                <w:lang w:val="en-GB"/>
              </w:rPr>
              <w:t>Model improvement and added value</w:t>
            </w:r>
            <w:r w:rsidR="003E61D7">
              <w:rPr>
                <w:noProof/>
                <w:webHidden/>
              </w:rPr>
              <w:tab/>
            </w:r>
            <w:r w:rsidR="003E61D7">
              <w:rPr>
                <w:noProof/>
                <w:webHidden/>
              </w:rPr>
              <w:fldChar w:fldCharType="begin"/>
            </w:r>
            <w:r w:rsidR="003E61D7">
              <w:rPr>
                <w:noProof/>
                <w:webHidden/>
              </w:rPr>
              <w:instrText xml:space="preserve"> PAGEREF _Toc70454731 \h </w:instrText>
            </w:r>
            <w:r w:rsidR="003E61D7">
              <w:rPr>
                <w:noProof/>
                <w:webHidden/>
              </w:rPr>
            </w:r>
            <w:r w:rsidR="003E61D7">
              <w:rPr>
                <w:noProof/>
                <w:webHidden/>
              </w:rPr>
              <w:fldChar w:fldCharType="separate"/>
            </w:r>
            <w:r w:rsidR="001D2C5E">
              <w:rPr>
                <w:noProof/>
                <w:webHidden/>
              </w:rPr>
              <w:t>42</w:t>
            </w:r>
            <w:r w:rsidR="003E61D7">
              <w:rPr>
                <w:noProof/>
                <w:webHidden/>
              </w:rPr>
              <w:fldChar w:fldCharType="end"/>
            </w:r>
          </w:hyperlink>
        </w:p>
        <w:p w14:paraId="27CE4682" w14:textId="20C2AF36" w:rsidR="003E61D7" w:rsidRDefault="001F6FDD" w:rsidP="003E61D7">
          <w:pPr>
            <w:pStyle w:val="TOC2"/>
            <w:rPr>
              <w:rFonts w:asciiTheme="minorHAnsi" w:eastAsiaTheme="minorEastAsia" w:hAnsiTheme="minorHAnsi"/>
              <w:noProof/>
            </w:rPr>
          </w:pPr>
          <w:hyperlink w:anchor="_Toc70454732" w:history="1">
            <w:r w:rsidR="003E61D7" w:rsidRPr="007875F4">
              <w:rPr>
                <w:rStyle w:val="Hyperlink"/>
                <w:rFonts w:eastAsiaTheme="majorEastAsia"/>
                <w:noProof/>
                <w:lang w:val="en-GB"/>
              </w:rPr>
              <w:t>10.3.3.3</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large-scale phenomena and teleconnections relevant for regional climate</w:t>
            </w:r>
            <w:r w:rsidR="003E61D7">
              <w:rPr>
                <w:noProof/>
                <w:webHidden/>
              </w:rPr>
              <w:tab/>
            </w:r>
            <w:r w:rsidR="003E61D7">
              <w:rPr>
                <w:noProof/>
                <w:webHidden/>
              </w:rPr>
              <w:fldChar w:fldCharType="begin"/>
            </w:r>
            <w:r w:rsidR="003E61D7">
              <w:rPr>
                <w:noProof/>
                <w:webHidden/>
              </w:rPr>
              <w:instrText xml:space="preserve"> PAGEREF _Toc70454732 \h </w:instrText>
            </w:r>
            <w:r w:rsidR="003E61D7">
              <w:rPr>
                <w:noProof/>
                <w:webHidden/>
              </w:rPr>
            </w:r>
            <w:r w:rsidR="003E61D7">
              <w:rPr>
                <w:noProof/>
                <w:webHidden/>
              </w:rPr>
              <w:fldChar w:fldCharType="separate"/>
            </w:r>
            <w:r w:rsidR="001D2C5E">
              <w:rPr>
                <w:noProof/>
                <w:webHidden/>
              </w:rPr>
              <w:t>43</w:t>
            </w:r>
            <w:r w:rsidR="003E61D7">
              <w:rPr>
                <w:noProof/>
                <w:webHidden/>
              </w:rPr>
              <w:fldChar w:fldCharType="end"/>
            </w:r>
          </w:hyperlink>
        </w:p>
        <w:p w14:paraId="2F73B4C1" w14:textId="10355D79" w:rsidR="003E61D7" w:rsidRDefault="001F6FDD" w:rsidP="003E61D7">
          <w:pPr>
            <w:pStyle w:val="TOC2"/>
            <w:rPr>
              <w:rFonts w:asciiTheme="minorHAnsi" w:eastAsiaTheme="minorEastAsia" w:hAnsiTheme="minorHAnsi"/>
              <w:noProof/>
            </w:rPr>
          </w:pPr>
          <w:hyperlink w:anchor="_Toc70454733" w:history="1">
            <w:r w:rsidR="003E61D7" w:rsidRPr="007875F4">
              <w:rPr>
                <w:rStyle w:val="Hyperlink"/>
                <w:rFonts w:eastAsiaTheme="majorEastAsia"/>
                <w:noProof/>
                <w:lang w:val="en-GB"/>
              </w:rPr>
              <w:t>10.3.3.3.1</w:t>
            </w:r>
            <w:r w:rsidR="003E61D7">
              <w:rPr>
                <w:rFonts w:asciiTheme="minorHAnsi" w:eastAsiaTheme="minorEastAsia" w:hAnsiTheme="minorHAnsi"/>
                <w:noProof/>
              </w:rPr>
              <w:tab/>
            </w:r>
            <w:r w:rsidR="003E61D7" w:rsidRPr="007875F4">
              <w:rPr>
                <w:rStyle w:val="Hyperlink"/>
                <w:rFonts w:eastAsiaTheme="majorEastAsia"/>
                <w:noProof/>
                <w:lang w:val="en-GB"/>
              </w:rPr>
              <w:t>Mid-to-high latitude atmospheric variability phenomena: blocking and extratropical cyclones</w:t>
            </w:r>
            <w:r w:rsidR="003E61D7">
              <w:rPr>
                <w:noProof/>
                <w:webHidden/>
              </w:rPr>
              <w:tab/>
            </w:r>
            <w:r w:rsidR="003E61D7">
              <w:rPr>
                <w:noProof/>
                <w:webHidden/>
              </w:rPr>
              <w:fldChar w:fldCharType="begin"/>
            </w:r>
            <w:r w:rsidR="003E61D7">
              <w:rPr>
                <w:noProof/>
                <w:webHidden/>
              </w:rPr>
              <w:instrText xml:space="preserve"> PAGEREF _Toc70454733 \h </w:instrText>
            </w:r>
            <w:r w:rsidR="003E61D7">
              <w:rPr>
                <w:noProof/>
                <w:webHidden/>
              </w:rPr>
            </w:r>
            <w:r w:rsidR="003E61D7">
              <w:rPr>
                <w:noProof/>
                <w:webHidden/>
              </w:rPr>
              <w:fldChar w:fldCharType="separate"/>
            </w:r>
            <w:r w:rsidR="001D2C5E">
              <w:rPr>
                <w:noProof/>
                <w:webHidden/>
              </w:rPr>
              <w:t>43</w:t>
            </w:r>
            <w:r w:rsidR="003E61D7">
              <w:rPr>
                <w:noProof/>
                <w:webHidden/>
              </w:rPr>
              <w:fldChar w:fldCharType="end"/>
            </w:r>
          </w:hyperlink>
        </w:p>
        <w:p w14:paraId="04EA2D8E" w14:textId="77777777" w:rsidR="003E61D7" w:rsidRDefault="001F6FDD" w:rsidP="003E61D7">
          <w:pPr>
            <w:pStyle w:val="TOC2"/>
            <w:rPr>
              <w:rFonts w:asciiTheme="minorHAnsi" w:eastAsiaTheme="minorEastAsia" w:hAnsiTheme="minorHAnsi"/>
              <w:noProof/>
            </w:rPr>
          </w:pPr>
          <w:hyperlink w:anchor="_Toc70454734" w:history="1">
            <w:r w:rsidR="003E61D7" w:rsidRPr="007875F4">
              <w:rPr>
                <w:rStyle w:val="Hyperlink"/>
                <w:rFonts w:eastAsiaTheme="majorEastAsia"/>
                <w:noProof/>
                <w:lang w:val="en-GB"/>
              </w:rPr>
              <w:t>10.3.3.3.2</w:t>
            </w:r>
            <w:r w:rsidR="003E61D7">
              <w:rPr>
                <w:rFonts w:asciiTheme="minorHAnsi" w:eastAsiaTheme="minorEastAsia" w:hAnsiTheme="minorHAnsi"/>
                <w:noProof/>
              </w:rPr>
              <w:tab/>
            </w:r>
            <w:r w:rsidR="003E61D7" w:rsidRPr="007875F4">
              <w:rPr>
                <w:rStyle w:val="Hyperlink"/>
                <w:rFonts w:eastAsiaTheme="majorEastAsia"/>
                <w:noProof/>
                <w:lang w:val="en-GB"/>
              </w:rPr>
              <w:t>Tropical phenomena: ENSO teleconnections</w:t>
            </w:r>
            <w:r w:rsidR="003E61D7">
              <w:rPr>
                <w:noProof/>
                <w:webHidden/>
              </w:rPr>
              <w:tab/>
            </w:r>
            <w:r w:rsidR="003E61D7">
              <w:rPr>
                <w:noProof/>
                <w:webHidden/>
              </w:rPr>
              <w:fldChar w:fldCharType="begin"/>
            </w:r>
            <w:r w:rsidR="003E61D7">
              <w:rPr>
                <w:noProof/>
                <w:webHidden/>
              </w:rPr>
              <w:instrText xml:space="preserve"> PAGEREF _Toc70454734 \h </w:instrText>
            </w:r>
            <w:r w:rsidR="003E61D7">
              <w:rPr>
                <w:noProof/>
                <w:webHidden/>
              </w:rPr>
            </w:r>
            <w:r w:rsidR="003E61D7">
              <w:rPr>
                <w:noProof/>
                <w:webHidden/>
              </w:rPr>
              <w:fldChar w:fldCharType="separate"/>
            </w:r>
            <w:r w:rsidR="001D2C5E">
              <w:rPr>
                <w:noProof/>
                <w:webHidden/>
              </w:rPr>
              <w:t>44</w:t>
            </w:r>
            <w:r w:rsidR="003E61D7">
              <w:rPr>
                <w:noProof/>
                <w:webHidden/>
              </w:rPr>
              <w:fldChar w:fldCharType="end"/>
            </w:r>
          </w:hyperlink>
        </w:p>
        <w:p w14:paraId="26E2411B" w14:textId="77777777" w:rsidR="003E61D7" w:rsidRDefault="001F6FDD" w:rsidP="003E61D7">
          <w:pPr>
            <w:pStyle w:val="TOC2"/>
            <w:rPr>
              <w:rFonts w:asciiTheme="minorHAnsi" w:eastAsiaTheme="minorEastAsia" w:hAnsiTheme="minorHAnsi"/>
              <w:noProof/>
            </w:rPr>
          </w:pPr>
          <w:hyperlink w:anchor="_Toc70454735" w:history="1">
            <w:r w:rsidR="003E61D7" w:rsidRPr="007875F4">
              <w:rPr>
                <w:rStyle w:val="Hyperlink"/>
                <w:rFonts w:eastAsiaTheme="majorEastAsia"/>
                <w:noProof/>
                <w:lang w:val="en-GB"/>
              </w:rPr>
              <w:t>10.3.3.4</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phenomena and processes</w:t>
            </w:r>
            <w:r w:rsidR="003E61D7">
              <w:rPr>
                <w:noProof/>
                <w:webHidden/>
              </w:rPr>
              <w:tab/>
            </w:r>
            <w:r w:rsidR="003E61D7">
              <w:rPr>
                <w:noProof/>
                <w:webHidden/>
              </w:rPr>
              <w:fldChar w:fldCharType="begin"/>
            </w:r>
            <w:r w:rsidR="003E61D7">
              <w:rPr>
                <w:noProof/>
                <w:webHidden/>
              </w:rPr>
              <w:instrText xml:space="preserve"> PAGEREF _Toc70454735 \h </w:instrText>
            </w:r>
            <w:r w:rsidR="003E61D7">
              <w:rPr>
                <w:noProof/>
                <w:webHidden/>
              </w:rPr>
            </w:r>
            <w:r w:rsidR="003E61D7">
              <w:rPr>
                <w:noProof/>
                <w:webHidden/>
              </w:rPr>
              <w:fldChar w:fldCharType="separate"/>
            </w:r>
            <w:r w:rsidR="001D2C5E">
              <w:rPr>
                <w:noProof/>
                <w:webHidden/>
              </w:rPr>
              <w:t>45</w:t>
            </w:r>
            <w:r w:rsidR="003E61D7">
              <w:rPr>
                <w:noProof/>
                <w:webHidden/>
              </w:rPr>
              <w:fldChar w:fldCharType="end"/>
            </w:r>
          </w:hyperlink>
        </w:p>
        <w:p w14:paraId="50E87C34" w14:textId="77777777" w:rsidR="003E61D7" w:rsidRDefault="001F6FDD" w:rsidP="003E61D7">
          <w:pPr>
            <w:pStyle w:val="TOC2"/>
            <w:rPr>
              <w:rFonts w:asciiTheme="minorHAnsi" w:eastAsiaTheme="minorEastAsia" w:hAnsiTheme="minorHAnsi"/>
              <w:noProof/>
            </w:rPr>
          </w:pPr>
          <w:hyperlink w:anchor="_Toc70454736" w:history="1">
            <w:r w:rsidR="003E61D7" w:rsidRPr="007875F4">
              <w:rPr>
                <w:rStyle w:val="Hyperlink"/>
                <w:rFonts w:eastAsiaTheme="majorEastAsia"/>
                <w:noProof/>
                <w:lang w:val="en-GB"/>
              </w:rPr>
              <w:t>10.3.3.4.1</w:t>
            </w:r>
            <w:r w:rsidR="003E61D7">
              <w:rPr>
                <w:rFonts w:asciiTheme="minorHAnsi" w:eastAsiaTheme="minorEastAsia" w:hAnsiTheme="minorHAnsi"/>
                <w:noProof/>
              </w:rPr>
              <w:tab/>
            </w:r>
            <w:r w:rsidR="003E61D7" w:rsidRPr="007875F4">
              <w:rPr>
                <w:rStyle w:val="Hyperlink"/>
                <w:rFonts w:eastAsiaTheme="majorEastAsia"/>
                <w:noProof/>
                <w:lang w:val="en-GB"/>
              </w:rPr>
              <w:t>Convection including tropical cyclones</w:t>
            </w:r>
            <w:r w:rsidR="003E61D7">
              <w:rPr>
                <w:noProof/>
                <w:webHidden/>
              </w:rPr>
              <w:tab/>
            </w:r>
            <w:r w:rsidR="003E61D7">
              <w:rPr>
                <w:noProof/>
                <w:webHidden/>
              </w:rPr>
              <w:fldChar w:fldCharType="begin"/>
            </w:r>
            <w:r w:rsidR="003E61D7">
              <w:rPr>
                <w:noProof/>
                <w:webHidden/>
              </w:rPr>
              <w:instrText xml:space="preserve"> PAGEREF _Toc70454736 \h </w:instrText>
            </w:r>
            <w:r w:rsidR="003E61D7">
              <w:rPr>
                <w:noProof/>
                <w:webHidden/>
              </w:rPr>
            </w:r>
            <w:r w:rsidR="003E61D7">
              <w:rPr>
                <w:noProof/>
                <w:webHidden/>
              </w:rPr>
              <w:fldChar w:fldCharType="separate"/>
            </w:r>
            <w:r w:rsidR="001D2C5E">
              <w:rPr>
                <w:noProof/>
                <w:webHidden/>
              </w:rPr>
              <w:t>46</w:t>
            </w:r>
            <w:r w:rsidR="003E61D7">
              <w:rPr>
                <w:noProof/>
                <w:webHidden/>
              </w:rPr>
              <w:fldChar w:fldCharType="end"/>
            </w:r>
          </w:hyperlink>
        </w:p>
        <w:p w14:paraId="01F1B71A" w14:textId="77777777" w:rsidR="003E61D7" w:rsidRDefault="001F6FDD" w:rsidP="003E61D7">
          <w:pPr>
            <w:pStyle w:val="TOC2"/>
            <w:rPr>
              <w:rFonts w:asciiTheme="minorHAnsi" w:eastAsiaTheme="minorEastAsia" w:hAnsiTheme="minorHAnsi"/>
              <w:noProof/>
            </w:rPr>
          </w:pPr>
          <w:hyperlink w:anchor="_Toc70454737" w:history="1">
            <w:r w:rsidR="003E61D7" w:rsidRPr="007875F4">
              <w:rPr>
                <w:rStyle w:val="Hyperlink"/>
                <w:rFonts w:eastAsiaTheme="majorEastAsia"/>
                <w:noProof/>
                <w:lang w:val="en-GB"/>
              </w:rPr>
              <w:t>10.3.3.4.2</w:t>
            </w:r>
            <w:r w:rsidR="003E61D7">
              <w:rPr>
                <w:rFonts w:asciiTheme="minorHAnsi" w:eastAsiaTheme="minorEastAsia" w:hAnsiTheme="minorHAnsi"/>
                <w:noProof/>
              </w:rPr>
              <w:tab/>
            </w:r>
            <w:r w:rsidR="003E61D7" w:rsidRPr="007875F4">
              <w:rPr>
                <w:rStyle w:val="Hyperlink"/>
                <w:rFonts w:eastAsiaTheme="majorEastAsia"/>
                <w:noProof/>
                <w:lang w:val="en-GB"/>
              </w:rPr>
              <w:t>Mountain wind systems</w:t>
            </w:r>
            <w:r w:rsidR="003E61D7">
              <w:rPr>
                <w:noProof/>
                <w:webHidden/>
              </w:rPr>
              <w:tab/>
            </w:r>
            <w:r w:rsidR="003E61D7">
              <w:rPr>
                <w:noProof/>
                <w:webHidden/>
              </w:rPr>
              <w:fldChar w:fldCharType="begin"/>
            </w:r>
            <w:r w:rsidR="003E61D7">
              <w:rPr>
                <w:noProof/>
                <w:webHidden/>
              </w:rPr>
              <w:instrText xml:space="preserve"> PAGEREF _Toc70454737 \h </w:instrText>
            </w:r>
            <w:r w:rsidR="003E61D7">
              <w:rPr>
                <w:noProof/>
                <w:webHidden/>
              </w:rPr>
            </w:r>
            <w:r w:rsidR="003E61D7">
              <w:rPr>
                <w:noProof/>
                <w:webHidden/>
              </w:rPr>
              <w:fldChar w:fldCharType="separate"/>
            </w:r>
            <w:r w:rsidR="001D2C5E">
              <w:rPr>
                <w:noProof/>
                <w:webHidden/>
              </w:rPr>
              <w:t>47</w:t>
            </w:r>
            <w:r w:rsidR="003E61D7">
              <w:rPr>
                <w:noProof/>
                <w:webHidden/>
              </w:rPr>
              <w:fldChar w:fldCharType="end"/>
            </w:r>
          </w:hyperlink>
        </w:p>
        <w:p w14:paraId="310A1C9D" w14:textId="77777777" w:rsidR="003E61D7" w:rsidRDefault="001F6FDD" w:rsidP="003E61D7">
          <w:pPr>
            <w:pStyle w:val="TOC2"/>
            <w:rPr>
              <w:rFonts w:asciiTheme="minorHAnsi" w:eastAsiaTheme="minorEastAsia" w:hAnsiTheme="minorHAnsi"/>
              <w:noProof/>
            </w:rPr>
          </w:pPr>
          <w:hyperlink w:anchor="_Toc70454738" w:history="1">
            <w:r w:rsidR="003E61D7" w:rsidRPr="007875F4">
              <w:rPr>
                <w:rStyle w:val="Hyperlink"/>
                <w:rFonts w:eastAsiaTheme="majorEastAsia"/>
                <w:noProof/>
                <w:lang w:val="en-GB"/>
              </w:rPr>
              <w:t>10.3.3.4.3</w:t>
            </w:r>
            <w:r w:rsidR="003E61D7">
              <w:rPr>
                <w:rFonts w:asciiTheme="minorHAnsi" w:eastAsiaTheme="minorEastAsia" w:hAnsiTheme="minorHAnsi"/>
                <w:noProof/>
              </w:rPr>
              <w:tab/>
            </w:r>
            <w:r w:rsidR="003E61D7" w:rsidRPr="007875F4">
              <w:rPr>
                <w:rStyle w:val="Hyperlink"/>
                <w:rFonts w:eastAsiaTheme="majorEastAsia"/>
                <w:noProof/>
                <w:lang w:val="en-GB"/>
              </w:rPr>
              <w:t>Coastal winds and lake effects</w:t>
            </w:r>
            <w:r w:rsidR="003E61D7">
              <w:rPr>
                <w:noProof/>
                <w:webHidden/>
              </w:rPr>
              <w:tab/>
            </w:r>
            <w:r w:rsidR="003E61D7">
              <w:rPr>
                <w:noProof/>
                <w:webHidden/>
              </w:rPr>
              <w:fldChar w:fldCharType="begin"/>
            </w:r>
            <w:r w:rsidR="003E61D7">
              <w:rPr>
                <w:noProof/>
                <w:webHidden/>
              </w:rPr>
              <w:instrText xml:space="preserve"> PAGEREF _Toc70454738 \h </w:instrText>
            </w:r>
            <w:r w:rsidR="003E61D7">
              <w:rPr>
                <w:noProof/>
                <w:webHidden/>
              </w:rPr>
            </w:r>
            <w:r w:rsidR="003E61D7">
              <w:rPr>
                <w:noProof/>
                <w:webHidden/>
              </w:rPr>
              <w:fldChar w:fldCharType="separate"/>
            </w:r>
            <w:r w:rsidR="001D2C5E">
              <w:rPr>
                <w:noProof/>
                <w:webHidden/>
              </w:rPr>
              <w:t>47</w:t>
            </w:r>
            <w:r w:rsidR="003E61D7">
              <w:rPr>
                <w:noProof/>
                <w:webHidden/>
              </w:rPr>
              <w:fldChar w:fldCharType="end"/>
            </w:r>
          </w:hyperlink>
        </w:p>
        <w:p w14:paraId="6BF88768" w14:textId="77777777" w:rsidR="003E61D7" w:rsidRDefault="001F6FDD" w:rsidP="003E61D7">
          <w:pPr>
            <w:pStyle w:val="TOC2"/>
            <w:rPr>
              <w:rFonts w:asciiTheme="minorHAnsi" w:eastAsiaTheme="minorEastAsia" w:hAnsiTheme="minorHAnsi"/>
              <w:noProof/>
            </w:rPr>
          </w:pPr>
          <w:hyperlink w:anchor="_Toc70454739" w:history="1">
            <w:r w:rsidR="003E61D7" w:rsidRPr="007875F4">
              <w:rPr>
                <w:rStyle w:val="Hyperlink"/>
                <w:rFonts w:eastAsiaTheme="majorEastAsia"/>
                <w:noProof/>
                <w:lang w:val="en-GB"/>
              </w:rPr>
              <w:t>10.3.3.4.4</w:t>
            </w:r>
            <w:r w:rsidR="003E61D7">
              <w:rPr>
                <w:rFonts w:asciiTheme="minorHAnsi" w:eastAsiaTheme="minorEastAsia" w:hAnsiTheme="minorHAnsi"/>
                <w:noProof/>
              </w:rPr>
              <w:tab/>
            </w:r>
            <w:r w:rsidR="003E61D7" w:rsidRPr="007875F4">
              <w:rPr>
                <w:rStyle w:val="Hyperlink"/>
                <w:rFonts w:eastAsiaTheme="majorEastAsia"/>
                <w:noProof/>
                <w:lang w:val="en-GB"/>
              </w:rPr>
              <w:t>Fronts</w:t>
            </w:r>
            <w:r w:rsidR="003E61D7">
              <w:rPr>
                <w:noProof/>
                <w:webHidden/>
              </w:rPr>
              <w:tab/>
            </w:r>
            <w:r w:rsidR="003E61D7">
              <w:rPr>
                <w:noProof/>
                <w:webHidden/>
              </w:rPr>
              <w:fldChar w:fldCharType="begin"/>
            </w:r>
            <w:r w:rsidR="003E61D7">
              <w:rPr>
                <w:noProof/>
                <w:webHidden/>
              </w:rPr>
              <w:instrText xml:space="preserve"> PAGEREF _Toc70454739 \h </w:instrText>
            </w:r>
            <w:r w:rsidR="003E61D7">
              <w:rPr>
                <w:noProof/>
                <w:webHidden/>
              </w:rPr>
            </w:r>
            <w:r w:rsidR="003E61D7">
              <w:rPr>
                <w:noProof/>
                <w:webHidden/>
              </w:rPr>
              <w:fldChar w:fldCharType="separate"/>
            </w:r>
            <w:r w:rsidR="001D2C5E">
              <w:rPr>
                <w:noProof/>
                <w:webHidden/>
              </w:rPr>
              <w:t>48</w:t>
            </w:r>
            <w:r w:rsidR="003E61D7">
              <w:rPr>
                <w:noProof/>
                <w:webHidden/>
              </w:rPr>
              <w:fldChar w:fldCharType="end"/>
            </w:r>
          </w:hyperlink>
        </w:p>
        <w:p w14:paraId="386F7F7E" w14:textId="77777777" w:rsidR="003E61D7" w:rsidRDefault="001F6FDD" w:rsidP="003E61D7">
          <w:pPr>
            <w:pStyle w:val="TOC2"/>
            <w:rPr>
              <w:rFonts w:asciiTheme="minorHAnsi" w:eastAsiaTheme="minorEastAsia" w:hAnsiTheme="minorHAnsi"/>
              <w:noProof/>
            </w:rPr>
          </w:pPr>
          <w:hyperlink w:anchor="_Toc70454740" w:history="1">
            <w:r w:rsidR="003E61D7" w:rsidRPr="007875F4">
              <w:rPr>
                <w:rStyle w:val="Hyperlink"/>
                <w:rFonts w:eastAsiaTheme="majorEastAsia"/>
                <w:noProof/>
                <w:lang w:val="en-GB"/>
              </w:rPr>
              <w:t>10.3.3.5</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feedbacks</w:t>
            </w:r>
            <w:r w:rsidR="003E61D7">
              <w:rPr>
                <w:noProof/>
                <w:webHidden/>
              </w:rPr>
              <w:tab/>
            </w:r>
            <w:r w:rsidR="003E61D7">
              <w:rPr>
                <w:noProof/>
                <w:webHidden/>
              </w:rPr>
              <w:fldChar w:fldCharType="begin"/>
            </w:r>
            <w:r w:rsidR="003E61D7">
              <w:rPr>
                <w:noProof/>
                <w:webHidden/>
              </w:rPr>
              <w:instrText xml:space="preserve"> PAGEREF _Toc70454740 \h </w:instrText>
            </w:r>
            <w:r w:rsidR="003E61D7">
              <w:rPr>
                <w:noProof/>
                <w:webHidden/>
              </w:rPr>
            </w:r>
            <w:r w:rsidR="003E61D7">
              <w:rPr>
                <w:noProof/>
                <w:webHidden/>
              </w:rPr>
              <w:fldChar w:fldCharType="separate"/>
            </w:r>
            <w:r w:rsidR="001D2C5E">
              <w:rPr>
                <w:noProof/>
                <w:webHidden/>
              </w:rPr>
              <w:t>49</w:t>
            </w:r>
            <w:r w:rsidR="003E61D7">
              <w:rPr>
                <w:noProof/>
                <w:webHidden/>
              </w:rPr>
              <w:fldChar w:fldCharType="end"/>
            </w:r>
          </w:hyperlink>
        </w:p>
        <w:p w14:paraId="287ACF07" w14:textId="77777777" w:rsidR="003E61D7" w:rsidRDefault="001F6FDD" w:rsidP="003E61D7">
          <w:pPr>
            <w:pStyle w:val="TOC2"/>
            <w:rPr>
              <w:rFonts w:asciiTheme="minorHAnsi" w:eastAsiaTheme="minorEastAsia" w:hAnsiTheme="minorHAnsi"/>
              <w:noProof/>
            </w:rPr>
          </w:pPr>
          <w:hyperlink w:anchor="_Toc70454741" w:history="1">
            <w:r w:rsidR="003E61D7" w:rsidRPr="007875F4">
              <w:rPr>
                <w:rStyle w:val="Hyperlink"/>
                <w:rFonts w:eastAsiaTheme="majorEastAsia"/>
                <w:noProof/>
                <w:lang w:val="en-GB"/>
              </w:rPr>
              <w:t>10.3.3.6</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drivers of climate and climate change</w:t>
            </w:r>
            <w:r w:rsidR="003E61D7">
              <w:rPr>
                <w:noProof/>
                <w:webHidden/>
              </w:rPr>
              <w:tab/>
            </w:r>
            <w:r w:rsidR="003E61D7">
              <w:rPr>
                <w:noProof/>
                <w:webHidden/>
              </w:rPr>
              <w:fldChar w:fldCharType="begin"/>
            </w:r>
            <w:r w:rsidR="003E61D7">
              <w:rPr>
                <w:noProof/>
                <w:webHidden/>
              </w:rPr>
              <w:instrText xml:space="preserve"> PAGEREF _Toc70454741 \h </w:instrText>
            </w:r>
            <w:r w:rsidR="003E61D7">
              <w:rPr>
                <w:noProof/>
                <w:webHidden/>
              </w:rPr>
            </w:r>
            <w:r w:rsidR="003E61D7">
              <w:rPr>
                <w:noProof/>
                <w:webHidden/>
              </w:rPr>
              <w:fldChar w:fldCharType="separate"/>
            </w:r>
            <w:r w:rsidR="001D2C5E">
              <w:rPr>
                <w:noProof/>
                <w:webHidden/>
              </w:rPr>
              <w:t>50</w:t>
            </w:r>
            <w:r w:rsidR="003E61D7">
              <w:rPr>
                <w:noProof/>
                <w:webHidden/>
              </w:rPr>
              <w:fldChar w:fldCharType="end"/>
            </w:r>
          </w:hyperlink>
        </w:p>
        <w:p w14:paraId="0A65199C" w14:textId="77777777" w:rsidR="003E61D7" w:rsidRDefault="001F6FDD" w:rsidP="003E61D7">
          <w:pPr>
            <w:pStyle w:val="TOC2"/>
            <w:rPr>
              <w:rFonts w:asciiTheme="minorHAnsi" w:eastAsiaTheme="minorEastAsia" w:hAnsiTheme="minorHAnsi"/>
              <w:noProof/>
            </w:rPr>
          </w:pPr>
          <w:hyperlink w:anchor="_Toc70454742" w:history="1">
            <w:r w:rsidR="003E61D7" w:rsidRPr="007875F4">
              <w:rPr>
                <w:rStyle w:val="Hyperlink"/>
                <w:rFonts w:eastAsiaTheme="majorEastAsia"/>
                <w:noProof/>
                <w:lang w:val="en-GB"/>
              </w:rPr>
              <w:t>10.3.3.7</w:t>
            </w:r>
            <w:r w:rsidR="003E61D7">
              <w:rPr>
                <w:rFonts w:asciiTheme="minorHAnsi" w:eastAsiaTheme="minorEastAsia" w:hAnsiTheme="minorHAnsi"/>
                <w:noProof/>
              </w:rPr>
              <w:tab/>
            </w:r>
            <w:r w:rsidR="003E61D7" w:rsidRPr="007875F4">
              <w:rPr>
                <w:rStyle w:val="Hyperlink"/>
                <w:rFonts w:eastAsiaTheme="majorEastAsia"/>
                <w:noProof/>
                <w:lang w:val="en-GB"/>
              </w:rPr>
              <w:t>Statistical downscaling, bias adjustment and weather generators</w:t>
            </w:r>
            <w:r w:rsidR="003E61D7">
              <w:rPr>
                <w:noProof/>
                <w:webHidden/>
              </w:rPr>
              <w:tab/>
            </w:r>
            <w:r w:rsidR="003E61D7">
              <w:rPr>
                <w:noProof/>
                <w:webHidden/>
              </w:rPr>
              <w:fldChar w:fldCharType="begin"/>
            </w:r>
            <w:r w:rsidR="003E61D7">
              <w:rPr>
                <w:noProof/>
                <w:webHidden/>
              </w:rPr>
              <w:instrText xml:space="preserve"> PAGEREF _Toc70454742 \h </w:instrText>
            </w:r>
            <w:r w:rsidR="003E61D7">
              <w:rPr>
                <w:noProof/>
                <w:webHidden/>
              </w:rPr>
            </w:r>
            <w:r w:rsidR="003E61D7">
              <w:rPr>
                <w:noProof/>
                <w:webHidden/>
              </w:rPr>
              <w:fldChar w:fldCharType="separate"/>
            </w:r>
            <w:r w:rsidR="001D2C5E">
              <w:rPr>
                <w:noProof/>
                <w:webHidden/>
              </w:rPr>
              <w:t>51</w:t>
            </w:r>
            <w:r w:rsidR="003E61D7">
              <w:rPr>
                <w:noProof/>
                <w:webHidden/>
              </w:rPr>
              <w:fldChar w:fldCharType="end"/>
            </w:r>
          </w:hyperlink>
        </w:p>
        <w:p w14:paraId="639435E2" w14:textId="77777777" w:rsidR="003E61D7" w:rsidRDefault="001F6FDD" w:rsidP="003E61D7">
          <w:pPr>
            <w:pStyle w:val="TOC2"/>
            <w:rPr>
              <w:rFonts w:asciiTheme="minorHAnsi" w:eastAsiaTheme="minorEastAsia" w:hAnsiTheme="minorHAnsi"/>
              <w:noProof/>
            </w:rPr>
          </w:pPr>
          <w:hyperlink w:anchor="_Toc70454743" w:history="1">
            <w:r w:rsidR="003E61D7" w:rsidRPr="007875F4">
              <w:rPr>
                <w:rStyle w:val="Hyperlink"/>
                <w:rFonts w:eastAsiaTheme="majorEastAsia"/>
                <w:noProof/>
                <w:lang w:val="en-GB"/>
              </w:rPr>
              <w:t>10.3.3.7.1</w:t>
            </w:r>
            <w:r w:rsidR="003E61D7">
              <w:rPr>
                <w:rFonts w:asciiTheme="minorHAnsi" w:eastAsiaTheme="minorEastAsia" w:hAnsiTheme="minorHAnsi"/>
                <w:noProof/>
              </w:rPr>
              <w:tab/>
            </w:r>
            <w:r w:rsidR="003E61D7" w:rsidRPr="007875F4">
              <w:rPr>
                <w:rStyle w:val="Hyperlink"/>
                <w:rFonts w:eastAsiaTheme="majorEastAsia"/>
                <w:noProof/>
                <w:lang w:val="en-GB"/>
              </w:rPr>
              <w:t>Performance of perfect prognosis methods</w:t>
            </w:r>
            <w:r w:rsidR="003E61D7">
              <w:rPr>
                <w:noProof/>
                <w:webHidden/>
              </w:rPr>
              <w:tab/>
            </w:r>
            <w:r w:rsidR="003E61D7">
              <w:rPr>
                <w:noProof/>
                <w:webHidden/>
              </w:rPr>
              <w:fldChar w:fldCharType="begin"/>
            </w:r>
            <w:r w:rsidR="003E61D7">
              <w:rPr>
                <w:noProof/>
                <w:webHidden/>
              </w:rPr>
              <w:instrText xml:space="preserve"> PAGEREF _Toc70454743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47E4127E" w14:textId="77777777" w:rsidR="003E61D7" w:rsidRDefault="001F6FDD" w:rsidP="003E61D7">
          <w:pPr>
            <w:pStyle w:val="TOC2"/>
            <w:rPr>
              <w:rFonts w:asciiTheme="minorHAnsi" w:eastAsiaTheme="minorEastAsia" w:hAnsiTheme="minorHAnsi"/>
              <w:noProof/>
            </w:rPr>
          </w:pPr>
          <w:hyperlink w:anchor="_Toc70454744" w:history="1">
            <w:r w:rsidR="003E61D7" w:rsidRPr="007875F4">
              <w:rPr>
                <w:rStyle w:val="Hyperlink"/>
                <w:rFonts w:eastAsiaTheme="majorEastAsia"/>
                <w:noProof/>
                <w:lang w:val="en-GB"/>
              </w:rPr>
              <w:t>10.3.3.7.2</w:t>
            </w:r>
            <w:r w:rsidR="003E61D7">
              <w:rPr>
                <w:rFonts w:asciiTheme="minorHAnsi" w:eastAsiaTheme="minorEastAsia" w:hAnsiTheme="minorHAnsi"/>
                <w:noProof/>
              </w:rPr>
              <w:tab/>
            </w:r>
            <w:r w:rsidR="003E61D7" w:rsidRPr="007875F4">
              <w:rPr>
                <w:rStyle w:val="Hyperlink"/>
                <w:rFonts w:eastAsiaTheme="majorEastAsia"/>
                <w:noProof/>
                <w:lang w:val="en-GB"/>
              </w:rPr>
              <w:t>Performance of bias adjustment methods</w:t>
            </w:r>
            <w:r w:rsidR="003E61D7">
              <w:rPr>
                <w:noProof/>
                <w:webHidden/>
              </w:rPr>
              <w:tab/>
            </w:r>
            <w:r w:rsidR="003E61D7">
              <w:rPr>
                <w:noProof/>
                <w:webHidden/>
              </w:rPr>
              <w:fldChar w:fldCharType="begin"/>
            </w:r>
            <w:r w:rsidR="003E61D7">
              <w:rPr>
                <w:noProof/>
                <w:webHidden/>
              </w:rPr>
              <w:instrText xml:space="preserve"> PAGEREF _Toc70454744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13A63B20" w14:textId="77777777" w:rsidR="003E61D7" w:rsidRDefault="001F6FDD" w:rsidP="003E61D7">
          <w:pPr>
            <w:pStyle w:val="TOC2"/>
            <w:rPr>
              <w:rFonts w:asciiTheme="minorHAnsi" w:eastAsiaTheme="minorEastAsia" w:hAnsiTheme="minorHAnsi"/>
              <w:noProof/>
            </w:rPr>
          </w:pPr>
          <w:hyperlink w:anchor="_Toc70454745" w:history="1">
            <w:r w:rsidR="003E61D7" w:rsidRPr="007875F4">
              <w:rPr>
                <w:rStyle w:val="Hyperlink"/>
                <w:rFonts w:eastAsiaTheme="majorEastAsia"/>
                <w:noProof/>
                <w:lang w:val="en-GB"/>
              </w:rPr>
              <w:t>10.3.3.7.3</w:t>
            </w:r>
            <w:r w:rsidR="003E61D7">
              <w:rPr>
                <w:rFonts w:asciiTheme="minorHAnsi" w:eastAsiaTheme="minorEastAsia" w:hAnsiTheme="minorHAnsi"/>
                <w:noProof/>
              </w:rPr>
              <w:tab/>
            </w:r>
            <w:r w:rsidR="003E61D7" w:rsidRPr="007875F4">
              <w:rPr>
                <w:rStyle w:val="Hyperlink"/>
                <w:rFonts w:eastAsiaTheme="majorEastAsia"/>
                <w:noProof/>
                <w:lang w:val="en-GB"/>
              </w:rPr>
              <w:t>Performance of weather generators</w:t>
            </w:r>
            <w:r w:rsidR="003E61D7">
              <w:rPr>
                <w:noProof/>
                <w:webHidden/>
              </w:rPr>
              <w:tab/>
            </w:r>
            <w:r w:rsidR="003E61D7">
              <w:rPr>
                <w:noProof/>
                <w:webHidden/>
              </w:rPr>
              <w:fldChar w:fldCharType="begin"/>
            </w:r>
            <w:r w:rsidR="003E61D7">
              <w:rPr>
                <w:noProof/>
                <w:webHidden/>
              </w:rPr>
              <w:instrText xml:space="preserve"> PAGEREF _Toc70454745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6B36FBCF" w14:textId="77777777" w:rsidR="003E61D7" w:rsidRDefault="001F6FDD" w:rsidP="003E61D7">
          <w:pPr>
            <w:pStyle w:val="TOC2"/>
            <w:rPr>
              <w:rFonts w:asciiTheme="minorHAnsi" w:eastAsiaTheme="minorEastAsia" w:hAnsiTheme="minorHAnsi"/>
              <w:noProof/>
            </w:rPr>
          </w:pPr>
          <w:hyperlink w:anchor="_Toc70454746" w:history="1">
            <w:r w:rsidR="003E61D7" w:rsidRPr="007875F4">
              <w:rPr>
                <w:rStyle w:val="Hyperlink"/>
                <w:rFonts w:eastAsiaTheme="majorEastAsia"/>
                <w:noProof/>
                <w:lang w:val="en-GB"/>
              </w:rPr>
              <w:t>10.3.3.8</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historical regional climate changes</w:t>
            </w:r>
            <w:r w:rsidR="003E61D7">
              <w:rPr>
                <w:noProof/>
                <w:webHidden/>
              </w:rPr>
              <w:tab/>
            </w:r>
            <w:r w:rsidR="003E61D7">
              <w:rPr>
                <w:noProof/>
                <w:webHidden/>
              </w:rPr>
              <w:fldChar w:fldCharType="begin"/>
            </w:r>
            <w:r w:rsidR="003E61D7">
              <w:rPr>
                <w:noProof/>
                <w:webHidden/>
              </w:rPr>
              <w:instrText xml:space="preserve"> PAGEREF _Toc70454746 \h </w:instrText>
            </w:r>
            <w:r w:rsidR="003E61D7">
              <w:rPr>
                <w:noProof/>
                <w:webHidden/>
              </w:rPr>
            </w:r>
            <w:r w:rsidR="003E61D7">
              <w:rPr>
                <w:noProof/>
                <w:webHidden/>
              </w:rPr>
              <w:fldChar w:fldCharType="separate"/>
            </w:r>
            <w:r w:rsidR="001D2C5E">
              <w:rPr>
                <w:noProof/>
                <w:webHidden/>
              </w:rPr>
              <w:t>54</w:t>
            </w:r>
            <w:r w:rsidR="003E61D7">
              <w:rPr>
                <w:noProof/>
                <w:webHidden/>
              </w:rPr>
              <w:fldChar w:fldCharType="end"/>
            </w:r>
          </w:hyperlink>
        </w:p>
        <w:p w14:paraId="37673574" w14:textId="77777777" w:rsidR="003E61D7" w:rsidRDefault="001F6FDD" w:rsidP="003E61D7">
          <w:pPr>
            <w:pStyle w:val="TOC2"/>
            <w:rPr>
              <w:rFonts w:asciiTheme="minorHAnsi" w:eastAsiaTheme="minorEastAsia" w:hAnsiTheme="minorHAnsi"/>
              <w:noProof/>
            </w:rPr>
          </w:pPr>
          <w:hyperlink w:anchor="_Toc70454747" w:history="1">
            <w:r w:rsidR="003E61D7" w:rsidRPr="007875F4">
              <w:rPr>
                <w:rStyle w:val="Hyperlink"/>
                <w:rFonts w:eastAsiaTheme="majorEastAsia"/>
                <w:noProof/>
                <w:lang w:val="en-GB"/>
              </w:rPr>
              <w:t>10.3.3.9</w:t>
            </w:r>
            <w:r w:rsidR="003E61D7">
              <w:rPr>
                <w:rFonts w:asciiTheme="minorHAnsi" w:eastAsiaTheme="minorEastAsia" w:hAnsiTheme="minorHAnsi"/>
                <w:noProof/>
              </w:rPr>
              <w:tab/>
            </w:r>
            <w:r w:rsidR="003E61D7" w:rsidRPr="007875F4">
              <w:rPr>
                <w:rStyle w:val="Hyperlink"/>
                <w:rFonts w:eastAsiaTheme="majorEastAsia"/>
                <w:noProof/>
                <w:lang w:val="en-GB"/>
              </w:rPr>
              <w:t>Fitness of climate models for projecting regional climate</w:t>
            </w:r>
            <w:r w:rsidR="003E61D7">
              <w:rPr>
                <w:noProof/>
                <w:webHidden/>
              </w:rPr>
              <w:tab/>
            </w:r>
            <w:r w:rsidR="003E61D7">
              <w:rPr>
                <w:noProof/>
                <w:webHidden/>
              </w:rPr>
              <w:fldChar w:fldCharType="begin"/>
            </w:r>
            <w:r w:rsidR="003E61D7">
              <w:rPr>
                <w:noProof/>
                <w:webHidden/>
              </w:rPr>
              <w:instrText xml:space="preserve"> PAGEREF _Toc70454747 \h </w:instrText>
            </w:r>
            <w:r w:rsidR="003E61D7">
              <w:rPr>
                <w:noProof/>
                <w:webHidden/>
              </w:rPr>
            </w:r>
            <w:r w:rsidR="003E61D7">
              <w:rPr>
                <w:noProof/>
                <w:webHidden/>
              </w:rPr>
              <w:fldChar w:fldCharType="separate"/>
            </w:r>
            <w:r w:rsidR="001D2C5E">
              <w:rPr>
                <w:noProof/>
                <w:webHidden/>
              </w:rPr>
              <w:t>55</w:t>
            </w:r>
            <w:r w:rsidR="003E61D7">
              <w:rPr>
                <w:noProof/>
                <w:webHidden/>
              </w:rPr>
              <w:fldChar w:fldCharType="end"/>
            </w:r>
          </w:hyperlink>
        </w:p>
        <w:p w14:paraId="0D7A635C" w14:textId="77777777" w:rsidR="003E61D7" w:rsidRDefault="001F6FDD" w:rsidP="003E61D7">
          <w:pPr>
            <w:pStyle w:val="TOC2"/>
            <w:rPr>
              <w:rFonts w:asciiTheme="minorHAnsi" w:eastAsiaTheme="minorEastAsia" w:hAnsiTheme="minorHAnsi"/>
              <w:noProof/>
            </w:rPr>
          </w:pPr>
          <w:hyperlink w:anchor="_Toc70454748" w:history="1">
            <w:r w:rsidR="003E61D7" w:rsidRPr="007875F4">
              <w:rPr>
                <w:rStyle w:val="Hyperlink"/>
                <w:rFonts w:eastAsiaTheme="majorEastAsia"/>
                <w:noProof/>
                <w:lang w:val="en-GB"/>
              </w:rPr>
              <w:t>10.3.3.10</w:t>
            </w:r>
            <w:r w:rsidR="003E61D7">
              <w:rPr>
                <w:rFonts w:asciiTheme="minorHAnsi" w:eastAsiaTheme="minorEastAsia" w:hAnsiTheme="minorHAnsi"/>
                <w:noProof/>
              </w:rPr>
              <w:tab/>
            </w:r>
            <w:r w:rsidR="003E61D7" w:rsidRPr="007875F4">
              <w:rPr>
                <w:rStyle w:val="Hyperlink"/>
                <w:rFonts w:eastAsiaTheme="majorEastAsia" w:cs="Times New Roman"/>
                <w:noProof/>
                <w:lang w:val="en-GB"/>
              </w:rPr>
              <w:t>Synthesis of model performance at simulating regional climate and climate change</w:t>
            </w:r>
            <w:r w:rsidR="003E61D7">
              <w:rPr>
                <w:noProof/>
                <w:webHidden/>
              </w:rPr>
              <w:tab/>
            </w:r>
            <w:r w:rsidR="003E61D7">
              <w:rPr>
                <w:noProof/>
                <w:webHidden/>
              </w:rPr>
              <w:fldChar w:fldCharType="begin"/>
            </w:r>
            <w:r w:rsidR="003E61D7">
              <w:rPr>
                <w:noProof/>
                <w:webHidden/>
              </w:rPr>
              <w:instrText xml:space="preserve"> PAGEREF _Toc70454748 \h </w:instrText>
            </w:r>
            <w:r w:rsidR="003E61D7">
              <w:rPr>
                <w:noProof/>
                <w:webHidden/>
              </w:rPr>
            </w:r>
            <w:r w:rsidR="003E61D7">
              <w:rPr>
                <w:noProof/>
                <w:webHidden/>
              </w:rPr>
              <w:fldChar w:fldCharType="separate"/>
            </w:r>
            <w:r w:rsidR="001D2C5E">
              <w:rPr>
                <w:noProof/>
                <w:webHidden/>
              </w:rPr>
              <w:t>57</w:t>
            </w:r>
            <w:r w:rsidR="003E61D7">
              <w:rPr>
                <w:noProof/>
                <w:webHidden/>
              </w:rPr>
              <w:fldChar w:fldCharType="end"/>
            </w:r>
          </w:hyperlink>
        </w:p>
        <w:p w14:paraId="2B426716" w14:textId="77777777" w:rsidR="003E61D7" w:rsidRDefault="001F6FDD" w:rsidP="003E61D7">
          <w:pPr>
            <w:pStyle w:val="TOC2"/>
            <w:rPr>
              <w:rFonts w:asciiTheme="minorHAnsi" w:eastAsiaTheme="minorEastAsia" w:hAnsiTheme="minorHAnsi"/>
              <w:noProof/>
            </w:rPr>
          </w:pPr>
          <w:hyperlink w:anchor="_Toc70454749" w:history="1">
            <w:r w:rsidR="003E61D7" w:rsidRPr="007875F4">
              <w:rPr>
                <w:rStyle w:val="Hyperlink"/>
                <w:rFonts w:eastAsiaTheme="majorEastAsia"/>
                <w:noProof/>
                <w:lang w:val="en-GB"/>
              </w:rPr>
              <w:t>10.3.4</w:t>
            </w:r>
            <w:r w:rsidR="003E61D7">
              <w:rPr>
                <w:rFonts w:asciiTheme="minorHAnsi" w:eastAsiaTheme="minorEastAsia" w:hAnsiTheme="minorHAnsi"/>
                <w:noProof/>
              </w:rPr>
              <w:tab/>
            </w:r>
            <w:r w:rsidR="003E61D7" w:rsidRPr="007875F4">
              <w:rPr>
                <w:rStyle w:val="Hyperlink"/>
                <w:rFonts w:eastAsiaTheme="majorEastAsia"/>
                <w:noProof/>
                <w:lang w:val="en-GB"/>
              </w:rPr>
              <w:t>Managing Uncertainties in Regional Climate Projections</w:t>
            </w:r>
            <w:r w:rsidR="003E61D7">
              <w:rPr>
                <w:noProof/>
                <w:webHidden/>
              </w:rPr>
              <w:tab/>
            </w:r>
            <w:r w:rsidR="003E61D7">
              <w:rPr>
                <w:noProof/>
                <w:webHidden/>
              </w:rPr>
              <w:fldChar w:fldCharType="begin"/>
            </w:r>
            <w:r w:rsidR="003E61D7">
              <w:rPr>
                <w:noProof/>
                <w:webHidden/>
              </w:rPr>
              <w:instrText xml:space="preserve"> PAGEREF _Toc70454749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2D798658" w14:textId="77777777" w:rsidR="003E61D7" w:rsidRDefault="001F6FDD" w:rsidP="003E61D7">
          <w:pPr>
            <w:pStyle w:val="TOC2"/>
            <w:rPr>
              <w:rFonts w:asciiTheme="minorHAnsi" w:eastAsiaTheme="minorEastAsia" w:hAnsiTheme="minorHAnsi"/>
              <w:noProof/>
            </w:rPr>
          </w:pPr>
          <w:hyperlink w:anchor="_Toc70454750" w:history="1">
            <w:r w:rsidR="003E61D7" w:rsidRPr="007875F4">
              <w:rPr>
                <w:rStyle w:val="Hyperlink"/>
                <w:rFonts w:eastAsiaTheme="majorEastAsia"/>
                <w:noProof/>
                <w:lang w:val="en-GB"/>
              </w:rPr>
              <w:t>10.3.4.1</w:t>
            </w:r>
            <w:r w:rsidR="003E61D7">
              <w:rPr>
                <w:rFonts w:asciiTheme="minorHAnsi" w:eastAsiaTheme="minorEastAsia" w:hAnsiTheme="minorHAnsi"/>
                <w:noProof/>
              </w:rPr>
              <w:tab/>
            </w:r>
            <w:r w:rsidR="003E61D7" w:rsidRPr="007875F4">
              <w:rPr>
                <w:rStyle w:val="Hyperlink"/>
                <w:rFonts w:eastAsiaTheme="majorEastAsia"/>
                <w:noProof/>
                <w:lang w:val="en-GB"/>
              </w:rPr>
              <w:t>Propagation of uncertainties</w:t>
            </w:r>
            <w:r w:rsidR="003E61D7">
              <w:rPr>
                <w:noProof/>
                <w:webHidden/>
              </w:rPr>
              <w:tab/>
            </w:r>
            <w:r w:rsidR="003E61D7">
              <w:rPr>
                <w:noProof/>
                <w:webHidden/>
              </w:rPr>
              <w:fldChar w:fldCharType="begin"/>
            </w:r>
            <w:r w:rsidR="003E61D7">
              <w:rPr>
                <w:noProof/>
                <w:webHidden/>
              </w:rPr>
              <w:instrText xml:space="preserve"> PAGEREF _Toc70454750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2A239F28" w14:textId="77777777" w:rsidR="003E61D7" w:rsidRDefault="001F6FDD" w:rsidP="003E61D7">
          <w:pPr>
            <w:pStyle w:val="TOC2"/>
            <w:rPr>
              <w:rFonts w:asciiTheme="minorHAnsi" w:eastAsiaTheme="minorEastAsia" w:hAnsiTheme="minorHAnsi"/>
              <w:noProof/>
            </w:rPr>
          </w:pPr>
          <w:hyperlink w:anchor="_Toc70454751" w:history="1">
            <w:r w:rsidR="003E61D7" w:rsidRPr="007875F4">
              <w:rPr>
                <w:rStyle w:val="Hyperlink"/>
                <w:rFonts w:eastAsiaTheme="majorEastAsia"/>
                <w:noProof/>
                <w:lang w:val="en-GB"/>
              </w:rPr>
              <w:t>10.3.4.2</w:t>
            </w:r>
            <w:r w:rsidR="003E61D7">
              <w:rPr>
                <w:rFonts w:asciiTheme="minorHAnsi" w:eastAsiaTheme="minorEastAsia" w:hAnsiTheme="minorHAnsi"/>
                <w:noProof/>
              </w:rPr>
              <w:tab/>
            </w:r>
            <w:r w:rsidR="003E61D7" w:rsidRPr="007875F4">
              <w:rPr>
                <w:rStyle w:val="Hyperlink"/>
                <w:rFonts w:eastAsiaTheme="majorEastAsia"/>
                <w:noProof/>
                <w:lang w:val="en-GB"/>
              </w:rPr>
              <w:t>Representing and reducing uncertainties</w:t>
            </w:r>
            <w:r w:rsidR="003E61D7">
              <w:rPr>
                <w:noProof/>
                <w:webHidden/>
              </w:rPr>
              <w:tab/>
            </w:r>
            <w:r w:rsidR="003E61D7">
              <w:rPr>
                <w:noProof/>
                <w:webHidden/>
              </w:rPr>
              <w:fldChar w:fldCharType="begin"/>
            </w:r>
            <w:r w:rsidR="003E61D7">
              <w:rPr>
                <w:noProof/>
                <w:webHidden/>
              </w:rPr>
              <w:instrText xml:space="preserve"> PAGEREF _Toc70454751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339D9C6C" w14:textId="77777777" w:rsidR="003E61D7" w:rsidRDefault="001F6FDD" w:rsidP="003E61D7">
          <w:pPr>
            <w:pStyle w:val="TOC2"/>
            <w:rPr>
              <w:rFonts w:asciiTheme="minorHAnsi" w:eastAsiaTheme="minorEastAsia" w:hAnsiTheme="minorHAnsi"/>
              <w:noProof/>
            </w:rPr>
          </w:pPr>
          <w:hyperlink w:anchor="_Toc70454752" w:history="1">
            <w:r w:rsidR="003E61D7" w:rsidRPr="007875F4">
              <w:rPr>
                <w:rStyle w:val="Hyperlink"/>
                <w:rFonts w:eastAsiaTheme="majorEastAsia"/>
                <w:noProof/>
                <w:lang w:val="en-GB"/>
              </w:rPr>
              <w:t>10.3.4.3</w:t>
            </w:r>
            <w:r w:rsidR="003E61D7">
              <w:rPr>
                <w:rFonts w:asciiTheme="minorHAnsi" w:eastAsiaTheme="minorEastAsia" w:hAnsiTheme="minorHAnsi"/>
                <w:noProof/>
              </w:rPr>
              <w:tab/>
            </w:r>
            <w:r w:rsidR="003E61D7" w:rsidRPr="007875F4">
              <w:rPr>
                <w:rStyle w:val="Hyperlink"/>
                <w:rFonts w:eastAsiaTheme="majorEastAsia"/>
                <w:noProof/>
                <w:lang w:val="en-GB"/>
              </w:rPr>
              <w:t>Role of internal variability</w:t>
            </w:r>
            <w:r w:rsidR="003E61D7">
              <w:rPr>
                <w:noProof/>
                <w:webHidden/>
              </w:rPr>
              <w:tab/>
            </w:r>
            <w:r w:rsidR="003E61D7">
              <w:rPr>
                <w:noProof/>
                <w:webHidden/>
              </w:rPr>
              <w:fldChar w:fldCharType="begin"/>
            </w:r>
            <w:r w:rsidR="003E61D7">
              <w:rPr>
                <w:noProof/>
                <w:webHidden/>
              </w:rPr>
              <w:instrText xml:space="preserve"> PAGEREF _Toc70454752 \h </w:instrText>
            </w:r>
            <w:r w:rsidR="003E61D7">
              <w:rPr>
                <w:noProof/>
                <w:webHidden/>
              </w:rPr>
            </w:r>
            <w:r w:rsidR="003E61D7">
              <w:rPr>
                <w:noProof/>
                <w:webHidden/>
              </w:rPr>
              <w:fldChar w:fldCharType="separate"/>
            </w:r>
            <w:r w:rsidR="001D2C5E">
              <w:rPr>
                <w:noProof/>
                <w:webHidden/>
              </w:rPr>
              <w:t>60</w:t>
            </w:r>
            <w:r w:rsidR="003E61D7">
              <w:rPr>
                <w:noProof/>
                <w:webHidden/>
              </w:rPr>
              <w:fldChar w:fldCharType="end"/>
            </w:r>
          </w:hyperlink>
        </w:p>
        <w:p w14:paraId="40869B60" w14:textId="77777777" w:rsidR="003E61D7" w:rsidRDefault="001F6FDD" w:rsidP="003E61D7">
          <w:pPr>
            <w:pStyle w:val="TOC2"/>
            <w:rPr>
              <w:rStyle w:val="Hyperlink"/>
              <w:rFonts w:eastAsiaTheme="majorEastAsia"/>
              <w:noProof/>
            </w:rPr>
          </w:pPr>
          <w:hyperlink w:anchor="_Toc70454753" w:history="1">
            <w:r w:rsidR="003E61D7" w:rsidRPr="007875F4">
              <w:rPr>
                <w:rStyle w:val="Hyperlink"/>
                <w:rFonts w:eastAsiaTheme="majorEastAsia"/>
                <w:noProof/>
                <w:lang w:val="en-GB"/>
              </w:rPr>
              <w:t>10.3.4.4</w:t>
            </w:r>
            <w:r w:rsidR="003E61D7">
              <w:rPr>
                <w:rFonts w:asciiTheme="minorHAnsi" w:eastAsiaTheme="minorEastAsia" w:hAnsiTheme="minorHAnsi"/>
                <w:noProof/>
              </w:rPr>
              <w:tab/>
            </w:r>
            <w:r w:rsidR="003E61D7" w:rsidRPr="007875F4">
              <w:rPr>
                <w:rStyle w:val="Hyperlink"/>
                <w:rFonts w:eastAsiaTheme="majorEastAsia"/>
                <w:noProof/>
                <w:lang w:val="en-GB"/>
              </w:rPr>
              <w:t>Designing and using ensembles for regional climate change assessments to take uncertainty into account</w:t>
            </w:r>
            <w:r w:rsidR="003E61D7">
              <w:rPr>
                <w:noProof/>
                <w:webHidden/>
              </w:rPr>
              <w:tab/>
            </w:r>
            <w:r w:rsidR="003E61D7">
              <w:rPr>
                <w:noProof/>
                <w:webHidden/>
              </w:rPr>
              <w:fldChar w:fldCharType="begin"/>
            </w:r>
            <w:r w:rsidR="003E61D7">
              <w:rPr>
                <w:noProof/>
                <w:webHidden/>
              </w:rPr>
              <w:instrText xml:space="preserve"> PAGEREF _Toc70454753 \h </w:instrText>
            </w:r>
            <w:r w:rsidR="003E61D7">
              <w:rPr>
                <w:noProof/>
                <w:webHidden/>
              </w:rPr>
            </w:r>
            <w:r w:rsidR="003E61D7">
              <w:rPr>
                <w:noProof/>
                <w:webHidden/>
              </w:rPr>
              <w:fldChar w:fldCharType="separate"/>
            </w:r>
            <w:r w:rsidR="001D2C5E">
              <w:rPr>
                <w:noProof/>
                <w:webHidden/>
              </w:rPr>
              <w:t>62</w:t>
            </w:r>
            <w:r w:rsidR="003E61D7">
              <w:rPr>
                <w:noProof/>
                <w:webHidden/>
              </w:rPr>
              <w:fldChar w:fldCharType="end"/>
            </w:r>
          </w:hyperlink>
        </w:p>
        <w:p w14:paraId="275DEA4A" w14:textId="77777777" w:rsidR="003E61D7" w:rsidRPr="003E61D7" w:rsidRDefault="003E61D7" w:rsidP="003E61D7">
          <w:pPr>
            <w:rPr>
              <w:rFonts w:eastAsiaTheme="minorEastAsia"/>
              <w:noProof/>
            </w:rPr>
          </w:pPr>
        </w:p>
        <w:p w14:paraId="070377F0" w14:textId="77777777" w:rsidR="003E61D7" w:rsidRDefault="001F6FDD">
          <w:pPr>
            <w:pStyle w:val="TOC1"/>
            <w:tabs>
              <w:tab w:val="left" w:pos="2414"/>
              <w:tab w:val="right" w:leader="dot" w:pos="9621"/>
            </w:tabs>
            <w:rPr>
              <w:rStyle w:val="Hyperlink"/>
              <w:rFonts w:eastAsiaTheme="majorEastAsia"/>
              <w:noProof/>
            </w:rPr>
          </w:pPr>
          <w:hyperlink w:anchor="_Toc70454754" w:history="1">
            <w:r w:rsidR="003E61D7" w:rsidRPr="007875F4">
              <w:rPr>
                <w:rStyle w:val="Hyperlink"/>
                <w:rFonts w:eastAsiaTheme="majorEastAsia"/>
                <w:bCs/>
                <w:noProof/>
                <w:lang w:val="en-GB"/>
              </w:rPr>
              <w:t>Cross-Chapter Box 10.2:</w:t>
            </w:r>
            <w:r w:rsidR="003E61D7">
              <w:rPr>
                <w:rFonts w:asciiTheme="minorHAnsi" w:eastAsiaTheme="minorEastAsia" w:hAnsiTheme="minorHAnsi"/>
                <w:noProof/>
              </w:rPr>
              <w:tab/>
            </w:r>
            <w:r w:rsidR="003E61D7" w:rsidRPr="007875F4">
              <w:rPr>
                <w:rStyle w:val="Hyperlink"/>
                <w:rFonts w:eastAsiaTheme="majorEastAsia"/>
                <w:bCs/>
                <w:noProof/>
                <w:lang w:val="en-GB"/>
              </w:rPr>
              <w:t>Relevance and limitations of bias adjustment</w:t>
            </w:r>
            <w:r w:rsidR="003E61D7">
              <w:rPr>
                <w:noProof/>
                <w:webHidden/>
              </w:rPr>
              <w:tab/>
            </w:r>
            <w:r w:rsidR="003E61D7">
              <w:rPr>
                <w:noProof/>
                <w:webHidden/>
              </w:rPr>
              <w:fldChar w:fldCharType="begin"/>
            </w:r>
            <w:r w:rsidR="003E61D7">
              <w:rPr>
                <w:noProof/>
                <w:webHidden/>
              </w:rPr>
              <w:instrText xml:space="preserve"> PAGEREF _Toc70454754 \h </w:instrText>
            </w:r>
            <w:r w:rsidR="003E61D7">
              <w:rPr>
                <w:noProof/>
                <w:webHidden/>
              </w:rPr>
            </w:r>
            <w:r w:rsidR="003E61D7">
              <w:rPr>
                <w:noProof/>
                <w:webHidden/>
              </w:rPr>
              <w:fldChar w:fldCharType="separate"/>
            </w:r>
            <w:r w:rsidR="001D2C5E">
              <w:rPr>
                <w:noProof/>
                <w:webHidden/>
              </w:rPr>
              <w:t>63</w:t>
            </w:r>
            <w:r w:rsidR="003E61D7">
              <w:rPr>
                <w:noProof/>
                <w:webHidden/>
              </w:rPr>
              <w:fldChar w:fldCharType="end"/>
            </w:r>
          </w:hyperlink>
        </w:p>
        <w:p w14:paraId="5F0BE590" w14:textId="77777777" w:rsidR="003E61D7" w:rsidRPr="003E61D7" w:rsidRDefault="003E61D7" w:rsidP="003E61D7">
          <w:pPr>
            <w:rPr>
              <w:rFonts w:eastAsiaTheme="minorEastAsia"/>
              <w:noProof/>
            </w:rPr>
          </w:pPr>
        </w:p>
        <w:p w14:paraId="2B1CDF4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55" w:history="1">
            <w:r w:rsidR="003E61D7" w:rsidRPr="007875F4">
              <w:rPr>
                <w:rStyle w:val="Hyperlink"/>
                <w:rFonts w:eastAsiaTheme="majorEastAsia"/>
                <w:noProof/>
                <w:lang w:val="en-GB"/>
              </w:rPr>
              <w:t>10.4</w:t>
            </w:r>
            <w:r w:rsidR="003E61D7">
              <w:rPr>
                <w:rFonts w:asciiTheme="minorHAnsi" w:eastAsiaTheme="minorEastAsia" w:hAnsiTheme="minorHAnsi"/>
                <w:noProof/>
              </w:rPr>
              <w:tab/>
            </w:r>
            <w:r w:rsidR="003E61D7" w:rsidRPr="007875F4">
              <w:rPr>
                <w:rStyle w:val="Hyperlink"/>
                <w:rFonts w:eastAsiaTheme="majorEastAsia"/>
                <w:noProof/>
                <w:lang w:val="en-GB"/>
              </w:rPr>
              <w:t>Interplay between Anthropogenic Change and Internal Variability at Regional Scales</w:t>
            </w:r>
            <w:r w:rsidR="003E61D7">
              <w:rPr>
                <w:noProof/>
                <w:webHidden/>
              </w:rPr>
              <w:tab/>
            </w:r>
            <w:r w:rsidR="003E61D7">
              <w:rPr>
                <w:noProof/>
                <w:webHidden/>
              </w:rPr>
              <w:fldChar w:fldCharType="begin"/>
            </w:r>
            <w:r w:rsidR="003E61D7">
              <w:rPr>
                <w:noProof/>
                <w:webHidden/>
              </w:rPr>
              <w:instrText xml:space="preserve"> PAGEREF _Toc70454755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0DAF276D" w14:textId="77777777" w:rsidR="003E61D7" w:rsidRDefault="001F6FDD" w:rsidP="003E61D7">
          <w:pPr>
            <w:pStyle w:val="TOC2"/>
            <w:rPr>
              <w:rFonts w:asciiTheme="minorHAnsi" w:eastAsiaTheme="minorEastAsia" w:hAnsiTheme="minorHAnsi"/>
              <w:noProof/>
            </w:rPr>
          </w:pPr>
          <w:hyperlink w:anchor="_Toc70454756" w:history="1">
            <w:r w:rsidR="003E61D7" w:rsidRPr="007875F4">
              <w:rPr>
                <w:rStyle w:val="Hyperlink"/>
                <w:rFonts w:eastAsiaTheme="majorEastAsia" w:cs="Times New Roman"/>
                <w:noProof/>
                <w:lang w:val="en-GB"/>
              </w:rPr>
              <w:t>10.4.1</w:t>
            </w:r>
            <w:r w:rsidR="003E61D7">
              <w:rPr>
                <w:rFonts w:asciiTheme="minorHAnsi" w:eastAsiaTheme="minorEastAsia" w:hAnsiTheme="minorHAnsi"/>
                <w:noProof/>
              </w:rPr>
              <w:tab/>
            </w:r>
            <w:r w:rsidR="003E61D7" w:rsidRPr="007875F4">
              <w:rPr>
                <w:rStyle w:val="Hyperlink"/>
                <w:rFonts w:eastAsiaTheme="majorEastAsia"/>
                <w:noProof/>
                <w:lang w:val="en-GB"/>
              </w:rPr>
              <w:t>Methodologies for Regional Climate Change Attribution</w:t>
            </w:r>
            <w:r w:rsidR="003E61D7">
              <w:rPr>
                <w:noProof/>
                <w:webHidden/>
              </w:rPr>
              <w:tab/>
            </w:r>
            <w:r w:rsidR="003E61D7">
              <w:rPr>
                <w:noProof/>
                <w:webHidden/>
              </w:rPr>
              <w:fldChar w:fldCharType="begin"/>
            </w:r>
            <w:r w:rsidR="003E61D7">
              <w:rPr>
                <w:noProof/>
                <w:webHidden/>
              </w:rPr>
              <w:instrText xml:space="preserve"> PAGEREF _Toc70454756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138838A6" w14:textId="77777777" w:rsidR="003E61D7" w:rsidRDefault="001F6FDD" w:rsidP="003E61D7">
          <w:pPr>
            <w:pStyle w:val="TOC2"/>
            <w:rPr>
              <w:rFonts w:asciiTheme="minorHAnsi" w:eastAsiaTheme="minorEastAsia" w:hAnsiTheme="minorHAnsi"/>
              <w:noProof/>
            </w:rPr>
          </w:pPr>
          <w:hyperlink w:anchor="_Toc70454757" w:history="1">
            <w:r w:rsidR="003E61D7" w:rsidRPr="007875F4">
              <w:rPr>
                <w:rStyle w:val="Hyperlink"/>
                <w:rFonts w:eastAsiaTheme="majorEastAsia"/>
                <w:noProof/>
                <w:lang w:val="en-GB"/>
              </w:rPr>
              <w:t>10.4.1.1</w:t>
            </w:r>
            <w:r w:rsidR="003E61D7">
              <w:rPr>
                <w:rFonts w:asciiTheme="minorHAnsi" w:eastAsiaTheme="minorEastAsia" w:hAnsiTheme="minorHAnsi"/>
                <w:noProof/>
              </w:rPr>
              <w:tab/>
            </w:r>
            <w:r w:rsidR="003E61D7" w:rsidRPr="007875F4">
              <w:rPr>
                <w:rStyle w:val="Hyperlink"/>
                <w:rFonts w:eastAsiaTheme="majorEastAsia"/>
                <w:noProof/>
                <w:lang w:val="en-GB"/>
              </w:rPr>
              <w:t>Optimal fingerprinting methods</w:t>
            </w:r>
            <w:r w:rsidR="003E61D7">
              <w:rPr>
                <w:noProof/>
                <w:webHidden/>
              </w:rPr>
              <w:tab/>
            </w:r>
            <w:r w:rsidR="003E61D7">
              <w:rPr>
                <w:noProof/>
                <w:webHidden/>
              </w:rPr>
              <w:fldChar w:fldCharType="begin"/>
            </w:r>
            <w:r w:rsidR="003E61D7">
              <w:rPr>
                <w:noProof/>
                <w:webHidden/>
              </w:rPr>
              <w:instrText xml:space="preserve"> PAGEREF _Toc70454757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6BF1E6AF" w14:textId="77777777" w:rsidR="003E61D7" w:rsidRDefault="001F6FDD" w:rsidP="003E61D7">
          <w:pPr>
            <w:pStyle w:val="TOC2"/>
            <w:rPr>
              <w:rFonts w:asciiTheme="minorHAnsi" w:eastAsiaTheme="minorEastAsia" w:hAnsiTheme="minorHAnsi"/>
              <w:noProof/>
            </w:rPr>
          </w:pPr>
          <w:hyperlink w:anchor="_Toc70454758" w:history="1">
            <w:r w:rsidR="003E61D7" w:rsidRPr="007875F4">
              <w:rPr>
                <w:rStyle w:val="Hyperlink"/>
                <w:rFonts w:eastAsiaTheme="majorEastAsia"/>
                <w:noProof/>
                <w:lang w:val="en-GB"/>
              </w:rPr>
              <w:t>10.4.1.2</w:t>
            </w:r>
            <w:r w:rsidR="003E61D7">
              <w:rPr>
                <w:rFonts w:asciiTheme="minorHAnsi" w:eastAsiaTheme="minorEastAsia" w:hAnsiTheme="minorHAnsi"/>
                <w:noProof/>
              </w:rPr>
              <w:tab/>
            </w:r>
            <w:r w:rsidR="003E61D7" w:rsidRPr="007875F4">
              <w:rPr>
                <w:rStyle w:val="Hyperlink"/>
                <w:rFonts w:eastAsiaTheme="majorEastAsia"/>
                <w:noProof/>
                <w:lang w:val="en-GB"/>
              </w:rPr>
              <w:t>Other spatiotemporal statistical methods for isolating regional climate responses to external forcing</w:t>
            </w:r>
            <w:r w:rsidR="003E61D7">
              <w:rPr>
                <w:noProof/>
                <w:webHidden/>
              </w:rPr>
              <w:tab/>
            </w:r>
            <w:r w:rsidR="003E61D7">
              <w:rPr>
                <w:noProof/>
                <w:webHidden/>
              </w:rPr>
              <w:fldChar w:fldCharType="begin"/>
            </w:r>
            <w:r w:rsidR="003E61D7">
              <w:rPr>
                <w:noProof/>
                <w:webHidden/>
              </w:rPr>
              <w:instrText xml:space="preserve"> PAGEREF _Toc70454758 \h </w:instrText>
            </w:r>
            <w:r w:rsidR="003E61D7">
              <w:rPr>
                <w:noProof/>
                <w:webHidden/>
              </w:rPr>
            </w:r>
            <w:r w:rsidR="003E61D7">
              <w:rPr>
                <w:noProof/>
                <w:webHidden/>
              </w:rPr>
              <w:fldChar w:fldCharType="separate"/>
            </w:r>
            <w:r w:rsidR="001D2C5E">
              <w:rPr>
                <w:noProof/>
                <w:webHidden/>
              </w:rPr>
              <w:t>67</w:t>
            </w:r>
            <w:r w:rsidR="003E61D7">
              <w:rPr>
                <w:noProof/>
                <w:webHidden/>
              </w:rPr>
              <w:fldChar w:fldCharType="end"/>
            </w:r>
          </w:hyperlink>
        </w:p>
        <w:p w14:paraId="3A2BB21F" w14:textId="77777777" w:rsidR="003E61D7" w:rsidRDefault="001F6FDD" w:rsidP="003E61D7">
          <w:pPr>
            <w:pStyle w:val="TOC2"/>
            <w:rPr>
              <w:rFonts w:asciiTheme="minorHAnsi" w:eastAsiaTheme="minorEastAsia" w:hAnsiTheme="minorHAnsi"/>
              <w:noProof/>
            </w:rPr>
          </w:pPr>
          <w:hyperlink w:anchor="_Toc70454759" w:history="1">
            <w:r w:rsidR="003E61D7" w:rsidRPr="007875F4">
              <w:rPr>
                <w:rStyle w:val="Hyperlink"/>
                <w:rFonts w:eastAsiaTheme="majorEastAsia"/>
                <w:noProof/>
                <w:lang w:val="en-GB"/>
              </w:rPr>
              <w:t>10.4.1.3</w:t>
            </w:r>
            <w:r w:rsidR="003E61D7">
              <w:rPr>
                <w:rFonts w:asciiTheme="minorHAnsi" w:eastAsiaTheme="minorEastAsia" w:hAnsiTheme="minorHAnsi"/>
                <w:noProof/>
              </w:rPr>
              <w:tab/>
            </w:r>
            <w:r w:rsidR="003E61D7" w:rsidRPr="007875F4">
              <w:rPr>
                <w:rStyle w:val="Hyperlink"/>
                <w:rFonts w:eastAsiaTheme="majorEastAsia"/>
                <w:noProof/>
                <w:lang w:val="en-GB"/>
              </w:rPr>
              <w:t>Other regional-scale attribution approaches</w:t>
            </w:r>
            <w:r w:rsidR="003E61D7">
              <w:rPr>
                <w:noProof/>
                <w:webHidden/>
              </w:rPr>
              <w:tab/>
            </w:r>
            <w:r w:rsidR="003E61D7">
              <w:rPr>
                <w:noProof/>
                <w:webHidden/>
              </w:rPr>
              <w:fldChar w:fldCharType="begin"/>
            </w:r>
            <w:r w:rsidR="003E61D7">
              <w:rPr>
                <w:noProof/>
                <w:webHidden/>
              </w:rPr>
              <w:instrText xml:space="preserve"> PAGEREF _Toc70454759 \h </w:instrText>
            </w:r>
            <w:r w:rsidR="003E61D7">
              <w:rPr>
                <w:noProof/>
                <w:webHidden/>
              </w:rPr>
            </w:r>
            <w:r w:rsidR="003E61D7">
              <w:rPr>
                <w:noProof/>
                <w:webHidden/>
              </w:rPr>
              <w:fldChar w:fldCharType="separate"/>
            </w:r>
            <w:r w:rsidR="001D2C5E">
              <w:rPr>
                <w:noProof/>
                <w:webHidden/>
              </w:rPr>
              <w:t>69</w:t>
            </w:r>
            <w:r w:rsidR="003E61D7">
              <w:rPr>
                <w:noProof/>
                <w:webHidden/>
              </w:rPr>
              <w:fldChar w:fldCharType="end"/>
            </w:r>
          </w:hyperlink>
        </w:p>
        <w:p w14:paraId="395D347E" w14:textId="77777777" w:rsidR="003E61D7" w:rsidRDefault="001F6FDD" w:rsidP="003E61D7">
          <w:pPr>
            <w:pStyle w:val="TOC2"/>
            <w:rPr>
              <w:rFonts w:asciiTheme="minorHAnsi" w:eastAsiaTheme="minorEastAsia" w:hAnsiTheme="minorHAnsi"/>
              <w:noProof/>
            </w:rPr>
          </w:pPr>
          <w:hyperlink w:anchor="_Toc70454760" w:history="1">
            <w:r w:rsidR="003E61D7" w:rsidRPr="007875F4">
              <w:rPr>
                <w:rStyle w:val="Hyperlink"/>
                <w:rFonts w:eastAsiaTheme="majorEastAsia"/>
                <w:noProof/>
                <w:lang w:val="en-GB"/>
              </w:rPr>
              <w:t>10.4.2</w:t>
            </w:r>
            <w:r w:rsidR="003E61D7">
              <w:rPr>
                <w:rFonts w:asciiTheme="minorHAnsi" w:eastAsiaTheme="minorEastAsia" w:hAnsiTheme="minorHAnsi"/>
                <w:noProof/>
              </w:rPr>
              <w:tab/>
            </w:r>
            <w:r w:rsidR="003E61D7" w:rsidRPr="007875F4">
              <w:rPr>
                <w:rStyle w:val="Hyperlink"/>
                <w:rFonts w:eastAsiaTheme="majorEastAsia"/>
                <w:noProof/>
                <w:lang w:val="en-GB"/>
              </w:rPr>
              <w:t>Regional Climate Change Attribution Examples</w:t>
            </w:r>
            <w:r w:rsidR="003E61D7">
              <w:rPr>
                <w:noProof/>
                <w:webHidden/>
              </w:rPr>
              <w:tab/>
            </w:r>
            <w:r w:rsidR="003E61D7">
              <w:rPr>
                <w:noProof/>
                <w:webHidden/>
              </w:rPr>
              <w:fldChar w:fldCharType="begin"/>
            </w:r>
            <w:r w:rsidR="003E61D7">
              <w:rPr>
                <w:noProof/>
                <w:webHidden/>
              </w:rPr>
              <w:instrText xml:space="preserve"> PAGEREF _Toc70454760 \h </w:instrText>
            </w:r>
            <w:r w:rsidR="003E61D7">
              <w:rPr>
                <w:noProof/>
                <w:webHidden/>
              </w:rPr>
            </w:r>
            <w:r w:rsidR="003E61D7">
              <w:rPr>
                <w:noProof/>
                <w:webHidden/>
              </w:rPr>
              <w:fldChar w:fldCharType="separate"/>
            </w:r>
            <w:r w:rsidR="001D2C5E">
              <w:rPr>
                <w:noProof/>
                <w:webHidden/>
              </w:rPr>
              <w:t>70</w:t>
            </w:r>
            <w:r w:rsidR="003E61D7">
              <w:rPr>
                <w:noProof/>
                <w:webHidden/>
              </w:rPr>
              <w:fldChar w:fldCharType="end"/>
            </w:r>
          </w:hyperlink>
        </w:p>
        <w:p w14:paraId="47B38876" w14:textId="77777777" w:rsidR="003E61D7" w:rsidRDefault="001F6FDD" w:rsidP="003E61D7">
          <w:pPr>
            <w:pStyle w:val="TOC2"/>
            <w:rPr>
              <w:rFonts w:asciiTheme="minorHAnsi" w:eastAsiaTheme="minorEastAsia" w:hAnsiTheme="minorHAnsi"/>
              <w:noProof/>
            </w:rPr>
          </w:pPr>
          <w:hyperlink w:anchor="_Toc70454761" w:history="1">
            <w:r w:rsidR="003E61D7" w:rsidRPr="007875F4">
              <w:rPr>
                <w:rStyle w:val="Hyperlink"/>
                <w:rFonts w:eastAsiaTheme="majorEastAsia"/>
                <w:noProof/>
                <w:lang w:val="en-GB"/>
              </w:rPr>
              <w:t>10.4.2.1</w:t>
            </w:r>
            <w:r w:rsidR="003E61D7">
              <w:rPr>
                <w:rFonts w:asciiTheme="minorHAnsi" w:eastAsiaTheme="minorEastAsia" w:hAnsiTheme="minorHAnsi"/>
                <w:noProof/>
              </w:rPr>
              <w:tab/>
            </w:r>
            <w:r w:rsidR="003E61D7" w:rsidRPr="007875F4">
              <w:rPr>
                <w:rStyle w:val="Hyperlink"/>
                <w:rFonts w:eastAsiaTheme="majorEastAsia"/>
                <w:noProof/>
                <w:lang w:val="en-GB"/>
              </w:rPr>
              <w:t>The Sahel and West African monsoon drought and recovery</w:t>
            </w:r>
            <w:r w:rsidR="003E61D7">
              <w:rPr>
                <w:noProof/>
                <w:webHidden/>
              </w:rPr>
              <w:tab/>
            </w:r>
            <w:r w:rsidR="003E61D7">
              <w:rPr>
                <w:noProof/>
                <w:webHidden/>
              </w:rPr>
              <w:fldChar w:fldCharType="begin"/>
            </w:r>
            <w:r w:rsidR="003E61D7">
              <w:rPr>
                <w:noProof/>
                <w:webHidden/>
              </w:rPr>
              <w:instrText xml:space="preserve"> PAGEREF _Toc70454761 \h </w:instrText>
            </w:r>
            <w:r w:rsidR="003E61D7">
              <w:rPr>
                <w:noProof/>
                <w:webHidden/>
              </w:rPr>
            </w:r>
            <w:r w:rsidR="003E61D7">
              <w:rPr>
                <w:noProof/>
                <w:webHidden/>
              </w:rPr>
              <w:fldChar w:fldCharType="separate"/>
            </w:r>
            <w:r w:rsidR="001D2C5E">
              <w:rPr>
                <w:noProof/>
                <w:webHidden/>
              </w:rPr>
              <w:t>70</w:t>
            </w:r>
            <w:r w:rsidR="003E61D7">
              <w:rPr>
                <w:noProof/>
                <w:webHidden/>
              </w:rPr>
              <w:fldChar w:fldCharType="end"/>
            </w:r>
          </w:hyperlink>
        </w:p>
        <w:p w14:paraId="4D86E3AB" w14:textId="77777777" w:rsidR="003E61D7" w:rsidRDefault="001F6FDD" w:rsidP="003E61D7">
          <w:pPr>
            <w:pStyle w:val="TOC2"/>
            <w:rPr>
              <w:rFonts w:asciiTheme="minorHAnsi" w:eastAsiaTheme="minorEastAsia" w:hAnsiTheme="minorHAnsi"/>
              <w:noProof/>
            </w:rPr>
          </w:pPr>
          <w:hyperlink w:anchor="_Toc70454762" w:history="1">
            <w:r w:rsidR="003E61D7" w:rsidRPr="007875F4">
              <w:rPr>
                <w:rStyle w:val="Hyperlink"/>
                <w:rFonts w:eastAsiaTheme="majorEastAsia"/>
                <w:noProof/>
                <w:lang w:val="en-GB"/>
              </w:rPr>
              <w:t>10.4.2.2</w:t>
            </w:r>
            <w:r w:rsidR="003E61D7">
              <w:rPr>
                <w:rFonts w:asciiTheme="minorHAnsi" w:eastAsiaTheme="minorEastAsia" w:hAnsiTheme="minorHAnsi"/>
                <w:noProof/>
              </w:rPr>
              <w:tab/>
            </w:r>
            <w:r w:rsidR="003E61D7" w:rsidRPr="007875F4">
              <w:rPr>
                <w:rStyle w:val="Hyperlink"/>
                <w:rFonts w:eastAsiaTheme="majorEastAsia"/>
                <w:noProof/>
                <w:lang w:val="en-GB"/>
              </w:rPr>
              <w:t>The southeastern South America summer wetting</w:t>
            </w:r>
            <w:r w:rsidR="003E61D7">
              <w:rPr>
                <w:noProof/>
                <w:webHidden/>
              </w:rPr>
              <w:tab/>
            </w:r>
            <w:r w:rsidR="003E61D7">
              <w:rPr>
                <w:noProof/>
                <w:webHidden/>
              </w:rPr>
              <w:fldChar w:fldCharType="begin"/>
            </w:r>
            <w:r w:rsidR="003E61D7">
              <w:rPr>
                <w:noProof/>
                <w:webHidden/>
              </w:rPr>
              <w:instrText xml:space="preserve"> PAGEREF _Toc70454762 \h </w:instrText>
            </w:r>
            <w:r w:rsidR="003E61D7">
              <w:rPr>
                <w:noProof/>
                <w:webHidden/>
              </w:rPr>
            </w:r>
            <w:r w:rsidR="003E61D7">
              <w:rPr>
                <w:noProof/>
                <w:webHidden/>
              </w:rPr>
              <w:fldChar w:fldCharType="separate"/>
            </w:r>
            <w:r w:rsidR="001D2C5E">
              <w:rPr>
                <w:noProof/>
                <w:webHidden/>
              </w:rPr>
              <w:t>72</w:t>
            </w:r>
            <w:r w:rsidR="003E61D7">
              <w:rPr>
                <w:noProof/>
                <w:webHidden/>
              </w:rPr>
              <w:fldChar w:fldCharType="end"/>
            </w:r>
          </w:hyperlink>
        </w:p>
        <w:p w14:paraId="4AD8F7EE" w14:textId="77777777" w:rsidR="003E61D7" w:rsidRDefault="001F6FDD" w:rsidP="003E61D7">
          <w:pPr>
            <w:pStyle w:val="TOC2"/>
            <w:rPr>
              <w:rFonts w:asciiTheme="minorHAnsi" w:eastAsiaTheme="minorEastAsia" w:hAnsiTheme="minorHAnsi"/>
              <w:noProof/>
            </w:rPr>
          </w:pPr>
          <w:hyperlink w:anchor="_Toc70454763" w:history="1">
            <w:r w:rsidR="003E61D7" w:rsidRPr="007875F4">
              <w:rPr>
                <w:rStyle w:val="Hyperlink"/>
                <w:rFonts w:eastAsiaTheme="majorEastAsia"/>
                <w:noProof/>
                <w:lang w:val="en-GB"/>
              </w:rPr>
              <w:t>10.4.2.3</w:t>
            </w:r>
            <w:r w:rsidR="003E61D7">
              <w:rPr>
                <w:rFonts w:asciiTheme="minorHAnsi" w:eastAsiaTheme="minorEastAsia" w:hAnsiTheme="minorHAnsi"/>
                <w:noProof/>
              </w:rPr>
              <w:tab/>
            </w:r>
            <w:r w:rsidR="003E61D7" w:rsidRPr="007875F4">
              <w:rPr>
                <w:rStyle w:val="Hyperlink"/>
                <w:rFonts w:eastAsiaTheme="majorEastAsia"/>
                <w:noProof/>
                <w:lang w:val="en-GB"/>
              </w:rPr>
              <w:t>The southwestern North America drought</w:t>
            </w:r>
            <w:r w:rsidR="003E61D7">
              <w:rPr>
                <w:noProof/>
                <w:webHidden/>
              </w:rPr>
              <w:tab/>
            </w:r>
            <w:r w:rsidR="003E61D7">
              <w:rPr>
                <w:noProof/>
                <w:webHidden/>
              </w:rPr>
              <w:fldChar w:fldCharType="begin"/>
            </w:r>
            <w:r w:rsidR="003E61D7">
              <w:rPr>
                <w:noProof/>
                <w:webHidden/>
              </w:rPr>
              <w:instrText xml:space="preserve"> PAGEREF _Toc70454763 \h </w:instrText>
            </w:r>
            <w:r w:rsidR="003E61D7">
              <w:rPr>
                <w:noProof/>
                <w:webHidden/>
              </w:rPr>
            </w:r>
            <w:r w:rsidR="003E61D7">
              <w:rPr>
                <w:noProof/>
                <w:webHidden/>
              </w:rPr>
              <w:fldChar w:fldCharType="separate"/>
            </w:r>
            <w:r w:rsidR="001D2C5E">
              <w:rPr>
                <w:noProof/>
                <w:webHidden/>
              </w:rPr>
              <w:t>74</w:t>
            </w:r>
            <w:r w:rsidR="003E61D7">
              <w:rPr>
                <w:noProof/>
                <w:webHidden/>
              </w:rPr>
              <w:fldChar w:fldCharType="end"/>
            </w:r>
          </w:hyperlink>
        </w:p>
        <w:p w14:paraId="00AC3304" w14:textId="77777777" w:rsidR="003E61D7" w:rsidRDefault="001F6FDD" w:rsidP="003E61D7">
          <w:pPr>
            <w:pStyle w:val="TOC2"/>
            <w:rPr>
              <w:rFonts w:asciiTheme="minorHAnsi" w:eastAsiaTheme="minorEastAsia" w:hAnsiTheme="minorHAnsi"/>
              <w:noProof/>
            </w:rPr>
          </w:pPr>
          <w:hyperlink w:anchor="_Toc70454764" w:history="1">
            <w:r w:rsidR="003E61D7" w:rsidRPr="007875F4">
              <w:rPr>
                <w:rStyle w:val="Hyperlink"/>
                <w:rFonts w:eastAsiaTheme="majorEastAsia"/>
                <w:noProof/>
                <w:lang w:val="en-GB"/>
              </w:rPr>
              <w:t>10.4.2.4</w:t>
            </w:r>
            <w:r w:rsidR="003E61D7">
              <w:rPr>
                <w:rFonts w:asciiTheme="minorHAnsi" w:eastAsiaTheme="minorEastAsia" w:hAnsiTheme="minorHAnsi"/>
                <w:noProof/>
              </w:rPr>
              <w:tab/>
            </w:r>
            <w:r w:rsidR="003E61D7" w:rsidRPr="007875F4">
              <w:rPr>
                <w:rStyle w:val="Hyperlink"/>
                <w:rFonts w:eastAsiaTheme="majorEastAsia"/>
                <w:noProof/>
                <w:lang w:val="en-GB"/>
              </w:rPr>
              <w:t>Assessment summary</w:t>
            </w:r>
            <w:r w:rsidR="003E61D7">
              <w:rPr>
                <w:noProof/>
                <w:webHidden/>
              </w:rPr>
              <w:tab/>
            </w:r>
            <w:r w:rsidR="003E61D7">
              <w:rPr>
                <w:noProof/>
                <w:webHidden/>
              </w:rPr>
              <w:fldChar w:fldCharType="begin"/>
            </w:r>
            <w:r w:rsidR="003E61D7">
              <w:rPr>
                <w:noProof/>
                <w:webHidden/>
              </w:rPr>
              <w:instrText xml:space="preserve"> PAGEREF _Toc70454764 \h </w:instrText>
            </w:r>
            <w:r w:rsidR="003E61D7">
              <w:rPr>
                <w:noProof/>
                <w:webHidden/>
              </w:rPr>
            </w:r>
            <w:r w:rsidR="003E61D7">
              <w:rPr>
                <w:noProof/>
                <w:webHidden/>
              </w:rPr>
              <w:fldChar w:fldCharType="separate"/>
            </w:r>
            <w:r w:rsidR="001D2C5E">
              <w:rPr>
                <w:noProof/>
                <w:webHidden/>
              </w:rPr>
              <w:t>76</w:t>
            </w:r>
            <w:r w:rsidR="003E61D7">
              <w:rPr>
                <w:noProof/>
                <w:webHidden/>
              </w:rPr>
              <w:fldChar w:fldCharType="end"/>
            </w:r>
          </w:hyperlink>
        </w:p>
        <w:p w14:paraId="692DD3DA" w14:textId="77777777" w:rsidR="003E61D7" w:rsidRDefault="001F6FDD" w:rsidP="003E61D7">
          <w:pPr>
            <w:pStyle w:val="TOC2"/>
            <w:rPr>
              <w:rFonts w:asciiTheme="minorHAnsi" w:eastAsiaTheme="minorEastAsia" w:hAnsiTheme="minorHAnsi"/>
              <w:noProof/>
            </w:rPr>
          </w:pPr>
          <w:hyperlink w:anchor="_Toc70454765" w:history="1">
            <w:r w:rsidR="003E61D7" w:rsidRPr="007875F4">
              <w:rPr>
                <w:rStyle w:val="Hyperlink"/>
                <w:rFonts w:eastAsiaTheme="majorEastAsia" w:cs="Times New Roman"/>
                <w:noProof/>
                <w:lang w:val="en-GB"/>
              </w:rPr>
              <w:t>10.4.3</w:t>
            </w:r>
            <w:r w:rsidR="003E61D7">
              <w:rPr>
                <w:rFonts w:asciiTheme="minorHAnsi" w:eastAsiaTheme="minorEastAsia" w:hAnsiTheme="minorHAnsi"/>
                <w:noProof/>
              </w:rPr>
              <w:tab/>
            </w:r>
            <w:r w:rsidR="003E61D7" w:rsidRPr="007875F4">
              <w:rPr>
                <w:rStyle w:val="Hyperlink"/>
                <w:rFonts w:eastAsiaTheme="majorEastAsia"/>
                <w:noProof/>
                <w:lang w:val="en-GB"/>
              </w:rPr>
              <w:t>Future Regional Changes: Robustness and Emergence of the Anthropogenic Signal</w:t>
            </w:r>
            <w:r w:rsidR="003E61D7">
              <w:rPr>
                <w:noProof/>
                <w:webHidden/>
              </w:rPr>
              <w:tab/>
            </w:r>
            <w:r w:rsidR="003E61D7">
              <w:rPr>
                <w:noProof/>
                <w:webHidden/>
              </w:rPr>
              <w:fldChar w:fldCharType="begin"/>
            </w:r>
            <w:r w:rsidR="003E61D7">
              <w:rPr>
                <w:noProof/>
                <w:webHidden/>
              </w:rPr>
              <w:instrText xml:space="preserve"> PAGEREF _Toc70454765 \h </w:instrText>
            </w:r>
            <w:r w:rsidR="003E61D7">
              <w:rPr>
                <w:noProof/>
                <w:webHidden/>
              </w:rPr>
            </w:r>
            <w:r w:rsidR="003E61D7">
              <w:rPr>
                <w:noProof/>
                <w:webHidden/>
              </w:rPr>
              <w:fldChar w:fldCharType="separate"/>
            </w:r>
            <w:r w:rsidR="001D2C5E">
              <w:rPr>
                <w:noProof/>
                <w:webHidden/>
              </w:rPr>
              <w:t>76</w:t>
            </w:r>
            <w:r w:rsidR="003E61D7">
              <w:rPr>
                <w:noProof/>
                <w:webHidden/>
              </w:rPr>
              <w:fldChar w:fldCharType="end"/>
            </w:r>
          </w:hyperlink>
        </w:p>
        <w:p w14:paraId="1E254344" w14:textId="77777777" w:rsidR="003E61D7" w:rsidRDefault="001F6FDD" w:rsidP="003E61D7">
          <w:pPr>
            <w:pStyle w:val="TOC2"/>
            <w:rPr>
              <w:rFonts w:asciiTheme="minorHAnsi" w:eastAsiaTheme="minorEastAsia" w:hAnsiTheme="minorHAnsi"/>
              <w:noProof/>
            </w:rPr>
          </w:pPr>
          <w:hyperlink w:anchor="_Toc70454766" w:history="1">
            <w:r w:rsidR="003E61D7" w:rsidRPr="007875F4">
              <w:rPr>
                <w:rStyle w:val="Hyperlink"/>
                <w:rFonts w:eastAsiaTheme="majorEastAsia"/>
                <w:noProof/>
                <w:lang w:val="en-GB"/>
              </w:rPr>
              <w:t>10.4.3.1</w:t>
            </w:r>
            <w:r w:rsidR="003E61D7">
              <w:rPr>
                <w:rFonts w:asciiTheme="minorHAnsi" w:eastAsiaTheme="minorEastAsia" w:hAnsiTheme="minorHAnsi"/>
                <w:noProof/>
              </w:rPr>
              <w:tab/>
            </w:r>
            <w:r w:rsidR="003E61D7" w:rsidRPr="007875F4">
              <w:rPr>
                <w:rStyle w:val="Hyperlink"/>
                <w:rFonts w:eastAsiaTheme="majorEastAsia"/>
                <w:noProof/>
                <w:lang w:val="en-GB"/>
              </w:rPr>
              <w:t>Robustness of the anthropogenic signal at regional scale</w:t>
            </w:r>
            <w:r w:rsidR="003E61D7">
              <w:rPr>
                <w:noProof/>
                <w:webHidden/>
              </w:rPr>
              <w:tab/>
            </w:r>
            <w:r w:rsidR="003E61D7">
              <w:rPr>
                <w:noProof/>
                <w:webHidden/>
              </w:rPr>
              <w:fldChar w:fldCharType="begin"/>
            </w:r>
            <w:r w:rsidR="003E61D7">
              <w:rPr>
                <w:noProof/>
                <w:webHidden/>
              </w:rPr>
              <w:instrText xml:space="preserve"> PAGEREF _Toc70454766 \h </w:instrText>
            </w:r>
            <w:r w:rsidR="003E61D7">
              <w:rPr>
                <w:noProof/>
                <w:webHidden/>
              </w:rPr>
            </w:r>
            <w:r w:rsidR="003E61D7">
              <w:rPr>
                <w:noProof/>
                <w:webHidden/>
              </w:rPr>
              <w:fldChar w:fldCharType="separate"/>
            </w:r>
            <w:r w:rsidR="001D2C5E">
              <w:rPr>
                <w:noProof/>
                <w:webHidden/>
              </w:rPr>
              <w:t>77</w:t>
            </w:r>
            <w:r w:rsidR="003E61D7">
              <w:rPr>
                <w:noProof/>
                <w:webHidden/>
              </w:rPr>
              <w:fldChar w:fldCharType="end"/>
            </w:r>
          </w:hyperlink>
        </w:p>
        <w:p w14:paraId="16924A51" w14:textId="77777777" w:rsidR="003E61D7" w:rsidRDefault="001F6FDD" w:rsidP="003E61D7">
          <w:pPr>
            <w:pStyle w:val="TOC2"/>
            <w:rPr>
              <w:rStyle w:val="Hyperlink"/>
              <w:rFonts w:eastAsiaTheme="majorEastAsia"/>
              <w:noProof/>
            </w:rPr>
          </w:pPr>
          <w:hyperlink w:anchor="_Toc70454767" w:history="1">
            <w:r w:rsidR="003E61D7" w:rsidRPr="007875F4">
              <w:rPr>
                <w:rStyle w:val="Hyperlink"/>
                <w:rFonts w:eastAsiaTheme="majorEastAsia"/>
                <w:noProof/>
                <w:lang w:val="en-GB"/>
              </w:rPr>
              <w:t>10.4.3.2</w:t>
            </w:r>
            <w:r w:rsidR="003E61D7">
              <w:rPr>
                <w:rFonts w:asciiTheme="minorHAnsi" w:eastAsiaTheme="minorEastAsia" w:hAnsiTheme="minorHAnsi"/>
                <w:noProof/>
              </w:rPr>
              <w:tab/>
            </w:r>
            <w:r w:rsidR="003E61D7" w:rsidRPr="007875F4">
              <w:rPr>
                <w:rStyle w:val="Hyperlink"/>
                <w:rFonts w:eastAsiaTheme="majorEastAsia"/>
                <w:noProof/>
                <w:lang w:val="en-GB"/>
              </w:rPr>
              <w:t>Emergence of the anthropogenic signal at regional scale</w:t>
            </w:r>
            <w:r w:rsidR="003E61D7">
              <w:rPr>
                <w:noProof/>
                <w:webHidden/>
              </w:rPr>
              <w:tab/>
            </w:r>
            <w:r w:rsidR="003E61D7">
              <w:rPr>
                <w:noProof/>
                <w:webHidden/>
              </w:rPr>
              <w:fldChar w:fldCharType="begin"/>
            </w:r>
            <w:r w:rsidR="003E61D7">
              <w:rPr>
                <w:noProof/>
                <w:webHidden/>
              </w:rPr>
              <w:instrText xml:space="preserve"> PAGEREF _Toc70454767 \h </w:instrText>
            </w:r>
            <w:r w:rsidR="003E61D7">
              <w:rPr>
                <w:noProof/>
                <w:webHidden/>
              </w:rPr>
            </w:r>
            <w:r w:rsidR="003E61D7">
              <w:rPr>
                <w:noProof/>
                <w:webHidden/>
              </w:rPr>
              <w:fldChar w:fldCharType="separate"/>
            </w:r>
            <w:r w:rsidR="001D2C5E">
              <w:rPr>
                <w:noProof/>
                <w:webHidden/>
              </w:rPr>
              <w:t>78</w:t>
            </w:r>
            <w:r w:rsidR="003E61D7">
              <w:rPr>
                <w:noProof/>
                <w:webHidden/>
              </w:rPr>
              <w:fldChar w:fldCharType="end"/>
            </w:r>
          </w:hyperlink>
        </w:p>
        <w:p w14:paraId="2ED26497" w14:textId="77777777" w:rsidR="003E61D7" w:rsidRPr="003E61D7" w:rsidRDefault="003E61D7" w:rsidP="003E61D7">
          <w:pPr>
            <w:rPr>
              <w:rFonts w:eastAsiaTheme="minorEastAsia"/>
              <w:noProof/>
            </w:rPr>
          </w:pPr>
        </w:p>
        <w:p w14:paraId="0539CB43"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68" w:history="1">
            <w:r w:rsidR="003E61D7" w:rsidRPr="007875F4">
              <w:rPr>
                <w:rStyle w:val="Hyperlink"/>
                <w:rFonts w:eastAsiaTheme="majorEastAsia"/>
                <w:noProof/>
                <w:lang w:val="en-GB"/>
              </w:rPr>
              <w:t>10.5</w:t>
            </w:r>
            <w:r w:rsidR="003E61D7">
              <w:rPr>
                <w:rFonts w:asciiTheme="minorHAnsi" w:eastAsiaTheme="minorEastAsia" w:hAnsiTheme="minorHAnsi"/>
                <w:noProof/>
              </w:rPr>
              <w:tab/>
            </w:r>
            <w:r w:rsidR="003E61D7" w:rsidRPr="007875F4">
              <w:rPr>
                <w:rStyle w:val="Hyperlink"/>
                <w:rFonts w:eastAsiaTheme="majorEastAsia"/>
                <w:noProof/>
                <w:lang w:val="en-GB"/>
              </w:rPr>
              <w:t>Combining Approaches to Constructing Regional Climate Information</w:t>
            </w:r>
            <w:r w:rsidR="003E61D7">
              <w:rPr>
                <w:noProof/>
                <w:webHidden/>
              </w:rPr>
              <w:tab/>
            </w:r>
            <w:r w:rsidR="003E61D7">
              <w:rPr>
                <w:noProof/>
                <w:webHidden/>
              </w:rPr>
              <w:fldChar w:fldCharType="begin"/>
            </w:r>
            <w:r w:rsidR="003E61D7">
              <w:rPr>
                <w:noProof/>
                <w:webHidden/>
              </w:rPr>
              <w:instrText xml:space="preserve"> PAGEREF _Toc70454768 \h </w:instrText>
            </w:r>
            <w:r w:rsidR="003E61D7">
              <w:rPr>
                <w:noProof/>
                <w:webHidden/>
              </w:rPr>
            </w:r>
            <w:r w:rsidR="003E61D7">
              <w:rPr>
                <w:noProof/>
                <w:webHidden/>
              </w:rPr>
              <w:fldChar w:fldCharType="separate"/>
            </w:r>
            <w:r w:rsidR="001D2C5E">
              <w:rPr>
                <w:noProof/>
                <w:webHidden/>
              </w:rPr>
              <w:t>81</w:t>
            </w:r>
            <w:r w:rsidR="003E61D7">
              <w:rPr>
                <w:noProof/>
                <w:webHidden/>
              </w:rPr>
              <w:fldChar w:fldCharType="end"/>
            </w:r>
          </w:hyperlink>
        </w:p>
        <w:p w14:paraId="153787E8" w14:textId="77777777" w:rsidR="003E61D7" w:rsidRDefault="001F6FDD" w:rsidP="003E61D7">
          <w:pPr>
            <w:pStyle w:val="TOC2"/>
            <w:rPr>
              <w:rFonts w:asciiTheme="minorHAnsi" w:eastAsiaTheme="minorEastAsia" w:hAnsiTheme="minorHAnsi"/>
              <w:noProof/>
            </w:rPr>
          </w:pPr>
          <w:hyperlink w:anchor="_Toc70454769" w:history="1">
            <w:r w:rsidR="003E61D7" w:rsidRPr="007875F4">
              <w:rPr>
                <w:rStyle w:val="Hyperlink"/>
                <w:rFonts w:eastAsiaTheme="majorEastAsia"/>
                <w:noProof/>
                <w:lang w:val="en-GB"/>
              </w:rPr>
              <w:t>10.5.1</w:t>
            </w:r>
            <w:r w:rsidR="003E61D7">
              <w:rPr>
                <w:rFonts w:asciiTheme="minorHAnsi" w:eastAsiaTheme="minorEastAsia" w:hAnsiTheme="minorHAnsi"/>
                <w:noProof/>
              </w:rPr>
              <w:tab/>
            </w:r>
            <w:r w:rsidR="003E61D7" w:rsidRPr="007875F4">
              <w:rPr>
                <w:rStyle w:val="Hyperlink"/>
                <w:rFonts w:eastAsiaTheme="majorEastAsia"/>
                <w:noProof/>
                <w:lang w:val="en-GB"/>
              </w:rPr>
              <w:t>Sources of Regional Climate Information</w:t>
            </w:r>
            <w:r w:rsidR="003E61D7">
              <w:rPr>
                <w:noProof/>
                <w:webHidden/>
              </w:rPr>
              <w:tab/>
            </w:r>
            <w:r w:rsidR="003E61D7">
              <w:rPr>
                <w:noProof/>
                <w:webHidden/>
              </w:rPr>
              <w:fldChar w:fldCharType="begin"/>
            </w:r>
            <w:r w:rsidR="003E61D7">
              <w:rPr>
                <w:noProof/>
                <w:webHidden/>
              </w:rPr>
              <w:instrText xml:space="preserve"> PAGEREF _Toc70454769 \h </w:instrText>
            </w:r>
            <w:r w:rsidR="003E61D7">
              <w:rPr>
                <w:noProof/>
                <w:webHidden/>
              </w:rPr>
            </w:r>
            <w:r w:rsidR="003E61D7">
              <w:rPr>
                <w:noProof/>
                <w:webHidden/>
              </w:rPr>
              <w:fldChar w:fldCharType="separate"/>
            </w:r>
            <w:r w:rsidR="001D2C5E">
              <w:rPr>
                <w:noProof/>
                <w:webHidden/>
              </w:rPr>
              <w:t>82</w:t>
            </w:r>
            <w:r w:rsidR="003E61D7">
              <w:rPr>
                <w:noProof/>
                <w:webHidden/>
              </w:rPr>
              <w:fldChar w:fldCharType="end"/>
            </w:r>
          </w:hyperlink>
        </w:p>
        <w:p w14:paraId="0E659C76" w14:textId="77777777" w:rsidR="003E61D7" w:rsidRDefault="001F6FDD" w:rsidP="003E61D7">
          <w:pPr>
            <w:pStyle w:val="TOC2"/>
            <w:rPr>
              <w:rFonts w:asciiTheme="minorHAnsi" w:eastAsiaTheme="minorEastAsia" w:hAnsiTheme="minorHAnsi"/>
              <w:noProof/>
            </w:rPr>
          </w:pPr>
          <w:hyperlink w:anchor="_Toc70454770" w:history="1">
            <w:r w:rsidR="003E61D7" w:rsidRPr="007875F4">
              <w:rPr>
                <w:rStyle w:val="Hyperlink"/>
                <w:rFonts w:eastAsiaTheme="majorEastAsia"/>
                <w:noProof/>
                <w:lang w:val="en-GB"/>
              </w:rPr>
              <w:t>10.5.2</w:t>
            </w:r>
            <w:r w:rsidR="003E61D7">
              <w:rPr>
                <w:rFonts w:asciiTheme="minorHAnsi" w:eastAsiaTheme="minorEastAsia" w:hAnsiTheme="minorHAnsi"/>
                <w:noProof/>
              </w:rPr>
              <w:tab/>
            </w:r>
            <w:r w:rsidR="003E61D7" w:rsidRPr="007875F4">
              <w:rPr>
                <w:rStyle w:val="Hyperlink"/>
                <w:rFonts w:eastAsiaTheme="majorEastAsia"/>
                <w:noProof/>
                <w:lang w:val="en-GB"/>
              </w:rPr>
              <w:t>Framing Elements for Constructing User-Relevant Information</w:t>
            </w:r>
            <w:r w:rsidR="003E61D7">
              <w:rPr>
                <w:noProof/>
                <w:webHidden/>
              </w:rPr>
              <w:tab/>
            </w:r>
            <w:r w:rsidR="003E61D7">
              <w:rPr>
                <w:noProof/>
                <w:webHidden/>
              </w:rPr>
              <w:fldChar w:fldCharType="begin"/>
            </w:r>
            <w:r w:rsidR="003E61D7">
              <w:rPr>
                <w:noProof/>
                <w:webHidden/>
              </w:rPr>
              <w:instrText xml:space="preserve"> PAGEREF _Toc70454770 \h </w:instrText>
            </w:r>
            <w:r w:rsidR="003E61D7">
              <w:rPr>
                <w:noProof/>
                <w:webHidden/>
              </w:rPr>
            </w:r>
            <w:r w:rsidR="003E61D7">
              <w:rPr>
                <w:noProof/>
                <w:webHidden/>
              </w:rPr>
              <w:fldChar w:fldCharType="separate"/>
            </w:r>
            <w:r w:rsidR="001D2C5E">
              <w:rPr>
                <w:noProof/>
                <w:webHidden/>
              </w:rPr>
              <w:t>83</w:t>
            </w:r>
            <w:r w:rsidR="003E61D7">
              <w:rPr>
                <w:noProof/>
                <w:webHidden/>
              </w:rPr>
              <w:fldChar w:fldCharType="end"/>
            </w:r>
          </w:hyperlink>
        </w:p>
        <w:p w14:paraId="6B3011CA" w14:textId="77777777" w:rsidR="003E61D7" w:rsidRDefault="001F6FDD" w:rsidP="003E61D7">
          <w:pPr>
            <w:pStyle w:val="TOC2"/>
            <w:rPr>
              <w:rFonts w:asciiTheme="minorHAnsi" w:eastAsiaTheme="minorEastAsia" w:hAnsiTheme="minorHAnsi"/>
              <w:noProof/>
            </w:rPr>
          </w:pPr>
          <w:hyperlink w:anchor="_Toc70454771" w:history="1">
            <w:r w:rsidR="003E61D7" w:rsidRPr="007875F4">
              <w:rPr>
                <w:rStyle w:val="Hyperlink"/>
                <w:rFonts w:eastAsiaTheme="majorEastAsia"/>
                <w:noProof/>
                <w:lang w:val="en-GB"/>
              </w:rPr>
              <w:t>10.5.2.1</w:t>
            </w:r>
            <w:r w:rsidR="003E61D7">
              <w:rPr>
                <w:rFonts w:asciiTheme="minorHAnsi" w:eastAsiaTheme="minorEastAsia" w:hAnsiTheme="minorHAnsi"/>
                <w:noProof/>
              </w:rPr>
              <w:tab/>
            </w:r>
            <w:r w:rsidR="003E61D7" w:rsidRPr="007875F4">
              <w:rPr>
                <w:rStyle w:val="Hyperlink"/>
                <w:rFonts w:eastAsiaTheme="majorEastAsia"/>
                <w:noProof/>
                <w:lang w:val="en-GB"/>
              </w:rPr>
              <w:t>Consideration of different contexts</w:t>
            </w:r>
            <w:r w:rsidR="003E61D7">
              <w:rPr>
                <w:noProof/>
                <w:webHidden/>
              </w:rPr>
              <w:tab/>
            </w:r>
            <w:r w:rsidR="003E61D7">
              <w:rPr>
                <w:noProof/>
                <w:webHidden/>
              </w:rPr>
              <w:fldChar w:fldCharType="begin"/>
            </w:r>
            <w:r w:rsidR="003E61D7">
              <w:rPr>
                <w:noProof/>
                <w:webHidden/>
              </w:rPr>
              <w:instrText xml:space="preserve"> PAGEREF _Toc70454771 \h </w:instrText>
            </w:r>
            <w:r w:rsidR="003E61D7">
              <w:rPr>
                <w:noProof/>
                <w:webHidden/>
              </w:rPr>
            </w:r>
            <w:r w:rsidR="003E61D7">
              <w:rPr>
                <w:noProof/>
                <w:webHidden/>
              </w:rPr>
              <w:fldChar w:fldCharType="separate"/>
            </w:r>
            <w:r w:rsidR="001D2C5E">
              <w:rPr>
                <w:noProof/>
                <w:webHidden/>
              </w:rPr>
              <w:t>83</w:t>
            </w:r>
            <w:r w:rsidR="003E61D7">
              <w:rPr>
                <w:noProof/>
                <w:webHidden/>
              </w:rPr>
              <w:fldChar w:fldCharType="end"/>
            </w:r>
          </w:hyperlink>
        </w:p>
        <w:p w14:paraId="2E2751B1" w14:textId="77777777" w:rsidR="003E61D7" w:rsidRDefault="001F6FDD" w:rsidP="003E61D7">
          <w:pPr>
            <w:pStyle w:val="TOC2"/>
            <w:rPr>
              <w:rFonts w:asciiTheme="minorHAnsi" w:eastAsiaTheme="minorEastAsia" w:hAnsiTheme="minorHAnsi"/>
              <w:noProof/>
            </w:rPr>
          </w:pPr>
          <w:hyperlink w:anchor="_Toc70454772" w:history="1">
            <w:r w:rsidR="003E61D7" w:rsidRPr="007875F4">
              <w:rPr>
                <w:rStyle w:val="Hyperlink"/>
                <w:rFonts w:eastAsiaTheme="majorEastAsia"/>
                <w:noProof/>
                <w:lang w:val="en-GB"/>
              </w:rPr>
              <w:t>10.5.2.2</w:t>
            </w:r>
            <w:r w:rsidR="003E61D7">
              <w:rPr>
                <w:rFonts w:asciiTheme="minorHAnsi" w:eastAsiaTheme="minorEastAsia" w:hAnsiTheme="minorHAnsi"/>
                <w:noProof/>
              </w:rPr>
              <w:tab/>
            </w:r>
            <w:r w:rsidR="003E61D7" w:rsidRPr="007875F4">
              <w:rPr>
                <w:rStyle w:val="Hyperlink"/>
                <w:rFonts w:eastAsiaTheme="majorEastAsia"/>
                <w:noProof/>
                <w:lang w:val="en-GB"/>
              </w:rPr>
              <w:t>Developing climate information conditioned by values of different actors and communities</w:t>
            </w:r>
            <w:r w:rsidR="003E61D7">
              <w:rPr>
                <w:noProof/>
                <w:webHidden/>
              </w:rPr>
              <w:tab/>
            </w:r>
            <w:r w:rsidR="003E61D7">
              <w:rPr>
                <w:noProof/>
                <w:webHidden/>
              </w:rPr>
              <w:fldChar w:fldCharType="begin"/>
            </w:r>
            <w:r w:rsidR="003E61D7">
              <w:rPr>
                <w:noProof/>
                <w:webHidden/>
              </w:rPr>
              <w:instrText xml:space="preserve"> PAGEREF _Toc70454772 \h </w:instrText>
            </w:r>
            <w:r w:rsidR="003E61D7">
              <w:rPr>
                <w:noProof/>
                <w:webHidden/>
              </w:rPr>
            </w:r>
            <w:r w:rsidR="003E61D7">
              <w:rPr>
                <w:noProof/>
                <w:webHidden/>
              </w:rPr>
              <w:fldChar w:fldCharType="separate"/>
            </w:r>
            <w:r w:rsidR="001D2C5E">
              <w:rPr>
                <w:noProof/>
                <w:webHidden/>
              </w:rPr>
              <w:t>84</w:t>
            </w:r>
            <w:r w:rsidR="003E61D7">
              <w:rPr>
                <w:noProof/>
                <w:webHidden/>
              </w:rPr>
              <w:fldChar w:fldCharType="end"/>
            </w:r>
          </w:hyperlink>
        </w:p>
        <w:p w14:paraId="3575CEF0" w14:textId="77777777" w:rsidR="003E61D7" w:rsidRDefault="001F6FDD" w:rsidP="003E61D7">
          <w:pPr>
            <w:pStyle w:val="TOC2"/>
            <w:rPr>
              <w:rFonts w:asciiTheme="minorHAnsi" w:eastAsiaTheme="minorEastAsia" w:hAnsiTheme="minorHAnsi"/>
              <w:noProof/>
            </w:rPr>
          </w:pPr>
          <w:hyperlink w:anchor="_Toc70454773" w:history="1">
            <w:r w:rsidR="003E61D7" w:rsidRPr="007875F4">
              <w:rPr>
                <w:rStyle w:val="Hyperlink"/>
                <w:rFonts w:eastAsiaTheme="majorEastAsia"/>
                <w:noProof/>
                <w:lang w:val="en-GB"/>
              </w:rPr>
              <w:t>10.5.2.3</w:t>
            </w:r>
            <w:r w:rsidR="003E61D7">
              <w:rPr>
                <w:rFonts w:asciiTheme="minorHAnsi" w:eastAsiaTheme="minorEastAsia" w:hAnsiTheme="minorHAnsi"/>
                <w:noProof/>
              </w:rPr>
              <w:tab/>
            </w:r>
            <w:r w:rsidR="003E61D7" w:rsidRPr="007875F4">
              <w:rPr>
                <w:rStyle w:val="Hyperlink"/>
                <w:rFonts w:eastAsiaTheme="majorEastAsia"/>
                <w:noProof/>
                <w:lang w:val="en-GB"/>
              </w:rPr>
              <w:t>The roles of spatial and temporal resolution in relation to decision scale</w:t>
            </w:r>
            <w:r w:rsidR="003E61D7">
              <w:rPr>
                <w:noProof/>
                <w:webHidden/>
              </w:rPr>
              <w:tab/>
            </w:r>
            <w:r w:rsidR="003E61D7">
              <w:rPr>
                <w:noProof/>
                <w:webHidden/>
              </w:rPr>
              <w:fldChar w:fldCharType="begin"/>
            </w:r>
            <w:r w:rsidR="003E61D7">
              <w:rPr>
                <w:noProof/>
                <w:webHidden/>
              </w:rPr>
              <w:instrText xml:space="preserve"> PAGEREF _Toc70454773 \h </w:instrText>
            </w:r>
            <w:r w:rsidR="003E61D7">
              <w:rPr>
                <w:noProof/>
                <w:webHidden/>
              </w:rPr>
            </w:r>
            <w:r w:rsidR="003E61D7">
              <w:rPr>
                <w:noProof/>
                <w:webHidden/>
              </w:rPr>
              <w:fldChar w:fldCharType="separate"/>
            </w:r>
            <w:r w:rsidR="001D2C5E">
              <w:rPr>
                <w:noProof/>
                <w:webHidden/>
              </w:rPr>
              <w:t>85</w:t>
            </w:r>
            <w:r w:rsidR="003E61D7">
              <w:rPr>
                <w:noProof/>
                <w:webHidden/>
              </w:rPr>
              <w:fldChar w:fldCharType="end"/>
            </w:r>
          </w:hyperlink>
        </w:p>
        <w:p w14:paraId="0390ACA6" w14:textId="77777777" w:rsidR="003E61D7" w:rsidRDefault="001F6FDD" w:rsidP="003E61D7">
          <w:pPr>
            <w:pStyle w:val="TOC2"/>
            <w:rPr>
              <w:rFonts w:asciiTheme="minorHAnsi" w:eastAsiaTheme="minorEastAsia" w:hAnsiTheme="minorHAnsi"/>
              <w:noProof/>
            </w:rPr>
          </w:pPr>
          <w:hyperlink w:anchor="_Toc70454774" w:history="1">
            <w:r w:rsidR="003E61D7" w:rsidRPr="007875F4">
              <w:rPr>
                <w:rStyle w:val="Hyperlink"/>
                <w:rFonts w:eastAsiaTheme="majorEastAsia"/>
                <w:noProof/>
                <w:lang w:val="en-GB"/>
              </w:rPr>
              <w:t>10.5.3</w:t>
            </w:r>
            <w:r w:rsidR="003E61D7">
              <w:rPr>
                <w:rFonts w:asciiTheme="minorHAnsi" w:eastAsiaTheme="minorEastAsia" w:hAnsiTheme="minorHAnsi"/>
                <w:noProof/>
              </w:rPr>
              <w:tab/>
            </w:r>
            <w:r w:rsidR="003E61D7" w:rsidRPr="007875F4">
              <w:rPr>
                <w:rStyle w:val="Hyperlink"/>
                <w:rFonts w:eastAsiaTheme="majorEastAsia"/>
                <w:noProof/>
                <w:lang w:val="en-GB"/>
              </w:rPr>
              <w:t>Distillation of Climate Information</w:t>
            </w:r>
            <w:r w:rsidR="003E61D7">
              <w:rPr>
                <w:noProof/>
                <w:webHidden/>
              </w:rPr>
              <w:tab/>
            </w:r>
            <w:r w:rsidR="003E61D7">
              <w:rPr>
                <w:noProof/>
                <w:webHidden/>
              </w:rPr>
              <w:fldChar w:fldCharType="begin"/>
            </w:r>
            <w:r w:rsidR="003E61D7">
              <w:rPr>
                <w:noProof/>
                <w:webHidden/>
              </w:rPr>
              <w:instrText xml:space="preserve"> PAGEREF _Toc70454774 \h </w:instrText>
            </w:r>
            <w:r w:rsidR="003E61D7">
              <w:rPr>
                <w:noProof/>
                <w:webHidden/>
              </w:rPr>
            </w:r>
            <w:r w:rsidR="003E61D7">
              <w:rPr>
                <w:noProof/>
                <w:webHidden/>
              </w:rPr>
              <w:fldChar w:fldCharType="separate"/>
            </w:r>
            <w:r w:rsidR="001D2C5E">
              <w:rPr>
                <w:noProof/>
                <w:webHidden/>
              </w:rPr>
              <w:t>86</w:t>
            </w:r>
            <w:r w:rsidR="003E61D7">
              <w:rPr>
                <w:noProof/>
                <w:webHidden/>
              </w:rPr>
              <w:fldChar w:fldCharType="end"/>
            </w:r>
          </w:hyperlink>
        </w:p>
        <w:p w14:paraId="603C1F84" w14:textId="77777777" w:rsidR="003E61D7" w:rsidRDefault="001F6FDD" w:rsidP="003E61D7">
          <w:pPr>
            <w:pStyle w:val="TOC2"/>
            <w:rPr>
              <w:rFonts w:asciiTheme="minorHAnsi" w:eastAsiaTheme="minorEastAsia" w:hAnsiTheme="minorHAnsi"/>
              <w:noProof/>
            </w:rPr>
          </w:pPr>
          <w:hyperlink w:anchor="_Toc70454775" w:history="1">
            <w:r w:rsidR="003E61D7" w:rsidRPr="007875F4">
              <w:rPr>
                <w:rStyle w:val="Hyperlink"/>
                <w:rFonts w:eastAsiaTheme="majorEastAsia"/>
                <w:noProof/>
                <w:lang w:val="en-GB"/>
              </w:rPr>
              <w:t>10.5.3.1</w:t>
            </w:r>
            <w:r w:rsidR="003E61D7">
              <w:rPr>
                <w:rFonts w:asciiTheme="minorHAnsi" w:eastAsiaTheme="minorEastAsia" w:hAnsiTheme="minorHAnsi"/>
                <w:noProof/>
              </w:rPr>
              <w:tab/>
            </w:r>
            <w:r w:rsidR="003E61D7" w:rsidRPr="007875F4">
              <w:rPr>
                <w:rStyle w:val="Hyperlink"/>
                <w:rFonts w:eastAsiaTheme="majorEastAsia"/>
                <w:noProof/>
                <w:lang w:val="en-GB"/>
              </w:rPr>
              <w:t>Information construction</w:t>
            </w:r>
            <w:r w:rsidR="003E61D7">
              <w:rPr>
                <w:noProof/>
                <w:webHidden/>
              </w:rPr>
              <w:tab/>
            </w:r>
            <w:r w:rsidR="003E61D7">
              <w:rPr>
                <w:noProof/>
                <w:webHidden/>
              </w:rPr>
              <w:fldChar w:fldCharType="begin"/>
            </w:r>
            <w:r w:rsidR="003E61D7">
              <w:rPr>
                <w:noProof/>
                <w:webHidden/>
              </w:rPr>
              <w:instrText xml:space="preserve"> PAGEREF _Toc70454775 \h </w:instrText>
            </w:r>
            <w:r w:rsidR="003E61D7">
              <w:rPr>
                <w:noProof/>
                <w:webHidden/>
              </w:rPr>
            </w:r>
            <w:r w:rsidR="003E61D7">
              <w:rPr>
                <w:noProof/>
                <w:webHidden/>
              </w:rPr>
              <w:fldChar w:fldCharType="separate"/>
            </w:r>
            <w:r w:rsidR="001D2C5E">
              <w:rPr>
                <w:noProof/>
                <w:webHidden/>
              </w:rPr>
              <w:t>86</w:t>
            </w:r>
            <w:r w:rsidR="003E61D7">
              <w:rPr>
                <w:noProof/>
                <w:webHidden/>
              </w:rPr>
              <w:fldChar w:fldCharType="end"/>
            </w:r>
          </w:hyperlink>
        </w:p>
        <w:p w14:paraId="7D91E22B" w14:textId="77777777" w:rsidR="003E61D7" w:rsidRDefault="001F6FDD" w:rsidP="003E61D7">
          <w:pPr>
            <w:pStyle w:val="TOC2"/>
            <w:rPr>
              <w:rFonts w:asciiTheme="minorHAnsi" w:eastAsiaTheme="minorEastAsia" w:hAnsiTheme="minorHAnsi"/>
              <w:noProof/>
            </w:rPr>
          </w:pPr>
          <w:hyperlink w:anchor="_Toc70454776" w:history="1">
            <w:r w:rsidR="003E61D7" w:rsidRPr="007875F4">
              <w:rPr>
                <w:rStyle w:val="Hyperlink"/>
                <w:rFonts w:eastAsiaTheme="majorEastAsia"/>
                <w:noProof/>
                <w:lang w:val="en-GB"/>
              </w:rPr>
              <w:t>10.5.3.2</w:t>
            </w:r>
            <w:r w:rsidR="003E61D7">
              <w:rPr>
                <w:rFonts w:asciiTheme="minorHAnsi" w:eastAsiaTheme="minorEastAsia" w:hAnsiTheme="minorHAnsi"/>
                <w:noProof/>
              </w:rPr>
              <w:tab/>
            </w:r>
            <w:r w:rsidR="003E61D7" w:rsidRPr="007875F4">
              <w:rPr>
                <w:rStyle w:val="Hyperlink"/>
                <w:rFonts w:eastAsiaTheme="majorEastAsia"/>
                <w:noProof/>
                <w:lang w:val="en-GB"/>
              </w:rPr>
              <w:t>Translating climate information into the user context</w:t>
            </w:r>
            <w:r w:rsidR="003E61D7">
              <w:rPr>
                <w:noProof/>
                <w:webHidden/>
              </w:rPr>
              <w:tab/>
            </w:r>
            <w:r w:rsidR="003E61D7">
              <w:rPr>
                <w:noProof/>
                <w:webHidden/>
              </w:rPr>
              <w:fldChar w:fldCharType="begin"/>
            </w:r>
            <w:r w:rsidR="003E61D7">
              <w:rPr>
                <w:noProof/>
                <w:webHidden/>
              </w:rPr>
              <w:instrText xml:space="preserve"> PAGEREF _Toc70454776 \h </w:instrText>
            </w:r>
            <w:r w:rsidR="003E61D7">
              <w:rPr>
                <w:noProof/>
                <w:webHidden/>
              </w:rPr>
            </w:r>
            <w:r w:rsidR="003E61D7">
              <w:rPr>
                <w:noProof/>
                <w:webHidden/>
              </w:rPr>
              <w:fldChar w:fldCharType="separate"/>
            </w:r>
            <w:r w:rsidR="001D2C5E">
              <w:rPr>
                <w:noProof/>
                <w:webHidden/>
              </w:rPr>
              <w:t>87</w:t>
            </w:r>
            <w:r w:rsidR="003E61D7">
              <w:rPr>
                <w:noProof/>
                <w:webHidden/>
              </w:rPr>
              <w:fldChar w:fldCharType="end"/>
            </w:r>
          </w:hyperlink>
        </w:p>
        <w:p w14:paraId="609E75F1" w14:textId="77777777" w:rsidR="003E61D7" w:rsidRDefault="001F6FDD" w:rsidP="003E61D7">
          <w:pPr>
            <w:pStyle w:val="TOC2"/>
            <w:rPr>
              <w:rFonts w:asciiTheme="minorHAnsi" w:eastAsiaTheme="minorEastAsia" w:hAnsiTheme="minorHAnsi"/>
              <w:noProof/>
            </w:rPr>
          </w:pPr>
          <w:hyperlink w:anchor="_Toc70454777" w:history="1">
            <w:r w:rsidR="003E61D7" w:rsidRPr="007875F4">
              <w:rPr>
                <w:rStyle w:val="Hyperlink"/>
                <w:rFonts w:eastAsiaTheme="majorEastAsia"/>
                <w:noProof/>
                <w:lang w:val="en-GB"/>
              </w:rPr>
              <w:t>10.5.3.3</w:t>
            </w:r>
            <w:r w:rsidR="003E61D7">
              <w:rPr>
                <w:rFonts w:asciiTheme="minorHAnsi" w:eastAsiaTheme="minorEastAsia" w:hAnsiTheme="minorHAnsi"/>
                <w:noProof/>
              </w:rPr>
              <w:tab/>
            </w:r>
            <w:r w:rsidR="003E61D7" w:rsidRPr="007875F4">
              <w:rPr>
                <w:rStyle w:val="Hyperlink"/>
                <w:rFonts w:eastAsiaTheme="majorEastAsia"/>
                <w:noProof/>
                <w:lang w:val="en-GB"/>
              </w:rPr>
              <w:t>Transdisciplinary approaches to stakeholder interaction</w:t>
            </w:r>
            <w:r w:rsidR="003E61D7">
              <w:rPr>
                <w:noProof/>
                <w:webHidden/>
              </w:rPr>
              <w:tab/>
            </w:r>
            <w:r w:rsidR="003E61D7">
              <w:rPr>
                <w:noProof/>
                <w:webHidden/>
              </w:rPr>
              <w:fldChar w:fldCharType="begin"/>
            </w:r>
            <w:r w:rsidR="003E61D7">
              <w:rPr>
                <w:noProof/>
                <w:webHidden/>
              </w:rPr>
              <w:instrText xml:space="preserve"> PAGEREF _Toc70454777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3A1F952A" w14:textId="77777777" w:rsidR="003E61D7" w:rsidRDefault="001F6FDD" w:rsidP="003E61D7">
          <w:pPr>
            <w:pStyle w:val="TOC2"/>
            <w:rPr>
              <w:rFonts w:asciiTheme="minorHAnsi" w:eastAsiaTheme="minorEastAsia" w:hAnsiTheme="minorHAnsi"/>
              <w:noProof/>
            </w:rPr>
          </w:pPr>
          <w:hyperlink w:anchor="_Toc70454778" w:history="1">
            <w:r w:rsidR="003E61D7" w:rsidRPr="007875F4">
              <w:rPr>
                <w:rStyle w:val="Hyperlink"/>
                <w:rFonts w:eastAsiaTheme="majorEastAsia"/>
                <w:noProof/>
                <w:lang w:val="en-GB"/>
              </w:rPr>
              <w:t>10.5.3.4</w:t>
            </w:r>
            <w:r w:rsidR="003E61D7">
              <w:rPr>
                <w:rFonts w:asciiTheme="minorHAnsi" w:eastAsiaTheme="minorEastAsia" w:hAnsiTheme="minorHAnsi"/>
                <w:noProof/>
              </w:rPr>
              <w:tab/>
            </w:r>
            <w:r w:rsidR="003E61D7" w:rsidRPr="007875F4">
              <w:rPr>
                <w:rStyle w:val="Hyperlink"/>
                <w:rFonts w:eastAsiaTheme="majorEastAsia"/>
                <w:noProof/>
                <w:lang w:val="en-GB"/>
              </w:rPr>
              <w:t>Barriers to the distillation of climate information</w:t>
            </w:r>
            <w:r w:rsidR="003E61D7">
              <w:rPr>
                <w:noProof/>
                <w:webHidden/>
              </w:rPr>
              <w:tab/>
            </w:r>
            <w:r w:rsidR="003E61D7">
              <w:rPr>
                <w:noProof/>
                <w:webHidden/>
              </w:rPr>
              <w:fldChar w:fldCharType="begin"/>
            </w:r>
            <w:r w:rsidR="003E61D7">
              <w:rPr>
                <w:noProof/>
                <w:webHidden/>
              </w:rPr>
              <w:instrText xml:space="preserve"> PAGEREF _Toc70454778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68AA3456" w14:textId="77777777" w:rsidR="003E61D7" w:rsidRDefault="001F6FDD" w:rsidP="003E61D7">
          <w:pPr>
            <w:pStyle w:val="TOC2"/>
            <w:rPr>
              <w:rFonts w:asciiTheme="minorHAnsi" w:eastAsiaTheme="minorEastAsia" w:hAnsiTheme="minorHAnsi"/>
              <w:noProof/>
            </w:rPr>
          </w:pPr>
          <w:hyperlink w:anchor="_Toc70454779" w:history="1">
            <w:r w:rsidR="003E61D7" w:rsidRPr="007875F4">
              <w:rPr>
                <w:rStyle w:val="Hyperlink"/>
                <w:rFonts w:eastAsiaTheme="majorEastAsia"/>
                <w:noProof/>
                <w:lang w:val="en-GB"/>
              </w:rPr>
              <w:t>10.5.3.5</w:t>
            </w:r>
            <w:r w:rsidR="003E61D7">
              <w:rPr>
                <w:rFonts w:asciiTheme="minorHAnsi" w:eastAsiaTheme="minorEastAsia" w:hAnsiTheme="minorHAnsi"/>
                <w:noProof/>
              </w:rPr>
              <w:tab/>
            </w:r>
            <w:r w:rsidR="003E61D7" w:rsidRPr="007875F4">
              <w:rPr>
                <w:rStyle w:val="Hyperlink"/>
                <w:rFonts w:eastAsiaTheme="majorEastAsia"/>
                <w:noProof/>
                <w:lang w:val="en-GB"/>
              </w:rPr>
              <w:t>Synthesis assessment of climate information distillation</w:t>
            </w:r>
            <w:r w:rsidR="003E61D7">
              <w:rPr>
                <w:noProof/>
                <w:webHidden/>
              </w:rPr>
              <w:tab/>
            </w:r>
            <w:r w:rsidR="003E61D7">
              <w:rPr>
                <w:noProof/>
                <w:webHidden/>
              </w:rPr>
              <w:fldChar w:fldCharType="begin"/>
            </w:r>
            <w:r w:rsidR="003E61D7">
              <w:rPr>
                <w:noProof/>
                <w:webHidden/>
              </w:rPr>
              <w:instrText xml:space="preserve"> PAGEREF _Toc70454779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64A6BD67" w14:textId="77777777" w:rsidR="003E61D7" w:rsidRDefault="001F6FDD" w:rsidP="003E61D7">
          <w:pPr>
            <w:pStyle w:val="TOC2"/>
            <w:rPr>
              <w:rStyle w:val="Hyperlink"/>
              <w:rFonts w:eastAsiaTheme="majorEastAsia"/>
              <w:noProof/>
            </w:rPr>
          </w:pPr>
          <w:hyperlink w:anchor="_Toc70454780" w:history="1">
            <w:r w:rsidR="003E61D7" w:rsidRPr="007875F4">
              <w:rPr>
                <w:rStyle w:val="Hyperlink"/>
                <w:rFonts w:eastAsiaTheme="majorEastAsia"/>
                <w:noProof/>
                <w:lang w:val="en-GB"/>
              </w:rPr>
              <w:t>10.5.4</w:t>
            </w:r>
            <w:r w:rsidR="003E61D7">
              <w:rPr>
                <w:rFonts w:asciiTheme="minorHAnsi" w:eastAsiaTheme="minorEastAsia" w:hAnsiTheme="minorHAnsi"/>
                <w:noProof/>
              </w:rPr>
              <w:tab/>
            </w:r>
            <w:r w:rsidR="003E61D7" w:rsidRPr="007875F4">
              <w:rPr>
                <w:rStyle w:val="Hyperlink"/>
                <w:rFonts w:eastAsiaTheme="majorEastAsia"/>
                <w:noProof/>
                <w:lang w:val="en-GB"/>
              </w:rPr>
              <w:t>Climate Services and the Construction of Regional Climate Information</w:t>
            </w:r>
            <w:r w:rsidR="003E61D7">
              <w:rPr>
                <w:noProof/>
                <w:webHidden/>
              </w:rPr>
              <w:tab/>
            </w:r>
            <w:r w:rsidR="003E61D7">
              <w:rPr>
                <w:noProof/>
                <w:webHidden/>
              </w:rPr>
              <w:fldChar w:fldCharType="begin"/>
            </w:r>
            <w:r w:rsidR="003E61D7">
              <w:rPr>
                <w:noProof/>
                <w:webHidden/>
              </w:rPr>
              <w:instrText xml:space="preserve"> PAGEREF _Toc70454780 \h </w:instrText>
            </w:r>
            <w:r w:rsidR="003E61D7">
              <w:rPr>
                <w:noProof/>
                <w:webHidden/>
              </w:rPr>
            </w:r>
            <w:r w:rsidR="003E61D7">
              <w:rPr>
                <w:noProof/>
                <w:webHidden/>
              </w:rPr>
              <w:fldChar w:fldCharType="separate"/>
            </w:r>
            <w:r w:rsidR="001D2C5E">
              <w:rPr>
                <w:noProof/>
                <w:webHidden/>
              </w:rPr>
              <w:t>89</w:t>
            </w:r>
            <w:r w:rsidR="003E61D7">
              <w:rPr>
                <w:noProof/>
                <w:webHidden/>
              </w:rPr>
              <w:fldChar w:fldCharType="end"/>
            </w:r>
          </w:hyperlink>
        </w:p>
        <w:p w14:paraId="5F463E8C" w14:textId="77777777" w:rsidR="003E61D7" w:rsidRPr="003E61D7" w:rsidRDefault="003E61D7" w:rsidP="003E61D7">
          <w:pPr>
            <w:rPr>
              <w:rFonts w:eastAsiaTheme="minorEastAsia"/>
              <w:noProof/>
            </w:rPr>
          </w:pPr>
        </w:p>
        <w:p w14:paraId="6BBD036A" w14:textId="77777777" w:rsidR="003E61D7" w:rsidRDefault="001F6FDD">
          <w:pPr>
            <w:pStyle w:val="TOC1"/>
            <w:tabs>
              <w:tab w:val="left" w:pos="1276"/>
              <w:tab w:val="right" w:leader="dot" w:pos="9621"/>
            </w:tabs>
            <w:rPr>
              <w:rStyle w:val="Hyperlink"/>
              <w:rFonts w:eastAsiaTheme="majorEastAsia"/>
              <w:noProof/>
            </w:rPr>
          </w:pPr>
          <w:hyperlink w:anchor="_Toc70454781" w:history="1">
            <w:r w:rsidR="003E61D7" w:rsidRPr="007875F4">
              <w:rPr>
                <w:rStyle w:val="Hyperlink"/>
                <w:rFonts w:eastAsiaTheme="majorEastAsia"/>
                <w:noProof/>
              </w:rPr>
              <w:t>BOX 10.2:</w:t>
            </w:r>
            <w:r w:rsidR="003E61D7">
              <w:rPr>
                <w:rFonts w:asciiTheme="minorHAnsi" w:eastAsiaTheme="minorEastAsia" w:hAnsiTheme="minorHAnsi"/>
                <w:noProof/>
              </w:rPr>
              <w:tab/>
            </w:r>
            <w:r w:rsidR="003E61D7" w:rsidRPr="007875F4">
              <w:rPr>
                <w:rStyle w:val="Hyperlink"/>
                <w:rFonts w:eastAsiaTheme="majorEastAsia"/>
                <w:noProof/>
              </w:rPr>
              <w:t>Storylines for constructing and communicating regional climate information</w:t>
            </w:r>
            <w:r w:rsidR="003E61D7">
              <w:rPr>
                <w:noProof/>
                <w:webHidden/>
              </w:rPr>
              <w:tab/>
            </w:r>
            <w:r w:rsidR="003E61D7">
              <w:rPr>
                <w:noProof/>
                <w:webHidden/>
              </w:rPr>
              <w:fldChar w:fldCharType="begin"/>
            </w:r>
            <w:r w:rsidR="003E61D7">
              <w:rPr>
                <w:noProof/>
                <w:webHidden/>
              </w:rPr>
              <w:instrText xml:space="preserve"> PAGEREF _Toc70454781 \h </w:instrText>
            </w:r>
            <w:r w:rsidR="003E61D7">
              <w:rPr>
                <w:noProof/>
                <w:webHidden/>
              </w:rPr>
            </w:r>
            <w:r w:rsidR="003E61D7">
              <w:rPr>
                <w:noProof/>
                <w:webHidden/>
              </w:rPr>
              <w:fldChar w:fldCharType="separate"/>
            </w:r>
            <w:r w:rsidR="001D2C5E">
              <w:rPr>
                <w:noProof/>
                <w:webHidden/>
              </w:rPr>
              <w:t>89</w:t>
            </w:r>
            <w:r w:rsidR="003E61D7">
              <w:rPr>
                <w:noProof/>
                <w:webHidden/>
              </w:rPr>
              <w:fldChar w:fldCharType="end"/>
            </w:r>
          </w:hyperlink>
        </w:p>
        <w:p w14:paraId="7FED219D" w14:textId="77777777" w:rsidR="003E61D7" w:rsidRPr="003E61D7" w:rsidRDefault="003E61D7" w:rsidP="003E61D7">
          <w:pPr>
            <w:rPr>
              <w:rFonts w:eastAsiaTheme="minorEastAsia"/>
              <w:noProof/>
            </w:rPr>
          </w:pPr>
        </w:p>
        <w:p w14:paraId="4D38E208" w14:textId="77777777" w:rsidR="003E61D7" w:rsidRDefault="001F6FDD">
          <w:pPr>
            <w:pStyle w:val="TOC1"/>
            <w:tabs>
              <w:tab w:val="left" w:pos="2414"/>
              <w:tab w:val="right" w:leader="dot" w:pos="9621"/>
            </w:tabs>
            <w:rPr>
              <w:rStyle w:val="Hyperlink"/>
              <w:rFonts w:eastAsiaTheme="majorEastAsia"/>
              <w:noProof/>
            </w:rPr>
          </w:pPr>
          <w:hyperlink w:anchor="_Toc70454782" w:history="1">
            <w:r w:rsidR="003E61D7" w:rsidRPr="007875F4">
              <w:rPr>
                <w:rStyle w:val="Hyperlink"/>
                <w:rFonts w:eastAsiaTheme="majorEastAsia"/>
                <w:bCs/>
                <w:noProof/>
                <w:lang w:val="en-GB"/>
              </w:rPr>
              <w:t>Cross-Chapter Box 10.3:</w:t>
            </w:r>
            <w:r w:rsidR="003E61D7">
              <w:rPr>
                <w:rFonts w:asciiTheme="minorHAnsi" w:eastAsiaTheme="minorEastAsia" w:hAnsiTheme="minorHAnsi"/>
                <w:noProof/>
              </w:rPr>
              <w:tab/>
            </w:r>
            <w:r w:rsidR="003E61D7" w:rsidRPr="007875F4">
              <w:rPr>
                <w:rStyle w:val="Hyperlink"/>
                <w:rFonts w:eastAsiaTheme="majorEastAsia"/>
                <w:noProof/>
                <w:lang w:val="en-GB"/>
              </w:rPr>
              <w:t>Assessment of climate change information at the regional scale</w:t>
            </w:r>
            <w:r w:rsidR="003E61D7">
              <w:rPr>
                <w:noProof/>
                <w:webHidden/>
              </w:rPr>
              <w:tab/>
            </w:r>
            <w:r w:rsidR="003E61D7">
              <w:rPr>
                <w:noProof/>
                <w:webHidden/>
              </w:rPr>
              <w:fldChar w:fldCharType="begin"/>
            </w:r>
            <w:r w:rsidR="003E61D7">
              <w:rPr>
                <w:noProof/>
                <w:webHidden/>
              </w:rPr>
              <w:instrText xml:space="preserve"> PAGEREF _Toc70454782 \h </w:instrText>
            </w:r>
            <w:r w:rsidR="003E61D7">
              <w:rPr>
                <w:noProof/>
                <w:webHidden/>
              </w:rPr>
            </w:r>
            <w:r w:rsidR="003E61D7">
              <w:rPr>
                <w:noProof/>
                <w:webHidden/>
              </w:rPr>
              <w:fldChar w:fldCharType="separate"/>
            </w:r>
            <w:r w:rsidR="001D2C5E">
              <w:rPr>
                <w:noProof/>
                <w:webHidden/>
              </w:rPr>
              <w:t>91</w:t>
            </w:r>
            <w:r w:rsidR="003E61D7">
              <w:rPr>
                <w:noProof/>
                <w:webHidden/>
              </w:rPr>
              <w:fldChar w:fldCharType="end"/>
            </w:r>
          </w:hyperlink>
        </w:p>
        <w:p w14:paraId="0D8C797F" w14:textId="77777777" w:rsidR="003E61D7" w:rsidRPr="003E61D7" w:rsidRDefault="003E61D7" w:rsidP="003E61D7">
          <w:pPr>
            <w:rPr>
              <w:rFonts w:eastAsiaTheme="minorEastAsia"/>
              <w:noProof/>
            </w:rPr>
          </w:pPr>
        </w:p>
        <w:p w14:paraId="1A4435B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83" w:history="1">
            <w:r w:rsidR="003E61D7" w:rsidRPr="007875F4">
              <w:rPr>
                <w:rStyle w:val="Hyperlink"/>
                <w:rFonts w:eastAsiaTheme="majorEastAsia"/>
                <w:noProof/>
                <w:lang w:val="en-GB"/>
              </w:rPr>
              <w:t>10.6</w:t>
            </w:r>
            <w:r w:rsidR="003E61D7">
              <w:rPr>
                <w:rFonts w:asciiTheme="minorHAnsi" w:eastAsiaTheme="minorEastAsia" w:hAnsiTheme="minorHAnsi"/>
                <w:noProof/>
              </w:rPr>
              <w:tab/>
            </w:r>
            <w:r w:rsidR="003E61D7" w:rsidRPr="007875F4">
              <w:rPr>
                <w:rStyle w:val="Hyperlink"/>
                <w:rFonts w:eastAsiaTheme="majorEastAsia"/>
                <w:noProof/>
                <w:lang w:val="en-GB"/>
              </w:rPr>
              <w:t>Comprehensive Examples of Steps Toward Constructing Regional Climate Information</w:t>
            </w:r>
            <w:r w:rsidR="003E61D7">
              <w:rPr>
                <w:noProof/>
                <w:webHidden/>
              </w:rPr>
              <w:tab/>
            </w:r>
            <w:r w:rsidR="003E61D7">
              <w:rPr>
                <w:noProof/>
                <w:webHidden/>
              </w:rPr>
              <w:fldChar w:fldCharType="begin"/>
            </w:r>
            <w:r w:rsidR="003E61D7">
              <w:rPr>
                <w:noProof/>
                <w:webHidden/>
              </w:rPr>
              <w:instrText xml:space="preserve"> PAGEREF _Toc70454783 \h </w:instrText>
            </w:r>
            <w:r w:rsidR="003E61D7">
              <w:rPr>
                <w:noProof/>
                <w:webHidden/>
              </w:rPr>
            </w:r>
            <w:r w:rsidR="003E61D7">
              <w:rPr>
                <w:noProof/>
                <w:webHidden/>
              </w:rPr>
              <w:fldChar w:fldCharType="separate"/>
            </w:r>
            <w:r w:rsidR="001D2C5E">
              <w:rPr>
                <w:noProof/>
                <w:webHidden/>
              </w:rPr>
              <w:t>94</w:t>
            </w:r>
            <w:r w:rsidR="003E61D7">
              <w:rPr>
                <w:noProof/>
                <w:webHidden/>
              </w:rPr>
              <w:fldChar w:fldCharType="end"/>
            </w:r>
          </w:hyperlink>
        </w:p>
        <w:p w14:paraId="45CE2531" w14:textId="77777777" w:rsidR="003E61D7" w:rsidRDefault="001F6FDD" w:rsidP="003E61D7">
          <w:pPr>
            <w:pStyle w:val="TOC2"/>
            <w:rPr>
              <w:rFonts w:asciiTheme="minorHAnsi" w:eastAsiaTheme="minorEastAsia" w:hAnsiTheme="minorHAnsi"/>
              <w:noProof/>
            </w:rPr>
          </w:pPr>
          <w:hyperlink w:anchor="_Toc70454784" w:history="1">
            <w:r w:rsidR="003E61D7" w:rsidRPr="007875F4">
              <w:rPr>
                <w:rStyle w:val="Hyperlink"/>
                <w:rFonts w:eastAsiaTheme="majorEastAsia"/>
                <w:noProof/>
                <w:lang w:val="en-GB"/>
              </w:rPr>
              <w:t>10.6.1</w:t>
            </w:r>
            <w:r w:rsidR="003E61D7">
              <w:rPr>
                <w:rFonts w:asciiTheme="minorHAnsi" w:eastAsiaTheme="minorEastAsia" w:hAnsiTheme="minorHAnsi"/>
                <w:noProof/>
              </w:rPr>
              <w:tab/>
            </w:r>
            <w:r w:rsidR="003E61D7" w:rsidRPr="007875F4">
              <w:rPr>
                <w:rStyle w:val="Hyperlink"/>
                <w:rFonts w:eastAsiaTheme="majorEastAsia"/>
                <w:noProof/>
                <w:lang w:val="en-GB"/>
              </w:rPr>
              <w:t>Introduction</w:t>
            </w:r>
            <w:r w:rsidR="003E61D7">
              <w:rPr>
                <w:noProof/>
                <w:webHidden/>
              </w:rPr>
              <w:tab/>
            </w:r>
            <w:r w:rsidR="003E61D7">
              <w:rPr>
                <w:noProof/>
                <w:webHidden/>
              </w:rPr>
              <w:fldChar w:fldCharType="begin"/>
            </w:r>
            <w:r w:rsidR="003E61D7">
              <w:rPr>
                <w:noProof/>
                <w:webHidden/>
              </w:rPr>
              <w:instrText xml:space="preserve"> PAGEREF _Toc70454784 \h </w:instrText>
            </w:r>
            <w:r w:rsidR="003E61D7">
              <w:rPr>
                <w:noProof/>
                <w:webHidden/>
              </w:rPr>
            </w:r>
            <w:r w:rsidR="003E61D7">
              <w:rPr>
                <w:noProof/>
                <w:webHidden/>
              </w:rPr>
              <w:fldChar w:fldCharType="separate"/>
            </w:r>
            <w:r w:rsidR="001D2C5E">
              <w:rPr>
                <w:noProof/>
                <w:webHidden/>
              </w:rPr>
              <w:t>94</w:t>
            </w:r>
            <w:r w:rsidR="003E61D7">
              <w:rPr>
                <w:noProof/>
                <w:webHidden/>
              </w:rPr>
              <w:fldChar w:fldCharType="end"/>
            </w:r>
          </w:hyperlink>
        </w:p>
        <w:p w14:paraId="1075B5F9" w14:textId="77777777" w:rsidR="003E61D7" w:rsidRDefault="001F6FDD" w:rsidP="003E61D7">
          <w:pPr>
            <w:pStyle w:val="TOC2"/>
            <w:rPr>
              <w:rFonts w:asciiTheme="minorHAnsi" w:eastAsiaTheme="minorEastAsia" w:hAnsiTheme="minorHAnsi"/>
              <w:noProof/>
            </w:rPr>
          </w:pPr>
          <w:hyperlink w:anchor="_Toc70454785" w:history="1">
            <w:r w:rsidR="003E61D7" w:rsidRPr="007875F4">
              <w:rPr>
                <w:rStyle w:val="Hyperlink"/>
                <w:rFonts w:eastAsiaTheme="majorEastAsia"/>
                <w:noProof/>
                <w:lang w:val="en-GB"/>
              </w:rPr>
              <w:t>10.6.2</w:t>
            </w:r>
            <w:r w:rsidR="003E61D7">
              <w:rPr>
                <w:rFonts w:asciiTheme="minorHAnsi" w:eastAsiaTheme="minorEastAsia" w:hAnsiTheme="minorHAnsi"/>
                <w:noProof/>
              </w:rPr>
              <w:tab/>
            </w:r>
            <w:r w:rsidR="003E61D7" w:rsidRPr="007875F4">
              <w:rPr>
                <w:rStyle w:val="Hyperlink"/>
                <w:rFonts w:eastAsiaTheme="majorEastAsia"/>
                <w:noProof/>
                <w:lang w:val="en-GB"/>
              </w:rPr>
              <w:t>Cape Town Drought</w:t>
            </w:r>
            <w:r w:rsidR="003E61D7">
              <w:rPr>
                <w:noProof/>
                <w:webHidden/>
              </w:rPr>
              <w:tab/>
            </w:r>
            <w:r w:rsidR="003E61D7">
              <w:rPr>
                <w:noProof/>
                <w:webHidden/>
              </w:rPr>
              <w:fldChar w:fldCharType="begin"/>
            </w:r>
            <w:r w:rsidR="003E61D7">
              <w:rPr>
                <w:noProof/>
                <w:webHidden/>
              </w:rPr>
              <w:instrText xml:space="preserve"> PAGEREF _Toc70454785 \h </w:instrText>
            </w:r>
            <w:r w:rsidR="003E61D7">
              <w:rPr>
                <w:noProof/>
                <w:webHidden/>
              </w:rPr>
            </w:r>
            <w:r w:rsidR="003E61D7">
              <w:rPr>
                <w:noProof/>
                <w:webHidden/>
              </w:rPr>
              <w:fldChar w:fldCharType="separate"/>
            </w:r>
            <w:r w:rsidR="001D2C5E">
              <w:rPr>
                <w:noProof/>
                <w:webHidden/>
              </w:rPr>
              <w:t>95</w:t>
            </w:r>
            <w:r w:rsidR="003E61D7">
              <w:rPr>
                <w:noProof/>
                <w:webHidden/>
              </w:rPr>
              <w:fldChar w:fldCharType="end"/>
            </w:r>
          </w:hyperlink>
        </w:p>
        <w:p w14:paraId="0ED2DDE3" w14:textId="77777777" w:rsidR="003E61D7" w:rsidRDefault="001F6FDD" w:rsidP="003E61D7">
          <w:pPr>
            <w:pStyle w:val="TOC2"/>
            <w:rPr>
              <w:rFonts w:asciiTheme="minorHAnsi" w:eastAsiaTheme="minorEastAsia" w:hAnsiTheme="minorHAnsi"/>
              <w:noProof/>
            </w:rPr>
          </w:pPr>
          <w:hyperlink w:anchor="_Toc70454786" w:history="1">
            <w:r w:rsidR="003E61D7" w:rsidRPr="007875F4">
              <w:rPr>
                <w:rStyle w:val="Hyperlink"/>
                <w:rFonts w:eastAsiaTheme="majorEastAsia"/>
                <w:noProof/>
                <w:lang w:val="en-GB"/>
              </w:rPr>
              <w:t>10.6.2.1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_Toc70454786 \h </w:instrText>
            </w:r>
            <w:r w:rsidR="003E61D7">
              <w:rPr>
                <w:noProof/>
                <w:webHidden/>
              </w:rPr>
            </w:r>
            <w:r w:rsidR="003E61D7">
              <w:rPr>
                <w:noProof/>
                <w:webHidden/>
              </w:rPr>
              <w:fldChar w:fldCharType="separate"/>
            </w:r>
            <w:r w:rsidR="001D2C5E">
              <w:rPr>
                <w:noProof/>
                <w:webHidden/>
              </w:rPr>
              <w:t>95</w:t>
            </w:r>
            <w:r w:rsidR="003E61D7">
              <w:rPr>
                <w:noProof/>
                <w:webHidden/>
              </w:rPr>
              <w:fldChar w:fldCharType="end"/>
            </w:r>
          </w:hyperlink>
        </w:p>
        <w:p w14:paraId="4A970B6E" w14:textId="77777777" w:rsidR="003E61D7" w:rsidRDefault="001F6FDD" w:rsidP="003E61D7">
          <w:pPr>
            <w:pStyle w:val="TOC2"/>
            <w:rPr>
              <w:rFonts w:asciiTheme="minorHAnsi" w:eastAsiaTheme="minorEastAsia" w:hAnsiTheme="minorHAnsi"/>
              <w:noProof/>
            </w:rPr>
          </w:pPr>
          <w:hyperlink w:anchor="_Toc70454787" w:history="1">
            <w:r w:rsidR="003E61D7" w:rsidRPr="007875F4">
              <w:rPr>
                <w:rStyle w:val="Hyperlink"/>
                <w:rFonts w:eastAsiaTheme="majorEastAsia"/>
                <w:noProof/>
                <w:lang w:val="en-GB"/>
              </w:rPr>
              <w:t>10.6.2.2</w:t>
            </w:r>
            <w:r w:rsidR="003E61D7">
              <w:rPr>
                <w:rFonts w:asciiTheme="minorHAnsi" w:eastAsiaTheme="minorEastAsia" w:hAnsiTheme="minorHAnsi"/>
                <w:noProof/>
              </w:rPr>
              <w:tab/>
            </w:r>
            <w:r w:rsidR="003E61D7" w:rsidRPr="007875F4">
              <w:rPr>
                <w:rStyle w:val="Hyperlink"/>
                <w:rFonts w:eastAsiaTheme="majorEastAsia"/>
                <w:noProof/>
                <w:lang w:val="en-GB"/>
              </w:rPr>
              <w:t>The region’s climate</w:t>
            </w:r>
            <w:r w:rsidR="003E61D7">
              <w:rPr>
                <w:noProof/>
                <w:webHidden/>
              </w:rPr>
              <w:tab/>
            </w:r>
            <w:r w:rsidR="003E61D7">
              <w:rPr>
                <w:noProof/>
                <w:webHidden/>
              </w:rPr>
              <w:fldChar w:fldCharType="begin"/>
            </w:r>
            <w:r w:rsidR="003E61D7">
              <w:rPr>
                <w:noProof/>
                <w:webHidden/>
              </w:rPr>
              <w:instrText xml:space="preserve"> PAGEREF _Toc70454787 \h </w:instrText>
            </w:r>
            <w:r w:rsidR="003E61D7">
              <w:rPr>
                <w:noProof/>
                <w:webHidden/>
              </w:rPr>
            </w:r>
            <w:r w:rsidR="003E61D7">
              <w:rPr>
                <w:noProof/>
                <w:webHidden/>
              </w:rPr>
              <w:fldChar w:fldCharType="separate"/>
            </w:r>
            <w:r w:rsidR="001D2C5E">
              <w:rPr>
                <w:noProof/>
                <w:webHidden/>
              </w:rPr>
              <w:t>96</w:t>
            </w:r>
            <w:r w:rsidR="003E61D7">
              <w:rPr>
                <w:noProof/>
                <w:webHidden/>
              </w:rPr>
              <w:fldChar w:fldCharType="end"/>
            </w:r>
          </w:hyperlink>
        </w:p>
        <w:p w14:paraId="1F9E5D1F" w14:textId="77777777" w:rsidR="003E61D7" w:rsidRDefault="001F6FDD" w:rsidP="003E61D7">
          <w:pPr>
            <w:pStyle w:val="TOC2"/>
            <w:rPr>
              <w:rFonts w:asciiTheme="minorHAnsi" w:eastAsiaTheme="minorEastAsia" w:hAnsiTheme="minorHAnsi"/>
              <w:noProof/>
            </w:rPr>
          </w:pPr>
          <w:hyperlink w:anchor="_Toc70454788" w:history="1">
            <w:r w:rsidR="003E61D7" w:rsidRPr="007875F4">
              <w:rPr>
                <w:rStyle w:val="Hyperlink"/>
                <w:rFonts w:eastAsiaTheme="majorEastAsia"/>
                <w:noProof/>
                <w:lang w:val="en-GB"/>
              </w:rPr>
              <w:t>10.6.2.3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w:t>
            </w:r>
            <w:r w:rsidR="003E61D7">
              <w:rPr>
                <w:noProof/>
                <w:webHidden/>
              </w:rPr>
              <w:tab/>
            </w:r>
            <w:r w:rsidR="003E61D7">
              <w:rPr>
                <w:noProof/>
                <w:webHidden/>
              </w:rPr>
              <w:fldChar w:fldCharType="begin"/>
            </w:r>
            <w:r w:rsidR="003E61D7">
              <w:rPr>
                <w:noProof/>
                <w:webHidden/>
              </w:rPr>
              <w:instrText xml:space="preserve"> PAGEREF _Toc70454788 \h </w:instrText>
            </w:r>
            <w:r w:rsidR="003E61D7">
              <w:rPr>
                <w:noProof/>
                <w:webHidden/>
              </w:rPr>
            </w:r>
            <w:r w:rsidR="003E61D7">
              <w:rPr>
                <w:noProof/>
                <w:webHidden/>
              </w:rPr>
              <w:fldChar w:fldCharType="separate"/>
            </w:r>
            <w:r w:rsidR="001D2C5E">
              <w:rPr>
                <w:noProof/>
                <w:webHidden/>
              </w:rPr>
              <w:t>97</w:t>
            </w:r>
            <w:r w:rsidR="003E61D7">
              <w:rPr>
                <w:noProof/>
                <w:webHidden/>
              </w:rPr>
              <w:fldChar w:fldCharType="end"/>
            </w:r>
          </w:hyperlink>
        </w:p>
        <w:p w14:paraId="19671FCB" w14:textId="77777777" w:rsidR="003E61D7" w:rsidRDefault="001F6FDD" w:rsidP="003E61D7">
          <w:pPr>
            <w:pStyle w:val="TOC2"/>
            <w:rPr>
              <w:rFonts w:asciiTheme="minorHAnsi" w:eastAsiaTheme="minorEastAsia" w:hAnsiTheme="minorHAnsi"/>
              <w:noProof/>
            </w:rPr>
          </w:pPr>
          <w:hyperlink w:anchor="_Toc70454789" w:history="1">
            <w:r w:rsidR="003E61D7" w:rsidRPr="007875F4">
              <w:rPr>
                <w:rStyle w:val="Hyperlink"/>
                <w:rFonts w:eastAsiaTheme="majorEastAsia"/>
                <w:noProof/>
                <w:lang w:val="en-GB"/>
              </w:rPr>
              <w:t>10.6.2.4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w:t>
            </w:r>
            <w:r w:rsidR="003E61D7">
              <w:rPr>
                <w:noProof/>
                <w:webHidden/>
              </w:rPr>
              <w:tab/>
            </w:r>
            <w:r w:rsidR="003E61D7">
              <w:rPr>
                <w:noProof/>
                <w:webHidden/>
              </w:rPr>
              <w:fldChar w:fldCharType="begin"/>
            </w:r>
            <w:r w:rsidR="003E61D7">
              <w:rPr>
                <w:noProof/>
                <w:webHidden/>
              </w:rPr>
              <w:instrText xml:space="preserve"> PAGEREF _Toc70454789 \h </w:instrText>
            </w:r>
            <w:r w:rsidR="003E61D7">
              <w:rPr>
                <w:noProof/>
                <w:webHidden/>
              </w:rPr>
            </w:r>
            <w:r w:rsidR="003E61D7">
              <w:rPr>
                <w:noProof/>
                <w:webHidden/>
              </w:rPr>
              <w:fldChar w:fldCharType="separate"/>
            </w:r>
            <w:r w:rsidR="001D2C5E">
              <w:rPr>
                <w:noProof/>
                <w:webHidden/>
              </w:rPr>
              <w:t>97</w:t>
            </w:r>
            <w:r w:rsidR="003E61D7">
              <w:rPr>
                <w:noProof/>
                <w:webHidden/>
              </w:rPr>
              <w:fldChar w:fldCharType="end"/>
            </w:r>
          </w:hyperlink>
        </w:p>
        <w:p w14:paraId="243B64B2" w14:textId="77777777" w:rsidR="003E61D7" w:rsidRDefault="001F6FDD" w:rsidP="003E61D7">
          <w:pPr>
            <w:pStyle w:val="TOC2"/>
            <w:rPr>
              <w:rFonts w:asciiTheme="minorHAnsi" w:eastAsiaTheme="minorEastAsia" w:hAnsiTheme="minorHAnsi"/>
              <w:noProof/>
            </w:rPr>
          </w:pPr>
          <w:hyperlink w:anchor="_Toc70454790" w:history="1">
            <w:r w:rsidR="003E61D7" w:rsidRPr="007875F4">
              <w:rPr>
                <w:rStyle w:val="Hyperlink"/>
                <w:rFonts w:eastAsiaTheme="majorEastAsia"/>
                <w:noProof/>
                <w:lang w:val="en-GB"/>
              </w:rPr>
              <w:t>10.6.2.5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over the historical period</w:t>
            </w:r>
            <w:r w:rsidR="003E61D7">
              <w:rPr>
                <w:noProof/>
                <w:webHidden/>
              </w:rPr>
              <w:tab/>
            </w:r>
            <w:r w:rsidR="003E61D7">
              <w:rPr>
                <w:noProof/>
                <w:webHidden/>
              </w:rPr>
              <w:fldChar w:fldCharType="begin"/>
            </w:r>
            <w:r w:rsidR="003E61D7">
              <w:rPr>
                <w:noProof/>
                <w:webHidden/>
              </w:rPr>
              <w:instrText xml:space="preserve"> PAGEREF _Toc70454790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1592D21D" w14:textId="77777777" w:rsidR="003E61D7" w:rsidRDefault="001F6FDD" w:rsidP="003E61D7">
          <w:pPr>
            <w:pStyle w:val="TOC2"/>
            <w:rPr>
              <w:rFonts w:asciiTheme="minorHAnsi" w:eastAsiaTheme="minorEastAsia" w:hAnsiTheme="minorHAnsi"/>
              <w:noProof/>
            </w:rPr>
          </w:pPr>
          <w:hyperlink w:anchor="_Toc70454791" w:history="1">
            <w:r w:rsidR="003E61D7" w:rsidRPr="007875F4">
              <w:rPr>
                <w:rStyle w:val="Hyperlink"/>
                <w:rFonts w:eastAsiaTheme="majorEastAsia"/>
                <w:noProof/>
                <w:lang w:val="en-GB"/>
              </w:rPr>
              <w:t>10.6.2.6</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global simulations</w:t>
            </w:r>
            <w:r w:rsidR="003E61D7">
              <w:rPr>
                <w:noProof/>
                <w:webHidden/>
              </w:rPr>
              <w:tab/>
            </w:r>
            <w:r w:rsidR="003E61D7">
              <w:rPr>
                <w:noProof/>
                <w:webHidden/>
              </w:rPr>
              <w:fldChar w:fldCharType="begin"/>
            </w:r>
            <w:r w:rsidR="003E61D7">
              <w:rPr>
                <w:noProof/>
                <w:webHidden/>
              </w:rPr>
              <w:instrText xml:space="preserve"> PAGEREF _Toc70454791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3C936705" w14:textId="77777777" w:rsidR="003E61D7" w:rsidRDefault="001F6FDD" w:rsidP="003E61D7">
          <w:pPr>
            <w:pStyle w:val="TOC2"/>
            <w:rPr>
              <w:rFonts w:asciiTheme="minorHAnsi" w:eastAsiaTheme="minorEastAsia" w:hAnsiTheme="minorHAnsi"/>
              <w:noProof/>
            </w:rPr>
          </w:pPr>
          <w:hyperlink w:anchor="_Toc70454792" w:history="1">
            <w:r w:rsidR="003E61D7" w:rsidRPr="007875F4">
              <w:rPr>
                <w:rStyle w:val="Hyperlink"/>
                <w:rFonts w:eastAsiaTheme="majorEastAsia"/>
                <w:noProof/>
                <w:lang w:val="en-GB"/>
              </w:rPr>
              <w:t>10.6.2.7</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regional downscaling</w:t>
            </w:r>
            <w:r w:rsidR="003E61D7">
              <w:rPr>
                <w:noProof/>
                <w:webHidden/>
              </w:rPr>
              <w:tab/>
            </w:r>
            <w:r w:rsidR="003E61D7">
              <w:rPr>
                <w:noProof/>
                <w:webHidden/>
              </w:rPr>
              <w:fldChar w:fldCharType="begin"/>
            </w:r>
            <w:r w:rsidR="003E61D7">
              <w:rPr>
                <w:noProof/>
                <w:webHidden/>
              </w:rPr>
              <w:instrText xml:space="preserve"> PAGEREF _Toc70454792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7DE40567" w14:textId="77777777" w:rsidR="003E61D7" w:rsidRDefault="001F6FDD" w:rsidP="003E61D7">
          <w:pPr>
            <w:pStyle w:val="TOC2"/>
            <w:rPr>
              <w:rFonts w:asciiTheme="minorHAnsi" w:eastAsiaTheme="minorEastAsia" w:hAnsiTheme="minorHAnsi"/>
              <w:noProof/>
            </w:rPr>
          </w:pPr>
          <w:hyperlink w:anchor="_Toc70454793" w:history="1">
            <w:r w:rsidR="003E61D7" w:rsidRPr="007875F4">
              <w:rPr>
                <w:rStyle w:val="Hyperlink"/>
                <w:rFonts w:eastAsiaTheme="majorEastAsia"/>
                <w:noProof/>
                <w:lang w:val="en-GB"/>
              </w:rPr>
              <w:t>10.6.2.8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w:t>
            </w:r>
            <w:r w:rsidR="003E61D7">
              <w:rPr>
                <w:noProof/>
                <w:webHidden/>
              </w:rPr>
              <w:tab/>
            </w:r>
            <w:r w:rsidR="003E61D7">
              <w:rPr>
                <w:noProof/>
                <w:webHidden/>
              </w:rPr>
              <w:fldChar w:fldCharType="begin"/>
            </w:r>
            <w:r w:rsidR="003E61D7">
              <w:rPr>
                <w:noProof/>
                <w:webHidden/>
              </w:rPr>
              <w:instrText xml:space="preserve"> PAGEREF _Toc70454793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2FB03169" w14:textId="77777777" w:rsidR="003E61D7" w:rsidRDefault="001F6FDD" w:rsidP="003E61D7">
          <w:pPr>
            <w:pStyle w:val="TOC2"/>
            <w:rPr>
              <w:rFonts w:asciiTheme="minorHAnsi" w:eastAsiaTheme="minorEastAsia" w:hAnsiTheme="minorHAnsi"/>
              <w:noProof/>
            </w:rPr>
          </w:pPr>
          <w:hyperlink w:anchor="_Toc70454794" w:history="1">
            <w:r w:rsidR="003E61D7" w:rsidRPr="007875F4">
              <w:rPr>
                <w:rStyle w:val="Hyperlink"/>
                <w:rFonts w:eastAsiaTheme="majorEastAsia"/>
                <w:noProof/>
                <w:lang w:val="en-GB"/>
              </w:rPr>
              <w:t>10.6.2.9</w:t>
            </w:r>
            <w:r w:rsidR="003E61D7">
              <w:rPr>
                <w:rFonts w:asciiTheme="minorHAnsi" w:eastAsiaTheme="minorEastAsia" w:hAnsiTheme="minorHAnsi"/>
                <w:noProof/>
              </w:rPr>
              <w:tab/>
            </w:r>
            <w:r w:rsidR="003E61D7" w:rsidRPr="007875F4">
              <w:rPr>
                <w:rStyle w:val="Hyperlink"/>
                <w:rFonts w:eastAsiaTheme="majorEastAsia"/>
                <w:noProof/>
                <w:lang w:val="en-GB"/>
              </w:rPr>
              <w:t>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_Toc70454794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15645FB1" w14:textId="77777777" w:rsidR="003E61D7" w:rsidRDefault="001F6FDD" w:rsidP="003E61D7">
          <w:pPr>
            <w:pStyle w:val="TOC2"/>
            <w:rPr>
              <w:rFonts w:asciiTheme="minorHAnsi" w:eastAsiaTheme="minorEastAsia" w:hAnsiTheme="minorHAnsi"/>
              <w:noProof/>
            </w:rPr>
          </w:pPr>
          <w:hyperlink w:anchor="_Toc70454795" w:history="1">
            <w:r w:rsidR="003E61D7" w:rsidRPr="007875F4">
              <w:rPr>
                <w:rStyle w:val="Hyperlink"/>
                <w:rFonts w:eastAsiaTheme="majorEastAsia"/>
                <w:noProof/>
                <w:lang w:val="en-GB"/>
              </w:rPr>
              <w:t>10.6.3</w:t>
            </w:r>
            <w:r w:rsidR="003E61D7">
              <w:rPr>
                <w:rFonts w:asciiTheme="minorHAnsi" w:eastAsiaTheme="minorEastAsia" w:hAnsiTheme="minorHAnsi"/>
                <w:noProof/>
              </w:rPr>
              <w:tab/>
            </w:r>
            <w:r w:rsidR="003E61D7" w:rsidRPr="007875F4">
              <w:rPr>
                <w:rStyle w:val="Hyperlink"/>
                <w:rFonts w:eastAsiaTheme="majorEastAsia"/>
                <w:noProof/>
                <w:lang w:val="en-GB"/>
              </w:rPr>
              <w:t>Indian Summer Monsoon</w:t>
            </w:r>
            <w:r w:rsidR="003E61D7">
              <w:rPr>
                <w:noProof/>
                <w:webHidden/>
              </w:rPr>
              <w:tab/>
            </w:r>
            <w:r w:rsidR="003E61D7">
              <w:rPr>
                <w:noProof/>
                <w:webHidden/>
              </w:rPr>
              <w:fldChar w:fldCharType="begin"/>
            </w:r>
            <w:r w:rsidR="003E61D7">
              <w:rPr>
                <w:noProof/>
                <w:webHidden/>
              </w:rPr>
              <w:instrText xml:space="preserve"> PAGEREF _Toc70454795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46B7B4E9" w14:textId="77777777" w:rsidR="003E61D7" w:rsidRDefault="001F6FDD" w:rsidP="003E61D7">
          <w:pPr>
            <w:pStyle w:val="TOC2"/>
            <w:rPr>
              <w:rFonts w:asciiTheme="minorHAnsi" w:eastAsiaTheme="minorEastAsia" w:hAnsiTheme="minorHAnsi"/>
              <w:noProof/>
            </w:rPr>
          </w:pPr>
          <w:hyperlink w:anchor="_Toc70454796" w:history="1">
            <w:r w:rsidR="003E61D7" w:rsidRPr="007875F4">
              <w:rPr>
                <w:rStyle w:val="Hyperlink"/>
                <w:rFonts w:eastAsiaTheme="majorEastAsia"/>
                <w:noProof/>
                <w:lang w:val="en-GB"/>
              </w:rPr>
              <w:t>10.6.3.1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_Toc70454796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10A41D8C" w14:textId="77777777" w:rsidR="003E61D7" w:rsidRDefault="001F6FDD" w:rsidP="003E61D7">
          <w:pPr>
            <w:pStyle w:val="TOC2"/>
            <w:rPr>
              <w:rFonts w:asciiTheme="minorHAnsi" w:eastAsiaTheme="minorEastAsia" w:hAnsiTheme="minorHAnsi"/>
              <w:noProof/>
            </w:rPr>
          </w:pPr>
          <w:hyperlink w:anchor="_Toc70454797" w:history="1">
            <w:r w:rsidR="003E61D7" w:rsidRPr="007875F4">
              <w:rPr>
                <w:rStyle w:val="Hyperlink"/>
                <w:rFonts w:eastAsiaTheme="majorEastAsia"/>
                <w:noProof/>
                <w:lang w:val="en-GB"/>
              </w:rPr>
              <w:t>10.6.3.2</w:t>
            </w:r>
            <w:r w:rsidR="003E61D7">
              <w:rPr>
                <w:rFonts w:asciiTheme="minorHAnsi" w:eastAsiaTheme="minorEastAsia" w:hAnsiTheme="minorHAnsi"/>
                <w:noProof/>
              </w:rPr>
              <w:tab/>
            </w:r>
            <w:r w:rsidR="003E61D7" w:rsidRPr="007875F4">
              <w:rPr>
                <w:rStyle w:val="Hyperlink"/>
                <w:rFonts w:eastAsiaTheme="majorEastAsia"/>
                <w:noProof/>
                <w:lang w:val="en-GB"/>
              </w:rPr>
              <w:t>The regional climate of India</w:t>
            </w:r>
            <w:r w:rsidR="003E61D7">
              <w:rPr>
                <w:noProof/>
                <w:webHidden/>
              </w:rPr>
              <w:tab/>
            </w:r>
            <w:r w:rsidR="003E61D7">
              <w:rPr>
                <w:noProof/>
                <w:webHidden/>
              </w:rPr>
              <w:fldChar w:fldCharType="begin"/>
            </w:r>
            <w:r w:rsidR="003E61D7">
              <w:rPr>
                <w:noProof/>
                <w:webHidden/>
              </w:rPr>
              <w:instrText xml:space="preserve"> PAGEREF _Toc70454797 \h </w:instrText>
            </w:r>
            <w:r w:rsidR="003E61D7">
              <w:rPr>
                <w:noProof/>
                <w:webHidden/>
              </w:rPr>
            </w:r>
            <w:r w:rsidR="003E61D7">
              <w:rPr>
                <w:noProof/>
                <w:webHidden/>
              </w:rPr>
              <w:fldChar w:fldCharType="separate"/>
            </w:r>
            <w:r w:rsidR="001D2C5E">
              <w:rPr>
                <w:noProof/>
                <w:webHidden/>
              </w:rPr>
              <w:t>101</w:t>
            </w:r>
            <w:r w:rsidR="003E61D7">
              <w:rPr>
                <w:noProof/>
                <w:webHidden/>
              </w:rPr>
              <w:fldChar w:fldCharType="end"/>
            </w:r>
          </w:hyperlink>
        </w:p>
        <w:p w14:paraId="030E419B" w14:textId="77777777" w:rsidR="003E61D7" w:rsidRDefault="001F6FDD" w:rsidP="003E61D7">
          <w:pPr>
            <w:pStyle w:val="TOC2"/>
            <w:rPr>
              <w:rFonts w:asciiTheme="minorHAnsi" w:eastAsiaTheme="minorEastAsia" w:hAnsiTheme="minorHAnsi"/>
              <w:noProof/>
            </w:rPr>
          </w:pPr>
          <w:hyperlink w:anchor="_Toc70454798" w:history="1">
            <w:r w:rsidR="003E61D7" w:rsidRPr="007875F4">
              <w:rPr>
                <w:rStyle w:val="Hyperlink"/>
                <w:rFonts w:eastAsiaTheme="majorEastAsia"/>
                <w:noProof/>
                <w:lang w:val="en-GB"/>
              </w:rPr>
              <w:t>10.6.3.3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 for India</w:t>
            </w:r>
            <w:r w:rsidR="003E61D7">
              <w:rPr>
                <w:noProof/>
                <w:webHidden/>
              </w:rPr>
              <w:tab/>
            </w:r>
            <w:r w:rsidR="003E61D7">
              <w:rPr>
                <w:noProof/>
                <w:webHidden/>
              </w:rPr>
              <w:fldChar w:fldCharType="begin"/>
            </w:r>
            <w:r w:rsidR="003E61D7">
              <w:rPr>
                <w:noProof/>
                <w:webHidden/>
              </w:rPr>
              <w:instrText xml:space="preserve"> PAGEREF _Toc70454798 \h </w:instrText>
            </w:r>
            <w:r w:rsidR="003E61D7">
              <w:rPr>
                <w:noProof/>
                <w:webHidden/>
              </w:rPr>
            </w:r>
            <w:r w:rsidR="003E61D7">
              <w:rPr>
                <w:noProof/>
                <w:webHidden/>
              </w:rPr>
              <w:fldChar w:fldCharType="separate"/>
            </w:r>
            <w:r w:rsidR="001D2C5E">
              <w:rPr>
                <w:noProof/>
                <w:webHidden/>
              </w:rPr>
              <w:t>101</w:t>
            </w:r>
            <w:r w:rsidR="003E61D7">
              <w:rPr>
                <w:noProof/>
                <w:webHidden/>
              </w:rPr>
              <w:fldChar w:fldCharType="end"/>
            </w:r>
          </w:hyperlink>
        </w:p>
        <w:p w14:paraId="54F77E32" w14:textId="77777777" w:rsidR="003E61D7" w:rsidRDefault="001F6FDD" w:rsidP="003E61D7">
          <w:pPr>
            <w:pStyle w:val="TOC2"/>
            <w:rPr>
              <w:rFonts w:asciiTheme="minorHAnsi" w:eastAsiaTheme="minorEastAsia" w:hAnsiTheme="minorHAnsi"/>
              <w:noProof/>
            </w:rPr>
          </w:pPr>
          <w:hyperlink w:anchor="_Toc70454799" w:history="1">
            <w:r w:rsidR="003E61D7" w:rsidRPr="007875F4">
              <w:rPr>
                <w:rStyle w:val="Hyperlink"/>
                <w:rFonts w:eastAsiaTheme="majorEastAsia"/>
                <w:noProof/>
                <w:lang w:val="en-GB"/>
              </w:rPr>
              <w:t>10.6.3.4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 for long-term change</w:t>
            </w:r>
            <w:r w:rsidR="003E61D7">
              <w:rPr>
                <w:noProof/>
                <w:webHidden/>
              </w:rPr>
              <w:tab/>
            </w:r>
            <w:r w:rsidR="003E61D7">
              <w:rPr>
                <w:noProof/>
                <w:webHidden/>
              </w:rPr>
              <w:fldChar w:fldCharType="begin"/>
            </w:r>
            <w:r w:rsidR="003E61D7">
              <w:rPr>
                <w:noProof/>
                <w:webHidden/>
              </w:rPr>
              <w:instrText xml:space="preserve"> PAGEREF _Toc70454799 \h </w:instrText>
            </w:r>
            <w:r w:rsidR="003E61D7">
              <w:rPr>
                <w:noProof/>
                <w:webHidden/>
              </w:rPr>
            </w:r>
            <w:r w:rsidR="003E61D7">
              <w:rPr>
                <w:noProof/>
                <w:webHidden/>
              </w:rPr>
              <w:fldChar w:fldCharType="separate"/>
            </w:r>
            <w:r w:rsidR="001D2C5E">
              <w:rPr>
                <w:noProof/>
                <w:webHidden/>
              </w:rPr>
              <w:t>102</w:t>
            </w:r>
            <w:r w:rsidR="003E61D7">
              <w:rPr>
                <w:noProof/>
                <w:webHidden/>
              </w:rPr>
              <w:fldChar w:fldCharType="end"/>
            </w:r>
          </w:hyperlink>
        </w:p>
        <w:p w14:paraId="35B1286C" w14:textId="77777777" w:rsidR="003E61D7" w:rsidRDefault="001F6FDD" w:rsidP="003E61D7">
          <w:pPr>
            <w:pStyle w:val="TOC2"/>
            <w:rPr>
              <w:rFonts w:asciiTheme="minorHAnsi" w:eastAsiaTheme="minorEastAsia" w:hAnsiTheme="minorHAnsi"/>
              <w:noProof/>
            </w:rPr>
          </w:pPr>
          <w:hyperlink w:anchor="_Toc70454800" w:history="1">
            <w:r w:rsidR="003E61D7" w:rsidRPr="007875F4">
              <w:rPr>
                <w:rStyle w:val="Hyperlink"/>
                <w:rFonts w:eastAsiaTheme="majorEastAsia"/>
                <w:noProof/>
                <w:lang w:val="en-GB"/>
              </w:rPr>
              <w:t>10.6.3.5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of drying over the historical period</w:t>
            </w:r>
            <w:r w:rsidR="003E61D7">
              <w:rPr>
                <w:noProof/>
                <w:webHidden/>
              </w:rPr>
              <w:tab/>
            </w:r>
            <w:r w:rsidR="003E61D7">
              <w:rPr>
                <w:noProof/>
                <w:webHidden/>
              </w:rPr>
              <w:fldChar w:fldCharType="begin"/>
            </w:r>
            <w:r w:rsidR="003E61D7">
              <w:rPr>
                <w:noProof/>
                <w:webHidden/>
              </w:rPr>
              <w:instrText xml:space="preserve"> PAGEREF _Toc70454800 \h </w:instrText>
            </w:r>
            <w:r w:rsidR="003E61D7">
              <w:rPr>
                <w:noProof/>
                <w:webHidden/>
              </w:rPr>
            </w:r>
            <w:r w:rsidR="003E61D7">
              <w:rPr>
                <w:noProof/>
                <w:webHidden/>
              </w:rPr>
              <w:fldChar w:fldCharType="separate"/>
            </w:r>
            <w:r w:rsidR="001D2C5E">
              <w:rPr>
                <w:noProof/>
                <w:webHidden/>
              </w:rPr>
              <w:t>102</w:t>
            </w:r>
            <w:r w:rsidR="003E61D7">
              <w:rPr>
                <w:noProof/>
                <w:webHidden/>
              </w:rPr>
              <w:fldChar w:fldCharType="end"/>
            </w:r>
          </w:hyperlink>
        </w:p>
        <w:p w14:paraId="6868830F" w14:textId="77777777" w:rsidR="003E61D7" w:rsidRDefault="001F6FDD" w:rsidP="003E61D7">
          <w:pPr>
            <w:pStyle w:val="TOC2"/>
            <w:rPr>
              <w:rFonts w:asciiTheme="minorHAnsi" w:eastAsiaTheme="minorEastAsia" w:hAnsiTheme="minorHAnsi"/>
              <w:noProof/>
            </w:rPr>
          </w:pPr>
          <w:hyperlink w:anchor="_Toc70454801" w:history="1">
            <w:r w:rsidR="003E61D7" w:rsidRPr="007875F4">
              <w:rPr>
                <w:rStyle w:val="Hyperlink"/>
                <w:rFonts w:eastAsiaTheme="majorEastAsia"/>
                <w:noProof/>
                <w:lang w:val="en-GB"/>
              </w:rPr>
              <w:t>10.6.3.6</w:t>
            </w:r>
            <w:r w:rsidR="003E61D7">
              <w:rPr>
                <w:rFonts w:asciiTheme="minorHAnsi" w:eastAsiaTheme="minorEastAsia" w:hAnsiTheme="minorHAnsi"/>
                <w:noProof/>
              </w:rPr>
              <w:tab/>
            </w:r>
            <w:r w:rsidR="003E61D7" w:rsidRPr="007875F4">
              <w:rPr>
                <w:rStyle w:val="Hyperlink"/>
                <w:rFonts w:eastAsiaTheme="majorEastAsia"/>
                <w:noProof/>
                <w:lang w:val="en-GB"/>
              </w:rPr>
              <w:t>Future climate projections from global simulations</w:t>
            </w:r>
            <w:r w:rsidR="003E61D7">
              <w:rPr>
                <w:noProof/>
                <w:webHidden/>
              </w:rPr>
              <w:tab/>
            </w:r>
            <w:r w:rsidR="003E61D7">
              <w:rPr>
                <w:noProof/>
                <w:webHidden/>
              </w:rPr>
              <w:fldChar w:fldCharType="begin"/>
            </w:r>
            <w:r w:rsidR="003E61D7">
              <w:rPr>
                <w:noProof/>
                <w:webHidden/>
              </w:rPr>
              <w:instrText xml:space="preserve"> PAGEREF _Toc70454801 \h </w:instrText>
            </w:r>
            <w:r w:rsidR="003E61D7">
              <w:rPr>
                <w:noProof/>
                <w:webHidden/>
              </w:rPr>
            </w:r>
            <w:r w:rsidR="003E61D7">
              <w:rPr>
                <w:noProof/>
                <w:webHidden/>
              </w:rPr>
              <w:fldChar w:fldCharType="separate"/>
            </w:r>
            <w:r w:rsidR="001D2C5E">
              <w:rPr>
                <w:noProof/>
                <w:webHidden/>
              </w:rPr>
              <w:t>103</w:t>
            </w:r>
            <w:r w:rsidR="003E61D7">
              <w:rPr>
                <w:noProof/>
                <w:webHidden/>
              </w:rPr>
              <w:fldChar w:fldCharType="end"/>
            </w:r>
          </w:hyperlink>
        </w:p>
        <w:p w14:paraId="0C78CFC3" w14:textId="77777777" w:rsidR="003E61D7" w:rsidRDefault="001F6FDD" w:rsidP="003E61D7">
          <w:pPr>
            <w:pStyle w:val="TOC2"/>
            <w:rPr>
              <w:rFonts w:asciiTheme="minorHAnsi" w:eastAsiaTheme="minorEastAsia" w:hAnsiTheme="minorHAnsi"/>
              <w:noProof/>
            </w:rPr>
          </w:pPr>
          <w:hyperlink w:anchor="_Toc70454802" w:history="1">
            <w:r w:rsidR="003E61D7" w:rsidRPr="007875F4">
              <w:rPr>
                <w:rStyle w:val="Hyperlink"/>
                <w:rFonts w:eastAsiaTheme="majorEastAsia"/>
                <w:noProof/>
                <w:lang w:val="en-GB"/>
              </w:rPr>
              <w:t>10.6.3.7</w:t>
            </w:r>
            <w:r w:rsidR="003E61D7">
              <w:rPr>
                <w:rFonts w:asciiTheme="minorHAnsi" w:eastAsiaTheme="minorEastAsia" w:hAnsiTheme="minorHAnsi"/>
                <w:noProof/>
              </w:rPr>
              <w:tab/>
            </w:r>
            <w:r w:rsidR="003E61D7" w:rsidRPr="007875F4">
              <w:rPr>
                <w:rStyle w:val="Hyperlink"/>
                <w:rFonts w:eastAsiaTheme="majorEastAsia"/>
                <w:noProof/>
                <w:lang w:val="en-GB"/>
              </w:rPr>
              <w:t>Future climate projections from regional downscaling</w:t>
            </w:r>
            <w:r w:rsidR="003E61D7">
              <w:rPr>
                <w:noProof/>
                <w:webHidden/>
              </w:rPr>
              <w:tab/>
            </w:r>
            <w:r w:rsidR="003E61D7">
              <w:rPr>
                <w:noProof/>
                <w:webHidden/>
              </w:rPr>
              <w:fldChar w:fldCharType="begin"/>
            </w:r>
            <w:r w:rsidR="003E61D7">
              <w:rPr>
                <w:noProof/>
                <w:webHidden/>
              </w:rPr>
              <w:instrText xml:space="preserve"> PAGEREF _Toc70454802 \h </w:instrText>
            </w:r>
            <w:r w:rsidR="003E61D7">
              <w:rPr>
                <w:noProof/>
                <w:webHidden/>
              </w:rPr>
            </w:r>
            <w:r w:rsidR="003E61D7">
              <w:rPr>
                <w:noProof/>
                <w:webHidden/>
              </w:rPr>
              <w:fldChar w:fldCharType="separate"/>
            </w:r>
            <w:r w:rsidR="001D2C5E">
              <w:rPr>
                <w:noProof/>
                <w:webHidden/>
              </w:rPr>
              <w:t>105</w:t>
            </w:r>
            <w:r w:rsidR="003E61D7">
              <w:rPr>
                <w:noProof/>
                <w:webHidden/>
              </w:rPr>
              <w:fldChar w:fldCharType="end"/>
            </w:r>
          </w:hyperlink>
        </w:p>
        <w:p w14:paraId="11C7223E" w14:textId="77777777" w:rsidR="003E61D7" w:rsidRDefault="001F6FDD" w:rsidP="003E61D7">
          <w:pPr>
            <w:pStyle w:val="TOC2"/>
            <w:rPr>
              <w:rFonts w:asciiTheme="minorHAnsi" w:eastAsiaTheme="minorEastAsia" w:hAnsiTheme="minorHAnsi"/>
              <w:noProof/>
            </w:rPr>
          </w:pPr>
          <w:hyperlink w:anchor="_Toc70454803" w:history="1">
            <w:r w:rsidR="003E61D7" w:rsidRPr="007875F4">
              <w:rPr>
                <w:rStyle w:val="Hyperlink"/>
                <w:rFonts w:eastAsiaTheme="majorEastAsia"/>
                <w:noProof/>
                <w:lang w:val="en-GB"/>
              </w:rPr>
              <w:t>10.6.3.8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 for India</w:t>
            </w:r>
            <w:r w:rsidR="003E61D7">
              <w:rPr>
                <w:noProof/>
                <w:webHidden/>
              </w:rPr>
              <w:tab/>
            </w:r>
            <w:r w:rsidR="003E61D7">
              <w:rPr>
                <w:noProof/>
                <w:webHidden/>
              </w:rPr>
              <w:fldChar w:fldCharType="begin"/>
            </w:r>
            <w:r w:rsidR="003E61D7">
              <w:rPr>
                <w:noProof/>
                <w:webHidden/>
              </w:rPr>
              <w:instrText xml:space="preserve"> PAGEREF _Toc70454803 \h </w:instrText>
            </w:r>
            <w:r w:rsidR="003E61D7">
              <w:rPr>
                <w:noProof/>
                <w:webHidden/>
              </w:rPr>
            </w:r>
            <w:r w:rsidR="003E61D7">
              <w:rPr>
                <w:noProof/>
                <w:webHidden/>
              </w:rPr>
              <w:fldChar w:fldCharType="separate"/>
            </w:r>
            <w:r w:rsidR="001D2C5E">
              <w:rPr>
                <w:noProof/>
                <w:webHidden/>
              </w:rPr>
              <w:t>106</w:t>
            </w:r>
            <w:r w:rsidR="003E61D7">
              <w:rPr>
                <w:noProof/>
                <w:webHidden/>
              </w:rPr>
              <w:fldChar w:fldCharType="end"/>
            </w:r>
          </w:hyperlink>
        </w:p>
        <w:p w14:paraId="1F79530E" w14:textId="77777777" w:rsidR="003E61D7" w:rsidRDefault="001F6FDD" w:rsidP="003E61D7">
          <w:pPr>
            <w:pStyle w:val="TOC2"/>
            <w:rPr>
              <w:rFonts w:asciiTheme="minorHAnsi" w:eastAsiaTheme="minorEastAsia" w:hAnsiTheme="minorHAnsi"/>
              <w:noProof/>
            </w:rPr>
          </w:pPr>
          <w:hyperlink w:anchor="_Toc70454804" w:history="1">
            <w:r w:rsidR="003E61D7" w:rsidRPr="007875F4">
              <w:rPr>
                <w:rStyle w:val="Hyperlink"/>
                <w:rFonts w:eastAsiaTheme="majorEastAsia"/>
                <w:noProof/>
                <w:lang w:val="en-GB"/>
              </w:rPr>
              <w:t>10.6.3.9</w:t>
            </w:r>
            <w:r w:rsidR="003E61D7">
              <w:rPr>
                <w:rFonts w:asciiTheme="minorHAnsi" w:eastAsiaTheme="minorEastAsia" w:hAnsiTheme="minorHAnsi"/>
                <w:noProof/>
              </w:rPr>
              <w:tab/>
            </w:r>
            <w:r w:rsidR="003E61D7" w:rsidRPr="007875F4">
              <w:rPr>
                <w:rStyle w:val="Hyperlink"/>
                <w:rFonts w:eastAsiaTheme="majorEastAsia"/>
                <w:noProof/>
                <w:lang w:val="en-GB"/>
              </w:rPr>
              <w:t>Regional 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_Toc70454804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0C741236" w14:textId="77777777" w:rsidR="003E61D7" w:rsidRDefault="001F6FDD" w:rsidP="003E61D7">
          <w:pPr>
            <w:pStyle w:val="TOC2"/>
            <w:rPr>
              <w:rFonts w:asciiTheme="minorHAnsi" w:eastAsiaTheme="minorEastAsia" w:hAnsiTheme="minorHAnsi"/>
              <w:noProof/>
            </w:rPr>
          </w:pPr>
          <w:hyperlink w:anchor="_Toc70454805" w:history="1">
            <w:r w:rsidR="003E61D7" w:rsidRPr="007875F4">
              <w:rPr>
                <w:rStyle w:val="Hyperlink"/>
                <w:rFonts w:eastAsiaTheme="majorEastAsia"/>
                <w:noProof/>
                <w:lang w:val="en-GB"/>
              </w:rPr>
              <w:t>10.6.4</w:t>
            </w:r>
            <w:r w:rsidR="003E61D7">
              <w:rPr>
                <w:rFonts w:asciiTheme="minorHAnsi" w:eastAsiaTheme="minorEastAsia" w:hAnsiTheme="minorHAnsi"/>
                <w:noProof/>
              </w:rPr>
              <w:tab/>
            </w:r>
            <w:r w:rsidR="003E61D7" w:rsidRPr="007875F4">
              <w:rPr>
                <w:rStyle w:val="Hyperlink"/>
                <w:rFonts w:eastAsiaTheme="majorEastAsia"/>
                <w:noProof/>
                <w:lang w:val="en-GB"/>
              </w:rPr>
              <w:t>Mediterranean Summer Warming</w:t>
            </w:r>
            <w:r w:rsidR="003E61D7">
              <w:rPr>
                <w:noProof/>
                <w:webHidden/>
              </w:rPr>
              <w:tab/>
            </w:r>
            <w:r w:rsidR="003E61D7">
              <w:rPr>
                <w:noProof/>
                <w:webHidden/>
              </w:rPr>
              <w:fldChar w:fldCharType="begin"/>
            </w:r>
            <w:r w:rsidR="003E61D7">
              <w:rPr>
                <w:noProof/>
                <w:webHidden/>
              </w:rPr>
              <w:instrText xml:space="preserve"> PAGEREF _Toc70454805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5BEB5817" w14:textId="77777777" w:rsidR="003E61D7" w:rsidRDefault="001F6FDD" w:rsidP="003E61D7">
          <w:pPr>
            <w:pStyle w:val="TOC2"/>
            <w:rPr>
              <w:rFonts w:asciiTheme="minorHAnsi" w:eastAsiaTheme="minorEastAsia" w:hAnsiTheme="minorHAnsi"/>
              <w:noProof/>
            </w:rPr>
          </w:pPr>
          <w:hyperlink w:anchor="_Toc70454806" w:history="1">
            <w:r w:rsidR="003E61D7" w:rsidRPr="007875F4">
              <w:rPr>
                <w:rStyle w:val="Hyperlink"/>
                <w:rFonts w:eastAsiaTheme="majorEastAsia"/>
                <w:noProof/>
                <w:lang w:val="en-GB"/>
              </w:rPr>
              <w:t>10.6.4.1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_Toc70454806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6E9F4637" w14:textId="77777777" w:rsidR="003E61D7" w:rsidRDefault="001F6FDD" w:rsidP="003E61D7">
          <w:pPr>
            <w:pStyle w:val="TOC2"/>
            <w:rPr>
              <w:rFonts w:asciiTheme="minorHAnsi" w:eastAsiaTheme="minorEastAsia" w:hAnsiTheme="minorHAnsi"/>
              <w:noProof/>
            </w:rPr>
          </w:pPr>
          <w:hyperlink w:anchor="_Toc70454807" w:history="1">
            <w:r w:rsidR="003E61D7" w:rsidRPr="007875F4">
              <w:rPr>
                <w:rStyle w:val="Hyperlink"/>
                <w:rFonts w:eastAsiaTheme="majorEastAsia"/>
                <w:noProof/>
                <w:lang w:val="en-GB"/>
              </w:rPr>
              <w:t>10.6.4.2</w:t>
            </w:r>
            <w:r w:rsidR="003E61D7">
              <w:rPr>
                <w:rFonts w:asciiTheme="minorHAnsi" w:eastAsiaTheme="minorEastAsia" w:hAnsiTheme="minorHAnsi"/>
                <w:noProof/>
              </w:rPr>
              <w:tab/>
            </w:r>
            <w:r w:rsidR="003E61D7" w:rsidRPr="007875F4">
              <w:rPr>
                <w:rStyle w:val="Hyperlink"/>
                <w:rFonts w:eastAsiaTheme="majorEastAsia"/>
                <w:noProof/>
                <w:lang w:val="en-GB"/>
              </w:rPr>
              <w:t>The region’s climate</w:t>
            </w:r>
            <w:r w:rsidR="003E61D7">
              <w:rPr>
                <w:noProof/>
                <w:webHidden/>
              </w:rPr>
              <w:tab/>
            </w:r>
            <w:r w:rsidR="003E61D7">
              <w:rPr>
                <w:noProof/>
                <w:webHidden/>
              </w:rPr>
              <w:fldChar w:fldCharType="begin"/>
            </w:r>
            <w:r w:rsidR="003E61D7">
              <w:rPr>
                <w:noProof/>
                <w:webHidden/>
              </w:rPr>
              <w:instrText xml:space="preserve"> PAGEREF _Toc70454807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6F55A057" w14:textId="77777777" w:rsidR="003E61D7" w:rsidRDefault="001F6FDD" w:rsidP="003E61D7">
          <w:pPr>
            <w:pStyle w:val="TOC2"/>
            <w:rPr>
              <w:rFonts w:asciiTheme="minorHAnsi" w:eastAsiaTheme="minorEastAsia" w:hAnsiTheme="minorHAnsi"/>
              <w:noProof/>
            </w:rPr>
          </w:pPr>
          <w:hyperlink w:anchor="_Toc70454808" w:history="1">
            <w:r w:rsidR="003E61D7" w:rsidRPr="007875F4">
              <w:rPr>
                <w:rStyle w:val="Hyperlink"/>
                <w:rFonts w:eastAsiaTheme="majorEastAsia"/>
                <w:noProof/>
                <w:lang w:val="en-GB"/>
              </w:rPr>
              <w:t>10.6.4.3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w:t>
            </w:r>
            <w:r w:rsidR="003E61D7">
              <w:rPr>
                <w:noProof/>
                <w:webHidden/>
              </w:rPr>
              <w:tab/>
            </w:r>
            <w:r w:rsidR="003E61D7">
              <w:rPr>
                <w:noProof/>
                <w:webHidden/>
              </w:rPr>
              <w:fldChar w:fldCharType="begin"/>
            </w:r>
            <w:r w:rsidR="003E61D7">
              <w:rPr>
                <w:noProof/>
                <w:webHidden/>
              </w:rPr>
              <w:instrText xml:space="preserve"> PAGEREF _Toc70454808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42F52D41" w14:textId="77777777" w:rsidR="003E61D7" w:rsidRDefault="001F6FDD" w:rsidP="003E61D7">
          <w:pPr>
            <w:pStyle w:val="TOC2"/>
            <w:rPr>
              <w:rFonts w:asciiTheme="minorHAnsi" w:eastAsiaTheme="minorEastAsia" w:hAnsiTheme="minorHAnsi"/>
              <w:noProof/>
            </w:rPr>
          </w:pPr>
          <w:hyperlink w:anchor="_Toc70454809" w:history="1">
            <w:r w:rsidR="003E61D7" w:rsidRPr="007875F4">
              <w:rPr>
                <w:rStyle w:val="Hyperlink"/>
                <w:rFonts w:eastAsiaTheme="majorEastAsia"/>
                <w:noProof/>
                <w:lang w:val="en-GB"/>
              </w:rPr>
              <w:t>10.6.4.4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w:t>
            </w:r>
            <w:r w:rsidR="003E61D7">
              <w:rPr>
                <w:noProof/>
                <w:webHidden/>
              </w:rPr>
              <w:tab/>
            </w:r>
            <w:r w:rsidR="003E61D7">
              <w:rPr>
                <w:noProof/>
                <w:webHidden/>
              </w:rPr>
              <w:fldChar w:fldCharType="begin"/>
            </w:r>
            <w:r w:rsidR="003E61D7">
              <w:rPr>
                <w:noProof/>
                <w:webHidden/>
              </w:rPr>
              <w:instrText xml:space="preserve"> PAGEREF _Toc70454809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52D5F5FF" w14:textId="77777777" w:rsidR="003E61D7" w:rsidRDefault="001F6FDD" w:rsidP="003E61D7">
          <w:pPr>
            <w:pStyle w:val="TOC2"/>
            <w:rPr>
              <w:rFonts w:asciiTheme="minorHAnsi" w:eastAsiaTheme="minorEastAsia" w:hAnsiTheme="minorHAnsi"/>
              <w:noProof/>
            </w:rPr>
          </w:pPr>
          <w:hyperlink w:anchor="_Toc70454810" w:history="1">
            <w:r w:rsidR="003E61D7" w:rsidRPr="007875F4">
              <w:rPr>
                <w:rStyle w:val="Hyperlink"/>
                <w:rFonts w:eastAsiaTheme="majorEastAsia"/>
                <w:noProof/>
                <w:lang w:val="en-GB"/>
              </w:rPr>
              <w:t>10.6.4.5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over the historical period</w:t>
            </w:r>
            <w:r w:rsidR="003E61D7">
              <w:rPr>
                <w:noProof/>
                <w:webHidden/>
              </w:rPr>
              <w:tab/>
            </w:r>
            <w:r w:rsidR="003E61D7">
              <w:rPr>
                <w:noProof/>
                <w:webHidden/>
              </w:rPr>
              <w:fldChar w:fldCharType="begin"/>
            </w:r>
            <w:r w:rsidR="003E61D7">
              <w:rPr>
                <w:noProof/>
                <w:webHidden/>
              </w:rPr>
              <w:instrText xml:space="preserve"> PAGEREF _Toc70454810 \h </w:instrText>
            </w:r>
            <w:r w:rsidR="003E61D7">
              <w:rPr>
                <w:noProof/>
                <w:webHidden/>
              </w:rPr>
            </w:r>
            <w:r w:rsidR="003E61D7">
              <w:rPr>
                <w:noProof/>
                <w:webHidden/>
              </w:rPr>
              <w:fldChar w:fldCharType="separate"/>
            </w:r>
            <w:r w:rsidR="001D2C5E">
              <w:rPr>
                <w:noProof/>
                <w:webHidden/>
              </w:rPr>
              <w:t>109</w:t>
            </w:r>
            <w:r w:rsidR="003E61D7">
              <w:rPr>
                <w:noProof/>
                <w:webHidden/>
              </w:rPr>
              <w:fldChar w:fldCharType="end"/>
            </w:r>
          </w:hyperlink>
        </w:p>
        <w:p w14:paraId="754B1A3D" w14:textId="77777777" w:rsidR="003E61D7" w:rsidRDefault="001F6FDD" w:rsidP="003E61D7">
          <w:pPr>
            <w:pStyle w:val="TOC2"/>
            <w:rPr>
              <w:rFonts w:asciiTheme="minorHAnsi" w:eastAsiaTheme="minorEastAsia" w:hAnsiTheme="minorHAnsi"/>
              <w:noProof/>
            </w:rPr>
          </w:pPr>
          <w:hyperlink w:anchor="_Toc70454811" w:history="1">
            <w:r w:rsidR="003E61D7" w:rsidRPr="007875F4">
              <w:rPr>
                <w:rStyle w:val="Hyperlink"/>
                <w:rFonts w:eastAsiaTheme="majorEastAsia"/>
                <w:noProof/>
                <w:lang w:val="en-GB"/>
              </w:rPr>
              <w:t>10.6.4.6</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global simulations</w:t>
            </w:r>
            <w:r w:rsidR="003E61D7">
              <w:rPr>
                <w:noProof/>
                <w:webHidden/>
              </w:rPr>
              <w:tab/>
            </w:r>
            <w:r w:rsidR="003E61D7">
              <w:rPr>
                <w:noProof/>
                <w:webHidden/>
              </w:rPr>
              <w:fldChar w:fldCharType="begin"/>
            </w:r>
            <w:r w:rsidR="003E61D7">
              <w:rPr>
                <w:noProof/>
                <w:webHidden/>
              </w:rPr>
              <w:instrText xml:space="preserve"> PAGEREF _Toc70454811 \h </w:instrText>
            </w:r>
            <w:r w:rsidR="003E61D7">
              <w:rPr>
                <w:noProof/>
                <w:webHidden/>
              </w:rPr>
            </w:r>
            <w:r w:rsidR="003E61D7">
              <w:rPr>
                <w:noProof/>
                <w:webHidden/>
              </w:rPr>
              <w:fldChar w:fldCharType="separate"/>
            </w:r>
            <w:r w:rsidR="001D2C5E">
              <w:rPr>
                <w:noProof/>
                <w:webHidden/>
              </w:rPr>
              <w:t>110</w:t>
            </w:r>
            <w:r w:rsidR="003E61D7">
              <w:rPr>
                <w:noProof/>
                <w:webHidden/>
              </w:rPr>
              <w:fldChar w:fldCharType="end"/>
            </w:r>
          </w:hyperlink>
        </w:p>
        <w:p w14:paraId="5D3A97DC" w14:textId="77777777" w:rsidR="003E61D7" w:rsidRDefault="001F6FDD" w:rsidP="003E61D7">
          <w:pPr>
            <w:pStyle w:val="TOC2"/>
            <w:rPr>
              <w:rFonts w:asciiTheme="minorHAnsi" w:eastAsiaTheme="minorEastAsia" w:hAnsiTheme="minorHAnsi"/>
              <w:noProof/>
            </w:rPr>
          </w:pPr>
          <w:hyperlink w:anchor="_Toc70454812" w:history="1">
            <w:r w:rsidR="003E61D7" w:rsidRPr="007875F4">
              <w:rPr>
                <w:rStyle w:val="Hyperlink"/>
                <w:rFonts w:eastAsiaTheme="majorEastAsia"/>
                <w:noProof/>
                <w:lang w:val="en-GB"/>
              </w:rPr>
              <w:t>10.6.4.7</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regional downscaling</w:t>
            </w:r>
            <w:r w:rsidR="003E61D7">
              <w:rPr>
                <w:noProof/>
                <w:webHidden/>
              </w:rPr>
              <w:tab/>
            </w:r>
            <w:r w:rsidR="003E61D7">
              <w:rPr>
                <w:noProof/>
                <w:webHidden/>
              </w:rPr>
              <w:fldChar w:fldCharType="begin"/>
            </w:r>
            <w:r w:rsidR="003E61D7">
              <w:rPr>
                <w:noProof/>
                <w:webHidden/>
              </w:rPr>
              <w:instrText xml:space="preserve"> PAGEREF _Toc70454812 \h </w:instrText>
            </w:r>
            <w:r w:rsidR="003E61D7">
              <w:rPr>
                <w:noProof/>
                <w:webHidden/>
              </w:rPr>
            </w:r>
            <w:r w:rsidR="003E61D7">
              <w:rPr>
                <w:noProof/>
                <w:webHidden/>
              </w:rPr>
              <w:fldChar w:fldCharType="separate"/>
            </w:r>
            <w:r w:rsidR="001D2C5E">
              <w:rPr>
                <w:noProof/>
                <w:webHidden/>
              </w:rPr>
              <w:t>112</w:t>
            </w:r>
            <w:r w:rsidR="003E61D7">
              <w:rPr>
                <w:noProof/>
                <w:webHidden/>
              </w:rPr>
              <w:fldChar w:fldCharType="end"/>
            </w:r>
          </w:hyperlink>
        </w:p>
        <w:p w14:paraId="2BE0BCF2" w14:textId="77777777" w:rsidR="003E61D7" w:rsidRDefault="001F6FDD" w:rsidP="003E61D7">
          <w:pPr>
            <w:pStyle w:val="TOC2"/>
            <w:rPr>
              <w:rFonts w:asciiTheme="minorHAnsi" w:eastAsiaTheme="minorEastAsia" w:hAnsiTheme="minorHAnsi"/>
              <w:noProof/>
            </w:rPr>
          </w:pPr>
          <w:hyperlink w:anchor="_Toc70454813" w:history="1">
            <w:r w:rsidR="003E61D7" w:rsidRPr="007875F4">
              <w:rPr>
                <w:rStyle w:val="Hyperlink"/>
                <w:rFonts w:eastAsiaTheme="majorEastAsia"/>
                <w:noProof/>
                <w:lang w:val="en-GB"/>
              </w:rPr>
              <w:t>10.6.4.8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w:t>
            </w:r>
            <w:r w:rsidR="003E61D7">
              <w:rPr>
                <w:noProof/>
                <w:webHidden/>
              </w:rPr>
              <w:tab/>
            </w:r>
            <w:r w:rsidR="003E61D7">
              <w:rPr>
                <w:noProof/>
                <w:webHidden/>
              </w:rPr>
              <w:fldChar w:fldCharType="begin"/>
            </w:r>
            <w:r w:rsidR="003E61D7">
              <w:rPr>
                <w:noProof/>
                <w:webHidden/>
              </w:rPr>
              <w:instrText xml:space="preserve"> PAGEREF _Toc70454813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67BD6A93" w14:textId="77777777" w:rsidR="003E61D7" w:rsidRDefault="001F6FDD" w:rsidP="003E61D7">
          <w:pPr>
            <w:pStyle w:val="TOC2"/>
            <w:rPr>
              <w:rStyle w:val="Hyperlink"/>
              <w:rFonts w:eastAsiaTheme="majorEastAsia"/>
              <w:noProof/>
            </w:rPr>
          </w:pPr>
          <w:hyperlink w:anchor="_Toc70454814" w:history="1">
            <w:r w:rsidR="003E61D7" w:rsidRPr="007875F4">
              <w:rPr>
                <w:rStyle w:val="Hyperlink"/>
                <w:rFonts w:eastAsiaTheme="majorEastAsia"/>
                <w:noProof/>
                <w:lang w:val="en-GB"/>
              </w:rPr>
              <w:t>10.6.4.9</w:t>
            </w:r>
            <w:r w:rsidR="003E61D7">
              <w:rPr>
                <w:rFonts w:asciiTheme="minorHAnsi" w:eastAsiaTheme="minorEastAsia" w:hAnsiTheme="minorHAnsi"/>
                <w:noProof/>
              </w:rPr>
              <w:tab/>
            </w:r>
            <w:r w:rsidR="003E61D7" w:rsidRPr="007875F4">
              <w:rPr>
                <w:rStyle w:val="Hyperlink"/>
                <w:rFonts w:eastAsiaTheme="majorEastAsia"/>
                <w:noProof/>
                <w:lang w:val="en-GB"/>
              </w:rPr>
              <w:t>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_Toc70454814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33AFDDA1" w14:textId="77777777" w:rsidR="003E61D7" w:rsidRPr="003E61D7" w:rsidRDefault="003E61D7" w:rsidP="003E61D7">
          <w:pPr>
            <w:rPr>
              <w:rFonts w:eastAsiaTheme="minorEastAsia"/>
              <w:noProof/>
            </w:rPr>
          </w:pPr>
        </w:p>
        <w:p w14:paraId="68AE815C" w14:textId="77777777" w:rsidR="003E61D7" w:rsidRDefault="001F6FDD">
          <w:pPr>
            <w:pStyle w:val="TOC1"/>
            <w:tabs>
              <w:tab w:val="left" w:pos="1276"/>
              <w:tab w:val="right" w:leader="dot" w:pos="9621"/>
            </w:tabs>
            <w:rPr>
              <w:rStyle w:val="Hyperlink"/>
              <w:rFonts w:eastAsiaTheme="majorEastAsia"/>
              <w:noProof/>
            </w:rPr>
          </w:pPr>
          <w:hyperlink w:anchor="_Toc70454815" w:history="1">
            <w:r w:rsidR="003E61D7" w:rsidRPr="007875F4">
              <w:rPr>
                <w:rStyle w:val="Hyperlink"/>
                <w:rFonts w:eastAsiaTheme="majorEastAsia"/>
                <w:noProof/>
                <w:lang w:val="en-GB"/>
              </w:rPr>
              <w:t>BOX 10.3:</w:t>
            </w:r>
            <w:r w:rsidR="003E61D7">
              <w:rPr>
                <w:rFonts w:asciiTheme="minorHAnsi" w:eastAsiaTheme="minorEastAsia" w:hAnsiTheme="minorHAnsi"/>
                <w:noProof/>
              </w:rPr>
              <w:tab/>
            </w:r>
            <w:r w:rsidR="003E61D7" w:rsidRPr="007875F4">
              <w:rPr>
                <w:rStyle w:val="Hyperlink"/>
                <w:rFonts w:eastAsiaTheme="majorEastAsia"/>
                <w:noProof/>
                <w:lang w:val="en-GB"/>
              </w:rPr>
              <w:t>Urban Climate: Processes and Trends</w:t>
            </w:r>
            <w:r w:rsidR="003E61D7">
              <w:rPr>
                <w:noProof/>
                <w:webHidden/>
              </w:rPr>
              <w:tab/>
            </w:r>
            <w:r w:rsidR="003E61D7">
              <w:rPr>
                <w:noProof/>
                <w:webHidden/>
              </w:rPr>
              <w:fldChar w:fldCharType="begin"/>
            </w:r>
            <w:r w:rsidR="003E61D7">
              <w:rPr>
                <w:noProof/>
                <w:webHidden/>
              </w:rPr>
              <w:instrText xml:space="preserve"> PAGEREF _Toc70454815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65273312" w14:textId="77777777" w:rsidR="003E61D7" w:rsidRPr="003E61D7" w:rsidRDefault="003E61D7" w:rsidP="003E61D7">
          <w:pPr>
            <w:rPr>
              <w:rFonts w:eastAsiaTheme="minorEastAsia"/>
              <w:noProof/>
            </w:rPr>
          </w:pPr>
        </w:p>
        <w:p w14:paraId="09A59F36" w14:textId="77777777" w:rsidR="003E61D7" w:rsidRDefault="001F6FDD">
          <w:pPr>
            <w:pStyle w:val="TOC1"/>
            <w:tabs>
              <w:tab w:val="left" w:pos="2414"/>
              <w:tab w:val="right" w:leader="dot" w:pos="9621"/>
            </w:tabs>
            <w:rPr>
              <w:rStyle w:val="Hyperlink"/>
              <w:rFonts w:eastAsiaTheme="majorEastAsia"/>
              <w:noProof/>
            </w:rPr>
          </w:pPr>
          <w:hyperlink w:anchor="_Toc70454816" w:history="1">
            <w:r w:rsidR="003E61D7" w:rsidRPr="007875F4">
              <w:rPr>
                <w:rStyle w:val="Hyperlink"/>
                <w:rFonts w:eastAsiaTheme="majorEastAsia" w:cs="Times New Roman"/>
                <w:noProof/>
                <w:lang w:val="en-GB"/>
              </w:rPr>
              <w:t>Cross-Chapter Box 10.4:</w:t>
            </w:r>
            <w:r w:rsidR="003E61D7">
              <w:rPr>
                <w:rFonts w:asciiTheme="minorHAnsi" w:eastAsiaTheme="minorEastAsia" w:hAnsiTheme="minorHAnsi"/>
                <w:noProof/>
              </w:rPr>
              <w:tab/>
            </w:r>
            <w:r w:rsidR="003E61D7" w:rsidRPr="007875F4">
              <w:rPr>
                <w:rStyle w:val="Hyperlink"/>
                <w:rFonts w:eastAsiaTheme="majorEastAsia"/>
                <w:noProof/>
                <w:lang w:val="en-GB"/>
              </w:rPr>
              <w:t xml:space="preserve">Climate Change over the </w:t>
            </w:r>
            <w:r w:rsidR="003E61D7" w:rsidRPr="007875F4">
              <w:rPr>
                <w:rStyle w:val="Hyperlink"/>
                <w:rFonts w:eastAsiaTheme="majorEastAsia" w:cs="Times New Roman"/>
                <w:noProof/>
                <w:lang w:val="en-GB"/>
              </w:rPr>
              <w:t>H</w:t>
            </w:r>
            <w:r w:rsidR="003E61D7" w:rsidRPr="007875F4">
              <w:rPr>
                <w:rStyle w:val="Hyperlink"/>
                <w:rFonts w:eastAsiaTheme="majorEastAsia" w:cs="Times New Roman"/>
                <w:noProof/>
                <w:lang w:val="en-GB" w:eastAsia="zh-CN"/>
              </w:rPr>
              <w:t xml:space="preserve">indu Kush </w:t>
            </w:r>
            <w:r w:rsidR="003E61D7" w:rsidRPr="007875F4">
              <w:rPr>
                <w:rStyle w:val="Hyperlink"/>
                <w:rFonts w:eastAsiaTheme="majorEastAsia" w:cs="Times New Roman"/>
                <w:noProof/>
                <w:lang w:val="en-GB"/>
              </w:rPr>
              <w:t>Himalaya</w:t>
            </w:r>
            <w:r w:rsidR="003E61D7">
              <w:rPr>
                <w:noProof/>
                <w:webHidden/>
              </w:rPr>
              <w:tab/>
            </w:r>
            <w:r w:rsidR="003E61D7">
              <w:rPr>
                <w:noProof/>
                <w:webHidden/>
              </w:rPr>
              <w:fldChar w:fldCharType="begin"/>
            </w:r>
            <w:r w:rsidR="003E61D7">
              <w:rPr>
                <w:noProof/>
                <w:webHidden/>
              </w:rPr>
              <w:instrText xml:space="preserve"> PAGEREF _Toc70454816 \h </w:instrText>
            </w:r>
            <w:r w:rsidR="003E61D7">
              <w:rPr>
                <w:noProof/>
                <w:webHidden/>
              </w:rPr>
            </w:r>
            <w:r w:rsidR="003E61D7">
              <w:rPr>
                <w:noProof/>
                <w:webHidden/>
              </w:rPr>
              <w:fldChar w:fldCharType="separate"/>
            </w:r>
            <w:r w:rsidR="001D2C5E">
              <w:rPr>
                <w:noProof/>
                <w:webHidden/>
              </w:rPr>
              <w:t>116</w:t>
            </w:r>
            <w:r w:rsidR="003E61D7">
              <w:rPr>
                <w:noProof/>
                <w:webHidden/>
              </w:rPr>
              <w:fldChar w:fldCharType="end"/>
            </w:r>
          </w:hyperlink>
        </w:p>
        <w:p w14:paraId="37E23BB9" w14:textId="77777777" w:rsidR="003E61D7" w:rsidRPr="003E61D7" w:rsidRDefault="003E61D7" w:rsidP="003E61D7">
          <w:pPr>
            <w:rPr>
              <w:rFonts w:eastAsiaTheme="minorEastAsia"/>
              <w:noProof/>
            </w:rPr>
          </w:pPr>
        </w:p>
        <w:p w14:paraId="31D9869A" w14:textId="77777777" w:rsidR="003E61D7" w:rsidRDefault="001F6FDD">
          <w:pPr>
            <w:pStyle w:val="TOC1"/>
            <w:tabs>
              <w:tab w:val="left" w:pos="1276"/>
              <w:tab w:val="right" w:leader="dot" w:pos="9621"/>
            </w:tabs>
            <w:rPr>
              <w:rStyle w:val="Hyperlink"/>
              <w:rFonts w:eastAsiaTheme="majorEastAsia"/>
              <w:noProof/>
            </w:rPr>
          </w:pPr>
          <w:hyperlink w:anchor="_Toc70454817" w:history="1">
            <w:r w:rsidR="003E61D7" w:rsidRPr="007875F4">
              <w:rPr>
                <w:rStyle w:val="Hyperlink"/>
                <w:rFonts w:eastAsiaTheme="majorEastAsia"/>
                <w:noProof/>
                <w:lang w:val="en-GB"/>
              </w:rPr>
              <w:t>10.7</w:t>
            </w:r>
            <w:r w:rsidR="003E61D7">
              <w:rPr>
                <w:rFonts w:asciiTheme="minorHAnsi" w:eastAsiaTheme="minorEastAsia" w:hAnsiTheme="minorHAnsi"/>
                <w:noProof/>
              </w:rPr>
              <w:tab/>
            </w:r>
            <w:r w:rsidR="003E61D7" w:rsidRPr="007875F4">
              <w:rPr>
                <w:rStyle w:val="Hyperlink"/>
                <w:rFonts w:eastAsiaTheme="majorEastAsia"/>
                <w:noProof/>
                <w:lang w:val="en-GB"/>
              </w:rPr>
              <w:t>Final remarks</w:t>
            </w:r>
            <w:r w:rsidR="003E61D7">
              <w:rPr>
                <w:noProof/>
                <w:webHidden/>
              </w:rPr>
              <w:tab/>
            </w:r>
            <w:r w:rsidR="003E61D7">
              <w:rPr>
                <w:noProof/>
                <w:webHidden/>
              </w:rPr>
              <w:fldChar w:fldCharType="begin"/>
            </w:r>
            <w:r w:rsidR="003E61D7">
              <w:rPr>
                <w:noProof/>
                <w:webHidden/>
              </w:rPr>
              <w:instrText xml:space="preserve"> PAGEREF _Toc70454817 \h </w:instrText>
            </w:r>
            <w:r w:rsidR="003E61D7">
              <w:rPr>
                <w:noProof/>
                <w:webHidden/>
              </w:rPr>
            </w:r>
            <w:r w:rsidR="003E61D7">
              <w:rPr>
                <w:noProof/>
                <w:webHidden/>
              </w:rPr>
              <w:fldChar w:fldCharType="separate"/>
            </w:r>
            <w:r w:rsidR="001D2C5E">
              <w:rPr>
                <w:noProof/>
                <w:webHidden/>
              </w:rPr>
              <w:t>118</w:t>
            </w:r>
            <w:r w:rsidR="003E61D7">
              <w:rPr>
                <w:noProof/>
                <w:webHidden/>
              </w:rPr>
              <w:fldChar w:fldCharType="end"/>
            </w:r>
          </w:hyperlink>
        </w:p>
        <w:p w14:paraId="6C48EED0" w14:textId="77777777" w:rsidR="003E61D7" w:rsidRPr="003E61D7" w:rsidRDefault="003E61D7" w:rsidP="003E61D7">
          <w:pPr>
            <w:rPr>
              <w:rFonts w:eastAsiaTheme="minorEastAsia"/>
              <w:noProof/>
            </w:rPr>
          </w:pPr>
        </w:p>
        <w:p w14:paraId="010D8D54" w14:textId="77777777" w:rsidR="003E61D7" w:rsidRDefault="001F6FDD">
          <w:pPr>
            <w:pStyle w:val="TOC1"/>
            <w:tabs>
              <w:tab w:val="right" w:leader="dot" w:pos="9621"/>
            </w:tabs>
            <w:rPr>
              <w:rFonts w:asciiTheme="minorHAnsi" w:eastAsiaTheme="minorEastAsia" w:hAnsiTheme="minorHAnsi"/>
              <w:noProof/>
            </w:rPr>
          </w:pPr>
          <w:hyperlink w:anchor="_Toc70454818" w:history="1">
            <w:r w:rsidR="003E61D7" w:rsidRPr="007875F4">
              <w:rPr>
                <w:rStyle w:val="Hyperlink"/>
                <w:rFonts w:eastAsiaTheme="majorEastAsia"/>
                <w:noProof/>
                <w:lang w:val="en-GB"/>
              </w:rPr>
              <w:t>Frequently Asked Questions</w:t>
            </w:r>
            <w:r w:rsidR="003E61D7">
              <w:rPr>
                <w:noProof/>
                <w:webHidden/>
              </w:rPr>
              <w:tab/>
            </w:r>
            <w:r w:rsidR="003E61D7">
              <w:rPr>
                <w:noProof/>
                <w:webHidden/>
              </w:rPr>
              <w:fldChar w:fldCharType="begin"/>
            </w:r>
            <w:r w:rsidR="003E61D7">
              <w:rPr>
                <w:noProof/>
                <w:webHidden/>
              </w:rPr>
              <w:instrText xml:space="preserve"> PAGEREF _Toc70454818 \h </w:instrText>
            </w:r>
            <w:r w:rsidR="003E61D7">
              <w:rPr>
                <w:noProof/>
                <w:webHidden/>
              </w:rPr>
            </w:r>
            <w:r w:rsidR="003E61D7">
              <w:rPr>
                <w:noProof/>
                <w:webHidden/>
              </w:rPr>
              <w:fldChar w:fldCharType="separate"/>
            </w:r>
            <w:r w:rsidR="001D2C5E">
              <w:rPr>
                <w:noProof/>
                <w:webHidden/>
              </w:rPr>
              <w:t>120</w:t>
            </w:r>
            <w:r w:rsidR="003E61D7">
              <w:rPr>
                <w:noProof/>
                <w:webHidden/>
              </w:rPr>
              <w:fldChar w:fldCharType="end"/>
            </w:r>
          </w:hyperlink>
        </w:p>
        <w:p w14:paraId="7FF378A6" w14:textId="77777777" w:rsidR="003E61D7" w:rsidRDefault="001F6FDD" w:rsidP="003E61D7">
          <w:pPr>
            <w:pStyle w:val="TOC2"/>
            <w:rPr>
              <w:rFonts w:asciiTheme="minorHAnsi" w:eastAsiaTheme="minorEastAsia" w:hAnsiTheme="minorHAnsi"/>
              <w:noProof/>
            </w:rPr>
          </w:pPr>
          <w:hyperlink w:anchor="_Toc70454819" w:history="1">
            <w:r w:rsidR="003E61D7" w:rsidRPr="007875F4">
              <w:rPr>
                <w:rStyle w:val="Hyperlink"/>
                <w:rFonts w:eastAsiaTheme="majorEastAsia"/>
                <w:noProof/>
                <w:lang w:val="en-GB"/>
              </w:rPr>
              <w:t>FAQ 10.1:</w:t>
            </w:r>
            <w:r w:rsidR="003E61D7">
              <w:rPr>
                <w:rFonts w:asciiTheme="minorHAnsi" w:eastAsiaTheme="minorEastAsia" w:hAnsiTheme="minorHAnsi"/>
                <w:noProof/>
              </w:rPr>
              <w:tab/>
            </w:r>
            <w:r w:rsidR="003E61D7" w:rsidRPr="007875F4">
              <w:rPr>
                <w:rStyle w:val="Hyperlink"/>
                <w:rFonts w:eastAsiaTheme="majorEastAsia"/>
                <w:noProof/>
                <w:lang w:val="en-GB"/>
              </w:rPr>
              <w:t>How can we provide useful climate information for regional stakeholders?</w:t>
            </w:r>
            <w:r w:rsidR="003E61D7">
              <w:rPr>
                <w:noProof/>
                <w:webHidden/>
              </w:rPr>
              <w:tab/>
            </w:r>
            <w:r w:rsidR="003E61D7">
              <w:rPr>
                <w:noProof/>
                <w:webHidden/>
              </w:rPr>
              <w:fldChar w:fldCharType="begin"/>
            </w:r>
            <w:r w:rsidR="003E61D7">
              <w:rPr>
                <w:noProof/>
                <w:webHidden/>
              </w:rPr>
              <w:instrText xml:space="preserve"> PAGEREF _Toc70454819 \h </w:instrText>
            </w:r>
            <w:r w:rsidR="003E61D7">
              <w:rPr>
                <w:noProof/>
                <w:webHidden/>
              </w:rPr>
            </w:r>
            <w:r w:rsidR="003E61D7">
              <w:rPr>
                <w:noProof/>
                <w:webHidden/>
              </w:rPr>
              <w:fldChar w:fldCharType="separate"/>
            </w:r>
            <w:r w:rsidR="001D2C5E">
              <w:rPr>
                <w:noProof/>
                <w:webHidden/>
              </w:rPr>
              <w:t>120</w:t>
            </w:r>
            <w:r w:rsidR="003E61D7">
              <w:rPr>
                <w:noProof/>
                <w:webHidden/>
              </w:rPr>
              <w:fldChar w:fldCharType="end"/>
            </w:r>
          </w:hyperlink>
        </w:p>
        <w:p w14:paraId="3A686DCB" w14:textId="77777777" w:rsidR="003E61D7" w:rsidRDefault="001F6FDD" w:rsidP="003E61D7">
          <w:pPr>
            <w:pStyle w:val="TOC2"/>
            <w:rPr>
              <w:rStyle w:val="Hyperlink"/>
              <w:rFonts w:eastAsiaTheme="majorEastAsia"/>
              <w:noProof/>
            </w:rPr>
          </w:pPr>
          <w:hyperlink w:anchor="_Toc70454820" w:history="1">
            <w:r w:rsidR="003E61D7" w:rsidRPr="007875F4">
              <w:rPr>
                <w:rStyle w:val="Hyperlink"/>
                <w:rFonts w:eastAsiaTheme="majorEastAsia"/>
                <w:noProof/>
                <w:lang w:val="en-GB"/>
              </w:rPr>
              <w:t>FAQ 10.2:</w:t>
            </w:r>
            <w:r w:rsidR="003E61D7">
              <w:rPr>
                <w:rFonts w:asciiTheme="minorHAnsi" w:eastAsiaTheme="minorEastAsia" w:hAnsiTheme="minorHAnsi"/>
                <w:noProof/>
              </w:rPr>
              <w:tab/>
            </w:r>
            <w:r w:rsidR="003E61D7" w:rsidRPr="007875F4">
              <w:rPr>
                <w:rStyle w:val="Hyperlink"/>
                <w:rFonts w:eastAsiaTheme="majorEastAsia"/>
                <w:noProof/>
                <w:lang w:val="en-GB"/>
              </w:rPr>
              <w:t>Why are cities hotspots of global warming?</w:t>
            </w:r>
            <w:r w:rsidR="003E61D7">
              <w:rPr>
                <w:noProof/>
                <w:webHidden/>
              </w:rPr>
              <w:tab/>
            </w:r>
            <w:r w:rsidR="003E61D7">
              <w:rPr>
                <w:noProof/>
                <w:webHidden/>
              </w:rPr>
              <w:fldChar w:fldCharType="begin"/>
            </w:r>
            <w:r w:rsidR="003E61D7">
              <w:rPr>
                <w:noProof/>
                <w:webHidden/>
              </w:rPr>
              <w:instrText xml:space="preserve"> PAGEREF _Toc70454820 \h </w:instrText>
            </w:r>
            <w:r w:rsidR="003E61D7">
              <w:rPr>
                <w:noProof/>
                <w:webHidden/>
              </w:rPr>
            </w:r>
            <w:r w:rsidR="003E61D7">
              <w:rPr>
                <w:noProof/>
                <w:webHidden/>
              </w:rPr>
              <w:fldChar w:fldCharType="separate"/>
            </w:r>
            <w:r w:rsidR="001D2C5E">
              <w:rPr>
                <w:noProof/>
                <w:webHidden/>
              </w:rPr>
              <w:t>122</w:t>
            </w:r>
            <w:r w:rsidR="003E61D7">
              <w:rPr>
                <w:noProof/>
                <w:webHidden/>
              </w:rPr>
              <w:fldChar w:fldCharType="end"/>
            </w:r>
          </w:hyperlink>
        </w:p>
        <w:p w14:paraId="6A0C1949" w14:textId="77777777" w:rsidR="003E61D7" w:rsidRPr="003E61D7" w:rsidRDefault="003E61D7" w:rsidP="003E61D7">
          <w:pPr>
            <w:rPr>
              <w:rFonts w:eastAsiaTheme="minorEastAsia"/>
              <w:noProof/>
            </w:rPr>
          </w:pPr>
        </w:p>
        <w:p w14:paraId="5348E2EE" w14:textId="77777777" w:rsidR="003E61D7" w:rsidRDefault="001F6FDD">
          <w:pPr>
            <w:pStyle w:val="TOC1"/>
            <w:tabs>
              <w:tab w:val="right" w:leader="dot" w:pos="9621"/>
            </w:tabs>
            <w:rPr>
              <w:rStyle w:val="Hyperlink"/>
              <w:rFonts w:eastAsiaTheme="majorEastAsia"/>
              <w:noProof/>
            </w:rPr>
          </w:pPr>
          <w:hyperlink w:anchor="_Toc70454821" w:history="1">
            <w:r w:rsidR="003E61D7" w:rsidRPr="007875F4">
              <w:rPr>
                <w:rStyle w:val="Hyperlink"/>
                <w:rFonts w:eastAsiaTheme="majorEastAsia"/>
                <w:noProof/>
              </w:rPr>
              <w:t>Acknowledgements</w:t>
            </w:r>
            <w:r w:rsidR="003E61D7">
              <w:rPr>
                <w:noProof/>
                <w:webHidden/>
              </w:rPr>
              <w:tab/>
            </w:r>
            <w:r w:rsidR="003E61D7">
              <w:rPr>
                <w:noProof/>
                <w:webHidden/>
              </w:rPr>
              <w:fldChar w:fldCharType="begin"/>
            </w:r>
            <w:r w:rsidR="003E61D7">
              <w:rPr>
                <w:noProof/>
                <w:webHidden/>
              </w:rPr>
              <w:instrText xml:space="preserve"> PAGEREF _Toc70454821 \h </w:instrText>
            </w:r>
            <w:r w:rsidR="003E61D7">
              <w:rPr>
                <w:noProof/>
                <w:webHidden/>
              </w:rPr>
            </w:r>
            <w:r w:rsidR="003E61D7">
              <w:rPr>
                <w:noProof/>
                <w:webHidden/>
              </w:rPr>
              <w:fldChar w:fldCharType="separate"/>
            </w:r>
            <w:r w:rsidR="001D2C5E">
              <w:rPr>
                <w:noProof/>
                <w:webHidden/>
              </w:rPr>
              <w:t>124</w:t>
            </w:r>
            <w:r w:rsidR="003E61D7">
              <w:rPr>
                <w:noProof/>
                <w:webHidden/>
              </w:rPr>
              <w:fldChar w:fldCharType="end"/>
            </w:r>
          </w:hyperlink>
        </w:p>
        <w:p w14:paraId="2668566C" w14:textId="77777777" w:rsidR="003E61D7" w:rsidRPr="003E61D7" w:rsidRDefault="003E61D7" w:rsidP="003E61D7">
          <w:pPr>
            <w:rPr>
              <w:rFonts w:eastAsiaTheme="minorEastAsia"/>
              <w:noProof/>
            </w:rPr>
          </w:pPr>
        </w:p>
        <w:p w14:paraId="2E36AAAA" w14:textId="77777777" w:rsidR="003E61D7" w:rsidRDefault="001F6FDD">
          <w:pPr>
            <w:pStyle w:val="TOC1"/>
            <w:tabs>
              <w:tab w:val="right" w:leader="dot" w:pos="9621"/>
            </w:tabs>
            <w:rPr>
              <w:rFonts w:asciiTheme="minorHAnsi" w:eastAsiaTheme="minorEastAsia" w:hAnsiTheme="minorHAnsi"/>
              <w:noProof/>
            </w:rPr>
          </w:pPr>
          <w:hyperlink w:anchor="_Toc70454822" w:history="1">
            <w:r w:rsidR="003E61D7" w:rsidRPr="007875F4">
              <w:rPr>
                <w:rStyle w:val="Hyperlink"/>
                <w:rFonts w:eastAsiaTheme="majorEastAsia"/>
                <w:noProof/>
              </w:rPr>
              <w:t>References</w:t>
            </w:r>
            <w:r w:rsidR="003E61D7">
              <w:rPr>
                <w:noProof/>
                <w:webHidden/>
              </w:rPr>
              <w:tab/>
            </w:r>
            <w:r w:rsidR="003E61D7">
              <w:rPr>
                <w:noProof/>
                <w:webHidden/>
              </w:rPr>
              <w:fldChar w:fldCharType="begin"/>
            </w:r>
            <w:r w:rsidR="003E61D7">
              <w:rPr>
                <w:noProof/>
                <w:webHidden/>
              </w:rPr>
              <w:instrText xml:space="preserve"> PAGEREF _Toc70454822 \h </w:instrText>
            </w:r>
            <w:r w:rsidR="003E61D7">
              <w:rPr>
                <w:noProof/>
                <w:webHidden/>
              </w:rPr>
            </w:r>
            <w:r w:rsidR="003E61D7">
              <w:rPr>
                <w:noProof/>
                <w:webHidden/>
              </w:rPr>
              <w:fldChar w:fldCharType="separate"/>
            </w:r>
            <w:r w:rsidR="001D2C5E">
              <w:rPr>
                <w:noProof/>
                <w:webHidden/>
              </w:rPr>
              <w:t>125</w:t>
            </w:r>
            <w:r w:rsidR="003E61D7">
              <w:rPr>
                <w:noProof/>
                <w:webHidden/>
              </w:rPr>
              <w:fldChar w:fldCharType="end"/>
            </w:r>
          </w:hyperlink>
        </w:p>
        <w:p w14:paraId="1884F1DA" w14:textId="4CA513B1" w:rsidR="00876274" w:rsidRDefault="003E61D7">
          <w:r>
            <w:fldChar w:fldCharType="end"/>
          </w:r>
        </w:p>
      </w:sdtContent>
    </w:sdt>
    <w:p w14:paraId="32080490" w14:textId="510DBA0A" w:rsidR="00876274" w:rsidRDefault="00876274">
      <w:r>
        <w:br w:type="page"/>
      </w:r>
    </w:p>
    <w:p w14:paraId="346BF200" w14:textId="77777777" w:rsidR="001B1082" w:rsidRPr="00C734F4" w:rsidRDefault="001B1082" w:rsidP="001B1082">
      <w:pPr>
        <w:pStyle w:val="AR6BodyTextBold"/>
        <w:rPr>
          <w:lang w:val="en-GB"/>
        </w:rPr>
      </w:pPr>
      <w:bookmarkStart w:id="17" w:name="_Toc5899586"/>
      <w:bookmarkStart w:id="18" w:name="_Toc24369206"/>
      <w:bookmarkStart w:id="19" w:name="_Toc24482412"/>
      <w:bookmarkStart w:id="20" w:name="_Toc24636527"/>
      <w:bookmarkStart w:id="21" w:name="_Toc30602322"/>
      <w:bookmarkStart w:id="22" w:name="_Toc70454684"/>
      <w:bookmarkEnd w:id="16"/>
      <w:r w:rsidRPr="00C734F4">
        <w:rPr>
          <w:lang w:val="en-GB"/>
        </w:rPr>
        <w:lastRenderedPageBreak/>
        <w:t>Executive Summary</w:t>
      </w:r>
      <w:bookmarkEnd w:id="17"/>
      <w:bookmarkEnd w:id="18"/>
      <w:bookmarkEnd w:id="19"/>
      <w:bookmarkEnd w:id="20"/>
      <w:bookmarkEnd w:id="21"/>
      <w:bookmarkEnd w:id="22"/>
    </w:p>
    <w:p w14:paraId="74572419" w14:textId="77777777" w:rsidR="00501065" w:rsidRPr="00441820" w:rsidRDefault="00501065">
      <w:pPr>
        <w:rPr>
          <w:lang w:val="en-US"/>
        </w:rPr>
      </w:pPr>
    </w:p>
    <w:p w14:paraId="682F41BE" w14:textId="77777777" w:rsidR="00912536" w:rsidRPr="00EA00CC" w:rsidRDefault="00912536" w:rsidP="00912536">
      <w:pPr>
        <w:rPr>
          <w:rFonts w:cs="Times New Roman"/>
          <w:sz w:val="24"/>
          <w:szCs w:val="24"/>
          <w:lang w:val="en-GB"/>
        </w:rPr>
      </w:pPr>
      <w:r w:rsidRPr="00EA00CC">
        <w:rPr>
          <w:rFonts w:cs="Times New Roman"/>
          <w:color w:val="000000"/>
          <w:lang w:val="en-GB"/>
        </w:rPr>
        <w:t>Although climate change is a global phenomenon, its manifestations and consequences are different in different regions</w:t>
      </w:r>
      <w:r w:rsidRPr="00BC2D34">
        <w:rPr>
          <w:rFonts w:cs="Times New Roman"/>
          <w:color w:val="000000"/>
          <w:lang w:val="en-GB"/>
        </w:rPr>
        <w:t>,</w:t>
      </w:r>
      <w:r w:rsidRPr="00EA00CC">
        <w:rPr>
          <w:rFonts w:cs="Times New Roman"/>
          <w:color w:val="000000"/>
          <w:lang w:val="en-GB"/>
        </w:rPr>
        <w:t xml:space="preserve"> and therefore climate information on spatial scales ranging from sub-continental to local is used for impact and risk assessments. Chapter 10 assesses the foundations of how regional climate information is distilled from multiple, sometimes contrasting, lines of evidence. Starting from the assessment of global-scale observations in Chapter 2, Chapter 10 assesses the challenges and requirements associated with observations relevant at the regional scale. Chapter 10 also assesses the fitness of modelling tools available for attributing and projecting anthropogenic climate change in a regional context starting from the methodologies assessed in Chapters 3 and 4. Regional climate change is the result of the interplay between regional responses to </w:t>
      </w:r>
      <w:r>
        <w:rPr>
          <w:rFonts w:cs="Times New Roman"/>
          <w:color w:val="000000"/>
          <w:lang w:val="en-GB"/>
        </w:rPr>
        <w:t xml:space="preserve">both </w:t>
      </w:r>
      <w:r w:rsidRPr="00EA00CC">
        <w:rPr>
          <w:rFonts w:cs="Times New Roman"/>
          <w:color w:val="000000"/>
          <w:lang w:val="en-GB"/>
        </w:rPr>
        <w:t xml:space="preserve">natural </w:t>
      </w:r>
      <w:r>
        <w:rPr>
          <w:rFonts w:cs="Times New Roman"/>
          <w:color w:val="000000"/>
          <w:lang w:val="en-GB"/>
        </w:rPr>
        <w:t xml:space="preserve">forcings </w:t>
      </w:r>
      <w:r w:rsidRPr="00EA00CC">
        <w:rPr>
          <w:rFonts w:cs="Times New Roman"/>
          <w:color w:val="000000"/>
          <w:lang w:val="en-GB"/>
        </w:rPr>
        <w:t xml:space="preserve">and </w:t>
      </w:r>
      <w:r>
        <w:rPr>
          <w:rFonts w:cs="Times New Roman"/>
          <w:color w:val="000000"/>
          <w:lang w:val="en-GB"/>
        </w:rPr>
        <w:t>human influence</w:t>
      </w:r>
      <w:r w:rsidRPr="00EA00CC">
        <w:rPr>
          <w:rFonts w:cs="Times New Roman"/>
          <w:color w:val="000000"/>
          <w:lang w:val="en-GB"/>
        </w:rPr>
        <w:t xml:space="preserve"> (considered in Chapters 2, 5, 6 and 7), responses to large-scale climate phenomena characterizing internal variability (considered in Chapters 1–9), and processes and feedbacks of a regional nature.</w:t>
      </w:r>
    </w:p>
    <w:p w14:paraId="77FA079D" w14:textId="77777777" w:rsidR="00912536" w:rsidRPr="00EA00CC" w:rsidRDefault="00912536" w:rsidP="00912536">
      <w:pPr>
        <w:rPr>
          <w:rFonts w:cs="Times New Roman"/>
          <w:sz w:val="24"/>
          <w:szCs w:val="24"/>
          <w:lang w:val="en-GB"/>
        </w:rPr>
      </w:pPr>
    </w:p>
    <w:p w14:paraId="4E02F9F6" w14:textId="77777777" w:rsidR="00912536" w:rsidRPr="00EA00CC" w:rsidRDefault="00912536" w:rsidP="00912536">
      <w:pPr>
        <w:rPr>
          <w:rFonts w:cs="Times New Roman"/>
          <w:sz w:val="24"/>
          <w:szCs w:val="24"/>
          <w:lang w:val="en-GB"/>
        </w:rPr>
      </w:pPr>
      <w:r w:rsidRPr="00EA00CC">
        <w:rPr>
          <w:rFonts w:cs="Times New Roman"/>
          <w:color w:val="000000"/>
          <w:lang w:val="en-GB"/>
        </w:rPr>
        <w:t>Chapter 10 is the first of four chapters that assess regional-scale information in this report. The region-by-region assessment of past and future changes in extremes (Chapter 11), climatic impact-drivers (Chapter 12) and mean climate (Atlas) relies on the sources and methodologies used for constructing regional climate change information assessed in Chapter 10. Building on the assessment of observations and modelling tools of Chapter 10, Chapter 11 assesses the observation and modelling of extremes. Chapter 10 assesses methodologies to attribute multi-decadal regional trends to the interplay between external forcing and internal variability, while Chapter 11 assesses the attribution of extreme events. The assessment of climate services in Chapter 12 builds on the assessment of distillation of regional climate information from multiple lines of evidence in Chapter 10.</w:t>
      </w:r>
    </w:p>
    <w:p w14:paraId="633C29CF" w14:textId="77777777" w:rsidR="00912536" w:rsidRPr="00EA00CC" w:rsidRDefault="00912536" w:rsidP="00912536">
      <w:pPr>
        <w:rPr>
          <w:rFonts w:cs="Times New Roman"/>
          <w:sz w:val="24"/>
          <w:szCs w:val="24"/>
          <w:lang w:val="en-GB"/>
        </w:rPr>
      </w:pPr>
    </w:p>
    <w:p w14:paraId="161CC311" w14:textId="77777777" w:rsidR="00912536" w:rsidRPr="00C6623A" w:rsidRDefault="00912536" w:rsidP="00912536">
      <w:pPr>
        <w:rPr>
          <w:rFonts w:cs="Times New Roman"/>
          <w:sz w:val="24"/>
          <w:szCs w:val="24"/>
          <w:lang w:val="en-GB"/>
        </w:rPr>
      </w:pPr>
      <w:r w:rsidRPr="00EA00CC">
        <w:rPr>
          <w:rFonts w:cs="Times New Roman"/>
          <w:b/>
          <w:bCs/>
          <w:color w:val="000000"/>
          <w:lang w:val="en-GB"/>
        </w:rPr>
        <w:t>Distilling regional climate information from multiple lines of evidence and taking the user context into account will increase</w:t>
      </w:r>
      <w:r w:rsidRPr="00BC2D34">
        <w:rPr>
          <w:rFonts w:cs="Times New Roman"/>
          <w:b/>
          <w:bCs/>
          <w:color w:val="000000"/>
          <w:lang w:val="en-GB"/>
        </w:rPr>
        <w:t xml:space="preserve"> the</w:t>
      </w:r>
      <w:r w:rsidRPr="00EA00CC">
        <w:rPr>
          <w:rFonts w:cs="Times New Roman"/>
          <w:b/>
          <w:bCs/>
          <w:color w:val="000000"/>
          <w:lang w:val="en-GB"/>
        </w:rPr>
        <w:t xml:space="preserve"> fitness, usefulness</w:t>
      </w:r>
      <w:r w:rsidRPr="00BC2D34">
        <w:rPr>
          <w:rFonts w:cs="Times New Roman"/>
          <w:b/>
          <w:bCs/>
          <w:color w:val="000000"/>
          <w:lang w:val="en-GB"/>
        </w:rPr>
        <w:t xml:space="preserve"> </w:t>
      </w:r>
      <w:r>
        <w:rPr>
          <w:rFonts w:cs="Times New Roman"/>
          <w:b/>
          <w:bCs/>
          <w:color w:val="000000"/>
          <w:lang w:val="en-GB"/>
        </w:rPr>
        <w:t xml:space="preserve">and </w:t>
      </w:r>
      <w:r w:rsidRPr="00BC2D34">
        <w:rPr>
          <w:rFonts w:cs="Times New Roman"/>
          <w:b/>
          <w:bCs/>
          <w:color w:val="000000"/>
          <w:lang w:val="en-GB"/>
        </w:rPr>
        <w:t>r</w:t>
      </w:r>
      <w:r w:rsidRPr="00EA00CC">
        <w:rPr>
          <w:rFonts w:cs="Times New Roman"/>
          <w:b/>
          <w:bCs/>
          <w:color w:val="000000"/>
          <w:lang w:val="en-GB"/>
        </w:rPr>
        <w:t xml:space="preserve">elevance </w:t>
      </w:r>
      <w:r>
        <w:rPr>
          <w:rFonts w:cs="Times New Roman"/>
          <w:b/>
          <w:bCs/>
          <w:color w:val="000000"/>
          <w:lang w:val="en-GB"/>
        </w:rPr>
        <w:t xml:space="preserve">for decision-making </w:t>
      </w:r>
      <w:r w:rsidRPr="00EA00CC">
        <w:rPr>
          <w:rFonts w:cs="Times New Roman"/>
          <w:b/>
          <w:bCs/>
          <w:color w:val="000000"/>
          <w:lang w:val="en-GB"/>
        </w:rPr>
        <w:t xml:space="preserve">and </w:t>
      </w:r>
      <w:r>
        <w:rPr>
          <w:rFonts w:cs="Times New Roman"/>
          <w:b/>
          <w:bCs/>
          <w:color w:val="000000"/>
          <w:lang w:val="en-GB"/>
        </w:rPr>
        <w:t xml:space="preserve">enhances the </w:t>
      </w:r>
      <w:r w:rsidRPr="00EA00CC">
        <w:rPr>
          <w:rFonts w:cs="Times New Roman"/>
          <w:b/>
          <w:bCs/>
          <w:color w:val="000000"/>
          <w:lang w:val="en-GB"/>
        </w:rPr>
        <w:t>trust users will have in applying it</w:t>
      </w:r>
      <w:r w:rsidRPr="00EA00CC" w:rsidDel="00EA00CC">
        <w:rPr>
          <w:rFonts w:cs="Times New Roman"/>
          <w:b/>
          <w:bCs/>
          <w:color w:val="000000"/>
          <w:lang w:val="en-GB"/>
        </w:rPr>
        <w:t xml:space="preserve"> </w:t>
      </w:r>
      <w:r w:rsidRPr="00C6623A">
        <w:rPr>
          <w:rFonts w:cs="Times New Roman"/>
          <w:b/>
          <w:bCs/>
          <w:color w:val="000000"/>
          <w:lang w:val="en-GB"/>
        </w:rPr>
        <w:t>(</w:t>
      </w:r>
      <w:r w:rsidRPr="00C6623A">
        <w:rPr>
          <w:rFonts w:cs="Times New Roman"/>
          <w:b/>
          <w:bCs/>
          <w:i/>
          <w:iCs/>
          <w:color w:val="000000"/>
          <w:lang w:val="en-GB"/>
        </w:rPr>
        <w:t>high confidence</w:t>
      </w:r>
      <w:r w:rsidRPr="00C6623A">
        <w:rPr>
          <w:rFonts w:cs="Times New Roman"/>
          <w:b/>
          <w:bCs/>
          <w:color w:val="000000"/>
          <w:lang w:val="en-GB"/>
        </w:rPr>
        <w:t>).</w:t>
      </w:r>
      <w:r w:rsidRPr="00C6623A">
        <w:rPr>
          <w:rFonts w:cs="Times New Roman"/>
          <w:color w:val="000000"/>
          <w:lang w:val="en-GB"/>
        </w:rPr>
        <w:t xml:space="preserve"> This distillation process can draw upon multiple observational datasets, ensembles of different model types, process understanding, expert judgement and indigenous knowledge. </w:t>
      </w:r>
      <w:r w:rsidRPr="00BC2D34">
        <w:rPr>
          <w:rFonts w:cs="Times New Roman"/>
          <w:color w:val="000000"/>
          <w:lang w:val="en-GB"/>
        </w:rPr>
        <w:t>Important elements of distillation include a</w:t>
      </w:r>
      <w:r w:rsidRPr="00C6623A">
        <w:rPr>
          <w:rFonts w:cs="Times New Roman"/>
          <w:color w:val="000000"/>
          <w:lang w:val="en-GB"/>
        </w:rPr>
        <w:t>ttribution studies, the characterization of possible outcomes associated with internal variability and a comprehensive assessment of observational, model and forcing uncertainties and possible contradictions using different analysis methods. Taking the values of the relevant actors into account when co-producing climate information, and translating this information into the broader user context, improves the usefulness and uptake of this information (</w:t>
      </w:r>
      <w:r w:rsidRPr="00C6623A">
        <w:rPr>
          <w:rFonts w:cs="Times New Roman"/>
          <w:i/>
          <w:iCs/>
          <w:color w:val="000000"/>
          <w:lang w:val="en-GB"/>
        </w:rPr>
        <w:t>high confidence</w:t>
      </w:r>
      <w:r w:rsidRPr="00C6623A">
        <w:rPr>
          <w:rFonts w:cs="Times New Roman"/>
          <w:color w:val="000000"/>
          <w:lang w:val="en-GB"/>
        </w:rPr>
        <w:t>). {10.5}  </w:t>
      </w:r>
    </w:p>
    <w:p w14:paraId="687426FC" w14:textId="77777777" w:rsidR="00912536" w:rsidRPr="00C6623A" w:rsidRDefault="00912536" w:rsidP="00912536">
      <w:pPr>
        <w:rPr>
          <w:rFonts w:cs="Times New Roman"/>
          <w:sz w:val="24"/>
          <w:szCs w:val="24"/>
          <w:lang w:val="en-GB"/>
        </w:rPr>
      </w:pPr>
    </w:p>
    <w:p w14:paraId="4B087A25" w14:textId="77777777" w:rsidR="00912536" w:rsidRPr="00EA00CC" w:rsidRDefault="00912536" w:rsidP="00912536">
      <w:pPr>
        <w:rPr>
          <w:rFonts w:cs="Times New Roman"/>
          <w:sz w:val="24"/>
          <w:szCs w:val="24"/>
          <w:lang w:val="en-GB"/>
        </w:rPr>
      </w:pPr>
      <w:r w:rsidRPr="00EA00CC">
        <w:rPr>
          <w:rFonts w:cs="Times New Roman"/>
          <w:b/>
          <w:bCs/>
          <w:color w:val="000000"/>
          <w:lang w:val="en-GB"/>
        </w:rPr>
        <w:t>Observations and Models as Sources of Regional Information</w:t>
      </w:r>
    </w:p>
    <w:p w14:paraId="1F42CD29" w14:textId="77777777" w:rsidR="00912536" w:rsidRPr="00EA00CC" w:rsidRDefault="00912536" w:rsidP="00912536">
      <w:pPr>
        <w:rPr>
          <w:rFonts w:cs="Times New Roman"/>
          <w:sz w:val="24"/>
          <w:szCs w:val="24"/>
          <w:lang w:val="en-GB"/>
        </w:rPr>
      </w:pPr>
    </w:p>
    <w:p w14:paraId="60C57110" w14:textId="77777777" w:rsidR="00912536" w:rsidRPr="00EA00CC" w:rsidRDefault="00912536" w:rsidP="00912536">
      <w:pPr>
        <w:rPr>
          <w:rFonts w:cs="Times New Roman"/>
          <w:sz w:val="24"/>
          <w:szCs w:val="24"/>
          <w:lang w:val="en-GB"/>
        </w:rPr>
      </w:pPr>
      <w:r w:rsidRPr="00EA00CC">
        <w:rPr>
          <w:rFonts w:cs="Times New Roman"/>
          <w:b/>
          <w:bCs/>
          <w:color w:val="000000"/>
          <w:lang w:val="en-GB"/>
        </w:rPr>
        <w:t>The use of multiple sources of observations and tailored diagnostics to evaluate climate model performance increases trust in future projections of regional climate (</w:t>
      </w:r>
      <w:r w:rsidRPr="00EA00CC">
        <w:rPr>
          <w:rFonts w:cs="Times New Roman"/>
          <w:b/>
          <w:bCs/>
          <w:i/>
          <w:iCs/>
          <w:color w:val="000000"/>
          <w:lang w:val="en-GB"/>
        </w:rPr>
        <w:t>high confidence</w:t>
      </w:r>
      <w:r w:rsidRPr="00EA00CC">
        <w:rPr>
          <w:rFonts w:cs="Times New Roman"/>
          <w:b/>
          <w:bCs/>
          <w:color w:val="000000"/>
          <w:lang w:val="en-GB"/>
        </w:rPr>
        <w:t xml:space="preserve">). </w:t>
      </w:r>
      <w:r w:rsidRPr="00EA00CC">
        <w:rPr>
          <w:rFonts w:cs="Times New Roman"/>
          <w:color w:val="000000"/>
          <w:lang w:val="en-GB"/>
        </w:rPr>
        <w:t>The availability of multiple observational records, including reanalyses, that are fit for evaluating the phenomena of interest and account for observational uncertainty, are fundamental for both understanding past regional climate change and assessing climate model performance at regional scales (</w:t>
      </w:r>
      <w:r w:rsidRPr="00EA00CC">
        <w:rPr>
          <w:rFonts w:cs="Times New Roman"/>
          <w:i/>
          <w:iCs/>
          <w:color w:val="000000"/>
          <w:lang w:val="en-GB"/>
        </w:rPr>
        <w:t>high confidence</w:t>
      </w:r>
      <w:r w:rsidRPr="00EA00CC">
        <w:rPr>
          <w:rFonts w:cs="Times New Roman"/>
          <w:color w:val="000000"/>
          <w:lang w:val="en-GB"/>
        </w:rPr>
        <w:t>). Employing tailored, process-oriented and potentially multivariate diagnostics to evaluate whether a climate model realistically simulates relevant aspects of present-day regional climate increases trust in future projections of these aspects (</w:t>
      </w:r>
      <w:r w:rsidRPr="00EA00CC">
        <w:rPr>
          <w:rFonts w:cs="Times New Roman"/>
          <w:i/>
          <w:iCs/>
          <w:color w:val="000000"/>
          <w:lang w:val="en-GB"/>
        </w:rPr>
        <w:t>high confidence</w:t>
      </w:r>
      <w:r w:rsidRPr="00EA00CC">
        <w:rPr>
          <w:rFonts w:cs="Times New Roman"/>
          <w:color w:val="000000"/>
          <w:lang w:val="en-GB"/>
        </w:rPr>
        <w:t>). {10.2.2, 10.3.3}</w:t>
      </w:r>
    </w:p>
    <w:p w14:paraId="118F647B" w14:textId="77777777" w:rsidR="00912536" w:rsidRPr="00EA00CC" w:rsidRDefault="00912536" w:rsidP="00912536">
      <w:pPr>
        <w:rPr>
          <w:rFonts w:cs="Times New Roman"/>
          <w:sz w:val="24"/>
          <w:szCs w:val="24"/>
          <w:lang w:val="en-GB"/>
        </w:rPr>
      </w:pPr>
    </w:p>
    <w:p w14:paraId="450E8B37" w14:textId="77777777" w:rsidR="00912536" w:rsidRPr="00C6623A" w:rsidRDefault="00912536" w:rsidP="00912536">
      <w:pPr>
        <w:rPr>
          <w:rFonts w:cs="Times New Roman"/>
          <w:sz w:val="24"/>
          <w:szCs w:val="24"/>
          <w:lang w:val="en-GB"/>
        </w:rPr>
      </w:pPr>
      <w:r w:rsidRPr="00EA00CC">
        <w:rPr>
          <w:rFonts w:cs="Times New Roman"/>
          <w:b/>
          <w:bCs/>
          <w:color w:val="000000"/>
          <w:lang w:val="en-GB"/>
        </w:rPr>
        <w:t>Currently, scarcity and reduced availability of adequate observations increase the uncertainty of long-term temperature and precipitation estimates (</w:t>
      </w:r>
      <w:r w:rsidRPr="00EA00CC">
        <w:rPr>
          <w:rFonts w:cs="Times New Roman"/>
          <w:b/>
          <w:bCs/>
          <w:i/>
          <w:iCs/>
          <w:color w:val="000000"/>
          <w:lang w:val="en-GB"/>
        </w:rPr>
        <w:t>virtually certain</w:t>
      </w:r>
      <w:r w:rsidRPr="00EA00CC">
        <w:rPr>
          <w:rFonts w:cs="Times New Roman"/>
          <w:b/>
          <w:bCs/>
          <w:color w:val="000000"/>
          <w:lang w:val="en-GB"/>
        </w:rPr>
        <w:t>).</w:t>
      </w:r>
      <w:r w:rsidRPr="00EA00CC">
        <w:rPr>
          <w:rFonts w:cs="Times New Roman"/>
          <w:color w:val="000000"/>
          <w:lang w:val="en-GB"/>
        </w:rPr>
        <w:t xml:space="preserve"> Precipitation measurements in mountainous areas, especially of solid precipitation, are strongly affected by gauge location and setup (</w:t>
      </w:r>
      <w:r w:rsidRPr="00EA00CC">
        <w:rPr>
          <w:rFonts w:cs="Times New Roman"/>
          <w:i/>
          <w:iCs/>
          <w:color w:val="000000"/>
          <w:lang w:val="en-GB"/>
        </w:rPr>
        <w:t>very high confidence</w:t>
      </w:r>
      <w:r w:rsidRPr="00EA00CC">
        <w:rPr>
          <w:rFonts w:cs="Times New Roman"/>
          <w:color w:val="000000"/>
          <w:lang w:val="en-GB"/>
        </w:rPr>
        <w:t>). Over data</w:t>
      </w:r>
      <w:r w:rsidRPr="00BC2D34">
        <w:rPr>
          <w:rFonts w:cs="Times New Roman"/>
          <w:color w:val="000000"/>
          <w:lang w:val="en-GB"/>
        </w:rPr>
        <w:t>-</w:t>
      </w:r>
      <w:r w:rsidRPr="00C6623A">
        <w:rPr>
          <w:rFonts w:cs="Times New Roman"/>
          <w:color w:val="000000"/>
          <w:lang w:val="en-GB"/>
        </w:rPr>
        <w:t>scarce regions or over complex orography, gridded temperature and precipitation products are strongly affected by interpolation methods. Lack of access to the raw station data used to create gridded products compromises the trustworthiness of these products since the influence of the gridding process on the product cannot be assessed. The use of statistical homogenization methods reduces uncertainties related to long-term warming estimates at regional scales (</w:t>
      </w:r>
      <w:r w:rsidRPr="00C6623A">
        <w:rPr>
          <w:rFonts w:cs="Times New Roman"/>
          <w:i/>
          <w:iCs/>
          <w:color w:val="000000"/>
          <w:lang w:val="en-GB"/>
        </w:rPr>
        <w:t>virtually certain</w:t>
      </w:r>
      <w:r w:rsidRPr="00C6623A">
        <w:rPr>
          <w:rFonts w:cs="Times New Roman"/>
          <w:color w:val="000000"/>
          <w:lang w:val="en-GB"/>
        </w:rPr>
        <w:t>) {10.2.2, 10.6.2, 10.6.3, 10.6.4, Box 10.3}. </w:t>
      </w:r>
    </w:p>
    <w:p w14:paraId="59FF9039" w14:textId="77777777" w:rsidR="00912536" w:rsidRPr="00C6623A" w:rsidRDefault="00912536" w:rsidP="00912536">
      <w:pPr>
        <w:rPr>
          <w:rFonts w:cs="Times New Roman"/>
          <w:sz w:val="24"/>
          <w:szCs w:val="24"/>
          <w:lang w:val="en-GB"/>
        </w:rPr>
      </w:pPr>
    </w:p>
    <w:p w14:paraId="3C4CD358" w14:textId="77777777" w:rsidR="00912536" w:rsidRPr="00EA00CC" w:rsidRDefault="00912536" w:rsidP="00912536">
      <w:pPr>
        <w:rPr>
          <w:rFonts w:cs="Times New Roman"/>
          <w:sz w:val="24"/>
          <w:szCs w:val="24"/>
          <w:lang w:val="en-GB"/>
        </w:rPr>
      </w:pPr>
      <w:r w:rsidRPr="00C6623A">
        <w:rPr>
          <w:rFonts w:cs="Times New Roman"/>
          <w:b/>
          <w:bCs/>
          <w:color w:val="000000"/>
          <w:lang w:val="en-GB"/>
        </w:rPr>
        <w:t xml:space="preserve">Regional reanalyses provide surrogates of observed climate variables that are highly relevant </w:t>
      </w:r>
      <w:r w:rsidRPr="00EA00CC">
        <w:rPr>
          <w:rFonts w:cs="Times New Roman"/>
          <w:b/>
          <w:bCs/>
          <w:color w:val="000000"/>
          <w:lang w:val="en-GB"/>
        </w:rPr>
        <w:t xml:space="preserve">in areas with scarce surface observations. </w:t>
      </w:r>
      <w:r w:rsidRPr="00EA00CC">
        <w:rPr>
          <w:rFonts w:cs="Times New Roman"/>
          <w:color w:val="000000"/>
          <w:lang w:val="en-GB"/>
        </w:rPr>
        <w:t>Regional reanalyses represent the distributions of precipitation, surface air temperature, and surface wind, including the frequency of extremes, better than global reanalyses (</w:t>
      </w:r>
      <w:r w:rsidRPr="00EA00CC">
        <w:rPr>
          <w:rFonts w:cs="Times New Roman"/>
          <w:i/>
          <w:iCs/>
          <w:color w:val="000000"/>
          <w:lang w:val="en-GB"/>
        </w:rPr>
        <w:t>high confidence</w:t>
      </w:r>
      <w:r w:rsidRPr="00EA00CC">
        <w:rPr>
          <w:rFonts w:cs="Times New Roman"/>
          <w:color w:val="000000"/>
          <w:lang w:val="en-GB"/>
        </w:rPr>
        <w:t xml:space="preserve">). </w:t>
      </w:r>
      <w:r w:rsidRPr="00EA00CC">
        <w:rPr>
          <w:lang w:val="en-GB"/>
        </w:rPr>
        <w:t xml:space="preserve">However, their usefulness is limited by their short length, </w:t>
      </w:r>
      <w:r w:rsidRPr="00EA00CC">
        <w:rPr>
          <w:rFonts w:eastAsia="MS Mincho" w:cs="Times New Roman"/>
          <w:bCs/>
          <w:lang w:val="en-GB"/>
        </w:rPr>
        <w:t>the typical regional model errors, and the relatively simple data assimilation algorithms.</w:t>
      </w:r>
      <w:r>
        <w:rPr>
          <w:rFonts w:eastAsia="MS Mincho" w:cs="Times New Roman"/>
          <w:bCs/>
          <w:lang w:val="en-GB"/>
        </w:rPr>
        <w:t xml:space="preserve"> </w:t>
      </w:r>
      <w:r>
        <w:rPr>
          <w:rFonts w:cs="Times New Roman"/>
          <w:color w:val="000000"/>
          <w:lang w:val="en-GB"/>
        </w:rPr>
        <w:t>{</w:t>
      </w:r>
      <w:r w:rsidRPr="00EA00CC">
        <w:rPr>
          <w:rFonts w:cs="Times New Roman"/>
          <w:color w:val="000000"/>
          <w:lang w:val="en-GB"/>
        </w:rPr>
        <w:t>Section 10.2.1} </w:t>
      </w:r>
    </w:p>
    <w:p w14:paraId="6A549B60" w14:textId="77777777" w:rsidR="00912536" w:rsidRPr="00EA00CC" w:rsidRDefault="00912536" w:rsidP="00912536">
      <w:pPr>
        <w:rPr>
          <w:rFonts w:cs="Times New Roman"/>
          <w:sz w:val="24"/>
          <w:szCs w:val="24"/>
          <w:lang w:val="en-GB"/>
        </w:rPr>
      </w:pPr>
    </w:p>
    <w:p w14:paraId="4AD9ABDC" w14:textId="77777777" w:rsidR="00912536" w:rsidRPr="00EA00CC" w:rsidRDefault="00912536" w:rsidP="00912536">
      <w:pPr>
        <w:rPr>
          <w:rFonts w:cs="Times New Roman"/>
          <w:sz w:val="24"/>
          <w:szCs w:val="24"/>
          <w:lang w:val="en-GB"/>
        </w:rPr>
      </w:pPr>
      <w:r w:rsidRPr="00EA00CC">
        <w:rPr>
          <w:rFonts w:cs="Times New Roman"/>
          <w:b/>
          <w:bCs/>
          <w:color w:val="000000"/>
          <w:lang w:val="en-GB"/>
        </w:rPr>
        <w:t>Global and regional climate models are important sources of climate information at the regional scale.</w:t>
      </w:r>
      <w:r w:rsidRPr="00EA00CC">
        <w:rPr>
          <w:rFonts w:cs="Times New Roman"/>
          <w:color w:val="000000"/>
          <w:lang w:val="en-GB"/>
        </w:rPr>
        <w:t xml:space="preserve"> Global models by themselves provide a useful line of evidence for the construction of regional climate information through the attribution or projection of forced changes or the quantification of the role of the internal variability (</w:t>
      </w:r>
      <w:r w:rsidRPr="00EA00CC">
        <w:rPr>
          <w:rFonts w:cs="Times New Roman"/>
          <w:i/>
          <w:iCs/>
          <w:color w:val="000000"/>
          <w:lang w:val="en-GB"/>
        </w:rPr>
        <w:t>high confidence</w:t>
      </w:r>
      <w:r w:rsidRPr="00EA00CC">
        <w:rPr>
          <w:rFonts w:cs="Times New Roman"/>
          <w:color w:val="000000"/>
          <w:lang w:val="en-GB"/>
        </w:rPr>
        <w:t>). Dynamical downscaling using regional climate models adds value in representing many regional weather and climate phenomena, especially over regions of complex orography or with heterogeneous surface characteristics (</w:t>
      </w:r>
      <w:r w:rsidRPr="00EA00CC">
        <w:rPr>
          <w:rFonts w:cs="Times New Roman"/>
          <w:i/>
          <w:iCs/>
          <w:color w:val="000000"/>
          <w:lang w:val="en-GB"/>
        </w:rPr>
        <w:t>very high confidence</w:t>
      </w:r>
      <w:r w:rsidRPr="00EA00CC">
        <w:rPr>
          <w:rFonts w:cs="Times New Roman"/>
          <w:color w:val="000000"/>
          <w:lang w:val="en-GB"/>
        </w:rPr>
        <w:t>). Increasing climate model resolution improves some aspects of model performance (</w:t>
      </w:r>
      <w:r w:rsidRPr="00EA00CC">
        <w:rPr>
          <w:rFonts w:cs="Times New Roman"/>
          <w:i/>
          <w:iCs/>
          <w:color w:val="000000"/>
          <w:lang w:val="en-GB"/>
        </w:rPr>
        <w:t>high confidence</w:t>
      </w:r>
      <w:r w:rsidRPr="00EA00CC">
        <w:rPr>
          <w:rFonts w:cs="Times New Roman"/>
          <w:color w:val="000000"/>
          <w:lang w:val="en-GB"/>
        </w:rPr>
        <w:t>). Some local-scale phenomena such as land-sea breezes and mountain wind systems can only be realistically represented by simulations at a resolution of the order of 10 km or finer (</w:t>
      </w:r>
      <w:r w:rsidRPr="00EA00CC">
        <w:rPr>
          <w:rFonts w:cs="Times New Roman"/>
          <w:i/>
          <w:iCs/>
          <w:color w:val="000000"/>
          <w:lang w:val="en-GB"/>
        </w:rPr>
        <w:t>high confidence</w:t>
      </w:r>
      <w:r w:rsidRPr="00EA00CC">
        <w:rPr>
          <w:rFonts w:cs="Times New Roman"/>
          <w:color w:val="000000"/>
          <w:lang w:val="en-GB"/>
        </w:rPr>
        <w:t>). Simulations at kilometre-scale resolution add value in particular to the representation of convection, sub-daily precipitation extremes (</w:t>
      </w:r>
      <w:r w:rsidRPr="00EA00CC">
        <w:rPr>
          <w:rFonts w:cs="Times New Roman"/>
          <w:i/>
          <w:iCs/>
          <w:color w:val="000000"/>
          <w:lang w:val="en-GB"/>
        </w:rPr>
        <w:t>high confidence</w:t>
      </w:r>
      <w:r w:rsidRPr="00EA00CC">
        <w:rPr>
          <w:rFonts w:cs="Times New Roman"/>
          <w:color w:val="000000"/>
          <w:lang w:val="en-GB"/>
        </w:rPr>
        <w:t>) and soil-moisture precipitation feedbacks (</w:t>
      </w:r>
      <w:r w:rsidRPr="00EA00CC">
        <w:rPr>
          <w:rFonts w:cs="Times New Roman"/>
          <w:i/>
          <w:iCs/>
          <w:color w:val="000000"/>
          <w:lang w:val="en-GB"/>
        </w:rPr>
        <w:t>medium confidence</w:t>
      </w:r>
      <w:r w:rsidRPr="00EA00CC">
        <w:rPr>
          <w:rFonts w:cs="Times New Roman"/>
          <w:color w:val="000000"/>
          <w:lang w:val="en-GB"/>
        </w:rPr>
        <w:t>). Sensitivity experiments aid the understanding of regional processes and can provide additional user-relevant information. {10.3.3, 10.4, 10.5, 10.6}. </w:t>
      </w:r>
    </w:p>
    <w:p w14:paraId="1BA2E5AD" w14:textId="77777777" w:rsidR="00912536" w:rsidRPr="00EA00CC" w:rsidRDefault="00912536" w:rsidP="00912536">
      <w:pPr>
        <w:rPr>
          <w:rFonts w:cs="Times New Roman"/>
          <w:sz w:val="24"/>
          <w:szCs w:val="24"/>
          <w:lang w:val="en-GB"/>
        </w:rPr>
      </w:pPr>
    </w:p>
    <w:p w14:paraId="5351CDA7" w14:textId="77777777" w:rsidR="00912536" w:rsidRPr="00BC2D34" w:rsidRDefault="00912536" w:rsidP="00912536">
      <w:pPr>
        <w:rPr>
          <w:rFonts w:cs="Times New Roman"/>
          <w:sz w:val="24"/>
          <w:szCs w:val="24"/>
          <w:lang w:val="en-GB"/>
        </w:rPr>
      </w:pPr>
      <w:r w:rsidRPr="00EA00CC">
        <w:rPr>
          <w:rFonts w:cs="Times New Roman"/>
          <w:b/>
          <w:bCs/>
          <w:color w:val="000000"/>
          <w:lang w:val="en-GB"/>
        </w:rPr>
        <w:t xml:space="preserve">The performance of global and regional climate models and their </w:t>
      </w:r>
      <w:r w:rsidRPr="00BC2D34">
        <w:rPr>
          <w:rFonts w:cs="Times New Roman"/>
          <w:b/>
          <w:bCs/>
          <w:color w:val="000000"/>
          <w:lang w:val="en-GB"/>
        </w:rPr>
        <w:t xml:space="preserve">fitness for future projections depend on their representation of relevant processes, forcings and drivers and on the specific context. </w:t>
      </w:r>
      <w:r w:rsidRPr="00BC2D34">
        <w:rPr>
          <w:rFonts w:cs="Times New Roman"/>
          <w:color w:val="000000"/>
          <w:lang w:val="en-GB"/>
        </w:rPr>
        <w:t xml:space="preserve">Improving global model performance for regional scales is fundamental for increasing their usefulness as regional information sources. It is also key for improving the boundary conditions for dynamical downscaling and the input for statistical approaches, in particular when regional climate change is strongly influenced by large-scale circulation changes. Increasing resolution per se does not solve all performance limitations. Including the relevant forcings (e.g., aerosols, land-use change and stratospheric ozone concentrations) and representing the relevant feedbacks (e.g., snow–albedo, soil-moisture–temperature, soil-moisture–precipitation) in global and regional models is a prerequisite for reproducing historical regional trends and ensuring fitness for future projections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The sign of projected regional changes of variables such as precipitation and wind speed is in some cases only simulated in a trustworthy manner if relevant regional processes are represented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{10.3.3, 10.4.1, 10.4.2, 10.6.2, Cross-Chapter Box 10.2}. </w:t>
      </w:r>
    </w:p>
    <w:p w14:paraId="044B552A" w14:textId="77777777" w:rsidR="00912536" w:rsidRPr="00BC2D34" w:rsidRDefault="00912536" w:rsidP="00912536">
      <w:pPr>
        <w:rPr>
          <w:rFonts w:cs="Times New Roman"/>
          <w:sz w:val="24"/>
          <w:szCs w:val="24"/>
          <w:lang w:val="en-GB"/>
        </w:rPr>
      </w:pPr>
    </w:p>
    <w:p w14:paraId="590EE966" w14:textId="77777777" w:rsidR="00912536" w:rsidRPr="00BC2D34" w:rsidRDefault="00912536" w:rsidP="00912536">
      <w:pPr>
        <w:rPr>
          <w:rFonts w:cs="Times New Roman"/>
          <w:sz w:val="24"/>
          <w:szCs w:val="24"/>
          <w:lang w:val="en-GB"/>
        </w:rPr>
      </w:pPr>
      <w:r w:rsidRPr="00BC2D34">
        <w:rPr>
          <w:rFonts w:cs="Times New Roman"/>
          <w:b/>
          <w:bCs/>
          <w:color w:val="000000"/>
          <w:lang w:val="en-GB"/>
        </w:rPr>
        <w:t>Statistical downscaling, bias adjustment and weather generators are useful approaches for improving the representation of regional climate from dynamical climate models.</w:t>
      </w:r>
      <w:r w:rsidRPr="00BC2D34">
        <w:rPr>
          <w:rFonts w:cs="Times New Roman"/>
          <w:color w:val="000000"/>
          <w:lang w:val="en-GB"/>
        </w:rPr>
        <w:t xml:space="preserve"> Statistical downscaling methods with carefully chosen predictors and an appropriate model structure for a given application realistically represent many statistical aspects of present-day daily temperature and precipitation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Bias adjustment has proven beneficial as an interface between climate model projections and impact modelling in many different contexts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Weather generators realistically simulate many statistical characteristics of present-day daily temperature and precipitation, such as extreme temperatures and wet- and dry-</w:t>
      </w:r>
      <w:r w:rsidRPr="00C6623A">
        <w:rPr>
          <w:rFonts w:cs="Times New Roman"/>
          <w:color w:val="000000"/>
          <w:lang w:val="en-GB"/>
        </w:rPr>
        <w:t xml:space="preserve">day transition </w:t>
      </w:r>
      <w:r w:rsidRPr="00BC2D34">
        <w:rPr>
          <w:rFonts w:cs="Times New Roman"/>
          <w:color w:val="000000"/>
          <w:lang w:val="en-GB"/>
        </w:rPr>
        <w:t xml:space="preserve">probabilities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{10.3.3} </w:t>
      </w:r>
    </w:p>
    <w:p w14:paraId="2C1CD04A" w14:textId="77777777" w:rsidR="00912536" w:rsidRPr="00BC2D34" w:rsidRDefault="00912536" w:rsidP="00912536">
      <w:pPr>
        <w:rPr>
          <w:rFonts w:cs="Times New Roman"/>
          <w:sz w:val="24"/>
          <w:szCs w:val="24"/>
          <w:lang w:val="en-GB"/>
        </w:rPr>
      </w:pPr>
    </w:p>
    <w:p w14:paraId="686F5F60" w14:textId="77777777" w:rsidR="00912536" w:rsidRPr="00BC2D34" w:rsidRDefault="00912536" w:rsidP="00912536">
      <w:pPr>
        <w:rPr>
          <w:rFonts w:cs="Times New Roman"/>
          <w:color w:val="000000"/>
          <w:lang w:val="en-GB"/>
        </w:rPr>
      </w:pPr>
      <w:r w:rsidRPr="00BC2D34">
        <w:rPr>
          <w:rFonts w:cs="Times New Roman"/>
          <w:b/>
          <w:bCs/>
          <w:color w:val="000000"/>
          <w:lang w:val="en-GB"/>
        </w:rPr>
        <w:t>The performance of statistical downscaling, bias adjustment and weather generators in climate change applications depends on the specific model and on the dynamical climate model driving it.</w:t>
      </w:r>
      <w:r w:rsidRPr="00BC2D34">
        <w:rPr>
          <w:rFonts w:cs="Times New Roman"/>
          <w:color w:val="000000"/>
          <w:lang w:val="en-GB"/>
        </w:rPr>
        <w:t xml:space="preserve"> Knowledge is still limited about suitable predictors for statistical downscaling of regional climate change, particularly for precipitation. Bias adjustment cannot overcome all consequences of unresolved or strongly misrepresented physical processes, such as large-scale circulation biases or local feedbacks, and may instead introduce other biases and implausible climate change signals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xml:space="preserve">. Using bias adjustment as a method for statistical downscaling, particularly for coarse-resolution global models, may lead to substantial misrepresentations of regional climate and climate change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xml:space="preserve">. Instead, dynamical downscaling may resolve relevant local processes prior to bias adjustment, thereby improving the representation of regional changes. The performance of statistical approaches and their fitness for future projections depends on predictors and change factors taken from the driving dynamical models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{10.3.3, Cross-Chapter Box 10.2}.</w:t>
      </w:r>
    </w:p>
    <w:p w14:paraId="13AAE46F" w14:textId="77777777" w:rsidR="00912536" w:rsidRPr="00BC2D34" w:rsidRDefault="00912536" w:rsidP="00912536">
      <w:pPr>
        <w:rPr>
          <w:rFonts w:cs="Times New Roman"/>
          <w:sz w:val="24"/>
          <w:szCs w:val="24"/>
          <w:lang w:val="en-GB"/>
        </w:rPr>
      </w:pPr>
    </w:p>
    <w:p w14:paraId="1E0A21C9" w14:textId="77777777" w:rsidR="00912536" w:rsidRPr="00BC2D34" w:rsidRDefault="00912536" w:rsidP="00912536">
      <w:pPr>
        <w:rPr>
          <w:rFonts w:cs="Times New Roman"/>
          <w:sz w:val="24"/>
          <w:szCs w:val="24"/>
          <w:lang w:val="en-GB"/>
        </w:rPr>
      </w:pPr>
      <w:r w:rsidRPr="00BC2D34">
        <w:rPr>
          <w:rFonts w:cs="Times New Roman"/>
          <w:b/>
          <w:bCs/>
          <w:color w:val="000000"/>
          <w:lang w:val="en-GB"/>
        </w:rPr>
        <w:t xml:space="preserve">Different types of climate model ensembles allow for the assessment of regional climate projection uncertainties, although ensemble spread is not a full measure of the uncertainty </w:t>
      </w:r>
      <w:r w:rsidRPr="00BC2D34">
        <w:rPr>
          <w:rFonts w:cs="Times New Roman"/>
          <w:b/>
          <w:bCs/>
          <w:iCs/>
          <w:color w:val="000000"/>
          <w:lang w:val="en-GB"/>
        </w:rPr>
        <w:t>(</w:t>
      </w:r>
      <w:r w:rsidRPr="00BC2D34">
        <w:rPr>
          <w:rFonts w:cs="Times New Roman"/>
          <w:b/>
          <w:bCs/>
          <w:i/>
          <w:iCs/>
          <w:color w:val="000000"/>
          <w:lang w:val="en-GB"/>
        </w:rPr>
        <w:t>very high confidence</w:t>
      </w:r>
      <w:r w:rsidRPr="00BC2D34">
        <w:rPr>
          <w:rFonts w:cs="Times New Roman"/>
          <w:b/>
          <w:bCs/>
          <w:iCs/>
          <w:color w:val="000000"/>
          <w:lang w:val="en-GB"/>
        </w:rPr>
        <w:t>)</w:t>
      </w:r>
      <w:r w:rsidRPr="00BC2D34">
        <w:rPr>
          <w:rFonts w:cs="Times New Roman"/>
          <w:b/>
          <w:bCs/>
          <w:color w:val="000000"/>
          <w:lang w:val="en-GB"/>
        </w:rPr>
        <w:t>.</w:t>
      </w:r>
      <w:r w:rsidRPr="00BC2D34">
        <w:rPr>
          <w:rFonts w:cs="Times New Roman"/>
          <w:color w:val="000000"/>
          <w:lang w:val="en-GB"/>
        </w:rPr>
        <w:t xml:space="preserve"> Multi-model ensembles enable the assessment of regional climate response uncertainty </w:t>
      </w:r>
      <w:r w:rsidRPr="00BC2D34">
        <w:rPr>
          <w:rFonts w:cs="Times New Roman"/>
          <w:iCs/>
          <w:color w:val="000000"/>
          <w:lang w:val="en-GB"/>
        </w:rPr>
        <w:t>(</w:t>
      </w:r>
      <w:r w:rsidRPr="00BC2D34">
        <w:rPr>
          <w:rFonts w:cs="Times New Roman"/>
          <w:i/>
          <w:iCs/>
          <w:color w:val="000000"/>
          <w:lang w:val="en-GB"/>
        </w:rPr>
        <w:t>very high confidence</w:t>
      </w:r>
      <w:r w:rsidRPr="00BC2D34">
        <w:rPr>
          <w:rFonts w:cs="Times New Roman"/>
          <w:iCs/>
          <w:color w:val="000000"/>
          <w:lang w:val="en-GB"/>
        </w:rPr>
        <w:t>)</w:t>
      </w:r>
      <w:r w:rsidRPr="00BC2D34">
        <w:rPr>
          <w:rFonts w:cs="Times New Roman"/>
          <w:color w:val="000000"/>
          <w:lang w:val="en-GB"/>
        </w:rPr>
        <w:t xml:space="preserve">. Discarding models that fundamentally misrepresent processes relevant for a given purpose improves the fitness of multi-model ensembles for generating regional climate information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At the regional scale, multi-model mean and ensemble spread are not sufficient to characterize low-probability, high-impact changes or situations where different models simulate substantially different or even opposing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In such cases, storylines aid the interpretation of projection uncertainties. Since AR5, the availability of multiple single-model initial-</w:t>
      </w:r>
      <w:r w:rsidRPr="00C6623A">
        <w:rPr>
          <w:rFonts w:cs="Times New Roman"/>
          <w:color w:val="000000"/>
          <w:lang w:val="en-GB"/>
        </w:rPr>
        <w:t>condition large ensembles</w:t>
      </w:r>
      <w:r w:rsidRPr="00BC2D34">
        <w:rPr>
          <w:rFonts w:cs="Times New Roman"/>
          <w:color w:val="000000"/>
          <w:lang w:val="en-GB"/>
        </w:rPr>
        <w:t xml:space="preserve"> </w:t>
      </w:r>
      <w:r>
        <w:rPr>
          <w:rFonts w:cs="Times New Roman"/>
          <w:color w:val="000000"/>
          <w:lang w:val="en-GB"/>
        </w:rPr>
        <w:t xml:space="preserve">(SMILEs) </w:t>
      </w:r>
      <w:r w:rsidRPr="00BC2D34">
        <w:rPr>
          <w:rFonts w:cs="Times New Roman"/>
          <w:color w:val="000000"/>
          <w:lang w:val="en-GB"/>
        </w:rPr>
        <w:t>allows for a more robust separation of model uncertainty and internal variability in regional-scale projections and provide</w:t>
      </w:r>
      <w:r>
        <w:rPr>
          <w:rFonts w:cs="Times New Roman"/>
          <w:color w:val="000000"/>
          <w:lang w:val="en-GB"/>
        </w:rPr>
        <w:t>s</w:t>
      </w:r>
      <w:r w:rsidRPr="00BC2D34">
        <w:rPr>
          <w:rFonts w:cs="Times New Roman"/>
          <w:color w:val="000000"/>
          <w:lang w:val="en-GB"/>
        </w:rPr>
        <w:t xml:space="preserve"> a more comprehensive spectrum of possible changes associated with internal variability (</w:t>
      </w:r>
      <w:r w:rsidRPr="00BC2D34">
        <w:rPr>
          <w:rFonts w:cs="Times New Roman"/>
          <w:i/>
          <w:iCs/>
          <w:color w:val="000000"/>
          <w:lang w:val="en-GB"/>
        </w:rPr>
        <w:t>high confidence</w:t>
      </w:r>
      <w:r w:rsidRPr="00BC2D34">
        <w:rPr>
          <w:rFonts w:cs="Times New Roman"/>
          <w:color w:val="000000"/>
          <w:lang w:val="en-GB"/>
        </w:rPr>
        <w:t>). {10.3.4} </w:t>
      </w:r>
    </w:p>
    <w:p w14:paraId="05BEDCFC" w14:textId="77777777" w:rsidR="00912536" w:rsidRPr="00BC2D34" w:rsidRDefault="00912536" w:rsidP="00912536">
      <w:pPr>
        <w:rPr>
          <w:rFonts w:cs="Times New Roman"/>
          <w:sz w:val="24"/>
          <w:szCs w:val="24"/>
          <w:lang w:val="en-GB"/>
        </w:rPr>
      </w:pPr>
      <w:r w:rsidRPr="00BC2D34">
        <w:rPr>
          <w:rFonts w:cs="Times New Roman"/>
          <w:color w:val="000000"/>
          <w:lang w:val="en-GB"/>
        </w:rPr>
        <w:br/>
      </w:r>
      <w:r w:rsidRPr="00BC2D34">
        <w:rPr>
          <w:rFonts w:cs="Times New Roman"/>
          <w:b/>
          <w:bCs/>
          <w:color w:val="000000"/>
          <w:lang w:val="en-GB"/>
        </w:rPr>
        <w:t>Interplay between</w:t>
      </w:r>
      <w:r>
        <w:rPr>
          <w:rFonts w:cs="Times New Roman"/>
          <w:b/>
          <w:bCs/>
          <w:color w:val="000000"/>
          <w:lang w:val="en-GB"/>
        </w:rPr>
        <w:t xml:space="preserve"> Human Influence</w:t>
      </w:r>
      <w:r w:rsidRPr="00BC2D34">
        <w:rPr>
          <w:rFonts w:cs="Times New Roman"/>
          <w:b/>
          <w:bCs/>
          <w:color w:val="000000"/>
          <w:lang w:val="en-GB"/>
        </w:rPr>
        <w:t xml:space="preserve"> and Internal Variability at Regional Scales</w:t>
      </w:r>
      <w:r w:rsidRPr="00BC2D34">
        <w:rPr>
          <w:rFonts w:cs="Times New Roman"/>
          <w:b/>
          <w:bCs/>
          <w:color w:val="000000"/>
          <w:u w:val="single"/>
          <w:lang w:val="en-GB"/>
        </w:rPr>
        <w:br/>
      </w:r>
      <w:r w:rsidRPr="00BC2D34">
        <w:rPr>
          <w:rFonts w:cs="Times New Roman"/>
          <w:color w:val="000000"/>
          <w:lang w:val="en-GB"/>
        </w:rPr>
        <w:br/>
      </w:r>
      <w:r>
        <w:rPr>
          <w:rFonts w:cs="Times New Roman"/>
          <w:b/>
          <w:bCs/>
          <w:color w:val="000000"/>
          <w:lang w:val="en-GB"/>
        </w:rPr>
        <w:t xml:space="preserve">Human influence </w:t>
      </w:r>
      <w:r w:rsidRPr="00BC2D34">
        <w:rPr>
          <w:rFonts w:cs="Times New Roman"/>
          <w:b/>
          <w:bCs/>
          <w:color w:val="000000"/>
          <w:lang w:val="en-GB"/>
        </w:rPr>
        <w:t xml:space="preserve">has been a major driver of regional mean temperature change since 1950 in many sub-continental regions of the world </w:t>
      </w:r>
      <w:r w:rsidRPr="00BC2D34">
        <w:rPr>
          <w:rFonts w:cs="Times New Roman"/>
          <w:b/>
          <w:bCs/>
          <w:iCs/>
          <w:color w:val="000000"/>
          <w:lang w:val="en-GB"/>
        </w:rPr>
        <w:t>(</w:t>
      </w:r>
      <w:r w:rsidRPr="00BC2D34">
        <w:rPr>
          <w:rFonts w:cs="Times New Roman"/>
          <w:b/>
          <w:bCs/>
          <w:i/>
          <w:iCs/>
          <w:color w:val="000000"/>
          <w:lang w:val="en-GB"/>
        </w:rPr>
        <w:t>virtually certain</w:t>
      </w:r>
      <w:r w:rsidRPr="00BC2D34">
        <w:rPr>
          <w:rFonts w:cs="Times New Roman"/>
          <w:b/>
          <w:bCs/>
          <w:iCs/>
          <w:color w:val="000000"/>
          <w:lang w:val="en-GB"/>
        </w:rPr>
        <w:t>)</w:t>
      </w:r>
      <w:r w:rsidRPr="00BC2D34">
        <w:rPr>
          <w:rFonts w:cs="Times New Roman"/>
          <w:b/>
          <w:bCs/>
          <w:color w:val="000000"/>
          <w:lang w:val="en-GB"/>
        </w:rPr>
        <w:t>.</w:t>
      </w:r>
      <w:r w:rsidRPr="00BC2D34">
        <w:rPr>
          <w:rFonts w:cs="Times New Roman"/>
          <w:color w:val="000000"/>
          <w:lang w:val="en-GB"/>
        </w:rPr>
        <w:t> Regional-scale detection and attribution studies as well as observed emergence analysis provide robust evidence supporting the dominant contribution of</w:t>
      </w:r>
      <w:r>
        <w:rPr>
          <w:rFonts w:cs="Times New Roman"/>
          <w:color w:val="000000"/>
          <w:lang w:val="en-GB"/>
        </w:rPr>
        <w:t xml:space="preserve"> human influence </w:t>
      </w:r>
      <w:r w:rsidRPr="00BC2D34">
        <w:rPr>
          <w:rFonts w:cs="Times New Roman"/>
          <w:color w:val="000000"/>
          <w:lang w:val="en-GB"/>
        </w:rPr>
        <w:t>to regional temperature changes over multidecadal periods. {10.4.1; 10.4.3}</w:t>
      </w:r>
    </w:p>
    <w:p w14:paraId="06307589" w14:textId="77777777" w:rsidR="00912536" w:rsidRPr="00BC2D34" w:rsidRDefault="00912536" w:rsidP="00912536">
      <w:pPr>
        <w:rPr>
          <w:rFonts w:cs="Times New Roman"/>
          <w:sz w:val="24"/>
          <w:szCs w:val="24"/>
          <w:lang w:val="en-GB"/>
        </w:rPr>
      </w:pPr>
    </w:p>
    <w:p w14:paraId="0C19AEE9" w14:textId="77777777" w:rsidR="00912536" w:rsidRPr="00BC2D34" w:rsidRDefault="00912536" w:rsidP="00912536">
      <w:pPr>
        <w:rPr>
          <w:rFonts w:cs="Times New Roman"/>
          <w:sz w:val="24"/>
          <w:szCs w:val="24"/>
          <w:lang w:val="en-GB"/>
        </w:rPr>
      </w:pPr>
      <w:r w:rsidRPr="004762AC">
        <w:rPr>
          <w:rFonts w:cs="Times New Roman"/>
          <w:b/>
          <w:bCs/>
          <w:color w:val="000000"/>
          <w:lang w:val="en-GB"/>
        </w:rPr>
        <w:t>While human influence</w:t>
      </w:r>
      <w:r w:rsidRPr="00BC2D34">
        <w:rPr>
          <w:rFonts w:cs="Times New Roman"/>
          <w:b/>
          <w:bCs/>
          <w:color w:val="000000"/>
          <w:lang w:val="en-GB"/>
        </w:rPr>
        <w:t xml:space="preserve"> has contributed to multi-decadal mean precipitation changes in several regions, internal variability can delay emergence of the anthropogenic signal in long-term precipitation changes in many land regions (</w:t>
      </w:r>
      <w:r w:rsidRPr="00BC2D34">
        <w:rPr>
          <w:rFonts w:cs="Times New Roman"/>
          <w:b/>
          <w:bCs/>
          <w:i/>
          <w:iCs/>
          <w:color w:val="000000"/>
          <w:lang w:val="en-GB"/>
        </w:rPr>
        <w:t>high confidence</w:t>
      </w:r>
      <w:r w:rsidRPr="00BC2D34">
        <w:rPr>
          <w:rFonts w:cs="Times New Roman"/>
          <w:b/>
          <w:bCs/>
          <w:color w:val="000000"/>
          <w:lang w:val="en-GB"/>
        </w:rPr>
        <w:t>).</w:t>
      </w:r>
      <w:r w:rsidRPr="00BC2D34">
        <w:rPr>
          <w:rFonts w:cs="Times New Roman"/>
          <w:color w:val="000000"/>
          <w:lang w:val="en-GB"/>
        </w:rPr>
        <w:t xml:space="preserve"> Multiple attribution approaches, including optimal fingerprinting, grid-point detection, pattern recognition and dynamical adjustment methods, as well as multi-model, single-forcing large ensembles and multi-centennial paleoclimate records, support the contribution of </w:t>
      </w:r>
      <w:r>
        <w:rPr>
          <w:rFonts w:cs="Times New Roman"/>
          <w:color w:val="000000"/>
          <w:lang w:val="en-GB"/>
        </w:rPr>
        <w:t>human influence</w:t>
      </w:r>
      <w:r w:rsidRPr="00BC2D34">
        <w:rPr>
          <w:rFonts w:cs="Times New Roman"/>
          <w:color w:val="000000"/>
          <w:lang w:val="en-GB"/>
        </w:rPr>
        <w:t xml:space="preserve"> to several regional multi-decadal mean precipitation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At regional scale, internal variability is stronger and uncertainties in observations, models and </w:t>
      </w:r>
      <w:r>
        <w:rPr>
          <w:rFonts w:cs="Times New Roman"/>
          <w:color w:val="000000"/>
          <w:lang w:val="en-GB"/>
        </w:rPr>
        <w:t>human influence</w:t>
      </w:r>
      <w:r w:rsidRPr="00BC2D34">
        <w:rPr>
          <w:rFonts w:cs="Times New Roman"/>
          <w:color w:val="000000"/>
          <w:lang w:val="en-GB"/>
        </w:rPr>
        <w:t xml:space="preserve"> are all larger than at the global scale, precluding a robust assessment of the relative contributions of greenhouse gases, stratospheric ozone, different aerosol species</w:t>
      </w:r>
      <w:r>
        <w:rPr>
          <w:rFonts w:cs="Times New Roman"/>
          <w:color w:val="000000"/>
          <w:lang w:val="en-GB"/>
        </w:rPr>
        <w:t xml:space="preserve"> </w:t>
      </w:r>
      <w:r w:rsidRPr="00737B5A">
        <w:rPr>
          <w:lang w:val="en-US"/>
        </w:rPr>
        <w:t>and land use/land cover changes</w:t>
      </w:r>
      <w:r w:rsidRPr="00BC2D34">
        <w:rPr>
          <w:rFonts w:cs="Times New Roman"/>
          <w:color w:val="000000"/>
          <w:lang w:val="en-GB"/>
        </w:rPr>
        <w:t>. Multiple lines of evidence, combining multi-model ensemble global projections with those coming from</w:t>
      </w:r>
      <w:r>
        <w:rPr>
          <w:rFonts w:cs="Times New Roman"/>
          <w:color w:val="000000"/>
          <w:lang w:val="en-GB"/>
        </w:rPr>
        <w:t xml:space="preserve"> SMILEs</w:t>
      </w:r>
      <w:r w:rsidRPr="00BC2D34">
        <w:rPr>
          <w:rFonts w:cs="Times New Roman"/>
          <w:color w:val="000000"/>
          <w:lang w:val="en-GB"/>
        </w:rPr>
        <w:t xml:space="preserve">, show that internal variability is largely contributing to the delayed or absent emergence of the anthropogenic signal in long-term regional mean precipitation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{10.4.1, 10.4.2, 10.4.3</w:t>
      </w:r>
      <w:r>
        <w:rPr>
          <w:rFonts w:cs="Times New Roman"/>
          <w:color w:val="000000"/>
          <w:lang w:val="en-GB"/>
        </w:rPr>
        <w:t>, 10.6.3, 10.6.4</w:t>
      </w:r>
      <w:r w:rsidRPr="00BC2D34">
        <w:rPr>
          <w:rFonts w:cs="Times New Roman"/>
          <w:color w:val="000000"/>
          <w:lang w:val="en-GB"/>
        </w:rPr>
        <w:t>}</w:t>
      </w:r>
    </w:p>
    <w:p w14:paraId="5057E594" w14:textId="77777777" w:rsidR="00912536" w:rsidRPr="00BC2D34" w:rsidRDefault="00912536" w:rsidP="00912536">
      <w:pPr>
        <w:rPr>
          <w:rFonts w:cs="Times New Roman"/>
          <w:sz w:val="24"/>
          <w:szCs w:val="24"/>
          <w:lang w:val="en-GB"/>
        </w:rPr>
      </w:pPr>
    </w:p>
    <w:p w14:paraId="570F3CCD" w14:textId="77777777" w:rsidR="00912536" w:rsidRPr="00BC2D34" w:rsidRDefault="00912536" w:rsidP="00912536">
      <w:pPr>
        <w:rPr>
          <w:rFonts w:cs="Times New Roman"/>
          <w:sz w:val="24"/>
          <w:szCs w:val="24"/>
          <w:lang w:val="en-GB"/>
        </w:rPr>
      </w:pPr>
      <w:r w:rsidRPr="00BC2D34">
        <w:rPr>
          <w:rFonts w:cs="Times New Roman"/>
          <w:b/>
          <w:bCs/>
          <w:color w:val="000000"/>
          <w:lang w:val="en-GB"/>
        </w:rPr>
        <w:t>Various mechanisms operating at different time scales can modify the amplitude of the regional-scale response of temperature, and both the amplitude and sign of the response of precipitation, to</w:t>
      </w:r>
      <w:r>
        <w:rPr>
          <w:rFonts w:cs="Times New Roman"/>
          <w:b/>
          <w:bCs/>
          <w:color w:val="000000"/>
          <w:lang w:val="en-GB"/>
        </w:rPr>
        <w:t xml:space="preserve"> human influence </w:t>
      </w:r>
      <w:r w:rsidRPr="00BC2D34">
        <w:rPr>
          <w:rFonts w:cs="Times New Roman"/>
          <w:b/>
          <w:bCs/>
          <w:color w:val="000000"/>
          <w:lang w:val="en-GB"/>
        </w:rPr>
        <w:t>(</w:t>
      </w:r>
      <w:r w:rsidRPr="00BC2D34">
        <w:rPr>
          <w:rFonts w:cs="Times New Roman"/>
          <w:b/>
          <w:bCs/>
          <w:i/>
          <w:iCs/>
          <w:color w:val="000000"/>
          <w:lang w:val="en-GB"/>
        </w:rPr>
        <w:t>high confidence</w:t>
      </w:r>
      <w:r w:rsidRPr="00BC2D34">
        <w:rPr>
          <w:rFonts w:cs="Times New Roman"/>
          <w:b/>
          <w:bCs/>
          <w:color w:val="000000"/>
          <w:lang w:val="en-GB"/>
        </w:rPr>
        <w:t>).</w:t>
      </w:r>
      <w:r w:rsidRPr="00BC2D34">
        <w:rPr>
          <w:rFonts w:cs="Times New Roman"/>
          <w:color w:val="000000"/>
          <w:lang w:val="en-GB"/>
        </w:rPr>
        <w:t> These mechanisms include non-linear temperature, precipitation and soil moisture feedbacks, slow and fast responses of sea surface temperature patterns and atmospheric circulation changes to increasing greenhouse gases. {10.4.3}</w:t>
      </w:r>
    </w:p>
    <w:p w14:paraId="7E9C5CBC" w14:textId="77777777" w:rsidR="00912536" w:rsidRPr="00BC2D34" w:rsidRDefault="00912536" w:rsidP="006343BB">
      <w:pPr>
        <w:rPr>
          <w:rFonts w:cs="Times New Roman"/>
          <w:sz w:val="24"/>
          <w:szCs w:val="24"/>
          <w:lang w:val="en-GB"/>
        </w:rPr>
      </w:pPr>
    </w:p>
    <w:p w14:paraId="4F9E9773" w14:textId="77777777" w:rsidR="00912536" w:rsidRPr="00BC2D34" w:rsidRDefault="00912536" w:rsidP="006343BB">
      <w:pPr>
        <w:rPr>
          <w:rFonts w:cs="Times New Roman"/>
          <w:sz w:val="24"/>
          <w:szCs w:val="24"/>
          <w:lang w:val="en-GB"/>
        </w:rPr>
      </w:pPr>
      <w:r w:rsidRPr="00BC2D34">
        <w:rPr>
          <w:rFonts w:cs="Times New Roman"/>
          <w:b/>
          <w:bCs/>
          <w:color w:val="000000"/>
          <w:lang w:val="en-GB"/>
        </w:rPr>
        <w:t>Urban Climate</w:t>
      </w:r>
    </w:p>
    <w:p w14:paraId="1224FA0F" w14:textId="77777777" w:rsidR="00912536" w:rsidRPr="00BC2D34" w:rsidRDefault="00912536" w:rsidP="00912536">
      <w:pPr>
        <w:rPr>
          <w:rFonts w:cs="Times New Roman"/>
          <w:sz w:val="24"/>
          <w:szCs w:val="24"/>
          <w:lang w:val="en-GB"/>
        </w:rPr>
      </w:pPr>
    </w:p>
    <w:p w14:paraId="2F99DEC7" w14:textId="77777777" w:rsidR="00912536" w:rsidRPr="00BC2D34" w:rsidRDefault="00912536" w:rsidP="00912536">
      <w:pPr>
        <w:rPr>
          <w:rFonts w:cs="Times New Roman"/>
          <w:sz w:val="24"/>
          <w:szCs w:val="24"/>
          <w:lang w:val="en-GB"/>
        </w:rPr>
      </w:pPr>
      <w:r w:rsidRPr="00BC2D34">
        <w:rPr>
          <w:rFonts w:cs="Times New Roman"/>
          <w:b/>
          <w:bCs/>
          <w:color w:val="000000"/>
          <w:lang w:val="en-GB"/>
        </w:rPr>
        <w:t>Many types of urban parameterizations simulate radiation and energy exchanges in a realistic way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xml:space="preserve">. For urban climate studies focusing on the interplay between the urban heat island and regional climate change, a simple single-layer parameterization is fit for purpose </w:t>
      </w:r>
      <w:r w:rsidRPr="00BC2D34">
        <w:rPr>
          <w:rFonts w:cs="Times New Roman"/>
          <w:iCs/>
          <w:color w:val="000000"/>
          <w:lang w:val="en-GB"/>
        </w:rPr>
        <w:t>(</w:t>
      </w:r>
      <w:r w:rsidRPr="00BC2D34">
        <w:rPr>
          <w:rFonts w:cs="Times New Roman"/>
          <w:i/>
          <w:iCs/>
          <w:color w:val="000000"/>
          <w:lang w:val="en-GB"/>
        </w:rPr>
        <w:t>medium confidenc</w:t>
      </w:r>
      <w:r w:rsidRPr="00BC2D34">
        <w:rPr>
          <w:rFonts w:cs="Times New Roman"/>
          <w:color w:val="000000"/>
          <w:lang w:val="en-GB"/>
        </w:rPr>
        <w:t>e). New networks of monitoring stations in urban areas provide key information to enhance the understanding of urban microclimates and improve urban parameterizations. {Box 10.3}</w:t>
      </w:r>
    </w:p>
    <w:p w14:paraId="3D043D27" w14:textId="77777777" w:rsidR="00912536" w:rsidRPr="00BC2D34" w:rsidRDefault="00912536" w:rsidP="00912536">
      <w:pPr>
        <w:rPr>
          <w:rFonts w:cs="Times New Roman"/>
          <w:sz w:val="24"/>
          <w:szCs w:val="24"/>
          <w:lang w:val="en-GB"/>
        </w:rPr>
      </w:pPr>
    </w:p>
    <w:p w14:paraId="66AAD83C" w14:textId="77777777" w:rsidR="00912536" w:rsidRPr="00BC2D34" w:rsidRDefault="00912536" w:rsidP="00912536">
      <w:pPr>
        <w:rPr>
          <w:rFonts w:cs="Times New Roman"/>
          <w:sz w:val="24"/>
          <w:szCs w:val="24"/>
          <w:lang w:val="en-GB"/>
        </w:rPr>
      </w:pPr>
      <w:r w:rsidRPr="00BC2D34">
        <w:rPr>
          <w:rFonts w:cs="Times New Roman"/>
          <w:b/>
          <w:bCs/>
          <w:color w:val="000000"/>
          <w:lang w:val="en-GB"/>
        </w:rPr>
        <w:t>The difference in observed warming trends between cities and their surroundings can partly be attributed to urbanization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Annual-mean daily minimum temperature is more affected by urbanization than annual-mean daily maximum temperature (</w:t>
      </w:r>
      <w:r w:rsidRPr="00BC2D34">
        <w:rPr>
          <w:rFonts w:cs="Times New Roman"/>
          <w:i/>
          <w:iCs/>
          <w:color w:val="000000"/>
          <w:lang w:val="en-GB"/>
        </w:rPr>
        <w:t>very high confidence</w:t>
      </w:r>
      <w:r w:rsidRPr="00BC2D34">
        <w:rPr>
          <w:rFonts w:cs="Times New Roman"/>
          <w:color w:val="000000"/>
          <w:lang w:val="en-GB"/>
        </w:rPr>
        <w:t>).</w:t>
      </w:r>
      <w:r w:rsidRPr="00BC2D34">
        <w:rPr>
          <w:rFonts w:cs="Times New Roman"/>
          <w:color w:val="000000"/>
          <w:sz w:val="24"/>
          <w:szCs w:val="24"/>
          <w:lang w:val="en-GB"/>
        </w:rPr>
        <w:t xml:space="preserve"> </w:t>
      </w:r>
      <w:r w:rsidRPr="00BC2D34">
        <w:rPr>
          <w:rFonts w:cs="Times New Roman"/>
          <w:color w:val="000000"/>
          <w:lang w:val="en-GB"/>
        </w:rPr>
        <w:t>The global annual-mean surface air temperature response to urbanization is, however, negligible (</w:t>
      </w:r>
      <w:r w:rsidRPr="00BC2D34">
        <w:rPr>
          <w:rFonts w:cs="Times New Roman"/>
          <w:i/>
          <w:iCs/>
          <w:color w:val="000000"/>
          <w:lang w:val="en-GB"/>
        </w:rPr>
        <w:t>very high confidence</w:t>
      </w:r>
      <w:r w:rsidRPr="00BC2D34">
        <w:rPr>
          <w:rFonts w:cs="Times New Roman"/>
          <w:color w:val="000000"/>
          <w:lang w:val="en-GB"/>
        </w:rPr>
        <w:t>)</w:t>
      </w:r>
      <w:r w:rsidRPr="00BC2D34">
        <w:rPr>
          <w:rFonts w:cs="Times New Roman"/>
          <w:i/>
          <w:iCs/>
          <w:color w:val="000000"/>
          <w:lang w:val="en-GB"/>
        </w:rPr>
        <w:t>.</w:t>
      </w:r>
      <w:r w:rsidRPr="00BC2D34">
        <w:rPr>
          <w:rFonts w:cs="Times New Roman"/>
          <w:color w:val="000000"/>
          <w:lang w:val="en-GB"/>
        </w:rPr>
        <w:t xml:space="preserve"> {Box 10.3}</w:t>
      </w:r>
    </w:p>
    <w:p w14:paraId="4336522F" w14:textId="1F6309A1" w:rsidR="00912536" w:rsidRPr="00BC2D34" w:rsidRDefault="00912536" w:rsidP="00912536">
      <w:pPr>
        <w:rPr>
          <w:rFonts w:cs="Times New Roman"/>
          <w:sz w:val="24"/>
          <w:szCs w:val="24"/>
          <w:lang w:val="en-GB"/>
        </w:rPr>
      </w:pPr>
      <w:r w:rsidRPr="004162AC">
        <w:rPr>
          <w:rFonts w:cs="Times New Roman"/>
          <w:color w:val="000000"/>
          <w:lang w:val="en-GB"/>
        </w:rPr>
        <w:br/>
      </w:r>
      <w:r w:rsidRPr="004162AC">
        <w:rPr>
          <w:rFonts w:cs="Times New Roman"/>
          <w:b/>
          <w:bCs/>
          <w:color w:val="000000"/>
          <w:lang w:val="en-GB"/>
        </w:rPr>
        <w:lastRenderedPageBreak/>
        <w:t xml:space="preserve">Future urbanization will amplify the projected air temperature change </w:t>
      </w:r>
      <w:r w:rsidRPr="00BC2D34">
        <w:rPr>
          <w:rFonts w:cs="Times New Roman"/>
          <w:b/>
          <w:bCs/>
          <w:color w:val="000000"/>
          <w:lang w:val="en-GB"/>
        </w:rPr>
        <w:t>in cities regardless of the characteristics of the background climate, resulting in a warming signal on minimum temperatures that could be as large as the global warming signal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A large effect is expected from the combination of future urban development and more frequent occurrence of extreme climatic events, such as heatwaves (</w:t>
      </w:r>
      <w:r w:rsidRPr="00BC2D34">
        <w:rPr>
          <w:rFonts w:cs="Times New Roman"/>
          <w:i/>
          <w:iCs/>
          <w:color w:val="000000"/>
          <w:lang w:val="en-GB"/>
        </w:rPr>
        <w:t>very high confidence</w:t>
      </w:r>
      <w:r w:rsidRPr="00BC2D34">
        <w:rPr>
          <w:rFonts w:cs="Times New Roman"/>
          <w:color w:val="000000"/>
          <w:lang w:val="en-GB"/>
        </w:rPr>
        <w:t>). {Box 10.3}</w:t>
      </w:r>
      <w:r w:rsidRPr="00BC2D34">
        <w:rPr>
          <w:rFonts w:cs="Times New Roman"/>
          <w:color w:val="000000"/>
          <w:lang w:val="en-GB"/>
        </w:rPr>
        <w:br/>
      </w:r>
    </w:p>
    <w:p w14:paraId="15FBAD7E" w14:textId="77777777" w:rsidR="00912536" w:rsidRPr="00BC2D34" w:rsidRDefault="00912536" w:rsidP="00912536">
      <w:pPr>
        <w:rPr>
          <w:rFonts w:cs="Times New Roman"/>
          <w:sz w:val="24"/>
          <w:szCs w:val="24"/>
          <w:lang w:val="en-GB"/>
        </w:rPr>
      </w:pPr>
      <w:r w:rsidRPr="00BC2D34">
        <w:rPr>
          <w:rFonts w:cs="Times New Roman"/>
          <w:b/>
          <w:bCs/>
          <w:color w:val="000000"/>
          <w:lang w:val="en-GB"/>
        </w:rPr>
        <w:t>Distillation of Regional Climate Information</w:t>
      </w:r>
      <w:r w:rsidRPr="00BC2D34">
        <w:rPr>
          <w:rFonts w:cs="Times New Roman"/>
          <w:color w:val="000000"/>
          <w:lang w:val="en-GB"/>
        </w:rPr>
        <w:br/>
      </w:r>
    </w:p>
    <w:p w14:paraId="733B7B22" w14:textId="77777777" w:rsidR="00912536" w:rsidRPr="00BC2D34" w:rsidRDefault="00912536" w:rsidP="00912536">
      <w:pPr>
        <w:rPr>
          <w:rFonts w:cs="Times New Roman"/>
          <w:sz w:val="24"/>
          <w:szCs w:val="24"/>
          <w:lang w:val="en-GB"/>
        </w:rPr>
      </w:pPr>
      <w:r w:rsidRPr="00BC2D34">
        <w:rPr>
          <w:rFonts w:cs="Times New Roman"/>
          <w:b/>
          <w:bCs/>
          <w:color w:val="000000"/>
          <w:lang w:val="en-GB"/>
        </w:rPr>
        <w:t xml:space="preserve">The process of </w:t>
      </w:r>
      <w:r w:rsidRPr="00C6623A">
        <w:rPr>
          <w:rFonts w:cs="Times New Roman"/>
          <w:b/>
          <w:bCs/>
          <w:color w:val="000000"/>
          <w:lang w:val="en-GB"/>
        </w:rPr>
        <w:t>distilli</w:t>
      </w:r>
      <w:r w:rsidRPr="00BC2D34">
        <w:rPr>
          <w:rFonts w:cs="Times New Roman"/>
          <w:b/>
          <w:bCs/>
          <w:color w:val="000000"/>
          <w:lang w:val="en-GB"/>
        </w:rPr>
        <w:t>ng regional climate information from multiple lines of evidence can vary substantially from one case to another</w:t>
      </w:r>
      <w:r w:rsidRPr="00BC2D34">
        <w:rPr>
          <w:rFonts w:cs="Times New Roman"/>
          <w:color w:val="000000"/>
          <w:lang w:val="en-GB"/>
        </w:rPr>
        <w:t>. Although methodologies for distillation have been established, the process is in practice conditioned by the sources available, the actors involved and the context, which depend heavily on the regions considered, and framed by the question being addressed. To make the most appropriate decisions and responses to changing climate, it is necessary to consider all physically plausible outcomes from multiple lines of evidence, especially in the case when they are contrasting. {10.5, 10.6, Cross-Chapter Box 10.1, Cross-Chapter Box 10.3} </w:t>
      </w:r>
    </w:p>
    <w:p w14:paraId="4BEFC8AD" w14:textId="77777777" w:rsidR="00912536" w:rsidRPr="00BC2D34" w:rsidRDefault="00912536" w:rsidP="00912536">
      <w:pPr>
        <w:rPr>
          <w:rFonts w:cs="Times New Roman"/>
          <w:sz w:val="24"/>
          <w:szCs w:val="24"/>
          <w:lang w:val="en-GB"/>
        </w:rPr>
      </w:pPr>
    </w:p>
    <w:p w14:paraId="48F28278" w14:textId="77777777" w:rsidR="00912536" w:rsidRPr="00BC2D34" w:rsidRDefault="00912536" w:rsidP="00912536">
      <w:pPr>
        <w:rPr>
          <w:rFonts w:cs="Times New Roman"/>
          <w:sz w:val="24"/>
          <w:szCs w:val="24"/>
          <w:lang w:val="en-GB"/>
        </w:rPr>
      </w:pPr>
      <w:r w:rsidRPr="00BC2D34">
        <w:rPr>
          <w:rFonts w:cs="Times New Roman"/>
          <w:b/>
          <w:bCs/>
          <w:color w:val="000000"/>
          <w:lang w:val="en-GB"/>
        </w:rPr>
        <w:t>Confidence in the distilled regional climate information is enhanced when there is agreement across multiple lines of evidence.</w:t>
      </w:r>
      <w:r w:rsidRPr="00BC2D34">
        <w:rPr>
          <w:rFonts w:cs="Times New Roman"/>
          <w:color w:val="000000"/>
          <w:lang w:val="en-GB"/>
        </w:rPr>
        <w:t xml:space="preserve"> For example, the apparent contradiction between the observed decrease in Indian monsoon rainfall over the second half of the 20th century and the projected long-term increase is explained by attribution of the trends to different forcings, with aerosols dominating recently and greenhouse gases in the future (</w:t>
      </w:r>
      <w:r w:rsidRPr="00BC2D34">
        <w:rPr>
          <w:rFonts w:cs="Times New Roman"/>
          <w:i/>
          <w:iCs/>
          <w:color w:val="000000"/>
          <w:lang w:val="en-GB"/>
        </w:rPr>
        <w:t>high confidence</w:t>
      </w:r>
      <w:r w:rsidRPr="00BC2D34">
        <w:rPr>
          <w:rFonts w:cs="Times New Roman"/>
          <w:color w:val="000000"/>
          <w:lang w:val="en-GB"/>
        </w:rPr>
        <w:t xml:space="preserve">). For the Mediterranean region, the agreement between different lines of evidence, such as observations, projections by regional and global models, and understanding of the underlying mechanisms, provides </w:t>
      </w:r>
      <w:r w:rsidRPr="00BC2D34">
        <w:rPr>
          <w:rFonts w:cs="Times New Roman"/>
          <w:i/>
          <w:iCs/>
          <w:color w:val="000000"/>
          <w:lang w:val="en-GB"/>
        </w:rPr>
        <w:t>high confidence</w:t>
      </w:r>
      <w:r w:rsidRPr="00BC2D34">
        <w:rPr>
          <w:rFonts w:cs="Times New Roman"/>
          <w:color w:val="000000"/>
          <w:lang w:val="en-GB"/>
        </w:rPr>
        <w:t xml:space="preserve"> in summer warming that exceeds the global average. {10.5.3, 10.6, 10.6.3, 10.6.4, Cross-Chapter Box 10.3}</w:t>
      </w:r>
    </w:p>
    <w:p w14:paraId="1A840578" w14:textId="77777777" w:rsidR="00912536" w:rsidRPr="00BC2D34" w:rsidRDefault="00912536" w:rsidP="00912536">
      <w:pPr>
        <w:rPr>
          <w:rFonts w:cs="Times New Roman"/>
          <w:sz w:val="24"/>
          <w:szCs w:val="24"/>
          <w:lang w:val="en-GB"/>
        </w:rPr>
      </w:pPr>
    </w:p>
    <w:p w14:paraId="55D29832" w14:textId="77777777" w:rsidR="00912536" w:rsidRPr="00BC2D34" w:rsidRDefault="00912536" w:rsidP="00912536">
      <w:pPr>
        <w:rPr>
          <w:rFonts w:cs="Times New Roman"/>
          <w:color w:val="000000"/>
          <w:lang w:val="en-GB"/>
        </w:rPr>
      </w:pPr>
      <w:r w:rsidRPr="00BC2D34">
        <w:rPr>
          <w:rFonts w:cs="Times New Roman"/>
          <w:b/>
          <w:bCs/>
          <w:color w:val="000000"/>
          <w:lang w:val="en-GB"/>
        </w:rPr>
        <w:t>The outcome of distilling regional climate information can be limited by inconsistent or contradictory information.</w:t>
      </w:r>
      <w:r w:rsidRPr="00BC2D34">
        <w:rPr>
          <w:rFonts w:cs="Times New Roman"/>
          <w:color w:val="000000"/>
          <w:lang w:val="en-GB"/>
        </w:rPr>
        <w:t xml:space="preserve"> Initial observational analyses of the Cape Town drying showed a strong, post-1979 association between increasing greenhouse gases, changes in a key mode of variability (</w:t>
      </w:r>
      <w:r w:rsidRPr="00C6623A">
        <w:rPr>
          <w:rFonts w:cs="Times New Roman"/>
          <w:color w:val="000000"/>
          <w:lang w:val="en-GB"/>
        </w:rPr>
        <w:t>the Southern Annular Mode</w:t>
      </w:r>
      <w:r w:rsidRPr="00BC2D34">
        <w:rPr>
          <w:rFonts w:cs="Times New Roman"/>
          <w:color w:val="000000"/>
          <w:lang w:val="en-GB"/>
        </w:rPr>
        <w:t>) and drought in the Cape Town region. However, not all global models show this association, and subsequent analysis extending farther back in time, when</w:t>
      </w:r>
      <w:r>
        <w:rPr>
          <w:rFonts w:cs="Times New Roman"/>
          <w:color w:val="000000"/>
          <w:lang w:val="en-GB"/>
        </w:rPr>
        <w:t xml:space="preserve"> human influence </w:t>
      </w:r>
      <w:r w:rsidRPr="00BC2D34">
        <w:rPr>
          <w:rFonts w:cs="Times New Roman"/>
          <w:color w:val="000000"/>
          <w:lang w:val="en-GB"/>
        </w:rPr>
        <w:t xml:space="preserve">was weaker, showed no strong association in observations between the Southern Annular Mode and Cape Town drought. Thus, despite the consistency among global-model future projections, there is </w:t>
      </w:r>
      <w:r w:rsidRPr="00BC2D34">
        <w:rPr>
          <w:rFonts w:cs="Times New Roman"/>
          <w:i/>
          <w:iCs/>
          <w:color w:val="000000"/>
          <w:lang w:val="en-GB"/>
        </w:rPr>
        <w:t>medium confidence</w:t>
      </w:r>
      <w:r w:rsidRPr="00BC2D34">
        <w:rPr>
          <w:rFonts w:cs="Times New Roman"/>
          <w:color w:val="000000"/>
          <w:lang w:val="en-GB"/>
        </w:rPr>
        <w:t xml:space="preserve"> in a projected future drier climate for Cape Town. Likewise, the distillation process results in </w:t>
      </w:r>
      <w:r w:rsidRPr="00BC2D34">
        <w:rPr>
          <w:rFonts w:cs="Times New Roman"/>
          <w:i/>
          <w:iCs/>
          <w:color w:val="000000"/>
          <w:lang w:val="en-GB"/>
        </w:rPr>
        <w:t>low confidence</w:t>
      </w:r>
      <w:r w:rsidRPr="00BC2D34">
        <w:rPr>
          <w:rFonts w:cs="Times New Roman"/>
          <w:color w:val="000000"/>
          <w:lang w:val="en-GB"/>
        </w:rPr>
        <w:t xml:space="preserve"> in the influence of Arctic warming on mid-latitude climate because of contrasting lines of evidence. {10.5.3, 10.6.2, Cross-Chapter Box 10.1, Cross-Chapter Box 10.3} </w:t>
      </w:r>
    </w:p>
    <w:p w14:paraId="2C2FB468" w14:textId="54FFCC8D" w:rsidR="0081226F" w:rsidRPr="00C734F4" w:rsidRDefault="0081226F">
      <w:r w:rsidRPr="00C734F4">
        <w:br w:type="page"/>
      </w:r>
    </w:p>
    <w:p w14:paraId="39AE1E9A" w14:textId="79FD1BA8" w:rsidR="0064586A" w:rsidRPr="00C734F4" w:rsidRDefault="00CB14F5" w:rsidP="00474C69">
      <w:pPr>
        <w:pStyle w:val="AR6Chap10Level1101"/>
        <w:rPr>
          <w:lang w:val="en-GB"/>
        </w:rPr>
      </w:pPr>
      <w:bookmarkStart w:id="23" w:name="_Toc528248962"/>
      <w:bookmarkStart w:id="24" w:name="_Toc5899587"/>
      <w:bookmarkStart w:id="25" w:name="_Toc24369207"/>
      <w:bookmarkStart w:id="26" w:name="_Toc24482413"/>
      <w:bookmarkStart w:id="27" w:name="_Toc24636528"/>
      <w:bookmarkStart w:id="28" w:name="_Toc29679399"/>
      <w:bookmarkStart w:id="29" w:name="_Toc56620065"/>
      <w:bookmarkStart w:id="30" w:name="_Toc56770386"/>
      <w:bookmarkStart w:id="31" w:name="_Toc56770484"/>
      <w:bookmarkStart w:id="32" w:name="_Toc70454685"/>
      <w:r w:rsidRPr="00C734F4">
        <w:rPr>
          <w:lang w:val="en-GB"/>
        </w:rPr>
        <w:lastRenderedPageBreak/>
        <w:t>Foundations</w:t>
      </w:r>
      <w:bookmarkEnd w:id="23"/>
      <w:r w:rsidR="00324B55" w:rsidRPr="00C734F4">
        <w:rPr>
          <w:lang w:val="en-GB"/>
        </w:rPr>
        <w:t xml:space="preserve"> for regional climate </w:t>
      </w:r>
      <w:bookmarkEnd w:id="24"/>
      <w:bookmarkEnd w:id="25"/>
      <w:bookmarkEnd w:id="26"/>
      <w:bookmarkEnd w:id="27"/>
      <w:bookmarkEnd w:id="28"/>
      <w:r w:rsidR="00BA27BE">
        <w:rPr>
          <w:lang w:val="en-GB"/>
        </w:rPr>
        <w:t xml:space="preserve">change </w:t>
      </w:r>
      <w:r w:rsidR="001B1082" w:rsidRPr="00C734F4">
        <w:rPr>
          <w:lang w:val="en-GB"/>
        </w:rPr>
        <w:t>information</w:t>
      </w:r>
      <w:bookmarkEnd w:id="29"/>
      <w:bookmarkEnd w:id="30"/>
      <w:bookmarkEnd w:id="31"/>
      <w:bookmarkEnd w:id="32"/>
    </w:p>
    <w:p w14:paraId="3C0A292D" w14:textId="77777777" w:rsidR="00474C69" w:rsidRPr="007D6B42" w:rsidRDefault="00474C69" w:rsidP="00474C69">
      <w:pPr>
        <w:pStyle w:val="AR6BodyText"/>
        <w:rPr>
          <w:lang w:val="en-GB" w:eastAsia="en-US"/>
        </w:rPr>
      </w:pPr>
    </w:p>
    <w:p w14:paraId="6CDA7158" w14:textId="77777777" w:rsidR="00474C69" w:rsidRPr="007D6B42" w:rsidRDefault="00474C69" w:rsidP="00474C69">
      <w:pPr>
        <w:pStyle w:val="AR6Chap10Level21011"/>
        <w:rPr>
          <w:lang w:val="en-GB"/>
        </w:rPr>
      </w:pPr>
      <w:bookmarkStart w:id="33" w:name="_Toc56770387"/>
      <w:bookmarkStart w:id="34" w:name="_Toc56770485"/>
      <w:bookmarkStart w:id="35" w:name="_Toc70454686"/>
      <w:r w:rsidRPr="007D6B42">
        <w:rPr>
          <w:lang w:val="en-GB"/>
        </w:rPr>
        <w:t>Introduction</w:t>
      </w:r>
      <w:bookmarkEnd w:id="33"/>
      <w:bookmarkEnd w:id="34"/>
      <w:bookmarkEnd w:id="35"/>
    </w:p>
    <w:p w14:paraId="133B408C" w14:textId="77777777" w:rsidR="00474C69" w:rsidRPr="007D6B42" w:rsidRDefault="00474C69" w:rsidP="00474C69">
      <w:pPr>
        <w:pStyle w:val="AR6BodyText"/>
        <w:jc w:val="both"/>
        <w:rPr>
          <w:rFonts w:cs="Times New Roman"/>
          <w:lang w:val="en-GB"/>
        </w:rPr>
      </w:pPr>
    </w:p>
    <w:p w14:paraId="6327ECD6" w14:textId="74BE279E" w:rsidR="00474C69" w:rsidRPr="007D6B42" w:rsidRDefault="00474C69" w:rsidP="00474C69">
      <w:pPr>
        <w:pStyle w:val="AR6BodyText"/>
        <w:rPr>
          <w:rFonts w:cs="Times New Roman"/>
          <w:lang w:val="en-GB"/>
        </w:rPr>
      </w:pPr>
      <w:r w:rsidRPr="007D6B42">
        <w:rPr>
          <w:rFonts w:cs="Times New Roman"/>
          <w:lang w:val="en-GB"/>
        </w:rPr>
        <w:t xml:space="preserve">This chapter </w:t>
      </w:r>
      <w:r w:rsidRPr="007D6B42">
        <w:rPr>
          <w:lang w:val="en-GB"/>
        </w:rPr>
        <w:t>assesses the foundations for the distillation of regional climate change information from multiple lines of evidence. The AR5, SR1.5 and SRCC</w:t>
      </w:r>
      <w:r w:rsidR="00A71E6B">
        <w:rPr>
          <w:lang w:val="en-GB"/>
        </w:rPr>
        <w:t>L</w:t>
      </w:r>
      <w:r w:rsidRPr="007D6B42">
        <w:rPr>
          <w:lang w:val="en-GB"/>
        </w:rPr>
        <w:t xml:space="preserve"> reports underlined the relevance of assessing regional climate information that is useful and relevant to the decision scale (Box 10.1). To respond to this need, the WGI report of AR6 includes four regional chapters of which this is the first one. Chapter 10 assesses the sources and methodologies used by the Chapters 11, 12 and Atlas to construct regional information. Chapter 10 builds on the assessment of methodologies considered to contruct global climate change information in Chapters 2–4 and on the processes assessed in Chapters 5–9. Additionally, this chapter assesses the methodologies for the co-production of regional climate information, the role of the different actors involved in the process and the relevance of the user context and values.</w:t>
      </w:r>
    </w:p>
    <w:p w14:paraId="0DB5AD81" w14:textId="77777777" w:rsidR="00474C69" w:rsidRPr="00FB6EB0" w:rsidRDefault="00474C69" w:rsidP="00474C69">
      <w:pPr>
        <w:pStyle w:val="AR6BodyText"/>
        <w:rPr>
          <w:lang w:val="en-US"/>
        </w:rPr>
      </w:pPr>
    </w:p>
    <w:p w14:paraId="0DCDE696" w14:textId="5C3FF3E5" w:rsidR="00474C69" w:rsidRPr="00FB6EB0" w:rsidRDefault="00474C69" w:rsidP="00474C69">
      <w:pPr>
        <w:pStyle w:val="AR6BodyText"/>
        <w:rPr>
          <w:lang w:val="en-US"/>
        </w:rPr>
      </w:pPr>
      <w:r w:rsidRPr="00FB6EB0">
        <w:rPr>
          <w:lang w:val="en-US"/>
        </w:rPr>
        <w:t xml:space="preserve">Regional climate change refers to a change in climate in a given region (Section 10.1.2.1) identified by changes in the mean or higher moments of the probability distribution of a climate variable and persisting for a few decades or longer. It can also refer to a change in temporal properties such as persistence and frequency of occurrence of weather and climate extreme events. Regional climate change may be caused by natural internal processes such as atmospheric internal variability and local climate response to low-frequency modes of climate variability (Technical Annex IV), as well as by changes in external forcings such as modulations of the solar cycle, orbital forcing, volcanic eruptions, and persistent anthropogenic changes in the composition of the atmosphere or in land use and land cover </w:t>
      </w:r>
      <w:commentRangeStart w:id="36"/>
      <w:r w:rsidRPr="007D6B42">
        <w:fldChar w:fldCharType="begin" w:fldLock="1"/>
      </w:r>
      <w:r w:rsidR="000465A7">
        <w:rPr>
          <w:lang w:val="en-US"/>
        </w:rPr>
        <w: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"541-562", "publisher" : "In Press", "title" : "Annex I: Glossary [Matthews, J.B.R. (ed.)]", "translator" : [ { "dropping-particle" : "", "family" : "Q4456", "given" : "Rt13", "non-dropping-particle" : "", "parse-names" : false, "suffix" : "" } ], "type" : "chapter" }, "uris" : [ "http://www.mendeley.com/documents/?uuid=2eeb54df-6582-4a59-b8da-3265af91347e" ] } ], "mendeley" : { "formattedCitation" : "(IPCC, 2018a)", "manualFormatting" : "(Cross-Chapter Box 3.2; IPCC, 2018a)", "plainTextFormattedCitation" : "(IPCC, 2018a)", "previouslyFormattedCitation" : "(IPCC, 2018a)" }, "properties" : { "noteIndex" : 0 }, "schema" : "https://github.com/citation-style-language/schema/raw/master/csl-citation.json" }</w:instrText>
      </w:r>
      <w:r w:rsidRPr="007D6B42">
        <w:fldChar w:fldCharType="separate"/>
      </w:r>
      <w:r w:rsidR="00E41CA2">
        <w:rPr>
          <w:noProof/>
          <w:lang w:val="en-US"/>
        </w:rPr>
        <w:t>(Cross-Chapter Box 3.2; IPCC, 2018a)</w:t>
      </w:r>
      <w:r w:rsidRPr="007D6B42">
        <w:fldChar w:fldCharType="end"/>
      </w:r>
      <w:commentRangeEnd w:id="36"/>
      <w:r w:rsidR="00E41CA2">
        <w:rPr>
          <w:rStyle w:val="CommentReference"/>
          <w:rFonts w:asciiTheme="minorHAnsi" w:eastAsiaTheme="minorHAnsi" w:hAnsiTheme="minorHAnsi"/>
          <w:lang w:eastAsia="en-US"/>
        </w:rPr>
        <w:commentReference w:id="36"/>
      </w:r>
      <w:r w:rsidRPr="00FB6EB0">
        <w:rPr>
          <w:lang w:val="en-US"/>
        </w:rPr>
        <w:t>, in addition to the interactions and feedbacks between them. Process interaction in space is pervasive, which means that small spatial scales have an i</w:t>
      </w:r>
      <w:r w:rsidR="00A25EE5" w:rsidRPr="00FB6EB0">
        <w:rPr>
          <w:lang w:val="en-US"/>
        </w:rPr>
        <w:t>nfluence</w:t>
      </w:r>
      <w:r w:rsidRPr="00FB6EB0">
        <w:rPr>
          <w:lang w:val="en-US"/>
        </w:rPr>
        <w:t xml:space="preserve"> on the larger scales </w:t>
      </w:r>
      <w:r w:rsidRPr="007D6B42">
        <w:fldChar w:fldCharType="begin" w:fldLock="1"/>
      </w:r>
      <w:r w:rsidR="000465A7">
        <w:rPr>
          <w:lang w:val="en-US"/>
        </w:rPr>
        <w:instrText>ADDIN CSL_CITATION { "citationItems" : [ { "id" : "ITEM-1", "itemData" : { "DOI" : "10.1073/pnas.1303295110", "ISSN" : "0027-8424", "author" : [ { "dropping-particle" : "", "family" : "Palmer", "given" : "T. N.", "non-dropping-particle" : "", "parse-names" : false, "suffix" : "" } ], "container-title" : "Proceedings of the National Academy of Sciences", "id" : "ITEM-1", "issue" : "14", "issued" : { "date-parts" : [ [ "2013", "4", "2" ] ] }, "page" : "5281-5282", "title" : "Climate extremes and the role of dynamics", "translator" : [ { "dropping-particle" : "", "family" : "Q4012", "given" : "", "non-dropping-particle" : "", "parse-names" : false, "suffix" : "" } ], "type" : "article-journal", "volume" : "110" }, "uris" : [ "http://www.mendeley.com/documents/?uuid=71152274-e619-4c91-9a63-f693a88e6317" ] } ], "mendeley" : { "formattedCitation" : "(Palmer, 2013)", "plainTextFormattedCitation" : "(Palmer, 2013)", "previouslyFormattedCitation" : "(Palmer, 2013)" }, "properties" : { "noteIndex" : 0 }, "schema" : "https://github.com/citation-style-language/schema/raw/master/csl-citation.json" }</w:instrText>
      </w:r>
      <w:r w:rsidRPr="007D6B42">
        <w:fldChar w:fldCharType="separate"/>
      </w:r>
      <w:r w:rsidR="00E41CA2">
        <w:rPr>
          <w:noProof/>
          <w:lang w:val="en-US"/>
        </w:rPr>
        <w:t>(Palmer, 2013)</w:t>
      </w:r>
      <w:r w:rsidRPr="007D6B42">
        <w:fldChar w:fldCharType="end"/>
      </w:r>
      <w:r w:rsidRPr="00FB6EB0">
        <w:rPr>
          <w:lang w:val="en-US"/>
        </w:rPr>
        <w:t>. Depending on the context, a region may refer to a large area such as a monsoon region</w:t>
      </w:r>
      <w:r w:rsidR="00AE003F">
        <w:rPr>
          <w:lang w:val="en-US"/>
        </w:rPr>
        <w:t>,</w:t>
      </w:r>
      <w:r w:rsidRPr="00FB6EB0">
        <w:rPr>
          <w:lang w:val="en-US"/>
        </w:rPr>
        <w:t xml:space="preserve"> but may also be confined to smaller areas such as coastlines, mountain ranges or human settlements like cities. Users (understood as anyone incorporating climate information into their activity) often request climate information for these range of scales since their operating and adaptation decision scales range from the local to the sub-continental level.</w:t>
      </w:r>
    </w:p>
    <w:p w14:paraId="2F13CF3A" w14:textId="77777777" w:rsidR="00474C69" w:rsidRPr="00FB6EB0" w:rsidRDefault="00474C69" w:rsidP="00474C69">
      <w:pPr>
        <w:pStyle w:val="AR6BodyText"/>
        <w:rPr>
          <w:lang w:val="en-US"/>
        </w:rPr>
      </w:pPr>
    </w:p>
    <w:p w14:paraId="2601A988" w14:textId="260395B4" w:rsidR="00474C69" w:rsidRPr="007D6B42" w:rsidRDefault="00474C69" w:rsidP="00474C69">
      <w:pPr>
        <w:pStyle w:val="AR6BodyText"/>
        <w:rPr>
          <w:lang w:val="en-GB"/>
        </w:rPr>
      </w:pPr>
      <w:r w:rsidRPr="007D6B42">
        <w:rPr>
          <w:lang w:val="en-GB"/>
        </w:rPr>
        <w:t>Given the many types of regional climates, the broad range of spatial and temporal scales (Section 10.1.2)</w:t>
      </w:r>
      <w:r w:rsidR="00AE003F">
        <w:rPr>
          <w:lang w:val="en-GB"/>
        </w:rPr>
        <w:t>,</w:t>
      </w:r>
      <w:r w:rsidRPr="007D6B42">
        <w:rPr>
          <w:lang w:val="en-GB"/>
        </w:rPr>
        <w:t xml:space="preserve"> and the diversity of user needs, a variety of methodologies and approaches have been developed to construct regional climate change information. The sources include global and regional climate model simulations, statistical downscaling and bias adjustment methods. A commonly used source is long-term (end-of century) model projections of regional climate change, as well as near-term (next 10 years) climate predictions </w:t>
      </w:r>
      <w:r w:rsidRPr="007D6B42">
        <w:rPr>
          <w:lang w:val="en-GB"/>
        </w:rPr>
        <w:fldChar w:fldCharType="begin" w:fldLock="1"/>
      </w:r>
      <w:r w:rsidR="000465A7">
        <w:rPr>
          <w:lang w:val="en-GB"/>
        </w:rPr>
        <w:instrText>ADDIN CSL_CITATION { "citationItems" : [ { "id" : "ITEM-1", "itemData" : { "DOI" : "10.1038/s41558-018-0359-7", "ISSN" : "1758-6798", "abstract" : "Near-term climate predictions \u2014 which operate on annual to decadal timescales \u2014 offer benefits for climate adaptation and resilience, and are thus important for society. Although skilful near-term predictions are now possible, particularly when coupled models are initialized from the current climate state (most importantly from the ocean), several scientific challenges remain, including gaps in understanding and modelling the underlying physical mechanisms. This Perspective discusses how these challenges can be overcome, outlining concrete steps towards the provision of operational near-term climate predictions. Progress in this endeavour will bridge the gap between current seasonal forecasts and century-scale climate change projections, allowing a seamless climate service delivery chain to be established.", "author" : [ { "dropping-particle" : "", "family" : "Kushnir", "given" : "Yochanan", "non-dropping-particle" : "", "parse-names" : false, "suffix" : "" }, { "dropping-particle" : "", "family" : "Scaife", "given" : "Adam A", "non-dropping-particle" : "", "parse-names" : false, "suffix" : "" }, { "dropping-particle" : "", "family" : "Arritt", "given" : "Raymond", "non-dropping-particle" : "", "parse-names" : false, "suffix" : "" }, { "dropping-particle" : "", "family" : "Balsamo", "given" : "Gianpaolo", "non-dropping-particle" : "", "parse-names" : false, "suffix" : "" }, { "dropping-particle" : "", "family" : "Boer", "given" : "George",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"Kimoto", "given" : "Masahide", "non-dropping-particle" : "", "parse-names" : false, "suffix" : "" }, { "dropping-particle" : "", "family" : "Kolli", "given" : "Rupa Kumar", "non-dropping-particle" : "", "parse-names" : false, "suffix" : "" }, { "dropping-particle" : "", "family" : "Kumar", "given" : "Arun", "non-dropping-particle" : "", "parse-names" : false, "suffix" : "" }, { "dropping-particle" : "", "family" : "Matei", "given" : "Daniela", "non-dropping-particle" : "", "parse-names" : false, "suffix" : "" }, { "dropping-particle" : "", "family" : "Matthes", "given" : "Katja", "non-dropping-particle" : "", "parse-names" : false, "suffix" : "" }, { "dropping-particle" : "", "family" : "M\u00fcller", "given" : "Wolfgang A", "non-dropping-particle" : "", "parse-names" : false, "suffix" : "" }, { "dropping-particle" : "", "family" : "O\u2019Kane", "given" : "Terence", "non-dropping-particle" : "", "parse-names" : false, "suffix" : "" }, { "dropping-particle" : "", "family" : "Perlwitz", "given" : "Judith", "non-dropping-particle" : "", "parse-names" : false, "suffix" : "" }, { "dropping-particle" : "", "family" : "Power", "given" : "Scott", "non-dropping-particle" : "", "parse-names" : false, "suffix" : "" }, { "dropping-particle" : "", "family" : "Raphael", "given" : "Marilyn", "non-dropping-particle" : "", "parse-names" : false, "suffix" : "" }, { "dropping-particle" : "", "family" : "Shimpo", "given" : "Akihiko", "non-dropping-particle" : "", "parse-names" : false, "suffix" : "" }, { "dropping-particle" : "", "family" : "Smith", "given" : "Doug", "non-dropping-particle" : "", "parse-names" : false, "suffix" : "" }, { "dropping-particle" : "", "family" : "Tuma", "given" : "Matthias", "non-dropping-particle" : "", "parse-names" : false, "suffix" : "" }, { "dropping-particle" : "", "family" : "Wu", "given" : "Bo", "non-dropping-particle" : "", "parse-names" : false, "suffix" : "" } ], "container-title" : "Nature Climate Change", "id" : "ITEM-1", "issue" : "2", "issued" : { "date-parts" : [ [ "2019" ] ] }, "page" : "94-101", "title" : "Towards operational predictions of the near-term climate", "translator" : [ { "dropping-particle" : "", "family" : "Q5495", "given" : "", "non-dropping-particle" : "", "parse-names" : false, "suffix" : "" } ], "type" : "article-journal", "volume" : "9" }, "uris" : [ "http://www.mendeley.com/documents/?uuid=aef254eb-da87-4f75-8c3d-981fd26868e9" ] }, { "id" : "ITEM-2",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"ITEM-2",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"(Kushnir et al., 2019; R\u00f6ssler et al., 2019a)", "plainTextFormattedCitation" : "(Kushnir et al., 2019; R\u00f6ssler et al., 2019a)", "previouslyFormattedCitation" : "(Kushnir et al., 2019; R\u00f6ssler et al., 2019a)" }, "properties" : { "noteIndex" : 0 }, "schema" : "https://github.com/citation-style-language/schema/raw/master/csl-citation.json" }</w:instrText>
      </w:r>
      <w:r w:rsidRPr="007D6B42">
        <w:rPr>
          <w:lang w:val="en-GB"/>
        </w:rPr>
        <w:fldChar w:fldCharType="separate"/>
      </w:r>
      <w:r w:rsidR="00E41CA2">
        <w:rPr>
          <w:noProof/>
          <w:lang w:val="en-GB"/>
        </w:rPr>
        <w:t>(Kushnir et al., 2019; Rössler et al., 2019a)</w:t>
      </w:r>
      <w:r w:rsidRPr="007D6B42">
        <w:rPr>
          <w:lang w:val="en-GB"/>
        </w:rPr>
        <w:fldChar w:fldCharType="end"/>
      </w:r>
      <w:r w:rsidRPr="007D6B42">
        <w:rPr>
          <w:lang w:val="en-GB"/>
        </w:rPr>
        <w:t xml:space="preserve">. Regional observations, with their associated challenges, are a key source for the regional climate information construction process </w:t>
      </w:r>
      <w:commentRangeStart w:id="37"/>
      <w:r w:rsidRPr="007D6B42">
        <w:rPr>
          <w:lang w:val="en-GB"/>
        </w:rPr>
        <w:fldChar w:fldCharType="begin" w:fldLock="1"/>
      </w:r>
      <w:ins w:id="38" w:author="Robin Matthews" w:date="2021-07-11T15:41:00Z">
        <w:r w:rsidR="004D0362">
          <w:rPr>
            <w:lang w:val="en-GB"/>
          </w:rPr>
          <w:instrText>ADDIN CSL_CITATION { "citationItems" : [ { "id" : "ITEM-1", "itemData" : { "DOI" : "https://doi.org/10.1016/j.earscirev.2019.102998", "ISSN" : "0012-8252", "abstract" : "Although there are still slight differences during some periods, the global surface air temperature (SAT) change series developed by different groups are generally very consistent with each other. However, there are still considerable uncertainties in the analysis of air temperature series at the regional scale. At the slightly larger sub-continental scale, to understand the trend and magnitude of regional climate warming in China, many teams of scientists have tried to establish a series of air temperature changes across the country from the 1880s onwards. However, until recently, the conclusions reached by these different teams remained markedly different, implying clear uncertainties. The reasons for the uncertainties are inhomogeneities in some SAT series, incomplete data and the biased nature of the station distribution. In addition, many studies have attributed the rapid warming rates in China to contributions from urbanization. However, additional research has shown that the characteristics of the periodic variations in temperature change across China in recent decades indicate that China has warmed faster than other areas at the same latitude and the average for the Northern Hemisphere. Although rapid urbanization in some parts of China has led to local-scale warming, due to the relatively small overall sizes of urbanized areas, the latest conclusions confirm that urbanization contributed less than 5 % of the regional air temperature changes in China over the past century. Since approximately 1998, the general characteristics of air temperature changes in China have also shown warming, but more in extremes than average values. These phenomena can be explained by the physical mechanisms of atmospheric circulation changes. This paper discusses all these issues including summarizing the process and experience of establishing a series of air temperature changes at the sub-continental scale and estimating the magnitude of climate change by developing a series of regional temperature changes throughout the 20th century.", "author" : [ { "dropping-particle" : "", "family" : "Li", "given" : "Qingxiang", "non-dropping-particle" : "", "parse-names" : false, "suffix" : "" }, { "dropping-particle" : "", "family" : "Dong", "given" : "Wenjie", "non-dropping-particle" : "", "parse-names" : false, "suffix" : "" }, { "dropping-particle" : "", "family" : "Jones", "given" : "Phil", "non-dropping-particle" : "", "parse-names" : false, "suffix" : "" } ], "container-title" : "Earth-Science Reviews", "id" : "ITEM-1", "issued" : { "date-parts" : [ [ "2020" ] ] }, "page" : "102998", "title" : "Continental scale surface air temperature variations: Experience derived from the Chinese region", "translator" : [ { "dropping-particle" : "", "family" : "Q6684", "given" : "", "non-dropping-particle" : "", "parse-names" : false, "suffix" : "" } ], "type" : "article-journal", "volume" : "200" }, "uris" : [ "http://www.mendeley.com/documents/?uuid=671befd0-7697-4fa7-b25a-efce65fb850f" ] } ], "mendeley" : { "formattedCitation" : "(Li et al., 2020b)", "manualFormatting" : "(Q. Li et al., 2020)", "plainTextFormattedCitation" : "(Li et al., 2020b)", "previouslyFormattedCitation" : "(Li et al., 2020b)" }, "properties" : { "noteIndex" : 0 }, "schema" : "https://github.com/citation-style-language/schema/raw/master/csl-citation.json" }</w:instrText>
        </w:r>
      </w:ins>
      <w:del w:id="39" w:author="Robin Matthews" w:date="2021-07-11T15:41:00Z">
        <w:r w:rsidR="000465A7" w:rsidDel="004D0362">
          <w:rPr>
            <w:lang w:val="en-GB"/>
          </w:rPr>
          <w:delInstrText>ADDIN CSL_CITATION { "citationItems" : [ { "id" : "ITEM-1", "itemData" : { "DOI" : "https://doi.org/10.1016/j.earscirev.2019.102998", "ISSN" : "0012-8252", "abstract" : "Although there are still slight differences during some periods, the global surface air temperature (SAT) change series developed by different groups are generally very consistent with each other. However, there are still considerable uncertainties in the analysis of air temperature series at the regional scale. At the slightly larger sub-continental scale, to understand the trend and magnitude of regional climate warming in China, many teams of scientists have tried to establish a series of air temperature changes across the country from the 1880s onwards. However, until recently, the conclusions reached by these different teams remained markedly different, implying clear uncertainties. The reasons for the uncertainties are inhomogeneities in some SAT series, incomplete data and the biased nature of the station distribution. In addition, many studies have attributed the rapid warming rates in China to contributions from urbanization. However, additional research has shown that the characteristics of the periodic variations in temperature change across China in recent decades indicate that China has warmed faster than other areas at the same latitude and the average for the Northern Hemisphere. Although rapid urbanization in some parts of China has led to local-scale warming, due to the relatively small overall sizes of urbanized areas, the latest conclusions confirm that urbanization contributed less than 5 % of the regional air temperature changes in China over the past century. Since approximately 1998, the general characteristics of air temperature changes in China have also shown warming, but more in extremes than average values. These phenomena can be explained by the physical mechanisms of atmospheric circulation changes. This paper discusses all these issues including summarizing the process and experience of establishing a series of air temperature changes at the sub-continental scale and estimating the magnitude of climate change by developing a series of regional temperature changes throughout the 20th century.", "author" : [ { "dropping-particle" : "", "family" : "Li", "given" : "Qingxiang", "non-dropping-particle" : "", "parse-names" : false, "suffix" : "" }, { "dropping-particle" : "", "family" : "Dong", "given" : "Wenjie", "non-dropping-particle" : "", "parse-names" : false, "suffix" : "" }, { "dropping-particle" : "", "family" : "Jones", "given" : "Phil", "non-dropping-particle" : "", "parse-names" : false, "suffix" : "" } ], "container-title" : "Earth-Science Reviews", "id" : "ITEM-1", "issued" : { "date-parts" : [ [ "2020" ] ] }, "page" : "102998", "title" : "Continental scale surface air temperature variations: Experience derived from the Chinese region", "translator" : [ { "dropping-particle" : "", "family" : "Q6684", "given" : "", "non-dropping-particle" : "", "parse-names" : false, "suffix" : "" } ], "type" : "article-journal", "volume" : "200" }, "uris" : [ "http://www.mendeley.com/documents/?uuid=671befd0-7697-4fa7-b25a-efce65fb850f" ] } ], "mendeley" : { "formattedCitation" : "(Li et al., 2020b)", "plainTextFormattedCitation" : "(Li et al., 2020b)", "previouslyFormattedCitation" : "(Li et al., 2020b)" }, "properties" : { "noteIndex" : 0 }, "schema" : "https://github.com/citation-style-language/schema/raw/master/csl-citation.json" }</w:delInstrText>
        </w:r>
      </w:del>
      <w:r w:rsidRPr="007D6B42">
        <w:rPr>
          <w:lang w:val="en-GB"/>
        </w:rPr>
        <w:fldChar w:fldCharType="separate"/>
      </w:r>
      <w:r w:rsidR="00E41CA2">
        <w:rPr>
          <w:noProof/>
          <w:lang w:val="en-GB"/>
        </w:rPr>
        <w:t>(</w:t>
      </w:r>
      <w:ins w:id="40" w:author="Robin Matthews" w:date="2021-07-11T15:41:00Z">
        <w:r w:rsidR="004D0362">
          <w:rPr>
            <w:noProof/>
            <w:lang w:val="en-GB"/>
          </w:rPr>
          <w:t xml:space="preserve">Q. </w:t>
        </w:r>
      </w:ins>
      <w:r w:rsidR="00E41CA2">
        <w:rPr>
          <w:noProof/>
          <w:lang w:val="en-GB"/>
        </w:rPr>
        <w:t>Li et al., 2020</w:t>
      </w:r>
      <w:del w:id="41" w:author="Robin Matthews" w:date="2021-07-11T15:41:00Z">
        <w:r w:rsidR="00E41CA2" w:rsidDel="004D0362">
          <w:rPr>
            <w:noProof/>
            <w:lang w:val="en-GB"/>
          </w:rPr>
          <w:delText>b</w:delText>
        </w:r>
      </w:del>
      <w:r w:rsidR="00E41CA2">
        <w:rPr>
          <w:noProof/>
          <w:lang w:val="en-GB"/>
        </w:rPr>
        <w:t>)</w:t>
      </w:r>
      <w:r w:rsidRPr="007D6B42">
        <w:rPr>
          <w:lang w:val="en-GB"/>
        </w:rPr>
        <w:fldChar w:fldCharType="end"/>
      </w:r>
      <w:commentRangeEnd w:id="37"/>
      <w:r w:rsidR="00E41CA2">
        <w:rPr>
          <w:rStyle w:val="CommentReference"/>
          <w:rFonts w:asciiTheme="minorHAnsi" w:eastAsiaTheme="minorHAnsi" w:hAnsiTheme="minorHAnsi"/>
          <w:lang w:eastAsia="en-US"/>
        </w:rPr>
        <w:commentReference w:id="37"/>
      </w:r>
      <w:r w:rsidRPr="007D6B42">
        <w:rPr>
          <w:lang w:val="en-GB"/>
        </w:rPr>
        <w:t>. High-quality observations that enable monitoring of the regional aspects of climate are used to adjust inherent model biases and are the basis for assessing model performance. Process understanding and attribution of observed changes to large- and regional-scale anthropogenic and natural drivers and forcings are also important sources.</w:t>
      </w:r>
    </w:p>
    <w:p w14:paraId="28D1887F" w14:textId="77777777" w:rsidR="00474C69" w:rsidRPr="007D6B42" w:rsidRDefault="00474C69" w:rsidP="00474C69">
      <w:pPr>
        <w:pStyle w:val="AR6BodyText"/>
        <w:rPr>
          <w:lang w:val="en-GB"/>
        </w:rPr>
      </w:pPr>
    </w:p>
    <w:p w14:paraId="096E2B8F" w14:textId="77777777" w:rsidR="00474C69" w:rsidRPr="007D6B42" w:rsidRDefault="00474C69" w:rsidP="00474C69">
      <w:pPr>
        <w:pStyle w:val="AR6BodyText"/>
        <w:rPr>
          <w:lang w:val="en-GB"/>
        </w:rPr>
      </w:pPr>
      <w:r w:rsidRPr="007D6B42">
        <w:rPr>
          <w:lang w:val="en-GB"/>
        </w:rPr>
        <w:t>All these sources are used, when available, to distil regional climate information from multiple lines of evidence (Figure 10.1). The resulting climate information can then be integrated, following a co-production process involving both the user and the producer, into a user context that often is already taken into account when constructing the regional climate information. In fact, the distillation process leading to the climate information can consider the specific context of the question at stake, the values of both the user and the producer, and the challenge of communicating across different communities (Section 10.5).</w:t>
      </w:r>
    </w:p>
    <w:p w14:paraId="6289C1FF" w14:textId="77777777" w:rsidR="00474C69" w:rsidRPr="007D6B42" w:rsidRDefault="00474C69" w:rsidP="00474C69">
      <w:pPr>
        <w:pStyle w:val="AR6BodyText"/>
        <w:rPr>
          <w:lang w:val="en-GB"/>
        </w:rPr>
      </w:pPr>
    </w:p>
    <w:p w14:paraId="59E4448D" w14:textId="47CEA6D7" w:rsidR="00474C69" w:rsidRPr="007D6B42" w:rsidRDefault="00474C69" w:rsidP="00474C69">
      <w:pPr>
        <w:pStyle w:val="AR6BodyText"/>
        <w:rPr>
          <w:rFonts w:cs="Times New Roman"/>
          <w:lang w:val="en-GB"/>
        </w:rPr>
      </w:pPr>
      <w:r w:rsidRPr="007D6B42">
        <w:rPr>
          <w:lang w:val="en-GB"/>
        </w:rPr>
        <w:t xml:space="preserve">The chapter (Figure 10.2) starts with an introduction of the concepts used in the distillation of regional climate information (Section 10.1). Section 10.2 addresses the aspects associated with the access to and use of observations, while different modelling approaches are introduced and assessed in Section 10.3. Section 10.3 also addresses the performance of models in simulating relevant climate characteristics as needed to estimate the credibility of future projections. Section 10.4 assesses the interplay </w:t>
      </w:r>
      <w:hyperlink r:id="rId12" w:anchor="heading=h.1664s55" w:history="1">
        <w:r w:rsidRPr="007D6B42">
          <w:rPr>
            <w:lang w:val="en-GB"/>
          </w:rPr>
          <w:t>between anthropogenic causes and internal variability at regional scales</w:t>
        </w:r>
      </w:hyperlink>
      <w:r w:rsidRPr="007D6B42">
        <w:rPr>
          <w:lang w:val="en-GB"/>
        </w:rPr>
        <w:t xml:space="preserve">, and its relevance for the attribution of regional climate changes and the emergence of regional climate change signals. Section 10.5 tackles the issue of how regional </w:t>
      </w:r>
      <w:r w:rsidRPr="007D6B42">
        <w:rPr>
          <w:lang w:val="en-GB"/>
        </w:rPr>
        <w:lastRenderedPageBreak/>
        <w:t>climate information is distilled from different sources taking into account the context and the values of both the producer and the user. Section 10.6 illustrates the distillation approach using three comprehensive examples. Finally, Section 10.7 lists some limitations to the assessment of regional climate information.</w:t>
      </w:r>
    </w:p>
    <w:p w14:paraId="2526CB29" w14:textId="77777777" w:rsidR="00474C69" w:rsidRPr="007D6B42" w:rsidRDefault="00474C69" w:rsidP="00094546">
      <w:pPr>
        <w:pStyle w:val="AR6BodyText"/>
        <w:jc w:val="both"/>
        <w:rPr>
          <w:rFonts w:cs="Times New Roman"/>
          <w:lang w:val="en-GB"/>
        </w:rPr>
      </w:pPr>
    </w:p>
    <w:p w14:paraId="5C4CB9FC" w14:textId="77777777" w:rsidR="00474C69" w:rsidRPr="007D6B42" w:rsidRDefault="00474C69" w:rsidP="00094546">
      <w:pPr>
        <w:pStyle w:val="AR6BodyText"/>
        <w:jc w:val="both"/>
        <w:rPr>
          <w:rFonts w:cs="Times New Roman"/>
          <w:lang w:val="en-GB"/>
        </w:rPr>
      </w:pPr>
    </w:p>
    <w:p w14:paraId="0687ED70" w14:textId="77777777" w:rsidR="00474C69" w:rsidRPr="007D6B42" w:rsidRDefault="00474C69" w:rsidP="00094546">
      <w:pPr>
        <w:pStyle w:val="AR6BodyText"/>
        <w:rPr>
          <w:b/>
          <w:lang w:val="en-GB"/>
        </w:rPr>
      </w:pPr>
      <w:r w:rsidRPr="007D6B42">
        <w:rPr>
          <w:b/>
          <w:lang w:val="en-GB"/>
        </w:rPr>
        <w:t>[START FIGURE 10.1 HERE]</w:t>
      </w:r>
    </w:p>
    <w:p w14:paraId="27ACA2F4" w14:textId="77777777" w:rsidR="00474C69" w:rsidRPr="007D6B42" w:rsidRDefault="00474C69" w:rsidP="00094546">
      <w:pPr>
        <w:pStyle w:val="AR6BodyText"/>
        <w:rPr>
          <w:lang w:val="en-GB"/>
        </w:rPr>
      </w:pPr>
    </w:p>
    <w:p w14:paraId="24F42623" w14:textId="15AE628F" w:rsidR="00474C69" w:rsidRPr="007D6B42" w:rsidRDefault="00474C69" w:rsidP="00094546">
      <w:pPr>
        <w:pStyle w:val="AR6Chap10Figure"/>
        <w:rPr>
          <w:lang w:val="en-GB"/>
        </w:rPr>
      </w:pPr>
      <w:r w:rsidRPr="00441820">
        <w:rPr>
          <w:b/>
          <w:lang w:val="en-GB"/>
        </w:rPr>
        <w:t>Diagram of the processes leading to the construction of regional climate information (</w:t>
      </w:r>
      <w:r w:rsidR="00ED404C">
        <w:rPr>
          <w:b/>
          <w:lang w:val="en-GB"/>
        </w:rPr>
        <w:t>green</w:t>
      </w:r>
      <w:r w:rsidRPr="00441820">
        <w:rPr>
          <w:b/>
          <w:lang w:val="en-GB"/>
        </w:rPr>
        <w:t>) and user-</w:t>
      </w:r>
      <w:r w:rsidR="00ED404C">
        <w:rPr>
          <w:b/>
          <w:lang w:val="en-GB"/>
        </w:rPr>
        <w:t>relevant</w:t>
      </w:r>
      <w:r w:rsidR="00ED404C" w:rsidRPr="00441820">
        <w:rPr>
          <w:b/>
          <w:lang w:val="en-GB"/>
        </w:rPr>
        <w:t xml:space="preserve"> </w:t>
      </w:r>
      <w:r w:rsidRPr="00441820">
        <w:rPr>
          <w:b/>
          <w:lang w:val="en-GB"/>
        </w:rPr>
        <w:t>regional climate information (orange).</w:t>
      </w:r>
      <w:r w:rsidRPr="007D6B42">
        <w:rPr>
          <w:lang w:val="en-GB"/>
        </w:rPr>
        <w:t xml:space="preserve"> The chapter sections and the other chapters of the report involved in each step are indicated in </w:t>
      </w:r>
      <w:r w:rsidR="00ED404C">
        <w:rPr>
          <w:lang w:val="en-GB"/>
        </w:rPr>
        <w:t>rectangles</w:t>
      </w:r>
      <w:r w:rsidRPr="007D6B42">
        <w:rPr>
          <w:lang w:val="en-GB"/>
        </w:rPr>
        <w:t xml:space="preserve">. </w:t>
      </w:r>
      <w:r w:rsidR="00737C73">
        <w:rPr>
          <w:color w:val="000000"/>
          <w:szCs w:val="20"/>
        </w:rPr>
        <w:t>WGII stands for Working Group II.</w:t>
      </w:r>
    </w:p>
    <w:p w14:paraId="4567C8BB" w14:textId="77777777" w:rsidR="00474C69" w:rsidRPr="007D6B42" w:rsidRDefault="00474C69" w:rsidP="00094546">
      <w:pPr>
        <w:pStyle w:val="AR6BodyText"/>
        <w:rPr>
          <w:lang w:val="en-GB"/>
        </w:rPr>
      </w:pPr>
    </w:p>
    <w:p w14:paraId="398C9ABB" w14:textId="77777777" w:rsidR="00474C69" w:rsidRPr="007D6B42" w:rsidRDefault="00474C69" w:rsidP="00094546">
      <w:pPr>
        <w:pStyle w:val="AR6BodyText"/>
        <w:rPr>
          <w:b/>
          <w:lang w:val="en-GB"/>
        </w:rPr>
      </w:pPr>
      <w:r w:rsidRPr="007D6B42">
        <w:rPr>
          <w:b/>
          <w:lang w:val="en-GB"/>
        </w:rPr>
        <w:t>[END FIGURE 10.1 HERE]</w:t>
      </w:r>
    </w:p>
    <w:p w14:paraId="6218C7E1" w14:textId="77777777" w:rsidR="00474C69" w:rsidRPr="007D6B42" w:rsidRDefault="00474C69" w:rsidP="00094546">
      <w:pPr>
        <w:pStyle w:val="AR6BodyText"/>
        <w:jc w:val="both"/>
        <w:rPr>
          <w:rFonts w:cs="Times New Roman"/>
          <w:lang w:val="en-GB"/>
        </w:rPr>
      </w:pPr>
    </w:p>
    <w:p w14:paraId="6BB8FBAC" w14:textId="77777777" w:rsidR="00474C69" w:rsidRPr="007D6B42" w:rsidRDefault="00474C69" w:rsidP="00094546">
      <w:pPr>
        <w:pStyle w:val="AR6BodyText"/>
        <w:jc w:val="both"/>
        <w:rPr>
          <w:rFonts w:cs="Times New Roman"/>
          <w:lang w:val="en-GB"/>
        </w:rPr>
      </w:pPr>
    </w:p>
    <w:p w14:paraId="329BD5C5" w14:textId="77777777" w:rsidR="00474C69" w:rsidRPr="007D6B42" w:rsidRDefault="00474C69" w:rsidP="00094546">
      <w:pPr>
        <w:pStyle w:val="AR6BodyText"/>
        <w:rPr>
          <w:b/>
          <w:lang w:val="en-GB"/>
        </w:rPr>
      </w:pPr>
      <w:r w:rsidRPr="007D6B42">
        <w:rPr>
          <w:b/>
          <w:lang w:val="en-GB"/>
        </w:rPr>
        <w:t>[START FIGURE 10.2 HERE]</w:t>
      </w:r>
    </w:p>
    <w:p w14:paraId="1F64A9C8" w14:textId="77777777" w:rsidR="00474C69" w:rsidRPr="007D6B42" w:rsidRDefault="00474C69" w:rsidP="00094546">
      <w:pPr>
        <w:pStyle w:val="AR6BodyText"/>
        <w:rPr>
          <w:lang w:val="en-GB"/>
        </w:rPr>
      </w:pPr>
    </w:p>
    <w:p w14:paraId="73D20E82" w14:textId="77777777" w:rsidR="00474C69" w:rsidRPr="007D6B42" w:rsidRDefault="00474C69" w:rsidP="00094546">
      <w:pPr>
        <w:pStyle w:val="AR6Chap10Figure"/>
        <w:rPr>
          <w:lang w:val="en-GB"/>
        </w:rPr>
      </w:pPr>
      <w:r w:rsidRPr="007D6B42">
        <w:rPr>
          <w:lang w:val="en-GB"/>
        </w:rPr>
        <w:t>Visual abstract of the chapter, with its key elements.</w:t>
      </w:r>
    </w:p>
    <w:p w14:paraId="5C837B8C" w14:textId="77777777" w:rsidR="00474C69" w:rsidRPr="007D6B42" w:rsidRDefault="00474C69" w:rsidP="00094546">
      <w:pPr>
        <w:pStyle w:val="AR6BodyText"/>
        <w:rPr>
          <w:lang w:val="en-GB"/>
        </w:rPr>
      </w:pPr>
    </w:p>
    <w:p w14:paraId="3B27A079" w14:textId="77777777" w:rsidR="00474C69" w:rsidRPr="007D6B42" w:rsidRDefault="00474C69" w:rsidP="00094546">
      <w:pPr>
        <w:pStyle w:val="AR6BodyText"/>
        <w:rPr>
          <w:b/>
          <w:lang w:val="en-GB"/>
        </w:rPr>
      </w:pPr>
      <w:r w:rsidRPr="007D6B42">
        <w:rPr>
          <w:b/>
          <w:lang w:val="en-GB"/>
        </w:rPr>
        <w:t>[END FIGURE 10.2 HERE]</w:t>
      </w:r>
    </w:p>
    <w:p w14:paraId="7A440A09" w14:textId="77777777" w:rsidR="00474C69" w:rsidRPr="007D6B42" w:rsidRDefault="00474C69" w:rsidP="00094546">
      <w:pPr>
        <w:pStyle w:val="AR6BodyText"/>
        <w:jc w:val="both"/>
        <w:rPr>
          <w:rFonts w:cs="Times New Roman"/>
          <w:lang w:val="en-GB"/>
        </w:rPr>
      </w:pPr>
    </w:p>
    <w:p w14:paraId="1F41F16F" w14:textId="77777777" w:rsidR="00474C69" w:rsidRPr="007D6B42" w:rsidRDefault="00474C69" w:rsidP="00094546">
      <w:pPr>
        <w:pStyle w:val="AR6BodyText"/>
        <w:jc w:val="both"/>
        <w:rPr>
          <w:rFonts w:cs="Times New Roman"/>
          <w:lang w:val="en-GB"/>
        </w:rPr>
      </w:pPr>
    </w:p>
    <w:p w14:paraId="3FD7F409" w14:textId="77777777" w:rsidR="00474C69" w:rsidRPr="007D6B42" w:rsidRDefault="00474C69" w:rsidP="00094546">
      <w:pPr>
        <w:pStyle w:val="AR6Chap10Level21011"/>
        <w:rPr>
          <w:lang w:val="en-GB"/>
        </w:rPr>
      </w:pPr>
      <w:bookmarkStart w:id="42" w:name="_Toc5899589"/>
      <w:bookmarkStart w:id="43" w:name="_Toc6837910"/>
      <w:bookmarkStart w:id="44" w:name="_Toc24636530"/>
      <w:bookmarkStart w:id="45" w:name="_Toc30602325"/>
      <w:bookmarkStart w:id="46" w:name="_Toc56770388"/>
      <w:bookmarkStart w:id="47" w:name="_Toc56770486"/>
      <w:bookmarkStart w:id="48" w:name="_Toc70454687"/>
      <w:r w:rsidRPr="007D6B42">
        <w:rPr>
          <w:lang w:val="en-GB"/>
        </w:rPr>
        <w:t>Regional Climate Change and the Relevant Spatial and Temporal Scales</w:t>
      </w:r>
      <w:bookmarkEnd w:id="42"/>
      <w:bookmarkEnd w:id="43"/>
      <w:bookmarkEnd w:id="44"/>
      <w:bookmarkEnd w:id="45"/>
      <w:bookmarkEnd w:id="46"/>
      <w:bookmarkEnd w:id="47"/>
      <w:bookmarkEnd w:id="48"/>
    </w:p>
    <w:p w14:paraId="5AB9C666" w14:textId="77777777" w:rsidR="00474C69" w:rsidRPr="007D6B42" w:rsidRDefault="00474C69" w:rsidP="00094546">
      <w:pPr>
        <w:pStyle w:val="AR6BodyText"/>
        <w:rPr>
          <w:lang w:val="en-GB"/>
        </w:rPr>
      </w:pPr>
    </w:p>
    <w:p w14:paraId="23FD1BAF" w14:textId="0E4CC8AC" w:rsidR="00474C69" w:rsidRPr="007D6B42" w:rsidRDefault="00474C69" w:rsidP="00094546">
      <w:pPr>
        <w:pStyle w:val="AR6BodyText"/>
        <w:rPr>
          <w:rFonts w:cs="Times New Roman"/>
          <w:lang w:val="en-GB" w:eastAsia="en-JM"/>
        </w:rPr>
      </w:pPr>
      <w:r w:rsidRPr="007D6B42">
        <w:rPr>
          <w:rFonts w:cs="Times New Roman"/>
          <w:lang w:val="en-GB"/>
        </w:rPr>
        <w:t xml:space="preserve">The global coupled atmosphere-ocean-land-cryosphere system, including its feedbacks, shows variability over a wide spectrum of spatial and temporal scales </w:t>
      </w:r>
      <w:r w:rsidRPr="007D6B42">
        <w:rPr>
          <w:rFonts w:cs="Times New Roman"/>
          <w:lang w:val="en-GB"/>
        </w:rPr>
        <w:fldChar w:fldCharType="begin" w:fldLock="1"/>
      </w:r>
      <w:r w:rsidR="000465A7">
        <w:rPr>
          <w:rFonts w:cs="Times New Roman"/>
          <w:lang w:val="en-GB"/>
        </w:rPr>
        <w:instrText>ADDIN CSL_CITATION { "citationItems" : [ { "id" : "ITEM-1", "itemData" : { "DOI" : "10.1175/2009BAMS2752.1", "ISBN" : "0003-0007", "ISSN" : "0003-0007", "PMID" : "273831400005", "abstract" : "There is a new perspective of a continuum of prediction problems, with a blurring of the distinction between short-term predictions and long-term climate projections. At the heart of this new perspective is the realization that all climate system predictions, regardless of time scale, share common processes and mechanisms; moreover, interactions across time and space scales are fundamental to the climate system itself. Further, just as seasonal-to-interannual predictions start from an estimate of the state of the climate system, there is a growing realization that decadal and longer-term climate predictions could be initialized with estimates of the current observed state of the atmosphere, oceans, cryosphere, and land surface. Even though the prediction problem itself is seamless, the best practical approach to it may be described as unified: models aimed at different time scales and phenomena may have large commonality but place emphasis on different aspects of the system. The potential benefits of this commonality are significant and include improved predictions on all time scales and stronger collaboration and shared knowledge, infrastructure, and technical capabilities among those in the weather and climate prediction communities.", "author" : [ { "dropping-particle" : "", "family" : "Hurrell", "given" : "James", "non-dropping-particle" : "", "parse-names" : false, "suffix" : "" }, { "dropping-particle" : "", "family" : "Meehl", "given" : "Gerald A", "non-dropping-particle" : "", "parse-names" : false, "suffix" : "" }, { "dropping-particle" : "", "family" : "Bader", "given" : "David", "non-dropping-particle" : "", "parse-names" : false, "suffix" : "" }, { "dropping-particle" : "", "family" : "Delworth", "given" : "Thomas L", "non-dropping-particle" : "", "parse-names" : false, "suffix" : "" }, { "dropping-particle" : "", "family" : "Kirtman", "given" : "Ben", "non-dropping-particle" : "", "parse-names" : false, "suffix" : "" }, { "dropping-particle" : "", "family" : "Wielicki", "given" : "Bruce", "non-dropping-particle" : "", "parse-names" : false, "suffix" : "" } ], "container-title" : "Bulletin of the American Meteorological Society", "id" : "ITEM-1", "issue" : "12", "issued" : { "date-parts" : [ [ "2009" ] ] }, "page" : "1819-1832", "title" : "A Unified Modeling Approach to Climate System Prediction", "translator" : [ { "dropping-particle" : "", "family" : "Q4792", "given" : "", "non-dropping-particle" : "", "parse-names" : false, "suffix" : "" } ], "type" : "article-journal", "volume" : "90" }, "uris" : [ "http://www.mendeley.com/documents/?uuid=545af936-1068-40df-9452-ae8609766a25" ] } ], "mendeley" : { "formattedCitation" : "(Hurrell et al., 2009)", "manualFormatting" : "(Hurrell et al., 2009)", "plainTextFormattedCitation" : "(Hurrell et al., 2009)", "previouslyFormattedCitation" : "(Hurrell et al., 2009)"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(Hurrell et al., 2009)</w:t>
      </w:r>
      <w:r w:rsidRPr="007D6B42">
        <w:rPr>
          <w:rFonts w:cs="Times New Roman"/>
          <w:lang w:val="en-GB"/>
        </w:rPr>
        <w:fldChar w:fldCharType="end"/>
      </w:r>
      <w:r w:rsidRPr="007D6B42">
        <w:rPr>
          <w:rFonts w:cs="Times New Roman"/>
          <w:lang w:val="en-GB"/>
        </w:rPr>
        <w:t>.</w:t>
      </w:r>
      <w:r w:rsidRPr="007D6B42">
        <w:rPr>
          <w:rFonts w:cs="Times New Roman"/>
          <w:lang w:val="en-GB" w:eastAsia="en-JM"/>
        </w:rPr>
        <w:t xml:space="preserve"> This section discusses concepts and definitions of what can be considered a region, the relevant temporal scales and region-specific aspects of the baselines used.</w:t>
      </w:r>
    </w:p>
    <w:p w14:paraId="401BE03E" w14:textId="77777777" w:rsidR="00474C69" w:rsidRPr="007D6B42" w:rsidRDefault="00474C69" w:rsidP="00094546">
      <w:pPr>
        <w:pStyle w:val="AR6BodyText"/>
        <w:rPr>
          <w:lang w:val="en-GB"/>
        </w:rPr>
      </w:pPr>
    </w:p>
    <w:p w14:paraId="087671EF" w14:textId="77777777" w:rsidR="00474C69" w:rsidRPr="007D6B42" w:rsidRDefault="00474C69" w:rsidP="00094546">
      <w:pPr>
        <w:pStyle w:val="AR6BodyText"/>
        <w:rPr>
          <w:lang w:val="en-GB"/>
        </w:rPr>
      </w:pPr>
    </w:p>
    <w:p w14:paraId="42FD9545" w14:textId="77777777" w:rsidR="00474C69" w:rsidRPr="007D6B42" w:rsidRDefault="00474C69" w:rsidP="00094546">
      <w:pPr>
        <w:pStyle w:val="AR6BodyText"/>
        <w:rPr>
          <w:b/>
          <w:lang w:val="en-GB"/>
        </w:rPr>
      </w:pPr>
      <w:bookmarkStart w:id="49" w:name="_Hlk5889050"/>
      <w:r w:rsidRPr="007D6B42">
        <w:rPr>
          <w:b/>
          <w:lang w:val="en-GB"/>
        </w:rPr>
        <w:t>[START FIGURE 10.3 HERE]</w:t>
      </w:r>
    </w:p>
    <w:bookmarkEnd w:id="49"/>
    <w:p w14:paraId="155461CB" w14:textId="77777777" w:rsidR="00474C69" w:rsidRPr="007D6B42" w:rsidRDefault="00474C69" w:rsidP="00094546">
      <w:pPr>
        <w:pStyle w:val="AR6BodyText"/>
        <w:rPr>
          <w:lang w:val="en-GB"/>
        </w:rPr>
      </w:pPr>
    </w:p>
    <w:p w14:paraId="61386789" w14:textId="7E3CDA6D" w:rsidR="00474C69" w:rsidRPr="007D6B42" w:rsidRDefault="00474C69" w:rsidP="00094546">
      <w:pPr>
        <w:pStyle w:val="AR6Chap10Figure"/>
        <w:rPr>
          <w:lang w:val="en-GB"/>
        </w:rPr>
      </w:pPr>
      <w:r w:rsidRPr="00441820">
        <w:rPr>
          <w:b/>
          <w:lang w:val="en-GB"/>
        </w:rPr>
        <w:t>Schematic diagram</w:t>
      </w:r>
      <w:r w:rsidR="00863468" w:rsidRPr="00441820">
        <w:rPr>
          <w:b/>
          <w:lang w:val="en-GB"/>
        </w:rPr>
        <w:t xml:space="preserve"> to display interacting spatial and temporal scales relevant to regional climate change information.</w:t>
      </w:r>
      <w:r w:rsidRPr="007D6B42">
        <w:rPr>
          <w:lang w:val="en-GB"/>
        </w:rPr>
        <w:t xml:space="preserve"> </w:t>
      </w:r>
      <w:r w:rsidR="00863468">
        <w:rPr>
          <w:lang w:val="en-GB"/>
        </w:rPr>
        <w:t>A</w:t>
      </w:r>
      <w:r w:rsidRPr="007D6B42">
        <w:rPr>
          <w:lang w:val="en-GB"/>
        </w:rPr>
        <w:t xml:space="preserve">dapted from </w:t>
      </w:r>
      <w:r w:rsidRPr="007D6B42">
        <w:rPr>
          <w:lang w:val="en-GB"/>
        </w:rPr>
        <w:fldChar w:fldCharType="begin" w:fldLock="1"/>
      </w:r>
      <w:r w:rsidR="000465A7">
        <w:rPr>
          <w:lang w:val="en-GB"/>
        </w:rPr>
        <w:instrText>ADDIN CSL_CITATION { "citationItems" : [ { "id" : "ITEM-1", "itemData" : { "ISSN" : "00030007, 15200477", "abstract" : "[Some atmospheric scale definitions are reviewed and a proposed new subdivision of scales that covers the entire spectrum is described.]", "author" : [ { "dropping-particle" : "", "family" : "Orlanski", "given" : "Isidoro", "non-dropping-particle" : "", "parse-names" : false, "suffix" : "" } ], "container-title" : "Bulletin of the American Meteorological Society", "id" : "ITEM-1", "issue" : "5", "issued" : { "date-parts" : [ [ "1975" ] ] }, "page" : "527-530", "publisher" : "American Meteorological Society", "title" : "A Rational Subdivision of Scales for Atmospheric Processes", "translator" : [ { "dropping-particle" : "", "family" : "Q5366", "given" : "", "non-dropping-particle" : "", "parse-names" : false, "suffix" : "" } ], "type" : "article-journal", "volume" : "56" }, "uris" : [ "http://www.mendeley.com/documents/?uuid=aadcbca3-d320-4eb1-a786-d87459e9f0d6" ] } ], "mendeley" : { "formattedCitation" : "(Orlanski, 1975)", "manualFormatting" : "Orlanski (1975)", "plainTextFormattedCitation" : "(Orlanski, 1975)", "previouslyFormattedCitation" : "(Orlanski, 1975)" }, "properties" : { "noteIndex" : 0 }, "schema" : "https://github.com/citation-style-language/schema/raw/master/csl-citation.json" }</w:instrText>
      </w:r>
      <w:r w:rsidRPr="007D6B42">
        <w:rPr>
          <w:lang w:val="en-GB"/>
        </w:rPr>
        <w:fldChar w:fldCharType="separate"/>
      </w:r>
      <w:r w:rsidR="00E41CA2">
        <w:rPr>
          <w:noProof/>
          <w:lang w:val="en-GB"/>
        </w:rPr>
        <w:t>Orlanski (1975)</w:t>
      </w:r>
      <w:r w:rsidRPr="007D6B42">
        <w:rPr>
          <w:lang w:val="en-GB"/>
        </w:rPr>
        <w:fldChar w:fldCharType="end"/>
      </w:r>
      <w:r w:rsidRPr="007D6B42">
        <w:rPr>
          <w:lang w:val="en-GB"/>
        </w:rPr>
        <w:t>. The processes included in the different models and model components considered in Chapter 10 are indicated as a function of these scales.</w:t>
      </w:r>
    </w:p>
    <w:p w14:paraId="4BE8D4DA" w14:textId="77777777" w:rsidR="00474C69" w:rsidRPr="007D6B42" w:rsidRDefault="00474C69" w:rsidP="00094546">
      <w:pPr>
        <w:pStyle w:val="AR6BodyText"/>
        <w:rPr>
          <w:lang w:val="en-GB"/>
        </w:rPr>
      </w:pPr>
    </w:p>
    <w:p w14:paraId="3E3A801E" w14:textId="77777777" w:rsidR="00474C69" w:rsidRPr="007D6B42" w:rsidRDefault="00474C69" w:rsidP="00094546">
      <w:pPr>
        <w:pStyle w:val="AR6BodyText"/>
        <w:rPr>
          <w:b/>
          <w:lang w:val="en-GB"/>
        </w:rPr>
      </w:pPr>
      <w:r w:rsidRPr="007D6B42">
        <w:rPr>
          <w:b/>
          <w:lang w:val="en-GB"/>
        </w:rPr>
        <w:t>[END FIGURE 10.3 HERE]</w:t>
      </w:r>
    </w:p>
    <w:p w14:paraId="6551DF54" w14:textId="77777777" w:rsidR="00474C69" w:rsidRPr="007D6B42" w:rsidRDefault="00474C69" w:rsidP="00474C69">
      <w:pPr>
        <w:pStyle w:val="AR6BodyText"/>
        <w:rPr>
          <w:lang w:val="en-GB"/>
        </w:rPr>
      </w:pPr>
    </w:p>
    <w:p w14:paraId="10F190F4" w14:textId="77777777" w:rsidR="00474C69" w:rsidRPr="007D6B42" w:rsidRDefault="00474C69" w:rsidP="00474C69">
      <w:pPr>
        <w:pStyle w:val="AR6BodyText"/>
        <w:rPr>
          <w:lang w:val="en-GB"/>
        </w:rPr>
      </w:pPr>
    </w:p>
    <w:p w14:paraId="1E52A8A6" w14:textId="77777777" w:rsidR="00474C69" w:rsidRPr="007D6B42" w:rsidRDefault="00474C69" w:rsidP="00474C69">
      <w:pPr>
        <w:pStyle w:val="AR6Chap10Level310111"/>
        <w:rPr>
          <w:lang w:val="en-GB"/>
        </w:rPr>
      </w:pPr>
      <w:bookmarkStart w:id="50" w:name="_Toc5899590"/>
      <w:bookmarkStart w:id="51" w:name="_Toc6837911"/>
      <w:bookmarkStart w:id="52" w:name="_Toc24636531"/>
      <w:bookmarkStart w:id="53" w:name="_Toc30602326"/>
      <w:bookmarkStart w:id="54" w:name="_Toc56770487"/>
      <w:bookmarkStart w:id="55" w:name="_Toc70454688"/>
      <w:r w:rsidRPr="007D6B42">
        <w:rPr>
          <w:lang w:val="en-GB"/>
        </w:rPr>
        <w:t>Spatial scales and definition of regions</w:t>
      </w:r>
      <w:bookmarkEnd w:id="50"/>
      <w:bookmarkEnd w:id="51"/>
      <w:bookmarkEnd w:id="52"/>
      <w:bookmarkEnd w:id="53"/>
      <w:bookmarkEnd w:id="54"/>
      <w:bookmarkEnd w:id="55"/>
    </w:p>
    <w:p w14:paraId="641CB122" w14:textId="77777777" w:rsidR="00474C69" w:rsidRPr="007D6B42" w:rsidRDefault="00474C69" w:rsidP="00474C69">
      <w:pPr>
        <w:pStyle w:val="AR6BodyText"/>
        <w:rPr>
          <w:lang w:val="en-GB"/>
        </w:rPr>
      </w:pPr>
    </w:p>
    <w:p w14:paraId="3BC45479" w14:textId="5B8DF51A" w:rsidR="00474C69" w:rsidRDefault="00474C69" w:rsidP="00474C69">
      <w:pPr>
        <w:pStyle w:val="AR6BodyText"/>
        <w:rPr>
          <w:rFonts w:cs="Times New Roman"/>
          <w:lang w:val="en-GB"/>
        </w:rPr>
      </w:pPr>
      <w:r w:rsidRPr="007D6B42">
        <w:rPr>
          <w:lang w:val="en-GB"/>
        </w:rPr>
        <w:t xml:space="preserve">Large-scale climate and the associated phenomena have been defined in Chapter 2 (e.g., Cross-Chapter Box 2.2) as ranging from global and hemispheric, to ocean-basin and continental scales. </w:t>
      </w:r>
      <w:r w:rsidRPr="007D6B42">
        <w:rPr>
          <w:rFonts w:cs="Times New Roman"/>
          <w:lang w:val="en-GB"/>
        </w:rPr>
        <w:t>The definition of the regional scale is case specific in the WGI AR6 report. Section 1.4.5</w:t>
      </w:r>
      <w:r w:rsidRPr="007D6B42">
        <w:rPr>
          <w:b/>
          <w:lang w:val="en-GB"/>
        </w:rPr>
        <w:t xml:space="preserve"> </w:t>
      </w:r>
      <w:r w:rsidRPr="007D6B42">
        <w:rPr>
          <w:rFonts w:cs="Times New Roman"/>
          <w:lang w:val="en-GB"/>
        </w:rPr>
        <w:t>provides definitions of the different regional types adopted by the different Chapters. In this chapter, regional scales are defined as ranging from the size of sub-continental areas (e.g., the Mediterranean basin) to local scales (e.g., coastlines, mountain ranges and cities)</w:t>
      </w:r>
      <w:r w:rsidRPr="007D6B42">
        <w:rPr>
          <w:lang w:val="en-GB"/>
        </w:rPr>
        <w:t xml:space="preserve"> without prescribing any formal regional boundaries</w:t>
      </w:r>
      <w:r w:rsidRPr="007D6B42">
        <w:rPr>
          <w:rFonts w:cs="Times New Roman"/>
          <w:lang w:val="en-GB"/>
        </w:rPr>
        <w:t>. These spatial length scales range from a few thousand down to a few kilometres and the relevant driving modes and processes at regional scales are summarized in Figure 10.3. In contrast to Chapters 11, 12 and Atlas, which make a region-by-region assessment of climate change, this chapter does not necessarily restrict itself to the use of the AR6 regions (Sections 1.4.5, Atlas.1.3).</w:t>
      </w:r>
      <w:r w:rsidRPr="007D6B42" w:rsidDel="00F24CA7">
        <w:rPr>
          <w:rFonts w:cs="Times New Roman"/>
          <w:lang w:val="en-GB"/>
        </w:rPr>
        <w:t xml:space="preserve"> </w:t>
      </w:r>
      <w:r w:rsidRPr="007D6B42">
        <w:rPr>
          <w:rFonts w:cs="Times New Roman"/>
          <w:lang w:val="en-GB"/>
        </w:rPr>
        <w:t>Different regional definitions have been used in sections 10.4 and 10.6, selected for their adequacy to illustrate methodological aspects (e.g., for the attribution of long</w:t>
      </w:r>
      <w:r w:rsidR="00B849B1">
        <w:rPr>
          <w:rFonts w:cs="Times New Roman"/>
          <w:lang w:val="en-GB"/>
        </w:rPr>
        <w:t>-</w:t>
      </w:r>
      <w:r w:rsidRPr="007D6B42">
        <w:rPr>
          <w:rFonts w:cs="Times New Roman"/>
          <w:lang w:val="en-GB"/>
        </w:rPr>
        <w:t>term regional trends, regions that display such trends have been selected). Typological regions (Sections 1.4.5, Atlas.1.3) are used in Box 10.3 and Cross-Chapter Box 10.4.</w:t>
      </w:r>
    </w:p>
    <w:p w14:paraId="5CE461AE" w14:textId="77777777" w:rsidR="00B849B1" w:rsidRDefault="00B849B1" w:rsidP="00474C69">
      <w:pPr>
        <w:pStyle w:val="AR6BodyText"/>
        <w:rPr>
          <w:lang w:val="en-GB"/>
        </w:rPr>
      </w:pPr>
    </w:p>
    <w:p w14:paraId="0514BD1F" w14:textId="77777777" w:rsidR="006343BB" w:rsidRPr="007D6B42" w:rsidRDefault="006343BB" w:rsidP="00474C69">
      <w:pPr>
        <w:pStyle w:val="AR6BodyText"/>
        <w:rPr>
          <w:lang w:val="en-GB"/>
        </w:rPr>
      </w:pPr>
    </w:p>
    <w:p w14:paraId="5C6CB937" w14:textId="77777777" w:rsidR="00474C69" w:rsidRPr="007D6B42" w:rsidRDefault="00474C69" w:rsidP="00474C69">
      <w:pPr>
        <w:pStyle w:val="AR6Chap10Level310111"/>
        <w:rPr>
          <w:lang w:val="en-GB"/>
        </w:rPr>
      </w:pPr>
      <w:bookmarkStart w:id="56" w:name="_Toc5899591"/>
      <w:bookmarkStart w:id="57" w:name="_Toc6837912"/>
      <w:bookmarkStart w:id="58" w:name="_Toc24636532"/>
      <w:bookmarkStart w:id="59" w:name="_Toc30602327"/>
      <w:bookmarkStart w:id="60" w:name="_Toc56770488"/>
      <w:bookmarkStart w:id="61" w:name="_Toc70454689"/>
      <w:r w:rsidRPr="007D6B42">
        <w:rPr>
          <w:lang w:val="en-GB"/>
        </w:rPr>
        <w:t>Temporal scales, baselines</w:t>
      </w:r>
      <w:bookmarkEnd w:id="56"/>
      <w:bookmarkEnd w:id="57"/>
      <w:bookmarkEnd w:id="58"/>
      <w:bookmarkEnd w:id="59"/>
      <w:bookmarkEnd w:id="60"/>
      <w:r w:rsidRPr="007D6B42">
        <w:rPr>
          <w:lang w:val="en-GB"/>
        </w:rPr>
        <w:t xml:space="preserve"> and dimensions of integration</w:t>
      </w:r>
      <w:bookmarkEnd w:id="61"/>
    </w:p>
    <w:p w14:paraId="520A695E" w14:textId="77777777" w:rsidR="00474C69" w:rsidRPr="007D6B42" w:rsidRDefault="00474C69" w:rsidP="00474C69">
      <w:pPr>
        <w:pStyle w:val="AR6BodyText"/>
        <w:jc w:val="both"/>
        <w:rPr>
          <w:rFonts w:cs="Times New Roman"/>
          <w:lang w:val="en-GB"/>
        </w:rPr>
      </w:pPr>
    </w:p>
    <w:p w14:paraId="747914AF" w14:textId="6A76E6FA" w:rsidR="00474C69" w:rsidRPr="007D6B42" w:rsidRDefault="00474C69" w:rsidP="00474C69">
      <w:pPr>
        <w:pStyle w:val="AR6BodyText"/>
        <w:rPr>
          <w:rFonts w:cs="Times New Roman"/>
          <w:lang w:val="en-GB"/>
        </w:rPr>
      </w:pPr>
      <w:r w:rsidRPr="007D6B42">
        <w:rPr>
          <w:rFonts w:cs="Times New Roman"/>
          <w:lang w:val="en-GB" w:eastAsia="en-JM"/>
        </w:rPr>
        <w:t>T</w:t>
      </w:r>
      <w:r w:rsidRPr="007D6B42">
        <w:rPr>
          <w:rFonts w:cs="Times New Roman"/>
          <w:lang w:val="en-GB"/>
        </w:rPr>
        <w:t xml:space="preserve">he concept of a unified and seamless framework for weather and climate prediction </w:t>
      </w:r>
      <w:commentRangeStart w:id="62"/>
      <w:r w:rsidRPr="007D6B42">
        <w:rPr>
          <w:rFonts w:cs="Times New Roman"/>
          <w:lang w:val="en-GB"/>
        </w:rPr>
        <w:fldChar w:fldCharType="begin" w:fldLock="1"/>
      </w:r>
      <w:ins w:id="63" w:author="Robin Matthews" w:date="2021-07-11T15:42:00Z">
        <w:r w:rsidR="004D0362">
          <w:rPr>
            <w:rFonts w:cs="Times New Roman"/>
            <w:lang w:val="en-GB"/>
          </w:rPr>
          <w:instrText>ADDIN CSL_CITATION { "citationItems" : [ { "id" : "ITEM-1", "itemData" : { "DOI" : "10.1002/qj.1991", "ISSN" : "1477870X", "abstract" : "Predictability is considered in the context of the seamless weather-climate prediction problem, and the notion is developed that there can be predictive power on all time-scales. On all scales there are phenomena that occur as well as longer time-scales and external conditions that should combine to give some predictability. To what extent this theoretical predictability may actually be realised and, further, to what extent it may be useful is not clear. However the potential should provide a stimulus to, and high profile for, our science and its application for many years. Copyright \u00a9 2012 Royal Meteorological Society", "author" : [ { "dropping-particle" : "", "family" : "Hoskins", "given" : "Brian", "non-dropping-particle" : "", "parse-names" : false, "suffix" : "" } ], "container-title" : "Quarterly Journal of the Royal Meteorological Society", "id" : "ITEM-1", "issue" : "672", "issued" : { "date-parts" : [ [ "2013", "4" ] ] }, "page" : "573-584", "title" : "The potential for skill across the range of the seamless weather-climate prediction problem: A stimulus for our science", "translator" : [ { "dropping-particle" : "", "family" : "Q5311", "given" : "", "non-dropping-particle" : "", "parse-names" : false, "suffix" : "" } ], "type" : "article-journal", "volume" : "139" }, "uris" : [ "http://www.mendeley.com/documents/?uuid=3cafb4ab-ae91-4a48-8713-5617ebb2c280"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"mendeley" : { "formattedCitation" : "(Brown et al., 2012a; Hoskins, 2013)", "manualFormatting" : "(A. Brown et al., 2012; Hoskins, 2013)", "plainTextFormattedCitation" : "(Brown et al., 2012a; Hoskins, 2013)", "previouslyFormattedCitation" : "(Brown et al., 2012a; Hoskins, 2013)" }, "properties" : { "noteIndex" : 0 }, "schema" : "https://github.com/citation-style-language/schema/raw/master/csl-citation.json" }</w:instrText>
        </w:r>
      </w:ins>
      <w:del w:id="64" w:author="Robin Matthews" w:date="2021-07-11T15:42:00Z">
        <w:r w:rsidR="000465A7" w:rsidDel="004D0362">
          <w:rPr>
            <w:rFonts w:cs="Times New Roman"/>
            <w:lang w:val="en-GB"/>
          </w:rPr>
          <w:delInstrText>ADDIN CSL_CITATION { "citationItems" : [ { "id" : "ITEM-1", "itemData" : { "DOI" : "10.1002/qj.1991", "ISSN" : "1477870X", "abstract" : "Predictability is considered in the context of the seamless weather-climate prediction problem, and the notion is developed that there can be predictive power on all time-scales. On all scales there are phenomena that occur as well as longer time-scales and external conditions that should combine to give some predictability. To what extent this theoretical predictability may actually be realised and, further, to what extent it may be useful is not clear. However the potential should provide a stimulus to, and high profile for, our science and its application for many years. Copyright \u00a9 2012 Royal Meteorological Society", "author" : [ { "dropping-particle" : "", "family" : "Hoskins", "given" : "Brian", "non-dropping-particle" : "", "parse-names" : false, "suffix" : "" } ], "container-title" : "Quarterly Journal of the Royal Meteorological Society", "id" : "ITEM-1", "issue" : "672", "issued" : { "date-parts" : [ [ "2013", "4" ] ] }, "page" : "573-584", "title" : "The potential for skill across the range of the seamless weather-climate prediction problem: A stimulus for our science", "translator" : [ { "dropping-particle" : "", "family" : "Q5311", "given" : "", "non-dropping-particle" : "", "parse-names" : false, "suffix" : "" } ], "type" : "article-journal", "volume" : "139" }, "uris" : [ "http://www.mendeley.com/documents/?uuid=3cafb4ab-ae91-4a48-8713-5617ebb2c280"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"mendeley" : { "formattedCitation" : "(Brown et al., 2012a; Hoskins, 2013)", "plainTextFormattedCitation" : "(Brown et al., 2012a; Hoskins, 2013)", "previouslyFormattedCitation" : "(Brown et al., 2012a; Hoskins, 2013)"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w:t>
      </w:r>
      <w:ins w:id="65" w:author="Robin Matthews" w:date="2021-07-11T15:42:00Z">
        <w:r w:rsidR="004D0362">
          <w:rPr>
            <w:rFonts w:cs="Times New Roman"/>
            <w:noProof/>
            <w:lang w:val="en-GB"/>
          </w:rPr>
          <w:t xml:space="preserve">A. </w:t>
        </w:r>
      </w:ins>
      <w:r w:rsidR="00E41CA2">
        <w:rPr>
          <w:rFonts w:cs="Times New Roman"/>
          <w:noProof/>
          <w:lang w:val="en-GB"/>
        </w:rPr>
        <w:t>Brown et al., 2012</w:t>
      </w:r>
      <w:del w:id="66" w:author="Robin Matthews" w:date="2021-07-11T15:42:00Z">
        <w:r w:rsidR="00E41CA2" w:rsidDel="004D0362">
          <w:rPr>
            <w:rFonts w:cs="Times New Roman"/>
            <w:noProof/>
            <w:lang w:val="en-GB"/>
          </w:rPr>
          <w:delText>a</w:delText>
        </w:r>
      </w:del>
      <w:r w:rsidR="00E41CA2">
        <w:rPr>
          <w:rFonts w:cs="Times New Roman"/>
          <w:noProof/>
          <w:lang w:val="en-GB"/>
        </w:rPr>
        <w:t>; Hoskins, 2013)</w:t>
      </w:r>
      <w:r w:rsidRPr="007D6B42">
        <w:rPr>
          <w:rFonts w:cs="Times New Roman"/>
          <w:lang w:val="en-GB"/>
        </w:rPr>
        <w:fldChar w:fldCharType="end"/>
      </w:r>
      <w:commentRangeEnd w:id="62"/>
      <w:r w:rsidR="00E41CA2">
        <w:rPr>
          <w:rStyle w:val="CommentReference"/>
          <w:rFonts w:asciiTheme="minorHAnsi" w:eastAsiaTheme="minorHAnsi" w:hAnsiTheme="minorHAnsi"/>
          <w:lang w:eastAsia="en-US"/>
        </w:rPr>
        <w:commentReference w:id="62"/>
      </w:r>
      <w:r w:rsidRPr="007D6B42">
        <w:rPr>
          <w:rFonts w:cs="Times New Roman"/>
          <w:lang w:val="en-GB"/>
        </w:rPr>
        <w:t xml:space="preserve"> provides the context for understanding and simulating regional climate across multiple spatial and temporal scales. This concept is embodied in the subseasonal-to-seasonal </w:t>
      </w:r>
      <w:r w:rsidRPr="007D6B42">
        <w:rPr>
          <w:rFonts w:cs="Times New Roman"/>
          <w:lang w:val="en-GB"/>
        </w:rPr>
        <w:fldChar w:fldCharType="begin" w:fldLock="1"/>
      </w:r>
      <w:r w:rsidR="000465A7">
        <w:rPr>
          <w:rFonts w:cs="Times New Roman"/>
          <w:lang w:val="en-GB"/>
        </w:rPr>
        <w:instrText>ADDIN CSL_CITATION { "citationItems" : [ { "id" : "ITEM-1", "itemData" : { "DOI" : "10.1175/BAMS-D-16-0017.1", "ISSN" : "0003-0007", "author" : [ { "dropping-particle" : "", "family" : "Vitart", "given" : "F.", "non-dropping-particle" : "", "parse-names" : false, "suffix" : "" }, { "dropping-particle" : "", "family" : "Ardilouze", "given" : "C.", "non-dropping-particle" : "", "parse-names" : false, "suffix" : "" }, { "dropping-particle" : "", "family" : "Bonet", "given" : "A.", "non-dropping-particle" : "", "parse-names" : false, "suffix" : "" }, { "dropping-particle" : "", "family" : "Brookshaw", "given" : "A.", "non-dropping-particle" : "", "parse-names" : false, "suffix" : "" }, { "dropping-particle" : "", "family" : "Chen", "given" : "M.", "non-dropping-particle" : "", "parse-names" : false, "suffix" : "" }, { "dropping-particle" : "", "family" : "Codorean", "given" : "C.", "non-dropping-particle" : "", "parse-names" : false, "suffix" : "" }, { "dropping-particle" : "", "family" : "D\u00e9qu\u00e9", "given" : "M.", "non-dropping-particle" : "", "parse-names" : false, "suffix" : "" }, { "dropping-particle" : "", "family" : "Ferranti", "given" : "L.", "non-dropping-particle" : "", "parse-names" : false, "suffix" : "" }, { "dropping-particle" : "", "family" : "Fucile", "given" : "E.", "non-dropping-particle" : "", "parse-names" : false, "suffix" : "" }, { "dropping-particle" : "", "family" : "Fuentes", "given" : "M.", "non-dropping-particle" : "", "parse-names" : false, "suffix" : "" }, { "dropping-particle" : "", "family" : "Hendon", "given" : "H.", "non-dropping-particle" : "", "parse-names" : false, "suffix" : "" }, { "dropping-particle" : "", "family" : "Hodgson", "given" : "J.", "non-dropping-particle" : "", "parse-names" : false, "suffix" : "" }, { "dropping-particle" : "", "family" : "Kang", "given" : "H.-S.", "non-dropping-particle" : "", "parse-names" : false, "suffix" : "" }, { "dropping-particle" : "", "family" : "Kumar", "given" : "A.", "non-dropping-particle" : "", "parse-names" : false, "suffix" : "" }, { "dropping-particle" : "", "family" : "Lin", "given" : "H.", "non-dropping-particle" : "", "parse-names" : false, "suffix" : "" }, { "dropping-particle" : "", "family" : "Liu", "given" : "G.", "non-dropping-particle" : "", "parse-names" : false, "suffix" : "" }, { "dropping-particle" : "", "family" : "Liu", "given" : "X.", "non-dropping-particle" : "", "parse-names" : false, "suffix" : "" }, { "dropping-particle" : "", "family" : "Malguzzi", "given" : "P.", "non-dropping-particle" : "", "parse-names" : false, "suffix" : "" }, { "dropping-particle" : "", "family" : "Mallas", "given" : "I.", "non-dropping-particle" : "", "parse-names" : false, "suffix" : "" }, { "dropping-particle" : "", "family" : "Manoussakis", "given" : "M.", "non-dropping-particle" : "", "parse-names" : false, "suffix" : "" }, { "dropping-particle" : "", "family" : "Mastrangelo", "given" : "D.", "non-dropping-particle" : "", "parse-names" : false, "suffix" : "" }, { "dropping-particle" : "", "family" : "MacLachlan", "given" : "C.", "non-dropping-particle" : "", "parse-names" : false, "suffix" : "" }, { "dropping-particle" : "", "family" : "McLean", "given" : "P.", "non-dropping-particle" : "", "parse-names" : false, "suffix" : "" }, { "dropping-particle" : "", "family" : "Minami", "given" : "A.", "non-dropping-particle" : "", "parse-names" : false, "suffix" : "" }, { "dropping-particle" : "", "family" : "Mladek", "given" : "R.", "non-dropping-particle" : "", "parse-names" : false, "suffix" : "" }, { "dropping-particle" : "", "family" : "Nakazawa", "given" : "T.", "non-dropping-particle" : "", "parse-names" : false, "suffix" : "" }, { "dropping-particle" : "", "family" : "Najm", "given" : "S.", "non-dropping-particle" : "", "parse-names" : false, "suffix" : "" }, { "dropping-particle" : "", "family" : "Nie", "given" : "Y.", "non-dropping-particle" : "", "parse-names" : false, "suffix" : "" }, { "dropping-particle" : "", "family" : "Rixen", "given" : "M.", "non-dropping-particle" : "", "parse-names" : false, "suffix" : "" }, { "dropping-particle" : "", "family" : "Robertson", "given" : "A. W.", "non-dropping-particle" : "", "parse-names" : false, "suffix" : "" }, { "dropping-particle" : "", "family" : "Ruti", "given" : "P.", "non-dropping-particle" : "", "parse-names" : false, "suffix" : "" }, { "dropping-particle" : "", "family" : "Sun", "given" : "C.", "non-dropping-particle" : "", "parse-names" : false, "suffix" : "" }, { "dropping-particle" : "", "family" : "Takaya", "given" : "Y.", "non-dropping-particle" : "", "parse-names" : false, "suffix" : "" }, { "dropping-particle" : "", "family" : "Tolstykh", "given" : "M.", "non-dropping-particle" : "", "parse-names" : false, "suffix" : "" }, { "dropping-particle" : "", "family" : "Venuti", "given" : "F.", "non-dropping-particle" : "", "parse-names" : false, "suffix" : "" }, { "dropping-particle" : "", "family" : "Waliser", "given" : "D.", "non-dropping-particle" : "", "parse-names" : false, "suffix" : "" }, { "dropping-particle" : "", "family" : "Woolnough", "given" : "S.", "non-dropping-particle" : "", "parse-names" : false, "suffix" : "" }, { "dropping-particle" : "", "family" : "Wu", "given" : "T.", "non-dropping-particle" : "", "parse-names" : false, "suffix" : "" }, { "dropping-particle" : "", "family" : "Won", "given" : "D.-J.", "non-dropping-particle" : "", "parse-names" : false, "suffix" : "" }, { "dropping-particle" : "", "family" : "Xiao", "given" : "H.", "non-dropping-particle" : "", "parse-names" : false, "suffix" : "" }, { "dropping-particle" : "", "family" : "Zaripov", "given" : "R.", "non-dropping-particle" : "", "parse-names" : false, "suffix" : "" }, { "dropping-particle" : "", "family" : "Zhang", "given" : "L.", "non-dropping-particle" : "", "parse-names" : false, "suffix" : "" } ], "container-title" : "Bulletin of the American Meteorological Society", "id" : "ITEM-1", "issue" : "1", "issued" : { "date-parts" : [ [ "2017", "1" ] ] }, "page" : "163-173", "title" : "The Subseasonal to Seasonal (S2S) Prediction Project Database", "translator" : [ { "dropping-particle" : "", "family" : "Q5335", "given" : "", "non-dropping-particle" : "", "parse-names" : false, "suffix" : "" } ], "type" : "article-journal", "volume" : "98" }, "uris" : [ "http://www.mendeley.com/documents/?uuid=86279dd6-a651-47cd-808a-7411e74c961a" ] } ], "mendeley" : { "formattedCitation" : "(Vitart et al., 2017)", "plainTextFormattedCitation" : "(Vitart et al., 2017)", "previouslyFormattedCitation" : "(Vitart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(Vitart et al., 2017)</w:t>
      </w:r>
      <w:r w:rsidRPr="007D6B42">
        <w:rPr>
          <w:rFonts w:cs="Times New Roman"/>
          <w:lang w:val="en-GB"/>
        </w:rPr>
        <w:fldChar w:fldCharType="end"/>
      </w:r>
      <w:r w:rsidRPr="007D6B42">
        <w:rPr>
          <w:rFonts w:cs="Times New Roman"/>
          <w:lang w:val="en-GB"/>
        </w:rPr>
        <w:t xml:space="preserve"> and the seasonal-to-multiannual </w:t>
      </w:r>
      <w:r w:rsidRPr="007D6B42">
        <w:rPr>
          <w:rFonts w:cs="Times New Roman"/>
          <w:lang w:val="en-GB"/>
        </w:rPr>
        <w:fldChar w:fldCharType="begin" w:fldLock="1"/>
      </w:r>
      <w:r w:rsidR="000465A7">
        <w:rPr>
          <w:rFonts w:cs="Times New Roman"/>
          <w:lang w:val="en-GB"/>
        </w:rPr>
        <w:instrText>ADDIN CSL_CITATION { "citationItems" : [ { "id" : "ITEM-1", "itemData" : { "DOI" : "10.1038/s41586-020-2525-0", "ISSN" : "1476-4687",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"title" : "North Atlantic climate far more predictable than models imply", "translator" : [ { "dropping-particle" : "", "family" : "Q6984", "given" : "", "non-dropping-particle" : "", "parse-names" : false, "suffix" : "" } ], "type" : "article-journal", "volume" : "583" }, "uris" : [ "http://www.mendeley.com/documents/?uuid=57f54efc-5bfd-47bb-a6bc-ba5195fb39d0" ] } ], "mendeley" : { "formattedCitation" : "(Smith et al., 2020)", "plainTextFormattedCitation" : "(Smith et al., 2020)", "previouslyFormattedCitation" : "(Smith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(Smith et al., 2020)</w:t>
      </w:r>
      <w:r w:rsidRPr="007D6B42">
        <w:rPr>
          <w:rFonts w:cs="Times New Roman"/>
          <w:lang w:val="en-GB"/>
        </w:rPr>
        <w:fldChar w:fldCharType="end"/>
      </w:r>
      <w:r w:rsidRPr="007D6B42">
        <w:rPr>
          <w:rFonts w:cs="Times New Roman"/>
          <w:lang w:val="en-GB"/>
        </w:rPr>
        <w:t xml:space="preserve"> prediction activities that generate regional climate information across temporal scales. The seamless framework benefits from the convergence of methods traditionally used in weather forecasting and climate projections, in particular the role of the initialization in climate models and the strategies for the evaluation of physical processes relevant at different temporal scales.</w:t>
      </w:r>
    </w:p>
    <w:p w14:paraId="641B8019" w14:textId="77777777" w:rsidR="00474C69" w:rsidRPr="007D6B42" w:rsidRDefault="00474C69" w:rsidP="00474C69">
      <w:pPr>
        <w:pStyle w:val="AR6BodyText"/>
        <w:rPr>
          <w:rFonts w:cs="Times New Roman"/>
          <w:lang w:val="en-GB"/>
        </w:rPr>
      </w:pPr>
    </w:p>
    <w:p w14:paraId="0E0E291C" w14:textId="2CCE93AE" w:rsidR="00474C69" w:rsidRPr="007D6B42" w:rsidRDefault="00474C69" w:rsidP="00474C69">
      <w:pPr>
        <w:pStyle w:val="AR6BodyText"/>
        <w:rPr>
          <w:lang w:val="en-GB"/>
        </w:rPr>
      </w:pPr>
      <w:r w:rsidRPr="007D6B42">
        <w:rPr>
          <w:rFonts w:cs="Times New Roman"/>
          <w:lang w:val="en-GB"/>
        </w:rPr>
        <w:t xml:space="preserve">The relatively short observational record (Section 10.2, Chapter 2) is a primary challenge to estimate the forced signal and to isolate low-frequency, multi-decadal and longer term internal variability </w:t>
      </w:r>
      <w:r w:rsidRPr="007D6B42">
        <w:rPr>
          <w:rFonts w:cs="Times New Roman"/>
          <w:lang w:val="en-GB"/>
        </w:rPr>
        <w:fldChar w:fldCharType="begin" w:fldLock="1"/>
      </w:r>
      <w:r w:rsidR="000465A7">
        <w:rPr>
          <w:rFonts w:cs="Times New Roman"/>
          <w:lang w:val="en-GB"/>
        </w:rPr>
        <w:instrText>ADDIN CSL_CITATION { "citationItems" : [ { "id" : "ITEM-1", "itemData" : { "DOI" : "10.1175/JCLI-D-15-0069.1", "ISSN" : "08948755", "abstract" : "Separating low-frequency internal variability of the climate system from the forced signal is essential to better understand anthropogenic climate change as well as internal climate variability. Here both synthetic time series and the historical simulations from phase 5 of CMIP (CMIP5) are used to examine several methods of performing this separation. Linear detrending, as is commonly used in studies of low-frequency climate variability, is found to introduce large biases in both amplitude and phase of the estimated internal variability. Using estimates of the forced signal obtained from ensembles of climate simulations can reduce these biases, particularly when the forced signal is scaled to match the historical time series of each ensemble member. These so-called scaling methods also provide estimates of model sensitivities to different types of external forcing. Applying the methods to observations of the Atlantic multidecadal oscillation leads to different estimates of the phase of this mode of variability in recent decades.", "author" : [ { "dropping-particle" : "", "family" : "Frankcombe", "given" : "Leela M.", "non-dropping-particle" : "", "parse-names" : false, "suffix" : "" }, { "dropping-particle" : "", "family" : "England", "given" : "Matthew H.", "non-dropping-particle" : "", "parse-names" : false, "suffix" : "" }, { "dropping-particle" : "", "family" : "Mann", "given" : "Michael E.", "non-dropping-particle" : "", "parse-names" : false, "suffix" : "" }, { "dropping-particle" : "", "family" : "Steinman", "given" : "Byron A.", "non-dropping-particle" : "", "parse-names" : false, "suffix" : "" } ], "container-title" : "Journal of Climate", "id" : "ITEM-1", "issue" : "20", "issued" : { "date-parts" : [ [ "2015" ] ] }, "page" : "8184-8202", "title" : "Separating internal variability from the externally forced climate response", "translator" : [ { "dropping-particle" : "", "family" : "Q5369", "given" : "", "non-dropping-particle" : "", "parse-names" : false, "suffix" : "" } ], "type" : "article-journal", "volume" : "28" }, "uris" : [ "http://www.mendeley.com/documents/?uuid=77966f63-b369-4d00-a59b-3fff1696028d" ] }, { "id" : "ITEM-2", "itemData" : { "DOI" : "10.1126/sciadv.aar5809", "ISBN" : "1354-1013", "ISSN" : "23752548", "PMID" : "6585", "abstract" : "Extreme events such as heat waves are among the most challenging aspects of climate change for societies. We show that climate models consistently project increases in temperature variability in tropical countries over the coming decades, with the Amazon as a particular hotspot of concern. During the season with maximum insolation, temperature variability increases by ~15% per degree of global warming in Amazonia and Southern Africa and by up to 10%\u00b0C\u22121 in the Sahel, India, and Southeast Asia. Mechanisms include drying soils and shifts in atmospheric structure. Outside the tropics, temperature variability is projected to decrease on average because of a reduced meridional temperature gradient and sea-ice loss. The countries that have contributed least to climate change, and are most vulnerable to extreme events, are projected to experience the strongest increase in variability. These changes would therefore amplify the inequality associated with the impacts of a changing climate.", "author" : [ { "dropping-particle" : "", "family" : "Bathiany", "given" : "Sebastian", "non-dropping-particle" : "", "parse-names" : false, "suffix" : "" }, { "dropping-particle" : "", "family" : "Dakos", "given" : "Vasilis", "non-dropping-particle" : "", "parse-names" : false, "suffix" : "" }, { "dropping-particle" : "", "family" : "Scheffer", "given" : "Marten", "non-dropping-particle" : "", "parse-names" : false, "suffix" : "" }, { "dropping-particle" : "", "family" : "Lenton", "given" : "Timothy M.", "non-dropping-particle" : "", "parse-names" : false, "suffix" : "" } ], "container-title" : "Science Advances", "id" : "ITEM-2", "issue" : "5", "issued" : { "date-parts" : [ [ "2018" ] ] }, "page" : "1-11", "title" : "Climate models predict increasing temperature variability in poor countries", "translator" : [ { "dropping-particle" : "", "family" : "Q5373", "given" : "", "non-dropping-particle" : "", "parse-names" : false, "suffix" : "" } ], "type" : "article-journal", "volume" : "4" }, "uris" : [ "http://www.mendeley.com/documents/?uuid=163bf9a2-c522-429c-bff7-4ff4917e4790" ] }, { "id" : "ITEM-3", "itemData" : { "DOI" : "10.1038/nclimate3121", "ISSN" : "1758-678X",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"Overland", "given" : "James E.", "non-dropping-particle" : "", "parse-names" : false, "suffix" : "" }, { "dropping-particle" : "", "family" : "Dethloff", "given" : "Klaus", "non-dropping-particle" : "", "parse-names" : false, "suffix" : "" }, { "dropping-particle" : "", "family" : "Francis", "given" : "Jennifer A.", "non-dropping-particle" : "", "parse-names" : false, "suffix" : "" }, { "dropping-particle" : "", "family" : "Hall", "given" : "Richard J.", "non-dropping-particle" : "", "parse-names" : false, "suffix" : "" }, { "dropping-particle" : "", "family" : "Hanna", "given" : "Edward", "non-dropping-particle" : "", "parse-names" : false, "suffix" : "" }, { "dropping-particle" : "", "family" : "Kim", "given" : "Seong-Joong", "non-dropping-particle" : "", "parse-names" : false, "suffix" : "" }, { "dropping-particle" : "", "family" : "Screen", "given" : "James A.", "non-dropping-particle" : "", "parse-names" : false, "suffix" : "" }, { "dropping-particle" : "", "family" : "Shepherd", "given" : "Theodore G.", "non-dropping-particle" : "", "parse-names" : false, "suffix" : "" }, { "dropping-particle" : "", "family" : "Vihma", "given" : "Timo", "non-dropping-particle" : "", "parse-names" : false, "suffix" : "" } ], "container-title" : "Nature Climate Change", "id" : "ITEM-3", "issue" : "11", "issued" : { "date-parts" : [ [ "2016" ] ] }, "page" : "992-999", "publisher" : "Nature Publishing Group", "title" : "Nonlinear response of mid-latitude weather to the changing Arctic", "translator" : [ { "dropping-particle" : "", "family" : "Q5370", "given" : "", "non-dropping-particle" : "", "parse-names" : false, "suffix" : "" } ], "type" : "article-journal", "volume" : "6" }, "uris" : [ "http://www.mendeley.com/documents/?uuid=4f25b255-4138-4645-b416-1f50a05d6f85" ] } ], "mendeley" : { "formattedCitation" : "(Frankcombe et al., 2015; Overland et al., 2016; Bathiany et al., 2018)", "plainTextFormattedCitation" : "(Frankcombe et al., 2015; Overland et al., 2016; Bathiany et al., 2018)", "previouslyFormattedCitation" : "(Frankcombe et al., 2015; Overland et al., 2016; Bathiany et al., 2018)" }, "properties" : { "noteIndex" : 0 }, "schema" : "https://github.com/citation-style-language/schema/raw/master/csl-citation.json" }</w:instrText>
      </w:r>
      <w:r w:rsidRPr="007D6B42">
        <w:rPr>
          <w:rFonts w:cs="Times New Roman"/>
          <w:lang w:val="en-GB"/>
        </w:rPr>
        <w:fldChar w:fldCharType="separate"/>
      </w:r>
      <w:r w:rsidR="00E41CA2">
        <w:rPr>
          <w:noProof/>
          <w:lang w:val="en-GB"/>
        </w:rPr>
        <w:t>(Frankcombe et al., 2015; Overland et al., 2016; Bathiany et al., 2018)</w:t>
      </w:r>
      <w:r w:rsidRPr="007D6B42">
        <w:rPr>
          <w:rFonts w:cs="Times New Roman"/>
          <w:lang w:val="en-GB"/>
        </w:rPr>
        <w:fldChar w:fldCharType="end"/>
      </w:r>
      <w:r w:rsidRPr="007D6B42">
        <w:rPr>
          <w:lang w:val="en-GB"/>
        </w:rPr>
        <w:t>.</w:t>
      </w:r>
      <w:r w:rsidRPr="007D6B42">
        <w:rPr>
          <w:rFonts w:cs="Times New Roman"/>
          <w:lang w:val="en-GB"/>
        </w:rPr>
        <w:t xml:space="preserve"> Because only one realization of the actual climate exists, it is nontrivial to extract estimates of internal and forced variability from the available data </w:t>
      </w:r>
      <w:r w:rsidRPr="007D6B42">
        <w:rPr>
          <w:rFonts w:cs="Times New Roman"/>
          <w:lang w:val="en-GB"/>
        </w:rPr>
        <w:fldChar w:fldCharType="begin" w:fldLock="1"/>
      </w:r>
      <w:r w:rsidR="000465A7">
        <w:rPr>
          <w:rFonts w:cs="Times New Roman"/>
          <w:lang w:val="en-GB"/>
        </w:rPr>
        <w:instrText>ADDIN CSL_CITATION { "citationItems" : [ { "id" : "ITEM-1", "itemData" : { "DOI" : "10.1175/JCLI-D-15-0069.1", "ISSN" : "08948755", "abstract" : "Separating low-frequency internal variability of the climate system from the forced signal is essential to better understand anthropogenic climate change as well as internal climate variability. Here both synthetic time series and the historical simulations from phase 5 of CMIP (CMIP5) are used to examine several methods of performing this separation. Linear detrending, as is commonly used in studies of low-frequency climate variability, is found to introduce large biases in both amplitude and phase of the estimated internal variability. Using estimates of the forced signal obtained from ensembles of climate simulations can reduce these biases, particularly when the forced signal is scaled to match the historical time series of each ensemble member. These so-called scaling methods also provide estimates of model sensitivities to different types of external forcing. Applying the methods to observations of the Atlantic multidecadal oscillation leads to different estimates of the phase of this mode of variability in recent decades.", "author" : [ { "dropping-particle" : "", "family" : "Frankcombe", "given" : "Leela M.", "non-dropping-particle" : "", "parse-names" : false, "suffix" : "" }, { "dropping-particle" : "", "family" : "England", "given" : "Matthew H.", "non-dropping-particle" : "", "parse-names" : false, "suffix" : "" }, { "dropping-particle" : "", "family" : "Mann", "given" : "Michael E.", "non-dropping-particle" : "", "parse-names" : false, "suffix" : "" }, { "dropping-particle" : "", "family" : "Steinman", "given" : "Byron A.", "non-dropping-particle" : "", "parse-names" : false, "suffix" : "" } ], "container-title" : "Journal of Climate", "id" : "ITEM-1", "issue" : "20", "issued" : { "date-parts" : [ [ "2015" ] ] }, "page" : "8184-8202", "title" : "Separating internal variability from the externally forced climate response", "translator" : [ { "dropping-particle" : "", "family" : "Q5369", "given" : "", "non-dropping-particle" : "", "parse-names" : false, "suffix" : "" } ], "type" : "article-journal", "volume" : "28" }, "uris" : [ "http://www.mendeley.com/documents/?uuid=77966f63-b369-4d00-a59b-3fff1696028d" ] } ], "mendeley" : { "formattedCitation" : "(Frankcombe et al., 2015)", "plainTextFormattedCitation" : "(Frankcombe et al., 2015)", "previouslyFormattedCitation" : "(Frankcombe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(Frankcombe et al., 2015)</w:t>
      </w:r>
      <w:r w:rsidRPr="007D6B42">
        <w:rPr>
          <w:rFonts w:cs="Times New Roman"/>
          <w:lang w:val="en-GB"/>
        </w:rPr>
        <w:fldChar w:fldCharType="end"/>
      </w:r>
      <w:r w:rsidRPr="007D6B42">
        <w:rPr>
          <w:rFonts w:cs="Times New Roman"/>
          <w:lang w:val="en-GB"/>
        </w:rPr>
        <w:t>.</w:t>
      </w:r>
      <w:r w:rsidRPr="007D6B42">
        <w:rPr>
          <w:lang w:val="en-GB"/>
        </w:rPr>
        <w:t xml:space="preserve"> As an alternative, </w:t>
      </w:r>
      <w:r w:rsidRPr="007D6B42">
        <w:rPr>
          <w:rFonts w:cs="Times New Roman"/>
          <w:lang w:val="en-GB"/>
        </w:rPr>
        <w:t xml:space="preserve">approaches that use large observational ensembles can be applied </w:t>
      </w:r>
      <w:commentRangeStart w:id="67"/>
      <w:r w:rsidRPr="007D6B42">
        <w:rPr>
          <w:rFonts w:cs="Times New Roman"/>
          <w:lang w:val="en-GB"/>
        </w:rPr>
        <w:fldChar w:fldCharType="begin" w:fldLock="1"/>
      </w:r>
      <w:r w:rsidR="000465A7">
        <w:rPr>
          <w:rFonts w:cs="Times New Roman"/>
          <w:lang w:val="en-GB"/>
        </w:rPr>
        <w:instrText>ADDIN CSL_CITATION { "citationItems" : [ { "id" : "ITEM-1",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"ITEM-1",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"mendeley" : { "formattedCitation" : "(McKinnon and Deser, 2018)", "manualFormatting" : "(Section 10.4; McKinnon and Deser, 2018)", "plainTextFormattedCitation" : "(McKinnon and Deser, 2018)", "previouslyFormattedCitation" : "(McKinnon and Deser,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(Section 10.4; McKinnon and Deser, 2018)</w:t>
      </w:r>
      <w:r w:rsidRPr="007D6B42">
        <w:rPr>
          <w:rFonts w:cs="Times New Roman"/>
          <w:lang w:val="en-GB"/>
        </w:rPr>
        <w:fldChar w:fldCharType="end"/>
      </w:r>
      <w:commentRangeEnd w:id="67"/>
      <w:r w:rsidR="00E41CA2">
        <w:rPr>
          <w:rStyle w:val="CommentReference"/>
          <w:rFonts w:asciiTheme="minorHAnsi" w:eastAsiaTheme="minorHAnsi" w:hAnsiTheme="minorHAnsi"/>
          <w:lang w:eastAsia="en-US"/>
        </w:rPr>
        <w:commentReference w:id="67"/>
      </w:r>
      <w:r w:rsidRPr="007D6B42">
        <w:rPr>
          <w:rFonts w:cs="Times New Roman"/>
          <w:lang w:val="en-GB"/>
        </w:rPr>
        <w:t>.</w:t>
      </w:r>
    </w:p>
    <w:p w14:paraId="504BCB79" w14:textId="77777777" w:rsidR="00474C69" w:rsidRPr="007D6B42" w:rsidRDefault="00474C69" w:rsidP="00474C69">
      <w:pPr>
        <w:pStyle w:val="AR6BodyText"/>
        <w:rPr>
          <w:lang w:val="en-GB"/>
        </w:rPr>
      </w:pPr>
    </w:p>
    <w:p w14:paraId="06C9B28F" w14:textId="77777777" w:rsidR="00474C69" w:rsidRPr="00FB6EB0" w:rsidRDefault="00474C69" w:rsidP="00474C69">
      <w:pPr>
        <w:pStyle w:val="AR6BodyText"/>
        <w:rPr>
          <w:lang w:val="en-US"/>
        </w:rPr>
      </w:pPr>
      <w:r w:rsidRPr="00FB6EB0">
        <w:rPr>
          <w:lang w:val="en-US"/>
        </w:rPr>
        <w:t>There is a close relationship between spatial and temporal scales (Figure 10.3). For example, an individual convective storm may exhibit scales of variability ranging from metres and seconds to kilometres and hours, while for El Niño-Southern Oscillation (ENSO) the scales of variability are regional to hemispheric in extent and multi-year in length. These scales interact and the interactions are represented in climate models, although the ability of current models to simulate regional phenomena and even large-scale climate drivers still leaves room for improvement (Section 10.3) and limits their capability to represent the interactions across spatial and temporal scales.</w:t>
      </w:r>
    </w:p>
    <w:p w14:paraId="02D3C403" w14:textId="77777777" w:rsidR="00474C69" w:rsidRPr="007D6B42" w:rsidRDefault="00474C69" w:rsidP="00474C69">
      <w:pPr>
        <w:pStyle w:val="AR6BodyText"/>
        <w:rPr>
          <w:rFonts w:cs="Times New Roman"/>
          <w:lang w:val="en-GB"/>
        </w:rPr>
      </w:pPr>
    </w:p>
    <w:p w14:paraId="11135313" w14:textId="4896E8FC" w:rsidR="00474C69" w:rsidRPr="007D6B42" w:rsidRDefault="00474C69" w:rsidP="00474C69">
      <w:pPr>
        <w:pStyle w:val="AR6BodyText"/>
        <w:rPr>
          <w:rFonts w:cs="Times New Roman"/>
          <w:lang w:val="en-GB"/>
        </w:rPr>
      </w:pPr>
      <w:r w:rsidRPr="007D6B42">
        <w:rPr>
          <w:rFonts w:cs="Times New Roman"/>
          <w:lang w:val="en-GB"/>
        </w:rPr>
        <w:t xml:space="preserve">It is important to note that in this chapter and subsequent regional chapters, including the Interactive Atlas, the baselines and reference periods used for climate change estimates from regional models may vary from those used in Chapters 1–9. In these chapters three main time baselines are defined for the past, i.e., pre-industrial (1750), early-industrial (1850–1900) and recent (1995–2014), while the future reference periods are 2021–2040 (near term), 2041–2060 (mid-century) and 2081–2100 (long term) (Section 1.4.1, Cross-Chapter Box 1.2). Regional climate simulations used in the recent literature have been performed with different baselines. The differences are often due to the availability of the boundary conditions from global simulations, leading to periods chosen for those simulations like 1950–2005, in line with the CMIP5 historical simulations followed by projections from 2005 onwards </w:t>
      </w:r>
      <w:commentRangeStart w:id="68"/>
      <w:r w:rsidRPr="007D6B42">
        <w:rPr>
          <w:rFonts w:cs="Times New Roman"/>
          <w:lang w:val="en-GB"/>
        </w:rPr>
        <w:fldChar w:fldCharType="begin" w:fldLock="1"/>
      </w:r>
      <w:ins w:id="69" w:author="Robin Matthews" w:date="2021-07-11T15:42:00Z">
        <w:r w:rsidR="004D0362">
          <w:rPr>
            <w:rFonts w:cs="Times New Roman"/>
            <w:lang w:val="en-GB"/>
          </w:rPr>
          <w:instrText>ADDIN CSL_CITATION { "citationItems" : [ { "id" : "ITEM-1", "itemData" : { "DOI" : "10.1016/j.accre.2017.10.001", "ISSN" : "16749278", "author" : [ { "dropping-particle" : "", "family" : "Zhang", "given" : "Dong-Feng", "non-dropping-particle" : "", "parse-names" : false, "suffix" : "" }, { "dropping-particle" : "", "family" : "Han", "given" : "Zhen-Yu", "non-dropping-particle" : "", "parse-names" : false, "suffix" : "" }, { "dropping-particle" : "", "family" : "Shi", "given" : "Ying", "non-dropping-particle" : "", "parse-names" : false, "suffix" : "" } ], "container-title" : "Advances in Climate Change Research", "id" : "ITEM-1", "issue" : "4", "issued" : { "date-parts" : [ [ "2017", "12" ] ] }, "page" : "245-255", "publisher" : "Elsevier Ltd", "title" : "Comparison of climate projections between driving CSIRO-Mk3.6.0 and downscaling simulation of RegCM4.4 over China", "translator" : [ { "dropping-particle" : "", "family" : "Q5354", "given" : "", "non-dropping-particle" : "", "parse-names" : false, "suffix" : "" } ], "type" : "article-journal", "volume" : "8" }, "uris" : [ "http://www.mendeley.com/documents/?uuid=ae3d8091-3dd9-432b-a4b4-a4f2a459b691" ] }, { "id" : "ITEM-2",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"ITEM-2",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"id" : "ITEM-3", "itemData" : { "DOI" : "10.3389/feart.2017.00111", "ISSN" : "2296-6463", "author" : [ { "dropping-particle" : "", "family" : "Cai", "given" : "Lei", "non-dropping-particle" : "", "parse-names" : false, "suffix" : "" }, { "dropping-particle" : "", "family" : "Alexeev", "given" : "Vladimir A", "non-dropping-particle" : "", "parse-names" : false, "suffix" : "" }, { "dropping-particle" : "", "family" : "Arp", "given" : "Christopher D", "non-dropping-particle" : "", "parse-names" : false, "suffix" : "" }, { "dropping-particle" : "", "family" : "Jones", "given" : "Benjamin M", "non-dropping-particle" : "", "parse-names" : false, "suffix" : "" }, { "dropping-particle" : "", "family" : "Liljedahl", "given" : "Anna K", "non-dropping-particle" : "", "parse-names" : false, "suffix" : "" }, { "dropping-particle" : "", "family" : "G\u00e4deke", "given" : "Anne", "non-dropping-particle" : "", "parse-names" : false, "suffix" : "" } ], "container-title" : "Frontiers in Earth Science", "id" : "ITEM-3", "issue" : "January", "issued" : { "date-parts" : [ [ "2018", "1", "9" ] ] }, "page" : "1-15", "title" : "The Polar WRF Downscaled Historical and Projected Twenty-First Century Climate for the Coast and Foothills of Arctic Alaska", "translator" : [ { "dropping-particle" : "", "family" : "Q5355", "given" : "", "non-dropping-particle" : "", "parse-names" : false, "suffix" : "" } ], "type" : "article-journal", "volume" : "5" }, "uris" : [ "http://www.mendeley.com/documents/?uuid=65aae616-982c-41ad-866e-75a30705349a" ] } ], "mendeley" : { "formattedCitation" : "(Vaittinada Ayar et al., 2016; Zhang et al., 2017; Cai et al., 2018a)", "manualFormatting" : "(Vaittinada Ayar et al., 2016; Zhang et al., 2017; L. Cai et al., 2018)", "plainTextFormattedCitation" : "(Vaittinada Ayar et al., 2016; Zhang et al., 2017; Cai et al., 2018a)", "previouslyFormattedCitation" : "(Vaittinada Ayar et al., 2016; Zhang et al., 2017; Cai et al., 2018a)" }, "properties" : { "noteIndex" : 0 }, "schema" : "https://github.com/citation-style-language/schema/raw/master/csl-citation.json" }</w:instrText>
        </w:r>
      </w:ins>
      <w:del w:id="70" w:author="Robin Matthews" w:date="2021-07-11T15:42:00Z">
        <w:r w:rsidR="000465A7" w:rsidDel="004D0362">
          <w:rPr>
            <w:rFonts w:cs="Times New Roman"/>
            <w:lang w:val="en-GB"/>
          </w:rPr>
          <w:delInstrText>ADDIN CSL_CITATION { "citationItems" : [ { "id" : "ITEM-1", "itemData" : { "DOI" : "10.1016/j.accre.2017.10.001", "ISSN" : "16749278", "author" : [ { "dropping-particle" : "", "family" : "Zhang", "given" : "Dong-Feng", "non-dropping-particle" : "", "parse-names" : false, "suffix" : "" }, { "dropping-particle" : "", "family" : "Han", "given" : "Zhen-Yu", "non-dropping-particle" : "", "parse-names" : false, "suffix" : "" }, { "dropping-particle" : "", "family" : "Shi", "given" : "Ying", "non-dropping-particle" : "", "parse-names" : false, "suffix" : "" } ], "container-title" : "Advances in Climate Change Research", "id" : "ITEM-1", "issue" : "4", "issued" : { "date-parts" : [ [ "2017", "12" ] ] }, "page" : "245-255", "publisher" : "Elsevier Ltd", "title" : "Comparison of climate projections between driving CSIRO-Mk3.6.0 and downscaling simulation of RegCM4.4 over China", "translator" : [ { "dropping-particle" : "", "family" : "Q5354", "given" : "", "non-dropping-particle" : "", "parse-names" : false, "suffix" : "" } ], "type" : "article-journal", "volume" : "8" }, "uris" : [ "http://www.mendeley.com/documents/?uuid=ae3d8091-3dd9-432b-a4b4-a4f2a459b691" ] }, { "id" : "ITEM-2",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"ITEM-2",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"id" : "ITEM-3", "itemData" : { "DOI" : "10.3389/feart.2017.00111", "ISSN" : "2296-6463", "author" : [ { "dropping-particle" : "", "family" : "Cai", "given" : "Lei", "non-dropping-particle" : "", "parse-names" : false, "suffix" : "" }, { "dropping-particle" : "", "family" : "Alexeev", "given" : "Vladimir A", "non-dropping-particle" : "", "parse-names" : false, "suffix" : "" }, { "dropping-particle" : "", "family" : "Arp", "given" : "Christopher D", "non-dropping-particle" : "", "parse-names" : false, "suffix" : "" }, { "dropping-particle" : "", "family" : "Jones", "given" : "Benjamin M", "non-dropping-particle" : "", "parse-names" : false, "suffix" : "" }, { "dropping-particle" : "", "family" : "Liljedahl", "given" : "Anna K", "non-dropping-particle" : "", "parse-names" : false, "suffix" : "" }, { "dropping-particle" : "", "family" : "G\u00e4deke", "given" : "Anne", "non-dropping-particle" : "", "parse-names" : false, "suffix" : "" } ], "container-title" : "Frontiers in Earth Science", "id" : "ITEM-3", "issue" : "January", "issued" : { "date-parts" : [ [ "2018", "1", "9" ] ] }, "page" : "1-15", "title" : "The Polar WRF Downscaled Historical and Projected Twenty-First Century Climate for the Coast and Foothills of Arctic Alaska", "translator" : [ { "dropping-particle" : "", "family" : "Q5355", "given" : "", "non-dropping-particle" : "", "parse-names" : false, "suffix" : "" } ], "type" : "article-journal", "volume" : "5" }, "uris" : [ "http://www.mendeley.com/documents/?uuid=65aae616-982c-41ad-866e-75a30705349a" ] } ], "mendeley" : { "formattedCitation" : "(Vaittinada Ayar et al., 2016; Zhang et al., 2017; Cai et al., 2018a)", "plainTextFormattedCitation" : "(Vaittinada Ayar et al., 2016; Zhang et al., 2017; Cai et al., 2018a)", "previouslyFormattedCitation" : "(Vaittinada Ayar et al., 2016; Zhang et al., 2017; Cai et al., 2018a)"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rPr>
        <w:t xml:space="preserve">(Vaittinada Ayar et al., 2016; Zhang et al., 2017; </w:t>
      </w:r>
      <w:ins w:id="71" w:author="Robin Matthews" w:date="2021-07-11T15:42:00Z">
        <w:r w:rsidR="004D0362">
          <w:rPr>
            <w:rFonts w:cs="Times New Roman"/>
            <w:noProof/>
          </w:rPr>
          <w:t xml:space="preserve">L. </w:t>
        </w:r>
      </w:ins>
      <w:r w:rsidR="00E41CA2">
        <w:rPr>
          <w:rFonts w:cs="Times New Roman"/>
          <w:noProof/>
        </w:rPr>
        <w:t>Cai et al., 2018</w:t>
      </w:r>
      <w:del w:id="72" w:author="Robin Matthews" w:date="2021-07-11T15:42:00Z">
        <w:r w:rsidR="00E41CA2" w:rsidDel="004D0362">
          <w:rPr>
            <w:rFonts w:cs="Times New Roman"/>
            <w:noProof/>
          </w:rPr>
          <w:delText>a</w:delText>
        </w:r>
      </w:del>
      <w:r w:rsidR="00E41CA2">
        <w:rPr>
          <w:rFonts w:cs="Times New Roman"/>
          <w:noProof/>
        </w:rPr>
        <w:t>)</w:t>
      </w:r>
      <w:r w:rsidRPr="007D6B42">
        <w:rPr>
          <w:rFonts w:cs="Times New Roman"/>
          <w:lang w:val="en-GB"/>
        </w:rPr>
        <w:fldChar w:fldCharType="end"/>
      </w:r>
      <w:commentRangeEnd w:id="68"/>
      <w:r w:rsidR="00E41CA2">
        <w:rPr>
          <w:rStyle w:val="CommentReference"/>
          <w:rFonts w:asciiTheme="minorHAnsi" w:eastAsiaTheme="minorHAnsi" w:hAnsiTheme="minorHAnsi"/>
          <w:lang w:eastAsia="en-US"/>
        </w:rPr>
        <w:commentReference w:id="68"/>
      </w:r>
      <w:r w:rsidRPr="00FB6EB0">
        <w:rPr>
          <w:rFonts w:cs="Times New Roman"/>
        </w:rPr>
        <w:t xml:space="preserve">. </w:t>
      </w:r>
      <w:r w:rsidRPr="007D6B42">
        <w:rPr>
          <w:rFonts w:cs="Times New Roman"/>
          <w:lang w:val="en-GB"/>
        </w:rPr>
        <w:t xml:space="preserve">For simulations that use CMIP3 boundary conditions other periods have been used. As a consequence, these regional simulations mix for the recent period historical simulations with projections. The mismatch needs to be considered when assessing results obtained from both global and regional models in the context of the climate information distillation process, or when linking the regional chapters to the assessments performed in previous chapters. The choice of baseline provides a source of uncertainty for the assessment of climate impacts (e.g., for the response of bird species in Africa; </w:t>
      </w:r>
      <w:commentRangeStart w:id="73"/>
      <w:r w:rsidRPr="007D6B42">
        <w:rPr>
          <w:rFonts w:cs="Times New Roman"/>
          <w:lang w:val="en-GB"/>
        </w:rPr>
        <w:fldChar w:fldCharType="begin" w:fldLock="1"/>
      </w:r>
      <w:r w:rsidR="000465A7">
        <w:rPr>
          <w:rFonts w:cs="Times New Roman"/>
          <w:lang w:val="en-GB"/>
        </w:rPr>
        <w:instrText>ADDIN CSL_CITATION { "citationItems" : [ { "id" : "ITEM-1", "itemData" : { "DOI" : "10.1111/gcb.13273", "ISSN" : "13541013", "author" : [ { "dropping-particle" : "", "family" : "Baker", "given" : "David J.", "non-dropping-particle" : "", "parse-names" : false, "suffix" : "" }, { "dropping-particle" : "", "family" : "Hartley", "given" : "Andrew J.", "non-dropping-particle" : "", "parse-names" : false, "suffix" : "" }, { "dropping-particle" : "", "family" : "Butchart", "given" : "Stuart H. M.", "non-dropping-particle" : "", "parse-names" : false, "suffix" : "" }, { "dropping-particle" : "", "family" : "Willis", "given" : "Stephen G.", "non-dropping-particle" : "", "parse-names" : false, "suffix" : "" } ], "container-title" : "Global Change Biology", "id" : "ITEM-1", "issue" : "7", "issued" : { "date-parts" : [ [ "2016", "7" ] ] }, "page" : "2392-2404", "title" : "Choice of baseline climate data impacts projected species' responses to climate change", "translator" : [ { "dropping-particle" : "", "family" : "Q5337", "given" : "", "non-dropping-particle" : "", "parse-names" : false, "suffix" : "" } ], "type" : "article-journal", "volume" : "22" }, "uris" : [ "http://www.mendeley.com/documents/?uuid=281f2da4-38c6-4c56-999c-c094160da0c0" ] } ], "mendeley" : { "formattedCitation" : "(Baker et al., 2016)", "manualFormatting" : "Baker et al., 2016)", "plainTextFormattedCitation" : "(Baker et al., 2016)", "previouslyFormattedCitation" : "(Baker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Baker et al., 2016)</w:t>
      </w:r>
      <w:r w:rsidRPr="007D6B42">
        <w:rPr>
          <w:rFonts w:cs="Times New Roman"/>
          <w:lang w:val="en-GB"/>
        </w:rPr>
        <w:fldChar w:fldCharType="end"/>
      </w:r>
      <w:commentRangeEnd w:id="73"/>
      <w:r w:rsidR="00E41CA2">
        <w:rPr>
          <w:rStyle w:val="CommentReference"/>
          <w:rFonts w:asciiTheme="minorHAnsi" w:eastAsiaTheme="minorHAnsi" w:hAnsiTheme="minorHAnsi"/>
          <w:lang w:eastAsia="en-US"/>
        </w:rPr>
        <w:commentReference w:id="73"/>
      </w:r>
      <w:r w:rsidRPr="007D6B42">
        <w:rPr>
          <w:rFonts w:cs="Times New Roman"/>
          <w:lang w:val="en-GB"/>
        </w:rPr>
        <w:t xml:space="preserve">. Besides, a range of different baselines may need to be considered to satisfy a variety of users, since this choice affects the perceived result </w:t>
      </w:r>
      <w:r w:rsidRPr="007D6B42">
        <w:rPr>
          <w:rFonts w:cs="Times New Roman"/>
          <w:lang w:val="en-GB"/>
        </w:rPr>
        <w:fldChar w:fldCharType="begin" w:fldLock="1"/>
      </w:r>
      <w:r w:rsidR="000465A7">
        <w:rPr>
          <w:rFonts w:cs="Times New Roman"/>
          <w:lang w:val="en-GB"/>
        </w:rPr>
        <w:instrText>ADDIN CSL_CITATION { "citationItems" : [ { "id" : "ITEM-1", "itemData" : { "DOI" : "10.1002/joc.5930", "ISSN" : "08998418", "abstract" : "Climate models have provided driving data for impact studies for decades. However, the uncertainties related to the use of such data have typically not been sufficiently considered. We investigate how CORDEX climate simulations, which were corrected for bias based on MESAN reanalysis data for the period of 1989\u20132010, match the gridded observational data set E\u2010OBS. Furthermore, we investigate whether the bias\u2010corrected simulations contain significant residual bias (RB), which we defined as the bias exceeding the range of the observational uncertainty (Uobs) that emerges from differences between the two data sets MESAN and E\u2010OBS. Because the reference period selected in climate change impact studies often differs from the period used for bias correction, we further investigated whether the RB and other performance metrics of the periods 1989\u20132010 and 1961\u20131990 differ. We conducted this assessment for whole Europe and for biogeographical zones. Most of the used performance metrics show a good match of the simulations with MESAN in the period of 1989\u20132010. The comparison against E\u2010OBS yields worse results, indicating a significant difference between the two observational data sets. Minor bias exceeding the range of Uobs (RB) occurred over large land areas of Europe in this period. Based on the analysis conducted for the period of 1961\u20131990, the RB is several times larger than that of the period of 1989\u20132010; the other metrics also show worse performances. Our findings imply that both the selection of the reference climate data set and reference period warrant greater attention in impact studies. In particular, we recommend researchers to use a bias correction period as reference period in their studies. Alternatively, a new bias correction should be applied if any different period is to be used as a reference.", "author" : [ { "dropping-particle" : "", "family" : "Dobor", "given" : "Laura", "non-dropping-particle" : "", "parse-names" : false, "suffix" : "" }, { "dropping-particle" : "", "family" : "Hl\u00e1sny", "given" : "Tom\u00e1\u0161", "non-dropping-particle" : "", "parse-names" : false, "suffix" : "" } ], "container-title" : "International Journal of Climatology", "id" : "ITEM-1", "issued" : { "date-parts" : [ [ "2018", "12", "25" ] ] }, "title" : "Choice of reference climate conditions matters in impact studies: Case of bias-corrected CORDEX data set", "translator" : [ { "dropping-particle" : "", "family" : "Q4532", "given" : "", "non-dropping-particle" : "", "parse-names" : false, "suffix" : "" } ], "type" : "article-journal" }, "uris" : [ "http://www.mendeley.com/documents/?uuid=7ba938f0-8caf-4856-9f82-d58d5f1ae5e9" ] } ], "mendeley" : { "formattedCitation" : "(Dobor and Hl\u00e1sny, 2018)", "plainTextFormattedCitation" : "(Dobor and Hl\u00e1sny, 2018)", "previouslyFormattedCitation" : "(Dobor and Hl\u00e1sny,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(Dobor and Hlásny, 2018)</w:t>
      </w:r>
      <w:r w:rsidRPr="007D6B42">
        <w:rPr>
          <w:rFonts w:cs="Times New Roman"/>
          <w:lang w:val="en-GB"/>
        </w:rPr>
        <w:fldChar w:fldCharType="end"/>
      </w:r>
      <w:r w:rsidRPr="007D6B42">
        <w:rPr>
          <w:rFonts w:cs="Times New Roman"/>
          <w:lang w:val="en-GB"/>
        </w:rPr>
        <w:t>. The i</w:t>
      </w:r>
      <w:r w:rsidR="00A25EE5">
        <w:rPr>
          <w:rFonts w:cs="Times New Roman"/>
          <w:lang w:val="en-GB"/>
        </w:rPr>
        <w:t>nfluence</w:t>
      </w:r>
      <w:r w:rsidRPr="007D6B42">
        <w:rPr>
          <w:rFonts w:cs="Times New Roman"/>
          <w:lang w:val="en-GB"/>
        </w:rPr>
        <w:t xml:space="preserve"> of the different baseline periods can be explored using the Interactive Atlas where different baselines are available, for example, 1986-2005 (according to AR5), 1995-2014 (AR6), and both 1961-1990 and 1981-2010 (WMO).</w:t>
      </w:r>
    </w:p>
    <w:p w14:paraId="2D66CB49" w14:textId="77777777" w:rsidR="00474C69" w:rsidRPr="007D6B42" w:rsidRDefault="00474C69" w:rsidP="00474C69">
      <w:pPr>
        <w:pStyle w:val="AR6BodyText"/>
        <w:rPr>
          <w:rFonts w:cs="Times New Roman"/>
          <w:lang w:val="en-GB"/>
        </w:rPr>
      </w:pPr>
    </w:p>
    <w:p w14:paraId="5B916FA8" w14:textId="3E3BDE68" w:rsidR="00474C69" w:rsidRPr="007D6B42" w:rsidRDefault="00474C69" w:rsidP="00474C69">
      <w:pPr>
        <w:pStyle w:val="AR6BodyText"/>
        <w:rPr>
          <w:rFonts w:cs="Times New Roman"/>
          <w:lang w:val="en-GB"/>
        </w:rPr>
      </w:pPr>
      <w:r w:rsidRPr="007D6B42">
        <w:rPr>
          <w:rFonts w:cs="Times New Roman"/>
          <w:lang w:val="en-GB"/>
        </w:rPr>
        <w:t xml:space="preserve">One way of overcoming the baseline uncertainty is to define the results for a given model based on specific global-mean temperature changes from the pre-industrial period (e.g., </w:t>
      </w:r>
      <w:commentRangeStart w:id="74"/>
      <w:r w:rsidRPr="007D6B42">
        <w:rPr>
          <w:rFonts w:cs="Times New Roman"/>
          <w:lang w:val="en-GB"/>
        </w:rPr>
        <w:fldChar w:fldCharType="begin" w:fldLock="1"/>
      </w:r>
      <w:ins w:id="75" w:author="Robin Matthews" w:date="2021-07-11T15:43:00Z">
        <w:r w:rsidR="004D0362">
          <w:rPr>
            <w:rFonts w:cs="Times New Roman"/>
            <w:lang w:val="en-GB"/>
          </w:rPr>
          <w:instrText>ADDIN CSL_CITATION { "citationItems" : [ { "id" : "ITEM-1", "itemData" : { "DOI" : "10.1029/2018EF000873", "ISSN" : "23284277", "abstract" : "Heat and discomfort indices are applied to the multimodel ensemble mean of COordinated Regional climate Downscaling EXperiment-Africa regional climate model projections to investigate future changes in heat stress and the proportion of human population at risk under 1.5 \u00b0C and 2 \u00b0C global warming scenarios over West Africa. The results show that heat stress of category Extreme Caution is projected to extend spatially (up to 25%) over most of the Gulf of Guinea, Sahel, and Sahara desert areas, with different regional coverage during the various seasons. Similarly, the projected seasonal proportion of human population at discomfort substantially increases to more than 50% over most of the region. In particular, in June\u2013August over the Sahel and the western Sahara desert, new areas (15% of West Africa) where most of the population is at risk emerge. This indicates that from 50% to almost everyone over most of the Sahel countries and part of the western Sahara desert is at risk of possible heat cramp, heat exhaustion, and heat stroke in future climate scenarios. These conditions become more frequent and are accompanied by the emergence of days with dangerous heat stress category during which everyone feels discomfort and is vulnerable to a likely heat cramp and heat exhaustion. In general, all the above features are more extended and more frequent in the 2 \u00b0C than in the 1.5 \u00b0C scenario. Protective measures are thus required for outdoor workers, occupational settings in hot environments, and people engaged in strenuous activities.",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"ITEM-1", "issue" : "7", "issued" : { "date-parts" : [ [ "2018" ] ] }, "page" : "1029-1044", "title" : "Projected Heat Stress Under 1.5 \u00b0C and 2 \u00b0C Global Warming Scenarios Creates Unprecedented Discomfort for Humans in West Africa", "translator" : [ { "dropping-particle" : "", "family" : "Q6165", "given" : "", "non-dropping-particle" : "", "parse-names" : false, "suffix" : "" } ], "type" : "article-journal", "volume" : "6" }, "uris" : [ "http://www.mendeley.com/documents/?uuid=e4d49718-08da-46c2-a559-d282b41ba852" ] } ], "mendeley" : { "formattedCitation" : "(Sylla et al., 2018)", "manualFormatting" : "Sylla et al., 2018", "plainTextFormattedCitation" : "(Sylla et al., 2018)", "previouslyFormattedCitation" : "(Sylla et al., 2018)" }, "properties" : { "noteIndex" : 0 }, "schema" : "https://github.com/citation-style-language/schema/raw/master/csl-citation.json" }</w:instrText>
        </w:r>
      </w:ins>
      <w:del w:id="76" w:author="Robin Matthews" w:date="2021-07-11T15:43:00Z">
        <w:r w:rsidR="000465A7" w:rsidDel="004D0362">
          <w:rPr>
            <w:rFonts w:cs="Times New Roman"/>
            <w:lang w:val="en-GB"/>
          </w:rPr>
          <w:delInstrText>ADDIN CSL_CITATION { "citationItems" : [ { "id" : "ITEM-1", "itemData" : { "DOI" : "10.1029/2018EF000873", "ISSN" : "23284277", "abstract" : "Heat and discomfort indices are applied to the multimodel ensemble mean of COordinated Regional climate Downscaling EXperiment-Africa regional climate model projections to investigate future changes in heat stress and the proportion of human population at risk under 1.5 \u00b0C and 2 \u00b0C global warming scenarios over West Africa. The results show that heat stress of category Extreme Caution is projected to extend spatially (up to 25%) over most of the Gulf of Guinea, Sahel, and Sahara desert areas, with different regional coverage during the various seasons. Similarly, the projected seasonal proportion of human population at discomfort substantially increases to more than 50% over most of the region. In particular, in June\u2013August over the Sahel and the western Sahara desert, new areas (15% of West Africa) where most of the population is at risk emerge. This indicates that from 50% to almost everyone over most of the Sahel countries and part of the western Sahara desert is at risk of possible heat cramp, heat exhaustion, and heat stroke in future climate scenarios. These conditions become more frequent and are accompanied by the emergence of days with dangerous heat stress category during which everyone feels discomfort and is vulnerable to a likely heat cramp and heat exhaustion. In general, all the above features are more extended and more frequent in the 2 \u00b0C than in the 1.5 \u00b0C scenario. Protective measures are thus required for outdoor workers, occupational settings in hot environments, and people engaged in strenuous activities.",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"ITEM-1", "issue" : "7", "issued" : { "date-parts" : [ [ "2018" ] ] }, "page" : "1029-1044", "title" : "Projected Heat Stress Under 1.5 \u00b0C and 2 \u00b0C Global Warming Scenarios Creates Unprecedented Discomfort for Humans in West Africa", "translator" : [ { "dropping-particle" : "", "family" : "Q6165", "given" : "", "non-dropping-particle" : "", "parse-names" : false, "suffix" : "" } ], "type" : "article-journal", "volume" : "6" }, "uris" : [ "http://www.mendeley.com/documents/?uuid=e4d49718-08da-46c2-a559-d282b41ba852" ] } ], "mendeley" : { "formattedCitation" : "(Sylla et al., 2018)", "manualFormatting" : "Sylla et al., 2018a", "plainTextFormattedCitation" : "(Sylla et al., 2018)", "previouslyFormattedCitation" : "(Sylla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Sylla et al., 2018</w:t>
      </w:r>
      <w:del w:id="77" w:author="Robin Matthews" w:date="2021-07-11T15:43:00Z">
        <w:r w:rsidR="00E41CA2" w:rsidDel="004D0362">
          <w:rPr>
            <w:rFonts w:cs="Times New Roman"/>
            <w:noProof/>
            <w:lang w:val="en-GB"/>
          </w:rPr>
          <w:delText>a</w:delText>
        </w:r>
      </w:del>
      <w:r w:rsidRPr="007D6B42">
        <w:rPr>
          <w:rFonts w:cs="Times New Roman"/>
          <w:lang w:val="en-GB"/>
        </w:rPr>
        <w:fldChar w:fldCharType="end"/>
      </w:r>
      <w:commentRangeEnd w:id="74"/>
      <w:r w:rsidR="00E41CA2">
        <w:rPr>
          <w:rStyle w:val="CommentReference"/>
          <w:rFonts w:asciiTheme="minorHAnsi" w:eastAsiaTheme="minorHAnsi" w:hAnsiTheme="minorHAnsi"/>
          <w:lang w:eastAsia="en-US"/>
        </w:rPr>
        <w:commentReference w:id="74"/>
      </w:r>
      <w:r w:rsidRPr="007D6B42">
        <w:rPr>
          <w:rFonts w:cs="Times New Roman"/>
          <w:lang w:val="en-GB"/>
        </w:rPr>
        <w:t xml:space="preserve"> for West Africa; </w:t>
      </w:r>
      <w:commentRangeStart w:id="78"/>
      <w:r w:rsidRPr="007D6B42">
        <w:rPr>
          <w:rFonts w:cs="Times New Roman"/>
          <w:lang w:val="en-GB"/>
        </w:rPr>
        <w:fldChar w:fldCharType="begin" w:fldLock="1"/>
      </w:r>
      <w:ins w:id="79" w:author="Robin Matthews" w:date="2021-07-11T15:45:00Z">
        <w:r w:rsidR="004D0362">
          <w:rPr>
            <w:rFonts w:cs="Times New Roman"/>
            <w:lang w:val="en-GB"/>
          </w:rPr>
          <w: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"mendeley" : { "formattedCitation" : "(Kjellstr\u00f6m et al., 2018)", "manualFormatting" : "Kjellstr\u00f6m et al. (2018)", "plainTextFormattedCitation" : "(Kjellstr\u00f6m et al., 2018)", "previouslyFormattedCitation" : "(Kjellstr\u00f6m et al., 2018)" }, "properties" : { "noteIndex" : 0 }, "schema" : "https://github.com/citation-style-language/schema/raw/master/csl-citation.json" }</w:instrText>
        </w:r>
      </w:ins>
      <w:del w:id="80" w:author="Robin Matthews" w:date="2021-07-11T15:43:00Z">
        <w:r w:rsidR="000465A7" w:rsidDel="004D0362">
          <w:rPr>
            <w:rFonts w:cs="Times New Roman"/>
            <w:lang w:val="en-GB"/>
          </w:rPr>
          <w:del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"mendeley" : { "formattedCitation" : "(Kjellstr\u00f6m et al., 2018)", "manualFormatting" : "Kjellstr\u00f6m et al., 2018 for Europe; ", "plainTextFormattedCitation" : "(Kjellstr\u00f6m et al., 2018)", "previouslyFormattedCitation" : "(Kjellstr\u00f6m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Kjellström et al.</w:t>
      </w:r>
      <w:ins w:id="81" w:author="Robin Matthews" w:date="2021-07-11T15:45:00Z">
        <w:r w:rsidR="004D0362">
          <w:rPr>
            <w:rFonts w:cs="Times New Roman"/>
            <w:noProof/>
            <w:lang w:val="en-GB"/>
          </w:rPr>
          <w:t xml:space="preserve"> (</w:t>
        </w:r>
      </w:ins>
      <w:del w:id="82"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83" w:author="Robin Matthews" w:date="2021-07-11T15:45:00Z">
        <w:r w:rsidR="004D0362">
          <w:rPr>
            <w:rFonts w:cs="Times New Roman"/>
            <w:noProof/>
            <w:lang w:val="en-GB"/>
          </w:rPr>
          <w:t>8)</w:t>
        </w:r>
      </w:ins>
      <w:del w:id="84" w:author="Robin Matthews" w:date="2021-07-11T15:45:00Z">
        <w:r w:rsidR="00E41CA2" w:rsidDel="004D0362">
          <w:rPr>
            <w:rFonts w:cs="Times New Roman"/>
            <w:noProof/>
            <w:lang w:val="en-GB"/>
          </w:rPr>
          <w:delText>8</w:delText>
        </w:r>
      </w:del>
      <w:del w:id="85" w:author="Robin Matthews" w:date="2021-07-11T15:43:00Z">
        <w:r w:rsidR="00E41CA2" w:rsidDel="004D0362">
          <w:rPr>
            <w:rFonts w:cs="Times New Roman"/>
            <w:noProof/>
            <w:lang w:val="en-GB"/>
          </w:rPr>
          <w:delText xml:space="preserve"> for Europe; </w:delText>
        </w:r>
      </w:del>
      <w:r w:rsidRPr="007D6B42">
        <w:rPr>
          <w:rFonts w:cs="Times New Roman"/>
          <w:lang w:val="en-GB"/>
        </w:rPr>
        <w:fldChar w:fldCharType="end"/>
      </w:r>
      <w:commentRangeEnd w:id="78"/>
      <w:r w:rsidR="00E41CA2">
        <w:rPr>
          <w:rStyle w:val="CommentReference"/>
          <w:rFonts w:asciiTheme="minorHAnsi" w:eastAsiaTheme="minorHAnsi" w:hAnsiTheme="minorHAnsi"/>
          <w:lang w:eastAsia="en-US"/>
        </w:rPr>
        <w:commentReference w:id="78"/>
      </w:r>
      <w:ins w:id="86" w:author="Robin Matthews" w:date="2021-07-11T15:43:00Z">
        <w:r w:rsidR="004D0362">
          <w:rPr>
            <w:rFonts w:cs="Times New Roman"/>
            <w:noProof/>
            <w:lang w:val="en-GB"/>
          </w:rPr>
          <w:t xml:space="preserve"> for Europe; </w:t>
        </w:r>
      </w:ins>
      <w:commentRangeStart w:id="87"/>
      <w:r w:rsidRPr="007D6B42">
        <w:rPr>
          <w:rFonts w:cs="Times New Roman"/>
          <w:lang w:val="en-GB"/>
        </w:rPr>
        <w:fldChar w:fldCharType="begin" w:fldLock="1"/>
      </w:r>
      <w:ins w:id="88" w:author="Robin Matthews" w:date="2021-07-11T15:45:00Z">
        <w:r w:rsidR="004D0362">
          <w:rPr>
            <w:rFonts w:cs="Times New Roman"/>
            <w:lang w:val="en-GB"/>
          </w:rPr>
          <w: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"mendeley" : { "formattedCitation" : "(Taylor et al., 2018)", "manualFormatting" : "Taylor et al. (2018)", "plainTextFormattedCitation" : "(Taylor et al., 2018)", "previouslyFormattedCitation" : "(Taylor et al., 2018)" }, "properties" : { "noteIndex" : 0 }, "schema" : "https://github.com/citation-style-language/schema/raw/master/csl-citation.json" }</w:instrText>
        </w:r>
      </w:ins>
      <w:del w:id="89" w:author="Robin Matthews" w:date="2021-07-11T15:44:00Z">
        <w:r w:rsidR="000465A7" w:rsidDel="004D0362">
          <w:rPr>
            <w:rFonts w:cs="Times New Roman"/>
            <w:lang w:val="en-GB"/>
          </w:rPr>
          <w:del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"mendeley" : { "formattedCitation" : "(Taylor et al., 2018)", "manualFormatting" : "Taylor et al., 2018 for the Caribbean", "plainTextFormattedCitation" : "(Taylor et al., 2018)", "previouslyFormattedCitation" : "(Taylor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Taylor et al.</w:t>
      </w:r>
      <w:ins w:id="90" w:author="Robin Matthews" w:date="2021-07-11T15:45:00Z">
        <w:r w:rsidR="004D0362">
          <w:rPr>
            <w:rFonts w:cs="Times New Roman"/>
            <w:noProof/>
            <w:lang w:val="en-GB"/>
          </w:rPr>
          <w:t xml:space="preserve"> (</w:t>
        </w:r>
      </w:ins>
      <w:del w:id="91"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92" w:author="Robin Matthews" w:date="2021-07-11T15:45:00Z">
        <w:r w:rsidR="004D0362">
          <w:rPr>
            <w:rFonts w:cs="Times New Roman"/>
            <w:noProof/>
            <w:lang w:val="en-GB"/>
          </w:rPr>
          <w:t>8)</w:t>
        </w:r>
      </w:ins>
      <w:del w:id="93" w:author="Robin Matthews" w:date="2021-07-11T15:45:00Z">
        <w:r w:rsidR="00E41CA2" w:rsidDel="004D0362">
          <w:rPr>
            <w:rFonts w:cs="Times New Roman"/>
            <w:noProof/>
            <w:lang w:val="en-GB"/>
          </w:rPr>
          <w:delText>8</w:delText>
        </w:r>
      </w:del>
      <w:del w:id="94" w:author="Robin Matthews" w:date="2021-07-11T15:44:00Z">
        <w:r w:rsidR="00E41CA2" w:rsidDel="004D0362">
          <w:rPr>
            <w:rFonts w:cs="Times New Roman"/>
            <w:noProof/>
            <w:lang w:val="en-GB"/>
          </w:rPr>
          <w:delText xml:space="preserve"> for the Caribbean</w:delText>
        </w:r>
      </w:del>
      <w:r w:rsidRPr="007D6B42">
        <w:rPr>
          <w:rFonts w:cs="Times New Roman"/>
          <w:lang w:val="en-GB"/>
        </w:rPr>
        <w:fldChar w:fldCharType="end"/>
      </w:r>
      <w:commentRangeEnd w:id="87"/>
      <w:r w:rsidR="00E41CA2">
        <w:rPr>
          <w:rStyle w:val="CommentReference"/>
          <w:rFonts w:asciiTheme="minorHAnsi" w:eastAsiaTheme="minorHAnsi" w:hAnsiTheme="minorHAnsi"/>
          <w:lang w:eastAsia="en-US"/>
        </w:rPr>
        <w:commentReference w:id="87"/>
      </w:r>
      <w:ins w:id="95" w:author="Robin Matthews" w:date="2021-07-11T15:44:00Z">
        <w:r w:rsidR="004D0362">
          <w:rPr>
            <w:rFonts w:cs="Times New Roman"/>
            <w:noProof/>
            <w:lang w:val="en-GB"/>
          </w:rPr>
          <w:t xml:space="preserve"> for the Caribbean</w:t>
        </w:r>
      </w:ins>
      <w:r w:rsidRPr="007D6B42">
        <w:rPr>
          <w:rFonts w:cs="Times New Roman"/>
          <w:lang w:val="en-GB"/>
        </w:rPr>
        <w:t xml:space="preserve">; </w:t>
      </w:r>
      <w:commentRangeStart w:id="96"/>
      <w:r w:rsidRPr="007D6B42">
        <w:rPr>
          <w:rFonts w:cs="Times New Roman"/>
          <w:lang w:val="en-GB"/>
        </w:rPr>
        <w:fldChar w:fldCharType="begin" w:fldLock="1"/>
      </w:r>
      <w:ins w:id="97" w:author="Robin Matthews" w:date="2021-07-11T15:45:00Z">
        <w:r w:rsidR="004D0362">
          <w:rPr>
            <w:rFonts w:cs="Times New Roman"/>
            <w:lang w:val="en-GB"/>
          </w:rPr>
          <w:instrText>ADDIN CSL_CITATION { "citationItems" : [ { "id" : "ITEM-1",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"ITEM-1",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"mendeley" : { "formattedCitation" : "(Montroull et al., 2018)", "manualFormatting" : "Montroull et al. (2018)", "plainTextFormattedCitation" : "(Montroull et al., 2018)", "previouslyFormattedCitation" : "(Montroull et al., 2018)" }, "properties" : { "noteIndex" : 0 }, "schema" : "https://github.com/citation-style-language/schema/raw/master/csl-citation.json" }</w:instrText>
        </w:r>
      </w:ins>
      <w:del w:id="98" w:author="Robin Matthews" w:date="2021-07-11T15:44:00Z">
        <w:r w:rsidR="000465A7" w:rsidDel="004D0362">
          <w:rPr>
            <w:rFonts w:cs="Times New Roman"/>
            <w:lang w:val="en-GB"/>
          </w:rPr>
          <w:delInstrText>ADDIN CSL_CITATION { "citationItems" : [ { "id" : "ITEM-1",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"ITEM-1",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"mendeley" : { "formattedCitation" : "(Montroull et al., 2018)", "manualFormatting" : "Montroull et al., 2018 for South America)", "plainTextFormattedCitation" : "(Montroull et al., 2018)", "previouslyFormattedCitation" : "(Montroull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Montroull et al.</w:t>
      </w:r>
      <w:ins w:id="99" w:author="Robin Matthews" w:date="2021-07-11T15:45:00Z">
        <w:r w:rsidR="004D0362">
          <w:rPr>
            <w:rFonts w:cs="Times New Roman"/>
            <w:noProof/>
            <w:lang w:val="en-GB"/>
          </w:rPr>
          <w:t xml:space="preserve"> (</w:t>
        </w:r>
      </w:ins>
      <w:del w:id="100"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101" w:author="Robin Matthews" w:date="2021-07-11T15:45:00Z">
        <w:r w:rsidR="004D0362">
          <w:rPr>
            <w:rFonts w:cs="Times New Roman"/>
            <w:noProof/>
            <w:lang w:val="en-GB"/>
          </w:rPr>
          <w:t>8)</w:t>
        </w:r>
      </w:ins>
      <w:del w:id="102" w:author="Robin Matthews" w:date="2021-07-11T15:45:00Z">
        <w:r w:rsidR="00E41CA2" w:rsidDel="004D0362">
          <w:rPr>
            <w:rFonts w:cs="Times New Roman"/>
            <w:noProof/>
            <w:lang w:val="en-GB"/>
          </w:rPr>
          <w:delText>8</w:delText>
        </w:r>
      </w:del>
      <w:del w:id="103" w:author="Robin Matthews" w:date="2021-07-11T15:44:00Z">
        <w:r w:rsidR="00E41CA2" w:rsidDel="004D0362">
          <w:rPr>
            <w:rFonts w:cs="Times New Roman"/>
            <w:noProof/>
            <w:lang w:val="en-GB"/>
          </w:rPr>
          <w:delText xml:space="preserve"> for South America)</w:delText>
        </w:r>
      </w:del>
      <w:r w:rsidRPr="007D6B42">
        <w:rPr>
          <w:rFonts w:cs="Times New Roman"/>
          <w:lang w:val="en-GB"/>
        </w:rPr>
        <w:fldChar w:fldCharType="end"/>
      </w:r>
      <w:commentRangeEnd w:id="96"/>
      <w:r w:rsidR="00E41CA2">
        <w:rPr>
          <w:rStyle w:val="CommentReference"/>
          <w:rFonts w:asciiTheme="minorHAnsi" w:eastAsiaTheme="minorHAnsi" w:hAnsiTheme="minorHAnsi"/>
          <w:lang w:eastAsia="en-US"/>
        </w:rPr>
        <w:commentReference w:id="96"/>
      </w:r>
      <w:ins w:id="104" w:author="Robin Matthews" w:date="2021-07-11T15:44:00Z">
        <w:r w:rsidR="004D0362">
          <w:rPr>
            <w:rFonts w:cs="Times New Roman"/>
            <w:noProof/>
            <w:lang w:val="en-GB"/>
          </w:rPr>
          <w:t xml:space="preserve"> for South America)</w:t>
        </w:r>
      </w:ins>
      <w:r w:rsidRPr="007D6B42">
        <w:rPr>
          <w:rFonts w:cs="Times New Roman"/>
          <w:lang w:val="en-GB"/>
        </w:rPr>
        <w:t>. The specific global-mean temperature is known as global warming level (GWL; Sections</w:t>
      </w:r>
      <w:r w:rsidR="00332B08">
        <w:rPr>
          <w:rFonts w:cs="Times New Roman"/>
          <w:lang w:val="en-GB"/>
        </w:rPr>
        <w:t xml:space="preserve"> 1.6.2 and</w:t>
      </w:r>
      <w:r w:rsidRPr="007D6B42">
        <w:rPr>
          <w:rFonts w:cs="Times New Roman"/>
          <w:lang w:val="en-GB"/>
        </w:rPr>
        <w:t xml:space="preserve"> 1</w:t>
      </w:r>
      <w:r w:rsidR="00505C18">
        <w:rPr>
          <w:rFonts w:cs="Times New Roman"/>
          <w:lang w:val="en-GB"/>
        </w:rPr>
        <w:t>0</w:t>
      </w:r>
      <w:r w:rsidRPr="007D6B42">
        <w:rPr>
          <w:rFonts w:cs="Times New Roman"/>
          <w:lang w:val="en-GB"/>
        </w:rPr>
        <w:t>.6.</w:t>
      </w:r>
      <w:r w:rsidR="004856DB">
        <w:rPr>
          <w:rFonts w:cs="Times New Roman"/>
          <w:lang w:val="en-GB"/>
        </w:rPr>
        <w:t>4</w:t>
      </w:r>
      <w:r w:rsidRPr="007D6B42">
        <w:rPr>
          <w:rFonts w:cs="Times New Roman"/>
          <w:lang w:val="en-GB"/>
        </w:rPr>
        <w:t xml:space="preserve">, Cross-Chapter Box 11.1). The GWL is a useful dimension of integration because important changes in regional climate, including many types of extremes, scale quasi-linearly with the GWLs, often independently of the underlying emissions scenarios </w:t>
      </w:r>
      <w:r w:rsidRPr="007D6B42">
        <w:rPr>
          <w:rFonts w:cs="Times New Roman"/>
          <w:lang w:val="en-GB"/>
        </w:rPr>
        <w:fldChar w:fldCharType="begin" w:fldLock="1"/>
      </w:r>
      <w:r w:rsidR="000465A7">
        <w:rPr>
          <w:rFonts w:cs="Times New Roman"/>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"id" : "ITEM-2",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"ITEM-2",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"id" : "ITEM-3", "itemData" : { "DOI" : "10.5194/esd-11-139-2020", "ISSN" : "2190-4987", "abstract" : "&lt;p&gt;Abstract.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(i)\u00a0a global mean temperature module, (ii)\u00a0a local temperature response module, and (iii)\u00a0a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Phase\u00a05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here.&lt;/p&gt;",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"ITEM-3", "issue" : "1", "issued" : { "date-parts" : [ [ "2020", "2", "17" ] ] }, "page" : "139-159", "title" : "Emulating Earth system model temperatures with MESMER: from global mean temperature trajectories to grid-point-level realizations on land", "translator" : [ { "dropping-particle" : "", "family" : "Q6810", "given" : "", "non-dropping-particle" : "", "parse-names" : false, "suffix" : "" } ], "type" : "article-journal", "volume" : "11" }, "uris" : [ "http://www.mendeley.com/documents/?uuid=7106e031-a1a9-3793-9717-1d8268ca13ae" ] } ], "mendeley" : { "formattedCitation" : "(Hoegh-Guldberg et al., 2018; Beusch et al., 2020; Seneviratne and Hauser, 2020)", "manualFormatting" : "(e.g., Hoegh-Guldberg et al., 2018; Beusch et al., 2020; Seneviratne and Hauser, 2020)", "plainTextFormattedCitation" : "(Hoegh-Guldberg et al., 2018; Beusch et al., 2020; Seneviratne and Hauser, 2020)", "previouslyFormattedCitation" : "(Hoegh-Guldberg et al., 2018; Beusch et al., 2020; Seneviratne and Hauser,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(e.g., Hoegh-Guldberg et al., 2018; Beusch et al., 2020; Seneviratne and Hauser, 2020)</w:t>
      </w:r>
      <w:r w:rsidRPr="007D6B42">
        <w:rPr>
          <w:rFonts w:cs="Times New Roman"/>
          <w:lang w:val="en-GB"/>
        </w:rPr>
        <w:fldChar w:fldCharType="end"/>
      </w:r>
      <w:r w:rsidRPr="007D6B42">
        <w:rPr>
          <w:rFonts w:cs="Times New Roman"/>
          <w:lang w:val="en-GB"/>
        </w:rPr>
        <w:t xml:space="preserve">, taking always into account caveats described in Cross-Chapter Box 11.1. In addition, GWLs allow a separated analysis of the global and regional climate responses associated with a warming level </w:t>
      </w:r>
      <w:commentRangeStart w:id="105"/>
      <w:r w:rsidRPr="007D6B42">
        <w:rPr>
          <w:rFonts w:cs="Times New Roman"/>
          <w:lang w:val="en-GB"/>
        </w:rPr>
        <w:fldChar w:fldCharType="begin" w:fldLock="1"/>
      </w:r>
      <w:ins w:id="106" w:author="Robin Matthews" w:date="2021-07-11T15:45:00Z">
        <w:r w:rsidR="004D0362">
          <w:rPr>
            <w:rFonts w:cs="Times New Roman"/>
            <w:lang w:val="en-GB"/>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"manualFormatting" : "(Seneviratne and Hauser, 2020", "plainTextFormattedCitation" : "(Seneviratne and Hauser, 2020)", "previouslyFormattedCitation" : "(Seneviratne and Hauser, 2020)" }, "properties" : { "noteIndex" : 0 }, "schema" : "https://github.com/citation-style-language/schema/raw/master/csl-citation.json" }</w:instrText>
        </w:r>
      </w:ins>
      <w:del w:id="107" w:author="Robin Matthews" w:date="2021-07-11T15:45:00Z">
        <w:r w:rsidR="000465A7" w:rsidDel="004D0362">
          <w:rPr>
            <w:rFonts w:cs="Times New Roman"/>
            <w:lang w:val="en-GB"/>
          </w:rPr>
          <w:del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"manualFormatting" : "(Seneviratne and Hauser, 2020; Section 10.6.4)", "plainTextFormattedCitation" : "(Seneviratne and Hauser, 2020)", "previouslyFormattedCitation" : "(Seneviratne and Hauser, 2020)"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(Seneviratne and Hauser, 2020</w:t>
      </w:r>
      <w:del w:id="108" w:author="Robin Matthews" w:date="2021-07-11T15:45:00Z">
        <w:r w:rsidR="00E41CA2" w:rsidDel="004D0362">
          <w:rPr>
            <w:rFonts w:cs="Times New Roman"/>
            <w:noProof/>
            <w:lang w:val="en-GB"/>
          </w:rPr>
          <w:delText>; Section 10.6.4)</w:delText>
        </w:r>
      </w:del>
      <w:r w:rsidRPr="007D6B42">
        <w:rPr>
          <w:rFonts w:cs="Times New Roman"/>
          <w:lang w:val="en-GB"/>
        </w:rPr>
        <w:fldChar w:fldCharType="end"/>
      </w:r>
      <w:commentRangeEnd w:id="105"/>
      <w:r w:rsidR="00E41CA2">
        <w:rPr>
          <w:rStyle w:val="CommentReference"/>
          <w:rFonts w:asciiTheme="minorHAnsi" w:eastAsiaTheme="minorHAnsi" w:hAnsiTheme="minorHAnsi"/>
          <w:lang w:eastAsia="en-US"/>
        </w:rPr>
        <w:commentReference w:id="105"/>
      </w:r>
      <w:ins w:id="109" w:author="Robin Matthews" w:date="2021-07-11T15:45:00Z">
        <w:r w:rsidR="004D0362">
          <w:rPr>
            <w:rFonts w:cs="Times New Roman"/>
            <w:noProof/>
            <w:lang w:val="en-GB"/>
          </w:rPr>
          <w:t>; Section 10.6.4)</w:t>
        </w:r>
      </w:ins>
      <w:r w:rsidRPr="007D6B42">
        <w:rPr>
          <w:rFonts w:cs="Times New Roman"/>
          <w:lang w:val="en-GB"/>
        </w:rPr>
        <w:t xml:space="preserve">. The choice of global temperature </w:t>
      </w:r>
      <w:r w:rsidR="004B422E">
        <w:rPr>
          <w:rFonts w:cs="Times New Roman"/>
          <w:lang w:val="en-GB"/>
        </w:rPr>
        <w:t>goal</w:t>
      </w:r>
      <w:r w:rsidR="004B422E" w:rsidRPr="007D6B42">
        <w:rPr>
          <w:rFonts w:cs="Times New Roman"/>
          <w:lang w:val="en-GB"/>
        </w:rPr>
        <w:t xml:space="preserve"> </w:t>
      </w:r>
      <w:r w:rsidRPr="007D6B42">
        <w:rPr>
          <w:rFonts w:cs="Times New Roman"/>
          <w:lang w:val="en-GB"/>
        </w:rPr>
        <w:t xml:space="preserve">in the </w:t>
      </w:r>
      <w:r w:rsidRPr="007D6B42">
        <w:rPr>
          <w:rFonts w:cs="Times New Roman"/>
          <w:lang w:val="en-GB"/>
        </w:rPr>
        <w:lastRenderedPageBreak/>
        <w:t>context of the 2015 Paris Agreement means that there is an increasing desire for the regional climate information to be expressed as a function of GWLs.</w:t>
      </w:r>
    </w:p>
    <w:p w14:paraId="75756C73" w14:textId="77777777" w:rsidR="00474C69" w:rsidRPr="00441820" w:rsidRDefault="00474C69" w:rsidP="00474C69">
      <w:pPr>
        <w:autoSpaceDE w:val="0"/>
        <w:autoSpaceDN w:val="0"/>
        <w:adjustRightInd w:val="0"/>
        <w:ind w:left="480" w:hanging="480"/>
        <w:rPr>
          <w:lang w:val="en-US"/>
        </w:rPr>
      </w:pPr>
    </w:p>
    <w:p w14:paraId="34CE719D" w14:textId="77777777" w:rsidR="00474C69" w:rsidRPr="00441820" w:rsidRDefault="00474C69" w:rsidP="00474C69">
      <w:pPr>
        <w:autoSpaceDE w:val="0"/>
        <w:autoSpaceDN w:val="0"/>
        <w:adjustRightInd w:val="0"/>
        <w:ind w:left="480" w:hanging="480"/>
        <w:rPr>
          <w:lang w:val="en-US"/>
        </w:rPr>
      </w:pPr>
    </w:p>
    <w:p w14:paraId="6EE954FF" w14:textId="77777777" w:rsidR="00474C69" w:rsidRPr="007D6B42" w:rsidRDefault="00474C69" w:rsidP="00474C69">
      <w:pPr>
        <w:pStyle w:val="AR6Chap10Level21011"/>
        <w:rPr>
          <w:lang w:val="en-GB"/>
        </w:rPr>
      </w:pPr>
      <w:bookmarkStart w:id="110" w:name="_Toc5899596"/>
      <w:bookmarkStart w:id="111" w:name="_Toc6837917"/>
      <w:bookmarkStart w:id="112" w:name="_Toc24636537"/>
      <w:bookmarkStart w:id="113" w:name="_Toc30602330"/>
      <w:bookmarkStart w:id="114" w:name="_Toc56770389"/>
      <w:bookmarkStart w:id="115" w:name="_Toc56770489"/>
      <w:bookmarkStart w:id="116" w:name="_Toc70454690"/>
      <w:r w:rsidRPr="007D6B42">
        <w:rPr>
          <w:lang w:val="en-GB"/>
        </w:rPr>
        <w:t>Sources of Regional Climate Variability</w:t>
      </w:r>
      <w:bookmarkEnd w:id="110"/>
      <w:bookmarkEnd w:id="111"/>
      <w:bookmarkEnd w:id="112"/>
      <w:bookmarkEnd w:id="113"/>
      <w:bookmarkEnd w:id="114"/>
      <w:bookmarkEnd w:id="115"/>
      <w:r w:rsidRPr="007D6B42">
        <w:rPr>
          <w:lang w:val="en-GB"/>
        </w:rPr>
        <w:t xml:space="preserve"> and Change</w:t>
      </w:r>
      <w:bookmarkEnd w:id="116"/>
    </w:p>
    <w:p w14:paraId="086EA6FD" w14:textId="77777777" w:rsidR="00474C69" w:rsidRPr="007D6B42" w:rsidRDefault="00474C69" w:rsidP="00474C69">
      <w:pPr>
        <w:pStyle w:val="AR6BodyText"/>
        <w:rPr>
          <w:rFonts w:cs="Times New Roman"/>
          <w:lang w:val="en-GB"/>
        </w:rPr>
      </w:pPr>
    </w:p>
    <w:p w14:paraId="1808DE34" w14:textId="0E54D262" w:rsidR="00474C69" w:rsidRPr="007D6B42" w:rsidRDefault="00474C69" w:rsidP="00474C69">
      <w:pPr>
        <w:pStyle w:val="AR6BodyText"/>
        <w:rPr>
          <w:rFonts w:cs="Times New Roman"/>
          <w:lang w:val="en-GB"/>
        </w:rPr>
      </w:pPr>
      <w:r w:rsidRPr="007D6B42">
        <w:rPr>
          <w:rFonts w:cs="Times New Roman"/>
          <w:lang w:val="en-GB"/>
        </w:rPr>
        <w:t xml:space="preserve">Variability in regional climate arises from natural and anthropogenic forcings, internal variability including the local expression of large-scale remote drivers (also known as teleconnections), and the feedbacks between them. Due to the many possible drivers of variability and change (Figure 10.3), quantifying the interplay between internal modes of decadal variability and any externally forced component is crucial in attempts to attribute causes of regional climate changes </w:t>
      </w:r>
      <w:r w:rsidRPr="007D6B42">
        <w:rPr>
          <w:rFonts w:cs="Times New Roman"/>
          <w:lang w:val="en-GB"/>
        </w:rPr>
        <w:fldChar w:fldCharType="begin" w:fldLock="1"/>
      </w:r>
      <w:r w:rsidR="000465A7">
        <w:rPr>
          <w:rFonts w:cs="Times New Roman"/>
          <w:lang w:val="en-GB"/>
        </w:rPr>
        <w:instrText>ADDIN CSL_CITATION { "citationItems" : [ { "id" : "ITEM-1",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"ITEM-1", "issue" : "6", "issued" : { "date-parts" : [ [ "2017", "3" ] ] }, "page" : "1939-1957", "title" : "Reconciling Theories for Human and Natural Attribution of Recent East Africa Drying", "translator" : [ { "dropping-particle" : "", "family" : "Q5332", "given" : "", "non-dropping-particle" : "", "parse-names" : false, "suffix" : "" } ], "type" : "article-journal", "volume" : "30" }, "uris" : [ "http://www.mendeley.com/documents/?uuid=74d6f0b0-2515-408a-9997-da9feff3ed40" ] }, { "id" : "ITEM-2", "itemData" : { "DOI" : "10.1038/s41598-018-36311-5", "ISSN" : "2045-2322", "author" : [ { "dropping-particle" : "", "family" : "Nath", "given" : "Reshmita", "non-dropping-particle" : "", "parse-names" : false, "suffix" : "" }, { "dropping-particle" : "", "family" : "Luo", "given" : "Yong", "non-dropping-particle" : "", "parse-names" : false, "suffix" : "" }, { "dropping-particle" : "", "family" : "Chen", "given" : "Wen", "non-dropping-particle" : "", "parse-names" : false, "suffix" : "" }, { "dropping-particle" : "", "family" : "Cui", "given" : "Xuefeng", "non-dropping-particle" : "", "parse-names" : false, "suffix" : "" } ], "container-title" : "Scientific Reports", "id" : "ITEM-2", "issue" : "1", "issued" : { "date-parts" : [ [ "2018", "12", "21" ] ] }, "page" : "18047", "title" : "On the contribution of internal variability and external forcing factors to the Cooling trend over the Humid Subtropical Indo-Gangetic Plain in India", "translator" : [ { "dropping-particle" : "", "family" : "Q5331", "given" : "", "non-dropping-particle" : "", "parse-names" : false, "suffix" : "" } ], "type" : "article-journal", "volume" : "8" }, "uris" : [ "http://www.mendeley.com/documents/?uuid=a51fa161-84e9-4391-a637-3f32d923384d" ] } ], "mendeley" : { "formattedCitation" : "(Hoell et al., 2017; Nath et al., 2018)", "manualFormatting" : "(e.g., Hoell et al., 2017; Nath et al., 2018)", "plainTextFormattedCitation" : "(Hoell et al., 2017; Nath et al., 2018)", "previouslyFormattedCitation" : "(Hoell et al., 2017; Nath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(e.g., Hoell et al., 2017; Nath et al., 2018)</w:t>
      </w:r>
      <w:r w:rsidRPr="007D6B42">
        <w:rPr>
          <w:rFonts w:cs="Times New Roman"/>
          <w:lang w:val="en-GB"/>
        </w:rPr>
        <w:fldChar w:fldCharType="end"/>
      </w:r>
      <w:r w:rsidRPr="007D6B42">
        <w:rPr>
          <w:rFonts w:cs="Times New Roman"/>
          <w:lang w:val="en-GB"/>
        </w:rPr>
        <w:t>. A regional climate signal could arise purely due to some anthropogenic influence or conversely, entirely due to internal variability, but it is most likely the result of a combination of both (Section 10.4). This section briefly introduces these sources of regional variability and should be read along with corresponding sections in Chapters 3, 6 and 7. Section 10.3 assesses their representation in climate models, Section 10.4 discusses their relevance for the attribution of multi-decadal trends and Section 10.6 refers to them as sources in specific examples where regional climate information is built. Section 8.2 offers a companion discussion focussing on changes in the water cycle. An example of how changes in one region could act as a source for changes in a neighbouring one is assessed in the Cross-Chapter Box 10.1 for the linkages between polar and mid-latitude regions, an interaction that has led to substantial recent research.</w:t>
      </w:r>
      <w:r w:rsidRPr="007D6B42">
        <w:rPr>
          <w:rFonts w:cs="Times New Roman"/>
          <w:lang w:val="en-GB" w:eastAsia="en-JM"/>
        </w:rPr>
        <w:t xml:space="preserve"> This section also introduces the sources of uncertainty in model-derived regional climate information and how the quantification of the uncertainties i</w:t>
      </w:r>
      <w:r w:rsidR="00A25EE5">
        <w:rPr>
          <w:rFonts w:cs="Times New Roman"/>
          <w:lang w:val="en-GB" w:eastAsia="en-JM"/>
        </w:rPr>
        <w:t>nfluence</w:t>
      </w:r>
      <w:r w:rsidRPr="007D6B42">
        <w:rPr>
          <w:rFonts w:cs="Times New Roman"/>
          <w:lang w:val="en-GB" w:eastAsia="en-JM"/>
        </w:rPr>
        <w:t>s the confidence of the regional climate information.</w:t>
      </w:r>
    </w:p>
    <w:p w14:paraId="27411D66" w14:textId="77777777" w:rsidR="00474C69" w:rsidRPr="007D6B42" w:rsidRDefault="00474C69" w:rsidP="00474C69">
      <w:pPr>
        <w:pStyle w:val="AR6BodyText"/>
        <w:jc w:val="both"/>
        <w:rPr>
          <w:rFonts w:cs="Times New Roman"/>
          <w:lang w:val="en-GB"/>
        </w:rPr>
      </w:pPr>
    </w:p>
    <w:p w14:paraId="0811A7DA" w14:textId="77777777" w:rsidR="00474C69" w:rsidRPr="007D6B42" w:rsidRDefault="00474C69" w:rsidP="00474C69">
      <w:pPr>
        <w:pStyle w:val="AR6BodyText"/>
        <w:jc w:val="both"/>
        <w:rPr>
          <w:rFonts w:cs="Times New Roman"/>
          <w:lang w:val="en-GB"/>
        </w:rPr>
      </w:pPr>
    </w:p>
    <w:p w14:paraId="286108D9" w14:textId="77777777" w:rsidR="00474C69" w:rsidRPr="007D6B42" w:rsidRDefault="00474C69" w:rsidP="00474C69">
      <w:pPr>
        <w:pStyle w:val="AR6Chap10Level310111"/>
        <w:rPr>
          <w:lang w:val="en-GB"/>
        </w:rPr>
      </w:pPr>
      <w:bookmarkStart w:id="117" w:name="_Toc5899597"/>
      <w:bookmarkStart w:id="118" w:name="_Toc6837918"/>
      <w:bookmarkStart w:id="119" w:name="_Toc24636538"/>
      <w:bookmarkStart w:id="120" w:name="_Toc30602331"/>
      <w:bookmarkStart w:id="121" w:name="_Toc56770490"/>
      <w:bookmarkStart w:id="122" w:name="_Toc70454691"/>
      <w:r w:rsidRPr="007D6B42">
        <w:rPr>
          <w:lang w:val="en-GB"/>
        </w:rPr>
        <w:t>Forcings controlling regional climate</w:t>
      </w:r>
      <w:bookmarkEnd w:id="117"/>
      <w:bookmarkEnd w:id="118"/>
      <w:bookmarkEnd w:id="119"/>
      <w:bookmarkEnd w:id="120"/>
      <w:bookmarkEnd w:id="121"/>
      <w:bookmarkEnd w:id="122"/>
    </w:p>
    <w:p w14:paraId="2D9D3E95" w14:textId="77777777" w:rsidR="00474C69" w:rsidRPr="007D6B42" w:rsidRDefault="00474C69" w:rsidP="00474C69">
      <w:pPr>
        <w:pStyle w:val="AR6BodyText"/>
        <w:rPr>
          <w:rFonts w:cs="Times New Roman"/>
          <w:lang w:val="en-GB"/>
        </w:rPr>
      </w:pPr>
    </w:p>
    <w:p w14:paraId="04769421" w14:textId="0E8087D7" w:rsidR="00474C69" w:rsidRPr="007D6B42" w:rsidRDefault="00474C69" w:rsidP="00474C69">
      <w:pPr>
        <w:pStyle w:val="AR6BodyText"/>
        <w:rPr>
          <w:lang w:val="en-GB"/>
        </w:rPr>
      </w:pPr>
      <w:r w:rsidRPr="007D6B42">
        <w:rPr>
          <w:lang w:val="en-GB"/>
        </w:rPr>
        <w:t xml:space="preserve">There are important differences in the processes affected by greenhouse gases (GHGs) over land and ocean. Over the ocean, the increased radiative forcing leads to an increase in latent heat flux and a decrease in sensible heat flux, while over land, water availability is limited and increased radiative energy is therefore converted mostly into sensible heat </w:t>
      </w:r>
      <w:r w:rsidRPr="007D6B42">
        <w:rPr>
          <w:lang w:val="en-GB"/>
        </w:rPr>
        <w:fldChar w:fldCharType="begin" w:fldLock="1"/>
      </w:r>
      <w:r w:rsidR="000465A7">
        <w:rPr>
          <w:lang w:val="en-GB"/>
        </w:rPr>
        <w:instrText>ADDIN CSL_CITATION { "citationItems" : [ { "id" : "ITEM-1", "itemData" : { "DOI" : "10.1029/2006GL028164", "ISSN" : "0094-8276", "abstract" : "Climate model simulations consistently show that in response to greenhouse gas forcing surface temperatures over land increase more rapidly than over sea. The enhanced warming over land is not simply a transient effect, since it is also present in equilibrium conditions. We examine 20 models from the IPCC AR4 database. The global land/sea warming ratio varies in the range 1.36\u20131.84, independent of global mean temperature change. In the presence of increasing radiative forcing, the warming ratio for a single model is fairly constant in time, implying that the land/sea temperature difference increases with time. The warming ratio varies with latitude, with a minimum in equatorial latitudes, and maxima in the subtropics. A simple explanation for these findings is provided, and comparisons are made with observations. For the low\u2010latitude (40\u00b0S\u201340\u00b0N) mean, the models suggest a warming ratio of 1.51 \u00b1 0.13, while recent observations suggest a ratio of 1.54 \u00b1 0.09.",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"page" : "L02701", "title" : "Land/sea warming ratio in response to climate change: IPCC AR4 model results and comparison with observations", "translator" : [ { "dropping-particle" : "", "family" : "Q5059", "given" : "", "non-dropping-particle" : "", "parse-names" : false, "suffix" : "" } ], "type" : "article-journal", "volume" : "34" }, "uris" : [ "http://www.mendeley.com/documents/?uuid=9d784da8-4ac5-4156-a2b9-49804033430a" ] } ], "mendeley" : { "formattedCitation" : "(Sutton et al., 2007)", "plainTextFormattedCitation" : "(Sutton et al., 2007)", "previouslyFormattedCitation" : "(Sutton et al., 2007)" }, "properties" : { "noteIndex" : 0 }, "schema" : "https://github.com/citation-style-language/schema/raw/master/csl-citation.json" }</w:instrText>
      </w:r>
      <w:r w:rsidRPr="007D6B42">
        <w:rPr>
          <w:lang w:val="en-GB"/>
        </w:rPr>
        <w:fldChar w:fldCharType="separate"/>
      </w:r>
      <w:r w:rsidR="00E41CA2">
        <w:rPr>
          <w:noProof/>
          <w:lang w:val="en-GB"/>
        </w:rPr>
        <w:t>(Sutton et al., 2007)</w:t>
      </w:r>
      <w:r w:rsidRPr="007D6B42">
        <w:rPr>
          <w:lang w:val="en-GB"/>
        </w:rPr>
        <w:fldChar w:fldCharType="end"/>
      </w:r>
      <w:r w:rsidRPr="007D6B42">
        <w:rPr>
          <w:lang w:val="en-GB"/>
        </w:rPr>
        <w:t>.</w:t>
      </w:r>
      <w:r w:rsidRPr="007D6B42" w:rsidDel="007A6BB1">
        <w:rPr>
          <w:lang w:val="en-GB"/>
        </w:rPr>
        <w:t xml:space="preserve"> </w:t>
      </w:r>
      <w:r w:rsidRPr="007D6B42">
        <w:rPr>
          <w:lang w:val="en-GB"/>
        </w:rPr>
        <w:t>Notably, this leads to preferential warming of the land regions, which are themselves skewed towards the Northern Hemisphere.</w:t>
      </w:r>
    </w:p>
    <w:p w14:paraId="541D59BA" w14:textId="77777777" w:rsidR="00474C69" w:rsidRPr="007D6B42" w:rsidRDefault="00474C69" w:rsidP="00474C69">
      <w:pPr>
        <w:pStyle w:val="AR6BodyText"/>
        <w:rPr>
          <w:lang w:val="en-GB"/>
        </w:rPr>
      </w:pPr>
    </w:p>
    <w:p w14:paraId="05082711" w14:textId="6D1BC10C" w:rsidR="00474C69" w:rsidRPr="007D6B42" w:rsidRDefault="00474C69" w:rsidP="00474C69">
      <w:pPr>
        <w:pStyle w:val="AR6BodyText"/>
        <w:rPr>
          <w:lang w:val="en-GB"/>
        </w:rPr>
      </w:pPr>
      <w:r w:rsidRPr="007D6B42">
        <w:rPr>
          <w:lang w:val="en-GB"/>
        </w:rPr>
        <w:t xml:space="preserve">Variations in solar forcing (Section 2.2.1) could influence regional climate through its modulation of circulation patterns, although this research field is still hampered by large observational and modelling uncertainties. The 11-year solar cycle has been suggested to affect the leading atmospheric circulation modes of the North Atlantic region in model based studies </w:t>
      </w:r>
      <w:r w:rsidRPr="007D6B42">
        <w:rPr>
          <w:lang w:val="en-GB"/>
        </w:rPr>
        <w:fldChar w:fldCharType="begin" w:fldLock="1"/>
      </w:r>
      <w:r w:rsidR="000465A7">
        <w:rPr>
          <w:lang w:val="en-GB"/>
        </w:rPr>
        <w:instrText>ADDIN CSL_CITATION { "citationItems" : [ { "id" : "ITEM-1", "itemData" : { "DOI" : "10.1002/2013JD020062", "abstract" : "AbstractThe surface response to 11\u2009year solar cycle variations is investigated by analyzing the long-term mean sea level pressure and sea surface temperature observations for the period 1870\u20132010. The analysis reveals a statistically significant 11\u2009year solar signal over Europe, and the North Atlantic provided that the data are lagged by a few years. The delayed signal resembles the positive phase of the North Atlantic Oscillation (NAO) following a solar maximum. The corresponding sea surface temperature response is consistent with this. A similar analysis is performed on long-term climate simulations from a coupled ocean-atmosphere version of the Hadley Centre model that has an extended upper lid so that influences of solar variability via the stratosphere are well resolved. The model reproduces the positive NAO signal over the Atlantic/European sector, but the lag of the surface response is not well reproduced. Possible mechanisms for the lagged nature of the observed response are discussed.", "author" : [ { "dropping-particle" : "", "family" : "Gray", "given" : "Lesley J", "non-dropping-particle" : "", "parse-names" : false, "suffix" : "" }, { "dropping-particle" : "", "family" : "Scaife", "given" : "Adam A", "non-dropping-particle" : "", "parse-names" : false, "suffix" : "" }, { "dropping-particle" : "", "family" : "Mitchell", "given" : "Daniel M", "non-dropping-particle" : "", "parse-names" : false, "suffix" : "" }, { "dropping-particle" : "", "family" : "Osprey", "given" : "Scott", "non-dropping-particle" : "", "parse-names" : false, "suffix" : "" }, { "dropping-particle" : "", "family" : "Ineson", "given" : "Sarah", "non-dropping-particle" : "", "parse-names" : false, "suffix" : "" }, { "dropping-particle" : "", "family" : "Hardiman", "given" : "Steven", "non-dropping-particle" : "", "parse-names" : false, "suffix" : "" }, { "dropping-particle" : "", "family" : "Butchart", "given" : "Neal", "non-dropping-particle" : "", "parse-names" : false, "suffix" : "" }, { "dropping-particle" : "", "family" : "Knight", "given" : "Jeff", "non-dropping-particle" : "", "parse-names" : false, "suffix" : "" }, { "dropping-particle" : "", "family" : "Sutton", "given" : "Rowan", "non-dropping-particle" : "", "parse-names" : false, "suffix" : "" }, { "dropping-particle" : "", "family" : "Kodera", "given" : "Kunihiko", "non-dropping-particle" : "", "parse-names" : false, "suffix" : "" } ], "container-title" : "Journal of Geophysical Research: Atmospheres", "id" : "ITEM-1", "issue" : "24", "issued" : { "date-parts" : [ [ "2013" ] ] }, "page" : "13,405-413,420", "title" : "A lagged response to the 11 year solar cycle in observed winter Atlantic/European weather patterns", "translator" : [ { "dropping-particle" : "", "family" : "Q5379", "given" : "", "non-dropping-particle" : "", "parse-names" : false, "suffix" : "" } ], "type" : "article-journal", "volume" : "118" }, "uris" : [ "http://www.mendeley.com/documents/?uuid=35d87c1c-b8d6-48c2-a4c1-8ca8f425f3e1" ] }, { "id" : "ITEM-2",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"ITEM-2",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"id" : "ITEM-3", "itemData" : { "DOI" : "10.1038/ncomms9268", "ISSN" : "2041-1723", "author" : [ { "dropping-particle" : "", "family" : "Thi\u00e9blemont", "given" : "R\u00e9mi", "non-dropping-particle" : "", "parse-names" : false, "suffix" : "" }, { "dropping-particle" : "", "family" : "Matthes", "given" : "Katja", "non-dropping-particle" : "", "parse-names" : false, "suffix" : "" }, { "dropping-particle" : "", "family" : "Omrani", "given" : "Nour-Eddine", "non-dropping-particle" : "", "parse-names" : false, "suffix" : "" }, { "dropping-particle" : "", "family" : "Kodera", "given" : "Kunihiko", "non-dropping-particle" : "", "parse-names" : false, "suffix" : "" }, { "dropping-particle" : "", "family" : "Hansen", "given" : "Felicitas", "non-dropping-particle" : "", "parse-names" : false, "suffix" : "" } ], "container-title" : "Nature Communications", "id" : "ITEM-3", "issue" : "1", "issued" : { "date-parts" : [ [ "2015", "11", "15" ] ] }, "page" : "8268", "title" : "Solar forcing synchronizes decadal North Atlantic climate variability", "translator" : [ { "dropping-particle" : "", "family" : "Q6003", "given" : "", "non-dropping-particle" : "", "parse-names" : false, "suffix" : "" } ], "type" : "article-journal", "volume" : "6" }, "uris" : [ "http://www.mendeley.com/documents/?uuid=0cfc677b-174b-4207-b6d8-a73ac01b34d0" ] } ], "mendeley" : { "formattedCitation" : "(Gray et al., 2013; Thi\u00e9blemont et al., 2015; Sjolte et al., 2018)", "plainTextFormattedCitation" : "(Gray et al., 2013; Thi\u00e9blemont et al., 2015; Sjolte et al., 2018)", "previouslyFormattedCitation" : "(Gray et al., 2013; Thi\u00e9blemont et al., 2015; Sjolte et al., 2018)" }, "properties" : { "noteIndex" : 0 }, "schema" : "https://github.com/citation-style-language/schema/raw/master/csl-citation.json" }</w:instrText>
      </w:r>
      <w:r w:rsidRPr="007D6B42">
        <w:rPr>
          <w:lang w:val="en-GB"/>
        </w:rPr>
        <w:fldChar w:fldCharType="separate"/>
      </w:r>
      <w:r w:rsidR="00E41CA2">
        <w:rPr>
          <w:noProof/>
          <w:lang w:val="en-GB"/>
        </w:rPr>
        <w:t>(Gray et al., 2013; Thiéblemont et al., 2015; Sjolte et al., 2018)</w:t>
      </w:r>
      <w:r w:rsidRPr="007D6B42">
        <w:rPr>
          <w:lang w:val="en-GB"/>
        </w:rPr>
        <w:fldChar w:fldCharType="end"/>
      </w:r>
      <w:r w:rsidRPr="007D6B42">
        <w:rPr>
          <w:lang w:val="en-GB"/>
        </w:rPr>
        <w:t xml:space="preserve">. In particular the solar cycle has been suggested as an important source of near-term predictability of the North Atlantic Oscillation </w:t>
      </w:r>
      <w:commentRangeStart w:id="123"/>
      <w:r w:rsidRPr="007D6B42">
        <w:rPr>
          <w:lang w:val="en-GB"/>
        </w:rPr>
        <w:fldChar w:fldCharType="begin" w:fldLock="1"/>
      </w:r>
      <w:r w:rsidR="000465A7">
        <w:rPr>
          <w:lang w:val="en-GB"/>
        </w:rPr>
        <w:instrText>ADDIN CSL_CITATION { "citationItems" : [ { "id" : "ITEM-1", "itemData" : { "DOI" : "10.1038/s41558-018-0359-7", "ISSN" : "1758-6798", "abstract" : "Near-term climate predictions \u2014 which operate on annual to decadal timescales \u2014 offer benefits for climate adaptation and resilience, and are thus important for society. Although skilful near-term predictions are now possible, particularly when coupled models are initialized from the current climate state (most importantly from the ocean), several scientific challenges remain, including gaps in understanding and modelling the underlying physical mechanisms. This Perspective discusses how these challenges can be overcome, outlining concrete steps towards the provision of operational near-term climate predictions. Progress in this endeavour will bridge the gap between current seasonal forecasts and century-scale climate change projections, allowing a seamless climate service delivery chain to be established.", "author" : [ { "dropping-particle" : "", "family" : "Kushnir", "given" : "Yochanan", "non-dropping-particle" : "", "parse-names" : false, "suffix" : "" }, { "dropping-particle" : "", "family" : "Scaife", "given" : "Adam A", "non-dropping-particle" : "", "parse-names" : false, "suffix" : "" }, { "dropping-particle" : "", "family" : "Arritt", "given" : "Raymond", "non-dropping-particle" : "", "parse-names" : false, "suffix" : "" }, { "dropping-particle" : "", "family" : "Balsamo", "given" : "Gianpaolo", "non-dropping-particle" : "", "parse-names" : false, "suffix" : "" }, { "dropping-particle" : "", "family" : "Boer", "given" : "George",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"Kimoto", "given" : "Masahide", "non-dropping-particle" : "", "parse-names" : false, "suffix" : "" }, { "dropping-particle" : "", "family" : "Kolli", "given" : "Rupa Kumar", "non-dropping-particle" : "", "parse-names" : false, "suffix" : "" }, { "dropping-particle" : "", "family" : "Kumar", "given" : "Arun", "non-dropping-particle" : "", "parse-names" : false, "suffix" : "" }, { "dropping-particle" : "", "family" : "Matei", "given" : "Daniela", "non-dropping-particle" : "", "parse-names" : false, "suffix" : "" }, { "dropping-particle" : "", "family" : "Matthes", "given" : "Katja", "non-dropping-particle" : "", "parse-names" : false, "suffix" : "" }, { "dropping-particle" : "", "family" : "M\u00fcller", "given" : "Wolfgang A", "non-dropping-particle" : "", "parse-names" : false, "suffix" : "" }, { "dropping-particle" : "", "family" : "O\u2019Kane", "given" : "Terence", "non-dropping-particle" : "", "parse-names" : false, "suffix" : "" }, { "dropping-particle" : "", "family" : "Perlwitz", "given" : "Judith", "non-dropping-particle" : "", "parse-names" : false, "suffix" : "" }, { "dropping-particle" : "", "family" : "Power", "given" : "Scott", "non-dropping-particle" : "", "parse-names" : false, "suffix" : "" }, { "dropping-particle" : "", "family" : "Raphael", "given" : "Marilyn", "non-dropping-particle" : "", "parse-names" : false, "suffix" : "" }, { "dropping-particle" : "", "family" : "Shimpo", "given" : "Akihiko", "non-dropping-particle" : "", "parse-names" : false, "suffix" : "" }, { "dropping-particle" : "", "family" : "Smith", "given" : "Doug", "non-dropping-particle" : "", "parse-names" : false, "suffix" : "" }, { "dropping-particle" : "", "family" : "Tuma", "given" : "Matthias", "non-dropping-particle" : "", "parse-names" : false, "suffix" : "" }, { "dropping-particle" : "", "family" : "Wu", "given" : "Bo", "non-dropping-particle" : "", "parse-names" : false, "suffix" : "" } ], "container-title" : "Nature Climate Change", "id" : "ITEM-1", "issue" : "2", "issued" : { "date-parts" : [ [ "2019" ] ] }, "page" : "94-101", "title" : "Towards operational predictions of the near-term climate", "translator" : [ { "dropping-particle" : "", "family" : "Q5495", "given" : "", "non-dropping-particle" : "", "parse-names" : false, "suffix" : "" } ], "type" : "article-journal", "volume" : "9" }, "uris" : [ "http://www.mendeley.com/documents/?uuid=aef254eb-da87-4f75-8c3d-981fd26868e9" ] } ], "mendeley" : { "formattedCitation" : "(Kushnir et al., 2019)", "manualFormatting" : "(NAO; Kushnir et al., 2019)", "plainTextFormattedCitation" : "(Kushnir et al., 2019)", "previouslyFormattedCitation" : "(Kushnir et al., 2019)" }, "properties" : { "noteIndex" : 0 }, "schema" : "https://github.com/citation-style-language/schema/raw/master/csl-citation.json" }</w:instrText>
      </w:r>
      <w:r w:rsidRPr="007D6B42">
        <w:rPr>
          <w:lang w:val="en-GB"/>
        </w:rPr>
        <w:fldChar w:fldCharType="separate"/>
      </w:r>
      <w:r w:rsidR="00E41CA2">
        <w:rPr>
          <w:noProof/>
          <w:lang w:val="en-GB"/>
        </w:rPr>
        <w:t>(NAO; Kushnir et al., 2019)</w:t>
      </w:r>
      <w:r w:rsidRPr="007D6B42">
        <w:rPr>
          <w:lang w:val="en-GB"/>
        </w:rPr>
        <w:fldChar w:fldCharType="end"/>
      </w:r>
      <w:commentRangeEnd w:id="123"/>
      <w:r w:rsidR="00E41CA2">
        <w:rPr>
          <w:rStyle w:val="CommentReference"/>
          <w:rFonts w:asciiTheme="minorHAnsi" w:eastAsiaTheme="minorHAnsi" w:hAnsiTheme="minorHAnsi"/>
          <w:lang w:eastAsia="en-US"/>
        </w:rPr>
        <w:commentReference w:id="123"/>
      </w:r>
      <w:r w:rsidRPr="007D6B42">
        <w:rPr>
          <w:lang w:val="en-GB"/>
        </w:rPr>
        <w:t xml:space="preserve">, while other studies have not found evidence for links between the solar cycle and NAO in observational records </w:t>
      </w:r>
      <w:r w:rsidRPr="007D6B42">
        <w:rPr>
          <w:lang w:val="en-GB"/>
        </w:rPr>
        <w:fldChar w:fldCharType="begin" w:fldLock="1"/>
      </w:r>
      <w:r w:rsidR="000465A7">
        <w:rPr>
          <w:lang w:val="en-GB"/>
        </w:rPr>
        <w:instrText>ADDIN CSL_CITATION { "citationItems" : [ { "id" : "ITEM-1", "itemData" : { "DOI" : "10.1038/s41561-018-0293-3", "ISSN" : "1752-0894",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"2", "21" ] ] }, "page" : "94-99", "title" : "Insignificant influence of the 11-year solar cycle on the North Atlantic Oscillation", "translator" : [ { "dropping-particle" : "", "family" : "Q5114", "given" : "", "non-dropping-particle" : "", "parse-names" : false, "suffix" : "" } ], "type" : "article-journal", "volume" : "12" }, "uris" : [ "http://www.mendeley.com/documents/?uuid=68dec379-855b-4034-9b9f-d14a12d94f5f"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"ITEM-3",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"ITEM-3",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"(Ortega et al., 2015; Sjolte et al., 2018; Chiodo et al., 2019)", "plainTextFormattedCitation" : "(Ortega et al., 2015; Sjolte et al., 2018; Chiodo et al., 2019)", "previouslyFormattedCitation" : "(Ortega et al., 2015; Sjolte et al., 2018; Chiodo et al., 2019)" }, "properties" : { "noteIndex" : 0 }, "schema" : "https://github.com/citation-style-language/schema/raw/master/csl-citation.json" }</w:instrText>
      </w:r>
      <w:r w:rsidRPr="007D6B42">
        <w:rPr>
          <w:lang w:val="en-GB"/>
        </w:rPr>
        <w:fldChar w:fldCharType="separate"/>
      </w:r>
      <w:r w:rsidR="00E41CA2">
        <w:rPr>
          <w:noProof/>
          <w:lang w:val="en-GB"/>
        </w:rPr>
        <w:t>(Ortega et al., 2015; Sjolte et al., 2018; Chiodo et al., 2019)</w:t>
      </w:r>
      <w:r w:rsidRPr="007D6B42">
        <w:rPr>
          <w:lang w:val="en-GB"/>
        </w:rPr>
        <w:fldChar w:fldCharType="end"/>
      </w:r>
      <w:r w:rsidRPr="007D6B42">
        <w:rPr>
          <w:lang w:val="en-GB"/>
        </w:rPr>
        <w:t xml:space="preserve">. On centennial time scales, solar fluctuations were found to be correlated with the Eastern Atlantic Pattern </w:t>
      </w:r>
      <w:r w:rsidRPr="007D6B42">
        <w:rPr>
          <w:lang w:val="en-GB"/>
        </w:rPr>
        <w:fldChar w:fldCharType="begin" w:fldLock="1"/>
      </w:r>
      <w:r w:rsidR="000465A7">
        <w:rPr>
          <w:lang w:val="en-GB"/>
        </w:rPr>
        <w:instrText>ADDIN CSL_CITATION { "citationItems" : [ { "id" : "ITEM-1",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"(Sjolte et al., 2018)", "plainTextFormattedCitation" : "(Sjolte et al., 2018)", "previouslyFormattedCitation" : "(Sjolte et al., 2018)" }, "properties" : { "noteIndex" : 0 }, "schema" : "https://github.com/citation-style-language/schema/raw/master/csl-citation.json" }</w:instrText>
      </w:r>
      <w:r w:rsidRPr="007D6B42">
        <w:rPr>
          <w:lang w:val="en-GB"/>
        </w:rPr>
        <w:fldChar w:fldCharType="separate"/>
      </w:r>
      <w:r w:rsidR="00E41CA2">
        <w:rPr>
          <w:noProof/>
          <w:lang w:val="en-GB"/>
        </w:rPr>
        <w:t>(Sjolte et al., 2018)</w:t>
      </w:r>
      <w:r w:rsidRPr="007D6B42">
        <w:rPr>
          <w:lang w:val="en-GB"/>
        </w:rPr>
        <w:fldChar w:fldCharType="end"/>
      </w:r>
      <w:r w:rsidRPr="007D6B42">
        <w:rPr>
          <w:lang w:val="en-GB"/>
        </w:rPr>
        <w:t xml:space="preserve">. Possible influences on winter circulation and temperature over Eurasia </w:t>
      </w:r>
      <w:r w:rsidRPr="007D6B42">
        <w:rPr>
          <w:lang w:val="en-GB"/>
        </w:rPr>
        <w:fldChar w:fldCharType="begin" w:fldLock="1"/>
      </w:r>
      <w:r w:rsidR="000465A7">
        <w:rPr>
          <w:lang w:val="en-GB"/>
        </w:rPr>
        <w:instrText>ADDIN CSL_CITATION { "citationItems" : [ { "id" : "ITEM-1", "itemData" : { "DOI" : "10.1002/2015JD023415", "ISSN" : "2169897X", "abstract" : "Solar influences on spatial patterns of Eurasian winter climate and possible mechanisms are investigated based on a multiple linear regression method and multisource observational and reanalysis data. Robust and significant solar signals are detected in Eurasian surface air temperature (SAT), and strong solar activity evidently warms most area of the continent. The spatial pattern of sea level pressure (SLP) responses to solar activity is similar but not identical to that of the North Atlantic Oscillation (NAO). Compared to the NAO, geographic distribution of solar-induced SLP anomalies shifts eastward, with significantly enhanced influences over northern Eurasia. Relatively weaker solar signals were also found in mid-to-upper troposphere. The spatial pattern of 500 hPa geopotential anomalies resembles a negative Scandinavia teleconnection pattern, and the 200 hPa subtropical jet is weakened, while zonal wind at high latitudes is enhanced due to strong solar activity. The anomalous zonal circulations can be attributed to the \u201ctop-down\u201d mechanism. During high solar activity winters, an enhanced stratospheric zonal wind anomaly propagates downward, causing zonal wind anomalies in the troposphere. However, the \u201cbottom-up\u201d mechanisms may provide more reasonable explanations of the distinct solar influences on Eurasian climate. Solar-induced strong warm advection in lower atmosphere tends to increase SAT but decrease SLP, resulting in enhanced solar influences over northern Eurasia. Meanwhile, change in the land-ocean thermal contrast (LOTC) could also amplify the circulation anomaly. Inhomogeneous surface heating caused by anomalous solar activity modifies LOTC, which probably enhances the solar-induced circulation patterns. Such a positive feedback may potentially strengthen the solar influences.", "author" : [ { "dropping-particle" : "", "family" : "Chen", "given" : "Haishan", "non-dropping-particle" : "", "parse-names" : false, "suffix" : "" }, { "dropping-particle" : "", "family" : "Ma", "given" : "Hedi", "non-dropping-particle" : "", "parse-names" : false, "suffix" : "" }, { "dropping-particle" : "", "family" : "Li", "given" : "Xing", "non-dropping-particle" : "", "parse-names" : false, "suffix" : "" }, { "dropping-particle" : "", "family" : "Sun", "given" : "Shanlei", "non-dropping-particle" : "", "parse-names" : false, "suffix" : "" } ], "container-title" : "Journal of Geophysical Research: Atmospheres", "id" : "ITEM-1", "issue" : "17", "issued" : { "date-parts" : [ [ "2015", "9", "16" ] ] }, "page" : "8642-8657", "title" : "Solar influences on spatial patterns of Eurasian winter temperature and atmospheric general circulation anomalies", "translator" : [ { "dropping-particle" : "", "family" : "Q5066", "given" : "", "non-dropping-particle" : "", "parse-names" : false, "suffix" : "" } ], "type" : "article-journal", "volume" : "120" }, "uris" : [ "http://www.mendeley.com/documents/?uuid=d98d7a8e-f9cb-40a0-b1b8-c61b0212fa4b" ] } ], "mendeley" : { "formattedCitation" : "(Chen et al., 2015)", "plainTextFormattedCitation" : "(Chen et al., 2015)", "previouslyFormattedCitation" : "(Chen et al., 2015)" }, "properties" : { "noteIndex" : 0 }, "schema" : "https://github.com/citation-style-language/schema/raw/master/csl-citation.json" }</w:instrText>
      </w:r>
      <w:r w:rsidRPr="007D6B42">
        <w:rPr>
          <w:lang w:val="en-GB"/>
        </w:rPr>
        <w:fldChar w:fldCharType="separate"/>
      </w:r>
      <w:r w:rsidR="00E41CA2">
        <w:rPr>
          <w:noProof/>
          <w:lang w:val="en-GB"/>
        </w:rPr>
        <w:t>(Chen et al., 2015)</w:t>
      </w:r>
      <w:r w:rsidRPr="007D6B42">
        <w:rPr>
          <w:lang w:val="en-GB"/>
        </w:rPr>
        <w:fldChar w:fldCharType="end"/>
      </w:r>
      <w:r w:rsidRPr="007D6B42">
        <w:rPr>
          <w:lang w:val="en-GB"/>
        </w:rPr>
        <w:t xml:space="preserve"> and North America </w:t>
      </w:r>
      <w:r w:rsidRPr="007D6B42">
        <w:rPr>
          <w:lang w:val="en-GB"/>
        </w:rPr>
        <w:fldChar w:fldCharType="begin" w:fldLock="1"/>
      </w:r>
      <w:r w:rsidR="000465A7">
        <w:rPr>
          <w:lang w:val="en-GB"/>
        </w:rPr>
        <w:instrText>ADDIN CSL_CITATION { "citationItems" : [ { "id" : "ITEM-1", "itemData" : { "DOI" : "10.1088/1748-9326/9/2/024004", "abstract" : "We investigate the role of the 11-year solar cycle in modulating the Pacific\u2013North American (PNA) influence on North American winter climate. The PNA appears to play an important conduit between solar forcing and surface climate. The low solar (LS) activity may induce an atmospheric circulation pattern that resembles the positive phase of the PNA, resulting in a significant warming over northwestern North America and significant dry conditions in the Pacific Northwest, Canadian Prairies and the Ohio-Tennessee-lower Mississippi River Valley. The solar-induced changes in surface climate share more than 67% and 14% of spatial variances in the PNA-induced temperature and precipitation changes for 1950\u20132010 and 1901\u20132010 periods, respectively. These distinct solar signatures in North American climate may contribute to deconvolving modern and past continental-scale climate changes and improve our ability to interpret paleoclimate records in the region.", "author" : [ { "dropping-particle" : "", "family" : "Liu", "given" : "Zhongfang", "non-dropping-particle" : "", "parse-names" : false, "suffix" : "" }, { "dropping-particle" : "", "family" : "Yoshimura", "given" : "Kei", "non-dropping-particle" : "", "parse-names" : false, "suffix" : "" }, { "dropping-particle" : "", "family" : "Buenning", "given" : "Nikolaus H", "non-dropping-particle" : "", "parse-names" : false, "suffix" : "" }, { "dropping-particle" : "", "family" : "He", "given" : "Xiaogang", "non-dropping-particle" : "", "parse-names" : false, "suffix" : "" } ], "container-title" : "Environmental Research Letters", "id" : "ITEM-1", "issue" : "2", "issued" : { "date-parts" : [ [ "2014" ] ] }, "page" : "24004", "publisher" : "{IOP} Publishing", "title" : "Solar cycle modulation of the Pacific\u2013North American teleconnection influence on North American winter climate", "translator" : [ { "dropping-particle" : "", "family" : "Q5380", "given" : "", "non-dropping-particle" : "", "parse-names" : false, "suffix" : "" } ], "type" : "article-journal", "volume" : "9" }, "uris" : [ "http://www.mendeley.com/documents/?uuid=75f49c50-b260-4263-b6bb-998c4e84331a" ] }, { "id" : "ITEM-2", "itemData" : { "DOI" : "https://doi.org/10.1016/j.jastp.2017.10.007", "ISSN" : "1364-6826", "abstract" : "The ENSO effect on the Pacific/North American pattern (PNA) is well-known robust. Recent studies from observations and model simulations have reported that some important atmospheric circulation systems of extratropics are markedly modulated by the 11-year solar cycle. But less effort has been devoted to revealing the solar influence on the PNA. We thus hypothesize that the instability and uncertainty in the relationship between solar activity and PNA could be due to the ENSO impacts. In this study, solar cycle modulation of the ENSO effect on the PNA has been statistically examined by the observations from NOAA and NCEP/NCAR for the period of 1950\u20132014. Results indicate that during the high solar activity (HS) years, the PNA has stronger relevance to the ENSO, and the response of tropospheric geopotential height to ENSO variability is broadly similar to the typical positive PNA pattern. However, in the case of low solar activity (LS) years, the correlation between ENSO and PNA decreases relatively and the response has some resemblance to the negative phase of Arctic Oscillation (AO). Also, we find the impacts of solar activity on the middle troposphere are asymmetric during the different solar cycle phases, and the weak PNA-like response to solar activity only presents in the HS years. Closer inspection suggests that the higher solar activity has a much more remarkable modulation on the PNA-like response to the warm ENSO (WE) than that to the cold ENSO (CE), particularly over the Northeast Pacific region. The possible cause of the different responses might be the solar influence on the subtropical westerlies of upper troposphere. When the sea surface temperature (SST) of east-central tropical Pacific is anomalously warm, the upper tropospheric westerlies are significantly modulated by the higher solar activity, resulting in the acceleration and eastward shift of the North Pacific subtropical jet, which favors the propagation of WE signal from the tropical Pacific to the North Pacific, and consequently leading to the development of positive PNA-like pattern during the WE phase. Thus, it seems that the solar cycle can significantly modulate the WE effect on the PNA under the HS background.", "author" : [ { "dropping-particle" : "", "family" : "Li", "given" : "Delin", "non-dropping-particle" : "", "parse-names" : false, "suffix" : "" }, { "dropping-particle" : "", "family" : "Xiao", "given" : "Ziniu", "non-dropping-particle" : "", "parse-names" : false, "suffix" : "" } ], "container-title" : "Journal of Atmospheric and Solar-Terrestrial Physics", "id" : "ITEM-2", "issued" : { "date-parts" : [ [ "2018" ] ] }, "page" : "30-38", "title" : "Can solar cycle modulate the ENSO effect on the Pacific/North American pattern?", "translator" : [ { "dropping-particle" : "", "family" : "Q5378", "given" : "", "non-dropping-particle" : "", "parse-names" : false, "suffix" : "" } ], "type" : "article-journal", "volume" : "167" }, "uris" : [ "http://www.mendeley.com/documents/?uuid=2ee0bcee-7460-4163-93a8-5e0999406a20" ] } ], "mendeley" : { "formattedCitation" : "(Liu et al., 2014; Li and Xiao, 2018)", "plainTextFormattedCitation" : "(Liu et al., 2014; Li and Xiao, 2018)", "previouslyFormattedCitation" : "(Liu et al., 2014; Li and Xiao, 2018)" }, "properties" : { "noteIndex" : 0 }, "schema" : "https://github.com/citation-style-language/schema/raw/master/csl-citation.json" }</w:instrText>
      </w:r>
      <w:r w:rsidRPr="007D6B42">
        <w:rPr>
          <w:lang w:val="en-GB"/>
        </w:rPr>
        <w:fldChar w:fldCharType="separate"/>
      </w:r>
      <w:r w:rsidR="00E41CA2">
        <w:rPr>
          <w:noProof/>
          <w:lang w:val="en-GB"/>
        </w:rPr>
        <w:t>(Liu et al., 2014; Li and Xiao, 2018)</w:t>
      </w:r>
      <w:r w:rsidRPr="007D6B42">
        <w:rPr>
          <w:lang w:val="en-GB"/>
        </w:rPr>
        <w:fldChar w:fldCharType="end"/>
      </w:r>
      <w:r w:rsidRPr="007D6B42">
        <w:rPr>
          <w:lang w:val="en-GB"/>
        </w:rPr>
        <w:t xml:space="preserve"> have also been identified.</w:t>
      </w:r>
    </w:p>
    <w:p w14:paraId="24CF5945" w14:textId="77777777" w:rsidR="00474C69" w:rsidRPr="007D6B42" w:rsidRDefault="00474C69" w:rsidP="00474C69">
      <w:pPr>
        <w:pStyle w:val="AR6BodyText"/>
        <w:rPr>
          <w:lang w:val="en-GB"/>
        </w:rPr>
      </w:pPr>
    </w:p>
    <w:p w14:paraId="41A07858" w14:textId="5032CF9B" w:rsidR="00474C69" w:rsidRPr="007D6B42" w:rsidRDefault="00474C69" w:rsidP="00474C69">
      <w:pPr>
        <w:pStyle w:val="AR6BodyText"/>
        <w:rPr>
          <w:lang w:val="en-GB"/>
        </w:rPr>
      </w:pPr>
      <w:r w:rsidRPr="007D6B42">
        <w:rPr>
          <w:lang w:val="en-GB"/>
        </w:rPr>
        <w:t>An updated assessment of past changes in stratospheric ozone can be found in Section 2.2.5.2. AR6 assesses that both GHG and stratospheric ozone depletion have contributed to the expansion of the zonal mean Hadley cell in the Southern Hemisphere for the period 1981</w:t>
      </w:r>
      <w:r w:rsidRPr="007D6B42">
        <w:rPr>
          <w:rFonts w:cs="Times New Roman"/>
          <w:lang w:val="en-GB"/>
        </w:rPr>
        <w:t>–</w:t>
      </w:r>
      <w:r w:rsidRPr="007D6B42">
        <w:rPr>
          <w:lang w:val="en-GB"/>
        </w:rPr>
        <w:t xml:space="preserve">2000 with </w:t>
      </w:r>
      <w:r w:rsidRPr="007D6B42">
        <w:rPr>
          <w:i/>
          <w:lang w:val="en-GB"/>
        </w:rPr>
        <w:t>medium confidence</w:t>
      </w:r>
      <w:r w:rsidRPr="007D6B42">
        <w:rPr>
          <w:lang w:val="en-GB"/>
        </w:rPr>
        <w:t xml:space="preserve"> (Section 3.3.3) </w:t>
      </w:r>
      <w:r w:rsidRPr="007D6B42">
        <w:rPr>
          <w:lang w:val="en-GB"/>
        </w:rPr>
        <w:fldChar w:fldCharType="begin" w:fldLock="1"/>
      </w:r>
      <w:r w:rsidR="000465A7">
        <w:rPr>
          <w:lang w:val="en-GB"/>
        </w:rPr>
        <w:instrText>ADDIN CSL_CITATION { "citationItems" : [ { "id" : "ITEM-1", "itemData" : { "DOI" : "10.1175/JCLI-D-15-0138.1", "ISSN" : "0894-8755", "abstract" : "AbstractObservational evidence indicates that the southern edge of the Hadley cell (HC) has shifted southward during austral summer in recent decades. However, there is no consensus on the cause of this shift, with several studies reaching opposite conclusions as to the relative role of changes in sea surface temperatures (SSTs) and stratospheric ozone depletion in causing this shift. Here, the authors perform a meta-analysis of the extant literature on this subject and quantitatively compare the results of all published studies that have used single-forcing model integrations to isolate the role of different factors on the HC expansion during austral summer. It is shown that the weight of the evidence clearly points to stratospheric ozone depletion as the dominant driver of the tropical summertime expansion over the period in which an ozone hole was formed (1979 to late 1990s), although SST trends have contributed to trends since then. Studies that have claimed SSTs as the major driver of tropical expansion since 1979 have used prescribed ozone fields that underrepresent the observed Antarctic ozone depletion.", "author" : [ { "dropping-particle" : "", "family" : "Waugh", "given" : "Darryn W", "non-dropping-particle" : "", "parse-names" : false, "suffix" : "" }, { "dropping-particle" : "", "family" : "Garfinkel", "given" : "Chaim I", "non-dropping-particle" : "", "parse-names" : false, "suffix" : "" }, { "dropping-particle" : "", "family" : "Polvani", "given" : "Lorenzo M", "non-dropping-particle" : "", "parse-names" : false, "suffix" : "" } ], "container-title" : "Journal of Climate", "id" : "ITEM-1", "issue" : "16", "issued" : { "date-parts" : [ [ "2015", "8" ] ] }, "page" : "6581-6586", "title" : "Drivers of the Recent Tropical Expansion in the Southern Hemisphere: Changing SSTs or Ozone Depletion?", "translator" : [ { "dropping-particle" : "", "family" : "Q3824", "given" : "", "non-dropping-particle" : "", "parse-names" : false, "suffix" : "" } ], "type" : "article-journal", "volume" : "28" }, "uris" : [ "http://www.mendeley.com/documents/?uuid=10e39562-4857-40b5-9460-12b9df2bad3c", "http://www.mendeley.com/documents/?uuid=83716c70-20d5-4e43-95fc-148f0a4fec68"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"Q5997", "given" : "", "non-dropping-particle" : "", "parse-names" : false, "suffix" : "" } ], "type" : "article-journal", "volume" : "32" }, "uris" : [ "http://www.mendeley.com/documents/?uuid=f89ca7a1-b7f5-4ccb-8b1f-d38508d6d802" ] }, { "id" : "ITEM-3", "itemData" : { "DOI" : "10.1002/2015GL066942", "ISSN" : "00948276",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"ITEM-3", "issue" : "24", "issued" : { "date-parts" : [ [ "2015", "12", "28" ] ] }, "page" : "10,824-10,831", "title" : "Recent Hadley cell expansion: The role of internal atmospheric variability in reconciling modeled and observed trends", "translator" : [ { "dropping-particle" : "", "family" : "Q6002", "given" : "", "non-dropping-particle" : "", "parse-names" : false, "suffix" : "" } ], "type" : "article-journal", "volume" : "42" }, "uris" : [ "http://www.mendeley.com/documents/?uuid=6376139b-9109-443b-b994-2d16e59e9346" ] } ], "mendeley" : { "formattedCitation" : "(Garfinkel et al., 2015; Waugh et al., 2015; Grise et al., 2019)", "plainTextFormattedCitation" : "(Garfinkel et al., 2015; Waugh et al., 2015; Grise et al., 2019)", "previouslyFormattedCitation" : "(Garfinkel et al., 2015; Waugh et al., 2015; Grise et al., 2019)" }, "properties" : { "noteIndex" : 0 }, "schema" : "https://github.com/citation-style-language/schema/raw/master/csl-citation.json" }</w:instrText>
      </w:r>
      <w:r w:rsidRPr="007D6B42">
        <w:rPr>
          <w:lang w:val="en-GB"/>
        </w:rPr>
        <w:fldChar w:fldCharType="separate"/>
      </w:r>
      <w:r w:rsidR="00E41CA2">
        <w:rPr>
          <w:noProof/>
          <w:lang w:val="en-GB"/>
        </w:rPr>
        <w:t>(Garfinkel et al., 2015; Waugh et al., 2015; Grise et al., 2019)</w:t>
      </w:r>
      <w:r w:rsidRPr="007D6B42">
        <w:rPr>
          <w:lang w:val="en-GB"/>
        </w:rPr>
        <w:fldChar w:fldCharType="end"/>
      </w:r>
      <w:r w:rsidRPr="007D6B42">
        <w:rPr>
          <w:lang w:val="en-GB"/>
        </w:rPr>
        <w:t xml:space="preserve">. There is </w:t>
      </w:r>
      <w:r w:rsidRPr="007D6B42">
        <w:rPr>
          <w:i/>
          <w:lang w:val="en-GB"/>
        </w:rPr>
        <w:t>medium confidence</w:t>
      </w:r>
      <w:r w:rsidRPr="007D6B42">
        <w:rPr>
          <w:lang w:val="en-GB"/>
        </w:rPr>
        <w:t xml:space="preserve"> that stratospheric ozone depletion contributed to the strengthening trend of the summer SAM for the period 1970-1990, but this influence has been weaker since 2000 (Section 3.7.2). </w:t>
      </w:r>
      <w:sdt>
        <w:sdtPr>
          <w:rPr>
            <w:lang w:val="en-GB"/>
          </w:rPr>
          <w:tag w:val="goog_rdk_76"/>
          <w:id w:val="1577317134"/>
        </w:sdtPr>
        <w:sdtEndPr/>
        <w:sdtContent/>
      </w:sdt>
      <w:r w:rsidRPr="007D6B42">
        <w:rPr>
          <w:lang w:val="en-GB"/>
        </w:rPr>
        <w:t xml:space="preserve">The poleward shift of the Southern Hemisphere westerlies has also been explained by stratospheric ozone depletion </w:t>
      </w:r>
      <w:r w:rsidRPr="007D6B42">
        <w:rPr>
          <w:lang w:val="en-GB"/>
        </w:rPr>
        <w:fldChar w:fldCharType="begin" w:fldLock="1"/>
      </w:r>
      <w:r w:rsidR="000465A7">
        <w:rPr>
          <w:highlight w:val="yellow"/>
          <w:lang w:val="en-GB"/>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signal.In addition, output from a five-member ensemble of the high-resolution GFDL CM2.5 for the period 1979\u20132010 was used in order to explore the capability of the model in reproducing both the observed precipitation change and the underlying dynamical mechanisms. The model was able to capture the rainfall change signal. However, the increased availability of moisture from the lower levels controls the precipitation change during both summer and winter.",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"2", "24" ] ] }, "page" : "1673-1687", "title" : "Climate Change over the Extratropical Southern Hemisphere: The Tale from an Ensemble of Reanalysis Datasets", "translator" : [ { "dropping-particle" : "", "family" : "Q6685", "given" : "", "non-dropping-particle" : "", "parse-names" : false, "suffix" : "" } ], "type" : "article-journal", "volume" : "29" }, "uris" : [ "http://www.mendeley.com/documents/?uuid=5c295b69-df9b-4237-b34f-76c726a0ed12" ] } ], "mendeley" : { "formattedCitation" : "(Solman and Orlanski, 2016)", "plainTextFormattedCitation" : "(Solman and Orlanski, 2016)", "previouslyFormattedCitation" : "(Solman and Orlanski, 2016)" }, "properties" : { "noteIndex" : 0 }, "schema" : "https://github.com/citation-style-language/schema/raw/master/csl-citation.json" }</w:instrText>
      </w:r>
      <w:r w:rsidRPr="007D6B42">
        <w:rPr>
          <w:lang w:val="en-GB"/>
        </w:rPr>
        <w:fldChar w:fldCharType="separate"/>
      </w:r>
      <w:r w:rsidR="00E41CA2">
        <w:rPr>
          <w:noProof/>
          <w:lang w:val="en-GB"/>
        </w:rPr>
        <w:t>(Solman and Orlanski, 2016)</w:t>
      </w:r>
      <w:r w:rsidRPr="007D6B42">
        <w:rPr>
          <w:lang w:val="en-GB"/>
        </w:rPr>
        <w:fldChar w:fldCharType="end"/>
      </w:r>
      <w:r w:rsidRPr="007D6B42">
        <w:rPr>
          <w:lang w:val="en-GB"/>
        </w:rPr>
        <w:t>. Section 10.4 assesses its role in the multi decadal increase of rainfall in Southeastern South America and Section 1</w:t>
      </w:r>
      <w:r w:rsidR="004B422E">
        <w:rPr>
          <w:lang w:val="en-GB"/>
        </w:rPr>
        <w:t>0</w:t>
      </w:r>
      <w:r w:rsidRPr="007D6B42">
        <w:rPr>
          <w:lang w:val="en-GB"/>
        </w:rPr>
        <w:t xml:space="preserve">.6.2 does </w:t>
      </w:r>
      <w:r w:rsidR="004B422E">
        <w:rPr>
          <w:lang w:val="en-GB"/>
        </w:rPr>
        <w:t>so</w:t>
      </w:r>
      <w:r w:rsidR="004B422E" w:rsidRPr="007D6B42">
        <w:rPr>
          <w:lang w:val="en-GB"/>
        </w:rPr>
        <w:t xml:space="preserve"> </w:t>
      </w:r>
      <w:r w:rsidRPr="007D6B42">
        <w:rPr>
          <w:lang w:val="en-GB"/>
        </w:rPr>
        <w:t>for the occurrence of the Cape Town drought.</w:t>
      </w:r>
    </w:p>
    <w:p w14:paraId="44359E5C" w14:textId="77777777" w:rsidR="00474C69" w:rsidRPr="007D6B42" w:rsidRDefault="00474C69" w:rsidP="00474C69">
      <w:pPr>
        <w:pStyle w:val="AR6BodyText"/>
        <w:rPr>
          <w:rFonts w:cs="Times New Roman"/>
          <w:lang w:val="en-GB"/>
        </w:rPr>
      </w:pPr>
    </w:p>
    <w:p w14:paraId="580919D2" w14:textId="1A6E4506" w:rsidR="00474C69" w:rsidRPr="009B6342" w:rsidRDefault="00474C69" w:rsidP="00474C69">
      <w:pPr>
        <w:pStyle w:val="AR6BodyText"/>
        <w:rPr>
          <w:lang w:val="en-US"/>
        </w:rPr>
      </w:pPr>
      <w:r w:rsidRPr="00FB6EB0">
        <w:rPr>
          <w:lang w:val="en-US"/>
        </w:rPr>
        <w:t xml:space="preserve">Both natural and anthropogenic aerosols are often emitted at a regional scale, have a short atmospheric </w:t>
      </w:r>
      <w:r w:rsidRPr="00FB6EB0">
        <w:rPr>
          <w:lang w:val="en-US"/>
        </w:rPr>
        <w:lastRenderedPageBreak/>
        <w:t xml:space="preserve">lifetime (from a few hours to several days; Section 6.1), are dispersed regionally and affect climate at a regional scale through radiative cooling/heating and cloud microphysical effects </w:t>
      </w:r>
      <w:commentRangeStart w:id="124"/>
      <w:r w:rsidRPr="007D6B42">
        <w:fldChar w:fldCharType="begin" w:fldLock="1"/>
      </w:r>
      <w:ins w:id="125" w:author="Robin Matthews" w:date="2021-07-11T15:46:00Z">
        <w:r w:rsidR="0088288B">
          <w:rPr>
            <w:lang w:val="en-US"/>
          </w:rPr>
          <w:instrText>ADDIN CSL_CITATION { "citationItems" : [ { "id" : "ITEM-1", "itemData" : { "DOI" : "10.1175/JCLI-D-14-00712.1", "ISSN" : "0894-8755", "abstract" : "Linear regression is used to examine the relationship between simulated changes in historical global-mean surface temperature (GMST) and global-mean aerosol effective radiative forcing (ERF) in 14 climate models from CMIP5. The models have global-mean aerosol ERF that ranges from \u22120.35 to \u22121.60 W m \u22122 for 2000 relative to 1850. It is shown that aerosol ERF is the dominant factor that determines intermodel variations in simulated GMST change: correlations between aerosol ERF and simulated changes in GMST exceed 0.9 for linear trends in GMST over all periods that begin between 1860 and 1950 and end between 1995 and 2005. Comparison of modeled and observed GMST trends for these time periods gives an inferred global-mean aerosol ERF of \u22120.92 W m \u22122 .", "author" : [ { "dropping-particle" : "", "family" : "Rotstayn", "given" : "Leon D.", "non-dropping-particle" : "", "parse-names" : false, "suffix" : "" }, { "dropping-particle" : "", "family" : "Collier", "given" : "Mark A.", "non-dropping-particle" : "", "parse-names" : false, "suffix" : "" }, { "dropping-particle" : "", "family" : "Shindell", "given" : "Drew T.", "non-dropping-particle" : "", "parse-names" : false, "suffix" : "" }, { "dropping-particle" : "", "family" : "Boucher", "given" : "Olivier", "non-dropping-particle" : "", "parse-names" : false, "suffix" : "" } ], "container-title" : "Journal of Climate", "id" : "ITEM-1", "issue" : "17", "issued" : { "date-parts" : [ [ "2015", "9" ] ] }, "page" : "6608-6625", "title" : "Why Does Aerosol Forcing Control Historical Global-Mean Surface Temperature Change in CMIP5 Models?", "translator" : [ { "dropping-particle" : "", "family" : "Q6121", "given" : "", "non-dropping-particle" : "", "parse-names" : false, "suffix" : "" } ], "type" : "article-journal", "volume" : "28" }, "uris" : [ "http://www.mendeley.com/documents/?uuid=d6a75d2b-874a-4424-8c70-77d3d45e5d58", "http://www.mendeley.com/documents/?uuid=0131275f-d726-4620-a6b5-7b48fa409631" ] }, { "id" : "ITEM-2", "itemData" : { "DOI" : "10.1175/BAMS-D-13-00167.1", "ISSN" : "0003-0007", "abstract" : "The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 ] }, "page" : "217-228", "title" : "Adjustments in the Forcing-Feedback Framework for Understanding Climate Change", "translator" : [ { "dropping-particle" : "", "family" : "Q6122", "given" : "", "non-dropping-particle" : "", "parse-names" : false, "suffix" : "" } ], "type" : "article-journal", "volume" : "96" }, "uris" : [ "http://www.mendeley.com/documents/?uuid=d237b0fe-f95b-49e8-a4ea-7ceec074b821", "http://www.mendeley.com/documents/?uuid=c8cf3435-aa01-4f61-b85b-f0d3baa091dc" ] } ], "mendeley" : { "formattedCitation" : "(Rotstayn et al., 2015; Sherwood et al., 2015)", "manualFormatting" : "(Rotstayn et al., 2015; Sherwood et al., 2015", "plainTextFormattedCitation" : "(Rotstayn et al., 2015; Sherwood et al., 2015)", "previouslyFormattedCitation" : "(Rotstayn et al., 2015; Sherwood et al., 2015)" }, "properties" : { "noteIndex" : 0 }, "schema" : "https://github.com/citation-style-language/schema/raw/master/csl-citation.json" }</w:instrText>
        </w:r>
      </w:ins>
      <w:del w:id="126" w:author="Robin Matthews" w:date="2021-07-11T15:46:00Z">
        <w:r w:rsidR="000465A7" w:rsidDel="0088288B">
          <w:rPr>
            <w:lang w:val="en-US"/>
          </w:rPr>
          <w:delInstrText>ADDIN CSL_CITATION { "citationItems" : [ { "id" : "ITEM-1", "itemData" : { "DOI" : "10.1175/JCLI-D-14-00712.1", "ISSN" : "0894-8755", "abstract" : "Linear regression is used to examine the relationship between simulated changes in historical global-mean surface temperature (GMST) and global-mean aerosol effective radiative forcing (ERF) in 14 climate models from CMIP5. The models have global-mean aerosol ERF that ranges from \u22120.35 to \u22121.60 W m \u22122 for 2000 relative to 1850. It is shown that aerosol ERF is the dominant factor that determines intermodel variations in simulated GMST change: correlations between aerosol ERF and simulated changes in GMST exceed 0.9 for linear trends in GMST over all periods that begin between 1860 and 1950 and end between 1995 and 2005. Comparison of modeled and observed GMST trends for these time periods gives an inferred global-mean aerosol ERF of \u22120.92 W m \u22122 .", "author" : [ { "dropping-particle" : "", "family" : "Rotstayn", "given" : "Leon D.", "non-dropping-particle" : "", "parse-names" : false, "suffix" : "" }, { "dropping-particle" : "", "family" : "Collier", "given" : "Mark A.", "non-dropping-particle" : "", "parse-names" : false, "suffix" : "" }, { "dropping-particle" : "", "family" : "Shindell", "given" : "Drew T.", "non-dropping-particle" : "", "parse-names" : false, "suffix" : "" }, { "dropping-particle" : "", "family" : "Boucher", "given" : "Olivier", "non-dropping-particle" : "", "parse-names" : false, "suffix" : "" } ], "container-title" : "Journal of Climate", "id" : "ITEM-1", "issue" : "17", "issued" : { "date-parts" : [ [ "2015", "9" ] ] }, "page" : "6608-6625", "title" : "Why Does Aerosol Forcing Control Historical Global-Mean Surface Temperature Change in CMIP5 Models?", "translator" : [ { "dropping-particle" : "", "family" : "Q6121", "given" : "", "non-dropping-particle" : "", "parse-names" : false, "suffix" : "" } ], "type" : "article-journal", "volume" : "28" }, "uris" : [ "http://www.mendeley.com/documents/?uuid=d6a75d2b-874a-4424-8c70-77d3d45e5d58", "http://www.mendeley.com/documents/?uuid=0131275f-d726-4620-a6b5-7b48fa409631" ] }, { "id" : "ITEM-2", "itemData" : { "DOI" : "10.1175/BAMS-D-13-00167.1", "ISSN" : "0003-0007", "abstract" : "The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 ] }, "page" : "217-228", "title" : "Adjustments in the Forcing-Feedback Framework for Understanding Climate Change", "translator" : [ { "dropping-particle" : "", "family" : "Q6122", "given" : "", "non-dropping-particle" : "", "parse-names" : false, "suffix" : "" } ], "type" : "article-journal", "volume" : "96" }, "uris" : [ "http://www.mendeley.com/documents/?uuid=d237b0fe-f95b-49e8-a4ea-7ceec074b821", "http://www.mendeley.com/documents/?uuid=c8cf3435-aa01-4f61-b85b-f0d3baa091dc" ] } ], "mendeley" : { "formattedCitation" : "(Rotstayn et al., 2015; Sherwood et al., 2015)", "manualFormatting" : "(Rotstayn et al., 2015; Sherwood et al., 2015; Chapter 8)", "plainTextFormattedCitation" : "(Rotstayn et al., 2015; Sherwood et al., 2015)", "previouslyFormattedCitation" : "(Rotstayn et al., 2015; Sherwood et al., 2015)" }, "properties" : { "noteIndex" : 0 }, "schema" : "https://github.com/citation-style-language/schema/raw/master/csl-citation.json" }</w:delInstrText>
        </w:r>
      </w:del>
      <w:r w:rsidRPr="007D6B42">
        <w:fldChar w:fldCharType="separate"/>
      </w:r>
      <w:r w:rsidR="00E41CA2">
        <w:rPr>
          <w:noProof/>
          <w:lang w:val="en-US"/>
        </w:rPr>
        <w:t>(Rotstayn et al., 2015; Sherwood et al., 2015</w:t>
      </w:r>
      <w:del w:id="127" w:author="Robin Matthews" w:date="2021-07-11T15:45:00Z">
        <w:r w:rsidR="00E41CA2" w:rsidDel="0088288B">
          <w:rPr>
            <w:noProof/>
            <w:lang w:val="en-US"/>
          </w:rPr>
          <w:delText>; Chapter 8)</w:delText>
        </w:r>
      </w:del>
      <w:r w:rsidRPr="007D6B42">
        <w:fldChar w:fldCharType="end"/>
      </w:r>
      <w:commentRangeEnd w:id="124"/>
      <w:r w:rsidR="00E41CA2">
        <w:rPr>
          <w:rStyle w:val="CommentReference"/>
          <w:rFonts w:asciiTheme="minorHAnsi" w:eastAsiaTheme="minorHAnsi" w:hAnsiTheme="minorHAnsi"/>
          <w:lang w:eastAsia="en-US"/>
        </w:rPr>
        <w:commentReference w:id="124"/>
      </w:r>
      <w:ins w:id="128" w:author="Robin Matthews" w:date="2021-07-11T15:46:00Z">
        <w:r w:rsidR="0088288B">
          <w:rPr>
            <w:noProof/>
            <w:lang w:val="en-US"/>
          </w:rPr>
          <w:t>; Chapter 8)</w:t>
        </w:r>
      </w:ins>
      <w:r w:rsidRPr="00FB6EB0">
        <w:rPr>
          <w:lang w:val="en-US"/>
        </w:rPr>
        <w:t xml:space="preserve">. The majority of aerosols scatter solar radiation, but with strong regional variations </w:t>
      </w:r>
      <w:r w:rsidRPr="007D6B42">
        <w:fldChar w:fldCharType="begin" w:fldLock="1"/>
      </w:r>
      <w:r w:rsidR="000465A7">
        <w:rPr>
          <w:lang w:val="en-US"/>
        </w:rPr>
        <w:instrText>ADDIN CSL_CITATION { "citationItems" : [ { "id" : "ITEM-1", "itemData" : { "DOI" : "10.1038/ngeo473", "ISSN" : "1752-0894", "author" : [ { "dropping-particle" : "", "family" : "Shindell", "given" : "Drew", "non-dropping-particle" : "", "parse-names" : false, "suffix" : "" }, { "dropping-particle" : "", "family" : "Faluvegi", "given" : "Greg", "non-dropping-particle" : "", "parse-names" : false, "suffix" : "" } ], "container-title" : "Nature Geoscience", "id" : "ITEM-1", "issue" : "4", "issued" : { "date-parts" : [ [ "2009", "4", "22" ] ] }, "page" : "294-300", "title" : "Climate response to regional radiative forcing during the twentieth century", "translator" : [ { "dropping-particle" : "", "family" : "Q5115", "given" : "", "non-dropping-particle" : "", "parse-names" : false, "suffix" : "" } ], "type" : "article-journal", "volume" : "2" }, "uris" : [ "http://www.mendeley.com/documents/?uuid=f2f948c6-5ef4-4ff3-892e-988749f1311c" ] } ], "mendeley" : { "formattedCitation" : "(Shindell and Faluvegi, 2009)", "plainTextFormattedCitation" : "(Shindell and Faluvegi, 2009)", "previouslyFormattedCitation" : "(Shindell and Faluvegi, 2009)" }, "properties" : { "noteIndex" : 0 }, "schema" : "https://github.com/citation-style-language/schema/raw/master/csl-citation.json" }</w:instrText>
      </w:r>
      <w:r w:rsidRPr="007D6B42">
        <w:fldChar w:fldCharType="separate"/>
      </w:r>
      <w:r w:rsidR="00E41CA2">
        <w:rPr>
          <w:noProof/>
          <w:lang w:val="en-US"/>
        </w:rPr>
        <w:t>(Shindell and Faluvegi, 2009)</w:t>
      </w:r>
      <w:r w:rsidRPr="007D6B42">
        <w:fldChar w:fldCharType="end"/>
      </w:r>
      <w:r w:rsidRPr="00FB6EB0">
        <w:rPr>
          <w:lang w:val="en-US"/>
        </w:rPr>
        <w:t xml:space="preserve"> that lead to regional radiative effects of up to two orders of magnitude larger than the global average </w:t>
      </w:r>
      <w:commentRangeStart w:id="129"/>
      <w:r w:rsidRPr="007D6B42">
        <w:fldChar w:fldCharType="begin" w:fldLock="1"/>
      </w:r>
      <w:ins w:id="130" w:author="Robin Matthews" w:date="2021-07-11T15:46:00Z">
        <w:r w:rsidR="0088288B">
          <w:rPr>
            <w:lang w:val="en-US"/>
          </w:rPr>
          <w:instrText>ADDIN CSL_CITATION { "citationItems" : [ { "id" : "ITEM-1", "itemData" : { "DOI" : "10.1016/j.atmosenv.2015.06.014", "ISSN" : "13522310", "author" : [ { "dropping-particle" : "", "family" : "Li", "given" : "Ke", "non-dropping-particle" : "", "parse-names" : false, "suffix" : "" }, { "dropping-particle" : "", "family" : "Liao", "given" : "Hong", "non-dropping-particle" : "", "parse-names" : false, "suffix" : "" }, { "dropping-particle" : "", "family" : "Mao", "given" : "Yuhao", "non-dropping-particle" : "", "parse-names" : false, "suffix" : "" }, { "dropping-particle" : "", "family" : "Ridley", "given" : "David A.", "non-dropping-particle" : "", "parse-names" : false, "suffix" : "" } ], "container-title" : "Atmospheric Environment", "id" : "ITEM-1", "issued" : { "date-parts" : [ [ "2016", "1" ] ] }, "page" : "351-366", "title" : "Source sector and region contributions to concentration and direct radiative forcing of black carbon in China", "translator" : [ { "dropping-particle" : "", "family" : "Q5070", "given" : "", "non-dropping-particle" : "", "parse-names" : false, "suffix" : "" } ], "type" : "article-journal", "volume" : "124" }, "uris" : [ "http://www.mendeley.com/documents/?uuid=88c53f0e-cbfe-422c-ac30-7dd44aca4eb2" ] }, { "id" : "ITEM-2", "itemData" : { "DOI" : "10.1038/nature17165", "ISSN" : "0028-0836", "author" : [ { "dropping-particle" : "", "family" : "Li", "given" : "Bengang", "non-dropping-particle" : "", "parse-names" : false, "suffix" : "" }, { "dropping-particle" : "", "family" : "Gasser", "given" : "Thomas", "non-dropping-particle" : "", "parse-names" : false, "suffix" : "" }, { "dropping-particle" : "", "family" : "Ciais", "given" : "Philippe", "non-dropping-particle" : "", "parse-names" : false, "suffix" : "" }, { "dropping-particle" : "", "family" : "Piao", "given" : "Shilong", "non-dropping-particle" : "", "parse-names" : false, "suffix" : "" }, { "dropping-particle" : "", "family" : "Tao", "given" : "Shu", "non-dropping-particle" : "", "parse-names" : false, "suffix" : "" }, { "dropping-particle" : "", "family" : "Balkanski", "given" : "Yves", "non-dropping-particle" : "", "parse-names" : false, "suffix" : "" }, { "dropping-particle" : "", "family" : "Hauglustaine", "given" : "Didier", "non-dropping-particle" : "", "parse-names" : false, "suffix" : "" }, { "dropping-particle" : "", "family" : "Boisier", "given" : "Juan-Pablo", "non-dropping-particle" : "", "parse-names" : false, "suffix" : "" }, { "dropping-particle" : "", "family" : "Chen", "given" : "Zhuo", "non-dropping-particle" : "", "parse-names" : false, "suffix" : "" }, { "dropping-particle" : "", "family" : "Huang", "given" : "Mengtian", "non-dropping-particle" : "", "parse-names" : false, "suffix" : "" }, { "dropping-particle" : "", "family" : "Li", "given" : "Laurent Zhaoxin", "non-dropping-particle" : "", "parse-names" : false, "suffix" : "" }, { "dropping-particle" : "", "family" : "Li", "given" : "Yue", "non-dropping-particle" : "", "parse-names" : false, "suffix" : "" }, { "dropping-particle" : "", "family" : "Liu", "given" : "Hongyan", "non-dropping-particle" : "", "parse-names" : false, "suffix" : "" }, { "dropping-particle" : "", "family" : "Liu", "given" : "Junfeng", "non-dropping-particle" : "", "parse-names" : false, "suffix" : "" }, { "dropping-particle" : "", "family" : "Peng", "given" : "Shushi", "non-dropping-particle" : "", "parse-names" : false, "suffix" : "" }, { "dropping-particle" : "", "family" : "Shen", "given" : "Zehao", "non-dropping-particle" : "", "parse-names" : false, "suffix" : "" }, { "dropping-particle" : "", "family" : "Sun", "given" : "Zhenzhong", "non-dropping-particle" : "", "parse-names" : false, "suffix" : "" }, { "dropping-particle" : "", "family" : "Wang", "given" : "Rong", "non-dropping-particle" : "", "parse-names" : false, "suffix" : "" }, { "dropping-particle" : "", "family" : "Wang", "given" : "Tao", "non-dropping-particle" : "", "parse-names" : false, "suffix" : "" }, { "dropping-particle" : "", "family" : "Yin", "given" : "Guodong", "non-dropping-particle" : "", "parse-names" : false, "suffix" : "" }, { "dropping-particle" : "", "family" : "Yin", "given" : "Yi", "non-dropping-particle" : "", "parse-names" : false, "suffix" : "" }, { "dropping-particle" : "", "family" : "Zeng", "given" : "Hui", "non-dropping-particle" : "", "parse-names" : false, "suffix" : "" }, { "dropping-particle" : "", "family" : "Zeng", "given" : "Zhenzhong", "non-dropping-particle" : "", "parse-names" : false, "suffix" : "" }, { "dropping-particle" : "", "family" : "Zhou", "given" : "Feng", "non-dropping-particle" : "", "parse-names" : false, "suffix" : "" } ], "container-title" : "Nature", "id" : "ITEM-2", "issue" : "7594", "issued" : { "date-parts" : [ [ "2016", "3", "16" ] ] }, "page" : "357-361", "title" : "The contribution of China\u2019s emissions to global climate forcing", "translator" : [ { "dropping-particle" : "", "family" : "Q5074", "given" : "", "non-dropping-particle" : "", "parse-names" : false, "suffix" : "" } ], "type" : "article-journal", "volume" : "531" }, "uris" : [ "http://www.mendeley.com/documents/?uuid=5b93ef7c-57f5-4aa2-bad2-a01d34ebef8c" ] }, { "id" : "ITEM-3", "itemData" : { "DOI" : "10.5194/acp-16-455-2016", "ISSN" : "1680-7324", "abstract" : "Abstract. The Chemistry-Aerosol Mediterranean Experiment (ChArMEx; http://charmex.lsce.ipsl.fr) is a collaborative research program federating international activities to investigate Mediterranean regional chemistry-climate interactions. A special observing period (SOP-1a) including intensive airborne measurements was performed in the framework of the Aerosol Direct Radiative Impact on the regional climate in the MEDiterranean region (ADRIMED) project during the Mediterranean dry season over the western and central Mediterranean basins, with a focus on aerosol-radiation measurements and their modeling. The SOP-1a took place from 11 June to 5 July 2013. Airborne measurements were made by both the ATR-42 and F-20 French research aircraft operated from Sardinia (Italy) and instrumented for in situ and remote-sensing measurements, respectively, and by sounding and drifting balloons, launched in Minorca. The experimental setup also involved several ground-based measurement sites on islands including two ground-based reference stations in Corsica and Lampedusa and secondary monitoring sites in Minorca and Sicily. Additional measurements including lidar profiling were also performed on alert during aircraft operations at EARLINET/ACTRIS stations at Granada and Barcelona in Spain, and in southern Italy. Remote-sensing aerosol products from satellites (MSG/SEVIRI, MODIS) and from the AERONET/PHOTONS network were also used. Dedicated meso-scale and regional modeling experiments were performed in relation to this observational effort. We provide here an overview of the different surface and aircraft observations deployed during the ChArMEx/ADRIMED period and of associated modeling studies together with an analysis of the synoptic conditions that determined the aerosol emission and transport. Meteorological conditions observed during this campaign (moderate temperatures and southern flows) were not favorable to producing high levels of atmospheric pollutants or intense biomass burning events in the region. However, numerous mineral dust plumes were observed during the campaign, with the main sources located in Morocco, Algeria and Tunisia, leading to aerosol optical depth (AOD) values ranging between 0.2 and 0.6 (at 440nm) over the western and central Mediterranean basins. One important point of this experiment concerns the direct observations of aerosol extinction onboard the ATR-42, using the CAPS system, showing local maxima reaching up to 150M m\u22121 within the du\u2026", "author" : [ { "dropping-particle" : "", "family" : "Mallet", "given" : "M.", "non-dropping-particle" : "", "parse-names" : false, "suffix" : "" }, { "dropping-particle" : "", "family" : "Dulac", "given" : "F.", "non-dropping-particle" : "", "parse-names" : false, "suffix" : "" }, { "dropping-particle" : "", "family" : "Formenti", "given" : "P.", "non-dropping-particle" : "", "parse-names" : false, "suffix" : "" }, { "dropping-particle" : "", "family" : "Nabat", "given" : "P.", "non-dropping-particle" : "", "parse-names" : false, "suffix" : "" }, { "dropping-particle" : "", "family" : "Sciare", "given" : "J.", "non-dropping-particle" : "", "parse-names" : false, "suffix" : "" }, { "dropping-particle" : "", "family" : "Roberts", "given" : "G.", "non-dropping-particle" : "", "parse-names" : false, "suffix" : "" }, { "dropping-particle" : "", "family" : "Pelon", "given" : "J.", "non-dropping-particle" : "", "parse-names" : false, "suffix" : "" }, { "dropping-particle" : "", "family" : "Ancellet", "given" : "G.", "non-dropping-particle" : "", "parse-names" : false, "suffix" : "" }, { "dropping-particle" : "", "family" : "Tanr\u00e9", "given" : "D.", "non-dropping-particle" : "", "parse-names" : false, "suffix" : "" }, { "dropping-particle" : "", "family" : "Parol", "given" : "F.", "non-dropping-particle" : "", "parse-names" : false, "suffix" : "" }, { "dropping-particle" : "", "family" : "Denjean", "given" : "C.", "non-dropping-particle" : "", "parse-names" : false, "suffix" : "" }, { "dropping-particle" : "", "family" : "Brogniez", "given" : "G.", "non-dropping-particle" : "", "parse-names" : false, "suffix" : "" }, { "dropping-particle" : "", "family" : "Sarra", "given" : "A.", "non-dropping-particle" : "di", "parse-names" : false, "suffix" : "" }, { "dropping-particle" : "", "family" : "Alados-Arboledas", "given" : "L.", "non-dropping-particle" : "", "parse-names" : false, "suffix" : "" }, { "dropping-particle" : "", "family" : "Arndt", "given" : "J.", "non-dropping-particle" : "", "parse-names" : false, "suffix" : "" }, { "dropping-particle" : "", "family" : "Auriol", "given" : "F.", "non-dropping-particle" : "", "parse-names" : false, "suffix" : "" }, { "dropping-particle" : "", "family" : "Blarel", "given" : "L.", "non-dropping-particle" : "", "parse-names" : false, "suffix" : "" }, { "dropping-particle" : "", "family" : "Bourrianne", "given" : "T.", "non-dropping-particle" : "", "parse-names" : false, "suffix" : "" }, { "dropping-particle" : "", "family" : "Chazette", "given" : "P.", "non-dropping-particle" : "", "parse-names" : false, "suffix" : "" }, { "dropping-particle" : "", "family" : "Chevaillier", "given" : "S.", "non-dropping-particle" : "", "parse-names" : false, "suffix" : "" }, { "dropping-particle" : "", "family" : "Claeys", "given" : "M.", "non-dropping-particle" : "", "parse-names" : false, "suffix" : "" }, { "dropping-particle" : "", "family" : "D&amp;amp;apos;Anna", "given" : "B.", "non-dropping-particle" : "", "parse-names" : false, "suffix" : "" }, { "dropping-particle" : "", "family" : "Derimian", "given" : "Y.", "non-dropping-particle" : "", "parse-names" : false, "suffix" : "" }, { "dropping-particle" : "", "family" : "Desboeufs", "given" : "K.", "non-dropping-particle" : "", "parse-names" : false, "suffix" : "" }, { "dropping-particle" : "", "family" : "Iorio", "given" : "T.", "non-dropping-particle" : "Di", "parse-names" : false, "suffix" : "" }, { "dropping-particle" : "", "family" : "Doussin", "given" : "J.-F.", "non-dropping-particle" : "", "parse-names" : false, "suffix" : "" }, { "dropping-particle" : "", "family" : "Durand", "given" : "P.", "non-dropping-particle" : "", "parse-names" : false, "suffix" : "" }, { "dropping-particle" : "", "family" : "F\u00e9ron", "given" : "A.", "non-dropping-particle" : "", "parse-names" : false, "suffix" : "" }, { "dropping-particle" : "", "family" : "Freney", "given" : "E.", "non-dropping-particle" : "", "parse-names" : false, "suffix" : "" }, { "dropping-particle" : "", "family" : "Gaimoz", "given" : "C.", "non-dropping-particle" : "", "parse-names" : false, "suffix" : "" }, { "dropping-particle" : "", "family" : "Goloub", "given" : "P.", "non-dropping-particle" : "", "parse-names" : false, "suffix" : "" }, { "dropping-particle" : "", "family" : "G\u00f3mez-Amo", "given" : "J. L.", "non-dropping-particle" : "", "parse-names" : false, "suffix" : "" }, { "dropping-particle" : "", "family" : "Granados-Mu\u00f1oz", "given" : "M. J.", "non-dropping-particle" : "", "parse-names" : false, "suffix" : "" }, { "dropping-particle" : "", "family" : "Grand", "given" : "N.", "non-dropping-particle" : "", "parse-names" : false, "suffix" : "" }, { "dropping-particle" : "", "family" : "Hamonou", "given" : "E.", "non-dropping-particle" : "", "parse-names" : false, "suffix" : "" }, { "dropping-particle" : "", "family" : "Jankowiak", "given" : "I.", "non-dropping-particle" : "", "parse-names" : false, "suffix" : "" }, { "dropping-particle" : "", "family" : "Jeannot", "given" : "M.", "non-dropping-particle" : "", "parse-names" : false, "suffix" : "" }, { "dropping-particle" : "", "family" : "L\u00e9on", "given" : "J.-F.", "non-dropping-particle" : "", "parse-names" : false, "suffix" : "" }, { "dropping-particle" : "", "family" : "Maill\u00e9", "given" : "M.", "non-dropping-particle" : "", "parse-names" : false, "suffix" : "" }, { "dropping-particle" : "", "family" : "Mailler", "given" : "S.", "non-dropping-particle" : "", "parse-names" : false, "suffix" : "" }, { "dropping-particle" : "", "family" : "Meloni", "given" : "D.", "non-dropping-particle" : "", "parse-names" : false, "suffix" : "" }, { "dropping-particle" : "", "family" : "Menut", "given" : "L.", "non-dropping-particle" : "", "parse-names" : false, "suffix" : "" }, { "dropping-particle" : "", "family" : "Momboisse", "given" : "G.", "non-dropping-particle" : "", "parse-names" : false, "suffix" : "" }, { "dropping-particle" : "", "family" : "Nicolas", "given" : "J.", "non-dropping-particle" : "", "parse-names" : false, "suffix" : "" }, { "dropping-particle" : "", "family" : "Podvin", "given" : "T.", "non-dropping-particle" : "", "parse-names" : false, "suffix" : "" }, { "dropping-particle" : "", "family" : "Pont", "given" : "V.", "non-dropping-particle" : "", "parse-names" : false, "suffix" : "" }, { "dropping-particle" : "", "family" : "Rea", "given" : "G.", "non-dropping-particle" : "", "parse-names" : false, "suffix" : "" }, { "dropping-particle" : "", "family" : "Renard", "given" : "J.-B.", "non-dropping-particle" : "", "parse-names" : false, "suffix" : "" }, { "dropping-particle" : "", "family" : "Roblou", "given" : "L.", "non-dropping-particle" : "", "parse-names" : false, "suffix" : "" }, { "dropping-particle" : "", "family" : "Schepanski", "given" : "K.", "non-dropping-particle" : "", "parse-names" : false, "suffix" : "" }, { "dropping-particle" : "", "family" : "Schwarzenboeck", "given" : "A.", "non-dropping-particle" : "", "parse-names" : false, "suffix" : "" }, { "dropping-particle" : "", "family" : "Sellegri", "given" : "K.", "non-dropping-particle" : "", "parse-names" : false, "suffix" : "" }, { "dropping-particle" : "", "family" : "Sicard", "given" : "M.", "non-dropping-particle" : "", "parse-names" : false, "suffix" : "" }, { "dropping-particle" : "", "family" : "Solmon", "given" : "F.", "non-dropping-particle" : "", "parse-names" : false, "suffix" : "" }, { "dropping-particle" : "", "family" : "Somot", "given" : "S.", "non-dropping-particle" : "", "parse-names" : false, "suffix" : "" }, { "dropping-particle" : "", "family" : "Torres", "given" : "B", "non-dropping-particle" : "", "parse-names" : false, "suffix" : "" }, { "dropping-particle" : "", "family" : "Totems", "given" : "J.", "non-dropping-particle" : "", "parse-names" : false, "suffix" : "" }, { "dropping-particle" : "", "family" : "Triquet", "given" : "S.", "non-dropping-particle" : "", "parse-names" : false, "suffix" : "" }, { "dropping-particle" : "", "family" : "Verdier", "given" : "N.", "non-dropping-particle" : "", "parse-names" : false, "suffix" : "" }, { "dropping-particle" : "", "family" : "Verwaerde", "given" : "C.", "non-dropping-particle" : "", "parse-names" : false, "suffix" : "" }, { "dropping-particle" : "", "family" : "Waquet", "given" : "F.", "non-dropping-particle" : "", "parse-names" : false, "suffix" : "" }, { "dropping-particle" : "", "family" : "Wenger", "given" : "J.", "non-dropping-particle" : "", "parse-names" : false, "suffix" : "" }, { "dropping-particle" : "", "family" : "Zapf", "given" : "P.", "non-dropping-particle" : "", "parse-names" : false, "suffix" : "" } ], "container-title" : "Atmospheric Chemistry and Physics", "id" : "ITEM-3", "issue" : "2", "issued" : { "date-parts" : [ [ "2016", "1", "19" ] ] }, "page" : "455-504", "title" : "Overview of the Chemistry-Aerosol Mediterranean Experiment/Aerosol Direct Radiative Forcing on the Mediterranean Climate (ChArMEx/ADRIMED) summer 2013 campaign", "translator" : [ { "dropping-particle" : "", "family" : "Q5077", "given" : "", "non-dropping-particle" : "", "parse-names" : false, "suffix" : "" } ], "type" : "article-journal", "volume" : "16" }, "uris" : [ "http://www.mendeley.com/documents/?uuid=4072435c-368f-4ec8-a1f6-eafe564c011f" ] } ], "mendeley" : { "formattedCitation" : "(Li et al., 2016c, 2016a; Mallet et al., 2016)", "manualFormatting" : "(B. Li et al., 2016; K. Li et al., 2016; Mallet et al., 2016)", "plainTextFormattedCitation" : "(Li et al., 2016c, 2016a; Mallet et al., 2016)", "previouslyFormattedCitation" : "(Li et al., 2016c, 2016a; Mallet et al., 2016)" }, "properties" : { "noteIndex" : 0 }, "schema" : "https://github.com/citation-style-language/schema/raw/master/csl-citation.json" }</w:instrText>
        </w:r>
      </w:ins>
      <w:del w:id="131" w:author="Robin Matthews" w:date="2021-07-11T15:46:00Z">
        <w:r w:rsidR="000465A7" w:rsidDel="0088288B">
          <w:rPr>
            <w:lang w:val="en-US"/>
          </w:rPr>
          <w:delInstrText>ADDIN CSL_CITATION { "citationItems" : [ { "id" : "ITEM-1", "itemData" : { "DOI" : "10.1016/j.atmosenv.2015.06.014", "ISSN" : "13522310", "author" : [ { "dropping-particle" : "", "family" : "Li", "given" : "Ke", "non-dropping-particle" : "", "parse-names" : false, "suffix" : "" }, { "dropping-particle" : "", "family" : "Liao", "given" : "Hong", "non-dropping-particle" : "", "parse-names" : false, "suffix" : "" }, { "dropping-particle" : "", "family" : "Mao", "given" : "Yuhao", "non-dropping-particle" : "", "parse-names" : false, "suffix" : "" }, { "dropping-particle" : "", "family" : "Ridley", "given" : "David A.", "non-dropping-particle" : "", "parse-names" : false, "suffix" : "" } ], "container-title" : "Atmospheric Environment", "id" : "ITEM-1", "issued" : { "date-parts" : [ [ "2016", "1" ] ] }, "page" : "351-366", "title" : "Source sector and region contributions to concentration and direct radiative forcing of black carbon in China", "translator" : [ { "dropping-particle" : "", "family" : "Q5070", "given" : "", "non-dropping-particle" : "", "parse-names" : false, "suffix" : "" } ], "type" : "article-journal", "volume" : "124" }, "uris" : [ "http://www.mendeley.com/documents/?uuid=88c53f0e-cbfe-422c-ac30-7dd44aca4eb2" ] }, { "id" : "ITEM-2", "itemData" : { "DOI" : "10.1038/nature17165", "ISSN" : "0028-0836", "author" : [ { "dropping-particle" : "", "family" : "Li", "given" : "Bengang", "non-dropping-particle" : "", "parse-names" : false, "suffix" : "" }, { "dropping-particle" : "", "family" : "Gasser", "given" : "Thomas", "non-dropping-particle" : "", "parse-names" : false, "suffix" : "" }, { "dropping-particle" : "", "family" : "Ciais", "given" : "Philippe", "non-dropping-particle" : "", "parse-names" : false, "suffix" : "" }, { "dropping-particle" : "", "family" : "Piao", "given" : "Shilong", "non-dropping-particle" : "", "parse-names" : false, "suffix" : "" }, { "dropping-particle" : "", "family" : "Tao", "given" : "Shu", "non-dropping-particle" : "", "parse-names" : false, "suffix" : "" }, { "dropping-particle" : "", "family" : "Balkanski", "given" : "Yves", "non-dropping-particle" : "", "parse-names" : false, "suffix" : "" }, { "dropping-particle" : "", "family" : "Hauglustaine", "given" : "Didier", "non-dropping-particle" : "", "parse-names" : false, "suffix" : "" }, { "dropping-particle" : "", "family" : "Boisier", "given" : "Juan-Pablo", "non-dropping-particle" : "", "parse-names" : false, "suffix" : "" }, { "dropping-particle" : "", "family" : "Chen", "given" : "Zhuo", "non-dropping-particle" : "", "parse-names" : false, "suffix" : "" }, { "dropping-particle" : "", "family" : "Huang", "given" : "Mengtian", "non-dropping-particle" : "", "parse-names" : false, "suffix" : "" }, { "dropping-particle" : "", "family" : "Li", "given" : "Laurent Zhaoxin", "non-dropping-particle" : "", "parse-names" : false, "suffix" : "" }, { "dropping-particle" : "", "family" : "Li", "given" : "Yue", "non-dropping-particle" : "", "parse-names" : false, "suffix" : "" }, { "dropping-particle" : "", "family" : "Liu", "given" : "Hongyan", "non-dropping-particle" : "", "parse-names" : false, "suffix" : "" }, { "dropping-particle" : "", "family" : "Liu", "given" : "Junfeng", "non-dropping-particle" : "", "parse-names" : false, "suffix" : "" }, { "dropping-particle" : "", "family" : "Peng", "given" : "Shushi", "non-dropping-particle" : "", "parse-names" : false, "suffix" : "" }, { "dropping-particle" : "", "family" : "Shen", "given" : "Zehao", "non-dropping-particle" : "", "parse-names" : false, "suffix" : "" }, { "dropping-particle" : "", "family" : "Sun", "given" : "Zhenzhong", "non-dropping-particle" : "", "parse-names" : false, "suffix" : "" }, { "dropping-particle" : "", "family" : "Wang", "given" : "Rong", "non-dropping-particle" : "", "parse-names" : false, "suffix" : "" }, { "dropping-particle" : "", "family" : "Wang", "given" : "Tao", "non-dropping-particle" : "", "parse-names" : false, "suffix" : "" }, { "dropping-particle" : "", "family" : "Yin", "given" : "Guodong", "non-dropping-particle" : "", "parse-names" : false, "suffix" : "" }, { "dropping-particle" : "", "family" : "Yin", "given" : "Yi", "non-dropping-particle" : "", "parse-names" : false, "suffix" : "" }, { "dropping-particle" : "", "family" : "Zeng", "given" : "Hui", "non-dropping-particle" : "", "parse-names" : false, "suffix" : "" }, { "dropping-particle" : "", "family" : "Zeng", "given" : "Zhenzhong", "non-dropping-particle" : "", "parse-names" : false, "suffix" : "" }, { "dropping-particle" : "", "family" : "Zhou", "given" : "Feng", "non-dropping-particle" : "", "parse-names" : false, "suffix" : "" } ], "container-title" : "Nature", "id" : "ITEM-2", "issue" : "7594", "issued" : { "date-parts" : [ [ "2016", "3", "16" ] ] }, "page" : "357-361", "title" : "The contribution of China\u2019s emissions to global climate forcing", "translator" : [ { "dropping-particle" : "", "family" : "Q5074", "given" : "", "non-dropping-particle" : "", "parse-names" : false, "suffix" : "" } ], "type" : "article-journal", "volume" : "531" }, "uris" : [ "http://www.mendeley.com/documents/?uuid=5b93ef7c-57f5-4aa2-bad2-a01d34ebef8c" ] }, { "id" : "ITEM-3", "itemData" : { "DOI" : "10.5194/acp-16-455-2016", "ISSN" : "1680-7324", "abstract" : "Abstract. The Chemistry-Aerosol Mediterranean Experiment (ChArMEx; http://charmex.lsce.ipsl.fr) is a collaborative research program federating international activities to investigate Mediterranean regional chemistry-climate interactions. A special observing period (SOP-1a) including intensive airborne measurements was performed in the framework of the Aerosol Direct Radiative Impact on the regional climate in the MEDiterranean region (ADRIMED) project during the Mediterranean dry season over the western and central Mediterranean basins, with a focus on aerosol-radiation measurements and their modeling. The SOP-1a took place from 11 June to 5 July 2013. Airborne measurements were made by both the ATR-42 and F-20 French research aircraft operated from Sardinia (Italy) and instrumented for in situ and remote-sensing measurements, respectively, and by sounding and drifting balloons, launched in Minorca. The experimental setup also involved several ground-based measurement sites on islands including two ground-based reference stations in Corsica and Lampedusa and secondary monitoring sites in Minorca and Sicily. Additional measurements including lidar profiling were also performed on alert during aircraft operations at EARLINET/ACTRIS stations at Granada and Barcelona in Spain, and in southern Italy. Remote-sensing aerosol products from satellites (MSG/SEVIRI, MODIS) and from the AERONET/PHOTONS network were also used. Dedicated meso-scale and regional modeling experiments were performed in relation to this observational effort. We provide here an overview of the different surface and aircraft observations deployed during the ChArMEx/ADRIMED period and of associated modeling studies together with an analysis of the synoptic conditions that determined the aerosol emission and transport. Meteorological conditions observed during this campaign (moderate temperatures and southern flows) were not favorable to producing high levels of atmospheric pollutants or intense biomass burning events in the region. However, numerous mineral dust plumes were observed during the campaign, with the main sources located in Morocco, Algeria and Tunisia, leading to aerosol optical depth (AOD) values ranging between 0.2 and 0.6 (at 440nm) over the western and central Mediterranean basins. One important point of this experiment concerns the direct observations of aerosol extinction onboard the ATR-42, using the CAPS system, showing local maxima reaching up to 150M m\u22121 within the du\u2026", "author" : [ { "dropping-particle" : "", "family" : "Mallet", "given" : "M.", "non-dropping-particle" : "", "parse-names" : false, "suffix" : "" }, { "dropping-particle" : "", "family" : "Dulac", "given" : "F.", "non-dropping-particle" : "", "parse-names" : false, "suffix" : "" }, { "dropping-particle" : "", "family" : "Formenti", "given" : "P.", "non-dropping-particle" : "", "parse-names" : false, "suffix" : "" }, { "dropping-particle" : "", "family" : "Nabat", "given" : "P.", "non-dropping-particle" : "", "parse-names" : false, "suffix" : "" }, { "dropping-particle" : "", "family" : "Sciare", "given" : "J.", "non-dropping-particle" : "", "parse-names" : false, "suffix" : "" }, { "dropping-particle" : "", "family" : "Roberts", "given" : "G.", "non-dropping-particle" : "", "parse-names" : false, "suffix" : "" }, { "dropping-particle" : "", "family" : "Pelon", "given" : "J.", "non-dropping-particle" : "", "parse-names" : false, "suffix" : "" }, { "dropping-particle" : "", "family" : "Ancellet", "given" : "G.", "non-dropping-particle" : "", "parse-names" : false, "suffix" : "" }, { "dropping-particle" : "", "family" : "Tanr\u00e9", "given" : "D.", "non-dropping-particle" : "", "parse-names" : false, "suffix" : "" }, { "dropping-particle" : "", "family" : "Parol", "given" : "F.", "non-dropping-particle" : "", "parse-names" : false, "suffix" : "" }, { "dropping-particle" : "", "family" : "Denjean", "given" : "C.", "non-dropping-particle" : "", "parse-names" : false, "suffix" : "" }, { "dropping-particle" : "", "family" : "Brogniez", "given" : "G.", "non-dropping-particle" : "", "parse-names" : false, "suffix" : "" }, { "dropping-particle" : "", "family" : "Sarra", "given" : "A.", "non-dropping-particle" : "di", "parse-names" : false, "suffix" : "" }, { "dropping-particle" : "", "family" : "Alados-Arboledas", "given" : "L.", "non-dropping-particle" : "", "parse-names" : false, "suffix" : "" }, { "dropping-particle" : "", "family" : "Arndt", "given" : "J.", "non-dropping-particle" : "", "parse-names" : false, "suffix" : "" }, { "dropping-particle" : "", "family" : "Auriol", "given" : "F.", "non-dropping-particle" : "", "parse-names" : false, "suffix" : "" }, { "dropping-particle" : "", "family" : "Blarel", "given" : "L.", "non-dropping-particle" : "", "parse-names" : false, "suffix" : "" }, { "dropping-particle" : "", "family" : "Bourrianne", "given" : "T.", "non-dropping-particle" : "", "parse-names" : false, "suffix" : "" }, { "dropping-particle" : "", "family" : "Chazette", "given" : "P.", "non-dropping-particle" : "", "parse-names" : false, "suffix" : "" }, { "dropping-particle" : "", "family" : "Chevaillier", "given" : "S.", "non-dropping-particle" : "", "parse-names" : false, "suffix" : "" }, { "dropping-particle" : "", "family" : "Claeys", "given" : "M.", "non-dropping-particle" : "", "parse-names" : false, "suffix" : "" }, { "dropping-particle" : "", "family" : "D&amp;amp;apos;Anna", "given" : "B.", "non-dropping-particle" : "", "parse-names" : false, "suffix" : "" }, { "dropping-particle" : "", "family" : "Derimian", "given" : "Y.", "non-dropping-particle" : "", "parse-names" : false, "suffix" : "" }, { "dropping-particle" : "", "family" : "Desboeufs", "given" : "K.", "non-dropping-particle" : "", "parse-names" : false, "suffix" : "" }, { "dropping-particle" : "", "family" : "Iorio", "given" : "T.", "non-dropping-particle" : "Di", "parse-names" : false, "suffix" : "" }, { "dropping-particle" : "", "family" : "Doussin", "given" : "J.-F.", "non-dropping-particle" : "", "parse-names" : false, "suffix" : "" }, { "dropping-particle" : "", "family" : "Durand", "given" : "P.", "non-dropping-particle" : "", "parse-names" : false, "suffix" : "" }, { "dropping-particle" : "", "family" : "F\u00e9ron", "given" : "A.", "non-dropping-particle" : "", "parse-names" : false, "suffix" : "" }, { "dropping-particle" : "", "family" : "Freney", "given" : "E.", "non-dropping-particle" : "", "parse-names" : false, "suffix" : "" }, { "dropping-particle" : "", "family" : "Gaimoz", "given" : "C.", "non-dropping-particle" : "", "parse-names" : false, "suffix" : "" }, { "dropping-particle" : "", "family" : "Goloub", "given" : "P.", "non-dropping-particle" : "", "parse-names" : false, "suffix" : "" }, { "dropping-particle" : "", "family" : "G\u00f3mez-Amo", "given" : "J. L.", "non-dropping-particle" : "", "parse-names" : false, "suffix" : "" }, { "dropping-particle" : "", "family" : "Granados-Mu\u00f1oz", "given" : "M. J.", "non-dropping-particle" : "", "parse-names" : false, "suffix" : "" }, { "dropping-particle" : "", "family" : "Grand", "given" : "N.", "non-dropping-particle" : "", "parse-names" : false, "suffix" : "" }, { "dropping-particle" : "", "family" : "Hamonou", "given" : "E.", "non-dropping-particle" : "", "parse-names" : false, "suffix" : "" }, { "dropping-particle" : "", "family" : "Jankowiak", "given" : "I.", "non-dropping-particle" : "", "parse-names" : false, "suffix" : "" }, { "dropping-particle" : "", "family" : "Jeannot", "given" : "M.", "non-dropping-particle" : "", "parse-names" : false, "suffix" : "" }, { "dropping-particle" : "", "family" : "L\u00e9on", "given" : "J.-F.", "non-dropping-particle" : "", "parse-names" : false, "suffix" : "" }, { "dropping-particle" : "", "family" : "Maill\u00e9", "given" : "M.", "non-dropping-particle" : "", "parse-names" : false, "suffix" : "" }, { "dropping-particle" : "", "family" : "Mailler", "given" : "S.", "non-dropping-particle" : "", "parse-names" : false, "suffix" : "" }, { "dropping-particle" : "", "family" : "Meloni", "given" : "D.", "non-dropping-particle" : "", "parse-names" : false, "suffix" : "" }, { "dropping-particle" : "", "family" : "Menut", "given" : "L.", "non-dropping-particle" : "", "parse-names" : false, "suffix" : "" }, { "dropping-particle" : "", "family" : "Momboisse", "given" : "G.", "non-dropping-particle" : "", "parse-names" : false, "suffix" : "" }, { "dropping-particle" : "", "family" : "Nicolas", "given" : "J.", "non-dropping-particle" : "", "parse-names" : false, "suffix" : "" }, { "dropping-particle" : "", "family" : "Podvin", "given" : "T.", "non-dropping-particle" : "", "parse-names" : false, "suffix" : "" }, { "dropping-particle" : "", "family" : "Pont", "given" : "V.", "non-dropping-particle" : "", "parse-names" : false, "suffix" : "" }, { "dropping-particle" : "", "family" : "Rea", "given" : "G.", "non-dropping-particle" : "", "parse-names" : false, "suffix" : "" }, { "dropping-particle" : "", "family" : "Renard", "given" : "J.-B.", "non-dropping-particle" : "", "parse-names" : false, "suffix" : "" }, { "dropping-particle" : "", "family" : "Roblou", "given" : "L.", "non-dropping-particle" : "", "parse-names" : false, "suffix" : "" }, { "dropping-particle" : "", "family" : "Schepanski", "given" : "K.", "non-dropping-particle" : "", "parse-names" : false, "suffix" : "" }, { "dropping-particle" : "", "family" : "Schwarzenboeck", "given" : "A.", "non-dropping-particle" : "", "parse-names" : false, "suffix" : "" }, { "dropping-particle" : "", "family" : "Sellegri", "given" : "K.", "non-dropping-particle" : "", "parse-names" : false, "suffix" : "" }, { "dropping-particle" : "", "family" : "Sicard", "given" : "M.", "non-dropping-particle" : "", "parse-names" : false, "suffix" : "" }, { "dropping-particle" : "", "family" : "Solmon", "given" : "F.", "non-dropping-particle" : "", "parse-names" : false, "suffix" : "" }, { "dropping-particle" : "", "family" : "Somot", "given" : "S.", "non-dropping-particle" : "", "parse-names" : false, "suffix" : "" }, { "dropping-particle" : "", "family" : "Torres", "given" : "B", "non-dropping-particle" : "", "parse-names" : false, "suffix" : "" }, { "dropping-particle" : "", "family" : "Totems", "given" : "J.", "non-dropping-particle" : "", "parse-names" : false, "suffix" : "" }, { "dropping-particle" : "", "family" : "Triquet", "given" : "S.", "non-dropping-particle" : "", "parse-names" : false, "suffix" : "" }, { "dropping-particle" : "", "family" : "Verdier", "given" : "N.", "non-dropping-particle" : "", "parse-names" : false, "suffix" : "" }, { "dropping-particle" : "", "family" : "Verwaerde", "given" : "C.", "non-dropping-particle" : "", "parse-names" : false, "suffix" : "" }, { "dropping-particle" : "", "family" : "Waquet", "given" : "F.", "non-dropping-particle" : "", "parse-names" : false, "suffix" : "" }, { "dropping-particle" : "", "family" : "Wenger", "given" : "J.", "non-dropping-particle" : "", "parse-names" : false, "suffix" : "" }, { "dropping-particle" : "", "family" : "Zapf", "given" : "P.", "non-dropping-particle" : "", "parse-names" : false, "suffix" : "" } ], "container-title" : "Atmospheric Chemistry and Physics", "id" : "ITEM-3", "issue" : "2", "issued" : { "date-parts" : [ [ "2016", "1", "19" ] ] }, "page" : "455-504", "title" : "Overview of the Chemistry-Aerosol Mediterranean Experiment/Aerosol Direct Radiative Forcing on the Mediterranean Climate (ChArMEx/ADRIMED) summer 2013 campaign", "translator" : [ { "dropping-particle" : "", "family" : "Q5077", "given" : "", "non-dropping-particle" : "", "parse-names" : false, "suffix" : "" } ], "type" : "article-journal", "volume" : "16" }, "uris" : [ "http://www.mendeley.com/documents/?uuid=4072435c-368f-4ec8-a1f6-eafe564c011f" ] } ], "mendeley" : { "formattedCitation" : "(Li et al., 2016c, 2016a; Mallet et al., 2016)", "plainTextFormattedCitation" : "(Li et al., 2016c, 2016a; Mallet et al., 2016)", "previouslyFormattedCitation" : "(Li et al., 2016c, 2016a; Mallet et al., 2016)" }, "properties" : { "noteIndex" : 0 }, "schema" : "https://github.com/citation-style-language/schema/raw/master/csl-citation.json" }</w:delInstrText>
        </w:r>
      </w:del>
      <w:r w:rsidRPr="007D6B42">
        <w:fldChar w:fldCharType="separate"/>
      </w:r>
      <w:r w:rsidR="00E41CA2">
        <w:rPr>
          <w:noProof/>
          <w:lang w:val="en-US"/>
        </w:rPr>
        <w:t>(</w:t>
      </w:r>
      <w:ins w:id="132" w:author="Robin Matthews" w:date="2021-07-11T15:46:00Z">
        <w:r w:rsidR="0088288B">
          <w:t>B. Li et al., 2016; K. Li et al., 2016; Mallet et al., 2016</w:t>
        </w:r>
      </w:ins>
      <w:del w:id="133" w:author="Robin Matthews" w:date="2021-07-11T15:46:00Z">
        <w:r w:rsidR="00E41CA2" w:rsidDel="0088288B">
          <w:rPr>
            <w:noProof/>
            <w:lang w:val="en-US"/>
          </w:rPr>
          <w:delText>Li et al., 2016c, 2016a; Mallet et al., 2016</w:delText>
        </w:r>
      </w:del>
      <w:r w:rsidR="00E41CA2">
        <w:rPr>
          <w:noProof/>
          <w:lang w:val="en-US"/>
        </w:rPr>
        <w:t>)</w:t>
      </w:r>
      <w:r w:rsidRPr="007D6B42">
        <w:fldChar w:fldCharType="end"/>
      </w:r>
      <w:commentRangeEnd w:id="129"/>
      <w:r w:rsidR="00E41CA2">
        <w:rPr>
          <w:rStyle w:val="CommentReference"/>
          <w:rFonts w:asciiTheme="minorHAnsi" w:eastAsiaTheme="minorHAnsi" w:hAnsiTheme="minorHAnsi"/>
          <w:lang w:eastAsia="en-US"/>
        </w:rPr>
        <w:commentReference w:id="129"/>
      </w:r>
      <w:r w:rsidRPr="00FB6EB0">
        <w:rPr>
          <w:rFonts w:cs="Times New Roman"/>
          <w:lang w:val="en-US"/>
        </w:rPr>
        <w:t>.</w:t>
      </w:r>
      <w:r w:rsidRPr="00FB6EB0">
        <w:rPr>
          <w:lang w:val="en-US"/>
        </w:rPr>
        <w:t xml:space="preserve"> Black carbon, instead, is known to absorb solar radiation, leading to regional atmospheric warming patterns due to its inhomogeneous spatial distribution </w:t>
      </w:r>
      <w:r w:rsidRPr="007D6B42">
        <w:fldChar w:fldCharType="begin" w:fldLock="1"/>
      </w:r>
      <w:r w:rsidR="000465A7">
        <w:rPr>
          <w:lang w:val="en-US"/>
        </w:rPr>
        <w:instrText>ADDIN CSL_CITATION { "citationItems" : [ { "id" : "ITEM-1", "itemData" : { "DOI" : "10.1073/pnas.1603570113", "ISSN" : "0027-8424", "author" : [ { "dropping-particle" : "", "family" : "Gustafsson", "given" : "\u00d6rjan", "non-dropping-particle" : "", "parse-names" : false, "suffix" : "" }, { "dropping-particle" : "", "family" : "Ramanathan", "given" : "Veerabhadran", "non-dropping-particle" : "", "parse-names" : false, "suffix" : "" } ], "container-title" : "Proceedings of the National Academy of Sciences", "id" : "ITEM-1", "issue" : "16", "issued" : { "date-parts" : [ [ "2016", "4", "19" ] ] }, "page" : "4243-4245", "title" : "Convergence on climate warming by black carbon aerosols", "translator" : [ { "dropping-particle" : "", "family" : "Q5062", "given" : "", "non-dropping-particle" : "", "parse-names" : false, "suffix" : "" } ], "type" : "article-journal", "volume" : "113" }, "uris" : [ "http://www.mendeley.com/documents/?uuid=6f490dfe-b794-483f-883e-7b64c1e57c58" ] } ], "mendeley" : { "formattedCitation" : "(Gustafsson and Ramanathan, 2016)", "plainTextFormattedCitation" : "(Gustafsson and Ramanathan, 2016)", "previouslyFormattedCitation" : "(Gustafsson and Ramanathan, 2016)" }, "properties" : { "noteIndex" : 0 }, "schema" : "https://github.com/citation-style-language/schema/raw/master/csl-citation.json" }</w:instrText>
      </w:r>
      <w:r w:rsidRPr="007D6B42">
        <w:fldChar w:fldCharType="separate"/>
      </w:r>
      <w:r w:rsidR="00E41CA2">
        <w:rPr>
          <w:noProof/>
          <w:lang w:val="en-US"/>
        </w:rPr>
        <w:t>(Gustafsson and Ramanathan, 2016)</w:t>
      </w:r>
      <w:r w:rsidRPr="007D6B42">
        <w:fldChar w:fldCharType="end"/>
      </w:r>
      <w:r w:rsidRPr="00FB6EB0">
        <w:rPr>
          <w:lang w:val="en-US"/>
        </w:rPr>
        <w:t xml:space="preserve">. Patterns of forcing generally follow those of aerosol burden. However, temperature and precipitation responses are both local and remote </w:t>
      </w:r>
      <w:commentRangeStart w:id="134"/>
      <w:r w:rsidRPr="007D6B42">
        <w:fldChar w:fldCharType="begin" w:fldLock="1"/>
      </w:r>
      <w:ins w:id="135" w:author="Robin Matthews" w:date="2021-07-11T15:47:00Z">
        <w:r w:rsidR="0088288B">
          <w:rPr>
            <w:lang w:val="en-US"/>
          </w:rPr>
          <w:instrText>ADDIN CSL_CITATION { "citationItems" : [ { "id" : "ITEM-1", "itemData" : { "DOI" : "10.1038/s41612-018-0022-z", "ISSN" : "2397-3722",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"Q5071", "given" : "", "non-dropping-particle" : "", "parse-names" : false, "suffix" : "" } ], "type" : "article-journal", "volume" : "1" }, "uris" : [ "http://www.mendeley.com/documents/?uuid=e199aa85-e71d-4aff-927a-08bf190ac0c1" ] }, { "id" : "ITEM-2",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"ITEM-2", "issue" : "11", "issued" : { "date-parts" : [ [ "2018", "6" ] ] }, "page" : "4429-4447", "title" : "A PDRMIP Multimodel Study on the Impacts of Regional Aerosol Forcings on Global and Regional Precipitation", "translator" : [ { "dropping-particle" : "", "family" : "Q5075", "given" : "", "non-dropping-particle" : "", "parse-names" : false, "suffix" : "" } ], "type" : "article-journal", "volume" : "31" }, "uris" : [ "http://www.mendeley.com/documents/?uuid=a148220e-6da6-4703-952b-8e5d6ab17449" ] }, { "id" : "ITEM-3", "itemData" : { "DOI" : "10.1002/2017GL076079", "ISSN" : "00948276",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"C.-F.", "non-dropping-particle" : "", "parse-names" : false, "suffix" : "" } ], "container-title" : "Geophysical Research Letters", "id" : "ITEM-3", "issue" : "2", "issued" : { "date-parts" : [ [ "2018", "1", "28" ] ] }, "page" : "1020-1029", "title" : "Climate Impacts From a Removal of Anthropogenic Aerosol Emissions", "translator" : [ { "dropping-particle" : "", "family" : "Q5065", "given" : "", "non-dropping-particle" : "", "parse-names" : false, "suffix" : "" } ], "type" : "article-journal", "volume" : "45" }, "uris" : [ "http://www.mendeley.com/documents/?uuid=cec4824a-9c7c-43f1-a9b7-4b6bc5c4901e" ] }, { "id" : "ITEM-4", "itemData" : { "DOI" : "10.5194/acp-18-5321-2018", "ISSN" : "1680-7324", "abstract" : "Abstract. The impact of biomass burning aerosol (BBA) on the regional climate in South America is assessed using 30-year simulations with a global atmosphere-only configuration of the Met Office Unified Model. We compare two simulations of high and low emissions of biomass burning aerosol based on realistic interannual variability. The aerosol scheme in the model has hygroscopic growth and optical properties for BBA informed by recent observations, including those from the recent South American Biomass Burning Analysis (SAMBBA) intensive aircraft observations made during September 2012. We find that the difference in the September (peak biomass emissions month) BBA optical depth between a simulation with high emissions and a simulation with low emissions corresponds well to the difference in the BBA emissions between the two simulations, with a 71.6% reduction from high to low emissions for both the BBA emissions and the BB AOD in the region with maximum emissions (defined by a box of extent 5\u201325\u2218S, 40\u201370\u2218W, used for calculating mean values given below). The cloud cover at all altitudes in the region of greatest BBA difference is reduced as a result of the semi-direct effect, by heating of the atmosphere by the BBA and changes in the atmospheric stability and surface fluxes. Within the BBA layer the cloud is reduced by burn-off, while the higher cloud changes appear to be responding to stability changes. The boundary layer is reduced in height and stabilized by increased BBA, resulting in reduced deep convection and reduced cloud cover at heights of 9\u201314km, above the layer of BBA. Despite the decrease in cloud fraction, September downwelling clear-sky and all-sky shortwave radiation at the surface is reduced for higher emissions by 13.77\u00b10.39Wm\u22122 (clear-sky) and 7.37\u00b12.29Wm\u22122 (all-sky), whilst the upwelling shortwave radiation at the top of atmosphere is increased in clear sky by 3.32\u00b10.09 Wm\u22122, but decreased by -1.36\u00b11.67Wm\u22122 when cloud changes are included. Shortwave heating rates increase in the aerosol layer by 18% in the high emissions case. The mean surface temperature is reduced by 0.14\u00b10.24\u2218C and mean precipitation is reduced by 14.5% in the peak biomass region due to both changes in cloud cover and cloud microphysical properties. If the increase in BBA occurs in a particularly dry year, the resulting reduction in precipitation may exacerbate the drought. The position of the South Atlantic high pressure is slightly altered by the presence of inc\u2026", "author" : [ { "dropping-particle" : "", "family" : "Thornhill", "given" : "Gillian D.", "non-dropping-particle" : "", "parse-names" : false, "suffix" : "" }, { "dropping-particle" : "", "family" : "Ryder", "given" : "Claire L.", "non-dropping-particle" : "", "parse-names" : false, "suffix" : "" }, { "dropping-particle" : "", "family" : "Highwood", "given" : "Eleanor J.", "non-dropping-particle" : "", "parse-names" : false, "suffix" : "" }, { "dropping-particle" : "", "family" : "Shaffrey", "given" : "Len C.", "non-dropping-particle" : "", "parse-names" : false, "suffix" : "" }, { "dropping-particle" : "", "family" : "Johnson", "given" : "Ben T.", "non-dropping-particle" : "", "parse-names" : false, "suffix" : "" } ], "container-title" : "Atmospheric Chemistry and Physics", "id" : "ITEM-4", "issue" : "8", "issued" : { "date-parts" : [ [ "2018", "4", "19" ] ] }, "page" : "5321-5342", "title" : "The effect of South American biomass burning aerosol emissions on the regional climate", "translator" : [ { "dropping-particle" : "", "family" : "Q5067", "given" : "", "non-dropping-particle" : "", "parse-names" : false, "suffix" : "" } ], "type" : "article-journal", "volume" : "18" }, "uris" : [ "http://www.mendeley.com/documents/?uuid=72cdd174-71f3-48e1-b9e2-e32673e04353" ] }, { "id" : "ITEM-5",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"ITEM-5",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"ITEM-6", "itemData" : { "DOI" : "10.1002/2015RG000500", "ISSN" : "87551209", "author" : [ { "dropping-particle" : "", "family" : "Li", "given" : "Zhanqing", "non-dropping-particle" : "", "parse-names" : false, "suffix" : "" }, { "dropping-particle" : "", "family" : "Lau", "given" : "W. K.-M.", "non-dropping-particle" : "", "parse-names" : false, "suffix" : "" }, { "dropping-particle" : "", "family" : "Ramanathan", "given" : "V.", "non-dropping-particle" : "", "parse-names" : false, "suffix" : "" }, { "dropping-particle" : "", "family" : "Wu", "given" : "G.", "non-dropping-particle" : "", "parse-names" : false, "suffix" : "" }, { "dropping-particle" : "", "family" : "Ding", "given" : "Y.", "non-dropping-particle" : "", "parse-names" : false, "suffix" : "" }, { "dropping-particle" : "", "family" : "Manoj", "given" : "M. G.", "non-dropping-particle" : "", "parse-names" : false, "suffix" : "" }, { "dropping-particle" : "", "family" : "Liu", "given" : "J.", "non-dropping-particle" : "", "parse-names" : false, "suffix" : "" }, { "dropping-particle" : "", "family" : "Qian", "given" : "Y.", "non-dropping-particle" : "", "parse-names" : false, "suffix" : "" }, { "dropping-particle" : "", "family" : "Li", "given" : "J.", "non-dropping-particle" : "", "parse-names" : false, "suffix" : "" }, { "dropping-particle" : "", "family" : "Zhou", "given" : "T.", "non-dropping-particle" : "", "parse-names" : false, "suffix" : "" }, { "dropping-particle" : "", "family" : "Fan", "given" : "J.", "non-dropping-particle" : "", "parse-names" : false, "suffix" : "" }, { "dropping-particle" : "", "family" : "Rosenfeld", "given" : "D.", "non-dropping-particle" : "", "parse-names" : false, "suffix" : "" }, { "dropping-particle" : "", "family" : "Ming", "given" : "Y.", "non-dropping-particle" : "", "parse-names" : false, "suffix" : "" }, { "dropping-particle" : "", "family" : "Wang", "given" : "Y.", "non-dropping-particle" : "", "parse-names" : false, "suffix" : "" }, { "dropping-particle" : "", "family" : "Huang", "given" : "J.", "non-dropping-particle" : "", "parse-names" : false, "suffix" : "" }, { "dropping-particle" : "", "family" : "Wang", "given" : "B.", "non-dropping-particle" : "", "parse-names" : false, "suffix" : "" }, { "dropping-particle" : "", "family" : "Xu", "given" : "X.", "non-dropping-particle" : "", "parse-names" : false, "suffix" : "" }, { "dropping-particle" : "", "family" : "Lee", "given" : "S.-S.", "non-dropping-particle" : "", "parse-names" : false, "suffix" : "" }, { "dropping-particle" : "", "family" : "Cribb", "given" : "M.", "non-dropping-particle" : "", "parse-names" : false, "suffix" : "" }, { "dropping-particle" : "", "family" : "Zhang", "given" : "F.", "non-dropping-particle" : "", "parse-names" : false, "suffix" : "" }, { "dropping-particle" : "", "family" : "Yang", "given" : "X.", "non-dropping-particle" : "", "parse-names" : false, "suffix" : "" }, { "dropping-particle" : "", "family" : "Zhao", "given" : "C.", "non-dropping-particle" : "", "parse-names" : false, "suffix" : "" }, { "dropping-particle" : "", "family" : "Takemura", "given" : "T.", "non-dropping-particle" : "", "parse-names" : false, "suffix" : "" }, { "dropping-particle" : "", "family" : "Wang", "given" : "K.", "non-dropping-particle" : "", "parse-names" : false, "suffix" : "" }, { "dropping-particle" : "", "family" : "Xia", "given" : "X.", "non-dropping-particle" : "", "parse-names" : false, "suffix" : "" }, { "dropping-particle" : "", "family" : "Yin", "given" : "Y.", "non-dropping-particle" : "", "parse-names" : false, "suffix" : "" }, { "dropping-particle" : "", "family" : "Zhang", "given" : "H.", "non-dropping-particle" : "", "parse-names" : false, "suffix" : "" }, { "dropping-particle" : "", "family" : "Guo", "given" : "J.", "non-dropping-particle" : "", "parse-names" : false, "suffix" : "" }, { "dropping-particle" : "", "family" : "Zhai", "given" : "P. M.", "non-dropping-particle" : "", "parse-names" : false, "suffix" : "" }, { "dropping-particle" : "", "family" : "Sugimoto", "given" : "N.", "non-dropping-particle" : "", "parse-names" : false, "suffix" : "" }, { "dropping-particle" : "", "family" : "Babu", "given" : "S. S.", "non-dropping-particle" : "", "parse-names" : false, "suffix" : "" }, { "dropping-particle" : "", "family" : "Brasseur", "given" : "G. P.", "non-dropping-particle" : "", "parse-names" : false, "suffix" : "" } ], "container-title" : "Reviews of Geophysics", "id" : "ITEM-6", "issue" : "4", "issued" : { "date-parts" : [ [ "2016", "12" ] ] }, "page" : "866-929", "title" : "Aerosol and monsoon climate interactions over Asia", "translator" : [ { "dropping-particle" : "", "family" : "Q5073", "given" : "", "non-dropping-particle" : "", "parse-names" : false, "suffix" : "" } ], "type" : "article-journal", "volume" : "54" }, "uris" : [ "http://www.mendeley.com/documents/?uuid=45c8da71-6e3b-447d-bcbc-93996f20185a" ] } ], "mendeley" : { "formattedCitation" : "(Li et al., 2016d; Kasoar et al., 2018; Liu et al., 2018c; Samset et al., 2018; Thornhill et al., 2018; Westervelt et al., 2018)", "manualFormatting" : "(Z. Li et al., 2016; Kasoar et al., 2018; L. Liu et al., 2018; Samset et al., 2018; Thornhill et al., 2018; Westervelt et al., 2018)", "plainTextFormattedCitation" : "(Li et al., 2016d; Kasoar et al., 2018; Liu et al., 2018c; Samset et al., 2018; Thornhill et al., 2018; Westervelt et al., 2018)", "previouslyFormattedCitation" : "(Li et al., 2016d; Kasoar et al., 2018; Liu et al., 2018c; Samset et al., 2018; Thornhill et al., 2018; Westervelt et al., 2018)" }, "properties" : { "noteIndex" : 0 }, "schema" : "https://github.com/citation-style-language/schema/raw/master/csl-citation.json" }</w:instrText>
        </w:r>
      </w:ins>
      <w:del w:id="136" w:author="Robin Matthews" w:date="2021-07-11T15:47:00Z">
        <w:r w:rsidR="000465A7" w:rsidDel="0088288B">
          <w:rPr>
            <w:lang w:val="en-US"/>
          </w:rPr>
          <w:delInstrText>ADDIN CSL_CITATION { "citationItems" : [ { "id" : "ITEM-1", "itemData" : { "DOI" : "10.1038/s41612-018-0022-z", "ISSN" : "2397-3722",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"Q5071", "given" : "", "non-dropping-particle" : "", "parse-names" : false, "suffix" : "" } ], "type" : "article-journal", "volume" : "1" }, "uris" : [ "http://www.mendeley.com/documents/?uuid=e199aa85-e71d-4aff-927a-08bf190ac0c1" ] }, { "id" : "ITEM-2",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"ITEM-2", "issue" : "11", "issued" : { "date-parts" : [ [ "2018", "6" ] ] }, "page" : "4429-4447", "title" : "A PDRMIP Multimodel Study on the Impacts of Regional Aerosol Forcings on Global and Regional Precipitation", "translator" : [ { "dropping-particle" : "", "family" : "Q5075", "given" : "", "non-dropping-particle" : "", "parse-names" : false, "suffix" : "" } ], "type" : "article-journal", "volume" : "31" }, "uris" : [ "http://www.mendeley.com/documents/?uuid=a148220e-6da6-4703-952b-8e5d6ab17449" ] }, { "id" : "ITEM-3", "itemData" : { "DOI" : "10.1002/2017GL076079", "ISSN" : "00948276",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"C.-F.", "non-dropping-particle" : "", "parse-names" : false, "suffix" : "" } ], "container-title" : "Geophysical Research Letters", "id" : "ITEM-3", "issue" : "2", "issued" : { "date-parts" : [ [ "2018", "1", "28" ] ] }, "page" : "1020-1029", "title" : "Climate Impacts From a Removal of Anthropogenic Aerosol Emissions", "translator" : [ { "dropping-particle" : "", "family" : "Q5065", "given" : "", "non-dropping-particle" : "", "parse-names" : false, "suffix" : "" } ], "type" : "article-journal", "volume" : "45" }, "uris" : [ "http://www.mendeley.com/documents/?uuid=cec4824a-9c7c-43f1-a9b7-4b6bc5c4901e" ] }, { "id" : "ITEM-4", "itemData" : { "DOI" : "10.5194/acp-18-5321-2018", "ISSN" : "1680-7324", "abstract" : "Abstract. The impact of biomass burning aerosol (BBA) on the regional climate in South America is assessed using 30-year simulations with a global atmosphere-only configuration of the Met Office Unified Model. We compare two simulations of high and low emissions of biomass burning aerosol based on realistic interannual variability. The aerosol scheme in the model has hygroscopic growth and optical properties for BBA informed by recent observations, including those from the recent South American Biomass Burning Analysis (SAMBBA) intensive aircraft observations made during September 2012. We find that the difference in the September (peak biomass emissions month) BBA optical depth between a simulation with high emissions and a simulation with low emissions corresponds well to the difference in the BBA emissions between the two simulations, with a 71.6% reduction from high to low emissions for both the BBA emissions and the BB AOD in the region with maximum emissions (defined by a box of extent 5\u201325\u2218S, 40\u201370\u2218W, used for calculating mean values given below). The cloud cover at all altitudes in the region of greatest BBA difference is reduced as a result of the semi-direct effect, by heating of the atmosphere by the BBA and changes in the atmospheric stability and surface fluxes. Within the BBA layer the cloud is reduced by burn-off, while the higher cloud changes appear to be responding to stability changes. The boundary layer is reduced in height and stabilized by increased BBA, resulting in reduced deep convection and reduced cloud cover at heights of 9\u201314km, above the layer of BBA. Despite the decrease in cloud fraction, September downwelling clear-sky and all-sky shortwave radiation at the surface is reduced for higher emissions by 13.77\u00b10.39Wm\u22122 (clear-sky) and 7.37\u00b12.29Wm\u22122 (all-sky), whilst the upwelling shortwave radiation at the top of atmosphere is increased in clear sky by 3.32\u00b10.09 Wm\u22122, but decreased by -1.36\u00b11.67Wm\u22122 when cloud changes are included. Shortwave heating rates increase in the aerosol layer by 18% in the high emissions case. The mean surface temperature is reduced by 0.14\u00b10.24\u2218C and mean precipitation is reduced by 14.5% in the peak biomass region due to both changes in cloud cover and cloud microphysical properties. If the increase in BBA occurs in a particularly dry year, the resulting reduction in precipitation may exacerbate the drought. The position of the South Atlantic high pressure is slightly altered by the presence of inc\u2026", "author" : [ { "dropping-particle" : "", "family" : "Thornhill", "given" : "Gillian D.", "non-dropping-particle" : "", "parse-names" : false, "suffix" : "" }, { "dropping-particle" : "", "family" : "Ryder", "given" : "Claire L.", "non-dropping-particle" : "", "parse-names" : false, "suffix" : "" }, { "dropping-particle" : "", "family" : "Highwood", "given" : "Eleanor J.", "non-dropping-particle" : "", "parse-names" : false, "suffix" : "" }, { "dropping-particle" : "", "family" : "Shaffrey", "given" : "Len C.", "non-dropping-particle" : "", "parse-names" : false, "suffix" : "" }, { "dropping-particle" : "", "family" : "Johnson", "given" : "Ben T.", "non-dropping-particle" : "", "parse-names" : false, "suffix" : "" } ], "container-title" : "Atmospheric Chemistry and Physics", "id" : "ITEM-4", "issue" : "8", "issued" : { "date-parts" : [ [ "2018", "4", "19" ] ] }, "page" : "5321-5342", "title" : "The effect of South American biomass burning aerosol emissions on the regional climate", "translator" : [ { "dropping-particle" : "", "family" : "Q5067", "given" : "", "non-dropping-particle" : "", "parse-names" : false, "suffix" : "" } ], "type" : "article-journal", "volume" : "18" }, "uris" : [ "http://www.mendeley.com/documents/?uuid=72cdd174-71f3-48e1-b9e2-e32673e04353" ] }, { "id" : "ITEM-5",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"ITEM-5",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"ITEM-6", "itemData" : { "DOI" : "10.1002/2015RG000500", "ISSN" : "87551209", "author" : [ { "dropping-particle" : "", "family" : "Li", "given" : "Zhanqing", "non-dropping-particle" : "", "parse-names" : false, "suffix" : "" }, { "dropping-particle" : "", "family" : "Lau", "given" : "W. K.-M.", "non-dropping-particle" : "", "parse-names" : false, "suffix" : "" }, { "dropping-particle" : "", "family" : "Ramanathan", "given" : "V.", "non-dropping-particle" : "", "parse-names" : false, "suffix" : "" }, { "dropping-particle" : "", "family" : "Wu", "given" : "G.", "non-dropping-particle" : "", "parse-names" : false, "suffix" : "" }, { "dropping-particle" : "", "family" : "Ding", "given" : "Y.", "non-dropping-particle" : "", "parse-names" : false, "suffix" : "" }, { "dropping-particle" : "", "family" : "Manoj", "given" : "M. G.", "non-dropping-particle" : "", "parse-names" : false, "suffix" : "" }, { "dropping-particle" : "", "family" : "Liu", "given" : "J.", "non-dropping-particle" : "", "parse-names" : false, "suffix" : "" }, { "dropping-particle" : "", "family" : "Qian", "given" : "Y.", "non-dropping-particle" : "", "parse-names" : false, "suffix" : "" }, { "dropping-particle" : "", "family" : "Li", "given" : "J.", "non-dropping-particle" : "", "parse-names" : false, "suffix" : "" }, { "dropping-particle" : "", "family" : "Zhou", "given" : "T.", "non-dropping-particle" : "", "parse-names" : false, "suffix" : "" }, { "dropping-particle" : "", "family" : "Fan", "given" : "J.", "non-dropping-particle" : "", "parse-names" : false, "suffix" : "" }, { "dropping-particle" : "", "family" : "Rosenfeld", "given" : "D.", "non-dropping-particle" : "", "parse-names" : false, "suffix" : "" }, { "dropping-particle" : "", "family" : "Ming", "given" : "Y.", "non-dropping-particle" : "", "parse-names" : false, "suffix" : "" }, { "dropping-particle" : "", "family" : "Wang", "given" : "Y.", "non-dropping-particle" : "", "parse-names" : false, "suffix" : "" }, { "dropping-particle" : "", "family" : "Huang", "given" : "J.", "non-dropping-particle" : "", "parse-names" : false, "suffix" : "" }, { "dropping-particle" : "", "family" : "Wang", "given" : "B.", "non-dropping-particle" : "", "parse-names" : false, "suffix" : "" }, { "dropping-particle" : "", "family" : "Xu", "given" : "X.", "non-dropping-particle" : "", "parse-names" : false, "suffix" : "" }, { "dropping-particle" : "", "family" : "Lee", "given" : "S.-S.", "non-dropping-particle" : "", "parse-names" : false, "suffix" : "" }, { "dropping-particle" : "", "family" : "Cribb", "given" : "M.", "non-dropping-particle" : "", "parse-names" : false, "suffix" : "" }, { "dropping-particle" : "", "family" : "Zhang", "given" : "F.", "non-dropping-particle" : "", "parse-names" : false, "suffix" : "" }, { "dropping-particle" : "", "family" : "Yang", "given" : "X.", "non-dropping-particle" : "", "parse-names" : false, "suffix" : "" }, { "dropping-particle" : "", "family" : "Zhao", "given" : "C.", "non-dropping-particle" : "", "parse-names" : false, "suffix" : "" }, { "dropping-particle" : "", "family" : "Takemura", "given" : "T.", "non-dropping-particle" : "", "parse-names" : false, "suffix" : "" }, { "dropping-particle" : "", "family" : "Wang", "given" : "K.", "non-dropping-particle" : "", "parse-names" : false, "suffix" : "" }, { "dropping-particle" : "", "family" : "Xia", "given" : "X.", "non-dropping-particle" : "", "parse-names" : false, "suffix" : "" }, { "dropping-particle" : "", "family" : "Yin", "given" : "Y.", "non-dropping-particle" : "", "parse-names" : false, "suffix" : "" }, { "dropping-particle" : "", "family" : "Zhang", "given" : "H.", "non-dropping-particle" : "", "parse-names" : false, "suffix" : "" }, { "dropping-particle" : "", "family" : "Guo", "given" : "J.", "non-dropping-particle" : "", "parse-names" : false, "suffix" : "" }, { "dropping-particle" : "", "family" : "Zhai", "given" : "P. M.", "non-dropping-particle" : "", "parse-names" : false, "suffix" : "" }, { "dropping-particle" : "", "family" : "Sugimoto", "given" : "N.", "non-dropping-particle" : "", "parse-names" : false, "suffix" : "" }, { "dropping-particle" : "", "family" : "Babu", "given" : "S. S.", "non-dropping-particle" : "", "parse-names" : false, "suffix" : "" }, { "dropping-particle" : "", "family" : "Brasseur", "given" : "G. P.", "non-dropping-particle" : "", "parse-names" : false, "suffix" : "" } ], "container-title" : "Reviews of Geophysics", "id" : "ITEM-6", "issue" : "4", "issued" : { "date-parts" : [ [ "2016", "12" ] ] }, "page" : "866-929", "title" : "Aerosol and monsoon climate interactions over Asia", "translator" : [ { "dropping-particle" : "", "family" : "Q5073", "given" : "", "non-dropping-particle" : "", "parse-names" : false, "suffix" : "" } ], "type" : "article-journal", "volume" : "54" }, "uris" : [ "http://www.mendeley.com/documents/?uuid=45c8da71-6e3b-447d-bcbc-93996f20185a" ] } ], "mendeley" : { "formattedCitation" : "(Li et al., 2016d; Kasoar et al., 2018; Liu et al., 2018c; Samset et al., 2018; Thornhill et al., 2018; Westervelt et al., 2018)", "plainTextFormattedCitation" : "(Li et al., 2016d; Kasoar et al., 2018; Liu et al., 2018c; Samset et al., 2018; Thornhill et al., 2018; Westervelt et al., 2018)", "previouslyFormattedCitation" : "(Li et al., 2016d; Kasoar et al., 2018; Liu et al., 2018c; Samset et al., 2018; Thornhill et al., 2018; Westervelt et al., 2018)" }, "properties" : { "noteIndex" : 0 }, "schema" : "https://github.com/citation-style-language/schema/raw/master/csl-citation.json" }</w:delInstrText>
        </w:r>
      </w:del>
      <w:r w:rsidRPr="007D6B42">
        <w:fldChar w:fldCharType="separate"/>
      </w:r>
      <w:r w:rsidR="00E41CA2">
        <w:rPr>
          <w:noProof/>
        </w:rPr>
        <w:t>(</w:t>
      </w:r>
      <w:ins w:id="137" w:author="Robin Matthews" w:date="2021-07-11T15:46:00Z">
        <w:r w:rsidR="0088288B">
          <w:t>Z. Li et al., 2016; Kasoar et al., 2018; L. Liu et al., 2018; Samset et al., 2018; Thornhill et al., 2018; Westervelt et al., 2018</w:t>
        </w:r>
      </w:ins>
      <w:del w:id="138" w:author="Robin Matthews" w:date="2021-07-11T15:46:00Z">
        <w:r w:rsidR="00E41CA2" w:rsidDel="0088288B">
          <w:rPr>
            <w:noProof/>
          </w:rPr>
          <w:delText>Li et al., 2016d; Kasoar et al., 2018; Liu et al., 2018c; Samset et al., 2018; Thornhill et al., 2018; Westervelt et al., 2018</w:delText>
        </w:r>
      </w:del>
      <w:r w:rsidR="00E41CA2">
        <w:rPr>
          <w:noProof/>
        </w:rPr>
        <w:t>)</w:t>
      </w:r>
      <w:r w:rsidRPr="007D6B42">
        <w:fldChar w:fldCharType="end"/>
      </w:r>
      <w:commentRangeEnd w:id="134"/>
      <w:r w:rsidR="00E41CA2">
        <w:rPr>
          <w:rStyle w:val="CommentReference"/>
          <w:rFonts w:asciiTheme="minorHAnsi" w:eastAsiaTheme="minorHAnsi" w:hAnsiTheme="minorHAnsi"/>
          <w:lang w:eastAsia="en-US"/>
        </w:rPr>
        <w:commentReference w:id="134"/>
      </w:r>
      <w:r w:rsidRPr="007D6B42">
        <w:t xml:space="preserve">. </w:t>
      </w:r>
      <w:r w:rsidRPr="00FB6EB0">
        <w:rPr>
          <w:lang w:val="en-US"/>
        </w:rPr>
        <w:t xml:space="preserve">For instance, changes in aerosol concentrations in the Northern Hemisphere have been reported to modulate monsoon precipitation in West Africa and the Sahel </w:t>
      </w:r>
      <w:commentRangeStart w:id="139"/>
      <w:r w:rsidRPr="007D6B42">
        <w:fldChar w:fldCharType="begin" w:fldLock="1"/>
      </w:r>
      <w:ins w:id="140" w:author="Robin Matthews" w:date="2021-07-11T15:47:00Z">
        <w:r w:rsidR="0088288B">
          <w:rPr>
            <w:lang w:val="en-US"/>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"(Undorf et al., 2018", "plainTextFormattedCitation" : "(Undorf et al., 2018)", "previouslyFormattedCitation" : "(Undorf et al., 2018)" }, "properties" : { "noteIndex" : 0 }, "schema" : "https://github.com/citation-style-language/schema/raw/master/csl-citation.json" }</w:instrText>
        </w:r>
      </w:ins>
      <w:del w:id="141" w:author="Robin Matthews" w:date="2021-07-11T15:47:00Z">
        <w:r w:rsidR="000465A7" w:rsidDel="0088288B">
          <w:rPr>
            <w:lang w:val="en-US"/>
          </w:rPr>
          <w:del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"(Undorf et al., 2018; Section 10.4.2.1)", "plainTextFormattedCitation" : "(Undorf et al., 2018)", "previouslyFormattedCitation" : "(Undorf et al., 2018)" }, "properties" : { "noteIndex" : 0 }, "schema" : "https://github.com/citation-style-language/schema/raw/master/csl-citation.json" }</w:delInstrText>
        </w:r>
      </w:del>
      <w:r w:rsidRPr="007D6B42">
        <w:fldChar w:fldCharType="separate"/>
      </w:r>
      <w:r w:rsidR="00E41CA2">
        <w:rPr>
          <w:noProof/>
          <w:lang w:val="en-US"/>
        </w:rPr>
        <w:t>(Undorf et al., 2018</w:t>
      </w:r>
      <w:del w:id="142" w:author="Robin Matthews" w:date="2021-07-11T15:47:00Z">
        <w:r w:rsidR="00E41CA2" w:rsidDel="0088288B">
          <w:rPr>
            <w:noProof/>
            <w:lang w:val="en-US"/>
          </w:rPr>
          <w:delText>; Section 10.4.2.1)</w:delText>
        </w:r>
      </w:del>
      <w:r w:rsidRPr="007D6B42">
        <w:fldChar w:fldCharType="end"/>
      </w:r>
      <w:commentRangeEnd w:id="139"/>
      <w:r w:rsidR="00E41CA2">
        <w:rPr>
          <w:rStyle w:val="CommentReference"/>
          <w:rFonts w:asciiTheme="minorHAnsi" w:eastAsiaTheme="minorHAnsi" w:hAnsiTheme="minorHAnsi"/>
          <w:lang w:eastAsia="en-US"/>
        </w:rPr>
        <w:commentReference w:id="139"/>
      </w:r>
      <w:ins w:id="143" w:author="Robin Matthews" w:date="2021-07-11T15:47:00Z">
        <w:r w:rsidR="0088288B">
          <w:rPr>
            <w:noProof/>
            <w:lang w:val="en-US"/>
          </w:rPr>
          <w:t>; Section 10.4.2.1)</w:t>
        </w:r>
      </w:ins>
      <w:r w:rsidRPr="009B6342">
        <w:rPr>
          <w:lang w:val="en-US"/>
        </w:rPr>
        <w:t xml:space="preserve"> and in Asia </w:t>
      </w:r>
      <w:commentRangeStart w:id="144"/>
      <w:r w:rsidRPr="007D6B42">
        <w:fldChar w:fldCharType="begin" w:fldLock="1"/>
      </w:r>
      <w:ins w:id="145" w:author="Robin Matthews" w:date="2021-07-11T15:47:00Z">
        <w:r w:rsidR="0088288B">
          <w:rPr>
            <w:lang w:val="en-US"/>
          </w:rPr>
          <w:instrText>ADDIN CSL_CITATION { "citationItems" : [ { "id" : "ITEM-1", "itemData" : { "DOI" : "10.1029/2018EF000832", "ISSN" : "23284277", "author" : [ { "dropping-particle" : "", "family" : "Zhang", "given" : "H.", "non-dropping-particle" : "", "parse-names" : false, "suffix" : "" }, { "dropping-particle" : "", "family" : "Xie", "given" : "B.", "non-dropping-particle" : "", "parse-names" : false, "suffix" : "" }, { "dropping-particle" : "", "family" : "Wang", "given" : "Z.", "non-dropping-particle" : "", "parse-names" : false, "suffix" : "" } ], "container-title" : "Earth's Future", "id" : "ITEM-1", "issue" : "6", "issued" : { "date-parts" : [ [ "2018", "6" ] ] }, "page" : "857-866", "title" : "Effective Radiative Forcing and Climate Response to Short-Lived Climate Pollutants Under Different Scenarios", "translator" : [ { "dropping-particle" : "", "family" : "Q5069", "given" : "", "non-dropping-particle" : "", "parse-names" : false, "suffix" : "" } ], "type" : "article-journal", "volume" : "6" }, "uris" : [ "http://www.mendeley.com/documents/?uuid=b31ae97c-2512-45eb-a5a5-0be584bdd64e" ] } ], "mendeley" : { "formattedCitation" : "(Zhang et al., 2018a)", "manualFormatting" : "(H. Zhang et al., 2018", "plainTextFormattedCitation" : "(Zhang et al., 2018a)", "previouslyFormattedCitation" : "(Zhang et al., 2018a)" }, "properties" : { "noteIndex" : 0 }, "schema" : "https://github.com/citation-style-language/schema/raw/master/csl-citation.json" }</w:instrText>
        </w:r>
      </w:ins>
      <w:del w:id="146" w:author="Robin Matthews" w:date="2021-07-11T15:47:00Z">
        <w:r w:rsidR="000465A7" w:rsidDel="0088288B">
          <w:rPr>
            <w:lang w:val="en-US"/>
          </w:rPr>
          <w:delInstrText>ADDIN CSL_CITATION { "citationItems" : [ { "id" : "ITEM-1", "itemData" : { "DOI" : "10.1029/2018EF000832", "ISSN" : "23284277", "author" : [ { "dropping-particle" : "", "family" : "Zhang", "given" : "H.", "non-dropping-particle" : "", "parse-names" : false, "suffix" : "" }, { "dropping-particle" : "", "family" : "Xie", "given" : "B.", "non-dropping-particle" : "", "parse-names" : false, "suffix" : "" }, { "dropping-particle" : "", "family" : "Wang", "given" : "Z.", "non-dropping-particle" : "", "parse-names" : false, "suffix" : "" } ], "container-title" : "Earth's Future", "id" : "ITEM-1", "issue" : "6", "issued" : { "date-parts" : [ [ "2018", "6" ] ] }, "page" : "857-866", "title" : "Effective Radiative Forcing and Climate Response to Short-Lived Climate Pollutants Under Different Scenarios", "translator" : [ { "dropping-particle" : "", "family" : "Q5069", "given" : "", "non-dropping-particle" : "", "parse-names" : false, "suffix" : "" } ], "type" : "article-journal", "volume" : "6" }, "uris" : [ "http://www.mendeley.com/documents/?uuid=b31ae97c-2512-45eb-a5a5-0be584bdd64e" ] } ], "mendeley" : { "formattedCitation" : "(Zhang et al., 2018a)", "manualFormatting" : "(Zhang et al., 2018; Section 10.6.3)", "plainTextFormattedCitation" : "(Zhang et al., 2018a)", "previouslyFormattedCitation" : "(Zhang et al., 2018a)" }, "properties" : { "noteIndex" : 0 }, "schema" : "https://github.com/citation-style-language/schema/raw/master/csl-citation.json" }</w:delInstrText>
        </w:r>
      </w:del>
      <w:r w:rsidRPr="007D6B42">
        <w:fldChar w:fldCharType="separate"/>
      </w:r>
      <w:r w:rsidR="00E41CA2">
        <w:rPr>
          <w:noProof/>
          <w:lang w:val="en-US"/>
        </w:rPr>
        <w:t>(</w:t>
      </w:r>
      <w:ins w:id="147" w:author="Robin Matthews" w:date="2021-07-11T15:47:00Z">
        <w:r w:rsidR="0088288B">
          <w:rPr>
            <w:noProof/>
            <w:lang w:val="en-US"/>
          </w:rPr>
          <w:t xml:space="preserve">H. </w:t>
        </w:r>
      </w:ins>
      <w:r w:rsidR="00E41CA2">
        <w:rPr>
          <w:noProof/>
          <w:lang w:val="en-US"/>
        </w:rPr>
        <w:t>Zhang et al., 2018</w:t>
      </w:r>
      <w:del w:id="148" w:author="Robin Matthews" w:date="2021-07-11T15:47:00Z">
        <w:r w:rsidR="00E41CA2" w:rsidDel="0088288B">
          <w:rPr>
            <w:noProof/>
            <w:lang w:val="en-US"/>
          </w:rPr>
          <w:delText>; Section 10.6.3)</w:delText>
        </w:r>
      </w:del>
      <w:r w:rsidRPr="007D6B42">
        <w:fldChar w:fldCharType="end"/>
      </w:r>
      <w:commentRangeEnd w:id="144"/>
      <w:r w:rsidR="00E41CA2">
        <w:rPr>
          <w:rStyle w:val="CommentReference"/>
          <w:rFonts w:asciiTheme="minorHAnsi" w:eastAsiaTheme="minorHAnsi" w:hAnsiTheme="minorHAnsi"/>
          <w:lang w:eastAsia="en-US"/>
        </w:rPr>
        <w:commentReference w:id="144"/>
      </w:r>
      <w:ins w:id="149" w:author="Robin Matthews" w:date="2021-07-11T15:47:00Z">
        <w:r w:rsidR="0088288B">
          <w:rPr>
            <w:noProof/>
            <w:lang w:val="en-US"/>
          </w:rPr>
          <w:t>; Section 10.6.3)</w:t>
        </w:r>
      </w:ins>
      <w:r w:rsidRPr="009B6342">
        <w:rPr>
          <w:lang w:val="en-US"/>
        </w:rPr>
        <w:t>.</w:t>
      </w:r>
    </w:p>
    <w:p w14:paraId="7030646E" w14:textId="77777777" w:rsidR="00474C69" w:rsidRPr="007D6B42" w:rsidRDefault="00474C69" w:rsidP="00474C69">
      <w:pPr>
        <w:pStyle w:val="AR6BodyText"/>
        <w:jc w:val="both"/>
        <w:rPr>
          <w:rFonts w:cs="Times New Roman"/>
          <w:lang w:val="en-GB"/>
        </w:rPr>
      </w:pPr>
    </w:p>
    <w:p w14:paraId="0B89B352" w14:textId="1F0FE725" w:rsidR="00474C69" w:rsidRPr="00FB6EB0" w:rsidRDefault="00474C69" w:rsidP="00474C69">
      <w:pPr>
        <w:pStyle w:val="AR6BodyText"/>
        <w:rPr>
          <w:rFonts w:cs="Times New Roman"/>
        </w:rPr>
      </w:pPr>
      <w:r w:rsidRPr="007D6B42">
        <w:rPr>
          <w:rFonts w:cs="Times New Roman"/>
          <w:lang w:val="en-GB"/>
        </w:rPr>
        <w:t>Natural aerosols include mineral dust, volcanic aerosol and sea salt. The feedback processes between climate and mineral dust as well as sea salt are assessed in Section 6.4, while the volcanic aerosol is dealt with in Cross-Chapter Box 4.1. Mineral dust created by wind erosion of arid and semi-arid surfaces dominates the aerosol load over some areas. The major sources of contemporary dust are located in the arid topographic basins of Northern Africa, Middle East, Central and Southwest Asia, the Indian subcontinent, and East Asia </w:t>
      </w:r>
      <w:r w:rsidRPr="007D6B42">
        <w:rPr>
          <w:rFonts w:cs="Times New Roman"/>
          <w:lang w:val="en-GB"/>
        </w:rPr>
        <w:fldChar w:fldCharType="begin" w:fldLock="1"/>
      </w:r>
      <w:r w:rsidR="000465A7">
        <w:rPr>
          <w:rFonts w:cs="Times New Roman"/>
          <w:lang w:val="en-GB"/>
        </w:rPr>
        <w:instrText>ADDIN CSL_CITATION { "citationItems" : [ { "id" : "ITEM-1", "itemData" : { "DOI" : "10.1029/2000RG000095", "ISSN" : "8755-1209", "abstract" : "We use the Total Ozone Mapping Spectrometer (TOMS) sensor on the Nimbus 7 satellite to map the global distribution of major atmospheric dust sources with the goal of identifying common environmental characteristics. The largest and most persistent sources are located in the Northern Hemisphere, mainly in a broad ?dust belt? that extends from the west coast of North Africa, over the Middle East, Central and South Asia, to China. There is remarkably little large-scale dust activity outside this region. In particular, the Southern Hemisphere is devoid of major dust activity. Dust sources, regardless of size or strength, can usually be associated with topographical lows located in arid regions with annual rainfall under 200?250 mm. Although the source regions themselves are arid or hyperarid, the action of water is evident from the presence of ephemeral streams, rivers, lakes, and playas. Most major sources have been intermittently flooded through the Quaternary as evidenced by deep alluvial deposits. Many sources are associated with areas where human impacts are well documented, e.g., the Caspian and Aral Seas, Tigris-Euphrates River Basin, southwestern North America, and the loess lands in China. Nonetheless, the largest and most active sources are located in truly remote areas where there is little or no human activity. Thus, on a global scale, dust mobilization appears to be dominated by natural sources. Dust activity is extremely sensitive to many environmental parameters. The identification of major sources will enable us to focus on critical regions and to characterize emission rates in response to environmental conditions. With such knowledge we will be better able to improve global dust models and to assess the effects of climate change on emissions in the future. It will also facilitate the interpretation of the paleoclimate record based on dust contained in ocean sediments and ice cores.", "author" : [ { "dropping-particle" : "", "family" : "Prospero", "given" : "Joseph M", "non-dropping-particle" : "", "parse-names" : false, "suffix" : "" }, { "dropping-particle" : "", "family" : "Ginoux", "given" : "Paul", "non-dropping-particle" : "", "parse-names" : false, "suffix" : "" }, { "dropping-particle" : "", "family" : "Torres", "given" : "Omar", "non-dropping-particle" : "", "parse-names" : false, "suffix" : "" }, { "dropping-particle" : "", "family" : "Nicholson", "given" : "Sharon E", "non-dropping-particle" : "", "parse-names" : false, "suffix" : "" }, { "dropping-particle" : "", "family" : "Gill", "given" : "Thomas E", "non-dropping-particle" : "", "parse-names" : false, "suffix" : "" } ], "container-title" : "Reviews of Geophysics", "id" : "ITEM-1", "issue" : "1", "issued" : { "date-parts" : [ [ "2002", "2", "1" ] ] }, "note" : "doi: 10.1029/2000RG000095", "page" : "2-31", "publisher" : "John Wiley &amp; Sons, Ltd", "title" : "Environmental characterization of global sources of atmospheric soil dust identified with the Nimbus 7 Total Ozone Mapping Spectrometer (TOMS) absorbing aerosol product", "translator" : [ { "dropping-particle" : "", "family" : "Q6156", "given" : "", "non-dropping-particle" : "", "parse-names" : false, "suffix" : "" } ], "type" : "article-journal", "volume" : "40" }, "uris" : [ "http://www.mendeley.com/documents/?uuid=c942ccf2-395e-4aae-823f-4a8cd2411d86" ] }, { "id" : "ITEM-2", "itemData" : { "DOI" : "10.1029/2012RG000388", "author" : [ { "dropping-particle" : "", "family" : "Ginoux", "given" : "Paul", "non-dropping-particle" : "", "parse-names" : false, "suffix" : "" }, { "dropping-particle" : "", "family" : "Prospero", "given" : "Joseph", "non-dropping-particle" : "", "parse-names" : false, "suffix" : "" }, { "dropping-particle" : "", "family" : "Gill", "given" : "Thomas", "non-dropping-particle" : "", "parse-names" : false, "suffix" : "" }, { "dropping-particle" : "", "family" : "Hsu", "given" : "N", "non-dropping-particle" : "", "parse-names" : false, "suffix" : "" }, { "dropping-particle" : "", "family" : "Zhao", "given" : "Ming", "non-dropping-particle" : "", "parse-names" : false, "suffix" : "" } ], "container-title" : "Reviews of Geophysics", "id" : "ITEM-2", "issued" : { "date-parts" : [ [ "2012", "9", "1" ] ] }, "page" : "3005", "title" : "Global-scale attribution of anthropogenic and natural dust sources and their emission rates based on MODIS Deep Blue aerosol products", "translator" : [ { "dropping-particle" : "", "family" : "Q6157", "given" : "", "non-dropping-particle" : "", "parse-names" : false, "suffix" : "" } ], "type" : "article-journal", "volume" : "50" }, "uris" : [ "http://www.mendeley.com/documents/?uuid=0741a2d7-e027-458a-93fb-b1b29ddc0300" ] } ], "mendeley" : { "formattedCitation" : "(Prospero et al., 2002; Ginoux et al., 2012)", "plainTextFormattedCitation" : "(Prospero et al., 2002; Ginoux et al., 2012)", "previouslyFormattedCitation" : "(Prospero et al., 2002; Ginoux et al., 2012)"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(Prospero et al., 2002; Ginoux et al., 2012)</w:t>
      </w:r>
      <w:r w:rsidRPr="007D6B42">
        <w:rPr>
          <w:rFonts w:cs="Times New Roman"/>
          <w:lang w:val="en-GB"/>
        </w:rPr>
        <w:fldChar w:fldCharType="end"/>
      </w:r>
      <w:r w:rsidRPr="007D6B42">
        <w:rPr>
          <w:rFonts w:cs="Times New Roman"/>
          <w:lang w:val="en-GB"/>
        </w:rPr>
        <w:t xml:space="preserve"> and emissions are controlled by changes in surface winds, precipitation, and vegetation </w:t>
      </w:r>
      <w:commentRangeStart w:id="150"/>
      <w:r w:rsidRPr="007D6B42">
        <w:rPr>
          <w:rFonts w:cs="Times New Roman"/>
          <w:lang w:val="en-GB"/>
        </w:rPr>
        <w:fldChar w:fldCharType="begin" w:fldLock="1"/>
      </w:r>
      <w:r w:rsidR="000465A7">
        <w:rPr>
          <w:rFonts w:cs="Times New Roman"/>
          <w:lang w:val="en-GB"/>
        </w:rPr>
        <w:instrText>ADDIN CSL_CITATION { "citationItems" : [ { "id" : "ITEM-1", "itemData" : { "DOI" : "10.1007/s00382-015-2600-7", "ISSN" : "1432-0894", "abstract" : "Dust variability in the climate system has been studied for several decades, yet there remains an incomplete understanding of the dynamical mechanisms controlling interannual and decadal variations in dust transport. The sparseness of multi-year observational datasets has limited our understanding of the relationship between climate variations and atmospheric dust. We use available in situ and satellite observations of dust and a century-length fully coupled Community Earth System Model (CESM) simulation to show that the El Ni\u00f1o-Southern Oscillation (ENSO) exerts a control on North African dust transport during boreal summer. In CESM, this relationship is stronger over the dusty tropical North Atlantic than near Barbados, one of the few sites having a multi-decadal observed record. During strong La Ni\u00f1a summers in CESM, a statistically significant increase in lower tropospheric easterly wind is associated with an increase in North African dust transport over the Atlantic. Barbados dust and Pacific SST variability are only weakly correlated in both observations and CESM, suggesting that other processes are controlling the cross-basin variability of dust. We also use our CESM simulation to show that the relationship between downstream North African dust transport and ENSO fluctuates on multidecadal timescales and is associated with a phase shift in the North Atlantic Oscillation. Our findings indicate that existing observations of dust over the tropical North Atlantic are not extensive enough to completely describe the variability of dust and dust transport, and demonstrate the importance of global models to supplement and interpret observational records.", "author" : [ { "dropping-particle" : "", "family" : "DeFlorio", "given" : "Michael J", "non-dropping-particle" : "", "parse-names" : false, "suffix" : "" }, { "dropping-particle" : "", "family" : "Goodwin", "given" : "Ian D", "non-dropping-particle" : "", "parse-names" : false, "suffix" : "" }, { "dropping-particle" : "", "family" : "Cayan", "given" : "Daniel R", "non-dropping-particle" : "", "parse-names" : false, "suffix" : "" }, { "dropping-particle" : "", "family" : "Miller", "given" : "Arthur J", "non-dropping-particle" : "", "parse-names" : false, "suffix" : "" }, { "dropping-particle" : "", "family" : "Ghan", "given" : "Steven J", "non-dropping-particle" : "", "parse-names" : false, "suffix" : "" }, { "dropping-particle" : "", "family" : "Pierce", "given" : "David W", "non-dropping-particle" : "", "parse-names" : false, "suffix" : "" }, { "dropping-particle" : "", "family" : "Russell", "given" : "Lynn M", "non-dropping-particle" : "", "parse-names" : false, "suffix" : "" }, { "dropping-particle" : "", "family" : "Singh", "given" : "Balwinder", "non-dropping-particle" : "", "parse-names" : false, "suffix" : "" } ], "container-title" : "Climate Dynamics", "id" : "ITEM-1", "issue" : "1", "issued" : { "date-parts" : [ [ "2016" ] ] }, "page" : "585-599", "title" : "Interannual modulation of subtropical Atlantic boreal summer dust variability by ENSO", "translator" : [ { "dropping-particle" : "", "family" : "Q6150", "given" : "", "non-dropping-particle" : "", "parse-names" : false, "suffix" : "" } ], "type" : "article-journal", "volume" : "46" }, "uris" : [ "http://www.mendeley.com/documents/?uuid=3d4cd775-f6f5-4f71-9b66-0de9d51ca603" ] }, { "id" : "ITEM-2", "itemData" : { "DOI" : "10.1126/sciadv.1500646", "abstract" : "A large body of work has shown that year-to-year variations in North African dust emission are inversely proportional to previous-year monsoon rainfall in the Sahel, implying that African dust emission is highly sensitive to vegetation changes in this narrow transitional zone. However, such a theory is not supported by field observations or modeling studies, as both suggest that interannual variability in dust is due to changes in wind speeds over the major emitting regions, which lie to the north of the Sahelian vegetated zone. We reconcile this contradiction showing that interannual variability in Sahelian rainfall and surface wind speeds over the Sahara are the result of changes in lower tropospheric air temperatures over the Saharan heat low (SHL). As the SHL warms, an anomalous tropospheric circulation develops that reduces wind speeds over the Sahara and displaces the monsoonal rainfall northward, thus simultaneously increasing Sahelian rainfall and reducing dust emission from the major dust \u201chotspots\u201d in the Sahara. Our results shed light on why climate models are, to date, unable to reproduce observed historical variability in dust emission and transport from this region.", "author" : [ { "dropping-particle" : "", "family" : "Wang", "given" : "Weijie", "non-dropping-particle" : "", "parse-names" : false, "suffix" : "" }, { "dropping-particle" : "", "family" : "Evan", "given" : "Amato T", "non-dropping-particle" : "", "parse-names" : false, "suffix" : "" }, { "dropping-particle" : "", "family" : "Flamant", "given" : "Cyrille", "non-dropping-particle" : "", "parse-names" : false, "suffix" : "" }, { "dropping-particle" : "", "family" : "Lavaysse", "given" : "Christophe", "non-dropping-particle" : "", "parse-names" : false, "suffix" : "" } ], "container-title" : "Science Advances", "id" : "ITEM-2", "issue" : "9", "issued" : { "date-parts" : [ [ "2015", "10", "1" ] ] }, "page" : "e1500646", "title" : "On the decadal scale correlation between African dust and Sahel rainfall: The role of Saharan heat low\u2013forced winds", "translator" : [ { "dropping-particle" : "", "family" : "Q6151", "given" : "", "non-dropping-particle" : "", "parse-names" : false, "suffix" : "" } ], "type" : "article-journal", "volume" : "1" }, "uris" : [ "http://www.mendeley.com/documents/?uuid=68a00521-2260-4f78-9610-b0b925383ce2" ] }, { "id" : "ITEM-3", "itemData" : { "DOI" : "10.5194/acp-14-5735-2014", "author" : [ { "dropping-particle" : "", "family" : "Ridley", "given" : "D A", "non-dropping-particle" : "", "parse-names" : false, "suffix" : "" }, { "dropping-particle" : "", "family" : "Heald", "given" : "C L", "non-dropping-particle" : "", "parse-names" : false, "suffix" : "" }, { "dropping-particle" : "", "family" : "Prospero", "given" : "J M", "non-dropping-particle" : "", "parse-names" : false, "suffix" : "" } ], "container-title" : "Atmospheric Chemistry and Physics", "id" : "ITEM-3", "issue" : "11", "issued" : { "date-parts" : [ [ "2014" ] ] }, "page" : "5735-5747", "title" : "What controls the recent changes in African mineral dust aerosol across the Atlantic?", "translator" : [ { "dropping-particle" : "", "family" : "Q6147", "given" : "", "non-dropping-particle" : "", "parse-names" : false, "suffix" : "" } ], "type" : "article-journal", "volume" : "14" }, "uris" : [ "http://www.mendeley.com/documents/?uuid=b534b0e1-e3cd-49a5-8816-9bd713564c2e" ] }, { "id" : "ITEM-4", "itemData" : { "DOI" : "10.1038/nature17149", "ISSN" : "1476-4687", "abstract" : "Variability in North African dust dispersal, which affects air quality and the amount of radiation reaching the ground, is captured by the wind patterns over the Sahara; climate models suggest a downward trend in dust concentration with increasing greenhouse gas emissions.",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"ITEM-4", "issue" : "7595", "issued" : { "date-parts" : [ [ "2016" ] ] }, "page" : "493-495", "title" : "The past, present and future of African dust", "translator" : [ { "dropping-particle" : "", "family" : "Q6148", "given" : "", "non-dropping-particle" : "", "parse-names" : false, "suffix" : "" } ], "type" : "article-journal", "volume" : "531" }, "uris" : [ "http://www.mendeley.com/documents/?uuid=5bb70c88-63c1-4c01-8b06-02b02afda75a" ] }, { "id" : "ITEM-5",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"ITEM-5",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"(Ridley et al., 2014; Wang et al., 2015a; DeFlorio et al., 2016; Evan et al., 2016; Pu and Ginoux, 2018)", "plainTextFormattedCitation" : "(Ridley et al., 2014; Wang et al., 2015a; DeFlorio et al., 2016; Evan et al., 2016; Pu and Ginoux, 2018)", "previouslyFormattedCitation" : "(Ridley et al., 2014; Wang et al., 2015a; DeFlorio et al., 2016; Evan et al., 2016; Pu and Ginoux,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 xml:space="preserve">(Ridley et al., 2014; </w:t>
      </w:r>
      <w:ins w:id="151" w:author="Robin Matthews" w:date="2021-07-11T15:47:00Z">
        <w:r w:rsidR="0088288B">
          <w:rPr>
            <w:rFonts w:cs="Times New Roman"/>
            <w:noProof/>
          </w:rPr>
          <w:t xml:space="preserve">W. </w:t>
        </w:r>
      </w:ins>
      <w:r w:rsidR="00E41CA2">
        <w:rPr>
          <w:rFonts w:cs="Times New Roman"/>
          <w:noProof/>
        </w:rPr>
        <w:t>Wang et al., 2015</w:t>
      </w:r>
      <w:del w:id="152" w:author="Robin Matthews" w:date="2021-07-11T15:47:00Z">
        <w:r w:rsidR="00E41CA2" w:rsidDel="0088288B">
          <w:rPr>
            <w:rFonts w:cs="Times New Roman"/>
            <w:noProof/>
          </w:rPr>
          <w:delText>a</w:delText>
        </w:r>
      </w:del>
      <w:r w:rsidR="00E41CA2">
        <w:rPr>
          <w:rFonts w:cs="Times New Roman"/>
          <w:noProof/>
        </w:rPr>
        <w:t>; DeFlorio et al., 2016; Evan et al., 2016; Pu and Ginoux, 2018)</w:t>
      </w:r>
      <w:r w:rsidRPr="007D6B42">
        <w:rPr>
          <w:rFonts w:cs="Times New Roman"/>
          <w:lang w:val="en-GB"/>
        </w:rPr>
        <w:fldChar w:fldCharType="end"/>
      </w:r>
      <w:commentRangeEnd w:id="150"/>
      <w:r w:rsidR="00E41CA2">
        <w:rPr>
          <w:rStyle w:val="CommentReference"/>
          <w:rFonts w:asciiTheme="minorHAnsi" w:eastAsiaTheme="minorHAnsi" w:hAnsiTheme="minorHAnsi"/>
          <w:lang w:eastAsia="en-US"/>
        </w:rPr>
        <w:commentReference w:id="150"/>
      </w:r>
      <w:r w:rsidRPr="00FB6EB0">
        <w:rPr>
          <w:rFonts w:cs="Times New Roman"/>
        </w:rPr>
        <w:t xml:space="preserve">. </w:t>
      </w:r>
      <w:r w:rsidRPr="007D6B42">
        <w:rPr>
          <w:rFonts w:cs="Times New Roman"/>
          <w:lang w:val="en-GB"/>
        </w:rPr>
        <w:t xml:space="preserve">Dust both scatters and absorbs radiation and serves as nuclei of warm and cold clouds (Chapter 6). The surface direct radiative effect is likely negative over land and ocean, especially when the assumed solar absorption by dust is large </w:t>
      </w:r>
      <w:r w:rsidRPr="007D6B42">
        <w:rPr>
          <w:rFonts w:cs="Times New Roman"/>
          <w:lang w:val="en-GB"/>
        </w:rPr>
        <w:fldChar w:fldCharType="begin" w:fldLock="1"/>
      </w:r>
      <w:r w:rsidR="000465A7">
        <w:rPr>
          <w:rFonts w:cs="Times New Roman"/>
          <w:lang w:val="en-GB"/>
        </w:rPr>
        <w:instrText>ADDIN CSL_CITATION { "citationItems" : [ { "id" : "ITEM-1", "itemData" : { "DOI" : "10.1007/978-94-017-8978-3_13", "abstract" : "Dust aerosols perturb the atmospheric radiative flux at both solar and thermal wavelengths, altering the energy and water cycles. The climate adjusts by redistributing energy and moisture, so that local temperature perturbations, for example, depend upon the forcing over the entire extent of the perturbed circulation. Within regions frequently mixed by deep convection, including the deep tropics, dust particles perturb the surface air temperature primarily through radiative forcing at the top of the atmosphere (TOA). Many models predict that dust reduces global precipitation. This reduction is typically attributed to the decrease of surface evaporation in response to dimming of the surface. A counterexample is presented, where greater shortwave absorption by dust increases evaporation and precipitation despite greater dimming of the surface. This is attributed to the dependence of surface evaporation upon TOA forcing through its influence upon surface temperature and humidity. Perturbations by dust to the surface wind speed and vegetation (through precipitation anomalies) feed back upon the dust aerosol concentration. The current uncertainty of radiative forcing attributed to dust and the resulting range of climate perturbations calculated by models remain a useful test of our understanding of the mechanisms relating dust radiative forcing to the climate response.", "author" : [ { "dropping-particle" : "", "family" : "Miller", "given" : "Ron L", "non-dropping-particle" : "", "parse-names" : false, "suffix" : "" }, { "dropping-particle" : "", "family" : "Knippertz", "given" : "Peter", "non-dropping-particle" : "", "parse-names" : false, "suffix" : "" }, { "dropping-particle" : "", "family" : "P\u00e9rez Garc\u00eda-Pando", "given" : "Carlos", "non-dropping-particle" : "", "parse-names" : false, "suffix" : "" }, { "dropping-particle" : "", "family" : "Perlwitz", "given" : "Jan P", "non-dropping-particle" : "", "parse-names" : false, "suffix" : "" }, { "dropping-particle" : "", "family" : "Tegen", "given" : "Ina", "non-dropping-particle" : "", "parse-names" : false, "suffix" : "" } ], "container-title" : "Mineral Dust", "editor" : [ { "dropping-particle" : "", "family" : "Knippertz", "given" : "P", "non-dropping-particle" : "", "parse-names" : false, "suffix" : "" }, { "dropping-particle" : "", "family" : "Stuut", "given" : "J.-B. W", "non-dropping-particle" : "", "parse-names" : false, "suffix" : "" } ], "id" : "ITEM-1", "issued" : { "date-parts" : [ [ "2014" ] ] }, "page" : "327-357", "publisher" : "Springer", "publisher-place" : "Dordrecht, The Netherlands", "title" : "Impact of Dust Radiative Forcing upon Climate", "translator" : [ { "dropping-particle" : "", "family" : "Q6153", "given" : "Rt6", "non-dropping-particle" : "", "parse-names" : false, "suffix" : "" } ], "type" : "chapter" }, "uris" : [ "http://www.mendeley.com/documents/?uuid=9df1bc0b-5d0d-4d2c-81cd-803504619582" ] }, { "id" : "ITEM-2", "itemData" : { "DOI" : "10.1175/JCLI-D-14-00797.1", "ISSN" : "0894-8755", "abstract" : "AbstractThis study examines the climate response in West Africa and the tropical Atlantic to an idealized aerosol radiative forcing from Saharan mineral dust, comparable to the observed changes between the 1960s and 1990s, using simulations with the fully coupled GFDL Climate Model, version 2.1 (CM2.1), for two optical property regimes: more absorbing (ABS) and more scattering (SCT) dust. For both regimes dust induces significant regional reductions in radiative flux at the surface (approximately ?30 W m?2). At the top of the atmosphere (TOA) dust in the two simulations produces a radiative flux anomaly of opposite sign (+30 W m?2 in the ABS case and ?20 W m?2 in the SCT case). These differences result in opposing regional hydrologic and thermodynamic effects of dust. The ABS-forced simulations show an increase in the West African monsoon resulting from dust, whereas in the SCT-forced simulations dust causes a decrease in the monsoon. This is due to moist enthalpy changes throughout the atmospheric column over West Africa creating either horizontal divergence or convergence near the surface, respectively. In the tropical North Atlantic, dust acts to cool the ocean surface. However, in the subsurface the ABS-forced simulations show a decrease in upper-ocean heat content, while the SCT-forced simulations show an increase in upper-ocean heat content. The peak differences primarily arise from the wind stress curl response to a shift in the Atlantic ITCZ and associated mixed layer depth anomalies. Changes to upper-ocean currents are also found to be important in transporting energy across the equator.", "author" : [ { "dropping-particle" : "", "family" : "Strong", "given" : "Jeffrey D O", "non-dropping-particle" : "", "parse-names" : false, "suffix" : "" }, { "dropping-particle" : "", "family" : "Vecchi", "given" : "Gabriel A", "non-dropping-particle" : "", "parse-names" : false, "suffix" : "" }, { "dropping-particle" : "", "family" : "Ginoux", "given" : "Paul", "non-dropping-particle" : "", "parse-names" : false, "suffix" : "" } ], "container-title" : "Journal of Climate", "id" : "ITEM-2", "issue" : "18", "issued" : { "date-parts" : [ [ "2015", "6", "26" ] ] }, "note" : "doi: 10.1175/JCLI-D-14-00797.1", "page" : "7071-7092", "publisher" : "American Meteorological Society", "title" : "The Response of the Tropical Atlantic and West African Climate to Saharan Dust in a Fully Coupled GCM", "translator" : [ { "dropping-particle" : "", "family" : "Q6155", "given" : "", "non-dropping-particle" : "", "parse-names" : false, "suffix" : "" } ], "type" : "article-journal", "volume" : "28" }, "uris" : [ "http://www.mendeley.com/documents/?uuid=77163898-f6a9-4648-8c0d-f8944b671513" ] } ], "mendeley" : { "formattedCitation" : "(Miller et al., 2014; Strong et al., 2015)", "plainTextFormattedCitation" : "(Miller et al., 2014; Strong et al., 2015)", "previouslyFormattedCitation" : "(Miller et al., 2014; Strong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(Miller et al., 2014; Strong et al., 2015)</w:t>
      </w:r>
      <w:r w:rsidRPr="007D6B42">
        <w:rPr>
          <w:rFonts w:cs="Times New Roman"/>
          <w:lang w:val="en-GB"/>
        </w:rPr>
        <w:fldChar w:fldCharType="end"/>
      </w:r>
      <w:r w:rsidRPr="007D6B42">
        <w:rPr>
          <w:rFonts w:cs="Times New Roman"/>
          <w:lang w:val="en-GB"/>
        </w:rPr>
        <w:t xml:space="preserve">. Surface temperature and precipitation adjust to the direct radiative effect with both sign and magnitude depending on the dust absorptive properties. Dust often cools the surface, but in regions such as the Sahara surface air temperature increases as the shortwave absorption by dust is increased, leading to increases of surface temperature over the major reflective dust sources </w:t>
      </w:r>
      <w:r w:rsidRPr="007D6B42">
        <w:rPr>
          <w:rFonts w:cs="Times New Roman"/>
          <w:lang w:val="en-GB"/>
        </w:rPr>
        <w:fldChar w:fldCharType="begin" w:fldLock="1"/>
      </w:r>
      <w:r w:rsidR="000465A7">
        <w:rPr>
          <w:rFonts w:cs="Times New Roman"/>
          <w:lang w:val="en-GB"/>
        </w:rPr>
        <w:instrText>ADDIN CSL_CITATION { "citationItems" : [ { "id" : "ITEM-1", "itemData" : { "DOI" : "10.1007/978-94-017-8978-3_13", "abstract" : "Dust aerosols perturb the atmospheric radiative flux at both solar and thermal wavelengths, altering the energy and water cycles. The climate adjusts by redistributing energy and moisture, so that local temperature perturbations, for example, depend upon the forcing over the entire extent of the perturbed circulation. Within regions frequently mixed by deep convection, including the deep tropics, dust particles perturb the surface air temperature primarily through radiative forcing at the top of the atmosphere (TOA). Many models predict that dust reduces global precipitation. This reduction is typically attributed to the decrease of surface evaporation in response to dimming of the surface. A counterexample is presented, where greater shortwave absorption by dust increases evaporation and precipitation despite greater dimming of the surface. This is attributed to the dependence of surface evaporation upon TOA forcing through its influence upon surface temperature and humidity. Perturbations by dust to the surface wind speed and vegetation (through precipitation anomalies) feed back upon the dust aerosol concentration. The current uncertainty of radiative forcing attributed to dust and the resulting range of climate perturbations calculated by models remain a useful test of our understanding of the mechanisms relating dust radiative forcing to the climate response.", "author" : [ { "dropping-particle" : "", "family" : "Miller", "given" : "Ron L", "non-dropping-particle" : "", "parse-names" : false, "suffix" : "" }, { "dropping-particle" : "", "family" : "Knippertz", "given" : "Peter", "non-dropping-particle" : "", "parse-names" : false, "suffix" : "" }, { "dropping-particle" : "", "family" : "P\u00e9rez Garc\u00eda-Pando", "given" : "Carlos", "non-dropping-particle" : "", "parse-names" : false, "suffix" : "" }, { "dropping-particle" : "", "family" : "Perlwitz", "given" : "Jan P", "non-dropping-particle" : "", "parse-names" : false, "suffix" : "" }, { "dropping-particle" : "", "family" : "Tegen", "given" : "Ina", "non-dropping-particle" : "", "parse-names" : false, "suffix" : "" } ], "container-title" : "Mineral Dust", "editor" : [ { "dropping-particle" : "", "family" : "Knippertz", "given" : "P", "non-dropping-particle" : "", "parse-names" : false, "suffix" : "" }, { "dropping-particle" : "", "family" : "Stuut", "given" : "J.-B. W", "non-dropping-particle" : "", "parse-names" : false, "suffix" : "" } ], "id" : "ITEM-1", "issued" : { "date-parts" : [ [ "2014" ] ] }, "page" : "327-357", "publisher" : "Springer", "publisher-place" : "Dordrecht, The Netherlands", "title" : "Impact of Dust Radiative Forcing upon Climate", "translator" : [ { "dropping-particle" : "", "family" : "Q6153", "given" : "Rt6", "non-dropping-particle" : "", "parse-names" : false, "suffix" : "" } ], "type" : "chapter" }, "uris" : [ "http://www.mendeley.com/documents/?uuid=9df1bc0b-5d0d-4d2c-81cd-803504619582" ] }, { "id" : "ITEM-2", "itemData" : { "DOI" : "10.1175/JCLI-D-14-00797.1", "ISSN" : "0894-8755", "abstract" : "AbstractThis study examines the climate response in West Africa and the tropical Atlantic to an idealized aerosol radiative forcing from Saharan mineral dust, comparable to the observed changes between the 1960s and 1990s, using simulations with the fully coupled GFDL Climate Model, version 2.1 (CM2.1), for two optical property regimes: more absorbing (ABS) and more scattering (SCT) dust. For both regimes dust induces significant regional reductions in radiative flux at the surface (approximately ?30 W m?2). At the top of the atmosphere (TOA) dust in the two simulations produces a radiative flux anomaly of opposite sign (+30 W m?2 in the ABS case and ?20 W m?2 in the SCT case). These differences result in opposing regional hydrologic and thermodynamic effects of dust. The ABS-forced simulations show an increase in the West African monsoon resulting from dust, whereas in the SCT-forced simulations dust causes a decrease in the monsoon. This is due to moist enthalpy changes throughout the atmospheric column over West Africa creating either horizontal divergence or convergence near the surface, respectively. In the tropical North Atlantic, dust acts to cool the ocean surface. However, in the subsurface the ABS-forced simulations show a decrease in upper-ocean heat content, while the SCT-forced simulations show an increase in upper-ocean heat content. The peak differences primarily arise from the wind stress curl response to a shift in the Atlantic ITCZ and associated mixed layer depth anomalies. Changes to upper-ocean currents are also found to be important in transporting energy across the equator.", "author" : [ { "dropping-particle" : "", "family" : "Strong", "given" : "Jeffrey D O", "non-dropping-particle" : "", "parse-names" : false, "suffix" : "" }, { "dropping-particle" : "", "family" : "Vecchi", "given" : "Gabriel A", "non-dropping-particle" : "", "parse-names" : false, "suffix" : "" }, { "dropping-particle" : "", "family" : "Ginoux", "given" : "Paul", "non-dropping-particle" : "", "parse-names" : false, "suffix" : "" } ], "container-title" : "Journal of Climate", "id" : "ITEM-2", "issue" : "18", "issued" : { "date-parts" : [ [ "2015", "6", "26" ] ] }, "note" : "doi: 10.1175/JCLI-D-14-00797.1", "page" : "7071-7092", "publisher" : "American Meteorological Society", "title" : "The Response of the Tropical Atlantic and West African Climate to Saharan Dust in a Fully Coupled GCM", "translator" : [ { "dropping-particle" : "", "family" : "Q6155", "given" : "", "non-dropping-particle" : "", "parse-names" : false, "suffix" : "" } ], "type" : "article-journal", "volume" : "28" }, "uris" : [ "http://www.mendeley.com/documents/?uuid=77163898-f6a9-4648-8c0d-f8944b671513" ] }, { "id" : "ITEM-3", "itemData" : { "DOI" : "10.5194/acp-15-8051-2015", "author" : [ { "dropping-particle" : "", "family" : "Solmon", "given" : "F", "non-dropping-particle" : "", "parse-names" : false, "suffix" : "" }, { "dropping-particle" : "", "family" : "Nair", "given" : "V S", "non-dropping-particle" : "", "parse-names" : false, "suffix" : "" }, { "dropping-particle" : "", "family" : "Mallet", "given" : "M", "non-dropping-particle" : "", "parse-names" : false, "suffix" : "" } ], "container-title" : "Atmospheric Chemistry and Physics", "id" : "ITEM-3", "issue" : "14", "issued" : { "date-parts" : [ [ "2015" ] ] }, "page" : "8051-8064", "title" : "Increasing Arabian dust activity and the Indian summer monsoon", "translator" : [ { "dropping-particle" : "", "family" : "Q6100", "given" : "", "non-dropping-particle" : "", "parse-names" : false, "suffix" : "" } ], "type" : "article-journal", "volume" : "15" }, "uris" : [ "http://www.mendeley.com/documents/?uuid=b750cb41-b482-419f-95da-23c9fc338937", "http://www.mendeley.com/documents/?uuid=31001825-ed4f-43bc-ae43-764f1a87669f" ] }, { "id" : "ITEM-4", "itemData" : { "DOI" : "10.1038/srep30690", "ISSN" : "2045-2322", "abstract" : "The absorptive properties of dust aerosols largely determine the magnitude of their radiative impacts on the climate system. Currently, climate models use globally constant values of dust imaginary refractive index (IRI), a parameter describing the dust absorption efficiency of solar radiation, although it is highly variable. Here we show with model experiments that the dust-induced Indian summer monsoon (ISM) rainfall differences (with dust minus without dust) change from \u22129% to 23% of long-term climatology as the dust IRI is changed from zero to the highest values used in the current literature. A comparison of the model results with surface observations, satellite retrievals, and reanalysis data sets indicates that the dust IRI values used in most current climate models are too low, tending to significantly underestimate dust radiative impacts on the ISM system. This study highlights the necessity for developing a parameterization of dust IRI for climate studies.", "author" : [ { "dropping-particle" : "", "family" : "Jin", "given" : "Qinjian", "non-dropping-particle" : "", "parse-names" : false, "suffix" : "" }, { "dropping-particle" : "", "family" : "Yang", "given" : "Zong-Liang", "non-dropping-particle" : "", "parse-names" : false, "suffix" : "" }, { "dropping-particle" : "", "family" : "Wei", "given" : "Jiangfeng", "non-dropping-particle" : "", "parse-names" : false, "suffix" : "" } ], "container-title" : "Scientific Reports", "id" : "ITEM-4", "issue" : "1", "issued" : { "date-parts" : [ [ "2016" ] ] }, "page" : "30690", "title" : "High sensitivity of Indian summer monsoon to Middle East dust absorptive properties", "translator" : [ { "dropping-particle" : "", "family" : "Q6101", "given" : "", "non-dropping-particle" : "", "parse-names" : false, "suffix" : "" } ], "type" : "article-journal", "volume" : "6" }, "uris" : [ "http://www.mendeley.com/documents/?uuid=1180dd36-302f-47c7-9a5e-1154bd0c75df", "http://www.mendeley.com/documents/?uuid=17606b84-08b6-4d6d-99c1-16ed8bebebf6" ] }, { "id" : "ITEM-5", "itemData" : { "DOI" : "10.1002/2017GL074373", "ISSN" : "0094-8276", "abstract" : "Abstract Dust influences the Indian summer monsoon on seasonal time scales by perturbing atmospheric radiation. On weekly time scales, aerosol optical depth retrieved by satellite over the Arabian Sea is correlated with Indian monsoon precipitation. This has been interpreted to show the effect of dust radiative heating on Indian rainfall on synoptic (few-day) time scales. However, this correlation is reproduced by Earth System Model simulations, where dust is present but its radiative effect is omitted. Analysis of daily variability suggests that the correlation results from the effect of precipitation on dust through the associated cyclonic circulation. Boundary layer winds that deliver moisture to India are responsible for dust outbreaks in source regions far upwind, including the Arabian Peninsula. This suggests that synoptic variations in monsoon precipitation over India enhance dust emission and transport to the Arabian Sea. The effect of dust radiative heating upon synoptic monsoon variations remains to be determined.", "author" : [ { "dropping-particle" : "", "family" : "Sharma", "given" : "Disha", "non-dropping-particle" : "", "parse-names" : false, "suffix" : "" }, { "dropping-particle" : "", "family" : "Miller", "given" : "Ron L", "non-dropping-particle" : "", "parse-names" : false, "suffix" : "" } ], "container-title" : "Geophysical Research Letters", "id" : "ITEM-5", "issue" : "19", "issued" : { "date-parts" : [ [ "2017", "10", "16" ] ] }, "note" : "doi: 10.1002/2017GL074373", "page" : "6-10,10,16", "publisher" : "John Wiley &amp; Sons, Ltd", "title" : "Revisiting the observed correlation between weekly averaged Indian monsoon precipitation and Arabian Sea aerosol optical depth", "translator" : [ { "dropping-particle" : "", "family" : "Q6158", "given" : "", "non-dropping-particle" : "", "parse-names" : false, "suffix" : "" } ], "type" : "article-journal", "volume" : "44" }, "uris" : [ "http://www.mendeley.com/documents/?uuid=1153183a-753a-4f41-a58c-3cdfb516adaa" ] } ], "mendeley" : { "formattedCitation" : "(Miller et al., 2014; Solmon et al., 2015; Strong et al., 2015; Jin et al., 2016; Sharma and Miller, 2017)", "plainTextFormattedCitation" : "(Miller et al., 2014; Solmon et al., 2015; Strong et al., 2015; Jin et al., 2016; Sharma and Miller, 2017)", "previouslyFormattedCitation" : "(Miller et al., 2014; Solmon et al., 2015; Strong et al., 2015; Jin et al., 2016; Sharma and Miller,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(Miller et al., 2014; Solmon et al., 2015; Strong et al., 2015; Jin et al., 2016; Sharma and Miller, 2017)</w:t>
      </w:r>
      <w:r w:rsidRPr="007D6B42">
        <w:rPr>
          <w:rFonts w:cs="Times New Roman"/>
          <w:lang w:val="en-GB"/>
        </w:rPr>
        <w:fldChar w:fldCharType="end"/>
      </w:r>
      <w:r w:rsidRPr="00FB6EB0">
        <w:rPr>
          <w:rFonts w:cs="Times New Roman"/>
        </w:rPr>
        <w:t>.</w:t>
      </w:r>
    </w:p>
    <w:p w14:paraId="3CB0FEDF" w14:textId="77777777" w:rsidR="00474C69" w:rsidRPr="00FB6EB0" w:rsidRDefault="00474C69" w:rsidP="00474C69">
      <w:pPr>
        <w:pStyle w:val="AR6BodyText"/>
        <w:rPr>
          <w:rFonts w:cs="Times New Roman"/>
        </w:rPr>
      </w:pPr>
    </w:p>
    <w:p w14:paraId="6D2E7FAF" w14:textId="34EE1FC7" w:rsidR="00474C69" w:rsidRPr="00FB6EB0" w:rsidRDefault="00474C69" w:rsidP="00474C69">
      <w:pPr>
        <w:pStyle w:val="AR6BodyText"/>
        <w:rPr>
          <w:rFonts w:cs="Times New Roman"/>
        </w:rPr>
      </w:pPr>
      <w:r w:rsidRPr="007D6B42">
        <w:rPr>
          <w:rFonts w:cs="Times New Roman"/>
          <w:lang w:val="en-GB"/>
        </w:rPr>
        <w:t xml:space="preserve">Volcanic eruptions load the atmosphere with large amounts of sulphur, which is transformed through chemical reactions and micro-physics processes into sulphate aerosols </w:t>
      </w:r>
      <w:commentRangeStart w:id="153"/>
      <w:r w:rsidRPr="007D6B42">
        <w:rPr>
          <w:rFonts w:cs="Times New Roman"/>
          <w:lang w:val="en-GB"/>
        </w:rPr>
        <w:fldChar w:fldCharType="begin" w:fldLock="1"/>
      </w:r>
      <w:r w:rsidR="000465A7">
        <w:rPr>
          <w:rFonts w:cs="Times New Roman"/>
          <w:lang w:val="en-GB"/>
        </w:rPr>
        <w:instrText>ADDIN CSL_CITATION { "citationItems" : [ { "id" : "ITEM-1", "itemData" : { "DOI" : "10.1038/ngeo2771", "ISSN" : "1752-0908", "abstract" : "Volcanic eruptions can release large amounts of climatically active gases. An emerging view stresses the role of the size and chemical composition of the plume, including its water content, in controlling the climatic effects of an eruption.",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"title" : "Role of atmospheric chemistry in the climate impacts of stratospheric volcanic injections", "translator" : [ { "dropping-particle" : "", "family" : "Q6291", "given" : "", "non-dropping-particle" : "", "parse-names" : false, "suffix" : "" } ], "type" : "article-journal", "volume" : "9" }, "uris" : [ "http://www.mendeley.com/documents/?uuid=58e11b8b-7137-4673-a31d-42fd36e08495", "http://www.mendeley.com/documents/?uuid=05c155b5-e3af-4b39-b250-0c586323c890" ] }, { "id" : "ITEM-2", "itemData" : { "DOI" : "10.1038/ngeo2526", "ISSN" : "1752-0908", "abstract" : "Model and proxy-based estimates of climate cooling from volcanic eruptions have disagreed. Refined simulations and tree-ring time series converge on a total of 0.8 to 1.3\u2009\u00b0C of cooling in the Northern Hemisphere from the 1257 and 1815 eruptions.", "author" : [ { "dropping-particle" : "", "family" : "Stoffel", "given" : "Markus", "non-dropping-particle" : "", "parse-names" : false, "suffix" : "" }, { "dropping-particle" : "", "family" : "Khodri", "given" : "Myriam", "non-dropping-particle" : "", "parse-names" : false, "suffix" : "" }, { "dropping-particle" : "", "family" : "Corona", "given" : "Christophe", "non-dropping-particle" : "", "parse-names" : false, "suffix" : "" }, { "dropping-particle" : "", "family" : "Guillet", "given" : "S\u00e9bastien", "non-dropping-particle" : "", "parse-names" : false, "suffix" : "" }, { "dropping-particle" : "", "family" : "Poulain", "given" : "Virginie", "non-dropping-particle" : "", "parse-names" : false, "suffix" : "" }, { "dropping-particle" : "", "family" : "Bekki", "given" : "Slimane", "non-dropping-particle" : "", "parse-names" : false, "suffix" : "" }, { "dropping-particle" : "", "family" : "Guiot", "given" : "Jo\u00ebl", "non-dropping-particle" : "", "parse-names" : false, "suffix" : "" }, { "dropping-particle" : "", "family" : "Luckman", "given" : "Brian H", "non-dropping-particle" : "", "parse-names" : false, "suffix" : "" }, { "dropping-particle" : "", "family" : "Oppenheimer", "given" : "Clive", "non-dropping-particle" : "", "parse-names" : false, "suffix" : "" }, { "dropping-particle" : "", "family" : "Lebas", "given" : "Nicolas", "non-dropping-particle" : "", "parse-names" : false, "suffix" : "" }, { "dropping-particle" : "", "family" : "Beniston", "given" : "Martin", "non-dropping-particle" : "", "parse-names" : false, "suffix" : "" }, { "dropping-particle" : "", "family" : "Masson-Delmotte", "given" : "Val\u00e9rie", "non-dropping-particle" : "", "parse-names" : false, "suffix" : "" } ], "container-title" : "Nature Geoscience", "id" : "ITEM-2", "issue" : "10", "issued" : { "date-parts" : [ [ "2015" ] ] }, "page" : "784-788", "title" : "Estimates of volcanic-induced cooling in the Northern Hemisphere over the past 1,500 years", "translator" : [ { "dropping-particle" : "", "family" : "Q6290", "given" : "", "non-dropping-particle" : "", "parse-names" : false, "suffix" : "" } ], "type" : "article-journal", "volume" : "8" }, "uris" : [ "http://www.mendeley.com/documents/?uuid=9bd8be95-272d-46ad-9a4e-4deb6fd686f3", "http://www.mendeley.com/documents/?uuid=6a3c4ea2-4db6-4a8c-89f2-5bfbc51bf81c" ] } ], "mendeley" : { "formattedCitation" : "(Stoffel et al., 2015; LeGrande et al., 2016)", "manualFormatting" : "(Cross-Chapter Box 4.1; Stoffel et al., 2015; LeGrande et al., 2016)", "plainTextFormattedCitation" : "(Stoffel et al., 2015; LeGrande et al., 2016)", "previouslyFormattedCitation" : "(Stoffel et al., 2015; LeGrande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(Cross-Chapter Box 4.1; Stoffel et al., 2015; LeGrande et al., 2016)</w:t>
      </w:r>
      <w:r w:rsidRPr="007D6B42">
        <w:rPr>
          <w:rFonts w:cs="Times New Roman"/>
          <w:lang w:val="en-GB"/>
        </w:rPr>
        <w:fldChar w:fldCharType="end"/>
      </w:r>
      <w:commentRangeEnd w:id="153"/>
      <w:r w:rsidR="00E41CA2">
        <w:rPr>
          <w:rStyle w:val="CommentReference"/>
          <w:rFonts w:asciiTheme="minorHAnsi" w:eastAsiaTheme="minorHAnsi" w:hAnsiTheme="minorHAnsi"/>
          <w:lang w:eastAsia="en-US"/>
        </w:rPr>
        <w:commentReference w:id="153"/>
      </w:r>
      <w:r w:rsidRPr="007D6B42">
        <w:rPr>
          <w:rFonts w:cs="Times New Roman"/>
          <w:lang w:val="en-GB"/>
        </w:rPr>
        <w:t>. If the plume reaches the stratosphere, sulphate aerosols can remain there for months or years (about two to three for large eruptions) and can then be transported to other areas by the Br</w:t>
      </w:r>
      <w:r w:rsidR="00F90241">
        <w:rPr>
          <w:rFonts w:cs="Times New Roman"/>
          <w:lang w:val="en-GB"/>
        </w:rPr>
        <w:t>e</w:t>
      </w:r>
      <w:r w:rsidRPr="007D6B42">
        <w:rPr>
          <w:rFonts w:cs="Times New Roman"/>
          <w:lang w:val="en-GB"/>
        </w:rPr>
        <w:t xml:space="preserve">wer-Dobson circulation. If the eruption occurs in the tropics, its plume is dispersed across the Earth in a few years, while if the eruption occurs in the high latitudes, aerosols mainly remain in the same hemisphere </w:t>
      </w:r>
      <w:r w:rsidRPr="007D6B42">
        <w:rPr>
          <w:rFonts w:cs="Times New Roman"/>
          <w:lang w:val="en-GB"/>
        </w:rPr>
        <w:fldChar w:fldCharType="begin" w:fldLock="1"/>
      </w:r>
      <w:r w:rsidR="000465A7">
        <w:rPr>
          <w:rFonts w:cs="Times New Roman"/>
          <w:lang w:val="en-GB"/>
        </w:rPr>
        <w:instrText>ADDIN CSL_CITATION { "citationItems" : [ { "id" : "ITEM-1", "itemData" : { "DOI" : "10.1073/pnas.1509153112", "ISSN" : "0027-8424", "abstract" : "Large volcanic eruptions can have major impacts on global climate, affecting both atmospheric and ocean circulation through changes in atmospheric chemical composition and optical properties. The residence time of volcanic aerosol from strong eruptions is roughly 2\u20133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8\u20139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Ni\u00f1o\u2013Southern Oscillation (ENSO).", "author" : [ { "dropping-particle" : "", "family" : "Pausata", "given" : "Francesco S 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"ITEM-1", "issue" : "45", "issued" : { "date-parts" : [ [ "2015", "11", "10" ] ] }, "page" : "13784-13788", "title" : "Impacts of high-latitude volcanic eruptions on ENSO and AMOC", "translator" : [ { "dropping-particle" : "", "family" : "Q6289", "given" : "", "non-dropping-particle" : "", "parse-names" : false, "suffix" : "" } ], "type" : "article-journal", "volume" : "112" }, "uris" : [ "http://www.mendeley.com/documents/?uuid=2f420174-f4bf-46a7-b4ba-33c0888accd4" ] } ], "mendeley" : { "formattedCitation" : "(Pausata et al., 2015)", "plainTextFormattedCitation" : "(Pausata et al., 2015)", "previouslyFormattedCitation" : "(Pausata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(Pausata et al., 2015)</w:t>
      </w:r>
      <w:r w:rsidRPr="007D6B42">
        <w:rPr>
          <w:rFonts w:cs="Times New Roman"/>
          <w:lang w:val="en-GB"/>
        </w:rPr>
        <w:fldChar w:fldCharType="end"/>
      </w:r>
      <w:r w:rsidRPr="007D6B42">
        <w:rPr>
          <w:rFonts w:cs="Times New Roman"/>
          <w:lang w:val="en-GB"/>
        </w:rPr>
        <w:t xml:space="preserve">. The global temperature response observed after the last five major eruptions of the last two centuries is estimated to be around -0.2°C </w:t>
      </w:r>
      <w:r w:rsidRPr="007D6B42">
        <w:rPr>
          <w:rFonts w:cs="Times New Roman"/>
          <w:lang w:val="en-GB"/>
        </w:rPr>
        <w:fldChar w:fldCharType="begin" w:fldLock="1"/>
      </w:r>
      <w:r w:rsidR="000465A7">
        <w:rPr>
          <w:rFonts w:cs="Times New Roman"/>
          <w:lang w:val="en-GB"/>
        </w:rPr>
        <w:instrText>ADDIN CSL_CITATION { "citationItems" : [ { "id" : "ITEM-1",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"ITEM-1",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"mendeley" : { "formattedCitation" : "(Swingedouw et al., 2017)", "plainTextFormattedCitation" : "(Swingedouw et al., 2017)", "previouslyFormattedCitation" : "(Swingedouw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(Swingedouw et al., 2017)</w:t>
      </w:r>
      <w:r w:rsidRPr="007D6B42">
        <w:rPr>
          <w:rFonts w:cs="Times New Roman"/>
          <w:lang w:val="en-GB"/>
        </w:rPr>
        <w:fldChar w:fldCharType="end"/>
      </w:r>
      <w:r w:rsidRPr="007D6B42">
        <w:rPr>
          <w:rFonts w:cs="Times New Roman"/>
          <w:lang w:val="en-GB"/>
        </w:rPr>
        <w:t xml:space="preserve">, in association with a general decrease of precipitation </w:t>
      </w:r>
      <w:r w:rsidRPr="007D6B42">
        <w:rPr>
          <w:rFonts w:cs="Times New Roman"/>
          <w:lang w:val="en-GB"/>
        </w:rPr>
        <w:fldChar w:fldCharType="begin" w:fldLock="1"/>
      </w:r>
      <w:r w:rsidR="000465A7">
        <w:rPr>
          <w:rFonts w:cs="Times New Roman"/>
          <w:lang w:val="en-GB"/>
        </w:rPr>
        <w:instrText>ADDIN CSL_CITATION { "citationItems" : [ { "id" : "ITEM-1", "itemData" : { "DOI" : "10.1088/1748-9326/aa9152", "ISSN" : "1748-9326", "abstract" : "Global temperatures have undergone periods of enhanced warming and pauses over the last century, with greater variations at local scales due to internal variability of the climate system. Here we investigate the role of the North Atlantic Oscillation (NAO) in decadal temperature trends in the Northern Hemisphere for periods with large decadal NAO trends. Using a regression based technique we find a best estimate that trends in the NAO more than halved (reduced by 57%, 5%\u201395%: 47%\u201363%) the winter warming over the Northern Hemisphere extratropics (NH; 30N\u201390N) from 1920\u20131971 and account for 45% (\u00b114%) of the warming there from 1963\u20131995, with larger impacts on regional scales. Over the period leading into the so-called warming hiatus, 1989\u20132013, the NAO reduced NH winter warming to around one quarter (24%; 19%\u201331%) of what it would have been, and caused large negative regional trends, for example, in Northern Eurasia. Warming is more spatially uniform across the Northern Hemisphere after removing the NAO influence in winter, and agreement with multi-model mean simulated trends improves. The impact of the summer NAO is much weaker, but still discernible over Europe, North America and Greenland, with the downward trend in the summer NAO from 1988\u20132012 reducing warming by about a third in Northern Europe and a half in North America. A composite analysis using CMIP5 control runs suggests that the ocean response to prolonged NAO trends may increase the influence of decadal NAO trends compared to estimates based on interannual regressions, particularly in the Arctic. Results imply that the long-term NAO trends over the 20th century alternately masked or enhanced anthropogenic warming, and will continue to temporarily offset or enhance its effects in the future.", "author" : [ { "dropping-particle" : "", "family" : "Iles", "given" : "Carley", "non-dropping-particle" : "", "parse-names" : false, "suffix" : "" }, { "dropping-particle" : "", "family" : "Hegerl", "given" : "Gabriele", "non-dropping-particle" : "", "parse-names" : false, "suffix" : "" } ], "container-title" : "Environmental Research Letters", "id" : "ITEM-1", "issue" : "11", "issued" : { "date-parts" : [ [ "2017", "11", "1" ] ] }, "page" : "114010", "title" : "Role of the North Atlantic Oscillation in decadal temperature trends", "translator" : [ { "dropping-particle" : "", "family" : "Q5924", "given" : "", "non-dropping-particle" : "", "parse-names" : false, "suffix" : "" } ], "type" : "article-journal", "volume" : "12" }, "uris" : [ "http://www.mendeley.com/documents/?uuid=19d3f1a2-f6e8-431e-aab7-b2499143bdcb" ] } ], "mendeley" : { "formattedCitation" : "(Iles and Hegerl, 2017)", "plainTextFormattedCitation" : "(Iles and Hegerl, 2017)", "previouslyFormattedCitation" : "(Iles and Hegerl,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(Iles and Hegerl, 2017)</w:t>
      </w:r>
      <w:r w:rsidRPr="007D6B42">
        <w:rPr>
          <w:rFonts w:cs="Times New Roman"/>
          <w:lang w:val="en-GB"/>
        </w:rPr>
        <w:fldChar w:fldCharType="end"/>
      </w:r>
      <w:r w:rsidRPr="007D6B42">
        <w:rPr>
          <w:rFonts w:cs="Times New Roman"/>
          <w:lang w:val="en-GB"/>
        </w:rPr>
        <w:t xml:space="preserve">. Nevertheless, the statistical significance of the regional response remains difficult to evaluate over the historical era </w:t>
      </w:r>
      <w:r w:rsidRPr="007D6B42">
        <w:rPr>
          <w:rFonts w:cs="Times New Roman"/>
          <w:lang w:val="en-GB"/>
        </w:rPr>
        <w:fldChar w:fldCharType="begin" w:fldLock="1"/>
      </w:r>
      <w:r w:rsidR="000465A7">
        <w:rPr>
          <w:rFonts w:cs="Times New Roman"/>
          <w:lang w:val="en-GB"/>
        </w:rPr>
        <w:instrText>ADDIN CSL_CITATION { "citationItems" : [ { "id" : "ITEM-1", "itemData" : { "DOI" : "10.1002/2016GL070587", "ISSN" : "00948276", "author" : [ { "dropping-particle" : "", "family" : "Bittner", "given" : "Matthias", "non-dropping-particle" : "", "parse-names" : false, "suffix" : "" }, { "dropping-particle" : "", "family" : "Schmidt", "given" : "Hauke", "non-dropping-particle" : "", "parse-names" : false, "suffix" : "" }, { "dropping-particle" : "", "family" : "Timmreck", "given" : "Claudia", "non-dropping-particle" : "", "parse-names" : false, "suffix" : "" }, { "dropping-particle" : "", "family" : "Sienz", "given" : "Frank", "non-dropping-particle" : "", "parse-names" : false, "suffix" : "" } ], "container-title" : "Geophysical Research Letters", "id" : "ITEM-1", "issue" : "17", "issued" : { "date-parts" : [ [ "2016", "9", "16" ] ] }, "page" : "9324-9332", "title" : "Using a large ensemble of simulations to assess the Northern Hemisphere stratospheric dynamical response to tropical volcanic eruptions and its uncertainty", "translator" : [ { "dropping-particle" : "", "family" : "Q4308", "given" : "", "non-dropping-particle" : "", "parse-names" : false, "suffix" : "" } ], "type" : "article-journal", "volume" : "43" }, "uris" : [ "http://www.mendeley.com/documents/?uuid=24f2a7fa-1188-4591-842d-234af0f24325"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"mendeley" : { "formattedCitation" : "(Bittner et al., 2016; Swingedouw et al., 2017)", "plainTextFormattedCitation" : "(Bittner et al., 2016; Swingedouw et al., 2017)", "previouslyFormattedCitation" : "(Bittner et al., 2016; Swingedouw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(Bittner et al., 2016; Swingedouw et al., 2017)</w:t>
      </w:r>
      <w:r w:rsidRPr="007D6B42">
        <w:rPr>
          <w:rFonts w:cs="Times New Roman"/>
          <w:lang w:val="en-GB"/>
        </w:rPr>
        <w:fldChar w:fldCharType="end"/>
      </w:r>
      <w:r w:rsidRPr="007D6B42">
        <w:rPr>
          <w:rFonts w:cs="Times New Roman"/>
          <w:lang w:val="en-GB"/>
        </w:rPr>
        <w:t xml:space="preserve"> due to the small sampling of large volcanic eruptions over this period and the fact that the signal is superimposed upon relatively large internal variability </w:t>
      </w:r>
      <w:r w:rsidRPr="007D6B42">
        <w:rPr>
          <w:rFonts w:cs="Times New Roman"/>
          <w:lang w:val="en-GB"/>
        </w:rPr>
        <w:fldChar w:fldCharType="begin" w:fldLock="1"/>
      </w:r>
      <w:r w:rsidR="000465A7">
        <w:rPr>
          <w:rFonts w:cs="Times New Roman"/>
          <w:lang w:val="en-GB"/>
        </w:rPr>
        <w:instrText>ADDIN CSL_CITATION { "citationItems" : [ { "id" : "ITEM-1", "itemData" : { "DOI" : "10.1029/2017JD027907", "ISSN" : "2169-897X", "abstract" : "Abstract A multiproxy study of the climatic impact after the 1815 Tambora eruption in China found substantial discrepancies among the historical documents, proxy reconstructions, and model simulations. To understand whether the discrepancies are associated with regional-scale heterogeneous hydroclimate responses or the specialty of an individual volcanic event, we revisit the Asian monsoon hydroclimate response to volcanic eruptions over the past five centuries using an independent warm season precipitation reconstruction. The composite results show a bipolar pattern of increased precipitation over the Yangtze-Huaihe River valley and decreased precipitation over South China after the tropical eruptions, which agree with the instrumental observations of the El Chich\u00f3n and Pinatubo eruptions. We could therefore reject the latter possibility and suggest that an overall drying response in the tree-ring-based Monsoon Asia Drought Atlas after tropical volcanic perturbations is an oversimplified conclusion. The hydroclimate responses suggest a combined influence of weakened East Asian and South Asian summer monsoons and an intensified East Asian subtropical westerly jet stream during its southward migration. Proxy reconstructions may be biased due to the sampling coverage and data sensitivities, and a combined analysis using different proxies is critical to form a balanced view of the important relationship between volcanic radiative perturbation and monsoon hydroclimate.", "author" : [ { "dropping-particle" : "", "family" : "Gao", "given" : "C C", "non-dropping-particle" : "", "parse-names" : false, "suffix" : "" }, { "dropping-particle" : "", "family" : "Gao", "given" : "Y J", "non-dropping-particle" : "", "parse-names" : false, "suffix" : "" } ], "container-title" : "Journal of Geophysical Research: Atmospheres", "id" : "ITEM-1", "issue" : "15", "issued" : { "date-parts" : [ [ "2018", "8", "16" ] ] }, "note" : "doi: 10.1029/2017JD027907", "page" : "7883-7896", "publisher" : "John Wiley &amp; Sons, Ltd", "title" : "Revisited Asian Monsoon Hydroclimate Response to Volcanic Eruptions", "translator" : [ { "dropping-particle" : "", "family" : "Q6295", "given" : "", "non-dropping-particle" : "", "parse-names" : false, "suffix" : "" } ], "type" : "article-journal", "volume" : "123" }, "uris" : [ "http://www.mendeley.com/documents/?uuid=07eccea8-c385-44c5-9c50-73e608ba1f8f", "http://www.mendeley.com/documents/?uuid=0758f74a-37f8-4cce-9a49-bb3bbe7bfacf" ] }, { "id" : "ITEM-2", "itemData" : { "DOI" : "10.1029/2019JD030358", "ISSN" : "2169-897X", "abstract" : "Abstract It is well observed that the monsoon climate experiences substantial climatic changes following explosive volcanism. Likewise, previous studies show that the monsoon climate regimes, especially, the African and South Asian tropical regions, are adversely affected by El Ni\u00f1o-Southern Oscillation (ENSO) events. Hence, studying the sensitivity of the monsoon regions to the effect of these forcing factors, that is, explosive volcanism and volcanic-induced ENSO forcing, is essential for better understanding the driving mechanism and climate variability in these regions. Using observations and a high resolution atmospheric model, effectively at 50- and 25-km grid spacing, this study shows that ENSO and tropical eruptions together weaken the upward branch of Northern Hemisphere (NH) Hadley cell, that is, Intertropical Convergence Zone. This results in a significant decrease of monsoonal precipitation, suggesting severe drought conditions over the NH tropical rain belt regions. The volcanic-induced direct radiative cooling and associated land-sea thermal contrast result in significant warming and drying due to the reduction of clouds over the monsoon regions in boreal summer. The posteruption ENSO circulation also results in warming and drying over NH tropical rain belt regions. This study confirms that the monsoon climate regime responds vigorously to posteruption direct radiative and indirect circulation impacts caused by volcanic-induced ENSO forcing. Hence, quantification of magnitude and spatial pattern of these postvolcanic direct and indirect climatic responses is important for better understanding of climate variability and changes in Asian and African monsoon regions.", "author" : [ { "dropping-particle" : "", "family" : "Dogar", "given" : "Muhammad Mubashar", "non-dropping-particle" : "", "parse-names" : false, "suffix" : "" }, { "dropping-particle" : "", "family" : "Sato", "given" : "Tomonori", "non-dropping-particle" : "", "parse-names" : false, "suffix" : "" } ], "container-title" : "Journal of Geophysical Research: Atmospheres", "id" : "ITEM-2", "issue" : "14", "issued" : { "date-parts" : [ [ "2019", "7", "27" ] ] }, "note" : "doi: 10.1029/2019JD030358", "page" : "7580-7598", "publisher" : "John Wiley &amp; Sons, Ltd", "title" : "Regional Climate Response of Middle Eastern, African, and South Asian Monsoon Regions to Explosive Volcanism and ENSO Forcing", "translator" : [ { "dropping-particle" : "", "family" : "Q6294", "given" : "", "non-dropping-particle" : "", "parse-names" : false, "suffix" : "" } ], "type" : "article-journal", "volume" : "124" }, "uris" : [ "http://www.mendeley.com/documents/?uuid=045a3388-11c5-4235-9576-8ad46b518e0a", "http://www.mendeley.com/documents/?uuid=35db7a8e-364d-4e5f-b935-f11d37afa838" ] } ], "mendeley" : { "formattedCitation" : "(Gao and Gao, 2018; Dogar and Sato, 2019)", "plainTextFormattedCitation" : "(Gao and Gao, 2018; Dogar and Sato, 2019)", "previouslyFormattedCitation" : "(Gao and Gao, 2018; Dogar and Sato,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(Gao and Gao, 2018; Dogar and Sato, 2019)</w:t>
      </w:r>
      <w:r w:rsidRPr="007D6B42">
        <w:rPr>
          <w:rFonts w:cs="Times New Roman"/>
          <w:lang w:val="en-GB"/>
        </w:rPr>
        <w:fldChar w:fldCharType="end"/>
      </w:r>
      <w:r w:rsidRPr="007D6B42">
        <w:rPr>
          <w:rFonts w:cs="Times New Roman"/>
          <w:lang w:val="en-GB"/>
        </w:rPr>
        <w:t xml:space="preserve">. Evidence from paleoclimate observations is therefore crucial to obtain a sufficient signal-to-noise ratio </w:t>
      </w:r>
      <w:r w:rsidRPr="007D6B42">
        <w:rPr>
          <w:rFonts w:cs="Times New Roman"/>
          <w:lang w:val="en-GB"/>
        </w:rPr>
        <w:fldChar w:fldCharType="begin" w:fldLock="1"/>
      </w:r>
      <w:r w:rsidR="000465A7">
        <w:rPr>
          <w:rFonts w:cs="Times New Roman"/>
          <w:lang w:val="en-GB"/>
        </w:rPr>
        <w:instrText>ADDIN CSL_CITATION { "citationItems" : [ { "id" : "ITEM-1", "itemData" : { "DOI" : "10.1038/nature14565", "ISSN" : "1476-4687", "abstract" : "Volcanic eruptions contribute to climate variability, but quantifying these contributions has been limited by inconsistencies in the timing of atmospheric volcanic aerosol loading determined from ice cores and subsequent cooling from climate proxies such as tree rings. Here we resolve these inconsistencies and show that large eruptions in the tropics and high latitudes were primary drivers of interannual-to-decadal temperature variability in the Northern Hemisphere during the past 2,500 years. Our results are based on new records of atmospheric aerosol loading developed from high-resolution, multi-parameter measurements from an array of Greenland and Antarctic ice cores as well as distinctive age markers to constrain chronologies. Overall, cooling was proportional to the magnitude of volcanic forcing and persisted for up to ten years after some of the largest eruptive episodes. Our revised timescale more firmly implicates volcanic eruptions as catalysts in the major sixth-century pandemics, famines, and socioeconomic disruptions in Eurasia and Mesoamerica while allowing multi-millennium quantification of climate response to volcanic forcing.",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 ] }, "page" : "543-549", "title" : "Timing and climate forcing of volcanic eruptions for the past 2,500 years", "translator" : [ { "dropping-particle" : "", "family" : "Q6296", "given" : "", "non-dropping-particle" : "", "parse-names" : false, "suffix" : "" } ], "type" : "article-journal", "volume" : "523" }, "uris" : [ "http://www.mendeley.com/documents/?uuid=4b34584a-5788-448f-9dba-6b4ffbf2e902", "http://www.mendeley.com/documents/?uuid=2da78f88-3b62-4365-9c8d-c335b76110bb" ] } ], "mendeley" : { "formattedCitation" : "(Sigl et al., 2015)", "plainTextFormattedCitation" : "(Sigl et al., 2015)", "previouslyFormattedCitation" : "(Sigl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(Sigl et al., 2015)</w:t>
      </w:r>
      <w:r w:rsidRPr="007D6B42">
        <w:rPr>
          <w:rFonts w:cs="Times New Roman"/>
          <w:lang w:val="en-GB"/>
        </w:rPr>
        <w:fldChar w:fldCharType="end"/>
      </w:r>
      <w:r w:rsidRPr="007D6B42">
        <w:rPr>
          <w:rFonts w:cs="Times New Roman"/>
          <w:lang w:val="en-GB"/>
        </w:rPr>
        <w:t>. Reconstructed modes of climate variability based on proxy records allow evaluation of the i</w:t>
      </w:r>
      <w:r w:rsidR="00A25EE5">
        <w:rPr>
          <w:rFonts w:cs="Times New Roman"/>
          <w:lang w:val="en-GB"/>
        </w:rPr>
        <w:t>nfluence</w:t>
      </w:r>
      <w:r w:rsidRPr="007D6B42">
        <w:rPr>
          <w:rFonts w:cs="Times New Roman"/>
          <w:lang w:val="en-GB"/>
        </w:rPr>
        <w:t xml:space="preserve"> on those modes </w:t>
      </w:r>
      <w:r w:rsidRPr="007D6B42">
        <w:rPr>
          <w:rFonts w:cs="Times New Roman"/>
          <w:lang w:val="en-GB"/>
        </w:rPr>
        <w:fldChar w:fldCharType="begin" w:fldLock="1"/>
      </w:r>
      <w:r w:rsidR="000465A7">
        <w:rPr>
          <w:rFonts w:cs="Times New Roman"/>
          <w:lang w:val="en-GB"/>
        </w:rPr>
        <w:instrText>ADDIN CSL_CITATION { "citationItems" : [ { "id" : "ITEM-1", "itemData" : { "DOI" : "10.1029/2012GL054403", "ISSN" : "0094-8276", "abstract" : "Climate simulations suggest that strong tropical volcanic eruptions (SVEs) induce decadal dynamical responses in the coupled ocean-atmosphere system, which protract the climate recovery beyond the short-lived radiative forcing. Here, for the first time, we diagnose the signature of such responses in European seasonal climate reconstructions over the past 500 years. The signature consists of a decadal-scale positive phase of the winter North Atlantic Oscillation accompanied by winter warming over Europe peaking approximately one decade after a major eruption. The reconstructed delayed winter warming is compatible with formerly suggested mechanisms behind simulated SVE-driven climate responses, thus corroborating the existence of SVE-driven decadal climate variability. Historical climate-state uncertainty may, however, hamper unambiguous statistical and dynamical assessments both for multiple and for individual SVEs.", "author" : [ { "dropping-particle" : "", "family" : "Zanchettin", "given" : "Davide", "non-dropping-particle" : "", "parse-names" : false, "suffix" : "" }, { "dropping-particle" : "", "family" : "Timmreck", "given" : "Claudia", "non-dropping-particle" : "", "parse-names" : false, "suffix" : "" }, { "dropping-particle" : "", "family" : "Bothe", "given" : "Oliver", "non-dropping-particle" : "", "parse-names" : false, "suffix" : "" }, { "dropping-particle" : "", "family" : "Lorenz", "given" : "Stephan J", "non-dropping-particle" : "", "parse-names" : false, "suffix" : "" }, { "dropping-particle" : "", "family" : "Hegerl", "given" : "Gabriele", "non-dropping-particle" : "", "parse-names" : false, "suffix" : "" }, { "dropping-particle" : "", "family" : "Graf", "given" : "Hans-F.", "non-dropping-particle" : "", "parse-names" : false, "suffix" : "" }, { "dropping-particle" : "", "family" : "Luterbacher", "given" : "J\u00fcrg", "non-dropping-particle" : "", "parse-names" : false, "suffix" : "" }, { "dropping-particle" : "", "family" : "Jungclaus", "given" : "Johann H", "non-dropping-particle" : "", "parse-names" : false, "suffix" : "" } ], "container-title" : "Geophysical Research Letters", "id" : "ITEM-1", "issue" : "1", "issued" : { "date-parts" : [ [ "2013", "1", "16" ] ] }, "note" : "doi: 10.1029/2012GL054403", "page" : "204-209", "publisher" : "John Wiley &amp; Sons, Ltd", "title" : "Delayed winter warming: A robust decadal response to strong tropical volcanic eruptions?", "translator" : [ { "dropping-particle" : "", "family" : "Q6097", "given" : "", "non-dropping-particle" : "", "parse-names" : false, "suffix" : "" } ], "type" : "article-journal", "volume" : "40" }, "uris" : [ "http://www.mendeley.com/documents/?uuid=581609ee-8c15-46ad-b2e5-8c37ea27d007", "http://www.mendeley.com/documents/?uuid=2b1d9c06-c1f5-43c9-931f-2d8cbb04d201" ] }, { "id" : "ITEM-2",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"ITEM-2", "issue" : "2", "issued" : { "date-parts" : [ [ "2020", "3", "3" ] ] }, "page" : "841-858", "title" : "Reconstructing climatic modes of variability from proxy records using ClimIndRec version 1.0", "translator" : [ { "dropping-particle" : "", "family" : "Q6098", "given" : "", "non-dropping-particle" : "", "parse-names" : false, "suffix" : "" } ], "type" : "article-journal", "volume" : "13" }, "uris" : [ "http://www.mendeley.com/documents/?uuid=449d4117-d55c-419c-9b0c-51ea8aea4eca", "http://www.mendeley.com/documents/?uuid=ec6767f1-f5ae-4286-8a4a-f1f35fc4211a"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"ITEM-4",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"(Zanchettin et al., 2013; Ortega et al., 2015; Sjolte et al., 2018; Michel et al., 2020)", "plainTextFormattedCitation" : "(Zanchettin et al., 2013; Ortega et al., 2015; Sjolte et al., 2018; Michel et al., 2020)", "previouslyFormattedCitation" : "(Zanchettin et al., 2013; Ortega et al., 2015; Sjolte et al., 2018; Michel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(Zanchettin et al., 2013; Ortega et al., 2015; Sjolte et al., 2018; Michel et al., 2020)</w:t>
      </w:r>
      <w:r w:rsidRPr="007D6B42">
        <w:rPr>
          <w:rFonts w:cs="Times New Roman"/>
          <w:lang w:val="en-GB"/>
        </w:rPr>
        <w:fldChar w:fldCharType="end"/>
      </w:r>
      <w:r w:rsidRPr="00FB6EB0">
        <w:rPr>
          <w:rFonts w:cs="Times New Roman"/>
        </w:rPr>
        <w:t>.</w:t>
      </w:r>
    </w:p>
    <w:p w14:paraId="2BE55223" w14:textId="77777777" w:rsidR="00474C69" w:rsidRPr="00FB6EB0" w:rsidRDefault="00474C69" w:rsidP="00474C69">
      <w:pPr>
        <w:pStyle w:val="AR6BodyText"/>
        <w:jc w:val="both"/>
        <w:rPr>
          <w:rFonts w:cs="Times New Roman"/>
        </w:rPr>
      </w:pPr>
    </w:p>
    <w:p w14:paraId="178CE268" w14:textId="2E657214" w:rsidR="00474C69" w:rsidRPr="007D6B42" w:rsidRDefault="00474C69" w:rsidP="00474C69">
      <w:pPr>
        <w:pStyle w:val="AR6BodyText"/>
        <w:rPr>
          <w:lang w:val="en-GB"/>
        </w:rPr>
      </w:pPr>
      <w:bookmarkStart w:id="154" w:name="_Toc30602337"/>
      <w:r w:rsidRPr="007D6B42">
        <w:rPr>
          <w:lang w:val="en-GB"/>
        </w:rPr>
        <w:t xml:space="preserve">Anthropogenic aerosols play a key role in climate change (Chapter 6). </w:t>
      </w:r>
      <w:bookmarkEnd w:id="154"/>
      <w:r w:rsidRPr="007D6B42">
        <w:rPr>
          <w:lang w:val="en-GB"/>
        </w:rPr>
        <w:t xml:space="preserve">Although the global mean optical depth caused by anthropogenic aerosols did not change from 1975 to 2005 (Chapter 6), the regional pattern changed dramatically between Europe and eastern Asia </w:t>
      </w:r>
      <w:r w:rsidRPr="007D6B42">
        <w:rPr>
          <w:lang w:val="en-GB"/>
        </w:rPr>
        <w:fldChar w:fldCharType="begin" w:fldLock="1"/>
      </w:r>
      <w:r w:rsidR="000465A7">
        <w:rPr>
          <w:lang w:val="en-GB"/>
        </w:rPr>
        <w:instrText>ADDIN CSL_CITATION { "citationItems" : [ { "id" : "ITEM-1", "itemData" : { "DOI" : "10.5194/acp-19-6821-2019", "ISSN" : "1680-7324", "abstract" : "Abstract. This study assesses the change in anthropogenic aerosol forcing from the mid-1970s to the mid-2000s. Both decades had similar global-mean anthropogenic aerosol optical depths but substantially different global distributions. For both years, we quantify (i) the forcing spread due to model-internal variability and (ii) the forcing spread among models. Our assessment is based on new ensembles of atmosphere-only simulations with five state-of-the-art Earth system models. Four of these models will be used in the sixth Coupled Model Intercomparison Project (CMIP6; Eyring et al., 2016). Here, the complexity of the anthropogenic aerosol has been reduced in the participating models. In all our simulations, we prescribe the same patterns of the anthropogenic aerosol optical properties and associated effects on the cloud droplet number concentration. We calculate the instantaneous radiative forcing (RF) and the effective radiative forcing (ERF). Their difference defines the net contribution from rapid adjustments. Our simulations show a model spread in ERF from \u22120.4 to \u22120.9 W m\u22122. The standard deviation in annual ERF is 0.3 W m\u22122, based on 180 individual estimates from each participating model. This result implies that identifying the model spread in ERF due to systematic differences requires averaging over a sufficiently large number of years. Moreover, we find almost identical ERFs for the mid-1970s and mid-2000s for individual models, although there are major model differences in natural aerosols and clouds. The model-ensemble mean ERF is \u22120.54 W m\u22122 for the pre-industrial era to the mid-1970s and \u22120.59 W m\u22122 for the pre-industrial era to the mid-2000s. Our result suggests that comparing ERF changes between two observable periods rather than absolute magnitudes relative to a poorly constrained pre-industrial state might provide a better test for a model's ability to represent transient climate changes.", "author" : [ { "dropping-particle" : "", "family" : "Fiedler", "given" : "Stephanie", "non-dropping-particle" : "", "parse-names" : false, "suffix" : "" }, { "dropping-particle" : "", "family" : "Kinne", "given" : "Stefan", "non-dropping-particle" : "", "parse-names" : false, "suffix" : "" }, { "dropping-particle" : "", "family" : "Huang", "given" : "Wan Ting Katty", "non-dropping-particle" : "", "parse-names" : false, "suffix" : "" }, { "dropping-particle" : "", "family" : "R\u00e4is\u00e4nen", "given" : "Petri", "non-dropping-particle" : "", "parse-names" : false, "suffix" : "" }, { "dropping-particle" : "", "family" : "O'Donnell", "given" : "Declan", "non-dropping-particle" : "", "parse-names" : false, "suffix" : "" }, { "dropping-particle" : "", "family" : "Bellouin", "given" : "Nicolas", "non-dropping-particle" : "", "parse-names" : false, "suffix" : "" }, { "dropping-particle" : "", "family" : "Stier", "given" : "Philip", "non-dropping-particle" : "", "parse-names" : false, "suffix" : "" }, { "dropping-particle" : "", "family" : "Merikanto", "given" : "Joonas", "non-dropping-particle" : "", "parse-names" : false, "suffix" : "" }, { "dropping-particle" : "", "family" : "Noije", "given" : "Twan", "non-dropping-particle" : "van", "parse-names" : false, "suffix" : "" }, { "dropping-particle" : "", "family" : "Makkonen", "given" : "Risto", "non-dropping-particle" : "", "parse-names" : false, "suffix" : "" }, { "dropping-particle" : "", "family" : "Lohmann", "given" : "Ulrike", "non-dropping-particle" : "", "parse-names" : false, "suffix" : "" } ], "container-title" : "Atmospheric Chemistry and Physics", "id" : "ITEM-1", "issue" : "10", "issued" : { "date-parts" : [ [ "2019", "5", "22" ] ] }, "page" : "6821-6841", "title" : "Anthropogenic aerosol forcing \u2013 insights from multiple estimates from aerosol-climate models with reduced complexity", "translator" : [ { "dropping-particle" : "", "family" : "Q6110", "given" : "", "non-dropping-particle" : "", "parse-names" : false, "suffix" : "" } ], "type" : "article-journal", "volume" : "19" }, "uris" : [ "http://www.mendeley.com/documents/?uuid=efe5417a-cc7e-4255-a96d-c67aa0244150" ] }, { "id" : "ITEM-2", "itemData" : { "DOI" : "10.1002/2017MS000932", "ISSN" : "1942-2466",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"ITEM-2", "issue" : "2", "issued" : { "date-parts" : [ [ "2017", "6" ] ] }, "page" : "1325-1341", "title" : "On the sensitivity of anthropogenic aerosol forcing to model\u2010internal variability and parameterizing a Twomey effect", "translator" : [ { "dropping-particle" : "", "family" : "Q6113", "given" : "", "non-dropping-particle" : "", "parse-names" : false, "suffix" : "" } ], "type" : "article-journal", "volume" : "9" }, "uris" : [ "http://www.mendeley.com/documents/?uuid=091cde33-e376-4283-b49b-4b2c898311bb" ] }, { "id" : "ITEM-3",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"ITEM-3", "issue" : "1", "issued" : { "date-parts" : [ [ "2017", "2", "1" ] ] }, "page" : "433-452", "title" : "MACv2-SP: a parameterization of anthropogenic aerosol optical properties and an associated Twomey effect for use in CMIP6", "translator" : [ { "dropping-particle" : "", "family" : "Q6112", "given" : "", "non-dropping-particle" : "", "parse-names" : false, "suffix" : "" } ], "type" : "article-journal", "volume" : "10" }, "uris" : [ "http://www.mendeley.com/documents/?uuid=62f36244-7711-407b-b9a5-8877321ebcd6" ] } ], "mendeley" : { "formattedCitation" : "(Fiedler et al., 2017, 2019; Stevens et al., 2017)", "plainTextFormattedCitation" : "(Fiedler et al., 2017, 2019; Stevens et al., 2017)", "previouslyFormattedCitation" : "(Fiedler et al., 2017, 2019; Stevens et al., 2017)" }, "properties" : { "noteIndex" : 0 }, "schema" : "https://github.com/citation-style-language/schema/raw/master/csl-citation.json" }</w:instrText>
      </w:r>
      <w:r w:rsidRPr="007D6B42">
        <w:rPr>
          <w:lang w:val="en-GB"/>
        </w:rPr>
        <w:fldChar w:fldCharType="separate"/>
      </w:r>
      <w:r w:rsidR="00E41CA2">
        <w:rPr>
          <w:noProof/>
          <w:lang w:val="en-GB"/>
        </w:rPr>
        <w:t>(Fiedler et al., 2017, 2019; Stevens et al., 2017)</w:t>
      </w:r>
      <w:r w:rsidRPr="007D6B42">
        <w:rPr>
          <w:lang w:val="en-GB"/>
        </w:rPr>
        <w:fldChar w:fldCharType="end"/>
      </w:r>
      <w:r w:rsidRPr="007D6B42">
        <w:rPr>
          <w:lang w:val="en-GB"/>
        </w:rPr>
        <w:t>.</w:t>
      </w:r>
      <w:r w:rsidRPr="007D6B42" w:rsidDel="00E814E0">
        <w:rPr>
          <w:lang w:val="en-GB"/>
        </w:rPr>
        <w:t xml:space="preserve"> </w:t>
      </w:r>
      <w:r w:rsidRPr="007D6B42">
        <w:rPr>
          <w:lang w:val="en-GB"/>
        </w:rPr>
        <w:t xml:space="preserve">Large regional differences in present-day aerosol forcing exist with consequences for regional temperature, hydrological cycle and modes of variability (Chapter 8, Section 10.6). Examples of regions with a notable role for anthropogenic aerosol forcing are the Indian monsoon region (Section 10.6.3) and the Mediterranean basin (Section 10.6.4). Anthropogenic aerosols are also very relevant in many urban areas </w:t>
      </w:r>
      <w:commentRangeStart w:id="155"/>
      <w:r w:rsidRPr="007D6B42">
        <w:rPr>
          <w:lang w:val="en-GB"/>
        </w:rPr>
        <w:fldChar w:fldCharType="begin" w:fldLock="1"/>
      </w:r>
      <w:r w:rsidR="000465A7">
        <w:rPr>
          <w:lang w:val="en-GB"/>
        </w:rPr>
        <w:instrText>ADDIN CSL_CITATION { "citationItems" : [ { "id" : "ITEM-1", "itemData" : { "DOI" : "10.5194/acp-16-1673-2016", "ISSN" : "1680-7324", "abstract" : "Abstract. The online coupled Weather Research and Forecasting-Chemistry (WRF-Chem) model was applied to simulate a haze event that happened in January 2010 in the North China Plain (NCP), and was validated against various types of measurements. The evaluations indicate that WRF-Chem provides reliable simulations for the 2010 haze event in the NCP. This haze event was mainly caused by high emissions of air pollutants in the NCP and stable weather conditions in winter. Secondary inorganic aerosols also played an important role and cloud chemistry had important contributions. Air pollutants outside Beijing contributed about 64.5% to the PM2.5 levels in Beijing during this haze event, and most of them are from south Hebei, Tianjin city, Shandong and Henan provinces. In addition, aerosol feedback has important impacts on surface temperature, relative humidity (RH) and wind speeds, and these meteorological variables affect aerosol distribution and formation in turn. In Shijiazhuang, Planetary Boundary Layer (PBL) decreased about 278.2m and PM2.5 increased more than 20\u00b5gm\u22123 due to aerosol feedback. It was also shown that black carbon (BC) absorption has significant impacts on meteorology and air quality changes, indicating more attention should be paid to BC from both air pollution control and climate change perspectives.", "author" : [ { "dropping-particle" : "", "family" : "Gao", "given" : "M", "non-dropping-particle" : "", "parse-names" : false, "suffix" : "" }, { "dropping-particle" : "", "family" : "Carmichael", "given" : "G R", "non-dropping-particle" : "", "parse-names" : false, "suffix" : "" }, { "dropping-particle" : "", "family" : "Wang", "given" : "Y.", "non-dropping-particle" : "", "parse-names" : false, "suffix" : "" }, { "dropping-particle" : "", "family" : "Saide", "given" : "P E", "non-dropping-particle" : "", "parse-names" : false, "suffix" : "" }, { "dropping-particle" : "", "family" : "Yu", "given" : "M", "non-dropping-particle" : "", "parse-names" : false, "suffix" : "" }, { "dropping-particle" : "", "family" : "Xin", "given" : "J", "non-dropping-particle" : "", "parse-names" : false, "suffix" : "" }, { "dropping-particle" : "", "family" : "Liu", "given" : "Z", "non-dropping-particle" : "", "parse-names" : false, "suffix" : "" }, { "dropping-particle" : "", "family" : "Wang", "given" : "Z", "non-dropping-particle" : "", "parse-names" : false, "suffix" : "" } ], "container-title" : "Atmospheric Chemistry and Physics", "id" : "ITEM-1", "issue" : "3", "issued" : { "date-parts" : [ [ "2016", "2", "12" ] ] }, "page" : "1673-1691", "title" : "Modeling study of the 2010 regional haze event in the North China Plain", "translator" : [ { "dropping-particle" : "", "family" : "Q5540", "given" : "", "non-dropping-particle" : "", "parse-names" : false, "suffix" : "" } ], "type" : "article-journal", "volume" : "16" }, "uris" : [ "http://www.mendeley.com/documents/?uuid=203edcf3-1b68-4aba-b673-6bdd62a2719a" ] }, { "id" : "ITEM-2", "itemData" : { "DOI" : "https://doi.org/10.1016/j.atmosenv.2017.10.018", "ISSN" : "1352-2310", "abstract" : "The interactions of aerosol-radiation-stratification-turbulence-cloud processes during a severe haze event in Beijing in January 2013 were studied using a numerical model. For the clear days, solar radiation flux was reduced by approximately 15% and surface temperature was slightly decreased from 0 to 0.5\u00a0K throughout the day and night, except for a 1.4\u00a0K decrease around sunrise when fog was presented. The longwave radiation cooling was intensified by the fog or drizzle droplets near the top of the fog layer. Thus, in Beijing, both in the daytime and at night, the surface air temperature was decreased by air pollutants. In the presence of the low-level stratus and light precipitation, the modification of meteorology by aerosols was amplified and changed the wind speed and direction much more significantly compared to clear days. The non-linear effect (or positive feedback) of pollutant emission control on the surface air concentration was newly assessed\u2015severe air pollution leads to the intensification of stable stratification near the surface at night and delays the evolution of the mixing layer, which in turn causes more severe air pollution. The non-linear effect was not significant for the current emission levels in the current case, approximately 10%. In another word, the mixing ratio of aerosols became higher by 10% due to their radiation effects.", "author" : [ { "dropping-particle" : "", "family" : "Kajino", "given" : "Mizuo", "non-dropping-particle" : "", "parse-names" : false, "suffix" : "" }, { "dropping-particle" : "", "family" : "Ueda", "given" : "Hiromasa", "non-dropping-particle" : "", "parse-names" : false, "suffix" : "" }, { "dropping-particle" : "", "family" : "Han", "given" : "Zhiwei", "non-dropping-particle" : "", "parse-names" : false, "suffix" : "" }, { "dropping-particle" : "", "family" : "Kudo", "given" : "Rei", "non-dropping-particle" : "", "parse-names" : false, "suffix" : "" }, { "dropping-particle" : "", "family" : "Inomata", "given" : "Yayoi", "non-dropping-particle" : "", "parse-names" : false, "suffix" : "" }, { "dropping-particle" : "", "family" : "Kaku", "given" : "Hidenori", "non-dropping-particle" : "", "parse-names" : false, "suffix" : "" } ], "container-title" : "Atmospheric Environment", "id" : "ITEM-2", "issued" : { "date-parts" : [ [ "2017" ] ] }, "page" : "98-110", "title" : "Synergy between air pollution and urban meteorological changes through aerosol-radiation-diffusion feedback\u2015A case study of Beijing in January 2013", "translator" : [ { "dropping-particle" : "", "family" : "Q5561", "given" : "", "non-dropping-particle" : "", "parse-names" : false, "suffix" : "" } ], "type" : "article-journal", "volume" : "171" }, "uris" : [ "http://www.mendeley.com/documents/?uuid=7e892203-7f9e-4666-af09-7f0676ee6550" ] } ], "mendeley" : { "formattedCitation" : "(Gao et al., 2016; Kajino et al., 2017)", "manualFormatting" : "(Box 10.3; Gao et al., 2016; Kajino et al., 2017)", "plainTextFormattedCitation" : "(Gao et al., 2016; Kajino et al., 2017)", "previouslyFormattedCitation" : "(Gao et al., 2016; Kajino et al., 2017)" }, "properties" : { "noteIndex" : 0 }, "schema" : "https://github.com/citation-style-language/schema/raw/master/csl-citation.json" }</w:instrText>
      </w:r>
      <w:r w:rsidRPr="007D6B42">
        <w:rPr>
          <w:lang w:val="en-GB"/>
        </w:rPr>
        <w:fldChar w:fldCharType="separate"/>
      </w:r>
      <w:r w:rsidR="00E41CA2">
        <w:rPr>
          <w:noProof/>
          <w:lang w:val="en-GB"/>
        </w:rPr>
        <w:t>(Box 10.3; Gao et al., 2016; Kajino et al., 2017)</w:t>
      </w:r>
      <w:r w:rsidRPr="007D6B42">
        <w:rPr>
          <w:lang w:val="en-GB"/>
        </w:rPr>
        <w:fldChar w:fldCharType="end"/>
      </w:r>
      <w:commentRangeEnd w:id="155"/>
      <w:r w:rsidR="00E41CA2">
        <w:rPr>
          <w:rStyle w:val="CommentReference"/>
          <w:rFonts w:asciiTheme="minorHAnsi" w:eastAsiaTheme="minorHAnsi" w:hAnsiTheme="minorHAnsi"/>
          <w:lang w:eastAsia="en-US"/>
        </w:rPr>
        <w:commentReference w:id="155"/>
      </w:r>
      <w:r w:rsidRPr="007D6B42">
        <w:rPr>
          <w:lang w:val="en-GB"/>
        </w:rPr>
        <w:t>.</w:t>
      </w:r>
    </w:p>
    <w:p w14:paraId="12D67385" w14:textId="77777777" w:rsidR="00474C69" w:rsidRPr="007D6B42" w:rsidRDefault="00474C69" w:rsidP="00474C69">
      <w:pPr>
        <w:pStyle w:val="AR6BodyText"/>
        <w:rPr>
          <w:lang w:val="en-GB"/>
        </w:rPr>
      </w:pPr>
    </w:p>
    <w:p w14:paraId="481A7096" w14:textId="08013FBB" w:rsidR="00474C69" w:rsidRPr="007D6B42" w:rsidRDefault="00474C69" w:rsidP="00474C69">
      <w:pPr>
        <w:pStyle w:val="AR6BodyText"/>
        <w:rPr>
          <w:lang w:val="en-GB"/>
        </w:rPr>
      </w:pPr>
      <w:r w:rsidRPr="007D6B42">
        <w:rPr>
          <w:lang w:val="en-GB"/>
        </w:rPr>
        <w:lastRenderedPageBreak/>
        <w:t>SRCC</w:t>
      </w:r>
      <w:r w:rsidR="000A5A10">
        <w:rPr>
          <w:lang w:val="en-GB"/>
        </w:rPr>
        <w:t>L</w:t>
      </w:r>
      <w:r w:rsidRPr="007D6B42">
        <w:rPr>
          <w:lang w:val="en-GB"/>
        </w:rPr>
        <w:t xml:space="preserve"> assessed that nearly three-quarters of the land surface is under some form of land use, particularly in agriculture and forest management </w:t>
      </w:r>
      <w:r w:rsidRPr="007D6B42">
        <w:rPr>
          <w:lang w:val="en-GB"/>
        </w:rPr>
        <w:fldChar w:fldCharType="begin" w:fldLock="1"/>
      </w:r>
      <w:r w:rsidR="000465A7">
        <w:rPr>
          <w:highlight w:val="yellow"/>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rPr>
        <w:fldChar w:fldCharType="separate"/>
      </w:r>
      <w:r w:rsidR="00E41CA2">
        <w:rPr>
          <w:noProof/>
          <w:lang w:val="en-GB"/>
        </w:rPr>
        <w:t>(Jia et al., 2019)</w:t>
      </w:r>
      <w:r w:rsidRPr="007D6B42">
        <w:rPr>
          <w:lang w:val="en-GB"/>
        </w:rPr>
        <w:fldChar w:fldCharType="end"/>
      </w:r>
      <w:r w:rsidRPr="007D6B42">
        <w:rPr>
          <w:lang w:val="en-GB"/>
        </w:rPr>
        <w:t xml:space="preserve">. The effects of land management on climate are much less studied than land cover effects although net cropland has changed little over the past 50 years, while land management has continuously changed </w:t>
      </w:r>
      <w:r w:rsidRPr="007D6B42">
        <w:rPr>
          <w:lang w:val="en-GB"/>
        </w:rPr>
        <w:fldChar w:fldCharType="begin" w:fldLock="1"/>
      </w:r>
      <w:r w:rsidR="000465A7">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rPr>
        <w:fldChar w:fldCharType="separate"/>
      </w:r>
      <w:r w:rsidR="00E41CA2">
        <w:rPr>
          <w:noProof/>
          <w:lang w:val="en-GB"/>
        </w:rPr>
        <w:t>(Jia et al., 2019)</w:t>
      </w:r>
      <w:r w:rsidRPr="007D6B42">
        <w:rPr>
          <w:lang w:val="en-GB"/>
        </w:rPr>
        <w:fldChar w:fldCharType="end"/>
      </w:r>
      <w:r w:rsidRPr="007D6B42">
        <w:rPr>
          <w:lang w:val="en-GB"/>
        </w:rPr>
        <w:t>. Section 7.3.4.1 assesses the global i</w:t>
      </w:r>
      <w:r w:rsidR="00A25EE5">
        <w:rPr>
          <w:lang w:val="en-GB"/>
        </w:rPr>
        <w:t>nfluence</w:t>
      </w:r>
      <w:r w:rsidRPr="007D6B42">
        <w:rPr>
          <w:lang w:val="en-GB"/>
        </w:rPr>
        <w:t xml:space="preserve"> of both land use and irrigation on the </w:t>
      </w:r>
      <w:r w:rsidRPr="007D6B42">
        <w:rPr>
          <w:rFonts w:eastAsia="CIDFont+F1"/>
          <w:lang w:val="en-GB"/>
        </w:rPr>
        <w:t>effective radiative forcings</w:t>
      </w:r>
      <w:r w:rsidRPr="007D6B42">
        <w:rPr>
          <w:lang w:val="en-GB"/>
        </w:rPr>
        <w:t>. Land cover changes and land management can influence climate locally, such as the urban heat island and non-local</w:t>
      </w:r>
      <w:sdt>
        <w:sdtPr>
          <w:rPr>
            <w:lang w:val="en-GB"/>
          </w:rPr>
          <w:tag w:val="goog_rdk_147"/>
          <w:id w:val="-1723288669"/>
        </w:sdtPr>
        <w:sdtEndPr/>
        <w:sdtContent>
          <w:r w:rsidRPr="007D6B42">
            <w:rPr>
              <w:lang w:val="en-GB"/>
            </w:rPr>
            <w:t>ly</w:t>
          </w:r>
        </w:sdtContent>
      </w:sdt>
      <w:r w:rsidRPr="007D6B42">
        <w:rPr>
          <w:lang w:val="en-GB"/>
        </w:rPr>
        <w:t xml:space="preserve"> as in the case of increased rainfall downwind of a city </w:t>
      </w:r>
      <w:commentRangeStart w:id="156"/>
      <w:r w:rsidRPr="007D6B42">
        <w:rPr>
          <w:lang w:val="en-GB"/>
        </w:rPr>
        <w:fldChar w:fldCharType="begin" w:fldLock="1"/>
      </w:r>
      <w:ins w:id="157" w:author="Robin Matthews" w:date="2021-07-11T15:48:00Z">
        <w:r w:rsidR="0088288B">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"manualFormatting" : "(Jia et al., 2019", "plainTextFormattedCitation" : "(Jia et al., 2019)", "previouslyFormattedCitation" : "(Jia et al., 2019)" }, "properties" : { "noteIndex" : 0 }, "schema" : "https://github.com/citation-style-language/schema/raw/master/csl-citation.json" }</w:instrText>
        </w:r>
      </w:ins>
      <w:del w:id="158" w:author="Robin Matthews" w:date="2021-07-11T15:48:00Z">
        <w:r w:rsidR="000465A7" w:rsidDel="0088288B">
          <w:rPr>
            <w:lang w:val="en-GB"/>
          </w:rPr>
          <w:del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"manualFormatting" : "(Jia et al., 2019, Box 10.3)", "plainTextFormattedCitation" : "(Jia et al., 2019)", "previouslyFormattedCitation" : "(Jia et al., 2019)" }, "properties" : { "noteIndex" : 0 }, "schema" : "https://github.com/citation-style-language/schema/raw/master/csl-citation.json" }</w:delInstrText>
        </w:r>
      </w:del>
      <w:r w:rsidRPr="007D6B42">
        <w:rPr>
          <w:lang w:val="en-GB"/>
        </w:rPr>
        <w:fldChar w:fldCharType="separate"/>
      </w:r>
      <w:r w:rsidR="00E41CA2">
        <w:rPr>
          <w:noProof/>
          <w:lang w:val="en-GB"/>
        </w:rPr>
        <w:t>(Jia et al., 2019</w:t>
      </w:r>
      <w:del w:id="159" w:author="Robin Matthews" w:date="2021-07-11T15:48:00Z">
        <w:r w:rsidR="00E41CA2" w:rsidDel="0088288B">
          <w:rPr>
            <w:noProof/>
            <w:lang w:val="en-GB"/>
          </w:rPr>
          <w:delText>, Box 10.3)</w:delText>
        </w:r>
      </w:del>
      <w:r w:rsidRPr="007D6B42">
        <w:rPr>
          <w:lang w:val="en-GB"/>
        </w:rPr>
        <w:fldChar w:fldCharType="end"/>
      </w:r>
      <w:commentRangeEnd w:id="156"/>
      <w:r w:rsidR="00E41CA2">
        <w:rPr>
          <w:rStyle w:val="CommentReference"/>
          <w:rFonts w:asciiTheme="minorHAnsi" w:eastAsiaTheme="minorHAnsi" w:hAnsiTheme="minorHAnsi"/>
          <w:lang w:eastAsia="en-US"/>
        </w:rPr>
        <w:commentReference w:id="156"/>
      </w:r>
      <w:ins w:id="160" w:author="Robin Matthews" w:date="2021-07-11T15:48:00Z">
        <w:r w:rsidR="0088288B">
          <w:rPr>
            <w:noProof/>
            <w:lang w:val="en-GB"/>
          </w:rPr>
          <w:t>, Box 10.3)</w:t>
        </w:r>
      </w:ins>
      <w:r w:rsidRPr="007D6B42">
        <w:rPr>
          <w:lang w:val="en-GB"/>
        </w:rPr>
        <w:t xml:space="preserve"> or the monsoon circulation affected by irrigation (Section 10.6.3). The influence of land cover changes and land management on regional climate extremes is assessed in Section 11.1.6.</w:t>
      </w:r>
    </w:p>
    <w:p w14:paraId="395DF7F8" w14:textId="77777777" w:rsidR="00474C69" w:rsidRPr="007D6B42" w:rsidRDefault="00474C69" w:rsidP="00474C69">
      <w:pPr>
        <w:pStyle w:val="AR6BodyText"/>
        <w:rPr>
          <w:lang w:val="en-GB"/>
        </w:rPr>
      </w:pPr>
    </w:p>
    <w:p w14:paraId="64FEB7E3" w14:textId="79B24123" w:rsidR="00474C69" w:rsidRPr="007D6B42" w:rsidRDefault="00474C69" w:rsidP="00474C69">
      <w:pPr>
        <w:pStyle w:val="AR6BodyText"/>
        <w:rPr>
          <w:lang w:val="en-GB"/>
        </w:rPr>
      </w:pPr>
      <w:r w:rsidRPr="007D6B42">
        <w:rPr>
          <w:lang w:val="en-GB"/>
        </w:rPr>
        <w:t xml:space="preserve">It is </w:t>
      </w:r>
      <w:r w:rsidRPr="007D6B42">
        <w:rPr>
          <w:i/>
          <w:lang w:val="en-GB"/>
        </w:rPr>
        <w:t>very likely</w:t>
      </w:r>
      <w:r w:rsidRPr="007D6B42">
        <w:rPr>
          <w:lang w:val="en-GB"/>
        </w:rPr>
        <w:t xml:space="preserve"> that the global land surface air temperature response to urbanization is negligible</w:t>
      </w:r>
      <w:r w:rsidRPr="007D6B42">
        <w:rPr>
          <w:rFonts w:cs="Times New Roman"/>
          <w:color w:val="000000"/>
          <w:lang w:val="en-GB"/>
        </w:rPr>
        <w:t xml:space="preserve"> (Chapter 2, Section 2.3.1.1.3)</w:t>
      </w:r>
      <w:r w:rsidRPr="007D6B42">
        <w:rPr>
          <w:lang w:val="en-GB"/>
        </w:rPr>
        <w:t xml:space="preserve">. However, there is evidence that urbanization may regionally amplify the air temperature response to climate change in different climatic zones </w:t>
      </w:r>
      <w:r w:rsidRPr="007D6B42">
        <w:rPr>
          <w:rFonts w:cs="Times New Roman"/>
          <w:lang w:val="en-GB"/>
        </w:rPr>
        <w:fldChar w:fldCharType="begin" w:fldLock="1"/>
      </w:r>
      <w:r w:rsidR="000465A7">
        <w:rPr>
          <w:lang w:val="en-GB"/>
        </w:rPr>
        <w: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"mendeley" : { "formattedCitation" : "(Mahmood et al., 2014)", "plainTextFormattedCitation" : "(Mahmood et al., 2014)", "previouslyFormattedCitation" : "(Mahmood et al., 2014)"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(Mahmood et al., 2014)</w:t>
      </w:r>
      <w:r w:rsidRPr="007D6B42">
        <w:rPr>
          <w:rFonts w:cs="Times New Roman"/>
          <w:lang w:val="en-GB"/>
        </w:rPr>
        <w:fldChar w:fldCharType="end"/>
      </w:r>
      <w:r w:rsidRPr="007D6B42">
        <w:rPr>
          <w:rFonts w:cs="Times New Roman"/>
          <w:lang w:val="en-GB"/>
        </w:rPr>
        <w:t xml:space="preserve">, either under present </w:t>
      </w:r>
      <w:commentRangeStart w:id="161"/>
      <w:r w:rsidRPr="007D6B42">
        <w:rPr>
          <w:rFonts w:cs="Times New Roman"/>
          <w:lang w:val="en-GB"/>
        </w:rPr>
        <w:fldChar w:fldCharType="begin" w:fldLock="1"/>
      </w:r>
      <w:ins w:id="162" w:author="Robin Matthews" w:date="2021-07-11T15:48:00Z">
        <w:r w:rsidR="0088288B">
          <w:rPr>
            <w:rFonts w:cs="Times New Roman"/>
            <w:lang w:val="en-GB"/>
          </w:rPr>
          <w:instrText>ADDIN CSL_CITATION { "citationItems" : [ { "id" : "ITEM-1",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"ITEM-1",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"ITEM-2",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"ITEM-2",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"ITEM-3",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"ITEM-3",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"mendeley" : { "formattedCitation" : "(Doan et al., 2016; Kaplan et al., 2017; Li et al., 2018c)", "manualFormatting" : "(Doan et al., 2016; Kaplan et al., 2017; X. Li et al., 2018)", "plainTextFormattedCitation" : "(Doan et al., 2016; Kaplan et al., 2017; Li et al., 2018c)", "previouslyFormattedCitation" : "(Doan et al., 2016; Kaplan et al., 2017; Li et al., 2018c)" }, "properties" : { "noteIndex" : 0 }, "schema" : "https://github.com/citation-style-language/schema/raw/master/csl-citation.json" }</w:instrText>
        </w:r>
      </w:ins>
      <w:del w:id="163" w:author="Robin Matthews" w:date="2021-07-11T15:48:00Z">
        <w:r w:rsidR="000465A7" w:rsidDel="0088288B">
          <w:rPr>
            <w:rFonts w:cs="Times New Roman"/>
            <w:lang w:val="en-GB"/>
          </w:rPr>
          <w:delInstrText>ADDIN CSL_CITATION { "citationItems" : [ { "id" : "ITEM-1",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"ITEM-1",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"ITEM-2",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"ITEM-2",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"ITEM-3",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"ITEM-3",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"mendeley" : { "formattedCitation" : "(Doan et al., 2016; Kaplan et al., 2017; Li et al., 2018c)", "plainTextFormattedCitation" : "(Doan et al., 2016; Kaplan et al., 2017; Li et al., 2018c)", "previouslyFormattedCitation" : "(Doan et al., 2016; Kaplan et al., 2017; Li et al., 2018c)" }, "properties" : { "noteIndex" : 0 }, "schema" : "https://github.com/citation-style-language/schema/raw/master/csl-citation.json" }</w:delInstrText>
        </w:r>
      </w:del>
      <w:r w:rsidRPr="007D6B42">
        <w:rPr>
          <w:rFonts w:cs="Times New Roman"/>
          <w:lang w:val="en-GB"/>
        </w:rPr>
        <w:fldChar w:fldCharType="separate"/>
      </w:r>
      <w:r w:rsidR="00E41CA2">
        <w:rPr>
          <w:noProof/>
        </w:rPr>
        <w:t>(Doan et al., 2016; Kaplan et al., 2017;</w:t>
      </w:r>
      <w:ins w:id="164" w:author="Robin Matthews" w:date="2021-07-11T15:48:00Z">
        <w:r w:rsidR="0088288B">
          <w:rPr>
            <w:noProof/>
          </w:rPr>
          <w:t xml:space="preserve"> X.</w:t>
        </w:r>
      </w:ins>
      <w:r w:rsidR="00E41CA2">
        <w:rPr>
          <w:noProof/>
        </w:rPr>
        <w:t xml:space="preserve"> Li et al., 2018</w:t>
      </w:r>
      <w:del w:id="165" w:author="Robin Matthews" w:date="2021-07-11T15:48:00Z">
        <w:r w:rsidR="00E41CA2" w:rsidDel="0088288B">
          <w:rPr>
            <w:noProof/>
          </w:rPr>
          <w:delText>c</w:delText>
        </w:r>
      </w:del>
      <w:r w:rsidR="00E41CA2">
        <w:rPr>
          <w:noProof/>
        </w:rPr>
        <w:t>)</w:t>
      </w:r>
      <w:r w:rsidRPr="007D6B42">
        <w:rPr>
          <w:rFonts w:cs="Times New Roman"/>
          <w:lang w:val="en-GB"/>
        </w:rPr>
        <w:fldChar w:fldCharType="end"/>
      </w:r>
      <w:commentRangeEnd w:id="161"/>
      <w:r w:rsidR="00E41CA2">
        <w:rPr>
          <w:rStyle w:val="CommentReference"/>
          <w:rFonts w:asciiTheme="minorHAnsi" w:eastAsiaTheme="minorHAnsi" w:hAnsiTheme="minorHAnsi"/>
          <w:lang w:eastAsia="en-US"/>
        </w:rPr>
        <w:commentReference w:id="161"/>
      </w:r>
      <w:r w:rsidRPr="00FB6EB0">
        <w:t xml:space="preserve"> or future climate conditions </w:t>
      </w:r>
      <w:r w:rsidRPr="007D6B42">
        <w:rPr>
          <w:lang w:val="en-GB"/>
        </w:rPr>
        <w:fldChar w:fldCharType="begin" w:fldLock="1"/>
      </w:r>
      <w:r w:rsidR="000465A7">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"ITEM-2",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"ITEM-2",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"ITEM-3",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"ITEM-3",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"ITEM-4",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"ITEM-4",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"id" : "ITEM-5", "itemData" : { "DOI" : "10.1038/s41558-018-0320-9", "ISSN" : "1758-6798", "abstract" : "Climate change and urban development are projected to substantially warm US cities, yet dynamic interaction between these two drivers of urban heat may modify the warming. Here, we show that business-as-usual GHG-induced warming and corresponding urban expansion would interact nonlinearly, reducing summer night-time warming by 0.5 K over the twenty-first century in most US regions. Nevertheless, large projected warming remains, particularly at night when the degree of urban expansion warming approaches that of climate change. Joint, high-intensity implementation of adaptation strategies, including cool and evaporative roofs and street trees, decreases projected daytime mean and extreme heat, but region- and emissions scenario-dependent nocturnal warming of 2\u20137 K persists. A novel adaptation strategy\u2014lightweight urban materials\u2014yields ~1 K night-time cooling and minor daytime warming in denser areas. Our findings highlight the diurnal interplay of urban warming and adaptation cooling, and underscore the inability of infrastructure-based adaptation to offset projected night-time warming, and the consequent necessity for simultaneous emissions reductions.", "author" : [ { "dropping-particle" : "", "family" : "Krayenhoff", "given" : "E Scott", "non-dropping-particle" : "", "parse-names" : false, "suffix" : "" }, { "dropping-particle" : "", "family" : "Moustaoui", "given" : "Mohamed", "non-dropping-particle" : "", "parse-names" : false, "suffix" : "" }, { "dropping-particle" : "", "family" : "Broadbent", "given" : "Ashley M", "non-dropping-particle" : "", "parse-names" : false, "suffix" : "" }, { "dropping-particle" : "", "family" : "Gupta", "given" : "Vishesh", "non-dropping-particle" : "", "parse-names" : false, "suffix" : "" }, { "dropping-particle" : "", "family" : "Georgescu", "given" : "Matei", "non-dropping-particle" : "", "parse-names" : false, "suffix" : "" } ], "container-title" : "Nature Climate Change", "id" : "ITEM-5", "issue" : "12", "issued" : { "date-parts" : [ [ "2018" ] ] }, "page" : "1097-1103", "title" : "Diurnal interaction between urban expansion, climate change and adaptation in US cities", "translator" : [ { "dropping-particle" : "", "family" : "Q6577", "given" : "", "non-dropping-particle" : "", "parse-names" : false, "suffix" : "" } ], "type" : "article-journal", "volume" : "8" }, "uris" : [ "http://www.mendeley.com/documents/?uuid=5c6fa2b6-bd7c-49bd-8cc2-35963c773ae6" ] } ], "mendeley" : { "formattedCitation" : "(Arg\u00fceso et al., 2014; Kim et al., 2016; Kusaka et al., 2016; Grossman-Clarke et al., 2017; Krayenhoff et al., 2018)", "plainTextFormattedCitation" : "(Arg\u00fceso et al., 2014; Kim et al., 2016; Kusaka et al., 2016; Grossman-Clarke et al., 2017; Krayenhoff et al., 2018)", "previouslyFormattedCitation" : "(Arg\u00fceso et al., 2014; Kim et al., 2016; Kusaka et al., 2016; Grossman-Clarke et al., 2017; Krayenhoff et al., 2018)" }, "properties" : { "noteIndex" : 0 }, "schema" : "https://github.com/citation-style-language/schema/raw/master/csl-citation.json" }</w:instrText>
      </w:r>
      <w:r w:rsidRPr="007D6B42">
        <w:rPr>
          <w:lang w:val="en-GB"/>
        </w:rPr>
        <w:fldChar w:fldCharType="separate"/>
      </w:r>
      <w:r w:rsidR="00E41CA2">
        <w:rPr>
          <w:noProof/>
        </w:rPr>
        <w:t>(Argüeso et al., 2014; Kim et al., 2016; Kusaka et al., 2016; Grossman-Clarke et al., 2017; Krayenhoff et al., 2018)</w:t>
      </w:r>
      <w:r w:rsidRPr="007D6B42">
        <w:rPr>
          <w:lang w:val="en-GB"/>
        </w:rPr>
        <w:fldChar w:fldCharType="end"/>
      </w:r>
      <w:r w:rsidRPr="0063647E">
        <w:t xml:space="preserve">. </w:t>
      </w:r>
      <w:r w:rsidRPr="002C653B">
        <w:t xml:space="preserve">For instance, in northern Belgium, </w:t>
      </w:r>
      <w:r w:rsidRPr="007D6B42">
        <w:rPr>
          <w:lang w:val="en-GB"/>
        </w:rPr>
        <w:fldChar w:fldCharType="begin" w:fldLock="1"/>
      </w:r>
      <w:ins w:id="166" w:author="Robin Matthews" w:date="2021-07-11T15:48:00Z">
        <w:r w:rsidR="0088288B">
          <w: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"manualFormatting" : "Berckmans et al. (2019)", "plainTextFormattedCitation" : "(Berckmans et al., 2019)", "previouslyFormattedCitation" : "(Berckmans et al., 2019)" }, "properties" : { "noteIndex" : 0 }, "schema" : "https://github.com/citation-style-language/schema/raw/master/csl-citation.json" }</w:instrText>
        </w:r>
      </w:ins>
      <w:del w:id="167" w:author="Robin Matthews" w:date="2021-07-11T15:48:00Z">
        <w:r w:rsidR="000465A7" w:rsidDel="0088288B">
          <w:del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"plainTextFormattedCitation" : "(Berckmans et al., 2019)", "previouslyFormattedCitation" : "(Berckmans et al., 2019)" }, "properties" : { "noteIndex" : 0 }, "schema" : "https://github.com/citation-style-language/schema/raw/master/csl-citation.json" }</w:delInstrText>
        </w:r>
      </w:del>
      <w:r w:rsidRPr="007D6B42">
        <w:rPr>
          <w:lang w:val="en-GB"/>
        </w:rPr>
        <w:fldChar w:fldCharType="separate"/>
      </w:r>
      <w:del w:id="168" w:author="Robin Matthews" w:date="2021-07-11T15:48:00Z">
        <w:r w:rsidR="00E41CA2" w:rsidDel="0088288B">
          <w:rPr>
            <w:noProof/>
            <w:lang w:val="en-GB"/>
          </w:rPr>
          <w:delText>(</w:delText>
        </w:r>
      </w:del>
      <w:r w:rsidR="00E41CA2">
        <w:rPr>
          <w:noProof/>
          <w:lang w:val="en-GB"/>
        </w:rPr>
        <w:t>Berckmans et al.</w:t>
      </w:r>
      <w:ins w:id="169" w:author="Robin Matthews" w:date="2021-07-11T15:48:00Z">
        <w:r w:rsidR="0088288B">
          <w:rPr>
            <w:noProof/>
            <w:lang w:val="en-GB"/>
          </w:rPr>
          <w:t xml:space="preserve"> (</w:t>
        </w:r>
      </w:ins>
      <w:del w:id="170" w:author="Robin Matthews" w:date="2021-07-11T15:48:00Z">
        <w:r w:rsidR="00E41CA2" w:rsidDel="0088288B">
          <w:rPr>
            <w:noProof/>
            <w:lang w:val="en-GB"/>
          </w:rPr>
          <w:delText xml:space="preserve">, </w:delText>
        </w:r>
      </w:del>
      <w:r w:rsidR="00E41CA2">
        <w:rPr>
          <w:noProof/>
          <w:lang w:val="en-GB"/>
        </w:rPr>
        <w:t>2019)</w:t>
      </w:r>
      <w:r w:rsidRPr="007D6B42">
        <w:rPr>
          <w:lang w:val="en-GB"/>
        </w:rPr>
        <w:fldChar w:fldCharType="end"/>
      </w:r>
      <w:r w:rsidRPr="007D6B42">
        <w:rPr>
          <w:lang w:val="en-GB"/>
        </w:rPr>
        <w:t xml:space="preserve"> found that including urbanization scenarios for the near future (up to 2035) have a comparable i</w:t>
      </w:r>
      <w:r w:rsidR="00A25EE5">
        <w:rPr>
          <w:lang w:val="en-GB"/>
        </w:rPr>
        <w:t>nfluence</w:t>
      </w:r>
      <w:r w:rsidRPr="007D6B42">
        <w:rPr>
          <w:lang w:val="en-GB"/>
        </w:rPr>
        <w:t xml:space="preserve"> on minimum temperature (increasing it by 0.6ºC) to that of the GHG-induced warming under RCP8.5.</w:t>
      </w:r>
    </w:p>
    <w:p w14:paraId="1AE174A8" w14:textId="77777777" w:rsidR="00474C69" w:rsidRPr="007D6B42" w:rsidRDefault="00474C69" w:rsidP="00474C69">
      <w:pPr>
        <w:pStyle w:val="AR6BodyText"/>
        <w:rPr>
          <w:lang w:val="en-GB"/>
        </w:rPr>
      </w:pPr>
    </w:p>
    <w:p w14:paraId="564507CE" w14:textId="77777777" w:rsidR="00474C69" w:rsidRPr="007D6B42" w:rsidRDefault="00474C69" w:rsidP="00474C69">
      <w:pPr>
        <w:pStyle w:val="AR6BodyText"/>
        <w:rPr>
          <w:lang w:val="en-GB"/>
        </w:rPr>
      </w:pPr>
    </w:p>
    <w:p w14:paraId="31493B36" w14:textId="77777777" w:rsidR="00474C69" w:rsidRPr="007D6B42" w:rsidRDefault="00474C69" w:rsidP="00474C69">
      <w:pPr>
        <w:pStyle w:val="AR6Chap10Level310111"/>
        <w:rPr>
          <w:lang w:val="en-GB"/>
        </w:rPr>
      </w:pPr>
      <w:bookmarkStart w:id="171" w:name="_Toc5899603"/>
      <w:bookmarkStart w:id="172" w:name="_Toc6837924"/>
      <w:bookmarkStart w:id="173" w:name="_Toc24636544"/>
      <w:bookmarkStart w:id="174" w:name="_Toc30602339"/>
      <w:bookmarkStart w:id="175" w:name="_Toc56770491"/>
      <w:bookmarkStart w:id="176" w:name="_Toc70454692"/>
      <w:r w:rsidRPr="007D6B42">
        <w:rPr>
          <w:lang w:val="en-GB"/>
        </w:rPr>
        <w:t>Internal drivers of regional climate</w:t>
      </w:r>
      <w:bookmarkEnd w:id="171"/>
      <w:bookmarkEnd w:id="172"/>
      <w:bookmarkEnd w:id="173"/>
      <w:bookmarkEnd w:id="174"/>
      <w:r w:rsidRPr="007D6B42">
        <w:rPr>
          <w:lang w:val="en-GB"/>
        </w:rPr>
        <w:t xml:space="preserve"> variability</w:t>
      </w:r>
      <w:bookmarkEnd w:id="175"/>
      <w:bookmarkEnd w:id="176"/>
    </w:p>
    <w:p w14:paraId="61714422" w14:textId="77777777" w:rsidR="00474C69" w:rsidRPr="007D6B42" w:rsidRDefault="00474C69" w:rsidP="00474C69">
      <w:pPr>
        <w:pStyle w:val="AR6BodyText"/>
        <w:rPr>
          <w:lang w:val="en-GB"/>
        </w:rPr>
      </w:pPr>
    </w:p>
    <w:p w14:paraId="514FAB0F" w14:textId="5D7D940C" w:rsidR="00474C69" w:rsidRPr="007D6B42" w:rsidRDefault="00474C69" w:rsidP="00474C69">
      <w:pPr>
        <w:pStyle w:val="AR6BodyText"/>
        <w:rPr>
          <w:lang w:val="en-GB" w:eastAsia="en-US"/>
        </w:rPr>
      </w:pPr>
      <w:r w:rsidRPr="007D6B42">
        <w:rPr>
          <w:rFonts w:cs="Times New Roman"/>
          <w:lang w:val="en-GB"/>
        </w:rPr>
        <w:t xml:space="preserve">Internal climate variability on seasonal to multi-decadal temporal scales is substantial at regional scales. This variability arises from internal modes of atmospheric and oceanic variability, intrinsically coupled climate modes, and may additionally be driven by processes other than those originating the modes. It also interacts with the response of the climate system to external forcing. </w:t>
      </w:r>
      <w:r w:rsidR="00712F1E">
        <w:rPr>
          <w:rFonts w:cs="Times New Roman"/>
          <w:lang w:val="en-GB"/>
        </w:rPr>
        <w:t xml:space="preserve">The teleconnections </w:t>
      </w:r>
      <w:r w:rsidR="00E64A93">
        <w:rPr>
          <w:rFonts w:cs="Times New Roman"/>
          <w:lang w:val="en-GB"/>
        </w:rPr>
        <w:t xml:space="preserve">associated with the modes </w:t>
      </w:r>
      <w:r w:rsidR="00712F1E">
        <w:rPr>
          <w:rFonts w:cs="Times New Roman"/>
          <w:lang w:val="en-GB"/>
        </w:rPr>
        <w:t>are useful to understand the relationship between large and regional scale</w:t>
      </w:r>
      <w:r w:rsidR="00E64A93">
        <w:rPr>
          <w:rFonts w:cs="Times New Roman"/>
          <w:lang w:val="en-GB"/>
        </w:rPr>
        <w:t>s</w:t>
      </w:r>
      <w:r w:rsidR="00712F1E">
        <w:rPr>
          <w:rFonts w:cs="Times New Roman"/>
          <w:lang w:val="en-GB"/>
        </w:rPr>
        <w:t xml:space="preserve"> (Annex IV). </w:t>
      </w:r>
      <w:r w:rsidRPr="007D6B42">
        <w:rPr>
          <w:rFonts w:cs="Times New Roman"/>
          <w:lang w:val="en-GB"/>
        </w:rPr>
        <w:t>A description of various large-scale modes of variability can be found in Chapters 2, 3 and 8, and in Annex IV, while their future projections are assessed in Chapter 4. The specificities of their regional i</w:t>
      </w:r>
      <w:r w:rsidR="00A25EE5">
        <w:rPr>
          <w:rFonts w:cs="Times New Roman"/>
          <w:lang w:val="en-GB"/>
        </w:rPr>
        <w:t>nfluence</w:t>
      </w:r>
      <w:r w:rsidRPr="007D6B42">
        <w:rPr>
          <w:rFonts w:cs="Times New Roman"/>
          <w:lang w:val="en-GB"/>
        </w:rPr>
        <w:t xml:space="preserve"> are briefly discussed here. More details of their typical temporal scales and regional i</w:t>
      </w:r>
      <w:r w:rsidR="00A25EE5">
        <w:rPr>
          <w:rFonts w:cs="Times New Roman"/>
          <w:lang w:val="en-GB"/>
        </w:rPr>
        <w:t>nfluence</w:t>
      </w:r>
      <w:r w:rsidRPr="007D6B42">
        <w:rPr>
          <w:rFonts w:cs="Times New Roman"/>
          <w:lang w:val="en-GB"/>
        </w:rPr>
        <w:t>s can be found in Annex IV.</w:t>
      </w:r>
    </w:p>
    <w:p w14:paraId="78624F10" w14:textId="77777777" w:rsidR="00474C69" w:rsidRPr="007D6B42" w:rsidRDefault="00474C69" w:rsidP="00474C69">
      <w:pPr>
        <w:pStyle w:val="AR6BodyText"/>
        <w:rPr>
          <w:lang w:val="en-GB" w:eastAsia="en-US"/>
        </w:rPr>
      </w:pPr>
    </w:p>
    <w:p w14:paraId="6E80193D" w14:textId="79133C33" w:rsidR="00474C69" w:rsidRPr="007D6B42" w:rsidRDefault="00474C69" w:rsidP="00474C69">
      <w:pPr>
        <w:pStyle w:val="AR6BodyText"/>
        <w:rPr>
          <w:lang w:val="en-GB" w:eastAsia="en-US"/>
        </w:rPr>
      </w:pPr>
      <w:r w:rsidRPr="007D6B42">
        <w:rPr>
          <w:lang w:val="en-GB" w:eastAsia="en-US"/>
        </w:rPr>
        <w:t xml:space="preserve">Atmospheric modes of variability may have seasonally-dependent regional effects </w:t>
      </w:r>
      <w:r w:rsidRPr="007D6B42">
        <w:rPr>
          <w:bCs/>
          <w:lang w:val="en-GB"/>
        </w:rPr>
        <w:t>like the North Atlantic Oscillation (</w:t>
      </w:r>
      <w:r w:rsidRPr="007D6B42">
        <w:rPr>
          <w:lang w:val="en-GB" w:eastAsia="en-US"/>
        </w:rPr>
        <w:t xml:space="preserve">NAO) in European winter </w:t>
      </w:r>
      <w:r w:rsidRPr="007D6B42">
        <w:rPr>
          <w:lang w:val="en-GB" w:eastAsia="en-US"/>
        </w:rPr>
        <w:fldChar w:fldCharType="begin" w:fldLock="1"/>
      </w:r>
      <w:r w:rsidR="000465A7">
        <w:rPr>
          <w:lang w:val="en-GB" w:eastAsia="en-US"/>
        </w:rPr>
        <w:instrText>ADDIN CSL_CITATION { "citationItems" : [ { "id" : "ITEM-1", "itemData" : { "DOI" : "10.1007/s00704-018-2379-7", "ISSN" : "1434-4483", "abstract" : "The North Atlantic Oscillation (NAO) is responsible for the\u00a0climatic variability in the Northern Hemisphere, in particular, in Europe and is related to extreme events, such as droughts. The purpose of this paper is to study the correlation between precipitation and winter (December--January--February--March (DJFM)) NAO both for the historical period (1951--2000) and two future periods (2001--2050 and 2051--2100). NAO is calculated for these three periods by using sea level pressure, while precipitation data from seven climate models following the representative concentration pathway (RCP) 8.5 are also used in this study. An increasing trend in years with positive DJFM NAO values in the future is defined by this data, along with higher average DJFM NAO values. The correlation between precipitation and DJFM NAO is high, especially in the Northern (high positive) and Southern Europe (high negative). Therefore, higher precipitation in Northern Europe and lower precipitation in Southern Europe are expected in the future. Cross-spectral analysis between precipitation and DJFM NAO time series in three different locations in Europe revealed the best coherence in a dominant cycle between 3 and 4\u00a0years. Finally, the maximum drought period in terms of consecutive months with drought is examined in these three locations. The results can be used for strategic planning in a sustainable water resources management plan, since there is a link between drought events and NAO.", "author" : [ { "dropping-particle" : "", "family" : "Tsanis", "given" : "I", "non-dropping-particle" : "", "parse-names" : false, "suffix" : "" }, { "dropping-particle" : "", "family" : "Tapoglou", "given" : "E", "non-dropping-particle" : "", "parse-names" : false, "suffix" : "" } ], "container-title" : "Theoretical and Applied Climatology", "id" : "ITEM-1", "issue" : "1", "issued" : { "date-parts" : [ [ "2019" ] ] }, "page" : "323-330", "title" : "Winter North Atlantic Oscillation impact on European precipitation and drought under climate change", "translator" : [ { "dropping-particle" : "", "family" : "Q5375", "given" : "", "non-dropping-particle" : "", "parse-names" : false, "suffix" : "" } ], "type" : "article-journal", "volume" : "135" }, "uris" : [ "http://www.mendeley.com/documents/?uuid=6dbdc216-6002-4922-a027-ff5ca0f8b916" ] } ], "mendeley" : { "formattedCitation" : "(Tsanis and Tapoglou, 2019)", "manualFormatting" : "(Tsanis and Tapoglou, 2019)", "plainTextFormattedCitation" : "(Tsanis and Tapoglou, 2019)", "previouslyFormattedCitation" : "(Tsanis and Tapoglou,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(Tsanis and Tapoglou, 2019)</w:t>
      </w:r>
      <w:r w:rsidRPr="007D6B42">
        <w:rPr>
          <w:lang w:val="en-GB" w:eastAsia="en-US"/>
        </w:rPr>
        <w:fldChar w:fldCharType="end"/>
      </w:r>
      <w:r w:rsidRPr="007D6B42">
        <w:rPr>
          <w:lang w:val="en-GB" w:eastAsia="en-US"/>
        </w:rPr>
        <w:t xml:space="preserve"> and summer </w:t>
      </w:r>
      <w:r w:rsidRPr="007D6B42">
        <w:rPr>
          <w:lang w:val="en-GB" w:eastAsia="en-US"/>
        </w:rPr>
        <w:fldChar w:fldCharType="begin" w:fldLock="1"/>
      </w:r>
      <w:r w:rsidR="000465A7">
        <w:rPr>
          <w:lang w:val="en-GB" w:eastAsia="en-US"/>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"id" : "ITEM-2", "itemData" : { "DOI" : "10.1088/1748-9326/8/3/034037", "ISSN" : "1748-9326", "author" : [ { "dropping-particle" : "", "family" : "Dong", "given" : "Buwen", "non-dropping-particle" : "", "parse-names" : false, "suffix" : "" }, { "dropping-particle" : "", "family" : "Sutton", "given" : "Rowan T", "non-dropping-particle" : "", "parse-names" : false, "suffix" : "" }, { "dropping-particle" : "", "family" : "Woollings", "given" : "Tim", "non-dropping-particle" : "", "parse-names" : false, "suffix" : "" }, { "dropping-particle" : "", "family" : "Hodges", "given" : "Kevin", "non-dropping-particle" : "", "parse-names" : false, "suffix" : "" } ], "container-title" : "Environmental Research Letters", "id" : "ITEM-2", "issue" : "3", "issued" : { "date-parts" : [ [ "2013", "9", "1" ] ] }, "page" : "034037", "title" : "Variability of the North Atlantic summer storm track: mechanisms and impacts on European climate", "translator" : [ { "dropping-particle" : "", "family" : "Q5107", "given" : "", "non-dropping-particle" : "", "parse-names" : false, "suffix" : "" } ], "type" : "article-journal", "volume" : "8" }, "uris" : [ "http://www.mendeley.com/documents/?uuid=16718a69-6d66-429b-8ed5-4ef23f3f8980" ] } ], "mendeley" : { "formattedCitation" : "(Blad\u00e9 et al., 2012; Dong et al., 2013)", "manualFormatting" : "(Blad\u00e9 et al., 2012; Dong et al., 2013)", "plainTextFormattedCitation" : "(Blad\u00e9 et al., 2012; Dong et al., 2013)", "previouslyFormattedCitation" : "(Blad\u00e9 et al., 2012; Dong et al., 2013)" }, "properties" : { "noteIndex" : 0 }, "schema" : "https://github.com/citation-style-language/schema/raw/master/csl-citation.json" }</w:instrText>
      </w:r>
      <w:r w:rsidRPr="007D6B42">
        <w:rPr>
          <w:lang w:val="en-GB" w:eastAsia="en-US"/>
        </w:rPr>
        <w:fldChar w:fldCharType="separate"/>
      </w:r>
      <w:r w:rsidR="00E41CA2">
        <w:rPr>
          <w:noProof/>
          <w:lang w:val="en-GB" w:eastAsia="en-US"/>
        </w:rPr>
        <w:t>(Bladé et al., 2012; Dong et al., 2013)</w:t>
      </w:r>
      <w:r w:rsidRPr="007D6B42">
        <w:rPr>
          <w:lang w:val="en-GB" w:eastAsia="en-US"/>
        </w:rPr>
        <w:fldChar w:fldCharType="end"/>
      </w:r>
      <w:r w:rsidRPr="007D6B42">
        <w:rPr>
          <w:lang w:val="en-GB" w:eastAsia="en-US"/>
        </w:rPr>
        <w:t xml:space="preserve">. Even though these modes are internal to the climate system, their variability can be affected by anthropogenic forcings. For instance, </w:t>
      </w:r>
      <w:r w:rsidRPr="007D6B42">
        <w:rPr>
          <w:bCs/>
          <w:lang w:val="en-GB"/>
        </w:rPr>
        <w:t xml:space="preserve">the Southern Annular Mode </w:t>
      </w:r>
      <w:commentRangeStart w:id="177"/>
      <w:r w:rsidRPr="007D6B42">
        <w:rPr>
          <w:bCs/>
          <w:lang w:val="en-GB"/>
        </w:rPr>
        <w:fldChar w:fldCharType="begin" w:fldLock="1"/>
      </w:r>
      <w:r w:rsidR="000465A7">
        <w:rPr>
          <w:bCs/>
          <w:lang w:val="en-GB"/>
        </w:rPr>
        <w:instrText>ADDIN CSL_CITATION { "citationItems" : [ { "id" : "ITEM-1", "itemData" : { "DOI" : "10.1175/JCLI-D-13-00550.1", "ISSN" : "0894-8755", "abstract" : "Seasonal variations of subtropical precipitation anomalies associated with the southern annular mode (SAM) are explored for the period 1979\u20132011. In all seasons, high-polarity SAM, which refers to a poleward-shifted eddy-driven westerly jet, results in increased precipitation in high latitudes and decreased precipitation in midlatitudes as a result of the concomitant poleward shift of the midlatitude storm track. In addition, during spring\u2013autumn, high SAM also results in increased rainfall in the subtropics. This subtropical precipitation anomaly is absent during winter. This seasonal variation of the response of subtropical precipitation to the SAM is shown to be consistent with the seasonal variation of the eddy-induced divergent meridional circulation in the subtropics (strong in summer and weak in winter). The lack of an induced divergent meridional circulation in the subtropics during winter is attributed to the presence of the wintertime subtropical jet, which causes a broad latitudinal span of eddy momentum flux divergence due primarily to higher phase speed eddies breaking poleward of the subtropical jet and lower speed eddies not breaking until they reach the equatorward flank of the subtropical jet. During the other seasons, when the subtropical jet is less distinctive, the critical line for both high and low speed eddies is on the equatorward flank of the single jet and so breaking in the subtropics occurs over a narrow range of latitudes. The implications of these findings for the seasonality of future subtropical climate change, in which a shift to high SAM in all seasons is expected to be promoted, are discussed.", "author" : [ { "dropping-particle" : "", "family" : "Hendon", "given" : "Harry H.", "non-dropping-particle" : "", "parse-names" : false, "suffix" : "" }, { "dropping-particle" : "", "family" : "Lim", "given" : "Eun-Pa", "non-dropping-particle" : "", "parse-names" : false, "suffix" : "" }, { "dropping-particle" : "", "family" : "Nguyen", "given" : "Hanh", "non-dropping-particle" : "", "parse-names" : false, "suffix" : "" } ], "container-title" : "Journal of Climate", "id" : "ITEM-1", "issue" : "9", "issued" : { "date-parts" : [ [ "2014", "5" ] ] }, "page" : "3446-3460", "title" : "Seasonal Variations of Subtropical Precipitation Associated with the Southern Annular Mode", "translator" : [ { "dropping-particle" : "", "family" : "Q4454", "given" : "", "non-dropping-particle" : "", "parse-names" : false, "suffix" : "" } ], "type" : "article-journal", "volume" : "27" }, "uris" : [ "http://www.mendeley.com/documents/?uuid=696bc380-7638-4016-a2a3-0fe82cac7cf7" ] } ], "mendeley" : { "formattedCitation" : "(Hendon et al., 2014)", "manualFormatting" : "(SAM; Hendon et al., 2014)", "plainTextFormattedCitation" : "(Hendon et al., 2014)", "previouslyFormattedCitation" : "(Hendon et al., 2014)" }, "properties" : { "noteIndex" : 0 }, "schema" : "https://github.com/citation-style-language/schema/raw/master/csl-citation.json" }</w:instrText>
      </w:r>
      <w:r w:rsidRPr="007D6B42">
        <w:rPr>
          <w:bCs/>
          <w:lang w:val="en-GB"/>
        </w:rPr>
        <w:fldChar w:fldCharType="separate"/>
      </w:r>
      <w:r w:rsidR="00E41CA2">
        <w:rPr>
          <w:bCs/>
          <w:noProof/>
          <w:lang w:val="en-GB"/>
        </w:rPr>
        <w:t>(SAM; Hendon et al., 2014)</w:t>
      </w:r>
      <w:r w:rsidRPr="007D6B42">
        <w:rPr>
          <w:bCs/>
          <w:lang w:val="en-GB"/>
        </w:rPr>
        <w:fldChar w:fldCharType="end"/>
      </w:r>
      <w:commentRangeEnd w:id="177"/>
      <w:r w:rsidR="00E41CA2">
        <w:rPr>
          <w:rStyle w:val="CommentReference"/>
          <w:rFonts w:asciiTheme="minorHAnsi" w:eastAsiaTheme="minorHAnsi" w:hAnsiTheme="minorHAnsi"/>
          <w:lang w:eastAsia="en-US"/>
        </w:rPr>
        <w:commentReference w:id="177"/>
      </w:r>
      <w:r w:rsidRPr="007D6B42">
        <w:rPr>
          <w:bCs/>
          <w:lang w:val="en-GB"/>
        </w:rPr>
        <w:t xml:space="preserve"> is both internally driven </w:t>
      </w:r>
      <w:r w:rsidRPr="007D6B42">
        <w:rPr>
          <w:bCs/>
          <w:lang w:val="en-GB"/>
        </w:rPr>
        <w:fldChar w:fldCharType="begin" w:fldLock="1"/>
      </w:r>
      <w:r w:rsidR="000465A7">
        <w:rPr>
          <w:bCs/>
          <w:lang w:val="en-GB"/>
        </w:rPr>
        <w:instrText>ADDIN CSL_CITATION { "citationItems" : [ { "id" : "ITEM-1", "itemData" : { "DOI" : "10.1007/s00382-016-3230-4", "ISSN" : "0930-7575", "abstract" : "The recent annually averaged warming of the Antarctic Peninsula, and of West Antarctica, stands in stark contrast to very small trends over East Antarctica. This asymmetry arises primarily from a highly significant warming of West Antarctica in austral spring and a cooling of East Antarctica in austral autumn. Here we examine whether this East\u2013West asymmetry is a response to anthropogenic climate forcings or a manifestation of natural climate variability. We compare the observed Antarctic surface air temperature trends over two distinct time periods (1960\u20132005 and 1979\u20132005), and with those simulated by 40 models participating in Phase 5 of the Coupled Model Intercomparison Project (CMIP5). We find that the observed East\u2013West asymmetry differs substantially between the two periods and, furthermore, that it is completely absent from the forced response seen in the CMIP5 multi-model mean, from which all natural variability is eliminated by the averaging. We also examine the relationship between the Southern Annular mode (SAM) and Antarctic temperature trends, in both models and reanalyses, and again conclude that there is little evidence of anthropogenic SAM-induced driving of the recent temperature trends. These results offer new, compelling evidence pointing to natural climate variability as a key contributor to the recent warming of West Antarctica and of the Peninsula.", "author" : [ { "dropping-particle" : "", "family" : "Smith", "given" : "Karen L.", "non-dropping-particle" : "", "parse-names" : false, "suffix" : "" }, { "dropping-particle" : "", "family" : "Polvani", "given" : "Lorenzo M.", "non-dropping-particle" : "", "parse-names" : false, "suffix" : "" } ], "container-title" : "Climate Dynamics", "id" : "ITEM-1", "issue" : "7-8", "issued" : { "date-parts" : [ [ "2017", "4", "20" ] ] }, "page" : "2653-2670", "title" : "Spatial patterns of recent Antarctic surface temperature trends and the importance of natural variability: lessons from multiple reconstructions and the CMIP5 models", "translator" : [ { "dropping-particle" : "", "family" : "Q3724", "given" : "", "non-dropping-particle" : "", "parse-names" : false, "suffix" : "" } ], "type" : "article-journal", "volume" : "48" }, "uris" : [ "http://www.mendeley.com/documents/?uuid=a30f9d8b-26bf-4598-85d5-e5e19b4a502d", "http://www.mendeley.com/documents/?uuid=9f71c224-086c-4460-bb0d-3a14b1f40682" ] } ], "mendeley" : { "formattedCitation" : "(Smith and Polvani, 2017)", "plainTextFormattedCitation" : "(Smith and Polvani, 2017)", "previouslyFormattedCitation" : "(Smith and Polvani, 2017)" }, "properties" : { "noteIndex" : 0 }, "schema" : "https://github.com/citation-style-language/schema/raw/master/csl-citation.json" }</w:instrText>
      </w:r>
      <w:r w:rsidRPr="007D6B42">
        <w:rPr>
          <w:bCs/>
          <w:lang w:val="en-GB"/>
        </w:rPr>
        <w:fldChar w:fldCharType="separate"/>
      </w:r>
      <w:r w:rsidR="00E41CA2">
        <w:rPr>
          <w:bCs/>
          <w:noProof/>
          <w:lang w:val="en-GB"/>
        </w:rPr>
        <w:t>(Smith and Polvani, 2017)</w:t>
      </w:r>
      <w:r w:rsidRPr="007D6B42">
        <w:rPr>
          <w:bCs/>
          <w:lang w:val="en-GB"/>
        </w:rPr>
        <w:fldChar w:fldCharType="end"/>
      </w:r>
      <w:r w:rsidRPr="007D6B42">
        <w:rPr>
          <w:bCs/>
          <w:lang w:val="en-GB"/>
        </w:rPr>
        <w:t xml:space="preserve">, but also affected by recent stratospheric ozone changes </w:t>
      </w:r>
      <w:r w:rsidRPr="007D6B42">
        <w:rPr>
          <w:bCs/>
          <w:lang w:val="en-GB"/>
        </w:rPr>
        <w:fldChar w:fldCharType="begin" w:fldLock="1"/>
      </w:r>
      <w:r w:rsidR="000465A7">
        <w:rPr>
          <w:bCs/>
          <w:lang w:val="en-GB"/>
        </w:rPr>
        <w:instrText>ADDIN CSL_CITATION { "citationItems" : [ { "id" : "ITEM-1", "itemData" : { "DOI" : "10.1175/JCLI-D-13-00698.1", "abstract" : " AbstractOver the past three decades, Antarctic surface climate has undergone pronounced changes. Many of these changes have been linked to stratospheric ozone depletion. Here linkages between Antarctic ozone loss, the accompanying circulation changes, and summertime Southern Hemisphere (SH) midlatitude surface temperatures are explored. Long-term surface climate changes associated with ozone-driven changes in the southern annular mode (SAM) at SH midlatitudes in summer are not annular in appearance owing to differences in regional circulation and precipitation impacts. Both station and reanalysis data indicate a trend toward cooler summer temperatures over southeast and south-central Australia and inland areas of the southern tip of Africa. It is also found that since the onset of the ozone hole, there have been significant shifts in the distributions of both the seasonal mean and daily maximum summertime temperatures in the SH midlatitude regions between high and low ozone years. Unusually hot summer extremes are associated with anomalously high ozone in the previous November, including the recent very hot austral summer of 2012/13. If the relationship found in the past three decades continues to hold, the level of late springtime ozone over Antarctica has the potential to be part of a useful predictor set for the following summer\u2019s conditions. The results herein suggest that skillful predictions may be feasible for both the mean seasonal temperature and the frequency of extreme hot events in some SH midlatitude regions of Australia, Africa, and South America. ", "author" : [ { "dropping-particle" : "", "family" : "Bandoro", "given" : "Justin", "non-dropping-particle" : "", "parse-names" : false, "suffix" : "" }, { "dropping-particle" : "", "family" : "Solomon", "given" : "Susan", "non-dropping-particle" : "", "parse-names" : false, "suffix" : "" }, { "dropping-particle" : "", "family" : "Donohoe", "given" : "Aaron", "non-dropping-particle" : "", "parse-names" : false, "suffix" : "" }, { "dropping-particle" : "", "family" : "Thompson", "given" : "David W J", "non-dropping-particle" : "", "parse-names" : false, "suffix" : "" }, { "dropping-particle" : "", "family" : "Santer", "given" : "Benjamin D", "non-dropping-particle" : "", "parse-names" : false, "suffix" : "" } ], "container-title" : "Journal of Climate", "id" : "ITEM-1", "issue" : "16", "issued" : { "date-parts" : [ [ "2014" ] ] }, "page" : "6245-6264", "title" : "Influences of the Antarctic Ozone Hole on Southern Hemispheric Summer Climate Change", "translator" : [ { "dropping-particle" : "", "family" : "Q5374", "given" : "", "non-dropping-particle" : "", "parse-names" : false, "suffix" : "" } ], "type" : "article-journal", "volume" : "27" }, "uris" : [ "http://www.mendeley.com/documents/?uuid=130d0acf-24b6-419c-ad45-9c89460dbcd3" ] } ], "mendeley" : { "formattedCitation" : "(Bandoro et al., 2014)", "plainTextFormattedCitation" : "(Bandoro et al., 2014)", "previouslyFormattedCitation" : "(Bandoro et al., 2014)" }, "properties" : { "noteIndex" : 0 }, "schema" : "https://github.com/citation-style-language/schema/raw/master/csl-citation.json" }</w:instrText>
      </w:r>
      <w:r w:rsidRPr="007D6B42">
        <w:rPr>
          <w:bCs/>
          <w:lang w:val="en-GB"/>
        </w:rPr>
        <w:fldChar w:fldCharType="separate"/>
      </w:r>
      <w:r w:rsidR="00E41CA2">
        <w:rPr>
          <w:bCs/>
          <w:noProof/>
          <w:lang w:val="en-GB"/>
        </w:rPr>
        <w:t>(Bandoro et al., 2014)</w:t>
      </w:r>
      <w:r w:rsidRPr="007D6B42">
        <w:rPr>
          <w:bCs/>
          <w:lang w:val="en-GB"/>
        </w:rPr>
        <w:fldChar w:fldCharType="end"/>
      </w:r>
      <w:r w:rsidRPr="007D6B42">
        <w:rPr>
          <w:bCs/>
          <w:lang w:val="en-GB"/>
        </w:rPr>
        <w:t xml:space="preserve">. The teleconnections between these modes of variability and surface weather often exhibit considerable non-stationarity </w:t>
      </w:r>
      <w:r w:rsidRPr="007D6B42">
        <w:rPr>
          <w:bCs/>
          <w:lang w:val="en-GB"/>
        </w:rPr>
        <w:fldChar w:fldCharType="begin" w:fldLock="1"/>
      </w:r>
      <w:r w:rsidR="000465A7">
        <w:rPr>
          <w:bCs/>
          <w:lang w:val="en-GB"/>
        </w:rPr>
        <w:instrText>ADDIN CSL_CITATION { "citationItems" : [ { "id" : "ITEM-1", "itemData" : { "DOI" : "10.1016/j.earscirev.2015.04.009", "ISSN" : "00128252", "author" : [ { "dropping-particle" : "", "family" : "Hertig", "given" : "Elke", "non-dropping-particle" : "", "parse-names" : false, "suffix" : "" }, { "dropping-particle" : "", "family" : "Beck", "given" : "Christoph", "non-dropping-particle" : "", "parse-names" : false, "suffix" : "" }, { "dropping-particle" : "", "family" : "Wanner", "given" : "Heinz", "non-dropping-particle" : "", "parse-names" : false, "suffix" : "" }, { "dropping-particle" : "", "family" : "Jacobeit", "given" : "Jucundus", "non-dropping-particle" : "", "parse-names" : false, "suffix" : "" } ], "container-title" : "Earth-Science Reviews", "id" : "ITEM-1", "issued" : { "date-parts" : [ [ "2015", "8" ] ] }, "page" : "1-17", "title" : "A review of non-stationarities in climate variability of the last century with focus on the North Atlantic\u2013European sector", "translator" : [ { "dropping-particle" : "", "family" : "Q5749", "given" : "", "non-dropping-particle" : "", "parse-names" : false, "suffix" : "" } ], "type" : "article-journal", "volume" : "147" }, "uris" : [ "http://www.mendeley.com/documents/?uuid=588eb003-23e1-4890-8461-0ec7ab6186af" ] } ], "mendeley" : { "formattedCitation" : "(Hertig et al., 2015)", "plainTextFormattedCitation" : "(Hertig et al., 2015)", "previouslyFormattedCitation" : "(Hertig et al., 2015)" }, "properties" : { "noteIndex" : 0 }, "schema" : "https://github.com/citation-style-language/schema/raw/master/csl-citation.json" }</w:instrText>
      </w:r>
      <w:r w:rsidRPr="007D6B42">
        <w:rPr>
          <w:bCs/>
          <w:lang w:val="en-GB"/>
        </w:rPr>
        <w:fldChar w:fldCharType="separate"/>
      </w:r>
      <w:r w:rsidR="00E41CA2">
        <w:rPr>
          <w:bCs/>
          <w:noProof/>
          <w:lang w:val="en-GB"/>
        </w:rPr>
        <w:t>(Hertig et al., 2015)</w:t>
      </w:r>
      <w:r w:rsidRPr="007D6B42">
        <w:rPr>
          <w:bCs/>
          <w:lang w:val="en-GB"/>
        </w:rPr>
        <w:fldChar w:fldCharType="end"/>
      </w:r>
      <w:r w:rsidRPr="007D6B42">
        <w:rPr>
          <w:bCs/>
          <w:lang w:val="en-GB"/>
        </w:rPr>
        <w:t>.</w:t>
      </w:r>
    </w:p>
    <w:p w14:paraId="43551FE3" w14:textId="77777777" w:rsidR="00474C69" w:rsidRPr="007D6B42" w:rsidRDefault="00474C69" w:rsidP="00474C69">
      <w:pPr>
        <w:pStyle w:val="AR6BodyText"/>
        <w:rPr>
          <w:lang w:val="en-GB" w:eastAsia="en-US"/>
        </w:rPr>
      </w:pPr>
    </w:p>
    <w:p w14:paraId="33B52281" w14:textId="0C4760E2" w:rsidR="00474C69" w:rsidRPr="007D6B42" w:rsidRDefault="00474C69" w:rsidP="00474C69">
      <w:pPr>
        <w:pStyle w:val="AR6BodyText"/>
        <w:rPr>
          <w:lang w:val="en-GB"/>
        </w:rPr>
      </w:pPr>
      <w:r w:rsidRPr="007D6B42">
        <w:rPr>
          <w:lang w:val="en-GB" w:eastAsia="en-US"/>
        </w:rPr>
        <w:t xml:space="preserve">Due to the large ocean heat capacity and their long </w:t>
      </w:r>
      <w:r w:rsidRPr="007D6B42">
        <w:rPr>
          <w:rFonts w:cs="Times New Roman"/>
          <w:lang w:val="en-GB"/>
        </w:rPr>
        <w:t xml:space="preserve">temporal </w:t>
      </w:r>
      <w:r w:rsidRPr="007D6B42">
        <w:rPr>
          <w:lang w:val="en-GB" w:eastAsia="en-US"/>
        </w:rPr>
        <w:t xml:space="preserve">scales, multiannual to multi-decadal modes of ocean variability such as the Pacific Decadal Variability </w:t>
      </w:r>
      <w:commentRangeStart w:id="178"/>
      <w:r w:rsidRPr="007D6B42">
        <w:rPr>
          <w:lang w:val="en-GB" w:eastAsia="en-US"/>
        </w:rPr>
        <w:fldChar w:fldCharType="begin" w:fldLock="1"/>
      </w:r>
      <w:r w:rsidR="000465A7">
        <w:rPr>
          <w:lang w:val="en-GB" w:eastAsia="en-US"/>
        </w:rPr>
        <w:instrText>ADDIN CSL_CITATION { "citationItems" : [ { "id" : "ITEM-1", "itemData" : { "DOI" : "10.1175/JCLI-D-15-0508.1", "ISBN" : "0916-8370",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"issued" : { "date-parts" : [ [ "2016" ] ] }, "title" : "The Pacific decadal oscillation, revisited", "translator" : [ { "dropping-particle" : "", "family" : "Q3843", "given" : "", "non-dropping-particle" : "", "parse-names" : false, "suffix" : "" } ], "type" : "article-journal" }, "uris" : [ "http://www.mendeley.com/documents/?uuid=0942f46d-09e0-326c-9d08-2e34d892a7e3" ] } ], "mendeley" : { "formattedCitation" : "(Newman et al., 2016)", "manualFormatting" : "(PDV; Newman et al., 2016)", "plainTextFormattedCitation" : "(Newman et al., 2016)", "previouslyFormattedCitation" : "(Newman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(PDV; Newman et al., 2016)</w:t>
      </w:r>
      <w:r w:rsidRPr="007D6B42">
        <w:rPr>
          <w:lang w:val="en-GB" w:eastAsia="en-US"/>
        </w:rPr>
        <w:fldChar w:fldCharType="end"/>
      </w:r>
      <w:commentRangeEnd w:id="178"/>
      <w:r w:rsidR="00E41CA2">
        <w:rPr>
          <w:rStyle w:val="CommentReference"/>
          <w:rFonts w:asciiTheme="minorHAnsi" w:eastAsiaTheme="minorHAnsi" w:hAnsiTheme="minorHAnsi"/>
          <w:lang w:eastAsia="en-US"/>
        </w:rPr>
        <w:commentReference w:id="178"/>
      </w:r>
      <w:r w:rsidRPr="007D6B42">
        <w:rPr>
          <w:lang w:val="en-GB" w:eastAsia="en-US"/>
        </w:rPr>
        <w:t xml:space="preserve"> and the Atlantic Multidecadal Variability </w:t>
      </w:r>
      <w:commentRangeStart w:id="179"/>
      <w:r w:rsidRPr="007D6B42">
        <w:rPr>
          <w:lang w:val="en-GB"/>
        </w:rPr>
        <w:fldChar w:fldCharType="begin" w:fldLock="1"/>
      </w:r>
      <w:r w:rsidR="000465A7">
        <w:rPr>
          <w:lang w:val="en-GB" w:eastAsia="en-US"/>
        </w:rPr>
        <w:instrText>ADDIN CSL_CITATION { "citationItems" : [ { "id" : "ITEM-1", "itemData" : { "DOI" : "10.1002/2015RG000493", "abstract" : "Abstract This is a review about the Atlantic Meridional Overturning Circulation (AMOC), its mean structure, temporal variability, controlling mechanisms, and role in the coupled climate system. The AMOC plays a central role in climate through its heat and freshwater transports. Northward ocean heat transport achieved by the AMOC is responsible for the relative warmth of the Northern Hemisphere compared to the Southern Hemisphere and is thought to play a role in setting the mean position of the Intertropical Convergence Zone north of the equator. The AMOC is a key means by which heat anomalies are sequestered into the ocean's interior and thus modulates the trajectory of climate change. Fluctuations in the AMOC have been linked to low-frequency variability of Atlantic sea surface temperatures with a host of implications for climate variability over surrounding landmasses. On intra-annual timescales, variability in AMOC is large and primarily reflects the response to local wind forcing; meridional coherence of anomalies is limited to that of the wind field. On interannual to decadal timescales, AMOC changes are primarily geostrophic and related to buoyancy anomalies on the western boundary. A pacemaker region for decadal AMOC changes is located in a western \u201ctransition zone\u201d along the boundary between the subtropical and subpolar gyres. Decadal AMOC anomalies are communicated meridionally from this region. AMOC observations, as well as the expanded ocean observational network provided by the Argo array and satellite altimetry, are inspiring efforts to develop decadal predictability systems using coupled atmosphere-ocean models initialized by ocean data.", "author" : [ { "dropping-particle" : "", "family" : "Buckley", "given" : "Martha W", "non-dropping-particle" : "", "parse-names" : false, "suffix" : "" }, { "dropping-particle" : "", "family" : "Marshall", "given" : "John", "non-dropping-particle" : "", "parse-names" : false, "suffix" : "" } ], "container-title" : "Reviews of Geophysics", "id" : "ITEM-1", "issue" : "1", "issued" : { "date-parts" : [ [ "2016" ] ] }, "page" : "5-63", "title" : "Observations, inferences, and mechanisms of the Atlantic Meridional Overturning Circulation: A review", "translator" : [ { "dropping-particle" : "", "family" : "Q3908", "given" : "", "non-dropping-particle" : "", "parse-names" : false, "suffix" : "" } ], "type" : "article-journal", "volume" : "54" }, "uris" : [ "http://www.mendeley.com/documents/?uuid=0350ed6d-ec29-4871-87ce-975626633e00", "http://www.mendeley.com/documents/?uuid=02dc738f-8970-4537-af2e-d3b20127a81f" ] } ], "mendeley" : { "formattedCitation" : "(Buckley and Marshall, 2016)", "manualFormatting" : "(AMV; Buckley and Marshall, 2016)", "plainTextFormattedCitation" : "(Buckley and Marshall, 2016)", "previouslyFormattedCitation" : "(Buckley and Marshall, 2016)" }, "properties" : { "noteIndex" : 0 }, "schema" : "https://github.com/citation-style-language/schema/raw/master/csl-citation.json" }</w:instrText>
      </w:r>
      <w:r w:rsidRPr="007D6B42">
        <w:rPr>
          <w:lang w:val="en-GB"/>
        </w:rPr>
        <w:fldChar w:fldCharType="separate"/>
      </w:r>
      <w:r w:rsidR="00E41CA2">
        <w:rPr>
          <w:noProof/>
          <w:lang w:val="en-GB" w:eastAsia="en-US"/>
        </w:rPr>
        <w:t>(AMV; Buckley and Marshall, 2016)</w:t>
      </w:r>
      <w:r w:rsidRPr="007D6B42">
        <w:rPr>
          <w:lang w:val="en-GB"/>
        </w:rPr>
        <w:fldChar w:fldCharType="end"/>
      </w:r>
      <w:commentRangeEnd w:id="179"/>
      <w:r w:rsidR="00E41CA2">
        <w:rPr>
          <w:rStyle w:val="CommentReference"/>
          <w:rFonts w:asciiTheme="minorHAnsi" w:eastAsiaTheme="minorHAnsi" w:hAnsiTheme="minorHAnsi"/>
          <w:lang w:eastAsia="en-US"/>
        </w:rPr>
        <w:commentReference w:id="179"/>
      </w:r>
      <w:r w:rsidRPr="007D6B42">
        <w:rPr>
          <w:lang w:val="en-GB" w:eastAsia="en-US"/>
        </w:rPr>
        <w:t xml:space="preserve"> are key drivers of regional climate change. In the case of the AMV both natural (volcanic) and anthropogenic (aerosol) external forcings are thought to be involved in its </w:t>
      </w:r>
      <w:r w:rsidRPr="007D6B42">
        <w:rPr>
          <w:lang w:val="en-GB"/>
        </w:rPr>
        <w:t>timing and intensity</w:t>
      </w:r>
      <w:r w:rsidRPr="007D6B42">
        <w:rPr>
          <w:lang w:val="en-GB" w:eastAsia="en-US"/>
        </w:rPr>
        <w:t xml:space="preserve"> (Section 3.7.7). These modes not only affect nearby regions but also remote parts of the globe through atmospheric teleconnections </w:t>
      </w:r>
      <w:r w:rsidRPr="007D6B42">
        <w:rPr>
          <w:lang w:val="en-GB" w:eastAsia="en-US"/>
        </w:rPr>
        <w:fldChar w:fldCharType="begin" w:fldLock="1"/>
      </w:r>
      <w:r w:rsidR="000465A7">
        <w:rPr>
          <w:lang w:val="en-GB" w:eastAsia="en-US"/>
        </w:rPr>
        <w:instrText>ADDIN CSL_CITATION { "citationItems" : [ { "id" : "ITEM-1", "itemData" : { "DOI" : "10.1007/s00382-015-2500-x", "ISSN" : "1432-0894", "abstract" : "The Interdecadal Pacific Oscillation (IPO) is a 40--60\u00a0year quasi-oscillation seen mostly in the Pacific basin, but its impacts on surface temperature (T) and precipitation (P) have been found over Australia, the Southwest U.S. and other regions. Here, a global analysis of IPO's impacts on T and P and its modulation of ENSO's influence on T and P over the globe is performed using observational and reanalysis data and model simulations. Since 1920, there are two warm (1924--1944 and 1977--1998) and two cold (1945--1976 and 1999--present) IPO phases, whose change is associated with abrupt shifts in North Pacific sea level pressure (SLP) and contrasting anomaly patterns in T and P and atmospheric circulation over the eastern and western Pacific. The IPO explains more than half of the interdecadal variations in T and P over many regions, such as northeastern Australia, western Canada and northern India. Significant correlations between the IPO and local P are observed over eastern Australia, southern Africa and the Southwest U.S. The IPO also modulates ENSO's influence on local T and P over most of these regions. T over northern India is positively correlated with Ni\u00f1o3.4 ENSO index during cold IPO phases but the correlation turns negative or insignificant during IPO warm phases. Over northeastern Australia, the T versus ENSO and P versus ENSO correlations are stronger during the IPO cold phases than during the warm phases. The P versus ENSO correlation over southern Africa tends to be negative during IPO warm phases but becomes weaker or insignificant during IPO cold phases. The IPO-induced P anomalies can be explained by the associated anomaly circulation, which is characterized by a high SLP center and anti-cyclonic flows over the North Pacific, and negative SLP anomalies and increased wind convergence over the Indonesia and western Pacific region during IPO cold phases. These observed influences of the IPO on regional T and P are generally reproduced by an atmospheric model forced by observed sea surface temperatures.", "author" : [ { "dropping-particle" : "", "family" : "Dong", "given" : "Bo", "non-dropping-particle" : "", "parse-names" : false, "suffix" : "" }, { "dropping-particle" : "", "family" : "Dai", "given" : "Aiguo", "non-dropping-particle" : "", "parse-names" : false, "suffix" : "" } ], "container-title" : "Climate Dynamics", "id" : "ITEM-1", "issue" : "9", "issued" : { "date-parts" : [ [ "2015", "11" ] ] }, "page" : "2667-2681", "title" : "The influence of the Interdecadal Pacific Oscillation on Temperature and Precipitation over the Globe", "translator" : [ { "dropping-particle" : "", "family" : "Q3906", "given" : "", "non-dropping-particle" : "", "parse-names" : false, "suffix" : "" } ], "type" : "article-journal", "volume" : "45" }, "uris" : [ "http://www.mendeley.com/documents/?uuid=c20cd880-8801-417c-9d11-b3b403cc1b9a", "http://www.mendeley.com/documents/?uuid=a634525c-3020-4d68-bdb6-ccd8a704451c" ] }, { "id" : "ITEM-2", "itemData" : { "DOI" : "10.1175/JCLI-D-12-00548.1",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m\u22122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"ITEM-2", "issue" : "18", "issued" : { "date-parts" : [ [ "2013" ] ] }, "page" : "7298-7310", "title" : "Externally Forced and Internally Generated Decadal Climate Variability Associated with the Interdecadal Pacific Oscillation", "translator" : [ { "dropping-particle" : "", "family" : "Q3905", "given" : "", "non-dropping-particle" : "", "parse-names" : false, "suffix" : "" } ], "type" : "article-journal", "volume" : "26" }, "uris" : [ "http://www.mendeley.com/documents/?uuid=8e82d9f4-bb91-4386-ac27-56ac94f744dc", "http://www.mendeley.com/documents/?uuid=c739aeb3-9a01-44e8-8a74-9b827ae06965" ] } ], "mendeley" : { "formattedCitation" : "(Meehl et al., 2013; Dong and Dai, 2015)", "plainTextFormattedCitation" : "(Meehl et al., 2013; Dong and Dai, 2015)", "previouslyFormattedCitation" : "(Meehl et al., 2013; Dong and Dai,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(Meehl et al., 2013; Dong and Dai, 2015)</w:t>
      </w:r>
      <w:r w:rsidRPr="007D6B42">
        <w:rPr>
          <w:lang w:val="en-GB" w:eastAsia="en-US"/>
        </w:rPr>
        <w:fldChar w:fldCharType="end"/>
      </w:r>
      <w:r w:rsidRPr="007D6B42">
        <w:rPr>
          <w:lang w:val="en-GB" w:eastAsia="en-US"/>
        </w:rPr>
        <w:t xml:space="preserve"> and can act to modulate the i</w:t>
      </w:r>
      <w:r w:rsidR="00A25EE5">
        <w:rPr>
          <w:lang w:val="en-GB" w:eastAsia="en-US"/>
        </w:rPr>
        <w:t>nfluence</w:t>
      </w:r>
      <w:r w:rsidRPr="007D6B42">
        <w:rPr>
          <w:lang w:val="en-GB" w:eastAsia="en-US"/>
        </w:rPr>
        <w:t xml:space="preserve"> of natural and anthropogenic forcings </w:t>
      </w:r>
      <w:r w:rsidRPr="007D6B42">
        <w:rPr>
          <w:lang w:val="en-GB" w:eastAsia="en-US"/>
        </w:rPr>
        <w:fldChar w:fldCharType="begin" w:fldLock="1"/>
      </w:r>
      <w:r w:rsidR="000465A7">
        <w:rPr>
          <w:lang w:val="en-GB" w:eastAsia="en-US"/>
        </w:rPr>
        <w:instrText>ADDIN CSL_CITATION { "citationItems" : [ { "id" : "ITEM-1", "itemData" : { "DOI" : "10.1007/s00382-017-3986-1", "ISSN" : "1432-0894", "abstract" : "The modulation by the Atlantic multidecadal variability (AMV) of the dynamical climate response to a Pinatubo-like eruption is investigated for the boreal winter season based on a suite of large ensemble experiments using the CNRM-CM5 Coupled Global Circulation Model. The volcanic eruption induces a strong reduction and retraction of the Hadley cell during 2\u00a0years following the eruption and independently of the phase of the AMV. The mean extratropical westerly circulation simultaneously weakens throughout the entire atmospheric column, except at polar Northern latitudes where the zonal circulation is slightly strengthened. Yet, there are no significant changes in the modes of variability of the surface atmospheric circulation, such as the North Atlantic Oscillation (NAO), in the first and the second winters after the eruption. Significant modifications over the North Atlantic sector are only found during the third winter. Using clustering techniques, we decompose the atmospheric circulation into weather regimes and provide evidence for inhibition of the occurrence of negative NAO-type circulation in response to volcanic forcing. This forced signal is amplified in cold AMV conditions and is related to sea ice/atmosphere feedbacks in the Arctic and to tropical-extratropical teleconnections. Finally, we demonstrate that large ensembles of simulations are required to make volcanic fingerprints emerge from climate noise at mid-latitudes. Using small size ensemble could easily lead to misleading conclusions especially those related to the extratropical dynamics, and specifically the NAO.",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 "issued" : { "date-parts" : [ [ "2018", "9" ] ] }, "page" : "1863-1883", "title" : "Role of the Atlantic Multidecadal Variability in modulating the climate response to a Pinatubo-like volcanic eruption", "translator" : [ { "dropping-particle" : "", "family" : "Q5376", "given" : "", "non-dropping-particle" : "", "parse-names" : false, "suffix" : "" } ], "type" : "article-journal", "volume" : "51" }, "uris" : [ "http://www.mendeley.com/documents/?uuid=272ae331-3825-4ffe-9f09-03ced313493f" ] }, { "id" : "ITEM-2", "itemData" : { "DOI" : "10.1007/s00382-016-3283-4", "ISSN" : "0930-7575", "abstract" : "The observed prominent multidecadal variations in the central to eastern (C\u2013E) European summer temperature are closely related to the Atlantic multidecadal variability (AMV). Using the Twentieth Century Reanalysis project version 2 data for the period of 1930\u20132012, we present a mechanism by which the multidecadal variations in the C\u2013E European summer temperature are associated to a linear baroclinic atmospheric response to the AMV-related surface heat flux. Our results suggest that over the north-western Atlantic, the positive heat flux anomaly triggers a surface baroclinic pressure response to diabatic heating with a negative surface pressure anomaly to the east of the heat source. Further downstream, this response induces an east-west wave-like pressure anomaly. The east-west wave-like response in the sea level pressure structure, to which we refer as North-Atlantic-European East West (NEW) mode, is independent of the summer North Atlantic Oscillation and is the principal mode of variations during summer over the Euro-Atlantic region at multidecadal time scales. The NEW mode causes warming of the C\u2013E European region by creating an atmospheric blocking-like situation. Our findings also suggest that this NEW mode is responsible for the multidecadal variations in precipitation over the British Isles and north-western Europe.", "author" : [ { "dropping-particle" : "", "family" : "Ghosh", "given" : "Rohit", "non-dropping-particle" : "", "parse-names" : false, "suffix" : "" }, { "dropping-particle" : "", "family" : "M\u00fcller", "given" : "Wolfgang A.", "non-dropping-particle" : "", "parse-names" : false, "suffix" : "" }, { "dropping-particle" : "", "family" : "Baehr", "given" : "Johanna", "non-dropping-particle" : "", "parse-names" : false, "suffix" : "" }, { "dropping-particle" : "", "family" : "Bader", "given" : "J\u00fcrgen", "non-dropping-particle" : "", "parse-names" : false, "suffix" : "" } ], "container-title" : "Climate Dynamics", "id" : "ITEM-2", "issue" : "11-12", "issued" : { "date-parts" : [ [ "2017", "6", "28" ] ] }, "page" : "3547-3563", "title" : "Impact of observed North Atlantic multidecadal variations to European summer climate: a linear baroclinic response to surface heating", "translator" : [ { "dropping-particle" : "", "family" : "Q4298", "given" : "", "non-dropping-particle" : "", "parse-names" : false, "suffix" : "" } ], "type" : "article-journal", "volume" : "48" }, "uris" : [ "http://www.mendeley.com/documents/?uuid=c71c949d-969a-441c-bd2f-2c05ed1a1fd1" ] }, { "id" : "ITEM-3", "itemData" : { "DOI" : "10.1088/1748-9326/10/9/094010", "ISSN" : "1748-9326", "author" : [ { "dropping-particle" : "", "family" : "Davini", "given" : "Paolo", "non-dropping-particle" : "", "parse-names" : false, "suffix" : "" }, { "dropping-particle" : "von", "family" : "Hardenberg", "given" : "Jost", "non-dropping-particle" : "", "parse-names" : false, "suffix" : "" }, { "dropping-particle" : "", "family" : "Corti", "given" : "Susanna", "non-dropping-particle" : "", "parse-names" : false, "suffix" : "" } ], "container-title" : "Environmental Research Letters", "id" : "ITEM-3", "issue" : "9", "issued" : { "date-parts" : [ [ "2015", "9", "1" ] ] }, "page" : "094010", "title" : "Tropical origin for the impacts of the Atlantic Multidecadal Variability on the Euro-Atlantic climate", "translator" : [ { "dropping-particle" : "", "family" : "Q5105", "given" : "", "non-dropping-particle" : "", "parse-names" : false, "suffix" : "" } ], "type" : "article-journal", "volume" : "10" }, "uris" : [ "http://www.mendeley.com/documents/?uuid=61069a34-9e82-4f59-9c0a-04a54bfea623" ] } ], "mendeley" : { "formattedCitation" : "(Davini et al., 2015; Ghosh et al., 2017; M\u00e9n\u00e9goz et al., 2018b)", "plainTextFormattedCitation" : "(Davini et al., 2015; Ghosh et al., 2017; M\u00e9n\u00e9goz et al., 2018b)", "previouslyFormattedCitation" : "(Davini et al., 2015; Ghosh et al., 2017; M\u00e9n\u00e9goz et al., 2018b)" }, "properties" : { "noteIndex" : 0 }, "schema" : "https://github.com/citation-style-language/schema/raw/master/csl-citation.json" }</w:instrText>
      </w:r>
      <w:r w:rsidRPr="007D6B42">
        <w:rPr>
          <w:lang w:val="en-GB" w:eastAsia="en-US"/>
        </w:rPr>
        <w:fldChar w:fldCharType="separate"/>
      </w:r>
      <w:r w:rsidR="00E41CA2">
        <w:rPr>
          <w:noProof/>
          <w:lang w:eastAsia="en-US"/>
        </w:rPr>
        <w:t>(Davini et al., 2015; Ghosh et al., 2017; Ménégoz et al., 2018b)</w:t>
      </w:r>
      <w:r w:rsidRPr="007D6B42">
        <w:rPr>
          <w:lang w:val="en-GB" w:eastAsia="en-US"/>
        </w:rPr>
        <w:fldChar w:fldCharType="end"/>
      </w:r>
      <w:r w:rsidRPr="00FB6EB0">
        <w:rPr>
          <w:lang w:eastAsia="en-US"/>
        </w:rPr>
        <w:t xml:space="preserve">. </w:t>
      </w:r>
      <w:r w:rsidRPr="007D6B42">
        <w:rPr>
          <w:lang w:val="en-GB" w:eastAsia="en-US"/>
        </w:rPr>
        <w:t xml:space="preserve">The dynamics of the ocean modes is simultaneously affected by other modes of variability spanning the full range of spatial and temporal scales due to non-linear interactions </w:t>
      </w:r>
      <w:r w:rsidRPr="007D6B42">
        <w:rPr>
          <w:b/>
          <w:lang w:val="en-GB"/>
        </w:rPr>
        <w:fldChar w:fldCharType="begin" w:fldLock="1"/>
      </w:r>
      <w:r w:rsidR="000465A7">
        <w:rPr>
          <w:b/>
          <w:lang w:val="en-GB"/>
        </w:rPr>
        <w:instrText>ADDIN CSL_CITATION { "citationItems" : [ { "id" : "ITEM-1", "itemData" : { "DOI" : "10.1175/2009BAMS2834.1", "ISSN" : "0003-0007", "abstract" : "Abstract No Abstract available.", "author" : [ { "dropping-particle" : "", "family" : "Kucharski", "given" : "Fred", "non-dropping-particle" : "", "parse-names" : false, "suffix" : "" }, { "dropping-particle" : "", "family" : "Kang", "given" : "In-Sik", "non-dropping-particle" : "", "parse-names" : false, "suffix" : "" }, { "dropping-particle" : "", "family" : "Straus", "given" : "David", "non-dropping-particle" : "", "parse-names" : false, "suffix" : "" }, { "dropping-particle" : "", "family" : "King", "given" : "Martin P", "non-dropping-particle" : "", "parse-names" : false, "suffix" : "" } ], "container-title" : "Bulletin of the American Meteorological Society", "id" : "ITEM-1", "issue" : "3", "issued" : { "date-parts" : [ [ "2010", "3" ] ] }, "page" : "381-383", "title" : "Teleconnections in the Atmosphere and Oceans", "translator" : [ { "dropping-particle" : "", "family" : "Q4646", "given" : "", "non-dropping-particle" : "", "parse-names" : false, "suffix" : "" } ], "type" : "article-journal", "volume" : "91" }, "uris" : [ "http://www.mendeley.com/documents/?uuid=9b5cd3ff-7379-41d1-92f1-f75b11cda34a" ] }, { "id" : "ITEM-2", "itemData" : { "DOI" : "10.1175/JCLI-D-17-0663.1", "ISSN" : "0894-8755", "abstract" : "AbstractRemote influences of ENSO are known to vary with different phases of the interdecadal Pacific oscillation (IPO). Here, observational and reanalysis data from 1920 to 2014 are analyzed to present a global synthesis of the IPO\u2019s modulation on ENSO teleconnections, followed by a modeling investigation. Regressions of surface air temperature T, precipitation P, and atmospheric circulations upon IPO and ENSO indices reveal substantial differences between ENSO and IPO teleconnections to regional T and P in terms of spatial pattern, magnitude, and seasonality. The IPO\u2019s modulation on ENSO teleconnections asymmetrically varies with both IPO and ENSO phases. For a given ENSO phase, IPO\u2019s modulations are not symmetric between its two phases; for a given IPO SST anomaly, its influence depends on whether it is superimposed on El Ni\u00f1o, La Ni\u00f1a, or neutral ENSO. The IPO modulations are linked to the atmospheric response to tropical SST anomalies, manifested in the local Hadley circulation and the local Walker circulation at low latitudes and the Rossby wave train in the extratropics, including the Pacific\u2013North American (PNA) pattern in the Northern Hemisphere. A set of numerical experiments using CAM5 forced with different combinations of the IPO- and ENSO-related SSTs further shows that the asymmetric modulation arises from the nonlinear Clausius\u2013Clapeyron relation, so that the atmospheric circulation response to the same IPO-induced SST departure is larger during a warm rather than a cold ENSO phase, and the response to a warm IPO state is larger than that to a cold IPO state. The asymmetry depends primarily on the tropical Pacific mean state and tropical SST anomalies and secondarily on extratropical SST anomalies.", "author" : [ { "dropping-particle" : "", "family" : "Dong", "given" : "Bo", "non-dropping-particle" : "", "parse-names" : false, "suffix" : "" }, { "dropping-particle" : "", "family" : "Dai", "given" : "Aiguo", "non-dropping-particle" : "", "parse-names" : false, "suffix" : "" }, { "dropping-particle" : "", "family" : "Vuille", "given" : "Mathias", "non-dropping-particle" : "", "parse-names" : false, "suffix" : "" }, { "dropping-particle" : "", "family" : "Timm", "given" : "Oliver Elison", "non-dropping-particle" : "", "parse-names" : false, "suffix" : "" } ], "container-title" : "Journal of Climate", "id" : "ITEM-2", "issue" : "18", "issued" : { "date-parts" : [ [ "2018", "9" ] ] }, "page" : "7337-7361", "title" : "Asymmetric Modulation of ENSO Teleconnections by the Interdecadal Pacific Oscillation", "translator" : [ { "dropping-particle" : "", "family" : "Q5467", "given" : "", "non-dropping-particle" : "", "parse-names" : false, "suffix" : "" } ], "type" : "article-journal", "volume" : "31" }, "uris" : [ "http://www.mendeley.com/documents/?uuid=e55ad5ec-4591-4318-9995-bb413d14f6b1" ] } ], "mendeley" : { "formattedCitation" : "(Kucharski et al., 2010; Dong et al., 2018)", "plainTextFormattedCitation" : "(Kucharski et al., 2010; Dong et al., 2018)", "previouslyFormattedCitation" : "(Kucharski et al., 2010; Dong et al., 2018)" }, "properties" : { "noteIndex" : 0 }, "schema" : "https://github.com/citation-style-language/schema/raw/master/csl-citation.json" }</w:instrText>
      </w:r>
      <w:r w:rsidRPr="007D6B42">
        <w:rPr>
          <w:b/>
          <w:lang w:val="en-GB"/>
        </w:rPr>
        <w:fldChar w:fldCharType="separate"/>
      </w:r>
      <w:r w:rsidR="00E41CA2">
        <w:rPr>
          <w:noProof/>
          <w:lang w:val="en-GB"/>
        </w:rPr>
        <w:t>(Kucharski et al., 2010; Dong et al., 2018)</w:t>
      </w:r>
      <w:r w:rsidRPr="007D6B42">
        <w:rPr>
          <w:b/>
          <w:lang w:val="en-GB"/>
        </w:rPr>
        <w:fldChar w:fldCharType="end"/>
      </w:r>
      <w:r w:rsidRPr="007D6B42">
        <w:rPr>
          <w:b/>
          <w:lang w:val="en-GB"/>
        </w:rPr>
        <w:t xml:space="preserve"> </w:t>
      </w:r>
      <w:r w:rsidRPr="007D6B42">
        <w:rPr>
          <w:lang w:val="en-GB"/>
        </w:rPr>
        <w:t>(Figure 10.3).</w:t>
      </w:r>
      <w:r w:rsidRPr="007D6B42">
        <w:rPr>
          <w:b/>
          <w:lang w:val="en-GB"/>
        </w:rPr>
        <w:t xml:space="preserve"> </w:t>
      </w:r>
      <w:r w:rsidRPr="007D6B42">
        <w:rPr>
          <w:lang w:val="en-GB"/>
        </w:rPr>
        <w:t xml:space="preserve">This mutual interdependence can result in changing characteristics of the connection over time </w:t>
      </w:r>
      <w:r w:rsidRPr="007D6B42">
        <w:rPr>
          <w:lang w:val="en-GB" w:eastAsia="en-US"/>
        </w:rPr>
        <w:fldChar w:fldCharType="begin" w:fldLock="1"/>
      </w:r>
      <w:r w:rsidR="000465A7">
        <w:rPr>
          <w:lang w:val="en-GB" w:eastAsia="en-US"/>
        </w:rPr>
        <w:instrText>ADDIN CSL_CITATION { "citationItems" : [ { "id" : "ITEM-1", "itemData" : { "DOI" : "10.1175/JCLI-D-16-0313.1", "abstract" :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whereas afterward they were much less clearly synchronized. Evidence is presented from both observations and coupled state-of-the-art climate models that enhanced external forcing, particularly from increased anthropogenic greenhouse gases, was the principal cause of this changed relationship. Using coupled climate model experiments, it is shown that without external forcing, the evolution of the IOB would be strongly forced by variations in the IPO. However, with strong external forcing, the dynamical linkage between the IOB and the IPO weakens so that the negative phase IPO after 2000 is unable to force a negative phase IOB-induced cooling of the Indian Ocean. This changed relationship in the IOB and IPO led to unique SST patterns in the Indo-Pacific region after 2000, which favored exceptionally strong easterly trade winds over the tropical Pacific Ocean and a pronounced global warming hiatus in the first decade of the twenty-first century. ",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"page" : "1971-1983", "title" : "Why Has the Relationship between Indian and Pacific Ocean Decadal Variability Changed in Recent Decades?", "translator" : [ { "dropping-particle" : "", "family" : "Q3907", "given" : "", "non-dropping-particle" : "", "parse-names" : false, "suffix" : "" } ], "type" : "article-journal", "volume" : "30" }, "uris" : [ "http://www.mendeley.com/documents/?uuid=0db26bb9-0755-4bba-af9c-85f842c0df59" ] }, { "id" : "ITEM-2", "itemData" : { "DOI" : "10.1175/JCLI-D-12-00338.1", "ISSN" : "0894-8755", "abstract" : "The stationarity of relationships between local and remote climates is a necessary, yet implicit, assumption underlying many paleoclimate reconstructions. However, the assumption is tenuous for many seasonal relationships between interannual variations in the El Ni\u00f1o\u2013Southern Oscillation (ENSO) and the southern annular mode (SAM) and Australasian precipitation and mean temperatures. Nonstationary statistical relationships between local and remote climates on the 31\u201371-yr time scale, defined as a change in their strength and/or phase outside that expected from local climate noise, are detected on near-centennial time scales from instrumental data, climate model simulations, and paleoclimate proxies. The relationships between ENSO and SAM and Australasian precipitation were nonstationary at 21%\u201337% of Australasian stations from 1900 to 2009 and strongly covaried, suggesting common modulation. Control simulations from three coupled climate models produce ENSO-like and SAM-like patterns of variability, but differ in detail to the observed patterns in Australasia. However, the model teleconnections also display nonstationarity, in some cases for over 50% of the domain. Therefore, nonstationary local\u2013remote climatic relationships are inherent in environments regulated by internal variability. The assessments using paleoclimate reconstructions are not robust because of extraneous noise associated with the paleoclimate proxies. Instrumental records provide the only means of calibrating and evaluating regional paleoclimate reconstructions. However, the length of Australasian instrumental observations may be too short to capture the near-centennial-scale variations in local\u2013remote climatic relationships, potentially compromising these reconstructions. The uncertainty surrounding nonstationary teleconnections must be acknowledged and quantified. This should include interpreting nonstationarities in paleoclimate reconstructions using physically based frameworks.", "author" : [ { "dropping-particle" : "", "family" : "Gallant", "given" : "Ailie J. E.", "non-dropping-particle" : "", "parse-names" : false, "suffix" : "" }, { "dropping-particle" : "", "family" : "Phipps", "given" : "Steven J.", "non-dropping-particle" : "", "parse-names" : false, "suffix" : "" }, { "dropping-particle" : "", "family" : "Karoly", "given" : "David J.", "non-dropping-particle" : "", "parse-names" : false, "suffix" : "" }, { "dropping-particle" : "", "family" : "Mullan", "given" : "A. Brett", "non-dropping-particle" : "", "parse-names" : false, "suffix" : "" }, { "dropping-particle" : "", "family" : "Lorrey", "given" : "Andrew M.", "non-dropping-particle" : "", "parse-names" : false, "suffix" : "" } ], "container-title" : "Journal of Climate", "id" : "ITEM-2", "issue" : "22", "issued" : { "date-parts" : [ [ "2013", "11" ] ] }, "page" : "8827-8849", "title" : "Nonstationary Australasian Teleconnections and Implications for Paleoclimate Reconstructions", "translator" : [ { "dropping-particle" : "", "family" : "Q4462", "given" : "", "non-dropping-particle" : "", "parse-names" : false, "suffix" : "" } ], "type" : "article-journal", "volume" : "26" }, "uris" : [ "http://www.mendeley.com/documents/?uuid=99d1e935-696c-4623-a004-bacc209fc868" ] }, { "id" : "ITEM-3", "itemData" : { "DOI" : "10.1002/2016GL071529", "ISSN" : "00948276", "abstract" : "Assuming that atmosphere general circulation models (AGCMs) provide realistic estimates of the atmosphere's response to external forcing, it is here tested whether teleconnections triggered by the El Ni\u00f1o\u2013Southern Oscillation (ENSO) are robust to internal atmospheric variability. To this aim, the AGCM ensemble from the European Centre for Medium\u2010Range Weather Forecasts ERA\u201020CM project is used, whose 10 members are here seen as surrogates for the atmosphere's response to the observed external forcing. Results for 1900\u20132010 indicate that ENSO teleconnections in the tropics and in areas affected by the Pacific\u2010North American and Pacific\u2010South American patterns are robust, whereas in the extratropics they are otherwise generally not. Then, shorter periods are assessed during which particularly strong or weak teleconnections were found in previous studies based on observations. Results reveal that the late twentieth century teleconnections to North America, coinciding with the positive phase of the Pacific Decadal Oscillation, are robust in the southern United States and Mexico and to the south of Aleutian Islands. In contrast, according to the model experiments and methods applied here, teleconnections to the climate in southern Europe are not robust at all.", "author" : [ { "dropping-particle" : "", "family" : "Brands", "given" : "Swen", "non-dropping-particle" : "", "parse-names" : false, "suffix" : "" } ], "container-title" : "Geophysical Research Letters", "id" : "ITEM-3", "issue" : "3", "issued" : { "date-parts" : [ [ "2017", "2", "16" ] ] }, "page" : "1483-1493", "title" : "Which ENSO teleconnections are robust to internal atmospheric variability?", "translator" : [ { "dropping-particle" : "", "family" : "Q4463", "given" : "", "non-dropping-particle" : "", "parse-names" : false, "suffix" : "" } ], "type" : "article-journal", "volume" : "44" }, "uris" : [ "http://www.mendeley.com/documents/?uuid=b648f62b-d225-4b7c-8d20-b76069be78b6" ] } ], "mendeley" : { "formattedCitation" : "(Gallant et al., 2013; Brands, 2017; Dong and McPhaden, 2017)", "plainTextFormattedCitation" : "(Gallant et al., 2013; Brands, 2017; Dong and McPhaden, 2017)", "previouslyFormattedCitation" : "(Gallant et al., 2013; Brands, 2017; Dong and McPhaden,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(Gallant et al., 2013; Brands, 2017; Dong and McPhaden, 2017)</w:t>
      </w:r>
      <w:r w:rsidRPr="007D6B42">
        <w:rPr>
          <w:lang w:val="en-GB" w:eastAsia="en-US"/>
        </w:rPr>
        <w:fldChar w:fldCharType="end"/>
      </w:r>
      <w:r w:rsidRPr="007D6B42">
        <w:rPr>
          <w:lang w:val="en-GB" w:eastAsia="en-US"/>
        </w:rPr>
        <w:t xml:space="preserve">, and of their regional climate impact </w:t>
      </w:r>
      <w:r w:rsidRPr="007D6B42">
        <w:rPr>
          <w:lang w:val="en-GB" w:eastAsia="en-US"/>
        </w:rPr>
        <w:fldChar w:fldCharType="begin" w:fldLock="1"/>
      </w:r>
      <w:r w:rsidR="000465A7">
        <w:rPr>
          <w:lang w:val="en-GB" w:eastAsia="en-US"/>
        </w:rPr>
        <w:instrText>ADDIN CSL_CITATION { "citationItems" : [ { "id" : "ITEM-1", "itemData" : { "DOI" : "10.1002/joc.4428", "ISSN" : "08998418", "abstract" : "ABSTRACT Southeastern South America (SESA) rainfall is influenced by the tropical Pacific, Atlantic and Indian Oceans. At the same time, these tropical oceans interact with each other inducing sea surface temperature anomalies in remote basins through atmospheric and oceanic teleconnections. In this study, we employ a tool from complex networks to analyse the collective influence of the three tropical oceans on austral spring rainfall variability over SESA during the 20th century. To do so we construct a climate network considering as nodes the observed Ni\u00f1o3.4, Tropical North Atlantic (TNA), and Indian Ocean Dipole (IOD) indices, together with an observed and simulated precipitation (PCP) index over SESA. The mean network distance is considered as a measure of synchronization among all these phenomena during the 20th century. The approach allowed to uncover two main synchronization periods characterized by different interactions among the oceanic and precipitation nodes. Whereas in the 1930s El Ni\u00f1o and the TNA were the main tropical oceanic phenomena that influenced SESA precipitation variability, during the 1970s they were El Ni\u00f1o and the IOD. The influence of El Ni\u00f1o on SESA precipitation variability might be understood through an increase of the northerly transport of moisture in lower-levels and advection of cyclonic vorticity in upper-levels. On the other hand, the interaction between the IOD and PCP can be interpreted in two possible ways. One possibility is that both nodes (IOD and PCP) are forced by El Ni\u00f1o. Another possibility is that the Indian Ocean warming influences rainfall over SESA through the eastward propagation of Rossby waves as suggested previously. Finally, the influence of TNA on SESA precipitation persists even when the El Ni\u00f1o signal is removed, suggesting that SST anomalies in the TNA can directly influence SESA precipitation and further studies are needed to elucidate this connection.", "author" : [ { "dropping-particle" : "", "family" : "Mart\u00edn-G\u00f3mez", "given" : "Ver\u00f3nica", "non-dropping-particle" : "", "parse-names" : false, "suffix" : "" }, { "dropping-particle" : "", "family" : "Barreiro", "given" : "Marcelo", "non-dropping-particle" : "", "parse-names" : false, "suffix" : "" } ], "container-title" : "International Journal of Climatology", "id" : "ITEM-1", "issue" : "3", "issued" : { "date-parts" : [ [ "2016", "3" ] ] }, "page" : "1344-1358", "title" : "Analysis of oceans' influence on spring time rainfall variability over Southeastern South America during the 20th century", "translator" : [ { "dropping-particle" : "", "family" : "Q4081", "given" : "", "non-dropping-particle" : "", "parse-names" : false, "suffix" : "" } ], "type" : "article-journal", "volume" : "36" }, "uris" : [ "http://www.mendeley.com/documents/?uuid=02420428-1df3-4fa7-a9ad-91f4958b9abc" ] }, { "id" : "ITEM-2", "itemData" : { "DOI" : "10.1007/s10584-016-1888-6", "ISSN" : "0165-0009", "abstract" : "El Ni\u00f1o, the Indian Ocean Dipole (IOD), and the Tropical North Atlantic variability (TNA) can influence southeastern South America (SESA) rainfall, particularly during springtime. A recent study has shown that during the last century, there were two synchronization periods (1930s and 1970s) in which different tropical oceans interacted among themselves and, in turn, induced precipitation anomalies over SESA. In this study, we evaluate how this collective influence of the tropical oceans on SESA precipitation observed during the twentieth century, can change in the next century as result of anthropogenic forcing. To do so, we use the output of seven different CMIP5 models and construct a network using as nodes the indices of the Ni\u00f1o3.4, the TNA, the IOD and rainfall over SESA. After evaluating their skill in representing the observed network statistics during the twentieth century, we study changes in the network under RCP4.5 and 8.5 global warming scenarios in the twenty-first century. Focusing on the grand CMIP5 ensemble mean, results suggest that an anthropogenic forcing would increase the number of synchronization periods per century, their time length, and the connectivity between nodes (with the exception of TNA and IOD in RCP8.5). The stronger connectivity of SESA precipitation with the tropical oceans in both scenarios suggest an increase of the oceanic influence on rainfall over SESA as a result of anthropogenic forcing, which would enhance its seasonal predictability. However, these results have to be taken with caution because there is a large disparity in model behavior and thus a large uncertainty in conclusions suggested from the grand ensemble mean.", "author" : [ { "dropping-particle" : "", "family" : "Mart\u00edn-G\u00f3mez", "given" : "Ver\u00f3nica", "non-dropping-particle" : "", "parse-names" : false, "suffix" : "" }, { "dropping-particle" : "", "family" : "Barreiro", "given" : "Marcelo", "non-dropping-particle" : "", "parse-names" : false, "suffix" : "" } ], "container-title" : "Climatic Change", "id" : "ITEM-2", "issue" : "2", "issued" : { "date-parts" : [ [ "2017", "3", "7" ] ] }, "page" : "315-329", "title" : "Effect of future climate change on the coupling between the tropical oceans and precipitation over Southeastern South America", "translator" : [ { "dropping-particle" : "", "family" : "Q5482", "given" : "", "non-dropping-particle" : "", "parse-names" : false, "suffix" : "" } ], "type" : "article-journal", "volume" : "141" }, "uris" : [ "http://www.mendeley.com/documents/?uuid=76c71ba9-25c9-4f53-a91d-8f9a7139e525" ] } ], "mendeley" : { "formattedCitation" : "(Mart\u00edn-G\u00f3mez and Barreiro, 2016, 2017)", "plainTextFormattedCitation" : "(Mart\u00edn-G\u00f3mez and Barreiro, 2016, 2017)", "previouslyFormattedCitation" : "(Mart\u00edn-G\u00f3mez and Barreiro, 2016,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(Martín-Gómez and Barreiro, 2016, 2017)</w:t>
      </w:r>
      <w:r w:rsidRPr="007D6B42">
        <w:rPr>
          <w:lang w:val="en-GB" w:eastAsia="en-US"/>
        </w:rPr>
        <w:fldChar w:fldCharType="end"/>
      </w:r>
      <w:r w:rsidRPr="007D6B42">
        <w:rPr>
          <w:lang w:val="en-GB"/>
        </w:rPr>
        <w:t xml:space="preserve">. As with atmospheric modes of variability, the regional </w:t>
      </w:r>
      <w:r w:rsidRPr="007D6B42">
        <w:rPr>
          <w:lang w:val="en-GB" w:eastAsia="en-US"/>
        </w:rPr>
        <w:t>i</w:t>
      </w:r>
      <w:r w:rsidR="00A25EE5">
        <w:rPr>
          <w:lang w:val="en-GB" w:eastAsia="en-US"/>
        </w:rPr>
        <w:t>nfluence</w:t>
      </w:r>
      <w:r w:rsidRPr="007D6B42">
        <w:rPr>
          <w:lang w:val="en-GB" w:eastAsia="en-US"/>
        </w:rPr>
        <w:t xml:space="preserve"> of ocean modes of variability on regional climates can be seasonally dependent </w:t>
      </w:r>
      <w:r w:rsidRPr="007D6B42">
        <w:rPr>
          <w:lang w:val="en-GB" w:eastAsia="en-US"/>
        </w:rPr>
        <w:fldChar w:fldCharType="begin" w:fldLock="1"/>
      </w:r>
      <w:r w:rsidR="000465A7">
        <w:rPr>
          <w:lang w:val="en-GB" w:eastAsia="en-US"/>
        </w:rPr>
        <w:instrText>ADDIN CSL_CITATION { "citationItems" : [ { "id" : "ITEM-1", "itemData" : { "DOI" : "10.1088/1748-9326/10/9/094007", "ISSN" : "1748-9326", "abstract" : "We use state-of-the-art global climate models and observations to show that the projected higher pressures over the British Isles due to global warming are part of an atmospheric response to the decelerating Atlantic meridional overturning circulation (AMOC) causing a reduction in the associated northward heat transport, keeping the North Atlantic relatively cool. However, considerable inter-model differences in the projected weakening of the AMOC lead to a large spread in the projected wind changes. Hence, the uncertainty in the projected reduction of oceanic heat transport is a main source of uncertainty in projections of Western European climate change. Better-constrained projections of European summer climate thus rely heavily on a more realistic representation of ocean processes in climate models.", "author" : [ { "dropping-particle" : "", "family" : "Haarsma", "given" : "Reindert J.", "non-dropping-particle" : "", "parse-names" : false, "suffix" : "" }, { "dropping-particle" : "", "family" : "Selten", "given" : "Frank M.", "non-dropping-particle" : "", "parse-names" : false, "suffix" : "" }, { "dropping-particle" : "", "family" : "Drijfhout", "given" : "Sybren S.", "non-dropping-particle" : "", "parse-names" : false, "suffix" : "" } ], "container-title" : "Environmental Research Letters", "id" : "ITEM-1", "issue" : "9", "issued" : { "date-parts" : [ [ "2015", "9", "1" ] ] }, "page" : "094007", "title" : "Decelerating Atlantic meridional overturning circulation main cause of future west European summer atmospheric circulation changes", "translator" : [ { "dropping-particle" : "", "family" : "Q3650", "given" : "", "non-dropping-particle" : "", "parse-names" : false, "suffix" : "" } ], "type" : "article-journal", "volume" : "10" }, "uris" : [ "http://www.mendeley.com/documents/?uuid=56b26113-ebc0-4d8e-a7b5-7dbe0bb5dee8", "http://www.mendeley.com/documents/?uuid=87ca354b-8ad9-468f-b91f-bc8e31b603e6" ] } ], "mendeley" : { "formattedCitation" : "(Haarsma et al., 2015)", "plainTextFormattedCitation" : "(Haarsma et al., 2015)", "previouslyFormattedCitation" : "(Haarsma et al.,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(Haarsma et al., 2015)</w:t>
      </w:r>
      <w:r w:rsidRPr="007D6B42">
        <w:rPr>
          <w:lang w:val="en-GB" w:eastAsia="en-US"/>
        </w:rPr>
        <w:fldChar w:fldCharType="end"/>
      </w:r>
      <w:r w:rsidRPr="007D6B42">
        <w:rPr>
          <w:lang w:val="en-GB" w:eastAsia="en-US"/>
        </w:rPr>
        <w:t>.</w:t>
      </w:r>
    </w:p>
    <w:p w14:paraId="46F97CF0" w14:textId="77777777" w:rsidR="00474C69" w:rsidRDefault="00474C69" w:rsidP="00474C69">
      <w:pPr>
        <w:pStyle w:val="AR6BodyText"/>
        <w:rPr>
          <w:lang w:val="en-GB"/>
        </w:rPr>
      </w:pPr>
    </w:p>
    <w:p w14:paraId="5283A2F3" w14:textId="77777777" w:rsidR="006343BB" w:rsidRPr="007D6B42" w:rsidRDefault="006343BB" w:rsidP="00474C69">
      <w:pPr>
        <w:pStyle w:val="AR6BodyText"/>
        <w:rPr>
          <w:lang w:val="en-GB"/>
        </w:rPr>
      </w:pPr>
    </w:p>
    <w:p w14:paraId="2ACAD55F" w14:textId="77777777" w:rsidR="00474C69" w:rsidRPr="007D6B42" w:rsidRDefault="00474C69" w:rsidP="00474C69">
      <w:pPr>
        <w:pStyle w:val="AR6Chap10Level310111"/>
        <w:rPr>
          <w:lang w:val="en-GB"/>
        </w:rPr>
      </w:pPr>
      <w:bookmarkStart w:id="180" w:name="_Toc5899592"/>
      <w:bookmarkStart w:id="181" w:name="_Toc6837913"/>
      <w:bookmarkStart w:id="182" w:name="_Toc24636533"/>
      <w:bookmarkStart w:id="183" w:name="_Toc30602328"/>
      <w:bookmarkStart w:id="184" w:name="_Toc56770492"/>
      <w:bookmarkStart w:id="185" w:name="_Toc70454693"/>
      <w:r w:rsidRPr="007D6B42">
        <w:rPr>
          <w:lang w:val="en-GB"/>
        </w:rPr>
        <w:lastRenderedPageBreak/>
        <w:t>Uncertainty and confidence</w:t>
      </w:r>
      <w:bookmarkEnd w:id="180"/>
      <w:bookmarkEnd w:id="181"/>
      <w:bookmarkEnd w:id="182"/>
      <w:bookmarkEnd w:id="183"/>
      <w:bookmarkEnd w:id="184"/>
      <w:bookmarkEnd w:id="185"/>
    </w:p>
    <w:p w14:paraId="42685748" w14:textId="77777777" w:rsidR="00474C69" w:rsidRPr="007D6B42" w:rsidRDefault="00474C69" w:rsidP="00474C69">
      <w:pPr>
        <w:pStyle w:val="AR6BodyText"/>
        <w:jc w:val="both"/>
        <w:rPr>
          <w:rFonts w:cs="Times New Roman"/>
          <w:lang w:val="en-GB"/>
        </w:rPr>
      </w:pPr>
    </w:p>
    <w:p w14:paraId="37E940B8" w14:textId="6BC1D0B9" w:rsidR="00474C69" w:rsidRPr="007D6B42" w:rsidRDefault="00474C69" w:rsidP="00474C69">
      <w:pPr>
        <w:pStyle w:val="AR6BodyText"/>
        <w:rPr>
          <w:rFonts w:cs="Times New Roman"/>
          <w:lang w:val="en-GB"/>
        </w:rPr>
      </w:pPr>
      <w:r w:rsidRPr="007D6B42">
        <w:rPr>
          <w:rFonts w:cs="Times New Roman"/>
          <w:lang w:val="en-GB"/>
        </w:rPr>
        <w:t xml:space="preserve">Uncertainty and confidence are treated in the same way in regional climate change information as in larger-scale (continental and global) climate problems (Chapter 1, Section 10.3.4). The degree of confidence in climate simulations and in the resulting climate information typically depends on the identification of the role of the uncertainties (Section 10.3.4). Since the direct verification of simulations of future climate changes is not possible, model performance and reliable (i.e., trustworthy) uncertainty estimates need to be assessed indirectly through process understanding and a systematic comparison with observations of past and current climate </w:t>
      </w:r>
      <w:commentRangeStart w:id="186"/>
      <w:r w:rsidRPr="007D6B42">
        <w:rPr>
          <w:rFonts w:cs="Times New Roman"/>
          <w:lang w:val="en-GB"/>
        </w:rPr>
        <w:fldChar w:fldCharType="begin" w:fldLock="1"/>
      </w:r>
      <w:ins w:id="187" w:author="Robin Matthews" w:date="2021-07-11T15:49:00Z">
        <w:r w:rsidR="0088288B">
          <w:rPr>
            <w:rFonts w:cs="Times New Roman"/>
            <w:lang w:val="en-GB"/>
          </w:rPr>
          <w:instrText>ADDIN CSL_CITATION { "citationItems" : [ { "id" : "ITEM-1", "itemData" : { "DOI" : "10.1175/2009JCLI3361.1", "ISBN" : "0894-8755\\n1520-0442", "ISSN" : "08948755", "PMID" : "52009732", "abstract" : "Abstract Recent coordinated efforts, in which numerous general circulation climate models have been run for a common set of experiments, have produced large datasets of projections of future climate for various scenarios. Those multimodel ensembles sample initial conditions, parameters, and structural uncertainties in the model design, and they have prompted a variety of approaches to quantifying uncertainty in future climate change. International climate change assessments also rely heavily on these models. These assessments often provide equal-weighted averages as best-guess results, assuming that individual model biases will at least partly cancel and that a model average prediction is more likely to be correct than a prediction from a single model based on the result that a multimodel average of present-day climate generally outperforms any individual model. This study outlines the motivation for using multimodel ensembles and discusses various challenges in interpreting them. Among these challenges a...",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"12", "28" ] ] }, "note" : "doi: 10.1175/2009JCLI3361.1", "page" : "2739-2758", "publisher" : "American Meteorological Society", "title" : "Challenges in combining projections from multiple climate models", "translator" : [ { "dropping-particle" : "", "family" : "Q4105", "given" : "", "non-dropping-particle" : "", "parse-names" : false, "suffix" : "" } ], "type" : "article-journal", "volume" : "23" }, "uris" : [ "http://www.mendeley.com/documents/?uuid=7a154459-f22f-4e6a-992d-081252b9ef26"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"(Knutti et al., 2010; Eyring et al., 2019)", "manualFormatting" : "(Section 10.3.3; Knutti et al., 2010; Eyring et al., 2019)", "plainTextFormattedCitation" : "(Knutti et al., 2010; Eyring et al., 2019)", "previouslyFormattedCitation" : "(Knutti et al., 2010; Eyring et al., 2019)" }, "properties" : { "noteIndex" : 0 }, "schema" : "https://github.com/citation-style-language/schema/raw/master/csl-citation.json" }</w:instrText>
        </w:r>
      </w:ins>
      <w:del w:id="188" w:author="Robin Matthews" w:date="2021-07-11T15:49:00Z">
        <w:r w:rsidR="000465A7" w:rsidDel="0088288B">
          <w:rPr>
            <w:rFonts w:cs="Times New Roman"/>
            <w:lang w:val="en-GB"/>
          </w:rPr>
          <w:delInstrText>ADDIN CSL_CITATION { "citationItems" : [ { "id" : "ITEM-1", "itemData" : { "DOI" : "10.1175/2009JCLI3361.1", "ISBN" : "0894-8755\\n1520-0442", "ISSN" : "08948755", "PMID" : "52009732", "abstract" : "Abstract Recent coordinated efforts, in which numerous general circulation climate models have been run for a common set of experiments, have produced large datasets of projections of future climate for various scenarios. Those multimodel ensembles sample initial conditions, parameters, and structural uncertainties in the model design, and they have prompted a variety of approaches to quantifying uncertainty in future climate change. International climate change assessments also rely heavily on these models. These assessments often provide equal-weighted averages as best-guess results, assuming that individual model biases will at least partly cancel and that a model average prediction is more likely to be correct than a prediction from a single model based on the result that a multimodel average of present-day climate generally outperforms any individual model. This study outlines the motivation for using multimodel ensembles and discusses various challenges in interpreting them. Among these challenges a...",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"12", "28" ] ] }, "note" : "doi: 10.1175/2009JCLI3361.1", "page" : "2739-2758", "publisher" : "American Meteorological Society", "title" : "Challenges in combining projections from multiple climate models", "translator" : [ { "dropping-particle" : "", "family" : "Q4105", "given" : "", "non-dropping-particle" : "", "parse-names" : false, "suffix" : "" } ], "type" : "article-journal", "volume" : "23" }, "uris" : [ "http://www.mendeley.com/documents/?uuid=7a154459-f22f-4e6a-992d-081252b9ef26"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"(Knutti et al., 2010; Eyring et al., 2019)", "manualFormatting" : "(Section 10.3.3; Eyring et al., 2019; Knutti et al., 2010)", "plainTextFormattedCitation" : "(Knutti et al., 2010; Eyring et al., 2019)", "previouslyFormattedCitation" : "(Knutti et al., 2010; Eyring et al., 2019)"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 xml:space="preserve">(Section 10.3.3; </w:t>
      </w:r>
      <w:ins w:id="189" w:author="Robin Matthews" w:date="2021-07-11T15:49:00Z">
        <w:r w:rsidR="0088288B">
          <w:t>Knutti et al., 2010; Eyring et al., 2019</w:t>
        </w:r>
      </w:ins>
      <w:del w:id="190" w:author="Robin Matthews" w:date="2021-07-11T15:49:00Z">
        <w:r w:rsidR="00E41CA2" w:rsidDel="0088288B">
          <w:rPr>
            <w:rFonts w:cs="Times New Roman"/>
            <w:noProof/>
            <w:lang w:val="en-GB"/>
          </w:rPr>
          <w:delText>Eyring et al., 2019; Knutti et al., 2010</w:delText>
        </w:r>
      </w:del>
      <w:r w:rsidR="00E41CA2">
        <w:rPr>
          <w:rFonts w:cs="Times New Roman"/>
          <w:noProof/>
          <w:lang w:val="en-GB"/>
        </w:rPr>
        <w:t>)</w:t>
      </w:r>
      <w:r w:rsidRPr="007D6B42">
        <w:rPr>
          <w:rFonts w:cs="Times New Roman"/>
          <w:lang w:val="en-GB"/>
        </w:rPr>
        <w:fldChar w:fldCharType="end"/>
      </w:r>
      <w:commentRangeEnd w:id="186"/>
      <w:r w:rsidR="00E41CA2">
        <w:rPr>
          <w:rStyle w:val="CommentReference"/>
          <w:rFonts w:asciiTheme="minorHAnsi" w:eastAsiaTheme="minorHAnsi" w:hAnsiTheme="minorHAnsi"/>
          <w:lang w:eastAsia="en-US"/>
        </w:rPr>
        <w:commentReference w:id="186"/>
      </w:r>
      <w:r w:rsidRPr="007D6B42">
        <w:rPr>
          <w:rFonts w:cs="Times New Roman"/>
          <w:lang w:val="en-GB"/>
        </w:rPr>
        <w:t xml:space="preserve">. The observational uncertainty, which is particularly large at regional scales, also has to be taken into account (Section 10.2). These uncertainty estimates are then propagated in the distillation process to generate climate information </w:t>
      </w:r>
      <w:r w:rsidRPr="007D6B42">
        <w:rPr>
          <w:rFonts w:cs="Times New Roman"/>
          <w:lang w:val="en-GB"/>
        </w:rPr>
        <w:fldChar w:fldCharType="begin" w:fldLock="1"/>
      </w:r>
      <w:r w:rsidR="000465A7">
        <w:rPr>
          <w:rFonts w:cs="Times New Roman"/>
          <w:lang w:val="en-GB"/>
        </w:rPr>
        <w:instrText>ADDIN CSL_CITATION { "citationItems" : [ { "id" : "ITEM-1", "itemData" : { "DOI" : "10.1007/s11069-015-1678-x", "ISSN" : "1573-0840", "abstract" : "Research examining natural disaster costs on social and economic systems is substantial. However, there are few empirical studies that seek to quantify the uncertainty and establish confidence intervals surrounding natural disaster cost estimates (ex post). To better frame the data limitations associated with natural disaster loss estimates, a range of losses can be evaluated by conducting multiple analyses and varying certain input parameters to which the losses are most sensitive. This paper contributes to the literature by examining new approaches for better understanding the uncertainty surrounding three US natural disaster cost estimate case studies, via Monte Carlo simulations to quantify the 95, 90 and 75\u00a0% confidence intervals. This research also performs a sensitivity analysis for one of the case studies examining which input data variables and assumptions are the most sensitive and contribute most to the overall uncertainty of the estimate. The Monte Carlo simulations for all three of the natural disaster events examined provide additional confidence in the US billion-dollar weather and climate disaster loss estimate report (NCDC 2014), since these estimates are within the confidence limits and near the mean and median of the example simulations. The normalized sensitivity analysis of Hurricane Ike damage costs determined that commercial losses in Texas are the most sensitive to assumption variability. Therefore, improvements in quantifying the commercial insurance participation rate for Texas will result in the largest reduction of uncertainty in the total loss estimate for Hurricane Ike. Further minimization of uncertainty would continue with improved measurement of subsequent cost parameters in order of descending sensitivity.", "author" : [ { "dropping-particle" : "", "family" : "Smith", "given" : "Adam B", "non-dropping-particle" : "", "parse-names" : false, "suffix" : "" }, { "dropping-particle" : "", "family" : "Matthews", "given" : "Jessica L", "non-dropping-particle" : "", "parse-names" : false, "suffix" : "" } ], "container-title" : "Natural Hazards", "id" : "ITEM-1", "issue" : "3", "issued" : { "date-parts" : [ [ "2015", "7" ] ] }, "page" : "1829-1851", "title" : "Quantifying uncertainty and variable sensitivity within the US billion-dollar weather and climate disaster cost estimates", "translator" : [ { "dropping-particle" : "", "family" : "Q5256", "given" : "", "non-dropping-particle" : "", "parse-names" : false, "suffix" : "" } ], "type" : "article-journal", "volume" : "77" }, "uris" : [ "http://www.mendeley.com/documents/?uuid=0cbf2988-7fbc-4d32-8078-15373902ed2e" ] } ], "mendeley" : { "formattedCitation" : "(Smith and Matthews, 2015)", "plainTextFormattedCitation" : "(Smith and Matthews, 2015)", "previouslyFormattedCitation" : "(Smith and Matthews,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(Smith and Matthews, 2015)</w:t>
      </w:r>
      <w:r w:rsidRPr="007D6B42">
        <w:rPr>
          <w:rFonts w:cs="Times New Roman"/>
          <w:lang w:val="en-GB"/>
        </w:rPr>
        <w:fldChar w:fldCharType="end"/>
      </w:r>
      <w:r w:rsidRPr="007D6B42">
        <w:rPr>
          <w:rFonts w:cs="Times New Roman"/>
          <w:lang w:val="en-GB"/>
        </w:rPr>
        <w:t>.</w:t>
      </w:r>
    </w:p>
    <w:p w14:paraId="0A64AB56" w14:textId="77777777" w:rsidR="00474C69" w:rsidRPr="007D6B42" w:rsidRDefault="00474C69" w:rsidP="00474C69">
      <w:pPr>
        <w:pStyle w:val="AR6BodyText"/>
        <w:rPr>
          <w:rFonts w:cs="Times New Roman"/>
          <w:lang w:val="en-GB"/>
        </w:rPr>
      </w:pPr>
    </w:p>
    <w:p w14:paraId="530DC993" w14:textId="7D050321" w:rsidR="00474C69" w:rsidRPr="007D6B42" w:rsidRDefault="00474C69" w:rsidP="00474C69">
      <w:pPr>
        <w:pStyle w:val="AR6BodyText"/>
        <w:rPr>
          <w:rFonts w:cs="Times New Roman"/>
          <w:lang w:val="en-GB"/>
        </w:rPr>
      </w:pPr>
      <w:r w:rsidRPr="007D6B42">
        <w:rPr>
          <w:rFonts w:cs="Times New Roman"/>
          <w:lang w:val="en-GB"/>
        </w:rPr>
        <w:t xml:space="preserve">Uncertainties in model-based future regional climate information arise from different sources and are introduced at various stages in the process </w:t>
      </w:r>
      <w:r w:rsidRPr="007D6B42">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(Lehner et al., 2020)</w:t>
      </w:r>
      <w:r w:rsidRPr="007D6B42">
        <w:rPr>
          <w:rFonts w:cs="Times New Roman"/>
          <w:lang w:val="en-GB"/>
        </w:rPr>
        <w:fldChar w:fldCharType="end"/>
      </w:r>
      <w:r w:rsidRPr="007D6B42">
        <w:rPr>
          <w:rFonts w:cs="Times New Roman"/>
          <w:lang w:val="en-GB"/>
        </w:rPr>
        <w:t xml:space="preserve">: 1) forcing uncertainties associated with the future scenario or pathway that is assumed, 2) internal variability, and 3) uncertainties related to imperfections in climate models, also referred to as structural or model uncertainty. However, the relative role of each of these sources of uncertainty differs between the global and the regional scales as well as between variables and also between different regions </w:t>
      </w:r>
      <w:r w:rsidRPr="007D6B42">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(Lehner et al., 2020)</w:t>
      </w:r>
      <w:r w:rsidRPr="007D6B42">
        <w:rPr>
          <w:rFonts w:cs="Times New Roman"/>
          <w:lang w:val="en-GB"/>
        </w:rPr>
        <w:fldChar w:fldCharType="end"/>
      </w:r>
      <w:r w:rsidRPr="007D6B42">
        <w:rPr>
          <w:rFonts w:cs="Times New Roman"/>
          <w:lang w:val="en-GB"/>
        </w:rPr>
        <w:t>.</w:t>
      </w:r>
      <w:r w:rsidRPr="007D6B42">
        <w:rPr>
          <w:lang w:val="en-GB"/>
        </w:rPr>
        <w:t xml:space="preserve"> One way to address the internal variability and model uncertainties is to consider results from both multiple models and multiple realizations </w:t>
      </w:r>
      <w:r w:rsidRPr="00045A14">
        <w:rPr>
          <w:lang w:val="en-GB"/>
        </w:rPr>
        <w:t>of the same model</w:t>
      </w:r>
      <w:r w:rsidR="00045A14" w:rsidRPr="00045A14">
        <w:rPr>
          <w:lang w:val="en-GB"/>
        </w:rPr>
        <w:t xml:space="preserve"> </w:t>
      </w:r>
      <w:r w:rsidR="00045A14">
        <w:rPr>
          <w:lang w:val="en-GB"/>
        </w:rPr>
        <w:fldChar w:fldCharType="begin" w:fldLock="1"/>
      </w:r>
      <w:r w:rsidR="000465A7">
        <w:rPr>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"id" : "ITEM-2",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"ITEM-2",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"id" : "ITEM-3",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"ITEM-3",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"(Eyring et al., 2016a; D\u00edaz et al., 2020; Lehner et al., 2020)", "plainTextFormattedCitation" : "(Eyring et al., 2016a; D\u00edaz et al., 2020; Lehner et al., 2020)", "previouslyFormattedCitation" : "(Eyring et al., 2016a; D\u00edaz et al., 2020; Lehner et al., 2020)" }, "properties" : { "noteIndex" : 0 }, "schema" : "https://github.com/citation-style-language/schema/raw/master/csl-citation.json" }</w:instrText>
      </w:r>
      <w:r w:rsidR="00045A14">
        <w:rPr>
          <w:lang w:val="en-GB"/>
        </w:rPr>
        <w:fldChar w:fldCharType="separate"/>
      </w:r>
      <w:r w:rsidR="00E41CA2">
        <w:rPr>
          <w:noProof/>
        </w:rPr>
        <w:t>(Eyring et al., 2016a; Díaz et al., 2020; Lehner et al., 2020)</w:t>
      </w:r>
      <w:r w:rsidR="00045A14">
        <w:rPr>
          <w:lang w:val="en-GB"/>
        </w:rPr>
        <w:fldChar w:fldCharType="end"/>
      </w:r>
      <w:r w:rsidRPr="00FB6EB0">
        <w:t xml:space="preserve">. </w:t>
      </w:r>
      <w:r w:rsidRPr="00045A14">
        <w:rPr>
          <w:lang w:val="en-GB"/>
        </w:rPr>
        <w:t>These</w:t>
      </w:r>
      <w:r w:rsidRPr="007D6B42">
        <w:rPr>
          <w:lang w:val="en-GB"/>
        </w:rPr>
        <w:t xml:space="preserve"> models are at times also combined with different weights that are a function </w:t>
      </w:r>
      <w:r w:rsidRPr="007D6B42">
        <w:rPr>
          <w:rFonts w:cs="Times New Roman"/>
          <w:lang w:val="en-GB"/>
        </w:rPr>
        <w:t>of their performance</w:t>
      </w:r>
      <w:r w:rsidRPr="007D6B42" w:rsidDel="006F75E4">
        <w:rPr>
          <w:rFonts w:cs="Times New Roman"/>
          <w:lang w:val="en-GB"/>
        </w:rPr>
        <w:t xml:space="preserve"> </w:t>
      </w:r>
      <w:r w:rsidRPr="007D6B42">
        <w:rPr>
          <w:rFonts w:cs="Times New Roman"/>
          <w:lang w:val="en-GB"/>
        </w:rPr>
        <w:t xml:space="preserve">and independence to increase the confidence of the multi-model ensemble </w:t>
      </w:r>
      <w:r w:rsidRPr="007D6B42">
        <w:rPr>
          <w:rFonts w:cs="Times New Roman"/>
          <w:lang w:val="en-GB"/>
        </w:rPr>
        <w:fldChar w:fldCharType="begin" w:fldLock="1"/>
      </w:r>
      <w:r w:rsidR="000465A7">
        <w:rPr>
          <w:rFonts w:cs="Times New Roman"/>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"page" : "91-105", "title" : "ESD Reviews: Model dependence in multi-model climate ensembles: weighting, sub-selection and out-of-sample testing", "translator" : [ { "dropping-particle" : "", "family" : "Q4649", "given" : "", "non-dropping-particle" : "", "parse-names" : false, "suffix" : "" } ], "type" : "article-journal", "volume" : "10" }, "uris" : [ "http://www.mendeley.com/documents/?uuid=084ea174-d451-4c96-9c61-9d7dd7d42d80" ] }, { "id" : "ITEM-2",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"ITEM-2",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"(Abramowitz et al., 2019; Brunner et al., 2019)", "plainTextFormattedCitation" : "(Abramowitz et al., 2019; Brunner et al., 2019)", "previouslyFormattedCitation" : "(Abramowitz et al., 2019; Brunner et al.,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(Abramowitz et al., 2019; Brunner et al., 2019)</w:t>
      </w:r>
      <w:r w:rsidRPr="007D6B42">
        <w:rPr>
          <w:rFonts w:cs="Times New Roman"/>
          <w:lang w:val="en-GB"/>
        </w:rPr>
        <w:fldChar w:fldCharType="end"/>
      </w:r>
      <w:r w:rsidRPr="007D6B42">
        <w:rPr>
          <w:rFonts w:cs="Times New Roman"/>
          <w:lang w:val="en-GB"/>
        </w:rPr>
        <w:t xml:space="preserve">. </w:t>
      </w:r>
    </w:p>
    <w:p w14:paraId="52FAE33E" w14:textId="77777777" w:rsidR="00474C69" w:rsidRPr="007D6B42" w:rsidRDefault="00474C69" w:rsidP="00474C69">
      <w:pPr>
        <w:pStyle w:val="AR6BodyText"/>
        <w:rPr>
          <w:rFonts w:cs="Times New Roman"/>
          <w:lang w:val="en-GB"/>
        </w:rPr>
      </w:pPr>
    </w:p>
    <w:p w14:paraId="7DECAF5D" w14:textId="5841D48F" w:rsidR="00474C69" w:rsidRPr="007D6B42" w:rsidRDefault="00474C69" w:rsidP="00474C69">
      <w:pPr>
        <w:pStyle w:val="AR6BodyText"/>
        <w:rPr>
          <w:rFonts w:cs="Times New Roman"/>
          <w:lang w:val="en-GB"/>
        </w:rPr>
      </w:pPr>
      <w:r w:rsidRPr="007D6B42">
        <w:rPr>
          <w:rFonts w:cs="Times New Roman"/>
          <w:lang w:val="en-GB"/>
        </w:rPr>
        <w:t xml:space="preserve">Other elements that play a role are the inconsistency between the global and regional models in dynamical downscaling or the observational and methodological uncertainty in bias-adjustment methods </w:t>
      </w:r>
      <w:r w:rsidRPr="007D6B42">
        <w:rPr>
          <w:rFonts w:cs="Times New Roman"/>
          <w:lang w:val="en-GB"/>
        </w:rPr>
        <w:fldChar w:fldCharType="begin" w:fldLock="1"/>
      </w:r>
      <w:r w:rsidR="000465A7">
        <w:rPr>
          <w:rFonts w:cs="Times New Roman"/>
          <w:lang w:val="en-GB"/>
        </w:rPr>
        <w:instrText>ADDIN CSL_CITATION { "citationItems" : [ { "id" : "ITEM-1",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"ITEM-1",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"mendeley" : { "formattedCitation" : "(S\u00f8rland et al., 2018)", "plainTextFormattedCitation" : "(S\u00f8rland et al., 2018)", "previouslyFormattedCitation" : "(S\u00f8rland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(Sørland et al., 2018)</w:t>
      </w:r>
      <w:r w:rsidRPr="007D6B42">
        <w:rPr>
          <w:rFonts w:cs="Times New Roman"/>
          <w:lang w:val="en-GB"/>
        </w:rPr>
        <w:fldChar w:fldCharType="end"/>
      </w:r>
      <w:r w:rsidRPr="007D6B42">
        <w:rPr>
          <w:rFonts w:cs="Times New Roman"/>
          <w:lang w:val="en-GB"/>
        </w:rPr>
        <w:t>. These elements, in addition to those typical of the uncertainty in global and large-scale phenomena (Chapters 1‒9), affect the overall confidence of regional climate information. This complex scene with different sources of uncertainty makes the collection of results available from multi-model, multi-member simulations most useful when synthesized through a distillation process (Section 10.5.3).</w:t>
      </w:r>
    </w:p>
    <w:p w14:paraId="7C108DEC" w14:textId="77777777" w:rsidR="00474C69" w:rsidRPr="007D6B42" w:rsidRDefault="00474C69" w:rsidP="00474C69">
      <w:pPr>
        <w:pStyle w:val="AR6BodyText"/>
        <w:jc w:val="both"/>
        <w:rPr>
          <w:rFonts w:cs="Times New Roman"/>
          <w:lang w:val="en-GB"/>
        </w:rPr>
      </w:pPr>
    </w:p>
    <w:p w14:paraId="2221A2C7" w14:textId="77777777" w:rsidR="00474C69" w:rsidRPr="007D6B42" w:rsidRDefault="00474C69" w:rsidP="00474C69">
      <w:pPr>
        <w:pStyle w:val="AR6BodyText"/>
        <w:jc w:val="both"/>
        <w:rPr>
          <w:rFonts w:cs="Times New Roman"/>
          <w:lang w:val="en-GB"/>
        </w:rPr>
      </w:pPr>
    </w:p>
    <w:p w14:paraId="7F6E727F" w14:textId="77777777" w:rsidR="00474C69" w:rsidRPr="007D6B42" w:rsidRDefault="00474C69" w:rsidP="00474C69">
      <w:pPr>
        <w:pStyle w:val="AR6Chap10Level21011"/>
        <w:rPr>
          <w:lang w:val="en-GB"/>
        </w:rPr>
      </w:pPr>
      <w:bookmarkStart w:id="191" w:name="_Toc5899593"/>
      <w:bookmarkStart w:id="192" w:name="_Toc6837914"/>
      <w:bookmarkStart w:id="193" w:name="_Toc24636534"/>
      <w:bookmarkStart w:id="194" w:name="_Toc30602329"/>
      <w:bookmarkStart w:id="195" w:name="_Toc56770390"/>
      <w:bookmarkStart w:id="196" w:name="_Toc56770493"/>
      <w:bookmarkStart w:id="197" w:name="_Toc70454694"/>
      <w:r w:rsidRPr="007D6B42">
        <w:rPr>
          <w:lang w:val="en-GB"/>
        </w:rPr>
        <w:t>Distillation of Regional Climate Information</w:t>
      </w:r>
      <w:bookmarkEnd w:id="191"/>
      <w:bookmarkEnd w:id="192"/>
      <w:bookmarkEnd w:id="193"/>
      <w:bookmarkEnd w:id="194"/>
      <w:bookmarkEnd w:id="195"/>
      <w:bookmarkEnd w:id="196"/>
      <w:bookmarkEnd w:id="197"/>
    </w:p>
    <w:p w14:paraId="4B2B79E8" w14:textId="77777777" w:rsidR="00474C69" w:rsidRPr="007D6B42" w:rsidRDefault="00474C69" w:rsidP="00474C69">
      <w:pPr>
        <w:pStyle w:val="AR6BodyText"/>
        <w:rPr>
          <w:lang w:val="en-GB"/>
        </w:rPr>
      </w:pPr>
    </w:p>
    <w:p w14:paraId="5DF09837" w14:textId="28BA1EC4" w:rsidR="00474C69" w:rsidRPr="007D6B42" w:rsidRDefault="00474C69" w:rsidP="00474C69">
      <w:pPr>
        <w:pStyle w:val="AR6BodyText"/>
        <w:rPr>
          <w:lang w:val="en-GB"/>
        </w:rPr>
      </w:pPr>
      <w:r w:rsidRPr="007D6B42">
        <w:rPr>
          <w:rFonts w:cs="Times New Roman"/>
          <w:lang w:val="en-GB"/>
        </w:rPr>
        <w:t xml:space="preserve">Regional climate information is synthesized from different lines of evidence from a number of sources (Sections 10.2‒10.4) taking into account the context of a user vulnerable to climate variability and change at regional scales </w:t>
      </w:r>
      <w:r w:rsidRPr="007D6B42">
        <w:rPr>
          <w:rFonts w:cs="Times New Roman"/>
          <w:lang w:val="en-GB"/>
        </w:rPr>
        <w:fldChar w:fldCharType="begin" w:fldLock="1"/>
      </w:r>
      <w:r w:rsidR="000465A7">
        <w:rPr>
          <w:rFonts w:cs="Times New Roman"/>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"mendeley" : { "formattedCitation" : "(Baztan et al., 2017)", "plainTextFormattedCitation" : "(Baztan et al., 2017)", "previouslyFormattedCitation" : "(Baztan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(Baztan et al., 2017)</w:t>
      </w:r>
      <w:r w:rsidRPr="007D6B42">
        <w:rPr>
          <w:rFonts w:cs="Times New Roman"/>
          <w:lang w:val="en-GB"/>
        </w:rPr>
        <w:fldChar w:fldCharType="end"/>
      </w:r>
      <w:r w:rsidRPr="007D6B42">
        <w:rPr>
          <w:rFonts w:cs="Times New Roman"/>
          <w:lang w:val="en-GB"/>
        </w:rPr>
        <w:t xml:space="preserve"> and the values of all relevant actors </w:t>
      </w:r>
      <w:r w:rsidRPr="007D6B42">
        <w:rPr>
          <w:rFonts w:cs="Times New Roman"/>
          <w:lang w:val="en-GB"/>
        </w:rPr>
        <w:fldChar w:fldCharType="begin" w:fldLock="1"/>
      </w:r>
      <w:r w:rsidR="000465A7">
        <w:rPr>
          <w:rFonts w:cs="Times New Roman"/>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"id" : "ITEM-2", "itemData" : { "DOI" : "10.1002/wcc.269", "ISSN" : "17577780", "author" : [ { "dropping-particle" : "", "family" : "Corner", "given" : "Adam", "non-dropping-particle" : "", "parse-names" : false, "suffix" : "" }, { "dropping-particle" : "", "family" : "Markowitz", "given" : "Ezra", "non-dropping-particle" : "", "parse-names" : false, "suffix" : "" }, { "dropping-particle" : "", "family" : "Pidgeon", "given" : "Nick", "non-dropping-particle" : "", "parse-names" : false, "suffix" : "" } ], "container-title" : "WIREs Climate Change", "id" : "ITEM-2", "issue" : "3", "issued" : { "date-parts" : [ [ "2014", "5" ] ] }, "page" : "411-422", "title" : "Public engagement with climate change: the role of human values", "translator" : [ { "dropping-particle" : "", "family" : "Q5808", "given" : "", "non-dropping-particle" : "", "parse-names" : false, "suffix" : "" } ], "type" : "article-journal", "volume" : "5" }, "uris" : [ "http://www.mendeley.com/documents/?uuid=63ff6226-c4aa-466c-a17e-d27a05257b93" ] } ], "mendeley" : { "formattedCitation" : "(Corner et al., 2014; Bessette et al., 2017)", "plainTextFormattedCitation" : "(Corner et al., 2014; Bessette et al., 2017)", "previouslyFormattedCitation" : "(Corner et al., 2014; Bessette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(Corner et al., 2014; Bessette et al., 2017)</w:t>
      </w:r>
      <w:r w:rsidRPr="007D6B42">
        <w:rPr>
          <w:rFonts w:cs="Times New Roman"/>
          <w:lang w:val="en-GB"/>
        </w:rPr>
        <w:fldChar w:fldCharType="end"/>
      </w:r>
      <w:r w:rsidRPr="007D6B42">
        <w:rPr>
          <w:rFonts w:cs="Times New Roman"/>
          <w:lang w:val="en-GB"/>
        </w:rPr>
        <w:t xml:space="preserve"> in a process called distillation (Section 10.5). Distillation</w:t>
      </w:r>
      <w:r w:rsidR="00D104EA">
        <w:rPr>
          <w:rFonts w:cs="Times New Roman"/>
          <w:lang w:val="en-GB"/>
        </w:rPr>
        <w:t xml:space="preserve">, </w:t>
      </w:r>
      <w:r w:rsidR="00D104EA" w:rsidRPr="00A3177C">
        <w:rPr>
          <w:lang w:val="en-US"/>
        </w:rPr>
        <w:t>understood as the process of synthesizing information about climate change from different lines of evidence obtained from a variety of sources and taking into account the user context and the values of all relevant actors,</w:t>
      </w:r>
      <w:r w:rsidRPr="007D6B42">
        <w:rPr>
          <w:rFonts w:cs="Times New Roman"/>
          <w:lang w:val="en-GB"/>
        </w:rPr>
        <w:t xml:space="preserve"> allows the connection of global climate change to the local and regional scales, where adaptation responses and policy decisions take place. Climate information is translated into the user context in a co-production process that introduces further user-relevant elements leading to user-relevant climate information </w:t>
      </w:r>
      <w:commentRangeStart w:id="198"/>
      <w:r w:rsidRPr="007D6B42">
        <w:rPr>
          <w:rFonts w:cs="Times New Roman"/>
          <w:lang w:val="en-GB"/>
        </w:rPr>
        <w:fldChar w:fldCharType="begin" w:fldLock="1"/>
      </w:r>
      <w:r w:rsidR="000465A7">
        <w:rPr>
          <w:rFonts w:cs="Times New Roman"/>
          <w:lang w:val="en-GB"/>
        </w:rPr>
        <w:instrText>ADDIN CSL_CITATION { "citationItems" : [ { "id" : "ITEM-1", "itemData" : { "DOI" : "10.4324/9781315552842", "ISBN" : "9781315552842", "author" : [ { "dropping-particle" : "", "family" : "Pettenger", "given" : "Mary E.", "non-dropping-particle" : "", "parse-names" : false, "suffix" : "" } ], "editor" : [ { "dropping-particle" : "", "family" : "Pettenger", "given" : "Mary E.", "non-dropping-particle" : "", "parse-names" : false, "suffix" : "" } ], "id" : "ITEM-1", "issued" : { "date-parts" : [ [ "2016", "2", "24" ] ] }, "number-of-pages" : "280", "publisher" : "Routledge", "publisher-place" : "London, UK", "title" : "The Social Construction of Climate Change", "translator" : [ { "dropping-particle" : "", "family" : "Q5655", "given" : "Rt5", "non-dropping-particle" : "", "parse-names" : false, "suffix" : "" } ], "type" : "book" }, "uris" : [ "http://www.mendeley.com/documents/?uuid=497e9723-5a2a-4d45-b6f2-040fcf9cdd28" ] }, { "id" : "ITEM-2", "itemData" : { "DOI" : "10.1016/j.futures.2017.01.009", "ISSN" : "00163287", "author" : [ { "dropping-particle" : "", "family" : "Verrax", "given" : "Fanny", "non-dropping-particle" : "", "parse-names" : false, "suffix" : "" } ], "container-title" : "Futures", "id" : "ITEM-2", "issued" : { "date-parts" : [ [ "2017", "8" ] ] }, "page" : "76-79", "title" : "Engineering ethics and post-normal science: A French perspective", "translator" : [ { "dropping-particle" : "", "family" : "Q5663", "given" : "", "non-dropping-particle" : "", "parse-names" : false, "suffix" : "" } ], "type" : "article-journal", "volume" : "91" }, "uris" : [ "http://www.mendeley.com/documents/?uuid=08df55de-99f8-429f-b6c5-8cfaa0bd7cb6" ] } ], "mendeley" : { "formattedCitation" : "(Pettenger, 2016; Verrax, 2017)", "manualFormatting" : "(Figure 10.1; Pettenger, 2016; Verrax, 2017)", "plainTextFormattedCitation" : "(Pettenger, 2016; Verrax, 2017)", "previouslyFormattedCitation" : "(Pettenger, 2016; Verrax,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(Figure 10.1; Pettenger, 2016; Verrax, 2017)</w:t>
      </w:r>
      <w:r w:rsidRPr="007D6B42">
        <w:rPr>
          <w:rFonts w:cs="Times New Roman"/>
          <w:lang w:val="en-GB"/>
        </w:rPr>
        <w:fldChar w:fldCharType="end"/>
      </w:r>
      <w:commentRangeEnd w:id="198"/>
      <w:r w:rsidR="00E41CA2">
        <w:rPr>
          <w:rStyle w:val="CommentReference"/>
          <w:rFonts w:asciiTheme="minorHAnsi" w:eastAsiaTheme="minorHAnsi" w:hAnsiTheme="minorHAnsi"/>
          <w:lang w:eastAsia="en-US"/>
        </w:rPr>
        <w:commentReference w:id="198"/>
      </w:r>
      <w:r w:rsidRPr="007D6B42">
        <w:rPr>
          <w:rFonts w:cs="Times New Roman"/>
          <w:lang w:val="en-GB"/>
        </w:rPr>
        <w:t xml:space="preserve"> for a specific demand like, for instance, guiding climate-resilient development </w:t>
      </w:r>
      <w:r w:rsidRPr="007D6B42">
        <w:rPr>
          <w:rFonts w:cs="Times New Roman"/>
          <w:lang w:val="en-GB"/>
        </w:rPr>
        <w:fldChar w:fldCharType="begin" w:fldLock="1"/>
      </w:r>
      <w:r w:rsidR="000465A7">
        <w:rPr>
          <w:rFonts w:cs="Times New Roman"/>
          <w:lang w:val="en-GB"/>
        </w:rPr>
        <w:instrText>ADDIN CSL_CITATION { "citationItems" : [ { "id" : "ITEM-1", "itemData" : { "DOI" : "10.1175/WCAS-D-16-0127.1", "ISSN" : "1948-8327", "author" : [ { "dropping-particle" : "", "family" : "Kruk", "given" : "Michael C.", "non-dropping-particle" : "", "parse-names" : false, "suffix" : "" }, { "dropping-particle" : "", "family" : "Parker", "given" : "Britt", "non-dropping-particle" : "", "parse-names" : false, "suffix" : "" }, { "dropping-particle" : "", "family" : "Marra", "given" : "John J.", "non-dropping-particle" : "", "parse-names" : false, "suffix" : "" }, { "dropping-particle" : "", "family" : "Werner", "given" : "Kevin", "non-dropping-particle" : "", "parse-names" : false, "suffix" : "" }, { "dropping-particle" : "", "family" : "Heim", "given" : "Richard", "non-dropping-particle" : "", "parse-names" : false, "suffix" : "" }, { "dropping-particle" : "", "family" : "Vose", "given" : "Russell", "non-dropping-particle" : "", "parse-names" : false, "suffix" : "" }, { "dropping-particle" : "", "family" : "Malsale", "given" : "Philip", "non-dropping-particle" : "", "parse-names" : false, "suffix" : "" } ], "container-title" : "Weather, Climate, and Society", "id" : "ITEM-1", "issue" : "4", "issued" : { "date-parts" : [ [ "2017", "10" ] ] }, "page" : "839-849", "title" : "Engaging with Users of Climate Information and the Coproduction of Knowledge", "translator" : [ { "dropping-particle" : "", "family" : "Q5984", "given" : "", "non-dropping-particle" : "", "parse-names" : false, "suffix" : "" } ], "type" : "article-journal", "volume" : "9" }, "uris" : [ "http://www.mendeley.com/documents/?uuid=8b9c20d1-7c9b-4970-9b01-753abeb6443d" ] }, { "id" : "ITEM-2", "itemData" : { "DOI" : "10.1175/BAMS-D-17-0325.1", "ISSN" : "0003-0007", "author" : [ { "dropping-particle" : "", "family" : "Parker", "given" : "Wendy S.", "non-dropping-particle" : "", "parse-names" : false, "suffix" : "" }, { "dropping-particle" : "", "family" : "Lusk", "given" : "Greg", "non-dropping-particle" : "", "parse-names" : false, "suffix" : "" } ], "container-title" : "Bulletin of the American Meteorological Society", "id" : "ITEM-2", "issue" : "9", "issued" : { "date-parts" : [ [ "2019", "9" ] ] }, "page" : "1643-1650", "title" : "Incorporating User Values into Climate Services", "translator" : [ { "dropping-particle" : "", "family" : "Q5983", "given" : "", "non-dropping-particle" : "", "parse-names" : false, "suffix" : "" } ], "type" : "article-journal", "volume" : "100" }, "uris" : [ "http://www.mendeley.com/documents/?uuid=4bdc444d-52bb-4c0b-9d37-24be0d0a03ba" ] } ], "mendeley" : { "formattedCitation" : "(Kruk et al., 2017; Parker and Lusk, 2019)", "plainTextFormattedCitation" : "(Kruk et al., 2017; Parker and Lusk, 2019)", "previouslyFormattedCitation" : "(Kruk et al., 2017; Parker and Lusk,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(Kruk et al., 2017; Parker and Lusk, 2019)</w:t>
      </w:r>
      <w:r w:rsidRPr="007D6B42">
        <w:rPr>
          <w:rFonts w:cs="Times New Roman"/>
          <w:lang w:val="en-GB"/>
        </w:rPr>
        <w:fldChar w:fldCharType="end"/>
      </w:r>
      <w:r w:rsidRPr="007D6B42">
        <w:rPr>
          <w:rFonts w:cs="Times New Roman"/>
          <w:lang w:val="en-GB"/>
        </w:rPr>
        <w:t>.</w:t>
      </w:r>
    </w:p>
    <w:p w14:paraId="720C5523" w14:textId="77777777" w:rsidR="00474C69" w:rsidRPr="007D6B42" w:rsidRDefault="00474C69" w:rsidP="00474C69">
      <w:pPr>
        <w:pStyle w:val="AR6BodyText"/>
        <w:rPr>
          <w:lang w:val="en-GB"/>
        </w:rPr>
      </w:pPr>
    </w:p>
    <w:p w14:paraId="5E2B13C7" w14:textId="558094CC" w:rsidR="00474C69" w:rsidRPr="007D6B42" w:rsidRDefault="00474C69" w:rsidP="00474C69">
      <w:pPr>
        <w:pStyle w:val="AR6BodyText"/>
        <w:rPr>
          <w:lang w:val="en-GB"/>
        </w:rPr>
      </w:pPr>
      <w:r w:rsidRPr="007D6B42">
        <w:rPr>
          <w:rFonts w:cs="Times New Roman"/>
          <w:lang w:val="en-GB"/>
        </w:rPr>
        <w:t xml:space="preserve">The approaches adopted in the distillation of regional climate information are diverse and range from the simple delivery of data as information to co-production with the user using as many lines of evidence as possible </w:t>
      </w:r>
      <w:r w:rsidRPr="007D6B42">
        <w:rPr>
          <w:rFonts w:cs="Times New Roman"/>
          <w:lang w:val="en-GB"/>
        </w:rPr>
        <w:fldChar w:fldCharType="begin" w:fldLock="1"/>
      </w:r>
      <w:r w:rsidR="000465A7">
        <w:rPr>
          <w:rFonts w:cs="Times New Roman"/>
          <w:lang w:val="en-GB"/>
        </w:rPr>
        <w:instrText>ADDIN CSL_CITATION { "citationItems" : [ { "id" : "ITEM-1", "itemData" : { "DOI" : "10.1038/nclimate2836", "ISSN" : "1758-678X",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"ITEM-1", "issue" : "1", "issued" : { "date-parts" : [ [ "2016", "1", "9" ] ] }, "page" : "13-14", "title" : "The rise of demand-driven climate services", "translator" : [ { "dropping-particle" : "", "family" : "Q5654", "given" : "", "non-dropping-particle" : "", "parse-names" : false, "suffix" : "" } ], "type" : "article-journal", "volume" : "6" }, "uris" : [ "http://www.mendeley.com/documents/?uuid=f4d1d4f2-baad-4b77-9db4-1d5030d16e49" ] } ], "mendeley" : { "formattedCitation" : "(Louren\u00e7o et al., 2016)", "plainTextFormattedCitation" : "(Louren\u00e7o et al., 2016)", "previouslyFormattedCitation" : "(Louren\u00e7o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(Lourenço et al., 2016)</w:t>
      </w:r>
      <w:r w:rsidRPr="007D6B42">
        <w:rPr>
          <w:rFonts w:cs="Times New Roman"/>
          <w:lang w:val="en-GB"/>
        </w:rPr>
        <w:fldChar w:fldCharType="end"/>
      </w:r>
      <w:r w:rsidRPr="007D6B42">
        <w:rPr>
          <w:rFonts w:cs="Times New Roman"/>
          <w:lang w:val="en-GB"/>
        </w:rPr>
        <w:t>. The availability and selection of the sources and the approach followed has implications for the usefulness of the information. For instance, it is well established that it is invalid to take a time series from a grid cell of a model simulation as equivalent to an observational estimate of a point within the cell, due to the lack of representativeness (Section 10.3), and consequently the information building solely on this type of data source is of limited use. Relevant decisions are made during the distillation process such as what method is most suitable to a specific user context and the question being addressed.</w:t>
      </w:r>
      <w:r w:rsidRPr="007D6B42">
        <w:rPr>
          <w:lang w:val="en-GB"/>
        </w:rPr>
        <w:t xml:space="preserve"> The information may be provided in the form of summarised raw data, a set of user-oriented </w:t>
      </w:r>
      <w:r w:rsidRPr="007D6B42">
        <w:rPr>
          <w:lang w:val="en-GB"/>
        </w:rPr>
        <w:lastRenderedPageBreak/>
        <w:t>indicators, a set of figures and maps with either a brief description, in the form of a storyline, or formulated as rich and complex climate adaptation plans. The information typically includes a description of the sources and assumptions, estimates of the associated uncertainty and its sources, and guidance to prevent possible misunderstandings in its communication.</w:t>
      </w:r>
    </w:p>
    <w:p w14:paraId="35A2A112" w14:textId="77777777" w:rsidR="00474C69" w:rsidRPr="00441820" w:rsidRDefault="00474C69" w:rsidP="00474C69">
      <w:pPr>
        <w:autoSpaceDE w:val="0"/>
        <w:autoSpaceDN w:val="0"/>
        <w:adjustRightInd w:val="0"/>
        <w:rPr>
          <w:lang w:val="en-US"/>
        </w:rPr>
      </w:pPr>
    </w:p>
    <w:p w14:paraId="3B09F8F8" w14:textId="62D86AB1" w:rsidR="00474C69" w:rsidRPr="007D6B42" w:rsidRDefault="00474C69" w:rsidP="00474C69">
      <w:pPr>
        <w:pStyle w:val="AR6BodyText"/>
        <w:rPr>
          <w:rFonts w:cs="Times New Roman"/>
          <w:lang w:val="en-GB"/>
        </w:rPr>
      </w:pPr>
      <w:r w:rsidRPr="007D6B42">
        <w:rPr>
          <w:rFonts w:cs="Times New Roman"/>
          <w:lang w:val="en-GB"/>
        </w:rPr>
        <w:t xml:space="preserve">The choices made for the distillation have typically been part of a linear supply chain, starting from the access to climate data that are transformed into maps or derived climate data products, and finally formulating statements that are communicated and delivered to a broad range of users </w:t>
      </w:r>
      <w:r w:rsidRPr="007D6B42">
        <w:rPr>
          <w:rFonts w:cs="Times New Roman"/>
          <w:lang w:val="en-GB"/>
        </w:rPr>
        <w:fldChar w:fldCharType="begin" w:fldLock="1"/>
      </w:r>
      <w:r w:rsidR="000465A7">
        <w:rPr>
          <w:rFonts w:cs="Times New Roman"/>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"id" : "ITEM-2",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"ITEM-2",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"(Hewitt et al., 2012; Hewitson et al., 2017)", "plainTextFormattedCitation" : "(Hewitt et al., 2012; Hewitson et al., 2017)", "previouslyFormattedCitation" : "(Hewitt et al., 2012; Hewitson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(Hewitt et al., 2012; Hewitson et al., 2017)</w:t>
      </w:r>
      <w:r w:rsidRPr="007D6B42">
        <w:rPr>
          <w:rFonts w:cs="Times New Roman"/>
          <w:lang w:val="en-GB"/>
        </w:rPr>
        <w:fldChar w:fldCharType="end"/>
      </w:r>
      <w:r w:rsidRPr="007D6B42">
        <w:rPr>
          <w:rFonts w:cs="Times New Roman"/>
          <w:lang w:val="en-GB"/>
        </w:rPr>
        <w:t xml:space="preserve">. This methodology has proven to be valuable in many cases, but it is equally fraught with dangers of not communicating important assumptions, not estimating the impact of relevant uncertainties, and possibly causing misunderstandings in the hand-over to the user community. This has led to the emergence of new pathways to generate user-oriented climate information, many in the context of emerging climate services </w:t>
      </w:r>
      <w:r w:rsidRPr="007D6B42">
        <w:rPr>
          <w:rFonts w:cs="Times New Roman"/>
          <w:lang w:val="en-GB"/>
        </w:rPr>
        <w:fldChar w:fldCharType="begin" w:fldLock="1"/>
      </w:r>
      <w:r w:rsidR="000465A7">
        <w:rPr>
          <w:rFonts w:cs="Times New Roman"/>
          <w:lang w:val="en-GB"/>
        </w:rPr>
        <w:instrText>ADDIN CSL_CITATION { "citationItems" : [ { "id" : "ITEM-1", "itemData" : { "DOI" : "10.1016/j.cliser.2017.06.003", "ISSN" : "24058807", "abstract" : "The international effort toward climate services, epitomised by the development of the Global Framework for Climate Services and, more recently the launch of Copernicus Climate Change Service has renewed interest in the users and the role they can play in shaping the services they will eventually use. Here we critically analyse the results of the five climate service prototypes that were developed as part of the EU funded project EUPORIAS. Starting from the experience acquired in each of the projects we attempt to distil a few key lessons which, we believe, will be relevant to the wider community of climate service developers.", "author" : [ { "dropping-particle" : "", "family" : "Buontempo", "given" : "Carlo", "non-dropping-particle" : "", "parse-names" : false, "suffix" : "" }, { "dropping-particle" : "", "family" : "Hanlon", "given" : "Helen M.", "non-dropping-particle" : "", "parse-names" : false, "suffix" : "" }, { "dropping-particle" : "", "family" : "Bruno Soares", "given" : "Marta", "non-dropping-particle" : "", "parse-names" : false, "suffix" : "" }, { "dropping-particle" : "", "family" : "Christel", "given" : "Isadora", "non-dropping-particle" : "", "parse-names" : false, "suffix" : "" }, { "dropping-particle" : "", "family" : "Soubeyroux", "given" : "Jean Michel", "non-dropping-particle" : "", "parse-names" : false, "suffix" : "" }, { "dropping-particle" : "", "family" : "Viel", "given" : "Christian", "non-dropping-particle" : "", "parse-names" : false, "suffix" : "" }, { "dropping-particle" : "", "family" : "Calmanti", "given" : "Sandro", "non-dropping-particle" : "", "parse-names" : false, "suffix" : "" }, { "dropping-particle" : "", "family" : "Bosi", "given" : "Lorenzo", "non-dropping-particle" : "", "parse-names" : false, "suffix" : "" }, { "dropping-particle" : "", "family" : "Falloon", "given" : "Pete", "non-dropping-particle" : "", "parse-names" : false, "suffix" : "" }, { "dropping-particle" : "", "family" : "Palin", "given" : "Erika J.", "non-dropping-particle" : "", "parse-names" : false, "suffix" : "" }, { "dropping-particle" : "", "family" : "Vanvyve", "given" : "Emilie", "non-dropping-particle" : "", "parse-names" : false, "suffix" : "" }, { "dropping-particle" : "", "family" : "Torralba", "given" : "Ver\u00f3nica", "non-dropping-particle" : "", "parse-names" : false, "suffix" : "" }, { "dropping-particle" : "", "family" : "Gonzalez-Reviriego", "given" : "Nube", "non-dropping-particle" : "", "parse-names" : false, "suffix" : "" }, { "dropping-particle" : "", "family" : "Doblas-Reyes", "given" : "Francisco", "non-dropping-particle" : "", "parse-names" : false, "suffix" : "" }, { "dropping-particle" : "", "family" : "Pope", "given" : "Edward C.D.", "non-dropping-particle" : "", "parse-names" : false, "suffix" : "" }, { "dropping-particle" : "", "family" : "Newton", "given" : "Paula", "non-dropping-particle" : "", "parse-names" : false, "suffix" : "" }, { "dropping-particle" : "", "family" : "Liggins", "given" : "Felicity", "non-dropping-particle" : "", "parse-names" : false, "suffix" : "" } ], "container-title" : "Climate Services", "id" : "ITEM-1", "issued" : { "date-parts" : [ [ "2018", "1", "1" ] ] }, "page" : "21-32", "publisher" : "Elsevier", "title" : "What have we learnt from EUPORIAS climate service prototypes?", "translator" : [ { "dropping-particle" : "", "family" : "Q3832", "given" : "", "non-dropping-particle" : "", "parse-names" : false, "suffix" : "" } ], "type" : "article-journal", "volume" : "9" }, "uris" : [ "http://www.mendeley.com/documents/?uuid=83329048-719f-34df-b92b-d1fe92dc43cf" ] }, { "id" : "ITEM-2",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"ITEM-2",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"mendeley" : { "formattedCitation" : "(Buontempo et al., 2018; Hewitt et al., 2020)", "plainTextFormattedCitation" : "(Buontempo et al., 2018; Hewitt et al., 2020)", "previouslyFormattedCitation" : "(Buontempo et al., 2018; Hewitt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(Buontempo et al., 2018; Hewitt et al., 2020)</w:t>
      </w:r>
      <w:r w:rsidRPr="007D6B42">
        <w:rPr>
          <w:rFonts w:cs="Times New Roman"/>
          <w:lang w:val="en-GB"/>
        </w:rPr>
        <w:fldChar w:fldCharType="end"/>
      </w:r>
      <w:r w:rsidRPr="007D6B42">
        <w:rPr>
          <w:rFonts w:cs="Times New Roman"/>
          <w:lang w:val="en-GB"/>
        </w:rPr>
        <w:t>, which are assessed in Section 10.5 and in Chapter 12.</w:t>
      </w:r>
    </w:p>
    <w:p w14:paraId="08A11C3C" w14:textId="77777777" w:rsidR="00474C69" w:rsidRPr="007D6B42" w:rsidRDefault="00474C69" w:rsidP="00474C69">
      <w:pPr>
        <w:pStyle w:val="AR6BodyText"/>
        <w:jc w:val="both"/>
        <w:rPr>
          <w:lang w:val="en-GB" w:eastAsia="en-US"/>
        </w:rPr>
      </w:pPr>
    </w:p>
    <w:p w14:paraId="27C4F0FB" w14:textId="77777777" w:rsidR="00474C69" w:rsidRPr="007D6B42" w:rsidRDefault="00474C69" w:rsidP="00474C69">
      <w:pPr>
        <w:pStyle w:val="AR6BodyText"/>
        <w:jc w:val="both"/>
        <w:rPr>
          <w:lang w:val="en-GB" w:eastAsia="en-US"/>
        </w:rPr>
      </w:pPr>
    </w:p>
    <w:p w14:paraId="495D9617" w14:textId="77777777" w:rsidR="00474C69" w:rsidRPr="007D6B42" w:rsidRDefault="00474C69" w:rsidP="00474C69">
      <w:pPr>
        <w:pStyle w:val="AR6Chap10Level21011"/>
        <w:rPr>
          <w:lang w:val="en-GB"/>
        </w:rPr>
      </w:pPr>
      <w:bookmarkStart w:id="199" w:name="_Toc56770391"/>
      <w:bookmarkStart w:id="200" w:name="_Toc56770494"/>
      <w:bookmarkStart w:id="201" w:name="_Toc70454695"/>
      <w:r w:rsidRPr="007D6B42">
        <w:rPr>
          <w:lang w:val="en-GB"/>
        </w:rPr>
        <w:t>Regional Climate Information in the WGI AR6</w:t>
      </w:r>
      <w:bookmarkEnd w:id="199"/>
      <w:bookmarkEnd w:id="200"/>
      <w:bookmarkEnd w:id="201"/>
    </w:p>
    <w:p w14:paraId="2653C015" w14:textId="77777777" w:rsidR="00474C69" w:rsidRPr="007D6B42" w:rsidRDefault="00474C69" w:rsidP="00474C69">
      <w:pPr>
        <w:pStyle w:val="AR6BodyText"/>
        <w:rPr>
          <w:lang w:val="en-GB"/>
        </w:rPr>
      </w:pPr>
    </w:p>
    <w:p w14:paraId="75FCA34B" w14:textId="77777777" w:rsidR="00474C69" w:rsidRPr="007D6B42" w:rsidRDefault="00474C69" w:rsidP="00474C69">
      <w:pPr>
        <w:pStyle w:val="AR6BodyText"/>
        <w:rPr>
          <w:lang w:val="en-GB" w:eastAsia="en-US"/>
        </w:rPr>
      </w:pPr>
      <w:r w:rsidRPr="007D6B42">
        <w:rPr>
          <w:lang w:val="en-GB" w:eastAsia="en-US"/>
        </w:rPr>
        <w:t>This chapter is part of a cluster devoted to regional climate (10, 11, 12 and Atlas). It introduces many of the aspects relevant to the generation of regional climate information that are dealt with in detail elsewhere. Figure 10.4 summarizes how these chapters relate to one another and to the rest of the report.</w:t>
      </w:r>
    </w:p>
    <w:p w14:paraId="781160E4" w14:textId="77777777" w:rsidR="00474C69" w:rsidRPr="007D6B42" w:rsidRDefault="00474C69" w:rsidP="00474C69">
      <w:pPr>
        <w:pStyle w:val="AR6BodyText"/>
        <w:rPr>
          <w:lang w:val="en-GB" w:eastAsia="en-US"/>
        </w:rPr>
      </w:pPr>
    </w:p>
    <w:p w14:paraId="4DBEF35A" w14:textId="0896EBC1" w:rsidR="00474C69" w:rsidRPr="007D6B42" w:rsidRDefault="00474C69" w:rsidP="00474C69">
      <w:pPr>
        <w:pStyle w:val="AR6BodyText"/>
        <w:rPr>
          <w:lang w:val="en-GB" w:eastAsia="en-US"/>
        </w:rPr>
      </w:pPr>
      <w:r w:rsidRPr="007D6B42">
        <w:rPr>
          <w:lang w:val="en-GB" w:eastAsia="en-US"/>
        </w:rPr>
        <w:t>Chapter 11 assesses observed, attributed and projected changes in weather and climate extremes, provides a mechanistic understanding on how changes in extremes are related to human-induced climate change and provides regional, continental and global-scale assessments on changes in extremes, including compound events. Chapter 12 identifies elements of the climate system relevant for sectoral impacts referred to as climatic impact</w:t>
      </w:r>
      <w:r w:rsidR="00A25EE5">
        <w:rPr>
          <w:lang w:val="en-GB" w:eastAsia="en-US"/>
        </w:rPr>
        <w:t>-</w:t>
      </w:r>
      <w:r w:rsidRPr="007D6B42">
        <w:rPr>
          <w:lang w:val="en-GB" w:eastAsia="en-US"/>
        </w:rPr>
        <w:t>drivers (CIDs), assesses past and future evolutions of sector-relevant CIDs for each AR6 region, synthesizes such evolutions for different time periods and by GWL, and assesses how CIDs are used in climate services. The Atlas assesses observed, attributed and projected changes in mean climate, performs a comparison of CMIP5, CMIP6 and CORDEX simulations, evaluates downscaling performance and assesses approaches to communicate climate information. The Interactive Atlas facilitates the exploration of datasets assessed in all chapters through a wide range of maps, graphs and tables generated in an interactive manner. This allows for the comparison of changes at warming levels and scenario/time-period combinations, display of indices for extremes and CIDs, and serves all chapters in the report to facilitate synthesis information and support the Technical Summary and the Summary for Policymakers.</w:t>
      </w:r>
    </w:p>
    <w:p w14:paraId="318AAC85" w14:textId="77777777" w:rsidR="00474C69" w:rsidRPr="007D6B42" w:rsidRDefault="00474C69" w:rsidP="00474C69">
      <w:pPr>
        <w:pStyle w:val="AR6BodyText"/>
        <w:rPr>
          <w:lang w:val="en-GB" w:eastAsia="en-US"/>
        </w:rPr>
      </w:pPr>
    </w:p>
    <w:p w14:paraId="707EFFD4" w14:textId="2224C720" w:rsidR="00474C69" w:rsidRPr="00FB6EB0" w:rsidRDefault="00474C69" w:rsidP="00474C69">
      <w:pPr>
        <w:pStyle w:val="AR6BodyText"/>
        <w:rPr>
          <w:lang w:val="en-US"/>
        </w:rPr>
      </w:pPr>
      <w:r w:rsidRPr="00FB6EB0">
        <w:rPr>
          <w:lang w:val="en-US"/>
        </w:rPr>
        <w:t xml:space="preserve">Other chapters also </w:t>
      </w:r>
      <w:r w:rsidR="00254379" w:rsidRPr="00FB6EB0">
        <w:rPr>
          <w:lang w:val="en-US"/>
        </w:rPr>
        <w:t>include a</w:t>
      </w:r>
      <w:r w:rsidRPr="00FB6EB0">
        <w:rPr>
          <w:lang w:val="en-US"/>
        </w:rPr>
        <w:t xml:space="preserve"> strong regional component</w:t>
      </w:r>
      <w:r w:rsidR="00254379" w:rsidRPr="00FB6EB0">
        <w:rPr>
          <w:lang w:val="en-US"/>
        </w:rPr>
        <w:t xml:space="preserve"> and provide context for the assessment of regional climate</w:t>
      </w:r>
      <w:r w:rsidRPr="00FB6EB0">
        <w:rPr>
          <w:lang w:val="en-US"/>
        </w:rPr>
        <w:t xml:space="preserve">. Chapter 1 introduces the different types of climatic regions used in </w:t>
      </w:r>
      <w:r w:rsidR="006B489A" w:rsidRPr="00FB6EB0">
        <w:rPr>
          <w:lang w:val="en-US"/>
        </w:rPr>
        <w:t>WG</w:t>
      </w:r>
      <w:r w:rsidR="006B489A">
        <w:rPr>
          <w:lang w:val="en-US"/>
        </w:rPr>
        <w:t>I</w:t>
      </w:r>
      <w:r w:rsidR="006B489A" w:rsidRPr="00FB6EB0">
        <w:rPr>
          <w:lang w:val="en-US"/>
        </w:rPr>
        <w:t xml:space="preserve"> </w:t>
      </w:r>
      <w:r w:rsidRPr="00FB6EB0">
        <w:rPr>
          <w:lang w:val="en-US"/>
        </w:rPr>
        <w:t xml:space="preserve">AR6 and the main types of climatic models. </w:t>
      </w:r>
      <w:r w:rsidR="00254379" w:rsidRPr="00FB6EB0">
        <w:rPr>
          <w:lang w:val="en-US"/>
        </w:rPr>
        <w:t xml:space="preserve">Chapter 2 describes the recent and current state of the climate from observations, most of which are key for the production of regional information. </w:t>
      </w:r>
      <w:r w:rsidRPr="00FB6EB0">
        <w:rPr>
          <w:lang w:val="en-US"/>
        </w:rPr>
        <w:t xml:space="preserve">Chapter 3 assesses human influences on the climate system and Chapter 4 assesses </w:t>
      </w:r>
      <w:r w:rsidR="00254379" w:rsidRPr="00FB6EB0">
        <w:rPr>
          <w:lang w:val="en-US"/>
        </w:rPr>
        <w:t xml:space="preserve">climate-change </w:t>
      </w:r>
      <w:r w:rsidRPr="00FB6EB0">
        <w:rPr>
          <w:lang w:val="en-US"/>
        </w:rPr>
        <w:t xml:space="preserve">projections, with </w:t>
      </w:r>
      <w:r w:rsidR="00254379" w:rsidRPr="00FB6EB0">
        <w:rPr>
          <w:lang w:val="en-US"/>
        </w:rPr>
        <w:t xml:space="preserve">a </w:t>
      </w:r>
      <w:r w:rsidRPr="00FB6EB0">
        <w:rPr>
          <w:lang w:val="en-US"/>
        </w:rPr>
        <w:t xml:space="preserve">global focus. </w:t>
      </w:r>
      <w:r w:rsidR="00254379" w:rsidRPr="00FB6EB0">
        <w:rPr>
          <w:lang w:val="en-US"/>
        </w:rPr>
        <w:t>These three</w:t>
      </w:r>
      <w:r w:rsidRPr="00FB6EB0">
        <w:rPr>
          <w:lang w:val="en-US"/>
        </w:rPr>
        <w:t xml:space="preserve"> chapters include phenomena that are important for shaping regional climate such as general circulation, jets, storm tracks, blocking and modes of variability. At the same time, the visualization of information in global maps in these chapters provides valuable information for the sub-continental scale. </w:t>
      </w:r>
      <w:r w:rsidR="00254379" w:rsidRPr="00FB6EB0">
        <w:rPr>
          <w:lang w:val="en-US"/>
        </w:rPr>
        <w:t xml:space="preserve">Chapter 5 assesses the knowledge about the carbon and biogoechemical cycles, whose fluxes and responses show variability that is strongly regional in nature. </w:t>
      </w:r>
      <w:r w:rsidRPr="00FB6EB0">
        <w:rPr>
          <w:lang w:val="en-US"/>
        </w:rPr>
        <w:t>Chapter 6 assesses the regional evolution of short-lived climate forcers as well as their influence on regional climate and air quality. Chapter 8 assesses observed and projected changes in the variability of the regional water cycle, including monsoons, while changes of the regional oceans, changes in cryosphere and regional sea level change are assessed in Chapter 9.</w:t>
      </w:r>
    </w:p>
    <w:p w14:paraId="53294C58" w14:textId="3AD0FAB5" w:rsidR="00474C69" w:rsidRDefault="00474C69" w:rsidP="00094546">
      <w:pPr>
        <w:pStyle w:val="AR6BodyText"/>
        <w:jc w:val="both"/>
        <w:rPr>
          <w:lang w:val="en-GB" w:eastAsia="en-US"/>
        </w:rPr>
      </w:pPr>
    </w:p>
    <w:p w14:paraId="7E2EBCE7" w14:textId="77777777" w:rsidR="003479AB" w:rsidRPr="007D6B42" w:rsidRDefault="003479AB" w:rsidP="00094546">
      <w:pPr>
        <w:pStyle w:val="AR6BodyText"/>
        <w:jc w:val="both"/>
        <w:rPr>
          <w:lang w:val="en-GB" w:eastAsia="en-US"/>
        </w:rPr>
      </w:pPr>
    </w:p>
    <w:p w14:paraId="7262AE32" w14:textId="77777777" w:rsidR="00474C69" w:rsidRPr="007D6B42" w:rsidRDefault="00474C69" w:rsidP="00094546">
      <w:pPr>
        <w:pStyle w:val="AR6BodyText"/>
        <w:rPr>
          <w:b/>
          <w:lang w:val="en-GB"/>
        </w:rPr>
      </w:pPr>
      <w:r w:rsidRPr="007D6B42">
        <w:rPr>
          <w:b/>
          <w:lang w:val="en-GB"/>
        </w:rPr>
        <w:t>[START FIGURE 10.4 HERE]</w:t>
      </w:r>
    </w:p>
    <w:p w14:paraId="4EC1B963" w14:textId="77777777" w:rsidR="00474C69" w:rsidRPr="007D6B42" w:rsidRDefault="00474C69" w:rsidP="00094546">
      <w:pPr>
        <w:pStyle w:val="AR6BodyText"/>
        <w:rPr>
          <w:lang w:val="en-GB"/>
        </w:rPr>
      </w:pPr>
    </w:p>
    <w:p w14:paraId="78F1E34D" w14:textId="77777777" w:rsidR="00474C69" w:rsidRPr="007D6B42" w:rsidRDefault="00474C69" w:rsidP="00094546">
      <w:pPr>
        <w:pStyle w:val="AR6Chap10Figure"/>
        <w:rPr>
          <w:lang w:val="en-GB"/>
        </w:rPr>
      </w:pPr>
      <w:r w:rsidRPr="007D6B42">
        <w:rPr>
          <w:lang w:val="en-GB"/>
        </w:rPr>
        <w:t>Schematic diagram that illustrates the treatment of regional climate change in the different parts of the WGI report and how the chapters relate to each other.</w:t>
      </w:r>
    </w:p>
    <w:p w14:paraId="72AA0717" w14:textId="77777777" w:rsidR="00474C69" w:rsidRPr="007D6B42" w:rsidRDefault="00474C69" w:rsidP="00094546">
      <w:pPr>
        <w:pStyle w:val="AR6BodyText"/>
        <w:rPr>
          <w:lang w:val="en-GB"/>
        </w:rPr>
      </w:pPr>
    </w:p>
    <w:p w14:paraId="7FDF02F3" w14:textId="77777777" w:rsidR="00474C69" w:rsidRDefault="00474C69" w:rsidP="00094546">
      <w:pPr>
        <w:pStyle w:val="AR6BodyText"/>
        <w:rPr>
          <w:b/>
          <w:lang w:val="en-GB"/>
        </w:rPr>
      </w:pPr>
      <w:r w:rsidRPr="007D6B42">
        <w:rPr>
          <w:b/>
          <w:lang w:val="en-GB"/>
        </w:rPr>
        <w:t>[END FIGURE 10.4 HERE]</w:t>
      </w:r>
    </w:p>
    <w:p w14:paraId="7E2D715E" w14:textId="77777777" w:rsidR="006343BB" w:rsidRDefault="006343BB" w:rsidP="00094546">
      <w:pPr>
        <w:pStyle w:val="AR6BodyText"/>
        <w:rPr>
          <w:b/>
          <w:lang w:val="en-GB"/>
        </w:rPr>
      </w:pPr>
    </w:p>
    <w:p w14:paraId="2C952A53" w14:textId="77777777" w:rsidR="006343BB" w:rsidRPr="007D6B42" w:rsidRDefault="006343BB" w:rsidP="00094546">
      <w:pPr>
        <w:pStyle w:val="AR6BodyText"/>
        <w:rPr>
          <w:b/>
          <w:lang w:val="en-GB"/>
        </w:rPr>
      </w:pPr>
    </w:p>
    <w:p w14:paraId="183CBFC2" w14:textId="77777777" w:rsidR="00474C69" w:rsidRPr="007D6B42" w:rsidRDefault="00474C69" w:rsidP="00474C69">
      <w:pPr>
        <w:pStyle w:val="AR6BodyText"/>
        <w:jc w:val="both"/>
        <w:rPr>
          <w:b/>
          <w:lang w:val="en-GB" w:eastAsia="en-US"/>
        </w:rPr>
      </w:pPr>
      <w:r w:rsidRPr="007D6B42">
        <w:rPr>
          <w:b/>
          <w:lang w:val="en-GB" w:eastAsia="en-US"/>
        </w:rPr>
        <w:t>[START BOX 10.1 HERE]</w:t>
      </w:r>
    </w:p>
    <w:p w14:paraId="6D95261A" w14:textId="77777777" w:rsidR="00474C69" w:rsidRPr="007D6B42" w:rsidRDefault="00474C69" w:rsidP="00474C69">
      <w:pPr>
        <w:pStyle w:val="AR6BodyText"/>
        <w:jc w:val="both"/>
        <w:rPr>
          <w:lang w:val="en-GB" w:eastAsia="en-US"/>
        </w:rPr>
      </w:pPr>
    </w:p>
    <w:p w14:paraId="0DE3AF3B" w14:textId="14AB6793" w:rsidR="00474C69" w:rsidRPr="007D6B42" w:rsidRDefault="00474C69" w:rsidP="00474C69">
      <w:pPr>
        <w:pStyle w:val="AR6Chap10Box"/>
        <w:shd w:val="clear" w:color="auto" w:fill="DEEAF6" w:themeFill="accent1" w:themeFillTint="33"/>
        <w:rPr>
          <w:lang w:val="en-GB"/>
        </w:rPr>
      </w:pPr>
      <w:bookmarkStart w:id="202" w:name="_Toc5899605"/>
      <w:bookmarkStart w:id="203" w:name="_Toc6837926"/>
      <w:bookmarkStart w:id="204" w:name="_Toc24636546"/>
      <w:bookmarkStart w:id="205" w:name="_Toc30602340"/>
      <w:bookmarkStart w:id="206" w:name="_Toc56770392"/>
      <w:bookmarkStart w:id="207" w:name="_Toc56770495"/>
      <w:bookmarkStart w:id="208" w:name="_Toc70454696"/>
      <w:r w:rsidRPr="007D6B42">
        <w:rPr>
          <w:lang w:val="en-GB"/>
        </w:rPr>
        <w:t xml:space="preserve">Regional climate in AR5 and the </w:t>
      </w:r>
      <w:r w:rsidR="004E1723">
        <w:rPr>
          <w:lang w:val="en-GB"/>
        </w:rPr>
        <w:t>S</w:t>
      </w:r>
      <w:r w:rsidRPr="007D6B42">
        <w:rPr>
          <w:lang w:val="en-GB"/>
        </w:rPr>
        <w:t xml:space="preserve">pecial </w:t>
      </w:r>
      <w:r w:rsidR="004E1723">
        <w:rPr>
          <w:lang w:val="en-GB"/>
        </w:rPr>
        <w:t>R</w:t>
      </w:r>
      <w:r w:rsidRPr="007D6B42">
        <w:rPr>
          <w:lang w:val="en-GB"/>
        </w:rPr>
        <w:t>eports SRCCL, SROCC and SR1.5</w:t>
      </w:r>
      <w:bookmarkEnd w:id="202"/>
      <w:bookmarkEnd w:id="203"/>
      <w:bookmarkEnd w:id="204"/>
      <w:bookmarkEnd w:id="205"/>
      <w:bookmarkEnd w:id="206"/>
      <w:bookmarkEnd w:id="207"/>
      <w:bookmarkEnd w:id="208"/>
    </w:p>
    <w:p w14:paraId="72C6209B" w14:textId="77777777" w:rsidR="00474C69" w:rsidRPr="007D6B42" w:rsidRDefault="00474C69" w:rsidP="00474C69">
      <w:pPr>
        <w:pStyle w:val="AR6BodyText"/>
        <w:shd w:val="clear" w:color="auto" w:fill="DEEAF6" w:themeFill="accent1" w:themeFillTint="33"/>
        <w:jc w:val="both"/>
        <w:rPr>
          <w:lang w:val="en-GB" w:eastAsia="en-US"/>
        </w:rPr>
      </w:pPr>
    </w:p>
    <w:p w14:paraId="35DDC0A9" w14:textId="33511578"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This box summarizes the information on linking global and regional climate change information in the Fifth Assessment Report (AR5) and the three </w:t>
      </w:r>
      <w:r w:rsidR="004E1723">
        <w:rPr>
          <w:lang w:val="en-GB" w:eastAsia="en-US"/>
        </w:rPr>
        <w:t>S</w:t>
      </w:r>
      <w:r w:rsidRPr="007D6B42">
        <w:rPr>
          <w:lang w:val="en-GB" w:eastAsia="en-US"/>
        </w:rPr>
        <w:t xml:space="preserve">pecial </w:t>
      </w:r>
      <w:r w:rsidR="004E1723">
        <w:rPr>
          <w:lang w:val="en-GB" w:eastAsia="en-US"/>
        </w:rPr>
        <w:t>R</w:t>
      </w:r>
      <w:r w:rsidRPr="007D6B42">
        <w:rPr>
          <w:lang w:val="en-GB" w:eastAsia="en-US"/>
        </w:rPr>
        <w:t>eports of the Sixth Assessment Cycle. This information frames the treatment of the production of regional climate information in previous reports and identifies some of the gaps that AR6 needs to address.</w:t>
      </w:r>
    </w:p>
    <w:p w14:paraId="1734F208" w14:textId="77777777" w:rsidR="00474C69" w:rsidRPr="007D6B42" w:rsidRDefault="00474C69" w:rsidP="00474C69">
      <w:pPr>
        <w:pStyle w:val="AR6BodyText"/>
        <w:shd w:val="clear" w:color="auto" w:fill="DEEAF6" w:themeFill="accent1" w:themeFillTint="33"/>
        <w:jc w:val="both"/>
        <w:rPr>
          <w:lang w:val="en-GB" w:eastAsia="en-US"/>
        </w:rPr>
      </w:pPr>
    </w:p>
    <w:p w14:paraId="6535E031" w14:textId="77777777" w:rsidR="00474C69" w:rsidRPr="007D6B42" w:rsidRDefault="00474C69" w:rsidP="00474C69">
      <w:pPr>
        <w:pStyle w:val="AR6BodyText"/>
        <w:shd w:val="clear" w:color="auto" w:fill="DEEAF6" w:themeFill="accent1" w:themeFillTint="33"/>
        <w:jc w:val="both"/>
        <w:rPr>
          <w:lang w:val="en-GB" w:eastAsia="en-US"/>
        </w:rPr>
      </w:pPr>
      <w:r w:rsidRPr="007D6B42">
        <w:rPr>
          <w:b/>
          <w:lang w:val="en-GB" w:eastAsia="en-US"/>
        </w:rPr>
        <w:t>AR5</w:t>
      </w:r>
    </w:p>
    <w:p w14:paraId="5EE695FC" w14:textId="42BAE06A"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In the WGI Chapter 9 </w:t>
      </w:r>
      <w:r w:rsidRPr="007D6B42">
        <w:rPr>
          <w:lang w:val="en-GB" w:eastAsia="en-US"/>
        </w:rPr>
        <w:fldChar w:fldCharType="begin" w:fldLock="1"/>
      </w:r>
      <w:r w:rsidR="000465A7">
        <w:rPr>
          <w:lang w:val="en-GB"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(Flato et al., 2014)</w:t>
      </w:r>
      <w:r w:rsidRPr="007D6B42">
        <w:rPr>
          <w:lang w:val="en-GB" w:eastAsia="en-US"/>
        </w:rPr>
        <w:fldChar w:fldCharType="end"/>
      </w:r>
      <w:r w:rsidRPr="007D6B42">
        <w:rPr>
          <w:lang w:val="en-GB" w:eastAsia="en-US"/>
        </w:rPr>
        <w:t xml:space="preserve">, regional downscaling methods were addressed as tools to provide climate information at the scales needed for many climate impact studies. The assessment found </w:t>
      </w:r>
      <w:r w:rsidRPr="007D6B42">
        <w:rPr>
          <w:i/>
          <w:lang w:val="en-GB" w:eastAsia="en-US"/>
        </w:rPr>
        <w:t>high confidence</w:t>
      </w:r>
      <w:r w:rsidRPr="007D6B42">
        <w:rPr>
          <w:lang w:val="en-GB" w:eastAsia="en-US"/>
        </w:rPr>
        <w:t xml:space="preserve"> that downscaling adds value both in regions with highly variable topography and for various small-scale phenomena. Regional models necessarily inherit biases from the global models used to provide boundary conditions. Furthermore, the ability of AR5 to systematically evaluate RCMs, and statistical downscaling schemes, were hampered because coordinated inter-comparison studies were still emerging. However, several studies demonstrated that added value arises from higher resolution in regions where stationary small-scale features like topography and complex coastlines are present, and from improved representation of small-scale processes like convective precipitation.</w:t>
      </w:r>
    </w:p>
    <w:p w14:paraId="4F14CAC0" w14:textId="77777777" w:rsidR="00474C69" w:rsidRPr="007D6B42" w:rsidRDefault="00474C69" w:rsidP="00474C69">
      <w:pPr>
        <w:pStyle w:val="AR6BodyText"/>
        <w:shd w:val="clear" w:color="auto" w:fill="DEEAF6" w:themeFill="accent1" w:themeFillTint="33"/>
        <w:rPr>
          <w:lang w:val="en-GB" w:eastAsia="en-US"/>
        </w:rPr>
      </w:pPr>
    </w:p>
    <w:p w14:paraId="6BB2F84C" w14:textId="3B0D07AC" w:rsidR="00474C69" w:rsidRPr="00441820" w:rsidRDefault="00474C69" w:rsidP="00474C69">
      <w:pPr>
        <w:pStyle w:val="AR6BodyText"/>
        <w:shd w:val="clear" w:color="auto" w:fill="DEEAF6" w:themeFill="accent1" w:themeFillTint="33"/>
        <w:rPr>
          <w:lang w:val="en-US" w:eastAsia="en-US"/>
        </w:rPr>
      </w:pPr>
      <w:r w:rsidRPr="00441820">
        <w:rPr>
          <w:lang w:eastAsia="en-US"/>
        </w:rPr>
        <w:t>WG</w:t>
      </w:r>
      <w:r w:rsidR="004E1723" w:rsidRPr="00441820">
        <w:rPr>
          <w:lang w:eastAsia="en-US"/>
        </w:rPr>
        <w:t>I</w:t>
      </w:r>
      <w:r w:rsidRPr="00441820">
        <w:rPr>
          <w:lang w:eastAsia="en-US"/>
        </w:rPr>
        <w:t xml:space="preserve"> Chapter 14 </w:t>
      </w:r>
      <w:r w:rsidRPr="007D6B42">
        <w:rPr>
          <w:lang w:val="en-GB" w:eastAsia="en-US"/>
        </w:rPr>
        <w:fldChar w:fldCharType="begin" w:fldLock="1"/>
      </w:r>
      <w:r w:rsidR="000465A7">
        <w:rPr>
          <w:lang w:eastAsia="en-US"/>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Pr="007D6B42">
        <w:rPr>
          <w:lang w:val="en-GB" w:eastAsia="en-US"/>
        </w:rPr>
        <w:fldChar w:fldCharType="separate"/>
      </w:r>
      <w:r w:rsidR="00E41CA2">
        <w:rPr>
          <w:noProof/>
          <w:lang w:val="en-US" w:eastAsia="en-US"/>
        </w:rPr>
        <w:t>(Christensen et al., 2013)</w:t>
      </w:r>
      <w:r w:rsidRPr="007D6B42">
        <w:rPr>
          <w:lang w:val="en-GB" w:eastAsia="en-US"/>
        </w:rPr>
        <w:fldChar w:fldCharType="end"/>
      </w:r>
      <w:r w:rsidRPr="00441820">
        <w:rPr>
          <w:lang w:val="en-US" w:eastAsia="en-US"/>
        </w:rPr>
        <w:t xml:space="preserve"> stressed that credibility in regional climate change projections increases when key drivers of the change are known to be well-simulated and well-projected by climate models.</w:t>
      </w:r>
    </w:p>
    <w:p w14:paraId="4BEC5F90" w14:textId="77777777" w:rsidR="00474C69" w:rsidRPr="00441820" w:rsidRDefault="00474C69" w:rsidP="00474C69">
      <w:pPr>
        <w:pStyle w:val="AR6BodyText"/>
        <w:shd w:val="clear" w:color="auto" w:fill="DEEAF6" w:themeFill="accent1" w:themeFillTint="33"/>
        <w:rPr>
          <w:lang w:val="en-US" w:eastAsia="en-US"/>
        </w:rPr>
      </w:pPr>
    </w:p>
    <w:p w14:paraId="461AFD24" w14:textId="63F43C51"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Working Group II (WGII) Chapter 21 </w:t>
      </w:r>
      <w:commentRangeStart w:id="209"/>
      <w:r w:rsidRPr="007D6B42">
        <w:rPr>
          <w:lang w:val="en-GB" w:eastAsia="en-US"/>
        </w:rPr>
        <w:fldChar w:fldCharType="begin" w:fldLock="1"/>
      </w:r>
      <w:ins w:id="210" w:author="Robin Matthews" w:date="2021-07-11T15:50:00Z">
        <w:r w:rsidR="0088288B">
          <w:rPr>
            <w:lang w:val="en-GB" w:eastAsia="en-US"/>
          </w:rPr>
          <w: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"ITEM-1",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"mendeley" : { "formattedCitation" : "(Hewitson et al., 2014b)", "manualFormatting" : "(B. Hewitson et al., 2014)", "plainTextFormattedCitation" : "(Hewitson et al., 2014b)", "previouslyFormattedCitation" : "(Hewitson et al., 2014b)" }, "properties" : { "noteIndex" : 0 }, "schema" : "https://github.com/citation-style-language/schema/raw/master/csl-citation.json" }</w:instrText>
        </w:r>
      </w:ins>
      <w:del w:id="211" w:author="Robin Matthews" w:date="2021-07-11T15:50:00Z">
        <w:r w:rsidR="000465A7" w:rsidDel="0088288B">
          <w:rPr>
            <w:lang w:val="en-GB" w:eastAsia="en-US"/>
          </w:rPr>
          <w:del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"ITEM-1",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"mendeley" : { "formattedCitation" : "(Hewitson et al., 2014b)", "plainTextFormattedCitation" : "(Hewitson et al., 2014b)", "previouslyFormattedCitation" : "(Hewitson et al., 2014b)"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w:t>
      </w:r>
      <w:ins w:id="212" w:author="Robin Matthews" w:date="2021-07-11T15:50:00Z">
        <w:r w:rsidR="0088288B">
          <w:rPr>
            <w:noProof/>
            <w:lang w:val="en-GB" w:eastAsia="en-US"/>
          </w:rPr>
          <w:t xml:space="preserve">B. </w:t>
        </w:r>
      </w:ins>
      <w:r w:rsidR="00E41CA2">
        <w:rPr>
          <w:noProof/>
          <w:lang w:val="en-GB" w:eastAsia="en-US"/>
        </w:rPr>
        <w:t>Hewitson et al., 2014</w:t>
      </w:r>
      <w:del w:id="213" w:author="Robin Matthews" w:date="2021-07-11T15:49:00Z">
        <w:r w:rsidR="00E41CA2" w:rsidDel="0088288B">
          <w:rPr>
            <w:noProof/>
            <w:lang w:val="en-GB" w:eastAsia="en-US"/>
          </w:rPr>
          <w:delText>b</w:delText>
        </w:r>
      </w:del>
      <w:r w:rsidR="00E41CA2">
        <w:rPr>
          <w:noProof/>
          <w:lang w:val="en-GB" w:eastAsia="en-US"/>
        </w:rPr>
        <w:t>)</w:t>
      </w:r>
      <w:r w:rsidRPr="007D6B42">
        <w:rPr>
          <w:lang w:val="en-GB" w:eastAsia="en-US"/>
        </w:rPr>
        <w:fldChar w:fldCharType="end"/>
      </w:r>
      <w:commentRangeEnd w:id="209"/>
      <w:r w:rsidR="00E41CA2">
        <w:rPr>
          <w:rStyle w:val="CommentReference"/>
          <w:rFonts w:asciiTheme="minorHAnsi" w:eastAsiaTheme="minorHAnsi" w:hAnsiTheme="minorHAnsi"/>
          <w:lang w:eastAsia="en-US"/>
        </w:rPr>
        <w:commentReference w:id="209"/>
      </w:r>
      <w:r w:rsidRPr="007D6B42">
        <w:rPr>
          <w:lang w:val="en-GB" w:eastAsia="en-US"/>
        </w:rPr>
        <w:t xml:space="preserve"> addressed the regional climate change context from the perspective of impacts, vulnerability and adaptation. This chapter emphasized that a good understanding of decision-making contexts is essential to define the type and scale of information required from physical climate. Further, the chapter identified that the regional climate information was limited by the paucity of comprehensive observations and their analysis along with the different levels of confidence in projections (</w:t>
      </w:r>
      <w:r w:rsidRPr="007D6B42">
        <w:rPr>
          <w:i/>
          <w:lang w:val="en-GB" w:eastAsia="en-US"/>
        </w:rPr>
        <w:t>high confidence</w:t>
      </w:r>
      <w:r w:rsidRPr="007D6B42">
        <w:rPr>
          <w:lang w:val="en-GB" w:eastAsia="en-US"/>
        </w:rPr>
        <w:t>). Notably, at the time of the AR5, many studies still relied on global datasets, models, and assessment methods to inform regional decisions, which were not considered as effective as tailored regional approaches. The regional scale was not defined but instead it was emphasised that climate change responses play out on a range of scales, and the relevance and limitations of information differ strongly from global to local scales, and from one region to another.</w:t>
      </w:r>
    </w:p>
    <w:p w14:paraId="146E2227" w14:textId="77777777" w:rsidR="00474C69" w:rsidRPr="007D6B42" w:rsidRDefault="00474C69" w:rsidP="00474C69">
      <w:pPr>
        <w:pStyle w:val="AR6BodyText"/>
        <w:shd w:val="clear" w:color="auto" w:fill="DEEAF6" w:themeFill="accent1" w:themeFillTint="33"/>
        <w:rPr>
          <w:lang w:val="en-GB" w:eastAsia="en-US"/>
        </w:rPr>
      </w:pPr>
    </w:p>
    <w:p w14:paraId="6020DE00"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Chapter 21 noted that the production of downscaled datasets (by both dynamical and statistical methods) remains weakly coordinated, and that results indicate that high-resolution downscaled reconstructions of the current climate can have significant errors. Key in this was that the increase in downscaled data sets has not narrowed the uncertainty range, and that integrating these data with historical change and process-based understanding remains an important challenge.</w:t>
      </w:r>
    </w:p>
    <w:p w14:paraId="67F189CD" w14:textId="77777777" w:rsidR="00474C69" w:rsidRPr="007D6B42" w:rsidRDefault="00474C69" w:rsidP="00474C69">
      <w:pPr>
        <w:pStyle w:val="AR6BodyText"/>
        <w:shd w:val="clear" w:color="auto" w:fill="DEEAF6" w:themeFill="accent1" w:themeFillTint="33"/>
        <w:rPr>
          <w:lang w:val="en-GB" w:eastAsia="en-US"/>
        </w:rPr>
      </w:pPr>
    </w:p>
    <w:p w14:paraId="38407B94"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chapter identified the common perception that higher resolution (i.e., more spatial detail) equates to more usable and robust information, which is not necessarily true. Instead, it is through the integration of multiple sources of information that robust understanding of change is developed.</w:t>
      </w:r>
    </w:p>
    <w:p w14:paraId="1841F276" w14:textId="77777777" w:rsidR="0063647E" w:rsidRPr="007D6B42" w:rsidRDefault="0063647E" w:rsidP="00474C69">
      <w:pPr>
        <w:pStyle w:val="AR6BodyText"/>
        <w:shd w:val="clear" w:color="auto" w:fill="DEEAF6" w:themeFill="accent1" w:themeFillTint="33"/>
        <w:rPr>
          <w:lang w:val="en-GB" w:eastAsia="en-US"/>
        </w:rPr>
      </w:pPr>
    </w:p>
    <w:p w14:paraId="329F5DC5" w14:textId="0A6B39ED" w:rsidR="00474C69" w:rsidRPr="007D6B42" w:rsidRDefault="00474C69" w:rsidP="00474C69">
      <w:pPr>
        <w:pStyle w:val="AR6BodyText"/>
        <w:shd w:val="clear" w:color="auto" w:fill="DEEAF6" w:themeFill="accent1" w:themeFillTint="33"/>
        <w:rPr>
          <w:lang w:val="en-GB" w:eastAsia="en-US"/>
        </w:rPr>
      </w:pPr>
      <w:r w:rsidRPr="007D6B42">
        <w:rPr>
          <w:lang w:val="en-GB" w:eastAsia="en-US"/>
        </w:rPr>
        <w:t>WG</w:t>
      </w:r>
      <w:r w:rsidR="004E1723">
        <w:rPr>
          <w:lang w:val="en-GB" w:eastAsia="en-US"/>
        </w:rPr>
        <w:t>II</w:t>
      </w:r>
      <w:r w:rsidRPr="007D6B42">
        <w:rPr>
          <w:lang w:val="en-GB" w:eastAsia="en-US"/>
        </w:rPr>
        <w:t xml:space="preserve"> Ch</w:t>
      </w:r>
      <w:r w:rsidR="0011762B">
        <w:rPr>
          <w:lang w:val="en-GB" w:eastAsia="en-US"/>
        </w:rPr>
        <w:t xml:space="preserve">apter </w:t>
      </w:r>
      <w:r w:rsidRPr="007D6B42">
        <w:rPr>
          <w:lang w:val="en-GB" w:eastAsia="en-US"/>
        </w:rPr>
        <w:t xml:space="preserve">21 highlighted that </w:t>
      </w:r>
      <w:r w:rsidR="0063647E">
        <w:rPr>
          <w:lang w:val="en-GB" w:eastAsia="en-US"/>
        </w:rPr>
        <w:t xml:space="preserve">the different </w:t>
      </w:r>
      <w:r w:rsidRPr="007D6B42">
        <w:rPr>
          <w:lang w:val="en-GB" w:eastAsia="en-US"/>
        </w:rPr>
        <w:t>context</w:t>
      </w:r>
      <w:r w:rsidR="0063647E">
        <w:rPr>
          <w:lang w:val="en-GB" w:eastAsia="en-US"/>
        </w:rPr>
        <w:t>s of an impact study are defining featur</w:t>
      </w:r>
      <w:r w:rsidR="00FF42DE">
        <w:rPr>
          <w:lang w:val="en-GB" w:eastAsia="en-US"/>
        </w:rPr>
        <w:t>es for how climate risk is perc</w:t>
      </w:r>
      <w:r w:rsidR="0063647E">
        <w:rPr>
          <w:lang w:val="en-GB" w:eastAsia="en-US"/>
        </w:rPr>
        <w:t>e</w:t>
      </w:r>
      <w:r w:rsidR="00FF42DE">
        <w:rPr>
          <w:lang w:val="en-GB" w:eastAsia="en-US"/>
        </w:rPr>
        <w:t>i</w:t>
      </w:r>
      <w:r w:rsidR="0063647E">
        <w:rPr>
          <w:lang w:val="en-GB" w:eastAsia="en-US"/>
        </w:rPr>
        <w:t>ved</w:t>
      </w:r>
      <w:r w:rsidRPr="007D6B42">
        <w:rPr>
          <w:lang w:val="en-GB" w:eastAsia="en-US"/>
        </w:rPr>
        <w:t xml:space="preserve">. Perspectives were characterized as top-down (physical vulnerability) and bottom-up perspectives (social vulnerability). The top-down perspective uses climate change impacts as the starting point of how people and/or ecosystems are vulnerable to climate change, and commonly applies global-scale scenario information or refine this to the region of interest through downscaling procedures. Conversely, in the “bottom-up” approach the development context is the starting point, focusing on local scales, and layers </w:t>
      </w:r>
      <w:r w:rsidRPr="007D6B42">
        <w:rPr>
          <w:lang w:val="en-GB" w:eastAsia="en-US"/>
        </w:rPr>
        <w:lastRenderedPageBreak/>
        <w:t>climate change on top of this. An impact focus tends to look to the future to see how to adjust to expected changes, whereas a vulnerability-focused approach is centred on addressing the drivers of current vulnerability.</w:t>
      </w:r>
    </w:p>
    <w:p w14:paraId="26DD124E" w14:textId="77777777" w:rsidR="00474C69" w:rsidRPr="007D6B42" w:rsidRDefault="00474C69" w:rsidP="00474C69">
      <w:pPr>
        <w:pStyle w:val="AR6BodyText"/>
        <w:shd w:val="clear" w:color="auto" w:fill="DEEAF6" w:themeFill="accent1" w:themeFillTint="33"/>
        <w:jc w:val="both"/>
        <w:rPr>
          <w:lang w:val="en-GB" w:eastAsia="en-US"/>
        </w:rPr>
      </w:pPr>
    </w:p>
    <w:p w14:paraId="0A13F59C" w14:textId="474120D7" w:rsidR="00474C69" w:rsidRPr="007D6B42" w:rsidRDefault="00474C69" w:rsidP="00474C69">
      <w:pPr>
        <w:pStyle w:val="AR6BodyText"/>
        <w:shd w:val="clear" w:color="auto" w:fill="DEEAF6" w:themeFill="accent1" w:themeFillTint="33"/>
        <w:jc w:val="both"/>
        <w:rPr>
          <w:b/>
          <w:lang w:val="en-GB" w:eastAsia="en-US"/>
        </w:rPr>
      </w:pPr>
      <w:r w:rsidRPr="007D6B42">
        <w:rPr>
          <w:b/>
          <w:lang w:val="en-GB" w:eastAsia="en-US"/>
        </w:rPr>
        <w:t xml:space="preserve">Special Report on Climate Change and Land </w:t>
      </w:r>
      <w:commentRangeStart w:id="214"/>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"Q6214", "given" : "Rt12", "non-dropping-particle" : "", "parse-names" : false, "suffix" : "" } ], "type" : "report" }, "uris" : [ "http://www.mendeley.com/documents/?uuid=0650d319-3025-4489-ad0a-8fae1be0c403" ] } ], "mendeley" : { "formattedCitation" : "(IPCC, 2019a)", "manualFormatting" : "(SRCCL; IPCC, 2019a)", "plainTextFormattedCitation" : "(IPCC, 2019a)", "previouslyFormattedCitation" : "(IPCC, 2019a)"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(SRCCL; IPCC, 2019a)</w:t>
      </w:r>
      <w:r w:rsidRPr="007D6B42">
        <w:rPr>
          <w:b/>
          <w:lang w:val="en-GB" w:eastAsia="en-US"/>
        </w:rPr>
        <w:fldChar w:fldCharType="end"/>
      </w:r>
      <w:commentRangeEnd w:id="214"/>
      <w:r w:rsidR="00E41CA2">
        <w:rPr>
          <w:rStyle w:val="CommentReference"/>
          <w:rFonts w:asciiTheme="minorHAnsi" w:eastAsiaTheme="minorHAnsi" w:hAnsiTheme="minorHAnsi"/>
          <w:lang w:eastAsia="en-US"/>
        </w:rPr>
        <w:commentReference w:id="214"/>
      </w:r>
    </w:p>
    <w:p w14:paraId="3AC208C9" w14:textId="73AA0C80"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SRCCL </w:t>
      </w:r>
      <w:r w:rsidRPr="007D6B42">
        <w:rPr>
          <w:lang w:val="en-GB" w:eastAsia="en-US"/>
        </w:rPr>
        <w:fldChar w:fldCharType="begin" w:fldLock="1"/>
      </w:r>
      <w:r w:rsidR="000465A7">
        <w:rPr>
          <w:lang w:val="en-GB" w:eastAsia="en-US"/>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(Jia et al., 2019)</w:t>
      </w:r>
      <w:r w:rsidRPr="007D6B42">
        <w:rPr>
          <w:lang w:val="en-GB" w:eastAsia="en-US"/>
        </w:rPr>
        <w:fldChar w:fldCharType="end"/>
      </w:r>
      <w:r w:rsidRPr="007D6B42">
        <w:rPr>
          <w:lang w:val="en-GB" w:eastAsia="en-US"/>
        </w:rPr>
        <w:t xml:space="preserve"> assessed that there is </w:t>
      </w:r>
      <w:r w:rsidRPr="007D6B42">
        <w:rPr>
          <w:i/>
          <w:lang w:val="en-GB" w:eastAsia="en-US"/>
        </w:rPr>
        <w:t>robust evidence and high agreement</w:t>
      </w:r>
      <w:r w:rsidRPr="007D6B42">
        <w:rPr>
          <w:lang w:val="en-GB" w:eastAsia="en-US"/>
        </w:rPr>
        <w:t xml:space="preserve"> that land cover and land use or management exert significant influence on atmospheric states (e.g., temperature, rainfall, wind intensity) and phenomena (e.g., monsoons), at various spatial and temporal scales, through their biophysical i</w:t>
      </w:r>
      <w:r w:rsidR="00A25EE5">
        <w:rPr>
          <w:lang w:val="en-GB" w:eastAsia="en-US"/>
        </w:rPr>
        <w:t>nfluence</w:t>
      </w:r>
      <w:r w:rsidRPr="007D6B42">
        <w:rPr>
          <w:lang w:val="en-GB" w:eastAsia="en-US"/>
        </w:rPr>
        <w:t xml:space="preserve">s on climate. There is </w:t>
      </w:r>
      <w:r w:rsidRPr="007D6B42">
        <w:rPr>
          <w:i/>
          <w:lang w:val="en-GB" w:eastAsia="en-US"/>
        </w:rPr>
        <w:t>robust evidence</w:t>
      </w:r>
      <w:r w:rsidRPr="007D6B42">
        <w:rPr>
          <w:lang w:val="en-GB" w:eastAsia="en-US"/>
        </w:rPr>
        <w:t xml:space="preserve"> that dry soil moisture anomalies favour summer heat waves. Part of the projected increase in heat waves and droughts can be attributed to soil moisture feedbacks in regions where evapotranspiration is limited by moisture availability (</w:t>
      </w:r>
      <w:r w:rsidRPr="007D6B42">
        <w:rPr>
          <w:i/>
          <w:lang w:val="en-GB" w:eastAsia="en-US"/>
        </w:rPr>
        <w:t>medium confidence</w:t>
      </w:r>
      <w:r w:rsidRPr="007D6B42">
        <w:rPr>
          <w:lang w:val="en-GB" w:eastAsia="en-US"/>
        </w:rPr>
        <w:t>). Vegetation changes can also amplify or dampen extreme events through changes in albedo and evapotranspiration, which will influence future trends in extreme events (</w:t>
      </w:r>
      <w:r w:rsidRPr="007D6B42">
        <w:rPr>
          <w:i/>
          <w:lang w:val="en-GB" w:eastAsia="en-US"/>
        </w:rPr>
        <w:t>medium confidence</w:t>
      </w:r>
      <w:r w:rsidRPr="007D6B42">
        <w:rPr>
          <w:lang w:val="en-GB" w:eastAsia="en-US"/>
        </w:rPr>
        <w:t>).</w:t>
      </w:r>
    </w:p>
    <w:p w14:paraId="40D7D9D1" w14:textId="77777777" w:rsidR="00474C69" w:rsidRPr="007D6B42" w:rsidRDefault="00474C69" w:rsidP="00474C69">
      <w:pPr>
        <w:pStyle w:val="AR6BodyText"/>
        <w:shd w:val="clear" w:color="auto" w:fill="DEEAF6" w:themeFill="accent1" w:themeFillTint="33"/>
        <w:rPr>
          <w:lang w:val="en-GB" w:eastAsia="en-US"/>
        </w:rPr>
      </w:pPr>
    </w:p>
    <w:p w14:paraId="33CBF5C0"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influence of different changes in land use (e.g., afforestation, urbanization), on the local climate depends on the background climate (</w:t>
      </w:r>
      <w:r w:rsidRPr="007D6B42">
        <w:rPr>
          <w:i/>
          <w:lang w:val="en-GB" w:eastAsia="en-US"/>
        </w:rPr>
        <w:t>robust evidence, high agreement</w:t>
      </w:r>
      <w:r w:rsidRPr="007D6B42">
        <w:rPr>
          <w:lang w:val="en-GB" w:eastAsia="en-US"/>
        </w:rPr>
        <w:t xml:space="preserve">). </w:t>
      </w:r>
      <w:r w:rsidRPr="007D6B42">
        <w:rPr>
          <w:lang w:val="en-GB"/>
        </w:rPr>
        <w:t xml:space="preserve">There is </w:t>
      </w:r>
      <w:r w:rsidRPr="007D6B42">
        <w:rPr>
          <w:i/>
          <w:iCs/>
          <w:lang w:val="en-GB"/>
        </w:rPr>
        <w:t>high confidence</w:t>
      </w:r>
      <w:r w:rsidRPr="007D6B42">
        <w:rPr>
          <w:lang w:val="en-GB"/>
        </w:rPr>
        <w:t xml:space="preserve"> that regional climate change can be dampened or enhanced by changes in local land cover and land use, with sign and magnitude depending on region and season.</w:t>
      </w:r>
    </w:p>
    <w:p w14:paraId="329FA3E3" w14:textId="77777777" w:rsidR="00474C69" w:rsidRPr="007D6B42" w:rsidRDefault="00474C69" w:rsidP="00474C69">
      <w:pPr>
        <w:pStyle w:val="AR6BodyText"/>
        <w:shd w:val="clear" w:color="auto" w:fill="DEEAF6" w:themeFill="accent1" w:themeFillTint="33"/>
        <w:rPr>
          <w:lang w:val="en-GB" w:eastAsia="en-US"/>
        </w:rPr>
      </w:pPr>
    </w:p>
    <w:p w14:paraId="315F0CD7" w14:textId="18FD3BD2" w:rsidR="00474C69" w:rsidRPr="007D6B42" w:rsidRDefault="00474C69" w:rsidP="00474C69">
      <w:pPr>
        <w:pStyle w:val="AR6BodyText"/>
        <w:shd w:val="clear" w:color="auto" w:fill="DEEAF6" w:themeFill="accent1" w:themeFillTint="33"/>
        <w:rPr>
          <w:lang w:val="en-GB" w:eastAsia="en-US"/>
        </w:rPr>
      </w:pPr>
      <w:r w:rsidRPr="007D6B42">
        <w:rPr>
          <w:lang w:val="en-GB" w:eastAsia="en-US"/>
        </w:rPr>
        <w:t>Water management and irrigation were generally not accounted for by CMIP5 global models available at the time of the SRCC</w:t>
      </w:r>
      <w:r w:rsidR="004E1723">
        <w:rPr>
          <w:lang w:val="en-GB" w:eastAsia="en-US"/>
        </w:rPr>
        <w:t>L</w:t>
      </w:r>
      <w:r w:rsidRPr="007D6B42">
        <w:rPr>
          <w:lang w:val="en-GB" w:eastAsia="en-US"/>
        </w:rPr>
        <w:t>. Additional water can modify regional energy and moisture balance particularly in areas with highly productive agricultural crops with high rate of evapotranspiration. Urbanization increases the risks associated with extreme events (</w:t>
      </w:r>
      <w:r w:rsidRPr="007D6B42">
        <w:rPr>
          <w:i/>
          <w:lang w:val="en-GB" w:eastAsia="en-US"/>
        </w:rPr>
        <w:t>high confidence</w:t>
      </w:r>
      <w:r w:rsidRPr="007D6B42">
        <w:rPr>
          <w:lang w:val="en-GB" w:eastAsia="en-US"/>
        </w:rPr>
        <w:t>). Urbanization suppresses evaporative cooling and amplifies heatwave intensity (</w:t>
      </w:r>
      <w:r w:rsidRPr="007D6B42">
        <w:rPr>
          <w:i/>
          <w:lang w:val="en-GB" w:eastAsia="en-US"/>
        </w:rPr>
        <w:t>high confidence</w:t>
      </w:r>
      <w:r w:rsidRPr="007D6B42">
        <w:rPr>
          <w:lang w:val="en-GB" w:eastAsia="en-US"/>
        </w:rPr>
        <w:t>) with a strong i</w:t>
      </w:r>
      <w:r w:rsidR="00A25EE5">
        <w:rPr>
          <w:lang w:val="en-GB" w:eastAsia="en-US"/>
        </w:rPr>
        <w:t>nfluence</w:t>
      </w:r>
      <w:r w:rsidRPr="007D6B42">
        <w:rPr>
          <w:lang w:val="en-GB" w:eastAsia="en-US"/>
        </w:rPr>
        <w:t xml:space="preserve"> on minimum temperatures (</w:t>
      </w:r>
      <w:r w:rsidRPr="007D6B42">
        <w:rPr>
          <w:i/>
          <w:lang w:val="en-GB" w:eastAsia="en-US"/>
        </w:rPr>
        <w:t>very likely</w:t>
      </w:r>
      <w:r w:rsidRPr="007D6B42">
        <w:rPr>
          <w:lang w:val="en-GB" w:eastAsia="en-US"/>
        </w:rPr>
        <w:t xml:space="preserve">, </w:t>
      </w:r>
      <w:r w:rsidRPr="007D6B42">
        <w:rPr>
          <w:i/>
          <w:lang w:val="en-GB" w:eastAsia="en-US"/>
        </w:rPr>
        <w:t>high confidence</w:t>
      </w:r>
      <w:r w:rsidRPr="007D6B42">
        <w:rPr>
          <w:lang w:val="en-GB" w:eastAsia="en-US"/>
        </w:rPr>
        <w:t>). Urban areas enhance storm occurrence and heavy precipitation in part due to the presence of aerosols. Urbanization also increases the risk of flooding during heavy rain events.</w:t>
      </w:r>
    </w:p>
    <w:p w14:paraId="267C51A0" w14:textId="77777777" w:rsidR="00474C69" w:rsidRPr="007D6B42" w:rsidRDefault="00474C69" w:rsidP="00474C69">
      <w:pPr>
        <w:pStyle w:val="AR6BodyText"/>
        <w:shd w:val="clear" w:color="auto" w:fill="DEEAF6" w:themeFill="accent1" w:themeFillTint="33"/>
        <w:jc w:val="both"/>
        <w:rPr>
          <w:lang w:val="en-GB" w:eastAsia="en-US"/>
        </w:rPr>
      </w:pPr>
    </w:p>
    <w:p w14:paraId="0A541F7A" w14:textId="6642F13B" w:rsidR="00474C69" w:rsidRPr="007D6B42" w:rsidRDefault="00474C69" w:rsidP="00474C69">
      <w:pPr>
        <w:pStyle w:val="AR6BodyText"/>
        <w:shd w:val="clear" w:color="auto" w:fill="DEEAF6" w:themeFill="accent1" w:themeFillTint="33"/>
        <w:jc w:val="both"/>
        <w:rPr>
          <w:b/>
          <w:lang w:val="en-GB" w:eastAsia="en-US"/>
        </w:rPr>
      </w:pPr>
      <w:r w:rsidRPr="007D6B42">
        <w:rPr>
          <w:b/>
          <w:lang w:val="en-GB" w:eastAsia="en-US"/>
        </w:rPr>
        <w:t xml:space="preserve">Special Report on the Ocean and Cryosphere in a Changing Climate </w:t>
      </w:r>
      <w:commentRangeStart w:id="215"/>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"manualFormatting" : "(SROCC; IPCC, 2019b)", "plainTextFormattedCitation" : "(IPCC, 2019b)", "previouslyFormattedCitation" : "(IPCC, 2019b)"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(SROCC; IPCC, 2019b)</w:t>
      </w:r>
      <w:r w:rsidRPr="007D6B42">
        <w:rPr>
          <w:b/>
          <w:lang w:val="en-GB" w:eastAsia="en-US"/>
        </w:rPr>
        <w:fldChar w:fldCharType="end"/>
      </w:r>
      <w:commentRangeEnd w:id="215"/>
      <w:r w:rsidR="00E41CA2">
        <w:rPr>
          <w:rStyle w:val="CommentReference"/>
          <w:rFonts w:asciiTheme="minorHAnsi" w:eastAsiaTheme="minorHAnsi" w:hAnsiTheme="minorHAnsi"/>
          <w:lang w:eastAsia="en-US"/>
        </w:rPr>
        <w:commentReference w:id="215"/>
      </w:r>
    </w:p>
    <w:p w14:paraId="58482F36" w14:textId="7961A362"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SROCC </w:t>
      </w:r>
      <w:r w:rsidRPr="007D6B42">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"plainTextFormattedCitation" : "(IPCC, 2019b)", "previouslyFormattedCitation" : "(IPCC, 2019b)" }, "properties" : { "noteIndex" : 0 }, "schema" : "https://github.com/citation-style-language/schema/raw/master/csl-citation.json" }</w:instrText>
      </w:r>
      <w:r w:rsidRPr="007D6B42">
        <w:rPr>
          <w:lang w:val="en-GB" w:eastAsia="en-US"/>
        </w:rPr>
        <w:fldChar w:fldCharType="separate"/>
      </w:r>
      <w:r w:rsidR="00E41CA2">
        <w:rPr>
          <w:noProof/>
          <w:lang w:val="en-GB" w:eastAsia="en-US"/>
        </w:rPr>
        <w:t>(IPCC, 2019b)</w:t>
      </w:r>
      <w:r w:rsidRPr="007D6B42">
        <w:rPr>
          <w:lang w:val="en-GB" w:eastAsia="en-US"/>
        </w:rPr>
        <w:fldChar w:fldCharType="end"/>
      </w:r>
      <w:r w:rsidRPr="007D6B42">
        <w:rPr>
          <w:lang w:val="en-GB" w:eastAsia="en-US"/>
        </w:rPr>
        <w:t xml:space="preserve"> stated that </w:t>
      </w:r>
      <w:r w:rsidR="00B710CC">
        <w:rPr>
          <w:lang w:val="en-GB" w:eastAsia="en-US"/>
        </w:rPr>
        <w:t>o</w:t>
      </w:r>
      <w:r w:rsidRPr="007D6B42">
        <w:rPr>
          <w:lang w:val="en-GB" w:eastAsia="en-US"/>
        </w:rPr>
        <w:t>bservations and models for assessing changes in the ocean and the cryosphere have been developed considerably during the past century but observations in some key regions remain under-sampled and were very short relative to the time</w:t>
      </w:r>
      <w:r w:rsidR="00695479">
        <w:rPr>
          <w:lang w:val="en-GB" w:eastAsia="en-US"/>
        </w:rPr>
        <w:t xml:space="preserve"> </w:t>
      </w:r>
      <w:r w:rsidRPr="007D6B42">
        <w:rPr>
          <w:lang w:val="en-GB" w:eastAsia="en-US"/>
        </w:rPr>
        <w:t xml:space="preserve">scales of natural variability and anthropogenic changes. Retreat of mountain glaciers and thawing of mountain permafrost continues and will continue due to significant warming in those regions, where it is </w:t>
      </w:r>
      <w:r w:rsidRPr="00B75C47">
        <w:rPr>
          <w:i/>
          <w:iCs/>
          <w:lang w:val="en-GB" w:eastAsia="en-US"/>
        </w:rPr>
        <w:t>likely</w:t>
      </w:r>
      <w:r w:rsidRPr="007D6B42">
        <w:rPr>
          <w:lang w:val="en-GB" w:eastAsia="en-US"/>
        </w:rPr>
        <w:t xml:space="preserve"> to exceed global temperature increase.</w:t>
      </w:r>
    </w:p>
    <w:p w14:paraId="644804AE" w14:textId="77777777" w:rsidR="00474C69" w:rsidRPr="007D6B42" w:rsidRDefault="00474C69" w:rsidP="00474C69">
      <w:pPr>
        <w:pStyle w:val="AR6BodyText"/>
        <w:shd w:val="clear" w:color="auto" w:fill="DEEAF6" w:themeFill="accent1" w:themeFillTint="33"/>
        <w:rPr>
          <w:lang w:val="en-GB" w:eastAsia="en-US"/>
        </w:rPr>
      </w:pPr>
    </w:p>
    <w:p w14:paraId="39E86DCA" w14:textId="1F8967C8"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SROCC assessed that it is </w:t>
      </w:r>
      <w:r w:rsidRPr="007D6B42">
        <w:rPr>
          <w:i/>
          <w:lang w:val="en-GB" w:eastAsia="en-US"/>
        </w:rPr>
        <w:t>virtually certain</w:t>
      </w:r>
      <w:r w:rsidRPr="007D6B42">
        <w:rPr>
          <w:lang w:val="en-GB" w:eastAsia="en-US"/>
        </w:rPr>
        <w:t xml:space="preserve"> that Antarctica and Greenland have lost mass over the past decade and observed glacier mass loss over the last decades is attributable to anthropogenic climate change (</w:t>
      </w:r>
      <w:r w:rsidRPr="007D6B42">
        <w:rPr>
          <w:i/>
          <w:lang w:val="en-GB" w:eastAsia="en-US"/>
        </w:rPr>
        <w:t>high confidence</w:t>
      </w:r>
      <w:r w:rsidRPr="007D6B42">
        <w:rPr>
          <w:lang w:val="en-GB" w:eastAsia="en-US"/>
        </w:rPr>
        <w:t xml:space="preserve">). It is </w:t>
      </w:r>
      <w:r w:rsidRPr="007D6B42">
        <w:rPr>
          <w:i/>
          <w:lang w:val="en-GB" w:eastAsia="en-US"/>
        </w:rPr>
        <w:t>virtually certain</w:t>
      </w:r>
      <w:r w:rsidRPr="007D6B42">
        <w:rPr>
          <w:lang w:val="en-GB" w:eastAsia="en-US"/>
        </w:rPr>
        <w:t xml:space="preserve"> that projected warming will result in continued loss in Arctic sea ice in summer, but there is </w:t>
      </w:r>
      <w:r w:rsidRPr="007D6B42">
        <w:rPr>
          <w:i/>
          <w:lang w:val="en-GB" w:eastAsia="en-US"/>
        </w:rPr>
        <w:t>low confidence</w:t>
      </w:r>
      <w:r w:rsidRPr="007D6B42">
        <w:rPr>
          <w:lang w:val="en-GB" w:eastAsia="en-US"/>
        </w:rPr>
        <w:t xml:space="preserve"> in climate model projections of Antarctic sea ice change because of model biases and disagreement with observed trends. Knowledge and observations of the polar regions were sparse compared to many other regions, due to remoteness and challenges of operati</w:t>
      </w:r>
      <w:r w:rsidR="00B710CC">
        <w:rPr>
          <w:lang w:val="en-GB" w:eastAsia="en-US"/>
        </w:rPr>
        <w:t>ng</w:t>
      </w:r>
      <w:r w:rsidRPr="007D6B42">
        <w:rPr>
          <w:lang w:val="en-GB" w:eastAsia="en-US"/>
        </w:rPr>
        <w:t xml:space="preserve"> in them.</w:t>
      </w:r>
    </w:p>
    <w:p w14:paraId="24C8AB69" w14:textId="77777777" w:rsidR="00474C69" w:rsidRPr="007D6B42" w:rsidRDefault="00474C69" w:rsidP="00474C69">
      <w:pPr>
        <w:pStyle w:val="AR6BodyText"/>
        <w:shd w:val="clear" w:color="auto" w:fill="DEEAF6" w:themeFill="accent1" w:themeFillTint="33"/>
        <w:rPr>
          <w:lang w:val="en-GB" w:eastAsia="en-US"/>
        </w:rPr>
      </w:pPr>
    </w:p>
    <w:p w14:paraId="4164AA7E" w14:textId="49EFFB42"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sensitivity of small islands and coastal areas to increased sea level differs between emission scenarios and regionally and a consideration of local processes is critical for projections of sea level i</w:t>
      </w:r>
      <w:r w:rsidR="00A25EE5">
        <w:rPr>
          <w:lang w:val="en-GB" w:eastAsia="en-US"/>
        </w:rPr>
        <w:t>nfluence</w:t>
      </w:r>
      <w:r w:rsidRPr="007D6B42">
        <w:rPr>
          <w:lang w:val="en-GB" w:eastAsia="en-US"/>
        </w:rPr>
        <w:t>s at local scales.</w:t>
      </w:r>
    </w:p>
    <w:p w14:paraId="4DED8B53" w14:textId="77777777" w:rsidR="00474C69" w:rsidRPr="007D6B42" w:rsidRDefault="00474C69" w:rsidP="00474C69">
      <w:pPr>
        <w:pStyle w:val="AR6BodyText"/>
        <w:shd w:val="clear" w:color="auto" w:fill="DEEAF6" w:themeFill="accent1" w:themeFillTint="33"/>
        <w:jc w:val="both"/>
        <w:rPr>
          <w:lang w:val="en-GB" w:eastAsia="en-US"/>
        </w:rPr>
      </w:pPr>
    </w:p>
    <w:p w14:paraId="2D06CA0B" w14:textId="7305FC3E" w:rsidR="00474C69" w:rsidRPr="007D6B42" w:rsidRDefault="00474C69" w:rsidP="00474C69">
      <w:pPr>
        <w:pStyle w:val="AR6BodyText"/>
        <w:shd w:val="clear" w:color="auto" w:fill="DEEAF6" w:themeFill="accent1" w:themeFillTint="33"/>
        <w:jc w:val="both"/>
        <w:rPr>
          <w:lang w:val="en-GB" w:eastAsia="en-US"/>
        </w:rPr>
      </w:pPr>
      <w:bookmarkStart w:id="216" w:name="_Toc528248966"/>
      <w:r w:rsidRPr="007D6B42">
        <w:rPr>
          <w:b/>
          <w:lang w:val="en-GB" w:eastAsia="en-US"/>
        </w:rPr>
        <w:t xml:space="preserve">Special Report on Global Warming of 1.5°C </w:t>
      </w:r>
      <w:commentRangeStart w:id="217"/>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"Q4457", "given" : "Rt12", "non-dropping-particle" : "", "parse-names" : false, "suffix" : "" } ], "type" : "report" }, "uris" : [ "http://www.mendeley.com/documents/?uuid=9bb25c81-feef-41cc-8863-c02743515982" ] } ], "mendeley" : { "formattedCitation" : "(IPCC, 2018b)", "manualFormatting" : "(SR1.5; IPCC, 2018b)", "plainTextFormattedCitation" : "(IPCC, 2018b)", "previouslyFormattedCitation" : "(IPCC, 2018b)"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(SR1.5; IPCC, 2018b)</w:t>
      </w:r>
      <w:r w:rsidRPr="007D6B42">
        <w:rPr>
          <w:b/>
          <w:lang w:val="en-GB" w:eastAsia="en-US"/>
        </w:rPr>
        <w:fldChar w:fldCharType="end"/>
      </w:r>
      <w:bookmarkEnd w:id="216"/>
      <w:commentRangeEnd w:id="217"/>
      <w:r w:rsidR="00E41CA2">
        <w:rPr>
          <w:rStyle w:val="CommentReference"/>
          <w:rFonts w:asciiTheme="minorHAnsi" w:eastAsiaTheme="minorHAnsi" w:hAnsiTheme="minorHAnsi"/>
          <w:lang w:eastAsia="en-US"/>
        </w:rPr>
        <w:commentReference w:id="217"/>
      </w:r>
    </w:p>
    <w:p w14:paraId="7881C822" w14:textId="6662C22F" w:rsidR="00474C69" w:rsidRPr="007D6B42" w:rsidRDefault="00474C69" w:rsidP="00474C69">
      <w:pPr>
        <w:pStyle w:val="AR6BodyText"/>
        <w:shd w:val="clear" w:color="auto" w:fill="DEEAF6" w:themeFill="accent1" w:themeFillTint="33"/>
        <w:jc w:val="both"/>
        <w:rPr>
          <w:lang w:val="en-GB" w:eastAsia="en-US"/>
        </w:rPr>
      </w:pPr>
      <w:r w:rsidRPr="007D6B42">
        <w:rPr>
          <w:lang w:val="en-GB" w:eastAsia="en-US"/>
        </w:rPr>
        <w:t xml:space="preserve">The SR1.5 </w:t>
      </w:r>
      <w:r w:rsidRPr="007D6B42">
        <w:rPr>
          <w:lang w:val="en-GB" w:eastAsia="en-US"/>
        </w:rPr>
        <w:fldChar w:fldCharType="begin" w:fldLock="1"/>
      </w:r>
      <w:r w:rsidR="000465A7">
        <w:rPr>
          <w:lang w:val="en-GB" w:eastAsia="en-US"/>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(Hoegh-Guldberg et al., 2018)</w:t>
      </w:r>
      <w:r w:rsidRPr="007D6B42">
        <w:rPr>
          <w:lang w:val="en-GB" w:eastAsia="en-US"/>
        </w:rPr>
        <w:fldChar w:fldCharType="end"/>
      </w:r>
      <w:r w:rsidRPr="007D6B42">
        <w:rPr>
          <w:lang w:val="en-GB" w:eastAsia="en-US"/>
        </w:rPr>
        <w:t xml:space="preserve"> assessed that most land regions were experiencing greater warming than the global average, with annual average warming already exceeding 1.5°C in many regions. Over one quarter of the global population live in regions that have already experienced more than 1.5°C of warming in at least one season. Land regions will warm more than ocean regions over the coming decades (transient climate conditions).</w:t>
      </w:r>
    </w:p>
    <w:p w14:paraId="25E7ACC6" w14:textId="77777777" w:rsidR="00474C69" w:rsidRPr="007D6B42" w:rsidRDefault="00474C69" w:rsidP="00474C69">
      <w:pPr>
        <w:pStyle w:val="AR6BodyText"/>
        <w:shd w:val="clear" w:color="auto" w:fill="DEEAF6" w:themeFill="accent1" w:themeFillTint="33"/>
        <w:rPr>
          <w:lang w:val="en-GB" w:eastAsia="en-US"/>
        </w:rPr>
      </w:pPr>
    </w:p>
    <w:p w14:paraId="43DBFB7A" w14:textId="755F2CA2"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Transient climate projections reveal observable differences between 1.5°C and 2°C global warming in terms of mean temperature and extremes, both at a global scale and for most land regions. Such studies also reveal detectable differences between 1.5°C and 2°C precipitation extremes in many land regions. </w:t>
      </w:r>
      <w:r w:rsidR="00B710CC">
        <w:rPr>
          <w:lang w:val="en-GB" w:eastAsia="en-US"/>
        </w:rPr>
        <w:t>F</w:t>
      </w:r>
      <w:r w:rsidRPr="007D6B42">
        <w:rPr>
          <w:lang w:val="en-GB" w:eastAsia="en-US"/>
        </w:rPr>
        <w:t xml:space="preserve">or mean </w:t>
      </w:r>
      <w:r w:rsidRPr="007D6B42">
        <w:rPr>
          <w:lang w:val="en-GB" w:eastAsia="en-US"/>
        </w:rPr>
        <w:lastRenderedPageBreak/>
        <w:t>precipitation and various drought measures there is substantially lower risk for human systems and ecosystems in the Mediterranean region at 1.5°C compared to 2°C.</w:t>
      </w:r>
    </w:p>
    <w:p w14:paraId="694B3F19" w14:textId="77777777" w:rsidR="00474C69" w:rsidRPr="007D6B42" w:rsidRDefault="00474C69" w:rsidP="00474C69">
      <w:pPr>
        <w:pStyle w:val="AR6BodyText"/>
        <w:shd w:val="clear" w:color="auto" w:fill="DEEAF6" w:themeFill="accent1" w:themeFillTint="33"/>
        <w:rPr>
          <w:lang w:val="en-GB" w:eastAsia="en-US"/>
        </w:rPr>
      </w:pPr>
    </w:p>
    <w:p w14:paraId="06C0A2BD"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different pathways to a 1.5ºC warmer world may involve a transition through 1.5°C, with both short and long-term stabilization (without overshoot), or a temporary rise and fall over decades and centuries (overshoot). The influence of these pathways is small for some climate variables at the regional scale (e.g., regional temperature and precipitation extremes) but can be very large for others (e.g., sea level).</w:t>
      </w:r>
    </w:p>
    <w:p w14:paraId="272FDB6B" w14:textId="77777777" w:rsidR="00474C69" w:rsidRPr="007D6B42" w:rsidRDefault="00474C69" w:rsidP="00474C69">
      <w:pPr>
        <w:pStyle w:val="AR6BodyText"/>
        <w:shd w:val="clear" w:color="auto" w:fill="DEEAF6" w:themeFill="accent1" w:themeFillTint="33"/>
        <w:rPr>
          <w:lang w:val="en-GB" w:eastAsia="en-US"/>
        </w:rPr>
      </w:pPr>
    </w:p>
    <w:p w14:paraId="72015888" w14:textId="77777777" w:rsidR="00474C69" w:rsidRPr="007D6B42" w:rsidRDefault="00474C69" w:rsidP="00474C69">
      <w:pPr>
        <w:pStyle w:val="AR6BodyText"/>
        <w:jc w:val="both"/>
        <w:rPr>
          <w:lang w:val="en-GB" w:eastAsia="en-US"/>
        </w:rPr>
      </w:pPr>
    </w:p>
    <w:p w14:paraId="38AE503E" w14:textId="77777777" w:rsidR="00474C69" w:rsidRPr="007D6B42" w:rsidRDefault="00474C69" w:rsidP="00474C69">
      <w:pPr>
        <w:pStyle w:val="AR6BodyText"/>
        <w:jc w:val="both"/>
        <w:rPr>
          <w:b/>
          <w:lang w:val="en-GB" w:eastAsia="en-US"/>
        </w:rPr>
      </w:pPr>
      <w:r w:rsidRPr="007D6B42">
        <w:rPr>
          <w:b/>
          <w:lang w:val="en-GB" w:eastAsia="en-US"/>
        </w:rPr>
        <w:t>[END BOX 10.1 HERE]</w:t>
      </w:r>
    </w:p>
    <w:p w14:paraId="124937AA" w14:textId="77777777" w:rsidR="00474C69" w:rsidRPr="007D6B42" w:rsidRDefault="00474C69" w:rsidP="00474C69">
      <w:pPr>
        <w:pStyle w:val="AR6BodyText"/>
        <w:jc w:val="both"/>
        <w:rPr>
          <w:b/>
          <w:lang w:val="en-GB" w:eastAsia="en-US"/>
        </w:rPr>
      </w:pPr>
    </w:p>
    <w:p w14:paraId="1DE91FC5" w14:textId="77777777" w:rsidR="00474C69" w:rsidRPr="007D6B42" w:rsidRDefault="00474C69" w:rsidP="00474C69">
      <w:pPr>
        <w:pStyle w:val="AR6BodyText"/>
        <w:jc w:val="both"/>
        <w:rPr>
          <w:b/>
          <w:lang w:val="en-GB" w:eastAsia="en-US"/>
        </w:rPr>
      </w:pPr>
    </w:p>
    <w:p w14:paraId="13748616" w14:textId="77777777" w:rsidR="00474C69" w:rsidRPr="007D6B42" w:rsidRDefault="00474C69" w:rsidP="00474C69">
      <w:pPr>
        <w:pStyle w:val="AR6BodyText"/>
        <w:jc w:val="both"/>
        <w:rPr>
          <w:b/>
          <w:lang w:val="en-GB" w:eastAsia="en-US"/>
        </w:rPr>
      </w:pPr>
      <w:r w:rsidRPr="007D6B42">
        <w:rPr>
          <w:b/>
          <w:lang w:val="en-GB" w:eastAsia="en-US"/>
        </w:rPr>
        <w:t>[START CROSS-CHAPTER BOX 10.1 HERE]</w:t>
      </w:r>
    </w:p>
    <w:p w14:paraId="7848B256" w14:textId="77777777" w:rsidR="00474C69" w:rsidRPr="007D6B42" w:rsidRDefault="00474C69" w:rsidP="00474C69">
      <w:pPr>
        <w:pStyle w:val="AR6BodyText"/>
        <w:jc w:val="both"/>
        <w:rPr>
          <w:lang w:val="en-GB" w:eastAsia="en-US"/>
        </w:rPr>
      </w:pPr>
    </w:p>
    <w:p w14:paraId="17EE7DDD" w14:textId="77777777" w:rsidR="00474C69" w:rsidRPr="007D6B42" w:rsidRDefault="00474C69" w:rsidP="00474C69">
      <w:pPr>
        <w:pStyle w:val="AR6Chap10Cross-ChapterBox"/>
        <w:shd w:val="clear" w:color="auto" w:fill="DEEAF6" w:themeFill="accent1" w:themeFillTint="33"/>
        <w:rPr>
          <w:lang w:val="en-GB"/>
        </w:rPr>
      </w:pPr>
      <w:bookmarkStart w:id="218" w:name="_Toc5899606"/>
      <w:bookmarkStart w:id="219" w:name="_Toc6837927"/>
      <w:bookmarkStart w:id="220" w:name="_Toc30602341"/>
      <w:bookmarkStart w:id="221" w:name="_Toc56770496"/>
      <w:bookmarkStart w:id="222" w:name="_Toc70454697"/>
      <w:r w:rsidRPr="007D6B42">
        <w:rPr>
          <w:lang w:val="en-GB"/>
        </w:rPr>
        <w:t>Influence of the Arctic on mid-latitude climate</w:t>
      </w:r>
      <w:bookmarkEnd w:id="218"/>
      <w:bookmarkEnd w:id="219"/>
      <w:bookmarkEnd w:id="220"/>
      <w:bookmarkEnd w:id="221"/>
      <w:bookmarkEnd w:id="222"/>
    </w:p>
    <w:p w14:paraId="335F3B10" w14:textId="77777777" w:rsidR="00474C69" w:rsidRPr="007D6B42" w:rsidRDefault="00474C69" w:rsidP="00474C69">
      <w:pPr>
        <w:pStyle w:val="AR6BodyText"/>
        <w:shd w:val="clear" w:color="auto" w:fill="DEEAF6" w:themeFill="accent1" w:themeFillTint="33"/>
        <w:jc w:val="both"/>
        <w:rPr>
          <w:lang w:val="en-GB" w:eastAsia="en-US"/>
        </w:rPr>
      </w:pPr>
    </w:p>
    <w:p w14:paraId="120E3F35" w14:textId="4D7207C4" w:rsidR="004B381F" w:rsidRDefault="004B381F" w:rsidP="00474C69">
      <w:pPr>
        <w:pStyle w:val="AR6BodyText"/>
        <w:shd w:val="clear" w:color="auto" w:fill="DEEAF6" w:themeFill="accent1" w:themeFillTint="33"/>
        <w:rPr>
          <w:lang w:val="en-GB" w:eastAsia="en-US"/>
        </w:rPr>
      </w:pPr>
      <w:r w:rsidRPr="004B381F">
        <w:rPr>
          <w:b/>
          <w:bCs/>
          <w:lang w:val="en-GB" w:eastAsia="en-US"/>
        </w:rPr>
        <w:t>Coordinator:</w:t>
      </w:r>
      <w:r>
        <w:rPr>
          <w:lang w:val="en-GB" w:eastAsia="en-US"/>
        </w:rPr>
        <w:t xml:space="preserve"> </w:t>
      </w:r>
      <w:r w:rsidRPr="007D6B42">
        <w:rPr>
          <w:lang w:val="en-GB" w:eastAsia="en-US"/>
        </w:rPr>
        <w:t>Rein Haarsma (</w:t>
      </w:r>
      <w:r w:rsidR="00D56357">
        <w:rPr>
          <w:lang w:val="en-GB" w:eastAsia="en-US"/>
        </w:rPr>
        <w:t xml:space="preserve">The </w:t>
      </w:r>
      <w:r w:rsidRPr="007D6B42">
        <w:rPr>
          <w:lang w:val="en-GB" w:eastAsia="en-US"/>
        </w:rPr>
        <w:t>Netherlands)</w:t>
      </w:r>
    </w:p>
    <w:p w14:paraId="67699BFE" w14:textId="21EAC1E3" w:rsidR="00474C69" w:rsidRPr="007D6B42" w:rsidRDefault="00474C69" w:rsidP="00474C69">
      <w:pPr>
        <w:pStyle w:val="AR6BodyText"/>
        <w:shd w:val="clear" w:color="auto" w:fill="DEEAF6" w:themeFill="accent1" w:themeFillTint="33"/>
        <w:rPr>
          <w:lang w:val="en-GB" w:eastAsia="en-US"/>
        </w:rPr>
      </w:pPr>
      <w:r w:rsidRPr="004B381F">
        <w:rPr>
          <w:b/>
          <w:bCs/>
          <w:lang w:val="en-GB" w:eastAsia="en-US"/>
        </w:rPr>
        <w:t>Contributors:</w:t>
      </w:r>
      <w:r w:rsidRPr="007D6B42">
        <w:rPr>
          <w:lang w:val="en-GB" w:eastAsia="en-US"/>
        </w:rPr>
        <w:t xml:space="preserve"> </w:t>
      </w:r>
      <w:bookmarkStart w:id="223" w:name="_Hlk66887368"/>
      <w:r w:rsidRPr="007D6B42">
        <w:rPr>
          <w:lang w:val="en-GB" w:eastAsia="en-US"/>
        </w:rPr>
        <w:t xml:space="preserve">Francisco </w:t>
      </w:r>
      <w:r w:rsidR="00D56357">
        <w:rPr>
          <w:lang w:val="en-GB" w:eastAsia="en-US"/>
        </w:rPr>
        <w:t xml:space="preserve">J. </w:t>
      </w:r>
      <w:r w:rsidRPr="007D6B42">
        <w:rPr>
          <w:lang w:val="en-GB" w:eastAsia="en-US"/>
        </w:rPr>
        <w:t xml:space="preserve">Doblas-Reyes (Spain), Hervé Douville (France), Nathan </w:t>
      </w:r>
      <w:r w:rsidR="00D56357">
        <w:rPr>
          <w:lang w:val="en-GB" w:eastAsia="en-US"/>
        </w:rPr>
        <w:t xml:space="preserve">P. </w:t>
      </w:r>
      <w:r w:rsidRPr="007D6B42">
        <w:rPr>
          <w:lang w:val="en-GB" w:eastAsia="en-US"/>
        </w:rPr>
        <w:t>Gillett (Canada), Gerhard Krinner (France</w:t>
      </w:r>
      <w:r w:rsidR="00D56357">
        <w:rPr>
          <w:lang w:val="en-GB" w:eastAsia="en-US"/>
        </w:rPr>
        <w:t>/Germany, France</w:t>
      </w:r>
      <w:r w:rsidRPr="007D6B42">
        <w:rPr>
          <w:lang w:val="en-GB" w:eastAsia="en-US"/>
        </w:rPr>
        <w:t>), Dirk Notz (Germany), Krishnan Raghavan (India), Alex</w:t>
      </w:r>
      <w:r w:rsidR="00D56357">
        <w:rPr>
          <w:lang w:val="en-GB" w:eastAsia="en-US"/>
        </w:rPr>
        <w:t xml:space="preserve"> </w:t>
      </w:r>
      <w:r w:rsidR="00A54092">
        <w:rPr>
          <w:lang w:val="en-GB" w:eastAsia="en-US"/>
        </w:rPr>
        <w:t xml:space="preserve">C. </w:t>
      </w:r>
      <w:r w:rsidRPr="007D6B42">
        <w:rPr>
          <w:lang w:val="en-GB" w:eastAsia="en-US"/>
        </w:rPr>
        <w:t>Ruane (</w:t>
      </w:r>
      <w:r w:rsidR="00A54092">
        <w:rPr>
          <w:lang w:val="en-GB" w:eastAsia="en-US"/>
        </w:rPr>
        <w:t>U</w:t>
      </w:r>
      <w:r w:rsidR="00D56357">
        <w:rPr>
          <w:lang w:val="en-GB" w:eastAsia="en-US"/>
        </w:rPr>
        <w:t>nited States of America</w:t>
      </w:r>
      <w:r w:rsidRPr="007D6B42">
        <w:rPr>
          <w:lang w:val="en-GB" w:eastAsia="en-US"/>
        </w:rPr>
        <w:t xml:space="preserve">), Sonia </w:t>
      </w:r>
      <w:r w:rsidR="006343BB">
        <w:rPr>
          <w:lang w:val="en-GB" w:eastAsia="en-US"/>
        </w:rPr>
        <w:t xml:space="preserve">I. </w:t>
      </w:r>
      <w:r w:rsidRPr="007D6B42">
        <w:rPr>
          <w:lang w:val="en-GB" w:eastAsia="en-US"/>
        </w:rPr>
        <w:t>Seneviratne (Switzerland), Laurent Terray (France), Cunde Xiao (China)</w:t>
      </w:r>
      <w:bookmarkEnd w:id="223"/>
    </w:p>
    <w:p w14:paraId="59924E8A" w14:textId="77777777" w:rsidR="00474C69" w:rsidRPr="007D6B42" w:rsidRDefault="00474C69" w:rsidP="00474C69">
      <w:pPr>
        <w:pStyle w:val="AR6BodyText"/>
        <w:shd w:val="clear" w:color="auto" w:fill="DEEAF6" w:themeFill="accent1" w:themeFillTint="33"/>
        <w:rPr>
          <w:lang w:val="en-GB" w:eastAsia="en-US"/>
        </w:rPr>
      </w:pPr>
    </w:p>
    <w:p w14:paraId="5CDBFA38" w14:textId="3C931F74"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Arctic has </w:t>
      </w:r>
      <w:r w:rsidRPr="007D6B42">
        <w:rPr>
          <w:i/>
          <w:iCs/>
          <w:lang w:val="en-GB" w:eastAsia="en-US"/>
        </w:rPr>
        <w:t>very likely</w:t>
      </w:r>
      <w:r w:rsidRPr="007D6B42">
        <w:rPr>
          <w:lang w:val="en-GB" w:eastAsia="en-US"/>
        </w:rPr>
        <w:t xml:space="preserve"> warmed more than twice the global rate over the past 50 years with the greatest increase during the cold season (Atlas 11.2). Several mechanisms are responsible for the enhanced lower troposphere warming of the Arctic, including ice-albedo, lapse rate, Planck and cloud feedbacks (Section 7.4.4.1). The rapid Arctic warming strongly affects the ocean, atmosphere</w:t>
      </w:r>
      <w:r w:rsidR="00D85493">
        <w:rPr>
          <w:lang w:val="en-GB" w:eastAsia="en-US"/>
        </w:rPr>
        <w:t>,</w:t>
      </w:r>
      <w:r w:rsidRPr="007D6B42">
        <w:rPr>
          <w:lang w:val="en-GB" w:eastAsia="en-US"/>
        </w:rPr>
        <w:t xml:space="preserve"> and cryosphere in that region (Atlas 11.2, Section 2.3.2.1). Averaged over the decade 2010-2019, monthly-average</w:t>
      </w:r>
      <w:r w:rsidR="00B710CC">
        <w:rPr>
          <w:lang w:val="en-GB" w:eastAsia="en-US"/>
        </w:rPr>
        <w:t xml:space="preserve"> sea ice</w:t>
      </w:r>
      <w:r w:rsidRPr="007D6B42">
        <w:rPr>
          <w:lang w:val="en-GB" w:eastAsia="en-US"/>
        </w:rPr>
        <w:t xml:space="preserve"> area in August, September and October has been about 25% smaller than that during 1979-1988 (</w:t>
      </w:r>
      <w:r w:rsidRPr="007D6B42">
        <w:rPr>
          <w:i/>
          <w:iCs/>
          <w:lang w:val="en-GB" w:eastAsia="en-US"/>
        </w:rPr>
        <w:t>high confidence</w:t>
      </w:r>
      <w:r w:rsidRPr="007D6B42">
        <w:rPr>
          <w:lang w:val="en-GB" w:eastAsia="en-US"/>
        </w:rPr>
        <w:t xml:space="preserve">, Section 9.3.1.1). It is </w:t>
      </w:r>
      <w:r w:rsidRPr="007D6B42">
        <w:rPr>
          <w:i/>
          <w:lang w:val="en-GB" w:eastAsia="en-US"/>
        </w:rPr>
        <w:t>very likely</w:t>
      </w:r>
      <w:r w:rsidRPr="007D6B42">
        <w:rPr>
          <w:lang w:val="en-GB" w:eastAsia="en-US"/>
        </w:rPr>
        <w:t xml:space="preserve"> that anthropogenic forcings mainly due to greenhouse</w:t>
      </w:r>
      <w:r w:rsidR="00B710CC">
        <w:rPr>
          <w:lang w:val="en-GB" w:eastAsia="en-US"/>
        </w:rPr>
        <w:t xml:space="preserve"> gas</w:t>
      </w:r>
      <w:r w:rsidRPr="007D6B42">
        <w:rPr>
          <w:lang w:val="en-GB" w:eastAsia="en-US"/>
        </w:rPr>
        <w:t xml:space="preserve"> increases have contributed substantially to Arctic sea ice loss since 1979, explaining at least half of the observed long-term decrease in summer sea-ice extent (Section 3.4.1.1). </w:t>
      </w:r>
    </w:p>
    <w:p w14:paraId="7E1B1A5F" w14:textId="77777777" w:rsidR="00474C69" w:rsidRPr="007D6B42" w:rsidRDefault="00474C69" w:rsidP="00474C69">
      <w:pPr>
        <w:pStyle w:val="AR6BodyText"/>
        <w:shd w:val="clear" w:color="auto" w:fill="DEEAF6" w:themeFill="accent1" w:themeFillTint="33"/>
        <w:rPr>
          <w:lang w:val="en-GB" w:eastAsia="en-US"/>
        </w:rPr>
      </w:pPr>
    </w:p>
    <w:p w14:paraId="70CF9B28" w14:textId="77492750"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In this box, the possible influences of the Arctic warming on the lower latitudes is assesed. This linkage was also the topic of the Box 3.2 of the Special Report on the Ocean and Cryosphere in a Changing Climate </w:t>
      </w:r>
      <w:commentRangeStart w:id="224"/>
      <w:r w:rsidRPr="007D6B42">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"manualFormatting" : "(SROCC; IPCC, 2019b)", "plainTextFormattedCitation" : "(IPCC, 2019b)", "previouslyFormattedCitation" : "(IPCC, 2019b)" }, "properties" : { "noteIndex" : 0 }, "schema" : "https://github.com/citation-style-language/schema/raw/master/csl-citation.json" }</w:instrText>
      </w:r>
      <w:r w:rsidRPr="007D6B42">
        <w:rPr>
          <w:lang w:val="en-GB" w:eastAsia="en-US"/>
        </w:rPr>
        <w:fldChar w:fldCharType="separate"/>
      </w:r>
      <w:r w:rsidR="00E41CA2">
        <w:rPr>
          <w:noProof/>
          <w:lang w:val="en-GB" w:eastAsia="en-US"/>
        </w:rPr>
        <w:t>(SROCC; IPCC, 2019b)</w:t>
      </w:r>
      <w:r w:rsidRPr="007D6B42">
        <w:rPr>
          <w:lang w:val="en-GB" w:eastAsia="en-US"/>
        </w:rPr>
        <w:fldChar w:fldCharType="end"/>
      </w:r>
      <w:commentRangeEnd w:id="224"/>
      <w:r w:rsidR="00E41CA2">
        <w:rPr>
          <w:rStyle w:val="CommentReference"/>
          <w:rFonts w:asciiTheme="minorHAnsi" w:eastAsiaTheme="minorHAnsi" w:hAnsiTheme="minorHAnsi"/>
          <w:lang w:eastAsia="en-US"/>
        </w:rPr>
        <w:commentReference w:id="224"/>
      </w:r>
      <w:r w:rsidRPr="007D6B42">
        <w:rPr>
          <w:lang w:val="en-GB" w:eastAsia="en-US"/>
        </w:rPr>
        <w:t xml:space="preserve">. It is a topic that has been strongly debated </w:t>
      </w:r>
      <w:commentRangeStart w:id="225"/>
      <w:r w:rsidRPr="007D6B42">
        <w:rPr>
          <w:lang w:val="en-GB" w:eastAsia="en-US"/>
        </w:rPr>
        <w:fldChar w:fldCharType="begin" w:fldLock="1"/>
      </w:r>
      <w:ins w:id="226" w:author="Robin Matthews" w:date="2021-07-11T15:50:00Z">
        <w:r w:rsidR="0088288B">
          <w:rPr>
            <w:lang w:val="en-GB" w:eastAsia="en-US"/>
          </w:rPr>
          <w:instrText>ADDIN CSL_CITATION { "citationItems" : [ { "id" : "ITEM-1", "itemData" : { "DOI" : "10.1002/2017GL076502", "abstract" : "Abstract Wide disagreement among individual modeling studies has contributed to a debate on the role of recent sea ice loss in the Arctic amplification of global warming and the Siberian wintertime cooling trend. We perform coordinated experiments with six atmospheric general circulation models forced by the observed and climatological daily sea ice concentration and sea surface temperature. The results indicate that the impact of the recent sea ice decline is rather limited to the high-latitude lower troposphere in winter, and the sea ice changes do not significantly lead to colder winters over Siberia. The observed wintertime Siberian temperature and corresponding circulation trends are reproduced in a small number of ensemble members but not by the multimodel ensemble mean, suggesting that atmospheric internal dynamics could have played a major role in the observed trends.", "author" : [ { "dropping-particle" : "", "family" : "Ogawa", "given" : "Fumiaki", "non-dropping-particle" : "", "parse-names" : false, "suffix" : "" }, { "dropping-particle" : "", "family" : "Keenlyside", "given" : "Noel", "non-dropping-particle" : "", "parse-names" : false, "suffix" : "" }, { "dropping-particle" : "", "family" : "Gao", "given" : "Yongqi", "non-dropping-particle" : "", "parse-names" : false, "suffix" : "" }, { "dropping-particle" : "", "family" : "Koenigk", "given" : "Torben", "non-dropping-particle" : "", "parse-names" : false, "suffix" : "" }, { "dropping-particle" : "", "family" : "Yang", "given" : "Shuting", "non-dropping-particle" : "", "parse-names" : false, "suffix" : "" }, { "dropping-particle" : "", "family" : "Suo", "given" : "Lingling", "non-dropping-particle" : "", "parse-names" : false, "suffix" : "" }, { "dropping-particle" : "", "family" : "Wang", "given" : "Tao", "non-dropping-particle" : "", "parse-names" : false, "suffix" : "" }, { "dropping-particle" : "", "family" : "Gastineau", "given" : "Guillaume", "non-dropping-particle" : "", "parse-names" : false, "suffix" : "" }, { "dropping-particle" : "", "family" : "Nakamura", "given" : "Tetsu", "non-dropping-particle" : "", "parse-names" : false, "suffix" : "" }, { "dropping-particle" : "", "family" : "Cheung", "given" : "Ho Nam", "non-dropping-particle" : "", "parse-names" : false, "suffix" : "" }, { "dropping-particle" : "", "family" : "Omrani", "given" : "Nour-Eddine", "non-dropping-particle" : "", "parse-names" : false, "suffix" : "" }, { "dropping-particle" : "", "family" : "Ukita", "given" : "Jinro", "non-dropping-particle" : "", "parse-names" : false, "suffix" : "" }, { "dropping-particle" : "", "family" : "Semenov", "given" : "Vladimir", "non-dropping-particle" : "", "parse-names" : false, "suffix" : "" } ], "container-title" : "Geophysical Research Letters", "id" : "ITEM-1", "issue" : "7", "issued" : { "date-parts" : [ [ "2018" ] ] }, "page" : "3255-3263", "title" : "Evaluating Impacts of Recent Arctic Sea Ice Loss on the Northern Hemisphere Winter Climate Change", "translator" : [ { "dropping-particle" : "", "family" : "Q5035", "given" : "", "non-dropping-particle" : "", "parse-names" : false, "suffix" : "" } ], "type" : "article-journal", "volume" : "45" }, "uris" : [ "http://www.mendeley.com/documents/?uuid=c94a13df-d865-40d1-81cf-9afa5bfac5eb" ] }, { "id" : "ITEM-2",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"ITEM-2",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"mendeley" : { "formattedCitation" : "(Ogawa et al., 2018; Wang et al., 2018a)", "manualFormatting" : "(Ogawa et al., 2018; K. Wang et al., 2018)", "plainTextFormattedCitation" : "(Ogawa et al., 2018; Wang et al., 2018a)", "previouslyFormattedCitation" : "(Ogawa et al., 2018; Wang et al., 2018a)" }, "properties" : { "noteIndex" : 0 }, "schema" : "https://github.com/citation-style-language/schema/raw/master/csl-citation.json" }</w:instrText>
        </w:r>
      </w:ins>
      <w:del w:id="227" w:author="Robin Matthews" w:date="2021-07-11T15:50:00Z">
        <w:r w:rsidR="000465A7" w:rsidDel="0088288B">
          <w:rPr>
            <w:lang w:val="en-GB" w:eastAsia="en-US"/>
          </w:rPr>
          <w:delInstrText>ADDIN CSL_CITATION { "citationItems" : [ { "id" : "ITEM-1", "itemData" : { "DOI" : "10.1002/2017GL076502", "abstract" : "Abstract Wide disagreement among individual modeling studies has contributed to a debate on the role of recent sea ice loss in the Arctic amplification of global warming and the Siberian wintertime cooling trend. We perform coordinated experiments with six atmospheric general circulation models forced by the observed and climatological daily sea ice concentration and sea surface temperature. The results indicate that the impact of the recent sea ice decline is rather limited to the high-latitude lower troposphere in winter, and the sea ice changes do not significantly lead to colder winters over Siberia. The observed wintertime Siberian temperature and corresponding circulation trends are reproduced in a small number of ensemble members but not by the multimodel ensemble mean, suggesting that atmospheric internal dynamics could have played a major role in the observed trends.", "author" : [ { "dropping-particle" : "", "family" : "Ogawa", "given" : "Fumiaki", "non-dropping-particle" : "", "parse-names" : false, "suffix" : "" }, { "dropping-particle" : "", "family" : "Keenlyside", "given" : "Noel", "non-dropping-particle" : "", "parse-names" : false, "suffix" : "" }, { "dropping-particle" : "", "family" : "Gao", "given" : "Yongqi", "non-dropping-particle" : "", "parse-names" : false, "suffix" : "" }, { "dropping-particle" : "", "family" : "Koenigk", "given" : "Torben", "non-dropping-particle" : "", "parse-names" : false, "suffix" : "" }, { "dropping-particle" : "", "family" : "Yang", "given" : "Shuting", "non-dropping-particle" : "", "parse-names" : false, "suffix" : "" }, { "dropping-particle" : "", "family" : "Suo", "given" : "Lingling", "non-dropping-particle" : "", "parse-names" : false, "suffix" : "" }, { "dropping-particle" : "", "family" : "Wang", "given" : "Tao", "non-dropping-particle" : "", "parse-names" : false, "suffix" : "" }, { "dropping-particle" : "", "family" : "Gastineau", "given" : "Guillaume", "non-dropping-particle" : "", "parse-names" : false, "suffix" : "" }, { "dropping-particle" : "", "family" : "Nakamura", "given" : "Tetsu", "non-dropping-particle" : "", "parse-names" : false, "suffix" : "" }, { "dropping-particle" : "", "family" : "Cheung", "given" : "Ho Nam", "non-dropping-particle" : "", "parse-names" : false, "suffix" : "" }, { "dropping-particle" : "", "family" : "Omrani", "given" : "Nour-Eddine", "non-dropping-particle" : "", "parse-names" : false, "suffix" : "" }, { "dropping-particle" : "", "family" : "Ukita", "given" : "Jinro", "non-dropping-particle" : "", "parse-names" : false, "suffix" : "" }, { "dropping-particle" : "", "family" : "Semenov", "given" : "Vladimir", "non-dropping-particle" : "", "parse-names" : false, "suffix" : "" } ], "container-title" : "Geophysical Research Letters", "id" : "ITEM-1", "issue" : "7", "issued" : { "date-parts" : [ [ "2018" ] ] }, "page" : "3255-3263", "title" : "Evaluating Impacts of Recent Arctic Sea Ice Loss on the Northern Hemisphere Winter Climate Change", "translator" : [ { "dropping-particle" : "", "family" : "Q5035", "given" : "", "non-dropping-particle" : "", "parse-names" : false, "suffix" : "" } ], "type" : "article-journal", "volume" : "45" }, "uris" : [ "http://www.mendeley.com/documents/?uuid=c94a13df-d865-40d1-81cf-9afa5bfac5eb" ] }, { "id" : "ITEM-2",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"ITEM-2",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"mendeley" : { "formattedCitation" : "(Ogawa et al., 2018; Wang et al., 2018a)", "plainTextFormattedCitation" : "(Ogawa et al., 2018; Wang et al., 2018a)", "previouslyFormattedCitation" : "(Ogawa et al., 2018; Wang et al., 2018a)"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 xml:space="preserve">(Ogawa et al., 2018; </w:t>
      </w:r>
      <w:ins w:id="228" w:author="Robin Matthews" w:date="2021-07-11T15:50:00Z">
        <w:r w:rsidR="0088288B">
          <w:rPr>
            <w:noProof/>
            <w:lang w:val="en-GB" w:eastAsia="en-US"/>
          </w:rPr>
          <w:t xml:space="preserve">K. </w:t>
        </w:r>
      </w:ins>
      <w:r w:rsidR="00E41CA2">
        <w:rPr>
          <w:noProof/>
          <w:lang w:val="en-GB" w:eastAsia="en-US"/>
        </w:rPr>
        <w:t>Wang et al., 2018</w:t>
      </w:r>
      <w:del w:id="229" w:author="Robin Matthews" w:date="2021-07-11T15:50:00Z">
        <w:r w:rsidR="00E41CA2" w:rsidDel="0088288B">
          <w:rPr>
            <w:noProof/>
            <w:lang w:val="en-GB" w:eastAsia="en-US"/>
          </w:rPr>
          <w:delText>a</w:delText>
        </w:r>
      </w:del>
      <w:r w:rsidR="00E41CA2">
        <w:rPr>
          <w:noProof/>
          <w:lang w:val="en-GB" w:eastAsia="en-US"/>
        </w:rPr>
        <w:t>)</w:t>
      </w:r>
      <w:r w:rsidRPr="007D6B42">
        <w:rPr>
          <w:lang w:val="en-GB" w:eastAsia="en-US"/>
        </w:rPr>
        <w:fldChar w:fldCharType="end"/>
      </w:r>
      <w:commentRangeEnd w:id="225"/>
      <w:r w:rsidR="00E41CA2">
        <w:rPr>
          <w:rStyle w:val="CommentReference"/>
          <w:rFonts w:asciiTheme="minorHAnsi" w:eastAsiaTheme="minorHAnsi" w:hAnsiTheme="minorHAnsi"/>
          <w:lang w:eastAsia="en-US"/>
        </w:rPr>
        <w:commentReference w:id="225"/>
      </w:r>
      <w:r w:rsidRPr="007D6B42">
        <w:rPr>
          <w:lang w:val="en-GB" w:eastAsia="en-US"/>
        </w:rPr>
        <w:t>. Separate hypotheses have emerged for winter and summer that describe possible mechanisms of how the Arctic can influence the weather and climate at lower latitudes. They involve changes in the polar vortex, storm tracks, jet stream, planetary waves, stratosphere-troposphere coupling, and eddy-mean flow interactions, thereby affecting the mid-latitude atmospheric circulation, and the frequency, intensity, duration, seasonality and spatial extent of extremes and climatic impact</w:t>
      </w:r>
      <w:r w:rsidR="00A25EE5">
        <w:rPr>
          <w:lang w:val="en-GB" w:eastAsia="en-US"/>
        </w:rPr>
        <w:t>-</w:t>
      </w:r>
      <w:r w:rsidRPr="007D6B42">
        <w:rPr>
          <w:lang w:val="en-GB" w:eastAsia="en-US"/>
        </w:rPr>
        <w:t xml:space="preserve">drivers like cold spells, heat waves, and floods (Cross-Chapter Box 10.1, Figure 1). However, we note that a decrease in the intensity of cold extremes has been observed in the Northern Hemisphere mid-latitudes in winter since 1950 </w:t>
      </w:r>
      <w:commentRangeStart w:id="230"/>
      <w:r w:rsidRPr="007D6B42">
        <w:rPr>
          <w:lang w:val="en-GB" w:eastAsia="en-US"/>
        </w:rPr>
        <w:fldChar w:fldCharType="begin" w:fldLock="1"/>
      </w:r>
      <w:ins w:id="231" w:author="Robin Matthews" w:date="2021-07-11T15:51:00Z">
        <w:r w:rsidR="0088288B">
          <w:rPr>
            <w:lang w:val="en-GB" w:eastAsia="en-US"/>
          </w:rPr>
          <w:instrText>ADDIN CSL_CITATION { "citationItems" : [ { "id" : "ITEM-1", "itemData" : { "DOI" : "10.1088/1748-9326/ab4867", "ISSN" : "1748-9326", "author" : [ { "dropping-particle" : "", "family" : "Oldenborgh", "given" : "Geert Jan", "non-dropping-particle" : "van", "parse-names" : false, "suffix" : "" }, { "dropping-particle" : "", "family" : "Mitchell-Larson", "given" : "Eli", "non-dropping-particle" : "", "parse-names" : false, "suffix" : "" }, { "dropping-particle" : "", "family" : "Vecchi", "given" : "Gabriel A", "non-dropping-particle" : "", "parse-names" : false, "suffix" : "" }, { "dropping-particle" : "", "family" : "Vries", "given" : "Hylke", "non-dropping-particle" : "de", "parse-names" : false, "suffix" : "" }, { "dropping-particle" : "", "family" : "Vautard", "given" : "Robert", "non-dropping-particle" : "", "parse-names" : false, "suffix" : "" }, { "dropping-particle" : "", "family" : "Otto", "given" : "Friederike", "non-dropping-particle" : "", "parse-names" : false, "suffix" : "" } ], "container-title" : "Environmental Research Letters", "id" : "ITEM-1", "issue" : "11", "issued" : { "date-parts" : [ [ "2019", "10", "22" ] ] }, "page" : "114004", "title" : "Cold waves are getting milder in the northern midlatitudes", "translator" : [ { "dropping-particle" : "", "family" : "Q6492", "given" : "", "non-dropping-particle" : "", "parse-names" : false, "suffix" : "" } ], "type" : "article-journal", "volume" : "14" }, "uris" : [ "http://www.mendeley.com/documents/?uuid=e5214612-d7c2-4105-8ed3-7c08c33ea9ce" ] } ], "mendeley" : { "formattedCitation" : "(van Oldenborgh et al., 2019)", "manualFormatting" : "(van Oldenborgh et al., 2019", "plainTextFormattedCitation" : "(van Oldenborgh et al., 2019)", "previouslyFormattedCitation" : "(van Oldenborgh et al., 2019)" }, "properties" : { "noteIndex" : 0 }, "schema" : "https://github.com/citation-style-language/schema/raw/master/csl-citation.json" }</w:instrText>
        </w:r>
      </w:ins>
      <w:del w:id="232" w:author="Robin Matthews" w:date="2021-07-11T15:51:00Z">
        <w:r w:rsidR="000465A7" w:rsidDel="0088288B">
          <w:rPr>
            <w:lang w:val="en-GB" w:eastAsia="en-US"/>
          </w:rPr>
          <w:delInstrText>ADDIN CSL_CITATION { "citationItems" : [ { "id" : "ITEM-1", "itemData" : { "DOI" : "10.1088/1748-9326/ab4867", "ISSN" : "1748-9326", "author" : [ { "dropping-particle" : "", "family" : "Oldenborgh", "given" : "Geert Jan", "non-dropping-particle" : "van", "parse-names" : false, "suffix" : "" }, { "dropping-particle" : "", "family" : "Mitchell-Larson", "given" : "Eli", "non-dropping-particle" : "", "parse-names" : false, "suffix" : "" }, { "dropping-particle" : "", "family" : "Vecchi", "given" : "Gabriel A", "non-dropping-particle" : "", "parse-names" : false, "suffix" : "" }, { "dropping-particle" : "", "family" : "Vries", "given" : "Hylke", "non-dropping-particle" : "de", "parse-names" : false, "suffix" : "" }, { "dropping-particle" : "", "family" : "Vautard", "given" : "Robert", "non-dropping-particle" : "", "parse-names" : false, "suffix" : "" }, { "dropping-particle" : "", "family" : "Otto", "given" : "Friederike", "non-dropping-particle" : "", "parse-names" : false, "suffix" : "" } ], "container-title" : "Environmental Research Letters", "id" : "ITEM-1", "issue" : "11", "issued" : { "date-parts" : [ [ "2019", "10", "22" ] ] }, "page" : "114004", "title" : "Cold waves are getting milder in the northern midlatitudes", "translator" : [ { "dropping-particle" : "", "family" : "Q6492", "given" : "", "non-dropping-particle" : "", "parse-names" : false, "suffix" : "" } ], "type" : "article-journal", "volume" : "14" }, "uris" : [ "http://www.mendeley.com/documents/?uuid=e5214612-d7c2-4105-8ed3-7c08c33ea9ce" ] } ], "mendeley" : { "formattedCitation" : "(van Oldenborgh et al., 2019)", "manualFormatting" : "(van Oldenborgh et al., 2019; Section 11.3.2)", "plainTextFormattedCitation" : "(van Oldenborgh et al., 2019)", "previouslyFormattedCitation" : "(van Oldenborgh et al., 2019)"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(van Oldenborgh et al., 2019</w:t>
      </w:r>
      <w:del w:id="233" w:author="Robin Matthews" w:date="2021-07-11T15:51:00Z">
        <w:r w:rsidR="00E41CA2" w:rsidDel="0088288B">
          <w:rPr>
            <w:noProof/>
            <w:lang w:val="en-GB" w:eastAsia="en-US"/>
          </w:rPr>
          <w:delText>; Section 11.3.2)</w:delText>
        </w:r>
      </w:del>
      <w:r w:rsidRPr="007D6B42">
        <w:rPr>
          <w:lang w:val="en-GB" w:eastAsia="en-US"/>
        </w:rPr>
        <w:fldChar w:fldCharType="end"/>
      </w:r>
      <w:commentRangeEnd w:id="230"/>
      <w:r w:rsidR="00E41CA2">
        <w:rPr>
          <w:rStyle w:val="CommentReference"/>
          <w:rFonts w:asciiTheme="minorHAnsi" w:eastAsiaTheme="minorHAnsi" w:hAnsiTheme="minorHAnsi"/>
          <w:lang w:eastAsia="en-US"/>
        </w:rPr>
        <w:commentReference w:id="230"/>
      </w:r>
      <w:ins w:id="234" w:author="Robin Matthews" w:date="2021-07-11T15:51:00Z">
        <w:r w:rsidR="0088288B">
          <w:rPr>
            <w:noProof/>
            <w:lang w:val="en-GB" w:eastAsia="en-US"/>
          </w:rPr>
          <w:t>; Section 11.3.2)</w:t>
        </w:r>
      </w:ins>
      <w:r w:rsidRPr="007D6B42">
        <w:rPr>
          <w:lang w:val="en-GB" w:eastAsia="en-US"/>
        </w:rPr>
        <w:t xml:space="preserve">. Since SROCC new literature has appeared, and the mechanisms and their criticisms are assessed here as an update and extension to the SROCC box. </w:t>
      </w:r>
    </w:p>
    <w:p w14:paraId="6780360E" w14:textId="77777777" w:rsidR="00474C69" w:rsidRPr="007D6B42" w:rsidRDefault="00474C69" w:rsidP="00474C69">
      <w:pPr>
        <w:pStyle w:val="AR6BodyText"/>
        <w:shd w:val="clear" w:color="auto" w:fill="DEEAF6" w:themeFill="accent1" w:themeFillTint="33"/>
        <w:rPr>
          <w:lang w:val="en-GB" w:eastAsia="en-US"/>
        </w:rPr>
      </w:pPr>
    </w:p>
    <w:p w14:paraId="3CA69FE9" w14:textId="77777777" w:rsidR="00474C69" w:rsidRPr="007D6B42" w:rsidRDefault="00474C69" w:rsidP="00474C69">
      <w:pPr>
        <w:pStyle w:val="AR6BodyText"/>
        <w:shd w:val="clear" w:color="auto" w:fill="DEEAF6" w:themeFill="accent1" w:themeFillTint="33"/>
        <w:rPr>
          <w:lang w:val="en-GB" w:eastAsia="ko-KR"/>
        </w:rPr>
      </w:pPr>
    </w:p>
    <w:p w14:paraId="5F518BE7" w14:textId="77777777" w:rsidR="00474C69" w:rsidRPr="007D6B42" w:rsidRDefault="00474C69" w:rsidP="00474C69">
      <w:pPr>
        <w:pStyle w:val="AR6BodyText"/>
        <w:shd w:val="clear" w:color="auto" w:fill="DEEAF6" w:themeFill="accent1" w:themeFillTint="33"/>
        <w:rPr>
          <w:b/>
          <w:lang w:val="en-GB"/>
        </w:rPr>
      </w:pPr>
      <w:r w:rsidRPr="007D6B42">
        <w:rPr>
          <w:b/>
          <w:lang w:val="en-GB"/>
        </w:rPr>
        <w:t>[START CROSS-CHAPTER BOX 10.1, FIGURE 1 HERE]</w:t>
      </w:r>
    </w:p>
    <w:p w14:paraId="56710A16" w14:textId="77777777" w:rsidR="00474C69" w:rsidRPr="007D6B42" w:rsidRDefault="00474C69" w:rsidP="00474C69">
      <w:pPr>
        <w:pStyle w:val="AR6BodyText"/>
        <w:shd w:val="clear" w:color="auto" w:fill="DEEAF6" w:themeFill="accent1" w:themeFillTint="33"/>
        <w:rPr>
          <w:sz w:val="20"/>
          <w:lang w:val="en-GB"/>
        </w:rPr>
      </w:pPr>
    </w:p>
    <w:p w14:paraId="499CE0C8" w14:textId="77777777" w:rsidR="00474C69" w:rsidRPr="00441820" w:rsidRDefault="00474C69" w:rsidP="00A24E40">
      <w:pPr>
        <w:shd w:val="clear" w:color="auto" w:fill="DEEAF6" w:themeFill="accent1" w:themeFillTint="33"/>
        <w:ind w:left="2977" w:hanging="2977"/>
        <w:rPr>
          <w:rFonts w:cs="Times New Roman"/>
          <w:sz w:val="20"/>
          <w:szCs w:val="20"/>
          <w:lang w:val="en-US"/>
        </w:rPr>
      </w:pPr>
      <w:r w:rsidRPr="00A3177C">
        <w:rPr>
          <w:rFonts w:cs="Times New Roman"/>
          <w:b/>
          <w:sz w:val="20"/>
          <w:szCs w:val="20"/>
          <w:lang w:val="en-US" w:eastAsia="en-JM"/>
        </w:rPr>
        <w:t>Cross-Chapter Box 10.1, Figure 1:</w:t>
      </w:r>
      <w:r w:rsidRPr="00A3177C">
        <w:rPr>
          <w:rFonts w:cs="Times New Roman"/>
          <w:sz w:val="20"/>
          <w:szCs w:val="20"/>
          <w:lang w:val="en-US" w:eastAsia="en-JM"/>
        </w:rPr>
        <w:t xml:space="preserve"> </w:t>
      </w:r>
      <w:r w:rsidRPr="00441820">
        <w:rPr>
          <w:b/>
          <w:sz w:val="20"/>
          <w:szCs w:val="20"/>
          <w:lang w:val="en-US" w:eastAsia="en-US"/>
        </w:rPr>
        <w:t>Mechanisms of potential influences of recent and future Arctic warming on mid-latitude climate and variability.</w:t>
      </w:r>
      <w:r w:rsidRPr="00A3177C">
        <w:rPr>
          <w:sz w:val="20"/>
          <w:szCs w:val="20"/>
          <w:lang w:val="en-US" w:eastAsia="en-US"/>
        </w:rPr>
        <w:t xml:space="preserve"> </w:t>
      </w:r>
      <w:r w:rsidRPr="00441820">
        <w:rPr>
          <w:sz w:val="20"/>
          <w:szCs w:val="20"/>
          <w:lang w:val="en-US" w:eastAsia="en-US"/>
        </w:rPr>
        <w:t>Mechanisms are different for winter and summer with different associated influences on mid-latitudes. The mechanisms involve changes in the polar vortex, storm tracks, planetary waves and jet stream.</w:t>
      </w:r>
    </w:p>
    <w:p w14:paraId="22683CFD" w14:textId="77777777" w:rsidR="00474C69" w:rsidRPr="007D6B42" w:rsidRDefault="00474C69" w:rsidP="00474C69">
      <w:pPr>
        <w:pStyle w:val="AR6BodyText"/>
        <w:shd w:val="clear" w:color="auto" w:fill="DEEAF6" w:themeFill="accent1" w:themeFillTint="33"/>
        <w:rPr>
          <w:lang w:val="en-GB" w:eastAsia="en-US"/>
        </w:rPr>
      </w:pPr>
    </w:p>
    <w:p w14:paraId="13F871B5" w14:textId="77777777" w:rsidR="00474C69" w:rsidRPr="007D6B42" w:rsidRDefault="00474C69" w:rsidP="00474C69">
      <w:pPr>
        <w:pStyle w:val="AR6BodyText"/>
        <w:shd w:val="clear" w:color="auto" w:fill="DEEAF6" w:themeFill="accent1" w:themeFillTint="33"/>
        <w:rPr>
          <w:b/>
          <w:lang w:val="en-GB"/>
        </w:rPr>
      </w:pPr>
      <w:r w:rsidRPr="007D6B42">
        <w:rPr>
          <w:b/>
          <w:lang w:val="en-GB"/>
        </w:rPr>
        <w:t>[END CROSS-CHAPTER BOX 10.1, FIGURE 1 HERE]</w:t>
      </w:r>
    </w:p>
    <w:p w14:paraId="3D2EDE48" w14:textId="77777777" w:rsidR="00474C69" w:rsidRPr="007D6B42" w:rsidRDefault="00474C69" w:rsidP="00474C69">
      <w:pPr>
        <w:pStyle w:val="AR6BodyText"/>
        <w:shd w:val="clear" w:color="auto" w:fill="DEEAF6" w:themeFill="accent1" w:themeFillTint="33"/>
        <w:rPr>
          <w:lang w:val="en-GB" w:eastAsia="en-US"/>
        </w:rPr>
      </w:pPr>
    </w:p>
    <w:p w14:paraId="4A124C78"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     </w:t>
      </w:r>
    </w:p>
    <w:p w14:paraId="3B0C690B" w14:textId="77777777" w:rsidR="00474C69" w:rsidRPr="007D6B42" w:rsidRDefault="00474C69" w:rsidP="00474C69">
      <w:pPr>
        <w:pStyle w:val="AR6BodyText"/>
        <w:shd w:val="clear" w:color="auto" w:fill="DEEAF6" w:themeFill="accent1" w:themeFillTint="33"/>
        <w:rPr>
          <w:b/>
          <w:lang w:val="en-GB" w:eastAsia="en-US"/>
        </w:rPr>
      </w:pPr>
      <w:r w:rsidRPr="007D6B42">
        <w:rPr>
          <w:b/>
          <w:lang w:val="en-GB" w:eastAsia="en-US"/>
        </w:rPr>
        <w:lastRenderedPageBreak/>
        <w:t>Mechanisms for a potential influence in winter</w:t>
      </w:r>
    </w:p>
    <w:p w14:paraId="66268F7B" w14:textId="14761EE7"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It has been proposed that Arctic amplification, by reducing the equator-pole temperature contrast, could result in a weaker and more meandering jet with Rossby waves of larger amplitude </w:t>
      </w:r>
      <w:r w:rsidRPr="007D6B42">
        <w:rPr>
          <w:lang w:val="en-GB" w:eastAsia="en-US"/>
        </w:rPr>
        <w:fldChar w:fldCharType="begin" w:fldLock="1"/>
      </w:r>
      <w:r w:rsidR="000465A7">
        <w:rPr>
          <w:lang w:val="en-GB" w:eastAsia="en-US"/>
        </w:rPr>
        <w:instrText>ADDIN CSL_CITATION { "citationItems" : [ { "id" : "ITEM-1", "itemData" : { "DOI" : "10.1002/wcc.474", "abstract" : "The Arctic is warming and melting at alarming rates. Within the lifetime of a Millennial, the volume of ice floating on the Arctic Ocean has declined by at least half. The pace of Arctic warming is two-to-three times that of the globe; this disparity reached a new record high during 2016. While the Arctic spans only a small fraction of the Earth, it plays a disproportionate and multifaceted role in the climate system. In this article, we offer new perspectives on ways in which the Arctic's rapid warming may influence weather patterns in heavily populated regions (the mid-latitudes) of the Northern Hemisphere. Research on this topic has evolved almost as rapidly as the snow and ice have diminished, and while much has been learned, many questions remain. The atmosphere is complex, highly variable, and undergoing a multitude of simultaneous changes, many of which have become apparent only recently. These realities present challenges to robust signal detection and to clear attribution of cause-and-effect. In addition to updating the state of this science, we propose an explanation for the varying and intermittent response of mid-latitude circulation to the rapidly warming Arctic. WIREs Clim Change 2017, 8:e474. doi: 10.1002/wcc.474 This article is categorized under: Climate Models and Modeling &gt; Knowledge Generation with Models", "author" : [ { "dropping-particle" : "", "family" : "Francis", "given" : "Jennifer A", "non-dropping-particle" : "", "parse-names" : false, "suffix" : "" }, { "dropping-particle" : "", "family" : "Vavrus", "given" : "Stephen J", "non-dropping-particle" : "", "parse-names" : false, "suffix" : "" }, { "dropping-particle" : "", "family" : "Cohen", "given" : "Judah", "non-dropping-particle" : "", "parse-names" : false, "suffix" : "" } ], "container-title" : "WIREs Climate Change", "id" : "ITEM-1", "issue" : "5", "issued" : { "date-parts" : [ [ "2017" ] ] }, "page" : "e474", "title" : "Amplified Arctic warming and mid-latitude weather: new perspectives on emerging connections", "translator" : [ { "dropping-particle" : "", "family" : "Q5038", "given" : "", "non-dropping-particle" : "", "parse-names" : false, "suffix" : "" } ], "type" : "article-journal", "volume" : "8" }, "uris" : [ "http://www.mendeley.com/documents/?uuid=e1dd1444-9131-4659-91d0-b99ea0532976" ] } ], "mendeley" : { "formattedCitation" : "(Francis et al., 2017)", "plainTextFormattedCitation" : "(Francis et al., 2017)", "previouslyFormattedCitation" : "(Francis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(Francis et al., 2017)</w:t>
      </w:r>
      <w:r w:rsidRPr="007D6B42">
        <w:rPr>
          <w:lang w:val="en-GB" w:eastAsia="en-US"/>
        </w:rPr>
        <w:fldChar w:fldCharType="end"/>
      </w:r>
      <w:r w:rsidRPr="007D6B42">
        <w:rPr>
          <w:lang w:val="en-GB" w:eastAsia="en-US"/>
        </w:rPr>
        <w:t xml:space="preserve">. This may cause weather systems to travel eastward more slowly and thus, all other things being equal, Arctic amplification could lead to more persistent weather patterns over the mid-latitudes </w:t>
      </w:r>
      <w:r w:rsidRPr="007D6B42">
        <w:rPr>
          <w:lang w:val="en-GB" w:eastAsia="en-US"/>
        </w:rPr>
        <w:fldChar w:fldCharType="begin" w:fldLock="1"/>
      </w:r>
      <w:r w:rsidR="000465A7">
        <w:rPr>
          <w:lang w:val="en-GB" w:eastAsia="en-US"/>
        </w:rPr>
        <w:instrText>ADDIN CSL_CITATION { "citationItems" : [ { "id" : "ITEM-1", "itemData" : { "DOI" : "10.1029/2012GL051000", "abstract" : "Arctic amplification (AA) \u2013 the observed enhanced warming in high northern latitudes relative to the northern hemisphere \u2013 is evident in lower-tropospheric temperatures and in 1000-to-500 hPa thicknesses. Daily fields of 500 hPa heights from the National Centers for Environmental Prediction Reanalysis are analyzed over N. America and the N. Atlantic to assess changes in north-south (Rossby) wave characteristics associated with AA and the relaxation of poleward thickness gradients. Two effects are identified that each contribute to a slower eastward progression of Rossby waves in the upper-level flow: 1) weakened zonal winds, and 2) increased wave amplitude. These effects are particularly evident in autumn and winter consistent with sea-ice loss, but are also apparent in summer, possibly related to earlier snow melt on high-latitude land. Slower progression of upper-level waves would cause associated weather patterns in mid-latitudes to be more persistent, which may lead to an increased probability of extreme weather events that result from prolonged conditions, such as drought, flooding, cold spells, and heat waves.", "author" : [ { "dropping-particle" : "", "family" : "Francis", "given" : "Jennifer A", "non-dropping-particle" : "", "parse-names" : false, "suffix" : "" }, { "dropping-particle" : "", "family" : "Vavrus", "given" : "Stephen J", "non-dropping-particle" : "", "parse-names" : false, "suffix" : "" } ], "container-title" : "Geophysical Research Letters", "id" : "ITEM-1", "issue" : "6", "issued" : { "date-parts" : [ [ "2012" ] ] }, "title" : "Evidence linking Arctic amplification to extreme weather in mid-latitudes", "translator" : [ { "dropping-particle" : "", "family" : "Q4024", "given" : "", "non-dropping-particle" : "", "parse-names" : false, "suffix" : "" } ], "type" : "article-journal", "volume" : "39" }, "uris" : [ "http://www.mendeley.com/documents/?uuid=e9ca8df0-e1ae-4c82-9462-93e845f9faec" ] } ], "mendeley" : { "formattedCitation" : "(Francis and Vavrus, 2012)", "plainTextFormattedCitation" : "(Francis and Vavrus, 2012)", "previouslyFormattedCitation" : "(Francis and Vavrus, 2012)" }, "properties" : { "noteIndex" : 0 }, "schema" : "https://github.com/citation-style-language/schema/raw/master/csl-citation.json" }</w:instrText>
      </w:r>
      <w:r w:rsidRPr="007D6B42">
        <w:rPr>
          <w:lang w:val="en-GB" w:eastAsia="en-US"/>
        </w:rPr>
        <w:fldChar w:fldCharType="separate"/>
      </w:r>
      <w:r w:rsidR="00E41CA2">
        <w:rPr>
          <w:noProof/>
          <w:lang w:val="en-GB" w:eastAsia="en-US"/>
        </w:rPr>
        <w:t>(Francis and Vavrus, 2012)</w:t>
      </w:r>
      <w:r w:rsidRPr="007D6B42">
        <w:rPr>
          <w:lang w:val="en-GB" w:eastAsia="en-US"/>
        </w:rPr>
        <w:fldChar w:fldCharType="end"/>
      </w:r>
      <w:r w:rsidRPr="007D6B42">
        <w:rPr>
          <w:lang w:val="en-GB" w:eastAsia="en-US"/>
        </w:rPr>
        <w:t>. The persistent large meandering flow may increase the likelihood of connected patterns of temperature and precipitation climat</w:t>
      </w:r>
      <w:r w:rsidR="00A25EE5">
        <w:rPr>
          <w:lang w:val="en-GB" w:eastAsia="en-US"/>
        </w:rPr>
        <w:t>ic</w:t>
      </w:r>
      <w:r w:rsidRPr="007D6B42">
        <w:rPr>
          <w:lang w:val="en-GB" w:eastAsia="en-US"/>
        </w:rPr>
        <w:t xml:space="preserve"> impact</w:t>
      </w:r>
      <w:r w:rsidR="00A25EE5">
        <w:rPr>
          <w:lang w:val="en-GB" w:eastAsia="en-US"/>
        </w:rPr>
        <w:t>-</w:t>
      </w:r>
      <w:r w:rsidRPr="007D6B42">
        <w:rPr>
          <w:lang w:val="en-GB" w:eastAsia="en-US"/>
        </w:rPr>
        <w:t xml:space="preserve">drivers because they frequently occur when atmospheric circulation patterns are persistent, which tends to occur with a strong meridional wind component. Another possible consequence of Arctic warming is on the NAO/AO that shows a negative trend over the past two decades </w:t>
      </w:r>
      <w:r w:rsidRPr="007D6B42">
        <w:rPr>
          <w:lang w:val="en-GB" w:eastAsia="en-US"/>
        </w:rPr>
        <w:fldChar w:fldCharType="begin" w:fldLock="1"/>
      </w:r>
      <w:r w:rsidR="000465A7">
        <w:rPr>
          <w:lang w:val="en-GB" w:eastAsia="en-US"/>
        </w:rPr>
        <w:instrText>ADDIN CSL_CITATION { "citationItems" : [ { "id" : "ITEM-1", "itemData" : { "DOI" : "10.1038/ngeo2727", "ISSN" : "1752-0894", "abstract" : "In the mid-1990s the North Atlantic subpolar gyre warmed rapidly1, which had important climate impacts such as increased hurricane numbers2 and changes to rainfall over Africa, Europe and North America3,4. Evidence suggests that the warming was largely due to a strengthening of the ocean circulation, particularly the Atlantic Meridional Overturning Circulation1,5,6,7. Since the mid-1990s direct and indirect measurements have suggested a decline in the strength of the ocean circulation8,9, which is expected to lead to a reduction in northward heat transport10,11. Here we show that since 2005 a large volume of the upper North Atlantic Ocean has cooled significantly by approximately 0.45 \u00b0C or 1.5 \u00d7 1022 J, reversing the previous warming trend. By analysing observations and a state-of-the-art climate model, we show that this cooling is consistent with a reduction in the strength of the ocean circulation and heat transport, linked to record low densities in the deep Labrador Sea9. The low density in the deep Labrador Sea is primarily due to deep ocean warming since 1995, but a long-term freshening also played a role. The observed upper ocean cooling since 2005 is not consistent with the hypothesis that anthropogenic aerosols directly drive Atlantic temperatures12.", "author" : [ { "dropping-particle" : "", "family" : "Robson", "given" : "Jon", "non-dropping-particle" : "", "parse-names" : false, "suffix" : "" }, { "dropping-particle" : "", "family" : "Ortega", "given" : "Pablo", "non-dropping-particle" : "", "parse-names" : false, "suffix" : "" }, { "dropping-particle" : "", "family" : "Sutton", "given" : "Rowan", "non-dropping-particle" : "", "parse-names" : false, "suffix" : "" } ], "container-title" : "Nature Geoscience", "id" : "ITEM-1", "issue" : "7", "issued" : { "date-parts" : [ [ "2016", "7", "6" ] ] }, "page" : "513-517", "title" : "A reversal of climatic trends in the North Atlantic since 2005", "translator" : [ { "dropping-particle" : "", "family" : "Q4469", "given" : "", "non-dropping-particle" : "", "parse-names" : false, "suffix" : "" } ], "type" : "article-journal", "volume" : "9" }, "uris" : [ "http://www.mendeley.com/documents/?uuid=c46fc248-3209-4489-b469-f195a6b43f94" ] }, { "id" : "ITEM-2", "itemData" : { "DOI" : "10.1088/1748-9326/aa9152", "ISSN" : "1748-9326", "abstract" : "Global temperatures have undergone periods of enhanced warming and pauses over the last century, with greater variations at local scales due to internal variability of the climate system. Here we investigate the role of the North Atlantic Oscillation (NAO) in decadal temperature trends in the Northern Hemisphere for periods with large decadal NAO trends. Using a regression based technique we find a best estimate that trends in the NAO more than halved (reduced by 57%, 5%\u201395%: 47%\u201363%) the winter warming over the Northern Hemisphere extratropics (NH; 30N\u201390N) from 1920\u20131971 and account for 45% (\u00b114%) of the warming there from 1963\u20131995, with larger impacts on regional scales. Over the period leading into the so-called warming hiatus, 1989\u20132013, the NAO reduced NH winter warming to around one quarter (24%; 19%\u201331%) of what it would have been, and caused large negative regional trends, for example, in Northern Eurasia. Warming is more spatially uniform across the Northern Hemisphere after removing the NAO influence in winter, and agreement with multi-model mean simulated trends improves. The impact of the summer NAO is much weaker, but still discernible over Europe, North America and Greenland, with the downward trend in the summer NAO from 1988\u20132012 reducing warming by about a third in Northern Europe and a half in North America. A composite analysis using CMIP5 control runs suggests that the ocean response to prolonged NAO trends may increase the influence of decadal NAO trends compared to estimates based on interannual regressions, particularly in the Arctic. Results imply that the long-term NAO trends over the 20th century alternately masked or enhanced anthropogenic warming, and will continue to temporarily offset or enhance its effects in the future.", "author" : [ { "dropping-particle" : "", "family" : "Iles", "given" : "Carley", "non-dropping-particle" : "", "parse-names" : false, "suffix" : "" }, { "dropping-particle" : "", "family" : "Hegerl", "given" : "Gabriele", "non-dropping-particle" : "", "parse-names" : false, "suffix" : "" } ], "container-title" : "Environmental Research Letters", "id" : "ITEM-2", "issue" : "11", "issued" : { "date-parts" : [ [ "2017", "11", "1" ] ] }, "page" : "114010", "title" : "Role of the North Atlantic Oscillation in decadal temperature trends", "translator" : [ { "dropping-particle" : "", "family" : "Q5924", "given" : "", "non-dropping-particle" : "", "parse-names" : false, "suffix" : "" } ], "type" : "article-journal", "volume" : "12" }, "uris" : [ "http://www.mendeley.com/documents/?uuid=19d3f1a2-f6e8-431e-aab7-b2499143bdcb" ] } ], "mendeley" : { "formattedCitation" : "(Robson et al., 2016; Iles and Hegerl, 2017)", "plainTextFormattedCitation" : "(Robson et al., 2016; Iles and Hegerl, 2017)", "previouslyFormattedCitation" : "(Robson et al., 2016; Iles and Hegerl,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(Robson et al., 2016; Iles and Hegerl, 2017)</w:t>
      </w:r>
      <w:r w:rsidRPr="007D6B42">
        <w:rPr>
          <w:lang w:val="en-GB" w:eastAsia="en-US"/>
        </w:rPr>
        <w:fldChar w:fldCharType="end"/>
      </w:r>
      <w:r w:rsidRPr="007D6B42">
        <w:rPr>
          <w:lang w:val="en-GB" w:eastAsia="en-US"/>
        </w:rPr>
        <w:t xml:space="preserve">, and has been linked to the reduction of sea ice in the Barents and Kara seas, and the increase in Eurasian snow cover </w:t>
      </w:r>
      <w:r w:rsidRPr="007D6B42">
        <w:rPr>
          <w:lang w:val="en-GB" w:eastAsia="en-US"/>
        </w:rPr>
        <w:fldChar w:fldCharType="begin" w:fldLock="1"/>
      </w:r>
      <w:r w:rsidR="000465A7">
        <w:rPr>
          <w:lang w:val="en-GB" w:eastAsia="en-US"/>
        </w:rPr>
        <w:instrText>ADDIN CSL_CITATION { "citationItems" : [ { "id" : "ITEM-1", "itemData" : { "DOI" : "10.1088/1748-9326/7/1/014007", "ISSN" : "1748-9326", "abstract" : "The most up to date consensus from global climate models predicts warming in the Northern Hemisphere (NH) high latitudes to middle latitudes during boreal winter. However, recent trends in observed NH winter surface temperatures diverge from these projections. For the last two decades, large-scale cooling trends have existed instead across large stretches of eastern North America and northern Eurasia. We argue that this unforeseen trend is probably not due to internal variability alone. Instead, evidence suggests that summer and autumn warming trends are concurrent with increases in high-latitude moisture and an increase in Eurasian snow cover, which dynamically induces large-scale wintertime cooling. Understanding this counterintuitive response to radiative warming of the climate system has the potential for improving climate predictions at seasonal and longer timescales.", "author" : [ { "dropping-particle" : "", "family" : "Cohen", "given" : "Judah L", "non-dropping-particle" : "", "parse-names" : false, "suffix" : "" }, { "dropping-particle" : "", "family" : "Furtado", "given" : "Jason C", "non-dropping-particle" : "", "parse-names" : false, "suffix" : "" }, { "dropping-particle" : "", "family" : "Barlow", "given" : "Mathew A", "non-dropping-particle" : "", "parse-names" : false, "suffix" : "" }, { "dropping-particle" : "", "family" : "Alexeev", "given" : "Vladimir A", "non-dropping-particle" : "", "parse-names" : false, "suffix" : "" }, { "dropping-particle" : "", "family" : "Cherry", "given" : "Jessica E", "non-dropping-particle" : "", "parse-names" : false, "suffix" : "" } ], "container-title" : "Environmental Research Letters", "id" : "ITEM-1", "issue" : "1", "issued" : { "date-parts" : [ [ "2012", "3", "1" ] ] }, "page" : "014007", "title" : "Arctic warming, increasing snow cover and widespread boreal winter cooling", "translator" : [ { "dropping-particle" : "", "family" : "Q5157", "given" : "", "non-dropping-particle" : "", "parse-names" : false, "suffix" : "" } ], "type" : "article-journal", "volume" : "7" }, "uris" : [ "http://www.mendeley.com/documents/?uuid=fafe6a17-613e-4693-8ad6-46da8693f66e" ] }, { "id" : "ITEM-2", "itemData" : { "DOI" : "10.1002/2014JD022848", "ISSN" : "2169897X", "abstract" : "This paper examines the possible linkage between the recent reduction in Arctic sea-ice extent and the wintertime Arctic Oscillation (AO)/North Atlantic Oscillation (NAO). Observational analyses using the ERA interim reanalysis and merged Hadley/Optimum Interpolation Sea Surface Temperature data reveal that a reduced (increased) sea-ice area in November leads to more negative (positive) phases of the AO and NAO in early and late winter, respectively. We simulate the atmospheric response to observed sea-ice anomalies using a high-top atmospheric general circulation model (AGCM for Earth Simulator, AFES version 4.1). The results from the simulation reveal that the recent Arctic sea-ice reduction results in cold winters in mid-latitude continental regions, which are linked to an anomalous circulation pattern similar to the negative phase of AO/NAO with an increased frequency of large negative AO events by a factor of over two. Associated with this negative AO/NAO phase, cold air advection from the Arctic to the mid-latitudes increases. We found that the stationary Rossby wave response to the sea-ice reduction in the Barents Sea region induces this anomalous circulation. We also found a positive feedback mechanism resulting from the anomalous meridional circulation that cools the mid-latitudes and warms the Arctic, which adds an extra heating to the Arctic air column equivalent to about 60% of the direct surface heat release from the sea-ice reduction. The results from this high-top model experiment also suggested a critical role of the stratosphere in deepening the tropospheric annular mode and modulation of the NAO in mid to late winter through stratosphere-troposphere coupling.", "author" : [ { "dropping-particle" : "", "family" : "Nakamura", "given" : "Tetsu", "non-dropping-particle" : "", "parse-names" : false, "suffix" : "" }, { "dropping-particle" : "", "family" : "Yamazaki", "given" : "Koji", "non-dropping-particle" : "", "parse-names" : false, "suffix" : "" }, { "dropping-particle" : "", "family" : "Iwamoto", "given" : "Katsushi", "non-dropping-particle" : "", "parse-names" : false, "suffix" : "" }, { "dropping-particle" : "", "family" : "Honda", "given" : "Meiji", "non-dropping-particle" : "", "parse-names" : false, "suffix" : "" }, { "dropping-particle" : "", "family" : "Miyoshi", "given" : "Yasunobu", "non-dropping-particle" : "", "parse-names" : false, "suffix" : "" }, { "dropping-particle" : "", "family" : "Ogawa", "given" : "Yasunobu", "non-dropping-particle" : "", "parse-names" : false, "suffix" : "" }, { "dropping-particle" : "", "family" : "Ukita", "given" : "Jinro", "non-dropping-particle" : "", "parse-names" : false, "suffix" : "" } ], "container-title" : "Journal of Geophysical Research: Atmospheres", "id" : "ITEM-2", "issue" : "8", "issued" : { "date-parts" : [ [ "2015", "4", "27" ] ] }, "page" : "3209-3227", "title" : "A negative phase shift of the winter AO/NAO due to the recent Arctic sea-ice reduction in late autumn", "translator" : [ { "dropping-particle" : "", "family" : "Q5118", "given" : "", "non-dropping-particle" : "", "parse-names" : false, "suffix" : "" } ], "type" : "article-journal", "volume" : "120" }, "uris" : [ "http://www.mendeley.com/documents/?uuid=0096a577-6d74-4a8b-90db-0c057c97f3a6" ] }, { "id" : "ITEM-3", "itemData" : { "DOI" : "10.1175/JCLI-D-15-0669.1", "ISSN" : "0894-8755", "abstract" : "The recent accelerated Arctic sea ice decline has been proposed as a possible forcing factor for midlatitude circulation changes, which can be projected onto the Arctic Oscillation (AO) and/or North Atlantic Oscil- lation(NAO)mode. However, the timing and physical mechanisms linkingAOresponses to the Arctic sea ice forcing are not entirely understood. In this study, the authors suggest a connection between November sea ice extent in the Barents and Kara Seas and the following winter\u2019s atmospheric circulation in terms of the fast sea ice retreat and the subsequent modification of local air\u2013sea heat fluxes. In particular, the dynamical processes that link November sea ice in the Barents and Kara Seas with the development ofAOanomalies in February is explored. In response to the lower-tropospheric warming associated with the initial thermal effect of the sea ice loss, the large-scale atmospheric circulation goes through a series of dynamical adjustment processes: The decelerated zonal-mean zonal wind anomalies propagate gradually from the subarctic to midlatitudes in about one month. The equivalent barotropicAO dipole pattern develops in January because of wave\u2013mean flow interaction and firmly establishes itself in February following the weakening and warming of the stratospheric polar vortex. This connection between sea ice loss and the AO mode is robust on time scales ranging from interannual to decadal. Therefore, the recent winter AO weakening and the corresponding midlatitude climate change may be partly associated with the early winter sea ice loss in the Barents and Kara Seas.", "author" : [ { "dropping-particle" : "", "family" : "Yang", "given" : "Xiao-Yi", "non-dropping-particle" : "", "parse-names" : false, "suffix" : "" }, { "dropping-particle" : "", "family" : "Yuan", "given" : "Xiaojun", "non-dropping-particle" : "", "parse-names" : false, "suffix" : "" }, { "dropping-particle" : "", "family" : "Ting", "given" : "Mingfang", "non-dropping-particle" : "", "parse-names" : false, "suffix" : "" } ], "container-title" : "Journal of Climate", "id" : "ITEM-3", "issue" : "14", "issued" : { "date-parts" : [ [ "2016", "7" ] ] }, "page" : "5103-5122", "title" : "Dynamical Link between the Barents\u2013Kara Sea Ice and the Arctic Oscillation", "translator" : [ { "dropping-particle" : "", "family" : "Q5117", "given" : "", "non-dropping-particle" : "", "parse-names" : false, "suffix" : "" } ], "type" : "article-journal", "volume" : "29" }, "uris" : [ "http://www.mendeley.com/documents/?uuid=3377af12-ac48-4884-a226-04b384a0a21a" ] } ], "mendeley" : { "formattedCitation" : "(Cohen et al., 2012; Nakamura et al., 2015; Yang et al., 2016)", "plainTextFormattedCitation" : "(Cohen et al., 2012; Nakamura et al., 2015; Yang et al., 2016)", "previouslyFormattedCitation" : "(Cohen et al., 2012; Nakamura et al., 2015; Yang et al., 2016)" }, "properties" : { "noteIndex" : 0 }, "schema" : "https://github.com/citation-style-language/schema/raw/master/csl-citation.json" }</w:instrText>
      </w:r>
      <w:r w:rsidRPr="007D6B42">
        <w:rPr>
          <w:lang w:val="en-GB" w:eastAsia="en-US"/>
        </w:rPr>
        <w:fldChar w:fldCharType="separate"/>
      </w:r>
      <w:r w:rsidR="00E41CA2">
        <w:rPr>
          <w:noProof/>
          <w:lang w:val="en-GB"/>
        </w:rPr>
        <w:t>(Cohen et al., 2012; Nakamura et al., 2015; Yang et al., 2016)</w:t>
      </w:r>
      <w:r w:rsidRPr="007D6B42">
        <w:rPr>
          <w:lang w:val="en-GB" w:eastAsia="en-US"/>
        </w:rPr>
        <w:fldChar w:fldCharType="end"/>
      </w:r>
      <w:r w:rsidRPr="007D6B42">
        <w:rPr>
          <w:lang w:val="en-GB" w:eastAsia="en-US"/>
        </w:rPr>
        <w:t xml:space="preserve">. During negative NAO/AO the storm tracks shift equatorward and winters are predominantly more severe across northern Eurasia and the eastern United States, but relatively mild in the Arctic. This temperature pattern is sometimes referred to as the “warm Arctic–cold continents (WACC)” pattern </w:t>
      </w:r>
      <w:r w:rsidRPr="007D6B42">
        <w:rPr>
          <w:lang w:val="en-GB" w:eastAsia="en-US"/>
        </w:rPr>
        <w:fldChar w:fldCharType="begin" w:fldLock="1"/>
      </w:r>
      <w:r w:rsidR="000465A7">
        <w:rPr>
          <w:lang w:val="en-GB" w:eastAsia="en-US"/>
        </w:rPr>
        <w:instrText>ADDIN CSL_CITATION { "citationItems" : [ { "id" : "ITEM-1", "itemData" : { "DOI" : "10.1002/joc.5725", "abstract" : "The \u201cWarm-Arctic/Cold-continents\u201d (WACC) winter weather pattern is investigated using the European Centre for Medium-Range Weather Forecasts 20th Century reanalysis data (ERA20C) spanning 1901\u20132010. Both the 1920\u20131940 and 1990\u20132010 periods are characterized by Arctic amplification (AA) and mid-latitude continental cooling, although the Arctic warming signal for 1990\u20132010 is twice as strong as that for 1920\u20131940. Significant weakening in the mid-latitude polewards temperature gradient and zonal wind, wavier upper-level flow character, and strong regional blocking frequency/intensity changes are also detected during both AA periods. These results based on statistical analyses highlight the possible role of AA in affecting mid-latitude weather patterns, but further work is needed to quantify the influence of AA on particular mid-latitude dynamical features.", "author" : [ { "dropping-particle" : "", "family" : "Chen", "given" : "Linling", "non-dropping-particle" : "", "parse-names" : false, "suffix" : "" }, { "dropping-particle" : "", "family" : "Francis", "given" : "Jennifer", "non-dropping-particle" : "", "parse-names" : false, "suffix" : "" }, { "dropping-particle" : "", "family" : "Hanna", "given" : "Edward", "non-dropping-particle" : "", "parse-names" : false, "suffix" : "" } ], "container-title" : "International Journal of Climatology", "id" : "ITEM-1", "issue" : "14", "issued" : { "date-parts" : [ [ "2018" ] ] }, "page" : "5245-5254", "title" : "The \u201cWarm-Arctic/Cold-continents\u201d pattern during 1901\u20132010", "translator" : [ { "dropping-particle" : "", "family" : "Q5039", "given" : "", "non-dropping-particle" : "", "parse-names" : false, "suffix" : "" } ], "type" : "article-journal", "volume" : "38" }, "uris" : [ "http://www.mendeley.com/documents/?uuid=3f0b6f29-77fb-422b-804d-24b04e29adbe" ] } ], "mendeley" : { "formattedCitation" : "(Chen et al., 2018)", "plainTextFormattedCitation" : "(Chen et al., 2018)", "previouslyFormattedCitation" : "(Chen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(Chen et al., 2018)</w:t>
      </w:r>
      <w:r w:rsidRPr="007D6B42">
        <w:rPr>
          <w:lang w:val="en-GB" w:eastAsia="en-US"/>
        </w:rPr>
        <w:fldChar w:fldCharType="end"/>
      </w:r>
      <w:r w:rsidRPr="007D6B42">
        <w:rPr>
          <w:lang w:val="en-GB" w:eastAsia="en-US"/>
        </w:rPr>
        <w:t xml:space="preserve">. However, </w:t>
      </w:r>
      <w:commentRangeStart w:id="235"/>
      <w:r w:rsidRPr="007D6B42">
        <w:rPr>
          <w:lang w:val="en-GB" w:eastAsia="en-US"/>
        </w:rPr>
        <w:fldChar w:fldCharType="begin" w:fldLock="1"/>
      </w:r>
      <w:ins w:id="236" w:author="Robin Matthews" w:date="2021-07-11T15:51:00Z">
        <w:r w:rsidR="0088288B">
          <w:rPr>
            <w:lang w:val="en-GB" w:eastAsia="en-US"/>
          </w:rPr>
          <w:instrText>ADDIN CSL_CITATION { "citationItems" : [ { "id" : "ITEM-1", "itemData" : { "DOI" : "10.1002/2016GL069024", "ISSN" : "00948276", "abstract" : "The emergence of rapid Arctic warming in recent decades has coincided with unusually cold winters over Northern Hemisphere continents. It has been speculated that this \u201cWarm Arctic, Cold Continents\u201d trend pattern is due to sea ice loss. Here we use multiple models to examine whether such a pattern is indeed forced by sea ice loss specifically and by anthropogenic forcing in general. While we show much of Arctic amplification in surface warming to result from sea ice loss, we find that neither sea ice loss nor anthropogenic forcing overall yield trends toward colder continental temperatures. An alternate explanation of the cooling is that it represents a strong articulation of internal atmospheric variability, evidence for which is derived from model data, and physical considerations. Sea ice loss impact on weather variability over the high\u2010latitude continents is found, however, to be characterized by reduced daily temperature variability and fewer cold extremes.", "author" : [ { "dropping-particle" : "", "family" : "Sun", "given" : "Lantao", "non-dropping-particle" : "", "parse-names" : false, "suffix" : "" }, { "dropping-particle" : "", "family" : "Perlwitz", "given" : "Judith", "non-dropping-particle" : "", "parse-names" : false, "suffix" : "" }, { "dropping-particle" : "", "family" : "Hoerling", "given" : "Martin", "non-dropping-particle" : "", "parse-names" : false, "suffix" : "" } ], "container-title" : "Geophysical Research Letters", "id" : "ITEM-1", "issue" : "10", "issued" : { "date-parts" : [ [ "2016", "5", "28" ] ] }, "page" : "5345-5352", "title" : "What caused the recent \u201cWarm Arctic, Cold Continents\u201d trend pattern in winter temperatures?", "translator" : [ { "dropping-particle" : "", "family" : "Q4479", "given" : "", "non-dropping-particle" : "", "parse-names" : false, "suffix" : "" } ], "type" : "article-journal", "volume" : "43" }, "uris" : [ "http://www.mendeley.com/documents/?uuid=cff8cc1e-d768-4cab-890c-9dfbbc7708aa" ] } ], "mendeley" : { "formattedCitation" : "(Sun et al., 2016a)", "manualFormatting" : "L. Sun et al. (2016)", "plainTextFormattedCitation" : "(Sun et al., 2016a)", "previouslyFormattedCitation" : "(Sun et al., 2016a)" }, "properties" : { "noteIndex" : 0 }, "schema" : "https://github.com/citation-style-language/schema/raw/master/csl-citation.json" }</w:instrText>
        </w:r>
      </w:ins>
      <w:del w:id="237" w:author="Robin Matthews" w:date="2021-07-11T15:51:00Z">
        <w:r w:rsidR="000465A7" w:rsidDel="0088288B">
          <w:rPr>
            <w:lang w:val="en-GB" w:eastAsia="en-US"/>
          </w:rPr>
          <w:delInstrText>ADDIN CSL_CITATION { "citationItems" : [ { "id" : "ITEM-1", "itemData" : { "DOI" : "10.1002/2016GL069024", "ISSN" : "00948276", "abstract" : "The emergence of rapid Arctic warming in recent decades has coincided with unusually cold winters over Northern Hemisphere continents. It has been speculated that this \u201cWarm Arctic, Cold Continents\u201d trend pattern is due to sea ice loss. Here we use multiple models to examine whether such a pattern is indeed forced by sea ice loss specifically and by anthropogenic forcing in general. While we show much of Arctic amplification in surface warming to result from sea ice loss, we find that neither sea ice loss nor anthropogenic forcing overall yield trends toward colder continental temperatures. An alternate explanation of the cooling is that it represents a strong articulation of internal atmospheric variability, evidence for which is derived from model data, and physical considerations. Sea ice loss impact on weather variability over the high\u2010latitude continents is found, however, to be characterized by reduced daily temperature variability and fewer cold extremes.", "author" : [ { "dropping-particle" : "", "family" : "Sun", "given" : "Lantao", "non-dropping-particle" : "", "parse-names" : false, "suffix" : "" }, { "dropping-particle" : "", "family" : "Perlwitz", "given" : "Judith", "non-dropping-particle" : "", "parse-names" : false, "suffix" : "" }, { "dropping-particle" : "", "family" : "Hoerling", "given" : "Martin", "non-dropping-particle" : "", "parse-names" : false, "suffix" : "" } ], "container-title" : "Geophysical Research Letters", "id" : "ITEM-1", "issue" : "10", "issued" : { "date-parts" : [ [ "2016", "5", "28" ] ] }, "page" : "5345-5352", "title" : "What caused the recent \u201cWarm Arctic, Cold Continents\u201d trend pattern in winter temperatures?", "translator" : [ { "dropping-particle" : "", "family" : "Q4479", "given" : "", "non-dropping-particle" : "", "parse-names" : false, "suffix" : "" } ], "type" : "article-journal", "volume" : "43" }, "uris" : [ "http://www.mendeley.com/documents/?uuid=cff8cc1e-d768-4cab-890c-9dfbbc7708aa" ] } ], "mendeley" : { "formattedCitation" : "(Sun et al., 2016a)", "manualFormatting" : "Sun et al. (2016a)", "plainTextFormattedCitation" : "(Sun et al., 2016a)", "previouslyFormattedCitation" : "(Sun et al., 2016a)" }, "properties" : { "noteIndex" : 0 }, "schema" : "https://github.com/citation-style-language/schema/raw/master/csl-citation.json" }</w:delInstrText>
        </w:r>
      </w:del>
      <w:r w:rsidRPr="007D6B42">
        <w:rPr>
          <w:lang w:val="en-GB" w:eastAsia="en-US"/>
        </w:rPr>
        <w:fldChar w:fldCharType="separate"/>
      </w:r>
      <w:del w:id="238" w:author="Robin Matthews" w:date="2021-07-11T15:51:00Z">
        <w:r w:rsidR="00E41CA2" w:rsidDel="0088288B">
          <w:rPr>
            <w:noProof/>
            <w:lang w:val="en-GB" w:eastAsia="en-US"/>
          </w:rPr>
          <w:delText>S</w:delText>
        </w:r>
      </w:del>
      <w:ins w:id="239" w:author="Robin Matthews" w:date="2021-07-11T15:51:00Z">
        <w:r w:rsidR="0088288B">
          <w:rPr>
            <w:noProof/>
            <w:lang w:val="en-GB" w:eastAsia="en-US"/>
          </w:rPr>
          <w:t>L. S</w:t>
        </w:r>
      </w:ins>
      <w:r w:rsidR="00E41CA2">
        <w:rPr>
          <w:noProof/>
          <w:lang w:val="en-GB" w:eastAsia="en-US"/>
        </w:rPr>
        <w:t>un et al. (2016</w:t>
      </w:r>
      <w:del w:id="240" w:author="Robin Matthews" w:date="2021-07-11T15:51:00Z">
        <w:r w:rsidR="00E41CA2" w:rsidDel="0088288B">
          <w:rPr>
            <w:noProof/>
            <w:lang w:val="en-GB" w:eastAsia="en-US"/>
          </w:rPr>
          <w:delText>a</w:delText>
        </w:r>
      </w:del>
      <w:r w:rsidR="00E41CA2">
        <w:rPr>
          <w:noProof/>
          <w:lang w:val="en-GB" w:eastAsia="en-US"/>
        </w:rPr>
        <w:t>)</w:t>
      </w:r>
      <w:r w:rsidRPr="007D6B42">
        <w:rPr>
          <w:lang w:val="en-GB" w:eastAsia="en-US"/>
        </w:rPr>
        <w:fldChar w:fldCharType="end"/>
      </w:r>
      <w:commentRangeEnd w:id="235"/>
      <w:r w:rsidR="00E41CA2">
        <w:rPr>
          <w:rStyle w:val="CommentReference"/>
          <w:rFonts w:asciiTheme="minorHAnsi" w:eastAsiaTheme="minorHAnsi" w:hAnsiTheme="minorHAnsi"/>
          <w:lang w:eastAsia="en-US"/>
        </w:rPr>
        <w:commentReference w:id="235"/>
      </w:r>
      <w:r w:rsidRPr="007D6B42">
        <w:rPr>
          <w:lang w:val="en-GB" w:eastAsia="en-US"/>
        </w:rPr>
        <w:t xml:space="preserve"> noticed that the WACC is a manifestation of natural variability. Enhanced sea-ice loss in the Barents-Kara Sea has also been related to a weakening of the stratospheric polar vortex </w:t>
      </w:r>
      <w:r w:rsidRPr="00B75C47">
        <w:rPr>
          <w:lang w:val="en-GB" w:eastAsia="en-US"/>
        </w:rPr>
        <w:fldChar w:fldCharType="begin" w:fldLock="1"/>
      </w:r>
      <w:r w:rsidR="000465A7">
        <w:rPr>
          <w:lang w:val="en-GB" w:eastAsia="en-US"/>
        </w:rPr>
        <w:instrText>ADDIN CSL_CITATION { "citationItems" : [ { "id" : "ITEM-1", "itemData" : { "DOI" : "10.5194/wcd-1-715-2020", "ISSN" : "2698-4016", "abstract" : "The Northern Hemisphere stratospheric polar vortex (SPV) plays a key role in mid-latitude weather and climate. However, in what way the SPV will respond to global warming is not clear, with climate models disagreeing on the sign and magnitude of projected SPV strength change. Here we address the potential role of Barents and Kara (BK) sea ice loss in this. We provide evidence for a non-linear response of the SPV to global mean temperature change, which is coincident with the time the BK seas become ice-free. Using a causal network approach, we demonstrate that climate models show some partial support for the previously proposed link between low BK sea ice in autumn and a weakened winter SPV but that this effect is plausibly very small relative to internal variability. Yet, given the expected dramatic decrease in sea ice in the future, even a small causal effect can explain all of the projected ensemble-mean SPV weakening, approximately one-half of the ensemble spread in the middle of the 21st century, and one-third of the spread at the end of the century. Finally, we note that most models have unrealistic amounts of BK sea ice, meaning that their SPV response to ice loss is unrealistic. Bias adjusting for this effect leads to pronounced differences in SPV response of individual models at both ends of the spectrum but has no strong consequences for the overall ensemble mean and spread. Overall, our results indicate the importance of exploring all plausible implications of a changing Arctic for regional climate risk assessments.", "author" : [ { "dropping-particle" : "", "family" : "Kretschmer", "given" : "Marlene", "non-dropping-particle" : "", "parse-names" : false, "suffix" : "" }, { "dropping-particle" : "", "family" : "Zappa", "given" : "Giuseppe", "non-dropping-particle" : "", "parse-names" : false, "suffix" : "" }, { "dropping-particle" : "", "family" : "Shepherd", "given" : "Theodore G.", "non-dropping-particle" : "", "parse-names" : false, "suffix" : "" } ], "container-title" : "Weather and Climate Dynamics", "id" : "ITEM-1", "issue" : "2", "issued" : { "date-parts" : [ [ "2020", "11", "20" ] ] }, "page" : "715-730", "title" : "The role of Barents\u2013Kara sea ice loss in projected polar vortex changes", "translator" : [ { "dropping-particle" : "", "family" : "Q6896", "given" : "", "non-dropping-particle" : "", "parse-names" : false, "suffix" : "" } ], "type" : "article-journal", "volume" : "1" }, "uris" : [ "http://www.mendeley.com/documents/?uuid=8c7879ea-af9c-4f71-9995-d95a86951759" ] } ], "mendeley" : { "formattedCitation" : "(Kretschmer et al., 2020)", "plainTextFormattedCitation" : "(Kretschmer et al., 2020)", "previouslyFormattedCitation" : "(Kretschmer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(Kretschmer et al., 2020)</w:t>
      </w:r>
      <w:r w:rsidRPr="00B75C47">
        <w:rPr>
          <w:lang w:val="en-GB" w:eastAsia="en-US"/>
        </w:rPr>
        <w:fldChar w:fldCharType="end"/>
      </w:r>
      <w:r w:rsidRPr="007D6B42">
        <w:rPr>
          <w:lang w:val="en-GB" w:eastAsia="en-US"/>
        </w:rPr>
        <w:t xml:space="preserve"> and its increased variability </w:t>
      </w:r>
      <w:r w:rsidRPr="007D6B42">
        <w:rPr>
          <w:lang w:val="en-GB" w:eastAsia="en-US"/>
        </w:rPr>
        <w:fldChar w:fldCharType="begin" w:fldLock="1"/>
      </w:r>
      <w:r w:rsidR="000465A7">
        <w:rPr>
          <w:lang w:val="en-GB" w:eastAsia="en-US"/>
        </w:rPr>
        <w:instrText>ADDIN CSL_CITATION { "citationItems" : [ { "id" : "ITEM-1", "itemData" : { "DOI" : "10.1175/JCLI-D-15-0654.1", "ISSN" : "0894-8755", "abstract" : "In recent years, the Northern Hemisphere midlatitudes have suffered from severe winters like the extreme 2012/13 winter in the eastern United States. These cold spells were linked to a meandering upper-tropospheric jet stream pattern and a negative Arctic Oscillation index (AO). However, the nature of the drivers behind these circulation patterns remains controversial. Various studies have proposed different mechanisms related to changes in the Arctic, most of them related to a reduction in sea ice concentrations or increasing Eurasian snow cover. Here, a novel type of time series analysis, called causal effect networks (CEN), based on graphical models is introduced to assess causal relationships and their time delays between different processes. The effect of different Arctic actors on winter circulation on weekly to monthly time scales is studied, and robust network patterns are found. Barents and Kara sea ice concentrations are detected to be important external drivers of the midlatitude circulation, influencing winter AO via tropospheric mechanisms and through processes involving the stratosphere. Eurasia snow cover is also detected to have a causal effect on sea level pressure in Asia, but its exact role on AO remains unclear. The CEN approach presented in this study overcomes some difficulties in interpreting correlation analyses, complements model experiments for testing hypotheses involving teleconnections, and can be used to assess their validity. The findings confirm that sea ice concentrations in autumn in the Barents and Kara Seas are an important driver of winter circulation in the midlatitudes.", "author" : [ { "dropping-particle" : "", "family" : "Kretschmer", "given" : "Marlene", "non-dropping-particle" : "", "parse-names" : false, "suffix" : "" }, { "dropping-particle" : "", "family" : "Coumou", "given" : "Dim", "non-dropping-particle" : "", "parse-names" : false, "suffix" : "" }, { "dropping-particle" : "", "family" : "Donges", "given" : "Jonathan F.", "non-dropping-particle" : "", "parse-names" : false, "suffix" : "" }, { "dropping-particle" : "", "family" : "Runge", "given" : "Jakob", "non-dropping-particle" : "", "parse-names" : false, "suffix" : "" } ], "container-title" : "Journal of Climate", "id" : "ITEM-1", "issue" : "11", "issued" : { "date-parts" : [ [ "2016", "6" ] ] }, "page" : "4069-4081", "title" : "Using Causal Effect Networks to Analyze Different Arctic Drivers of Midlatitude Winter Circulation", "translator" : [ { "dropping-particle" : "", "family" : "Q5879", "given" : "", "non-dropping-particle" : "", "parse-names" : false, "suffix" : "" } ], "type" : "article-journal", "volume" : "29" }, "uris" : [ "http://www.mendeley.com/documents/?uuid=e1cb9f37-e200-4728-937c-5574f9233589" ] } ], "mendeley" : { "formattedCitation" : "(Kretschmer et al., 2016)", "plainTextFormattedCitation" : "(Kretschmer et al., 2016)", "previouslyFormattedCitation" : "(Kretschmer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(Kretschmer et al., 2016)</w:t>
      </w:r>
      <w:r w:rsidRPr="007D6B42">
        <w:rPr>
          <w:lang w:val="en-GB" w:eastAsia="en-US"/>
        </w:rPr>
        <w:fldChar w:fldCharType="end"/>
      </w:r>
      <w:r w:rsidRPr="007D6B42">
        <w:rPr>
          <w:lang w:val="en-GB" w:eastAsia="en-US"/>
        </w:rPr>
        <w:t xml:space="preserve"> that would induce a negative NAO/AO </w:t>
      </w:r>
      <w:r w:rsidRPr="007D6B42">
        <w:rPr>
          <w:lang w:val="en-GB" w:eastAsia="en-US"/>
        </w:rPr>
        <w:fldChar w:fldCharType="begin" w:fldLock="1"/>
      </w:r>
      <w:r w:rsidR="000465A7">
        <w:rPr>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"12", "2" ] ] }, "page" : "4646", "title" : "Weakening of the stratospheric polar vortex by Arctic sea-ice loss", "translator" : [ { "dropping-particle" : "", "family" : "Q5159", "given" : "", "non-dropping-particle" : "", "parse-names" : false, "suffix" : "" } ], "type" : "article-journal", "volume" : "5" }, "uris" : [ "http://www.mendeley.com/documents/?uuid=8e37f9ca-1da0-4d8a-8afc-e9ff3421fba2" ] } ], "mendeley" : { "formattedCitation" : "(Kim et al., 2014)", "plainTextFormattedCitation" : "(Kim et al., 2014)", "previouslyFormattedCitation" : "(Kim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(Kim et al., 2014)</w:t>
      </w:r>
      <w:r w:rsidRPr="007D6B42">
        <w:rPr>
          <w:lang w:val="en-GB" w:eastAsia="en-US"/>
        </w:rPr>
        <w:fldChar w:fldCharType="end"/>
      </w:r>
      <w:r w:rsidRPr="007D6B42">
        <w:rPr>
          <w:lang w:val="en-GB" w:eastAsia="en-US"/>
        </w:rPr>
        <w:t xml:space="preserve">, the WACC pattern </w:t>
      </w:r>
      <w:r w:rsidRPr="007D6B42">
        <w:rPr>
          <w:lang w:val="en-GB" w:eastAsia="en-US"/>
        </w:rPr>
        <w:fldChar w:fldCharType="begin" w:fldLock="1"/>
      </w:r>
      <w:r w:rsidR="000465A7">
        <w:rPr>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"12", "2" ] ] }, "page" : "4646", "title" : "Weakening of the stratospheric polar vortex by Arctic sea-ice loss", "translator" : [ { "dropping-particle" : "", "family" : "Q5159", "given" : "", "non-dropping-particle" : "", "parse-names" : false, "suffix" : "" } ], "type" : "article-journal", "volume" : "5" }, "uris" : [ "http://www.mendeley.com/documents/?uuid=8e37f9ca-1da0-4d8a-8afc-e9ff3421fba2" ] } ], "mendeley" : { "formattedCitation" : "(Kim et al., 2014)", "plainTextFormattedCitation" : "(Kim et al., 2014)", "previouslyFormattedCitation" : "(Kim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(Kim et al., 2014)</w:t>
      </w:r>
      <w:r w:rsidRPr="007D6B42">
        <w:rPr>
          <w:lang w:val="en-GB" w:eastAsia="en-US"/>
        </w:rPr>
        <w:fldChar w:fldCharType="end"/>
      </w:r>
      <w:r w:rsidRPr="007D6B42">
        <w:rPr>
          <w:lang w:val="en-GB" w:eastAsia="en-US"/>
        </w:rPr>
        <w:t xml:space="preserve">, and an increase in cold-air outbreaks in mid-latitudes </w:t>
      </w:r>
      <w:r w:rsidRPr="007D6B42">
        <w:rPr>
          <w:lang w:val="en-GB" w:eastAsia="en-US"/>
        </w:rPr>
        <w:fldChar w:fldCharType="begin" w:fldLock="1"/>
      </w:r>
      <w:r w:rsidR="000465A7">
        <w:rPr>
          <w:lang w:val="en-GB" w:eastAsia="en-US"/>
        </w:rPr>
        <w:instrText>ADDIN CSL_CITATION { "citationItems" : [ { "id" : "ITEM-1", "itemData" : { "DOI" : "10.1175/BAMS-D-16-0259.1", "ISSN" : "0003-0007", "abstract" : "The extratropical stratosphere in boreal winter is characterized by a strong circumpolar westerly jet, confining the coldest temperatures at high latitudes. The jet, referred to as the stratospheric polar vortex, is predominantly zonal and centered around the pole; however, it does exhibit large variability in wind speed and location. Previous studies showed that a weak stratospheric polar vortex can lead to cold-air outbreaks in the midlatitudes, but the exact relationships and mechanisms are unclear. Particularly, it is unclear whether stratospheric variability has contributed to the observed anomalous cooling trends in midlatitude Eurasia. Using hierarchical clustering, we show that over the last 37 years, the frequency of weak vortex states in mid- to late winter (January and February) has increased, which was accompanied by subsequent cold extremes in midlatitude Eurasia. For this region, 60% of the observed cooling in the era of Arctic amplification, that is, since 1990, can be explained by the increased frequency of weak stratospheric polar vortex states, a number that increases to almost 80% when El Ni\u00f1o\u2013Southern Oscillation (ENSO) variability is included as well.", "author" : [ { "dropping-particle" : "", "family" : "Kretschmer", "given" : "Marlene", "non-dropping-particle" : "", "parse-names" : false, "suffix" : "" }, { "dropping-particle" : "", "family" : "Coumou", "given" : "Dim", "non-dropping-particle" : "", "parse-names" : false, "suffix" : "" }, { "dropping-particle" : "", "family" : "Agel", "given" : "Laurie", "non-dropping-particle" : "", "parse-names" : false, "suffix" : "" }, { "dropping-particle" : "", "family" : "Barlow", "given" : "Mathew", "non-dropping-particle" : "", "parse-names" : false, "suffix" : "" }, { "dropping-particle" : "", "family" : "Tziperman", "given" : "Eli", "non-dropping-particle" : "", "parse-names" : false, "suffix" : "" }, { "dropping-particle" : "", "family" : "Cohen", "given" : "Judah", "non-dropping-particle" : "", "parse-names" : false, "suffix" : "" } ], "container-title" : "Bulletin of the American Meteorological Society", "id" : "ITEM-1", "issue" : "1", "issued" : { "date-parts" : [ [ "2018", "1" ] ] }, "page" : "49-60", "title" : "More-Persistent Weak Stratospheric Polar Vortex States Linked to Cold Extremes", "translator" : [ { "dropping-particle" : "", "family" : "Q4644", "given" : "", "non-dropping-particle" : "", "parse-names" : false, "suffix" : "" } ], "type" : "article-journal", "volume" : "99" }, "uris" : [ "http://www.mendeley.com/documents/?uuid=922483b4-f9e9-42cd-83bc-ed3399fc2bc0" ] } ], "mendeley" : { "formattedCitation" : "(Kretschmer et al., 2018)", "plainTextFormattedCitation" : "(Kretschmer et al., 2018)", "previouslyFormattedCitation" : "(Kretschmer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(Kretschmer et al., 2018)</w:t>
      </w:r>
      <w:r w:rsidRPr="007D6B42">
        <w:rPr>
          <w:lang w:val="en-GB" w:eastAsia="en-US"/>
        </w:rPr>
        <w:fldChar w:fldCharType="end"/>
      </w:r>
      <w:r w:rsidRPr="007D6B42">
        <w:rPr>
          <w:lang w:val="en-GB" w:eastAsia="en-US"/>
        </w:rPr>
        <w:t xml:space="preserve">. Arctic warming might also increase Eurasian snow cover in autumn caused by the moister air that is advected into Eurasia from the Arctic with reduced sea-ice cover </w:t>
      </w:r>
      <w:r w:rsidRPr="007D6B42">
        <w:rPr>
          <w:lang w:val="en-GB" w:eastAsia="en-US"/>
        </w:rPr>
        <w:fldChar w:fldCharType="begin" w:fldLock="1"/>
      </w:r>
      <w:r w:rsidR="000465A7">
        <w:rPr>
          <w:lang w:val="en-GB" w:eastAsia="en-US"/>
        </w:rPr>
        <w:instrText>ADDIN CSL_CITATION { "citationItems" : [ { "id" : "ITEM-1", "itemData" : { "DOI" : "10.1002/2015JD024679", "ISSN" : "2169897X", "abstract" : "The changes of atmospheric flow patterns related to Arctic Amplification have impacts well beyond the Arctic regional weather and climate system. Here we examine modulations of vertically propagating planetary waves, a major feature of the climate response to Arctic sea ice reduction by comparing the corresponding results of an atmospheric general circulation model with reanalysis data for periods of high and low sea ice conditions. Under low sea ice condition we find enhanced coupling between troposphere and stratosphere starting in November with preferred polar stratospheric vortex breakdowns in February, which then feeds back to the troposphere. The model experiment and ERA\u2010Interim reanalysis data agree well with respect to temporal and spatial characteristics associated with vertical planetary wave propagation including its precursors. The upward propagating planetary wave anomalies resemble a wave number 1 and 2 pattern depending on region and timing. Since our experimental design only allows influences from sea ice changes and there is a high degree of resemblance between model results and observations, we conclude that sea ice is a main driver of observed winter circulation changes.", "author" : [ { "dropping-particle" : "", "family" : "Jaiser", "given" : "Ralf", "non-dropping-particle" : "", "parse-names" : false, "suffix" : "" }, { "dropping-particle" : "", "family" : "Nakamura", "given" : "Tetsu", "non-dropping-particle" : "", "parse-names" : false, "suffix" : "" }, { "dropping-particle" : "", "family" : "Handorf", "given" : "D\u00f6rthe", "non-dropping-particle" : "", "parse-names" : false, "suffix" : "" }, { "dropping-particle" : "", "family" : "Dethloff", "given" : "Klaus", "non-dropping-particle" : "", "parse-names" : false, "suffix" : "" }, { "dropping-particle" : "", "family" : "Ukita", "given" : "Jinro", "non-dropping-particle" : "", "parse-names" : false, "suffix" : "" }, { "dropping-particle" : "", "family" : "Yamazaki", "given" : "Koji", "non-dropping-particle" : "", "parse-names" : false, "suffix" : "" } ], "container-title" : "Journal of Geophysical Research: Atmospheres", "id" : "ITEM-1", "issue" : "13", "issued" : { "date-parts" : [ [ "2016", "7", "16" ] ] }, "page" : "7564-7577", "title" : "Atmospheric winter response to Arctic sea ice changes in reanalysis data and model simulations", "translator" : [ { "dropping-particle" : "", "family" : "Q5155", "given" : "", "non-dropping-particle" : "", "parse-names" : false, "suffix" : "" } ], "type" : "article-journal", "volume" : "121" }, "uris" : [ "http://www.mendeley.com/documents/?uuid=414b7bb2-1afc-4659-8053-46473f1351b6" ] }, { "id" : "ITEM-2", "itemData" : { "DOI" : "10.1038/ngeo2234", "ISSN" : "1752-0894", "abstract" : "The Arctic region has warmed more than twice as fast as the global average \u2014 a phenomenon known as Arctic amplification. The rapid Arctic warming has contributed to dramatic melting of Arctic sea ice and spring snow cover, at a pace greater than that simulated by climate models. These profound changes to the Arctic system have coincided with a period of ostensibly more frequent extreme weather events across the Northern Hemisphere mid-latitudes, including severe winters. The possibility of a link between Arctic change and mid-latitude weather has spurred research activities that reveal three potential dynamical pathways linking Arctic amplification to mid-latitude weather: changes in storm tracks, the jet stream, and planetary waves and their associated energy propagation. Through changes in these key atmospheric features, it is possible, in principle, for sea ice and snow cover to jointly influence mid-latitude weather. However, because of incomplete knowledge of how high-latitude climate change influences these phenomena, combined with sparse and short data records, and imperfect models, large uncertainties regarding the magnitude of such an influence remain. We conclude that improved process understanding, sustained and additional Arctic observations, and better coordinated modelling studies will be needed to advance our understanding of the influences on mid-latitude weather and extreme events.", "author" : [ { "dropping-particle" : "", "family" : "Cohen", "given" : "Judah L.", "non-dropping-particle" : "", "parse-names" : false, "suffix" : "" }, { "dropping-particle" : "", "family" : "Screen", "given" : "James A.", "non-dropping-particle" : "", "parse-names" : false, "suffix" : "" }, { "dropping-particle" : "", "family" : "Furtado", "given" : "Jason C.", "non-dropping-particle" : "", "parse-names" : false, "suffix" : "" }, { "dropping-particle" : "", "family" : "Barlow", "given" : "Mathew", "non-dropping-particle" : "", "parse-names" : false, "suffix" : "" }, { "dropping-particle" : "", "family" : "Whittleston", "given" : "David", "non-dropping-particle" : "", "parse-names" : false, "suffix" : "" }, { "dropping-particle" : "", "family" : "Coumou", "given" : "Dim", "non-dropping-particle" : "", "parse-names" : false, "suffix" : "" }, { "dropping-particle" : "", "family" : "Francis", "given" : "Jennifer", "non-dropping-particle" : "", "parse-names" : false, "suffix" : "" }, { "dropping-particle" : "", "family" : "Dethloff", "given" : "Klaus", "non-dropping-particle" : "", "parse-names" : false, "suffix" : "" }, { "dropping-particle" : "", "family" : "Entekhabi", "given" : "Dara", "non-dropping-particle" : "", "parse-names" : false, "suffix" : "" }, { "dropping-particle" : "", "family" : "Overland", "given" : "James", "non-dropping-particle" : "", "parse-names" : false, "suffix" : "" }, { "dropping-particle" : "", "family" : "Jones", "given" : "Justin", "non-dropping-particle" : "", "parse-names" : false, "suffix" : "" } ], "container-title" : "Nature Geoscience", "id" : "ITEM-2", "issue" : "9", "issued" : { "date-parts" : [ [ "2014", "9", "17" ] ] }, "page" : "627-637", "title" : "Recent Arctic amplification and extreme mid-latitude weather", "translator" : [ { "dropping-particle" : "", "family" : "Q4491", "given" : "", "non-dropping-particle" : "", "parse-names" : false, "suffix" : "" } ], "type" : "article-journal", "volume" : "7" }, "uris" : [ "http://www.mendeley.com/documents/?uuid=b355791e-3ec5-4818-aff2-5b9b9e009d6d" ] } ], "mendeley" : { "formattedCitation" : "(Cohen et al., 2014; Jaiser et al., 2016)", "plainTextFormattedCitation" : "(Cohen et al., 2014; Jaiser et al., 2016)", "previouslyFormattedCitation" : "(Cohen et al., 2014; Jaiser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(Cohen et al., 2014; Jaiser et al., 2016)</w:t>
      </w:r>
      <w:r w:rsidRPr="007D6B42">
        <w:rPr>
          <w:lang w:val="en-GB" w:eastAsia="en-US"/>
        </w:rPr>
        <w:fldChar w:fldCharType="end"/>
      </w:r>
      <w:r w:rsidRPr="00737B5A">
        <w:rPr>
          <w:lang w:val="en-GB" w:eastAsia="en-US"/>
        </w:rPr>
        <w:t xml:space="preserve">, although </w:t>
      </w:r>
      <w:r w:rsidRPr="007D6B42">
        <w:rPr>
          <w:lang w:val="en-GB" w:eastAsia="en-US"/>
        </w:rPr>
        <w:fldChar w:fldCharType="begin" w:fldLock="1"/>
      </w:r>
      <w:r w:rsidR="000465A7">
        <w:rPr>
          <w:lang w:val="en-GB" w:eastAsia="en-US"/>
        </w:rPr>
        <w:instrText>ADDIN CSL_CITATION { "citationItems" : [ { "id" : "ITEM-1", "itemData" : { "DOI" : "10.1029/2019GL082097", "ISSN" : "0094-8276", "abstract" : "This study explores the early\u2010winter atmospheric response to Ural blocking anomalies in November, using a nudging technique to constrain the temperature and dynamics in a high\u2010top atmospheric model. Persistent Ural blocking anomalies in November are associated with a warm Arctic/cold Siberia pattern and increased upward planetary waves entering the stratosphere, leading to a warming of the polar vortex. This stratospheric response then propagates in the troposphere, leading to increased occurrence of the negative North Atlantic Oscillation in December and January. In contrast, simulations with perturbed Barents\u2010Kara sea ice and Siberian snow in November do not reproduce a significant atmospheric response. In simulations including a slab ocean, the Ural blocking induces Barents\u2010Kara sea ice and Siberia snow anomalies that resemble composite analyses from observations. These results highlight Ural blocking variability in November as a robust driver of early\u2010winter stratospheric warming while questioning causality between sea ice/snow and Ural blocking anomalies.", "author" : [ { "dropping-particle" : "", "family" : "Peings", "given" : "Y.", "non-dropping-particle" : "", "parse-names" : false, "suffix" : "" } ], "container-title" : "Geophysical Research Letters", "id" : "ITEM-1", "issue" : "10", "issued" : { "date-parts" : [ [ "2019", "5", "28" ] ] }, "page" : "5460-5468", "title" : "Ural Blocking as a Driver of Early\u2010Winter Stratospheric Warmings", "translator" : [ { "dropping-particle" : "", "family" : "Q5920", "given" : "", "non-dropping-particle" : "", "parse-names" : false, "suffix" : "" } ], "type" : "article-journal", "volume" : "46" }, "uris" : [ "http://www.mendeley.com/documents/?uuid=3b38f1cb-d8c6-4860-80b1-8b41caee8c2e" ] } ], "mendeley" : { "formattedCitation" : "(Peings, 2019)", "manualFormatting" : "Peings (2019)", "plainTextFormattedCitation" : "(Peings, 2019)", "previouslyFormattedCitation" : "(Peings,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Peings (2019)</w:t>
      </w:r>
      <w:r w:rsidRPr="007D6B42">
        <w:rPr>
          <w:lang w:val="en-GB" w:eastAsia="en-US"/>
        </w:rPr>
        <w:fldChar w:fldCharType="end"/>
      </w:r>
      <w:r w:rsidRPr="00737B5A">
        <w:rPr>
          <w:lang w:val="en-GB" w:eastAsia="en-US"/>
        </w:rPr>
        <w:t xml:space="preserve"> suggests a possible influence of Ural blockings on both the autumn snow cover and the early winter polar stratosphere. </w:t>
      </w:r>
      <w:r w:rsidRPr="007D6B42">
        <w:rPr>
          <w:lang w:val="en-GB" w:eastAsia="en-US"/>
        </w:rPr>
        <w:t xml:space="preserve">The circulation changes over the Ural-Siberian region are also suggested to provide a link between Barents-Kara sea ice and the NAO </w:t>
      </w:r>
      <w:r w:rsidRPr="00B75C47">
        <w:rPr>
          <w:lang w:val="en-GB" w:eastAsia="en-US"/>
        </w:rPr>
        <w:fldChar w:fldCharType="begin" w:fldLock="1"/>
      </w:r>
      <w:r w:rsidR="000465A7">
        <w:rPr>
          <w:lang w:val="en-GB" w:eastAsia="en-US"/>
        </w:rPr>
        <w:instrText>ADDIN CSL_CITATION { "citationItems" : [ { "id" : "ITEM-1", "itemData" : { "DOI" : "10.1088/1748-9326/abad57", "ISSN" : "1748-9326",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"Santolaria-Ot\u00edn", "given" : "Mar\u00eda", "non-dropping-particle" : "", "parse-names" : false, "suffix" : "" }, { "dropping-particle" : "", "family" : "Garc\u00eda-Serrano", "given" : "Javier", "non-dropping-particle" : "", "parse-names" : false, "suffix" : "" }, { "dropping-particle" : "", "family" : "M\u00e9n\u00e9goz", "given" : "Martin", "non-dropping-particle" : "", "parse-names" : false, "suffix" : "" }, { "dropping-particle" : "", "family" : "Bech", "given" : "Joan", "non-dropping-particle" : "", "parse-names" : false, "suffix" : "" } ], "container-title" : "Environmental Research Letters", "id" : "ITEM-1", "issue" : "12", "issued" : { "date-parts" : [ [ "2021", "1", "12" ] ] }, "page" : "124010", "title" : "On the observed connection between Arctic sea ice and Eurasian snow in relation to the winter North Atlantic Oscillation", "translator" : [ { "dropping-particle" : "", "family" : "Q6989", "given" : "", "non-dropping-particle" : "", "parse-names" : false, "suffix" : "" } ], "type" : "article-journal", "volume" : "15" }, "uris" : [ "http://www.mendeley.com/documents/?uuid=99dfab27-c57b-4f89-9001-0b190946084a" ] } ], "mendeley" : { "formattedCitation" : "(Santolaria-Ot\u00edn et al., 2021)", "plainTextFormattedCitation" : "(Santolaria-Ot\u00edn et al., 2021)", "previouslyFormattedCitation" : "(Santolaria-Ot\u00edn et al., 2021)" }, "properties" : { "noteIndex" : 0 }, "schema" : "https://github.com/citation-style-language/schema/raw/master/csl-citation.json" }</w:instrText>
      </w:r>
      <w:r w:rsidRPr="00B75C47">
        <w:rPr>
          <w:lang w:val="en-GB" w:eastAsia="en-US"/>
        </w:rPr>
        <w:fldChar w:fldCharType="separate"/>
      </w:r>
      <w:r w:rsidR="00E41CA2">
        <w:rPr>
          <w:noProof/>
          <w:lang w:val="en-GB" w:eastAsia="en-US"/>
        </w:rPr>
        <w:t>(Santolaria-Otín et al., 2021)</w:t>
      </w:r>
      <w:r w:rsidRPr="00B75C47">
        <w:rPr>
          <w:lang w:val="en-GB" w:eastAsia="en-US"/>
        </w:rPr>
        <w:fldChar w:fldCharType="end"/>
      </w:r>
      <w:r w:rsidRPr="00D85493">
        <w:rPr>
          <w:lang w:val="en-GB" w:eastAsia="en-US"/>
        </w:rPr>
        <w:t>.</w:t>
      </w:r>
      <w:r w:rsidRPr="007D6B42">
        <w:rPr>
          <w:lang w:val="en-GB" w:eastAsia="en-US"/>
        </w:rPr>
        <w:t xml:space="preserve"> </w:t>
      </w:r>
    </w:p>
    <w:p w14:paraId="705B3C45" w14:textId="77777777" w:rsidR="00474C69" w:rsidRPr="007D6B42" w:rsidRDefault="00474C69" w:rsidP="00474C69">
      <w:pPr>
        <w:pStyle w:val="AR6BodyText"/>
        <w:shd w:val="clear" w:color="auto" w:fill="DEEAF6" w:themeFill="accent1" w:themeFillTint="33"/>
        <w:rPr>
          <w:lang w:val="en-GB" w:eastAsia="en-US"/>
        </w:rPr>
      </w:pPr>
    </w:p>
    <w:p w14:paraId="7724140E" w14:textId="77777777" w:rsidR="00474C69" w:rsidRPr="007D6B42" w:rsidRDefault="00474C69" w:rsidP="00474C69">
      <w:pPr>
        <w:pStyle w:val="AR6BodyText"/>
        <w:shd w:val="clear" w:color="auto" w:fill="DEEAF6" w:themeFill="accent1" w:themeFillTint="33"/>
        <w:rPr>
          <w:b/>
          <w:lang w:val="en-GB" w:eastAsia="en-US"/>
        </w:rPr>
      </w:pPr>
      <w:r w:rsidRPr="007D6B42">
        <w:rPr>
          <w:b/>
          <w:lang w:val="en-GB" w:eastAsia="en-US"/>
        </w:rPr>
        <w:t>Mechanisms for a potential influence in summer</w:t>
      </w:r>
    </w:p>
    <w:p w14:paraId="3E2259FE" w14:textId="1C7E2B6C" w:rsidR="00474C69" w:rsidRPr="00FB6EB0" w:rsidRDefault="00474C69" w:rsidP="00474C69">
      <w:pPr>
        <w:pStyle w:val="AR6BodyText"/>
        <w:shd w:val="clear" w:color="auto" w:fill="DEEAF6" w:themeFill="accent1" w:themeFillTint="33"/>
        <w:rPr>
          <w:lang w:eastAsia="en-US"/>
        </w:rPr>
      </w:pPr>
      <w:r w:rsidRPr="007D6B42">
        <w:rPr>
          <w:lang w:val="en-GB" w:eastAsia="en-US"/>
        </w:rPr>
        <w:t xml:space="preserve">As in winter, Arctic summer warming may result in a weakening of the westerly jet and mid-latitude storm tracks, as suggested for the recent period of Arctic warming </w:t>
      </w:r>
      <w:r w:rsidRPr="007D6B42">
        <w:rPr>
          <w:lang w:val="en-GB" w:eastAsia="en-US"/>
        </w:rPr>
        <w:fldChar w:fldCharType="begin" w:fldLock="1"/>
      </w:r>
      <w:r w:rsidR="000465A7">
        <w:rPr>
          <w:lang w:val="en-GB" w:eastAsia="en-US"/>
        </w:rPr>
        <w:instrText>ADDIN CSL_CITATION { "citationItems" : [ { "id" : "ITEM-1", "itemData" : { "DOI" : "10.1126/science.1261768", "ISSN" : "0036-8075", "abstract" : "Rapid warming in the Arctic could influence mid-latitude circulation by reducing the poleward temperature gradient. The largest changes are generally expected in autumn or winter, but whether significant changes have occurred is debated. Here we report significant weakening of summer circulation detected in three key dynamical quantities: (i) the zonal-mean zonal wind, (ii) the eddy kinetic energy (EKE), and (iii) the amplitude of fast-moving Rossby waves. Weakening of the zonal wind is explained by a reduction in the poleward temperature gradient. Changes in Rossby waves and EKE are consistent with regression analyses of climate model projections and changes over the seasonal cycle. Monthly heat extremes are associated with low EKE, and thus the observed weakening might have contributed to more persistent heat waves in recent summers.", "author" : [ { "dropping-particle" : "", "family" : "Coumou", "given" : "D.", "non-dropping-particle" : "", "parse-names" : false, "suffix" : "" }, { "dropping-particle" : "", "family" : "Lehmann", "given" : "J.", "non-dropping-particle" : "", "parse-names" : false, "suffix" : "" }, { "dropping-particle" : "", "family" : "Beckmann", "given" : "J.", "non-dropping-particle" : "", "parse-names" : false, "suffix" : "" } ], "container-title" : "Science", "id" : "ITEM-1", "issue" : "6232", "issued" : { "date-parts" : [ [ "2015", "4", "17" ] ] }, "page" : "324-327", "title" : "The weakening summer circulation in the Northern Hemisphere mid-latitudes", "translator" : [ { "dropping-particle" : "", "family" : "Q5880", "given" : "", "non-dropping-particle" : "", "parse-names" : false, "suffix" : "" } ], "type" : "article-journal", "volume" : "348" }, "uris" : [ "http://www.mendeley.com/documents/?uuid=f08c5253-a893-4da4-aacd-411e44fe1f42" ] }, { "id" : "ITEM-2", "itemData" : { "DOI" : "10.1002/2016GL068172", "ISSN" : "00948276", "abstract" : "Extratropical cyclones cause much of the high\u2010impact weather over the midlatitudes. With increasing greenhouse gases, enhanced high\u2010latitude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 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 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"16" ] ] }, "page" : "2200-2208", "title" : "Observed and projected decrease in Northern Hemisphere extratropical cyclone activity in summer and its impacts on maximum temperature", "translator" : [ { "dropping-particle" : "", "family" : "Q5958", "given" : "", "non-dropping-particle" : "", "parse-names" : false, "suffix" : "" } ], "type" : "article-journal", "volume" : "43" }, "uris" : [ "http://www.mendeley.com/documents/?uuid=ba9d1a22-3769-4dfa-81b9-f20031f43903" ] }, { "id" : "ITEM-3", "itemData" : { "DOI" : "10.1175/JCLI-D-15-0316.1", "ISSN" : "0894-8755", "abstract" : "The atmospheric response to an idealized decline in Arctic sea ice is investigated in a novel fully coupled climate model experiment. In this experiment two ensembles of single-year model integrations are performed starting on 1 April, the approximate start of the ice melt season. By perturbing the initial conditions of sea ice thickness (SIT), declines in both sea ice concentration and SIT, which result in sea ice distributions that are similar to the recent sea ice minima of 2007 and 2012, are induced. In the ice loss regions there are strong (;3 K) local increases in sea surface temperature (SST); additionally, there are remote increases in SST in the central North Pacific and subpolar gyre in the North Atlantic. Over the central Arctic there are increases in surface air temperature (SAT) of ;8 K due to increases in ocean\u2013atmosphere heat fluxes. There are increases in SAT over continental North America that are in good agreement with recent changes as seen by reanalysis data. It is estimated that up to two-thirds of the observed increase in SAT in this region could be related to Arctic sea ice loss. In early summer there is a significant but weak atmospheric circulation response that projects onto the summer North Atlantic Oscillation (NAO). In early summer and early autumn there is an equatorward shift of the eddy-driven jet over the North Atlantic as a result of a reduction in the meridional temperature gradients. In winter there is no projection onto a particular phase of the NAO.", "author" : [ { "dropping-particle" : "", "family" : "Petrie", "given" : "Ruth E.", "non-dropping-particle" : "", "parse-names" : false, "suffix" : "" }, { "dropping-particle" : "", "family" : "Shaffrey", "given" : "Len C.", "non-dropping-particle" : "", "parse-names" : false, "suffix" : "" }, { "dropping-particle" : "", "family" : "Sutton", "given" : "Rowan T.", "non-dropping-particle" : "", "parse-names" : false, "suffix" : "" } ], "container-title" : "Journal of Climate", "id" : "ITEM-3", "issue" : "24", "issued" : { "date-parts" : [ [ "2015", "12" ] ] }, "page" : "9606-9622", "title" : "Atmospheric Impact of Arctic Sea Ice Loss in a Coupled Ocean\u2013Atmosphere Simulation", "translator" : [ { "dropping-particle" : "", "family" : "Q5119", "given" : "", "non-dropping-particle" : "", "parse-names" : false, "suffix" : "" } ], "type" : "article-journal", "volume" : "28" }, "uris" : [ "http://www.mendeley.com/documents/?uuid=b12ee22a-e579-44c4-9b2e-4528736bfd81" ] } ], "mendeley" : { "formattedCitation" : "(Coumou et al., 2015; Petrie et al., 2015; Chang et al., 2016)", "plainTextFormattedCitation" : "(Coumou et al., 2015; Petrie et al., 2015; Chang et al., 2016)", "previouslyFormattedCitation" : "(Coumou et al., 2015; Petrie et al., 2015; Chang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(Coumou et al., 2015; Petrie et al., 2015; Chang et al., 2016)</w:t>
      </w:r>
      <w:r w:rsidRPr="007D6B42">
        <w:rPr>
          <w:lang w:val="en-GB" w:eastAsia="en-US"/>
        </w:rPr>
        <w:fldChar w:fldCharType="end"/>
      </w:r>
      <w:r w:rsidRPr="007D6B42">
        <w:rPr>
          <w:lang w:val="en-GB" w:eastAsia="en-US"/>
        </w:rPr>
        <w:t xml:space="preserve">. Additional proposed consequences are a southward shift of the jet </w:t>
      </w:r>
      <w:r w:rsidRPr="007D6B42">
        <w:rPr>
          <w:lang w:val="en-GB" w:eastAsia="en-US"/>
        </w:rPr>
        <w:fldChar w:fldCharType="begin" w:fldLock="1"/>
      </w:r>
      <w:r w:rsidR="000465A7">
        <w:rPr>
          <w:lang w:val="en-GB" w:eastAsia="en-US"/>
        </w:rPr>
        <w:instrText>ADDIN CSL_CITATION { "citationItems" : [ { "id" : "ITEM-1", "itemData" : { "DOI" : "10.1175/2010JCLI3228.1", "ISSN" : "0894-8755", "abstract" : "The steady-state extratropical atmospheric response to thermal forcing is investigated in a simple atmospheric general circulation model. The thermal forcings qualitatively mimic three key aspects of anthropogenic climate change: warming in the tropical troposphere, cooling in the polar stratosphere, and warming at the polar surface. The principal novel findings are the following: 1) Warming in the tropical troposphere drives two robust responses in the model extratropical circulation: poleward shifts in the extratropical tropospheric storm tracks and a weakened stratospheric Brewer\u2013Dobson circulation. The former result suggests heating in the tropical troposphere plays a fundamental role in the poleward contraction of the storm tracks found in Intergovernmental Panel on Climate Change (IPCC)-class climate change simulations; the latter result is in the opposite sense of the trends in the Brewer\u2013Dobson circulation found in most previous climate change experiments. 2) Cooling in the polar stratosphere also drives a poleward shift in the extratropical storm tracks. The tropospheric response is largely consistent with that found in previous studies, but it is shown to be very sensitive to the level and depth of the forcing. In the stratosphere, the Brewer\u2013Dobson circulation weakens at midlatitudes, but it strengthens at high latitudes because of anomalously poleward heat fluxes on the flank of the polar vortex. 3) Warming at the polar surface drives an equatorward shift of the storm tracks. The storm-track response to polar warming is in the opposite sense of the response to tropical tropospheric heating; hence large warming over the Arctic may act to attenuate the response of the Northern Hemisphere storm track to tropical heating. 4) The signs of the tropospheric and stratospheric responses to all thermal forcings considered here are robust to seasonal changes in the basic state, but the amplitude and details of the responses exhibit noticeable differences between equinoctial and wintertime conditions. Additionally, the responses exhibit marked nonlinearity in the sense that the response to multiple thermal forcings applied simultaneously is quantitatively different from the sum of the responses to the same forcings applied independently. Thus the response of the model to a given thermal forcing is demonstrably dependent on the other thermal forcings applied to the model.", "author" : [ { "dropping-particle" : "", "family" : "Butler", "given" : "Amy H.", "non-dropping-particle" : "", "parse-names" : false, "suffix" : "" }, { "dropping-particle" : "", "family" : "Thompson", "given" : "David W. J.", "non-dropping-particle" : "", "parse-names" : false, "suffix" : "" }, { "dropping-particle" : "", "family" : "Heikes", "given" : "Ross", "non-dropping-particle" : "", "parse-names" : false, "suffix" : "" } ], "container-title" : "Journal of Climate", "id" : "ITEM-1", "issue" : "13", "issued" : { "date-parts" : [ [ "2010", "7" ] ] }, "page" : "3474-3496", "title" : "The Steady-State Atmospheric Circulation Response to Climate Change\u2013like Thermal Forcings in a Simple General Circulation Model", "translator" : [ { "dropping-particle" : "", "family" : "Q5882", "given" : "", "non-dropping-particle" : "", "parse-names" : false, "suffix" : "" } ], "type" : "article-journal", "volume" : "23" }, "uris" : [ "http://www.mendeley.com/documents/?uuid=298d5033-8d53-4625-ae16-dcd8b10efa7c" ] } ], "mendeley" : { "formattedCitation" : "(Butler et al., 2010)", "plainTextFormattedCitation" : "(Butler et al., 2010)", "previouslyFormattedCitation" : "(Butler et al., 2010)" }, "properties" : { "noteIndex" : 0 }, "schema" : "https://github.com/citation-style-language/schema/raw/master/csl-citation.json" }</w:instrText>
      </w:r>
      <w:r w:rsidRPr="007D6B42">
        <w:rPr>
          <w:lang w:val="en-GB" w:eastAsia="en-US"/>
        </w:rPr>
        <w:fldChar w:fldCharType="separate"/>
      </w:r>
      <w:r w:rsidR="00E41CA2">
        <w:rPr>
          <w:noProof/>
          <w:lang w:val="en-GB" w:eastAsia="en-US"/>
        </w:rPr>
        <w:t>(Butler et al., 2010)</w:t>
      </w:r>
      <w:r w:rsidRPr="007D6B42">
        <w:rPr>
          <w:lang w:val="en-GB" w:eastAsia="en-US"/>
        </w:rPr>
        <w:fldChar w:fldCharType="end"/>
      </w:r>
      <w:r w:rsidRPr="007D6B42">
        <w:rPr>
          <w:lang w:val="en-GB" w:eastAsia="en-US"/>
        </w:rPr>
        <w:t xml:space="preserve"> and a double jet structure associated with an increase of the land-ocean thermal gradient at the coastal boundary </w:t>
      </w:r>
      <w:r w:rsidRPr="007D6B42">
        <w:rPr>
          <w:lang w:val="en-GB" w:eastAsia="en-US"/>
        </w:rPr>
        <w:fldChar w:fldCharType="begin" w:fldLock="1"/>
      </w:r>
      <w:r w:rsidR="000465A7">
        <w:rPr>
          <w:lang w:val="en-GB" w:eastAsia="en-US"/>
        </w:rPr>
        <w:instrText>ADDIN CSL_CITATION { "citationItems" : [ { "id" : "ITEM-1",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"ITEM-1",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"mendeley" : { "formattedCitation" : "(Coumou et al., 2018)", "plainTextFormattedCitation" : "(Coumou et al., 2018)", "previouslyFormattedCitation" : "(Coumou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(Coumou et al., 2018)</w:t>
      </w:r>
      <w:r w:rsidRPr="007D6B42">
        <w:rPr>
          <w:lang w:val="en-GB" w:eastAsia="en-US"/>
        </w:rPr>
        <w:fldChar w:fldCharType="end"/>
      </w:r>
      <w:r w:rsidRPr="007D6B42">
        <w:rPr>
          <w:lang w:val="en-GB" w:eastAsia="en-US"/>
        </w:rPr>
        <w:t xml:space="preserve">. It is hypothesized that weaker jets, diminished meridional temperature contrast, and reduced baroclinicity might induce a larger amplitude in stationary wave response to stationary forcings </w:t>
      </w:r>
      <w:commentRangeStart w:id="241"/>
      <w:r w:rsidRPr="007D6B42">
        <w:rPr>
          <w:lang w:val="en-GB" w:eastAsia="en-US"/>
        </w:rPr>
        <w:fldChar w:fldCharType="begin" w:fldLock="1"/>
      </w:r>
      <w:ins w:id="242" w:author="Robin Matthews" w:date="2021-07-11T15:51:00Z">
        <w:r w:rsidR="0088288B">
          <w:rPr>
            <w:lang w:val="en-GB" w:eastAsia="en-US"/>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"10.1175/2011JAS3573.1", "ISSN" : "0022-4928", "abstract" : "An aquaplanet model is used to study the nature of the highly persistent low-frequency waves that have been observed in models forced by zonally symmetric boundary conditions. Using the Hayashi spectral analysis of the extratropical waves, the authors find that a quasi-stationary wave 5 belongs to a wave packet obeying a well-defined dispersion relation with eastward group velocity. The components of the dispersion relation with k \u2265 5 baroclinically convert eddy available potential energy into eddy kinetic energy, whereas those with k &lt; 5 are baroclinically neutral. In agreement with Green\u2019s model of baroclinic instability, wave 5 is weakly unstable, and the inverse energy cascade, which had been previously proposed as a main forcing for this type of wave, only acts as a positive feedback on its predominantly baroclinic energetics. The quasi-stationary wave is reinforced by a phase lock to an analogous pattern in the tropical convection, which provides further amplification to the wave. It is also found that the Pedlosky bounds on the phase speed of unstable waves provide guidance in explaining the latitudinal structure of the energy conversion, which is shown to be more enhanced where the zonal westerly surface wind is weaker. The wave\u2019s energy is then trapped in the waveguide created by the upper tropospheric jet stream. In agreement with Green\u2019s theory, as the equator-to-pole SST difference is reduced, the stationary marginally stable component shifts toward higher wavenumbers, while wave 5 becomes neutral and westward propagating. Some properties of the aquaplanet quasi-stationary waves are found to be in interesting agreement with a low frequency wave observed by Salby during December\u2013February in the Southern Hemisphere so that this perspective on low frequency variability, apart from its value in terms of basic geophysical fluid dynamics, might be of specific interest for studying the earth\u2019s atmosphere.", "author" : [ { "dropping-particle" : "", "family" : "Zappa", "given" : "Giuseppe", "non-dropping-particle" : "", "parse-names" : false, "suffix" : "" }, { "dropping-particle" : "", "family" : "Lucarini", "given" : "Valerio", "non-dropping-particle" : "", "parse-names" : false, "suffix" : "" }, { "dropping-particle" : "", "family" : "Navarra", "given" : "Antonio", "non-dropping-particle" : "", "parse-names" : false, "suffix" : "" } ], "container-title" : "Journal of the Atmospheric Sciences", "id" : "ITEM-2", "issue" : "5", "issued" : { "date-parts" : [ [ "2011", "5" ] ] }, "page" : "1023-1040", "title" : "Baroclinic Stationary Waves in Aquaplanet Models", "translator" : [ { "dropping-particle" : "", "family" : "Q5961", "given" : "", "non-dropping-particle" : "", "parse-names" : false, "suffix" : "" } ], "type" : "article-journal", "volume" : "68" }, "uris" : [ "http://www.mendeley.com/documents/?uuid=c1f75d0e-ff32-4379-b93f-ef2a7d380075" ] }, { "id" : "ITEM-3", "itemData" : { "DOI" : "10.1073/pnas.1222000110", "ISSN" : "0027-8424", "abstract" : "In recent years, the Northern Hemisphere has suffered several devastating regional summer weather extremes, such as the European heat wave in 2003, the Russian heat wave and the Indus river flood in Pakistan in 2010, and the heat wave in the United States in 2011. Here, we propose a common mechanism for the generation of persistent longitudinal planetary-scale high-amplitude patterns of the atmospheric circulation in the Northern Hemisphere midlatitudes. Those patterns\u2014with zonal wave numbers m = 6, 7, or 8\u2014are characteristic of the above extremes. We show that these patterns might result from trapping within midlatitude waveguides of free synoptic waves with zonal wave numbers k \u2248 m. Usually, the quasistationary dynamical response with the above wave numbers m to climatological mean thermal and orographic forcing is weak. Such midlatitude waveguides, however, may favor a strong magnification of that response through quasiresonance.", "author"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"ITEM-3", "issue" : "14", "issued" : { "date-parts" : [ [ "2013", "4", "2" ] ] }, "page" : "5336-5341", "title" : "Quasiresonant amplification of planetary waves and recent Northern Hemisphere weather extremes", "translator" : [ { "dropping-particle" : "", "family" : "Q4443", "given" : "", "non-dropping-particle" : "", "parse-names" : false, "suffix" : "" } ], "type" : "article-journal", "volume" : "110" }, "uris" : [ "http://www.mendeley.com/documents/?uuid=ed8f70b2-2b6f-4444-8809-98b7784b185a" ] }, { "id" : "ITEM-4",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"ITEM-5", "itemData" : { "DOI" : "10.1126/sciadv.aat3272", "ISSN" : "2375-2548", "abstract" : "Persistent episodes of extreme weather in the Northern Hemisphere summer have been associated with high-amplitude quasi-stationary atmospheric Rossby waves, with zonal wave numbers 6 to 8 resulting from the phenomenon of quasi-resonant amplification (QRA). A fingerprint for the occurrence of QRA can be defined in terms of the zonally averaged surface temperature field. Examining state-of-the-art [Coupled Model Intercomparison Project Phase 5 (CMIP5)] climate model projections, we find that QRA events are likely to increase by ~50% this century under business-as-usual carbon emissions, but there is considerable variation among climate models. Some predict a near tripling of QRA events by the end of the century, while others predict a potential decrease. Models with amplified Arctic warming yield the most pronounced increase in QRA events. The projections are strongly dependent on assumptions regarding the nature of changes in radiative forcing associated with anthropogenic aerosols over the next century. One implication of our findings is that a reduction in midlatitude aerosol loading could actually lead to Arctic de-amplification this century, ameliorating potential increases in persistent extreme weather events.",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"Petri", "given" : "Stefan", "non-dropping-particle" : "", "parse-names" : false, "suffix" : "" }, { "dropping-particle" : "", "family" : "Coumou", "given" : "Dim", "non-dropping-particle" : "", "parse-names" : false, "suffix" : "" } ], "container-title" : "Science Advances", "id" : "ITEM-5", "issue" : "10", "issued" : { "date-parts" : [ [ "2018", "10", "31" ] ] }, "page" : "eaat3272", "title" : "Projected changes in persistent extreme summer weather events: The role of quasi-resonant amplification", "translator" : [ { "dropping-particle" : "", "family" : "Q4421", "given" : "", "non-dropping-particle" : "", "parse-names" : false, "suffix" : "" } ], "type" : "article-journal", "volume" : "4" }, "uris" : [ "http://www.mendeley.com/documents/?uuid=2f3df3ab-5c6c-4843-9643-cea83941ad8d" ] }, { "id" : "ITEM-6", "itemData" : { "DOI" : "10.1038/s41612-020-0110-8", "ISSN" : "2397-3722", "abstract" : "In recent decades, unprecedented extreme summer heat waves have occurred in Europe, and they have exhibited an increasing trend since 1970s. Although previous studies have suggested that these recent hot European summers could have been instigated by the underlying surface thermal conditions, the possible influence of shrinking Arctic sea ice and Eurasian snow cover on heat waves are not well understood. Herein, we present evidence obtained via observational analyses and numerical experiments indicating that the interdecadal increase in European heat waves is closely linked to the reductions in Arctic sea ice concentration (ASIC) and Eurasian snow cover fraction (EASC) across mid\u2013high latitudes via the excitation of the anomalous Eurasian wave train. The combined effects of declined ASIC and EASC, accompanied by the drier soil and the stronger heat flux, tend to weaken the poleward temperature gradient at mid\u2013high latitudes and affect the midlatitude jet stream and transient eddy activities. These dynamic and thermodynamic circulations increase the likelihood of more persistent European blocking events that favor frequent and strengthened heat waves. Further projection analysis of simulations from 13 CMIP5 climate models suggests that Europe may experience more hot summers as the ASIC and EASC continue to decline over the next century.", "author" : [ { "dropping-particle" : "", "family" : "Zhang", "given" : "Ruonan", "non-dropping-particle" : "", "parse-names" : false, "suffix" : "" }, { "dropping-particle" : "", "family" : "Sun", "given" : "Chenghu", "non-dropping-particle" : "", "parse-names" : false, "suffix" : "" }, { "dropping-particle" : "", "family" : "Zhu", "given" : "Jieshun", "non-dropping-particle" : "", "parse-names" : false, "suffix" : "" }, { "dropping-particle" : "", "family" : "Zhang", "given" : "Renhe", "non-dropping-particle" : "", "parse-names" : false, "suffix" : "" }, { "dropping-particle" : "", "family" : "Li", "given" : "Weijing", "non-dropping-particle" : "", "parse-names" : false, "suffix" : "" } ], "container-title" : "npj Climate and Atmospheric Science", "id" : "ITEM-6", "issue" : "1", "issued" : { "date-parts" : [ [ "2020", "12", "18" ] ] }, "page" : "7", "title" : "Increased European heat waves in recent decades in response to shrinking Arctic sea ice and Eurasian snow cover", "translator" : [ { "dropping-particle" : "", "family" : "Q6991", "given" : "", "non-dropping-particle" : "", "parse-names" : false, "suffix" : "" } ], "type" : "article-journal", "volume" : "3" }, "uris" : [ "http://www.mendeley.com/documents/?uuid=f3e70530-0c25-4b0e-b920-f04f324a78cc" ] } ], "mendeley" : { "formattedCitation" : "(Zappa et al., 2011; Petoukhov et al., 2013; Hoskins and Woollings, 2015; Coumou et al., 2018; Mann et al., 2018; Zhang et al., 2020b)", "manualFormatting" : "(Zappa et al., 2011; Petoukhov et al., 2013; Hoskins and Woollings, 2015; Coumou et al., 2018; Mann et al., 2018; R. Zhang et al., 2020)", "plainTextFormattedCitation" : "(Zappa et al., 2011; Petoukhov et al., 2013; Hoskins and Woollings, 2015; Coumou et al., 2018; Mann et al., 2018; Zhang et al., 2020b)", "previouslyFormattedCitation" : "(Zappa et al., 2011; Petoukhov et al., 2013; Hoskins and Woollings, 2015; Coumou et al., 2018; Mann et al., 2018; Zhang et al., 2020b)" }, "properties" : { "noteIndex" : 0 }, "schema" : "https://github.com/citation-style-language/schema/raw/master/csl-citation.json" }</w:instrText>
        </w:r>
      </w:ins>
      <w:del w:id="243" w:author="Robin Matthews" w:date="2021-07-11T15:51:00Z">
        <w:r w:rsidR="000465A7" w:rsidDel="0088288B">
          <w:rPr>
            <w:lang w:val="en-GB" w:eastAsia="en-US"/>
          </w:rPr>
          <w:del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"10.1175/2011JAS3573.1", "ISSN" : "0022-4928", "abstract" : "An aquaplanet model is used to study the nature of the highly persistent low-frequency waves that have been observed in models forced by zonally symmetric boundary conditions. Using the Hayashi spectral analysis of the extratropical waves, the authors find that a quasi-stationary wave 5 belongs to a wave packet obeying a well-defined dispersion relation with eastward group velocity. The components of the dispersion relation with k \u2265 5 baroclinically convert eddy available potential energy into eddy kinetic energy, whereas those with k &lt; 5 are baroclinically neutral. In agreement with Green\u2019s model of baroclinic instability, wave 5 is weakly unstable, and the inverse energy cascade, which had been previously proposed as a main forcing for this type of wave, only acts as a positive feedback on its predominantly baroclinic energetics. The quasi-stationary wave is reinforced by a phase lock to an analogous pattern in the tropical convection, which provides further amplification to the wave. It is also found that the Pedlosky bounds on the phase speed of unstable waves provide guidance in explaining the latitudinal structure of the energy conversion, which is shown to be more enhanced where the zonal westerly surface wind is weaker. The wave\u2019s energy is then trapped in the waveguide created by the upper tropospheric jet stream. In agreement with Green\u2019s theory, as the equator-to-pole SST difference is reduced, the stationary marginally stable component shifts toward higher wavenumbers, while wave 5 becomes neutral and westward propagating. Some properties of the aquaplanet quasi-stationary waves are found to be in interesting agreement with a low frequency wave observed by Salby during December\u2013February in the Southern Hemisphere so that this perspective on low frequency variability, apart from its value in terms of basic geophysical fluid dynamics, might be of specific interest for studying the earth\u2019s atmosphere.", "author" : [ { "dropping-particle" : "", "family" : "Zappa", "given" : "Giuseppe", "non-dropping-particle" : "", "parse-names" : false, "suffix" : "" }, { "dropping-particle" : "", "family" : "Lucarini", "given" : "Valerio", "non-dropping-particle" : "", "parse-names" : false, "suffix" : "" }, { "dropping-particle" : "", "family" : "Navarra", "given" : "Antonio", "non-dropping-particle" : "", "parse-names" : false, "suffix" : "" } ], "container-title" : "Journal of the Atmospheric Sciences", "id" : "ITEM-2", "issue" : "5", "issued" : { "date-parts" : [ [ "2011", "5" ] ] }, "page" : "1023-1040", "title" : "Baroclinic Stationary Waves in Aquaplanet Models", "translator" : [ { "dropping-particle" : "", "family" : "Q5961", "given" : "", "non-dropping-particle" : "", "parse-names" : false, "suffix" : "" } ], "type" : "article-journal", "volume" : "68" }, "uris" : [ "http://www.mendeley.com/documents/?uuid=c1f75d0e-ff32-4379-b93f-ef2a7d380075" ] }, { "id" : "ITEM-3", "itemData" : { "DOI" : "10.1073/pnas.1222000110", "ISSN" : "0027-8424", "abstract" : "In recent years, the Northern Hemisphere has suffered several devastating regional summer weather extremes, such as the European heat wave in 2003, the Russian heat wave and the Indus river flood in Pakistan in 2010, and the heat wave in the United States in 2011. Here, we propose a common mechanism for the generation of persistent longitudinal planetary-scale high-amplitude patterns of the atmospheric circulation in the Northern Hemisphere midlatitudes. Those patterns\u2014with zonal wave numbers m = 6, 7, or 8\u2014are characteristic of the above extremes. We show that these patterns might result from trapping within midlatitude waveguides of free synoptic waves with zonal wave numbers k \u2248 m. Usually, the quasistationary dynamical response with the above wave numbers m to climatological mean thermal and orographic forcing is weak. Such midlatitude waveguides, however, may favor a strong magnification of that response through quasiresonance.", "author"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"ITEM-3", "issue" : "14", "issued" : { "date-parts" : [ [ "2013", "4", "2" ] ] }, "page" : "5336-5341", "title" : "Quasiresonant amplification of planetary waves and recent Northern Hemisphere weather extremes", "translator" : [ { "dropping-particle" : "", "family" : "Q4443", "given" : "", "non-dropping-particle" : "", "parse-names" : false, "suffix" : "" } ], "type" : "article-journal", "volume" : "110" }, "uris" : [ "http://www.mendeley.com/documents/?uuid=ed8f70b2-2b6f-4444-8809-98b7784b185a" ] }, { "id" : "ITEM-4",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"ITEM-5", "itemData" : { "DOI" : "10.1126/sciadv.aat3272", "ISSN" : "2375-2548", "abstract" : "Persistent episodes of extreme weather in the Northern Hemisphere summer have been associated with high-amplitude quasi-stationary atmospheric Rossby waves, with zonal wave numbers 6 to 8 resulting from the phenomenon of quasi-resonant amplification (QRA). A fingerprint for the occurrence of QRA can be defined in terms of the zonally averaged surface temperature field. Examining state-of-the-art [Coupled Model Intercomparison Project Phase 5 (CMIP5)] climate model projections, we find that QRA events are likely to increase by ~50% this century under business-as-usual carbon emissions, but there is considerable variation among climate models. Some predict a near tripling of QRA events by the end of the century, while others predict a potential decrease. Models with amplified Arctic warming yield the most pronounced increase in QRA events. The projections are strongly dependent on assumptions regarding the nature of changes in radiative forcing associated with anthropogenic aerosols over the next century. One implication of our findings is that a reduction in midlatitude aerosol loading could actually lead to Arctic de-amplification this century, ameliorating potential increases in persistent extreme weather events.",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"Petri", "given" : "Stefan", "non-dropping-particle" : "", "parse-names" : false, "suffix" : "" }, { "dropping-particle" : "", "family" : "Coumou", "given" : "Dim", "non-dropping-particle" : "", "parse-names" : false, "suffix" : "" } ], "container-title" : "Science Advances", "id" : "ITEM-5", "issue" : "10", "issued" : { "date-parts" : [ [ "2018", "10", "31" ] ] }, "page" : "eaat3272", "title" : "Projected changes in persistent extreme summer weather events: The role of quasi-resonant amplification", "translator" : [ { "dropping-particle" : "", "family" : "Q4421", "given" : "", "non-dropping-particle" : "", "parse-names" : false, "suffix" : "" } ], "type" : "article-journal", "volume" : "4" }, "uris" : [ "http://www.mendeley.com/documents/?uuid=2f3df3ab-5c6c-4843-9643-cea83941ad8d" ] }, { "id" : "ITEM-6", "itemData" : { "DOI" : "10.1038/s41612-020-0110-8", "ISSN" : "2397-3722", "abstract" : "In recent decades, unprecedented extreme summer heat waves have occurred in Europe, and they have exhibited an increasing trend since 1970s. Although previous studies have suggested that these recent hot European summers could have been instigated by the underlying surface thermal conditions, the possible influence of shrinking Arctic sea ice and Eurasian snow cover on heat waves are not well understood. Herein, we present evidence obtained via observational analyses and numerical experiments indicating that the interdecadal increase in European heat waves is closely linked to the reductions in Arctic sea ice concentration (ASIC) and Eurasian snow cover fraction (EASC) across mid\u2013high latitudes via the excitation of the anomalous Eurasian wave train. The combined effects of declined ASIC and EASC, accompanied by the drier soil and the stronger heat flux, tend to weaken the poleward temperature gradient at mid\u2013high latitudes and affect the midlatitude jet stream and transient eddy activities. These dynamic and thermodynamic circulations increase the likelihood of more persistent European blocking events that favor frequent and strengthened heat waves. Further projection analysis of simulations from 13 CMIP5 climate models suggests that Europe may experience more hot summers as the ASIC and EASC continue to decline over the next century.", "author" : [ { "dropping-particle" : "", "family" : "Zhang", "given" : "Ruonan", "non-dropping-particle" : "", "parse-names" : false, "suffix" : "" }, { "dropping-particle" : "", "family" : "Sun", "given" : "Chenghu", "non-dropping-particle" : "", "parse-names" : false, "suffix" : "" }, { "dropping-particle" : "", "family" : "Zhu", "given" : "Jieshun", "non-dropping-particle" : "", "parse-names" : false, "suffix" : "" }, { "dropping-particle" : "", "family" : "Zhang", "given" : "Renhe", "non-dropping-particle" : "", "parse-names" : false, "suffix" : "" }, { "dropping-particle" : "", "family" : "Li", "given" : "Weijing", "non-dropping-particle" : "", "parse-names" : false, "suffix" : "" } ], "container-title" : "npj Climate and Atmospheric Science", "id" : "ITEM-6", "issue" : "1", "issued" : { "date-parts" : [ [ "2020", "12", "18" ] ] }, "page" : "7", "title" : "Increased European heat waves in recent decades in response to shrinking Arctic sea ice and Eurasian snow cover", "translator" : [ { "dropping-particle" : "", "family" : "Q6991", "given" : "", "non-dropping-particle" : "", "parse-names" : false, "suffix" : "" } ], "type" : "article-journal", "volume" : "3" }, "uris" : [ "http://www.mendeley.com/documents/?uuid=f3e70530-0c25-4b0e-b920-f04f324a78cc" ] } ], "mendeley" : { "formattedCitation" : "(Zappa et al., 2011; Petoukhov et al., 2013; Hoskins and Woollings, 2015; Coumou et al., 2018; Mann et al., 2018; Zhang et al., 2020b)", "plainTextFormattedCitation" : "(Zappa et al., 2011; Petoukhov et al., 2013; Hoskins and Woollings, 2015; Coumou et al., 2018; Mann et al., 2018; Zhang et al., 2020b)", "previouslyFormattedCitation" : "(Zappa et al., 2011; Petoukhov et al., 2013; Hoskins and Woollings, 2015; Coumou et al., 2018; Mann et al., 2018; Zhang et al., 2020b)"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 xml:space="preserve">(Zappa et al., 2011; Petoukhov et al., 2013; Hoskins and Woollings, 2015; Coumou et al., 2018; Mann et al., 2018; </w:t>
      </w:r>
      <w:ins w:id="244" w:author="Robin Matthews" w:date="2021-07-11T15:51:00Z">
        <w:r w:rsidR="0088288B">
          <w:rPr>
            <w:noProof/>
            <w:lang w:val="en-GB" w:eastAsia="en-US"/>
          </w:rPr>
          <w:t xml:space="preserve">R. </w:t>
        </w:r>
      </w:ins>
      <w:r w:rsidR="00E41CA2">
        <w:rPr>
          <w:noProof/>
          <w:lang w:val="en-GB" w:eastAsia="en-US"/>
        </w:rPr>
        <w:t>Zhang et al., 2020</w:t>
      </w:r>
      <w:del w:id="245" w:author="Robin Matthews" w:date="2021-07-11T15:51:00Z">
        <w:r w:rsidR="00E41CA2" w:rsidDel="0088288B">
          <w:rPr>
            <w:noProof/>
            <w:lang w:val="en-GB" w:eastAsia="en-US"/>
          </w:rPr>
          <w:delText>b</w:delText>
        </w:r>
      </w:del>
      <w:r w:rsidR="00E41CA2">
        <w:rPr>
          <w:noProof/>
          <w:lang w:val="en-GB" w:eastAsia="en-US"/>
        </w:rPr>
        <w:t>)</w:t>
      </w:r>
      <w:r w:rsidRPr="007D6B42">
        <w:rPr>
          <w:lang w:val="en-GB" w:eastAsia="en-US"/>
        </w:rPr>
        <w:fldChar w:fldCharType="end"/>
      </w:r>
      <w:commentRangeEnd w:id="241"/>
      <w:r w:rsidR="00E41CA2">
        <w:rPr>
          <w:rStyle w:val="CommentReference"/>
          <w:rFonts w:asciiTheme="minorHAnsi" w:eastAsiaTheme="minorHAnsi" w:hAnsiTheme="minorHAnsi"/>
          <w:lang w:eastAsia="en-US"/>
        </w:rPr>
        <w:commentReference w:id="241"/>
      </w:r>
      <w:r w:rsidRPr="007D6B42">
        <w:rPr>
          <w:lang w:val="en-GB" w:eastAsia="en-US"/>
        </w:rPr>
        <w:t xml:space="preserve">, and also that a double jet structure would favour wave resonance </w:t>
      </w:r>
      <w:r w:rsidRPr="007D6B42">
        <w:rPr>
          <w:lang w:val="en-GB" w:eastAsia="en-US"/>
        </w:rPr>
        <w:fldChar w:fldCharType="begin" w:fldLock="1"/>
      </w:r>
      <w:r w:rsidR="000465A7">
        <w:rPr>
          <w:lang w:val="en-GB" w:eastAsia="en-US"/>
        </w:rPr>
        <w:instrText>ADDIN CSL_CITATION { "citationItems" : [ { "id" : "ITEM-1", "itemData" : { "DOI" : "10.1038/srep45242", "ISBN" : "14712954 (ISSN)", "ISSN" : "2045-2322", "PMID" : "28345645", "abstract" : "Persistent episodes of extreme weather in the Northern Hemisphere summer have been shown to be associated with the presence of high-amplitude quasi-stationary atmospheric Rossby waves within a particular wavelength range (zonal wavenumber 6\u20138). The underlying mechanistic relationship involves the phenomenon of quasi-resonant amplification (QRA) of synoptic-scale waves with that wavenumber range becoming trapped within an effective mid-latitude atmospheric waveguide. Recent work suggests an increase in recent decades in the occurrence of QRA-favorable conditions and associated extreme weather, possibly linked to amplified Arctic warming and thus a climate change influence. Here, we isolate a specific fingerprint in the zonal mean surface temperature profile that is associated with QRA-favorable conditions. State-of-the-art (\u201cCMIP5\u201d) historical climate model simulations subject to anthropogenic forcing display an increase in the projection of this fingerprint that is mirrored in multiple observational surface temperature datasets. Both the models and observations suggest this signal has only recently emerged from the background noise of natural variability.",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"Coumou", "given" : "Dim", "non-dropping-particle" : "", "parse-names" : false, "suffix" : "" } ], "container-title" : "Scientific Reports", "id" : "ITEM-1", "issue" : "1", "issued" : { "date-parts" : [ [ "2017", "12", "27" ] ] }, "page" : "45242", "title" : "Influence of Anthropogenic Climate Change on Planetary Wave Resonance and Extreme Weather Events", "translator" : [ { "dropping-particle" : "", "family" : "Q3637", "given" : "", "non-dropping-particle" : "", "parse-names" : false, "suffix" : "" } ], "type" : "article-journal", "volume" : "7" }, "uris" : [ "http://www.mendeley.com/documents/?uuid=f2956a2c-9394-373c-b581-cd2e7804b310" ] }, { "id" : "ITEM-2", "itemData" : { "DOI" : "10.1007/s00382-016-3399-6", "ISSN" : "0930-7575", "abstract" : "Several recent northern hemisphere summer extremes have been linked to persistent high-amplitude wave patterns (e.g. heat waves in Europe 2003, Russia 2010 and in the US 2011, Floods in Pakistan 2010 and Europe 2013). Recently quasi-resonant amplification (QRA) was proposed as a mechanism that, when certain dynamical conditions are fulfilled, can lead to such high-amplitude wave events. Based on these resonance conditions a detection scheme to scan reanalysis data for QRA events in boreal summer months was implemented. With this objective detection scheme we analyzed the occurrence and duration of QRA events and the associated atmospheric flow patterns in 1979\u20132015 reanalysis data. We detect a total number of 178 events for wave 6, 7 and 8 and find that during roughly one-third of all high amplitude events QRA conditions were met for respective waves. Our analysis reveals a significant shift for quasi-stationary waves 6 and 7 towards high amplitudes during QRA events, lagging first QRA-detection by typically one week. The results provide further evidence for the validity of the QRA hypothesis and its important role in generating high amplitude waves in boreal summer.", "author" : [ { "dropping-particle" : "", "family" : "Kornhuber", "given" : "K.", "non-dropping-particle" : "", "parse-names" : false, "suffix" : "" }, { "dropping-particle" : "", "family" : "Petoukhov", "given" : "V.", "non-dropping-particle" : "", "parse-names" : false, "suffix" : "" }, { "dropping-particle" : "", "family" : "Petri", "given" : "S.", "non-dropping-particle" : "", "parse-names" : false, "suffix" : "" }, { "dropping-particle" : "", "family" : "Rahmstorf", "given" : "S.", "non-dropping-particle" : "", "parse-names" : false, "suffix" : "" }, { "dropping-particle" : "", "family" : "Coumou", "given" : "D.", "non-dropping-particle" : "", "parse-names" : false, "suffix" : "" } ], "container-title" : "Climate Dynamics", "id" : "ITEM-2", "issue" : "5-6", "issued" : { "date-parts" : [ [ "2017", "9", "5" ] ] }, "page" : "1961-1979", "title" : "Evidence for wave resonance as a key mechanism for generating high-amplitude quasi-stationary waves in boreal summer", "translator" : [ { "dropping-particle" : "", "family" : "Q5881", "given" : "", "non-dropping-particle" : "", "parse-names" : false, "suffix" : "" } ], "type" : "article-journal", "volume" : "49" }, "uris" : [ "http://www.mendeley.com/documents/?uuid=0bedba9f-908e-4951-ac62-04c023454710" ] } ], "mendeley" : { "formattedCitation" : "(Kornhuber et al., 2017; Mann et al., 2017)", "plainTextFormattedCitation" : "(Kornhuber et al., 2017; Mann et al., 2017)", "previouslyFormattedCitation" : "(Kornhuber et al., 2017; Mann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(Kornhuber et al., 2017; Mann et al., 2017)</w:t>
      </w:r>
      <w:r w:rsidRPr="007D6B42">
        <w:rPr>
          <w:lang w:val="en-GB" w:eastAsia="en-US"/>
        </w:rPr>
        <w:fldChar w:fldCharType="end"/>
      </w:r>
      <w:r w:rsidRPr="007D6B42">
        <w:rPr>
          <w:lang w:val="en-GB" w:eastAsia="en-US"/>
        </w:rPr>
        <w:t xml:space="preserve">. Some studies suggest that this is corroborated by an observed increase of quasi-stationary waves </w:t>
      </w:r>
      <w:r w:rsidRPr="007D6B42">
        <w:rPr>
          <w:lang w:val="en-GB" w:eastAsia="en-US"/>
        </w:rPr>
        <w:fldChar w:fldCharType="begin" w:fldLock="1"/>
      </w:r>
      <w:r w:rsidR="000465A7">
        <w:rPr>
          <w:lang w:val="en-GB" w:eastAsia="en-US"/>
        </w:rPr>
        <w:instrText>ADDIN CSL_CITATION { "citationItems" : [ { "id" : "ITEM-1",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"ITEM-1",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"ITEM-2", "itemData" : { "DOI" : "10.1175/JCLI-D-16-0762.1", "ISSN" : "0894-8755", "abstract" : "This study tests the hypothesis that Arctic amplification (AA) of global warming remotely affects midlatitudes by promoting a weaker, wavier atmospheric circulation conducive to extreme weather. The investigation is based on the late twenty-first century over greater North America (20\u00b0\u201390\u00b0N, 50\u00b0\u2013160\u00b0W) using 40 simulations from the Community Earth System Model Large Ensemble, spanning 1920\u20132100. AA is found to promote regionally varying ridging aloft (500 hPa) with strong seasonal differences reflecting the location of the strongest surface thermal forcing. During winter, maximum increases in future geopotential heights are centered over the Arctic Ocean, in conjunction with sea ice loss, but minimum height increases (troughing) occur to the south, over the continental United States. During summer the location of maximum height inflation shifts equatorward, forming an annular band across mid-to-high latitudes of the entire Northern Hemisphere. This band spans the continents, whose enhanced surface heating is aided by antecedent snow-cover loss and reduced terrestrial heat capacity. Through the thermal wind relationship, midtropospheric winds weaken on the equatorward flank of both seasonal ridging anomalies\u2014mainly over Canada during winter and even more over the continental United States during summer\u2014but strengthen elsewhere to form a dipole anomaly pattern in each season. Changes in circulation waviness, expressed as sinuosity, are inversely correlated with changes in zonal wind speed at nearly all latitudes, both in the projections and as observed during recent decades. Over the central United States during summer, the weaker and wavier flow promotes drying and enhanced heating, thus favoring more intense summer weather.", "author" : [ { "dropping-particle" : "", "family" : "Vavrus", "given" : "Stephen J.", "non-dropping-particle" : "", "parse-names" : false, "suffix" : "" }, { "dropping-particle" : "", "family" : "Wang", "given" : "Fuyao", "non-dropping-particle" : "", "parse-names" : false, "suffix" : "" }, { "dropping-particle" : "", "family" : "Martin", "given" : "Jonathan E.", "non-dropping-particle" : "", "parse-names" : false, "suffix" : "" }, { "dropping-particle" : "", "family" : "Francis", "given" : "Jennifer A.", "non-dropping-particle" : "", "parse-names" : false, "suffix" : "" }, { "dropping-particle" : "", "family" : "Peings", "given" : "Yannick", "non-dropping-particle" : "", "parse-names" : false, "suffix" : "" }, { "dropping-particle" : "", "family" : "Cattiaux", "given" : "Julien", "non-dropping-particle" : "", "parse-names" : false, "suffix" : "" } ], "container-title" : "Journal of Climate", "id" : "ITEM-2", "issue" : "11", "issued" : { "date-parts" : [ [ "2017", "6" ] ] }, "page" : "4317-4333", "title" : "Changes in North American Atmospheric Circulation and Extreme Weather: Influence of Arctic Amplification and Northern Hemisphere Snow Cover", "translator" : [ { "dropping-particle" : "", "family" : "Q5960", "given" : "", "non-dropping-particle" : "", "parse-names" : false, "suffix" : "" } ], "type" : "article-journal", "volume" : "30" }, "uris" : [ "http://www.mendeley.com/documents/?uuid=dc90c91e-a8a7-446a-833d-202b40216dc8" ] }, { "id" : "ITEM-3", "itemData" : { "DOI" : "10.1088/1748-9326/11/9/094028", "ISSN" : "1748-9326", "abstract" : "Strong waves in the mid-latitude circulation have been linked to extreme surface weather and thus changes in waviness could have serious consequences for society. Several theories have been proposed which could alter waviness, including tropical sea surface temperature anomalies or rapid climate change in the Arctic. However, so far it remains unclear whether any changes in waviness have actually occurred. Here we propose a novel meandering index which captures the maximum waviness in geopotential height contours at any given day, using all information of the full spatial position of each contour. Data are analysed on different time scale (from daily to 11 day running means) and both on hemispheric and regional scales. Using quantile regressions, we analyse how seasonal distributions of this index have changed over 1979\u20132015. The most robust changes are detected for autumn which has seen a pronounced increase in strongly meandering patterns at the hemispheric level as well as over the Eurasian sector. In summer for both the hemisphere and the Eurasian sector, significant downward trends in meandering are detected on daily timescales which is consistent with the recently reported decrease in summer storm track activity. The American sector shows the strongest increase in meandering in the warm season: in particular for 11 day running mean data, indicating enhanced amplitudes of quasi-stationary waves. Our findings have implications for both the occurrence of recent cold spells and persistent heat waves in the mid-latitudes.", "author" : [ { "dropping-particle" : "", "family" : "Capua", "given" : "Giorgia", "non-dropping-particle" : "Di", "parse-names" : false, "suffix" : "" }, { "dropping-particle" : "", "family" : "Coumou", "given" : "Dim", "non-dropping-particle" : "", "parse-names" : false, "suffix" : "" } ], "container-title" : "Environmental Research Letters", "id" : "ITEM-3", "issue" : "9", "issued" : { "date-parts" : [ [ "2016", "9", "1" ] ] }, "page" : "094028", "title" : "Changes in meandering of the Northern Hemisphere circulation", "translator" : [ { "dropping-particle" : "", "family" : "Q5959", "given" : "", "non-dropping-particle" : "", "parse-names" : false, "suffix" : "" } ], "type" : "article-journal", "volume" : "11" }, "uris" : [ "http://www.mendeley.com/documents/?uuid=d81b2e17-0649-4349-85e9-bcb1cba908f7" ] } ], "mendeley" : { "formattedCitation" : "(Di Capua and Coumou, 2016; Vavrus et al., 2017; Coumou et al., 2018)", "plainTextFormattedCitation" : "(Di Capua and Coumou, 2016; Vavrus et al., 2017; Coumou et al., 2018)", "previouslyFormattedCitation" : "(Di Capua and Coumou, 2016; Vavrus et al., 2017; Coumou et al., 2018)" }, "properties" : { "noteIndex" : 0 }, "schema" : "https://github.com/citation-style-language/schema/raw/master/csl-citation.json" }</w:instrText>
      </w:r>
      <w:r w:rsidRPr="007D6B42">
        <w:rPr>
          <w:lang w:val="en-GB" w:eastAsia="en-US"/>
        </w:rPr>
        <w:fldChar w:fldCharType="separate"/>
      </w:r>
      <w:r w:rsidR="00E41CA2">
        <w:rPr>
          <w:noProof/>
        </w:rPr>
        <w:t>(Di Capua and Coumou, 2016; Vavrus et al., 2017; Coumou et al., 2018)</w:t>
      </w:r>
      <w:r w:rsidRPr="007D6B42">
        <w:rPr>
          <w:lang w:val="en-GB" w:eastAsia="en-US"/>
        </w:rPr>
        <w:fldChar w:fldCharType="end"/>
      </w:r>
      <w:r w:rsidRPr="00FB6EB0">
        <w:t>.</w:t>
      </w:r>
    </w:p>
    <w:p w14:paraId="46E33752" w14:textId="77777777" w:rsidR="00474C69" w:rsidRPr="00FB6EB0" w:rsidRDefault="00474C69" w:rsidP="00474C69">
      <w:pPr>
        <w:pStyle w:val="AR6BodyText"/>
        <w:shd w:val="clear" w:color="auto" w:fill="DEEAF6" w:themeFill="accent1" w:themeFillTint="33"/>
        <w:rPr>
          <w:lang w:eastAsia="en-US"/>
        </w:rPr>
      </w:pPr>
    </w:p>
    <w:p w14:paraId="15CE1AA9" w14:textId="77777777" w:rsidR="00474C69" w:rsidRPr="007D6B42" w:rsidRDefault="00474C69" w:rsidP="00474C69">
      <w:pPr>
        <w:pStyle w:val="AR6BodyText"/>
        <w:shd w:val="clear" w:color="auto" w:fill="DEEAF6" w:themeFill="accent1" w:themeFillTint="33"/>
        <w:rPr>
          <w:rFonts w:cs="Times New Roman"/>
          <w:b/>
          <w:lang w:val="en-GB"/>
        </w:rPr>
      </w:pPr>
      <w:r w:rsidRPr="007D6B42">
        <w:rPr>
          <w:rFonts w:cs="Times New Roman"/>
          <w:b/>
          <w:lang w:val="en-GB"/>
        </w:rPr>
        <w:t>Assessment</w:t>
      </w:r>
    </w:p>
    <w:p w14:paraId="1EE17F04" w14:textId="253AFDD9"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above proposed hypotheses are based on concepts of geophysical fluid dynamics and surface coupling and can, in principle, help explain the existence of a link between the Arctic changes and the mid-latitudes with the potential to affect many impact sectors </w:t>
      </w:r>
      <w:r w:rsidRPr="007D6B42">
        <w:rPr>
          <w:lang w:val="en-GB" w:eastAsia="en-US"/>
        </w:rPr>
        <w:fldChar w:fldCharType="begin" w:fldLock="1"/>
      </w:r>
      <w:r w:rsidR="000465A7">
        <w:rPr>
          <w:lang w:val="en-GB" w:eastAsia="en-US"/>
        </w:rPr>
        <w:instrText>ADDIN CSL_CITATION { "citationItems" : [ { "id" : "ITEM-1",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"ITEM-1",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"mendeley" : { "formattedCitation" : "(Barnes and Screen, 2015)", "plainTextFormattedCitation" : "(Barnes and Screen, 2015)", "previouslyFormattedCitation" : "(Barnes and Screen,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(Barnes and Screen, 2015)</w:t>
      </w:r>
      <w:r w:rsidRPr="007D6B42">
        <w:rPr>
          <w:lang w:val="en-GB" w:eastAsia="en-US"/>
        </w:rPr>
        <w:fldChar w:fldCharType="end"/>
      </w:r>
      <w:r w:rsidRPr="007D6B42">
        <w:rPr>
          <w:lang w:val="en-GB" w:eastAsia="en-US"/>
        </w:rPr>
        <w:t xml:space="preserve">. However, the validity of some dynamical underlying mechanisms, such as a reduced meridional temperature contrast inducing enhanced wave amplitude, has been questioned </w:t>
      </w:r>
      <w:r w:rsidRPr="007D6B42">
        <w:rPr>
          <w:lang w:val="en-GB" w:eastAsia="en-US"/>
        </w:rPr>
        <w:fldChar w:fldCharType="begin" w:fldLock="1"/>
      </w:r>
      <w:r w:rsidR="000465A7">
        <w:rPr>
          <w:lang w:val="en-GB" w:eastAsia="en-US"/>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"10.1002/2014GL060764", "ISSN" : "00948276", "abstract" : "The response of atmospheric blocks and the wave amplitude of midlatitude jets to changes in the midlatitude to pole, near\u2010surface temperature difference (\u0394T), is studied using an idealized dry general circulation model (GCM) with Held\u2010Suarez forcing. Decreasing \u0394T results in slower zonal winds, a mean state with reduced meridional gradient of the 500 hPa geopotential height (Z500), a smaller variance of Z500 anomalies, and a robust decrease in blocks and meridional amplitude of waves. Neglecting the decrease of variance associated with reduced \u0394T would lead to the incorrect expectation that mean states with smaller Z500 gradients produce more blocks and higher wave amplitudes. Our results suggest further investigation of the hypothesis that reduced \u0394T due to Arctic Amplification would increase blocking events and wave amplitude, hence leading to more midlatitude extreme weather events.", "author" : [ { "dropping-particle" : "", "family" : "Hassanzadeh", "given" : "Pedram", "non-dropping-particle" : "", "parse-names" : false, "suffix" : "" }, { "dropping-particle" : "", "family" : "Kuang", "given" : "Zhiming", "non-dropping-particle" : "", "parse-names" : false, "suffix" : "" }, { "dropping-particle" : "", "family" : "Farrell", "given" : "Brian F.", "non-dropping-particle" : "", "parse-names" : false, "suffix" : "" } ], "container-title" : "Geophysical Research Letters", "id" : "ITEM-2", "issue" : "14", "issued" : { "date-parts" : [ [ "2014", "7", "28" ] ] }, "page" : "5223-5232", "title" : "Responses of midlatitude blocks and wave amplitude to changes in the meridional temperature gradient in an idealized dry GCM", "translator" : [ { "dropping-particle" : "", "family" : "Q4585", "given" : "", "non-dropping-particle" : "", "parse-names" : false, "suffix" : "" } ], "type" : "article-journal", "volume" : "41" }, "uris" : [ "http://www.mendeley.com/documents/?uuid=0c5feae8-d7e4-4a57-b4f2-6056eff2edf7" ] } ], "mendeley" : { "formattedCitation" : "(Hassanzadeh et al., 2014; Hoskins and Woollings, 2015)", "plainTextFormattedCitation" : "(Hassanzadeh et al., 2014; Hoskins and Woollings, 2015)", "previouslyFormattedCitation" : "(Hassanzadeh et al., 2014; Hoskins and Woollings,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(Hassanzadeh et al., 2014; Hoskins and Woollings, 2015)</w:t>
      </w:r>
      <w:r w:rsidRPr="007D6B42">
        <w:rPr>
          <w:lang w:val="en-GB" w:eastAsia="en-US"/>
        </w:rPr>
        <w:fldChar w:fldCharType="end"/>
      </w:r>
      <w:r w:rsidRPr="007D6B42">
        <w:rPr>
          <w:lang w:val="en-GB" w:eastAsia="en-US"/>
        </w:rPr>
        <w:t xml:space="preserve">. On the contrary, the reduced meridional temperature contrast has been related to reduced meridional temperature advection and thereby reduced winter temperature variability </w:t>
      </w:r>
      <w:r w:rsidRPr="007D6B42">
        <w:rPr>
          <w:lang w:val="en-GB" w:eastAsia="en-US"/>
        </w:rPr>
        <w:fldChar w:fldCharType="begin" w:fldLock="1"/>
      </w:r>
      <w:r w:rsidR="000465A7">
        <w:rPr>
          <w:lang w:val="en-GB" w:eastAsia="en-US"/>
        </w:rPr>
        <w:instrText>ADDIN CSL_CITATION { "citationItems" : [ { "id" : "ITEM-1", "itemData" : { "DOI" : "10.1175/JCLI-D-18-0692.1", "ISSN" : "0894-8755", "abstract" : "In this study, we investigate links between Arctic sea ice loss and the variability of 2-m temperatures over a 6-month period (November\u2013April) over two domains centered over northern Eurasia and northern North America. Based on data from the Climate Forecast System Reanalysis (CFSR), there has been an increase (a decrease) in recent seasonal temperature variability over Eurasia (North America), which can be attributed to cooling (warming) during the winter months. Decreases in the intraseasonal variability of temperature anomalies, however, are noted in both regions for the November\u2013April period. This study investigates the role of different forcings on the changes seen in the reanalysis product using Atmospheric Model Intercomparison Project simulations forced with repeating sea surface temperature, sea ice, and carbon dioxide concentration relative to climatologies from two different base periods, 1981\u201390 and 2005\u201314. The seasonal temperature and intraseasonal anomaly variabilities are examined, and we find that only the simulations with reduction in sea ice (2005\u201314 base-period sea ice concentration) produce significant decreases in intraseasonal temperature anomaly variability over these regions, agreeing with the CFSR analysis. Runs that reduce sea ice also result in a significant decrease in the frequency and magnitude of extreme warm and cold temperature anomalies. It is proposed that the weakened latitudinal temperature gradient, resulting from decreased sea ice, leads to reduced meridional temperature advection variability, which in turn contributes to the reduction in the variability of temperature anomalies.", "author" : [ { "dropping-particle" : "", "family" : "Collow", "given" : "Thomas W.", "non-dropping-particle" : "", "parse-names" : false, "suffix" : "" }, { "dropping-particle" : "", "family" : "Wang", "given" : "Wanqiu", "non-dropping-particle" : "", "parse-names" : false, "suffix" : "" }, { "dropping-particle" : "", "family" : "Kumar", "given" : "Arun", "non-dropping-particle" : "", "parse-names" : false, "suffix" : "" } ], "container-title" : "Journal of Climate", "id" : "ITEM-1", "issue" : "16", "issued" : { "date-parts" : [ [ "2019", "8" ] ] }, "page" : "5021-5035", "title" : "Reduction in Northern Midlatitude 2-m Temperature Variability due to Arctic Sea Ice Loss", "translator" : [ { "dropping-particle" : "", "family" : "Q6084", "given" : "", "non-dropping-particle" : "", "parse-names" : false, "suffix" : "" } ], "type" : "article-journal", "volume" : "32" }, "uris" : [ "http://www.mendeley.com/documents/?uuid=3e2ab2c5-8ad5-4c1c-a0c2-3fbf1333d91d" ] } ], "mendeley" : { "formattedCitation" : "(Collow et al., 2019)", "plainTextFormattedCitation" : "(Collow et al., 2019)", "previouslyFormattedCitation" : "(Collow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(Collow et al., 2019)</w:t>
      </w:r>
      <w:r w:rsidRPr="007D6B42">
        <w:rPr>
          <w:lang w:val="en-GB" w:eastAsia="en-US"/>
        </w:rPr>
        <w:fldChar w:fldCharType="end"/>
      </w:r>
      <w:r w:rsidRPr="007D6B42">
        <w:rPr>
          <w:lang w:val="en-GB" w:eastAsia="en-US"/>
        </w:rPr>
        <w:t xml:space="preserve">. </w:t>
      </w:r>
    </w:p>
    <w:p w14:paraId="4BD28A14" w14:textId="77777777" w:rsidR="00474C69" w:rsidRPr="007D6B42" w:rsidRDefault="00474C69" w:rsidP="00474C69">
      <w:pPr>
        <w:pStyle w:val="AR6BodyText"/>
        <w:shd w:val="clear" w:color="auto" w:fill="DEEAF6" w:themeFill="accent1" w:themeFillTint="33"/>
        <w:rPr>
          <w:rFonts w:cs="Times New Roman"/>
          <w:lang w:val="en-GB"/>
        </w:rPr>
      </w:pPr>
    </w:p>
    <w:p w14:paraId="670801FF" w14:textId="225B3CFB"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Studies that support the Arctic influence are mostly based on observational relationships between the Arctic temperature or sea-ice extent and mid-latitude anomalies or extremes </w:t>
      </w:r>
      <w:r w:rsidRPr="007D6B42">
        <w:rPr>
          <w:lang w:val="en-GB" w:eastAsia="en-US"/>
        </w:rPr>
        <w:fldChar w:fldCharType="begin" w:fldLock="1"/>
      </w:r>
      <w:r w:rsidR="000465A7">
        <w:rPr>
          <w:lang w:val="en-GB" w:eastAsia="en-US"/>
        </w:rPr>
        <w:instrText>ADDIN CSL_CITATION { "citationItems" : [ { "id" : "ITEM-1", "itemData" : { "DOI" : "10.1088/1748-9326/10/1/014005", "ISSN" : "1748-9326", "author" : [ { "dropping-particle" : "", "family" : "Francis", "given" : "Jennifer A", "non-dropping-particle" : "", "parse-names" : false, "suffix" : "" }, { "dropping-particle" : "", "family" : "Vavrus", "given" : "Stephen J", "non-dropping-particle" : "", "parse-names" : false, "suffix" : "" } ], "container-title" : "Environmental Research Letters", "id" : "ITEM-1", "issue" : "1", "issued" : { "date-parts" : [ [ "2015", "1", "1" ] ] }, "page" : "014005", "title" : "Evidence for a wavier jet stream in response to rapid Arctic warming", "translator" : [ { "dropping-particle" : "", "family" : "Q4420", "given" : "", "non-dropping-particle" : "", "parse-names" : false, "suffix" : "" } ], "type" : "article-journal", "volume" : "10" }, "uris" : [ "http://www.mendeley.com/documents/?uuid=eca05bbf-a916-4f92-90d3-24f5e0f83774" ] }, { "id" : "ITEM-2", "itemData" : { "DOI" : "10.1088/1748-9326/7/1/014007", "ISSN" : "1748-9326", "abstract" : "The most up to date consensus from global climate models predicts warming in the Northern Hemisphere (NH) high latitudes to middle latitudes during boreal winter. However, recent trends in observed NH winter surface temperatures diverge from these projections. For the last two decades, large-scale cooling trends have existed instead across large stretches of eastern North America and northern Eurasia. We argue that this unforeseen trend is probably not due to internal variability alone. Instead, evidence suggests that summer and autumn warming trends are concurrent with increases in high-latitude moisture and an increase in Eurasian snow cover, which dynamically induces large-scale wintertime cooling. Understanding this counterintuitive response to radiative warming of the climate system has the potential for improving climate predictions at seasonal and longer timescales.", "author" : [ { "dropping-particle" : "", "family" : "Cohen", "given" : "Judah L", "non-dropping-particle" : "", "parse-names" : false, "suffix" : "" }, { "dropping-particle" : "", "family" : "Furtado", "given" : "Jason C", "non-dropping-particle" : "", "parse-names" : false, "suffix" : "" }, { "dropping-particle" : "", "family" : "Barlow", "given" : "Mathew A", "non-dropping-particle" : "", "parse-names" : false, "suffix" : "" }, { "dropping-particle" : "", "family" : "Alexeev", "given" : "Vladimir A", "non-dropping-particle" : "", "parse-names" : false, "suffix" : "" }, { "dropping-particle" : "", "family" : "Cherry", "given" : "Jessica E", "non-dropping-particle" : "", "parse-names" : false, "suffix" : "" } ], "container-title" : "Environmental Research Letters", "id" : "ITEM-2", "issue" : "1", "issued" : { "date-parts" : [ [ "2012", "3", "1" ] ] }, "page" : "014007", "title" : "Arctic warming, increasing snow cover and widespread boreal winter cooling", "translator" : [ { "dropping-particle" : "", "family" : "Q5157", "given" : "", "non-dropping-particle" : "", "parse-names" : false, "suffix" : "" } ], "type" : "article-journal", "volume" : "7" }, "uris" : [ "http://www.mendeley.com/documents/?uuid=fafe6a17-613e-4693-8ad6-46da8693f66e" ] }, { "id" : "ITEM-3", "itemData" : { "DOI" : "10.1002/joc.5097", "ISSN" : "08998418", "abstract" : "Arctic sea ice has been shrinking at unprecedented rates over the past three decades. These cryospheric changes have coincided with greater incidence of global extreme weather conditions, including increased severity and frequency of summer heatwaves and extreme rainfall events. Recent studies identify potential physical mechanisms related to Rossby wave and resonance theories that may attribute the observed changes in extreme summer weather patterns to Arctic sea ice decline. This study explores the linkages between summer Arctic sea ice variability and hydroclimate of the north\u2010central United States (US) during the 1979 to 2013 period. Since 1979, summers with low sea ice conditions have coincided with significant increases in mean, minimum, maximum, and dew point air temperatures. Also apparent are increases in seasonal precipitation, the number of wet days, heavy (&gt;95th percentile) precipitation days, and accumulated precipitation over the region. These moisture changes coincide with atmospheric patterns typically observed during anomalously wet summers, known to prompt flooding across the Upper Mississippi River Valley (UMRV) region. Low sea ice summers have coincided with (1) enhanced southerly air flow and increased activity of the Great Plains Low Level Jet (GPLLJ) over the study area, (2) increased occurrence of moist tropical air masses over the UMRV region, and (3) amplified 500 hPa flow over the Pacific\u2010North American region with a ridge situated over the central\u2010eastern portions of the North American continent emanating from Greenland and the central Arctic basin. The results suggest summer Arctic sea ice variability has been associated with recent hydroclimate anomalies of the north\u2010central United States and the UMRV region and add to our growing knowledge of the connections between a changing Arctic environment and concurrent mid\u2010latitude climate variability.", "author" : [ { "dropping-particle" : "", "family" : "Budikova", "given" : "Dagmar", "non-dropping-particle" : "", "parse-names" : false, "suffix" : "" }, { "dropping-particle" : "", "family" : "Ford", "given" : "Trent W.", "non-dropping-particle" : "", "parse-names" : false, "suffix" : "" }, { "dropping-particle" : "", "family" : "Ballinger", "given" : "Thomas J.", "non-dropping-particle" : "", "parse-names" : false, "suffix" : "" } ], "container-title" : "International Journal of Climatology", "id" : "ITEM-3", "issue" : "12", "issued" : { "date-parts" : [ [ "2017", "10" ] ] }, "page" : "4434-4450", "title" : "Connections between north-central United States summer hydroclimatology and Arctic sea ice variability", "translator" : [ { "dropping-particle" : "", "family" : "Q5153", "given" : "", "non-dropping-particle" : "", "parse-names" : false, "suffix" : "" } ], "type" : "article-journal", "volume" : "37" }, "uris" : [ "http://www.mendeley.com/documents/?uuid=96f59dab-60fc-490c-a782-34fddb9f3718" ] }, { "id" : "ITEM-4", "itemData" : { "DOI" : "10.1029/2012GL051000", "abstract" : "Arctic amplification (AA) \u2013 the observed enhanced warming in high northern latitudes relative to the northern hemisphere \u2013 is evident in lower-tropospheric temperatures and in 1000-to-500 hPa thicknesses. Daily fields of 500 hPa heights from the National Centers for Environmental Prediction Reanalysis are analyzed over N. America and the N. Atlantic to assess changes in north-south (Rossby) wave characteristics associated with AA and the relaxation of poleward thickness gradients. Two effects are identified that each contribute to a slower eastward progression of Rossby waves in the upper-level flow: 1) weakened zonal winds, and 2) increased wave amplitude. These effects are particularly evident in autumn and winter consistent with sea-ice loss, but are also apparent in summer, possibly related to earlier snow melt on high-latitude land. Slower progression of upper-level waves would cause associated weather patterns in mid-latitudes to be more persistent, which may lead to an increased probability of extreme weather events that result from prolonged conditions, such as drought, flooding, cold spells, and heat waves.", "author" : [ { "dropping-particle" : "", "family" : "Francis", "given" : "Jennifer A", "non-dropping-particle" : "", "parse-names" : false, "suffix" : "" }, { "dropping-particle" : "", "family" : "Vavrus", "given" : "Stephen J", "non-dropping-particle" : "", "parse-names" : false, "suffix" : "" } ], "container-title" : "Geophysical Research Letters", "id" : "ITEM-4", "issue" : "6", "issued" : { "date-parts" : [ [ "2012" ] ] }, "title" : "Evidence linking Arctic amplification to extreme weather in mid-latitudes", "translator" : [ { "dropping-particle" : "", "family" : "Q4024", "given" : "", "non-dropping-particle" : "", "parse-names" : false, "suffix" : "" } ], "type" : "article-journal", "volume" : "39" }, "uris" : [ "http://www.mendeley.com/documents/?uuid=e9ca8df0-e1ae-4c82-9462-93e845f9faec" ] } ], "mendeley" : { "formattedCitation" : "(Cohen et al., 2012; Francis and Vavrus, 2012, 2015; Budikova et al., 2017)", "plainTextFormattedCitation" : "(Cohen et al., 2012; Francis and Vavrus, 2012, 2015; Budikova et al., 2017)", "previouslyFormattedCitation" : "(Cohen et al., 2012; Francis and Vavrus, 2012, 2015; Budikova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(Cohen et al., 2012; Francis and Vavrus, 2012, 2015; Budikova et al., 2017)</w:t>
      </w:r>
      <w:r w:rsidRPr="007D6B42">
        <w:rPr>
          <w:lang w:val="en-GB" w:eastAsia="en-US"/>
        </w:rPr>
        <w:fldChar w:fldCharType="end"/>
      </w:r>
      <w:r w:rsidRPr="007D6B42">
        <w:rPr>
          <w:lang w:val="en-GB" w:eastAsia="en-US"/>
        </w:rPr>
        <w:t xml:space="preserve">. They are often criticised for the lack of statistical significance and the inability to disentangle cause and effect </w:t>
      </w:r>
      <w:r w:rsidRPr="007D6B42">
        <w:rPr>
          <w:rFonts w:cs="Times New Roman"/>
          <w:lang w:val="en-GB" w:eastAsia="en-US"/>
        </w:rPr>
        <w:fldChar w:fldCharType="begin" w:fldLock="1"/>
      </w:r>
      <w:r w:rsidR="000465A7">
        <w:rPr>
          <w:rFonts w:cs="Times New Roman"/>
          <w:lang w:val="en-GB" w:eastAsia="en-US"/>
        </w:rPr>
        <w:instrText>ADDIN CSL_CITATION { "citationItems" : [ { "id" : "ITEM-1", "itemData" : { "DOI" : "10.1002/grl.50880", "ISSN" : "00948276", "abstract" : "Previous studies have suggested that Arctic amplification has caused planetary\u2010scale waves to elongate meridionally and slow down, resulting in more frequent blocking patterns and extreme weather. Here trends in the meridional extent of atmospheric waves over North America and the North Atlantic are investigated in three reanalyses, and it is demonstrated that previously reported positive trends are likely an artifact of the methodology. No significant decrease in planetary\u2010scale wave phase speeds are found except in October\u2010November\u2010December, but this trend is sensitive to the analysis parameters. Moreover, the frequency of blocking occurrence exhibits no significant increase in any season in any of the three reanalyses, further supporting the lack of trends in wave speed and meridional extent. This work highlights that observed trends in midlatitude weather patterns are complex and likely not simply understood in terms of Arctic amplification alone.", "author" : [ { "dropping-particle" : "", "family" : "Barnes", "given" : "Elizabeth A.", "non-dropping-particle" : "", "parse-names" : false, "suffix" : "" } ], "container-title" : "Geophysical Research Letters", "id" : "ITEM-1", "issue" : "17", "issued" : { "date-parts" : [ [ "2013", "9", "16" ] ] }, "page" : "4734-4739", "title" : "Revisiting the evidence linking Arctic amplification to extreme weather in midlatitudes", "translator" : [ { "dropping-particle" : "", "family" : "Q4411", "given" : "", "non-dropping-particle" : "", "parse-names" : false, "suffix" : "" } ], "type" : "article-journal", "volume" : "40" }, "uris" : [ "http://www.mendeley.com/documents/?uuid=3d8cf7c3-36d6-41ca-840c-acebbd1d716a" ] }, { "id" : "ITEM-2", "itemData" : { "DOI" : "10.1002/grl.50174", "ISSN" : "00948276", "abstract" : "This study examines observed changes (1979\u20132011) in atmospheric planetary\u2010wave amplitude over northern mid\u2010latitudes, which have been proposed as a possible mechanism linking Arctic amplification and mid\u2010latitude weather extremes. We use two distinct but equally\u2010valid definitions of planetary\u2010wave amplitude, termed meridional amplitude, a measure of north\u2010south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"ITEM-2", "issue" : "5", "issued" : { "date-parts" : [ [ "2013", "3", "16" ] ] }, "page" : "959-964", "title" : "Exploring links between Arctic amplification and mid-latitude weather", "translator" : [ { "dropping-particle" : "", "family" : "Q4412", "given" : "", "non-dropping-particle" : "", "parse-names" : false, "suffix" : "" } ], "type" : "article-journal", "volume" : "40" }, "uris" : [ "http://www.mendeley.com/documents/?uuid=1a7f6fff-9f4e-48ab-8b6e-563cda2b5659" ] }, { "id" : "ITEM-3", "itemData" : { "DOI" : "10.1002/2013GL058745",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"ITEM-3", "issue" : "2", "issued" : { "date-parts" : [ [ "2014" ] ] }, "page" : "638-644", "title" : "Exploring recent trends in Northern Hemisphere blocking", "translator" : [ { "dropping-particle" : "", "family" : "Q4027", "given" : "", "non-dropping-particle" : "", "parse-names" : false, "suffix" : "" } ], "type" : "article-journal", "volume" : "41" }, "uris" : [ "http://www.mendeley.com/documents/?uuid=d52159df-cd54-4b08-9192-7835d209d442" ] }, { "id" : "ITEM-4", "itemData" : { "DOI" : "10.1175/JCLI-D-12-00536.1",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annual-mean changes in the latitude and speed of the jets, but also explores how the variability of each jet changes with increased greenhouse gases. All jets are found to migrate poleward with climate change: the Southern Hemisphere jet shifts poleward by 2\u00b0 of latitude between the historical period and the end of the twenty-first century in the representative concentration pathway 8.5 (RCP8.5) scenario, whereas both Northern Hemisphere jets shift by only 1\u00b0. In addition, the speed of the Southern Hemisphere jet is found to increase markedly (by 1.2 m s\u22121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"ITEM-4", "issue" : "18", "issued" : { "date-parts" : [ [ "2013", "9" ] ] }, "page" : "7117-7135", "title" : "Response of the Midlatitude Jets, and of Their Variability, to Increased Greenhouse Gases in the CMIP5 Models", "translator" : [ { "dropping-particle" : "", "family" : "Q4586", "given" : "", "non-dropping-particle" : "", "parse-names" : false, "suffix" : "" } ], "type" : "article-journal", "volume" : "26" }, "uris" : [ "http://www.mendeley.com/documents/?uuid=d03f877a-79bf-438c-a7cd-4fe613c6d42a" ] }, { "id" : "ITEM-5", "itemData" : { "DOI" : "10.1002/2014GL060764", "ISSN" : "00948276", "abstract" : "The response of atmospheric blocks and the wave amplitude of midlatitude jets to changes in the midlatitude to pole, near\u2010surface temperature difference (\u0394T), is studied using an idealized dry general circulation model (GCM) with Held\u2010Suarez forcing. Decreasing \u0394T results in slower zonal winds, a mean state with reduced meridional gradient of the 500 hPa geopotential height (Z500), a smaller variance of Z500 anomalies, and a robust decrease in blocks and meridional amplitude of waves. Neglecting the decrease of variance associated with reduced \u0394T would lead to the incorrect expectation that mean states with smaller Z500 gradients produce more blocks and higher wave amplitudes. Our results suggest further investigation of the hypothesis that reduced \u0394T due to Arctic Amplification would increase blocking events and wave amplitude, hence leading to more midlatitude extreme weather events.", "author" : [ { "dropping-particle" : "", "family" : "Hassanzadeh", "given" : "Pedram", "non-dropping-particle" : "", "parse-names" : false, "suffix" : "" }, { "dropping-particle" : "", "family" : "Kuang", "given" : "Zhiming", "non-dropping-particle" : "", "parse-names" : false, "suffix" : "" }, { "dropping-particle" : "", "family" : "Farrell", "given" : "Brian F.", "non-dropping-particle" : "", "parse-names" : false, "suffix" : "" } ], "container-title" : "Geophysical Research Letters", "id" : "ITEM-5", "issue" : "14", "issued" : { "date-parts" : [ [ "2014", "7", "28" ] ] }, "page" : "5223-5232", "title" : "Responses of midlatitude blocks and wave amplitude to changes in the meridional temperature gradient in an idealized dry GCM", "translator" : [ { "dropping-particle" : "", "family" : "Q4585", "given" : "", "non-dropping-particle" : "", "parse-names" : false, "suffix" : "" } ], "type" : "article-journal", "volume" : "41" }, "uris" : [ "http://www.mendeley.com/documents/?uuid=0c5feae8-d7e4-4a57-b4f2-6056eff2edf7" ] }, { "id" : "ITEM-6",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"ITEM-6",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"id" : "ITEM-7", "itemData" : { "DOI" : "10.1175/JCLI-D-15-0046.1", "ISSN" : "0894-8755", "abstract" : "The decline in Barents Sea ice has been implicated in forcing the \u201cwarm-Arctic cold-Siberian\u201d (WACS) anomaly pattern via enhanced turbulent heat flux (THF). This study investigates interannual variability in winter [December\u2013February (DJF)] Barents Sea THF and its relationship to Barents Sea ice and the large-scale atmospheric flow. ERA-Interim and observational data from 1979/80 to 2011/12 are used. The leading pattern (EOF1: 33%) of winter Barents Sea THF variability is relatively weakly correlated (r = 0.30) with Barents Sea ice and appears to be driven primarily by atmospheric variability. The sea ice\u2013related THF variability manifests itself as EOF2 (20%, r = 0.60). THF EOF2 is robust over the entire winter season, but its link to the WACS pattern is not. However, the WACS pattern emerges consistently as the second EOF (20%) of Eurasian surface air temperature (SAT) variability in all winter months. When Eurasia is cold, there are indeed weak reductions in Barents Sea ice, but the associated THF anomalies are on average negative, which is inconsistent with the proposed direct atmospheric response to sea ice variability. Lead\u2013lag correlation analyses on shorter time scales support this conclusion and indicate that atmospheric variability plays an important role in driving observed variability in Barents Sea THF and ice cover, as well as the WACS pattern.", "author" : [ { "dropping-particle" : "", "family" : "Sorokina", "given" : "Svetlana A.", "non-dropping-particle" : "", "parse-names" : false, "suffix" : "" }, { "dropping-particle" : "", "family" : "Li", "given" : "Camille", "non-dropping-particle" : "", "parse-names" : false, "suffix" : "" }, { "dropping-particle" : "", "family" : "Wettstein", "given" : "Justin J.", "non-dropping-particle" : "", "parse-names" : false, "suffix" : "" }, { "dropping-particle" : "", "family" : "Kvamst\u00f8", "given" : "Nils Gunnar", "non-dropping-particle" : "", "parse-names" : false, "suffix" : "" } ], "container-title" : "Journal of Climate", "id" : "ITEM-7", "issue" : "2", "issued" : { "date-parts" : [ [ "2016", "1" ] ] }, "page" : "495-511", "title" : "Observed Atmospheric Coupling between Barents Sea Ice and the Warm-Arctic Cold-Siberian Anomaly Pattern", "translator" : [ { "dropping-particle" : "", "family" : "Q3719", "given" : "", "non-dropping-particle" : "", "parse-names" : false, "suffix" : "" } ], "type" : "article-journal", "volume" : "29" }, "uris" : [ "http://www.mendeley.com/documents/?uuid=19b134d8-841a-4885-a5de-c6e00af41226" ] }, { "id" : "ITEM-8", "itemData" : { "DOI" : "10.1002/2016GL071584", "ISSN" : "00948276", "abstract" : "The Arctic Oscillation (AO), also known as the Northern Annular Mode, is the dominant mode of variability of the Northern Hemisphere atmospheric circulation in winter [Thompson and Wallace, 1998]. It is causally related to, and thus partially predictive of, weather patterns in locations many thousands of miles away, including many of the major population centers of Europe and North America. The AO index is usually defined by projecting mean sea level pressure (SLP) or geopotential height (Z) at 1000 hPa north of 20\u00b0N on their respective loading pattern. Yet the AO paradigm has been challenged due to the lack of correlation between the surface pressure variability at its centers of action [Ambaum et al., 2001] and might be rather considered as two regional modes of variability, namely, the North Atlantic Oscillation (NAO) and the Pacific North America (PNA) pattern. Because the climatological features over the two ocean basins are at different latitudes, an increase in the AO (or NAO) does not imply a simple strengthening of the circumpolar flow, but strong tropospheric jets in the North Atlantic and a weakened jet in the North Pacific. Since the AO paradigm is however still widely used in the climate community and the debate is not closed, we will use the (N)AO notation to refer to either AO or NAO in the continuation of this study.", "author" : [ { "dropping-particle" : "", "family" : "Douville", "given" : "H.", "non-dropping-particle" : "", "parse-names" : false, "suffix" : "" }, { "dropping-particle" : "", "family" : "Peings", "given" : "Y.", "non-dropping-particle" : "", "parse-names" : false, "suffix" : "" }, { "dropping-particle" : "", "family" : "Saint-Martin", "given" : "D.", "non-dropping-particle" : "", "parse-names" : false, "suffix" : "" } ], "container-title" : "Geophysical Research Letters", "id" : "ITEM-8", "issue" : "1", "issued" : { "date-parts" : [ [ "2017", "1", "16" ] ] }, "page" : "569-577", "title" : "Snow-(N)AO relationship revisited over the whole twentieth century", "translator" : [ { "dropping-particle" : "", "family" : "Q5922", "given" : "", "non-dropping-particle" : "", "parse-names" : false, "suffix" : "" } ], "type" : "article-journal", "volume" : "44" }, "uris" : [ "http://www.mendeley.com/documents/?uuid=3ddf0c5c-9daf-4710-b863-6cf196065ec0" ] }, { "id" : "ITEM-9", "itemData" : { "DOI" : "10.1175/JCLI-D-16-0623.1", "ISSN" : "0894-8755", "abstract" : "The relationship between Eurasian snow cover extent (SCE) and Northern Hemisphere atmospheric circulation is studied in reanalysis during 1979\u20132014 and in CMIP5 preindustrial control runs. In observations, dipolar SCE anomalies in November, with negative anomalies over eastern Europe and positive anomalies over eastern Siberia, are followed by a negative phase of the Arctic Oscillation (AO) one and two months later. In models, this effect is largely underestimated, but four models simulate such a relationship. In observations and these models, the SCE influence is primarily due to the eastern Siberian pole, which is itself driven by the Scandinavian pattern (SCA), with a large anticyclonic anomaly over the Urals. The SCA is also responsible for a link between Eurasian SCE anomalies and sea ice concentration (SIC) anomalies in the Barents\u2013Kara Sea.", "author" : [ { "dropping-particle" : "", "family" : "Gastineau", "given" : "Guillaume", "non-dropping-particle" : "", "parse-names" : false, "suffix" : "" }, { "dropping-particle" : "", "family" : "Garc\u00eda-Serrano", "given" : "Javier", "non-dropping-particle" : "", "parse-names" : false, "suffix" : "" }, { "dropping-particle" : "", "family" : "Frankignoul", "given" : "Claude", "non-dropping-particle" : "", "parse-names" : false, "suffix" : "" } ], "container-title" : "Journal of Climate", "id" : "ITEM-9", "issue" : "19", "issued" : { "date-parts" : [ [ "2017", "10" ] ] }, "page" : "7599-7619", "title" : "The Influence of Autumnal Eurasian Snow Cover on Climate and Its Link with Arctic Sea Ice Cover", "translator" : [ { "dropping-particle" : "", "family" : "Q5923", "given" : "", "non-dropping-particle" : "", "parse-names" : false, "suffix" : "" } ], "type" : "article-journal", "volume" : "30" }, "uris" : [ "http://www.mendeley.com/documents/?uuid=2cfb0362-d669-4728-902d-92c27eb822c6" ] }, { "id" : "ITEM-10", "itemData" : { "DOI" : "10.1126/sciadv.aay2880", "ISSN" : "2375-2548", "abstract" : "Whether Arctic amplification has contributed to a wavier circulation and more frequent extreme weather in midlatitudes remains an open question. For two to three decades starting from the mid-1980s, accelerated Arctic warming and a reduced meridional near-surface temperature gradient coincided with a wavier circulation. However, waviness remains largely unchanged in model simulations featuring strong Arctic amplification. Here, we show that the previously reported trend toward a wavier circulation during autumn and winter has reversed in recent years, despite continued Arctic amplification, resulting in negligible multidecadal trends. Models capture the observed correspondence between a reduced temperature gradient and increased waviness on interannual to decadal time scales. However, model experiments in which a reduced temperature gradient is imposed do not feature increased wave amplitude. Our results strongly suggest that the observed and simulated covariability between waviness and temperature gradients on interannual to decadal time scales does not represent a forced response to Arctic amplification.", "author" : [ { "dropping-particle" : "", "family" : "Blackport", "given" : "Russell", "non-dropping-particle" : "", "parse-names" : false, "suffix" : "" }, { "dropping-particle" : "", "family" : "Screen", "given" : "James A.", "non-dropping-particle" : "", "parse-names" : false, "suffix" : "" } ], "container-title" : "Science Advances", "id" : "ITEM-10", "issue" : "8", "issued" : { "date-parts" : [ [ "2020", "2", "19" ] ] }, "page" : "eaay2880", "title" : "Insignificant effect of Arctic amplification on the amplitude of midlatitude atmospheric waves", "translator" : [ { "dropping-particle" : "", "family" : "Q6495", "given" : "", "non-dropping-particle" : "", "parse-names" : false, "suffix" : "" } ], "type" : "article-journal", "volume" : "6" }, "uris" : [ "http://www.mendeley.com/documents/?uuid=7acd0850-8b55-4f00-903c-5500686868b0" ] }, { "id" : "ITEM-11", "itemData" : { "DOI" : "10.1029/2020GL087796", "ISSN" : "0094-8276", "abstract" : "It has been hypothesized that enhanced Arctic warming with respect to midlatitudes, known as Arctic amplification, had led to a deceleration of eastward propagating Rossby waves, more frequent atmospheric blocking, and extreme weather in recent decades. We employ a novel, daily climatology of Rossby wave phase speed between March 1979 and November 2018, based on upper\u2010level wind data, to test this hypothesis and describe phase speed variability. The diagnostic distinguishes between periods of enhanced or reduced eastward wave propagation and is related to the occurrence of blocking and extreme temperatures over midlatitudes. While remaining tied to the upper\u2010level geopotential gradient, decadal trends in phase speed did not accompany the observed reduction in the low\u2010level temperature gradient. These results confirm the link between low phase speeds and extreme temperature events, but indicate that Arctic amplification did not play a decisive role in modulating phase speed variability in recent decades.", "author" : [ { "dropping-particle" : "", "family" : "Riboldi", "given" : "Jacopo", "non-dropping-particle" : "", "parse-names" : false, "suffix" : "" }, { "dropping-particle" : "", "family" : "Lott", "given" : "Fran\u00e7ois", "non-dropping-particle" : "", "parse-names" : false, "suffix" : "" }, { "dropping-particle" : "", "family" : "D'Andrea", "given" : "Fabio", "non-dropping-particle" : "", "parse-names" : false, "suffix" : "" }, { "dropping-particle" : "", "family" : "Rivi\u00e8re", "given" : "Gwendal", "non-dropping-particle" : "", "parse-names" : false, "suffix" : "" } ], "container-title" : "Geophysical Research Letters", "id" : "ITEM-11", "issue" : "19", "issued" : { "date-parts" : [ [ "2020", "10", "16" ] ] }, "title" : "On the Linkage Between Rossby Wave Phase Speed, Atmospheric Blocking, and Arctic Amplification", "translator" : [ { "dropping-particle" : "", "family" : "Q6503", "given" : "", "non-dropping-particle" : "", "parse-names" : false, "suffix" : "" } ], "type" : "article-journal", "volume" : "47" }, "uris" : [ "http://www.mendeley.com/documents/?uuid=484e26b7-a661-430d-8524-7528dc60e72e" ] }, { "id" : "ITEM-12", "itemData" : { "DOI" : "10.1029/2019GL086695", "ISSN" : "0094-8276", "abstract" : "The wintertime midlatitude atmospheric circulation is evaluated in CMIP6 models. The biases have been reduced since CMIP5 although the low\u2010level flow is still too zonal. CMIP5 and CMIP6 projections of 850 hPa zonal wind are then analyzed and are consistent under the RCP8.5 and the SSP5\u20138.5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present\u2010day biases in the eddy\u2010driven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"ITEM-12", "issue" : "8", "issued" : { "date-parts" : [ [ "2020", "4", "28" ] ] }, "title" : "Drivers of the Northern Extratropical Eddy-Driven Jet Change in CMIP5 and CMIP6 Models", "translator" : [ { "dropping-particle" : "", "family" : "Q6504", "given" : "", "non-dropping-particle" : "", "parse-names" : false, "suffix" : "" } ], "type" : "article-journal", "volume" : "47" }, "uris" : [ "http://www.mendeley.com/documents/?uuid=1e50a26b-40a4-48e7-8f9e-49c162c82d8d" ] } ], "mendeley" : { "formattedCitation" : "(Barnes, 2013; Barnes and Polvani, 2013; Screen and Simmonds, 2013; Barnes et al., 2014; Hassanzadeh et al., 2014; Barnes and Screen, 2015; Sorokina et al., 2016; Douville et al., 2017; Gastineau et al., 2017; Blackport and Screen, 2020a; Oudar et al., 2020; Riboldi et al., 2020)", "plainTextFormattedCitation" : "(Barnes, 2013; Barnes and Polvani, 2013; Screen and Simmonds, 2013; Barnes et al., 2014; Hassanzadeh et al., 2014; Barnes and Screen, 2015; Sorokina et al., 2016; Douville et al., 2017; Gastineau et al., 2017; Blackport and Screen, 2020a; Oudar et al., 2020; Riboldi et al., 2020)", "previouslyFormattedCitation" : "(Barnes, 2013; Barnes and Polvani, 2013; Screen and Simmonds, 2013; Barnes et al., 2014; Hassanzadeh et al., 2014; Barnes and Screen, 2015; Sorokina et al., 2016; Douville et al., 2017; Gastineau et al., 2017; Blackport and Screen, 2020a; Oudar et al., 2020; Riboldi et al., 2020)" }, "properties" : { "noteIndex" : 0 }, "schema" : "https://github.com/citation-style-language/schema/raw/master/csl-citation.json" }</w:instrText>
      </w:r>
      <w:r w:rsidRPr="007D6B42">
        <w:rPr>
          <w:rFonts w:cs="Times New Roman"/>
          <w:lang w:val="en-GB" w:eastAsia="en-US"/>
        </w:rPr>
        <w:fldChar w:fldCharType="separate"/>
      </w:r>
      <w:r w:rsidR="00E41CA2">
        <w:rPr>
          <w:rFonts w:cs="Times New Roman"/>
          <w:noProof/>
          <w:lang w:val="en-GB" w:eastAsia="en-US"/>
        </w:rPr>
        <w:t>(Barnes, 2013; Barnes and Polvani, 2013; Screen and Simmonds, 2013; Barnes et al., 2014; Hassanzadeh et al., 2014; Barnes and Screen, 2015; Sorokina et al., 2016; Douville et al., 2017; Gastineau et al., 2017; Blackport and Screen, 2020a; Oudar et al., 2020; Riboldi et al., 2020)</w:t>
      </w:r>
      <w:r w:rsidRPr="007D6B42">
        <w:rPr>
          <w:rFonts w:cs="Times New Roman"/>
          <w:lang w:val="en-GB" w:eastAsia="en-US"/>
        </w:rPr>
        <w:fldChar w:fldCharType="end"/>
      </w:r>
      <w:r w:rsidRPr="007D6B42">
        <w:rPr>
          <w:color w:val="000000" w:themeColor="text1"/>
          <w:lang w:val="en-GB" w:eastAsia="en-US"/>
        </w:rPr>
        <w:t xml:space="preserve">. </w:t>
      </w:r>
      <w:r w:rsidRPr="007D6B42">
        <w:rPr>
          <w:lang w:val="en-GB" w:eastAsia="en-US"/>
        </w:rPr>
        <w:t xml:space="preserve">The role of the Barents-Kara Sea ice loss is challenged by </w:t>
      </w:r>
      <w:r w:rsidRPr="007D6B42">
        <w:rPr>
          <w:lang w:val="en-GB" w:eastAsia="en-US"/>
        </w:rPr>
        <w:fldChar w:fldCharType="begin" w:fldLock="1"/>
      </w:r>
      <w:r w:rsidR="000465A7">
        <w:rPr>
          <w:lang w:val="en-GB" w:eastAsia="en-US"/>
        </w:rPr>
        <w:instrText>ADDIN CSL_CITATION { "citationItems" : [ { "id" : "ITEM-1", "itemData" : { "DOI" : "10.1038/s41558-019-0551-4", "ISSN" : "1758-678X", "abstract" : "Observations show that reduced regional sea-ice cover is coincident with cold mid-latitude winters on interannual timescales. However, it remains unclear whether these observed links are causal, and model experiments suggest that they might not be. Here we apply two independent approaches to infer causality from observations and climate models and to reconcile these sources of data. Models capture the observed correlations between reduced sea ice and cold mid-latitude winters, but only when reduced sea ice coincides with anomalous heat transfer from the atmosphere to the ocean, implying that the atmosphere is driving the loss. Causal inference from the physics-based approach is corroborated by a lead\u2013lag analysis, showing that circulation-driven temperature anomalies precede, but do not follow, reduced sea ice. Furthermore, no mid-latitude cooling is found in modelling experiments with imposed future sea-ice loss. Our results show robust support for anomalous atmospheric circulation simultaneously driving cold mid-latitude winters and mild Arctic conditions, and reduced sea ice having a minimal influence on severe mid-latitude winters.", "author" : [ { "dropping-particle" : "", "family" : "Blackport", "given" : "Russell", "non-dropping-particle" : "", "parse-names" : false, "suffix" : "" }, { "dropping-particle" : "", "family" : "Screen", "given" : "James A.", "non-dropping-particle" : "", "parse-names" : false, "suffix" : "" }, { "dropping-particle" : "", "family" : "Wiel", "given" : "Karin", "non-dropping-particle" : "van der", "parse-names" : false, "suffix" : "" }, { "dropping-particle" : "", "family" : "Bintanja", "given" : "Richard", "non-dropping-particle" : "", "parse-names" : false, "suffix" : "" } ], "container-title" : "Nature Climate Change", "id" : "ITEM-1", "issue" : "9", "issued" : { "date-parts" : [ [ "2019", "9", "12" ] ] }, "page" : "697-704", "title" : "Minimal influence of reduced Arctic sea ice on coincident cold winters in mid-latitudes", "translator" : [ { "dropping-particle" : "", "family" : "Q6187", "given" : "", "non-dropping-particle" : "", "parse-names" : false, "suffix" : "" } ], "type" : "article-journal", "volume" : "9" }, "uris" : [ "http://www.mendeley.com/documents/?uuid=1e021e69-403e-4efe-82e9-0dbaf83f38dc" ] } ], "mendeley" : { "formattedCitation" : "(Blackport et al., 2019)", "manualFormatting" : "Blackport et al. (2019)", "plainTextFormattedCitation" : "(Blackport et al., 2019)", "previouslyFormattedCitation" : "(Blackport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Blackport et al. (2019)</w:t>
      </w:r>
      <w:r w:rsidRPr="007D6B42">
        <w:rPr>
          <w:lang w:val="en-GB" w:eastAsia="en-US"/>
        </w:rPr>
        <w:fldChar w:fldCharType="end"/>
      </w:r>
      <w:r w:rsidRPr="007D6B42">
        <w:rPr>
          <w:lang w:val="en-GB" w:eastAsia="en-US"/>
        </w:rPr>
        <w:t xml:space="preserve"> who find a minimal influence of reduced sea ice on severe mid-latitude winters, and by </w:t>
      </w:r>
      <w:bookmarkStart w:id="246" w:name="_Hlk76911210"/>
      <w:commentRangeStart w:id="247"/>
      <w:commentRangeStart w:id="248"/>
      <w:r w:rsidRPr="007D6B42">
        <w:rPr>
          <w:lang w:val="en-GB" w:eastAsia="en-US"/>
        </w:rPr>
        <w:fldChar w:fldCharType="begin" w:fldLock="1"/>
      </w:r>
      <w:r w:rsidR="000465A7">
        <w:rPr>
          <w:lang w:val="en-GB" w:eastAsia="en-US"/>
        </w:rPr>
        <w:instrText>ADDIN CSL_CITATION { "citationItems" : [ { "id" : "ITEM-1", "itemData" : { "DOI" : "10.1029/2019GL085679", "ISSN" : "0094-8276", "abstract" : "Changes in Arctic sea ice have been proposed to affect midlatitude winter atmospheric circulation, often based on observed coincident variability. However, causality of this covariability remains unclear. Here, we address this issue using atmospheric model experiments prescribed with observed sea surface temperature variations and either constant or time\u2010varying sea ice variability. We show that the observed relationship between late\u2010autumn Barents\u2010Kara sea ice and the winter North Atlantic Oscillation can be reproduced by simulated atmospheric internal variability but is not simulated as a forced response to sea ice. Observations and models suggest reduced sea ice is linked to a weaker Aleutian Low. We show that simulated Aleutian Low variability is correlated with observed sea ice variability even in simulations with fixed sea ice, implying that this relationship is not incidental. Instead, we suggest that covariability between sea ice and the Aleutian Low originates from tropical sea surface temperature and rainfall variations and their teleconnections to the extratropics.", "author" : [ { "dropping-particle" : "", "family" : "Warner", "given" : "J.L.", "non-dropping-particle" : "", "parse-names" : false, "suffix" : "" }, { "dropping-particle" : "", "family" : "Screen", "given" : "J.A.", "non-dropping-particle" : "", "parse-names" : false, "suffix" : "" }, { "dropping-particle" : "", "family" : "Scaife", "given" : "A.A.", "non-dropping-particle" : "", "parse-names" : false, "suffix" : "" } ], "container-title" : "Geophysical Research Letters", "id" : "ITEM-1", "issue" : "1", "issued" : { "date-parts" : [ [ "2020", "1", "16" ] ] }, "page" : "e2019GL085679", "title" : "Links Between Barents\u2013Kara Sea Ice and the Extratropical Atmospheric Circulation Explained by Internal Variability and Tropical Forcing", "translator" : [ { "dropping-particle" : "", "family" : "Q7139", "given" : "", "non-dropping-particle" : "", "parse-names" : false, "suffix" : "" } ], "type" : "article-journal", "volume" : "47" }, "uris" : [ "http://www.mendeley.com/documents/?uuid=f3216fdc-0c2c-4fbe-9db8-58f8be3ec503" ] } ], "mendeley" : { "formattedCitation" : "(Warner et al., 2020)", "manualFormatting" : "Warner et al. (2019)", "plainTextFormattedCitation" : "(Warner et al., 2020)", "previouslyFormattedCitation" : "(Warner et al., 2020)" }, "properties" : { "noteIndex" : 0 }, "schema" : "https://github.com/citation-style-language/schema/raw/master/csl-citation.json" }</w:instrText>
      </w:r>
      <w:r w:rsidRPr="007D6B42">
        <w:rPr>
          <w:lang w:val="en-GB" w:eastAsia="en-US"/>
        </w:rPr>
        <w:fldChar w:fldCharType="separate"/>
      </w:r>
      <w:r w:rsidR="00E41CA2">
        <w:rPr>
          <w:noProof/>
          <w:lang w:val="en-GB" w:eastAsia="en-US"/>
        </w:rPr>
        <w:t>Warner et al. (2019)</w:t>
      </w:r>
      <w:r w:rsidRPr="007D6B42">
        <w:rPr>
          <w:lang w:val="en-GB" w:eastAsia="en-US"/>
        </w:rPr>
        <w:fldChar w:fldCharType="end"/>
      </w:r>
      <w:commentRangeEnd w:id="247"/>
      <w:commentRangeEnd w:id="248"/>
      <w:r w:rsidR="00C63511">
        <w:rPr>
          <w:rStyle w:val="CommentReference"/>
          <w:rFonts w:asciiTheme="minorHAnsi" w:eastAsiaTheme="minorHAnsi" w:hAnsiTheme="minorHAnsi"/>
          <w:lang w:eastAsia="en-US"/>
        </w:rPr>
        <w:commentReference w:id="247"/>
      </w:r>
      <w:r w:rsidR="00E41CA2">
        <w:rPr>
          <w:rStyle w:val="CommentReference"/>
          <w:rFonts w:asciiTheme="minorHAnsi" w:eastAsiaTheme="minorHAnsi" w:hAnsiTheme="minorHAnsi"/>
          <w:lang w:eastAsia="en-US"/>
        </w:rPr>
        <w:commentReference w:id="248"/>
      </w:r>
      <w:r w:rsidRPr="007D6B42">
        <w:rPr>
          <w:lang w:val="en-GB" w:eastAsia="en-US"/>
        </w:rPr>
        <w:t xml:space="preserve"> </w:t>
      </w:r>
      <w:bookmarkEnd w:id="246"/>
      <w:r w:rsidRPr="007D6B42">
        <w:rPr>
          <w:lang w:val="en-GB" w:eastAsia="en-US"/>
        </w:rPr>
        <w:t xml:space="preserve">who suggest that the apparent winter NAO response to the Barents-Kara sea-ice variability is mainly an artefact </w:t>
      </w:r>
      <w:r w:rsidRPr="007D6B42">
        <w:rPr>
          <w:lang w:val="en-GB" w:eastAsia="en-US"/>
        </w:rPr>
        <w:lastRenderedPageBreak/>
        <w:t xml:space="preserve">of the Aleutian Low internal variability and of the co-variability between sea ice and the Aleutian Low originating from tropical-extratropical teleconnections. Also </w:t>
      </w:r>
      <w:r w:rsidRPr="00B75C47">
        <w:rPr>
          <w:lang w:val="en-GB" w:eastAsia="en-US"/>
        </w:rPr>
        <w:fldChar w:fldCharType="begin" w:fldLock="1"/>
      </w:r>
      <w:r w:rsidR="000465A7">
        <w:rPr>
          <w:lang w:val="en-GB" w:eastAsia="en-US"/>
        </w:rPr>
        <w:instrText>ADDIN CSL_CITATION { "citationItems" : [ { "id" : "ITEM-1", "itemData" : { "DOI" : "10.1175/JCLI-D-18-0780.1", "ISSN" : "0894-8755", "abstract" : "The relationship between latent heating over the Greenland, Barents, and Kara Seas (GBKS hereafter) and Rossby wave propagation between the Arctic and midlatitudes is investigated using global reanalysis data. Latent heating is the focus because it is the most likely source of Rossby wave activity over the Arctic Ocean. Given that the Rossby wave time scale is on the order of several days, the analysis is carried out using a daily latent heating index that resembles the interdecadal latent heating trend during the winter season. The results from regression calculations find a trans-Arctic Rossby wave train that propagates from the subtropics, through the midlatitudes, into the Arctic, and then back into midlatitudes over a period of about 10 days. Upon entering the GBKS, this wave train transports moisture into the region, resulting in anomalous latent heat release. At high latitudes, the overlapping of a negative latent heating anomaly with an anomalous high is consistent with anomalous latent heat release fueling the Rossby wave train before it propagates back into the midlatitudes. This implies that the Rossby wave propagation from the Arctic into the midlatitudes arises from trans-Arctic wave propagation rather than from in situ generation. The method used indicates the variance of the trans-Arctic wave train, but not in situ generation, and implies that the variance of the former is greater than that of latter. Furthermore, GBKS sea ice concentration regression against the latent heating index shows the largest negative value six days afterward, indicating that sea ice loss contributes little to the latent heating.", "author" : [ { "dropping-particle" : "", "family" : "Gong", "given" : "Tingting", "non-dropping-particle" : "", "parse-names" : false, "suffix" : "" }, { "dropping-particle" : "", "family" : "Feldstein", "given" : "Steven B.", "non-dropping-particle" : "", "parse-names" : false, "suffix" : "" }, { "dropping-particle" : "", "family" : "Lee", "given" : "Sukyoung", "non-dropping-particle" : "", "parse-names" : false, "suffix" : "" } ], "container-title" : "Journal of Climate", "id" : "ITEM-1", "issue" : "9", "issued" : { "date-parts" : [ [ "2020", "5", "1" ] ] }, "page" : "3619-3633", "title" : "Rossby Wave Propagation from the Arctic into the Midlatitudes: Does It Arise from In Situ Latent Heating or a Trans-Arctic Wave Train?", "translator" : [ { "dropping-particle" : "", "family" : "Q6505", "given" : "", "non-dropping-particle" : "", "parse-names" : false, "suffix" : "" } ], "type" : "article-journal", "volume" : "33" }, "uris" : [ "http://www.mendeley.com/documents/?uuid=6c4f80e5-f70b-497a-907c-29bf94b07825" ] } ], "mendeley" : { "formattedCitation" : "(Gong et al., 2020)", "manualFormatting" : "Gong et al. (2020)", "plainTextFormattedCitation" : "(Gong et al., 2020)", "previouslyFormattedCitation" : "(Gong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Gong et al. (2020)</w:t>
      </w:r>
      <w:r w:rsidRPr="00B75C47">
        <w:rPr>
          <w:lang w:val="en-GB" w:eastAsia="en-US"/>
        </w:rPr>
        <w:fldChar w:fldCharType="end"/>
      </w:r>
      <w:r w:rsidRPr="007D6B42">
        <w:rPr>
          <w:lang w:val="en-GB" w:eastAsia="en-US"/>
        </w:rPr>
        <w:t xml:space="preserve"> do not find a link between Rossby wave propagation into the midlatitudes and Arctic sea ice loss. </w:t>
      </w:r>
      <w:commentRangeStart w:id="249"/>
      <w:r w:rsidRPr="007D6B42">
        <w:rPr>
          <w:lang w:val="en-GB" w:eastAsia="en-US"/>
        </w:rPr>
        <w:fldChar w:fldCharType="begin" w:fldLock="1"/>
      </w:r>
      <w:ins w:id="250" w:author="Robin Matthews" w:date="2021-07-11T15:54:00Z">
        <w:r w:rsidR="00C63511">
          <w:rPr>
            <w:lang w:val="en-GB" w:eastAsia="en-US"/>
          </w:rPr>
          <w:instrText>ADDIN CSL_CITATION { "citationItems" : [ { "id" : "ITEM-1", "itemData" : { "DOI" : "10.1038/s41558-018-0379-3", "ISSN" : "1758-678X", "abstract" : "Northern midlatitudes, over central Eurasia in particular, have experienced frequent severe winters in recent decades1,2,3. A remote influence of Arctic sea-ice loss has been suggested4,5,6,7,8,9,10,11,12,13,14; however, the importance of this connection remains controversial because of discrepancies among modelling and between modelling and observational studies15,16,17. Here, using a hybrid analysis of observations and multi-model large ensembles from seven atmospheric general circulation models, we examine the cause of these differences. While all models capture the observed structure of the forced surface temperature response to sea-ice loss in the Barents\u2013Kara Seas\u2014including Eurasian cooling\u2014we show that its magnitude is systematically underestimated. Owing to the varying degrees of this underestimation of sea-ice-forced signal, the signal-to-noise ratio differs markedly. Correcting this underestimation reconciles the discrepancy between models and observations, leading to the conclusion that ~44% of the central Eurasian cooling trend for 1995\u20132014 is attributable to sea-ice loss in the Barents\u2013Kara Seas. Our results strongly suggest that anthropogenic forcing has significantly amplified the probability of severe winter occurrence in central Eurasia via enhanced melting of the Barents\u2013Kara sea ice. The difference in underestimation of signal-to-noise ratio between models therefore calls for careful experimental design and interpretation for regional climate change attribution.", "author" : [ { "dropping-particle" : "", "family" : "Mori", "given" : "Masato", "non-dropping-particle" : "", "parse-names" : false, "suffix" : "" }, { "dropping-particle" : "", "family" : "Kosaka", "given" : "Yu", "non-dropping-particle" : "", "parse-names" : false, "suffix" : "" }, { "dropping-particle" : "", "family" : "Watanabe", "given" : "Masahiro", "non-dropping-particle" : "", "parse-names" : false, "suffix" : "" }, { "dropping-particle" : "", "family" : "Nakamura", "given" : "Hisashi", "non-dropping-particle" : "", "parse-names" : false, "suffix" : "" }, { "dropping-particle" : "", "family" : "Kimoto", "given" : "Masahide", "non-dropping-particle" : "", "parse-names" : false, "suffix" : "" } ], "container-title" : "Nature Climate Change", "id" : "ITEM-1", "issue" : "2", "issued" : { "date-parts" : [ [ "2019", "2", "14" ] ] }, "page" : "123-129", "title" : "A reconciled estimate of the influence of Arctic sea-ice loss on recent Eurasian cooling", "translator" : [ { "dropping-particle" : "", "family" : "Q6430", "given" : "", "non-dropping-particle" : "", "parse-names" : false, "suffix" : "" } ], "type" : "article-journal", "volume" : "9" }, "uris" : [ "http://www.mendeley.com/documents/?uuid=cc3b68ef-5443-4b35-a7ca-34fb3d5f268a" ] } ], "mendeley" : { "formattedCitation" : "(Mori et al., 2019)", "manualFormatting" : "Mori et al. (2019)", "plainTextFormattedCitation" : "(Mori et al., 2019)", "previouslyFormattedCitation" : "(Mori et al., 2019)" }, "properties" : { "noteIndex" : 0 }, "schema" : "https://github.com/citation-style-language/schema/raw/master/csl-citation.json" }</w:instrText>
        </w:r>
      </w:ins>
      <w:del w:id="251" w:author="Robin Matthews" w:date="2021-07-11T15:54:00Z">
        <w:r w:rsidR="000465A7" w:rsidDel="00C63511">
          <w:rPr>
            <w:lang w:val="en-GB" w:eastAsia="en-US"/>
          </w:rPr>
          <w:delInstrText>ADDIN CSL_CITATION { "citationItems" : [ { "id" : "ITEM-1", "itemData" : { "DOI" : "10.1038/s41558-018-0379-3", "ISSN" : "1758-678X", "abstract" : "Northern midlatitudes, over central Eurasia in particular, have experienced frequent severe winters in recent decades1,2,3. A remote influence of Arctic sea-ice loss has been suggested4,5,6,7,8,9,10,11,12,13,14; however, the importance of this connection remains controversial because of discrepancies among modelling and between modelling and observational studies15,16,17. Here, using a hybrid analysis of observations and multi-model large ensembles from seven atmospheric general circulation models, we examine the cause of these differences. While all models capture the observed structure of the forced surface temperature response to sea-ice loss in the Barents\u2013Kara Seas\u2014including Eurasian cooling\u2014we show that its magnitude is systematically underestimated. Owing to the varying degrees of this underestimation of sea-ice-forced signal, the signal-to-noise ratio differs markedly. Correcting this underestimation reconciles the discrepancy between models and observations, leading to the conclusion that ~44% of the central Eurasian cooling trend for 1995\u20132014 is attributable to sea-ice loss in the Barents\u2013Kara Seas. Our results strongly suggest that anthropogenic forcing has significantly amplified the probability of severe winter occurrence in central Eurasia via enhanced melting of the Barents\u2013Kara sea ice. The difference in underestimation of signal-to-noise ratio between models therefore calls for careful experimental design and interpretation for regional climate change attribution.", "author" : [ { "dropping-particle" : "", "family" : "Mori", "given" : "Masato", "non-dropping-particle" : "", "parse-names" : false, "suffix" : "" }, { "dropping-particle" : "", "family" : "Kosaka", "given" : "Yu", "non-dropping-particle" : "", "parse-names" : false, "suffix" : "" }, { "dropping-particle" : "", "family" : "Watanabe", "given" : "Masahiro", "non-dropping-particle" : "", "parse-names" : false, "suffix" : "" }, { "dropping-particle" : "", "family" : "Nakamura", "given" : "Hisashi", "non-dropping-particle" : "", "parse-names" : false, "suffix" : "" }, { "dropping-particle" : "", "family" : "Kimoto", "given" : "Masahide", "non-dropping-particle" : "", "parse-names" : false, "suffix" : "" } ], "container-title" : "Nature Climate Change", "id" : "ITEM-1", "issue" : "2", "issued" : { "date-parts" : [ [ "2019", "2", "14" ] ] }, "page" : "123-129", "title" : "A reconciled estimate of the influence of Arctic sea-ice loss on recent Eurasian cooling", "translator" : [ { "dropping-particle" : "", "family" : "Q6430", "given" : "", "non-dropping-particle" : "", "parse-names" : false, "suffix" : "" } ], "type" : "article-journal", "volume" : "9" }, "uris" : [ "http://www.mendeley.com/documents/?uuid=cc3b68ef-5443-4b35-a7ca-34fb3d5f268a" ] } ], "mendeley" : { "formattedCitation" : "(Mori et al., 2019)", "manualFormatting" : "Mori et al. (2019a)", "plainTextFormattedCitation" : "(Mori et al., 2019)", "previouslyFormattedCitation" : "(Mori et al., 2019)"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Mori et al. (2019</w:t>
      </w:r>
      <w:del w:id="252" w:author="Robin Matthews" w:date="2021-07-11T15:54:00Z">
        <w:r w:rsidR="00E41CA2" w:rsidDel="00C63511">
          <w:rPr>
            <w:noProof/>
            <w:lang w:val="en-GB" w:eastAsia="en-US"/>
          </w:rPr>
          <w:delText>a</w:delText>
        </w:r>
      </w:del>
      <w:r w:rsidR="00E41CA2">
        <w:rPr>
          <w:noProof/>
          <w:lang w:val="en-GB" w:eastAsia="en-US"/>
        </w:rPr>
        <w:t>)</w:t>
      </w:r>
      <w:r w:rsidRPr="007D6B42">
        <w:rPr>
          <w:lang w:val="en-GB" w:eastAsia="en-US"/>
        </w:rPr>
        <w:fldChar w:fldCharType="end"/>
      </w:r>
      <w:commentRangeEnd w:id="249"/>
      <w:r w:rsidR="00E41CA2">
        <w:rPr>
          <w:rStyle w:val="CommentReference"/>
          <w:rFonts w:asciiTheme="minorHAnsi" w:eastAsiaTheme="minorHAnsi" w:hAnsiTheme="minorHAnsi"/>
          <w:lang w:eastAsia="en-US"/>
        </w:rPr>
        <w:commentReference w:id="249"/>
      </w:r>
      <w:r w:rsidRPr="007D6B42">
        <w:rPr>
          <w:lang w:val="en-GB" w:eastAsia="en-US"/>
        </w:rPr>
        <w:t xml:space="preserve"> argue that models underestimate the i</w:t>
      </w:r>
      <w:r w:rsidR="00A25EE5">
        <w:rPr>
          <w:lang w:val="en-GB" w:eastAsia="en-US"/>
        </w:rPr>
        <w:t>nfluence</w:t>
      </w:r>
      <w:r w:rsidRPr="007D6B42">
        <w:rPr>
          <w:lang w:val="en-GB" w:eastAsia="en-US"/>
        </w:rPr>
        <w:t xml:space="preserve"> of the Barents-Kara Sea ice loss on the atmosphere, which is disputed by </w:t>
      </w:r>
      <w:r w:rsidRPr="007D6B42">
        <w:rPr>
          <w:lang w:val="en-GB" w:eastAsia="en-US"/>
        </w:rPr>
        <w:fldChar w:fldCharType="begin" w:fldLock="1"/>
      </w:r>
      <w:r w:rsidR="000465A7">
        <w:rPr>
          <w:lang w:val="en-GB" w:eastAsia="en-US"/>
        </w:rPr>
        <w:instrText>ADDIN CSL_CITATION { "citationItems" : [ { "id" : "ITEM-1", "itemData" : { "DOI" : "10.1038/s41558-019-0635-1", "ISSN" : "1758-678X", "abstract" : "In a recent Letter, Mori et al.1 examined connections in observations and climate models between reduced Arctic sea ice and the \u2018warm Arctic and cold Eurasia\u2019 (WACE) pattern. They concluded that models systemically underestimate Eurasian cooling in response to sea-ice loss, relative to observations. If correct, their result implies that up to half of the observed Eurasian cooling from 1995\u20132014 is attributable to sea-ice loss1, whereas previous studies have found a negligible contribution from sea-ice loss2,3,4. Here, we highlight that their comparisons between observations and models are not like-for-like, and show that when fair comparisons are made, modelled and observed estimates are consistent with each other. The upward adjustment of the contribution of sea-ice loss to observed Eurasian cooling in Mori et al.1 is therefore unjustified.", "author" : [ { "dropping-particle" : "", "family" : "Screen", "given" : "James A.", "non-dropping-particle" : "", "parse-names" : false, "suffix" : "" }, { "dropping-particle" : "", "family" : "Blackport", "given" : "Russell", "non-dropping-particle" : "", "parse-names" : false, "suffix" : "" } ], "container-title" : "Nature Climate Change", "id" : "ITEM-1", "issue" : "12", "issued" : { "date-parts" : [ [ "2019", "12", "26" ] ] }, "page" : "934-936", "title" : "Is sea-ice-driven Eurasian cooling too weak in models?", "translator" : [ { "dropping-particle" : "", "family" : "Q6679", "given" : "", "non-dropping-particle" : "", "parse-names" : false, "suffix" : "" } ], "type" : "article-journal", "volume" : "9" }, "uris" : [ "http://www.mendeley.com/documents/?uuid=e2b03113-7503-44e2-9a9b-e31bd3412d13" ] } ], "mendeley" : { "formattedCitation" : "(Screen and Blackport, 2019)", "manualFormatting" : "Screen and Blackport (2019)", "plainTextFormattedCitation" : "(Screen and Blackport, 2019)", "previouslyFormattedCitation" : "(Screen and Blackport,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Screen and Blackport (2019)</w:t>
      </w:r>
      <w:r w:rsidRPr="007D6B42">
        <w:rPr>
          <w:lang w:val="en-GB" w:eastAsia="en-US"/>
        </w:rPr>
        <w:fldChar w:fldCharType="end"/>
      </w:r>
      <w:r w:rsidRPr="007D6B42">
        <w:rPr>
          <w:lang w:val="en-GB" w:eastAsia="en-US"/>
        </w:rPr>
        <w:t xml:space="preserve">. Other studies have stressed the importance of atmospheric variability as a driver of Arctic variability </w:t>
      </w:r>
      <w:r w:rsidRPr="00D85493">
        <w:rPr>
          <w:lang w:val="en-GB" w:eastAsia="en-US"/>
        </w:rPr>
        <w:fldChar w:fldCharType="begin" w:fldLock="1"/>
      </w:r>
      <w:r w:rsidR="000465A7">
        <w:rPr>
          <w:lang w:val="en-GB" w:eastAsia="en-US"/>
        </w:rPr>
        <w:instrText>ADDIN CSL_CITATION { "citationItems" : [ { "id" : "ITEM-1", "itemData" : { "DOI" : "10.1175/JCLI-D-15-0773.1", "ISSN" : "0894-8755", "author" : [ { "dropping-particle" : "", "family" : "Woods", "given" : "Cian", "non-dropping-particle" : "", "parse-names" : false, "suffix" : "" }, { "dropping-particle" : "", "family" : "Caballero", "given" : "Rodrigo", "non-dropping-particle" : "", "parse-names" : false, "suffix" : "" } ], "container-title" : "Journal of Climate", "id" : "ITEM-1", "issue" : "12", "issued" : { "date-parts" : [ [ "2016", "6" ] ] }, "page" : "4473-4485", "title" : "The Role of Moist Intrusions in Winter Arctic Warming and Sea Ice Decline", "translator" : [ { "dropping-particle" : "", "family" : "Q4442", "given" : "", "non-dropping-particle" : "", "parse-names" : false, "suffix" : "" } ], "type" : "article-journal", "volume" : "29" }, "uris" : [ "http://www.mendeley.com/documents/?uuid=e0daa832-4480-4b68-b311-c0747cf8fb73" ] }, { "id" : "ITEM-2", "itemData" : { "DOI" : "10.1007/s13143-014-0024-7", "ISSN" : "1976-7633", "abstract" : "Records of the past climates show a wide range of values of the equator-to-pole temperature gradient, with an apparent universal relationship between the temperature gradient and the globalmean temperature: relative to a reference climate, if the global-mean temperature is higher (lower), the greatest warming (cooling) occurs at the polar regions. This phenomenon is known as polar amplification. Understanding this equator-to-pole temperature gradient is fundamental to climate and general circulation, yet there is no established theory from a perspective of the general circulation. Here, a general circulation-based theory for polar amplification is presented. Recognizing the fact that most of the available potential energy (APE) in the atmosphere is untapped, this theory invokes that La-Ni\u00f1a-like tropical heating can help tap APE and warm the Arctic by exciting poleward and upward propagating Rossby waves.", "author" : [ { "dropping-particle" : "", "family" : "Lee", "given" : "Sukyoung", "non-dropping-particle" : "", "parse-names" : false, "suffix" : "" } ], "container-title" : "Asia-Pacific Journal of Atmospheric Sciences", "id" : "ITEM-2", "issue" : "1", "issued" : { "date-parts" : [ [ "2014", "1", "5" ] ] }, "page" : "31-43", "title" : "A theory for polar amplification from a general circulation perspective", "translator" : [ { "dropping-particle" : "", "family" : "Q5897", "given" : "", "non-dropping-particle" : "", "parse-names" : false, "suffix" : "" } ], "type" : "article-journal", "volume" : "50" }, "uris" : [ "http://www.mendeley.com/documents/?uuid=280051a0-aa26-42ff-abe8-69165792a303" ] }, { "id" : "ITEM-3", "itemData" : { "DOI" : "10.1038/s41561-019-0363-1", "ISSN" : "1752-0894", "abstract" : "The anthropogenically forced decline of Arctic sea ice is superimposed on strong internal variability. Possible drivers for this variability include fluctuations in surface albedo, clouds and water vapour, surface winds and poleward atmospheric and oceanic energy transport, but their relative contributions have not been quantified. By isolating the impact of the individual drivers in an Earth system model, we here demonstrate that internal variability of sea ice is primarily caused directly by atmospheric temperature fluctuations. The other drivers together explain only 25% of sea-ice variability. The dominating impact of atmospheric temperature fluctuations on sea ice is consistent across observations, reanalyses and simulations from global climate models. Such atmospheric temperature fluctuations occur due to variations in moist-static energy transport or local ocean heat release to the atmosphere. The fact that atmospheric temperature fluctuations are the key driver for sea-ice variability limits prospects of interannual predictions of sea ice, and suggests that observed record lows in Arctic sea-ice area are a direct response to an unusually warm atmosphere.", "author" : [ { "dropping-particle" : "", "family" : "Olonscheck", "given" : "Dirk", "non-dropping-particle" : "", "parse-names" : false, "suffix" : "" }, { "dropping-particle" : "", "family" : "Mauritsen", "given" : "Thorsten", "non-dropping-particle" : "", "parse-names" : false, "suffix" : "" }, { "dropping-particle" : "", "family" : "Notz", "given" : "Dirk", "non-dropping-particle" : "", "parse-names" : false, "suffix" : "" } ], "container-title" : "Nature Geoscience", "id" : "ITEM-3", "issue" : "6", "issued" : { "date-parts" : [ [ "2019", "6", "13" ] ] }, "page" : "430-434", "title" : "Arctic sea-ice variability is primarily driven by atmospheric temperature fluctuations", "translator" : [ { "dropping-particle" : "", "family" : "Q6076", "given" : "", "non-dropping-particle" : "", "parse-names" : false, "suffix" : "" } ], "type" : "article-journal", "volume" : "12" }, "uris" : [ "http://www.mendeley.com/documents/?uuid=0570d905-a5fb-42a6-9b59-29645818df73" ] }, { "id" : "ITEM-4", "itemData" : { "DOI" : "10.1038/s41467-018-05337-8", "ISSN" : "2041-1723", "abstract" : "Arctic amplification is a consequence of surface albedo, cloud, and temperature feedbacks, as well as poleward oceanic and atmospheric heat transport. However, the relative impact of changes in sea surface temperature (SST) patterns and ocean heat flux sourced from different regions on Arctic temperatures are not well constrained. We modify ocean-to-atmosphere heat fluxes in the North Pacific and North Atlantic in a climate model to determine the sensitivity of Arctic temperatures to zonal heterogeneities in northern hemisphere SST patterns. Both positive and negative ocean heat flux perturbations from the North Pacific result in greater global and Arctic surface air temperature anomalies than equivalent magnitude perturbations from the North Atlantic; a response we primarily attribute to greater moisture flux from the subpolar extratropics to Arctic. Enhanced poleward latent heat and moisture transport drive sea-ice retreat and low-cloud formation in the Arctic, amplifying Arctic surface warming through the ice-albedo feedback and infrared warming effect of low clouds. Our results imply that global climate sensitivity may be dependent on patterns of ocean heat flux in the northern hemisphere.", "author" : [ { "dropping-particle" : "", "family" : "Praetorius", "given" : "Summer", "non-dropping-particle" : "", "parse-names" : false, "suffix" : "" }, { "dropping-particle" : "", "family" : "Rugenstein", "given" : "Maria", "non-dropping-particle" : "", "parse-names" : false, "suffix" : "" }, { "dropping-particle" : "", "family" : "Persad", "given" : "Geeta", "non-dropping-particle" : "", "parse-names" : false, "suffix" : "" }, { "dropping-particle" : "", "family" : "Caldeira", "given" : "Ken", "non-dropping-particle" : "", "parse-names" : false, "suffix" : "" } ], "container-title" : "Nature Communications", "id" : "ITEM-4", "issue" : "1", "issued" : { "date-parts" : [ [ "2018", "12", "7" ] ] }, "page" : "3124", "title" : "Global and Arctic climate sensitivity enhanced by changes in North Pacific heat flux", "translator" : [ { "dropping-particle" : "", "family" : "Q6990", "given" : "", "non-dropping-particle" : "", "parse-names" : false, "suffix" : "" } ], "type" : "article-journal", "volume" : "9" }, "uris" : [ "http://www.mendeley.com/documents/?uuid=8188ef33-06bd-492f-976b-a6c0ea071d92" ] } ], "mendeley" : { "formattedCitation" : "(Lee, 2014; Woods and Caballero, 2016; Praetorius et al., 2018; Olonscheck et al., 2019)", "plainTextFormattedCitation" : "(Lee, 2014; Woods and Caballero, 2016; Praetorius et al., 2018; Olonscheck et al., 2019)", "previouslyFormattedCitation" : "(Lee, 2014; Woods and Caballero, 2016; Praetorius et al., 2018; Olonscheck et al., 2019)" }, "properties" : { "noteIndex" : 0 }, "schema" : "https://github.com/citation-style-language/schema/raw/master/csl-citation.json" }</w:instrText>
      </w:r>
      <w:r w:rsidRPr="00D85493">
        <w:rPr>
          <w:lang w:val="en-GB" w:eastAsia="en-US"/>
        </w:rPr>
        <w:fldChar w:fldCharType="separate"/>
      </w:r>
      <w:r w:rsidR="00E41CA2">
        <w:rPr>
          <w:noProof/>
          <w:lang w:val="en-GB" w:eastAsia="en-US"/>
        </w:rPr>
        <w:t>(Lee, 2014; Woods and Caballero, 2016; Praetorius et al., 2018; Olonscheck et al., 2019)</w:t>
      </w:r>
      <w:r w:rsidRPr="00D85493">
        <w:rPr>
          <w:lang w:val="en-GB" w:eastAsia="en-US"/>
        </w:rPr>
        <w:fldChar w:fldCharType="end"/>
      </w:r>
      <w:r w:rsidRPr="00D85493">
        <w:rPr>
          <w:lang w:val="en-GB" w:eastAsia="en-US"/>
        </w:rPr>
        <w:t xml:space="preserve">. Analysing observed key variables of mid-latitude climate for 1980-2020, </w:t>
      </w:r>
      <w:r w:rsidRPr="00B75C47">
        <w:rPr>
          <w:lang w:val="en-GB" w:eastAsia="en-US"/>
        </w:rPr>
        <w:fldChar w:fldCharType="begin" w:fldLock="1"/>
      </w:r>
      <w:r w:rsidR="000465A7">
        <w:rPr>
          <w:lang w:val="en-GB" w:eastAsia="en-US"/>
        </w:rPr>
        <w:instrText>ADDIN CSL_CITATION { "citationItems" : [ { "id" : "ITEM-1", "itemData" : { "DOI" : "10.1038/s41558-020-00954-y", "ISSN" : "1758-678X", "author" : [ { "dropping-particle" : "", "family" : "Blackport", "given" : "Russell", "non-dropping-particle" : "", "parse-names" : false, "suffix" : "" }, { "dropping-particle" : "", "family" : "Screen", "given" : "James A.", "non-dropping-particle" : "", "parse-names" : false, "suffix" : "" } ], "container-title" : "Nature Climate Change", "id" : "ITEM-1", "issued" : { "date-parts" : [ [ "2020", "11", "16" ] ] }, "title" : "Weakened evidence for mid-latitude impacts of Arctic warming", "translator" : [ { "dropping-particle" : "", "family" : "Q6950", "given" : "", "non-dropping-particle" : "", "parse-names" : false, "suffix" : "" } ], "type" : "article-journal" }, "uris" : [ "http://www.mendeley.com/documents/?uuid=7d09b435-659b-46e1-9f75-95cebd23d589" ] } ], "mendeley" : { "formattedCitation" : "(Blackport and Screen, 2020b)", "manualFormatting" : "Blackport and Screen (2020b)", "plainTextFormattedCitation" : "(Blackport and Screen, 2020b)", "previouslyFormattedCitation" : "(Blackport and Screen, 2020b)" }, "properties" : { "noteIndex" : 0 }, "schema" : "https://github.com/citation-style-language/schema/raw/master/csl-citation.json" }</w:instrText>
      </w:r>
      <w:r w:rsidRPr="00B75C47">
        <w:rPr>
          <w:lang w:val="en-GB" w:eastAsia="en-US"/>
        </w:rPr>
        <w:fldChar w:fldCharType="separate"/>
      </w:r>
      <w:r w:rsidR="00E41CA2">
        <w:rPr>
          <w:noProof/>
          <w:lang w:val="en-GB" w:eastAsia="en-US"/>
        </w:rPr>
        <w:t>Blackport and Screen (2020b)</w:t>
      </w:r>
      <w:r w:rsidRPr="00B75C47">
        <w:rPr>
          <w:lang w:val="en-GB" w:eastAsia="en-US"/>
        </w:rPr>
        <w:fldChar w:fldCharType="end"/>
      </w:r>
      <w:r w:rsidRPr="00D85493">
        <w:rPr>
          <w:lang w:val="en-GB" w:eastAsia="en-US"/>
        </w:rPr>
        <w:t xml:space="preserve"> and </w:t>
      </w:r>
      <w:r w:rsidRPr="00B75C47">
        <w:rPr>
          <w:lang w:val="en-GB" w:eastAsia="en-US"/>
        </w:rPr>
        <w:fldChar w:fldCharType="begin" w:fldLock="1"/>
      </w:r>
      <w:r w:rsidR="000465A7">
        <w:rPr>
          <w:lang w:val="en-GB" w:eastAsia="en-US"/>
        </w:rPr>
        <w:instrText>ADDIN CSL_CITATION { "citationItems" : [ { "id" : "ITEM-1", "itemData" : { "DOI" : "10.1029/2020GL087796", "ISSN" : "0094-8276", "abstract" : "It has been hypothesized that enhanced Arctic warming with respect to midlatitudes, known as Arctic amplification, had led to a deceleration of eastward propagating Rossby waves, more frequent atmospheric blocking, and extreme weather in recent decades. We employ a novel, daily climatology of Rossby wave phase speed between March 1979 and November 2018, based on upper\u2010level wind data, to test this hypothesis and describe phase speed variability. The diagnostic distinguishes between periods of enhanced or reduced eastward wave propagation and is related to the occurrence of blocking and extreme temperatures over midlatitudes. While remaining tied to the upper\u2010level geopotential gradient, decadal trends in phase speed did not accompany the observed reduction in the low\u2010level temperature gradient. These results confirm the link between low phase speeds and extreme temperature events, but indicate that Arctic amplification did not play a decisive role in modulating phase speed variability in recent decades.", "author" : [ { "dropping-particle" : "", "family" : "Riboldi", "given" : "Jacopo", "non-dropping-particle" : "", "parse-names" : false, "suffix" : "" }, { "dropping-particle" : "", "family" : "Lott", "given" : "Fran\u00e7ois", "non-dropping-particle" : "", "parse-names" : false, "suffix" : "" }, { "dropping-particle" : "", "family" : "D'Andrea", "given" : "Fabio", "non-dropping-particle" : "", "parse-names" : false, "suffix" : "" }, { "dropping-particle" : "", "family" : "Rivi\u00e8re", "given" : "Gwendal", "non-dropping-particle" : "", "parse-names" : false, "suffix" : "" } ], "container-title" : "Geophysical Research Letters", "id" : "ITEM-1", "issue" : "19", "issued" : { "date-parts" : [ [ "2020", "10", "16" ] ] }, "title" : "On the Linkage Between Rossby Wave Phase Speed, Atmospheric Blocking, and Arctic Amplification", "translator" : [ { "dropping-particle" : "", "family" : "Q6503", "given" : "", "non-dropping-particle" : "", "parse-names" : false, "suffix" : "" } ], "type" : "article-journal", "volume" : "47" }, "uris" : [ "http://www.mendeley.com/documents/?uuid=484e26b7-a661-430d-8524-7528dc60e72e" ] } ], "mendeley" : { "formattedCitation" : "(Riboldi et al., 2020)", "manualFormatting" : "Riboldi et al. (2020)", "plainTextFormattedCitation" : "(Riboldi et al., 2020)", "previouslyFormattedCitation" : "(Riboldi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Riboldi et al. (2020)</w:t>
      </w:r>
      <w:r w:rsidRPr="00B75C47">
        <w:rPr>
          <w:lang w:val="en-GB" w:eastAsia="en-US"/>
        </w:rPr>
        <w:fldChar w:fldCharType="end"/>
      </w:r>
      <w:r w:rsidRPr="00D85493">
        <w:rPr>
          <w:lang w:val="en-GB" w:eastAsia="en-US"/>
        </w:rPr>
        <w:t xml:space="preserve"> argue that the Arctic influence on mid-latitudes is small compared to other aspects of climate variability, and that observed periods of strong correlation are an artefact of internal variability or intermittency </w:t>
      </w:r>
      <w:r w:rsidRPr="00B75C47">
        <w:rPr>
          <w:lang w:val="en-GB" w:eastAsia="en-US"/>
        </w:rPr>
        <w:fldChar w:fldCharType="begin" w:fldLock="1"/>
      </w:r>
      <w:r w:rsidR="000465A7">
        <w:rPr>
          <w:lang w:val="en-GB" w:eastAsia="en-US"/>
        </w:rPr>
        <w:instrText>ADDIN CSL_CITATION { "citationItems" : [ { "id" : "ITEM-1", "itemData" : { "DOI" : "10.1029/2019GL083059", "ISSN" : "0094-8276", "abstract" : "The North Atlantic Oscillation (NAO) has a dominating influence on wintertime weather in the North Atlantic region, and therefore, it is of great interest to predict the NAO several months ahead. While state\u2010of\u2010the\u2010art dynamical forecast models appear to be increasingly skillful in predicting the NAO, statistical methods with comparable or higher predictive skill are still often used. An inherent problem with statistical methods is that any empirical relationship between predictors and the NAO may be valid for some periods but subject to change over time. Here we use a set of new centennial reanalyses and large\u2010ensemble simulations with multiple climate models to discover clear evidence of nonstationarity in the lagged correlation between autumn Barents\u2010Kara sea ice and the winter NAO. This nonstationarity leads us to question the causality and/or robustness of the ice\u2010NAO link. We caution against indiscriminately using Barents\u2010Kara sea ice to predict the NAO.", "author" : [ { "dropping-particle" : "", "family" : "Kolstad", "given" : "E. W.", "non-dropping-particle" : "", "parse-names" : false, "suffix" : "" }, { "dropping-particle" : "", "family" : "Screen", "given" : "J. A.", "non-dropping-particle" : "", "parse-names" : false, "suffix" : "" } ], "container-title" : "Geophysical Research Letters", "id" : "ITEM-1", "issue" : "13", "issued" : { "date-parts" : [ [ "2019", "7", "16" ] ] }, "page" : "7583-7591", "title" : "Nonstationary Relationship Between Autumn Arctic Sea Ice and the Winter North Atlantic Oscillation", "translator" : [ { "dropping-particle" : "", "family" : "Q6951", "given" : "", "non-dropping-particle" : "", "parse-names" : false, "suffix" : "" } ], "type" : "article-journal", "volume" : "46" }, "uris" : [ "http://www.mendeley.com/documents/?uuid=163cf9f8-aa33-4885-834a-96535c84c336" ] }, { "id" : "ITEM-2", "itemData" : { "DOI" : "10.1029/2019GL085679", "ISSN" : "0094-8276", "abstract" : "Changes in Arctic sea ice have been proposed to affect midlatitude winter atmospheric circulation, often based on observed coincident variability. However, causality of this covariability remains unclear. Here, we address this issue using atmospheric model experiments prescribed with observed sea surface temperature variations and either constant or time\u2010varying sea ice variability. We show that the observed relationship between late\u2010autumn Barents\u2010Kara sea ice and the winter North Atlantic Oscillation can be reproduced by simulated atmospheric internal variability but is not simulated as a forced response to sea ice. Observations and models suggest reduced sea ice is linked to a weaker Aleutian Low. We show that simulated Aleutian Low variability is correlated with observed sea ice variability even in simulations with fixed sea ice, implying that this relationship is not incidental. Instead, we suggest that covariability between sea ice and the Aleutian Low originates from tropical sea surface temperature and rainfall variations and their teleconnections to the extratropics.", "author" : [ { "dropping-particle" : "", "family" : "Warner", "given" : "J.L.", "non-dropping-particle" : "", "parse-names" : false, "suffix" : "" }, { "dropping-particle" : "", "family" : "Screen", "given" : "J.A.", "non-dropping-particle" : "", "parse-names" : false, "suffix" : "" }, { "dropping-particle" : "", "family" : "Scaife", "given" : "A.A.", "non-dropping-particle" : "", "parse-names" : false, "suffix" : "" } ], "container-title" : "Geophysical Research Letters", "id" : "ITEM-2", "issue" : "1", "issued" : { "date-parts" : [ [ "2020", "1", "16" ] ] }, "page" : "e2019GL085679", "title" : "Links Between Barents\u2013Kara Sea Ice and the Extratropical Atmospheric Circulation Explained by Internal Variability and Tropical Forcing", "translator" : [ { "dropping-particle" : "", "family" : "Q7139", "given" : "", "non-dropping-particle" : "", "parse-names" : false, "suffix" : "" } ], "type" : "article-journal", "volume" : "47" }, "uris" : [ "http://www.mendeley.com/documents/?uuid=f3216fdc-0c2c-4fbe-9db8-58f8be3ec503" ] }, { "id" : "ITEM-3", "itemData" : { "DOI" : "10.5194/wcd-1-261-2020", "ISSN" : "2698-4016", "abstract" : "Abstract. There is an observed relationship linking Arctic sea ice conditions in autumn to mid-latitude weather the following winter. Of interest in this study is a hypothesized stratospheric pathway whereby reduced sea ice in the Barents and Kara seas enhances upward wave activity and wave-breaking in the stratosphere, leading to a weakening of the polar vortex and a transition of the North Atlantic Oscillation (NAO) to its negative phase. The Causal Effect Networks (CEN) framework is used to explore the stratospheric pathway between late autumn Barents\u2013Kara sea ice and the February NAO, focusing on its seasonal evolution, timescale dependence, and robustness. Results indicate that the pathway is statistically detectable and has been relatively active over the 39-year observational period used here, explaining approximately 26 % of the interannual variability in the February NAO. However, a bootstrap-based resampling test reveals that the pathway is highly intermittent: the full stratospheric pathway appears in only 16 % of the sample populations derived from observations, with individual causal linkages ranging from 46 % to 84 % in occurrence rates. The pathway's intermittency is consistent with the weak signal-to-noise ratio of the atmospheric response to Arctic sea ice variability in modelling experiments and suggests that Arctic\u2013mid-latitude teleconnections might be favoured in certain background states. On shorter timescales, the CEN detects two-way interactions between Barents\u2013Kara sea ice and the mid-latitude circulation that indicate a role for synoptic variability associated with blocking over the Urals region and moist air intrusions from the Euro-Atlantic sector. This synoptic variability has the potential to interfere with the stratospheric pathway, thereby contributing to its intermittency. This study helps quantify the robustness of causal linkages within the stratospheric pathway, and provides insight into which linkages are most subject to sampling issues within the relatively short observational record. Overall, the results should help guide the analysis and design of ensemble modelling experiments required to improve physical understanding of Arctic\u2013mid-latitude teleconnections.", "author" : [ { "dropping-particle" : "", "family" : "Siew", "given" : "Peter Yu Feng", "non-dropping-particle" : "", "parse-names" : false, "suffix" : "" }, { "dropping-particle" : "", "family" : "Li", "given" : "Camille", "non-dropping-particle" : "", "parse-names" : false, "suffix" : "" }, { "dropping-particle" : "", "family" : "Sobolowski", "given" : "Stefan Pieter", "non-dropping-particle" : "", "parse-names" : false, "suffix" : "" }, { "dropping-particle" : "", "family" : "King", "given" : "Martin Peter", "non-dropping-particle" : "", "parse-names" : false, "suffix" : "" } ], "container-title" : "Weather and Climate Dynamics", "id" : "ITEM-3", "issue" : "1", "issued" : { "date-parts" : [ [ "2020", "5", "12" ] ] }, "page" : "261-275", "title" : "Intermittency of Arctic\u2013mid-latitude teleconnections: stratospheric pathway between autumn sea ice and the winter North Atlantic Oscillation", "translator" : [ { "dropping-particle" : "", "family" : "Q6956", "given" : "", "non-dropping-particle" : "", "parse-names" : false, "suffix" : "" } ], "type" : "article-journal", "volume" : "1" }, "uris" : [ "http://www.mendeley.com/documents/?uuid=62c7b9ca-f8a6-4e6e-825e-9e4c1e919e7c" ] } ], "mendeley" : { "formattedCitation" : "(Kolstad and Screen, 2019; Siew et al., 2020; Warner et al., 2020)", "plainTextFormattedCitation" : "(Kolstad and Screen, 2019; Siew et al., 2020; Warner et al., 2020)", "previouslyFormattedCitation" : "(Kolstad and Screen, 2019; Siew et al., 2020; Warner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(Kolstad and Screen, 2019; Siew et al., 2020; Warner et al., 2020)</w:t>
      </w:r>
      <w:r w:rsidRPr="00B75C47">
        <w:rPr>
          <w:lang w:val="en-GB" w:eastAsia="en-US"/>
        </w:rPr>
        <w:fldChar w:fldCharType="end"/>
      </w:r>
      <w:r w:rsidRPr="00D85493">
        <w:rPr>
          <w:lang w:val="en-GB" w:eastAsia="en-US"/>
        </w:rPr>
        <w:t>.</w:t>
      </w:r>
    </w:p>
    <w:p w14:paraId="39418095" w14:textId="77777777" w:rsidR="00474C69" w:rsidRPr="007D6B42" w:rsidRDefault="00474C69" w:rsidP="00474C69">
      <w:pPr>
        <w:pStyle w:val="AR6BodyText"/>
        <w:shd w:val="clear" w:color="auto" w:fill="DEEAF6" w:themeFill="accent1" w:themeFillTint="33"/>
        <w:rPr>
          <w:lang w:val="en-GB" w:eastAsia="en-US"/>
        </w:rPr>
      </w:pPr>
    </w:p>
    <w:p w14:paraId="20EEB204" w14:textId="29F4AEBD" w:rsidR="00474C69" w:rsidRPr="007D6B42" w:rsidRDefault="00474C69" w:rsidP="00474C69">
      <w:pPr>
        <w:pStyle w:val="AR6BodyText"/>
        <w:shd w:val="clear" w:color="auto" w:fill="DEEAF6" w:themeFill="accent1" w:themeFillTint="33"/>
        <w:rPr>
          <w:rFonts w:cs="Times New Roman"/>
          <w:lang w:val="en-GB"/>
        </w:rPr>
      </w:pPr>
      <w:r w:rsidRPr="007D6B42">
        <w:rPr>
          <w:lang w:val="en-GB" w:eastAsia="en-US"/>
        </w:rPr>
        <w:t>An additional argument in the cri</w:t>
      </w:r>
      <w:r w:rsidRPr="007D6B42">
        <w:rPr>
          <w:rFonts w:cs="Times New Roman"/>
          <w:lang w:val="en-GB"/>
        </w:rPr>
        <w:t xml:space="preserve">ticism is the inability of climate models to simulate a significant response to Arctic sea-ice loss, larger than the natural variability </w:t>
      </w:r>
      <w:commentRangeStart w:id="253"/>
      <w:r w:rsidRPr="007D6B42">
        <w:rPr>
          <w:rFonts w:cs="Times New Roman"/>
          <w:lang w:val="en-GB"/>
        </w:rPr>
        <w:fldChar w:fldCharType="begin" w:fldLock="1"/>
      </w:r>
      <w:r w:rsidR="000465A7">
        <w:rPr>
          <w:rFonts w:cs="Times New Roman"/>
          <w:lang w:val="en-GB"/>
        </w:rPr>
        <w:instrText>ADDIN CSL_CITATION { "citationItems" : [ { "id" : "ITEM-1", "itemData" : { "DOI" : "10.1016/j.gloplacha.2014.03.003", "ISSN" : "09218181", "abstract" : "Over the past half century, the Arctic has warmed at about twice the global rate. The reduction of sea ice and snow cover has contributed to the high-latitude warming, as the maximum of the amplification during autumn is a fingerprint of the ice-albedo feedback. There is evidence that atmospheric water vapor, a greenhouse gas, has increased in the Arctic over the past several decades. Ocean heat fluxes into the Arctic from the North Atlantic and North Pacific have also contributed to the Arctic warming through a reduction of sea ice. Observational and modeling studies suggest that reduced sea ice cover and a warmer Arctic in autumn may affect the middle latitudes by weakening the west-to-east wind speeds in the upper atmosphere, by increasing the frequency of wintertime blocking events that in turn lead to persistence or slower propagation of anomalous temperatures in middle latitudes, and by increasing continental snow cover that can in turn influence the atmospheric circulation. While these effects on middle latitudes have been suggested by some analyses, natural variability has thus far precluded a conclusive demonstration of an impact of the Arctic on mid-latitude weather and climate.", "author" : [ { "dropping-particle" : "", "family" : "Walsh", "given" : "John E.", "non-dropping-particle" : "", "parse-names" : false, "suffix" : "" } ], "container-title" : "Global and Planetary Change", "id" : "ITEM-1", "issued" : { "date-parts" : [ [ "2014", "6" ] ] }, "page" : "52-63", "title" : "Intensified warming of the Arctic: Causes and impacts on middle latitudes", "translator" : [ { "dropping-particle" : "", "family" : "Q5324", "given" : "", "non-dropping-particle" : "", "parse-names" : false, "suffix" : "" } ], "type" : "article-journal", "volume" : "117" }, "uris" : [ "http://www.mendeley.com/documents/?uuid=a33336e3-09c6-4884-9355-2c79fc0b8df7" ] }, { "id" : "ITEM-2", "itemData" : { "DOI" : "10.1007/s00382-013-1830-9", "ISSN" : "0930-7575", "author" : [ { "dropping-particle" : "", "family" : "Screen", "given" : "James A.", "non-dropping-particle" : "", "parse-names" : false, "suffix" : "" }, { "dropping-particle" : "", "family" : "Deser", "given" : "Clara", "non-dropping-particle" : "", "parse-names" : false, "suffix" : "" }, { "dropping-particle" : "", "family" : "Simmonds", "given" : "Ian", "non-dropping-particle" : "", "parse-names" : false, "suffix" : "" }, { "dropping-particle" : "", "family" : "Tomas", "given" : "Robert", "non-dropping-particle" : "", "parse-names" : false, "suffix" : "" } ], "container-title" : "Climate Dynamics", "id" : "ITEM-2", "issue" : "1-2", "issued" : { "date-parts" : [ [ "2014", "7", "15" ] ] }, "page" : "333-344", "title" : "Atmospheric impacts of Arctic sea-ice loss, 1979\u20132009: separating forced change from atmospheric internal variability", "translator" : [ { "dropping-particle" : "", "family" : "Q4476", "given" : "", "non-dropping-particle" : "", "parse-names" : false, "suffix" : "" } ], "type" : "article-journal", "volume" : "43" }, "uris" : [ "http://www.mendeley.com/documents/?uuid=a27b8a15-a666-40d1-9ed3-ac505da4775e" ] }, { "id" : "ITEM-3", "itemData" : { "DOI" : "10.1175/JCLI-D-16-0167.1", "ISSN" : "0894-8755", "abstract" : "The significance and robustness of the link between Arctic sea ice loss and changes in midlatitude weather patterns is investigated through a series of model simulations from the Community Atmosphere Model, version 5.3, with systematically perturbed sea ice cover in the Arctic. Using a large ensemble of 10 sea ice scenarios and 550 simulations, it is found that prescribed Arctic sea ice anomalies produce statistically significant changes for certain metrics of the midlatitude circulation but not for others. Furthermore, the significant midlatitude circulation changes do not scale linearly with the sea ice anomalies and are not present in all scenarios, indicating that the remote atmospheric response to reduced Arctic sea ice can be statistically significant under certain conditions but is generally nonrobust. Shifts in the Northern Hemisphere polar jet stream and changes in the meridional extent of upper-level large-scale waves due to the sea ice perturbations are generally small and not clearly distinguished from intrinsic variability. Reduced Arctic sea ice may favor a circulation pattern that resembles the negative phase of the Arctic Oscillation and may increase the risk of cold outbreaks in eastern Asia by almost 50%, but this response is found in only half of the scenarios with negative sea ice anomalies. In eastern North America the frequency of extreme cold events decreases almost linearly with decreasing sea ice cover. This study\u2019s finding of frequent significant anomalies without a robust linear response suggests interactions between variability and persistence in the coupled system, which may contribute to the lack of convergence among studies of Arctic influences on midlatitude circulation.", "author" : [ { "dropping-particle" : "", "family" : "Chen", "given" : "Hans W.", "non-dropping-particle" : "", "parse-names" : false, "suffix" : "" }, { "dropping-particle" : "", "family" : "Zhang", "given" : "Fuqing", "non-dropping-particle" : "", "parse-names" : false, "suffix" : "" }, { "dropping-particle" : "", "family" : "Alley", "given" : "Richard B.", "non-dropping-particle" : "", "parse-names" : false, "suffix" : "" } ], "container-title" : "Journal of Climate", "id" : "ITEM-3", "issue" : "21", "issued" : { "date-parts" : [ [ "2016", "11" ] ] }, "page" : "7831-7849", "title" : "The Robustness of Midlatitude Weather Pattern Changes due to Arctic Sea Ice Loss", "translator" : [ { "dropping-particle" : "", "family" : "Q4435", "given" : "", "non-dropping-particle" : "", "parse-names" : false, "suffix" : "" } ], "type" : "article-journal", "volume" : "29" }, "uris" : [ "http://www.mendeley.com/documents/?uuid=905cf43d-65a8-4ff5-892a-4c3d495262fb" ] }, { "id" : "ITEM-4", "itemData" : { "DOI" : "10.1175/JCLI-D-17-0041.1", "ISSN" : "0894-8755", "abstract" : "This study explores the wintertime extratropical atmospheric response to Siberian snow anomalies in fall, using observations and two distinct atmospheric general circulation models. The role of the quasi-biennial oscillation (QBO) in modulating this response is discussed by differentiating easterly and westerly QBO years. The remote influence of Siberian snow anomalies is found to be weak in the models, especially in the stratosphere where the \u201cHolton\u2013Tan\u201d effect of the QBO dominates the simulated snow influence on the polar vortex. At the surface, discrepancies between composite analyses from observations and model results question the causal relationship between snow and the atmospheric circulation, suggesting that the atmosphere might have driven snow anomalies rather than the other way around. When both forcings are combined, the simulations suggest destructive interference between the response to positive snow anomalies and easterly QBO (and vice versa), at odds with the hypothesis that the snow\u2013North Atlantic Oscillation/Arctic Oscillation [(N)AO] teleconnection in recent decades has been promoted by the QBO. Although model limitations in capturing the relationship exist, altogether these results suggest that the snow\u2013(N)AO teleconnection may be a stochastic artifact rather than a genuine atmospheric response to snow-cover variability. This study adds to a growing body of evidence suggesting that climate models do not capture a robust and stationary snow\u2013(N)AO relationship. It also highlights the need for extending observations and/or improving models to progress on this matter.", "author" : [ { "dropping-particle" : "", "family" : "Peings", "given" : "Y.", "non-dropping-particle" : "", "parse-names" : false, "suffix" : "" }, { "dropping-particle" : "", "family" : "Douville", "given" : "H.", "non-dropping-particle" : "", "parse-names" : false, "suffix" : "" }, { "dropping-particle" : "", "family" : "Colin", "given" : "J.", "non-dropping-particle" : "", "parse-names" : false, "suffix" : "" }, { "dropping-particle" : "Saint", "family" : "Martin", "given" : "D.", "non-dropping-particle" : "", "parse-names" : false, "suffix" : "" }, { "dropping-particle" : "", "family" : "Magnusdottir", "given" : "Gudrun", "non-dropping-particle" : "", "parse-names" : false, "suffix" : "" } ], "container-title" : "Journal of Climate", "id" : "ITEM-4", "issue" : "24", "issued" : { "date-parts" : [ [ "2017", "12" ] ] }, "page" : "10211-10235", "title" : "Snow-(N)AO Teleconnection and Its Modulation by the Quasi-Biennial Oscillation", "translator" : [ { "dropping-particle" : "", "family" : "Q5919", "given" : "", "non-dropping-particle" : "", "parse-names" : false, "suffix" : "" } ], "type" : "article-journal", "volume" : "30" }, "uris" : [ "http://www.mendeley.com/documents/?uuid=312ac2ba-af34-4433-bbd5-5b9c737d984f" ] }, { "id" : "ITEM-5", "itemData" : { "DOI" : "10.1038/s41558-020-0694-3", "ISSN" : "1758-678X", "abstract" : "Observations1,2,3 and model simulations3,4 show enhanced warming in the Arctic under increasing greenhouse gases, a phenomenon known as the Arctic amplification (AA)5, that is likely caused by sea-ice loss1,3. AA reduces meridional temperature gradients linked to circulation, thus mid-latitude weather and climate changes have been attributed to AA, often on the basis of regression analysis and atmospheric simulations6,7,8,9,10,11,12,13,14,15,16,17,18,19. However, other modelling studies20,21,22 show only a weak link. This inconsistency may result from deficiencies in separating the effects of AA from those of natural variability or background warming. Here, using coupled model simulations with and without AA, we show that cold-season precipitation, snowfall and circulation changes over northern mid-latitudes come mostly from background warming. AA and sea-ice loss increase precipitation and snowfall above ~60\u00b0 N and reduce meridional temperature gradients above ~45\u00b0 N in the lower\u2013mid troposphere. However, minimal impact on the mean climate is seen below ~60\u00b0 N, with weak reduction in zonal wind over 50\u00b0\u201370\u00b0 N and 150\u2013700 hPa, mainly over the North Atlantic and northern central Asia. These results suggest that the climatic impacts of AA are probably small outside the high latitudes, thus caution is needed in attributing mid-latitude changes to AA and sea-ice loss on the basis of statistical analyses that cannot distinguish the impact of AA from other correlated changes.", "author" : [ { "dropping-particle" : "", "family" : "Dai", "given" : "Aiguo", "non-dropping-particle" : "", "parse-names" : false, "suffix" : "" }, { "dropping-particle" : "", "family" : "Song", "given" : "Mirong", "non-dropping-particle" : "", "parse-names" : false, "suffix" : "" } ], "container-title" : "Nature Climate Change", "id" : "ITEM-5", "issue" : "3", "issued" : { "date-parts" : [ [ "2020", "3", "10" ] ] }, "page" : "231-237", "title" : "Little influence of Arctic amplification on mid-latitude climate", "translator" : [ { "dropping-particle" : "", "family" : "Q6952", "given" : "", "non-dropping-particle" : "", "parse-names" : false, "suffix" : "" } ], "type" : "article-journal", "volume" : "10" }, "uris" : [ "http://www.mendeley.com/documents/?uuid=832947ed-7dba-44ae-852d-11738ad15025" ] } ], "mendeley" : { "formattedCitation" : "(Screen et al., 2014; Walsh, 2014; Chen et al., 2016a; Peings et al., 2017; Dai and Song, 2020)", "plainTextFormattedCitation" : "(Screen et al., 2014; Walsh, 2014; Chen et al., 2016a; Peings et al., 2017; Dai and Song, 2020)", "previouslyFormattedCitation" : "(Screen et al., 2014; Walsh, 2014; Chen et al., 2016a; Peings et al., 2017; Dai and Song,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 xml:space="preserve">(Screen et al., 2014; Walsh, 2014; </w:t>
      </w:r>
      <w:ins w:id="254" w:author="Robin Matthews" w:date="2021-07-11T15:54:00Z">
        <w:r w:rsidR="00C63511">
          <w:rPr>
            <w:rFonts w:cs="Times New Roman"/>
            <w:noProof/>
            <w:lang w:val="en-GB"/>
          </w:rPr>
          <w:t xml:space="preserve">H.W. </w:t>
        </w:r>
      </w:ins>
      <w:r w:rsidR="00E41CA2">
        <w:rPr>
          <w:rFonts w:cs="Times New Roman"/>
          <w:noProof/>
          <w:lang w:val="en-GB"/>
        </w:rPr>
        <w:t>Chen et al., 2016</w:t>
      </w:r>
      <w:del w:id="255" w:author="Robin Matthews" w:date="2021-07-11T15:54:00Z">
        <w:r w:rsidR="00E41CA2" w:rsidDel="00C63511">
          <w:rPr>
            <w:rFonts w:cs="Times New Roman"/>
            <w:noProof/>
            <w:lang w:val="en-GB"/>
          </w:rPr>
          <w:delText>a</w:delText>
        </w:r>
      </w:del>
      <w:r w:rsidR="00E41CA2">
        <w:rPr>
          <w:rFonts w:cs="Times New Roman"/>
          <w:noProof/>
          <w:lang w:val="en-GB"/>
        </w:rPr>
        <w:t>; Peings et al., 2017; Dai and Song, 2020)</w:t>
      </w:r>
      <w:r w:rsidRPr="007D6B42">
        <w:rPr>
          <w:rFonts w:cs="Times New Roman"/>
          <w:lang w:val="en-GB"/>
        </w:rPr>
        <w:fldChar w:fldCharType="end"/>
      </w:r>
      <w:commentRangeEnd w:id="253"/>
      <w:r w:rsidR="00E41CA2">
        <w:rPr>
          <w:rStyle w:val="CommentReference"/>
          <w:rFonts w:asciiTheme="minorHAnsi" w:eastAsiaTheme="minorHAnsi" w:hAnsiTheme="minorHAnsi"/>
          <w:lang w:eastAsia="en-US"/>
        </w:rPr>
        <w:commentReference w:id="253"/>
      </w:r>
      <w:r w:rsidRPr="007D6B42">
        <w:rPr>
          <w:rFonts w:cs="Times New Roman"/>
          <w:lang w:val="en-GB"/>
        </w:rPr>
        <w:t xml:space="preserve">, although some studies find a significant response in summer, because then the internal variability is weaker </w:t>
      </w:r>
      <w:r w:rsidRPr="007D6B42">
        <w:rPr>
          <w:rFonts w:cs="Times New Roman"/>
          <w:lang w:val="en-GB"/>
        </w:rPr>
        <w:fldChar w:fldCharType="begin" w:fldLock="1"/>
      </w:r>
      <w:r w:rsidR="000465A7">
        <w:rPr>
          <w:rFonts w:cs="Times New Roman"/>
          <w:lang w:val="en-GB"/>
        </w:rPr>
        <w:instrText>ADDIN CSL_CITATION { "citationItems" : [ { "id" : "ITEM-1", "itemData" : { "DOI" : "10.1175/JCLI-D-15-0316.1", "ISSN" : "0894-8755", "abstract" : "The atmospheric response to an idealized decline in Arctic sea ice is investigated in a novel fully coupled climate model experiment. In this experiment two ensembles of single-year model integrations are performed starting on 1 April, the approximate start of the ice melt season. By perturbing the initial conditions of sea ice thickness (SIT), declines in both sea ice concentration and SIT, which result in sea ice distributions that are similar to the recent sea ice minima of 2007 and 2012, are induced. In the ice loss regions there are strong (;3 K) local increases in sea surface temperature (SST); additionally, there are remote increases in SST in the central North Pacific and subpolar gyre in the North Atlantic. Over the central Arctic there are increases in surface air temperature (SAT) of ;8 K due to increases in ocean\u2013atmosphere heat fluxes. There are increases in SAT over continental North America that are in good agreement with recent changes as seen by reanalysis data. It is estimated that up to two-thirds of the observed increase in SAT in this region could be related to Arctic sea ice loss. In early summer there is a significant but weak atmospheric circulation response that projects onto the summer North Atlantic Oscillation (NAO). In early summer and early autumn there is an equatorward shift of the eddy-driven jet over the North Atlantic as a result of a reduction in the meridional temperature gradients. In winter there is no projection onto a particular phase of the NAO.", "author" : [ { "dropping-particle" : "", "family" : "Petrie", "given" : "Ruth E.", "non-dropping-particle" : "", "parse-names" : false, "suffix" : "" }, { "dropping-particle" : "", "family" : "Shaffrey", "given" : "Len C.", "non-dropping-particle" : "", "parse-names" : false, "suffix" : "" }, { "dropping-particle" : "", "family" : "Sutton", "given" : "Rowan T.", "non-dropping-particle" : "", "parse-names" : false, "suffix" : "" } ], "container-title" : "Journal of Climate", "id" : "ITEM-1", "issue" : "24", "issued" : { "date-parts" : [ [ "2015", "12" ] ] }, "page" : "9606-9622", "title" : "Atmospheric Impact of Arctic Sea Ice Loss in a Coupled Ocean\u2013Atmosphere Simulation", "translator" : [ { "dropping-particle" : "", "family" : "Q5119", "given" : "", "non-dropping-particle" : "", "parse-names" : false, "suffix" : "" } ], "type" : "article-journal", "volume" : "28" }, "uris" : [ "http://www.mendeley.com/documents/?uuid=b12ee22a-e579-44c4-9b2e-4528736bfd81" ] } ], "mendeley" : { "formattedCitation" : "(Petrie et al., 2015)", "plainTextFormattedCitation" : "(Petrie et al., 2015)", "previouslyFormattedCitation" : "(Petrie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(Petrie et al., 2015)</w:t>
      </w:r>
      <w:r w:rsidRPr="007D6B42">
        <w:rPr>
          <w:rFonts w:cs="Times New Roman"/>
          <w:lang w:val="en-GB"/>
        </w:rPr>
        <w:fldChar w:fldCharType="end"/>
      </w:r>
      <w:r w:rsidRPr="007D6B42">
        <w:rPr>
          <w:rFonts w:cs="Times New Roman"/>
          <w:lang w:val="en-GB"/>
        </w:rPr>
        <w:t>.</w:t>
      </w:r>
    </w:p>
    <w:p w14:paraId="00300DC9" w14:textId="77777777" w:rsidR="00474C69" w:rsidRPr="007D6B42" w:rsidRDefault="00474C69" w:rsidP="00474C69">
      <w:pPr>
        <w:pStyle w:val="AR6BodyText"/>
        <w:shd w:val="clear" w:color="auto" w:fill="DEEAF6" w:themeFill="accent1" w:themeFillTint="33"/>
        <w:rPr>
          <w:rFonts w:cs="Times New Roman"/>
          <w:lang w:val="en-GB"/>
        </w:rPr>
      </w:pPr>
    </w:p>
    <w:p w14:paraId="4E8D92B0" w14:textId="21670AD3"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Finally, a warmer Arctic climate can, without any additional changes in atmospheric dynamics, reduce cold extremes in winter due to advection of increasingly warmer air from the Arctic into the mid-latitudes </w:t>
      </w:r>
      <w:r w:rsidRPr="007D6B42">
        <w:rPr>
          <w:rFonts w:cs="Times New Roman"/>
          <w:lang w:val="en-GB"/>
        </w:rPr>
        <w:fldChar w:fldCharType="begin" w:fldLock="1"/>
      </w:r>
      <w:r w:rsidR="000465A7">
        <w:rPr>
          <w:rFonts w:cs="Times New Roman"/>
          <w:lang w:val="en-GB"/>
        </w:rPr>
        <w:instrText>ADDIN CSL_CITATION { "citationItems" : [ { "id" : "ITEM-1", "itemData" : { "DOI" : "10.5194/acp-18-11277-2018", "abstract" : "Major mid-winter stratospheric sudden warmings (SSWs) are the largest instance of wintertime variability in the Arctic stratosphere. Because SSWs are able to cause significant surface weather anomalies on intra-seasonal timescales, several previous studies have focused on their potential future change, as might be induced by anthropogenic forcings. However, a wide range of results have been reported, from a future increase in the frequency of SSWs to an actual decrease. Several factors might explain these contradictory results, notably the use of different metrics for the identification of SSWs and the impact of large climatological biases in single-model studies. To bring some clarity, we here revisit the question of future SSW changes, using an identical set of metrics applied consistently across 12 different models participating in the Chemistry\u2013Climate Model Initiative. Our analysis reveals that no statistically significant change in the frequency of SSWs will occur over the 21st century, irrespective of the metric used for the identification of the event. Changes in other SSW characteristics \u2013 such as their duration, deceleration of the polar night jet, and the tropospheric forcing \u2013 are also assessed: again, we find no evidence of future changes over the 21st century.", "author" : [ { "dropping-particle" : "", "family" : "Ayarzag\u00fcena", "given" : "B", "non-dropping-particle" : "", "parse-names" : false, "suffix" : "" }, { "dropping-particle" : "", "family" : "Polvani", "given" : "L M", "non-dropping-particle" : "", "parse-names" : false, "suffix" : "" }, { "dropping-particle" : "", "family" : "Langematz", "given" : "U", "non-dropping-particle" : "", "parse-names" : false, "suffix" : "" }, { "dropping-particle" : "", "family" : "Akiyoshi", "given" : "H", "non-dropping-particle" : "", "parse-names" : false, "suffix" : "" }, { "dropping-particle" : "", "family" : "Bekki", "given" : "S", "non-dropping-particle" : "", "parse-names" : false, "suffix" : "" }, { "dropping-particle" : "", "family" : "Butchart", "given" : "N", "non-dropping-particle" : "", "parse-names" : false, "suffix" : "" }, { "dropping-particle" : "", "family" : "Dameris", "given" : "M", "non-dropping-particle" : "", "parse-names" : false, "suffix" : "" }, { "dropping-particle" : "", "family" : "Deushi", "given" : "M", "non-dropping-particle" : "", "parse-names" : false, "suffix" : "" }, { "dropping-particle" : "", "family" : "Hardiman", "given" : "S C", "non-dropping-particle" : "", "parse-names" : false, "suffix" : "" }, { "dropping-particle" : "", "family" : "J\u00f6ckel", "given" : "P", "non-dropping-particle" : "", "parse-names" : false, "suffix" : "" }, { "dropping-particle" : "", "family" : "Klekociuk", "given" : "A", "non-dropping-particle" : "", "parse-names" : false, "suffix" : "" }, { "dropping-particle" : "", "family" : "Marchand", "given" : "M", "non-dropping-particle" : "", "parse-names" : false, "suffix" : "" }, { "dropping-particle" : "", "family" : "Michou", "given" : "M", "non-dropping-particle" : "", "parse-names" : false, "suffix" : "" }, { "dropping-particle" : "", "family" : "Morgenstern", "given" : "O", "non-dropping-particle" : "", "parse-names" : false, "suffix" : "" }, { "dropping-particle" : "", "family" : "O'Connor", "given" : "F M", "non-dropping-particle" : "", "parse-names" : false, "suffix" : "" }, { "dropping-particle" : "", "family" : "Oman", "given" : "L D", "non-dropping-particle" : "", "parse-names" : false, "suffix" : "" }, { "dropping-particle" : "", "family" : "Plummer", "given" : "D A", "non-dropping-particle" : "", "parse-names" : false, "suffix" : "" }, { "dropping-particle" : "", "family" : "Revell", "given" : "L", "non-dropping-particle" : "", "parse-names" : false, "suffix" : "" }, { "dropping-particle" : "", "family" : "Rozanov", "given" : "E", "non-dropping-particle" : "", "parse-names" : false, "suffix" : "" }, { "dropping-particle" : "", "family" : "Saint-Martin", "given" : "D", "non-dropping-particle" : "", "parse-names" : false, "suffix" : "" }, { "dropping-particle" : "", "family" : "Scinocca", "given" : "J", "non-dropping-particle" : "", "parse-names" : false, "suffix" : "" }, { "dropping-particle" : "", "family" : "Stenke", "given" : "A", "non-dropping-particle" : "", "parse-names" : false, "suffix" : "" }, { "dropping-particle" : "", "family" : "Stone", "given" : "K", "non-dropping-particle" : "", "parse-names" : false, "suffix" : "" }, { "dropping-particle" : "", "family" : "Yamashita", "given" : "Y", "non-dropping-particle" : "", "parse-names" : false, "suffix" : "" }, { "dropping-particle" : "", "family" : "Yoshida", "given" : "K", "non-dropping-particle" : "", "parse-names" : false, "suffix" : "" }, { "dropping-particle" : "", "family" : "Zeng", "given" : "G", "non-dropping-particle" : "", "parse-names" : false, "suffix" : "" } ], "container-title" : "Atmospheric Chemistry and Physics", "id" : "ITEM-1", "issue" : "15", "issued" : { "date-parts" : [ [ "2018" ] ] }, "page" : "11277-11287", "title" : "No robust evidence of future changes in major stratospheric sudden warmings: a multi-model assessment from CCMI", "translator" : [ { "dropping-particle" : "", "family" : "Q4444", "given" : "", "non-dropping-particle" : "", "parse-names" : false, "suffix" : "" } ], "type" : "article-journal", "volume" : "18" }, "uris" : [ "http://www.mendeley.com/documents/?uuid=52e29816-cb5f-4c57-9fc7-e267050b246f" ] }, { "id" : "ITEM-2", "itemData" : { "DOI" : "10.1002/2016GL068092", "ISSN" : "00948276", "abstract" : "The effects of Arctic sea ice loss on cold air outbreaks (CAOs) in midlatitudes remain unclear. Previous studies have defined CAOs relative to the present\u2010day climate, but changes in CAOs, defined in such a way, may reflect changes in mean climate and not in weather variability, and society is more sensitive to the latter. Here we revisit this topic but applying changing temperature thresholds relating to climate conditions of the time. CAOs do not change in frequency or duration in response to projected sea ice loss. However, they become less severe, mainly due to advection of warmed polar air, since the dynamics associated with the occurrence of CAOs are largely not affected. CAOs weaken even in midlatitude regions where the winter mean temperature decreases in response to Arctic sea ice loss. These results are robustly simulated by two atmospheric models prescribed with differing future sea ice states and in transient runs where external forcings are included.", "author" : [ { "dropping-particle" : "", "family" : "Ayarzag\u00fcena", "given" : "Blanca", "non-dropping-particle" : "", "parse-names" : false, "suffix" : "" }, { "dropping-particle" : "", "family" : "Screen", "given" : "James A.", "non-dropping-particle" : "", "parse-names" : false, "suffix" : "" } ], "container-title" : "Geophysical Research Letters", "id" : "ITEM-2", "issue" : "6", "issued" : { "date-parts" : [ [ "2016", "3", "28" ] ] }, "page" : "2801-2809", "title" : "Future Arctic sea ice loss reduces severity of cold air outbreaks in midlatitudes", "translator" : [ { "dropping-particle" : "", "family" : "Q5160", "given" : "", "non-dropping-particle" : "", "parse-names" : false, "suffix" : "" } ], "type" : "article-journal", "volume" : "43" }, "uris" : [ "http://www.mendeley.com/documents/?uuid=41f09e66-dada-42da-87e9-99f67ef77d79" ] }, { "id" : "ITEM-3", "itemData" : { "DOI" : "10.1038/nclimate2268", "ISSN" : "1758-678X", "abstract" : "Changes in climate variability are arguably more important for society and ecosystems than changes in mean climate, especially if they translate into altered extremes1,2,3. There is a common perception and growing concern that human-induced climate change will lead to more volatile and extreme weather4. Certain types of extreme weather have increased in frequency and/or severity5,6,7, in part because of a shift in mean climate but also because of changing variability1,2,3,8,9,10. In spite of mean climate warming, an ostensibly large number of high-impact cold extremes have occurred in the Northern Hemisphere mid-latitudes over the past decade11. One explanation is that Arctic amplification\u2014the greater warming of the Arctic compared with lower latitudes12 associated with diminishing sea ice and snow cover\u2014is altering the polar jet stream and increasing temperature variability13,14,15,16. This study shows, however, that subseasonal cold-season temperature variability has significantly decreased over the mid- to high-latitude Northern Hemisphere in recent decades. This is partly because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circulation11,13,14,15,16, which are hard to detect in present observations17,18 and highly uncertain in the future19,20. In contrast, decreases in subseasonal cold-season temperature variability, in accordance with the mechanism proposed here, are detectable in the observational record and are highly robust in twenty-first-century climate model simulations.", "author" : [ { "dropping-particle" : "", "family" : "Screen", "given" : "James A.", "non-dropping-particle" : "", "parse-names" : false, "suffix" : "" } ], "container-title" : "Nature Climate Change", "id" : "ITEM-3", "issue" : "7", "issued" : { "date-parts" : [ [ "2014", "7", "15" ] ] }, "page" : "577-582", "title" : "Arctic amplification decreases temperature variance in northern mid- to high-latitudes", "translator" : [ { "dropping-particle" : "", "family" : "Q5116", "given" : "", "non-dropping-particle" : "", "parse-names" : false, "suffix" : "" } ], "type" : "article-journal", "volume" : "4" }, "uris" : [ "http://www.mendeley.com/documents/?uuid=db033db2-eb7b-4961-b899-f90c581b5813" ] } ], "mendeley" : { "formattedCitation" : "(Screen, 2014; Ayarzag\u00fcena and Screen, 2016; Ayarzag\u00fcena et al., 2018)", "plainTextFormattedCitation" : "(Screen, 2014; Ayarzag\u00fcena and Screen, 2016; Ayarzag\u00fcena et al., 2018)", "previouslyFormattedCitation" : "(Screen, 2014; Ayarzag\u00fcena and Screen, 2016; Ayarzag\u00fcena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(Screen, 2014; Ayarzagüena and Screen, 2016; Ayarzagüena et al., 2018)</w:t>
      </w:r>
      <w:r w:rsidRPr="007D6B42">
        <w:rPr>
          <w:rFonts w:cs="Times New Roman"/>
          <w:lang w:val="en-GB"/>
        </w:rPr>
        <w:fldChar w:fldCharType="end"/>
      </w:r>
      <w:r w:rsidRPr="007D6B42">
        <w:rPr>
          <w:rFonts w:cs="Times New Roman"/>
          <w:lang w:val="en-GB"/>
        </w:rPr>
        <w:t>.</w:t>
      </w:r>
    </w:p>
    <w:p w14:paraId="28414C66" w14:textId="77777777" w:rsidR="00474C69" w:rsidRPr="007D6B42" w:rsidRDefault="00474C69" w:rsidP="00474C69">
      <w:pPr>
        <w:pStyle w:val="AR6BodyText"/>
        <w:shd w:val="clear" w:color="auto" w:fill="DEEAF6" w:themeFill="accent1" w:themeFillTint="33"/>
        <w:rPr>
          <w:rFonts w:cs="Times New Roman"/>
          <w:color w:val="FF0000"/>
          <w:lang w:val="en-GB"/>
        </w:rPr>
      </w:pPr>
    </w:p>
    <w:p w14:paraId="6C1C9A7A" w14:textId="2A4731FA"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Summarizing, different hypotheses have been developed about the influence of recent Arctic warming on the mid-latitudes in both winter and summer. Although some of the proposed mechanisms seem to be supported by various studies, such as the link with Barents-Kara Sea ice loss in winter and weakened storm tracks in summer, the underlying mechanisms and relative strength compared to internal climate variability have been questioned. </w:t>
      </w:r>
      <w:r w:rsidRPr="007D6B42">
        <w:rPr>
          <w:rFonts w:cs="Times New Roman"/>
          <w:color w:val="1C1D1E"/>
          <w:lang w:val="en-GB"/>
        </w:rPr>
        <w:t xml:space="preserve">A recent review </w:t>
      </w:r>
      <w:del w:id="256" w:author="Robin Matthews" w:date="2021-07-11T15:54:00Z">
        <w:r w:rsidRPr="007D6B42" w:rsidDel="00C63511">
          <w:rPr>
            <w:rFonts w:cs="Times New Roman"/>
            <w:color w:val="1C1D1E"/>
            <w:lang w:val="en-GB"/>
          </w:rPr>
          <w:delText>(</w:delText>
        </w:r>
      </w:del>
      <w:commentRangeStart w:id="257"/>
      <w:r w:rsidRPr="007D6B42">
        <w:rPr>
          <w:rFonts w:cs="Times New Roman"/>
          <w:color w:val="1C1D1E"/>
          <w:lang w:val="en-GB"/>
        </w:rPr>
        <w:fldChar w:fldCharType="begin" w:fldLock="1"/>
      </w:r>
      <w:ins w:id="258" w:author="Robin Matthews" w:date="2021-07-11T15:54:00Z">
        <w:r w:rsidR="00C63511">
          <w:rPr>
            <w:rFonts w:cs="Times New Roman"/>
            <w:color w:val="1C1D1E"/>
            <w:lang w:val="en-GB"/>
          </w:rPr>
          <w:instrText>ADDIN CSL_CITATION { "citationItems" : [ { "id" : "ITEM-1", "itemData" : { "DOI" : "10.1038/s41558-019-0662-y", "ISSN" : "1758-678X", "abstract" : "The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 "author" : [ { "dropping-particle" : "", "family" : "Cohen", "given" : "J.L.",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J.",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"Gu", "given" : "H.",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"Rigor", "given" : "I.", "non-dropping-particle" : "", "parse-names" : false, "suffix" : "" }, { "dropping-particle" : "", "family" : "Semmler", "given" : "T.", "non-dropping-particle" : "", "parse-names" : false, "suffix" : "" }, { "dropping-particle" : "", "family" : "Stroeve", "given" : "J.", "non-dropping-particle" : "", "parse-names" : false, "suffix" : "" }, { "dropping-particle" : "", "family" : "Taylor", "given" : "P. C.", "non-dropping-particle" : "", "parse-names" : false, "suffix" : "" }, { "dropping-particle" : "", "family" : "Vavrus", "given" : "S.", "non-dropping-particle" : "", "parse-names" : false, "suffix" : "" }, { "dropping-particle" : "", "family" : "Vihma", "given" : "T.", "non-dropping-particle" : "", "parse-names" : false, "suffix" : "" }, { "dropping-particle" : "", "family" : "Wang", "given" : "S.", "non-dropping-particle" : "", "parse-names" : false, "suffix" : "" }, { "dropping-particle" : "", "family" : "Wendisch", "given" : "M.", "non-dropping-particle" : "", "parse-names" : false, "suffix" : "" }, { "dropping-particle" : "", "family" : "Wu", "given" : "Y.", "non-dropping-particle" : "", "parse-names" : false, "suffix" : "" }, { "dropping-particle" : "", "family" : "Yoon", "given" : "J.", "non-dropping-particle" : "", "parse-names" : false, "suffix" : "" } ], "container-title" : "Nature Climate Change", "id" : "ITEM-1", "issue" : "1", "issued" : { "date-parts" : [ [ "2020", "1", "23" ] ] }, "page" : "20-29", "title" : "Divergent consensuses on Arctic amplification influence on midlatitude severe winter weather", "translator" : [ { "dropping-particle" : "", "family" : "Q6428", "given" : "", "non-dropping-particle" : "", "parse-names" : false, "suffix" : "" } ], "type" : "article-journal", "volume" : "10" }, "uris" : [ "http://www.mendeley.com/documents/?uuid=20905a18-d8ef-4fec-a2a9-4e37f0a9e084"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instrText>
        </w:r>
      </w:ins>
      <w:del w:id="259" w:author="Robin Matthews" w:date="2021-07-11T15:54:00Z">
        <w:r w:rsidR="000465A7" w:rsidDel="00C63511">
          <w:rPr>
            <w:rFonts w:cs="Times New Roman"/>
            <w:color w:val="1C1D1E"/>
            <w:lang w:val="en-GB"/>
          </w:rPr>
          <w:delInstrText>ADDIN CSL_CITATION { "citationItems" : [ { "id" : "ITEM-1", "itemData" : { "DOI" : "10.1038/s41558-019-0662-y", "ISSN" : "1758-678X", "abstract" : "The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 "author" : [ { "dropping-particle" : "", "family" : "Cohen", "given" : "J.L.",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J.",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"Gu", "given" : "H.",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"Rigor", "given" : "I.", "non-dropping-particle" : "", "parse-names" : false, "suffix" : "" }, { "dropping-particle" : "", "family" : "Semmler", "given" : "T.", "non-dropping-particle" : "", "parse-names" : false, "suffix" : "" }, { "dropping-particle" : "", "family" : "Stroeve", "given" : "J.", "non-dropping-particle" : "", "parse-names" : false, "suffix" : "" }, { "dropping-particle" : "", "family" : "Taylor", "given" : "P. C.", "non-dropping-particle" : "", "parse-names" : false, "suffix" : "" }, { "dropping-particle" : "", "family" : "Vavrus", "given" : "S.", "non-dropping-particle" : "", "parse-names" : false, "suffix" : "" }, { "dropping-particle" : "", "family" : "Vihma", "given" : "T.", "non-dropping-particle" : "", "parse-names" : false, "suffix" : "" }, { "dropping-particle" : "", "family" : "Wang", "given" : "S.", "non-dropping-particle" : "", "parse-names" : false, "suffix" : "" }, { "dropping-particle" : "", "family" : "Wendisch", "given" : "M.", "non-dropping-particle" : "", "parse-names" : false, "suffix" : "" }, { "dropping-particle" : "", "family" : "Wu", "given" : "Y.", "non-dropping-particle" : "", "parse-names" : false, "suffix" : "" }, { "dropping-particle" : "", "family" : "Yoon", "given" : "J.", "non-dropping-particle" : "", "parse-names" : false, "suffix" : "" } ], "container-title" : "Nature Climate Change", "id" : "ITEM-1", "issue" : "1", "issued" : { "date-parts" : [ [ "2020", "1", "23" ] ] }, "page" : "20-29", "title" : "Divergent consensuses on Arctic amplification influence on midlatitude severe winter weather", "translator" : [ { "dropping-particle" : "", "family" : "Q6428", "given" : "", "non-dropping-particle" : "", "parse-names" : false, "suffix" : "" } ], "type" : "article-journal", "volume" : "10" }, "uris" : [ "http://www.mendeley.com/documents/?uuid=20905a18-d8ef-4fec-a2a9-4e37f0a9e084"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delInstrText>
        </w:r>
      </w:del>
      <w:r w:rsidRPr="007D6B42">
        <w:rPr>
          <w:rFonts w:cs="Times New Roman"/>
          <w:color w:val="1C1D1E"/>
          <w:lang w:val="en-GB"/>
        </w:rPr>
        <w:fldChar w:fldCharType="separate"/>
      </w:r>
      <w:del w:id="260" w:author="Robin Matthews" w:date="2021-07-11T15:54:00Z">
        <w:r w:rsidR="00E41CA2" w:rsidDel="00C63511">
          <w:rPr>
            <w:rFonts w:cs="Times New Roman"/>
            <w:noProof/>
            <w:color w:val="1C1D1E"/>
            <w:lang w:val="en-GB"/>
          </w:rPr>
          <w:delText>C</w:delText>
        </w:r>
      </w:del>
      <w:ins w:id="261" w:author="Robin Matthews" w:date="2021-07-11T15:54:00Z">
        <w:r w:rsidR="00C63511">
          <w:rPr>
            <w:rFonts w:cs="Times New Roman"/>
            <w:noProof/>
            <w:color w:val="1C1D1E"/>
            <w:lang w:val="en-GB"/>
          </w:rPr>
          <w:t>(C</w:t>
        </w:r>
      </w:ins>
      <w:r w:rsidR="00E41CA2">
        <w:rPr>
          <w:rFonts w:cs="Times New Roman"/>
          <w:noProof/>
          <w:color w:val="1C1D1E"/>
          <w:lang w:val="en-GB"/>
        </w:rPr>
        <w:t>ohen et al., 2020)</w:t>
      </w:r>
      <w:r w:rsidRPr="007D6B42">
        <w:rPr>
          <w:rFonts w:cs="Times New Roman"/>
          <w:color w:val="1C1D1E"/>
          <w:lang w:val="en-GB"/>
        </w:rPr>
        <w:fldChar w:fldCharType="end"/>
      </w:r>
      <w:commentRangeEnd w:id="257"/>
      <w:r w:rsidR="00E41CA2">
        <w:rPr>
          <w:rStyle w:val="CommentReference"/>
          <w:rFonts w:asciiTheme="minorHAnsi" w:eastAsiaTheme="minorHAnsi" w:hAnsiTheme="minorHAnsi"/>
          <w:lang w:eastAsia="en-US"/>
        </w:rPr>
        <w:commentReference w:id="257"/>
      </w:r>
      <w:r w:rsidRPr="007D6B42">
        <w:rPr>
          <w:rFonts w:cs="Times New Roman"/>
          <w:color w:val="1C1D1E"/>
          <w:lang w:val="en-GB"/>
        </w:rPr>
        <w:t xml:space="preserve"> states that </w:t>
      </w:r>
      <w:r w:rsidRPr="007D6B42">
        <w:rPr>
          <w:lang w:val="en-GB"/>
        </w:rPr>
        <w:t>divergent conclusions between model and observational studies, and also between different model studies, continue to obfuscate a clear understanding of how Arctic warming is influencing mid-latitude weather. In this context</w:t>
      </w:r>
      <w:r w:rsidRPr="00D85493">
        <w:rPr>
          <w:lang w:val="en-GB"/>
        </w:rPr>
        <w:t xml:space="preserve">, </w:t>
      </w:r>
      <w:commentRangeStart w:id="262"/>
      <w:r w:rsidRPr="00B75C47">
        <w:rPr>
          <w:lang w:val="en-GB"/>
        </w:rPr>
        <w:fldChar w:fldCharType="begin" w:fldLock="1"/>
      </w:r>
      <w:ins w:id="263" w:author="Robin Matthews" w:date="2021-07-11T15:54:00Z">
        <w:r w:rsidR="00C63511">
          <w:rPr>
            <w:lang w:val="en-GB"/>
          </w:rPr>
          <w:instrText>ADDIN CSL_CITATION { "citationItems" : [ { "id" : "ITEM-1", "itemData" : { "DOI" : "10.1126/science.aag2349", "ISSN" : "0036-8075", "abstract" : "Recent years have seen a series of unusually cold winters in northern mid-latitudes, including the eastern United States, where they have been accompanied by extremely heavy snowfalls. Some atmospheric scientists have argued that such cold events may be associated with the rapid warming of the Arctic that has been observed over recent decades and that is manifested in the precipitous decline of Arctic sea-ice extent since the early 1990s. Others have argued that the cold events merely reflect the chaotic variability of the climate system and are becoming less likely under climate change. How can different atmospheric scientists come to such different conclusions from the same data?", "author" : [ { "dropping-particle" : "", "family" : "Shepherd", "given" : "Theodore G.", "non-dropping-particle" : "", "parse-names" : false, "suffix" : "" } ], "container-title" : "Science", "id" : "ITEM-1", "issue" : "6303", "issued" : { "date-parts" : [ [ "2016", "9", "2" ] ] }, "page" : "989-990", "title" : "Effects of a warming Arctic", "translator" : [ { "dropping-particle" : "", "family" : "Q4489", "given" : "", "non-dropping-particle" : "", "parse-names" : false, "suffix" : "" } ], "type" : "article-journal", "volume" : "353" }, "uris" : [ "http://www.mendeley.com/documents/?uuid=2f3b70cd-4e83-4a09-81bf-666a41165a2a" ] } ], "mendeley" : { "formattedCitation" : "(Shepherd, 2016b)", "manualFormatting" : "Shepherd (2016b)", "plainTextFormattedCitation" : "(Shepherd, 2016b)", "previouslyFormattedCitation" : "(Shepherd, 2016b)" }, "properties" : { "noteIndex" : 0 }, "schema" : "https://github.com/citation-style-language/schema/raw/master/csl-citation.json" }</w:instrText>
        </w:r>
      </w:ins>
      <w:del w:id="264" w:author="Robin Matthews" w:date="2021-07-11T15:54:00Z">
        <w:r w:rsidR="000465A7" w:rsidDel="00C63511">
          <w:rPr>
            <w:lang w:val="en-GB"/>
          </w:rPr>
          <w:delInstrText>ADDIN CSL_CITATION { "citationItems" : [ { "id" : "ITEM-1", "itemData" : { "DOI" : "10.1126/science.aag2349", "ISSN" : "0036-8075", "abstract" : "Recent years have seen a series of unusually cold winters in northern mid-latitudes, including the eastern United States, where they have been accompanied by extremely heavy snowfalls. Some atmospheric scientists have argued that such cold events may be associated with the rapid warming of the Arctic that has been observed over recent decades and that is manifested in the precipitous decline of Arctic sea-ice extent since the early 1990s. Others have argued that the cold events merely reflect the chaotic variability of the climate system and are becoming less likely under climate change. How can different atmospheric scientists come to such different conclusions from the same data?", "author" : [ { "dropping-particle" : "", "family" : "Shepherd", "given" : "Theodore G.", "non-dropping-particle" : "", "parse-names" : false, "suffix" : "" } ], "container-title" : "Science", "id" : "ITEM-1", "issue" : "6303", "issued" : { "date-parts" : [ [ "2016", "9", "2" ] ] }, "page" : "989-990", "title" : "Effects of a warming Arctic", "translator" : [ { "dropping-particle" : "", "family" : "Q4489", "given" : "", "non-dropping-particle" : "", "parse-names" : false, "suffix" : "" } ], "type" : "article-journal", "volume" : "353" }, "uris" : [ "http://www.mendeley.com/documents/?uuid=2f3b70cd-4e83-4a09-81bf-666a41165a2a" ] } ], "mendeley" : { "formattedCitation" : "(Shepherd, 2016b)", "manualFormatting" : "Shepherd (2016)", "plainTextFormattedCitation" : "(Shepherd, 2016b)", "previouslyFormattedCitation" : "(Shepherd, 2016b)" }, "properties" : { "noteIndex" : 0 }, "schema" : "https://github.com/citation-style-language/schema/raw/master/csl-citation.json" }</w:delInstrText>
        </w:r>
      </w:del>
      <w:r w:rsidRPr="00B75C47">
        <w:rPr>
          <w:lang w:val="en-GB"/>
        </w:rPr>
        <w:fldChar w:fldCharType="separate"/>
      </w:r>
      <w:r w:rsidR="00E41CA2">
        <w:rPr>
          <w:noProof/>
          <w:lang w:val="en-GB"/>
        </w:rPr>
        <w:t>Shepherd (2016</w:t>
      </w:r>
      <w:ins w:id="265" w:author="Robin Matthews" w:date="2021-07-11T15:54:00Z">
        <w:r w:rsidR="00C63511">
          <w:rPr>
            <w:noProof/>
            <w:lang w:val="en-GB"/>
          </w:rPr>
          <w:t>b</w:t>
        </w:r>
      </w:ins>
      <w:r w:rsidR="00E41CA2">
        <w:rPr>
          <w:noProof/>
          <w:lang w:val="en-GB"/>
        </w:rPr>
        <w:t>)</w:t>
      </w:r>
      <w:r w:rsidRPr="00B75C47">
        <w:rPr>
          <w:lang w:val="en-GB"/>
        </w:rPr>
        <w:fldChar w:fldCharType="end"/>
      </w:r>
      <w:commentRangeEnd w:id="262"/>
      <w:r w:rsidR="00E41CA2">
        <w:rPr>
          <w:rStyle w:val="CommentReference"/>
          <w:rFonts w:asciiTheme="minorHAnsi" w:eastAsiaTheme="minorHAnsi" w:hAnsiTheme="minorHAnsi"/>
          <w:lang w:eastAsia="en-US"/>
        </w:rPr>
        <w:commentReference w:id="262"/>
      </w:r>
      <w:r w:rsidRPr="007D6B42">
        <w:rPr>
          <w:lang w:val="en-GB"/>
        </w:rPr>
        <w:t xml:space="preserve"> stresses the need for collaboration between scientists with different viewpoints for further understanding that could be achived by carefully designed, multi-investigator, coordinated, multi-model simulations, data analyses and diagnostics </w:t>
      </w:r>
      <w:r w:rsidRPr="00D85493">
        <w:rPr>
          <w:lang w:val="en-GB"/>
        </w:rPr>
        <w:fldChar w:fldCharType="begin" w:fldLock="1"/>
      </w:r>
      <w:r w:rsidR="000465A7">
        <w:rPr>
          <w:lang w:val="en-GB"/>
        </w:rPr>
        <w:instrText>ADDIN CSL_CITATION { "citationItems" : [ { "id" : "ITEM-1", "itemData" : { "DOI" : "10.1038/nclimate3121", "ISSN" : "1758-678X",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"Overland", "given" : "James E.", "non-dropping-particle" : "", "parse-names" : false, "suffix" : "" }, { "dropping-particle" : "", "family" : "Dethloff", "given" : "Klaus", "non-dropping-particle" : "", "parse-names" : false, "suffix" : "" }, { "dropping-particle" : "", "family" : "Francis", "given" : "Jennifer A.", "non-dropping-particle" : "", "parse-names" : false, "suffix" : "" }, { "dropping-particle" : "", "family" : "Hall", "given" : "Richard J.", "non-dropping-particle" : "", "parse-names" : false, "suffix" : "" }, { "dropping-particle" : "", "family" : "Hanna", "given" : "Edward", "non-dropping-particle" : "", "parse-names" : false, "suffix" : "" }, { "dropping-particle" : "", "family" : "Kim", "given" : "Seong-Joong", "non-dropping-particle" : "", "parse-names" : false, "suffix" : "" }, { "dropping-particle" : "", "family" : "Screen", "given" : "James A.", "non-dropping-particle" : "", "parse-names" : false, "suffix" : "" }, { "dropping-particle" : "", "family" : "Shepherd", "given" : "Theodore G.", "non-dropping-particle" : "", "parse-names" : false, "suffix" : "" }, { "dropping-particle" : "", "family" : "Vihma", "given" : "Timo", "non-dropping-particle" : "", "parse-names" : false, "suffix" : "" } ], "container-title" : "Nature Climate Change", "id" : "ITEM-1", "issue" : "11", "issued" : { "date-parts" : [ [ "2016" ] ] }, "page" : "992-999", "publisher" : "Nature Publishing Group", "title" : "Nonlinear response of mid-latitude weather to the changing Arctic", "translator" : [ { "dropping-particle" : "", "family" : "Q5370", "given" : "", "non-dropping-particle" : "", "parse-names" : false, "suffix" : "" } ], "type" : "article-journal", "volume" : "6" }, "uris" : [ "http://www.mendeley.com/documents/?uuid=4f25b255-4138-4645-b416-1f50a05d6f85" ] } ], "mendeley" : { "formattedCitation" : "(Overland et al., 2016)", "plainTextFormattedCitation" : "(Overland et al., 2016)", "previouslyFormattedCitation" : "(Overland et al., 2016)" }, "properties" : { "noteIndex" : 0 }, "schema" : "https://github.com/citation-style-language/schema/raw/master/csl-citation.json" }</w:instrText>
      </w:r>
      <w:r w:rsidRPr="00D85493">
        <w:rPr>
          <w:lang w:val="en-GB"/>
        </w:rPr>
        <w:fldChar w:fldCharType="separate"/>
      </w:r>
      <w:r w:rsidR="00E41CA2">
        <w:rPr>
          <w:noProof/>
          <w:lang w:val="en-GB"/>
        </w:rPr>
        <w:t>(Overland et al., 2016)</w:t>
      </w:r>
      <w:r w:rsidRPr="00D85493">
        <w:rPr>
          <w:lang w:val="en-GB"/>
        </w:rPr>
        <w:fldChar w:fldCharType="end"/>
      </w:r>
      <w:r w:rsidRPr="007D6B42">
        <w:rPr>
          <w:lang w:val="en-GB"/>
        </w:rPr>
        <w:t xml:space="preserve">. </w:t>
      </w:r>
      <w:r w:rsidRPr="007D6B42">
        <w:rPr>
          <w:rFonts w:cs="Times New Roman"/>
          <w:lang w:val="en-GB"/>
        </w:rPr>
        <w:t xml:space="preserve">In agreement with Box 3.2 of SROCC, there is hence </w:t>
      </w:r>
      <w:r w:rsidRPr="007D6B42">
        <w:rPr>
          <w:rFonts w:cs="Times New Roman"/>
          <w:i/>
          <w:color w:val="1C1D1E"/>
          <w:lang w:val="en-GB"/>
        </w:rPr>
        <w:t>low to medium confidence</w:t>
      </w:r>
      <w:r w:rsidRPr="007D6B42">
        <w:rPr>
          <w:rFonts w:cs="Times New Roman"/>
          <w:color w:val="1C1D1E"/>
          <w:lang w:val="en-GB"/>
        </w:rPr>
        <w:t xml:space="preserve"> in the exact role and quantitative effect of historical Arctic warming and sea-ice loss on mid-latitude atmospheric variability.</w:t>
      </w:r>
    </w:p>
    <w:p w14:paraId="205F27B8" w14:textId="77777777" w:rsidR="00474C69" w:rsidRPr="007D6B42" w:rsidRDefault="00474C69" w:rsidP="00474C69">
      <w:pPr>
        <w:pStyle w:val="AR6BodyText"/>
        <w:shd w:val="clear" w:color="auto" w:fill="DEEAF6" w:themeFill="accent1" w:themeFillTint="33"/>
        <w:rPr>
          <w:rFonts w:cs="Times New Roman"/>
          <w:lang w:val="en-GB"/>
        </w:rPr>
      </w:pPr>
    </w:p>
    <w:p w14:paraId="7D8378CF" w14:textId="4970FFA1"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Regarding future climate, it is important to note that mid-latitude variability is also affected by many drivers other than the Arctic changes and that those drivers as well as the linkages to mid-latitude variability might change in a warmer world. The AMV, PDV, ENSO (see Annex IV), upper tropospheric tropical heating, polar stratospheric vortex, and land-surface processes associated with soil moisture </w:t>
      </w:r>
      <w:r w:rsidRPr="007D6B42">
        <w:rPr>
          <w:rFonts w:cs="Times New Roman"/>
          <w:lang w:val="en-GB"/>
        </w:rPr>
        <w:fldChar w:fldCharType="begin" w:fldLock="1"/>
      </w:r>
      <w:r w:rsidR="000465A7">
        <w:rPr>
          <w:rFonts w:cs="Times New Roman"/>
          <w:lang w:val="en-GB"/>
        </w:rPr>
        <w:instrText>ADDIN CSL_CITATION { "citationItems" : [ { "id" : "ITEM-1", "itemData" : { "DOI" : "10.1002/2016GL068036", "ISSN" : "00948276",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"ITEM-1", "issue" : "6", "issued" : { "date-parts" : [ [ "2016", "3", "28" ] ] }, "page" : "2819-2826", "title" : "Role of soil moisture versus recent climate change for the 2010 heat wave in western Russia", "translator" : [ { "dropping-particle" : "", "family" : "Q4735", "given" : "", "non-dropping-particle" : "", "parse-names" : false, "suffix" : "" } ], "type" : "article-journal", "volume" : "43" }, "uris" : [ "http://www.mendeley.com/documents/?uuid=20c6ca50-a50a-40cc-bdcd-7624070084d9" ] }, { "id" : "ITEM-2", "itemData" : { "DOI" : "10.1038/ngeo2141", "abstract" : "The recent European mega-heatwaves of 2003 and 2010 broke temperature records across Europe1,2,3,4,5. Although events of this magnitude were unprecedented from a historical perspective, they are expected to become common by the end of the century6,7. However, our understanding of extreme heatwave events is limited and their representation in climate models remains imperfect8. Here we investigate the physical processes underlying recent mega-heatwaves using satellite and balloon measurements of land and atmospheric conditions from the summers of 2003 in France and 2010 in Russia, in combination with a soil\u2013water\u2013atmosphere model. We find that, in both events, persistent atmospheric pressure patterns induced land\u2013atmosphere feedbacks that led to extreme temperatures. During daytime, heat was supplied by large-scale horizontal advection, warming of an increasingly desiccated land surface and enhanced entrainment of warm air into the atmospheric boundary layer. Overnight, the heat generated during the day was preserved in an anomalous kilometres-deep atmospheric layer located several hundred metres above the surface, available to re-enter the atmospheric boundary layer during the next diurnal cycle. This resulted in a progressive accumulation of heat over several days, which enhanced soil desiccation and led to further escalation in air temperatures. Our findings suggest that the extreme temperatures in mega-heatwaves can be explained by the combined multi-day memory of the land surface and the atmospheric boundary layer.", "author" : [ { "dropping-particle" : "", "family" : "Miralles", "given" : "Diego G", "non-dropping-particle" : "", "parse-names" : false, "suffix" : "" }, { "dropping-particle" : "", "family" : "Teuling", "given" : "Adriaan J", "non-dropping-particle" : "", "parse-names" : false, "suffix" : "" }, { "dropping-particle" : "", "family" : "Heerwaarden", "given" : "Chiel C", "non-dropping-particle" : "van", "parse-names" : false, "suffix" : "" }, { "dropping-particle" : "", "family" : "Vil\u00e0-Guerau de Arellano", "given" : "Jordi", "non-dropping-particle" : "", "parse-names" : false, "suffix" : "" } ], "container-title" : "Nature Geoscience", "id" : "ITEM-2", "issued" : { "date-parts" : [ [ "2014", "4", "20" ] ] }, "page" : "345", "publisher" : "Nature Publishing Group", "title" : "Mega-heatwave temperatures due to combined soil desiccation and atmospheric heat accumulation", "translator" : [ { "dropping-particle" : "", "family" : "Q4028", "given" : "", "non-dropping-particle" : "", "parse-names" : false, "suffix" : "" } ], "type" : "article-journal", "volume" : "7" }, "uris" : [ "http://www.mendeley.com/documents/?uuid=8a5904fb-2943-48f1-99db-0c46058e67aa" ] } ], "mendeley" : { "formattedCitation" : "(Miralles et al., 2014; Hauser et al., 2016)", "plainTextFormattedCitation" : "(Miralles et al., 2014; Hauser et al., 2016)", "previouslyFormattedCitation" : "(Miralles et al., 2014; Hauser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(Miralles et al., 2014; Hauser et al., 2016)</w:t>
      </w:r>
      <w:r w:rsidRPr="007D6B42">
        <w:rPr>
          <w:rFonts w:cs="Times New Roman"/>
          <w:lang w:val="en-GB"/>
        </w:rPr>
        <w:fldChar w:fldCharType="end"/>
      </w:r>
      <w:r w:rsidRPr="007D6B42">
        <w:rPr>
          <w:rFonts w:cs="Times New Roman"/>
          <w:lang w:val="en-GB"/>
        </w:rPr>
        <w:t xml:space="preserve"> are a few examples</w:t>
      </w:r>
      <w:r w:rsidRPr="007D6B42">
        <w:rPr>
          <w:rFonts w:cs="Times New Roman"/>
          <w:lang w:val="en-GB" w:eastAsia="en-GB"/>
        </w:rPr>
        <w:t xml:space="preserve">. A considerable body of literature has shown that changes to the NAO/AO on seasonal and climate change time scales can be driven by variations in the wavelength and amplitude of Rossby waves, mainly of tropical origin </w:t>
      </w:r>
      <w:r w:rsidRPr="007D6B42">
        <w:rPr>
          <w:rFonts w:cs="Times New Roman"/>
          <w:lang w:val="en-GB" w:eastAsia="en-GB"/>
        </w:rPr>
        <w:fldChar w:fldCharType="begin" w:fldLock="1"/>
      </w:r>
      <w:r w:rsidR="000465A7">
        <w:rPr>
          <w:rFonts w:cs="Times New Roman"/>
          <w:lang w:val="en-GB" w:eastAsia="en-GB"/>
        </w:rPr>
        <w:instrText>ADDIN CSL_CITATION { "citationItems" : [ { "id" : "ITEM-1", "itemData" : { "DOI" : "10.1002/grl.50643", "ISSN" : "00948276", "abstract" : "A crucial challenge in climate studies is to determine how warming trends due to anthropogenic forcing may affect the natural modes of atmospheric variability. In the northern extratropics, the leading pattern of atmospheric dynamics is known as the Northern Annular Mode (NAM), often computed as the first empirical orthogonal function of sea level pressure (SLP) or geopotential height at 500 mbar (Z500). Here we compare wintertime NAM changes estimated from previous (third phase of the Coupled Model Intercomparison Project (CMIP3)) versus ongoing (fifth phase (CMIP5)) generations of multimodel projections for the 21st century, under similar emission scenarios (A2 scenario versus 8.5 W.m\u22122Representative Concentration Pathway). CMIP3 projections exhibited a positive NAM trend, albeit this response differed between SLP and Z500, whereas CMIP5 projections rather reveal a negative trend, especially for Z500. We show that the CMIP3/CMIP5 discrepancies are mostly explained in early winter by the local consequence of faster Arctic sea ice loss in CMIP5 and in late winter by the remote influence through teleconnection of stronger warming in the western tropical Pacific. The attribution of CMIP3/CMIP5 discrepancies to the differences in emission scenarios is assessed by investigating NAM responses in common 1% CO2idealized experiments.", "author" : [ { "dropping-particle" : "", "family" : "Cattiaux", "given" : "J.", "non-dropping-particle" : "", "parse-names" : false, "suffix" : "" }, { "dropping-particle" : "", "family" : "Cassou", "given" : "C.", "non-dropping-particle" : "", "parse-names" : false, "suffix" : "" } ], "container-title" : "Geophysical Research Letters", "id" : "ITEM-1", "issue" : "14", "issued" : { "date-parts" : [ [ "2013", "7", "28" ] ] }, "page" : "3682-3687", "title" : "Opposite CMIP3/CMIP5 trends in the wintertime Northern Annular Mode explained by combined local sea ice and remote tropical influences", "translator" : [ { "dropping-particle" : "", "family" : "Q6106", "given" : "", "non-dropping-particle" : "", "parse-names" : false, "suffix" : "" } ], "type" : "article-journal", "volume" : "40" }, "uris" : [ "http://www.mendeley.com/documents/?uuid=3e0d1dbe-ef5a-42ed-9286-42ec5e3f9bf2" ] }, { "id" : "ITEM-2", "itemData" : { "DOI" : "10.1038/nature13260", "ISSN" : "0028-0836", "abstract" : "Rapid Arctic warming and sea-ice reduction in the Arctic Ocean are widely attributed to anthropogenic climate change1,2,3. The Arctic warming exceeds the global average warming because of feedbacks that include sea-ice reduction4,5 and other dynamical and radiative feedbacks6,7,8,9,10,11,12,13. We find that the most prominent annual mean surface and tropospheric warming in the Arctic since 1979 has occurred in northeastern Canada and Greenland. In this region, much of the year-to-year temperature variability is associated with the leading mode of large-scale circulation variability in the North Atlantic, namely, the North Atlantic Oscillation14,15. Here we show that the recent warming in this region is strongly associated with a negative trend in the North Atlantic Oscillation, which is a response to anomalous Rossby wave-train activity originating in the tropical Pacific. Atmospheric model experiments forced by prescribed tropical sea surface temperatures simulate the observed circulation changes and associated tropospheric and surface warming over northeastern Canada and Greenland. Experiments from the Coupled Model Intercomparison Project Phase 5 (ref. 16) models with prescribed anthropogenic forcing show no similar circulation changes related to the North Atlantic Oscillation or associated tropospheric warming. This suggests that a substantial portion of recent warming in the northeastern Canada and Greenland sector of the Arctic arises from unforced natural variability.", "author" : [ { "dropping-particle" : "", "family" : "Ding", "given" : "Qinghua",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"Steig", "given" : "Eric J.", "non-dropping-particle" : "", "parse-names" : false, "suffix" : "" }, { "dropping-particle" : "", "family" : "Gallant", "given" : "Ailie J. E.", "non-dropping-particle" : "", "parse-names" : false, "suffix" : "" }, { "dropping-particle" : "", "family" : "Kim", "given" : "Hyung-Jin", "non-dropping-particle" : "", "parse-names" : false, "suffix" : "" }, { "dropping-particle" : "", "family" : "Geng", "given" : "Lei", "non-dropping-particle" : "", "parse-names" : false, "suffix" : "" } ], "container-title" : "Nature", "id" : "ITEM-2", "issue" : "7499", "issued" : { "date-parts" : [ [ "2014", "5", "7" ] ] }, "page" : "209-212", "title" : "Tropical forcing of the recent rapid Arctic warming in northeastern Canada and Greenland", "translator" : [ { "dropping-particle" : "", "family" : "Q6105", "given" : "", "non-dropping-particle" : "", "parse-names" : false, "suffix" : "" } ], "type" : "article-journal", "volume" : "509" }, "uris" : [ "http://www.mendeley.com/documents/?uuid=f708e47d-f87c-4ecd-91c1-2bf8700cd0cf" ] }, { "id" : "ITEM-3", "itemData" : { "DOI" : "10.1175/2010JCLI3735.1", "ISSN" : "0894-8755", "abstract" : "Recent observational and modeling studies have demonstrated a link between eastern tropical Pacific Ocean (TPO) warming associated with the El Ni\u00f1o\u2013Southern Oscillation (ENSO) and the negative phase of the wintertime northern annular mode (NAM). The TPO\u2013NAM link involves a Rossby wave teleconnection from the tropics to the extratropics, and an increase in polar stratospheric wave driving that in turn induces a negative NAM anomaly in the stratosphere and troposphere. Previous work further suggests that tropical Indian Ocean (TIO) warming is associated with a positive NAM anomaly, which is of opposite sign to the TPO case. The TIO case is, however, difficult to interpret because the TPO and TIO warmings are not independent. To better understand the dynamics of tropical influences on the NAM, the current study investigates the NAM response to imposed TPO and TIO warmings in a general circulation model. The NAM responses to the two warmings have opposite sign and can be of surprisingly similar amplitude even though the TIO forcing is relatively weak. It is shown that the sign and strength of the NAM response is often simply related to the phasing, and hence the linear interference, between the Rossby wave response and the climatological stationary wave. The TPO (TIO) wave response reinforces (attenuates) the climatological wave and therefore weakens (strengthens) the stratospheric jet and leads to a negative (positive) NAM response. In additional simulations, it is shown that decreasing the strength of the climatological stationary wave reduces the importance of linear interference and increases the importance of nonlinearity. This work demonstrates that the simulated extratropical annular mode response to climate forcings can depend sensitively on the amplitude and phase of the climatological stationary wave and the wave response.", "author" : [ { "dropping-particle" : "", "family" : "Fletcher", "given" : "Christopher G.", "non-dropping-particle" : "", "parse-names" : false, "suffix" : "" }, { "dropping-particle" : "", "family" : "Kushner", "given" : "Paul J.", "non-dropping-particle" : "", "parse-names" : false, "suffix" : "" } ], "container-title" : "Journal of Climate", "id" : "ITEM-3", "issue" : "3", "issued" : { "date-parts" : [ [ "2011", "2" ] ] }, "page" : "778-794", "title" : "The Role of Linear Interference in the Annular Mode Response to Tropical SST Forcing", "translator" : [ { "dropping-particle" : "", "family" : "Q6107", "given" : "", "non-dropping-particle" : "", "parse-names" : false, "suffix" : "" } ], "type" : "article-journal", "volume" : "24" }, "uris" : [ "http://www.mendeley.com/documents/?uuid=04aaa0b5-a79d-4d70-94a4-628278498c22" ] }, { "id" : "ITEM-4", "itemData" : { "DOI" : "10.1175/JCLI-D-15-0267.1", "ISSN" : "0894-8755", "abstract" : "The interference between transient eddies and climatological stationary eddies in the Northern Hemisphere is investigated. The amplitude and sign of the interference is represented by the stationary wave index (SWI), which is calculated by projecting the daily 300-hPa streamfunction anomaly field onto the 300-hPa climatological stationary wave. ERA-Interim data for the years 1979 to 2013 are used. The amplitude of the interference peaks during boreal winter. The evolution of outgoing longwave radiation, Arctic temperature, 300-hPa streamfunction, 10-hPa zonal wind, Arctic sea ice concentration, and the Arctic Oscillation (AO) index are examined for days of large SWI values during the winter.", "author" : [ { "dropping-particle" : "", "family" : "Goss", "given" : "Michael", "non-dropping-particle" : "", "parse-names" : false, "suffix" : "" }, { "dropping-particle" : "", "family" : "Feldstein", "given" : "Steven B.", "non-dropping-particle" : "", "parse-names" : false, "suffix" : "" }, { "dropping-particle" : "", "family" : "Lee", "given" : "Sukyoung", "non-dropping-particle" : "", "parse-names" : false, "suffix" : "" } ], "container-title" : "Journal of Climate", "id" : "ITEM-4", "issue" : "4", "issued" : { "date-parts" : [ [ "2016", "2" ] ] }, "page" : "1369-1389", "title" : "Stationary Wave Interference and Its Relation to Tropical Convection and Arctic Warming", "translator" : [ { "dropping-particle" : "", "family" : "Q6108", "given" : "", "non-dropping-particle" : "", "parse-names" : false, "suffix" : "" } ], "type" : "article-journal", "volume" : "29" }, "uris" : [ "http://www.mendeley.com/documents/?uuid=b6fcf2e4-40e4-4339-b1e8-33e5307aa35f" ] } ], "mendeley" : { "formattedCitation" : "(Fletcher and Kushner, 2011; Cattiaux and Cassou, 2013; Ding et al., 2014; Goss et al., 2016)", "plainTextFormattedCitation" : "(Fletcher and Kushner, 2011; Cattiaux and Cassou, 2013; Ding et al., 2014; Goss et al., 2016)", "previouslyFormattedCitation" : "(Fletcher and Kushner, 2011; Cattiaux and Cassou, 2013; Ding et al., 2014; Goss et al., 2016)" }, "properties" : { "noteIndex" : 0 }, "schema" : "https://github.com/citation-style-language/schema/raw/master/csl-citation.json" }</w:instrText>
      </w:r>
      <w:r w:rsidRPr="007D6B42">
        <w:rPr>
          <w:rFonts w:cs="Times New Roman"/>
          <w:lang w:val="en-GB" w:eastAsia="en-GB"/>
        </w:rPr>
        <w:fldChar w:fldCharType="separate"/>
      </w:r>
      <w:r w:rsidR="00E41CA2">
        <w:rPr>
          <w:rFonts w:cs="Times New Roman"/>
          <w:noProof/>
          <w:lang w:val="en-GB" w:eastAsia="en-GB"/>
        </w:rPr>
        <w:t>(Fletcher and Kushner, 2011; Cattiaux and Cassou, 2013; Ding et al., 2014; Goss et al., 2016)</w:t>
      </w:r>
      <w:r w:rsidRPr="007D6B42">
        <w:rPr>
          <w:rFonts w:cs="Times New Roman"/>
          <w:lang w:val="en-GB" w:eastAsia="en-GB"/>
        </w:rPr>
        <w:fldChar w:fldCharType="end"/>
      </w:r>
      <w:r w:rsidRPr="007D6B42">
        <w:rPr>
          <w:rFonts w:cs="Times New Roman"/>
          <w:lang w:val="en-GB" w:eastAsia="en-GB"/>
        </w:rPr>
        <w:t>.</w:t>
      </w:r>
      <w:r w:rsidRPr="007D6B42">
        <w:rPr>
          <w:rFonts w:cs="Times New Roman"/>
          <w:lang w:val="en-GB"/>
        </w:rPr>
        <w:t xml:space="preserve"> The influence of future Arctic warming on mid-latitude circulation is difficult to disentangle from the effect of such a plethora of drivers </w:t>
      </w:r>
      <w:commentRangeStart w:id="266"/>
      <w:r w:rsidRPr="007D6B42">
        <w:rPr>
          <w:rFonts w:cs="Times New Roman"/>
          <w:lang w:val="en-GB"/>
        </w:rPr>
        <w:fldChar w:fldCharType="begin" w:fldLock="1"/>
      </w:r>
      <w:ins w:id="267" w:author="Robin Matthews" w:date="2021-07-11T15:55:00Z">
        <w:r w:rsidR="00C63511">
          <w:rPr>
            <w:rFonts w:cs="Times New Roman"/>
            <w:lang w:val="en-GB"/>
          </w:rPr>
          <w:instrText>ADDIN CSL_CITATION { "citationItems" : [ { "id" : "ITEM-1", "itemData" : { "DOI" : "10.1175/JCLI-D-16-0257.1", "ISSN" : "0894-8755", "abstract" : "In this study, coupled ocean\u2013atmosphere\u2013land\u2013sea ice Earth system model (ESM) simulations driven separately by sea ice albedo reduction and by projected greenhouse-dominated radiative forcing are combined to cleanly isolate the sea ice loss response of the atmospheric circulation. A pattern scaling approach is proposed in which the local multidecadal mean atmospheric response is assumed to be separately proportional to the total sea ice loss and to the total low-latitude ocean surface warming. The proposed approach estimates the response to Arctic sea ice loss with low-latitude ocean temperatures fixed and vice versa. The sea ice response includes a high northern latitude easterly zonal wind response, an equatorward shift of the eddy-driven jet, a weakening of the stratospheric polar vortex, an anticyclonic sea level pressure anomaly over coastal Eurasia, a cyclonic sea level pressure anomaly over the North Pacific, and increased wintertime precipitation over the west coast of North America. Many of these responses are opposed by the response to low-latitude surface warming with sea ice fixed. However, both sea ice loss and low-latitude surface warming act in concert to reduce subseasonal temperature variability throughout the middle and high latitudes. The responses are similar in two related versions of the National Center for Atmospheric Research Earth system models, apart from the stratospheric polar vortex response. Evidence is presented that internal variability can easily contaminate the estimates if not enough independent climate states are used to construct them.", "author" : [ { "dropping-particle" : "", "family" : "Blackport", "given" : "Russell", "non-dropping-particle" : "", "parse-names" : false, "suffix" : "" }, { "dropping-particle" : "", "family" : "Kushner", "given" : "Paul J.", "non-dropping-particle" : "", "parse-names" : false, "suffix" : "" } ], "container-title" : "Journal of Climate", "id" : "ITEM-1", "issue" : "6", "issued" : { "date-parts" : [ [ "2017", "3" ] ] }, "page" : "2163-2185", "title" : "Isolating the Atmospheric Circulation Response to Arctic Sea Ice Loss in the Coupled Climate System", "translator" : [ { "dropping-particle" : "", "family" : "Q5161", "given" : "", "non-dropping-particle" : "", "parse-names" : false, "suffix" : "" } ], "type" : "article-journal", "volume" : "30" }, "uris" : [ "http://www.mendeley.com/documents/?uuid=b2779c93-efc5-4404-8027-b48ff806f755" ] }, { "id" : "ITEM-2", "itemData" : { "DOI" : "10.1002/2017GL076210", "ISSN" : "0094-8276", "abstract" : "The Arctic sea ice cover has been rapidly declining in the last two decades, concurrent with a shift in the Atlantic Multidecadal Oscillation (AMO) to its warm phase around 1996/1997. Here we use both observations and model simulations to investigate the modulation of the atmospheric impacts of the decreased sea ice cover in the Atlantic sector of the Arctic (AASIC) by the AMO. We find that the AASIC loss during a cold AMO phase induces increased Ural blocking activity, a southeastward\u2010extended snowpack, and a cold continent anomaly over Eurasia in December through northerly cold air advection and moisture transport from the Arctic. The increased Ural blocking activity and more extended Eurasian snowpack strengthen the upward propagation of planetary waves over the Siberian\u2010Pacific sector in the lower stratosphere and hence lead to a weakened stratospheric polar vortex and a negative Arctic Oscillation (AO) phase at the surface in February. However, corresponding to the AASIC loss during a warm AMO phase, one finds more widespread warming over the Arctic and a reduced snowpack over Northern Eurasia in December. The stratosphere\u2010troposphere coupling is suppressed in early winter and no negative AO anomaly is found in February. We suggest that the cold AMO phase is important to regulate the atmospheric response to AASIC decline, and our study provides insight to the ongoing debate on the connection between the Arctic sea ice and the AO.", "author" : [ { "dropping-particle" : "", "family" : "Li", "given" : "Fei", "non-dropping-particle" : "", "parse-names" : false, "suffix" : "" }, { "dropping-particle" : "", "family" : "Orsolini", "given" : "Yvan J.", "non-dropping-particle" : "", "parse-names" : false, "suffix" : "" }, { "dropping-particle" : "", "family" : "Wang", "given" : "Huijun", "non-dropping-particle" : "", "parse-names" : false, "suffix" : "" }, { "dropping-particle" : "", "family" : "Gao", "given" : "Yongqi", "non-dropping-particle" : "", "parse-names" : false, "suffix" : "" }, { "dropping-particle" : "", "family" : "He", "given" : "Shengping", "non-dropping-particle" : "", "parse-names" : false, "suffix" : "" } ], "container-title" : "Geophysical Research Letters", "id" : "ITEM-2", "issue" : "5", "issued" : { "date-parts" : [ [ "2018", "3", "16" ] ] }, "page" : "2497-2506", "title" : "Atlantic Multidecadal Oscillation Modulates the Impacts of Arctic Sea Ice Decline", "translator" : [ { "dropping-particle" : "", "family" : "Q5154", "given" : "", "non-dropping-particle" : "", "parse-names" : false, "suffix" : "" } ], "type" : "article-journal", "volume" : "45" }, "uris" : [ "http://www.mendeley.com/documents/?uuid=607dfdfd-fa88-4283-91af-2cd9eeed4aea" ] } ], "mendeley" : { "formattedCitation" : "(Blackport and Kushner, 2017; Li et al., 2018a)", "manualFormatting" : "(Blackport and Kushner, 2017; F. Li et al., 2018)", "plainTextFormattedCitation" : "(Blackport and Kushner, 2017; Li et al., 2018a)", "previouslyFormattedCitation" : "(Blackport and Kushner, 2017; Li et al., 2018a)" }, "properties" : { "noteIndex" : 0 }, "schema" : "https://github.com/citation-style-language/schema/raw/master/csl-citation.json" }</w:instrText>
        </w:r>
      </w:ins>
      <w:del w:id="268" w:author="Robin Matthews" w:date="2021-07-11T15:55:00Z">
        <w:r w:rsidR="000465A7" w:rsidDel="00C63511">
          <w:rPr>
            <w:rFonts w:cs="Times New Roman"/>
            <w:lang w:val="en-GB"/>
          </w:rPr>
          <w:delInstrText>ADDIN CSL_CITATION { "citationItems" : [ { "id" : "ITEM-1", "itemData" : { "DOI" : "10.1175/JCLI-D-16-0257.1", "ISSN" : "0894-8755", "abstract" : "In this study, coupled ocean\u2013atmosphere\u2013land\u2013sea ice Earth system model (ESM) simulations driven separately by sea ice albedo reduction and by projected greenhouse-dominated radiative forcing are combined to cleanly isolate the sea ice loss response of the atmospheric circulation. A pattern scaling approach is proposed in which the local multidecadal mean atmospheric response is assumed to be separately proportional to the total sea ice loss and to the total low-latitude ocean surface warming. The proposed approach estimates the response to Arctic sea ice loss with low-latitude ocean temperatures fixed and vice versa. The sea ice response includes a high northern latitude easterly zonal wind response, an equatorward shift of the eddy-driven jet, a weakening of the stratospheric polar vortex, an anticyclonic sea level pressure anomaly over coastal Eurasia, a cyclonic sea level pressure anomaly over the North Pacific, and increased wintertime precipitation over the west coast of North America. Many of these responses are opposed by the response to low-latitude surface warming with sea ice fixed. However, both sea ice loss and low-latitude surface warming act in concert to reduce subseasonal temperature variability throughout the middle and high latitudes. The responses are similar in two related versions of the National Center for Atmospheric Research Earth system models, apart from the stratospheric polar vortex response. Evidence is presented that internal variability can easily contaminate the estimates if not enough independent climate states are used to construct them.", "author" : [ { "dropping-particle" : "", "family" : "Blackport", "given" : "Russell", "non-dropping-particle" : "", "parse-names" : false, "suffix" : "" }, { "dropping-particle" : "", "family" : "Kushner", "given" : "Paul J.", "non-dropping-particle" : "", "parse-names" : false, "suffix" : "" } ], "container-title" : "Journal of Climate", "id" : "ITEM-1", "issue" : "6", "issued" : { "date-parts" : [ [ "2017", "3" ] ] }, "page" : "2163-2185", "title" : "Isolating the Atmospheric Circulation Response to Arctic Sea Ice Loss in the Coupled Climate System", "translator" : [ { "dropping-particle" : "", "family" : "Q5161", "given" : "", "non-dropping-particle" : "", "parse-names" : false, "suffix" : "" } ], "type" : "article-journal", "volume" : "30" }, "uris" : [ "http://www.mendeley.com/documents/?uuid=b2779c93-efc5-4404-8027-b48ff806f755" ] }, { "id" : "ITEM-2", "itemData" : { "DOI" : "10.1002/2017GL076210", "ISSN" : "0094-8276", "abstract" : "The Arctic sea ice cover has been rapidly declining in the last two decades, concurrent with a shift in the Atlantic Multidecadal Oscillation (AMO) to its warm phase around 1996/1997. Here we use both observations and model simulations to investigate the modulation of the atmospheric impacts of the decreased sea ice cover in the Atlantic sector of the Arctic (AASIC) by the AMO. We find that the AASIC loss during a cold AMO phase induces increased Ural blocking activity, a southeastward\u2010extended snowpack, and a cold continent anomaly over Eurasia in December through northerly cold air advection and moisture transport from the Arctic. The increased Ural blocking activity and more extended Eurasian snowpack strengthen the upward propagation of planetary waves over the Siberian\u2010Pacific sector in the lower stratosphere and hence lead to a weakened stratospheric polar vortex and a negative Arctic Oscillation (AO) phase at the surface in February. However, corresponding to the AASIC loss during a warm AMO phase, one finds more widespread warming over the Arctic and a reduced snowpack over Northern Eurasia in December. The stratosphere\u2010troposphere coupling is suppressed in early winter and no negative AO anomaly is found in February. We suggest that the cold AMO phase is important to regulate the atmospheric response to AASIC decline, and our study provides insight to the ongoing debate on the connection between the Arctic sea ice and the AO.", "author" : [ { "dropping-particle" : "", "family" : "Li", "given" : "Fei", "non-dropping-particle" : "", "parse-names" : false, "suffix" : "" }, { "dropping-particle" : "", "family" : "Orsolini", "given" : "Yvan J.", "non-dropping-particle" : "", "parse-names" : false, "suffix" : "" }, { "dropping-particle" : "", "family" : "Wang", "given" : "Huijun", "non-dropping-particle" : "", "parse-names" : false, "suffix" : "" }, { "dropping-particle" : "", "family" : "Gao", "given" : "Yongqi", "non-dropping-particle" : "", "parse-names" : false, "suffix" : "" }, { "dropping-particle" : "", "family" : "He", "given" : "Shengping", "non-dropping-particle" : "", "parse-names" : false, "suffix" : "" } ], "container-title" : "Geophysical Research Letters", "id" : "ITEM-2", "issue" : "5", "issued" : { "date-parts" : [ [ "2018", "3", "16" ] ] }, "page" : "2497-2506", "title" : "Atlantic Multidecadal Oscillation Modulates the Impacts of Arctic Sea Ice Decline", "translator" : [ { "dropping-particle" : "", "family" : "Q5154", "given" : "", "non-dropping-particle" : "", "parse-names" : false, "suffix" : "" } ], "type" : "article-journal", "volume" : "45" }, "uris" : [ "http://www.mendeley.com/documents/?uuid=607dfdfd-fa88-4283-91af-2cd9eeed4aea" ] } ], "mendeley" : { "formattedCitation" : "(Blackport and Kushner, 2017; Li et al., 2018a)", "plainTextFormattedCitation" : "(Blackport and Kushner, 2017; Li et al., 2018a)", "previouslyFormattedCitation" : "(Blackport and Kushner, 2017; Li et al., 2018a)"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 xml:space="preserve">(Blackport and Kushner, 2017; </w:t>
      </w:r>
      <w:ins w:id="269" w:author="Robin Matthews" w:date="2021-07-11T15:55:00Z">
        <w:r w:rsidR="00C63511">
          <w:rPr>
            <w:rFonts w:cs="Times New Roman"/>
            <w:noProof/>
            <w:lang w:val="en-GB"/>
          </w:rPr>
          <w:t xml:space="preserve">F. </w:t>
        </w:r>
      </w:ins>
      <w:r w:rsidR="00E41CA2">
        <w:rPr>
          <w:rFonts w:cs="Times New Roman"/>
          <w:noProof/>
          <w:lang w:val="en-GB"/>
        </w:rPr>
        <w:t>Li et al., 2018</w:t>
      </w:r>
      <w:del w:id="270" w:author="Robin Matthews" w:date="2021-07-11T15:55:00Z">
        <w:r w:rsidR="00E41CA2" w:rsidDel="00C63511">
          <w:rPr>
            <w:rFonts w:cs="Times New Roman"/>
            <w:noProof/>
            <w:lang w:val="en-GB"/>
          </w:rPr>
          <w:delText>a</w:delText>
        </w:r>
      </w:del>
      <w:r w:rsidR="00E41CA2">
        <w:rPr>
          <w:rFonts w:cs="Times New Roman"/>
          <w:noProof/>
          <w:lang w:val="en-GB"/>
        </w:rPr>
        <w:t>)</w:t>
      </w:r>
      <w:r w:rsidRPr="007D6B42">
        <w:rPr>
          <w:rFonts w:cs="Times New Roman"/>
          <w:lang w:val="en-GB"/>
        </w:rPr>
        <w:fldChar w:fldCharType="end"/>
      </w:r>
      <w:commentRangeEnd w:id="266"/>
      <w:r w:rsidR="00E41CA2">
        <w:rPr>
          <w:rStyle w:val="CommentReference"/>
          <w:rFonts w:asciiTheme="minorHAnsi" w:eastAsiaTheme="minorHAnsi" w:hAnsiTheme="minorHAnsi"/>
          <w:lang w:eastAsia="en-US"/>
        </w:rPr>
        <w:commentReference w:id="266"/>
      </w:r>
      <w:r w:rsidRPr="007D6B42">
        <w:rPr>
          <w:rFonts w:cs="Times New Roman"/>
          <w:lang w:val="en-GB"/>
        </w:rPr>
        <w:t xml:space="preserve">. One of the consequences of climate change is a poleward shift of the jet induced by the tropical warming </w:t>
      </w:r>
      <w:r w:rsidRPr="007D6B42">
        <w:rPr>
          <w:rFonts w:cs="Times New Roman"/>
          <w:lang w:val="en-GB"/>
        </w:rPr>
        <w:fldChar w:fldCharType="begin" w:fldLock="1"/>
      </w:r>
      <w:r w:rsidR="000465A7">
        <w:rPr>
          <w:rFonts w:cs="Times New Roman"/>
          <w:lang w:val="en-GB"/>
        </w:rPr>
        <w:instrText>ADDIN CSL_CITATION { "citationItems" : [ { "id" : "ITEM-1", "itemData" : { "DOI" : "10.1175/JCLI-D-12-00536.1",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annual-mean changes in the latitude and speed of the jets, but also explores how the variability of each jet changes with increased greenhouse gases. All jets are found to migrate poleward with climate change: the Southern Hemisphere jet shifts poleward by 2\u00b0 of latitude between the historical period and the end of the twenty-first century in the representative concentration pathway 8.5 (RCP8.5) scenario, whereas both Northern Hemisphere jets shift by only 1\u00b0. In addition, the speed of the Southern Hemisphere jet is found to increase markedly (by 1.2 m s\u22121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"Q4586", "given" : "", "non-dropping-particle" : "", "parse-names" : false, "suffix" : "" } ], "type" : "article-journal", "volume" : "26" }, "uris" : [ "http://www.mendeley.com/documents/?uuid=d03f877a-79bf-438c-a7cd-4fe613c6d42a" ] } ], "mendeley" : { "formattedCitation" : "(Barnes and Polvani, 2013)", "plainTextFormattedCitation" : "(Barnes and Polvani, 2013)", "previouslyFormattedCitation" : "(Barnes and Polvani, 2013)"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(Barnes and Polvani, 2013)</w:t>
      </w:r>
      <w:r w:rsidRPr="007D6B42">
        <w:rPr>
          <w:rFonts w:cs="Times New Roman"/>
          <w:lang w:val="en-GB"/>
        </w:rPr>
        <w:fldChar w:fldCharType="end"/>
      </w:r>
      <w:r w:rsidRPr="007D6B42">
        <w:rPr>
          <w:rFonts w:cs="Times New Roman"/>
          <w:lang w:val="en-GB"/>
        </w:rPr>
        <w:t xml:space="preserve">, which is less obvious in winter especially over the North Atlantic </w:t>
      </w:r>
      <w:r w:rsidRPr="00D85493">
        <w:rPr>
          <w:rFonts w:cs="Times New Roman"/>
          <w:lang w:val="en-GB"/>
        </w:rPr>
        <w:fldChar w:fldCharType="begin" w:fldLock="1"/>
      </w:r>
      <w:r w:rsidR="000465A7">
        <w:rPr>
          <w:rFonts w:cs="Times New Roman"/>
          <w:lang w:val="en-GB"/>
        </w:rPr>
        <w:instrText>ADDIN CSL_CITATION { "citationItems" : [ { "id" : "ITEM-1", "itemData" : { "DOI" : "10.1088/1748-9326/aacc79", "ISSN" : "1748-9326", "abstract" : "The future response of the atmospheric circulation to increased anthropogenic forcing is uncertain, in particular due to competing influences of the large projected warming at the surface in the Arctic, and at upper-levels in the tropics. In the present study two ensembles of fully-coupled 21st century climate simulations are used to analyze changes in the wintertime eddy-driven jet in the North Atlantic and the relation to the well-defined thermal signatures of climate change. The models project a robust reinforcement of the eddy-driven jet and a decrease in waviness and blockings, that we attribute to a narrowing of the westerly flow in mid-latitudes. Composite analyses suggest that this signal is driven by the opposite influence of Arctic and tropical warming on each flank of the jet. We find that a significant portion of the multi-model spread in the jet metrics can be explained by the ratio between these two signals. The tug-of-war between the two effects influences by how much wintertime cold extremes diminish at the end of the 21st century. Models with dominant tropical warming (i. e. narrower and stronger eddy-driven jet) exhibit less decrease in cold extremes with climate change, due to the maintenance of cooler conditions in the subpolar North Atlantic and subarctic seas compared to models with a predominance of Arctic warming.", "author" : [ { "dropping-particle" : "", "family" : "Peings", "given" : "Yannick", "non-dropping-particle" : "", "parse-names" : false, "suffix" : "" }, { "dropping-particle" : "", "family" : "Cattiaux", "given" : "Julien", "non-dropping-particle" : "", "parse-names" : false, "suffix" : "" }, { "dropping-particle" : "", "family" : "Vavrus", "given" : "Stephen J", "non-dropping-particle" : "", "parse-names" : false, "suffix" : "" }, { "dropping-particle" : "", "family" : "Magnusdottir", "given" : "Gudrun", "non-dropping-particle" : "", "parse-names" : false, "suffix" : "" } ], "container-title" : "Environmental Research Letters", "id" : "ITEM-1", "issue" : "7", "issued" : { "date-parts" : [ [ "2018", "7", "1" ] ] }, "page" : "074016", "title" : "Projected squeezing of the wintertime North-Atlantic jet", "translator" : [ { "dropping-particle" : "", "family" : "Q5921", "given" : "", "non-dropping-particle" : "", "parse-names" : false, "suffix" : "" } ], "type" : "article-journal", "volume" : "13" }, "uris" : [ "http://www.mendeley.com/documents/?uuid=8c3b8391-67b0-4430-8212-b15def34f88b" ] }, { "id" : "ITEM-2", "itemData" : { "DOI" : "10.1029/2019GL086695", "ISSN" : "0094-8276", "abstract" : "The wintertime midlatitude atmospheric circulation is evaluated in CMIP6 models. The biases have been reduced since CMIP5 although the low\u2010level flow is still too zonal. CMIP5 and CMIP6 projections of 850 hPa zonal wind are then analyzed and are consistent under the RCP8.5 and the SSP5\u20138.5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present\u2010day biases in the eddy\u2010driven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"ITEM-2", "issue" : "8", "issued" : { "date-parts" : [ [ "2020", "4", "28" ] ] }, "title" : "Drivers of the Northern Extratropical Eddy-Driven Jet Change in CMIP5 and CMIP6 Models", "translator" : [ { "dropping-particle" : "", "family" : "Q6504", "given" : "", "non-dropping-particle" : "", "parse-names" : false, "suffix" : "" } ], "type" : "article-journal", "volume" : "47" }, "uris" : [ "http://www.mendeley.com/documents/?uuid=1e50a26b-40a4-48e7-8f9e-49c162c82d8d" ] } ], "mendeley" : { "formattedCitation" : "(Peings et al., 2018; Oudar et al., 2020)", "plainTextFormattedCitation" : "(Peings et al., 2018; Oudar et al., 2020)", "previouslyFormattedCitation" : "(Peings et al., 2018; Oudar et al., 2020)" }, "properties" : { "noteIndex" : 0 }, "schema" : "https://github.com/citation-style-language/schema/raw/master/csl-citation.json" }</w:instrText>
      </w:r>
      <w:r w:rsidRPr="00D85493">
        <w:rPr>
          <w:rFonts w:cs="Times New Roman"/>
          <w:lang w:val="en-GB"/>
        </w:rPr>
        <w:fldChar w:fldCharType="separate"/>
      </w:r>
      <w:r w:rsidR="00E41CA2">
        <w:rPr>
          <w:rFonts w:cs="Times New Roman"/>
          <w:noProof/>
          <w:lang w:val="en-GB"/>
        </w:rPr>
        <w:t>(Peings et al., 2018; Oudar et al., 2020)</w:t>
      </w:r>
      <w:r w:rsidRPr="00D85493">
        <w:rPr>
          <w:rFonts w:cs="Times New Roman"/>
          <w:lang w:val="en-GB"/>
        </w:rPr>
        <w:fldChar w:fldCharType="end"/>
      </w:r>
      <w:r w:rsidRPr="00D85493">
        <w:rPr>
          <w:rFonts w:cs="Times New Roman"/>
          <w:lang w:val="en-GB"/>
        </w:rPr>
        <w:t>,</w:t>
      </w:r>
      <w:r w:rsidRPr="007D6B42">
        <w:rPr>
          <w:rFonts w:cs="Times New Roman"/>
          <w:lang w:val="en-GB"/>
        </w:rPr>
        <w:t xml:space="preserve"> and the increase of the meridional temperature gradient in the upper troposphere, which increases storm track activity </w:t>
      </w:r>
      <w:r w:rsidRPr="007D6B42">
        <w:rPr>
          <w:rFonts w:cs="Times New Roman"/>
          <w:lang w:val="en-GB"/>
        </w:rPr>
        <w:fldChar w:fldCharType="begin" w:fldLock="1"/>
      </w:r>
      <w:r w:rsidR="000465A7">
        <w:rPr>
          <w:rFonts w:cs="Times New Roman"/>
          <w:lang w:val="en-GB"/>
        </w:rPr>
        <w:instrText>ADDIN CSL_CITATION { "citationItems" : [ { "id" : "ITEM-1",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"ITEM-1",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"mendeley" : { "formattedCitation" : "(Barnes and Screen, 2015)", "plainTextFormattedCitation" : "(Barnes and Screen, 2015)", "previouslyFormattedCitation" : "(Barnes and Screen,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(Barnes and Screen, 2015)</w:t>
      </w:r>
      <w:r w:rsidRPr="007D6B42">
        <w:rPr>
          <w:rFonts w:cs="Times New Roman"/>
          <w:lang w:val="en-GB"/>
        </w:rPr>
        <w:fldChar w:fldCharType="end"/>
      </w:r>
      <w:r w:rsidRPr="007D6B42">
        <w:rPr>
          <w:rFonts w:cs="Times New Roman"/>
          <w:lang w:val="en-GB"/>
        </w:rPr>
        <w:t xml:space="preserve">. Although climate models indicate that future Arctic warming and the associated equator-pole temperature gradient could affect mid-latitude climate and variability </w:t>
      </w:r>
      <w:commentRangeStart w:id="271"/>
      <w:r w:rsidRPr="007D6B42">
        <w:rPr>
          <w:rFonts w:cs="Times New Roman"/>
          <w:lang w:val="en-GB"/>
        </w:rPr>
        <w:fldChar w:fldCharType="begin" w:fldLock="1"/>
      </w:r>
      <w:r w:rsidR="000465A7">
        <w:rPr>
          <w:rFonts w:cs="Times New Roman"/>
          <w:lang w:val="en-GB"/>
        </w:rPr>
        <w:instrText>ADDIN CSL_CITATION { "citationItems" : [ { "id" : "ITEM-1", "itemData" : { "DOI" : "10.1002/2017GL076096", "abstract" : "Abstract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"Q5040", "given" : "", "non-dropping-particle" : "", "parse-names" : false, "suffix" : "" } ], "type" : "article-journal", "volume" : "45" }, "uris" : [ "http://www.mendeley.com/documents/?uuid=847d6764-8ad2-4c30-84c8-0461c42e0718" ] }, { "id" : "ITEM-2", "itemData" : { "DOI" : "10.1007/s00382-013-1734-8", "ISSN" : "0930-7575", "abstract" : "The anthropogenic changes during boreal winter in the thermal and zonal flow structure over Eastern Atlantic and Western Europe (EAWE) have been investigated using an ensemble of CMIP3 and CMIP5 models. The ensemble mean change in the zonal wind at 500 hPa over this region is characterized by an eastward extension of the belt of zonal winds. Using the thermal wind relation these wind changes are found to be consistent with the changes in the tropospheric temperature profile. An enhanced warming is simulated in the subtropical upper troposphere and a relative surface cooling in the mid-latitudes. The subtropical upper tropospheric warming is related to the downward branch of the mean meridional circulation, whereas the mid-latitude lower tropospheric relative cooling is linked to the ocean processes that govern changes in its surface temperatures. Inter-model differences in the simulated change of the zonal wind over the EAWE by the CMIP3 and CMIP5 models relate well with differences in the upper tropospheric subtropical warming and the mid-latitude lower tropospheric relative cooling. The simulated change of the zonal wind over the EAWE region by the CMIP3 and CMIP5 models correlates well with changes in the meridional SST gradient. We conclude that uncertainties in the projected changes of the zonal flow over Europe are at least partly due to uncertainties in the response of the North Atlantic Ocean to increased levels of greenhouse gases.", "author" : [ { "dropping-particle" : "", "family" : "Haarsma", "given" : "Reindert J.", "non-dropping-particle" : "", "parse-names" : false, "suffix" : "" }, { "dropping-particle" : "", "family" : "Selten", "given" : "Frank", "non-dropping-particle" : "", "parse-names" : false, "suffix" : "" }, { "dropping-particle" : "", "family" : "Oldenborgh", "given" : "Geert Jan", "non-dropping-particle" : "van", "parse-names" : false, "suffix" : "" } ], "container-title" : "Climate Dynamics", "id" : "ITEM-2", "issue" : "9-10", "issued" : { "date-parts" : [ [ "2013", "11", "22" ] ] }, "page" : "2577-2588", "title" : "Anthropogenic changes of the thermal and zonal flow structure over Western Europe and Eastern North Atlantic in CMIP3 and CMIP5 models", "translator" : [ { "dropping-particle" : "", "family" : "Q5158", "given" : "", "non-dropping-particle" : "", "parse-names" : false, "suffix" : "" } ], "type" : "article-journal", "volume" : "41" }, "uris" : [ "http://www.mendeley.com/documents/?uuid=eb3ce20d-7b9c-4103-8099-f5e42f6cb0e0" ] }, { "id" : "ITEM-3", "itemData" : { "DOI" : "10.1002/2017GL074327", "ISSN" : "00948276", "abstract" : "Arctic sea ice loss may influence midlatitude climate by changing large-scale circulation. The extent to which climate change can be understood as greenhouse gas-induced changes that are modulated by this loss depends on how additive the responses to the separate influences are. A novel sea ice nudging methodology in a fully coupled climate model reveals that the separate effects of doubled atmospheric carbon dioxide (CO2) concentrations and associated Arctic sea ice loss are remarkably additive and insensitive to the mean climate state. This separability is evident in several fields throughout most of the year, from hemispheric to synoptic scales. The extent to which the regional response to sea ice loss sometimes agrees with and sometimes cancels the response to CO2 is quantified. The separability of the responses might provide a means to better interpret the diverse array of modeling and observational studies of Arctic change and influence.", "author" : [ { "dropping-particle" : "", "family" : "McCusker", "given" : "K. E.", "non-dropping-particle" : "", "parse-names" : false, "suffix" : "" }, { "dropping-particle" : "", "family" : "Kushner", "given" : "P. J.", "non-dropping-particle" : "", "parse-names" : false, "suffix" : "" }, { "dropping-particle" : "", "family" : "Fyfe", "given" : "J. C.", "non-dropping-particle" : "", "parse-names" : false, "suffix" : "" }, { "dropping-particle" : "", "family" : "Sigmond", "given" : "M.", "non-dropping-particle" : "", "parse-names" : false, "suffix" : "" }, { "dropping-particle" : "V.", "family" : "Kharin", "given" : "V.", "non-dropping-particle" : "", "parse-names" : false, "suffix" : "" }, { "dropping-particle" : "", "family" : "Bitz", "given" : "C. M.", "non-dropping-particle" : "", "parse-names" : false, "suffix" : "" } ], "container-title" : "Geophysical Research Letters", "id" : "ITEM-3", "issue" : "15", "issued" : { "date-parts" : [ [ "2017", "8", "16" ] ] }, "page" : "7955-7964", "title" : "Remarkable separability of circulation response to Arctic sea ice loss and greenhouse gas forcing", "translator" : [ { "dropping-particle" : "", "family" : "Q5384", "given" : "", "non-dropping-particle" : "", "parse-names" : false, "suffix" : "" } ], "type" : "article-journal", "volume" : "44" }, "uris" : [ "http://www.mendeley.com/documents/?uuid=517dcfc5-fb39-41a1-9241-c3901eb7d512" ] } ], "mendeley" : { "formattedCitation" : "(Haarsma et al., 2013b; McCusker et al., 2017; Zappa et al., 2018)", "plainTextFormattedCitation" : "(Haarsma et al., 2013b; McCusker et al., 2017; Zappa et al., 2018)", "previouslyFormattedCitation" : "(Haarsma et al., 2013b; McCusker et al., 2017; Zappa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(Haarsma et al., 2013</w:t>
      </w:r>
      <w:ins w:id="272" w:author="Robin Matthews" w:date="2021-07-11T15:55:00Z">
        <w:r w:rsidR="00C63511">
          <w:rPr>
            <w:rFonts w:cs="Times New Roman"/>
            <w:noProof/>
            <w:lang w:val="en-GB"/>
          </w:rPr>
          <w:t>a</w:t>
        </w:r>
      </w:ins>
      <w:del w:id="273" w:author="Robin Matthews" w:date="2021-07-11T15:55:00Z">
        <w:r w:rsidR="00E41CA2" w:rsidDel="00C63511">
          <w:rPr>
            <w:rFonts w:cs="Times New Roman"/>
            <w:noProof/>
            <w:lang w:val="en-GB"/>
          </w:rPr>
          <w:delText>b</w:delText>
        </w:r>
      </w:del>
      <w:r w:rsidR="00E41CA2">
        <w:rPr>
          <w:rFonts w:cs="Times New Roman"/>
          <w:noProof/>
          <w:lang w:val="en-GB"/>
        </w:rPr>
        <w:t>; McCusker et al., 2017; Zappa et al., 2018)</w:t>
      </w:r>
      <w:r w:rsidRPr="007D6B42">
        <w:rPr>
          <w:rFonts w:cs="Times New Roman"/>
          <w:lang w:val="en-GB"/>
        </w:rPr>
        <w:fldChar w:fldCharType="end"/>
      </w:r>
      <w:commentRangeEnd w:id="271"/>
      <w:r w:rsidR="00E41CA2">
        <w:rPr>
          <w:rStyle w:val="CommentReference"/>
          <w:rFonts w:asciiTheme="minorHAnsi" w:eastAsiaTheme="minorHAnsi" w:hAnsiTheme="minorHAnsi"/>
          <w:lang w:eastAsia="en-US"/>
        </w:rPr>
        <w:commentReference w:id="271"/>
      </w:r>
      <w:r w:rsidRPr="007D6B42">
        <w:rPr>
          <w:rFonts w:cs="Times New Roman"/>
          <w:lang w:val="en-GB"/>
        </w:rPr>
        <w:t xml:space="preserve">, and even the tropics and sub-tropics </w:t>
      </w:r>
      <w:del w:id="274" w:author="Robin Matthews" w:date="2021-07-11T15:55:00Z">
        <w:r w:rsidRPr="00D85493" w:rsidDel="00C63511">
          <w:rPr>
            <w:rFonts w:cs="Times New Roman"/>
            <w:lang w:val="en-GB"/>
          </w:rPr>
          <w:delText>(</w:delText>
        </w:r>
      </w:del>
      <w:commentRangeStart w:id="275"/>
      <w:r w:rsidRPr="00D85493">
        <w:rPr>
          <w:rFonts w:cs="Times New Roman"/>
          <w:lang w:val="en-GB"/>
        </w:rPr>
        <w:fldChar w:fldCharType="begin" w:fldLock="1"/>
      </w:r>
      <w:r w:rsidR="000465A7">
        <w:rPr>
          <w:rFonts w:cs="Times New Roman"/>
          <w:lang w:val="en-GB"/>
        </w:rPr>
        <w:instrText>ADDIN CSL_CITATION { "citationItems" : [ { "id" : "ITEM-1",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"ITEM-1",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"id" : "ITEM-2", "itemData" : { "DOI" : "10.1073/pnas.1717707117", "ISSN" : "0027-8424", "abstract" : "A conceptual model connecting seasonal loss of Arctic sea ice to midlatitude extreme weather events is applied to the 21st-century intensification of Central Pacific trade winds, emergence of Central Pacific El Nino events, and weakening of the North Pacific Aleutian Low Circulation. According to the model, Arctic Ocean warming following the summer sea-ice melt drives vertical convection that perturbs the upper troposphere. Static stability calculations show that upward convection occurs in annual 40- to 45-d episodes over the seasonally ice-free areas of the Beaufort-to-Kara Sea arc. The episodes generate planetary waves and higher-frequency wave trains that transport momentum and heat southward in the upper troposphere. Regression of upper tropospheric circulation data on September sea-ice area indicates that convection episodes produce wave-mediated teleconnections between the maximum ice-loss region north of the Siberian Arctic coast and the Intertropical Convergence Zone (ITCZ). These teleconnections generate oppositely directed trade-wind anomalies in the Central and Eastern Pacific during boreal winter. The interaction of upper troposphere waves with the ITCZ air\u2013sea column may also trigger Central Pacific El Nino events. Finally, waves reflected northward from the ITCZ air column and/or generated by triggered El Nino events may be responsible for the late winter weakening of the Aleutian Low Circulation in recent years.", "author" : [ { "dropping-particle" : "", "family" : "Kennel", "given" : "Charles F.", "non-dropping-particle" : "", "parse-names" : false, "suffix" : "" }, { "dropping-particle" : "", "family" : "Yulaeva", "given" : "Elena", "non-dropping-particle" : "", "parse-names" : false, "suffix" : "" } ], "container-title" : "Proceedings of the National Academy of Sciences", "id" : "ITEM-2", "issue" : "6", "issued" : { "date-parts" : [ [ "2020", "2", "11" ] ] }, "page" : "2824-2834", "title" : "Influence of Arctic sea-ice variability on Pacific trade winds", "translator" : [ { "dropping-particle" : "", "family" : "Q6438", "given" : "", "non-dropping-particle" : "", "parse-names" : false, "suffix" : "" } ], "type" : "article-journal", "volume" : "117" }, "uris" : [ "http://www.mendeley.com/documents/?uuid=6138927d-f834-4116-8d37-17ab28c283f7" ] }, { "id" : "ITEM-3", "itemData" : { "DOI" : "10.1038/s41561-020-0546-9", "ISSN" : "1752-0894", "author" : [ { "dropping-particle" : "", "family" : "England", "given" : "Mark R.", "non-dropping-particle" : "", "parse-names" : false, "suffix" : "" }, { "dropping-particle" : "", "family" : "Polvani", "given" : "Lorenzo M.", "non-dropping-particle" : "", "parse-names" : false, "suffix" : "" }, { "dropping-particle" : "", "family" : "Sun", "given" : "Lantao", "non-dropping-particle" : "", "parse-names" : false, "suffix" : "" }, { "dropping-particle" : "", "family" : "Deser", "given" : "Clara", "non-dropping-particle" : "", "parse-names" : false, "suffix" : "" } ], "container-title" : "Nature Geoscience", "id" : "ITEM-3", "issue" : "4", "issued" : { "date-parts" : [ [ "2020", "4", "16" ] ] }, "page" : "275-281", "title" : "Tropical climate responses to projected Arctic and Antarctic sea-ice loss", "translator" : [ { "dropping-particle" : "", "family" : "Q6436", "given" : "", "non-dropping-particle" : "", "parse-names" : false, "suffix" : "" } ], "type" : "article-journal", "volume" : "13" }, "uris" : [ "http://www.mendeley.com/documents/?uuid=21b3389d-73bd-48cd-8ee1-17bfdb3e17f8" ] }, { "id" : "ITEM-4", "itemData" : { "DOI" : "10.1175/JCLI-D-14-00325.1", "ISSN" : "0894-8755",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"ITEM-4", "issue" : "6", "issued" : { "date-parts" : [ [ "2015", "3" ] ] }, "page" : "2168-2186", "title" : "The Role of Ocean\u2013Atmosphere Coupling in the Zonal-Mean Atmospheric Response to Arctic Sea Ice Loss", "translator" : [ { "dropping-particle" : "", "family" : "Q4342", "given" : "", "non-dropping-particle" : "", "parse-names" : false, "suffix" : "" } ], "type" : "article-journal", "volume" : "28" }, "uris" : [ "http://www.mendeley.com/documents/?uuid=731add03-e019-4fed-933e-4a560eebeda4" ] }, { "id" : "ITEM-5", "itemData" : { "DOI" : "10.1038/s41467-017-01907-4", "ISSN" : "2041-1723", "abstract" : "From 2012 to 2016, California experienced one of the worst droughts since the start of observational records. As in previous dry periods, precipitation-inducing winter storms were steered away from California by a persistent atmospheric ridging system in the North Pacific. Here we identify a new link between Arctic sea-ice loss and the North Pacific geopotential ridge development. In a two-step teleconnection, sea-ice changes lead to reorganization of tropical convection that in turn triggers an anticyclonic response over the North Pacific, resulting in significant drying over California. These findings suggest that the ability of climate models to accurately estimate future precipitation changes over California is also linked to the fidelity with which future sea-ice changes are simulated. We conclude that sea-ice loss of the magnitude expected in the next decades could substantially impact California\u2019s precipitation, thus highlighting another mechanism by which human-caused climate change could exacerbate future California droughts.", "author" : [ { "dropping-particle" : "", "family" : "Cvijanovic", "given" : "Ivana", "non-dropping-particle" : "", "parse-names" : false, "suffix" : "" }, { "dropping-particle" : "", "family" : "Santer", "given" : "Benjamin D.", "non-dropping-particle" : "", "parse-names" : false, "suffix" : "" }, { "dropping-particle" : "", "family" : "Bonfils", "given" : "C\u00e9line", "non-dropping-particle" : "", "parse-names" : false, "suffix" : "" }, { "dropping-particle" : "", "family" : "Lucas", "given" : "Donald D.", "non-dropping-particle" : "", "parse-names" : false, "suffix" : "" }, { "dropping-particle" : "", "family" : "Chiang", "given" : "John C. H.", "non-dropping-particle" : "", "parse-names" : false, "suffix" : "" }, { "dropping-particle" : "", "family" : "Zimmerman", "given" : "Susan", "non-dropping-particle" : "", "parse-names" : false, "suffix" : "" } ], "container-title" : "Nature Communications", "id" : "ITEM-5", "issue" : "1", "issued" : { "date-parts" : [ [ "2017", "12", "5" ] ] }, "page" : "1947", "title" : "Future loss of Arctic sea-ice cover could drive a substantial decrease in California\u2019s rainfall", "translator" : [ { "dropping-particle" : "", "family" : "Q3600", "given" : "", "non-dropping-particle" : "", "parse-names" : false, "suffix" : "" } ], "type" : "article-journal", "volume" : "8" }, "uris" : [ "http://www.mendeley.com/documents/?uuid=754c0ceb-223f-42c0-964d-88b9ca1ad3a6" ] } ], "mendeley" : { "formattedCitation" : "(Deser et al., 2015; Cvijanovic et al., 2017; Wang et al., 2018a; England et al., 2020; Kennel and Yulaeva, 2020)", "manualFormatting" : "Deser et al., 2015; Cvijanovic et al., 2017; Wang et al., 2018; England et al., 2020; Kennel and Yulaeva, 2020)", "plainTextFormattedCitation" : "(Deser et al., 2015; Cvijanovic et al., 2017; Wang et al., 2018a; England et al., 2020; Kennel and Yulaeva, 2020)", "previouslyFormattedCitation" : "(Deser et al., 2015; Cvijanovic et al., 2017; Wang et al., 2018a; England et al., 2020; Kennel and Yulaeva, 2020)" }, "properties" : { "noteIndex" : 0 }, "schema" : "https://github.com/citation-style-language/schema/raw/master/csl-citation.json" }</w:instrText>
      </w:r>
      <w:r w:rsidRPr="00D85493">
        <w:rPr>
          <w:rFonts w:cs="Times New Roman"/>
          <w:lang w:val="en-GB"/>
        </w:rPr>
        <w:fldChar w:fldCharType="separate"/>
      </w:r>
      <w:del w:id="276" w:author="Robin Matthews" w:date="2021-07-11T15:55:00Z">
        <w:r w:rsidR="00E41CA2" w:rsidDel="00C63511">
          <w:rPr>
            <w:rFonts w:cs="Times New Roman"/>
            <w:noProof/>
            <w:lang w:val="en-GB"/>
          </w:rPr>
          <w:delText>D</w:delText>
        </w:r>
      </w:del>
      <w:ins w:id="277" w:author="Robin Matthews" w:date="2021-07-11T15:55:00Z">
        <w:r w:rsidR="00C63511">
          <w:rPr>
            <w:rFonts w:cs="Times New Roman"/>
            <w:noProof/>
            <w:lang w:val="en-GB"/>
          </w:rPr>
          <w:t>(D</w:t>
        </w:r>
      </w:ins>
      <w:r w:rsidR="00E41CA2">
        <w:rPr>
          <w:rFonts w:cs="Times New Roman"/>
          <w:noProof/>
          <w:lang w:val="en-GB"/>
        </w:rPr>
        <w:t xml:space="preserve">eser et al., 2015; Cvijanovic et al., 2017; </w:t>
      </w:r>
      <w:ins w:id="278" w:author="Robin Matthews" w:date="2021-07-11T15:55:00Z">
        <w:r w:rsidR="00C63511">
          <w:rPr>
            <w:rFonts w:cs="Times New Roman"/>
            <w:noProof/>
            <w:lang w:val="en-GB"/>
          </w:rPr>
          <w:t xml:space="preserve">K. </w:t>
        </w:r>
      </w:ins>
      <w:r w:rsidR="00E41CA2">
        <w:rPr>
          <w:rFonts w:cs="Times New Roman"/>
          <w:noProof/>
          <w:lang w:val="en-GB"/>
        </w:rPr>
        <w:t>Wang et al., 2018; England et al., 2020; Kennel and Yulaeva, 2020)</w:t>
      </w:r>
      <w:r w:rsidRPr="00D85493">
        <w:rPr>
          <w:rFonts w:cs="Times New Roman"/>
          <w:lang w:val="en-GB"/>
        </w:rPr>
        <w:fldChar w:fldCharType="end"/>
      </w:r>
      <w:commentRangeEnd w:id="275"/>
      <w:r w:rsidR="00E41CA2">
        <w:rPr>
          <w:rStyle w:val="CommentReference"/>
          <w:rFonts w:asciiTheme="minorHAnsi" w:eastAsiaTheme="minorHAnsi" w:hAnsiTheme="minorHAnsi"/>
          <w:lang w:eastAsia="en-US"/>
        </w:rPr>
        <w:commentReference w:id="275"/>
      </w:r>
      <w:r w:rsidRPr="00D85493">
        <w:rPr>
          <w:rFonts w:cs="Times New Roman"/>
          <w:lang w:val="en-GB"/>
        </w:rPr>
        <w:t xml:space="preserve">, they do not reveal a strong influence on extreme weather </w:t>
      </w:r>
      <w:commentRangeStart w:id="279"/>
      <w:commentRangeStart w:id="280"/>
      <w:r w:rsidRPr="00D85493">
        <w:rPr>
          <w:rFonts w:cs="Times New Roman"/>
          <w:lang w:val="en-GB"/>
        </w:rPr>
        <w:fldChar w:fldCharType="begin" w:fldLock="1"/>
      </w:r>
      <w:r w:rsidR="000465A7">
        <w:rPr>
          <w:rFonts w:cs="Times New Roman"/>
          <w:lang w:val="en-GB"/>
        </w:rPr>
        <w:instrText>ADDIN CSL_CITATION { "citationItems" : [ { "id" : "ITEM-1", "itemData" : { "DOI" : "10.1007/s00382-013-1734-8", "ISSN" : "0930-7575", "abstract" : "The anthropogenic changes during boreal winter in the thermal and zonal flow structure over Eastern Atlantic and Western Europe (EAWE) have been investigated using an ensemble of CMIP3 and CMIP5 models. The ensemble mean change in the zonal wind at 500 hPa over this region is characterized by an eastward extension of the belt of zonal winds. Using the thermal wind relation these wind changes are found to be consistent with the changes in the tropospheric temperature profile. An enhanced warming is simulated in the subtropical upper troposphere and a relative surface cooling in the mid-latitudes. The subtropical upper tropospheric warming is related to the downward branch of the mean meridional circulation, whereas the mid-latitude lower tropospheric relative cooling is linked to the ocean processes that govern changes in its surface temperatures. Inter-model differences in the simulated change of the zonal wind over the EAWE by the CMIP3 and CMIP5 models relate well with differences in the upper tropospheric subtropical warming and the mid-latitude lower tropospheric relative cooling. The simulated change of the zonal wind over the EAWE region by the CMIP3 and CMIP5 models correlates well with changes in the meridional SST gradient. We conclude that uncertainties in the projected changes of the zonal flow over Europe are at least partly due to uncertainties in the response of the North Atlantic Ocean to increased levels of greenhouse gases.", "author" : [ { "dropping-particle" : "", "family" : "Haarsma", "given" : "Reindert J.", "non-dropping-particle" : "", "parse-names" : false, "suffix" : "" }, { "dropping-particle" : "", "family" : "Selten", "given" : "Frank", "non-dropping-particle" : "", "parse-names" : false, "suffix" : "" }, { "dropping-particle" : "", "family" : "Oldenborgh", "given" : "Geert Jan", "non-dropping-particle" : "van", "parse-names" : false, "suffix" : "" } ], "container-title" : "Climate Dynamics", "id" : "ITEM-1", "issue" : "9-10", "issued" : { "date-parts" : [ [ "2013", "11", "22" ] ] }, "page" : "2577-2588", "title" : "Anthropogenic changes of the thermal and zonal flow structure over Western Europe and Eastern North Atlantic in CMIP3 and CMIP5 models", "translator" : [ { "dropping-particle" : "", "family" : "Q5158", "given" : "", "non-dropping-particle" : "", "parse-names" : false, "suffix" : "" } ], "type" : "article-journal", "volume" : "41" }, "uris" : [ "http://www.mendeley.com/documents/?uuid=eb3ce20d-7b9c-4103-8099-f5e42f6cb0e0" ] }, { "id" : "ITEM-2", "itemData" : { "DOI" : "10.1088/1748-9326/9/1/014002", "ISSN" : "1748-9326", "author" : [ { "dropping-particle" : "", "family" : "Woollings", "given" : "T", "non-dropping-particle" : "", "parse-names" : false, "suffix" : "" }, { "dropping-particle" : "", "family" : "Harvey", "given" : "B", "non-dropping-particle" : "", "parse-names" : false, "suffix" : "" }, { "dropping-particle" : "", "family" : "Masato", "given" : "G", "non-dropping-particle" : "", "parse-names" : false, "suffix" : "" } ], "container-title" : "Environmental Research Letters", "id" : "ITEM-2", "issue" : "1", "issued" : { "date-parts" : [ [ "2014", "1", "1" ] ] }, "page" : "014002", "title" : "Arctic warming, atmospheric blocking and cold European winters in CMIP5 models", "translator" : [ { "dropping-particle" : "", "family" : "Q4474", "given" : "", "non-dropping-particle" : "", "parse-names" : false, "suffix" : "" } ], "type" : "article-journal", "volume" : "9" }, "uris" : [ "http://www.mendeley.com/documents/?uuid=9749a972-3a06-444c-91d1-6f577117280c" ] } ], "mendeley" : { "formattedCitation" : "(Haarsma et al., 2013b; Woollings et al., 2014)", "manualFormatting" : "(Woollings et al., 2014)", "plainTextFormattedCitation" : "(Haarsma et al., 2013b; Woollings et al., 2014)", "previouslyFormattedCitation" : "(Haarsma et al., 2013b; Woollings et al., 2014)" }, "properties" : { "noteIndex" : 0 }, "schema" : "https://github.com/citation-style-language/schema/raw/master/csl-citation.json" }</w:instrText>
      </w:r>
      <w:r w:rsidRPr="00D85493">
        <w:rPr>
          <w:rFonts w:cs="Times New Roman"/>
          <w:lang w:val="en-GB"/>
        </w:rPr>
        <w:fldChar w:fldCharType="separate"/>
      </w:r>
      <w:r w:rsidR="00E41CA2">
        <w:rPr>
          <w:rFonts w:cs="Times New Roman"/>
          <w:noProof/>
          <w:lang w:val="en-GB"/>
        </w:rPr>
        <w:t>(Woollings et al., 2014)</w:t>
      </w:r>
      <w:r w:rsidRPr="00D85493">
        <w:rPr>
          <w:rFonts w:cs="Times New Roman"/>
          <w:lang w:val="en-GB"/>
        </w:rPr>
        <w:fldChar w:fldCharType="end"/>
      </w:r>
      <w:commentRangeEnd w:id="279"/>
      <w:r w:rsidR="00E41CA2">
        <w:rPr>
          <w:rStyle w:val="CommentReference"/>
          <w:rFonts w:asciiTheme="minorHAnsi" w:eastAsiaTheme="minorHAnsi" w:hAnsiTheme="minorHAnsi"/>
          <w:lang w:eastAsia="en-US"/>
        </w:rPr>
        <w:commentReference w:id="279"/>
      </w:r>
      <w:commentRangeEnd w:id="280"/>
      <w:r w:rsidR="00C63511">
        <w:rPr>
          <w:rStyle w:val="CommentReference"/>
          <w:rFonts w:asciiTheme="minorHAnsi" w:eastAsiaTheme="minorHAnsi" w:hAnsiTheme="minorHAnsi"/>
          <w:lang w:eastAsia="en-US"/>
        </w:rPr>
        <w:commentReference w:id="280"/>
      </w:r>
      <w:r w:rsidRPr="00D85493">
        <w:rPr>
          <w:rFonts w:cs="Times New Roman"/>
          <w:lang w:val="en-GB"/>
        </w:rPr>
        <w:t>.</w:t>
      </w:r>
    </w:p>
    <w:p w14:paraId="37BE9B87" w14:textId="77777777" w:rsidR="00474C69" w:rsidRPr="007D6B42" w:rsidRDefault="00474C69" w:rsidP="00474C69">
      <w:pPr>
        <w:pStyle w:val="AR6BodyText"/>
        <w:shd w:val="clear" w:color="auto" w:fill="DEEAF6" w:themeFill="accent1" w:themeFillTint="33"/>
        <w:rPr>
          <w:rFonts w:cs="Times New Roman"/>
          <w:color w:val="000000" w:themeColor="text1"/>
          <w:lang w:val="en-GB"/>
        </w:rPr>
      </w:pPr>
    </w:p>
    <w:p w14:paraId="26616D7A" w14:textId="77777777" w:rsidR="00474C69" w:rsidRPr="007D6B42" w:rsidRDefault="00474C69" w:rsidP="00474C69">
      <w:pPr>
        <w:pStyle w:val="AR6BodyText"/>
        <w:shd w:val="clear" w:color="auto" w:fill="DEEAF6" w:themeFill="accent1" w:themeFillTint="33"/>
        <w:rPr>
          <w:lang w:val="en-GB" w:eastAsia="en-US"/>
        </w:rPr>
      </w:pPr>
      <w:r w:rsidRPr="007D6B42">
        <w:rPr>
          <w:rFonts w:cs="Times New Roman"/>
          <w:color w:val="1C1D1E"/>
          <w:lang w:val="en-GB"/>
        </w:rPr>
        <w:t xml:space="preserve">In conclusion, there is </w:t>
      </w:r>
      <w:r w:rsidRPr="007D6B42">
        <w:rPr>
          <w:rFonts w:cs="Times New Roman"/>
          <w:i/>
          <w:iCs/>
          <w:color w:val="1C1D1E"/>
          <w:lang w:val="en-GB"/>
        </w:rPr>
        <w:t xml:space="preserve">low confidence </w:t>
      </w:r>
      <w:r w:rsidRPr="007D6B42">
        <w:rPr>
          <w:rFonts w:cs="Times New Roman"/>
          <w:color w:val="1C1D1E"/>
          <w:lang w:val="en-GB"/>
        </w:rPr>
        <w:t>in the relative contribution of Arctic warming to mid-latitude atmospheric changes compared to other drivers.</w:t>
      </w:r>
      <w:r w:rsidRPr="007D6B42">
        <w:rPr>
          <w:lang w:val="en-GB" w:eastAsia="en-US"/>
        </w:rPr>
        <w:t xml:space="preserve"> </w:t>
      </w:r>
      <w:r w:rsidRPr="007D6B42">
        <w:rPr>
          <w:rFonts w:cs="Times New Roman"/>
          <w:color w:val="1C1D1E"/>
          <w:lang w:val="en-GB"/>
        </w:rPr>
        <w:t xml:space="preserve">Future climate change could affect mid-latitude variability in a number of ways that are still to be clarified, and which may also include the influence of Arctic </w:t>
      </w:r>
      <w:r w:rsidRPr="007D6B42">
        <w:rPr>
          <w:rFonts w:cs="Times New Roman"/>
          <w:color w:val="1C1D1E"/>
          <w:lang w:val="en-GB"/>
        </w:rPr>
        <w:lastRenderedPageBreak/>
        <w:t xml:space="preserve">warming. The linkages between the Arctic warming and the mid-latitude circulation is an example of contrasting lines of evidence that cannot yet be reconciled (Section 10.5). </w:t>
      </w:r>
    </w:p>
    <w:p w14:paraId="02B19639" w14:textId="77777777" w:rsidR="00474C69" w:rsidRPr="007D6B42" w:rsidRDefault="00474C69" w:rsidP="00474C69">
      <w:pPr>
        <w:pStyle w:val="AR6BodyText"/>
        <w:jc w:val="both"/>
        <w:rPr>
          <w:b/>
          <w:lang w:val="en-GB" w:eastAsia="en-US"/>
        </w:rPr>
      </w:pPr>
    </w:p>
    <w:p w14:paraId="062C958F" w14:textId="3D0052BC" w:rsidR="00474C69" w:rsidRDefault="00474C69" w:rsidP="00CD51A2">
      <w:pPr>
        <w:pStyle w:val="AR6BodyText"/>
        <w:jc w:val="both"/>
        <w:rPr>
          <w:b/>
          <w:lang w:val="en-GB" w:eastAsia="en-US"/>
        </w:rPr>
      </w:pPr>
      <w:r w:rsidRPr="007D6B42">
        <w:rPr>
          <w:b/>
          <w:lang w:val="en-GB" w:eastAsia="en-US"/>
        </w:rPr>
        <w:t>[END CROSS-CHAPTER BOX 10.1 HERE]</w:t>
      </w:r>
    </w:p>
    <w:p w14:paraId="5072CFFC" w14:textId="77777777" w:rsidR="00474C69" w:rsidRDefault="00474C69" w:rsidP="00CD51A2">
      <w:pPr>
        <w:pStyle w:val="AR6BodyText"/>
        <w:jc w:val="both"/>
        <w:rPr>
          <w:b/>
          <w:lang w:val="en-GB" w:eastAsia="en-US"/>
        </w:rPr>
      </w:pPr>
    </w:p>
    <w:p w14:paraId="157F98E2" w14:textId="77777777" w:rsidR="006343BB" w:rsidRPr="00474C69" w:rsidRDefault="006343BB" w:rsidP="00CD51A2">
      <w:pPr>
        <w:pStyle w:val="AR6BodyText"/>
        <w:jc w:val="both"/>
        <w:rPr>
          <w:b/>
          <w:lang w:val="en-GB" w:eastAsia="en-US"/>
        </w:rPr>
      </w:pPr>
    </w:p>
    <w:p w14:paraId="126DE9EC" w14:textId="2774A218" w:rsidR="00D50395" w:rsidRPr="00C734F4" w:rsidRDefault="008E66EA" w:rsidP="003C777A">
      <w:pPr>
        <w:pStyle w:val="AR6Chap10Level1101"/>
        <w:rPr>
          <w:lang w:val="en-GB"/>
        </w:rPr>
      </w:pPr>
      <w:bookmarkStart w:id="281" w:name="_Toc24636548"/>
      <w:bookmarkStart w:id="282" w:name="_Toc29679400"/>
      <w:bookmarkStart w:id="283" w:name="_Toc56620066"/>
      <w:bookmarkStart w:id="284" w:name="_Toc56770393"/>
      <w:bookmarkStart w:id="285" w:name="_Toc56770497"/>
      <w:bookmarkStart w:id="286" w:name="_Toc70454698"/>
      <w:r w:rsidRPr="00C734F4">
        <w:rPr>
          <w:lang w:val="en-GB"/>
        </w:rPr>
        <w:t xml:space="preserve">Using </w:t>
      </w:r>
      <w:r w:rsidR="006221C8" w:rsidRPr="00C734F4">
        <w:rPr>
          <w:lang w:val="en-GB"/>
        </w:rPr>
        <w:t>O</w:t>
      </w:r>
      <w:r w:rsidRPr="00C734F4">
        <w:rPr>
          <w:lang w:val="en-GB"/>
        </w:rPr>
        <w:t xml:space="preserve">bservations for </w:t>
      </w:r>
      <w:r w:rsidR="006221C8" w:rsidRPr="00C734F4">
        <w:rPr>
          <w:lang w:val="en-GB"/>
        </w:rPr>
        <w:t>C</w:t>
      </w:r>
      <w:r w:rsidRPr="00C734F4">
        <w:rPr>
          <w:lang w:val="en-GB"/>
        </w:rPr>
        <w:t xml:space="preserve">onstructing </w:t>
      </w:r>
      <w:r w:rsidR="006221C8" w:rsidRPr="00C734F4">
        <w:rPr>
          <w:lang w:val="en-GB"/>
        </w:rPr>
        <w:t>R</w:t>
      </w:r>
      <w:r w:rsidRPr="00C734F4">
        <w:rPr>
          <w:lang w:val="en-GB"/>
        </w:rPr>
        <w:t xml:space="preserve">egional </w:t>
      </w:r>
      <w:r w:rsidR="006221C8" w:rsidRPr="00C734F4">
        <w:rPr>
          <w:lang w:val="en-GB"/>
        </w:rPr>
        <w:t>C</w:t>
      </w:r>
      <w:r w:rsidRPr="00C734F4">
        <w:rPr>
          <w:lang w:val="en-GB"/>
        </w:rPr>
        <w:t xml:space="preserve">limate </w:t>
      </w:r>
      <w:bookmarkEnd w:id="281"/>
      <w:bookmarkEnd w:id="282"/>
      <w:r w:rsidR="006221C8" w:rsidRPr="00C734F4">
        <w:rPr>
          <w:lang w:val="en-GB"/>
        </w:rPr>
        <w:t>I</w:t>
      </w:r>
      <w:r w:rsidR="001B1082" w:rsidRPr="00C734F4">
        <w:rPr>
          <w:lang w:val="en-GB"/>
        </w:rPr>
        <w:t>nformation</w:t>
      </w:r>
      <w:bookmarkEnd w:id="283"/>
      <w:bookmarkEnd w:id="284"/>
      <w:bookmarkEnd w:id="285"/>
      <w:bookmarkEnd w:id="286"/>
    </w:p>
    <w:p w14:paraId="6A576E0C" w14:textId="77777777" w:rsidR="00D50395" w:rsidRPr="00C734F4" w:rsidRDefault="00D50395" w:rsidP="000C01BD">
      <w:pPr>
        <w:pStyle w:val="AR6BodyText"/>
        <w:rPr>
          <w:lang w:val="en-GB"/>
        </w:rPr>
      </w:pPr>
    </w:p>
    <w:p w14:paraId="04B3CFC2" w14:textId="77777777" w:rsidR="0081226F" w:rsidRPr="00C734F4" w:rsidRDefault="0081226F" w:rsidP="0081226F">
      <w:pPr>
        <w:pStyle w:val="AR6BodyText"/>
        <w:tabs>
          <w:tab w:val="left" w:pos="2289"/>
        </w:tabs>
        <w:rPr>
          <w:lang w:val="en-GB"/>
        </w:rPr>
      </w:pPr>
      <w:r w:rsidRPr="00C734F4">
        <w:rPr>
          <w:lang w:val="en-GB"/>
        </w:rPr>
        <w:t xml:space="preserve">Considerable challenges (and opportunities) remain in using observations for climate monitoring, for evaluating and improving climate models (Section 10.3.1), for constructing reanalyses and post-processing model outputs, and therefore, ultimately, for increasing our confidence in the attribution of past climate changes and in future climate projections at the regional scale. While an assessment of large-scale observations can be found in Chapter 2 (Cross-Chapter-Box 2.2, Section 2.3), this section discusses the specific aspects of the observations at regional scale and over the typological regions considered in the regional chapters (Section 10.1.5). This section focuses on land regions and does not consider the specific requirements of ocean observations (see Chapter 9 and the SROCC for more information on this aspect). </w:t>
      </w:r>
    </w:p>
    <w:p w14:paraId="0135FEA7" w14:textId="77777777" w:rsidR="0081226F" w:rsidRPr="00C734F4" w:rsidRDefault="0081226F" w:rsidP="0081226F">
      <w:pPr>
        <w:pStyle w:val="AR6BodyText"/>
        <w:rPr>
          <w:lang w:val="en-GB"/>
        </w:rPr>
      </w:pPr>
    </w:p>
    <w:p w14:paraId="0F76F07D" w14:textId="77777777" w:rsidR="0081226F" w:rsidRPr="00C734F4" w:rsidRDefault="0081226F" w:rsidP="0081226F">
      <w:pPr>
        <w:pStyle w:val="AR6BodyText"/>
        <w:rPr>
          <w:lang w:val="en-GB"/>
        </w:rPr>
      </w:pPr>
    </w:p>
    <w:p w14:paraId="60F49824" w14:textId="77777777" w:rsidR="0081226F" w:rsidRPr="00C734F4" w:rsidRDefault="0081226F" w:rsidP="0081226F">
      <w:pPr>
        <w:pStyle w:val="AR6Chap10Level21011"/>
        <w:rPr>
          <w:lang w:val="en-GB"/>
        </w:rPr>
      </w:pPr>
      <w:bookmarkStart w:id="287" w:name="_Toc5899608"/>
      <w:bookmarkStart w:id="288" w:name="_Toc6837929"/>
      <w:bookmarkStart w:id="289" w:name="_Toc29679401"/>
      <w:bookmarkStart w:id="290" w:name="_Toc30602343"/>
      <w:bookmarkStart w:id="291" w:name="_Toc70454699"/>
      <w:r w:rsidRPr="00C734F4">
        <w:rPr>
          <w:lang w:val="en-GB"/>
        </w:rPr>
        <w:t>Observation Types</w:t>
      </w:r>
      <w:bookmarkEnd w:id="287"/>
      <w:bookmarkEnd w:id="288"/>
      <w:bookmarkEnd w:id="289"/>
      <w:bookmarkEnd w:id="290"/>
      <w:r w:rsidRPr="00C734F4">
        <w:rPr>
          <w:lang w:val="en-GB"/>
        </w:rPr>
        <w:t xml:space="preserve"> and Their Use at Regional Scale</w:t>
      </w:r>
      <w:bookmarkEnd w:id="291"/>
    </w:p>
    <w:p w14:paraId="227D9348" w14:textId="77777777" w:rsidR="0081226F" w:rsidRPr="00C734F4" w:rsidRDefault="0081226F" w:rsidP="0081226F">
      <w:pPr>
        <w:pStyle w:val="AR6BodyText"/>
        <w:rPr>
          <w:lang w:val="en-GB"/>
        </w:rPr>
      </w:pPr>
    </w:p>
    <w:p w14:paraId="4687E60E" w14:textId="77777777" w:rsidR="0081226F" w:rsidRPr="00C734F4" w:rsidRDefault="0081226F" w:rsidP="0081226F">
      <w:pPr>
        <w:pStyle w:val="AR6Chap10Level310111"/>
        <w:rPr>
          <w:lang w:val="en-GB"/>
        </w:rPr>
      </w:pPr>
      <w:bookmarkStart w:id="292" w:name="_Toc29679402"/>
      <w:bookmarkStart w:id="293" w:name="_Toc30602344"/>
      <w:bookmarkStart w:id="294" w:name="_Toc70454700"/>
      <w:bookmarkStart w:id="295" w:name="_Toc5899609"/>
      <w:bookmarkStart w:id="296" w:name="_Toc6837930"/>
      <w:r w:rsidRPr="00C734F4">
        <w:rPr>
          <w:lang w:val="en-GB"/>
        </w:rPr>
        <w:t>In situ and remote-sensing data</w:t>
      </w:r>
      <w:bookmarkEnd w:id="292"/>
      <w:bookmarkEnd w:id="293"/>
      <w:bookmarkEnd w:id="294"/>
    </w:p>
    <w:bookmarkEnd w:id="295"/>
    <w:bookmarkEnd w:id="296"/>
    <w:p w14:paraId="66918A10" w14:textId="77777777" w:rsidR="0081226F" w:rsidRPr="00C734F4" w:rsidRDefault="0081226F" w:rsidP="0081226F">
      <w:pPr>
        <w:pStyle w:val="AR6BodyText"/>
        <w:rPr>
          <w:lang w:val="en-GB"/>
        </w:rPr>
      </w:pPr>
    </w:p>
    <w:p w14:paraId="786A85FD" w14:textId="6A2A3568" w:rsidR="0081226F" w:rsidRPr="00C734F4" w:rsidRDefault="0081226F" w:rsidP="0081226F">
      <w:pPr>
        <w:pStyle w:val="AR6BodyText"/>
        <w:rPr>
          <w:lang w:val="en-GB"/>
        </w:rPr>
      </w:pPr>
      <w:r w:rsidRPr="00C734F4">
        <w:rPr>
          <w:lang w:val="en-GB"/>
        </w:rPr>
        <w:t xml:space="preserve">Surface or in situ observations can come from a variety of networks: climate reference networks, mesoscale weather and supersite observation networks, citizen science networks, among others, all with their strengths and weaknesses </w:t>
      </w:r>
      <w:r w:rsidRPr="00C734F4">
        <w:rPr>
          <w:lang w:val="en-GB"/>
        </w:rPr>
        <w:fldChar w:fldCharType="begin" w:fldLock="1"/>
      </w:r>
      <w:r w:rsidR="000465A7">
        <w:rPr>
          <w:lang w:val="en-GB"/>
        </w:rPr>
        <w:instrText>ADDIN CSL_CITATION { "citationItems" : [ { "id" : "ITEM-1", "itemData" : { "DOI" : "10.5772/56044", "author" : [ { "dropping-particle" : "", "family" : "McPherson", "given" : "Renee A.", "non-dropping-particle" : "", "parse-names" : false, "suffix" : "" } ], "container-title" : "Climate Variability \u2013 Regional and Thematic Patterns", "editor" : [ { "dropping-particle" : "", "family" : "Tarhule", "given" : "Aondover", "non-dropping-particle" : "", "parse-names" : false, "suffix" : "" } ], "id" : "ITEM-1", "issued" : { "date-parts" : [ [ "2013" ] ] }, "publisher" : "InTechOpen", "publisher-place" : "London, UK", "title" : "High-Resolution Surface Observations for Climate Monitoring", "translator" : [ { "dropping-particle" : "", "family" : "Q6184", "given" : "Rt6", "non-dropping-particle" : "", "parse-names" : false, "suffix" : "" } ], "type" : "chapter" }, "uris" : [ "http://www.mendeley.com/documents/?uuid=ab74b9f4-e88b-4a19-aad2-05cce9b5c9db" ] }, { "id" : "ITEM-2", "itemData" : { "DOI" : "10.1002/joc.5458", "ISSN" : "0899-8418", "abstract" : "Instigating and maintaining a reference network for climate would aid future generations in understanding climate change. Such measurements require strict adherence to metrological best practices and sustained support. This article explores what would be required to make such a network work. Figure is the schematic of the instrumentation at a typical USCRN station in the CONUS. The triplicate configuration of temperature sensors is repeated in the three precipitation gauge weighing mechanisms and in the three sets of soil probes located around each tower.", "author" : [ { "dropping-particle" : "", "family" : "Thorne", "given" : "P W", "non-dropping-particle" : "", "parse-names" : false, "suffix" : "" }, { "dropping-particle" : "", "family" : "Diamond", "given" : "H J", "non-dropping-particle" : "", "parse-names" : false, "suffix" : "" }, { "dropping-particle" : "", "family" : "Goodison", "given" : "B", "non-dropping-particle" : "", "parse-names" : false, "suffix" : "" }, { "dropping-particle" : "", "family" : "Harrigan", "given" : "S", "non-dropping-particle" : "", "parse-names" : false, "suffix" : "" }, { "dropping-particle" : "", "family" : "Hausfather", "given" : "Z", "non-dropping-particle" : "", "parse-names" : false, "suffix" : "" }, { "dropping-particle" : "", "family" : "Ingleby", "given" : "N B", "non-dropping-particle" : "", "parse-names" : false, "suffix" : "" }, { "dropping-particle" : "", "family" : "Jones", "given" : "P D", "non-dropping-particle" : "", "parse-names" : false, "suffix" : "" }, { "dropping-particle" : "", "family" : "Lawrimore", "given" : "J H", "non-dropping-particle" : "", "parse-names" : false, "suffix" : "" }, { "dropping-particle" : "", "family" : "Lister", "given" : "D H", "non-dropping-particle" : "", "parse-names" : false, "suffix" : "" }, { "dropping-particle" : "", "family" : "Merlone", "given" : "A", "non-dropping-particle" : "", "parse-names" : false, "suffix" : "" }, { "dropping-particle" : "", "family" : "Oakley", "given" : "T", "non-dropping-particle" : "", "parse-names" : false, "suffix" : "" }, { "dropping-particle" : "", "family" : "Palecki", "given" : "M", "non-dropping-particle" : "", "parse-names" : false, "suffix" : "" }, { "dropping-particle" : "", "family" : "Peterson", "given" : "T C", "non-dropping-particle" : "", "parse-names" : false, "suffix" : "" }, { "dropping-particle" : "", "family" : "Podesta", "given" : "M", "non-dropping-particle" : "de", "parse-names" : false, "suffix" : "" }, { "dropping-particle" : "", "family" : "Tassone", "given" : "C", "non-dropping-particle" : "", "parse-names" : false, "suffix" : "" }, { "dropping-particle" : "", "family" : "Venema", "given" : "V", "non-dropping-particle" : "", "parse-names" : false, "suffix" : "" }, { "dropping-particle" : "", "family" : "Willett", "given" : "K M", "non-dropping-particle" : "", "parse-names" : false, "suffix" : "" } ], "container-title" : "International Journal of Climatology", "id" : "ITEM-2", "issue" : "6", "issued" : { "date-parts" : [ [ "2018", "5" ] ] }, "page" : "2760-2774", "publisher" : "John Wiley &amp; Sons, Ltd", "title" : "Towards a global land surface climate fiducial reference measurements network", "translator" : [ { "dropping-particle" : "", "family" : "Q4958", "given" : "", "non-dropping-particle" : "", "parse-names" : false, "suffix" : "" } ], "type" : "article-journal", "volume" : "38" }, "uris" : [ "http://www.mendeley.com/documents/?uuid=fb70fd08-18ed-4abd-ae6f-98ac1adfee5b" ] } ], "mendeley" : { "formattedCitation" : "(McPherson, 2013; Thorne et al., 2018)", "plainTextFormattedCitation" : "(McPherson, 2013; Thorne et al., 2018)", "previouslyFormattedCitation" : "(McPherson, 2013; Thorne et al., 2018)" }, "properties" : { "noteIndex" : 0 }, "schema" : "https://github.com/citation-style-language/schema/raw/master/csl-citation.json" }</w:instrText>
      </w:r>
      <w:r w:rsidRPr="00C734F4">
        <w:rPr>
          <w:lang w:val="en-GB"/>
        </w:rPr>
        <w:fldChar w:fldCharType="separate"/>
      </w:r>
      <w:r w:rsidR="00E41CA2">
        <w:rPr>
          <w:noProof/>
          <w:lang w:val="en-GB"/>
        </w:rPr>
        <w:t>(McPherson, 2013; Thorne et al., 2018)</w:t>
      </w:r>
      <w:r w:rsidRPr="00C734F4">
        <w:rPr>
          <w:lang w:val="en-GB"/>
        </w:rPr>
        <w:fldChar w:fldCharType="end"/>
      </w:r>
      <w:r w:rsidRPr="00C734F4">
        <w:rPr>
          <w:lang w:val="en-GB"/>
        </w:rPr>
        <w:t xml:space="preserve">. Supersite observatories are surface and atmospheric boundary layer observing networks that measure a large number of atmospheric and soil variables at least hourly over a decade or more, ideally located in rural areas </w:t>
      </w:r>
      <w:r w:rsidRPr="00C734F4">
        <w:rPr>
          <w:lang w:val="en-GB"/>
        </w:rPr>
        <w:fldChar w:fldCharType="begin" w:fldLock="1"/>
      </w:r>
      <w:r w:rsidR="000465A7">
        <w:rPr>
          <w:lang w:val="en-GB"/>
        </w:rPr>
        <w:instrText>ADDIN CSL_CITATION { "citationItems" : [ { "id" : "ITEM-1", "itemData" : { "DOI" : "10.1063/1.1554135", "ISSN" : "0031-9228", "author" : [ { "dropping-particle" : "", "family" : "Ackerman", "given" : "Thomas P.", "non-dropping-particle" : "", "parse-names" : false, "suffix" : "" }, { "dropping-particle" : "", "family" : "Stokes", "given" : "Gerald M.", "non-dropping-particle" : "", "parse-names" : false, "suffix" : "" } ], "container-title" : "Physics Today", "id" : "ITEM-1", "issue" : "1", "issued" : { "date-parts" : [ [ "2003", "1" ] ] }, "page" : "38-44", "title" : "The Atmospheric Radiation Measurement Program", "translator" : [ { "dropping-particle" : "", "family" : "Q4504", "given" : "", "non-dropping-particle" : "", "parse-names" : false, "suffix" : "" } ], "type" : "article-journal", "volume" : "56" }, "uris" : [ "http://www.mendeley.com/documents/?uuid=2d4ba02e-8231-4cf4-ac6e-b0ccf528f47c" ] }, { "id" : "ITEM-2", "itemData" : { "DOI" : "10.5194/essd-10-919-2018", "ISSN" : "1866-3516", "abstract" : "Abstract. A scientific approach is presented to aggregate and harmonize a set of 60 geophysical variables at hourly timescale over a decade, and to allow multiannual and multi-variable studies combining atmospheric dynamics and thermodynamics, radiation, clouds and aerosols from ground-based observations. Many datasets from ground-based observations are currently in use worldwide. They are very valuable because they contain complete and precise information due to their spatio-temporal co-localization over more than a decade. These datasets, in particular the synergy between different type of observations, are under-used because of their complexity and diversity due to calibration, quality control, treatment, format, temporal averaging, metadata, etc. Two main results are presented in this article: (1) a set of methods available for the community to robustly and reliably process ground-based data at an hourly timescale over a decade is described and (2) a single netCDF file is provided based on the SIRTA supersite observations. This file contains approximately 60 geophysical variables (atmospheric and in ground) hourly averaged over a decade for the longest variables. The netCDF file is available and easy to use for the community. In this article, observations are \u201cre-analyzed\u201d. The prefix \u201cre\u201d refers to six main steps: calibration, quality control, treatment, hourly averaging, homogenization of the formats and associated metadata, as well as expertise on more than a decade of observations. In contrast, previous studies (i) took only some of these six steps into account for each variable, (ii) did not aggregate all variables together in a single file and (iii) did not offer an hourly resolution for about 60 variables over a decade (for the longest variables). The approach described in this article can be applied to different supersites and to additional variables. The main implication of this work is that complex atmospheric observations are made readily available for scientists who are non-experts in measurements. The dataset from SIRTA observations can be downloaded at http://sirta.ipsl.fr/reobs.html (last access: April 2017) (Downloads tab, no password required) under https://doi.org/10.14768/4F63BAD4-E6AF-4101-AD5A-61D4A34620DE. ]]&gt;", "author" : [ { "dropping-particle" : "", "family" : "Chiriaco", "given" : "Marjolaine", "non-dropping-particle" : "", "parse-names" : false, "suffix" : "" }, { "dropping-particle" : "", "family" : "Dupont", "given" : "Jean-Charles", "non-dropping-particle" : "", "parse-names" : false, "suffix" : "" }, { "dropping-particle" : "", "family" : "Bastin", "given" : "Sophie", "non-dropping-particle" : "", "parse-names" : false, "suffix" : "" }, { "dropping-particle" : "", "family" : "Badosa", "given" : "Jordi", "non-dropping-particle" : "", "parse-names" : false, "suffix" : "" }, { "dropping-particle" : "", "family" : "Lopez", "given" : "Julio", "non-dropping-particle" : "", "parse-names" : false, "suffix" : "" }, { "dropping-particle" : "", "family" : "Haeffelin", "given" : "Martial", "non-dropping-particle" : "", "parse-names" : false, "suffix" : "" }, { "dropping-particle" : "", "family" : "Chepfer", "given" : "Helene", "non-dropping-particle" : "", "parse-names" : false, "suffix" : "" }, { "dropping-particle" : "", "family" : "Guzman", "given" : "Rodrigo", "non-dropping-particle" : "", "parse-names" : false, "suffix" : "" } ], "container-title" : "Earth System Science Data", "id" : "ITEM-2", "issue" : "2", "issued" : { "date-parts" : [ [ "2018", "5", "23" ] ] }, "page" : "919-940", "title" : "ReOBS: a new approach to synthesize long-term multi-variable dataset and application to the SIRTA supersite", "translator" : [ { "dropping-particle" : "", "family" : "Q4502", "given" : "", "non-dropping-particle" : "", "parse-names" : false, "suffix" : "" } ], "type" : "article-journal", "volume" : "10" }, "uris" : [ "http://www.mendeley.com/documents/?uuid=90033115-2125-43bc-8a19-c3dc6c626464" ] }, { "id" : "ITEM-3", "itemData" : { "DOI" : "10.5194/angeo-23-253-2005", "ISSN" : "1432-0576", "author" : [ { "dropping-particle" : "", "family" : "Haeffelin", "given" : "M.", "non-dropping-particle" : "", "parse-names" : false, "suffix" : "" }, { "dropping-particle" : "", "family" : "Barth\u00e8s", "given" : "L.", "non-dropping-particle" : "", "parse-names" : false, "suffix" : "" }, { "dropping-particle" : "", "family" : "Bock", "given" : "O.", "non-dropping-particle" : "", "parse-names" : false, "suffix" : "" }, { "dropping-particle" : "", "family" : "Boitel", "given" : "C.", "non-dropping-particle" : "", "parse-names" : false, "suffix" : "" }, { "dropping-particle" : "", "family" : "Bony", "given" : "S.", "non-dropping-particle" : "", "parse-names" : false, "suffix" : "" }, { "dropping-particle" : "", "family" : "Bouniol", "given" : "D.", "non-dropping-particle" : "", "parse-names" : false, "suffix" : "" }, { "dropping-particle" : "", "family" : "Chepfer", "given" : "H.", "non-dropping-particle" : "", "parse-names" : false, "suffix" : "" }, { "dropping-particle" : "", "family" : "Chiriaco", "given" : "M.", "non-dropping-particle" : "", "parse-names" : false, "suffix" : "" }, { "dropping-particle" : "", "family" : "Cuesta", "given" : "J.", "non-dropping-particle" : "", "parse-names" : false, "suffix" : "" }, { "dropping-particle" : "", "family" : "Delano\u00eb", "given" : "J.", "non-dropping-particle" : "", "parse-names" : false, "suffix" : "" }, { "dropping-particle" : "", "family" : "Drobinski", "given" : "P.", "non-dropping-particle" : "", "parse-names" : false, "suffix" : "" }, { "dropping-particle" : "", "family" : "Dufresne", "given" : "J.-L.", "non-dropping-particle" : "", "parse-names" : false, "suffix" : "" }, { "dropping-particle" : "", "family" : "Flamant", "given" : "C.", "non-dropping-particle" : "", "parse-names" : false, "suffix" : "" }, { "dropping-particle" : "", "family" : "Grall", "given" : "M.", "non-dropping-particle" : "", "parse-names" : false, "suffix" : "" }, { "dropping-particle" : "", "family" : "Hodzic", "given" : "A.", "non-dropping-particle" : "", "parse-names" : false, "suffix" : "" }, { "dropping-particle" : "", "family" : "Hourdin", "given" : "F.", "non-dropping-particle" : "", "parse-names" : false, "suffix" : "" }, { "dropping-particle" : "", "family" : "Lapouge", "given" : "F.", "non-dropping-particle" : "", "parse-names" : false, "suffix" : "" }, { "dropping-particle" : "", "family" : "Lema\u00eetre", "given" : "Y.", "non-dropping-particle" : "", "parse-names" : false, "suffix" : "" }, { "dropping-particle" : "", "family" : "Mathieu", "given" : "A.", "non-dropping-particle" : "", "parse-names" : false, "suffix" : "" }, { "dropping-particle" : "", "family" : "Morille", "given" : "Y.", "non-dropping-particle" : "", "parse-names" : false, "suffix" : "" }, { "dropping-particle" : "", "family" : "Naud", "given" : "C.", "non-dropping-particle" : "", "parse-names" : false, "suffix" : "" }, { "dropping-particle" : "", "family" : "No\u00ebl", "given" : "V.", "non-dropping-particle" : "", "parse-names" : false, "suffix" : "" }, { "dropping-particle" : "", "family" : "O'Hirok", "given" : "W.", "non-dropping-particle" : "", "parse-names" : false, "suffix" : "" }, { "dropping-particle" : "", "family" : "Pelon", "given" : "J.", "non-dropping-particle" : "", "parse-names" : false, "suffix" : "" }, { "dropping-particle" : "", "family" : "Pietras", "given" : "C.", "non-dropping-particle" : "", "parse-names" : false, "suffix" : "" }, { "dropping-particle" : "", "family" : "Protat", "given" : "A.", "non-dropping-particle" : "", "parse-names" : false, "suffix" : "" }, { "dropping-particle" : "", "family" : "Romand", "given" : "B.", "non-dropping-particle" : "", "parse-names" : false, "suffix" : "" }, { "dropping-particle" : "", "family" : "Scialom", "given" : "G.", "non-dropping-particle" : "", "parse-names" : false, "suffix" : "" }, { "dropping-particle" : "", "family" : "Vautard", "given" : "R.", "non-dropping-particle" : "", "parse-names" : false, "suffix" : "" } ], "container-title" : "Annales Geophysicae", "id" : "ITEM-3", "issue" : "2", "issued" : { "date-parts" : [ [ "2005", "2", "28" ] ] }, "page" : "253-275", "title" : "SIRTA, a ground-based atmospheric observatory for cloud and aerosol research", "translator" : [ { "dropping-particle" : "", "family" : "Q4505", "given" : "", "non-dropping-particle" : "", "parse-names" : false, "suffix" : "" } ], "type" : "article-journal", "volume" : "23" }, "uris" : [ "http://www.mendeley.com/documents/?uuid=de583a7c-0a69-4ee3-a1af-ecdf7e194613" ] }, { "id" : "ITEM-4", "itemData" : { "DOI" : "10.1175/2009BAMS2891.1", "ISSN" : "0003-0007", "author" : [ { "dropping-particle" : "", "family" : "Xie", "given" : "Shaocheng", "non-dropping-particle" : "", "parse-names" : false, "suffix" : "" }, { "dropping-particle" : "", "family" : "McCoy", "given" : "Renata B.", "non-dropping-particle" : "", "parse-names" : false, "suffix" : "" }, { "dropping-particle" : "", "family" : "Klein", "given" : "Stephen A.", "non-dropping-particle" : "", "parse-names" : false, "suffix" : "" }, { "dropping-particle" : "", "family" : "Cederwall", "given" : "Richard T.", "non-dropping-particle" : "", "parse-names" : false, "suffix" : "" }, { "dropping-particle" : "", "family" : "Wiscombe", "given" : "Warren J.", "non-dropping-particle" : "", "parse-names" : false, "suffix" : "" }, { "dropping-particle" : "", "family" : "Jensen", "given" : "Michael P.", "non-dropping-particle" : "", "parse-names" : false, "suffix" : "" }, { "dropping-particle" : "", "family" : "Johnson", "given" : "Karen L.", "non-dropping-particle" : "", "parse-names" : false, "suffix" : "" }, { "dropping-particle" : "", "family" : "Clothiaux", "given" : "Eugene E.", "non-dropping-particle" : "", "parse-names" : false, "suffix" : "" }, { "dropping-particle" : "", "family" : "Gaustad", "given" : "Krista L.", "non-dropping-particle" : "", "parse-names" : false, "suffix" : "" }, { "dropping-particle" : "", "family" : "Long", "given" : "Charles N.", "non-dropping-particle" : "", "parse-names" : false, "suffix" : "" }, { "dropping-particle" : "", "family" : "Mather", "given" : "James H.", "non-dropping-particle" : "", "parse-names" : false, "suffix" : "" }, { "dropping-particle" : "", "family" : "McFarlane", "given" : "Sally A.", "non-dropping-particle" : "", "parse-names" : false, "suffix" : "" }, { "dropping-particle" : "", "family" : "Shi", "given" : "Yan", "non-dropping-particle" : "", "parse-names" : false, "suffix" : "" }, { "dropping-particle" : "", "family" : "Golaz", "given" : "Jean-Christophe", "non-dropping-particle" : "", "parse-names" : false, "suffix" : "" }, { "dropping-particle" : "", "family" : "Lin", "given" : "Yanluan", "non-dropping-particle" : "", "parse-names" : false, "suffix" : "" }, { "dropping-particle" : "", "family" : "Hall", "given" : "Stefanie D.", "non-dropping-particle" : "", "parse-names" : false, "suffix" : "" }, { "dropping-particle" : "", "family" : "McCord", "given" : "Raymond A.", "non-dropping-particle" : "", "parse-names" : false, "suffix" : "" }, { "dropping-particle" : "", "family" : "Palanisamy", "given" : "Giri", "non-dropping-particle" : "", "parse-names" : false, "suffix" : "" }, { "dropping-particle" : "", "family" : "Turner", "given" : "David D.", "non-dropping-particle" : "", "parse-names" : false, "suffix" : "" } ], "container-title" : "Bulletin of the American Meteorological Society", "id" : "ITEM-4", "issue" : "1", "issued" : { "date-parts" : [ [ "2010", "1" ] ] }, "page" : "13-20", "title" : "CLOUDS AND MORE: ARM Climate Modeling Best Estimate Data", "translator" : [ { "dropping-particle" : "", "family" : "Q4501", "given" : "", "non-dropping-particle" : "", "parse-names" : false, "suffix" : "" } ], "type" : "article-journal", "volume" : "91" }, "uris" : [ "http://www.mendeley.com/documents/?uuid=46873279-d43e-4645-a406-861d482c681e" ] } ], "mendeley" : { "formattedCitation" : "(Ackerman and Stokes, 2003; Haeffelin et al., 2005; Xie et al., 2010; Chiriaco et al., 2018)", "plainTextFormattedCitation" : "(Ackerman and Stokes, 2003; Haeffelin et al., 2005; Xie et al., 2010; Chiriaco et al., 2018)", "previouslyFormattedCitation" : "(Ackerman and Stokes, 2003; Haeffelin et al., 2005; Xie et al., 2010; Chiriaco et al., 2018)" }, "properties" : { "noteIndex" : 0 }, "schema" : "https://github.com/citation-style-language/schema/raw/master/csl-citation.json" }</w:instrText>
      </w:r>
      <w:r w:rsidRPr="00C734F4">
        <w:rPr>
          <w:lang w:val="en-GB"/>
        </w:rPr>
        <w:fldChar w:fldCharType="separate"/>
      </w:r>
      <w:r w:rsidR="00E41CA2">
        <w:rPr>
          <w:noProof/>
        </w:rPr>
        <w:t>(Ackerman and Stokes, 2003; Haeffelin et al., 2005; Xie et al., 2010; Chiriaco et al., 2018)</w:t>
      </w:r>
      <w:r w:rsidRPr="00C734F4">
        <w:rPr>
          <w:lang w:val="en-GB"/>
        </w:rPr>
        <w:fldChar w:fldCharType="end"/>
      </w:r>
      <w:r w:rsidRPr="00FB6EB0">
        <w:t xml:space="preserve">. </w:t>
      </w:r>
      <w:r w:rsidRPr="00C734F4">
        <w:rPr>
          <w:lang w:val="en-GB"/>
        </w:rPr>
        <w:t xml:space="preserve">Adequate calibration of instruments, quality control and homogenization are essential in these sites. They produce valuable data needed to diagnose processes and changes in regional and local climate. Several climate datasets have been developed from in situ station observations, at different spatial scales and temporal frequencies (Annex I). These include sub-daily </w:t>
      </w:r>
      <w:r w:rsidRPr="00C734F4">
        <w:rPr>
          <w:lang w:val="en-GB"/>
        </w:rPr>
        <w:fldChar w:fldCharType="begin" w:fldLock="1"/>
      </w:r>
      <w:r w:rsidR="000465A7">
        <w:rPr>
          <w:lang w:val="en-GB"/>
        </w:rPr>
        <w:instrText>ADDIN CSL_CITATION { "citationItems" : [ { "id" : "ITEM-1", "itemData" : { "DOI" : "10.1002/joc.4735", "ISBN" : "0899-8418", "ISSN" : "10970088", "PMID" : "28239235", "abstract" : "Sub-daily rainfall extremes may be associated with flash flooding, particularly in urban areas but, compared with extremes on daily timescales, have been relatively little studied in many regions. This paper describes a new, hourly rainfall dataset for the UK based on \u223c1600 rain gauges from three different data sources. This includes tipping bucket rain gauge data from the UK Environment Agency (EA), which has been collected for operational purposes, principally flood forecasting. Significant problems in the use of such data for the analysis of extreme events include the recording of accumulated totals, high frequency bucket tips, rain gauge recording errors and the non-operation of gauges. Given the prospect of an intensification of short-duration rainfall in a warming climate, the identification of such errors is essential if sub-daily datasets are to be used to better understand extreme events. We therefore first describe a series of procedures developed to quality control this new dataset. We then analyse \u223c380 gauges with near-complete hourly records for 1992\u20132011 and map the seasonal climatology of intense rainfall based on UK hourly extremes using annual maxima, n-largest events and fixed threshold approaches. We find that the highest frequencies and intensities of hourly extreme rainfall occur during summer when the usual orographically defined pattern of extreme rainfall is replaced by a weaker, north\u2013south pattern. A strong diurnal cycle in hourly extremes, peaking in late afternoon to early evening, is also identified in summer and, for some areas, in spring. This likely reflects the different mechanisms that generate sub-daily rainfall, with convection dominating during summer. The resulting quality-controlled hourly rainfall dataset will provide considerable value in several contexts, including the development of standard, globally applicable quality-control procedures for sub-daily data, the validation of the new generation of very high-resolution climate models and improved understanding of the drivers of extreme rainfall.", "author" : [ { "dropping-particle" : "", "family" : "Blenkinsop", "given" : "Stephen", "non-dropping-particle" : "", "parse-names" : false, "suffix" : "" }, { "dropping-particle" : "", "family" : "Lewis", "given" : "Elizabeth", "non-dropping-particle" : "", "parse-names" : false, "suffix" : "" }, { "dropping-particle" : "", "family" : "Chan", "given" : "Steven C.", "non-dropping-particle" : "", "parse-names" : false, "suffix" : "" }, { "dropping-particle" : "", "family" : "Fowler", "given" : "Hayley J.", "non-dropping-particle" : "", "parse-names" : false, "suffix" : "" } ], "container-title" : "International Journal of Climatology", "id" : "ITEM-1", "issue" : "2", "issued" : { "date-parts" : [ [ "2017" ] ] }, "page" : "722-740", "title" : "Quality-control of an hourly rainfall dataset and climatology of extremes for the UK", "translator" : [ { "dropping-particle" : "", "family" : "Q3872", "given" : "", "non-dropping-particle" : "", "parse-names" : false, "suffix" : "" } ], "type" : "article-journal", "volume" : "37" }, "uris" : [ "http://www.mendeley.com/documents/?uuid=b7f987e6-88ee-3b9e-aafc-d828033718cd" ] }, { "id" : "ITEM-2",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"ITEM-2",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 } ], "mendeley" : { "formattedCitation" : "(Dumitrescu et al., 2016; Blenkinsop et al., 2017)", "plainTextFormattedCitation" : "(Dumitrescu et al., 2016; Blenkinsop et al., 2017)", "previouslyFormattedCitation" : "(Dumitrescu et al., 2016; Blenkinsop et al., 2017)" }, "properties" : { "noteIndex" : 0 }, "schema" : "https://github.com/citation-style-language/schema/raw/master/csl-citation.json" }</w:instrText>
      </w:r>
      <w:r w:rsidRPr="00C734F4">
        <w:rPr>
          <w:lang w:val="en-GB"/>
        </w:rPr>
        <w:fldChar w:fldCharType="separate"/>
      </w:r>
      <w:r w:rsidR="00E41CA2">
        <w:rPr>
          <w:noProof/>
          <w:lang w:val="en-GB"/>
        </w:rPr>
        <w:t>(Dumitrescu et al., 2016; Blenkinsop et al., 2017)</w:t>
      </w:r>
      <w:r w:rsidRPr="00C734F4">
        <w:rPr>
          <w:lang w:val="en-GB"/>
        </w:rPr>
        <w:fldChar w:fldCharType="end"/>
      </w:r>
      <w:r w:rsidRPr="00C734F4">
        <w:rPr>
          <w:lang w:val="en-GB"/>
        </w:rPr>
        <w:t xml:space="preserve">, daily </w:t>
      </w:r>
      <w:commentRangeStart w:id="297"/>
      <w:commentRangeStart w:id="298"/>
      <w:r w:rsidRPr="00C734F4">
        <w:rPr>
          <w:lang w:val="en-GB"/>
        </w:rPr>
        <w:fldChar w:fldCharType="begin" w:fldLock="1"/>
      </w:r>
      <w:r w:rsidR="000465A7">
        <w:rPr>
          <w:lang w:val="en-GB"/>
        </w:rPr>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"http://www.mendeley.com/documents/?uuid=a1c05ab5-0171-4bf5-b1b7-f38362dbe0c9", "http://www.mendeley.com/documents/?uuid=f0d81f22-c91f-369e-9694-3d0e0291064a" ] }, { "id" : "ITEM-2", "itemData" : { "DOI" : "10.3390/atmos8030052", "ISSN" : "2073-4433", "abstract" : "The 2015 release of the precipitation climatology from the Global Precipitation Climatology Centre (GPCC) for 1951\u20132000, based on climatological normals of about 75,100 rain gauges, allows for quantification of mean land surface precipitation as part of the global water cycle. In GPCC\u2019s 2011-release, a bulk climatological correction was applied to compensate for gauge undercatch. In this paper we derive an improved correction approach based on the synoptic weather reports for the period 1982\u20132015. The compared results show that the climatological approach tends to overestimate the correction for Central and Eastern Europe, especially in the northern winter, and in other regions throughout the year. Applying the mean weather-dependent correction to the GPCC\u2019s uncorrected precipitation climatology for 1951\u20132000 gives a value of 854.7 mm of precipitation per year (excluding Antarctica) or 790 mm for the global land surface. The warming of nearly 1 K relative to pre-industrial temperatures is expected to be accompanied by a 2%\u20133% increase in global (land and ocean) precipitation. However, a comparison of climatology for 30-year reference periods from 1931\u20131960 up to 1981\u20132010 reveals no significant trend for land surface precipitation. This may be caused by the large variability of precipitation, the varying data coverage over time and other issues related to the sampling of rain-gauge networks. The GPCC continues to enlarge and further improve the quality of its database, and will generate precipitation analyses with homogeneous data coverage over time. Another way to reduce the sampling issues is the combination of rain gauge-based analyses with remote sensing (i.e., satellite or radar) datasets.", "author"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"container-title" : "Atmosphere", "id" : "ITEM-2", "issue" : "12", "issued" : { "date-parts" : [ [ "2017", "3", "3" ] ] }, "page" : "52", "publisher" : "Multidisciplinary Digital Publishing Institute", "title" : "Evaluating the Hydrological Cycle over Land Using the Newly-Corrected Precipitation Climatology from the Global Precipitation Climatology Centre (GPCC)", "translator" : [ { "dropping-particle" : "", "family" : "Q4648", "given" : "", "non-dropping-particle" : "", "parse-names" : false, "suffix" : "" } ], "type" : "article-journal", "volume" : "8" }, "uris" : [ "http://www.mendeley.com/documents/?uuid=1664f2c6-6740-4c22-a895-8129f2556732" ] }, { "id" : "ITEM-3", "itemData" : { "DOI" : "10.1175/1520-0450(1995)034&lt;2577:SIOAAA&gt;2.0.CO;2", "abstract" : "Abstract Two ?smart? interpolation procedures are presented and assessed with respect to their ability to estimate annual-average air temperatures at unsampled points in space from available station averages. Smart approaches examined here improve upon commonly used procedures in that they incorporate spatially high-resolution digital elevation information, an average environmental lapse rate, and/or another higher-resolution longer-term average temperature field. Two other straightforward or commonly used interpolation methods also are presented and evaluated as benchmarks to which the smart interpolators can be compared. Interpolation from a spatially high-resolution, long-term-average air temperature climatology serves as a first approximation, while ?traditional? interpolation (from a single realization of annual average air temperature on a single station network) is the other benchmark. Traditional interpolation continues to be the most commonly used interpolation approach within many of the atmospheric and environmental sciences. Smart approaches are significantly more accurate than either traditional methods or estimates spatially interpolated from a high-resolution climatology alone. A smart interpolation method that makes combined use of a digital elevation model (DEM) and traditional interpolation was nearly 24% more accurate than traditional interpolation by itself. Average error associated with this DEM-assisted interpolation algorithm, for interpolating yearly average air temperatures in the United States, was 0.44\u00b0C. The other smart method that was evaluated combines DEM information with a high-resolution average air temperature field. It was even more accurate, as expressed in an overall average interpolation error of only 0.38\u00b0C per year, which makes it some 34% more accurate than traditional interpolation. It is likely that the performance of smart interpolation, relative to traditional interpolation, will be even better when used with relatively sparse station networks.", "author" : [ { "dropping-particle" : "", "family" : "Willmott", "given" : "Cort J", "non-dropping-particle" : "", "parse-names" : false, "suffix" : "" }, { "dropping-particle" : "", "family" : "Matsuura", "given" : "Kenji", "non-dropping-particle" : "", "parse-names" : false, "suffix" : "" } ], "container-title" : "Journal of Applied Meteorology", "id" : "ITEM-3", "issue" : "12", "issued" : { "date-parts" : [ [ "1995", "12", "1" ] ] }, "note" : "doi: 10.1175/1520-0450(1995)0342.0.CO;2", "page" : "2577-2586", "publisher" : "American Meteorological Society", "title" : "Smart Interpolation of Annually Averaged Air Temperature in the United States", "translator" : [ { "dropping-particle" : "", "family" : "Q3899", "given" : "", "non-dropping-particle" : "", "parse-names" : false, "suffix" : "" } ], "type" : "article-journal", "volume" : "34" }, "uris" : [ "http://www.mendeley.com/documents/?uuid=dec0fa06-f3d4-36ee-bc94-94b6a6ea4401", "http://www.mendeley.com/documents/?uuid=33273479-f2f2-4afb-bd05-e6fcd878c6d1" ] }, { "id" : "ITEM-4", "itemData" : { "DOI" : "10.1002/joc.5086", "ISSN" : "08998418", "abstract" : "ABSTRACT We created a new dataset of spatially interpolated monthly climate data for global land areas at a very high spatial resolution (approximately 1?km2). We included monthly temperature (minimum, maximum and average), precipitation, solar radiation, vapour pressure and wind speed, aggregated across a target temporal range of 1970?2000, using data from between 9000 and 60?000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\u00b0C),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were?\u2265?0.99 for temperature and humidity, 0.86 for precipitation and 0.76 for wind speed. The fact that most of our climate surface estimates were only marginally improved by use of satellite covariates highlights the importance having a dense, high-quality network of climate station data.", "author" : [ { "dropping-particle" : "", "family" : "Fick", "given" : "Stephen E", "non-dropping-particle" : "", "parse-names" : false, "suffix" : "" }, { "dropping-particle" : "", "family" : "Hijmans", "given" : "Robert J", "non-dropping-particle" : "", "parse-names" : false, "suffix" : "" } ], "container-title" : "International Journal of Climatology", "id" : "ITEM-4", "issue" : "12", "issued" : { "date-parts" : [ [ "2017", "10", "15" ] ] }, "note" : "doi: 10.1002/joc.5086", "page" : "4302-4315", "publisher" : "Wiley-Blackwell", "title" : "WorldClim 2: new 1-km spatial resolution climate surfaces for global land areas", "translator" : [ { "dropping-particle" : "", "family" : "Q3936", "given" : "", "non-dropping-particle" : "", "parse-names" : false, "suffix" : "" } ], "type" : "article-journal", "volume" : "37" }, "uris" : [ "http://www.mendeley.com/documents/?uuid=0d87e371-87e6-3627-b93b-606f121a49d1", "http://www.mendeley.com/documents/?uuid=067c6a6f-2521-4a4d-8775-ac2959d942d6" ] }, { "id" : "ITEM-5", "itemData" : { "DOI" : "10.1002/2013JD020611", "abstract" : "Abstract High-resolution gridded daily data sets are essential for natural resource management and the analyses of climate changes and their effects. This study aims to evaluate the performance of 15 simple or complex interpolation techniques in reproducing daily precipitation at a resolution of 1?km2 over topographically complex areas. Methods are tested considering two different sets of observation densities and different rainfall amounts. We used rainfall data that were recorded at 74 and 145 observational stations, respectively, spread over the 5760?km2 of the Republic of Cyprus, in the Eastern Mediterranean. Regression analyses utilizing geographical copredictors and neighboring interpolation techniques were evaluated both in isolation and combined. Linear multiple regression (LMR) and geographically weighted regression methods (GWR) were tested. These included a step-wise selection of covariables, as well as inverse distance weighting (IDW), kriging, and 3D-thin plate splines (TPS). The relative rank of the different techniques changes with different station density and rainfall amounts. Our results indicate that TPS performs well for low station density and large-scale events and also when coupled with regression models. It performs poorly for high station density. The opposite is observed when using IDW. Simple IDW performs best for local events, while a combination of step-wise GWR and IDW proves to be the best method for large-scale events and high station density. This study indicates that the use of step-wise regression with a variable set of geographic parameters can improve the interpolation of large-scale events because it facilitates the representation of local climate dynamics.", "author" : [ { "dropping-particle" : "", "family" : "Camera", "given" : "Corrado", "non-dropping-particle" : "", "parse-names" : false, "suffix" : "" }, { "dropping-particle" : "", "family" : "Bruggeman", "given" : "Adriana", "non-dropping-particle" : "", "parse-names" : false, "suffix" : "" }, { "dropping-particle" : "", "family" : "Hadjinicolaou", "given" : "Panos", "non-dropping-particle" : "", "parse-names" : false, "suffix" : "" }, { "dropping-particle" : "", "family" : "Pashiardis", "given" : "Stelios", "non-dropping-particle" : "", "parse-names" : false, "suffix" : "" }, { "dropping-particle" : "", "family" : "Lange", "given" : "Manfred A", "non-dropping-particle" : "", "parse-names" : false, "suffix" : "" } ], "container-title" : "Journal of Geophysical Research: Atmospheres", "id" : "ITEM-5", "issue" : "2", "issued" : { "date-parts" : [ [ "2014", "12", "20" ] ] }, "note" : "doi: 10.1002/2013JD020611", "page" : "693-712", "publisher" : "Wiley-Blackwell", "title" : "Evaluation of interpolation techniques for the creation of gridded daily precipitation (1 \u00d7 1 km\u00b2); Cyprus, 1980\u20132010", "translator" : [ { "dropping-particle" : "", "family" : "Q3945", "given" : "", "non-dropping-particle" : "", "parse-names" : false, "suffix" : "" } ], "type" : "article-journal", "volume" : "119" }, "uris" : [ "http://www.mendeley.com/documents/?uuid=d935aad1-4597-3b8f-a544-69d183a09af1", "http://www.mendeley.com/documents/?uuid=f2322656-1bc7-42d6-a433-317f287c27dc" ] }, { "id" : "ITEM-6", "itemData" : { "DOI" : "10.1002/2015JD024651", "abstract" : "Abstract Long-term time series of key climate variables with a relevant spatiotemporal resolution are essential for environmental science. Moreover, such spatially continuous data, based on weather observations, are commonly used in, e.g., downscaling and bias correcting of climate model simulations. Here we conducted a comprehensive spatial interpolation scheme where seven climate variables (daily mean, maximum, and minimum surface air temperatures, daily precipitation sum, relative humidity, sea level air pressure, and snow depth) were interpolated over Finland at the spatial resolution of 10???10?km2. More precisely, (1) we produced daily gridded time series (FMI_ClimGrid) of the variables covering the period of 1961?2010, with a special focus on evaluation and permutation-based uncertainty estimates, and (2) we investigated temporal trends in the climate variables based on the gridded data. National climate station observations were supplemented by records from the surrounding countries, and kriging interpolation was applied to account for topography and water bodies. For daily precipitation sum and snow depth, a two-stage interpolation with a binary classifier was deployed for an accurate delineation of areas with no precipitation or snow. A robust cross-validation indicated a good agreement between the observed and interpolated values especially for the temperature variables and air pressure, although the effect of seasons was evident. Permutation-based analysis suggested increased uncertainty toward northern areas, thus identifying regions with suboptimal station density. Finally, several variables had a statistically significant trend indicating a clear but locally varying signal of climate change during the last five decades.", "author" : [ { "dropping-particle" : "", "family" : "Aalto", "given" : "Juha", "non-dropping-particle" : "", "parse-names" : false, "suffix" : "" }, { "dropping-particle" : "", "family" : "Pirinen", "given" : "Pentti", "non-dropping-particle" : "", "parse-names" : false, "suffix" : "" }, { "dropping-particle" : "", "family" : "Jylh\u00e4", "given" : "Kirsti", "non-dropping-particle" : "", "parse-names" : false, "suffix" : "" } ], "container-title" : "Journal of Geophysical Research: Atmospheres", "id" : "ITEM-6", "issue" : "8", "issued" : { "date-parts" : [ [ "2016", "4", "7" ] ] }, "note" : "doi: 10.1002/2015JD024651", "page" : "3807-3823", "publisher" : "Wiley-Blackwell", "title" : "New gridded daily climatology of Finland: Permutation-based uncertainty estimates and temporal trends in climate", "translator" : [ { "dropping-particle" : "", "family" : "Q3946", "given" : "", "non-dropping-particle" : "", "parse-names" : false, "suffix" : "" } ], "type" : "article-journal", "volume" : "121" }, "uris" : [ "http://www.mendeley.com/documents/?uuid=82024d5f-0a90-32c6-8e5c-78c75b141f9e", "http://www.mendeley.com/documents/?uuid=99946655-b660-481c-94f2-876b5c49fe24" ] }, { "id" : "ITEM-7", "itemData" : { "DOI" : "10.1002/joc.3848", "ISSN" : "10970088", "abstract" : "Climate surfaces are digital representations of climatic variables from a region in the planet estimated via geographical interpolation techniques. Climate surfaces have multiple applications in research planning, experimental design, and technology transfer. Although high-resolution climatologies have been developed worldwide, Mexico is one of the few countries that have developed several climatic surfaces. Here, we present an updated high-resolution (30arc sec) climatic surfaces for Mexico for the average monthly climate period 1910-2009, corresponding to monthly values of precipitation, daily maximum, and minimum temperature, as well as 19 bioclimatic variables derived from the monthly precipitation and temperature values. To produce these surfaces we applied the thin-plate smoothing spline interpolation algorithm implemented in the ANUSPLIN software to nearly 5000 climate weather stations countrywide. As an additional product and unlike the previous efforts, we generated monthly standard error surfaces for the three climate parameters, which can be used for error assessment when using these climate surfaces. Our climate surface predicted slightly drier and cooler conditions than the previous ones. ANUSPLIN diagnostic statistics indicated that model fit was adequate. We implemented a more recent error assessment, a set of withheld stations to perform an independent evaluation of the model surfaces. We estimate the mean absolute error and mean error, with the withheld data and all the available data. Average RTGCV for monthly temperatures was of 1.26-1.12\u00b0C and 24.67% for monthly precipitation, and a RTMSE of 0.48-0.56\u00b0C and 11.11%. The main advantage of the surfaces presented here regarding the other three developed for the country is that ours cover practically the entire 20th century and almost the entire first decade of the 21st century. It is the most up to date high-resolution climatology for the country. \u00a9 2013 Royal Meteorological Society.", "author" : [ { "dropping-particle" : "", "family" : "Cuervo-Robayo", "given" : "Angela P.", "non-dropping-particle" : "", "parse-names" : false, "suffix" : "" }, { "dropping-particle" : "", "family" : "T\u00e9llez-Vald\u00e9s", "given" : "Oswaldo", "non-dropping-particle" : "", "parse-names" : false, "suffix" : "" }, { "dropping-particle" : "", "family" : "G\u00f3mez-Albores", "given" : "Miguel A.", "non-dropping-particle" : "", "parse-names" : false, "suffix" : "" }, { "dropping-particle" : "", "family" : "Venegas-Barrera", "given" : "Crystian S.", "non-dropping-particle" : "", "parse-names" : false, "suffix" : "" }, { "dropping-particle" : "", "family" : "Manjarrez", "given" : "Javier", "non-dropping-particle" : "", "parse-names" : false, "suffix" : "" }, { "dropping-particle" : "", "family" : "Mart\u00ednez-Meyer", "given" : "Enrique", "non-dropping-particle" : "", "parse-names" : false, "suffix" : "" } ], "container-title" : "International Journal of Climatology", "id" : "ITEM-7", "issue" : "7", "issued" : { "date-parts" : [ [ "2014", "10", "31" ] ] }, "note" : "doi: 10.1002/joc.3848", "page" : "2427-2437", "publisher" : "Wiley-Blackwell", "title" : "An update of high-resolution monthly climate surfaces for Mexico", "translator" : [ { "dropping-particle" : "", "family" : "Q3950", "given" : "", "non-dropping-particle" : "", "parse-names" : false, "suffix" : "" } ], "type" : "article-journal", "volume" : "34" }, "uris" : [ "http://www.mendeley.com/documents/?uuid=7c8b0bba-5723-3b18-8904-31e9dd6fbd71", "http://www.mendeley.com/documents/?uuid=45c53a96-d62e-4ad4-88cf-d824083aab56" ] }, { "id" : "ITEM-8",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"ITEM-8",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"http://www.mendeley.com/documents/?uuid=a3805e44-f060-4616-8bf0-49e9f0ac8755" ] }, { "id" : "ITEM-9", "itemData" : { "DOI" : "10.1002/joc.4518", "abstract" : "ABSTRACT Basic meteorological data are essential for evaluating impacts of spatiotemporal variability in climate forcing on hydrology and agroecosystems. The objective of this work was to develop high-resolution grids (0.25? ? 0.25?) of daily precipitation, evapotranspiration, and the five climate variables generally required to estimate evapostranspiration for Brazil. These five variables are maximum and minimum temperature, solar radiation, relative humidity, and wind speed. We tested six different interpolation schemes to create the grids for these variables. The data were obtained from 3625 rain gauge and 735 weather stations for period of 1980?2013. We used a cross-validation approach that compares point observed data to point interpolated estimates to select the best interpolation scheme for each climate variable. We also present the performance of the best interpolation for each climate variable at daily timescales and for river basins. The inverse distance weighting and angular distance weighting methods produced the best results. Performance of all methods was poorer prior to 1995 because of fewer stations and available data. The performance of the interpolation varies for different seasons for almost all variables. Forecasting capability was tested for precipitation only and performed adequately for the system state (wet or dry). Variations in the interpolation schemes across river basins are primarily attributed to differences in gauge or station network density. This freely available gridded meteorological data set significantly advances the availability of climate data in Brazil.", "author" : [ { "dropping-particle" : "", "family" : "Xavier", "given" : "Alexandre C", "non-dropping-particle" : "", "parse-names" : false, "suffix" : "" }, { "dropping-particle" : "", "family" : "King", "given" : "Carey W", "non-dropping-particle" : "", "parse-names" : false, "suffix" : "" }, { "dropping-particle" : "", "family" : "Scanlon", "given" : "Bridget R", "non-dropping-particle" : "", "parse-names" : false, "suffix" : "" } ], "container-title" : "International Journal of Climatology", "id" : "ITEM-9", "issue" : "6", "issued" : { "date-parts" : [ [ "2016", "10", "8" ] ] }, "note" : "doi: 10.1002/joc.4518", "page" : "2644-2659", "publisher" : "Wiley-Blackwell", "title" : "Daily gridded meteorological variables in Brazil (1980\u20132013)", "translator" : [ { "dropping-particle" : "", "family" : "Q3955", "given" : "", "non-dropping-particle" : "", "parse-names" : false, "suffix" : "" } ], "type" : "article-journal", "volume" : "36" }, "uris" : [ "http://www.mendeley.com/documents/?uuid=999f81d4-e9dc-3f78-853a-0917d387781c", "http://www.mendeley.com/documents/?uuid=d277c426-1671-407a-93fe-179c928c000c" ] }, { "id" : "ITEM-10", "itemData" : { "DOI" : "10.5194/asr-12-73-2015", "author" : [ { "dropping-particle" : "", "family" : "Journ\u00e9e", "given" : "M", "non-dropping-particle" : "", "parse-names" : false, "suffix" : "" }, { "dropping-particle" : "", "family" : "Delvaux", "given" : "C", "non-dropping-particle" : "", "parse-names" : false, "suffix" : "" }, { "dropping-particle" : "", "family" : "Bertrand", "given" : "C", "non-dropping-particle" : "", "parse-names" : false, "suffix" : "" } ], "container-title" : "Advances in Science and Research", "id" : "ITEM-10", "issue" : "1", "issued" : { "date-parts" : [ [ "2015" ] ] }, "page" : "73-78", "title" : "Precipitation climate maps of Belgium", "translator" : [ { "dropping-particle" : "", "family" : "Q3957", "given" : "", "non-dropping-particle" : "", "parse-names" : false, "suffix" : "" } ], "type" : "article-journal", "volume" : "12" }, "uris" : [ "http://www.mendeley.com/documents/?uuid=da0b9489-e603-3623-81f1-5853aa4dd90f", "http://www.mendeley.com/documents/?uuid=8322e47a-e1e3-4372-956a-37151908bb06" ] }, { "id" : "ITEM-11", "itemData" : { "DOI" : "10.1002/joc.5238", "abstract" : "ABSTRACT Various sectors of the country's economy\u00a0?\u00a0agriculture, health, energy, among others\u00a0?\u00a0largely depend on climate information, hence availability of quality climate data is very essential for climate-impact studies in these sectors. In this paper, a monthly rainfall database (GMet v1.0) has been developed at a 0.5\u00b0???0.5\u00b0 spatial resolution, from 113 Ghana Meteorological Agency (GMet) gauge network distributed across the four agro-ecological zones of Ghana, and spanning a 23-year period (1990?2012). The datasets were first homogenized with quantile-matching adjustments and thereafter, gridded at a spatial resolution of 0.5\u00b0???0.5\u00b0 using Minimum Surface Curvature with tensioning parameter, allowing for comprehensive spatial fields assessment on the developed dataset. Afterwards, point-pixel validation was performed using GMet v1.0 against gauge data from stations that were earlier excluded due to large datagaps. This proved the reliability of GMet v1.0, with high and statistically significant correlations at 99% confidence level, and relatively low biases and rmse. Furthermore, GMet v1.0 was compared with GPCC and TRMM rainfall estimates, with both products found to adequately mimick GMet v1.0, with high correlations which are significant at 99% confidence level, low biases and rmse. In addition, the ratio of 90th\u00a0?\u00a0percentile provided fairly similar capture of extremes by both TRMM and GPCC, in relation to GMet v1.0. Finally, based on annual rainfall totals and monthly variability, k-means cluster analysis was performed on GMet v1.0, which delineated the country into four distinct climatic zones. The developed rainfall data, when officially released, will be a useful product for climate impact and further rainfall validation studies in Ghana.", "author" : [ { "dropping-particle" : "", "family" : "Aryee", "given" : "J.\u2009N.\u2009A.", "non-dropping-particle" : "", "parse-names" : false, "suffix" : "" }, { "dropping-particle" : "", "family" : "Amekudzi", "given" : "L.\u2009K.", "non-dropping-particle" : "", "parse-names" : false, "suffix" : "" }, { "dropping-particle" : "", "family" : "Quansah", "given" : "E", "non-dropping-particle" : "", "parse-names" : false, "suffix" : "" }, { "dropping-particle" : "", "family" : "Klutse", "given" : "N.\u2009A.\u2009B.", "non-dropping-particle" : "", "parse-names" : false, "suffix" : "" }, { "dropping-particle" : "", "family" : "Atiah", "given" : "W.\u2009A.", "non-dropping-particle" : "", "parse-names" : false, "suffix" : "" }, { "dropping-particle" : "", "family" : "Yorke", "given" : "C", "non-dropping-particle" : "", "parse-names" : false, "suffix" : "" } ], "container-title" : "International Journal of Climatology", "id" : "ITEM-11", "issue" : "3", "issued" : { "date-parts" : [ [ "2018", "8", "25" ] ] }, "note" : "doi: 10.1002/joc.5238", "page" : "1201-1215", "publisher" : "Wiley-Blackwell", "title" : "Development of high spatial resolution rainfall data for Ghana", "translator" : [ { "dropping-particle" : "", "family" : "Q3941", "given" : "", "non-dropping-particle" : "", "parse-names" : false, "suffix" : "" } ], "type" : "article-journal", "volume" : "38" }, "uris" : [ "http://www.mendeley.com/documents/?uuid=ab4d71a7-17fe-37d4-8d33-ba812d41ff4d", "http://www.mendeley.com/documents/?uuid=7e357223-3155-4542-8573-0b5f446e2249" ] }, { "id" : "ITEM-12", "itemData" : { "DOI" : "10.1002/joc.3711", "ISSN" : "08998418",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"ITEM-12", "issue" : "3", "issued" : { "date-parts" : [ [ "2014", "3", "15" ] ] }, "page" : "623-642", "publisher" : "Wiley-Blackwell", "title" : "Updated high-resolution grids of monthly climatic observations - the CRU TS3.10 Dataset", "translator" : [ { "dropping-particle" : "", "family" : "Q5170", "given" : "", "non-dropping-particle" : "", "parse-names" : false, "suffix" : "" } ], "type" : "article-journal", "volume" : "34" }, "uris" : [ "http://www.mendeley.com/documents/?uuid=55c0e61d-3237-45ed-92d9-66206796afdd" ] }, { "id" : "ITEM-13",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"ITEM-13",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"id" : "ITEM-14", "itemData" : { "DOI" : "10.1002/2014WR015638", "ISBN" : "0043-1397",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1979\u20132012,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"ITEM-14", "issued" : { "date-parts" : [ [ "2014" ] ] }, "title" : "The WFDEI meteorological forcing data set: WATCH Forcing data methodology applied to ERA-Interim reanalysis data", "translator" : [ { "dropping-particle" : "", "family" : "Q5595", "given" : "", "non-dropping-particle" : "", "parse-names" : false, "suffix" : "" } ], "type" : "article-journal" }, "uris" : [ "http://www.mendeley.com/documents/?uuid=e88d3fab-4785-4489-a400-9db1c27b81f6" ] }, { "id" : "ITEM-15", "itemData" : { "DOI" : "10.1029/97JC01736", "ISBN" : "0148-0227", "ISSN" : "01480227", "abstract" : "Global analyses of monthly sea surface temperature (SST) anomalies from 1856 to 1991 are produced using three statistically based methods: optimal smoothing (OS), the Kalrnan filter (KF) and optimal interpolation (OI). Each of these is accompanied by estimates of the error covariance of the analyzed fields. The spatial covariance function these methods require is estimated from the available data; the time-marching model is a first-order autoregressive model again estimated from data. The data input for the analyses are monthly anomalies from the United Kingdom Meteorological Office historical sea surface temperature data set (MOHSST5) [Parker et al., 1994] of the Global Ocean Surface Temperature Atlas (COSTA) [Bottoraley et al., 1990]. These analyses are compared with each other, with COSTA, and with an analy-sis generated by projection (P) onto a set of empirical orthogonal functions (as in Smith et al. [1996]). In theory, the quality of the analyses should rank in the order OS, KF, OI, P, and COSTA. It is found that the first four give comparable results in the data-rich periods (1951-1991), but at times when data is sparse the first three differ significantly from P and COSTA. At these times the latter two often have extreme and fluctuating values, prima facie evidence of error. The statistical schemes are also verified against data not used in any of the analyses (proxy records derived from corals and air temperature records from coastal and island stations). We also present evidence that the analysis error estimates are indeed indicative of the quality of the products. At most times the OS and KF products are close to the OI product, but at times of especially poor coverage their use of information from other times is advantageous. The methods appear to reconstruct the major features of the global SST field from very sparse data. Comparison with other indications of the E1 Nifio -Southern Oscillation cycle show that the analyses provide usable information on interannual variability as far back as the 1860s.", "author" : [ { "dropping-particle" : "", "family" : "Kaplan", "given" : "Alexey", "non-dropping-particle" : "", "parse-names" : false, "suffix" : "" }, { "dropping-particle" : "", "family" : "Cane", "given" : "Mark A", "non-dropping-particle" : "", "parse-names" : false, "suffix" : "" }, { "dropping-particle" : "", "family" : "Kushnir", "given" : "Yochanan", "non-dropping-particle" : "", "parse-names" : false, "suffix" : "" }, { "dropping-particle" : "", "family" : "Clement", "given" : "Amy C", "non-dropping-particle" : "", "parse-names" : false, "suffix" : "" }, { "dropping-particle" : "", "family" : "Blumenthal", "given" : "M. Benno", "non-dropping-particle" : "", "parse-names" : false, "suffix" : "" }, { "dropping-particle" : "", "family" : "Rajagopalan", "given" : "Balaji", "non-dropping-particle" : "", "parse-names" : false, "suffix" : "" } ], "container-title" : "Journal of Geophysical Research: Oceans", "id" : "ITEM-15", "issue" : "C9", "issued" : { "date-parts" : [ [ "1998", "8", "15" ] ] }, "page" : "18567-18589", "title" : "Analyses of global sea surface temperature 1856-1991", "translator" : [ { "dropping-particle" : "", "family" : "Q5399", "given" : "", "non-dropping-particle" : "", "parse-names" : false, "suffix" : "" } ], "type" : "article-journal", "volume" : "103" }, "uris" : [ "http://www.mendeley.com/documents/?uuid=da9dee24-efb2-414d-baa0-02f7eba2e2f6" ] }, { "id" : "ITEM-16", "itemData" : { "DOI" : "10.1175/JCLI-D-11-00015.1", "ISSN" : "0894-8755", "abstract" : "AbstractThe Modern-Era Retrospective Analysis for Research and Applications (MERRA) was undertaken by NASA\u2019s Global Modeling and Assimilation Office with two primary objectives: to place observations from NASA\u2019s Earth Observing System satellites into a climate context and to improve upon the hydrologic cycle represented in earlier generations of reanalyses. Focusing on the satellite era, from 1979 to the present, MERRA has achieved its goals with significant improvements in precipitation and water vapor climatology. Here, a brief overview of the system and some aspects of its performance, including quality assessment diagnostics from innovation and residual statistics, is given.By comparing MERRA with other updated reanalyses [the interim version of the next ECMWF Re-Analysis (ERA-Interim) and the Climate Forecast System Reanalysis (CFSR)], advances made in this new generation of reanalyses, as well as remaining deficiencies, are identified. Although there is little difference between the new reanalyses i...", "author"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"Bacmeister", "given" : "Julio",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 "family" : "Silva", "given" : "Arlindo", "non-dropping-particle" : "da",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"Julio  Bacmeister", "given" : "",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"da", "family" : "Silva", "given" : "Arlindo", "non-dropping-particle" : "",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"container-title" : "Journal of Climate", "id" : "ITEM-16", "issue" : "14", "issued" : { "date-parts" : [ [ "2011", "7", "15" ] ] }, "page" : "3624-3648", "title" : "MERRA: NASA\u2019s Modern-Era Retrospective Analysis for Research and Applications", "translator" : [ { "dropping-particle" : "", "family" : "Q5171", "given" : "", "non-dropping-particle" : "", "parse-names" : false, "suffix" : "" } ], "type" : "article-journal", "volume" : "24" }, "uris" : [ "http://www.mendeley.com/documents/?uuid=65e9765c-4ba9-43b7-b3f1-5d18973b0264" ] }, { "id" : "ITEM-17", "itemData" : { "DOI" : "10.1175/2007JTECHA989.1", "ISBN" : "0739-0572", "ISSN" : "07390572", "abstract" : "Abstract The Advanced Very High Resolution Radiometer (AVHRR) outgoing longwave radiation (OLR) product, which NOAA has been operationally generating since 1979, is a very long data record that has been used in many applications, yet past studies have shown its limitations and several algorithm-related deficiencies. Ellingson et al. have developed the multispectral algorithm that largely improved the accuracy of the narrowband-estimated OLR as well as eliminated the problems in AVHRR. NOAA has been generating High Resolution Infrared Radiation Sounder (HIRS) OLR operationally since September 1998. In recognition of the need for a continuous and long OLR data record that would be consistent with the earth radiation budget broadband measurements in the National Polar-orbiting Operational Environmental Satellite System (NPOESS) era, and to provide a climate data record for global change studies, a vigorous reprocessing of the HIRS radiance for OLR derivation is necessary. This paper describes the development...", "author" : [ { "dropping-particle" : "", "family" : "Lee", "given" : "Hai Tien", "non-dropping-particle" : "", "parse-names" : false, "suffix" : "" }, { "dropping-particle" : "", "family" : "Gruber", "given" : "Arnold", "non-dropping-particle" : "", "parse-names" : false, "suffix" : "" }, { "dropping-particle" : "", "family" : "Ellingson", "given" : "Robert G.", "non-dropping-particle" : "", "parse-names" : false, "suffix" : "" }, { "dropping-particle" : "", "family" : "Laszlo", "given" : "Istvan", "non-dropping-particle" : "", "parse-names" : false, "suffix" : "" } ], "container-title" : "Journal of Atmospheric and Oceanic Technology", "id" : "ITEM-17", "issued" : { "date-parts" : [ [ "2007" ] ] }, "page" : "2029-2047", "title" : "Development of the HIRS outgoing longwave radiation climate dataset", "translator" : [ { "dropping-particle" : "", "family" : "Q5321", "given" : "", "non-dropping-particle" : "", "parse-names" : false, "suffix" : "" } ], "type" : "article-journal", "volume" : "24" }, "uris" : [ "http://www.mendeley.com/documents/?uuid=e60131c9-74b5-4a25-b19e-d99fdf7310c3" ] }, { "id" : "ITEM-18", "itemData" : { "DOI" : "10.1109/IGARSS.2005.1526575", "ISBN" : "0-7803-9050-4", "author" : [ { "dropping-particle" : "", "family" : "Okamoto", "given" : "K.i.",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"Nobuhiro", "non-dropping-particle" : "", "parse-names" : false, "suffix" : "" }, { "dropping-particle" : "", "family" : "Iwanami", "given" : "Koyuru", "non-dropping-particle" : "", "parse-names" : false, "suffix" : "" } ], "container-title" : "Proceedings. 2005 IEEE International Geoscience and Remote Sensing Symposium, 2005. IGARSS '05.", "id" : "ITEM-18", "issue" : "August", "issued" : { "date-parts" : [ [ "2005" ] ] }, "page" : "3414-3416", "publisher" : "IEEE", "title" : "The global satellite mapping of precipitation (GSMaP) project", "translator" : [ { "dropping-particle" : "", "family" : "Q5762", "given" : "", "non-dropping-particle" : "", "parse-names" : false, "suffix" : "" } ], "type" : "paper-conference", "volume" : "5" }, "uris" : [ "http://www.mendeley.com/documents/?uuid=7b13b049-710c-4880-a05d-094077af5121" ] }, { "id" : "ITEM-19", "itemData" : { "DOI" : "10.5194/hess-21-2881-2017", "ISSN" : "1607-7938", "abstract" : "Abstract. Observed streamflow data from 966 medium sized catchments (1000\u20135000km2) around the globe were used to comprehensively evaluate the daily runoff estimates (1979\u20132012) of six global hydrological models (GHMs) and four land surface models (LSMs) produced as part of tier-1 of the eartH2Observe project. The models were all driven by the WATCH Forcing Data ERA-Interim (WFDEI) meteorological dataset, but used different datasets for non-meteorologic inputs and were run at various spatial and temporal resolutions, although all data were re-sampled to a common 0. 5\u00b0 spatial and daily temporal resolution. For the evaluation, we used a broad range of performance metrics related to important aspects of the hydrograph. We found pronounced inter-model performance differences, underscoring the importance of hydrological model uncertainty in addition to climate input uncertainty, for example in studies assessing the hydrological impacts of climate change. The uncalibrated GHMs were found to perform, on average, better than the uncalibrated LSMs in snow-dominated regions, while the ensemble mean was found to perform only slightly worse than the best (calibrated) model. The inclusion of less-accurate models did not appreciably degrade the ensemble performance. Overall, we argue that more effort should be devoted on calibrating and regionalizing the parameters of macro-scale models. We further found that, despite adjustments using gauge observations, the WFDEI precipitation data still contain substantial biases that propagate into the simulated runoff. The early bias in the spring snowmelt peak exhibited by most models is probably primarily due to the widespread precipitation underestimation at high northern latitudes.", "author" : [ { "dropping-particle" : "", "family" : "Beck", "given" : "Hylke E.", "non-dropping-particle" : "", "parse-names" : false, "suffix" : "" }, { "dropping-particle" : "", "family" : "Dijk", "given" : "Albert I. J. M.", "non-dropping-particle" : "van", "parse-names" : false, "suffix" : "" }, { "dropping-particle" : "", "family" : "Roo", "given" : "Ad", "non-dropping-particle" : "de", "parse-names" : false, "suffix" : "" }, { "dropping-particle" : "", "family" : "Dutra", "given" : "Emanuel", "non-dropping-particle" : "", "parse-names" : false, "suffix" : "" }, { "dropping-particle" : "", "family" : "Fink", "given" : "Gabriel", "non-dropping-particle" : "", "parse-names" : false, "suffix" : "" }, { "dropping-particle" : "", "family" : "Orth", "given" : "Rene", "non-dropping-particle" : "", "parse-names" : false, "suffix" : "" }, { "dropping-particle" : "", "family" : "Schellekens", "given" : "Jaap", "non-dropping-particle" : "", "parse-names" : false, "suffix" : "" } ], "container-title" : "Hydrology and Earth System Sciences", "id" : "ITEM-19", "issue" : "6", "issued" : { "date-parts" : [ [ "2017", "6", "12" ] ] }, "page" : "2881-2903", "title" : "Global evaluation of runoff from 10 state-of-the-art hydrological models", "translator" : [ { "dropping-particle" : "", "family" : "Q5756", "given" : "", "non-dropping-particle" : "", "parse-names" : false, "suffix" : "" } ], "type" : "article-journal", "volume" : "21" }, "uris" : [ "http://www.mendeley.com/documents/?uuid=28f8d500-c132-4f77-a6dc-9fcc5db0d552" ] }, { "id" : "ITEM-20", "itemData" : { "author" : [ { "dropping-particle" : "", "family" : "Huffman", "given" : "George J", "non-dropping-particle" : "", "parse-names" : false, "suffix" : "" }, { "dropping-particle" : "", "family" : "Bolvin", "given" : "David T", "non-dropping-particle" : "", "parse-names" : false, "suffix" : "" }, { "dropping-particle" : "", "family" : "Braithwaite", "given" : "Dan", "non-dropping-particle" : "", "parse-names" : false, "suffix" : "" }, { "dropping-particle" : "", "family" : "Hsu", "given" : "Kuolin", "non-dropping-particle" : "", "parse-names" : false, "suffix" : "" }, { "dropping-particle" : "", "family" : "Joyce", "given" : "Robert", "non-dropping-particle" : "", "parse-names" : false, "suffix" : "" }, { "dropping-particle" : "", "family" : "Xie", "given" : "Pingping", "non-dropping-particle" : "", "parse-names" : false, "suffix" : "" }, { "dropping-particle" : "", "family" : "Yoo", "given" : "Soo-hyun", "non-dropping-particle" : "", "parse-names" : false, "suffix" : "" } ], "id" : "ITEM-20", "issue" : "November", "issued" : { "date-parts" : [ [ "2014" ] ] }, "title" : "Algorithm Theoretical Basis Document (ATBD) NASA Global Precipitation Measurement (GPM) Integrated Multi-satellitE Retrievals for GPM (IMERG)", "translator" : [ { "dropping-particle" : "", "family" : "Q6222", "given" : "", "non-dropping-particle" : "", "parse-names" : false, "suffix" : "" } ], "type" : "article-journal" }, "uris" : [ "http://www.mendeley.com/documents/?uuid=c07e56df-69a3-4e13-86b3-29e583632187" ] }, { "id" : "ITEM-21", "itemData" : { "DOI" : "10.1175/BAMS-D-13-00068.1", "ISBN" : "0003-0007", "ISSN" : "0003-0007", "PMID" : "17798761", "abstract" : "AbstractA new retrospective satellite-based precipitation dataset is constructed as a climate data record for hydrological and climate studies. Precipitation Estimation from Remotely Sensed Information using Artificial Neural Networks\u2013Climate Data Record (PERSIANN-CDR) provides daily and 0.25\u00b0 rainfall estimates for the latitude band 60\u00b0S\u201360\u00b0N for the period of 1 January 1983 to 31 December 2012 (delayed present). PERSIANN-CDR is aimed at addressing the need for a consistent, long-term, high-resolution, and global precipitation dataset for studying the changes and trends in daily precipitation, especially extreme precipitation events, due to climate change and natural variability. PERSIANN-CDR is generated from the PERSIANN algorithm using GridSat-B1 infrared data. It is adjusted using the Global Precipitation Climatology Project (GPCP) monthly product to maintain consistency of the two datasets at 2.5\u00b0 monthly scale throughout the entire record. Three case studies for testing the efficacy of the dataset ...", "author" : [ { "dropping-particle" : "", "family" : "Ashouri", "given" : "Hamed", "non-dropping-particle" : "", "parse-names" : false, "suffix" : "" }, { "dropping-particle" : "", "family" : "Hsu", "given" : "Kuo-Lin", "non-dropping-particle" : "", "parse-names" : false, "suffix" : "" }, { "dropping-particle" : "", "family" : "Sorooshian", "given" : "Soroosh", "non-dropping-particle" : "", "parse-names" : false, "suffix" : "" }, { "dropping-particle" : "", "family" : "Braithwaite", "given" : "Dan K.", "non-dropping-particle" : "", "parse-names" : false, "suffix" : "" }, { "dropping-particle" : "", "family" : "Knapp", "given" : "Kenneth R.", "non-dropping-particle" : "", "parse-names" : false, "suffix" : "" }, { "dropping-particle" : "", "family" : "Cecil", "given" : "L. Dewayne", "non-dropping-particle" : "", "parse-names" : false, "suffix" : "" }, { "dropping-particle" : "", "family" : "Nelson", "given" : "Brian R.", "non-dropping-particle" : "", "parse-names" : false, "suffix" : "" }, { "dropping-particle" : "", "family" : "Prat", "given" : "Olivier P.", "non-dropping-particle" : "", "parse-names" : false, "suffix" : "" } ], "container-title" : "Bulletin of the American Meteorological Society", "id" : "ITEM-21", "issue" : "1", "issued" : { "date-parts" : [ [ "2015", "1", "27" ] ] }, "note" : "From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P)\n\ndoi: 10.1175/BAMS-D-13-00068.1", "page" : "69-83", "publisher" : "American Meteorological Society", "title" : "PERSIANN-CDR: Daily Precipitation Climate Data Record from Multisatellite Observations for Hydrological and Climate Studies", "translator" : [ { "dropping-particle" : "", "family" : "Q6012", "given" : "", "non-dropping-particle" : "", "parse-names" : false, "suffix" : "" } ], "type" : "article-journal", "volume" : "96" }, "uris" : [ "http://www.mendeley.com/documents/?uuid=33b1450f-afa7-4331-8597-7b3ee5286887" ] }, { "id" : "ITEM-22", "itemData" : { "DOI" : "10.5194/hess-21-6201-2017", "ISSN" : "1607-7938", "abstract" : "Abstract. We undertook a comprehensive evaluation of 22 gridded (quasi-)global (sub-)daily precipitation (P) datasets for the period 2000\u20132016. Thirteen non-gauge-corrected P datasets were evaluated using daily P gauge observations from 76 086 gauges worldwide. Another nine gauge-corrected datasets were evaluated using hydrological modeling, by calibrating the HBV conceptual model against streamflow records for each of 9053 small to medium-sized (", "author" : [ { "dropping-particle" : "", "family" : "Beck", "given" : "Hylke E.", "non-dropping-particle" : "", "parse-names" : false, "suffix" : "" }, { "dropping-particle" : "", "family" : "Vergopolan", "given" : "Noemi", "non-dropping-particle" : "", "parse-names" : false, "suffix" : "" }, { "dropping-particle" : "", "family" : "Pan", "given" : "Ming", "non-dropping-particle" : "", "parse-names" : false, "suffix" : "" }, { "dropping-particle" : "", "family" : "Levizzani", "given" : "Vincenzo", "non-dropping-particle" : "", "parse-names" : false, "suffix" : "" }, { "dropping-particle" : "", "family" : "Dijk", "given" : "Albert I. J. M.", "non-dropping-particle" : "van", "parse-names" : false, "suffix" : "" }, { "dropping-particle" : "", "family" : "Weedon", "given" : "Graham P.", "non-dropping-particle" : "", "parse-names" : false, "suffix" : "" }, { "dropping-particle" : "", "family" : "Brocca", "given" : "Luca", "non-dropping-particle" : "", "parse-names" : false, "suffix" : "" }, { "dropping-particle" : "", "family" : "Pappenberger", "given" : "Florian", "non-dropping-particle" : "", "parse-names" : false, "suffix" : "" }, { "dropping-particle" : "", "family" : "Huffman", "given" : "George J.", "non-dropping-particle" : "", "parse-names" : false, "suffix" : "" }, { "dropping-particle" : "", "family" : "Wood", "given" : "Eric F.", "non-dropping-particle" : "", "parse-names" : false, "suffix" : "" } ], "container-title" : "Hydrology and Earth System Sciences", "id" : "ITEM-22", "issue" : "12", "issued" : { "date-parts" : [ [ "2017", "12", "8" ] ] }, "page" : "6201-6217", "title" : "Global-scale evaluation of 22 precipitation datasets using gauge observations and hydrological modeling", "translator" : [ { "dropping-particle" : "", "family" : "Q6949", "given" : "", "non-dropping-particle" : "", "parse-names" : false, "suffix" : "" } ], "type" : "article-journal", "volume" : "21" }, "uris" : [ "http://www.mendeley.com/documents/?uuid=432e66ae-e348-494f-bbdc-526662580562" ] } ], "mendeley" : { "formattedCitation"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"manualFormatting" : "(Aalto et al., 2016; Funk et al., 2015; Beck et al., 2017a, 2017b; Camera et al., 2014; Chen et al., 2008; Journ\u00e9e et al., 2015; Schneider et al., 2017), ", "plainTextFormattedCitation"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"previouslyFormattedCitation" : "(Willmott and Matsuura, 1995; Xie and Arkin, 1997; Kaplan et al., 1998; Okamoto et al., 2005; Lee et al., 2007; Chen et al., 2008; Rienecker et al., 2011; Camera et al., 2014; Cuervo-Robayo et al., 2014; Harris et al., 2014; Huffman et al., 2014; Weedon et al., 2014; Ashouri et al., 2015; Journ\u00e9e et al., 2015; Aalto et al., 2016; Dumitrescu et al., 2016; Xavier et al., 2016; Beck et al., 2017b, 2017a; Fick and Hijmans, 2017; Schneider et al., 2017; Aryee et al., 2018)" }, "properties" : { "noteIndex" : 0 }, "schema" : "https://github.com/citation-style-language/schema/raw/master/csl-citation.json" }</w:instrText>
      </w:r>
      <w:r w:rsidRPr="00C734F4">
        <w:rPr>
          <w:lang w:val="en-GB"/>
        </w:rPr>
        <w:fldChar w:fldCharType="separate"/>
      </w:r>
      <w:r w:rsidR="00E41CA2">
        <w:rPr>
          <w:noProof/>
        </w:rPr>
        <w:t xml:space="preserve">(Aalto et al., 2016; Funk et al., 2015; Beck et al., 2017a, 2017b; Camera et al., 2014; Chen et al., 2008; Journée et al., 2015; Schneider et al., 2017), </w:t>
      </w:r>
      <w:r w:rsidRPr="00C734F4">
        <w:rPr>
          <w:lang w:val="en-GB"/>
        </w:rPr>
        <w:fldChar w:fldCharType="end"/>
      </w:r>
      <w:commentRangeEnd w:id="297"/>
      <w:commentRangeEnd w:id="298"/>
      <w:r w:rsidR="00C63511">
        <w:rPr>
          <w:rStyle w:val="CommentReference"/>
          <w:rFonts w:asciiTheme="minorHAnsi" w:eastAsiaTheme="minorHAnsi" w:hAnsiTheme="minorHAnsi"/>
          <w:lang w:eastAsia="en-US"/>
        </w:rPr>
        <w:commentReference w:id="297"/>
      </w:r>
      <w:r w:rsidR="00E41CA2">
        <w:rPr>
          <w:rStyle w:val="CommentReference"/>
          <w:rFonts w:asciiTheme="minorHAnsi" w:eastAsiaTheme="minorHAnsi" w:hAnsiTheme="minorHAnsi"/>
          <w:lang w:eastAsia="en-US"/>
        </w:rPr>
        <w:commentReference w:id="298"/>
      </w:r>
      <w:r w:rsidRPr="00FB6EB0">
        <w:t xml:space="preserve">or monthly time scales </w:t>
      </w:r>
      <w:commentRangeStart w:id="299"/>
      <w:commentRangeStart w:id="300"/>
      <w:r w:rsidRPr="00C734F4">
        <w:rPr>
          <w:lang w:val="en-GB"/>
        </w:rPr>
        <w:fldChar w:fldCharType="begin" w:fldLock="1"/>
      </w:r>
      <w:r w:rsidR="000465A7">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"http://www.mendeley.com/documents/?uuid=a1c05ab5-0171-4bf5-b1b7-f38362dbe0c9", "http://www.mendeley.com/documents/?uuid=f0d81f22-c91f-369e-9694-3d0e0291064a" ] }, { "id" : "ITEM-2", "itemData" : { "DOI" : "10.3390/atmos8030052", "ISSN" : "2073-4433", "abstract" : "The 2015 release of the precipitation climatology from the Global Precipitation Climatology Centre (GPCC) for 1951\u20132000, based on climatological normals of about 75,100 rain gauges, allows for quantification of mean land surface precipitation as part of the global water cycle. In GPCC\u2019s 2011-release, a bulk climatological correction was applied to compensate for gauge undercatch. In this paper we derive an improved correction approach based on the synoptic weather reports for the period 1982\u20132015. The compared results show that the climatological approach tends to overestimate the correction for Central and Eastern Europe, especially in the northern winter, and in other regions throughout the year. Applying the mean weather-dependent correction to the GPCC\u2019s uncorrected precipitation climatology for 1951\u20132000 gives a value of 854.7 mm of precipitation per year (excluding Antarctica) or 790 mm for the global land surface. The warming of nearly 1 K relative to pre-industrial temperatures is expected to be accompanied by a 2%\u20133% increase in global (land and ocean) precipitation. However, a comparison of climatology for 30-year reference periods from 1931\u20131960 up to 1981\u20132010 reveals no significant trend for land surface precipitation. This may be caused by the large variability of precipitation, the varying data coverage over time and other issues related to the sampling of rain-gauge networks. The GPCC continues to enlarge and further improve the quality of its database, and will generate precipitation analyses with homogeneous data coverage over time. Another way to reduce the sampling issues is the combination of rain gauge-based analyses with remote sensing (i.e., satellite or radar) datasets.", "author"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"container-title" : "Atmosphere", "id" : "ITEM-2", "issue" : "12", "issued" : { "date-parts" : [ [ "2017", "3", "3" ] ] }, "page" : "52", "publisher" : "Multidisciplinary Digital Publishing Institute", "title" : "Evaluating the Hydrological Cycle over Land Using the Newly-Corrected Precipitation Climatology from the Global Precipitation Climatology Centre (GPCC)", "translator" : [ { "dropping-particle" : "", "family" : "Q4648", "given" : "", "non-dropping-particle" : "", "parse-names" : false, "suffix" : "" } ], "type" : "article-journal", "volume" : "8" }, "uris" : [ "http://www.mendeley.com/documents/?uuid=1664f2c6-6740-4c22-a895-8129f2556732" ] }, { "id" : "ITEM-3", "itemData" : { "DOI" : "10.1175/1520-0450(1995)034&lt;2577:SIOAAA&gt;2.0.CO;2", "abstract" : "Abstract Two ?smart? interpolation procedures are presented and assessed with respect to their ability to estimate annual-average air temperatures at unsampled points in space from available station averages. Smart approaches examined here improve upon commonly used procedures in that they incorporate spatially high-resolution digital elevation information, an average environmental lapse rate, and/or another higher-resolution longer-term average temperature field. Two other straightforward or commonly used interpolation methods also are presented and evaluated as benchmarks to which the smart interpolators can be compared. Interpolation from a spatially high-resolution, long-term-average air temperature climatology serves as a first approximation, while ?traditional? interpolation (from a single realization of annual average air temperature on a single station network) is the other benchmark. Traditional interpolation continues to be the most commonly used interpolation approach within many of the atmospheric and environmental sciences. Smart approaches are significantly more accurate than either traditional methods or estimates spatially interpolated from a high-resolution climatology alone. A smart interpolation method that makes combined use of a digital elevation model (DEM) and traditional interpolation was nearly 24% more accurate than traditional interpolation by itself. Average error associated with this DEM-assisted interpolation algorithm, for interpolating yearly average air temperatures in the United States, was 0.44\u00b0C. The other smart method that was evaluated combines DEM information with a high-resolution average air temperature field. It was even more accurate, as expressed in an overall average interpolation error of only 0.38\u00b0C per year, which makes it some 34% more accurate than traditional interpolation. It is likely that the performance of smart interpolation, relative to traditional interpolation, will be even better when used with relatively sparse station networks.", "author" : [ { "dropping-particle" : "", "family" : "Willmott", "given" : "Cort J", "non-dropping-particle" : "", "parse-names" : false, "suffix" : "" }, { "dropping-particle" : "", "family" : "Matsuura", "given" : "Kenji", "non-dropping-particle" : "", "parse-names" : false, "suffix" : "" } ], "container-title" : "Journal of Applied Meteorology", "id" : "ITEM-3", "issue" : "12", "issued" : { "date-parts" : [ [ "1995", "12", "1" ] ] }, "note" : "doi: 10.1175/1520-0450(1995)0342.0.CO;2", "page" : "2577-2586", "publisher" : "American Meteorological Society", "title" : "Smart Interpolation of Annually Averaged Air Temperature in the United States", "translator" : [ { "dropping-particle" : "", "family" : "Q3899", "given" : "", "non-dropping-particle" : "", "parse-names" : false, "suffix" : "" } ], "type" : "article-journal", "volume" : "34" }, "uris" : [ "http://www.mendeley.com/documents/?uuid=dec0fa06-f3d4-36ee-bc94-94b6a6ea4401", "http://www.mendeley.com/documents/?uuid=33273479-f2f2-4afb-bd05-e6fcd878c6d1" ] }, { "id" : "ITEM-4", "itemData" : { "DOI" : "10.1002/joc.5086", "ISSN" : "08998418", "abstract" : "ABSTRACT We created a new dataset of spatially interpolated monthly climate data for global land areas at a very high spatial resolution (approximately 1?km2). We included monthly temperature (minimum, maximum and average), precipitation, solar radiation, vapour pressure and wind speed, aggregated across a target temporal range of 1970?2000, using data from between 9000 and 60?000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\u00b0C),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were?\u2265?0.99 for temperature and humidity, 0.86 for precipitation and 0.76 for wind speed. The fact that most of our climate surface estimates were only marginally improved by use of satellite covariates highlights the importance having a dense, high-quality network of climate station data.", "author" : [ { "dropping-particle" : "", "family" : "Fick", "given" : "Stephen E", "non-dropping-particle" : "", "parse-names" : false, "suffix" : "" }, { "dropping-particle" : "", "family" : "Hijmans", "given" : "Robert J", "non-dropping-particle" : "", "parse-names" : false, "suffix" : "" } ], "container-title" : "International Journal of Climatology", "id" : "ITEM-4", "issue" : "12", "issued" : { "date-parts" : [ [ "2017", "10", "15" ] ] }, "note" : "doi: 10.1002/joc.5086", "page" : "4302-4315", "publisher" : "Wiley-Blackwell", "title" : "WorldClim 2: new 1-km spatial resolution climate surfaces for global land areas", "translator" : [ { "dropping-particle" : "", "family" : "Q3936", "given" : "", "non-dropping-particle" : "", "parse-names" : false, "suffix" : "" } ], "type" : "article-journal", "volume" : "37" }, "uris" : [ "http://www.mendeley.com/documents/?uuid=0d87e371-87e6-3627-b93b-606f121a49d1", "http://www.mendeley.com/documents/?uuid=067c6a6f-2521-4a4d-8775-ac2959d942d6" ] }, { "id" : "ITEM-5", "itemData" : { "DOI" : "10.1002/2013JD020611", "abstract" : "Abstract High-resolution gridded daily data sets are essential for natural resource management and the analyses of climate changes and their effects. This study aims to evaluate the performance of 15 simple or complex interpolation techniques in reproducing daily precipitation at a resolution of 1?km2 over topographically complex areas. Methods are tested considering two different sets of observation densities and different rainfall amounts. We used rainfall data that were recorded at 74 and 145 observational stations, respectively, spread over the 5760?km2 of the Republic of Cyprus, in the Eastern Mediterranean. Regression analyses utilizing geographical copredictors and neighboring interpolation techniques were evaluated both in isolation and combined. Linear multiple regression (LMR) and geographically weighted regression methods (GWR) were tested. These included a step-wise selection of covariables, as well as inverse distance weighting (IDW), kriging, and 3D-thin plate splines (TPS). The relative rank of the different techniques changes with different station density and rainfall amounts. Our results indicate that TPS performs well for low station density and large-scale events and also when coupled with regression models. It performs poorly for high station density. The opposite is observed when using IDW. Simple IDW performs best for local events, while a combination of step-wise GWR and IDW proves to be the best method for large-scale events and high station density. This study indicates that the use of step-wise regression with a variable set of geographic parameters can improve the interpolation of large-scale events because it facilitates the representation of local climate dynamics.", "author" : [ { "dropping-particle" : "", "family" : "Camera", "given" : "Corrado", "non-dropping-particle" : "", "parse-names" : false, "suffix" : "" }, { "dropping-particle" : "", "family" : "Bruggeman", "given" : "Adriana", "non-dropping-particle" : "", "parse-names" : false, "suffix" : "" }, { "dropping-particle" : "", "family" : "Hadjinicolaou", "given" : "Panos", "non-dropping-particle" : "", "parse-names" : false, "suffix" : "" }, { "dropping-particle" : "", "family" : "Pashiardis", "given" : "Stelios", "non-dropping-particle" : "", "parse-names" : false, "suffix" : "" }, { "dropping-particle" : "", "family" : "Lange", "given" : "Manfred A", "non-dropping-particle" : "", "parse-names" : false, "suffix" : "" } ], "container-title" : "Journal of Geophysical Research: Atmospheres", "id" : "ITEM-5", "issue" : "2", "issued" : { "date-parts" : [ [ "2014", "12", "20" ] ] }, "note" : "doi: 10.1002/2013JD020611", "page" : "693-712", "publisher" : "Wiley-Blackwell", "title" : "Evaluation of interpolation techniques for the creation of gridded daily precipitation (1 \u00d7 1 km\u00b2); Cyprus, 1980\u20132010", "translator" : [ { "dropping-particle" : "", "family" : "Q3945", "given" : "", "non-dropping-particle" : "", "parse-names" : false, "suffix" : "" } ], "type" : "article-journal", "volume" : "119" }, "uris" : [ "http://www.mendeley.com/documents/?uuid=d935aad1-4597-3b8f-a544-69d183a09af1", "http://www.mendeley.com/documents/?uuid=f2322656-1bc7-42d6-a433-317f287c27dc" ] }, { "id" : "ITEM-6", "itemData" : { "DOI" : "10.1002/2015JD024651", "abstract" : "Abstract Long-term time series of key climate variables with a relevant spatiotemporal resolution are essential for environmental science. Moreover, such spatially continuous data, based on weather observations, are commonly used in, e.g., downscaling and bias correcting of climate model simulations. Here we conducted a comprehensive spatial interpolation scheme where seven climate variables (daily mean, maximum, and minimum surface air temperatures, daily precipitation sum, relative humidity, sea level air pressure, and snow depth) were interpolated over Finland at the spatial resolution of 10???10?km2. More precisely, (1) we produced daily gridded time series (FMI_ClimGrid) of the variables covering the period of 1961?2010, with a special focus on evaluation and permutation-based uncertainty estimates, and (2) we investigated temporal trends in the climate variables based on the gridded data. National climate station observations were supplemented by records from the surrounding countries, and kriging interpolation was applied to account for topography and water bodies. For daily precipitation sum and snow depth, a two-stage interpolation with a binary classifier was deployed for an accurate delineation of areas with no precipitation or snow. A robust cross-validation indicated a good agreement between the observed and interpolated values especially for the temperature variables and air pressure, although the effect of seasons was evident. Permutation-based analysis suggested increased uncertainty toward northern areas, thus identifying regions with suboptimal station density. Finally, several variables had a statistically significant trend indicating a clear but locally varying signal of climate change during the last five decades.", "author" : [ { "dropping-particle" : "", "family" : "Aalto", "given" : "Juha", "non-dropping-particle" : "", "parse-names" : false, "suffix" : "" }, { "dropping-particle" : "", "family" : "Pirinen", "given" : "Pentti", "non-dropping-particle" : "", "parse-names" : false, "suffix" : "" }, { "dropping-particle" : "", "family" : "Jylh\u00e4", "given" : "Kirsti", "non-dropping-particle" : "", "parse-names" : false, "suffix" : "" } ], "container-title" : "Journal of Geophysical Research: Atmospheres", "id" : "ITEM-6", "issue" : "8", "issued" : { "date-parts" : [ [ "2016", "4", "7" ] ] }, "note" : "doi: 10.1002/2015JD024651", "page" : "3807-3823", "publisher" : "Wiley-Blackwell", "title" : "New gridded daily climatology of Finland: Permutation-based uncertainty estimates and temporal trends in climate", "translator" : [ { "dropping-particle" : "", "family" : "Q3946", "given" : "", "non-dropping-particle" : "", "parse-names" : false, "suffix" : "" } ], "type" : "article-journal", "volume" : "121" }, "uris" : [ "http://www.mendeley.com/documents/?uuid=82024d5f-0a90-32c6-8e5c-78c75b141f9e", "http://www.mendeley.com/documents/?uuid=99946655-b660-481c-94f2-876b5c49fe24" ] }, { "id" : "ITEM-7", "itemData" : { "DOI" : "10.1002/joc.3848", "ISSN" : "10970088", "abstract" : "Climate surfaces are digital representations of climatic variables from a region in the planet estimated via geographical interpolation techniques. Climate surfaces have multiple applications in research planning, experimental design, and technology transfer. Although high-resolution climatologies have been developed worldwide, Mexico is one of the few countries that have developed several climatic surfaces. Here, we present an updated high-resolution (30arc sec) climatic surfaces for Mexico for the average monthly climate period 1910-2009, corresponding to monthly values of precipitation, daily maximum, and minimum temperature, as well as 19 bioclimatic variables derived from the monthly precipitation and temperature values. To produce these surfaces we applied the thin-plate smoothing spline interpolation algorithm implemented in the ANUSPLIN software to nearly 5000 climate weather stations countrywide. As an additional product and unlike the previous efforts, we generated monthly standard error surfaces for the three climate parameters, which can be used for error assessment when using these climate surfaces. Our climate surface predicted slightly drier and cooler conditions than the previous ones. ANUSPLIN diagnostic statistics indicated that model fit was adequate. We implemented a more recent error assessment, a set of withheld stations to perform an independent evaluation of the model surfaces. We estimate the mean absolute error and mean error, with the withheld data and all the available data. Average RTGCV for monthly temperatures was of 1.26-1.12\u00b0C and 24.67% for monthly precipitation, and a RTMSE of 0.48-0.56\u00b0C and 11.11%. The main advantage of the surfaces presented here regarding the other three developed for the country is that ours cover practically the entire 20th century and almost the entire first decade of the 21st century. It is the most up to date high-resolution climatology for the country. \u00a9 2013 Royal Meteorological Society.", "author" : [ { "dropping-particle" : "", "family" : "Cuervo-Robayo", "given" : "Angela P.", "non-dropping-particle" : "", "parse-names" : false, "suffix" : "" }, { "dropping-particle" : "", "family" : "T\u00e9llez-Vald\u00e9s", "given" : "Oswaldo", "non-dropping-particle" : "", "parse-names" : false, "suffix" : "" }, { "dropping-particle" : "", "family" : "G\u00f3mez-Albores", "given" : "Miguel A.", "non-dropping-particle" : "", "parse-names" : false, "suffix" : "" }, { "dropping-particle" : "", "family" : "Venegas-Barrera", "given" : "Crystian S.", "non-dropping-particle" : "", "parse-names" : false, "suffix" : "" }, { "dropping-particle" : "", "family" : "Manjarrez", "given" : "Javier", "non-dropping-particle" : "", "parse-names" : false, "suffix" : "" }, { "dropping-particle" : "", "family" : "Mart\u00ednez-Meyer", "given" : "Enrique", "non-dropping-particle" : "", "parse-names" : false, "suffix" : "" } ], "container-title" : "International Journal of Climatology", "id" : "ITEM-7", "issue" : "7", "issued" : { "date-parts" : [ [ "2014", "10", "31" ] ] }, "note" : "doi: 10.1002/joc.3848", "page" : "2427-2437", "publisher" : "Wiley-Blackwell", "title" : "An update of high-resolution monthly climate surfaces for Mexico", "translator" : [ { "dropping-particle" : "", "family" : "Q3950", "given" : "", "non-dropping-particle" : "", "parse-names" : false, "suffix" : "" } ], "type" : "article-journal", "volume" : "34" }, "uris" : [ "http://www.mendeley.com/documents/?uuid=7c8b0bba-5723-3b18-8904-31e9dd6fbd71", "http://www.mendeley.com/documents/?uuid=45c53a96-d62e-4ad4-88cf-d824083aab56" ] }, { "id" : "ITEM-8",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"ITEM-8",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"http://www.mendeley.com/documents/?uuid=a3805e44-f060-4616-8bf0-49e9f0ac8755" ] }, { "id" : "ITEM-9", "itemData" : { "DOI" : "10.1002/joc.4518", "abstract" : "ABSTRACT Basic meteorological data are essential for evaluating impacts of spatiotemporal variability in climate forcing on hydrology and agroecosystems. The objective of this work was to develop high-resolution grids (0.25? ? 0.25?) of daily precipitation, evapotranspiration, and the five climate variables generally required to estimate evapostranspiration for Brazil. These five variables are maximum and minimum temperature, solar radiation, relative humidity, and wind speed. We tested six different interpolation schemes to create the grids for these variables. The data were obtained from 3625 rain gauge and 735 weather stations for period of 1980?2013. We used a cross-validation approach that compares point observed data to point interpolated estimates to select the best interpolation scheme for each climate variable. We also present the performance of the best interpolation for each climate variable at daily timescales and for river basins. The inverse distance weighting and angular distance weighting methods produced the best results. Performance of all methods was poorer prior to 1995 because of fewer stations and available data. The performance of the interpolation varies for different seasons for almost all variables. Forecasting capability was tested for precipitation only and performed adequately for the system state (wet or dry). Variations in the interpolation schemes across river basins are primarily attributed to differences in gauge or station network density. This freely available gridded meteorological data set significantly advances the availability of climate data in Brazil.", "author" : [ { "dropping-particle" : "", "family" : "Xavier", "given" : "Alexandre C", "non-dropping-particle" : "", "parse-names" : false, "suffix" : "" }, { "dropping-particle" : "", "family" : "King", "given" : "Carey W", "non-dropping-particle" : "", "parse-names" : false, "suffix" : "" }, { "dropping-particle" : "", "family" : "Scanlon", "given" : "Bridget R", "non-dropping-particle" : "", "parse-names" : false, "suffix" : "" } ], "container-title" : "International Journal of Climatology", "id" : "ITEM-9", "issue" : "6", "issued" : { "date-parts" : [ [ "2016", "10", "8" ] ] }, "note" : "doi: 10.1002/joc.4518", "page" : "2644-2659", "publisher" : "Wiley-Blackwell", "title" : "Daily gridded meteorological variables in Brazil (1980\u20132013)", "translator" : [ { "dropping-particle" : "", "family" : "Q3955", "given" : "", "non-dropping-particle" : "", "parse-names" : false, "suffix" : "" } ], "type" : "article-journal", "volume" : "36" }, "uris" : [ "http://www.mendeley.com/documents/?uuid=999f81d4-e9dc-3f78-853a-0917d387781c", "http://www.mendeley.com/documents/?uuid=d277c426-1671-407a-93fe-179c928c000c" ] }, { "id" : "ITEM-10", "itemData" : { "DOI" : "10.5194/asr-12-73-2015", "author" : [ { "dropping-particle" : "", "family" : "Journ\u00e9e", "given" : "M", "non-dropping-particle" : "", "parse-names" : false, "suffix" : "" }, { "dropping-particle" : "", "family" : "Delvaux", "given" : "C", "non-dropping-particle" : "", "parse-names" : false, "suffix" : "" }, { "dropping-particle" : "", "family" : "Bertrand", "given" : "C", "non-dropping-particle" : "", "parse-names" : false, "suffix" : "" } ], "container-title" : "Advances in Science and Research", "id" : "ITEM-10", "issue" : "1", "issued" : { "date-parts" : [ [ "2015" ] ] }, "page" : "73-78", "title" : "Precipitation climate maps of Belgium", "translator" : [ { "dropping-particle" : "", "family" : "Q3957", "given" : "", "non-dropping-particle" : "", "parse-names" : false, "suffix" : "" } ], "type" : "article-journal", "volume" : "12" }, "uris" : [ "http://www.mendeley.com/documents/?uuid=da0b9489-e603-3623-81f1-5853aa4dd90f", "http://www.mendeley.com/documents/?uuid=8322e47a-e1e3-4372-956a-37151908bb06" ] }, { "id" : "ITEM-11", "itemData" : { "DOI" : "10.1002/joc.5238", "abstract" : "ABSTRACT Various sectors of the country's economy\u00a0?\u00a0agriculture, health, energy, among others\u00a0?\u00a0largely depend on climate information, hence availability of quality climate data is very essential for climate-impact studies in these sectors. In this paper, a monthly rainfall database (GMet v1.0) has been developed at a 0.5\u00b0???0.5\u00b0 spatial resolution, from 113 Ghana Meteorological Agency (GMet) gauge network distributed across the four agro-ecological zones of Ghana, and spanning a 23-year period (1990?2012). The datasets were first homogenized with quantile-matching adjustments and thereafter, gridded at a spatial resolution of 0.5\u00b0???0.5\u00b0 using Minimum Surface Curvature with tensioning parameter, allowing for comprehensive spatial fields assessment on the developed dataset. Afterwards, point-pixel validation was performed using GMet v1.0 against gauge data from stations that were earlier excluded due to large datagaps. This proved the reliability of GMet v1.0, with high and statistically significant correlations at 99% confidence level, and relatively low biases and rmse. Furthermore, GMet v1.0 was compared with GPCC and TRMM rainfall estimates, with both products found to adequately mimick GMet v1.0, with high correlations which are significant at 99% confidence level, low biases and rmse. In addition, the ratio of 90th\u00a0?\u00a0percentile provided fairly similar capture of extremes by both TRMM and GPCC, in relation to GMet v1.0. Finally, based on annual rainfall totals and monthly variability, k-means cluster analysis was performed on GMet v1.0, which delineated the country into four distinct climatic zones. The developed rainfall data, when officially released, will be a useful product for climate impact and further rainfall validation studies in Ghana.", "author" : [ { "dropping-particle" : "", "family" : "Aryee", "given" : "J.\u2009N.\u2009A.", "non-dropping-particle" : "", "parse-names" : false, "suffix" : "" }, { "dropping-particle" : "", "family" : "Amekudzi", "given" : "L.\u2009K.", "non-dropping-particle" : "", "parse-names" : false, "suffix" : "" }, { "dropping-particle" : "", "family" : "Quansah", "given" : "E", "non-dropping-particle" : "", "parse-names" : false, "suffix" : "" }, { "dropping-particle" : "", "family" : "Klutse", "given" : "N.\u2009A.\u2009B.", "non-dropping-particle" : "", "parse-names" : false, "suffix" : "" }, { "dropping-particle" : "", "family" : "Atiah", "given" : "W.\u2009A.", "non-dropping-particle" : "", "parse-names" : false, "suffix" : "" }, { "dropping-particle" : "", "family" : "Yorke", "given" : "C", "non-dropping-particle" : "", "parse-names" : false, "suffix" : "" } ], "container-title" : "International Journal of Climatology", "id" : "ITEM-11", "issue" : "3", "issued" : { "date-parts" : [ [ "2018", "8", "25" ] ] }, "note" : "doi: 10.1002/joc.5238", "page" : "1201-1215", "publisher" : "Wiley-Blackwell", "title" : "Development of high spatial resolution rainfall data for Ghana", "translator" : [ { "dropping-particle" : "", "family" : "Q3941", "given" : "", "non-dropping-particle" : "", "parse-names" : false, "suffix" : "" } ], "type" : "article-journal", "volume" : "38" }, "uris" : [ "http://www.mendeley.com/documents/?uuid=ab4d71a7-17fe-37d4-8d33-ba812d41ff4d", "http://www.mendeley.com/documents/?uuid=7e357223-3155-4542-8573-0b5f446e2249" ] }, { "id" : "ITEM-12",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"ITEM-12",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"id" : "ITEM-13", "itemData" : { "DOI" : "10.1002/2014WR015638", "ISBN" : "0043-1397",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1979\u20132012,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"ITEM-13", "issued" : { "date-parts" : [ [ "2014" ] ] }, "title" : "The WFDEI meteorological forcing data set: WATCH Forcing data methodology applied to ERA-Interim reanalysis data", "translator" : [ { "dropping-particle" : "", "family" : "Q5595", "given" : "", "non-dropping-particle" : "", "parse-names" : false, "suffix" : "" } ], "type" : "article-journal" }, "uris" : [ "http://www.mendeley.com/documents/?uuid=e88d3fab-4785-4489-a400-9db1c27b81f6" ] }, { "id" : "ITEM-14", "itemData" : { "DOI" : "10.1029/97JC01736", "ISBN" : "0148-0227", "ISSN" : "01480227", "abstract" : "Global analyses of monthly sea surface temperature (SST) anomalies from 1856 to 1991 are produced using three statistically based methods: optimal smoothing (OS), the Kalrnan filter (KF) and optimal interpolation (OI). Each of these is accompanied by estimates of the error covariance of the analyzed fields. The spatial covariance function these methods require is estimated from the available data; the time-marching model is a first-order autoregressive model again estimated from data. The data input for the analyses are monthly anomalies from the United Kingdom Meteorological Office historical sea surface temperature data set (MOHSST5) [Parker et al., 1994] of the Global Ocean Surface Temperature Atlas (COSTA) [Bottoraley et al., 1990]. These analyses are compared with each other, with COSTA, and with an analy-sis generated by projection (P) onto a set of empirical orthogonal functions (as in Smith et al. [1996]). In theory, the quality of the analyses should rank in the order OS, KF, OI, P, and COSTA. It is found that the first four give comparable results in the data-rich periods (1951-1991), but at times when data is sparse the first three differ significantly from P and COSTA. At these times the latter two often have extreme and fluctuating values, prima facie evidence of error. The statistical schemes are also verified against data not used in any of the analyses (proxy records derived from corals and air temperature records from coastal and island stations). We also present evidence that the analysis error estimates are indeed indicative of the quality of the products. At most times the OS and KF products are close to the OI product, but at times of especially poor coverage their use of information from other times is advantageous. The methods appear to reconstruct the major features of the global SST field from very sparse data. Comparison with other indications of the E1 Nifio -Southern Oscillation cycle show that the analyses provide usable information on interannual variability as far back as the 1860s.", "author" : [ { "dropping-particle" : "", "family" : "Kaplan", "given" : "Alexey", "non-dropping-particle" : "", "parse-names" : false, "suffix" : "" }, { "dropping-particle" : "", "family" : "Cane", "given" : "Mark A", "non-dropping-particle" : "", "parse-names" : false, "suffix" : "" }, { "dropping-particle" : "", "family" : "Kushnir", "given" : "Yochanan", "non-dropping-particle" : "", "parse-names" : false, "suffix" : "" }, { "dropping-particle" : "", "family" : "Clement", "given" : "Amy C", "non-dropping-particle" : "", "parse-names" : false, "suffix" : "" }, { "dropping-particle" : "", "family" : "Blumenthal", "given" : "M. Benno", "non-dropping-particle" : "", "parse-names" : false, "suffix" : "" }, { "dropping-particle" : "", "family" : "Rajagopalan", "given" : "Balaji", "non-dropping-particle" : "", "parse-names" : false, "suffix" : "" } ], "container-title" : "Journal of Geophysical Research: Oceans", "id" : "ITEM-14", "issue" : "C9", "issued" : { "date-parts" : [ [ "1998", "8", "15" ] ] }, "page" : "18567-18589", "title" : "Analyses of global sea surface temperature 1856-1991", "translator" : [ { "dropping-particle" : "", "family" : "Q5399", "given" : "", "non-dropping-particle" : "", "parse-names" : false, "suffix" : "" } ], "type" : "article-journal", "volume" : "103" }, "uris" : [ "http://www.mendeley.com/documents/?uuid=da9dee24-efb2-414d-baa0-02f7eba2e2f6" ] }, { "id" : "ITEM-15", "itemData" : { "DOI" : "10.1175/JCLI-D-11-00015.1", "ISSN" : "0894-8755", "abstract" : "AbstractThe Modern-Era Retrospective Analysis for Research and Applications (MERRA) was undertaken by NASA\u2019s Global Modeling and Assimilation Office with two primary objectives: to place observations from NASA\u2019s Earth Observing System satellites into a climate context and to improve upon the hydrologic cycle represented in earlier generations of reanalyses. Focusing on the satellite era, from 1979 to the present, MERRA has achieved its goals with significant improvements in precipitation and water vapor climatology. Here, a brief overview of the system and some aspects of its performance, including quality assessment diagnostics from innovation and residual statistics, is given.By comparing MERRA with other updated reanalyses [the interim version of the next ECMWF Re-Analysis (ERA-Interim) and the Climate Forecast System Reanalysis (CFSR)], advances made in this new generation of reanalyses, as well as remaining deficiencies, are identified. Although there is little difference between the new reanalyses i...", "author"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"Bacmeister", "given" : "Julio",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 "family" : "Silva", "given" : "Arlindo", "non-dropping-particle" : "da",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"Julio  Bacmeister", "given" : "",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"da", "family" : "Silva", "given" : "Arlindo", "non-dropping-particle" : "",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"container-title" : "Journal of Climate", "id" : "ITEM-15", "issue" : "14", "issued" : { "date-parts" : [ [ "2011", "7", "15" ] ] }, "page" : "3624-3648", "title" : "MERRA: NASA\u2019s Modern-Era Retrospective Analysis for Research and Applications", "translator" : [ { "dropping-particle" : "", "family" : "Q5171", "given" : "", "non-dropping-particle" : "", "parse-names" : false, "suffix" : "" } ], "type" : "article-journal", "volume" : "24" }, "uris" : [ "http://www.mendeley.com/documents/?uuid=65e9765c-4ba9-43b7-b3f1-5d18973b0264" ] }, { "id" : "ITEM-16", "itemData" : { "DOI" : "10.1175/2007JTECHA989.1", "ISBN" : "0739-0572", "ISSN" : "07390572", "abstract" : "Abstract The Advanced Very High Resolution Radiometer (AVHRR) outgoing longwave radiation (OLR) product, which NOAA has been operationally generating since 1979, is a very long data record that has been used in many applications, yet past studies have shown its limitations and several algorithm-related deficiencies. Ellingson et al. have developed the multispectral algorithm that largely improved the accuracy of the narrowband-estimated OLR as well as eliminated the problems in AVHRR. NOAA has been generating High Resolution Infrared Radiation Sounder (HIRS) OLR operationally since September 1998. In recognition of the need for a continuous and long OLR data record that would be consistent with the earth radiation budget broadband measurements in the National Polar-orbiting Operational Environmental Satellite System (NPOESS) era, and to provide a climate data record for global change studies, a vigorous reprocessing of the HIRS radiance for OLR derivation is necessary. This paper describes the development...", "author" : [ { "dropping-particle" : "", "family" : "Lee", "given" : "Hai Tien", "non-dropping-particle" : "", "parse-names" : false, "suffix" : "" }, { "dropping-particle" : "", "family" : "Gruber", "given" : "Arnold", "non-dropping-particle" : "", "parse-names" : false, "suffix" : "" }, { "dropping-particle" : "", "family" : "Ellingson", "given" : "Robert G.", "non-dropping-particle" : "", "parse-names" : false, "suffix" : "" }, { "dropping-particle" : "", "family" : "Laszlo", "given" : "Istvan", "non-dropping-particle" : "", "parse-names" : false, "suffix" : "" } ], "container-title" : "Journal of Atmospheric and Oceanic Technology", "id" : "ITEM-16", "issued" : { "date-parts" : [ [ "2007" ] ] }, "page" : "2029-2047", "title" : "Development of the HIRS outgoing longwave radiation climate dataset", "translator" : [ { "dropping-particle" : "", "family" : "Q5321", "given" : "", "non-dropping-particle" : "", "parse-names" : false, "suffix" : "" } ], "type" : "article-journal", "volume" : "24" }, "uris" : [ "http://www.mendeley.com/documents/?uuid=e60131c9-74b5-4a25-b19e-d99fdf7310c3" ] }, { "id" : "ITEM-17", "itemData" : { "DOI" : "10.1109/IGARSS.2005.1526575", "ISBN" : "0-7803-9050-4", "author" : [ { "dropping-particle" : "", "family" : "Okamoto", "given" : "K.i.",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"Nobuhiro", "non-dropping-particle" : "", "parse-names" : false, "suffix" : "" }, { "dropping-particle" : "", "family" : "Iwanami", "given" : "Koyuru", "non-dropping-particle" : "", "parse-names" : false, "suffix" : "" } ], "container-title" : "Proceedings. 2005 IEEE International Geoscience and Remote Sensing Symposium, 2005. IGARSS '05.", "id" : "ITEM-17", "issue" : "August", "issued" : { "date-parts" : [ [ "2005" ] ] }, "page" : "3414-3416", "publisher" : "IEEE", "title" : "The global satellite mapping of precipitation (GSMaP) project", "translator" : [ { "dropping-particle" : "", "family" : "Q5762", "given" : "", "non-dropping-particle" : "", "parse-names" : false, "suffix" : "" } ], "type" : "paper-conference", "volume" : "5" }, "uris" : [ "http://www.mendeley.com/documents/?uuid=7b13b049-710c-4880-a05d-094077af5121" ] }, { "id" : "ITEM-18", "itemData" : { "DOI" : "10.5194/hess-21-2881-2017", "ISSN" : "1607-7938", "abstract" : "Abstract. Observed streamflow data from 966 medium sized catchments (1000\u20135000km2) around the globe were used to comprehensively evaluate the daily runoff estimates (1979\u20132012) of six global hydrological models (GHMs) and four land surface models (LSMs) produced as part of tier-1 of the eartH2Observe project. The models were all driven by the WATCH Forcing Data ERA-Interim (WFDEI) meteorological dataset, but used different datasets for non-meteorologic inputs and were run at various spatial and temporal resolutions, although all data were re-sampled to a common 0. 5\u00b0 spatial and daily temporal resolution. For the evaluation, we used a broad range of performance metrics related to important aspects of the hydrograph. We found pronounced inter-model performance differences, underscoring the importance of hydrological model uncertainty in addition to climate input uncertainty, for example in studies assessing the hydrological impacts of climate change. The uncalibrated GHMs were found to perform, on average, better than the uncalibrated LSMs in snow-dominated regions, while the ensemble mean was found to perform only slightly worse than the best (calibrated) model. The inclusion of less-accurate models did not appreciably degrade the ensemble performance. Overall, we argue that more effort should be devoted on calibrating and regionalizing the parameters of macro-scale models. We further found that, despite adjustments using gauge observations, the WFDEI precipitation data still contain substantial biases that propagate into the simulated runoff. The early bias in the spring snowmelt peak exhibited by most models is probably primarily due to the widespread precipitation underestimation at high northern latitudes.", "author" : [ { "dropping-particle" : "", "family" : "Beck", "given" : "Hylke E.", "non-dropping-particle" : "", "parse-names" : false, "suffix" : "" }, { "dropping-particle" : "", "family" : "Dijk", "given" : "Albert I. J. M.", "non-dropping-particle" : "van", "parse-names" : false, "suffix" : "" }, { "dropping-particle" : "", "family" : "Roo", "given" : "Ad", "non-dropping-particle" : "de", "parse-names" : false, "suffix" : "" }, { "dropping-particle" : "", "family" : "Dutra", "given" : "Emanuel", "non-dropping-particle" : "", "parse-names" : false, "suffix" : "" }, { "dropping-particle" : "", "family" : "Fink", "given" : "Gabriel", "non-dropping-particle" : "", "parse-names" : false, "suffix" : "" }, { "dropping-particle" : "", "family" : "Orth", "given" : "Rene", "non-dropping-particle" : "", "parse-names" : false, "suffix" : "" }, { "dropping-particle" : "", "family" : "Schellekens", "given" : "Jaap", "non-dropping-particle" : "", "parse-names" : false, "suffix" : "" } ], "container-title" : "Hydrology and Earth System Sciences", "id" : "ITEM-18", "issue" : "6", "issued" : { "date-parts" : [ [ "2017", "6", "12" ] ] }, "page" : "2881-2903", "title" : "Global evaluation of runoff from 10 state-of-the-art hydrological models", "translator" : [ { "dropping-particle" : "", "family" : "Q5756", "given" : "", "non-dropping-particle" : "", "parse-names" : false, "suffix" : "" } ], "type" : "article-journal", "volume" : "21" }, "uris" : [ "http://www.mendeley.com/documents/?uuid=28f8d500-c132-4f77-a6dc-9fcc5db0d552" ] }, { "id" : "ITEM-19", "itemData" : { "author" : [ { "dropping-particle" : "", "family" : "Huffman", "given" : "George J", "non-dropping-particle" : "", "parse-names" : false, "suffix" : "" }, { "dropping-particle" : "", "family" : "Bolvin", "given" : "David T", "non-dropping-particle" : "", "parse-names" : false, "suffix" : "" }, { "dropping-particle" : "", "family" : "Braithwaite", "given" : "Dan", "non-dropping-particle" : "", "parse-names" : false, "suffix" : "" }, { "dropping-particle" : "", "family" : "Hsu", "given" : "Kuolin", "non-dropping-particle" : "", "parse-names" : false, "suffix" : "" }, { "dropping-particle" : "", "family" : "Joyce", "given" : "Robert", "non-dropping-particle" : "", "parse-names" : false, "suffix" : "" }, { "dropping-particle" : "", "family" : "Xie", "given" : "Pingping", "non-dropping-particle" : "", "parse-names" : false, "suffix" : "" }, { "dropping-particle" : "", "family" : "Yoo", "given" : "Soo-hyun", "non-dropping-particle" : "", "parse-names" : false, "suffix" : "" } ], "id" : "ITEM-19", "issue" : "November", "issued" : { "date-parts" : [ [ "2014" ] ] }, "title" : "Algorithm Theoretical Basis Document (ATBD) NASA Global Precipitation Measurement (GPM) Integrated Multi-satellitE Retrievals for GPM (IMERG)", "translator" : [ { "dropping-particle" : "", "family" : "Q6222", "given" : "", "non-dropping-particle" : "", "parse-names" : false, "suffix" : "" } ], "type" : "article-journal" }, "uris" : [ "http://www.mendeley.com/documents/?uuid=c07e56df-69a3-4e13-86b3-29e583632187" ] }, { "id" : "ITEM-20", "itemData" : { "DOI" : "10.1175/BAMS-D-13-00068.1", "ISBN" : "0003-0007", "ISSN" : "0003-0007", "PMID" : "17798761", "abstract" : "AbstractA new retrospective satellite-based precipitation dataset is constructed as a climate data record for hydrological and climate studies. Precipitation Estimation from Remotely Sensed Information using Artificial Neural Networks\u2013Climate Data Record (PERSIANN-CDR) provides daily and 0.25\u00b0 rainfall estimates for the latitude band 60\u00b0S\u201360\u00b0N for the period of 1 January 1983 to 31 December 2012 (delayed present). PERSIANN-CDR is aimed at addressing the need for a consistent, long-term, high-resolution, and global precipitation dataset for studying the changes and trends in daily precipitation, especially extreme precipitation events, due to climate change and natural variability. PERSIANN-CDR is generated from the PERSIANN algorithm using GridSat-B1 infrared data. It is adjusted using the Global Precipitation Climatology Project (GPCP) monthly product to maintain consistency of the two datasets at 2.5\u00b0 monthly scale throughout the entire record. Three case studies for testing the efficacy of the dataset ...", "author" : [ { "dropping-particle" : "", "family" : "Ashouri", "given" : "Hamed", "non-dropping-particle" : "", "parse-names" : false, "suffix" : "" }, { "dropping-particle" : "", "family" : "Hsu", "given" : "Kuo-Lin", "non-dropping-particle" : "", "parse-names" : false, "suffix" : "" }, { "dropping-particle" : "", "family" : "Sorooshian", "given" : "Soroosh", "non-dropping-particle" : "", "parse-names" : false, "suffix" : "" }, { "dropping-particle" : "", "family" : "Braithwaite", "given" : "Dan K.", "non-dropping-particle" : "", "parse-names" : false, "suffix" : "" }, { "dropping-particle" : "", "family" : "Knapp", "given" : "Kenneth R.", "non-dropping-particle" : "", "parse-names" : false, "suffix" : "" }, { "dropping-particle" : "", "family" : "Cecil", "given" : "L. Dewayne", "non-dropping-particle" : "", "parse-names" : false, "suffix" : "" }, { "dropping-particle" : "", "family" : "Nelson", "given" : "Brian R.", "non-dropping-particle" : "", "parse-names" : false, "suffix" : "" }, { "dropping-particle" : "", "family" : "Prat", "given" : "Olivier P.", "non-dropping-particle" : "", "parse-names" : false, "suffix" : "" } ], "container-title" : "Bulletin of the American Meteorological Society", "id" : "ITEM-20", "issue" : "1", "issued" : { "date-parts" : [ [ "2015", "1", "27" ] ] }, "note" : "From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P)\n\ndoi: 10.1175/BAMS-D-13-00068.1", "page" : "69-83", "publisher" : "American Meteorological Society", "title" : "PERSIANN-CDR: Daily Precipitation Climate Data Record from Multisatellite Observations for Hydrological and Climate Studies", "translator" : [ { "dropping-particle" : "", "family" : "Q6012", "given" : "", "non-dropping-particle" : "", "parse-names" : false, "suffix" : "" } ], "type" : "article-journal", "volume" : "96" }, "uris" : [ "http://www.mendeley.com/documents/?uuid=33b1450f-afa7-4331-8597-7b3ee5286887" ] }, { "id" : "ITEM-21", "itemData" : { "DOI" : "10.1002/joc.3711", "ISSN" : "08998418",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"ITEM-21", "issue" : "3", "issued" : { "date-parts" : [ [ "2014", "3", "15" ] ] }, "page" : "623-642", "publisher" : "Wiley-Blackwell", "title" : "Updated high-resolution grids of monthly climatic observations - the CRU TS3.10 Dataset", "translator" : [ { "dropping-particle" : "", "family" : "Q5170", "given" : "", "non-dropping-particle" : "", "parse-names" : false, "suffix" : "" } ], "type" : "article-journal", "volume" : "34" }, "uris" : [ "http://www.mendeley.com/documents/?uuid=55c0e61d-3237-45ed-92d9-66206796afdd" ] }, { "id" : "ITEM-22", "itemData" : { "DOI" : "10.5194/hess-21-6201-2017", "ISSN" : "1607-7938", "abstract" : "Abstract. We undertook a comprehensive evaluation of 22 gridded (quasi-)global (sub-)daily precipitation (P) datasets for the period 2000\u20132016. Thirteen non-gauge-corrected P datasets were evaluated using daily P gauge observations from 76 086 gauges worldwide. Another nine gauge-corrected datasets were evaluated using hydrological modeling, by calibrating the HBV conceptual model against streamflow records for each of 9053 small to medium-sized (", "author" : [ { "dropping-particle" : "", "family" : "Beck", "given" : "Hylke E.", "non-dropping-particle" : "", "parse-names" : false, "suffix" : "" }, { "dropping-particle" : "", "family" : "Vergopolan", "given" : "Noemi", "non-dropping-particle" : "", "parse-names" : false, "suffix" : "" }, { "dropping-particle" : "", "family" : "Pan", "given" : "Ming", "non-dropping-particle" : "", "parse-names" : false, "suffix" : "" }, { "dropping-particle" : "", "family" : "Levizzani", "given" : "Vincenzo", "non-dropping-particle" : "", "parse-names" : false, "suffix" : "" }, { "dropping-particle" : "", "family" : "Dijk", "given" : "Albert I. J. M.", "non-dropping-particle" : "van", "parse-names" : false, "suffix" : "" }, { "dropping-particle" : "", "family" : "Weedon", "given" : "Graham P.", "non-dropping-particle" : "", "parse-names" : false, "suffix" : "" }, { "dropping-particle" : "", "family" : "Brocca", "given" : "Luca", "non-dropping-particle" : "", "parse-names" : false, "suffix" : "" }, { "dropping-particle" : "", "family" : "Pappenberger", "given" : "Florian", "non-dropping-particle" : "", "parse-names" : false, "suffix" : "" }, { "dropping-particle" : "", "family" : "Huffman", "given" : "George J.", "non-dropping-particle" : "", "parse-names" : false, "suffix" : "" }, { "dropping-particle" : "", "family" : "Wood", "given" : "Eric F.", "non-dropping-particle" : "", "parse-names" : false, "suffix" : "" } ], "container-title" : "Hydrology and Earth System Sciences", "id" : "ITEM-22", "issue" : "12", "issued" : { "date-parts" : [ [ "2017", "12", "8" ] ] }, "page" : "6201-6217", "title" : "Global-scale evaluation of 22 precipitation datasets using gauge observations and hydrological modeling", "translator" : [ { "dropping-particle" : "", "family" : "Q6949", "given" : "", "non-dropping-particle" : "", "parse-names" : false, "suffix" : "" } ], "type" : "article-journal", "volume" : "21" }, "uris" : [ "http://www.mendeley.com/documents/?uuid=432e66ae-e348-494f-bbdc-526662580562" ] } ], "mendeley" : { "formattedCitation"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"manualFormatting" : "(Aryee et al., 2018; Cuervo-Robayo et al., 2014)", "plainTextFormattedCitation"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"previouslyFormattedCitation" : "(Willmott and Matsuura, 1995; Xie and Arkin, 1997; Kaplan et al., 1998; Okamoto et al., 2005; Lee et al., 2007; Chen et al., 2008; Rienecker et al., 2011; Camera et al., 2014; Cuervo-Robayo et al., 2014; Harris et al., 2014; Huffman et al., 2014; Weedon et al., 2014; Ashouri et al., 2015; Journ\u00e9e et al., 2015; Aalto et al., 2016; Dumitrescu et al., 2016; Xavier et al., 2016; Beck et al., 2017b, 2017a; Fick and Hijmans, 2017; Schneider et al., 2017; Aryee et al., 2018)" }, "properties" : { "noteIndex" : 0 }, "schema" : "https://github.com/citation-style-language/schema/raw/master/csl-citation.json" }</w:instrText>
      </w:r>
      <w:r w:rsidRPr="00C734F4">
        <w:rPr>
          <w:lang w:val="en-GB"/>
        </w:rPr>
        <w:fldChar w:fldCharType="separate"/>
      </w:r>
      <w:r w:rsidR="00E41CA2">
        <w:rPr>
          <w:noProof/>
          <w:lang w:val="en-GB"/>
        </w:rPr>
        <w:t>(Aryee et al., 2018; Cuervo-Robayo et al., 2014)</w:t>
      </w:r>
      <w:r w:rsidRPr="00C734F4">
        <w:rPr>
          <w:lang w:val="en-GB"/>
        </w:rPr>
        <w:fldChar w:fldCharType="end"/>
      </w:r>
      <w:commentRangeEnd w:id="299"/>
      <w:commentRangeEnd w:id="300"/>
      <w:r w:rsidR="00C63511">
        <w:rPr>
          <w:rStyle w:val="CommentReference"/>
          <w:rFonts w:asciiTheme="minorHAnsi" w:eastAsiaTheme="minorHAnsi" w:hAnsiTheme="minorHAnsi"/>
          <w:lang w:eastAsia="en-US"/>
        </w:rPr>
        <w:commentReference w:id="299"/>
      </w:r>
      <w:r w:rsidR="00E41CA2">
        <w:rPr>
          <w:rStyle w:val="CommentReference"/>
          <w:rFonts w:asciiTheme="minorHAnsi" w:eastAsiaTheme="minorHAnsi" w:hAnsiTheme="minorHAnsi"/>
          <w:lang w:eastAsia="en-US"/>
        </w:rPr>
        <w:commentReference w:id="300"/>
      </w:r>
      <w:r w:rsidRPr="00C734F4">
        <w:rPr>
          <w:lang w:val="en-GB"/>
        </w:rPr>
        <w:t xml:space="preserve">. Sub-daily data is useful for estimating storm surge </w:t>
      </w:r>
      <w:r w:rsidRPr="00C734F4">
        <w:rPr>
          <w:lang w:val="en-GB"/>
        </w:rPr>
        <w:fldChar w:fldCharType="begin" w:fldLock="1"/>
      </w:r>
      <w:r w:rsidR="000465A7">
        <w:rPr>
          <w:lang w:val="en-GB"/>
        </w:rPr>
        <w:instrText>ADDIN CSL_CITATION { "citationItems" : [ { "id" : "ITEM-1", "itemData" : { "DOI" : "10.1002/2014GL060689", "ISSN" : "0094-8276", "author" : [ { "dropping-particle" : "", "family" : "Mori", "given" : "Nobuhito", "non-dropping-particle" : "", "parse-names" : false, "suffix" : "" }, { "dropping-particle" : "", "family" : "Kato", "given" : "Masaya", "non-dropping-particle" : "", "parse-names" : false, "suffix" : "" }, { "dropping-particle" : "", "family" : "Kim", "given" : "Sooyoul", "non-dropping-particle" : "", "parse-names" : false, "suffix" : "" }, { "dropping-particle" : "", "family" : "Mase", "given" : "Hajime", "non-dropping-particle" : "", "parse-names" : false, "suffix" : "" }, { "dropping-particle" : "", "family" : "Shibutani", "given" : "Yoko", "non-dropping-particle" : "", "parse-names" : false, "suffix" : "" }, { "dropping-particle" : "", "family" : "Takemi", "given" : "Tetsuya", "non-dropping-particle" : "", "parse-names" : false, "suffix" : "" }, { "dropping-particle" : "", "family" : "Tsuboki", "given" : "Kazuhisa", "non-dropping-particle" : "", "parse-names" : false, "suffix" : "" }, { "dropping-particle" : "", "family" : "Yasuda", "given" : "Tomohiro", "non-dropping-particle" : "", "parse-names" : false, "suffix" : "" } ], "container-title" : "Geophysical Research Letters", "id" : "ITEM-1", "issue" : "14", "issued" : { "date-parts" : [ [ "2014", "7", "28" ] ] }, "page" : "5106-5113", "title" : "Local amplification of storm surge by Super Typhoon Haiyan in Leyte Gulf", "translator" : [ { "dropping-particle" : "", "family" : "Q6970", "given" : "", "non-dropping-particle" : "", "parse-names" : false, "suffix" : "" } ], "type" : "article-journal", "volume" : "41" }, "uris" : [ "http://www.mendeley.com/documents/?uuid=e4f5f1a4-657b-44f8-8f8e-df6a0412d770" ] } ], "mendeley" : { "formattedCitation" : "(Mori et al., 2014)", "plainTextFormattedCitation" : "(Mori et al., 2014)", "previouslyFormattedCitation" : "(Mori et al., 2014)" }, "properties" : { "noteIndex" : 0 }, "schema" : "https://github.com/citation-style-language/schema/raw/master/csl-citation.json" }</w:instrText>
      </w:r>
      <w:r w:rsidRPr="00C734F4">
        <w:rPr>
          <w:lang w:val="en-GB"/>
        </w:rPr>
        <w:fldChar w:fldCharType="separate"/>
      </w:r>
      <w:r w:rsidR="00E41CA2">
        <w:rPr>
          <w:noProof/>
          <w:lang w:val="en-GB"/>
        </w:rPr>
        <w:t>(Mori et al., 2014)</w:t>
      </w:r>
      <w:r w:rsidRPr="00C734F4">
        <w:rPr>
          <w:lang w:val="en-GB"/>
        </w:rPr>
        <w:fldChar w:fldCharType="end"/>
      </w:r>
      <w:r w:rsidRPr="00C734F4">
        <w:rPr>
          <w:lang w:val="en-GB"/>
        </w:rPr>
        <w:t xml:space="preserve"> or river discharge </w:t>
      </w:r>
      <w:r w:rsidRPr="00C734F4">
        <w:rPr>
          <w:lang w:val="en-GB"/>
        </w:rPr>
        <w:fldChar w:fldCharType="begin" w:fldLock="1"/>
      </w:r>
      <w:r w:rsidR="000465A7">
        <w:rPr>
          <w:lang w:val="en-GB"/>
        </w:rPr>
        <w:instrText>ADDIN CSL_CITATION { "citationItems" : [ { "id" : "ITEM-1", "itemData" : { "ISBN" : "978-92-9115-357-2", "abstract" : "The first atlas of its kind, this new publication offers a comprehensive, regional understanding of the changing climate and its impact on water resources in five of the major river basins in the region: the Indus, Brahmaputra, Ganges, Salween and Mekong. The atlas shows clearly that the region\u2019s climate, which has been changing rapidly, will continue to do so in the future, with severe consequences for populations locally and downstream. Some of the main points in the atlas include: Temperatures across the mountainous Hindu Kush Himalayan region will increase by about 1\u20132\u00b0C (in some places by up to 4\u20135\u00b0C) by 2050. Precipitation will change with the monsoon expected to become longer and more erratic. Extreme rainfall events are becoming less frequent, but more violent and are likely to increase in intensity. Glaciers will continue to suffer substantial ice loss, with the main loss in the Indus basin. Communities living immediately downstream from glaciers are most vulnerable to glacial changes. Despite overall greater river flow projected, higher variability in river flows and more water in pre-monsoon months are expected, which will lead to a higher incidence of unexpected floods and droughts, greatly impacting the livelihood security and agriculture of river-dependent people; Changes in temperature and precipitation will have serious and far-reaching consequences for climate-dependent sectors, such as agriculture, water resources and health. The atlas includes recommendations to encourage policy makers to develop flexible and cooperative strategies between countries in order to deal with increased variability and to meet the challenges posed by either too much or too little water. The findings are drawn from several years of research under the Himalayan Climate Change Adaptation Programme (HICAP), with external reviews from international experts. The project is funded by the governments of Norway and Sweden.", "editor" : [ { "dropping-particle" : "", "family" : "Shrestha", "given" : "AB", "non-dropping-particle" : "", "parse-names" : false, "suffix" : "" }, { "dropping-particle" : "", "family" : "Agrawal", "given" : "NK", "non-dropping-particle" : "", "parse-names" : false, "suffix" : "" }, { "dropping-particle" : "", "family" : "Alfthan", "given" : "B", "non-dropping-particle" : "", "parse-names" : false, "suffix" : "" }, { "dropping-particle" : "", "family" : "Bajracharya", "given" : "SR", "non-dropping-particle" : "", "parse-names" : false, "suffix" : "" }, { "dropping-particle" : "", "family" : "Mar\u00e9chal", "given" : "J", "non-dropping-particle" : "", "parse-names" : false, "suffix" : "" }, { "dropping-particle" : "", "family" : "Oort", "given" : "B", "non-dropping-particle" : "van", "parse-names" : false, "suffix" : "" } ], "id" : "ITEM-1", "issued" : { "date-parts" : [ [ "2015" ] ] }, "number-of-pages" : "1000", "publisher" : "ICIMOD,GRID-Arendal and CICERO", "title" : "The Himalayan Climate and Water Atlas: Impact of climate change on water resources in five of Asia's major river basins", "translator" : [ { "dropping-particle" : "", "family" : "Q6530", "given" : "Rt5", "non-dropping-particle" : "", "parse-names" : false, "suffix" : "" } ], "type" : "book" }, "uris" : [ "http://www.mendeley.com/documents/?uuid=07c5bc07-24f3-43ef-a1c8-4720569d627e" ] } ], "mendeley" : { "formattedCitation" : "(Shrestha et al., 2015)", "plainTextFormattedCitation" : "(Shrestha et al., 2015)", "previouslyFormattedCitation" : "(Shrestha et al., 2015)" }, "properties" : { "noteIndex" : 0 }, "schema" : "https://github.com/citation-style-language/schema/raw/master/csl-citation.json" }</w:instrText>
      </w:r>
      <w:r w:rsidRPr="00C734F4">
        <w:rPr>
          <w:lang w:val="en-GB"/>
        </w:rPr>
        <w:fldChar w:fldCharType="separate"/>
      </w:r>
      <w:r w:rsidR="00E41CA2">
        <w:rPr>
          <w:noProof/>
          <w:lang w:val="en-GB"/>
        </w:rPr>
        <w:t>(Shrestha et al., 2015)</w:t>
      </w:r>
      <w:r w:rsidRPr="00C734F4">
        <w:rPr>
          <w:lang w:val="en-GB"/>
        </w:rPr>
        <w:fldChar w:fldCharType="end"/>
      </w:r>
      <w:r w:rsidRPr="00C734F4">
        <w:rPr>
          <w:lang w:val="en-GB"/>
        </w:rPr>
        <w:t xml:space="preserve">, daily data for carbon-stock dynamics </w:t>
      </w:r>
      <w:r w:rsidRPr="00C734F4">
        <w:rPr>
          <w:lang w:val="en-GB"/>
        </w:rPr>
        <w:fldChar w:fldCharType="begin" w:fldLock="1"/>
      </w:r>
      <w:r w:rsidR="000465A7">
        <w:rPr>
          <w:lang w:val="en-GB"/>
        </w:rPr>
        <w:instrText>ADDIN CSL_CITATION { "citationItems" : [ { "id" : "ITEM-1", "itemData" : { "DOI" : "10.3389/fevo.2020.00155", "ISSN" : "2296701X", "abstract" : "The introduction of renewable energy (RE) is essential for building a sustainable society. However, RE can cause conflicts between energy production and biodiversity conservation. This study conducted a scenario analysis to evaluate potential conflicts in the nexuses between energy and biodiversity for the Bekambeushi River watershed located in northeastern Japan. The increasing rate of pastureland abandonment resulting from a declining farmer population is a source of great uncertainty in this area. Two alternative sources of RE were selected to utilize these abandoned pasturelands, each taking a unique approach to meet targets stipulated by regional energy plans, thereby producing different ecological consequences at the landscape scale. Thirty-one RE introduction options were simulated, comprising a range of pastureland abandonment expansion speeds and ratios of solar photovoltaic (PV) plant installation to biomass energy use. These were superimposed using two IPCC representative concentration pathway (RCP) scenarios, 2.6 and 8.5, resulting in 62 scenarios that were summarized as three groups based on the RE supply\u2013demand balance and the ecological impacts. The LANDIS-II model was used to simulate these scenarios from 2016 to 2100. The results indicate that both the rate of pastureland abandonment and the ratio of the two RE sources had a large impact on changes in tree species diversity and the habitat suitability of raptors. Abandoned pastureland converted to tree biomass energy production shifted to pioneer species-dominated forest. The plant species composition of transitional forests varied between the climate scenarios. The higher temperature of the RCP 8.5 scenario toward 2100 prevented the establishment of Betula platyphylla and altered tree species diversity and the habitat suitability of Ketupa blakistoni blakistoni. Biomass energy utilization produced less energy than the demand but increased the three ecological indicators. Solar PV systems provided more energy than the regional demand, but the tree diversity and habitat suitability indices for two raptors declined. However, an appropriate mixture of the two RE sources satisfied the regional energy demand and maintained ecological conditions. Our results suggest that land\u2013energy planning should consider energy\u2013biodiversity nexuses to strike a balance between decarbonization and biodiversity conservation.", "author" : [ { "dropping-particle" : "", "family" : "Haga", "given" : "Chihiro", "non-dropping-particle" : "", "parse-names" : false, "suffix" : "" }, { "dropping-particle" : "", "family" : "Maeda", "given" : "Marimi", "non-dropping-particle" : "", "parse-names" : false, "suffix" : "" }, { "dropping-particle" : "", "family" : "Hotta", "given" : "Wataru", "non-dropping-particle" : "", "parse-names" : false, "suffix" : "" }, { "dropping-particle" : "", "family" : "Inoue", "given" : "Takahiro", "non-dropping-particle" : "", "parse-names" : false, "suffix" : "" }, { "dropping-particle" : "", "family" : "Matsui", "given" : "Takanori", "non-dropping-particle" : "", "parse-names" : false, "suffix" : "" }, { "dropping-particle" : "", "family" : "Machimura", "given" : "Takashi", "non-dropping-particle" : "", "parse-names" : false, "suffix" : "" }, { "dropping-particle" : "", "family" : "Nakaoka", "given" : "Masahiro", "non-dropping-particle" : "", "parse-names" : false, "suffix" : "" }, { "dropping-particle" : "", "family" : "Morimoto", "given" : "Junko", "non-dropping-particle" : "", "parse-names" : false, "suffix" : "" }, { "dropping-particle" : "", "family" : "Shibata", "given" : "Hideaki", "non-dropping-particle" : "", "parse-names" : false, "suffix" : "" }, { "dropping-particle" : "", "family" : "Hashimoto", "given" : "Shizuka", "non-dropping-particle" : "", "parse-names" : false, "suffix" : "" }, { "dropping-particle" : "", "family" : "Saito", "given" : "Osamu", "non-dropping-particle" : "", "parse-names" : false, "suffix" : "" } ], "container-title" : "Frontiers in Ecology and Evolution", "id" : "ITEM-1", "issue" : "May", "issued" : { "date-parts" : [ [ "2020" ] ] }, "page" : "1-15", "title" : "Scenario Analysis of Renewable Energy\u2013Biodiversity Nexuses Using a Forest Landscape Model", "translator" : [ { "dropping-particle" : "", "family" : "Q6965", "given" : "", "non-dropping-particle" : "", "parse-names" : false, "suffix" : "" } ], "type" : "article-journal", "volume" : "8" }, "uris" : [ "http://www.mendeley.com/documents/?uuid=07bd1e56-836c-4c81-9b9a-33ff88047b87" ] } ], "mendeley" : { "formattedCitation" : "(Haga et al., 2020)", "plainTextFormattedCitation" : "(Haga et al., 2020)", "previouslyFormattedCitation" : "(Haga et al., 2020)" }, "properties" : { "noteIndex" : 0 }, "schema" : "https://github.com/citation-style-language/schema/raw/master/csl-citation.json" }</w:instrText>
      </w:r>
      <w:r w:rsidRPr="00C734F4">
        <w:rPr>
          <w:lang w:val="en-GB"/>
        </w:rPr>
        <w:fldChar w:fldCharType="separate"/>
      </w:r>
      <w:r w:rsidR="00E41CA2">
        <w:rPr>
          <w:noProof/>
        </w:rPr>
        <w:t>(Haga et al., 2020)</w:t>
      </w:r>
      <w:r w:rsidRPr="00C734F4">
        <w:rPr>
          <w:lang w:val="en-GB"/>
        </w:rPr>
        <w:fldChar w:fldCharType="end"/>
      </w:r>
      <w:r w:rsidRPr="00737B5A">
        <w:t xml:space="preserve"> or tourism </w:t>
      </w:r>
      <w:r w:rsidRPr="00C734F4">
        <w:rPr>
          <w:lang w:val="en-GB"/>
        </w:rPr>
        <w:fldChar w:fldCharType="begin" w:fldLock="1"/>
      </w:r>
      <w:r w:rsidR="000465A7">
        <w:instrText>ADDIN CSL_CITATION { "citationItems" : [ { "id" : "ITEM-1", "itemData" : { "DOI" : "10.2208/jscejer.74.i_19", "ISSN" : "2185-6648", "author" : [ { "dropping-particle" : "", "family" : "Watanabe", "given" : "Satoshi", "non-dropping-particle" : "", "parse-names" : false, "suffix" : "" }, { "dropping-particle" : "", "family" : "Utsumi", "given" : "Nobuyuki", "non-dropping-particle" : "", "parse-names" : false, "suffix" : "" }, { "dropping-particle" : "", "family" : "Kim", "given" : "Hyungjun", "non-dropping-particle" : "", "parse-names" : false, "suffix" : "" } ], "container-title" : "Journal of Japan Society of Civil Engineers, Series G (Environmental Research)", "id" : "ITEM-1", "issue" : "5", "issued" : { "date-parts" : [ [ "2018" ] ] }, "page" : "I_19-I_24", "title" : "Projection of the Changes in Weather Potentially Affecting Tourism in the Yaeyama Islands Under Global Warming", "translator" : [ { "dropping-particle" : "", "family" : "Q6967", "given" : "", "non-dropping-particle" : "", "parse-names" : false, "suffix" : "" } ], "type" : "article-journal", "volume" : "74" }, "uris" : [ "http://www.mendeley.com/documents/?uuid=2d0e66e2-0740-4815-bd61-6da401abd2e5" ] } ], "mendeley" : { "formattedCitation" : "(Watanabe et al., 2018)", "plainTextFormattedCitation" : "(Watanabe et al., 2018)", "previouslyFormattedCitation" : "(Watanabe et al., 2018)" }, "properties" : { "noteIndex" : 0 }, "schema" : "https://github.com/citation-style-language/schema/raw/master/csl-citation.json" }</w:instrText>
      </w:r>
      <w:r w:rsidRPr="00C734F4">
        <w:rPr>
          <w:lang w:val="en-GB"/>
        </w:rPr>
        <w:fldChar w:fldCharType="separate"/>
      </w:r>
      <w:r w:rsidR="00E41CA2">
        <w:rPr>
          <w:noProof/>
        </w:rPr>
        <w:t>(Watanabe et al., 2018)</w:t>
      </w:r>
      <w:r w:rsidRPr="00C734F4">
        <w:rPr>
          <w:lang w:val="en-GB"/>
        </w:rPr>
        <w:fldChar w:fldCharType="end"/>
      </w:r>
      <w:r w:rsidRPr="00737B5A">
        <w:t xml:space="preserve">, and monthly data for beach morphology </w:t>
      </w:r>
      <w:r w:rsidRPr="00C734F4">
        <w:rPr>
          <w:lang w:val="en-GB"/>
        </w:rPr>
        <w:fldChar w:fldCharType="begin" w:fldLock="1"/>
      </w:r>
      <w:r w:rsidR="000465A7">
        <w:instrText>ADDIN CSL_CITATION { "citationItems" : [ { "id" : "ITEM-1", "itemData" : { "DOI" : "10.1016/j.margeo.2019.105960", "ISSN" : "00253227", "abstract" : "Global climate variabilities have the potential to impact many coastlines around the world, and can have detrimental effects on the stability of coastlines and their function as natural coastal defenses. This paper investigates the impacts of future extreme storms and sea level rise on morphodynamics of the macro-tidal Sefton Coast, UK, taking a process-based model as a tool to simulate a snap-shot of future beach change during storms. Sefton Coast represents one of the largest dune systems in the UK, where frontal dunes function as a natural barrier against extreme conditions. Future storm conditions were determined from global predictions of future waves at the end of the twenty first century. Future sea levels were determined based on climate change allowances set by the UK Environment Agency (EA), while future surge conditions were determined based on the guidelines also provided by EA. A nested numerical modelling approach, that combined a regional scale model with a local scale model with high resolution, is used. The modelling suite was first validated against measured waves, water levels and beach change, before using it to simulate morphodynamic change from numerous statistically significant \u2018future\u2019 storm conditions. Future storm-induced morphodynamic change of the Sefton coast was then compared with that from the present storms. The results reveal that this beach will experience significant climate change driven impacts where dune retreat during storms will be considerably higher in future. The results also reveal that due to the shape of the beach and its orientation to predominant wave approach direction, there will be a strong longshore variability of morphodynamic response to storms. It was also found that the water level in front of the dune (and hence surge and future sea level rise) is the most critical factor that determines beach erosion during a storm.", "author" : [ { "dropping-particle" : "", "family" : "Bennett", "given" : "William G.", "non-dropping-particle" : "", "parse-names" : false, "suffix" : "" }, { "dropping-particle" : "", "family" : "Karunarathna", "given" : "Harshinie", "non-dropping-particle" : "", "parse-names" : false, "suffix" : "" }, { "dropping-particle" : "", "family" : "Reeve", "given" : "Dominic E.", "non-dropping-particle" : "", "parse-names" : false, "suffix" : "" }, { "dropping-particle" : "", "family" : "Mori", "given" : "Nobuhito", "non-dropping-particle" : "", "parse-names" : false, "suffix" : "" } ], "container-title" : "Marine Geology", "id" : "ITEM-1", "issue" : "August 2018", "issued" : { "date-parts" : [ [ "2019", "9" ] ] }, "page" : "105960", "publisher" : "Elsevier", "title" : "Computational modelling of morphodynamic response of a macro-tidal beach to future climate variabilities", "translator" : [ { "dropping-particle" : "", "family" : "Q6954", "given" : "", "non-dropping-particle" : "", "parse-names" : false, "suffix" : "" } ], "type" : "article-journal", "volume" : "415" }, "uris" : [ "http://www.mendeley.com/documents/?uuid=69efdc55-7ebb-4725-8a57-e86f18b3ba34" ] } ], "mendeley" : { "formattedCitation" : "(Bennett et al., 2019)", "plainTextFormattedCitation" : "(Bennett et al., 2019)", "previouslyFormattedCitation" : "(Bennett et al., 2019)" }, "properties" : { "noteIndex" : 0 }, "schema" : "https://github.com/citation-style-language/schema/raw/master/csl-citation.json" }</w:instrText>
      </w:r>
      <w:r w:rsidRPr="00C734F4">
        <w:rPr>
          <w:lang w:val="en-GB"/>
        </w:rPr>
        <w:fldChar w:fldCharType="separate"/>
      </w:r>
      <w:r w:rsidR="00E41CA2">
        <w:rPr>
          <w:noProof/>
          <w:lang w:val="en-GB"/>
        </w:rPr>
        <w:t>(Bennett et al., 2019)</w:t>
      </w:r>
      <w:r w:rsidRPr="00C734F4">
        <w:rPr>
          <w:lang w:val="en-GB"/>
        </w:rPr>
        <w:fldChar w:fldCharType="end"/>
      </w:r>
      <w:r w:rsidRPr="00C734F4">
        <w:rPr>
          <w:lang w:val="en-GB"/>
        </w:rPr>
        <w:t>.</w:t>
      </w:r>
    </w:p>
    <w:p w14:paraId="29A3369E" w14:textId="77777777" w:rsidR="0081226F" w:rsidRPr="00C734F4" w:rsidRDefault="0081226F" w:rsidP="0081226F">
      <w:pPr>
        <w:pStyle w:val="AR6BodyText"/>
        <w:rPr>
          <w:lang w:val="en-GB"/>
        </w:rPr>
      </w:pPr>
    </w:p>
    <w:p w14:paraId="7573210A" w14:textId="3E3EFC86" w:rsidR="0081226F" w:rsidRPr="00C734F4" w:rsidRDefault="0081226F" w:rsidP="0081226F">
      <w:pPr>
        <w:pStyle w:val="AR6BodyText"/>
        <w:rPr>
          <w:lang w:val="en-GB"/>
        </w:rPr>
      </w:pPr>
      <w:r w:rsidRPr="00C734F4">
        <w:rPr>
          <w:lang w:val="en-GB"/>
        </w:rPr>
        <w:t xml:space="preserve">Satellite products provide a valuable complement to in situ measurements, particularly over regions where in situ measurements are unavailable. They have been discussed in earlier chapters (e.g., Chapters 2 and 8) for large-scale assessment. Currently 54 essential climate variables (ECVs; </w:t>
      </w:r>
      <w:commentRangeStart w:id="301"/>
      <w:r w:rsidRPr="00C734F4">
        <w:rPr>
          <w:lang w:val="en-GB"/>
        </w:rPr>
        <w:fldChar w:fldCharType="begin" w:fldLock="1"/>
      </w:r>
      <w:r w:rsidR="000465A7">
        <w:rPr>
          <w:lang w:val="en-GB"/>
        </w:rPr>
        <w:instrText>ADDIN CSL_CITATION { "citationItems" : [ { "id" : "ITEM-1", "itemData" : { "DOI" : "10.1175/BAMS-D-13-00047.1", "ISSN" : "0003-0007",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"ITEM-1", "issue" : "9", "issued" : { "date-parts" : [ [ "2014", "9" ] ] }, "page" : "1431-1443", "title" : "The Concept of Essential Climate Variables in Support of Climate Research, Applications, and Policy", "translator" : [ { "dropping-particle" : "", "family" : "Q5792", "given" : "", "non-dropping-particle" : "", "parse-names" : false, "suffix" : "" } ], "type" : "article-journal", "volume" : "95" }, "uris" : [ "http://www.mendeley.com/documents/?uuid=9722ea64-3655-408d-9f81-ba4ad017b49c" ] } ], "mendeley" : { "formattedCitation" : "(Bojinski et al., 2014)", "manualFormatting" : "Bojinski et al., 2014)", "plainTextFormattedCitation" : "(Bojinski et al., 2014)", "previouslyFormattedCitation" : "(Bojinski et al., 2014)" }, "properties" : { "noteIndex" : 0 }, "schema" : "https://github.com/citation-style-language/schema/raw/master/csl-citation.json" }</w:instrText>
      </w:r>
      <w:r w:rsidRPr="00C734F4">
        <w:rPr>
          <w:lang w:val="en-GB"/>
        </w:rPr>
        <w:fldChar w:fldCharType="separate"/>
      </w:r>
      <w:r w:rsidR="00E41CA2">
        <w:rPr>
          <w:noProof/>
          <w:lang w:val="en-GB"/>
        </w:rPr>
        <w:t>Bojinski et al., 2014)</w:t>
      </w:r>
      <w:r w:rsidRPr="00C734F4">
        <w:rPr>
          <w:lang w:val="en-GB"/>
        </w:rPr>
        <w:fldChar w:fldCharType="end"/>
      </w:r>
      <w:commentRangeEnd w:id="301"/>
      <w:r w:rsidR="00E41CA2">
        <w:rPr>
          <w:rStyle w:val="CommentReference"/>
          <w:rFonts w:asciiTheme="minorHAnsi" w:eastAsiaTheme="minorHAnsi" w:hAnsiTheme="minorHAnsi"/>
          <w:lang w:eastAsia="en-US"/>
        </w:rPr>
        <w:commentReference w:id="301"/>
      </w:r>
      <w:r w:rsidRPr="00C734F4">
        <w:rPr>
          <w:lang w:val="en-GB"/>
        </w:rPr>
        <w:t xml:space="preserve"> are defined by the Global Climate Observing System (GCOS) program, and passed on, for example, to NASA programmes through the Decadal Survey, to the Copernicus Climate Change Service of the European Union, to the ESA Climate Change Initiative ESA-CCI, as well as to the international collaborations with geostationary Earth-orbit (GEO) satellites. Their observations are valuable (</w:t>
      </w:r>
      <w:r w:rsidRPr="00C734F4">
        <w:rPr>
          <w:i/>
          <w:lang w:val="en-GB"/>
        </w:rPr>
        <w:t>high confidence</w:t>
      </w:r>
      <w:r w:rsidRPr="00C734F4">
        <w:rPr>
          <w:lang w:val="en-GB"/>
        </w:rPr>
        <w:t xml:space="preserve">) for regional applications since they provide multi-channel images at very high spatiotemporal resolutions, typically 16 channels, 1–2 km, every 10 to 15 minutes. The advanced geostationary satellites are: Himawari-8 and 9 </w:t>
      </w:r>
      <w:r w:rsidRPr="00C734F4">
        <w:rPr>
          <w:lang w:val="en-GB"/>
        </w:rPr>
        <w:fldChar w:fldCharType="begin" w:fldLock="1"/>
      </w:r>
      <w:r w:rsidR="000465A7">
        <w:rPr>
          <w:lang w:val="en-GB"/>
        </w:rPr>
        <w:instrText>ADDIN CSL_CITATION { "citationItems" : [ { "id" : "ITEM-1", "itemData" : { "DOI" : "10.1002/2015GL067159", "ISSN" : "00948276", "abstract" : "Himawari\u20108 is a new geostationary meteorological satellite operated by the Japan Meteorological Agency (JMA). The Earth Observation Research Center of the Japan Aerospace Exploration Agency in collaboration with the JMA produces skin sea surface temperatures (SSTs) from Himawari\u20108 data. A new quasi\u2010physical algorithm was used to calculate SSTs. Cloud screening based on the Bayesian inference method was used to detect cloudy pixels. Himawari\u20108 SSTs from June to September 2015 were compared with drifting and tropical moored buoy data. This comparison showed a root\u2010mean\u2010square difference of \u223c0.59 K and a bias of \u223c\u22120.16 K against the buoy data. Positive and variable biases were found in seas along the viewing boundaries.", "author" : [ { "dropping-particle" : "", "family" : "Kurihara", "given" : "Yukio", "non-dropping-particle" : "", "parse-names" : false, "suffix" : "" }, { "dropping-particle" : "", "family" : "Murakami", "given" : "Hiroshi", "non-dropping-particle" : "", "parse-names" : false, "suffix" : "" }, { "dropping-particle" : "", "family" : "Kachi", "given" : "Misako", "non-dropping-particle" : "", "parse-names" : false, "suffix" : "" } ], "container-title" : "Geophysical Research Letters", "id" : "ITEM-1", "issue" : "3", "issued" : { "date-parts" : [ [ "2016", "2", "16" ] ] }, "page" : "1234-1240", "title" : "Sea surface temperature from the new Japanese geostationary meteorological Himawari-8 satellite", "translator" : [ { "dropping-particle" : "", "family" : "Q5183", "given" : "", "non-dropping-particle" : "", "parse-names" : false, "suffix" : "" } ], "type" : "article-journal", "volume" : "43" }, "uris" : [ "http://www.mendeley.com/documents/?uuid=f9120339-a614-4708-aacb-9c2486e724e3" ] } ], "mendeley" : { "formattedCitation" : "(Kurihara et al., 2016)", "plainTextFormattedCitation" : "(Kurihara et al., 2016)", "previouslyFormattedCitation" : "(Kurihara et al., 2016)" }, "properties" : { "noteIndex" : 0 }, "schema" : "https://github.com/citation-style-language/schema/raw/master/csl-citation.json" }</w:instrText>
      </w:r>
      <w:r w:rsidRPr="00C734F4">
        <w:rPr>
          <w:lang w:val="en-GB"/>
        </w:rPr>
        <w:fldChar w:fldCharType="separate"/>
      </w:r>
      <w:r w:rsidR="00E41CA2">
        <w:rPr>
          <w:noProof/>
          <w:lang w:val="en-GB"/>
        </w:rPr>
        <w:t>(Kurihara et al., 2016)</w:t>
      </w:r>
      <w:r w:rsidRPr="00C734F4">
        <w:rPr>
          <w:lang w:val="en-GB"/>
        </w:rPr>
        <w:fldChar w:fldCharType="end"/>
      </w:r>
      <w:r w:rsidRPr="00C734F4">
        <w:rPr>
          <w:lang w:val="en-GB"/>
        </w:rPr>
        <w:t xml:space="preserve">, GOES-East and GOES-17 </w:t>
      </w:r>
      <w:r w:rsidRPr="00C734F4">
        <w:rPr>
          <w:lang w:val="en-GB"/>
        </w:rPr>
        <w:fldChar w:fldCharType="begin" w:fldLock="1"/>
      </w:r>
      <w:r w:rsidR="000465A7">
        <w:rPr>
          <w:lang w:val="en-GB"/>
        </w:rPr>
        <w:instrText>ADDIN CSL_CITATION { "citationItems" : [ { "id" : "ITEM-1", "itemData" : { "DOI" : "10.1016/B978-0-12-409548-9.10315-X", "abstract" : "The observations from the GOES (Geostationary Operational Environmental Satellites) are critical for monitoring a wide range of land, ocean, atmosphere, and space weather phenomena. With both earth-pointing and sun-pointing instruments, GOES monitors the Earth, the Sun, and the space environment. While the GOES are often referred to as \u201cweather satellites,\u201d they are truly environmental satellites. The GOES are also used as communications satellites, including search and rescue and data collection retransmission services.", "author" : [ { "dropping-particle" : "", "family" : "Goodman", "given" : "S.J.", "non-dropping-particle" : "", "parse-names" : false, "suffix" : "" }, { "dropping-particle" : "", "family" : "Schmit", "given" : "T.J.", "non-dropping-particle" : "", "parse-names" : false, "suffix" : "" }, { "dropping-particle" : "", "family" : "Daniels", "given" : "J.", "non-dropping-particle" : "", "parse-names" : false, "suffix" : "" }, { "dropping-particle" : "", "family" : "Denig", "given" : "W.", "non-dropping-particle" : "", "parse-names" : false, "suffix" : "" }, { "dropping-particle" : "", "family" : "Metcalf", "given" : "K.", "non-dropping-particle" : "", "parse-names" : false, "suffix" : "" } ], "container-title" : "Comprehensive Remote Sensing Vol. 1", "editor" : [ { "dropping-particle" : "", "family" : "Liang", "given" : "Shunlin", "non-dropping-particle" : "", "parse-names" : false, "suffix" : "" } ], "id" : "ITEM-1", "issued" : { "date-parts" : [ [ "2018" ] ] }, "page" : "119-149", "publisher" : "Elsevier", "publisher-place" : "Oxford, UK", "title" : "GOES: Past, Present, and Future", "translator" : [ { "dropping-particle" : "", "family" : "Q5181", "given" : "Rt6", "non-dropping-particle" : "", "parse-names" : false, "suffix" : "" } ], "type" : "chapter" }, "uris" : [ "http://www.mendeley.com/documents/?uuid=4ef4ac06-f5e3-45b9-af69-c7dcd75dcb65" ] } ], "mendeley" : { "formattedCitation" : "(Goodman et al., 2018)", "plainTextFormattedCitation" : "(Goodman et al., 2018)", "previouslyFormattedCitation" : "(Goodman et al., 2018)" }, "properties" : { "noteIndex" : 0 }, "schema" : "https://github.com/citation-style-language/schema/raw/master/csl-citation.json" }</w:instrText>
      </w:r>
      <w:r w:rsidRPr="00C734F4">
        <w:rPr>
          <w:lang w:val="en-GB"/>
        </w:rPr>
        <w:fldChar w:fldCharType="separate"/>
      </w:r>
      <w:r w:rsidR="00E41CA2">
        <w:rPr>
          <w:noProof/>
          <w:lang w:val="en-GB"/>
        </w:rPr>
        <w:t>(Goodman et al., 2018)</w:t>
      </w:r>
      <w:r w:rsidRPr="00C734F4">
        <w:rPr>
          <w:lang w:val="en-GB"/>
        </w:rPr>
        <w:fldChar w:fldCharType="end"/>
      </w:r>
      <w:r w:rsidRPr="00C734F4">
        <w:rPr>
          <w:lang w:val="en-GB"/>
        </w:rPr>
        <w:t xml:space="preserve">, Meteosat-10 and 11 </w:t>
      </w:r>
      <w:r w:rsidRPr="00C734F4">
        <w:rPr>
          <w:lang w:val="en-GB"/>
        </w:rPr>
        <w:fldChar w:fldCharType="begin" w:fldLock="1"/>
      </w:r>
      <w:r w:rsidR="000465A7">
        <w:rPr>
          <w:lang w:val="en-GB"/>
        </w:rPr>
        <w:instrText>ADDIN CSL_CITATION { "citationItems" : [ { "id" : "ITEM-1", "itemData" : { "DOI" : "10.1175/1520-0477(2002)083&lt;0977:AITMSG&gt;2.3.CO;2", "ISSN" : "0003-0007", "abstract" : "This paper introduces the new generation of European geostationary meteorological satellites, Meteosat Second Generation (MSG), scheduled for launch in summer 2002. MSG is spin stabilized, as is the current Meteosat series, however, with greatly enhanced capabilities. The 12-channel imager, called the Spinning Enhanced Visible and Infrared Imager (SEVIRI), observes the full disk of the earth with an unprecedented repeat cycle of 15 min. SEVIRI has eight channels in the thermal infrared (IR) at 3.9,6.2,7.3, 8.7, 9.7, 10.8, 12.0, and 13.4 \u03bcum; three channels in the solar spectrum at 0.6, 0.8, and 1.6 \u03bcm; and a broadband high-resolution visible channel. The high-resolution visible channel has a spatial resolution of 1.67 km at nadir; pixels are oversampled with a factor of 1.67 corresponding to a sampling distance of 1 km at nadir. The corresponding values for the eight thermal IR and the other three solar channels are 4.8-km spatial resolution at nadir and an oversampling factor of 1.6, which corresponds to a sampling distance of 3 km at nadir. Radiometric performance of all channels exceeds specifications. Thermal IR channels have an onboard calibration with an accuracy better than 1 K. Solar channels are calibrated with an operational vicarious procedure aiming at an accuracy of 5%. Meteorological products are derived in the so-called Satellite Application Facilities (SAF) and in the central Meteorological Product Extraction Facility (MPEF) at the European Organisation for the Exploitation of Meteorological Satellites (EUMETSAT) in Darmstadt, Germany. The products support nowcasting, numerical weather prediction (NWP), and climatological applications. The most important product for NWP, the atmospheric motion vectors, are derived from different channels to improve data coverage and quality. Novel products are, among others, indices describing the instability of the clear atmosphere and total column ozone. The paper also discusses the use of MSG for future applications, in particular, observations of the rapid cloud development, cloud microphysics, and land applications are considered as areas of high potential. As an additional scientific payload, MSG carries a Geostationary Earth Radiation Budget (GERB) instrument observing the broadband thermal infrared and solar radiances exiting the earth-atmosphere system.", "author" : [ { "dropping-particle" : "", "family" : "Schmetz", "given" : "Johannes", "non-dropping-particle" : "", "parse-names" : false, "suffix" : "" }, { "dropping-particle" : "", "family" : "Pili", "given" : "Paolo", "non-dropping-particle" : "", "parse-names" : false, "suffix" : "" }, { "dropping-particle" : "", "family" : "Tjemkes", "given" : "Stephen", "non-dropping-particle" : "", "parse-names" : false, "suffix" : "" }, { "dropping-particle" : "", "family" : "Just", "given" : "Dieter", "non-dropping-particle" : "", "parse-names" : false, "suffix" : "" }, { "dropping-particle" : "", "family" : "Kerkmann", "given" : "Jochen", "non-dropping-particle" : "", "parse-names" : false, "suffix" : "" }, { "dropping-particle" : "", "family" : "Rota", "given" : "Sergio", "non-dropping-particle" : "", "parse-names" : false, "suffix" : "" }, { "dropping-particle" : "", "family" : "Ratier", "given" : "Alain", "non-dropping-particle" : "", "parse-names" : false, "suffix" : "" } ], "container-title" : "Bulletin of the American Meteorological Society", "id" : "ITEM-1", "issue" : "7", "issued" : { "date-parts" : [ [ "2002", "7" ] ] }, "page" : "977-992", "title" : "An Introduction to Meteosat Second Generation (MSG)", "translator" : [ { "dropping-particle" : "", "family" : "Q5015", "given" : "", "non-dropping-particle" : "", "parse-names" : false, "suffix" : "" } ], "type" : "article-journal", "volume" : "83" }, "uris" : [ "http://www.mendeley.com/documents/?uuid=7978740e-59a1-4be6-a57f-48cd703a6d90" ] } ], "mendeley" : { "formattedCitation" : "(Schmetz et al., 2002)", "plainTextFormattedCitation" : "(Schmetz et al., 2002)", "previouslyFormattedCitation" : "(Schmetz et al., 2002)" }, "properties" : { "noteIndex" : 0 }, "schema" : "https://github.com/citation-style-language/schema/raw/master/csl-citation.json" }</w:instrText>
      </w:r>
      <w:r w:rsidRPr="00C734F4">
        <w:rPr>
          <w:lang w:val="en-GB"/>
        </w:rPr>
        <w:fldChar w:fldCharType="separate"/>
      </w:r>
      <w:r w:rsidR="00E41CA2">
        <w:rPr>
          <w:noProof/>
          <w:lang w:val="en-GB"/>
        </w:rPr>
        <w:t>(Schmetz et al., 2002)</w:t>
      </w:r>
      <w:r w:rsidRPr="00C734F4">
        <w:rPr>
          <w:lang w:val="en-GB"/>
        </w:rPr>
        <w:fldChar w:fldCharType="end"/>
      </w:r>
      <w:r w:rsidRPr="00C734F4">
        <w:rPr>
          <w:lang w:val="en-GB"/>
        </w:rPr>
        <w:t xml:space="preserve"> and FY-4 </w:t>
      </w:r>
      <w:r w:rsidRPr="00C734F4">
        <w:rPr>
          <w:lang w:val="en-GB"/>
        </w:rPr>
        <w:fldChar w:fldCharType="begin" w:fldLock="1"/>
      </w:r>
      <w:r w:rsidR="000465A7">
        <w:rPr>
          <w:lang w:val="en-GB"/>
        </w:rPr>
        <w:instrText>ADDIN CSL_CITATION { "citationItems" : [ { "id" : "ITEM-1", "itemData" : { "author" : [ { "dropping-particle" : "", "family" : "Cao", "given" : "Dongjie", "non-dropping-particle" : "", "parse-names" : false, "suffix" : "" }, { "dropping-particle" : "", "family" : "Huang", "given" : "Fuxiang", "non-dropping-particle" : "", "parse-names" : false, "suffix" : "" }, { "dropping-particle" : "", "family" : "Qie", "given" : "Xiushu", "non-dropping-particle" : "", "parse-names" : false, "suffix" : "" } ], "container-title" : "Proceedings of XV International Conference on Atmospheric Electricity, Norman, OK, USA", "id" : "ITEM-1", "issued" : { "date-parts" : [ [ "2014" ] ] }, "page" : "1-6", "title" : "Development and Evaluation of detection algorithm for FY-4 Geostationary Lightning Imager (GLI) measurement", "translator" : [ { "dropping-particle" : "", "family" : "Q5867", "given" : "Rt9", "non-dropping-particle" : "", "parse-names" : false, "suffix" : "" } ], "type" : "paper-conference" }, "uris" : [ "http://www.mendeley.com/documents/?uuid=4960460b-7f22-48df-b710-0b553bab66ee" ] } ], "mendeley" : { "formattedCitation" : "(Cao et al., 2014)", "plainTextFormattedCitation" : "(Cao et al., 2014)", "previouslyFormattedCitation" : "(Cao et al., 2014)" }, "properties" : { "noteIndex" : 0 }, "schema" : "https://github.com/citation-style-language/schema/raw/master/csl-citation.json" }</w:instrText>
      </w:r>
      <w:r w:rsidRPr="00C734F4">
        <w:rPr>
          <w:lang w:val="en-GB"/>
        </w:rPr>
        <w:fldChar w:fldCharType="separate"/>
      </w:r>
      <w:r w:rsidR="00E41CA2">
        <w:rPr>
          <w:noProof/>
          <w:lang w:val="en-GB"/>
        </w:rPr>
        <w:t>(Cao et al., 2014)</w:t>
      </w:r>
      <w:r w:rsidRPr="00C734F4">
        <w:rPr>
          <w:lang w:val="en-GB"/>
        </w:rPr>
        <w:fldChar w:fldCharType="end"/>
      </w:r>
      <w:r w:rsidRPr="00C734F4">
        <w:rPr>
          <w:lang w:val="en-GB"/>
        </w:rPr>
        <w:t>. Geostationary satellite networks or constellations form an essential component of the Global Observation System (</w:t>
      </w:r>
      <w:hyperlink r:id="rId13" w:history="1">
        <w:r w:rsidRPr="00C734F4">
          <w:rPr>
            <w:rStyle w:val="Hyperlink"/>
            <w:lang w:val="en-GB"/>
          </w:rPr>
          <w:t>https://www.wmo.int/pages/prog/www/OSY/GOS.html</w:t>
        </w:r>
      </w:hyperlink>
      <w:r w:rsidRPr="00C734F4">
        <w:rPr>
          <w:lang w:val="en-GB"/>
        </w:rPr>
        <w:t>), providing measurements not only for various cloud properties and moisture but also for air quality, land and ocean surface conditions, and lightning.</w:t>
      </w:r>
    </w:p>
    <w:p w14:paraId="5CC76E13" w14:textId="77777777" w:rsidR="0081226F" w:rsidRPr="00C734F4" w:rsidRDefault="0081226F" w:rsidP="0081226F">
      <w:pPr>
        <w:pStyle w:val="AR6BodyText"/>
        <w:rPr>
          <w:lang w:val="en-GB"/>
        </w:rPr>
      </w:pPr>
    </w:p>
    <w:p w14:paraId="69D6A90A" w14:textId="6F6BBFFC" w:rsidR="0081226F" w:rsidRPr="009B6342" w:rsidRDefault="0081226F" w:rsidP="0081226F">
      <w:pPr>
        <w:pStyle w:val="AR6BodyText"/>
      </w:pPr>
      <w:r w:rsidRPr="00C734F4">
        <w:rPr>
          <w:lang w:val="en-GB"/>
        </w:rPr>
        <w:t xml:space="preserve">Low Earth-orbit (LEO) satellites, with orbits typically at 400-700 km, provide advanced measurements of the Earth’s surface. Sun-synchronous polar orbiters can also cover the polar regions, which cannot be </w:t>
      </w:r>
      <w:r w:rsidRPr="00C734F4">
        <w:rPr>
          <w:lang w:val="en-GB"/>
        </w:rPr>
        <w:lastRenderedPageBreak/>
        <w:t xml:space="preserve">observed with GEO satellites. Examples of LEO observations for land-surface monitoring are NASA’s Landsat </w:t>
      </w:r>
      <w:r w:rsidRPr="00C734F4">
        <w:rPr>
          <w:lang w:val="en-GB"/>
        </w:rPr>
        <w:fldChar w:fldCharType="begin" w:fldLock="1"/>
      </w:r>
      <w:r w:rsidR="000465A7">
        <w:rPr>
          <w:lang w:val="en-GB"/>
        </w:rPr>
        <w:instrText>ADDIN CSL_CITATION { "citationItems" : [ { "id" : "ITEM-1", "itemData" : { "DOI" : "10.1016/j.rse.2015.11.032", "ISSN" : "00344257", "abstract" : "New and previously unimaginable Landsat applications have been fostered by a policy change in 2008 that made analysis-ready Landsat data free and open access. Since 1972, Landsat has been collecting images of the Earth, with the early years of the program constrained by onboard satellite and ground systems, as well as limitations across the range of required computing, networking, and storage capabilities. Rather than robust on-satellite storage for transmission via high bandwidth downlink to a centralized storage and distribution facility as with Landsat-8, a network of receiving stations, one operated by the U.S. government, the other operated by a community of International Cooperators (ICs), were utilized. ICs paid a fee for the right to receive and distribute Landsat data and over time, more Landsat data was held outside the archive of the United State Geological Survey (USGS) than was held inside, much of it unique. Recognizing the critical value of these data, the USGS began a Landsat Global Archive Consolidation (LGAC) initiative in 2010 to bring these data into a single, universally accessible, centralized global archive, housed at the Earth Resources Observation and Science (EROS) Center in Sioux Falls, South Dakota. The primary LGAC goals are to inventory the data held by ICs, acquire the data, and ingest and apply standard ground station processing to generate an L1T analysis-ready product. As of January 1, 2015 there were 5,532,454 images in the USGS archive. LGAC has contributed approximately 3.2 million of those images, more than doubling the original USGS archive holdings. Moreover, an additional 2.3 million images have been identified to date through the LGAC initiative and are in the process of being added to the archive. The impact of LGAC is significant and, in terms of images in the collection, analogous to that of having had two additional Landsat-5 missions. As a result of LGAC, there are regions of the globe that now have markedly improved Landsat data coverage, resulting in an enhanced capacity for mapping, monitoring change, and capturing historic conditions. Although future missions can be planned and implemented, the past cannot be revisited, underscoring the value and enhanced significance of historical Landsat data and the LGAC initiative. The aim of this paper is to report the current status of the global USGS Landsat archive, document the existing and anticipated contributions of LGAC to the archive, and characterize the \u2026", "author" : [ { "dropping-particle" : "", "family" : "Wulder", "given" : "Michael A.", "non-dropping-particle" : "", "parse-names" : false, "suffix" : "" }, { "dropping-particle" : "", "family" : "White", "given" : "Joanne C.", "non-dropping-particle" : "", "parse-names" : false, "suffix" : "" }, { "dropping-particle" : "", "family" : "Loveland", "given" : "Thomas R.", "non-dropping-particle" : "", "parse-names" : false, "suffix" : "" }, { "dropping-particle" : "", "family" : "Woodcock", "given" : "Curtis E.", "non-dropping-particle" : "", "parse-names" : false, "suffix" : "" }, { "dropping-particle" : "", "family" : "Belward", "given" : "Alan S.", "non-dropping-particle" : "", "parse-names" : false, "suffix" : "" }, { "dropping-particle" : "", "family" : "Cohen", "given" : "Warren B.", "non-dropping-particle" : "", "parse-names" : false, "suffix" : "" }, { "dropping-particle" : "", "family" : "Fosnight", "given" : "Eugene A.", "non-dropping-particle" : "", "parse-names" : false, "suffix" : "" }, { "dropping-particle" : "", "family" : "Shaw", "given" : "Jerad", "non-dropping-particle" : "", "parse-names" : false, "suffix" : "" }, { "dropping-particle" : "", "family" : "Masek", "given" : "Jeffrey G.", "non-dropping-particle" : "", "parse-names" : false, "suffix" : "" }, { "dropping-particle" : "", "family" : "Roy", "given" : "David P.", "non-dropping-particle" : "", "parse-names" : false, "suffix" : "" } ], "container-title" : "Remote Sensing of Environment", "id" : "ITEM-1", "issued" : { "date-parts" : [ [ "2016", "11" ] ] }, "page" : "271-283", "title" : "The global Landsat archive: Status, consolidation, and direction", "translator" : [ { "dropping-particle" : "", "family" : "Q5752", "given" : "", "non-dropping-particle" : "", "parse-names" : false, "suffix" : "" } ], "type" : "article-journal", "volume" : "185" }, "uris" : [ "http://www.mendeley.com/documents/?uuid=9ef7c45f-9c07-4902-89a0-c0982bf3828c" ] } ], "mendeley" : { "formattedCitation" : "(Wulder et al., 2016)", "plainTextFormattedCitation" : "(Wulder et al., 2016)", "previouslyFormattedCitation" : "(Wulder et al., 2016)" }, "properties" : { "noteIndex" : 0 }, "schema" : "https://github.com/citation-style-language/schema/raw/master/csl-citation.json" }</w:instrText>
      </w:r>
      <w:r w:rsidRPr="00C734F4">
        <w:rPr>
          <w:lang w:val="en-GB"/>
        </w:rPr>
        <w:fldChar w:fldCharType="separate"/>
      </w:r>
      <w:r w:rsidR="00E41CA2">
        <w:rPr>
          <w:noProof/>
          <w:lang w:val="en-GB"/>
        </w:rPr>
        <w:t>(Wulder et al., 2016)</w:t>
      </w:r>
      <w:r w:rsidRPr="00C734F4">
        <w:rPr>
          <w:lang w:val="en-GB"/>
        </w:rPr>
        <w:fldChar w:fldCharType="end"/>
      </w:r>
      <w:r w:rsidRPr="00C734F4">
        <w:rPr>
          <w:lang w:val="en-GB"/>
        </w:rPr>
        <w:t xml:space="preserve">, ESA’s Soil Moisture Ocean Salinity Earth Explorer (SMOS) mission </w:t>
      </w:r>
      <w:r w:rsidRPr="00C734F4">
        <w:rPr>
          <w:lang w:val="en-GB"/>
        </w:rPr>
        <w:fldChar w:fldCharType="begin" w:fldLock="1"/>
      </w:r>
      <w:r w:rsidR="000465A7">
        <w:rPr>
          <w:lang w:val="en-GB"/>
        </w:rPr>
        <w:instrText>ADDIN CSL_CITATION { "citationItems" : [ { "id" : "ITEM-1", "itemData" : { "DOI" : "10.1109/TGRS.2012.2184548", "ISSN" : "0196-2892", "abstract" : "The Soil Moisture and Ocean Salinity (SMOS) mission is European Space Agency (ESA\u2019s) second Earth Explorer Opportunity mission, launched in November 2009. It is a joint program between ESA Centre National d\u2019Etudes Spatiales (CNES) and Centro para el Desarrollo Tecnologico Industrial. SMOS carries a single payload, an L-Band 2-D interferometric radiometer in the 1400\u20131427 MHz protected band. This wavelength penetrates well through the atmosphere, and hence the instrument probes the earth surface emissivity. Surface emissivity can then be related to the moisture content in the first few centimeters of soil, and, after some surface roughness and temperature corrections, to the sea surface salinity over ocean. The goal of the level 2 algorithm is thus to deliver global soil moisture (SM) maps with a desired accuracy of 0.04 m3/m3. To reach this goal, a retrieval algorithm was developed and implemented in the ground segment which processes level 1 to level 2 data. Level 1 consists mainly of angular brightness temperatures (TB), while level 2 consists of geophysical products in swath mode, i.e., as acquired by the sensor during a half orbit from pole to pole. In this context, a group of institutes prepared the SMOS algorithm theoretical basis documents to be used to produce the operational algorithm. The principle of the SM retrieval algorithm is based on an iterative approach which aims at minimizing a cost function. The main component of the cost function is given by the sum of the squared weighted differences between measured and modeled TB data, for a variety of incidence angles. The algorithm finds the best set of the parameters, e.g., SM and vegetation characteristics, which drive the direct TB model and minimizes the cost function. The end user Level 2 SM product contains SM, vegetation opacity, and estimated dielectric constant of any surface, TB computed at 42.5\u25e6, flags and quality indices, and other parameters of interest. This paper gives an overview of the algorithm, discusses the caveats, and provides a glimpse of the Cal Val exercises", "author" : [ { "dropping-particle" : "", "family" : "Kerr", "given" : "Yann H.", "non-dropping-particle" : "", "parse-names" : false, "suffix" : "" }, { "dropping-particle" : "", "family" : "Waldteufel", "given" : "Philippe", "non-dropping-particle" : "", "parse-names" : false, "suffix" : "" }, { "dropping-particle" : "", "family" : "Richaume", "given" : "Philippe", "non-dropping-particle" : "", "parse-names" : false, "suffix" : "" }, { "dropping-particle" : "", "family" : "Wigneron", "given" : "Jean Pierre", "non-dropping-particle" : "", "parse-names" : false, "suffix" : "" }, { "dropping-particle" : "", "family" : "Ferrazzoli", "given" : "Paolo", "non-dropping-particle" : "", "parse-names" : false, "suffix" : "" }, { "dropping-particle" : "", "family" : "Mahmoodi", "given" : "Ali", "non-dropping-particle" : "", "parse-names" : false, "suffix" : "" }, { "dropping-particle" : "", "family" : "Bitar", "given" : "Ahmad", "non-dropping-particle" : "Al", "parse-names" : false, "suffix" : "" }, { "dropping-particle" : "", "family" : "Cabot", "given" : "Fran\u00e7ois", "non-dropping-particle" : "", "parse-names" : false, "suffix" : "" }, { "dropping-particle" : "", "family" : "Gruhier", "given" : "Claire", "non-dropping-particle" : "", "parse-names" : false, "suffix" : "" }, { "dropping-particle" : "", "family" : "Juglea", "given" : "Silvia Enache", "non-dropping-particle" : "", "parse-names" : false, "suffix" : "" }, { "dropping-particle" : "", "family" : "Leroux", "given" : "Delphine", "non-dropping-particle" : "", "parse-names" : false, "suffix" : "" }, { "dropping-particle" : "", "family" : "Mialon", "given" : "Arnaud", "non-dropping-particle" : "", "parse-names" : false, "suffix" : "" }, { "dropping-particle" : "", "family" : "Delwart", "given" : "Steven", "non-dropping-particle" : "", "parse-names" : false, "suffix" : "" } ], "container-title" : "IEEE Transactions on Geoscience and Remote Sensing", "id" : "ITEM-1", "issue" : "5", "issued" : { "date-parts" : [ [ "2012", "5" ] ] }, "page" : "1384-1403", "title" : "The SMOS Soil Moisture Retrieval Algorithm", "translator" : [ { "dropping-particle" : "", "family" : "Q4998", "given" : "", "non-dropping-particle" : "", "parse-names" : false, "suffix" : "" } ], "type" : "article-journal", "volume" : "50" }, "uris" : [ "http://www.mendeley.com/documents/?uuid=64d3c67f-0aed-47ec-b3a7-914e7ab3eb90" ] } ], "mendeley" : { "formattedCitation" : "(Kerr et al., 2012)", "plainTextFormattedCitation" : "(Kerr et al., 2012)", "previouslyFormattedCitation" : "(Kerr et al., 2012)" }, "properties" : { "noteIndex" : 0 }, "schema" : "https://github.com/citation-style-language/schema/raw/master/csl-citation.json" }</w:instrText>
      </w:r>
      <w:r w:rsidRPr="00C734F4">
        <w:rPr>
          <w:lang w:val="en-GB"/>
        </w:rPr>
        <w:fldChar w:fldCharType="separate"/>
      </w:r>
      <w:r w:rsidR="00E41CA2">
        <w:rPr>
          <w:noProof/>
          <w:lang w:val="en-GB"/>
        </w:rPr>
        <w:t>(Kerr et al., 2012)</w:t>
      </w:r>
      <w:r w:rsidRPr="00C734F4">
        <w:rPr>
          <w:lang w:val="en-GB"/>
        </w:rPr>
        <w:fldChar w:fldCharType="end"/>
      </w:r>
      <w:r w:rsidRPr="00C734F4">
        <w:rPr>
          <w:lang w:val="en-GB"/>
        </w:rPr>
        <w:t xml:space="preserve">, the Sentinel missions of the Copernicus programme, and JAXA’s ALOS-2 </w:t>
      </w:r>
      <w:r w:rsidRPr="00C734F4">
        <w:rPr>
          <w:lang w:val="en-GB"/>
        </w:rPr>
        <w:fldChar w:fldCharType="begin" w:fldLock="1"/>
      </w:r>
      <w:r w:rsidR="000465A7">
        <w:rPr>
          <w:lang w:val="en-GB"/>
        </w:rPr>
        <w:instrText>ADDIN CSL_CITATION { "citationItems" : [ { "id" : "ITEM-1", "itemData" : { "abstract" : "Rapid and all-weather detection of flood area is needed for monitoring and mitigating flood disasters. This paper addressed flood area detection by using ALOS-2 PALSAR-2 data acquired during the 2015 heavy rainfall disaster in Kanto and Tohoku area, Japan. We propose an approach to detect flood area by thresholding of amplitude image and inter-ferometric coherence image for non-urban area and urban area, respectively. The PALSAR-2-derived flood areas are validated using the inundation map provided by the Geospatial Information Authority of Japan (GSI) and showed 75 % accuracy and 0.51 kappa coefficient in flood/non-flood discrimination. Effectiveness of lower incidence angle (less than 40 degrees) and a high sensitive observation mode (6 m resolution mode) for detecting non-urban flood are also demonstrated by a comparative study. Interferometric phase variation was revealed to be effective for detecting urban-area flood compared to conventional interferometric coherence. The results demonstrated the feasibility of PALSAR-2 for rapid flood monitoring and can be used as a reference for possible future flood disasters.", "author" : [ { "dropping-particle" : "", "family" : "Ohki", "given" : "Masato", "non-dropping-particle" : "", "parse-names" : false, "suffix" : "" }, { "dropping-particle" : "", "family" : "Watanabe", "given" : "Manabu", "non-dropping-particle" : "", "parse-names" : false, "suffix" : "" }, { "dropping-particle" : "", "family" : "Natsuaki", "given" : "Ryo", "non-dropping-particle" : "", "parse-names" : false, "suffix" : "" }, { "dropping-particle" : "", "family" : "Motohka", "given" : "Takeshi", "non-dropping-particle" : "", "parse-names" : false, "suffix" : "" }, { "dropping-particle" : "", "family" : "Nagai", "given" : "Hiroto", "non-dropping-particle" : "", "parse-names" : false, "suffix" : "" }, { "dropping-particle" : "", "family" : "Tadono", "given" : "Takeo", "non-dropping-particle" : "", "parse-names" : false, "suffix" : "" }, { "dropping-particle" : "", "family" : "Suzuki", "given" : "Shinichi", "non-dropping-particle" : "", "parse-names" : false, "suffix" : "" }, { "dropping-particle" : "", "family" : "Ishii", "given" : "Keiko", "non-dropping-particle" : "", "parse-names" : false, "suffix" : "" }, { "dropping-particle" : "", "family" : "Itoh", "given" : "Takuya", "non-dropping-particle" : "", "parse-names" : false, "suffix" : "" }, { "dropping-particle" : "", "family" : "Yamanokuchi", "given" : "Tsutomu", "non-dropping-particle" : "", "parse-names" : false, "suffix" : "" }, { "dropping-particle" : "", "family" : "Shimada", "given" : "Masanobu", "non-dropping-particle" : "", "parse-names" : false, "suffix" : "" } ], "container-title" : "Journal of The Remote Sensing Society of Japan", "id" : "ITEM-1", "issued" : { "date-parts" : [ [ "2019" ] ] }, "page" : "43-55", "title" : "Flood Area Detection Using ALOS-2 PALSAR-2 Data for the 2015 Heavy Rainfall Disaster in the Kanto and Tohoku Area, Japan", "translator" : [ { "dropping-particle" : "", "family" : "Q6536", "given" : "", "non-dropping-particle" : "", "parse-names" : false, "suffix" : "" } ], "type" : "article-journal", "volume" : "39" }, "uris" : [ "http://www.mendeley.com/documents/?uuid=de8d1773-99f8-40ae-a87b-a916b1a26a65" ] } ], "mendeley" : { "formattedCitation" : "(Ohki et al., 2019)", "plainTextFormattedCitation" : "(Ohki et al., 2019)", "previouslyFormattedCitation" : "(Ohki et al., 2019)" }, "properties" : { "noteIndex" : 0 }, "schema" : "https://github.com/citation-style-language/schema/raw/master/csl-citation.json" }</w:instrText>
      </w:r>
      <w:r w:rsidRPr="00C734F4">
        <w:rPr>
          <w:lang w:val="en-GB"/>
        </w:rPr>
        <w:fldChar w:fldCharType="separate"/>
      </w:r>
      <w:r w:rsidR="00E41CA2">
        <w:rPr>
          <w:noProof/>
          <w:lang w:val="en-GB"/>
        </w:rPr>
        <w:t>(Ohki et al., 2019)</w:t>
      </w:r>
      <w:r w:rsidRPr="00C734F4">
        <w:rPr>
          <w:lang w:val="en-GB"/>
        </w:rPr>
        <w:fldChar w:fldCharType="end"/>
      </w:r>
      <w:r w:rsidRPr="00C734F4">
        <w:rPr>
          <w:lang w:val="en-GB"/>
        </w:rPr>
        <w:t xml:space="preserve">, providing high spatial resolution land-surface images. Many kinds of data are accumulated for land use and land cover studies, targeting aspects like urban footprint </w:t>
      </w:r>
      <w:r w:rsidRPr="00C734F4">
        <w:rPr>
          <w:lang w:val="en-GB"/>
        </w:rPr>
        <w:fldChar w:fldCharType="begin" w:fldLock="1"/>
      </w:r>
      <w:r w:rsidR="000465A7">
        <w:rPr>
          <w:lang w:val="en-GB"/>
        </w:rPr>
        <w:instrText>ADDIN CSL_CITATION { "citationItems" : [ { "id" : "ITEM-1", "itemData" : { "DOI" : "10.2760/290498", "ISBN" : "978-92-76-13186-1", "abstract" : "The Global Human Settlement Layer (GHSL) produces new global spatial information, evidence-based analytics and knowledge describing the human presence on the planet Earth. The GHSL operates in a fully open and free data and methods access policy, building the knowledge supporting the definition, the public discussion and the implementation of European policies and the international frameworks such as the 2030 Development Agenda and the related thematic agreements. The GHSL supports the GEO Human Planet Initiative (HPI) that is committed to developing a new generation of measurements and information products providing new scientific evidence and a comprehensive understanding of the human presence on the planet and that can support global policy processes with agreed, actionable and goal-driven metrics. The Human Planet Initiative relies on a core set of partners committed in coordinating the production of the global settlement spatial baseline data. One of the core partners is the European Commission, Directorate General Joint Research Centre, Global Human Settlement Layer project. The Global Human Settlement Layer project produces global spatial information, evidence-based analytics, and knowledge describing the human presence on the planet. This document describes the public release of the GHSL Data Package 2019 (GHS P2019). The release provides improved built-up area and population products as well as a new settlement model and functional urban areas.", "author" : [ { "dropping-particle" : "", "family" : "Florczyk", "given" : "A J", "non-dropping-particle" : "", "parse-names" : false, "suffix" : "" }, { "dropping-particle" : "", "family" : "Corbane", "given" : "C", "non-dropping-particle" : "", "parse-names" : false, "suffix" : "" }, { "dropping-particle" : "", "family" : "Ehrlich", "given" : "D", "non-dropping-particle" : "", "parse-names" : false, "suffix" : "" }, { "dropping-particle" : "", "family" : "Freire", "given" : "S", "non-dropping-particle" : "", "parse-names" : false, "suffix" : "" }, { "dropping-particle" : "", "family" : "Kemper", "given" : "T", "non-dropping-particle" : "", "parse-names" : false, "suffix" : "" }, { "dropping-particle" : "", "family" : "Maffenini", "given" : "L", "non-dropping-particle" : "", "parse-names" : false, "suffix" : "" }, { "dropping-particle" : "", "family" : "Melchiorri", "given" : "M", "non-dropping-particle" : "", "parse-names" : false, "suffix" : "" }, { "dropping-particle" : "", "family" : "Politis", "given" : "P", "non-dropping-particle" : "", "parse-names" : false, "suffix" : "" }, { "dropping-particle" : "", "family" : "Schiavina", "given" : "M", "non-dropping-particle" : "", "parse-names" : false, "suffix" : "" }, { "dropping-particle" : "", "family" : "Sabo", "given" : "F", "non-dropping-particle" : "", "parse-names" : false, "suffix" : "" }, { "dropping-particle" : "", "family" : "Zanchetta", "given" : "L", "non-dropping-particle" : "", "parse-names" : false, "suffix" : "" } ], "collection-title" : "EUR 29788 EN", "id" : "ITEM-1", "issued" : { "date-parts" : [ [ "2019" ] ] }, "number-of-pages" : "32", "publisher" : "Publications Office of the European Union", "publisher-place" : "Luxembourg", "title" : "GHSL Data Package 2019", "translator" : [ { "dropping-particle" : "", "family" : "Q6955", "given" : "Rt7", "non-dropping-particle" : "", "parse-names" : false, "suffix" : "" } ], "type" : "report" }, "uris" : [ "http://www.mendeley.com/documents/?uuid=a77947a4-db30-46cf-b277-5cd8a1da90f3" ] } ], "mendeley" : { "formattedCitation" : "(Florczyk et al., 2019)", "plainTextFormattedCitation" : "(Florczyk et al., 2019)", "previouslyFormattedCitation" : "(Florczyk et al., 2019)" }, "properties" : { "noteIndex" : 0 }, "schema" : "https://github.com/citation-style-language/schema/raw/master/csl-citation.json" }</w:instrText>
      </w:r>
      <w:r w:rsidRPr="00C734F4">
        <w:rPr>
          <w:lang w:val="en-GB"/>
        </w:rPr>
        <w:fldChar w:fldCharType="separate"/>
      </w:r>
      <w:r w:rsidR="00E41CA2">
        <w:rPr>
          <w:noProof/>
          <w:lang w:val="en-GB"/>
        </w:rPr>
        <w:t>(Florczyk et al., 2019)</w:t>
      </w:r>
      <w:r w:rsidRPr="00C734F4">
        <w:rPr>
          <w:lang w:val="en-GB"/>
        </w:rPr>
        <w:fldChar w:fldCharType="end"/>
      </w:r>
      <w:r w:rsidRPr="00C734F4">
        <w:rPr>
          <w:lang w:val="en-GB"/>
        </w:rPr>
        <w:t>, land-cover data (Global Land 30;</w:t>
      </w:r>
      <w:r w:rsidR="002E1427" w:rsidRPr="00C734F4">
        <w:rPr>
          <w:lang w:val="en-GB"/>
        </w:rPr>
        <w:t xml:space="preserve"> CCI-LC: https://www.esa-landcover-cci.org;</w:t>
      </w:r>
      <w:r w:rsidRPr="00C734F4">
        <w:rPr>
          <w:lang w:val="en-GB"/>
        </w:rPr>
        <w:t xml:space="preserve"> </w:t>
      </w:r>
      <w:commentRangeStart w:id="302"/>
      <w:r w:rsidRPr="00C734F4">
        <w:rPr>
          <w:lang w:val="en-GB"/>
        </w:rPr>
        <w:fldChar w:fldCharType="begin" w:fldLock="1"/>
      </w:r>
      <w:ins w:id="303" w:author="Robin Matthews" w:date="2021-07-11T16:00:00Z">
        <w:r w:rsidR="00C63511">
          <w:rPr>
            <w:lang w:val="en-GB"/>
          </w:rPr>
          <w:instrText>ADDIN CSL_CITATION { "citationItems" : [ { "id" : "ITEM-1", "itemData" : { "DOI" : "10.1007/s11430-018-9255-3", "ISBN" : "1143001892553", "ISSN" : "18691897", "author" : [ { "dropping-particle" : "", "family" : "Chen", "given" : "Jun", "non-dropping-particle" : "", "parse-names" : false, "suffix" : "" }, { "dropping-particle" : "", "family" : "Chen", "given" : "Jin", "non-dropping-particle" : "", "parse-names" : false, "suffix" : "" } ], "container-title" : "Science China Earth Sciences", "id" : "ITEM-1", "issue" : "10", "issued" : { "date-parts" : [ [ "2018" ] ] }, "page" : "1533-1534", "title" : "GlobeLand30: Operational global land cover mapping and big-data analysis", "translator" : [ { "dropping-particle" : "", "family" : "Q6980", "given" : "", "non-dropping-particle" : "", "parse-names" : false, "suffix" : "" } ], "type" : "article-journal", "volume" : "61" }, "uris" : [ "http://www.mendeley.com/documents/?uuid=6a5c8649-4c03-4d61-8647-4cdd9f68b838" ] } ], "mendeley" : { "formattedCitation" : "(Chen and Chen, 2018)", "manualFormatting" : "Chen and Chen, 2018)", "plainTextFormattedCitation" : "(Chen and Chen, 2018)", "previouslyFormattedCitation" : "(Chen and Chen, 2018)" }, "properties" : { "noteIndex" : 0 }, "schema" : "https://github.com/citation-style-language/schema/raw/master/csl-citation.json" }</w:instrText>
        </w:r>
      </w:ins>
      <w:del w:id="304" w:author="Robin Matthews" w:date="2021-07-11T16:00:00Z">
        <w:r w:rsidR="000465A7" w:rsidDel="00C63511">
          <w:rPr>
            <w:lang w:val="en-GB"/>
          </w:rPr>
          <w:delInstrText>ADDIN CSL_CITATION { "citationItems" : [ { "id" : "ITEM-1", "itemData" : { "DOI" : "10.1007/s11430-018-9255-3", "ISBN" : "1143001892553", "ISSN" : "18691897", "author" : [ { "dropping-particle" : "", "family" : "Chen", "given" : "Jun", "non-dropping-particle" : "", "parse-names" : false, "suffix" : "" }, { "dropping-particle" : "", "family" : "Chen", "given" : "Jin", "non-dropping-particle" : "", "parse-names" : false, "suffix" : "" } ], "container-title" : "Science China Earth Sciences", "id" : "ITEM-1", "issue" : "10", "issued" : { "date-parts" : [ [ "2018" ] ] }, "page" : "1533-1534", "title" : "GlobeLand30: Operational global land cover mapping and big-data analysis", "translator" : [ { "dropping-particle" : "", "family" : "Q6980", "given" : "", "non-dropping-particle" : "", "parse-names" : false, "suffix" : "" } ], "type" : "article-journal", "volume" : "61" }, "uris" : [ "http://www.mendeley.com/documents/?uuid=6a5c8649-4c03-4d61-8647-4cdd9f68b838" ] } ], "mendeley" : { "formattedCitation" : "(Chen and Chen, 2018)", "manualFormatting" : "Chen and Chen,2018)", "plainTextFormattedCitation" : "(Chen and Chen, 2018)", "previouslyFormattedCitation" : "(Chen and Chen, 2018)" }, "properties" : { "noteIndex" : 0 }, "schema" : "https://github.com/citation-style-language/schema/raw/master/csl-citation.json" }</w:delInstrText>
        </w:r>
      </w:del>
      <w:r w:rsidRPr="00C734F4">
        <w:rPr>
          <w:lang w:val="en-GB"/>
        </w:rPr>
        <w:fldChar w:fldCharType="separate"/>
      </w:r>
      <w:r w:rsidR="00E41CA2">
        <w:rPr>
          <w:noProof/>
          <w:lang w:val="en-GB"/>
        </w:rPr>
        <w:t>Chen and Chen,</w:t>
      </w:r>
      <w:ins w:id="305" w:author="Robin Matthews" w:date="2021-07-11T16:00:00Z">
        <w:r w:rsidR="00C63511">
          <w:rPr>
            <w:noProof/>
            <w:lang w:val="en-GB"/>
          </w:rPr>
          <w:t xml:space="preserve"> </w:t>
        </w:r>
      </w:ins>
      <w:r w:rsidR="00E41CA2">
        <w:rPr>
          <w:noProof/>
          <w:lang w:val="en-GB"/>
        </w:rPr>
        <w:t>2018)</w:t>
      </w:r>
      <w:r w:rsidRPr="00C734F4">
        <w:rPr>
          <w:lang w:val="en-GB"/>
        </w:rPr>
        <w:fldChar w:fldCharType="end"/>
      </w:r>
      <w:commentRangeEnd w:id="302"/>
      <w:r w:rsidR="00E41CA2">
        <w:rPr>
          <w:rStyle w:val="CommentReference"/>
          <w:rFonts w:asciiTheme="minorHAnsi" w:eastAsiaTheme="minorHAnsi" w:hAnsiTheme="minorHAnsi"/>
          <w:lang w:eastAsia="en-US"/>
        </w:rPr>
        <w:commentReference w:id="302"/>
      </w:r>
      <w:r w:rsidRPr="00C734F4">
        <w:rPr>
          <w:lang w:val="en-GB"/>
        </w:rPr>
        <w:t xml:space="preserve">, land-surface temperature data (LANDSAT, </w:t>
      </w:r>
      <w:commentRangeStart w:id="306"/>
      <w:r w:rsidRPr="00C734F4">
        <w:rPr>
          <w:lang w:val="en-GB"/>
        </w:rPr>
        <w:fldChar w:fldCharType="begin" w:fldLock="1"/>
      </w:r>
      <w:r w:rsidR="000465A7">
        <w:rPr>
          <w:lang w:val="en-GB"/>
        </w:rPr>
        <w:instrText>ADDIN CSL_CITATION { "citationItems" : [ { "id" : "ITEM-1", "itemData" : { "DOI" : "10.3390/rs9121208", "ISSN" : "2072-4292", "abstract" : "This study explores the estimation of land surface temperature (LST) for the globe from Landsat 5, 7 and 8 thermal infrared sensors, using different surface emissivity sources. A single channel algorithm is used for consistency among the estimated LST products, whereas the option of using emissivity from different sources provides flexibility for the algorithm's implementation to any area of interest. The Google Earth Engine (GEE), an advanced earth science data and analysis platform, allows the estimation of LST products for the globe, covering the time period from 1984 to present. To evaluate the method, the estimated LST products were compared against two reference datasets: (a) LST products derived from ASTER (Advanced Spaceborne Thermal Emission and Reflection Radiometer), as higher-level products based on the temperature-emissivity separation approach; (b) Landsat LST data that have been independently produced, using different approaches. An overall RMSE (root mean square error) of 1.52 \u00b0C was observed and it was confirmed that the accuracy of the LST product is dependent on the emissivity; different emissivity sources provided different LST accuracies, depending on the surface cover. The LST products, for the full Landsat 5, 7 and 8 archives, are estimated \"on-the-fly\" and are available on-line via a web application.", "author" : [ { "dropping-particle" : "", "family" : "Parastatidis", "given" : "David", "non-dropping-particle" : "", "parse-names" : false, "suffix" : "" }, { "dropping-particle" : "", "family" : "Mitraka", "given" : "Zina", "non-dropping-particle" : "", "parse-names" : false, "suffix" : "" }, { "dropping-particle" : "", "family" : "Chrysoulakis", "given" : "Nektrarios", "non-dropping-particle" : "", "parse-names" : false, "suffix" : "" }, { "dropping-particle" : "", "family" : "Abrams", "given" : "Michael", "non-dropping-particle" : "", "parse-names" : false, "suffix" : "" } ], "container-title" : "Remote Sensing", "id" : "ITEM-1", "issue" : "12", "issued" : { "date-parts" : [ [ "2017", "11", "23" ] ] }, "page" : "1208", "title" : "Online Global Land Surface Temperature Estimation from Landsat", "translator" : [ { "dropping-particle" : "", "family" : "Q6953", "given" : "", "non-dropping-particle" : "", "parse-names" : false, "suffix" : "" } ], "type" : "article-journal", "volume" : "9" }, "uris" : [ "http://www.mendeley.com/documents/?uuid=82920349-d702-423e-a127-5b802551b5e6" ] } ], "mendeley" : { "formattedCitation" : "(Parastatidis et al., 2017)", "manualFormatting" : "Parastatidis et al., 2017)", "plainTextFormattedCitation" : "(Parastatidis et al., 2017)", "previouslyFormattedCitation" : "(Parastatidis et al., 2017)" }, "properties" : { "noteIndex" : 0 }, "schema" : "https://github.com/citation-style-language/schema/raw/master/csl-citation.json" }</w:instrText>
      </w:r>
      <w:r w:rsidRPr="00C734F4">
        <w:rPr>
          <w:lang w:val="en-GB"/>
        </w:rPr>
        <w:fldChar w:fldCharType="separate"/>
      </w:r>
      <w:r w:rsidR="00E41CA2">
        <w:rPr>
          <w:noProof/>
        </w:rPr>
        <w:t>Parastatidis et al., 2017)</w:t>
      </w:r>
      <w:r w:rsidRPr="00C734F4">
        <w:rPr>
          <w:lang w:val="en-GB"/>
        </w:rPr>
        <w:fldChar w:fldCharType="end"/>
      </w:r>
      <w:commentRangeEnd w:id="306"/>
      <w:r w:rsidR="00E41CA2">
        <w:rPr>
          <w:rStyle w:val="CommentReference"/>
          <w:rFonts w:asciiTheme="minorHAnsi" w:eastAsiaTheme="minorHAnsi" w:hAnsiTheme="minorHAnsi"/>
          <w:lang w:eastAsia="en-US"/>
        </w:rPr>
        <w:commentReference w:id="306"/>
      </w:r>
      <w:r w:rsidRPr="009B6342">
        <w:t xml:space="preserve">, and surface albedo </w:t>
      </w:r>
      <w:r w:rsidRPr="00C734F4">
        <w:rPr>
          <w:lang w:val="en-GB"/>
        </w:rPr>
        <w:fldChar w:fldCharType="begin" w:fldLock="1"/>
      </w:r>
      <w:r w:rsidR="000465A7">
        <w:instrText>ADDIN CSL_CITATION { "citationItems" : [ { "id" : "ITEM-1", "itemData" : { "DOI" : "10.1007/s00704-018-2663-6", "ISSN" : "14344483", "abstract" : "Surface albedo is one of the essential climate variables as it influences the radiation budget and the energy balance. Because it is used in a variety of scientific fields, from local to global scale, spatially and temporally disaggregated albedo data are required, which can be derived from satellites. Satellite observations have led to directional-hemispherical (black-sky) and bi-hemispherical (white-sky) albedo products, but time series of high spatial resolution true (blue-sky) albedo estimations at global level are not available. Here, we exploit the capabilities of Google Earth Engine (GEE) for big data analysis to derive global snow-free land surface albedo estimations and trends at a 500-m scale, using satellite observations from 2000 to 2015. Our study reveals negative albedo trends mainly in Mediterranean, India, south-western Africa and Eastern Australia, whereas positive trends mainly in Ukraine, South Russia and Eastern Kazakhstan, Eastern Asia, Brazil, Central and Eastern Africa and Central Australia. The bulk of these trends can be attributed to rainfall, changes in agricultural practices and snow cover duration. Our study also confirms that at local scale, albedo changes are consistent with land cover/use changes that are driven by anthropogenic activities.", "author" : [ { "dropping-particle" : "", "family" : "Chrysoulakis", "given" : "Nektarios", "non-dropping-particle" : "", "parse-names" : false, "suffix" : "" }, { "dropping-particle" : "", "family" : "Mitraka", "given" : "Zina", "non-dropping-particle" : "", "parse-names" : false, "suffix" : "" }, { "dropping-particle" : "", "family" : "Gorelick", "given" : "Noel", "non-dropping-particle" : "", "parse-names" : false, "suffix" : "" } ], "container-title" : "Theoretical and Applied Climatology", "id" : "ITEM-1", "issue" : "1-2", "issued" : { "date-parts" : [ [ "2019" ] ] }, "page" : "1171-1179", "publisher" : "Theoretical and Applied Climatology", "title" : "Exploiting satellite observations for global surface albedo trends monitoring", "translator" : [ { "dropping-particle" : "", "family" : "Q6966", "given" : "", "non-dropping-particle" : "", "parse-names" : false, "suffix" : "" } ], "type" : "article-journal", "volume" : "137" }, "uris" : [ "http://www.mendeley.com/documents/?uuid=6c93c1e0-eecc-4e58-adfb-a6d70e9cc7b0" ] } ], "mendeley" : { "formattedCitation" : "(Chrysoulakis et al., 2019)", "plainTextFormattedCitation" : "(Chrysoulakis et al., 2019)", "previouslyFormattedCitation" : "(Chrysoulakis et al., 2019)" }, "properties" : { "noteIndex" : 0 }, "schema" : "https://github.com/citation-style-language/schema/raw/master/csl-citation.json" }</w:instrText>
      </w:r>
      <w:r w:rsidRPr="00C734F4">
        <w:rPr>
          <w:lang w:val="en-GB"/>
        </w:rPr>
        <w:fldChar w:fldCharType="separate"/>
      </w:r>
      <w:r w:rsidR="00E41CA2">
        <w:rPr>
          <w:noProof/>
        </w:rPr>
        <w:t>(Chrysoulakis et al., 2019)</w:t>
      </w:r>
      <w:r w:rsidRPr="00C734F4">
        <w:rPr>
          <w:lang w:val="en-GB"/>
        </w:rPr>
        <w:fldChar w:fldCharType="end"/>
      </w:r>
      <w:r w:rsidRPr="009B6342">
        <w:t>.</w:t>
      </w:r>
    </w:p>
    <w:p w14:paraId="6B1FD22D" w14:textId="77777777" w:rsidR="0081226F" w:rsidRPr="009B6342" w:rsidRDefault="0081226F" w:rsidP="0081226F">
      <w:pPr>
        <w:pStyle w:val="AR6BodyText"/>
      </w:pPr>
    </w:p>
    <w:p w14:paraId="3ECEF79E" w14:textId="7A29316F" w:rsidR="0081226F" w:rsidRPr="00C734F4" w:rsidRDefault="0081226F" w:rsidP="0081226F">
      <w:pPr>
        <w:pStyle w:val="AR6BodyText"/>
        <w:rPr>
          <w:lang w:val="en-GB"/>
        </w:rPr>
      </w:pPr>
      <w:r w:rsidRPr="002C653B">
        <w:rPr>
          <w:lang w:val="en-US" w:eastAsia="ja-JP"/>
        </w:rPr>
        <w:t>A</w:t>
      </w:r>
      <w:r w:rsidRPr="002C653B">
        <w:rPr>
          <w:lang w:val="en-US"/>
        </w:rPr>
        <w:t>vailability of active sensors on LEO satellites enables measurement of microphysical properties of aerosol, cloud and precipitation, which can advance regional climate studies and process evaluation studies to improve regional climate models (</w:t>
      </w:r>
      <w:r w:rsidRPr="002C653B">
        <w:rPr>
          <w:i/>
          <w:lang w:val="en-US"/>
        </w:rPr>
        <w:t>high confidence</w:t>
      </w:r>
      <w:r w:rsidRPr="002C653B">
        <w:rPr>
          <w:lang w:val="en-US"/>
        </w:rPr>
        <w:t>).</w:t>
      </w:r>
      <w:r w:rsidRPr="002C653B">
        <w:rPr>
          <w:lang w:val="en-US" w:eastAsia="ja-JP"/>
        </w:rPr>
        <w:t xml:space="preserve"> </w:t>
      </w:r>
      <w:r w:rsidRPr="00C734F4">
        <w:rPr>
          <w:lang w:val="en-GB"/>
        </w:rPr>
        <w:t xml:space="preserve">An example is the polar-orbiting “afternoon-train” satellite constellation (known as the A-train), incorporating Aqua, CALIPSO, Cloudsat, PARASOL, Glory and Aura satellites. Vertical profiling observations from Cloudsat (with a W-band cloud radar) and CALIPSO (with a cloud lidar) led to considerable advances in measurements of cloud microphysics </w:t>
      </w:r>
      <w:r w:rsidRPr="00C734F4">
        <w:rPr>
          <w:lang w:val="en-GB"/>
        </w:rPr>
        <w:fldChar w:fldCharType="begin" w:fldLock="1"/>
      </w:r>
      <w:r w:rsidR="000465A7">
        <w:rPr>
          <w:lang w:val="en-GB"/>
        </w:rPr>
        <w:instrText>ADDIN CSL_CITATION { "citationItems" : [ { "id" : "ITEM-1", "itemData" : { "DOI" : "10.1175/BAMS-D-16-0324.1", "ISSN" : "00030007", "author" : [ { "dropping-particle" : "", "family" : "Stephens", "given" : "Graeme", "non-dropping-particle" : "", "parse-names" : false, "suffix" : "" }, { "dropping-particle" : "", "family" : "Winker", "given" : "David", "non-dropping-particle" : "", "parse-names" : false, "suffix" : "" }, { "dropping-particle" : "", "family" : "Pelon", "given" : "Jacques", "non-dropping-particle" : "", "parse-names" : false, "suffix" : "" }, { "dropping-particle" : "", "family" : "Trepte", "given" : "Charles", "non-dropping-particle" : "", "parse-names" : false, "suffix" : "" }, { "dropping-particle" : "", "family" : "Vane", "given" : "Deborah", "non-dropping-particle" : "", "parse-names" : false, "suffix" : "" }, { "dropping-particle" : "", "family" : "Yuhas", "given" : "Cheryl", "non-dropping-particle" : "", "parse-names" : false, "suffix" : "" }, { "dropping-particle" : "", "family" : "L'Ecuyer", "given" : "Tristan", "non-dropping-particle" : "", "parse-names" : false, "suffix" : "" }, { "dropping-particle" : "", "family" : "Lebsock", "given" : "Matthew", "non-dropping-particle" : "", "parse-names" : false, "suffix" : "" } ], "container-title" : "Bulletin of the American Meteorological Society", "id" : "ITEM-1", "issue" : "3", "issued" : { "date-parts" : [ [ "2018" ] ] }, "page" : "569-581", "title" : "Cloudsat and calipso within the a-train: Ten years of actively observing the earth system", "translator" : [ { "dropping-particle" : "", "family" : "Q6668", "given" : "", "non-dropping-particle" : "", "parse-names" : false, "suffix" : "" } ], "type" : "article-journal", "volume" : "99" }, "uris" : [ "http://www.mendeley.com/documents/?uuid=e1cf496d-45f9-4aaf-b93b-da1165006c76" ] } ], "mendeley" : { "formattedCitation" : "(Stephens et al., 2018)", "plainTextFormattedCitation" : "(Stephens et al., 2018)", "previouslyFormattedCitation" : "(Stephens et al., 2018)" }, "properties" : { "noteIndex" : 0 }, "schema" : "https://github.com/citation-style-language/schema/raw/master/csl-citation.json" }</w:instrText>
      </w:r>
      <w:r w:rsidRPr="00C734F4">
        <w:rPr>
          <w:lang w:val="en-GB"/>
        </w:rPr>
        <w:fldChar w:fldCharType="separate"/>
      </w:r>
      <w:r w:rsidR="00E41CA2">
        <w:rPr>
          <w:noProof/>
          <w:lang w:val="en-GB"/>
        </w:rPr>
        <w:t>(Stephens et al., 2018)</w:t>
      </w:r>
      <w:r w:rsidRPr="00C734F4">
        <w:rPr>
          <w:lang w:val="en-GB"/>
        </w:rPr>
        <w:fldChar w:fldCharType="end"/>
      </w:r>
      <w:r w:rsidRPr="00C734F4">
        <w:rPr>
          <w:lang w:val="en-GB"/>
        </w:rPr>
        <w:t xml:space="preserve">. Precipitation and its extremes are essential concerns of regional climate studies. The GPM (65°N–65°S, 2014–present) and the preceding TRMM (36.5°N–36.5°S, 1997–2015) with Ku-/Ka-band precipitation radars have provided three-dimensional measurements of precipitation with ~5 km resolution and sub-daily sampling  </w:t>
      </w:r>
      <w:r w:rsidRPr="00C734F4">
        <w:rPr>
          <w:lang w:val="en-GB"/>
        </w:rPr>
        <w:fldChar w:fldCharType="begin" w:fldLock="1"/>
      </w:r>
      <w:r w:rsidR="000465A7">
        <w:rPr>
          <w:lang w:val="en-GB"/>
        </w:rPr>
        <w:instrText>ADDIN CSL_CITATION { "citationItems" : [ { "id" : "ITEM-1", "itemData" : { "DOI" : "10.1175/BAMS-D-15-00306.1", "ISSN" : "0003-0007", "abstract" : "CapsuleThe Global Precipitation Measurement (GPM) mission collects essential rain and snow data for scientific studies and societal benefit.", "author" : [ { "dropping-particle" : "", "family" : "Skofronick-Jackson", "given" : "Gail", "non-dropping-particle" : "", "parse-names" : false, "suffix" : "" }, { "dropping-particle" : "", "family" : "Petersen", "given" : "Walter A.", "non-dropping-particle" : "", "parse-names" : false, "suffix" : "" }, { "dropping-particle" : "", "family" : "Berg", "given" : "Wesley", "non-dropping-particle" : "", "parse-names" : false, "suffix" : "" }, { "dropping-particle" : "", "family" : "Kidd", "given" : "Chris", "non-dropping-particle" : "", "parse-names" : false, "suffix" : "" }, { "dropping-particle" : "", "family" : "Stocker", "given" : "Erich F.", "non-dropping-particle" : "", "parse-names" : false, "suffix" : "" }, { "dropping-particle" : "", "family" : "Kirschbaum", "given" : "Dalia B.", "non-dropping-particle" : "", "parse-names" : false, "suffix" : "" }, { "dropping-particle" : "", "family" : "Kakar", "given" : "Ramesh", "non-dropping-particle" : "", "parse-names" : false, "suffix" : "" }, { "dropping-particle" : "", "family" : "Braun", "given" : "Scott A.", "non-dropping-particle" : "", "parse-names" : false, "suffix" : "" }, { "dropping-particle" : "", "family" : "Huffman", "given" : "George J.", "non-dropping-particle" : "", "parse-names" : false, "suffix" : "" }, { "dropping-particle" : "", "family" : "Iguchi", "given" : "Toshio", "non-dropping-particle" : "", "parse-names" : false, "suffix" : "" }, { "dropping-particle" : "", "family" : "Kirstetter", "given" : "Pierre E.", "non-dropping-particle" : "", "parse-names" : false, "suffix" : "" }, { "dropping-particle" : "", "family" : "Kummerow", "given" : "Christian", "non-dropping-particle" : "", "parse-names" : false, "suffix" : "" }, { "dropping-particle" : "", "family" : "Meneghini", "given" : "Robert", "non-dropping-particle" : "", "parse-names" : false, "suffix" : "" }, { "dropping-particle" : "", "family" : "Oki", "given" : "Riko", "non-dropping-particle" : "", "parse-names" : false, "suffix" : "" }, { "dropping-particle" : "", "family" : "Olson", "given" : "William S.", "non-dropping-particle" : "", "parse-names" : false, "suffix" : "" }, { "dropping-particle" : "", "family" : "Takayabu", "given" : "Yukari N.", "non-dropping-particle" : "", "parse-names" : false, "suffix" : "" }, { "dropping-particle" : "", "family" : "Furukawa", "given" : "Kinji", "non-dropping-particle" : "", "parse-names" : false, "suffix" : "" }, { "dropping-particle" : "", "family" : "Wilheit", "given" : "Thomas", "non-dropping-particle" : "", "parse-names" : false, "suffix" : "" } ], "container-title" : "Bulletin of the American Meteorological Society", "id" : "ITEM-1", "issue" : "8", "issued" : { "date-parts" : [ [ "2017", "8" ] ] }, "page" : "1679-1695", "title" : "The Global Precipitation Measurement (GPM) Mission for Science and Society", "translator" : [ { "dropping-particle" : "", "family" : "Q5302", "given" : "", "non-dropping-particle" : "", "parse-names" : false, "suffix" : "" } ], "type" : "article-journal", "volume" : "98" }, "uris" : [ "http://www.mendeley.com/documents/?uuid=7361f4be-88fa-4816-81cd-a9586489c858" ] } ], "mendeley" : { "formattedCitation" : "(Skofronick-Jackson et al., 2017)", "plainTextFormattedCitation" : "(Skofronick-Jackson et al., 2017)", "previouslyFormattedCitation" : "(Skofronick-Jackson et al., 2017)" }, "properties" : { "noteIndex" : 0 }, "schema" : "https://github.com/citation-style-language/schema/raw/master/csl-citation.json" }</w:instrText>
      </w:r>
      <w:r w:rsidRPr="00C734F4">
        <w:rPr>
          <w:lang w:val="en-GB"/>
        </w:rPr>
        <w:fldChar w:fldCharType="separate"/>
      </w:r>
      <w:r w:rsidR="00E41CA2">
        <w:rPr>
          <w:noProof/>
          <w:lang w:val="en-GB"/>
        </w:rPr>
        <w:t>(Skofronick-Jackson et al., 2017)</w:t>
      </w:r>
      <w:r w:rsidRPr="00C734F4">
        <w:rPr>
          <w:lang w:val="en-GB"/>
        </w:rPr>
        <w:fldChar w:fldCharType="end"/>
      </w:r>
      <w:r w:rsidRPr="00C734F4">
        <w:rPr>
          <w:lang w:val="en-GB"/>
        </w:rPr>
        <w:t xml:space="preserve">. Their non-sun synchronous observation works to cross-calibrate the constellation satellites to produce global high-resolution mapped products of precipitation, such as Integrated Multi-satellitE Retrievals for GPM </w:t>
      </w:r>
      <w:commentRangeStart w:id="307"/>
      <w:r w:rsidRPr="00C734F4">
        <w:rPr>
          <w:lang w:val="en-GB"/>
        </w:rPr>
        <w:fldChar w:fldCharType="begin" w:fldLock="1"/>
      </w:r>
      <w:r w:rsidR="000465A7">
        <w:rPr>
          <w:lang w:val="en-GB"/>
        </w:rPr>
        <w:instrText>ADDIN CSL_CITATION { "citationItems" : [ { "id" : "ITEM-1", "itemData" : { "DOI" : "10.1175/JHM560.1", "ISBN" : "1525755X", "ISSN" : "1525-755X", "PMID" : "24183502", "abstract" : "The Tropical Rainfall Measuring Mission (TRMM) Multisatellite Precipitation\\nAnalysis (TMPA) provides a calibration-based sequential scheme for\\ncombining precipitation estimates from multiple satellites, as well\\nas gauge analyses where feasible, at fine scales (0.25\u00b0 \u00d7 0.25\u00b0\\nand 3 hourly). TMPA is available both after and in real time, based\\non calibration by the TRMM Combined Instrument and TRMM Microwave\\nImager precipitation products, respectively. Only the after-real-time\\nproduct incorporates gauge data at the present. The dataset covers\\nthe latitude band 50\u00b0N-S for the period from 1998 to the delayed\\npresent. Early validation results are as follows: the TMPA provides\\nreasonable performance at monthly scales, although it is shown to\\nhave precipitation rate-dependent low bias due to lack of sensitivity\\nto low precipitation rates over ocean in one of the input products\\n[based on Advanced Microwave Sounding Unit-B (AMSU-B)]. At finer\\nscales the TMPA is successful at approximately reproducing the surface\\nobservation-based histogram of precipitation, as well as reasonably\\ndetecting large daily events. The TMPA, however, has lower skill\\nin correctly specifying moderate and light event amounts on short\\ntime intervals, in common with other finescale estimators. Examples\\nare provided of a flood event and diurnal cycle determination. \u00a9\\n2007 American Meteorological Society.", "author" : [ { "dropping-particle" : "", "family" : "Huffman", "given" : "George J.", "non-dropping-particle" : "", "parse-names" : false, "suffix" : "" }, { "dropping-particle" : "", "family" : "Bolvin", "given" : "David T.", "non-dropping-particle" : "", "parse-names" : false, "suffix" : "" }, { "dropping-particle" : "", "family" : "Nelkin", "given" : "Eric J.", "non-dropping-particle" : "", "parse-names" : false, "suffix" : "" }, { "dropping-particle" : "", "family" : "Wolff", "given" : "David B.", "non-dropping-particle" : "", "parse-names" : false, "suffix" : "" }, { "dropping-particle" : "", "family" : "Adler", "given" : "Robert F.", "non-dropping-particle" : "", "parse-names" : false, "suffix" : "" }, { "dropping-particle" : "", "family" : "Gu", "given" : "Guojun", "non-dropping-particle" : "", "parse-names" : false, "suffix" : "" }, { "dropping-particle" : "", "family" : "Hong", "given" : "Yang", "non-dropping-particle" : "", "parse-names" : false, "suffix" : "" }, { "dropping-particle" : "", "family" : "Bowman", "given" : "Kenneth P.", "non-dropping-particle" : "", "parse-names" : false, "suffix" : "" }, { "dropping-particle" : "", "family" : "Stocker", "given" : "Erich F.", "non-dropping-particle" : "", "parse-names" : false, "suffix" : "" } ], "container-title" : "Journal of Hydrometeorology", "id" : "ITEM-1", "issue" : "1", "issued" : { "date-parts" : [ [ "2007", "2" ] ] }, "note" : "From Duplicate 1 (The TRMM Multisatellite Precipitation Analysis (TMPA): Quasi-Global, Multiyear, Combined-Sensor Precipitation Estimates at Fine Scales - Nelkin, Eric J.; Wolff, David B.; Stocker, Erich F.; Bolvin, David T.; Hong, Yang; Adler, Robert F.; Gu, Guojun; Bowman, Kenneth P.; Huffman, George J.)\n\nsection 10.2.2.4", "page" : "38-55", "title" : "The TRMM Multisatellite Precipitation Analysis (TMPA): Quasi-Global, Multiyear, Combined-Sensor Precipitation Estimates at Fine Scales", "translator" : [ { "dropping-particle" : "", "family" : "Q5691", "given" : "", "non-dropping-particle" : "", "parse-names" : false, "suffix" : "" } ], "type" : "article-journal", "volume" : "8" }, "uris" : [ "http://www.mendeley.com/documents/?uuid=1c58fa8c-aff8-413a-a3c9-0efbbae27d70" ] } ], "mendeley" : { "formattedCitation" : "(Huffman et al., 2007)", "manualFormatting" : "(IMERG; Huffman et al., 2007)", "plainTextFormattedCitation" : "(Huffman et al., 2007)", "previouslyFormattedCitation" : "(Huffman et al., 2007)" }, "properties" : { "noteIndex" : 0 }, "schema" : "https://github.com/citation-style-language/schema/raw/master/csl-citation.json" }</w:instrText>
      </w:r>
      <w:r w:rsidRPr="00C734F4">
        <w:rPr>
          <w:lang w:val="en-GB"/>
        </w:rPr>
        <w:fldChar w:fldCharType="separate"/>
      </w:r>
      <w:r w:rsidR="00E41CA2">
        <w:rPr>
          <w:noProof/>
          <w:lang w:val="en-GB"/>
        </w:rPr>
        <w:t>(IMERG; Huffman et al., 2007)</w:t>
      </w:r>
      <w:r w:rsidRPr="00C734F4">
        <w:rPr>
          <w:lang w:val="en-GB"/>
        </w:rPr>
        <w:fldChar w:fldCharType="end"/>
      </w:r>
      <w:commentRangeEnd w:id="307"/>
      <w:r w:rsidR="00E41CA2">
        <w:rPr>
          <w:rStyle w:val="CommentReference"/>
          <w:rFonts w:asciiTheme="minorHAnsi" w:eastAsiaTheme="minorHAnsi" w:hAnsiTheme="minorHAnsi"/>
          <w:lang w:eastAsia="en-US"/>
        </w:rPr>
        <w:commentReference w:id="307"/>
      </w:r>
      <w:r w:rsidRPr="00C734F4">
        <w:rPr>
          <w:lang w:val="en-GB"/>
        </w:rPr>
        <w:t xml:space="preserve"> and the Global Satellite Mapping of Precipitation </w:t>
      </w:r>
      <w:commentRangeStart w:id="308"/>
      <w:r w:rsidRPr="00C734F4">
        <w:rPr>
          <w:lang w:val="en-GB"/>
        </w:rPr>
        <w:fldChar w:fldCharType="begin" w:fldLock="1"/>
      </w:r>
      <w:ins w:id="309" w:author="Robin Matthews" w:date="2021-07-11T16:00:00Z">
        <w:r w:rsidR="00C63511">
          <w:rPr>
            <w:lang w:val="en-GB"/>
          </w:rPr>
          <w:instrText>ADDIN CSL_CITATION { "citationItems" : [ { "id" : "ITEM-1", "itemData" : { "DOI" : "10.1109/TGRS.2007.895337", "ISSN" : "0196-2892", "author" : [ { "dropping-particle" : "", "family" : "Kubota", "given" : "Takuji", "non-dropping-particle" : "", "parse-names" : false, "suffix" : "" }, { "dropping-particle" : "", "family" : "Shige", "given" : "Shoichi", "non-dropping-particle" : "", "parse-names" : false, "suffix" : "" }, { "dropping-particle" : "", "family" : "Hashizume", "given" : "Hiroshi", "non-dropping-particle" : "", "parse-names" : false, "suffix" : "" }, { "dropping-particle" : "", "family" : "Aonashi", "given" : "Kazumasa", "non-dropping-particle" : "", "parse-names" : false, "suffix" : "" }, { "dropping-particle" : "", "family" : "Takahashi", "given" : "Nobuhiro", "non-dropping-particle" : "", "parse-names" : false, "suffix" : "" }, { "dropping-particle" : "", "family" : "Seto", "given" : "Shinta", "non-dropping-particle" : "", "parse-names" : false, "suffix" : "" }, { "dropping-particle" : "", "family" : "Hirose", "given" : "Masafumi", "non-dropping-particle" : "", "parse-names" : false, "suffix" : "" }, { "dropping-particle" : "", "family" : "Takayabu", "given" : "Yukari N.", "non-dropping-particle" : "", "parse-names" : false, "suffix" : "" }, { "dropping-particle" : "", "family" : "Ushio", "given" : "Tomoo", "non-dropping-particle" : "", "parse-names" : false, "suffix" : "" }, { "dropping-particle" : "", "family" : "Nakagawa", "given" : "Katsuhiro", "non-dropping-particle" : "", "parse-names" : false, "suffix" : "" }, { "dropping-particle" : "", "family" : "Iwanami", "given" : "Koyuru", "non-dropping-particle" : "", "parse-names" : false, "suffix" : "" }, { "dropping-particle" : "", "family" : "Kachi", "given" : "Misako", "non-dropping-particle" : "", "parse-names" : false, "suffix" : "" }, { "dropping-particle" : "", "family" : "Okamoto", "given" : "Ken'ichi", "non-dropping-particle" : "", "parse-names" : false, "suffix" : "" } ], "container-title" : "IEEE Transactions on Geoscience and Remote Sensing", "id" : "ITEM-1", "issued" : { "date-parts" : [ [ "2007" ] ] }, "title" : "Global Precipitation Map Using Satellite-Borne Microwave Radiometers by the GSMaP Project: Production and Validation", "translator" : [ { "dropping-particle" : "", "family" : "Q5084", "given" : "", "non-dropping-particle" : "", "parse-names" : false, "suffix" : "" } ], "type" : "article-journal" }, "uris" : [ "http://www.mendeley.com/documents/?uuid=3a068334-32cd-4253-bd47-e7ab30707c79" ] } ], "mendeley" : { "formattedCitation" : "(Kubota et al., 2007)", "manualFormatting" : "(GSMaP; Kubota et al., 2007)", "plainTextFormattedCitation" : "(Kubota et al., 2007)", "previouslyFormattedCitation" : "(Kubota et al., 2007)" }, "properties" : { "noteIndex" : 0 }, "schema" : "https://github.com/citation-style-language/schema/raw/master/csl-citation.json" }</w:instrText>
        </w:r>
      </w:ins>
      <w:del w:id="310" w:author="Robin Matthews" w:date="2021-07-11T16:00:00Z">
        <w:r w:rsidR="000465A7" w:rsidDel="00C63511">
          <w:rPr>
            <w:lang w:val="en-GB"/>
          </w:rPr>
          <w:delInstrText>ADDIN CSL_CITATION { "citationItems" : [ { "id" : "ITEM-1", "itemData" : { "DOI" : "10.1109/TGRS.2007.895337", "ISSN" : "0196-2892", "author" : [ { "dropping-particle" : "", "family" : "Kubota", "given" : "Takuji", "non-dropping-particle" : "", "parse-names" : false, "suffix" : "" }, { "dropping-particle" : "", "family" : "Shige", "given" : "Shoichi", "non-dropping-particle" : "", "parse-names" : false, "suffix" : "" }, { "dropping-particle" : "", "family" : "Hashizume", "given" : "Hiroshi", "non-dropping-particle" : "", "parse-names" : false, "suffix" : "" }, { "dropping-particle" : "", "family" : "Aonashi", "given" : "Kazumasa", "non-dropping-particle" : "", "parse-names" : false, "suffix" : "" }, { "dropping-particle" : "", "family" : "Takahashi", "given" : "Nobuhiro", "non-dropping-particle" : "", "parse-names" : false, "suffix" : "" }, { "dropping-particle" : "", "family" : "Seto", "given" : "Shinta", "non-dropping-particle" : "", "parse-names" : false, "suffix" : "" }, { "dropping-particle" : "", "family" : "Hirose", "given" : "Masafumi", "non-dropping-particle" : "", "parse-names" : false, "suffix" : "" }, { "dropping-particle" : "", "family" : "Takayabu", "given" : "Yukari N.", "non-dropping-particle" : "", "parse-names" : false, "suffix" : "" }, { "dropping-particle" : "", "family" : "Ushio", "given" : "Tomoo", "non-dropping-particle" : "", "parse-names" : false, "suffix" : "" }, { "dropping-particle" : "", "family" : "Nakagawa", "given" : "Katsuhiro", "non-dropping-particle" : "", "parse-names" : false, "suffix" : "" }, { "dropping-particle" : "", "family" : "Iwanami", "given" : "Koyuru", "non-dropping-particle" : "", "parse-names" : false, "suffix" : "" }, { "dropping-particle" : "", "family" : "Kachi", "given" : "Misako", "non-dropping-particle" : "", "parse-names" : false, "suffix" : "" }, { "dropping-particle" : "", "family" : "Okamoto", "given" : "Ken'ichi", "non-dropping-particle" : "", "parse-names" : false, "suffix" : "" } ], "container-title" : "IEEE Transactions on Geoscience and Remote Sensing", "id" : "ITEM-1", "issued" : { "date-parts" : [ [ "2007" ] ] }, "title" : "Global Precipitation Map Using Satellite-Borne Microwave Radiometers by the GSMaP Project: Production and Validation", "translator" : [ { "dropping-particle" : "", "family" : "Q5084", "given" : "", "non-dropping-particle" : "", "parse-names" : false, "suffix" : "" } ], "type" : "article-journal" }, "uris" : [ "http://www.mendeley.com/documents/?uuid=3a068334-32cd-4253-bd47-e7ab30707c79" ] } ], "mendeley" : { "formattedCitation" : "(Kubota et al., 2007)", "manualFormatting" : "( GSMaP; Kubota et al., 2007)", "plainTextFormattedCitation" : "(Kubota et al., 2007)", "previouslyFormattedCitation" : "(Kubota et al., 2007)" }, "properties" : { "noteIndex" : 0 }, "schema" : "https://github.com/citation-style-language/schema/raw/master/csl-citation.json" }</w:delInstrText>
        </w:r>
      </w:del>
      <w:r w:rsidRPr="00C734F4">
        <w:rPr>
          <w:lang w:val="en-GB"/>
        </w:rPr>
        <w:fldChar w:fldCharType="separate"/>
      </w:r>
      <w:r w:rsidR="00E41CA2">
        <w:rPr>
          <w:noProof/>
          <w:lang w:val="en-GB"/>
        </w:rPr>
        <w:t>(</w:t>
      </w:r>
      <w:del w:id="311" w:author="Robin Matthews" w:date="2021-07-11T16:00:00Z">
        <w:r w:rsidR="00E41CA2" w:rsidDel="00C63511">
          <w:rPr>
            <w:noProof/>
            <w:lang w:val="en-GB"/>
          </w:rPr>
          <w:delText xml:space="preserve"> </w:delText>
        </w:r>
      </w:del>
      <w:r w:rsidR="00E41CA2">
        <w:rPr>
          <w:noProof/>
          <w:lang w:val="en-GB"/>
        </w:rPr>
        <w:t>GSMaP; Kubota et al., 2007)</w:t>
      </w:r>
      <w:r w:rsidRPr="00C734F4">
        <w:rPr>
          <w:lang w:val="en-GB"/>
        </w:rPr>
        <w:fldChar w:fldCharType="end"/>
      </w:r>
      <w:commentRangeEnd w:id="308"/>
      <w:r w:rsidR="00E41CA2">
        <w:rPr>
          <w:rStyle w:val="CommentReference"/>
          <w:rFonts w:asciiTheme="minorHAnsi" w:eastAsiaTheme="minorHAnsi" w:hAnsiTheme="minorHAnsi"/>
          <w:lang w:eastAsia="en-US"/>
        </w:rPr>
        <w:commentReference w:id="308"/>
      </w:r>
      <w:r w:rsidRPr="00C734F4">
        <w:rPr>
          <w:lang w:val="en-GB"/>
        </w:rPr>
        <w:t xml:space="preserve">, with hourly sampling at ~11 km resolution. The CPC MORPHing technique (CMORPH) has provided 30 min interval global precipitation with ~8 km coverage since 2002 </w:t>
      </w:r>
      <w:r w:rsidRPr="00C734F4">
        <w:rPr>
          <w:lang w:val="en-GB"/>
        </w:rPr>
        <w:fldChar w:fldCharType="begin" w:fldLock="1"/>
      </w:r>
      <w:r w:rsidR="000465A7">
        <w:rPr>
          <w:lang w:val="en-GB"/>
        </w:rPr>
        <w:instrText>ADDIN CSL_CITATION { "citationItems" : [ { "id" : "ITEM-1", "itemData" : { "DOI" : "10.1175/1525-7541(2004)005&lt;0487:CAMTPG&gt;2.0.CO;2", "ISSN" : "1525-755X", "abstract" : "Abstract A new technique is presented in which half-hourly global precipitation estimates derived from passive microwave satellite scans are propagated by motion vectors derived from geostationary satellite infrared data. The Climate Prediction Center morphing method (CMORPH) uses motion vectors derived from half-hourly interval geostationary satellite IR imagery to propagate the relatively high quality precipitation estimates derived from passive microwave data. In addition, the shape and intensity of the precipitation features are modified (morphed) during the time between microwave sensor scans by performing a time-weighted linear interpolation. This process yields spatially and temporally complete microwave-derived precipitation analyses, independent of the infrared temperature field. CMORPH showed substantial improvements over both simple averaging of the microwave estimates and over techniques that blend microwave and infrared information but that derive estimates of precipitation from infrared data when passive microwave information is unavailable. In particular, CMORPH outperforms these blended techniques in terms of daily spatial correlation with a validating rain gauge analysis over Australia by an average of 0.14, 0.27, 0.26, 0.22, and 0.20 for April, May, June?August, September, and October 2003, respectively. CMORPH also yields higher equitable threat scores over Australia for the same periods by an average of 0.11, 0.14, 0.13, 0.14, and 0.13. Over the United States for June?August, September, and October 2003, spatial correlation was higher for CMORPH relative to the average of the same techniques by an average of 0.10, 0.13, and 0.13, respectively, and equitable threat scores were higher by an average of 0.06, 0.09, and 0.10, respectively.", "author" : [ { "dropping-particle" : "", "family" : "Joyce", "given" : "Robert J", "non-dropping-particle" : "", "parse-names" : false, "suffix" : "" }, { "dropping-particle" : "", "family" : "Janowiak", "given" : "John E", "non-dropping-particle" : "", "parse-names" : false, "suffix" : "" }, { "dropping-particle" : "", "family" : "Arkin", "given" : "Phillip A", "non-dropping-particle" : "", "parse-names" : false, "suffix" : "" }, { "dropping-particle" : "", "family" : "Xie", "given" : "Pingping", "non-dropping-particle" : "", "parse-names" : false, "suffix" : "" } ], "container-title" : "Journal of Hydrometeorology", "id" : "ITEM-1", "issue" : "3", "issued" : { "date-parts" : [ [ "2004", "6", "1" ] ] }, "note" : "doi: 10.1175/1525-7541(2004)0052.0.CO;2", "page" : "487-503", "publisher" : "American Meteorological Society", "title" : "CMORPH: A Method that Produces Global Precipitation Estimates from Passive Microwave and Infrared Data at High Spatial and Temporal Resolution", "translator" : [ { "dropping-particle" : "", "family" : "Q5865", "given" : "", "non-dropping-particle" : "", "parse-names" : false, "suffix" : "" } ], "type" : "article-journal", "volume" : "5" }, "uris" : [ "http://www.mendeley.com/documents/?uuid=3aa10880-3681-4962-b8b2-f9050cf653d0" ] } ], "mendeley" : { "formattedCitation" : "(Joyce et al., 2004)", "plainTextFormattedCitation" : "(Joyce et al., 2004)", "previouslyFormattedCitation" : "(Joyce et al., 2004)" }, "properties" : { "noteIndex" : 0 }, "schema" : "https://github.com/citation-style-language/schema/raw/master/csl-citation.json" }</w:instrText>
      </w:r>
      <w:r w:rsidRPr="00C734F4">
        <w:rPr>
          <w:lang w:val="en-GB"/>
        </w:rPr>
        <w:fldChar w:fldCharType="separate"/>
      </w:r>
      <w:r w:rsidR="00E41CA2">
        <w:rPr>
          <w:noProof/>
          <w:lang w:val="en-GB"/>
        </w:rPr>
        <w:t>(Joyce et al., 2004)</w:t>
      </w:r>
      <w:r w:rsidRPr="00C734F4">
        <w:rPr>
          <w:lang w:val="en-GB"/>
        </w:rPr>
        <w:fldChar w:fldCharType="end"/>
      </w:r>
      <w:r w:rsidRPr="00C734F4">
        <w:rPr>
          <w:lang w:val="en-GB"/>
        </w:rPr>
        <w:t xml:space="preserve">. Precipitation estimations from Remotely Sensed Information using Artificial Neural Networks (PERSIANN) is a sub-daily to daily rainfall product that covers 50°S to 50°N globally with 25 km resolution from 2000 to the present </w:t>
      </w:r>
      <w:r w:rsidRPr="00C734F4">
        <w:rPr>
          <w:lang w:val="en-GB"/>
        </w:rPr>
        <w:fldChar w:fldCharType="begin" w:fldLock="1"/>
      </w:r>
      <w:r w:rsidR="000465A7">
        <w:rPr>
          <w:lang w:val="en-GB"/>
        </w:rPr>
        <w:instrText>ADDIN CSL_CITATION { "citationItems" : [ { "id" : "ITEM-1", "itemData" : { "DOI" : "10.1038/sdata.2018.296", "ISSN" : "2052-4463", "abstract" : "The Center for Hydrometeorology and Remote Sensing (CHRS) has created the CHRS Data Portal to facilitate easy access to the three open data licensed satellite-based precipitation datasets generated by our Precipitation Estimation from Remotely Sensed Information using Artificial Neural Networks (PERSIANN) system: PERSIANN, PERSIANN-Cloud Classification System (CCS), and PERSIANN-Climate Data Record (CDR). These datasets have the potential for widespread use by various researchers, professionals including engineers, city planners, and so forth, as well as the community at large. Researchers at CHRS created the CHRS Data Portal with an emphasis on simplicity and the intention of fostering synergistic relationships with scientists and experts from around the world. The following paper presents an outline of the hosted datasets and features available on the CHRS Data Portal, an examination of the necessity of easily accessible public data, a comprehensive overview of the PERSIANN algorithms and datasets, and a walk-through of the procedure to access and obtain the data.", "author" : [ { "dropping-particle" : "", "family" : "Nguyen", "given" : "Phu", "non-dropping-particle" : "", "parse-names" : false, "suffix" : "" }, { "dropping-particle" : "", "family" : "Shearer", "given" : "Eric J", "non-dropping-particle" : "", "parse-names" : false, "suffix" : "" }, { "dropping-particle" : "", "family" : "Tran", "given" : "Hoang", "non-dropping-particle" : "", "parse-names" : false, "suffix" : "" }, { "dropping-particle" : "", "family" : "Ombadi", "given" : "Mohammed", "non-dropping-particle" : "", "parse-names" : false, "suffix" : "" }, { "dropping-particle" : "", "family" : "Hayatbini", "given" : "Negin", "non-dropping-particle" : "", "parse-names" : false, "suffix" : "" }, { "dropping-particle" : "", "family" : "Palacios", "given" : "Thanh", "non-dropping-particle" : "", "parse-names" : false, "suffix" : "" }, { "dropping-particle" : "", "family" : "Huynh", "given" : "Phat", "non-dropping-particle" : "", "parse-names" : false, "suffix" : "" }, { "dropping-particle" : "", "family" : "Braithwaite", "given" : "Dan", "non-dropping-particle" : "", "parse-names" : false, "suffix" : "" }, { "dropping-particle" : "", "family" : "Updegraff", "given" : "Garr", "non-dropping-particle" : "", "parse-names" : false, "suffix" : "" }, { "dropping-particle" : "", "family" : "Hsu", "given" : "Kuolin", "non-dropping-particle" : "", "parse-names" : false, "suffix" : "" }, { "dropping-particle" : "", "family" : "Kuligowski", "given" : "Bob", "non-dropping-particle" : "", "parse-names" : false, "suffix" : "" }, { "dropping-particle" : "", "family" : "Logan", "given" : "Will S", "non-dropping-particle" : "", "parse-names" : false, "suffix" : "" }, { "dropping-particle" : "", "family" : "Sorooshian", "given" : "Soroosh", "non-dropping-particle" : "", "parse-names" : false, "suffix" : "" } ], "container-title" : "Scientific Data", "id" : "ITEM-1", "issue" : "1", "issued" : { "date-parts" : [ [ "2019" ] ] }, "page" : "180296", "title" : "The CHRS Data Portal, an easily accessible public repository for PERSIANN global satellite precipitation data", "translator" : [ { "dropping-particle" : "", "family" : "Q6255", "given" : "", "non-dropping-particle" : "", "parse-names" : false, "suffix" : "" } ], "type" : "article-journal", "volume" : "6" }, "uris" : [ "http://www.mendeley.com/documents/?uuid=adcd3824-968b-4f57-92ae-25c56262cfdd" ] } ], "mendeley" : { "formattedCitation" : "(Nguyen et al., 2019)", "plainTextFormattedCitation" : "(Nguyen et al., 2019)", "previouslyFormattedCitation" : "(Nguyen et al., 2019)" }, "properties" : { "noteIndex" : 0 }, "schema" : "https://github.com/citation-style-language/schema/raw/master/csl-citation.json" }</w:instrText>
      </w:r>
      <w:r w:rsidRPr="00C734F4">
        <w:rPr>
          <w:lang w:val="en-GB"/>
        </w:rPr>
        <w:fldChar w:fldCharType="separate"/>
      </w:r>
      <w:r w:rsidR="00E41CA2">
        <w:rPr>
          <w:noProof/>
          <w:lang w:val="en-GB"/>
        </w:rPr>
        <w:t>(Nguyen et al., 2019)</w:t>
      </w:r>
      <w:r w:rsidRPr="00C734F4">
        <w:rPr>
          <w:lang w:val="en-GB"/>
        </w:rPr>
        <w:fldChar w:fldCharType="end"/>
      </w:r>
      <w:r w:rsidRPr="00C734F4">
        <w:rPr>
          <w:lang w:val="en-GB"/>
        </w:rPr>
        <w:t xml:space="preserve">, and is used for semi-global scale precipitation coverage </w:t>
      </w:r>
      <w:r w:rsidRPr="00C734F4">
        <w:rPr>
          <w:lang w:val="en-GB"/>
        </w:rPr>
        <w:fldChar w:fldCharType="begin" w:fldLock="1"/>
      </w:r>
      <w:r w:rsidR="000465A7">
        <w:rPr>
          <w:lang w:val="en-GB"/>
        </w:rPr>
        <w:instrText>ADDIN CSL_CITATION { "citationItems" : [ { "id" : "ITEM-1", "itemData" : { "DOI" : "10.1088/1748-9326/aab375", "ISSN" : "17489326", "abstract" : "The total area with 24 hrs precipitation has shrunk by 7% between 50\u00b0S-50\u00b0N over the period 1998-2016, according to the satellite-based Tropical Rain Measurement Mission data. A decrease in the daily precipitation area is an indication of profound changes in the hydrological cycle, where the global rate of precipitation is balanced by the global rate of evaporation. This decrease was accompanied by increases in total precipitation, evaporation, and wet-day mean precipitation. If these trends are real, then they suggest increased drought frequencies and more intense rainfall. Satellite records, however, may be inhomogeneous because they are synthesised from a number of individual missions with improved technology over time. A linear dependency was also found between the global mean temperature and the 50\u00b0S-50\u00b0N daily precipitation area with a slope value of-17 \u00d7 106 km 2\u00b0C. This dependency was used with climate model simulations to make future projections which suggested a continued decrease that will strengthen in the future. The precipitation area evolves differently when the precipitation is accumulated over short and long time scales, however, and there has been a slight increase in the monthly precipitation area while the daily precipitation area decreased. An increase on monthly scale may indicate more pronounced variations in the rainfall patterns due to migrating rain-producing phenomena.", "author" : [ { "dropping-particle" : "", "family" : "Benestad", "given" : "Rasmus E.", "non-dropping-particle" : "", "parse-names" : false, "suffix" : "" } ], "container-title" : "Environmental Research Letters", "id" : "ITEM-1", "issue" : "4", "issued" : { "date-parts" : [ [ "2018" ] ] }, "title" : "Implications of a decrease in the precipitation area for the past and the future", "translator" : [ { "dropping-particle" : "", "family" : "Q6957", "given" : "", "non-dropping-particle" : "", "parse-names" : false, "suffix" : "" } ], "type" : "article-journal", "volume" : "13" }, "uris" : [ "http://www.mendeley.com/documents/?uuid=0e64b9cd-c745-4550-b2af-4afe2a7cd1dc" ] } ], "mendeley" : { "formattedCitation" : "(Benestad, 2018)", "plainTextFormattedCitation" : "(Benestad, 2018)", "previouslyFormattedCitation" : "(Benestad, 2018)" }, "properties" : { "noteIndex" : 0 }, "schema" : "https://github.com/citation-style-language/schema/raw/master/csl-citation.json" }</w:instrText>
      </w:r>
      <w:r w:rsidRPr="00C734F4">
        <w:rPr>
          <w:lang w:val="en-GB"/>
        </w:rPr>
        <w:fldChar w:fldCharType="separate"/>
      </w:r>
      <w:r w:rsidR="00E41CA2">
        <w:rPr>
          <w:noProof/>
          <w:lang w:val="en-GB"/>
        </w:rPr>
        <w:t>(Benestad, 2018)</w:t>
      </w:r>
      <w:r w:rsidRPr="00C734F4">
        <w:rPr>
          <w:lang w:val="en-GB"/>
        </w:rPr>
        <w:fldChar w:fldCharType="end"/>
      </w:r>
      <w:r w:rsidRPr="00C734F4">
        <w:rPr>
          <w:lang w:val="en-GB"/>
        </w:rPr>
        <w:t>. TRMM/GPM</w:t>
      </w:r>
      <w:r w:rsidRPr="00C734F4" w:rsidDel="000B5500">
        <w:rPr>
          <w:lang w:val="en-GB"/>
        </w:rPr>
        <w:t xml:space="preserve"> </w:t>
      </w:r>
      <w:r w:rsidRPr="00C734F4">
        <w:rPr>
          <w:lang w:val="en-GB"/>
        </w:rPr>
        <w:t xml:space="preserve">observations have enabled estimates to be obtained for global four-dimensional convective heating </w:t>
      </w:r>
      <w:r w:rsidRPr="00C734F4">
        <w:rPr>
          <w:lang w:val="en-GB"/>
        </w:rPr>
        <w:fldChar w:fldCharType="begin" w:fldLock="1"/>
      </w:r>
      <w:r w:rsidR="000465A7">
        <w:rPr>
          <w:lang w:val="en-GB"/>
        </w:rPr>
        <w:instrText>ADDIN CSL_CITATION { "citationItems" : [ { "id" : "ITEM-1", "itemData" : { "DOI" : "10.1175/2009JCLI2919.1", "ISBN" : "0894-8755", "abstract" : "The primary goal of the Tropical Rainfall Measuring Mission (TRMM) is to use the information about distributions of precipitation to determine the four dimensional (i.e., temporal and spatial) patterns of latent heating over the whole tropical region. The Spectral Latent Heating (SLH) algorithm has been developed to estimate latent heating profiles for the TRMM Precipitation Radar (PR) with a cloud- resolving model (CRM). The method uses CRM- generated heating profile look-up tables for the three rain types; convective, shallow stratiform, and anvil rain (deep stratiform with a melting level). For convective and shallow stratiform regions, the look-up table refers to the precipitation top height (PTH). For anvil region, on the other hand, the look- up table refers to the precipitation rate at the melting level instead of PTH. For global applications, it is necessary to examine the universality of the look-up table. In this paper, we compare the look-up tables produced from the numerical simulations of cloud ensembles forced with the Tropical Ocean Global Atmosphere (TOGA) Coupled Atmosphere-Ocean Response Experiment (COARE) data and the GARP Atlantic Tropical Experiment (GATE) data. There are some notable differences between the TOGA-COARE table and the GATE table, especially for the convective heating. First, there is larger number of deepest convective profiles in the TOGA-COARE table than in the GATE table, mainly due to the differences in SST. Second, shallow convective heating is stronger in the TOGA COARE table than in the GATE table. This might be attributable to the difference in the strength of the low-level inversions. Third, altitudes of convective heating maxima are larger in the TOGA COARE table than in the GATE table. Levels of convective heating maxima are located just below the melting level, because warm-rain processes are prevalent in tropical oceanic convective systems. Differences in levels of convective heating maxima probably reflect differences in melting layer heights. We are now extending our study to simulations of other field experiments (e.g. SCSMEX and ARM) in order to examine the universality of the look-up table. The impact of look-up tables on the retrieved latent heating profiles will also be assessed.", "author" : [ { "dropping-particle" : "", "family" : "Shige", "given" : "Shoichi", "non-dropping-particle" : "", "parse-names" : false, "suffix" : "" }, { "dropping-particle" : "", "family" : "Takayabu", "given" : "Yukari N.", "non-dropping-particle" : "", "parse-names" : false, "suffix" : "" }, { "dropping-particle" : "", "family" : "KIDA", "given" : "Satoshi", "non-dropping-particle" : "", "parse-names" : false, "suffix" : "" }, { "dropping-particle" : "", "family" : "Tao", "given" : "Wei Kuo", "non-dropping-particle" : "", "parse-names" : false, "suffix" : "" }, { "dropping-particle" : "", "family" : "Zeng", "given" : "Xiping", "non-dropping-particle" : "", "parse-names" : false, "suffix" : "" }, { "dropping-particle" : "", "family" : "Yokoyama", "given" : "Chie", "non-dropping-particle" : "", "parse-names" : false, "suffix" : "" }, { "dropping-particle" : "", "family" : "L'ecuyer", "given" : "Tristan", "non-dropping-particle" : "", "parse-names" : false, "suffix" : "" } ], "container-title" : "Journal of Climate", "id" : "ITEM-1", "issued" : { "date-parts" : [ [ "2009" ] ] }, "page" : "5577-5594", "title" : "Spectral retrieval of latent heating profiles from TRMM PR data. Part IV: comparisons of lookup tables from two-and three-dimensional cloud-resolving model simulations", "translator" : [ { "dropping-particle" : "", "family" : "Q4046", "given" : "", "non-dropping-particle" : "", "parse-names" : false, "suffix" : "" } ], "type" : "article-journal", "volume" : "22" }, "uris" : [ "http://www.mendeley.com/documents/?uuid=9d5564a0-104e-3763-8a00-e061777222f6" ] }, { "id" : "ITEM-2", "itemData" : { "DOI" : "10.1175/AMSMONOGRAPHS-D-15-0013.1", "abstract" : "AbstractYanai and coauthors utilized the meteorological data collected from a sounding network to present a pioneering work in 1973 on thermodynamic budgets, which are referred to as the apparent heat source (Q1) and apparent moisture sink (Q2). Latent heating (LH) is one of the most dominant terms in Q1. Yanai\u2019s paper motivated the development of satellite-based LH algorithms and provided a theoretical background for imposing large-scale advective forcing into cloud-resolving models (CRMs). These CRM-simulated LH and Q1 data have been used to generate the look-up tables in Tropical Rainfall Measuring Mission (TRMM) LH algorithms. A set of algorithms developed for retrieving LH profiles from TRMM-based rainfall profiles is described and evaluated, including details concerning their intrinsic space\u2013time resolutions. Included in the paper are results from a variety of validation analyses that define the uncertainty of the LH profile estimates. Also, examples of how TRMM-retrieved LH profiles have been used ...", "author" : [ { "dropping-particle" : "", "family" : "Tao", "given" : "W.-K.", "non-dropping-particle" : "", "parse-names" : false, "suffix" : "" }, { "dropping-particle" : "", "family" : "Takayabu", "given" : "Y. N.", "non-dropping-particle" : "", "parse-names" : false, "suffix" : "" }, { "dropping-particle" : "", "family" : "Lang", "given" : "S.", "non-dropping-particle" : "", "parse-names" : false, "suffix" : "" }, { "dropping-particle" : "", "family" : "Shige", "given" : "S.", "non-dropping-particle" : "", "parse-names" : false, "suffix" : "" }, { "dropping-particle" : "", "family" : "Olson", "given" : "W.", "non-dropping-particle" : "", "parse-names" : false, "suffix" : "" }, { "dropping-particle" : "", "family" : "Hou", "given" : "A.", "non-dropping-particle" : "", "parse-names" : false, "suffix" : "" }, { "dropping-particle" : "", "family" : "Skofronick-Jackson", "given" : "G.", "non-dropping-particle" : "", "parse-names" : false, "suffix" : "" }, { "dropping-particle" : "", "family" : "Jiang", "given" : "X.", "non-dropping-particle" : "", "parse-names" : false, "suffix" : "" }, { "dropping-particle" : "", "family" : "Zhang", "given" : "C.", "non-dropping-particle" : "", "parse-names" : false, "suffix" : "" }, { "dropping-particle" : "", "family" : "Lau", "given" : "W.", "non-dropping-particle" : "", "parse-names" : false, "suffix" : "" }, { "dropping-particle" : "", "family" : "Krishnamurti", "given" : "T.", "non-dropping-particle" : "", "parse-names" : false, "suffix" : "" }, { "dropping-particle" : "", "family" : "Waliser", "given" : "D.", "non-dropping-particle" : "", "parse-names" : false, "suffix" : "" }, { "dropping-particle" : "", "family" : "Grecu", "given" : "M.", "non-dropping-particle" : "", "parse-names" : false, "suffix" : "" }, { "dropping-particle" : "", "family" : "Ciesielski", "given" : "P. E.", "non-dropping-particle" : "", "parse-names" : false, "suffix" : "" }, { "dropping-particle" : "", "family" : "Johnson", "given" : "R. H.", "non-dropping-particle" : "", "parse-names" : false, "suffix" : "" }, { "dropping-particle" : "", "family" : "Houze", "given" : "R.", "non-dropping-particle" : "", "parse-names" : false, "suffix" : "" }, { "dropping-particle" : "", "family" : "Kakar", "given" : "R.", "non-dropping-particle" : "", "parse-names" : false, "suffix" : "" }, { "dropping-particle" : "", "family" : "Nakamura", "given" : "K.", "non-dropping-particle" : "", "parse-names" : false, "suffix" : "" }, { "dropping-particle" : "", "family" : "Braun", "given" : "S.", "non-dropping-particle" : "", "parse-names" : false, "suffix" : "" }, { "dropping-particle" : "", "family" : "Hagos", "given" : "S.", "non-dropping-particle" : "", "parse-names" : false, "suffix" : "" }, { "dropping-particle" : "", "family" : "Oki", "given" : "R.", "non-dropping-particle" : "", "parse-names" : false, "suffix" : "" }, { "dropping-particle" : "", "family" : "Bhardwaj", "given" : "A.", "non-dropping-particle" : "", "parse-names" : false, "suffix" : "" } ], "container-title" : "Meteorological Monographs", "id" : "ITEM-2", "issued" : { "date-parts" : [ [ "2016" ] ] }, "title" : "TRMM Latent Heating Retrieval: Applications and Comparisons with Field Campaigns and Large-Scale Analyses", "translator" : [ { "dropping-particle" : "", "family" : "Q4044", "given" : "", "non-dropping-particle" : "", "parse-names" : false, "suffix" : "" } ], "type" : "article-journal" }, "uris" : [ "http://www.mendeley.com/documents/?uuid=341379cc-49c6-3aa5-a98d-917404153366" ] }, { "id" : "ITEM-3", "itemData" : { "DOI" : "10.1007/978-3-030-35798-6_22", "author" : [ { "dropping-particle" : "", "family" : "Takayabu", "given" : "Y. N.", "non-dropping-particle" : "", "parse-names" : false, "suffix" : "" }, { "dropping-particle" : "", "family" : "Tao", "given" : "W.-K.", "non-dropping-particle" : "", "parse-names" : false, "suffix" : "" } ], "chapter-number" : "5.12", "container-title" : "Satellite Precipitation Measurement Vol. 1", "editor" : [ { "dropping-particle" : "", "family" : "Levizzani", "given" : "Vincenzo", "non-dropping-particle" : "", "parse-names" : false, "suffix" : "" }, { "dropping-particle" : "", "family" : "Kidd", "given" : "Chris", "non-dropping-particle" : "", "parse-names" : false, "suffix" : "" }, { "dropping-particle" : "", "family" : "Kirschbaum", "given" : "Dalia", "non-dropping-particle" : "", "parse-names" : false, "suffix" : "" }, { "dropping-particle" : "", "family" : "Kummerow", "given" : "Chris", "non-dropping-particle" : "", "parse-names" : false, "suffix" : "" }, { "dropping-particle" : "", "family" : "Nakamura", "given" : "Kenji", "non-dropping-particle" : "", "parse-names" : false, "suffix" : "" }, { "dropping-particle" : "", "family" : "Turk", "given" : "F Joseph", "non-dropping-particle" : "", "parse-names" : false, "suffix" : "" } ], "id" : "ITEM-3", "issued" : { "date-parts" : [ [ "2020" ] ] }, "page" : "897-915", "publisher" : "Springer", "publisher-place" : "Cham, Switzerland", "title" : "Latent heating retrievals from satellite observations", "translator" : [ { "dropping-particle" : "", "family" : "Q5606", "given" : "Rt6", "non-dropping-particle" : "", "parse-names" : false, "suffix" : "" } ], "type" : "chapter" }, "uris" : [ "http://www.mendeley.com/documents/?uuid=014e8353-1b21-4df8-9d66-b51a90c77c12" ] } ], "mendeley" : { "formattedCitation" : "(Shige et al., 2009; Tao et al., 2016; Takayabu and Tao, 2020)", "plainTextFormattedCitation" : "(Shige et al., 2009; Tao et al., 2016; Takayabu and Tao, 2020)", "previouslyFormattedCitation" : "(Shige et al., 2009; Tao et al., 2016; Takayabu and Tao, 2020)" }, "properties" : { "noteIndex" : 0 }, "schema" : "https://github.com/citation-style-language/schema/raw/master/csl-citation.json" }</w:instrText>
      </w:r>
      <w:r w:rsidRPr="00C734F4">
        <w:rPr>
          <w:lang w:val="en-GB"/>
        </w:rPr>
        <w:fldChar w:fldCharType="separate"/>
      </w:r>
      <w:r w:rsidR="00E41CA2">
        <w:rPr>
          <w:noProof/>
          <w:lang w:val="en-GB"/>
        </w:rPr>
        <w:t>(Shige et al., 2009; Tao et al., 2016; Takayabu and Tao, 2020)</w:t>
      </w:r>
      <w:r w:rsidRPr="00C734F4">
        <w:rPr>
          <w:lang w:val="en-GB"/>
        </w:rPr>
        <w:fldChar w:fldCharType="end"/>
      </w:r>
      <w:r w:rsidRPr="00C734F4">
        <w:rPr>
          <w:lang w:val="en-GB"/>
        </w:rPr>
        <w:t>.</w:t>
      </w:r>
    </w:p>
    <w:p w14:paraId="24FE3833" w14:textId="77777777" w:rsidR="0081226F" w:rsidRPr="00C734F4" w:rsidRDefault="0081226F" w:rsidP="0081226F">
      <w:pPr>
        <w:pStyle w:val="AR6BodyText"/>
        <w:rPr>
          <w:lang w:val="en-GB"/>
        </w:rPr>
      </w:pPr>
    </w:p>
    <w:p w14:paraId="47BEC129" w14:textId="79E1D67F" w:rsidR="0081226F" w:rsidRPr="00C734F4" w:rsidRDefault="0081226F" w:rsidP="0081226F">
      <w:pPr>
        <w:pStyle w:val="AR6BodyText"/>
        <w:rPr>
          <w:lang w:val="en-GB"/>
        </w:rPr>
      </w:pPr>
      <w:r w:rsidRPr="00C734F4">
        <w:rPr>
          <w:lang w:val="en-GB"/>
        </w:rPr>
        <w:t>The use of these data has enhanced our understanding of precipitation processes at regional scale (</w:t>
      </w:r>
      <w:r w:rsidRPr="00C734F4">
        <w:rPr>
          <w:i/>
          <w:lang w:val="en-GB"/>
        </w:rPr>
        <w:t>high confidence</w:t>
      </w:r>
      <w:r w:rsidRPr="00C734F4">
        <w:rPr>
          <w:lang w:val="en-GB"/>
        </w:rPr>
        <w:t xml:space="preserve">), such as diurnal cycles in a large river valley </w:t>
      </w:r>
      <w:commentRangeStart w:id="312"/>
      <w:r w:rsidRPr="00C734F4">
        <w:rPr>
          <w:lang w:val="en-GB"/>
        </w:rPr>
        <w:fldChar w:fldCharType="begin" w:fldLock="1"/>
      </w:r>
      <w:ins w:id="313" w:author="Robin Matthews" w:date="2021-07-11T16:00:00Z">
        <w:r w:rsidR="00C63511">
          <w:rPr>
            <w:lang w:val="en-GB"/>
          </w:rPr>
          <w:instrText>ADDIN CSL_CITATION { "citationItems" : [ { "id" : "ITEM-1",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"ITEM-1",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"mendeley" : { "formattedCitation" : "(Chen et al., 2012b)", "manualFormatting" : "(H. Chen et al., 2012)", "plainTextFormattedCitation" : "(Chen et al., 2012b)", "previouslyFormattedCitation" : "(Chen et al., 2012b)" }, "properties" : { "noteIndex" : 0 }, "schema" : "https://github.com/citation-style-language/schema/raw/master/csl-citation.json" }</w:instrText>
        </w:r>
      </w:ins>
      <w:del w:id="314" w:author="Robin Matthews" w:date="2021-07-11T16:00:00Z">
        <w:r w:rsidR="000465A7" w:rsidDel="00C63511">
          <w:rPr>
            <w:lang w:val="en-GB"/>
          </w:rPr>
          <w:delInstrText>ADDIN CSL_CITATION { "citationItems" : [ { "id" : "ITEM-1",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"ITEM-1",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"mendeley" : { "formattedCitation" : "(Chen et al., 2012b)", "plainTextFormattedCitation" : "(Chen et al., 2012b)", "previouslyFormattedCitation" : "(Chen et al., 2012b)" }, "properties" : { "noteIndex" : 0 }, "schema" : "https://github.com/citation-style-language/schema/raw/master/csl-citation.json" }</w:delInstrText>
        </w:r>
      </w:del>
      <w:r w:rsidRPr="00C734F4">
        <w:rPr>
          <w:lang w:val="en-GB"/>
        </w:rPr>
        <w:fldChar w:fldCharType="separate"/>
      </w:r>
      <w:r w:rsidR="00E41CA2">
        <w:rPr>
          <w:noProof/>
          <w:lang w:val="en-GB"/>
        </w:rPr>
        <w:t>(</w:t>
      </w:r>
      <w:ins w:id="315" w:author="Robin Matthews" w:date="2021-07-11T16:00:00Z">
        <w:r w:rsidR="00C63511">
          <w:rPr>
            <w:noProof/>
            <w:lang w:val="en-GB"/>
          </w:rPr>
          <w:t xml:space="preserve">H. </w:t>
        </w:r>
      </w:ins>
      <w:r w:rsidR="00E41CA2">
        <w:rPr>
          <w:noProof/>
          <w:lang w:val="en-GB"/>
        </w:rPr>
        <w:t>Chen et al., 2012</w:t>
      </w:r>
      <w:del w:id="316" w:author="Robin Matthews" w:date="2021-07-11T16:00:00Z">
        <w:r w:rsidR="00E41CA2" w:rsidDel="00C63511">
          <w:rPr>
            <w:noProof/>
            <w:lang w:val="en-GB"/>
          </w:rPr>
          <w:delText>b</w:delText>
        </w:r>
      </w:del>
      <w:r w:rsidR="00E41CA2">
        <w:rPr>
          <w:noProof/>
          <w:lang w:val="en-GB"/>
        </w:rPr>
        <w:t>)</w:t>
      </w:r>
      <w:r w:rsidRPr="00C734F4">
        <w:rPr>
          <w:lang w:val="en-GB"/>
        </w:rPr>
        <w:fldChar w:fldCharType="end"/>
      </w:r>
      <w:commentRangeEnd w:id="312"/>
      <w:r w:rsidR="00E41CA2">
        <w:rPr>
          <w:rStyle w:val="CommentReference"/>
          <w:rFonts w:asciiTheme="minorHAnsi" w:eastAsiaTheme="minorHAnsi" w:hAnsiTheme="minorHAnsi"/>
          <w:lang w:eastAsia="en-US"/>
        </w:rPr>
        <w:commentReference w:id="312"/>
      </w:r>
      <w:r w:rsidRPr="00C734F4">
        <w:rPr>
          <w:lang w:val="en-GB"/>
        </w:rPr>
        <w:t xml:space="preserve">, and in coastal </w:t>
      </w:r>
      <w:r w:rsidRPr="00C734F4">
        <w:rPr>
          <w:lang w:val="en-GB"/>
        </w:rPr>
        <w:fldChar w:fldCharType="begin" w:fldLock="1"/>
      </w:r>
      <w:r w:rsidR="000465A7">
        <w:rPr>
          <w:lang w:val="en-GB"/>
        </w:rPr>
        <w:instrText>ADDIN CSL_CITATION { "citationItems" : [ { "id" : "ITEM-1", "itemData" : { "DOI" : "10.5194/acp-16-161-2016", "ISSN" : "1680-7324", "abstract" : "Abstract. In this study, we examine the diurnal cycle of rainfall over New Guinea using a series of convection-permitting numerical simulations with the Weather Research and Forecasting (WRF) model. We focus our simulations on a period of suppressed regional-scale conditions (February 2010) during which local diurnal forcings are maximised. Additionally, we focus our study on the occurrence and dynamics of offshore-propagating convective systems that contribute to the observed early-morning rainfall maximum north-east of New Guinea.In general, modelled diurnal precipitation shows good agreement with satellite-observed rainfall, albeit with some timing and intensity differences. The simulations also reproduce the occurrence and variability of overnight convection that propagate offshore as organised squall lines north-east of New Guinea. The occurrence of these offshore systems is largely controlled by background conditions. Days with offshore-propagating convection have more middle tropospheric moisture, larger convective available potential energy, and greater low-level moisture convergence. Convection has similar characteristics over the terrain on days with and without offshore propagation.The offshore-propagating convection manifests via a multi-stage evolutionary process. First, scattered convection over land, which is remnant of the daytime maximum, moves towards the coast and becomes reorganised near the region of coastal convergence associated with the land breeze. The convection then moves offshore in the form of a squall line at \u223c 5 ms\u22121. In addition, cool anomalies associated with gravity waves generated by precipitating land convection propagate offshore at a dry hydrostatic gravity wave speed (of \u223c 15 ms\u22121) and act to destabilise the coastal/offshore environment prior to the arrival of the squall line. Although the gravity wave does not appear to initiate the convection or control its propagation, it should contribute to its longevity and maintenance. The results highlight the importance of terrain and coastal effects along with gravity waves in contributing to the diurnal cycle over the Maritime Continent, especially the offshore precipitation maxima adjacent to quasi-linear coastlines.", "author" : [ { "dropping-particle" : "", "family" : "Hassim", "given" : "M. E. E", "non-dropping-particle" : "", "parse-names" : false, "suffix" : "" }, { "dropping-particle" : "", "family" : "Lane", "given" : "T. P.", "non-dropping-particle" : "", "parse-names" : false, "suffix" : "" }, { "dropping-particle" : "", "family" : "Grabowski", "given" : "W. W.", "non-dropping-particle" : "", "parse-names" : false, "suffix" : "" } ], "container-title" : "Atmospheric Chemistry and Physics", "id" : "ITEM-1", "issue" : "1", "issued" : { "date-parts" : [ [ "2016", "1", "18" ] ] }, "page" : "161-175", "title" : "The diurnal cycle of rainfall over New Guinea in convection-permitting WRF simulations", "translator" : [ { "dropping-particle" : "", "family" : "Q6236", "given" : "", "non-dropping-particle" : "", "parse-names" : false, "suffix" : "" } ], "type" : "article-journal", "volume" : "16" }, "uris" : [ "http://www.mendeley.com/documents/?uuid=517d2ed7-5091-4ae3-934b-6af06d24978e" ] }, { "id" : "ITEM-2", "itemData" : { "DOI" : "10.1175/MWR-D-16-0468.1", "ISSN" : "15200493", "abstract" : "This study analyzes data obtained by intensive observation during a pilot field campaign of the Years of the Maritime Continent Project (Pre-YMC) to investigate the diurnal cycle of precipitation in the western coastal area of Sumatra Island. The diurnal cycle during the campaign period (November-December 2015) is found to have a number of similaritieswith statistical behavior of the diurnal cycle as revealed by previous studies, such as afternoon precipitation over land, nighttime offshore migration of the precipitation zone, and dependency on Madden-Julian oscillation (MJO) phase. Composite analyses of radiosonde soundings from the Research Vessel (R/V) Mirai, deployed about 50 km off the coast, demonstrate that the lower free troposphere starts cooling in late afternoon (a couple of hours earlier than the cooling in the boundary layer), making the lower troposphere more unstable just before precipitation starts to increase. As the nighttime offshore precipitation tends to bemore vigorous on days when the cooling in the lower free troposphere is larger, it is possible that the destabilization due to the cooling contributes to the offshore migration of the precipitation zone via enhancement of convective activity. Comparison of potential temperature and water vapor mixing ratio tendencies suggests that this cooling is substantially due to vertical advection by an ascent motion, which is possibly a component of shallow gravity waves. These results support the idea that gravity waves emanating from convective systems over land play a significant role in the offshore migration of the precipitation zone.", "author" : [ { "dropping-particle" : "", "family" : "Yokoi", "given" : "Satoru", "non-dropping-particle" : "", "parse-names" : false, "suffix" : "" }, { "dropping-particle" : "", "family" : "Mori", "given" : "Shuichi", "non-dropping-particle" : "", "parse-names" : false, "suffix" : "" }, { "dropping-particle" : "", "family" : "Katsumata", "given" : "Masaki", "non-dropping-particle" : "", "parse-names" : false, "suffix" : "" }, { "dropping-particle" : "", "family" : "Geng", "given" : "Biao", "non-dropping-particle" : "", "parse-names" : false, "suffix" : "" }, { "dropping-particle" : "", "family" : "Yasunaga", "given" : "Kazuaki", "non-dropping-particle" : "", "parse-names" : false, "suffix" : "" }, { "dropping-particle" : "", "family" : "Syamsudin", "given" : "Fadli", "non-dropping-particle" : "", "parse-names" : false, "suffix" : "" }, { "dropping-particle" : "", "family" : "Nurhayati", "given" : "", "non-dropping-particle" : "", "parse-names" : false, "suffix" : "" }, { "dropping-particle" : "", "family" : "Yoneyama", "given" : "Kunio", "non-dropping-particle" : "", "parse-names" : false, "suffix" : "" } ], "container-title" : "Monthly Weather Review", "id" : "ITEM-2", "issue" : "9", "issued" : { "date-parts" : [ [ "2017" ] ] }, "page" : "3745-3761", "title" : "Diurnal cycle of precipitation observed in the western coastal area of Sumatra Island: Offshore preconditioning by gravity waves", "translator" : [ { "dropping-particle" : "", "family" : "Q6282", "given" : "", "non-dropping-particle" : "", "parse-names" : false, "suffix" : "" } ], "type" : "article-journal", "volume" : "145" }, "uris" : [ "http://www.mendeley.com/documents/?uuid=c22abaa1-62f0-435b-8932-d82c7208d08f" ] } ], "mendeley" : { "formattedCitation" : "(Hassim et al., 2016; Yokoi et al., 2017)", "plainTextFormattedCitation" : "(Hassim et al., 2016; Yokoi et al., 2017)", "previouslyFormattedCitation" : "(Hassim et al., 2016; Yokoi et al., 2017)" }, "properties" : { "noteIndex" : 0 }, "schema" : "https://github.com/citation-style-language/schema/raw/master/csl-citation.json" }</w:instrText>
      </w:r>
      <w:r w:rsidRPr="00C734F4">
        <w:rPr>
          <w:lang w:val="en-GB"/>
        </w:rPr>
        <w:fldChar w:fldCharType="separate"/>
      </w:r>
      <w:r w:rsidR="00E41CA2">
        <w:rPr>
          <w:noProof/>
          <w:lang w:val="en-GB"/>
        </w:rPr>
        <w:t>(Hassim et al., 2016; Yokoi et al., 2017)</w:t>
      </w:r>
      <w:r w:rsidRPr="00C734F4">
        <w:rPr>
          <w:lang w:val="en-GB"/>
        </w:rPr>
        <w:fldChar w:fldCharType="end"/>
      </w:r>
      <w:r w:rsidRPr="00C734F4">
        <w:rPr>
          <w:lang w:val="en-GB"/>
        </w:rPr>
        <w:t xml:space="preserve"> and mountainous regions </w:t>
      </w:r>
      <w:r w:rsidRPr="00C734F4">
        <w:rPr>
          <w:lang w:val="en-GB"/>
        </w:rPr>
        <w:fldChar w:fldCharType="begin" w:fldLock="1"/>
      </w:r>
      <w:r w:rsidR="000465A7">
        <w:rPr>
          <w:lang w:val="en-GB"/>
        </w:rPr>
        <w:instrText>ADDIN CSL_CITATION { "citationItems" : [ { "id" : "ITEM-1", "itemData" : { "DOI" : "10.1175/JCLI-D-16-0442.1", "ISSN" : "08948755", "abstract" : "In this study, the spatial variability in precipitation at a 0.1\u00b0 scale is investigated using long-term data from the Tropical Rainfall Measuring Mission Precipitation Radar. Marked regional heterogeneities emerged for orographic rainfall on characteristic scales of tens of kilometers, high concentrations of small-scale systems (&lt; 10 km) over alpine areas, and sharp declines around mountain summits. In detecting microclimates, an additional concern is suspicious echoes observed around certain geographical areas with relatively low rainfall. A finescale land-river contrast can be extracted in the diurnal behavior of rainfall in medium-scale systems (10-100 km), corresponding to the course of the Amazon River. In addition, rainfall enhancement over small islands (0.1\u00b0-1\u00b0) was identified in terms of the storm scale. Even 0.1\u00b0-scale flat islands experience more rainfall than the adjacent ocean, primarily as a result of localized small or moderate systems. By contrast, compared with small islands, high-impact large-scale systems (&gt; 100 km) result in more rainfall over the adjacent ocean. Finescale hourly data represented the abrupt asymmetric fluctuation in rainfall across the coastline in the tropics and subtropics (30\u00b0S-30\u00b0N). Significant diurnal modulations in the rainfall due to large-scale systems are found over tropical offshore regions of vast landmasses but not over small islands or in the midlatitudes between 30\u00b0 and 36\u00b0. Rainfall enhancement over small tropical islands is generated by abundant afternoon rainfall, which results from medium-scale storms that are regulated by the island size and inactivity of rainfall over coastal waters.", "author" : [ { "dropping-particle" : "", "family" : "Hirose", "given" : "Masafumi", "non-dropping-particle" : "", "parse-names" : false, "suffix" : "" }, { "dropping-particle" : "", "family" : "Takayabu", "given" : "Yukari N.", "non-dropping-particle" : "", "parse-names" : false, "suffix" : "" }, { "dropping-particle" : "", "family" : "Hamada", "given" : "Atsushi", "non-dropping-particle" : "", "parse-names" : false, "suffix" : "" }, { "dropping-particle" : "", "family" : "Shige", "given" : "Shoichi", "non-dropping-particle" : "", "parse-names" : false, "suffix" : "" }, { "dropping-particle" : "", "family" : "Yamamoto", "given" : "Munehisa K.", "non-dropping-particle" : "", "parse-names" : false, "suffix" : "" } ], "container-title" : "Journal of Climate", "id" : "ITEM-1", "issue" : "11", "issued" : { "date-parts" : [ [ "2017" ] ] }, "page" : "4165-4184", "title" : "Spatial contrast of geographically induced rainfall observed by TRMM PR", "translator" : [ { "dropping-particle" : "", "family" : "Q6242", "given" : "", "non-dropping-particle" : "", "parse-names" : false, "suffix" : "" } ], "type" : "article-journal", "volume" : "30" }, "uris" : [ "http://www.mendeley.com/documents/?uuid=4ab9a934-5b3b-443d-bb7f-1c6c87074465" ] } ], "mendeley" : { "formattedCitation" : "(Hirose et al., 2017)", "plainTextFormattedCitation" : "(Hirose et al., 2017)", "previouslyFormattedCitation" : "(Hirose et al., 2017)" }, "properties" : { "noteIndex" : 0 }, "schema" : "https://github.com/citation-style-language/schema/raw/master/csl-citation.json" }</w:instrText>
      </w:r>
      <w:r w:rsidRPr="00C734F4">
        <w:rPr>
          <w:lang w:val="en-GB"/>
        </w:rPr>
        <w:fldChar w:fldCharType="separate"/>
      </w:r>
      <w:r w:rsidR="00E41CA2">
        <w:rPr>
          <w:noProof/>
          <w:lang w:val="en-GB"/>
        </w:rPr>
        <w:t>(Hirose et al., 2017)</w:t>
      </w:r>
      <w:r w:rsidRPr="00C734F4">
        <w:rPr>
          <w:lang w:val="en-GB"/>
        </w:rPr>
        <w:fldChar w:fldCharType="end"/>
      </w:r>
      <w:r w:rsidRPr="00C734F4">
        <w:rPr>
          <w:lang w:val="en-GB"/>
        </w:rPr>
        <w:t xml:space="preserve">. </w:t>
      </w:r>
      <w:r w:rsidRPr="00C734F4">
        <w:rPr>
          <w:lang w:val="en-GB" w:eastAsia="ja-JP"/>
        </w:rPr>
        <w:t xml:space="preserve">Three-dimensional observations revealed </w:t>
      </w:r>
      <w:r w:rsidRPr="00C734F4">
        <w:rPr>
          <w:lang w:val="en-GB"/>
        </w:rPr>
        <w:t xml:space="preserve">the contrasts in regional characteristics of rainfall extremes in monsoon regions and continental dry regions </w:t>
      </w:r>
      <w:r w:rsidRPr="00C734F4">
        <w:rPr>
          <w:lang w:val="en-GB"/>
        </w:rPr>
        <w:fldChar w:fldCharType="begin" w:fldLock="1"/>
      </w:r>
      <w:r w:rsidR="000465A7">
        <w:rPr>
          <w:lang w:val="en-GB"/>
        </w:rPr>
        <w:instrText>ADDIN CSL_CITATION { "citationItems" : [ { "id" : "ITEM-1", "itemData" : { "DOI" : "10.1175/MWR-D-13-00075.1", "ISSN" : "0027-0644", "abstract" : "AbstractIn contrast to the view that deep convection causes heavy rainfall, Tropical Rainfall Measuring Mission (TRMM) measurements demonstrate that heavy rainfall (ranging from moderate to extreme rain rate) over the Korean peninsula is associated more with low-level clouds (referred to as warm-type clouds in this study) than with conventional deep convective clouds (cold-type clouds). Moreover, it is noted that the low-level warm-type clouds producing heavy rainfall over Korea appear to be closely linked to the atmospheric river, which can form a channel that transports water vapor across the Korean peninsula along the northwestern periphery of the North Pacific high. Much water vapor is transported through the channel and converges on the Korean peninsula when warm-type heavy rain occurs there. It may be possible to produce abundant liquid water owing to the excess of water vapor; this could increase the rate and extent of raindrop growth, primarily below the melting layer, causing heavy rain when thes...", "author" : [ { "dropping-particle" : "", "family" : "Sohn", "given" : "B. J.", "non-dropping-particle" : "", "parse-names" : false, "suffix" : "" }, { "dropping-particle" : "", "family" : "Ryu", "given" : "Geun-Hyeok", "non-dropping-particle" : "", "parse-names" : false, "suffix" : "" }, { "dropping-particle" : "", "family" : "Song", "given" : "Hwan-Jin", "non-dropping-particle" : "", "parse-names" : false, "suffix" : "" }, { "dropping-particle" : "", "family" : "Ou", "given" : "Mi-Lim", "non-dropping-particle" : "", "parse-names" : false, "suffix" : "" }, { "dropping-particle" : "", "family" : "Sohn", "given" : "B. J.", "non-dropping-particle" : "", "parse-names" : false, "suffix" : "" }, { "dropping-particle" : "", "family" : "Ryu", "given" : "Geun-Hyeok", "non-dropping-particle" : "", "parse-names" : false, "suffix" : "" }, { "dropping-particle" : "", "family" : "Song", "given" : "Hwan-Jin", "non-dropping-particle" : "", "parse-names" : false, "suffix" : "" }, { "dropping-particle" : "", "family" : "Ou", "given" : "Mi-Lim", "non-dropping-particle" : "", "parse-names" : false, "suffix" : "" } ], "container-title" : "Monthly Weather Review", "id" : "ITEM-1", "issue" : "11", "issued" : { "date-parts" : [ [ "2013", "11", "25" ] ] }, "page" : "3873-3888", "title" : "Characteristic Features of Warm-Type Rain Producing Heavy Rainfall over the Korean Peninsula Inferred from TRMM Measurements", "translator" : [ { "dropping-particle" : "", "family" : "Q5172", "given" : "", "non-dropping-particle" : "", "parse-names" : false, "suffix" : "" } ], "type" : "article-journal", "volume" : "141" }, "uris" : [ "http://www.mendeley.com/documents/?uuid=1daa8e02-4c5d-412b-b6ca-9cf95f78f991" ] }, { "id" : "ITEM-2", "itemData" : { "DOI" : "10.1175/JCLI-D-17-0632.1", "ISSN" : "0894-8755", "abstract" : "AbstractThe precipitation characteristics of extreme events in August determined from 13 years of satellite data around Japan in the TRMM observation region and their relationship with large-scale environmental conditions are examined. Two types of extreme events, extreme rainfall and extreme convective events, are defined in each analysis grid box using maximum near-surface rainfall and maximum 40-dBZ echo-top height in each event, respectively. There are clear differences in precipitation characteristics between the two types of extreme events. Extreme rainfall events are more organized precipitation systems than the extreme convective events, with relatively lower echo-top heights and very low lightning activity. There are also clear differences in the related environmental conditions, where the environments related to the extreme rainfall events are somewhat convectively stable and very humid in almost the entire troposphere. These facts are consistent with our previous studies and reinforce the impor...", "author" : [ { "dropping-particle" : "", "family" : "Hamada", "given" : "Atsushi", "non-dropping-particle" : "", "parse-names" : false, "suffix" : "" }, { "dropping-particle" : "", "family" : "Takayabu", "given" : "Yukari N.", "non-dropping-particle" : "", "parse-names" : false, "suffix" : "" } ], "container-title" : "Journal of Climate", "id" : "ITEM-2", "issue" : "17", "issued" : { "date-parts" : [ [ "2018", "9", "25" ] ] }, "page" : "6933-6945", "title" : "Large-Scale Environmental Conditions Related to Midsummer Extreme Rainfall Events around Japan in the TRMM Region", "translator" : [ { "dropping-particle" : "", "family" : "Q5754", "given" : "", "non-dropping-particle" : "", "parse-names" : false, "suffix" : "" } ], "type" : "article-journal", "volume" : "31" }, "uris" : [ "http://www.mendeley.com/documents/?uuid=3b8035f1-d3d1-4c37-846f-3e6db5104df8" ] } ], "mendeley" : { "formattedCitation" : "(Sohn et al., 2013; Hamada and Takayabu, 2018)", "plainTextFormattedCitation" : "(Sohn et al., 2013; Hamada and Takayabu, 2018)", "previouslyFormattedCitation" : "(Sohn et al., 2013; Hamada and Takayabu, 2018)" }, "properties" : { "noteIndex" : 0 }, "schema" : "https://github.com/citation-style-language/schema/raw/master/csl-citation.json" }</w:instrText>
      </w:r>
      <w:r w:rsidRPr="00C734F4">
        <w:rPr>
          <w:lang w:val="en-GB"/>
        </w:rPr>
        <w:fldChar w:fldCharType="separate"/>
      </w:r>
      <w:r w:rsidR="00E41CA2">
        <w:rPr>
          <w:noProof/>
          <w:lang w:val="en-GB"/>
        </w:rPr>
        <w:t>(Sohn et al., 2013; Hamada and Takayabu, 2018)</w:t>
      </w:r>
      <w:r w:rsidRPr="00C734F4">
        <w:rPr>
          <w:lang w:val="en-GB"/>
        </w:rPr>
        <w:fldChar w:fldCharType="end"/>
      </w:r>
      <w:r w:rsidRPr="00C734F4">
        <w:rPr>
          <w:lang w:val="en-GB"/>
        </w:rPr>
        <w:t xml:space="preserve">. Satellite measurements are also used to evaluate climate model performance, as well as to develop new parameterizations. As a demonstration of the utility of these products in studying model bias, a subtropical cumulus congestus regime has been identified that may be implicated in the unrealistic double ITCZ found in some climate models </w:t>
      </w:r>
      <w:r w:rsidRPr="00C734F4">
        <w:rPr>
          <w:lang w:val="en-GB"/>
        </w:rPr>
        <w:fldChar w:fldCharType="begin" w:fldLock="1"/>
      </w:r>
      <w:r w:rsidR="000465A7">
        <w:rPr>
          <w:lang w:val="en-GB"/>
        </w:rPr>
        <w:instrText>ADDIN CSL_CITATION { "citationItems" : [ { "id" : "ITEM-1", "itemData" : { "DOI" : "10.1175/2009JCLI3110.1", "ISBN" : "0894-8755", "abstract" : "Abstract Three-dimensional distributions of the apparent heat source (Q1) \u2212 radiative heating (QR) estimated from Tropical Rainfall Measuring Mission (TRMM) Precipitation Radar (PR) utilizing the spectral latent heating (SLH) algorithm are analyzed. Mass-weighted and vertically integrated Q1 \u2212 QR averaged over the tropical oceans is estimated as \u223c72.6 J s\u22121 (\u223c2.51 mm day\u22121) and that over tropical land is \u223c73.7 J s\u22121 (\u223c2.55 mm day\u22121) for 30\u00b0N\u201330\u00b0S. It is shown that nondrizzle precipitation over tropical and subtropical oceans consists of two dominant modes of rainfall systems: deep systems and congestus. A rough estimate of the shallow-heating contribution against the total heating is about 46.7% for the average tropical oceans, which is substantially larger than the 23.7% over tropical land. Although cumulus congestus heating linearly correlates with SST, deep-mode heating is dynamically bounded by large-scale subsidence. It is notable that a substantial amount of rain, as large as 2.38 mm day\u22121 on averag...", "author" : [ { "dropping-particle" : "", "family" : "Takayabu", "given" : "Yukari N.", "non-dropping-particle" : "", "parse-names" : false, "suffix" : "" }, { "dropping-particle" : "", "family" : "Shige", "given" : "Shoichi", "non-dropping-particle" : "", "parse-names" : false, "suffix" : "" }, { "dropping-particle" : "", "family" : "Tao", "given" : "Wei Kuo", "non-dropping-particle" : "", "parse-names" : false, "suffix" : "" }, { "dropping-particle" : "", "family" : "Hirota", "given" : "Nagio", "non-dropping-particle" : "", "parse-names" : false, "suffix" : "" } ], "container-title" : "Journal of Climate", "id" : "ITEM-1", "issued" : { "date-parts" : [ [ "2010" ] ] }, "page" : "2030-2046", "title" : "Shallow and deep latent heating modes over tropical oceans observed with TRMM PR spectral latent heating data", "translator" : [ { "dropping-particle" : "", "family" : "Q4045", "given" : "", "non-dropping-particle" : "", "parse-names" : false, "suffix" : "" } ], "type" : "article-journal", "volume" : "23" }, "uris" : [ "http://www.mendeley.com/documents/?uuid=c4aac95e-f2fc-3fbe-8d72-647a4a32240b" ] }, { "id" : "ITEM-2", "itemData" : { "DOI" : "10.1175/2011JCLI4156.1", "ISSN" : "08948755", "abstract" : "Precipitation reproducibility over the tropical oceans in climate models is examined. Models participating in phase 3 of the Coupled Model Intercomparison Project (CMIP3) and the current (fifth) version Model for Interdisciplinary Research on Climate (MIROC5) developed by the Atmosphere and Ocean Research Institute, National Institute for Environmental Studies, and Research Institute for Global Change (AORI/NIES/RIGC) are analyzed. Scores of a pattern similarity between precipitation in the models and that in observations are evaluated. The low score models (LSMs) overestimate (underestimate) precipitation over large-scale subsidence (ascending) regions compared to the high score models (HSMs). The sensitivity of deep convection to sea surface temperature (SST) and large-scale subsidence is examined; analysis suggests that dynamical suppression of deep convection by the entrainment of environmental dry air over the subsidence region is very weak, and deep convection follows SST closely in LSMs. For example, deep convective activity is identified over the southeastern Pacific in LSMs, which corresponds to the double intertropical convergence zone (ITCZ) problem. It is suggested that the double ITCZ is associated not only with the local SST but also with the precipitation schemes that control deep convection over the entire tropical oceans. The current version, MIROC5, reproduces precipitation distributions significantly better than the older versions. Precipitation in MIROC5 has a weaker correlation with SST and a stronger correlation with environmental humidity than that in LSMs. The realistic representation of entrainment in regions with dynamical suppression is suggested to be a key factor for better reproducibility of precipitation distributions. \u00a9 2011 American Meteorological Society.", "author" : [ { "dropping-particle" : "", "family" : "Hirota", "given" : "Nagio", "non-dropping-particle" : "", "parse-names" : false, "suffix" : "" }, { "dropping-particle" : "", "family" : "Takayabu", "given" : "Yukari N.", "non-dropping-particle" : "", "parse-names" : false, "suffix" : "" }, { "dropping-particle" : "", "family" : "Watanabe", "given" : "Masahiro", "non-dropping-particle" : "", "parse-names" : false, "suffix" : "" }, { "dropping-particle" : "", "family" : "Kimoto", "given" : "Masahide", "non-dropping-particle" : "", "parse-names" : false, "suffix" : "" } ], "container-title" : "Journal of Climate", "id" : "ITEM-2", "issue" : "18", "issued" : { "date-parts" : [ [ "2011" ] ] }, "page" : "4859-4873", "title" : "Precipitation reproducibility over tropical oceans and its relationship to the double ITCZ problem in CMIP3 and MIROC5 climate models", "translator" : [ { "dropping-particle" : "", "family" : "Q6537", "given" : "", "non-dropping-particle" : "", "parse-names" : false, "suffix" : "" } ], "type" : "article-journal", "volume" : "24" }, "uris" : [ "http://www.mendeley.com/documents/?uuid=762d06f1-4efc-4b91-aefd-dea6828d9d4d" ] }, { "id" : "ITEM-3", "itemData" : { "DOI" : "10.1175/JCLI-D-13-00701.1", "ISSN" : "08948755", "abstract" : "The authors demonstrate that an appropriate treatment of convective entrainment is essential for determining spatial distributions of and temporal variations in precipitation. Four numerical experiments are performed using atmospheric models with different entrainment characteristics: a control experiment (Ctl), a no-entrainment experiment (NoEnt), an original Arakawa-Schubert experiment (AS), and an AS experiment with a simple empirical suppression of convection depending on cloud-layer humidity (ASRH). The fractional entrainment rates of AS and ASRH are constant for each cloud type and are very small in the lower troposphere compared with those in the Ctl, in which half of the buoyancy-generated energy is consumed by entrainment. Spatial and temporal variations in the observed precipitation are satisfactorily reproduced in the Ctl, but their amplitudes are underestimated with a so-called double intertropical convergence zone bias in the NoEnt and AS. The spatial variation is larger in the Ctl because convection is more active over humid ascending regions and more suppressed over dry subsidence regions. Feedback processes involving convection, the large-scale circulation, free tropospheric moistening by congestus, and radiation enhance the variations. The temporal evolution of precipitation events is also more realistic in the Ctl, because congestus moistens the midtroposphere, and large precipitation events occur once sufficient moisture is available. The large entrainment in the lower troposphere, increasing free tropospheric moistening by congestus and enhancing the coupling of convection to free tropospheric humidity, is suggested to be important for the realistic spatial and temporal variations.", "author" : [ { "dropping-particle" : "", "family" : "Hirota", "given" : "Nagio", "non-dropping-particle" : "", "parse-names" : false, "suffix" : "" }, { "dropping-particle" : "", "family" : "Takayabu", "given" : "Yukari N.", "non-dropping-particle" : "", "parse-names" : false, "suffix" : "" }, { "dropping-particle" : "", "family" : "Watanabe", "given" : "Masahiro", "non-dropping-particle" : "", "parse-names" : false, "suffix" : "" }, { "dropping-particle" : "", "family" : "Kimoto", "given" : "Masahide", "non-dropping-particle" : "", "parse-names" : false, "suffix" : "" }, { "dropping-particle" : "", "family" : "Chikira", "given" : "Minoru", "non-dropping-particle" : "", "parse-names" : false, "suffix" : "" } ], "container-title" : "Journal of Climate", "id" : "ITEM-3", "issue" : "23", "issued" : { "date-parts" : [ [ "2014" ] ] }, "page" : "8707-8723", "title" : "Role of convective entrainment in spatial distributions of and temporal variations in precipitation over tropical oceans", "translator" : [ { "dropping-particle" : "", "family" : "Q6539", "given" : "", "non-dropping-particle" : "", "parse-names" : false, "suffix" : "" } ], "type" : "article-journal", "volume" : "27" }, "uris" : [ "http://www.mendeley.com/documents/?uuid=bc2b46bc-6ec0-4860-978e-f0c5583a9c3a" ] } ], "mendeley" : { "formattedCitation" : "(Takayabu et al., 2010; Hirota et al., 2011, 2014)", "plainTextFormattedCitation" : "(Takayabu et al., 2010; Hirota et al., 2011, 2014)", "previouslyFormattedCitation" : "(Takayabu et al., 2010; Hirota et al., 2011, 2014)" }, "properties" : { "noteIndex" : 0 }, "schema" : "https://github.com/citation-style-language/schema/raw/master/csl-citation.json" }</w:instrText>
      </w:r>
      <w:r w:rsidRPr="00C734F4">
        <w:rPr>
          <w:lang w:val="en-GB"/>
        </w:rPr>
        <w:fldChar w:fldCharType="separate"/>
      </w:r>
      <w:r w:rsidR="00E41CA2">
        <w:rPr>
          <w:noProof/>
          <w:lang w:val="en-GB"/>
        </w:rPr>
        <w:t>(Takayabu et al., 2010; Hirota et al., 2011, 2014)</w:t>
      </w:r>
      <w:r w:rsidRPr="00C734F4">
        <w:rPr>
          <w:lang w:val="en-GB"/>
        </w:rPr>
        <w:fldChar w:fldCharType="end"/>
      </w:r>
      <w:r w:rsidRPr="00C734F4">
        <w:rPr>
          <w:lang w:val="en-GB"/>
        </w:rPr>
        <w:t xml:space="preserve">. Another example is a parameterization of a land-surface model that was developed specifically for a certain soil type. By assimilating satellite brightness temperature observations with their LDAS-UT scheme, </w:t>
      </w:r>
      <w:commentRangeStart w:id="317"/>
      <w:r w:rsidRPr="00C734F4">
        <w:rPr>
          <w:lang w:val="en-GB"/>
        </w:rPr>
        <w:fldChar w:fldCharType="begin" w:fldLock="1"/>
      </w:r>
      <w:r w:rsidR="000465A7">
        <w:rPr>
          <w:lang w:val="en-GB"/>
        </w:rPr>
        <w:instrText>ADDIN CSL_CITATION { "citationItems" : [ { "id" : "ITEM-1", "itemData" : { "DOI" : "10.2151/jmsj.85A.229", "ISSN" : "0026-1165", "abstract" : "Low-frequency microwave brightness temperature is strongly affected by near-surface soil moisture; therefore, it can be assimilated into a land surface model to improve modeling of soil moisture and the surface energy budget. This study presents a new variational land system used to assimilate AMSR-E brightness temperature of vertical polarization of 6.9 GHz and 18.7 GHz. The system consists of a land surface model (LSM) used to calculate surface fluxes and soil moisture, a radiative transfer model (RTM) to estimate the microwave brightness temperature, and an optimization scheme to search for optimal values of soil moisture by minimizing the difference between modeled and observed brightness tempera-ture. The LSM is an improved simple biosphere model for sparse vegetation modeling and the RTM is a Q-h model that can account for the effects of surface roughness and vegetation. Several parameters in the LSM and RTM can significantly affect the outputs of the land data assimilation system but their values are either highly variable or unavailable. To solve this problem, we developed a dual-pass assim- Meteorological Society of Japan ilation technique. Pass 1 inversely estimates the optimal values of the model parameters with long-term (@months) forcing data and brightness temperature data, while Pass 2 estimates the near-surface soil moisture in a daily assimilation cycle. This system is driven by well-established reanalysis data and global data sets of leaf area index, precipitation, and surface radiation, and was tested at a CEOP (Coor-dinate Enhanced Observing Period) reference site on the Tibetan Plateau. The system not only detected the effect of precipitation events that were missing in the forcing data, but also led to a significant im-provement in modeling of the surface energy budget.", "author" : [ { "dropping-particle" : "", "family" : "Yang", "given" : "Kun", "non-dropping-particle" : "", "parse-names" : false, "suffix" : "" }, { "dropping-particle" : "", "family" : "Watanabe", "given" : "Takahiro", "non-dropping-particle" : "", "parse-names" : false, "suffix" : "" }, { "dropping-particle" : "", "family" : "Koike", "given" : "Toshio", "non-dropping-particle" : "", "parse-names" : false, "suffix" : "" }, { "dropping-particle" : "", "family" : "Li", "given" : "Xin", "non-dropping-particle" : "", "parse-names" : false, "suffix" : "" }, { "dropping-particle" : "", "family" : "Fujii", "given" : "Hideyuki", "non-dropping-particle" : "", "parse-names" : false, "suffix" : "" }, { "dropping-particle" : "", "family" : "Tamagawa", "given" : "Katsunori", "non-dropping-particle" : "", "parse-names" : false, "suffix" : "" }, { "dropping-particle" : "", "family" : "Ma", "given" : "Yaoming", "non-dropping-particle" : "", "parse-names" : false, "suffix" : "" }, { "dropping-particle" : "", "family" : "Ishikawa", "given" : "Hirohiko", "non-dropping-particle" : "", "parse-names" : false, "suffix" : "" } ], "container-title" : "Journal of the Meteorological Society of Japan", "id" : "ITEM-1", "issued" : { "date-parts" : [ [ "2007" ] ] }, "page" : "229-242", "publisher" : "Meteorological Society of Japan", "title" : "Auto-calibration System Developed to Assimilate AMSR-E Data into a Land Surface Model for Estimating Soil Moisture and the Surface Energy Budget", "translator" : [ { "dropping-particle" : "", "family" : "Q6014", "given" : "", "non-dropping-particle" : "", "parse-names" : false, "suffix" : "" } ], "type" : "article-journal", "volume" : "85A" }, "uris" : [ "http://www.mendeley.com/documents/?uuid=1d357f94-28ca-42e0-8228-8dc116d821f8" ] } ], "mendeley" : { "formattedCitation" : "(Yang et al., 2007)", "manualFormatting" : "Yang et al., (2007)", "plainTextFormattedCitation" : "(Yang et al., 2007)", "previouslyFormattedCitation" : "(Yang et al., 2007)" }, "properties" : { "noteIndex" : 0 }, "schema" : "https://github.com/citation-style-language/schema/raw/master/csl-citation.json" }</w:instrText>
      </w:r>
      <w:r w:rsidRPr="00C734F4">
        <w:rPr>
          <w:lang w:val="en-GB"/>
        </w:rPr>
        <w:fldChar w:fldCharType="separate"/>
      </w:r>
      <w:r w:rsidR="00E41CA2">
        <w:rPr>
          <w:noProof/>
          <w:lang w:val="en-GB"/>
        </w:rPr>
        <w:t>Yang et al.</w:t>
      </w:r>
      <w:del w:id="318" w:author="Robin Matthews" w:date="2021-07-11T16:00:00Z">
        <w:r w:rsidR="00E41CA2" w:rsidDel="00C63511">
          <w:rPr>
            <w:noProof/>
            <w:lang w:val="en-GB"/>
          </w:rPr>
          <w:delText>,</w:delText>
        </w:r>
      </w:del>
      <w:r w:rsidR="00E41CA2">
        <w:rPr>
          <w:noProof/>
          <w:lang w:val="en-GB"/>
        </w:rPr>
        <w:t xml:space="preserve"> (2007)</w:t>
      </w:r>
      <w:r w:rsidRPr="00C734F4">
        <w:rPr>
          <w:lang w:val="en-GB"/>
        </w:rPr>
        <w:fldChar w:fldCharType="end"/>
      </w:r>
      <w:commentRangeEnd w:id="317"/>
      <w:r w:rsidR="00E41CA2">
        <w:rPr>
          <w:rStyle w:val="CommentReference"/>
          <w:rFonts w:asciiTheme="minorHAnsi" w:eastAsiaTheme="minorHAnsi" w:hAnsiTheme="minorHAnsi"/>
          <w:lang w:eastAsia="en-US"/>
        </w:rPr>
        <w:commentReference w:id="317"/>
      </w:r>
      <w:r w:rsidRPr="00C734F4">
        <w:rPr>
          <w:lang w:val="en-GB"/>
        </w:rPr>
        <w:t xml:space="preserve"> successfully optimized a land-surface model for the Tibetan Plateau.</w:t>
      </w:r>
    </w:p>
    <w:p w14:paraId="7C052A6B" w14:textId="77777777" w:rsidR="0081226F" w:rsidRPr="00C734F4" w:rsidRDefault="0081226F" w:rsidP="0081226F">
      <w:pPr>
        <w:pStyle w:val="AR6BodyText"/>
        <w:rPr>
          <w:lang w:val="en-GB"/>
        </w:rPr>
      </w:pPr>
    </w:p>
    <w:p w14:paraId="6D39339E" w14:textId="6E6CCE92" w:rsidR="0081226F" w:rsidRPr="00C734F4" w:rsidRDefault="0081226F" w:rsidP="0081226F">
      <w:pPr>
        <w:pStyle w:val="AR6BodyText"/>
        <w:rPr>
          <w:lang w:val="en-GB"/>
        </w:rPr>
      </w:pPr>
      <w:r w:rsidRPr="00C734F4">
        <w:rPr>
          <w:lang w:val="en-GB"/>
        </w:rPr>
        <w:t xml:space="preserve">For application at a regional scale, it is important to consider variations in the spatiotemporal resolution of the satellite products. A simple concatenation of data in time can show artificial jumps that are artefacts of changes in calibration and processing algorithms, or related to satellite orbital stability or changing performance of the instruments </w:t>
      </w:r>
      <w:r w:rsidRPr="00C734F4">
        <w:rPr>
          <w:lang w:val="en-GB"/>
        </w:rPr>
        <w:fldChar w:fldCharType="begin" w:fldLock="1"/>
      </w:r>
      <w:r w:rsidR="000465A7">
        <w:rPr>
          <w:lang w:val="en-GB"/>
        </w:rPr>
        <w:instrText>ADDIN CSL_CITATION { "citationItems" : [ { "id" : "ITEM-1", "itemData" : { "DOI" : "10.1016/j.rse.2014.05.018", "ISSN" : "0034-4257", "abstract" : "Accurate inventories of grasslands are important for studies of carbon dynamics, biodiversity conservation and agricultural management. For regions with persistent cloud cover the use of multi-temporal synthetic aperture radar (SAR) data provides an attractive solution for generating up-to-date inventories of grasslands. This is even more appealing considering the data that will be available from upcoming missions such as Sentinel-1 and ALOS-2. In this study, the performance of three machine learning algorithms; Random Forests (RF), Support Vector Machines (SVM) and the relatively underused Extremely Randomised Trees (ERT) is evaluated for discriminating between grassland types over two large heterogeneous areas of Ireland using multi-temporal, multi-sensor radar and ancillary spatial datasets. A detailed accuracy assessment shows the efficacy of the three algorithms to classify different types of grasslands. Overall accuracies\u226588.7% (with kappa coefficient of 0.87) were achieved for the single frequency classifications and maximum accuracies of 97.9% (kappa coefficient of 0.98) for the combined frequency classifications. For most datasets, the ERT classifier outperforms SVM and RF.", "author" : [ { "dropping-particle" : "", "family" : "Barrett", "given" : "Brian", "non-dropping-particle" : "", "parse-names" : false, "suffix" : "" }, { "dropping-particle" : "", "family" : "Nitze", "given" : "Ingmar", "non-dropping-particle" : "", "parse-names" : false, "suffix" : "" }, { "dropping-particle" : "", "family" : "Green", "given" : "Stuart", "non-dropping-particle" : "", "parse-names" : false, "suffix" : "" }, { "dropping-particle" : "", "family" : "Cawkwell", "given" : "Fiona", "non-dropping-particle" : "", "parse-names" : false, "suffix" : "" } ], "container-title" : "Remote Sensing of Environment", "id" : "ITEM-1", "issued" : { "date-parts" : [ [ "2014" ] ] }, "page" : "109-124", "title" : "Assessment of multi-temporal, multi-sensor radar and ancillary spatial data for grasslands monitoring in Ireland using machine learning approaches", "translator" : [ { "dropping-particle" : "", "family" : "Q5327", "given" : "", "non-dropping-particle" : "", "parse-names" : false, "suffix" : "" } ], "type" : "article-journal", "volume" : "152" }, "uris" : [ "http://www.mendeley.com/documents/?uuid=436e9034-c234-405d-b0bc-05b9946631f8" ] }, { "id" : "ITEM-2", "itemData" : { "DOI" : "10.1175/BAMS-D-12-00149.1", "ISSN" : "00030007", "author" : [ { "dropping-particle" : "", "family" : "Wielicki", "given" : "Bruce A.", "non-dropping-particle" : "", "parse-names" : false, "suffix" : "" }, { "dropping-particle" : "", "family" : "Young", "given" : "D. F.", "non-dropping-particle" : "", "parse-names" : false, "suffix" : "" }, { "dropping-particle" : "", "family" : "Mlynczak", "given" : "M. G.", "non-dropping-particle" : "", "parse-names" : false, "suffix" : "" }, { "dropping-particle" : "", "family" : "Thome", "given" : "K. J.", "non-dropping-particle" : "", "parse-names" : false, "suffix" : "" }, { "dropping-particle" : "", "family" : "Leroy", "given" : "S.", "non-dropping-particle" : "", "parse-names" : false, "suffix" : "" }, { "dropping-particle" : "", "family" : "Corliss", "given" : "J.", "non-dropping-particle" : "", "parse-names" : false, "suffix" : "" }, { "dropping-particle" : "", "family" : "Anderson", "given" : "J. G.", "non-dropping-particle" : "", "parse-names" : false, "suffix" : "" }, { "dropping-particle" : "", "family" : "Ao", "given" : "C. O.", "non-dropping-particle" : "", "parse-names" : false, "suffix" : "" }, { "dropping-particle" : "", "family" : "Bantges", "given" : "R.", "non-dropping-particle" : "", "parse-names" : false, "suffix" : "" }, { "dropping-particle" : "", "family" : "Best", "given" : "F.", "non-dropping-particle" : "", "parse-names" : false, "suffix" : "" }, { "dropping-particle" : "", "family" : "Bowman", "given" : "K.", "non-dropping-particle" : "", "parse-names" : false, "suffix" : "" }, { "dropping-particle" : "", "family" : "Brindley", "given" : "H.", "non-dropping-particle" : "", "parse-names" : false, "suffix" : "" }, { "dropping-particle" : "", "family" : "Butler", "given" : "J. J.", "non-dropping-particle" : "", "parse-names" : false, "suffix" : "" }, { "dropping-particle" : "", "family" : "Collins", "given" : "W.", "non-dropping-particle" : "", "parse-names" : false, "suffix" : "" }, { "dropping-particle" : "", "family" : "Dykema", "given" : "J. A.", "non-dropping-particle" : "", "parse-names" : false, "suffix" : "" }, { "dropping-particle" : "", "family" : "Doelling", "given" : "D. R.", "non-dropping-particle" : "", "parse-names" : false, "suffix" : "" }, { "dropping-particle" : "", "family" : "Feldman", "given" : "D. R.", "non-dropping-particle" : "", "parse-names" : false, "suffix" : "" }, { "dropping-particle" : "", "family" : "Fox", "given" : "N.", "non-dropping-particle" : "", "parse-names" : false, "suffix" : "" }, { "dropping-particle" : "", "family" : "Huang", "given" : "X.", "non-dropping-particle" : "", "parse-names" : false, "suffix" : "" }, { "dropping-particle" : "", "family" : "Holz", "given" : "R.", "non-dropping-particle" : "", "parse-names" : false, "suffix" : "" }, { "dropping-particle" : "", "family" : "Huang", "given" : "Y.", "non-dropping-particle" : "", "parse-names" : false, "suffix" : "" }, { "dropping-particle" : "", "family" : "Jin", "given" : "Z.", "non-dropping-particle" : "", "parse-names" : false, "suffix" : "" }, { "dropping-particle" : "", "family" : "Jennings", "given" : "D.", "non-dropping-particle" : "", "parse-names" : false, "suffix" : "" }, { "dropping-particle" : "", "family" : "Johnson", "given" : "D. G.", "non-dropping-particle" : "", "parse-names" : false, "suffix" : "" }, { "dropping-particle" : "", "family" : "Jucks", "given" : "K.", "non-dropping-particle" : "", "parse-names" : false, "suffix" : "" }, { "dropping-particle" : "", "family" : "Kato", "given" : "S.", "non-dropping-particle" : "", "parse-names" : false, "suffix" : "" }, { "dropping-particle" : "", "family" : "Kirk-Davidoff", "given" : "D. B.", "non-dropping-particle" : "", "parse-names" : false, "suffix" : "" }, { "dropping-particle" : "", "family" : "Knuteson", "given" : "R.", "non-dropping-particle" : "", "parse-names" : false, "suffix" : "" }, { "dropping-particle" : "", "family" : "Kopp", "given" : "G.", "non-dropping-particle" : "", "parse-names" : false, "suffix" : "" }, { "dropping-particle" : "", "family" : "Kratz", "given" : "D. P.", "non-dropping-particle" : "", "parse-names" : false, "suffix" : "" }, { "dropping-particle" : "", "family" : "Liu", "given" : "X.", "non-dropping-particle" : "", "parse-names" : false, "suffix" : "" }, { "dropping-particle" : "", "family" : "Lukashin", "given" : "C.", "non-dropping-particle" : "", "parse-names" : false, "suffix" : "" }, { "dropping-particle" : "", "family" : "Mannucci", "given" : "A. J.", "non-dropping-particle" : "", "parse-names" : false, "suffix" : "" }, { "dropping-particle" : "", "family" : "Phojanamongkolkij", "given" : "N.", "non-dropping-particle" : "", "parse-names" : false, "suffix" : "" }, { "dropping-particle" : "", "family" : "Pilewskie", "given" : "P.", "non-dropping-particle" : "", "parse-names" : false, "suffix" : "" }, { "dropping-particle" : "", "family" : "Ramaswamy", "given" : "V.", "non-dropping-particle" : "", "parse-names" : false, "suffix" : "" }, { "dropping-particle" : "", "family" : "Revercomb", "given" : "H.", "non-dropping-particle" : "", "parse-names" : false, "suffix" : "" }, { "dropping-particle" : "", "family" : "Rice", "given" : "J.", "non-dropping-particle" : "", "parse-names" : false, "suffix" : "" }, { "dropping-particle" : "", "family" : "Roberts", "given" : "Y.", "non-dropping-particle" : "", "parse-names" : false, "suffix" : "" }, { "dropping-particle" : "", "family" : "Roithmayr", "given" : "C. M.", "non-dropping-particle" : "", "parse-names" : false, "suffix" : "" }, { "dropping-particle" : "", "family" : "Rose", "given" : "F.", "non-dropping-particle" : "", "parse-names" : false, "suffix" : "" }, { "dropping-particle" : "", "family" : "Sandford", "given" : "S.", "non-dropping-particle" : "", "parse-names" : false, "suffix" : "" }, { "dropping-particle" : "", "family" : "Shirley", "given" : "E. L.", "non-dropping-particle" : "", "parse-names" : false, "suffix" : "" }, { "dropping-particle" : "", "family" : "Smith", "given" : "W. L.", "non-dropping-particle" : "", "parse-names" : false, "suffix" : "" }, { "dropping-particle" : "", "family" : "Soden", "given" : "B.", "non-dropping-particle" : "", "parse-names" : false, "suffix" : "" }, { "dropping-particle" : "", "family" : "Speth", "given" : "P. W.", "non-dropping-particle" : "", "parse-names" : false, "suffix" : "" }, { "dropping-particle" : "", "family" : "Sun", "given" : "W.", "non-dropping-particle" : "", "parse-names" : false, "suffix" : "" }, { "dropping-particle" : "", "family" : "Taylor", "given" : "P. C.", "non-dropping-particle" : "", "parse-names" : false, "suffix" : "" }, { "dropping-particle" : "", "family" : "Tobin", "given" : "D.", "non-dropping-particle" : "", "parse-names" : false, "suffix" : "" }, { "dropping-particle" : "", "family" : "Xiong", "given" : "X.", "non-dropping-particle" : "", "parse-names" : false, "suffix" : "" } ], "container-title" : "Bulletin of the American Meteorological Society", "id" : "ITEM-2", "issue" : "10", "issued" : { "date-parts" : [ [ "2013" ] ] }, "page" : "1519-1539", "title" : "Achieving climate change absolute accuracy in orbit", "translator" : [ { "dropping-particle" : "", "family" : "Q6958", "given" : "", "non-dropping-particle" : "", "parse-names" : false, "suffix" : "" } ], "type" : "article-journal", "volume" : "94" }, "uris" : [ "http://www.mendeley.com/documents/?uuid=34244977-ab04-4810-b991-65e069af809c" ] } ], "mendeley" : { "formattedCitation" : "(Wielicki et al., 2013; Barrett et al., 2014)", "plainTextFormattedCitation" : "(Wielicki et al., 2013; Barrett et al., 2014)", "previouslyFormattedCitation" : "(Wielicki et al., 2013; Barrett et al., 2014)" }, "properties" : { "noteIndex" : 0 }, "schema" : "https://github.com/citation-style-language/schema/raw/master/csl-citation.json" }</w:instrText>
      </w:r>
      <w:r w:rsidRPr="00C734F4">
        <w:rPr>
          <w:lang w:val="en-GB"/>
        </w:rPr>
        <w:fldChar w:fldCharType="separate"/>
      </w:r>
      <w:r w:rsidR="00E41CA2">
        <w:rPr>
          <w:noProof/>
          <w:lang w:val="en-GB"/>
        </w:rPr>
        <w:t>(Wielicki et al., 2013; Barrett et al., 2014)</w:t>
      </w:r>
      <w:r w:rsidRPr="00C734F4">
        <w:rPr>
          <w:lang w:val="en-GB"/>
        </w:rPr>
        <w:fldChar w:fldCharType="end"/>
      </w:r>
      <w:r w:rsidRPr="00C734F4">
        <w:rPr>
          <w:lang w:val="en-GB"/>
        </w:rPr>
        <w:t xml:space="preserve">. Recalibration and cross-calibration are then prerequisites for obtaining homogeneous time series of measurements across different or successive satellites that can then be used to produce long series that are valid as climate data records </w:t>
      </w:r>
      <w:r w:rsidRPr="00C734F4">
        <w:rPr>
          <w:lang w:val="en-GB"/>
        </w:rPr>
        <w:fldChar w:fldCharType="begin" w:fldLock="1"/>
      </w:r>
      <w:r w:rsidR="000465A7">
        <w:rPr>
          <w:lang w:val="en-GB"/>
        </w:rPr>
        <w:instrText>ADDIN CSL_CITATION { "citationItems" : [ { "id" : "ITEM-1", "itemData" : { "DOI" : "10.5194/essd-9-511-2017", "author" : [ { "dropping-particle" : "", "family" : "Merchant", "given" : "C J", "non-dropping-particle" : "", "parse-names" : false, "suffix" : "" }, { "dropping-particle" : "", "family" : "Paul", "given" : "F", "non-dropping-particle" : "", "parse-names" : false, "suffix" : "" }, { "dropping-particle" : "", "family" : "Popp", "given" : "T", "non-dropping-particle" : "", "parse-names" : false, "suffix" : "" }, { "dropping-particle" : "", "family" : "Ablain", "given" : "M", "non-dropping-particle" : "", "parse-names" : false, "suffix" : "" }, { "dropping-particle" : "", "family" : "Bontemps", "given" : "S", "non-dropping-particle" : "", "parse-names" : false, "suffix" : "" }, { "dropping-particle" : "", "family" : "Defourny", "given" : "P", "non-dropping-particle" : "", "parse-names" : false, "suffix" : "" }, { "dropping-particle" : "", "family" : "Hollmann", "given" : "R", "non-dropping-particle" : "", "parse-names" : false, "suffix" : "" }, { "dropping-particle" : "", "family" : "Lavergne", "given" : "T", "non-dropping-particle" : "", "parse-names" : false, "suffix" : "" }, { "dropping-particle" : "", "family" : "Laeng", "given" : "A", "non-dropping-particle" : "", "parse-names" : false, "suffix" : "" }, { "dropping-particle" : "", "family" : "Leeuw", "given" : "G", "non-dropping-particle" : "de", "parse-names" : false, "suffix" : "" }, { "dropping-particle" : "", "family" : "Mittaz", "given" : "J", "non-dropping-particle" : "", "parse-names" : false, "suffix" : "" }, { "dropping-particle" : "", "family" : "Poulsen", "given" : "C", "non-dropping-particle" : "", "parse-names" : false, "suffix" : "" }, { "dropping-particle" : "", "family" : "Povey", "given" : "A C", "non-dropping-particle" : "", "parse-names" : false, "suffix" : "" }, { "dropping-particle" : "", "family" : "Reuter", "given" : "M", "non-dropping-particle" : "", "parse-names" : false, "suffix" : "" }, { "dropping-particle" : "", "family" : "Sathyendranath", "given" : "S", "non-dropping-particle" : "", "parse-names" : false, "suffix" : "" }, { "dropping-particle" : "", "family" : "Sandven", "given" : "S", "non-dropping-particle" : "", "parse-names" : false, "suffix" : "" }, { "dropping-particle" : "", "family" : "Sofieva", "given" : "V F", "non-dropping-particle" : "", "parse-names" : false, "suffix" : "" }, { "dropping-particle" : "", "family" : "Wagner", "given" : "W", "non-dropping-particle" : "", "parse-names" : false, "suffix" : "" } ], "container-title" : "Earth System Science Data", "id" : "ITEM-1", "issue" : "2", "issued" : { "date-parts" : [ [ "2017" ] ] }, "page" : "511-527", "title" : "Uncertainty information in climate data records from Earth observation", "translator" : [ { "dropping-particle" : "", "family" : "Q5326", "given" : "", "non-dropping-particle" : "", "parse-names" : false, "suffix" : "" } ], "type" : "article-journal", "volume" : "9" }, "uris" : [ "http://www.mendeley.com/documents/?uuid=4bbd180e-b29e-45e6-87cd-e4b13be6bdbe" ] }, { "id" : "ITEM-2", "itemData" : { "DOI" : "10.1175/JTECH-D-17-0026.1", "ISSN" : "15200426", "abstract" : "Precipitation observation with the Tropical Rainfall Measuring Mission's (TRMM's) precipitation radar (PR) lasted for more than 17 years. To study the changes in the water and energy cycle related to interannual and decadal variabilities of climate, homogeneity of long-term PR data is essential. The aim of the study is to develop a precipitation climate record from the 17-yr PR observation. The focus was on mitigating the discontinuities associated with the switching to redundant electronics in the PR in June 2009. In version 7 of the level-1 PR product, a discontinuity in noise power is found at this timing, indicating a change in the signal-to-noise ratio. To mitigate the effect of this discontinuity on climate studies, the noise power of the B-side PR obtained after June 2009 is artificially increased to match that of the A-side PR. Simulation results show that the storm height and the precipitation frequency detected by the PR relatively decrease by 2.17% and 5.15% in the TRMM coverage area (35\u00b0S-35\u00b0N), respectively, and that the obvious discontinuity of the time series by the storm height and the precipitation fraction caused by the switching to the redundancy electronics is mitigated. Differences in the statistics of other precipitation parameters caused by the switching are also mitigated. The unconditional precipitation rate derived from the adjusted data obtained over the TRMM coverage area decreases by 0.90% as compared with that determined from the original data. This decrease is mainly caused by reductions in the detection of light precipitation.", "author" : [ { "dropping-particle" : "", "family" : "Kanemaru", "given" : "Kaya", "non-dropping-particle" : "", "parse-names" : false, "suffix" : "" }, { "dropping-particle" : "", "family" : "Kubota", "given" : "Takuji", "non-dropping-particle" : "", "parse-names" : false, "suffix" : "" }, { "dropping-particle" : "", "family" : "Iguchi", "given" : "Toshio", "non-dropping-particle" : "", "parse-names" : false, "suffix" : "" }, { "dropping-particle" : "", "family" : "Takayabu", "given" : "Yukari N.", "non-dropping-particle" : "", "parse-names" : false, "suffix" : "" }, { "dropping-particle" : "", "family" : "Oki", "given" : "Riko", "non-dropping-particle" : "", "parse-names" : false, "suffix" : "" } ], "container-title" : "Journal of Atmospheric and Oceanic Technology", "id" : "ITEM-2", "issue" : "9", "issued" : { "date-parts" : [ [ "2017" ] ] }, "page" : "2043-2057", "title" : "Development of a precipitation climate record from spaceborne precipitation radar data. Part I: Mitigation of the effects of switching to redundancy electronics in the TRMM precipitation radar", "translator" : [ { "dropping-particle" : "", "family" : "Q6983", "given" : "", "non-dropping-particle" : "", "parse-names" : false, "suffix" : "" } ], "type" : "article-journal", "volume" : "34" }, "uris" : [ "http://www.mendeley.com/documents/?uuid=9b688bcb-0d50-4e4f-96b5-6d41b1af4741" ] } ], "mendeley" : { "formattedCitation" : "(Kanemaru et al., 2017; Merchant et al., 2017)", "plainTextFormattedCitation" : "(Kanemaru et al., 2017; Merchant et al., 2017)", "previouslyFormattedCitation" : "(Kanemaru et al., 2017; Merchant et al., 2017)" }, "properties" : { "noteIndex" : 0 }, "schema" : "https://github.com/citation-style-language/schema/raw/master/csl-citation.json" }</w:instrText>
      </w:r>
      <w:r w:rsidRPr="00C734F4">
        <w:rPr>
          <w:lang w:val="en-GB"/>
        </w:rPr>
        <w:fldChar w:fldCharType="separate"/>
      </w:r>
      <w:r w:rsidR="00E41CA2">
        <w:rPr>
          <w:noProof/>
          <w:lang w:val="en-GB"/>
        </w:rPr>
        <w:t>(Kanemaru et al., 2017; Merchant et al., 2017)</w:t>
      </w:r>
      <w:r w:rsidRPr="00C734F4">
        <w:rPr>
          <w:lang w:val="en-GB"/>
        </w:rPr>
        <w:fldChar w:fldCharType="end"/>
      </w:r>
      <w:r w:rsidRPr="00C734F4">
        <w:rPr>
          <w:lang w:val="en-GB"/>
        </w:rPr>
        <w:t>.</w:t>
      </w:r>
      <w:r w:rsidRPr="00C734F4" w:rsidDel="007B3E19">
        <w:rPr>
          <w:lang w:val="en-GB"/>
        </w:rPr>
        <w:t xml:space="preserve"> </w:t>
      </w:r>
      <w:r w:rsidRPr="00C734F4">
        <w:rPr>
          <w:lang w:val="en-GB"/>
        </w:rPr>
        <w:t xml:space="preserve">Scale representativeness is also an issue in utilizing soil observations </w:t>
      </w:r>
      <w:r w:rsidRPr="00C734F4">
        <w:rPr>
          <w:lang w:val="en-GB"/>
        </w:rPr>
        <w:fldChar w:fldCharType="begin" w:fldLock="1"/>
      </w:r>
      <w:r w:rsidR="000465A7">
        <w:rPr>
          <w:lang w:val="en-GB"/>
        </w:rPr>
        <w:instrText>ADDIN CSL_CITATION { "citationItems" : [ { "id" : "ITEM-1", "itemData" : { "DOI" : "10.1038/nature11377", "ISBN" : "0028-0836", "ISSN" : "0028-0836", "PMID" : "22972193", "abstract" : "Land surface properties, such as vegetation cover and soil moisture, influence the partitioning of radiative energy between latent and sensible heat fluxes in daytime hours. During dry periods, a soil-water deficit can limit evapotranspiration, leading to increased surface heating ofwarmer and drier conditions in the lower atmosphere and affecting the climate. Soil moisture can influence the development of convective storms through such modifications of low-level atmospheric temperature and humidity, which in turn feeds back on soil moisture. Yet there is considerable uncertainty in how soil moisture affects convective storms across the world, owing to a lack of observational evidence and uncertainty in large-scale models. Here we present a global-scale observational analysis of the coupling between soil moisture and precipitation. We show that across all six continents studied, afternoon rain falls preferentially over soils that are relatively dry compared to the surrounding area. The signal emerges most clearly in the observations over semi-arid regions, where surface fluxes are sensitive to soil moisture, and convective events are frequent. Mechanistically, our results are consistent with enhanced afternoon moist convection driven by increased sensible heat flux over drier soils, and/or mesoscale variability in soil moisture. We find no evidence in our analysis of a positive feedback\u2014that is, a preference for rain over wetter soils\u2014at the spatial scale (50\u2013100 kilometres) studied. In contrast, we find that a positive feedback of soil moisture on simulated precipitation does dominate in six state-of-the-art global weather and climate models\u2014a difference that may contribute to excessive simulated droughts in large-scale models.", "author" : [ { "dropping-particle" : "", "family" : "Taylor", "given" : "Christopher M.", "non-dropping-particle" : "", "parse-names" : false, "suffix" : "" }, { "dropping-particle" : "", "family" : "Jeu", "given" : "Richard A. M.", "non-dropping-particle" : "de", "parse-names" : false, "suffix" : "" }, { "dropping-particle" : "", "family" : "Guichard", "given" : "Fran\u00e7oise", "non-dropping-particle" : "", "parse-names" : false, "suffix" : "" }, { "dropping-particle" : "", "family" : "Harris", "given" : "Phil P.", "non-dropping-particle" : "", "parse-names" : false, "suffix" : "" }, { "dropping-particle" : "", "family" : "Dorigo", "given" : "Wouter A.", "non-dropping-particle" : "", "parse-names" : false, "suffix" : "" } ], "container-title" : "Nature", "id" : "ITEM-1", "issue" : "7416", "issued" : { "date-parts" : [ [ "2012", "9", "12" ] ] }, "page" : "423-426", "title" : "Afternoon rain more likely over drier soils", "translator" : [ { "dropping-particle" : "", "family" : "Q4129", "given" : "", "non-dropping-particle" : "", "parse-names" : false, "suffix" : "" } ], "type" : "article-journal", "volume" : "489" }, "uris" : [ "http://www.mendeley.com/documents/?uuid=90373613-d1d4-498f-a5e5-435559aa3abf" ] }, { "id" : "ITEM-2",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"ITEM-2",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"mendeley" : { "formattedCitation" : "(Taylor et al., 2012, 2013)", "plainTextFormattedCitation" : "(Taylor et al., 2012, 2013)", "previouslyFormattedCitation" : "(Taylor et al., 2012, 2013)" }, "properties" : { "noteIndex" : 0 }, "schema" : "https://github.com/citation-style-language/schema/raw/master/csl-citation.json" }</w:instrText>
      </w:r>
      <w:r w:rsidRPr="00C734F4">
        <w:rPr>
          <w:lang w:val="en-GB"/>
        </w:rPr>
        <w:fldChar w:fldCharType="separate"/>
      </w:r>
      <w:r w:rsidR="00E41CA2">
        <w:rPr>
          <w:noProof/>
          <w:lang w:val="en-GB"/>
        </w:rPr>
        <w:t>(Taylor et al., 2012, 2013)</w:t>
      </w:r>
      <w:r w:rsidRPr="00C734F4">
        <w:rPr>
          <w:lang w:val="en-GB"/>
        </w:rPr>
        <w:fldChar w:fldCharType="end"/>
      </w:r>
      <w:r w:rsidRPr="00C734F4">
        <w:rPr>
          <w:lang w:val="en-GB"/>
        </w:rPr>
        <w:t xml:space="preserve">. Although a variety of technologies to measure soil moisture at the point scale exist </w:t>
      </w:r>
      <w:r w:rsidRPr="00C734F4">
        <w:rPr>
          <w:lang w:val="en-GB"/>
        </w:rPr>
        <w:fldChar w:fldCharType="begin" w:fldLock="1"/>
      </w:r>
      <w:r w:rsidR="000465A7">
        <w:rPr>
          <w:lang w:val="en-GB"/>
        </w:rPr>
        <w:instrText>ADDIN CSL_CITATION { "citationItems" : [ { "id" : "ITEM-1", "itemData" : { "DOI" : "10.1016/j.jhydrol.2012.06.021", "ISSN" : "0022-1694", "abstract" : "Summary The maintenance of elevated soil moisture is an important ecosystem service of the natural ecosystems. Understanding the patterns of soil moisture distribution is useful to a wide range of agencies concerned with the weather and climate, soil conservation, agricultural production and landscape management. However, the great heterogeneity in the spatial and temporal distribution of soil moisture and the lack of standard methods to estimate this property limit its quantification and use in research. This literature based review aims to (i) compile the available knowledge on the methods used to estimate soil moisture at the landscape level, (ii) compare and evaluate the available methods on the basis of common parameters such as resource efficiency, accuracy of results and spatial coverage and (iii) identify the method that will be most useful for forested landscapes in developing countries. On the basis of the strengths and weaknesses of each of the methods reviewed we conclude that the direct method (gravimetric method) is accurate and inexpensive but is destructive, slow and time consuming and does not allow replications thereby having limited spatial coverage. The suitability of indirect methods depends on the cost, accuracy, response time, effort involved in installation, management and durability of the equipment. Our review concludes that measurements of soil moisture using the Time Domain Reflectometry (TDR) and Ground Penetrating Radar (GPR) methods are instantaneously obtained and accurate. GPR may be used over larger areas (up to 500\u00d7500m a day) but is not cost-effective and difficult to use in forested landscapes in comparison to TDR. This review will be helpful to researchers, foresters, natural resource managers and agricultural scientists in selecting the appropriate method for estimation of soil moisture keeping in view the time and resources available to them and to generate information for efficient allocation of water resources and maintenance of soil moisture regime.", "author" : [ { "dropping-particle" : "", "family" : "Dobriyal", "given" : "Pariva", "non-dropping-particle" : "", "parse-names" : false, "suffix" : "" }, { "dropping-particle" : "", "family" : "Qureshi", "given" : "Ashi", "non-dropping-particle" : "", "parse-names" : false, "suffix" : "" }, { "dropping-particle" : "", "family" : "Badola", "given" : "Ruchi", "non-dropping-particle" : "", "parse-names" : false, "suffix" : "" }, { "dropping-particle" : "", "family" : "Hussain", "given" : "Syed Ainul", "non-dropping-particle" : "", "parse-names" : false, "suffix" : "" } ], "container-title" : "Journal of Hydrology", "id" : "ITEM-1", "issued" : { "date-parts" : [ [ "2012" ] ] }, "page" : "110-117", "title" : "A review of the methods available for estimating soil moisture and its implications for water resource management", "translator" : [ { "dropping-particle" : "", "family" : "Q3632", "given" : "", "non-dropping-particle" : "", "parse-names" : false, "suffix" : "" } ], "type" : "article-journal", "volume" : "458-459" }, "uris" : [ "http://www.mendeley.com/documents/?uuid=99bd8cd1-98c2-46c2-87e2-2480e8df1d7f" ] } ], "mendeley" : { "formattedCitation" : "(Dobriyal et al., 2012)", "plainTextFormattedCitation" : "(Dobriyal et al., 2012)", "previouslyFormattedCitation" : "(Dobriyal et al., 2012)" }, "properties" : { "noteIndex" : 0 }, "schema" : "https://github.com/citation-style-language/schema/raw/master/csl-citation.json" }</w:instrText>
      </w:r>
      <w:r w:rsidRPr="00C734F4">
        <w:rPr>
          <w:lang w:val="en-GB"/>
        </w:rPr>
        <w:fldChar w:fldCharType="separate"/>
      </w:r>
      <w:r w:rsidR="00E41CA2">
        <w:rPr>
          <w:noProof/>
          <w:lang w:val="en-GB"/>
        </w:rPr>
        <w:t>(Dobriyal et al., 2012)</w:t>
      </w:r>
      <w:r w:rsidRPr="00C734F4">
        <w:rPr>
          <w:lang w:val="en-GB"/>
        </w:rPr>
        <w:fldChar w:fldCharType="end"/>
      </w:r>
      <w:r w:rsidRPr="00C734F4">
        <w:rPr>
          <w:lang w:val="en-GB"/>
        </w:rPr>
        <w:t>, its spatial representativeness is less than 1 m</w:t>
      </w:r>
      <w:r w:rsidRPr="00C734F4">
        <w:rPr>
          <w:vertAlign w:val="superscript"/>
          <w:lang w:val="en-GB"/>
        </w:rPr>
        <w:t>2</w:t>
      </w:r>
      <w:r w:rsidRPr="00C734F4">
        <w:rPr>
          <w:lang w:val="en-GB"/>
        </w:rPr>
        <w:t xml:space="preserve"> </w:t>
      </w:r>
      <w:commentRangeStart w:id="319"/>
      <w:r w:rsidRPr="00C734F4">
        <w:rPr>
          <w:lang w:val="en-GB"/>
        </w:rPr>
        <w:fldChar w:fldCharType="begin" w:fldLock="1"/>
      </w:r>
      <w:ins w:id="320" w:author="Robin Matthews" w:date="2021-07-11T16:01:00Z">
        <w:r w:rsidR="00C63511">
          <w:rPr>
            <w:lang w:val="en-GB"/>
          </w:rPr>
          <w: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"id" : "ITEM-2", "itemData" : { "DOI" : "10.1175/JHM-D-15-0240.1", "ISSN" : "1525-755X", "abstract" : "AbstractAs important parameters in the land?atmosphere system, both soil moisture (SM) and vegetation play a significant role in land?atmosphere interactions. Using observational data from clay and sand stations over central eastern China, the relationship between leaf area index (LAI) and SM (LAI?SM) in different types of soil was investigated. The results show that the LAI?SM correlation is significantly positive in clay but not significant in sand. The physical causes for the discrepant LAI?SM correlations in different types of soil were explored from the perspectives of evapotranspiration (ET) and soil water retention. In clay stations, increasing LAI is associated with greater soil-water-retention capacity. Although the increasing LAI corresponds to increasing ET, the impact of ET on SM is weak because of the small particle size of soil. Consequently, the LAI?SM relationship in clay is significantly positive. In sand stations, ET is negatively correlated with SM owing to the large soil particle size, resulting in a negative LAI?SM correlation in sand. However, soil water retention is weakened by the increased LAI, which may be an important factor causing the insignificant LAI?SM correlation in sand.", "author" : [ { "dropping-particle" : "", "family" : "Liu", "given" : "Li", "non-dropping-particle" : "", "parse-names" : false, "suffix" : "" }, { "dropping-particle" : "", "family" : "Zhang", "given" : "Renhe", "non-dropping-particle" : "", "parse-names" : false, "suffix" : "" }, { "dropping-particle" : "", "family" : "Zuo", "given" : "Zhiyan", "non-dropping-particle" : "", "parse-names" : false, "suffix" : "" } ], "container-title" : "Journal of Hydrometeorology", "id" : "ITEM-2", "issue" : "11", "issued" : { "date-parts" : [ [ "2016", "8" ] ] }, "page" : "2733-2742", "publisher" : "American Meteorological Society", "title" : "The Relationship between Soil Moisture and LAI in Different Types of Soil in Central Eastern China", "translator" : [ { "dropping-particle" : "", "family" : "Q5607", "given" : "", "non-dropping-particle" : "", "parse-names" : false, "suffix" : "" } ], "type" : "article-journal", "volume" : "17" }, "uris" : [ "http://www.mendeley.com/documents/?uuid=46aba9ee-bb8d-4224-901c-820e7757d336" ] } ], "mendeley" : { "formattedCitation" : "(Ochsner et al., 2013; Liu et al., 2016b)", "manualFormatting" : "(Ochsner et al., 2013; L. Liu et al., 2016)", "plainTextFormattedCitation" : "(Ochsner et al., 2013; Liu et al., 2016b)", "previouslyFormattedCitation" : "(Ochsner et al., 2013; Liu et al., 2016b)" }, "properties" : { "noteIndex" : 0 }, "schema" : "https://github.com/citation-style-language/schema/raw/master/csl-citation.json" }</w:instrText>
        </w:r>
      </w:ins>
      <w:del w:id="321" w:author="Robin Matthews" w:date="2021-07-11T16:01:00Z">
        <w:r w:rsidR="000465A7" w:rsidDel="00C63511">
          <w:rPr>
            <w:lang w:val="en-GB"/>
          </w:rPr>
          <w:del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"id" : "ITEM-2", "itemData" : { "DOI" : "10.1175/JHM-D-15-0240.1", "ISSN" : "1525-755X", "abstract" : "AbstractAs important parameters in the land?atmosphere system, both soil moisture (SM) and vegetation play a significant role in land?atmosphere interactions. Using observational data from clay and sand stations over central eastern China, the relationship between leaf area index (LAI) and SM (LAI?SM) in different types of soil was investigated. The results show that the LAI?SM correlation is significantly positive in clay but not significant in sand. The physical causes for the discrepant LAI?SM correlations in different types of soil were explored from the perspectives of evapotranspiration (ET) and soil water retention. In clay stations, increasing LAI is associated with greater soil-water-retention capacity. Although the increasing LAI corresponds to increasing ET, the impact of ET on SM is weak because of the small particle size of soil. Consequently, the LAI?SM relationship in clay is significantly positive. In sand stations, ET is negatively correlated with SM owing to the large soil particle size, resulting in a negative LAI?SM correlation in sand. However, soil water retention is weakened by the increased LAI, which may be an important factor causing the insignificant LAI?SM correlation in sand.", "author" : [ { "dropping-particle" : "", "family" : "Liu", "given" : "Li", "non-dropping-particle" : "", "parse-names" : false, "suffix" : "" }, { "dropping-particle" : "", "family" : "Zhang", "given" : "Renhe", "non-dropping-particle" : "", "parse-names" : false, "suffix" : "" }, { "dropping-particle" : "", "family" : "Zuo", "given" : "Zhiyan", "non-dropping-particle" : "", "parse-names" : false, "suffix" : "" } ], "container-title" : "Journal of Hydrometeorology", "id" : "ITEM-2", "issue" : "11", "issued" : { "date-parts" : [ [ "2016", "8" ] ] }, "page" : "2733-2742", "publisher" : "American Meteorological Society", "title" : "The Relationship between Soil Moisture and LAI in Different Types of Soil in Central Eastern China", "translator" : [ { "dropping-particle" : "", "family" : "Q5607", "given" : "", "non-dropping-particle" : "", "parse-names" : false, "suffix" : "" } ], "type" : "article-journal", "volume" : "17" }, "uris" : [ "http://www.mendeley.com/documents/?uuid=46aba9ee-bb8d-4224-901c-820e7757d336" ] } ], "mendeley" : { "formattedCitation" : "(Ochsner et al., 2013; Liu et al., 2016b)", "plainTextFormattedCitation" : "(Ochsner et al., 2013; Liu et al., 2016b)", "previouslyFormattedCitation" : "(Ochsner et al., 2013; Liu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(Ochsner et al., 2013; </w:t>
      </w:r>
      <w:del w:id="322" w:author="Robin Matthews" w:date="2021-07-11T16:01:00Z">
        <w:r w:rsidR="00E41CA2" w:rsidDel="00C63511">
          <w:rPr>
            <w:noProof/>
            <w:lang w:val="en-GB"/>
          </w:rPr>
          <w:delText>L</w:delText>
        </w:r>
      </w:del>
      <w:ins w:id="323" w:author="Robin Matthews" w:date="2021-07-11T16:01:00Z">
        <w:r w:rsidR="00C63511">
          <w:rPr>
            <w:noProof/>
            <w:lang w:val="en-GB"/>
          </w:rPr>
          <w:t>L. L</w:t>
        </w:r>
      </w:ins>
      <w:r w:rsidR="00E41CA2">
        <w:rPr>
          <w:noProof/>
          <w:lang w:val="en-GB"/>
        </w:rPr>
        <w:t>iu et al., 2016</w:t>
      </w:r>
      <w:del w:id="324" w:author="Robin Matthews" w:date="2021-07-11T16:01:00Z">
        <w:r w:rsidR="00E41CA2" w:rsidDel="00C63511">
          <w:rPr>
            <w:noProof/>
            <w:lang w:val="en-GB"/>
          </w:rPr>
          <w:delText>b</w:delText>
        </w:r>
      </w:del>
      <w:r w:rsidR="00E41CA2">
        <w:rPr>
          <w:noProof/>
          <w:lang w:val="en-GB"/>
        </w:rPr>
        <w:t>)</w:t>
      </w:r>
      <w:r w:rsidRPr="00C734F4">
        <w:rPr>
          <w:lang w:val="en-GB"/>
        </w:rPr>
        <w:fldChar w:fldCharType="end"/>
      </w:r>
      <w:commentRangeEnd w:id="319"/>
      <w:r w:rsidR="00E41CA2">
        <w:rPr>
          <w:rStyle w:val="CommentReference"/>
          <w:rFonts w:asciiTheme="minorHAnsi" w:eastAsiaTheme="minorHAnsi" w:hAnsiTheme="minorHAnsi"/>
          <w:lang w:eastAsia="en-US"/>
        </w:rPr>
        <w:commentReference w:id="319"/>
      </w:r>
      <w:r w:rsidRPr="00C734F4">
        <w:rPr>
          <w:lang w:val="en-GB"/>
        </w:rPr>
        <w:t xml:space="preserve">. Therefore, to be able to use in situ soil moisture for validating coarser-scale data from satellites or models, networks of point-scale measurements are used </w:t>
      </w:r>
      <w:r w:rsidRPr="00C734F4">
        <w:rPr>
          <w:lang w:val="en-GB"/>
        </w:rPr>
        <w:fldChar w:fldCharType="begin" w:fldLock="1"/>
      </w:r>
      <w:r w:rsidR="000465A7">
        <w:rPr>
          <w:lang w:val="en-GB"/>
        </w:rPr>
        <w:instrText>ADDIN CSL_CITATION { "citationItems" : [ { "id" : "ITEM-1", "itemData" : { "DOI" : "10.1002/2015GL065929", "ISSN" : "00948276", "abstract" : "Abstract Land surface models (LSMs) are often applied to predict the one-way coupling strength between surface soil moisture (SM) and latent heat (LH) flux. However, the ability of LSMs to accurately represent such coupling has not been adequately established. Likewise, the estimation of SM/LH coupling strength using ground-based observational data is potentially compromised by the impact of independent SM and LH measurements errors. Here we apply a new statistical technique to acquire estimates of one-way SM/LH coupling strength which are nonbiased in the presence of random error using a triple collocation approach based on leveraging the simultaneous availability of independent SM and LH estimates acquired from (1) LSMs, (2) satellite remote sensing, and (3) ground-based observations. Results suggest that LSMs do not generally overestimate the strength of one-way surface SM/LH coupling.", "author" : [ { "dropping-particle" : "", "family" : "Crow", "given" : "Wade T", "non-dropping-particle" : "", "parse-names" : false, "suffix" : "" }, { "dropping-particle" : "", "family" : "Lei", "given" : "Fangni", "non-dropping-particle" : "", "parse-names" : false, "suffix" : "" }, { "dropping-particle" : "", "family" : "Hain", "given" : "Christopher", "non-dropping-particle" : "", "parse-names" : false, "suffix" : "" }, { "dropping-particle" : "", "family" : "Anderson", "given" : "Martha C", "non-dropping-particle" : "", "parse-names" : false, "suffix" : "" }, { "dropping-particle" : "", "family" : "Scott", "given" : "Russell L", "non-dropping-particle" : "", "parse-names" : false, "suffix" : "" }, { "dropping-particle" : "", "family" : "Billesbach", "given" : "David", "non-dropping-particle" : "", "parse-names" : false, "suffix" : "" }, { "dropping-particle" : "", "family" : "Arkebauer", "given" : "Timothy", "non-dropping-particle" : "", "parse-names" : false, "suffix" : "" } ], "container-title" : "Geophysical Research Letters", "id" : "ITEM-1", "issue" : "20", "issued" : { "date-parts" : [ [ "2015", "10", "28" ] ] }, "page" : "8415-8423", "title" : "Robust estimates of soil moisture and latent heat flux coupling strength obtained from triple collocation", "translator" : [ { "dropping-particle" : "", "family" : "Q3631", "given" : "", "non-dropping-particle" : "", "parse-names" : false, "suffix" : "" } ], "type" : "article-journal", "volume" : "42" }, "uris" : [ "http://www.mendeley.com/documents/?uuid=4108d394-e3c6-44d7-8155-4a483a95a0e9" ] }, { "id" : "ITEM-2", "itemData" : { "DOI" : "https://doi.org/10.1016/j.rse.2015.12.004", "ISSN" : "0034-4257", "abstract" : "The aim of this study is to compare the surface soil moisture (SSM) retrieved from ESA's Soil Moisture and Ocean Salinity mission (SMOS) with the output of the ORCHIDEE (ORganising Carbon and Hydrology In Dynamic EcosystEm) land surface model forced with two distinct atmospheric data sets for the period 2010 to 2012. The comparison methodology is first established over the REMEDHUS (Red de Estaciones de MEDici\u00f3n de la Humedad def Suelo) soil moisture measurement network, a 30 by 40 km catchment located in the central part of the Duero basin, then extended to the whole Iberian Peninsula (IP). The temporal correlation between the in-situ, remotely sensed and modelled SSM are satisfactory (r &gt; 0.8). The correlation between remotely sensed and modelled SSM also holds when computed over the IP. Still, by using spectral analysis techniques, important disagreements in the effective inertia of the corresponding moisture reservoir are found. This is reflected in the spatial correlation over the IP between SMOS and ORCHIDEE SSM estimates, which is poor (\u03c1 ~ 0.3). A single value decomposition (SVD) analysis of rainfall and SSM shows that the co-varying patterns of these variables are in reasonable agreement between both products. Moreover the first three SVD soil moisture patterns explain over 80% of the SSM variance simulated by the model while the explained fraction is only 52% of the remotely sensed values. These results suggest that the rainfall-driven soil moisture variability may not account for the poor spatial correlation between SMOS and ORCHIDEE products.", "author" : [ { "dropping-particle" : "", "family" : "Polcher", "given" : "Jan", "non-dropping-particle" : "", "parse-names" : false, "suffix" : "" }, { "dropping-particle" : "", "family" : "Piles", "given" : "Maria", "non-dropping-particle" : "", "parse-names" : false, "suffix" : "" }, { "dropping-particle" : "", "family" : "Gelati", "given" : "Emiliano", "non-dropping-particle" : "", "parse-names" : false, "suffix" : "" }, { "dropping-particle" : "", "family" : "Barella-Ortiz", "given" : "Ana\u00efs", "non-dropping-particle" : "", "parse-names" : false, "suffix" : "" }, { "dropping-particle" : "", "family" : "Tello", "given" : "Marivi", "non-dropping-particle" : "", "parse-names" : false, "suffix" : "" } ], "container-title" : "Remote Sensing of Environment", "id" : "ITEM-2", "issued" : { "date-parts" : [ [ "2016" ] ] }, "page" : "69-81", "title" : "Comparing surface-soil moisture from the SMOS mission and the ORCHIDEE land-surface model over the Iberian Peninsula", "translator" : [ { "dropping-particle" : "", "family" : "Q3634", "given" : "", "non-dropping-particle" : "", "parse-names" : false, "suffix" : "" } ], "type" : "article-journal", "volume" : "174" }, "uris" : [ "http://www.mendeley.com/documents/?uuid=49fa3acd-4517-49f1-9a2e-0732b669da6f" ] } ], "mendeley" : { "formattedCitation" : "(Crow et al., 2015; Polcher et al., 2016)", "plainTextFormattedCitation" : "(Crow et al., 2015; Polcher et al., 2016)", "previouslyFormattedCitation" : "(Crow et al., 2015; Polcher et al., 2016)" }, "properties" : { "noteIndex" : 0 }, "schema" : "https://github.com/citation-style-language/schema/raw/master/csl-citation.json" }</w:instrText>
      </w:r>
      <w:r w:rsidRPr="00C734F4">
        <w:rPr>
          <w:lang w:val="en-GB"/>
        </w:rPr>
        <w:fldChar w:fldCharType="separate"/>
      </w:r>
      <w:r w:rsidR="00E41CA2">
        <w:rPr>
          <w:noProof/>
          <w:lang w:val="en-GB"/>
        </w:rPr>
        <w:t>(Crow et al., 2015; Polcher et al., 2016)</w:t>
      </w:r>
      <w:r w:rsidRPr="00C734F4">
        <w:rPr>
          <w:lang w:val="en-GB"/>
        </w:rPr>
        <w:fldChar w:fldCharType="end"/>
      </w:r>
      <w:r w:rsidRPr="00C734F4">
        <w:rPr>
          <w:lang w:val="en-GB"/>
        </w:rPr>
        <w:t>. Smaller networks are typically of the size of a single climate model grid cell or a satellite pixel and are suitable for monitoring watersheds, while small numbers of those representing larger areas (&gt;100 km</w:t>
      </w:r>
      <w:r w:rsidRPr="00C734F4">
        <w:rPr>
          <w:vertAlign w:val="superscript"/>
          <w:lang w:val="en-GB"/>
        </w:rPr>
        <w:t>2</w:t>
      </w:r>
      <w:r w:rsidRPr="00C734F4">
        <w:rPr>
          <w:lang w:val="en-GB"/>
        </w:rPr>
        <w:t xml:space="preserve">) are emerging </w:t>
      </w:r>
      <w:r w:rsidRPr="00C734F4">
        <w:rPr>
          <w:lang w:val="en-GB"/>
        </w:rPr>
        <w:fldChar w:fldCharType="begin" w:fldLock="1"/>
      </w:r>
      <w:r w:rsidR="000465A7">
        <w:rPr>
          <w:lang w:val="en-GB"/>
        </w:rPr>
        <w: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"mendeley" : { "formattedCitation" : "(Ochsner et al., 2013)", "plainTextFormattedCitation" : "(Ochsner et al., 2013)", "previouslyFormattedCitation" : "(Ochsner et al., 2013)" }, "properties" : { "noteIndex" : 0 }, "schema" : "https://github.com/citation-style-language/schema/raw/master/csl-citation.json" }</w:instrText>
      </w:r>
      <w:r w:rsidRPr="00C734F4">
        <w:rPr>
          <w:lang w:val="en-GB"/>
        </w:rPr>
        <w:fldChar w:fldCharType="separate"/>
      </w:r>
      <w:r w:rsidR="00E41CA2">
        <w:rPr>
          <w:noProof/>
          <w:lang w:val="en-GB"/>
        </w:rPr>
        <w:t>(Ochsner et al., 2013)</w:t>
      </w:r>
      <w:r w:rsidRPr="00C734F4">
        <w:rPr>
          <w:lang w:val="en-GB"/>
        </w:rPr>
        <w:fldChar w:fldCharType="end"/>
      </w:r>
      <w:r w:rsidRPr="00C734F4">
        <w:rPr>
          <w:lang w:val="en-GB"/>
        </w:rPr>
        <w:t>.</w:t>
      </w:r>
    </w:p>
    <w:p w14:paraId="467E3234" w14:textId="77777777" w:rsidR="0081226F" w:rsidRPr="00C734F4" w:rsidRDefault="0081226F" w:rsidP="0081226F">
      <w:pPr>
        <w:pStyle w:val="AR6BodyText"/>
        <w:rPr>
          <w:lang w:val="en-GB"/>
        </w:rPr>
      </w:pPr>
    </w:p>
    <w:p w14:paraId="7258CDD4" w14:textId="77777777" w:rsidR="0081226F" w:rsidRPr="00C734F4" w:rsidRDefault="0081226F" w:rsidP="0081226F">
      <w:pPr>
        <w:pStyle w:val="AR6BodyText"/>
        <w:rPr>
          <w:lang w:val="en-GB"/>
        </w:rPr>
      </w:pPr>
    </w:p>
    <w:p w14:paraId="53DD2F28" w14:textId="77777777" w:rsidR="0081226F" w:rsidRPr="00C734F4" w:rsidRDefault="0081226F" w:rsidP="0081226F">
      <w:pPr>
        <w:pStyle w:val="AR6Chap10Level310111"/>
        <w:rPr>
          <w:lang w:val="en-GB"/>
        </w:rPr>
      </w:pPr>
      <w:bookmarkStart w:id="325" w:name="_Toc5899610"/>
      <w:bookmarkStart w:id="326" w:name="_Toc6837931"/>
      <w:bookmarkStart w:id="327" w:name="_Toc29679403"/>
      <w:bookmarkStart w:id="328" w:name="_Toc30602345"/>
      <w:bookmarkStart w:id="329" w:name="_Toc70454701"/>
      <w:r w:rsidRPr="00C734F4">
        <w:rPr>
          <w:lang w:val="en-GB"/>
        </w:rPr>
        <w:t>Derived products</w:t>
      </w:r>
      <w:bookmarkEnd w:id="325"/>
      <w:bookmarkEnd w:id="326"/>
      <w:bookmarkEnd w:id="327"/>
      <w:bookmarkEnd w:id="328"/>
      <w:bookmarkEnd w:id="329"/>
    </w:p>
    <w:p w14:paraId="6766F628" w14:textId="77777777" w:rsidR="0081226F" w:rsidRPr="00C734F4" w:rsidRDefault="0081226F" w:rsidP="0081226F">
      <w:pPr>
        <w:pStyle w:val="AR6BodyText"/>
        <w:rPr>
          <w:b/>
          <w:lang w:val="en-GB" w:eastAsia="en-US"/>
        </w:rPr>
      </w:pPr>
    </w:p>
    <w:p w14:paraId="73FE5A8F" w14:textId="4B60E675" w:rsidR="0081226F" w:rsidRPr="00C734F4" w:rsidRDefault="0081226F" w:rsidP="0081226F">
      <w:pPr>
        <w:pStyle w:val="AR6BodyText"/>
        <w:rPr>
          <w:lang w:val="en-GB" w:eastAsia="en-US"/>
        </w:rPr>
      </w:pPr>
      <w:r w:rsidRPr="00C734F4">
        <w:rPr>
          <w:lang w:val="en-GB" w:eastAsia="en-US"/>
        </w:rPr>
        <w:t xml:space="preserve">Derived observational products are created from raw datasets collected from surface stations, remote-sensing instruments, or research vessels, which are converted into meaningful physical quantities by applying a suitable measurement theory, using either statistical interpolation techniques (Section 10.2.2.4) or numerical atmospheric and land-surface models </w:t>
      </w:r>
      <w:r w:rsidRPr="00C734F4">
        <w:rPr>
          <w:lang w:val="en-GB" w:eastAsia="en-US"/>
        </w:rPr>
        <w:fldChar w:fldCharType="begin" w:fldLock="1"/>
      </w:r>
      <w:r w:rsidR="000465A7">
        <w:rPr>
          <w:lang w:val="en-GB" w:eastAsia="en-US"/>
        </w:rPr>
        <w:instrText>ADDIN CSL_CITATION { "citationItems" : [ { "id" : "ITEM-1", "itemData" : { "DOI" : "10.1175/JCLI-D-14-00623.1", "abstract" : "AbstractThe assimilation of observations in reanalyses incurs the potential for the physical terms of budgets to be balanced by a term relating the fit of the observations relative to a forecast first guess analysis. This may indicate a limitation in the physical processes of the background model or perhaps assimilating data from an inconsistent observing system. In the MERRA reanalysis, an area of long-term moisture flux divergence over land has been identified over the central United States. Here, the water vapor budget is evaluated in this region, taking advantage of two unique features of the MERRA diagnostic output: 1) a closed water budget that includes the analysis increment and 2) a gridded diagnostic output dataset of the assimilated observations and their innovations (e.g., forecast departures).In the central United States, an anomaly occurs where the analysis adds water to the region, while precipitation decreases and moisture flux divergence increases. This is related more to a change in the observing system than to a deficiency in the model physical processes. MERRA?s Gridded Innovations and Observations (GIO) data narrow the observations that influence this feature to the ATOVS and Aqua satellites during the 0600 and 1800 UTC analysis cycles, when radiosonde information is not prevalent. Observing system experiments further narrow the instruments that affect the anomalous feature to AMSU-A (mainly window channels) and Atmospheric Infrared Sounder (AIRS). This effort also shows the complexities of the observing system and the reactions of the regional water budgets in reanalyses to the assimilated observations.", "author" : [ { "dropping-particle" : "", "family" : "Bosilovich", "given" : "Michael G", "non-dropping-particle" : "", "parse-names" : false, "suffix" : "" }, { "dropping-particle" : "", "family" : "Chern", "given" : "Jiun-Dar", "non-dropping-particle" : "", "parse-names" : false, "suffix" : "" }, { "dropping-particle" : "", "family" : "Mocko", "given" : "David", "non-dropping-particle" : "", "parse-names" : false, "suffix" : "" }, { "dropping-particle" : "", "family" : "Robertson", "given" : "Franklin R", "non-dropping-particle" : "", "parse-names" : false, "suffix" : "" }, { "dropping-particle" : "", "family" : "Silva", "given" : "Arlindo M", "non-dropping-particle" : "da", "parse-names" : false, "suffix" : "" } ], "container-title" : "Journal of Climate", "id" : "ITEM-1", "issue" : "9", "issued" : { "date-parts" : [ [ "2015", "2", "17" ] ] }, "note" : "doi: 10.1175/JCLI-D-14-00623.1", "page" : "3631-3649", "publisher" : "American Meteorological Society", "title" : "Evaluating Observation Influence on Regional Water Budgets in Reanalyses", "translator" : [ { "dropping-particle" : "", "family" : "Q3819", "given" : "", "non-dropping-particle" : "", "parse-names" : false, "suffix" : "" } ], "type" : "article-journal", "volume" : "28" }, "uris" : [ "http://www.mendeley.com/documents/?uuid=cf1f4bc8-fc1c-3ef7-9f77-5a6916751893" ] } ], "mendeley" : { "formattedCitation" : "(Bosilovich et al., 2015)", "plainTextFormattedCitation" : "(Bosilovich et al., 2015)", "previouslyFormattedCitation" : "(Bosilovich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(Bosilovich et al., 2015)</w:t>
      </w:r>
      <w:r w:rsidRPr="00C734F4">
        <w:rPr>
          <w:lang w:val="en-GB" w:eastAsia="en-US"/>
        </w:rPr>
        <w:fldChar w:fldCharType="end"/>
      </w:r>
      <w:r w:rsidRPr="00C734F4">
        <w:rPr>
          <w:lang w:val="en-GB" w:eastAsia="en-US"/>
        </w:rPr>
        <w:t>.</w:t>
      </w:r>
    </w:p>
    <w:p w14:paraId="7FE50DB7" w14:textId="77777777" w:rsidR="0081226F" w:rsidRPr="00C734F4" w:rsidRDefault="0081226F" w:rsidP="0081226F">
      <w:pPr>
        <w:pStyle w:val="AR6BodyText"/>
        <w:rPr>
          <w:lang w:val="en-GB" w:eastAsia="en-US"/>
        </w:rPr>
      </w:pPr>
    </w:p>
    <w:p w14:paraId="114C29BB" w14:textId="06CA492C" w:rsidR="0081226F" w:rsidRPr="00C734F4" w:rsidRDefault="0081226F" w:rsidP="0081226F">
      <w:pPr>
        <w:pStyle w:val="AR6BodyText"/>
        <w:rPr>
          <w:lang w:val="en-GB" w:eastAsia="en-US"/>
        </w:rPr>
      </w:pPr>
      <w:r w:rsidRPr="00C734F4">
        <w:rPr>
          <w:lang w:val="en-GB" w:eastAsia="en-US"/>
        </w:rPr>
        <w:t xml:space="preserve">Most global observational datasets are available at coarse temporal and spatial resolution, and do not include all available station data from a particular region, due to data availability problems. Therefore, efforts have been made to develop regional or country-scale datasets (Annex I). Radar and satellite remote sensing are resources that can provide a valuable complement to direct measurements at regional scale. Examples for precipitation have been described already, some of which have been released to the community </w:t>
      </w:r>
      <w:commentRangeStart w:id="330"/>
      <w:commentRangeStart w:id="331"/>
      <w:r w:rsidRPr="00C734F4">
        <w:rPr>
          <w:lang w:val="en-GB" w:eastAsia="en-US"/>
        </w:rPr>
        <w:fldChar w:fldCharType="begin" w:fldLock="1"/>
      </w:r>
      <w:r w:rsidR="000465A7">
        <w:rPr>
          <w:lang w:val="en-GB" w:eastAsia="en-US"/>
        </w:rPr>
        <w:instrText>ADDIN CSL_CITATION { "citationItems" : [ { "id" : "ITEM-1", "itemData" : { "DOI" : "10.1007/s00704-016-2003-7", "ISSN" : "0177-798X", "abstract" : "We present a 1-km2 gridded German dataset of hourly surface climate variables covering the period 1995 to 2012. The dataset comprises 12 variables including temperature, dew point, cloud cover, wind speed and direction, global and direct shortwave radiation, down- and up-welling longwave radiation, sea level pressure, relative humidity and vapour pressure. This dataset was constructed statistically from station data, satellite observations and model data. It is outstanding in terms of spatial and temporal resolution and in the number of climate variables. For each variable, we employed the most suitable gridding method and combined the best of several information sources, including station records, satellite-derived data and data from a regional climate model. A module to estimate urban heat island intensity was integrated for air and dew point temperature. Owing to the low density of available synop stations, the gridded dataset does not capture all variations that may occur at a resolution of 1 km2. This applies to areas of complex terrain (all the variables), and in particular to wind speed and the radiation parameters. To achieve maximum precision, we used all observational information when it was available. This, however, leads to inhomogeneities in station network density and affects the long-term consistency of the dataset. A first climate analysis for Germany was conducted. The Rhine River Valley, for example, exhibited more than 100 summer days in 2003, whereas in 1996, the number was low everywhere in Germany. The dataset is useful for applications in various climate-related studies, hazard management and for solar or wind energy applications and it is available via doi:10.5676/DWD_CDC/TRY_Basis_v001.", "author" : [ { "dropping-particle" : "", "family" : "Kr\u00e4henmann", "given" : "S.", "non-dropping-particle" : "", "parse-names" : false, "suffix" : "" }, { "dropping-particle" : "", "family" : "Walter", "given" : "A.", "non-dropping-particle" : "", "parse-names" : false, "suffix" : "" }, { "dropping-particle" : "", "family" : "Brienen", "given" : "S.", "non-dropping-particle" : "", "parse-names" : false, "suffix" : "" }, { "dropping-particle" : "", "family" : "Imbery", "given" : "F.", "non-dropping-particle" : "", "parse-names" : false, "suffix" : "" }, { "dropping-particle" : "", "family" : "Matzarakis", "given" : "A.", "non-dropping-particle" : "", "parse-names" : false, "suffix" : "" } ], "container-title" : "Theoretical and Applied Climatology", "id" : "ITEM-1", "issue" : "3-4", "issued" : { "date-parts" : [ [ "2018", "2", "28" ] ] }, "page" : "899-926", "title" : "High-resolution grids of hourly meteorological variables for Germany", "translator" : [ { "dropping-particle" : "", "family" : "Q3943", "given" : "", "non-dropping-particle" : "", "parse-names" : false, "suffix" : "" } ], "type" : "article-journal", "volume" : "131" }, "uris" : [ "http://www.mendeley.com/documents/?uuid=bb27ef9d-9277-344a-95c7-0a0424d27959", "http://www.mendeley.com/documents/?uuid=fd9301d7-2ae3-48c3-a9bf-75772bb01b49" ] }, { "id" : "ITEM-2", "itemData" : { "DOI" : "10.1002/2015JD023788", "abstract" : "Abstract Satellite precipitation products are becoming increasingly useful to complement rain gauge networks in regions where these are too sparse to capture spatial precipitation patterns, such as in the Tropical Andes. The Tropical Rainfall Measuring Mission (TRMM) Precipitation Radar (TPR) was active for 17\u00a0years (1998?2014) and has generated one of the longest single-sensor, high-resolution, and high-accuracy rainfall records. In this study, high-resolution (5\u00a0km) gridded mean monthly climatological precipitation is derived from the raw orbital TPR data (TRMM 2A25) and merged with 723 rain gauges using multiple satellite-gauge (S-G) merging approaches. The resulting precipitation products are evaluated by cross validation and catchment water balances (runoff ratios) for 50 catchments across the Tropical Andes. Results show that the TPR captures major synoptic and seasonal precipitation patterns and also accurately defines orographic gradients but underestimates absolute monthly rainfall rates. The S-G merged products presented in this study constitute an improved source of climatological rainfall data, outperforming the gridded TPR product as well as a rain gauge-only product based on ordinary Kriging. Among the S-G merging methods, performance of inverse distance interpolation of satellite-gauge residuals was similar to that of geostatistical methods, which were more sensitive to gauge network density. High uncertainty and low performance of the merged precipitation products predominantly affected regions with low and intermittent precipitation regimes (e.g., Peruvian Pacific coast) and is likely linked to the low TPR sampling frequency. All S-G merged products presented in this study are available in the public domain.", "author" : [ { "dropping-particle" : "", "family" : "Manz", "given" : "Bastian", "non-dropping-particle" : "", "parse-names" : false, "suffix" : "" }, { "dropping-particle" : "", "family" : "Buytaert", "given" : "Wouter", "non-dropping-particle" : "", "parse-names" : false, "suffix" : "" }, { "dropping-particle" : "", "family" : "Zulkafli", "given" : "Zed", "non-dropping-particle" : "", "parse-names" : false, "suffix" : "" }, { "dropping-particle" : "", "family" : "Lavado", "given" : "Waldo", "non-dropping-particle" : "", "parse-names" : false, "suffix" : "" }, { "dropping-particle" : "", "family" : "Willems", "given" : "Bram", "non-dropping-particle" : "", "parse-names" : false, "suffix" : "" }, { "dropping-particle" : "", "family" : "Robles", "given" : "Luis Alberto", "non-dropping-particle" : "", "parse-names" : false, "suffix" : "" }, { "dropping-particle" : "", "family" : "Rodr\u00edguez-S\u00e1nchez", "given" : "Juan-Pablo", "non-dropping-particle" : "", "parse-names" : false, "suffix" : "" } ], "container-title" : "Journal of Geophysical Research: Atmospheres", "id" : "ITEM-2", "issue" : "3", "issued" : { "date-parts" : [ [ "2016", "1", "14" ] ] }, "note" : "doi: 10.1002/2015JD023788", "page" : "1190-1207", "publisher" : "Wiley-Blackwell", "title" : "High-resolution satellite-gauge merged precipitation climatologies of the Tropical Andes", "translator" : [ { "dropping-particle" : "", "family" : "Q3944", "given" : "", "non-dropping-particle" : "", "parse-names" : false, "suffix" : "" } ], "type" : "article-journal", "volume" : "121" }, "uris" : [ "http://www.mendeley.com/documents/?uuid=ec28d1cc-1a73-3d2a-9ece-1c94a5debf3f", "http://www.mendeley.com/documents/?uuid=af1cb33a-651c-4c09-9917-03dc3bac25d6" ] }, { "id" : "ITEM-3", "itemData" : { "DOI" : "10.1002/2016JD026177", "ISSN" : "2169897X", "abstract" : "Abstract With high spatial-temporal resolution, Satellite-based Precipitation Estimates (SPE) are becoming valuable alternative rainfall data for hydrologic and climatic studies but are subject to considerable uncertainty. Effective merging of SPE and ground-based gauge measurements may help to improve precipitation estimation in both better resolution and accuracy. In this study, a framework for merging satellite and gauge precipitation data is developed based on three steps, including SPE bias adjustment, gauge observation gridding, and data merging, with the objective to produce high-quality precipitation estimates. An inverse-root-mean-square-error weighting approach is proposed to combine the satellite and gauge estimates that are in advance adjusted and gridded, respectively. The model is applied and tested with the Precipitation Estimation from Remotely Sensed Information using Artificial Neural Networks-Cloud Classification System (PERSIANN-CCS) estimates (daily, 0.04\u00b0 ? 0.04\u00b0) over Chile, for the 6 year period of 2009?2014. Daily observations from about 90% of collected gauges over the study area are used for model calibration; the rest of the gauged data are regarded as ground ?truth? for validation. Evaluation results indicate high effectiveness of the model in producing high-resolution-precision precipitation data. Compared to reference data, the merged data (daily) show correlation coefficients, probabilities of detection, root-mean-square errors, and absolute mean biases that were consistently improved from the original PERSIANN-CCS estimates. The cross-validation evidences that the framework is effective in providing high-quality estimates even over nongauged satellite pixels. The same method can be applied globally and is expected to produce precipitation products in near real time by integrating gauge observations with satellite estimates.", "author" : [ { "dropping-particle" : "", "family" : "Yang", "given" : "Zhongwen", "non-dropping-particle" : "", "parse-names" : false, "suffix" : "" }, { "dropping-particle" : "", "family" : "Hsu", "given" : "Kuolin", "non-dropping-particle" : "", "parse-names" : false, "suffix" : "" }, { "dropping-particle" : "", "family" : "Sorooshian", "given" : "Soroosh", "non-dropping-particle" : "", "parse-names" : false, "suffix" : "" }, { "dropping-particle" : "", "family" : "Xu", "given" : "Xinyi", "non-dropping-particle" : "", "parse-names" : false, "suffix" : "" }, { "dropping-particle" : "", "family" : "Braithwaite", "given" : "Dan", "non-dropping-particle" : "", "parse-names" : false, "suffix" : "" }, { "dropping-particle" : "", "family" : "Zhang", "given" : "Yuan", "non-dropping-particle" : "", "parse-names" : false, "suffix" : "" }, { "dropping-particle" : "", "family" : "Verbist", "given" : "Koen M J", "non-dropping-particle" : "", "parse-names" : false, "suffix" : "" } ], "container-title" : "Journal of Geophysical Research: Atmospheres", "id" : "ITEM-3", "issue" : "10", "issued" : { "date-parts" : [ [ "2017", "5", "27" ] ] }, "note" : "doi: 10.1002/2016JD026177", "page" : "5267-5284", "publisher" : "Wiley-Blackwell", "title" : "Merging high-resolution satellite-based precipitation fields and point-scale rain gauge measurements-A case study in Chile", "translator" : [ { "dropping-particle" : "", "family" : "Q3947", "given" : "", "non-dropping-particle" : "", "parse-names" : false, "suffix" : "" } ], "type" : "article-journal", "volume" : "122" }, "uris" : [ "http://www.mendeley.com/documents/?uuid=2d1543e1-25ff-378e-8f86-75743647ec87", "http://www.mendeley.com/documents/?uuid=2c7ca085-e9d4-4a44-95db-0afb60c99e1b" ] }, { "id" : "ITEM-4",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"ITEM-4",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"http://www.mendeley.com/documents/?uuid=11c28985-7d29-4efe-959a-b73871e4919d" ] }, { "id" : "ITEM-5", "itemData" : { "DOI" : "10.1002/joc.5202", "abstract" : "Mean and absolute seasonal precipitation maxima of short-term totals (up to 1?hour and 6?hours, respectively) are detected in altitudes between 300 and 600?m a. s. l. Maximum frequency of mean warm-season precipitation occurs two hours earlier in the mountains, whereas mean totals remain at the same level until 2100 UTC. The mean time during which precipitation maxima occur generally does not change with altitude.", "author" : [ { "dropping-particle" : "", "family" : "Bli\u017e\u0148\u00e1k", "given" : "Vojt\u011bch", "non-dropping-particle" : "", "parse-names" : false, "suffix" : "" }, { "dropping-particle" : "", "family" : "Ka\u0161par", "given" : "Marek", "non-dropping-particle" : "", "parse-names" : false, "suffix" : "" }, { "dropping-particle" : "", "family" : "M\u00fcller", "given" : "Miloslav", "non-dropping-particle" : "", "parse-names" : false, "suffix" : "" } ], "container-title" : "International Journal of Climatology", "id" : "ITEM-5", "issue" : "2", "issued" : { "date-parts" : [ [ "2018", "7", "11" ] ] }, "note" : "doi: 10.1002/joc.5202", "page" : "677-691", "publisher" : "Wiley-Blackwell", "title" : "Radar-based summer precipitation climatology of the Czech Republic", "translator" : [ { "dropping-particle" : "", "family" : "Q3956", "given" : "", "non-dropping-particle" : "", "parse-names" : false, "suffix" : "" } ], "type" : "article-journal", "volume" : "38" }, "uris" : [ "http://www.mendeley.com/documents/?uuid=057f9113-f6ff-3946-8898-e276aaa7182b", "http://www.mendeley.com/documents/?uuid=93585931-d505-440f-990a-edb3b3d7cb6d" ] }, { "id" : "ITEM-6", "itemData" : { "DOI" : "10.1002/joc.4127", "abstract" : "ABSTRACT Gridded topoclimatic datasets are increasingly used to drive many ecological and hydrological models and assess climate change impacts. The use of such datasets is ubiquitous, but their inherent limitations are largely unknown or overlooked particularly in regard to spatial uncertainty and climate trends. To address these limitations, we present a statistical framework for producing a 30-arcsec (?800-m) resolution gridded dataset of daily minimum and maximum temperature and related uncertainty from 1948 to 2012 for the conterminous United States. Like other datasets, we use weather station data and elevation-based predictors of temperature, but also implement a unique spatio-temporal interpolation that incorporates remotely sensed 1-km land skin temperature. The framework is able to capture several complex topoclimatic variations, including minimum temperature inversions, and represent spatial uncertainty in interpolated normal temperatures. Overall mean absolute errors for annual normal minimum and maximum temperature are 0.78 and 0.56?\u00b0C, respectively. Homogenization of input station data also allows interpolated temperature trends to be more consistent with US Historical Climate Network trends compared to those of existing interpolated topoclimatic datasets. The framework and resulting temperature data can be an invaluable tool for spatially explicit ecological and hydrological modelling and for facilitating better end-user understanding and community-driven improvement of these widely used datasets.", "author" : [ { "dropping-particle" : "", "family" : "Oyler", "given" : "Jared W", "non-dropping-particle" : "", "parse-names" : false, "suffix" : "" }, { "dropping-particle" : "", "family" : "Ballantyne", "given" : "Ashley", "non-dropping-particle" : "", "parse-names" : false, "suffix" : "" }, { "dropping-particle" : "", "family" : "Jencso", "given" : "Kelsey", "non-dropping-particle" : "", "parse-names" : false, "suffix" : "" }, { "dropping-particle" : "", "family" : "Sweet", "given" : "Michael", "non-dropping-particle" : "", "parse-names" : false, "suffix" : "" }, { "dropping-particle" : "", "family" : "Running", "given" : "Steven W", "non-dropping-particle" : "", "parse-names" : false, "suffix" : "" } ], "container-title" : "International Journal of Climatology", "id" : "ITEM-6", "issue" : "9", "issued" : { "date-parts" : [ [ "2015", "8", "12" ] ] }, "note" : "doi: 10.1002/joc.4127", "page" : "2258-2279", "publisher" : "Wiley-Blackwell", "title" : "Creating a topoclimatic daily air temperature dataset for the conterminous United States using homogenized station data and remotely sensed land skin temperature", "translator" : [ { "dropping-particle" : "", "family" : "Q3942", "given" : "", "non-dropping-particle" : "", "parse-names" : false, "suffix" : "" } ], "type" : "article-journal", "volume" : "35" }, "uris" : [ "http://www.mendeley.com/documents/?uuid=4200d5c2-8d1d-3445-b493-dceae225510b", "http://www.mendeley.com/documents/?uuid=6102cb58-c946-43eb-81a3-26ef2f90e117" ] }, { "id" : "ITEM-7", "itemData" : { "DOI" : "10.1002/joc.5528", "abstract" : "The characterization of the alpine extreme precipitation is the basis to study the projected changes in frequency and intensity of heavy rainfall and is needed to improve the resilience of communities to high-impact weather. Climatological features of extreme daily and sub-daily precipitation are documented here for the Swiss Alps and surrounding regions at a high spatial resolution (1?km2). The basis is 12?years of data from rain gauges and CombiPrecip, a rainfall field produced by locally adjusting the radar precipitation map to the values measured by rain gauges. The agreement between rain gauges and CombiPrecip concerning both the timing and the magnitude of the extreme events is quantified by cross-validation; overall, it increases with diminishing the severity of the extremes and increasing accumulation time. If the extremes represent on average the 10 most intense rainfall accumulations per year, in general 50?65% of rain gauges extremes are extremes also for CombiPrecip, 40?50% of CombiPrecip extremes are not extremes according to rain gauges, and CombiPrecip extremes are till 7% lower than rain gauges extremes. The maps presented in this paper show that both daily and sub-daily extremes are more intense along the alpine slopes compared to the crest of the Alps in all seasons, with the Lago Maggiore region showing the largest values. The fraction of yearly rainfall due to extremes is generally smaller in the Alps than in flat terrain. Extreme 1-hr precipitation is more clustered in time in the inner Alps, but is less frequent, and exhibits a strong diurnal cycle in summer. The paper also shows that sub-daily and daily extremes occur essentially over the same 24-hr period.", "author" : [ { "dropping-particle" : "", "family" : "Panziera", "given" : "L", "non-dropping-particle" : "", "parse-names" : false, "suffix" : "" }, { "dropping-particle" : "", "family" : "Gabella", "given" : "M", "non-dropping-particle" : "", "parse-names" : false, "suffix" : "" }, { "dropping-particle" : "", "family" : "Germann", "given" : "U", "non-dropping-particle" : "", "parse-names" : false, "suffix" : "" }, { "dropping-particle" : "", "family" : "Martius", "given" : "O", "non-dropping-particle" : "", "parse-names" : false, "suffix" : "" } ], "container-title" : "International Journal of Climatology", "id" : "ITEM-7", "issue" : "10", "issued" : { "date-parts" : [ [ "2018", "4", "6" ] ] }, "note" : "doi: 10.1002/joc.5528", "page" : "3749-3769", "publisher" : "Wiley-Blackwell", "title" : "A 12-year radar-based climatology of daily and sub-daily extreme precipitation over the Swiss Alps", "translator" : [ { "dropping-particle" : "", "family" : "Q3940", "given" : "", "non-dropping-particle" : "", "parse-names" : false, "suffix" : "" } ], "type" : "article-journal", "volume" : "38" }, "uris" : [ "http://www.mendeley.com/documents/?uuid=81586ec5-fb1c-3d8a-b560-db72b187957b", "http://www.mendeley.com/documents/?uuid=ef0d34df-681f-4698-9c61-4e3c4ab827dc" ] }, { "id" : "ITEM-8", "itemData" : { "DOI" : "10.3390/rs10020264", "abstract" : "Based on high-density gauge precipitation observations, high-resolution weather radar quantitative precipitation estimation (QPE) and seamless satellite-based precipitation estimates, a 1-km experimental gauge-radar-satellite merged precipitation dataset has been developed using the proposed local gauge correction (LGC) and optimal interpolation (OI) merging strategies. First, hourly precipitation analyses from approximately 40,000 automatic weather stations at 0.01\u00b0 resolution were used to correct bias in the radar QPE Group System (QPEGS), developed by the China Meteorological Administration (CMA) and the Climate Prediction Center Morphing (CMORPH) precipitation products. As precipitation events tend to have a more localized distribution at the hourly and 0.01\u00b0 resolutions, three core parameters were improved using the OI method. (a) The spatial dependence of the error variance for radar QPE was accounted for over six sub-regions in China and is shown as a non-linear function of the gauge precipitation analysis. (b) The spatial dependence of error correlation for the radar QPE decreased exponentially with distance. (c) The error of the hourly gauge-based precipitation analysis was quantified as a function of the precipitation amount and the gauge network density, using the Monte Carlo method to randomly sample the gauge observations over the dense gauge network. The performance of the 1-km experimental gauge-radar-satellite merged precipitation dataset (named as China Merged Precipitation Analysis: CMPA_1km) was assessed at 6 h-temporal resolutions and 0.03\u00b0 \u00d7 0.03\u00b0 spatial resolution using precipitation observations from 208 independent hydrological stations as a reference. Compared with radar QPE and CMORPH, the CMPA-1km showed obviously better accuracy in all sub-regions and during all seasons. In contrast, gauge analysis and CMPA-1km shared similar accuracy, but the latter could estimate heavy precipitation more accurately than the former, as well as the latter has the advantage of seamless spatial coverage. However, the CMPA-1km exhibits larger uncertainty during the cold season compared to the warm season, which will need further improvement in future work. The downscaled bias-corrected 0.01\u00b0 resolution CMORPH was employed to fill the gaps in regions, mainly in Western China and the Tibetan Plateau, where gauge and radar measurements are limited.", "author" : [ { "dropping-particle" : "", "family" : "Shen", "given" : "Yan", "non-dropping-particle" : "", "parse-names" : false, "suffix" : "" }, { "dropping-particle" : "", "family" : "Hong", "given" : "Zhen", "non-dropping-particle" : "", "parse-names" : false, "suffix" : "" }, { "dropping-particle" : "", "family" : "Pan", "given" : "Yang", "non-dropping-particle" : "", "parse-names" : false, "suffix" : "" }, { "dropping-particle" : "", "family" : "Yu", "given" : "Jingjing", "non-dropping-particle" : "", "parse-names" : false, "suffix" : "" }, { "dropping-particle" : "", "family" : "Maguire", "given" : "Lane", "non-dropping-particle" : "", "parse-names" : false, "suffix" : "" } ], "container-title" : "Remote Sensing", "id" : "ITEM-8", "issue" : "2", "issued" : { "date-parts" : [ [ "2018" ] ] }, "title" : "China\u2019s 1 km Merged Gauge, Radar and Satellite Experimental Precipitation Dataset", "translator" : [ { "dropping-particle" : "", "family" : "Q3939", "given" : "", "non-dropping-particle" : "", "parse-names" : false, "suffix" : "" } ], "type" : "article-journal", "volume" : "10" }, "uris" : [ "http://www.mendeley.com/documents/?uuid=9cffccfb-2c14-3412-bb5c-a8d2410381aa", "http://www.mendeley.com/documents/?uuid=260bd5f8-88d9-4915-b61a-1e51d4c715ca" ] }, { "id" : "ITEM-9", "itemData" : { "DOI" : "10.1175/JHM-D-15-0166.1", "ISSN" : "1525-755X", "abstract" : "AbstractVolumetric measurements from a C-band weather radar in Belgium are reprocessed over the years 2005?14 to improve the quantitative precipitation estimation (QPE). The data quality is controlled using static clutter and beam blockage maps and clutter identification based on vertical gradients, horizontal texture, and satellite observations. A new QPE is obtained using stratiform?convective classification, a 40-min averaged vertical profile of reflectivity (VPR), a brightband identification, and a specific transformation to rain rates for each precipitation regime. The rain rates are interpolated on a 500-m Cartesian grid, linearly accumulated, and combined with hourly rain gauge measurements using mean field bias or kriging with external drift (KED). The algorithms have been fine-tuned on 13 cases with various meteorological situations. A detailed validation against independent daily rain gauge measurements reveals the importance of VPR correction. A 10-yr verification shows a significant improvement of the new QPE, especially at short and long range, with roughly 50% increase in coverage. Adding the KED allows average improvements of 38%, 35%, and 80% for the mean absolute difference, the multiplicative error spread, and the fraction of good estimates, respectively. The benefit is higher in widespread situations and increases when considering higher rainfall amounts. The mitigation of radar artifacts is clearly visible on 10-yr statistics, including mean annual totals, probabilities to exceed 10 mm, and maxima for hourly and daily accumulation. The correlation of mean totals with rain gauges increases from 0.54 to 0.66 with the new QPE and to 0.8 adding KED.", "author" : [ { "dropping-particle" : "", "family" : "Goudenhoofdt", "given" : "Edouard", "non-dropping-particle" : "", "parse-names" : false, "suffix" : "" }, { "dropping-particle" : "", "family" : "Delobbe", "given" : "Laurent", "non-dropping-particle" : "", "parse-names" : false, "suffix" : "" } ], "container-title" : "Journal of Hydrometeorology", "id" : "ITEM-9", "issue" : "4", "issued" : { "date-parts" : [ [ "2016", "2" ] ] }, "page" : "1223-1242", "publisher" : "American Meteorological Society", "title" : "Generation and Verification of Rainfall Estimates from 10-Yr Volumetric Weather Radar Measurements", "translator" : [ { "dropping-particle" : "", "family" : "Q4978", "given" : "", "non-dropping-particle" : "", "parse-names" : false, "suffix" : "" } ], "type" : "article-journal", "volume" : "17" }, "uris" : [ "http://www.mendeley.com/documents/?uuid=06f00628-a737-40c9-a5b7-c38650ec9cb6" ] } ], "mendeley" : { "formattedCitation" : "(Dinku et al., 2014; Oyler et al., 2015; Goudenhoofdt and Delobbe, 2016; Manz et al., 2016; Yang et al., 2017; Bli\u017e\u0148\u00e1k et al., 2018; Kr\u00e4henmann et al., 2018; Panziera et al., 2018; Shen et al., 2018)", "manualFormatting" : "(Bli\u017e\u0148\u00e1k et al., 2018; Dietzsch et al., 2017; Dinku et al., 2014; Kr\u00e4henmann et al., 2018; Manz et al., 2016; Oyler et al., 2015; Panziera et al., 2018; Shen et al., 2018; Yang et al., 2017)", "plainTextFormattedCitation" : "(Dinku et al., 2014; Oyler et al., 2015; Goudenhoofdt and Delobbe, 2016; Manz et al., 2016; Yang et al., 2017; Bli\u017e\u0148\u00e1k et al., 2018; Kr\u00e4henmann et al., 2018; Panziera et al., 2018; Shen et al., 2018)", "previouslyFormattedCitation" : "(Dinku et al., 2014; Oyler et al., 2015; Goudenhoofdt and Delobbe, 2016; Manz et al., 2016; Yang et al., 2017; Bli\u017e\u0148\u00e1k et al., 2018; Kr\u00e4henmann et al., 2018; Panziera et al., 2018; Shen et al., 2018)" }, "properties" : { "noteIndex" : 0 }, "schema" : "https://github.com/citation-style-language/schema/raw/master/csl-citation.json" }</w:instrText>
      </w:r>
      <w:r w:rsidRPr="00C734F4">
        <w:rPr>
          <w:lang w:val="en-GB" w:eastAsia="en-US"/>
        </w:rPr>
        <w:fldChar w:fldCharType="separate"/>
      </w:r>
      <w:r w:rsidR="00E41CA2">
        <w:rPr>
          <w:noProof/>
          <w:lang w:val="es-ES" w:eastAsia="en-US"/>
        </w:rPr>
        <w:t>(Bližňák et al., 2018; Dietzsch et al., 2017; Dinku et al., 2014; Krähenmann et al., 2018; Manz et al., 2016; Oyler et al., 2015; Panziera et al., 2018; Shen et al., 2018; Yang et al., 2017)</w:t>
      </w:r>
      <w:r w:rsidRPr="00C734F4">
        <w:rPr>
          <w:lang w:val="en-GB" w:eastAsia="en-US"/>
        </w:rPr>
        <w:fldChar w:fldCharType="end"/>
      </w:r>
      <w:commentRangeEnd w:id="330"/>
      <w:r w:rsidR="00E41CA2">
        <w:rPr>
          <w:rStyle w:val="CommentReference"/>
          <w:rFonts w:asciiTheme="minorHAnsi" w:eastAsiaTheme="minorHAnsi" w:hAnsiTheme="minorHAnsi"/>
          <w:lang w:eastAsia="en-US"/>
        </w:rPr>
        <w:commentReference w:id="330"/>
      </w:r>
      <w:r w:rsidRPr="00371D58">
        <w:rPr>
          <w:lang w:val="es-ES" w:eastAsia="en-US"/>
        </w:rPr>
        <w:t xml:space="preserve">. </w:t>
      </w:r>
      <w:commentRangeEnd w:id="331"/>
      <w:r w:rsidR="00C63511">
        <w:rPr>
          <w:rStyle w:val="CommentReference"/>
          <w:rFonts w:asciiTheme="minorHAnsi" w:eastAsiaTheme="minorHAnsi" w:hAnsiTheme="minorHAnsi"/>
          <w:lang w:eastAsia="en-US"/>
        </w:rPr>
        <w:commentReference w:id="331"/>
      </w:r>
      <w:r w:rsidRPr="00C734F4">
        <w:rPr>
          <w:lang w:val="en-GB" w:eastAsia="en-US"/>
        </w:rPr>
        <w:t xml:space="preserve">However, some of these datasets are limited by their short record, varying between one </w:t>
      </w:r>
      <w:r w:rsidRPr="00C734F4">
        <w:rPr>
          <w:lang w:val="en-GB" w:eastAsia="en-US"/>
        </w:rPr>
        <w:fldChar w:fldCharType="begin" w:fldLock="1"/>
      </w:r>
      <w:r w:rsidR="000465A7">
        <w:rPr>
          <w:lang w:val="en-GB" w:eastAsia="en-US"/>
        </w:rPr>
        <w:instrText>ADDIN CSL_CITATION { "citationItems" : [ { "id" : "ITEM-1", "itemData" : { "DOI" : "10.3390/rs10020264", "abstract" : "Based on high-density gauge precipitation observations, high-resolution weather radar quantitative precipitation estimation (QPE) and seamless satellite-based precipitation estimates, a 1-km experimental gauge-radar-satellite merged precipitation dataset has been developed using the proposed local gauge correction (LGC) and optimal interpolation (OI) merging strategies. First, hourly precipitation analyses from approximately 40,000 automatic weather stations at 0.01\u00b0 resolution were used to correct bias in the radar QPE Group System (QPEGS), developed by the China Meteorological Administration (CMA) and the Climate Prediction Center Morphing (CMORPH) precipitation products. As precipitation events tend to have a more localized distribution at the hourly and 0.01\u00b0 resolutions, three core parameters were improved using the OI method. (a) The spatial dependence of the error variance for radar QPE was accounted for over six sub-regions in China and is shown as a non-linear function of the gauge precipitation analysis. (b) The spatial dependence of error correlation for the radar QPE decreased exponentially with distance. (c) The error of the hourly gauge-based precipitation analysis was quantified as a function of the precipitation amount and the gauge network density, using the Monte Carlo method to randomly sample the gauge observations over the dense gauge network. The performance of the 1-km experimental gauge-radar-satellite merged precipitation dataset (named as China Merged Precipitation Analysis: CMPA_1km) was assessed at 6 h-temporal resolutions and 0.03\u00b0 \u00d7 0.03\u00b0 spatial resolution using precipitation observations from 208 independent hydrological stations as a reference. Compared with radar QPE and CMORPH, the CMPA-1km showed obviously better accuracy in all sub-regions and during all seasons. In contrast, gauge analysis and CMPA-1km shared similar accuracy, but the latter could estimate heavy precipitation more accurately than the former, as well as the latter has the advantage of seamless spatial coverage. However, the CMPA-1km exhibits larger uncertainty during the cold season compared to the warm season, which will need further improvement in future work. The downscaled bias-corrected 0.01\u00b0 resolution CMORPH was employed to fill the gaps in regions, mainly in Western China and the Tibetan Plateau, where gauge and radar measurements are limited.", "author" : [ { "dropping-particle" : "", "family" : "Shen", "given" : "Yan", "non-dropping-particle" : "", "parse-names" : false, "suffix" : "" }, { "dropping-particle" : "", "family" : "Hong", "given" : "Zhen", "non-dropping-particle" : "", "parse-names" : false, "suffix" : "" }, { "dropping-particle" : "", "family" : "Pan", "given" : "Yang", "non-dropping-particle" : "", "parse-names" : false, "suffix" : "" }, { "dropping-particle" : "", "family" : "Yu", "given" : "Jingjing", "non-dropping-particle" : "", "parse-names" : false, "suffix" : "" }, { "dropping-particle" : "", "family" : "Maguire", "given" : "Lane", "non-dropping-particle" : "", "parse-names" : false, "suffix" : "" } ], "container-title" : "Remote Sensing", "id" : "ITEM-1", "issue" : "2", "issued" : { "date-parts" : [ [ "2018" ] ] }, "title" : "China\u2019s 1 km Merged Gauge, Radar and Satellite Experimental Precipitation Dataset", "translator" : [ { "dropping-particle" : "", "family" : "Q3939", "given" : "", "non-dropping-particle" : "", "parse-names" : false, "suffix" : "" } ], "type" : "article-journal", "volume" : "10" }, "uris" : [ "http://www.mendeley.com/documents/?uuid=9cffccfb-2c14-3412-bb5c-a8d2410381aa" ] } ], "mendeley" : { "formattedCitation" : "(Shen et al., 2018)", "plainTextFormattedCitation" : "(Shen et al., 2018)", "previouslyFormattedCitation" : "(Shen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(Shen et al., 2018)</w:t>
      </w:r>
      <w:r w:rsidRPr="00C734F4">
        <w:rPr>
          <w:lang w:val="en-GB" w:eastAsia="en-US"/>
        </w:rPr>
        <w:fldChar w:fldCharType="end"/>
      </w:r>
      <w:r w:rsidRPr="00C734F4">
        <w:rPr>
          <w:lang w:val="en-GB" w:eastAsia="en-US"/>
        </w:rPr>
        <w:t xml:space="preserve"> and 64 years </w:t>
      </w:r>
      <w:r w:rsidRPr="00C734F4">
        <w:rPr>
          <w:lang w:val="en-GB" w:eastAsia="en-US"/>
        </w:rPr>
        <w:fldChar w:fldCharType="begin" w:fldLock="1"/>
      </w:r>
      <w:r w:rsidR="000465A7">
        <w:rPr>
          <w:lang w:val="en-GB" w:eastAsia="en-US"/>
        </w:rPr>
        <w:instrText>ADDIN CSL_CITATION { "citationItems" : [ { "id" : "ITEM-1", "itemData" : { "DOI" : "10.1002/joc.4127", "abstract" : "ABSTRACT Gridded topoclimatic datasets are increasingly used to drive many ecological and hydrological models and assess climate change impacts. The use of such datasets is ubiquitous, but their inherent limitations are largely unknown or overlooked particularly in regard to spatial uncertainty and climate trends. To address these limitations, we present a statistical framework for producing a 30-arcsec (?800-m) resolution gridded dataset of daily minimum and maximum temperature and related uncertainty from 1948 to 2012 for the conterminous United States. Like other datasets, we use weather station data and elevation-based predictors of temperature, but also implement a unique spatio-temporal interpolation that incorporates remotely sensed 1-km land skin temperature. The framework is able to capture several complex topoclimatic variations, including minimum temperature inversions, and represent spatial uncertainty in interpolated normal temperatures. Overall mean absolute errors for annual normal minimum and maximum temperature are 0.78 and 0.56?\u00b0C, respectively. Homogenization of input station data also allows interpolated temperature trends to be more consistent with US Historical Climate Network trends compared to those of existing interpolated topoclimatic datasets. The framework and resulting temperature data can be an invaluable tool for spatially explicit ecological and hydrological modelling and for facilitating better end-user understanding and community-driven improvement of these widely used datasets.", "author" : [ { "dropping-particle" : "", "family" : "Oyler", "given" : "Jared W", "non-dropping-particle" : "", "parse-names" : false, "suffix" : "" }, { "dropping-particle" : "", "family" : "Ballantyne", "given" : "Ashley", "non-dropping-particle" : "", "parse-names" : false, "suffix" : "" }, { "dropping-particle" : "", "family" : "Jencso", "given" : "Kelsey", "non-dropping-particle" : "", "parse-names" : false, "suffix" : "" }, { "dropping-particle" : "", "family" : "Sweet", "given" : "Michael", "non-dropping-particle" : "", "parse-names" : false, "suffix" : "" }, { "dropping-particle" : "", "family" : "Running", "given" : "Steven W", "non-dropping-particle" : "", "parse-names" : false, "suffix" : "" } ], "container-title" : "International Journal of Climatology", "id" : "ITEM-1", "issue" : "9", "issued" : { "date-parts" : [ [ "2015", "8", "12" ] ] }, "note" : "doi: 10.1002/joc.4127", "page" : "2258-2279", "publisher" : "Wiley-Blackwell", "title" : "Creating a topoclimatic daily air temperature dataset for the conterminous United States using homogenized station data and remotely sensed land skin temperature", "translator" : [ { "dropping-particle" : "", "family" : "Q3942", "given" : "", "non-dropping-particle" : "", "parse-names" : false, "suffix" : "" } ], "type" : "article-journal", "volume" : "35" }, "uris" : [ "http://www.mendeley.com/documents/?uuid=4200d5c2-8d1d-3445-b493-dceae225510b" ] } ], "mendeley" : { "formattedCitation" : "(Oyler et al., 2015)", "plainTextFormattedCitation" : "(Oyler et al., 2015)", "previouslyFormattedCitation" : "(Oyler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(Oyler et al., 2015)</w:t>
      </w:r>
      <w:r w:rsidRPr="00C734F4">
        <w:rPr>
          <w:lang w:val="en-GB" w:eastAsia="en-US"/>
        </w:rPr>
        <w:fldChar w:fldCharType="end"/>
      </w:r>
      <w:r w:rsidRPr="00C734F4">
        <w:rPr>
          <w:lang w:val="en-GB" w:eastAsia="en-US"/>
        </w:rPr>
        <w:t>.</w:t>
      </w:r>
    </w:p>
    <w:p w14:paraId="31E9B557" w14:textId="77777777" w:rsidR="0081226F" w:rsidRPr="00C734F4" w:rsidRDefault="0081226F" w:rsidP="0081226F">
      <w:pPr>
        <w:pStyle w:val="AR6BodyText"/>
        <w:rPr>
          <w:lang w:val="en-GB" w:eastAsia="en-US"/>
        </w:rPr>
      </w:pPr>
    </w:p>
    <w:p w14:paraId="6DDE8C3D" w14:textId="185D367C" w:rsidR="0081226F" w:rsidRPr="009A5455" w:rsidRDefault="0081226F" w:rsidP="0081226F">
      <w:pPr>
        <w:pStyle w:val="AR6BodyText"/>
        <w:rPr>
          <w:lang w:val="de-DE" w:eastAsia="en-US"/>
        </w:rPr>
      </w:pPr>
      <w:r w:rsidRPr="00C734F4">
        <w:rPr>
          <w:lang w:val="en-GB" w:eastAsia="en-US"/>
        </w:rPr>
        <w:t xml:space="preserve">Reanalysis products are numerical climate simulations that use data assimilation to incorporate as many irregular observations as possible. These products encompass many physical and dynamical processes. They generate a coherent estimate of the state of the climate system on uniform grids either at global </w:t>
      </w:r>
      <w:commentRangeStart w:id="332"/>
      <w:commentRangeStart w:id="333"/>
      <w:r w:rsidRPr="00C734F4">
        <w:rPr>
          <w:lang w:val="en-GB" w:eastAsia="en-US"/>
        </w:rPr>
        <w:fldChar w:fldCharType="begin" w:fldLock="1"/>
      </w:r>
      <w:ins w:id="334" w:author="Robin Matthews" w:date="2021-07-11T16:03:00Z">
        <w:r w:rsidR="00C63511">
          <w:rPr>
            <w:lang w:val="en-GB" w:eastAsia="en-US"/>
          </w:rPr>
          <w:instrText>ADDIN CSL_CITATION { "citationItems" : [ { "id" : "ITEM-1", "itemData" : { "DOI" : "10.1175/JCLI-D-12-00090.1", "ISSN" : "0894-8755", "abstract" : "AbstractThis paper investigates the uncertainties related to atmospheric fields from reanalysis products used in forcing ocean models. Four reanalysis products, namely from 1) the interim ECMWF Re-Analysis (ERA-Interim), 2) version 2 of the Common Reference Ocean?Ice Experiments (CORE2), 3) the 25-Year Japanese Reanalysis Project (JRA-25), and 4) NCEP?NCAR, are evaluated against satellite-derived observations for eight different fields (zonal and meridional winds, precipitation, specific humidity, continental discharge, surface air temperature, and downwelling longwave and shortwave radiation fluxes). No single product is found to agree better in all fields with satellite-derived observations. Reanalysis products are mostly comparable to each other because of their similar physical assumptions and assimilation of common observations. Adjusted atmospheric fields from the Estimating the Circulation and Climate of the Ocean (ECCO) optimizations are also in agreement with other reanalysis products. Time-mean and time-variable errors are estimated separately and mapped globally in space, based on 14-day average fields to focus on monthly to interannual periods. Time-variable errors are larger in comparison to the signal than time-mean errors for most fields, thus justifying the need to separate them for studying uncertainties as well as formulating optimization procedures. Precipitation and wind stress fields show significant time-mean and time-variable errors whereas downwelling radiation, air temperature, and humidity fields show small time-mean errors but large time-variable errors, particularly in the tropics. Uncertainties based on evaluating multiple products presented here are considerably larger than uncertainties based on single product pairs.", "author" : [ { "dropping-particle" : "", "family" : "Chaudhuri", "given" : "Ayan H", "non-dropping-particle" : "", "parse-names" : false, "suffix" : "" }, { "dropping-particle" : "", "family" : "Ponte", "given" : "Rui M", "non-dropping-particle" : "", "parse-names" : false, "suffix" : "" }, { "dropping-particle" : "", "family" : "Forget", "given" : "Gael", "non-dropping-particle" : "", "parse-names" : false, "suffix" : "" }, { "dropping-particle" : "", "family" : "Heimbach", "given" : "Patrick", "non-dropping-particle" : "", "parse-names" : false, "suffix" : "" } ], "container-title" : "Journal of Climate", "id" : "ITEM-1", "issue" : "1", "issued" : { "date-parts" : [ [ "2013", "1" ] ] }, "page" : "153-170", "publisher" : "American Meteorological Society", "title" : "A Comparison of Atmospheric Reanalysis Surface Products over the Ocean and Implications for Uncertainties in Air\u2013Sea Boundary Forcing", "translator" : [ { "dropping-particle" : "", "family" : "Q4907", "given" : "", "non-dropping-particle" : "", "parse-names" : false, "suffix" : "" } ], "type" : "article-journal", "volume" : "26" }, "uris" : [ "http://www.mendeley.com/documents/?uuid=b57a9166-1063-4d0d-a5c4-d85ea1c974dc" ] }, { "id" : "ITEM-2", "itemData" : { "DOI" : "10.5194/hess-19-389-2015", "author" : [ { "dropping-particle" : "", "family" : "Balsamo", "given" : "G", "non-dropping-particle" : "", "parse-names" : false, "suffix" : "" }, { "dropping-particle" : "", "family" : "Albergel", "given" : "C", "non-dropping-particle" : "", "parse-names" : false, "suffix" : "" }, { "dropping-particle" : "", "family" : "Beljaars", "given" : "A", "non-dropping-particle" : "", "parse-names" : false, "suffix" : "" }, { "dropping-particle" : "", "family" : "Boussetta", "given" : "S", "non-dropping-particle" : "", "parse-names" : false, "suffix" : "" }, { "dropping-particle" : "", "family" : "Brun", "given" : "E", "non-dropping-particle" : "", "parse-names" : false, "suffix" : "" }, { "dropping-particle" : "", "family" : "Cloke", "given" : "H", "non-dropping-particle" : "", "parse-names" : false, "suffix" : "" }, { "dropping-particle" : "", "family" : "Dee", "given" : "D", "non-dropping-particle" : "", "parse-names" : false, "suffix" : "" }, { "dropping-particle" : "", "family" : "Dutra", "given" : "E", "non-dropping-particle" : "", "parse-names" : false, "suffix" : "" }, { "dropping-particle" : "", "family" : "Mu\u00f1oz-Sabater", "given" : "J", "non-dropping-particle" : "", "parse-names" : false, "suffix" : "" }, { "dropping-particle" : "", "family" : "Pappenberger", "given" : "F", "non-dropping-particle" : "", "parse-names" : false, "suffix" : "" }, { "dropping-particle" : "", "family" : "Rosnay", "given" : "P", "non-dropping-particle" : "de", "parse-names" : false, "suffix" : "" }, { "dropping-particle" : "", "family" : "Stockdale", "given" : "T", "non-dropping-particle" : "", "parse-names" : false, "suffix" : "" }, { "dropping-particle" : "", "family" : "Vitart", "given" : "F", "non-dropping-particle" : "", "parse-names" : false, "suffix" : "" } ], "container-title" : "Hydrology and Earth System Sciences", "id" : "ITEM-2", "issue" : "1", "issued" : { "date-parts" : [ [ "2015" ] ] }, "page" : "389-407", "title" : "ERA-Interim/Land: a global land surface reanalysis data set", "translator" : [ { "dropping-particle" : "", "family" : "Q5869", "given" : "", "non-dropping-particle" : "", "parse-names" : false, "suffix" : "" } ], "type" : "article-journal", "volume" : "19" }, "uris" : [ "http://www.mendeley.com/documents/?uuid=79a4af70-aec8-40b2-a8f4-f31cc072632e" ] }, { "id" : "ITEM-3", "itemData" : { "DOI" : "10.1175/1520-0477(1996)077&lt;0437:TNYRP&gt;2.0.CO;2", "ISSN" : "0003-0007", "abstract" : "The NCEP and NCAR are cooperating in a project (denoted \u201creanalysis\u201d) to produce a 40-year record of global analyses of atmospheric fields in support of the needs of the research and climate monitoring communities. This effort involves the recovery of land surface, ship, rawinsonde, pibal, aircraft, satellite, and other data; quality controlling and assimilating these data with a data assimilation system that is kept unchanged over the reanalysis period 1957\u201396. This eliminates perceived climate jumps associated with changes in the data assimilation system. The NCEP/NCAR 40-yr reanalysis uses a frozen state-of-the-art global data assimilation system and a database as complete as possible. The data assimilation and the model used are identical to the global system implemented operationally at the NCEP on 11 January 1995, except that the horizontal resolution is T62 (about 210 km). The database has been enhanced with many sources of observations not available in real time for operations, provided by differe...", "author"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"Leetmaa", "given" : "A.", "non-dropping-particle" : "", "parse-names" : false, "suffix" : "" }, { "dropping-particle" : "", "family" : "Reynolds", "given" : "R.",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"Jenne", "given" : "Roy", "non-dropping-particle" : "", "parse-names" : false, "suffix" : "" }, { "dropping-particle" : "", "family" : "Joseph", "given" : "Dennis", "non-dropping-particle" : "", "parse-names" : false, "suffix" :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"Leetmaa", "given" : "A.", "non-dropping-particle" : "", "parse-names" : false, "suffix" : "" }, { "dropping-particle" : "", "family" : "Reynolds", "given" : "R.", "non-dropping-particle" : "", "parse-names" : false, "suffix" : "" }, { "dropping-particle" : "", "family" : "Jenne", "given" : "Roy", "non-dropping-particle" : "", "parse-names" : false, "suffix" : "" }, { "dropping-particle" : "", "family" : "Joseph", "given" : "Dennis", "non-dropping-particle" : "", "parse-names" : false, "suffix" : "" } ], "container-title" : "Bulletin of the American Meteorological Society", "id" : "ITEM-3", "issue" : "3", "issued" : { "date-parts" : [ [ "1996", "3", "1" ] ] }, "page" : "437-471", "publisher" : "American Meteorological Society", "title" : "The NCEP/NCAR 40-Year Reanalysis Project", "translator" : [ { "dropping-particle" : "", "family" : "Q6210", "given" : "", "non-dropping-particle" : "", "parse-names" : false, "suffix" : "" } ], "type" : "article-journal", "volume" : "77" }, "uris" : [ "http://www.mendeley.com/documents/?uuid=3cb30969-e455-4bd7-b61f-ee7b8287de34" ] }, { "id" : "ITEM-4", "itemData" : { "DOI" : "10.1002/qj.828", "ISBN" : "1477-870X", "ISSN" : "00359009",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"ITEM-4", "issued" : { "date-parts" : [ [ "2011" ] ] }, "page" : "553-597", "title" : "The ERA-Interim reanalysis: Configuration and performance of the data assimilation system", "translator" : [ { "dropping-particle" : "", "family" : "Q5188", "given" : "", "non-dropping-particle" : "", "parse-names" : false, "suffix" : "" } ], "type" : "article-journal", "volume" : "137" }, "uris" : [ "http://www.mendeley.com/documents/?uuid=3c1b34c7-0ee4-4e43-bacd-f99b6e6cf34d" ] }, { "id" : "ITEM-5", "itemData" : { "DOI" : "10.1256/qj.04.176", "abstract" : "Abstract ERA-40 is a re-analysis of meteorological observations from September 1957 to August 2002 produced by the European Centre for Medium-Range Weather Forecasts (ECMWF) in collaboration with many institutions. The observing system changed considerably over this re-analysis period, with assimilable data provided by a succession of satellite-borne instruments from the 1970s onwards, supplemented by increasing numbers of observations from aircraft, ocean-buoys and other surface platforms, but with a declining number of radiosonde ascents since the late 1980s. The observations used in ERA-40 were accumulated from many sources. The first part of this paper describes the data acquisition and the principal changes in data type and coverage over the period. It also describes the data assimilation system used for ERA-40. This benefited from many of the changes introduced into operational forecasting since the mid-1990s, when the systems used for the 15-year ECMWF re-analysis (ERA-15) and the National Centers for Environmental Prediction/National Center for Atmospheric Research (NCEP/NCAR) re-analysis were implemented. Several of the improvements are discussed. General aspects of the production of the analyses are also summarized. A number of results indicative of the overall performance of the data assimilation system, and implicitly of the observing system, are presented and discussed. The comparison of background (short-range) forecasts and analyses with observations, the consistency of the global mass budget, the magnitude of differences between analysis and background fields and the accuracy of medium-range forecasts run from the ERA-40 analyses are illustrated. Several results demonstrate the marked improvement that was made to the observing system for the southern hemisphere in the 1970s, particularly towards the end of the decade. In contrast, the synoptic quality of the analysis for the northern hemisphere is sufficient to provide forecasts that remain skilful well into the medium range for all years. Two particular problems are also examined: excessive precipitation over tropical oceans and a too strong Brewer-Dobson circulation, both of which are pronounced in later years. Several other aspects of the quality of the re-analyses revealed by monitoring and validation studies are summarized. Expectations that the ?second-generation? ERA-40 re-analysis would provide products that are better than those from the firstgeneration ERA-15 and NCEP/NCAR re-a\u2026", "author" : [ { "dropping-particle" : "", "family" : "Uppala", "given" : "S M", "non-dropping-particle" : "", "parse-names" : false, "suffix" : "" }, { "dropping-particle" : "", "family" : "K\u00c5llberg", "given" : "P W", "non-dropping-particle" : "", "parse-names" : false, "suffix" : "" }, { "dropping-particle" : "", "family" : "Simmons", "given" : "A J", "non-dropping-particle" : "", "parse-names" : false, "suffix" : "" }, { "dropping-particle" : "", "family" : "Andrae", "given" : "U", "non-dropping-particle" : "", "parse-names" : false, "suffix" : "" }, { "dropping-particle" : "", "family" : "Bechtold", "given" : "V Da Costa", "non-dropping-particle" : "", "parse-names" : false, "suffix" : "" }, { "dropping-particle" : "", "family" : "Fiorino", "given" : "M", "non-dropping-particle" : "", "parse-names" : false, "suffix" : "" }, { "dropping-particle" : "", "family" : "Gibson", "given" : "J K", "non-dropping-particle" : "", "parse-names" : false, "suffix" : "" }, { "dropping-particle" : "", "family" : "Haseler", "given" : "J", "non-dropping-particle" : "", "parse-names" : false, "suffix" : "" }, { "dropping-particle" : "", "family" : "Hernandez", "given" : "A", "non-dropping-particle" : "", "parse-names" : false, "suffix" : "" }, { "dropping-particle" : "", "family" : "Kelly", "given" : "G A", "non-dropping-particle" : "", "parse-names" : false, "suffix" : "" }, { "dropping-particle" : "", "family" : "Li", "given" : "X", "non-dropping-particle" : "", "parse-names" : false, "suffix" : "" }, { "dropping-particle" : "", "family" : "Onogi", "given" : "K", "non-dropping-particle" : "", "parse-names" : false, "suffix" : "" }, { "dropping-particle" : "", "family" : "Saarinen", "given" : "S", "non-dropping-particle" : "", "parse-names" : false, "suffix" : "" }, { "dropping-particle" : "", "family" : "Sokka", "given" : "N", "non-dropping-particle" : "", "parse-names" : false, "suffix" : "" }, { "dropping-particle" : "", "family" : "Allan", "given" : "R P", "non-dropping-particle" : "", "parse-names" : false, "suffix" : "" }, { "dropping-particle" : "", "family" : "Andersson", "given" : "E", "non-dropping-particle" : "", "parse-names" : false, "suffix" : "" }, { "dropping-particle" : "", "family" : "Arpe", "given" : "K", "non-dropping-particle" : "", "parse-names" : false, "suffix" : "" }, { "dropping-particle" : "", "family" : "Balmaseda", "given" : "M A", "non-dropping-particle" : "", "parse-names" : false, "suffix" : "" }, { "dropping-particle" : "", "family" : "Beljaars", "given" : "A C M", "non-dropping-particle" : "", "parse-names" : false, "suffix" : "" }, { "dropping-particle" : "Van De", "family" : "Berg", "given" : "L", "non-dropping-particle" : "", "parse-names" : false, "suffix" : "" }, { "dropping-particle" : "", "family" : "Bidlot", "given" : "J", "non-dropping-particle" : "", "parse-names" : false, "suffix" : "" }, { "dropping-particle" : "", "family" : "Bormann", "given" : "N", "non-dropping-particle" : "", "parse-names" : false, "suffix" : "" }, { "dropping-particle" : "", "family" : "Caires", "given" : "S", "non-dropping-particle" : "", "parse-names" : false, "suffix" : "" }, { "dropping-particle" : "", "family" : "Chevallier", "given" : "F", "non-dropping-particle" : "", "parse-names" : false, "suffix" : "" }, { "dropping-particle" : "", "family" : "Dethof", "given" : "A", "non-dropping-particle" : "", "parse-names" : false, "suffix" : "" }, { "dropping-particle" : "", "family" : "Dragosavac", "given" : "M", "non-dropping-particle" : "", "parse-names" : false, "suffix" : "" }, { "dropping-particle" : "", "family" : "Fisher", "given" : "M", "non-dropping-particle" : "", "parse-names" : false, "suffix" : "" }, { "dropping-particle" : "", "family" : "Fuentes", "given" : "M", "non-dropping-particle" : "", "parse-names" : false, "suffix" : "" }, { "dropping-particle" : "", "family" : "Hagemann", "given" : "S", "non-dropping-particle" : "", "parse-names" : false, "suffix" : "" }, { "dropping-particle" : "", "family" : "H\u00f3lm", "given" : "E", "non-dropping-particle" : "", "parse-names" : false, "suffix" : "" }, { "dropping-particle" : "", "family" : "Hoskins", "given" : "B J", "non-dropping-particle" : "", "parse-names" : false, "suffix" : "" }, { "dropping-particle" : "", "family" : "Isaksen", "given" : "L", "non-dropping-particle" : "", "parse-names" : false, "suffix" : "" }, { "dropping-particle" : "", "family" : "Janssen", "given" : "P A E M", "non-dropping-particle" : "", "parse-names" : false, "suffix" : "" }, { "dropping-particle" : "", "family" : "Jenne", "given" : "R", "non-dropping-particle" : "", "parse-names" : false, "suffix" : "" }, { "dropping-particle" : "", "family" : "Mcnally", "given" : "A P", "non-dropping-particle" : "", "parse-names" : false, "suffix" : "" }, { "dropping-particle" : "", "family" : "Mahfouf", "given" : "J.-F.", "non-dropping-particle" : "", "parse-names" : false, "suffix" : "" }, { "dropping-particle" : "", "family" : "Morcrette", "given" : "J.-J.", "non-dropping-particle" : "", "parse-names" : false, "suffix" : "" }, { "dropping-particle" : "", "family" : "Rayner", "given" : "N A", "non-dropping-particle" : "", "parse-names" : false, "suffix" : "" }, { "dropping-particle" : "", "family" : "Saunders", "given" : "R W", "non-dropping-particle" : "", "parse-names" : false, "suffix" : "" }, { "dropping-particle" : "", "family" : "Simon", "given" : "P", "non-dropping-particle" : "", "parse-names" : false, "suffix" : "" }, { "dropping-particle" : "", "family" : "Sterl", "given" : "A", "non-dropping-particle" : "", "parse-names" : false, "suffix" : "" }, { "dropping-particle" : "", "family" : "Trenberth", "given" : "K E", "non-dropping-particle" : "", "parse-names" : false, "suffix" : "" }, { "dropping-particle" : "", "family" : "Untch", "given" : "A", "non-dropping-particle" : "", "parse-names" : false, "suffix" : "" }, { "dropping-particle" : "", "family" : "Vasiljevic", "given" : "D", "non-dropping-particle" : "", "parse-names" : false, "suffix" : "" }, { "dropping-particle" : "", "family" : "Viterbo", "given" : "P", "non-dropping-particle" : "", "parse-names" : false, "suffix" : "" }, { "dropping-particle" : "", "family" : "Woollen", "given" : "J", "non-dropping-particle" : "", "parse-names" : false, "suffix" : "" } ], "container-title" : "Quarterly Journal of the Royal Meteorological Society", "id" : "ITEM-5", "issue" : "612", "issued" : { "date-parts" : [ [ "2006", "12", "29" ] ] }, "note" : "doi: 10.1256/qj.04.176", "page" : "2961-3012", "publisher" : "Wiley-Blackwell", "title" : "The ERA-40 re-analysis", "translator" : [ { "dropping-particle" : "", "family" : "Q4087", "given" : "", "non-dropping-particle" : "", "parse-names" : false, "suffix" : "" } ], "type" : "article-journal", "volume" : "131" }, "uris" : [ "http://www.mendeley.com/documents/?uuid=c805bd61-e41d-4d0b-998a-509fb487224d", "http://www.mendeley.com/documents/?uuid=11ee5225-fe92-36c0-a1aa-90350fc955f2" ] } ], "mendeley" : { "formattedCitation" : "(Kalnay et al., 1996; Uppala et al., 2006; Dee et al., 2011; Chaudhuri et al., 2013; Balsamo et al., 2015)", "manualFormatting" : "(Balsamo et al., 2015; Chaudhuri et al., 2013)", "plainTextFormattedCitation" : "(Kalnay et al., 1996; Uppala et al., 2006; Dee et al., 2011; Chaudhuri et al., 2013; Balsamo et al., 2015)", "previouslyFormattedCitation" : "(Kalnay et al., 1996; Uppala et al., 2006; Dee et al., 2011; Chaudhuri et al., 2013; Balsamo et al., 2015)" }, "properties" : { "noteIndex" : 0 }, "schema" : "https://github.com/citation-style-language/schema/raw/master/csl-citation.json" }</w:instrText>
        </w:r>
      </w:ins>
      <w:del w:id="335" w:author="Robin Matthews" w:date="2021-07-11T16:03:00Z">
        <w:r w:rsidR="000465A7" w:rsidDel="00C63511">
          <w:rPr>
            <w:lang w:val="en-GB" w:eastAsia="en-US"/>
          </w:rPr>
          <w:delInstrText>ADDIN CSL_CITATION { "citationItems" : [ { "id" : "ITEM-1", "itemData" : { "DOI" : "10.1175/JCLI-D-12-00090.1", "ISSN" : "0894-8755", "abstract" : "AbstractThis paper investigates the uncertainties related to atmospheric fields from reanalysis products used in forcing ocean models. Four reanalysis products, namely from 1) the interim ECMWF Re-Analysis (ERA-Interim), 2) version 2 of the Common Reference Ocean?Ice Experiments (CORE2), 3) the 25-Year Japanese Reanalysis Project (JRA-25), and 4) NCEP?NCAR, are evaluated against satellite-derived observations for eight different fields (zonal and meridional winds, precipitation, specific humidity, continental discharge, surface air temperature, and downwelling longwave and shortwave radiation fluxes). No single product is found to agree better in all fields with satellite-derived observations. Reanalysis products are mostly comparable to each other because of their similar physical assumptions and assimilation of common observations. Adjusted atmospheric fields from the Estimating the Circulation and Climate of the Ocean (ECCO) optimizations are also in agreement with other reanalysis products. Time-mean and time-variable errors are estimated separately and mapped globally in space, based on 14-day average fields to focus on monthly to interannual periods. Time-variable errors are larger in comparison to the signal than time-mean errors for most fields, thus justifying the need to separate them for studying uncertainties as well as formulating optimization procedures. Precipitation and wind stress fields show significant time-mean and time-variable errors whereas downwelling radiation, air temperature, and humidity fields show small time-mean errors but large time-variable errors, particularly in the tropics. Uncertainties based on evaluating multiple products presented here are considerably larger than uncertainties based on single product pairs.", "author" : [ { "dropping-particle" : "", "family" : "Chaudhuri", "given" : "Ayan H", "non-dropping-particle" : "", "parse-names" : false, "suffix" : "" }, { "dropping-particle" : "", "family" : "Ponte", "given" : "Rui M", "non-dropping-particle" : "", "parse-names" : false, "suffix" : "" }, { "dropping-particle" : "", "family" : "Forget", "given" : "Gael", "non-dropping-particle" : "", "parse-names" : false, "suffix" : "" }, { "dropping-particle" : "", "family" : "Heimbach", "given" : "Patrick", "non-dropping-particle" : "", "parse-names" : false, "suffix" : "" } ], "container-title" : "Journal of Climate", "id" : "ITEM-1", "issue" : "1", "issued" : { "date-parts" : [ [ "2013", "1" ] ] }, "page" : "153-170", "publisher" : "American Meteorological Society", "title" : "A Comparison of Atmospheric Reanalysis Surface Products over the Ocean and Implications for Uncertainties in Air\u2013Sea Boundary Forcing", "translator" : [ { "dropping-particle" : "", "family" : "Q4907", "given" : "", "non-dropping-particle" : "", "parse-names" : false, "suffix" : "" } ], "type" : "article-journal", "volume" : "26" }, "uris" : [ "http://www.mendeley.com/documents/?uuid=b57a9166-1063-4d0d-a5c4-d85ea1c974dc" ] }, { "id" : "ITEM-2", "itemData" : { "DOI" : "10.5194/hess-19-389-2015", "author" : [ { "dropping-particle" : "", "family" : "Balsamo", "given" : "G", "non-dropping-particle" : "", "parse-names" : false, "suffix" : "" }, { "dropping-particle" : "", "family" : "Albergel", "given" : "C", "non-dropping-particle" : "", "parse-names" : false, "suffix" : "" }, { "dropping-particle" : "", "family" : "Beljaars", "given" : "A", "non-dropping-particle" : "", "parse-names" : false, "suffix" : "" }, { "dropping-particle" : "", "family" : "Boussetta", "given" : "S", "non-dropping-particle" : "", "parse-names" : false, "suffix" : "" }, { "dropping-particle" : "", "family" : "Brun", "given" : "E", "non-dropping-particle" : "", "parse-names" : false, "suffix" : "" }, { "dropping-particle" : "", "family" : "Cloke", "given" : "H", "non-dropping-particle" : "", "parse-names" : false, "suffix" : "" }, { "dropping-particle" : "", "family" : "Dee", "given" : "D", "non-dropping-particle" : "", "parse-names" : false, "suffix" : "" }, { "dropping-particle" : "", "family" : "Dutra", "given" : "E", "non-dropping-particle" : "", "parse-names" : false, "suffix" : "" }, { "dropping-particle" : "", "family" : "Mu\u00f1oz-Sabater", "given" : "J", "non-dropping-particle" : "", "parse-names" : false, "suffix" : "" }, { "dropping-particle" : "", "family" : "Pappenberger", "given" : "F", "non-dropping-particle" : "", "parse-names" : false, "suffix" : "" }, { "dropping-particle" : "", "family" : "Rosnay", "given" : "P", "non-dropping-particle" : "de", "parse-names" : false, "suffix" : "" }, { "dropping-particle" : "", "family" : "Stockdale", "given" : "T", "non-dropping-particle" : "", "parse-names" : false, "suffix" : "" }, { "dropping-particle" : "", "family" : "Vitart", "given" : "F", "non-dropping-particle" : "", "parse-names" : false, "suffix" : "" } ], "container-title" : "Hydrology and Earth System Sciences", "id" : "ITEM-2", "issue" : "1", "issued" : { "date-parts" : [ [ "2015" ] ] }, "page" : "389-407", "title" : "ERA-Interim/Land: a global land surface reanalysis data set", "translator" : [ { "dropping-particle" : "", "family" : "Q5869", "given" : "", "non-dropping-particle" : "", "parse-names" : false, "suffix" : "" } ], "type" : "article-journal", "volume" : "19" }, "uris" : [ "http://www.mendeley.com/documents/?uuid=79a4af70-aec8-40b2-a8f4-f31cc072632e" ] }, { "id" : "ITEM-3", "itemData" : { "DOI" : "10.1175/1520-0477(1996)077&lt;0437:TNYRP&gt;2.0.CO;2", "ISSN" : "0003-0007", "abstract" : "The NCEP and NCAR are cooperating in a project (denoted \u201creanalysis\u201d) to produce a 40-year record of global analyses of atmospheric fields in support of the needs of the research and climate monitoring communities. This effort involves the recovery of land surface, ship, rawinsonde, pibal, aircraft, satellite, and other data; quality controlling and assimilating these data with a data assimilation system that is kept unchanged over the reanalysis period 1957\u201396. This eliminates perceived climate jumps associated with changes in the data assimilation system. The NCEP/NCAR 40-yr reanalysis uses a frozen state-of-the-art global data assimilation system and a database as complete as possible. The data assimilation and the model used are identical to the global system implemented operationally at the NCEP on 11 January 1995, except that the horizontal resolution is T62 (about 210 km). The database has been enhanced with many sources of observations not available in real time for operations, provided by differe...", "author"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"Leetmaa", "given" : "A.", "non-dropping-particle" : "", "parse-names" : false, "suffix" : "" }, { "dropping-particle" : "", "family" : "Reynolds", "given" : "R.",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"Jenne", "given" : "Roy", "non-dropping-particle" : "", "parse-names" : false, "suffix" : "" }, { "dropping-particle" : "", "family" : "Joseph", "given" : "Dennis", "non-dropping-particle" : "", "parse-names" : false, "suffix" :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"Leetmaa", "given" : "A.", "non-dropping-particle" : "", "parse-names" : false, "suffix" : "" }, { "dropping-particle" : "", "family" : "Reynolds", "given" : "R.", "non-dropping-particle" : "", "parse-names" : false, "suffix" : "" }, { "dropping-particle" : "", "family" : "Jenne", "given" : "Roy", "non-dropping-particle" : "", "parse-names" : false, "suffix" : "" }, { "dropping-particle" : "", "family" : "Joseph", "given" : "Dennis", "non-dropping-particle" : "", "parse-names" : false, "suffix" : "" } ], "container-title" : "Bulletin of the American Meteorological Society", "id" : "ITEM-3", "issue" : "3", "issued" : { "date-parts" : [ [ "1996", "3", "1" ] ] }, "page" : "437-471", "publisher" : "American Meteorological Society", "title" : "The NCEP/NCAR 40-Year Reanalysis Project", "translator" : [ { "dropping-particle" : "", "family" : "Q6210", "given" : "", "non-dropping-particle" : "", "parse-names" : false, "suffix" : "" } ], "type" : "article-journal", "volume" : "77" }, "uris" : [ "http://www.mendeley.com/documents/?uuid=3cb30969-e455-4bd7-b61f-ee7b8287de34" ] }, { "id" : "ITEM-4", "itemData" : { "DOI" : "10.1002/qj.828", "ISBN" : "1477-870X", "ISSN" : "00359009",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"ITEM-4", "issued" : { "date-parts" : [ [ "2011" ] ] }, "page" : "553-597", "title" : "The ERA-Interim reanalysis: Configuration and performance of the data assimilation system", "translator" : [ { "dropping-particle" : "", "family" : "Q5188", "given" : "", "non-dropping-particle" : "", "parse-names" : false, "suffix" : "" } ], "type" : "article-journal", "volume" : "137" }, "uris" : [ "http://www.mendeley.com/documents/?uuid=3c1b34c7-0ee4-4e43-bacd-f99b6e6cf34d" ] }, { "id" : "ITEM-5", "itemData" : { "DOI" : "10.1256/qj.04.176", "abstract" : "Abstract ERA-40 is a re-analysis of meteorological observations from September 1957 to August 2002 produced by the European Centre for Medium-Range Weather Forecasts (ECMWF) in collaboration with many institutions. The observing system changed considerably over this re-analysis period, with assimilable data provided by a succession of satellite-borne instruments from the 1970s onwards, supplemented by increasing numbers of observations from aircraft, ocean-buoys and other surface platforms, but with a declining number of radiosonde ascents since the late 1980s. The observations used in ERA-40 were accumulated from many sources. The first part of this paper describes the data acquisition and the principal changes in data type and coverage over the period. It also describes the data assimilation system used for ERA-40. This benefited from many of the changes introduced into operational forecasting since the mid-1990s, when the systems used for the 15-year ECMWF re-analysis (ERA-15) and the National Centers for Environmental Prediction/National Center for Atmospheric Research (NCEP/NCAR) re-analysis were implemented. Several of the improvements are discussed. General aspects of the production of the analyses are also summarized. A number of results indicative of the overall performance of the data assimilation system, and implicitly of the observing system, are presented and discussed. The comparison of background (short-range) forecasts and analyses with observations, the consistency of the global mass budget, the magnitude of differences between analysis and background fields and the accuracy of medium-range forecasts run from the ERA-40 analyses are illustrated. Several results demonstrate the marked improvement that was made to the observing system for the southern hemisphere in the 1970s, particularly towards the end of the decade. In contrast, the synoptic quality of the analysis for the northern hemisphere is sufficient to provide forecasts that remain skilful well into the medium range for all years. Two particular problems are also examined: excessive precipitation over tropical oceans and a too strong Brewer-Dobson circulation, both of which are pronounced in later years. Several other aspects of the quality of the re-analyses revealed by monitoring and validation studies are summarized. Expectations that the ?second-generation? ERA-40 re-analysis would provide products that are better than those from the firstgeneration ERA-15 and NCEP/NCAR re-a\u2026", "author" : [ { "dropping-particle" : "", "family" : "Uppala", "given" : "S M", "non-dropping-particle" : "", "parse-names" : false, "suffix" : "" }, { "dropping-particle" : "", "family" : "K\u00c5llberg", "given" : "P W", "non-dropping-particle" : "", "parse-names" : false, "suffix" : "" }, { "dropping-particle" : "", "family" : "Simmons", "given" : "A J", "non-dropping-particle" : "", "parse-names" : false, "suffix" : "" }, { "dropping-particle" : "", "family" : "Andrae", "given" : "U", "non-dropping-particle" : "", "parse-names" : false, "suffix" : "" }, { "dropping-particle" : "", "family" : "Bechtold", "given" : "V Da Costa", "non-dropping-particle" : "", "parse-names" : false, "suffix" : "" }, { "dropping-particle" : "", "family" : "Fiorino", "given" : "M", "non-dropping-particle" : "", "parse-names" : false, "suffix" : "" }, { "dropping-particle" : "", "family" : "Gibson", "given" : "J K", "non-dropping-particle" : "", "parse-names" : false, "suffix" : "" }, { "dropping-particle" : "", "family" : "Haseler", "given" : "J", "non-dropping-particle" : "", "parse-names" : false, "suffix" : "" }, { "dropping-particle" : "", "family" : "Hernandez", "given" : "A", "non-dropping-particle" : "", "parse-names" : false, "suffix" : "" }, { "dropping-particle" : "", "family" : "Kelly", "given" : "G A", "non-dropping-particle" : "", "parse-names" : false, "suffix" : "" }, { "dropping-particle" : "", "family" : "Li", "given" : "X", "non-dropping-particle" : "", "parse-names" : false, "suffix" : "" }, { "dropping-particle" : "", "family" : "Onogi", "given" : "K", "non-dropping-particle" : "", "parse-names" : false, "suffix" : "" }, { "dropping-particle" : "", "family" : "Saarinen", "given" : "S", "non-dropping-particle" : "", "parse-names" : false, "suffix" : "" }, { "dropping-particle" : "", "family" : "Sokka", "given" : "N", "non-dropping-particle" : "", "parse-names" : false, "suffix" : "" }, { "dropping-particle" : "", "family" : "Allan", "given" : "R P", "non-dropping-particle" : "", "parse-names" : false, "suffix" : "" }, { "dropping-particle" : "", "family" : "Andersson", "given" : "E", "non-dropping-particle" : "", "parse-names" : false, "suffix" : "" }, { "dropping-particle" : "", "family" : "Arpe", "given" : "K", "non-dropping-particle" : "", "parse-names" : false, "suffix" : "" }, { "dropping-particle" : "", "family" : "Balmaseda", "given" : "M A", "non-dropping-particle" : "", "parse-names" : false, "suffix" : "" }, { "dropping-particle" : "", "family" : "Beljaars", "given" : "A C M", "non-dropping-particle" : "", "parse-names" : false, "suffix" : "" }, { "dropping-particle" : "Van De", "family" : "Berg", "given" : "L", "non-dropping-particle" : "", "parse-names" : false, "suffix" : "" }, { "dropping-particle" : "", "family" : "Bidlot", "given" : "J", "non-dropping-particle" : "", "parse-names" : false, "suffix" : "" }, { "dropping-particle" : "", "family" : "Bormann", "given" : "N", "non-dropping-particle" : "", "parse-names" : false, "suffix" : "" }, { "dropping-particle" : "", "family" : "Caires", "given" : "S", "non-dropping-particle" : "", "parse-names" : false, "suffix" : "" }, { "dropping-particle" : "", "family" : "Chevallier", "given" : "F", "non-dropping-particle" : "", "parse-names" : false, "suffix" : "" }, { "dropping-particle" : "", "family" : "Dethof", "given" : "A", "non-dropping-particle" : "", "parse-names" : false, "suffix" : "" }, { "dropping-particle" : "", "family" : "Dragosavac", "given" : "M", "non-dropping-particle" : "", "parse-names" : false, "suffix" : "" }, { "dropping-particle" : "", "family" : "Fisher", "given" : "M", "non-dropping-particle" : "", "parse-names" : false, "suffix" : "" }, { "dropping-particle" : "", "family" : "Fuentes", "given" : "M", "non-dropping-particle" : "", "parse-names" : false, "suffix" : "" }, { "dropping-particle" : "", "family" : "Hagemann", "given" : "S", "non-dropping-particle" : "", "parse-names" : false, "suffix" : "" }, { "dropping-particle" : "", "family" : "H\u00f3lm", "given" : "E", "non-dropping-particle" : "", "parse-names" : false, "suffix" : "" }, { "dropping-particle" : "", "family" : "Hoskins", "given" : "B J", "non-dropping-particle" : "", "parse-names" : false, "suffix" : "" }, { "dropping-particle" : "", "family" : "Isaksen", "given" : "L", "non-dropping-particle" : "", "parse-names" : false, "suffix" : "" }, { "dropping-particle" : "", "family" : "Janssen", "given" : "P A E M", "non-dropping-particle" : "", "parse-names" : false, "suffix" : "" }, { "dropping-particle" : "", "family" : "Jenne", "given" : "R", "non-dropping-particle" : "", "parse-names" : false, "suffix" : "" }, { "dropping-particle" : "", "family" : "Mcnally", "given" : "A P", "non-dropping-particle" : "", "parse-names" : false, "suffix" : "" }, { "dropping-particle" : "", "family" : "Mahfouf", "given" : "J.-F.", "non-dropping-particle" : "", "parse-names" : false, "suffix" : "" }, { "dropping-particle" : "", "family" : "Morcrette", "given" : "J.-J.", "non-dropping-particle" : "", "parse-names" : false, "suffix" : "" }, { "dropping-particle" : "", "family" : "Rayner", "given" : "N A", "non-dropping-particle" : "", "parse-names" : false, "suffix" : "" }, { "dropping-particle" : "", "family" : "Saunders", "given" : "R W", "non-dropping-particle" : "", "parse-names" : false, "suffix" : "" }, { "dropping-particle" : "", "family" : "Simon", "given" : "P", "non-dropping-particle" : "", "parse-names" : false, "suffix" : "" }, { "dropping-particle" : "", "family" : "Sterl", "given" : "A", "non-dropping-particle" : "", "parse-names" : false, "suffix" : "" }, { "dropping-particle" : "", "family" : "Trenberth", "given" : "K E", "non-dropping-particle" : "", "parse-names" : false, "suffix" : "" }, { "dropping-particle" : "", "family" : "Untch", "given" : "A", "non-dropping-particle" : "", "parse-names" : false, "suffix" : "" }, { "dropping-particle" : "", "family" : "Vasiljevic", "given" : "D", "non-dropping-particle" : "", "parse-names" : false, "suffix" : "" }, { "dropping-particle" : "", "family" : "Viterbo", "given" : "P", "non-dropping-particle" : "", "parse-names" : false, "suffix" : "" }, { "dropping-particle" : "", "family" : "Woollen", "given" : "J", "non-dropping-particle" : "", "parse-names" : false, "suffix" : "" } ], "container-title" : "Quarterly Journal of the Royal Meteorological Society", "id" : "ITEM-5", "issue" : "612", "issued" : { "date-parts" : [ [ "2006", "12", "29" ] ] }, "note" : "doi: 10.1256/qj.04.176", "page" : "2961-3012", "publisher" : "Wiley-Blackwell", "title" : "The ERA-40 re-analysis", "translator" : [ { "dropping-particle" : "", "family" : "Q4087", "given" : "", "non-dropping-particle" : "", "parse-names" : false, "suffix" : "" } ], "type" : "article-journal", "volume" : "131" }, "uris" : [ "http://www.mendeley.com/documents/?uuid=c805bd61-e41d-4d0b-998a-509fb487224d", "http://www.mendeley.com/documents/?uuid=11ee5225-fe92-36c0-a1aa-90350fc955f2" ] } ], "mendeley" : { "formattedCitation" : "(Kalnay et al., 1996; Uppala et al., 2006; Dee et al., 2011; Chaudhuri et al., 2013; Balsamo et al., 2015)", "manualFormatting" : "(Balsamo et al., 2015; Chaudhuri et al., 2013", "plainTextFormattedCitation" : "(Kalnay et al., 1996; Uppala et al., 2006; Dee et al., 2011; Chaudhuri et al., 2013; Balsamo et al., 2015)", "previouslyFormattedCitation" : "(Kalnay et al., 1996; Uppala et al., 2006; Dee et al., 2011; Chaudhuri et al., 2013; Balsamo et al., 2015)"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(Balsamo et al., 2015; Chaudhuri et al., 201</w:t>
      </w:r>
      <w:ins w:id="336" w:author="Robin Matthews" w:date="2021-07-11T16:03:00Z">
        <w:r w:rsidR="00C63511">
          <w:rPr>
            <w:noProof/>
            <w:lang w:val="en-GB" w:eastAsia="en-US"/>
          </w:rPr>
          <w:t>3)</w:t>
        </w:r>
      </w:ins>
      <w:del w:id="337" w:author="Robin Matthews" w:date="2021-07-11T16:03:00Z">
        <w:r w:rsidR="00E41CA2" w:rsidDel="00C63511">
          <w:rPr>
            <w:noProof/>
            <w:lang w:val="en-GB" w:eastAsia="en-US"/>
          </w:rPr>
          <w:delText>3</w:delText>
        </w:r>
      </w:del>
      <w:r w:rsidRPr="00C734F4">
        <w:rPr>
          <w:lang w:val="en-GB" w:eastAsia="en-US"/>
        </w:rPr>
        <w:fldChar w:fldCharType="end"/>
      </w:r>
      <w:commentRangeEnd w:id="332"/>
      <w:commentRangeEnd w:id="333"/>
      <w:r w:rsidR="00C63511">
        <w:rPr>
          <w:rStyle w:val="CommentReference"/>
          <w:rFonts w:asciiTheme="minorHAnsi" w:eastAsiaTheme="minorHAnsi" w:hAnsiTheme="minorHAnsi"/>
          <w:lang w:eastAsia="en-US"/>
        </w:rPr>
        <w:commentReference w:id="332"/>
      </w:r>
      <w:r w:rsidR="00E41CA2">
        <w:rPr>
          <w:rStyle w:val="CommentReference"/>
          <w:rFonts w:asciiTheme="minorHAnsi" w:eastAsiaTheme="minorHAnsi" w:hAnsiTheme="minorHAnsi"/>
          <w:lang w:eastAsia="en-US"/>
        </w:rPr>
        <w:commentReference w:id="333"/>
      </w:r>
      <w:del w:id="338" w:author="Robin Matthews" w:date="2021-07-11T16:03:00Z">
        <w:r w:rsidRPr="00C734F4" w:rsidDel="00C63511">
          <w:rPr>
            <w:lang w:val="en-GB" w:eastAsia="en-US"/>
          </w:rPr>
          <w:delText>)</w:delText>
        </w:r>
      </w:del>
      <w:r w:rsidRPr="00C734F4">
        <w:rPr>
          <w:lang w:val="en-GB" w:eastAsia="en-US"/>
        </w:rPr>
        <w:t xml:space="preserve">, regional </w:t>
      </w:r>
      <w:commentRangeStart w:id="339"/>
      <w:commentRangeStart w:id="340"/>
      <w:r w:rsidRPr="00C734F4">
        <w:rPr>
          <w:lang w:val="en-GB" w:eastAsia="en-US"/>
        </w:rPr>
        <w:fldChar w:fldCharType="begin" w:fldLock="1"/>
      </w:r>
      <w:r w:rsidR="000465A7">
        <w:rPr>
          <w:lang w:val="en-GB" w:eastAsia="en-US"/>
        </w:rPr>
        <w:instrText>ADDIN CSL_CITATION { "citationItems" : [ { "id" : "ITEM-1",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"ITEM-1",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"http://www.mendeley.com/documents/?uuid=248f5537-e7cc-4e99-a79f-1867712564c4", "http://www.mendeley.com/documents/?uuid=ce9ae261-3bd1-3e9f-844f-f31a7079614d" ] }, { "id" : "ITEM-2", "itemData" : { "DOI" : "10.1175/JCLI-D-13-00423.1", "abstract" : "AbstractAssessing changes in the frequency and intensity of extreme meteorological events and their impact on water resources, agriculture, and infrastructure is necessary to adequately prepare and adapt to future change. This is a challenge in data-sparse regions such as sub-Saharan Africa, where a lack of high-density and temporally consistent long-term in situ measurements complicates the analysis. To address this, a temporally homogenous and high-temporal- and high-spatial-resolution meteorological dataset is developed over sub-Saharan Africa (5\u00b0S?25\u00b0N), covering the time period between 1979 and 2005. It is developed by spatially downscaling the National Centers for Environmental Prediction?National Center for Atmospheric Research (NCEP?NCAR) reanalysis to a 0.1\u00b0 spatial resolution, detecting and correcting for temporal inhomogeneities, and by removing random errors and biases by assimilating quality-controlled and gap-filled Global Summary of the Day (GSOD) in situ measurements. The dataset is then used to determine the statistical significance and magnitude of changes in climate extremes between 1979 and 2005. The results suggest a shift in the distribution of daily maximum and minimum temperatures toward a warmer mean with a faster increase in warm than cold events. Changes in the mean annual precipitation and heavy rainfall events are significant only in regions affected by the Sahel droughts of the 1970s and 1980s.", "author" : [ { "dropping-particle" : "", "family" : "Chaney", "given" : "Nathaniel W", "non-dropping-particle" : "", "parse-names" : false, "suffix" : "" }, { "dropping-particle" : "", "family" : "Sheffield", "given" : "Justin", "non-dropping-particle" : "", "parse-names" : false, "suffix" : "" }, { "dropping-particle" : "", "family" : "Villarini", "given" : "Gabriele", "non-dropping-particle" : "", "parse-names" : false, "suffix" : "" }, { "dropping-particle" : "", "family" : "Wood", "given" : "Eric F", "non-dropping-particle" : "", "parse-names" : false, "suffix" : "" } ], "container-title" : "Journal of Climate", "id" : "ITEM-2", "issue" : "15", "issued" : { "date-parts" : [ [ "2014", "5", "12" ] ] }, "note" : "doi: 10.1175/JCLI-D-13-00423.1", "page" : "5815-5835", "publisher" : "American Meteorological Society", "title" : "Development of a High-Resolution Gridded Daily Meteorological Dataset over Sub-Saharan Africa: Spatial Analysis of Trends in Climate Extremes", "translator" : [ { "dropping-particle" : "", "family" : "Q3938", "given" : "", "non-dropping-particle" : "", "parse-names" : false, "suffix" : "" } ], "type" : "article-journal", "volume" : "27" }, "uris" : [ "http://www.mendeley.com/documents/?uuid=7bcbb0a7-8e62-3cbc-8959-17fb7a153348", "http://www.mendeley.com/documents/?uuid=819ebdba-8bd0-4fe4-a875-797b6fdb9f36" ] }, { "id" : "ITEM-3", "itemData" : { "DOI" : "10.1002/2014JD021927", "abstract" : "Abstract African societies are dependent on rainfall for agricultural and other water-dependent activities, yet rainfall is extremely variable in both space and time and reoccurring water shocks, such as drought, can have considerable social and economic impacts. To help improve our knowledge of the rainfall climate, we have constructed a 30 year (1983?2012), temporally consistent rainfall data set for Africa known as TARCAT (Tropical Applications of Meteorology using SATellite and ground-based observations (TAMSAT) African Rainfall Climatology And Time series) using archived Meteosat thermal infrared imagery, calibrated against rain gauge records collated from numerous African agencies. TARCAT has been produced at 10 day (dekad) scale at a spatial resolution of 0.0375\u00b0. An intercomparison of TARCAT from 1983 to 2010 with six long-term precipitation data sets indicates that TARCAT replicates the spatial and seasonal rainfall patterns and interannual variability well, with correlation coefficients of 0.85 and 0.70 with the Climate Research Unit and Global Precipitation Climatology Centre gridded-gauge analyses respectively in the interannual variability of the Africa-wide mean monthly rainfall. The design of the algorithm for drought monitoring leads to TARCAT underestimating the Africa-wide mean annual rainfall on average by ?0.37?mm?d?1 (21%) compared to other data sets. As the TARCAT rainfall estimates are historically calibrated across large climatically homogeneous regions, the data can provide users with robust estimates of climate related risk, even in regions where gauge records are inconsistent in time.", "author" : [ { "dropping-particle" : "", "family" : "Maidment", "given" : "Ross I", "non-dropping-particle" : "", "parse-names" : false, "suffix" : "" }, { "dropping-particle" : "", "family" : "Grimes", "given" : "David", "non-dropping-particle" : "", "parse-names" : false, "suffix" : "" }, { "dropping-particle" : "", "family" : "Allan", "given" : "Richard P", "non-dropping-particle" : "", "parse-names" : false, "suffix" : "" }, { "dropping-particle" : "", "family" : "Tarnavsky", "given" : "Elena", "non-dropping-particle" : "", "parse-names" : false, "suffix" : "" }, { "dropping-particle" : "", "family" : "Stringer", "given" : "Marc", "non-dropping-particle" : "", "parse-names" : false, "suffix" : "" }, { "dropping-particle" : "", "family" : "Hewison", "given" : "Tim", "non-dropping-particle" : "", "parse-names" : false, "suffix" : "" }, { "dropping-particle" : "", "family" : "Roebeling", "given" : "Rob", "non-dropping-particle" : "", "parse-names" : false, "suffix" : "" }, { "dropping-particle" : "", "family" : "Black", "given" : "Emily", "non-dropping-particle" : "", "parse-names" : false, "suffix" : "" } ], "container-title" : "Journal of Geophysical Research: Atmospheres", "id" : "ITEM-3", "issue" : "18", "issued" : { "date-parts" : [ [ "2014", "7", "9" ] ] }, "note" : "doi: 10.1002/2014JD021927", "page" : "10, 610-619, 644", "publisher" : "Wiley-Blackwell", "title" : "The 30 year TAMSAT African Rainfall Climatology And Time series (TARCAT) data set", "translator" : [ { "dropping-particle" : "", "family" : "Q3937", "given" : "", "non-dropping-particle" : "", "parse-names" : false, "suffix" : "" } ], "type" : "article-journal", "volume" : "119" }, "uris" : [ "http://www.mendeley.com/documents/?uuid=bc5a5d72-d0e2-3e9d-864b-a5d4a9f68a92", "http://www.mendeley.com/documents/?uuid=fde837a1-fe86-4146-bc95-35c6278b8292" ] } ], "mendeley" : { "formattedCitation" : "(Chaney et al., 2014; Maidment et al., 2014; Dahlgren et al., 2016)", "manualFormatting" : "(Chaney et al., 2014; Dahlgren et al., 2016; Maidment et al., 2014; Mahmood et al., 2018; Attada et al., 2018; Langodan et al., 2017)", "plainTextFormattedCitation" : "(Chaney et al., 2014; Maidment et al., 2014; Dahlgren et al., 2016)", "previouslyFormattedCitation" : "(Chaney et al., 2014; Maidment et al., 2014; Dahlgren et al., 2016)" }, "properties" : { "noteIndex" : 0 }, "schema" : "https://github.com/citation-style-language/schema/raw/master/csl-citation.json" }</w:instrText>
      </w:r>
      <w:r w:rsidRPr="00C734F4">
        <w:rPr>
          <w:lang w:val="en-GB" w:eastAsia="en-US"/>
        </w:rPr>
        <w:fldChar w:fldCharType="separate"/>
      </w:r>
      <w:r w:rsidR="00E41CA2">
        <w:rPr>
          <w:noProof/>
          <w:lang w:val="en-GB" w:eastAsia="en-US"/>
        </w:rPr>
        <w:t>(Chaney et al., 2014; Dahlgren et al., 2016; Maidment et al., 2014; Mahmood et al., 2018; Attada et al., 2018; Langodan et al., 2017)</w:t>
      </w:r>
      <w:r w:rsidRPr="00C734F4">
        <w:rPr>
          <w:lang w:val="en-GB" w:eastAsia="en-US"/>
        </w:rPr>
        <w:fldChar w:fldCharType="end"/>
      </w:r>
      <w:commentRangeEnd w:id="339"/>
      <w:r w:rsidR="00E41CA2">
        <w:rPr>
          <w:rStyle w:val="CommentReference"/>
          <w:rFonts w:asciiTheme="minorHAnsi" w:eastAsiaTheme="minorHAnsi" w:hAnsiTheme="minorHAnsi"/>
          <w:lang w:eastAsia="en-US"/>
        </w:rPr>
        <w:commentReference w:id="339"/>
      </w:r>
      <w:r w:rsidRPr="00C734F4">
        <w:rPr>
          <w:lang w:val="en-GB" w:eastAsia="en-US"/>
        </w:rPr>
        <w:t xml:space="preserve"> </w:t>
      </w:r>
      <w:commentRangeEnd w:id="340"/>
      <w:r w:rsidR="00C63511">
        <w:rPr>
          <w:rStyle w:val="CommentReference"/>
          <w:rFonts w:asciiTheme="minorHAnsi" w:eastAsiaTheme="minorHAnsi" w:hAnsiTheme="minorHAnsi"/>
          <w:lang w:eastAsia="en-US"/>
        </w:rPr>
        <w:commentReference w:id="340"/>
      </w:r>
      <w:r w:rsidRPr="00C734F4">
        <w:rPr>
          <w:lang w:val="en-GB" w:eastAsia="en-US"/>
        </w:rPr>
        <w:t xml:space="preserve">or country scales </w:t>
      </w:r>
      <w:commentRangeStart w:id="341"/>
      <w:commentRangeStart w:id="342"/>
      <w:r w:rsidRPr="00C734F4">
        <w:rPr>
          <w:lang w:val="en-GB" w:eastAsia="en-US"/>
        </w:rPr>
        <w:fldChar w:fldCharType="begin" w:fldLock="1"/>
      </w:r>
      <w:r w:rsidR="000465A7">
        <w:rPr>
          <w:lang w:val="en-GB" w:eastAsia="en-US"/>
        </w:rPr>
        <w:instrText>ADDIN CSL_CITATION { "citationItems" : [ { "id" : "ITEM-1", "itemData" : { "DOI" : "10.1007/s00704-016-2003-7", "ISSN" : "0177-798X", "abstract" : "We present a 1-km2 gridded German dataset of hourly surface climate variables covering the period 1995 to 2012. The dataset comprises 12 variables including temperature, dew point, cloud cover, wind speed and direction, global and direct shortwave radiation, down- and up-welling longwave radiation, sea level pressure, relative humidity and vapour pressure. This dataset was constructed statistically from station data, satellite observations and model data. It is outstanding in terms of spatial and temporal resolution and in the number of climate variables. For each variable, we employed the most suitable gridding method and combined the best of several information sources, including station records, satellite-derived data and data from a regional climate model. A module to estimate urban heat island intensity was integrated for air and dew point temperature. Owing to the low density of available synop stations, the gridded dataset does not capture all variations that may occur at a resolution of 1 km2. This applies to areas of complex terrain (all the variables), and in particular to wind speed and the radiation parameters. To achieve maximum precision, we used all observational information when it was available. This, however, leads to inhomogeneities in station network density and affects the long-term consistency of the dataset. A first climate analysis for Germany was conducted. The Rhine River Valley, for example, exhibited more than 100 summer days in 2003, whereas in 1996, the number was low everywhere in Germany. The dataset is useful for applications in various climate-related studies, hazard management and for solar or wind energy applications and it is available via doi:10.5676/DWD_CDC/TRY_Basis_v001.", "author" : [ { "dropping-particle" : "", "family" : "Kr\u00e4henmann", "given" : "S.", "non-dropping-particle" : "", "parse-names" : false, "suffix" : "" }, { "dropping-particle" : "", "family" : "Walter", "given" : "A.", "non-dropping-particle" : "", "parse-names" : false, "suffix" : "" }, { "dropping-particle" : "", "family" : "Brienen", "given" : "S.", "non-dropping-particle" : "", "parse-names" : false, "suffix" : "" }, { "dropping-particle" : "", "family" : "Imbery", "given" : "F.", "non-dropping-particle" : "", "parse-names" : false, "suffix" : "" }, { "dropping-particle" : "", "family" : "Matzarakis", "given" : "A.", "non-dropping-particle" : "", "parse-names" : false, "suffix" : "" } ], "container-title" : "Theoretical and Applied Climatology", "id" : "ITEM-1", "issue" : "3-4", "issued" : { "date-parts" : [ [ "2018", "2", "28" ] ] }, "page" : "899-926", "title" : "High-resolution grids of hourly meteorological variables for Germany", "translator" : [ { "dropping-particle" : "", "family" : "Q3943", "given" : "", "non-dropping-particle" : "", "parse-names" : false, "suffix" : "" } ], "type" : "article-journal", "volume" : "131" }, "uris" : [ "http://www.mendeley.com/documents/?uuid=bb27ef9d-9277-344a-95c7-0a0424d27959", "http://www.mendeley.com/documents/?uuid=fd9301d7-2ae3-48c3-a9bf-75772bb01b49" ] }, { "id" : "ITEM-2", "itemData" : { "DOI" : "10.1002/joc.2003", "abstract" : "Abstract The assessment of regional climate change requires the development of reference long-term retrospective meteorological datasets. This article presents an 8-km-resolution atmospheric reanalysis over France performed with the the Safran-gauge-based analysis system for the period 1958?2008. Climatological features of the Safran 50-year analysis?long-term mean values, inter-annual and seasonal variability?are first presented for all computed variables: rainfall, snowfall, mean air temperature, specific humidity, wind speed and solar and infrared radiation. The spatial patterns of precipitation, minimum and maximum temperature are compared with another spatialization method, and the temporal consistency of the reanalysis is assessed through various validation experiments with both dependent and independent data. These experiments demonstrate the overall robustness of the Safran reanalysis and the improvement of its quality with time, in connection with the sharp increase in the observation network density that occurred in the 1990s. They also show the differentiated sensitivity of variables to the number of available ground observations, with precipitation and air temperature being the more robust ones. The comparison of trends from the reanalysis with those from homogenized series finally shows that if spatial patterns are globally consistent with both approaches, care must be taken when using literal values from the reanalysis and corresponding statistical significance in climate change detection studies. The Safran 50-year atmospheric reanalysis constitutes a long-term forcing datasets for land surface schemes and thus enables the simulation of the past 50 years of water resources over France. Copyright ? 2009 Royal Meteorological Society", "author" : [ { "dropping-particle" : "", "family" : "Vidal", "given" : "Jean-Philippe", "non-dropping-particle" : "", "parse-names" : false, "suffix" : "" }, { "dropping-particle" : "", "family" : "Martin", "given" : "Eric", "non-dropping-particle" : "", "parse-names" : false, "suffix" : "" }, { "dropping-particle" : "", "family" : "Franchist\u00e9guy", "given" : "Laurent", "non-dropping-particle" : "", "parse-names" : false, "suffix" : "" }, { "dropping-particle" : "", "family" : "Baillon", "given" : "Martine", "non-dropping-particle" : "", "parse-names" : false, "suffix" : "" }, { "dropping-particle" : "", "family" : "Soubeyroux", "given" : "Jean-Michel", "non-dropping-particle" : "", "parse-names" : false, "suffix" : "" } ], "container-title" : "International Journal of Climatology", "id" : "ITEM-2", "issue" : "11", "issued" : { "date-parts" : [ [ "2010", "9", "3" ] ] }, "note" : "doi: 10.1002/joc.2003", "page" : "1627-1644", "publisher" : "Wiley-Blackwell", "title" : "A 50-year high-resolution atmospheric reanalysis over France with the Safran system", "translator" : [ { "dropping-particle" : "", "family" : "Q3954", "given" : "", "non-dropping-particle" : "", "parse-names" : false, "suffix" : "" } ], "type" : "article-journal", "volume" : "30" }, "uris" : [ "http://www.mendeley.com/documents/?uuid=852c678b-6996-3c0d-b1eb-22b1d9239e6e", "http://www.mendeley.com/documents/?uuid=ec2e0fe2-f5aa-488e-8773-a35751894716" ] }, { "id" : "ITEM-3",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"ITEM-3",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"http://www.mendeley.com/documents/?uuid=b08feb7b-0976-4f58-bc7d-bae704db2248", "http://www.mendeley.com/documents/?uuid=421caf83-de60-3568-a60a-f17e299423c5" ] }, { "id" : "ITEM-4", "itemData" : { "DOI" : "10.1002/joc.3814", "abstract" : "ABSTRACT This study demonstrates the capability of the Weather Research and Forecasting (WRF) model with four-dimensional data assimilation (WRF-FDDA) to produce a high-resolution climatography of seasonal precipitation over Israel and the surrounding areas. The system was used to dynamically downscale global Climate Forecast System (CFS) reanalysis with continuous assimilation of conventional and unconventional observations. Precipitation seasons (December-January-February) in 7?years, including two extreme dry and wet seasons observed in the past decades, were generated at 2-km spatial resolution. Verification against rain-gauge observations shows that the WRF-FDDA system effectively reproduces the spatial and inter-annual variability, as well as the timing, intensity, and length of wet and dry spells. The best agreement between model and observations was obtained at areas dominated by complex terrain, illustrating the benefit of the high-resolution lower boundary forcing in the dynamical downscaling process. In contrast, some biases were observed over coastal-flat terrain. The model was able to reproduce some of the extreme events, but exhibited limitations in the case of rare events. This specific discrepancy between the model and observations suggests that further fine tuning and different model configurations may be needed to correctly simulate extreme events. The use of an objective weather-regimes verification procedure reveals the skill of the climatography for different types of extra-tropical cyclones: while biases are larger at coastal-flat areas under shallow-cyclonic conditions, deep-cyclonic conditions lead to more significant biases in complex terrain regions. The weather-regimes dependent information may be used for further calibration of the downscaled precipitation.", "author" : [ { "dropping-particle" : "", "family" : "Rostkier-Edelstein", "given" : "D", "non-dropping-particle" : "", "parse-names" : false, "suffix" : "" }, { "dropping-particle" : "", "family" : "Liu", "given" : "Y", "non-dropping-particle" : "", "parse-names" : false, "suffix" : "" }, { "dropping-particle" : "", "family" : "Wu", "given" : "W", "non-dropping-particle" : "", "parse-names" : false, "suffix" : "" }, { "dropping-particle" : "", "family" : "Kunin", "given" : "P", "non-dropping-particle" : "", "parse-names" : false, "suffix" : "" }, { "dropping-particle" : "", "family" : "Givati", "given" : "A", "non-dropping-particle" : "", "parse-names" : false, "suffix" : "" }, { "dropping-particle" : "", "family" : "Ge", "given" : "M", "non-dropping-particle" : "", "parse-names" : false, "suffix" : "" } ], "container-title" : "International Journal of Climatology", "id" : "ITEM-4", "issue" : "6", "issued" : { "date-parts" : [ [ "2014", "9", "11" ] ] }, "note" : "doi: 10.1002/joc.3814", "page" : "1964-1979", "publisher" : "Wiley-Blackwell", "title" : "Towards a high-resolution climatography of seasonal precipitation over Israel", "translator" : [ { "dropping-particle" : "", "family" : "Q3813", "given" : "", "non-dropping-particle" : "", "parse-names" : false, "suffix" : "" } ], "type" : "article-journal", "volume" : "34" }, "uris" : [ "http://www.mendeley.com/documents/?uuid=614e4e18-54c5-3960-b77b-0e64d80cb306", "http://www.mendeley.com/documents/?uuid=fdad9d31-d616-4b3c-b6c4-4632a42ade00" ] } ], "mendeley" : { "formattedCitation" : "(Vidal et al., 2010; Rostkier-Edelstein et al., 2014; Kr\u00e4henmann et al., 2018; Mahmood et al., 2018)", "manualFormatting" : "(Kr\u00e4henmann et al., 2018; Mahmood et al., 2018; Rostkier-Edelstein et al., 2014)", "plainTextFormattedCitation" : "(Vidal et al., 2010; Rostkier-Edelstein et al., 2014; Kr\u00e4henmann et al., 2018; Mahmood et al., 2018)", "previouslyFormattedCitation" : "(Vidal et al., 2010; Rostkier-Edelstein et al., 2014; Kr\u00e4henmann et al., 2018; Mahmood et al., 2018)" }, "properties" : { "noteIndex" : 0 }, "schema" : "https://github.com/citation-style-language/schema/raw/master/csl-citation.json" }</w:instrText>
      </w:r>
      <w:r w:rsidRPr="00C734F4">
        <w:rPr>
          <w:lang w:val="en-GB" w:eastAsia="en-US"/>
        </w:rPr>
        <w:fldChar w:fldCharType="separate"/>
      </w:r>
      <w:r w:rsidR="00E41CA2">
        <w:rPr>
          <w:noProof/>
          <w:lang w:val="de-DE" w:eastAsia="en-US"/>
        </w:rPr>
        <w:t>(Krähenmann et al., 2018; Mahmood et al., 2018; Rostkier-Edelstein et al., 2014)</w:t>
      </w:r>
      <w:r w:rsidRPr="00C734F4">
        <w:rPr>
          <w:lang w:val="en-GB" w:eastAsia="en-US"/>
        </w:rPr>
        <w:fldChar w:fldCharType="end"/>
      </w:r>
      <w:commentRangeEnd w:id="341"/>
      <w:r w:rsidR="00E41CA2">
        <w:rPr>
          <w:rStyle w:val="CommentReference"/>
          <w:rFonts w:asciiTheme="minorHAnsi" w:eastAsiaTheme="minorHAnsi" w:hAnsiTheme="minorHAnsi"/>
          <w:lang w:eastAsia="en-US"/>
        </w:rPr>
        <w:commentReference w:id="341"/>
      </w:r>
      <w:commentRangeEnd w:id="342"/>
      <w:r w:rsidR="00A97367">
        <w:rPr>
          <w:rStyle w:val="CommentReference"/>
          <w:rFonts w:asciiTheme="minorHAnsi" w:eastAsiaTheme="minorHAnsi" w:hAnsiTheme="minorHAnsi"/>
          <w:lang w:eastAsia="en-US"/>
        </w:rPr>
        <w:commentReference w:id="342"/>
      </w:r>
      <w:r w:rsidRPr="009A5455">
        <w:rPr>
          <w:lang w:val="de-DE" w:eastAsia="en-US"/>
        </w:rPr>
        <w:t>.</w:t>
      </w:r>
    </w:p>
    <w:p w14:paraId="0DB704DD" w14:textId="77777777" w:rsidR="0081226F" w:rsidRPr="009A5455" w:rsidRDefault="0081226F" w:rsidP="0081226F">
      <w:pPr>
        <w:pStyle w:val="AR6BodyText"/>
        <w:rPr>
          <w:lang w:val="de-DE" w:eastAsia="en-US"/>
        </w:rPr>
      </w:pPr>
    </w:p>
    <w:p w14:paraId="414239C6" w14:textId="6EFC2D95" w:rsidR="0081226F" w:rsidRPr="00C734F4" w:rsidRDefault="0081226F" w:rsidP="0081226F">
      <w:pPr>
        <w:pStyle w:val="AR6BodyText"/>
        <w:rPr>
          <w:lang w:val="en-GB" w:eastAsia="en-US"/>
        </w:rPr>
      </w:pPr>
      <w:r w:rsidRPr="00C734F4">
        <w:rPr>
          <w:lang w:val="en-GB" w:eastAsia="en-US"/>
        </w:rPr>
        <w:t>Reanalyses incorporate an increasing volume of observations from a growing number of sources over time, which sometimes presents a difficulty for trend analysis. However, regional reanalyses are valuable for regional climate assessments, since they can employ high-resolution model simulations due to their limited spatial domain. Their accuracy is also better than global reanalyses since they are often developed over regions with a high density of observational data (</w:t>
      </w:r>
      <w:r w:rsidRPr="00C734F4">
        <w:rPr>
          <w:color w:val="000000"/>
          <w:lang w:val="en-GB"/>
        </w:rPr>
        <w:t>sometimes not freely available for all regions</w:t>
      </w:r>
      <w:r w:rsidRPr="00C734F4">
        <w:rPr>
          <w:lang w:val="en-GB" w:eastAsia="en-US"/>
        </w:rPr>
        <w:t xml:space="preserve">) to be assimilated into the model </w:t>
      </w:r>
      <w:r w:rsidRPr="00C734F4">
        <w:rPr>
          <w:lang w:val="en-GB" w:eastAsia="en-US"/>
        </w:rPr>
        <w:fldChar w:fldCharType="begin" w:fldLock="1"/>
      </w:r>
      <w:r w:rsidR="000465A7">
        <w:rPr>
          <w:lang w:val="en-GB" w:eastAsia="en-US"/>
        </w:rPr>
        <w:instrText>ADDIN CSL_CITATION { "citationItems" : [ { "id" : "ITEM-1", "itemData" : { "DOI" : "10.1175/JHM-D-11-0121.1", "ISSN" : "1525-755X", "abstract" : "AbstractThe diurnal characteristics of summer rainfall in the contiguous United States and northern Mexico were examined with the United States reanalysis for 5 years in 10-km horizontal resolution (US10), which is dynamically downscaled from the National Centers for Environmental Prediction?National Center for Atmospheric Research (NCEP?NCAR) Global Reanalysis 1 using the Regional Spectral Model (RSM). The hourly precipitation outputs demonstrate a realistic structure in the temporal evolution of the observed rainfall episodes and their magnitudes across the United States without any prescriptions of the observed rainfall to the global reanalysis and the downscaled regional reanalysis. Nighttime rainfall over the Great Plains associated with eastward-propagating, mesoscale convective systems originating from the Rocky Mountains is also represented realistically in US10, while the original reanalysis and most general circulation models (GCMs) have difficulties in capturing the series of nocturnal precipitation events in summer over the Plains. The results suggest an important role of the horizontal resolution of the model in resolving small-scale, propagating convective systems to improve the diurnal cycle of summer rainfall.", "author" : [ { "dropping-particle" : "", "family" : "Yamada", "given" : "Tomohito J", "non-dropping-particle" : "", "parse-names" : false, "suffix" : "" }, { "dropping-particle" : "", "family" : "Lee", "given" : "Myong-In", "non-dropping-particle" : "", "parse-names" : false, "suffix" : "" }, { "dropping-particle" : "", "family" : "Kanamitsu", "given" : "Masao", "non-dropping-particle" : "", "parse-names" : false, "suffix" : "" }, { "dropping-particle" : "", "family" : "Kanamaru", "given" : "Hideki", "non-dropping-particle" : "", "parse-names" : false, "suffix" : "" } ], "container-title" : "Journal of Hydrometeorology", "id" : "ITEM-1", "issue" : "3", "issued" : { "date-parts" : [ [ "2012", "2", "24" ] ] }, "note" : "doi: 10.1175/JHM-D-11-0121.1", "page" : "1142-1148", "publisher" : "American Meteorological Society", "title" : "Diurnal Characteristics of Rainfall over the Contiguous United States and Northern Mexico in the Dynamically Downscaled Reanalysis Dataset (US10)", "translator" : [ { "dropping-particle" : "", "family" : "Q6120", "given" : "", "non-dropping-particle" : "", "parse-names" : false, "suffix" : "" } ], "type" : "article-journal", "volume" : "13" }, "uris" : [ "http://www.mendeley.com/documents/?uuid=b53ed1fd-6841-47ec-ab94-0191ef3f8356" ] } ], "mendeley" : { "formattedCitation" : "(Yamada et al., 2012)", "manualFormatting" : "(e.g., Yamada et al., 2012)", "plainTextFormattedCitation" : "(Yamada et al., 2012)", "previouslyFormattedCitation" : "(Yamada et al., 2012)" }, "properties" : { "noteIndex" : 0 }, "schema" : "https://github.com/citation-style-language/schema/raw/master/csl-citation.json" }</w:instrText>
      </w:r>
      <w:r w:rsidRPr="00C734F4">
        <w:rPr>
          <w:lang w:val="en-GB" w:eastAsia="en-US"/>
        </w:rPr>
        <w:fldChar w:fldCharType="separate"/>
      </w:r>
      <w:r w:rsidR="00E41CA2">
        <w:rPr>
          <w:noProof/>
          <w:lang w:val="en-GB" w:eastAsia="en-US"/>
        </w:rPr>
        <w:t>(e.g., Yamada et al., 2012)</w:t>
      </w:r>
      <w:r w:rsidRPr="00C734F4">
        <w:rPr>
          <w:lang w:val="en-GB" w:eastAsia="en-US"/>
        </w:rPr>
        <w:fldChar w:fldCharType="end"/>
      </w:r>
      <w:r w:rsidRPr="00C734F4">
        <w:rPr>
          <w:lang w:val="en-GB" w:eastAsia="en-US"/>
        </w:rPr>
        <w:t xml:space="preserve">. </w:t>
      </w:r>
      <w:r w:rsidRPr="00C734F4">
        <w:rPr>
          <w:rFonts w:eastAsia="MS Mincho" w:cs="Times New Roman"/>
          <w:lang w:val="en-GB"/>
        </w:rPr>
        <w:t xml:space="preserve">Regional reanalyses can assimilate locally dense and high-frequency observations, such as from local observation networks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"ITEM-1",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"id" : "ITEM-2",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"ITEM-2",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"(Mahmood et al., 2018; Su et al., 2019)", "plainTextFormattedCitation" : "(Mahmood et al., 2018; Su et al., 2019)", "previouslyFormattedCitation" : "(Mahmood et al., 2018;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(Mahmood et al., 2018; Su et al., 2019)</w:t>
      </w:r>
      <w:r w:rsidRPr="00C734F4">
        <w:rPr>
          <w:rFonts w:eastAsia="MS Mincho" w:cs="Times New Roman"/>
          <w:lang w:val="en-GB"/>
        </w:rPr>
        <w:fldChar w:fldCharType="end"/>
      </w:r>
      <w:r w:rsidRPr="00FB6EB0">
        <w:rPr>
          <w:rFonts w:eastAsia="MS Mincho" w:cs="Times New Roman"/>
        </w:rPr>
        <w:t xml:space="preserve"> and radar precipitation </w:t>
      </w:r>
      <w:r w:rsidRPr="00C734F4">
        <w:rPr>
          <w:rFonts w:eastAsia="MS Mincho" w:cs="Times New Roman"/>
          <w:lang w:val="en-GB"/>
        </w:rPr>
        <w:fldChar w:fldCharType="begin" w:fldLock="1"/>
      </w:r>
      <w:r w:rsidR="000465A7">
        <w:rPr>
          <w:rFonts w:eastAsia="MS Mincho" w:cs="Times New Roman"/>
        </w:rPr>
        <w: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"plainTextFormattedCitation" : "(Wahl et al., 2017)", "previouslyFormattedCitation" : "(Wahl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(Wahl et al., 2017)</w:t>
      </w:r>
      <w:r w:rsidRPr="00C734F4">
        <w:rPr>
          <w:rFonts w:eastAsia="MS Mincho" w:cs="Times New Roman"/>
          <w:lang w:val="en-GB"/>
        </w:rPr>
        <w:fldChar w:fldCharType="end"/>
      </w:r>
      <w:r w:rsidRPr="00FB6EB0">
        <w:rPr>
          <w:rFonts w:eastAsia="MS Mincho" w:cs="Times New Roman"/>
        </w:rPr>
        <w:t xml:space="preserve"> in addition to the observations assimilated by global reanalyses. </w:t>
      </w:r>
      <w:r w:rsidRPr="00C734F4">
        <w:rPr>
          <w:rFonts w:eastAsia="MS Mincho" w:cs="Times New Roman"/>
          <w:lang w:val="en-GB"/>
        </w:rPr>
        <w:t xml:space="preserve">In some regional reanalyses, satellite-derived high-resolution sea ice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"ITEM-2",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"mendeley" : { "formattedCitation" : "(Bromwich et al., 2016, 2018)", "plainTextFormattedCitation" : "(Bromwich et al., 2016, 2018)", "previouslyFormattedCitation" : "(Bromwich et al., 2016,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2018)</w:t>
      </w:r>
      <w:r w:rsidRPr="00C734F4">
        <w:rPr>
          <w:rFonts w:eastAsia="MS Mincho" w:cs="Times New Roman"/>
          <w:lang w:val="en-GB"/>
        </w:rPr>
        <w:fldChar w:fldCharType="end"/>
      </w:r>
      <w:r w:rsidRPr="00C734F4">
        <w:rPr>
          <w:rFonts w:eastAsia="MS Mincho" w:cs="Times New Roman"/>
          <w:lang w:val="en-GB"/>
        </w:rPr>
        <w:t xml:space="preserve"> and sea surface temperature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"(Su et al., 2019)", "plainTextFormattedCitation" : "(Su et al., 2019)", "previouslyFormattedCitation" :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(Su et al., 2019)</w:t>
      </w:r>
      <w:r w:rsidRPr="00C734F4">
        <w:rPr>
          <w:rFonts w:eastAsia="MS Mincho" w:cs="Times New Roman"/>
          <w:lang w:val="en-GB"/>
        </w:rPr>
        <w:fldChar w:fldCharType="end"/>
      </w:r>
      <w:r w:rsidRPr="00C734F4">
        <w:rPr>
          <w:rFonts w:eastAsia="MS Mincho" w:cs="Times New Roman"/>
          <w:lang w:val="en-GB"/>
        </w:rPr>
        <w:t xml:space="preserve"> are also applied as lower boundary conditions. The periods of regional reanalyses are limited by the availability of the observations for assimilation and by the global reanalyses needed as lateral boundary conditions. Most regional reanalyses cover the past 10 to 30 years. There are also regional reanalysis activities that use conventional observations only, which produce consistent datasets over 60 years to capture precipitation trends, extremes and changes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"ITEM-1",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"(Fukui et al., 2018)", "plainTextFormattedCitation" : "(Fukui et al., 2018)", "previouslyFormattedCitation" : "(Fukui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(Fukui et al., 2018)</w:t>
      </w:r>
      <w:r w:rsidRPr="00C734F4">
        <w:rPr>
          <w:rFonts w:eastAsia="MS Mincho" w:cs="Times New Roman"/>
          <w:lang w:val="en-GB"/>
        </w:rPr>
        <w:fldChar w:fldCharType="end"/>
      </w:r>
      <w:r w:rsidRPr="00C734F4">
        <w:rPr>
          <w:rFonts w:eastAsia="MS Mincho" w:cs="Times New Roman"/>
          <w:lang w:val="en-GB"/>
        </w:rPr>
        <w:t xml:space="preserve">. </w:t>
      </w:r>
      <w:r w:rsidRPr="00C734F4">
        <w:rPr>
          <w:color w:val="000000"/>
          <w:lang w:val="en-GB"/>
        </w:rPr>
        <w:t xml:space="preserve">Existing regional reanalyses </w:t>
      </w:r>
      <w:r w:rsidRPr="00C734F4">
        <w:rPr>
          <w:rFonts w:eastAsia="MS Mincho" w:cs="Times New Roman"/>
          <w:lang w:val="en-GB"/>
        </w:rPr>
        <w:t xml:space="preserve">cover North America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"mendeley" : { "formattedCitation" : "(Mesinger et al., 2006)", "plainTextFormattedCitation" : "(Mesinger et al., 2006)", "previouslyFormattedCitation" : "(Mesinger et al., 2006)"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(Mesinger et al., 2006)</w:t>
      </w:r>
      <w:r w:rsidRPr="00C734F4">
        <w:rPr>
          <w:rFonts w:eastAsia="MS Mincho" w:cs="Times New Roman"/>
          <w:lang w:val="en-GB"/>
        </w:rPr>
        <w:fldChar w:fldCharType="end"/>
      </w:r>
      <w:r w:rsidRPr="00C734F4">
        <w:rPr>
          <w:rFonts w:eastAsia="MS Mincho" w:cs="Times New Roman"/>
          <w:lang w:val="en-GB"/>
        </w:rPr>
        <w:t xml:space="preserve">, Europe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"ITEM-1",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"id" : "ITEM-2",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"ITEM-2",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"ITEM-3", "itemData" : { "DOI" : "10.5194/asr-17-115-2020", "author" : [ { "dropping-particle" : "", "family" : "Kaspar", "given" : "F", "non-dropping-particle" : "", "parse-names" : false, "suffix" : "" }, { "dropping-particle" : "", "family" : "Niermann", "given" : "D", "non-dropping-particle" : "", "parse-names" : false, "suffix" : "" }, { "dropping-particle" : "", "family" : "Borsche", "given" : "M", "non-dropping-particle" : "", "parse-names" : false, "suffix" : "" }, { "dropping-particle" : "", "family" : "Fiedler", "given" : "S", "non-dropping-particle" : "", "parse-names" : false, "suffix" : "" }, { "dropping-particle" : "", "family" : "Keller", "given" : "J", "non-dropping-particle" : "", "parse-names" : false, "suffix" : "" }, { "dropping-particle" : "", "family" : "Potthast", "given" : "R", "non-dropping-particle" : "", "parse-names" : false, "suffix" : "" }, { "dropping-particle" : "", "family" : "R\u00f6sch", "given" : "T", "non-dropping-particle" : "", "parse-names" : false, "suffix" : "" }, { "dropping-particle" : "", "family" : "Spangehl", "given" : "T", "non-dropping-particle" : "", "parse-names" : false, "suffix" : "" }, { "dropping-particle" : "", "family" : "Tinz", "given" : "B", "non-dropping-particle" : "", "parse-names" : false, "suffix" : "" } ], "container-title" : "Advances in Science and Research", "id" : "ITEM-3", "issued" : { "date-parts" : [ [ "2020" ] ] }, "page" : "115-128", "title" : "Regional atmospheric reanalysis activities at Deutscher Wetterdienst: review of evaluation results and application examples with a focus on renewable energy", "translator" : [ { "dropping-particle" : "", "family" : "Q6640", "given" : "", "non-dropping-particle" : "", "parse-names" : false, "suffix" : "" } ], "type" : "article-journal", "volume" : "17" }, "uris" : [ "http://www.mendeley.com/documents/?uuid=496a89ab-7387-4431-9de6-6bd373cc133a" ] } ], "mendeley" : { "formattedCitation" : "(Dahlgren et al., 2016; Jermey and Renshaw, 2016; Kaspar et al., 2020)", "plainTextFormattedCitation" : "(Dahlgren et al., 2016; Jermey and Renshaw, 2016; Kaspar et al., 2020)", "previouslyFormattedCitation" : "(Dahlgren et al., 2016; Jermey and Renshaw, 2016; Kaspar et al., 2020)"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(Dahlgren et al., 2016; Jermey and Renshaw, 2016; Kaspar et al., 2020)</w:t>
      </w:r>
      <w:r w:rsidRPr="00C734F4">
        <w:rPr>
          <w:rFonts w:eastAsia="MS Mincho" w:cs="Times New Roman"/>
          <w:lang w:val="en-GB"/>
        </w:rPr>
        <w:fldChar w:fldCharType="end"/>
      </w:r>
      <w:r w:rsidRPr="00C734F4">
        <w:rPr>
          <w:rFonts w:eastAsia="MS Mincho" w:cs="Times New Roman"/>
          <w:lang w:val="en-GB"/>
        </w:rPr>
        <w:t xml:space="preserve">, the Arctic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"ITEM-2",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"mendeley" : { "formattedCitation" : "(Bromwich et al., 2016, 2018)", "plainTextFormattedCitation" : "(Bromwich et al., 2016, 2018)", "previouslyFormattedCitation" : "(Bromwich et al., 2016,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2018)</w:t>
      </w:r>
      <w:r w:rsidRPr="00C734F4">
        <w:rPr>
          <w:rFonts w:eastAsia="MS Mincho" w:cs="Times New Roman"/>
          <w:lang w:val="en-GB"/>
        </w:rPr>
        <w:fldChar w:fldCharType="end"/>
      </w:r>
      <w:r w:rsidRPr="00C734F4">
        <w:rPr>
          <w:rFonts w:eastAsia="MS Mincho" w:cs="Times New Roman"/>
          <w:lang w:val="en-GB"/>
        </w:rPr>
        <w:t xml:space="preserve">, South Asia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"ITEM-1",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"mendeley" : { "formattedCitation" : "(Mahmood et al., 2018)", "plainTextFormattedCitation" : "(Mahmood et al., 2018)", "previouslyFormattedCitation" : "(Mahmood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(Mahmood et al., 2018)</w:t>
      </w:r>
      <w:r w:rsidRPr="00C734F4">
        <w:rPr>
          <w:rFonts w:eastAsia="MS Mincho" w:cs="Times New Roman"/>
          <w:lang w:val="en-GB"/>
        </w:rPr>
        <w:fldChar w:fldCharType="end"/>
      </w:r>
      <w:r w:rsidRPr="00C734F4">
        <w:rPr>
          <w:rFonts w:eastAsia="MS Mincho" w:cs="Times New Roman"/>
          <w:lang w:val="en-GB"/>
        </w:rPr>
        <w:t xml:space="preserve">, and Australia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"(Su et al., 2019)", "plainTextFormattedCitation" : "(Su et al., 2019)", "previouslyFormattedCitation" :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(Su et al., 2019)</w:t>
      </w:r>
      <w:r w:rsidRPr="00C734F4">
        <w:rPr>
          <w:rFonts w:eastAsia="MS Mincho" w:cs="Times New Roman"/>
          <w:lang w:val="en-GB"/>
        </w:rPr>
        <w:fldChar w:fldCharType="end"/>
      </w:r>
      <w:r w:rsidRPr="00C734F4">
        <w:rPr>
          <w:rFonts w:eastAsia="MS Mincho" w:cs="Times New Roman"/>
          <w:lang w:val="en-GB"/>
        </w:rPr>
        <w:t xml:space="preserve">. A project for regional reanalysis covering Japan has also started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"ITEM-1",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"(Fukui et al., 2018)", "plainTextFormattedCitation" : "(Fukui et al., 2018)", "previouslyFormattedCitation" : "(Fukui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(Fukui et al., 2018)</w:t>
      </w:r>
      <w:r w:rsidRPr="00C734F4">
        <w:rPr>
          <w:rFonts w:eastAsia="MS Mincho" w:cs="Times New Roman"/>
          <w:lang w:val="en-GB"/>
        </w:rPr>
        <w:fldChar w:fldCharType="end"/>
      </w:r>
      <w:r w:rsidRPr="00C734F4">
        <w:rPr>
          <w:rFonts w:eastAsia="MS Mincho" w:cs="Times New Roman"/>
          <w:lang w:val="en-GB"/>
        </w:rPr>
        <w:t xml:space="preserve">, where grid spacing is between 5 and 32 km, although cumulus parameterizations are still needed to compute sub-grid scale cumulus convection. </w:t>
      </w:r>
      <w:r w:rsidRPr="00C734F4">
        <w:rPr>
          <w:lang w:val="en-GB" w:eastAsia="en-US"/>
        </w:rPr>
        <w:t xml:space="preserve">Recently, reanalyses using convection-permitting regional models have been published (e.g., </w:t>
      </w:r>
      <w:commentRangeStart w:id="343"/>
      <w:r w:rsidRPr="00C734F4">
        <w:rPr>
          <w:lang w:val="en-GB" w:eastAsia="en-US"/>
        </w:rPr>
        <w:fldChar w:fldCharType="begin" w:fldLock="1"/>
      </w:r>
      <w:ins w:id="344" w:author="Robin Matthews" w:date="2021-07-11T16:05:00Z">
        <w:r w:rsidR="00A97367">
          <w:rPr>
            <w:lang w:val="en-GB" w:eastAsia="en-US"/>
          </w:rPr>
          <w: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"manualFormatting" : "Wahl et al., 2017", "plainTextFormattedCitation" : "(Wahl et al., 2017)", "previouslyFormattedCitation" : "(Wahl et al., 2017)" }, "properties" : { "noteIndex" : 0 }, "schema" : "https://github.com/citation-style-language/schema/raw/master/csl-citation.json" }</w:instrText>
        </w:r>
      </w:ins>
      <w:del w:id="345" w:author="Robin Matthews" w:date="2021-07-11T16:05:00Z">
        <w:r w:rsidR="000465A7" w:rsidDel="00A97367">
          <w:rPr>
            <w:lang w:val="en-GB" w:eastAsia="en-US"/>
          </w:rPr>
          <w:del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"manualFormatting" : "Wahl et al., 2017,", "plainTextFormattedCitation" : "(Wahl et al., 2017)", "previouslyFormattedCitation" : "(Wahl et al., 2017)"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Wahl et al., 2017</w:t>
      </w:r>
      <w:del w:id="346" w:author="Robin Matthews" w:date="2021-07-11T16:05:00Z">
        <w:r w:rsidR="00E41CA2" w:rsidDel="00A97367">
          <w:rPr>
            <w:noProof/>
            <w:lang w:val="en-GB" w:eastAsia="en-US"/>
          </w:rPr>
          <w:delText>,</w:delText>
        </w:r>
      </w:del>
      <w:r w:rsidRPr="00C734F4">
        <w:rPr>
          <w:lang w:val="en-GB" w:eastAsia="en-US"/>
        </w:rPr>
        <w:fldChar w:fldCharType="end"/>
      </w:r>
      <w:commentRangeEnd w:id="343"/>
      <w:ins w:id="347" w:author="Robin Matthews" w:date="2021-07-11T16:05:00Z">
        <w:r w:rsidR="00A97367">
          <w:rPr>
            <w:lang w:val="en-GB" w:eastAsia="en-US"/>
          </w:rPr>
          <w:t>,</w:t>
        </w:r>
      </w:ins>
      <w:r w:rsidR="00E41CA2">
        <w:rPr>
          <w:rStyle w:val="CommentReference"/>
          <w:rFonts w:asciiTheme="minorHAnsi" w:eastAsiaTheme="minorHAnsi" w:hAnsiTheme="minorHAnsi"/>
          <w:lang w:eastAsia="en-US"/>
        </w:rPr>
        <w:commentReference w:id="343"/>
      </w:r>
      <w:r w:rsidRPr="00C734F4">
        <w:rPr>
          <w:lang w:val="en-GB" w:eastAsia="en-US"/>
        </w:rPr>
        <w:t xml:space="preserve"> for central Europe).</w:t>
      </w:r>
    </w:p>
    <w:p w14:paraId="24AF3035" w14:textId="77777777" w:rsidR="0081226F" w:rsidRPr="00C734F4" w:rsidRDefault="0081226F" w:rsidP="0081226F">
      <w:pPr>
        <w:pStyle w:val="AR6BodyText"/>
        <w:rPr>
          <w:lang w:val="en-GB" w:eastAsia="en-US"/>
        </w:rPr>
      </w:pPr>
    </w:p>
    <w:p w14:paraId="6FD91B78" w14:textId="14150825" w:rsidR="0081226F" w:rsidRPr="00441820" w:rsidRDefault="0081226F" w:rsidP="0081226F">
      <w:pPr>
        <w:rPr>
          <w:rFonts w:eastAsia="MS Mincho" w:cs="Times New Roman"/>
          <w:lang w:val="en-US"/>
        </w:rPr>
      </w:pPr>
      <w:r w:rsidRPr="00441820">
        <w:rPr>
          <w:rFonts w:eastAsia="MS Mincho" w:cs="Times New Roman"/>
          <w:lang w:val="en-US"/>
        </w:rPr>
        <w:t xml:space="preserve">The data assimilation schemes used in regional reanalyses are often relatively simple methods, specifically nudging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"10.5194/asr-17-115-2020", "author" : [ { "dropping-particle" : "", "family" : "Kaspar", "given" : "F", "non-dropping-particle" : "", "parse-names" : false, "suffix" : "" }, { "dropping-particle" : "", "family" : "Niermann", "given" : "D", "non-dropping-particle" : "", "parse-names" : false, "suffix" : "" }, { "dropping-particle" : "", "family" : "Borsche", "given" : "M", "non-dropping-particle" : "", "parse-names" : false, "suffix" : "" }, { "dropping-particle" : "", "family" : "Fiedler", "given" : "S", "non-dropping-particle" : "", "parse-names" : false, "suffix" : "" }, { "dropping-particle" : "", "family" : "Keller", "given" : "J", "non-dropping-particle" : "", "parse-names" : false, "suffix" : "" }, { "dropping-particle" : "", "family" : "Potthast", "given" : "R", "non-dropping-particle" : "", "parse-names" : false, "suffix" : "" }, { "dropping-particle" : "", "family" : "R\u00f6sch", "given" : "T", "non-dropping-particle" : "", "parse-names" : false, "suffix" : "" }, { "dropping-particle" : "", "family" : "Spangehl", "given" : "T", "non-dropping-particle" : "", "parse-names" : false, "suffix" : "" }, { "dropping-particle" : "", "family" : "Tinz", "given" : "B", "non-dropping-particle" : "", "parse-names" : false, "suffix" : "" } ], "container-title" : "Advances in Science and Research", "id" : "ITEM-1", "issued" : { "date-parts" : [ [ "2020" ] ] }, "page" : "115-128", "title" : "Regional atmospheric reanalysis activities at Deutscher Wetterdienst: review of evaluation results and application examples with a focus on renewable energy", "translator" : [ { "dropping-particle" : "", "family" : "Q6640", "given" : "", "non-dropping-particle" : "", "parse-names" : false, "suffix" : "" } ], "type" : "article-journal", "volume" : "17" }, "uris" : [ "http://www.mendeley.com/documents/?uuid=496a89ab-7387-4431-9de6-6bd373cc133a" ] } ], "mendeley" : { "formattedCitation" : "(Kaspar et al., 2020)", "plainTextFormattedCitation" : "(Kaspar et al., 2020)", "previouslyFormattedCitation" : "(Kaspar et al., 2020)"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(Kaspar et al., 2020)</w:t>
      </w:r>
      <w:r w:rsidRPr="00C734F4">
        <w:rPr>
          <w:rFonts w:eastAsia="MS Mincho" w:cs="Times New Roman"/>
        </w:rPr>
        <w:fldChar w:fldCharType="end"/>
      </w:r>
      <w:r w:rsidRPr="00441820">
        <w:rPr>
          <w:rFonts w:eastAsia="MS Mincho" w:cs="Times New Roman"/>
          <w:lang w:val="en-US"/>
        </w:rPr>
        <w:t xml:space="preserve"> and 3DVAR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"id" : "ITEM-2",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"ITEM-2",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"ITEM-3",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"ITEM-3",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"mendeley" : { "formattedCitation" : "(Mesinger et al., 2006; Bromwich et al., 2016; Dahlgren et al., 2016)", "plainTextFormattedCitation" : "(Mesinger et al., 2006; Bromwich et al., 2016; Dahlgren et al., 2016)", "previouslyFormattedCitation" : "(Mesinger et al., 2006; Bromwich et al., 2016; Dahlgren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(Mesinger et al., 2006; Bromwich et al., 2016; Dahlgren et al., 2016)</w:t>
      </w:r>
      <w:r w:rsidRPr="00C734F4">
        <w:rPr>
          <w:rFonts w:eastAsia="MS Mincho" w:cs="Times New Roman"/>
        </w:rPr>
        <w:fldChar w:fldCharType="end"/>
      </w:r>
      <w:r w:rsidRPr="00441820">
        <w:rPr>
          <w:rFonts w:eastAsia="MS Mincho" w:cs="Times New Roman"/>
          <w:lang w:val="en-US"/>
        </w:rPr>
        <w:t xml:space="preserve">, rather than the more complex schemes implemented in state-of-the-art global reanalysis systems. This is partly due to limitations of computational resources. Recently, a number of regional reanalyses using more sophisticated methods, such as 4DVAR and Ensemble Kalman filter, have been published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"ITEM-1",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"ITEM-2",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"ITEM-2",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"id" : "ITEM-3",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"ITEM-3",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"id" : "ITEM-4",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"ITEM-4",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"(Jermey and Renshaw, 2016; Fukui et al., 2018; Mahmood et al., 2018; Su et al., 2019)", "plainTextFormattedCitation" : "(Jermey and Renshaw, 2016; Fukui et al., 2018; Mahmood et al., 2018; Su et al., 2019)", "previouslyFormattedCitation" : "(Jermey and Renshaw, 2016; Fukui et al., 2018; Mahmood et al., 2018; Su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rPr>
        <w:t>(Jermey and Renshaw, 2016; Fukui et al., 2018; Mahmood et al., 2018; Su et al., 2019)</w:t>
      </w:r>
      <w:r w:rsidRPr="00C734F4">
        <w:rPr>
          <w:rFonts w:eastAsia="MS Mincho" w:cs="Times New Roman"/>
        </w:rPr>
        <w:fldChar w:fldCharType="end"/>
      </w:r>
      <w:r w:rsidRPr="00873B36">
        <w:rPr>
          <w:rFonts w:eastAsia="MS Mincho" w:cs="Times New Roman"/>
        </w:rPr>
        <w:t xml:space="preserve">. </w:t>
      </w:r>
      <w:r w:rsidRPr="00441820">
        <w:rPr>
          <w:rFonts w:eastAsia="MS Mincho" w:cs="Times New Roman"/>
          <w:lang w:val="en-US"/>
        </w:rPr>
        <w:t xml:space="preserve">The regional reanalyses also incorporate uncertainties due to deficiencies of the models, data assimilation schemes and observations. To estimate uncertainties, some regional reanalyses apply data assimilation using ensemble forecasts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"10.3402/tellusa.v68.32209", "ISSN" : "1600-0870", "abstract" : "\u00a9 2016 L. Bach et al. A new development in the field of reanalyses is the incorporation of uncertainty estimation capabilities. We have developed a probabilistic regional reanalysis system for the CORDEX-EUR11 domain that is based on the numerical weather prediction model COSMO at a 12-km grid spacing. The lateral boundary conditions of all ensemble members are provided by the global reanalysis ERA-Interim. In the basic implementation of the system, uncertainties due to observation errors are estimated. Atmospheric assimilation of conventional observations perturbed by means of random samples of observation error yields estimates of the reanalysis uncertainty conditioned to observation errors. The data assimilation employed is a new scheme based on observation nudging that we denote ensemble nudging. The lower boundary of the atmosphere is regularly updated by external snow depth, sea surface temperature and soil moisture analyses. One of the most important purposes of reanalyses is the estimation of so-called essential climate variables. For regional reanalyses, precipitation has been identified as one of the essential climate variables that are potentially better represented than in other climate data sets. For that reason, we assess the representation of precipitation in our system in a pilot study. Based on two experiments, each of which extends over one month, we conduct a preliminary comparison to the global reanalysis ERAInterim, a dynamical downscaling of the latter and the high-resolution regional reanalysis COSMO-REA6. In a next step, we assess our reanalysis system's probabilistic capabilities versus the ECMWF-EPS in terms of sixhourly precipitation sums. The added value of our probabilistic regional reanalysis system motivates the current production of a 5-year-long test reanalysis COSMO-EN-REA12 in the framework of the FP7-funded project Uncertainties in Ensembles of Regional Re-Analyses (UERRA).", "author" : [ { "dropping-particle" : "", "family" : "Bach", "given" : "Liselotte", "non-dropping-particle" : "", "parse-names" : false, "suffix" : "" }, { "dropping-particle" : "", "family" : "Schraff", "given" : "Christoph", "non-dropping-particle" : "", "parse-names" : false, "suffix" : "" }, { "dropping-particle" : "", "family" : "Keller", "given" : "Jan D.", "non-dropping-particle" : "", "parse-names" : false, "suffix" : "" }, { "dropping-particle" : "", "family" : "Hense", "given" : "Andreas", "non-dropping-particle" : "", "parse-names" : false, "suffix" : "" } ], "container-title" : "Tellus A: Dynamic Meteorology and Oceanography", "id" : "ITEM-1", "issue" : "1", "issued" : { "date-parts" : [ [ "2016", "12", "1" ] ] }, "page" : "32209", "title" : "Towards a probabilistic regional reanalysis system for Europe: evaluation of precipitation from experiments", "translator" : [ { "dropping-particle" : "", "family" : "Q6638", "given" : "", "non-dropping-particle" : "", "parse-names" : false, "suffix" : "" } ], "type" : "article-journal", "volume" : "68" }, "uris" : [ "http://www.mendeley.com/documents/?uuid=47080e41-c826-4b7c-80d8-187e819084ac" ] } ], "mendeley" : { "formattedCitation" : "(Bach et al., 2016)", "plainTextFormattedCitation" : "(Bach et al., 2016)", "previouslyFormattedCitation" : "(Bach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(Bach et al., 2016)</w:t>
      </w:r>
      <w:r w:rsidRPr="00C734F4">
        <w:rPr>
          <w:rFonts w:eastAsia="MS Mincho" w:cs="Times New Roman"/>
        </w:rPr>
        <w:fldChar w:fldCharType="end"/>
      </w:r>
      <w:r w:rsidRPr="00441820">
        <w:rPr>
          <w:rFonts w:eastAsia="MS Mincho" w:cs="Times New Roman"/>
          <w:lang w:val="en-US"/>
        </w:rPr>
        <w:t xml:space="preserve">. Another approach compares multiple regional reanalyses produced with different systems </w:t>
      </w:r>
      <w:r w:rsidRPr="00441820">
        <w:rPr>
          <w:rFonts w:eastAsia="MS Mincho" w:cs="Times New Roman"/>
          <w:lang w:val="en-US"/>
        </w:rPr>
        <w:lastRenderedPageBreak/>
        <w:t xml:space="preserve">covering the same domain, which represents the uncertainties better than single reanalysis systems with ensemble data assimilation schemes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"10.1088/2515-7620/ab2ec3", "ISSN" : "2515-7620",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"ITEM-1", "issue" : "7", "issued" : { "date-parts" : [ [ "2019", "7", "24" ] ] }, "page" : "071004", "publisher" : "IOP Publishing", "title" : "Added value of regional reanalyses for climatological applications", "translator" : [ { "dropping-particle" : "", "family" : "Q6637", "given" : "", "non-dropping-particle" : "", "parse-names" : false, "suffix" : "" } ], "type" : "article-journal", "volume" : "1" }, "uris" : [ "http://www.mendeley.com/documents/?uuid=5a932d65-d3bf-428c-be94-615990ff9b65" ] } ], "mendeley" : { "formattedCitation" : "(Kaiser-Weiss et al., 2019)", "plainTextFormattedCitation" : "(Kaiser-Weiss et al., 2019)", "previouslyFormattedCitation" : "(Kaiser-Weiss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(Kaiser-Weiss et al., 2019)</w:t>
      </w:r>
      <w:r w:rsidRPr="00C734F4">
        <w:rPr>
          <w:rFonts w:eastAsia="MS Mincho" w:cs="Times New Roman"/>
        </w:rPr>
        <w:fldChar w:fldCharType="end"/>
      </w:r>
      <w:r w:rsidRPr="00441820">
        <w:rPr>
          <w:rFonts w:eastAsia="MS Mincho" w:cs="Times New Roman"/>
          <w:lang w:val="en-US"/>
        </w:rPr>
        <w:t>.</w:t>
      </w:r>
    </w:p>
    <w:p w14:paraId="76FFCFF7" w14:textId="77777777" w:rsidR="0081226F" w:rsidRPr="00441820" w:rsidRDefault="0081226F" w:rsidP="0081226F">
      <w:pPr>
        <w:rPr>
          <w:color w:val="000000"/>
          <w:lang w:val="en-US"/>
        </w:rPr>
      </w:pPr>
    </w:p>
    <w:p w14:paraId="4EDA1CDB" w14:textId="4A1696CD" w:rsidR="0081226F" w:rsidRPr="00C734F4" w:rsidRDefault="0081226F" w:rsidP="0081226F">
      <w:pPr>
        <w:pStyle w:val="AR6BodyText"/>
        <w:rPr>
          <w:lang w:val="en-GB"/>
        </w:rPr>
      </w:pPr>
      <w:r w:rsidRPr="00C734F4">
        <w:rPr>
          <w:rFonts w:eastAsia="MS Mincho" w:cs="Times New Roman"/>
          <w:lang w:val="en-GB"/>
        </w:rPr>
        <w:t xml:space="preserve">The </w:t>
      </w:r>
      <w:r w:rsidRPr="00C734F4">
        <w:rPr>
          <w:color w:val="000000"/>
          <w:lang w:val="en-GB"/>
        </w:rPr>
        <w:t>regional reanalyses represent the frequencies of extremes and the distributions of precipitation, surface air temperature, and surface wind better than global reanalyses (</w:t>
      </w:r>
      <w:r w:rsidRPr="00C734F4">
        <w:rPr>
          <w:i/>
          <w:color w:val="000000"/>
          <w:lang w:val="en-GB"/>
        </w:rPr>
        <w:t>high confidence</w:t>
      </w:r>
      <w:r w:rsidRPr="00C734F4">
        <w:rPr>
          <w:color w:val="000000"/>
          <w:lang w:val="en-GB"/>
        </w:rPr>
        <w:t>). This is due to the use of high-resolution regional climate models (RCMs), as indicated by different regional climate modelling studies</w:t>
      </w:r>
      <w:r w:rsidRPr="00C734F4">
        <w:rPr>
          <w:rFonts w:eastAsia="MS Mincho" w:cs="Times New Roman"/>
          <w:lang w:val="en-GB"/>
        </w:rPr>
        <w:t xml:space="preserv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"id" : "ITEM-2", "itemData" : { "DOI" : "10.1002/qj.2486", "ISSN" : "00359009", "abstract" : "Atmospheric reanalyses covering the European region are mainly available as part of relatively coarse global reanalyses. The aim of this article is to present the development and evaluation of a next generation regional reanalysis for the European CORDEX EUR-11 domain with a horizontal grid spacing of approximately 6 km. In this context, a reanalysis is understood to be an assimilation of heterogeneous observations with a physical model such as a numerical weather prediction (NWP) model. The reanalysis system presented here is based on the NWP model COSMO by the German Meteorological Service (Deutscher Wetterdienst) using a continuous nudging scheme. In order to assess the added value of data assimilation, a dynamical downscaling experiment has been conducted, i.e. an identical model set-up but without data assimilation. Both systems have been evaluated for a 1 year test period, employing standard measures such as analysis increments, biases, or log-odds ratios, as well as tests for distributional characteristics. An important aspect is the evaluation from different perspectives and with independent measurements such as satellite infrared brightness temperatures using forward operators, integrated water vapour from GPS stations, and ceilometer cloud cover. It can be shown that the reanalysis better resolves local extreme events; this is basically an effect of the higher spatio-temporal resolution, as known from dynamical downscaling approaches. However, an important criterion for regional reanalyses is the coherence with independent observations of high temporal and spatial resolution, resulting in significant improvement over dynamical downscaling. The system is intended to become operational within a year, continuously reprocessing and evaluating longer time periods. The reanalysis data are planned to become available to the research community within a year.", "author" : [ { "dropping-particle" : "", "family" : "Bollmeyer", "given" : "C.", "non-dropping-particle" : "", "parse-names" : false, "suffix" : "" }, { "dropping-particle" : "", "family" : "Keller", "given" : "J. D.", "non-dropping-particle" : "", "parse-names" : false, "suffix" : "" }, { "dropping-particle" : "", "family" : "Ohlwein", "given" : "C.", "non-dropping-particle" : "", "parse-names" : false, "suffix" : "" }, { "dropping-particle" : "", "family" : "Wahl", "given" : "S.", "non-dropping-particle" : "", "parse-names" : false, "suffix" : "" }, { "dropping-particle" : "", "family" : "Crewell", "given" : "S.", "non-dropping-particle" : "", "parse-names" : false, "suffix" : "" }, { "dropping-particle" : "", "family" : "Friederichs", "given" : "P.", "non-dropping-particle" : "", "parse-names" : false, "suffix" : "" }, { "dropping-particle" : "", "family" : "Hense", "given" : "A.", "non-dropping-particle" : "", "parse-names" : false, "suffix" : "" }, { "dropping-particle" : "", "family" : "Keune", "given" : "J.", "non-dropping-particle" : "", "parse-names" : false, "suffix" : "" }, { "dropping-particle" : "", "family" : "Kneifel", "given" : "S.", "non-dropping-particle" : "", "parse-names" : false, "suffix" : "" }, { "dropping-particle" : "", "family" : "Pscheidt", "given" : "I.", "non-dropping-particle" : "", "parse-names" : false, "suffix" : "" }, { "dropping-particle" : "", "family" : "Redl", "given" : "S.", "non-dropping-particle" : "", "parse-names" : false, "suffix" : "" }, { "dropping-particle" : "", "family" : "Steinke", "given" : "S.", "non-dropping-particle" : "", "parse-names" : false, "suffix" : "" } ], "container-title" : "Quarterly Journal of the Royal Meteorological Society", "id" : "ITEM-2", "issue" : "686", "issued" : { "date-parts" : [ [ "2015", "1", "28" ] ] }, "note" : "From Duplicate 1 (Towards a high-resolution regional reanalysis for the European CORDEX domain - Bollmeyer, C; Keller, J D; Ohlwein, C; Wahl, S; Crewell, S; Friederichs, P; Hense, A; Keune, J; Kneifel, S; Pscheidt, I; Redl, S; Steinke, S)\n\ndoi: 10.1002/qj.2486", "page" : "1-15", "publisher" : "Wiley-Blackwell", "title" : "Towards a high-resolution regional reanalysis for the European CORDEX domain", "translator" : [ { "dropping-particle" : "", "family" : "Q5393", "given" : "", "non-dropping-particle" : "", "parse-names" : false, "suffix" : "" } ], "type" : "article-journal", "volume" : "141" }, "uris" : [ "http://www.mendeley.com/documents/?uuid=466ddd7a-4543-4281-9253-88a645d2cb6a" ] }, { "id" : "ITEM-3",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"ITEM-3",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"id" : "ITEM-4",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"ITEM-4",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"ITEM-5",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"ITEM-5",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"ITEM-6",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"ITEM-6",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"id" : "ITEM-7",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"ITEM-7",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"id" : "ITEM-8",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"ITEM-8",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"(Mesinger et al., 2006; Bollmeyer et al., 2015; Bromwich et al., 2016, 2018; Dahlgren et al., 2016; Jermey and Renshaw, 2016; Fukui et al., 2018; Su et al., 2019)", "plainTextFormattedCitation" : "(Mesinger et al., 2006; Bollmeyer et al., 2015; Bromwich et al., 2016, 2018; Dahlgren et al., 2016; Jermey and Renshaw, 2016; Fukui et al., 2018; Su et al., 2019)", "previouslyFormattedCitation" : "(Mesinger et al., 2006; Bollmeyer et al., 2015; Bromwich et al., 2016; Dahlgren et al., 2016; Jermey and Renshaw, 2016; Bromwich et al., 2018; Fukui et al., 2018;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(Mesinger et al., 2006; Bollmeyer et al., 2015; Bromwich et al., 2016, 2018; Dahlgren et al., 2016; Jermey and Renshaw, 2016; Fukui et al., 2018; Su et al., 2019)</w:t>
      </w:r>
      <w:r w:rsidRPr="00C734F4">
        <w:rPr>
          <w:rFonts w:eastAsia="MS Mincho" w:cs="Times New Roman"/>
          <w:lang w:val="en-GB"/>
        </w:rPr>
        <w:fldChar w:fldCharType="end"/>
      </w:r>
      <w:r w:rsidRPr="00FB6EB0">
        <w:rPr>
          <w:rFonts w:eastAsia="MS Mincho" w:cs="Times New Roman"/>
        </w:rPr>
        <w:t xml:space="preserve">. </w:t>
      </w:r>
      <w:r w:rsidRPr="00C734F4">
        <w:rPr>
          <w:rFonts w:eastAsia="MS Mincho" w:cs="Times New Roman"/>
          <w:lang w:val="en-GB"/>
        </w:rPr>
        <w:t xml:space="preserve">Regional reanalyses, however, retain </w:t>
      </w:r>
      <w:r w:rsidRPr="00C734F4">
        <w:rPr>
          <w:color w:val="000000"/>
          <w:lang w:val="en-GB"/>
        </w:rPr>
        <w:t xml:space="preserve">uncertainties </w:t>
      </w:r>
      <w:r w:rsidRPr="00C734F4">
        <w:rPr>
          <w:rFonts w:eastAsia="MS Mincho" w:cs="Times New Roman"/>
          <w:lang w:val="en-GB"/>
        </w:rPr>
        <w:t xml:space="preserve">due to deficiencies in the physical parametrization used in RCMs and by the use of relatively simple data assimilation algorithms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"ITEM-2",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"ITEM-3",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"ITEM-3",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"(Bromwich et al., 2016; Jermey and Renshaw, 2016; Su et al., 2019)", "plainTextFormattedCitation" : "(Bromwich et al., 2016; Jermey and Renshaw, 2016; Su et al., 2019)", "previouslyFormattedCitation" : "(Bromwich et al., 2016; Jermey and Renshaw, 2016;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Jermey and Renshaw, 2016; Su et al., 2019)</w:t>
      </w:r>
      <w:r w:rsidRPr="00C734F4">
        <w:rPr>
          <w:rFonts w:eastAsia="MS Mincho" w:cs="Times New Roman"/>
          <w:lang w:val="en-GB"/>
        </w:rPr>
        <w:fldChar w:fldCharType="end"/>
      </w:r>
      <w:r w:rsidRPr="00C734F4">
        <w:rPr>
          <w:rFonts w:eastAsia="MS Mincho" w:cs="Times New Roman"/>
          <w:lang w:val="en-GB"/>
        </w:rPr>
        <w:t xml:space="preserve">. Regional reanalyses can provide </w:t>
      </w:r>
      <w:r w:rsidRPr="00C734F4">
        <w:rPr>
          <w:color w:val="000000"/>
          <w:lang w:val="en-GB"/>
        </w:rPr>
        <w:t>estimates that are more consistent with observations than dynamical downscaling approaches, due to the assimilation of additional local observations (</w:t>
      </w:r>
      <w:r w:rsidRPr="00C734F4">
        <w:rPr>
          <w:i/>
          <w:color w:val="000000"/>
          <w:lang w:val="en-GB"/>
        </w:rPr>
        <w:t>high confidence</w:t>
      </w:r>
      <w:r w:rsidRPr="00C734F4">
        <w:rPr>
          <w:color w:val="000000"/>
          <w:lang w:val="en-GB"/>
        </w:rPr>
        <w:t xml:space="preserve">) </w:t>
      </w:r>
      <w:r w:rsidRPr="00C734F4">
        <w:rPr>
          <w:color w:val="000000"/>
          <w:lang w:val="en-GB"/>
        </w:rPr>
        <w:fldChar w:fldCharType="begin" w:fldLock="1"/>
      </w:r>
      <w:r w:rsidR="000465A7">
        <w:rPr>
          <w:color w:val="000000"/>
          <w:lang w:val="en-GB"/>
        </w:rPr>
        <w:instrText>ADDIN CSL_CITATION { "citationItems" : [ { "id" : "ITEM-1", "itemData" : { "DOI" : "10.1002/qj.2486", "ISSN" : "00359009", "abstract" : "Atmospheric reanalyses covering the European region are mainly available as part of relatively coarse global reanalyses. The aim of this article is to present the development and evaluation of a next generation regional reanalysis for the European CORDEX EUR-11 domain with a horizontal grid spacing of approximately 6 km. In this context, a reanalysis is understood to be an assimilation of heterogeneous observations with a physical model such as a numerical weather prediction (NWP) model. The reanalysis system presented here is based on the NWP model COSMO by the German Meteorological Service (Deutscher Wetterdienst) using a continuous nudging scheme. In order to assess the added value of data assimilation, a dynamical downscaling experiment has been conducted, i.e. an identical model set-up but without data assimilation. Both systems have been evaluated for a 1 year test period, employing standard measures such as analysis increments, biases, or log-odds ratios, as well as tests for distributional characteristics. An important aspect is the evaluation from different perspectives and with independent measurements such as satellite infrared brightness temperatures using forward operators, integrated water vapour from GPS stations, and ceilometer cloud cover. It can be shown that the reanalysis better resolves local extreme events; this is basically an effect of the higher spatio-temporal resolution, as known from dynamical downscaling approaches. However, an important criterion for regional reanalyses is the coherence with independent observations of high temporal and spatial resolution, resulting in significant improvement over dynamical downscaling. The system is intended to become operational within a year, continuously reprocessing and evaluating longer time periods. The reanalysis data are planned to become available to the research community within a year.", "author" : [ { "dropping-particle" : "", "family" : "Bollmeyer", "given" : "C.", "non-dropping-particle" : "", "parse-names" : false, "suffix" : "" }, { "dropping-particle" : "", "family" : "Keller", "given" : "J. D.", "non-dropping-particle" : "", "parse-names" : false, "suffix" : "" }, { "dropping-particle" : "", "family" : "Ohlwein", "given" : "C.", "non-dropping-particle" : "", "parse-names" : false, "suffix" : "" }, { "dropping-particle" : "", "family" : "Wahl", "given" : "S.", "non-dropping-particle" : "", "parse-names" : false, "suffix" : "" }, { "dropping-particle" : "", "family" : "Crewell", "given" : "S.", "non-dropping-particle" : "", "parse-names" : false, "suffix" : "" }, { "dropping-particle" : "", "family" : "Friederichs", "given" : "P.", "non-dropping-particle" : "", "parse-names" : false, "suffix" : "" }, { "dropping-particle" : "", "family" : "Hense", "given" : "A.", "non-dropping-particle" : "", "parse-names" : false, "suffix" : "" }, { "dropping-particle" : "", "family" : "Keune", "given" : "J.", "non-dropping-particle" : "", "parse-names" : false, "suffix" : "" }, { "dropping-particle" : "", "family" : "Kneifel", "given" : "S.", "non-dropping-particle" : "", "parse-names" : false, "suffix" : "" }, { "dropping-particle" : "", "family" : "Pscheidt", "given" : "I.", "non-dropping-particle" : "", "parse-names" : false, "suffix" : "" }, { "dropping-particle" : "", "family" : "Redl", "given" : "S.", "non-dropping-particle" : "", "parse-names" : false, "suffix" : "" }, { "dropping-particle" : "", "family" : "Steinke", "given" : "S.", "non-dropping-particle" : "", "parse-names" : false, "suffix" : "" } ], "container-title" : "Quarterly Journal of the Royal Meteorological Society", "id" : "ITEM-1", "issue" : "686", "issued" : { "date-parts" : [ [ "2015", "1", "28" ] ] }, "note" : "From Duplicate 1 (Towards a high-resolution regional reanalysis for the European CORDEX domain - Bollmeyer, C; Keller, J D; Ohlwein, C; Wahl, S; Crewell, S; Friederichs, P; Hense, A; Keune, J; Kneifel, S; Pscheidt, I; Redl, S; Steinke, S)\n\ndoi: 10.1002/qj.2486", "page" : "1-15", "publisher" : "Wiley-Blackwell", "title" : "Towards a high-resolution regional reanalysis for the European CORDEX domain", "translator" : [ { "dropping-particle" : "", "family" : "Q5393", "given" : "", "non-dropping-particle" : "", "parse-names" : false, "suffix" : "" } ], "type" : "article-journal", "volume" : "141" }, "uris" : [ "http://www.mendeley.com/documents/?uuid=466ddd7a-4543-4281-9253-88a645d2cb6a" ] }, { "id" : "ITEM-2",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"ITEM-2",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"(Bollmeyer et al., 2015; Fukui et al., 2018)", "plainTextFormattedCitation" : "(Bollmeyer et al., 2015; Fukui et al., 2018)", "previouslyFormattedCitation" : "(Bollmeyer et al., 2015; Fukui et al., 2018)" }, "properties" : { "noteIndex" : 0 }, "schema" : "https://github.com/citation-style-language/schema/raw/master/csl-citation.json" }</w:instrText>
      </w:r>
      <w:r w:rsidRPr="00C734F4">
        <w:rPr>
          <w:color w:val="000000"/>
          <w:lang w:val="en-GB"/>
        </w:rPr>
        <w:fldChar w:fldCharType="separate"/>
      </w:r>
      <w:r w:rsidR="00E41CA2">
        <w:rPr>
          <w:noProof/>
          <w:color w:val="000000"/>
          <w:lang w:val="en-GB"/>
        </w:rPr>
        <w:t>(Bollmeyer et al., 2015; Fukui et al., 2018)</w:t>
      </w:r>
      <w:r w:rsidRPr="00C734F4">
        <w:rPr>
          <w:color w:val="000000"/>
          <w:lang w:val="en-GB"/>
        </w:rPr>
        <w:fldChar w:fldCharType="end"/>
      </w:r>
      <w:r w:rsidRPr="00C734F4">
        <w:rPr>
          <w:color w:val="000000"/>
          <w:lang w:val="en-GB"/>
        </w:rPr>
        <w:t>.</w:t>
      </w:r>
    </w:p>
    <w:p w14:paraId="2091ED94" w14:textId="77777777" w:rsidR="0081226F" w:rsidRPr="00C734F4" w:rsidRDefault="0081226F" w:rsidP="0081226F">
      <w:pPr>
        <w:pStyle w:val="AR6BodyText"/>
        <w:rPr>
          <w:lang w:val="en-GB"/>
        </w:rPr>
      </w:pPr>
    </w:p>
    <w:p w14:paraId="19540F73" w14:textId="77777777" w:rsidR="0081226F" w:rsidRPr="00C734F4" w:rsidRDefault="0081226F" w:rsidP="0081226F">
      <w:pPr>
        <w:pStyle w:val="AR6BodyText"/>
        <w:rPr>
          <w:lang w:val="en-GB"/>
        </w:rPr>
      </w:pPr>
    </w:p>
    <w:p w14:paraId="48E16999" w14:textId="77777777" w:rsidR="0081226F" w:rsidRPr="00C734F4" w:rsidRDefault="0081226F" w:rsidP="0081226F">
      <w:pPr>
        <w:pStyle w:val="AR6Chap10Level21011"/>
        <w:rPr>
          <w:lang w:val="en-GB"/>
        </w:rPr>
      </w:pPr>
      <w:bookmarkStart w:id="348" w:name="_Toc5899611"/>
      <w:bookmarkStart w:id="349" w:name="_Toc6837932"/>
      <w:bookmarkStart w:id="350" w:name="_Toc29679404"/>
      <w:bookmarkStart w:id="351" w:name="_Toc30602346"/>
      <w:bookmarkStart w:id="352" w:name="_Toc70454702"/>
      <w:r w:rsidRPr="00C734F4">
        <w:rPr>
          <w:lang w:val="en-GB"/>
        </w:rPr>
        <w:t>Challenges</w:t>
      </w:r>
      <w:bookmarkEnd w:id="348"/>
      <w:bookmarkEnd w:id="349"/>
      <w:r w:rsidRPr="00C734F4">
        <w:rPr>
          <w:lang w:val="en-GB"/>
        </w:rPr>
        <w:t xml:space="preserve"> for Regional Climate Change Assessment</w:t>
      </w:r>
      <w:bookmarkEnd w:id="350"/>
      <w:bookmarkEnd w:id="351"/>
      <w:bookmarkEnd w:id="352"/>
    </w:p>
    <w:p w14:paraId="0A9CDC9D" w14:textId="77777777" w:rsidR="0081226F" w:rsidRPr="00C734F4" w:rsidRDefault="0081226F" w:rsidP="0081226F">
      <w:pPr>
        <w:pStyle w:val="AR6BodyText"/>
        <w:rPr>
          <w:lang w:val="en-GB"/>
        </w:rPr>
      </w:pPr>
    </w:p>
    <w:p w14:paraId="3EC83832" w14:textId="77777777" w:rsidR="0081226F" w:rsidRPr="00C734F4" w:rsidRDefault="0081226F" w:rsidP="0081226F">
      <w:pPr>
        <w:pStyle w:val="AR6Chap10Level310111"/>
        <w:numPr>
          <w:ilvl w:val="3"/>
          <w:numId w:val="9"/>
        </w:numPr>
        <w:rPr>
          <w:lang w:val="en-GB"/>
        </w:rPr>
      </w:pPr>
      <w:bookmarkStart w:id="353" w:name="_Toc5899612"/>
      <w:bookmarkStart w:id="354" w:name="_Toc6837933"/>
      <w:bookmarkStart w:id="355" w:name="_Toc29679405"/>
      <w:bookmarkStart w:id="356" w:name="_Toc30602347"/>
      <w:bookmarkStart w:id="357" w:name="_Toc70454703"/>
      <w:r w:rsidRPr="00C734F4">
        <w:rPr>
          <w:lang w:val="en-GB"/>
        </w:rPr>
        <w:t>Quality control</w:t>
      </w:r>
      <w:bookmarkEnd w:id="353"/>
      <w:bookmarkEnd w:id="354"/>
      <w:bookmarkEnd w:id="355"/>
      <w:bookmarkEnd w:id="356"/>
      <w:bookmarkEnd w:id="357"/>
    </w:p>
    <w:p w14:paraId="2220A2BE" w14:textId="77777777" w:rsidR="0081226F" w:rsidRPr="00C734F4" w:rsidRDefault="0081226F" w:rsidP="0081226F">
      <w:pPr>
        <w:pStyle w:val="AR6BodyText"/>
        <w:rPr>
          <w:lang w:val="en-GB" w:eastAsia="ja-JP"/>
        </w:rPr>
      </w:pPr>
    </w:p>
    <w:p w14:paraId="59101EED" w14:textId="7AE1BC8C" w:rsidR="0081226F" w:rsidRPr="00441820" w:rsidRDefault="0081226F" w:rsidP="0081226F">
      <w:pPr>
        <w:rPr>
          <w:rFonts w:eastAsia="MS Mincho" w:cs="Times New Roman"/>
          <w:lang w:val="en-US"/>
        </w:rPr>
      </w:pPr>
      <w:r w:rsidRPr="00441820">
        <w:rPr>
          <w:rFonts w:eastAsia="MS Mincho" w:cs="Times New Roman"/>
          <w:lang w:val="en-US"/>
        </w:rPr>
        <w:t xml:space="preserve">The usefulness of any observational dataset is conditioned by the availability and outcome of a quality control (QC) process. The objective of the QC is to verify that data are representative of the measured variable and to what degree the value could be contaminated by unrelated or conflicting factors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"ISBN" : "978-92-63-11202-6", "author" : [ { "dropping-particle" : "", "family" : "WMO", "given" : "", "non-dropping-particle" : "", "parse-names" : false, "suffix" : "" } ], "collection-title" : "WMO-No. 1202", "id" : "ITEM-1", "issued" : { "date-parts" : [ [ "2017" ] ] }, "number-of-pages" : "20", "publisher" : "World Meteorological Organization (WMO)", "publisher-place" : "Geneva, Switzerland", "title" : "Challenges in the Transition from Conventional to Automatic Meteorological Observing Networks for Long-term Climate Records", "translator" : [ { "dropping-particle" : "", "family" : "Q6803", "given" : "Rt7", "non-dropping-particle" : "", "parse-names" : false, "suffix" : "" } ], "type" : "report" }, "uris" : [ "http://www.mendeley.com/documents/?uuid=67cbd1b1-5a64-4355-b40a-bea2b33dca47", "http://www.mendeley.com/documents/?uuid=52b4e97a-e808-46a3-9730-1be7d10dc21d" ] } ], "mendeley" : { "formattedCitation" : "(WMO, 2017a)", "plainTextFormattedCitation" : "(WMO, 2017a)", "previouslyFormattedCitation" : "(WMO, 2017a)"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(WMO, 2017a)</w:t>
      </w:r>
      <w:r w:rsidRPr="00C734F4">
        <w:rPr>
          <w:rFonts w:eastAsia="MS Mincho" w:cs="Times New Roman"/>
        </w:rPr>
        <w:fldChar w:fldCharType="end"/>
      </w:r>
      <w:r w:rsidRPr="00441820">
        <w:rPr>
          <w:rFonts w:eastAsia="MS Mincho" w:cs="Times New Roman"/>
          <w:lang w:val="en-US"/>
        </w:rPr>
        <w:t xml:space="preserve">. Data quality assessment is key for ensuring that the data are credible and to establish trusted relationships between the data provider and the users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"10.3390/rs11080986", "ISBN" : "2072-4292", "abstract" : "Decision makers need accessible robust evidence to introduce new policies to mitigate and adapt to climate change. There is an increasing amount of environmental information available to policy makers concerning observations and trends relating to the climate. However, this data is hosted across a multitude of websites often with inconsistent metadata and sparse information relating to the quality, accuracy and validity of the data. Subsequently, the task of comparing datasets to decide which is the most appropriate for a certain purpose is very complex and often infeasible. In support of the European Union&amp;rsquo;s Copernicus Climate Change Service (C3S) mission to provide authoritative information about the past, present and future climate in Europe and the rest of the world, each dataset to be provided through this service must undergo an evaluation of its climate relevance and scientific quality to help with data comparisons. This paper presents the framework for Evaluation and Quality Control (EQC) of climate data products derived from satellite and in situ observations to be catalogued within the C3S Climate Data Store (CDS). The EQC framework will be implemented by C3S as part of their operational quality assurance programme. It builds on past and present international investment in Quality Assurance for Earth Observation initiatives, extensive user requirements gathering exercises, as well as a broad evaluation of over 250 data products and a more in-depth evaluation of a selection of 24 individual data products derived from satellite and in situ observations across the land, ocean and atmosphere Essential Climate Variable (ECV) domains. A prototype Content Management System (CMS) to facilitate the process of collating, evaluating and presenting the quality aspects and status of each data product to data users is also described. The development of the EQC framework has highlighted cross-domain as well as ECV specific science knowledge gaps in relation to addressing the quality of climate data sets derived from satellite and in situ observations. We discuss 10 common priority science knowledge gaps that will require further research investment to ensure all quality aspects of climate data sets can be ascertained and provide users with the range of information necessary to confidently select relevant products for their specific application.", "author" : [ { "dropping-particle" : "", "family" : "Nightingale", "given" : "Joanne", "non-dropping-particle" : "", "parse-names" : false, "suffix" : "" }, { "dropping-particle" : "", "family" : "Mittaz", "given" : "Jonathan P D", "non-dropping-particle" : "", "parse-names" : false, "suffix" : "" }, { "dropping-particle" : "", "family" : "Douglas", "given" : "Sarah", "non-dropping-particle" : "", "parse-names" : false, "suffix" : "" }, { "dropping-particle" : "", "family" : "Dee", "given" : "Dick", "non-dropping-particle" : "", "parse-names" : false, "suffix" : "" }, { "dropping-particle" : "", "family" : "Ryder", "given" : "James", "non-dropping-particle" : "", "parse-names" : false, "suffix" : "" }, { "dropping-particle" : "", "family" : "Taylor", "given" : "Michael", "non-dropping-particle" : "", "parse-names" : false, "suffix" : "" }, { "dropping-particle" : "", "family" : "Old", "given" : "Christopher", "non-dropping-particle" : "", "parse-names" : false, "suffix" : "" }, { "dropping-particle" : "", "family" : "Dieval", "given" : "Catherine", "non-dropping-particle" : "", "parse-names" : false, "suffix" : "" }, { "dropping-particle" : "", "family" : "Fouron", "given" : "Celine", "non-dropping-particle" : "", "parse-names" : false, "suffix" : "" }, { "dropping-particle" : "", "family" : "Duveau", "given" : "Guillaume", "non-dropping-particle" : "", "parse-names" : false, "suffix" : "" }, { "dropping-particle" : "", "family" : "Merchant", "given" : "Christopher", "non-dropping-particle" : "", "parse-names" : false, "suffix" : "" } ], "container-title" : "Remote Sensing", "id" : "ITEM-1", "issue" : "8", "issued" : { "date-parts" : [ [ "2019" ] ] }, "title" : "Ten Priority Science Gaps in Assessing Climate Data Record Quality", "translator" : [ { "dropping-particle" : "", "family" : "Q6819", "given" : "", "non-dropping-particle" : "", "parse-names" : false, "suffix" : "" } ], "type" : "article", "volume" : "11" }, "uris" : [ "http://www.mendeley.com/documents/?uuid=15bf9a72-17ba-499f-b076-15c6cf9bed2c", "http://www.mendeley.com/documents/?uuid=3f22c239-eeae-4206-9272-93a38376d6b9" ] } ], "mendeley" : { "formattedCitation" : "(Nightingale et al., 2019)", "plainTextFormattedCitation" : "(Nightingale et al., 2019)", "previouslyFormattedCitation" : "(Nightingale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(Nightingale et al., 2019)</w:t>
      </w:r>
      <w:r w:rsidRPr="00C734F4">
        <w:rPr>
          <w:rFonts w:eastAsia="MS Mincho" w:cs="Times New Roman"/>
        </w:rPr>
        <w:fldChar w:fldCharType="end"/>
      </w:r>
      <w:r w:rsidRPr="00441820">
        <w:rPr>
          <w:rFonts w:eastAsia="MS Mincho" w:cs="Times New Roman"/>
          <w:lang w:val="en-US"/>
        </w:rPr>
        <w:t xml:space="preserve">. QC is performed for all relevant global climate datasets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"10.1175/JCLI-D-18-0094.1", "ISSN" : "0894-8755", "author" : [ { "dropping-particle" : "", "family" : "Menne", "given" : "Matthew J.", "non-dropping-particle" : "", "parse-names" : false, "suffix" : "" }, { "dropping-particle" : "", "family" : "Williams", "given" : "Claude N.", "non-dropping-particle" : "", "parse-names" : false, "suffix" : "" }, { "dropping-particle" : "", "family" : "Gleason", "given" : "Byron E.", "non-dropping-particle" : "", "parse-names" : false, "suffix" : "" }, { "dropping-particle" : "", "family" : "Rennie", "given" : "J. Jared", "non-dropping-particle" : "", "parse-names" : false, "suffix" : "" }, { "dropping-particle" : "", "family" : "Lawrimore", "given" : "Jay H.", "non-dropping-particle" : "", "parse-names" : false, "suffix" : "" } ], "container-title" : "Journal of Climate", "id" : "ITEM-1", "issue" : "24", "issued" : { "date-parts" : [ [ "2018", "12" ] ] }, "page" : "9835-9854", "title" : "The Global Historical Climatology Network Monthly Temperature Dataset, Version 4", "translator" : [ { "dropping-particle" : "", "family" : "Q6185", "given" : "", "non-dropping-particle" : "", "parse-names" : false, "suffix" : "" } ], "type" : "article-journal", "volume" : "31" }, "uris" : [ "http://www.mendeley.com/documents/?uuid=eacec98c-d6ff-4bd0-85cf-fdb5d667e47d" ] } ], "mendeley" : { "formattedCitation" : "(Menne et al., 2018)", "manualFormatting" : "(e.g., Menne et al., 2018)", "plainTextFormattedCitation" : "(Menne et al., 2018)", "previouslyFormattedCitation" : "(Menne et al., 2018)"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(e.g., Menne et al., 2018)</w:t>
      </w:r>
      <w:r w:rsidRPr="00C734F4">
        <w:rPr>
          <w:rFonts w:eastAsia="MS Mincho" w:cs="Times New Roman"/>
        </w:rPr>
        <w:fldChar w:fldCharType="end"/>
      </w:r>
      <w:r w:rsidRPr="00441820">
        <w:rPr>
          <w:rFonts w:eastAsia="MS Mincho" w:cs="Times New Roman"/>
          <w:lang w:val="en-US"/>
        </w:rPr>
        <w:t xml:space="preserve">. For instance, QC informs users that old reanalysis datasets can be inconsistent in the long term because they assimilated inhomogeneous observations over the reanalyses period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"10.2151/jmsj.2015-001", "author" : [ { "dropping-particle" : "", "family" : "Kobayashi", "given" : "Shinya", "non-dropping-particle" : "", "parse-names" : false, "suffix" : "" }, { "dropping-particle" : "", "family" : "Ota", "given" : "Yukinari", "non-dropping-particle" : "", "parse-names" : false, "suffix" : "" }, { "dropping-particle" : "", "family" : "Harada", "given" : "Yayoi", "non-dropping-particle" : "", "parse-names" : false, "suffix" : "" }, { "dropping-particle" : "", "family" : "Ebita", "given" : "Ayataka", "non-dropping-particle" : "", "parse-names" : false, "suffix" : "" }, { "dropping-particle" : "", "family" : "Moriya", "given" : "Masami",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"Miyaoki", "given" : "Kengo", "non-dropping-particle" : "", "parse-names" : false, "suffix" : "" }, { "dropping-particle" : "", "family" : "Takahashi", "given" : "Kiyotoshi", "non-dropping-particle" : "", "parse-names" : false, "suffix" : "" } ], "container-title" : "Journal of the Meteorological Society of Japan. Series II", "id" : "ITEM-1", "issue" : "1", "issued" : { "date-parts" : [ [ "2015" ] ] }, "page" : "5-48", "title" : "The JRA-55 Reanalysis: General Specifications and Basic Characteristics", "translator" : [ { "dropping-particle" : "", "family" : "Q5364", "given" : "", "non-dropping-particle" : "", "parse-names" : false, "suffix" : "" } ], "type" : "article-journal", "volume" : "93" }, "uris" : [ "http://www.mendeley.com/documents/?uuid=fe60333d-b416-457c-87ca-9e7ff7ed7a10" ] } ], "mendeley" : { "formattedCitation" : "(Kobayashi et al., 2015)", "plainTextFormattedCitation" : "(Kobayashi et al., 2015)", "previouslyFormattedCitation" : "(Kobayashi et al., 2015)"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(Kobayashi et al., 2015)</w:t>
      </w:r>
      <w:r w:rsidRPr="00C734F4">
        <w:rPr>
          <w:rFonts w:eastAsia="MS Mincho" w:cs="Times New Roman"/>
        </w:rPr>
        <w:fldChar w:fldCharType="end"/>
      </w:r>
      <w:r w:rsidRPr="00441820">
        <w:rPr>
          <w:rFonts w:eastAsia="MS Mincho" w:cs="Times New Roman"/>
          <w:lang w:val="en-US"/>
        </w:rPr>
        <w:t xml:space="preserve">. As a consequence, the evaluation against independent observations suggests that reanalyses should not be automatically regarded as climate-quality products for monitoring long-term trends at the regional level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"10.1007/s10584-014-1100-9", "ISSN" : "1573-1480", "abstract" : "Inter-annual variability and trends of annual/seasonal precipitation totals in Ghana are analyzed considering different gridded observational (gauge- and/or satellite-based) and reanalysis products. A quality-controlled dataset formed by fourteen gauges from the Ghana Meteorological Agency (GMet) is used as reference for the period 1961\u20132010. Firstly, a good agreement is found between GMet and all the observational products in terms of variability, with better results for the gauge-based products\u2014correlations in the range of 0.7\u20131.0 and nearly null biases\u2014than for the satellite-gauge merged and satellite-derived products. In contrast, reanalyses exhibit a very poor performance, with correlations below 0.4 and large biases in most of the cases. Secondly, a Mann-Kendall trend analysis is carried out. In most cases, GMet data reveal the existence of predominant decreasing (increasing) trends for the first (second) half of the period of study, 1961\u20131985 (1986\u20132010). Again, observational products are shown to reproduce well the observed trends\u2014with worst results for purely satellite-derived data\u2014whereas reanalyses lead in general to unrealistic stronger than observed trends, with contradictory results (opposite signs for different reanalyses) in some cases. Similar inconsistencies are also found when analyzing trends of extreme precipitation indicators. Therefore, this study provides a warning concerning the use of reanalysis data as pseudo-observations in Ghana.", "author" : [ { "dropping-particle" : "", "family" : "Manzanas", "given" : "R", "non-dropping-particle" : "", "parse-names" : false, "suffix" : "" }, { "dropping-particle" : "", "family" : "Amekudzi", "given" : "L K", "non-dropping-particle" : "", "parse-names" : false, "suffix" : "" }, { "dropping-particle" : "", "family" : "Preko", "given" : "K", "non-dropping-particle" : "", "parse-names" : false, "suffix" : "" }, { "dropping-particle" : "", "family" : "Herrera", "given" : "S", "non-dropping-particle" : "", "parse-names" : false, "suffix" : "" }, { "dropping-particle" : "", "family" : "Guti\u00e9rrez", "given" : "J M", "non-dropping-particle" : "", "parse-names" : false, "suffix" : "" } ], "container-title" : "Climatic Change", "id" : "ITEM-1", "issue" : "4", "issued" : { "date-parts" : [ [ "2014" ] ] }, "page" : "805-819", "title" : "Precipitation variability and trends in Ghana: An intercomparison of observational and reanalysis products", "translator" : [ { "dropping-particle" : "", "family" : "Q5864", "given" : "", "non-dropping-particle" : "", "parse-names" : false, "suffix" : "" } ], "type" : "article-journal", "volume" : "124" }, "uris" : [ "http://www.mendeley.com/documents/?uuid=d690332f-45ee-469b-9010-8ec6aae3751d" ] }, { "id" : "ITEM-2", "itemData" : { "DOI" : "10.1088/1748-9326/aa8a58", "ISSN" : "17489326", "abstract" : "This article, the first empirical study of its kind, presents findings from a larger qualitative study of principal mistreatment of teachers. A grounded theory method was used to study a sample of 50 U.S. teachers who were subjected to long-term mistreatment from school principals. The authors discuss descriptive and conceptual findings about principals' actions that, over the long term, teachers define as mistreatment/abuse. In addition, this article briefly describes some of the harmful effects of principal mistreatment/abuse on teachers, psychologically/emotionally and physically/physiologically. Implications of study findings for further research are discussed. (PsycINFO Database Record (c) 2010 APA, all rights reserved) (journal abstract)", "author" : [ { "dropping-particle" : "", "family" : "Torralba", "given" : "Ver\u00f3nica", "non-dropping-particle" : "", "parse-names" : false, "suffix" : "" }, { "dropping-particle" : "", "family" : "Doblas-Reyes", "given" : "Francisco J.", "non-dropping-particle" : "", "parse-names" : false, "suffix" : "" }, { "dropping-particle" : "", "family" : "Gonzalez-Reviriego", "given" : "Nube", "non-dropping-particle" : "", "parse-names" : false, "suffix" : "" } ], "container-title" : "Environmental Research Letters", "id" : "ITEM-2", "issued" : { "date-parts" : [ [ "2017" ] ] }, "page" : "114019", "title" : "Uncertainty in recent near-surface wind speed trends: A global reanalysis intercomparison", "translator" : [ { "dropping-particle" : "", "family" : "Q4618", "given" : "", "non-dropping-particle" : "", "parse-names" : false, "suffix" : "" } ], "type" : "article-journal", "volume" : "12" }, "uris" : [ "http://www.mendeley.com/documents/?uuid=735b6980-341b-4c6f-a264-54b0ca4f5918" ] } ], "mendeley" : { "formattedCitation" : "(Manzanas et al., 2014; Torralba et al., 2017)", "plainTextFormattedCitation" : "(Manzanas et al., 2014; Torralba et al., 2017)", "previouslyFormattedCitation" : "(Manzanas et al., 2014; Torralba et al., 2017)"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(Manzanas et al., 2014; Torralba et al., 2017)</w:t>
      </w:r>
      <w:r w:rsidRPr="00C734F4">
        <w:rPr>
          <w:rFonts w:eastAsia="MS Mincho" w:cs="Times New Roman"/>
        </w:rPr>
        <w:fldChar w:fldCharType="end"/>
      </w:r>
      <w:r w:rsidRPr="00441820">
        <w:rPr>
          <w:rFonts w:eastAsia="MS Mincho" w:cs="Times New Roman"/>
          <w:lang w:val="en-US"/>
        </w:rPr>
        <w:t xml:space="preserve">. QC needs to be systematically carried out by the institutions responsible for handling the data </w:t>
      </w:r>
      <w:commentRangeStart w:id="358"/>
      <w:r w:rsidRPr="00C734F4">
        <w:rPr>
          <w:rFonts w:eastAsia="MS Mincho" w:cs="Times New Roman"/>
        </w:rPr>
        <w:fldChar w:fldCharType="begin" w:fldLock="1"/>
      </w:r>
      <w:ins w:id="359" w:author="Robin Matthews" w:date="2021-07-11T16:05:00Z">
        <w:r w:rsidR="00A97367">
          <w:rPr>
            <w:rFonts w:eastAsia="MS Mincho" w:cs="Times New Roman"/>
            <w:lang w:val="en-US"/>
          </w:rPr>
          <w:instrText>ADDIN CSL_CITATION { "citationItems" : [ { "id" : "ITEM-1", "itemData" : { "DOI" : "https://doi.org/10.1002/joc.4639", "ISSN" : "0899-8418", "abstract" : "ABSTRACT A new homogenized temperature data set called the China Homogenized Historical Temperature Dataset (CHHTD-V1.0) has been developed, and it includes daily and monthly mean temperature series from 2419 national stations distributed throughout mainland China for the period from 1951 to the present. The inhomogeneities in individual station series were detected using a penalized maximum t-test (PMT) that accounted for the first-order autocorrelation. Detailed metadata information was applied to validate the changepoints caused by changes in local observation systems. Comparative analyses suggested that the quantile-matching (QM) adjustments that accounted for high-order discontinuities led to more reasonable results than the MEAN adjustments for the daily temperature series. Therefore, the QM method was applied to adjust the discontinuities caused by non-climate changes such as changing of observing site, instrumentation and observation environments. The physical consistency among the daily maximum, mean and minimum temperatures (Tmax, Tm and Tmin) was also checked for each station. Based on the new homogenized data set, linear trends in the annual and seasonal temperature series from 1960 to 2014 were calculated. In comparison with the original data set, the homogenized data set improves the geographical consistency of the long-term climate trends over the region. The updated nationwide mean warming rate reached 0.22 \u00b0C per 10 years for the Tmax, 0.27 \u00b0C per 10 years for the Tm and 0.38 \u00b0C per 10 years for the Tmin from 1960 to 2014, which are considerably larger than the previous estimates that were based on the more frequently used networks of a few hundred stations in China.", "author" : [ { "dropping-particle" : "", "family" : "Cao", "given" : "Lijuan", "non-dropping-particle" : "", "parse-names" : false, "suffix" : "" }, { "dropping-particle" : "", "family" : "Zhu", "given" : "Yani", "non-dropping-particle" : "", "parse-names" : false, "suffix" : "" }, { "dropping-particle" : "", "family" : "Tang", "given" : "Guoli", "non-dropping-particle" : "", "parse-names" : false, "suffix" : "" }, { "dropping-particle" : "", "family" : "Yuan", "given" : "Fang", "non-dropping-particle" : "", "parse-names" : false, "suffix" : "" }, { "dropping-particle" : "", "family" : "Yan", "given" : "Zhongwei", "non-dropping-particle" : "", "parse-names" : false, "suffix" : "" } ], "container-title" : "International Journal of Climatology", "id" : "ITEM-1", "issue" : "13", "issued" : { "date-parts" : [ [ "2016", "11", "15" ] ] }, "note" : "https://doi.org/10.1002/joc.4639", "page" : "4384-4392", "publisher" : "John Wiley &amp; Sons, Ltd", "title" : "Climatic warming in China according to a homogenized data set from 2419 stations", "translator" : [ { "dropping-particle" : "", "family" : "Q6814", "given" : "", "non-dropping-particle" : "", "parse-names" : false, "suffix" : "" } ], "type" : "article-journal", "volume" : "36" }, "uris" : [ "http://www.mendeley.com/documents/?uuid=e04eb6ec-9c85-44c8-991f-08d8f0dc35a7", "http://www.mendeley.com/documents/?uuid=bdf7766d-4e72-403a-95c2-fec71f4aaf1c" ] } ], "mendeley" : { "formattedCitation" : "(Cao et al., 2016b)", "manualFormatting" : "(e.g., Cao et al., 2016b)", "plainTextFormattedCitation" : "(Cao et al., 2016b)", "previouslyFormattedCitation" : "(Cao et al., 2016b)" }, "properties" : { "noteIndex" : 0 }, "schema" : "https://github.com/citation-style-language/schema/raw/master/csl-citation.json" }</w:instrText>
        </w:r>
      </w:ins>
      <w:del w:id="360" w:author="Robin Matthews" w:date="2021-07-11T16:05:00Z">
        <w:r w:rsidR="000465A7" w:rsidDel="00A97367">
          <w:rPr>
            <w:rFonts w:eastAsia="MS Mincho" w:cs="Times New Roman"/>
            <w:lang w:val="en-US"/>
          </w:rPr>
          <w:delInstrText>ADDIN CSL_CITATION { "citationItems" : [ { "id" : "ITEM-1", "itemData" : { "DOI" : "https://doi.org/10.1002/joc.4639", "ISSN" : "0899-8418", "abstract" : "ABSTRACT A new homogenized temperature data set called the China Homogenized Historical Temperature Dataset (CHHTD-V1.0) has been developed, and it includes daily and monthly mean temperature series from 2419 national stations distributed throughout mainland China for the period from 1951 to the present. The inhomogeneities in individual station series were detected using a penalized maximum t-test (PMT) that accounted for the first-order autocorrelation. Detailed metadata information was applied to validate the changepoints caused by changes in local observation systems. Comparative analyses suggested that the quantile-matching (QM) adjustments that accounted for high-order discontinuities led to more reasonable results than the MEAN adjustments for the daily temperature series. Therefore, the QM method was applied to adjust the discontinuities caused by non-climate changes such as changing of observing site, instrumentation and observation environments. The physical consistency among the daily maximum, mean and minimum temperatures (Tmax, Tm and Tmin) was also checked for each station. Based on the new homogenized data set, linear trends in the annual and seasonal temperature series from 1960 to 2014 were calculated. In comparison with the original data set, the homogenized data set improves the geographical consistency of the long-term climate trends over the region. The updated nationwide mean warming rate reached 0.22 \u00b0C per 10 years for the Tmax, 0.27 \u00b0C per 10 years for the Tm and 0.38 \u00b0C per 10 years for the Tmin from 1960 to 2014, which are considerably larger than the previous estimates that were based on the more frequently used networks of a few hundred stations in China.", "author" : [ { "dropping-particle" : "", "family" : "Cao", "given" : "Lijuan", "non-dropping-particle" : "", "parse-names" : false, "suffix" : "" }, { "dropping-particle" : "", "family" : "Zhu", "given" : "Yani", "non-dropping-particle" : "", "parse-names" : false, "suffix" : "" }, { "dropping-particle" : "", "family" : "Tang", "given" : "Guoli", "non-dropping-particle" : "", "parse-names" : false, "suffix" : "" }, { "dropping-particle" : "", "family" : "Yuan", "given" : "Fang", "non-dropping-particle" : "", "parse-names" : false, "suffix" : "" }, { "dropping-particle" : "", "family" : "Yan", "given" : "Zhongwei", "non-dropping-particle" : "", "parse-names" : false, "suffix" : "" } ], "container-title" : "International Journal of Climatology", "id" : "ITEM-1", "issue" : "13", "issued" : { "date-parts" : [ [ "2016", "11", "15" ] ] }, "note" : "https://doi.org/10.1002/joc.4639", "page" : "4384-4392", "publisher" : "John Wiley &amp; Sons, Ltd", "title" : "Climatic warming in China according to a homogenized data set from 2419 stations", "translator" : [ { "dropping-particle" : "", "family" : "Q6814", "given" : "", "non-dropping-particle" : "", "parse-names" : false, "suffix" : "" } ], "type" : "article-journal", "volume" : "36" }, "uris" : [ "http://www.mendeley.com/documents/?uuid=e04eb6ec-9c85-44c8-991f-08d8f0dc35a7", "http://www.mendeley.com/documents/?uuid=bdf7766d-4e72-403a-95c2-fec71f4aaf1c" ] } ], "mendeley" : { "formattedCitation" : "(Cao et al., 2016b)", "manualFormatting" : "(e.g. Cao et al., 2016)", "plainTextFormattedCitation" : "(Cao et al., 2016b)", "previouslyFormattedCitation" : "(Cao et al., 2016b)" }, "properties" : { "noteIndex" : 0 }, "schema" : "https://github.com/citation-style-language/schema/raw/master/csl-citation.json" }</w:delInstrText>
        </w:r>
      </w:del>
      <w:r w:rsidRPr="00C734F4">
        <w:rPr>
          <w:rFonts w:eastAsia="MS Mincho" w:cs="Times New Roman"/>
        </w:rPr>
        <w:fldChar w:fldCharType="separate"/>
      </w:r>
      <w:r w:rsidR="00E41CA2">
        <w:rPr>
          <w:rFonts w:eastAsia="MS Mincho" w:cs="Times New Roman"/>
          <w:noProof/>
          <w:lang w:val="en-US"/>
        </w:rPr>
        <w:t>(e.g.</w:t>
      </w:r>
      <w:ins w:id="361" w:author="Robin Matthews" w:date="2021-07-11T16:05:00Z">
        <w:r w:rsidR="00A97367">
          <w:rPr>
            <w:rFonts w:eastAsia="MS Mincho" w:cs="Times New Roman"/>
            <w:noProof/>
            <w:lang w:val="en-US"/>
          </w:rPr>
          <w:t>,</w:t>
        </w:r>
      </w:ins>
      <w:r w:rsidR="00E41CA2">
        <w:rPr>
          <w:rFonts w:eastAsia="MS Mincho" w:cs="Times New Roman"/>
          <w:noProof/>
          <w:lang w:val="en-US"/>
        </w:rPr>
        <w:t xml:space="preserve"> Cao et al., 2016</w:t>
      </w:r>
      <w:ins w:id="362" w:author="Robin Matthews" w:date="2021-07-11T16:05:00Z">
        <w:r w:rsidR="00A97367">
          <w:rPr>
            <w:rFonts w:eastAsia="MS Mincho" w:cs="Times New Roman"/>
            <w:noProof/>
            <w:lang w:val="en-US"/>
          </w:rPr>
          <w:t>b</w:t>
        </w:r>
      </w:ins>
      <w:r w:rsidR="00E41CA2">
        <w:rPr>
          <w:rFonts w:eastAsia="MS Mincho" w:cs="Times New Roman"/>
          <w:noProof/>
          <w:lang w:val="en-US"/>
        </w:rPr>
        <w:t>)</w:t>
      </w:r>
      <w:r w:rsidRPr="00C734F4">
        <w:rPr>
          <w:rFonts w:eastAsia="MS Mincho" w:cs="Times New Roman"/>
        </w:rPr>
        <w:fldChar w:fldCharType="end"/>
      </w:r>
      <w:commentRangeEnd w:id="358"/>
      <w:r w:rsidR="00E41CA2">
        <w:rPr>
          <w:rStyle w:val="CommentReference"/>
          <w:rFonts w:asciiTheme="minorHAnsi" w:eastAsiaTheme="minorHAnsi" w:hAnsiTheme="minorHAnsi"/>
          <w:lang w:eastAsia="en-US"/>
        </w:rPr>
        <w:commentReference w:id="358"/>
      </w:r>
      <w:r w:rsidRPr="00441820">
        <w:rPr>
          <w:rFonts w:eastAsia="MS Mincho" w:cs="Times New Roman"/>
          <w:lang w:val="en-US"/>
        </w:rPr>
        <w:t>.</w:t>
      </w:r>
    </w:p>
    <w:p w14:paraId="5A7F4403" w14:textId="77777777" w:rsidR="0081226F" w:rsidRPr="00441820" w:rsidRDefault="0081226F" w:rsidP="0081226F">
      <w:pPr>
        <w:rPr>
          <w:rFonts w:eastAsia="MS Mincho" w:cs="Times New Roman"/>
          <w:lang w:val="en-US"/>
        </w:rPr>
      </w:pPr>
    </w:p>
    <w:p w14:paraId="5F60FFBA" w14:textId="4ACA8131" w:rsidR="0081226F" w:rsidRPr="00441820" w:rsidRDefault="0081226F" w:rsidP="0081226F">
      <w:pPr>
        <w:rPr>
          <w:rFonts w:eastAsia="MS Mincho" w:cs="Times New Roman"/>
          <w:lang w:val="en-US"/>
        </w:rPr>
      </w:pPr>
      <w:r w:rsidRPr="00441820">
        <w:rPr>
          <w:rFonts w:eastAsia="MS Mincho" w:cs="Times New Roman"/>
          <w:lang w:val="en-US"/>
        </w:rPr>
        <w:t xml:space="preserve">The QC procedure depends strongly on the specific nature of the dataset. It focuses on aspects such as the correct identification of sensor, time and location, detection of unfeasible or inconsistent data, error estimation, assessment of the adequacy of the uncertainty information and the adequacy of the documentation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"10.1111/nyas.13090", "ISSN" : "1749-6632", "abstract" : "Central African countries may bear high climate change-related infectious disease burdens because of preexisting high rates of disease, poor healthcare infrastructure, land use changes, and high environmental change vulnerabilities. However, making connections between climate and infectious diseases in this region is hampered by the paucity of high-quality meteorological data. This review analyzes the sources and quality of meteorological data used to study the interactions between weather and infectious diseases in Central African countries. Results show that 23% of studies used meteorological data that mismatched with the disease spatial scale of interest. Use of inappropriate weather data was most frequently identified in analyses using meteorological station data or gridded data products. These findings have implications for the interpretation of existing analyses and provide guidance for the use of climate data in future analyses of the connections between meteorology and infectious diseases in Central Africa.", "author" : [ { "dropping-particle" : "", "family" : "Heaney", "given" : "Alexandra", "non-dropping-particle" : "", "parse-names" : false, "suffix" : "" }, { "dropping-particle" : "", "family" : "Little", "given" : "Eliza", "non-dropping-particle" : "", "parse-names" : false, "suffix" : "" }, { "dropping-particle" : "", "family" : "Ng", "given" : "Sophia", "non-dropping-particle" : "", "parse-names" : false, "suffix" : "" }, { "dropping-particle" : "", "family" : "Shaman", "given" : "Jeffrey", "non-dropping-particle" : "", "parse-names" : false, "suffix" : "" } ], "container-title" : "Annals of the New York Academy of Sciences", "edition" : "2016/05/31", "id" : "ITEM-1", "issue" : "1", "issued" : { "date-parts" : [ [ "2016", "10" ] ] }, "language" : "eng", "page" : "31-43", "title" : "Meteorological variability and infectious disease in Central Africa: a review of meteorological data quality", "translator" : [ { "dropping-particle" : "", "family" : "Q6820", "given" : "", "non-dropping-particle" : "", "parse-names" : false, "suffix" : "" } ], "type" : "article-journal", "volume" : "1382" }, "uris" : [ "http://www.mendeley.com/documents/?uuid=30fa5ec6-2632-49d6-b7c6-5c1c698bfffa", "http://www.mendeley.com/documents/?uuid=1f8816c5-7417-476c-ba2c-8bdf5ad88c34" ] } ], "mendeley" : { "formattedCitation" : "(Heaney et al., 2016)", "manualFormatting" : "(e.g., Heaney et al., 2016)", "plainTextFormattedCitation" : "(Heaney et al., 2016)", "previouslyFormattedCitation" : "(Heaney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(e.g., Heaney et al., 2016)</w:t>
      </w:r>
      <w:r w:rsidRPr="00C734F4">
        <w:rPr>
          <w:rFonts w:eastAsia="MS Mincho" w:cs="Times New Roman"/>
        </w:rPr>
        <w:fldChar w:fldCharType="end"/>
      </w:r>
      <w:r w:rsidRPr="00441820">
        <w:rPr>
          <w:rFonts w:eastAsia="MS Mincho" w:cs="Times New Roman"/>
          <w:lang w:val="en-US"/>
        </w:rPr>
        <w:t xml:space="preserve">. </w:t>
      </w:r>
      <w:r w:rsidRPr="00737B5A">
        <w:rPr>
          <w:rFonts w:eastAsia="MS Mincho" w:cs="Times New Roman"/>
          <w:lang w:val="en-US"/>
        </w:rPr>
        <w:t xml:space="preserve">QC principles also apply to model data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"https://doi.org/10.1016/j.atmosres.2017.06.021", "ISSN" : "0169-8095", "abstract" : "The advent of global precipitation data sets with increasing temporal span has made it possible to use them for validating climate models. In order to fulfill the requirement of global coverage, existing products integrate satellite-derived retrievals from many sensors with direct ground observations (gauges, disdrometers, radars), which are used as reference for the satellites. While the resulting product can be deemed as the best-available source of quality validation data, awareness of the limitations of such data sets is important to avoid extracting wrong or unsubstantiated conclusions when assessing climate model abilities. This paper provides guidance on the use of precipitation data sets for climate research, including model validation and verification for improving physical parameterizations. The strengths and limitations of the data sets for climate modeling applications are presented, and a protocol for quality assurance of both observational databases and models is discussed. The paper helps elaborating the recent IPCC AR5 acknowledgment of large observational uncertainties in precipitation observations for climate model validation.", "author" : [ { "dropping-particle" : "", "family" : "Tapiador", "given" : "F J", "non-dropping-particle" : "", "parse-names" : false, "suffix" : "" }, { "dropping-particle" : "", "family" : "Navarro", "given" : "A", "non-dropping-particle" : "", "parse-names" : false, "suffix" : "" }, { "dropping-particle" : "", "family" : "Levizzani", "given" : "V", "non-dropping-particle" : "", "parse-names" : false, "suffix" : "" }, { "dropping-particle" : "", "family" : "Garc\u00eda-Ortega", "given" : "E", "non-dropping-particle" : "", "parse-names" : false, "suffix" : "" }, { "dropping-particle" : "", "family" : "Huffman", "given" : "G J", "non-dropping-particle" : "", "parse-names" : false, "suffix" : "" }, { "dropping-particle" : "", "family" : "Kidd", "given" : "C", "non-dropping-particle" : "", "parse-names" : false, "suffix" : "" }, { "dropping-particle" : "", "family" : "Kucera", "given" : "P A", "non-dropping-particle" : "", "parse-names" : false, "suffix" : "" }, { "dropping-particle" : "", "family" : "Kummerow", "given" : "C D", "non-dropping-particle" : "", "parse-names" : false, "suffix" : "" }, { "dropping-particle" : "", "family" : "Masunaga", "given" : "H", "non-dropping-particle" : "", "parse-names" : false, "suffix" : "" }, { "dropping-particle" : "", "family" : "Petersen", "given" : "W A", "non-dropping-particle" : "", "parse-names" : false, "suffix" : "" }, { "dropping-particle" : "", "family" : "Roca", "given" : "R", "non-dropping-particle" : "", "parse-names" : false, "suffix" : "" }, { "dropping-particle" : "", "family" : "S\u00e1nchez", "given" : "J.-L.", "non-dropping-particle" : "", "parse-names" : false, "suffix" : "" }, { "dropping-particle" : "", "family" : "Tao", "given" : "W.-K.", "non-dropping-particle" : "", "parse-names" : false, "suffix" : "" }, { "dropping-particle" : "", "family" : "Turk", "given" : "F J", "non-dropping-particle" : "", "parse-names" : false, "suffix" : "" } ], "container-title" : "Atmospheric Research", "id" : "ITEM-1", "issued" : { "date-parts" : [ [ "2017" ] ] }, "page" : "1-20", "title" : "Global precipitation measurements for validating climate models", "translator" : [ { "dropping-particle" : "", "family" : "Q6815", "given" : "", "non-dropping-particle" : "", "parse-names" : false, "suffix" : "" } ], "type" : "article-journal", "volume" : "197" }, "uris" : [ "http://www.mendeley.com/documents/?uuid=40f2ec81-f9ba-4ac8-9b72-7fc029143268", "http://www.mendeley.com/documents/?uuid=1c5adf55-395a-466c-9858-d561ffe6fa0f" ] } ], "mendeley" : { "formattedCitation" : "(Tapiador et al., 2017)", "plainTextFormattedCitation" : "(Tapiador et al., 2017)", "previouslyFormattedCitation" : "(Tapiador et al., 2017)"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(Tapiador et al., 2017)</w:t>
      </w:r>
      <w:r w:rsidRPr="00C734F4">
        <w:rPr>
          <w:rFonts w:eastAsia="MS Mincho" w:cs="Times New Roman"/>
        </w:rPr>
        <w:fldChar w:fldCharType="end"/>
      </w:r>
      <w:r w:rsidRPr="00441820">
        <w:rPr>
          <w:rFonts w:eastAsia="MS Mincho" w:cs="Times New Roman"/>
          <w:lang w:val="en-US"/>
        </w:rPr>
        <w:t xml:space="preserve">. An important piece of information provided is the representativeness error </w:t>
      </w:r>
      <w:commentRangeStart w:id="363"/>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"10.1175/JCLI-D-13-00319.1", "author" : [ { "dropping-particle" : "", "family" : "Gervais", "given" : "Melissa", "non-dropping-particle" : "", "parse-names" : false, "suffix" : "" }, { "dropping-particle" : "", "family" : "Tremblay", "given" : "L Bruno", "non-dropping-particle" : "", "parse-names" : false, "suffix" : "" }, { "dropping-particle" : "", "family" : "Gyakum", "given" : "John R", "non-dropping-particle" : "", "parse-names" : false, "suffix" : "" }, { "dropping-particle" : "", "family" : "Atallah", "given" : "Eyad", "non-dropping-particle" : "", "parse-names" : false, "suffix" : "" } ], "container-title" : "Journal of Climate", "id" : "ITEM-1", "issue" : "14", "issued" : { "date-parts" : [ [ "2014" ] ] }, "language" : "English", "page" : "5201-5218", "publisher" : "American Meteorological Society", "publisher-place" : "Boston MA, USA", "title" : "Representing Extremes in a Daily Gridded Precipitation Analysis over the United States: Impacts of Station Density, Resolution, and Gridding Methods", "translator" : [ { "dropping-particle" : "", "family" : "Q6816", "given" : "", "non-dropping-particle" : "", "parse-names" : false, "suffix" : "" } ], "type" : "article-journal", "volume" : "27" }, "uris" : [ "http://www.mendeley.com/documents/?uuid=527f0f25-60b5-48e7-a4d9-472e22df0c69", "http://www.mendeley.com/documents/?uuid=6bd96d49-b2a1-4d02-b94b-17c3e6351ecf" ] } ], "mendeley" : { "formattedCitation" : "(Gervais et al., 2014)", "manualFormatting" : "(Section 10.2.1.1; Gervais et al., 2014)", "plainTextFormattedCitation" : "(Gervais et al., 2014)", "previouslyFormattedCitation" : "(Gervais et al., 2014)"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(Section 10.2.1.1; Gervais et al., 2014)</w:t>
      </w:r>
      <w:r w:rsidRPr="00C734F4">
        <w:rPr>
          <w:rFonts w:eastAsia="MS Mincho" w:cs="Times New Roman"/>
        </w:rPr>
        <w:fldChar w:fldCharType="end"/>
      </w:r>
      <w:commentRangeEnd w:id="363"/>
      <w:r w:rsidR="00E41CA2">
        <w:rPr>
          <w:rStyle w:val="CommentReference"/>
          <w:rFonts w:asciiTheme="minorHAnsi" w:eastAsiaTheme="minorHAnsi" w:hAnsiTheme="minorHAnsi"/>
          <w:lang w:eastAsia="en-US"/>
        </w:rPr>
        <w:commentReference w:id="363"/>
      </w:r>
      <w:r w:rsidRPr="00441820">
        <w:rPr>
          <w:rFonts w:eastAsia="MS Mincho" w:cs="Times New Roman"/>
          <w:lang w:val="en-US"/>
        </w:rPr>
        <w:t xml:space="preserve">. When problems in the data representativeness are identified, observational datasets are provided with a quality mask </w:t>
      </w:r>
      <w:bookmarkStart w:id="364" w:name="_Hlk76926788"/>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"10.5194/hess-24-919-2020", "ISSN" : "1607-7938", "abstract" : "Abstract. We present a new global land-based daily precipitation dataset from 1950 using an interpolated network of in situ data called Rainfall Estimates on a Gridded Network \u2013 REGEN. We merged multiple archives of in situ data including two of the largest archives, the Global Historical Climatology Network \u2013 Daily (GHCN-Daily) hosted by National Centres of Environmental Information (NCEI), USA, and one hosted by the Global Precipitation Climatology Centre (GPCC) operated by Deutscher Wetterdienst (DWD). This resulted in an unprecedented station density compared to existing datasets. The station time series were quality-controlled using strict criteria and flagged values were removed. Remaining values were interpolated to create area-average estimates of daily precipitation for global land areas on a 1\u2218 \u00d7 1\u2218 latitude\u2013longitude resolution. Besides the daily precipitation amounts, fields of standard deviation, kriging error and number of stations are also provided. We also provide a quality mask based on these uncertainty measures. For those interested in a dataset with lower station network variability we also provide a related dataset based on a network of long-term stations which interpolates stations with a record length of at least 40 years. The REGEN datasets are expected to contribute to the advancement of hydrological science and practice by facilitating studies aiming to understand changes and variability in several aspects of daily precipitation distributions, extremes and measures of hydrological intensity. Here we document the development of the dataset and guidelines for best practices for users with regards to the two datasets.", "author" : [ { "dropping-particle" : "", "family" : "Contractor", "given" : "Steefan", "non-dropping-particle" : "", "parse-names" : false, "suffix" : "" }, { "dropping-particle" : "", "family" : "Donat", "given" : "Markus G.", "non-dropping-particle" : "", "parse-names" : false, "suffix" : "" }, { "dropping-particle" : "V.", "family" : "Alexander", "given" : "Lisa", "non-dropping-particle" : "", "parse-names" : false, "suffix" : "" }, { "dropping-particle" : "", "family" : "Ziese", "given" : "Markus", "non-dropping-particle" : "", "parse-names" : false, "suffix" : "" }, { "dropping-particle" : "", "family" : "Meyer-Christoffer", "given" : "Anja", "non-dropping-particle" : "", "parse-names" : false, "suffix" : "" }, { "dropping-particle" : "", "family" : "Schneider", "given" : "Udo", "non-dropping-particle" : "", "parse-names" : false, "suffix" : "" }, { "dropping-particle" : "", "family" : "Rustemeier", "given" : "Elke", "non-dropping-particle" : "", "parse-names" : false, "suffix" : "" }, { "dropping-particle" : "", "family" : "Becker", "given" : "Andreas", "non-dropping-particle" : "", "parse-names" : false, "suffix" : "" }, { "dropping-particle" : "", "family" : "Durre", "given" : "Imke", "non-dropping-particle" : "", "parse-names" : false, "suffix" : "" }, { "dropping-particle" : "", "family" : "Vose", "given" : "Russell S.", "non-dropping-particle" : "", "parse-names" : false, "suffix" : "" } ], "container-title" : "Hydrology and Earth System Sciences", "id" : "ITEM-1", "issue" : "2", "issued" : { "date-parts" : [ [ "2020", "2", "27" ] ] }, "page" : "919-943", "title" : "Rainfall Estimates on a Gridded Network (REGEN) \u2013 a global land-based gridded dataset of daily precipitation from 1950 to 2016", "translator" : [ { "dropping-particle" : "", "family" : "Q4619", "given" : "", "non-dropping-particle" : "", "parse-names" : false, "suffix" : "" } ], "type" : "article-journal", "volume" : "24" }, "uris" : [ "http://www.mendeley.com/documents/?uuid=a727e057-59d8-38ca-b54c-b77328d9343d" ] } ], "mendeley" : { "formattedCitation" : "(Contractor et al., 2020)", "plainTextFormattedCitation" : "(Contractor et al., 2020)", "previouslyFormattedCitation" : "(Contractor et al., 2020)"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(Contractor et al., 2020)</w:t>
      </w:r>
      <w:r w:rsidRPr="00C734F4">
        <w:rPr>
          <w:rFonts w:eastAsia="MS Mincho" w:cs="Times New Roman"/>
        </w:rPr>
        <w:fldChar w:fldCharType="end"/>
      </w:r>
      <w:bookmarkEnd w:id="364"/>
      <w:r w:rsidRPr="00441820">
        <w:rPr>
          <w:rFonts w:eastAsia="MS Mincho" w:cs="Times New Roman"/>
          <w:lang w:val="en-US"/>
        </w:rPr>
        <w:t xml:space="preserve">, or the problematic data are either removed or corrected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"10.5194/essd-10-1613-2018", "ISSN" : "1866-3516", "abstract" : "Abstract. Sub-daily meteorological observations are needed for input to and assessment of high-resolution reanalysis products to improve understanding of weather and climate variability. While there are millions of such weather observations that have been collected by various organisations, many are yet to be transcribed into a useable format.Under the auspices of the Uncertainties in Ensembles of Regional ReAnalyses (UERRA) project, we describe the compilation and development of a digital dataset of 8.8 million meteorological observations of essential climate variables (ECVs) rescued across the European and southern Mediterranean region. By presenting the entire chain of data preparation, from the identification of regions lacking in digitised sub-daily data and the location of original sources, through the digitisation of the observations to the quality control procedures applied, we provide a rescued dataset that is as traceable as possible for use by the research community.Data from 127 stations and of 15 climate variables in the northern African and European sectors have been prepared for the period 1877 to 2012. Quality control of the data using a two-step semi-automatic statistical approach identified 3.5 % of observations that required correction or removal, on par with previous data rescue efforts.In addition to providing a new sub-daily meteorological dataset for the research community, our experience in the development of this sub-daily dataset gives us an opportunity to share some suggestions for future data rescue projects.All versions of the dataset, from the raw digitised data to data that have been quality controlled and converted to standard units, are available on PANGAEA: https://doi.org/10.1594/PANGAEA.886511 (Ashcroft et al., 2018).", "author" : [ { "dropping-particle" : "", "family" : "Ashcroft", "given" : "Linden", "non-dropping-particle" : "", "parse-names" : false, "suffix" : "" }, { "dropping-particle" : "", "family" : "Coll", "given" : "Joan Ramon", "non-dropping-particle" : "", "parse-names" : false, "suffix" : "" }, { "dropping-particle" : "", "family" : "Gilabert", "given" : "Alba", "non-dropping-particle" : "", "parse-names" : false, "suffix" : "" }, { "dropping-particle" : "", "family" : "Domonkos", "given" : "Peter", "non-dropping-particle" : "", "parse-names" : false, "suffix" : "" }, { "dropping-particle" : "", "family" : "Brunet", "given" : "Manola", "non-dropping-particle" : "", "parse-names" : false, "suffix" : "" }, { "dropping-particle" : "", "family" : "Aguilar", "given" : "Enric", "non-dropping-particle" : "", "parse-names" : false, "suffix" : "" }, { "dropping-particle" : "", "family" : "Castella", "given" : "Merc\u00e8", "non-dropping-particle" : "", "parse-names" : false, "suffix" : "" }, { "dropping-particle" : "", "family" : "Sigro", "given" : "Javier", "non-dropping-particle" : "", "parse-names" : false, "suffix" : "" }, { "dropping-particle" : "", "family" : "Harris", "given" : "Ian", "non-dropping-particle" : "", "parse-names" : false, "suffix" : "" }, { "dropping-particle" : "", "family" : "Unden", "given" : "Per", "non-dropping-particle" : "", "parse-names" : false, "suffix" : "" }, { "dropping-particle" : "", "family" : "Jones", "given" : "Phil", "non-dropping-particle" : "", "parse-names" : false, "suffix" : "" } ], "container-title" : "Earth System Science Data", "id" : "ITEM-1", "issue" : "3", "issued" : { "date-parts" : [ [ "2018", "9", "10" ] ] }, "note" : "Supplement to: Ashcroft, Linden; Coll, Joan Ramon; Gilabert, Alba; Domonkos, Peter; Brunet, Manola; Aguilar, Enric; Castella, Merce; Sigro, Javier; Unden, Per; Harris, Ian; Jones, Phil (2018): A rescued dataset of sub-daily meteorological observations for Europe and the southern Mediterranean region, 1877-2012. Earth System Science Data, 10(3), 1613-1635, https://doi.org/10.5194/essd-2018-39", "page" : "1613-1635", "publisher" : "PANGAEA", "title" : "A rescued dataset of sub-daily meteorological observations for Europe and the southern Mediterranean region, 1877\u20132012", "translator" : [ { "dropping-particle" : "", "family" : "Q6821", "given" : "", "non-dropping-particle" : "", "parse-names" : false, "suffix" : "" } ], "type" : "article-journal", "volume" : "10" }, "uris" : [ "http://www.mendeley.com/documents/?uuid=17c21355-b720-45e2-a47c-a36be21feb18", "http://www.mendeley.com/documents/?uuid=daf002f7-9b9b-443d-bf2a-cdcd49208870" ] } ], "mendeley" : { "formattedCitation" : "(Ashcroft et al., 2018)", "plainTextFormattedCitation" : "(Ashcroft et al., 2018)", "previouslyFormattedCitation" : "(Ashcroft et al., 2018)"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(Ashcroft et al., 2018)</w:t>
      </w:r>
      <w:r w:rsidRPr="00C734F4">
        <w:rPr>
          <w:rFonts w:eastAsia="MS Mincho" w:cs="Times New Roman"/>
        </w:rPr>
        <w:fldChar w:fldCharType="end"/>
      </w:r>
      <w:r w:rsidRPr="00441820">
        <w:rPr>
          <w:rFonts w:eastAsia="MS Mincho" w:cs="Times New Roman"/>
          <w:lang w:val="en-US"/>
        </w:rPr>
        <w:t xml:space="preserve">. These are factors often taken into account in constructing regional climate information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"plainTextFormattedCitation" : "(Kotlarski et al., 2019)", "previouslyFormattedCitation" : "(Kotlarski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(Kotlarski et al., 2019)</w:t>
      </w:r>
      <w:r w:rsidRPr="00C734F4">
        <w:rPr>
          <w:rFonts w:eastAsia="MS Mincho" w:cs="Times New Roman"/>
        </w:rPr>
        <w:fldChar w:fldCharType="end"/>
      </w:r>
      <w:r w:rsidRPr="00441820">
        <w:rPr>
          <w:rFonts w:eastAsia="MS Mincho" w:cs="Times New Roman"/>
          <w:lang w:val="en-US"/>
        </w:rPr>
        <w:t>.</w:t>
      </w:r>
    </w:p>
    <w:p w14:paraId="273F7E34" w14:textId="77777777" w:rsidR="0081226F" w:rsidRPr="00441820" w:rsidRDefault="0081226F" w:rsidP="0081226F">
      <w:pPr>
        <w:rPr>
          <w:rFonts w:eastAsia="MS Mincho" w:cs="Times New Roman"/>
          <w:lang w:val="en-US"/>
        </w:rPr>
      </w:pPr>
    </w:p>
    <w:p w14:paraId="49D95F7D" w14:textId="2DE5EAB8" w:rsidR="0081226F" w:rsidRPr="00C734F4" w:rsidRDefault="0081226F" w:rsidP="0081226F">
      <w:pPr>
        <w:pStyle w:val="AR6BodyText"/>
        <w:rPr>
          <w:rFonts w:eastAsia="MS Mincho" w:cs="Times New Roman"/>
          <w:lang w:val="en-GB"/>
        </w:rPr>
      </w:pPr>
      <w:r w:rsidRPr="00C734F4">
        <w:rPr>
          <w:rFonts w:eastAsia="MS Mincho" w:cs="Times New Roman"/>
          <w:lang w:val="en-GB"/>
        </w:rPr>
        <w:t xml:space="preserve">Quality-controlled data are now produced widely at the regional level, as in the case of sub-daily precipitation records in the United Kingdom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"10.1002/joc.4735", "ISBN" : "0899-8418", "ISSN" : "10970088", "PMID" : "28239235", "abstract" : "Sub-daily rainfall extremes may be associated with flash flooding, particularly in urban areas but, compared with extremes on daily timescales, have been relatively little studied in many regions. This paper describes a new, hourly rainfall dataset for the UK based on \u223c1600 rain gauges from three different data sources. This includes tipping bucket rain gauge data from the UK Environment Agency (EA), which has been collected for operational purposes, principally flood forecasting. Significant problems in the use of such data for the analysis of extreme events include the recording of accumulated totals, high frequency bucket tips, rain gauge recording errors and the non-operation of gauges. Given the prospect of an intensification of short-duration rainfall in a warming climate, the identification of such errors is essential if sub-daily datasets are to be used to better understand extreme events. We therefore first describe a series of procedures developed to quality control this new dataset. We then analyse \u223c380 gauges with near-complete hourly records for 1992\u20132011 and map the seasonal climatology of intense rainfall based on UK hourly extremes using annual maxima, n-largest events and fixed threshold approaches. We find that the highest frequencies and intensities of hourly extreme rainfall occur during summer when the usual orographically defined pattern of extreme rainfall is replaced by a weaker, north\u2013south pattern. A strong diurnal cycle in hourly extremes, peaking in late afternoon to early evening, is also identified in summer and, for some areas, in spring. This likely reflects the different mechanisms that generate sub-daily rainfall, with convection dominating during summer. The resulting quality-controlled hourly rainfall dataset will provide considerable value in several contexts, including the development of standard, globally applicable quality-control procedures for sub-daily data, the validation of the new generation of very high-resolution climate models and improved understanding of the drivers of extreme rainfall.", "author" : [ { "dropping-particle" : "", "family" : "Blenkinsop", "given" : "Stephen", "non-dropping-particle" : "", "parse-names" : false, "suffix" : "" }, { "dropping-particle" : "", "family" : "Lewis", "given" : "Elizabeth", "non-dropping-particle" : "", "parse-names" : false, "suffix" : "" }, { "dropping-particle" : "", "family" : "Chan", "given" : "Steven C.", "non-dropping-particle" : "", "parse-names" : false, "suffix" : "" }, { "dropping-particle" : "", "family" : "Fowler", "given" : "Hayley J.", "non-dropping-particle" : "", "parse-names" : false, "suffix" : "" } ], "container-title" : "International Journal of Climatology", "id" : "ITEM-1", "issue" : "2", "issued" : { "date-parts" : [ [ "2017" ] ] }, "page" : "722-740", "title" : "Quality-control of an hourly rainfall dataset and climatology of extremes for the UK", "translator" : [ { "dropping-particle" : "", "family" : "Q3872", "given" : "", "non-dropping-particle" : "", "parse-names" : false, "suffix" : "" } ], "type" : "article-journal", "volume" : "37" }, "uris" : [ "http://www.mendeley.com/documents/?uuid=b7f987e6-88ee-3b9e-aafc-d828033718cd" ] } ], "mendeley" : { "formattedCitation" : "(Blenkinsop et al., 2017)", "plainTextFormattedCitation" : "(Blenkinsop et al., 2017)", "previouslyFormattedCitation" : "(Blenkinsop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(Blenkinsop et al., 2017)</w:t>
      </w:r>
      <w:r w:rsidRPr="00C734F4">
        <w:rPr>
          <w:rFonts w:eastAsia="MS Mincho" w:cs="Times New Roman"/>
          <w:lang w:val="en-GB"/>
        </w:rPr>
        <w:fldChar w:fldCharType="end"/>
      </w:r>
      <w:r w:rsidRPr="00C734F4">
        <w:rPr>
          <w:rFonts w:eastAsia="MS Mincho" w:cs="Times New Roman"/>
          <w:lang w:val="en-GB"/>
        </w:rPr>
        <w:t xml:space="preserve"> and the USA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"10.1175/waf-d-14-00112.1", "ISSN" : "0882-8156", "abstract" : "Abstract The National Centers for Environmental Prediction (NCEP) stage IV quantitative precipitation estimates (QPEs) are used in many studies for intercomparisons including those for satellite QPEs. An overview of the National Weather Service precipitation processing system is provided here so as to set the stage IV product in context and to provide users with some knowledge as to how it is developed. Then, an assessment of the stage IV product over the period 2002\u201312 is provided. The assessment shows that the stage IV product can be useful for conditional comparisons of moderate-to-heavy rainfall for select seasons and locations. When evaluating the product at the daily scale, there are many discontinuities due to the operational processing at the radar site as well as discontinuities due to the merging of data from different River Forecast Centers (RFCs) that use much different processing algorithms for generating their precipitation estimates. An assessment of the daily precipitation estimates is provided based on the cumulative distribution function for all of the daily estimates for each RFC by season. In addition it is found that the hourly estimates at certain RFCs suffer from lack of manual quality control and caution should be used.", "author" : [ { "dropping-particle" : "", "family" : "Nelson", "given" : "Brian R.", "non-dropping-particle" : "", "parse-names" : false, "suffix" : "" }, { "dropping-particle" : "", "family" : "Prat", "given" : "Olivier P.", "non-dropping-particle" : "", "parse-names" : false, "suffix" : "" }, { "dropping-particle" : "", "family" : "Seo", "given" : "D.-J.", "non-dropping-particle" : "", "parse-names" : false, "suffix" : "" }, { "dropping-particle" : "", "family" : "Habib", "given" : "Emad", "non-dropping-particle" : "", "parse-names" : false, "suffix" : "" } ], "container-title" : "Weather and Forecasting", "id" : "ITEM-1", "issue" : "2", "issued" : { "date-parts" : [ [ "2016" ] ] }, "page" : "371-394", "title" : "Assessment and Implications of NCEP Stage IV Quantitative Precipitation Estimates for Product Intercomparisons", "translator" : [ { "dropping-particle" : "", "family" : "Q5043", "given" : "", "non-dropping-particle" : "", "parse-names" : false, "suffix" : "" } ], "type" : "article-journal", "volume" : "31" }, "uris" : [ "http://www.mendeley.com/documents/?uuid=7727b2a5-bd09-49c2-bae2-7531556e81e8" ] } ], "mendeley" : { "formattedCitation" : "(Nelson et al., 2016)", "plainTextFormattedCitation" : "(Nelson et al., 2016)", "previouslyFormattedCitation" : "(Nelson et al., 2016)"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(Nelson et al., 2016)</w:t>
      </w:r>
      <w:r w:rsidRPr="00C734F4">
        <w:rPr>
          <w:rFonts w:eastAsia="MS Mincho" w:cs="Times New Roman"/>
          <w:lang w:val="en-GB"/>
        </w:rPr>
        <w:fldChar w:fldCharType="end"/>
      </w:r>
      <w:r w:rsidRPr="00C734F4">
        <w:rPr>
          <w:rFonts w:eastAsia="MS Mincho" w:cs="Times New Roman"/>
          <w:lang w:val="en-GB"/>
        </w:rPr>
        <w:t xml:space="preserve">. However, many more datasets and variables lack the same level of scrutiny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"10.1016/j.wace.2015.10.007", "ISSN" : "2212-0947", "abstract" : "The Intergovernmental Panel on Climate Change (IPCC) first attempted a global assessment of long-term changes in temperature and precipitation extremes in its Third Assessment Report in 2001. While data quality and coverage were limited, the report still concluded that heavy precipitation events had increased and that there had been, very likely, a reduction in the frequency of extreme low temperatures and increases in the frequency of extreme high temperatures. That overall assessment had changed little by the time of the IPCC Special Report on Extremes (SREX) in 2012 and the IPCC Fifth Assessment Report (AR5) in 2013, but firmer statements could be added and more regional detail was possible. Despite some substantial progress throughout the IPCC Assessments in terms of temperature and precipitation extremes analyses, there remain major gaps particularly regarding data quality and availability, our ability to monitor these events consistently and our ability to apply the complex statistical methods required. Therefore this article focuses on the substantial progress that has taken place in the last decade, in addition to reviewing the new progress since IPCC AR5 while also addressing the challenges that still lie ahead.", "author" : [ { "dropping-particle" : "V", "family" : "Alexander", "given" : "Lisa", "non-dropping-particle" : "", "parse-names" : false, "suffix" : "" } ], "container-title" : "Weather and Climate Extremes", "id" : "ITEM-1", "issued" : { "date-parts" : [ [ "2016" ] ] }, "page" : "4-16", "title" : "Global observed long-term changes in temperature and precipitation extremes: A review of progress and limitations in IPCC assessments and beyond", "translator" : [ { "dropping-particle" : "", "family" : "Q6817", "given" : "", "non-dropping-particle" : "", "parse-names" : false, "suffix" : "" } ], "type" : "article-journal", "volume" : "11" }, "uris" : [ "http://www.mendeley.com/documents/?uuid=1598a70c-3886-4968-a4f9-39dc76ed8bec", "http://www.mendeley.com/documents/?uuid=30a6444f-fc66-4bfa-8113-da009f9cd831" ] } ], "mendeley" : { "formattedCitation" : "(Alexander, 2016)", "plainTextFormattedCitation" : "(Alexander, 2016)", "previouslyFormattedCitation" : "(Alexander, 2016)"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(Alexander, 2016)</w:t>
      </w:r>
      <w:r w:rsidRPr="00C734F4">
        <w:rPr>
          <w:rFonts w:eastAsia="MS Mincho" w:cs="Times New Roman"/>
          <w:lang w:val="en-GB"/>
        </w:rPr>
        <w:fldChar w:fldCharType="end"/>
      </w:r>
      <w:r w:rsidRPr="00C734F4">
        <w:rPr>
          <w:rFonts w:eastAsia="MS Mincho" w:cs="Times New Roman"/>
          <w:lang w:val="en-GB"/>
        </w:rPr>
        <w:t xml:space="preserve">. Quality-controlled, high-resolution observational datasets are especially needed at regional and local scales to assess models as their resolution increases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"10.1002/joc.4959", "ISSN" : "08998418", "author" : [ { "dropping-particle" : "", "family" : "Zittis", "given" : "G.", "non-dropping-particle" : "", "parse-names" : false, "suffix" : "" }, { "dropping-particle" : "", "family" : "Hadjinicolaou", "given" : "P.", "non-dropping-particle" : "", "parse-names" : false, "suffix" : "" } ], "container-title" : "International Journal of Climatology", "id" : "ITEM-2", "issue" : "10", "issued" : { "date-parts" : [ [ "2017", "8" ] ] }, "page" : "3847-3862", "title" : "The effect of radiation parameterization schemes on surface temperature in regional climate simulations over the MENA-CORDEX domain", "translator" : [ { "dropping-particle" : "", "family" : "Q5790", "given" : "", "non-dropping-particle" : "", "parse-names" : false, "suffix" : "" } ], "type" : "article-journal", "volume" : "37" }, "uris" : [ "http://www.mendeley.com/documents/?uuid=0c06e3bb-316e-4684-9e83-ec8455dc2c36" ] } ], "mendeley" : { "formattedCitation" : "(Di Luca et al., 2016; Zittis and Hadjinicolaou, 2017)", "plainTextFormattedCitation" : "(Di Luca et al., 2016; Zittis and Hadjinicolaou, 2017)", "previouslyFormattedCitation" : "(Di Luca et al., 2016; Zittis and Hadjinicolaou,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(Di Luca et al., 2016; Zittis and Hadjinicolaou, 2017)</w:t>
      </w:r>
      <w:r w:rsidRPr="00C734F4">
        <w:rPr>
          <w:rFonts w:eastAsia="MS Mincho" w:cs="Times New Roman"/>
          <w:lang w:val="en-GB"/>
        </w:rPr>
        <w:fldChar w:fldCharType="end"/>
      </w:r>
      <w:r w:rsidRPr="00C734F4">
        <w:rPr>
          <w:rFonts w:eastAsia="MS Mincho" w:cs="Times New Roman"/>
          <w:lang w:val="en-GB"/>
        </w:rPr>
        <w:t xml:space="preserve">, although the awareness and appropriate use of the QC information is challenging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"https://doi.org/10.1016/j.atmosres.2017.06.021", "ISSN" : "0169-8095", "abstract" : "The advent of global precipitation data sets with increasing temporal span has made it possible to use them for validating climate models. In order to fulfill the requirement of global coverage, existing products integrate satellite-derived retrievals from many sensors with direct ground observations (gauges, disdrometers, radars), which are used as reference for the satellites. While the resulting product can be deemed as the best-available source of quality validation data, awareness of the limitations of such data sets is important to avoid extracting wrong or unsubstantiated conclusions when assessing climate model abilities. This paper provides guidance on the use of precipitation data sets for climate research, including model validation and verification for improving physical parameterizations. The strengths and limitations of the data sets for climate modeling applications are presented, and a protocol for quality assurance of both observational databases and models is discussed. The paper helps elaborating the recent IPCC AR5 acknowledgment of large observational uncertainties in precipitation observations for climate model validation.", "author" : [ { "dropping-particle" : "", "family" : "Tapiador", "given" : "F J", "non-dropping-particle" : "", "parse-names" : false, "suffix" : "" }, { "dropping-particle" : "", "family" : "Navarro", "given" : "A", "non-dropping-particle" : "", "parse-names" : false, "suffix" : "" }, { "dropping-particle" : "", "family" : "Levizzani", "given" : "V", "non-dropping-particle" : "", "parse-names" : false, "suffix" : "" }, { "dropping-particle" : "", "family" : "Garc\u00eda-Ortega", "given" : "E", "non-dropping-particle" : "", "parse-names" : false, "suffix" : "" }, { "dropping-particle" : "", "family" : "Huffman", "given" : "G J", "non-dropping-particle" : "", "parse-names" : false, "suffix" : "" }, { "dropping-particle" : "", "family" : "Kidd", "given" : "C", "non-dropping-particle" : "", "parse-names" : false, "suffix" : "" }, { "dropping-particle" : "", "family" : "Kucera", "given" : "P A", "non-dropping-particle" : "", "parse-names" : false, "suffix" : "" }, { "dropping-particle" : "", "family" : "Kummerow", "given" : "C D", "non-dropping-particle" : "", "parse-names" : false, "suffix" : "" }, { "dropping-particle" : "", "family" : "Masunaga", "given" : "H", "non-dropping-particle" : "", "parse-names" : false, "suffix" : "" }, { "dropping-particle" : "", "family" : "Petersen", "given" : "W A", "non-dropping-particle" : "", "parse-names" : false, "suffix" : "" }, { "dropping-particle" : "", "family" : "Roca", "given" : "R", "non-dropping-particle" : "", "parse-names" : false, "suffix" : "" }, { "dropping-particle" : "", "family" : "S\u00e1nchez", "given" : "J.-L.", "non-dropping-particle" : "", "parse-names" : false, "suffix" : "" }, { "dropping-particle" : "", "family" : "Tao", "given" : "W.-K.", "non-dropping-particle" : "", "parse-names" : false, "suffix" : "" }, { "dropping-particle" : "", "family" : "Turk", "given" : "F J", "non-dropping-particle" : "", "parse-names" : false, "suffix" : "" } ], "container-title" : "Atmospheric Research", "id" : "ITEM-1", "issued" : { "date-parts" : [ [ "2017" ] ] }, "page" : "1-20", "title" : "Global precipitation measurements for validating climate models", "translator" : [ { "dropping-particle" : "", "family" : "Q6815", "given" : "", "non-dropping-particle" : "", "parse-names" : false, "suffix" : "" } ], "type" : "article-journal", "volume" : "197" }, "uris" : [ "http://www.mendeley.com/documents/?uuid=1c5adf55-395a-466c-9858-d561ffe6fa0f", "http://www.mendeley.com/documents/?uuid=40f2ec81-f9ba-4ac8-9b72-7fc029143268" ] } ], "mendeley" : { "formattedCitation" : "(Tapiador et al., 2017)", "plainTextFormattedCitation" : "(Tapiador et al., 2017)", "previouslyFormattedCitation" : "(Tapiador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(Tapiador et al., 2017)</w:t>
      </w:r>
      <w:r w:rsidRPr="00C734F4">
        <w:rPr>
          <w:rFonts w:eastAsia="MS Mincho" w:cs="Times New Roman"/>
          <w:lang w:val="en-GB"/>
        </w:rPr>
        <w:fldChar w:fldCharType="end"/>
      </w:r>
      <w:r w:rsidRPr="00C734F4">
        <w:rPr>
          <w:rFonts w:eastAsia="MS Mincho" w:cs="Times New Roman"/>
          <w:lang w:val="en-GB"/>
        </w:rPr>
        <w:t xml:space="preserve"> when generating regional climate information (</w:t>
      </w:r>
      <w:r w:rsidRPr="00C734F4">
        <w:rPr>
          <w:rFonts w:eastAsia="MS Mincho" w:cs="Times New Roman"/>
          <w:i/>
          <w:lang w:val="en-GB"/>
        </w:rPr>
        <w:t>high confidence</w:t>
      </w:r>
      <w:r w:rsidRPr="00C734F4">
        <w:rPr>
          <w:rFonts w:eastAsia="MS Mincho" w:cs="Times New Roman"/>
          <w:lang w:val="en-GB"/>
        </w:rPr>
        <w:t>).</w:t>
      </w:r>
    </w:p>
    <w:p w14:paraId="33312D01" w14:textId="77777777" w:rsidR="0081226F" w:rsidRPr="00C734F4" w:rsidRDefault="0081226F" w:rsidP="0081226F">
      <w:pPr>
        <w:pStyle w:val="AR6BodyText"/>
        <w:rPr>
          <w:lang w:val="en-GB" w:eastAsia="ja-JP"/>
        </w:rPr>
      </w:pPr>
    </w:p>
    <w:p w14:paraId="00985D1A" w14:textId="77777777" w:rsidR="0081226F" w:rsidRPr="00C734F4" w:rsidRDefault="0081226F" w:rsidP="0081226F">
      <w:pPr>
        <w:pStyle w:val="AR6BodyText"/>
        <w:rPr>
          <w:lang w:val="en-GB" w:eastAsia="ja-JP"/>
        </w:rPr>
      </w:pPr>
    </w:p>
    <w:p w14:paraId="70386AD6" w14:textId="77777777" w:rsidR="0081226F" w:rsidRPr="00C734F4" w:rsidRDefault="0081226F" w:rsidP="0081226F">
      <w:pPr>
        <w:pStyle w:val="AR6Chap10Level310111"/>
        <w:rPr>
          <w:lang w:val="en-GB"/>
        </w:rPr>
      </w:pPr>
      <w:bookmarkStart w:id="365" w:name="_Toc5899613"/>
      <w:bookmarkStart w:id="366" w:name="_Toc6837934"/>
      <w:bookmarkStart w:id="367" w:name="_Toc29679406"/>
      <w:bookmarkStart w:id="368" w:name="_Toc30602348"/>
      <w:bookmarkStart w:id="369" w:name="_Toc70454704"/>
      <w:r w:rsidRPr="00C734F4">
        <w:rPr>
          <w:lang w:val="en-GB"/>
        </w:rPr>
        <w:t>Homogenization</w:t>
      </w:r>
      <w:bookmarkEnd w:id="365"/>
      <w:bookmarkEnd w:id="366"/>
      <w:bookmarkEnd w:id="367"/>
      <w:bookmarkEnd w:id="368"/>
      <w:bookmarkEnd w:id="369"/>
      <w:r w:rsidRPr="00C734F4">
        <w:rPr>
          <w:lang w:val="en-GB"/>
        </w:rPr>
        <w:t xml:space="preserve"> </w:t>
      </w:r>
    </w:p>
    <w:p w14:paraId="3F677D05" w14:textId="77777777" w:rsidR="0081226F" w:rsidRPr="00C734F4" w:rsidRDefault="0081226F" w:rsidP="0081226F">
      <w:pPr>
        <w:pStyle w:val="AR6BodyText"/>
        <w:rPr>
          <w:lang w:val="en-GB" w:eastAsia="en-US"/>
        </w:rPr>
      </w:pPr>
    </w:p>
    <w:p w14:paraId="0033EFC7" w14:textId="3FC92A17" w:rsidR="0081226F" w:rsidRPr="00C734F4" w:rsidRDefault="0081226F" w:rsidP="0081226F">
      <w:pPr>
        <w:pStyle w:val="AR6BodyText"/>
        <w:rPr>
          <w:lang w:val="en-GB"/>
        </w:rPr>
      </w:pPr>
      <w:r w:rsidRPr="00C734F4">
        <w:rPr>
          <w:lang w:val="en-GB"/>
        </w:rPr>
        <w:t xml:space="preserve">Homogenization aims to make data spatially and temporally “homogeneous”. Changes in a homogeneous time series are solely due to large-scale climatic changes </w:t>
      </w:r>
      <w:r w:rsidRPr="00C734F4">
        <w:rPr>
          <w:color w:val="000000"/>
          <w:lang w:val="en-GB"/>
        </w:rPr>
        <w:t>(whether forced or due to internal variability)</w:t>
      </w:r>
      <w:r w:rsidRPr="00C734F4">
        <w:rPr>
          <w:lang w:val="en-GB"/>
        </w:rPr>
        <w:t xml:space="preserve">. Station data are influenced by factors that act at regional scales, from the mesoscale and local scale down to </w:t>
      </w:r>
      <w:r w:rsidRPr="00C734F4">
        <w:rPr>
          <w:lang w:val="en-GB"/>
        </w:rPr>
        <w:lastRenderedPageBreak/>
        <w:t xml:space="preserve">the microscale </w:t>
      </w:r>
      <w:r w:rsidRPr="00C734F4">
        <w:rPr>
          <w:lang w:val="en-GB"/>
        </w:rPr>
        <w:fldChar w:fldCharType="begin" w:fldLock="1"/>
      </w:r>
      <w:r w:rsidR="000465A7">
        <w:rPr>
          <w:lang w:val="en-GB"/>
        </w:rPr>
        <w:instrText>ADDIN CSL_CITATION { "citationItems" : [ { "id" : "ITEM-1", "itemData" : { "ISBN" : "978-92-63-11165-4", "author" : [ { "dropping-particle" : "", "family" : "WMO", "given" : "", "non-dropping-particle" : "", "parse-names" : false, "suffix" : "" } ], "collection-title" : "WMO-No. 1165", "id" : "ITEM-1", "issued" : { "date-parts" : [ [ "2019" ] ] }, "number-of-pages" : "81", "publisher" : "World Meteorological Organization (WMO)", "publisher-place" : "Geneva, Switzerland", "title" : "Guide to the WMO Integrated Global Observing System 2019", "translator" : [ { "dropping-particle" : "", "family" : "Q6323", "given" : "Rt7", "non-dropping-particle" : "", "parse-names" : false, "suffix" : "" } ], "type" : "report" }, "uris" : [ "http://www.mendeley.com/documents/?uuid=798e1433-4f65-47bc-860b-5d2f9228ba7a" ] } ], "mendeley" : { "formattedCitation" : "(WMO, 2019)", "plainTextFormattedCitation" : "(WMO, 2019)", "previouslyFormattedCitation" : "(WMO, 2019)" }, "properties" : { "noteIndex" : 0 }, "schema" : "https://github.com/citation-style-language/schema/raw/master/csl-citation.json" }</w:instrText>
      </w:r>
      <w:r w:rsidRPr="00C734F4">
        <w:rPr>
          <w:lang w:val="en-GB"/>
        </w:rPr>
        <w:fldChar w:fldCharType="separate"/>
      </w:r>
      <w:r w:rsidR="00E41CA2">
        <w:rPr>
          <w:noProof/>
          <w:lang w:val="en-GB"/>
        </w:rPr>
        <w:t>(WMO, 2019)</w:t>
      </w:r>
      <w:r w:rsidRPr="00C734F4">
        <w:rPr>
          <w:lang w:val="en-GB"/>
        </w:rPr>
        <w:fldChar w:fldCharType="end"/>
      </w:r>
      <w:r w:rsidRPr="00C734F4">
        <w:rPr>
          <w:lang w:val="en-GB"/>
        </w:rPr>
        <w:t xml:space="preserve">. Station time series contain inhomogeneities such as artificial jumps or trends, which hamper assessments of regional long-term trends. Typical reasons for this are the urbanization of a station’s surroundings, which can lead to warming </w:t>
      </w:r>
      <w:commentRangeStart w:id="370"/>
      <w:r w:rsidRPr="00C734F4">
        <w:rPr>
          <w:lang w:val="en-GB"/>
        </w:rPr>
        <w:fldChar w:fldCharType="begin" w:fldLock="1"/>
      </w:r>
      <w:ins w:id="371" w:author="Robin Matthews" w:date="2021-07-11T16:05:00Z">
        <w:r w:rsidR="00A97367">
          <w:rPr>
            <w:lang w:val="en-GB"/>
          </w:rPr>
          <w:instrText>ADDIN CSL_CITATION { "citationItems" : [ { "id" : "ITEM-1", "itemData" : { "DOI" : "10.1029/2010RG000345", "ISSN" : "8755-1209", "abstract" : "We update the Goddard Institute for Space Studies (GISS) analysis of global surface temperature change, compare alternative analyses, and address questions about perception and reality of global warming. Satellite-observed night lights are used to identify measurement stations located in extreme darkness and adjust temperature trends of urban and periurban stations for nonclimatic factors, verifying that urban effects on analyzed global change are small. Because the GISS analysis combines available sea surface temperature records with meteorological station measurements, we test alternative choices for the ocean data, showing that global temperature change is sensitive to estimated temperature change in polar regions where observations are limited. We use simple 12 month (and n ? 12) running means to improve the information content in our temperature graphs. Contrary to a popular misconception, the rate of warming has not declined. Global temperature is rising as fast in the past decade as in the prior 2 decades, despite year-to-year fluctuations associated with the El Ni\u00f1o-La Ni\u00f1a cycle of tropical ocean temperature. Record high global 12 month running mean temperature for the period with instrumental data was reached in 2010.", "author" : [ { "dropping-particle" : "", "family" : "Hansen", "given" : "J", "non-dropping-particle" : "", "parse-names" : false, "suffix" : "" }, { "dropping-particle" : "", "family" : "Ruedy", "given" : "R", "non-dropping-particle" : "", "parse-names" : false, "suffix" : "" }, { "dropping-particle" : "", "family" : "Sato", "given" : "M", "non-dropping-particle" : "", "parse-names" : false, "suffix" : "" }, { "dropping-particle" : "", "family" : "Lo", "given" : "K", "non-dropping-particle" : "", "parse-names" : false, "suffix" : "" } ], "container-title" : "Reviews of Geophysics", "id" : "ITEM-1", "issue" : "4", "issued" : { "date-parts" : [ [ "2010", "12", "14" ] ] }, "page" : "RG4004", "publisher" : "Wiley-Blackwell", "title" : "Global Surface Temperature Change", "translator" : [ { "dropping-particle" : "", "family" : "Q5309", "given" : "", "non-dropping-particle" : "", "parse-names" : false, "suffix" : "" } ], "type" : "article-journal", "volume" : "48" }, "uris" : [ "http://www.mendeley.com/documents/?uuid=feafc9b7-8329-4054-b936-c6bc415b5c58" ] }, { "id" : "ITEM-2",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"ITEM-2",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"id" : "ITEM-3",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"ITEM-3",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"http://www.mendeley.com/documents/?uuid=94754e8b-7d40-4d31-bf14-cfdb357333a1" ] }, { "id" : "ITEM-4",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"ITEM-4",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"ITEM-5", "itemData" : { "DOI" : "10.1038/nclimate2956", "ISBN" : "1758-678X", "ISSN" : "1758-678X", "author" : [ { "dropping-particle" : "", "family" : "Sun", "given" : "Ying", "non-dropping-particle" : "", "parse-names" : false, "suffix" : "" }, { "dropping-particle" : "", "family" : "Zhang", "given" : "Xuebin", "non-dropping-particle" : "", "parse-names" : false, "suffix" : "" }, { "dropping-particle" : "", "family" : "Ren", "given" : "Guoyu", "non-dropping-particle" : "", "parse-names" : false, "suffix" : "" }, { "dropping-particle" : "", "family" : "Zwiers", "given" : "Francis W.", "non-dropping-particle" : "", "parse-names" : false, "suffix" : "" }, { "dropping-particle" : "", "family" : "Hu", "given" : "Ting", "non-dropping-particle" : "", "parse-names" : false, "suffix" : "" } ], "container-title" : "Nature Climate Change", "id" : "ITEM-5", "issue" : "7", "issued" : { "date-parts" : [ [ "2016", "7", "14" ] ] }, "page" : "706-709", "title" : "Contribution of urbanization to warming in China", "translator" : [ { "dropping-particle" : "", "family" : "Q5422", "given" : "", "non-dropping-particle" : "", "parse-names" : false, "suffix" : "" } ], "type" : "article-journal", "volume" : "6" }, "uris" : [ "http://www.mendeley.com/documents/?uuid=7770b6cf-58e8-4d76-8dad-90e9f50cfbe4" ] } ], "mendeley" : { "formattedCitation" : "(Hamdi, 2010; Hansen et al., 2010; Adachi et al., 2012; Jones, 2016; Sun et al., 2016b)", "manualFormatting" : "(Hamdi, 2010; Hansen et al., 2010; Adachi et al., 2012; Jones, 2016; Y. Sun et al., 2016)", "plainTextFormattedCitation" : "(Hamdi, 2010; Hansen et al., 2010; Adachi et al., 2012; Jones, 2016; Sun et al., 2016b)", "previouslyFormattedCitation" : "(Hamdi, 2010; Hansen et al., 2010; Adachi et al., 2012; Jones, 2016; Sun et al., 2016b)" }, "properties" : { "noteIndex" : 0 }, "schema" : "https://github.com/citation-style-language/schema/raw/master/csl-citation.json" }</w:instrText>
        </w:r>
      </w:ins>
      <w:del w:id="372" w:author="Robin Matthews" w:date="2021-07-11T16:05:00Z">
        <w:r w:rsidR="000465A7" w:rsidDel="00A97367">
          <w:rPr>
            <w:lang w:val="en-GB"/>
          </w:rPr>
          <w:delInstrText>ADDIN CSL_CITATION { "citationItems" : [ { "id" : "ITEM-1", "itemData" : { "DOI" : "10.1029/2010RG000345", "ISSN" : "8755-1209", "abstract" : "We update the Goddard Institute for Space Studies (GISS) analysis of global surface temperature change, compare alternative analyses, and address questions about perception and reality of global warming. Satellite-observed night lights are used to identify measurement stations located in extreme darkness and adjust temperature trends of urban and periurban stations for nonclimatic factors, verifying that urban effects on analyzed global change are small. Because the GISS analysis combines available sea surface temperature records with meteorological station measurements, we test alternative choices for the ocean data, showing that global temperature change is sensitive to estimated temperature change in polar regions where observations are limited. We use simple 12 month (and n ? 12) running means to improve the information content in our temperature graphs. Contrary to a popular misconception, the rate of warming has not declined. Global temperature is rising as fast in the past decade as in the prior 2 decades, despite year-to-year fluctuations associated with the El Ni\u00f1o-La Ni\u00f1a cycle of tropical ocean temperature. Record high global 12 month running mean temperature for the period with instrumental data was reached in 2010.", "author" : [ { "dropping-particle" : "", "family" : "Hansen", "given" : "J", "non-dropping-particle" : "", "parse-names" : false, "suffix" : "" }, { "dropping-particle" : "", "family" : "Ruedy", "given" : "R", "non-dropping-particle" : "", "parse-names" : false, "suffix" : "" }, { "dropping-particle" : "", "family" : "Sato", "given" : "M", "non-dropping-particle" : "", "parse-names" : false, "suffix" : "" }, { "dropping-particle" : "", "family" : "Lo", "given" : "K", "non-dropping-particle" : "", "parse-names" : false, "suffix" : "" } ], "container-title" : "Reviews of Geophysics", "id" : "ITEM-1", "issue" : "4", "issued" : { "date-parts" : [ [ "2010", "12", "14" ] ] }, "page" : "RG4004", "publisher" : "Wiley-Blackwell", "title" : "Global Surface Temperature Change", "translator" : [ { "dropping-particle" : "", "family" : "Q5309", "given" : "", "non-dropping-particle" : "", "parse-names" : false, "suffix" : "" } ], "type" : "article-journal", "volume" : "48" }, "uris" : [ "http://www.mendeley.com/documents/?uuid=feafc9b7-8329-4054-b936-c6bc415b5c58" ] }, { "id" : "ITEM-2",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"ITEM-2",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"id" : "ITEM-3",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"ITEM-3",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"http://www.mendeley.com/documents/?uuid=94754e8b-7d40-4d31-bf14-cfdb357333a1" ] }, { "id" : "ITEM-4",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"ITEM-4",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"ITEM-5", "itemData" : { "DOI" : "10.1038/nclimate2956", "ISBN" : "1758-678X", "ISSN" : "1758-678X", "author" : [ { "dropping-particle" : "", "family" : "Sun", "given" : "Ying", "non-dropping-particle" : "", "parse-names" : false, "suffix" : "" }, { "dropping-particle" : "", "family" : "Zhang", "given" : "Xuebin", "non-dropping-particle" : "", "parse-names" : false, "suffix" : "" }, { "dropping-particle" : "", "family" : "Ren", "given" : "Guoyu", "non-dropping-particle" : "", "parse-names" : false, "suffix" : "" }, { "dropping-particle" : "", "family" : "Zwiers", "given" : "Francis W.", "non-dropping-particle" : "", "parse-names" : false, "suffix" : "" }, { "dropping-particle" : "", "family" : "Hu", "given" : "Ting", "non-dropping-particle" : "", "parse-names" : false, "suffix" : "" } ], "container-title" : "Nature Climate Change", "id" : "ITEM-5", "issue" : "7", "issued" : { "date-parts" : [ [ "2016", "7", "14" ] ] }, "page" : "706-709", "title" : "Contribution of urbanization to warming in China", "translator" : [ { "dropping-particle" : "", "family" : "Q5422", "given" : "", "non-dropping-particle" : "", "parse-names" : false, "suffix" : "" } ], "type" : "article-journal", "volume" : "6" }, "uris" : [ "http://www.mendeley.com/documents/?uuid=7770b6cf-58e8-4d76-8dad-90e9f50cfbe4" ] } ], "mendeley" : { "formattedCitation" : "(Hamdi, 2010; Hansen et al., 2010; Adachi et al., 2012; Jones, 2016; Sun et al., 2016b)", "plainTextFormattedCitation" : "(Hamdi, 2010; Hansen et al., 2010; Adachi et al., 2012; Jones, 2016; Sun et al., 2016b)", "previouslyFormattedCitation" : "(Hamdi, 2010; Hansen et al., 2010; Adachi et al., 2012; Jones, 2016; Sun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(Hamdi, 2010; Hansen et al., 2010; Adachi et al., 2012; Jones, 2016; </w:t>
      </w:r>
      <w:ins w:id="373" w:author="Robin Matthews" w:date="2021-07-11T16:05:00Z">
        <w:r w:rsidR="00A97367">
          <w:rPr>
            <w:noProof/>
            <w:lang w:val="en-GB"/>
          </w:rPr>
          <w:t xml:space="preserve">Y. </w:t>
        </w:r>
      </w:ins>
      <w:r w:rsidR="00E41CA2">
        <w:rPr>
          <w:noProof/>
          <w:lang w:val="en-GB"/>
        </w:rPr>
        <w:t>Sun et al., 2016</w:t>
      </w:r>
      <w:del w:id="374" w:author="Robin Matthews" w:date="2021-07-11T16:05:00Z">
        <w:r w:rsidR="00E41CA2" w:rsidDel="00A97367">
          <w:rPr>
            <w:noProof/>
            <w:lang w:val="en-GB"/>
          </w:rPr>
          <w:delText>b</w:delText>
        </w:r>
      </w:del>
      <w:r w:rsidR="00E41CA2">
        <w:rPr>
          <w:noProof/>
          <w:lang w:val="en-GB"/>
        </w:rPr>
        <w:t>)</w:t>
      </w:r>
      <w:r w:rsidRPr="00C734F4">
        <w:rPr>
          <w:lang w:val="en-GB"/>
        </w:rPr>
        <w:fldChar w:fldCharType="end"/>
      </w:r>
      <w:commentRangeEnd w:id="370"/>
      <w:r w:rsidR="00E41CA2">
        <w:rPr>
          <w:rStyle w:val="CommentReference"/>
          <w:rFonts w:asciiTheme="minorHAnsi" w:eastAsiaTheme="minorHAnsi" w:hAnsiTheme="minorHAnsi"/>
          <w:lang w:eastAsia="en-US"/>
        </w:rPr>
        <w:commentReference w:id="370"/>
      </w:r>
      <w:r w:rsidRPr="00C734F4">
        <w:rPr>
          <w:lang w:val="en-GB"/>
        </w:rPr>
        <w:t xml:space="preserve">, or relocations </w:t>
      </w:r>
      <w:r w:rsidRPr="00C734F4">
        <w:rPr>
          <w:color w:val="000000"/>
          <w:lang w:val="en-GB"/>
        </w:rPr>
        <w:t>outside of the urban area</w:t>
      </w:r>
      <w:r w:rsidRPr="00C734F4">
        <w:rPr>
          <w:lang w:val="en-GB"/>
        </w:rPr>
        <w:t xml:space="preserve">, which could lead to cooling </w:t>
      </w:r>
      <w:r w:rsidRPr="00C734F4">
        <w:rPr>
          <w:lang w:val="en-GB"/>
        </w:rPr>
        <w:fldChar w:fldCharType="begin" w:fldLock="1"/>
      </w:r>
      <w:r w:rsidR="000465A7">
        <w:rPr>
          <w:lang w:val="en-GB"/>
        </w:rPr>
        <w:instrText>ADDIN CSL_CITATION { "citationItems" : [ { "id" : "ITEM-1", "itemData" : { "DOI" : "10.1002/joc.616", "ISSN" : "0899-8418", "abstract" : "Abstract An analysis is made of the adjustments needed to produce three homogeneous data sets, namely the 1961?1990 mean temperatures in Finland, the North Atlantic Climatolological Dataset (NACD) temperature and precipitation series (1890?1990), and the Finnish daily mean maximum and minimum temperature series (1910?1995), as well as the reasons for making such adjustments. The adjustments in the annual (seasonal) mean temperatures are up to \u00b11\u00b0C (\u00b12\u00b0C), and annual precipitation adjustments can be \u00b140%. In Finland, the homogeneity breaks in the normal period temperatures and in the long-term daily mean maximum and minimum temperatures appear to be random, and thus, do not bias averages based on large numbers of stations. However, both the temperature and precipitation series of the NACD would have been statistically significantly biased without adjustments. Station relocations appear to be the most common cause of homogeneity breaks in the temperature series. In the NACD, the adjustments resulting from relocations are statistically significant and reflect changes to colder observing sites. Also, changes in the formula used for the calculation of mean temperatures and urbanization both cause systematic biases in the data. The installation of improved precipitation gauges has been systematic in the NACD; thus, the original series need to be adjusted upwards in the early years. The applied adjustments are of the same order of magnitude as the observed long-term trends, which stresses the importance of the testing and adjusting of long-term series before analysis of climatic changes. In order to monitor climatic changes in a reliable manner, the observing network should be designed to withstand the common discontinuities (e.g. relocations, observer and environment changes etc.) in observation series, because the number of homogeneity breaks appears to be roughly constant in time. Moreover, the introduction of new technology may cause systematic changes in the observations, and comprehensive comparison measurements are needed. Copyright ? 2001 Royal Meteorological Society", "author" : [ { "dropping-particle" : "", "family" : "Tuomenvirta", "given" : "H", "non-dropping-particle" : "", "parse-names" : false, "suffix" : "" } ], "container-title" : "International Journal of Climatology", "id" : "ITEM-1", "issue" : "4", "issued" : { "date-parts" : [ [ "2001", "3" ] ] }, "page" : "495-506", "publisher" : "John Wiley &amp; Sons, Ltd", "title" : "Homogeneity adjustments of temperature and precipitation series \u2013 Finnish and Nordic data", "translator" : [ { "dropping-particle" : "", "family" : "Q4943", "given" : "", "non-dropping-particle" : "", "parse-names" : false, "suffix" : "" } ], "type" : "article-journal", "volume" : "21" }, "uris" : [ "http://www.mendeley.com/documents/?uuid=290e6489-25bd-4206-97a2-4b3c0163f8b4" ] }, { "id" : "ITEM-2", "itemData" : { "DOI" : "10.1002/joc.1971", "ISSN" : "0899-8418", "abstract" : "Abstract During 1977?1981 the Beijing (BJ) meteorological station was at a suburban location. In 1981 it was moved to a more urban location, but in 1997 it was subsequently moved back to the same suburban location. The daily BJ temperature series, together with those from 18 nearby stations, form a unique database for studying how site-change and possible urbanisation influences affect climate changes at a local scale. The site-change-induced biases were quantified, between 0.43 and 0.95 \u00b0C, based on comparisons between multi-year-mean seasonal temperature anomalies at BJ and the mean of those from a cluster of nearby stations. The annual mean urban-suburban difference was 0.81 \u00b0C around 1981 and 0.69 \u00b0C around 1997, indicating a growing urbanisation effect in the suburban compared to the downtown area. The linear warming trend in the adjusted (for site moves only) BJ temperature series during 1977?2006 was 0.78 \u00b0C/decade. Comparing with several rural and less-urban sites, we suggest that the BJ records include an urbanisation-related warming bias between 0.20 and 0.54 \u00b0C/decade, likely about 0.30 \u00b0C/decade, for the recent few decades. The climatic warming at BJ between 1977 and 2006 is likely, therefore, to be about 0.48 \u00b0C/decade. Caveats for using these estimates were discussed. Copyright ? 2009 Royal Meteorological Society", "author" : [ { "dropping-particle" : "", "family" : "Yan", "given" : "Zhongwei", "non-dropping-particle" : "", "parse-names" : false, "suffix" : "" }, { "dropping-particle" : "", "family" : "Li", "given" : "Zhen", "non-dropping-particle" : "", "parse-names" : false, "suffix" : "" }, { "dropping-particle" : "", "family" : "li", "given" : "Qingxiang", "non-dropping-particle" : "", "parse-names" : false, "suffix" : "" }, { "dropping-particle" : "", "family" : "Jones", "given" : "Phil", "non-dropping-particle" : "", "parse-names" : false, "suffix" : "" } ], "container-title" : "International Journal of Climatology", "id" : "ITEM-2", "issue" : "8", "issued" : { "date-parts" : [ [ "2010", "6" ] ] }, "page" : "1226-1234", "publisher" : "John Wiley &amp; Sons, Ltd", "title" : "Effects of site change and urbanisation in the Beijing temperature series 1977\u20132006", "translator" : [ { "dropping-particle" : "", "family" : "Q4983", "given" : "", "non-dropping-particle" : "", "parse-names" : false, "suffix" : "" } ], "type" : "article-journal", "volume" : "30" }, "uris" : [ "http://www.mendeley.com/documents/?uuid=901628a2-d3c4-498f-a89b-d2ebb2d81a09" ] }, { "id" : "ITEM-3", "itemData" : { "DOI" : "10.1002/jgrd.50791", "ISSN" : "2169-897X", "abstract" : "This study first homogenizes time series of daily maximum and minimum temperatures recorded at 825 stations in China over the period from 1951 to 2010, using both metadata and the penalized maximum t test with the first-order autocorrelation being accounted for to detect change points and using the quantile-matching algorithm to adjust the data time series to diminish discontinuities. Station relocation was found to be the main cause for discontinuities, followed by station automation. The effects of discontinuities on estimation of long-term trends in the annual mean and extreme indices of temperature are illustrated. The data homogenization is shown to have improved the spatial consistency of estimated trends. Using the homogenized daily minimum and daily maximum temperature data, this study also analyzes trends in extreme temperature indices. The results show that the vast majority (85%?90%) of the 825 sites have experienced significantly more warm nights and less cold nights since 1951. There have also been more warm days and less cold days since 1951, although these trends are less extensive. About 62% of the 825 sites were found to have experienced significantly more warm days and about 50% significantly less cold days. None of the 825 sites were found to have significantly more cold nights/days or less warm nights/days. These indicate that the warming is stronger in nighttime than in daytime and stronger in winter than in summer. Thus, the diurnal temperature range was found to have significantly decreased at 49% of the 825 sites, with significant increases being identified only at 3% of these sites.", "author" : [ { "dropping-particle" : "", "family" : "Xu", "given" : "Wenhui", "non-dropping-particle" : "", "parse-names" : false, "suffix" : "" }, { "dropping-particle" : "", "family" : "Li", "given" : "Qingxiang", "non-dropping-particle" : "", "parse-names" : false, "suffix" : "" }, { "dropping-particle" : "", "family" : "Wang", "given" : "Xiaolan L", "non-dropping-particle" : "", "parse-names" : false, "suffix" : "" }, { "dropping-particle" : "", "family" : "Yang", "given" : "Su", "non-dropping-particle" : "", "parse-names" : false, "suffix" : "" }, { "dropping-particle" : "", "family" : "Cao", "given" : "Lijuan", "non-dropping-particle" : "", "parse-names" : false, "suffix" : "" }, { "dropping-particle" : "", "family" : "Feng", "given" : "Yang", "non-dropping-particle" : "", "parse-names" : false, "suffix" : "" } ], "container-title" : "Journal of Geophysical Research: Atmospheres", "id" : "ITEM-3", "issue" : "17", "issued" : { "date-parts" : [ [ "2013", "9" ] ] }, "page" : "9708-9720", "publisher" : "John Wiley &amp; Sons, Ltd", "title" : "Homogenization of Chinese daily surface air temperatures and analysis of trends in the extreme temperature indices", "translator" : [ { "dropping-particle" : "", "family" : "Q4965", "given" : "", "non-dropping-particle" : "", "parse-names" : false, "suffix" : "" } ], "type" : "article-journal", "volume" : "118" }, "uris" : [ "http://www.mendeley.com/documents/?uuid=ea3aaed6-1b1c-405b-84c9-1f6a1954aca8" ] }, { "id" : "ITEM-4", "itemData" : { "DOI" : "10.1002/joc.4981", "ISSN" : "0899-8418", "abstract" : "ABSTRACT The village Haparanda in northern Sweden hosts one of the longest meteorological station records in Europe depicting climate conditions in the subarctic. Since the station was relocated several times, moving gradually from urbanized to more rural areas, the record is likely biased by anthropogenic influences. We here assess these influences and demonstrate that even in villages urban heat island biases might affect the temperature readings. We detail a method to quantify this bias and remove it from the long Haparanda station record running since 1859. The correction is based on parallel temperature measurements at previous station locations in Haparanda. These measurements revealed a distinct urban warming pattern, largest in minimum temperatures during summer, since urban geometry and its heat capacity amplify additional warming and night-time heat release, especially during a period of high insolation and calm conditions. Due to the station movement from the village centre to the outskirts, the net correction results in an additional warming trend over the past 155?years. The trend increase is most substantial for minimum temperatures (+0.03?\u00b0C?10?years?1). Maximum and mean temperatures are less affected (+0.01?\u00b0C?10?years?1). An increase in trend is even more severe if the 20th century is regarded exclusively, displaying a rise in annual mean temperature trend by +0.03?\u00b0C?10?years?1 and +0.07?\u00b0C?10?years?1 in annual minimum temperatures, respectively. Our approach of using actual temperature differences between historical station locations did not take into account other factors that might have influenced the data such as changes in instruments or observers. The presented adjustment for temperature residuals caused by a change in historical station locations might be considered as a minimum approach to improve long-term temperature readings. The adjustment of the Haparanda station record results in an increased warming trend, thereby adding critical information to the evaluation and explanation of 20th century anthropogenic warming.", "author" : [ { "dropping-particle" : "", "family" : "Dienst", "given" : "Manuel", "non-dropping-particle" : "", "parse-names" : false, "suffix" : "" }, { "dropping-particle" : "", "family" : "Lind\u00e9n", "given" : "Jenny", "non-dropping-particle" : "", "parse-names" : false, "suffix" : "" }, { "dropping-particle" : "", "family" : "Engstr\u00f6m", "given" : "Erik", "non-dropping-particle" : "", "parse-names" : false, "suffix" : "" }, { "dropping-particle" : "", "family" : "Esper", "given" : "Jan", "non-dropping-particle" : "", "parse-names" : false, "suffix" : "" } ], "container-title" : "International Journal of Climatology", "id" : "ITEM-4", "issue" : "11", "issued" : { "date-parts" : [ [ "2017", "9" ] ] }, "page" : "4015-4026", "publisher" : "John Wiley &amp; Sons, Ltd", "title" : "Removing the relocation bias from the 155-year Haparanda temperature record in Northern Europe", "translator" : [ { "dropping-particle" : "", "family" : "Q4946", "given" : "", "non-dropping-particle" : "", "parse-names" : false, "suffix" : "" } ], "type" : "article-journal", "volume" : "37" }, "uris" : [ "http://www.mendeley.com/documents/?uuid=dfa454ab-e486-469d-b6cc-e7673d078069" ] }, { "id" : "ITEM-5", "itemData" : { "DOI" : "https://doi.org/10.1016/j.uclim.2018.12.012", "ISSN" : "2212-0955", "abstract" : "Since villages are usually regarded as part of the rural area, associated temperature records are assumed to be free of urban influences and might be used as unbiased reference data for city records. However, based on two years of data from a high temporal and spatial resolution sensor network, this study proves the development of a substantial UHI in the Spanish village Tivissa with intensities of &gt;1.5\u202fK in summer Tmin and Tmax compared to a rural reference. Hosting a meteorological station that has been relocated several times within Tivissa during its &gt;100-year history, we here detail a method to remove UHI biases at past measurement sites to create a more reliable rural temperature record. Adjusting the time series results in a trend increase of up to 0.1\u202fK per decade in Tmin, while Tmax trends are slightly reduced. Comparing the adjustments based on station history with adjustments produced by employing a commonly used statistical homogenization method reveals substantial differences of &gt;3\u202fK between these approaches. Applying the presented method to a greater number of stations is problematic though, as it is laborious and requires a suitable sensor network as well as detailed metadata.", "author" : [ { "dropping-particle" : "", "family" : "Dienst", "given" : "Manuel", "non-dropping-particle" : "", "parse-names" : false, "suffix" : "" }, { "dropping-particle" : "", "family" : "Lind\u00e9n", "given" : "Jenny", "non-dropping-particle" : "", "parse-names" : false, "suffix" : "" }, { "dropping-particle" : "", "family" : "Saladi\u00e9", "given" : "\u00d2scar", "non-dropping-particle" : "", "parse-names" : false, "suffix" : "" }, { "dropping-particle" : "", "family" : "Esper", "given" : "Jan", "non-dropping-particle" : "", "parse-names" : false, "suffix" : "" } ], "container-title" : "Urban Climate", "id" : "ITEM-5", "issued" : { "date-parts" : [ [ "2019" ] ] }, "page" : "372-383", "title" : "Detection and elimination of UHI effects in long temperature records from villages \u2013 A case study from Tivissa, Spain", "translator" : [ { "dropping-particle" : "", "family" : "Q4913", "given" : "", "non-dropping-particle" : "", "parse-names" : false, "suffix" : "" } ], "type" : "article-journal", "volume" : "27" }, "uris" : [ "http://www.mendeley.com/documents/?uuid=11171688-1c87-46b7-88cb-8d3445b84213" ] } ], "mendeley" : { "formattedCitation" : "(Tuomenvirta, 2001; Yan et al., 2010; Xu et al., 2013; Dienst et al., 2017, 2019)", "plainTextFormattedCitation" : "(Tuomenvirta, 2001; Yan et al., 2010; Xu et al., 2013; Dienst et al., 2017, 2019)", "previouslyFormattedCitation" : "(Tuomenvirta, 2001; Yan et al., 2010; Xu et al., 2013; Dienst et al., 2017, 2019)" }, "properties" : { "noteIndex" : 0 }, "schema" : "https://github.com/citation-style-language/schema/raw/master/csl-citation.json" }</w:instrText>
      </w:r>
      <w:r w:rsidRPr="00C734F4">
        <w:rPr>
          <w:lang w:val="en-GB"/>
        </w:rPr>
        <w:fldChar w:fldCharType="separate"/>
      </w:r>
      <w:r w:rsidR="00E41CA2">
        <w:rPr>
          <w:noProof/>
          <w:lang w:val="es-ES"/>
        </w:rPr>
        <w:t>(Tuomenvirta, 2001; Yan et al., 2010; Xu et al., 2013; Dienst et al., 2017, 2019)</w:t>
      </w:r>
      <w:r w:rsidRPr="00C734F4">
        <w:rPr>
          <w:lang w:val="en-GB"/>
        </w:rPr>
        <w:fldChar w:fldCharType="end"/>
      </w:r>
      <w:r w:rsidRPr="00371D58">
        <w:rPr>
          <w:lang w:val="es-ES"/>
        </w:rPr>
        <w:t xml:space="preserve">. </w:t>
      </w:r>
      <w:r w:rsidRPr="00C734F4">
        <w:rPr>
          <w:lang w:val="en-GB"/>
        </w:rPr>
        <w:t xml:space="preserve">Another potential source of inhomogeneity is a change in measurement methods that affect most instruments of an observational network over a limited time span, such as the transition to Stevenson screens </w:t>
      </w:r>
      <w:r w:rsidRPr="00C734F4">
        <w:rPr>
          <w:lang w:val="en-GB"/>
        </w:rPr>
        <w:fldChar w:fldCharType="begin" w:fldLock="1"/>
      </w:r>
      <w:r w:rsidR="000465A7">
        <w:rPr>
          <w:lang w:val="en-GB"/>
        </w:rPr>
        <w:instrText>ADDIN CSL_CITATION { "citationItems" : [ { "id" : "ITEM-1", "itemData" : { "DOI" : "10.1002/joc.3370140102", "ISSN" : "0899-8418", "abstract" : "Abstract In view of the implications for the assessment of climatic changes since the mid-nineteenth century, systematic changes of exposure of thermometers at land stations are reviewed. Particular emphasis is laid on changes of exposure during the late nineteenth and early twentieth century when shelters often differed considerably from the Stevenson screens, and variants thereof, which have been prevalent during the past few decades. It is concluded that little overall bias in land surface air temperature has accumulated since the late nineteenth century: however, the earliest extratropical data may have been biased typically 0.2\u00b0C warm in summer and by day, and similarly cold in winter and by night, relative to modern observations. Furthermore, there is likely to have been a warm bias in the tropics in the early twentieth century: this bias, implied by comparisons between Stevenson screens and the tropical sheds then in use, is confirmed by comparisons between coastal land surface air temperatures and nearby marine surface temperatures, and was probably of the order of 0.2\u00b0C.", "author" : [ { "dropping-particle" : "", "family" : "Parker", "given" : "D E", "non-dropping-particle" : "", "parse-names" : false, "suffix" : "" } ], "container-title" : "International Journal of Climatology", "id" : "ITEM-1", "issue" : "1", "issued" : { "date-parts" : [ [ "1994", "1" ] ] }, "page" : "1-31", "publisher" : "John Wiley &amp; Sons, Ltd", "title" : "Effects of changing exposure of thermometers at land stations", "translator" : [ { "dropping-particle" : "", "family" : "Q4906", "given" : "", "non-dropping-particle" : "", "parse-names" : false, "suffix" : "" } ], "type" : "article-journal", "volume" : "14" }, "uris" : [ "http://www.mendeley.com/documents/?uuid=098bf4af-1a19-474b-aa1b-efa97227f32e" ] }, { "id" : "ITEM-2", "itemData" : { "DOI" : "10.1007/s10584-009-9649-4", "ISSN" : "01650009", "abstract" : "Instrumental temperature recording in the Greater Alpine Region (GAR) began in the year 1760. Prior to the 18501870 period, after which screens of different types protected the instruments, thermometers were insufficiently sheltered from direct sunlight so were normally placed on north-facing walls or windows. It is likely that temperatures recorded in the summer half of the year were biased warm and those in the winter half biased cold, with the summer effect dominating. Because the changeover to screens often occurred at similar times, often coincident with the formation of National Meteorological Services (NMSs) in the GAR, it has been difficult to determine the scale of the problem, as all neighbour sites were likely to be similarly affected. This paper uses simultaneous measurements taken for eight recent years at the old and modern site at Kremsm\u00fcnster, Austria to assess the issue. The temperature differences between the two locations (screened and unscreened) have caused a change in the diurnal cycle, which depends on the time of year. Starting from this specific empirical evidence from the only still existing and active early instrumental measuring site in the region, we developed three correction models for orientations NW through N to NE. Using the orientation angle of the buildings derived from metadata in the station histories of the other early instrumental sites in the region (sites across the GAR in the range from NE to NW) different adjustments to the diurnal cycle are developed for each location. The effect on the 32 sites across the GAR varies due to different formulae being used by NMSs to calculate monthly means from the two or more observations made at each site each day. These formulae also vary with time, so considerable amounts of additional metadata have had to be collected to apply the adjustments across the whole network. Overall, the results indicate that summer (April to September) average temperatures are cooled by about 0.4C before 1850, with winters (October to March) staying much the same. The effects on monthly temperature averages are largest in June (a cooling from 0.21 to 0.93C, depending on location) to a slight warming (up to 0.3C) at some sites in February. In addition to revising the temperature evolution during the past centuries, the results have important implications for the calibration of proxy climatic data in the region (such as tree ring indices and documentary data such as grape harvest dates). A differe\u2026", "author" : [ { "dropping-particle" : "", "family" : "B\u00f6hm", "given" : "Reinhard", "non-dropping-particle" : "", "parse-names" : false, "suffix" : "" }, { "dropping-particle" : "", "family" : "Jones", "given" : "Philip D.", "non-dropping-particle" : "", "parse-names" : false, "suffix" : "" }, { "dropping-particle" : "", "family" : "Hiebl", "given" : "Johann", "non-dropping-particle" : "", "parse-names" : false, "suffix" : "" }, { "dropping-particle" : "", "family" : "Frank", "given" : "David", "non-dropping-particle" : "", "parse-names" : false, "suffix" : "" }, { "dropping-particle" : "", "family" : "Brunetti", "given" : "Michele", "non-dropping-particle" : "", "parse-names" : false, "suffix" : "" }, { "dropping-particle" : "", "family" : "Maugeri", "given" : "Maurizio", "non-dropping-particle" : "", "parse-names" : false, "suffix" : "" } ], "container-title" : "Climatic Change", "id" : "ITEM-2", "issued" : { "date-parts" : [ [ "2010" ] ] }, "title" : "The early instrumental warm-bias: A solution for long central European temperature series 1760-2007", "translator" : [ { "dropping-particle" : "", "family" : "Q4933", "given" : "", "non-dropping-particle" : "", "parse-names" : false, "suffix" : "" } ], "type" : "article-journal" }, "uris" : [ "http://www.mendeley.com/documents/?uuid=7e9d467a-00a7-46a7-942f-c1460c9b87bf" ] }, { "id" : "ITEM-3", "itemData" : { "DOI" : "10.1002/joc.2192", "ISSN" : "0899-8418", "abstract" : "Abstract Here we present an exploratory statistical analysis aimed at the minimization of the ?screen bias? from affected ancient air temperature time series over the Western Mediterranean. Our approach lies in the statistical analysis of about 6 years of daily paired temperature observations taken using the ancient Montsouri shelter and the modern Stevenson screen for daily maximum (Tx) and minimum (Tn) temperature data recorded at two experimental sites: the meteorological gardens of La Coru\u00f1a and Murcia, Spain (locations under the influence of the Oceanic/Atlantic/Galician and Mediterranean arid and semi-arid climate types, respectively), where ongoing field trials have been carried out. Descriptive statistical analysis of the paired series shows pre-sheltered temperatures tended to induce a strong warm bias in Tx data (of about 1 \u00b0C at the annual scale but with a clear seasonal cycle with higher values in summer and lower in winter), while Tn readings have a small (?0.2 \u00b0C, and sustained all year round) cold bias compared to the modern period. Statistical relationships between the screen bias and other related meteorological variables show the highest correlation coefficients between the ?screen bias? and Tx, Tn and the diurnal temperature range (DTR) recorded under the replicated ancient shelters at both locations and point to the reliability of these variables as potential predictors of the ?Tx. We generate a parsimonious regression model based on the data from both experimental sites, which takes into account polynomial terms of lower order for the predictor variables (Tx and DTR recorded under the ancient shelter) and harmonic terms, in order to represent the seasonal cycle of the screen bias. The goodness-of-fit of the model is satisfactory, as it explains up to 51.7% of the additional ?Tx variability. Copyright ? 2010 Royal Meteorological Society", "author" : [ { "dropping-particle" : "", "family" : "Brunet", "given" : "Manola", "non-dropping-particle" : "", "parse-names" : false, "suffix" : "" }, { "dropping-particle" : "", "family" : "Asin", "given" : "Jes\u00fas", "non-dropping-particle" : "", "parse-names" : false, "suffix" : "" }, { "dropping-particle" : "", "family" : "Sigr\u00f3", "given" : "Javier", "non-dropping-particle" : "", "parse-names" : false, "suffix" : "" }, { "dropping-particle" : "", "family" : "Ba\u00f1\u00f3n", "given" : "Manuel", "non-dropping-particle" : "", "parse-names" : false, "suffix" : "" }, { "dropping-particle" : "", "family" : "Garc\u00eda", "given" : "Francisco", "non-dropping-particle" : "", "parse-names" : false, "suffix" : "" }, { "dropping-particle" : "", "family" : "Aguilar", "given" : "Enric", "non-dropping-particle" : "", "parse-names" : false, "suffix" : "" }, { "dropping-particle" : "", "family" : "Palenzuela", "given" : "Juan Esteban", "non-dropping-particle" : "", "parse-names" : false, "suffix" : "" }, { "dropping-particle" : "", "family" : "Peterson", "given" : "Thomas C", "non-dropping-particle" : "", "parse-names" : false, "suffix" : "" }, { "dropping-particle" : "", "family" : "Jones", "given" : "Phil", "non-dropping-particle" : "", "parse-names" : false, "suffix" : "" } ], "container-title" : "International Journal of Climatology", "id" : "ITEM-3", "issue" : "12", "issued" : { "date-parts" : [ [ "2011", "10" ] ] }, "page" : "1879-1895", "publisher" : "John Wiley &amp; Sons, Ltd", "title" : "The minimization of the screen bias from ancient Western Mediterranean air temperature records: an exploratory statistical analysis", "translator" : [ { "dropping-particle" : "", "family" : "Q4975", "given" : "", "non-dropping-particle" : "", "parse-names" : false, "suffix" : "" } ], "type" : "article-journal", "volume" : "31" }, "uris" : [ "http://www.mendeley.com/documents/?uuid=387c3b3e-5fae-40ab-9c17-c28dca097275" ] }, { "id" : "ITEM-4", "itemData" : { "DOI" : "10.1029/2012JD018067", "ISSN" : "0148-0227", "abstract" : "A new physics-based technique for correcting inhomogeneities present in sub-daily temperature records is proposed. The approach accounts for changes in the sensor-shield characteristics that affect the energy balance dependent on ambient weather conditions (radiation, wind). An empirical model is formulated that reflects the main atmospheric processes and can be used in the correction step of a homogenization procedure. The model accounts for short- and long-wave radiation fluxes (including a snow cover component for albedo calculation) of a measurement system, such as a radiation shield. One part of the flux is further modulated by ventilation. The model requires only cloud cover and wind speed for each day, but detailed site-specific information is necessary. The final model has three free parameters, one of which is a constant offset. The three parameters can be determined, e.g., using the mean offsets for three observation times. The model is developed using the example of the change from the Wild screen to the Stevenson screen in the temperature record of Basel, Switzerland, in 1966. It is evaluated based on parallel measurements of both systems during a sub-period at this location, which were discovered during the writing of this paper. The model can be used in the correction step of homogenization to distribute a known mean step-size to every single measurement, thus providing a reasonable alternative correction procedure for high-resolution historical climate series. It also constitutes an error model, which may be applied, e.g., in data assimilation approaches.", "author" : [ { "dropping-particle" : "", "family" : "Auchmann", "given" : "R", "non-dropping-particle" : "", "parse-names" : false, "suffix" : "" }, { "dropping-particle" : "", "family" : "Br\u00f6nnimann", "given" : "S", "non-dropping-particle" : "", "parse-names" : false, "suffix" : "" } ], "container-title" : "Journal of Geophysical Research: Atmospheres", "id" : "ITEM-4", "issue" : "D17", "issued" : { "date-parts" : [ [ "2012", "9" ] ] }, "publisher" : "John Wiley &amp; Sons, Ltd", "title" : "A physics-based correction model for homogenizing sub-daily temperature series", "translator" : [ { "dropping-particle" : "", "family" : "Q4932", "given" : "", "non-dropping-particle" : "", "parse-names" : false, "suffix" : "" } ], "type" : "article-journal", "volume" : "117" }, "uris" : [ "http://www.mendeley.com/documents/?uuid=8e4b6a69-79a4-4b27-9520-7c3fc65d60fa" ] } ], "mendeley" : { "formattedCitation" : "(Parker, 1994; B\u00f6hm et al., 2010; Brunet et al., 2011; Auchmann and Br\u00f6nnimann, 2012)", "plainTextFormattedCitation" : "(Parker, 1994; B\u00f6hm et al., 2010; Brunet et al., 2011; Auchmann and Br\u00f6nnimann, 2012)", "previouslyFormattedCitation" : "(Parker, 1994; B\u00f6hm et al., 2010; Brunet et al., 2011; Auchmann and Br\u00f6nnimann, 2012)" }, "properties" : { "noteIndex" : 0 }, "schema" : "https://github.com/citation-style-language/schema/raw/master/csl-citation.json" }</w:instrText>
      </w:r>
      <w:r w:rsidRPr="00C734F4">
        <w:rPr>
          <w:lang w:val="en-GB"/>
        </w:rPr>
        <w:fldChar w:fldCharType="separate"/>
      </w:r>
      <w:r w:rsidR="00E41CA2">
        <w:rPr>
          <w:noProof/>
          <w:lang w:val="en-GB"/>
        </w:rPr>
        <w:t>(Parker, 1994; Böhm et al., 2010; Brunet et al., 2011; Auchmann and Brönnimann, 2012)</w:t>
      </w:r>
      <w:r w:rsidRPr="00C734F4">
        <w:rPr>
          <w:lang w:val="en-GB"/>
        </w:rPr>
        <w:fldChar w:fldCharType="end"/>
      </w:r>
      <w:r w:rsidRPr="00C734F4">
        <w:rPr>
          <w:lang w:val="en-GB"/>
        </w:rPr>
        <w:t xml:space="preserve"> or to automatic weather stations </w:t>
      </w:r>
      <w:r w:rsidRPr="00C734F4">
        <w:rPr>
          <w:lang w:val="en-GB"/>
        </w:rPr>
        <w:fldChar w:fldCharType="begin" w:fldLock="1"/>
      </w:r>
      <w:r w:rsidR="000465A7">
        <w:rPr>
          <w:lang w:val="en-GB"/>
        </w:rPr>
        <w:instrText>ADDIN CSL_CITATION { "citationItems" : [ { "id" : "ITEM-1", "itemData" : { "ISBN" : "978-92-63-11204-0", "author" : [ { "dropping-particle" : "", "family" : "WMO", "given" : "", "non-dropping-particle" : "", "parse-names" : false, "suffix" : "" } ], "collection-title" : "WMO-No. 1204", "id" : "ITEM-1", "issue" : "1204", "issued" : { "date-parts" : [ [ "2017" ] ] }, "number-of-pages" : "21", "publisher" : "World Meteorological Organization (WMO)", "publisher-place" : "Geneva, Switzerland", "title" : "WMO Guidelines on Generating a Defined Set of National Climate Monitoring Products 2017", "translator" : [ { "dropping-particle" : "", "family" : "Q5209", "given" : "Rt7", "non-dropping-particle" : "", "parse-names" : false, "suffix" : "" } ], "type" : "report" }, "uris" : [ "http://www.mendeley.com/documents/?uuid=2e5f29c6-785c-47e9-937a-040656c0df2b" ] } ], "mendeley" : { "formattedCitation" : "(WMO, 2017b)", "plainTextFormattedCitation" : "(WMO, 2017b)", "previouslyFormattedCitation" : "(WMO, 2017b)" }, "properties" : { "noteIndex" : 0 }, "schema" : "https://github.com/citation-style-language/schema/raw/master/csl-citation.json" }</w:instrText>
      </w:r>
      <w:r w:rsidRPr="00C734F4">
        <w:rPr>
          <w:lang w:val="en-GB"/>
        </w:rPr>
        <w:fldChar w:fldCharType="separate"/>
      </w:r>
      <w:r w:rsidR="00E41CA2">
        <w:rPr>
          <w:noProof/>
          <w:lang w:val="en-GB"/>
        </w:rPr>
        <w:t>(WMO, 2017b)</w:t>
      </w:r>
      <w:r w:rsidRPr="00C734F4">
        <w:rPr>
          <w:lang w:val="en-GB"/>
        </w:rPr>
        <w:fldChar w:fldCharType="end"/>
      </w:r>
      <w:r w:rsidRPr="00C734F4">
        <w:rPr>
          <w:lang w:val="en-GB"/>
        </w:rPr>
        <w:t>.</w:t>
      </w:r>
    </w:p>
    <w:p w14:paraId="71165ECC" w14:textId="3EB7668F" w:rsidR="0063647E" w:rsidRPr="0063647E" w:rsidRDefault="0063647E" w:rsidP="006364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p>
    <w:p w14:paraId="1AA86E56" w14:textId="4F3BE9AF" w:rsidR="0081226F" w:rsidRPr="00C734F4" w:rsidRDefault="0081226F" w:rsidP="0081226F">
      <w:pPr>
        <w:pStyle w:val="AR6BodyText"/>
        <w:rPr>
          <w:lang w:val="en-GB"/>
        </w:rPr>
      </w:pPr>
      <w:r w:rsidRPr="00C734F4">
        <w:rPr>
          <w:lang w:val="en-GB"/>
        </w:rPr>
        <w:t>The above examples have been selected as they are present in many stations and</w:t>
      </w:r>
      <w:r w:rsidR="0063647E">
        <w:rPr>
          <w:lang w:val="en-GB"/>
        </w:rPr>
        <w:t xml:space="preserve"> without going through homogenization they could</w:t>
      </w:r>
      <w:r w:rsidRPr="00C734F4">
        <w:rPr>
          <w:lang w:val="en-GB"/>
        </w:rPr>
        <w:t xml:space="preserve"> potentially </w:t>
      </w:r>
      <w:r w:rsidR="0063647E">
        <w:rPr>
          <w:lang w:val="en-GB"/>
        </w:rPr>
        <w:t xml:space="preserve">have </w:t>
      </w:r>
      <w:r w:rsidRPr="00C734F4">
        <w:rPr>
          <w:lang w:val="en-GB"/>
        </w:rPr>
        <w:t>influence</w:t>
      </w:r>
      <w:r w:rsidR="0063647E">
        <w:rPr>
          <w:lang w:val="en-GB"/>
        </w:rPr>
        <w:t>d</w:t>
      </w:r>
      <w:r w:rsidRPr="00C734F4">
        <w:rPr>
          <w:lang w:val="en-GB"/>
        </w:rPr>
        <w:t xml:space="preserve"> global land warming estimates (Section 1.5.1). Single-break inhomogeneities tend to have a magnitude comparable to global climate change </w:t>
      </w:r>
      <w:r w:rsidRPr="00C734F4">
        <w:rPr>
          <w:lang w:val="en-GB"/>
        </w:rPr>
        <w:fldChar w:fldCharType="begin" w:fldLock="1"/>
      </w:r>
      <w:r w:rsidR="000465A7">
        <w:rPr>
          <w:lang w:val="en-GB"/>
        </w:rPr>
        <w:instrText>ADDIN CSL_CITATION { "citationItems" : [ { "id" : "ITEM-1", "itemData" : { "DOI" : "10.1002/joc.616", "ISSN" : "0899-8418", "abstract" : "Abstract An analysis is made of the adjustments needed to produce three homogeneous data sets, namely the 1961?1990 mean temperatures in Finland, the North Atlantic Climatolological Dataset (NACD) temperature and precipitation series (1890?1990), and the Finnish daily mean maximum and minimum temperature series (1910?1995), as well as the reasons for making such adjustments. The adjustments in the annual (seasonal) mean temperatures are up to \u00b11\u00b0C (\u00b12\u00b0C), and annual precipitation adjustments can be \u00b140%. In Finland, the homogeneity breaks in the normal period temperatures and in the long-term daily mean maximum and minimum temperatures appear to be random, and thus, do not bias averages based on large numbers of stations. However, both the temperature and precipitation series of the NACD would have been statistically significantly biased without adjustments. Station relocations appear to be the most common cause of homogeneity breaks in the temperature series. In the NACD, the adjustments resulting from relocations are statistically significant and reflect changes to colder observing sites. Also, changes in the formula used for the calculation of mean temperatures and urbanization both cause systematic biases in the data. The installation of improved precipitation gauges has been systematic in the NACD; thus, the original series need to be adjusted upwards in the early years. The applied adjustments are of the same order of magnitude as the observed long-term trends, which stresses the importance of the testing and adjusting of long-term series before analysis of climatic changes. In order to monitor climatic changes in a reliable manner, the observing network should be designed to withstand the common discontinuities (e.g. relocations, observer and environment changes etc.) in observation series, because the number of homogeneity breaks appears to be roughly constant in time. Moreover, the introduction of new technology may cause systematic changes in the observations, and comprehensive comparison measurements are needed. Copyright ? 2001 Royal Meteorological Society", "author" : [ { "dropping-particle" : "", "family" : "Tuomenvirta", "given" : "H", "non-dropping-particle" : "", "parse-names" : false, "suffix" : "" } ], "container-title" : "International Journal of Climatology", "id" : "ITEM-1", "issue" : "4", "issued" : { "date-parts" : [ [ "2001", "3" ] ] }, "page" : "495-506", "publisher" : "John Wiley &amp; Sons, Ltd", "title" : "Homogeneity adjustments of temperature and precipitation series \u2013 Finnish and Nordic data", "translator" : [ { "dropping-particle" : "", "family" : "Q4943", "given" : "", "non-dropping-particle" : "", "parse-names" : false, "suffix" : "" } ], "type" : "article-journal", "volume" : "21" }, "uris" : [ "http://www.mendeley.com/documents/?uuid=290e6489-25bd-4206-97a2-4b3c0163f8b4" ] }, { "id" : "ITEM-2", "itemData" : { "DOI" : "10.5194/cp-8-89-2012", "ISSN" : "1814-9332", "abstract" : "Abstract. The COST (European Cooperation in Science and Technology) Action ES0601: advances in homogenization methods of climate series: an integrated approach (HOME) has executed a blind intercomparison and validation study for monthly homogenization algorithms. Time series of monthly temperature and precipitation were evaluated because of their importance for climate studies and because they represent two important types of statistics (additive and multiplicative). The algorithms were validated against a realistic benchmark dataset. The benchmark contains real inhomogeneous data as well as simulated data with inserted inhomogeneities. Random independent break-type inhomogeneities with normally distributed breakpoint sizes were added to the simulated datasets. To approximate real world conditions, breaks were introduced that occur simultaneously in multiple station series within a simulated network of station data. The simulated time series also contained outliers, missing data periods and local station trends. Further, a stochastic nonlinear global (network-wide) trend was added. Participants provided 25 separate homogenized contributions as part of the blind study. After the deadline at which details of the imposed inhomogeneities were revealed, 22 additional solutions were submitted. These homogenized datasets were assessed by a number of performance metrics including (i) the centered root mean square error relative to the true homogeneous value at various averaging scales, (ii) the error in linear trend estimates and (iii) traditional contingency skill scores. The metrics were computed both using the individual station series as well as the network average regional series. The performance of the contributions depends significantly on the error metric considered. Contingency scores by themselves are not very informative. Although relative homogenization algorithms typically improve the homogeneity of temperature data, only the best ones improve precipitation data. Training the users on homogenization software was found to be very important. Moreover, state-of-the-art relative homogenization algorithms developed to work with an inhomogeneous reference are shown to perform best. The study showed that automatic algorithms can perform as well as manual ones.", "author" : [ { "dropping-particle" : "", "family" : "Venema", "given" : "V. K. C.", "non-dropping-particle" : "", "parse-names" : false, "suffix" : "" }, { "dropping-particle" : "", "family" : "Mestre", "given" : "O", "non-dropping-particle" : "", "parse-names" : false, "suffix" : "" }, { "dropping-particle" : "", "family" : "Aguilar", "given" : "E", "non-dropping-particle" : "", "parse-names" : false, "suffix" : "" }, { "dropping-particle" : "", "family" : "Auer", "given" : "I", "non-dropping-particle" : "", "parse-names" : false, "suffix" : "" }, { "dropping-particle" : "", "family" : "Guijarro", "given" : "J A", "non-dropping-particle" : "", "parse-names" : false, "suffix" : "" }, { "dropping-particle" : "", "family" : "Domonkos", "given" : "P", "non-dropping-particle" : "", "parse-names" : false, "suffix" : "" }, { "dropping-particle" : "", "family" : "Vertacnik", "given" : "G", "non-dropping-particle" : "", "parse-names" : false, "suffix" : "" }, { "dropping-particle" : "", "family" : "Szentimrey", "given" : "T", "non-dropping-particle" : "", "parse-names" : false, "suffix" : "" }, { "dropping-particle" : "", "family" : "Stepanek", "given" : "P", "non-dropping-particle" : "", "parse-names" : false, "suffix" : "" }, { "dropping-particle" : "", "family" : "Zahradnicek", "given" : "P", "non-dropping-particle" : "", "parse-names" : false, "suffix" : "" }, { "dropping-particle" : "", "family" : "Viarre", "given" : "J", "non-dropping-particle" : "", "parse-names" : false, "suffix" : "" }, { "dropping-particle" : "", "family" : "M\u00fcller-Westermeier", "given" : "G", "non-dropping-particle" : "", "parse-names" : false, "suffix" : "" }, { "dropping-particle" : "", "family" : "Lakatos", "given" : "M", "non-dropping-particle" : "", "parse-names" : false, "suffix" : "" }, { "dropping-particle" : "", "family" : "Williams", "given" : "C N", "non-dropping-particle" : "", "parse-names" : false, "suffix" : "" }, { "dropping-particle" : "", "family" : "Menne", "given" : "M J", "non-dropping-particle" : "", "parse-names" : false, "suffix" : "" }, { "dropping-particle" : "", "family" : "Lindau", "given" : "R", "non-dropping-particle" : "", "parse-names" : false, "suffix" : "" }, { "dropping-particle" : "", "family" : "Rasol", "given" : "D", "non-dropping-particle" : "", "parse-names" : false, "suffix" : "" }, { "dropping-particle" : "", "family" : "Rustemeier", "given" : "E", "non-dropping-particle" : "", "parse-names" : false, "suffix" : "" }, { "dropping-particle" : "", "family" : "Kolokythas", "given" : "K", "non-dropping-particle" : "", "parse-names" : false, "suffix" : "" }, { "dropping-particle" : "", "family" : "Marinova", "given" : "T", "non-dropping-particle" : "", "parse-names" : false, "suffix" : "" }, { "dropping-particle" : "", "family" : "Andresen", "given" : "L", "non-dropping-particle" : "", "parse-names" : false, "suffix" : "" }, { "dropping-particle" : "", "family" : "Acquaotta", "given" : "F", "non-dropping-particle" : "", "parse-names" : false, "suffix" : "" }, { "dropping-particle" : "", "family" : "Fratianni", "given" : "S", "non-dropping-particle" : "", "parse-names" : false, "suffix" : "" }, { "dropping-particle" : "", "family" : "Cheval", "given" : "S", "non-dropping-particle" : "", "parse-names" : false, "suffix" : "" }, { "dropping-particle" : "", "family" : "Klancar", "given" : "M", "non-dropping-particle" : "", "parse-names" : false, "suffix" : "" }, { "dropping-particle" : "", "family" : "Brunetti", "given" : "M", "non-dropping-particle" : "", "parse-names" : false, "suffix" : "" }, { "dropping-particle" : "", "family" : "Gruber", "given" : "C", "non-dropping-particle" : "", "parse-names" : false, "suffix" : "" }, { "dropping-particle" : "", "family" : "Prohom Duran", "given" : "M", "non-dropping-particle" : "", "parse-names" : false, "suffix" : "" }, { "dropping-particle" : "", "family" : "Likso", "given" : "T", "non-dropping-particle" : "", "parse-names" : false, "suffix" : "" }, { "dropping-particle" : "", "family" : "Esteban", "given" : "P", "non-dropping-particle" : "", "parse-names" : false, "suffix" : "" }, { "dropping-particle" : "", "family" : "Brandsma", "given" : "T", "non-dropping-particle" : "", "parse-names" : false, "suffix" : "" } ], "container-title" : "Climate of the Past", "id" : "ITEM-2", "issue" : "1", "issued" : { "date-parts" : [ [ "2012", "1", "10" ] ] }, "page" : "89-115", "title" : "Benchmarking homogenization algorithms for monthly data", "translator" : [ { "dropping-particle" : "", "family" : "Q5549", "given" : "", "non-dropping-particle" : "", "parse-names" : false, "suffix" : "" } ], "type" : "article-journal", "volume" : "8" }, "uris" : [ "http://www.mendeley.com/documents/?uuid=32c3c8dc-3b1e-48dd-8301-a0259dd8ac20" ] } ], "mendeley" : { "formattedCitation" : "(Tuomenvirta, 2001; Venema et al., 2012)", "plainTextFormattedCitation" : "(Tuomenvirta, 2001; Venema et al., 2012)", "previouslyFormattedCitation" : "(Tuomenvirta, 2001; Venema et al., 2012)" }, "properties" : { "noteIndex" : 0 }, "schema" : "https://github.com/citation-style-language/schema/raw/master/csl-citation.json" }</w:instrText>
      </w:r>
      <w:r w:rsidRPr="00C734F4">
        <w:rPr>
          <w:lang w:val="en-GB"/>
        </w:rPr>
        <w:fldChar w:fldCharType="separate"/>
      </w:r>
      <w:r w:rsidR="00E41CA2">
        <w:rPr>
          <w:noProof/>
          <w:lang w:val="en-GB"/>
        </w:rPr>
        <w:t>(Tuomenvirta, 2001; Venema et al., 2012)</w:t>
      </w:r>
      <w:r w:rsidRPr="00C734F4">
        <w:rPr>
          <w:lang w:val="en-GB"/>
        </w:rPr>
        <w:fldChar w:fldCharType="end"/>
      </w:r>
      <w:r w:rsidRPr="00C734F4">
        <w:rPr>
          <w:lang w:val="en-GB"/>
        </w:rPr>
        <w:t xml:space="preserve"> and are thus important for analyses of small regions. Also station records in national networks often have similar changes, making them important for national climate change estimates, but many of these influences are averaged out at the global scale </w:t>
      </w:r>
      <w:r w:rsidRPr="00C734F4">
        <w:rPr>
          <w:lang w:val="en-GB"/>
        </w:rPr>
        <w:fldChar w:fldCharType="begin" w:fldLock="1"/>
      </w:r>
      <w:r w:rsidR="000465A7">
        <w:rPr>
          <w:lang w:val="en-GB"/>
        </w:rPr>
        <w:instrText>ADDIN CSL_CITATION { "citationItems" : [ { "id" : "ITEM-1",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"ITEM-1",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"mendeley" : { "formattedCitation" : "(Jones, 2016)", "plainTextFormattedCitation" : "(Jones, 2016)", "previouslyFormattedCitation" : "(Jones, 2016)" }, "properties" : { "noteIndex" : 0 }, "schema" : "https://github.com/citation-style-language/schema/raw/master/csl-citation.json" }</w:instrText>
      </w:r>
      <w:r w:rsidRPr="00C734F4">
        <w:rPr>
          <w:lang w:val="en-GB"/>
        </w:rPr>
        <w:fldChar w:fldCharType="separate"/>
      </w:r>
      <w:r w:rsidR="00E41CA2">
        <w:rPr>
          <w:noProof/>
          <w:lang w:val="en-GB"/>
        </w:rPr>
        <w:t>(Jones, 2016)</w:t>
      </w:r>
      <w:r w:rsidRPr="00C734F4">
        <w:rPr>
          <w:lang w:val="en-GB"/>
        </w:rPr>
        <w:fldChar w:fldCharType="end"/>
      </w:r>
      <w:r w:rsidRPr="00C734F4">
        <w:rPr>
          <w:lang w:val="en-GB"/>
        </w:rPr>
        <w:t>.</w:t>
      </w:r>
    </w:p>
    <w:p w14:paraId="4A9DA42C" w14:textId="77777777" w:rsidR="0081226F" w:rsidRPr="00C734F4" w:rsidRDefault="0081226F" w:rsidP="0081226F">
      <w:pPr>
        <w:pStyle w:val="AR6BodyText"/>
        <w:rPr>
          <w:lang w:val="en-GB"/>
        </w:rPr>
      </w:pPr>
    </w:p>
    <w:p w14:paraId="1CAFF80A" w14:textId="1196C09E" w:rsidR="0081226F" w:rsidRPr="00C734F4" w:rsidRDefault="0081226F" w:rsidP="0081226F">
      <w:pPr>
        <w:pStyle w:val="AR6BodyText"/>
        <w:rPr>
          <w:lang w:val="en-GB"/>
        </w:rPr>
      </w:pPr>
      <w:r w:rsidRPr="00C734F4">
        <w:rPr>
          <w:lang w:val="en-GB"/>
        </w:rPr>
        <w:t xml:space="preserve">The main approach to reduce the influence of inhomogeneities in station observations is statistical homogenization by comparing the data from a candidate station with those of neighbouring reference stations in conjunction with the use of metadata </w:t>
      </w:r>
      <w:r w:rsidRPr="00C734F4">
        <w:rPr>
          <w:lang w:val="en-GB"/>
        </w:rPr>
        <w:fldChar w:fldCharType="begin" w:fldLock="1"/>
      </w:r>
      <w:r w:rsidR="000465A7">
        <w:rPr>
          <w:lang w:val="en-GB"/>
        </w:rPr>
        <w:instrText>ADDIN CSL_CITATION { "citationItems" : [ { "id" : "ITEM-1", "itemData" : { "DOI" : "10.1002/wcc.46", "ISSN" : "1757-7780", "abstract" : "Abstract To monitor climate change adequately and determine the extent to which anthropogenic influences are contributing to observed climate change, it is critical to have land temperature data of a high standard. In particular, it is important to have temperature data whose changes reflect changes in the climate and not changes in other circumstances under which the temperatures were taken. There are numerous factors that can affect land temperature records. Among the most common are changes in instrumentation, changes in local site condition in situ (through urbanization or for other reasons), site relocations, and changes in observing practices. All have the potential, if uncorrected, to have impacts on temperature records at individual locations similar to or greater than the observed century-scale global warming trend. A number of techniques exist to identify these influences and correct data to take them into account. These have been applied in various ways in climate change analyses and in major data sets used for the assessment of long-term climate change. These techniques are not perfect and numerous uncertainties remain, especially with respect to daily and sub-daily temperature data. Copyright ? 2010 John Wiley &amp; Sons, Ltd. This article is categorized under: Paleoclimates and Current Trends &gt; Modern Climate Change", "author" : [ { "dropping-particle" : "", "family" : "Trewin", "given" : "Blair", "non-dropping-particle" : "", "parse-names" : false, "suffix" : "" } ], "container-title" : "WIREs Climate Change", "id" : "ITEM-1", "issue" : "4", "issued" : { "date-parts" : [ [ "2010", "7" ] ] }, "page" : "490-506", "publisher" : "John Wiley &amp; Sons, Ltd", "title" : "Exposure, instrumentation, and observing practice effects on land temperature measurements", "translator" : [ { "dropping-particle" : "", "family" : "Q4908", "given" : "", "non-dropping-particle" : "", "parse-names" : false, "suffix" : "" } ], "type" : "article-journal", "volume" : "1" }, "uris" : [ "http://www.mendeley.com/documents/?uuid=44c3ef2b-48c3-419b-bce9-d2510bad1de6" ] } ], "mendeley" : { "formattedCitation" : "(Trewin, 2010)", "plainTextFormattedCitation" : "(Trewin, 2010)", "previouslyFormattedCitation" : "(Trewin, 2010)" }, "properties" : { "noteIndex" : 0 }, "schema" : "https://github.com/citation-style-language/schema/raw/master/csl-citation.json" }</w:instrText>
      </w:r>
      <w:r w:rsidRPr="00C734F4">
        <w:rPr>
          <w:lang w:val="en-GB"/>
        </w:rPr>
        <w:fldChar w:fldCharType="separate"/>
      </w:r>
      <w:r w:rsidR="00E41CA2">
        <w:rPr>
          <w:noProof/>
          <w:lang w:val="en-GB"/>
        </w:rPr>
        <w:t>(Trewin, 2010)</w:t>
      </w:r>
      <w:r w:rsidRPr="00C734F4">
        <w:rPr>
          <w:lang w:val="en-GB"/>
        </w:rPr>
        <w:fldChar w:fldCharType="end"/>
      </w:r>
      <w:r w:rsidRPr="00C734F4">
        <w:rPr>
          <w:lang w:val="en-GB"/>
        </w:rPr>
        <w:t xml:space="preserve">. This is a challenging task because both reference and candidate records normally have multiple inhomogeneities. Three challenges should be considered. First, most of our understanding of statistical homogenization stems from the homogenization of temperature observations from dense networks. Recent studies suggest that our ability to remove biases quickly diminishes for sparse networks </w:t>
      </w:r>
      <w:r w:rsidRPr="00C734F4">
        <w:rPr>
          <w:lang w:val="en-GB"/>
        </w:rPr>
        <w:fldChar w:fldCharType="begin" w:fldLock="1"/>
      </w:r>
      <w:r w:rsidR="000465A7">
        <w:rPr>
          <w:lang w:val="en-GB"/>
        </w:rPr>
        <w:instrText>ADDIN CSL_CITATION { "citationItems" : [ { "id" : "ITEM-1", "itemData" : { "DOI" : "10.1002/joc.5728", "ISSN" : "0899-8418", "abstract" : "Inhomogeneities in climate data are the main source of uncertainty for secular warming estimates. To reduce the influence of inhomogeneities in station data statistical homogenization compares a candidate station to its neighbours to detect and correct artificial changes in the candidate. Many studies have quantified the performance of statistical break detection tests used in this comparison. Also, full homogenization methods have been studied numerically, but correction methods by themselves have not been studied much. We analyse the ANOVA (analysis of variance) joint correction method, which is expected to be the most accurate published method. We find that, if all breaks are known, this method produces unbiased trend estimates and that in this case the uncertainty in the trend estimates is not determined by the variance of the inhomogeneities, but by the variance of the weather and measurement noise. For low signal-to-noise ratios and high numbers of breaks, the correction may also worsen the data by increasing the original random unbiased trend error. Any uncertainty in the break dates leads to a systematic undercorrection of the trend errors and in this more realistic case the variance of the inhomogeneities is also important.", "author" : [ { "dropping-particle" : "", "family" : "Lindau", "given" : "Ralf", "non-dropping-particle" : "", "parse-names" : false, "suffix" : "" }, { "dropping-particle" : "", "family" : "Venema", "given" : "Victor", "non-dropping-particle" : "", "parse-names" : false, "suffix" : "" } ], "container-title" : "International Journal of Climatology", "id" : "ITEM-1", "issue" : "14", "issued" : { "date-parts" : [ [ "2018", "11" ] ] }, "page" : "5255-5271", "publisher" : "John Wiley &amp; Sons, Ltd", "title" : "On the reduction of trend errors by the ANOVA joint correction scheme used in homogenization of climate station records", "translator" : [ { "dropping-particle" : "", "family" : "Q4909", "given" : "", "non-dropping-particle" : "", "parse-names" : false, "suffix" : "" } ], "type" : "article-journal", "volume" : "38" }, "uris" : [ "http://www.mendeley.com/documents/?uuid=9732e1fa-87af-42a9-b33e-9722b15394ff" ] }, { "id" : "ITEM-2", "itemData" : { "DOI" : "10.1002/joc.5114", "ISSN" : "0899-8418", "abstract" : "ABSTRACT Relative homogenization methods assume that measurements of nearby stations experience similar climate signals and rely therefore on dense station networks with high-temporal correlations. In developing countries such as Peru, however, networks often suffer from low-station density. The aim of this study is to quantify the influence of network density on homogenization. To this end, the homogenization method HOMER was applied to an artificially thinned Swiss network. Four homogenization experiments, reflecting different homogenization approaches, were examined. Such approaches include diverse levels of interaction of the homogenization operators with HOMER, and different application of metadata. To evaluate the performance of HOMER in the sparse networks, a reference series was built by applying HOMER under the best possible conditions. Applied in completely automatic mode, HOMER decreases the reliability of temperature records. Therefore, automatic use of HOMER is not recommended. If HOMER is applied in interactive mode, the reliability of temperature and precipitation data may be increased in sparse networks. However, breakpoints must be inserted conservatively. Information from metadata should be used only to determine the exact timing of statistically detected breaks. Insertion of additional breakpoints based solely on metadata may lead to harmful corrections due to the high noise in sparse networks.", "author" : [ { "dropping-particle" : "", "family" : "Gubler", "given" : "S", "non-dropping-particle" : "", "parse-names" : false, "suffix" : "" }, { "dropping-particle" : "", "family" : "Hunziker", "given" : "S", "non-dropping-particle" : "", "parse-names" : false, "suffix" : "" }, { "dropping-particle" : "", "family" : "Begert", "given" : "M", "non-dropping-particle" : "", "parse-names" : false, "suffix" : "" }, { "dropping-particle" : "", "family" : "Croci-Maspoli", "given" : "M", "non-dropping-particle" : "", "parse-names" : false, "suffix" : "" }, { "dropping-particle" : "", "family" : "Konzelmann", "given" : "T", "non-dropping-particle" : "", "parse-names" : false, "suffix" : "" }, { "dropping-particle" : "", "family" : "Br\u00f6nnimann", "given" : "S", "non-dropping-particle" : "", "parse-names" : false, "suffix" : "" }, { "dropping-particle" : "", "family" : "Schwierz", "given" : "C", "non-dropping-particle" : "", "parse-names" : false, "suffix" : "" }, { "dropping-particle" : "", "family" : "Oria", "given" : "C", "non-dropping-particle" : "", "parse-names" : false, "suffix" : "" }, { "dropping-particle" : "", "family" : "Rosas", "given" : "G", "non-dropping-particle" : "", "parse-names" : false, "suffix" : "" } ], "container-title" : "International Journal of Climatology", "id" : "ITEM-2", "issue" : "13", "issued" : { "date-parts" : [ [ "2017", "11" ] ] }, "page" : "4670-4683", "publisher" : "John Wiley &amp; Sons, Ltd", "title" : "The influence of station density on climate data homogenization", "translator" : [ { "dropping-particle" : "", "family" : "Q4915", "given" : "", "non-dropping-particle" : "", "parse-names" : false, "suffix" : "" } ], "type" : "article-journal", "volume" : "37" }, "uris" : [ "http://www.mendeley.com/documents/?uuid=c16275d3-f573-4b70-b248-264fb3c92b09" ] } ], "mendeley" : { "formattedCitation" : "(Gubler et al., 2017; Lindau and Venema, 2018a)", "manualFormatting" : "(Gubler et al., 2017; Lindau and Venema, 2018a)", "plainTextFormattedCitation" : "(Gubler et al., 2017; Lindau and Venema, 2018a)", "previouslyFormattedCitation" : "(Gubler et al., 2017; Lindau and Venema, 2018a)" }, "properties" : { "noteIndex" : 0 }, "schema" : "https://github.com/citation-style-language/schema/raw/master/csl-citation.json" }</w:instrText>
      </w:r>
      <w:r w:rsidRPr="00C734F4">
        <w:rPr>
          <w:lang w:val="en-GB"/>
        </w:rPr>
        <w:fldChar w:fldCharType="separate"/>
      </w:r>
      <w:r w:rsidR="00E41CA2">
        <w:rPr>
          <w:noProof/>
          <w:lang w:val="en-GB"/>
        </w:rPr>
        <w:t>(Gubler et al., 2017; Lindau and Venema, 2018a)</w:t>
      </w:r>
      <w:r w:rsidRPr="00C734F4">
        <w:rPr>
          <w:lang w:val="en-GB"/>
        </w:rPr>
        <w:fldChar w:fldCharType="end"/>
      </w:r>
      <w:r w:rsidRPr="00C734F4">
        <w:rPr>
          <w:lang w:val="en-GB"/>
        </w:rPr>
        <w:t xml:space="preserve">. This affects early instrumental data and observations that are not strongly correlated between stations, such as wind and humidity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w:t>
      </w:r>
    </w:p>
    <w:p w14:paraId="25CB591F" w14:textId="77777777" w:rsidR="0081226F" w:rsidRPr="00C734F4" w:rsidRDefault="0081226F" w:rsidP="0081226F">
      <w:pPr>
        <w:pStyle w:val="AR6BodyText"/>
        <w:rPr>
          <w:lang w:val="en-GB"/>
        </w:rPr>
      </w:pPr>
    </w:p>
    <w:p w14:paraId="0526CAAA" w14:textId="4EBCEE3B" w:rsidR="0081226F" w:rsidRPr="00C734F4" w:rsidRDefault="0081226F" w:rsidP="0081226F">
      <w:pPr>
        <w:pStyle w:val="AR6BodyText"/>
        <w:rPr>
          <w:lang w:val="en-GB"/>
        </w:rPr>
      </w:pPr>
      <w:r w:rsidRPr="00C734F4">
        <w:rPr>
          <w:lang w:val="en-GB"/>
        </w:rPr>
        <w:t xml:space="preserve">Second, in addition to systematic errors, homogenized data also suffer from random errors, </w:t>
      </w:r>
      <w:r w:rsidRPr="00C734F4">
        <w:rPr>
          <w:color w:val="000000"/>
          <w:lang w:val="en-GB"/>
        </w:rPr>
        <w:t xml:space="preserve">introduced by the homogenization process. These errors </w:t>
      </w:r>
      <w:r w:rsidRPr="00C734F4">
        <w:rPr>
          <w:lang w:val="en-GB"/>
        </w:rPr>
        <w:t xml:space="preserve">are largest at the station level but are also present in network-averaged signals </w:t>
      </w:r>
      <w:r w:rsidRPr="00C734F4">
        <w:rPr>
          <w:lang w:val="en-GB"/>
        </w:rPr>
        <w:fldChar w:fldCharType="begin" w:fldLock="1"/>
      </w:r>
      <w:r w:rsidR="000465A7">
        <w:rPr>
          <w:lang w:val="en-GB"/>
        </w:rPr>
        <w:instrText>ADDIN CSL_CITATION { "citationItems" : [ { "id" : "ITEM-1", "itemData" : { "DOI" : "10.5194/ascmo-4-1-2018", "ISSN" : "2364-3587", "abstract" : "Abstract. Instrumental climate records of the last centuries suffer from multiple breaks due to relocations and changes in measurement techniques. These breaks are detected by relative homogenization algorithms using the difference time series between a candidate and a reference. Modern multiple changepoint methods use a decomposition approach where the segmentation explaining most variance defines the breakpoints, while a stop criterion restricts the number of breaks. In this study a pairwise multiple breakpoint algorithm consisting of these two components is tested with simulated data for a range of signal-to-noise ratios (SNRs) found in monthly temperature station datasets. The results for low SNRs obtained by this algorithm do not differ much from random segmentations; simply increasing the stop criterion to reduce the number of breaks is shown to not be helpful. This can be understood by considering that, in case of multiple breakpoints, even a random segmentation can explain about half of the break variance. We derive analytical equations for the explained noise and break variance for random and optimal segmentations. From these we conclude that reliable break detection at low but realistic SNRs needs a new approach. The problem is relevant because the uncertainty of the trends of individual stations is shown to be climatologically significant also for these small SNRs. An important side result is a new method to determine the break variance and the number of breaks in a difference time series by studying the explained variance for random break positions. We further discuss the changes from monthly to annual scale which increase the SNR by more than a factor of 3.", "author" : [ { "dropping-particle" : "", "family" : "Lindau", "given" : "Ralf", "non-dropping-particle" : "", "parse-names" : false, "suffix" : "" }, { "dropping-particle" : "", "family" : "Venema", "given" : "Victor Karel Christiaan", "non-dropping-particle" : "", "parse-names" : false, "suffix" : "" } ], "container-title" : "Advances in Statistical Climatology, Meteorology and Oceanography", "id" : "ITEM-1", "issue" : "1/2", "issued" : { "date-parts" : [ [ "2018", "8", "22" ] ] }, "page" : "1-18", "title" : "The joint influence of break and noise variance on the break detection capability in time series homogenization", "translator" : [ { "dropping-particle" : "", "family" : "Q4955", "given" : "", "non-dropping-particle" : "", "parse-names" : false, "suffix" : "" } ], "type" : "article-journal", "volume" : "4" }, "uris" : [ "http://www.mendeley.com/documents/?uuid=9f047c5d-72a6-4213-b260-a10fed185855" ] } ], "mendeley" : { "formattedCitation" : "(Lindau and Venema, 2018b)", "manualFormatting" : "(Lindau and Venema, 2018b)", "plainTextFormattedCitation" : "(Lindau and Venema, 2018b)", "previouslyFormattedCitation" : "(Lindau and Venema, 2018b)" }, "properties" : { "noteIndex" : 0 }, "schema" : "https://github.com/citation-style-language/schema/raw/master/csl-citation.json" }</w:instrText>
      </w:r>
      <w:r w:rsidRPr="00C734F4">
        <w:rPr>
          <w:lang w:val="en-GB"/>
        </w:rPr>
        <w:fldChar w:fldCharType="separate"/>
      </w:r>
      <w:r w:rsidR="00E41CA2">
        <w:rPr>
          <w:noProof/>
          <w:lang w:val="en-GB"/>
        </w:rPr>
        <w:t>(Lindau and Venema, 2018b)</w:t>
      </w:r>
      <w:r w:rsidRPr="00C734F4">
        <w:rPr>
          <w:lang w:val="en-GB"/>
        </w:rPr>
        <w:fldChar w:fldCharType="end"/>
      </w:r>
      <w:r w:rsidRPr="00C734F4">
        <w:rPr>
          <w:lang w:val="en-GB"/>
        </w:rPr>
        <w:t xml:space="preserve">. These errors are determined by the break time series, as well as the noise series and the performance of the homogenization method, are spatially correlated, and have an impact on activities such as interpolation and statistical post-processing of climate simulations (Section 10.2.3.1). Third, the above discussion pertains to the homogenization of monthly and annual means. Homogenization of daily variability around the mean is more difficult. For daily data, specific correction methods are used </w:t>
      </w:r>
      <w:r w:rsidRPr="00C734F4">
        <w:rPr>
          <w:lang w:val="en-GB"/>
        </w:rPr>
        <w:fldChar w:fldCharType="begin" w:fldLock="1"/>
      </w:r>
      <w:r w:rsidR="000465A7">
        <w:rPr>
          <w:lang w:val="en-GB"/>
        </w:rPr>
        <w:instrText>ADDIN CSL_CITATION { "citationItems" : [ { "id" : "ITEM-1", "itemData" : { "DOI" : "10.1175/JCLI3855.1", "ISSN" : "0894-8755", "abstract" : "Abstract To be confident in the analyses of long-term changes in daily climate extremes, it is necessary for the data to be homogenized because of nonclimatic influences. Here a new method of homogenizing daily temperature data is presented that is capable of adjusting not only the mean of a daily temperature series but also the higher-order moments. This method uses a nonlinear model to estimate the relationship between a candidate station and a highly correlated reference station. The model is built in a homogeneous subperiod before an inhomogeneity and is then used to estimate the observations at the candidate station after the inhomogeneity using observations from the reference series. The differences between the predicted and observed values are binned according to which decile the predicted values fit in the candidate station?s observed cumulative distribution function defined using homogeneous daily temperatures before the inhomogeneity. In this way, adjustments for each decile were produced. This method is demonstrated using February daily maximum temperatures measured in Graz, Austria, and an artificial dataset with known inhomogeneities introduced. Results show that given a suitably reliable reference station, this method produces reliable adjustments to the mean, variance, and skewness.", "author" : [ { "dropping-particle" : "", "family" : "Della-Marta", "given" : "P M", "non-dropping-particle" : "", "parse-names" : false, "suffix" : "" }, { "dropping-particle" : "", "family" : "Wanner", "given" : "H", "non-dropping-particle" : "", "parse-names" : false, "suffix" : "" } ], "container-title" : "Journal of Climate", "id" : "ITEM-1", "issue" : "17", "issued" : { "date-parts" : [ [ "2006", "9" ] ] }, "page" : "4179-4197", "publisher" : "American Meteorological Society", "title" : "A Method of Homogenizing the Extremes and Mean of Daily Temperature Measurements", "translator" : [ { "dropping-particle" : "", "family" : "Q4936", "given" : "", "non-dropping-particle" : "", "parse-names" : false, "suffix" : "" } ], "type" : "article-journal", "volume" : "19" }, "uris" : [ "http://www.mendeley.com/documents/?uuid=a5b97aef-bd97-4504-843c-af03661abb35" ] }, { "id" : "ITEM-2", "itemData" : { "DOI" : "10.1175/2011JAMC2641.1", "ISSN" : "1558-8424", "abstract" : "AbstractOne major concern of climate change is the possible rise of temperature extreme events, in terms of occurrence and intensity. To study this phenomenon, reliable daily series are required, for instance to compute daily-based indices: high-order quantiles, annual extrema, number of days exceeding thresholds, and so on. Because observed series are likely to be affected by changes in the measurement conditions, adapted homogenization procedures are required. Although a very large number of procedures have been proposed for adjustment of observed series at a monthly time scale, few have been proposed for adjustment of daily temperature series. This article proposes a new adjustment method for temperature series at a daily time scale. This method, called spline daily homogenization (SPLIDHOM), relies on an indirect nonlinear regression method. Estimation of the regression functions is performed by cubic smoothing splines. This method is able to adjust the mean of the series as well as high-order quantiles and moments of the series. When using well-correlated series, SPLIDHOM improves the results of two widely used methods, as a result of an optimal selection of the smoothing parameter. Applications to the Toulouse, France, temperature series are shown as a real example.", "author" : [ { "dropping-particle" : "", "family" : "Mestre", "given" : "Olivier", "non-dropping-particle" : "", "parse-names" : false, "suffix" : "" }, { "dropping-particle" : "", "family" : "Gruber", "given" : "Christine", "non-dropping-particle" : "", "parse-names" : false, "suffix" : "" }, { "dropping-particle" : "", "family" : "Prieur", "given" : "Cl\u00e9mentine", "non-dropping-particle" : "", "parse-names" : false, "suffix" : "" }, { "dropping-particle" : "", "family" : "Caussinus", "given" : "Henri", "non-dropping-particle" : "", "parse-names" : false, "suffix" : "" }, { "dropping-particle" : "", "family" : "Jourdain", "given" : "Sylvie", "non-dropping-particle" : "", "parse-names" : false, "suffix" : "" } ], "container-title" : "Journal of Applied Meteorology and Climatology", "id" : "ITEM-2", "issue" : "11", "issued" : { "date-parts" : [ [ "2011", "4" ] ] }, "page" : "2343-2358", "publisher" : "American Meteorological Society", "title" : "SPLIDHOM: A Method for Homogenization of Daily Temperature Observations", "translator" : [ { "dropping-particle" : "", "family" : "Q4952", "given" : "", "non-dropping-particle" : "", "parse-names" : false, "suffix" : "" } ], "type" : "article-journal", "volume" : "50" }, "uris" : [ "http://www.mendeley.com/documents/?uuid=2c371527-5c04-463f-ba3f-6bb912346df5" ] }, { "id" : "ITEM-3", "itemData" : { "DOI" : "10.1002/joc.3530", "ISSN" : "0899-8418", "abstract" : "Abstract A new homogenized daily maximum and minimum temperature data set, the Australian Climate Observations Reference Network?Surface Air Temperature data set, has been developed for Australia. This data set contains data from 112 locations across Australia, and extends from 1910 to the present, with 60 locations having data for the full post-1910 period. These data have been comprehensively analysed for inhomogeneities and data errors ensuring a set of station temperature data which are suitable for the analysis of climate variability and trends. For the purposes of merging station series and correcting inhomogeneities, the data set has been developed using a technique, the percentile-matching (PM) algorithm, which applies differing adjustments to daily data depending on their position in the frequency distribution. This method is intended to produce data sets that are homogeneous for higher-order statistical properties, such as variance and the frequency of extremes, as well as for mean values. The PM algorithm is evaluated and found to have clear advantages over adjustments based on monthly means, particularly in the homogenization of temperature extremes. Copyright ? 2012 Royal Meteorological Society", "author" : [ { "dropping-particle" : "", "family" : "Trewin", "given" : "Blair", "non-dropping-particle" : "", "parse-names" : false, "suffix" : "" } ], "container-title" : "International Journal of Climatology", "id" : "ITEM-3", "issue" : "6", "issued" : { "date-parts" : [ [ "2013", "5" ] ] }, "page" : "1510-1529", "publisher" : "John Wiley &amp; Sons, Ltd", "title" : "A daily homogenized temperature data set for Australia", "translator" : [ { "dropping-particle" : "", "family" : "Q4938", "given" : "", "non-dropping-particle" : "", "parse-names" : false, "suffix" : "" } ], "type" : "article-journal", "volume" : "33" }, "uris" : [ "http://www.mendeley.com/documents/?uuid=9105183a-6bcc-4d4f-89ab-ef8490b65e1d" ] } ], "mendeley" : { "formattedCitation" : "(Della-Marta and Wanner, 2006; Mestre et al., 2011; Trewin, 2013)", "plainTextFormattedCitation" : "(Della-Marta and Wanner, 2006; Mestre et al., 2011; Trewin, 2013)", "previouslyFormattedCitation" : "(Della-Marta and Wanner, 2006; Mestre et al., 2011; Trewin, 2013)" }, "properties" : { "noteIndex" : 0 }, "schema" : "https://github.com/citation-style-language/schema/raw/master/csl-citation.json" }</w:instrText>
      </w:r>
      <w:r w:rsidRPr="00C734F4">
        <w:rPr>
          <w:lang w:val="en-GB"/>
        </w:rPr>
        <w:fldChar w:fldCharType="separate"/>
      </w:r>
      <w:r w:rsidR="00E41CA2">
        <w:rPr>
          <w:noProof/>
          <w:lang w:val="en-GB"/>
        </w:rPr>
        <w:t>(Della-Marta and Wanner, 2006; Mestre et al., 2011; Trewin, 2013)</w:t>
      </w:r>
      <w:r w:rsidRPr="00C734F4">
        <w:rPr>
          <w:lang w:val="en-GB"/>
        </w:rPr>
        <w:fldChar w:fldCharType="end"/>
      </w:r>
      <w:r w:rsidRPr="00C734F4">
        <w:rPr>
          <w:lang w:val="en-GB"/>
        </w:rPr>
        <w:t xml:space="preserve"> that are able to improve the homogeneity of test cases, although recent independent validation efforts were not able to show much improvement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 xml:space="preserve">. The difference with homogenization methods of monthly and annual means may stem from assumptions on the nature of inhomogeneities for daily data, which are not yet well understood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w:t>
      </w:r>
    </w:p>
    <w:p w14:paraId="3C398B6A" w14:textId="77777777" w:rsidR="0081226F" w:rsidRPr="00C734F4" w:rsidRDefault="0081226F" w:rsidP="0081226F">
      <w:pPr>
        <w:pStyle w:val="AR6BodyText"/>
        <w:rPr>
          <w:lang w:val="en-GB"/>
        </w:rPr>
      </w:pPr>
    </w:p>
    <w:p w14:paraId="06A62911" w14:textId="3DB8F750" w:rsidR="0081226F" w:rsidRPr="00C734F4" w:rsidRDefault="0081226F" w:rsidP="0081226F">
      <w:pPr>
        <w:pStyle w:val="AR6BodyText"/>
        <w:rPr>
          <w:lang w:val="en-GB"/>
        </w:rPr>
      </w:pPr>
      <w:r w:rsidRPr="00C734F4">
        <w:rPr>
          <w:iCs/>
          <w:lang w:val="en-GB"/>
        </w:rPr>
        <w:t xml:space="preserve">It is </w:t>
      </w:r>
      <w:r w:rsidRPr="00C734F4">
        <w:rPr>
          <w:i/>
          <w:iCs/>
          <w:lang w:val="en-GB"/>
        </w:rPr>
        <w:t>virtually certain</w:t>
      </w:r>
      <w:r w:rsidRPr="00C734F4">
        <w:rPr>
          <w:iCs/>
          <w:lang w:val="en-GB"/>
        </w:rPr>
        <w:t xml:space="preserve"> that statistical homogenization methods reduce the uncertainties of long-term estimates. </w:t>
      </w:r>
      <w:r w:rsidRPr="00C734F4">
        <w:rPr>
          <w:lang w:val="en-GB"/>
        </w:rPr>
        <w:t xml:space="preserve">Considering a decomposition of the </w:t>
      </w:r>
      <w:r w:rsidRPr="00C734F4">
        <w:rPr>
          <w:iCs/>
          <w:lang w:val="en-GB"/>
        </w:rPr>
        <w:t xml:space="preserve">long-term warming </w:t>
      </w:r>
      <w:r w:rsidRPr="00C734F4">
        <w:rPr>
          <w:lang w:val="en-GB"/>
        </w:rPr>
        <w:t xml:space="preserve">error into a bias and a noise uncertainty around the bias, the (trend) bias especially will be reduced, but also most of the noise uncertainty. This conclusion is based on our understanding of the causes of inhomogeneities and their statistical nature combined with the design principles of statistical homogenization methods, as well as on analytical </w:t>
      </w:r>
      <w:r w:rsidRPr="00C734F4">
        <w:rPr>
          <w:lang w:val="en-GB"/>
        </w:rPr>
        <w:fldChar w:fldCharType="begin" w:fldLock="1"/>
      </w:r>
      <w:r w:rsidR="000465A7">
        <w:rPr>
          <w:lang w:val="en-GB"/>
        </w:rPr>
        <w:instrText>ADDIN CSL_CITATION { "citationItems" : [ { "id" : "ITEM-1", "itemData" : { "DOI" : "10.5194/ascmo-4-1-2018", "ISSN" : "2364-3587", "abstract" : "Abstract. Instrumental climate records of the last centuries suffer from multiple breaks due to relocations and changes in measurement techniques. These breaks are detected by relative homogenization algorithms using the difference time series between a candidate and a reference. Modern multiple changepoint methods use a decomposition approach where the segmentation explaining most variance defines the breakpoints, while a stop criterion restricts the number of breaks. In this study a pairwise multiple breakpoint algorithm consisting of these two components is tested with simulated data for a range of signal-to-noise ratios (SNRs) found in monthly temperature station datasets. The results for low SNRs obtained by this algorithm do not differ much from random segmentations; simply increasing the stop criterion to reduce the number of breaks is shown to not be helpful. This can be understood by considering that, in case of multiple breakpoints, even a random segmentation can explain about half of the break variance. We derive analytical equations for the explained noise and break variance for random and optimal segmentations. From these we conclude that reliable break detection at low but realistic SNRs needs a new approach. The problem is relevant because the uncertainty of the trends of individual stations is shown to be climatologically significant also for these small SNRs. An important side result is a new method to determine the break variance and the number of breaks in a difference time series by studying the explained variance for random break positions. We further discuss the changes from monthly to annual scale which increase the SNR by more than a factor of 3.", "author" : [ { "dropping-particle" : "", "family" : "Lindau", "given" : "Ralf", "non-dropping-particle" : "", "parse-names" : false, "suffix" : "" }, { "dropping-particle" : "", "family" : "Venema", "given" : "Victor Karel Christiaan", "non-dropping-particle" : "", "parse-names" : false, "suffix" : "" } ], "container-title" : "Advances in Statistical Climatology, Meteorology and Oceanography", "id" : "ITEM-1", "issue" : "1/2", "issued" : { "date-parts" : [ [ "2018", "8", "22" ] ] }, "page" : "1-18", "title" : "The joint influence of break and noise variance on the break detection capability in time series homogenization", "translator" : [ { "dropping-particle" : "", "family" : "Q4955", "given" : "", "non-dropping-particle" : "", "parse-names" : false, "suffix" : "" } ], "type" : "article-journal", "volume" : "4" }, "uris" : [ "http://www.mendeley.com/documents/?uuid=9f047c5d-72a6-4213-b260-a10fed185855" ] } ], "mendeley" : { "formattedCitation" : "(Lindau and Venema, 2018b)", "manualFormatting" : "(Lindau and Venema, 2018b)", "plainTextFormattedCitation" : "(Lindau and Venema, 2018b)", "previouslyFormattedCitation" : "(Lindau and Venema, 2018b)" }, "properties" : { "noteIndex" : 0 }, "schema" : "https://github.com/citation-style-language/schema/raw/master/csl-citation.json" }</w:instrText>
      </w:r>
      <w:r w:rsidRPr="00C734F4">
        <w:rPr>
          <w:lang w:val="en-GB"/>
        </w:rPr>
        <w:fldChar w:fldCharType="separate"/>
      </w:r>
      <w:r w:rsidR="00E41CA2">
        <w:rPr>
          <w:noProof/>
          <w:lang w:val="en-GB"/>
        </w:rPr>
        <w:t>(Lindau and Venema, 2018b)</w:t>
      </w:r>
      <w:r w:rsidRPr="00C734F4">
        <w:rPr>
          <w:lang w:val="en-GB"/>
        </w:rPr>
        <w:fldChar w:fldCharType="end"/>
      </w:r>
      <w:r w:rsidRPr="00C734F4">
        <w:rPr>
          <w:lang w:val="en-GB"/>
        </w:rPr>
        <w:t xml:space="preserve">, numerical </w:t>
      </w:r>
      <w:r w:rsidRPr="00C734F4">
        <w:rPr>
          <w:lang w:val="en-GB"/>
        </w:rPr>
        <w:fldChar w:fldCharType="begin" w:fldLock="1"/>
      </w:r>
      <w:r w:rsidR="000465A7">
        <w:rPr>
          <w:lang w:val="en-GB"/>
        </w:rPr>
        <w:instrText>ADDIN CSL_CITATION { "citationItems" : [ { "id" : "ITEM-1", "itemData" : { "DOI" : "10.1029/2011JD016761", "ISSN" : "0148-0227", "abstract" : "Changes in the circumstances behind in situ temperature measurements often lead to biases in individual station records that, collectively, can also bias regional temperature trends. Since these biases are comparable in magnitude to climate change signals, homogeneity ?corrections? are necessary to make the records suitable for climate analysis. To quantify the effectiveness of U.S. surface temperature homogenization, a randomized perturbed ensemble of the USHCN pairwise homogenization algorithm was run against a suite of benchmark analogs to real monthly temperature data. Results indicate that all randomized versions of the algorithm consistently produce homogenized data closer to the true climate signal in the presence of widespread systematic errors. When applied to the real-world observations, the randomized ensemble reinforces previous understanding that the two dominant sources of bias in the U.S. temperature records are caused by changes to time of observation (spurious cooling in minimum and maximum) and conversion to electronic resistance thermometers (spurious cooling in maximum and warming in minimum). Error bounds defined by the ensemble output indicate that maximum temperature trends are positive for the past 30, 50 and 100 years, and that these maximums contain pervasive negative biases that cause the unhomogenized (raw) trends to fall below the lower limits of uncertainty. Moreover, because residual bias in the homogenized analogs is one-tailed under biased errors, it is likely that maximum temperature trends have been underestimated in the USHCN. Trends for minimum temperature are also positive over the three periods, but the ensemble error bounds encompass trends from the unhomogenized data.", "author" : [ { "dropping-particle" : "", "family" : "Williams", "given" : "Claude N", "non-dropping-particle" : "", "parse-names" : false, "suffix" : "" }, { "dropping-particle" : "", "family" : "Menne", "given" : "Matthew J", "non-dropping-particle" : "", "parse-names" : false, "suffix" : "" }, { "dropping-particle" : "", "family" : "Thorne", "given" : "Peter W", "non-dropping-particle" : "", "parse-names" : false, "suffix" : "" } ], "container-title" : "Journal of Geophysical Research: Atmospheres", "id" : "ITEM-1", "issued" : { "date-parts" : [ [ "2012", "3" ] ] }, "page" : "D05116", "publisher" : "John Wiley &amp; Sons, Ltd", "title" : "Benchmarking the performance of pairwise homogenization of surface temperatures in the United States", "translator" : [ { "dropping-particle" : "", "family" : "Q4951", "given" : "", "non-dropping-particle" : "", "parse-names" : false, "suffix" : "" } ], "type" : "article-journal", "volume" : "117" }, "uris" : [ "http://www.mendeley.com/documents/?uuid=1d110781-71f4-44d6-b56d-cadc25551822" ] }, { "id" : "ITEM-2", "itemData" : { "DOI" : "10.5194/cp-8-89-2012", "ISSN" : "1814-9332", "abstract" : "Abstract. The COST (European Cooperation in Science and Technology) Action ES0601: advances in homogenization methods of climate series: an integrated approach (HOME) has executed a blind intercomparison and validation study for monthly homogenization algorithms. Time series of monthly temperature and precipitation were evaluated because of their importance for climate studies and because they represent two important types of statistics (additive and multiplicative). The algorithms were validated against a realistic benchmark dataset. The benchmark contains real inhomogeneous data as well as simulated data with inserted inhomogeneities. Random independent break-type inhomogeneities with normally distributed breakpoint sizes were added to the simulated datasets. To approximate real world conditions, breaks were introduced that occur simultaneously in multiple station series within a simulated network of station data. The simulated time series also contained outliers, missing data periods and local station trends. Further, a stochastic nonlinear global (network-wide) trend was added. Participants provided 25 separate homogenized contributions as part of the blind study. After the deadline at which details of the imposed inhomogeneities were revealed, 22 additional solutions were submitted. These homogenized datasets were assessed by a number of performance metrics including (i) the centered root mean square error relative to the true homogeneous value at various averaging scales, (ii) the error in linear trend estimates and (iii) traditional contingency skill scores. The metrics were computed both using the individual station series as well as the network average regional series. The performance of the contributions depends significantly on the error metric considered. Contingency scores by themselves are not very informative. Although relative homogenization algorithms typically improve the homogeneity of temperature data, only the best ones improve precipitation data. Training the users on homogenization software was found to be very important. Moreover, state-of-the-art relative homogenization algorithms developed to work with an inhomogeneous reference are shown to perform best. The study showed that automatic algorithms can perform as well as manual ones.", "author" : [ { "dropping-particle" : "", "family" : "Venema", "given" : "V. K. C.", "non-dropping-particle" : "", "parse-names" : false, "suffix" : "" }, { "dropping-particle" : "", "family" : "Mestre", "given" : "O", "non-dropping-particle" : "", "parse-names" : false, "suffix" : "" }, { "dropping-particle" : "", "family" : "Aguilar", "given" : "E", "non-dropping-particle" : "", "parse-names" : false, "suffix" : "" }, { "dropping-particle" : "", "family" : "Auer", "given" : "I", "non-dropping-particle" : "", "parse-names" : false, "suffix" : "" }, { "dropping-particle" : "", "family" : "Guijarro", "given" : "J A", "non-dropping-particle" : "", "parse-names" : false, "suffix" : "" }, { "dropping-particle" : "", "family" : "Domonkos", "given" : "P", "non-dropping-particle" : "", "parse-names" : false, "suffix" : "" }, { "dropping-particle" : "", "family" : "Vertacnik", "given" : "G", "non-dropping-particle" : "", "parse-names" : false, "suffix" : "" }, { "dropping-particle" : "", "family" : "Szentimrey", "given" : "T", "non-dropping-particle" : "", "parse-names" : false, "suffix" : "" }, { "dropping-particle" : "", "family" : "Stepanek", "given" : "P", "non-dropping-particle" : "", "parse-names" : false, "suffix" : "" }, { "dropping-particle" : "", "family" : "Zahradnicek", "given" : "P", "non-dropping-particle" : "", "parse-names" : false, "suffix" : "" }, { "dropping-particle" : "", "family" : "Viarre", "given" : "J", "non-dropping-particle" : "", "parse-names" : false, "suffix" : "" }, { "dropping-particle" : "", "family" : "M\u00fcller-Westermeier", "given" : "G", "non-dropping-particle" : "", "parse-names" : false, "suffix" : "" }, { "dropping-particle" : "", "family" : "Lakatos", "given" : "M", "non-dropping-particle" : "", "parse-names" : false, "suffix" : "" }, { "dropping-particle" : "", "family" : "Williams", "given" : "C N", "non-dropping-particle" : "", "parse-names" : false, "suffix" : "" }, { "dropping-particle" : "", "family" : "Menne", "given" : "M J", "non-dropping-particle" : "", "parse-names" : false, "suffix" : "" }, { "dropping-particle" : "", "family" : "Lindau", "given" : "R", "non-dropping-particle" : "", "parse-names" : false, "suffix" : "" }, { "dropping-particle" : "", "family" : "Rasol", "given" : "D", "non-dropping-particle" : "", "parse-names" : false, "suffix" : "" }, { "dropping-particle" : "", "family" : "Rustemeier", "given" : "E", "non-dropping-particle" : "", "parse-names" : false, "suffix" : "" }, { "dropping-particle" : "", "family" : "Kolokythas", "given" : "K", "non-dropping-particle" : "", "parse-names" : false, "suffix" : "" }, { "dropping-particle" : "", "family" : "Marinova", "given" : "T", "non-dropping-particle" : "", "parse-names" : false, "suffix" : "" }, { "dropping-particle" : "", "family" : "Andresen", "given" : "L", "non-dropping-particle" : "", "parse-names" : false, "suffix" : "" }, { "dropping-particle" : "", "family" : "Acquaotta", "given" : "F", "non-dropping-particle" : "", "parse-names" : false, "suffix" : "" }, { "dropping-particle" : "", "family" : "Fratianni", "given" : "S", "non-dropping-particle" : "", "parse-names" : false, "suffix" : "" }, { "dropping-particle" : "", "family" : "Cheval", "given" : "S", "non-dropping-particle" : "", "parse-names" : false, "suffix" : "" }, { "dropping-particle" : "", "family" : "Klancar", "given" : "M", "non-dropping-particle" : "", "parse-names" : false, "suffix" : "" }, { "dropping-particle" : "", "family" : "Brunetti", "given" : "M", "non-dropping-particle" : "", "parse-names" : false, "suffix" : "" }, { "dropping-particle" : "", "family" : "Gruber", "given" : "C", "non-dropping-particle" : "", "parse-names" : false, "suffix" : "" }, { "dropping-particle" : "", "family" : "Prohom Duran", "given" : "M", "non-dropping-particle" : "", "parse-names" : false, "suffix" : "" }, { "dropping-particle" : "", "family" : "Likso", "given" : "T", "non-dropping-particle" : "", "parse-names" : false, "suffix" : "" }, { "dropping-particle" : "", "family" : "Esteban", "given" : "P", "non-dropping-particle" : "", "parse-names" : false, "suffix" : "" }, { "dropping-particle" : "", "family" : "Brandsma", "given" : "T", "non-dropping-particle" : "", "parse-names" : false, "suffix" : "" } ], "container-title" : "Climate of the Past", "id" : "ITEM-2", "issue" : "1", "issued" : { "date-parts" : [ [ "2012", "1", "10" ] ] }, "page" : "89-115", "title" : "Benchmarking homogenization algorithms for monthly data", "translator" : [ { "dropping-particle" : "", "family" : "Q5549", "given" : "", "non-dropping-particle" : "", "parse-names" : false, "suffix" : "" } ], "type" : "article-journal", "volume" : "8" }, "uris" : [ "http://www.mendeley.com/documents/?uuid=32c3c8dc-3b1e-48dd-8301-a0259dd8ac20" ] } ], "mendeley" : { "formattedCitation" : "(Venema et al., 2012; Williams et al., 2012)", "plainTextFormattedCitation" : "(Venema et al., 2012; Williams et al., 2012)", "previouslyFormattedCitation" : "(Venema et al., 2012; Williams et al., 2012)" }, "properties" : { "noteIndex" : 0 }, "schema" : "https://github.com/citation-style-language/schema/raw/master/csl-citation.json" }</w:instrText>
      </w:r>
      <w:r w:rsidRPr="00C734F4">
        <w:rPr>
          <w:lang w:val="en-GB"/>
        </w:rPr>
        <w:fldChar w:fldCharType="separate"/>
      </w:r>
      <w:r w:rsidR="00E41CA2">
        <w:rPr>
          <w:noProof/>
          <w:lang w:val="en-GB"/>
        </w:rPr>
        <w:t>(Venema et al., 2012; Williams et al., 2012)</w:t>
      </w:r>
      <w:r w:rsidRPr="00C734F4">
        <w:rPr>
          <w:lang w:val="en-GB"/>
        </w:rPr>
        <w:fldChar w:fldCharType="end"/>
      </w:r>
      <w:r w:rsidRPr="00C734F4">
        <w:rPr>
          <w:lang w:val="en-GB"/>
        </w:rPr>
        <w:t xml:space="preserve"> and empirical validation studies </w:t>
      </w:r>
      <w:r w:rsidRPr="00C734F4">
        <w:rPr>
          <w:lang w:val="en-GB"/>
        </w:rPr>
        <w:fldChar w:fldCharType="begin" w:fldLock="1"/>
      </w:r>
      <w:r w:rsidR="000465A7">
        <w:rPr>
          <w:lang w:val="en-GB"/>
        </w:rPr>
        <w:instrText>ADDIN CSL_CITATION { "citationItems" : [ { "id" : "ITEM-1", "itemData" : { "DOI" : "10.1002/2015GL067640", "ISSN" : "0094-8276", "abstract" : "Abstract Numerous inhomogeneities including station moves, instrument changes, and time of observation changes in the U.S. Historical Climatological Network (USHCN) complicate the assessment of long-term temperature trends. Detection and correction of inhomogeneities in raw temperature records have been undertaken by NOAA and other groups using automated pairwise neighbor comparison approaches, but these have proven controversial due to the large trend impact of homogenization in the United States. The new U.S. Climate Reference Network (USCRN) provides a homogenous set of surface temperature observations that can serve as an effective empirical test of adjustments to raw USHCN stations. By comparing nearby pairs of USHCN and USCRN stations, we find that adjustments make both trends and monthly anomalies from USHCN stations much more similar to those of neighboring USCRN stations for the period from 2004 to 2015 when the networks overlap. These results improve our confidence in the reliability of homogenized surface temperature records.", "author" : [ { "dropping-particle" : "", "family" : "Hausfather", "given" : "Zeke", "non-dropping-particle" : "", "parse-names" : false, "suffix" : "" }, { "dropping-particle" : "", "family" : "Cowtan", "given" : "Kevin", "non-dropping-particle" : "", "parse-names" : false, "suffix" : "" }, { "dropping-particle" : "", "family" : "Menne", "given" : "Matthew J", "non-dropping-particle" : "", "parse-names" : false, "suffix" : "" }, { "dropping-particle" : "", "family" : "Williams Jr.", "given" : "Claude N", "non-dropping-particle" : "", "parse-names" : false, "suffix" : "" } ], "container-title" : "Geophysical Research Letters", "id" : "ITEM-1", "issue" : "4", "issued" : { "date-parts" : [ [ "2016", "2" ] ] }, "page" : "1695-1701", "publisher" : "John Wiley &amp; Sons, Ltd", "title" : "Evaluating the impact of U.S. Historical Climatology Network homogenization using the U.S. Climate Reference Network", "translator" : [ { "dropping-particle" : "", "family" : "Q4977", "given" : "", "non-dropping-particle" : "", "parse-names" : false, "suffix" : "" } ], "type" : "article-journal", "volume" : "43" }, "uris" : [ "http://www.mendeley.com/documents/?uuid=e7684693-6bfd-4fc6-9f73-2a88e61b8d18" ] }, { "id" : "ITEM-2", "itemData" : { "DOI" : "10.1002/joc.5114", "ISSN" : "0899-8418", "abstract" : "ABSTRACT Relative homogenization methods assume that measurements of nearby stations experience similar climate signals and rely therefore on dense station networks with high-temporal correlations. In developing countries such as Peru, however, networks often suffer from low-station density. The aim of this study is to quantify the influence of network density on homogenization. To this end, the homogenization method HOMER was applied to an artificially thinned Swiss network. Four homogenization experiments, reflecting different homogenization approaches, were examined. Such approaches include diverse levels of interaction of the homogenization operators with HOMER, and different application of metadata. To evaluate the performance of HOMER in the sparse networks, a reference series was built by applying HOMER under the best possible conditions. Applied in completely automatic mode, HOMER decreases the reliability of temperature records. Therefore, automatic use of HOMER is not recommended. If HOMER is applied in interactive mode, the reliability of temperature and precipitation data may be increased in sparse networks. However, breakpoints must be inserted conservatively. Information from metadata should be used only to determine the exact timing of statistically detected breaks. Insertion of additional breakpoints based solely on metadata may lead to harmful corrections due to the high noise in sparse networks.", "author" : [ { "dropping-particle" : "", "family" : "Gubler", "given" : "S", "non-dropping-particle" : "", "parse-names" : false, "suffix" : "" }, { "dropping-particle" : "", "family" : "Hunziker", "given" : "S", "non-dropping-particle" : "", "parse-names" : false, "suffix" : "" }, { "dropping-particle" : "", "family" : "Begert", "given" : "M", "non-dropping-particle" : "", "parse-names" : false, "suffix" : "" }, { "dropping-particle" : "", "family" : "Croci-Maspoli", "given" : "M", "non-dropping-particle" : "", "parse-names" : false, "suffix" : "" }, { "dropping-particle" : "", "family" : "Konzelmann", "given" : "T", "non-dropping-particle" : "", "parse-names" : false, "suffix" : "" }, { "dropping-particle" : "", "family" : "Br\u00f6nnimann", "given" : "S", "non-dropping-particle" : "", "parse-names" : false, "suffix" : "" }, { "dropping-particle" : "", "family" : "Schwierz", "given" : "C", "non-dropping-particle" : "", "parse-names" : false, "suffix" : "" }, { "dropping-particle" : "", "family" : "Oria", "given" : "C", "non-dropping-particle" : "", "parse-names" : false, "suffix" : "" }, { "dropping-particle" : "", "family" : "Rosas", "given" : "G", "non-dropping-particle" : "", "parse-names" : false, "suffix" : "" } ], "container-title" : "International Journal of Climatology", "id" : "ITEM-2", "issue" : "13", "issued" : { "date-parts" : [ [ "2017", "11" ] ] }, "page" : "4670-4683", "publisher" : "John Wiley &amp; Sons, Ltd", "title" : "The influence of station density on climate data homogenization", "translator" : [ { "dropping-particle" : "", "family" : "Q4915", "given" : "", "non-dropping-particle" : "", "parse-names" : false, "suffix" : "" } ], "type" : "article-journal", "volume" : "37" }, "uris" : [ "http://www.mendeley.com/documents/?uuid=c16275d3-f573-4b70-b248-264fb3c92b09" ] }, { "id" : "ITEM-3", "itemData" : { "DOI" : "10.1214/20-EJS1748", "author" : [ { "dropping-particle" : "", "family" : "Killick", "given" : "Rebecca", "non-dropping-particle" : "", "parse-names" : false, "suffix" : "" }, { "dropping-particle" : "", "family" : "Knight", "given" : "Marina I", "non-dropping-particle" : "", "parse-names" : false, "suffix" : "" }, { "dropping-particle" : "", "family" : "Nason", "given" : "Guy P", "non-dropping-particle" : "", "parse-names" : false, "suffix" : "" }, { "dropping-particle" : "", "family" : "Eckley", "given" : "Idris A", "non-dropping-particle" : "", "parse-names" : false, "suffix" : "" } ], "container-title" : "Electronic Journal of Statistics", "id" : "ITEM-3", "issue" : "2", "issued" : { "date-parts" : [ [ "2020", "1", "1" ] ] }, "page" : "3268-3314", "title" : "The local partial autocorrelation function and some applications", "translator" : [ { "dropping-particle" : "", "family" : "Q6802", "given" : "", "non-dropping-particle" : "", "parse-names" : false, "suffix" : "" } ], "type" : "article-journal", "volume" : "14" }, "uris" : [ "http://www.mendeley.com/documents/?uuid=222525ea-bc9b-4fba-a2da-9cb113ca52f1" ] } ], "mendeley" : { "formattedCitation" : "(Hausfather et al., 2016; Gubler et al., 2017; Killick et al., 2020)", "plainTextFormattedCitation" : "(Hausfather et al., 2016; Gubler et al., 2017; Killick et al., 2020)", "previouslyFormattedCitation" : "(Hausfather et al., 2016; Gubler et al., 2017; Killick et al., 2020)" }, "properties" : { "noteIndex" : 0 }, "schema" : "https://github.com/citation-style-language/schema/raw/master/csl-citation.json" }</w:instrText>
      </w:r>
      <w:r w:rsidRPr="00C734F4">
        <w:rPr>
          <w:lang w:val="en-GB"/>
        </w:rPr>
        <w:fldChar w:fldCharType="separate"/>
      </w:r>
      <w:r w:rsidR="00E41CA2">
        <w:rPr>
          <w:noProof/>
          <w:lang w:val="en-GB"/>
        </w:rPr>
        <w:t>(Hausfather et al., 2016; Gubler et al., 2017; Killick et al., 2020)</w:t>
      </w:r>
      <w:r w:rsidRPr="00C734F4">
        <w:rPr>
          <w:lang w:val="en-GB"/>
        </w:rPr>
        <w:fldChar w:fldCharType="end"/>
      </w:r>
      <w:r w:rsidRPr="00C734F4">
        <w:rPr>
          <w:lang w:val="en-GB"/>
        </w:rPr>
        <w:t>.</w:t>
      </w:r>
    </w:p>
    <w:p w14:paraId="2F823690" w14:textId="77777777" w:rsidR="0081226F" w:rsidRPr="00C734F4" w:rsidRDefault="0081226F" w:rsidP="0081226F">
      <w:pPr>
        <w:pStyle w:val="AR6BodyText"/>
        <w:rPr>
          <w:lang w:val="en-GB"/>
        </w:rPr>
      </w:pPr>
    </w:p>
    <w:p w14:paraId="3173ED6F" w14:textId="78A57B43" w:rsidR="0081226F" w:rsidRPr="00C734F4" w:rsidRDefault="0081226F" w:rsidP="0081226F">
      <w:pPr>
        <w:pStyle w:val="AR6BodyText"/>
        <w:rPr>
          <w:lang w:val="en-GB"/>
        </w:rPr>
      </w:pPr>
      <w:r w:rsidRPr="00C734F4">
        <w:rPr>
          <w:lang w:val="en-GB"/>
        </w:rPr>
        <w:t xml:space="preserve">The above section is about the homogenization of land stations. Satellite data has its own issues and methods for homogenization </w:t>
      </w:r>
      <w:r w:rsidRPr="00C734F4">
        <w:rPr>
          <w:lang w:val="en-GB"/>
        </w:rPr>
        <w:fldChar w:fldCharType="begin" w:fldLock="1"/>
      </w:r>
      <w:r w:rsidR="000465A7">
        <w:rPr>
          <w:lang w:val="en-GB"/>
        </w:rPr>
        <w:instrText>ADDIN CSL_CITATION { "citationItems" : [ { "id" : "ITEM-1", "itemData" : { "DOI" : "10.3390/rs6010352", "ISSN" : "2072-4292", "abstract" : "A satellite-based climate record of monthly mean surface solar irradiance (SIS) is investigated with regard to possible inhomogeneities in time. The data record is provided by the European Organisation for the Exploitation of Meteorological Satellites (EUMETSAT) Satellite Application Facility on Climate Monitoring (CM SAF) for the period of 1983 to 2005, covering a disk area between \u00b170\u00b0 in latitude and longitude. The Standard Normal Homogeneity Test (SNHT) and two other homogeneity tests are applied with and without the use of reference SIS data (from the Baseline Surface Radiation Network (BSRN) and from the ECMWF (European Centre for Medium-Range Weather Forecasts) ERA -Interim reanalysis. The focus is on the detection of break-like inhomogeneities, which may occur due to satellite or SIS retrieval algorithm changes. In comparison with the few suitable BSRN SIS observation series with limited extension in time (no data before 1992), the CM SAF SIS time series do not show significant inhomogeneities, even though slight discrepancies in the surface measurements appear. The investigation of the full CM SAF SIS domain reveal inhomogeneities related to most of the documented satellite and retrieval changes, but only for relatively small domain fractions (especially in mountainous desert-like areas in Africa). In these regions the retrieval algorithm is not capable of adjusting for the changes of the satellite instruments. For other areas, e.g., Europe, no such breaks in the time series are found. We conclude that the CM SAF SIS data record has to be further assessed and regionally homogenized before climate trend investigations can be conducted.", "author" : [ { "dropping-particle" : "", "family" : "Brinckmann", "given" : "Sven", "non-dropping-particle" : "", "parse-names" : false, "suffix" : "" }, { "dropping-particle" : "", "family" : "Trentmann", "given" : "J\u00f6rg", "non-dropping-particle" : "", "parse-names" : false, "suffix" : "" }, { "dropping-particle" : "", "family" : "Ahrens", "given" : "Bodo", "non-dropping-particle" : "", "parse-names" : false, "suffix" : "" } ], "container-title" : "Remote Sensing", "id" : "ITEM-1", "issue" : "1", "issued" : { "date-parts" : [ [ "2013", "12", "27" ] ] }, "page" : "352-378", "title" : "Homogeneity Analysis of the CM SAF Surface Solar Irradiance Dataset Derived from Geostationary Satellite Observations", "translator" : [ { "dropping-particle" : "", "family" : "Q6937", "given" : "", "non-dropping-particle" : "", "parse-names" : false, "suffix" : "" } ], "type" : "article-journal", "volume" : "6" }, "uris" : [ "http://www.mendeley.com/documents/?uuid=ec2c483c-a74c-47f7-b7e4-33ae5687a4c0" ] }, { "id" : "ITEM-2", "itemData" : { "DOI" : "10.5194/amt-9-2207-2016", "ISSN" : "1867-8548", "abstract" : "Abstract. Several recent studies have observed systematic differences between measurements in the 183.31 GHz water vapor line by space-borne sounders and calculations using radiative transfer models, with inputs from either radiosondes (radiosonde observations, RAOBs) or short-range forecasts by numerical weather prediction (NWP) models. This paper discusses all the relevant categories of observation-based or model-based data, quantifies their uncertainties and separates biases that could be common to all causes from those attributable to a particular cause. Reference observations from radiosondes, Global Navigation Satellite System (GNSS) receivers, differential absorption lidar (DIAL) and Raman lidar are thus overviewed. Biases arising from their calibration procedures, NWP models and data assimilation, instrument biases and radiative transfer models (both the models themselves and the underlying spectroscopy) are presented and discussed. Although presently no single process in the comparisons seems capable of explaining the observed structure of bias, recommendations are made in order to better understand the causes.", "author" : [ { "dropping-particle" : "", "family" : "Brogniez", "given" : "H\u00e9l\u00e8ne", "non-dropping-particle" : "", "parse-names" : false, "suffix" : "" }, { "dropping-particle" : "", "family" : "English", "given" : "Stephen", "non-dropping-particle" : "", "parse-names" : false, "suffix" : "" }, { "dropping-particle" : "", "family" : "Mahfouf", "given" : "Jean-Fran\u00e7ois", "non-dropping-particle" : "", "parse-names" : false, "suffix" : "" }, { "dropping-particle" : "", "family" : "Behrendt", "given" : "Andreas", "non-dropping-particle" : "", "parse-names" : false, "suffix" : "" }, { "dropping-particle" : "", "family" : "Berg", "given" : "Wesley", "non-dropping-particle" : "", "parse-names" : false, "suffix" : "" }, { "dropping-particle" : "", "family" : "Boukabara", "given" : "Sid", "non-dropping-particle" : "", "parse-names" : false, "suffix" : "" }, { "dropping-particle" : "", "family" : "Buehler", "given" : "Stefan Alexander", "non-dropping-particle" : "", "parse-names" : false, "suffix" : "" }, { "dropping-particle" : "", "family" : "Chambon", "given" : "Philippe", "non-dropping-particle" : "", "parse-names" : false, "suffix" : "" }, { "dropping-particle" : "", "family" : "Gambacorta", "given" : "Antonia", "non-dropping-particle" : "", "parse-names" : false, "suffix" : "" }, { "dropping-particle" : "", "family" : "Geer", "given" : "Alan", "non-dropping-particle" : "", "parse-names" : false, "suffix" : "" }, { "dropping-particle" : "", "family" : "Ingram", "given" : "William", "non-dropping-particle" : "", "parse-names" : false, "suffix" : "" }, { "dropping-particle" : "", "family" : "Kursinski", "given" : "E Robert", "non-dropping-particle" : "", "parse-names" : false, "suffix" : "" }, { "dropping-particle" : "", "family" : "Matricardi", "given" : "Marco", "non-dropping-particle" : "", "parse-names" : false, "suffix" : "" }, { "dropping-particle" : "", "family" : "Odintsova", "given" : "Tatyana A", "non-dropping-particle" : "", "parse-names" : false, "suffix" : "" }, { "dropping-particle" : "", "family" : "Payne", "given" : "Vivienne H", "non-dropping-particle" : "", "parse-names" : false, "suffix" : "" }, { "dropping-particle" : "", "family" : "Thorne", "given" : "Peter W", "non-dropping-particle" : "", "parse-names" : false, "suffix" : "" }, { "dropping-particle" : "", "family" : "Tretyakov", "given" : "Mikhail Yu.", "non-dropping-particle" : "", "parse-names" : false, "suffix" : "" }, { "dropping-particle" : "", "family" : "Wang", "given" : "Junhong", "non-dropping-particle" : "", "parse-names" : false, "suffix" : "" } ], "container-title" : "Atmospheric Measurement Techniques", "id" : "ITEM-2", "issue" : "5", "issued" : { "date-parts" : [ [ "2016", "5", "18" ] ] }, "page" : "2207-2221", "title" : "A review of sources of systematic errors and uncertainties in observations and simulations at 183 GHz", "translator" : [ { "dropping-particle" : "", "family" : "Q6801", "given" : "", "non-dropping-particle" : "", "parse-names" : false, "suffix" : "" } ], "type" : "article-journal", "volume" : "9" }, "uris" : [ "http://www.mendeley.com/documents/?uuid=0d620f5a-3e51-49e6-b256-239b3b5eb7cb" ] }, { "id" : "ITEM-3", "itemData" : { "DOI" : "10.1175/JCLI-D-14-00006.1", "ISSN" : "0894-8755", "abstract" : "The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"ITEM-3", "issue" : "3", "issued" : { "date-parts" : [ [ "2015", "2", "1" ] ] }, "page" : "911-930", "title" : "Extended Reconstructed Sea Surface Temperature Version 4 (ERSST.v4). Part I: Upgrades and Intercomparisons", "translator" : [ { "dropping-particle" : "", "family" : "Q6946", "given" : "", "non-dropping-particle" : "", "parse-names" : false, "suffix" : "" } ], "type" : "article-journal", "volume" : "28" }, "uris" : [ "http://www.mendeley.com/documents/?uuid=c413d99c-03da-433b-8548-2b80138a4418" ] } ], "mendeley" : { "formattedCitation" : "(Brinckmann et al., 2013; Huang et al., 2015; Brogniez et al., 2016)", "plainTextFormattedCitation" : "(Brinckmann et al., 2013; Huang et al., 2015; Brogniez et al., 2016)", "previouslyFormattedCitation" : "(Brinckmann et al., 2013; Huang et al., 2015; Brogniez et al., 2016)" }, "properties" : { "noteIndex" : 0 }, "schema" : "https://github.com/citation-style-language/schema/raw/master/csl-citation.json" }</w:instrText>
      </w:r>
      <w:r w:rsidRPr="00C734F4">
        <w:rPr>
          <w:lang w:val="en-GB"/>
        </w:rPr>
        <w:fldChar w:fldCharType="separate"/>
      </w:r>
      <w:r w:rsidR="00E41CA2">
        <w:rPr>
          <w:noProof/>
          <w:lang w:val="en-GB"/>
        </w:rPr>
        <w:t>(Brinckmann et al., 2013; Huang et al., 2015; Brogniez et al., 2016)</w:t>
      </w:r>
      <w:r w:rsidRPr="00C734F4">
        <w:rPr>
          <w:lang w:val="en-GB"/>
        </w:rPr>
        <w:fldChar w:fldCharType="end"/>
      </w:r>
      <w:r w:rsidRPr="00C734F4">
        <w:rPr>
          <w:lang w:val="en-GB"/>
        </w:rPr>
        <w:t xml:space="preserve">. The homogenization of radiosonde data and land station data use similar methods </w:t>
      </w:r>
      <w:r w:rsidRPr="00C734F4">
        <w:rPr>
          <w:lang w:val="en-GB"/>
        </w:rPr>
        <w:fldChar w:fldCharType="begin" w:fldLock="1"/>
      </w:r>
      <w:r w:rsidR="000465A7">
        <w:rPr>
          <w:lang w:val="en-GB"/>
        </w:rPr>
        <w:instrText>ADDIN CSL_CITATION { "citationItems" : [ { "id" : "ITEM-1", "itemData" : { "DOI" : "10.1002/joc.4909", "ISSN" : "08998418", "abstract" : "ABSTRACT We present a homogenized, monthly, upper-air temperature data set comprising 22 stations across the Australian continent, as well as five Australian remote island sites. The data set is based on 2300 UTC radiosonde soundings, with most records starting in 1958. The data are mostly complete since that time, with missing data more frequent at higher levels. The quality control process involved the examination of station metadata and an objective statistical test to detect discontinuities in the data, for which monthly temperature series were adjusted. Homogenized temperature data were analysed at standard levels. The all-Australian annual mean temperature shows statistically significant trends over the 1958?2011 period, larger than the trends in surface temperature. Over this period, the annual 850 and 700 hPa mean temperatures show positive trends of 0.21 and 0.16?\u00b0C?decade?1, respectively, more than the surface temperature which shows positive trend of 0.12?\u00b0C?decade?1. Mid-troposphere (the 500, 400 and 300 hPa levels) also shows positive trends of 0.13, 0.15 and 0.20?\u00b0C?decade?1, respectively. Trends are small and of reverse sign at levels that intercept the tropopause: +0.08?\u00b0C?decade?1 at 200 hPa and ?0.14?\u00b0C?decade?1 at 150 hPa. In the lower stratosphere (at 100 hPa), temperature trend is strongly negative, ?0.39?\u00b0C?decade?1. A similar vertical structure in the trends was found for the remote islands. The homogenized upper-air radiosonde records for the Australian region are an independent confirmation of the expected physical response to increased atmospheric greenhouse gas concentrations: (1) a general warming in the troposphere, (2) a cooling in the lower stratosphere and (3) a faster warming of the troposphere than the surface.", "author" : [ { "dropping-particle" : "", "family" : "Jovanovic", "given" : "Branislava", "non-dropping-particle" : "", "parse-names" : false, "suffix" : "" }, { "dropping-particle" : "", "family" : "Smalley", "given" : "Robert", "non-dropping-particle" : "", "parse-names" : false, "suffix" : "" }, { "dropping-particle" : "", "family" : "Timbal", "given" : "Bertrand", "non-dropping-particle" : "", "parse-names" : false, "suffix" : "" }, { "dropping-particle" : "", "family" : "Siems", "given" : "Steven", "non-dropping-particle" : "", "parse-names" : false, "suffix" : "" } ], "container-title" : "International Journal of Climatology", "id" : "ITEM-1", "issue" : "7", "issued" : { "date-parts" : [ [ "2017", "6", "1" ] ] }, "note" : "From Duplicate 1 (Homogenized monthly upper-air temperature data set for Australia - Jovanovic, Branislava; Smalley, Robert; Timbal, Bertrand; Siems, Steven)\n\nhttps://doi.org/10.1002/joc.4909", "page" : "3209-3222", "publisher" : "John Wiley &amp; Sons, Ltd", "title" : "Homogenized monthly upper-air temperature data set for Australia", "translator" : [ { "dropping-particle" : "", "family" : "Q6940", "given" : "", "non-dropping-particle" : "", "parse-names" : false, "suffix" : "" } ], "type" : "article-journal", "volume" : "37" }, "uris" : [ "http://www.mendeley.com/documents/?uuid=e7c90f4d-27c4-4bbe-a81a-b472facf3aa4" ] }, { "id" : "ITEM-2",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"ITEM-2", "issue" : "23", "issued" : { "date-parts" : [ [ "2012", "12", "1" ] ] }, "page" : "8108-8131", "title" : "Homogenization of the Global Radiosonde Temperature Dataset through Combined Comparison with Reanalysis Background Series and Neighboring Stations", "translator" : [ { "dropping-particle" : "", "family" : "Q6942", "given" : "", "non-dropping-particle" : "", "parse-names" : false, "suffix" : "" } ], "type" : "article-journal", "volume" : "25" }, "uris" : [ "http://www.mendeley.com/documents/?uuid=aebfa1a9-b380-49de-9999-a5ff3e208431" ] } ], "mendeley" : { "formattedCitation" : "(Haimberger et al., 2012; Jovanovic et al., 2017)", "plainTextFormattedCitation" : "(Haimberger et al., 2012; Jovanovic et al., 2017)", "previouslyFormattedCitation" : "(Haimberger et al., 2012; Jovanovic et al., 2017)" }, "properties" : { "noteIndex" : 0 }, "schema" : "https://github.com/citation-style-language/schema/raw/master/csl-citation.json" }</w:instrText>
      </w:r>
      <w:r w:rsidRPr="00C734F4">
        <w:rPr>
          <w:lang w:val="en-GB"/>
        </w:rPr>
        <w:fldChar w:fldCharType="separate"/>
      </w:r>
      <w:r w:rsidR="00E41CA2">
        <w:rPr>
          <w:noProof/>
          <w:lang w:val="en-GB"/>
        </w:rPr>
        <w:t>(Haimberger et al., 2012; Jovanovic et al., 2017)</w:t>
      </w:r>
      <w:r w:rsidRPr="00C734F4">
        <w:rPr>
          <w:lang w:val="en-GB"/>
        </w:rPr>
        <w:fldChar w:fldCharType="end"/>
      </w:r>
      <w:r w:rsidRPr="00C734F4">
        <w:rPr>
          <w:lang w:val="en-GB"/>
        </w:rPr>
        <w:t>.</w:t>
      </w:r>
    </w:p>
    <w:p w14:paraId="47687ADD" w14:textId="77777777" w:rsidR="0081226F" w:rsidRPr="00C734F4" w:rsidRDefault="0081226F" w:rsidP="0081226F">
      <w:pPr>
        <w:pStyle w:val="AR6BodyText"/>
        <w:rPr>
          <w:lang w:val="en-GB"/>
        </w:rPr>
      </w:pPr>
    </w:p>
    <w:p w14:paraId="0E3E4B54" w14:textId="77777777" w:rsidR="0081226F" w:rsidRPr="00C734F4" w:rsidRDefault="0081226F" w:rsidP="0081226F">
      <w:pPr>
        <w:pStyle w:val="AR6BodyText"/>
        <w:rPr>
          <w:lang w:val="en-GB"/>
        </w:rPr>
      </w:pPr>
    </w:p>
    <w:p w14:paraId="06DC7D3B" w14:textId="77777777" w:rsidR="0081226F" w:rsidRPr="00C734F4" w:rsidRDefault="0081226F" w:rsidP="0081226F">
      <w:pPr>
        <w:pStyle w:val="AR6Chap10Level310111"/>
        <w:rPr>
          <w:lang w:val="en-GB"/>
        </w:rPr>
      </w:pPr>
      <w:bookmarkStart w:id="375" w:name="_Toc5899614"/>
      <w:bookmarkStart w:id="376" w:name="_Toc6837935"/>
      <w:bookmarkStart w:id="377" w:name="_Toc29679407"/>
      <w:bookmarkStart w:id="378" w:name="_Toc30602349"/>
      <w:bookmarkStart w:id="379" w:name="_Toc70454705"/>
      <w:r w:rsidRPr="00C734F4">
        <w:rPr>
          <w:lang w:val="en-GB"/>
        </w:rPr>
        <w:t>Data scarcity</w:t>
      </w:r>
      <w:bookmarkEnd w:id="375"/>
      <w:bookmarkEnd w:id="376"/>
      <w:bookmarkEnd w:id="377"/>
      <w:bookmarkEnd w:id="378"/>
      <w:bookmarkEnd w:id="379"/>
    </w:p>
    <w:p w14:paraId="53BCFE40" w14:textId="77777777" w:rsidR="0081226F" w:rsidRPr="00C734F4" w:rsidRDefault="0081226F" w:rsidP="0081226F">
      <w:pPr>
        <w:pStyle w:val="AR6BodyText"/>
        <w:rPr>
          <w:lang w:val="en-GB"/>
        </w:rPr>
      </w:pPr>
    </w:p>
    <w:p w14:paraId="1472B179" w14:textId="751E5F61" w:rsidR="0081226F" w:rsidRPr="00C734F4" w:rsidRDefault="0081226F" w:rsidP="0081226F">
      <w:pPr>
        <w:pStyle w:val="AR6BodyText"/>
        <w:rPr>
          <w:lang w:val="en-GB"/>
        </w:rPr>
      </w:pPr>
      <w:r w:rsidRPr="00C734F4">
        <w:rPr>
          <w:lang w:val="en-GB"/>
        </w:rPr>
        <w:lastRenderedPageBreak/>
        <w:t xml:space="preserve">Data scarcity arises largely due to the lack of maintenance of observing stations, inaccessibility of the data held in national networks, and uneven spatial distribution of stations that lead to a low density in many regions. This is particularly problematic when trying to assess regional climate change, for which a high density of observational data is desirable. Although in several regions numerous stations provide (monthly) data covering more than 100 years for both temperature and precipitation </w:t>
      </w:r>
      <w:r w:rsidRPr="00C734F4">
        <w:rPr>
          <w:lang w:val="en-GB"/>
        </w:rPr>
        <w:fldChar w:fldCharType="begin" w:fldLock="1"/>
      </w:r>
      <w:r w:rsidR="000465A7">
        <w:rPr>
          <w:lang w:val="en-GB"/>
        </w:rPr>
        <w:instrText>ADDIN CSL_CITATION { "citationItems" : [ { "id" : "ITEM-1", "itemData" : { "author" : [ { "dropping-particle" : "", "family" : "GCOS", "given" : "", "non-dropping-particle" : "", "parse-names" : false, "suffix" : "" } ], "id" : "ITEM-1", "issue" : "October 2015", "issued" : { "date-parts" : [ [ "2015" ] ] }, "number-of-pages" : "353", "publisher" : "Global Climate Observing System (GCOS) Secretariat, c/o World Meteorological Organization (WMO)", "publisher-place" : "Geneva, Switzerland", "title" : "Status of the Global Observing System for Climate", "translator" : [ { "dropping-particle" : "", "family" : "Q4261", "given" : "Rt7", "non-dropping-particle" : "", "parse-names" : false, "suffix" : "" } ], "type" : "report" }, "uris" : [ "http://www.mendeley.com/documents/?uuid=94b50867-c34a-4115-bff4-50c2b9e52e5f" ] } ], "mendeley" : { "formattedCitation" : "(GCOS, 2015)", "plainTextFormattedCitation" : "(GCOS, 2015)", "previouslyFormattedCitation" : "(GCOS, 2015)" }, "properties" : { "noteIndex" : 0 }, "schema" : "https://github.com/citation-style-language/schema/raw/master/csl-citation.json" }</w:instrText>
      </w:r>
      <w:r w:rsidRPr="00C734F4">
        <w:rPr>
          <w:lang w:val="en-GB"/>
        </w:rPr>
        <w:fldChar w:fldCharType="separate"/>
      </w:r>
      <w:r w:rsidR="00E41CA2">
        <w:rPr>
          <w:noProof/>
          <w:lang w:val="en-GB"/>
        </w:rPr>
        <w:t>(GCOS, 2015)</w:t>
      </w:r>
      <w:r w:rsidRPr="00C734F4">
        <w:rPr>
          <w:lang w:val="en-GB"/>
        </w:rPr>
        <w:fldChar w:fldCharType="end"/>
      </w:r>
      <w:r w:rsidRPr="00C734F4">
        <w:rPr>
          <w:lang w:val="en-GB"/>
        </w:rPr>
        <w:t xml:space="preserve">, large areas of the world remain sparsely covered. The post-1990 decline in the total number of stations contributing to the Global Precipitation Climatology Centre (GPCC) monthly product may be related to delays in data acquisition and not paucity of data </w:t>
      </w:r>
      <w:r w:rsidRPr="00C734F4">
        <w:rPr>
          <w:lang w:val="en-GB"/>
        </w:rPr>
        <w:fldChar w:fldCharType="begin" w:fldLock="1"/>
      </w:r>
      <w:r w:rsidR="000465A7">
        <w:rPr>
          <w:lang w:val="en-GB"/>
        </w:rPr>
        <w:instrText>ADDIN CSL_CITATION { "citationItems" : [ { "id" : "ITEM-1", "itemData" : { "author" : [ { "dropping-particle" : "", "family" : "GCOS", "given" : "", "non-dropping-particle" : "", "parse-names" : false, "suffix" : "" } ], "id" : "ITEM-1", "issue" : "October 2015", "issued" : { "date-parts" : [ [ "2015" ] ] }, "number-of-pages" : "353", "publisher" : "Global Climate Observing System (GCOS) Secretariat, c/o World Meteorological Organization (WMO)", "publisher-place" : "Geneva, Switzerland", "title" : "Status of the Global Observing System for Climate", "translator" : [ { "dropping-particle" : "", "family" : "Q4261", "given" : "Rt7", "non-dropping-particle" : "", "parse-names" : false, "suffix" : "" } ], "type" : "report" }, "uris" : [ "http://www.mendeley.com/documents/?uuid=94b50867-c34a-4115-bff4-50c2b9e52e5f" ] } ], "mendeley" : { "formattedCitation" : "(GCOS, 2015)", "plainTextFormattedCitation" : "(GCOS, 2015)", "previouslyFormattedCitation" : "(GCOS, 2015)" }, "properties" : { "noteIndex" : 0 }, "schema" : "https://github.com/citation-style-language/schema/raw/master/csl-citation.json" }</w:instrText>
      </w:r>
      <w:r w:rsidRPr="00C734F4">
        <w:rPr>
          <w:lang w:val="en-GB"/>
        </w:rPr>
        <w:fldChar w:fldCharType="separate"/>
      </w:r>
      <w:r w:rsidR="00E41CA2">
        <w:rPr>
          <w:noProof/>
          <w:lang w:val="en-GB"/>
        </w:rPr>
        <w:t>(GCOS, 2015)</w:t>
      </w:r>
      <w:r w:rsidRPr="00C734F4">
        <w:rPr>
          <w:lang w:val="en-GB"/>
        </w:rPr>
        <w:fldChar w:fldCharType="end"/>
      </w:r>
      <w:r w:rsidRPr="00C734F4">
        <w:rPr>
          <w:lang w:val="en-GB"/>
        </w:rPr>
        <w:t xml:space="preserve">. This is because GPCC is the result of a single time scale, single Essential Climate Variable and single data collection centre. There is no similar drop-off of the rainfall reports in the Global Historical Climatology Network - Daily database </w:t>
      </w:r>
      <w:r w:rsidRPr="00C734F4">
        <w:rPr>
          <w:rFonts w:cs="Times New Roman"/>
          <w:color w:val="000000"/>
          <w:lang w:val="en-GB" w:eastAsia="en-GB"/>
        </w:rPr>
        <w:t xml:space="preserve">(GHCND, </w:t>
      </w:r>
      <w:commentRangeStart w:id="380"/>
      <w:r w:rsidRPr="00C734F4">
        <w:rPr>
          <w:rFonts w:cs="Times New Roman"/>
          <w:color w:val="000000"/>
          <w:lang w:val="en-GB" w:eastAsia="en-GB"/>
        </w:rPr>
        <w:fldChar w:fldCharType="begin" w:fldLock="1"/>
      </w:r>
      <w:r w:rsidR="000465A7">
        <w:rPr>
          <w:rFonts w:cs="Times New Roman"/>
          <w:color w:val="000000"/>
          <w:lang w:val="en-GB" w:eastAsia="en-GB"/>
        </w:rPr>
        <w:instrText>ADDIN CSL_CITATION { "citationItems" : [ { "id" : "ITEM-1", "itemData" : { "DOI" : "10.1175/JTECH-D-11-00103.1", "ISSN" : "0739-0572", "abstract" : "A database is described that has been designed to fulfill the need for daily climate data over global land areas. The dataset, known as Global Historical Climatology Network (GHCN)-Daily, was developed for a wide variety of potential applications, including climate analysis and monitoring studies that require data at a daily time resolution (e.g., assessments of the frequency of heavy rainfall, heat wave duration, etc.). The dataset contains records from over 80 000 stations in 180 countries and territories, and its processing system produces the official archive for U.S. daily data. Variables commonly include maximum and minimum temperature, total daily precipitation, snowfall, and snow depth; however, about two-thirds of the stations report precipitation only. Quality assurance checks are routinely applied to the full dataset, but the data are not homogenized to account for artifacts associated with the various eras in reporting practice at any particular station (i.e., for changes in systematic bias).", "author" : [ { "dropping-particle" : "", "family" : "Menne", "given" : "Matthew J", "non-dropping-particle" : "", "parse-names" : false, "suffix" : "" }, { "dropping-particle" : "", "family" : "Durre", "given" : "Imke", "non-dropping-particle" : "", "parse-names" : false, "suffix" : "" }, { "dropping-particle" : "", "family" : "Vose", "given" : "Russell S", "non-dropping-particle" : "", "parse-names" : false, "suffix" : "" }, { "dropping-particle" : "", "family" : "Gleason", "given" : "Byron E", "non-dropping-particle" : "", "parse-names" : false, "suffix" : "" }, { "dropping-particle" : "", "family" : "Houston", "given" : "Tamara G", "non-dropping-particle" : "", "parse-names" : false, "suffix" : "" } ], "container-title" : "Journal of Atmospheric and Oceanic Technology", "id" : "ITEM-1", "issue" : "7", "issued" : { "date-parts" : [ [ "2012", "7", "1" ] ] }, "language" : "English", "page" : "897-910", "publisher" : "American Meteorological Society", "publisher-place" : "Boston MA, USA", "title" : "An Overview of the Global Historical Climatology Network-Daily Database", "translator" : [ { "dropping-particle" : "", "family" : "Q6961", "given" : "", "non-dropping-particle" : "", "parse-names" : false, "suffix" : "" } ], "type" : "article-journal", "volume" : "29" }, "uris" : [ "http://www.mendeley.com/documents/?uuid=4069bd8a-d1c4-40e6-814a-0fa5a1f85b0a" ] } ], "mendeley" : { "formattedCitation" : "(Menne et al., 2012)", "manualFormatting" : "Menne et al., 2012)", "plainTextFormattedCitation" : "(Menne et al., 2012)", "previouslyFormattedCitation" : "(Menne et al., 2012)" }, "properties" : { "noteIndex" : 0 }, "schema" : "https://github.com/citation-style-language/schema/raw/master/csl-citation.json" }</w:instrText>
      </w:r>
      <w:r w:rsidRPr="00C734F4">
        <w:rPr>
          <w:rFonts w:cs="Times New Roman"/>
          <w:color w:val="000000"/>
          <w:lang w:val="en-GB" w:eastAsia="en-GB"/>
        </w:rPr>
        <w:fldChar w:fldCharType="separate"/>
      </w:r>
      <w:r w:rsidR="00E41CA2">
        <w:rPr>
          <w:rFonts w:cs="Times New Roman"/>
          <w:noProof/>
          <w:color w:val="000000"/>
          <w:lang w:val="en-GB" w:eastAsia="en-GB"/>
        </w:rPr>
        <w:t>Menne et al., 2012)</w:t>
      </w:r>
      <w:r w:rsidRPr="00C734F4">
        <w:rPr>
          <w:rFonts w:cs="Times New Roman"/>
          <w:color w:val="000000"/>
          <w:lang w:val="en-GB" w:eastAsia="en-GB"/>
        </w:rPr>
        <w:fldChar w:fldCharType="end"/>
      </w:r>
      <w:commentRangeEnd w:id="380"/>
      <w:r w:rsidR="00E41CA2">
        <w:rPr>
          <w:rStyle w:val="CommentReference"/>
          <w:rFonts w:asciiTheme="minorHAnsi" w:eastAsiaTheme="minorHAnsi" w:hAnsiTheme="minorHAnsi"/>
          <w:lang w:eastAsia="en-US"/>
        </w:rPr>
        <w:commentReference w:id="380"/>
      </w:r>
      <w:r w:rsidRPr="00C734F4">
        <w:rPr>
          <w:rFonts w:cs="Times New Roman"/>
          <w:color w:val="000000"/>
          <w:lang w:val="en-GB" w:eastAsia="en-GB"/>
        </w:rPr>
        <w:t xml:space="preserve"> </w:t>
      </w:r>
      <w:r w:rsidRPr="00C734F4">
        <w:rPr>
          <w:lang w:val="en-GB"/>
        </w:rPr>
        <w:t xml:space="preserve">or the Integrated Surface Database at the sub-daily time scale. </w:t>
      </w:r>
    </w:p>
    <w:p w14:paraId="0F0F28BB" w14:textId="77777777" w:rsidR="0081226F" w:rsidRPr="00C734F4" w:rsidRDefault="0081226F" w:rsidP="0081226F">
      <w:pPr>
        <w:pStyle w:val="AR6BodyText"/>
        <w:rPr>
          <w:lang w:val="en-GB"/>
        </w:rPr>
      </w:pPr>
    </w:p>
    <w:p w14:paraId="539A4322" w14:textId="06290AF1" w:rsidR="0081226F" w:rsidRPr="00441820" w:rsidRDefault="0081226F" w:rsidP="0081226F">
      <w:pPr>
        <w:rPr>
          <w:rFonts w:cs="Times New Roman"/>
          <w:lang w:val="en-US" w:eastAsia="en-GB"/>
        </w:rPr>
      </w:pPr>
      <w:r w:rsidRPr="00C734F4">
        <w:fldChar w:fldCharType="begin" w:fldLock="1"/>
      </w:r>
      <w:r w:rsidR="000465A7">
        <w:instrText>ADDIN CSL_CITATION { "citationItems" : [ { "id" : "ITEM-1", "itemData" : { "DOI" : "10.1175/BAMS-D-14-00283.1", "ISSN" : "0003-0007", "author" : [ { "dropping-particle" : "", "family" : "Kidd", "given" : "Chris", "non-dropping-particle" : "", "parse-names" : false, "suffix" : "" }, { "dropping-particle" : "", "family" : "Becker", "given" : "Andreas", "non-dropping-particle" : "", "parse-names" : false, "suffix" : "" }, { "dropping-particle" : "", "family" : "Huffman", "given" : "George J.", "non-dropping-particle" : "", "parse-names" : false, "suffix" : "" }, { "dropping-particle" : "", "family" : "Muller", "given" : "Catherine L.", "non-dropping-particle" : "", "parse-names" : false, "suffix" : "" }, { "dropping-particle" : "", "family" : "Joe", "given" : "Paul", "non-dropping-particle" : "", "parse-names" : false, "suffix" : "" }, { "dropping-particle" : "", "family" : "Skofronick-Jackson", "given" : "Gail", "non-dropping-particle" : "", "parse-names" : false, "suffix" : "" }, { "dropping-particle" : "", "family" : "Kirschbaum", "given" : "Dalia B.", "non-dropping-particle" : "", "parse-names" : false, "suffix" : "" } ], "container-title" : "Bulletin of the American Meteorological Society", "id" : "ITEM-1", "issue" : "1", "issued" : { "date-parts" : [ [ "2017", "1" ] ] }, "page" : "69-78", "title" : "So, How Much of the Earth\u2019s Surface Is Covered by Rain Gauges?", "translator" : [ { "dropping-particle" : "", "family" : "Q5794", "given" : "", "non-dropping-particle" : "", "parse-names" : false, "suffix" : "" } ], "type" : "article-journal", "volume" : "98" }, "uris" : [ "http://www.mendeley.com/documents/?uuid=e0df77ab-7a62-46d8-ae31-4df4765408dd" ] } ], "mendeley" : { "formattedCitation" : "(Kidd et al., 2017)", "manualFormatting" : "Kidd et al. (2017)", "plainTextFormattedCitation" : "(Kidd et al., 2017)", "previouslyFormattedCitation" : "(Kidd et al., 2017)" }, "properties" : { "noteIndex" : 0 }, "schema" : "https://github.com/citation-style-language/schema/raw/master/csl-citation.json" }</w:instrText>
      </w:r>
      <w:r w:rsidRPr="00C734F4">
        <w:fldChar w:fldCharType="separate"/>
      </w:r>
      <w:r w:rsidR="00E41CA2">
        <w:rPr>
          <w:noProof/>
          <w:lang w:val="en-US"/>
        </w:rPr>
        <w:t>Kidd et al. (2017)</w:t>
      </w:r>
      <w:r w:rsidRPr="00C734F4">
        <w:fldChar w:fldCharType="end"/>
      </w:r>
      <w:r w:rsidRPr="00441820">
        <w:rPr>
          <w:lang w:val="en-US"/>
        </w:rPr>
        <w:t xml:space="preserve"> made some assumptions about GPCC-available gauges and indicated that only 1.6% of Earth’s surface lies within 10 km of a rain gauge, and many areas of the world are beyond 100 km from the nearest rain gauge. </w:t>
      </w:r>
      <w:r w:rsidRPr="00C734F4">
        <w:t xml:space="preserve">Data scarcity is especially critical over Africa </w:t>
      </w:r>
      <w:commentRangeStart w:id="381"/>
      <w:del w:id="382" w:author="Robin Matthews" w:date="2021-07-11T16:06:00Z">
        <w:r w:rsidRPr="00C734F4" w:rsidDel="00A97367">
          <w:delText>(</w:delText>
        </w:r>
      </w:del>
      <w:commentRangeStart w:id="383"/>
      <w:r w:rsidRPr="00C734F4">
        <w:fldChar w:fldCharType="begin" w:fldLock="1"/>
      </w:r>
      <w:ins w:id="384" w:author="Robin Matthews" w:date="2021-07-11T16:06:00Z">
        <w:r w:rsidR="00A97367">
          <w:instrText>ADDIN CSL_CITATION { "citationItems" : [ { "id" : "ITEM-1",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"ITEM-1",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"mendeley" : { "formattedCitation" : "(Nikulin et al., 2012)", "manualFormatting" : "(Nikulin et al. 2012, Dike et al., 2018)", "plainTextFormattedCitation" : "(Nikulin et al., 2012)", "previouslyFormattedCitation" : "(Nikulin et al., 2012)" }, "properties" : { "noteIndex" : 0 }, "schema" : "https://github.com/citation-style-language/schema/raw/master/csl-citation.json" }</w:instrText>
        </w:r>
      </w:ins>
      <w:del w:id="385" w:author="Robin Matthews" w:date="2021-07-11T16:06:00Z">
        <w:r w:rsidR="000465A7" w:rsidDel="00A97367">
          <w:delInstrText>ADDIN CSL_CITATION { "citationItems" : [ { "id" : "ITEM-1",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"ITEM-1",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"mendeley" : { "formattedCitation" : "(Nikulin et al., 2012)", "manualFormatting" : "Nikulin et al. 2012, Dike et al., 2018)", "plainTextFormattedCitation" : "(Nikulin et al., 2012)", "previouslyFormattedCitation" : "(Nikulin et al., 2012)" }, "properties" : { "noteIndex" : 0 }, "schema" : "https://github.com/citation-style-language/schema/raw/master/csl-citation.json" }</w:delInstrText>
        </w:r>
      </w:del>
      <w:r w:rsidRPr="00C734F4">
        <w:fldChar w:fldCharType="separate"/>
      </w:r>
      <w:del w:id="386" w:author="Robin Matthews" w:date="2021-07-11T16:06:00Z">
        <w:r w:rsidR="00E41CA2" w:rsidDel="00A97367">
          <w:rPr>
            <w:noProof/>
            <w:lang w:val="en-US"/>
          </w:rPr>
          <w:delText>N</w:delText>
        </w:r>
      </w:del>
      <w:ins w:id="387" w:author="Robin Matthews" w:date="2021-07-11T16:06:00Z">
        <w:r w:rsidR="00A97367">
          <w:rPr>
            <w:noProof/>
            <w:lang w:val="en-US"/>
          </w:rPr>
          <w:t>(N</w:t>
        </w:r>
      </w:ins>
      <w:r w:rsidR="00E41CA2">
        <w:rPr>
          <w:noProof/>
          <w:lang w:val="en-US"/>
        </w:rPr>
        <w:t>ikulin et al. 2012, Dike et al., 2018)</w:t>
      </w:r>
      <w:r w:rsidRPr="00C734F4">
        <w:fldChar w:fldCharType="end"/>
      </w:r>
      <w:commentRangeEnd w:id="381"/>
      <w:commentRangeEnd w:id="383"/>
      <w:r w:rsidR="00A97367">
        <w:rPr>
          <w:rStyle w:val="CommentReference"/>
          <w:rFonts w:asciiTheme="minorHAnsi" w:eastAsiaTheme="minorHAnsi" w:hAnsiTheme="minorHAnsi"/>
          <w:lang w:eastAsia="en-US"/>
        </w:rPr>
        <w:commentReference w:id="381"/>
      </w:r>
      <w:r w:rsidR="00E41CA2">
        <w:rPr>
          <w:rStyle w:val="CommentReference"/>
          <w:rFonts w:asciiTheme="minorHAnsi" w:eastAsiaTheme="minorHAnsi" w:hAnsiTheme="minorHAnsi"/>
          <w:lang w:eastAsia="en-US"/>
        </w:rPr>
        <w:commentReference w:id="383"/>
      </w:r>
      <w:r w:rsidRPr="00441820">
        <w:rPr>
          <w:lang w:val="en-US"/>
        </w:rPr>
        <w:t xml:space="preserve"> but the apparent data scarcity could be due to reasons other than actual paucity of data, as stated earlier. For instance, over South Africa, the number of weather stations collecting daily temperature used in the fourth version of the Climatic Research Unit Temperature dataset </w:t>
      </w:r>
      <w:commentRangeStart w:id="388"/>
      <w:r w:rsidRPr="00C734F4">
        <w:fldChar w:fldCharType="begin" w:fldLock="1"/>
      </w:r>
      <w:r w:rsidR="000465A7">
        <w:rPr>
          <w:lang w:val="en-US"/>
        </w:rPr>
        <w:instrText>ADDIN CSL_CITATION { "citationItems" : [ { "id" : "ITEM-1", "itemData" : { "DOI" : "10.5194/essd-6-61-2014", "author" : [ { "dropping-particle" : "", "family" : "Osborn", "given" : "T J", "non-dropping-particle" : "", "parse-names" : false, "suffix" : "" }, { "dropping-particle" : "", "family" : "Jones", "given" : "P D", "non-dropping-particle" : "", "parse-names" : false, "suffix" : "" } ], "container-title" : "Earth System Science Data", "id" : "ITEM-1", "issue" : "1", "issued" : { "date-parts" : [ [ "2014" ] ] }, "page" : "61-68", "title" : "The CRUTEM4 land-surface air temperature data set: construction, previous versions and dissemination via Google Earth", "translator" : [ { "dropping-particle" : "", "family" : "Q6233", "given" : "", "non-dropping-particle" : "", "parse-names" : false, "suffix" : "" } ], "type" : "article-journal", "volume" : "6" }, "uris" : [ "http://www.mendeley.com/documents/?uuid=81440fa3-9692-4471-9be9-1254cbc587e6" ] } ], "mendeley" : { "formattedCitation" : "(Osborn and Jones, 2014)", "manualFormatting" : "(CRUTEM4, Osborn and Jones, 2014)", "plainTextFormattedCitation" : "(Osborn and Jones, 2014)", "previouslyFormattedCitation" : "(Osborn and Jones, 2014)" }, "properties" : { "noteIndex" : 0 }, "schema" : "https://github.com/citation-style-language/schema/raw/master/csl-citation.json" }</w:instrText>
      </w:r>
      <w:r w:rsidRPr="00C734F4">
        <w:fldChar w:fldCharType="separate"/>
      </w:r>
      <w:r w:rsidR="00E41CA2">
        <w:rPr>
          <w:noProof/>
          <w:lang w:val="en-US"/>
        </w:rPr>
        <w:t>(CRUTEM4, Osborn and Jones, 2014)</w:t>
      </w:r>
      <w:r w:rsidRPr="00C734F4">
        <w:fldChar w:fldCharType="end"/>
      </w:r>
      <w:commentRangeEnd w:id="388"/>
      <w:r w:rsidR="00E41CA2">
        <w:rPr>
          <w:rStyle w:val="CommentReference"/>
          <w:rFonts w:asciiTheme="minorHAnsi" w:eastAsiaTheme="minorHAnsi" w:hAnsiTheme="minorHAnsi"/>
          <w:lang w:eastAsia="en-US"/>
        </w:rPr>
        <w:commentReference w:id="388"/>
      </w:r>
      <w:r w:rsidRPr="00441820">
        <w:rPr>
          <w:lang w:val="en-US"/>
        </w:rPr>
        <w:t xml:space="preserve"> has significantly declined since 1980 </w:t>
      </w:r>
      <w:r w:rsidRPr="00C734F4">
        <w:fldChar w:fldCharType="begin" w:fldLock="1"/>
      </w:r>
      <w:r w:rsidR="000465A7">
        <w:rPr>
          <w:lang w:val="en-US"/>
        </w:rPr>
        <w:instrText>ADDIN CSL_CITATION { "citationItems" : [ { "id" : "ITEM-1", "itemData" : { "DOI" : "10.7809/b-e.00296", "ISSN" : "1613-9801", "abstract" : "Temperatures over southern Africa have been increasing rapidly over the last fi ve decades, at a rate of about twice the global rate of temperature increase. Further drastic increa ses, in the order of 6\u00b0C by the end of the century relative to the present-day climate, may occur over the central and western int erior regions under low-mitigation futures. Moreover, south- ern Africa is projected to become generally drier under low-mit igation climate change futures. Such changes will leave little room for adaptation in a region that is already characterised a s dry and hot. Impacts on crop and livestock farming may well be devastating, and signifi cant changes may occur in terms of vegetation cover in the sav annas, particularly in the presence of human-induced land degradation. Under modest to high mitigat ion, southern Africa will still experience further climate change, but amplitudes of change will be reduced, potentially l eaving more room for adaptation. Skilful seasonal forecasts may become an increasingly important adaptation tool in souther n Africa, especially when combined with a robust weather station monitoring network.", "author" : [ { "dropping-particle" : "", "family" : "Archer", "given" : "Emma", "non-dropping-particle" : "", "parse-names" : false, "suffix" : "" }, { "dropping-particle" : "", "family" : "Engelbrecht", "given" : "Francois", "non-dropping-particle" : "", "parse-names" : false, "suffix" : "" }, { "dropping-particle" : "", "family" : "H\u00e4nsler", "given" : "Andreas", "non-dropping-particle" : "", "parse-names" : false, "suffix" : "" }, { "dropping-particle" : "", "family" : "Landman", "given" : "Willem", "non-dropping-particle" : "", "parse-names" : false, "suffix" : "" }, { "dropping-particle" : "", "family" : "Tadross", "given" : "Mark", "non-dropping-particle" : "", "parse-names" : false, "suffix" : "" }, { "dropping-particle" : "", "family" : "Helmschrot", "given" : "J\u00f6rg", "non-dropping-particle" : "", "parse-names" : false, "suffix" : "" } ], "container-title" : "Biodiversity &amp; Ecology", "id" : "ITEM-1", "issued" : { "date-parts" : [ [ "2018", "4", "14" ] ] }, "page" : "14-21", "title" : "Seasonal prediction and regional climate projections for southern Africa", "translator" : [ { "dropping-particle" : "", "family" : "Q4254", "given" : "", "non-dropping-particle" : "", "parse-names" : false, "suffix" : "" } ], "type" : "article-journal", "volume" : "6" }, "uris" : [ "http://www.mendeley.com/documents/?uuid=5e1c3653-0317-415e-8eed-204ebf4e4916" ] } ], "mendeley" : { "formattedCitation" : "(Archer et al., 2018)", "plainTextFormattedCitation" : "(Archer et al., 2018)", "previouslyFormattedCitation" : "(Archer et al., 2018)" }, "properties" : { "noteIndex" : 0 }, "schema" : "https://github.com/citation-style-language/schema/raw/master/csl-citation.json" }</w:instrText>
      </w:r>
      <w:r w:rsidRPr="00C734F4">
        <w:fldChar w:fldCharType="separate"/>
      </w:r>
      <w:r w:rsidR="00E41CA2">
        <w:rPr>
          <w:noProof/>
          <w:lang w:val="en-US"/>
        </w:rPr>
        <w:t>(Archer et al., 2018)</w:t>
      </w:r>
      <w:r w:rsidRPr="00C734F4">
        <w:fldChar w:fldCharType="end"/>
      </w:r>
      <w:r w:rsidRPr="00441820">
        <w:rPr>
          <w:lang w:val="en-US"/>
        </w:rPr>
        <w:t xml:space="preserve">. </w:t>
      </w:r>
      <w:r w:rsidRPr="00441820">
        <w:rPr>
          <w:rFonts w:cs="Times New Roman"/>
          <w:color w:val="000000"/>
          <w:lang w:val="en-US" w:eastAsia="en-GB"/>
        </w:rPr>
        <w:t xml:space="preserve">Although CRUTEM4 has now been replaced by CRUTEM5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"https://doi.org/10.1029/2019JD032352", "ISSN" : "2169-897X",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1861?1900 to the mean of the last 5\u00a0years is 1.6\u00b0C using the standard gridding (with a 95% confidence interval for errors on individual annual means of ?0.11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"1", "27" ] ] }, "note" : "https://doi.org/10.1029/2019JD032352", "page" : "e2019JD032352", "publisher" : "John Wiley &amp; Sons, Ltd", "title" : "Land Surface Air Temperature Variations Across the Globe Updated to 2019: The CRUTEM5 Data Set", "translator" : [ { "dropping-particle" : "", "family" : "Q6968", "given" : "", "non-dropping-particle" : "", "parse-names" : false, "suffix" : "" } ], "type" : "article-journal", "volume" : "126" }, "uris" : [ "http://www.mendeley.com/documents/?uuid=d61cbd4f-23f5-437a-bd46-3683efa1d961" ] } ], "mendeley" : { "formattedCitation" : "(Osborn et al., 2021)", "plainTextFormattedCitation" : "(Osborn et al., 2021)", "previouslyFormattedCitation" : "(Osborn et al., 2021)"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(Osborn et al., 2021)</w:t>
      </w:r>
      <w:r w:rsidRPr="00C734F4">
        <w:rPr>
          <w:rFonts w:cs="Times New Roman"/>
          <w:color w:val="000000"/>
          <w:lang w:eastAsia="en-GB"/>
        </w:rPr>
        <w:fldChar w:fldCharType="end"/>
      </w:r>
      <w:r w:rsidRPr="00441820">
        <w:rPr>
          <w:rFonts w:cs="Times New Roman"/>
          <w:color w:val="000000"/>
          <w:lang w:val="en-US" w:eastAsia="en-GB"/>
        </w:rPr>
        <w:t xml:space="preserve"> it has yet to take advantage of the significant international efforts to curate and make available improved global holdings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"https://doi.org/10.1002/gdj3.8", "ISSN" : "2049-6060",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"11", "1" ] ] }, "note" : "https://doi.org/10.1002/gdj3.8", "page" : "75-102", "publisher" : "John Wiley &amp; Sons, Ltd", "title" : "The international surface temperature initiative global land surface databank: monthly temperature data release description and methods", "translator" : [ { "dropping-particle" : "", "family" : "Q6963", "given" : "", "non-dropping-particle" : "", "parse-names" : false, "suffix" : "" } ], "type" : "article-journal", "volume" : "1" }, "uris" : [ "http://www.mendeley.com/documents/?uuid=6205c70c-2e9f-4a70-b8e6-a0ca1608ae64" ] } ], "mendeley" : { "formattedCitation" : "(Rennie et al., 2014)", "plainTextFormattedCitation" : "(Rennie et al., 2014)", "previouslyFormattedCitation" : "(Rennie et al., 2014)"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(Rennie et al., 2014)</w:t>
      </w:r>
      <w:r w:rsidRPr="00C734F4">
        <w:rPr>
          <w:rFonts w:cs="Times New Roman"/>
          <w:color w:val="000000"/>
          <w:lang w:eastAsia="en-GB"/>
        </w:rPr>
        <w:fldChar w:fldCharType="end"/>
      </w:r>
      <w:r w:rsidRPr="00441820">
        <w:rPr>
          <w:rFonts w:cs="Times New Roman"/>
          <w:color w:val="000000"/>
          <w:lang w:val="en-US" w:eastAsia="en-GB"/>
        </w:rPr>
        <w:t xml:space="preserve"> which increased the global available station count for monthly mean temperatures. This includes additional stations from many African countries. The apparent decline in stations since the 1980s could also be due to countries not contributing their data to the SYNOP/CLIMAT networks for reasons other than having non-operational stations.</w:t>
      </w:r>
    </w:p>
    <w:p w14:paraId="600E47D7" w14:textId="77777777" w:rsidR="0081226F" w:rsidRPr="00441820" w:rsidRDefault="0081226F" w:rsidP="0081226F">
      <w:pPr>
        <w:rPr>
          <w:lang w:val="en-US"/>
        </w:rPr>
      </w:pPr>
    </w:p>
    <w:p w14:paraId="1EE6F0CE" w14:textId="6391EBA0" w:rsidR="0081226F" w:rsidRPr="00441820" w:rsidRDefault="0081226F" w:rsidP="0081226F">
      <w:pPr>
        <w:rPr>
          <w:rFonts w:cs="Times New Roman"/>
          <w:color w:val="000000"/>
          <w:lang w:val="en-US" w:eastAsia="en-GB"/>
        </w:rPr>
      </w:pPr>
      <w:r w:rsidRPr="00441820">
        <w:rPr>
          <w:lang w:val="en-US"/>
        </w:rPr>
        <w:t xml:space="preserve">Even in Europe, </w:t>
      </w:r>
      <w:r w:rsidRPr="00441820">
        <w:rPr>
          <w:rFonts w:cs="Times New Roman"/>
          <w:color w:val="000000"/>
          <w:lang w:val="en-US" w:eastAsia="en-GB"/>
        </w:rPr>
        <w:t xml:space="preserve">precipitation station density in the widely used E-OBS gridded dataset varies largely in space and time across regions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"10.1002/joc.4706", "ISSN" : "08998418", "abstract" : "Gridded precipitation data sets are frequently used to evaluate climate models or to remove model output biases. Although precipitation data are error prone due to the high spatio\u2010temporal variability of precipitation and due to considerable measurement errors, relatively few attempts have been made to account for observational uncertainty in model evaluation or in bias correction studies. In this study, we compare three types of European daily data sets featuring two Pan\u2010European data sets and a set that combines eight very high\u2010resolution station\u2010based regional data sets. Furthermore, we investigate seven widely used, larger scale global data sets. Our results demonstrate that the differences between these data sets have the same magnitude as precipitation errors found in regional climate models. Therefore, including observational uncertainties is essential for climate studies, climate model evaluation, and statistical post\u2010processing. Following our results, we suggest the following guidelines for regional precipitation assessments. (1) Include multiple observational data sets from different sources (e.g. station, satellite, reanalysis based) to estimate observational uncertainties. (2) Use data sets with high station densities to minimize the effect of precipitation undersampling (may induce about 60% error in data sparse regions). The information content of a gridded data set is mainly related to its underlying station density and not to its grid spacing. (3) Consider undercatch errors of up to 80% in high latitudes and mountainous regions. (4) Analyses of small\u2010scale features and extremes are especially uncertain in gridded data sets. For higher confidence, use climate\u2010mean and larger scale statistics. In conclusion, neglecting observational uncertainties potentially misguides climate model development and can severely affect the results of climate change impact assessments.", "author" : [ { "dropping-particle" : "", "family" : "Prein", "given" : "Andreas F.", "non-dropping-particle" : "", "parse-names" : false, "suffix" : "" }, { "dropping-particle" : "", "family" : "Gobiet", "given" : "Andreas", "non-dropping-particle" : "", "parse-names" : false, "suffix" : "" } ], "container-title" : "International Journal of Climatology", "id" : "ITEM-1", "issue" : "1", "issued" : { "date-parts" : [ [ "2017", "1" ] ] }, "page" : "305-327", "title" : "Impacts of uncertainties in European gridded precipitation observations on regional climate analysis", "translator" : [ { "dropping-particle" : "", "family" : "Q4262", "given" : "", "non-dropping-particle" : "", "parse-names" : false, "suffix" : "" } ], "type" : "article-journal", "volume" : "37" }, "uris" : [ "http://www.mendeley.com/documents/?uuid=57b65f22-e21b-4545-b752-58bb21ca39ce" ] } ], "mendeley" : { "formattedCitation" : "(Prein and Gobiet, 2017)", "plainTextFormattedCitation" : "(Prein and Gobiet, 2017)", "previouslyFormattedCitation" : "(Prein and Gobiet, 2017)"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(Prein and Gobiet, 2017)</w:t>
      </w:r>
      <w:r w:rsidRPr="00C734F4">
        <w:rPr>
          <w:rFonts w:cs="Times New Roman"/>
          <w:color w:val="000000"/>
          <w:lang w:eastAsia="en-GB"/>
        </w:rPr>
        <w:fldChar w:fldCharType="end"/>
      </w:r>
      <w:r w:rsidRPr="00441820">
        <w:rPr>
          <w:rFonts w:cs="Times New Roman"/>
          <w:color w:val="000000"/>
          <w:lang w:val="en-US" w:eastAsia="en-GB"/>
        </w:rPr>
        <w:t xml:space="preserve">. This variability is partly due to the reluctance of some data owners to share their data with an international effort. Regardless of the reason, low station density is a major source of uncertainty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"10.1127/metz/2014/0584", "ISSN" : "0941-2948", "abstract" : "Datasets of the observed weather and climate on a regular grid are an important requisite for environmental and climate change research. In this paper we evaluate several European-scale regional reanalyses, developed in the EU project EURO4M, and compare them to existing datasets popularly used in applications today. The evaluation focuses on precipitation in the region of the European Alps, which, due to the marked topographic imprints, poses a challenging test bed. Utilizing a set of statistical indicators, we examine how the datasets represent the spatial pattern, annual cycle, frequency distribution and interannual variations. The evaluated datasets encompass new model-based regional reanalyses (UKMO and HIRLAM) and downscaling datasets (MESAN and MESCAN), one global reanalysis (ERA-Interim), and three station-based interpolation datasets (E-Obs, CRU, GPCC). The reference (APGD) is a gridded interpolation derived from very dense rain-gauge observations. The evaluation provides insight into the relative strengths and limitations of the various datasets and construction concepts. The new model-based regional reanalyses show richer spatial variations in the climatology of daily precipitation compared to the driving global reanalysis (ERA-Interim), and they correct for several unrealistic spatial features seen in global and continental interpolation datasets. But they also show biases, shifts in regional anomalies and inaccuracies in mountain-valley contrasts. Common to both regional reanalyses are overestimates of mean precipitation and wet day frequency, and an underestimate of the frequency of heavy precipitation. The 4DVar UKMO reanalysis shows a better space-time coherency with APGD compared to the 3DVar HIRLAM reanalysis. The accuracy of datasets that explicitly use rain-gauge observations (interpolation and downscaling) is found to be very heterogeneous, depending on the density of available station time series. In regions of high station density, downscaling procedures effectively correct for biases in the underlying reanalysis and reduce RMSE and SEEPS errors by a factor of 2 to 5. In areas where E-Obs and the downscaling datasets have similar input of station data the skill of the two methodologies is comparable. Interannual variations of monthly mean precipitation are highly correlated (&gt; 0.9) with those of the reference for all European-scale datasets and even for meso-beta scale subregions. Our evaluations illustrate that the new regional r\u2026", "author" : [ { "dropping-particle" : "", "family" : "Isotta", "given" : "Francesco A.", "non-dropping-particle" : "", "parse-names" : false, "suffix" : "" }, { "dropping-particle" : "", "family" : "Vogel", "given" : "Raphaela", "non-dropping-particle" : "", "parse-names" : false, "suffix" : "" }, { "dropping-particle" : "", "family" : "Frei", "given" : "Christoph", "non-dropping-particle" : "", "parse-names" : false, "suffix" : "" } ], "container-title" : "Meteorologische Zeitschrift", "id" : "ITEM-1", "issue" : "1", "issued" : { "date-parts" : [ [ "2015", "3", "13" ] ] }, "page" : "15-37", "title" : "Evaluation of European regional reanalyses and downscalings for precipitation in the Alpine region", "translator" : [ { "dropping-particle" : "", "family" : "Q4100", "given" : "", "non-dropping-particle" : "", "parse-names" : false, "suffix" : "" } ], "type" : "article-journal", "volume" : "24" }, "uris" : [ "http://www.mendeley.com/documents/?uuid=5ef2e6fa-649e-45f0-9bfc-361607821716" ] } ], "mendeley" : { "formattedCitation" : "(Isotta et al., 2015)", "plainTextFormattedCitation" : "(Isotta et al., 2015)", "previouslyFormattedCitation" : "(Isotta et al., 2015)"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eastAsia="en-GB"/>
        </w:rPr>
        <w:t>(Isotta et al., 2015)</w:t>
      </w:r>
      <w:r w:rsidRPr="00C734F4">
        <w:rPr>
          <w:rFonts w:cs="Times New Roman"/>
          <w:color w:val="000000"/>
          <w:lang w:eastAsia="en-GB"/>
        </w:rPr>
        <w:fldChar w:fldCharType="end"/>
      </w:r>
      <w:r w:rsidRPr="00C734F4">
        <w:rPr>
          <w:rFonts w:cs="Times New Roman"/>
          <w:color w:val="000000"/>
          <w:lang w:eastAsia="en-GB"/>
        </w:rPr>
        <w:t xml:space="preserve">. </w:t>
      </w:r>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"10.1175/BAMS-D-11-00161.1", "ISSN" : "0003-0007", "author" : [ { "dropping-particle" : "", "family" : "Kirchengast", "given" : "Gottfried", "non-dropping-particle" : "", "parse-names" : false, "suffix" : "" }, { "dropping-particle" : "", "family" : "Kabas", "given" : "Thomas", "non-dropping-particle" : "", "parse-names" : false, "suffix" : "" }, { "dropping-particle" : "", "family" : "Leuprecht", "given" : "Armin", "non-dropping-particle" : "", "parse-names" : false, "suffix" : "" }, { "dropping-particle" : "", "family" : "Bichler", "given" : "Christoph", "non-dropping-particle" : "", "parse-names" : false, "suffix" : "" }, { "dropping-particle" : "", "family" : "Truhetz", "given" : "Heimo", "non-dropping-particle" : "", "parse-names" : false, "suffix" : "" } ], "container-title" : "Bulletin of the American Meteorological Society", "id" : "ITEM-1", "issue" : "2", "issued" : { "date-parts" : [ [ "2014", "2" ] ] }, "page" : "227-242", "title" : "WegenerNet: A Pioneering High-Resolution Network for Monitoring Weather and Climate", "translator" : [ { "dropping-particle" : "", "family" : "Q5597", "given" : "", "non-dropping-particle" : "", "parse-names" : false, "suffix" : "" } ], "type" : "article-journal", "volume" : "95" }, "uris" : [ "http://www.mendeley.com/documents/?uuid=9bcb3509-a548-4136-982b-6249f13f2224" ] } ], "mendeley" : { "formattedCitation" : "(Kirchengast et al., 2014)", "manualFormatting" : "Kirchengast et al. (2014)", "plainTextFormattedCitation" : "(Kirchengast et al., 2014)", "previouslyFormattedCitation" : "(Kirchengast et al., 2014)"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eastAsia="en-GB"/>
        </w:rPr>
        <w:t>Kirchengast et al. (2014)</w:t>
      </w:r>
      <w:r w:rsidRPr="00C734F4">
        <w:rPr>
          <w:rFonts w:cs="Times New Roman"/>
          <w:color w:val="000000"/>
          <w:lang w:eastAsia="en-GB"/>
        </w:rPr>
        <w:fldChar w:fldCharType="end"/>
      </w:r>
      <w:r w:rsidRPr="00C734F4">
        <w:rPr>
          <w:rFonts w:cs="Times New Roman"/>
          <w:color w:val="000000"/>
          <w:lang w:eastAsia="en-GB"/>
        </w:rPr>
        <w:t xml:space="preserve"> and </w:t>
      </w:r>
      <w:bookmarkStart w:id="389" w:name="_Hlk76912098"/>
      <w:commentRangeStart w:id="390"/>
      <w:commentRangeStart w:id="391"/>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"10.5194/hess-23-2863-2019", "ISSN" : "1607-7938", "abstract" : "Abstract. Hydrology and remote-sensing communities have made use of dense rain-gauge networks for studying rainfall uncertainty and variability. However, in most regions, these dense networks are only available at small spatial scales (e.g., within remote-sensing subpixel areas) and over short periods of time. Just a few studies have applied a similar approach, i.e., employing dense gauge networks to catchment-scale areas, which limits the verification of their results in other regions. Using 10-year rainfall measurements from a network of 150 rain gauges, WegenerNet (WEGN), we assess the spatial uncertainty in observed heavy rainfall events. The WEGN network is located in southeastern Austria over an area of 20 km \u00d7 15 km with moderate orography. First, the spatial variability in rainfall in the region was characterized using a correlogram at daily and sub-daily scales. Differences in the spatial structure of rainfall events between warm and cold seasons are apparent, and we selected heavy rainfall events, the upper 10 % of wettest days during the warm season, for further analyses because of their high potential for causing hazards. Secondly, we investigated the uncertainty in estimating mean areal rainfall arising from a limited gauge density. The average number of gauges required to obtain areal rainfall with errors less than a certain threshold (\u226420 % normalized root-mean-square error \u2013 RMSE \u2013 is considered here) tends to increase, roughly following a power law as the timescale decreases, while the errors can be significantly reduced by establishing regularly distributed gauges. Lastly, the impact of spatial aggregation on extreme rainfall was examined, using gridded rainfall data with various horizontal grid spacings. The spatial-scale dependence was clearly observed at high intensity thresholds and high temporal resolutions; e.g., the 5 min extreme intensity increases by 44 % for the 99.9th and by 25 % for the 99th percentile, with increasing horizontal resolution from 0.1 to 0.01\u2218. Quantitative uncertainty information from this study can guide both data users and producers to estimate uncertainty in their own observational datasets, consequently leading to the sensible use of the data in relevant applications. Our findings could be transferred to midlatitude regions with moderate topography, but only to a limited extent, given that regional factors that can affect rainfall type and process are not explicitly considered in the study.", "author" : [ { "dropping-particle" : "", "family" : "O", "given" : "Sungmin", "non-dropping-particle" : "", "parse-names" : false, "suffix" : "" }, { "dropping-particle" : "", "family" : "Foelsche", "given" : "Ulrich", "non-dropping-particle" : "", "parse-names" : false, "suffix" : "" } ], "container-title" : "Hydrology and Earth System Sciences", "id" : "ITEM-1", "issue" : "7", "issued" : { "date-parts" : [ [ "2019", "7", "8" ] ] }, "page" : "2863-2875", "title" : "Assessment of spatial uncertainty of heavy rainfall at catchment scale using a dense gauge network", "translator" : [ { "dropping-particle" : "", "family" : "Q5599", "given" : "", "non-dropping-particle" : "", "parse-names" : false, "suffix" : "" } ], "type" : "article-journal", "volume" : "23" }, "uris" : [ "http://www.mendeley.com/documents/?uuid=0eaec26f-bd00-492c-8b6f-3f42abb762fd" ] } ], "mendeley" : { "formattedCitation" : "(O and Foelsche, 2019)", "manualFormatting" : "O and Foelsche (2018)", "plainTextFormattedCitation" : "(O and Foelsche, 2019)", "previouslyFormattedCitation" : "(O and Foelsche,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O and Foelsche (2018)</w:t>
      </w:r>
      <w:r w:rsidRPr="00C734F4">
        <w:rPr>
          <w:rFonts w:cs="Times New Roman"/>
          <w:color w:val="000000"/>
          <w:lang w:eastAsia="en-GB"/>
        </w:rPr>
        <w:fldChar w:fldCharType="end"/>
      </w:r>
      <w:bookmarkEnd w:id="389"/>
      <w:commentRangeEnd w:id="390"/>
      <w:r w:rsidR="00E41CA2">
        <w:rPr>
          <w:rStyle w:val="CommentReference"/>
          <w:rFonts w:asciiTheme="minorHAnsi" w:eastAsiaTheme="minorHAnsi" w:hAnsiTheme="minorHAnsi"/>
          <w:lang w:eastAsia="en-US"/>
        </w:rPr>
        <w:commentReference w:id="390"/>
      </w:r>
      <w:commentRangeEnd w:id="391"/>
      <w:r w:rsidR="00A97367">
        <w:rPr>
          <w:rStyle w:val="CommentReference"/>
          <w:rFonts w:asciiTheme="minorHAnsi" w:eastAsiaTheme="minorHAnsi" w:hAnsiTheme="minorHAnsi"/>
          <w:lang w:eastAsia="en-US"/>
        </w:rPr>
        <w:commentReference w:id="391"/>
      </w:r>
      <w:r w:rsidRPr="00441820">
        <w:rPr>
          <w:rFonts w:cs="Times New Roman"/>
          <w:color w:val="000000"/>
          <w:lang w:val="en-US" w:eastAsia="en-GB"/>
        </w:rPr>
        <w:t xml:space="preserve"> found that at least 2 to 5 (12) stations are required for capturing the area-averaged precipitation amount of heavy summertime precipitation events on a daily (hourly) basis with a normalised root-mean-square error of less than 20%. Similar to the E-OBS dataset, gridded daily temperature and precipitation datasets are being developed for other regions of the world. </w:t>
      </w:r>
      <w:r w:rsidRPr="00C734F4">
        <w:rPr>
          <w:rFonts w:cs="Times New Roman"/>
          <w:color w:val="000000"/>
          <w:lang w:eastAsia="en-GB"/>
        </w:rPr>
        <w:t xml:space="preserve">Examples include Southeast Asia (SA-OBS, </w:t>
      </w:r>
      <w:commentRangeStart w:id="392"/>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"10.1175/JCLI-D-16-0575.1", "ISSN" : "0894-8755", "abstract" : "This study introduces a new daily high-resolution land-only observational gridded dataset, called SA-OBS, for precipitation and minimum, mean, and maximum temperature covering Southeast Asia. This dataset improves upon existing observational products in terms of the number of contributing stations, in the use of an interpolation technique appropriate for daily climate observations, and in making estimates of the uncertainty of the gridded data. The dataset is delivered on a 0.25\u00b0 ? 0.25\u00b0 and a 0.5\u00b0 ? 0.5\u00b0 regular latitude?longitude grid for the period 1981?2014. The dataset aims to provide best estimates of grid square averages rather than point values to enable direct comparisons with regional climate models. Next to the best estimates, daily uncertainties are quantified. The underlying daily station time series are collected in cooperation between meteorological services in the region: the Southeast Asian Climate Assessment and Dataset (SACA&amp;D). Comparisons are made with station observations and other gridded station or satellite-based datasets (APHRODITE, CMORPH, TRMM). The comparisons show that vast differences exist in the average daily precipitation, the number of rainy days, and the average precipitation on a wet day between these datasets. SA-OBS closely resembles the station observations in terms of dry/wet frequency, the timing of precipitation events, and the reproduction of extreme precipitation. New versions of SA-OBS will be released when the station network in SACA&amp;D has grown further.", "author" : [ { "dropping-particle" : "", "family" : "Besselaar", "given" : "Else J.M.", "non-dropping-particle" : "Van den", "parse-names" : false, "suffix" : "" }, { "dropping-particle" : "", "family" : "Schrier", "given" : "Gerard", "non-dropping-particle" : "van der", "parse-names" : false, "suffix" : "" }, { "dropping-particle" : "", "family" : "Cornes", "given" : "Richard C.", "non-dropping-particle" : "", "parse-names" : false, "suffix" : "" }, { "dropping-particle" : "", "family" : "Iqbal", "given" : "Aris Suwondo", "non-dropping-particle" : "", "parse-names" : false, "suffix" : "" }, { "dropping-particle" : "", "family" : "Klein Tank", "given" : "Albert M. G.", "non-dropping-particle" : "", "parse-names" : false, "suffix" : "" } ], "container-title" : "Journal of Climate", "id" : "ITEM-1", "issue" : "14", "issued" : { "date-parts" : [ [ "2017", "7" ] ] }, "page" : "5151-5165", "title" : "SA-OBS: A Daily Gridded Surface Temperature and Precipitation Dataset for Southeast Asia", "translator" : [ { "dropping-particle" : "", "family" : "Q4654", "given" : "", "non-dropping-particle" : "", "parse-names" : false, "suffix" : "" } ], "type" : "article-journal", "volume" : "30" }, "uris" : [ "http://www.mendeley.com/documents/?uuid=c7ce841b-b7db-45dd-af13-db6fdc5b5220" ] } ], "mendeley" : { "formattedCitation" : "(Van den Besselaar et al., 2017)", "manualFormatting" : "Van den Besselaar et al., 2017)", "plainTextFormattedCitation" : "(Van den Besselaar et al., 2017)", "previouslyFormattedCitation" : "(Van den Besselaar et al., 2017)"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de-DE" w:eastAsia="en-GB"/>
        </w:rPr>
        <w:t>Van den Besselaar et al., 2017)</w:t>
      </w:r>
      <w:r w:rsidRPr="00C734F4">
        <w:rPr>
          <w:rFonts w:cs="Times New Roman"/>
          <w:color w:val="000000"/>
          <w:lang w:eastAsia="en-GB"/>
        </w:rPr>
        <w:fldChar w:fldCharType="end"/>
      </w:r>
      <w:commentRangeEnd w:id="392"/>
      <w:r w:rsidR="00E41CA2">
        <w:rPr>
          <w:rStyle w:val="CommentReference"/>
          <w:rFonts w:asciiTheme="minorHAnsi" w:eastAsiaTheme="minorHAnsi" w:hAnsiTheme="minorHAnsi"/>
          <w:lang w:eastAsia="en-US"/>
        </w:rPr>
        <w:commentReference w:id="392"/>
      </w:r>
      <w:r w:rsidRPr="00441820">
        <w:rPr>
          <w:rFonts w:cs="Times New Roman"/>
          <w:color w:val="000000"/>
          <w:lang w:val="de-DE" w:eastAsia="en-GB"/>
        </w:rPr>
        <w:t xml:space="preserve">, and West Africa (WACA&amp;D, </w:t>
      </w:r>
      <w:commentRangeStart w:id="393"/>
      <w:r w:rsidRPr="00C734F4">
        <w:rPr>
          <w:rFonts w:cs="Times New Roman"/>
          <w:color w:val="000000"/>
          <w:lang w:eastAsia="en-GB"/>
        </w:rPr>
        <w:fldChar w:fldCharType="begin" w:fldLock="1"/>
      </w:r>
      <w:ins w:id="394" w:author="Robin Matthews" w:date="2021-07-11T16:08:00Z">
        <w:r w:rsidR="00A97367">
          <w:rPr>
            <w:rFonts w:cs="Times New Roman"/>
            <w:color w:val="000000"/>
            <w:lang w:val="de-DE" w:eastAsia="en-GB"/>
          </w:rPr>
          <w:instrText>ADDIN CSL_CITATION { "citationItems" : [ { "id" : "ITEM-1", "itemData" : { "DOI" : "10.1175/BAMS-D-13-00249.1", "ISSN" : "0003-0007", "abstract" : "AbstractThe International Climate Assessment &amp; Dataset (ICA&amp;D) concept provides climate services on a regional scale for users in participating countries and the broader scientific community. It builds on the expertise gained in Europe, where national meteorological services collaborate by sharing climate data in order to produce regional climate assessments. Universities and data-rescue initiatives have joined this collaboration. The result is a web-based information system that combines quality-controlled daily station data with derived climate indices. Indices are provided for mean and extreme climate conditions including droughts, heat waves, and heavy rainfall events. ICA&amp;D systems currently exist in Europe and in three regions of the world vulnerable to climate change: Southeast Asia, Latin America, and West Africa. Historical perspectives on climate variability and change are integrated with the monitoring of current climate evolution through regular updates of the data series obtained from meteorological observing stations. Web users have access to plots and maps of climate indices, showing time series, trends, or deviations from climatology. All information can be downloaded for noncommercial research and educational purposes, except for a part of the daily data that the data provider does not want to share.", "author" : [ { "dropping-particle" : "", "family" : "Besselaar", "given" : "Else J M", "non-dropping-particle" : "Van den", "parse-names" : false, "suffix" : "" }, { "dropping-particle" : "", "family" : "Klein Tank", "given" : "Albert M G", "non-dropping-particle" : "", "parse-names" : false, "suffix" : "" }, { "dropping-particle" : "", "family" : "Schrier", "given" : "Gerard", "non-dropping-particle" : "Van Der", "parse-names" : false, "suffix" : "" }, { "dropping-particle" : "", "family" : "Abass", "given" : "Mariama S", "non-dropping-particle" : "", "parse-names" : false, "suffix" : "" }, { "dropping-particle" : "", "family" : "Baddour", "given" : "Omar", "non-dropping-particle" : "", "parse-names" : false, "suffix" : "" }, { "dropping-particle" : "", "family" : "Engelen", "given" : "Aryan F.V.", "non-dropping-particle" : "Van", "parse-names" : false, "suffix" : "" }, { "dropping-particle" : "", "family" : "Freire", "given" : "Andrea", "non-dropping-particle" : "", "parse-names" : false, "suffix" : "" }, { "dropping-particle" : "", "family" : "Hechler", "given" : "Peer", "non-dropping-particle" : "", "parse-names" : false, "suffix" : "" }, { "dropping-particle" : "", "family" : "Laksono", "given" : "Bayu Imbang", "non-dropping-particle" : "", "parse-names" : false, "suffix" : "" }, { "dropping-particle" : "", "family" : "Iqbal", "given" : "", "non-dropping-particle" : "", "parse-names" : false, "suffix" : "" }, { "dropping-particle" : "", "family" : "Jilderda", "given" : "Rudmer", "non-dropping-particle" : "", "parse-names" : false, "suffix" : "" }, { "dropping-particle" : "", "family" : "Foamouhoue", "given" : "Andre Kamga", "non-dropping-particle" : "", "parse-names" : false, "suffix" : "" }, { "dropping-particle" : "", "family" : "Kattenberg", "given" : "Arie", "non-dropping-particle" : "", "parse-names" : false, "suffix" : "" }, { "dropping-particle" : "", "family" : "Leander", "given" : "Robert", "non-dropping-particle" : "", "parse-names" : false, "suffix" : "" }, { "dropping-particle" : "", "family" : "G\u00fcingla", "given" : "Rodney Mart\u00ednez", "non-dropping-particle" : "", "parse-names" : false, "suffix" : "" }, { "dropping-particle" : "", "family" : "Mhanda", "given" : "Albert S", "non-dropping-particle" : "", "parse-names" : false, "suffix" : "" }, { "dropping-particle" : "", "family" : "Nieto", "given" : "Juan Jos\u00e9", "non-dropping-particle" : "", "parse-names" : false, "suffix" : "" }, { "dropping-particle" : "", "family" : "Sunaryo", "given" : "", "non-dropping-particle" : "", "parse-names" : false, "suffix" : "" }, { "dropping-particle" : "", "family" : "Suwondo", "given" : "Aris", "non-dropping-particle" : "", "parse-names" : false, "suffix" : "" }, { "dropping-particle" : "", "family" : "Swarinoto", "given" : "Yunus S", "non-dropping-particle" : "", "parse-names" : false, "suffix" : "" }, { "dropping-particle" : "", "family" : "Verver", "given" : "G\u00e9", "non-dropping-particle" : "", "parse-names" : false, "suffix" : "" } ], "container-title" : "Bulletin of the American Meteorological Society", "id" : "ITEM-1", "issue" : "1", "issued" : { "date-parts" : [ [ "2015", "1", "30" ] ] }, "note" : "doi: 10.1175/BAMS-D-13-00249.1", "page" : "16-21", "publisher" : "American Meteorological Society", "title" : "International Climate Assessment &amp; Dataset: Climate Services across Borders", "translator" : [ { "dropping-particle" : "", "family" : "Q5267", "given" : "", "non-dropping-particle" : "", "parse-names" : false, "suffix" : "" } ], "type" : "article-journal", "volume" : "96" }, "uris" : [ "http://www.mendeley.com/documents/?uuid=284f0a97-61f9-3def-9de8-a60cfbc77374" ] } ], "mendeley" : { "formattedCitation" : "(Van den Besselaar et al., 2015)", "manualFormatting" : "Van den Besselaar et al., 2015)", "plainTextFormattedCitation" : "(Van den Besselaar et al., 2015)", "previouslyFormattedCitation" : "(Van den Besselaar et al., 2015)" }, "properties" : { "noteIndex" : 0 }, "schema" : "https://github.com/citation-style-language/schema/raw/master/csl-citation.json" }</w:instrText>
        </w:r>
      </w:ins>
      <w:del w:id="395" w:author="Robin Matthews" w:date="2021-07-11T16:08:00Z">
        <w:r w:rsidR="000465A7" w:rsidDel="00A97367">
          <w:rPr>
            <w:rFonts w:cs="Times New Roman"/>
            <w:color w:val="000000"/>
            <w:lang w:val="de-DE" w:eastAsia="en-GB"/>
          </w:rPr>
          <w:delInstrText>ADDIN CSL_CITATION { "citationItems" : [ { "id" : "ITEM-1", "itemData" : { "DOI" : "10.1175/BAMS-D-13-00249.1", "ISSN" : "0003-0007", "abstract" : "AbstractThe International Climate Assessment &amp; Dataset (ICA&amp;D) concept provides climate services on a regional scale for users in participating countries and the broader scientific community. It builds on the expertise gained in Europe, where national meteorological services collaborate by sharing climate data in order to produce regional climate assessments. Universities and data-rescue initiatives have joined this collaboration. The result is a web-based information system that combines quality-controlled daily station data with derived climate indices. Indices are provided for mean and extreme climate conditions including droughts, heat waves, and heavy rainfall events. ICA&amp;D systems currently exist in Europe and in three regions of the world vulnerable to climate change: Southeast Asia, Latin America, and West Africa. Historical perspectives on climate variability and change are integrated with the monitoring of current climate evolution through regular updates of the data series obtained from meteorological observing stations. Web users have access to plots and maps of climate indices, showing time series, trends, or deviations from climatology. All information can be downloaded for noncommercial research and educational purposes, except for a part of the daily data that the data provider does not want to share.", "author" : [ { "dropping-particle" : "", "family" : "Besselaar", "given" : "Else J M", "non-dropping-particle" : "Van den", "parse-names" : false, "suffix" : "" }, { "dropping-particle" : "", "family" : "Klein Tank", "given" : "Albert M G", "non-dropping-particle" : "", "parse-names" : false, "suffix" : "" }, { "dropping-particle" : "", "family" : "Schrier", "given" : "Gerard", "non-dropping-particle" : "Van Der", "parse-names" : false, "suffix" : "" }, { "dropping-particle" : "", "family" : "Abass", "given" : "Mariama S", "non-dropping-particle" : "", "parse-names" : false, "suffix" : "" }, { "dropping-particle" : "", "family" : "Baddour", "given" : "Omar", "non-dropping-particle" : "", "parse-names" : false, "suffix" : "" }, { "dropping-particle" : "", "family" : "Engelen", "given" : "Aryan F.V.", "non-dropping-particle" : "Van", "parse-names" : false, "suffix" : "" }, { "dropping-particle" : "", "family" : "Freire", "given" : "Andrea", "non-dropping-particle" : "", "parse-names" : false, "suffix" : "" }, { "dropping-particle" : "", "family" : "Hechler", "given" : "Peer", "non-dropping-particle" : "", "parse-names" : false, "suffix" : "" }, { "dropping-particle" : "", "family" : "Laksono", "given" : "Bayu Imbang", "non-dropping-particle" : "", "parse-names" : false, "suffix" : "" }, { "dropping-particle" : "", "family" : "Iqbal", "given" : "", "non-dropping-particle" : "", "parse-names" : false, "suffix" : "" }, { "dropping-particle" : "", "family" : "Jilderda", "given" : "Rudmer", "non-dropping-particle" : "", "parse-names" : false, "suffix" : "" }, { "dropping-particle" : "", "family" : "Foamouhoue", "given" : "Andre Kamga", "non-dropping-particle" : "", "parse-names" : false, "suffix" : "" }, { "dropping-particle" : "", "family" : "Kattenberg", "given" : "Arie", "non-dropping-particle" : "", "parse-names" : false, "suffix" : "" }, { "dropping-particle" : "", "family" : "Leander", "given" : "Robert", "non-dropping-particle" : "", "parse-names" : false, "suffix" : "" }, { "dropping-particle" : "", "family" : "G\u00fcingla", "given" : "Rodney Mart\u00ednez", "non-dropping-particle" : "", "parse-names" : false, "suffix" : "" }, { "dropping-particle" : "", "family" : "Mhanda", "given" : "Albert S", "non-dropping-particle" : "", "parse-names" : false, "suffix" : "" }, { "dropping-particle" : "", "family" : "Nieto", "given" : "Juan Jos\u00e9", "non-dropping-particle" : "", "parse-names" : false, "suffix" : "" }, { "dropping-particle" : "", "family" : "Sunaryo", "given" : "", "non-dropping-particle" : "", "parse-names" : false, "suffix" : "" }, { "dropping-particle" : "", "family" : "Suwondo", "given" : "Aris", "non-dropping-particle" : "", "parse-names" : false, "suffix" : "" }, { "dropping-particle" : "", "family" : "Swarinoto", "given" : "Yunus S", "non-dropping-particle" : "", "parse-names" : false, "suffix" : "" }, { "dropping-particle" : "", "family" : "Verver", "given" : "G\u00e9", "non-dropping-particle" : "", "parse-names" : false, "suffix" : "" } ], "container-title" : "Bulletin of the American Meteorological Society", "id" : "ITEM-1", "issue" : "1", "issued" : { "date-parts" : [ [ "2015", "1", "30" ] ] }, "note" : "doi: 10.1175/BAMS-D-13-00249.1", "page" : "16-21", "publisher" : "American Meteorological Society", "title" : "International Climate Assessment &amp; Dataset: Climate Services across Borders", "translator" : [ { "dropping-particle" : "", "family" : "Q5267", "given" : "", "non-dropping-particle" : "", "parse-names" : false, "suffix" : "" } ], "type" : "article-journal", "volume" : "96" }, "uris" : [ "http://www.mendeley.com/documents/?uuid=284f0a97-61f9-3def-9de8-a60cfbc77374" ] } ], "mendeley" : { "formattedCitation" : "(Van den Besselaar et al., 2015)", "manualFormatting" : "Van Den Besselaar et al., 2015)", "plainTextFormattedCitation" : "(Van den Besselaar et al., 2015)", "previouslyFormattedCitation" : "(Van den Besselaar et al., 2015)" }, "properties" : { "noteIndex" : 0 }, "schema" : "https://github.com/citation-style-language/schema/raw/master/csl-citation.json" }</w:delInstrText>
        </w:r>
      </w:del>
      <w:r w:rsidRPr="00C734F4">
        <w:rPr>
          <w:rFonts w:cs="Times New Roman"/>
          <w:color w:val="000000"/>
          <w:lang w:eastAsia="en-GB"/>
        </w:rPr>
        <w:fldChar w:fldCharType="separate"/>
      </w:r>
      <w:r w:rsidR="00E41CA2">
        <w:rPr>
          <w:rFonts w:cs="Times New Roman"/>
          <w:noProof/>
          <w:color w:val="000000"/>
          <w:lang w:val="en-US" w:eastAsia="en-GB"/>
        </w:rPr>
        <w:t xml:space="preserve">Van </w:t>
      </w:r>
      <w:ins w:id="396" w:author="Robin Matthews" w:date="2021-07-11T16:08:00Z">
        <w:r w:rsidR="00A97367">
          <w:rPr>
            <w:rFonts w:cs="Times New Roman"/>
            <w:noProof/>
            <w:color w:val="000000"/>
            <w:lang w:val="en-US" w:eastAsia="en-GB"/>
          </w:rPr>
          <w:t>d</w:t>
        </w:r>
      </w:ins>
      <w:del w:id="397" w:author="Robin Matthews" w:date="2021-07-11T16:08:00Z">
        <w:r w:rsidR="00E41CA2" w:rsidDel="00A97367">
          <w:rPr>
            <w:rFonts w:cs="Times New Roman"/>
            <w:noProof/>
            <w:color w:val="000000"/>
            <w:lang w:val="en-US" w:eastAsia="en-GB"/>
          </w:rPr>
          <w:delText>D</w:delText>
        </w:r>
      </w:del>
      <w:r w:rsidR="00E41CA2">
        <w:rPr>
          <w:rFonts w:cs="Times New Roman"/>
          <w:noProof/>
          <w:color w:val="000000"/>
          <w:lang w:val="en-US" w:eastAsia="en-GB"/>
        </w:rPr>
        <w:t>en Besselaar et al., 2015)</w:t>
      </w:r>
      <w:r w:rsidRPr="00C734F4">
        <w:rPr>
          <w:rFonts w:cs="Times New Roman"/>
          <w:color w:val="000000"/>
          <w:lang w:eastAsia="en-GB"/>
        </w:rPr>
        <w:fldChar w:fldCharType="end"/>
      </w:r>
      <w:commentRangeEnd w:id="393"/>
      <w:r w:rsidR="00E41CA2">
        <w:rPr>
          <w:rStyle w:val="CommentReference"/>
          <w:rFonts w:asciiTheme="minorHAnsi" w:eastAsiaTheme="minorHAnsi" w:hAnsiTheme="minorHAnsi"/>
          <w:lang w:eastAsia="en-US"/>
        </w:rPr>
        <w:commentReference w:id="393"/>
      </w:r>
      <w:r w:rsidRPr="00441820">
        <w:rPr>
          <w:rFonts w:cs="Times New Roman"/>
          <w:color w:val="000000"/>
          <w:lang w:val="en-US" w:eastAsia="en-GB"/>
        </w:rPr>
        <w:t xml:space="preserve">. Despite the uneven distribution of stations in space and time, the value in these initiatives is illustrated by the large number of studies in which the data product is used. This is the case, for instance, the work of </w:t>
      </w:r>
      <w:commentRangeStart w:id="398"/>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"10.3389/feart.2020.00092", "ISSN" : "2296-6463", "author" : [ { "dropping-particle" : "", "family" : "Condom", "given" : "Thomas", "non-dropping-particle" : "", "parse-names" : false, "suffix" : "" }, { "dropping-particle" : "", "family" : "Mart\u00ednez", "given" : "Rodney", "non-dropping-particle" : "", "parse-names" : false, "suffix" : "" }, { "dropping-particle" : "", "family" : "Pab\u00f3n", "given" : "Jos\u00e9 Daniel", "non-dropping-particle" : "", "parse-names" : false, "suffix" : "" }, { "dropping-particle" : "", "family" : "Costa", "given" : "Felipe", "non-dropping-particle" : "", "parse-names" : false, "suffix" : "" }, { "dropping-particle" : "", "family" : "Pineda", "given" : "Luis", "non-dropping-particle" : "", "parse-names" : false, "suffix" : "" }, { "dropping-particle" : "", "family" : "Nieto", "given" : "Juan Jose", "non-dropping-particle" : "", "parse-names" : false, "suffix" : "" }, { "dropping-particle" : "", "family" : "L\u00f3pez", "given" : "Freddy", "non-dropping-particle" : "", "parse-names" : false, "suffix" : "" }, { "dropping-particle" : "", "family" : "Villacis", "given" : "Marcos", "non-dropping-particle" : "", "parse-names" : false, "suffix" : "" } ], "container-title" : "Frontiers in Earth Science", "id" : "ITEM-1", "issued" : { "date-parts" : [ [ "2020", "4", "9" ] ] }, "title" : "Climatological and Hydrological Observations for the South American Andes: In situ Stations, Satellite, and Reanalysis Data Sets", "translator" : [ { "dropping-particle" : "", "family" : "Q6964", "given" : "", "non-dropping-particle" : "", "parse-names" : false, "suffix" : "" } ], "type" : "article-journal", "volume" : "8" }, "uris" : [ "http://www.mendeley.com/documents/?uuid=c82e3aa2-42e2-446e-8d43-7cd9b5eb83ac" ] } ], "mendeley" : { "formattedCitation" : "(Condom et al., 2020)", "manualFormatting" : "Condom et al., (2020)", "plainTextFormattedCitation" : "(Condom et al., 2020)", "previouslyFormattedCitation" : "(Condom et al., 2020)"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Condom et al., (2020)</w:t>
      </w:r>
      <w:r w:rsidRPr="00C734F4">
        <w:rPr>
          <w:rFonts w:cs="Times New Roman"/>
          <w:color w:val="000000"/>
          <w:lang w:eastAsia="en-GB"/>
        </w:rPr>
        <w:fldChar w:fldCharType="end"/>
      </w:r>
      <w:commentRangeEnd w:id="398"/>
      <w:r w:rsidR="00E41CA2">
        <w:rPr>
          <w:rStyle w:val="CommentReference"/>
          <w:rFonts w:asciiTheme="minorHAnsi" w:eastAsiaTheme="minorHAnsi" w:hAnsiTheme="minorHAnsi"/>
          <w:lang w:eastAsia="en-US"/>
        </w:rPr>
        <w:commentReference w:id="398"/>
      </w:r>
      <w:r w:rsidRPr="00441820">
        <w:rPr>
          <w:rFonts w:cs="Times New Roman"/>
          <w:color w:val="000000"/>
          <w:lang w:val="en-US" w:eastAsia="en-GB"/>
        </w:rPr>
        <w:t xml:space="preserve"> over the Andes, a region with prominent data scarcity, and the African Monsoon Multidisciplinary Analysis Project over West Africa (e.g., </w:t>
      </w:r>
      <w:commentRangeStart w:id="399"/>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 } ], "mendeley" : { "formattedCitation" : "(Lebel and Ali, 2009)", "manualFormatting" : "Lebel and Ali, 2009)", "plainTextFormattedCitation" : "(Lebel and Ali, 2009)", "previouslyFormattedCitation" : "(Lebel and Ali, 2009)"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Lebel and Ali, 2009)</w:t>
      </w:r>
      <w:r w:rsidRPr="00C734F4">
        <w:rPr>
          <w:rFonts w:cs="Times New Roman"/>
          <w:color w:val="000000"/>
          <w:lang w:eastAsia="en-GB"/>
        </w:rPr>
        <w:fldChar w:fldCharType="end"/>
      </w:r>
      <w:commentRangeEnd w:id="399"/>
      <w:r w:rsidR="00E41CA2">
        <w:rPr>
          <w:rStyle w:val="CommentReference"/>
          <w:rFonts w:asciiTheme="minorHAnsi" w:eastAsiaTheme="minorHAnsi" w:hAnsiTheme="minorHAnsi"/>
          <w:lang w:eastAsia="en-US"/>
        </w:rPr>
        <w:commentReference w:id="399"/>
      </w:r>
      <w:r w:rsidRPr="00441820">
        <w:rPr>
          <w:rFonts w:cs="Times New Roman"/>
          <w:color w:val="000000"/>
          <w:lang w:val="en-US" w:eastAsia="en-GB"/>
        </w:rPr>
        <w:t xml:space="preserve">. There have been efforts to reduce data scarcity through initiatives such as the International Surface Temperature Initiative (ISTI, </w:t>
      </w:r>
      <w:commentRangeStart w:id="400"/>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"10.1175/2011BAMS3124.1", "ISSN" : "0003-0007", "author" : [ { "dropping-particle" : "", "family" : "Thorne", "given" : "Peter W", "non-dropping-particle" : "", "parse-names" : false, "suffix" : "" }, { "dropping-particle" : "", "family" : "Willett", "given" : "Kate M", "non-dropping-particle" : "", "parse-names" : false, "suffix" : "" }, { "dropping-particle" : "", "family" : "Allan", "given" : "Rob J", "non-dropping-particle" : "", "parse-names" : false, "suffix" : "" }, { "dropping-particle" : "", "family" : "Bojinski", "given" : "Stephan", "non-dropping-particle" : "", "parse-names" : false, "suffix" : "" }, { "dropping-particle" : "", "family" : "Christy", "given" : "John R", "non-dropping-particle" : "", "parse-names" : false, "suffix" : "" }, { "dropping-particle" : "", "family" : "Fox", "given" : "Nigel", "non-dropping-particle" : "", "parse-names" : false, "suffix" : "" }, { "dropping-particle" : "", "family" : "Gilbert", "given" : "Simon", "non-dropping-particle" : "", "parse-names" : false, "suffix" : "" }, { "dropping-particle" : "", "family" : "Jolliffe", "given" : "Ian", "non-dropping-particle" : "", "parse-names" : false, "suffix" : "" }, { "dropping-particle" : "", "family" : "Kennedy", "given" : "John J", "non-dropping-particle" : "", "parse-names" : false, "suffix" : "" }, { "dropping-particle" : "", "family" : "Kent", "given" : "Elizabeth", "non-dropping-particle" : "", "parse-names" : false, "suffix" : "" }, { "dropping-particle" : "", "family" : "Tank", "given" : "Albert Klein", "non-dropping-particle" : "", "parse-names" : false, "suffix" : "" }, { "dropping-particle" : "", "family" : "Lawrimore", "given" : "Jay", "non-dropping-particle" : "", "parse-names" : false, "suffix" : "" }, { "dropping-particle" : "", "family" : "Parker", "given" : "David E", "non-dropping-particle" : "", "parse-names" : false, "suffix" : "" }, { "dropping-particle" : "", "family" : "Rayner", "given" : "Nick", "non-dropping-particle" : "", "parse-names" : false, "suffix" : "" }, { "dropping-particle" : "", "family" : "Simmons", "given" : "Adrian", "non-dropping-particle" : "", "parse-names" : false, "suffix" : "" }, { "dropping-particle" : "", "family" : "Song", "given" : "Lianchun", "non-dropping-particle" : "", "parse-names" : false, "suffix" : "" }, { "dropping-particle" : "", "family" : "Stott", "given" : "Peter A", "non-dropping-particle" : "", "parse-names" : false, "suffix" : "" }, { "dropping-particle" : "", "family" : "Trewin", "given" : "Blair", "non-dropping-particle" : "", "parse-names" : false, "suffix" : "" } ], "container-title" : "Bulletin of the American Meteorological Society", "id" : "ITEM-1", "issue" : "11", "issued" : { "date-parts" : [ [ "2011", "11" ] ] }, "language" : "English", "page" : "ES40-ES47", "publisher" : "American Meteorological Society", "publisher-place" : "Boston MA, USA", "title" : "Guiding the Creation of A Comprehensive Surface Temperature Resource for Twenty-First-Century Climate Science", "translator" : [ { "dropping-particle" : "", "family" : "Q6962", "given" : "", "non-dropping-particle" : "", "parse-names" : false, "suffix" : "" } ], "type" : "article-journal", "volume" : "92" }, "uris" : [ "http://www.mendeley.com/documents/?uuid=0f7f9245-3a63-45e9-8ffc-1136bab34b1b" ] } ], "mendeley" : { "formattedCitation" : "(Thorne et al., 2011)", "manualFormatting" : "Thorne et al., 2011)", "plainTextFormattedCitation" : "(Thorne et al., 2011)", "previouslyFormattedCitation" : "(Thorne et al., 2011)"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Thorne et al., 2011)</w:t>
      </w:r>
      <w:r w:rsidRPr="00C734F4">
        <w:rPr>
          <w:rFonts w:cs="Times New Roman"/>
          <w:color w:val="000000"/>
          <w:lang w:eastAsia="en-GB"/>
        </w:rPr>
        <w:fldChar w:fldCharType="end"/>
      </w:r>
      <w:commentRangeEnd w:id="400"/>
      <w:r w:rsidR="00E41CA2">
        <w:rPr>
          <w:rStyle w:val="CommentReference"/>
          <w:rFonts w:asciiTheme="minorHAnsi" w:eastAsiaTheme="minorHAnsi" w:hAnsiTheme="minorHAnsi"/>
          <w:lang w:eastAsia="en-US"/>
        </w:rPr>
        <w:commentReference w:id="400"/>
      </w:r>
      <w:r w:rsidRPr="00441820">
        <w:rPr>
          <w:rFonts w:cs="Times New Roman"/>
          <w:color w:val="000000"/>
          <w:lang w:val="en-US" w:eastAsia="en-GB"/>
        </w:rPr>
        <w:t>, GHCND, and the Expanding Met</w:t>
      </w:r>
      <w:r w:rsidR="00534D7D" w:rsidRPr="00441820">
        <w:rPr>
          <w:rFonts w:cs="Times New Roman"/>
          <w:color w:val="000000"/>
          <w:lang w:val="en-US" w:eastAsia="en-GB"/>
        </w:rPr>
        <w:t xml:space="preserve"> Office</w:t>
      </w:r>
      <w:r w:rsidRPr="00441820">
        <w:rPr>
          <w:rFonts w:cs="Times New Roman"/>
          <w:color w:val="000000"/>
          <w:lang w:val="en-US" w:eastAsia="en-GB"/>
        </w:rPr>
        <w:t xml:space="preserve"> Hadley Centre ISD with quality-controlled, sub-daily station data from 1931 (HadISD, </w:t>
      </w:r>
      <w:commentRangeStart w:id="401"/>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"10.5194/gi-5-473-2016",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"ITEM-1", "issue" : "2", "issued" : { "date-parts" : [ [ "2016" ] ] }, "page" : "473-491", "title" : "Expanding HadISD: quality-controlled, sub-daily station data from 1931", "translator" : [ { "dropping-particle" : "", "family" : "Q6960", "given" : "", "non-dropping-particle" : "", "parse-names" : false, "suffix" : "" } ], "type" : "article-journal", "volume" : "5" }, "uris" : [ "http://www.mendeley.com/documents/?uuid=6815c7f3-6606-4f60-93e4-9af7b9640d0d" ] } ], "mendeley" : { "formattedCitation" : "(Dunn et al., 2016)", "manualFormatting" : "Dunn et al., 2016)", "plainTextFormattedCitation" : "(Dunn et al., 2016)", "previouslyFormattedCitation" : "(Dunn et al., 2016)"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Dunn et al., 2016)</w:t>
      </w:r>
      <w:r w:rsidRPr="00C734F4">
        <w:rPr>
          <w:rFonts w:cs="Times New Roman"/>
          <w:color w:val="000000"/>
          <w:lang w:eastAsia="en-GB"/>
        </w:rPr>
        <w:fldChar w:fldCharType="end"/>
      </w:r>
      <w:commentRangeEnd w:id="401"/>
      <w:r w:rsidR="00E41CA2">
        <w:rPr>
          <w:rStyle w:val="CommentReference"/>
          <w:rFonts w:asciiTheme="minorHAnsi" w:eastAsiaTheme="minorHAnsi" w:hAnsiTheme="minorHAnsi"/>
          <w:lang w:eastAsia="en-US"/>
        </w:rPr>
        <w:commentReference w:id="401"/>
      </w:r>
      <w:r w:rsidRPr="00441820">
        <w:rPr>
          <w:rFonts w:cs="Times New Roman"/>
          <w:color w:val="000000"/>
          <w:lang w:val="en-US" w:eastAsia="en-GB"/>
        </w:rPr>
        <w:t>.</w:t>
      </w:r>
    </w:p>
    <w:p w14:paraId="1CB0BF51" w14:textId="77777777" w:rsidR="0081226F" w:rsidRPr="00441820" w:rsidRDefault="0081226F" w:rsidP="0081226F">
      <w:pPr>
        <w:rPr>
          <w:rFonts w:cs="Times New Roman"/>
          <w:color w:val="000000"/>
          <w:lang w:val="en-US" w:eastAsia="en-GB"/>
        </w:rPr>
      </w:pPr>
    </w:p>
    <w:p w14:paraId="43A84DE8" w14:textId="0A638ED9" w:rsidR="0081226F" w:rsidRPr="00441820" w:rsidRDefault="0081226F" w:rsidP="0081226F">
      <w:pPr>
        <w:rPr>
          <w:rFonts w:cs="Times New Roman"/>
          <w:color w:val="000000"/>
          <w:lang w:val="en-US" w:eastAsia="en-GB"/>
        </w:rPr>
      </w:pPr>
      <w:r w:rsidRPr="00441820">
        <w:rPr>
          <w:rFonts w:cs="Times New Roman"/>
          <w:color w:val="000000"/>
          <w:lang w:val="en-US" w:eastAsia="en-GB"/>
        </w:rPr>
        <w:t>Data scarcity arising from changing coverage in observation station networks results in substantial problems for climate monitoring (e.g., trend analysis of extreme events requires high temporal and spatial resolutions) or model evaluation (</w:t>
      </w:r>
      <w:r w:rsidRPr="00441820">
        <w:rPr>
          <w:lang w:val="en-US"/>
        </w:rPr>
        <w:t>Section 10.3.3.1</w:t>
      </w:r>
      <w:r w:rsidRPr="00441820">
        <w:rPr>
          <w:rFonts w:cs="Times New Roman"/>
          <w:color w:val="000000"/>
          <w:lang w:val="en-US" w:eastAsia="en-GB"/>
        </w:rPr>
        <w:t xml:space="preserve">). It is </w:t>
      </w:r>
      <w:r w:rsidRPr="00441820">
        <w:rPr>
          <w:rFonts w:cs="Times New Roman"/>
          <w:i/>
          <w:iCs/>
          <w:color w:val="000000"/>
          <w:lang w:val="en-US" w:eastAsia="en-GB"/>
        </w:rPr>
        <w:t>virtually certain</w:t>
      </w:r>
      <w:r w:rsidRPr="00441820">
        <w:rPr>
          <w:rFonts w:cs="Times New Roman"/>
          <w:color w:val="000000"/>
          <w:lang w:val="en-US" w:eastAsia="en-GB"/>
        </w:rPr>
        <w:t xml:space="preserve"> that the scarcity and decline of observational availability in some regions (but not necessarily globally), increase the uncertainty of the long-term global temperature and precipitation estimates. As an example,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"10.1029/2018GL079709", "ISSN" : "00948276", "author" : [ { "dropping-particle" : "", "family" : "Lin", "given" : "Marena", "non-dropping-particle" : "", "parse-names" : false, "suffix" : "" }, { "dropping-particle" : "", "family" : "Huybers", "given" : "Peter", "non-dropping-particle" : "", "parse-names" : false, "suffix" : "" } ], "container-title" : "Geophysical Research Letters", "id" : "ITEM-1", "issued" : { "date-parts" : [ [ "2019", "2", "11" ] ] }, "title" : "If Rain Falls in India and No One Reports It, Are Historical Trends in Monsoon Extremes Biased?", "translator" : [ { "dropping-particle" : "", "family" : "Q4519", "given" : "", "non-dropping-particle" : "", "parse-names" : false, "suffix" : "" } ], "type" : "article-journal" }, "uris" : [ "http://www.mendeley.com/documents/?uuid=325318dd-8749-4467-b81d-736e3983971d" ] } ], "mendeley" : { "formattedCitation" : "(Lin and Huybers, 2019)", "manualFormatting" : "Lin and Huybers (2019)", "plainTextFormattedCitation" : "(Lin and Huybers, 2019)", "previouslyFormattedCitation" : "(Lin and Huybers,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Lin and Huybers (2019)</w:t>
      </w:r>
      <w:r w:rsidRPr="00C734F4">
        <w:rPr>
          <w:rFonts w:cs="Times New Roman"/>
          <w:color w:val="000000"/>
          <w:lang w:eastAsia="en-GB"/>
        </w:rPr>
        <w:fldChar w:fldCharType="end"/>
      </w:r>
      <w:r w:rsidRPr="00441820">
        <w:rPr>
          <w:rFonts w:cs="Times New Roman"/>
          <w:color w:val="000000"/>
          <w:lang w:val="en-US" w:eastAsia="en-GB"/>
        </w:rPr>
        <w:t xml:space="preserve"> found that changes in the number of rain gauges after 1975 resulted in spurious trends in extremes of Indian rainfall in a 0.25</w:t>
      </w:r>
      <w:r w:rsidRPr="00C734F4">
        <w:rPr>
          <w:rFonts w:ascii="Symbol" w:hAnsi="Symbol" w:cs="Times New Roman"/>
          <w:color w:val="000000"/>
          <w:lang w:eastAsia="en-GB"/>
        </w:rPr>
        <w:t></w:t>
      </w:r>
      <w:r w:rsidRPr="00441820">
        <w:rPr>
          <w:rFonts w:cs="Times New Roman"/>
          <w:color w:val="000000"/>
          <w:lang w:val="en-US" w:eastAsia="en-GB"/>
        </w:rPr>
        <w:t>-gridded dataset spanning the 20</w:t>
      </w:r>
      <w:r w:rsidRPr="00441820">
        <w:rPr>
          <w:rFonts w:cs="Times New Roman"/>
          <w:color w:val="000000"/>
          <w:vertAlign w:val="superscript"/>
          <w:lang w:val="en-US" w:eastAsia="en-GB"/>
        </w:rPr>
        <w:t>th</w:t>
      </w:r>
      <w:r w:rsidRPr="00441820">
        <w:rPr>
          <w:rFonts w:cs="Times New Roman"/>
          <w:color w:val="000000"/>
          <w:lang w:val="en-US" w:eastAsia="en-GB"/>
        </w:rPr>
        <w:t xml:space="preserve"> century. In fact, the number of stations used to construct the gridded dataset dropped by half after 1990, leading to inhomogeneity and spurious trends (Section 10.6.3). Over the southern part of the Mediterranean, which is an area sparsely covered by meteorological stations, data scarcity can lead to large uncertainties in the different gridded datasets and strongly affect model evaluation (Section 10.6.4). Perpetual data sparsity results in some climate characteristics not being observed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"10.1175/JCLI-D-18-0656.1", "ISBN" : "0306-6800", "ISSN" : "0894-8755", "abstract" : "This study estimates future changes in the early summer precipitation characteristics around Japan using changes in the large-scale environment, by combining Global Precipitation Measurement precipitation radar observations and phase 5 of the Coupled Models Intercomparison Project climate model large-scale projections. Analyzing satellite-based data, we first relate precipitation in three types of rain events (small, organized, and midlatitude), which are identified via their characteristics, to the large-scale environment. Two environmental fields are chosen to determine the large-scale conditions of the precipitation: the sea surface temperature and the midlevel large-scale vertical velocity. The former is related to the lower-tropospheric thermal instability, while the latter affects precipitation via moistening/drying of the midtroposphere. Consequently, favorable conditions differ between the three types in terms of these two environmental fields. Using these precipitation\u2013environment relationships, we then reconstruct the precipitation distributions for each type with reference to the two environmental indices in climate models for the present and future climates. Future changes in the reconstructed precipitation are found to vary widely between the three types in association with the large-scale environment. In more than 90% of models, the region affected by organized-type precipitation will expand northward, leading to a substantial increase in this type of precipitation near Japan along the Sea of Japan, and in northern and eastern Japan on the Pacific side, where its present amount is relatively small. This result suggests an elevated risk of heavy rainfall in those regions because the maximum precipitation intensity is more intense in organized-type precipitation than in the other two types.", "author" : [ { "dropping-particle" : "", "family" : "Yokoyama", "given" : "Chie", "non-dropping-particle" : "", "parse-names" : false, "suffix" : "" }, { "dropping-particle" : "", "family" : "Takayabu", "given" : "Yukari N", "non-dropping-particle" : "", "parse-names" : false, "suffix" : "" }, { "dropping-particle" : "", "family" : "Arakawa", "given" : "Osamu", "non-dropping-particle" : "", "parse-names" : false, "suffix" : "" }, { "dropping-particle" : "", "family" : "Ose", "given" : "Tomoaki", "non-dropping-particle" : "", "parse-names" : false, "suffix" : "" } ], "container-title" : "Journal of Climate", "id" : "ITEM-1", "issue" : "16", "issued" : { "date-parts" : [ [ "2019", "8", "15" ] ] }, "page" : "5251-5274", "title" : "A Study on Future Projections of Precipitation Characteristics around Japan in Early Summer Combining GPM DPR Observation and CMIP5 Large-Scale Environments", "translator" : [ { "dropping-particle" : "", "family" : "Q6331", "given" : "", "non-dropping-particle" : "", "parse-names" : false, "suffix" : "" } ], "type" : "article-journal", "volume" : "32" }, "uris" : [ "http://www.mendeley.com/documents/?uuid=9ccfa01c-5f8d-40c7-9696-e0883d0180ac" ] } ], "mendeley" : { "formattedCitation" : "(Yokoyama et al., 2019)", "plainTextFormattedCitation" : "(Yokoyama et al., 2019)", "previouslyFormattedCitation" : "(Yokoyama et al.,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(Yokoyama et al., 2019)</w:t>
      </w:r>
      <w:r w:rsidRPr="00C734F4">
        <w:rPr>
          <w:rFonts w:cs="Times New Roman"/>
          <w:color w:val="000000"/>
          <w:lang w:eastAsia="en-GB"/>
        </w:rPr>
        <w:fldChar w:fldCharType="end"/>
      </w:r>
      <w:r w:rsidRPr="00441820">
        <w:rPr>
          <w:rFonts w:cs="Times New Roman"/>
          <w:color w:val="000000"/>
          <w:lang w:val="en-US" w:eastAsia="en-GB"/>
        </w:rPr>
        <w:t>.</w:t>
      </w:r>
    </w:p>
    <w:p w14:paraId="2AC1A210" w14:textId="77777777" w:rsidR="0081226F" w:rsidRPr="00441820" w:rsidRDefault="0081226F" w:rsidP="0081226F">
      <w:pPr>
        <w:rPr>
          <w:rFonts w:cs="Times New Roman"/>
          <w:color w:val="000000"/>
          <w:lang w:val="en-US" w:eastAsia="en-GB"/>
        </w:rPr>
      </w:pPr>
    </w:p>
    <w:p w14:paraId="6172FF0D" w14:textId="713FCA47" w:rsidR="0081226F" w:rsidRPr="00C734F4" w:rsidRDefault="0081226F" w:rsidP="0081226F">
      <w:pPr>
        <w:pStyle w:val="AR6BodyText"/>
        <w:rPr>
          <w:lang w:val="en-GB"/>
        </w:rPr>
      </w:pPr>
      <w:r w:rsidRPr="00C734F4">
        <w:rPr>
          <w:rFonts w:cs="Times New Roman"/>
          <w:lang w:val="en-GB" w:eastAsia="en-GB"/>
        </w:rPr>
        <w:lastRenderedPageBreak/>
        <w:t xml:space="preserve">There are techniques for estimating and reconstructing missing data. The methods depend on the variable of interest, the temporal resolution (e.g., daily or monthly), and the type of climate (wet or dry), among others. There has been very little evaluation of the performance of classical and data mining methods </w:t>
      </w:r>
      <w:r w:rsidRPr="00C734F4">
        <w:rPr>
          <w:rFonts w:cs="Times New Roman"/>
          <w:lang w:val="en-GB" w:eastAsia="en-GB"/>
        </w:rPr>
        <w:fldChar w:fldCharType="begin" w:fldLock="1"/>
      </w:r>
      <w:r w:rsidR="000465A7">
        <w:rPr>
          <w:rFonts w:cs="Times New Roman"/>
          <w:lang w:val="en-GB" w:eastAsia="en-GB"/>
        </w:rPr>
        <w:instrText>ADDIN CSL_CITATION { "citationItems" : [ { "id" : "ITEM-1", "itemData" : { "DOI" : "10.2166/nh.2016.364", "ISSN" : "22247955", "abstract" : "The outcome of data analysis depends on the quality and completeness of data. This paper considers various techniques for filling in missing precipitation data. To assess suitability of the different methods for filling in missing data, monthly precipitation data collected at six different stations was considered. The complete sets (with no missing values) are used to predict monthly precipitation. The arithmetic averaging method, the multiple linear regression method, and the non-linear iterative partial least squares algorithm perform best. The multiple regression method provided a successful estimation of the missing precipitation data, which is supported by the results published in the literature. The multiple imputation method produced the most accurate results for precipitation data from five dependent stations. The decision-tree algorithm is explicit, and therefore it is used when insights into the decision making are needed. Comprehensive error analysis is presented.", "author" : [ { "dropping-particle" : "", "family" : "Sattari", "given" : "Mohammad Taghi", "non-dropping-particle" : "", "parse-names" : false, "suffix" : "" }, { "dropping-particle" : "", "family" : "Rezazadeh-Joudi", "given" : "Ali", "non-dropping-particle" : "", "parse-names" : false, "suffix" : "" }, { "dropping-particle" : "", "family" : "Kusiak", "given" : "Andrew", "non-dropping-particle" : "", "parse-names" : false, "suffix" : "" } ], "container-title" : "Hydrology Research", "id" : "ITEM-1", "issue" : "4", "issued" : { "date-parts" : [ [ "2017", "8", "1" ] ] }, "page" : "1032-1044", "title" : "Assessment of different methods for estimation of missing data in precipitation studies", "translator" : [ { "dropping-particle" : "", "family" : "Q6520", "given" : "", "non-dropping-particle" : "", "parse-names" : false, "suffix" : "" } ], "type" : "article-journal", "volume" : "48" }, "uris" : [ "http://www.mendeley.com/documents/?uuid=78f9d40d-c803-3e43-a2d0-bcbbe84f8a38" ] } ], "mendeley" : { "formattedCitation" : "(Sattari et al., 2017)", "manualFormatting" : "(e.g., Sattari et al., 2017)", "plainTextFormattedCitation" : "(Sattari et al., 2017)", "previouslyFormattedCitation" : "(Sattari et al., 2017)" }, "properties" : { "noteIndex" : 0 }, "schema" : "https://github.com/citation-style-language/schema/raw/master/csl-citation.json" }</w:instrText>
      </w:r>
      <w:r w:rsidRPr="00C734F4">
        <w:rPr>
          <w:rFonts w:cs="Times New Roman"/>
          <w:lang w:val="en-GB" w:eastAsia="en-GB"/>
        </w:rPr>
        <w:fldChar w:fldCharType="separate"/>
      </w:r>
      <w:r w:rsidR="00E41CA2">
        <w:rPr>
          <w:rFonts w:cs="Times New Roman"/>
          <w:noProof/>
          <w:lang w:val="en-GB" w:eastAsia="en-GB"/>
        </w:rPr>
        <w:t>(e.g., Sattari et al., 2017)</w:t>
      </w:r>
      <w:r w:rsidRPr="00C734F4">
        <w:rPr>
          <w:rFonts w:cs="Times New Roman"/>
          <w:lang w:val="en-GB" w:eastAsia="en-GB"/>
        </w:rPr>
        <w:fldChar w:fldCharType="end"/>
      </w:r>
      <w:r w:rsidRPr="00C734F4">
        <w:rPr>
          <w:rFonts w:cs="Times New Roman"/>
          <w:lang w:val="en-GB" w:eastAsia="en-GB"/>
        </w:rPr>
        <w:t xml:space="preserve">. The classical methods include the arithmetic mean, inverse-distance weighting method, multiple-regression analysis, multiple imputation, and single-best estimator, while the </w:t>
      </w:r>
      <w:r w:rsidRPr="00C734F4">
        <w:rPr>
          <w:rFonts w:cs="Times New Roman"/>
          <w:color w:val="000000"/>
          <w:lang w:val="en-GB" w:eastAsia="en-GB"/>
        </w:rPr>
        <w:t>data-mining methods include multiple-perceptron artificial neural network, support-vector machine, adaptive neuro-fuzzy inference system, gene-expression programming method, and K-nearest neighbour. Crowd-sourced data (</w:t>
      </w:r>
      <w:r w:rsidR="004F5A38">
        <w:rPr>
          <w:rFonts w:cs="Times New Roman"/>
          <w:color w:val="000000"/>
          <w:lang w:val="en-GB" w:eastAsia="en-GB"/>
        </w:rPr>
        <w:t xml:space="preserve">individuals </w:t>
      </w:r>
      <w:r w:rsidRPr="00C734F4">
        <w:rPr>
          <w:rFonts w:cs="Times New Roman"/>
          <w:color w:val="000000"/>
          <w:lang w:val="en-GB" w:eastAsia="en-GB"/>
        </w:rPr>
        <w:t>contribute their own data points to create a dataset for others to use) could play a role in minimizing data scarcity (Section 10.2.4).</w:t>
      </w:r>
    </w:p>
    <w:p w14:paraId="13AF7B41" w14:textId="77777777" w:rsidR="0081226F" w:rsidRPr="00C734F4" w:rsidRDefault="0081226F" w:rsidP="0081226F">
      <w:pPr>
        <w:pStyle w:val="AR6BodyText"/>
        <w:tabs>
          <w:tab w:val="left" w:pos="2534"/>
        </w:tabs>
        <w:rPr>
          <w:lang w:val="en-GB"/>
        </w:rPr>
      </w:pPr>
    </w:p>
    <w:p w14:paraId="4E1824CF" w14:textId="77777777" w:rsidR="0081226F" w:rsidRPr="00C734F4" w:rsidRDefault="0081226F" w:rsidP="0081226F">
      <w:pPr>
        <w:pStyle w:val="AR6BodyText"/>
        <w:tabs>
          <w:tab w:val="left" w:pos="2534"/>
        </w:tabs>
        <w:rPr>
          <w:lang w:val="en-GB"/>
        </w:rPr>
      </w:pPr>
    </w:p>
    <w:p w14:paraId="0F48FBE2" w14:textId="77777777" w:rsidR="0081226F" w:rsidRPr="00C734F4" w:rsidRDefault="0081226F" w:rsidP="0081226F">
      <w:pPr>
        <w:pStyle w:val="AR6Chap10Level310111"/>
        <w:rPr>
          <w:lang w:val="en-GB"/>
        </w:rPr>
      </w:pPr>
      <w:bookmarkStart w:id="402" w:name="_Toc5899615"/>
      <w:bookmarkStart w:id="403" w:name="_Toc6837936"/>
      <w:bookmarkStart w:id="404" w:name="_Toc29679408"/>
      <w:bookmarkStart w:id="405" w:name="_Toc30602350"/>
      <w:bookmarkStart w:id="406" w:name="_Toc70454706"/>
      <w:r w:rsidRPr="00C734F4">
        <w:rPr>
          <w:lang w:val="en-GB"/>
        </w:rPr>
        <w:t>Gridding</w:t>
      </w:r>
      <w:bookmarkEnd w:id="402"/>
      <w:bookmarkEnd w:id="403"/>
      <w:bookmarkEnd w:id="404"/>
      <w:bookmarkEnd w:id="405"/>
      <w:bookmarkEnd w:id="406"/>
    </w:p>
    <w:p w14:paraId="7DF3C90A" w14:textId="77777777" w:rsidR="0081226F" w:rsidRPr="00C734F4" w:rsidRDefault="0081226F" w:rsidP="0081226F">
      <w:pPr>
        <w:pStyle w:val="AR6BodyText"/>
        <w:rPr>
          <w:lang w:val="en-GB" w:eastAsia="en-US"/>
        </w:rPr>
      </w:pPr>
    </w:p>
    <w:p w14:paraId="0C7490D4" w14:textId="5B30E3FE" w:rsidR="0081226F" w:rsidRPr="00C734F4" w:rsidRDefault="0081226F" w:rsidP="0081226F">
      <w:pPr>
        <w:pStyle w:val="AR6BodyText"/>
        <w:rPr>
          <w:lang w:val="en-GB"/>
        </w:rPr>
      </w:pPr>
      <w:r w:rsidRPr="00C734F4">
        <w:rPr>
          <w:lang w:val="en-GB"/>
        </w:rPr>
        <w:t xml:space="preserve">Derived gridded datasets require merging data from different sources of observations and/or reanalysis data on a regular grid (e.g., </w:t>
      </w:r>
      <w:commentRangeStart w:id="407"/>
      <w:r w:rsidRPr="00C734F4">
        <w:rPr>
          <w:lang w:val="en-GB"/>
        </w:rPr>
        <w:fldChar w:fldCharType="begin" w:fldLock="1"/>
      </w:r>
      <w:ins w:id="408" w:author="Robin Matthews" w:date="2021-07-11T16:10:00Z">
        <w:r w:rsidR="00186A16">
          <w:rPr>
            <w:lang w:val="en-GB"/>
          </w:rPr>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"http://www.mendeley.com/documents/?uuid=f0d81f22-c91f-369e-9694-3d0e0291064a"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instrText>
        </w:r>
      </w:ins>
      <w:del w:id="409" w:author="Robin Matthews" w:date="2021-07-11T16:10:00Z">
        <w:r w:rsidR="000465A7" w:rsidDel="00186A16">
          <w:rPr>
            <w:lang w:val="en-GB"/>
          </w:rPr>
          <w:del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"http://www.mendeley.com/documents/?uuid=f0d81f22-c91f-369e-9694-3d0e0291064a"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delInstrText>
        </w:r>
      </w:del>
      <w:r w:rsidRPr="00C734F4">
        <w:rPr>
          <w:lang w:val="en-GB"/>
        </w:rPr>
        <w:fldChar w:fldCharType="separate"/>
      </w:r>
      <w:r w:rsidR="00E41CA2">
        <w:rPr>
          <w:noProof/>
          <w:lang w:val="en-GB"/>
        </w:rPr>
        <w:t>Xie and Arkin, 1997</w:t>
      </w:r>
      <w:del w:id="410" w:author="Robin Matthews" w:date="2021-07-11T16:10:00Z">
        <w:r w:rsidR="00E41CA2" w:rsidDel="00186A16">
          <w:rPr>
            <w:noProof/>
            <w:lang w:val="en-GB"/>
          </w:rPr>
          <w:delText>;</w:delText>
        </w:r>
      </w:del>
      <w:r w:rsidRPr="00C734F4">
        <w:rPr>
          <w:lang w:val="en-GB"/>
        </w:rPr>
        <w:fldChar w:fldCharType="end"/>
      </w:r>
      <w:commentRangeEnd w:id="407"/>
      <w:r w:rsidR="00E41CA2">
        <w:rPr>
          <w:rStyle w:val="CommentReference"/>
          <w:rFonts w:asciiTheme="minorHAnsi" w:eastAsiaTheme="minorHAnsi" w:hAnsiTheme="minorHAnsi"/>
          <w:lang w:eastAsia="en-US"/>
        </w:rPr>
        <w:commentReference w:id="407"/>
      </w:r>
      <w:del w:id="411" w:author="Robin Matthews" w:date="2021-07-11T16:10:00Z">
        <w:r w:rsidRPr="00C734F4" w:rsidDel="00186A16">
          <w:rPr>
            <w:lang w:val="en-GB"/>
          </w:rPr>
          <w:delText xml:space="preserve"> </w:delText>
        </w:r>
      </w:del>
      <w:ins w:id="412" w:author="Robin Matthews" w:date="2021-07-11T16:10:00Z">
        <w:r w:rsidR="00186A16">
          <w:rPr>
            <w:lang w:val="en-GB"/>
          </w:rPr>
          <w:t xml:space="preserve">; </w:t>
        </w:r>
      </w:ins>
      <w:r w:rsidRPr="00C734F4">
        <w:rPr>
          <w:lang w:val="en-GB"/>
        </w:rPr>
        <w:t xml:space="preserve">Section 10.2.1.2). However, in situ observations are distributed irregularly, especially over sparsely populated areas. This leads to an interpolation challenge. </w:t>
      </w:r>
      <w:r w:rsidRPr="00C734F4">
        <w:rPr>
          <w:rFonts w:cs="Times New Roman"/>
          <w:color w:val="000000"/>
          <w:lang w:val="en-GB"/>
        </w:rPr>
        <w:t>Gridded products of climate variables, including temperature and precipitation, are strongly affected (</w:t>
      </w:r>
      <w:r w:rsidRPr="00C734F4">
        <w:rPr>
          <w:rFonts w:cs="Times New Roman"/>
          <w:i/>
          <w:color w:val="000000"/>
          <w:lang w:val="en-GB"/>
        </w:rPr>
        <w:t>high confidence</w:t>
      </w:r>
      <w:r w:rsidRPr="00C734F4">
        <w:rPr>
          <w:rFonts w:cs="Times New Roman"/>
          <w:color w:val="000000"/>
          <w:lang w:val="en-GB"/>
        </w:rPr>
        <w:t xml:space="preserve">) by the interpolation method over complex orography and data scarce </w:t>
      </w:r>
      <w:sdt>
        <w:sdtPr>
          <w:rPr>
            <w:lang w:val="en-GB"/>
          </w:rPr>
          <w:tag w:val="goog_rdk_811"/>
          <w:id w:val="-1603106785"/>
        </w:sdtPr>
        <w:sdtEndPr/>
        <w:sdtContent/>
      </w:sdt>
      <w:r w:rsidRPr="00C734F4">
        <w:rPr>
          <w:rFonts w:cs="Times New Roman"/>
          <w:color w:val="000000"/>
          <w:lang w:val="en-GB"/>
        </w:rPr>
        <w:t xml:space="preserve">regions </w:t>
      </w:r>
      <w:r w:rsidRPr="00C734F4">
        <w:rPr>
          <w:rFonts w:cs="Times New Roman"/>
          <w:color w:val="000000"/>
          <w:lang w:val="en-GB"/>
        </w:rPr>
        <w:fldChar w:fldCharType="begin" w:fldLock="1"/>
      </w:r>
      <w:r w:rsidR="000465A7">
        <w:rPr>
          <w:rFonts w:cs="Times New Roman"/>
          <w:color w:val="000000"/>
          <w:lang w:val="en-GB"/>
        </w:rPr>
        <w:instrText>ADDIN CSL_CITATION { "citationItems" : [ { "id" : "ITEM-1", "itemData" : { "DOI" : "10.1029/2008JD010100", "ISSN" : "0148-0227", "abstract" : "We compare versions of six interpolation methods for the interpolation of daily precipitation, mean, minimum and maximum temperature, and sea level pressure from station data over Europe from 1961 to 1990. The interpolation methods evaluated are global and local kriging, two versions of angular distance weighting, natural neighbor interpolation, regression, 2D and 3D thin plate splines, and conditional interpolation. We first evaluated, using station cross\u2010validation and several skill scores, relative skill of each method at estimating point values, looking at spatial and temporal patterns and the frequency distribution of the variables. We then compared, for precipitation, gridded area averages from the candidate interpolation methods against existing high\u2010resolution gridded data sets for the UK and the Alps, which are derived from a much denser network of stations. In both point and area\u2010average cases, differences in skill between interpolation methods at any one point are smaller than the range in skill for a single method either across the domain, or in different seasons. The main control on spatial patterns of interpolation skill is density of the station network, with topographic complexity a compounding factor. The relative skill of different methods remains relatively constant through time, despite a varying station network. Skill in interpolating extreme events is lower than for average days, but relative skill of different methods remains the same. We select global kriging as the best performing method overall, for use in the development of a daily, high\u2010resolution, long\u2010term, European data set of climate variables as part of the EU funded ENSEMBLES project.", "author" : [ { "dropping-particle" : "", "family" : "Hofstra", "given" : "Nynke", "non-dropping-particle" : "", "parse-names" : false, "suffix" : "" }, { "dropping-particle" : "", "family" : "Haylock", "given" : "Malcolm", "non-dropping-particle" : "", "parse-names" : false, "suffix" : "" }, { "dropping-particle" : "", "family" : "New", "given" : "Mark", "non-dropping-particle" : "", "parse-names" : false, "suffix" : "" }, { "dropping-particle" : "", "family" : "Jones", "given" : "Phil", "non-dropping-particle" : "", "parse-names" : false, "suffix" : "" }, { "dropping-particle" : "", "family" : "Frei", "given" : "Christoph", "non-dropping-particle" : "", "parse-names" : false, "suffix" : "" } ], "container-title" : "Journal of Geophysical Research: Atmospheres", "id" : "ITEM-1", "issue" : "D21", "issued" : { "date-parts" : [ [ "2008", "11", "11" ] ] }, "page" : "D21110", "title" : "Comparison of six methods for the interpolation of daily, European climate data", "translator" : [ { "dropping-particle" : "", "family" : "Q7142", "given" : "", "non-dropping-particle" : "", "parse-names" : false, "suffix" : "" } ], "type" : "article-journal", "volume" : "113" }, "uris" : [ "http://www.mendeley.com/documents/?uuid=f53e9d93-f004-4829-83f0-45335fafc8db" ] }, { "id" : "ITEM-2", "itemData" : { "DOI" : "10.1002/joc.4391", "ISSN" : "08998418", "abstract" : "Observational gridded products are commonly used to evaluate the performance of regional climate models. To this aim, gridded datasets should be comparable to the output of these models and, thus, should represent grid\u2010cell area\u2010averaged values and, whenever possible, they should be defined on the same spatial domains as the models, in order to avoid re\u2010gridding or re\u2010projection. In this study, we present an update of the Spain02 gridded observational dataset for daily precipitation and mean temperature building on the grids defined for the EURO\u2010CORDEX initiative. In order to assess and intercompare different interpolation approaches, we analysed (1) two standard methodologies (ordinary kriging and thin plate splines), (2) three horizontal resolutions: 0.11\u00b0, 0.22\u00b0 and 0.44\u00b0 (matching the rotated EURO\u2010CORDEX and ENSEMBLES grids), (3) two different approaches to guarantee either area\u2010averaged or point representativity of the resulting grid values and (4) including/excluding orography as a covariable in the interpolation procedure. Besides introducing the new gridded datasets, in this work we also present some preliminary results on the sensitivity of temperature and precipitation (both mean and extreme regimes) to all these factors.", "author" : [ { "dropping-particle" : "", "family" : "Herrera", "given" : "S.", "non-dropping-particle" : "", "parse-names" : false, "suffix" : "" }, { "dropping-particle" : "", "family" : "Fern\u00e1ndez", "given" : "J.", "non-dropping-particle" : "", "parse-names" : false, "suffix" : "" }, { "dropping-particle" : "", "family" : "Guti\u00e9rrez", "given" : "J. M.", "non-dropping-particle" : "", "parse-names" : false, "suffix" : "" } ], "container-title" : "International Journal of Climatology", "id" : "ITEM-2", "issue" : "2", "issued" : { "date-parts" : [ [ "2016", "2" ] ] }, "page" : "900-908", "title" : "Update of the Spain02 gridded observational dataset for EURO-CORDEX evaluation: assessing the effect of the interpolation methodology", "translator" : [ { "dropping-particle" : "", "family" : "Q7141", "given" : "", "non-dropping-particle" : "", "parse-names" : false, "suffix" : "" } ], "type" : "article-journal", "volume" : "36" }, "uris" : [ "http://www.mendeley.com/documents/?uuid=ee851243-680c-43da-a25a-9dcf088c31f3" ] } ], "mendeley" : { "formattedCitation" : "(Hofstra et al., 2008; Herrera et al., 2016)", "plainTextFormattedCitation" : "(Hofstra et al., 2008; Herrera et al., 2016)", "previouslyFormattedCitation" : "(Hofstra et al., 2008; Herrera et al., 2016)" }, "properties" : { "noteIndex" : 0 }, "schema" : "https://github.com/citation-style-language/schema/raw/master/csl-citation.json" }</w:instrText>
      </w:r>
      <w:r w:rsidRPr="00C734F4">
        <w:rPr>
          <w:rFonts w:cs="Times New Roman"/>
          <w:color w:val="000000"/>
          <w:lang w:val="en-GB"/>
        </w:rPr>
        <w:fldChar w:fldCharType="separate"/>
      </w:r>
      <w:r w:rsidR="00E41CA2">
        <w:rPr>
          <w:rFonts w:cs="Times New Roman"/>
          <w:noProof/>
          <w:color w:val="000000"/>
          <w:lang w:val="en-GB"/>
        </w:rPr>
        <w:t>(Hofstra et al., 2008; Herrera et al., 2016)</w:t>
      </w:r>
      <w:r w:rsidRPr="00C734F4">
        <w:rPr>
          <w:rFonts w:cs="Times New Roman"/>
          <w:color w:val="000000"/>
          <w:lang w:val="en-GB"/>
        </w:rPr>
        <w:fldChar w:fldCharType="end"/>
      </w:r>
      <w:r w:rsidRPr="00C734F4">
        <w:rPr>
          <w:rFonts w:cs="Times New Roman"/>
          <w:color w:val="000000"/>
          <w:lang w:val="en-GB"/>
        </w:rPr>
        <w:t>.</w:t>
      </w:r>
    </w:p>
    <w:p w14:paraId="6EE4C2CB" w14:textId="77777777" w:rsidR="0081226F" w:rsidRPr="00C734F4" w:rsidRDefault="0081226F" w:rsidP="0081226F">
      <w:pPr>
        <w:pStyle w:val="AR6BodyText"/>
        <w:rPr>
          <w:lang w:val="en-GB"/>
        </w:rPr>
      </w:pPr>
    </w:p>
    <w:p w14:paraId="5911E546" w14:textId="4EA33741" w:rsidR="0081226F" w:rsidRPr="00C734F4" w:rsidRDefault="0081226F" w:rsidP="0081226F">
      <w:pPr>
        <w:pStyle w:val="AR6BodyText"/>
        <w:rPr>
          <w:rFonts w:ascii="Times-Roman" w:hAnsi="Times-Roman" w:cs="Times-Roman"/>
          <w:lang w:val="en-GB"/>
        </w:rPr>
      </w:pPr>
      <w:r w:rsidRPr="00C734F4">
        <w:rPr>
          <w:lang w:val="en-GB"/>
        </w:rPr>
        <w:t xml:space="preserve">There are two main approaches to produce gridded datasets: (1) based on in situ observations only, and (2) combining in situ observations with remote-sensing data and/or reanalysis data. The first approach has been widely employed in regions with high station density using interpolation techniques (such as inverse-distance weighting, optimal interpolation, and kriging) </w:t>
      </w:r>
      <w:r w:rsidRPr="00C734F4">
        <w:rPr>
          <w:lang w:val="en-GB"/>
        </w:rPr>
        <w:fldChar w:fldCharType="begin" w:fldLock="1"/>
      </w:r>
      <w:r w:rsidR="000465A7">
        <w:rPr>
          <w:lang w:val="en-GB"/>
        </w:rPr>
        <w:instrText>ADDIN CSL_CITATION { "citationItems" : [ { "id" : "ITEM-1", "itemData" : { "DOI" : "10.1029/2008JD010201", "ISSN" : "0148-0227", "author" : [ { "dropping-particle" : "", "family" : "Haylock", "given" : "M. R.", "non-dropping-particle" : "", "parse-names" : false, "suffix" : "" }, { "dropping-particle" : "", "family" : "Hofstra", "given" : "N.", "non-dropping-particle" : "", "parse-names" : false, "suffix" : "" }, { "dropping-particle" : "", "family" : "Klein Tank", "given" : "A. M. G.", "non-dropping-particle" : "", "parse-names" : false, "suffix" : "" }, { "dropping-particle" : "", "family" : "Klok", "given" : "E. J.", "non-dropping-particle" : "", "parse-names" : false, "suffix" : "" }, { "dropping-particle" : "", "family" : "Jones", "given" : "P. D.", "non-dropping-particle" : "", "parse-names" : false, "suffix" : "" }, { "dropping-particle" : "", "family" : "New", "given" : "M.", "non-dropping-particle" : "", "parse-names" : false, "suffix" : "" } ], "container-title" : "Journal of Geophysical Research: Atmospheres", "id" : "ITEM-1", "issue" : "D20", "issued" : { "date-parts" : [ [ "2008", "10", "30" ] ] }, "page" : "D20119", "publisher" : "Wiley-Blackwell", "title" : "A European daily high-resolution gridded data set of surface temperature and precipitation for 1950\u20132006", "translator" : [ { "dropping-particle" : "", "family" : "Q5390", "given" : "", "non-dropping-particle" : "", "parse-names" : false, "suffix" : "" } ], "type" : "article-journal", "volume" : "113" }, "uris" : [ "http://www.mendeley.com/documents/?uuid=90500e75-4114-483e-a1da-ee01724864c5" ] }, { "id" : "ITEM-2", "itemData" : { "DOI" : "10.1002/joc.3794", "abstract" : "In the region of the European Alps, national and regional meteorological services operate rain-gauge networks, which together, constitute one of the densest in situ observation systems in a large-scale high-mountain region. Data from these networks are consistently analyzed, in this study, to develop a pan-Alpine grid dataset and to describe the region\u2019s mesoscale precipitation climate, including the occurrence of heavy precipitation and long dry periods. The analyses are based on a collation of high-resolution rain-gauge data from seven Alpine countries, with 5500 measurements per day on average, spanning the period 1971\u20132008. The dataset is an update of an earlier version with improved data density and more thorough quality control. The grid dataset has a grid spacing of 5 km, daily time resolution, and was constructed with a distance-angular weighting scheme that integrates climatological precipitation\u2013topography relationships. Scales effectively resolved in the dataset are coarser than the grid spacing and vary in time and space, depending on station density. We quantify the uncertainty of the dataset by cross-validation and in relation to topographic complexity, data density and season. Results indicate that grid point estimates are systematically underestimated (overestimated) at large (small) precipitation intensities, when they are interpreted as point estimates. Our climatological analyses highlight interesting variations in indicators of daily precipitation that deviate from the pattern and course of mean precipitation and illustrate the complex role of topography. The daily Alpine precipitation grid dataset was developed as part of the EU funded EURO4M project and is freely available for scientific use.", "author" : [ { "dropping-particle" : "", "family" : "Isotta", "given" : "Francesco A", "non-dropping-particle" : "", "parse-names" : false, "suffix" : "" }, { "dropping-particle" : "", "family" : "Frei", "given" : "Christoph", "non-dropping-particle" : "", "parse-names" : false, "suffix" : "" }, { "dropping-particle" : "", "family" : "Weilguni", "given" : "Viktor", "non-dropping-particle" : "", "parse-names" : false, "suffix" : "" }, { "dropping-particle" : "", "family" : "Per\u010dec Tadi\u0107", "given" : "Melita", "non-dropping-particle" : "", "parse-names" : false, "suffix" : "" }, { "dropping-particle" : "", "family" : "Lass", "given" : "Pierre", "non-dropping-particle" : "", "parse-names" : false, "suffix" : "" }, { "dropping-particle" : "", "family" : "Rudolf", "given" : "Bruno", "non-dropping-particle" : "", "parse-names" : false, "suffix" : "" }, { "dropping-particle" : "", "family" : "Pavan", "given" : "Valentina", "non-dropping-particle" : "", "parse-names" : false, "suffix" : "" }, { "dropping-particle" : "", "family" : "Cacciamani", "given" : "Carlo", "non-dropping-particle" : "", "parse-names" : false, "suffix" : "" }, { "dropping-particle" : "", "family" : "Antolini", "given" : "Gabriele", "non-dropping-particle" : "", "parse-names" : false, "suffix" : "" }, { "dropping-particle" : "", "family" : "Ratto", "given" : "Sara M", "non-dropping-particle" : "", "parse-names" : false, "suffix" : "" }, { "dropping-particle" : "", "family" : "Munari", "given" : "Michela", "non-dropping-particle" : "", "parse-names" : false, "suffix" : "" }, { "dropping-particle" : "", "family" : "Micheletti", "given" : "Stefano", "non-dropping-particle" : "", "parse-names" : false, "suffix" : "" }, { "dropping-particle" : "", "family" : "Bonati", "given" : "Veronica", "non-dropping-particle" : "", "parse-names" : false, "suffix" : "" }, { "dropping-particle" : "", "family" : "Lussana", "given" : "Cristian", "non-dropping-particle" : "", "parse-names" : false, "suffix" : "" }, { "dropping-particle" : "", "family" : "Ronchi", "given" : "Christian", "non-dropping-particle" : "", "parse-names" : false, "suffix" : "" }, { "dropping-particle" : "", "family" : "Panettieri", "given" : "Elvio", "non-dropping-particle" : "", "parse-names" : false, "suffix" : "" }, { "dropping-particle" : "", "family" : "Verta\u010dnik", "given" : "Gregor", "non-dropping-particle" : "", "parse-names" : false, "suffix" : "" } ], "container-title" : "International Journal of Climatology", "id" : "ITEM-2", "issue" : "August 2013", "issued" : { "date-parts" : [ [ "2014" ] ] }, "note" : "section 10.2.2.4", "page" : "1657-1675", "title" : "The climate of daily precipitation in the Alps : development and analysis of a high-resolution grid dataset from pan-Alpine rain-gauge data", "translator" : [ { "dropping-particle" : "", "family" : "Q4748", "given" : "", "non-dropping-particle" : "", "parse-names" : false, "suffix" : "" } ], "type" : "article-journal", "volume" : "1675" }, "uris" : [ "http://www.mendeley.com/documents/?uuid=c0404ecf-c8bc-4ca6-a361-dd8d0971a6ef" ] }, { "id" : "ITEM-3", "itemData" : { "DOI" : "10.5194/hess-18-4543-2014", "ISSN" : "1607-7938", "abstract" : "Abstract. Statistical models of the relationship between precipitation and topography are key elements for the spatial interpolation of rain-gauge measurements in high-mountain regions. This study investigates several extensions of the classical precipitation\u2013height model in a direct comparison and within two popular interpolation frameworks, namely linear regression and kriging with external drift. The models studied include predictors of topographic height and slope at several spatial scales, a stratification by types of a circulation classification, and a predictor for wind-aligned topographic gradients. The benefit of the modeling components is investigated for the interpolation of seasonal mean and daily precipitation using leave-one-out cross-validation. The study domain is a north\u2013south cross section of the European Alps (154 km \u00d7 187 km) that is inclined towards dense rain-gauge measurements (approx. 440 stations, 1971\u20132008). The significance of the topographic predictors was found to strongly depend on the interpolation framework. In linear regression, predictors of slope and at multiple scales reduce interpolation errors substantially. But with as many as nine predictors, the resulting interpolation still poorly replicates the across-ridge variation of climatological mean precipitation. Kriging with external drift (KED) leads to much smaller interpolation errors than linear regression, but this is achieved with a single predictor (local topographic height), whereas the incorporation of more extended predictor sets brings only marginal further improvement. Furthermore, the stratification by circulation types and the wind-aligned gradient predictor do not improve over the single predictor KED model. As for daily precipitation, interpolation accuracy improves considerably with KED and the use of a single predictor field (the distribution of seasonal mean precipitation) as compared to ordinary kriging (i.e., without any predictor). Nonetheless, information from circulation types did not improve interpolation accuracy. Our results confirm that the consideration of topography effects is important for spatial interpolation of precipitation in high-mountain regions. But a single predictor may be sufficient and taking appropriate account of the spatial autocorrelation (by kriging) can be more effective than the development of elaborate predictor sets within a regression model. Our results also question a popular practice of using linear regression for \u2026", "author" : [ { "dropping-particle" : "", "family" : "Masson", "given" : "D", "non-dropping-particle" : "", "parse-names" : false, "suffix" : "" }, { "dropping-particle" : "", "family" : "Frei", "given" : "C", "non-dropping-particle" : "", "parse-names" : false, "suffix" : "" } ], "container-title" : "Hydrology and Earth System Sciences", "id" : "ITEM-3", "issue" : "11", "issued" : { "date-parts" : [ [ "2014", "11", "17" ] ] }, "note" : "section 10.2.2.4", "page" : "4543-4563", "title" : "Spatial analysis of precipitation in a high-mountain region: exploring methods with multi-scale topographic predictors and circulation types", "translator" : [ { "dropping-particle" : "", "family" : "Q4750", "given" : "", "non-dropping-particle" : "", "parse-names" : false, "suffix" : "" } ], "type" : "article-journal", "volume" : "18" }, "uris" : [ "http://www.mendeley.com/documents/?uuid=c6639fe5-909d-4c44-8b0c-959176541f09" ] }, { "id" : "ITEM-4", "itemData" : { "DOI" : "10.1002/joc.3786", "abstract" : "In mountain regions, the distribution of surface air temperature happens to show marked horizontal gradients and nonlinear variations with topographic height. These pose a major challenge for the construction of area-wide temperature datasets on a regular grid. This study introduces a new deterministic method\u2019s for the spatial interpolation of daily temperature from station measurements. Building on a scale-separation concept, the methods main features are (1) a nonlinear parametric function to model nonlinearities in the vertical thermal profile at the scale of major basins, and (2) a distance weighting scheme with a non-Euclidean metric that accounts for terrain effects on the spatial representativity of measurements. The method is configured for the territory of Switzerland (European Alps) and is applied for the construction of a km-scale grid dataset from 70-100 stations over all days from 1961 to 2010. Several illustrative cases attest the method\u2019s potential, also under challenging conditions. Temperature patterns from basin-scale inversions and surface heated/cooled boundary layers are realistically reproduced. In situations with valley-scale cold-air pools and foehn, the method is less prone to artificial upslope/downslope extrapolation often observed with other techniques. With a network of 100 stations in Switzerland, typical interpolation errors (mean absolute error MAE, cross-validation) range from 0.5 \u25e6C over flat and hilly terrain in summer to 1.5 \u25e6C in the Alps in winter. Larger and partly systematic errors (MAE \u2265 3 \u25e6C) must be expected in un-sampled valleys in winter due to the missing out of local-scale cold pools. Interpolation accuracy was found to vary with the change in station density over time, demonstrating improvements in the overall representativity of the measurement network. But this also compromises the long-term homogeneity of the grid dataset, despite it being based on homogeneous records. The presented method may be applicable in other mountain regions after some configuration.", "author" : [ { "dropping-particle" : "", "family" : "Frei", "given" : "Christoph", "non-dropping-particle" : "", "parse-names" : false, "suffix" : "" } ], "container-title" : "International Journal of Climatology", "id" : "ITEM-4", "issue" : "July 2013", "issued" : { "date-parts" : [ [ "2014" ] ] }, "page" : "1585-1605", "title" : "Interpolation of temperature in a mountainous region using nonlinear profiles and non-Euclidean distances", "translator" : [ { "dropping-particle" : "", "family" : "Q4942", "given" : "", "non-dropping-particle" : "", "parse-names" : false, "suffix" : "" } ], "type" : "article-journal", "volume" : "1605" }, "uris" : [ "http://www.mendeley.com/documents/?uuid=2274ae7e-9e6d-4517-90cb-0286f170c5b2" ] }, { "id" : "ITEM-5", "itemData" : { "DOI" : "10.1007/s00704-015-1411-4", "abstract" : "Current interest into past climate change and its potential role for changes in the environment call for spatially distributed climate datasets of high temporal resolution and extending over several decades. To foster such research, we present a new gridded dataset of daily minimum and maximum temperature covering Austria at 1-km resolution and extending back till 1961 at daily time resolution. To account for the complex and highly variable thermal distributions in this high-mountain region, we adapt and employ a recently published interpolation method that estimates nonlinear temperature profiles with altitude and accounts for the non- Euclidean spatial representativity of station measurements. The spatial analysis builds upon 150 station series in and around Austria (homogenised where available), all of which extend over or were gap-filled to cover the entire study period. The restriction to (almost) complete records shall avoid longterm inconsistencies from changes in the station network. Systematic leave-one-out cross-validation reveals interpolation errors (mean absolute error) of about 1 \u00b0C. Errors are relatively larger for minimum compared to maximum temperatures, for the interior of the Alps compared to the flatland and for winter compared to summer. Visual comparisons suggest that valley-scale inversions and f\u00f6hn are more realistically captured in the new compared to existing datasets. The usefulness of the presented dataset (SPARTACUS) is illustrated in preliminary analyses of long-term trends in climate impact indices. These reveal spatially variable and eventually considerable changes in the thermal climate in Austria.", "author" : [ { "dropping-particle" : "", "family" : "Hiebl", "given" : "Johann", "non-dropping-particle" : "", "parse-names" : false, "suffix" : "" }, { "dropping-particle" : "", "family" : "Frei", "given" : "Christoph", "non-dropping-particle" : "", "parse-names" : false, "suffix" : "" } ], "container-title" : "Theor Appl Climatol", "id" : "ITEM-5", "issued" : { "date-parts" : [ [ "2016" ] ] }, "page" : "161-178", "title" : "Daily temperature grids for Austria since 1961 \u2014 concept , creation and applicability", "translator" : [ { "dropping-particle" : "", "family" : "Q4980", "given" : "", "non-dropping-particle" : "", "parse-names" : false, "suffix" : "" } ], "type" : "article-journal" }, "uris" : [ "http://www.mendeley.com/documents/?uuid=4eb681dc-fba3-49a4-8938-fb04d2ad4abd" ] }, { "id" : "ITEM-6", "itemData" : { "DOI" : "10.2151/sola.2016-057", "author" : [ { "dropping-particle" : "", "family" : "Inoue", "given" : "Tomoshige", "non-dropping-particle" : "", "parse-names" : false, "suffix" : "" }, { "dropping-particle" : "", "family" : "Ngo-Duc", "given" : "Thanh", "non-dropping-particle" : "", "parse-names" : false, "suffix" : "" }, { "dropping-particle" : "", "family" : "Matsumoto", "given" : "Jun", "non-dropping-particle" : "", "parse-names" : false, "suffix" : "" }, { "dropping-particle" : "", "family" : "Phan-Van", "given" : "Tan", "non-dropping-particle" : "", "parse-names" : false, "suffix" : "" }, { "dropping-particle" : "", "family" : "Nguyen-Xuan", "given" : "Thanh", "non-dropping-particle" : "", "parse-names" : false, "suffix" : "" }, { "dropping-particle" : "", "family" : "Trinh-Tuan", "given" : "Long", "non-dropping-particle" : "", "parse-names" : false, "suffix" : "" }, { "dropping-particle" : "", "family" : "Kamimera", "given" : "Hideyuki", "non-dropping-particle" : "", "parse-names" : false, "suffix" : "" } ], "container-title" : "SOLA", "id" : "ITEM-6", "issued" : { "date-parts" : [ [ "2016" ] ] }, "title" : "The Vietnam Gridded Precipitation (VnGP) Dataset: Construction and Validation", "translator" : [ { "dropping-particle" : "", "family" : "Q5190", "given" : "", "non-dropping-particle" : "", "parse-names" : false, "suffix" : "" } ], "type" : "article-journal" }, "uris" : [ "http://www.mendeley.com/documents/?uuid=b7b731c4-fe3c-4a92-bf44-013bc5d4cfbc" ] }, { "id" : "ITEM-7",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"ITEM-7",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"mendeley" : { "formattedCitation" : "(Chen et al., 2008; Haylock et al., 2008; Frei, 2014; Isotta et al., 2014; Masson and Frei, 2014; Hiebl and Frei, 2016; Inoue et al., 2016)", "plainTextFormattedCitation" : "(Chen et al., 2008; Haylock et al., 2008; Frei, 2014; Isotta et al., 2014; Masson and Frei, 2014; Hiebl and Frei, 2016; Inoue et al., 2016)", "previouslyFormattedCitation" : "(Chen et al., 2008; Haylock et al., 2008; Frei, 2014; Isotta et al., 2014; Masson and Frei, 2014; Hiebl and Frei, 2016; Inoue et al., 2016)" }, "properties" : { "noteIndex" : 0 }, "schema" : "https://github.com/citation-style-language/schema/raw/master/csl-citation.json" }</w:instrText>
      </w:r>
      <w:r w:rsidRPr="00C734F4">
        <w:rPr>
          <w:lang w:val="en-GB"/>
        </w:rPr>
        <w:fldChar w:fldCharType="separate"/>
      </w:r>
      <w:r w:rsidR="00E41CA2">
        <w:rPr>
          <w:noProof/>
          <w:lang w:val="en-GB"/>
        </w:rPr>
        <w:t>(Chen et al., 2008; Haylock et al., 2008; Frei, 2014; Isotta et al., 2014; Masson and Frei, 2014; Hiebl and Frei, 2016; Inoue et al., 2016)</w:t>
      </w:r>
      <w:r w:rsidRPr="00C734F4">
        <w:rPr>
          <w:lang w:val="en-GB"/>
        </w:rPr>
        <w:fldChar w:fldCharType="end"/>
      </w:r>
      <w:r w:rsidRPr="00C734F4">
        <w:rPr>
          <w:lang w:val="en-GB"/>
        </w:rPr>
        <w:t xml:space="preserve">. The second approach has been mainly applied in data-sparse regions with low station density, using simple bias adjustment, quantile mapping, and kriging techniques with in situ observations, remote-sensing and reanalysis data </w:t>
      </w:r>
      <w:commentRangeStart w:id="413"/>
      <w:commentRangeStart w:id="414"/>
      <w:r w:rsidRPr="00C734F4">
        <w:rPr>
          <w:lang w:val="en-GB"/>
        </w:rPr>
        <w:fldChar w:fldCharType="begin" w:fldLock="1"/>
      </w:r>
      <w:r w:rsidR="000465A7">
        <w:rPr>
          <w:lang w:val="en-GB"/>
        </w:rPr>
        <w:instrText>ADDIN CSL_CITATION { "citationItems" : [ { "id" : "ITEM-1",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"ITEM-1",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 }, { "id" : "ITEM-2", "itemData" : { "DOI" : "10.1080/01431161.2011.617397", "ISSN" : "0143-1161", "author" : [ { "dropping-particle" : "", "family" : "Cheema", "given" : "Muhammad Jehanzeb Masud", "non-dropping-particle" : "", "parse-names" : false, "suffix" : "" }, { "dropping-particle" : "", "family" : "Bastiaanssen", "given" : "Wim G M", "non-dropping-particle" : "", "parse-names" : false, "suffix" : "" } ], "container-title" : "International Journal of Remote Sensing", "id" : "ITEM-2", "issue" : "8", "issued" : { "date-parts" : [ [ "2012", "4" ] ] }, "page" : "2603-2627", "publisher" : "Taylor &amp; Francis", "title" : "Local calibration of remotely sensed rainfall from the TRMM satellite for different periods and spatial scales in the Indus Basin", "translator" : [ { "dropping-particle" : "", "family" : "Q5083", "given" : "", "non-dropping-particle" : "", "parse-names" : false, "suffix" : "" } ], "type" : "article-journal", "volume" : "33" }, "uris" : [ "http://www.mendeley.com/documents/?uuid=e6b9653b-0cd0-3577-98f0-91ad29028830", "http://www.mendeley.com/documents/?uuid=650c27d1-3e45-4f24-ba7a-c6ab1f620ad5" ] }, { "id" : "ITEM-3", "itemData" : { "DOI" : "10.1016/j.atmosres.2016.04.017", "ISSN" : "01698095", "abstract" : "In a region where ground-based gauge data are scarce, satellite rainfall estimates (SREs) are a viable option for proper space-time rainfall characterization. However, their accuracy and performances vary from region to region, and must be assessed. In this study, five high resolution satellite products (3B42V7, CMORPH, TAMSAT, SM2R-CCI, and CFSR) are compared and analyzed using the available rain gauge data in one of the most topographically and climatologically complex basin of Africa, the Upper Blue Nile basin (UBN). The basin rainfall is investigated systematically, and it is found that, at some locations, the difference in mean annual rainfall estimates between these SREs could be as much as about 2700 mm. Considering three goodness-of-fit indexes, correlation, bias and root mean square error (RMSE) between the SREs and ground-based gauge rainfall, CMORPH, TAMSAT and SM2R-CCI outperform the other two. Furthermore, a confusion matrix is used to investigate the detection ability of satellite rainfall products for different rainfall intensities. TAMSAT has the highest (91%) detection skill for dry days, followed by CFSR (77%). On the contrary, SM2R-CCI has the highest accuracy index for medium rainfall ranges (10-20 mm). The empirical cumulative distribution (ecdf) mapping technique is used to correct the intensities distribution givenby the SREs. This method provides a means to improve the rainfall estimation of all SREs, and the highest improvement is obtained for CMORPH (bias reduction from - 72% to - 1%).", "author" : [ { "dropping-particle" : "", "family" : "Abera", "given" : "Wuletawu", "non-dropping-particle" : "", "parse-names" : false, "suffix" : "" }, { "dropping-particle" : "", "family" : "Brocca", "given" : "Luca", "non-dropping-particle" : "", "parse-names" : false, "suffix" : "" }, { "dropping-particle" : "", "family" : "Rigon", "given" : "Riccardo", "non-dropping-particle" : "", "parse-names" : false, "suffix" : "" } ], "container-title" : "Atmospheric Research", "id" : "ITEM-3", "issued" : { "date-parts" : [ [ "2016" ] ] }, "note" : "From Duplicate 1 (Comparative evaluation of different satellite rainfall estimation products and bias correction in the Upper Blue Nile (UBN) basin - Abera, Wuletawu; Brocca, Luca; Rigon, Riccardo)\n\nFrom Duplicate 2 (Comparative evaluation of different satellite rainfall estimation products and bias correction in the Upper Blue Nile (UBN) basin - Abera, Wuletawu; Brocca, Luca; Rigon, Riccardo)\n\nsection 10.2.2.4\n\nFrom Duplicate 2 (Comparative evaluation of different satellite rainfall estimation products and bias correction in the Upper Blue Nile (UBN) basin - Abera, Wuletawu; Brocca, Luca; Rigon, Riccardo)\n\nsection 10.2.2.4", "page" : "471-483", "publisher" : "Elsevier B.V.", "title" : "Comparative evaluation of different satellite rainfall estimation products and bias correction in the Upper Blue Nile (UBN) basin", "translator" : [ { "dropping-particle" : "", "family" : "Q5528", "given" : "", "non-dropping-particle" : "", "parse-names" : false, "suffix" : "" } ], "type" : "article-journal", "volume" : "178-179" }, "uris" : [ "http://www.mendeley.com/documents/?uuid=5cee2c38-ce68-4638-89ab-9e8b07904623" ] } ], "mendeley" : { "formattedCitation" : "(Cheema and Bastiaanssen, 2012; Dinku et al., 2014; Abera et al., 2016)", "manualFormatting" : "(Cheema and Bastiaanssen, 2012; Dinku et al., 2014; Abera et al., 2016; Erdin et al., 2012; Kr\u00e4henmann et al., 2018)", "plainTextFormattedCitation" : "(Cheema and Bastiaanssen, 2012; Dinku et al., 2014; Abera et al., 2016)", "previouslyFormattedCitation" : "(Cheema and Bastiaanssen, 2012; Dinku et al., 2014; Abera et al., 2016)" }, "properties" : { "noteIndex" : 0 }, "schema" : "https://github.com/citation-style-language/schema/raw/master/csl-citation.json" }</w:instrText>
      </w:r>
      <w:r w:rsidRPr="00C734F4">
        <w:rPr>
          <w:lang w:val="en-GB"/>
        </w:rPr>
        <w:fldChar w:fldCharType="separate"/>
      </w:r>
      <w:r w:rsidR="00E41CA2">
        <w:rPr>
          <w:noProof/>
          <w:lang w:val="en-GB"/>
        </w:rPr>
        <w:t>(Cheema and Bastiaanssen, 2012; Dinku et al., 2014; Abera et al., 2016; Erdin et al., 2012; Krähenmann et al., 2018)</w:t>
      </w:r>
      <w:r w:rsidRPr="00C734F4">
        <w:rPr>
          <w:lang w:val="en-GB"/>
        </w:rPr>
        <w:fldChar w:fldCharType="end"/>
      </w:r>
      <w:commentRangeEnd w:id="413"/>
      <w:r w:rsidR="00E41CA2">
        <w:rPr>
          <w:rStyle w:val="CommentReference"/>
          <w:rFonts w:asciiTheme="minorHAnsi" w:eastAsiaTheme="minorHAnsi" w:hAnsiTheme="minorHAnsi"/>
          <w:lang w:eastAsia="en-US"/>
        </w:rPr>
        <w:commentReference w:id="413"/>
      </w:r>
      <w:commentRangeEnd w:id="414"/>
      <w:r w:rsidR="00186A16">
        <w:rPr>
          <w:rStyle w:val="CommentReference"/>
          <w:rFonts w:asciiTheme="minorHAnsi" w:eastAsiaTheme="minorHAnsi" w:hAnsiTheme="minorHAnsi"/>
          <w:lang w:eastAsia="en-US"/>
        </w:rPr>
        <w:commentReference w:id="414"/>
      </w:r>
      <w:r w:rsidRPr="00C734F4">
        <w:rPr>
          <w:lang w:val="en-GB"/>
        </w:rPr>
        <w:t>.</w:t>
      </w:r>
    </w:p>
    <w:p w14:paraId="1E958E44" w14:textId="77777777" w:rsidR="0081226F" w:rsidRPr="00C734F4" w:rsidRDefault="0081226F" w:rsidP="0081226F">
      <w:pPr>
        <w:pStyle w:val="AR6BodyText"/>
        <w:rPr>
          <w:rFonts w:ascii="Times-Roman" w:hAnsi="Times-Roman" w:cs="Times-Roman"/>
          <w:lang w:val="en-GB"/>
        </w:rPr>
      </w:pPr>
    </w:p>
    <w:p w14:paraId="6A7F8664" w14:textId="3F486781" w:rsidR="0081226F" w:rsidRPr="00C734F4" w:rsidRDefault="0081226F" w:rsidP="0081226F">
      <w:pPr>
        <w:pStyle w:val="AR6BodyText"/>
        <w:rPr>
          <w:lang w:val="en-GB" w:eastAsia="en-US"/>
        </w:rPr>
      </w:pPr>
      <w:r w:rsidRPr="00C734F4">
        <w:rPr>
          <w:lang w:val="en-GB"/>
        </w:rPr>
        <w:t xml:space="preserve">Gridding of station data is affected by uncertainties stemming from measurement errors, inhomogeneities, the distribution of the underlying stations and the interpolation error, with station density being the dominant factor </w:t>
      </w:r>
      <w:r w:rsidRPr="00C734F4">
        <w:rPr>
          <w:lang w:val="en-GB"/>
        </w:rPr>
        <w:fldChar w:fldCharType="begin" w:fldLock="1"/>
      </w:r>
      <w:r w:rsidR="000465A7">
        <w:rPr>
          <w:lang w:val="en-GB"/>
        </w:rPr>
        <w:instrText>ADDIN CSL_CITATION { "citationItems" : [ { "id" : "ITEM-1", "itemData" : { "DOI" : "10.1002/joc.5878", "ISSN" : "08998418", "author" : [ { "dropping-particle" : "", "family" : "Herrera", "given" : "Sixto", "non-dropping-particle" : "", "parse-names" : false, "suffix" : "" }, { "dropping-particle" : "", "family" : "Kotlarski", "given" : "Sven", "non-dropping-particle" : "", "parse-names" : false, "suffix" : "" }, { "dropping-particle" : "", "family" : "Soares", "given" : "Pedro M. M.", "non-dropping-particle" : "", "parse-names" : false, "suffix" : "" }, { "dropping-particle" : "", "family" : "Cardoso", "given" : "Rita M.", "non-dropping-particle" : "", "parse-names" : false, "suffix" : "" }, { "dropping-particle" : "", "family" : "Jaczewski", "given" : "Adam", "non-dropping-particle" : "", "parse-names" : false, "suffix" : "" }, { "dropping-particle" : "", "family" : "Guti\u00e9rrez", "given" : "Jos\u00e9 M.", "non-dropping-particle" : "", "parse-names" : false, "suffix" : "" }, { "dropping-particle" : "", "family" : "Maraun", "given" : "Douglas", "non-dropping-particle" : "", "parse-names" : false, "suffix" : "" } ], "container-title" : "International Journal of Climatology", "id" : "ITEM-1", "issue" : "9", "issued" : { "date-parts" : [ [ "2019", "7", "21" ] ] }, "note" : "section 10.2.2.4", "page" : "3717-3729", "title" : "Uncertainty in gridded precipitation products: Influence of station density, interpolation method and grid resolution", "translator" : [ { "dropping-particle" : "", "family" : "Q5044", "given" : "", "non-dropping-particle" : "", "parse-names" : false, "suffix" : "" } ], "type" : "article-journal", "volume" : "39" }, "uris" : [ "http://www.mendeley.com/documents/?uuid=e2f7459c-1225-4a71-93cb-eeed7d4f9106" ] } ], "mendeley" : { "formattedCitation" : "(Herrera et al., 2019)", "plainTextFormattedCitation" : "(Herrera et al., 2019)", "previouslyFormattedCitation" : "(Herrera et al., 2019)" }, "properties" : { "noteIndex" : 0 }, "schema" : "https://github.com/citation-style-language/schema/raw/master/csl-citation.json" }</w:instrText>
      </w:r>
      <w:r w:rsidRPr="00C734F4">
        <w:rPr>
          <w:lang w:val="en-GB"/>
        </w:rPr>
        <w:fldChar w:fldCharType="separate"/>
      </w:r>
      <w:r w:rsidR="00E41CA2">
        <w:rPr>
          <w:noProof/>
          <w:lang w:val="en-GB"/>
        </w:rPr>
        <w:t>(Herrera et al., 2019)</w:t>
      </w:r>
      <w:r w:rsidRPr="00C734F4">
        <w:rPr>
          <w:lang w:val="en-GB"/>
        </w:rPr>
        <w:fldChar w:fldCharType="end"/>
      </w:r>
      <w:r w:rsidRPr="00C734F4">
        <w:rPr>
          <w:lang w:val="en-GB"/>
        </w:rPr>
        <w:t xml:space="preserve">. Uncertainty due to interpolation is typically small for temperature but substantial for precipitation and its derivatives, such as drought indices </w:t>
      </w:r>
      <w:r w:rsidRPr="00C734F4">
        <w:rPr>
          <w:lang w:val="en-GB"/>
        </w:rPr>
        <w:fldChar w:fldCharType="begin" w:fldLock="1"/>
      </w:r>
      <w:r w:rsidR="000465A7">
        <w:rPr>
          <w:lang w:val="en-GB"/>
        </w:rPr>
        <w:instrText>ADDIN CSL_CITATION { "citationItems" : [ { "id" : "ITEM-1", "itemData" : { "DOI" : "10.1175/jhm-d-14-0216.1", "ISSN" : "1525-755X", "abstract" : "Wind-induced losses, or undercatch, can have a substantial impact on precipitation gauge observations, especially in alpine environments that receive a substantial amount of frozen precipitation and may be exposed to high winds. A network of NOAH II all-weather gauges installed in the Snowy Mountains since 2006 provides an opportunity to evaluate the magnitude of undercatch in an Australian alpine environment. Data from two intercomparison sites were used with NOAH II gauges with different configurations of wind fences installed: unfenced, WMO standard double fence intercomparison reference (full DFIR) fences, and an experimental half-sized double fence (half DFIR). It was found that average ambient temperature over 6-h periods was sufficient to classify the precipitation phase as snow, mixed precipitation, or rain in a statistically robust way. Empirical catch ratio relationships (i.e., the quotient of observations from two gauges), based on wind speed, ambient temperature, and measured precipitation amount, were established for snow and mixed precipitation. An adjustment scheme to correct the unfenced NOAH II gauge data using the catch ratio relationships was cross validated with independent data from two additional sites, as well as from the intercomparison sites themselves. The adjustment scheme was applied to the observed precipitation amounts at the other sites with unfenced NOAH II gauges. In the worst-case scenario, it was found that the observed precipitation amount would need to be increased by 52%to match what would have been recorded had adequate shielding been installed. However, gauges that were naturally well protected, and those below about 1400m, required very little adjustment. Spatial analysis showed that the average seasonal undercatch was between 6% and 15% for gauges above 1000m MSL.", "author" : [ { "dropping-particle" : "", "family" : "Chubb", "given" : "Thomas", "non-dropping-particle" : "", "parse-names" : false, "suffix" : "" }, { "dropping-particle" : "", "family" : "Manton", "given" : "Michael J.", "non-dropping-particle" : "", "parse-names" : false, "suffix" : "" }, { "dropping-particle" : "", "family" : "Peace", "given" : "Andrew D.", "non-dropping-particle" : "", "parse-names" : false, "suffix" : "" }, { "dropping-particle" : "", "family" : "Bilish", "given" : "Shane P.", "non-dropping-particle" : "", "parse-names" : false, "suffix" : "" } ], "container-title" : "Journal of Hydrometeorology", "id" : "ITEM-1", "issue" : "6", "issued" : { "date-parts" : [ [ "2015" ] ] }, "note" : "section 10.2.2.4", "page" : "2619-2638", "title" : "Estimation of Wind-Induced Losses from a Precipitation Gauge Network in the Australian Snowy Mountains", "translator" : [ { "dropping-particle" : "", "family" : "Q5519", "given" : "", "non-dropping-particle" : "", "parse-names" : false, "suffix" : "" } ], "type" : "article-journal", "volume" : "16" }, "uris" : [ "http://www.mendeley.com/documents/?uuid=1045aae9-5a87-434a-b708-2f1fd4c0a350", "http://www.mendeley.com/documents/?uuid=efb4fa97-ad28-4b70-9ccd-5133d1d63891", "http://www.mendeley.com/documents/?uuid=86c887f0-1a76-4550-b382-3464364607a1", "http://www.mendeley.com/documents/?uuid=b463ce6f-25c1-425c-a1c8-06fad43a20ce" ] }, { "id" : "ITEM-2", "itemData" : { "DOI" : "10.1002/joc.5483", "ISSN" : "08998418", "author" : [ { "dropping-particle" : "", "family" : "Hellwig", "given" : "Jost", "non-dropping-particle" : "", "parse-names" : false, "suffix" : "" }, { "dropping-particle" : "", "family" : "Stahl", "given" : "Kerstin", "non-dropping-particle" : "", "parse-names" : false, "suffix" : "" }, { "dropping-particle" : "", "family" : "Ziese", "given" : "Markus", "non-dropping-particle" : "", "parse-names" : false, "suffix" : "" }, { "dropping-particle" : "", "family" : "Becker", "given" : "Andreas", "non-dropping-particle" : "", "parse-names" : false, "suffix" : "" } ], "container-title" : "International Journal of Climatology", "id" : "ITEM-2", "issue" : "7", "issued" : { "date-parts" : [ [ "2018", "6" ] ] }, "page" : "3069-3081", "title" : "The impact of the resolution of meteorological data sets on catchment-scale precipitation and drought studies", "translator" : [ { "dropping-particle" : "", "family" : "Q5748", "given" : "", "non-dropping-particle" : "", "parse-names" : false, "suffix" : "" } ], "type" : "article-journal", "volume" : "38" }, "uris" : [ "http://www.mendeley.com/documents/?uuid=a820425e-4e59-441b-9de9-cdba617509c1", "http://www.mendeley.com/documents/?uuid=c01036a9-917f-4186-b191-4a05ba7bd2a1" ] } ], "mendeley" : { "formattedCitation" : "(Chubb et al., 2015; Hellwig et al., 2018)", "plainTextFormattedCitation" : "(Chubb et al., 2015; Hellwig et al., 2018)", "previouslyFormattedCitation" : "(Chubb et al., 2015; Hellwig et al., 2018)" }, "properties" : { "noteIndex" : 0 }, "schema" : "https://github.com/citation-style-language/schema/raw/master/csl-citation.json" }</w:instrText>
      </w:r>
      <w:r w:rsidRPr="00C734F4">
        <w:rPr>
          <w:lang w:val="en-GB"/>
        </w:rPr>
        <w:fldChar w:fldCharType="separate"/>
      </w:r>
      <w:r w:rsidR="00E41CA2">
        <w:rPr>
          <w:noProof/>
          <w:lang w:val="en-GB"/>
        </w:rPr>
        <w:t>(Chubb et al., 2015; Hellwig et al., 2018)</w:t>
      </w:r>
      <w:r w:rsidRPr="00C734F4">
        <w:rPr>
          <w:lang w:val="en-GB"/>
        </w:rPr>
        <w:fldChar w:fldCharType="end"/>
      </w:r>
      <w:r w:rsidRPr="00C734F4">
        <w:rPr>
          <w:lang w:val="en-GB"/>
        </w:rPr>
        <w:t xml:space="preserve">. The largest uncertainties typically occur in sparsely sampled mountain areas (Section 10.2.2.5). Interpolation generally give rise to smoothing effects, such as low variability of the derived dataset with respect to the in situ observations </w:t>
      </w:r>
      <w:r w:rsidRPr="00C734F4">
        <w:rPr>
          <w:lang w:val="en-GB"/>
        </w:rPr>
        <w:fldChar w:fldCharType="begin" w:fldLock="1"/>
      </w:r>
      <w:r w:rsidR="000465A7">
        <w:rPr>
          <w:lang w:val="en-GB"/>
        </w:rPr>
        <w:instrText>ADDIN CSL_CITATION { "citationItems" : [ { "id" : "ITEM-1", "itemData" : { "DOI" : "10.1029/2019JD031016", "ISSN" : "2169-897X", "abstract" : "Abstract Progresses in climatological, ecological, and hydrological studies that focused on the Tianshan mountains area (known as ?the water tower of Central Asia?) have been restricted by the availability of station observations as well as high resolution and quality dataset. With the aim to overcome some of these difficulties, the high-resolution Weather Research and Forecasting (WRF) regional climate model is run over the Tianshan mountains area driven by the ERA-Interim reanalysis. Double nesting method was used with a horizontal resolution of 40 and 8 km covering the period 1980-2018. A decade of simulation from 1980 to 1989, a period when most abundant station observations are available, is considered for validation. These downscaled results are compared against station observations and three widely used spatially interpolated products in order to investigate the added value of the dynamical downscaling approach. Results of these comparisons show that the WRF downscaled data outperform and add significant details to ERA-Interim reanalysis. A remarkable improvement of the WRF simulation is found at reproducing the observed seasonal cycle of daily extreme temperatures and precipitation. Due to better representation of orography, WRF simulations are able to capture extreme precipitation events which are missing in the high-quality interpolated products. Refining the resolution from 40 to 8 km further improves the model performance, particularly at depicting orographic enhancement of precipitation. The validated WRF model can be used in future climate projections studies, and this high-resolution as well as high-quality climatological dataset we present here is useful for impact and further downstream studies.", "author" : [ { "dropping-particle" : "", "family" : "Chen", "given" : "Shuying", "non-dropping-particle" : "", "parse-names" : false, "suffix" : "" }, { "dropping-particle" : "", "family" : "Hamdi", "given" : "Rafiq", "non-dropping-particle" : "", "parse-names" : false, "suffix" : "" }, { "dropping-particle" : "", "family" : "Ochege", "given" : "Friday Uchenna", "non-dropping-particle" : "", "parse-names" : false, "suffix" : "" }, { "dropping-particle" : "", "family" : "Du", "given" : "Haoyang", "non-dropping-particle" : "", "parse-names" : false, "suffix" : "" }, { "dropping-particle" : "", "family" : "Chen", "given" : "Xi", "non-dropping-particle" : "", "parse-names" : false, "suffix" : "" }, { "dropping-particle" : "", "family" : "Yang", "given" : "Weikang", "non-dropping-particle" : "", "parse-names" : false, "suffix" : "" }, { "dropping-particle" : "", "family" : "Zhang", "given" : "Chi", "non-dropping-particle" : "", "parse-names" : false, "suffix" : "" } ], "container-title" : "Journal of Geophysical Research: Atmospheres", "id" : "ITEM-1", "issue" : "21", "issued" : { "date-parts" : [ [ "2019", "11", "16" ] ] }, "note" : "doi: 10.1029/2019JD031016", "page" : "11051-11069", "publisher" : "John Wiley &amp; Sons, Ltd", "title" : "Added Value of a Dynamical Downscaling Approach for Simulating Precipitation and Temperature Over Tianshan Mountains Area, Central Asia", "translator" : [ { "dropping-particle" : "", "family" : "Q5871", "given" : "", "non-dropping-particle" : "", "parse-names" : false, "suffix" : "" } ], "type" : "article-journal", "volume" : "124" }, "uris" : [ "http://www.mendeley.com/documents/?uuid=3a748249-93b0-441c-8996-39955849f33b" ] } ], "mendeley" : { "formattedCitation" : "(Chen et al., 2019)", "plainTextFormattedCitation" : "(Chen et al., 2019)", "previouslyFormattedCitation" : "(Chen et al., 2019)" }, "properties" : { "noteIndex" : 0 }, "schema" : "https://github.com/citation-style-language/schema/raw/master/csl-citation.json" }</w:instrText>
      </w:r>
      <w:r w:rsidRPr="00C734F4">
        <w:rPr>
          <w:lang w:val="en-GB"/>
        </w:rPr>
        <w:fldChar w:fldCharType="separate"/>
      </w:r>
      <w:r w:rsidR="00E41CA2">
        <w:rPr>
          <w:noProof/>
          <w:lang w:val="en-GB"/>
        </w:rPr>
        <w:t>(Chen et al., 2019)</w:t>
      </w:r>
      <w:r w:rsidRPr="00C734F4">
        <w:rPr>
          <w:lang w:val="en-GB"/>
        </w:rPr>
        <w:fldChar w:fldCharType="end"/>
      </w:r>
      <w:r w:rsidRPr="00C734F4">
        <w:rPr>
          <w:lang w:val="en-GB"/>
        </w:rPr>
        <w:t xml:space="preserve">. As a result, the effective resolution of gridded data is typically much lower than its nominal resolution. For instance, a 5 km gridded precipitation dataset for the European Alps has an effective resolution of about 10 to 25 km </w:t>
      </w:r>
      <w:r w:rsidRPr="00C734F4">
        <w:rPr>
          <w:lang w:val="en-GB"/>
        </w:rPr>
        <w:fldChar w:fldCharType="begin" w:fldLock="1"/>
      </w:r>
      <w:r w:rsidR="000465A7">
        <w:rPr>
          <w:lang w:val="en-GB"/>
        </w:rPr>
        <w:instrText>ADDIN CSL_CITATION { "citationItems" : [ { "id" : "ITEM-1", "itemData" : { "DOI" : "10.1002/joc.3794", "abstract" : "In the region of the European Alps, national and regional meteorological services operate rain-gauge networks, which together, constitute one of the densest in situ observation systems in a large-scale high-mountain region. Data from these networks are consistently analyzed, in this study, to develop a pan-Alpine grid dataset and to describe the region\u2019s mesoscale precipitation climate, including the occurrence of heavy precipitation and long dry periods. The analyses are based on a collation of high-resolution rain-gauge data from seven Alpine countries, with 5500 measurements per day on average, spanning the period 1971\u20132008. The dataset is an update of an earlier version with improved data density and more thorough quality control. The grid dataset has a grid spacing of 5 km, daily time resolution, and was constructed with a distance-angular weighting scheme that integrates climatological precipitation\u2013topography relationships. Scales effectively resolved in the dataset are coarser than the grid spacing and vary in time and space, depending on station density. We quantify the uncertainty of the dataset by cross-validation and in relation to topographic complexity, data density and season. Results indicate that grid point estimates are systematically underestimated (overestimated) at large (small) precipitation intensities, when they are interpreted as point estimates. Our climatological analyses highlight interesting variations in indicators of daily precipitation that deviate from the pattern and course of mean precipitation and illustrate the complex role of topography. The daily Alpine precipitation grid dataset was developed as part of the EU funded EURO4M project and is freely available for scientific use.", "author" : [ { "dropping-particle" : "", "family" : "Isotta", "given" : "Francesco A", "non-dropping-particle" : "", "parse-names" : false, "suffix" : "" }, { "dropping-particle" : "", "family" : "Frei", "given" : "Christoph", "non-dropping-particle" : "", "parse-names" : false, "suffix" : "" }, { "dropping-particle" : "", "family" : "Weilguni", "given" : "Viktor", "non-dropping-particle" : "", "parse-names" : false, "suffix" : "" }, { "dropping-particle" : "", "family" : "Per\u010dec Tadi\u0107", "given" : "Melita", "non-dropping-particle" : "", "parse-names" : false, "suffix" : "" }, { "dropping-particle" : "", "family" : "Lass", "given" : "Pierre", "non-dropping-particle" : "", "parse-names" : false, "suffix" : "" }, { "dropping-particle" : "", "family" : "Rudolf", "given" : "Bruno", "non-dropping-particle" : "", "parse-names" : false, "suffix" : "" }, { "dropping-particle" : "", "family" : "Pavan", "given" : "Valentina", "non-dropping-particle" : "", "parse-names" : false, "suffix" : "" }, { "dropping-particle" : "", "family" : "Cacciamani", "given" : "Carlo", "non-dropping-particle" : "", "parse-names" : false, "suffix" : "" }, { "dropping-particle" : "", "family" : "Antolini", "given" : "Gabriele", "non-dropping-particle" : "", "parse-names" : false, "suffix" : "" }, { "dropping-particle" : "", "family" : "Ratto", "given" : "Sara M", "non-dropping-particle" : "", "parse-names" : false, "suffix" : "" }, { "dropping-particle" : "", "family" : "Munari", "given" : "Michela", "non-dropping-particle" : "", "parse-names" : false, "suffix" : "" }, { "dropping-particle" : "", "family" : "Micheletti", "given" : "Stefano", "non-dropping-particle" : "", "parse-names" : false, "suffix" : "" }, { "dropping-particle" : "", "family" : "Bonati", "given" : "Veronica", "non-dropping-particle" : "", "parse-names" : false, "suffix" : "" }, { "dropping-particle" : "", "family" : "Lussana", "given" : "Cristian", "non-dropping-particle" : "", "parse-names" : false, "suffix" : "" }, { "dropping-particle" : "", "family" : "Ronchi", "given" : "Christian", "non-dropping-particle" : "", "parse-names" : false, "suffix" : "" }, { "dropping-particle" : "", "family" : "Panettieri", "given" : "Elvio", "non-dropping-particle" : "", "parse-names" : false, "suffix" : "" }, { "dropping-particle" : "", "family" : "Verta\u010dnik", "given" : "Gregor", "non-dropping-particle" : "", "parse-names" : false, "suffix" : "" } ], "container-title" : "International Journal of Climatology", "id" : "ITEM-1", "issue" : "August 2013", "issued" : { "date-parts" : [ [ "2014" ] ] }, "note" : "section 10.2.2.4", "page" : "1657-1675", "title" : "The climate of daily precipitation in the Alps : development and analysis of a high-resolution grid dataset from pan-Alpine rain-gauge data", "translator" : [ { "dropping-particle" : "", "family" : "Q4748", "given" : "", "non-dropping-particle" : "", "parse-names" : false, "suffix" : "" } ], "type" : "article-journal", "volume" : "1675" }, "uris" : [ "http://www.mendeley.com/documents/?uuid=c0404ecf-c8bc-4ca6-a361-dd8d0971a6ef" ] } ], "mendeley" : { "formattedCitation" : "(Isotta et al., 2014)", "plainTextFormattedCitation" : "(Isotta et al., 2014)", "previouslyFormattedCitation" : "(Isotta et al., 2014)" }, "properties" : { "noteIndex" : 0 }, "schema" : "https://github.com/citation-style-language/schema/raw/master/csl-citation.json" }</w:instrText>
      </w:r>
      <w:r w:rsidRPr="00C734F4">
        <w:rPr>
          <w:lang w:val="en-GB"/>
        </w:rPr>
        <w:fldChar w:fldCharType="separate"/>
      </w:r>
      <w:r w:rsidR="00E41CA2">
        <w:rPr>
          <w:noProof/>
          <w:lang w:val="en-GB"/>
        </w:rPr>
        <w:t>(Isotta et al., 2014)</w:t>
      </w:r>
      <w:r w:rsidRPr="00C734F4">
        <w:rPr>
          <w:lang w:val="en-GB"/>
        </w:rPr>
        <w:fldChar w:fldCharType="end"/>
      </w:r>
      <w:r w:rsidRPr="00C734F4">
        <w:rPr>
          <w:lang w:val="en-GB"/>
        </w:rPr>
        <w:t xml:space="preserve">. In an example for precipitation in Spain, the effective resolution converged to the nominal resolution only when at least 6 to 7 stations were inside the grid cell </w:t>
      </w:r>
      <w:r w:rsidRPr="00C734F4">
        <w:rPr>
          <w:lang w:val="en-GB"/>
        </w:rPr>
        <w:fldChar w:fldCharType="begin" w:fldLock="1"/>
      </w:r>
      <w:r w:rsidR="000465A7">
        <w:rPr>
          <w:lang w:val="en-GB"/>
        </w:rPr>
        <w:instrText>ADDIN CSL_CITATION { "citationItems" : [ { "id" : "ITEM-1", "itemData" : { "DOI" : "10.1002/joc.5878", "ISSN" : "08998418", "author" : [ { "dropping-particle" : "", "family" : "Herrera", "given" : "Sixto", "non-dropping-particle" : "", "parse-names" : false, "suffix" : "" }, { "dropping-particle" : "", "family" : "Kotlarski", "given" : "Sven", "non-dropping-particle" : "", "parse-names" : false, "suffix" : "" }, { "dropping-particle" : "", "family" : "Soares", "given" : "Pedro M. M.", "non-dropping-particle" : "", "parse-names" : false, "suffix" : "" }, { "dropping-particle" : "", "family" : "Cardoso", "given" : "Rita M.", "non-dropping-particle" : "", "parse-names" : false, "suffix" : "" }, { "dropping-particle" : "", "family" : "Jaczewski", "given" : "Adam", "non-dropping-particle" : "", "parse-names" : false, "suffix" : "" }, { "dropping-particle" : "", "family" : "Guti\u00e9rrez", "given" : "Jos\u00e9 M.", "non-dropping-particle" : "", "parse-names" : false, "suffix" : "" }, { "dropping-particle" : "", "family" : "Maraun", "given" : "Douglas", "non-dropping-particle" : "", "parse-names" : false, "suffix" : "" } ], "container-title" : "International Journal of Climatology", "id" : "ITEM-1", "issue" : "9", "issued" : { "date-parts" : [ [ "2019", "7", "21" ] ] }, "note" : "section 10.2.2.4", "page" : "3717-3729", "title" : "Uncertainty in gridded precipitation products: Influence of station density, interpolation method and grid resolution", "translator" : [ { "dropping-particle" : "", "family" : "Q5044", "given" : "", "non-dropping-particle" : "", "parse-names" : false, "suffix" : "" } ], "type" : "article-journal", "volume" : "39" }, "uris" : [ "http://www.mendeley.com/documents/?uuid=e2f7459c-1225-4a71-93cb-eeed7d4f9106" ] } ], "mendeley" : { "formattedCitation" : "(Herrera et al., 2019)", "plainTextFormattedCitation" : "(Herrera et al., 2019)", "previouslyFormattedCitation" : "(Herrera et al., 2019)" }, "properties" : { "noteIndex" : 0 }, "schema" : "https://github.com/citation-style-language/schema/raw/master/csl-citation.json" }</w:instrText>
      </w:r>
      <w:r w:rsidRPr="00C734F4">
        <w:rPr>
          <w:lang w:val="en-GB"/>
        </w:rPr>
        <w:fldChar w:fldCharType="separate"/>
      </w:r>
      <w:r w:rsidR="00E41CA2">
        <w:rPr>
          <w:noProof/>
          <w:lang w:val="en-GB"/>
        </w:rPr>
        <w:t>(Herrera et al., 2019)</w:t>
      </w:r>
      <w:r w:rsidRPr="00C734F4">
        <w:rPr>
          <w:lang w:val="en-GB"/>
        </w:rPr>
        <w:fldChar w:fldCharType="end"/>
      </w:r>
      <w:r w:rsidRPr="00C734F4">
        <w:rPr>
          <w:lang w:val="en-GB"/>
        </w:rPr>
        <w:t xml:space="preserve">. To account for the smoothing errors, new stochastic ensemble observation datasets have been introduced </w:t>
      </w:r>
      <w:r w:rsidRPr="00C734F4">
        <w:rPr>
          <w:lang w:val="en-GB"/>
        </w:rPr>
        <w:fldChar w:fldCharType="begin" w:fldLock="1"/>
      </w:r>
      <w:r w:rsidR="000465A7">
        <w:rPr>
          <w:lang w:val="en-GB"/>
        </w:rPr>
        <w:instrText>ADDIN CSL_CITATION { "citationItems" : [ { "id" : "ITEM-1", "itemData" : { "DOI" : "10.5194/amt-7-3023-2014", "ISSN" : "18678548", "abstract" : "The difference due to the content of a priori information between a constrained retrieval and the true atmospheric state is usually represented by the so-called smoothing error. In this paper it is shown that the concept of the smoothing error is questionable because it is not compliant with Gaussian error propagation. The reason for this is that the smoothing error does not represent the expected deviation of the retrieval from the true state but the expected deviation of the retrieval from the atmospheric state sampled on an arbitrary grid, which is itself a smoothed representation of the true state. The idea of a sufficiently fine sampling of this reference atmospheric state is untenable because atmospheric variability occurs on all scales, implying that there is no limit beyond which the sampling is fine enough. Even the idealization of infinitesimally fine sampling of the reference state does not help because the smoothing error is applied to quantities which are only defined in a statistical sense, which implies that a finite volume of sufficient spatial extent is needed to meaningfully talk about temperature or concentration. Smoothing differences, however, which play a role when measurements are compared, are still a useful quantity if the involved a priori covariance matrix has been evaluated on the comparison grid rather than resulting from interpolation. This is, because the undefined component of the smoothing error, which is the effect of smoothing implied by the finite grid on which the measurements are compared, cancels out when the difference is calculated.", "author" : [ { "dropping-particle" : "", "family" : "Clarmann", "given" : "T.", "non-dropping-particle" : "Von", "parse-names" : false, "suffix" : "" } ], "container-title" : "Atmospheric Measurement Techniques", "id" : "ITEM-1", "issue" : "9", "issued" : { "date-parts" : [ [ "2014" ] ] }, "note" : "section 10.2.2.4", "page" : "3023-3034", "title" : "Smoothing error pitfalls", "translator" : [ { "dropping-particle" : "", "family" : "Q5520", "given" : "", "non-dropping-particle" : "", "parse-names" : false, "suffix" : "" } ], "type" : "article-journal", "volume" : "7" }, "uris" : [ "http://www.mendeley.com/documents/?uuid=6ba08f77-2569-4b05-bdba-344ca5df45e8", "http://www.mendeley.com/documents/?uuid=19f95e88-e740-473f-ada6-90a800c059a4", "http://www.mendeley.com/documents/?uuid=4bb94e72-4602-439b-9325-3947fc4f87e1", "http://www.mendeley.com/documents/?uuid=882f97d7-59d5-468a-adb0-a9068bdf913a" ] } ], "mendeley" : { "formattedCitation" : "(Von Clarmann, 2014)", "plainTextFormattedCitation" : "(Von Clarmann, 2014)", "previouslyFormattedCitation" : "(Von Clarmann, 2014)" }, "properties" : { "noteIndex" : 0 }, "schema" : "https://github.com/citation-style-language/schema/raw/master/csl-citation.json" }</w:instrText>
      </w:r>
      <w:r w:rsidRPr="00C734F4">
        <w:rPr>
          <w:lang w:val="en-GB"/>
        </w:rPr>
        <w:fldChar w:fldCharType="separate"/>
      </w:r>
      <w:r w:rsidR="00E41CA2">
        <w:rPr>
          <w:noProof/>
          <w:lang w:val="en-GB"/>
        </w:rPr>
        <w:t>(Von Clarmann, 2014)</w:t>
      </w:r>
      <w:r w:rsidRPr="00C734F4">
        <w:rPr>
          <w:lang w:val="en-GB"/>
        </w:rPr>
        <w:fldChar w:fldCharType="end"/>
      </w:r>
      <w:r w:rsidRPr="00C734F4">
        <w:rPr>
          <w:lang w:val="en-GB"/>
        </w:rPr>
        <w:t>.</w:t>
      </w:r>
    </w:p>
    <w:p w14:paraId="3953934E" w14:textId="77777777" w:rsidR="0081226F" w:rsidRPr="00C734F4" w:rsidRDefault="0081226F" w:rsidP="0081226F">
      <w:pPr>
        <w:pStyle w:val="AR6BodyText"/>
        <w:tabs>
          <w:tab w:val="left" w:pos="8080"/>
        </w:tabs>
        <w:rPr>
          <w:lang w:val="en-GB"/>
        </w:rPr>
      </w:pPr>
    </w:p>
    <w:p w14:paraId="5646DD2B" w14:textId="77777777" w:rsidR="0081226F" w:rsidRPr="00C734F4" w:rsidRDefault="0081226F" w:rsidP="0081226F">
      <w:pPr>
        <w:pStyle w:val="AR6BodyText"/>
        <w:tabs>
          <w:tab w:val="left" w:pos="8080"/>
        </w:tabs>
        <w:rPr>
          <w:lang w:val="en-GB"/>
        </w:rPr>
      </w:pPr>
    </w:p>
    <w:p w14:paraId="779F9F8C" w14:textId="77777777" w:rsidR="0081226F" w:rsidRPr="00C734F4" w:rsidRDefault="0081226F" w:rsidP="0081226F">
      <w:pPr>
        <w:pStyle w:val="AR6Chap10Level310111"/>
        <w:rPr>
          <w:lang w:val="en-GB"/>
        </w:rPr>
      </w:pPr>
      <w:bookmarkStart w:id="415" w:name="_Toc29679410"/>
      <w:bookmarkStart w:id="416" w:name="_Toc5899617"/>
      <w:bookmarkStart w:id="417" w:name="_Toc6837938"/>
      <w:bookmarkStart w:id="418" w:name="_Toc30602352"/>
      <w:bookmarkStart w:id="419" w:name="_Toc70454707"/>
      <w:r w:rsidRPr="00C734F4">
        <w:rPr>
          <w:lang w:val="en-GB"/>
        </w:rPr>
        <w:t>Observations in mountain areas</w:t>
      </w:r>
      <w:bookmarkEnd w:id="415"/>
      <w:bookmarkEnd w:id="416"/>
      <w:bookmarkEnd w:id="417"/>
      <w:bookmarkEnd w:id="418"/>
      <w:bookmarkEnd w:id="419"/>
    </w:p>
    <w:p w14:paraId="41B8B166" w14:textId="77777777" w:rsidR="0081226F" w:rsidRPr="00C734F4" w:rsidRDefault="0081226F" w:rsidP="0081226F">
      <w:pPr>
        <w:pStyle w:val="AR6BodyText"/>
        <w:rPr>
          <w:lang w:val="en-GB" w:eastAsia="en-US"/>
        </w:rPr>
      </w:pPr>
    </w:p>
    <w:p w14:paraId="657A737D" w14:textId="2DB0143F" w:rsidR="0081226F" w:rsidRPr="00C734F4" w:rsidRDefault="0081226F" w:rsidP="0081226F">
      <w:pPr>
        <w:pStyle w:val="AR6BodyText"/>
        <w:rPr>
          <w:rFonts w:cs="Times New Roman"/>
          <w:lang w:val="en-GB"/>
        </w:rPr>
      </w:pPr>
      <w:r w:rsidRPr="00C734F4">
        <w:rPr>
          <w:rFonts w:cs="Times New Roman"/>
          <w:lang w:val="en-GB"/>
        </w:rPr>
        <w:t xml:space="preserve">Spatiotemporal variability of meteorological parameters observed over mountainous areas is often large, indicating strong control exerted by local topography on meteorological parameters </w:t>
      </w:r>
      <w:r w:rsidRPr="00C734F4">
        <w:rPr>
          <w:rFonts w:cs="Times New Roman"/>
          <w:lang w:val="en-GB"/>
        </w:rPr>
        <w:fldChar w:fldCharType="begin" w:fldLock="1"/>
      </w:r>
      <w:r w:rsidR="000465A7">
        <w:rPr>
          <w:rFonts w:cs="Times New Roman"/>
          <w:lang w:val="en-GB"/>
        </w:rPr>
        <w:instrText>ADDIN CSL_CITATION { "citationItems" : [ { "id" : "ITEM-1", "itemData" : { "DOI" : "10.1007/s00024-012-0582-5", "ISSN" : "1420-9136", "abstract" : "The objective of this work is to better understand and summarize the mountain meteorological observations collected during the Science of Nowcasting Winter Weather for the Vancouver 2010 Olympics and Paralympics (SNOW-V10) project that was supported by the Fog Remote Sensing and Modeling (FRAM) project. The Roundhouse (RND) meteorological station was located 1,856\u00a0m above sea level that is subject to the winter extreme weather conditions. Below this site, there were three additional observation sites at 1,640, 1,320, and 774\u00a0m. These four stations provided some or all the following measurements at 1\u00a0min resolution: precipitation rate (PR) and amount, cloud/fog microphysics, 3D wind speed (horizontal wind speed, Uh; vertical air velocity, wa), visibility (Vis), infrared (IR) and shortwave (SW) radiative fluxes, temperature (T) and relative humidity with respect to water (RHw), and aerosol observations. In this work, comparisons are made to assess the uncertainties and variability for the measurements of Vis, RHw, T, PR, and wind for various winter weather conditions. The ground-based cloud imaging probe (GCIP) measurements of snow particles using a profiling microwave radiometer (PMWR) data have also been shown to assess the icing conditions. Overall, the conclusions suggest that uncertainties in the measurements of Vis, PR, T, and RH can be as large as 50, &gt;60, 50, and &gt;20\u00a0%, respectively, and these numbers may increase depending on Uh, T, Vis, and PR magnitude. Variability of observations along the Whistler Mountain slope (~500\u00a0m) suggested that to verify the models, model space resolution should be better than 100\u00a0m and time scales better than 1\u00a0min. It is also concluded that differences between observed and model based parameters are strongly related to a model\u2019s capability of accurate prediction of liquid water content (LWC), PR, and RHw over complex topography.", "author" : [ { "dropping-particle" : "", "family" : "Gultepe", "given" : "I", "non-dropping-particle" : "", "parse-names" : false, "suffix" : "" }, { "dropping-particle" : "", "family" : "Isaac", "given" : "G A", "non-dropping-particle" : "", "parse-names" : false, "suffix" : "" }, { "dropping-particle" : "", "family" : "Joe", "given" : "P", "non-dropping-particle" : "", "parse-names" : false, "suffix" : "" }, { "dropping-particle" : "", "family" : "Kucera", "given" : "P A", "non-dropping-particle" : "", "parse-names" : false, "suffix" : "" }, { "dropping-particle" : "", "family" : "Theriault", "given" : "J M", "non-dropping-particle" : "", "parse-names" : false, "suffix" : "" }, { "dropping-particle" : "", "family" : "Fisico", "given" : "T", "non-dropping-particle" : "", "parse-names" : false, "suffix" : "" } ], "container-title" : "Pure and Applied Geophysics", "id" : "ITEM-1", "issue" : "1", "issued" : { "date-parts" : [ [ "2014" ] ] }, "page" : "59-85", "title" : "Roundhouse (RND) Mountain Top Research Site: Measurements and Uncertainties for Winter Alpine Weather Conditions", "translator" : [ { "dropping-particle" : "", "family" : "Q4927", "given" : "", "non-dropping-particle" : "", "parse-names" : false, "suffix" : "" } ], "type" : "article-journal", "volume" : "171" }, "uris" : [ "http://www.mendeley.com/documents/?uuid=2858479a-c5a2-4691-a8d1-57f2708efc88" ] } ], "mendeley" : { "formattedCitation" : "(Gultepe et al., 2014)", "plainTextFormattedCitation" : "(Gultepe et al., 2014)", "previouslyFormattedCitation" : "(Gultepe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(Gultepe et al., 2014)</w:t>
      </w:r>
      <w:r w:rsidRPr="00C734F4">
        <w:rPr>
          <w:rFonts w:cs="Times New Roman"/>
          <w:lang w:val="en-GB"/>
        </w:rPr>
        <w:fldChar w:fldCharType="end"/>
      </w:r>
      <w:r w:rsidRPr="00C734F4">
        <w:rPr>
          <w:rFonts w:cs="Times New Roman"/>
          <w:lang w:val="en-GB"/>
        </w:rPr>
        <w:t xml:space="preserve">. Difficult access, harsh climatic conditions as well as instrumental issues make meteorological measurements extremely challenging at higher elevations </w:t>
      </w:r>
      <w:r w:rsidRPr="00C734F4">
        <w:rPr>
          <w:rFonts w:cs="Times New Roman"/>
          <w:lang w:val="en-GB"/>
        </w:rPr>
        <w:fldChar w:fldCharType="begin" w:fldLock="1"/>
      </w:r>
      <w:r w:rsidR="000465A7">
        <w:rPr>
          <w:rFonts w:cs="Times New Roman"/>
          <w:lang w:val="en-GB"/>
        </w:rPr>
        <w:instrText>ADDIN CSL_CITATION { "citationItems" : [ { "id" : "ITEM-1", "itemData" : { "DOI" : "10.5194/tc-12-759-2018", "ISSN" : "1994-0424", "abstract" : "Abstract. The mountain cryosphere of mainland Europe is recognized to have important impacts on a range of environmental processes. In this paper, we provide an overview on the current knowledge on snow, glacier, and permafrost processes, as well as their past, current, and future evolution. We additionally provide an assessment of current cryosphere research in Europe and point to the different domains requiring further research. Emphasis is given to our understanding of climate\u2013cryosphere interactions, cryosphere controls on physical and biological mountain systems, and related impacts. By the end of the century, Europe's mountain cryosphere will have changed to an extent that will impact the landscape, the hydrological regimes, the water resources, and the infrastructure. The impacts will not remain confined to the mountain area but also affect the downstream lowlands, entailing a wide range of socioeconomical consequences. European mountains will have a completely different visual appearance, in which low- and mid-range-altitude glaciers will have disappeared and even large valley glaciers will have experienced significant retreat and mass loss. Due to increased air temperatures and related shifts from solid to liquid precipitation, seasonal snow lines will be found at much higher altitudes, and the snow season will be much shorter than today. These changes in snow and ice melt will cause a shift in the timing of discharge maxima, as well as a transition of runoff regimes from glacial to nival and from nival to pluvial. This will entail significant impacts on the seasonality of high-altitude water availability, with consequences for water storage and management in reservoirs for drinking water, irrigation, and hydropower production. Whereas an upward shift of the tree line and expansion of vegetation can be expected into current periglacial areas, the disappearance of permafrost at lower altitudes and its warming at higher elevations will likely result in mass movements and process chains beyond historical experience. Future cryospheric research has the responsibility not only to foster awareness of these expected changes and to develop targeted strategies to precisely quantify their magnitude and rate of occurrence but also to help in the development of approaches to adapt to these changes and to mitigate their consequences. Major joint efforts are required in the domain of cryospheric monitoring, which will require coordination in terms of data av\u2026", "author" : [ { "dropping-particle" : "", "family" : "Beniston", "given" : "Martin", "non-dropping-particle" : "", "parse-names" : false, "suffix" : "" }, { "dropping-particle" : "", "family" : "Farinotti", "given" : "Daniel", "non-dropping-particle" : "", "parse-names" : false, "suffix" : "" }, { "dropping-particle" : "", "family" : "Stoffel", "given" : "Markus", "non-dropping-particle" : "", "parse-names" : false, "suffix" : "" }, { "dropping-particle" : "", "family" : "Andreassen", "given" : "Liss M", "non-dropping-particle" : "", "parse-names" : false, "suffix" : "" }, { "dropping-particle" : "", "family" : "Coppola", "given" : "Erika", "non-dropping-particle" : "", "parse-names" : false, "suffix" : "" }, { "dropping-particle" : "", "family" : "Eckert", "given" : "Nicolas", "non-dropping-particle" : "", "parse-names" : false, "suffix" : "" }, { "dropping-particle" : "", "family" : "Fantini", "given" : "Adriano", "non-dropping-particle" : "", "parse-names" : false, "suffix" : "" }, { "dropping-particle" : "", "family" : "Giacona", "given" : "Florie", "non-dropping-particle" : "", "parse-names" : false, "suffix" : "" }, { "dropping-particle" : "", "family" : "Hauck", "given" : "Christian", "non-dropping-particle" : "", "parse-names" : false, "suffix" : "" }, { "dropping-particle" : "", "family" : "Huss", "given" : "Matthias", "non-dropping-particle" : "", "parse-names" : false, "suffix" : "" }, { "dropping-particle" : "", "family" : "Huwald", "given" : "Hendrik", "non-dropping-particle" : "", "parse-names" : false, "suffix" : "" }, { "dropping-particle" : "", "family" : "Lehning", "given" : "Michael", "non-dropping-particle" : "", "parse-names" : false, "suffix" : "" }, { "dropping-particle" : "", "family" : "L\u00f3pez-Moreno", "given" : "Juan-Ignacio", "non-dropping-particle" : "", "parse-names" : false, "suffix" : "" }, { "dropping-particle" : "", "family" : "Magnusson", "given" : "Jan", "non-dropping-particle" : "", "parse-names" : false, "suffix" : "" }, { "dropping-particle" : "", "family" : "Marty", "given" : "Christoph", "non-dropping-particle" : "", "parse-names" : false, "suffix" : "" }, { "dropping-particle" : "", "family" : "Mor\u00e1n-Tej\u00e9da", "given" : "Enrique", "non-dropping-particle" : "", "parse-names" : false, "suffix" : "" }, { "dropping-particle" : "", "family" : "Morin", "given" : "Samuel", "non-dropping-particle" : "", "parse-names" : false, "suffix" : "" }, { "dropping-particle" : "", "family" : "Naaim", "given" : "Mohamed", "non-dropping-particle" : "", "parse-names" : false, "suffix" : "" }, { "dropping-particle" : "", "family" : "Provenzale", "given" : "Antonello", "non-dropping-particle" : "", "parse-names" : false, "suffix" : "" }, { "dropping-particle" : "", "family" : "Rabatel", "given" : "Antoine", "non-dropping-particle" : "", "parse-names" : false, "suffix" : "" }, { "dropping-particle" : "", "family" : "Six", "given" : "Delphine", "non-dropping-particle" : "", "parse-names" : false, "suffix" : "" }, { "dropping-particle" : "", "family" : "St\u00f6tter", "given" : "Johann", "non-dropping-particle" : "", "parse-names" : false, "suffix" : "" }, { "dropping-particle" : "", "family" : "Strasser", "given" : "Ulrich", "non-dropping-particle" : "", "parse-names" : false, "suffix" : "" }, { "dropping-particle" : "", "family" : "Terzago", "given" : "Silvia", "non-dropping-particle" : "", "parse-names" : false, "suffix" : "" }, { "dropping-particle" : "", "family" : "Vincent", "given" : "Christian", "non-dropping-particle" : "", "parse-names" : false, "suffix" : "" } ], "container-title" : "The Cryosphere", "id" : "ITEM-1", "issue" : "2", "issued" : { "date-parts" : [ [ "2018", "3", "1" ] ] }, "page" : "759-794", "title" : "The European mountain cryosphere: a review of its current state, trends, and future challenges", "translator" : [ { "dropping-particle" : "", "family" : "Q5862", "given" : "", "non-dropping-particle" : "", "parse-names" : false, "suffix" : "" } ], "type" : "article-journal", "volume" : "12" }, "uris" : [ "http://www.mendeley.com/documents/?uuid=600e2ca6-a0b8-4671-8fd7-9f31c1476737" ] }, { "id" : "ITEM-2",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"ITEM-2",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"mendeley" : { "formattedCitation" : "(Azam et al., 2018; Beniston et al., 2018)", "plainTextFormattedCitation" : "(Azam et al., 2018; Beniston et al., 2018)", "previouslyFormattedCitation" : "(Azam et al., 2018; Beniston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(Azam et al., 2018; Beniston et al., 2018)</w:t>
      </w:r>
      <w:r w:rsidRPr="00C734F4">
        <w:rPr>
          <w:rFonts w:cs="Times New Roman"/>
          <w:lang w:val="en-GB"/>
        </w:rPr>
        <w:fldChar w:fldCharType="end"/>
      </w:r>
      <w:r w:rsidRPr="00C734F4">
        <w:rPr>
          <w:rFonts w:cs="Times New Roman"/>
          <w:lang w:val="en-GB"/>
        </w:rPr>
        <w:t xml:space="preserve">. Measurements of wind speed, temperature, relative humidity and radiative fluxes are critical for climate model evaluation, but difficult to handle due to their point-scale representativeness and small-scale spatiotemporal variability over mountainous terrain, and often need adjustment </w:t>
      </w:r>
      <w:r w:rsidRPr="00C734F4">
        <w:rPr>
          <w:rFonts w:cs="Times New Roman"/>
          <w:lang w:val="en-GB"/>
        </w:rPr>
        <w:fldChar w:fldCharType="begin" w:fldLock="1"/>
      </w:r>
      <w:r w:rsidR="000465A7">
        <w:rPr>
          <w:rFonts w:cs="Times New Roman"/>
          <w:lang w:val="en-GB"/>
        </w:rPr>
        <w:instrText>ADDIN CSL_CITATION { "citationItems" : [ { "id" : "ITEM-1", "itemData" : { "DOI" : "10.1016/bs.agph.2015.01.001", "abstract" : "Mountains, through atmospheric processes, play an integrated role in weather systems and climate systems. In turn, weather and climate over and nearby mountains are modified depending on environmental conditions. Mountain size, shape, slope, aspect ratio, and orientation along the water sources affect the weather systems; they can intensify fronts, eddies, vortex, rotors and turbulence, visibility, and precipitation. Depending on their location and height, precipitation type as snow over the mountains contributes significantly to hydrometeorological cycle and ecosystem. Increasing temperatures because of a possible climate change can reduce river discharges during warm seasons. Therefore, accurate measurements of climate change impact on the mountains are required. On the other hand, obtaining measurements over the mountainous regions are extremely difficult because of strong winds, cold temperatures (&lt;0\u00b0C), mountain slopes, and heavy snow precipitation as well as instrumental issues. New developments on measurement strategies and instruments, and developing multiscale numerical models with detailed cloud microphysical processes and boundary layer parameterizations can reduce uncertainties in the weather and climate prediction. In this review, the challenges related to collecting measurements, numerical model predictions, and climate change issues over and nearby mountains will be emphasized.", "author" : [ { "dropping-particle" : "", "family" : "Gultepe", "given" : "Ismail", "non-dropping-particle" : "", "parse-names" : false, "suffix" : "" } ], "container-title" : "Advances in Geophysics Vol. 56", "editor" : [ { "dropping-particle" : "", "family" : "Dmowska", "given" : "Renata", "non-dropping-particle" : "", "parse-names" : false, "suffix" : "" } ], "id" : "ITEM-1", "issued" : { "date-parts" : [ [ "2015" ] ] }, "page" : "229-312", "publisher" : "Elsevier", "title" : "Chapter Three \u2013 Mountain Weather: Observation and Modeling", "translator" : [ { "dropping-particle" : "", "family" : "Q4969", "given" : "Rt6", "non-dropping-particle" : "", "parse-names" : false, "suffix" : "" } ], "type" : "chapter" }, "uris" : [ "http://www.mendeley.com/documents/?uuid=852211fd-d8ba-4d06-b91e-8fff25429c66" ] } ], "mendeley" : { "formattedCitation" : "(Gultepe, 2015)", "plainTextFormattedCitation" : "(Gultepe, 2015)", "previouslyFormattedCitation" : "(Gultepe,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(Gultepe, 2015)</w:t>
      </w:r>
      <w:r w:rsidRPr="00C734F4">
        <w:rPr>
          <w:rFonts w:cs="Times New Roman"/>
          <w:lang w:val="en-GB"/>
        </w:rPr>
        <w:fldChar w:fldCharType="end"/>
      </w:r>
      <w:r w:rsidRPr="00C734F4">
        <w:rPr>
          <w:rFonts w:cs="Times New Roman"/>
          <w:lang w:val="en-GB"/>
        </w:rPr>
        <w:t xml:space="preserve">. High-altitude (&gt;3000 metres) permanent meteorological stations are limited and current knowledge is mainly based on valley-bottom or low-elevation meteorological stations </w:t>
      </w:r>
      <w:commentRangeStart w:id="420"/>
      <w:commentRangeStart w:id="421"/>
      <w:r w:rsidRPr="00C734F4">
        <w:rPr>
          <w:rFonts w:cs="Times New Roman"/>
          <w:lang w:val="en-GB"/>
        </w:rPr>
        <w:fldChar w:fldCharType="begin" w:fldLock="1"/>
      </w:r>
      <w:r w:rsidR="000465A7">
        <w:rPr>
          <w:rFonts w:cs="Times New Roman"/>
          <w:lang w:val="en-GB"/>
        </w:rPr>
        <w:instrText>ADDIN CSL_CITATION { "citationItems" : [ { "id" : "ITEM-1", "itemData" : { "DOI" : "10.1007/s10584-009-9733-9", "ISSN" : "1573-1480", "abstract" : "The Tibetan Plateau (TP) exerts significant impacts on its surroundings through its thermal and dynamical processes. In recent decades, especially since 2000, the TP has been experiencing a more rapid warming than its surrounding regions. This study uses Moderate Resolution Imaging Spectroradiometer (MODIS) monthly averaged land surface temperature (LST) product to detect the recent warming trend with respect to elevations over the entire TP, because the number of weather stations from China Meteorological Administration (CMA) is rather limited in the western TP and, furthermore, are unavailable for areas higher than 4,800\u00a0m above sea level (ASL). The trend of MODIS LST is first validated against the warming trend estimated from near-surface air temperatures measured at CMA stations and the warming rate dependence on elevation is then derived from MODIS LST. The results indicate that the warming rate increases from 3,000 to 4,800\u00a0m ASL, and then becomes quite stable with a slight decline near the highest elevations. This altitudinal dependence of the warming rate has a significant implication for TP water resources and environmental changes, since most glaciers and snow surfaces are located above 5,000\u00a0m ASL over the TP.", "author" : [ { "dropping-particle" : "", "family" : "Qin", "given" : "Jun", "non-dropping-particle" : "", "parse-names" : false, "suffix" : "" }, { "dropping-particle" : "", "family" : "Yang", "given" : "Kun", "non-dropping-particle" : "", "parse-names" : false, "suffix" : "" }, { "dropping-particle" : "", "family" : "Liang", "given" : "Shunlin", "non-dropping-particle" : "", "parse-names" : false, "suffix" : "" }, { "dropping-particle" : "", "family" : "Guo", "given" : "Xiaofeng", "non-dropping-particle" : "", "parse-names" : false, "suffix" : "" } ], "container-title" : "Climatic Change", "id" : "ITEM-1", "issue" : "1", "issued" : { "date-parts" : [ [ "2009" ] ] }, "page" : "321", "title" : "The altitudinal dependence of recent rapid warming over the Tibetan Plateau", "translator" : [ { "dropping-particle" : "", "family" : "Q5857", "given" : "", "non-dropping-particle" : "", "parse-names" : false, "suffix" : "" } ], "type" : "article-journal", "volume" : "97" }, "uris" : [ "http://www.mendeley.com/documents/?uuid=7ab292ee-63eb-4b6f-8e72-38afc203b5c8" ] }, { "id" : "ITEM-2", "itemData" : { "DOI" : "10.1029/2011JD016187", "ISSN" : "0148-0227", "abstract" : "Since the early 1990s the Global Historical Climatology Network-Monthly (GHCN-M) data set has been an internationally recognized source of data for the study of observed variability and change in land surface temperature. It provides monthly mean temperature data for 7280 stations from 226 countries and territories, ongoing monthly updates of more than 2000 stations to support monitoring of current and evolving climate conditions, and homogeneity adjustments to remove non-climatic influences that can bias the observed temperature record. The release of version 3 monthly mean temperature data marks the first major revision to this data set in over ten years. It introduces a number of improvements and changes that include consolidating ?duplicate? series, updating records from recent decades, and the use of new approaches to homogenization and quality assurance. Although the underlying structure of the data set is significantly different than version 2, conclusions regarding the rate of warming in global land surface temperature are largely unchanged.", "author" : [ { "dropping-particle" : "", "family" : "Lawrimore", "given" : "Jay H", "non-dropping-particle" : "", "parse-names" : false, "suffix" : "" }, { "dropping-particle" : "", "family" : "Menne", "given" : "Matthew J", "non-dropping-particle" : "", "parse-names" : false, "suffix" : "" }, { "dropping-particle" : "", "family" : "Gleason", "given" : "Byron E", "non-dropping-particle" : "", "parse-names" : false, "suffix" : "" }, { "dropping-particle" : "", "family" : "Williams", "given" : "Claude N", "non-dropping-particle" : "", "parse-names" : false, "suffix" : "" }, { "dropping-particle" : "", "family" : "Wuertz", "given" : "David B", "non-dropping-particle" : "", "parse-names" : false, "suffix" : "" }, { "dropping-particle" : "", "family" : "Vose", "given" : "Russell S", "non-dropping-particle" : "", "parse-names" : false, "suffix" : "" }, { "dropping-particle" : "", "family" : "Rennie", "given" : "Jared", "non-dropping-particle" : "", "parse-names" : false, "suffix" : "" } ], "container-title" : "Journal of Geophysical Research: Atmospheres", "id" : "ITEM-2", "issue" : "D19", "issued" : { "date-parts" : [ [ "2011", "10", "16" ] ] }, "note" : "doi: 10.1029/2011JD016187", "publisher" : "John Wiley &amp; Sons, Ltd", "title" : "An overview of the Global Historical Climatology Network monthly mean temperature data set, version 3", "translator" : [ { "dropping-particle" : "", "family" : "Q5859", "given" : "", "non-dropping-particle" : "", "parse-names" : false, "suffix" : "" } ], "type" : "article-journal", "volume" : "116" }, "uris" : [ "http://www.mendeley.com/documents/?uuid=6130aaf1-7a2b-40ff-b1ca-67bf0be4690b" ] }, { "id" : "ITEM-3", "itemData" : { "DOI" : "10.1016/bs.agph.2015.01.001", "abstract" : "Mountains, through atmospheric processes, play an integrated role in weather systems and climate systems. In turn, weather and climate over and nearby mountains are modified depending on environmental conditions. Mountain size, shape, slope, aspect ratio, and orientation along the water sources affect the weather systems; they can intensify fronts, eddies, vortex, rotors and turbulence, visibility, and precipitation. Depending on their location and height, precipitation type as snow over the mountains contributes significantly to hydrometeorological cycle and ecosystem. Increasing temperatures because of a possible climate change can reduce river discharges during warm seasons. Therefore, accurate measurements of climate change impact on the mountains are required. On the other hand, obtaining measurements over the mountainous regions are extremely difficult because of strong winds, cold temperatures (&lt;0\u00b0C), mountain slopes, and heavy snow precipitation as well as instrumental issues. New developments on measurement strategies and instruments, and developing multiscale numerical models with detailed cloud microphysical processes and boundary layer parameterizations can reduce uncertainties in the weather and climate prediction. In this review, the challenges related to collecting measurements, numerical model predictions, and climate change issues over and nearby mountains will be emphasized.", "author" : [ { "dropping-particle" : "", "family" : "Gultepe", "given" : "Ismail", "non-dropping-particle" : "", "parse-names" : false, "suffix" : "" } ], "container-title" : "Advances in Geophysics Vol. 56", "editor" : [ { "dropping-particle" : "", "family" : "Dmowska", "given" : "Renata", "non-dropping-particle" : "", "parse-names" : false, "suffix" : "" } ], "id" : "ITEM-3", "issued" : { "date-parts" : [ [ "2015" ] ] }, "page" : "229-312", "publisher" : "Elsevier", "title" : "Chapter Three \u2013 Mountain Weather: Observation and Modeling", "translator" : [ { "dropping-particle" : "", "family" : "Q4969", "given" : "Rt6", "non-dropping-particle" : "", "parse-names" : false, "suffix" : "" } ], "type" : "chapter" }, "uris" : [ "http://www.mendeley.com/documents/?uuid=852211fd-d8ba-4d06-b91e-8fff25429c66" ] } ], "mendeley" : { "formattedCitation" : "(Qin et al., 2009; Lawrimore et al., 2011; Gultepe, 2015)", "manualFormatting" : "(Qin et al., 2009; Lawrimore et al., 2011; Gultepe, 2015; Condom et al., 2020)", "plainTextFormattedCitation" : "(Qin et al., 2009; Lawrimore et al., 2011; Gultepe, 2015)", "previouslyFormattedCitation" : "(Qin et al., 2009; Lawrimore et al., 2011; Gultepe,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(Qin et al., 2009; Lawrimore et al., 2011; Gultepe, 2015; Condom et al., 2020)</w:t>
      </w:r>
      <w:r w:rsidRPr="00C734F4">
        <w:rPr>
          <w:rFonts w:cs="Times New Roman"/>
          <w:lang w:val="en-GB"/>
        </w:rPr>
        <w:fldChar w:fldCharType="end"/>
      </w:r>
      <w:commentRangeEnd w:id="420"/>
      <w:commentRangeEnd w:id="421"/>
      <w:r w:rsidR="00186A16">
        <w:rPr>
          <w:rStyle w:val="CommentReference"/>
          <w:rFonts w:asciiTheme="minorHAnsi" w:eastAsiaTheme="minorHAnsi" w:hAnsiTheme="minorHAnsi"/>
          <w:lang w:eastAsia="en-US"/>
        </w:rPr>
        <w:commentReference w:id="420"/>
      </w:r>
      <w:r w:rsidR="00E41CA2">
        <w:rPr>
          <w:rStyle w:val="CommentReference"/>
          <w:rFonts w:asciiTheme="minorHAnsi" w:eastAsiaTheme="minorHAnsi" w:hAnsiTheme="minorHAnsi"/>
          <w:lang w:eastAsia="en-US"/>
        </w:rPr>
        <w:commentReference w:id="421"/>
      </w:r>
      <w:r w:rsidRPr="00C734F4">
        <w:rPr>
          <w:rFonts w:cs="Times New Roman"/>
          <w:lang w:val="en-GB"/>
        </w:rPr>
        <w:t xml:space="preserve">, </w:t>
      </w:r>
      <w:r w:rsidRPr="00C734F4">
        <w:rPr>
          <w:rFonts w:cs="Times New Roman"/>
          <w:lang w:val="en-GB"/>
        </w:rPr>
        <w:lastRenderedPageBreak/>
        <w:t xml:space="preserve">which, generally do not represent the higher elevation climate </w:t>
      </w:r>
      <w:r w:rsidRPr="00C734F4">
        <w:rPr>
          <w:rFonts w:cs="Times New Roman"/>
          <w:lang w:val="en-GB"/>
        </w:rPr>
        <w:fldChar w:fldCharType="begin" w:fldLock="1"/>
      </w:r>
      <w:r w:rsidR="000465A7">
        <w:rPr>
          <w:rFonts w:cs="Times New Roman"/>
          <w:lang w:val="en-GB"/>
        </w:rPr>
        <w:instrText>ADDIN CSL_CITATION { "citationItems" : [ { "id" : "ITEM-1", "itemData" : { "DOI" : "10.5194/hess-19-4673-2015", "ISSN" : "1607-7938", "abstract" : "Abstract. Mountain ranges in Asia are important water suppliers, especially if downstream climates are arid, water demands are high and glaciers are abundant. In such basins, the hydrological cycle depends heavily on high-altitude precipitation. Yet direct observations of high-altitude precipitation are lacking and satellite derived products are of insufficient resolution and quality to capture spatial variation and magnitude of mountain precipitation. Here we use glacier mass balances to inversely infer the high-altitude precipitation in the upper Indus basin and show that the amount of precipitation required to sustain the observed mass balances of large glacier systems is far beyond what is observed at valley stations or estimated by gridded precipitation products. An independent validation with observed river flow confirms that the water balance can indeed only be closed when the high-altitude precipitation on average is more than twice as high and in extreme cases up to a factor of 10 higher than previously thought. We conclude that these findings alter the present understanding of high-altitude hydrology and will have an important bearing on climate change impact studies, planning and design of hydropower plants and irrigation reservoirs as well as the regional geopolitical situation in general.", "author" : [ { "dropping-particle" : "", "family" : "Immerzeel", "given" : "W. W.", "non-dropping-particle" : "", "parse-names" : false, "suffix" : "" }, { "dropping-particle" : "", "family" : "Wanders", "given" : "N.", "non-dropping-particle" : "", "parse-names" : false, "suffix" : "" }, { "dropping-particle" : "", "family" : "Lutz", "given" : "A. F.", "non-dropping-particle" : "", "parse-names" : false, "suffix" : "" }, { "dropping-particle" : "", "family" : "Shea", "given" : "J. M.", "non-dropping-particle" : "", "parse-names" : false, "suffix" : "" }, { "dropping-particle" : "", "family" : "Bierkens", "given" : "M. F. P.", "non-dropping-particle" : "", "parse-names" : false, "suffix" : "" } ], "container-title" : "Hydrology and Earth System Sciences", "id" : "ITEM-1", "issue" : "11", "issued" : { "date-parts" : [ [ "2015", "11", "26" ] ] }, "page" : "4673-4687", "title" : "Reconciling high-altitude precipitation in the upper Indus basin with glacier mass balances and runoff", "translator" : [ { "dropping-particle" : "", "family" : "Q6234", "given" : "", "non-dropping-particle" : "", "parse-names" : false, "suffix" : "" } ], "type" : "article-journal", "volume" : "19" }, "uris" : [ "http://www.mendeley.com/documents/?uuid=10a4cd1b-c138-46c4-9b61-2b4209115837" ] }, { "id" : "ITEM-2", "itemData" : { "DOI" : "10.1080/07900627.2015.1020417", "ISSN" : "0790-0627", "author" : [ { "dropping-particle" : "", "family" : "Shea", "given" : "J M", "non-dropping-particle" : "", "parse-names" : false, "suffix" : "" }, { "dropping-particle" : "", "family" : "Wagnon", "given" : "P", "non-dropping-particle" : "", "parse-names" : false, "suffix" : "" }, { "dropping-particle" : "", "family" : "Immerzeel", "given" : "W W", "non-dropping-particle" : "", "parse-names" : false, "suffix" : "" }, { "dropping-particle" : "", "family" : "Biron", "given" : "R", "non-dropping-particle" : "", "parse-names" : false, "suffix" : "" }, { "dropping-particle" : "", "family" : "Brun", "given" : "F", "non-dropping-particle" : "", "parse-names" : false, "suffix" : "" }, { "dropping-particle" : "", "family" : "Pellicciotti", "given" : "F", "non-dropping-particle" : "", "parse-names" : false, "suffix" : "" } ], "container-title" : "International Journal of Water Resources Development", "id" : "ITEM-2", "issue" : "2", "issued" : { "date-parts" : [ [ "2015", "4", "3" ] ] }, "note" : "doi: 10.1080/07900627.2015.1020417", "page" : "174-200", "publisher" : "Routledge", "title" : "A comparative high-altitude meteorological analysis from three catchments in the Nepalese Himalaya", "translator" : [ { "dropping-particle" : "", "family" : "Q5854", "given" : "", "non-dropping-particle" : "", "parse-names" : false, "suffix" : "" } ], "type" : "article-journal", "volume" : "31" }, "uris" : [ "http://www.mendeley.com/documents/?uuid=fbf91ee9-1bd0-4e81-81a3-6aee0fc2eaac" ] } ], "mendeley" : { "formattedCitation" : "(Immerzeel et al., 2015; Shea et al., 2015)", "plainTextFormattedCitation" : "(Immerzeel et al., 2015; Shea et al., 2015)", "previouslyFormattedCitation" : "(Immerzeel et al., 2015; Shea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(Immerzeel et al., 2015; Shea et al., 2015)</w:t>
      </w:r>
      <w:r w:rsidRPr="00C734F4">
        <w:rPr>
          <w:rFonts w:cs="Times New Roman"/>
          <w:lang w:val="en-GB"/>
        </w:rPr>
        <w:fldChar w:fldCharType="end"/>
      </w:r>
      <w:r w:rsidRPr="00C734F4">
        <w:rPr>
          <w:rFonts w:cs="Times New Roman"/>
          <w:lang w:val="en-GB"/>
        </w:rPr>
        <w:t>.</w:t>
      </w:r>
    </w:p>
    <w:p w14:paraId="25AD6FA8" w14:textId="77777777" w:rsidR="0081226F" w:rsidRPr="00C734F4" w:rsidRDefault="0081226F" w:rsidP="0081226F">
      <w:pPr>
        <w:pStyle w:val="AR6BodyText"/>
        <w:rPr>
          <w:rFonts w:cs="Times New Roman"/>
          <w:lang w:val="en-GB"/>
        </w:rPr>
      </w:pPr>
    </w:p>
    <w:p w14:paraId="09A1536E" w14:textId="7A9CF714" w:rsidR="0081226F" w:rsidRPr="00C734F4" w:rsidRDefault="0081226F" w:rsidP="0081226F">
      <w:pPr>
        <w:pStyle w:val="AR6BodyText"/>
        <w:rPr>
          <w:rFonts w:cs="Times New Roman"/>
          <w:lang w:val="en-GB"/>
        </w:rPr>
      </w:pPr>
      <w:r w:rsidRPr="00C734F4">
        <w:rPr>
          <w:rFonts w:cs="Times New Roman"/>
          <w:lang w:val="en-GB"/>
        </w:rPr>
        <w:t xml:space="preserve">Measuring precipitation amounts, especially of solid precipitation, in mountainous areas is particularly challenging due to the presence of orographic barriers, strong vertical and horizontal precipitation rate variability, and the difficulty in finding representative sites for precipitation measurements </w:t>
      </w:r>
      <w:r w:rsidRPr="00C734F4">
        <w:rPr>
          <w:rFonts w:cs="Times New Roman"/>
          <w:lang w:val="en-GB"/>
        </w:rPr>
        <w:fldChar w:fldCharType="begin" w:fldLock="1"/>
      </w:r>
      <w:r w:rsidR="000465A7">
        <w:rPr>
          <w:rFonts w:cs="Times New Roman"/>
          <w:lang w:val="en-GB"/>
        </w:rPr>
        <w:instrText>ADDIN CSL_CITATION { "citationItems" : [ { "id" : "ITEM-1", "itemData" : { "DOI" : "10.1007/s00704-012-0695-x", "ISSN" : "1434-4483", "abstract" : "The paper provides a brief overview of recent advances in selected areas of mountain climate research. It addresses the contrasting vertical precipitation gradients in the Alps and in central Asia, snow line in the Alps, orographic precipitation in North America, the Mesoscale Alpine Programme wind studies, automatic weather stations in mountains, satellite remote sensing of glacier changes, and temperature change at high elevations. The evidence for altitudinal differences in the temperature response to recent warming is discussed.", "author" : [ { "dropping-particle" : "", "family" : "Barry", "given" : "Roger G", "non-dropping-particle" : "", "parse-names" : false, "suffix" : "" } ], "container-title" : "Theoretical and Applied Climatology", "id" : "ITEM-1", "issue" : "4", "issued" : { "date-parts" : [ [ "2012" ] ] }, "page" : "549-553", "title" : "Recent advances in mountain climate research", "translator" : [ { "dropping-particle" : "", "family" : "Q5861", "given" : "", "non-dropping-particle" : "", "parse-names" : false, "suffix" : "" } ], "type" : "article-journal", "volume" : "110" }, "uris" : [ "http://www.mendeley.com/documents/?uuid=4a62e6b0-ddb0-4feb-a74c-0e481490cfd3" ] } ], "mendeley" : { "formattedCitation" : "(Barry, 2012)", "plainTextFormattedCitation" : "(Barry, 2012)", "previouslyFormattedCitation" : "(Barry,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(Barry, 2012)</w:t>
      </w:r>
      <w:r w:rsidRPr="00C734F4">
        <w:rPr>
          <w:rFonts w:cs="Times New Roman"/>
          <w:lang w:val="en-GB"/>
        </w:rPr>
        <w:fldChar w:fldCharType="end"/>
      </w:r>
      <w:r w:rsidRPr="00C734F4">
        <w:rPr>
          <w:rFonts w:cs="Times New Roman"/>
          <w:lang w:val="en-GB"/>
        </w:rPr>
        <w:t xml:space="preserve">. However, the precipitation amounts can be indirectly estimated by the observed point mass balances at glacier accumulation areas representing net snow accumulation </w:t>
      </w:r>
      <w:r w:rsidRPr="00C734F4">
        <w:rPr>
          <w:rFonts w:cs="Times New Roman"/>
          <w:lang w:val="en-GB"/>
        </w:rPr>
        <w:fldChar w:fldCharType="begin" w:fldLock="1"/>
      </w:r>
      <w:r w:rsidR="000465A7">
        <w:rPr>
          <w:rFonts w:cs="Times New Roman"/>
          <w:lang w:val="en-GB"/>
        </w:rPr>
        <w:instrText>ADDIN CSL_CITATION { "citationItems" : [ { "id" : "ITEM-1",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"ITEM-1",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"id" : "ITEM-2", "itemData" : { "DOI" : "10.5194/hess-19-4673-2015", "ISSN" : "1607-7938", "abstract" : "Abstract. Mountain ranges in Asia are important water suppliers, especially if downstream climates are arid, water demands are high and glaciers are abundant. In such basins, the hydrological cycle depends heavily on high-altitude precipitation. Yet direct observations of high-altitude precipitation are lacking and satellite derived products are of insufficient resolution and quality to capture spatial variation and magnitude of mountain precipitation. Here we use glacier mass balances to inversely infer the high-altitude precipitation in the upper Indus basin and show that the amount of precipitation required to sustain the observed mass balances of large glacier systems is far beyond what is observed at valley stations or estimated by gridded precipitation products. An independent validation with observed river flow confirms that the water balance can indeed only be closed when the high-altitude precipitation on average is more than twice as high and in extreme cases up to a factor of 10 higher than previously thought. We conclude that these findings alter the present understanding of high-altitude hydrology and will have an important bearing on climate change impact studies, planning and design of hydropower plants and irrigation reservoirs as well as the regional geopolitical situation in general.", "author" : [ { "dropping-particle" : "", "family" : "Immerzeel", "given" : "W. W.", "non-dropping-particle" : "", "parse-names" : false, "suffix" : "" }, { "dropping-particle" : "", "family" : "Wanders", "given" : "N.", "non-dropping-particle" : "", "parse-names" : false, "suffix" : "" }, { "dropping-particle" : "", "family" : "Lutz", "given" : "A. F.", "non-dropping-particle" : "", "parse-names" : false, "suffix" : "" }, { "dropping-particle" : "", "family" : "Shea", "given" : "J. M.", "non-dropping-particle" : "", "parse-names" : false, "suffix" : "" }, { "dropping-particle" : "", "family" : "Bierkens", "given" : "M. F. P.", "non-dropping-particle" : "", "parse-names" : false, "suffix" : "" } ], "container-title" : "Hydrology and Earth System Sciences", "id" : "ITEM-2", "issue" : "11", "issued" : { "date-parts" : [ [ "2015", "11", "26" ] ] }, "page" : "4673-4687", "title" : "Reconciling high-altitude precipitation in the upper Indus basin with glacier mass balances and runoff", "translator" : [ { "dropping-particle" : "", "family" : "Q6234", "given" : "", "non-dropping-particle" : "", "parse-names" : false, "suffix" : "" } ], "type" : "article-journal", "volume" : "19" }, "uris" : [ "http://www.mendeley.com/documents/?uuid=10a4cd1b-c138-46c4-9b61-2b4209115837" ] }, { "id" : "ITEM-3", "itemData" : { "DOI" : "10.5194/tc-9-865-2015", "author" : [ { "dropping-particle" : "", "family" : "Sakai", "given" : "A", "non-dropping-particle" : "", "parse-names" : false, "suffix" : "" }, { "dropping-particle" : "", "family" : "Nuimura", "given" : "T", "non-dropping-particle" : "", "parse-names" : false, "suffix" : "" }, { "dropping-particle" : "", "family" : "Fujita", "given" : "K", "non-dropping-particle" : "", "parse-names" : false, "suffix" : "" }, { "dropping-particle" : "", "family" : "Takenaka", "given" : "S", "non-dropping-particle" : "", "parse-names" : false, "suffix" : "" }, { "dropping-particle" : "", "family" : "Nagai", "given" : "H", "non-dropping-particle" : "", "parse-names" : false, "suffix" : "" }, { "dropping-particle" : "", "family" : "Lamsal", "given" : "D", "non-dropping-particle" : "", "parse-names" : false, "suffix" : "" } ], "container-title" : "The Cryosphere", "id" : "ITEM-3", "issue" : "3", "issued" : { "date-parts" : [ [ "2015" ] ] }, "page" : "865-880", "title" : "Climate regime of Asian glaciers revealed by GAMDAM glacier inventory", "translator" : [ { "dropping-particle" : "", "family" : "Q6799", "given" : "", "non-dropping-particle" : "", "parse-names" : false, "suffix" : "" } ], "type" : "article-journal", "volume" : "9" }, "uris" : [ "http://www.mendeley.com/documents/?uuid=518582e0-8e39-469e-a7c0-aa956d92f3e5" ] }, { "id" : "ITEM-4",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"ITEM-4", "issue" : "23", "issued" : { "date-parts" : [ [ "2012", "12", "1" ] ] }, "page" : "8108-8131", "title" : "Homogenization of the Global Radiosonde Temperature Dataset through Combined Comparison with Reanalysis Background Series and Neighboring Stations", "translator" : [ { "dropping-particle" : "", "family" : "Q6942", "given" : "", "non-dropping-particle" : "", "parse-names" : false, "suffix" : "" } ], "type" : "article-journal", "volume" : "25" }, "uris" : [ "http://www.mendeley.com/documents/?uuid=aebfa1a9-b380-49de-9999-a5ff3e208431" ] } ], "mendeley" : { "formattedCitation" : "(Haimberger et al., 2012; Immerzeel et al., 2015; Sakai et al., 2015; Azam et al., 2018)", "plainTextFormattedCitation" : "(Haimberger et al., 2012; Immerzeel et al., 2015; Sakai et al., 2015; Azam et al., 2018)", "previouslyFormattedCitation" : "(Haimberger et al., 2012; Immerzeel et al., 2015; Sakai et al., 2015; Azam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(Haimberger et al., 2012; Immerzeel et al., 2015; Sakai et al., 2015; Azam et al., 2018)</w:t>
      </w:r>
      <w:r w:rsidRPr="00C734F4">
        <w:rPr>
          <w:rFonts w:cs="Times New Roman"/>
          <w:lang w:val="en-GB"/>
        </w:rPr>
        <w:fldChar w:fldCharType="end"/>
      </w:r>
      <w:r w:rsidRPr="00FB6EB0">
        <w:rPr>
          <w:rFonts w:cs="Times New Roman"/>
        </w:rPr>
        <w:t xml:space="preserve">. </w:t>
      </w:r>
      <w:r w:rsidRPr="00C734F4">
        <w:rPr>
          <w:rFonts w:cs="Times New Roman"/>
          <w:bCs/>
          <w:lang w:val="en-GB"/>
        </w:rPr>
        <w:t xml:space="preserve">There is </w:t>
      </w:r>
      <w:r w:rsidRPr="00C734F4">
        <w:rPr>
          <w:rFonts w:cs="Times New Roman"/>
          <w:bCs/>
          <w:i/>
          <w:iCs/>
          <w:lang w:val="en-GB"/>
        </w:rPr>
        <w:t>very high confidence</w:t>
      </w:r>
      <w:r w:rsidRPr="00C734F4">
        <w:rPr>
          <w:rStyle w:val="CommentReference"/>
          <w:rFonts w:asciiTheme="minorHAnsi" w:eastAsiaTheme="minorHAnsi" w:hAnsiTheme="minorHAnsi"/>
          <w:lang w:val="en-GB" w:eastAsia="en-US"/>
        </w:rPr>
        <w:t xml:space="preserve"> </w:t>
      </w:r>
      <w:r w:rsidRPr="00C734F4">
        <w:rPr>
          <w:rFonts w:cs="Times New Roman"/>
          <w:bCs/>
          <w:lang w:val="en-GB"/>
        </w:rPr>
        <w:t xml:space="preserve">that precipitation measurements, especially solid precipitation, in mountainous areas are strongly affected by the gauge location and setup. </w:t>
      </w:r>
      <w:r w:rsidRPr="00C734F4">
        <w:rPr>
          <w:rFonts w:cs="Times New Roman"/>
          <w:lang w:val="en-GB"/>
        </w:rPr>
        <w:t xml:space="preserve">Precipitation measurements are also affected by the type of measurement method, presence/absence of shielding, presence/absence of a heating system and operating meteorological conditions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"Nitu", "given" : "R", "non-dropping-particle" : "", "parse-names" : false, "suffix" : "" }, { "dropping-particle" : "", "family" : "Roulet", "given" : "Y", "non-dropping-particle" : "", "parse-names" : false, "suffix" : "" }, { "dropping-particle" : "", "family" : "Wolff", "given" : "M", "non-dropping-particle" : "", "parse-names" : false, "suffix" : "" }, { "dropping-particle" : "", "family" : "Earle", "given" : "M", "non-dropping-particle" : "", "parse-names" : false, "suffix" : "" }, { "dropping-particle" : "", "family" : "Reverdin", "given" : "A", "non-dropping-particle" : "", "parse-names" : false, "suffix" : "" }, { "dropping-particle" : "", "family" : "Smith", "given" : "C", "non-dropping-particle" : "", "parse-names" : false, "suffix" : "" }, { "dropping-particle" : "", "family" : "Morin", "given" : "S", "non-dropping-particle" : "", "parse-names" : false, "suffix" : "" }, { "dropping-particle" : "", "family" : "Rasmussen", "given" : "R", "non-dropping-particle" : "", "parse-names" : false, "suffix" : "" }, { "dropping-particle" : "", "family" : "Wong", "given" : "K", "non-dropping-particle" : "", "parse-names" : false, "suffix" : "" }, { "dropping-particle" : "", "family" : "Alastru\u00e9", "given" : "J", "non-dropping-particle" : "", "parse-names" : false, "suffix" : "" }, { "dropping-particle" : "", "family" : "Arnold", "given" : "L", "non-dropping-particle" : "", "parse-names" : false, "suffix" : "" }, { "dropping-particle" : "", "family" : "Baker", "given" : "B", "non-dropping-particle" : "", "parse-names" : false, "suffix" : "" }, { "dropping-particle" : "", "family" : "Bui", "given" : "S", "non-dropping-particle" : "", "parse-names" : false, "suffix" : "" }, { "dropping-particle" : "", "family" : "Collado", "given" : "J L", "non-dropping-particle" : "", "parse-names" : false, "suffix" : "" }, { "dropping-particle" : "", "family" : "Colli", "given" : "M", "non-dropping-particle" : "", "parse-names" : false, "suffix" : "" }, { "dropping-particle" : "", "family" : "Collins", "given" : "B", "non-dropping-particle" : "", "parse-names" : false, "suffix" : "" }, { "dropping-particle" : "", "family" : "Gaydos", "given" : "A", "non-dropping-particle" : "", "parse-names" : false, "suffix" : "" }, { "dropping-particle" : "", "family" : "Hoover", "given" : "J", "non-dropping-particle" : "", "parse-names" : false, "suffix" : "" }, { "dropping-particle" : "", "family" : "Joe", "given" : "P", "non-dropping-particle" : "", "parse-names" : false, "suffix" : "" }, { "dropping-particle" : "", "family" : "Kontu", "given" : "A", "non-dropping-particle" : "", "parse-names" : false, "suffix" : "" }, { "dropping-particle" : "", "family" : "Laine", "given" : "T", "non-dropping-particle" : "", "parse-names" : false, "suffix" : "" }, { "dropping-particle" : "", "family" : "Lanza", "given" : "L", "non-dropping-particle" : "", "parse-names" : false, "suffix" : "" }, { "dropping-particle" : "", "family" : "Lanzinger", "given" : "E", "non-dropping-particle" : "", "parse-names" : false, "suffix" : "" }, { "dropping-particle" : "", "family" : "Lee", "given" : "G W", "non-dropping-particle" : "", "parse-names" : false, "suffix" : "" }, { "dropping-particle" : "", "family" : "Lejeune", "given" : "Y", "non-dropping-particle" : "", "parse-names" : false, "suffix" : "" }, { "dropping-particle" : "", "family" : "Lepp\u00e4nen", "given" : "L", "non-dropping-particle" : "", "parse-names" : false, "suffix" : "" }, { "dropping-particle" : "", "family" : "Mekis", "given" : "E", "non-dropping-particle" : "", "parse-names" : false, "suffix" : "" }, { "dropping-particle" : "", "family" : "Panel", "given" : "J", "non-dropping-particle" : "", "parse-names" : false, "suffix" : "" }, { "dropping-particle" : "", "family" : "Poikonen", "given" : "A", "non-dropping-particle" : "", "parse-names" : false, "suffix" : "" }, { "dropping-particle" : "", "family" : "Ryu", "given" : "S", "non-dropping-particle" : "", "parse-names" : false, "suffix" : "" }, { "dropping-particle" : "", "family" : "Sabatini", "given" : "F", "non-dropping-particle" : "", "parse-names" : false, "suffix" : "" }, { "dropping-particle" : "", "family" : "Theriault", "given" : "J", "non-dropping-particle" : "", "parse-names" : false, "suffix" : "" }, { "dropping-particle" : "", "family" : "Yang", "given" : "D", "non-dropping-particle" : "", "parse-names" : false, "suffix" : "" }, { "dropping-particle" : "", "family" : "Genthon", "given" : "C", "non-dropping-particle" : "", "parse-names" : false, "suffix" : "" }, { "dropping-particle" : "", "family" : "Hirasawa", "given" : "N", "non-dropping-particle" : "", "parse-names" : false, "suffix" : "" }, { "dropping-particle" : "", "family" : "Konishi", "given" : "H", "non-dropping-particle" : "", "parse-names" : false, "suffix" : "" }, { "dropping-particle" : "", "family" : "Motoyoshi", "given" : "H", "non-dropping-particle" : "", "parse-names" : false, "suffix" : "" }, { "dropping-particle" : "", "family" : "Nakai", "given" : "S", "non-dropping-particle" : "", "parse-names" : false, "suffix" : "" }, { "dropping-particle" : "", "family" : "Nishimura", "given" : "K", "non-dropping-particle" : "", "parse-names" : false, "suffix" : "" }, { "dropping-particle" : "", "family" : "Senese", "given" : "A", "non-dropping-particle" : "", "parse-names" : false, "suffix" : "" }, { "dropping-particle" : "", "family" : "Yamashita", "given" : "K", "non-dropping-particle" : "", "parse-names" : false, "suffix" : "" } ], "collection-title" : "Instruments and Observing Methods Report No. 131", "id" : "ITEM-1", "issued" : { "date-parts" : [ [ "2018" ] ] }, "number-of-pages" : "1445", "publisher" : "World Meteorological Organization (WMO)", "publisher-place" : "Geneva, Switzerland", "title" : "WMO Solid Precipitation Intercomparison Experiment (SPICE) (2012 - 2015)", "translator" : [ { "dropping-particle" : "", "family" : "Q5855", "given" : "Rt7", "non-dropping-particle" : "", "parse-names" : false, "suffix" : "" } ], "type" : "report" }, "uris" : [ "http://www.mendeley.com/documents/?uuid=61639f1d-315d-4a3d-8f0b-08efc31e23b5" ] } ], "mendeley" : { "formattedCitation" : "(Nitu et al., 2018)", "plainTextFormattedCitation" : "(Nitu et al., 2018)", "previouslyFormattedCitation" : "(Nitu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(Nitu et al., 2018)</w:t>
      </w:r>
      <w:r w:rsidRPr="00C734F4">
        <w:rPr>
          <w:rFonts w:cs="Times New Roman"/>
          <w:lang w:val="en-GB"/>
        </w:rPr>
        <w:fldChar w:fldCharType="end"/>
      </w:r>
      <w:r w:rsidRPr="00C734F4">
        <w:rPr>
          <w:rFonts w:cs="Times New Roman"/>
          <w:lang w:val="en-GB"/>
        </w:rPr>
        <w:t xml:space="preserve">. Solid precipitation measurements may have errors ranging from 20% to 50%, largely due to under-catch in windy, icing and riming conditions </w:t>
      </w:r>
      <w:r w:rsidRPr="00C734F4">
        <w:rPr>
          <w:rFonts w:cs="Times New Roman"/>
          <w:lang w:val="en-GB"/>
        </w:rPr>
        <w:fldChar w:fldCharType="begin" w:fldLock="1"/>
      </w:r>
      <w:r w:rsidR="000465A7">
        <w:rPr>
          <w:rFonts w:cs="Times New Roman"/>
          <w:lang w:val="en-GB"/>
        </w:rPr>
        <w:instrText>ADDIN CSL_CITATION { "citationItems" : [ { "id" : "ITEM-1", "itemData" : { "DOI" : "10.1175/BAMS-D-11-00052.1", "ISSN" : "0003-0007", "abstract" : "This paper presents recent efforts to understand the relative accuracies of different instrumentation and gauges with various windshield configurations to measure snowfall. Results from the National Center for Atmospheric Research (NCAR) Marshall Field Site will be highlighted. This site hosts a test bed to assess various solid precipitation measurement techniques and is a joint collaboration between the National Oceanic and Atmospheric Administration (NOAA), NCAR, the National Weather Service (NWS), and Federal Aviation Administration (FAA). The collaboration involves testing new gauges and other solid precipitation measurement techniques in comparison with World Meteorological Organization (WMO) reference snowfall measurements. This assessment is critical for any ongoing studies and applications, such as climate monitoring and aircraft deicing, that rely on accurate and consistent precipitation measurements.", "author" : [ { "dropping-particle" : "", "family" : "Rasmussen", "given" : "Roy", "non-dropping-particle" : "", "parse-names" : false, "suffix" : "" }, { "dropping-particle" : "", "family" : "Baker", "given" : "Bruce", "non-dropping-particle" : "", "parse-names" : false, "suffix" : "" }, { "dropping-particle" : "", "family" : "Kochendorfer", "given" : "John", "non-dropping-particle" : "", "parse-names" : false, "suffix" : "" }, { "dropping-particle" : "", "family" : "Meyers", "given" : "Tilden", "non-dropping-particle" : "", "parse-names" : false, "suffix" : "" }, { "dropping-particle" : "", "family" : "Landolt", "given" : "Scott", "non-dropping-particle" : "", "parse-names" : false, "suffix" : "" }, { "dropping-particle" : "", "family" : "Fischer", "given" : "Alexandre P", "non-dropping-particle" : "", "parse-names" : false, "suffix" : "" }, { "dropping-particle" : "", "family" : "Black", "given" : "Jenny", "non-dropping-particle" : "", "parse-names" : false, "suffix" : "" }, { "dropping-particle" : "", "family" : "Th\u00e9riault", "given" : "Julie M", "non-dropping-particle" : "", "parse-names" : false, "suffix" : "" }, { "dropping-particle" : "", "family" : "Kucera", "given" : "Paul", "non-dropping-particle" : "", "parse-names" : false, "suffix" : "" }, { "dropping-particle" : "", "family" : "Gochis", "given" : "David", "non-dropping-particle" : "", "parse-names" : false, "suffix" : "" }, { "dropping-particle" : "", "family" : "Smith", "given" : "Craig", "non-dropping-particle" : "", "parse-names" : false, "suffix" : "" }, { "dropping-particle" : "", "family" : "Nitu", "given" : "Rodica", "non-dropping-particle" : "", "parse-names" : false, "suffix" : "" }, { "dropping-particle" : "", "family" : "Hall", "given" : "Mark", "non-dropping-particle" : "", "parse-names" : false, "suffix" : "" }, { "dropping-particle" : "", "family" : "Ikeda", "given" : "Kyoko", "non-dropping-particle" : "", "parse-names" : false, "suffix" : "" }, { "dropping-particle" : "", "family" : "Gutmann", "given" : "Ethan", "non-dropping-particle" : "", "parse-names" : false, "suffix" : "" } ], "container-title" : "Bulletin of the American Meteorological Society", "id" : "ITEM-1", "issue" : "6", "issued" : { "date-parts" : [ [ "2012", "11", "30" ] ] }, "note" : "doi: 10.1175/BAMS-D-11-00052.1", "page" : "811-829", "publisher" : "American Meteorological Society", "title" : "How Well Are We Measuring Snow: The NOAA/FAA/NCAR Winter Precipitation Test Bed", "translator" : [ { "dropping-particle" : "", "family" : "Q5856", "given" : "", "non-dropping-particle" : "", "parse-names" : false, "suffix" : "" } ], "type" : "article-journal", "volume" : "93" }, "uris" : [ "http://www.mendeley.com/documents/?uuid=948bb60d-a4ca-444d-9f37-2bb51a4c9a90" ] } ], "mendeley" : { "formattedCitation" : "(Rasmussen et al., 2012)", "plainTextFormattedCitation" : "(Rasmussen et al., 2012)", "previouslyFormattedCitation" : "(Rasmussen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(Rasmussen et al., 2012)</w:t>
      </w:r>
      <w:r w:rsidRPr="00C734F4">
        <w:rPr>
          <w:rFonts w:cs="Times New Roman"/>
          <w:lang w:val="en-GB"/>
        </w:rPr>
        <w:fldChar w:fldCharType="end"/>
      </w:r>
      <w:r w:rsidRPr="00C734F4">
        <w:rPr>
          <w:rFonts w:cs="Times New Roman"/>
          <w:lang w:val="en-GB"/>
        </w:rPr>
        <w:t xml:space="preserve">, and therefore require corrections by applying transfer functions developed mainly from collected wind speed and temperature data </w:t>
      </w:r>
      <w:r w:rsidRPr="00C734F4">
        <w:rPr>
          <w:rFonts w:cs="Times New Roman"/>
          <w:lang w:val="en-GB"/>
        </w:rPr>
        <w:fldChar w:fldCharType="begin" w:fldLock="1"/>
      </w:r>
      <w:r w:rsidR="000465A7">
        <w:rPr>
          <w:rFonts w:cs="Times New Roman"/>
          <w:lang w:val="en-GB"/>
        </w:rPr>
        <w:instrText>ADDIN CSL_CITATION { "citationItems" : [ { "id" : "ITEM-1", "itemData" : { "DOI" : "10.5194/hess-21-1973-2017", "author" : [ { "dropping-particle" : "", "family" : "Kochendorfer", "given" : "J", "non-dropping-particle" : "", "parse-names" : false, "suffix" : "" }, { "dropping-particle" : "", "family" : "Rasmussen", "given" : "R", "non-dropping-particle" : "", "parse-names" : false, "suffix" : "" }, { "dropping-particle" : "", "family" : "Wolff", "given" : "M", "non-dropping-particle" : "", "parse-names" : false, "suffix" : "" }, { "dropping-particle" : "", "family" : "Baker", "given" : "B", "non-dropping-particle" : "", "parse-names" : false, "suffix" : "" }, { "dropping-particle" : "", "family" : "Hall", "given" : "M E", "non-dropping-particle" : "", "parse-names" : false, "suffix" : "" }, { "dropping-particle" : "", "family" : "Meyers", "given" : "T", "non-dropping-particle" : "", "parse-names" : false, "suffix" : "" }, { "dropping-particle" : "", "family" : "Landolt", "given" : "S", "non-dropping-particle" : "", "parse-names" : false, "suffix" : "" }, { "dropping-particle" : "", "family" : "Jachcik", "given" : "A", "non-dropping-particle" : "", "parse-names" : false, "suffix" : "" }, { "dropping-particle" : "", "family" : "Isaksen", "given" : "K", "non-dropping-particle" : "", "parse-names" : false, "suffix" : "" }, { "dropping-particle" : "", "family" : "Br\u00e6kkan", "given" : "R", "non-dropping-particle" : "", "parse-names" : false, "suffix" : "" }, { "dropping-particle" : "", "family" : "Leeper", "given" : "R", "non-dropping-particle" : "", "parse-names" : false, "suffix" : "" } ], "container-title" : "Hydrology and Earth System Sciences", "id" : "ITEM-1", "issue" : "4", "issued" : { "date-parts" : [ [ "2017" ] ] }, "page" : "1973-1989", "title" : "The quantification and correction of wind-induced precipitation measurement errors", "translator" : [ { "dropping-particle" : "", "family" : "Q5858", "given" : "", "non-dropping-particle" : "", "parse-names" : false, "suffix" : "" } ], "type" : "article-journal", "volume" : "21" }, "uris" : [ "http://www.mendeley.com/documents/?uuid=56436278-3ede-48eb-9d25-5260d23f2f22" ] } ], "mendeley" : { "formattedCitation" : "(Kochendorfer et al., 2017)", "plainTextFormattedCitation" : "(Kochendorfer et al., 2017)", "previouslyFormattedCitation" : "(Kochendorfer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(Kochendorfer et al., 2017)</w:t>
      </w:r>
      <w:r w:rsidRPr="00C734F4">
        <w:rPr>
          <w:rFonts w:cs="Times New Roman"/>
          <w:lang w:val="en-GB"/>
        </w:rPr>
        <w:fldChar w:fldCharType="end"/>
      </w:r>
      <w:r w:rsidRPr="00C734F4">
        <w:rPr>
          <w:rFonts w:cs="Times New Roman"/>
          <w:lang w:val="en-GB"/>
        </w:rPr>
        <w:t xml:space="preserve">. The latest Solid Precipitation Intercomparison Experiment report recommends measurements of wind speed, wind direction and temperature as the minimum standard ancillary data for solid precipitation monitoring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"Nitu", "given" : "R", "non-dropping-particle" : "", "parse-names" : false, "suffix" : "" }, { "dropping-particle" : "", "family" : "Roulet", "given" : "Y", "non-dropping-particle" : "", "parse-names" : false, "suffix" : "" }, { "dropping-particle" : "", "family" : "Wolff", "given" : "M", "non-dropping-particle" : "", "parse-names" : false, "suffix" : "" }, { "dropping-particle" : "", "family" : "Earle", "given" : "M", "non-dropping-particle" : "", "parse-names" : false, "suffix" : "" }, { "dropping-particle" : "", "family" : "Reverdin", "given" : "A", "non-dropping-particle" : "", "parse-names" : false, "suffix" : "" }, { "dropping-particle" : "", "family" : "Smith", "given" : "C", "non-dropping-particle" : "", "parse-names" : false, "suffix" : "" }, { "dropping-particle" : "", "family" : "Morin", "given" : "S", "non-dropping-particle" : "", "parse-names" : false, "suffix" : "" }, { "dropping-particle" : "", "family" : "Rasmussen", "given" : "R", "non-dropping-particle" : "", "parse-names" : false, "suffix" : "" }, { "dropping-particle" : "", "family" : "Wong", "given" : "K", "non-dropping-particle" : "", "parse-names" : false, "suffix" : "" }, { "dropping-particle" : "", "family" : "Alastru\u00e9", "given" : "J", "non-dropping-particle" : "", "parse-names" : false, "suffix" : "" }, { "dropping-particle" : "", "family" : "Arnold", "given" : "L", "non-dropping-particle" : "", "parse-names" : false, "suffix" : "" }, { "dropping-particle" : "", "family" : "Baker", "given" : "B", "non-dropping-particle" : "", "parse-names" : false, "suffix" : "" }, { "dropping-particle" : "", "family" : "Bui", "given" : "S", "non-dropping-particle" : "", "parse-names" : false, "suffix" : "" }, { "dropping-particle" : "", "family" : "Collado", "given" : "J L", "non-dropping-particle" : "", "parse-names" : false, "suffix" : "" }, { "dropping-particle" : "", "family" : "Colli", "given" : "M", "non-dropping-particle" : "", "parse-names" : false, "suffix" : "" }, { "dropping-particle" : "", "family" : "Collins", "given" : "B", "non-dropping-particle" : "", "parse-names" : false, "suffix" : "" }, { "dropping-particle" : "", "family" : "Gaydos", "given" : "A", "non-dropping-particle" : "", "parse-names" : false, "suffix" : "" }, { "dropping-particle" : "", "family" : "Hoover", "given" : "J", "non-dropping-particle" : "", "parse-names" : false, "suffix" : "" }, { "dropping-particle" : "", "family" : "Joe", "given" : "P", "non-dropping-particle" : "", "parse-names" : false, "suffix" : "" }, { "dropping-particle" : "", "family" : "Kontu", "given" : "A", "non-dropping-particle" : "", "parse-names" : false, "suffix" : "" }, { "dropping-particle" : "", "family" : "Laine", "given" : "T", "non-dropping-particle" : "", "parse-names" : false, "suffix" : "" }, { "dropping-particle" : "", "family" : "Lanza", "given" : "L", "non-dropping-particle" : "", "parse-names" : false, "suffix" : "" }, { "dropping-particle" : "", "family" : "Lanzinger", "given" : "E", "non-dropping-particle" : "", "parse-names" : false, "suffix" : "" }, { "dropping-particle" : "", "family" : "Lee", "given" : "G W", "non-dropping-particle" : "", "parse-names" : false, "suffix" : "" }, { "dropping-particle" : "", "family" : "Lejeune", "given" : "Y", "non-dropping-particle" : "", "parse-names" : false, "suffix" : "" }, { "dropping-particle" : "", "family" : "Lepp\u00e4nen", "given" : "L", "non-dropping-particle" : "", "parse-names" : false, "suffix" : "" }, { "dropping-particle" : "", "family" : "Mekis", "given" : "E", "non-dropping-particle" : "", "parse-names" : false, "suffix" : "" }, { "dropping-particle" : "", "family" : "Panel", "given" : "J", "non-dropping-particle" : "", "parse-names" : false, "suffix" : "" }, { "dropping-particle" : "", "family" : "Poikonen", "given" : "A", "non-dropping-particle" : "", "parse-names" : false, "suffix" : "" }, { "dropping-particle" : "", "family" : "Ryu", "given" : "S", "non-dropping-particle" : "", "parse-names" : false, "suffix" : "" }, { "dropping-particle" : "", "family" : "Sabatini", "given" : "F", "non-dropping-particle" : "", "parse-names" : false, "suffix" : "" }, { "dropping-particle" : "", "family" : "Theriault", "given" : "J", "non-dropping-particle" : "", "parse-names" : false, "suffix" : "" }, { "dropping-particle" : "", "family" : "Yang", "given" : "D", "non-dropping-particle" : "", "parse-names" : false, "suffix" : "" }, { "dropping-particle" : "", "family" : "Genthon", "given" : "C", "non-dropping-particle" : "", "parse-names" : false, "suffix" : "" }, { "dropping-particle" : "", "family" : "Hirasawa", "given" : "N", "non-dropping-particle" : "", "parse-names" : false, "suffix" : "" }, { "dropping-particle" : "", "family" : "Konishi", "given" : "H", "non-dropping-particle" : "", "parse-names" : false, "suffix" : "" }, { "dropping-particle" : "", "family" : "Motoyoshi", "given" : "H", "non-dropping-particle" : "", "parse-names" : false, "suffix" : "" }, { "dropping-particle" : "", "family" : "Nakai", "given" : "S", "non-dropping-particle" : "", "parse-names" : false, "suffix" : "" }, { "dropping-particle" : "", "family" : "Nishimura", "given" : "K", "non-dropping-particle" : "", "parse-names" : false, "suffix" : "" }, { "dropping-particle" : "", "family" : "Senese", "given" : "A", "non-dropping-particle" : "", "parse-names" : false, "suffix" : "" }, { "dropping-particle" : "", "family" : "Yamashita", "given" : "K", "non-dropping-particle" : "", "parse-names" : false, "suffix" : "" } ], "collection-title" : "Instruments and Observing Methods Report No. 131", "id" : "ITEM-1", "issued" : { "date-parts" : [ [ "2018" ] ] }, "number-of-pages" : "1445", "publisher" : "World Meteorological Organization (WMO)", "publisher-place" : "Geneva, Switzerland", "title" : "WMO Solid Precipitation Intercomparison Experiment (SPICE) (2012 - 2015)", "translator" : [ { "dropping-particle" : "", "family" : "Q5855", "given" : "Rt7", "non-dropping-particle" : "", "parse-names" : false, "suffix" : "" } ], "type" : "report" }, "uris" : [ "http://www.mendeley.com/documents/?uuid=61639f1d-315d-4a3d-8f0b-08efc31e23b5" ] } ], "mendeley" : { "formattedCitation" : "(Nitu et al., 2018)", "plainTextFormattedCitation" : "(Nitu et al., 2018)", "previouslyFormattedCitation" : "(Nitu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(Nitu et al., 2018)</w:t>
      </w:r>
      <w:r w:rsidRPr="00C734F4">
        <w:rPr>
          <w:rFonts w:cs="Times New Roman"/>
          <w:lang w:val="en-GB"/>
        </w:rPr>
        <w:fldChar w:fldCharType="end"/>
      </w:r>
      <w:r w:rsidRPr="00C734F4">
        <w:rPr>
          <w:rFonts w:cs="Times New Roman"/>
          <w:lang w:val="en-GB"/>
        </w:rPr>
        <w:t>.</w:t>
      </w:r>
    </w:p>
    <w:p w14:paraId="0D0A5CCF" w14:textId="77777777" w:rsidR="0081226F" w:rsidRPr="00C734F4" w:rsidRDefault="0081226F" w:rsidP="0081226F">
      <w:pPr>
        <w:pStyle w:val="AR6BodyText"/>
        <w:rPr>
          <w:rFonts w:cs="Times New Roman"/>
          <w:lang w:val="en-GB"/>
        </w:rPr>
      </w:pPr>
    </w:p>
    <w:p w14:paraId="61972D5D" w14:textId="4C777022" w:rsidR="0081226F" w:rsidRPr="00C734F4" w:rsidRDefault="0081226F" w:rsidP="0081226F">
      <w:pPr>
        <w:pStyle w:val="AR6BodyText"/>
        <w:rPr>
          <w:lang w:val="en-GB"/>
        </w:rPr>
      </w:pPr>
      <w:r w:rsidRPr="00C734F4">
        <w:rPr>
          <w:rFonts w:cs="Times New Roman"/>
          <w:lang w:val="en-GB"/>
        </w:rPr>
        <w:t xml:space="preserve">Recent advancements through remote-sensing methods provide an alternative, but they also have limitations over mountainous areas. Different versions of TRMM products were found to perform differently over mountainous areas </w:t>
      </w:r>
      <w:r w:rsidRPr="00C734F4">
        <w:rPr>
          <w:rFonts w:cs="Times New Roman"/>
          <w:lang w:val="en-GB"/>
        </w:rPr>
        <w:fldChar w:fldCharType="begin" w:fldLock="1"/>
      </w:r>
      <w:r w:rsidR="000465A7">
        <w:rPr>
          <w:rFonts w:cs="Times New Roman"/>
          <w:lang w:val="en-GB"/>
        </w:rPr>
        <w:instrText>ADDIN CSL_CITATION { "citationItems" : [ { "id" : "ITEM-1", "itemData" : { "DOI" : "10.1175/JHM-D-13-094.1", "ISSN" : "1525-755X", "author" : [ { "dropping-particle" : "", "family" : "Zulkafli", "given" : "Zed", "non-dropping-particle" : "", "parse-names" : false, "suffix" : "" }, { "dropping-particle" : "", "family" : "Buytaert", "given" : "Wouter", "non-dropping-particle" : "", "parse-names" : false, "suffix" : "" }, { "dropping-particle" : "", "family" : "Onof", "given" : "Christian", "non-dropping-particle" : "", "parse-names" : false, "suffix" : "" }, { "dropping-particle" : "", "family" : "Manz", "given" : "Bastian", "non-dropping-particle" : "", "parse-names" : false, "suffix" : "" }, { "dropping-particle" : "", "family" : "Tarnavsky", "given" : "Elena", "non-dropping-particle" : "", "parse-names" : false, "suffix" : "" }, { "dropping-particle" : "", "family" : "Lavado", "given" : "Waldo", "non-dropping-particle" : "", "parse-names" : false, "suffix" : "" }, { "dropping-particle" : "", "family" : "Guyot", "given" : "Jean-Loup", "non-dropping-particle" : "", "parse-names" : false, "suffix" : "" } ], "container-title" : "Journal of Hydrometeorology", "id" : "ITEM-1", "issue" : "2", "issued" : { "date-parts" : [ [ "2014", "4" ] ] }, "page" : "581-592", "title" : "A Comparative Performance Analysis of TRMM 3B42 (TMPA) Versions 6 and 7 for Hydrological Applications over Andean\u2013Amazon River Basins", "translator" : [ { "dropping-particle" : "", "family" : "Q4518", "given" : "", "non-dropping-particle" : "", "parse-names" : false, "suffix" : "" } ], "type" : "article-journal", "volume" : "15" }, "uris" : [ "http://www.mendeley.com/documents/?uuid=5a57e65f-b7b5-4c43-bb3b-68139f2416f1" ] } ], "mendeley" : { "formattedCitation" : "(Zulkafli et al., 2014)", "plainTextFormattedCitation" : "(Zulkafli et al., 2014)", "previouslyFormattedCitation" : "(Zulkafli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(Zulkafli et al., 2014)</w:t>
      </w:r>
      <w:r w:rsidRPr="00C734F4">
        <w:rPr>
          <w:rFonts w:cs="Times New Roman"/>
          <w:lang w:val="en-GB"/>
        </w:rPr>
        <w:fldChar w:fldCharType="end"/>
      </w:r>
      <w:r w:rsidRPr="00C734F4">
        <w:rPr>
          <w:rFonts w:cs="Times New Roman"/>
          <w:lang w:val="en-GB"/>
        </w:rPr>
        <w:t xml:space="preserve">. Orographic heavy rainfall associated with Typhoon Morakot in 2009 was severely underestimated in all microwave products including TRMM 3B42 </w:t>
      </w:r>
      <w:r w:rsidRPr="00C734F4">
        <w:rPr>
          <w:rFonts w:cs="Times New Roman"/>
          <w:lang w:val="en-GB"/>
        </w:rPr>
        <w:fldChar w:fldCharType="begin" w:fldLock="1"/>
      </w:r>
      <w:r w:rsidR="000465A7">
        <w:rPr>
          <w:rFonts w:cs="Times New Roman"/>
          <w:lang w:val="en-GB"/>
        </w:rPr>
        <w:instrText>ADDIN CSL_CITATION { "citationItems" : [ { "id" : "ITEM-1", "itemData" : { "DOI" : "10.1175/JAMC-D-12-074.1", "ISSN" : "1558-8424", "author" : [ { "dropping-particle" : "", "family" : "Shige", "given" : "Shoichi", "non-dropping-particle" : "", "parse-names" : false, "suffix" : "" }, { "dropping-particle" : "", "family" : "Kida", "given" : "Satoshi", "non-dropping-particle" : "", "parse-names" : false, "suffix" : "" }, { "dropping-particle" : "", "family" : "Ashiwake", "given" : "Hiroki", "non-dropping-particle" : "", "parse-names" : false, "suffix" : "" }, { "dropping-particle" : "", "family" : "Kubota", "given" : "Takuji", "non-dropping-particle" : "", "parse-names" : false, "suffix" : "" }, { "dropping-particle" : "", "family" : "Aonashi", "given" : "Kazumasa", "non-dropping-particle" : "", "parse-names" : false, "suffix" : "" } ], "container-title" : "Journal of Applied Meteorology and Climatology", "id" : "ITEM-1", "issue" : "1", "issued" : { "date-parts" : [ [ "2013", "1" ] ] }, "page" : "242-254", "title" : "Improvement of TMI Rain Retrievals in Mountainous Areas", "translator" : [ { "dropping-particle" : "", "family" : "Q6178", "given" : "", "non-dropping-particle" : "", "parse-names" : false, "suffix" : "" } ], "type" : "article-journal", "volume" : "52" }, "uris" : [ "http://www.mendeley.com/documents/?uuid=bb147176-d811-4aae-b5e6-193688446526" ] } ], "mendeley" : { "formattedCitation" : "(Shige et al., 2013)", "plainTextFormattedCitation" : "(Shige et al., 2013)", "previouslyFormattedCitation" : "(Shige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2013)</w:t>
      </w:r>
      <w:r w:rsidRPr="00C734F4">
        <w:rPr>
          <w:rFonts w:cs="Times New Roman"/>
          <w:lang w:val="en-GB"/>
        </w:rPr>
        <w:fldChar w:fldCharType="end"/>
      </w:r>
      <w:r w:rsidRPr="00C734F4">
        <w:rPr>
          <w:rFonts w:cs="Times New Roman"/>
          <w:lang w:val="en-GB"/>
        </w:rPr>
        <w:t xml:space="preserve">. The underestimation has been mitigated in the Global Satellite Mapping of Precipitation (GSMaP) product by considering the orographic effects </w:t>
      </w:r>
      <w:r w:rsidRPr="00C734F4">
        <w:rPr>
          <w:rFonts w:cs="Times New Roman"/>
          <w:lang w:val="en-GB"/>
        </w:rPr>
        <w:fldChar w:fldCharType="begin" w:fldLock="1"/>
      </w:r>
      <w:r w:rsidR="000465A7">
        <w:rPr>
          <w:rFonts w:cs="Times New Roman"/>
          <w:lang w:val="en-GB"/>
        </w:rPr>
        <w:instrText>ADDIN CSL_CITATION { "citationItems" : [ { "id" : "ITEM-1", "itemData" : { "DOI" : "10.1175/JAMC-D-12-074.1", "ISSN" : "1558-8424", "author" : [ { "dropping-particle" : "", "family" : "Shige", "given" : "Shoichi", "non-dropping-particle" : "", "parse-names" : false, "suffix" : "" }, { "dropping-particle" : "", "family" : "Kida", "given" : "Satoshi", "non-dropping-particle" : "", "parse-names" : false, "suffix" : "" }, { "dropping-particle" : "", "family" : "Ashiwake", "given" : "Hiroki", "non-dropping-particle" : "", "parse-names" : false, "suffix" : "" }, { "dropping-particle" : "", "family" : "Kubota", "given" : "Takuji", "non-dropping-particle" : "", "parse-names" : false, "suffix" : "" }, { "dropping-particle" : "", "family" : "Aonashi", "given" : "Kazumasa", "non-dropping-particle" : "", "parse-names" : false, "suffix" : "" } ], "container-title" : "Journal of Applied Meteorology and Climatology", "id" : "ITEM-1", "issue" : "1", "issued" : { "date-parts" : [ [ "2013", "1" ] ] }, "page" : "242-254", "title" : "Improvement of TMI Rain Retrievals in Mountainous Areas", "translator" : [ { "dropping-particle" : "", "family" : "Q6178", "given" : "", "non-dropping-particle" : "", "parse-names" : false, "suffix" : "" } ], "type" : "article-journal", "volume" : "52" }, "uris" : [ "http://www.mendeley.com/documents/?uuid=bb147176-d811-4aae-b5e6-193688446526" ] } ], "mendeley" : { "formattedCitation" : "(Shige et al., 2013)", "plainTextFormattedCitation" : "(Shige et al., 2013)", "previouslyFormattedCitation" : "(Shige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2013)</w:t>
      </w:r>
      <w:r w:rsidRPr="00C734F4">
        <w:rPr>
          <w:rFonts w:cs="Times New Roman"/>
          <w:lang w:val="en-GB"/>
        </w:rPr>
        <w:fldChar w:fldCharType="end"/>
      </w:r>
      <w:r w:rsidRPr="00C734F4">
        <w:rPr>
          <w:rFonts w:cs="Times New Roman"/>
          <w:lang w:val="en-GB"/>
        </w:rPr>
        <w:t xml:space="preserve">. Studies have suggested a high accuracy of passive optical satellite (e.g., MODIS, Landsat) snow products under clear skies when compared with the field observations. However, cloud masking and sub-pixel cloud heterogeneity in these snow-cover products considerably restrict their applications </w:t>
      </w:r>
      <w:r w:rsidRPr="00C734F4">
        <w:rPr>
          <w:rFonts w:cs="Times New Roman"/>
          <w:lang w:val="en-GB"/>
        </w:rPr>
        <w:fldChar w:fldCharType="begin" w:fldLock="1"/>
      </w:r>
      <w:r w:rsidR="000465A7">
        <w:rPr>
          <w:rFonts w:cs="Times New Roman"/>
          <w:lang w:val="en-GB"/>
        </w:rPr>
        <w:instrText>ADDIN CSL_CITATION { "citationItems" : [ { "id" : "ITEM-1", "itemData" : { "DOI" : "10.1029/2011JD015774", "ISSN" : "0148-0227", "abstract" : "A combination of spatially collocated Atmospheric Infrared Sounder (AIRS) radiances and Moderate Resolution Imaging Spectroradiometer (MODIS) cloud products are used to quantify the impact of cloud heterogeneity on AIRS-based assessments of cloud thermodynamic phase. While radiative transfer simulations have demonstrated that selected AIRS channels have greater sensitivity to cloud thermodynamic phase in comparison to the relevant MODIS bands, the relative trade-offs of spectral and spatial resolution differences that are inherent between AIRS and MODIS have not been quantified. Global distributions of AIRS field-of-view scale frequencies of clear sky (13?14%), heterogeneous cloud (26?28%), and homogeneous cloud (59?60%) are quantified for a four week time period using cloud fraction, and further categorization of cloud uniformity is assessed with the variance of cloud top temperature. Homogeneous clouds with window brightness temperatures (Tb) between 250 and 265 K are shown to have larger cloud thermodynamic phase signatures than heterogeneous clouds. Clouds in this limited Tb range occur 30?50% of the time in the mid- and high latitude storm track regions, are generally difficult to identify as being water or ice phase, and show strong responses in forced CO2 climate change modeling experiments. Two-dimensional histograms of Tb differences sensitive to cloud phase (1231?960 cm?1) and column water vapor (1231?1227 cm?1) show distinct differences between many homogeneous and heterogeneous cloud scenes. The results suggest the potential for a quantitative approach using a combination of hyperspectral sounders with high-spatial-resolution imagers, and their derived geophysical products, to assess cloud thermodynamic phase estimates within increasingly complex subpixel-scale cloud variability.", "author" : [ { "dropping-particle" : "", "family" : "Kahn", "given" : "Brian H", "non-dropping-particle" : "", "parse-names" : false, "suffix" : "" }, { "dropping-particle" : "", "family" : "Nasiri", "given" : "Shaima L", "non-dropping-particle" : "", "parse-names" : false, "suffix" : "" }, { "dropping-particle" : "", "family" : "Schreier", "given" : "Mathias M", "non-dropping-particle" : "", "parse-names" : false, "suffix" : "" }, { "dropping-particle" : "", "family" : "Baum", "given" : "Bryan A", "non-dropping-particle" : "", "parse-names" : false, "suffix" : "" } ], "container-title" : "Journal of Geophysical Research: Atmospheres", "id" : "ITEM-1", "issue" : "D20", "issued" : { "date-parts" : [ [ "2011", "10", "27" ] ] }, "note" : "doi: 10.1029/2011JD015774", "publisher" : "John Wiley &amp; Sons, Ltd", "title" : "Impacts of subpixel cloud heterogeneity on infrared thermodynamic phase assessment", "translator" : [ { "dropping-particle" : "", "family" : "Q5860", "given" : "", "non-dropping-particle" : "", "parse-names" : false, "suffix" : "" } ], "type" : "article-journal", "volume" : "116" }, "uris" : [ "http://www.mendeley.com/documents/?uuid=e2b7c3f4-8263-45bc-907e-640a15d4de1b" ] }, { "id" : "ITEM-2", "itemData" : { "DOI" : "10.5194/tc-9-341-2015", "author" : [ { "dropping-particle" : "", "family" : "Brun", "given" : "F", "non-dropping-particle" : "", "parse-names" : false, "suffix" : "" }, { "dropping-particle" : "", "family" : "Dumont", "given" : "M", "non-dropping-particle" : "", "parse-names" : false, "suffix" : "" }, { "dropping-particle" : "", "family" : "Wagnon", "given" : "P", "non-dropping-particle" : "", "parse-names" : false, "suffix" : "" }, { "dropping-particle" : "", "family" : "Berthier", "given" : "E", "non-dropping-particle" : "", "parse-names" : false, "suffix" : "" }, { "dropping-particle" : "", "family" : "Azam", "given" : "M F", "non-dropping-particle" : "", "parse-names" : false, "suffix" : "" }, { "dropping-particle" : "", "family" : "Shea", "given" : "J M", "non-dropping-particle" : "", "parse-names" : false, "suffix" : "" }, { "dropping-particle" : "", "family" : "Sirguey", "given" : "P", "non-dropping-particle" : "", "parse-names" : false, "suffix" : "" }, { "dropping-particle" : "", "family" : "Rabatel", "given" : "A", "non-dropping-particle" : "", "parse-names" : false, "suffix" : "" }, { "dropping-particle" : "", "family" : "Ramanathan", "given" : "Al.", "non-dropping-particle" : "", "parse-names" : false, "suffix" : "" } ], "container-title" : "The Cryosphere", "id" : "ITEM-2", "issue" : "1", "issued" : { "date-parts" : [ [ "2015" ] ] }, "page" : "341-355", "title" : "Seasonal changes in surface albedo of Himalayan glaciers from MODIS data and links with the annual mass balance", "translator" : [ { "dropping-particle" : "", "family" : "Q5863", "given" : "", "non-dropping-particle" : "", "parse-names" : false, "suffix" : "" } ], "type" : "article-journal", "volume" : "9" }, "uris" : [ "http://www.mendeley.com/documents/?uuid=d977689b-095d-4d33-9469-bfd1fef151a1" ] }, { "id" : "ITEM-3", "itemData" : { "DOI" : "10.1029/2019WR024932", "ISSN" : "0043-1397", "abstract" : "Abstract Automated, reliable cloud masks over snow-covered terrain would improve the retrieval of snow properties from multispectral satellite sensors. The U.S. Geological Survey and NASA chose the currently operational cloud masks based on global performance across diverse land cover types. This study assesses errors in these cloud masks over snow-covered, midlatitude mountains. We use 26 Landsat 8 scenes with manually delineated cloud, snow, and land cover to assess the performance of two cloud masks: CFMask for the Landsat 8 OLI and the cloud mask that ships with Moderate-Resolution Imaging Spectroradiometer (MODIS) surface reflectance products MOD09GA and MYD09GA. The overall precision and recall of CFMask over snow-covered terrain are 0.70 and 0.86; the MOD09GA cloud mask precision and recall are 0.17 and 0.72. A plausible reason for poorer performance of cloud masks over snow lies in the potential similarity between multispectral signatures of snow and cloud pixels in three situations: (1) Snow at high elevation is bright enough in the ?cirrus? bands (Landsat band 9 or MODIS band 26) to be classified as cirrus. (2) Reflectances of ?dark? clouds in shortwave infrared (SWIR) bands are bracketed by snow spectra in those wavelengths. (3) Snow as part of a fractional mixture in a pixel with soils sometimes produces ?bright SWIR? pixels that look like clouds. Improvement in snow-cloud discrimination in these cases will require more information than just the spectrum of the sensor's bands or will require deployment of a spaceborne imaging spectrometer, which could discriminate between snow and cloud under conditions where a multispectral sensor might not.", "author" : [ { "dropping-particle" : "", "family" : "Stillinger", "given" : "Timbo", "non-dropping-particle" : "", "parse-names" : false, "suffix" : "" }, { "dropping-particle" : "", "family" : "Roberts", "given" : "Dar A", "non-dropping-particle" : "", "parse-names" : false, "suffix" : "" }, { "dropping-particle" : "", "family" : "Collar", "given" : "Natalie M", "non-dropping-particle" : "", "parse-names" : false, "suffix" : "" }, { "dropping-particle" : "", "family" : "Dozier", "given" : "Jeff", "non-dropping-particle" : "", "parse-names" : false, "suffix" : "" } ], "container-title" : "Water Resources Research", "id" : "ITEM-3", "issue" : "7", "issued" : { "date-parts" : [ [ "2019", "7", "1" ] ] }, "note" : "doi: 10.1029/2019WR024932", "page" : "6169-6184", "publisher" : "John Wiley &amp; Sons, Ltd", "title" : "Cloud Masking for Landsat 8 and MODIS Terra Over Snow-Covered Terrain: Error Analysis and Spectral Similarity Between Snow and Cloud", "translator" : [ { "dropping-particle" : "", "family" : "Q5853", "given" : "", "non-dropping-particle" : "", "parse-names" : false, "suffix" : "" } ], "type" : "article-journal", "volume" : "55" }, "uris" : [ "http://www.mendeley.com/documents/?uuid=f77ad7a6-fd0c-4164-bb6e-8da3197818b5" ] }, { "id" : "ITEM-4", "itemData" : { "DOI" : "10.3390/rs9101045", "ISSN" : "2072-4292", "abstract" : "The change in snow cover under climate change is poorly understood in Tianshan Mountains. Here, we investigate the spatiotemporal characteristics and trends of snow-covered area (SCA) and snow-covered days (SCD) in the Tianshan Mountains by using the cloud-removed MODIS fractional snow cover datasets from 2001\u20132015. The possible linkage between the snow cover and temperature and precipitation changes over the Tianshan Mountains is also investigated. The results are as follows: (1) The distribution of snow cover over the Tianshan Mountains exhibits a large spatiotemporal heterogeneity. The areas with SCD greater than 120 days are distributed in the principal mountains with elevations of above 3000 m. (2) In total, 26.39% (5.09% with a significant decline) and 34.26% (2.81% with a significant increase) of the study area show declining and increasing trend in SCD, respectively. The SCD mainly decreases in Central and Eastern Tianshan (decreased by 11.88% and 8.03%, respectively), while it increases in Northern and Western Tianshan (increased by 9.36% and 7.47%). (3) The snow cover variations are linked to the temperature and precipitation changes. Temperature tends to be the major factor effecting the snow cover changes in the Tianshan Mountains during 2001\u20132015.", "author" : [ { "dropping-particle" : "", "family" : "Tang", "given" : "Zhiguang", "non-dropping-particle" : "", "parse-names" : false, "suffix" : "" }, { "dropping-particle" : "", "family" : "Wang", "given" : "Xiaoru", "non-dropping-particle" : "", "parse-names" : false, "suffix" : "" }, { "dropping-particle" : "", "family" : "Wang", "given" : "Jian", "non-dropping-particle" : "", "parse-names" : false, "suffix" : "" }, { "dropping-particle" : "", "family" : "Wang", "given" : "Xin", "non-dropping-particle" : "", "parse-names" : false, "suffix" : "" }, { "dropping-particle" : "", "family" : "Li", "given" : "Hongyi", "non-dropping-particle" : "", "parse-names" : false, "suffix" : "" }, { "dropping-particle" : "", "family" : "Jiang", "given" : "Zongli", "non-dropping-particle" : "", "parse-names" : false, "suffix" : "" } ], "container-title" : "Remote Sensing", "id" : "ITEM-4", "issue" : "10", "issued" : { "date-parts" : [ [ "2017" ] ] }, "title" : "Spatiotemporal Variation of Snow Cover in Tianshan Mountains, Central Asia, Based on Cloud-Free MODIS Fractional Snow Cover Product, 2001\u20132015", "translator" : [ { "dropping-particle" : "", "family" : "Q5851", "given" : "", "non-dropping-particle" : "", "parse-names" : false, "suffix" : "" } ], "type" : "article-journal", "volume" : "9" }, "uris" : [ "http://www.mendeley.com/documents/?uuid=5526a3a5-2125-4986-aced-ed5de90641a5" ] } ], "mendeley" : { "formattedCitation" : "(Kahn et al., 2011; Brun et al., 2015; Tang et al., 2017; Stillinger et al., 2019)", "plainTextFormattedCitation" : "(Kahn et al., 2011; Brun et al., 2015; Tang et al., 2017; Stillinger et al., 2019)", "previouslyFormattedCitation" : "(Kahn et al., 2011; Brun et al., 2015; Tang et al., 2017; Stillinger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(Kahn et al., 2011; Brun et al., 2015; Tang et al., 2017; Stillinger et al., 2019)</w:t>
      </w:r>
      <w:r w:rsidRPr="00C734F4">
        <w:rPr>
          <w:rFonts w:cs="Times New Roman"/>
          <w:lang w:val="en-GB"/>
        </w:rPr>
        <w:fldChar w:fldCharType="end"/>
      </w:r>
      <w:r w:rsidRPr="00FB6EB0">
        <w:rPr>
          <w:rFonts w:cs="Times New Roman"/>
        </w:rPr>
        <w:t xml:space="preserve">. </w:t>
      </w:r>
      <w:r w:rsidRPr="00C734F4">
        <w:rPr>
          <w:rFonts w:cs="Times New Roman"/>
          <w:lang w:val="en-GB"/>
        </w:rPr>
        <w:t xml:space="preserve">Gridded datasets (e.g., CRU, GPCC Full Data Product, GPCC Monitoring Product, ERA-Interim, ERA5, ERA5-land, MERRA-2, MERRA-2 bias adjusted, PERSIANN-CDR) are of paramount importance, yet they often lack enough in situ observations to improve the temporal and spatial distribution of meteorological parameters over complex mountain terrain </w:t>
      </w:r>
      <w:r w:rsidRPr="00C734F4">
        <w:rPr>
          <w:rFonts w:cs="Times New Roman"/>
          <w:lang w:val="en-GB"/>
        </w:rPr>
        <w:fldChar w:fldCharType="begin" w:fldLock="1"/>
      </w:r>
      <w:r w:rsidR="000465A7">
        <w:rPr>
          <w:rFonts w:cs="Times New Roman"/>
          <w:lang w:val="en-GB"/>
        </w:rPr>
        <w:instrText>ADDIN CSL_CITATION { "citationItems" : [ { "id" : "ITEM-1", "itemData" : { "DOI" : "10.1038/s41598-019-51666-z", "ISSN" : "2045-2322", "abstract" : "Gridded datasets are of paramount importance to globally derive precipitation quantities for a multitude of scientific and practical applications. However, as most studies do not consider the impacts of temporal and spatial variations of included measurements in the utilized datasets, we conducted a quantitative assessment of the ability of several state of the art gridded precipitation products (CRU, GPCC Full Data Product, GPCC Monitoring Product, ERA-interim, ERA5, MERRA-2, MERRA-2 bias corrected, PERSIANN-CDR) to reproduce monthly precipitation values at climate stations in the Pamir mountains during two 15 year periods (1980\u20131994, 1998\u20132012) that are characterized by considerable differences in incorporated observation data. Results regarding the GPCC products illustrated a substantial and significant performance decrease with up to four times higher errors during periods with low observation inputs (1998\u20132012 with 2 stations on average per 124,000\u2009km2) compared to periods with high quantities of regionally incorporated station data (1980\u20131994 with 14 stations on average per 124,000\u2009km2). If independent stations were considered, the coefficient of efficiency indicated that only three of the gridded datasets (MERRA\u20132 bias corrected, GPCC, GPCC MP) performed better than the long term station mean for characterizing surface precipitation. Error patterns and magnitudes show that in complex terrain, evaluation of temporal and spatial variations of included observations is a prerequisite for using gridded precipitation products for scientific applications and to avoid overly optimistic performance assessments.", "author" : [ { "dropping-particle" : "", "family" : "Zandler", "given" : "Harald", "non-dropping-particle" : "", "parse-names" : false, "suffix" : "" }, { "dropping-particle" : "", "family" : "Haag", "given" : "Isabell", "non-dropping-particle" : "", "parse-names" : false, "suffix" : "" }, { "dropping-particle" : "", "family" : "Samimi", "given" : "Cyrus", "non-dropping-particle" : "", "parse-names" : false, "suffix" : "" } ], "container-title" : "Scientific Reports", "id" : "ITEM-1", "issue" : "1", "issued" : { "date-parts" : [ [ "2019" ] ] }, "page" : "15118", "title" : "Evaluation needs and temporal performance differences of gridded precipitation products in peripheral mountain regions", "translator" : [ { "dropping-particle" : "", "family" : "Q5852", "given" : "", "non-dropping-particle" : "", "parse-names" : false, "suffix" : "" } ], "type" : "article-journal", "volume" : "9" }, "uris" : [ "http://www.mendeley.com/documents/?uuid=c2fb8b28-9aab-446f-b63e-4cfb906c86da" ] } ], "mendeley" : { "formattedCitation" : "(Zandler et al., 2019)", "plainTextFormattedCitation" : "(Zandler et al., 2019)", "previouslyFormattedCitation" : "(Zandler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(Zandler et al., 2019)</w:t>
      </w:r>
      <w:r w:rsidRPr="00C734F4">
        <w:rPr>
          <w:rFonts w:cs="Times New Roman"/>
          <w:lang w:val="en-GB"/>
        </w:rPr>
        <w:fldChar w:fldCharType="end"/>
      </w:r>
      <w:r w:rsidRPr="00C734F4">
        <w:rPr>
          <w:rFonts w:cs="Times New Roman"/>
          <w:lang w:val="en-GB"/>
        </w:rPr>
        <w:t>.</w:t>
      </w:r>
    </w:p>
    <w:p w14:paraId="7FB44384" w14:textId="77777777" w:rsidR="0081226F" w:rsidRPr="00C734F4" w:rsidRDefault="0081226F" w:rsidP="0081226F">
      <w:pPr>
        <w:pStyle w:val="AR6BodyText"/>
        <w:rPr>
          <w:lang w:val="en-GB"/>
        </w:rPr>
      </w:pPr>
    </w:p>
    <w:p w14:paraId="418F0D06" w14:textId="77777777" w:rsidR="0081226F" w:rsidRPr="00C734F4" w:rsidRDefault="0081226F" w:rsidP="0081226F">
      <w:pPr>
        <w:pStyle w:val="AR6BodyText"/>
        <w:rPr>
          <w:lang w:val="en-GB"/>
        </w:rPr>
      </w:pPr>
    </w:p>
    <w:p w14:paraId="27F37294" w14:textId="77777777" w:rsidR="0081226F" w:rsidRPr="00C734F4" w:rsidRDefault="0081226F" w:rsidP="0081226F">
      <w:pPr>
        <w:pStyle w:val="AR6Chap10Level310111"/>
        <w:rPr>
          <w:lang w:val="en-GB"/>
        </w:rPr>
      </w:pPr>
      <w:bookmarkStart w:id="422" w:name="_Toc5899618"/>
      <w:bookmarkStart w:id="423" w:name="_Toc6837939"/>
      <w:bookmarkStart w:id="424" w:name="_Toc29679411"/>
      <w:bookmarkStart w:id="425" w:name="_Toc30602353"/>
      <w:bookmarkStart w:id="426" w:name="_Toc70454708"/>
      <w:r w:rsidRPr="00C734F4">
        <w:rPr>
          <w:lang w:val="en-GB"/>
        </w:rPr>
        <w:t>Structural uncertainty</w:t>
      </w:r>
      <w:bookmarkEnd w:id="422"/>
      <w:bookmarkEnd w:id="423"/>
      <w:bookmarkEnd w:id="424"/>
      <w:bookmarkEnd w:id="425"/>
      <w:bookmarkEnd w:id="426"/>
      <w:r w:rsidRPr="00C734F4">
        <w:rPr>
          <w:lang w:val="en-GB"/>
        </w:rPr>
        <w:t xml:space="preserve"> </w:t>
      </w:r>
    </w:p>
    <w:p w14:paraId="417F519C" w14:textId="77777777" w:rsidR="0081226F" w:rsidRPr="00C734F4" w:rsidRDefault="0081226F" w:rsidP="0081226F">
      <w:pPr>
        <w:pStyle w:val="AR6BodyText"/>
        <w:rPr>
          <w:lang w:val="en-GB"/>
        </w:rPr>
      </w:pPr>
    </w:p>
    <w:p w14:paraId="4C6AB034" w14:textId="0189257F" w:rsidR="0081226F" w:rsidRPr="00C734F4" w:rsidRDefault="0081226F" w:rsidP="0081226F">
      <w:pPr>
        <w:pStyle w:val="AR6BodyText"/>
        <w:rPr>
          <w:lang w:val="en-GB"/>
        </w:rPr>
      </w:pPr>
      <w:r w:rsidRPr="00C734F4">
        <w:rPr>
          <w:lang w:val="en-GB"/>
        </w:rPr>
        <w:t xml:space="preserve">Beyond climate monitoring, the quality and availability of multiple observational reference datasets play a central role in model evaluation. In fact, when using observations for model evaluation, there are multiple examples where inter-observational uncertainty is as large as the inter-model variability. This has been shown for various aspects of the Indian monsoon (Section 10.6.3) </w:t>
      </w:r>
      <w:r w:rsidRPr="00C734F4">
        <w:rPr>
          <w:lang w:val="en-GB"/>
        </w:rPr>
        <w:fldChar w:fldCharType="begin" w:fldLock="1"/>
      </w:r>
      <w:r w:rsidR="000465A7">
        <w:rPr>
          <w:lang w:val="en-GB"/>
        </w:rPr>
        <w: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"plainTextFormattedCitation" : "(Collins et al., 2013a)", "previouslyFormattedCitation" : "(Collins et al., 2013a)" }, "properties" : { "noteIndex" : 0 }, "schema" : "https://github.com/citation-style-language/schema/raw/master/csl-citation.json" }</w:instrText>
      </w:r>
      <w:r w:rsidRPr="00C734F4">
        <w:rPr>
          <w:lang w:val="en-GB"/>
        </w:rPr>
        <w:fldChar w:fldCharType="separate"/>
      </w:r>
      <w:r w:rsidR="00E41CA2">
        <w:rPr>
          <w:noProof/>
          <w:lang w:val="en-GB"/>
        </w:rPr>
        <w:t>(Collins et al., 2013a)</w:t>
      </w:r>
      <w:r w:rsidRPr="00C734F4">
        <w:rPr>
          <w:lang w:val="en-GB"/>
        </w:rPr>
        <w:fldChar w:fldCharType="end"/>
      </w:r>
      <w:r w:rsidRPr="00C734F4">
        <w:rPr>
          <w:lang w:val="en-GB"/>
        </w:rPr>
        <w:t xml:space="preserve"> and for precipitation uncertainties over Africa (Section 10.6.4) </w:t>
      </w:r>
      <w:r w:rsidRPr="00C734F4">
        <w:rPr>
          <w:lang w:val="en-GB"/>
        </w:rPr>
        <w:fldChar w:fldCharType="begin" w:fldLock="1"/>
      </w:r>
      <w:r w:rsidR="000465A7">
        <w:rPr>
          <w:lang w:val="en-GB"/>
        </w:rPr>
        <w:instrText>ADDIN CSL_CITATION { "citationItems" : [ { "id" : "ITEM-1", "itemData" : { "DOI" : "10.1002/joc.3551", "ISBN" : "1097-0088", "ISSN" : "08998418", "abstract" : "We intercompare three gridded observed daily rainfall datasets over Africa (FEWS (Famine Early Warning System), GPCP (Global Precipitation Climatology Project) and TRMM (Tropical Rainfall Measuring Mission)) in order to assess uncertainties in observation products towards the evaluation of the performance of a Regional Climate Model (RegCM3) in simulating daily precipitation characteristics over a domain encompassing the whole African continent. We find that different observation products exhibit substantial systematic differences in mean rainfall, but especially in higher order daily precipitation statistics, such as frequency of wet days, precipitation intensity and extremes as well as maximum length of wet and dry spells. For example, FEWS shows mostly higher frequency and lower intensity events than TRMM and GPCP. Thus, the different datasets provide quite different representations of daily precipitation behavior. As a result, although RegCM3 captures pretty well the monsoon rainband evolution and exhibits a representation of daily precipitation statistics within the range of the observations, it performs differently with respect to the various products. For instance, it simulates more intense but less frequent events over East and Southern Africa than in FEWS and vice versa compared to TRMM. We thus highlight the uncertainty in observations as a key factor preventing a rigorous and unambiguous evaluation of climate models over Africa. Improving the quality and consistency of observation products is thus paramount for a better understanding of the response of African climate to global warming.", "author" : [ { "dropping-particle" : "", "family" : "Sylla", "given" : "M. B.", "non-dropping-particle" : "", "parse-names" : false, "suffix" : "" }, { "dropping-particle" : "", "family" : "Giorgi", "given" : "F.", "non-dropping-particle" : "", "parse-names" : false, "suffix" : "" }, { "dropping-particle" : "", "family" : "Coppola", "given" : "E.", "non-dropping-particle" : "", "parse-names" : false, "suffix" : "" }, { "dropping-particle" : "", "family" : "Mariotti", "given" : "L.", "non-dropping-particle" : "", "parse-names" : false, "suffix" : "" } ], "container-title" : "International Journal of Climatology", "id" : "ITEM-1", "issue" : "7", "issued" : { "date-parts" : [ [ "2013", "6", "15" ] ] }, "note" : "From Duplicate 1 ( \n\nUncertainties in daily rainfall over Africa: assessment of gridded observation products and evaluation of a regional climate model simulation\n\n- Sylla, M. B.; Giorgi, F.; Coppola, E.; Mariotti, L. )\n\n\n\n\nFrom Duplicate 2 ( \n\n\nUncertainties in daily rainfall over Africa: assessment of gridded observation products and evaluation of a regional climate model simulation\n\n\n- Sylla, M. B.; Giorgi, F.; Coppola, E.; Mariotti, L. )\n\n\n\n\nFrom Duplicate 1 ( \n\n\nUncertainties in daily rainfall over Africa: assessment of gridded observation products and evaluation of a regional climate model simulation\n\n\n- Sylla, M. B.; Giorgi, F.; Coppola, E.; Mariotti, L. )\n\n", "page" : "1805-1817", "title" : "Uncertainties in daily rainfall over Africa: assessment of gridded observation products and evaluation of a regional climate model simulation", "translator" : [ { "dropping-particle" : "", "family" : "Q3680", "given" : "", "non-dropping-particle" : "", "parse-names" : false, "suffix" : "" } ], "type" : "article-journal", "volume" : "33" }, "uris" : [ "http://www.mendeley.com/documents/?uuid=92654d6f-84c4-4e05-a747-1628a95e4efb" ] }, { "id" : "ITEM-2",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"ITEM-2",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"ITEM-3",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"ITEM-3",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"id" : "ITEM-4", "itemData" : { "DOI" : "10.1029/2019JD032184", "ISSN" : "2169-897X", "abstract" : "Finer grids in global climate models should lead to an improvement in the simulation of precipitation extremes. We assess the influence on model performance of increasing spatial resolution by evaluating on a common 1\u00b0x1\u00b0 grid pairs of high- and low-resolution forced atmospheric simulations from six global climate models (generally the latest CMIP6 version). The differences of tuning between the lower and higher resolution versions are as limited as possible, which allows the influence of higher resolution to be assessed exclusively. We focus on the 1985-2014 climatology of annual extremes of daily precipitation over global land, and models are compared to observations from different sources (i.e. in situ-based and satellite-based) to enable consideration of observational uncertainty. Finally, we address regional features of model performance based on four indices characterizing different aspects of precipitation extremes. Our analysis highlights a good agreement between the models that precipitation extremes are more intense at higher resolution. We find that the spread among observations is substantial and can be as large as inter-model differences, which makes the quantitative evaluation of model performance difficult. However, consistently across the four precipitation extremes indices that we investigate, models generally show lower skill at higher resolution compared to their corresponding lower resolution version. Our findings suggest that increasing spatial resolution alone is not sufficient to obtain a systematic improvement in the simulation of precipitation extremes, and other improvements (e.g. physics, tuning) may be required.", "author" : [ { "dropping-particle" : "", "family" : "Bador", "given" : "Margot", "non-dropping-particle" : "", "parse-names" : false, "suffix" : "" }, { "dropping-particle" : "", "family" : "Bo\u00e9", "given" : "Julien", "non-dropping-particle" : "", "parse-names" : false, "suffix" : "" }, { "dropping-particle" : "", "family" : "Terray", "given" : "Laurent", "non-dropping-particle" : "", "parse-names" : false, "suffix" : "" }, { "dropping-particle" : "V", "family" : "Alexander", "given" : "Lisa", "non-dropping-particle" : "", "parse-names" : false, "suffix" : "" }, { "dropping-particle" : "", "family" : "Baker", "given" : "Alexander", "non-dropping-particle" : "", "parse-names" : false, "suffix" : "" }, { "dropping-particle" : "", "family" : "Bellucci", "given" : "Alessio", "non-dropping-particle" : "", "parse-names" : false, "suffix" : "" }, { "dropping-particle" : "", "family" : "Haarsma", "given" : "Rein", "non-dropping-particle" : "", "parse-names" : false, "suffix" : "" }, { "dropping-particle" : "", "family" : "Koenigk", "given" : "Torben", "non-dropping-particle" : "", "parse-names" : false, "suffix" : "" }, { "dropping-particle" : "", "family" : "Moine", "given" : "Marie-Pierre",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"Malcolm", "non-dropping-particle" : "", "parse-names" : false, "suffix" : "" }, { "dropping-particle" : "", "family" : "Scoccimarro", "given" : "Enrico", "non-dropping-particle" : "", "parse-names" : false, "suffix" : "" }, { "dropping-particle" : "", "family" : "Schiemann", "given" : "Reinhard", "non-dropping-particle" : "", "parse-names" : false, "suffix" : "" }, { "dropping-particle" : "", "family" : "Seddon", "given" : "Jon", "non-dropping-particle" : "", "parse-names" : false, "suffix" : "" }, { "dropping-particle" : "", "family" : "Senan", "given" : "Retish", "non-dropping-particle" : "", "parse-names" : false, "suffix" : "" }, { "dropping-particle" : "", "family" : "Valcke", "given" : "Sophie", "non-dropping-particle" : "", "parse-names" : false, "suffix" : "" }, { "dropping-particle" : "", "family" : "Vanniere", "given" : "Benoit", "non-dropping-particle" : "", "parse-names" : false, "suffix" : "" } ], "container-title" : "Journal of Geophysical Research: Atmospheres", "id" : "ITEM-4", "issue" : "13", "issued" : { "date-parts" : [ [ "2020", "7", "16" ] ] }, "note" : "From Duplicate 1 (Impact of Higher Spatial Atmospheric Resolution on Precipitation Extremes Over Land in Global Climate Models - Bador, Margot; Bo\u00e9, Julien; Terray, Laurent; Alexander, Lisa V; Baker, Alexander; Bellucci, Alessio; Haarsma, Rein; Koenigk, Torben; Moine, Marie-Pierre; Lohmann, Katja; Putrasahan, Dian A; Roberts, Chris; Roberts, Malcolm; Scoccimarro, Enrico; Schiemann, Reinhard; Seddon, Jon; Senan, Retish; Valcke, Sophie; Vanniere, Benoit)\n\nhttps://doi.org/10.1029/2019JD032184", "page" : "e2019JD032184", "publisher" : "John Wiley &amp; Sons, Ltd", "title" : "Impact of Higher Spatial Atmospheric Resolution on Precipitation Extremes Over Land in Global Climate Models", "translator" : [ { "dropping-particle" : "", "family" : "Q6932", "given" : "", "non-dropping-particle" : "", "parse-names" : false, "suffix" : "" } ], "type" : "article-journal", "volume" : "125" }, "uris" : [ "http://www.mendeley.com/documents/?uuid=62395aed-cc49-43d1-a4d5-1088f618310c" ] } ], "mendeley" : { "formattedCitation" : "(Nikulin et al., 2012; Sylla et al., 2013; Dosio et al., 2015; Bador et al., 2020)", "manualFormatting" : "(Nikulin et al., 2012; Sylla et al., 2013; Dosio et al., 2015; Bador et al., 2020)", "plainTextFormattedCitation" : "(Nikulin et al., 2012; Sylla et al., 2013; Dosio et al., 2015; Bador et al., 2020)", "previouslyFormattedCitation" : "(Nikulin et al., 2012; Sylla et al., 2013; Dosio et al., 2015; Bador et al., 2020)" }, "properties" : { "noteIndex" : 0 }, "schema" : "https://github.com/citation-style-language/schema/raw/master/csl-citation.json" }</w:instrText>
      </w:r>
      <w:r w:rsidRPr="00C734F4">
        <w:rPr>
          <w:lang w:val="en-GB"/>
        </w:rPr>
        <w:fldChar w:fldCharType="separate"/>
      </w:r>
      <w:r w:rsidR="00E41CA2">
        <w:rPr>
          <w:noProof/>
          <w:lang w:val="es-ES"/>
        </w:rPr>
        <w:t>(Nikulin et al., 2012; Sylla et al., 2013; Dosio et al., 2015; Bador et al., 2020)</w:t>
      </w:r>
      <w:r w:rsidRPr="00C734F4">
        <w:rPr>
          <w:lang w:val="en-GB"/>
        </w:rPr>
        <w:fldChar w:fldCharType="end"/>
      </w:r>
      <w:r w:rsidRPr="00371D58">
        <w:rPr>
          <w:lang w:val="es-ES"/>
        </w:rPr>
        <w:t xml:space="preserve"> and Europe </w:t>
      </w:r>
      <w:r w:rsidRPr="00C734F4">
        <w:rPr>
          <w:lang w:val="en-GB"/>
        </w:rPr>
        <w:fldChar w:fldCharType="begin" w:fldLock="1"/>
      </w:r>
      <w:r w:rsidR="000465A7">
        <w:rPr>
          <w:lang w:val="es-ES"/>
        </w:rPr>
        <w:instrText>ADDIN CSL_CITATION { "citationItems" : [ { "id" : "ITEM-1", "itemData" : { "DOI" : "10.1002/joc.4706", "ISSN" : "08998418", "abstract" : "Gridded precipitation data sets are frequently used to evaluate climate models or to remove model output biases. Although precipitation data are error prone due to the high spatio\u2010temporal variability of precipitation and due to considerable measurement errors, relatively few attempts have been made to account for observational uncertainty in model evaluation or in bias correction studies. In this study, we compare three types of European daily data sets featuring two Pan\u2010European data sets and a set that combines eight very high\u2010resolution station\u2010based regional data sets. Furthermore, we investigate seven widely used, larger scale global data sets. Our results demonstrate that the differences between these data sets have the same magnitude as precipitation errors found in regional climate models. Therefore, including observational uncertainties is essential for climate studies, climate model evaluation, and statistical post\u2010processing. Following our results, we suggest the following guidelines for regional precipitation assessments. (1) Include multiple observational data sets from different sources (e.g. station, satellite, reanalysis based) to estimate observational uncertainties. (2) Use data sets with high station densities to minimize the effect of precipitation undersampling (may induce about 60% error in data sparse regions). The information content of a gridded data set is mainly related to its underlying station density and not to its grid spacing. (3) Consider undercatch errors of up to 80% in high latitudes and mountainous regions. (4) Analyses of small\u2010scale features and extremes are especially uncertain in gridded data sets. For higher confidence, use climate\u2010mean and larger scale statistics. In conclusion, neglecting observational uncertainties potentially misguides climate model development and can severely affect the results of climate change impact assessments.", "author" : [ { "dropping-particle" : "", "family" : "Prein", "given" : "Andreas F.", "non-dropping-particle" : "", "parse-names" : false, "suffix" : "" }, { "dropping-particle" : "", "family" : "Gobiet", "given" : "Andreas", "non-dropping-particle" : "", "parse-names" : false, "suffix" : "" } ], "container-title" : "International Journal of Climatology", "id" : "ITEM-1", "issue" : "1", "issued" : { "date-parts" : [ [ "2017", "1" ] ] }, "page" : "305-327", "title" : "Impacts of uncertainties in European gridded precipitation observations on regional climate analysis", "translator" : [ { "dropping-particle" : "", "family" : "Q4262", "given" : "", "non-dropping-particle" : "", "parse-names" : false, "suffix" : "" } ], "type" : "article-journal", "volume" : "37" }, "uris" : [ "http://www.mendeley.com/documents/?uuid=57b65f22-e21b-4545-b752-58bb21ca39ce" ] } ], "mendeley" : { "formattedCitation" : "(Prein and Gobiet, 2017)", "plainTextFormattedCitation" : "(Prein and Gobiet, 2017)", "previouslyFormattedCitation" : "(Prein and Gobiet, 2017)" }, "properties" : { "noteIndex" : 0 }, "schema" : "https://github.com/citation-style-language/schema/raw/master/csl-citation.json" }</w:instrText>
      </w:r>
      <w:r w:rsidRPr="00C734F4">
        <w:rPr>
          <w:lang w:val="en-GB"/>
        </w:rPr>
        <w:fldChar w:fldCharType="separate"/>
      </w:r>
      <w:r w:rsidR="00E41CA2">
        <w:rPr>
          <w:noProof/>
          <w:lang w:val="en-GB"/>
        </w:rPr>
        <w:t>(Prein and Gobiet, 2017)</w:t>
      </w:r>
      <w:r w:rsidRPr="00C734F4">
        <w:rPr>
          <w:lang w:val="en-GB"/>
        </w:rPr>
        <w:fldChar w:fldCharType="end"/>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"manualFormatting" : "Kotlarski et al. (2019)", "plainTextFormattedCitation" : "(Kotlarski et al., 2019)", "previouslyFormattedCitation" : "(Kotlarski et al., 2019)" }, "properties" : { "noteIndex" : 0 }, "schema" : "https://github.com/citation-style-language/schema/raw/master/csl-citation.json" }</w:instrText>
      </w:r>
      <w:r w:rsidRPr="00C734F4">
        <w:rPr>
          <w:lang w:val="en-GB"/>
        </w:rPr>
        <w:fldChar w:fldCharType="separate"/>
      </w:r>
      <w:r w:rsidR="00E41CA2">
        <w:rPr>
          <w:noProof/>
          <w:lang w:val="en-GB"/>
        </w:rPr>
        <w:t>Kotlarski et al. (2019)</w:t>
      </w:r>
      <w:r w:rsidRPr="00C734F4">
        <w:rPr>
          <w:lang w:val="en-GB"/>
        </w:rPr>
        <w:fldChar w:fldCharType="end"/>
      </w:r>
      <w:r w:rsidRPr="00C734F4">
        <w:rPr>
          <w:lang w:val="en-GB"/>
        </w:rPr>
        <w:t xml:space="preserve"> compared three high-resolution observational temperature and precipitation datasets (E-OBS, a compilation of national/regional high-resolution gridded datasets, and the EURO4M-MESAN 0.22</w:t>
      </w:r>
      <w:r w:rsidRPr="00C734F4">
        <w:rPr>
          <w:lang w:val="en-GB"/>
        </w:rPr>
        <w:sym w:font="Symbol" w:char="F0B0"/>
      </w:r>
      <w:r w:rsidRPr="00C734F4">
        <w:rPr>
          <w:lang w:val="en-GB"/>
        </w:rPr>
        <w:t xml:space="preserve"> reanalysis based on a high-resolution limited-area model) with five EURO-CORDEX RCMs driven by ERA-Interim. Generally, the differences between RCMs are larger than those between observation datasets, but for individual regions and performance metrics, observational uncertainty can dominate. They also showed that the choice of reference dataset can have an influence on the RCM performance score. Over the high mountain Asia region and East Asia, differences among gridded precipitation datasets can generate significant uncertainties in deriving precipitation characteristics </w:t>
      </w:r>
      <w:commentRangeStart w:id="427"/>
      <w:r w:rsidRPr="00C734F4">
        <w:rPr>
          <w:lang w:val="en-GB"/>
        </w:rPr>
        <w:fldChar w:fldCharType="begin" w:fldLock="1"/>
      </w:r>
      <w:ins w:id="428" w:author="Robin Matthews" w:date="2021-07-11T16:12:00Z">
        <w:r w:rsidR="00186A16">
          <w:rPr>
            <w:lang w:val="en-GB"/>
          </w:rPr>
          <w:instrText>ADDIN CSL_CITATION { "citationItems" : [ { "id" : "ITEM-1", "itemData" : { "DOI" : "10.1002/joc.4306", "ISSN" : "08998418", "abstract" : "ABSTRACT Uncertainty in calculating the spatial- and interannual variability of precipitation over India and Tibet from widely used gridded precipitation datasets is examined for the 29-year period from 1979 to 2007. Uncertainty is defined in terms of the spread among the variability calculated from multiple datasets, a useful method when multiple datasets of similar or unknown accuracy are available for analyses. The resulting uncertainty varies for regions and seasons. Geographical variations are clearly seen in the signal-to-noise ratio (SNR), with the largest uncertainty in the Jammu and Kashmir (J&amp;K), western India-eastern Pakistan, Tibet, Hindu-Kush mountains, and Western Ghats which are characterized by either dry climate or complex terrain, or both. Seasonally, the uncertainty is larger for the December?February period (DJF) than for the June?September period (JJAS) in most of the region except J&amp;K which is characterized by two wet seasons: winter and summer. The uncertainty in the interannual variability also varies according to regions especially in J&amp;K where the calculated interannual variability varies by nearly a factor of two among the datasets. The uncertainty range in the calculated interannual variability is determined largely by two gauge-based data of the finest resolution, Asian Precipitation ? Highly-Resolved Observational Data Integration Towards Evaluation of water resources (smallest) and India Meteorological Department (largest) in all regions. The regional and seasonal variations in the uncertainty do not appear to depend on either the spatial resolution or the length of records. This implies that analysis methodology such as the quality control of input data, spatial/temporal interpolation, and retrieval algorithms used in producing these gridded datasets plays a crucial role in determining the characteristics of precipitation climatology represented by individual datasets. Our results show that calculating precipitation characteristics must be accompanied by careful examinations of uncertainty among available datasets, especially for dry seasons and arid/mountainous regions.", "author" : [ { "dropping-particle" : "", "family" : "Kim", "given" : "J.", "non-dropping-particle" : "", "parse-names" : false, "suffix" : "" }, { "dropping-particle" : "", "family" : "Sanjay", "given" : "J.", "non-dropping-particle" : "", "parse-names" : false, "suffix" : "" }, { "dropping-particle" : "", "family" : "Mattmann", "given" : "C.", "non-dropping-particle" : "", "parse-names" : false, "suffix" : "" }, { "dropping-particle" : "", "family" : "Boustani", "given" : "M.", "non-dropping-particle" : "", "parse-names" : false, "suffix" : "" }, { "dropping-particle" : "", "family" : "Ramarao", "given" : "M. V. S.", "non-dropping-particle" : "", "parse-names" : false, "suffix" : "" }, { "dropping-particle" : "", "family" : "Krishnan", "given" : "R.", "non-dropping-particle" : "", "parse-names" : false, "suffix" : "" }, { "dropping-particle" : "", "family" : "Waliser", "given" : "D.", "non-dropping-particle" : "", "parse-names" : false, "suffix" : "" } ], "container-title" : "International Journal of Climatology", "id" : "ITEM-1", "issue" : "15", "issued" : { "date-parts" : [ [ "2015", "12", "14" ] ] }, "note" : "From Duplicate 2 (Uncertainties in estimating spatial and interannual variations in precipitation climatology in the India-Tibet region from multiple gridded precipitation datasets - Kim, J.; Sanjay, J.; Mattmann, C.; Boustani, M.; Ramarao, M. V. S.; Krishnan, R.; Waliser, D.)\n\nFrom Duplicate 2 (Uncertainties in estimating spatial and interannual variations in precipitation climatology in the India\u2013Tibet region from multiple gridded precipitation datasets - Kim, J; Sanjay, J; Mattmann, C; Boustani, M; Ramarao, M V S; Krishnan, R; Waliser, D)\n\ndoi: 10.1002/joc.4306", "page" : "4557-4573", "publisher" : "Wiley-Blackwell", "title" : "Uncertainties in estimating spatial and interannual variations in precipitation climatology in the India-Tibet region from multiple gridded precipitation datasets", "translator" : [ { "dropping-particle" : "", "family" : "Q5776", "given" : "", "non-dropping-particle" : "", "parse-names" : false, "suffix" : "" } ], "type" : "article-journal", "volume" : "35" }, "uris" : [ "http://www.mendeley.com/documents/?uuid=1661afc0-315a-4a62-8948-bf12450ea122" ] }, { "id" : "ITEM-2", "itemData" : { "DOI" : "10.1002/2017JD026877", "ISSN" : "2169-897X", "abstract" : "Abstract Satellite precipitation estimates (SPEs) provide important alternative precipitation sources for various applications especially for regions where in situ observations are limited or unavailable, like central Asia. In this study, eight SPEs based on four different algorithms, namely, the Tropical Rainfall Measuring Mission Multisatellite Precipitation Analysis 3B42, Climate Prediction Center morphing technique (CMORPH), Global Satellite Mapping of Precipitation (GSMaP), and Precipitation Estimation from Remotely Sensed Imagery Using Artificial Neural Networks are evaluated by using an improved evaluation system over central Asia with respect to their performance in capturing precipitation occurrence and magnitude. Both satellite-only and gauge-corrected versions are assessed against gauge-gridded reference from June 2001 to May 2006. Main results show that all SPEs have difficulties in accurately estimating mountainous precipitation with great overestimation/underestimation in both winter and summer. In winter, CMORPH products fail to capture events over ice-/snow-covered region. In summer, large overestimations dominated by positive hit bias and missed precipitation are found for all products in northern central Asia. Interestingly, 3B42 and CMORPH products show great false alarm percentages (up to 90%) over lake region, which is more significant in summer than in winter. Significant elevation-dependent errors exist in all products, especially for the high-altitude regions (&gt;3,000\u00a0m) with missed error and hit error being the two leading errors. Satellite-only products have large systematic and random errors, while the gauge-corrected products demonstrate significant improvements in reducing random errors. Generally, the gauge-corrected GSMaP performs better than others with good skills in reducing various errors.", "author" : [ { "dropping-particle" : "", "family" : "Guo", "given" : "Hao", "non-dropping-particle" : "", "parse-names" : false, "suffix" : "" }, { "dropping-particle" : "", "family" : "Bao", "given" : "Anming", "non-dropping-particle" : "", "parse-names" : false, "suffix" : "" }, { "dropping-particle" : "", "family" : "Ndayisaba", "given" : "Felix", "non-dropping-particle" : "", "parse-names" : false, "suffix" : "" }, { "dropping-particle" : "", "family" : "Liu", "given" : "Tie", "non-dropping-particle" : "", "parse-names" : false, "suffix" : "" }, { "dropping-particle" : "", "family" : "Kurban", "given" : "Alishir", "non-dropping-particle" : "", "parse-names" : false, "suffix" : "" }, { "dropping-particle" : "", "family" : "Maeyer", "given" : "Philippe", "non-dropping-particle" : "De", "parse-names" : false, "suffix" : "" } ], "container-title" : "Journal of Geophysical Research: Atmospheres", "id" : "ITEM-2", "issue" : "20", "issued" : { "date-parts" : [ [ "2017", "10", "27" ] ] }, "note" : "doi: 10.1002/2017JD026877", "page" : "10,906-910,927", "publisher" : "John Wiley &amp; Sons, Ltd", "title" : "Systematical Evaluation of Satellite Precipitation Estimates Over Central Asia Using an Improved Error-Component Procedure", "translator" : [ { "dropping-particle" : "", "family" : "Q6119", "given" : "", "non-dropping-particle" : "", "parse-names" : false, "suffix" : "" } ], "type" : "article-journal", "volume" : "122" }, "uris" : [ "http://www.mendeley.com/documents/?uuid=361f9bb9-04b9-46ff-bba5-b5f61d624f5d" ] }, { "id" : "ITEM-3", "itemData" : { "DOI" : "10.5194/hess-20-651-2016", "ISSN" : "1607-7938", "abstract" : "Abstract. This study examines the uncertainty in calculating the fundamental climatological characteristics of precipitation in the East Asia region from multiple fine-resolution gridded analysis data sets based on in situ rain gauge observations and data assimilations. Five observation-based gridded precipitation data sets are used to derive the long-term means, standard deviations in lieu of interannual variability and linear trends over the 28-year period from 1980 to 2007. Both the annual and summer (June\u2013July\u2013August) mean precipitation is examined. The agreement amongst these precipitation data sets is examined using two metrics including the signal-to-noise ratio (SNR) defined as the ratio between long-term means and the corresponding standard deviations, and Taylor diagrams, which allow examinations of the pattern correlation, the standard deviation, and the centered root mean square error. It is found that the five gauge-based precipitation analysis data sets agree well in the long-term mean and interannual variability in most of the East Asia region including eastern China, Manchuria, South Korea, and Japan, which are densely populated and have fairly high-density observation networks. The regions of large inter-data-set variations include Tibetan Plateau, Mongolia, northern Indo-China, and North Korea. The regions of large uncertainties are typically lightly populated and are characterized by severe terrain and/or extremely high elevations. Unlike the long-term mean and interannual variability, agreement between data sets in the linear trend is weak, both for the annual and summer mean values. In most of the East Asia region, the SNR for the linear trend is below 0.5: the inter-data-set variability exceeds the multi-data ensemble mean. The uncertainty in the spatial distribution of long-term means among these data sets occurs both in the spatial pattern and variability, but the uncertainty for the interannual variability and time trend is much larger in the variability than in the pattern correlation. Thus, care must be taken in using long-term trends calculated from gridded precipitation analysis data for climate studies over the East Asia region.", "author" : [ { "dropping-particle" : "", "family" : "Kim", "given" : "J.", "non-dropping-particle" : "", "parse-names" : false, "suffix" : "" }, { "dropping-particle" : "", "family" : "Park", "given" : "S. K.", "non-dropping-particle" : "", "parse-names" : false, "suffix" : "" } ], "container-title" : "Hydrology and Earth System Sciences", "id" : "ITEM-3", "issue" : "2", "issued" : { "date-parts" : [ [ "2016", "2", "9" ] ] }, "page" : "651-658", "title" : "Uncertainties in calculating precipitation climatology in East Asia", "translator" : [ { "dropping-particle" : "", "family" : "Q5793", "given" : "", "non-dropping-particle" : "", "parse-names" : false, "suffix" : "" } ], "type" : "article-journal", "volume" : "20" }, "uris" : [ "http://www.mendeley.com/documents/?uuid=cd29fe77-1edf-48db-8121-10ee2c0f9b17" ] } ], "mendeley" : { "formattedCitation" : "(Kim et al., 2015b; Kim and Park, 2016; Guo et al., 2017)", "manualFormatting" : "(J. Kim et al., 2015b; Kim and Park, 2016; Guo et al., 2017)", "plainTextFormattedCitation" : "(Kim et al., 2015b; Kim and Park, 2016; Guo et al., 2017)", "previouslyFormattedCitation" : "(Kim et al., 2015b; Kim and Park, 2016; Guo et al., 2017)" }, "properties" : { "noteIndex" : 0 }, "schema" : "https://github.com/citation-style-language/schema/raw/master/csl-citation.json" }</w:instrText>
        </w:r>
      </w:ins>
      <w:del w:id="429" w:author="Robin Matthews" w:date="2021-07-11T16:12:00Z">
        <w:r w:rsidR="000465A7" w:rsidDel="00186A16">
          <w:rPr>
            <w:lang w:val="en-GB"/>
          </w:rPr>
          <w:delInstrText>ADDIN CSL_CITATION { "citationItems" : [ { "id" : "ITEM-1", "itemData" : { "DOI" : "10.1002/joc.4306", "ISSN" : "08998418", "abstract" : "ABSTRACT Uncertainty in calculating the spatial- and interannual variability of precipitation over India and Tibet from widely used gridded precipitation datasets is examined for the 29-year period from 1979 to 2007. Uncertainty is defined in terms of the spread among the variability calculated from multiple datasets, a useful method when multiple datasets of similar or unknown accuracy are available for analyses. The resulting uncertainty varies for regions and seasons. Geographical variations are clearly seen in the signal-to-noise ratio (SNR), with the largest uncertainty in the Jammu and Kashmir (J&amp;K), western India-eastern Pakistan, Tibet, Hindu-Kush mountains, and Western Ghats which are characterized by either dry climate or complex terrain, or both. Seasonally, the uncertainty is larger for the December?February period (DJF) than for the June?September period (JJAS) in most of the region except J&amp;K which is characterized by two wet seasons: winter and summer. The uncertainty in the interannual variability also varies according to regions especially in J&amp;K where the calculated interannual variability varies by nearly a factor of two among the datasets. The uncertainty range in the calculated interannual variability is determined largely by two gauge-based data of the finest resolution, Asian Precipitation ? Highly-Resolved Observational Data Integration Towards Evaluation of water resources (smallest) and India Meteorological Department (largest) in all regions. The regional and seasonal variations in the uncertainty do not appear to depend on either the spatial resolution or the length of records. This implies that analysis methodology such as the quality control of input data, spatial/temporal interpolation, and retrieval algorithms used in producing these gridded datasets plays a crucial role in determining the characteristics of precipitation climatology represented by individual datasets. Our results show that calculating precipitation characteristics must be accompanied by careful examinations of uncertainty among available datasets, especially for dry seasons and arid/mountainous regions.", "author" : [ { "dropping-particle" : "", "family" : "Kim", "given" : "J.", "non-dropping-particle" : "", "parse-names" : false, "suffix" : "" }, { "dropping-particle" : "", "family" : "Sanjay", "given" : "J.", "non-dropping-particle" : "", "parse-names" : false, "suffix" : "" }, { "dropping-particle" : "", "family" : "Mattmann", "given" : "C.", "non-dropping-particle" : "", "parse-names" : false, "suffix" : "" }, { "dropping-particle" : "", "family" : "Boustani", "given" : "M.", "non-dropping-particle" : "", "parse-names" : false, "suffix" : "" }, { "dropping-particle" : "", "family" : "Ramarao", "given" : "M. V. S.", "non-dropping-particle" : "", "parse-names" : false, "suffix" : "" }, { "dropping-particle" : "", "family" : "Krishnan", "given" : "R.", "non-dropping-particle" : "", "parse-names" : false, "suffix" : "" }, { "dropping-particle" : "", "family" : "Waliser", "given" : "D.", "non-dropping-particle" : "", "parse-names" : false, "suffix" : "" } ], "container-title" : "International Journal of Climatology", "id" : "ITEM-1", "issue" : "15", "issued" : { "date-parts" : [ [ "2015", "12", "14" ] ] }, "note" : "From Duplicate 2 (Uncertainties in estimating spatial and interannual variations in precipitation climatology in the India-Tibet region from multiple gridded precipitation datasets - Kim, J.; Sanjay, J.; Mattmann, C.; Boustani, M.; Ramarao, M. V. S.; Krishnan, R.; Waliser, D.)\n\nFrom Duplicate 2 (Uncertainties in estimating spatial and interannual variations in precipitation climatology in the India\u2013Tibet region from multiple gridded precipitation datasets - Kim, J; Sanjay, J; Mattmann, C; Boustani, M; Ramarao, M V S; Krishnan, R; Waliser, D)\n\ndoi: 10.1002/joc.4306", "page" : "4557-4573", "publisher" : "Wiley-Blackwell", "title" : "Uncertainties in estimating spatial and interannual variations in precipitation climatology in the India-Tibet region from multiple gridded precipitation datasets", "translator" : [ { "dropping-particle" : "", "family" : "Q5776", "given" : "", "non-dropping-particle" : "", "parse-names" : false, "suffix" : "" } ], "type" : "article-journal", "volume" : "35" }, "uris" : [ "http://www.mendeley.com/documents/?uuid=1661afc0-315a-4a62-8948-bf12450ea122" ] }, { "id" : "ITEM-2", "itemData" : { "DOI" : "10.1002/2017JD026877", "ISSN" : "2169-897X", "abstract" : "Abstract Satellite precipitation estimates (SPEs) provide important alternative precipitation sources for various applications especially for regions where in situ observations are limited or unavailable, like central Asia. In this study, eight SPEs based on four different algorithms, namely, the Tropical Rainfall Measuring Mission Multisatellite Precipitation Analysis 3B42, Climate Prediction Center morphing technique (CMORPH), Global Satellite Mapping of Precipitation (GSMaP), and Precipitation Estimation from Remotely Sensed Imagery Using Artificial Neural Networks are evaluated by using an improved evaluation system over central Asia with respect to their performance in capturing precipitation occurrence and magnitude. Both satellite-only and gauge-corrected versions are assessed against gauge-gridded reference from June 2001 to May 2006. Main results show that all SPEs have difficulties in accurately estimating mountainous precipitation with great overestimation/underestimation in both winter and summer. In winter, CMORPH products fail to capture events over ice-/snow-covered region. In summer, large overestimations dominated by positive hit bias and missed precipitation are found for all products in northern central Asia. Interestingly, 3B42 and CMORPH products show great false alarm percentages (up to 90%) over lake region, which is more significant in summer than in winter. Significant elevation-dependent errors exist in all products, especially for the high-altitude regions (&gt;3,000\u00a0m) with missed error and hit error being the two leading errors. Satellite-only products have large systematic and random errors, while the gauge-corrected products demonstrate significant improvements in reducing random errors. Generally, the gauge-corrected GSMaP performs better than others with good skills in reducing various errors.", "author" : [ { "dropping-particle" : "", "family" : "Guo", "given" : "Hao", "non-dropping-particle" : "", "parse-names" : false, "suffix" : "" }, { "dropping-particle" : "", "family" : "Bao", "given" : "Anming", "non-dropping-particle" : "", "parse-names" : false, "suffix" : "" }, { "dropping-particle" : "", "family" : "Ndayisaba", "given" : "Felix", "non-dropping-particle" : "", "parse-names" : false, "suffix" : "" }, { "dropping-particle" : "", "family" : "Liu", "given" : "Tie", "non-dropping-particle" : "", "parse-names" : false, "suffix" : "" }, { "dropping-particle" : "", "family" : "Kurban", "given" : "Alishir", "non-dropping-particle" : "", "parse-names" : false, "suffix" : "" }, { "dropping-particle" : "", "family" : "Maeyer", "given" : "Philippe", "non-dropping-particle" : "De", "parse-names" : false, "suffix" : "" } ], "container-title" : "Journal of Geophysical Research: Atmospheres", "id" : "ITEM-2", "issue" : "20", "issued" : { "date-parts" : [ [ "2017", "10", "27" ] ] }, "note" : "doi: 10.1002/2017JD026877", "page" : "10,906-910,927", "publisher" : "John Wiley &amp; Sons, Ltd", "title" : "Systematical Evaluation of Satellite Precipitation Estimates Over Central Asia Using an Improved Error-Component Procedure", "translator" : [ { "dropping-particle" : "", "family" : "Q6119", "given" : "", "non-dropping-particle" : "", "parse-names" : false, "suffix" : "" } ], "type" : "article-journal", "volume" : "122" }, "uris" : [ "http://www.mendeley.com/documents/?uuid=361f9bb9-04b9-46ff-bba5-b5f61d624f5d" ] }, { "id" : "ITEM-3", "itemData" : { "DOI" : "10.5194/hess-20-651-2016", "ISSN" : "1607-7938", "abstract" : "Abstract. This study examines the uncertainty in calculating the fundamental climatological characteristics of precipitation in the East Asia region from multiple fine-resolution gridded analysis data sets based on in situ rain gauge observations and data assimilations. Five observation-based gridded precipitation data sets are used to derive the long-term means, standard deviations in lieu of interannual variability and linear trends over the 28-year period from 1980 to 2007. Both the annual and summer (June\u2013July\u2013August) mean precipitation is examined. The agreement amongst these precipitation data sets is examined using two metrics including the signal-to-noise ratio (SNR) defined as the ratio between long-term means and the corresponding standard deviations, and Taylor diagrams, which allow examinations of the pattern correlation, the standard deviation, and the centered root mean square error. It is found that the five gauge-based precipitation analysis data sets agree well in the long-term mean and interannual variability in most of the East Asia region including eastern China, Manchuria, South Korea, and Japan, which are densely populated and have fairly high-density observation networks. The regions of large inter-data-set variations include Tibetan Plateau, Mongolia, northern Indo-China, and North Korea. The regions of large uncertainties are typically lightly populated and are characterized by severe terrain and/or extremely high elevations. Unlike the long-term mean and interannual variability, agreement between data sets in the linear trend is weak, both for the annual and summer mean values. In most of the East Asia region, the SNR for the linear trend is below 0.5: the inter-data-set variability exceeds the multi-data ensemble mean. The uncertainty in the spatial distribution of long-term means among these data sets occurs both in the spatial pattern and variability, but the uncertainty for the interannual variability and time trend is much larger in the variability than in the pattern correlation. Thus, care must be taken in using long-term trends calculated from gridded precipitation analysis data for climate studies over the East Asia region.", "author" : [ { "dropping-particle" : "", "family" : "Kim", "given" : "J.", "non-dropping-particle" : "", "parse-names" : false, "suffix" : "" }, { "dropping-particle" : "", "family" : "Park", "given" : "S. K.", "non-dropping-particle" : "", "parse-names" : false, "suffix" : "" } ], "container-title" : "Hydrology and Earth System Sciences", "id" : "ITEM-3", "issue" : "2", "issued" : { "date-parts" : [ [ "2016", "2", "9" ] ] }, "page" : "651-658", "title" : "Uncertainties in calculating precipitation climatology in East Asia", "translator" : [ { "dropping-particle" : "", "family" : "Q5793", "given" : "", "non-dropping-particle" : "", "parse-names" : false, "suffix" : "" } ], "type" : "article-journal", "volume" : "20" }, "uris" : [ "http://www.mendeley.com/documents/?uuid=cd29fe77-1edf-48db-8121-10ee2c0f9b17" ] } ], "mendeley" : { "formattedCitation" : "(Kim et al., 2015b; Kim and Park, 2016; Guo et al., 2017)", "plainTextFormattedCitation" : "(Kim et al., 2015b; Kim and Park, 2016; Guo et al., 2017)", "previouslyFormattedCitation" : "(Kim et al., 2015b; Kim and Park, 2016; Guo et al., 2017)" }, "properties" : { "noteIndex" : 0 }, "schema" : "https://github.com/citation-style-language/schema/raw/master/csl-citation.json" }</w:delInstrText>
        </w:r>
      </w:del>
      <w:r w:rsidRPr="00C734F4">
        <w:rPr>
          <w:lang w:val="en-GB"/>
        </w:rPr>
        <w:fldChar w:fldCharType="separate"/>
      </w:r>
      <w:r w:rsidR="00E41CA2">
        <w:rPr>
          <w:noProof/>
          <w:lang w:val="en-US"/>
        </w:rPr>
        <w:t>(</w:t>
      </w:r>
      <w:ins w:id="430" w:author="Robin Matthews" w:date="2021-07-11T16:12:00Z">
        <w:r w:rsidR="00186A16">
          <w:rPr>
            <w:noProof/>
            <w:lang w:val="en-US"/>
          </w:rPr>
          <w:t xml:space="preserve">J. </w:t>
        </w:r>
      </w:ins>
      <w:r w:rsidR="00E41CA2">
        <w:rPr>
          <w:noProof/>
          <w:lang w:val="en-US"/>
        </w:rPr>
        <w:t>Kim et al., 2015</w:t>
      </w:r>
      <w:del w:id="431" w:author="Robin Matthews" w:date="2021-07-11T16:12:00Z">
        <w:r w:rsidR="00E41CA2" w:rsidDel="00186A16">
          <w:rPr>
            <w:noProof/>
            <w:lang w:val="en-US"/>
          </w:rPr>
          <w:delText>b</w:delText>
        </w:r>
      </w:del>
      <w:r w:rsidR="00E41CA2">
        <w:rPr>
          <w:noProof/>
          <w:lang w:val="en-US"/>
        </w:rPr>
        <w:t>; Kim and Park, 2016; Guo et al., 2017)</w:t>
      </w:r>
      <w:r w:rsidRPr="00C734F4">
        <w:rPr>
          <w:lang w:val="en-GB"/>
        </w:rPr>
        <w:fldChar w:fldCharType="end"/>
      </w:r>
      <w:commentRangeEnd w:id="427"/>
      <w:r w:rsidR="00E41CA2">
        <w:rPr>
          <w:rStyle w:val="CommentReference"/>
          <w:rFonts w:asciiTheme="minorHAnsi" w:eastAsiaTheme="minorHAnsi" w:hAnsiTheme="minorHAnsi"/>
          <w:lang w:eastAsia="en-US"/>
        </w:rPr>
        <w:commentReference w:id="427"/>
      </w:r>
      <w:r w:rsidRPr="00737B5A">
        <w:rPr>
          <w:lang w:val="en-US"/>
        </w:rPr>
        <w:t xml:space="preserve">. </w:t>
      </w:r>
      <w:r w:rsidRPr="00C734F4">
        <w:rPr>
          <w:lang w:val="en-GB"/>
        </w:rPr>
        <w:t xml:space="preserve">Over western North America, observational uncertainty induces differences in multi-decadal precipitation trends </w:t>
      </w:r>
      <w:r w:rsidRPr="00C734F4">
        <w:rPr>
          <w:lang w:val="en-GB"/>
        </w:rPr>
        <w:fldChar w:fldCharType="begin" w:fldLock="1"/>
      </w:r>
      <w:r w:rsidR="000465A7">
        <w:rPr>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"plainTextFormattedCitation" : "(Lehner et al., 2018)", "previouslyFormattedCitation" : "(Lehner et al., 2018)" }, "properties" : { "noteIndex" : 0 }, "schema" : "https://github.com/citation-style-language/schema/raw/master/csl-citation.json" }</w:instrText>
      </w:r>
      <w:r w:rsidRPr="00C734F4">
        <w:rPr>
          <w:lang w:val="en-GB"/>
        </w:rPr>
        <w:fldChar w:fldCharType="separate"/>
      </w:r>
      <w:r w:rsidR="00E41CA2">
        <w:rPr>
          <w:noProof/>
          <w:lang w:val="en-GB"/>
        </w:rPr>
        <w:t>(Lehner et al., 2018)</w:t>
      </w:r>
      <w:r w:rsidRPr="00C734F4">
        <w:rPr>
          <w:lang w:val="en-GB"/>
        </w:rPr>
        <w:fldChar w:fldCharType="end"/>
      </w:r>
      <w:r w:rsidRPr="00C734F4">
        <w:rPr>
          <w:lang w:val="en-GB"/>
        </w:rPr>
        <w:t xml:space="preserve">. Taking a very different perspective, the agreement between model simulations may be used to estimate the uncertainty and quality of observations </w:t>
      </w:r>
      <w:r w:rsidRPr="00C734F4">
        <w:rPr>
          <w:lang w:val="en-GB"/>
        </w:rPr>
        <w:fldChar w:fldCharType="begin" w:fldLock="1"/>
      </w:r>
      <w:r w:rsidR="000465A7">
        <w:rPr>
          <w:lang w:val="en-GB"/>
        </w:rPr>
        <w:instrText>ADDIN CSL_CITATION { "citationItems" : [ { "id" : "ITEM-1", "itemData" : { "DOI" : "10.1126/science.aaf6369", "abstract" : "Data are used to drive models of climate and other complex systems, but is the relationship between data and models a one-way process? Massonnet et al. used climate models to assess the quality of the observations that such models use. Starting with a simple model and progressing to more complex ones, the authors show that models are better when they are assessed against the most recent, most advanced, and most independent observational references. These findings should help to evaluate the quality of observational data sets and provide guidance for more objective data set selection.Science, this issue p. 452Observational estimates of the climate system are essential to monitoring and understanding ongoing climate change and to assessing the quality of climate models used to produce near- and long-term climate information. This study poses the dual and unconventional question: Can climate models be used to assess the quality of observational references? We show that this question not only rests on solid theoretical grounds but also offers insightful applications in practice. By comparing four observational products of sea surface temperature with a large multimodel climate forecast ensemble, we find compelling evidence that models systematically score better against the most recent, advanced, but also most independent product. These results call for generalized procedures of model-observation comparison and provide guidance for a more objective observational data set selection.", "author" : [ { "dropping-particle" : "", "family" : "Massonnet", "given" : "Fran\u00e7ois", "non-dropping-particle" : "", "parse-names" : false, "suffix" : "" }, { "dropping-particle" : "", "family" : "Bellprat", "given" : "Omar", "non-dropping-particle" : "", "parse-names" : false, "suffix" : "" }, { "dropping-particle" : "", "family" : "Guemas", "given" : "Virginie", "non-dropping-particle" : "", "parse-names" : false, "suffix" : "" }, { "dropping-particle" : "", "family" : "Doblas-Reyes", "given" : "Francisco J", "non-dropping-particle" : "", "parse-names" : false, "suffix" : "" } ], "container-title" : "Science", "id" : "ITEM-1", "issue" : "6311", "issued" : { "date-parts" : [ [ "2016", "10", "28" ] ] }, "page" : "452-455", "title" : "Using climate models to estimate the quality of global observational data sets", "translator" : [ { "dropping-particle" : "", "family" : "Q3980", "given" : "", "non-dropping-particle" : "", "parse-names" : false, "suffix" : "" } ], "type" : "article-journal", "volume" : "354" }, "uris" : [ "http://www.mendeley.com/documents/?uuid=258ae8f0-e884-3a8d-bfac-013bae7ae69b" ] } ], "mendeley" : { "formattedCitation" : "(Massonnet et al., 2016)", "plainTextFormattedCitation" : "(Massonnet et al., 2016)", "previouslyFormattedCitation" : "(Massonnet et al., 2016)" }, "properties" : { "noteIndex" : 0 }, "schema" : "https://github.com/citation-style-language/schema/raw/master/csl-citation.json" }</w:instrText>
      </w:r>
      <w:r w:rsidRPr="00C734F4">
        <w:rPr>
          <w:lang w:val="en-GB"/>
        </w:rPr>
        <w:fldChar w:fldCharType="separate"/>
      </w:r>
      <w:r w:rsidR="00E41CA2">
        <w:rPr>
          <w:noProof/>
          <w:lang w:val="en-GB"/>
        </w:rPr>
        <w:t>(Massonnet et al., 2016)</w:t>
      </w:r>
      <w:r w:rsidRPr="00C734F4">
        <w:rPr>
          <w:lang w:val="en-GB"/>
        </w:rPr>
        <w:fldChar w:fldCharType="end"/>
      </w:r>
      <w:r w:rsidRPr="00C734F4">
        <w:rPr>
          <w:lang w:val="en-GB"/>
        </w:rPr>
        <w:t xml:space="preserve">. There is </w:t>
      </w:r>
      <w:r w:rsidRPr="00C734F4">
        <w:rPr>
          <w:i/>
          <w:lang w:val="en-GB"/>
        </w:rPr>
        <w:t>high confidence</w:t>
      </w:r>
      <w:r w:rsidRPr="00C734F4">
        <w:rPr>
          <w:lang w:val="en-GB"/>
        </w:rPr>
        <w:t xml:space="preserve"> that an ensemble of multiple observational references at a regional scale is fundamental for model performance assessment. The uncertainties vary according to region, season, and statistical properties (Cross-Chapter Box 10.2).</w:t>
      </w:r>
    </w:p>
    <w:p w14:paraId="33F68F43" w14:textId="77777777" w:rsidR="0081226F" w:rsidRPr="00C734F4" w:rsidRDefault="0081226F" w:rsidP="0081226F">
      <w:pPr>
        <w:pStyle w:val="AR6BodyText"/>
        <w:rPr>
          <w:lang w:val="en-GB"/>
        </w:rPr>
      </w:pPr>
    </w:p>
    <w:p w14:paraId="14E2C50D" w14:textId="77777777" w:rsidR="0081226F" w:rsidRPr="00C734F4" w:rsidRDefault="0081226F" w:rsidP="0081226F">
      <w:pPr>
        <w:pStyle w:val="AR6BodyText"/>
        <w:rPr>
          <w:lang w:val="en-GB"/>
        </w:rPr>
      </w:pPr>
    </w:p>
    <w:p w14:paraId="5AAE30AE" w14:textId="77777777" w:rsidR="0081226F" w:rsidRPr="00C734F4" w:rsidRDefault="0081226F" w:rsidP="0081226F">
      <w:pPr>
        <w:pStyle w:val="AR6Chap10Level21011"/>
        <w:rPr>
          <w:lang w:val="en-GB"/>
        </w:rPr>
      </w:pPr>
      <w:bookmarkStart w:id="432" w:name="_Toc5899619"/>
      <w:bookmarkStart w:id="433" w:name="_Toc6837940"/>
      <w:bookmarkStart w:id="434" w:name="_Toc29679412"/>
      <w:bookmarkStart w:id="435" w:name="_Toc30602354"/>
      <w:bookmarkStart w:id="436" w:name="_Toc70454709"/>
      <w:r w:rsidRPr="00C734F4">
        <w:rPr>
          <w:lang w:val="en-GB"/>
        </w:rPr>
        <w:t>Other Uses of Observations</w:t>
      </w:r>
      <w:bookmarkEnd w:id="432"/>
      <w:bookmarkEnd w:id="433"/>
      <w:bookmarkEnd w:id="434"/>
      <w:bookmarkEnd w:id="435"/>
      <w:r w:rsidRPr="00C734F4">
        <w:rPr>
          <w:lang w:val="en-GB"/>
        </w:rPr>
        <w:t xml:space="preserve"> at Regional Scale</w:t>
      </w:r>
      <w:bookmarkEnd w:id="436"/>
    </w:p>
    <w:p w14:paraId="678E5C73" w14:textId="77777777" w:rsidR="0081226F" w:rsidRPr="00C734F4" w:rsidRDefault="0081226F" w:rsidP="0081226F">
      <w:pPr>
        <w:pStyle w:val="AR6BodyText"/>
        <w:rPr>
          <w:lang w:val="en-GB"/>
        </w:rPr>
      </w:pPr>
    </w:p>
    <w:p w14:paraId="5B7D8E6E" w14:textId="77777777" w:rsidR="0081226F" w:rsidRPr="00C734F4" w:rsidRDefault="0081226F" w:rsidP="0081226F">
      <w:pPr>
        <w:pStyle w:val="AR6Chap10Level310111"/>
        <w:numPr>
          <w:ilvl w:val="3"/>
          <w:numId w:val="9"/>
        </w:numPr>
        <w:rPr>
          <w:lang w:val="en-GB"/>
        </w:rPr>
      </w:pPr>
      <w:bookmarkStart w:id="437" w:name="_Toc70454710"/>
      <w:r w:rsidRPr="00C734F4">
        <w:rPr>
          <w:lang w:val="en-GB"/>
        </w:rPr>
        <w:t>Observations for calibrating statistical methods</w:t>
      </w:r>
      <w:bookmarkEnd w:id="437"/>
    </w:p>
    <w:p w14:paraId="7ACDE5F4" w14:textId="77777777" w:rsidR="0081226F" w:rsidRPr="00C734F4" w:rsidRDefault="0081226F" w:rsidP="0081226F">
      <w:pPr>
        <w:pStyle w:val="AR6BodyText"/>
        <w:rPr>
          <w:lang w:val="en-GB" w:eastAsia="en-US"/>
        </w:rPr>
      </w:pPr>
    </w:p>
    <w:p w14:paraId="47FBB33B" w14:textId="69A19A09" w:rsidR="0081226F" w:rsidRPr="00C734F4" w:rsidRDefault="0081226F" w:rsidP="0081226F">
      <w:pPr>
        <w:pStyle w:val="AR6BodyText"/>
        <w:rPr>
          <w:lang w:val="en-GB"/>
        </w:rPr>
      </w:pPr>
      <w:r w:rsidRPr="00C734F4">
        <w:rPr>
          <w:lang w:val="en-GB"/>
        </w:rPr>
        <w:t xml:space="preserve">Statistical downscaling, bias adjustment and weather generators are post-processing methods used to derive climate information from climate simulations. They all require observational data for calibration as well as evaluation (Section 10.3.3.1). Typically, the so-called perfect prognosis methods use quasi-observations for the predictors (i.e., reanalyses) and actual observations for the predictands (the surface variables of interest). By contrast, bias adjustment methods use observations only for the predictands. Weather generators typically require only observed predictands, although some are conditioned on observed predictors as well. Very often these methods are based on daily data, because of user needs, but also because of the limited availability of sub-daily observations and the limited ability of climate models to realistically simulate sub-daily weather </w:t>
      </w:r>
      <w:r w:rsidRPr="00C734F4">
        <w:rPr>
          <w:lang w:val="en-GB"/>
        </w:rPr>
        <w:fldChar w:fldCharType="begin" w:fldLock="1"/>
      </w:r>
      <w:r w:rsidR="000465A7">
        <w:rPr>
          <w:lang w:val="en-GB"/>
        </w:rPr>
        <w:instrText>ADDIN CSL_CITATION { "citationItems" : [ { "id" : "ITEM-1", "itemData" : { "DOI" : "10.1098/rsta.2011.0305", "ISBN" : "1364-503X (Print)\\r1364-503X (Linking)", "ISSN" : "1364-503X", "PMID" : "22291226", "abstract" : "We developed a dataset of local-scale daily climate change scenarios for Japan (called ELPIS-JP) using the stochastic weather generators (WGs) LARS-WG and, in part, WXGEN. The ELPIS-JP dataset is based on the observed (or estimated) daily weather data for seven climatic variables (daily mean, maximum and minimum temperatures; precipitation; solar radiation; relative humidity; and wind speed) at 938 sites in Japan and climate projections from the multi-model ensemble of global climate models (GCMs) used in the coupled model intercomparison project (CMIP3) and multi-model ensemble of regional climate models form the Japanese downscaling project (called S-5-3). The capability of the WGs to reproduce the statistical features of the observed data for the period 1981\u20132000 is assessed using several statistical tests and quantile\u2013quantile plots. Overall performance of the WGs was good. The ELPIS-JP dataset consists of two types of daily data: (i) the transient scenarios throughout the twenty-first century using projections from 10 CMIP3 GCMs under three emission scenarios (A1B, A2 and B1) and (ii) the time-slice scenarios for the period 2081\u20132100 using projections from three S-5-3 regional climate models. The ELPIS-JP dataset is designed to be used in conjunction with process-based impact models (e.g. crop models) for assessment, not only the impacts of mean climate change but also the impacts of changes in climate variability, wet/dry spells and extreme events, as well as the uncertainty of future impacts associated with climate models and emission scenarios. The ELPIS-JP offers an excellent platform for probabilistic assessment of climate change impacts and potential adaptation at a local scale in Japan.", "author" : [ { "dropping-particle" : "", "family" : "Iizumi", "given" : "Toshichika", "non-dropping-particle" : "", "parse-names" : false, "suffix" : "" }, { "dropping-particle" : "", "family" : "Semenov", "given" : "Mikhail A.", "non-dropping-particle" : "", "parse-names" : false, "suffix" : "" }, { "dropping-particle" : "", "family" : "Nishimori", "given" : "Motoki", "non-dropping-particle" : "", "parse-names" : false, "suffix" : "" }, { "dropping-particle" : "", "family" : "Ishigooka", "given" : "Yasushi", "non-dropping-particle" : "", "parse-names" : false, "suffix" : "" }, { "dropping-particle" : "", "family" : "Kuwagata", "given" : "Tsuneo", "non-dropping-particle" : "", "parse-names" : false, "suffix" : "" } ], "container-title" : "Philosophical Transactions of the Royal Society A: Mathematical, Physical and Engineering Sciences", "id" : "ITEM-1", "issue" : "1962", "issued" : { "date-parts" : [ [ "2012", "3", "13" ] ] }, "page" : "1121-1139", "publisher" : "Royal Society", "title" : "ELPIS-JP: a dataset of local-scale daily climate change scenarios for Japan", "translator" : [ { "dropping-particle" : "", "family" : "Q6005", "given" : "", "non-dropping-particle" : "", "parse-names" : false, "suffix" : "" } ], "type" : "article-journal", "volume" : "370" }, "uris" : [ "http://www.mendeley.com/documents/?uuid=8b7495e9-1aa8-40ca-bd53-759f4aa9b2af" ] } ], "mendeley" : { "formattedCitation" : "(Iizumi et al., 2012)", "plainTextFormattedCitation" : "(Iizumi et al., 2012)", "previouslyFormattedCitation" : "(Iizumi et al., 2012)" }, "properties" : { "noteIndex" : 0 }, "schema" : "https://github.com/citation-style-language/schema/raw/master/csl-citation.json" }</w:instrText>
      </w:r>
      <w:r w:rsidRPr="00C734F4">
        <w:rPr>
          <w:lang w:val="en-GB"/>
        </w:rPr>
        <w:fldChar w:fldCharType="separate"/>
      </w:r>
      <w:r w:rsidR="00E41CA2">
        <w:rPr>
          <w:noProof/>
          <w:lang w:val="en-GB"/>
        </w:rPr>
        <w:t>(Iizumi et al., 2012)</w:t>
      </w:r>
      <w:r w:rsidRPr="00C734F4">
        <w:rPr>
          <w:lang w:val="en-GB"/>
        </w:rPr>
        <w:fldChar w:fldCharType="end"/>
      </w:r>
      <w:r w:rsidRPr="00C734F4">
        <w:rPr>
          <w:lang w:val="en-GB"/>
        </w:rPr>
        <w:t xml:space="preserve">. Some methods are calibrated on the monthly scale, but some of the generated time series are then further disaggregated to the daily scale </w:t>
      </w:r>
      <w:r w:rsidRPr="00C734F4">
        <w:rPr>
          <w:lang w:val="en-GB"/>
        </w:rPr>
        <w:fldChar w:fldCharType="begin" w:fldLock="1"/>
      </w:r>
      <w:r w:rsidR="000465A7">
        <w:rPr>
          <w:lang w:val="en-GB"/>
        </w:rPr>
        <w:instrText>ADDIN CSL_CITATION { "citationItems" : [ { "id" : "ITEM-1", "itemData" : { "DOI" : "10.1002/2014WR015930", "ISSN" : "00431397", "author" : [ { "dropping-particle" : "", "family" : "Thober", "given" : "Stephan", "non-dropping-particle" : "", "parse-names" : false, "suffix" : "" }, { "dropping-particle" : "", "family" : "Mai", "given" : "Juliane", "non-dropping-particle" : "", "parse-names" : false, "suffix" : "" }, { "dropping-particle" : "", "family" : "Zink", "given" : "Matthias", "non-dropping-particle" : "", "parse-names" : false, "suffix" : "" }, { "dropping-particle" : "", "family" : "Samaniego", "given" : "Luis", "non-dropping-particle" : "", "parse-names" : false, "suffix" : "" } ], "container-title" : "Water Resources Research", "id" : "ITEM-1", "issue" : "11", "issued" : { "date-parts" : [ [ "2014", "11" ] ] }, "page" : "8714-8735", "title" : "Stochastic temporal disaggregation of monthly precipitation for regional gridded data sets", "translator" : [ { "dropping-particle" : "", "family" : "Q5274", "given" : "", "non-dropping-particle" : "", "parse-names" : false, "suffix" : "" } ], "type" : "article-journal", "volume" : "50" }, "uris" : [ "http://www.mendeley.com/documents/?uuid=a89ecc6f-e885-4ba8-b345-e36d0d516932" ] } ], "mendeley" : { "formattedCitation" : "(Thober et al., 2014)", "manualFormatting" : "(e.g., Thober et al., 2014)", "plainTextFormattedCitation" : "(Thober et al., 2014)", "previouslyFormattedCitation" : "(Thober et al., 2014)" }, "properties" : { "noteIndex" : 0 }, "schema" : "https://github.com/citation-style-language/schema/raw/master/csl-citation.json" }</w:instrText>
      </w:r>
      <w:r w:rsidRPr="00C734F4">
        <w:rPr>
          <w:lang w:val="en-GB"/>
        </w:rPr>
        <w:fldChar w:fldCharType="separate"/>
      </w:r>
      <w:r w:rsidR="00E41CA2">
        <w:rPr>
          <w:noProof/>
          <w:lang w:val="en-GB"/>
        </w:rPr>
        <w:t>(e.g., Thober et al., 2014)</w:t>
      </w:r>
      <w:r w:rsidRPr="00C734F4">
        <w:rPr>
          <w:lang w:val="en-GB"/>
        </w:rPr>
        <w:fldChar w:fldCharType="end"/>
      </w:r>
      <w:r w:rsidRPr="00C734F4">
        <w:rPr>
          <w:lang w:val="en-GB"/>
        </w:rPr>
        <w:t xml:space="preserve">. A few methods, mainly weather generators, represent sub-daily weather </w:t>
      </w:r>
      <w:r w:rsidRPr="00C734F4">
        <w:rPr>
          <w:lang w:val="en-GB"/>
        </w:rPr>
        <w:fldChar w:fldCharType="begin" w:fldLock="1"/>
      </w:r>
      <w:r w:rsidR="000465A7">
        <w:rPr>
          <w:lang w:val="en-GB"/>
        </w:rPr>
        <w:instrText>ADDIN CSL_CITATION { "citationItems" : [ { "id" : "ITEM-1", "itemData" : { "DOI" : "10.1016/j.jhydrol.2009.08.033", "ISSN" : "00221694", "author" : [ { "dropping-particle" : "", "family" : "Mezghani", "given" : "A.", "non-dropping-particle" : "", "parse-names" : false, "suffix" : "" }, { "dropping-particle" : "", "family" : "Hingray", "given" : "B.", "non-dropping-particle" : "", "parse-names" : false, "suffix" : "" } ], "container-title" : "Journal of Hydrology", "id" : "ITEM-1", "issue" : "3-4", "issued" : { "date-parts" : [ [ "2009", "10" ] ] }, "page" : "245-260", "title" : "A combined downscaling-disaggregation weather generator for stochastic generation of multisite hourly weather variables over complex terrain: Development and multi-scale validation for the Upper Rhone River basin", "translator" : [ { "dropping-particle" : "", "family" : "Q5273", "given" : "", "non-dropping-particle" : "", "parse-names" : false, "suffix" : "" } ], "type" : "article-journal", "volume" : "377" }, "uris" : [ "http://www.mendeley.com/documents/?uuid=02f6d133-6a50-4926-be00-986d54dbe661" ] }, { "id" : "ITEM-2", "itemData" : { "DOI" : "10.1080/02626667.2014.925558", "ISSN" : "0262-6667", "author" : [ { "dropping-particle" : "", "family" : "Kaczmarska", "given" : "Jo", "non-dropping-particle" : "", "parse-names" : false, "suffix" : "" }, { "dropping-particle" : "", "family" : "Isham", "given" : "Valerie", "non-dropping-particle" : "", "parse-names" : false, "suffix" : "" }, { "dropping-particle" : "", "family" : "Onof", "given" : "Christian", "non-dropping-particle" : "", "parse-names" : false, "suffix" : "" } ], "container-title" : "Hydrological Sciences Journal", "id" : "ITEM-2", "issue" : "11", "issued" : { "date-parts" : [ [ "2014", "11", "3" ] ] }, "page" : "1972-1991", "title" : "Point process models for fine-resolution rainfall", "translator" : [ { "dropping-particle" : "", "family" : "Q5272", "given" : "", "non-dropping-particle" : "", "parse-names" : false, "suffix" : "" } ], "type" : "article-journal", "volume" : "59" }, "uris" : [ "http://www.mendeley.com/documents/?uuid=f4ece769-4b8b-46a1-911c-c31f0852d30a" ] } ], "mendeley" : { "formattedCitation" : "(Mezghani and Hingray, 2009; Kaczmarska et al., 2014)", "plainTextFormattedCitation" : "(Mezghani and Hingray, 2009; Kaczmarska et al., 2014)", "previouslyFormattedCitation" : "(Mezghani and Hingray, 2009; Kaczmarska et al., 2014)" }, "properties" : { "noteIndex" : 0 }, "schema" : "https://github.com/citation-style-language/schema/raw/master/csl-citation.json" }</w:instrText>
      </w:r>
      <w:r w:rsidRPr="00C734F4">
        <w:rPr>
          <w:lang w:val="en-GB"/>
        </w:rPr>
        <w:fldChar w:fldCharType="separate"/>
      </w:r>
      <w:r w:rsidR="00E41CA2">
        <w:rPr>
          <w:noProof/>
          <w:lang w:val="en-GB"/>
        </w:rPr>
        <w:t>(Mezghani and Hingray, 2009; Kaczmarska et al., 2014)</w:t>
      </w:r>
      <w:r w:rsidRPr="00C734F4">
        <w:rPr>
          <w:lang w:val="en-GB"/>
        </w:rPr>
        <w:fldChar w:fldCharType="end"/>
      </w:r>
      <w:r w:rsidRPr="00C734F4">
        <w:rPr>
          <w:lang w:val="en-GB"/>
        </w:rPr>
        <w:t xml:space="preserve">. Many methods simulate temperature and precipitation only, although some also represent wind, radiation and other variables. The limited availability of high quality and long observational records typically restricts these applications to a few cases </w:t>
      </w:r>
      <w:r w:rsidRPr="00C734F4">
        <w:rPr>
          <w:lang w:val="en-GB"/>
        </w:rPr>
        <w:fldChar w:fldCharType="begin" w:fldLock="1"/>
      </w:r>
      <w:r w:rsidR="000465A7">
        <w:rPr>
          <w:lang w:val="en-GB"/>
        </w:rPr>
        <w:instrText>ADDIN CSL_CITATION { "citationItems" : [ { "id" : "ITEM-1",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"ITEM-1",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"id" : "ITEM-2", "itemData" : { "DOI" : "10.1093/acrefore/9780190228620.013.730", "author" : [ { "dropping-particle" : "", "family" : "Pryor", "given" : "S.C.", "non-dropping-particle" : "", "parse-names" : false, "suffix" : "" }, { "dropping-particle" : "", "family" : "Hahmann", "given" : "A.N.", "non-dropping-particle" : "", "parse-names" : false, "suffix" : "" } ], "container-title" : "Oxford Research Encyclopedia of Climate Science", "id" : "ITEM-2", "issued" : { "date-parts" : [ [ "2019", "2", "25" ] ] }, "publisher" : "Oxford University Press", "publisher-place" : "Oxford, UK", "title" : "Downscaling Wind", "translator" : [ { "dropping-particle" : "", "family" : "Q5271", "given" : "Rt14", "non-dropping-particle" : "", "parse-names" : false, "suffix" : "" } ], "type" : "chapter" }, "uris" : [ "http://www.mendeley.com/documents/?uuid=a647b867-9c26-4c85-9ce6-73c424f36f2f" ] } ], "mendeley" : { "formattedCitation" : "(Verfaillie et al., 2017; Pryor and Hahmann, 2019)", "plainTextFormattedCitation" : "(Verfaillie et al., 2017; Pryor and Hahmann, 2019)", "previouslyFormattedCitation" : "(Verfaillie et al., 2017; Pryor and Hahmann, 2019)" }, "properties" : { "noteIndex" : 0 }, "schema" : "https://github.com/citation-style-language/schema/raw/master/csl-citation.json" }</w:instrText>
      </w:r>
      <w:r w:rsidRPr="00C734F4">
        <w:rPr>
          <w:lang w:val="en-GB"/>
        </w:rPr>
        <w:fldChar w:fldCharType="separate"/>
      </w:r>
      <w:r w:rsidR="00E41CA2">
        <w:rPr>
          <w:noProof/>
          <w:lang w:val="en-GB"/>
        </w:rPr>
        <w:t>(Verfaillie et al., 2017; Pryor and Hahmann, 2019)</w:t>
      </w:r>
      <w:r w:rsidRPr="00C734F4">
        <w:rPr>
          <w:lang w:val="en-GB"/>
        </w:rPr>
        <w:fldChar w:fldCharType="end"/>
      </w:r>
      <w:r w:rsidRPr="00C734F4">
        <w:rPr>
          <w:lang w:val="en-GB"/>
        </w:rPr>
        <w:t xml:space="preserve">. Overall, there is </w:t>
      </w:r>
      <w:r w:rsidRPr="00C734F4">
        <w:rPr>
          <w:i/>
          <w:lang w:val="en-GB"/>
        </w:rPr>
        <w:t>high confidence</w:t>
      </w:r>
      <w:r w:rsidRPr="00C734F4">
        <w:rPr>
          <w:lang w:val="en-GB"/>
        </w:rPr>
        <w:t xml:space="preserve"> that limited availability of station observations, including variables beyond temperature and precipitation as well as sub-daily data, limit the use of statistical modelling of regional climate.</w:t>
      </w:r>
    </w:p>
    <w:p w14:paraId="1E17C65D" w14:textId="77777777" w:rsidR="0081226F" w:rsidRPr="00C734F4" w:rsidRDefault="0081226F" w:rsidP="0081226F">
      <w:pPr>
        <w:pStyle w:val="AR6BodyText"/>
        <w:rPr>
          <w:lang w:val="en-GB"/>
        </w:rPr>
      </w:pPr>
    </w:p>
    <w:p w14:paraId="11218ECB" w14:textId="65EAE861" w:rsidR="0081226F" w:rsidRPr="00C734F4" w:rsidRDefault="0081226F" w:rsidP="0081226F">
      <w:pPr>
        <w:pStyle w:val="AR6BodyText"/>
        <w:rPr>
          <w:lang w:val="en-GB"/>
        </w:rPr>
      </w:pPr>
      <w:r w:rsidRPr="00C734F4">
        <w:rPr>
          <w:lang w:val="en-GB"/>
        </w:rPr>
        <w:t xml:space="preserve">All the limitations and challenges of observational data discussed in Section 10.2.2 also apply to its use for post-processing of climate model data. High quality and long observational data series are particularly relevant to quantify uncertainties. Different reanalyses present significant discrepancies when used as key predictor variables at the daily scale and may even affect the downscaled climate change signal </w:t>
      </w:r>
      <w:r w:rsidRPr="00C734F4">
        <w:rPr>
          <w:lang w:val="en-GB"/>
        </w:rPr>
        <w:fldChar w:fldCharType="begin" w:fldLock="1"/>
      </w:r>
      <w:r w:rsidR="000465A7">
        <w:rPr>
          <w:lang w:val="en-GB"/>
        </w:rPr>
        <w:instrText>ADDIN CSL_CITATION { "citationItems" : [ { "id" : "ITEM-1", "itemData" : { "DOI" : "10.1175/JCLI-D-11-00251.1", "ISSN" : "0894-8755", "author" : [ { "dropping-particle" : "", "family" : "Brands", "given" : "S.", "non-dropping-particle" : "", "parse-names" : false, "suffix" : "" }, { "dropping-particle" : "", "family" : "Guti\u00e9rrez", "given" : "J. M.", "non-dropping-particle" : "", "parse-names" : false, "suffix" : "" }, { "dropping-particle" : "", "family" : "Herrera", "given" : "S.", "non-dropping-particle" : "", "parse-names" : false, "suffix" : "" }, { "dropping-particle" : "", "family" : "Cofi\u00f1o", "given" : "A. S.", "non-dropping-particle" : "", "parse-names" : false, "suffix" : "" } ], "container-title" : "Journal of Climate", "id" : "ITEM-1", "issue" : "7", "issued" : { "date-parts" : [ [ "2012", "4" ] ] }, "page" : "2517-2526", "title" : "On the Use of Reanalysis Data for Downscaling", "translator" : [ { "dropping-particle" : "", "family" : "Q5106", "given" : "", "non-dropping-particle" : "", "parse-names" : false, "suffix" : "" } ], "type" : "article-journal", "volume" : "25" }, "uris" : [ "http://www.mendeley.com/documents/?uuid=e71a9529-db3f-49c0-8d2f-27965dc9e25f" ] }, { "id" : "ITEM-2", "itemData" : { "DOI" : "10.1002/2014JD022236", "ISSN" : "2169897X", "abstract" : "A statistical downscaling approach for precipitation in France based on the analog method and its evaluation for different combinations of predictors is described, with focus on the transferability of the method to the future climate. First, the realism of downscaled present-day precipitation climatology and interannual variability for different combinations of predictors from four reanalyses is assessed. Satisfactory results are obtained, but elaborated predictors do not lead to major and consistent across-reanalyses improvements. The downscaling method is then evaluated on its capacity to capture precipitation trends in the last decades. As uncertainties in downscaled trends due to the choice of the reanalysis are large and observed trends are weak, this analysis does not lead to strong conclusions on the applicability of the method to a changing climate. The temporal transferability is then assessed thanks to a perfect model framework. The statistical downscaling relationship is built using present-day predictors and precipitation simulated by 12 regional climate models. The entire projections are then downscaled, and future downscaled and simulated precipitation changes are compared. A good temporal transferability is obtained only with a specific combination of predictors. Finally, the regional climate models are downscaled, thanks to the relationship built with reanalyses and observations, for the best combination of predictors. Results are similar to the changes simulated by the models, which reinforces our confidence in the realism of the models and of the downscaling method. Uncertainties in precipitation change due to reanalyses are found to be limited compared to those due to regional simulations.", "author" : [ { "dropping-particle" : "", "family" : "Dayon", "given" : "G.", "non-dropping-particle" : "", "parse-names" : false, "suffix" : "" }, { "dropping-particle" : "", "family" : "Bo\u00e9", "given" : "J.", "non-dropping-particle" : "", "parse-names" : false, "suffix" : "" }, { "dropping-particle" : "", "family" : "Martin", "given" : "E.", "non-dropping-particle" : "", "parse-names" : false, "suffix" : "" } ], "container-title" : "Journal of Geophysical Research: Atmospheres", "id" : "ITEM-2", "issue" : "3", "issued" : { "date-parts" : [ [ "2015", "2", "16" ] ] }, "page" : "1023-1043", "title" : "Transferability in the future climate of a statistical downscaling method for precipitation in France", "translator" : [ { "dropping-particle" : "", "family" : "Q3660", "given" : "", "non-dropping-particle" : "", "parse-names" : false, "suffix" : "" } ], "type" : "article-journal", "volume" : "120" }, "uris" : [ "http://www.mendeley.com/documents/?uuid=2309f0ba-e858-4578-9e26-cc399c3a1616" ] }, { "id" : "ITEM-3", "itemData" : { "DOI" : "10.1007/s00382-018-4442-6", "ISSN" : "0930-7575", "author" : [ { "dropping-particle" : "", "family" : "Horton", "given" : "Pascal", "non-dropping-particle" : "", "parse-names" : false, "suffix" : "" }, { "dropping-particle" : "", "family" : "Br\u00f6nnimann", "given" : "Stefan", "non-dropping-particle" : "", "parse-names" : false, "suffix" : "" } ], "container-title" : "Climate Dynamics", "id" : "ITEM-3", "issue" : "9-10", "issued" : { "date-parts" : [ [ "2019", "5", "18" ] ] }, "page" : "5189-5211", "title" : "Impact of global atmospheric reanalyses on statistical precipitation downscaling", "translator" : [ { "dropping-particle" : "", "family" : "Q6860", "given" : "", "non-dropping-particle" : "", "parse-names" : false, "suffix" : "" } ], "type" : "article-journal", "volume" : "52" }, "uris" : [ "http://www.mendeley.com/documents/?uuid=736e06db-da4a-474a-882d-9f85d2898c88" ] }, { "id" : "ITEM-4", "itemData" : { "DOI" : "10.1175/JCLI-D-14-00331.1", "ISSN" : "0894-8755", "abstract" : "This work shows that local-scale climate projections obtained by means of statistical downscaling are sensitive to the choice of reanalysis used for calibration. To this aim, a generalized linear model (GLM) approach is applied to downscale daily precipitation in the Philippines. First, the GLMs are trained and tested separately with two distinct reanalyses (ERA-Interim and JRA-25) using a cross-validation scheme over the period 1981\u20132000. When the observed and downscaled time series are compared, the attained performance is found to be sensitive to the reanalysis considered if climate change signal\u2013bearing variables (temperature and/or specific humidity) are included in the predictor field. Moreover, performance differences are shown to be in correspondence with the disagreement found between the raw predictors from the two reanalyses. Second, the regression coefficients calibrated either with ERA-Interim or JRA-25 are subsequently applied to the output of a global climate model (MPI-ECHAM5) in order to assess the sensitivity of local-scale climate change projections (up to 2100) to reanalysis choice. In this case, the differences detected in present climate conditions are considerably amplified, leading to \u201cdelta-change\u201d estimates differing by up to 35% (on average for the entire country) depending on the reanalysis used for calibration. Therefore, reanalysis choice is an important contributor to the uncertainty of local-scale climate change projections and, consequently, should be treated with as much care as other better-known sources of uncertainty (e.g., the choice of the GCM and/or downscaling method). Implications of the results for the entire tropics, as well as for the model output statistics downscaling approach are also briefly discussed.", "author" : [ { "dropping-particle" : "", "family" : "Manzanas", "given" : "R.", "non-dropping-particle" : "", "parse-names" : false, "suffix" : "" }, { "dropping-particle" : "", "family" : "Brands", "given" : "S.", "non-dropping-particle" : "", "parse-names" : false, "suffix" : "" }, { "dropping-particle" : "", "family" : "San-Mart\u00edn", "given" : "D.", "non-dropping-particle" : "", "parse-names" : false, "suffix" : "" }, { "dropping-particle" : "", "family" : "Lucero", "given" : "A.", "non-dropping-particle" : "", "parse-names" : false, "suffix" : "" }, { "dropping-particle" : "", "family" : "Limbo", "given" : "C.", "non-dropping-particle" : "", "parse-names" : false, "suffix" : "" }, { "dropping-particle" : "", "family" : "Guti\u00e9rrez", "given" : "J. M.", "non-dropping-particle" : "", "parse-names" : false, "suffix" : "" } ], "container-title" : "Journal of Climate", "id" : "ITEM-4", "issue" : "10", "issued" : { "date-parts" : [ [ "2015", "5", "15" ] ] }, "page" : "4171-4184", "title" : "Statistical Downscaling in the Tropics Can Be Sensitive to Reanalysis Choice: A Case Study for Precipitation in the Philippines", "translator" : [ { "dropping-particle" : "", "family" : "Q6859", "given" : "", "non-dropping-particle" : "", "parse-names" : false, "suffix" : "" } ], "type" : "article-journal", "volume" : "28" }, "uris" : [ "http://www.mendeley.com/documents/?uuid=bbb501c4-d249-42c8-89ec-23e4cf23932b" ] } ], "mendeley" : { "formattedCitation" : "(Brands et al., 2012; Dayon et al., 2015; Manzanas et al., 2015; Horton and Br\u00f6nnimann, 2019)", "plainTextFormattedCitation" : "(Brands et al., 2012; Dayon et al., 2015; Manzanas et al., 2015; Horton and Br\u00f6nnimann, 2019)", "previouslyFormattedCitation" : "(Brands et al., 2012; Dayon et al., 2015; Manzanas et al., 2015; Horton and Br\u00f6nnimann, 2019)" }, "properties" : { "noteIndex" : 0 }, "schema" : "https://github.com/citation-style-language/schema/raw/master/csl-citation.json" }</w:instrText>
      </w:r>
      <w:r w:rsidRPr="00C734F4">
        <w:rPr>
          <w:lang w:val="en-GB"/>
        </w:rPr>
        <w:fldChar w:fldCharType="separate"/>
      </w:r>
      <w:r w:rsidR="00E41CA2">
        <w:rPr>
          <w:noProof/>
        </w:rPr>
        <w:t>(Brands et al., 2012; Dayon et al., 2015; Manzanas et al., 2015; Horton and Brönnimann, 2019)</w:t>
      </w:r>
      <w:r w:rsidRPr="00C734F4">
        <w:rPr>
          <w:lang w:val="en-GB"/>
        </w:rPr>
        <w:fldChar w:fldCharType="end"/>
      </w:r>
      <w:r w:rsidRPr="00FB6EB0">
        <w:t xml:space="preserve">. </w:t>
      </w:r>
      <w:r w:rsidRPr="00C734F4">
        <w:rPr>
          <w:lang w:val="en-GB"/>
        </w:rPr>
        <w:t xml:space="preserve">There is </w:t>
      </w:r>
      <w:r w:rsidRPr="00C734F4">
        <w:rPr>
          <w:i/>
          <w:lang w:val="en-GB"/>
        </w:rPr>
        <w:t>high confidence</w:t>
      </w:r>
      <w:r w:rsidRPr="00C734F4">
        <w:rPr>
          <w:lang w:val="en-GB"/>
        </w:rPr>
        <w:t xml:space="preserve"> that reanalysis uncertainties limit the quality of statistical downscaling in some regions, although no assessment</w:t>
      </w:r>
      <w:r w:rsidR="00B30C2D">
        <w:rPr>
          <w:lang w:val="en-GB"/>
        </w:rPr>
        <w:t xml:space="preserve"> has been</w:t>
      </w:r>
      <w:r w:rsidRPr="00C734F4">
        <w:rPr>
          <w:lang w:val="en-GB"/>
        </w:rPr>
        <w:t xml:space="preserve"> made for the most recent reanalysis products.</w:t>
      </w:r>
    </w:p>
    <w:p w14:paraId="4F6FAD47" w14:textId="77777777" w:rsidR="0081226F" w:rsidRPr="00C734F4" w:rsidRDefault="0081226F" w:rsidP="0081226F">
      <w:pPr>
        <w:pStyle w:val="AR6BodyText"/>
        <w:rPr>
          <w:lang w:val="en-GB"/>
        </w:rPr>
      </w:pPr>
    </w:p>
    <w:p w14:paraId="0A576B17" w14:textId="4D85E488" w:rsidR="0081226F" w:rsidRPr="00C734F4" w:rsidRDefault="0081226F" w:rsidP="0081226F">
      <w:pPr>
        <w:pStyle w:val="AR6BodyText"/>
        <w:rPr>
          <w:lang w:val="en-GB"/>
        </w:rPr>
      </w:pPr>
      <w:r w:rsidRPr="00C734F4">
        <w:rPr>
          <w:lang w:val="en-GB"/>
        </w:rPr>
        <w:t xml:space="preserve">An important issue for bias adjustment is the correct representation of the required spatial scale. Ideally, bias adjustment is calibrated against area-averaged data of the same spatial scale as the climate model output. Hence, high-quality observed gridded datasets with an effective resolution close to the nominal model resolution are required. Driven by the need to also generate regional-scale information in station-sparse regions, researchers have considered derived datasets that blend in situ and remote sensing data to produce high-resolution observations to be used as predictands </w:t>
      </w:r>
      <w:r w:rsidRPr="00C734F4">
        <w:rPr>
          <w:lang w:val="en-GB"/>
        </w:rPr>
        <w:fldChar w:fldCharType="begin" w:fldLock="1"/>
      </w:r>
      <w:r w:rsidR="000465A7">
        <w:rPr>
          <w:lang w:val="en-GB"/>
        </w:rPr>
        <w:instrText>ADDIN CSL_CITATION { "citationItems" : [ { "id" : "ITEM-1", "itemData" : { "DOI" : "10.1175/2010WAF2222451.1", "ISSN" : "0882-8156", "author" : [ { "dropping-particle" : "", "family" : "Haiden", "given" : "T.", "non-dropping-particle" : "", "parse-names" : false, "suffix" : "" }, { "dropping-particle" : "", "family" : "Kann", "given" : "A.", "non-dropping-particle" : "", "parse-names" : false, "suffix" : "" }, { "dropping-particle" : "", "family" : "Wittmann", "given" : "C.", "non-dropping-particle" : "", "parse-names" : false, "suffix" : "" }, { "dropping-particle" : "", "family" : "Pistotnik", "given" : "G.", "non-dropping-particle" : "", "parse-names" : false, "suffix" : "" }, { "dropping-particle" : "", "family" : "Bica", "given" : "B.", "non-dropping-particle" : "", "parse-names" : false, "suffix" : "" }, { "dropping-particle" : "", "family" : "Gruber", "given" : "C.", "non-dropping-particle" : "", "parse-names" : false, "suffix" : "" } ], "container-title" : "Weather and Forecasting", "id" : "ITEM-1", "issue" : "2", "issued" : { "date-parts" : [ [ "2011", "4" ] ] }, "page" : "166-183", "title" : "The Integrated Nowcasting through Comprehensive Analysis (INCA) System and Its Validation over the Eastern Alpine Region", "translator" : [ { "dropping-particle" : "", "family" : "Q5046", "given" : "", "non-dropping-particle" : "", "parse-names" : false, "suffix" : "" } ], "type" : "article-journal", "volume" : "26" }, "uris" : [ "http://www.mendeley.com/documents/?uuid=c88a3140-79c5-470f-a29d-391919f4a7e5" ] }, { "id" : "ITEM-2", "itemData" : { "DOI" : "10.5194/hess-17-3937-2013", "ISBN" : "1027-5606", "ISSN" : "10275606", "abstract" : "Humanitarian and development agencies face difficult decisions about where and how to prioritise climate risk reduction measures. These tasks are especially challenging in regions with few meteorological stations, complex topography and extreme weather events. In this study, we blend surface meteorological observations, remotely sensed (TRMM and NDVI) data, physiographic indices, and regression techniques to produce gridded maps of annual mean precipitation and temperature, as well as parameters for site-specific, daily weather generation in Yemen. Maps of annual means were cross-validated and tested against independent observations. These replicated known features such as peak rainfall totals in the highlands and western escarpment, as well as maximum temperatures along the coastal plains and interior. The weather generator reproduced daily and annual diagnostics when run with parameters from observed meteorological series for a test site at Taiz. However, when run with interpolated parameters, the frequency of wet days, mean wet-day amount, annual totals and variability were underestimated. Stratification of sites for model calibration improved representation of the growing season's rainfall totals. Future work should focus on a wider range of model inputs to better discriminate controls exerted by different landscape units.", "author" : [ { "dropping-particle" : "", "family" : "Wilby", "given" : "R. L.", "non-dropping-particle" : "", "parse-names" : false, "suffix" : "" }, { "dropping-particle" : "", "family" : "Yu", "given" : "D.", "non-dropping-particle" : "", "parse-names" : false, "suffix" : "" } ], "container-title" : "Hydrology and Earth System Sciences", "id" : "ITEM-2", "issue" : "10", "issued" : { "date-parts" : [ [ "2013", "10", "15" ] ] }, "page" : "3937-3955", "title" : "Rainfall and temperature estimation for a data sparse region", "translator" : [ { "dropping-particle" : "", "family" : "Q4439", "given" : "", "non-dropping-particle" : "", "parse-names" : false, "suffix" : "" } ], "type" : "article-journal", "volume" : "17" }, "uris" : [ "http://www.mendeley.com/documents/?uuid=cb294a2d-0727-4e43-b5b5-0504133cecb0" ] } ], "mendeley" : { "formattedCitation" : "(Haiden et al., 2011; Wilby and Yu, 2013)", "manualFormatting" : "(e.g., Haiden et al., 2011; Wilby and Yu, 2013)", "plainTextFormattedCitation" : "(Haiden et al., 2011; Wilby and Yu, 2013)", "previouslyFormattedCitation" : "(Haiden et al., 2011; Wilby and Yu, 2013)" }, "properties" : { "noteIndex" : 0 }, "schema" : "https://github.com/citation-style-language/schema/raw/master/csl-citation.json" }</w:instrText>
      </w:r>
      <w:r w:rsidRPr="00C734F4">
        <w:rPr>
          <w:lang w:val="en-GB"/>
        </w:rPr>
        <w:fldChar w:fldCharType="separate"/>
      </w:r>
      <w:r w:rsidR="00E41CA2">
        <w:rPr>
          <w:noProof/>
          <w:lang w:val="en-GB"/>
        </w:rPr>
        <w:t>(e.g., Haiden et al., 2011; Wilby and Yu, 2013)</w:t>
      </w:r>
      <w:r w:rsidRPr="00C734F4">
        <w:rPr>
          <w:lang w:val="en-GB"/>
        </w:rPr>
        <w:fldChar w:fldCharType="end"/>
      </w:r>
      <w:r w:rsidRPr="00C734F4">
        <w:rPr>
          <w:lang w:val="en-GB"/>
        </w:rPr>
        <w:t xml:space="preserve"> (Sections 10.2.1.2 and 10.2.2.4).</w:t>
      </w:r>
    </w:p>
    <w:p w14:paraId="56B41337" w14:textId="77777777" w:rsidR="0081226F" w:rsidRPr="00C734F4" w:rsidRDefault="0081226F" w:rsidP="0081226F">
      <w:pPr>
        <w:pStyle w:val="AR6BodyText"/>
        <w:rPr>
          <w:lang w:val="en-GB" w:eastAsia="en-US"/>
        </w:rPr>
      </w:pPr>
    </w:p>
    <w:p w14:paraId="55521838" w14:textId="77777777" w:rsidR="0081226F" w:rsidRPr="00C734F4" w:rsidRDefault="0081226F" w:rsidP="0081226F">
      <w:pPr>
        <w:pStyle w:val="AR6BodyText"/>
        <w:rPr>
          <w:lang w:val="en-GB" w:eastAsia="en-US"/>
        </w:rPr>
      </w:pPr>
    </w:p>
    <w:p w14:paraId="4978041F" w14:textId="77777777" w:rsidR="0081226F" w:rsidRPr="00C734F4" w:rsidRDefault="0081226F" w:rsidP="0081226F">
      <w:pPr>
        <w:pStyle w:val="AR6Chap10Level310111"/>
        <w:rPr>
          <w:lang w:val="en-GB"/>
        </w:rPr>
      </w:pPr>
      <w:bookmarkStart w:id="438" w:name="_Toc70454711"/>
      <w:r w:rsidRPr="00C734F4">
        <w:rPr>
          <w:lang w:val="en-GB"/>
        </w:rPr>
        <w:t>Observation for paleoclimate data assimilation</w:t>
      </w:r>
      <w:bookmarkEnd w:id="438"/>
    </w:p>
    <w:p w14:paraId="1C42E2B2" w14:textId="77777777" w:rsidR="0081226F" w:rsidRPr="00C734F4" w:rsidRDefault="0081226F" w:rsidP="0081226F">
      <w:pPr>
        <w:pStyle w:val="AR6BodyText"/>
        <w:rPr>
          <w:lang w:val="en-GB" w:eastAsia="en-US"/>
        </w:rPr>
      </w:pPr>
    </w:p>
    <w:p w14:paraId="4CFF7A70" w14:textId="3E12E9EE" w:rsidR="0081226F" w:rsidRPr="00C734F4" w:rsidRDefault="0081226F" w:rsidP="0081226F">
      <w:pPr>
        <w:pStyle w:val="AR6BodyText"/>
        <w:rPr>
          <w:lang w:val="en-GB"/>
        </w:rPr>
      </w:pPr>
      <w:r w:rsidRPr="00C734F4">
        <w:rPr>
          <w:lang w:val="en-GB"/>
        </w:rPr>
        <w:t xml:space="preserve">Following some early concept studies, the first practical applications of paleoclimate data assimilation over past centuries used only selected data to reconstruct past climate changes for analysis of a specific process or case </w:t>
      </w:r>
      <w:r w:rsidRPr="00C734F4">
        <w:rPr>
          <w:lang w:val="en-GB"/>
        </w:rPr>
        <w:fldChar w:fldCharType="begin" w:fldLock="1"/>
      </w:r>
      <w:r w:rsidR="000465A7">
        <w:rPr>
          <w:lang w:val="en-GB"/>
        </w:rPr>
        <w:instrText>ADDIN CSL_CITATION { "citationItems" : [ { "id" : "ITEM-1", "itemData" : { "DOI" : "10.5194/cp-6-627-2010", "author" : [ { "dropping-particle" : "", "family" : "Widmann", "given" : "M", "non-dropping-particle" : "", "parse-names" : false, "suffix" : "" }, { "dropping-particle" : "", "family" : "Goosse", "given" : "H", "non-dropping-particle" : "", "parse-names" : false, "suffix" : "" }, { "dropping-particle" : "", "family" : "Schrier", "given" : "G", "non-dropping-particle" : "van der", "parse-names" : false, "suffix" : "" }, { "dropping-particle" : "", "family" : "Schnur", "given" : "R", "non-dropping-particle" : "", "parse-names" : false, "suffix" : "" }, { "dropping-particle" : "", "family" : "Barkmeijer", "given" : "J", "non-dropping-particle" : "", "parse-names" : false, "suffix" : "" } ], "container-title" : "Climate of the Past", "id" : "ITEM-1", "issue" : "5", "issued" : { "date-parts" : [ [ "2010" ] ] }, "page" : "627-644", "title" : "Using data assimilation to study extratropical Northern Hemisphere climate over the last millennium", "translator" : [ { "dropping-particle" : "", "family" : "Q4930", "given" : "", "non-dropping-particle" : "", "parse-names" : false, "suffix" : "" } ], "type" : "article-journal", "volume" : "6" }, "uris" : [ "http://www.mendeley.com/documents/?uuid=afe6ed09-1fff-4d1e-8b62-ae95f3cb2cea" ] } ], "mendeley" : { "formattedCitation" : "(Widmann et al., 2010)", "plainTextFormattedCitation" : "(Widmann et al., 2010)", "previouslyFormattedCitation" : "(Widmann et al., 2010)" }, "properties" : { "noteIndex" : 0 }, "schema" : "https://github.com/citation-style-language/schema/raw/master/csl-citation.json" }</w:instrText>
      </w:r>
      <w:r w:rsidRPr="00C734F4">
        <w:rPr>
          <w:lang w:val="en-GB"/>
        </w:rPr>
        <w:fldChar w:fldCharType="separate"/>
      </w:r>
      <w:r w:rsidR="00E41CA2">
        <w:rPr>
          <w:noProof/>
          <w:lang w:val="en-GB"/>
        </w:rPr>
        <w:t>(Widmann et al., 2010)</w:t>
      </w:r>
      <w:r w:rsidRPr="00C734F4">
        <w:rPr>
          <w:lang w:val="en-GB"/>
        </w:rPr>
        <w:fldChar w:fldCharType="end"/>
      </w:r>
      <w:r w:rsidRPr="00C734F4">
        <w:rPr>
          <w:lang w:val="en-GB"/>
        </w:rPr>
        <w:t xml:space="preserve">. Recently, assimilation of multiple series from various data sources, including tree rings, ice cores, lake cores, corals, and bivalves, has allowed production of reconstructions that can be widely shared and applied to multiple purposes, as with modern reanalyses </w:t>
      </w:r>
      <w:commentRangeStart w:id="439"/>
      <w:commentRangeStart w:id="440"/>
      <w:r w:rsidRPr="00C734F4">
        <w:rPr>
          <w:lang w:val="en-GB"/>
        </w:rPr>
        <w:fldChar w:fldCharType="begin" w:fldLock="1"/>
      </w:r>
      <w:r w:rsidR="000465A7">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"ITEM-3",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"mendeley" : { "formattedCitation" : "(Hakim et al., 2016; Franke et al., 2017; Steiger et al., 2018)", "manualFormatting" : "(Franke et al., 2017; Hakim et al., 2016; Steiger et al., 2018, Tardif et al. 2019)", "plainTextFormattedCitation" : "(Hakim et al., 2016; Franke et al., 2017; Steiger et al., 2018)", "previouslyFormattedCitation" : "(Hakim et al., 2016; Franke et al., 2017; Steiger et al., 2018)" }, "properties" : { "noteIndex" : 0 }, "schema" : "https://github.com/citation-style-language/schema/raw/master/csl-citation.json" }</w:instrText>
      </w:r>
      <w:r w:rsidRPr="00C734F4">
        <w:rPr>
          <w:lang w:val="en-GB"/>
        </w:rPr>
        <w:fldChar w:fldCharType="separate"/>
      </w:r>
      <w:r w:rsidR="00E41CA2">
        <w:rPr>
          <w:noProof/>
        </w:rPr>
        <w:t>(Franke et al., 2017; Hakim et al., 2016; Steiger et al., 2018, Tardif et al. 2019)</w:t>
      </w:r>
      <w:r w:rsidRPr="00C734F4">
        <w:rPr>
          <w:lang w:val="en-GB"/>
        </w:rPr>
        <w:fldChar w:fldCharType="end"/>
      </w:r>
      <w:commentRangeEnd w:id="439"/>
      <w:r w:rsidR="00E41CA2">
        <w:rPr>
          <w:rStyle w:val="CommentReference"/>
          <w:rFonts w:asciiTheme="minorHAnsi" w:eastAsiaTheme="minorHAnsi" w:hAnsiTheme="minorHAnsi"/>
          <w:lang w:eastAsia="en-US"/>
        </w:rPr>
        <w:commentReference w:id="439"/>
      </w:r>
      <w:r w:rsidRPr="00FB6EB0">
        <w:t xml:space="preserve">. </w:t>
      </w:r>
      <w:commentRangeEnd w:id="440"/>
      <w:r w:rsidR="00186A16">
        <w:rPr>
          <w:rStyle w:val="CommentReference"/>
          <w:rFonts w:asciiTheme="minorHAnsi" w:eastAsiaTheme="minorHAnsi" w:hAnsiTheme="minorHAnsi"/>
          <w:lang w:eastAsia="en-US"/>
        </w:rPr>
        <w:commentReference w:id="440"/>
      </w:r>
      <w:r w:rsidRPr="00C734F4">
        <w:rPr>
          <w:lang w:val="en-GB"/>
        </w:rPr>
        <w:t xml:space="preserve">Most of these paleo-reanalyses are global but there are products using regional models or targeted at specific regions such as Europe, East Africa and the Indian Ocean </w:t>
      </w:r>
      <w:r w:rsidRPr="00C734F4">
        <w:rPr>
          <w:lang w:val="en-GB"/>
        </w:rPr>
        <w:fldChar w:fldCharType="begin" w:fldLock="1"/>
      </w:r>
      <w:r w:rsidR="000465A7">
        <w:rPr>
          <w:lang w:val="en-GB"/>
        </w:rPr>
        <w:instrText>ADDIN CSL_CITATION { "citationItems" : [ { "id" : "ITEM-1",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"ITEM-1",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"ITEM-2",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"ITEM-2",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"(Fallah et al., 2018; Klein and Goosse, 2018)", "plainTextFormattedCitation" : "(Fallah et al., 2018; Klein and Goosse, 2018)", "previouslyFormattedCitation" : "(Fallah et al., 2018; Klein and Goosse, 2018)" }, "properties" : { "noteIndex" : 0 }, "schema" : "https://github.com/citation-style-language/schema/raw/master/csl-citation.json" }</w:instrText>
      </w:r>
      <w:r w:rsidRPr="00C734F4">
        <w:rPr>
          <w:lang w:val="en-GB"/>
        </w:rPr>
        <w:fldChar w:fldCharType="separate"/>
      </w:r>
      <w:r w:rsidR="00E41CA2">
        <w:rPr>
          <w:noProof/>
          <w:lang w:val="en-GB"/>
        </w:rPr>
        <w:t>(Fallah et al., 2018; Klein and Goosse, 2018)</w:t>
      </w:r>
      <w:r w:rsidRPr="00C734F4">
        <w:rPr>
          <w:lang w:val="en-GB"/>
        </w:rPr>
        <w:fldChar w:fldCharType="end"/>
      </w:r>
      <w:r w:rsidRPr="00C734F4">
        <w:rPr>
          <w:lang w:val="en-GB"/>
        </w:rPr>
        <w:t>.</w:t>
      </w:r>
    </w:p>
    <w:p w14:paraId="0009083D" w14:textId="77777777" w:rsidR="0081226F" w:rsidRPr="00C734F4" w:rsidRDefault="0081226F" w:rsidP="0081226F">
      <w:pPr>
        <w:pStyle w:val="AR6BodyText"/>
        <w:rPr>
          <w:lang w:val="en-GB"/>
        </w:rPr>
      </w:pPr>
    </w:p>
    <w:p w14:paraId="758DAEB3" w14:textId="54A6F2D1" w:rsidR="0081226F" w:rsidRPr="00FB6EB0" w:rsidRDefault="0081226F" w:rsidP="0081226F">
      <w:pPr>
        <w:pStyle w:val="AR6BodyText"/>
      </w:pPr>
      <w:r w:rsidRPr="00C734F4">
        <w:rPr>
          <w:lang w:val="en-GB"/>
        </w:rPr>
        <w:t xml:space="preserve">Paleo-reanalyses are enabling a new range of applications and have already provided useful information on seasonal-to-multidecadal climate variability over past millennia. They are useful tools to study the covariance between variables at interannual-to-centennial time scales and at regional to global spatial scales. In particular, they have highlighted the processes that can be responsible for changes in continental </w:t>
      </w:r>
      <w:r w:rsidRPr="00C734F4">
        <w:rPr>
          <w:lang w:val="en-GB"/>
        </w:rPr>
        <w:lastRenderedPageBreak/>
        <w:t xml:space="preserve">hydrology at multi-decadal time scales </w:t>
      </w:r>
      <w:commentRangeStart w:id="441"/>
      <w:del w:id="442" w:author="Robin Matthews" w:date="2021-07-11T16:13:00Z">
        <w:r w:rsidRPr="00C734F4" w:rsidDel="00186A16">
          <w:rPr>
            <w:lang w:val="en-GB"/>
          </w:rPr>
          <w:delText>(</w:delText>
        </w:r>
      </w:del>
      <w:commentRangeStart w:id="443"/>
      <w:r w:rsidRPr="00C734F4">
        <w:rPr>
          <w:lang w:val="en-GB"/>
        </w:rPr>
        <w:fldChar w:fldCharType="begin" w:fldLock="1"/>
      </w:r>
      <w:ins w:id="444" w:author="Robin Matthews" w:date="2021-07-11T16:13:00Z">
        <w:r w:rsidR="00186A16">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"ITEM-3",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"ITEM-4", "itemData" : { "DOI" : "10.5194/cp-14-157-2018",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"ITEM-4", "issue" : "2", "issued" : { "date-parts" : [ [ "2018" ] ] }, "page" : "157-174", "title" : "Insights into Atlantic multidecadal variability using the Last Millennium Reanalysis framework", "translator" : [ { "dropping-particle" : "", "family" : "Q4959", "given" : "", "non-dropping-particle" : "", "parse-names" : false, "suffix" : "" } ], "type" : "article-journal", "volume" : "14" }, "uris" : [ "http://www.mendeley.com/documents/?uuid=3ea26079-73d2-40c4-babe-01a1830e988f" ] }, { "id" : "ITEM-5",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"ITEM-5",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"id" : "ITEM-6",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"ITEM-6",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"(Hakim et al., 2016; Franke et al., 2017; Fallah et al., 2018; Klein and Goosse, 2018; Singh et al., 2018; Steiger et al., 2018)", "manualFormatting" : "(Franke et al., 2017; Klein and Goosse, 2018; Steiger et al., 2018)", "plainTextFormattedCitation" : "(Hakim et al., 2016; Franke et al., 2017; Fallah et al., 2018; Klein and Goosse, 2018; Singh et al., 2018; Steiger et al., 2018)", "previouslyFormattedCitation" : "(Hakim et al., 2016; Franke et al., 2017; Fallah et al., 2018; Klein and Goosse, 2018; Singh et al., 2018; Steiger et al., 2018)" }, "properties" : { "noteIndex" : 0 }, "schema" : "https://github.com/citation-style-language/schema/raw/master/csl-citation.json" }</w:instrText>
        </w:r>
      </w:ins>
      <w:del w:id="445" w:author="Robin Matthews" w:date="2021-07-11T16:13:00Z">
        <w:r w:rsidR="000465A7" w:rsidDel="00186A16">
          <w:rPr>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"ITEM-3",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"ITEM-4", "itemData" : { "DOI" : "10.5194/cp-14-157-2018",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"ITEM-4", "issue" : "2", "issued" : { "date-parts" : [ [ "2018" ] ] }, "page" : "157-174", "title" : "Insights into Atlantic multidecadal variability using the Last Millennium Reanalysis framework", "translator" : [ { "dropping-particle" : "", "family" : "Q4959", "given" : "", "non-dropping-particle" : "", "parse-names" : false, "suffix" : "" } ], "type" : "article-journal", "volume" : "14" }, "uris" : [ "http://www.mendeley.com/documents/?uuid=3ea26079-73d2-40c4-babe-01a1830e988f" ] }, { "id" : "ITEM-5",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"ITEM-5",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"id" : "ITEM-6",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"ITEM-6",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"(Hakim et al., 2016; Franke et al., 2017; Fallah et al., 2018; Klein and Goosse, 2018; Singh et al., 2018; Steiger et al., 2018)", "manualFormatting" : "Franke et al., 2017; Klein and Goosse, 2018; Steiger et al., 2018)", "plainTextFormattedCitation" : "(Hakim et al., 2016; Franke et al., 2017; Fallah et al., 2018; Klein and Goosse, 2018; Singh et al., 2018; Steiger et al., 2018)", "previouslyFormattedCitation" : "(Hakim et al., 2016; Franke et al., 2017; Fallah et al., 2018; Klein and Goosse, 2018; Singh et al., 2018; Steiger et al., 2018)" }, "properties" : { "noteIndex" : 0 }, "schema" : "https://github.com/citation-style-language/schema/raw/master/csl-citation.json" }</w:delInstrText>
        </w:r>
      </w:del>
      <w:r w:rsidRPr="00C734F4">
        <w:rPr>
          <w:lang w:val="en-GB"/>
        </w:rPr>
        <w:fldChar w:fldCharType="separate"/>
      </w:r>
      <w:del w:id="446" w:author="Robin Matthews" w:date="2021-07-11T16:13:00Z">
        <w:r w:rsidR="00E41CA2" w:rsidDel="00186A16">
          <w:rPr>
            <w:noProof/>
            <w:lang w:val="en-GB"/>
          </w:rPr>
          <w:delText>F</w:delText>
        </w:r>
      </w:del>
      <w:ins w:id="447" w:author="Robin Matthews" w:date="2021-07-11T16:12:00Z">
        <w:r w:rsidR="00186A16">
          <w:rPr>
            <w:noProof/>
            <w:lang w:val="en-GB"/>
          </w:rPr>
          <w:t>(F</w:t>
        </w:r>
      </w:ins>
      <w:r w:rsidR="00E41CA2">
        <w:rPr>
          <w:noProof/>
          <w:lang w:val="en-GB"/>
        </w:rPr>
        <w:t>ranke et al., 2017; Klein and Goosse, 2018; Steiger et al., 2018)</w:t>
      </w:r>
      <w:r w:rsidRPr="00C734F4">
        <w:rPr>
          <w:lang w:val="en-GB"/>
        </w:rPr>
        <w:fldChar w:fldCharType="end"/>
      </w:r>
      <w:commentRangeEnd w:id="443"/>
      <w:r w:rsidR="00E41CA2">
        <w:rPr>
          <w:rStyle w:val="CommentReference"/>
          <w:rFonts w:asciiTheme="minorHAnsi" w:eastAsiaTheme="minorHAnsi" w:hAnsiTheme="minorHAnsi"/>
          <w:lang w:eastAsia="en-US"/>
        </w:rPr>
        <w:commentReference w:id="443"/>
      </w:r>
      <w:commentRangeEnd w:id="441"/>
      <w:r w:rsidR="00186A16">
        <w:rPr>
          <w:rStyle w:val="CommentReference"/>
          <w:rFonts w:asciiTheme="minorHAnsi" w:eastAsiaTheme="minorHAnsi" w:hAnsiTheme="minorHAnsi"/>
          <w:lang w:eastAsia="en-US"/>
        </w:rPr>
        <w:commentReference w:id="441"/>
      </w:r>
      <w:r w:rsidRPr="00C734F4">
        <w:rPr>
          <w:lang w:val="en-GB"/>
        </w:rPr>
        <w:t xml:space="preserve">. Paleo-reanalyses have confirmed a large contribution of internal variability in past changes at regional scale during the pre-industrial period, superimposed on a weak common signal due to forcing changes </w:t>
      </w:r>
      <w:commentRangeStart w:id="448"/>
      <w:commentRangeStart w:id="449"/>
      <w:r w:rsidRPr="00C734F4">
        <w:rPr>
          <w:lang w:val="en-GB"/>
        </w:rPr>
        <w:fldChar w:fldCharType="begin" w:fldLock="1"/>
      </w:r>
      <w:r w:rsidR="000465A7">
        <w:rPr>
          <w:lang w:val="en-GB"/>
        </w:rPr>
        <w: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"10.1007/s00382-016-3154-z", "ISSN" : "1432-0894", "abstract" : "Available proxy-based temperature reconstructions covering the past millennium display contrasted evolutions between the continents. The difference is particularly large between the two hemispheres. When driven by realistic natural and anthropogenic forcings, climate models tend to simulate a more spatially homogenous temperature response. This is associated with a relatively good agreement between model results and reconstructions in the Northern Hemisphere but a low consistency in the Southern Hemisphere. Here, simulations with data assimilations are performed to analyse the causes of this apparent disagreement. It shows that, when the uncertainties are taken into account, states of the climate system compatible with the forcing estimates, the reconstructions and the model physics can be obtained over the past millennium, except for the twentieth century in Antarctica where the simulated warming is always much larger than in the reconstructions. Such states consistent with all sources of information can be achieved even if the uncertainties of the reconstructions are underestimated. Although, well within the range of the proxy-based reconstructions, the temperatures obtained after data assimilation display more similar developments between the hemispheres than in those reconstructions. Ensuring the compatibility does not require to systematically reduce the model response to the forcing or to strongly enhance the model internal variability. From those results, there is thus no reason to suspect that the model is strongly biased in one aspect or another. The constraint imposed by the data assimilation is too low to unambiguously identify the origin of each feature displayed in the reconstructions but, as expected, changes in atmospheric circulation likely played a role in many of them. Furthermore, ocean heat uptake and release as well as oceanic heat transport are key elements to understand the delayed response of the Southern Hemisphere compared to the northern one during some transitions from warmer to colder states or from colder to warmer ones. The last millennium is thus an interesting test period to better understand and quantify the associated mechanisms.", "author" : [ { "dropping-particle" : "", "family" : "Goosse", "given" : "Hugues", "non-dropping-particle" : "", "parse-names" : false, "suffix" : "" } ], "container-title" : "Climate Dynamics", "id" : "ITEM-2", "issue" : "5", "issued" : { "date-parts" : [ [ "2017" ] ] }, "page" : "1483-1501", "title" : "Reconstructed and simulated temperature asymmetry between continents in both hemispheres over the last centuries", "translator" : [ { "dropping-particle" : "", "family" : "Q4964", "given" : "", "non-dropping-particle" : "", "parse-names" : false, "suffix" : "" } ], "type" : "article-journal", "volume" : "48" }, "uris" : [ "http://www.mendeley.com/documents/?uuid=16e2d54c-aef8-44df-b0cf-a651af66d570" ] } ], "mendeley" : { "formattedCitation" : "(Goosse et al., 2012; Goosse, 2017)", "manualFormatting" : "(Goosse et al., 2012)", "plainTextFormattedCitation" : "(Goosse et al., 2012; Goosse, 2017)", "previouslyFormattedCitation" : "(Goosse et al., 2012; Goosse, 2017)" }, "properties" : { "noteIndex" : 0 }, "schema" : "https://github.com/citation-style-language/schema/raw/master/csl-citation.json" }</w:instrText>
      </w:r>
      <w:r w:rsidRPr="00C734F4">
        <w:rPr>
          <w:lang w:val="en-GB"/>
        </w:rPr>
        <w:fldChar w:fldCharType="separate"/>
      </w:r>
      <w:r w:rsidR="00E41CA2">
        <w:rPr>
          <w:noProof/>
          <w:lang w:val="en-GB"/>
        </w:rPr>
        <w:t>(Goosse et al., 2012)</w:t>
      </w:r>
      <w:r w:rsidRPr="00C734F4">
        <w:rPr>
          <w:lang w:val="en-GB"/>
        </w:rPr>
        <w:fldChar w:fldCharType="end"/>
      </w:r>
      <w:commentRangeEnd w:id="448"/>
      <w:commentRangeEnd w:id="449"/>
      <w:r w:rsidR="00186A16">
        <w:rPr>
          <w:rStyle w:val="CommentReference"/>
          <w:rFonts w:asciiTheme="minorHAnsi" w:eastAsiaTheme="minorHAnsi" w:hAnsiTheme="minorHAnsi"/>
          <w:lang w:eastAsia="en-US"/>
        </w:rPr>
        <w:commentReference w:id="448"/>
      </w:r>
      <w:r w:rsidR="00E41CA2">
        <w:rPr>
          <w:rStyle w:val="CommentReference"/>
          <w:rFonts w:asciiTheme="minorHAnsi" w:eastAsiaTheme="minorHAnsi" w:hAnsiTheme="minorHAnsi"/>
          <w:lang w:eastAsia="en-US"/>
        </w:rPr>
        <w:commentReference w:id="449"/>
      </w:r>
      <w:r w:rsidRPr="00C734F4">
        <w:rPr>
          <w:lang w:val="en-GB"/>
        </w:rPr>
        <w:t xml:space="preserve"> and the absence of a globally coherent warm period in the common era before the recent warming </w:t>
      </w:r>
      <w:r w:rsidRPr="00C734F4">
        <w:rPr>
          <w:lang w:val="en-GB"/>
        </w:rPr>
        <w:fldChar w:fldCharType="begin" w:fldLock="1"/>
      </w:r>
      <w:r w:rsidR="000465A7">
        <w:rPr>
          <w:lang w:val="en-GB"/>
        </w:rPr>
        <w:instrText>ADDIN CSL_CITATION { "citationItems" : [ { "id" : "ITEM-1", "itemData" : { "DOI" : "10.1038/s41586-019-1401-2", "ISSN" : "1476-4687", "abstract" : "Earth\u2019s climate history is often understood by breaking it down into constituent climatic epochs1. Over the Common Era (the past 2,000 years) these epochs, such as the Little Ice Age2\u20134, have been characterized as having occurred at the same time across extensive spatial scales5. Although the rapid global warming seen in observations over the past 150 years does show nearly global coherence6, the spatiotemporal coherence of climate epochs earlier in the Common Era has yet to be robustly tested. Here we use global palaeoclimate reconstructions for the past 2,000 years, and find no evidence for preindustrial globally coherent cold and warm epochs. In particular, we find that the coldest epoch of the last millennium\u2014the putative Little Ice Age\u2014is most likely to have experienced the coldest temperatures during the fifteenth century in the central and eastern Pacific Ocean, during the seventeenth century in northwestern Europe and southeastern North America, and during the mid-nineteenth century over most of the remaining regions. Furthermore, the spatial coherence that does exist over the preindustrial Common Era is consistent with the spatial coherence of stochastic climatic variability. This lack of spatiotemporal coherence indicates that preindustrial forcing was not sufficient to produce globally synchronous extreme temperatures at multidecadal and centennial timescales. By contrast, we find that the warmest period of the past two millennia occurred during the twentieth century for more than 98 per cent of the globe. This provides strong evidence that anthropogenic global warming is not only unparalleled in terms of absolute temperatures5, but also unprecedented in spatial consistency within the context of the past 2,000 years.",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 ] }, "page" : "550-554", "title" : "No evidence for globally coherent warm and cold periods over the preindustrial Common Era", "translator" : [ { "dropping-particle" : "", "family" : "Q6254", "given" : "", "non-dropping-particle" : "", "parse-names" : false, "suffix" : "" } ], "type" : "article-journal", "volume" : "571" }, "uris" : [ "http://www.mendeley.com/documents/?uuid=90a053cd-17ae-4bcc-a356-fa1f959ec54f" ] } ], "mendeley" : { "formattedCitation" : "(Neukom et al., 2019)", "plainTextFormattedCitation" : "(Neukom et al., 2019)", "previouslyFormattedCitation" : "(Neukom et al., 2019)" }, "properties" : { "noteIndex" : 0 }, "schema" : "https://github.com/citation-style-language/schema/raw/master/csl-citation.json" }</w:instrText>
      </w:r>
      <w:r w:rsidRPr="00C734F4">
        <w:rPr>
          <w:lang w:val="en-GB"/>
        </w:rPr>
        <w:fldChar w:fldCharType="separate"/>
      </w:r>
      <w:r w:rsidR="00E41CA2">
        <w:rPr>
          <w:noProof/>
          <w:lang w:val="en-GB"/>
        </w:rPr>
        <w:t>(Neukom et al., 2019)</w:t>
      </w:r>
      <w:r w:rsidRPr="00C734F4">
        <w:rPr>
          <w:lang w:val="en-GB"/>
        </w:rPr>
        <w:fldChar w:fldCharType="end"/>
      </w:r>
      <w:r w:rsidRPr="00C734F4">
        <w:rPr>
          <w:lang w:val="en-GB"/>
        </w:rPr>
        <w:t>. Reconstructions of the atmospheric state obtained in the reanalysis also provide robust evidence of a local enhancement of warming or cooling conditions due to changes in atmospheric circulation, such as for the warm conditions in some European regions around 950</w:t>
      </w:r>
      <w:r w:rsidRPr="00C734F4">
        <w:rPr>
          <w:rFonts w:cs="Times New Roman"/>
          <w:lang w:val="en-GB"/>
        </w:rPr>
        <w:t>‒</w:t>
      </w:r>
      <w:r w:rsidRPr="00C734F4">
        <w:rPr>
          <w:lang w:val="en-GB"/>
        </w:rPr>
        <w:t xml:space="preserve">1250 CE, the cooling observed in 1809/1810, or the cold and rainy 1816 summer in Europe </w:t>
      </w:r>
      <w:commentRangeStart w:id="450"/>
      <w:r w:rsidRPr="00C734F4">
        <w:rPr>
          <w:lang w:val="en-GB"/>
        </w:rPr>
        <w:fldChar w:fldCharType="begin" w:fldLock="1"/>
      </w:r>
      <w:ins w:id="451" w:author="Robin Matthews" w:date="2021-07-11T16:13:00Z">
        <w:r w:rsidR="00186A16">
          <w:rPr>
            <w:lang w:val="en-GB"/>
          </w:rPr>
          <w: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"ITEM-2",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"ITEM-3",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"ITEM-3",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"ITEM-4", "itemData" : { "DOI" : "10.1088/1748-9326/ab3a10", "abstract" : "The European summer of 1816 has often been referred to as a \u2018year without a summer\u2019 due to anomalously cold conditions and unusual wetness, which led to widespread famines and agricultural failures. The cause has often been assumed to be the eruption of Mount Tambora in April 1815, however this link has not, until now, been proven. Here we apply state-of-the-art event attribution methods to quantify the contribution by the eruption and random weather variability to this extreme European summer climate anomaly. By selecting analogue summers that have similar sea-level-pressure patterns to that observed in 1816 from both observations and unperturbed climate model simulations, we show that the circulation state can reproduce the precipitation anomaly without external forcing, but can explain only about a quarter of the anomalously cold conditions. We find that in climate models, including the forcing by the Tambora eruption makes the European cold anomaly up to 100 times more likely, while the precipitation anomaly became 1.5\u20133 times as likely, attributing a large fraction of the observed anomalies to the volcanic forcing. Our study thus demonstrates how linking regional climate anomalies to large-scale circulation is necessary to quantitatively interpret and attribute post-eruption variability.", "author" : [ { "dropping-particle" : "", "family" : "Schurer", "given" : "Andrew P", "non-dropping-particle" : "", "parse-names" : false, "suffix" : "" }, { "dropping-particle" : "", "family" : "Hegerl", "given" : "Gabriele C", "non-dropping-particle" : "", "parse-names" : false, "suffix" : "" }, { "dropping-particle" : "", "family" : "Luterbacher", "given" : "J\u00fcrg",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"Tett", "given" : "Simon F B", "non-dropping-particle" : "", "parse-names" : false, "suffix" : "" }, { "dropping-particle" : "", "family" : "Zanchettin", "given" : "Davide", "non-dropping-particle" : "", "parse-names" : false, "suffix" : "" }, { "dropping-particle" : "", "family" : "Timmreck", "given" : "Claudia", "non-dropping-particle" : "", "parse-names" : false, "suffix" : "" } ], "container-title" : "Environmental Research Letters", "id" : "ITEM-4", "issue" : "9", "issued" : { "date-parts" : [ [ "2019", "9" ] ] }, "page" : "94019", "publisher" : "{IOP} Publishing", "title" : "Disentangling the causes of the 1816 European year without a summer", "translator" : [ { "dropping-particle" : "", "family" : "Q6238", "given" : "", "non-dropping-particle" : "", "parse-names" : false, "suffix" : "" } ], "type" : "article-journal", "volume" : "14" }, "uris" : [ "http://www.mendeley.com/documents/?uuid=fd64ce95-eb4f-449e-9722-5f4d8ee8c237" ] } ], "mendeley" : { "formattedCitation" : "(Goosse et al., 2012; Hakim et al., 2016; Franke et al., 2017; Schurer et al., 2019)", "manualFormatting" : "(Cross-Chapter Box 4.1; Goosse et al., 2012; Hakim et al., 2016; Franke et al., 2017; Schurer et al., 2019)", "plainTextFormattedCitation" : "(Goosse et al., 2012; Hakim et al., 2016; Franke et al., 2017; Schurer et al., 2019)", "previouslyFormattedCitation" : "(Goosse et al., 2012; Hakim et al., 2016; Franke et al., 2017; Schurer et al., 2019)" }, "properties" : { "noteIndex" : 0 }, "schema" : "https://github.com/citation-style-language/schema/raw/master/csl-citation.json" }</w:instrText>
        </w:r>
      </w:ins>
      <w:del w:id="452" w:author="Robin Matthews" w:date="2021-07-11T16:13:00Z">
        <w:r w:rsidR="000465A7" w:rsidDel="00186A16">
          <w:rPr>
            <w:lang w:val="en-GB"/>
          </w:rPr>
          <w:del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"ITEM-2",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"ITEM-3",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"ITEM-3",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"ITEM-4", "itemData" : { "DOI" : "10.1088/1748-9326/ab3a10", "abstract" : "The European summer of 1816 has often been referred to as a \u2018year without a summer\u2019 due to anomalously cold conditions and unusual wetness, which led to widespread famines and agricultural failures. The cause has often been assumed to be the eruption of Mount Tambora in April 1815, however this link has not, until now, been proven. Here we apply state-of-the-art event attribution methods to quantify the contribution by the eruption and random weather variability to this extreme European summer climate anomaly. By selecting analogue summers that have similar sea-level-pressure patterns to that observed in 1816 from both observations and unperturbed climate model simulations, we show that the circulation state can reproduce the precipitation anomaly without external forcing, but can explain only about a quarter of the anomalously cold conditions. We find that in climate models, including the forcing by the Tambora eruption makes the European cold anomaly up to 100 times more likely, while the precipitation anomaly became 1.5\u20133 times as likely, attributing a large fraction of the observed anomalies to the volcanic forcing. Our study thus demonstrates how linking regional climate anomalies to large-scale circulation is necessary to quantitatively interpret and attribute post-eruption variability.", "author" : [ { "dropping-particle" : "", "family" : "Schurer", "given" : "Andrew P", "non-dropping-particle" : "", "parse-names" : false, "suffix" : "" }, { "dropping-particle" : "", "family" : "Hegerl", "given" : "Gabriele C", "non-dropping-particle" : "", "parse-names" : false, "suffix" : "" }, { "dropping-particle" : "", "family" : "Luterbacher", "given" : "J\u00fcrg",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"Tett", "given" : "Simon F B", "non-dropping-particle" : "", "parse-names" : false, "suffix" : "" }, { "dropping-particle" : "", "family" : "Zanchettin", "given" : "Davide", "non-dropping-particle" : "", "parse-names" : false, "suffix" : "" }, { "dropping-particle" : "", "family" : "Timmreck", "given" : "Claudia", "non-dropping-particle" : "", "parse-names" : false, "suffix" : "" } ], "container-title" : "Environmental Research Letters", "id" : "ITEM-4", "issue" : "9", "issued" : { "date-parts" : [ [ "2019", "9" ] ] }, "page" : "94019", "publisher" : "{IOP} Publishing", "title" : "Disentangling the causes of the 1816 European year without a summer", "translator" : [ { "dropping-particle" : "", "family" : "Q6238", "given" : "", "non-dropping-particle" : "", "parse-names" : false, "suffix" : "" } ], "type" : "article-journal", "volume" : "14" }, "uris" : [ "http://www.mendeley.com/documents/?uuid=fd64ce95-eb4f-449e-9722-5f4d8ee8c237" ] } ], "mendeley" : { "formattedCitation" : "(Goosse et al., 2012; Hakim et al., 2016; Franke et al., 2017; Schurer et al., 2019)", "manualFormatting" : "( Cross-Chapter Box 4.1; Goosse et al., 2012; Hakim et al., 2016; Franke et al., 2017; Schurer et al., 2019)", "plainTextFormattedCitation" : "(Goosse et al., 2012; Hakim et al., 2016; Franke et al., 2017; Schurer et al., 2019)", "previouslyFormattedCitation" : "(Goosse et al., 2012; Hakim et al., 2016; Franke et al., 2017; Schurer et al., 2019)" }, "properties" : { "noteIndex" : 0 }, "schema" : "https://github.com/citation-style-language/schema/raw/master/csl-citation.json" }</w:delInstrText>
        </w:r>
      </w:del>
      <w:r w:rsidRPr="00C734F4">
        <w:rPr>
          <w:lang w:val="en-GB"/>
        </w:rPr>
        <w:fldChar w:fldCharType="separate"/>
      </w:r>
      <w:r w:rsidR="00E41CA2">
        <w:rPr>
          <w:noProof/>
        </w:rPr>
        <w:t>(</w:t>
      </w:r>
      <w:del w:id="453" w:author="Robin Matthews" w:date="2021-07-11T16:13:00Z">
        <w:r w:rsidR="00E41CA2" w:rsidDel="00186A16">
          <w:rPr>
            <w:noProof/>
          </w:rPr>
          <w:delText xml:space="preserve"> </w:delText>
        </w:r>
      </w:del>
      <w:r w:rsidR="00E41CA2">
        <w:rPr>
          <w:noProof/>
        </w:rPr>
        <w:t>Cross-Chapter Box 4.1; Goosse et al., 2012; Hakim et al., 2016; Franke et al., 2017; Schurer et al., 2019)</w:t>
      </w:r>
      <w:r w:rsidRPr="00C734F4">
        <w:rPr>
          <w:lang w:val="en-GB"/>
        </w:rPr>
        <w:fldChar w:fldCharType="end"/>
      </w:r>
      <w:commentRangeEnd w:id="450"/>
      <w:r w:rsidR="00E41CA2">
        <w:rPr>
          <w:rStyle w:val="CommentReference"/>
          <w:rFonts w:asciiTheme="minorHAnsi" w:eastAsiaTheme="minorHAnsi" w:hAnsiTheme="minorHAnsi"/>
          <w:lang w:eastAsia="en-US"/>
        </w:rPr>
        <w:commentReference w:id="450"/>
      </w:r>
      <w:r w:rsidRPr="00FB6EB0">
        <w:t>.</w:t>
      </w:r>
    </w:p>
    <w:p w14:paraId="5773FF1D" w14:textId="77777777" w:rsidR="0081226F" w:rsidRPr="00FB6EB0" w:rsidRDefault="0081226F" w:rsidP="0081226F">
      <w:pPr>
        <w:pStyle w:val="AR6BodyText"/>
      </w:pPr>
    </w:p>
    <w:p w14:paraId="180EED5B" w14:textId="77777777" w:rsidR="0081226F" w:rsidRPr="00FB6EB0" w:rsidRDefault="0081226F" w:rsidP="0081226F">
      <w:pPr>
        <w:pStyle w:val="AR6BodyText"/>
      </w:pPr>
    </w:p>
    <w:p w14:paraId="0FB46C2A" w14:textId="77777777" w:rsidR="0081226F" w:rsidRPr="00C734F4" w:rsidRDefault="0081226F" w:rsidP="0081226F">
      <w:pPr>
        <w:pStyle w:val="AR6Chap10Level21011"/>
        <w:rPr>
          <w:lang w:val="en-GB"/>
        </w:rPr>
      </w:pPr>
      <w:bookmarkStart w:id="454" w:name="_Toc5899626"/>
      <w:bookmarkStart w:id="455" w:name="_Toc6837947"/>
      <w:bookmarkStart w:id="456" w:name="_Toc29679416"/>
      <w:bookmarkStart w:id="457" w:name="_Toc30602358"/>
      <w:bookmarkStart w:id="458" w:name="_Toc70454712"/>
      <w:r w:rsidRPr="00C734F4">
        <w:rPr>
          <w:lang w:val="en-GB"/>
        </w:rPr>
        <w:t>Outlook for Improving Observational Data for Regional Climates</w:t>
      </w:r>
      <w:bookmarkEnd w:id="454"/>
      <w:bookmarkEnd w:id="455"/>
      <w:bookmarkEnd w:id="456"/>
      <w:bookmarkEnd w:id="457"/>
      <w:bookmarkEnd w:id="458"/>
    </w:p>
    <w:p w14:paraId="17A65244" w14:textId="77777777" w:rsidR="0081226F" w:rsidRPr="00C734F4" w:rsidRDefault="0081226F" w:rsidP="0081226F">
      <w:pPr>
        <w:pStyle w:val="AR6BodyText"/>
        <w:rPr>
          <w:rFonts w:eastAsiaTheme="majorEastAsia" w:cstheme="majorBidi"/>
          <w:b/>
          <w:i/>
          <w:szCs w:val="24"/>
          <w:lang w:val="en-GB" w:eastAsia="en-US"/>
        </w:rPr>
      </w:pPr>
    </w:p>
    <w:p w14:paraId="62AEA75C" w14:textId="2AC80929" w:rsidR="0081226F" w:rsidRPr="00C734F4" w:rsidRDefault="0081226F" w:rsidP="0081226F">
      <w:pPr>
        <w:pStyle w:val="AR6BodyText"/>
        <w:rPr>
          <w:lang w:val="en-GB"/>
        </w:rPr>
      </w:pPr>
      <w:r w:rsidRPr="00C734F4">
        <w:rPr>
          <w:lang w:val="en-GB"/>
        </w:rPr>
        <w:t xml:space="preserve">An encouraging development for understanding climate variations over the past 250 years or so at the global and regional scale lies in the field of data rescue, in which hitherto hidden archives of meteorological data are brought to the forefront (Sections 1.5.1.1 and 2.5). Surface observations from data rescue projects may then be assimilated to derive long-term high-resolution gridded surface regional reanalysis </w:t>
      </w:r>
      <w:r w:rsidRPr="00C734F4">
        <w:rPr>
          <w:lang w:val="en-GB"/>
        </w:rPr>
        <w:fldChar w:fldCharType="begin" w:fldLock="1"/>
      </w:r>
      <w:r w:rsidR="000465A7">
        <w:rPr>
          <w:lang w:val="en-GB"/>
        </w:rPr>
        <w:instrText>ADDIN CSL_CITATION { "citationItems" : [ { "id" : "ITEM-1", "itemData" : { "DOI" : "10.1002/qj.3663", "ISSN" : "0035-9009", "abstract" : "Abstract The knowledge of historical French weather has recently been improved through the development of the Spatially COherent Probabilistic Extended (SCOPE) climate reconstructions. This high-resolution ensemble daily reconstruction dataset of precipitation and temperature covers the period 1871?2012 and is derived through a statistical downscaling of the Twentieth Century Reanalysis. Historical surface observations ? even though rather scarce and sparse ? do exist from at least the beginning of the period considered, and this information does not currently feed SCOPE Climate. We propose to construct a new high-resolution surface reanalysis over France ? called FYRE Climate (French hYdrometeorological REanalysis Climate) ? by assimilating daily temperature and precipitation observations into SCOPE Climate through an offline Ensemble Kalman Filter. The goal of the study is to test methodological choices for developing the future FYRE Climate surface reanalysis. The data assimilation scheme is evaluated over the 2009?2012 period with an increasing assimilated observation density reproducing historical densities. A consistent set of independent stations is retained for validation in terms of continuous ranked probability score, daily bias and daily correlation. Results highlight the importance of the localization as well as the Gaussian anamorphosis for precipitation. They show that: (a) the reanalysis has a lower uncertainty than the initial SCOPE Climate reconstructions, (b) its reliability is similar, and (c) the data assimilation allows reaching the performance of the reference Safran surface reanalysis over France, even for a density of observations as low as the one of 1950. These results thus pave the way for a full 140-year high-resolution precipitation and temperature surface reanalysis over France.", "author" : [ { "dropping-particle" : "", "family" : "Devers", "given" : "Alexandre", "non-dropping-particle" : "", "parse-names" : false, "suffix" : "" }, { "dropping-particle" : "", "family" : "Vidal", "given" : "Jean-Philippe", "non-dropping-particle" : "", "parse-names" : false, "suffix" : "" }, { "dropping-particle" : "", "family" : "Lauvernet", "given" : "Claire", "non-dropping-particle" : "", "parse-names" : false, "suffix" : "" }, { "dropping-particle" : "", "family" : "Graff", "given" : "Benjamin", "non-dropping-particle" : "", "parse-names" : false, "suffix" : "" }, { "dropping-particle" : "", "family" : "Vannier", "given" : "Olivier", "non-dropping-particle" : "", "parse-names" : false, "suffix" : "" } ], "container-title" : "Quarterly Journal of the Royal Meteorological Society", "id" : "ITEM-1", "issue" : "726", "issued" : { "date-parts" : [ [ "2020", "1", "1" ] ] }, "note" : "doi: 10.1002/qj.3663", "page" : "153-173", "publisher" : "John Wiley &amp; Sons, Ltd", "title" : "A framework for high-resolution meteorological surface reanalysis through offline data assimilation in an ensemble of downscaled reconstructions", "translator" : [ { "dropping-particle" : "", "family" : "Q6303", "given" : "", "non-dropping-particle" : "", "parse-names" : false, "suffix" : "" } ], "type" : "article-journal", "volume" : "146" }, "uris" : [ "http://www.mendeley.com/documents/?uuid=194d605a-e072-481b-8d87-0041932d0657" ] } ], "mendeley" : { "formattedCitation" : "(Devers et al., 2020)", "plainTextFormattedCitation" : "(Devers et al., 2020)", "previouslyFormattedCitation" : "(Devers et al., 2020)" }, "properties" : { "noteIndex" : 0 }, "schema" : "https://github.com/citation-style-language/schema/raw/master/csl-citation.json" }</w:instrText>
      </w:r>
      <w:r w:rsidRPr="00C734F4">
        <w:rPr>
          <w:lang w:val="en-GB"/>
        </w:rPr>
        <w:fldChar w:fldCharType="separate"/>
      </w:r>
      <w:r w:rsidR="00E41CA2">
        <w:rPr>
          <w:noProof/>
          <w:lang w:val="en-GB"/>
        </w:rPr>
        <w:t>(Devers et al., 2020)</w:t>
      </w:r>
      <w:r w:rsidRPr="00C734F4">
        <w:rPr>
          <w:lang w:val="en-GB"/>
        </w:rPr>
        <w:fldChar w:fldCharType="end"/>
      </w:r>
      <w:r w:rsidRPr="00C734F4">
        <w:rPr>
          <w:lang w:val="en-GB"/>
        </w:rPr>
        <w:t xml:space="preserve">. Global extended reanalyses such as 20CR </w:t>
      </w:r>
      <w:r w:rsidRPr="00C734F4">
        <w:rPr>
          <w:lang w:val="en-GB"/>
        </w:rPr>
        <w:fldChar w:fldCharType="begin" w:fldLock="1"/>
      </w:r>
      <w:r w:rsidR="000465A7">
        <w:rPr>
          <w:lang w:val="en-GB"/>
        </w:rPr>
        <w:instrText>ADDIN CSL_CITATION { "citationItems" : [ { "id" : "ITEM-1", "itemData" : { "DOI" : "10.1002/qj.776", "ISSN" : "00359009", "author" : [ { "dropping-particle" : "", "family" : "Compo", "given" : "G. P.", "non-dropping-particle" : "", "parse-names" : false, "suffix" : "" }, { "dropping-particle" : "", "family" : "Whitaker", "given" : "J. S.", "non-dropping-particle" : "", "parse-names" : false, "suffix" : "" }, { "dropping-particle" : "", "family" : "Sardeshmukh", "given" : "P. D.", "non-dropping-particle" : "", "parse-names" : false, "suffix" : "" }, { "dropping-particle" : "", "family" : "Matsui", "given" : "N.", "non-dropping-particle" : "", "parse-names" : false, "suffix" : "" }, { "dropping-particle" : "", "family" : "Allan", "given" : "R. J.", "non-dropping-particle" : "", "parse-names" : false, "suffix" : "" }, { "dropping-particle" : "", "family" : "Yin", "given" : "X.", "non-dropping-particle" : "", "parse-names" : false, "suffix" : "" }, { "dropping-particle" : "", "family" : "Gleason", "given" : "B. E.", "non-dropping-particle" : "", "parse-names" : false, "suffix" : "" }, { "dropping-particle" : "", "family" : "Vose", "given" : "R. S.", "non-dropping-particle" : "", "parse-names" : false, "suffix" : "" }, { "dropping-particle" : "", "family" : "Rutledge", "given" : "G.", "non-dropping-particle" : "", "parse-names" : false, "suffix" : "" }, { "dropping-particle" : "", "family" : "Bessemoulin", "given" : "P.", "non-dropping-particle" : "", "parse-names" : false, "suffix" : "" }, { "dropping-particle" : "", "family" : "Br\u00f6nnimann", "given" : "S.", "non-dropping-particle" : "", "parse-names" : false, "suffix" : "" }, { "dropping-particle" : "", "family" : "Brunet", "given" : "M.", "non-dropping-particle" : "", "parse-names" : false, "suffix" : "" }, { "dropping-particle" : "", "family" : "Crouthamel", "given" : "R. I.", "non-dropping-particle" : "", "parse-names" : false, "suffix" : "" }, { "dropping-particle" : "", "family" : "Grant", "given" : "A. N.", "non-dropping-particle" : "", "parse-names" : false, "suffix" : "" }, { "dropping-particle" : "", "family" : "Groisman", "given" : "P. Y.", "non-dropping-particle" : "", "parse-names" : false, "suffix" : "" }, { "dropping-particle" : "", "family" : "Jones", "given" : "P. D.", "non-dropping-particle" : "", "parse-names" : false, "suffix" : "" }, { "dropping-particle" : "", "family" : "Kruk", "given" : "M. C.", "non-dropping-particle" : "", "parse-names" : false, "suffix" : "" }, { "dropping-particle" : "", "family" : "Kruger", "given" : "A. C.", "non-dropping-particle" : "", "parse-names" : false, "suffix" : "" }, { "dropping-particle" : "", "family" : "Marshall", "given" : "G. J.", "non-dropping-particle" : "", "parse-names" : false, "suffix" : "" }, { "dropping-particle" : "", "family" : "Maugeri", "given" : "M.", "non-dropping-particle" : "", "parse-names" : false, "suffix" : "" }, { "dropping-particle" : "", "family" : "Mok", "given" : "H. Y.", "non-dropping-particle" : "", "parse-names" : false, "suffix" : "" }, { "dropping-particle" : "", "family" : "Nordli", "given" : "\u00d8.", "non-dropping-particle" : "", "parse-names" : false, "suffix" : "" }, { "dropping-particle" : "", "family" : "Ross", "given" : "T. F.", "non-dropping-particle" : "", "parse-names" : false, "suffix" : "" }, { "dropping-particle" : "", "family" : "Trigo", "given" : "R. M.", "non-dropping-particle" : "", "parse-names" : false, "suffix" : "" }, { "dropping-particle" : "", "family" : "Wang", "given" : "X. L.", "non-dropping-particle" : "", "parse-names" : false, "suffix" : "" }, { "dropping-particle" : "", "family" : "Woodruff", "given" : "S. D.", "non-dropping-particle" : "", "parse-names" : false, "suffix" : "" }, { "dropping-particle" : "", "family" : "Worley", "given" : "S. J.", "non-dropping-particle" : "", "parse-names" : false, "suffix" : "" } ], "container-title" : "Quarterly Journal of the Royal Meteorological Society", "id" : "ITEM-1", "issue" : "654", "issued" : { "date-parts" : [ [ "2011", "1" ] ] }, "page" : "1-28", "title" : "The Twentieth Century Reanalysis Project", "translator" : [ { "dropping-particle" : "", "family" : "Q4314", "given" : "", "non-dropping-particle" : "", "parse-names" : false, "suffix" : "" } ], "type" : "article-journal", "volume" : "137" }, "uris" : [ "http://www.mendeley.com/documents/?uuid=50970f3a-c216-4afb-815a-b92b75553ea4" ] } ], "mendeley" : { "formattedCitation" : "(Compo et al., 2011)", "plainTextFormattedCitation" : "(Compo et al., 2011)", "previouslyFormattedCitation" : "(Compo et al., 2011)" }, "properties" : { "noteIndex" : 0 }, "schema" : "https://github.com/citation-style-language/schema/raw/master/csl-citation.json" }</w:instrText>
      </w:r>
      <w:r w:rsidRPr="00C734F4">
        <w:rPr>
          <w:lang w:val="en-GB"/>
        </w:rPr>
        <w:fldChar w:fldCharType="separate"/>
      </w:r>
      <w:r w:rsidR="00E41CA2">
        <w:rPr>
          <w:noProof/>
          <w:lang w:val="en-GB"/>
        </w:rPr>
        <w:t>(Compo et al., 2011)</w:t>
      </w:r>
      <w:r w:rsidRPr="00C734F4">
        <w:rPr>
          <w:lang w:val="en-GB"/>
        </w:rPr>
        <w:fldChar w:fldCharType="end"/>
      </w:r>
      <w:r w:rsidRPr="00C734F4">
        <w:rPr>
          <w:lang w:val="en-GB"/>
        </w:rPr>
        <w:t xml:space="preserve">, ERA-20C </w:t>
      </w:r>
      <w:commentRangeStart w:id="459"/>
      <w:r w:rsidRPr="00C734F4">
        <w:rPr>
          <w:lang w:val="en-GB"/>
        </w:rPr>
        <w:fldChar w:fldCharType="begin" w:fldLock="1"/>
      </w:r>
      <w:r w:rsidR="000465A7">
        <w:rPr>
          <w:lang w:val="en-GB"/>
        </w:rPr>
        <w:instrText>ADDIN CSL_CITATION { "citationItems" : [ { "id" : "ITEM-1", "itemData" : { "DOI" : "10.1175/JCLI-D-15-0556.1", "ISSN" : "0894-8755", "abstract" : "AbstractThe ECMWF twentieth century reanalysis (ERA-20C; 1900?2010)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product?s quality on selected time scales and regions.",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"ITEM-1", "issue" : "11", "issued" : { "date-parts" : [ [ "2016", "6", "4" ] ] }, "note" : "From Duplicate 1 (ERA-20C: An Atmospheric Reanalysis of the Twentieth Century - Poli, Paul; Hersbach, Hans; Dee, Dick P.; Berrisford, Paul; Simmons, Adrian J.; Vitart, Fr\u00e9d\u00e9ric; Laloyaux, Patrick; Tan, David G. H.; Peubey, Carole; Th\u00e9paut, Jean-No\u00ebl; Tr\u00e9molet, Yannick; H\u00f3lm, El\u00edas V.; Bonavita, Massimo; Isaksen, Lars; Fisher, Michael)\n\nFrom Duplicate 2 (ERA-20C: An Atmospheric Reanalysis of the Twentieth Century - Poli, Paul; Hersbach, Hans; Dee, Dick P; Berrisford, Paul; Simmons, Adrian J; Vitart, Fr\u00e9d\u00e9ric; Laloyaux, Patrick; Tan, David G H; Peubey, Carole; Th\u00e9paut, Jean-No\u00ebl; Tr\u00e9molet, Yannick; H\u00f3lm, El\u00edas V; Bonavita, Massimo; Isaksen, Lars; Fisher, Michael)\n\ndoi: 10.1175/JCLI-D-15-0556.1", "page" : "4083-4097", "publisher" : "American Meteorological Society", "title" : "ERA-20C: An Atmospheric Reanalysis of the Twentieth Century", "translator" : [ { "dropping-particle" : "", "family" : "Q5537", "given" : "", "non-dropping-particle" : "", "parse-names" : false, "suffix" : "" } ], "type" : "article-journal", "volume" : "29" }, "uris" : [ "http://www.mendeley.com/documents/?uuid=f6ee567f-bb8b-4562-94fa-12e97daea011" ] }, { "id" : "ITEM-2", "itemData" : { "DOI" : "10.1175/BAMS-D-15-00194.1", "ISSN" : "0003-0007", "abstract" : "AbstractTo better understand the impacts of climate change, environmental monitoring capabilities must be enhanced by deploying additional and more accurate satellite- and ground-based (including in situ) sensors. In addition, reanalysis of observations collected decades ago but long forgotten can unlock precious information about the recent past. Historical, in situ observations mainly cover densely inhabited areas and frequently traveled routes. In contrast, large selections of early meteorological satellite data, waiting to be exploited today, provide information about remote areas unavailable from any other source. When initially collected, these satellite data posed great challenges to transmission and archiving facilities. As a result, data access was limited to the main teams of scientific investigators associated with the instruments. As archive media have aged, so have the mission scientists and other pioneers of satellite meteorology, who sometimes retired in possession of unique and unpublished information.This paper presents examples of recently recovered satellite data records, including satellite imagery, early infrared hyperspectral soundings, and early microwave humidity soundings. Their value for climate applications today can be realized using methods and techniques that were not yet available when the data were first collected, including efficient and accurate observation simulators and data assimilation into reanalyses. Modern technical infrastructure allows serving entire mission datasets online, enabling easy access and exploration by a broad range of users, including new and old generations of climate scientists.", "author" : [ { "dropping-particle" : "", "family" : "Poli", "given" : "Paul", "non-dropping-particle" : "", "parse-names" : false, "suffix" : "" }, { "dropping-particle" : "", "family" : "Dee", "given" : "Dick P", "non-dropping-particle" : "", "parse-names" : false, "suffix" : "" }, { "dropping-particle" : "", "family" : "Saunders", "given" : "Roger", "non-dropping-particle" : "", "parse-names" : false, "suffix" : "" }, { "dropping-particle" : "", "family" : "John", "given" : "Viju O", "non-dropping-particle" : "", "parse-names" : false, "suffix" : "" }, { "dropping-particle" : "", "family" : "Rayer", "given" : "Peter", "non-dropping-particle" : "", "parse-names" : false, "suffix" : "" }, { "dropping-particle" : "", "family" : "Schulz", "given" : "J\u00f6rg", "non-dropping-particle" : "", "parse-names" : false, "suffix" : "" }, { "dropping-particle" : "", "family" : "Holmlund", "given" : "Kenneth", "non-dropping-particle" : "", "parse-names" : false, "suffix" : "" }, { "dropping-particle" : "", "family" : "Coppens", "given" : "Dorothee", "non-dropping-particle" : "", "parse-names" : false, "suffix" : "" }, { "dropping-particle" : "", "family" : "Klaes", "given" : "Dieter", "non-dropping-particle" : "", "parse-names" : false, "suffix" : "" }, { "dropping-particle" : "", "family" : "Johnson", "given" : "James E", "non-dropping-particle" : "", "parse-names" : false, "suffix" : "" }, { "dropping-particle" : "", "family" : "Esfandiari", "given" : "Asghar E", "non-dropping-particle" : "", "parse-names" : false, "suffix" : "" }, { "dropping-particle" : "V", "family" : "Gerasimov", "given" : "Irina", "non-dropping-particle" : "", "parse-names" : false, "suffix" : "" }, { "dropping-particle" : "", "family" : "Zamkoff", "given" : "Emily B", "non-dropping-particle" : "", "parse-names" : false, "suffix" : "" }, { "dropping-particle" : "", "family" : "Al-Jazrawi", "given" : "Atheer F", "non-dropping-particle" : "", "parse-names" : false, "suffix" : "" }, { "dropping-particle" : "", "family" : "Santek", "given" : "David", "non-dropping-particle" : "", "parse-names" : false, "suffix" : "" }, { "dropping-particle" : "", "family" : "Albani", "given" : "Mirko", "non-dropping-particle" : "", "parse-names" : false, "suffix" : "" }, { "dropping-particle" : "", "family" : "Brunel", "given" : "Pascal", "non-dropping-particle" : "", "parse-names" : false, "suffix" : "" }, { "dropping-particle" : "", "family" : "Fennig", "given" : "Karsten", "non-dropping-particle" : "", "parse-names" : false, "suffix" : "" }, { "dropping-particle" : "", "family" : "Schr\u00f6der", "given" : "Marc", "non-dropping-particle" : "", "parse-names" : false, "suffix" : "" }, { "dropping-particle" : "", "family" : "Kobayashi", "given" : "Shinya", "non-dropping-particle" : "", "parse-names" : false, "suffix" : "" }, { "dropping-particle" : "", "family" : "Oertel", "given" : "Dieter", "non-dropping-particle" : "", "parse-names" : false, "suffix" : "" }, { "dropping-particle" : "", "family" : "D\u00f6hler", "given" : "Wolfgang", "non-dropping-particle" : "", "parse-names" : false, "suffix" : "" }, { "dropping-particle" : "", "family" : "Sp\u00e4nkuch", "given" : "Dietrich", "non-dropping-particle" : "", "parse-names" : false, "suffix" : "" }, { "dropping-particle" : "", "family" : "Bojinski", "given" : "Stephan", "non-dropping-particle" : "", "parse-names" : false, "suffix" : "" } ], "container-title" : "Bulletin of the American Meteorological Society", "id" : "ITEM-2", "issue" : "7", "issued" : { "date-parts" : [ [ "2016", "12", "7" ] ] }, "note" : "doi: 10.1175/BAMS-D-15-00194.1", "page" : "1471-1484", "publisher" : "American Meteorological Society", "title" : "Recent Advances in Satellite Data Rescue", "translator" : [ { "dropping-particle" : "", "family" : "Q5868", "given" : "", "non-dropping-particle" : "", "parse-names" : false, "suffix" : "" } ], "type" : "article-journal", "volume" : "98" }, "uris" : [ "http://www.mendeley.com/documents/?uuid=ceb13100-eb75-4b7f-bdb8-50d5b7fec73a" ] } ], "mendeley" : { "formattedCitation" : "(Poli et al., 2016b, 2016a)", "plainTextFormattedCitation" : "(Poli et al., 2016b, 2016a)", "previouslyFormattedCitation" : "(Poli et al., 2016b, 2016a)" }, "properties" : { "noteIndex" : 0 }, "schema" : "https://github.com/citation-style-language/schema/raw/master/csl-citation.json" }</w:instrText>
      </w:r>
      <w:r w:rsidRPr="00C734F4">
        <w:rPr>
          <w:lang w:val="en-GB"/>
        </w:rPr>
        <w:fldChar w:fldCharType="separate"/>
      </w:r>
      <w:r w:rsidR="00E41CA2">
        <w:rPr>
          <w:noProof/>
          <w:lang w:val="en-GB"/>
        </w:rPr>
        <w:t>(Poli et al., 2016</w:t>
      </w:r>
      <w:ins w:id="460" w:author="Robin Matthews" w:date="2021-07-11T16:14:00Z">
        <w:r w:rsidR="00186A16">
          <w:rPr>
            <w:noProof/>
            <w:lang w:val="en-GB"/>
          </w:rPr>
          <w:t>a, b</w:t>
        </w:r>
      </w:ins>
      <w:del w:id="461" w:author="Robin Matthews" w:date="2021-07-11T16:14:00Z">
        <w:r w:rsidR="00E41CA2" w:rsidDel="00186A16">
          <w:rPr>
            <w:noProof/>
            <w:lang w:val="en-GB"/>
          </w:rPr>
          <w:delText>b, 2016a</w:delText>
        </w:r>
      </w:del>
      <w:r w:rsidR="00E41CA2">
        <w:rPr>
          <w:noProof/>
          <w:lang w:val="en-GB"/>
        </w:rPr>
        <w:t>)</w:t>
      </w:r>
      <w:r w:rsidRPr="00C734F4">
        <w:rPr>
          <w:lang w:val="en-GB"/>
        </w:rPr>
        <w:fldChar w:fldCharType="end"/>
      </w:r>
      <w:commentRangeEnd w:id="459"/>
      <w:r w:rsidR="00E41CA2">
        <w:rPr>
          <w:rStyle w:val="CommentReference"/>
          <w:rFonts w:asciiTheme="minorHAnsi" w:eastAsiaTheme="minorHAnsi" w:hAnsiTheme="minorHAnsi"/>
          <w:lang w:eastAsia="en-US"/>
        </w:rPr>
        <w:commentReference w:id="459"/>
      </w:r>
      <w:r w:rsidRPr="00C734F4">
        <w:rPr>
          <w:lang w:val="en-GB"/>
        </w:rPr>
        <w:t xml:space="preserve"> or CERA-20C </w:t>
      </w:r>
      <w:r w:rsidRPr="00C734F4">
        <w:rPr>
          <w:lang w:val="en-GB"/>
        </w:rPr>
        <w:fldChar w:fldCharType="begin" w:fldLock="1"/>
      </w:r>
      <w:r w:rsidR="000465A7">
        <w:rPr>
          <w:lang w:val="en-GB"/>
        </w:rPr>
        <w:instrText>ADDIN CSL_CITATION { "citationItems" : [ { "id" : "ITEM-1", "itemData" : { "DOI" : "10.1029/2018MS001273", "ISSN" : "19422466", "abstract" : "Abstract CERA-20C is a coupled reanalysis of the twentieth century which aims to reconstruct the past weather and climate of the Earth system including the atmosphere, ocean, land, ocean waves, and sea ice. This reanalysis is based on the CERA coupled atmosphere-ocean assimilation system developed at ECMWF. CERA-20C provides a 10 member ensemble of reanalyses to account for errors in the observational record as well as model error. It benefited from the prior experience of the retrospective atmospheric analysis ERA-20C.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CERA-20C improves the specification of the background and the observation errors, two key elements to ensure a consistent weighting of the uncertainties across geophysical variables, space, and time. The quality of CERA-20C has been evaluated against other centennial reanalyses and independent observations. Although CERA-20C inherits some limitations of ERA-20C to represent correctly the tropical cyclones in the first part of the century, it shows significant improvements in the troposphere, compared to ERA-20C and 20CRv2c (the twentieth century reanalysis produced by NOAA/CIRES). A preliminary study of the climate variability in CERA-20C has been carried out. CERA-20C improves on the representation of atmosphere-ocean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"5" ] ] }, "page" : "1172-1195", "publisher" : "John Wiley &amp; Sons, Ltd", "title" : "CERA-20C: A Coupled Reanalysis of the Twentieth Century", "translator" : [ { "dropping-particle" : "", "family" : "Q4917", "given" : "", "non-dropping-particle" : "", "parse-names" : false, "suffix" : "" } ], "type" : "article-journal", "volume" : "10" }, "uris" : [ "http://www.mendeley.com/documents/?uuid=76ff0b98-6d7f-4836-82e0-deb64a60e1e4" ] } ], "mendeley" : { "formattedCitation" : "(Laloyaux et al., 2018)", "plainTextFormattedCitation" : "(Laloyaux et al., 2018)", "previouslyFormattedCitation" : "(Laloyaux et al., 2018)" }, "properties" : { "noteIndex" : 0 }, "schema" : "https://github.com/citation-style-language/schema/raw/master/csl-citation.json" }</w:instrText>
      </w:r>
      <w:r w:rsidRPr="00C734F4">
        <w:rPr>
          <w:lang w:val="en-GB"/>
        </w:rPr>
        <w:fldChar w:fldCharType="separate"/>
      </w:r>
      <w:r w:rsidR="00E41CA2">
        <w:rPr>
          <w:noProof/>
          <w:lang w:val="en-GB"/>
        </w:rPr>
        <w:t>(Laloyaux et al., 2018)</w:t>
      </w:r>
      <w:r w:rsidRPr="00C734F4">
        <w:rPr>
          <w:lang w:val="en-GB"/>
        </w:rPr>
        <w:fldChar w:fldCharType="end"/>
      </w:r>
      <w:r w:rsidRPr="00C734F4">
        <w:rPr>
          <w:lang w:val="en-GB"/>
        </w:rPr>
        <w:t xml:space="preserve"> may be further downscaled to quantify the variability of past climate at the regional scale </w:t>
      </w:r>
      <w:r w:rsidRPr="00C734F4">
        <w:rPr>
          <w:lang w:val="en-GB"/>
        </w:rPr>
        <w:fldChar w:fldCharType="begin" w:fldLock="1"/>
      </w:r>
      <w:r w:rsidR="000465A7">
        <w:rPr>
          <w:lang w:val="en-GB"/>
        </w:rPr>
        <w:instrText>ADDIN CSL_CITATION { "citationItems" : [ { "id" : "ITEM-1", "itemData" : { "DOI" : "10.5194/cp-12-635-2016", "author" : [ { "dropping-particle" : "", "family" : "Caillouet", "given" : "L", "non-dropping-particle" : "", "parse-names" : false, "suffix" : "" }, { "dropping-particle" : "", "family" : "Vidal", "given" : "J.-P.", "non-dropping-particle" : "", "parse-names" : false, "suffix" : "" }, { "dropping-particle" : "", "family" : "Sauquet", "given" : "E", "non-dropping-particle" : "", "parse-names" : false, "suffix" : "" }, { "dropping-particle" : "", "family" : "Graff", "given" : "B", "non-dropping-particle" : "", "parse-names" : false, "suffix" : "" } ], "container-title" : "Climate of the Past", "id" : "ITEM-1", "issue" : "3", "issued" : { "date-parts" : [ [ "2016" ] ] }, "page" : "635-662", "title" : "Probabilistic precipitation and temperature downscaling of the Twentieth Century Reanalysis over France", "translator" : [ { "dropping-particle" : "", "family" : "Q6304", "given" : "", "non-dropping-particle" : "", "parse-names" : false, "suffix" : "" } ], "type" : "article-journal", "volume" : "12" }, "uris" : [ "http://www.mendeley.com/documents/?uuid=b749af5b-8b31-47ad-8268-0a5873132a57" ] }, { "id" : "ITEM-2", "itemData" : { "DOI" : "10.5194/essd-11-241-2019", "author" : [ { "dropping-particle" : "", "family" : "Caillouet", "given" : "L", "non-dropping-particle" : "", "parse-names" : false, "suffix" : "" }, { "dropping-particle" : "", "family" : "Vidal", "given" : "J.-P.", "non-dropping-particle" : "", "parse-names" : false, "suffix" : "" }, { "dropping-particle" : "", "family" : "Sauquet", "given" : "E", "non-dropping-particle" : "", "parse-names" : false, "suffix" : "" }, { "dropping-particle" : "", "family" : "Graff", "given" : "B", "non-dropping-particle" : "", "parse-names" : false, "suffix" : "" }, { "dropping-particle" : "", "family" : "Soubeyroux", "given" : "J.-M.", "non-dropping-particle" : "", "parse-names" : false, "suffix" : "" } ], "container-title" : "Earth System Science Data", "id" : "ITEM-2", "issue" : "1", "issued" : { "date-parts" : [ [ "2019" ] ] }, "page" : "241-260", "title" : "SCOPE Climate: a 142-year daily high-resolution ensemble meteorological reconstruction dataset over France", "translator" : [ { "dropping-particle" : "", "family" : "Q6299", "given" : "", "non-dropping-particle" : "", "parse-names" : false, "suffix" : "" } ], "type" : "article-journal", "volume" : "11" }, "uris" : [ "http://www.mendeley.com/documents/?uuid=e5d6789d-97c2-4de8-862b-d0947383ab50" ] } ], "mendeley" : { "formattedCitation" : "(Caillouet et al., 2016, 2019)", "plainTextFormattedCitation" : "(Caillouet et al., 2016, 2019)", "previouslyFormattedCitation" : "(Caillouet et al., 2016, 2019)" }, "properties" : { "noteIndex" : 0 }, "schema" : "https://github.com/citation-style-language/schema/raw/master/csl-citation.json" }</w:instrText>
      </w:r>
      <w:r w:rsidRPr="00C734F4">
        <w:rPr>
          <w:lang w:val="en-GB"/>
        </w:rPr>
        <w:fldChar w:fldCharType="separate"/>
      </w:r>
      <w:r w:rsidR="00E41CA2">
        <w:rPr>
          <w:noProof/>
          <w:lang w:val="en-GB"/>
        </w:rPr>
        <w:t>(Caillouet et al., 2016, 2019)</w:t>
      </w:r>
      <w:r w:rsidRPr="00C734F4">
        <w:rPr>
          <w:lang w:val="en-GB"/>
        </w:rPr>
        <w:fldChar w:fldCharType="end"/>
      </w:r>
      <w:r w:rsidRPr="00C734F4">
        <w:rPr>
          <w:lang w:val="en-GB"/>
        </w:rPr>
        <w:t>.</w:t>
      </w:r>
    </w:p>
    <w:p w14:paraId="61575826" w14:textId="77777777" w:rsidR="0081226F" w:rsidRPr="00C734F4" w:rsidRDefault="0081226F" w:rsidP="0081226F">
      <w:pPr>
        <w:pStyle w:val="AR6BodyText"/>
        <w:rPr>
          <w:lang w:val="en-GB"/>
        </w:rPr>
      </w:pPr>
    </w:p>
    <w:p w14:paraId="6EDDA0F0" w14:textId="4937F758" w:rsidR="0081226F" w:rsidRPr="00371D58" w:rsidRDefault="0081226F" w:rsidP="0081226F">
      <w:pPr>
        <w:pStyle w:val="AR6BodyText"/>
        <w:rPr>
          <w:lang w:val="es-ES"/>
        </w:rPr>
      </w:pPr>
      <w:r w:rsidRPr="00C734F4">
        <w:rPr>
          <w:lang w:val="en-GB"/>
        </w:rPr>
        <w:t xml:space="preserve">One of the main scientific challenges related to high-resolution regional climate modelling is dealing with the representation of fine-scale processes (e.g., </w:t>
      </w:r>
      <w:commentRangeStart w:id="462"/>
      <w:r w:rsidRPr="00C734F4">
        <w:rPr>
          <w:lang w:val="en-GB"/>
        </w:rPr>
        <w:fldChar w:fldCharType="begin" w:fldLock="1"/>
      </w:r>
      <w:r w:rsidR="000465A7">
        <w:rPr>
          <w:lang w:val="en-GB"/>
        </w:rPr>
        <w:instrText>ADDIN CSL_CITATION { "citationItems" : [ { "id" : "ITEM-1", "itemData" : { "DOI" : "10.1175/BAMS-D-17-0125.1", "ISSN" : "0003-0007", "abstract" : "AbstractAfter extensive efforts over the course of a decade, convective-scale weather forecasts with horizontal grid spacings of 1?5 km are now operational at national weather services around the world, accompanied by ensemble prediction systems (EPSs). However, though already operational, the capacity of forecasts for this scale is still to be fully exploited by overcoming the fundamental difficulty in prediction: the fully three-dimensional and turbulent nature of the atmosphere. The prediction of this scale is totally different from that of the synoptic scale (103 km), with slowly evolving semigeostrophic dynamics and relatively long predictability on the order of a few days.Even theoretically, very little is understood about the convective scale compared to our extensive knowledge of the synoptic-scale weather regime as a partial differential equation system, as well as in terms of the fluid mechanics, predictability, uncertainties, and stochasticity. Furthermore, there is a requirement for a drastic modification of data assimilation methodologies, physics (e.g., microphysics), and parameterizations, as well as the numerics for use at the convective scale. We need to focus on more fundamental theoretical issues?the Liouville principle and Bayesian probability for probabilistic forecasts?and more fundamental turbulence research to provide robust numerics for the full variety of turbulent flows.The present essay reviews those basic theoretical challenges as comprehensibly as possible. The breadth of the problems that we face is a challenge in itself: an attempt to reduce these into a single critical agenda should be avoided.", "author" : [ { "dropping-particle" : "", "family" : "Yano", "given" : "Jun-Ichi", "non-dropping-particle" : "", "parse-names" : false, "suffix" : "" }, { "dropping-particle" : "", "family" : "Ziemia\u0144ski", "given" : "Micha\u0142 Z", "non-dropping-particle" : "", "parse-names" : false, "suffix" : "" }, { "dropping-particle" : "", "family" : "Cullen", "given" : "Mike", "non-dropping-particle" : "", "parse-names" : false, "suffix" : "" }, { "dropping-particle" : "", "family" : "Termonia", "given" : "Piet", "non-dropping-particle" : "", "parse-names" : false, "suffix" : "" }, { "dropping-particle" : "", "family" : "Onvlee", "given" : "Jeanette", "non-dropping-particle" : "", "parse-names" : false, "suffix" : "" }, { "dropping-particle" : "", "family" : "Bengtsson", "given" : "Lisa", "non-dropping-particle" : "", "parse-names" : false, "suffix" : "" }, { "dropping-particle" : "", "family" : "Carrassi", "given" : "Alberto", "non-dropping-particle" : "", "parse-names" : false, "suffix" : "" }, { "dropping-particle" : "", "family" : "Davy", "given" : "Richard", "non-dropping-particle" : "", "parse-names" : false, "suffix" : "" }, { "dropping-particle" : "", "family" : "Deluca", "given" : "Anna", "non-dropping-particle" : "", "parse-names" : false, "suffix" : "" }, { "dropping-particle" : "", "family" : "Gray", "given" : "Suzanne L", "non-dropping-particle" : "", "parse-names" : false, "suffix" : "" }, { "dropping-particle" : "", "family" : "Homar", "given" : "V\u00edctor", "non-dropping-particle" : "", "parse-names" : false, "suffix" : "" }, { "dropping-particle" : "", "family" : "K\u00f6hler", "given" : "Martin", "non-dropping-particle" : "", "parse-names" : false, "suffix" : "" }, { "dropping-particle" : "", "family" : "Krichak", "given" : "Simon", "non-dropping-particle" : "", "parse-names" : false, "suffix" : "" }, { "dropping-particle" : "", "family" : "Michaelides", "given" : "Silas", "non-dropping-particle" : "", "parse-names" : false, "suffix" : "" }, { "dropping-particle" : "", "family" : "Phillips", "given" : "Vaughan T J", "non-dropping-particle" : "", "parse-names" : false, "suffix" : "" }, { "dropping-particle" : "", "family" : "Soares", "given" : "Pedro M M", "non-dropping-particle" : "", "parse-names" : false, "suffix" : "" }, { "dropping-particle" : "", "family" : "Wyszogrodzki", "given" : "Andrzej A", "non-dropping-particle" : "", "parse-names" : false, "suffix" : "" } ], "container-title" : "Bulletin of the American Meteorological Society", "id" : "ITEM-1", "issue" : "4", "issued" : { "date-parts" : [ [ "2018", "4" ] ] }, "page" : "699-710", "publisher" : "American Meteorological Society", "title" : "Scientific Challenges of Convective-Scale Numerical Weather Prediction", "translator" : [ { "dropping-particle" : "", "family" : "Q4941", "given" : "", "non-dropping-particle" : "", "parse-names" : false, "suffix" : "" } ], "type" : "article-journal", "volume" : "99" }, "uris" : [ "http://www.mendeley.com/documents/?uuid=2f87a0fe-f2d7-4f1b-9a37-d55eaa11efe2" ] } ], "mendeley" : { "formattedCitation" : "(Yano et al., 2018)", "manualFormatting" : "Yano et al., 2018)", "plainTextFormattedCitation" : "(Yano et al., 2018)", "previouslyFormattedCitation" : "(Yano et al., 2018)" }, "properties" : { "noteIndex" : 0 }, "schema" : "https://github.com/citation-style-language/schema/raw/master/csl-citation.json" }</w:instrText>
      </w:r>
      <w:r w:rsidRPr="00C734F4">
        <w:rPr>
          <w:lang w:val="en-GB"/>
        </w:rPr>
        <w:fldChar w:fldCharType="separate"/>
      </w:r>
      <w:r w:rsidR="00E41CA2">
        <w:rPr>
          <w:noProof/>
          <w:lang w:val="en-GB"/>
        </w:rPr>
        <w:t>Yano et al., 2018)</w:t>
      </w:r>
      <w:r w:rsidRPr="00C734F4">
        <w:rPr>
          <w:lang w:val="en-GB"/>
        </w:rPr>
        <w:fldChar w:fldCharType="end"/>
      </w:r>
      <w:commentRangeEnd w:id="462"/>
      <w:r w:rsidR="00E41CA2">
        <w:rPr>
          <w:rStyle w:val="CommentReference"/>
          <w:rFonts w:asciiTheme="minorHAnsi" w:eastAsiaTheme="minorHAnsi" w:hAnsiTheme="minorHAnsi"/>
          <w:lang w:eastAsia="en-US"/>
        </w:rPr>
        <w:commentReference w:id="462"/>
      </w:r>
      <w:r w:rsidRPr="00C734F4">
        <w:rPr>
          <w:lang w:val="en-GB"/>
        </w:rPr>
        <w:t xml:space="preserve"> in observational data sets. Additionally, reliable observation networks </w:t>
      </w:r>
      <w:r w:rsidRPr="00C734F4">
        <w:rPr>
          <w:color w:val="000000"/>
          <w:lang w:val="en-GB"/>
        </w:rPr>
        <w:t xml:space="preserve">following WMO standards </w:t>
      </w:r>
      <w:r w:rsidRPr="00C734F4">
        <w:rPr>
          <w:lang w:val="en-GB"/>
        </w:rPr>
        <w:t xml:space="preserve">have a very sparse geographical representation. Hence, regional climate models have started to use high-resolution data combined with crowdsourced observations </w:t>
      </w:r>
      <w:r w:rsidRPr="00C734F4">
        <w:rPr>
          <w:lang w:val="en-GB"/>
        </w:rPr>
        <w:fldChar w:fldCharType="begin" w:fldLock="1"/>
      </w:r>
      <w:r w:rsidR="000465A7">
        <w:rPr>
          <w:lang w:val="en-GB"/>
        </w:rPr>
        <w:instrText>ADDIN CSL_CITATION { "citationItems" : [ { "id" : "ITEM-1", "itemData" : { "DOI" : "10.1029/2018RG000616", "ISSN" : "8755-1209", "abstract" : "Abstract Data are essential in all areas of geophysics. They are used to better understand and manage systems, either directly or via models. Given the complexity and spatiotemporal variability of geophysical systems (e.g., precipitation), a lack of sufficient data is a perennial problem, which is exacerbated by various drivers, such as climate change and urbanization. In recent years, crowdsourcing has become increasingly prominent as a means of supplementing data obtained from more traditional sources, particularly due to its relatively low implementation cost and ability to increase the spatial and/or temporal resolution of data significantly. Given the proliferation of different crowdsourcing methods in geophysics and the promise they have shown, it is timely to assess the state of the art in this field, to identify potential issues and map out a way forward. In this paper, crowdsourcing-based data acquisition methods that have been used in seven domains of geophysics, including weather, precipitation, air pollution, geography, ecology, surface water, and natural hazard management, are discussed based on a review of 162 papers. In addition, a novel framework for categorizing these methods is introduced and applied to the methods used in the seven domains of geophysics considered in this review. This paper also features a review of 93 papers dealing with issues that are common to data acquisition methods in different domains of geophysics, including the management of crowdsourcing projects, data quality, data processing, and data privacy. In each of these areas, the current status is discussed and challenges and future directions are outlined.", "author" : [ { "dropping-particle" : "", "family" : "Zheng", "given" : "Feifei", "non-dropping-particle" : "", "parse-names" : false, "suffix" : "" }, { "dropping-particle" : "", "family" : "Tao", "given" : "Ruoling", "non-dropping-particle" : "", "parse-names" : false, "suffix" : "" }, { "dropping-particle" : "", "family" : "Maier", "given" : "Holger R", "non-dropping-particle" : "", "parse-names" : false, "suffix" : "" }, { "dropping-particle" : "", "family" : "See", "given" : "Linda", "non-dropping-particle" : "", "parse-names" : false, "suffix" : "" }, { "dropping-particle" : "", "family" : "Savic", "given" : "Dragan", "non-dropping-particle" : "", "parse-names" : false, "suffix" : "" }, { "dropping-particle" : "", "family" : "Zhang", "given" : "Tuqiao", "non-dropping-particle" : "", "parse-names" : false, "suffix" : "" }, { "dropping-particle" : "", "family" : "Chen", "given" : "Qiuwen", "non-dropping-particle" : "", "parse-names" : false, "suffix" : "" }, { "dropping-particle" : "", "family" : "Assump\u00e7\u00e3o", "given" : "Thaine H", "non-dropping-particle" : "", "parse-names" : false, "suffix" : "" }, { "dropping-particle" : "", "family" : "Yang", "given" : "Pan", "non-dropping-particle" : "", "parse-names" : false, "suffix" : "" }, { "dropping-particle" : "", "family" : "Heidari", "given" : "Bardia", "non-dropping-particle" : "", "parse-names" : false, "suffix" : "" }, { "dropping-particle" : "", "family" : "Rieckermann", "given" : "J\u00f6rg", "non-dropping-particle" : "", "parse-names" : false, "suffix" : "" }, { "dropping-particle" : "", "family" : "Minsker", "given" : "Barbara", "non-dropping-particle" : "", "parse-names" : false, "suffix" : "" }, { "dropping-particle" : "", "family" : "Bi", "given" : "Weiwei", "non-dropping-particle" : "", "parse-names" : false, "suffix" : "" }, { "dropping-particle" : "", "family" : "Cai", "given" : "Ximing", "non-dropping-particle" : "", "parse-names" : false, "suffix" : "" }, { "dropping-particle" : "", "family" : "Solomatine", "given" : "Dimitri", "non-dropping-particle" : "", "parse-names" : false, "suffix" : "" }, { "dropping-particle" : "", "family" : "Popescu", "given" : "Ioana", "non-dropping-particle" : "", "parse-names" : false, "suffix" : "" } ], "container-title" : "Reviews of Geophysics", "id" : "ITEM-1", "issue" : "4", "issued" : { "date-parts" : [ [ "2018", "12", "1" ] ] }, "note" : "doi: 10.1029/2018RG000616", "page" : "698-740", "publisher" : "John Wiley &amp; Sons, Ltd", "title" : "Crowdsourcing Methods for Data Collection in Geophysics: State of the Art, Issues, and Future Directions", "translator" : [ { "dropping-particle" : "", "family" : "Q5820", "given" : "", "non-dropping-particle" : "", "parse-names" : false, "suffix" : "" } ], "type" : "article-journal", "volume" : "56" }, "uris" : [ "http://www.mendeley.com/documents/?uuid=5d1dc504-b6b3-4155-b481-85b7b0e216f8" ] } ], "mendeley" : { "formattedCitation" : "(Zheng et al., 2018)", "plainTextFormattedCitation" : "(Zheng et al., 2018)", "previouslyFormattedCitation" : "(Zheng et al., 2018)" }, "properties" : { "noteIndex" : 0 }, "schema" : "https://github.com/citation-style-language/schema/raw/master/csl-citation.json" }</w:instrText>
      </w:r>
      <w:r w:rsidRPr="00C734F4">
        <w:rPr>
          <w:lang w:val="en-GB"/>
        </w:rPr>
        <w:fldChar w:fldCharType="separate"/>
      </w:r>
      <w:r w:rsidR="00E41CA2">
        <w:rPr>
          <w:noProof/>
          <w:lang w:val="en-GB"/>
        </w:rPr>
        <w:t>(Zheng et al., 2018)</w:t>
      </w:r>
      <w:r w:rsidRPr="00C734F4">
        <w:rPr>
          <w:lang w:val="en-GB"/>
        </w:rPr>
        <w:fldChar w:fldCharType="end"/>
      </w:r>
      <w:r w:rsidRPr="00C734F4">
        <w:rPr>
          <w:lang w:val="en-GB"/>
        </w:rPr>
        <w:t xml:space="preserve">. Recent efforts have led to the production of homogeneously processed long-term datasets for regional climate model evaluation </w:t>
      </w:r>
      <w:r w:rsidRPr="00C734F4">
        <w:rPr>
          <w:lang w:val="en-GB"/>
        </w:rPr>
        <w:fldChar w:fldCharType="begin" w:fldLock="1"/>
      </w:r>
      <w:r w:rsidR="000465A7">
        <w:rPr>
          <w:lang w:val="en-GB"/>
        </w:rPr>
        <w:instrText>ADDIN CSL_CITATION { "citationItems" : [ { "id" : "ITEM-1", "itemData" : { "DOI" : "10.1029/2018WR023857", "ISSN" : "0043-1397", "abstract" : "Abstract Crowdsourcing of rainfall measurements incorporating common citizens as a rich source of data is an emerging concept with huge potential to provide valuable high spatiotemporal resolution rainfall observations. Here we investigate the merging of crowdsourced rainfall data with traditional radar and rain gauge data to maximize their utility. For this purpose, we develop a tailored fast Bayesian regression kriging (FBRK) method combining regression kriging and Laplace approximation in a Bayesian framework. A strength of the FBRK method lies in its ability to capture the differences between rain gauge and crowdsourced measurement errors. Another lies in its fast yet reasonably accurate approximation of the Bayesian posterior, making it suitable to use in real time. We conduct synthetic computer simulations to evaluate the FBRK method alongside three other merging methods. In the simulations, we compare the accuracies of their resulting rainfall estimates, as well as the skill of those estimates as input to a storm water flow forecasting model. In both aspects, we observe the FBRK method to lead to more accurate results and truer representations of the associated uncertainties. However, we also observe the performance of the FBRK method to be sensitive to the choice of the Bayesian prior under certain conditions. Finally, from the synthetic simulations, we find merging crowdsourced data with traditional data to lead to more accurate estimation of the ground truth rainfall field and, subsequently, more accurate flow forecasts (though only when an adequate merging method, e.g., the FBRK method, is used), and the results to be fairly robust to bias in the input crowdsourced data.", "author" : [ { "dropping-particle" : "", "family" : "Yang", "given" : "Pan", "non-dropping-particle" : "", "parse-names" : false, "suffix" : "" }, { "dropping-particle" : "", "family" : "Ng", "given" : "Tze Ling", "non-dropping-particle" : "", "parse-names" : false, "suffix" : "" } ], "container-title" : "Water Resources Research", "id" : "ITEM-1", "issue" : "4", "issued" : { "date-parts" : [ [ "2019", "4", "1" ] ] }, "note" : "doi: 10.1029/2018WR023857", "page" : "3194-3214", "publisher" : "John Wiley &amp; Sons, Ltd", "title" : "Fast Bayesian Regression Kriging Method for Real-Time Merging of Radar, Rain Gauge, and Crowdsourced Rainfall Data", "translator" : [ { "dropping-particle" : "", "family" : "Q6302", "given" : "", "non-dropping-particle" : "", "parse-names" : false, "suffix" : "" } ], "type" : "article-journal", "volume" : "55" }, "uris" : [ "http://www.mendeley.com/documents/?uuid=23a03d66-9c18-461b-99d5-a40d5bb3dd2d" ] }, { "id" : "ITEM-2", "itemData" : { "DOI" : "10.1002/2017GL072564", "ISSN" : "0094-8276", "abstract" : "Abstract Since 2002, the Gravity Recovery and Climate Experiment (GRACE) mission has provided unprecedented observations of global mass redistribution caused by hydrological processes. However, there are still few sources on pre-2002 global terrestrial water storage (TWS). Classical approaches to retrieve past TWS rely on either land surface models (LSMs) or basin-scale water balance calculations. Here we propose a new approach which statistically relates anomalies in atmospheric drivers to monthly GRACE anomalies. Gridded subdecadal TWS changes and time-dependent uncertainty intervals are reconstructed for the period 1985?2015. Comparisons with model results demonstrate the performance and robustness of the derived data set, which represents a new and valuable source for studying subdecadal TWS variability, closing the ocean/land water budgets and assessing GRACE uncertainties. At midpoint between GRACE observations and LSM simulations, the statistical approach provides TWS estimates (doi:10.5905/ethz-1007-85) that are essentially derived from observations and are based on a limited number of transparent model assumptions.", "author" : [ { "dropping-particle" : "", "family" : "Humphrey", "given" : "V", "non-dropping-particle" : "", "parse-names" : false, "suffix" : "" }, { "dropping-particle" : "", "family" : "Gudmundsson", "given" : "L", "non-dropping-particle" : "", "parse-names" : false, "suffix" : "" }, { "dropping-particle" : "", "family" : "Seneviratne", "given" : "S I", "non-dropping-particle" : "", "parse-names" : false, "suffix" : "" } ], "container-title" : "Geophysical Research Letters", "id" : "ITEM-2", "issue" : "5", "issued" : { "date-parts" : [ [ "2017", "3", "16" ] ] }, "note" : "doi: 10.1002/2017GL072564", "page" : "2300-2309", "publisher" : "John Wiley &amp; Sons, Ltd", "title" : "A global reconstruction of climate-driven subdecadal water storage variability", "translator" : [ { "dropping-particle" : "", "family" : "Q6300", "given" : "", "non-dropping-particle" : "", "parse-names" : false, "suffix" : "" } ], "type" : "article-journal", "volume" : "44" }, "uris" : [ "http://www.mendeley.com/documents/?uuid=2724ccba-59d8-4314-b72d-37c154a46ba8" ] }, { "id" : "ITEM-3", "itemData" : { "DOI" : "10.1175/JHM-D-15-0166.1", "ISSN" : "1525-755X", "abstract" : "AbstractVolumetric measurements from a C-band weather radar in Belgium are reprocessed over the years 2005?14 to improve the quantitative precipitation estimation (QPE). The data quality is controlled using static clutter and beam blockage maps and clutter identification based on vertical gradients, horizontal texture, and satellite observations. A new QPE is obtained using stratiform?convective classification, a 40-min averaged vertical profile of reflectivity (VPR), a brightband identification, and a specific transformation to rain rates for each precipitation regime. The rain rates are interpolated on a 500-m Cartesian grid, linearly accumulated, and combined with hourly rain gauge measurements using mean field bias or kriging with external drift (KED). The algorithms have been fine-tuned on 13 cases with various meteorological situations. A detailed validation against independent daily rain gauge measurements reveals the importance of VPR correction. A 10-yr verification shows a significant improvement of the new QPE, especially at short and long range, with roughly 50% increase in coverage. Adding the KED allows average improvements of 38%, 35%, and 80% for the mean absolute difference, the multiplicative error spread, and the fraction of good estimates, respectively. The benefit is higher in widespread situations and increases when considering higher rainfall amounts. The mitigation of radar artifacts is clearly visible on 10-yr statistics, including mean annual totals, probabilities to exceed 10 mm, and maxima for hourly and daily accumulation. The correlation of mean totals with rain gauges increases from 0.54 to 0.66 with the new QPE and to 0.8 adding KED.", "author" : [ { "dropping-particle" : "", "family" : "Goudenhoofdt", "given" : "Edouard", "non-dropping-particle" : "", "parse-names" : false, "suffix" : "" }, { "dropping-particle" : "", "family" : "Delobbe", "given" : "Laurent", "non-dropping-particle" : "", "parse-names" : false, "suffix" : "" } ], "container-title" : "Journal of Hydrometeorology", "id" : "ITEM-3", "issue" : "4", "issued" : { "date-parts" : [ [ "2016", "2" ] ] }, "page" : "1223-1242", "publisher" : "American Meteorological Society", "title" : "Generation and Verification of Rainfall Estimates from 10-Yr Volumetric Weather Radar Measurements", "translator" : [ { "dropping-particle" : "", "family" : "Q4978", "given" : "", "non-dropping-particle" : "", "parse-names" : false, "suffix" : "" } ], "type" : "article-journal", "volume" : "17" }, "uris" : [ "http://www.mendeley.com/documents/?uuid=06f00628-a737-40c9-a5b7-c38650ec9cb6" ] } ], "mendeley" : { "formattedCitation" : "(Goudenhoofdt and Delobbe, 2016; Humphrey et al., 2017; Yang and Ng, 2019)", "plainTextFormattedCitation" : "(Goudenhoofdt and Delobbe, 2016; Humphrey et al., 2017; Yang and Ng, 2019)", "previouslyFormattedCitation" : "(Goudenhoofdt and Delobbe, 2016; Humphrey et al., 2017; Yang and Ng, 2019)" }, "properties" : { "noteIndex" : 0 }, "schema" : "https://github.com/citation-style-language/schema/raw/master/csl-citation.json" }</w:instrText>
      </w:r>
      <w:r w:rsidRPr="00C734F4">
        <w:rPr>
          <w:lang w:val="en-GB"/>
        </w:rPr>
        <w:fldChar w:fldCharType="separate"/>
      </w:r>
      <w:r w:rsidR="00E41CA2">
        <w:rPr>
          <w:noProof/>
          <w:lang w:val="en-GB"/>
        </w:rPr>
        <w:t>(Goudenhoofdt and Delobbe, 2016; Humphrey et al., 2017; Yang and Ng, 2019)</w:t>
      </w:r>
      <w:r w:rsidRPr="00C734F4">
        <w:rPr>
          <w:lang w:val="en-GB"/>
        </w:rPr>
        <w:fldChar w:fldCharType="end"/>
      </w:r>
      <w:r w:rsidRPr="00C734F4">
        <w:rPr>
          <w:lang w:val="en-GB"/>
        </w:rPr>
        <w:t>. While they are far less reliable and accurate than professional observations, crowdsourced data are abundantly available and can give spatial representations at very high resolution. This technological trend could prove very useful (</w:t>
      </w:r>
      <w:r w:rsidRPr="00C734F4">
        <w:rPr>
          <w:i/>
          <w:lang w:val="en-GB"/>
        </w:rPr>
        <w:t>high confidence</w:t>
      </w:r>
      <w:r w:rsidRPr="00C734F4">
        <w:rPr>
          <w:lang w:val="en-GB"/>
        </w:rPr>
        <w:t xml:space="preserve">), and the regional climate community is making efforts to understand the extent to which these data sources can be exploited, at least as a complement to traditional datasets </w:t>
      </w:r>
      <w:commentRangeStart w:id="463"/>
      <w:r w:rsidRPr="00C734F4">
        <w:rPr>
          <w:lang w:val="en-GB"/>
        </w:rPr>
        <w:fldChar w:fldCharType="begin" w:fldLock="1"/>
      </w:r>
      <w:ins w:id="464" w:author="Robin Matthews" w:date="2021-07-11T16:14:00Z">
        <w:r w:rsidR="006F1342">
          <w:rPr>
            <w:lang w:val="en-GB"/>
          </w:rPr>
          <w: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"10.1002/wat2.1289", "ISSN" : "2049-1948", "abstract" : "Microwave backhaul links from cellular communication networks provide a valuable ?opportunistic? source of high-resolution space?time rainfall information, complementing traditional in situ measurement devices (rain gauges, disdrometers) and remote sensors (weather radars, satellites). Over the past decade, a growing community of researchers has, in close collaboration with cellular communication companies, developed retrieval algorithms to convert the raw microwave link signals, stored operationally by their network management systems, to hydrometeorologically useful rainfall estimates. Operational meteorological and hydrological services as well as private consulting firms are showing an increased interest in using this complementary source of rainfall information to improve the products and services they provide to end users from different sectors, from water management and weather prediction to agriculture and traffic control. The greatest potential of these opportunistic environmental sensors lies in those geographical areas over the land surface of the Earth where the densities of traditional rainfall measurement devices are low: mountainous and urban areas and the developing world. This article provides a nonexpert summary of the history, theory, challenges, and opportunities toward continental-scale rainfall monitoring using microwave links from cellular communication networks. This article is categorized under: Science of Water &gt; Methods Science of Water &gt; Hydrological Processes", "author" : [ { "dropping-particle" : "", "family" : "Uijlenhoet", "given" : "Remko", "non-dropping-particle" : "", "parse-names" : false, "suffix" : "" }, { "dropping-particle" : "", "family" : "Overeem", "given" : "Aart", "non-dropping-particle" : "", "parse-names" : false, "suffix" : "" }, { "dropping-particle" : "", "family" : "Leijnse", "given" : "Hidde", "non-dropping-particle" : "", "parse-names" : false, "suffix" : "" } ], "container-title" : "WIREs Water", "id" : "ITEM-3", "issue" : "4", "issued" : { "date-parts" : [ [ "2018", "7", "1" ] ] }, "note" : "doi: 10.1002/wat2.1289", "page" : "e1289", "publisher" : "John Wiley &amp; Sons, Ltd", "title" : "Opportunistic remote sensing of rainfall using microwave links from cellular communication networks", "translator" : [ { "dropping-particle" : "", "family" : "Q6297", "given" : "", "non-dropping-particle" : "", "parse-names" : false, "suffix" : "" } ], "type" : "article-journal", "volume" : "5" }, "uris" : [ "http://www.mendeley.com/documents/?uuid=18b62528-9f89-4525-b181-070272f0cb3d" ] }, { "id" : "ITEM-4", "itemData" : { "DOI" : "10.1029/2019GL083731", "ISSN" : "0094-8276", "abstract" : "Abstract Automatic personal weather stations owned and maintained by weather enthusiasts provide spatially dense in situ measurements that are often collected and visualized in real time on online weather platforms. While the spatial and temporal resolution of this data source is high, its rainfall observations are prone to typical errors, currently preventing its large-scale, real-time application. This study proposes a quality control methodology consisting of four modules targeting these errors, applicable in real time without requiring auxiliary measurements. The quality control improves the overall accuracy of a year of hourly rainfall depths in Amsterdam to a bias of ?11.3% (0.2% when a proxy for overall rainfall underestimation by personal weather stations is used), a Pearson correlation coefficient of 0.82, and a coefficient of variation of 2.70, while maintaining 88% of the original data set. Application on a national scale (average 1 station per ?10 km2) yields high-resolution nationwide rainfall maps, hence showing the great potential of personal weather stations for complementing existing often sparse traditional rain gauge networks.", "author" : [ { "dropping-particle" : "", "family" : "Vos", "given" : "Lotte Wilhelmina", "non-dropping-particle" : "de", "parse-names" : false, "suffix" : "" }, { "dropping-particle" : "", "family" : "Leijnse", "given" : "Hidde", "non-dropping-particle" : "", "parse-names" : false, "suffix" : "" }, { "dropping-particle" : "", "family" : "Overeem", "given" : "Aart", "non-dropping-particle" : "", "parse-names" : false, "suffix" : "" }, { "dropping-particle" : "", "family" : "Uijlenhoet", "given" : "Remko", "non-dropping-particle" : "", "parse-names" : false, "suffix" : "" } ], "container-title" : "Geophysical Research Letters", "id" : "ITEM-4", "issue" : "15", "issued" : { "date-parts" : [ [ "2019", "8", "16" ] ] }, "note" : "doi: 10.1029/2019GL083731", "page" : "8820-8829", "publisher" : "John Wiley &amp; Sons, Ltd", "title" : "Quality Control for Crowdsourced Personal Weather Stations to Enable Operational Rainfall Monitoring", "translator" : [ { "dropping-particle" : "", "family" : "Q6298", "given" : "", "non-dropping-particle" : "", "parse-names" : false, "suffix" : "" } ], "type" : "article-journal", "volume" : "46" }, "uris" : [ "http://www.mendeley.com/documents/?uuid=386711cd-f636-4597-8c0a-bab36f70eb22" ] }, { "id" : "ITEM-5", "itemData" : { "DOI" : "10.1002/grl.50786", "ISSN" : "0094-8276", "abstract" : "Accurate air temperature observations in urban areas are important for meteorology and energy demand planning. They are indispensable to study the urban heat island effect and the adverse effects of high temperatures on human health. However, the availability of temperature observations in cities is often limited. Here we show that relatively accurate air temperature information for the urban canopy layer can be obtained from an alternative, nowadays omnipresent source: smartphones. In this study, battery temperatures were collected by an Android application for smartphones. A straightforward heat transfer model is employed to estimate daily mean air temperatures from smartphone battery temperatures for eight major cities around the world. The results demonstrate the enormous potential of this crowdsourcing application for real-time temperature monitoring in densely populated areas.", "author" : [ { "dropping-particle" : "", "family" : "Overeem", "given" : "A", "non-dropping-particle" : "", "parse-names" : false, "suffix" : "" }, { "dropping-particle" : "", "family" : "R. Robinson", "given" : "J C", "non-dropping-particle" : "", "parse-names" : false, "suffix" : "" }, { "dropping-particle" : "", "family" : "Leijnse", "given" : "H", "non-dropping-particle" : "", "parse-names" : false, "suffix" : "" }, { "dropping-particle" : "", "family" : "Steeneveld", "given" : "G J", "non-dropping-particle" : "", "parse-names" : false, "suffix" : "" }, { "dropping-particle" : "", "family" : "P. Horn", "given" : "B K", "non-dropping-particle" : "", "parse-names" : false, "suffix" : "" }, { "dropping-particle" : "", "family" : "Uijlenhoet", "given" : "R", "non-dropping-particle" : "", "parse-names" : false, "suffix" : "" } ], "container-title" : "Geophysical Research Letters", "id" : "ITEM-5", "issue" : "15", "issued" : { "date-parts" : [ [ "2013", "8", "16" ] ] }, "note" : "doi: 10.1002/grl.50786", "page" : "4081-4085", "publisher" : "John Wiley &amp; Sons, Ltd", "title" : "Crowdsourcing urban air temperatures from smartphone battery\u2009temperatures", "translator" : [ { "dropping-particle" : "", "family" : "Q6301", "given" : "", "non-dropping-particle" : "", "parse-names" : false, "suffix" : "" } ], "type" : "article-journal", "volume" : "40" }, "uris" : [ "http://www.mendeley.com/documents/?uuid=5d1e77d6-5892-4518-b6c3-8e661cc078bc" ] } ], "mendeley" : { "formattedCitation" : "(Overeem et al., 2013; Meier et al., 2017; Uijlenhoet et al., 2018; de Vos et al., 2019; Langendijk et al., 2019a)", "manualFormatting" : "(Overeem et al., 2013; Meier et al., 2017; Uijlenhoet et al., 2018; de Vos et al., 2019; Langendijk et al., 2019b)", "plainTextFormattedCitation" : "(Overeem et al., 2013; Meier et al., 2017; Uijlenhoet et al., 2018; de Vos et al., 2019; Langendijk et al., 2019a)", "previouslyFormattedCitation" : "(Overeem et al., 2013; Meier et al., 2017; Uijlenhoet et al., 2018; de Vos et al., 2019; Langendijk et al., 2019a)" }, "properties" : { "noteIndex" : 0 }, "schema" : "https://github.com/citation-style-language/schema/raw/master/csl-citation.json" }</w:instrText>
        </w:r>
      </w:ins>
      <w:del w:id="465" w:author="Robin Matthews" w:date="2021-07-11T16:14:00Z">
        <w:r w:rsidR="000465A7" w:rsidDel="006F1342">
          <w:rPr>
            <w:lang w:val="en-GB"/>
          </w:rPr>
          <w:del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"10.1002/wat2.1289", "ISSN" : "2049-1948", "abstract" : "Microwave backhaul links from cellular communication networks provide a valuable ?opportunistic? source of high-resolution space?time rainfall information, complementing traditional in situ measurement devices (rain gauges, disdrometers) and remote sensors (weather radars, satellites). Over the past decade, a growing community of researchers has, in close collaboration with cellular communication companies, developed retrieval algorithms to convert the raw microwave link signals, stored operationally by their network management systems, to hydrometeorologically useful rainfall estimates. Operational meteorological and hydrological services as well as private consulting firms are showing an increased interest in using this complementary source of rainfall information to improve the products and services they provide to end users from different sectors, from water management and weather prediction to agriculture and traffic control. The greatest potential of these opportunistic environmental sensors lies in those geographical areas over the land surface of the Earth where the densities of traditional rainfall measurement devices are low: mountainous and urban areas and the developing world. This article provides a nonexpert summary of the history, theory, challenges, and opportunities toward continental-scale rainfall monitoring using microwave links from cellular communication networks. This article is categorized under: Science of Water &gt; Methods Science of Water &gt; Hydrological Processes", "author" : [ { "dropping-particle" : "", "family" : "Uijlenhoet", "given" : "Remko", "non-dropping-particle" : "", "parse-names" : false, "suffix" : "" }, { "dropping-particle" : "", "family" : "Overeem", "given" : "Aart", "non-dropping-particle" : "", "parse-names" : false, "suffix" : "" }, { "dropping-particle" : "", "family" : "Leijnse", "given" : "Hidde", "non-dropping-particle" : "", "parse-names" : false, "suffix" : "" } ], "container-title" : "WIREs Water", "id" : "ITEM-3", "issue" : "4", "issued" : { "date-parts" : [ [ "2018", "7", "1" ] ] }, "note" : "doi: 10.1002/wat2.1289", "page" : "e1289", "publisher" : "John Wiley &amp; Sons, Ltd", "title" : "Opportunistic remote sensing of rainfall using microwave links from cellular communication networks", "translator" : [ { "dropping-particle" : "", "family" : "Q6297", "given" : "", "non-dropping-particle" : "", "parse-names" : false, "suffix" : "" } ], "type" : "article-journal", "volume" : "5" }, "uris" : [ "http://www.mendeley.com/documents/?uuid=18b62528-9f89-4525-b181-070272f0cb3d" ] }, { "id" : "ITEM-4", "itemData" : { "DOI" : "10.1029/2019GL083731", "ISSN" : "0094-8276", "abstract" : "Abstract Automatic personal weather stations owned and maintained by weather enthusiasts provide spatially dense in situ measurements that are often collected and visualized in real time on online weather platforms. While the spatial and temporal resolution of this data source is high, its rainfall observations are prone to typical errors, currently preventing its large-scale, real-time application. This study proposes a quality control methodology consisting of four modules targeting these errors, applicable in real time without requiring auxiliary measurements. The quality control improves the overall accuracy of a year of hourly rainfall depths in Amsterdam to a bias of ?11.3% (0.2% when a proxy for overall rainfall underestimation by personal weather stations is used), a Pearson correlation coefficient of 0.82, and a coefficient of variation of 2.70, while maintaining 88% of the original data set. Application on a national scale (average 1 station per ?10 km2) yields high-resolution nationwide rainfall maps, hence showing the great potential of personal weather stations for complementing existing often sparse traditional rain gauge networks.", "author" : [ { "dropping-particle" : "", "family" : "Vos", "given" : "Lotte Wilhelmina", "non-dropping-particle" : "de", "parse-names" : false, "suffix" : "" }, { "dropping-particle" : "", "family" : "Leijnse", "given" : "Hidde", "non-dropping-particle" : "", "parse-names" : false, "suffix" : "" }, { "dropping-particle" : "", "family" : "Overeem", "given" : "Aart", "non-dropping-particle" : "", "parse-names" : false, "suffix" : "" }, { "dropping-particle" : "", "family" : "Uijlenhoet", "given" : "Remko", "non-dropping-particle" : "", "parse-names" : false, "suffix" : "" } ], "container-title" : "Geophysical Research Letters", "id" : "ITEM-4", "issue" : "15", "issued" : { "date-parts" : [ [ "2019", "8", "16" ] ] }, "note" : "doi: 10.1029/2019GL083731", "page" : "8820-8829", "publisher" : "John Wiley &amp; Sons, Ltd", "title" : "Quality Control for Crowdsourced Personal Weather Stations to Enable Operational Rainfall Monitoring", "translator" : [ { "dropping-particle" : "", "family" : "Q6298", "given" : "", "non-dropping-particle" : "", "parse-names" : false, "suffix" : "" } ], "type" : "article-journal", "volume" : "46" }, "uris" : [ "http://www.mendeley.com/documents/?uuid=386711cd-f636-4597-8c0a-bab36f70eb22" ] }, { "id" : "ITEM-5", "itemData" : { "DOI" : "10.1002/grl.50786", "ISSN" : "0094-8276", "abstract" : "Accurate air temperature observations in urban areas are important for meteorology and energy demand planning. They are indispensable to study the urban heat island effect and the adverse effects of high temperatures on human health. However, the availability of temperature observations in cities is often limited. Here we show that relatively accurate air temperature information for the urban canopy layer can be obtained from an alternative, nowadays omnipresent source: smartphones. In this study, battery temperatures were collected by an Android application for smartphones. A straightforward heat transfer model is employed to estimate daily mean air temperatures from smartphone battery temperatures for eight major cities around the world. The results demonstrate the enormous potential of this crowdsourcing application for real-time temperature monitoring in densely populated areas.", "author" : [ { "dropping-particle" : "", "family" : "Overeem", "given" : "A", "non-dropping-particle" : "", "parse-names" : false, "suffix" : "" }, { "dropping-particle" : "", "family" : "R. Robinson", "given" : "J C", "non-dropping-particle" : "", "parse-names" : false, "suffix" : "" }, { "dropping-particle" : "", "family" : "Leijnse", "given" : "H", "non-dropping-particle" : "", "parse-names" : false, "suffix" : "" }, { "dropping-particle" : "", "family" : "Steeneveld", "given" : "G J", "non-dropping-particle" : "", "parse-names" : false, "suffix" : "" }, { "dropping-particle" : "", "family" : "P. Horn", "given" : "B K", "non-dropping-particle" : "", "parse-names" : false, "suffix" : "" }, { "dropping-particle" : "", "family" : "Uijlenhoet", "given" : "R", "non-dropping-particle" : "", "parse-names" : false, "suffix" : "" } ], "container-title" : "Geophysical Research Letters", "id" : "ITEM-5", "issue" : "15", "issued" : { "date-parts" : [ [ "2013", "8", "16" ] ] }, "note" : "doi: 10.1002/grl.50786", "page" : "4081-4085", "publisher" : "John Wiley &amp; Sons, Ltd", "title" : "Crowdsourcing urban air temperatures from smartphone battery\u2009temperatures", "translator" : [ { "dropping-particle" : "", "family" : "Q6301", "given" : "", "non-dropping-particle" : "", "parse-names" : false, "suffix" : "" } ], "type" : "article-journal", "volume" : "40" }, "uris" : [ "http://www.mendeley.com/documents/?uuid=5d1e77d6-5892-4518-b6c3-8e661cc078bc" ] } ], "mendeley" : { "formattedCitation" : "(Overeem et al., 2013; Meier et al., 2017; Uijlenhoet et al., 2018; de Vos et al., 2019; Langendijk et al., 2019a)", "plainTextFormattedCitation" : "(Overeem et al., 2013; Meier et al., 2017; Uijlenhoet et al., 2018; de Vos et al., 2019; Langendijk et al., 2019a)", "previouslyFormattedCitation" : "(Overeem et al., 2013; Meier et al., 2017; Uijlenhoet et al., 2018; de Vos et al., 2019; Langendijk et al., 2019a)" }, "properties" : { "noteIndex" : 0 }, "schema" : "https://github.com/citation-style-language/schema/raw/master/csl-citation.json" }</w:delInstrText>
        </w:r>
      </w:del>
      <w:r w:rsidRPr="00C734F4">
        <w:rPr>
          <w:lang w:val="en-GB"/>
        </w:rPr>
        <w:fldChar w:fldCharType="separate"/>
      </w:r>
      <w:r w:rsidR="00E41CA2">
        <w:rPr>
          <w:noProof/>
          <w:lang w:val="es-ES"/>
        </w:rPr>
        <w:t>(Overeem et al., 2013; Meier et al., 2017; Uijlenhoet et al., 2018; de Vos et al., 2019; Langendijk et al., 201</w:t>
      </w:r>
      <w:ins w:id="466" w:author="Robin Matthews" w:date="2021-07-11T16:14:00Z">
        <w:r w:rsidR="006F1342">
          <w:rPr>
            <w:noProof/>
            <w:lang w:val="es-ES"/>
          </w:rPr>
          <w:t>9b</w:t>
        </w:r>
      </w:ins>
      <w:del w:id="467" w:author="Robin Matthews" w:date="2021-07-11T16:14:00Z">
        <w:r w:rsidR="00E41CA2" w:rsidDel="006F1342">
          <w:rPr>
            <w:noProof/>
            <w:lang w:val="es-ES"/>
          </w:rPr>
          <w:delText>9a</w:delText>
        </w:r>
      </w:del>
      <w:r w:rsidR="00E41CA2">
        <w:rPr>
          <w:noProof/>
          <w:lang w:val="es-ES"/>
        </w:rPr>
        <w:t>)</w:t>
      </w:r>
      <w:r w:rsidRPr="00C734F4">
        <w:rPr>
          <w:lang w:val="en-GB"/>
        </w:rPr>
        <w:fldChar w:fldCharType="end"/>
      </w:r>
      <w:commentRangeEnd w:id="463"/>
      <w:r w:rsidR="00E41CA2">
        <w:rPr>
          <w:rStyle w:val="CommentReference"/>
          <w:rFonts w:asciiTheme="minorHAnsi" w:eastAsiaTheme="minorHAnsi" w:hAnsiTheme="minorHAnsi"/>
          <w:lang w:eastAsia="en-US"/>
        </w:rPr>
        <w:commentReference w:id="463"/>
      </w:r>
      <w:r w:rsidRPr="00371D58">
        <w:rPr>
          <w:lang w:val="es-ES"/>
        </w:rPr>
        <w:t>.</w:t>
      </w:r>
    </w:p>
    <w:p w14:paraId="5DF74141" w14:textId="26144414" w:rsidR="00D80352" w:rsidRPr="00371D58" w:rsidRDefault="00D80352" w:rsidP="006A3085">
      <w:pPr>
        <w:pStyle w:val="AR6BodyText"/>
        <w:rPr>
          <w:lang w:val="es-ES"/>
        </w:rPr>
      </w:pPr>
    </w:p>
    <w:p w14:paraId="0C12FC88" w14:textId="77777777" w:rsidR="005D303B" w:rsidRPr="00FB6EB0" w:rsidRDefault="005D303B" w:rsidP="005D303B">
      <w:pPr>
        <w:pStyle w:val="AR6BodyText"/>
      </w:pPr>
    </w:p>
    <w:p w14:paraId="4F6EA8AD" w14:textId="77777777" w:rsidR="005D303B" w:rsidRPr="0049542F" w:rsidRDefault="005D303B" w:rsidP="005D303B">
      <w:pPr>
        <w:pStyle w:val="AR6Chap10Level1101"/>
        <w:rPr>
          <w:lang w:val="en-GB"/>
        </w:rPr>
      </w:pPr>
      <w:bookmarkStart w:id="468" w:name="_Toc30602359"/>
      <w:bookmarkStart w:id="469" w:name="_Toc70454713"/>
      <w:r w:rsidRPr="0049542F">
        <w:rPr>
          <w:lang w:val="en-GB"/>
        </w:rPr>
        <w:t xml:space="preserve">Using Models for Constructing Regional Climate </w:t>
      </w:r>
      <w:bookmarkEnd w:id="468"/>
      <w:r w:rsidRPr="0049542F">
        <w:rPr>
          <w:lang w:val="en-GB"/>
        </w:rPr>
        <w:t>Information</w:t>
      </w:r>
      <w:bookmarkEnd w:id="469"/>
    </w:p>
    <w:p w14:paraId="6349C252" w14:textId="6801D3DF" w:rsidR="005D303B" w:rsidRDefault="005D303B" w:rsidP="005D303B">
      <w:pPr>
        <w:pStyle w:val="AR6BodyText"/>
        <w:rPr>
          <w:lang w:val="en-GB" w:eastAsia="en-US"/>
        </w:rPr>
      </w:pPr>
    </w:p>
    <w:p w14:paraId="204313E1" w14:textId="77777777" w:rsidR="00E2170D" w:rsidRPr="003F2D6A" w:rsidRDefault="00E2170D" w:rsidP="00E2170D">
      <w:pPr>
        <w:pStyle w:val="AR6BodyText"/>
        <w:rPr>
          <w:rFonts w:cs="Times New Roman"/>
          <w:lang w:val="en-GB"/>
        </w:rPr>
      </w:pPr>
      <w:r w:rsidRPr="003F2D6A">
        <w:rPr>
          <w:rFonts w:cs="Times New Roman"/>
          <w:lang w:val="en-GB"/>
        </w:rPr>
        <w:t>Much of the information available on future regional climate arises from studies based on climate model simulations (Chapters 3, 4 and 8). In this section, different types of models (Section 10.3.1) and model experiments (Section 10.3.2) for generating regional climate information are discussed, followed by an assessment of the performance, added value, and fitness-for-purpose of different model types (Section 10.3.3). The focus is on the representation of large- to local-scale phenomena and processes relevant for regional climate. Finally, uncertainties of regional climate projections and methodologies to manage these are assessed (Section 10.3.4).</w:t>
      </w:r>
    </w:p>
    <w:p w14:paraId="485E5057" w14:textId="77777777" w:rsidR="00E2170D" w:rsidRPr="003F2D6A" w:rsidRDefault="00E2170D" w:rsidP="00E2170D">
      <w:pPr>
        <w:pStyle w:val="AR6BodyText"/>
        <w:jc w:val="both"/>
        <w:rPr>
          <w:rFonts w:cs="Times New Roman"/>
          <w:lang w:val="en-GB"/>
        </w:rPr>
      </w:pPr>
    </w:p>
    <w:p w14:paraId="653CFCE2" w14:textId="77777777" w:rsidR="00E2170D" w:rsidRPr="003F2D6A" w:rsidRDefault="00E2170D" w:rsidP="00E2170D">
      <w:pPr>
        <w:pStyle w:val="AR6BodyText"/>
        <w:jc w:val="both"/>
        <w:rPr>
          <w:rFonts w:cs="Times New Roman"/>
          <w:lang w:val="en-GB"/>
        </w:rPr>
      </w:pPr>
    </w:p>
    <w:p w14:paraId="6FBE5DCA" w14:textId="77777777" w:rsidR="00E2170D" w:rsidRPr="003F2D6A" w:rsidRDefault="00E2170D" w:rsidP="00E2170D">
      <w:pPr>
        <w:pStyle w:val="AR6Chap10Level21011"/>
        <w:rPr>
          <w:lang w:val="en-GB"/>
        </w:rPr>
      </w:pPr>
      <w:bookmarkStart w:id="470" w:name="_Toc70454714"/>
      <w:r w:rsidRPr="003F2D6A">
        <w:rPr>
          <w:lang w:val="en-GB"/>
        </w:rPr>
        <w:t>Model Types</w:t>
      </w:r>
      <w:bookmarkEnd w:id="470"/>
    </w:p>
    <w:p w14:paraId="7520F99A" w14:textId="77777777" w:rsidR="00E2170D" w:rsidRPr="003F2D6A" w:rsidRDefault="00E2170D" w:rsidP="00E2170D">
      <w:pPr>
        <w:pStyle w:val="AR6BodyText"/>
        <w:rPr>
          <w:rFonts w:cs="Times New Roman"/>
          <w:lang w:val="en-GB"/>
        </w:rPr>
      </w:pPr>
    </w:p>
    <w:p w14:paraId="0D148674" w14:textId="77777777" w:rsidR="00E2170D" w:rsidRPr="003F2D6A" w:rsidRDefault="00E2170D" w:rsidP="00E2170D">
      <w:pPr>
        <w:pStyle w:val="AR6BodyText"/>
        <w:rPr>
          <w:rFonts w:eastAsiaTheme="minorEastAsia"/>
          <w:lang w:val="en-GB" w:eastAsia="ja-JP"/>
        </w:rPr>
      </w:pPr>
      <w:r w:rsidRPr="003F2D6A">
        <w:rPr>
          <w:rFonts w:cs="Times New Roman"/>
          <w:lang w:val="en-GB"/>
        </w:rPr>
        <w:t>Regional climate change information may be derived from a hierarchy of different model types covering a wide range of spatial scales and processes (Figure 10.5). The application of any model relies on assumptions, depending on the specific model as well as the application. Table 10.1 gives an overview of the generic assumptions of the different model types discussed here for generating regional climate information. The violation of these assumptions will affect the model performance, which is discussed in Section 10.3.3.</w:t>
      </w:r>
    </w:p>
    <w:p w14:paraId="6776CD35" w14:textId="77777777" w:rsidR="00E2170D" w:rsidRPr="003F2D6A" w:rsidRDefault="00E2170D" w:rsidP="00E2170D">
      <w:pPr>
        <w:pStyle w:val="AR6BodyText"/>
        <w:rPr>
          <w:rFonts w:cs="Times New Roman"/>
          <w:lang w:val="en-GB"/>
        </w:rPr>
      </w:pPr>
    </w:p>
    <w:p w14:paraId="53AB4584" w14:textId="77777777" w:rsidR="00E2170D" w:rsidRPr="003F2D6A" w:rsidRDefault="00E2170D" w:rsidP="00E2170D">
      <w:pPr>
        <w:pStyle w:val="AR6BodyText"/>
        <w:rPr>
          <w:rFonts w:cs="Times New Roman"/>
          <w:lang w:val="en-GB"/>
        </w:rPr>
      </w:pPr>
    </w:p>
    <w:p w14:paraId="6C96BBEE" w14:textId="77777777" w:rsidR="00E2170D" w:rsidRPr="003F2D6A" w:rsidRDefault="00E2170D" w:rsidP="00E2170D">
      <w:pPr>
        <w:pStyle w:val="AR6BodyText"/>
        <w:jc w:val="both"/>
        <w:rPr>
          <w:rFonts w:cs="Times New Roman"/>
          <w:b/>
          <w:lang w:val="en-GB"/>
        </w:rPr>
      </w:pPr>
      <w:r w:rsidRPr="003F2D6A">
        <w:rPr>
          <w:rFonts w:cs="Times New Roman"/>
          <w:b/>
          <w:lang w:val="en-GB"/>
        </w:rPr>
        <w:lastRenderedPageBreak/>
        <w:t>[START FIGURE 10.5 HERE]</w:t>
      </w:r>
    </w:p>
    <w:p w14:paraId="6DB497A3" w14:textId="77777777" w:rsidR="00E2170D" w:rsidRPr="003F2D6A" w:rsidRDefault="00E2170D" w:rsidP="00E2170D">
      <w:pPr>
        <w:pStyle w:val="AR6BodyText"/>
        <w:rPr>
          <w:lang w:val="en-GB"/>
        </w:rPr>
      </w:pPr>
    </w:p>
    <w:p w14:paraId="442A43EC" w14:textId="77777777" w:rsidR="00E2170D" w:rsidRPr="003F2D6A" w:rsidRDefault="00E2170D" w:rsidP="00E2170D">
      <w:pPr>
        <w:pStyle w:val="AR6Chap10Figure"/>
        <w:rPr>
          <w:lang w:val="en-GB" w:eastAsia="en-JM"/>
        </w:rPr>
      </w:pPr>
      <w:r w:rsidRPr="00441820">
        <w:rPr>
          <w:b/>
          <w:lang w:val="en-GB"/>
        </w:rPr>
        <w:t>Typical model types and chains used in modelling regional climate.</w:t>
      </w:r>
      <w:r w:rsidRPr="003F2D6A">
        <w:rPr>
          <w:lang w:val="en-GB"/>
        </w:rPr>
        <w:t xml:space="preserve"> The dashed lines indicate model chains that might prove useful but have not or only rarely been used. Hybrid approaches combining the model types shown have been developed.</w:t>
      </w:r>
    </w:p>
    <w:p w14:paraId="247C8A61" w14:textId="77777777" w:rsidR="00E2170D" w:rsidRPr="003F2D6A" w:rsidRDefault="00E2170D" w:rsidP="00E2170D">
      <w:pPr>
        <w:pStyle w:val="AR6BodyText"/>
        <w:jc w:val="both"/>
        <w:rPr>
          <w:rFonts w:cs="Times New Roman"/>
          <w:lang w:val="en-GB"/>
        </w:rPr>
      </w:pPr>
    </w:p>
    <w:p w14:paraId="58D57651" w14:textId="77777777" w:rsidR="00E2170D" w:rsidRPr="003F2D6A" w:rsidRDefault="00E2170D" w:rsidP="00E2170D">
      <w:pPr>
        <w:pStyle w:val="AR6BodyText"/>
        <w:jc w:val="both"/>
        <w:rPr>
          <w:rFonts w:cs="Times New Roman"/>
          <w:b/>
          <w:lang w:val="en-GB"/>
        </w:rPr>
      </w:pPr>
      <w:r w:rsidRPr="003F2D6A">
        <w:rPr>
          <w:rFonts w:cs="Times New Roman"/>
          <w:b/>
          <w:lang w:val="en-GB"/>
        </w:rPr>
        <w:t>[END FIGURE 10.5 HERE]</w:t>
      </w:r>
    </w:p>
    <w:p w14:paraId="1028DB6B" w14:textId="77777777" w:rsidR="00E2170D" w:rsidRPr="003F2D6A" w:rsidRDefault="00E2170D" w:rsidP="00E2170D">
      <w:pPr>
        <w:pStyle w:val="AR6BodyText"/>
        <w:rPr>
          <w:rFonts w:cs="Times New Roman"/>
          <w:lang w:val="en-GB"/>
        </w:rPr>
      </w:pPr>
    </w:p>
    <w:p w14:paraId="0A76511F" w14:textId="77777777" w:rsidR="00E2170D" w:rsidRPr="003F2D6A" w:rsidRDefault="00E2170D" w:rsidP="00E2170D">
      <w:pPr>
        <w:pStyle w:val="AR6BodyText"/>
        <w:jc w:val="both"/>
        <w:rPr>
          <w:rFonts w:cs="Times New Roman"/>
          <w:b/>
          <w:lang w:val="en-GB"/>
        </w:rPr>
      </w:pPr>
    </w:p>
    <w:p w14:paraId="7812BD0B" w14:textId="77777777" w:rsidR="00E2170D" w:rsidRPr="003F2D6A" w:rsidRDefault="00E2170D" w:rsidP="00E2170D">
      <w:pPr>
        <w:pStyle w:val="AR6BodyText"/>
        <w:rPr>
          <w:b/>
          <w:lang w:val="en-GB"/>
        </w:rPr>
      </w:pPr>
      <w:r w:rsidRPr="003F2D6A">
        <w:rPr>
          <w:b/>
          <w:lang w:val="en-GB"/>
        </w:rPr>
        <w:t>[START TABLE 10.1 HERE]</w:t>
      </w:r>
    </w:p>
    <w:p w14:paraId="01EB4457" w14:textId="77777777" w:rsidR="00E2170D" w:rsidRPr="003F2D6A" w:rsidRDefault="00E2170D" w:rsidP="00E2170D">
      <w:pPr>
        <w:pStyle w:val="AR6BodyText"/>
        <w:rPr>
          <w:lang w:val="en-GB"/>
        </w:rPr>
      </w:pPr>
    </w:p>
    <w:p w14:paraId="39A95C1A" w14:textId="04042B5A" w:rsidR="00E2170D" w:rsidRDefault="00E2170D" w:rsidP="00A24E40">
      <w:pPr>
        <w:pStyle w:val="AR6Chap10Table"/>
      </w:pPr>
      <w:r w:rsidRPr="00A24E40">
        <w:t xml:space="preserve">Assumptions underlying different model types in simulating regional climate and climate change. Violating these assumptions will affect model performance (see links to different subsections for details). All assumptions regarding future climate are in addition to those regarding present climate and predicated on the driving global model simulating a plausible global climate sensitivity (Section 1.3.5, Chapters 4 and 7). The assumptions listed for future climate applications of perfect prognosis statistical downscaling and bias adjustment are often called the “stationarity assumption”. Numbers in curly brackets refer to chapters and sections assessing these assumptions. </w:t>
      </w:r>
    </w:p>
    <w:p w14:paraId="2EFFD5B1" w14:textId="77777777" w:rsidR="00A24E40" w:rsidRPr="00A24E40" w:rsidRDefault="00A24E40" w:rsidP="00A24E40">
      <w:pPr>
        <w:pStyle w:val="AR6BodyText"/>
        <w:rPr>
          <w:lang w:val="en-US"/>
        </w:rPr>
      </w:pPr>
    </w:p>
    <w:tbl>
      <w:tblPr>
        <w:tblW w:w="975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127"/>
        <w:gridCol w:w="1134"/>
        <w:gridCol w:w="3118"/>
        <w:gridCol w:w="3373"/>
      </w:tblGrid>
      <w:tr w:rsidR="00E2170D" w:rsidRPr="002C653B" w14:paraId="2436120B" w14:textId="77777777" w:rsidTr="00BA665A">
        <w:trPr>
          <w:trHeight w:val="311"/>
        </w:trPr>
        <w:tc>
          <w:tcPr>
            <w:tcW w:w="2127" w:type="dxa"/>
            <w:shd w:val="clear" w:color="auto" w:fill="DEEAF6" w:themeFill="accent1" w:themeFillTint="33"/>
          </w:tcPr>
          <w:p w14:paraId="313F2884" w14:textId="77777777" w:rsidR="00E2170D" w:rsidRPr="003F2D6A" w:rsidRDefault="00E2170D" w:rsidP="00BA665A">
            <w:pPr>
              <w:rPr>
                <w:b/>
                <w:color w:val="000000" w:themeColor="text1"/>
              </w:rPr>
            </w:pPr>
            <w:r w:rsidRPr="003F2D6A">
              <w:rPr>
                <w:color w:val="000000" w:themeColor="text1"/>
              </w:rPr>
              <w:t>Model type</w:t>
            </w:r>
          </w:p>
        </w:tc>
        <w:tc>
          <w:tcPr>
            <w:tcW w:w="1134" w:type="dxa"/>
            <w:shd w:val="clear" w:color="auto" w:fill="DEEAF6" w:themeFill="accent1" w:themeFillTint="33"/>
          </w:tcPr>
          <w:p w14:paraId="5F021CFA" w14:textId="77777777" w:rsidR="00E2170D" w:rsidRPr="00441820" w:rsidRDefault="00E2170D" w:rsidP="00BA665A">
            <w:pPr>
              <w:rPr>
                <w:color w:val="000000" w:themeColor="text1"/>
                <w:lang w:val="en-US"/>
              </w:rPr>
            </w:pPr>
            <w:r w:rsidRPr="00441820">
              <w:rPr>
                <w:color w:val="000000" w:themeColor="text1"/>
                <w:lang w:val="en-US"/>
              </w:rPr>
              <w:t>Scale at which the assumption applies</w:t>
            </w:r>
          </w:p>
        </w:tc>
        <w:tc>
          <w:tcPr>
            <w:tcW w:w="3118" w:type="dxa"/>
            <w:shd w:val="clear" w:color="auto" w:fill="DEEAF6" w:themeFill="accent1" w:themeFillTint="33"/>
          </w:tcPr>
          <w:p w14:paraId="6F1E9888" w14:textId="77777777" w:rsidR="00E2170D" w:rsidRPr="00441820" w:rsidRDefault="00E2170D" w:rsidP="00BA665A">
            <w:pPr>
              <w:rPr>
                <w:color w:val="000000" w:themeColor="text1"/>
                <w:lang w:val="en-US"/>
              </w:rPr>
            </w:pPr>
            <w:r w:rsidRPr="00441820">
              <w:rPr>
                <w:color w:val="000000" w:themeColor="text1"/>
                <w:lang w:val="en-US"/>
              </w:rPr>
              <w:t>Assumptions to realistically simulate present regional climate</w:t>
            </w:r>
          </w:p>
        </w:tc>
        <w:tc>
          <w:tcPr>
            <w:tcW w:w="3373" w:type="dxa"/>
            <w:shd w:val="clear" w:color="auto" w:fill="DEEAF6" w:themeFill="accent1" w:themeFillTint="33"/>
          </w:tcPr>
          <w:p w14:paraId="03CE80F6" w14:textId="77777777" w:rsidR="00E2170D" w:rsidRPr="00441820" w:rsidRDefault="00E2170D" w:rsidP="00BA665A">
            <w:pPr>
              <w:rPr>
                <w:color w:val="000000" w:themeColor="text1"/>
                <w:lang w:val="en-US"/>
              </w:rPr>
            </w:pPr>
            <w:r w:rsidRPr="00441820">
              <w:rPr>
                <w:color w:val="000000" w:themeColor="text1"/>
                <w:lang w:val="en-US"/>
              </w:rPr>
              <w:t>Additional assumptions to be fit for simulating future regional climate</w:t>
            </w:r>
          </w:p>
        </w:tc>
      </w:tr>
      <w:tr w:rsidR="00E2170D" w:rsidRPr="003F2D6A" w14:paraId="68FC5B8D" w14:textId="77777777" w:rsidTr="00BA665A">
        <w:trPr>
          <w:trHeight w:val="283"/>
        </w:trPr>
        <w:tc>
          <w:tcPr>
            <w:tcW w:w="2127" w:type="dxa"/>
            <w:vMerge w:val="restart"/>
          </w:tcPr>
          <w:p w14:paraId="495EFE12" w14:textId="77777777" w:rsidR="00E2170D" w:rsidRPr="00A3177C" w:rsidRDefault="00E2170D" w:rsidP="00BA665A">
            <w:pPr>
              <w:rPr>
                <w:color w:val="000000" w:themeColor="text1"/>
                <w:lang w:val="en-US"/>
              </w:rPr>
            </w:pPr>
            <w:r w:rsidRPr="00A3177C">
              <w:rPr>
                <w:color w:val="000000" w:themeColor="text1"/>
                <w:lang w:val="en-US"/>
              </w:rPr>
              <w:t>Global model (GCM or ESM; not bias adjusted) (Section 10.3.1.1)</w:t>
            </w:r>
          </w:p>
        </w:tc>
        <w:tc>
          <w:tcPr>
            <w:tcW w:w="1134" w:type="dxa"/>
            <w:shd w:val="clear" w:color="auto" w:fill="auto"/>
          </w:tcPr>
          <w:p w14:paraId="5C45DCB7" w14:textId="77777777" w:rsidR="00E2170D" w:rsidRPr="003F2D6A" w:rsidRDefault="00E2170D" w:rsidP="00BA665A">
            <w:pPr>
              <w:rPr>
                <w:color w:val="000000" w:themeColor="text1"/>
              </w:rPr>
            </w:pPr>
            <w:r w:rsidRPr="003F2D6A">
              <w:rPr>
                <w:color w:val="000000" w:themeColor="text1"/>
              </w:rPr>
              <w:t>Large (&gt;1000km)</w:t>
            </w:r>
          </w:p>
        </w:tc>
        <w:tc>
          <w:tcPr>
            <w:tcW w:w="3118" w:type="dxa"/>
            <w:shd w:val="clear" w:color="auto" w:fill="auto"/>
          </w:tcPr>
          <w:p w14:paraId="7F31530F" w14:textId="77777777" w:rsidR="00E2170D" w:rsidRPr="00441820" w:rsidRDefault="00E2170D" w:rsidP="00BA665A">
            <w:pPr>
              <w:rPr>
                <w:color w:val="000000" w:themeColor="text1"/>
                <w:lang w:val="en-US"/>
              </w:rPr>
            </w:pPr>
            <w:r w:rsidRPr="00441820">
              <w:rPr>
                <w:lang w:val="en-US"/>
              </w:rPr>
              <w:t>Global model includes all relevant large-scale forcings and realistically simulates relevant large-scale circulation {3.3.3, 8.5.1, 10.3.3.3}.</w:t>
            </w:r>
          </w:p>
        </w:tc>
        <w:tc>
          <w:tcPr>
            <w:tcW w:w="3373" w:type="dxa"/>
            <w:shd w:val="clear" w:color="auto" w:fill="auto"/>
          </w:tcPr>
          <w:p w14:paraId="224C6CF3" w14:textId="4D3801CA" w:rsidR="00E2170D" w:rsidRPr="003F2D6A" w:rsidRDefault="00E2170D" w:rsidP="00BA665A">
            <w:pPr>
              <w:rPr>
                <w:color w:val="000000" w:themeColor="text1"/>
              </w:rPr>
            </w:pPr>
            <w:r w:rsidRPr="00441820">
              <w:rPr>
                <w:lang w:val="en-US"/>
              </w:rPr>
              <w:t xml:space="preserve">Global model realistically simulates processes controlling large-scale changes. </w:t>
            </w:r>
            <w:r w:rsidRPr="003F2D6A">
              <w:t>Parameterisations are valid in future climate {</w:t>
            </w:r>
            <w:r w:rsidR="005D4027">
              <w:t xml:space="preserve">Chapter </w:t>
            </w:r>
            <w:r w:rsidRPr="003F2D6A">
              <w:t>3, 4.2, 4.5, 8.5.1, 10.3.3.9}.</w:t>
            </w:r>
          </w:p>
        </w:tc>
      </w:tr>
      <w:tr w:rsidR="00E2170D" w:rsidRPr="003F2D6A" w14:paraId="2CA90E70" w14:textId="77777777" w:rsidTr="00BA665A">
        <w:trPr>
          <w:trHeight w:val="283"/>
        </w:trPr>
        <w:tc>
          <w:tcPr>
            <w:tcW w:w="2127" w:type="dxa"/>
            <w:vMerge/>
          </w:tcPr>
          <w:p w14:paraId="34510FAF" w14:textId="77777777" w:rsidR="00E2170D" w:rsidRPr="003F2D6A" w:rsidRDefault="00E2170D" w:rsidP="00BA665A">
            <w:pPr>
              <w:rPr>
                <w:color w:val="000000" w:themeColor="text1"/>
              </w:rPr>
            </w:pPr>
          </w:p>
        </w:tc>
        <w:tc>
          <w:tcPr>
            <w:tcW w:w="1134" w:type="dxa"/>
            <w:shd w:val="clear" w:color="auto" w:fill="auto"/>
          </w:tcPr>
          <w:p w14:paraId="24D36FC9" w14:textId="77777777" w:rsidR="00E2170D" w:rsidRPr="003F2D6A" w:rsidRDefault="00E2170D" w:rsidP="00BA665A">
            <w:pPr>
              <w:rPr>
                <w:color w:val="000000" w:themeColor="text1"/>
              </w:rPr>
            </w:pPr>
            <w:r w:rsidRPr="003F2D6A">
              <w:rPr>
                <w:color w:val="000000" w:themeColor="text1"/>
              </w:rPr>
              <w:t>Regional (&lt;1000km)</w:t>
            </w:r>
          </w:p>
        </w:tc>
        <w:tc>
          <w:tcPr>
            <w:tcW w:w="3118" w:type="dxa"/>
            <w:shd w:val="clear" w:color="auto" w:fill="auto"/>
          </w:tcPr>
          <w:p w14:paraId="5E74493C" w14:textId="77777777" w:rsidR="00E2170D" w:rsidRPr="00441820" w:rsidRDefault="00E2170D" w:rsidP="00BA665A">
            <w:pPr>
              <w:rPr>
                <w:color w:val="000000" w:themeColor="text1"/>
                <w:lang w:val="en-US"/>
              </w:rPr>
            </w:pPr>
            <w:r w:rsidRPr="00441820">
              <w:rPr>
                <w:lang w:val="en-US"/>
              </w:rPr>
              <w:t>Global model includes all relevant regional forcings and realistically simulates all relevant regional scale processes and feedbacks and their dependence on large-scale climate {8.5.1, 10.3.3.4-10.3.3.6, 10.3.3.8}.</w:t>
            </w:r>
          </w:p>
        </w:tc>
        <w:tc>
          <w:tcPr>
            <w:tcW w:w="3373" w:type="dxa"/>
            <w:shd w:val="clear" w:color="auto" w:fill="auto"/>
          </w:tcPr>
          <w:p w14:paraId="2E2A6D1F" w14:textId="77777777" w:rsidR="00E2170D" w:rsidRPr="003F2D6A" w:rsidRDefault="00E2170D" w:rsidP="00BA665A">
            <w:r w:rsidRPr="00441820">
              <w:rPr>
                <w:lang w:val="en-US"/>
              </w:rPr>
              <w:t xml:space="preserve">Global model realistically simulates processes controlling regional changes. </w:t>
            </w:r>
            <w:r w:rsidRPr="003F2D6A">
              <w:t>Parameterisations are valid in future climate {8.5.1, 10.3.3.9}.</w:t>
            </w:r>
          </w:p>
        </w:tc>
      </w:tr>
      <w:tr w:rsidR="00E2170D" w:rsidRPr="003F2D6A" w14:paraId="63BEA624" w14:textId="77777777" w:rsidTr="00BA665A">
        <w:trPr>
          <w:trHeight w:val="283"/>
        </w:trPr>
        <w:tc>
          <w:tcPr>
            <w:tcW w:w="2127" w:type="dxa"/>
            <w:vMerge w:val="restart"/>
          </w:tcPr>
          <w:p w14:paraId="6C9B9FCC" w14:textId="77777777" w:rsidR="00E2170D" w:rsidRPr="00441820" w:rsidRDefault="00E2170D" w:rsidP="00BA665A">
            <w:pPr>
              <w:rPr>
                <w:color w:val="000000" w:themeColor="text1"/>
                <w:lang w:val="en-US"/>
              </w:rPr>
            </w:pPr>
            <w:r w:rsidRPr="00441820">
              <w:rPr>
                <w:color w:val="000000" w:themeColor="text1"/>
                <w:lang w:val="en-US"/>
              </w:rPr>
              <w:t>Dynamical downscaling of global model with RCM (not bias adjusted) (Section 10.3.1.2)</w:t>
            </w:r>
          </w:p>
        </w:tc>
        <w:tc>
          <w:tcPr>
            <w:tcW w:w="1134" w:type="dxa"/>
          </w:tcPr>
          <w:p w14:paraId="294E4F65" w14:textId="77777777" w:rsidR="00E2170D" w:rsidRPr="003F2D6A" w:rsidRDefault="00E2170D" w:rsidP="00BA665A">
            <w:pPr>
              <w:rPr>
                <w:color w:val="000000" w:themeColor="text1"/>
              </w:rPr>
            </w:pPr>
            <w:r w:rsidRPr="003F2D6A">
              <w:rPr>
                <w:color w:val="000000" w:themeColor="text1"/>
              </w:rPr>
              <w:t>Large</w:t>
            </w:r>
          </w:p>
        </w:tc>
        <w:tc>
          <w:tcPr>
            <w:tcW w:w="3118" w:type="dxa"/>
          </w:tcPr>
          <w:p w14:paraId="3C4899F4" w14:textId="77777777" w:rsidR="00E2170D" w:rsidRPr="003F2D6A" w:rsidRDefault="00E2170D" w:rsidP="00BA665A">
            <w:r w:rsidRPr="00441820">
              <w:rPr>
                <w:lang w:val="en-US"/>
              </w:rPr>
              <w:t xml:space="preserve">Driving global model includes all relevant large-scale forcings and realistically simulates relevant large-scale circulation, RCM does not deteriorate global simulations. </w:t>
            </w:r>
            <w:r w:rsidRPr="003F2D6A">
              <w:t>Feedbacks from regional into large-scale processes are negligible {3.3.3, 8.5.1, 10.3.3.3}.</w:t>
            </w:r>
          </w:p>
        </w:tc>
        <w:tc>
          <w:tcPr>
            <w:tcW w:w="3373" w:type="dxa"/>
          </w:tcPr>
          <w:p w14:paraId="4846EB53" w14:textId="3CFCAFDF" w:rsidR="00E2170D" w:rsidRPr="003F2D6A" w:rsidRDefault="00E2170D" w:rsidP="00BA665A">
            <w:pPr>
              <w:rPr>
                <w:color w:val="000000" w:themeColor="text1"/>
              </w:rPr>
            </w:pPr>
            <w:r w:rsidRPr="00441820">
              <w:rPr>
                <w:lang w:val="en-US"/>
              </w:rPr>
              <w:t xml:space="preserve">Driving global model realistically simulates processes controlling large-scale changes, RCM does not deteriorate global model changes. </w:t>
            </w:r>
            <w:r w:rsidRPr="003F2D6A">
              <w:t>Parameterisations are valid in future climate {</w:t>
            </w:r>
            <w:r w:rsidR="005D4027">
              <w:t xml:space="preserve">Chapter </w:t>
            </w:r>
            <w:r w:rsidRPr="003F2D6A">
              <w:t>3, 4.2, 4.5. 8.5.1, 10.3.3.9}.</w:t>
            </w:r>
          </w:p>
        </w:tc>
      </w:tr>
      <w:tr w:rsidR="00E2170D" w:rsidRPr="003F2D6A" w14:paraId="546F01C8" w14:textId="77777777" w:rsidTr="00BA665A">
        <w:trPr>
          <w:trHeight w:val="283"/>
        </w:trPr>
        <w:tc>
          <w:tcPr>
            <w:tcW w:w="2127" w:type="dxa"/>
            <w:vMerge/>
          </w:tcPr>
          <w:p w14:paraId="23F8AEDD" w14:textId="77777777" w:rsidR="00E2170D" w:rsidRPr="003F2D6A" w:rsidRDefault="00E2170D" w:rsidP="00BA665A">
            <w:pPr>
              <w:rPr>
                <w:color w:val="000000" w:themeColor="text1"/>
              </w:rPr>
            </w:pPr>
          </w:p>
        </w:tc>
        <w:tc>
          <w:tcPr>
            <w:tcW w:w="1134" w:type="dxa"/>
          </w:tcPr>
          <w:p w14:paraId="16590A76"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70F310DA" w14:textId="77777777" w:rsidR="00E2170D" w:rsidRPr="00441820" w:rsidRDefault="00E2170D" w:rsidP="00BA665A">
            <w:pPr>
              <w:rPr>
                <w:color w:val="000000" w:themeColor="text1"/>
                <w:lang w:val="en-US"/>
              </w:rPr>
            </w:pPr>
            <w:r w:rsidRPr="00441820">
              <w:rPr>
                <w:color w:val="000000" w:themeColor="text1"/>
                <w:lang w:val="en-US"/>
              </w:rPr>
              <w:t xml:space="preserve">RCM </w:t>
            </w:r>
            <w:r w:rsidRPr="00441820">
              <w:rPr>
                <w:lang w:val="en-US"/>
              </w:rPr>
              <w:t>includes all relevant regional forcings and realistically simulates all relevant regional scale processes and feedbacks and their dependence on large-scale climate {10.3.3.4–10.3.3.6, 10.3.3.8}.</w:t>
            </w:r>
          </w:p>
        </w:tc>
        <w:tc>
          <w:tcPr>
            <w:tcW w:w="3373" w:type="dxa"/>
          </w:tcPr>
          <w:p w14:paraId="37DA800B" w14:textId="77777777" w:rsidR="00E2170D" w:rsidRPr="003F2D6A" w:rsidRDefault="00E2170D" w:rsidP="00BA665A">
            <w:pPr>
              <w:rPr>
                <w:color w:val="000000" w:themeColor="text1"/>
              </w:rPr>
            </w:pPr>
            <w:r w:rsidRPr="00441820">
              <w:rPr>
                <w:lang w:val="en-US"/>
              </w:rPr>
              <w:t xml:space="preserve">RCM realistically simulates processes controlling regional changes. </w:t>
            </w:r>
            <w:r w:rsidRPr="003F2D6A">
              <w:t>Parameterisations are valid in future climate {10.3.3.9}.</w:t>
            </w:r>
          </w:p>
        </w:tc>
      </w:tr>
      <w:tr w:rsidR="00E2170D" w:rsidRPr="003F2D6A" w14:paraId="1FD6C1C4" w14:textId="77777777" w:rsidTr="00BA665A">
        <w:trPr>
          <w:trHeight w:val="283"/>
        </w:trPr>
        <w:tc>
          <w:tcPr>
            <w:tcW w:w="2127" w:type="dxa"/>
            <w:vMerge w:val="restart"/>
          </w:tcPr>
          <w:p w14:paraId="41A4430D" w14:textId="77777777" w:rsidR="00E2170D" w:rsidRPr="00441820" w:rsidRDefault="00E2170D" w:rsidP="00BA665A">
            <w:pPr>
              <w:rPr>
                <w:color w:val="000000" w:themeColor="text1"/>
                <w:lang w:val="en-US"/>
              </w:rPr>
            </w:pPr>
            <w:r w:rsidRPr="00441820">
              <w:rPr>
                <w:color w:val="000000" w:themeColor="text1"/>
                <w:lang w:val="en-US"/>
              </w:rPr>
              <w:t xml:space="preserve">Perfect prognosis </w:t>
            </w:r>
            <w:r w:rsidRPr="00441820">
              <w:rPr>
                <w:color w:val="000000" w:themeColor="text1"/>
                <w:lang w:val="en-US"/>
              </w:rPr>
              <w:lastRenderedPageBreak/>
              <w:t>statistical downscaling of GCM (Section 10.3.1.3)</w:t>
            </w:r>
          </w:p>
        </w:tc>
        <w:tc>
          <w:tcPr>
            <w:tcW w:w="1134" w:type="dxa"/>
          </w:tcPr>
          <w:p w14:paraId="55AD2B0E" w14:textId="77777777" w:rsidR="00E2170D" w:rsidRPr="003F2D6A" w:rsidRDefault="00E2170D" w:rsidP="00BA665A">
            <w:pPr>
              <w:rPr>
                <w:color w:val="000000" w:themeColor="text1"/>
              </w:rPr>
            </w:pPr>
            <w:r w:rsidRPr="003F2D6A">
              <w:rPr>
                <w:color w:val="000000" w:themeColor="text1"/>
              </w:rPr>
              <w:lastRenderedPageBreak/>
              <w:t>Large</w:t>
            </w:r>
          </w:p>
        </w:tc>
        <w:tc>
          <w:tcPr>
            <w:tcW w:w="3118" w:type="dxa"/>
          </w:tcPr>
          <w:p w14:paraId="6F59900D" w14:textId="77777777" w:rsidR="00E2170D" w:rsidRPr="00441820" w:rsidRDefault="00E2170D" w:rsidP="00BA665A">
            <w:pPr>
              <w:rPr>
                <w:color w:val="000000" w:themeColor="text1"/>
                <w:lang w:val="en-US"/>
              </w:rPr>
            </w:pPr>
            <w:r w:rsidRPr="00441820">
              <w:rPr>
                <w:lang w:val="en-US"/>
              </w:rPr>
              <w:t xml:space="preserve">Global model realistically </w:t>
            </w:r>
            <w:r w:rsidRPr="00441820">
              <w:rPr>
                <w:lang w:val="en-US"/>
              </w:rPr>
              <w:lastRenderedPageBreak/>
              <w:t xml:space="preserve">simulates all relevant large-scale predictors. The predictors are bias free and represent the regional variability at all desired time-scales {3.3.3, 8.5.1, 10.3.3.3}. </w:t>
            </w:r>
          </w:p>
        </w:tc>
        <w:tc>
          <w:tcPr>
            <w:tcW w:w="3373" w:type="dxa"/>
          </w:tcPr>
          <w:p w14:paraId="59F82600" w14:textId="7F95F6B3" w:rsidR="00E2170D" w:rsidRPr="003F2D6A" w:rsidRDefault="00E2170D" w:rsidP="00BA665A">
            <w:pPr>
              <w:rPr>
                <w:color w:val="000000" w:themeColor="text1"/>
              </w:rPr>
            </w:pPr>
            <w:r w:rsidRPr="00441820">
              <w:rPr>
                <w:lang w:val="en-US"/>
              </w:rPr>
              <w:lastRenderedPageBreak/>
              <w:t xml:space="preserve">Global model realistically </w:t>
            </w:r>
            <w:r w:rsidRPr="00441820">
              <w:rPr>
                <w:lang w:val="en-US"/>
              </w:rPr>
              <w:lastRenderedPageBreak/>
              <w:t xml:space="preserve">simulates processes controlling changes in the predictors. </w:t>
            </w:r>
            <w:r w:rsidRPr="003F2D6A">
              <w:t>The predictors represent the response to external forcing {</w:t>
            </w:r>
            <w:r w:rsidR="005D4027">
              <w:t xml:space="preserve">Chapter </w:t>
            </w:r>
            <w:r w:rsidRPr="003F2D6A">
              <w:t>3, 4.2, 4.5. 8.5.1, 10.3.3.9}.</w:t>
            </w:r>
          </w:p>
        </w:tc>
      </w:tr>
      <w:tr w:rsidR="00E2170D" w:rsidRPr="002C653B" w14:paraId="7FAFA8AC" w14:textId="77777777" w:rsidTr="00BA665A">
        <w:trPr>
          <w:trHeight w:val="283"/>
        </w:trPr>
        <w:tc>
          <w:tcPr>
            <w:tcW w:w="2127" w:type="dxa"/>
            <w:vMerge/>
          </w:tcPr>
          <w:p w14:paraId="0CD44809" w14:textId="77777777" w:rsidR="00E2170D" w:rsidRPr="003F2D6A" w:rsidRDefault="00E2170D" w:rsidP="00BA665A">
            <w:pPr>
              <w:rPr>
                <w:color w:val="000000" w:themeColor="text1"/>
              </w:rPr>
            </w:pPr>
          </w:p>
        </w:tc>
        <w:tc>
          <w:tcPr>
            <w:tcW w:w="1134" w:type="dxa"/>
          </w:tcPr>
          <w:p w14:paraId="46DC2DDA"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07D7E0F6" w14:textId="77777777" w:rsidR="00E2170D" w:rsidRPr="003F2D6A" w:rsidRDefault="00E2170D" w:rsidP="00BA665A">
            <w:pPr>
              <w:rPr>
                <w:color w:val="000000" w:themeColor="text1"/>
              </w:rPr>
            </w:pPr>
            <w:r w:rsidRPr="00441820">
              <w:rPr>
                <w:lang w:val="en-US"/>
              </w:rPr>
              <w:t xml:space="preserve">The statistical model structure is adequate to represent the predictor influence on regional-scale variability. </w:t>
            </w:r>
            <w:r w:rsidRPr="003F2D6A">
              <w:t>There are no relevant feedbacks involving the predictands {10.3.3.7}.</w:t>
            </w:r>
          </w:p>
        </w:tc>
        <w:tc>
          <w:tcPr>
            <w:tcW w:w="3373" w:type="dxa"/>
          </w:tcPr>
          <w:p w14:paraId="7FDDEBE5" w14:textId="77777777" w:rsidR="00E2170D" w:rsidRPr="00441820" w:rsidRDefault="00E2170D" w:rsidP="00BA665A">
            <w:pPr>
              <w:rPr>
                <w:color w:val="000000" w:themeColor="text1"/>
                <w:lang w:val="en-US"/>
              </w:rPr>
            </w:pPr>
            <w:r w:rsidRPr="00441820">
              <w:rPr>
                <w:lang w:val="en-US"/>
              </w:rPr>
              <w:t>The statistical model structure is adequate under the required extrapolation {10.3.3.9}.</w:t>
            </w:r>
          </w:p>
        </w:tc>
      </w:tr>
      <w:tr w:rsidR="00E2170D" w:rsidRPr="003F2D6A" w14:paraId="0459EA5B" w14:textId="77777777" w:rsidTr="00BA665A">
        <w:trPr>
          <w:trHeight w:val="283"/>
        </w:trPr>
        <w:tc>
          <w:tcPr>
            <w:tcW w:w="2127" w:type="dxa"/>
            <w:vMerge w:val="restart"/>
          </w:tcPr>
          <w:p w14:paraId="10E6D1B0" w14:textId="77777777" w:rsidR="00E2170D" w:rsidRPr="00441820" w:rsidRDefault="00E2170D" w:rsidP="00BA665A">
            <w:pPr>
              <w:rPr>
                <w:color w:val="000000" w:themeColor="text1"/>
                <w:lang w:val="en-US"/>
              </w:rPr>
            </w:pPr>
            <w:r w:rsidRPr="00441820">
              <w:rPr>
                <w:color w:val="000000" w:themeColor="text1"/>
                <w:lang w:val="en-US"/>
              </w:rPr>
              <w:t>Bias adjustment of dynamical model (GCM or RCM) (Section 10.3.1.3)</w:t>
            </w:r>
          </w:p>
        </w:tc>
        <w:tc>
          <w:tcPr>
            <w:tcW w:w="1134" w:type="dxa"/>
          </w:tcPr>
          <w:p w14:paraId="02070284" w14:textId="77777777" w:rsidR="00E2170D" w:rsidRPr="003F2D6A" w:rsidRDefault="00E2170D" w:rsidP="00BA665A">
            <w:pPr>
              <w:rPr>
                <w:color w:val="000000" w:themeColor="text1"/>
              </w:rPr>
            </w:pPr>
            <w:r w:rsidRPr="003F2D6A">
              <w:rPr>
                <w:color w:val="000000" w:themeColor="text1"/>
              </w:rPr>
              <w:t>Large</w:t>
            </w:r>
          </w:p>
        </w:tc>
        <w:tc>
          <w:tcPr>
            <w:tcW w:w="3118" w:type="dxa"/>
          </w:tcPr>
          <w:p w14:paraId="61F8308F" w14:textId="77777777" w:rsidR="00E2170D" w:rsidRPr="003F2D6A" w:rsidRDefault="00E2170D" w:rsidP="00BA665A">
            <w:pPr>
              <w:rPr>
                <w:color w:val="000000" w:themeColor="text1"/>
              </w:rPr>
            </w:pPr>
            <w:r w:rsidRPr="003F2D6A">
              <w:t>As per driving model.</w:t>
            </w:r>
          </w:p>
        </w:tc>
        <w:tc>
          <w:tcPr>
            <w:tcW w:w="3373" w:type="dxa"/>
          </w:tcPr>
          <w:p w14:paraId="096BB70C" w14:textId="77777777" w:rsidR="00E2170D" w:rsidRPr="003F2D6A" w:rsidRDefault="00E2170D" w:rsidP="00BA665A">
            <w:pPr>
              <w:rPr>
                <w:color w:val="000000" w:themeColor="text1"/>
              </w:rPr>
            </w:pPr>
            <w:r w:rsidRPr="003F2D6A">
              <w:t>As per driving model.</w:t>
            </w:r>
          </w:p>
        </w:tc>
      </w:tr>
      <w:tr w:rsidR="00E2170D" w:rsidRPr="002C653B" w14:paraId="1470D5B5" w14:textId="77777777" w:rsidTr="00BA665A">
        <w:trPr>
          <w:trHeight w:val="283"/>
        </w:trPr>
        <w:tc>
          <w:tcPr>
            <w:tcW w:w="2127" w:type="dxa"/>
            <w:vMerge/>
          </w:tcPr>
          <w:p w14:paraId="088051DF" w14:textId="77777777" w:rsidR="00E2170D" w:rsidRPr="003F2D6A" w:rsidRDefault="00E2170D" w:rsidP="00BA665A">
            <w:pPr>
              <w:rPr>
                <w:color w:val="000000" w:themeColor="text1"/>
              </w:rPr>
            </w:pPr>
          </w:p>
        </w:tc>
        <w:tc>
          <w:tcPr>
            <w:tcW w:w="1134" w:type="dxa"/>
          </w:tcPr>
          <w:p w14:paraId="3DD17CF4"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28B3652C" w14:textId="77777777" w:rsidR="00E2170D" w:rsidRPr="00441820" w:rsidRDefault="00E2170D" w:rsidP="00BA665A">
            <w:pPr>
              <w:rPr>
                <w:color w:val="000000" w:themeColor="text1"/>
                <w:lang w:val="en-US"/>
              </w:rPr>
            </w:pPr>
            <w:r w:rsidRPr="00441820">
              <w:rPr>
                <w:lang w:val="en-US"/>
              </w:rPr>
              <w:t>As per driving model, apart from adjustable biases. The gap between driving model resolution and target resolution is minor {10.3.3.4</w:t>
            </w:r>
            <w:r w:rsidRPr="00441820">
              <w:rPr>
                <w:rFonts w:cs="Times New Roman"/>
                <w:lang w:val="en-US"/>
              </w:rPr>
              <w:t>–</w:t>
            </w:r>
            <w:r w:rsidRPr="00441820">
              <w:rPr>
                <w:lang w:val="en-US"/>
              </w:rPr>
              <w:t>10.3.3.6, 10.3.3.8, Cross-Chapter Box 10.2}.</w:t>
            </w:r>
          </w:p>
        </w:tc>
        <w:tc>
          <w:tcPr>
            <w:tcW w:w="3373" w:type="dxa"/>
          </w:tcPr>
          <w:p w14:paraId="053D1C3C" w14:textId="77777777" w:rsidR="00E2170D" w:rsidRPr="00441820" w:rsidRDefault="00E2170D" w:rsidP="00BA665A">
            <w:pPr>
              <w:rPr>
                <w:color w:val="000000" w:themeColor="text1"/>
                <w:lang w:val="en-US"/>
              </w:rPr>
            </w:pPr>
            <w:r w:rsidRPr="00441820">
              <w:rPr>
                <w:lang w:val="en-US"/>
              </w:rPr>
              <w:t>As per driving model, apart from adjustable biases. The chosen bias adjustment is applicable in a future climate {10.3.3.9, Cross-Chapter Box 10.2}.</w:t>
            </w:r>
          </w:p>
        </w:tc>
      </w:tr>
      <w:tr w:rsidR="00E2170D" w:rsidRPr="002C653B" w14:paraId="4793D142" w14:textId="77777777" w:rsidTr="00BA665A">
        <w:trPr>
          <w:trHeight w:val="283"/>
        </w:trPr>
        <w:tc>
          <w:tcPr>
            <w:tcW w:w="2127" w:type="dxa"/>
            <w:vMerge w:val="restart"/>
          </w:tcPr>
          <w:p w14:paraId="47C3452A" w14:textId="77777777" w:rsidR="00E2170D" w:rsidRPr="00441820" w:rsidRDefault="00E2170D" w:rsidP="00BA665A">
            <w:pPr>
              <w:rPr>
                <w:color w:val="000000" w:themeColor="text1"/>
                <w:lang w:val="en-US"/>
              </w:rPr>
            </w:pPr>
            <w:r w:rsidRPr="00441820">
              <w:rPr>
                <w:color w:val="000000" w:themeColor="text1"/>
                <w:lang w:val="en-US"/>
              </w:rPr>
              <w:t>Delta change approach applied to dynamical model (Section 10.3.1.3)</w:t>
            </w:r>
          </w:p>
        </w:tc>
        <w:tc>
          <w:tcPr>
            <w:tcW w:w="1134" w:type="dxa"/>
          </w:tcPr>
          <w:p w14:paraId="29412FE1" w14:textId="77777777" w:rsidR="00E2170D" w:rsidRPr="003F2D6A" w:rsidRDefault="00E2170D" w:rsidP="00BA665A">
            <w:pPr>
              <w:rPr>
                <w:rFonts w:cs="Times New Roman"/>
                <w:color w:val="000000" w:themeColor="text1"/>
              </w:rPr>
            </w:pPr>
            <w:r w:rsidRPr="003F2D6A">
              <w:rPr>
                <w:color w:val="000000" w:themeColor="text1"/>
              </w:rPr>
              <w:t>Large</w:t>
            </w:r>
          </w:p>
        </w:tc>
        <w:tc>
          <w:tcPr>
            <w:tcW w:w="3118" w:type="dxa"/>
          </w:tcPr>
          <w:p w14:paraId="44D6997D" w14:textId="77777777" w:rsidR="00E2170D" w:rsidRPr="003F2D6A" w:rsidRDefault="00E2170D" w:rsidP="00BA665A">
            <w:pPr>
              <w:rPr>
                <w:rFonts w:cs="Times New Roman"/>
                <w:color w:val="000000" w:themeColor="text1"/>
              </w:rPr>
            </w:pPr>
            <w:r w:rsidRPr="003F2D6A">
              <w:rPr>
                <w:rFonts w:cs="Times New Roman"/>
                <w:color w:val="000000" w:themeColor="text1"/>
              </w:rPr>
              <w:t>Not applicable</w:t>
            </w:r>
          </w:p>
        </w:tc>
        <w:tc>
          <w:tcPr>
            <w:tcW w:w="3373" w:type="dxa"/>
          </w:tcPr>
          <w:p w14:paraId="77CB2693" w14:textId="3C78C1B0" w:rsidR="00E2170D" w:rsidRPr="00441820" w:rsidRDefault="00E2170D" w:rsidP="00BA665A">
            <w:pPr>
              <w:rPr>
                <w:rFonts w:cs="Times New Roman"/>
                <w:color w:val="000000" w:themeColor="text1"/>
                <w:lang w:val="en-US"/>
              </w:rPr>
            </w:pPr>
            <w:r w:rsidRPr="00441820">
              <w:rPr>
                <w:rFonts w:cs="Times New Roman"/>
                <w:color w:val="000000" w:themeColor="text1"/>
                <w:lang w:val="en-US"/>
              </w:rPr>
              <w:t xml:space="preserve">As per driving model. There are no changes altering the non-changed statistics (e.g., no circulation changes that alter temporal structure) </w:t>
            </w:r>
            <w:r w:rsidRPr="00441820">
              <w:rPr>
                <w:lang w:val="en-US"/>
              </w:rPr>
              <w:t>{</w:t>
            </w:r>
            <w:r w:rsidR="005D4027" w:rsidRPr="00441820">
              <w:rPr>
                <w:lang w:val="en-US"/>
              </w:rPr>
              <w:t xml:space="preserve">Chapter </w:t>
            </w:r>
            <w:r w:rsidRPr="00441820">
              <w:rPr>
                <w:lang w:val="en-US"/>
              </w:rPr>
              <w:t>3, 4.2, 4.5, 8.5.1, 10.3.3.9}.</w:t>
            </w:r>
          </w:p>
        </w:tc>
      </w:tr>
      <w:tr w:rsidR="00E2170D" w:rsidRPr="002C653B" w14:paraId="5BE6384B" w14:textId="77777777" w:rsidTr="00BA665A">
        <w:trPr>
          <w:trHeight w:val="283"/>
        </w:trPr>
        <w:tc>
          <w:tcPr>
            <w:tcW w:w="2127" w:type="dxa"/>
            <w:vMerge/>
          </w:tcPr>
          <w:p w14:paraId="0CCFB48F" w14:textId="77777777" w:rsidR="00E2170D" w:rsidRPr="00441820" w:rsidRDefault="00E2170D" w:rsidP="00BA665A">
            <w:pPr>
              <w:rPr>
                <w:color w:val="000000" w:themeColor="text1"/>
                <w:lang w:val="en-US"/>
              </w:rPr>
            </w:pPr>
          </w:p>
        </w:tc>
        <w:tc>
          <w:tcPr>
            <w:tcW w:w="1134" w:type="dxa"/>
          </w:tcPr>
          <w:p w14:paraId="174E94CA" w14:textId="77777777" w:rsidR="00E2170D" w:rsidRPr="003F2D6A" w:rsidRDefault="00E2170D" w:rsidP="00BA665A">
            <w:pPr>
              <w:rPr>
                <w:rFonts w:cs="Times New Roman"/>
                <w:color w:val="000000" w:themeColor="text1"/>
              </w:rPr>
            </w:pPr>
            <w:r w:rsidRPr="003F2D6A">
              <w:rPr>
                <w:color w:val="000000" w:themeColor="text1"/>
              </w:rPr>
              <w:t>Regional</w:t>
            </w:r>
          </w:p>
        </w:tc>
        <w:tc>
          <w:tcPr>
            <w:tcW w:w="3118" w:type="dxa"/>
          </w:tcPr>
          <w:p w14:paraId="3CAEBDC2" w14:textId="77777777" w:rsidR="00E2170D" w:rsidRPr="003F2D6A" w:rsidRDefault="00E2170D" w:rsidP="00BA665A">
            <w:pPr>
              <w:rPr>
                <w:rFonts w:cs="Times New Roman"/>
                <w:color w:val="000000" w:themeColor="text1"/>
              </w:rPr>
            </w:pPr>
            <w:r w:rsidRPr="003F2D6A">
              <w:rPr>
                <w:rFonts w:cs="Times New Roman"/>
                <w:color w:val="000000" w:themeColor="text1"/>
              </w:rPr>
              <w:t>Not applicable</w:t>
            </w:r>
          </w:p>
        </w:tc>
        <w:tc>
          <w:tcPr>
            <w:tcW w:w="3373" w:type="dxa"/>
          </w:tcPr>
          <w:p w14:paraId="16B2940B" w14:textId="77777777" w:rsidR="00E2170D" w:rsidRPr="00441820" w:rsidRDefault="00E2170D" w:rsidP="00BA665A">
            <w:pPr>
              <w:rPr>
                <w:rFonts w:cs="Times New Roman"/>
                <w:color w:val="000000" w:themeColor="text1"/>
                <w:lang w:val="en-US"/>
              </w:rPr>
            </w:pPr>
            <w:r w:rsidRPr="00441820">
              <w:rPr>
                <w:lang w:val="en-US"/>
              </w:rPr>
              <w:t xml:space="preserve">As per driving model. </w:t>
            </w:r>
            <w:r w:rsidRPr="00441820">
              <w:rPr>
                <w:rFonts w:cs="Times New Roman"/>
                <w:color w:val="000000" w:themeColor="text1"/>
                <w:lang w:val="en-US"/>
              </w:rPr>
              <w:t>There are no changes altering the non-changed statistics</w:t>
            </w:r>
            <w:r w:rsidRPr="00441820">
              <w:rPr>
                <w:lang w:val="en-US"/>
              </w:rPr>
              <w:t>. The gap between driving model resolution and target resolution is minor {10.3.3.9}.</w:t>
            </w:r>
          </w:p>
        </w:tc>
      </w:tr>
      <w:tr w:rsidR="00E2170D" w:rsidRPr="003F2D6A" w14:paraId="6F4F6A58" w14:textId="77777777" w:rsidTr="00BA665A">
        <w:trPr>
          <w:trHeight w:val="283"/>
        </w:trPr>
        <w:tc>
          <w:tcPr>
            <w:tcW w:w="2127" w:type="dxa"/>
            <w:vMerge w:val="restart"/>
          </w:tcPr>
          <w:p w14:paraId="2A0A8E55" w14:textId="77777777" w:rsidR="00E2170D" w:rsidRPr="00441820" w:rsidRDefault="00E2170D" w:rsidP="00BA665A">
            <w:pPr>
              <w:rPr>
                <w:color w:val="000000" w:themeColor="text1"/>
                <w:lang w:val="en-US"/>
              </w:rPr>
            </w:pPr>
            <w:r w:rsidRPr="00441820">
              <w:rPr>
                <w:color w:val="000000" w:themeColor="text1"/>
                <w:lang w:val="en-US"/>
              </w:rPr>
              <w:t>Change factor weather generator applied to dynamical model (Section 10.3.1.3)</w:t>
            </w:r>
          </w:p>
        </w:tc>
        <w:tc>
          <w:tcPr>
            <w:tcW w:w="1134" w:type="dxa"/>
          </w:tcPr>
          <w:p w14:paraId="72031ABB" w14:textId="77777777" w:rsidR="00E2170D" w:rsidRPr="003F2D6A" w:rsidRDefault="00E2170D" w:rsidP="00BA665A">
            <w:pPr>
              <w:rPr>
                <w:color w:val="000000" w:themeColor="text1"/>
              </w:rPr>
            </w:pPr>
            <w:r w:rsidRPr="003F2D6A">
              <w:rPr>
                <w:color w:val="000000" w:themeColor="text1"/>
              </w:rPr>
              <w:t>Large</w:t>
            </w:r>
          </w:p>
        </w:tc>
        <w:tc>
          <w:tcPr>
            <w:tcW w:w="3118" w:type="dxa"/>
          </w:tcPr>
          <w:p w14:paraId="7C257F8D" w14:textId="77777777" w:rsidR="00E2170D" w:rsidRPr="003F2D6A" w:rsidRDefault="00E2170D" w:rsidP="00BA665A">
            <w:pPr>
              <w:rPr>
                <w:color w:val="000000" w:themeColor="text1"/>
              </w:rPr>
            </w:pPr>
            <w:r w:rsidRPr="003F2D6A">
              <w:t>Not applicable</w:t>
            </w:r>
          </w:p>
        </w:tc>
        <w:tc>
          <w:tcPr>
            <w:tcW w:w="3373" w:type="dxa"/>
          </w:tcPr>
          <w:p w14:paraId="459B3BBC" w14:textId="77777777" w:rsidR="00E2170D" w:rsidRPr="003F2D6A" w:rsidRDefault="00E2170D" w:rsidP="00BA665A">
            <w:pPr>
              <w:rPr>
                <w:color w:val="000000" w:themeColor="text1"/>
              </w:rPr>
            </w:pPr>
            <w:r w:rsidRPr="003F2D6A">
              <w:t>As per driving model.</w:t>
            </w:r>
          </w:p>
        </w:tc>
      </w:tr>
      <w:tr w:rsidR="00E2170D" w:rsidRPr="002C653B" w14:paraId="11D3D81B" w14:textId="77777777" w:rsidTr="00BA665A">
        <w:trPr>
          <w:trHeight w:val="283"/>
        </w:trPr>
        <w:tc>
          <w:tcPr>
            <w:tcW w:w="2127" w:type="dxa"/>
            <w:vMerge/>
          </w:tcPr>
          <w:p w14:paraId="54AFA402" w14:textId="77777777" w:rsidR="00E2170D" w:rsidRPr="003F2D6A" w:rsidRDefault="00E2170D" w:rsidP="00BA665A">
            <w:pPr>
              <w:rPr>
                <w:color w:val="000000" w:themeColor="text1"/>
              </w:rPr>
            </w:pPr>
          </w:p>
        </w:tc>
        <w:tc>
          <w:tcPr>
            <w:tcW w:w="1134" w:type="dxa"/>
          </w:tcPr>
          <w:p w14:paraId="7133CC3F"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6B2F7FD3" w14:textId="77777777" w:rsidR="00E2170D" w:rsidRPr="00441820" w:rsidRDefault="00E2170D" w:rsidP="00BA665A">
            <w:pPr>
              <w:rPr>
                <w:color w:val="000000" w:themeColor="text1"/>
                <w:lang w:val="en-US"/>
              </w:rPr>
            </w:pPr>
            <w:r w:rsidRPr="00441820">
              <w:rPr>
                <w:lang w:val="en-US"/>
              </w:rPr>
              <w:t>The weather generator structure is adequate {10.3.3.7}.</w:t>
            </w:r>
          </w:p>
        </w:tc>
        <w:tc>
          <w:tcPr>
            <w:tcW w:w="3373" w:type="dxa"/>
          </w:tcPr>
          <w:p w14:paraId="1847B412" w14:textId="77777777" w:rsidR="00E2170D" w:rsidRPr="00441820" w:rsidRDefault="00E2170D" w:rsidP="00BA665A">
            <w:pPr>
              <w:rPr>
                <w:color w:val="000000" w:themeColor="text1"/>
                <w:lang w:val="en-US"/>
              </w:rPr>
            </w:pPr>
            <w:r w:rsidRPr="00441820">
              <w:rPr>
                <w:lang w:val="en-US"/>
              </w:rPr>
              <w:t>As per driving model. The weather generator structure is adequate in a future climate. Change factors are adequately incorporated for all changing weather aspects. The gap between driving model resolution and target resolution is minor {10.3.3.9}.</w:t>
            </w:r>
          </w:p>
        </w:tc>
      </w:tr>
    </w:tbl>
    <w:p w14:paraId="071634D1" w14:textId="77777777" w:rsidR="00E2170D" w:rsidRPr="00441820" w:rsidRDefault="00E2170D" w:rsidP="00E2170D">
      <w:pPr>
        <w:rPr>
          <w:lang w:val="en-US"/>
        </w:rPr>
      </w:pPr>
    </w:p>
    <w:p w14:paraId="79F4E175" w14:textId="77777777" w:rsidR="00E2170D" w:rsidRPr="003F2D6A" w:rsidRDefault="00E2170D" w:rsidP="00E2170D">
      <w:pPr>
        <w:pBdr>
          <w:top w:val="nil"/>
          <w:left w:val="nil"/>
          <w:bottom w:val="nil"/>
          <w:right w:val="nil"/>
          <w:between w:val="nil"/>
        </w:pBdr>
      </w:pPr>
      <w:r w:rsidRPr="003F2D6A">
        <w:rPr>
          <w:b/>
        </w:rPr>
        <w:t>[END TABLE 10.1 HERE]</w:t>
      </w:r>
    </w:p>
    <w:p w14:paraId="427A33CC" w14:textId="77777777" w:rsidR="00E2170D" w:rsidRPr="003F2D6A" w:rsidRDefault="00E2170D" w:rsidP="00E2170D">
      <w:pPr>
        <w:pStyle w:val="AR6BodyText"/>
        <w:rPr>
          <w:lang w:val="en-GB" w:eastAsia="en-US"/>
        </w:rPr>
      </w:pPr>
    </w:p>
    <w:p w14:paraId="65220155" w14:textId="77777777" w:rsidR="00E2170D" w:rsidRPr="003F2D6A" w:rsidRDefault="00E2170D" w:rsidP="00E2170D">
      <w:pPr>
        <w:pStyle w:val="AR6BodyText"/>
        <w:rPr>
          <w:lang w:val="en-GB" w:eastAsia="en-US"/>
        </w:rPr>
      </w:pPr>
    </w:p>
    <w:p w14:paraId="649A0D1E" w14:textId="77777777" w:rsidR="00E2170D" w:rsidRPr="003F2D6A" w:rsidRDefault="00E2170D" w:rsidP="00E2170D">
      <w:pPr>
        <w:pStyle w:val="AR6Chap10Level310111"/>
        <w:rPr>
          <w:lang w:val="en-GB"/>
        </w:rPr>
      </w:pPr>
      <w:bookmarkStart w:id="471" w:name="_Toc5899631"/>
      <w:bookmarkStart w:id="472" w:name="_Toc6837952"/>
      <w:bookmarkStart w:id="473" w:name="_Toc29679419"/>
      <w:bookmarkStart w:id="474" w:name="_Toc30602361"/>
      <w:bookmarkStart w:id="475" w:name="_Toc70454715"/>
      <w:r w:rsidRPr="003F2D6A">
        <w:rPr>
          <w:lang w:val="en-GB"/>
        </w:rPr>
        <w:t>Global models, including high-resolution and variable resolution models</w:t>
      </w:r>
      <w:bookmarkEnd w:id="471"/>
      <w:bookmarkEnd w:id="472"/>
      <w:bookmarkEnd w:id="473"/>
      <w:bookmarkEnd w:id="474"/>
      <w:bookmarkEnd w:id="475"/>
    </w:p>
    <w:p w14:paraId="04F61FAE" w14:textId="77777777" w:rsidR="00E2170D" w:rsidRPr="003F2D6A" w:rsidRDefault="00E2170D" w:rsidP="00E2170D">
      <w:pPr>
        <w:pStyle w:val="AR6BodyText"/>
        <w:rPr>
          <w:rFonts w:cs="Times New Roman"/>
          <w:lang w:val="en-GB"/>
        </w:rPr>
      </w:pPr>
    </w:p>
    <w:p w14:paraId="7129F946" w14:textId="77777777" w:rsidR="00E2170D" w:rsidRPr="003F2D6A" w:rsidRDefault="00E2170D" w:rsidP="00E2170D">
      <w:pPr>
        <w:pStyle w:val="AR6BodyText"/>
        <w:rPr>
          <w:rFonts w:cs="Times New Roman"/>
          <w:lang w:val="en-GB"/>
        </w:rPr>
      </w:pPr>
      <w:r w:rsidRPr="003F2D6A">
        <w:rPr>
          <w:rFonts w:cs="Times New Roman"/>
          <w:lang w:val="en-GB"/>
        </w:rPr>
        <w:t>Model-based regional climate projections are all based upon some type of global climate model, including state-of-the-art Earth system models (ESMs), coupled atmosphere-ocean general circulation models (GCMs) or atmosphere-only general circulation models (AGCMs) (see Section 1.5.3.1). They are collectively referred to as global models.</w:t>
      </w:r>
    </w:p>
    <w:p w14:paraId="724CF2EE" w14:textId="77777777" w:rsidR="00E2170D" w:rsidRPr="003F2D6A" w:rsidRDefault="00E2170D" w:rsidP="00E2170D">
      <w:pPr>
        <w:pStyle w:val="AR6BodyText"/>
        <w:rPr>
          <w:rFonts w:cs="Times New Roman"/>
          <w:lang w:val="en-GB"/>
        </w:rPr>
      </w:pPr>
    </w:p>
    <w:p w14:paraId="0D108216" w14:textId="76F8A4B0" w:rsidR="00E2170D" w:rsidRPr="003F2D6A" w:rsidRDefault="00E2170D" w:rsidP="00E2170D">
      <w:pPr>
        <w:pStyle w:val="AR6BodyText"/>
        <w:rPr>
          <w:rFonts w:eastAsiaTheme="minorEastAsia"/>
          <w:lang w:val="en-GB" w:eastAsia="ja-JP"/>
        </w:rPr>
      </w:pPr>
      <w:r w:rsidRPr="003F2D6A">
        <w:rPr>
          <w:rFonts w:cs="Times New Roman"/>
          <w:lang w:val="en-GB"/>
        </w:rPr>
        <w:t>State-of-the-art global models are generally used to derive climate information at continental to global scales both for past and future climates (e.g., Chapters 3 and 4)</w:t>
      </w:r>
      <w:r w:rsidRPr="003F2D6A">
        <w:rPr>
          <w:rFonts w:cs="Times New Roman"/>
          <w:color w:val="FF0000"/>
          <w:lang w:val="en-GB"/>
        </w:rPr>
        <w:t xml:space="preserve">. </w:t>
      </w:r>
      <w:r w:rsidRPr="003F2D6A">
        <w:rPr>
          <w:rFonts w:cs="Times New Roman"/>
          <w:lang w:val="en-GB"/>
        </w:rPr>
        <w:t xml:space="preserve">The nominal horizontal resolution in CMIP5 global models is typically 100–200 km. The effective resolution, for which the shape of the kinetic energy spectrum is simulated correctly, is about 3 to 5 times larger </w:t>
      </w:r>
      <w:r w:rsidRPr="003F2D6A">
        <w:rPr>
          <w:rFonts w:cs="Times New Roman"/>
          <w:lang w:val="en-GB"/>
        </w:rPr>
        <w:fldChar w:fldCharType="begin" w:fldLock="1"/>
      </w:r>
      <w:r w:rsidR="000465A7">
        <w:rPr>
          <w:rFonts w:cs="Times New Roman"/>
          <w:lang w:val="en-GB"/>
        </w:rPr>
        <w:instrText>ADDIN CSL_CITATION { "citationItems" : [ { "id" : "ITEM-1", "itemData" : { "DOI" : "10.1002/asl.952", "ISSN" : "1530-261X", "abstract" : "We estimate the extent of spatial scales that atmospheric models in a new generation of global climate models, used in the Coupled Model Intercomparison Project 6, are able to resolve on the basis of kinetic energy spectra, commonly referred to as the effective resolution. We examine the spectra derived from the rotational and divergent parts of the wind for six state\u2010of\u2010the\u2010art global climate models that have been run with at least two horizontal resolutions. For each of the high resolution configurations, the effective resolution enhancement is less than proportional to the increase of the nominal resolution. The highest effective resolution obtained by the models in this study is roughly 200 km. This shows that the newest generation of high resolution climate models starts to resolve synoptic scales relevant for the dynamics of weather events.", "author" : [ { "dropping-particle" : "", "family" : "Klaver", "given" : "Remko", "non-dropping-particle" : "", "parse-names" : false, "suffix" : "" }, { "dropping-particle" : "", "family" : "Haarsma", "given" : "Rein", "non-dropping-particle" : "", "parse-names" : false, "suffix" : "" }, { "dropping-particle" : "", "family" : "Vidale", "given" : "Pier Luigi", "non-dropping-particle" : "", "parse-names" : false, "suffix" : "" }, { "dropping-particle" : "", "family" : "Hazeleger", "given" : "Wilco", "non-dropping-particle" : "", "parse-names" : false, "suffix" : "" } ], "container-title" : "Atmospheric Science Letters", "id" : "ITEM-1", "issue" : "4", "issued" : { "date-parts" : [ [ "2020", "4" ] ] }, "title" : "Effective resolution in high resolution global atmospheric models for climate studies", "translator" : [ { "dropping-particle" : "", "family" : "Q6551", "given" : "", "non-dropping-particle" : "", "parse-names" : false, "suffix" : "" } ], "type" : "article-journal", "volume" : "21" }, "uris" : [ "http://www.mendeley.com/documents/?uuid=7a802132-9060-4c9e-8fa9-1c46105ff79c" ] } ], "mendeley" : { "formattedCitation" : "(Klaver et al., 2020)", "plainTextFormattedCitation" : "(Klaver et al., 2020)", "previouslyFormattedCitation" : "(Klaver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(Klaver et al., 2020)</w:t>
      </w:r>
      <w:r w:rsidRPr="003F2D6A">
        <w:rPr>
          <w:rFonts w:cs="Times New Roman"/>
          <w:lang w:val="en-GB"/>
        </w:rPr>
        <w:fldChar w:fldCharType="end"/>
      </w:r>
      <w:r w:rsidRPr="003F2D6A">
        <w:rPr>
          <w:rFonts w:cs="Times New Roman"/>
          <w:lang w:val="en-GB"/>
        </w:rPr>
        <w:t xml:space="preserve">, and a similar relationship also applies </w:t>
      </w:r>
      <w:r w:rsidRPr="003F2D6A">
        <w:rPr>
          <w:rFonts w:cs="Times New Roman"/>
          <w:lang w:val="en-GB"/>
        </w:rPr>
        <w:lastRenderedPageBreak/>
        <w:t xml:space="preserve">to RCMs </w:t>
      </w:r>
      <w:r w:rsidRPr="003F2D6A">
        <w:rPr>
          <w:rFonts w:cs="Times New Roman"/>
          <w:lang w:val="en-GB"/>
        </w:rPr>
        <w:fldChar w:fldCharType="begin" w:fldLock="1"/>
      </w:r>
      <w:r w:rsidR="000465A7">
        <w:rPr>
          <w:rFonts w:cs="Times New Roman"/>
          <w:lang w:val="en-GB"/>
        </w:rPr>
        <w:instrText>ADDIN CSL_CITATION { "citationItems" : [ { "id" : "ITEM-1", "itemData" : { "DOI" : "10.1175/MWR2830.1", "ISSN" : "0027-0644", "abstract" : "Kinetic energy spectra derived from observations in the free atmosphere possess a wavenumber dependence of k\u22123 for large scales, characteristic of 2D turbulence, and transition to a k\u22125/3 dependence in the mesoscale. Kinetic energy spectra computed using mesoscale and experimental near-cloud-scale NWP forecasts from the Weather Research and Forecast (WRF) model are examined, and it is found that the model-derived spectra match the observational spectra well, including the transition. The model spectra decay at the highest resolved wavenumbers compared with observations, indicating energy removal by the model's dissipation mechanisms. This departure from the observed spectra is used to define the model's effective resolution. Various dissipation mechanisms used in NWP models are tested in WRF model simulations to examine the mechanisms' impact on a model's effective resolution. The spinup of the spectra in forecasts is also explored, along with spectra variability in the free atmosphere and in forecasts under different synoptic regimes.", "author" : [ { "dropping-particle" : "", "family" : "Skamarock", "given" : "William C.", "non-dropping-particle" : "", "parse-names" : false, "suffix" : "" } ], "container-title" : "Monthly Weather Review", "id" : "ITEM-1", "issue" : "12", "issued" : { "date-parts" : [ [ "2004", "12" ] ] }, "page" : "3019-3032", "title" : "Evaluating Mesoscale NWP Models Using Kinetic Energy Spectra", "translator" : [ { "dropping-particle" : "", "family" : "Q6552", "given" : "", "non-dropping-particle" : "", "parse-names" : false, "suffix" : "" } ], "type" : "article-journal", "volume" : "132" }, "uris" : [ "http://www.mendeley.com/documents/?uuid=a9f3e4d3-4d3e-47cc-a75d-5da527c7746c" ] } ], "mendeley" : { "formattedCitation" : "(Skamarock, 2004)", "plainTextFormattedCitation" : "(Skamarock, 2004)", "previouslyFormattedCitation" : "(Skamarock, 2004)"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(Skamarock, 2004)</w:t>
      </w:r>
      <w:r w:rsidRPr="003F2D6A">
        <w:rPr>
          <w:rFonts w:cs="Times New Roman"/>
          <w:lang w:val="en-GB"/>
        </w:rPr>
        <w:fldChar w:fldCharType="end"/>
      </w:r>
      <w:r w:rsidRPr="003F2D6A">
        <w:rPr>
          <w:rFonts w:cs="Times New Roman"/>
          <w:lang w:val="en-GB"/>
        </w:rPr>
        <w:t>. This strongly limits their ability to resolve local details. Since AR5 the progress in reducing biases and providing more credible regional projections by global models has been moderate</w:t>
      </w:r>
      <w:r w:rsidRPr="003F2D6A">
        <w:rPr>
          <w:lang w:val="en-GB"/>
        </w:rPr>
        <w:t xml:space="preserve"> in spite of the more realistic representation of a number of processes and the increase in resolution of some models</w:t>
      </w:r>
      <w:r w:rsidRPr="003F2D6A">
        <w:rPr>
          <w:rFonts w:cs="Times New Roman"/>
          <w:lang w:val="en-GB"/>
        </w:rPr>
        <w:t xml:space="preserve">. For AR6, several of the new CMIP6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model intercomparison projects (MIPs) address some of these limitations. The list of MIPs is provided in Chapter 1 (Table 1.</w:t>
      </w:r>
      <w:r w:rsidR="00B30C2D">
        <w:rPr>
          <w:rFonts w:cs="Times New Roman"/>
          <w:lang w:val="en-GB"/>
        </w:rPr>
        <w:t>3</w:t>
      </w:r>
      <w:r w:rsidRPr="003F2D6A">
        <w:rPr>
          <w:rFonts w:cs="Times New Roman"/>
          <w:lang w:val="en-GB"/>
        </w:rPr>
        <w:t xml:space="preserve">). HighResMIP (High-Resolution MIP; </w:t>
      </w:r>
      <w:commentRangeStart w:id="476"/>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commentRangeEnd w:id="476"/>
      <w:r w:rsidR="00E41CA2">
        <w:rPr>
          <w:rStyle w:val="CommentReference"/>
          <w:rFonts w:asciiTheme="minorHAnsi" w:eastAsiaTheme="minorHAnsi" w:hAnsiTheme="minorHAnsi"/>
          <w:lang w:eastAsia="en-US"/>
        </w:rPr>
        <w:commentReference w:id="476"/>
      </w:r>
      <w:r w:rsidRPr="003F2D6A">
        <w:rPr>
          <w:rFonts w:cs="Times New Roman"/>
          <w:lang w:val="en-GB"/>
        </w:rPr>
        <w:t xml:space="preserve"> and GMMIP (Global Monsoons MIP; </w:t>
      </w:r>
      <w:commentRangeStart w:id="477"/>
      <w:commentRangeStart w:id="478"/>
      <w:r w:rsidRPr="003F2D6A">
        <w:rPr>
          <w:rFonts w:cs="Times New Roman"/>
          <w:lang w:val="en-GB"/>
        </w:rPr>
        <w:fldChar w:fldCharType="begin" w:fldLock="1"/>
      </w:r>
      <w:r w:rsidR="000465A7">
        <w:rPr>
          <w:rFonts w:cs="Times New Roman"/>
          <w:lang w:val="en-GB"/>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"Zhou et al., 2016)", "plainTextFormattedCitation" : "(Zhou et al., 2016)", "previouslyFormattedCitation" : "(Zhou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Zhou et al., 2016)</w:t>
      </w:r>
      <w:r w:rsidRPr="003F2D6A">
        <w:rPr>
          <w:rFonts w:cs="Times New Roman"/>
          <w:lang w:val="en-GB"/>
        </w:rPr>
        <w:fldChar w:fldCharType="end"/>
      </w:r>
      <w:commentRangeEnd w:id="477"/>
      <w:r w:rsidR="00E41CA2">
        <w:rPr>
          <w:rStyle w:val="CommentReference"/>
          <w:rFonts w:asciiTheme="minorHAnsi" w:eastAsiaTheme="minorHAnsi" w:hAnsiTheme="minorHAnsi"/>
          <w:lang w:eastAsia="en-US"/>
        </w:rPr>
        <w:commentReference w:id="477"/>
      </w:r>
      <w:ins w:id="479" w:author="Robin Matthews" w:date="2021-07-11T16:15:00Z">
        <w:r w:rsidR="00C30806" w:rsidRPr="003F2D6A" w:rsidDel="00C30806">
          <w:rPr>
            <w:rFonts w:cs="Times New Roman"/>
            <w:lang w:val="en-GB"/>
          </w:rPr>
          <w:t xml:space="preserve"> </w:t>
        </w:r>
      </w:ins>
      <w:del w:id="480" w:author="Robin Matthews" w:date="2021-07-11T16:15:00Z">
        <w:r w:rsidRPr="003F2D6A" w:rsidDel="00C30806">
          <w:rPr>
            <w:rFonts w:cs="Times New Roman"/>
            <w:lang w:val="en-GB"/>
          </w:rPr>
          <w:fldChar w:fldCharType="begin" w:fldLock="1"/>
        </w:r>
        <w:r w:rsidR="000465A7" w:rsidRPr="00C30806" w:rsidDel="00C30806">
          <w:rPr>
            <w:rFonts w:cs="Times New Roman"/>
            <w:lang w:val="en-GB"/>
          </w:rPr>
          <w:del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 "plainTextFormattedCitation" : "(Zhou et al., 2016)", "previouslyFormattedCitation" : "(Zhou et al., 2016)" }, "properties" : { "noteIndex" : 0 }, "schema" : "https://github.com/citation-style-language/schema/raw/master/csl-citation.json" }</w:delInstrText>
        </w:r>
        <w:r w:rsidRPr="003F2D6A" w:rsidDel="00C30806">
          <w:rPr>
            <w:rFonts w:cs="Times New Roman"/>
            <w:lang w:val="en-GB"/>
          </w:rPr>
          <w:fldChar w:fldCharType="separate"/>
        </w:r>
        <w:r w:rsidR="00E41CA2" w:rsidRPr="00C30806" w:rsidDel="00C30806">
          <w:rPr>
            <w:rFonts w:cs="Times New Roman"/>
            <w:noProof/>
            <w:lang w:val="en-GB"/>
          </w:rPr>
          <w:delText>)</w:delText>
        </w:r>
        <w:r w:rsidRPr="003F2D6A" w:rsidDel="00C30806">
          <w:rPr>
            <w:rFonts w:cs="Times New Roman"/>
            <w:lang w:val="en-GB"/>
          </w:rPr>
          <w:fldChar w:fldCharType="end"/>
        </w:r>
      </w:del>
      <w:commentRangeEnd w:id="478"/>
      <w:r w:rsidR="00E41CA2">
        <w:rPr>
          <w:rStyle w:val="CommentReference"/>
          <w:rFonts w:asciiTheme="minorHAnsi" w:eastAsiaTheme="minorHAnsi" w:hAnsiTheme="minorHAnsi"/>
          <w:lang w:eastAsia="en-US"/>
        </w:rPr>
        <w:commentReference w:id="478"/>
      </w:r>
      <w:r w:rsidRPr="003F2D6A">
        <w:rPr>
          <w:rFonts w:cs="Times New Roman"/>
          <w:lang w:val="en-GB"/>
        </w:rPr>
        <w:t xml:space="preserve"> specifically address the regional climate challenge using global models. HighResMIP focuses on producing global climate projections at a horizontal resolution of around 50 km grid spacing or finer while GMMIP aims at better understanding and predicting the monsoons.</w:t>
      </w:r>
    </w:p>
    <w:p w14:paraId="4D5B2F94" w14:textId="77777777" w:rsidR="00E2170D" w:rsidRPr="003F2D6A" w:rsidRDefault="00E2170D" w:rsidP="00E2170D">
      <w:pPr>
        <w:pStyle w:val="AR6BodyText"/>
        <w:rPr>
          <w:rFonts w:cs="Times New Roman"/>
          <w:lang w:val="en-GB"/>
        </w:rPr>
      </w:pPr>
    </w:p>
    <w:p w14:paraId="3E3D1356" w14:textId="09AF10C8" w:rsidR="00E2170D" w:rsidRPr="003F2D6A" w:rsidRDefault="00E2170D" w:rsidP="00E2170D">
      <w:pPr>
        <w:pStyle w:val="AR6BodyText"/>
        <w:rPr>
          <w:rFonts w:eastAsiaTheme="minorEastAsia"/>
          <w:lang w:val="en-GB" w:eastAsia="ja-JP"/>
        </w:rPr>
      </w:pPr>
      <w:r w:rsidRPr="003F2D6A">
        <w:rPr>
          <w:rFonts w:cs="Times New Roman"/>
          <w:lang w:val="en-GB"/>
        </w:rPr>
        <w:t xml:space="preserve">An alternative to increasing resolution everywhere is offered by variable resolution global models, that is, with regionally finer resolution. They have been developed since the 1970s </w:t>
      </w:r>
      <w:commentRangeStart w:id="481"/>
      <w:commentRangeStart w:id="482"/>
      <w:r w:rsidRPr="003F2D6A">
        <w:rPr>
          <w:rFonts w:cs="Times New Roman"/>
          <w:lang w:val="en-GB"/>
        </w:rPr>
        <w:fldChar w:fldCharType="begin" w:fldLock="1"/>
      </w:r>
      <w:r w:rsidR="000465A7">
        <w:rPr>
          <w:rFonts w:cs="Times New Roman"/>
          <w:lang w:val="en-GB"/>
        </w:rPr>
        <w:instrText>ADDIN CSL_CITATION { "citationItems" : [ { "id" : "ITEM-1", "itemData" : { "DOI" : "10.1007/s003820050252", "ISSN" : "0930-7575", "author" : [ { "dropping-particle" : "", "family" : "Krinner", "given" : "G.", "non-dropping-particle" : "", "parse-names" : false, "suffix" : "" }, { "dropping-particle" : "", "family" : "Genthon", "given" : "C.", "non-dropping-particle" : "", "parse-names" : false, "suffix" : "" } ], "container-title" : "Climate Dynamics", "id" : "ITEM-1", "issue" : "10", "issued" : { "date-parts" : [ [ "1998", "8", "28" ] ] }, "page" : "741-758", "title" : "GCM simulations of the Last Glacial Maximum surface climate of Greenland and Antarctica", "translator" : [ { "dropping-particle" : "", "family" : "Q5695", "given" : "", "non-dropping-particle" : "", "parse-names" : false, "suffix" : "" } ], "type" : "article-journal", "volume" : "14" }, "uris" : [ "http://www.mendeley.com/documents/?uuid=2ee4952b-3a52-48ca-8513-e7a4a7ff6547" ] }, { "id" : "ITEM-2", "itemData" : { "DOI" : "10.1175/1520-0442(1999)012&lt;0986:EAGSOC&gt;2.0.CO;2", "ISSN" : "0894-8755", "author" : [ { "dropping-particle" : "", "family" : "Li", "given" : "Zhao-Xin", "non-dropping-particle" : "", "parse-names" : false, "suffix" : "" } ], "container-title" : "Journal of Climate", "id" : "ITEM-2", "issue" : "4", "issued" : { "date-parts" : [ [ "1999", "4" ] ] }, "page" : "986-1001", "title" : "Ensemble Atmospheric GCM Simulation of Climate Interannual Variability from 1979 to 1994", "translator" : [ { "dropping-particle" : "", "family" : "Q5696", "given" : "", "non-dropping-particle" : "", "parse-names" : false, "suffix" : "" } ], "type" : "article-journal", "volume" : "12" }, "uris" : [ "http://www.mendeley.com/documents/?uuid=38c5fdaf-0d7c-48e1-959f-25dfe88e2eb3" ] }, { "id" : "ITEM-3", "itemData" : { "DOI" : "10.1007/BF00215735", "ISSN" : "0930-7575", "abstract" : "Three AMIP-type 10 year simulations have been performed with climate versions of the ARPEGE-IFS model in order to simulate the European climate. The first one uses the standard T42 truncation. The second one uses a high resolution T106 truncation. The horizontal resolution of the third one varies between about T200 over Europe and T21 over the southern Pacific. The winter time general circulation improves in the Atlantic sector as the resolution increases. This is true for the time-mean pattern and for the transient and low-frequency variability. In summer time and in the southern hemisphere, the 3 versions of the model produce reasonable climatologies. When restricted to the European continent, the model verification against the observed climatology shows a reduction of the biases in temperature and, to a lesser extent, in precipitation with the increase in resolution. The use of a variable resolution GCM is a valid alternative to model nesting. The model is too warm in winter and too cold in summer, too wet in northern Europe and too dry in southern Europe.", "author" : [ { "dropping-particle" : "", "family" : "D\u00e9qu\u00e9", "given" : "M.", "non-dropping-particle" : "", "parse-names" : false, "suffix" : "" }, { "dropping-particle" : "", "family" : "Piedelievre", "given" : "J. Ph.", "non-dropping-particle" : "", "parse-names" : false, "suffix" : "" } ], "container-title" : "Climate Dynamics", "id" : "ITEM-3", "issue" : "6", "issued" : { "date-parts" : [ [ "1995", "8" ] ] }, "page" : "321-339", "title" : "High resolution climate simulation over Europe", "translator" : [ { "dropping-particle" : "", "family" : "Q5747", "given" : "", "non-dropping-particle" : "", "parse-names" : false, "suffix" : "" } ], "type" : "article-journal", "volume" : "11" }, "uris" : [ "http://www.mendeley.com/documents/?uuid=e4e1c373-6e5a-46b4-a4cb-4548130e258e" ] } ], "mendeley" : { "formattedCitation" : "(D\u00e9qu\u00e9 and Piedelievre, 1995; Krinner and Genthon, 1998; Li, 1999)", "manualFormatting" : "(Li, 1999)", "plainTextFormattedCitation" : "(D\u00e9qu\u00e9 and Piedelievre, 1995; Krinner and Genthon, 1998; Li, 1999)", "previouslyFormattedCitation" : "(D\u00e9qu\u00e9 and Piedelievre, 1995; Krinner and Genthon, 1998; Li, 1999)"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(Li, 1999)</w:t>
      </w:r>
      <w:r w:rsidRPr="003F2D6A">
        <w:rPr>
          <w:rFonts w:cs="Times New Roman"/>
          <w:lang w:val="en-GB"/>
        </w:rPr>
        <w:fldChar w:fldCharType="end"/>
      </w:r>
      <w:commentRangeEnd w:id="481"/>
      <w:commentRangeEnd w:id="482"/>
      <w:r w:rsidR="00C30806">
        <w:rPr>
          <w:rStyle w:val="CommentReference"/>
          <w:rFonts w:asciiTheme="minorHAnsi" w:eastAsiaTheme="minorHAnsi" w:hAnsiTheme="minorHAnsi"/>
          <w:lang w:eastAsia="en-US"/>
        </w:rPr>
        <w:commentReference w:id="481"/>
      </w:r>
      <w:r w:rsidR="00E41CA2">
        <w:rPr>
          <w:rStyle w:val="CommentReference"/>
          <w:rFonts w:asciiTheme="minorHAnsi" w:eastAsiaTheme="minorHAnsi" w:hAnsiTheme="minorHAnsi"/>
          <w:lang w:eastAsia="en-US"/>
        </w:rPr>
        <w:commentReference w:id="482"/>
      </w:r>
      <w:r w:rsidRPr="003F2D6A">
        <w:rPr>
          <w:rFonts w:cs="Times New Roman"/>
          <w:lang w:val="en-GB"/>
        </w:rPr>
        <w:t xml:space="preserve">, resulting in a first coordinated effort (SGMIP) by </w:t>
      </w:r>
      <w:commentRangeStart w:id="483"/>
      <w:r w:rsidRPr="003F2D6A">
        <w:rPr>
          <w:rFonts w:cs="Times New Roman"/>
          <w:lang w:val="en-GB"/>
        </w:rPr>
        <w:fldChar w:fldCharType="begin" w:fldLock="1"/>
      </w:r>
      <w:r w:rsidR="000465A7">
        <w:rPr>
          <w:rFonts w:cs="Times New Roman"/>
          <w:lang w:val="en-GB"/>
        </w:rPr>
        <w:instrText>ADDIN CSL_CITATION { "citationItems" : [ { "id" : "ITEM-1", "itemData" : { "DOI" : "10.1007/s00703-008-0301-z", "ISSN" : "0177-7971", "abstract" : "Variable-resolution GCMs using a global stretched-grid (SG) with enhanced resolution over the region(s) of interest is an established approach to regional climate modeling providing an efficient means for regional down-scaling to mesoscales. This approach has been used since the early-mid 90s by the French, U.S., Canadian, Australian and other climate modeling groups along with, or as an alternative to, the current widely-used nested-grid approach. Stretched-grid GCMs are used for continuous climate simulations as usual GCMs, with the only difference that variable-resolution grids are used instead of more traditional uniform grids. The important advantages of variable-resolution stretched-grid GCMs are that they do not require any lateral boundary conditions/forcing and are free of the associated undesirable computational problems. As a result, stretched-grid GCMs provide self-consistent interactions between global and regional scales while a high quality of global circulation is preserved, as in uniform-grid GCMs. The international SGMIP-2 (Stretched-Grid Model Intercomparison Project, phase-2) includes 25-year (1979\u20132003) climate simulations using enhanced variable and uniform-resolution GCMs developed at major centers/groups in Australia, Canada, France, and the U.S. The SGMIP-2 regional (North American) and global products are available as a link of the WMO/WCRP/WGNE web site: http://collaboration.cmc.ec.gc.ca/science/wgne. The SGMIP-2 multi-model regional ensembles compare well with reanalysis and observations, in terms of spatial and temporal diagnostics. Regional biases are mostly limited to about half (or less) of typical observational or reanalysis errors while a high quality of global circulation is preserved. SGMIP-2 was endorsed by the WMO/WCRP/WGNE at its annual meetings in 2004\u20132007.", "author" : [ { "dropping-particle" : "", "family" : "Fox-Rabinovitz", "given" : "M.", "non-dropping-particle" : "", "parse-names" : false, "suffix" : "" }, { "dropping-particle" : "", "family" : "Cote", "given" : "J.", "non-dropping-particle" : "", "parse-names" : false, "suffix" : "" }, { "dropping-particle" : "", "family" : "Dugas", "given" : "B.", "non-dropping-particle" : "", "parse-names" : false, "suffix" : "" }, { "dropping-particle" : "", "family" : "Deque", "given" : "M.", "non-dropping-particle" : "", "parse-names" : false, "suffix" : "" }, { "dropping-particle" : "", "family" : "McGregor", "given" : "J. L.", "non-dropping-particle" : "", "parse-names" : false, "suffix" : "" }, { "dropping-particle" : "", "family" : "Belochitski", "given" : "A.", "non-dropping-particle" : "", "parse-names" : false, "suffix" : "" } ], "container-title" : "Meteorology and Atmospheric Physics", "id" : "ITEM-1", "issue" : "1-4", "issued" : { "date-parts" : [ [ "2008", "8", "14" ] ] }, "page" : "159-178", "title" : "Stretched-grid Model Intercomparison Project: decadal regional climate simulations with enhanced variable and uniform-resolution GCMs", "translator" : [ { "dropping-particle" : "", "family" : "Q4240", "given" : "", "non-dropping-particle" : "", "parse-names" : false, "suffix" : "" } ], "type" : "article-journal", "volume" : "100" }, "uris" : [ "http://www.mendeley.com/documents/?uuid=d414182d-32e2-4730-8272-00657c8e8616" ] }, { "id" : "ITEM-2", "itemData" : { "DOI" : "10.1029/2005JD006520", "ISSN" : "0148-0227", "abstract" : "[Variable resolution general circulation models (GCMs) using a global stretched grid with enhanced uniform resolution over the region(s) of interest have proven to be an established approach to regional climate modeling providing an efficient regional downscaling to mesoscales. This approach has been used since the early to mid\u20101990s by climate modeling groups from France, the United States, Canada, and Australia, among others, along with or as an alternative to the current widely used nested\u2010grid approach. Stretched\u2010grid GCMs are used for continuous/autonomous climate simulations, as are usual GCMs, with the only difference being that variable resolution grids are used instead of more traditional uniform grids. The important advantages of variable resolution stretched\u2010grid GCMs are that they do not require any lateral boundary conditions/forcing and are free of the associated undesirable computational problems; as a result, they provide self\u2010consistent interactions between global and regional scales of motion and their associated phenomena as in uniform grid GCMs. The international stretched\u2010grid model intercomparison project, phase 1 (SGMIP\u20101), using variable resolution GCMs developed at major centers/groups in Australia, Canada, France, and the United States, was initiated in 2001 and successfully conducted in 2002\u20132005. The results of the 12\u2010year (1987\u20131998) climate simulations for a major part of North America are available at the SGMIP Web site: http://essic.umd.edu/\u223cfoxrab/sgmip.html. The SGMIP\u20101 multimodel ensemble results for the region compare well with reanalysis and observations in terms of spatial and temporal diagnostics. Regional biases for time\u2010averaged model products are mostly limited to about half (or less) of typical reanalysis errors, i.e., within the uncertainties of the available reanalyses, while a high quality of global circulation is preserved. SGMIP products are available to national and international programs such as the World Meteorological Organization/World Climate Research Program/Working Group on Numerical Experimentation (WMO/WCRP/WGNE).", "author" : [ { "dropping-particle" : "", "family" : "Fox-Rabinovitz", "given" : "Michael", "non-dropping-particle" : "", "parse-names" : false, "suffix" : "" }, { "dropping-particle" : "", "family" : "C\u00f4t\u00e9", "given" : "Jean", "non-dropping-particle" : "", "parse-names" : false, "suffix" : "" }, { "dropping-particle" : "", "family" : "Dugas", "given" : "Bernard", "non-dropping-particle" : "", "parse-names" : false, "suffix" : "" }, { "dropping-particle" : "", "family" : "D\u00e9qu\u00e9", "given" : "Michel", "non-dropping-particle" : "", "parse-names" : false, "suffix" : "" }, { "dropping-particle" : "", "family" : "McGregor", "given" : "John L.", "non-dropping-particle" : "", "parse-names" : false, "suffix" : "" } ], "container-title" : "Journal of Geophysical Research: Atmospheres", "id" : "ITEM-2", "issue" : "D16", "issued" : { "date-parts" : [ [ "2006" ] ] }, "page" : "D16104", "title" : "Variable resolution general circulation models: Stretched-grid model intercomparison project (SGMIP)", "translator" : [ { "dropping-particle" : "", "family" : "Q4243", "given" : "", "non-dropping-particle" : "", "parse-names" : false, "suffix" : "" } ], "type" : "article-journal", "volume" : "111" }, "uris" : [ "http://www.mendeley.com/documents/?uuid=d54e33a4-6df8-4c17-9144-84406f7b5dcc" ] } ], "mendeley" : { "formattedCitation" : "(Fox-Rabinovitz et al., 2006, 2008)", "manualFormatting" : "Fox-Rabinovitz et al., (2006, 2008)", "plainTextFormattedCitation" : "(Fox-Rabinovitz et al., 2006, 2008)", "previouslyFormattedCitation" : "(Fox-Rabinovitz et al., 2006, 2008)"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Fox-Rabinovitz et al.</w:t>
      </w:r>
      <w:del w:id="484" w:author="Robin Matthews" w:date="2021-07-11T16:16:00Z">
        <w:r w:rsidR="00E41CA2" w:rsidDel="00C30806">
          <w:rPr>
            <w:rFonts w:cs="Times New Roman"/>
            <w:noProof/>
            <w:lang w:val="en-GB"/>
          </w:rPr>
          <w:delText>,</w:delText>
        </w:r>
      </w:del>
      <w:r w:rsidR="00E41CA2">
        <w:rPr>
          <w:rFonts w:cs="Times New Roman"/>
          <w:noProof/>
          <w:lang w:val="en-GB"/>
        </w:rPr>
        <w:t xml:space="preserve"> (2006, 2008)</w:t>
      </w:r>
      <w:r w:rsidRPr="003F2D6A">
        <w:rPr>
          <w:rFonts w:cs="Times New Roman"/>
          <w:lang w:val="en-GB"/>
        </w:rPr>
        <w:fldChar w:fldCharType="end"/>
      </w:r>
      <w:commentRangeEnd w:id="483"/>
      <w:r w:rsidR="00E41CA2">
        <w:rPr>
          <w:rStyle w:val="CommentReference"/>
          <w:rFonts w:asciiTheme="minorHAnsi" w:eastAsiaTheme="minorHAnsi" w:hAnsiTheme="minorHAnsi"/>
          <w:lang w:eastAsia="en-US"/>
        </w:rPr>
        <w:commentReference w:id="483"/>
      </w:r>
      <w:r w:rsidRPr="003F2D6A">
        <w:rPr>
          <w:rFonts w:cs="Times New Roman"/>
          <w:lang w:val="en-GB"/>
        </w:rPr>
        <w:t xml:space="preserve">. They are expected to offer the finest resolution possible in the region of interest, while still resolving the climate processes at the global scale (although at lower resolution). An overview of recent developments is in </w:t>
      </w:r>
      <w:r w:rsidRPr="003F2D6A">
        <w:rPr>
          <w:rFonts w:cs="Times New Roman"/>
          <w:lang w:val="en-GB"/>
        </w:rPr>
        <w:fldChar w:fldCharType="begin" w:fldLock="1"/>
      </w:r>
      <w:r w:rsidR="000465A7">
        <w:rPr>
          <w:rFonts w:cs="Times New Roman"/>
          <w:lang w:val="en-GB"/>
        </w:rPr>
        <w:instrText>ADDIN CSL_CITATION { "citationItems" : [ { "id" : "ITEM-1", "itemData" : { "DOI" : "10.1007/s10584-013-0866-5", "ISSN" : "0165-0009",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"3-4", "issued" : { "date-parts" : [ [ "2015", "4", "15" ] ] }, "page" : "369-380", "title" : "Recent developments in variable-resolution global climate modelling", "translator" : [ { "dropping-particle" : "", "family" : "Q4244", "given" : "", "non-dropping-particle" : "", "parse-names" : false, "suffix" : "" } ], "type" : "article-journal", "volume" : "129" }, "uris" : [ "http://www.mendeley.com/documents/?uuid=19bae33b-a3ba-4023-9ef3-c777a2e43526" ] } ], "mendeley" : { "formattedCitation" : "(McGregor, 2015)", "manualFormatting" : "McGregor (2015)", "plainTextFormattedCitation" : "(McGregor, 2015)", "previouslyFormattedCitation" : "(McGregor,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McGregor (2015)</w:t>
      </w:r>
      <w:r w:rsidRPr="003F2D6A">
        <w:rPr>
          <w:rFonts w:cs="Times New Roman"/>
          <w:lang w:val="en-GB"/>
        </w:rPr>
        <w:fldChar w:fldCharType="end"/>
      </w:r>
      <w:r w:rsidRPr="003F2D6A">
        <w:rPr>
          <w:rFonts w:cs="Times New Roman"/>
          <w:lang w:val="en-GB"/>
        </w:rPr>
        <w:t xml:space="preserve">. This is a rapidly developing field </w:t>
      </w:r>
      <w:r w:rsidRPr="003F2D6A">
        <w:rPr>
          <w:rFonts w:cs="Times New Roman"/>
          <w:lang w:val="en-GB"/>
        </w:rPr>
        <w:fldChar w:fldCharType="begin" w:fldLock="1"/>
      </w:r>
      <w:r w:rsidR="000465A7">
        <w:rPr>
          <w:rFonts w:cs="Times New Roman"/>
          <w:lang w:val="en-GB"/>
        </w:rPr>
        <w:instrText>ADDIN CSL_CITATION { "citationItems" : [ { "id" : "ITEM-1", "itemData" : { "DOI" : "10.1002/2015MS000559", "ISSN" : "19422466", "abstract" : "In this paper, the recently developed variable\u2010resolution option within the Community Earth System Model (VR\u2010CESM) is assessed for long\u2010term regional climate modeling of California at 0.25\u00b0 (\u223c28 km) and 0.125\u00b0 (\u223c14 km) horizontal resolutions. The mean climatology of near\u2010surface temperature and precipitation is analyzed and contrasted with reanalysis, gridded observational data sets, and a traditional regional climate model (RCM)\u2014the Weather Research and Forecasting (WRF) model. Statistical metrics for model evaluation and tests for differential significance have been extensively applied. With only prescribed sea surface temperatures, VR\u2010CESM tended to produce a warmer summer (by about 1\u20133\u00b0C) and overestimated overall winter precipitation (about 25%\u201335%) compared to reference data sets. Increasing resolution from 0.25\u00b0 to 0.125\u00b0 did not produce a statistically significant improvement in the model results. By comparison, the analogous WRF climatology (constrained laterally and at the sea surface by ERA\u2010Interim reanalysis) was \u223c1\u20133\u00b0C colder than the reference data sets, underestimated precipitation by \u223c20%\u201330% at 27 km resolution, and overestimated precipitation by \u223c65\u201385% at 9 km. Overall, VR\u2010CESM produced comparable statistical biases to WRF in key climatological quantities. This assessment highlights the value of variable\u2010resolution global climate models (VRGCMs) in capturing fine\u2010scale atmospheric processes, projecting future regional climate, and addressing the computational expense of uniform\u2010resolution global climate models.", "author" : [ { "dropping-particle" : "", "family" : "Huang", "given" : "Xingying", "non-dropping-particle" : "", "parse-names" : false, "suffix" : "" }, { "dropping-particle" : "", "family" : "Rhoades", "given" : "Alan M.", "non-dropping-particle" : "", "parse-names" : false, "suffix" : "" }, { "dropping-particle" : "", "family" : "Ullrich", "given" : "Paul A.", "non-dropping-particle" : "", "parse-names" : false, "suffix" : "" }, { "dropping-particle" : "", "family" : "Zarzycki", "given" : "Colin M.", "non-dropping-particle" : "", "parse-names" : false, "suffix" : "" } ], "container-title" : "Journal of Advances in Modeling Earth Systems", "id" : "ITEM-1", "issue" : "1", "issued" : { "date-parts" : [ [ "2016", "3" ] ] }, "page" : "345-369", "title" : "An evaluation of the variable-resolution CESM for modeling California's climate", "translator" : [ { "dropping-particle" : "", "family" : "Q4241", "given" : "", "non-dropping-particle" : "", "parse-names" : false, "suffix" : "" } ], "type" : "article-journal", "volume" : "8" }, "uris" : [ "http://www.mendeley.com/documents/?uuid=b80f3292-1e0f-4ddf-8ff6-f42d2f0352ad" ] }, { "id" : "ITEM-2", "itemData" : { "DOI" : "10.1175/MWR-D-16-0197.1", "ISSN" : "0027-0644", "abstract" : "Adaptive mesh refinement (AMR) is a technique that has been featured only sporadically in atmospheric science literature. This paper aims to demonstrate the utility of AMR for simulating atmospheric flows. Several test cases are implemented in a 2D shallow-water model on the sphere using the Chombo-AMR dynamical core. This high-order finite-volume model implements adaptive refinement in both space and time on a cubed-sphere grid using a mapped-multiblock mesh technique. The tests consist of the passive advection of a tracer around moving vortices, a steady-state geostrophic flow, an unsteady solid-body rotation, a gravity wave impinging on a mountain, and the interaction of binary vortices. Both static and dynamic refinements are analyzed to determine the strengths and weaknesses of AMR in both complex flows with small-scale features and large-scale smooth flows. The different test cases required different AMR criteria, such as vorticity or height-gradient based thresholds, in order to achieve the best accuracy for cost. The simulations show that the model can accurately resolve key local features without requiring global high-resolution grids. The adaptive grids are able to track features of interest reliably without inducing noise or visible distortions at the coarse\u2013fine interfaces. Furthermore, the AMR grids keep any degradations of the large-scale smooth flows to a minimum.", "author" : [ { "dropping-particle" : "", "family" : "Ferguson", "given" : "Jared O.", "non-dropping-particle" : "", "parse-names" : false, "suffix" : "" }, { "dropping-particle" : "", "family" : "Jablonowski", "given" : "Christiane", "non-dropping-particle" : "", "parse-names" : false, "suffix" : "" }, { "dropping-particle" : "", "family" : "Johansen", "given" : "Hans", "non-dropping-particle" : "", "parse-names" : false, "suffix" : "" }, { "dropping-particle" : "", "family" : "McCorquodale", "given" : "Peter", "non-dropping-particle" : "", "parse-names" : false, "suffix" : "" }, { "dropping-particle" : "", "family" : "Colella", "given" : "Phillip", "non-dropping-particle" : "", "parse-names" : false, "suffix" : "" }, { "dropping-particle" : "", "family" : "Ullrich", "given" : "Paul A.", "non-dropping-particle" : "", "parse-names" : false, "suffix" : "" } ], "container-title" : "Monthly Weather Review", "id" : "ITEM-2", "issue" : "12", "issued" : { "date-parts" : [ [ "2016", "12" ] ] }, "page" : "4641-4666", "title" : "Analyzing the Adaptive Mesh Refinement (AMR) Characteristics of a High-Order 2D Cubed-Sphere Shallow-Water Model", "translator" : [ { "dropping-particle" : "", "family" : "Q4239", "given" : "", "non-dropping-particle" : "", "parse-names" : false, "suffix" : "" } ], "type" : "article-journal", "volume" : "144" }, "uris" : [ "http://www.mendeley.com/documents/?uuid=331009e3-5ca9-434d-a7b4-0ec796fe52d3" ] }, { "id" : "ITEM-3", "itemData" : { "DOI" : "10.1175/JCLI-D-13-00367.1", "ISSN" : "0894-8755", "abstract" : "A variable-resolution atmospheric general circulation model (AGCM) is used for climate change projections over the Antarctic. The present-day simulation uses prescribed observed sea surface conditions, while a set of five simulations for the end of the twenty-first century (2070\u201399) under the Special Report on Emissions Scenarios (SRES) A1B scenario uses sea surface condition anomalies from selected coupled ocean\u2013atmosphere climate models from phase 3 of the Coupled Model Intercomparison Project (CMIP3). Analysis of the results shows that the prescribed sea surface condition anomalies have a very strong influence on the simulated climate change on the Antarctic continent, largely dominating the direct effect of the prescribed greenhouse gas concentration changes in the AGCM simulations. Complementary simulations with idealized forcings confirm these results. An analysis of circulation changes using self-organizing maps shows that the simulated climate change on regional scales is not principally caused by shifts of the frequencies of the dominant circulation patterns, except for precipitation changes in some coastal regions. The study illustrates that in some respects the use of bias-corrected sea surface boundary conditions in climate projections with a variable-resolution atmospheric general circulation model has some distinct advantages over the use of limited-area atmospheric circulation models directly forced by generally biased coupled climate model output.", "author" : [ { "dropping-particle" : "", "family" : "Krinner", "given" : "Gerhard", "non-dropping-particle" : "", "parse-names" : false, "suffix" : "" }, { "dropping-particle" : "", "family" : "Largeron", "given" : "Chlo\u00e9", "non-dropping-particle" : "", "parse-names" : false, "suffix" : "" }, { "dropping-particle" : "", "family" : "M\u00e9n\u00e9goz", "given" : "Martin", "non-dropping-particle" : "", "parse-names" : false, "suffix" : "" }, { "dropping-particle" : "", "family" : "Agosta", "given" : "C\u00e9cile", "non-dropping-particle" : "", "parse-names" : false, "suffix" : "" }, { "dropping-particle" : "", "family" : "Brutel-Vuilmet", "given" : "Claire", "non-dropping-particle" : "", "parse-names" : false, "suffix" : "" } ], "container-title" : "Journal of Climate", "id" : "ITEM-3", "issue" : "15", "issued" : { "date-parts" : [ [ "2014", "8" ] ] }, "page" : "5786-5800", "title" : "Oceanic Forcing of Antarctic Climate Change: A Study Using a Stretched-Grid Atmospheric General Circulation Model", "translator" : [ { "dropping-particle" : "", "family" : "Q4350", "given" : "", "non-dropping-particle" : "", "parse-names" : false, "suffix" : "" } ], "type" : "article-journal", "volume" : "27" }, "uris" : [ "http://www.mendeley.com/documents/?uuid=9309629c-f993-4621-b17d-a189d372d18b" ] } ], "mendeley" : { "formattedCitation" : "(Krinner et al., 2014; Ferguson et al., 2016; Huang et al., 2016)", "plainTextFormattedCitation" : "(Krinner et al., 2014; Ferguson et al., 2016; Huang et al., 2016)", "previouslyFormattedCitation" : "(Krinner et al., 2014; Ferguson et al., 2016; Huang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(Krinner et al., 2014; Ferguson et al., 2016; Huang et al., 2016)</w:t>
      </w:r>
      <w:r w:rsidRPr="003F2D6A">
        <w:rPr>
          <w:rFonts w:cs="Times New Roman"/>
          <w:lang w:val="en-GB"/>
        </w:rPr>
        <w:fldChar w:fldCharType="end"/>
      </w:r>
      <w:r w:rsidRPr="003F2D6A">
        <w:rPr>
          <w:rFonts w:cs="Times New Roman"/>
          <w:lang w:val="en-GB"/>
        </w:rPr>
        <w:t xml:space="preserve"> that will possibly</w:t>
      </w:r>
      <w:r w:rsidRPr="003F2D6A">
        <w:rPr>
          <w:rFonts w:cs="Times New Roman"/>
          <w:color w:val="FF0000"/>
          <w:lang w:val="en-GB"/>
        </w:rPr>
        <w:t xml:space="preserve"> </w:t>
      </w:r>
      <w:r w:rsidRPr="003F2D6A">
        <w:rPr>
          <w:rFonts w:cs="Times New Roman"/>
          <w:lang w:val="en-GB"/>
        </w:rPr>
        <w:t>contribute to improved future regional projections.</w:t>
      </w:r>
    </w:p>
    <w:p w14:paraId="481BAA86" w14:textId="77777777" w:rsidR="00E2170D" w:rsidRPr="003F2D6A" w:rsidRDefault="00E2170D" w:rsidP="00E2170D">
      <w:pPr>
        <w:pStyle w:val="AR6BodyText"/>
        <w:rPr>
          <w:rFonts w:cs="Times New Roman"/>
          <w:lang w:val="en-GB"/>
        </w:rPr>
      </w:pPr>
    </w:p>
    <w:p w14:paraId="6869C02D" w14:textId="77777777" w:rsidR="00E2170D" w:rsidRPr="003F2D6A" w:rsidRDefault="00E2170D" w:rsidP="00E2170D">
      <w:pPr>
        <w:pStyle w:val="AR6BodyText"/>
        <w:rPr>
          <w:rFonts w:cs="Times New Roman"/>
          <w:lang w:val="en-GB"/>
        </w:rPr>
      </w:pPr>
    </w:p>
    <w:p w14:paraId="3BFE74F6" w14:textId="77777777" w:rsidR="00E2170D" w:rsidRPr="003F2D6A" w:rsidRDefault="00E2170D" w:rsidP="00E2170D">
      <w:pPr>
        <w:pStyle w:val="AR6Chap10Level310111"/>
        <w:rPr>
          <w:lang w:val="en-GB"/>
        </w:rPr>
      </w:pPr>
      <w:bookmarkStart w:id="485" w:name="_Toc29679420"/>
      <w:bookmarkStart w:id="486" w:name="_Toc30602362"/>
      <w:bookmarkStart w:id="487" w:name="_Toc70454716"/>
      <w:r w:rsidRPr="003F2D6A">
        <w:rPr>
          <w:lang w:val="en-GB"/>
        </w:rPr>
        <w:t>RCMs</w:t>
      </w:r>
      <w:bookmarkEnd w:id="485"/>
      <w:bookmarkEnd w:id="486"/>
      <w:bookmarkEnd w:id="487"/>
    </w:p>
    <w:p w14:paraId="2BD9C973" w14:textId="77777777" w:rsidR="00E2170D" w:rsidRPr="003F2D6A" w:rsidRDefault="00E2170D" w:rsidP="00E2170D">
      <w:pPr>
        <w:pStyle w:val="AR6BodyText"/>
        <w:rPr>
          <w:rFonts w:cs="Times New Roman"/>
          <w:lang w:val="en-GB"/>
        </w:rPr>
      </w:pPr>
    </w:p>
    <w:p w14:paraId="5D121093" w14:textId="66876910" w:rsidR="00E2170D" w:rsidRPr="003F2D6A" w:rsidRDefault="00E2170D" w:rsidP="00E2170D">
      <w:pPr>
        <w:pStyle w:val="AR6BodyText"/>
        <w:rPr>
          <w:lang w:val="en-GB"/>
        </w:rPr>
      </w:pPr>
      <w:r w:rsidRPr="003F2D6A">
        <w:rPr>
          <w:rFonts w:cs="Times New Roman"/>
          <w:lang w:val="en-GB"/>
        </w:rPr>
        <w:t xml:space="preserve">RCMs are dynamical models similar to GCMs that are applied over a limited area, but with a horizontal resolution higher than that of standard GCMs. They are the basis for dynamical downscaling to produce sub-continental climate information (e.g., Chapters 11, 12 and Atlas) but are also often used for process understanding. At lateral and, if applicable, lower boundaries, RCMs take their values from a driving data set, which could be a GCM or a reanalysis. RCMs are typically one-way nested: they do not feed back into the driving model, although two-way nested GCM-RCM simulations have been performed that examine regional influence on large-scale climate, potentially improving it </w:t>
      </w:r>
      <w:r w:rsidRPr="003F2D6A">
        <w:rPr>
          <w:rFonts w:cs="Times New Roman"/>
          <w:lang w:val="en-GB"/>
        </w:rPr>
        <w:fldChar w:fldCharType="begin" w:fldLock="1"/>
      </w:r>
      <w:r w:rsidR="000465A7">
        <w:rPr>
          <w:rFonts w:cs="Times New Roman"/>
          <w:lang w:val="en-GB"/>
        </w:rPr>
        <w:instrText>ADDIN CSL_CITATION { "citationItems" : [ { "id" : "ITEM-1", "itemData" : { "DOI" : "10.1007/s00382-015-2814-8", "ISSN" : "0930-7575", "abstract" : "Impacts of the main South American orographic structures (the Andes, the Brazilian Plateau and the Guiana shield) on the regional climate and associated global teleconnection are investigated through numerical experiments in which some of these features are suppressed. Simulations are performed with a \u2018\u2018two-way nesting\u2019\u2019 system coupling interactively the regional and global versions of the LMDZ4 atmospheric general circulation model. At regional scale, the simulations confirm previous studies, showing that both the Andes and the Brazilian Plateau exert a control on the position and strength of the South Atlantic convergence zone (SACZ), mainly through their impact on the low-level jet and the coastal branch of the subtropical anticyclones. The northern topography of South America appears to be crucial to determine the leading mode of rainfall variability in eastern South America, which manifests itself as a dipole-like pattern between Southeastern South America and the SACZ region. The suppression of South America orography also shows global-scale effects, corresponding to an adjustment of the global circulation system. Changes in atmospheric circulation and precipitation are found in remote areas on the globe, being the consequences of various teleconnection mechanisms. When the Brazilian Plateau and the Andes are suppressed, there is a decrease of precipitation in the SACZ region, associated with a weakening of the large-scale ascendance. Changes are described in terms of anomalies in the Walker circulation, meridional displacements of the mid-latitude jet stream, Southern annular mode anomalies and modifications of Rossby wave train teleconnection processes.", "author" : [ { "dropping-particle" : "", "family" : "Junquas", "given" : "C.", "non-dropping-particle" : "", "parse-names" : false, "suffix" : "" }, { "dropping-particle" : "", "family" : "Li", "given" : "L.", "non-dropping-particle" : "", "parse-names" : false, "suffix" : "" }, { "dropping-particle" : "", "family" : "Vera", "given" : "C. S.", "non-dropping-particle" : "", "parse-names" : false, "suffix" : "" }, { "dropping-particle" : "", "family" : "Treut", "given" : "H.", "non-dropping-particle" : "Le", "parse-names" : false, "suffix" : "" }, { "dropping-particle" : "", "family" : "Takahashi", "given" : "K.", "non-dropping-particle" : "", "parse-names" : false, "suffix" : "" } ], "container-title" : "Climate Dynamics", "id" : "ITEM-1", "issue" : "11-12", "issued" : { "date-parts" : [ [ "2016", "6", "5" ] ] }, "page" : "3941-3963", "title" : "Influence of South America orography on summertime precipitation in Southeastern South America", "translator" : [ { "dropping-particle" : "", "family" : "Q4467", "given" : "", "non-dropping-particle" : "", "parse-names" : false, "suffix" : "" } ], "type" : "article-journal", "volume" : "46" }, "uris" : [ "http://www.mendeley.com/documents/?uuid=19169da7-b965-4097-b5e3-428d6df5a066" ] }, { "id" : "ITEM-2", "itemData" : { "DOI" : "10.1029/2005GL023351", "ISSN" : "00948276", "abstract" : "The influence of regional scale information on the global circulation has been investigated through the development and application of the so\u2010called \u201ctwo\u2010way nesting\u201d technique. The two\u2010way nesting climate model system consists of a spectral atmospheric general circulation model and a grid point regional atmospheric model. Two simulations of 10 years each have been carried out with and without the feedback of the regional model to the global model. For the regional model domain the Maritime Continent covering the tropical area of the Indonesian islands has been selected as a key region influencing the global climate. The analysis of the global atmospheric temperature field shows a clear improvement through the regional model feedback; the systematic error with respect to re\u2010analysis data can be reduced even in regions far away from the regional model domain.", "author" : [ { "dropping-particle" : "", "family" : "Lorenz", "given" : "Philip", "non-dropping-particle" : "", "parse-names" : false, "suffix" : "" }, { "dropping-particle" : "", "family" : "Jacob", "given" : "Daniela", "non-dropping-particle" : "", "parse-names" : false, "suffix" : "" } ], "container-title" : "Geophysical Research Letters", "id" : "ITEM-2", "issue" : "18", "issued" : { "date-parts" : [ [ "2005", "9", "28" ] ] }, "page" : "n/a-n/a", "title" : "Influence of regional scale information on the global circulation: A two-way nesting climate simulation", "translator" : [ { "dropping-particle" : "", "family" : "Q4459", "given" : "", "non-dropping-particle" : "", "parse-names" : false, "suffix" : "" } ], "type" : "article-journal", "volume" : "32" }, "uris" : [ "http://www.mendeley.com/documents/?uuid=44f5749d-9927-4898-8ad2-77a3f5a85fa5" ] }, { "id" : "ITEM-3", "itemData" : { "DOI" : "10.1175/MWR-D-11-00201.1", "ISSN" : "0027-0644", "abstract" : "A nested-grid model is constructed using the Geophysical Fluid Dynamics Laboratory finite-volume dynamical core on the cubed sphere. The use of a global grid avoids the need for externally imposed lateral boundary conditions, and the use of the same governing equations and discretization on the global and regional domains prevents inconsistencies that may arise when these differ between grids. A simple interpolated nested-grid boundary condition is used, and two-way updates use a finite-volume averaging method. Mass conservation is achieved in two-way nesting by simply not updating the mass field. Despite the simplicity of the nesting methodology, the distortion of the large-scale flow by the nested grid is such that the increase in global error norms is a factor of 2 or less in shallow-water test cases. The effect of a nested grid in the tropics on the zonal means and eddy statistics of an idealized Held\u2013Suarez climate integration is minor, and artifacts due to the nested grid are comparable to those at the edges of the cubed-sphere grid and decrease with increasing resolution. The baroclinic wave train in a Jablonowski\u2013Williamson test case was preserved in a nested-grid simulation while finescale features were represented with greater detail in the nested-grid region. The authors also found that lee vortices could propagate out of the nested region and onto a coarse grid, which by itself could not produce vortices. Finally, the authors discuss how concurrent integration of the nested and coarse grids can be significantly more efficient than when integrating the two grids sequentially.", "author" : [ { "dropping-particle" : "", "family" : "Harris", "given" : "Lucas M.", "non-dropping-particle" : "", "parse-names" : false, "suffix" : "" }, { "dropping-particle" : "", "family" : "Lin", "given" : "Shian-Jiann", "non-dropping-particle" : "", "parse-names" : false, "suffix" : "" } ], "container-title" : "Monthly Weather Review", "id" : "ITEM-3", "issue" : "1", "issued" : { "date-parts" : [ [ "2013", "1" ] ] }, "page" : "283-306", "title" : "A Two-Way Nested Global-Regional Dynamical Core on the Cubed-Sphere Grid", "translator" : [ { "dropping-particle" : "", "family" : "Q4458", "given" : "", "non-dropping-particle" : "", "parse-names" : false, "suffix" : "" } ], "type" : "article-journal", "volume" : "141" }, "uris" : [ "http://www.mendeley.com/documents/?uuid=caac6d98-fe61-435b-b490-b8b034c88671" ] } ], "mendeley" : { "formattedCitation" : "(Lorenz and Jacob, 2005; Harris and Lin, 2013; Junquas et al., 2016)", "plainTextFormattedCitation" : "(Lorenz and Jacob, 2005; Harris and Lin, 2013; Junquas et al., 2016)", "previouslyFormattedCitation" : "(Lorenz and Jacob, 2005; Harris and Lin, 2013; Junquas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(Lorenz and Jacob, 2005; Harris and Lin, 2013; Junquas et al., 2016)</w:t>
      </w:r>
      <w:r w:rsidRPr="003F2D6A">
        <w:rPr>
          <w:rFonts w:cs="Times New Roman"/>
          <w:lang w:val="en-GB"/>
        </w:rPr>
        <w:fldChar w:fldCharType="end"/>
      </w:r>
      <w:r w:rsidRPr="003F2D6A">
        <w:rPr>
          <w:rFonts w:cs="Times New Roman"/>
          <w:lang w:val="en-GB"/>
        </w:rPr>
        <w:t>.</w:t>
      </w:r>
      <w:r w:rsidRPr="003F2D6A">
        <w:rPr>
          <w:rFonts w:eastAsiaTheme="minorEastAsia"/>
          <w:color w:val="FF0000"/>
          <w:lang w:val="en-GB" w:eastAsia="ja-JP"/>
        </w:rPr>
        <w:t xml:space="preserve"> </w:t>
      </w:r>
      <w:r w:rsidRPr="003F2D6A">
        <w:rPr>
          <w:rFonts w:cs="Times New Roman"/>
          <w:lang w:val="en-GB"/>
        </w:rPr>
        <w:t xml:space="preserve">Spectral nudging </w:t>
      </w:r>
      <w:r w:rsidRPr="003F2D6A">
        <w:rPr>
          <w:rFonts w:cs="Times New Roman"/>
          <w:lang w:val="en-GB"/>
        </w:rPr>
        <w:fldChar w:fldCharType="begin" w:fldLock="1"/>
      </w:r>
      <w:r w:rsidR="000465A7">
        <w:rPr>
          <w:rFonts w:cs="Times New Roman"/>
          <w:lang w:val="en-GB"/>
        </w:rPr>
        <w:instrText>ADDIN CSL_CITATION { "citationItems" : [ { "id" : "ITEM-1", "itemData" : { "DOI" : "10.2151/jmsj1965.69.6_723", "ISSN" : "0026-1165", "abstract" : "A new method of nesting a high-resolution limited area model (LAM) in a low-resolution global model (GCM) is proposed for the purpose of conducting.regional climate simulations. It is tested with a few feasibility studies of month-long time integrations of the LAM. The conventional method of embedding a LAM in a larger area model is to couple the inner to the outer model in terms of lateral boundary conditions in real space. In the present method, the concept of a spectral boundary in wavenumber space is the key to joining a high-resolution LAM to a low-resolution GCM. In practice the new technique of combining the two different resolution models is to replace the large-scale fields of the LAM with the corresponding large-scale fields supplied externally from the GCM at a selected regular time interval. The present experiments showed that the time integration was very smooth over a period of one month, and that the mesoscale features associated with the large-scale supplied from the GCM were well simulated, suggesting that the new method is encouraging for regional mesoscale climate simulations .", "author" : [ { "dropping-particle" : "", "family" : "Kida", "given" : "Hideji", "non-dropping-particle" : "", "parse-names" : false, "suffix" : "" }, { "dropping-particle" : "", "family" : "Koide", "given" : "Takashi", "non-dropping-particle" : "", "parse-names" : false, "suffix" : "" }, { "dropping-particle" : "", "family" : "Sasaki", "given" : "Hidetaka", "non-dropping-particle" : "", "parse-names" : false, "suffix" : "" }, { "dropping-particle" : "", "family" : "Chiba", "given" : "Masaru", "non-dropping-particle" : "", "parse-names" : false, "suffix" : "" } ], "container-title" : "Journal of the Meteorological Society of Japan. Series II", "id" : "ITEM-1", "issue" : "6", "issued" : { "date-parts" : [ [ "1991" ] ] }, "page" : "723-728", "title" : "A New Approach for Coupling a Limited Area Model to a GCM for Regional Climate Simulations", "translator" : [ { "dropping-particle" : "", "family" : "Q5651", "given" : "", "non-dropping-particle" : "", "parse-names" : false, "suffix" : "" } ], "type" : "article-journal", "volume" : "69" }, "uris" : [ "http://www.mendeley.com/documents/?uuid=ef64cffb-ffd9-45ef-9196-a117a007a74f" ] }, { "id" : "ITEM-2", "itemData" : { "DOI" : "10.1175/1520-0493(2000)128&lt;3664:ASNTFD&gt;2.0.CO;2", "ISSN" : "0027-0644", "abstract" : "The \u201cspectral nudging\u201d method imposes time-variable large-scale atmospheric states on a regional atmospheric model. It is based on the idea that regional-scale climate statistics are conditioned by the interplay between continental-scale atmospheric conditions and such regional features as marginal seas and mountain ranges. Following this \u201cdownscaling\u201d idea, the regional model is forced to satisfy not only boundary conditions, possibly in a boundary sponge region, but also large-scale flow conditions inside the integration area. In the present paper the performance of spectral nudging in an extended climate simulation is examined. Its success in keeping the simulated state close to the driving state at larger scales, while generating smaller-scale features is demonstrated, and it is also shown that the standard boundary forcing technique in current use allows the regional model to develop internal states conflicting with the large-scale state. It is concluded that spectral nudging may be seen as a suboptimal and indirect data assimilation technique.", "author" : [ { "dropping-particle" : "", "family" : "Storch", "given" : "Hans", "non-dropping-particle" : "von", "parse-names" : false, "suffix" : "" }, { "dropping-particle" : "", "family" : "Langenberg", "given" : "Heike", "non-dropping-particle" : "", "parse-names" : false, "suffix" : "" }, { "dropping-particle" : "", "family" : "Feser", "given" : "Frauke", "non-dropping-particle" : "", "parse-names" : false, "suffix" : "" } ], "container-title" : "Monthly Weather Review", "id" : "ITEM-2", "issue" : "10", "issued" : { "date-parts" : [ [ "2000", "10" ] ] }, "page" : "3664-3673", "title" : "A Spectral Nudging Technique for Dynamical Downscaling Purposes", "translator" : [ { "dropping-particle" : "", "family" : "Q4251", "given" : "", "non-dropping-particle" : "", "parse-names" : false, "suffix" : "" } ], "type" : "article-journal", "volume" : "128" }, "uris" : [ "http://www.mendeley.com/documents/?uuid=88baf26d-5327-48fc-a993-15108ac4df50" ] }, { "id" : "ITEM-3", "itemData" : { "DOI" : "10.1175/1520-0493(1996)124&lt;0529:SOASFA&gt;2.0.CO;2", "ISSN" : "0027-0644", "author" : [ { "dropping-particle" : "", "family" : "Waldron", "given" : "Kim M.", "non-dropping-particle" : "", "parse-names" : false, "suffix" : "" }, { "dropping-particle" : "", "family" : "Paegle", "given" : "Jan", "non-dropping-particle" : "", "parse-names" : false, "suffix" : "" }, { "dropping-particle" : "", "family" : "Horel", "given" : "John D.", "non-dropping-particle" : "", "parse-names" : false, "suffix" : "" } ], "container-title" : "Monthly Weather Review", "id" : "ITEM-3", "issue" : "3", "issued" : { "date-parts" : [ [ "1996", "3" ] ] }, "page" : "529-547", "title" : "Sensitivity of a Spectrally Filtered and Nudged Limited-Area Model to Outer Model Options", "translator" : [ { "dropping-particle" : "", "family" : "Q5407", "given" : "", "non-dropping-particle" : "", "parse-names" : false, "suffix" : "" } ], "type" : "article-journal", "volume" : "124" }, "uris" : [ "http://www.mendeley.com/documents/?uuid=895bac73-be8d-46cc-8099-5ab25f1c0ed4" ] }, { "id" : "ITEM-4", "itemData" : { "DOI" : "10.1175/MWR3294.1", "ISSN" : "0027-0644", "author" : [ { "dropping-particle" : "", "family" : "Kanamaru", "given" : "Hideki", "non-dropping-particle" : "", "parse-names" : false, "suffix" : "" }, { "dropping-particle" : "", "family" : "Kanamitsu", "given" : "Masao", "non-dropping-particle" : "", "parse-names" : false, "suffix" : "" } ], "container-title" : "Monthly Weather Review", "id" : "ITEM-4", "issue" : "2", "issued" : { "date-parts" : [ [ "2007", "2" ] ] }, "page" : "334-350", "title" : "Scale-Selective Bias Correction in a Downscaling of Global Analysis Using a Regional Model", "translator" : [ { "dropping-particle" : "", "family" : "Q5835", "given" : "", "non-dropping-particle" : "", "parse-names" : false, "suffix" : "" } ], "type" : "article-journal", "volume" : "135" }, "uris" : [ "http://www.mendeley.com/documents/?uuid=1ba60484-7e00-4361-82f1-9e032c0b6789" ] } ], "mendeley" : { "formattedCitation" : "(Kida et al., 1991; Waldron et al., 1996; von Storch et al., 2000; Kanamaru and Kanamitsu, 2007)", "plainTextFormattedCitation" : "(Kida et al., 1991; Waldron et al., 1996; von Storch et al., 2000; Kanamaru and Kanamitsu, 2007)", "previouslyFormattedCitation" : "(Kida et al., 1991; Waldron et al., 1996; von Storch et al., 2000; Kanamaru and Kanamitsu, 2007)"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(Kida et al., 1991; Waldron et al., 1996; von Storch et al., 2000; Kanamaru and Kanamitsu, 2007)</w:t>
      </w:r>
      <w:r w:rsidRPr="003F2D6A">
        <w:rPr>
          <w:rFonts w:cs="Times New Roman"/>
          <w:lang w:val="en-GB"/>
        </w:rPr>
        <w:fldChar w:fldCharType="end"/>
      </w:r>
      <w:r w:rsidRPr="003F2D6A">
        <w:rPr>
          <w:rFonts w:cs="Times New Roman"/>
          <w:lang w:val="en-GB"/>
        </w:rPr>
        <w:t xml:space="preserve"> can increase consistency with the driving model, whereby selected variables, such as the wind field, are forced to closely follow a prescribed large-scale field over a specified range of spatial scales. RCMs can inherit biases from the driving GCM in addition to producing biases themselves </w:t>
      </w:r>
      <w:del w:id="488" w:author="Robin Matthews" w:date="2021-07-11T16:17:00Z">
        <w:r w:rsidRPr="003F2D6A" w:rsidDel="00C30806">
          <w:rPr>
            <w:rFonts w:cs="Times New Roman"/>
            <w:lang w:val="en-GB"/>
          </w:rPr>
          <w:delText>(</w:delText>
        </w:r>
      </w:del>
      <w:commentRangeStart w:id="489"/>
      <w:r w:rsidRPr="003F2D6A">
        <w:rPr>
          <w:rFonts w:cs="Times New Roman"/>
          <w:lang w:val="en-GB"/>
        </w:rPr>
        <w:fldChar w:fldCharType="begin" w:fldLock="1"/>
      </w:r>
      <w:ins w:id="490" w:author="Robin Matthews" w:date="2021-07-11T16:17:00Z">
        <w:r w:rsidR="00C30806">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"ITEM-2",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"id" : "ITEM-3",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"ITEM-3",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"ITEM-4",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"ITEM-4",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"(Hall, 2014; Hong and Kanamitsu, 2014; Dosio et al., 2015; Takayabu et al., 2016)", "manualFormatting" : "(Hall, 2014; Hong and Kanamitsu, 2014; Dosio et al., 2015; Takayabu et al., 2016)", "plainTextFormattedCitation" : "(Hall, 2014; Hong and Kanamitsu, 2014; Dosio et al., 2015; Takayabu et al., 2016)", "previouslyFormattedCitation" : "(Hall, 2014; Hong and Kanamitsu, 2014; Dosio et al., 2015; Takayabu et al., 2016)" }, "properties" : { "noteIndex" : 0 }, "schema" : "https://github.com/citation-style-language/schema/raw/master/csl-citation.json" }</w:instrText>
        </w:r>
      </w:ins>
      <w:del w:id="491" w:author="Robin Matthews" w:date="2021-07-11T16:17:00Z">
        <w:r w:rsidR="000465A7" w:rsidDel="00C30806">
          <w:rPr>
            <w:rFonts w:cs="Times New Roman"/>
            <w:lang w:val="en-GB"/>
          </w:rPr>
          <w:del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"ITEM-2",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"id" : "ITEM-3",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"ITEM-3",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"ITEM-4",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"ITEM-4",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"(Hall, 2014; Hong and Kanamitsu, 2014; Dosio et al., 2015; Takayabu et al., 2016)", "manualFormatting" : "Dosio et al., 2015; Hall, 2014; Hong and Kanamitsu, 2014; Takayabu et al., 2016)", "plainTextFormattedCitation" : "(Hall, 2014; Hong and Kanamitsu, 2014; Dosio et al., 2015; Takayabu et al., 2016)", "previouslyFormattedCitation" : "(Hall, 2014; Hong and Kanamitsu, 2014; Dosio et al., 2015; Takayabu et al., 2016)" }, "properties" : { "noteIndex" : 0 }, "schema" : "https://github.com/citation-style-language/schema/raw/master/csl-citation.json" }</w:delInstrText>
        </w:r>
      </w:del>
      <w:r w:rsidRPr="003F2D6A">
        <w:rPr>
          <w:rFonts w:cs="Times New Roman"/>
          <w:lang w:val="en-GB"/>
        </w:rPr>
        <w:fldChar w:fldCharType="separate"/>
      </w:r>
      <w:del w:id="492" w:author="Robin Matthews" w:date="2021-07-11T16:17:00Z">
        <w:r w:rsidR="00E41CA2" w:rsidDel="00C30806">
          <w:rPr>
            <w:rFonts w:cs="Times New Roman"/>
            <w:noProof/>
            <w:lang w:val="en-GB"/>
          </w:rPr>
          <w:delText>D</w:delText>
        </w:r>
      </w:del>
      <w:ins w:id="493" w:author="Robin Matthews" w:date="2021-07-11T16:17:00Z">
        <w:r w:rsidR="00C30806">
          <w:rPr>
            <w:rFonts w:cs="Times New Roman"/>
            <w:noProof/>
            <w:lang w:val="en-GB"/>
          </w:rPr>
          <w:t>(</w:t>
        </w:r>
        <w:r w:rsidR="00C30806">
          <w:t>Hall, 2014; Hong and Kanamitsu, 2014; Dosio et al., 2015; Takayabu et al., 2016</w:t>
        </w:r>
      </w:ins>
      <w:del w:id="494" w:author="Robin Matthews" w:date="2021-07-11T16:17:00Z">
        <w:r w:rsidR="00E41CA2" w:rsidDel="00C30806">
          <w:rPr>
            <w:rFonts w:cs="Times New Roman"/>
            <w:noProof/>
            <w:lang w:val="en-GB"/>
          </w:rPr>
          <w:delText>o</w:delText>
        </w:r>
      </w:del>
      <w:del w:id="495" w:author="Robin Matthews" w:date="2021-07-11T16:16:00Z">
        <w:r w:rsidR="00E41CA2" w:rsidDel="00C30806">
          <w:rPr>
            <w:rFonts w:cs="Times New Roman"/>
            <w:noProof/>
            <w:lang w:val="en-GB"/>
          </w:rPr>
          <w:delText>sio et al., 2015; Hall, 2014; Hong and Kanamitsu, 2014; Takayabu et al., 2016</w:delText>
        </w:r>
      </w:del>
      <w:r w:rsidR="00E41CA2">
        <w:rPr>
          <w:rFonts w:cs="Times New Roman"/>
          <w:noProof/>
          <w:lang w:val="en-GB"/>
        </w:rPr>
        <w:t>)</w:t>
      </w:r>
      <w:r w:rsidRPr="003F2D6A">
        <w:rPr>
          <w:rFonts w:cs="Times New Roman"/>
          <w:lang w:val="en-GB"/>
        </w:rPr>
        <w:fldChar w:fldCharType="end"/>
      </w:r>
      <w:commentRangeEnd w:id="489"/>
      <w:r w:rsidR="00E41CA2">
        <w:rPr>
          <w:rStyle w:val="CommentReference"/>
          <w:rFonts w:asciiTheme="minorHAnsi" w:eastAsiaTheme="minorHAnsi" w:hAnsiTheme="minorHAnsi"/>
          <w:lang w:eastAsia="en-US"/>
        </w:rPr>
        <w:commentReference w:id="489"/>
      </w:r>
      <w:r w:rsidRPr="003F2D6A">
        <w:rPr>
          <w:rFonts w:cs="Times New Roman"/>
          <w:lang w:val="en-GB"/>
        </w:rPr>
        <w:t xml:space="preserve">. The consistency between the circulation features simulated by the RCM and those inherited through the boundary conditions depends on 1) the relative importance of the large-scale forcing compared to local-scale phenomena, and 2) the size of the RCM domain </w:t>
      </w:r>
      <w:r w:rsidRPr="003F2D6A">
        <w:rPr>
          <w:rStyle w:val="CommentReference"/>
          <w:rFonts w:eastAsiaTheme="minorHAnsi" w:cs="Times New Roman"/>
          <w:sz w:val="22"/>
          <w:szCs w:val="22"/>
          <w:lang w:val="en-GB" w:eastAsia="en-US"/>
        </w:rPr>
        <w:fldChar w:fldCharType="begin" w:fldLock="1"/>
      </w:r>
      <w:r w:rsidR="000465A7">
        <w:rPr>
          <w:rStyle w:val="CommentReference"/>
          <w:rFonts w:eastAsiaTheme="minorHAnsi" w:cs="Times New Roman"/>
          <w:sz w:val="22"/>
          <w:szCs w:val="22"/>
          <w:lang w:val="en-GB" w:eastAsia="en-US"/>
        </w:rPr>
        <w:instrText>ADDIN CSL_CITATION { "citationItems" : [ { "id" : "ITEM-1", "itemData" : { "DOI" : "10.1007/s00382-012-1649-9", "ISBN" : "0038201216", "ISSN" : "09307575", "abstract" : "Nested Limited-Area Models require driving data to define their lateral boundary conditions (LBC). The optimal choice of domain size and the repercussions of LBC errors on Regional Climate Model (RCM) simulations are important issues in dynamical downscaling work. The main objective of this paper is to investigate the effect of domain size, particularly on the larger scales, and to question whether an RCM, when run over very large domains, can actually improve the large scales compared to those of the driving data. This study is performed with a detailed atmospheric model in its global and regional configurations, using the \u2018\u2018Imperfect Big-Brother\u2019\u2019 (IBB) protocol. The ERA-Interim reanalyses and five global simulations are used to drive RCM simulations for five winter seasons, on four domain sizes centred over the North American continent. Three variables are investi- gated: precipitation, specific humidity and zonal wind component. The results following the IBB protocol show that, when an RCM is driven by perfect LBC, its skill at reproducing the large scales decreases with increasing the domain of integration, but the errors remain small even for very large domains. On the other hand, when driven by LBC that contain errors, RCMs can bring some reduction of errors in large scales when very large domains are used. The improvement is found especially in the amplitude of patterns of both the stationary and the intra-seasonal tran- sient components. When large errors are present in the LBC, however, these are only partly corrected by the RCM. Although results showed that an RCM can have some skill at improving imperfect large scales supplied as driving LBC, the main added value of an RCM is provided by its small scales and its skill to simulate extreme events, par- ticularly for precipitation. Under the IBB protocol all RCM simulations were fairly skilful at reproducing small scales statistics, although the skill decreased with increasing LBC errors. Coarse-resolution model simulations have difficul- ties in simulating heavy precipitation events, and as a result their precipitation distributions are systematically shifted toward smaller intensity. Under the IBB protocol, all RCM simulations have distributions very similar to the reference field, being little affected by LBC errors, and no significant differences were found between the small scales statistics and the precipitation distributions obtained over different RCM domains. Keywords", "author" : [ { "dropping-particle" : "", "family" : "Diaconescu", "given" : "Emilia Paula", "non-dropping-particle" : "", "parse-names" : false, "suffix" : "" }, { "dropping-particle" : "", "family" : "Laprise", "given" : "Ren\u00e9", "non-dropping-particle" : "", "parse-names" : false, "suffix" : "" } ], "container-title" : "Climate Dynamics", "id" : "ITEM-1", "issue" : "7-8", "issued" : { "date-parts" : [ [ "2013", "1", "16" ] ] }, "page" : "1769-1800", "title" : "Can added value be expected in RCM-simulated large scales?", "translator" : [ { "dropping-particle" : "", "family" : "Q3694", "given" : "", "non-dropping-particle" : "", "parse-names" : false, "suffix" : "" } ], "type" : "article-journal", "volume" : "41" }, "uris" : [ "http://www.mendeley.com/documents/?uuid=8cf0221d-133e-418b-8bfd-51fd7a11106b" ] } ], "mendeley" : { "formattedCitation" : "(Diaconescu and Laprise, 2013)", "manualFormatting" : "(e.g., Diaconescu and Laprise, 2013)", "plainTextFormattedCitation" : "(Diaconescu and Laprise, 2013)", "previouslyFormattedCitation" : "(Diaconescu and Laprise, 2013)" }, "properties" : { "noteIndex" : 0 }, "schema" : "https://github.com/citation-style-language/schema/raw/master/csl-citation.json" }</w:instrText>
      </w:r>
      <w:r w:rsidRPr="003F2D6A">
        <w:rPr>
          <w:rStyle w:val="CommentReference"/>
          <w:rFonts w:eastAsiaTheme="minorHAnsi" w:cs="Times New Roman"/>
          <w:sz w:val="22"/>
          <w:szCs w:val="22"/>
          <w:lang w:val="en-GB" w:eastAsia="en-US"/>
        </w:rPr>
        <w:fldChar w:fldCharType="separate"/>
      </w:r>
      <w:r w:rsidR="00E41CA2">
        <w:rPr>
          <w:rStyle w:val="CommentReference"/>
          <w:rFonts w:eastAsiaTheme="minorHAnsi" w:cs="Times New Roman"/>
          <w:noProof/>
          <w:sz w:val="22"/>
          <w:szCs w:val="22"/>
          <w:lang w:val="en-GB" w:eastAsia="en-US"/>
        </w:rPr>
        <w:t>(e.g., Diaconescu and Laprise, 2013)</w:t>
      </w:r>
      <w:r w:rsidRPr="003F2D6A">
        <w:rPr>
          <w:rStyle w:val="CommentReference"/>
          <w:rFonts w:eastAsiaTheme="minorHAnsi" w:cs="Times New Roman"/>
          <w:sz w:val="22"/>
          <w:szCs w:val="22"/>
          <w:lang w:val="en-GB" w:eastAsia="en-US"/>
        </w:rPr>
        <w:fldChar w:fldCharType="end"/>
      </w:r>
      <w:r w:rsidRPr="003F2D6A">
        <w:rPr>
          <w:rFonts w:cs="Times New Roman"/>
          <w:lang w:val="en-GB"/>
        </w:rPr>
        <w:t xml:space="preserve">. Large domains also allow the RCM to generate much of its own internally generated unforced variability </w:t>
      </w:r>
      <w:commentRangeStart w:id="496"/>
      <w:r w:rsidRPr="003F2D6A">
        <w:rPr>
          <w:rFonts w:cs="Times New Roman"/>
          <w:lang w:val="en-GB"/>
        </w:rPr>
        <w:fldChar w:fldCharType="begin" w:fldLock="1"/>
      </w:r>
      <w:r w:rsidR="000465A7">
        <w:rPr>
          <w:rFonts w:cs="Times New Roman"/>
          <w:lang w:val="en-GB"/>
        </w:rPr>
        <w:instrText>ADDIN CSL_CITATION { "citationItems" : [ { "id" : "ITEM-1", "itemData" : { "DOI" : "10.1002/joc.4856", "abstract" : "ABSTRACT The mean climatology, inter-model variability and spatio-temporal patterns of temperature and precipitation over West Africa from Coupled Model Intercomparison Project 5 (CMIP5), CMIP5_SUBSET [ensemble of global climate models driving COordinated Regional climate Downscaling EXperiment (CORDEX)] and CORDEX multi-model ensembles are evaluated and intercompared for the monsoon season (June\u2013September). We find that, while CORDEX fails to outperform the simulated mean climatology of temperature by the CMIP5 ensembles, it substantially improves precipitation and provides more realistic fine-scale features tied to local topography and landuse. This improved performance over the region is found to depend more on the internal models physics than the driving boundary conditions and results from a more consistent and realistic simulation of monsoon precipitation across the various regional climate models (RCMs). Rotated empirical orthogonal function (REOF) analysis indicates that the CORDEX ensemble captures better the spatio-temporal variability of both temperature and precipitation (first REOF mode), in particular depicting the warming and Sahel precipitation recovery in recent decades over West Africa. On the other hand, the spatial patterns and associated time series of the last two REOF modes in CORDEX mostly follow the CMIP5_SUBSET pointing towards a strong role of the boundary forcing in the RCM simulation of precipitation variability.", "author" : [ { "dropping-particle" : "", "family" : "Nikiema", "given" : "Pinghouinde Michel", "non-dropping-particle" : "", "parse-names" : false, "suffix" : "" }, { "dropping-particle" : "", "family" : "Sylla", "given" : "Mouhamadou Bamba", "non-dropping-particle" : "", "parse-names" : false, "suffix" : "" }, { "dropping-particle" : "", "family" : "Ogunjobi", "given" : "Kehinde", "non-dropping-particle" : "", "parse-names" : false, "suffix" : "" }, { "dropping-particle" : "", "family" : "Kebe", "given" : "Ibourahima", "non-dropping-particle" : "", "parse-names" : false, "suffix" : "" }, { "dropping-particle" : "", "family" : "Gibba", "given" : "Peter", "non-dropping-particle" : "", "parse-names" : false, "suffix" : "" }, { "dropping-particle" : "", "family" : "Giorgi", "given" : "Filippo", "non-dropping-particle" : "", "parse-names" : false, "suffix" : "" } ], "container-title" : "International Journal of Climatology", "id" : "ITEM-1", "issue" : "5", "issued" : { "date-parts" : [ [ "2017" ] ] }, "page" : "2438-2450", "title" : "Multi-model CMIP5 and CORDEX simulations of historical summer temperature and precipitation variabilities over West Africa", "translator" : [ { "dropping-particle" : "", "family" : "Q5099", "given" : "", "non-dropping-particle" : "", "parse-names" : false, "suffix" : "" } ], "type" : "article-journal", "volume" : "37" }, "uris" : [ "http://www.mendeley.com/documents/?uuid=481ab094-d7d3-43e4-9764-8285ca292645" ] }, { "id" : "ITEM-2",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"ITEM-2",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"(Nikiema et al., 2017; Sanchez-Gomez and Somot, 2018)", "manualFormatting" : "(Nikiema et al., 2017, and references therein; Sanchez-Gomez and Somot, 2018)", "plainTextFormattedCitation" : "(Nikiema et al., 2017; Sanchez-Gomez and Somot, 2018)", "previouslyFormattedCitation" : "(Nikiema et al., 2017; Sanchez-Gomez and Somot,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(Nikiema et al., 2017, and references therein; Sanchez-Gomez and Somot, 2018)</w:t>
      </w:r>
      <w:r w:rsidRPr="003F2D6A">
        <w:rPr>
          <w:rFonts w:cs="Times New Roman"/>
          <w:lang w:val="en-GB"/>
        </w:rPr>
        <w:fldChar w:fldCharType="end"/>
      </w:r>
      <w:commentRangeEnd w:id="496"/>
      <w:r w:rsidR="00E41CA2">
        <w:rPr>
          <w:rStyle w:val="CommentReference"/>
          <w:rFonts w:asciiTheme="minorHAnsi" w:eastAsiaTheme="minorHAnsi" w:hAnsiTheme="minorHAnsi"/>
          <w:lang w:eastAsia="en-US"/>
        </w:rPr>
        <w:commentReference w:id="496"/>
      </w:r>
      <w:r w:rsidRPr="003F2D6A">
        <w:rPr>
          <w:rFonts w:cs="Times New Roman"/>
          <w:lang w:val="en-GB"/>
        </w:rPr>
        <w:t>.</w:t>
      </w:r>
      <w:r w:rsidRPr="003F2D6A">
        <w:rPr>
          <w:rFonts w:eastAsiaTheme="minorEastAsia"/>
          <w:lang w:val="en-GB" w:eastAsia="ja-JP"/>
        </w:rPr>
        <w:br/>
      </w:r>
    </w:p>
    <w:p w14:paraId="1912C267" w14:textId="5955EC6E" w:rsidR="00E2170D" w:rsidRPr="00FB6EB0" w:rsidRDefault="00E2170D" w:rsidP="00E2170D">
      <w:pPr>
        <w:pStyle w:val="AR6BodyText"/>
        <w:rPr>
          <w:rFonts w:eastAsiaTheme="minorEastAsia"/>
          <w:lang w:eastAsia="ja-JP"/>
        </w:rPr>
      </w:pPr>
      <w:r w:rsidRPr="003F2D6A">
        <w:rPr>
          <w:rFonts w:cs="Times New Roman"/>
          <w:lang w:val="en-GB"/>
        </w:rPr>
        <w:t xml:space="preserve">The CORDEX initiative (COordinated Regional climate Downscaling EXperiment; </w:t>
      </w:r>
      <w:commentRangeStart w:id="497"/>
      <w:r w:rsidRPr="003F2D6A">
        <w:rPr>
          <w:rFonts w:cs="Times New Roman"/>
          <w:lang w:val="en-GB"/>
        </w:rPr>
        <w:fldChar w:fldCharType="begin" w:fldLock="1"/>
      </w:r>
      <w:r w:rsidR="000465A7">
        <w:rPr>
          <w:rFonts w:cs="Times New Roman"/>
          <w:lang w:val="en-GB"/>
        </w:rPr>
        <w:instrText>ADDIN CSL_CITATION { "citationItems" : [ { "id" : "ITEM-1", "itemData" : { "DOI" : "10.1146/annurev-environ-102014-021217", "ISBN"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"ITEM-1", "issue" : "1", "issued" : { "date-parts" : [ [ "2015", "11", "4" ] ] }, "page" : "467-490", "title" : "Regional Dynamical Downscaling and the CORDEX Initiative", "translator" : [ { "dropping-particle" : "", "family" : "Q5215", "given" : "", "non-dropping-particle" : "", "parse-names" : false, "suffix" : "" } ], "type" : "article-journal", "volume" : "40" }, "uris" : [ "http://www.mendeley.com/documents/?uuid=e8c0ad6d-8b3a-4ccc-b7b7-671b96b0061a", "http://www.mendeley.com/documents/?uuid=6078ba4d-8600-4e6a-b228-d02cebe92d64" ] }, { "id" : "ITEM-2", "itemData" : { "author" : [ { "dropping-particle" : "", "family" : "Giorgi", "given" : "Filippo", "non-dropping-particle" : "", "parse-names" : false, "suffix" : "" }, { "dropping-particle" : "", "family" : "Jones", "given" : "Colin", "non-dropping-particle" : "", "parse-names" : false, "suffix" : "" }, { "dropping-particle" : "", "family" : "Asrar", "given" : "Ghassem R.", "non-dropping-particle" : "", "parse-names" : false, "suffix" : "" } ], "container-title" : "WMO Bulletin", "id" : "ITEM-2", "issue" : "3", "issued" : { "date-parts" : [ [ "2009" ] ] }, "page" : "175-183", "title" : "Addressing climate information needs at the regional level: the CORDEX framework", "translator" : [ { "dropping-particle" : "", "family" : "Q3770", "given" : "", "non-dropping-particle" : "", "parse-names" : false, "suffix" : "" } ], "type" : "article-journal", "volume" : "58" }, "uris" : [ "http://www.mendeley.com/documents/?uuid=354adbfe-0fa9-4a95-a7d4-f7de82fc4ae0" ] }, { "id" : "ITEM-3",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"ITEM-3",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"mendeley" : { "formattedCitation" : "(Giorgi et al., 2009; Giorgi and Gutowski, 2015; Gutowski et al., 2016)", "manualFormatting" : "Giorgi et al., 2009; Giorgi and Gutowski, 2015; Gutowski Jr. et al., 2016)", "plainTextFormattedCitation" : "(Giorgi et al., 2009; Giorgi and Gutowski, 2015; Gutowski et al., 2016)", "previouslyFormattedCitation" : "(Giorgi et al., 2009; Giorgi and Gutowski, 2015; Gutowski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2009; Giorgi and Gutowski, 2015; Gutowski Jr. et al., 2016)</w:t>
      </w:r>
      <w:r w:rsidRPr="003F2D6A">
        <w:rPr>
          <w:rFonts w:cs="Times New Roman"/>
          <w:lang w:val="en-GB"/>
        </w:rPr>
        <w:fldChar w:fldCharType="end"/>
      </w:r>
      <w:commentRangeEnd w:id="497"/>
      <w:r w:rsidR="00E41CA2">
        <w:rPr>
          <w:rStyle w:val="CommentReference"/>
          <w:rFonts w:asciiTheme="minorHAnsi" w:eastAsiaTheme="minorHAnsi" w:hAnsiTheme="minorHAnsi"/>
          <w:lang w:eastAsia="en-US"/>
        </w:rPr>
        <w:commentReference w:id="497"/>
      </w:r>
      <w:r w:rsidRPr="003F2D6A">
        <w:rPr>
          <w:rFonts w:eastAsiaTheme="minorEastAsia"/>
          <w:lang w:val="en-GB" w:eastAsia="ja-JP"/>
        </w:rPr>
        <w:t xml:space="preserve"> </w:t>
      </w:r>
      <w:r w:rsidRPr="003F2D6A">
        <w:rPr>
          <w:rFonts w:cs="Times New Roman"/>
          <w:lang w:val="en-GB"/>
        </w:rPr>
        <w:t>provides ensembles of high-resolution historical (starting as early as 1950) and future climate projections for various regions. RCMs in CORDEX typically have a horizontal resolution between 10 and 50 km</w:t>
      </w:r>
      <w:r w:rsidRPr="003F2D6A">
        <w:rPr>
          <w:rFonts w:cs="Times New Roman"/>
          <w:color w:val="FF0000"/>
          <w:lang w:val="en-GB"/>
        </w:rPr>
        <w:t>.</w:t>
      </w:r>
      <w:r w:rsidRPr="003F2D6A">
        <w:rPr>
          <w:rFonts w:cs="Times New Roman"/>
          <w:lang w:val="en-GB"/>
        </w:rPr>
        <w:t xml:space="preserve"> But much finer spatial resolution is required to fully resolve deep convection, an important cause of precipitation in much of the world. Therefore, an emerging strand in dynamical downscaling employs simulations at convection permitting scales, at horizontal resolutions of a few kilometres, where deep-convection parameterisations can be switched off, approximately</w:t>
      </w:r>
      <w:r w:rsidRPr="003F2D6A">
        <w:rPr>
          <w:rFonts w:cs="Times New Roman"/>
          <w:color w:val="FF0000"/>
          <w:lang w:val="en-GB"/>
        </w:rPr>
        <w:t xml:space="preserve"> </w:t>
      </w:r>
      <w:r w:rsidRPr="003F2D6A">
        <w:rPr>
          <w:rFonts w:cs="Times New Roman"/>
          <w:lang w:val="en-GB"/>
        </w:rPr>
        <w:t xml:space="preserve">simulating deep convection </w:t>
      </w:r>
      <w:r w:rsidRPr="003F2D6A">
        <w:rPr>
          <w:rFonts w:cs="Times New Roman"/>
          <w:lang w:val="en-GB"/>
        </w:rPr>
        <w:fldChar w:fldCharType="begin" w:fldLock="1"/>
      </w:r>
      <w:r w:rsidR="000465A7">
        <w:rPr>
          <w:rFonts w:cs="Times New Roman"/>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"id" : "ITEM-2",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"ITEM-2",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"id" : "ITEM-3",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"ITEM-3",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"(Prein et al., 2015; Stratton et al., 2018; Coppola et al., 2020)", "plainTextFormattedCitation" : "(Prein et al., 2015; Stratton et al., 2018; Coppola et al., 2020)", "previouslyFormattedCitation" : "(Prein et al., 2015; Stratton et al., 2018; Coppola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2015; Stratton et al., 2018; Coppola et al., 2020)</w:t>
      </w:r>
      <w:r w:rsidRPr="003F2D6A">
        <w:rPr>
          <w:rFonts w:cs="Times New Roman"/>
          <w:lang w:val="en-GB"/>
        </w:rPr>
        <w:fldChar w:fldCharType="end"/>
      </w:r>
      <w:r w:rsidRPr="003F2D6A">
        <w:rPr>
          <w:rFonts w:cs="Times New Roman"/>
          <w:lang w:val="en-GB"/>
        </w:rPr>
        <w:t xml:space="preserve">. A recent study indicates that switching off the deep-convection parameterization may be beneficial also in simulations performed at coarser resolutions </w:t>
      </w:r>
      <w:r w:rsidRPr="003F2D6A">
        <w:rPr>
          <w:rFonts w:cs="Times New Roman"/>
          <w:lang w:val="en-GB"/>
        </w:rPr>
        <w:fldChar w:fldCharType="begin" w:fldLock="1"/>
      </w:r>
      <w:r w:rsidR="000465A7">
        <w:rPr>
          <w:rFonts w:cs="Times New Roman"/>
          <w:lang w:val="en-GB"/>
        </w:rPr>
        <w:instrText>ADDIN CSL_CITATION { "citationItems" : [ { "id" : "ITEM-1", "itemData" : { "DOI" : "10.1175/JCLI-D-19-0286.1", "ISSN" : "0894-8755", "abstract" : "The \u201cgrey-zone\u201d of convection is defined as the range of horizontal grid-space resolutions at which convective processes are partially but not fully resolved explicitly by the model dynamics (typically a few kilometers to a few hundred meters). The representation of convection at these scales is challenging as both parameterizing convective processes or relying on the model dynamics to resolve them might cause systematic model biases. Here, a regional climate model over a pan-European domain is used to study model biases when either using parameterizations of deep and shallow convection or representing convection explicitly. For this purpose, year-long simulations at horizontal resolutions between 50 and 2.2km grid spacing are performed, and evaluated with datasets of precipitation, surface temperature and top-of-the-atmosphere radiation over Europe. While simulations with parameterized convection seems favorable than using explicit convection at around 50 km resolution, at higher resolutions (grid spacing \u2264 25 km) models tend to perform similarly or even better for certain model skills when deep convection is turned off. At these finer scales, the representation of deep convection has a larger effect in model performance than changes in resolution when looking at hourly precipitation statistics and the representation of the diurnal cycle, especially over non-orographic regions. The short-wave net radiative balance at the top-of-the-atmosphere is the variable most strongly affected by resolution changes, due to the better representation of cloud dynamical processes at higher resolutions when using explicit convection. These results suggest that an explicit representation of convection may be beneficial in representing some aspects of climate over Europe at much coarser resolutions than previously thought, therefore reducing some of the uncertainties derived from parameterizing deep convection.", "author" : [ { "dropping-particle" : "", "family" : "Vergara-Temprado", "given" : "Jes\u00fas", "non-dropping-particle" : "", "parse-names" : false, "suffix" : "" }, { "dropping-particle" : "", "family" : "Ban", "given" : "Nikolina", "non-dropping-particle" : "", "parse-names" : false, "suffix" : "" }, { "dropping-particle" : "", "family" : "Panosetti", "given" : "Davide", "non-dropping-particle" : "", "parse-names" : false, "suffix" : "" }, { "dropping-particle" : "", "family" : "Schlemmer", "given" : "Linda", "non-dropping-particle" : "", "parse-names" : false, "suffix" : "" }, { "dropping-particle" : "", "family" : "Sch\u00e4r", "given" : "Christoph", "non-dropping-particle" : "", "parse-names" : false, "suffix" : "" } ], "container-title" : "Journal of Climate", "id" : "ITEM-1", "issued" : { "date-parts" : [ [ "2019", "12", "11" ] ] }, "page" : "JCLI-D-19-0286.1", "title" : "Climate models permit convection at much coarser resolutions than previously considered.", "translator" : [ { "dropping-particle" : "", "family" : "Q6168", "given" : "", "non-dropping-particle" : "", "parse-names" : false, "suffix" : "" } ], "type" : "article-journal" }, "uris" : [ "http://www.mendeley.com/documents/?uuid=508affe1-04f3-4b4a-a1a5-00d9b8329210" ] } ], "mendeley" : { "formattedCitation" : "(Vergara-Temprado et al., 2019)", "plainTextFormattedCitation" : "(Vergara-Temprado et al., 2019)", "previouslyFormattedCitation" : "(Vergara-Temprado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(Vergara-Temprado et al., 2019)</w:t>
      </w:r>
      <w:r w:rsidRPr="003F2D6A">
        <w:rPr>
          <w:rFonts w:cs="Times New Roman"/>
          <w:lang w:val="en-GB"/>
        </w:rPr>
        <w:fldChar w:fldCharType="end"/>
      </w:r>
      <w:r w:rsidRPr="003F2D6A">
        <w:rPr>
          <w:rFonts w:cs="Times New Roman"/>
          <w:lang w:val="en-GB"/>
        </w:rPr>
        <w:t xml:space="preserve">. Alternatively, some RCMs make use of scale-aware parameterizations that are able to adapt to increasing resolution without switching off the convection scheme </w:t>
      </w:r>
      <w:r w:rsidRPr="003F2D6A">
        <w:rPr>
          <w:rFonts w:cs="Times New Roman"/>
          <w:lang w:val="en-GB"/>
        </w:rPr>
        <w:fldChar w:fldCharType="begin" w:fldLock="1"/>
      </w:r>
      <w:r w:rsidR="000465A7">
        <w:rPr>
          <w:rFonts w:cs="Times New Roman"/>
          <w:lang w:val="en-GB"/>
        </w:rPr>
        <w:instrText>ADDIN CSL_CITATION { "citationItems" : [ { "id" : "ITEM-1", "itemData" : { "DOI" : "10.1002/joc.2409", "abstract" : "Abstract We explore the use of high-resolution dynamical downscaling as a means to simulate extreme values of summer maximum surface air temperature over Belgium (TMAX). We use the limited area version of the ARPEGE-IFS model, ALADIN. Our approach involves a sequence of daily integrations driven by perfect boundary conditions at the lateral boundaries provided by the ERA40 reanalysis. In this study, three different recent past (1961?1990) simulations are evaluated against different station datasets: (1) 40 km spatial resolution (ALD40), (2) 10 km spatial resolution (ALD10), and (3) 4 km spatial resolution (ALR04) using a new parameterisation of deep convection, and microphysics allowing the use of ALADIN at resolutions ranging from a few tens of kilometers down to less than 4 km. The validation of ALD40 reveals a positive summer bias (2.2 \u00b0C), even though the considerable spatial resolution enhancement by a factor of 4, ALD10 reduces slightly the warm biases (1.7 \u00b0C). This warm bias on TMAX is strongly correlated with cloud cover representation. Result shows an overestimate of clear-sky occurrences by ALD10 and a developing solar radiation overestimate through the diurnal cycle, with 116 W m?2 maximum overestimate at noon. ALR04 reduces considerably the warm biases (?0.2 \u00b0C) which suggests of its ability to simulate weakly forced convective cloud in the summer over Belgium. In addition, the Generalized Pareto Distribution (GPD) of the extreme high temperatures produced by the different simulations has been compared to observations of the same period. ALD40 and ALD10 gave a GPD distribution that did not replicate the observed distribution well and, thus, overestimated the extremes. This study shows that the consistent treatment of deep convection and cloud?radiation interaction when increasing the horizontal resolution is very important when studying extremely high temperatures events. Copyright ? 2011 Royal Meteorological Society", "author" : [ { "dropping-particle" : "", "family" : "Hamdi", "given" : "R", "non-dropping-particle" : "", "parse-names" : false, "suffix" : "" }, { "dropping-particle" : "", "family" : "Vyver", "given" : "H", "non-dropping-particle" : "Van de", "parse-names" : false, "suffix" : "" }, { "dropping-particle" : "", "family" : "Termonia", "given" : "P", "non-dropping-particle" : "", "parse-names" : false, "suffix" : "" } ], "container-title" : "International Journal of Climatology", "id" : "ITEM-1", "issue" : "13", "issued" : { "date-parts" : [ [ "2012", "8", "3" ] ] }, "note" : "doi: 10.1002/joc.2409", "page" : "2051-2065", "publisher" : "Wiley-Blackwell", "title" : "New cloud and microphysics parameterisation for use in high-resolution dynamical downscaling: application for summer extreme temperature over Belgium", "translator" : [ { "dropping-particle" : "", "family" : "Q4179", "given" : "", "non-dropping-particle" : "", "parse-names" : false, "suffix" : "" } ], "type" : "article-journal", "volume" : "32" }, "uris" : [ "http://www.mendeley.com/documents/?uuid=65c08b06-183d-3805-aadf-b0490b98234d" ] }, { "id" : "ITEM-2", "itemData" : { "DOI" : "10.1175/JCLI-D-12-00844.1", "abstract" : "AbstractDaily summer precipitation over Belgium from the Aire Limit\u00e9e Adaptation Dynamique D\u00e9veloppement International (ALADIN) model and a version of the model that has been updated with physical parameterizations, the so-called ALARO-0 model [ALADIN and AROME (Application de la Recherche \u00e0 l'Op\u00e9rationnel \u00e0 Meso-Echelle) combined model, first baseline version released in 1998], are compared with respect to station observations for the period 1961?90. The 40-yr European Centre for Medium-Range Weather Forecasts Re-Analysis (ERA-40) is dynamically downscaled using both models on a horizontal resolution of 40 km, followed by a one-way nesting on high spatial resolutions of 10 and 4 km. This setup allows us to explore the relative importance of spatial resolution versus parameterization formulation on the model skill to correctly simulate extreme daily precipitation. Model performances are assessed through standard statistical errors and density, frequency, and quantile distributions as well as extreme value analysis, using the peak-over-threshold method and generalized Pareto distribution. The 40-km simulations of ALADIN and ALARO-0 show similar results, both reproducing the observations reasonably well. For the high-resolution simulations, ALARO-0 at both 10 and 4 km is in better agreement with the observations than ALADIN. The ALADIN model consistently produces too high precipitation rates. The findings demonstrate that the new parameterizations within the ALARO-0 model are responsible for a correct simulation of extreme summer precipitation at various horizontal resolutions. Moreover, this study shows that ALARO-0 is a good candidate model for regional climate modeling.", "author" : [ { "dropping-particle" : "", "family" : "Troch", "given" : "Rozemien", "non-dropping-particle" : "De", "parse-names" : false, "suffix" : "" }, { "dropping-particle" : "", "family" : "Hamdi", "given" : "Rafiq", "non-dropping-particle" : "", "parse-names" : false, "suffix" : "" }, { "dropping-particle" : "", "family" : "Vyver", "given" : "Hans", "non-dropping-particle" : "Van de", "parse-names" : false, "suffix" : "" }, { "dropping-particle" : "", "family" : "Geleyn", "given" : "Jean-Fran\u00e7ois", "non-dropping-particle" : "", "parse-names" : false, "suffix" : "" }, { "dropping-particle" : "", "family" : "Termonia", "given" : "Piet", "non-dropping-particle" : "", "parse-names" : false, "suffix" : "" } ], "container-title" : "Journal of Climate", "id" : "ITEM-2", "issue" : "22", "issued" : { "date-parts" : [ [ "2013", "7", "18" ] ] }, "note" : "doi: 10.1175/JCLI-D-12-00844.1", "page" : "8895-8915", "publisher" : "American Meteorological Society", "title" : "Multiscale Performance of the ALARO-0 Model for Simulating Extreme Summer Precipitation Climatology in Belgium", "translator" : [ { "dropping-particle" : "", "family" : "Q4068", "given" : "", "non-dropping-particle" : "", "parse-names" : false, "suffix" : "" } ], "type" : "article-journal", "volume" : "26" }, "uris" : [ "http://www.mendeley.com/documents/?uuid=f56317a6-1891-3029-b6db-6f5fcefce684" ] }, { "id" : "ITEM-3", "itemData" : { "DOI" : "10.1142/p1005", "editor" : [ { "dropping-particle" : "", "family" : "Plant", "given" : "Robert S", "non-dropping-particle" : "", "parse-names" : false, "suffix" : "" }, { "dropping-particle" : "", "family" : "Yano", "given" : "Jun-Ichi", "non-dropping-particle" : "", "parse-names" : false, "suffix" : "" } ], "id" : "ITEM-3", "issued" : { "date-parts" : [ [ "2015" ] ] }, "number-of-pages" : "1132", "publisher" : "World Scientific", "title" : "Parameterization of Atmospheric Convection", "translator" : [ { "dropping-particle" : "", "family" : "Rt5", "given" : "Q3596", "non-dropping-particle" : "", "parse-names" : false, "suffix" : "" } ], "type" : "book" }, "uris" : [ "http://www.mendeley.com/documents/?uuid=25e0704d-6e11-3a71-afea-cdd17f67b176" ] }, { "id" : "ITEM-4", "itemData" : { "DOI" : "10.5194/gmd-9-1143-2016", "ISSN" : "1991-9603", "abstract" : "Abstract. Using the regional climate model ALARO-0, the Royal Meteorological Institute of Belgium and Ghent University have performed two simulations of the past observed climate within the framework of the Coordinated Regional Climate Downscaling Experiment (CORDEX). The ERA-Interim reanalysis was used to drive the model for the period 1979\u20132010 on the EURO-CORDEX domain with two horizontal resolutions, 0.11 and 0.44\u00b0. ALARO-0 is characterised by the new microphysics scheme 3MT, which allows for a better representation of convective precipitation. In Kotlarski et al. (2014) several metrics assessing the performance in representing seasonal mean near-surface air temperature and precipitation are defined and the corresponding scores are calculated for an ensemble of models for different regions and seasons for the period 1989\u20132008. Of special interest within this ensemble is the ARPEGE model by the Centre National de Recherches M\u00e9t\u00e9orologiques (CNRM), which shares a large amount of core code with ALARO-0. Results show that ALARO-0 is capable of representing the European climate in an acceptable way as most of the ALARO-0 scores lie within the existing ensemble. However, for near-surface air temperature, some large biases, which are often also found in the ARPEGE results, persist. For precipitation, on the other hand, the ALARO-0 model produces some of the best scores within the ensemble and no clear resemblance to ARPEGE is found, which is attributed to the inclusion of 3MT. Additionally, a jackknife procedure is applied to the ALARO-0 results in order to test whether the scores are robust, meaning independent of the period used to calculate them. Periods of 20 years are sampled from the 32-year simulation and used to construct the 95 % confidence interval for each score. For most scores, these intervals are very small compared to the total ensemble spread, implying that model differences in the scores are significant.", "author" : [ { "dropping-particle" : "", "family" : "Giot", "given" : "Olivier", "non-dropping-particle" : "", "parse-names" : false, "suffix" : "" }, { "dropping-particle" : "", "family" : "Termonia", "given" : "Piet", "non-dropping-particle" : "", "parse-names" : false, "suffix" : "" }, { "dropping-particle" : "", "family" : "Degrauwe", "given" : "Daan", "non-dropping-particle" : "", "parse-names" : false, "suffix" : "" }, { "dropping-particle" : "", "family" : "Troch", "given" : "Rozemien", "non-dropping-particle" : "De", "parse-names" : false, "suffix" : "" }, { "dropping-particle" : "", "family" : "Caluwaerts", "given" : "Steven", "non-dropping-particle" : "", "parse-names" : false, "suffix" : "" }, { "dropping-particle" : "", "family" : "Smet", "given" : "Geert", "non-dropping-particle" : "", "parse-names" : false, "suffix" : "" }, { "dropping-particle" : "", "family" : "Berckmans", "given" : "Julie", "non-dropping-particle" : "", "parse-names" : false, "suffix" : "" }, { "dropping-particle" : "", "family" : "Deckmyn", "given" : "Alex", "non-dropping-particle" : "", "parse-names" : false, "suffix" : "" }, { "dropping-particle" : "", "family" : "Cruz", "given" : "Lesley", "non-dropping-particle" : "De", "parse-names" : false, "suffix" : "" }, { "dropping-particle" : "", "family" : "Meutter", "given" : "Pieter", "non-dropping-particle" : "De", "parse-names" : false, "suffix" : "" }, { "dropping-particle" : "", "family" : "Duerinckx", "given" : "Annelies", "non-dropping-particle" : "", "parse-names" : false, "suffix" : "" }, { "dropping-particle" : "", "family" : "Gerard", "given" : "Luc", "non-dropping-particle" : "", "parse-names" : false, "suffix" : "" }, { "dropping-particle" : "", "family" : "Hamdi", "given" : "Rafiq", "non-dropping-particle" : "", "parse-names" : false, "suffix" : "" }, { "dropping-particle" : "", "family" : "Bergh", "given" : "Joris", "non-dropping-particle" : "Van den", "parse-names" : false, "suffix" : "" }, { "dropping-particle" : "", "family" : "Ginderachter", "given" : "Michiel", "non-dropping-particle" : "Van", "parse-names" : false, "suffix" : "" }, { "dropping-particle" : "", "family" : "Schaeybroeck", "given" : "Bert", "non-dropping-particle" : "Van", "parse-names" : false, "suffix" : "" }, { "dropping-particle" : "", "family" : "Bergh", "given" : "J", "non-dropping-particle" : "den", "parse-names" : false, "suffix" : "" }, { "dropping-particle" : "", "family" : "Ginderachter", "given" : "Michiel", "non-dropping-particle" : "Van", "parse-names" : false, "suffix" : "" }, { "dropping-particle" : "", "family" : "Schaeybroeck", "given" : "Bert", "non-dropping-particle" : "Van", "parse-names" : false, "suffix" : "" } ], "container-title" : "Geoscientific Model Development", "id" : "ITEM-4", "issue" : "3", "issued" : { "date-parts" : [ [ "2016", "3", "30" ] ] }, "page" : "1143-1152", "title" : "Validation of the ALARO-0 model within the EURO-CORDEX framework", "translator" : [ { "dropping-particle" : "", "family" : "Q7093", "given" : "", "non-dropping-particle" : "", "parse-names" : false, "suffix" : "" } ], "type" : "article-journal", "volume" : "9" }, "uris" : [ "http://www.mendeley.com/documents/?uuid=6e79fc43-0434-458a-81f5-2ff134a489e6" ] }, { "id" : "ITEM-5", "itemData" : { "DOI" : "10.5194/gmd-11-257-2018", "author" : [ { "dropping-particle" : "", "family" : "Termonia", "given" : "P", "non-dropping-particle" : "", "parse-names" : false, "suffix" : "" }, { "dropping-particle" : "", "family" : "Fischer", "given" : "C", "non-dropping-particle" : "", "parse-names" : false, "suffix" : "" }, { "dropping-particle" : "", "family" : "Bazile", "given" : "E", "non-dropping-particle" : "", "parse-names" : false, "suffix" : "" }, { "dropping-particle" : "", "family" : "Bouyssel", "given" : "F", "non-dropping-particle" : "", "parse-names" : false, "suffix" : "" }, { "dropping-particle" : "", "family" : "Bro\u017ekov\u00e1", "given" : "R", "non-dropping-particle" : "", "parse-names" : false, "suffix" : "" }, { "dropping-particle" : "", "family" : "B\u00e9nard", "given" : "P", "non-dropping-particle" : "", "parse-names" : false, "suffix" : "" }, { "dropping-particle" : "", "family" : "Bochenek", "given" : "B", "non-dropping-particle" : "", "parse-names" : false, "suffix" : "" }, { "dropping-particle" : "", "family" : "Degrauwe", "given" : "D", "non-dropping-particle" : "", "parse-names" : false, "suffix" : "" }, { "dropping-particle" : "", "family" : "Derkov\u00e1", "given" : "M", "non-dropping-particle" : "", "parse-names" : false, "suffix" : "" }, { "dropping-particle" : "", "family" : "Khatib", "given" : "R", "non-dropping-particle" : "El", "parse-names" : false, "suffix" : "" }, { "dropping-particle" : "", "family" : "Hamdi", "given" : "R", "non-dropping-particle" : "", "parse-names" : false, "suffix" : "" }, { "dropping-particle" : "", "family" : "Ma\u0161ek", "given" : "J", "non-dropping-particle" : "", "parse-names" : false, "suffix" : "" }, { "dropping-particle" : "", "family" : "Pottier", "given" : "P", "non-dropping-particle" : "", "parse-names" : false, "suffix" : "" }, { "dropping-particle" : "", "family" : "Pristov", "given" : "N", "non-dropping-particle" : "", "parse-names" : false, "suffix" : "" }, { "dropping-particle" : "", "family" : "Seity", "given" : "Y", "non-dropping-particle" : "", "parse-names" : false, "suffix" : "" }, { "dropping-particle" : "", "family" : "Smol\\'{\\i}kov\u00e1", "given" : "P", "non-dropping-particle" : "", "parse-names" : false, "suffix" : "" }, { "dropping-particle" : "", "family" : "\u0160paniel", "given" : "O", "non-dropping-particle" : "", "parse-names" : false, "suffix" : "" }, { "dropping-particle" : "", "family" : "Tudor", "given" : "M", "non-dropping-particle" : "", "parse-names" : false, "suffix" : "" }, { "dropping-particle" : "", "family" : "Wang", "given" : "Y", "non-dropping-particle" : "", "parse-names" : false, "suffix" : "" }, { "dropping-particle" : "", "family" : "Wittmann", "given" : "C", "non-dropping-particle" : "", "parse-names" : false, "suffix" : "" }, { "dropping-particle" : "", "family" : "Joly", "given" : "A", "non-dropping-particle" : "", "parse-names" : false, "suffix" : "" } ], "container-title" : "Geoscientific Model Development", "id" : "ITEM-5", "issue" : "1", "issued" : { "date-parts" : [ [ "2018" ] ] }, "page" : "257-281", "title" : "The ALADIN System and its canonical model configurations AROME CY41T1 and ALARO CY40T1", "translator" : [ { "dropping-particle" : "", "family" : "Q4178", "given" : "", "non-dropping-particle" : "", "parse-names" : false, "suffix" : "" } ], "type" : "article-journal", "volume" : "11" }, "uris" : [ "http://www.mendeley.com/documents/?uuid=ff2f0258-4105-3a85-830a-89aeaa0576f2" ] }, { "id" : "ITEM-6", "itemData" : { "DOI" : "10.1175/BAMS-D-17-0125.1", "ISSN" : "0003-0007", "abstract" : "AbstractAfter extensive efforts over the course of a decade, convective-scale weather forecasts with horizontal grid spacings of 1?5 km are now operational at national weather services around the world, accompanied by ensemble prediction systems (EPSs). However, though already operational, the capacity of forecasts for this scale is still to be fully exploited by overcoming the fundamental difficulty in prediction: the fully three-dimensional and turbulent nature of the atmosphere. The prediction of this scale is totally different from that of the synoptic scale (103 km), with slowly evolving semigeostrophic dynamics and relatively long predictability on the order of a few days.Even theoretically, very little is understood about the convective scale compared to our extensive knowledge of the synoptic-scale weather regime as a partial differential equation system, as well as in terms of the fluid mechanics, predictability, uncertainties, and stochasticity. Furthermore, there is a requirement for a drastic modification of data assimilation methodologies, physics (e.g., microphysics), and parameterizations, as well as the numerics for use at the convective scale. We need to focus on more fundamental theoretical issues?the Liouville principle and Bayesian probability for probabilistic forecasts?and more fundamental turbulence research to provide robust numerics for the full variety of turbulent flows.The present essay reviews those basic theoretical challenges as comprehensibly as possible. The breadth of the problems that we face is a challenge in itself: an attempt to reduce these into a single critical agenda should be avoided.", "author" : [ { "dropping-particle" : "", "family" : "Yano", "given" : "Jun-Ichi", "non-dropping-particle" : "", "parse-names" : false, "suffix" : "" }, { "dropping-particle" : "", "family" : "Ziemia\u0144ski", "given" : "Micha\u0142 Z", "non-dropping-particle" : "", "parse-names" : false, "suffix" : "" }, { "dropping-particle" : "", "family" : "Cullen", "given" : "Mike", "non-dropping-particle" : "", "parse-names" : false, "suffix" : "" }, { "dropping-particle" : "", "family" : "Termonia", "given" : "Piet", "non-dropping-particle" : "", "parse-names" : false, "suffix" : "" }, { "dropping-particle" : "", "family" : "Onvlee", "given" : "Jeanette", "non-dropping-particle" : "", "parse-names" : false, "suffix" : "" }, { "dropping-particle" : "", "family" : "Bengtsson", "given" : "Lisa", "non-dropping-particle" : "", "parse-names" : false, "suffix" : "" }, { "dropping-particle" : "", "family" : "Carrassi", "given" : "Alberto", "non-dropping-particle" : "", "parse-names" : false, "suffix" : "" }, { "dropping-particle" : "", "family" : "Davy", "given" : "Richard", "non-dropping-particle" : "", "parse-names" : false, "suffix" : "" }, { "dropping-particle" : "", "family" : "Deluca", "given" : "Anna", "non-dropping-particle" : "", "parse-names" : false, "suffix" : "" }, { "dropping-particle" : "", "family" : "Gray", "given" : "Suzanne L", "non-dropping-particle" : "", "parse-names" : false, "suffix" : "" }, { "dropping-particle" : "", "family" : "Homar", "given" : "V\u00edctor", "non-dropping-particle" : "", "parse-names" : false, "suffix" : "" }, { "dropping-particle" : "", "family" : "K\u00f6hler", "given" : "Martin", "non-dropping-particle" : "", "parse-names" : false, "suffix" : "" }, { "dropping-particle" : "", "family" : "Krichak", "given" : "Simon", "non-dropping-particle" : "", "parse-names" : false, "suffix" : "" }, { "dropping-particle" : "", "family" : "Michaelides", "given" : "Silas", "non-dropping-particle" : "", "parse-names" : false, "suffix" : "" }, { "dropping-particle" : "", "family" : "Phillips", "given" : "Vaughan T J", "non-dropping-particle" : "", "parse-names" : false, "suffix" : "" }, { "dropping-particle" : "", "family" : "Soares", "given" : "Pedro M M", "non-dropping-particle" : "", "parse-names" : false, "suffix" : "" }, { "dropping-particle" : "", "family" : "Wyszogrodzki", "given" : "Andrzej A", "non-dropping-particle" : "", "parse-names" : false, "suffix" : "" } ], "container-title" : "Bulletin of the American Meteorological Society", "id" : "ITEM-6", "issue" : "4", "issued" : { "date-parts" : [ [ "2018", "4" ] ] }, "page" : "699-710", "publisher" : "American Meteorological Society", "title" : "Scientific Challenges of Convective-Scale Numerical Weather Prediction", "translator" : [ { "dropping-particle" : "", "family" : "Q4941", "given" : "", "non-dropping-particle" : "", "parse-names" : false, "suffix" : "" } ], "type" : "article-journal", "volume" : "99" }, "uris" : [ "http://www.mendeley.com/documents/?uuid=2f87a0fe-f2d7-4f1b-9a37-d55eaa11efe2" ] } ], "mendeley" : { "formattedCitation" : "(Hamdi et al., 2012; De Troch et al., 2013; Plant and Yano, 2015; Giot et al., 2016; Termonia et al., 2018; Yano et al., 2018)", "plainTextFormattedCitation" : "(Hamdi et al., 2012; De Troch et al., 2013; Plant and Yano, 2015; Giot et al., 2016; Termonia et al., 2018; Yano et al., 2018)", "previouslyFormattedCitation" : "(Hamdi et al., 2012; De Troch et al., 2013; Plant and Yano, 2015; Giot et al., 2016; Termonia et al., 2018; Yano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(Hamdi et al., 2012; De Troch et al., 2013; Plant and Yano, 2015; Giot et al., 2016; Termonia et al., 2018; Yano et al., 2018)</w:t>
      </w:r>
      <w:r w:rsidRPr="003F2D6A">
        <w:rPr>
          <w:rFonts w:cs="Times New Roman"/>
          <w:lang w:val="en-GB"/>
        </w:rPr>
        <w:fldChar w:fldCharType="end"/>
      </w:r>
      <w:r w:rsidRPr="00FB6EB0">
        <w:rPr>
          <w:rFonts w:cs="Times New Roman"/>
        </w:rPr>
        <w:t>.</w:t>
      </w:r>
    </w:p>
    <w:p w14:paraId="7FB8AB93" w14:textId="77777777" w:rsidR="00E2170D" w:rsidRPr="00FB6EB0" w:rsidRDefault="00E2170D" w:rsidP="00E2170D">
      <w:pPr>
        <w:pStyle w:val="AR6BodyText"/>
        <w:rPr>
          <w:rFonts w:cs="Times New Roman"/>
        </w:rPr>
      </w:pPr>
    </w:p>
    <w:p w14:paraId="6A9B3583" w14:textId="565C64DC" w:rsidR="00E2170D" w:rsidRPr="003F2D6A" w:rsidRDefault="00E2170D" w:rsidP="00E2170D">
      <w:pPr>
        <w:pStyle w:val="AR6BodyText"/>
        <w:rPr>
          <w:lang w:val="en-GB"/>
        </w:rPr>
      </w:pPr>
      <w:r w:rsidRPr="003F2D6A">
        <w:rPr>
          <w:rFonts w:cs="Times New Roman"/>
          <w:lang w:val="en-GB"/>
        </w:rPr>
        <w:t xml:space="preserve">RCMs have often consisted of atmospheric and land components that do not include all possible Earth-system processes and therefore neglect important processes such as air-sea coupling (in standard RCMs sea </w:t>
      </w:r>
      <w:r w:rsidRPr="003F2D6A">
        <w:rPr>
          <w:rFonts w:cs="Times New Roman"/>
          <w:lang w:val="en-GB"/>
        </w:rPr>
        <w:lastRenderedPageBreak/>
        <w:t>surface temperatures, SSTs, are prescribed from GCM simulations or reanalyses) or the chemistry of cloud-aerosol interaction (aerosols prescribed with a climatology), which may influence regional climate projections. Therefore, some RCMs have been extended by coupling to additional components like interactive oceans, sometimes with sea</w:t>
      </w:r>
      <w:r w:rsidR="00D1196C">
        <w:rPr>
          <w:rFonts w:cs="Times New Roman"/>
          <w:lang w:val="en-GB"/>
        </w:rPr>
        <w:t xml:space="preserve"> </w:t>
      </w:r>
      <w:r w:rsidRPr="003F2D6A">
        <w:rPr>
          <w:rFonts w:cs="Times New Roman"/>
          <w:lang w:val="en-GB"/>
        </w:rPr>
        <w:t xml:space="preserve">ice </w:t>
      </w:r>
      <w:r w:rsidRPr="003F2D6A">
        <w:rPr>
          <w:rFonts w:cs="Times New Roman"/>
          <w:lang w:val="en-GB"/>
        </w:rPr>
        <w:fldChar w:fldCharType="begin" w:fldLock="1"/>
      </w:r>
      <w:r w:rsidR="000465A7">
        <w:rPr>
          <w:rFonts w:cs="Times New Roman"/>
          <w:lang w:val="en-GB"/>
        </w:rPr>
        <w:instrText>ADDIN CSL_CITATION { "citationItems" : [ { "id" : "ITEM-1", "itemData" : { "DOI" : "10.1016/j.gloplacha.2007.10.003", "ISSN" : "09218181", "author" : [ { "dropping-particle" : "", "family" : "Somot", "given" : "S.", "non-dropping-particle" : "", "parse-names" : false, "suffix" : "" }, { "dropping-particle" : "", "family" : "Sevault", "given" : "F.", "non-dropping-particle" : "", "parse-names" : false, "suffix" : "" }, { "dropping-particle" : "", "family" : "D\u00e9qu\u00e9", "given" : "M.", "non-dropping-particle" : "", "parse-names" : false, "suffix" : "" }, { "dropping-particle" : "", "family" : "Cr\u00e9pon", "given" : "M.", "non-dropping-particle" : "", "parse-names" : false, "suffix" : "" } ], "container-title" : "Global and Planetary Change", "id" : "ITEM-1", "issue" : "2-3", "issued" : { "date-parts" : [ [ "2008", "9" ] ] }, "page" : "112-126", "title" : "21st century climate change scenario for the Mediterranean using a coupled atmosphere\u2013ocean regional climate model", "translator" : [ { "dropping-particle" : "", "family" : "Q5226", "given" : "", "non-dropping-particle" : "", "parse-names" : false, "suffix" : "" } ], "type" : "article-journal", "volume" : "63" }, "uris" : [ "http://www.mendeley.com/documents/?uuid=6bacc586-dfd3-4a5f-a417-36a8b9ade289" ] }, { "id" : "ITEM-2",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"ITEM-2",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"id" : "ITEM-3", "itemData" : { "DOI" : "10.5697/oc.56-2.167", "ISSN" : "00783234", "author" : [ { "dropping-particle" : "", "family" : "Pham", "given" : "Trang", "non-dropping-particle" : "Van", "parse-names" : false, "suffix" : "" }, { "dropping-particle" : "", "family" : "Brauch", "given" : "Jennifer", "non-dropping-particle" : "", "parse-names" : false, "suffix" : "" }, { "dropping-particle" : "", "family" : "Dieterich", "given" : "Christian", "non-dropping-particle" : "", "parse-names" : false, "suffix" : "" }, { "dropping-particle" : "", "family" : "Frueh", "given" : "Barbara", "non-dropping-particle" : "", "parse-names" : false, "suffix" : "" }, { "dropping-particle" : "", "family" : "Ahrens", "given" : "Bodo", "non-dropping-particle" : "", "parse-names" : false, "suffix" : "" } ], "container-title" : "Oceanologia", "id" : "ITEM-3", "issue" : "2", "issued" : { "date-parts" : [ [ "2014" ] ] }, "page" : "167-189", "title" : "New coupled atmosphere-ocean-ice system COSMO-CLM/NEMO: assessing air temperature sensitivity over the North and Baltic Seas", "translator" : [ { "dropping-particle" : "", "family" : "Q5230", "given" : "", "non-dropping-particle" : "", "parse-names" : false, "suffix" : "" } ], "type" : "article-journal", "volume" : "56" }, "uris" : [ "http://www.mendeley.com/documents/?uuid=055761d6-864d-4dac-9b60-f5753371a934" ] }, { "id" : "ITEM-4", "itemData" : { "DOI" : "10.1002/2014MS000357", "ISSN" : "19422466", "abstract" : "The general circulation models used to simulate global climate typically feature resolution too coarse to reproduce many smaller\u2010scale processes, which are crucial to determining the regional responses to climate change. A novel approach to downscale climate change scenarios is presented which includes the interactions between the North Atlantic Ocean and the European shelves as well as their impact on the North Atlantic and European climate. The goal of this paper is to introduce the global ocean\u2010regional atmosphere coupling concept and to show the potential benefits of this model system to simulate present\u2010day climate. A global ocean\u2010sea ice\u2010marine biogeochemistry model (MPIOM/HAMOCC) with regionally high horizontal resolution is coupled to an atmospheric regional model (REMO) and global terrestrial hydrology model (HD) via the OASIS coupler. Moreover, results obtained with ROM using NCEP/NCAR reanalysis and ECHAM5/MPIOM CMIP3 historical simulations as boundary conditions are presented and discussed for the North Atlantic and North European region. The validation of all the model components, i.e., ocean, atmosphere, terrestrial hydrology, and ocean biogeochemistry is performed and discussed. The careful and detailed validation of ROM provides evidence that the proposed model system improves the simulation of many aspects of the regional climate, remarkably the ocean, even though some biases persist in other model components, thus leaving potential for future improvement. We conclude that ROM is a powerful tool to estimate possible impacts of climate change on the regional scale.", "author" : [ { "dropping-particle" : "V.", "family" : "Sein", "given" : "Dmitry", "non-dropping-particle" : "", "parse-names" : false, "suffix" : "" }, { "dropping-particle" : "", "family" : "Mikolajewicz", "given" : "Uwe", "non-dropping-particle" : "", "parse-names" : false, "suffix" : "" }, { "dropping-particle" : "", "family" : "Gr\u00f6ger", "given" : "Matthias", "non-dropping-particle" : "", "parse-names" : false, "suffix" : "" }, { "dropping-particle" : "", "family" : "Fast", "given" : "Irina", "non-dropping-particle" : "", "parse-names" : false, "suffix" : "" }, { "dropping-particle" : "", "family" : "Cabos", "given" : "William", "non-dropping-particle" : "", "parse-names" : false, "suffix" : "" }, { "dropping-particle" : "", "family" : "Pinto", "given" : "Joaquim G.", "non-dropping-particle" : "", "parse-names" : false, "suffix" : "" }, { "dropping-particle" : "", "family" : "Hagemann", "given" : "Stefan", "non-dropping-particle" : "", "parse-names" : false, "suffix" : "" }, { "dropping-particle" : "", "family" : "Semmler", "given" : "Tido", "non-dropping-particle" : "", "parse-names" : false, "suffix" : "" }, { "dropping-particle" : "", "family" : "Izquierdo", "given" : "Alfredo", "non-dropping-particle" : "", "parse-names" : false, "suffix" : "" }, { "dropping-particle" : "", "family" : "Jacob", "given" : "Daniela", "non-dropping-particle" : "", "parse-names" : false, "suffix" : "" } ], "container-title" : "Journal of Advances in Modeling Earth Systems", "id" : "ITEM-4", "issue" : "1", "issued" : { "date-parts" : [ [ "2015", "3" ] ] }, "page" : "268-304", "title" : "Regionally coupled atmosphere-ocean-sea ice-marine biogeochemistry model ROM: 1. Description and validation", "translator" : [ { "dropping-particle" : "", "family" : "Q5220", "given" : "", "non-dropping-particle" : "", "parse-names" : false, "suffix" : "" } ], "type" : "article-journal", "volume" : "7" }, "uris" : [ "http://www.mendeley.com/documents/?uuid=16387bb1-c3e6-4311-99fd-969b8a50f3fc" ] }, { "id" : "ITEM-5", "itemData" : { "DOI" : "10.1175/BAMS-D-14-00176.1", "ISSN" : "0003-0007", "abstract" : "AbstractThe Mediterranean is expected to be one of the most prominent and vulnerable climate change ?hotspots? of the twenty-first century, and the physical mechanisms underlying this finding are still not clear. Furthermore, complex interactions and feedbacks involving ocean?atmosphere?land?biogeochemical processes play a prominent role in modulating the climate and environment of the Mediterranean region on a range of spatial and temporal scales. Therefore, it is critical to provide robust climate change information for use in vulnerability?impact?adaptation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"ITEM-5", "issue" : "7", "issued" : { "date-parts" : [ [ "2016", "7", "15" ] ] }, "note" : "From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2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V)\n\ndoi: 10.1175/BAMS-D-14-00176.1", "page" : "1187-1208", "publisher" : "American Meteorological Society", "title" : "Med-CORDEX Initiative for Mediterranean Climate Studies", "translator" : [ { "dropping-particle" : "", "family" : "Q5761", "given" : "", "non-dropping-particle" : "", "parse-names" : false, "suffix" : "" } ], "type" : "article-journal", "volume" : "97" }, "uris" : [ "http://www.mendeley.com/documents/?uuid=e55f23f4-57d9-4dfd-a092-85fb049d8a7d" ] }, { "id" : "ITEM-6", "itemData" : { "DOI" : "10.1007/s00382-016-3032-8", "ISSN" : "0930-7575", "abstract" : "In this study, a developed regional ocean\u2013 atmosphere coupled model FROALS was applied to the CORDEX East Asia domain. The performance of FROALS in the simulation of Asian summer monsoon during 1989\u2013 2010 was assessed using the metrics developed by the CLIVAR Asian\u2013Australian Monsoon Panel Diagnostics Task Team. The results indicated that FROALS exhibited good performance in simulating Asian summer monsoon climatology. The simulated JJA mean SST biases were weaker than those of the CMIP5 multi-model ensemble mean (MMEM). The skill of FROALS approached that of CMIP5 MMEM in terms of the annual cycle of Asian summer monsoon. The simulated monsoon duration matched the observed counterpart well (with a spatial pattern correlation coefficient of 0.59). Some biases of CMIP5 MMEM were also found in FROALS, highlighting the importance of local forcing and model physics within the Asian monsoon domain. Corresponding to a strong East Asian summer monsoon, an anomalous anticyclone was found over western North Pacific in both observation and simulation. However, the simulated strength was weaker than the observed due to the responses to incorrect sea surface anomalies over the key regions. The model also accurately captured the spatial pattern of the intraseasonal variability variance and the extreme climate indices of Asian summer monsoons, although with larger amplitude. The results suggest that FROALS could be used as a dynamical downscaling tool nested within the global climate model with coarse resolution to develop high-resolution regional climate change projections over the CORDEX East Asia domain.", "author" : [ { "dropping-particle" : "", "family" : "Zou", "given" : "Liwei", "non-dropping-particle" : "", "parse-names" : false, "suffix" : "" }, { "dropping-particle" : "", "family" : "Zhou", "given" : "Tianjun", "non-dropping-particle" : "", "parse-names" : false, "suffix" : "" } ], "container-title" : "Climate Dynamics", "id" : "ITEM-6", "issue" : "12", "issued" : { "date-parts" : [ [ "2016", "12", "26" ] ] }, "page" : "3627-3640", "title" : "A regional ocean\u2013atmosphere coupled model developed for CORDEX East Asia: assessment of Asian summer monsoon simulation", "translator" : [ { "dropping-particle" : "", "family" : "Q6925", "given" : "", "non-dropping-particle" : "", "parse-names" : false, "suffix" : "" } ], "type" : "article-journal", "volume" : "47" }, "uris" : [ "http://www.mendeley.com/documents/?uuid=03973e9a-657c-4d11-a464-2e2e8adeeda4" ] }, { "id" : "ITEM-7", "itemData" : { "DOI" : "10.1002/joc.5067", "ISSN" : "0899-8418", "author" : [ { "dropping-particle" : "", "family" : "Zou", "given" : "Liwei", "non-dropping-particle" : "", "parse-names" : false, "suffix" : "" }, { "dropping-particle" : "", "family" : "Zhou", "given" : "Tianjun", "non-dropping-particle" : "", "parse-names" : false, "suffix" : "" }, { "dropping-particle" : "", "family" : "Qiao", "given" : "Fangli", "non-dropping-particle" : "", "parse-names" : false, "suffix" : "" }, { "dropping-particle" : "", "family" : "Zhao", "given" : "Wei", "non-dropping-particle" : "", "parse-names" : false, "suffix" : "" } ], "container-title" : "International Journal of Climatology", "id" : "ITEM-7", "issue" : "12", "issued" : { "date-parts" : [ [ "2017", "10" ] ] }, "page" : "4478-4485", "title" : "Development of a regional ocean\u2013atmosphere\u2010wave coupled model and its preliminary evaluation over the CORDEX East Asia domain", "translator" : [ { "dropping-particle" : "", "family" : "Q6615", "given" : "", "non-dropping-particle" : "", "parse-names" : false, "suffix" : "" } ], "type" : "article-journal", "volume" : "37" }, "uris" : [ "http://www.mendeley.com/documents/?uuid=44469cc8-1563-4cda-86a4-298bdd5f3e08" ] }, { "id" : "ITEM-8", "itemData" : { "DOI" : "10.1038/s41598-018-35735-3", "ISSN" : "2045-2322", "author" : [ { "dropping-particle" : "", "family" : "Samanta", "given" : "Dhrubajyoti", "non-dropping-particle" : "", "parse-names" : false, "suffix" : "" }, { "dropping-particle" : "", "family" : "Hameed", "given" : "Saji N.", "non-dropping-particle" : "", "parse-names" : false, "suffix" : "" }, { "dropping-particle" : "", "family" : "Jin", "given" : "Dachao", "non-dropping-particle" : "", "parse-names" : false, "suffix" : "" }, { "dropping-particle" : "", "family" : "Thilakan", "given" : "Vishnu", "non-dropping-particle" : "", "parse-names" : false, "suffix" : "" }, { "dropping-particle" : "", "family" : "Ganai", "given" : "Malay", "non-dropping-particle" : "", "parse-names" : false, "suffix" : "" }, { "dropping-particle" : "", "family" : "Rao", "given" : "Suryachandra A.", "non-dropping-particle" : "", "parse-names" : false, "suffix" : "" }, { "dropping-particle" : "", "family" : "Deshpande", "given" : "Medha", "non-dropping-particle" : "", "parse-names" : false, "suffix" : "" } ], "container-title" : "Scientific Reports", "id" : "ITEM-8", "issue" : "1", "issued" : { "date-parts" : [ [ "2018", "12", "6" ] ] }, "page" : "17694", "title" : "Impact of a Narrow Coastal Bay of Bengal Sea Surface Temperature Front on an Indian Summer Monsoon Simulation", "translator" : [ { "dropping-particle" : "", "family" : "Q6582", "given" : "", "non-dropping-particle" : "", "parse-names" : false, "suffix" : "" } ], "type" : "article-journal", "volume" : "8" }, "uris" : [ "http://www.mendeley.com/documents/?uuid=792e6c85-d204-4973-8d6c-64c83ed74366" ] } ], "mendeley" : { "formattedCitation" : "(Kjellstr\u00f6m et al., 2005; Somot et al., 2008; Van Pham et al., 2014; Sein et al., 2015; Ruti et al., 2016; Zou and Zhou, 2016a; Zou et al., 2017; Samanta et al., 2018)", "plainTextFormattedCitation" : "(Kjellstr\u00f6m et al., 2005; Somot et al., 2008; Van Pham et al., 2014; Sein et al., 2015; Ruti et al., 2016; Zou and Zhou, 2016a; Zou et al., 2017; Samanta et al., 2018)", "previouslyFormattedCitation" : "(Kjellstr\u00f6m et al., 2005; Somot et al., 2008; Van Pham et al., 2014; Sein et al., 2015; Ruti et al., 2016; Zou and Zhou, 2016a; Zou et al., 2017; Samanta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(Kjellström et al., 2005; Somot et al., 2008; Van Pham et al., 2014; Sein et al., 2015; Ruti et al., 2016; Zou and Zhou, 2016a; Zou et al., 2017; Samanta et al., 2018)</w:t>
      </w:r>
      <w:r w:rsidRPr="003F2D6A">
        <w:rPr>
          <w:rFonts w:cs="Times New Roman"/>
          <w:lang w:val="en-GB"/>
        </w:rPr>
        <w:fldChar w:fldCharType="end"/>
      </w:r>
      <w:r w:rsidRPr="00FB6EB0">
        <w:rPr>
          <w:rFonts w:cs="Times New Roman"/>
          <w:color w:val="FF0000"/>
        </w:rPr>
        <w:t xml:space="preserve">, </w:t>
      </w:r>
      <w:r w:rsidRPr="00FB6EB0">
        <w:rPr>
          <w:rFonts w:cs="Times New Roman"/>
        </w:rPr>
        <w:t xml:space="preserve">rivers </w:t>
      </w:r>
      <w:r w:rsidRPr="003F2D6A">
        <w:rPr>
          <w:rFonts w:cs="Times New Roman"/>
          <w:lang w:val="en-GB"/>
        </w:rPr>
        <w:fldChar w:fldCharType="begin" w:fldLock="1"/>
      </w:r>
      <w:r w:rsidR="000465A7">
        <w:rPr>
          <w:rFonts w:cs="Times New Roman"/>
        </w:rPr>
        <w:instrText>ADDIN CSL_CITATION { "citationItems" : [ { "id" : "ITEM-1", "itemData" : { "DOI" : "10.1007/s00382-019-04612-8", "ISSN" : "0930-7575", "author" : [ { "dropping-particle" : "", "family" : "Sante", "given" : "Fabio", "non-dropping-particle" : "Di", "parse-names" : false, "suffix" : "" }, { "dropping-particle" : "", "family" : "Coppola", "given" : "Erika", "non-dropping-particle" : "", "parse-names" : false, "suffix" : "" }, { "dropping-particle" : "", "family" : "Farneti", "given" : "Riccardo", "non-dropping-particle" : "", "parse-names" : false, "suffix" : "" }, { "dropping-particle" : "", "family" : "Giorgi", "given" : "Filippo", "non-dropping-particle" : "", "parse-names" : false, "suffix" : "" } ], "container-title" : "Climate Dynamics", "id" : "ITEM-1", "issued" : { "date-parts" : [ [ "2019", "1", "17" ] ] }, "title" : "Indian Summer Monsoon as simulated by the regional earth system model RegCM-ES: the role of local air\u2013sea interaction", "translator" : [ { "dropping-particle" : "", "family" : "Q5225", "given" : "", "non-dropping-particle" : "", "parse-names" : false, "suffix" : "" } ], "type" : "article-journal" }, "uris" : [ "http://www.mendeley.com/documents/?uuid=40c410b4-ca81-41e7-a058-d328919ff26f" ] }, { "id" : "ITEM-2", "itemData" : { "DOI" : "10.1002/2014JD022698", "ISSN" : "2169897X", "author" : [ { "dropping-particle" : "", "family" : "Lee", "given" : "Ji-Woo", "non-dropping-particle" : "", "parse-names" : false, "suffix" : "" }, { "dropping-particle" : "", "family" : "Hong", "given" : "Song-You", "non-dropping-particle" : "", "parse-names" : false, "suffix" : "" }, { "dropping-particle" : "", "family" : "Kim", "given" : "Jung-Eun Esther", "non-dropping-particle" : "", "parse-names" : false, "suffix" : "" }, { "dropping-particle" : "", "family" : "Yoshimura", "given" : "Kei", "non-dropping-particle" : "", "parse-names" : false, "suffix" : "" }, { "dropping-particle" : "", "family" : "Ham", "given" : "Suryun", "non-dropping-particle" : "", "parse-names" : false, "suffix" : "" }, { "dropping-particle" : "", "family" : "Joh", "given" : "Minsu", "non-dropping-particle" : "", "parse-names" : false, "suffix" : "" } ], "container-title" : "Journal of Geophysical Research: Atmospheres", "id" : "ITEM-2", "issue" : "10", "issued" : { "date-parts" : [ [ "2015", "5", "27" ] ] }, "page" : "4613-4629", "title" : "Development and implementation of river-routing process module in a regional climate model and its evaluation in Korean river basins", "translator" : [ { "dropping-particle" : "", "family" : "Q5830", "given" : "", "non-dropping-particle" : "", "parse-names" : false, "suffix" : "" } ], "type" : "article-journal", "volume" : "120" }, "uris" : [ "http://www.mendeley.com/documents/?uuid=84da1f43-6cea-4106-b161-ec79c557937c" ] }, { "id" : "ITEM-3",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"ITEM-3",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"mendeley" : { "formattedCitation" : "(Sevault et al., 2014; Lee et al., 2015; Di Sante et al., 2019)", "plainTextFormattedCitation" : "(Sevault et al., 2014; Lee et al., 2015; Di Sante et al., 2019)", "previouslyFormattedCitation" : "(Sevault et al., 2014; Lee et al., 2015; Di Sante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(Sevault et al., 2014; Lee et al., 2015; Di Sante et al., 2019)</w:t>
      </w:r>
      <w:r w:rsidRPr="003F2D6A">
        <w:rPr>
          <w:rFonts w:cs="Times New Roman"/>
          <w:lang w:val="en-GB"/>
        </w:rPr>
        <w:fldChar w:fldCharType="end"/>
      </w:r>
      <w:r w:rsidRPr="00FB6EB0">
        <w:rPr>
          <w:rFonts w:cs="Times New Roman"/>
        </w:rPr>
        <w:t xml:space="preserve">, glaciers </w:t>
      </w:r>
      <w:r w:rsidRPr="003F2D6A">
        <w:rPr>
          <w:rFonts w:cs="Times New Roman"/>
          <w:lang w:val="en-GB"/>
        </w:rPr>
        <w:fldChar w:fldCharType="begin" w:fldLock="1"/>
      </w:r>
      <w:r w:rsidR="000465A7">
        <w:rPr>
          <w:rFonts w:cs="Times New Roman"/>
        </w:rPr>
        <w:instrText>ADDIN CSL_CITATION { "citationItems" : [ { "id" : "ITEM-1", "itemData" : { "DOI" : "10.1007/s00382-009-0685-6", "ISSN" : "0930-7575", "author" : [ { "dropping-particle" : "", "family" : "Kotlarski", "given" : "Sven", "non-dropping-particle" : "", "parse-names" : false, "suffix" : "" }, { "dropping-particle" : "", "family" : "Jacob", "given" : "Daniela", "non-dropping-particle" : "", "parse-names" : false, "suffix" : "" }, { "dropping-particle" : "", "family" : "Podzun", "given" : "Ralf", "non-dropping-particle" : "", "parse-names" : false, "suffix" : "" }, { "dropping-particle" : "", "family" : "Paul", "given" : "Frank", "non-dropping-particle" : "", "parse-names" : false, "suffix" : "" } ], "container-title" : "Climate Dynamics", "id" : "ITEM-1", "issue" : "1", "issued" : { "date-parts" : [ [ "2010", "1", "21" ] ] }, "page" : "27-46", "title" : "Representing glaciers in a regional climate model", "translator" : [ { "dropping-particle" : "", "family" : "Q5241", "given" : "", "non-dropping-particle" : "", "parse-names" : false, "suffix" : "" } ], "type" : "article-journal", "volume" : "34" }, "uris" : [ "http://www.mendeley.com/documents/?uuid=7d76fb03-ab20-44ec-a255-0b5f6412662f" ] } ], "mendeley" : { "formattedCitation" : "(Kotlarski et al., 2010)", "plainTextFormattedCitation" : "(Kotlarski et al., 2010)", "previouslyFormattedCitation" : "(Kotlarski et al., 2010)"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(Kotlarski et al., 2010)</w:t>
      </w:r>
      <w:r w:rsidRPr="003F2D6A">
        <w:rPr>
          <w:rFonts w:cs="Times New Roman"/>
          <w:lang w:val="en-GB"/>
        </w:rPr>
        <w:fldChar w:fldCharType="end"/>
      </w:r>
      <w:r w:rsidRPr="00FB6EB0">
        <w:rPr>
          <w:rFonts w:cs="Times New Roman"/>
        </w:rPr>
        <w:t xml:space="preserve">, and aerosols </w:t>
      </w:r>
      <w:r w:rsidRPr="003F2D6A">
        <w:rPr>
          <w:rFonts w:cs="Times New Roman"/>
          <w:lang w:val="en-GB"/>
        </w:rPr>
        <w:fldChar w:fldCharType="begin" w:fldLock="1"/>
      </w:r>
      <w:r w:rsidR="000465A7">
        <w:rPr>
          <w:rFonts w:cs="Times New Roman"/>
        </w:rPr>
        <w:instrText>ADDIN CSL_CITATION { "citationItems" : [ { "id" : "ITEM-1", "itemData" : { "DOI" : "10.5194/acp-6-4687-2006", "ISSN" : "1680-7324", "author" : [ { "dropping-particle" : "", "family" : "Zakey", "given" : "A. S.", "non-dropping-particle" : "", "parse-names" : false, "suffix" : "" }, { "dropping-particle" : "", "family" : "Solmon", "given" : "F.", "non-dropping-particle" : "", "parse-names" : false, "suffix" : "" }, { "dropping-particle" : "", "family" : "Giorgi", "given" : "F.", "non-dropping-particle" : "", "parse-names" : false, "suffix" : "" } ], "container-title" : "Atmospheric Chemistry and Physics", "id" : "ITEM-1", "issue" : "12", "issued" : { "date-parts" : [ [ "2006", "10", "19" ] ] }, "page" : "4687-4704", "title" : "Implementation and testing of a desert dust module in a regional climate model", "translator" : [ { "dropping-particle" : "", "family" : "Q5234", "given" : "", "non-dropping-particle" : "", "parse-names" : false, "suffix" : "" } ], "type" : "article-journal", "volume" : "6" }, "uris" : [ "http://www.mendeley.com/documents/?uuid=f0ec481d-f021-438c-a3fc-ee59c60072a7" ] }, { "id" : "ITEM-2", "itemData" : { "DOI" : "10.1029/2010JD015396", "ISSN" : "0148-0227", "abstract" : "The present study applies a regional climate model with coupled aerosol microphysics and transport in order to simulate dimming and brightening in Europe from 1958 to 2001. Two simulations are performed, one with transient emissions and another with climatological mean emissions over the same period. Both simulations are driven at the lateral boundaries by the ERA-40 reanalysis and by large-scale aerosol concentrations stemming from a global simulation. We find distinct patterns of dimming and brightening in the aerosol optical depth and thus clear-sky downward surface shortwave radiation (SSR) in all analyzed subregions. The strongest brightening between 1973 and 1998 under clear-sky conditions is found in mid-Europe (+3.4 W m\u22122 per decade, in line with observations). However, the simulated all-sky SSR is dominated by the surface shortwave cloud radiative forcing (CRF). The correlation coefficient R between 5 year moving averages of the CRF and all-sky SSR equals 0.87 for all of Europe. Both model simulations show a similar evolution of cloud fraction and thus all-sky SSR due to the constrained circulation induced by the reanalysis at the lateral boundaries. For most subregions, the modeled differences in all-sky SSR due to transient versus climatological emissions are insignificant in comparison with estimates of the model's internal variability.", "author" : [ { "dropping-particle" : "", "family" : "Zubler", "given" : "E. M.", "non-dropping-particle" : "", "parse-names" : false, "suffix" : "" }, { "dropping-particle" : "", "family" : "Folini", "given" : "D.", "non-dropping-particle" : "", "parse-names" : false, "suffix" : "" }, { "dropping-particle" : "", "family" : "Lohmann", "given" : "U.", "non-dropping-particle" : "", "parse-names" : false, "suffix" : "" }, { "dropping-particle" : "", "family" : "L\u00fcthi", "given" : "D.", "non-dropping-particle" : "", "parse-names" : false, "suffix" : "" }, { "dropping-particle" : "", "family" : "Sch\u00e4r", "given" : "C.", "non-dropping-particle" : "", "parse-names" : false, "suffix" : "" }, { "dropping-particle" : "", "family" : "Wild", "given" : "M.", "non-dropping-particle" : "", "parse-names" : false, "suffix" : "" } ], "container-title" : "Journal of Geophysical Research: Atmospheres", "id" : "ITEM-2", "issue" : "D18", "issued" : { "date-parts" : [ [ "2011", "9", "23" ] ] }, "page" : "D18205", "title" : "Simulation of dimming and brightening in Europe from 1958 to 2001 using a regional climate model", "translator" : [ { "dropping-particle" : "", "family" : "Q5330", "given" : "", "non-dropping-particle" : "", "parse-names" : false, "suffix" : "" } ], "type" : "article-journal", "volume" : "116" }, "uris" : [ "http://www.mendeley.com/documents/?uuid=29a4153c-443e-4111-8dec-f07ccbb5bc8a" ] }, { "id" : "ITEM-3", "itemData" : { "DOI" : "10.5194/acp-15-3303-2015", "ISSN" : "1680-7324", "abstract" : "Abstract. The present study investigates the radiative effects of dust aerosols in the Mediterranean region during summer 2012 using a coupled regional aerosol\u2013atmosphere\u2013ocean model (CNRM-RCSM5). A prognostic aerosol scheme, including desert dust, sea salt, organic, black-carbon and sulphate particles, has been integrated to CNRM-RCSM5 in addition to the atmosphere, land surface and ocean components. An evaluation of this aerosol scheme of CNRM-RCSM5, and especially of the dust aerosols, has been performed against in situ and satellite measurements, showing its ability to reproduce the spatial and temporal variability of aerosol optical depth (AOD) over the Mediterranean region in summer 2012. The dust vertical and size distributions have also been evaluated against observations from the TRAQA/ChArMEx campaign. Three simulations have been carried out for summer 2012 with CNRM-RCSM5, including the full prognostic aerosol scheme, only monthly-averaged AOD means from the aerosol scheme or no aerosols at all, in order to focus on the radiative effects of dust particles and the role of the prognostic scheme. Surface short-wave aerosol radiative forcing variability is found to be more than twice as high over regions affected by dust aerosols, when using a prognostic aerosol scheme instead of monthly AOD means. In this case downward surface solar radiation is also found to be better reproduced according to a comparison with several stations across the Mediterranean. A composite study over 14 stations across the Mediterranean, designed to identify days with high dust AOD, also reveals the improvement of the representation of surface temperature brought by the use of the prognostic aerosol scheme. Indeed the surface receives less radiation during dusty days, but only the simulation using the prognostic aerosol scheme is found to reproduce the observed intensity of the dimming and warming on dusty days. Moreover, the radiation and temperature averages over summer 2012 are also modified by the use of prognostic aerosols, mainly because of the differences brought in short-wave aerosol radiative forcing variability. Therefore this first comparison over summer 2012 highlights the importance of the choice of the representation of aerosols in climate models.", "author" : [ { "dropping-particle" : "", "family" : "Nabat", "given" : "P.", "non-dropping-particle" : "", "parse-names" : false, "suffix" : "" }, { "dropping-particle" : "", "family" : "Somot", "given" : "S.", "non-dropping-particle" : "", "parse-names" : false, "suffix" : "" }, { "dropping-particle" : "", "family" : "Mallet", "given" : "M.", "non-dropping-particle" : "", "parse-names" : false, "suffix" : "" }, { "dropping-particle" : "", "family" : "Michou", "given" : "M.", "non-dropping-particle" : "", "parse-names" : false, "suffix" : "" }, { "dropping-particle" : "", "family" : "Sevault", "given" : "F.", "non-dropping-particle" : "", "parse-names" : false, "suffix" : "" }, { "dropping-particle" : "", "family" : "Driouech", "given" : "F.", "non-dropping-particle" : "", "parse-names" : false, "suffix" : "" }, { "dropping-particle" : "", "family" : "Meloni", "given" : "D.", "non-dropping-particle" : "", "parse-names" : false, "suffix" : "" }, { "dropping-particle" : "", "family" : "Sarra", "given" : "A.", "non-dropping-particle" : "di", "parse-names" : false, "suffix" : "" }, { "dropping-particle" : "", "family" : "Biagio", "given" : "C.", "non-dropping-particle" : "Di", "parse-names" : false, "suffix" : "" }, { "dropping-particle" : "", "family" : "Formenti", "given" : "P.", "non-dropping-particle" : "", "parse-names" : false, "suffix" : "" }, { "dropping-particle" : "", "family" : "Sicard", "given" : "M.", "non-dropping-particle" : "", "parse-names" : false, "suffix" : "" }, { "dropping-particle" : "", "family" : "L\u00e9on", "given" : "J.-F.", "non-dropping-particle" : "", "parse-names" : false, "suffix" : "" }, { "dropping-particle" : "", "family" : "Bouin", "given" : "M.-N.", "non-dropping-particle" : "", "parse-names" : false, "suffix" : "" } ], "container-title" : "Atmospheric Chemistry and Physics", "id" : "ITEM-3", "issue" : "6", "issued" : { "date-parts" : [ [ "2015", "3", "24" ] ] }, "page" : "3303-3326", "title" : "Dust aerosol radiative effects during summer 2012 simulated with a coupled regional aerosol\u2013atmosphere\u2013ocean model over the Mediterranean", "translator" : [ { "dropping-particle" : "", "family" : "Q5829", "given" : "", "non-dropping-particle" : "", "parse-names" : false, "suffix" : "" } ], "type" : "article-journal", "volume" : "15" }, "uris" : [ "http://www.mendeley.com/documents/?uuid=0f887325-7461-4b9f-8a44-93ab7046d37f" ] } ], "mendeley" : { "formattedCitation" : "(Zakey et al., 2006; Zubler et al., 2011; Nabat et al., 2015)", "plainTextFormattedCitation" : "(Zakey et al., 2006; Zubler et al., 2011; Nabat et al., 2015)", "previouslyFormattedCitation" : "(Zakey et al., 2006; Zubler et al., 2011; Nabat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(Zakey et al., 2006; Zubler et al., 2011; Nabat et al., 2015)</w:t>
      </w:r>
      <w:r w:rsidRPr="003F2D6A">
        <w:rPr>
          <w:rFonts w:cs="Times New Roman"/>
          <w:lang w:val="en-GB"/>
        </w:rPr>
        <w:fldChar w:fldCharType="end"/>
      </w:r>
      <w:r w:rsidRPr="003F2D6A">
        <w:rPr>
          <w:rFonts w:cs="Times New Roman"/>
          <w:lang w:val="en-GB"/>
        </w:rPr>
        <w:t xml:space="preserve">. The coupling of these components allows for the investigation of additional climate processes such as regional sea-level change </w:t>
      </w:r>
      <w:r w:rsidRPr="003F2D6A">
        <w:rPr>
          <w:rFonts w:cs="Times New Roman"/>
          <w:lang w:val="en-GB"/>
        </w:rPr>
        <w:fldChar w:fldCharType="begin" w:fldLock="1"/>
      </w:r>
      <w:r w:rsidR="000465A7">
        <w:rPr>
          <w:rFonts w:cs="Times New Roman"/>
          <w:lang w:val="en-GB"/>
        </w:rPr>
        <w:instrText>ADDIN CSL_CITATION { "citationItems" : [ { "id" : "ITEM-1", "itemData" : { "DOI" : "10.1007/s00382-017-3842-3", "ISSN" : "0930-7575", "author" : [ { "dropping-particle" : "", "family" : "Adloff", "given" : "Fanny", "non-dropping-particle" : "", "parse-names" : false, "suffix" : "" }, { "dropping-particle" : "", "family" : "Jord\u00e0", "given" : "Gabriel", "non-dropping-particle" : "", "parse-names" : false, "suffix" : "" }, { "dropping-particle" : "", "family" : "Somot", "given" : "Samuel", "non-dropping-particle" : "", "parse-names" : false, "suffix" : "" }, { "dropping-particle" : "", "family" : "Sevault", "given" : "Florence", "non-dropping-particle" : "", "parse-names" : false, "suffix" : "" }, { "dropping-particle" : "", "family" : "Arsouze", "given" : "Thomas", "non-dropping-particle" : "", "parse-names" : false, "suffix" : "" }, { "dropping-particle" : "", "family" : "Meyssignac", "given" : "Benoit", "non-dropping-particle" : "", "parse-names" : false, "suffix" : "" }, { "dropping-particle" : "", "family" : "Li", "given" : "Laurent", "non-dropping-particle" : "", "parse-names" : false, "suffix" : "" }, { "dropping-particle" : "", "family" : "Planton", "given" : "Serge", "non-dropping-particle" : "", "parse-names" : false, "suffix" : "" } ], "container-title" : "Climate Dynamics", "id" : "ITEM-1", "issue" : "3", "issued" : { "date-parts" : [ [ "2018", "8", "9" ] ] }, "page" : "1167-1178", "title" : "Improving sea level simulation in Mediterranean regional climate models", "translator" : [ { "dropping-particle" : "", "family" : "Q5236", "given" : "", "non-dropping-particle" : "", "parse-names" : false, "suffix" : "" } ], "type" : "article-journal", "volume" : "51" }, "uris" : [ "http://www.mendeley.com/documents/?uuid=2548b18c-be14-4ece-86c0-d75991b3e0d0" ] } ], "mendeley" : { "formattedCitation" : "(Adloff et al., 2018)", "plainTextFormattedCitation" : "(Adloff et al., 2018)", "previouslyFormattedCitation" : "(Adloff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(Adloff et al., 2018)</w:t>
      </w:r>
      <w:r w:rsidRPr="003F2D6A">
        <w:rPr>
          <w:rFonts w:cs="Times New Roman"/>
          <w:lang w:val="en-GB"/>
        </w:rPr>
        <w:fldChar w:fldCharType="end"/>
      </w:r>
      <w:r w:rsidRPr="003F2D6A">
        <w:rPr>
          <w:rFonts w:cs="Times New Roman"/>
          <w:lang w:val="en-GB"/>
        </w:rPr>
        <w:t xml:space="preserve">, ocean-land interactions </w:t>
      </w:r>
      <w:r w:rsidRPr="003F2D6A">
        <w:rPr>
          <w:rFonts w:cs="Times New Roman"/>
          <w:lang w:val="en-GB"/>
        </w:rPr>
        <w:fldChar w:fldCharType="begin" w:fldLock="1"/>
      </w:r>
      <w:r w:rsidR="000465A7">
        <w:rPr>
          <w:rFonts w:cs="Times New Roman"/>
          <w:lang w:val="en-GB"/>
        </w:rPr>
        <w:instrText>ADDIN CSL_CITATION { "citationItems" : [ { "id" : "ITEM-1", "itemData" : { "DOI" : "10.1029/2018JD029574", "ISSN" : "2169-897X", "author" : [ { "dropping-particle" : "", "family" : "Lima", "given" : "Daniela C. A.", "non-dropping-particle" : "", "parse-names" : false, "suffix" : "" }, { "dropping-particle" : "", "family" : "Soares", "given" : "Pedro M. M.",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"Journal of Geophysical Research: Atmospheres", "id" : "ITEM-1", "issue" : "9", "issued" : { "date-parts" : [ [ "2019", "5", "16" ] ] }, "page" : "5010-5028", "title" : "How Will a Warming Climate Affect the Benguela Coastal Low\u2010Level Wind Jet?", "translator" : [ { "dropping-particle" : "", "family" : "Q5998", "given" : "", "non-dropping-particle" : "", "parse-names" : false, "suffix" : "" } ], "type" : "article-journal", "volume" : "124" }, "uris" : [ "http://www.mendeley.com/documents/?uuid=acbabf08-690a-47c9-a421-a098ba534834" ] }, { "id" : "ITEM-2", "itemData" : { "DOI" : "10.1007/s00382-018-4565-9", "ISSN" : "0930-7575", "author" : [ { "dropping-particle" : "", "family" : "Soares", "given" : "Pedro M. M.", "non-dropping-particle" : "", "parse-names" : false, "suffix" : "" }, { "dropping-particle" : "", "family" : "Lima", "given" : "Daniela C. A.",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"Climate Dynamics", "id" : "ITEM-2", "issue" : "11", "issued" : { "date-parts" : [ [ "2019", "6", "7" ] ] }, "page" : "7111-7132", "title" : "Assessing the climate change impact on the North African offshore surface wind and coastal low-level jet using coupled and uncoupled regional climate simulations", "translator" : [ { "dropping-particle" : "", "family" : "Q5831", "given" : "", "non-dropping-particle" : "", "parse-names" : false, "suffix" : "" } ], "type" : "article-journal", "volume" : "52" }, "uris" : [ "http://www.mendeley.com/documents/?uuid=5bec5cf4-5527-4fce-bedd-779c36e68c80" ] } ], "mendeley" : { "formattedCitation" : "(Lima et al., 2019; Soares et al., 2019a)", "plainTextFormattedCitation" : "(Lima et al., 2019; Soares et al., 2019a)", "previouslyFormattedCitation" : "(Lima et al., 2019; Soares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(Lima et al., 2019; Soares et al., 2019a)</w:t>
      </w:r>
      <w:r w:rsidRPr="003F2D6A">
        <w:rPr>
          <w:rFonts w:cs="Times New Roman"/>
          <w:lang w:val="en-GB"/>
        </w:rPr>
        <w:fldChar w:fldCharType="end"/>
      </w:r>
      <w:r w:rsidRPr="003F2D6A">
        <w:rPr>
          <w:rFonts w:cs="Times New Roman"/>
          <w:lang w:val="en-GB"/>
        </w:rPr>
        <w:t xml:space="preserve">, or the impact of high-frequency ocean-atmosphere coupling on the climatology of Mediterranean cyclones </w:t>
      </w:r>
      <w:r w:rsidRPr="003F2D6A">
        <w:rPr>
          <w:rFonts w:cs="Times New Roman"/>
          <w:lang w:val="en-GB"/>
        </w:rPr>
        <w:fldChar w:fldCharType="begin" w:fldLock="1"/>
      </w:r>
      <w:r w:rsidR="000465A7">
        <w:rPr>
          <w:rFonts w:cs="Times New Roman"/>
          <w:lang w:val="en-GB"/>
        </w:rPr>
        <w: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"plainTextFormattedCitation" : "(Flaounas et al., 2018)", "previouslyFormattedCitation" : "(Flaounas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2018)</w:t>
      </w:r>
      <w:r w:rsidRPr="003F2D6A">
        <w:rPr>
          <w:rFonts w:cs="Times New Roman"/>
          <w:lang w:val="en-GB"/>
        </w:rPr>
        <w:fldChar w:fldCharType="end"/>
      </w:r>
      <w:r w:rsidRPr="003F2D6A">
        <w:rPr>
          <w:rFonts w:cs="Times New Roman"/>
          <w:lang w:val="en-GB"/>
        </w:rPr>
        <w:t>.</w:t>
      </w:r>
      <w:bookmarkStart w:id="498" w:name="__Fieldmark__225_1410579189"/>
      <w:bookmarkStart w:id="499" w:name="__Fieldmark__784_26657917531"/>
      <w:bookmarkStart w:id="500" w:name="__Fieldmark__804_2665791753"/>
      <w:bookmarkStart w:id="501" w:name="__Fieldmark__853_2665791753"/>
      <w:bookmarkEnd w:id="498"/>
      <w:bookmarkEnd w:id="499"/>
      <w:bookmarkEnd w:id="500"/>
      <w:bookmarkEnd w:id="501"/>
    </w:p>
    <w:p w14:paraId="5F60E065" w14:textId="77777777" w:rsidR="00E2170D" w:rsidRPr="003F2D6A" w:rsidRDefault="00E2170D" w:rsidP="00E2170D">
      <w:pPr>
        <w:pStyle w:val="AR6BodyText"/>
        <w:rPr>
          <w:lang w:val="en-GB" w:eastAsia="en-US"/>
        </w:rPr>
      </w:pPr>
      <w:r w:rsidRPr="003F2D6A" w:rsidDel="00B10D31">
        <w:rPr>
          <w:rFonts w:cs="Times New Roman"/>
          <w:lang w:val="en-GB"/>
        </w:rPr>
        <w:t xml:space="preserve"> </w:t>
      </w:r>
    </w:p>
    <w:p w14:paraId="228D5B8F" w14:textId="77777777" w:rsidR="00E2170D" w:rsidRPr="003F2D6A" w:rsidRDefault="00E2170D" w:rsidP="00E2170D">
      <w:pPr>
        <w:pStyle w:val="AR6BodyText"/>
        <w:rPr>
          <w:lang w:val="en-GB" w:eastAsia="en-US"/>
        </w:rPr>
      </w:pPr>
    </w:p>
    <w:p w14:paraId="23FE40C3" w14:textId="77777777" w:rsidR="00E2170D" w:rsidRPr="003F2D6A" w:rsidRDefault="00E2170D" w:rsidP="00E2170D">
      <w:pPr>
        <w:pStyle w:val="AR6Chap10Level310111"/>
        <w:rPr>
          <w:lang w:val="en-GB"/>
        </w:rPr>
      </w:pPr>
      <w:bookmarkStart w:id="502" w:name="_Toc29679422"/>
      <w:bookmarkStart w:id="503" w:name="_Toc30602368"/>
      <w:bookmarkStart w:id="504" w:name="_Toc70454717"/>
      <w:r w:rsidRPr="003F2D6A">
        <w:rPr>
          <w:lang w:val="en-GB"/>
        </w:rPr>
        <w:t>Statistical approaches to generate regional climate projections</w:t>
      </w:r>
      <w:bookmarkEnd w:id="502"/>
      <w:bookmarkEnd w:id="503"/>
      <w:bookmarkEnd w:id="504"/>
    </w:p>
    <w:p w14:paraId="6C073B13" w14:textId="77777777" w:rsidR="00E2170D" w:rsidRPr="003F2D6A" w:rsidRDefault="00E2170D" w:rsidP="00E2170D">
      <w:pPr>
        <w:pStyle w:val="AR6BodyText"/>
        <w:rPr>
          <w:lang w:val="en-GB" w:eastAsia="en-US"/>
        </w:rPr>
      </w:pPr>
    </w:p>
    <w:p w14:paraId="6C72379E" w14:textId="75D02703" w:rsidR="00E2170D" w:rsidRPr="003F2D6A" w:rsidRDefault="00E2170D" w:rsidP="00E2170D">
      <w:pPr>
        <w:pStyle w:val="AR6BodyText"/>
        <w:rPr>
          <w:rFonts w:cs="Times New Roman"/>
          <w:lang w:val="en-GB"/>
        </w:rPr>
      </w:pPr>
      <w:r w:rsidRPr="003F2D6A">
        <w:rPr>
          <w:rFonts w:cs="Times New Roman"/>
          <w:lang w:val="en-GB"/>
        </w:rPr>
        <w:t xml:space="preserve">An alternative or addition to dynamical downscaling is the use of statistical approaches to generate regional projections. In AR5 these methods were collectively referred to as statistical downscaling, but their performance assessment has received little attention. A major conclusion was that a wide range of different methods exist and a general assessment of their performance is difficult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xml:space="preserve">. Since AR5, several initiatives have been launched to improve the understanding of statistical approaches such as VALUE </w:t>
      </w:r>
      <w:commentRangeStart w:id="505"/>
      <w:r w:rsidRPr="003F2D6A">
        <w:rPr>
          <w:rFonts w:cs="Times New Roman"/>
          <w:lang w:val="en-GB"/>
        </w:rPr>
        <w:fldChar w:fldCharType="begin" w:fldLock="1"/>
      </w:r>
      <w:r w:rsidR="000465A7">
        <w:rPr>
          <w:rFonts w:cs="Times New Roman"/>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"mendeley" : { "formattedCitation" : "(Maraun et al., 2015)", "manualFormatting" : "(now merged into EURO-CORDEX activities; Maraun et al., 2015)", "plainTextFormattedCitation" : "(Maraun et al., 2015)", "previouslyFormattedCitation" : "(Maraun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(now merged into EURO-CORDEX activities; Maraun et al., 2015)</w:t>
      </w:r>
      <w:r w:rsidRPr="003F2D6A">
        <w:rPr>
          <w:rFonts w:cs="Times New Roman"/>
          <w:lang w:val="en-GB"/>
        </w:rPr>
        <w:fldChar w:fldCharType="end"/>
      </w:r>
      <w:commentRangeEnd w:id="505"/>
      <w:r w:rsidR="00E41CA2">
        <w:rPr>
          <w:rStyle w:val="CommentReference"/>
          <w:rFonts w:asciiTheme="minorHAnsi" w:eastAsiaTheme="minorHAnsi" w:hAnsiTheme="minorHAnsi"/>
          <w:lang w:eastAsia="en-US"/>
        </w:rPr>
        <w:commentReference w:id="505"/>
      </w:r>
      <w:r w:rsidRPr="003F2D6A">
        <w:rPr>
          <w:rFonts w:cs="Times New Roman"/>
          <w:lang w:val="en-GB"/>
        </w:rPr>
        <w:t xml:space="preserve">, STARMIP </w:t>
      </w:r>
      <w:r w:rsidRPr="003F2D6A">
        <w:rPr>
          <w:rFonts w:cs="Times New Roman"/>
          <w:lang w:val="en-GB"/>
        </w:rPr>
        <w:fldChar w:fldCharType="begin" w:fldLock="1"/>
      </w:r>
      <w:r w:rsidR="000465A7">
        <w:rPr>
          <w:rFonts w:cs="Times New Roman"/>
          <w:lang w:val="en-GB"/>
        </w:rPr>
        <w:instrText>ADDIN CSL_CITATION { "citationItems" : [ { "id" : "ITEM-1",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"ITEM-1",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"(Vaittinada Ayar et al., 2016)", "plainTextFormattedCitation" : "(Vaittinada Ayar et al., 2016)", "previouslyFormattedCitation" : "(Vaittinada Ayar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(Vaittinada Ayar et al., 2016)</w:t>
      </w:r>
      <w:r w:rsidRPr="003F2D6A">
        <w:rPr>
          <w:rFonts w:cs="Times New Roman"/>
          <w:lang w:val="en-GB"/>
        </w:rPr>
        <w:fldChar w:fldCharType="end"/>
      </w:r>
      <w:r w:rsidRPr="003F2D6A">
        <w:rPr>
          <w:rFonts w:cs="Times New Roman"/>
          <w:lang w:val="en-GB"/>
        </w:rPr>
        <w:t xml:space="preserve"> and BADJAM </w:t>
      </w:r>
      <w:r w:rsidRPr="003F2D6A">
        <w:rPr>
          <w:rFonts w:cs="Times New Roman"/>
          <w:lang w:val="en-GB"/>
        </w:rPr>
        <w:fldChar w:fldCharType="begin" w:fldLock="1"/>
      </w:r>
      <w:r w:rsidR="000465A7">
        <w:rPr>
          <w:rFonts w:cs="Times New Roman"/>
          <w:lang w:val="en-GB"/>
        </w:rPr>
        <w:instrText>ADDIN CSL_CITATION { "citationItems" : [ { "id" : "ITEM-1",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"ITEM-1",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"(Galmarini et al., 2019)", "plainTextFormattedCitation" : "(Galmarini et al., 2019)", "previouslyFormattedCitation" : "(Galmarini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(Galmarini et al., 2019)</w:t>
      </w:r>
      <w:r w:rsidRPr="003F2D6A">
        <w:rPr>
          <w:rFonts w:cs="Times New Roman"/>
          <w:lang w:val="en-GB"/>
        </w:rPr>
        <w:fldChar w:fldCharType="end"/>
      </w:r>
      <w:r w:rsidRPr="003F2D6A">
        <w:rPr>
          <w:rFonts w:cs="Times New Roman"/>
          <w:lang w:val="en-GB"/>
        </w:rPr>
        <w:t>. The performance of different implementations of these approaches will be assessed in Section 10.3.3.7.</w:t>
      </w:r>
    </w:p>
    <w:p w14:paraId="74CCA201" w14:textId="77777777" w:rsidR="00E2170D" w:rsidRPr="003F2D6A" w:rsidRDefault="00E2170D" w:rsidP="00E2170D">
      <w:pPr>
        <w:pStyle w:val="AR6BodyText"/>
        <w:rPr>
          <w:rFonts w:cs="Times New Roman"/>
          <w:lang w:val="en-GB"/>
        </w:rPr>
      </w:pPr>
    </w:p>
    <w:p w14:paraId="696FF912" w14:textId="77777777" w:rsidR="00E2170D" w:rsidRPr="003F2D6A" w:rsidRDefault="00E2170D" w:rsidP="00E2170D">
      <w:pPr>
        <w:pStyle w:val="AR6BodyText"/>
        <w:rPr>
          <w:rFonts w:cs="Times New Roman"/>
          <w:lang w:val="en-GB"/>
        </w:rPr>
      </w:pPr>
    </w:p>
    <w:p w14:paraId="07B3195C" w14:textId="77777777" w:rsidR="00E2170D" w:rsidRPr="003F2D6A" w:rsidRDefault="00E2170D" w:rsidP="00E2170D">
      <w:pPr>
        <w:pStyle w:val="AR6Chap10Level4101111"/>
        <w:rPr>
          <w:lang w:val="en-GB"/>
        </w:rPr>
      </w:pPr>
      <w:bookmarkStart w:id="506" w:name="_Toc30602369"/>
      <w:bookmarkStart w:id="507" w:name="_Toc70454718"/>
      <w:r w:rsidRPr="003F2D6A">
        <w:rPr>
          <w:lang w:val="en-GB"/>
        </w:rPr>
        <w:t>Perfect prognosis</w:t>
      </w:r>
      <w:bookmarkEnd w:id="506"/>
      <w:bookmarkEnd w:id="507"/>
    </w:p>
    <w:p w14:paraId="4DC89C0C" w14:textId="03F1A314" w:rsidR="00E2170D" w:rsidRPr="003F2D6A" w:rsidRDefault="00E2170D" w:rsidP="00E2170D">
      <w:pPr>
        <w:pStyle w:val="AR6BodyText"/>
        <w:rPr>
          <w:rFonts w:cs="Times New Roman"/>
          <w:lang w:val="en-GB"/>
        </w:rPr>
      </w:pPr>
      <w:r w:rsidRPr="003F2D6A">
        <w:rPr>
          <w:rFonts w:cs="Times New Roman"/>
          <w:lang w:val="en-GB"/>
        </w:rPr>
        <w:t xml:space="preserve">Perfect-prognosis models are statistical models calibrated between observation-based large-scale predictors (e.g., from reanalysis) and observed local-scale predictands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xml:space="preserve">. Regional climate projections are then generated by replacing the quasi-observed predictors by those from climate model (typically global model) projections. Predictor patterns that are common to observations and climate model data can be defined by common empirical orthogonal functions </w:t>
      </w:r>
      <w:r w:rsidRPr="003F2D6A">
        <w:rPr>
          <w:rFonts w:cs="Times New Roman"/>
          <w:lang w:val="en-GB"/>
        </w:rPr>
        <w:fldChar w:fldCharType="begin" w:fldLock="1"/>
      </w:r>
      <w:r w:rsidR="000465A7">
        <w:rPr>
          <w:rFonts w:cs="Times New Roman"/>
          <w:lang w:val="en-GB"/>
        </w:rPr>
        <w:instrText>ADDIN CSL_CITATION { "citationItems" : [ { "id" : "ITEM-1", "itemData" : { "DOI" : "10.1175/2010JCLI3687.1", "ISSN" : "0894-8755", "abstract" : "A new set of empirical\u2013statistical downscaled seasonal mean temperature scenarios is presented for locations spread across all continents. These results are based on the Coupled Model Intercomparison Project phase 3 (CMIP3) simulations, the Special Report on Emissions Scenarios (SRES) A1B story line, and arguably represent the largest downscaled multimodel ensemble to date in terms of worldwide distribution, length of time interval, and the number of global climate model simulations. The ensemble size of \u223c50 members enables a crude uncertainty analysis for simulated future local temperature, and maps have been constructed for Europe, Africa, and the northwestern part of Russia and Scandinavia of the ensemble mean and 95th percentile for seasonal mean temperatures projected for 2100, as well as simulated probabilities for low or high temperatures. The results are stored as matrices of coefficients describing best-fit fifth-order polynomials, used to approximate the long-term trends in the temperature. These results suggest that the 95th percentile of the summer temperature is expected to increase 3\u00b0\u20135\u00b0C by 2100 over most of Europe, and that there will be reduced probabilities of winter temperature lower than 0\u00b0C for all European locations, with the greatest reduction of \u223c60% in areas where the winter temperature presently is around freezing point. A similar analysis for Africa suggests that the June\u2013August mean temperatures may exceed 35\u00b0C in isolated regions by 2100. For the northwestern part of Russia and Scandinavia, the analysis yields a 4.5\u00b0\u20137.5\u00b0C increase for the ensemble mean December\u2013February temperature, with the most pronounced warming in the northeast, north, and over Finnmark County in Norway.", "author" : [ { "dropping-particle" : "", "family" : "Benestad", "given" : "Rasmus E.", "non-dropping-particle" : "", "parse-names" : false, "suffix" : "" } ], "container-title" : "Journal of Climate", "id" : "ITEM-1", "issue" : "8", "issued" : { "date-parts" : [ [ "2011", "4", "15" ] ] }, "page" : "2080-2098", "title" : "A New Global Set of Downscaled Temperature Scenarios", "translator" : [ { "dropping-particle" : "", "family" : "Q6571", "given" : "", "non-dropping-particle" : "", "parse-names" : false, "suffix" : "" } ], "type" : "article-journal", "volume" : "24" }, "uris" : [ "http://www.mendeley.com/documents/?uuid=1874c541-721a-46e7-92d4-f534a5d5d82c" ] } ], "mendeley" : { "formattedCitation" : "(Benestad, 2011)", "plainTextFormattedCitation" : "(Benestad, 2011)", "previouslyFormattedCitation" : "(Benestad, 2011)"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(Benestad, 2011)</w:t>
      </w:r>
      <w:r w:rsidRPr="003F2D6A">
        <w:rPr>
          <w:rFonts w:cs="Times New Roman"/>
          <w:lang w:val="en-GB"/>
        </w:rPr>
        <w:fldChar w:fldCharType="end"/>
      </w:r>
      <w:r w:rsidRPr="003F2D6A">
        <w:rPr>
          <w:rFonts w:cs="Times New Roman"/>
          <w:lang w:val="en-GB"/>
        </w:rPr>
        <w:t xml:space="preserve">. The perfect prognosis approach can either be used to generate daily (or even sub-daily) time series, or local weather statistics </w:t>
      </w:r>
      <w:r w:rsidRPr="003F2D6A">
        <w:rPr>
          <w:rFonts w:cs="Times New Roman"/>
          <w:lang w:val="en-GB"/>
        </w:rPr>
        <w:fldChar w:fldCharType="begin" w:fldLock="1"/>
      </w:r>
      <w:r w:rsidR="000465A7">
        <w:rPr>
          <w:rFonts w:cs="Times New Roman"/>
          <w:lang w:val="en-GB"/>
        </w:rPr>
        <w:instrText>ADDIN CSL_CITATION { "citationItems" : [ { "id" : "ITEM-1", "itemData" : { "DOI" : "10.5194/ascmo-4-37-2018", "ISSN" : "2364-3587", "author" : [ { "dropping-particle" : "", "family" : "Benestad", "given" : "Rasmus E.", "non-dropping-particle" : "", "parse-names" : false, "suffix" : "" }, { "dropping-particle" : "", "family" : "Oort", "given" : "Bob", "non-dropping-particle" : "van", "parse-names" : false, "suffix" : "" }, { "dropping-particle" : "", "family" : "Justino", "given" : "Flavio", "non-dropping-particle" : "", "parse-names" : false, "suffix" : "" }, { "dropping-particle" : "", "family" : "Stordal", "given" : "Frode", "non-dropping-particle" : "", "parse-names" : false, "suffix" : "" }, { "dropping-particle" : "", "family" : "Parding", "given" : "Kajsa M.", "non-dropping-particle" : "", "parse-names" : false, "suffix" : "" }, { "dropping-particle" : "", "family" : "Mezghani", "given" : "Abdelkader", "non-dropping-particle" : "", "parse-names" : false, "suffix" : "" }, { "dropping-particle" : "", "family" : "Erlandsen", "given" : "Helene B.", "non-dropping-particle" : "", "parse-names" : false, "suffix" : "" }, { "dropping-particle" : "", "family" : "Sillmann", "given" : "Jana", "non-dropping-particle" : "", "parse-names" : false, "suffix" : "" }, { "dropping-particle" : "", "family" : "Pereira-Flores", "given" : "Milton E.", "non-dropping-particle" : "", "parse-names" : false, "suffix" : "" } ], "container-title" : "Advances in Statistical Climatology, Meteorology and Oceanography", "id" : "ITEM-1", "issue" : "1/2", "issued" : { "date-parts" : [ [ "2018", "12", "5" ] ] }, "page" : "37-52", "title" : "Downscaling probability of long heatwaves based on seasonal mean daily maximum temperatures", "translator" : [ { "dropping-particle" : "", "family" : "Q6338", "given" : "", "non-dropping-particle" : "", "parse-names" : false, "suffix" : "" } ], "type" : "article-journal", "volume" : "4" }, "uris" : [ "http://www.mendeley.com/documents/?uuid=b15838fd-f08c-49ce-8062-909b88f198b6" ] } ], "mendeley" : { "formattedCitation" : "(Benestad et al., 2018)", "manualFormatting" : "(e.g., Benestad et al., 2018)", "plainTextFormattedCitation" : "(Benestad et al., 2018)", "previouslyFormattedCitation" : "(Benestad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(e.g., Benestad et al., 2018)</w:t>
      </w:r>
      <w:r w:rsidRPr="003F2D6A">
        <w:rPr>
          <w:rFonts w:cs="Times New Roman"/>
          <w:lang w:val="en-GB"/>
        </w:rPr>
        <w:fldChar w:fldCharType="end"/>
      </w:r>
      <w:r w:rsidRPr="003F2D6A">
        <w:rPr>
          <w:rFonts w:cs="Times New Roman"/>
          <w:lang w:val="en-GB"/>
        </w:rPr>
        <w:t>.</w:t>
      </w:r>
    </w:p>
    <w:p w14:paraId="24174B75" w14:textId="77777777" w:rsidR="00E2170D" w:rsidRPr="003F2D6A" w:rsidRDefault="00E2170D" w:rsidP="00E2170D">
      <w:pPr>
        <w:pStyle w:val="AR6BodyText"/>
        <w:rPr>
          <w:rFonts w:cs="Times New Roman"/>
          <w:lang w:val="en-GB"/>
        </w:rPr>
      </w:pPr>
    </w:p>
    <w:p w14:paraId="2CB68BD7" w14:textId="479A259F" w:rsidR="00E2170D" w:rsidRPr="00737B5A" w:rsidRDefault="00E2170D" w:rsidP="00E2170D">
      <w:pPr>
        <w:pStyle w:val="AR6BodyText"/>
        <w:rPr>
          <w:rFonts w:cs="Times New Roman"/>
        </w:rPr>
      </w:pPr>
      <w:r w:rsidRPr="003F2D6A">
        <w:rPr>
          <w:rFonts w:cs="Times New Roman"/>
          <w:lang w:val="en-GB"/>
        </w:rPr>
        <w:t xml:space="preserve">Regression-like models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xml:space="preserve"> rely on a transfer function linking an observed local statistic (such as the temperature at a given day) to some set of large-scale predictors. Recent developments  include stochastic regression models to explicitly simulate local variability </w:t>
      </w:r>
      <w:commentRangeStart w:id="508"/>
      <w:r w:rsidRPr="003F2D6A">
        <w:rPr>
          <w:rFonts w:cs="Times New Roman"/>
          <w:lang w:val="en-GB"/>
        </w:rPr>
        <w:fldChar w:fldCharType="begin" w:fldLock="1"/>
      </w:r>
      <w:ins w:id="509" w:author="Robin Matthews" w:date="2021-07-11T16:22:00Z">
        <w:r w:rsidR="00B504C7">
          <w:rPr>
            <w:rFonts w:cs="Times New Roman"/>
            <w:lang w:val="en-GB"/>
          </w:rPr>
          <w: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"plainTextFormattedCitation" : "(San-Mart\u00edn et al., 2017)", "previouslyFormattedCitation" : "(San-Mart\u00edn et al., 2017)" }, "properties" : { "noteIndex" : 0 }, "schema" : "https://github.com/citation-style-language/schema/raw/master/csl-citation.json" }</w:instrText>
        </w:r>
      </w:ins>
      <w:del w:id="510" w:author="Robin Matthews" w:date="2021-07-11T16:22:00Z">
        <w:r w:rsidR="000465A7" w:rsidDel="00B504C7">
          <w:rPr>
            <w:rFonts w:cs="Times New Roman"/>
            <w:lang w:val="en-GB"/>
          </w:rPr>
          <w:del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those explicitly modelling temporal dependence are assessed in Section 10.3.1.3.4)", "plainTextFormattedCitation" : "(San-Mart\u00edn et al., 2017)", "previouslyFormattedCitation" : "(San-Mart\u00edn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(San-Martín et al., 2017</w:t>
      </w:r>
      <w:del w:id="511" w:author="Robin Matthews" w:date="2021-07-11T16:22:00Z">
        <w:r w:rsidR="00E41CA2" w:rsidDel="00B504C7">
          <w:rPr>
            <w:rFonts w:cs="Times New Roman"/>
            <w:noProof/>
            <w:lang w:val="en-GB"/>
          </w:rPr>
          <w:delText>; those explicitly modelling temporal dependence are assessed in Section 10.3.1.3.4)</w:delText>
        </w:r>
      </w:del>
      <w:r w:rsidRPr="003F2D6A">
        <w:rPr>
          <w:rFonts w:cs="Times New Roman"/>
          <w:lang w:val="en-GB"/>
        </w:rPr>
        <w:fldChar w:fldCharType="end"/>
      </w:r>
      <w:commentRangeEnd w:id="508"/>
      <w:r w:rsidR="00E41CA2">
        <w:rPr>
          <w:rStyle w:val="CommentReference"/>
          <w:rFonts w:asciiTheme="minorHAnsi" w:eastAsiaTheme="minorHAnsi" w:hAnsiTheme="minorHAnsi"/>
          <w:lang w:eastAsia="en-US"/>
        </w:rPr>
        <w:commentReference w:id="508"/>
      </w:r>
      <w:ins w:id="512" w:author="Robin Matthews" w:date="2021-07-11T16:22:00Z">
        <w:r w:rsidR="00B504C7">
          <w:rPr>
            <w:rFonts w:cs="Times New Roman"/>
            <w:noProof/>
            <w:lang w:val="en-GB"/>
          </w:rPr>
          <w:t>; those explicitly modelling temporal dependence are assessed in Section 10.3.1.3.4)</w:t>
        </w:r>
      </w:ins>
      <w:r w:rsidRPr="003F2D6A">
        <w:rPr>
          <w:rFonts w:cs="Times New Roman"/>
          <w:lang w:val="en-GB"/>
        </w:rPr>
        <w:t>.</w:t>
      </w:r>
      <w:r w:rsidRPr="003F2D6A" w:rsidDel="00E12524">
        <w:rPr>
          <w:rFonts w:cs="Times New Roman"/>
          <w:lang w:val="en-GB"/>
        </w:rPr>
        <w:t xml:space="preserve"> </w:t>
      </w:r>
      <w:r w:rsidRPr="003F2D6A">
        <w:rPr>
          <w:rFonts w:cs="Times New Roman"/>
          <w:lang w:val="en-GB"/>
        </w:rPr>
        <w:t xml:space="preserve">The use of machine learning techniques has been reinvigorated, including genetic programming to construct a data-driven model structure </w:t>
      </w:r>
      <w:r w:rsidRPr="003F2D6A">
        <w:rPr>
          <w:rFonts w:cs="Times New Roman"/>
          <w:lang w:val="en-GB"/>
        </w:rPr>
        <w:fldChar w:fldCharType="begin" w:fldLock="1"/>
      </w:r>
      <w:r w:rsidR="000465A7">
        <w:rPr>
          <w:rFonts w:cs="Times New Roman"/>
          <w:lang w:val="en-GB"/>
        </w:rPr>
        <w:instrText>ADDIN CSL_CITATION { "citationItems" : [ { "id" : "ITEM-1", "itemData" : { "DOI" : "10.1016/j.envsoft.2016.06.009", "ISSN" : "13648152", "author" : [ { "dropping-particle" : "", "family" : "Zerenner", "given" : "Tanja", "non-dropping-particle" : "", "parse-names" : false, "suffix" : "" }, { "dropping-particle" : "", "family" : "Venema", "given" : "Victor", "non-dropping-particle" : "", "parse-names" : false, "suffix" : "" }, { "dropping-particle" : "", "family" : "Friederichs", "given" : "Petra", "non-dropping-particle" : "", "parse-names" : false, "suffix" : "" }, { "dropping-particle" : "", "family" : "Simmer", "given" : "Clemens", "non-dropping-particle" : "", "parse-names" : false, "suffix" : "" } ], "container-title" : "Environmental Modelling &amp; Software", "id" : "ITEM-1", "issued" : { "date-parts" : [ [ "2016", "10" ] ] }, "page" : "85-98", "title" : "Downscaling near-surface atmospheric fields with multi-objective Genetic Programming", "translator" : [ { "dropping-particle" : "", "family" : "Q5904", "given" : "", "non-dropping-particle" : "", "parse-names" : false, "suffix" : "" } ], "type" : "article-journal", "volume" : "84" }, "uris" : [ "http://www.mendeley.com/documents/?uuid=c88ef574-e22f-41f5-a38b-45ef6db8b607" ] } ], "mendeley" : { "formattedCitation" : "(Zerenner et al., 2016)", "plainTextFormattedCitation" : "(Zerenner et al., 2016)", "previouslyFormattedCitation" : "(Zerenner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(Zerenner et al., 2016)</w:t>
      </w:r>
      <w:r w:rsidRPr="003F2D6A">
        <w:rPr>
          <w:rFonts w:cs="Times New Roman"/>
          <w:lang w:val="en-GB"/>
        </w:rPr>
        <w:fldChar w:fldCharType="end"/>
      </w:r>
      <w:r w:rsidRPr="003F2D6A">
        <w:rPr>
          <w:rFonts w:cs="Times New Roman"/>
          <w:lang w:val="en-GB"/>
        </w:rPr>
        <w:t xml:space="preserve"> and deep and convolutional neural networks </w:t>
      </w:r>
      <w:r w:rsidRPr="003F2D6A">
        <w:rPr>
          <w:rFonts w:cs="Times New Roman"/>
          <w:lang w:val="en-GB"/>
        </w:rPr>
        <w:fldChar w:fldCharType="begin" w:fldLock="1"/>
      </w:r>
      <w:r w:rsidR="000465A7">
        <w:rPr>
          <w:rFonts w:cs="Times New Roman"/>
          <w:lang w:val="en-GB"/>
        </w:rPr>
        <w:instrText>ADDIN CSL_CITATION { "citationItems" : [ { "id" : "ITEM-1", "itemData" : { "DOI" : "10.1038/s41586-019-0912-1", "ISSN" : "0028-0836", "author" : [ { "dropping-particle" : "", "family" : "Reichstein", "given" : "Markus", "non-dropping-particle" : "", "parse-names" : false, "suffix" : "" }, { "dropping-particle" : "", "family" : "Camps-Valls", "given" : "Gustau", "non-dropping-particle" : "", "parse-names" : false, "suffix" : "" }, { "dropping-particle" : "", "family" : "Stevens", "given" : "Bjorn", "non-dropping-particle" : "", "parse-names" : false, "suffix" : "" }, { "dropping-particle" : "", "family" : "Jung", "given" : "Martin", "non-dropping-particle" : "", "parse-names" : false, "suffix" : "" }, { "dropping-particle" : "", "family" : "Denzler", "given" : "Joachim", "non-dropping-particle" : "", "parse-names" : false, "suffix" : "" }, { "dropping-particle" : "", "family" : "Carvalhais", "given" : "Nuno", "non-dropping-particle" : "", "parse-names" : false, "suffix" : "" }, { "dropping-particle" : "", "family" : "Prabhat", "given" : "", "non-dropping-particle" : "", "parse-names" : false, "suffix" : "" } ], "container-title" : "Nature", "id" : "ITEM-1", "issue" : "7743", "issued" : { "date-parts" : [ [ "2019", "2", "13" ] ] }, "page" : "195-204", "title" : "Deep learning and process understanding for data-driven Earth system science", "translator" : [ { "dropping-particle" : "", "family" : "Q5746", "given" : "", "non-dropping-particle" : "", "parse-names" : false, "suffix" : "" } ], "type" : "article-journal", "volume" : "566" }, "uris" : [ "http://www.mendeley.com/documents/?uuid=6d085427-3ac0-4488-a12b-a227ac0a1690" ] }, { "id" : "ITEM-2", "itemData" : { "DOI" : "10.5194/gmd-13-2109-2020", "ISSN" : "1991-9603", "abstract" : "Abstract. Deep learning techniques (in particular convolutional neural networks, CNNs) have recently emerged as a promising approach for statistical downscaling due to their ability to learn spatial features from huge spatiotemporal datasets. However, existing studies are based on complex models, applied to particular case studies and using simple validation frameworks, which makes a proper assessment of the (possible) added value offered by these techniques difficult. As a result, these models are usually seen as black boxes, generating distrust among the climate community, particularly in climate change applications. In this paper we undertake a comprehensive assessment of deep learning techniques for continental-scale statistical downscaling, building on the VALUE validation framework. In particular, different CNN models of increasing complexity are applied to downscale temperature and precipitation over Europe, comparing them with a few standard benchmark methods from VALUE (linear and generalized linear models) which have been traditionally used for this purpose. Besides analyzing the adequacy of different components and topologies, we also focus on their extrapolation capability, a critical point for their potential application in climate change studies. To do this, we use a warm test period as a surrogate for possible future climate conditions. Our results show that, while the added value of CNNs is mostly limited to the reproduction of extremes for temperature, these techniques do outperform the classic ones in the case of precipitation for most aspects considered. This overall good performance, together with the fact that they can be suitably applied to large regions (e.g., continents) without worrying about the spatial features being considered as predictors, can foster the use of statistical approaches in international initiatives such as Coordinated Regional Climate Downscaling Experiment (CORDEX).", "author" : [ { "dropping-particle" : "", "family" : "Ba\u00f1o-Medina", "given" : "Jorge", "non-dropping-particle" : "", "parse-names" : false, "suffix" : "" }, { "dropping-particle" : "", "family" : "Manzanas", "given" : "Rodrigo", "non-dropping-particle" : "", "parse-names" : false, "suffix" : "" }, { "dropping-particle" : "", "family" : "Guti\u00e9rrez", "given" : "Jos\u00e9 Manuel", "non-dropping-particle" : "", "parse-names" : false, "suffix" : "" } ], "container-title" : "Geoscientific Model Development", "id" : "ITEM-2", "issue" : "4", "issued" : { "date-parts" : [ [ "2020", "4", "28" ] ] }, "page" : "2109-2124", "title" : "Configuration and intercomparison of deep learning neural models for statistical downscaling", "translator" : [ { "dropping-particle" : "", "family" : "Q6337", "given" : "", "non-dropping-particle" : "", "parse-names" : false, "suffix" : "" } ], "type" : "article-journal", "volume" : "13" }, "uris" : [ "http://www.mendeley.com/documents/?uuid=6ab38f48-fd64-4243-a13b-a5b599cbede8" ] } ], "mendeley" : { "formattedCitation" : "(Reichstein et al., 2019; Ba\u00f1o-Medina et al., 2020)", "plainTextFormattedCitation" : "(Reichstein et al., 2019; Ba\u00f1o-Medina et al., 2020)", "previouslyFormattedCitation" : "(Reichstein et al., 2019; Ba\u00f1o-Medina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(Reichstein et al., 2019; Baño-Medina et al., 2020)</w:t>
      </w:r>
      <w:r w:rsidRPr="003F2D6A">
        <w:rPr>
          <w:rFonts w:cs="Times New Roman"/>
          <w:lang w:val="en-GB"/>
        </w:rPr>
        <w:fldChar w:fldCharType="end"/>
      </w:r>
      <w:r w:rsidRPr="00737B5A">
        <w:rPr>
          <w:rFonts w:cs="Times New Roman"/>
        </w:rPr>
        <w:t>.</w:t>
      </w:r>
    </w:p>
    <w:p w14:paraId="721F83C1" w14:textId="77777777" w:rsidR="00E2170D" w:rsidRPr="00737B5A" w:rsidRDefault="00E2170D" w:rsidP="00E2170D">
      <w:pPr>
        <w:pStyle w:val="AR6BodyText"/>
        <w:rPr>
          <w:rFonts w:cs="Times New Roman"/>
        </w:rPr>
      </w:pPr>
    </w:p>
    <w:p w14:paraId="3E0E7C59" w14:textId="7BB24285" w:rsidR="00E2170D" w:rsidRPr="003F2D6A" w:rsidRDefault="00E2170D" w:rsidP="00E2170D">
      <w:pPr>
        <w:pStyle w:val="AR6BodyText"/>
        <w:rPr>
          <w:lang w:val="en-GB"/>
        </w:rPr>
      </w:pPr>
      <w:r w:rsidRPr="002C653B">
        <w:rPr>
          <w:lang w:val="en-US"/>
        </w:rPr>
        <w:t xml:space="preserve">Analogue methods </w:t>
      </w:r>
      <w:r w:rsidRPr="003F2D6A">
        <w:rPr>
          <w:lang w:val="en-GB"/>
        </w:rPr>
        <w:fldChar w:fldCharType="begin" w:fldLock="1"/>
      </w:r>
      <w:r w:rsidR="000465A7">
        <w:rPr>
          <w:lang w:val="en-US"/>
        </w:rPr>
        <w:instrText>ADDIN CSL_CITATION { "citationItems" : [ { "id" : "ITEM-1", "itemData" : { "DOI" : "10.1007/s003820050152", "ISSN" : "0930-7575", "author" : [ { "dropping-particle" : "", "family" : "Martin", "given" : "E.", "non-dropping-particle" : "", "parse-names" : false, "suffix" : "" }, { "dropping-particle" : "", "family" : "Timbal", "given" : "B.", "non-dropping-particle" : "", "parse-names" : false, "suffix" : "" }, { "dropping-particle" : "", "family" : "Brun", "given" : "E.", "non-dropping-particle" : "", "parse-names" : false, "suffix" : "" } ], "container-title" : "Climate Dynamics", "id" : "ITEM-1", "issue" : "1", "issued" : { "date-parts" : [ [ "1996", "12", "13" ] ] }, "page" : "45-56", "title" : "Downscaling of general circulation model outputs: simulation of the snow climatology of the French Alps and sensitivity to climate change", "translator" : [ { "dropping-particle" : "", "family" : "Q6336", "given" : "", "non-dropping-particle" : "", "parse-names" : false, "suffix" : "" } ], "type" : "article-journal", "volume" : "13" }, "uris" : [ "http://www.mendeley.com/documents/?uuid=9b1ce2f5-d90e-4608-9104-8370d46d74cc"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"(Martin et al., 1996; Maraun and Widmann, 2018b)", "plainTextFormattedCitation" : "(Martin et al., 1996; Maraun and Widmann, 2018b)", "previouslyFormattedCitation" : "(Martin et al., 1996; Maraun and Widmann, 2018b)" }, "properties" : { "noteIndex" : 0 }, "schema" : "https://github.com/citation-style-language/schema/raw/master/csl-citation.json" }</w:instrText>
      </w:r>
      <w:r w:rsidRPr="003F2D6A">
        <w:rPr>
          <w:lang w:val="en-GB"/>
        </w:rPr>
        <w:fldChar w:fldCharType="separate"/>
      </w:r>
      <w:r w:rsidR="00E41CA2">
        <w:rPr>
          <w:noProof/>
          <w:lang w:val="en-US"/>
        </w:rPr>
        <w:t>(Martin et al., 1996; Maraun and Widmann, 2018b)</w:t>
      </w:r>
      <w:r w:rsidRPr="003F2D6A">
        <w:rPr>
          <w:lang w:val="en-GB"/>
        </w:rPr>
        <w:fldChar w:fldCharType="end"/>
      </w:r>
      <w:r w:rsidRPr="002C653B">
        <w:rPr>
          <w:lang w:val="en-US"/>
        </w:rPr>
        <w:t xml:space="preserve"> compare a simulated large-scale atmospheric field with an archive of observations and select, using some distance metric, the closest observed field in the archive. </w:t>
      </w:r>
      <w:r w:rsidRPr="003F2D6A">
        <w:rPr>
          <w:lang w:val="en-GB"/>
        </w:rPr>
        <w:t xml:space="preserve">The downscaled atmospheric field is then chosen as the local atmospheric field observed on the instant the analogue occurred. New analogue methods have been developed to simulate unobserved values including a rescaling of the analogue </w:t>
      </w:r>
      <w:r w:rsidRPr="003F2D6A">
        <w:rPr>
          <w:lang w:val="en-GB"/>
        </w:rPr>
        <w:fldChar w:fldCharType="begin" w:fldLock="1"/>
      </w:r>
      <w:r w:rsidR="000465A7">
        <w:rPr>
          <w:lang w:val="en-GB"/>
        </w:rPr>
        <w:instrText>ADDIN CSL_CITATION { "citationItems" : [ { "id" : "ITEM-1", "itemData" : { "DOI" : "10.1175/JHM-D-14-0082.1", "ISSN" : "1525-755X", "abstract" : "A new technique for statistically downscaling climate model simulations of daily temperature and precipitation is introduced and demonstrated over the western United States. The localized constructed analogs (LOCA) method produces downscaled estimates suitable for hydrological simulations using a multiscale spatial matching scheme to pick appropriate analog days from observations. First, a pool of candidate observed analog days is chosen by matching the model field to be downscaled to observed days over the region that is positively correlated with the point being downscaled, which leads to a natural independence of the downscaling results to the extent of the domain being downscaled. Then, the one candidate analog day that best matches in the local area around the grid cell being downscaled is the single analog day used there. Most grid cells are downscaled using only the single locally selected analog day, but locations whose neighboring cells identify a different analog day use a weighted combination of the center and adjacent analog days to reduce edge discontinuities. By contrast, existing constructed analog methods typically use a weighted average of the same 30 analog days for the entire domain. By greatly reducing this averaging, LOCA produces better estimates of extreme days, constructs a more realistic depiction of the spatial coherence of the downscaled field, and reduces the problem of producing too many light-precipitation days. The LOCA method is more computationally expensive than existing constructed analog techniques, but it is still practical for downscaling numerous climate model simulations with limited computational resources.", "author" : [ { "dropping-particle" : "", "family" : "Pierce", "given" : "David W.", "non-dropping-particle" : "", "parse-names" : false, "suffix" : "" }, { "dropping-particle" : "", "family" : "Cayan", "given" : "Daniel R.", "non-dropping-particle" : "", "parse-names" : false, "suffix" : "" }, { "dropping-particle" : "", "family" : "Thrasher", "given" : "Bridget L.", "non-dropping-particle" : "", "parse-names" : false, "suffix" : "" } ], "container-title" : "Journal of Hydrometeorology", "id" : "ITEM-1", "issue" : "6", "issued" : { "date-parts" : [ [ "2014", "12" ] ] }, "page" : "2558-2585", "title" : "Statistical Downscaling Using Localized Constructed Analogs (LOCA)", "translator" : [ { "dropping-particle" : "", "family" : "Q6092", "given" : "", "non-dropping-particle" : "", "parse-names" : false, "suffix" : "" } ], "type" : "article-journal", "volume" : "15" }, "uris" : [ "http://www.mendeley.com/documents/?uuid=de0d1ef2-b385-4291-bbb4-5e5613bf1b55" ] } ], "mendeley" : { "formattedCitation" : "(Pierce et al., 2014)", "plainTextFormattedCitation" : "(Pierce et al., 2014)", "previouslyFormattedCitation" : "(Pierce et al., 2014)" }, "properties" : { "noteIndex" : 0 }, "schema" : "https://github.com/citation-style-language/schema/raw/master/csl-citation.json" }</w:instrText>
      </w:r>
      <w:r w:rsidRPr="003F2D6A">
        <w:rPr>
          <w:lang w:val="en-GB"/>
        </w:rPr>
        <w:fldChar w:fldCharType="separate"/>
      </w:r>
      <w:r w:rsidR="00E41CA2">
        <w:rPr>
          <w:noProof/>
          <w:lang w:val="en-GB"/>
        </w:rPr>
        <w:t>(Pierce et al., 2014)</w:t>
      </w:r>
      <w:r w:rsidRPr="003F2D6A">
        <w:rPr>
          <w:lang w:val="en-GB"/>
        </w:rPr>
        <w:fldChar w:fldCharType="end"/>
      </w:r>
      <w:r w:rsidRPr="003F2D6A">
        <w:rPr>
          <w:lang w:val="en-GB"/>
        </w:rPr>
        <w:t xml:space="preserve"> or by combining analogues and regression models </w:t>
      </w:r>
      <w:r w:rsidRPr="003F2D6A">
        <w:rPr>
          <w:lang w:val="en-GB"/>
        </w:rPr>
        <w:fldChar w:fldCharType="begin" w:fldLock="1"/>
      </w:r>
      <w:r w:rsidR="000465A7">
        <w:rPr>
          <w:lang w:val="en-GB"/>
        </w:rPr>
        <w:instrText>ADDIN CSL_CITATION { "citationItems" : [ { "id" : "ITEM-1", "itemData" : { "DOI" : "10.5194/hess-22-265-2018", "ISSN" : "1607-7938", "abstract" : "Abstract. Statistical downscaling models (SDMs) are often used to produce local weather scenarios from large-scale atmospheric information. SDMs include transfer functions which are based on a statistical link identified from observations between local weather and a set of large-scale predictors. As physical processes driving surface weather vary in time, the most relevant predictors and the regression link are likely to vary in time too. This is well known for precipitation for instance and the link is thus often estimated after some seasonal stratification of the data. In this study, we present a two-stage analog/regression model where the regression link is estimated from atmospheric analogs of the current prediction day. Atmospheric analogs are identified from fields of geopotential heights at 1000 and 500 hPa. For the regression stage, two generalized linear models are further used to model the probability of precipitation occurrence and the distribution of non-zero precipitation amounts, respectively. The two-stage model is evaluated for the probabilistic prediction of small-scale precipitation over France. It noticeably improves the skill of the prediction for both precipitation occurrence and amount. As the analog days vary from one prediction day to another, the atmospheric predictors selected in the regression stage and the value of the corresponding regression coefficients can vary from one prediction day to another. The model allows thus for a day-to-day adaptive and tailored downscaling. It can also reveal specific predictors for peculiar and non-frequent weather configurations.", "author" : [ { "dropping-particle" : "", "family" : "Chardon", "given" : "J\u00e9r\u00e9my", "non-dropping-particle" : "", "parse-names" : false, "suffix" : "" }, { "dropping-particle" : "", "family" : "Hingray", "given" : "Benoit", "non-dropping-particle" : "", "parse-names" : false, "suffix" : "" }, { "dropping-particle" : "", "family" : "Favre", "given" : "Anne-Catherine", "non-dropping-particle" : "", "parse-names" : false, "suffix" : "" } ], "container-title" : "Hydrology and Earth System Sciences", "id" : "ITEM-1", "issue" : "1", "issued" : { "date-parts" : [ [ "2018", "1", "12" ] ] }, "page" : "265-286", "title" : "An adaptive two-stage analog/regression model for probabilistic prediction of small-scale precipitation in France", "translator" : [ { "dropping-particle" : "", "family" : "Q5901", "given" : "", "non-dropping-particle" : "", "parse-names" : false, "suffix" : "" } ], "type" : "article-journal", "volume" : "22" }, "uris" : [ "http://www.mendeley.com/documents/?uuid=1777bb18-1532-4bf4-82e5-20296127f1ef" ] } ], "mendeley" : { "formattedCitation" : "(Chardon et al., 2018)", "plainTextFormattedCitation" : "(Chardon et al., 2018)", "previouslyFormattedCitation" : "(Chardon et al., 2018)" }, "properties" : { "noteIndex" : 0 }, "schema" : "https://github.com/citation-style-language/schema/raw/master/csl-citation.json" }</w:instrText>
      </w:r>
      <w:r w:rsidRPr="003F2D6A">
        <w:rPr>
          <w:lang w:val="en-GB"/>
        </w:rPr>
        <w:fldChar w:fldCharType="separate"/>
      </w:r>
      <w:r w:rsidR="00E41CA2">
        <w:rPr>
          <w:noProof/>
          <w:lang w:val="en-GB"/>
        </w:rPr>
        <w:t>(Chardon et al., 2018)</w:t>
      </w:r>
      <w:r w:rsidRPr="003F2D6A">
        <w:rPr>
          <w:lang w:val="en-GB"/>
        </w:rPr>
        <w:fldChar w:fldCharType="end"/>
      </w:r>
      <w:r w:rsidRPr="003F2D6A">
        <w:rPr>
          <w:lang w:val="en-GB"/>
        </w:rPr>
        <w:t>.</w:t>
      </w:r>
    </w:p>
    <w:p w14:paraId="4CC53846" w14:textId="77777777" w:rsidR="00E2170D" w:rsidRPr="003F2D6A" w:rsidRDefault="00E2170D" w:rsidP="00E2170D">
      <w:pPr>
        <w:pStyle w:val="AR6BodyText"/>
        <w:rPr>
          <w:rFonts w:cs="Times New Roman"/>
          <w:lang w:val="en-GB"/>
        </w:rPr>
      </w:pPr>
    </w:p>
    <w:p w14:paraId="450CBC62" w14:textId="77777777" w:rsidR="00E2170D" w:rsidRPr="003F2D6A" w:rsidRDefault="00E2170D" w:rsidP="00E2170D">
      <w:pPr>
        <w:pStyle w:val="AR6BodyText"/>
        <w:rPr>
          <w:rFonts w:cs="Times New Roman"/>
          <w:lang w:val="en-GB"/>
        </w:rPr>
      </w:pPr>
    </w:p>
    <w:p w14:paraId="14A3C51C" w14:textId="77777777" w:rsidR="00E2170D" w:rsidRPr="003F2D6A" w:rsidRDefault="00E2170D" w:rsidP="00E2170D">
      <w:pPr>
        <w:pStyle w:val="AR6Chap10Level4101111"/>
        <w:rPr>
          <w:lang w:val="en-GB"/>
        </w:rPr>
      </w:pPr>
      <w:bookmarkStart w:id="513" w:name="_Toc5899641"/>
      <w:bookmarkStart w:id="514" w:name="_Toc6837962"/>
      <w:bookmarkStart w:id="515" w:name="_Toc30602370"/>
      <w:bookmarkStart w:id="516" w:name="_Toc70454719"/>
      <w:r w:rsidRPr="003F2D6A">
        <w:rPr>
          <w:lang w:val="en-GB"/>
        </w:rPr>
        <w:t>Bias adjustment</w:t>
      </w:r>
      <w:bookmarkEnd w:id="513"/>
      <w:bookmarkEnd w:id="514"/>
      <w:bookmarkEnd w:id="515"/>
      <w:bookmarkEnd w:id="516"/>
    </w:p>
    <w:p w14:paraId="0B64636F" w14:textId="2220BA2B" w:rsidR="00E2170D" w:rsidRPr="003F2D6A" w:rsidRDefault="00E2170D" w:rsidP="00E2170D">
      <w:pPr>
        <w:pStyle w:val="AR6BodyText"/>
        <w:rPr>
          <w:lang w:val="en-GB"/>
        </w:rPr>
      </w:pPr>
      <w:r w:rsidRPr="003F2D6A">
        <w:rPr>
          <w:lang w:val="en-GB"/>
        </w:rPr>
        <w:t xml:space="preserve">Bias adjustment is a statistical post-processing technique used to pragmatically reduce the mismatch between the statistics of climate model output and observations. The approach estimates the bias or relative error between a chosen simulated statistical property (such as the long-term mean or specific quantiles of the climatological distribution) and that observed over a calibration period; the simulated statistic is then adjusted taking into account the simulated deviation. Bias adjustment methods are regularly applied on a </w:t>
      </w:r>
      <w:r w:rsidRPr="003F2D6A">
        <w:rPr>
          <w:lang w:val="en-GB"/>
        </w:rPr>
        <w:lastRenderedPageBreak/>
        <w:t xml:space="preserve">spatial scale similar to that of the simulation being adjusted, but they are often used as a simple statistical downscaling method by calibrating them between coarse resolution (e.g., global) model output and finer observations </w:t>
      </w:r>
      <w:r w:rsidRPr="003F2D6A">
        <w:rPr>
          <w:lang w:val="en-GB"/>
        </w:rPr>
        <w:fldChar w:fldCharType="begin" w:fldLock="1"/>
      </w:r>
      <w:r w:rsidR="000465A7">
        <w:rPr>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lang w:val="en-GB"/>
        </w:rPr>
        <w:fldChar w:fldCharType="separate"/>
      </w:r>
      <w:r w:rsidR="00E41CA2">
        <w:rPr>
          <w:noProof/>
          <w:lang w:val="en-GB"/>
        </w:rPr>
        <w:t>(Maraun and Widmann, 2018b)</w:t>
      </w:r>
      <w:r w:rsidRPr="003F2D6A">
        <w:rPr>
          <w:lang w:val="en-GB"/>
        </w:rPr>
        <w:fldChar w:fldCharType="end"/>
      </w:r>
      <w:r w:rsidRPr="003F2D6A">
        <w:rPr>
          <w:lang w:val="en-GB"/>
        </w:rPr>
        <w:t>.</w:t>
      </w:r>
    </w:p>
    <w:p w14:paraId="2547629B" w14:textId="77777777" w:rsidR="00E2170D" w:rsidRPr="003F2D6A" w:rsidRDefault="00E2170D" w:rsidP="00E2170D">
      <w:pPr>
        <w:pStyle w:val="AR6BodyText"/>
        <w:rPr>
          <w:lang w:val="en-GB"/>
        </w:rPr>
      </w:pPr>
    </w:p>
    <w:p w14:paraId="3E9EA083" w14:textId="40AE01EB" w:rsidR="00E2170D" w:rsidRPr="003F2D6A" w:rsidRDefault="00E2170D" w:rsidP="00E2170D">
      <w:pPr>
        <w:pStyle w:val="AR6BodyText"/>
        <w:rPr>
          <w:lang w:val="en-GB"/>
        </w:rPr>
      </w:pPr>
      <w:r w:rsidRPr="003F2D6A">
        <w:rPr>
          <w:lang w:val="en-GB"/>
        </w:rPr>
        <w:t xml:space="preserve">Typical implementations of bias adjustment are (1) additive adjustments, where the model data is adjusted by adding a constant, (2) rescaling, where the model data is adjusted by a factor, and (3) more flexible quantile mapping approaches that adjust different ranges of a distribution individually. </w:t>
      </w:r>
      <w:bookmarkStart w:id="517" w:name="_Hlk76926951"/>
      <w:r w:rsidRPr="003F2D6A">
        <w:rPr>
          <w:lang w:val="en-GB"/>
        </w:rPr>
        <w:fldChar w:fldCharType="begin" w:fldLock="1"/>
      </w:r>
      <w:r w:rsidR="000465A7">
        <w:rPr>
          <w:lang w:val="en-GB"/>
        </w:rPr>
        <w:instrText>ADDIN CSL_CITATION { "citationItems" : [ { "id" : "ITEM-1",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"ITEM-1",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"mendeley" : { "formattedCitation" : "(Hempel et al., 2013)", "manualFormatting" : "Hempel et al. (2013)", "plainTextFormattedCitation" : "(Hempel et al., 2013)", "previouslyFormattedCitation" : "(Hempel et al., 2013)" }, "properties" : { "noteIndex" : 0 }, "schema" : "https://github.com/citation-style-language/schema/raw/master/csl-citation.json" }</w:instrText>
      </w:r>
      <w:r w:rsidRPr="003F2D6A">
        <w:rPr>
          <w:lang w:val="en-GB"/>
        </w:rPr>
        <w:fldChar w:fldCharType="separate"/>
      </w:r>
      <w:r w:rsidR="00E41CA2">
        <w:rPr>
          <w:noProof/>
        </w:rPr>
        <w:t>Hempel et al. (2013)</w:t>
      </w:r>
      <w:r w:rsidRPr="003F2D6A">
        <w:rPr>
          <w:lang w:val="en-GB"/>
        </w:rPr>
        <w:fldChar w:fldCharType="end"/>
      </w:r>
      <w:r w:rsidRPr="00FB6EB0">
        <w:t xml:space="preserve">, </w:t>
      </w:r>
      <w:r w:rsidRPr="003F2D6A">
        <w:rPr>
          <w:lang w:val="en-GB"/>
        </w:rPr>
        <w:fldChar w:fldCharType="begin" w:fldLock="1"/>
      </w:r>
      <w:r w:rsidR="000465A7">
        <w:instrText>ADDIN CSL_CITATION { "citationItems" : [ { "id" : "ITEM-1", "itemData" : { "DOI" : "10.1175/JHM-D-14-0236.1", "ISSN" : "1525-755X", "author" : [ { "dropping-particle" : "", "family" : "Pierce", "given" : "David W.", "non-dropping-particle" : "", "parse-names" : false, "suffix" : "" }, { "dropping-particle" : "", "family" : "Cayan", "given" : "Daniel R.", "non-dropping-particle" : "", "parse-names" : false, "suffix" : "" }, { "dropping-particle" : "", "family" : "Maurer", "given" : "Edwin P.", "non-dropping-particle" : "", "parse-names" : false, "suffix" : "" }, { "dropping-particle" : "", "family" : "Abatzoglou", "given" : "John T.", "non-dropping-particle" : "", "parse-names" : false, "suffix" : "" }, { "dropping-particle" : "", "family" : "Hegewisch", "given" : "Katherine C.", "non-dropping-particle" : "", "parse-names" : false, "suffix" : "" } ], "container-title" : "Journal of Hydrometeorology", "id" : "ITEM-1", "issue" : "6", "issued" : { "date-parts" : [ [ "2015", "12" ] ] }, "page" : "2421-2442", "title" : "Improved Bias Correction Techniques for Hydrological Simulations of Climate Change", "translator" : [ { "dropping-particle" : "", "family" : "Q4276", "given" : "", "non-dropping-particle" : "", "parse-names" : false, "suffix" : "" } ], "type" : "article-journal", "volume" : "16" }, "uris" : [ "http://www.mendeley.com/documents/?uuid=b9db1ab5-7f7a-44d6-9707-5f1c898b66ae" ] } ], "mendeley" : { "formattedCitation" : "(Pierce et al., 2015)", "manualFormatting" : "Pierce et al. (2015)", "plainTextFormattedCitation" : "(Pierce et al., 2015)", "previouslyFormattedCitation" : "(Pierce et al., 2015)" }, "properties" : { "noteIndex" : 0 }, "schema" : "https://github.com/citation-style-language/schema/raw/master/csl-citation.json" }</w:instrText>
      </w:r>
      <w:r w:rsidRPr="003F2D6A">
        <w:rPr>
          <w:lang w:val="en-GB"/>
        </w:rPr>
        <w:fldChar w:fldCharType="separate"/>
      </w:r>
      <w:r w:rsidR="00E41CA2">
        <w:rPr>
          <w:noProof/>
        </w:rPr>
        <w:t>Pierce et al. (2015)</w:t>
      </w:r>
      <w:r w:rsidRPr="003F2D6A">
        <w:rPr>
          <w:lang w:val="en-GB"/>
        </w:rPr>
        <w:fldChar w:fldCharType="end"/>
      </w:r>
      <w:r w:rsidRPr="00FB6EB0">
        <w:t xml:space="preserve">, </w:t>
      </w:r>
      <w:r w:rsidRPr="003F2D6A">
        <w:rPr>
          <w:lang w:val="en-GB"/>
        </w:rPr>
        <w:fldChar w:fldCharType="begin" w:fldLock="1"/>
      </w:r>
      <w:r w:rsidR="000465A7">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"manualFormatting" : "Switanek et al. (2017)", "plainTextFormattedCitation" : "(Switanek et al., 2017)", "previouslyFormattedCitation" : "(Switanek et al., 2017)" }, "properties" : { "noteIndex" : 0 }, "schema" : "https://github.com/citation-style-language/schema/raw/master/csl-citation.json" }</w:instrText>
      </w:r>
      <w:r w:rsidRPr="003F2D6A">
        <w:rPr>
          <w:lang w:val="en-GB"/>
        </w:rPr>
        <w:fldChar w:fldCharType="separate"/>
      </w:r>
      <w:r w:rsidR="00E41CA2">
        <w:rPr>
          <w:noProof/>
          <w:lang w:val="en-US"/>
        </w:rPr>
        <w:t>Switanek et al. (2017)</w:t>
      </w:r>
      <w:r w:rsidRPr="003F2D6A">
        <w:rPr>
          <w:lang w:val="en-GB"/>
        </w:rPr>
        <w:fldChar w:fldCharType="end"/>
      </w:r>
      <w:r w:rsidRPr="00441820">
        <w:rPr>
          <w:lang w:val="es-ES"/>
        </w:rPr>
        <w:t>, and</w:t>
      </w:r>
      <w:r w:rsidR="00AB59EF" w:rsidRPr="00441820">
        <w:rPr>
          <w:lang w:val="es-ES"/>
        </w:rPr>
        <w:t xml:space="preserve"> </w:t>
      </w:r>
      <w:r w:rsidR="00AB59EF">
        <w:rPr>
          <w:lang w:val="en-GB"/>
        </w:rPr>
        <w:fldChar w:fldCharType="begin" w:fldLock="1"/>
      </w:r>
      <w:ins w:id="518" w:author="Robin Matthews" w:date="2021-07-11T20:25:00Z">
        <w:r w:rsidR="00193958">
          <w:rPr>
            <w:lang w:val="es-ES"/>
          </w:rPr>
          <w:instrText>ADDIN CSL_CITATION { "citationItems" : [ { "id" : "ITEM-1",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"ITEM-1",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"(Lange, 2019)", "manualFormatting" : "(Lange (, 2019)", "plainTextFormattedCitation" : "(Lange, 2019)", "previouslyFormattedCitation" : "(Lange, 2019)" }, "properties" : { "noteIndex" : 0 }, "schema" : "https://github.com/citation-style-language/schema/raw/master/csl-citation.json" }</w:instrText>
        </w:r>
      </w:ins>
      <w:del w:id="519" w:author="Robin Matthews" w:date="2021-07-11T20:25:00Z">
        <w:r w:rsidR="000465A7" w:rsidDel="00193958">
          <w:rPr>
            <w:lang w:val="es-ES"/>
          </w:rPr>
          <w:delInstrText>ADDIN CSL_CITATION { "citationItems" : [ { "id" : "ITEM-1",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"ITEM-1",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"(Lange, 2019)", "plainTextFormattedCitation" : "(Lange, 2019)", "previouslyFormattedCitation" : "(Lange, 2019)" }, "properties" : { "noteIndex" : 0 }, "schema" : "https://github.com/citation-style-language/schema/raw/master/csl-citation.json" }</w:delInstrText>
        </w:r>
      </w:del>
      <w:r w:rsidR="00AB59EF">
        <w:rPr>
          <w:lang w:val="en-GB"/>
        </w:rPr>
        <w:fldChar w:fldCharType="separate"/>
      </w:r>
      <w:del w:id="520" w:author="Robin Matthews" w:date="2021-07-11T20:25:00Z">
        <w:r w:rsidR="00E41CA2" w:rsidDel="00193958">
          <w:rPr>
            <w:noProof/>
            <w:lang w:val="en-GB"/>
          </w:rPr>
          <w:delText>(</w:delText>
        </w:r>
      </w:del>
      <w:r w:rsidR="00E41CA2">
        <w:rPr>
          <w:noProof/>
          <w:lang w:val="en-GB"/>
        </w:rPr>
        <w:t>Lange</w:t>
      </w:r>
      <w:ins w:id="521" w:author="Robin Matthews" w:date="2021-07-11T20:25:00Z">
        <w:r w:rsidR="00193958">
          <w:rPr>
            <w:noProof/>
            <w:lang w:val="en-GB"/>
          </w:rPr>
          <w:t xml:space="preserve"> (</w:t>
        </w:r>
      </w:ins>
      <w:del w:id="522" w:author="Robin Matthews" w:date="2021-07-11T20:25:00Z">
        <w:r w:rsidR="00E41CA2" w:rsidDel="00193958">
          <w:rPr>
            <w:noProof/>
            <w:lang w:val="en-GB"/>
          </w:rPr>
          <w:delText xml:space="preserve">, </w:delText>
        </w:r>
      </w:del>
      <w:r w:rsidR="00E41CA2">
        <w:rPr>
          <w:noProof/>
          <w:lang w:val="en-GB"/>
        </w:rPr>
        <w:t>2019)</w:t>
      </w:r>
      <w:r w:rsidR="00AB59EF">
        <w:rPr>
          <w:lang w:val="en-GB"/>
        </w:rPr>
        <w:fldChar w:fldCharType="end"/>
      </w:r>
      <w:bookmarkEnd w:id="517"/>
      <w:r w:rsidRPr="003F2D6A">
        <w:rPr>
          <w:lang w:val="en-GB"/>
        </w:rPr>
        <w:t xml:space="preserve"> developed variants of quantile mapping that preserve trends in the mean or even further distributional statistics. Multivariate bias adjustment extends univariate methods, which adjust statistics of individual variables separately, to joint adjustment of multiple variables simultaneously. Implementations remove biases in (1) specific measures of multivariate dependence, like correlation structure, via linear transformations </w:t>
      </w:r>
      <w:r w:rsidRPr="003F2D6A">
        <w:rPr>
          <w:lang w:val="en-GB"/>
        </w:rPr>
        <w:fldChar w:fldCharType="begin" w:fldLock="1"/>
      </w:r>
      <w:r w:rsidR="000465A7">
        <w:rPr>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"10.1029/2011WR011524", "ISSN" : "00431397", "author" : [ { "dropping-particle" : "", "family" : "B\u00e1rdossy", "given" : "Andr\u00e1s", "non-dropping-particle" : "", "parse-names" : false, "suffix" : "" }, { "dropping-particle" : "", "family" : "Pegram", "given" : "Geoffrey", "non-dropping-particle" : "", "parse-names" : false, "suffix" : "" } ], "container-title" : "Water Resources Research", "id" : "ITEM-2", "issue" : "9", "issued" : { "date-parts" : [ [ "2012", "9" ] ] }, "title" : "Multiscale spatial recorrelation of RCM precipitation to produce unbiased climate change scenarios over large areas and small", "translator" : [ { "dropping-particle" : "", "family" : "Q5694", "given" : "", "non-dropping-particle" : "", "parse-names" : false, "suffix" : "" } ], "type" : "article-journal", "volume" : "48" }, "uris" : [ "http://www.mendeley.com/documents/?uuid=6c461798-e185-413a-b9e0-f21baa297d26" ] } ], "mendeley" : { "formattedCitation" : "(B\u00e1rdossy and Pegram, 2012; Cannon, 2016)", "plainTextFormattedCitation" : "(B\u00e1rdossy and Pegram, 2012; Cannon, 2016)", "previouslyFormattedCitation" : "(B\u00e1rdossy and Pegram, 2012; Cannon, 2016)" }, "properties" : { "noteIndex" : 0 }, "schema" : "https://github.com/citation-style-language/schema/raw/master/csl-citation.json" }</w:instrText>
      </w:r>
      <w:r w:rsidRPr="003F2D6A">
        <w:rPr>
          <w:lang w:val="en-GB"/>
        </w:rPr>
        <w:fldChar w:fldCharType="separate"/>
      </w:r>
      <w:r w:rsidR="00E41CA2">
        <w:rPr>
          <w:noProof/>
          <w:lang w:val="en-GB"/>
        </w:rPr>
        <w:t>(Bárdossy and Pegram, 2012; Cannon, 2016)</w:t>
      </w:r>
      <w:r w:rsidRPr="003F2D6A">
        <w:rPr>
          <w:lang w:val="en-GB"/>
        </w:rPr>
        <w:fldChar w:fldCharType="end"/>
      </w:r>
      <w:r w:rsidRPr="003F2D6A">
        <w:rPr>
          <w:lang w:val="en-GB"/>
        </w:rPr>
        <w:t xml:space="preserve">, or, more flexibly, (2) the full multivariate distribution via nonlinear transformations </w:t>
      </w:r>
      <w:r w:rsidRPr="003F2D6A">
        <w:rPr>
          <w:lang w:val="en-GB"/>
        </w:rPr>
        <w:fldChar w:fldCharType="begin" w:fldLock="1"/>
      </w:r>
      <w:r w:rsidR="000465A7">
        <w:rPr>
          <w:lang w:val="en-GB"/>
        </w:rPr>
        <w:instrText>ADDIN CSL_CITATION { "citationItems" : [ { "id" : "ITEM-1", "itemData" : { "DOI" : "10.1175/JCLI-D-14-00059.1", "ISSN" : "0894-8755", "abstract" : "Statistical methods to bias correct global or regional climate model output are now common to get data closer to observations in distribution. However, most bias correction (BC) methods work for one variable and one location at a time and basically reproduce the temporal structure of the models. The intervariable, spatial, and temporal dependencies of the corrected data are usually poor compared to observations. Here, the authors propose a novel method for multivariate BC. The empirical copula\u2013bias correction (EC\u2013BC) combines a one-dimensional BC with a shuffling technique that restores an empirical multidimensional copula. Several BC methods are investigated and compared to high-resolution reference data over the French Mediterranean basin: notably, (i) a 1D BC method applied independently to precipitation and temperature fields, (ii) a recent conditional correction approach developed for producing correct two-dimensional intervariable structures, and (iii) the EC\u2013BC method. Assessments are realized in terms of intervariable, spatial, and temporal dependencies, and an objective evaluation using the integrated quadratic distance (IQD) is presented. As expected, the 1D methods cannot produce correct multidimensional properties. The conditional technique appears efficient for intervariable properties but not for spatial and temporal dependencies. EC\u2013BC provides realistic dependencies in all respects: intervariable, spatial, and temporal. The IQD results are clearly in favor of EC\u2013BC. As many BC methods, EC\u2013BC relies on a stationarity assumption and is only able to reproduce patterns inherited from historical data. However, because of its ease of coding, its speed of application, and the quality of its results, the EC\u2013BC method is a very good candidate for all needs in multivariate bias correction.", "author" : [ { "dropping-particle" : "", "family" : "Vrac", "given" : "Mathieu", "non-dropping-particle" : "", "parse-names" : false, "suffix" : "" }, { "dropping-particle" : "", "family" : "Friederichs", "given" : "Petra", "non-dropping-particle" : "", "parse-names" : false, "suffix" : "" } ], "container-title" : "Journal of Climate", "id" : "ITEM-1", "issue" : "1", "issued" : { "date-parts" : [ [ "2015", "1" ] ] }, "page" : "218-237", "title" : "Multivariate-Intervariable, Spatial, and Temporal-Bias Correction", "translator" : [ { "dropping-particle" : "", "family" : "Q4039", "given" : "", "non-dropping-particle" : "", "parse-names" : false, "suffix" : "" } ], "type" : "article-journal", "volume" : "28" }, "uris" : [ "http://www.mendeley.com/documents/?uuid=1f3af61e-6be9-4ddc-8e0b-b879e0ed1765" ] }, { "id" : "ITEM-2", "itemData" : { "DOI" : "10.1007/s00382-017-3580-6", "ISSN" : "0930-7575", "abstract" : "Most bias correction algorithms used in climatology, for example quantile mapping, are applied to univariate time series. They neglect the dependence between different variables. Those that are multivariate often correct only limited measures of joint dependence, such as Pearson or Spearman rank correlation. Here, an image processing technique designed to transfer colour information from one image to another\u2014the N-dimensional probability density function transform\u2014is adapted for use as a multivariate bias correction algorithm (MBCn) for climate model projections/predictions of multiple climate variables. MBCn is a multivariate generalization of quantile mapping that transfers all aspects of an observed continuous multivariate distribution to the corresponding multivariate distribution of variables from a climate model. When applied to climate model projections, changes in quantiles of each variable between the historical and projection period are also preserved. The MBCn algorithm is demonstrated on three case studies. First, the method is applied to an image processing example with characteristics that mimic a climate projection problem. Second, MBCn is used to correct a suite of 3-hourly surface meteorological variables from the Canadian Centre for Climate Modelling and Analysis Regional Climate Model (CanRCM4) across a North American domain. Components of the Canadian Forest Fire Weather Index (FWI) System, a complicated set of multivariate indices that characterizes the risk of wildfire, are then calculated and verified against observed values. Third, MBCn is used to correct biases in the spatial dependence structure of CanRCM4 precipitation fields. Results are compared against a univariate quantile mapping algorithm, which neglects the dependence between variables, and two multivariate bias correction algorithms, each of which corrects a different form of inter-variable correlation structure. MBCn outperforms these alternatives, often by a large margin, particularly for annual maxima of the FWI distribution and spatiotemporal autocorrelation of precipitation fields.", "author" : [ { "dropping-particle" : "", "family" : "Cannon", "given" : "Alex J.", "non-dropping-particle" : "", "parse-names" : false, "suffix" : "" } ], "container-title" : "Climate Dynamics", "id" : "ITEM-2", "issue" : "1-2", "issued" : { "date-parts" : [ [ "2018", "1", "25" ] ] }, "page" : "31-49", "title" : "Multivariate quantile mapping bias correction: an N-dimensional probability density function transform for climate model simulations of multiple variables", "translator" : [ { "dropping-particle" : "", "family" : "Q4040", "given" : "", "non-dropping-particle" : "", "parse-names" : false, "suffix" : "" } ], "type" : "article-journal", "volume" : "50" }, "uris" : [ "http://www.mendeley.com/documents/?uuid=fc32af85-58fa-4526-a504-f6e05b4386d5"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"10.5194/hess-23-773-2019", "ISSN" : "1607-7938", "abstract" : "Abstract. Bias correction methods are used to calibrate climate model outputs with respect to observational records. The goal is to ensure that statistical features (such as means and variances) of climate simulations are coherent with observations. In this article, a multivariate stochastic bias correction method is developed based on optimal transport. Bias correction methods are usually defined as transfer functions between random variables. We show that such transfer functions induce a joint probability distribution between the biased random variable and its correction. The optimal transport theory allows us to construct a joint distribution that minimizes an energy spent in bias correction. This extends the classical univariate quantile mapping techniques in the multivariate case. We also propose a definition of non-stationary bias correction as a transfer of the model to the observational world, and we extend our method in this context. Those methodologies are first tested on an idealized chaotic system with three variables. In those controlled experiments, the correlations between variables appear almost perfectly corrected by our method, as opposed to a univariate correction. Our methodology is also tested on daily precipitation and temperatures over 12 locations in southern France. The correction of the inter-variable and inter-site structures of temperatures and precipitation appears in agreement with the multi-dimensional evolution of the model, hence satisfying our suggested definition of non-stationarity. ]]&gt;", "author" : [ { "dropping-particle" : "", "family" : "Robin", "given" : "Yoann", "non-dropping-particle" : "", "parse-names" : false, "suffix" : "" }, { "dropping-particle" : "", "family" : "Vrac", "given" : "Mathieu", "non-dropping-particle" : "", "parse-names" : false, "suffix" : "" }, { "dropping-particle" : "", "family" : "Naveau", "given" : "Philippe", "non-dropping-particle" : "", "parse-names" : false, "suffix" : "" }, { "dropping-particle" : "", "family" : "Yiou", "given" : "Pascal", "non-dropping-particle" : "", "parse-names" : false, "suffix" : "" } ], "container-title" : "Hydrology and Earth System Sciences", "id" : "ITEM-4", "issue" : "2", "issued" : { "date-parts" : [ [ "2019", "2", "12" ] ] }, "page" : "773-786", "title" : "Multivariate stochastic bias corrections with optimal transport", "translator" : [ { "dropping-particle" : "", "family" : "Q4536", "given" : "", "non-dropping-particle" : "", "parse-names" : false, "suffix" : "" } ], "type" : "article-journal", "volume" : "23" }, "uris" : [ "http://www.mendeley.com/documents/?uuid=9acf769e-a78c-488b-8519-1a0ccbda9f3e" ] }, { "id" : "ITEM-5", "itemData" : { "DOI" : "10.1002/env.2454", "ISSN" : "11804009", "author" : [ { "dropping-particle" : "", "family" : "Dekens", "given" : "L\u00e9onard", "non-dropping-particle" : "", "parse-names" : false, "suffix" : "" }, { "dropping-particle" : "", "family" : "Parey", "given" : "Sylvie", "non-dropping-particle" : "", "parse-names" : false, "suffix" : "" }, { "dropping-particle" : "", "family" : "Grandjacques", "given" : "Mathilde", "non-dropping-particle" : "", "parse-names" : false, "suffix" : "" }, { "dropping-particle" : "", "family" : "Dacunha-Castelle", "given" : "Didier", "non-dropping-particle" : "", "parse-names" : false, "suffix" : "" } ], "container-title" : "Environmetrics", "id" : "ITEM-5", "issue" : "6", "issued" : { "date-parts" : [ [ "2017", "9" ] ] }, "page" : "e2454", "title" : "Multivariate distribution correction of climate model outputs: A generalization of quantile mapping approaches", "translator" : [ { "dropping-particle" : "", "family" : "Q6335", "given" : "", "non-dropping-particle" : "", "parse-names" : false, "suffix" : "" } ], "type" : "article-journal", "volume" : "28" }, "uris" : [ "http://www.mendeley.com/documents/?uuid=6dfb7b52-f6a4-47cd-afa4-4613459b5c1d" ] } ], "mendeley" : { "formattedCitation" : "(Vrac and Friederichs, 2015; Dekens et al., 2017; Cannon, 2018; Vrac, 2018; Robin et al., 2019)", "plainTextFormattedCitation" : "(Vrac and Friederichs, 2015; Dekens et al., 2017; Cannon, 2018; Vrac, 2018; Robin et al., 2019)", "previouslyFormattedCitation" : "(Vrac and Friederichs, 2015; Dekens et al., 2017; Cannon, 2018; Vrac, 2018; Robin et al., 2019)" }, "properties" : { "noteIndex" : 0 }, "schema" : "https://github.com/citation-style-language/schema/raw/master/csl-citation.json" }</w:instrText>
      </w:r>
      <w:r w:rsidRPr="003F2D6A">
        <w:rPr>
          <w:lang w:val="en-GB"/>
        </w:rPr>
        <w:fldChar w:fldCharType="separate"/>
      </w:r>
      <w:r w:rsidR="00E41CA2">
        <w:rPr>
          <w:noProof/>
          <w:lang w:val="en-GB"/>
        </w:rPr>
        <w:t>(Vrac and Friederichs, 2015; Dekens et al., 2017; Cannon, 2018; Vrac, 2018; Robin et al., 2019)</w:t>
      </w:r>
      <w:r w:rsidRPr="003F2D6A">
        <w:rPr>
          <w:lang w:val="en-GB"/>
        </w:rPr>
        <w:fldChar w:fldCharType="end"/>
      </w:r>
      <w:r w:rsidRPr="003F2D6A">
        <w:rPr>
          <w:lang w:val="en-GB"/>
        </w:rPr>
        <w:t xml:space="preserve">. Other research strands focus on the explicit separation of bias adjustment and downscaling (Section 10.3.1.3.5), or the integration of process understanding </w:t>
      </w:r>
      <w:r w:rsidRPr="003F2D6A">
        <w:rPr>
          <w:lang w:val="en-GB"/>
        </w:rPr>
        <w:fldChar w:fldCharType="begin" w:fldLock="1"/>
      </w:r>
      <w:r w:rsidR="000465A7">
        <w:rPr>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lang w:val="en-GB"/>
        </w:rPr>
        <w:fldChar w:fldCharType="separate"/>
      </w:r>
      <w:r w:rsidR="00E41CA2">
        <w:rPr>
          <w:noProof/>
          <w:lang w:val="en-GB"/>
        </w:rPr>
        <w:t>(Maraun et al., 2017)</w:t>
      </w:r>
      <w:r w:rsidRPr="003F2D6A">
        <w:rPr>
          <w:lang w:val="en-GB"/>
        </w:rPr>
        <w:fldChar w:fldCharType="end"/>
      </w:r>
      <w:r w:rsidRPr="003F2D6A">
        <w:rPr>
          <w:lang w:val="en-GB"/>
        </w:rPr>
        <w:t xml:space="preserve">, such as by conditioning the adjustment on the occurrence of relevant phenomena </w:t>
      </w:r>
      <w:r w:rsidRPr="003F2D6A">
        <w:rPr>
          <w:lang w:val="en-GB"/>
        </w:rPr>
        <w:fldChar w:fldCharType="begin" w:fldLock="1"/>
      </w:r>
      <w:r w:rsidR="000465A7">
        <w:rPr>
          <w:lang w:val="en-GB"/>
        </w:rPr>
        <w:instrText>ADDIN CSL_CITATION { "citationItems" : [ { "id" : "ITEM-1", "itemData" : { "DOI" : "10.1007/s00382-018-4226-z", "ISSN" : "0930-7575", "author" : [ { "dropping-particle" : "", "family" : "Manzanas", "given" : "R.", "non-dropping-particle" : "", "parse-names" : false, "suffix" : "" }, { "dropping-particle" : "", "family" : "Guti\u00e9rrez", "given" : "J. M.", "non-dropping-particle" : "", "parse-names" : false, "suffix" : "" } ], "container-title" : "Climate Dynamics", "id" : "ITEM-1", "issue" : "3-4", "issued" : { "date-parts" : [ [ "2019", "2", "10" ] ] }, "page" : "1673-1683", "title" : "Process-conditioned bias correction for seasonal forecasting: a case-study with ENSO in Peru", "translator" : [ { "dropping-particle" : "", "family" : "Q6093", "given" : "", "non-dropping-particle" : "", "parse-names" : false, "suffix" : "" } ], "type" : "article-journal", "volume" : "52" }, "uris" : [ "http://www.mendeley.com/documents/?uuid=4fb18ed2-f4f8-4c8a-b261-9d9c69a3d741" ] }, { "id" : "ITEM-2",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"ITEM-2",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"id" : "ITEM-3",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"ITEM-3",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Verfaillie et al., 2017; Manzanas and Guti\u00e9rrez, 2019)", "plainTextFormattedCitation" : "(Addor et al., 2016; Verfaillie et al., 2017; Manzanas and Guti\u00e9rrez, 2019)", "previouslyFormattedCitation" : "(Addor et al., 2016; Verfaillie et al., 2017; Manzanas and Guti\u00e9rrez, 2019)" }, "properties" : { "noteIndex" : 0 }, "schema" : "https://github.com/citation-style-language/schema/raw/master/csl-citation.json" }</w:instrText>
      </w:r>
      <w:r w:rsidRPr="003F2D6A">
        <w:rPr>
          <w:lang w:val="en-GB"/>
        </w:rPr>
        <w:fldChar w:fldCharType="separate"/>
      </w:r>
      <w:r w:rsidR="00E41CA2">
        <w:rPr>
          <w:noProof/>
          <w:lang w:val="en-GB"/>
        </w:rPr>
        <w:t>(Addor et al., 2016; Verfaillie et al., 2017; Manzanas and Gutiérrez, 2019)</w:t>
      </w:r>
      <w:r w:rsidRPr="003F2D6A">
        <w:rPr>
          <w:lang w:val="en-GB"/>
        </w:rPr>
        <w:fldChar w:fldCharType="end"/>
      </w:r>
      <w:r w:rsidRPr="003F2D6A">
        <w:rPr>
          <w:lang w:val="en-GB"/>
        </w:rPr>
        <w:t xml:space="preserve">. </w:t>
      </w:r>
      <w:r w:rsidRPr="003F2D6A">
        <w:rPr>
          <w:rFonts w:cs="Times New Roman"/>
          <w:lang w:val="en-GB"/>
        </w:rPr>
        <w:t xml:space="preserve">Some authors suggest to mitigate the influence of large-scale temperature or circulation biases by performing a bias adjustment of the driving fields prior to dynamical downscaling </w:t>
      </w:r>
      <w:r w:rsidRPr="003F2D6A">
        <w:rPr>
          <w:rFonts w:cs="Times New Roman"/>
          <w:lang w:val="en-GB"/>
        </w:rPr>
        <w:fldChar w:fldCharType="begin" w:fldLock="1"/>
      </w:r>
      <w:r w:rsidR="000465A7">
        <w:rPr>
          <w:rFonts w:cs="Times New Roman"/>
          <w:lang w:val="en-GB"/>
        </w:rPr>
        <w:instrText>ADDIN CSL_CITATION { "citationItems" : [ { "id" : "ITEM-1", "itemData" : { "DOI" : "10.1029/2012GL052258", "ISSN" : "00948276", "author" : [ { "dropping-particle" : "", "family" : "Colette", "given" : "A.", "non-dropping-particle" : "", "parse-names" : false, "suffix" : "" }, { "dropping-particle" : "", "family" : "Vautard", "given" : "R.", "non-dropping-particle" : "", "parse-names" : false, "suffix" : "" }, { "dropping-particle" : "", "family" : "Vrac", "given" : "M.", "non-dropping-particle" : "", "parse-names" : false, "suffix" : "" } ], "container-title" : "Geophysical Research Letters", "id" : "ITEM-1", "issue" : "13", "issued" : { "date-parts" : [ [ "2012", "7" ] ] }, "page" : "n/a-n/a", "title" : "Regional climate downscaling with prior statistical correction of the global climate forcing", "translator" : [ { "dropping-particle" : "", "family" : "Q4293", "given" : "", "non-dropping-particle" : "", "parse-names" : false, "suffix" : "" } ], "type" : "article-journal", "volume" : "39" }, "uris" : [ "http://www.mendeley.com/documents/?uuid=ec6386d7-2c60-438f-ba87-5378a9f1028d" ] }, { "id" : "ITEM-2", "itemData" : { "DOI" : "10.1007/s00382-012-1387-z", "ISSN" : "0930-7575", "abstract" : "The new fifth-generation Regional Climate Model (CRCM5) was driven by ERA reanalyses for the period 1984\u20132008 over the African continent following the CORDEX experimental protocol. Overall the model succeeds in reproducing the main features of the geographical distribution and seasonal cycle of temperature and precipitation, the diurnal cycle of precipitation, and the West African Monsoon (WAM). Biases in surface temperature and precipitation are discussed in relation with some circulation defects noted in the simulation. In the African regions near the equator, the model successfully reproduces the double peak of rainfall due to the double passage of the tropical rainbelt, although it better simulates the magnitude and timing of the second peak of precipitation. CRCM5 captures the timing of the monsoon onset for the Sahel region but underestimates the magnitude of precipitation. The simulated diurnal cycle is quite well simulated for all of the regions, but is always somewhat in advance for the timing of rainfall peak. In boreal summer the CRCM5 simulation exhibits a weak cold bias over the Sahara and the maximum temperature is located too far south, resulting in a southward bias in the position of the Saharan Heat Low. The region of maximum ascent in the deep meridional circulation of the Hadley cell is well located in the CRCM5 simulation, but it is somewhat too narrow. The core of the African Easterly Jet is of the right strength and almost at the right height, but it is displayed slightly southward, as a consequence of the southward bias in the position of the Saharan Heat Low and the thermal wind relationship. These biases appear to be germane to the WAM rainfall band being narrower and not moving far enough northward, resulting in a dry bias in the Sahel.", "author" : [ { "dropping-particle" : "", "family" : "Hern\u00e1ndez-D\u00edaz", "given" : "Leticia", "non-dropping-particle" : "", "parse-names" : false, "suffix" : "" }, { "dropping-particle" : "", "family" : "Laprise", "given" : "Ren\u00e9", "non-dropping-particle" : "", "parse-names" : false, "suffix" : "" }, { "dropping-particle" : "", "family" : "Sushama", "given" : "Laxmi", "non-dropping-particle" : "", "parse-names" : false, "suffix" : "" }, { "dropping-particle" : "", "family" : "Martynov", "given" : "Andrey", "non-dropping-particle" : "", "parse-names" : false, "suffix" : "" }, { "dropping-particle" : "", "family" : "Winger", "given" : "Katja", "non-dropping-particle" : "", "parse-names" : false, "suffix" : "" }, { "dropping-particle" : "", "family" : "Dugas", "given" : "Bernard", "non-dropping-particle" : "", "parse-names" : false, "suffix" : "" } ], "container-title" : "Climate Dynamics", "id" : "ITEM-2", "issue" : "5-6", "issued" : { "date-parts" : [ [ "2013", "3", "27" ] ] }, "page" : "1415-1433", "title" : "Climate simulation over CORDEX Africa domain using the fifth-generation Canadian Regional Climate Model (CRCM5)", "translator" : [ { "dropping-particle" : "", "family" : "Q3864", "given" : "", "non-dropping-particle" : "", "parse-names" : false, "suffix" : "" } ], "type" : "article-journal", "volume" : "40" }, "uris" : [ "http://www.mendeley.com/documents/?uuid=d289dd73-ba41-4c53-87ed-f803bcff71b2" ] }, { "id" : "ITEM-3", "itemData" : { "DOI" : "10.1007/s00382-018-4596-2", "ISSN" : "0930-7575", "author" : [ { "dropping-particle" : "", "family" : "Hern\u00e1ndez-D\u00edaz", "given" : "Leticia", "non-dropping-particle" : "", "parse-names" : false, "suffix" : "" }, { "dropping-particle" : "", "family" : "Niki\u00e9ma", "given" : "Oumarou", "non-dropping-particle" : "", "parse-names" : false, "suffix" : "" }, { "dropping-particle" : "", "family" : "Laprise", "given" : "Ren\u00e9", "non-dropping-particle" : "", "parse-names" : false, "suffix" : "" }, { "dropping-particle" : "", "family" : "Winger", "given" : "Katja", "non-dropping-particle" : "", "parse-names" : false, "suffix" : "" }, { "dropping-particle" : "", "family" : "Dandoy", "given" : "Samuel", "non-dropping-particle" : "", "parse-names" : false, "suffix" : "" } ], "container-title" : "Climate Dynamics", "id" : "ITEM-3", "issue" : "1-2", "issued" : { "date-parts" : [ [ "2019", "7", "3" ] ] }, "page" : "453-476", "title" : "Effect of empirical correction of sea-surface temperature biases on the CRCM5-simulated climate and projected climate changes over North America", "translator" : [ { "dropping-particle" : "", "family" : "Q6171", "given" : "", "non-dropping-particle" : "", "parse-names" : false, "suffix" : "" } ], "type" : "article-journal", "volume" : "53" }, "uris" : [ "http://www.mendeley.com/documents/?uuid=a51aa0c1-de4d-46e0-9e9e-ff4d124f949a" ] } ], "mendeley" : { "formattedCitation" : "(Colette et al., 2012; Hern\u00e1ndez-D\u00edaz et al., 2013, 2019)", "plainTextFormattedCitation" : "(Colette et al., 2012; Hern\u00e1ndez-D\u00edaz et al., 2013, 2019)", "previouslyFormattedCitation" : "(Colette et al., 2012; Hern\u00e1ndez-D\u00edaz et al., 2013,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(Colette et al., 2012; Hernández-Díaz et al., 2013, 2019)</w:t>
      </w:r>
      <w:r w:rsidRPr="003F2D6A">
        <w:rPr>
          <w:rFonts w:cs="Times New Roman"/>
          <w:lang w:val="en-GB"/>
        </w:rPr>
        <w:fldChar w:fldCharType="end"/>
      </w:r>
      <w:r w:rsidRPr="003F2D6A">
        <w:rPr>
          <w:rFonts w:cs="Times New Roman"/>
          <w:lang w:val="en-GB"/>
        </w:rPr>
        <w:t xml:space="preserve">. </w:t>
      </w:r>
      <w:r w:rsidRPr="003F2D6A">
        <w:rPr>
          <w:lang w:val="en-GB"/>
        </w:rPr>
        <w:t>Issues that may arise when using bias adjustment are discussed in Cross-Chapter Box 10.2.</w:t>
      </w:r>
    </w:p>
    <w:p w14:paraId="66809103" w14:textId="77777777" w:rsidR="00E2170D" w:rsidRPr="003F2D6A" w:rsidRDefault="00E2170D" w:rsidP="00E2170D">
      <w:pPr>
        <w:pStyle w:val="AR6BodyText"/>
        <w:rPr>
          <w:rFonts w:cs="Times New Roman"/>
          <w:lang w:val="en-GB"/>
        </w:rPr>
      </w:pPr>
    </w:p>
    <w:p w14:paraId="6D480E9B" w14:textId="77777777" w:rsidR="00E2170D" w:rsidRPr="003F2D6A" w:rsidRDefault="00E2170D" w:rsidP="00E2170D">
      <w:pPr>
        <w:pStyle w:val="AR6BodyText"/>
        <w:rPr>
          <w:rFonts w:cs="Times New Roman"/>
          <w:lang w:val="en-GB"/>
        </w:rPr>
      </w:pPr>
    </w:p>
    <w:p w14:paraId="00654D71" w14:textId="77777777" w:rsidR="00E2170D" w:rsidRPr="003F2D6A" w:rsidRDefault="00E2170D" w:rsidP="00E2170D">
      <w:pPr>
        <w:pStyle w:val="AR6Chap10Level4101111"/>
        <w:rPr>
          <w:lang w:val="en-GB"/>
        </w:rPr>
      </w:pPr>
      <w:bookmarkStart w:id="523" w:name="_Toc30602371"/>
      <w:bookmarkStart w:id="524" w:name="_Toc70454720"/>
      <w:r w:rsidRPr="003F2D6A">
        <w:rPr>
          <w:lang w:val="en-GB"/>
        </w:rPr>
        <w:t>Delta-change approaches</w:t>
      </w:r>
      <w:bookmarkEnd w:id="523"/>
      <w:bookmarkEnd w:id="524"/>
    </w:p>
    <w:p w14:paraId="694D44F4" w14:textId="0B73CD23" w:rsidR="00E2170D" w:rsidRPr="003F2D6A" w:rsidRDefault="00E2170D" w:rsidP="00E2170D">
      <w:pPr>
        <w:pStyle w:val="AR6BodyText"/>
        <w:rPr>
          <w:rFonts w:cs="Times New Roman"/>
          <w:b/>
          <w:lang w:val="en-GB"/>
        </w:rPr>
      </w:pPr>
      <w:r w:rsidRPr="003F2D6A">
        <w:rPr>
          <w:lang w:val="en-GB" w:eastAsia="en-US"/>
        </w:rPr>
        <w:t xml:space="preserve">In the delta change approach, selected observations are modified according to corresponding changes derived from dynamical model simulations. Traditionally, only long term means have been adjusted, but recently approaches to modify temporal dependence </w:t>
      </w:r>
      <w:r w:rsidRPr="003F2D6A">
        <w:rPr>
          <w:lang w:val="en-GB" w:eastAsia="en-US"/>
        </w:rPr>
        <w:fldChar w:fldCharType="begin" w:fldLock="1"/>
      </w:r>
      <w:r w:rsidR="000465A7">
        <w:rPr>
          <w:lang w:val="en-GB" w:eastAsia="en-US"/>
        </w:rPr>
        <w:instrText>ADDIN CSL_CITATION { "citationItems" : [ { "id" : "ITEM-1", "itemData" : { "DOI" : "10.1038/s41467-018-06525-2", "ISSN" : "2041-1723", "author" : [ { "dropping-particle" : "", "family" : "Webber", "given" : "Heidi", "non-dropping-particle" : "", "parse-names" : false, "suffix" : "" }, { "dropping-particle" : "", "family" : "Ewert", "given" : "Frank", "non-dropping-particle" : "", "parse-names" : false, "suffix" : "" }, { "dropping-particle" : "", "family" : "Olesen", "given" : "J\u00f8rgen E.", "non-dropping-particle" : "", "parse-names" : false, "suffix" : "" }, { "dropping-particle" : "", "family" : "M\u00fcller", "given" : "Christoph", "non-dropping-particle" : "", "parse-names" : false, "suffix" : "" }, { "dropping-particle" : "", "family" : "Fronzek", "given" : "Stefan", "non-dropping-particle" : "", "parse-names" : false, "suffix" : "" }, { "dropping-particle" : "", "family" : "Ruane", "given" : "Alex C.", "non-dropping-particle" : "", "parse-names" : false, "suffix" : "" }, { "dropping-particle" : "", "family" : "Bourgault", "given" : "Maryse", "non-dropping-particle" : "", "parse-names" : false, "suffix" : "" }, { "dropping-particle" : "", "family" : "Martre", "given" : "Pierre", "non-dropping-particle" : "", "parse-names" : false, "suffix" : "" }, { "dropping-particle" : "", "family" : "Ababaei", "given" : "Behnam", "non-dropping-particle" : "", "parse-names" : false, "suffix" : "" }, { "dropping-particle" : "", "family" : "Bindi", "given" : "Marco", "non-dropping-particle" : "", "parse-names" : false, "suffix" : "" }, { "dropping-particle" : "", "family" : "Ferrise", "given" : "Roberto", "non-dropping-particle" : "", "parse-names" : false, "suffix" : "" }, { "dropping-particle" : "", "family" : "Finger", "given" : "Robert", "non-dropping-particle" : "", "parse-names" : false, "suffix" : "" }, { "dropping-particle" : "", "family" : "Fodor", "given" : "N\u00e1ndor", "non-dropping-particle" : "", "parse-names" : false, "suffix" : "" }, { "dropping-particle" : "", "family" : "Gabald\u00f3n-Leal", "given" : "Clara", "non-dropping-particle" : "", "parse-names" : false, "suffix" : "" }, { "dropping-particle" : "", "family" : "Gaiser", "given" : "Thomas", "non-dropping-particle" : "", "parse-names" : false, "suffix" : "" }, { "dropping-particle" : "", "family" : "Jabloun", "given" : "Mohamed", "non-dropping-particle" : "", "parse-names" : false, "suffix" : "" }, { "dropping-particle" : "", "family" : "Kersebaum", "given" : "Kurt-Christian", "non-dropping-particle" : "", "parse-names" : false, "suffix" : "" }, { "dropping-particle" : "", "family" : "Lizaso", "given" : "Jon I.", "non-dropping-particle" : "", "parse-names" : false, "suffix" : "" }, { "dropping-particle" : "", "family" : "Lorite", "given" : "Ignacio J.", "non-dropping-particle" : "", "parse-names" : false, "suffix" : "" }, { "dropping-particle" : "", "family" : "Manceau", "given" : "Loic", "non-dropping-particle" : "", "parse-names" : false, "suffix" : "" }, { "dropping-particle" : "", "family" : "Moriondo", "given" : "Marco", "non-dropping-particle" : "", "parse-names" : false, "suffix" : "" }, { "dropping-particle" : "", "family" : "Nendel", "given" : "Claas", "non-dropping-particle" : "", "parse-names" : false, "suffix" : "" }, { "dropping-particle" : "", "family" : "Rodr\u00edguez", "given" : "Alfredo", "non-dropping-particle" : "", "parse-names" : false, "suffix" : "" }, { "dropping-particle" : "", "family" : "Ruiz-Ramos", "given" : "Margarita", "non-dropping-particle" : "", "parse-names" : false, "suffix" : "" }, { "dropping-particle" : "", "family" : "Semenov", "given" : "Mikhail A.", "non-dropping-particle" : "", "parse-names" : false, "suffix" : "" }, { "dropping-particle" : "", "family" : "Siebert", "given" : "Stefan", "non-dropping-particle" : "", "parse-names" : false, "suffix" : "" }, { "dropping-particle" : "", "family" : "Stella", "given" : "Tommaso", "non-dropping-particle" : "", "parse-names" : false, "suffix" : "" }, { "dropping-particle" : "", "family" : "Stratonovitch", "given" : "Pierre", "non-dropping-particle" : "", "parse-names" : false, "suffix" : "" }, { "dropping-particle" : "", "family" : "Trombi", "given" : "Giacomo", "non-dropping-particle" : "", "parse-names" : false, "suffix" : "" }, { "dropping-particle" : "", "family" : "Wallach", "given" : "Daniel", "non-dropping-particle" : "", "parse-names" : false, "suffix" : "" } ], "container-title" : "Nature Communications", "id" : "ITEM-1", "issue" : "1", "issued" : { "date-parts" : [ [ "2018", "12", "12" ] ] }, "page" : "4249", "title" : "Diverging importance of drought stress for maize and winter wheat in Europe", "translator" : [ { "dropping-particle" : "", "family" : "Q5899", "given" : "", "non-dropping-particle" : "", "parse-names" : false, "suffix" : "" } ], "type" : "article-journal", "volume" : "9" }, "uris" : [ "http://www.mendeley.com/documents/?uuid=ed5b0a57-32b5-40ab-ba00-ff5aa4f427ee" ] } ], "mendeley" : { "formattedCitation" : "(Webber et al., 2018)", "plainTextFormattedCitation" : "(Webber et al., 2018)", "previouslyFormattedCitation" : "(Webber et al., 2018)" }, "properties" : { "noteIndex" : 0 }, "schema" : "https://github.com/citation-style-language/schema/raw/master/csl-citation.json" }</w:instrText>
      </w:r>
      <w:r w:rsidRPr="003F2D6A">
        <w:rPr>
          <w:lang w:val="en-GB" w:eastAsia="en-US"/>
        </w:rPr>
        <w:fldChar w:fldCharType="separate"/>
      </w:r>
      <w:r w:rsidR="00E41CA2">
        <w:rPr>
          <w:noProof/>
          <w:lang w:val="en-GB" w:eastAsia="en-US"/>
        </w:rPr>
        <w:t>(Webber et al., 2018)</w:t>
      </w:r>
      <w:r w:rsidRPr="003F2D6A">
        <w:rPr>
          <w:lang w:val="en-GB" w:eastAsia="en-US"/>
        </w:rPr>
        <w:fldChar w:fldCharType="end"/>
      </w:r>
      <w:r w:rsidRPr="003F2D6A">
        <w:rPr>
          <w:lang w:val="en-GB" w:eastAsia="en-US"/>
        </w:rPr>
        <w:t xml:space="preserve"> have been developed, as well as quantile mapping approaches that individually adjust quantiles of the observed distribution </w:t>
      </w:r>
      <w:r w:rsidRPr="003F2D6A">
        <w:rPr>
          <w:lang w:val="en-GB" w:eastAsia="en-US"/>
        </w:rPr>
        <w:fldChar w:fldCharType="begin" w:fldLock="1"/>
      </w:r>
      <w:r w:rsidR="000465A7">
        <w:rPr>
          <w:lang w:val="en-GB" w:eastAsia="en-US"/>
        </w:rPr>
        <w:instrText>ADDIN CSL_CITATION { "citationItems" : [ { "id" : "ITEM-1", "itemData" : { "DOI" : "10.1016/j.jhydrol.2011.02.030", "ISSN" : "00221694", "author" : [ { "dropping-particle" : "", "family" : "Willems", "given" : "P.", "non-dropping-particle" : "", "parse-names" : false, "suffix" : "" }, { "dropping-particle" : "", "family" : "Vrac", "given" : "M.", "non-dropping-particle" : "", "parse-names" : false, "suffix" : "" } ], "container-title" : "Journal of Hydrology", "id" : "ITEM-1", "issue" : "3-4", "issued" : { "date-parts" : [ [ "2011", "5" ] ] }, "page" : "193-205", "title" : "Statistical precipitation downscaling for small-scale hydrological impact investigations of climate change", "translator" : [ { "dropping-particle" : "", "family" : "Q5900", "given" : "", "non-dropping-particle" : "", "parse-names" : false, "suffix" : "" } ], "type" : "article-journal", "volume" : "402" }, "uris" : [ "http://www.mendeley.com/documents/?uuid=83fc0302-ad7c-475b-8284-230a1b7d02d9" ] } ], "mendeley" : { "formattedCitation" : "(Willems and Vrac, 2011)", "plainTextFormattedCitation" : "(Willems and Vrac, 2011)", "previouslyFormattedCitation" : "(Willems and Vrac, 2011)" }, "properties" : { "noteIndex" : 0 }, "schema" : "https://github.com/citation-style-language/schema/raw/master/csl-citation.json" }</w:instrText>
      </w:r>
      <w:r w:rsidRPr="003F2D6A">
        <w:rPr>
          <w:lang w:val="en-GB" w:eastAsia="en-US"/>
        </w:rPr>
        <w:fldChar w:fldCharType="separate"/>
      </w:r>
      <w:r w:rsidR="00E41CA2">
        <w:rPr>
          <w:noProof/>
          <w:lang w:val="en-GB" w:eastAsia="en-US"/>
        </w:rPr>
        <w:t>(Willems and Vrac, 2011)</w:t>
      </w:r>
      <w:r w:rsidRPr="003F2D6A">
        <w:rPr>
          <w:lang w:val="en-GB" w:eastAsia="en-US"/>
        </w:rPr>
        <w:fldChar w:fldCharType="end"/>
      </w:r>
      <w:r w:rsidRPr="003F2D6A">
        <w:rPr>
          <w:lang w:val="en-GB" w:eastAsia="en-US"/>
        </w:rPr>
        <w:t xml:space="preserve">. By construction, the approach cannot modify the spatial and temporal dependence structure of the input observations </w:t>
      </w:r>
      <w:r w:rsidRPr="003F2D6A">
        <w:rPr>
          <w:lang w:val="en-GB" w:eastAsia="en-US"/>
        </w:rPr>
        <w:fldChar w:fldCharType="begin" w:fldLock="1"/>
      </w:r>
      <w:r w:rsidR="000465A7">
        <w:rPr>
          <w:lang w:val="en-GB" w:eastAsia="en-US"/>
        </w:rPr>
        <w:instrText>ADDIN CSL_CITATION { "citationItems" : [ { "id" : "ITEM-1", "itemData" : { "DOI" : "10.1007/s40641-016-0050-x", "ISSN" : "2198-6061", "author" : [ { "dropping-particle" : "", "family" : "Maraun", "given" : "Douglas", "non-dropping-particle" : "", "parse-names" : false, "suffix" : "" } ], "container-title" : "Current Climate Change Reports", "id" : "ITEM-1", "issue" : "4", "issued" : { "date-parts" : [ [ "2016", "12", "10" ] ] }, "page" : "211-220", "title" : "Bias Correcting Climate Change Simulations - a Critical Review", "translator" : [ { "dropping-particle" : "", "family" : "Q3793", "given" : "", "non-dropping-particle" : "", "parse-names" : false, "suffix" : "" } ], "type" : "article-journal", "volume" : "2" }, "uris" : [ "http://www.mendeley.com/documents/?uuid=54a40fed-128a-4a71-992d-39963a287bd4" ] } ], "mendeley" : { "formattedCitation" : "(Maraun, 2016)", "plainTextFormattedCitation" : "(Maraun, 2016)", "previouslyFormattedCitation" : "(Maraun, 2016)" }, "properties" : { "noteIndex" : 0 }, "schema" : "https://github.com/citation-style-language/schema/raw/master/csl-citation.json" }</w:instrText>
      </w:r>
      <w:r w:rsidRPr="003F2D6A">
        <w:rPr>
          <w:lang w:val="en-GB" w:eastAsia="en-US"/>
        </w:rPr>
        <w:fldChar w:fldCharType="separate"/>
      </w:r>
      <w:r w:rsidR="00E41CA2">
        <w:rPr>
          <w:noProof/>
          <w:lang w:val="en-GB" w:eastAsia="en-US"/>
        </w:rPr>
        <w:t>(Maraun, 2016)</w:t>
      </w:r>
      <w:r w:rsidRPr="003F2D6A">
        <w:rPr>
          <w:lang w:val="en-GB" w:eastAsia="en-US"/>
        </w:rPr>
        <w:fldChar w:fldCharType="end"/>
      </w:r>
      <w:r w:rsidRPr="003F2D6A">
        <w:rPr>
          <w:lang w:val="en-GB" w:eastAsia="en-US"/>
        </w:rPr>
        <w:t>.</w:t>
      </w:r>
    </w:p>
    <w:p w14:paraId="545B3003" w14:textId="77777777" w:rsidR="00E2170D" w:rsidRPr="003F2D6A" w:rsidRDefault="00E2170D" w:rsidP="00E2170D">
      <w:pPr>
        <w:pStyle w:val="AR6BodyText"/>
        <w:rPr>
          <w:rFonts w:cs="Times New Roman"/>
          <w:lang w:val="en-GB"/>
        </w:rPr>
      </w:pPr>
    </w:p>
    <w:p w14:paraId="494DC818" w14:textId="77777777" w:rsidR="00E2170D" w:rsidRPr="003F2D6A" w:rsidRDefault="00E2170D" w:rsidP="00E2170D">
      <w:pPr>
        <w:pStyle w:val="AR6BodyText"/>
        <w:rPr>
          <w:rFonts w:cs="Times New Roman"/>
          <w:lang w:val="en-GB"/>
        </w:rPr>
      </w:pPr>
    </w:p>
    <w:p w14:paraId="480214DD" w14:textId="77777777" w:rsidR="00E2170D" w:rsidRPr="003F2D6A" w:rsidRDefault="00E2170D" w:rsidP="00E2170D">
      <w:pPr>
        <w:pStyle w:val="AR6Chap10Level4101111"/>
        <w:rPr>
          <w:lang w:val="en-GB"/>
        </w:rPr>
      </w:pPr>
      <w:bookmarkStart w:id="525" w:name="_Toc30602372"/>
      <w:bookmarkStart w:id="526" w:name="_Toc70454721"/>
      <w:r w:rsidRPr="003F2D6A">
        <w:rPr>
          <w:lang w:val="en-GB"/>
        </w:rPr>
        <w:t>Weather generators</w:t>
      </w:r>
      <w:bookmarkEnd w:id="525"/>
      <w:bookmarkEnd w:id="526"/>
    </w:p>
    <w:p w14:paraId="4BE08A76" w14:textId="494448E1" w:rsidR="00E2170D" w:rsidRPr="003F2D6A" w:rsidRDefault="00E2170D" w:rsidP="00E2170D">
      <w:pPr>
        <w:pStyle w:val="AR6BodyText"/>
        <w:rPr>
          <w:rFonts w:cs="Times New Roman"/>
          <w:lang w:val="en-GB"/>
        </w:rPr>
      </w:pPr>
      <w:r w:rsidRPr="003F2D6A">
        <w:rPr>
          <w:rFonts w:cs="Times New Roman"/>
          <w:lang w:val="en-GB"/>
        </w:rPr>
        <w:t xml:space="preserve">Weather generators are statistical models that simulate weather time series of arbitrary length. They are calibrated to represent observed weather statistics, in particular daily or even sub-daily variability. One variant of these models are advanced stochastic perfect-prognosis methods, conditioned on large-scale atmospheric predictors on a daily basis, for instance multi-site generalised linear models </w:t>
      </w:r>
      <w:r w:rsidRPr="003F2D6A">
        <w:rPr>
          <w:rFonts w:cs="Times New Roman"/>
          <w:lang w:val="en-GB"/>
        </w:rPr>
        <w:fldChar w:fldCharType="begin" w:fldLock="1"/>
      </w:r>
      <w:r w:rsidR="000465A7">
        <w:rPr>
          <w:rFonts w:cs="Times New Roman"/>
          <w:lang w:val="en-GB"/>
        </w:rPr>
        <w:instrText>ADDIN CSL_CITATION { "citationItems" : [ { "id" : "ITEM-1", "itemData" : { "DOI" : "10.1016/j.envsoft.2020.104867", "ISSN" : "13648152", "author" : [ { "dropping-particle" : "", "family" : "Chandler", "given" : "Richard E.", "non-dropping-particle" : "", "parse-names" : false, "suffix" : "" } ], "container-title" : "Environmental Modelling &amp; Software", "id" : "ITEM-1", "issued" : { "date-parts" : [ [ "2020", "12" ] ] }, "page" : "104867", "title" : "Multisite, multivariate weather generation based on generalised linear models", "translator" : [ { "dropping-particle" : "", "family" : "Q6091", "given" : "", "non-dropping-particle" : "", "parse-names" : false, "suffix" : "" } ], "type" : "article-journal", "volume" : "134" }, "uris" : [ "http://www.mendeley.com/documents/?uuid=2cbf6e3e-251f-4d14-8608-ae46e4198da8" ] } ], "mendeley" : { "formattedCitation" : "(Chandler, 2020)", "plainTextFormattedCitation" : "(Chandler, 2020)", "previouslyFormattedCitation" : "(Chandler,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(Chandler, 2020)</w:t>
      </w:r>
      <w:r w:rsidRPr="003F2D6A">
        <w:rPr>
          <w:rFonts w:cs="Times New Roman"/>
          <w:lang w:val="en-GB"/>
        </w:rPr>
        <w:fldChar w:fldCharType="end"/>
      </w:r>
      <w:r w:rsidRPr="003F2D6A">
        <w:rPr>
          <w:rFonts w:cs="Times New Roman"/>
          <w:lang w:val="en-GB"/>
        </w:rPr>
        <w:t xml:space="preserve">. Another widely used variant is change-factor weather generators: the weather generator parameters are calibrated against present and future climate model simulations, and the climate change signals are then applied to the parameters calibrated to observations. Recent research has mainly focussed on multi-site Richardson type (Markov-chain) weather generators </w:t>
      </w:r>
      <w:r w:rsidRPr="003F2D6A">
        <w:rPr>
          <w:rFonts w:cs="Times New Roman"/>
          <w:lang w:val="en-GB"/>
        </w:rPr>
        <w:fldChar w:fldCharType="begin" w:fldLock="1"/>
      </w:r>
      <w:r w:rsidR="000465A7">
        <w:rPr>
          <w:rFonts w:cs="Times New Roman"/>
          <w:lang w:val="en-GB"/>
        </w:rPr>
        <w: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"ITEM-2",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"ITEM-2",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"(Keller et al., 2015; Dubrovsky et al., 2019)", "plainTextFormattedCitation" : "(Keller et al., 2015; Dubrovsky et al., 2019)", "previouslyFormattedCitation" : "(Keller et al., 2015; Dubrovsky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(Keller et al., 2015; Dubrovsky et al., 2019)</w:t>
      </w:r>
      <w:r w:rsidRPr="003F2D6A">
        <w:rPr>
          <w:rFonts w:cs="Times New Roman"/>
          <w:lang w:val="en-GB"/>
        </w:rPr>
        <w:fldChar w:fldCharType="end"/>
      </w:r>
      <w:r w:rsidRPr="003F2D6A">
        <w:rPr>
          <w:rFonts w:cs="Times New Roman"/>
          <w:lang w:val="en-GB"/>
        </w:rPr>
        <w:t xml:space="preserve">, some explicitly modelling extremes and their spatial dependence </w:t>
      </w:r>
      <w:r w:rsidRPr="003F2D6A">
        <w:rPr>
          <w:rFonts w:cs="Times New Roman"/>
          <w:lang w:val="en-GB"/>
        </w:rPr>
        <w:fldChar w:fldCharType="begin" w:fldLock="1"/>
      </w:r>
      <w:r w:rsidR="000465A7">
        <w:rPr>
          <w:rFonts w:cs="Times New Roman"/>
          <w:lang w:val="en-GB"/>
        </w:rPr>
        <w: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"plainTextFormattedCitation" : "(Evin et al., 2018)", "previouslyFormattedCitation" : "(Evin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(Evin et al., 2018)</w:t>
      </w:r>
      <w:r w:rsidRPr="003F2D6A">
        <w:rPr>
          <w:rFonts w:cs="Times New Roman"/>
          <w:lang w:val="en-GB"/>
        </w:rPr>
        <w:fldChar w:fldCharType="end"/>
      </w:r>
      <w:r w:rsidRPr="003F2D6A">
        <w:rPr>
          <w:rFonts w:cs="Times New Roman"/>
          <w:lang w:val="en-GB"/>
        </w:rPr>
        <w:t>.</w:t>
      </w:r>
    </w:p>
    <w:p w14:paraId="002CA8FD" w14:textId="631DA6C8" w:rsidR="00E2170D" w:rsidRDefault="00E2170D" w:rsidP="00E2170D">
      <w:pPr>
        <w:pStyle w:val="AR6BodyText"/>
        <w:rPr>
          <w:rFonts w:cs="Times New Roman"/>
          <w:lang w:val="en-GB"/>
        </w:rPr>
      </w:pPr>
    </w:p>
    <w:p w14:paraId="039420CD" w14:textId="77777777" w:rsidR="003479AB" w:rsidRPr="003F2D6A" w:rsidRDefault="003479AB" w:rsidP="00E2170D">
      <w:pPr>
        <w:pStyle w:val="AR6BodyText"/>
        <w:rPr>
          <w:rFonts w:cs="Times New Roman"/>
          <w:lang w:val="en-GB"/>
        </w:rPr>
      </w:pPr>
    </w:p>
    <w:p w14:paraId="4C5B9666" w14:textId="77777777" w:rsidR="00E2170D" w:rsidRPr="003F2D6A" w:rsidRDefault="00E2170D" w:rsidP="00E2170D">
      <w:pPr>
        <w:pStyle w:val="AR6Chap10Level4101111"/>
        <w:rPr>
          <w:lang w:val="en-GB"/>
        </w:rPr>
      </w:pPr>
      <w:bookmarkStart w:id="527" w:name="_Toc70454722"/>
      <w:r w:rsidRPr="003F2D6A">
        <w:rPr>
          <w:lang w:val="en-GB"/>
        </w:rPr>
        <w:t>Hybrid approaches and emulators</w:t>
      </w:r>
      <w:bookmarkEnd w:id="527"/>
    </w:p>
    <w:p w14:paraId="1FBDD2DC" w14:textId="254840BB" w:rsidR="00E2170D" w:rsidRPr="00FB6EB0" w:rsidRDefault="00E2170D" w:rsidP="00E2170D">
      <w:pPr>
        <w:pStyle w:val="AR6BodyText"/>
        <w:rPr>
          <w:rFonts w:cs="Times New Roman"/>
        </w:rPr>
      </w:pPr>
      <w:r w:rsidRPr="003F2D6A">
        <w:rPr>
          <w:rFonts w:cs="Times New Roman"/>
          <w:lang w:val="en-GB"/>
        </w:rPr>
        <w:t xml:space="preserve">A wide variety of approaches has been proposed to combine the advantages of different statistical approaches. For instance, to overcome the scale mismatch between climate model output and observations, bias adjustment has been combined with stochastic downscaling </w:t>
      </w:r>
      <w:r w:rsidRPr="003F2D6A">
        <w:rPr>
          <w:lang w:val="en-GB"/>
        </w:rPr>
        <w:fldChar w:fldCharType="begin" w:fldLock="1"/>
      </w:r>
      <w:r w:rsidR="000465A7">
        <w:rPr>
          <w:lang w:val="en-GB"/>
        </w:rPr>
        <w:instrText>ADDIN CSL_CITATION { "citationItems" : [ { "id" : "ITEM-1", "itemData" : { "DOI" : "10.5194/hess-21-1693-2017", "ISSN" : "1607-7938", "abstract" : "Abstract. Much of our knowledge about future changes in precipitation relies on global (GCMs) and/or regional climate models (RCMs) that have resolutions which are much coarser than typical spatial scales of precipitation, particularly extremes. The major problems with these projections are both climate model biases and the gap between gridbox and point scale. Wong et al. (2014) developed a model to jointly bias correct and downscale precipitation at daily scales. This approach, however, relied on pairwise correspondence between predictor and predictand for calibration, and, thus, on nudged simulations which are rarely available. Here we present an extension of this approach that separates the downscaling from the bias correction and in principle is applicable to free-running GCMs/RCMs. In a first step, we bias correct RCM-simulated precipitation against gridded observations at the same scale using a parametric quantile mapping (QMgrid) approach. In a second step, we bridge the scale gap: we predict local variance employing a regression-based model with coarse-scale precipitation as a predictor. The regression model is calibrated between gridded and point-scale (station) observations. For this concept we present one specific implementation, although the optimal model may differ for each studied location. To correct the whole distribution including extreme tails we apply a mixture distribution of a gamma distribution for the precipitation mass and a generalized Pareto distribution for the extreme tail in the first step. For the second step a vector generalized linear gamma model is employed. For evaluation we adopt the perfect predictor experimental setup of VALUE. We also compare our method to the classical QM as it is usually applied, i.e., between RCM and point scale (QMpoint). Precipitation is in most cases improved by (parts of) our method across different European climates. The method generally performs better in summer than in winter and in winter best in the Mediterranean region, with a mild winter climate, and worst for continental winter climate in Mid- and eastern Europe or Scandinavia. While QMpoint performs similarly (better for continental winter) to our combined method in reducing the bias and representing heavy precipitation, it is not capable of correctly modeling point-scale spatial dependence of summer precipitation. A strength of this two-step method is that the best combination of bias correction and downscaling methods can be select\u2026", "author" : [ { "dropping-particle" : "", "family" : "Volosciuk", "given" : "Claudia", "non-dropping-particle" : "", "parse-names" : false, "suffix" : "" }, { "dropping-particle" : "", "family" : "Maraun", "given" : "Douglas", "non-dropping-particle" : "", "parse-names" : false, "suffix" : "" }, { "dropping-particle" : "", "family" : "Vrac", "given" : "Mathieu", "non-dropping-particle" : "", "parse-names" : false, "suffix" : "" }, { "dropping-particle" : "", "family" : "Widmann", "given" : "Martin", "non-dropping-particle" : "", "parse-names" : false, "suffix" : "" } ], "container-title" : "Hydrology and Earth System Sciences", "id" : "ITEM-1", "issue" : "3", "issued" : { "date-parts" : [ [ "2017", "3", "22" ] ] }, "page" : "1693-1719", "title" : "A combined statistical bias correction and stochastic downscaling method for precipitation", "translator" : [ { "dropping-particle" : "", "family" : "Q3759", "given" : "", "non-dropping-particle" : "", "parse-names" : false, "suffix" : "" } ], "type" : "article-journal", "volume" : "21" }, "uris" : [ "http://www.mendeley.com/documents/?uuid=1dec79a9-42c4-463c-a69b-94041917c0e5" ] }, { "id" : "ITEM-2",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"ITEM-2",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"(Volosciuk et al., 2017; Lange, 2019)", "plainTextFormattedCitation" : "(Volosciuk et al., 2017; Lange, 2019)", "previouslyFormattedCitation" : "(Volosciuk et al., 2017; Lange, 2019)" }, "properties" : { "noteIndex" : 0 }, "schema" : "https://github.com/citation-style-language/schema/raw/master/csl-citation.json" }</w:instrText>
      </w:r>
      <w:r w:rsidRPr="003F2D6A">
        <w:rPr>
          <w:lang w:val="en-GB"/>
        </w:rPr>
        <w:fldChar w:fldCharType="separate"/>
      </w:r>
      <w:r w:rsidR="00E41CA2">
        <w:rPr>
          <w:noProof/>
          <w:lang w:val="en-GB"/>
        </w:rPr>
        <w:t>(Volosciuk et al., 2017; Lange, 2019)</w:t>
      </w:r>
      <w:r w:rsidRPr="003F2D6A">
        <w:rPr>
          <w:lang w:val="en-GB"/>
        </w:rPr>
        <w:fldChar w:fldCharType="end"/>
      </w:r>
      <w:r w:rsidRPr="003F2D6A">
        <w:rPr>
          <w:lang w:val="en-GB"/>
        </w:rPr>
        <w:t xml:space="preserve"> </w:t>
      </w:r>
      <w:r w:rsidRPr="003F2D6A">
        <w:rPr>
          <w:rFonts w:cs="Times New Roman"/>
          <w:lang w:val="en-GB"/>
        </w:rPr>
        <w:t xml:space="preserve">or rescaled analogues </w:t>
      </w:r>
      <w:r w:rsidRPr="003F2D6A">
        <w:rPr>
          <w:rFonts w:cs="Times New Roman"/>
          <w:lang w:val="en-GB"/>
        </w:rPr>
        <w:fldChar w:fldCharType="begin" w:fldLock="1"/>
      </w:r>
      <w:r w:rsidR="000465A7">
        <w:rPr>
          <w:rFonts w:cs="Times New Roman"/>
          <w:lang w:val="en-GB"/>
        </w:rPr>
        <w:instrText>ADDIN CSL_CITATION { "citationItems" : [ { "id" : "ITEM-1", "itemData" : { "DOI" : "10.1175/JHM-D-14-0082.1", "ISSN" : "1525-755X", "abstract" : "A new technique for statistically downscaling climate model simulations of daily temperature and precipitation is introduced and demonstrated over the western United States. The localized constructed analogs (LOCA) method produces downscaled estimates suitable for hydrological simulations using a multiscale spatial matching scheme to pick appropriate analog days from observations. First, a pool of candidate observed analog days is chosen by matching the model field to be downscaled to observed days over the region that is positively correlated with the point being downscaled, which leads to a natural independence of the downscaling results to the extent of the domain being downscaled. Then, the one candidate analog day that best matches in the local area around the grid cell being downscaled is the single analog day used there. Most grid cells are downscaled using only the single locally selected analog day, but locations whose neighboring cells identify a different analog day use a weighted combination of the center and adjacent analog days to reduce edge discontinuities. By contrast, existing constructed analog methods typically use a weighted average of the same 30 analog days for the entire domain. By greatly reducing this averaging, LOCA produces better estimates of extreme days, constructs a more realistic depiction of the spatial coherence of the downscaled field, and reduces the problem of producing too many light-precipitation days. The LOCA method is more computationally expensive than existing constructed analog techniques, but it is still practical for downscaling numerous climate model simulations with limited computational resources.", "author" : [ { "dropping-particle" : "", "family" : "Pierce", "given" : "David W.", "non-dropping-particle" : "", "parse-names" : false, "suffix" : "" }, { "dropping-particle" : "", "family" : "Cayan", "given" : "Daniel R.", "non-dropping-particle" : "", "parse-names" : false, "suffix" : "" }, { "dropping-particle" : "", "family" : "Thrasher", "given" : "Bridget L.", "non-dropping-particle" : "", "parse-names" : false, "suffix" : "" } ], "container-title" : "Journal of Hydrometeorology", "id" : "ITEM-1", "issue" : "6", "issued" : { "date-parts" : [ [ "2014", "12" ] ] }, "page" : "2558-2585", "title" : "Statistical Downscaling Using Localized Constructed Analogs (LOCA)", "translator" : [ { "dropping-particle" : "", "family" : "Q6092", "given" : "", "non-dropping-particle" : "", "parse-names" : false, "suffix" : "" } ], "type" : "article-journal", "volume" : "15" }, "uris" : [ "http://www.mendeley.com/documents/?uuid=de0d1ef2-b385-4291-bbb4-5e5613bf1b55" ] } ], "mendeley" : { "formattedCitation" : "(Pierce et al., 2014)", "plainTextFormattedCitation" : "(Pierce et al., 2014)", "previouslyFormattedCitation" : "(Pierce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(Pierce et al., 2014)</w:t>
      </w:r>
      <w:r w:rsidRPr="003F2D6A">
        <w:rPr>
          <w:rFonts w:cs="Times New Roman"/>
          <w:lang w:val="en-GB"/>
        </w:rPr>
        <w:fldChar w:fldCharType="end"/>
      </w:r>
      <w:r w:rsidRPr="003F2D6A">
        <w:rPr>
          <w:rFonts w:cs="Times New Roman"/>
          <w:lang w:val="en-GB"/>
        </w:rPr>
        <w:t xml:space="preserve">. Other approaches known as emulators have been developed to emulate an RCM using a statistical model and also applied to a range of driving global models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"id" : "ITEM-2", "itemData" : { "DOI" : "10.1029/2012GL054014", "ISSN" : "00948276", "author" : [ { "dropping-particle" : "", "family" : "Haas", "given" : "R.", "non-dropping-particle" : "", "parse-names" : false, "suffix" : "" }, { "dropping-particle" : "", "family" : "Pinto", "given" : "J. G.", "non-dropping-particle" : "", "parse-names" : false, "suffix" : "" } ], "container-title" : "Geophysical Research Letters", "id" : "ITEM-2", "issue" : "23", "issued" : { "date-parts" : [ [ "2012", "12", "16" ] ] }, "page" : "n/a-n/a", "title" : "A combined statistical and dynamical approach for downscaling large-scale footprints of European windstorms", "translator" : [ { "dropping-particle" : "", "family" : "Q6570", "given" : "", "non-dropping-particle" : "", "parse-names" : false, "suffix" : "" } ], "type" : "article-journal", "volume" : "39" }, "uris" : [ "http://www.mendeley.com/documents/?uuid=ad98253d-a96f-41b7-b0a3-e54c455e0ac0" ] }, { "id" : "ITEM-3", "itemData" : { "DOI" : "10.1175/JCLI-D-16-0168.1", "ISSN" : "0894-8755", "abstract" : "California\u2019s Sierra Nevada is a high-elevation mountain range with significant seasonal snow cover. Under anthropogenic climate change, amplification of the warming is expected to occur at elevations near snow margins due to snow albedo feedback. However, climate change projections for the Sierra Nevada made by global climate models (GCMs) and statistical downscaling methods miss this key process. Dynamical downscaling simulates the additional warming due to snow albedo feedback. Ideally, dynamical downscaling would be applied to a large ensemble of 30 or more GCMs to project ensemble-mean outcomes and intermodel spread, but this is far too computationally expensive. To approximate the results that would occur if the entire GCM ensemble were dynamically downscaled, a hybrid dynamical\u2013statistical downscaling approach is used. First, dynamical downscaling is used to reconstruct the historical climate of the 1981\u20132000 period and then to project the future climate of the 2081\u20132100 period based on climate changes from five GCMs. Next, a statistical model is built to emulate the dynamically downscaled warming and snow cover changes for any GCM. This statistical model is used to produce warming and snow cover loss projections for all available CMIP5 GCMs. These projections incorporate snow albedo feedback, so they capture the local warming enhancement (up to 3\u00b0C) from snow cover loss that other statistical methods miss. Capturing these details may be important for accurately projecting impacts on surface hydrology, water resources, and ecosystems.", "author" : [ { "dropping-particle" : "", "family" : "Walton", "given" : "Daniel B.", "non-dropping-particle" : "", "parse-names" : false, "suffix" : "" }, { "dropping-particle" : "", "family" : "Hall", "given" : "Alex", "non-dropping-particle" : "", "parse-names" : false, "suffix" : "" }, { "dropping-particle" : "", "family" : "Berg", "given" : "Neil", "non-dropping-particle" : "", "parse-names" : false, "suffix" : "" }, { "dropping-particle" : "", "family" : "Schwartz", "given" : "Marla", "non-dropping-particle" : "", "parse-names" : false, "suffix" : "" }, { "dropping-particle" : "", "family" : "Sun", "given" : "Fengpeng", "non-dropping-particle" : "", "parse-names" : false, "suffix" : "" } ], "container-title" : "Journal of Climate", "id" : "ITEM-3", "issue" : "4", "issued" : { "date-parts" : [ [ "2017", "2", "15" ] ] }, "page" : "1417-1438", "title" : "Incorporating Snow Albedo Feedback into Downscaled Temperature and Snow Cover Projections for California\u2019s Sierra Nevada", "translator" : [ { "dropping-particle" : "", "family" : "Q6635", "given" : "", "non-dropping-particle" : "", "parse-names" : false, "suffix" : "" } ], "type" : "article-journal", "volume" : "30" }, "uris" : [ "http://www.mendeley.com/documents/?uuid=9ac2b6cd-9b67-40ba-bbc1-8e93b6a1b9b6" ] }, { "id" : "ITEM-4", "itemData" : { "DOI" : "10.1175/JAMC-D-20-0013.1", "ISSN" : "1558-8424", "abstract" : "We used empirical\u2013statistical downscaling in a pseudoreality context, in which both large-scale predictors and small-scale predictands were based on climate model results. The large-scale conditions were taken from a global climate model, and the small-scale conditions were taken from dynamical downscaling of the same global model with a convection-permitting regional climate model covering southern Norway. This hybrid downscaling approach, a \u201cperfect model\u201d\u2013type experiment, provided 120 years of data under the CMIP5 high-emission scenario. Ample calibration samples made rigorous testing possible, enabling us to evaluate the effect of empirical\u2013statistical model configurations and predictor choices and to assess the stationarity of the statistical models by investigating their sensitivity to different calibration intervals. The skill of the statistical models was evaluated in terms of their ability to reproduce the interannual correlation and long-term trends in seasonal 2-m temperature T 2m , wet-day frequency f w , and wet-day mean precipitation \u03bc . We found that different 30-yr calibration intervals often resulted in differing statistical models, depending on the specific choice of years. The hybrid downscaling approach allowed us to emulate seasonal mean regional climate model output with a high spatial resolution (0.05\u00b0 latitude and 0.1\u00b0 longitude grid) for up to 100 GCM runs while circumventing the issue of short calibration time, and it provides a robust set of empirically downscaled GCM runs.", "author" : [ { "dropping-particle" : "", "family" : "Erlandsen", "given" : "Helene Birkelund", "non-dropping-particle" : "", "parse-names" : false, "suffix" : "" }, { "dropping-particle" : "", "family" : "Parding", "given" : "Kajsa M.", "non-dropping-particle" : "", "parse-names" : false, "suffix" : "" }, { "dropping-particle" : "", "family" : "Benestad", "given" : "Rasmus", "non-dropping-particle" : "", "parse-names" : false, "suffix" : "" }, { "dropping-particle" : "", "family" : "Mezghani", "given" : "Abdelkader", "non-dropping-particle" : "", "parse-names" : false, "suffix" : "" }, { "dropping-particle" : "", "family" : "Pontoppidan", "given" : "Marie", "non-dropping-particle" : "", "parse-names" : false, "suffix" : "" } ], "container-title" : "Journal of Applied Meteorology and Climatology", "id" : "ITEM-4", "issue" : "11", "issued" : { "date-parts" : [ [ "2020", "11" ] ] }, "page" : "1793-1807", "title" : "A Hybrid Downscaling Approach for Future Temperature and Precipitation Change", "translator" : [ { "dropping-particle" : "", "family" : "Q6634", "given" : "", "non-dropping-particle" : "", "parse-names" : false, "suffix" : "" } ], "type" : "article-journal", "volume" : "59" }, "uris" : [ "http://www.mendeley.com/documents/?uuid=504cc5b7-f578-42ae-8ba7-e4544460f19e" ] }, { "id" : "ITEM-5",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"ITEM-5",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"ITEM-6", "itemData" : { "DOI" : "10.5194/esd-11-139-2020", "ISSN" : "2190-4987", "abstract" : "&lt;p&gt;Abstract.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(i)\u00a0a global mean temperature module, (ii)\u00a0a local temperature response module, and (iii)\u00a0a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Phase\u00a05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here.&lt;/p&gt;",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"ITEM-6", "issue" : "1", "issued" : { "date-parts" : [ [ "2020", "2", "17" ] ] }, "page" : "139-159", "title" : "Emulating Earth system model temperatures with MESMER: from global mean temperature trajectories to grid-point-level realizations on land", "translator" : [ { "dropping-particle" : "", "family" : "Q6810", "given" : "", "non-dropping-particle" : "", "parse-names" : false, "suffix" : "" } ], "type" : "article-journal", "volume" : "11" }, "uris" : [ "http://www.mendeley.com/documents/?uuid=7106e031-a1a9-3793-9717-1d8268ca13ae" ] } ], "mendeley" : { "formattedCitation" : "(D\u00e9qu\u00e9 et al., 2012; Haas and Pinto, 2012; Walton et al., 2015, 2017; Beusch et al., 2020; Erlandsen et al., 2020)", "plainTextFormattedCitation" : "(D\u00e9qu\u00e9 et al., 2012; Haas and Pinto, 2012; Walton et al., 2015, 2017; Beusch et al., 2020; Erlandsen et al., 2020)", "previouslyFormattedCitation" : "(D\u00e9qu\u00e9 et al., 2012; Haas and Pinto, 2012; Walton et al., 2015, 2017; Beusch et al., 2020; Erlandsen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(Déqué et al., 2012; Haas and Pinto, 2012; Walton et al., 2015, 2017; Beusch et al., 2020; Erlandsen et al., 2020)</w:t>
      </w:r>
      <w:r w:rsidRPr="003F2D6A">
        <w:rPr>
          <w:rFonts w:cs="Times New Roman"/>
          <w:lang w:val="en-GB"/>
        </w:rPr>
        <w:fldChar w:fldCharType="end"/>
      </w:r>
      <w:r w:rsidRPr="00FB6EB0">
        <w:rPr>
          <w:rFonts w:cs="Times New Roman"/>
        </w:rPr>
        <w:t>.</w:t>
      </w:r>
    </w:p>
    <w:p w14:paraId="504F0D39" w14:textId="77777777" w:rsidR="00E2170D" w:rsidRPr="00FB6EB0" w:rsidRDefault="00E2170D" w:rsidP="00E2170D">
      <w:pPr>
        <w:pStyle w:val="AR6BodyText"/>
        <w:rPr>
          <w:rFonts w:cs="Times New Roman"/>
        </w:rPr>
      </w:pPr>
    </w:p>
    <w:p w14:paraId="03BB329B" w14:textId="77777777" w:rsidR="00E2170D" w:rsidRPr="00FB6EB0" w:rsidRDefault="00E2170D" w:rsidP="00E2170D">
      <w:pPr>
        <w:pStyle w:val="AR6BodyText"/>
        <w:rPr>
          <w:rFonts w:cs="Times New Roman"/>
        </w:rPr>
      </w:pPr>
    </w:p>
    <w:p w14:paraId="3F911131" w14:textId="77777777" w:rsidR="00E2170D" w:rsidRPr="003F2D6A" w:rsidRDefault="00E2170D" w:rsidP="00E2170D">
      <w:pPr>
        <w:pStyle w:val="AR6Chap10Level21011"/>
        <w:rPr>
          <w:lang w:val="en-GB"/>
        </w:rPr>
      </w:pPr>
      <w:bookmarkStart w:id="528" w:name="_Toc29679423"/>
      <w:bookmarkStart w:id="529" w:name="_Toc30602373"/>
      <w:bookmarkStart w:id="530" w:name="_Toc70454723"/>
      <w:r w:rsidRPr="003F2D6A">
        <w:rPr>
          <w:lang w:val="en-GB"/>
        </w:rPr>
        <w:t>Types of Model Experiments</w:t>
      </w:r>
      <w:bookmarkEnd w:id="528"/>
      <w:bookmarkEnd w:id="529"/>
      <w:bookmarkEnd w:id="530"/>
    </w:p>
    <w:p w14:paraId="3B4D5713" w14:textId="77777777" w:rsidR="00E2170D" w:rsidRPr="003F2D6A" w:rsidRDefault="00E2170D" w:rsidP="00E2170D">
      <w:pPr>
        <w:pStyle w:val="AR6BodyText"/>
        <w:rPr>
          <w:rFonts w:cs="Times New Roman"/>
          <w:lang w:val="en-GB"/>
        </w:rPr>
      </w:pPr>
    </w:p>
    <w:p w14:paraId="21123850" w14:textId="77777777" w:rsidR="00E2170D" w:rsidRPr="003F2D6A" w:rsidRDefault="00E2170D" w:rsidP="00E2170D">
      <w:pPr>
        <w:pStyle w:val="AR6BodyText"/>
        <w:rPr>
          <w:rFonts w:cs="Times New Roman"/>
          <w:lang w:val="en-GB"/>
        </w:rPr>
      </w:pPr>
      <w:r w:rsidRPr="003F2D6A">
        <w:rPr>
          <w:rFonts w:cs="Times New Roman"/>
          <w:lang w:val="en-GB"/>
        </w:rPr>
        <w:t xml:space="preserve">The most commonly used model experiments to generate regional climate information are transient </w:t>
      </w:r>
      <w:r w:rsidRPr="003F2D6A">
        <w:rPr>
          <w:rFonts w:cs="Times New Roman"/>
          <w:lang w:val="en-GB"/>
        </w:rPr>
        <w:lastRenderedPageBreak/>
        <w:t>simulations. Alternative experiment types serve specific purposes. The role of these experiment types for generating regional climate information is assessed in this subsection.</w:t>
      </w:r>
    </w:p>
    <w:p w14:paraId="530728AE" w14:textId="77777777" w:rsidR="00E2170D" w:rsidRPr="003F2D6A" w:rsidRDefault="00E2170D" w:rsidP="00E2170D">
      <w:pPr>
        <w:pStyle w:val="AR6BodyText"/>
        <w:rPr>
          <w:rFonts w:cs="Times New Roman"/>
          <w:lang w:val="en-GB"/>
        </w:rPr>
      </w:pPr>
    </w:p>
    <w:p w14:paraId="54B09053" w14:textId="77777777" w:rsidR="00E2170D" w:rsidRPr="003F2D6A" w:rsidRDefault="00E2170D" w:rsidP="00E2170D">
      <w:pPr>
        <w:pStyle w:val="AR6BodyText"/>
        <w:rPr>
          <w:rFonts w:cs="Times New Roman"/>
          <w:lang w:val="en-GB"/>
        </w:rPr>
      </w:pPr>
    </w:p>
    <w:p w14:paraId="149D9653" w14:textId="77777777" w:rsidR="00E2170D" w:rsidRPr="003F2D6A" w:rsidRDefault="00E2170D" w:rsidP="00E2170D">
      <w:pPr>
        <w:pStyle w:val="AR6Chap10Level310111"/>
        <w:rPr>
          <w:lang w:val="en-GB"/>
        </w:rPr>
      </w:pPr>
      <w:bookmarkStart w:id="531" w:name="_Toc29679424"/>
      <w:bookmarkStart w:id="532" w:name="_Toc30602374"/>
      <w:bookmarkStart w:id="533" w:name="_Toc70454724"/>
      <w:r w:rsidRPr="003F2D6A">
        <w:rPr>
          <w:lang w:val="en-GB"/>
        </w:rPr>
        <w:t>Transient simulations and time-slice experiments</w:t>
      </w:r>
      <w:bookmarkEnd w:id="531"/>
      <w:bookmarkEnd w:id="532"/>
      <w:bookmarkEnd w:id="533"/>
    </w:p>
    <w:p w14:paraId="7C9C9D47" w14:textId="77777777" w:rsidR="00E2170D" w:rsidRPr="003F2D6A" w:rsidRDefault="00E2170D" w:rsidP="00E2170D">
      <w:pPr>
        <w:pStyle w:val="AR6BodyText"/>
        <w:rPr>
          <w:rFonts w:cs="Times New Roman"/>
          <w:lang w:val="en-GB"/>
        </w:rPr>
      </w:pPr>
    </w:p>
    <w:p w14:paraId="1F4AB6AA" w14:textId="6884288A" w:rsidR="00E2170D" w:rsidRPr="003F2D6A" w:rsidRDefault="00E2170D" w:rsidP="00E2170D">
      <w:pPr>
        <w:pStyle w:val="AR6BodyText"/>
        <w:rPr>
          <w:rFonts w:cs="Times New Roman"/>
          <w:lang w:val="en-GB"/>
        </w:rPr>
      </w:pPr>
      <w:r w:rsidRPr="003F2D6A">
        <w:rPr>
          <w:rFonts w:cs="Times New Roman"/>
          <w:lang w:val="en-GB"/>
        </w:rPr>
        <w:t>Transient simulations intend to represent the evolving climate state of the Earth system (Chapter 4). They are typically based on coupled global model simulations, such as those in the DECK and ScenarioMIP part of CMIP6 covering the period 1850–2100</w:t>
      </w:r>
      <w:r w:rsidR="00045A14">
        <w:rPr>
          <w:rFonts w:cs="Times New Roman"/>
          <w:lang w:val="en-GB"/>
        </w:rPr>
        <w:t xml:space="preserve">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and HighResMIP (1950–2050; </w:t>
      </w:r>
      <w:commentRangeStart w:id="534"/>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commentRangeEnd w:id="534"/>
      <w:r w:rsidR="00E41CA2">
        <w:rPr>
          <w:rStyle w:val="CommentReference"/>
          <w:rFonts w:asciiTheme="minorHAnsi" w:eastAsiaTheme="minorHAnsi" w:hAnsiTheme="minorHAnsi"/>
          <w:lang w:eastAsia="en-US"/>
        </w:rPr>
        <w:commentReference w:id="534"/>
      </w:r>
      <w:r w:rsidRPr="003F2D6A">
        <w:rPr>
          <w:rFonts w:cs="Times New Roman"/>
          <w:lang w:val="en-GB"/>
        </w:rPr>
        <w:t xml:space="preserve">. Global transient climate simulations may be further downscaled by either dynamical or statistical downscaling. Currently available CORDEX RCM simulations (1950–2100) are based on CMIP5 </w:t>
      </w:r>
      <w:r w:rsidRPr="003F2D6A">
        <w:rPr>
          <w:rFonts w:cs="Times New Roman"/>
          <w:lang w:val="en-GB"/>
        </w:rPr>
        <w:fldChar w:fldCharType="begin" w:fldLock="1"/>
      </w:r>
      <w:r w:rsidR="000465A7">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"mendeley" : { "formattedCitation" : "(Gutowski et al., 2016)", "plainTextFormattedCitation" : "(Gutowski et al., 2016)", "previouslyFormattedCitation" : "(Gutowski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(Gutowski et al., 2016)</w:t>
      </w:r>
      <w:r w:rsidRPr="003F2D6A">
        <w:rPr>
          <w:rFonts w:cs="Times New Roman"/>
          <w:lang w:val="en-GB"/>
        </w:rPr>
        <w:fldChar w:fldCharType="end"/>
      </w:r>
      <w:r w:rsidRPr="003F2D6A">
        <w:rPr>
          <w:rFonts w:cs="Times New Roman"/>
          <w:lang w:val="en-GB"/>
        </w:rPr>
        <w:t>.</w:t>
      </w:r>
    </w:p>
    <w:p w14:paraId="104E53A1" w14:textId="77777777" w:rsidR="00E2170D" w:rsidRPr="003F2D6A" w:rsidRDefault="00E2170D" w:rsidP="00E2170D">
      <w:pPr>
        <w:pStyle w:val="AR6BodyText"/>
        <w:rPr>
          <w:rFonts w:cs="Times New Roman"/>
          <w:lang w:val="en-GB"/>
        </w:rPr>
      </w:pPr>
    </w:p>
    <w:p w14:paraId="27EAFFFC" w14:textId="66A90F53" w:rsidR="00E2170D" w:rsidRPr="003F2D6A" w:rsidRDefault="00E2170D" w:rsidP="00E2170D">
      <w:pPr>
        <w:pStyle w:val="AR6BodyText"/>
        <w:rPr>
          <w:rFonts w:cs="Times New Roman"/>
          <w:lang w:val="en-GB"/>
        </w:rPr>
      </w:pPr>
      <w:r w:rsidRPr="003F2D6A">
        <w:rPr>
          <w:rFonts w:cs="Times New Roman"/>
          <w:lang w:val="en-GB"/>
        </w:rPr>
        <w:t xml:space="preserve">In contrast, time-slice experiments are designed to represent only a specific period of time (typically 30 years). They are often run using global and regional models in atmosphere-only mode, forced by SSTs derived either from observations, as AMIP experiments, or from historical simulations and future projections of coupled global models. Compared to transient simulations, they offer advantages in being computationally cheaper (due to the lack of coupled ocean and short duration), which allows for the number of ensemble </w:t>
      </w:r>
      <w:bookmarkStart w:id="535" w:name="_Hlk76207482"/>
      <w:r w:rsidRPr="003F2D6A">
        <w:rPr>
          <w:rFonts w:cs="Times New Roman"/>
          <w:lang w:val="en-GB"/>
        </w:rPr>
        <w:t xml:space="preserve">members </w:t>
      </w:r>
      <w:commentRangeStart w:id="536"/>
      <w:r w:rsidRPr="003F2D6A">
        <w:rPr>
          <w:rFonts w:cs="Times New Roman"/>
          <w:lang w:val="en-GB"/>
        </w:rPr>
        <w:fldChar w:fldCharType="begin" w:fldLock="1"/>
      </w:r>
      <w:ins w:id="537" w:author="Robin Matthews" w:date="2021-07-11T16:22:00Z">
        <w:r w:rsidR="00B504C7">
          <w:rPr>
            <w:rFonts w:cs="Times New Roman"/>
            <w:lang w:val="en-GB"/>
          </w:rPr>
          <w:instrText>ADDIN CSL_CITATION { "citationItems" : [ { "id" : "ITEM-1", "itemData" : { "DOI" : "10.1175/JCLI-D-15-0226.1", "ISSN" : "0894-8755", "abstract" : "Forced atmospheric teleconnections during 1979\u20132014 are examined using a 50-member ensemble of atmospheric general circulation model (AGCM) simulations subjected to observed variations in sea surface temperatures (SSTs), sea ice, and carbon dioxide. Three primary modes of forced variability are identified using empirical orthogonal function (EOF) analysis of the ensemble mean wintertime extratropical Northern Hemisphere 500-hPa heights. The principal component time series of the first and second modes are highly correlated with Ni\u00f1o-3.4 and trans-Ni\u00f1o (TNI) SST indices, respectively, indicating mostly tropical sources. Their impacts are largely confined to the Pacific\u2013North American (PNA) sector. The leading mode describes the canonical atmospheric teleconnection associated with El Ni\u00f1o\u2013Southern Oscillation (ENSO) resembling the tropical/Northern Hemisphere pattern. The second mode describes a wave train resembling the classic PNA pattern resulting from atmospheric sensitivity to ENSO asymmetry and from sensitivity to a tropical precursor SST for ENSO development. The third mode is characterized by a hemisphere-scale increasing trend in heights. Based on a comparison with 50-member coupled ocean\u2013atmosphere model simulations, it is argued that this mode is strongly related to radiatively forced climate change, while the other two forced teleconnections are principally related to internal coupled variability. A trend in the leading forced mode is related to ENSO-like decadal variability and dominates the overall observed 500-hPa height trend since 1979. These model results indicate that the trend in the first mode is due to internal variability rather than external radiative forcing.", "author" : [ { "dropping-particle" : "", "family" : "Zhang", "given" : "Tao",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"Xu", "given" : "Taiyi", "non-dropping-particle" : "", "parse-names" : false, "suffix" : "" } ], "container-title" : "Journal of Climate", "id" : "ITEM-1", "issue" : "7", "issued" : { "date-parts" : [ [ "2016", "4" ] ] }, "page" : "2333-2357", "title" : "Forced Atmospheric Teleconnections during 1979\u20132014", "translator" : [ { "dropping-particle" : "", "family" : "Q4621", "given" : "", "non-dropping-particle" : "", "parse-names" : false, "suffix" : "" } ], "type" : "article-journal", "volume" : "29" }, "uris" : [ "http://www.mendeley.com/documents/?uuid=9b8b473e-a80c-46f6-a0e7-f178ca901eda" ] } ], "mendeley" : { "formattedCitation" : "(Zhang et al., 2016c)", "manualFormatting" : "(T. Zhang et al., 2016)", "plainTextFormattedCitation" : "(Zhang et al., 2016c)", "previouslyFormattedCitation" : "(Zhang et al., 2016c)" }, "properties" : { "noteIndex" : 0 }, "schema" : "https://github.com/citation-style-language/schema/raw/master/csl-citation.json" }</w:instrText>
        </w:r>
      </w:ins>
      <w:del w:id="538" w:author="Robin Matthews" w:date="2021-07-11T16:22:00Z">
        <w:r w:rsidR="000465A7" w:rsidDel="00B504C7">
          <w:rPr>
            <w:rFonts w:cs="Times New Roman"/>
            <w:lang w:val="en-GB"/>
          </w:rPr>
          <w:delInstrText>ADDIN CSL_CITATION { "citationItems" : [ { "id" : "ITEM-1", "itemData" : { "DOI" : "10.1175/JCLI-D-15-0226.1", "ISSN" : "0894-8755", "abstract" : "Forced atmospheric teleconnections during 1979\u20132014 are examined using a 50-member ensemble of atmospheric general circulation model (AGCM) simulations subjected to observed variations in sea surface temperatures (SSTs), sea ice, and carbon dioxide. Three primary modes of forced variability are identified using empirical orthogonal function (EOF) analysis of the ensemble mean wintertime extratropical Northern Hemisphere 500-hPa heights. The principal component time series of the first and second modes are highly correlated with Ni\u00f1o-3.4 and trans-Ni\u00f1o (TNI) SST indices, respectively, indicating mostly tropical sources. Their impacts are largely confined to the Pacific\u2013North American (PNA) sector. The leading mode describes the canonical atmospheric teleconnection associated with El Ni\u00f1o\u2013Southern Oscillation (ENSO) resembling the tropical/Northern Hemisphere pattern. The second mode describes a wave train resembling the classic PNA pattern resulting from atmospheric sensitivity to ENSO asymmetry and from sensitivity to a tropical precursor SST for ENSO development. The third mode is characterized by a hemisphere-scale increasing trend in heights. Based on a comparison with 50-member coupled ocean\u2013atmosphere model simulations, it is argued that this mode is strongly related to radiatively forced climate change, while the other two forced teleconnections are principally related to internal coupled variability. A trend in the leading forced mode is related to ENSO-like decadal variability and dominates the overall observed 500-hPa height trend since 1979. These model results indicate that the trend in the first mode is due to internal variability rather than external radiative forcing.", "author" : [ { "dropping-particle" : "", "family" : "Zhang", "given" : "Tao",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"Xu", "given" : "Taiyi", "non-dropping-particle" : "", "parse-names" : false, "suffix" : "" } ], "container-title" : "Journal of Climate", "id" : "ITEM-1", "issue" : "7", "issued" : { "date-parts" : [ [ "2016", "4" ] ] }, "page" : "2333-2357", "title" : "Forced Atmospheric Teleconnections during 1979\u20132014", "translator" : [ { "dropping-particle" : "", "family" : "Q4621", "given" : "", "non-dropping-particle" : "", "parse-names" : false, "suffix" : "" } ], "type" : "article-journal", "volume" : "29" }, "uris" : [ "http://www.mendeley.com/documents/?uuid=9b8b473e-a80c-46f6-a0e7-f178ca901eda" ] } ], "mendeley" : { "formattedCitation" : "(Zhang et al., 2016c)", "plainTextFormattedCitation" : "(Zhang et al., 2016c)", "previouslyFormattedCitation" : "(Zhang et al., 2016c)"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539" w:author="Robin Matthews" w:date="2021-07-11T16:22:00Z">
        <w:r w:rsidR="00B504C7">
          <w:rPr>
            <w:rFonts w:cs="Times New Roman"/>
            <w:noProof/>
            <w:lang w:val="en-GB"/>
          </w:rPr>
          <w:t xml:space="preserve">T. </w:t>
        </w:r>
      </w:ins>
      <w:r w:rsidR="00E41CA2">
        <w:rPr>
          <w:rFonts w:cs="Times New Roman"/>
          <w:noProof/>
          <w:lang w:val="en-GB"/>
        </w:rPr>
        <w:t>Zhang et al., 2016</w:t>
      </w:r>
      <w:del w:id="540" w:author="Robin Matthews" w:date="2021-07-11T16:22:00Z">
        <w:r w:rsidR="00E41CA2" w:rsidDel="00B504C7">
          <w:rPr>
            <w:rFonts w:cs="Times New Roman"/>
            <w:noProof/>
            <w:lang w:val="en-GB"/>
          </w:rPr>
          <w:delText>c</w:delText>
        </w:r>
      </w:del>
      <w:r w:rsidR="00E41CA2">
        <w:rPr>
          <w:rFonts w:cs="Times New Roman"/>
          <w:noProof/>
          <w:lang w:val="en-GB"/>
        </w:rPr>
        <w:t>)</w:t>
      </w:r>
      <w:r w:rsidRPr="003F2D6A">
        <w:rPr>
          <w:rFonts w:cs="Times New Roman"/>
          <w:lang w:val="en-GB"/>
        </w:rPr>
        <w:fldChar w:fldCharType="end"/>
      </w:r>
      <w:commentRangeEnd w:id="536"/>
      <w:r w:rsidR="00E41CA2">
        <w:rPr>
          <w:rStyle w:val="CommentReference"/>
          <w:rFonts w:asciiTheme="minorHAnsi" w:eastAsiaTheme="minorHAnsi" w:hAnsiTheme="minorHAnsi"/>
          <w:lang w:eastAsia="en-US"/>
        </w:rPr>
        <w:commentReference w:id="536"/>
      </w:r>
      <w:r w:rsidRPr="003F2D6A">
        <w:rPr>
          <w:rFonts w:cs="Times New Roman"/>
          <w:lang w:val="en-GB"/>
        </w:rPr>
        <w:t xml:space="preserve">, and/or the resolution </w:t>
      </w:r>
      <w:commentRangeStart w:id="541"/>
      <w:r w:rsidRPr="003F2D6A">
        <w:rPr>
          <w:rFonts w:cs="Times New Roman"/>
          <w:lang w:val="en-GB"/>
        </w:rPr>
        <w:fldChar w:fldCharType="begin" w:fldLock="1"/>
      </w:r>
      <w:r w:rsidR="000465A7">
        <w:rPr>
          <w:rFonts w:cs="Times New Roman"/>
          <w:lang w:val="en-GB"/>
        </w:rPr>
        <w:instrText>ADDIN CSL_CITATION { "citationItems" : [ { "id" : "ITEM-1", "itemData" : { "DOI" : "10.1002/grl.50360", "abstract" : "We use a very high resolution global climate model (~25 km grid size) with prescribed sea surface temperatures to show that greenhouse warming enhances the occurrence of hurricane-force (&gt; 32.6 m s\u20131) storms over western Europe during early autumn (August\u2013October), the majority of which originate as a tropical cyclone. The rise in Atlantic tropical sea surface temperatures extends eastward the breeding ground of tropical cyclones, yielding more frequent and intense hurricanes following pathways directed toward Europe. En route they transform into extratropical depressions and reintensify after merging with the midlatitude baroclinic unstable flow. Our model simulations clearly show that future tropical cyclones are more prone to hit western Europe, and do so earlier in the season, thereby increasing the frequency and impact of hurricane force winds.", "author" : [ { "dropping-particle" : "", "family" : "Haarsma", "given" : "Reindert J", "non-dropping-particle" : "", "parse-names" : false, "suffix" : "" }, { "dropping-particle" : "", "family" : "Hazeleger", "given" : "Wilco", "non-dropping-particle" : "", "parse-names" : false, "suffix" : "" }, { "dropping-particle" : "", "family" : "Severijns", "given" : "Camiel", "non-dropping-particle" : "", "parse-names" : false, "suffix" : "" }, { "dropping-particle" : "", "family" : "Vries", "given" : "Hylke", "non-dropping-particle" : "", "parse-names" : false, "suffix" : "" }, { "dropping-particle" : "", "family" : "Sterl", "given" : "Andreas", "non-dropping-particle" : "", "parse-names" : false, "suffix" : "" }, { "dropping-particle" : "", "family" : "Bintanja", "given" : "Richard", "non-dropping-particle" : "", "parse-names" : false, "suffix" : "" }, { "dropping-particle" : "", "family" : "Oldenborgh", "given" : "Geert Jan", "non-dropping-particle" : "", "parse-names" : false, "suffix" : "" }, { "dropping-particle" : "", "family" : "Brink", "given" : "Henk W", "non-dropping-particle" : "", "parse-names" : false, "suffix" : "" } ], "container-title" : "Geophysical Research Letters", "id" : "ITEM-1", "issue" : "9", "issued" : { "date-parts" : [ [ "2013" ] ] }, "page" : "1783-1788", "title" : "More hurricanes to hit western Europe due to global warming", "translator" : [ { "dropping-particle" : "", "family" : "Q4168", "given" : "", "non-dropping-particle" : "", "parse-names" : false, "suffix" : "" } ], "type" : "article-journal", "volume" : "40" }, "uris" : [ "http://www.mendeley.com/documents/?uuid=80735870-27c5-4a04-9de7-0ab2505ad059" ] }, { "id" : "ITEM-2", "itemData" : { "DOI" : "10.5194/gmd-10-1383-2017", "ISSN" : "1991-9603", "abstract" : "Abstract. The Climate SPHINX (Stochastic Physics HIgh resolutioN eXperiments) project is a comprehensive set of ensemble simulations aimed at evaluating the sensitivity of present and future climate to model resolution and stochastic parameterisation. The EC-Earth Earth system model is used to explore the impact of stochastic physics in a large ensemble of 30-year climate integrations at five different atmospheric horizontal resolutions (from 125 up to 16km). The project includes more than 120 simulations in both a historical scenario (1979\u20132008) and a climate change projection (2039\u20132068), together with coupled transient runs (1850\u20132100). A total of 20.4 million core hours have been used, made available from a single year grant from PRACE (the Partnership for Advanced Computing in Europe), and close to 1.5PB of output data have been produced on SuperMUC IBM Petascale System at the Leibniz Supercomputing Centre (LRZ) in Garching, Germany. About 140TB of post-processed data are stored on the CINECA supercomputing centre archives and are freely accessible to the community thanks to an EUDAT data pilot project. This paper presents the technical and scientific set-up of the experiments, including the details on the forcing used for the simulations performed, defining the SPHINX v1.0 protocol. In addition, an overview of preliminary results is given. An improvement in the simulation of Euro-Atlantic atmospheric blocking following resolution increase is observed. It is also shown that including stochastic parameterisation in the low-resolution runs helps to improve some aspects of the tropical climate \u2013 specifically the Madden\u2013Julian Oscillation and the tropical rainfall variability. These findings show the importance of representing the impact of small-scale processes on the large-scale climate variability either explicitly (with high-resolution simulations) or stochastically (in low-resolution simulations).", "author" : [ { "dropping-particle" : "", "family" : "Davini", "given" : "Paolo", "non-dropping-particle" : "", "parse-names" : false, "suffix" : "" }, { "dropping-particle" : "", "family" : "Hardenberg", "given" : "Jost", "non-dropping-particle" : "von", "parse-names" : false, "suffix" : "" }, { "dropping-particle" : "", "family" : "Corti", "given" : "Susanna", "non-dropping-particle" : "", "parse-names" : false, "suffix" : "" }, { "dropping-particle" : "", "family" : "Christensen", "given" : "Hannah M.", "non-dropping-particle" : "", "parse-names" : false, "suffix" : "" }, { "dropping-particle" : "", "family" : "Juricke", "given" : "Stephan", "non-dropping-particle" : "", "parse-names" : false, "suffix" : "" }, { "dropping-particle" : "", "family" : "Subramanian", "given" : "Aneesh", "non-dropping-particle" : "", "parse-names" : false, "suffix" : "" }, { "dropping-particle" : "", "family" : "Watson", "given" : "Peter A. G.", "non-dropping-particle" : "", "parse-names" : false, "suffix" : "" }, { "dropping-particle" : "", "family" : "Weisheimer", "given" : "Antje", "non-dropping-particle" : "", "parse-names" : false, "suffix" : "" }, { "dropping-particle" : "", "family" : "Palmer", "given" : "Tim N.", "non-dropping-particle" : "", "parse-names" : false, "suffix" : "" } ], "container-title" : "Geoscientific Model Development", "id" : "ITEM-2", "issue" : "3", "issued" : { "date-parts" : [ [ "2017", "3", "31" ] ] }, "page" : "1383-1402", "title" : "Climate SPHINX: evaluating the impact of resolution and stochastic physics parameterisations in the EC-Earth global climate model", "translator" : [ { "dropping-particle" : "", "family" : "Q3772", "given" : "", "non-dropping-particle" : "", "parse-names" : false, "suffix" : "" } ], "type" : "article-journal", "volume" : "10" }, "uris" : [ "http://www.mendeley.com/documents/?uuid=ea386e6a-1a82-4ae6-9b97-6e0ba6542266" ] } ], "mendeley" : { "formattedCitation" : "(Haarsma et al., 2013a; Davini et al., 2017)", "plainTextFormattedCitation" : "(Haarsma et al., 2013a; Davini et al., 2017)", "previouslyFormattedCitation" : "(Haarsma et al., 2013a; Davini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2013</w:t>
      </w:r>
      <w:ins w:id="542" w:author="Robin Matthews" w:date="2021-07-11T16:22:00Z">
        <w:r w:rsidR="00B504C7">
          <w:rPr>
            <w:rFonts w:cs="Times New Roman"/>
            <w:noProof/>
            <w:lang w:val="en-GB"/>
          </w:rPr>
          <w:t>b</w:t>
        </w:r>
      </w:ins>
      <w:del w:id="543" w:author="Robin Matthews" w:date="2021-07-11T16:22:00Z">
        <w:r w:rsidR="00E41CA2" w:rsidDel="00B504C7">
          <w:rPr>
            <w:rFonts w:cs="Times New Roman"/>
            <w:noProof/>
            <w:lang w:val="en-GB"/>
          </w:rPr>
          <w:delText>a</w:delText>
        </w:r>
      </w:del>
      <w:r w:rsidR="00E41CA2">
        <w:rPr>
          <w:rFonts w:cs="Times New Roman"/>
          <w:noProof/>
          <w:lang w:val="en-GB"/>
        </w:rPr>
        <w:t>; Davini et al., 2017)</w:t>
      </w:r>
      <w:r w:rsidRPr="003F2D6A">
        <w:rPr>
          <w:rFonts w:cs="Times New Roman"/>
          <w:lang w:val="en-GB"/>
        </w:rPr>
        <w:fldChar w:fldCharType="end"/>
      </w:r>
      <w:commentRangeEnd w:id="541"/>
      <w:r w:rsidR="00E41CA2">
        <w:rPr>
          <w:rStyle w:val="CommentReference"/>
          <w:rFonts w:asciiTheme="minorHAnsi" w:eastAsiaTheme="minorHAnsi" w:hAnsiTheme="minorHAnsi"/>
          <w:lang w:eastAsia="en-US"/>
        </w:rPr>
        <w:commentReference w:id="541"/>
      </w:r>
      <w:r w:rsidRPr="003F2D6A">
        <w:rPr>
          <w:rFonts w:cs="Times New Roman"/>
          <w:lang w:val="en-GB"/>
        </w:rPr>
        <w:t xml:space="preserve"> to </w:t>
      </w:r>
      <w:bookmarkEnd w:id="535"/>
      <w:r w:rsidRPr="003F2D6A">
        <w:rPr>
          <w:rFonts w:cs="Times New Roman"/>
          <w:lang w:val="en-GB"/>
        </w:rPr>
        <w:t xml:space="preserve">be increased. Convection-permitting simulations, both covering the globe or particular regions, are currently conducted for short time slices only </w:t>
      </w:r>
      <w:r w:rsidRPr="003F2D6A">
        <w:rPr>
          <w:rFonts w:cs="Times New Roman"/>
          <w:lang w:val="en-GB"/>
        </w:rPr>
        <w:fldChar w:fldCharType="begin" w:fldLock="1"/>
      </w:r>
      <w:r w:rsidR="000465A7">
        <w:rPr>
          <w:rFonts w:cs="Times New Roman"/>
          <w:lang w:val="en-GB"/>
        </w:rPr>
        <w:instrText>ADDIN CSL_CITATION { "citationItems" : [ { "id" : "ITEM-1", "itemData" : { "DOI" : "10.1175/BAMS-D-15-0004.1", "abstract" : " AbstractRegional climate projections are used in a wide range of impact studies, from assessing future flood risk to climate change impacts on food and energy production. These model projections are typically at 12\u201350-km resolution, providing valuable regional detail but with inherent limitations, in part because of the need to parameterize convection. The first climate change experiments at convection-permitting resolution (kilometer-scale grid spacing) are now available for the United Kingdom; the Alps; Germany; Sydney, Australia; and the western United States. These models give a more realistic representation of convection and are better able to simulate hourly precipitation characteristics that are poorly represented in coarser-resolution climate models. Here we examine these new experiments to determine whether future midlatitude precipitation projections are robust from coarse to higher resolutions, with implications also for the tropics. We find that the explicit representation of the convective storms themselves, only possible in convection-permitting models, is necessary for capturing changes in the intensity and duration of summertime rain on daily and shorter time scales. Other aspects of rainfall change, including changes in seasonal mean precipitation and event occurrence, appear robust across resolutions, and therefore coarse-resolution regional climate models are likely to provide reliable future projections, provided that large-scale changes from the global climate model are reliable. The improved representation of convective storms also has implications for projections of wind, hail, fog, and lightning. We identify a number of impact areas, especially flooding, but also transport and wind energy, for which very high-resolution models may be needed for reliable future assessments. ", "author" : [ { "dropping-particle" : "", "family" : "Kendon", "given" : "Elizabeth J", "non-dropping-particle" : "", "parse-names" : false, "suffix" : "" }, { "dropping-particle" : "", "family" : "Ban", "given" : "Nikolina",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"Evans", "given" : "Jason P", "non-dropping-particle" : "", "parse-names" : false, "suffix" : "" }, { "dropping-particle" : "", "family" : "Fosser", "given" : "Giorgia", "non-dropping-particle" : "", "parse-names" : false, "suffix" : "" }, { "dropping-particle" : "", "family" : "Wilkinson", "given" : "Jonathan M", "non-dropping-particle" : "", "parse-names" : false, "suffix" : "" } ], "container-title" : "Bulletin of the American Meteorological Society", "id" : "ITEM-1", "issue" : "1", "issued" : { "date-parts" : [ [ "2017" ] ] }, "page" : "79-93", "title" : "Do Convection-Permitting Regional Climate Models Improve Projections of Future Precipitation Change?", "translator" : [ { "dropping-particle" : "", "family" : "Q5559", "given" : "", "non-dropping-particle" : "", "parse-names" : false, "suffix" : "" } ], "type" : "article-journal", "volume" : "98" }, "uris" : [ "http://www.mendeley.com/documents/?uuid=798585d4-b5ac-4a3e-88bd-e9a61dce9b4b" ] }, { "id" : "ITEM-2", "itemData" : { "DOI" : "10.1175/BAMS-D-18-0022.1", "author" : [ { "dropping-particle" : "", "family" : "Hewitt", "given" : "Chris D", "non-dropping-particle" : "", "parse-names" : false, "suffix" : "" }, { "dropping-particle" : "", "family" : "Lowe", "given" : "Jason A", "non-dropping-particle" : "", "parse-names" : false, "suffix" : "" } ], "container-title" : "Bulletin of the American Meteorological Society", "id" : "ITEM-2", "issue" : "10", "issued" : { "date-parts" : [ [ "2018" ] ] }, "page" : "1997-2001", "title" : "Toward a European Climate Prediction System", "translator" : [ { "dropping-particle" : "", "family" : "Q5429", "given" : "", "non-dropping-particle" : "", "parse-names" : false, "suffix" : "" } ], "type" : "article-journal", "volume" : "99" }, "uris" : [ "http://www.mendeley.com/documents/?uuid=20632c85-0e28-42b6-9b3a-12b466d99ce1" ] }, { "id" : "ITEM-3",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"ITEM-3",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"id" : "ITEM-4",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"ITEM-4",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"(Kendon et al., 2017; Hewitt and Lowe, 2018; Coppola et al., 2020; Pichelli et al., 2021)", "plainTextFormattedCitation" : "(Kendon et al., 2017; Hewitt and Lowe, 2018; Coppola et al., 2020; Pichelli et al., 2021)", "previouslyFormattedCitation" : "(Kendon et al., 2017; Hewitt and Lowe, 2018; Coppola et al., 2020;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(Kendon et al., 2017; Hewitt and Lowe, 2018; Coppola et al., 2020; Pichelli et al., 2021)</w:t>
      </w:r>
      <w:r w:rsidRPr="003F2D6A">
        <w:rPr>
          <w:rFonts w:cs="Times New Roman"/>
          <w:lang w:val="en-GB"/>
        </w:rPr>
        <w:fldChar w:fldCharType="end"/>
      </w:r>
      <w:r w:rsidRPr="003F2D6A">
        <w:rPr>
          <w:rFonts w:cs="Times New Roman"/>
          <w:lang w:val="en-GB"/>
        </w:rPr>
        <w:t xml:space="preserve">. Another high-resolution time-slice data base is d4PDF </w:t>
      </w:r>
      <w:r w:rsidRPr="003F2D6A">
        <w:rPr>
          <w:rFonts w:cs="Times New Roman"/>
          <w:lang w:val="en-GB"/>
        </w:rPr>
        <w:fldChar w:fldCharType="begin" w:fldLock="1"/>
      </w:r>
      <w:r w:rsidR="000465A7">
        <w:rPr>
          <w:rFonts w:cs="Times New Roman"/>
          <w:lang w:val="en-GB"/>
        </w:rPr>
        <w:instrText>ADDIN CSL_CITATION { "citationItems" : [ { "id" : "ITEM-1", "itemData" : { "DOI" : "10.1175/BAMS-D-16-0099.1", "ISSN" : "0003-0007", "author" : [ { "dropping-particle" : "", "family" : "Mizuta", "given" : "Ryo", "non-dropping-particle" : "", "parse-names" : false, "suffix" : "" }, { "dropping-particle" : "", "family" : "Murata", "given" : "Akihiko", "non-dropping-particle" : "", "parse-names" : false, "suffix" : "" }, { "dropping-particle" : "", "family" : "Ishii", "given" : "Masayoshi", "non-dropping-particle" : "", "parse-names" : false, "suffix" : "" }, { "dropping-particle" : "", "family" : "Shiogama", "given" : "Hideo", "non-dropping-particle" : "", "parse-names" : false, "suffix" : "" }, { "dropping-particle" : "", "family" : "Hibino", "given" : "Kenshi", "non-dropping-particle" : "", "parse-names" : false, "suffix" : "" }, { "dropping-particle" : "", "family" : "Mori", "given" : "Nobuhito", "non-dropping-particle" : "", "parse-names" : false, "suffix" : "" }, { "dropping-particle" : "", "family" : "Arakawa", "given" : "Osamu", "non-dropping-particle" : "", "parse-names" : false, "suffix" : "" }, { "dropping-particle" : "", "family" : "Imada", "given" : "Yukiko", "non-dropping-particle" : "", "parse-names" : false, "suffix" : "" }, { "dropping-particle" : "", "family" : "Yoshida", "given" : "Kohei", "non-dropping-particle" : "", "parse-names" : false, "suffix" : "" }, { "dropping-particle" : "", "family" : "Aoyagi", "given" : "Toshinori", "non-dropping-particle" : "", "parse-names" : false, "suffix" : "" }, { "dropping-particle" : "", "family" : "Kawase", "given" : "Hiroaki", "non-dropping-particle" : "", "parse-names" : false, "suffix" : "" }, { "dropping-particle" : "", "family" : "Mori", "given" : "Masato", "non-dropping-particle" : "", "parse-names" : false, "suffix" : "" }, { "dropping-particle" : "", "family" : "Okada", "given" : "Yasuko", "non-dropping-particle" : "", "parse-names" : false, "suffix" : "" }, { "dropping-particle" : "", "family" : "Shimura", "given" : "Tomoya", "non-dropping-particle" : "", "parse-names" : false, "suffix" : "" }, { "dropping-particle" : "", "family" : "Nagatomo", "given" : "Toshiharu", "non-dropping-particle" : "", "parse-names" : false, "suffix" : "" }, { "dropping-particle" : "", "family" : "Ikeda", "given" : "Mikiko", "non-dropping-particle" : "", "parse-names" : false, "suffix" : "" }, { "dropping-particle" : "", "family" : "Endo", "given" : "Hirokazu", "non-dropping-particle" : "", "parse-names" : false, "suffix" : "" }, { "dropping-particle" : "", "family" : "Nosaka", "given" : "Masaya", "non-dropping-particle" : "", "parse-names" : false, "suffix" : "" }, { "dropping-particle" : "", "family" : "Arai", "given" : "Miki", "non-dropping-particle" : "", "parse-names" : false, "suffix" : "" }, { "dropping-particle" : "", "family" : "Takahashi", "given" : "Chiharu", "non-dropping-particle" : "", "parse-names" : false, "suffix" : "" }, { "dropping-particle" : "", "family" : "Tanaka", "given" : "Kenji", "non-dropping-particle" : "", "parse-names" : false, "suffix" : "" }, { "dropping-particle" : "", "family" : "Takemi", "given" : "Tetsuya", "non-dropping-particle" : "", "parse-names" : false, "suffix" : "" }, { "dropping-particle" : "", "family" : "Tachikawa", "given" : "Yasuto", "non-dropping-particle" : "", "parse-names" : false, "suffix" : "" }, { "dropping-particle" : "", "family" : "Temur", "given" : "Khujanazarov", "non-dropping-particle" : "", "parse-names" : false, "suffix" : "" }, { "dropping-particle" : "", "family" : "Kamae", "given" : "Youichi", "non-dropping-particle" : "", "parse-names" : false, "suffix" : "" }, { "dropping-particle" : "", "family" : "Watanabe", "given" : "Masahiro", "non-dropping-particle" : "", "parse-names" : false, "suffix" : "" }, { "dropping-particle" : "", "family" : "Sasaki", "given" : "Hidetaka", "non-dropping-particle" : "", "parse-names" : false, "suffix" : "" }, { "dropping-particle" : "", "family" : "Kitoh", "given" : "Akio", "non-dropping-particle" : "", "parse-names" : false, "suffix" : "" }, { "dropping-particle" : "", "family" : "Takayabu", "given" : "Izuru", "non-dropping-particle" : "", "parse-names" : false, "suffix" : "" }, { "dropping-particle" : "", "family" : "Nakakita", "given" : "Eiichi", "non-dropping-particle" : "", "parse-names" : false, "suffix" : "" }, { "dropping-particle" : "", "family" : "Kimoto", "given" : "Masahide", "non-dropping-particle" : "", "parse-names" : false, "suffix" : "" } ], "container-title" : "Bulletin of the American Meteorological Society", "id" : "ITEM-1", "issue" : "7", "issued" : { "date-parts" : [ [ "2017", "7" ] ] }, "page" : "1383-1398", "title" : "Over 5,000 Years of Ensemble Future Climate Simulations by 60-km Global and 20-km Regional Atmospheric Models", "translator" : [ { "dropping-particle" : "", "family" : "Q5970", "given" : "", "non-dropping-particle" : "", "parse-names" : false, "suffix" : "" } ], "type" : "article-journal", "volume" : "98" }, "uris" : [ "http://www.mendeley.com/documents/?uuid=b8f97900-c767-4898-95fb-159a324d40ce" ] }, { "id" : "ITEM-2", "itemData" : { "DOI" : "10.1186/s40645-020-00367-7", "ISSN" : "2197-4284", "abstract" : "A large-ensemble climate simulation database, which is known as the database for policy decision-making for future climate changes (d4PDF), was designed for climate change risk assessments. Since the completion of the first set of climate simulations in 2015, the database has been growing continuously. It contains the results of ensemble simulations conducted over a total of thousands years respectively for past and future climates using high-resolution global (60 km horizontal mesh) and regional (20 km mesh) atmospheric models. Several sets of future climate simulations are available, in which global mean surface air temperatures are forced to be higher by 4 K, 2 K, and 1.5 K relative to preindustrial levels. Nonwarming past climate simulations are incorporated in d4PDF along with the past climate simulations. The total data volume is approximately 2 petabytes. The atmospheric models satisfactorily simulate the past climate in terms of climatology, natural variations, and extreme events such as heavy precipitation and tropical cyclones. In addition, data users can obtain statistically significant changes in mean states or weather and climate extremes of interest between the past and future climates via a simple arithmetic computation without any statistical assumptions. The database is helpful in understanding future changes in climate states and in attributing past climate events to global warming. Impact assessment studies for climate changes have concurrently been performed in various research areas such as natural hazard, hydrology, civil engineering, agriculture, health, and insurance. The database has now become essential for promoting climate and risk assessment studies and for devising climate adaptation policies. Moreover, it has helped in establishing an interdisciplinary research community on global warming across Japan.", "author" : [ { "dropping-particle" : "", "family" : "Ishii", "given" : "Masayoshi", "non-dropping-particle" : "", "parse-names" : false, "suffix" : "" }, { "dropping-particle" : "", "family" : "Mori", "given" : "Nobuhito", "non-dropping-particle" : "", "parse-names" : false, "suffix" : "" } ], "container-title" : "Progress in Earth and Planetary Science", "id" : "ITEM-2", "issue" : "1", "issued" : { "date-parts" : [ [ "2020", "12", "7" ] ] }, "page" : "58", "title" : "d4PDF: large-ensemble and high-resolution climate simulations for global warming risk assessment", "translator" : [ { "dropping-particle" : "", "family" : "Q6553", "given" : "", "non-dropping-particle" : "", "parse-names" : false, "suffix" : "" } ], "type" : "article-journal", "volume" : "7" }, "uris" : [ "http://www.mendeley.com/documents/?uuid=314a44df-e15c-4911-931b-b71f2e4a2301" ] } ], "mendeley" : { "formattedCitation" : "(Mizuta et al., 2017; Ishii and Mori, 2020)", "plainTextFormattedCitation" : "(Mizuta et al., 2017; Ishii and Mori, 2020)", "previouslyFormattedCitation" : "(Mizuta et al., 2017; Ishii and Mori,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(Mizuta et al., 2017; Ishii and Mori, 2020)</w:t>
      </w:r>
      <w:r w:rsidRPr="003F2D6A">
        <w:rPr>
          <w:rFonts w:cs="Times New Roman"/>
          <w:lang w:val="en-GB"/>
        </w:rPr>
        <w:fldChar w:fldCharType="end"/>
      </w:r>
      <w:r w:rsidRPr="003F2D6A">
        <w:rPr>
          <w:rFonts w:cs="Times New Roman"/>
          <w:lang w:val="en-GB"/>
        </w:rPr>
        <w:t xml:space="preserve">. Experiments covering a limited integration period have been carried out for coupled ocean-atmosphere RCMs </w:t>
      </w:r>
      <w:r w:rsidRPr="003F2D6A">
        <w:rPr>
          <w:rFonts w:cs="Times New Roman"/>
          <w:lang w:val="en-GB"/>
        </w:rPr>
        <w:fldChar w:fldCharType="begin" w:fldLock="1"/>
      </w:r>
      <w:r w:rsidR="000465A7">
        <w:rPr>
          <w:rFonts w:cs="Times New Roman"/>
          <w:lang w:val="en-GB"/>
        </w:rPr>
        <w:instrText>ADDIN CSL_CITATION { "citationItems" : [ { "id" : "ITEM-1", "itemData" : { "DOI" : "10.1002/2015JD024519", "ISSN" : "2169897X", "author" : [ { "dropping-particle" : "", "family" : "Zou", "given" : "Liwei", "non-dropping-particle" : "", "parse-names" : false, "suffix" : "" }, { "dropping-particle" : "", "family" : "Zhou", "given" : "Tianjun", "non-dropping-particle" : "", "parse-names" : false, "suffix" : "" } ], "container-title" : "Journal of Geophysical Research: Atmospheres", "id" : "ITEM-1", "issue" : "6", "issued" : { "date-parts" : [ [ "2016", "3", "27" ] ] }, "page" : "2691-2704", "title" : "Future summer precipitation changes over CORDEX-East Asia domain downscaled by a regional ocean-atmosphere coupled model: A comparison to the stand-alone RCM", "translator" : [ { "dropping-particle" : "", "family" : "Q4355", "given" : "", "non-dropping-particle" : "", "parse-names" : false, "suffix" : "" } ], "type" : "article-journal", "volume" : "121" }, "uris" : [ "http://www.mendeley.com/documents/?uuid=ea7a3f41-7083-46e6-9df1-0c0568279834" ] }, { "id" : "ITEM-2", "itemData" : { "DOI" : "10.1002/qj.3082", "ISSN" : "00359009", "author" : [ { "dropping-particle" : "", "family" : "Zou", "given" : "Liwei", "non-dropping-particle" : "", "parse-names" : false, "suffix" : "" }, { "dropping-particle" : "", "family" : "Zhou", "given" : "Tianjun", "non-dropping-particle" : "", "parse-names" : false, "suffix" : "" } ], "container-title" : "Quarterly Journal of the Royal Meteorological Society", "id" : "ITEM-2", "issue" : "706", "issued" : { "date-parts" : [ [ "2017", "7" ] ] }, "page" : "2245-2259", "title" : "Dynamical downscaling of East Asian winter monsoon changes with a regional ocean-atmosphere coupled model", "translator" : [ { "dropping-particle" : "", "family" : "Q4357", "given" : "", "non-dropping-particle" : "", "parse-names" : false, "suffix" : "" } ], "type" : "article-journal", "volume" : "143" }, "uris" : [ "http://www.mendeley.com/documents/?uuid=8ee7a5dc-353f-4210-8c5e-e589ae44ec68" ] }, { "id" : "ITEM-3", "itemData" : { "DOI" : "10.1002/2014MS000357", "ISSN" : "19422466", "abstract" : "The general circulation models used to simulate global climate typically feature resolution too coarse to reproduce many smaller\u2010scale processes, which are crucial to determining the regional responses to climate change. A novel approach to downscale climate change scenarios is presented which includes the interactions between the North Atlantic Ocean and the European shelves as well as their impact on the North Atlantic and European climate. The goal of this paper is to introduce the global ocean\u2010regional atmosphere coupling concept and to show the potential benefits of this model system to simulate present\u2010day climate. A global ocean\u2010sea ice\u2010marine biogeochemistry model (MPIOM/HAMOCC) with regionally high horizontal resolution is coupled to an atmospheric regional model (REMO) and global terrestrial hydrology model (HD) via the OASIS coupler. Moreover, results obtained with ROM using NCEP/NCAR reanalysis and ECHAM5/MPIOM CMIP3 historical simulations as boundary conditions are presented and discussed for the North Atlantic and North European region. The validation of all the model components, i.e., ocean, atmosphere, terrestrial hydrology, and ocean biogeochemistry is performed and discussed. The careful and detailed validation of ROM provides evidence that the proposed model system improves the simulation of many aspects of the regional climate, remarkably the ocean, even though some biases persist in other model components, thus leaving potential for future improvement. We conclude that ROM is a powerful tool to estimate possible impacts of climate change on the regional scale.", "author" : [ { "dropping-particle" : "V.", "family" : "Sein", "given" : "Dmitry", "non-dropping-particle" : "", "parse-names" : false, "suffix" : "" }, { "dropping-particle" : "", "family" : "Mikolajewicz", "given" : "Uwe", "non-dropping-particle" : "", "parse-names" : false, "suffix" : "" }, { "dropping-particle" : "", "family" : "Gr\u00f6ger", "given" : "Matthias", "non-dropping-particle" : "", "parse-names" : false, "suffix" : "" }, { "dropping-particle" : "", "family" : "Fast", "given" : "Irina", "non-dropping-particle" : "", "parse-names" : false, "suffix" : "" }, { "dropping-particle" : "", "family" : "Cabos", "given" : "William", "non-dropping-particle" : "", "parse-names" : false, "suffix" : "" }, { "dropping-particle" : "", "family" : "Pinto", "given" : "Joaquim G.", "non-dropping-particle" : "", "parse-names" : false, "suffix" : "" }, { "dropping-particle" : "", "family" : "Hagemann", "given" : "Stefan", "non-dropping-particle" : "", "parse-names" : false, "suffix" : "" }, { "dropping-particle" : "", "family" : "Semmler", "given" : "Tido", "non-dropping-particle" : "", "parse-names" : false, "suffix" : "" }, { "dropping-particle" : "", "family" : "Izquierdo", "given" : "Alfredo", "non-dropping-particle" : "", "parse-names" : false, "suffix" : "" }, { "dropping-particle" : "", "family" : "Jacob", "given" : "Daniela", "non-dropping-particle" : "", "parse-names" : false, "suffix" : "" } ], "container-title" : "Journal of Advances in Modeling Earth Systems", "id" : "ITEM-3", "issue" : "1", "issued" : { "date-parts" : [ [ "2015", "3" ] ] }, "page" : "268-304", "title" : "Regionally coupled atmosphere-ocean-sea ice-marine biogeochemistry model ROM: 1. Description and validation", "translator" : [ { "dropping-particle" : "", "family" : "Q5220", "given" : "", "non-dropping-particle" : "", "parse-names" : false, "suffix" : "" } ], "type" : "article-journal", "volume" : "7" }, "uris" : [ "http://www.mendeley.com/documents/?uuid=16387bb1-c3e6-4311-99fd-969b8a50f3fc" ] } ], "mendeley" : { "formattedCitation" : "(Sein et al., 2015; Zou and Zhou, 2016b, 2017)", "plainTextFormattedCitation" : "(Sein et al., 2015; Zou and Zhou, 2016b, 2017)", "previouslyFormattedCitation" : "(Sein et al., 2015; Zou and Zhou, 2016b,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(Sein et al., 2015; Zou and Zhou, 2016b, 2017)</w:t>
      </w:r>
      <w:r w:rsidRPr="003F2D6A">
        <w:rPr>
          <w:rFonts w:cs="Times New Roman"/>
          <w:lang w:val="en-GB"/>
        </w:rPr>
        <w:fldChar w:fldCharType="end"/>
      </w:r>
      <w:r w:rsidRPr="003F2D6A">
        <w:rPr>
          <w:rFonts w:cs="Times New Roman"/>
          <w:lang w:val="en-GB"/>
        </w:rPr>
        <w:t>.</w:t>
      </w:r>
      <w:r w:rsidRPr="003F2D6A">
        <w:rPr>
          <w:rFonts w:cs="Times New Roman"/>
          <w:color w:val="FF0000"/>
          <w:lang w:val="en-GB"/>
        </w:rPr>
        <w:t xml:space="preserve"> </w:t>
      </w:r>
      <w:r w:rsidRPr="003F2D6A">
        <w:rPr>
          <w:lang w:val="en-GB"/>
        </w:rPr>
        <w:t xml:space="preserve">However, long spin-up periods are required to reach a stable stationary state in the deep ocean that otherwise might lead to invalid projections </w:t>
      </w:r>
      <w:r w:rsidRPr="003F2D6A">
        <w:rPr>
          <w:lang w:val="en-GB"/>
        </w:rPr>
        <w:fldChar w:fldCharType="begin" w:fldLock="1"/>
      </w:r>
      <w:r w:rsidR="000465A7">
        <w:rPr>
          <w:lang w:val="en-GB"/>
        </w:rPr>
        <w:instrText>ADDIN CSL_CITATION { "citationItems" : [ { "id" : "ITEM-1", "itemData" : { "DOI" : "10.1007/s00382-019-05105-4", "ISSN" : "0930-7575", "author" : [ { "dropping-particle" : "", "family" : "Soto-Navarro", "given" : "Javier", "non-dropping-particle" : "", "parse-names" : false, "suffix" : "" }, { "dropping-particle" : "", "family" : "Jord\u00e1", "given" : "G.", "non-dropping-particle" : "", "parse-names" : false, "suffix" : "" }, { "dropping-particle" : "", "family" : "Amores", "given" : "A.", "non-dropping-particle" : "", "parse-names" : false, "suffix" : "" }, { "dropping-particle" : "", "family" : "Cabos", "given" : "W.", "non-dropping-particle" : "", "parse-names" : false, "suffix" : "" }, { "dropping-particle" : "", "family" : "Somot", "given" : "S.", "non-dropping-particle" : "", "parse-names" : false, "suffix" : "" }, { "dropping-particle" : "", "family" : "Sevault", "given" : "F.", "non-dropping-particle" : "", "parse-names" : false, "suffix" : "" }, { "dropping-particle" : "", "family" : "Mac\u00edas", "given" : "D.", "non-dropping-particle" : "", "parse-names" : false, "suffix" : "" }, { "dropping-particle" : "", "family" : "Djurdjevic", "given" : "V.", "non-dropping-particle" : "", "parse-names" : false, "suffix" : "" }, { "dropping-particle" : "", "family" : "Sannino", "given" : "G.", "non-dropping-particle" : "", "parse-names" : false, "suffix" : "" }, { "dropping-particle" : "", "family" : "Li", "given" : "L.", "non-dropping-particle" : "", "parse-names" : false, "suffix" : "" }, { "dropping-particle" : "", "family" : "Sein", "given" : "D.", "non-dropping-particle" : "", "parse-names" : false, "suffix" : "" } ], "container-title" : "Climate Dynamics", "id" : "ITEM-1", "issue" : "3-4", "issued" : { "date-parts" : [ [ "2020", "2", "16" ] ] }, "page" : "2135-2165", "title" : "Evolution of Mediterranean Sea water properties under climate change scenarios in the Med-CORDEX ensemble", "translator" : [ { "dropping-particle" : "", "family" : "Q6494", "given" : "", "non-dropping-particle" : "", "parse-names" : false, "suffix" : "" } ], "type" : "article-journal", "volume" : "54" }, "uris" : [ "http://www.mendeley.com/documents/?uuid=eb72c79c-d3a9-407a-acd0-660c35ce1951" ] }, { "id" : "ITEM-2", "itemData" : { "DOI" : "10.1016/B978-0-12-416042-2.00008-2", "author" : [ { "dropping-particle" : "", "family" : "Planton", "given" : "Serge", "non-dropping-particle" : "", "parse-names" : false, "suffix" : "" }, { "dropping-particle" : "", "family" : "Lionello", "given" : "Piero", "non-dropping-particle" : "", "parse-names" : false, "suffix" : "" }, { "dropping-particle" : "", "family" : "Artale", "given" : "Vincenzo", "non-dropping-particle" : "", "parse-names" : false, "suffix" : "" }, { "dropping-particle" : "", "family" : "Aznar", "given" : "Rolland", "non-dropping-particle" : "", "parse-names" : false, "suffix" : "" }, { "dropping-particle" : "", "family" : "Carrillo", "given" : "Adriana", "non-dropping-particle" : "", "parse-names" : false, "suffix" : "" }, { "dropping-particle" : "", "family" : "Colin", "given" : "Jeanne", "non-dropping-particle" : "", "parse-names" : false, "suffix" : "" }, { "dropping-particle" : "", "family" : "Congedi", "given" : "Letizia", "non-dropping-particle" : "", "parse-names" : false, "suffix" : "" }, { "dropping-particle" : "", "family" : "Dubois", "given" : "Clotilde", "non-dropping-particle" : "", "parse-names" : false, "suffix" : "" }, { "dropping-particle" : "", "family" : "Elizalde", "given" : "Alberto", "non-dropping-particle" : "", "parse-names" : false, "suffix" : "" }, { "dropping-particle" : "", "family" : "Gualdi", "given" : "Silvio", "non-dropping-particle" : "", "parse-names" : false, "suffix" : "" }, { "dropping-particle" : "", "family" : "Hertig", "given" : "Elke", "non-dropping-particle" : "", "parse-names" : false, "suffix" : "" }, { "dropping-particle" : "", "family" : "Jacobeit", "given" : "Jucundus", "non-dropping-particle" : "", "parse-names" : false, "suffix" : "" }, { "dropping-particle" : "", "family" : "Jord\u00e0", "given" : "Gabriel", "non-dropping-particle" : "", "parse-names" : false, "suffix" : "" }, { "dropping-particle" : "", "family" : "Li", "given" : "Laurent", "non-dropping-particle" : "", "parse-names" : false, "suffix" : "" }, { "dropping-particle" : "", "family" : "Mariotti", "given" : "Annarita", "non-dropping-particle" : "", "parse-names" : false, "suffix" : "" }, { "dropping-particle" : "", "family" : "Piani", "given" : "Claudio", "non-dropping-particle" : "", "parse-names" : false, "suffix" : "" }, { "dropping-particle" : "", "family" : "Ruti", "given" : "Paolo", "non-dropping-particle" : "", "parse-names" : false, "suffix" : "" }, { "dropping-particle" : "", "family" : "Sanchez-Gomez", "given" : "Emilia", "non-dropping-particle" : "", "parse-names" : false, "suffix" : "" }, { "dropping-particle" : "", "family" : "Sannino", "given" : "Gianmaria", "non-dropping-particle" : "", "parse-names" : false, "suffix" : "" }, { "dropping-particle" : "", "family" : "Sevault", "given" : "Florence", "non-dropping-particle" : "", "parse-names" : false, "suffix" : "" }, { "dropping-particle" : "", "family" : "Somot", "given" : "Samuel", "non-dropping-particle" : "", "parse-names" : false, "suffix" : "" }, { "dropping-particle" : "", "family" : "Tsimplis", "given" : "Michael", "non-dropping-particle" : "", "parse-names" : false, "suffix" : "" } ], "container-title" : "The Climate of the Mediterranean Region", "editor" : [ { "dropping-particle" : "", "family" : "Lionello", "given" : "Piero", "non-dropping-particle" : "", "parse-names" : false, "suffix" : "" } ], "id" : "ITEM-2", "issued" : { "date-parts" : [ [ "2012" ] ] }, "page" : "449-502", "publisher" : "Elsevier", "publisher-place" : "Oxford, UK", "title" : "The Climate of the Mediterranean Region in Future Climate Projections", "translator" : [ { "dropping-particle" : "", "family" : "Q6346", "given" : "Rt6", "non-dropping-particle" : "", "parse-names" : false, "suffix" : "" } ], "type" : "chapter" }, "uris" : [ "http://www.mendeley.com/documents/?uuid=96d42f4b-9763-4365-bb92-5f80a91b2819" ] } ], "mendeley" : { "formattedCitation" : "(Planton et al., 2012; Soto-Navarro et al., 2020)", "plainTextFormattedCitation" : "(Planton et al., 2012; Soto-Navarro et al., 2020)", "previouslyFormattedCitation" : "(Planton et al., 2012; Soto-Navarro et al., 2020)" }, "properties" : { "noteIndex" : 0 }, "schema" : "https://github.com/citation-style-language/schema/raw/master/csl-citation.json" }</w:instrText>
      </w:r>
      <w:r w:rsidRPr="003F2D6A">
        <w:rPr>
          <w:lang w:val="en-GB"/>
        </w:rPr>
        <w:fldChar w:fldCharType="separate"/>
      </w:r>
      <w:r w:rsidR="00E41CA2">
        <w:rPr>
          <w:noProof/>
          <w:lang w:val="en-GB"/>
        </w:rPr>
        <w:t>(Planton et al., 2012; Soto-Navarro et al., 2020)</w:t>
      </w:r>
      <w:r w:rsidRPr="003F2D6A">
        <w:rPr>
          <w:lang w:val="en-GB"/>
        </w:rPr>
        <w:fldChar w:fldCharType="end"/>
      </w:r>
      <w:r w:rsidRPr="003F2D6A">
        <w:rPr>
          <w:lang w:val="en-GB"/>
        </w:rPr>
        <w:t>.</w:t>
      </w:r>
    </w:p>
    <w:p w14:paraId="7D6B3EBC" w14:textId="77777777" w:rsidR="00E2170D" w:rsidRPr="003F2D6A" w:rsidRDefault="00E2170D" w:rsidP="00E2170D">
      <w:pPr>
        <w:pStyle w:val="AR6BodyText"/>
        <w:rPr>
          <w:rFonts w:cs="Times New Roman"/>
          <w:lang w:val="en-GB"/>
        </w:rPr>
      </w:pPr>
    </w:p>
    <w:p w14:paraId="1652AA7C" w14:textId="77777777" w:rsidR="00E2170D" w:rsidRPr="003F2D6A" w:rsidRDefault="00E2170D" w:rsidP="00E2170D">
      <w:pPr>
        <w:pStyle w:val="AR6BodyText"/>
        <w:rPr>
          <w:rFonts w:cs="Times New Roman"/>
          <w:lang w:val="en-GB"/>
        </w:rPr>
      </w:pPr>
    </w:p>
    <w:p w14:paraId="7C631802" w14:textId="77777777" w:rsidR="00E2170D" w:rsidRPr="003F2D6A" w:rsidRDefault="00E2170D" w:rsidP="00E2170D">
      <w:pPr>
        <w:pStyle w:val="AR6Chap10Level310111"/>
        <w:rPr>
          <w:lang w:val="en-GB"/>
        </w:rPr>
      </w:pPr>
      <w:bookmarkStart w:id="544" w:name="_Toc29679425"/>
      <w:bookmarkStart w:id="545" w:name="_Toc30602375"/>
      <w:bookmarkStart w:id="546" w:name="_Toc70454725"/>
      <w:bookmarkStart w:id="547" w:name="_Toc5899645"/>
      <w:bookmarkStart w:id="548" w:name="_Toc6837966"/>
      <w:r w:rsidRPr="003F2D6A">
        <w:rPr>
          <w:lang w:val="en-GB"/>
        </w:rPr>
        <w:t>Pseudo-global warming experiments</w:t>
      </w:r>
      <w:bookmarkEnd w:id="544"/>
      <w:bookmarkEnd w:id="545"/>
      <w:bookmarkEnd w:id="546"/>
      <w:r w:rsidRPr="003F2D6A">
        <w:rPr>
          <w:lang w:val="en-GB"/>
        </w:rPr>
        <w:t xml:space="preserve"> </w:t>
      </w:r>
    </w:p>
    <w:bookmarkEnd w:id="547"/>
    <w:bookmarkEnd w:id="548"/>
    <w:p w14:paraId="009CF114" w14:textId="77777777" w:rsidR="00E2170D" w:rsidRPr="003F2D6A" w:rsidRDefault="00E2170D" w:rsidP="00E2170D">
      <w:pPr>
        <w:pStyle w:val="AR6BodyText"/>
        <w:rPr>
          <w:color w:val="FF0000"/>
          <w:lang w:val="en-GB"/>
        </w:rPr>
      </w:pPr>
    </w:p>
    <w:p w14:paraId="1FD9328E" w14:textId="70F28EB8" w:rsidR="00E2170D" w:rsidRPr="003F2D6A" w:rsidRDefault="00E2170D" w:rsidP="00E2170D">
      <w:pPr>
        <w:pStyle w:val="AR6BodyText"/>
        <w:rPr>
          <w:lang w:val="en-GB"/>
        </w:rPr>
      </w:pPr>
      <w:r w:rsidRPr="003F2D6A">
        <w:rPr>
          <w:rFonts w:cs="Times New Roman"/>
          <w:lang w:val="en-GB"/>
        </w:rPr>
        <w:t>R</w:t>
      </w:r>
      <w:r w:rsidRPr="003F2D6A">
        <w:rPr>
          <w:lang w:val="en-GB"/>
        </w:rPr>
        <w:t>esults from downscaling experiments often suffer from large-scale circulation biases in the driving GCMs such as misplaced storm tracks (Section 10.3.3.4)</w:t>
      </w:r>
      <w:r w:rsidRPr="003F2D6A">
        <w:rPr>
          <w:rFonts w:cs="Times New Roman"/>
          <w:lang w:val="en-GB"/>
        </w:rPr>
        <w:t xml:space="preserve">, while </w:t>
      </w:r>
      <w:r w:rsidRPr="003F2D6A">
        <w:rPr>
          <w:lang w:val="en-GB"/>
        </w:rPr>
        <w:t xml:space="preserve">changes in atmospheric circulation are often uncertain owing to both climate response uncertainty (Section 10.3.4.2) and internal variability (Section 10.3.4.3). In a given application, if one can assume that changes in the regional climate are dominated by thermodynamic rather than by circulation changes, so-called pseudo-global warming (PGW) experiments </w:t>
      </w:r>
      <w:r w:rsidRPr="003F2D6A">
        <w:rPr>
          <w:lang w:val="en-GB"/>
        </w:rPr>
        <w:fldChar w:fldCharType="begin" w:fldLock="1"/>
      </w:r>
      <w:r w:rsidR="000465A7">
        <w:rPr>
          <w:lang w:val="en-GB"/>
        </w:rPr>
        <w:instrText>ADDIN CSL_CITATION { "citationItems" : [ { "id" : "ITEM-1", "itemData" : { "DOI" : "10.1029/96GL00265", "ISSN" : "00948276", "author" : [ { "dropping-particle" : "", "family" : "Sch\u00e4r", "given" : "Christoph", "non-dropping-particle" : "", "parse-names" : false, "suffix" : "" }, { "dropping-particle" : "", "family" : "Frei", "given" : "Christoph", "non-dropping-particle" : "", "parse-names" : false, "suffix" : "" }, { "dropping-particle" : "", "family" : "L\u00fcthi", "given" : "Daniel", "non-dropping-particle" : "", "parse-names" : false, "suffix" : "" }, { "dropping-particle" : "", "family" : "Davies", "given" : "Huw C.", "non-dropping-particle" : "", "parse-names" : false, "suffix" : "" } ], "container-title" : "Geophysical Research Letters", "id" : "ITEM-1", "issue" : "6", "issued" : { "date-parts" : [ [ "1996", "3", "15" ] ] }, "page" : "669-672", "title" : "Surrogate climate-change scenarios for regional climate models", "translator" : [ { "dropping-particle" : "", "family" : "Q3787", "given" : "", "non-dropping-particle" : "", "parse-names" : false, "suffix" : "" } ], "type" : "article-journal", "volume" : "23" }, "uris" : [ "http://www.mendeley.com/documents/?uuid=3d13dbff-9e1b-4128-bab5-0b887c5e9193" ] } ], "mendeley" : { "formattedCitation" : "(Sch\u00e4r et al., 1996)", "plainTextFormattedCitation" : "(Sch\u00e4r et al., 1996)", "previouslyFormattedCitation" : "(Sch\u00e4r et al., 1996)" }, "properties" : { "noteIndex" : 0 }, "schema" : "https://github.com/citation-style-language/schema/raw/master/csl-citation.json" }</w:instrText>
      </w:r>
      <w:r w:rsidRPr="003F2D6A">
        <w:rPr>
          <w:lang w:val="en-GB"/>
        </w:rPr>
        <w:fldChar w:fldCharType="separate"/>
      </w:r>
      <w:r w:rsidR="00E41CA2">
        <w:rPr>
          <w:noProof/>
          <w:lang w:val="en-GB"/>
        </w:rPr>
        <w:t>(Schär et al., 1996)</w:t>
      </w:r>
      <w:r w:rsidRPr="003F2D6A">
        <w:rPr>
          <w:lang w:val="en-GB"/>
        </w:rPr>
        <w:fldChar w:fldCharType="end"/>
      </w:r>
      <w:r w:rsidRPr="003F2D6A">
        <w:rPr>
          <w:lang w:val="en-GB"/>
        </w:rPr>
        <w:t xml:space="preserve"> may be helpful in mitigating the effects</w:t>
      </w:r>
      <w:r w:rsidRPr="003F2D6A">
        <w:rPr>
          <w:rFonts w:cs="Times New Roman"/>
          <w:lang w:val="en-GB"/>
        </w:rPr>
        <w:t xml:space="preserve"> of circulation biases</w:t>
      </w:r>
      <w:r w:rsidRPr="003F2D6A">
        <w:rPr>
          <w:lang w:val="en-GB"/>
        </w:rPr>
        <w:t xml:space="preserve">, and to fix the large-scale circulation to present climate. In classical PGW experiments, </w:t>
      </w:r>
      <w:r w:rsidRPr="003F2D6A">
        <w:rPr>
          <w:rFonts w:cs="Times New Roman"/>
          <w:lang w:val="en-GB"/>
        </w:rPr>
        <w:t>boundary conditions for the downscaling are taken from reanalysis data,</w:t>
      </w:r>
      <w:r w:rsidRPr="003F2D6A">
        <w:rPr>
          <w:lang w:val="en-GB"/>
        </w:rPr>
        <w:t xml:space="preserve"> but modified according to the thermodynamic signals of climate change. The boundary conditions thus represent the sequence of observed weather, but with adjusted temperatures, humidity and atmospheric stability. Recent applications of PGW experiments include assessments of climate change in Japan </w:t>
      </w:r>
      <w:r w:rsidRPr="003F2D6A">
        <w:rPr>
          <w:lang w:val="en-GB"/>
        </w:rPr>
        <w:fldChar w:fldCharType="begin" w:fldLock="1"/>
      </w:r>
      <w:r w:rsidR="000465A7">
        <w:rPr>
          <w:lang w:val="en-GB"/>
        </w:rPr>
        <w:instrText>ADDIN CSL_CITATION { "citationItems" : [ { "id" : "ITEM-1", "itemData" : { "DOI" : "10.2151/sola.2012-016", "ISSN" : "1349-6476", "author" : [ { "dropping-particle" : "", "family" : "Kawase", "given" : "Hiroaki", "non-dropping-particle" : "", "parse-names" : false, "suffix" : "" }, { "dropping-particle" : "", "family" : "Yoshikane", "given" : "Takao", "non-dropping-particle" : "", "parse-names" : false, "suffix" : "" }, { "dropping-particle" : "", "family" : "Hara", "given" : "Masayuki", "non-dropping-particle" : "", "parse-names" : false, "suffix" : "" }, { "dropping-particle" : "", "family" : "Fujita", "given" : "Mikiko", "non-dropping-particle" : "", "parse-names" : false, "suffix" : "" }, { "dropping-particle" : "", "family" : "Ishizaki", "given" : "Noriko N.", "non-dropping-particle" : "", "parse-names" : false, "suffix" : "" }, { "dropping-particle" : "", "family" : "Kimura", "given" : "Fujio", "non-dropping-particle" : "", "parse-names" : false, "suffix" : "" }, { "dropping-particle" : "", "family" : "Hatsushika", "given" : "Hiroaki", "non-dropping-particle" : "", "parse-names" : false, "suffix" : "" } ], "container-title" : "SOLA", "id" : "ITEM-1", "issued" : { "date-parts" : [ [ "2012" ] ] }, "page" : "61-64", "title" : "Downscaling of Snow Cover Changes in the Late 20th Century Using a Past Climate Simulation Method over Central Japan", "translator" : [ { "dropping-particle" : "", "family" : "Q5165", "given" : "", "non-dropping-particle" : "", "parse-names" : false, "suffix" : "" } ], "type" : "article-journal", "volume" : "8" }, "uris" : [ "http://www.mendeley.com/documents/?uuid=76f15a80-5348-44af-8075-8c1db16ea130" ] }, { "id" : "ITEM-2", "itemData" : { "DOI" : "10.1002/2013JD020429", "ISSN" : "2169897X", "abstract" : "The Sea of Japan side of Central Japan is one of the heaviest snowfall areas in the world. We investigate near-future snow cover changes on the Sea of Japan side using a regional climate model. We perform the pseudo global warming (PGW) downscaling based on the five global climate models (GCMs). The changes in snow cover strongly depend on the elevation; decrease in the ratios of snow cover is larger in the lower elevations. The decrease ratios of the maximum accumulated snowfall in the short term, such as 1 day, are smaller than those in the long term, such as 1 week. We conduct the PGW experiments focusing on specific periods when a 2 K warming at 850 hPa is projected by the individual GCMs (PGW-2K85). The PGW-2K85 experiments show different changes in precipitation, resulting in snow cover changes in spite of similar warming conditions. Simplified sensitivity experiments that assume homogenous warming of the atmosphere (2 K) and the sea surface show that the altitude dependency of snow cover changes is similar to that in the PGW-2K85 experiments, while the uncertainty of changes in the sea surface temperature influences the snow cover changes both in the lower and higher elevations. The decrease in snowfall is, however, underestimated in the simplified sensitivity experiments as compared with the PGW experiments. Most GCMs project an increase in dry static stability and some GCMs project an anticyclonic anomaly over Central Japan, indicating the inhibition of precipitation, including snowfall, in the PGW experiments.", "author" : [ { "dropping-particle" : "", "family" : "Kawase", "given" : "Hiroaki", "non-dropping-particle" : "", "parse-names" : false, "suffix" : "" }, { "dropping-particle" : "", "family" : "Hara", "given" : "Masayuki", "non-dropping-particle" : "", "parse-names" : false, "suffix" : "" }, { "dropping-particle" : "", "family" : "Yoshikane", "given" : "Takao", "non-dropping-particle" : "", "parse-names" : false, "suffix" : "" }, { "dropping-particle" : "", "family" : "Ishizaki", "given" : "Noriko N.", "non-dropping-particle" : "", "parse-names" : false, "suffix" : "" }, { "dropping-particle" : "", "family" : "Uno", "given" : "Fumichika", "non-dropping-particle" : "", "parse-names" : false, "suffix" : "" }, { "dropping-particle" : "", "family" : "Hatsushika", "given" : "Hiroaki", "non-dropping-particle" : "", "parse-names" : false, "suffix" : "" }, { "dropping-particle" : "", "family" : "Kimura", "given" : "Fujio", "non-dropping-particle" : "", "parse-names" : false, "suffix" : "" } ], "container-title" : "Journal of Geophysical Research: Atmospheres", "id" : "ITEM-2", "issue" : "22", "issued" : { "date-parts" : [ [ "2013", "11", "27" ] ] }, "page" : "12444-12457", "title" : "Altitude dependency of future snow cover changes over Central Japan evaluated by a regional climate model", "translator" : [ { "dropping-particle" : "", "family" : "Q5009", "given" : "", "non-dropping-particle" : "", "parse-names" : false, "suffix" : "" } ], "type" : "article-journal", "volume" : "118" }, "uris" : [ "http://www.mendeley.com/documents/?uuid=fc3c495d-17e1-4fcd-8001-10bea3469bb1" ] }, { "id" : "ITEM-3",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"ITEM-3",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"mendeley" : { "formattedCitation" : "(Adachi et al., 2012; Kawase et al., 2012, 2013)", "plainTextFormattedCitation" : "(Adachi et al., 2012; Kawase et al., 2012, 2013)", "previouslyFormattedCitation" : "(Adachi et al., 2012; Kawase et al., 2012, 2013)" }, "properties" : { "noteIndex" : 0 }, "schema" : "https://github.com/citation-style-language/schema/raw/master/csl-citation.json" }</w:instrText>
      </w:r>
      <w:r w:rsidRPr="003F2D6A">
        <w:rPr>
          <w:lang w:val="en-GB"/>
        </w:rPr>
        <w:fldChar w:fldCharType="separate"/>
      </w:r>
      <w:r w:rsidR="00E41CA2">
        <w:rPr>
          <w:noProof/>
          <w:lang w:val="en-GB"/>
        </w:rPr>
        <w:t>(Adachi et al., 2012; Kawase et al., 2012, 2013)</w:t>
      </w:r>
      <w:r w:rsidRPr="003F2D6A">
        <w:rPr>
          <w:lang w:val="en-GB"/>
        </w:rPr>
        <w:fldChar w:fldCharType="end"/>
      </w:r>
      <w:r w:rsidRPr="003F2D6A">
        <w:rPr>
          <w:lang w:val="en-GB"/>
        </w:rPr>
        <w:t xml:space="preserve">, the Los Angeles area </w:t>
      </w:r>
      <w:r w:rsidRPr="003F2D6A">
        <w:rPr>
          <w:lang w:val="en-GB"/>
        </w:rPr>
        <w:fldChar w:fldCharType="begin" w:fldLock="1"/>
      </w:r>
      <w:r w:rsidR="000465A7">
        <w:rPr>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"plainTextFormattedCitation" : "(Walton et al., 2015)", "previouslyFormattedCitation" : "(Walton et al., 2015)" }, "properties" : { "noteIndex" : 0 }, "schema" : "https://github.com/citation-style-language/schema/raw/master/csl-citation.json" }</w:instrText>
      </w:r>
      <w:r w:rsidRPr="003F2D6A">
        <w:rPr>
          <w:lang w:val="en-GB"/>
        </w:rPr>
        <w:fldChar w:fldCharType="separate"/>
      </w:r>
      <w:r w:rsidR="00E41CA2">
        <w:rPr>
          <w:noProof/>
          <w:lang w:val="en-GB"/>
        </w:rPr>
        <w:t>(Walton et al., 2015)</w:t>
      </w:r>
      <w:r w:rsidRPr="003F2D6A">
        <w:rPr>
          <w:lang w:val="en-GB"/>
        </w:rPr>
        <w:fldChar w:fldCharType="end"/>
      </w:r>
      <w:r w:rsidRPr="003F2D6A">
        <w:rPr>
          <w:lang w:val="en-GB"/>
        </w:rPr>
        <w:t xml:space="preserve">, Hawaii </w:t>
      </w:r>
      <w:commentRangeStart w:id="549"/>
      <w:r w:rsidRPr="003F2D6A">
        <w:rPr>
          <w:lang w:val="en-GB"/>
        </w:rPr>
        <w:fldChar w:fldCharType="begin" w:fldLock="1"/>
      </w:r>
      <w:ins w:id="550" w:author="Robin Matthews" w:date="2021-07-11T16:23:00Z">
        <w:r w:rsidR="00B504C7">
          <w:rPr>
            <w:lang w:val="en-GB"/>
          </w:rPr>
          <w:instrText>ADDIN CSL_CITATION { "citationItems" : [ { "id" : "ITEM-1", "itemData" : { "DOI" : "10.1175/JCLI-D-16-0038.1", "abstract" : "A 20-yr simulation with a fine-resolution regional atmospheric model for projected late twenty-first-century conditions in Hawaii is presented. The pseudo-global-warming method is employed, and the boundary conditions are based on a multimodel mean of projections made with global coupled models run with a moderate greenhouse gas emissions scenario. Results show that surface air temperature over land increases ~2\u00b0\u20134\u00b0C with the greatest warming at the highest topographic heights. A modest tendency for the warming to be larger on the leeward sides of the major islands is also apparent. Climatological rainfall is projected to change up to ~25% at many locations. The currently wet windward sides of the major islands will have more clouds and receive more rainfall, while the currently dry leeward sides will generally have even less clouds and rainfall. The average trade wind inversion\u2013base height and the mean marine boundary layer cloud heights are projected to exhibit only small changes. However, the f...", "author" : [ { "dropping-particle" : "", "family" : "Zhang", "given" : "Chunxi", "non-dropping-particle" : "", "parse-names" : false, "suffix" : "" }, { "dropping-particle" : "", "family" : "Wang", "given" : "Yuqing", "non-dropping-particle" : "", "parse-names" : false, "suffix" : "" }, { "dropping-particle" : "", "family" : "Hamilton", "given" : "Kevin", "non-dropping-particle" : "", "parse-names" : false, "suffix" : "" }, { "dropping-particle" : "", "family" : "Lauer", "given" : "Axel", "non-dropping-particle" : "", "parse-names" : false, "suffix" : "" } ], "container-title" : "Journal of Climate", "id" : "ITEM-1", "issued" : { "date-parts" : [ [ "2016" ] ] }, "page" : "8333-8354", "title" : "Dynamical downscaling of the climate for the Hawaiian islands. Part II: Projection for the late twenty-first century", "translator" : [ { "dropping-particle" : "", "family" : "Q4514", "given" : "", "non-dropping-particle" : "", "parse-names" : false, "suffix" : "" } ], "type" : "article-journal", "volume" : "29" }, "uris" : [ "http://www.mendeley.com/documents/?uuid=1bc9d0ac-0b2c-3946-b341-cfa0f9bbead1" ] } ], "mendeley" : { "formattedCitation" : "(Zhang et al., 2016a)", "manualFormatting" : "(C. Zhang et al., 2016)", "plainTextFormattedCitation" : "(Zhang et al., 2016a)", "previouslyFormattedCitation" : "(Zhang et al., 2016a)" }, "properties" : { "noteIndex" : 0 }, "schema" : "https://github.com/citation-style-language/schema/raw/master/csl-citation.json" }</w:instrText>
        </w:r>
      </w:ins>
      <w:del w:id="551" w:author="Robin Matthews" w:date="2021-07-11T16:23:00Z">
        <w:r w:rsidR="000465A7" w:rsidDel="00B504C7">
          <w:rPr>
            <w:lang w:val="en-GB"/>
          </w:rPr>
          <w:delInstrText>ADDIN CSL_CITATION { "citationItems" : [ { "id" : "ITEM-1", "itemData" : { "DOI" : "10.1175/JCLI-D-16-0038.1", "abstract" : "A 20-yr simulation with a fine-resolution regional atmospheric model for projected late twenty-first-century conditions in Hawaii is presented. The pseudo-global-warming method is employed, and the boundary conditions are based on a multimodel mean of projections made with global coupled models run with a moderate greenhouse gas emissions scenario. Results show that surface air temperature over land increases ~2\u00b0\u20134\u00b0C with the greatest warming at the highest topographic heights. A modest tendency for the warming to be larger on the leeward sides of the major islands is also apparent. Climatological rainfall is projected to change up to ~25% at many locations. The currently wet windward sides of the major islands will have more clouds and receive more rainfall, while the currently dry leeward sides will generally have even less clouds and rainfall. The average trade wind inversion\u2013base height and the mean marine boundary layer cloud heights are projected to exhibit only small changes. However, the f...", "author" : [ { "dropping-particle" : "", "family" : "Zhang", "given" : "Chunxi", "non-dropping-particle" : "", "parse-names" : false, "suffix" : "" }, { "dropping-particle" : "", "family" : "Wang", "given" : "Yuqing", "non-dropping-particle" : "", "parse-names" : false, "suffix" : "" }, { "dropping-particle" : "", "family" : "Hamilton", "given" : "Kevin", "non-dropping-particle" : "", "parse-names" : false, "suffix" : "" }, { "dropping-particle" : "", "family" : "Lauer", "given" : "Axel", "non-dropping-particle" : "", "parse-names" : false, "suffix" : "" } ], "container-title" : "Journal of Climate", "id" : "ITEM-1", "issued" : { "date-parts" : [ [ "2016" ] ] }, "page" : "8333-8354", "title" : "Dynamical downscaling of the climate for the Hawaiian islands. Part II: Projection for the late twenty-first century", "translator" : [ { "dropping-particle" : "", "family" : "Q4514", "given" : "", "non-dropping-particle" : "", "parse-names" : false, "suffix" : "" } ], "type" : "article-journal", "volume" : "29" }, "uris" : [ "http://www.mendeley.com/documents/?uuid=1bc9d0ac-0b2c-3946-b341-cfa0f9bbead1" ] } ], "mendeley" : { "formattedCitation" : "(Zhang et al., 2016a)", "plainTextFormattedCitation" : "(Zhang et al., 2016a)", "previouslyFormattedCitation" : "(Zhang et al., 2016a)" }, "properties" : { "noteIndex" : 0 }, "schema" : "https://github.com/citation-style-language/schema/raw/master/csl-citation.json" }</w:delInstrText>
        </w:r>
      </w:del>
      <w:r w:rsidRPr="003F2D6A">
        <w:rPr>
          <w:lang w:val="en-GB"/>
        </w:rPr>
        <w:fldChar w:fldCharType="separate"/>
      </w:r>
      <w:r w:rsidR="00E41CA2">
        <w:rPr>
          <w:noProof/>
          <w:lang w:val="en-GB"/>
        </w:rPr>
        <w:t>(</w:t>
      </w:r>
      <w:ins w:id="552" w:author="Robin Matthews" w:date="2021-07-11T16:23:00Z">
        <w:r w:rsidR="00B504C7">
          <w:rPr>
            <w:noProof/>
            <w:lang w:val="en-GB"/>
          </w:rPr>
          <w:t xml:space="preserve">C. </w:t>
        </w:r>
      </w:ins>
      <w:r w:rsidR="00E41CA2">
        <w:rPr>
          <w:noProof/>
          <w:lang w:val="en-GB"/>
        </w:rPr>
        <w:t>Zhang et al., 2016</w:t>
      </w:r>
      <w:del w:id="553" w:author="Robin Matthews" w:date="2021-07-11T16:23:00Z">
        <w:r w:rsidR="00E41CA2" w:rsidDel="00B504C7">
          <w:rPr>
            <w:noProof/>
            <w:lang w:val="en-GB"/>
          </w:rPr>
          <w:delText>a</w:delText>
        </w:r>
      </w:del>
      <w:r w:rsidR="00E41CA2">
        <w:rPr>
          <w:noProof/>
          <w:lang w:val="en-GB"/>
        </w:rPr>
        <w:t>)</w:t>
      </w:r>
      <w:r w:rsidRPr="003F2D6A">
        <w:rPr>
          <w:lang w:val="en-GB"/>
        </w:rPr>
        <w:fldChar w:fldCharType="end"/>
      </w:r>
      <w:commentRangeEnd w:id="549"/>
      <w:r w:rsidR="00E41CA2">
        <w:rPr>
          <w:rStyle w:val="CommentReference"/>
          <w:rFonts w:asciiTheme="minorHAnsi" w:eastAsiaTheme="minorHAnsi" w:hAnsiTheme="minorHAnsi"/>
          <w:lang w:eastAsia="en-US"/>
        </w:rPr>
        <w:commentReference w:id="549"/>
      </w:r>
      <w:r w:rsidRPr="003F2D6A">
        <w:rPr>
          <w:lang w:val="en-GB"/>
        </w:rPr>
        <w:t xml:space="preserve">, and the Alps </w:t>
      </w:r>
      <w:r w:rsidRPr="003F2D6A">
        <w:rPr>
          <w:lang w:val="en-GB"/>
        </w:rPr>
        <w:fldChar w:fldCharType="begin" w:fldLock="1"/>
      </w:r>
      <w:r w:rsidR="000465A7">
        <w:rPr>
          <w:lang w:val="en-GB"/>
        </w:rPr>
        <w:instrText>ADDIN CSL_CITATION { "citationItems" : [ { "id" : "ITEM-1", "itemData" : { "DOI" : "10.5194/acp-18-5253-2018", "ISSN" : "1680-7324", "abstract" : "Abstract. Climate models project an increase in heavy precipitation events in response to greenhouse gas forcing. Important elements of such events are rain showers and thunderstorms, which are poorly represented in models with parameterized convection. In this study, simulations with 12km horizontal grid spacing (convection-parameterizing model, CPM) and 2km grid spacing (convection-resolving model, CRM) are employed to investigate the change in the diurnal cycle of convection with warmer climate. For this purpose, simulations of 11 days in June 2007 with a pronounced diurnal cycle of convection are compared with surrogate simulations from the same period. The surrogate climate simulations mimic a future climate with increased temperatures but unchanged relative humidity and similar synoptic-scale circulation. Two temperature scenarios are compared: one with homogeneous warming (HW) using a vertically uniform warming and the other with vertically dependent warming (VW) that enables changes in lapse rate. The two sets of simulations with parameterized and explicit convection exhibit substantial differences, some of which are well known from the literature. These include differences in the timing and amplitude of the diurnal cycle of convection, and the frequency of precipitation with low intensities. The response to climate change is much less studied. We can show that stratification changes have a strong influence on the changes in convection. Precipitation is strongly increasing for HW but decreasing for the VW simulations. For cloud type frequencies, virtually no changes are found for HW, but a substantial reduction in high clouds is found for VW. Further, we can show that the climate change signal strongly depends upon the horizontal resolution. In particular, significant differences between CPM and CRM are found in terms of the radiative feedbacks, with CRM exhibiting a stronger negative feedback in the top-of-the-atmosphere energy budget.", "author" : [ { "dropping-particle" : "", "family" : "Keller", "given" : "Michael", "non-dropping-particle" : "", "parse-names" : false, "suffix" : "" }, { "dropping-particle" : "", "family" : "Kr\u00f6ner", "given" : "Nico", "non-dropping-particle" : "", "parse-names" : false, "suffix" : "" }, { "dropping-particle" : "", "family" : "Fuhrer", "given" : "Oliver", "non-dropping-particle" : "", "parse-names" : false, "suffix" : "" }, { "dropping-particle" : "", "family" : "L\u00fcthi", "given" : "Daniel", "non-dropping-particle" : "", "parse-names" : false, "suffix" : "" }, { "dropping-particle" : "", "family" : "Schmidli", "given" : "Juerg", "non-dropping-particle" : "", "parse-names" : false, "suffix" : "" }, { "dropping-particle" : "", "family" : "Stengel", "given" : "Martin", "non-dropping-particle" : "", "parse-names" : false, "suffix" : "" }, { "dropping-particle" : "", "family" : "St\u00f6ckli", "given" : "Reto", "non-dropping-particle" : "", "parse-names" : false, "suffix" : "" }, { "dropping-particle" : "", "family" : "Sch\u00e4r", "given" : "Christoph", "non-dropping-particle" : "", "parse-names" : false, "suffix" : "" } ], "container-title" : "Atmospheric Chemistry and Physics", "id" : "ITEM-1", "issue" : "8", "issued" : { "date-parts" : [ [ "2018", "4", "18" ] ] }, "page" : "5253-5264", "title" : "The sensitivity of Alpine summer convection to surrogate climate change: an intercomparison between convection-parameterizing and convection-resolving models", "translator" : [ { "dropping-particle" : "", "family" : "Q5002", "given" : "", "non-dropping-particle" : "", "parse-names" : false, "suffix" : "" } ], "type" : "article-journal", "volume" : "18" }, "uris" : [ "http://www.mendeley.com/documents/?uuid=ee8ecb97-3b76-4e7e-b250-6748966afd3a" ] } ], "mendeley" : { "formattedCitation" : "(Keller et al., 2018)", "plainTextFormattedCitation" : "(Keller et al., 2018)", "previouslyFormattedCitation" : "(Keller et al., 2018)" }, "properties" : { "noteIndex" : 0 }, "schema" : "https://github.com/citation-style-language/schema/raw/master/csl-citation.json" }</w:instrText>
      </w:r>
      <w:r w:rsidRPr="003F2D6A">
        <w:rPr>
          <w:lang w:val="en-GB"/>
        </w:rPr>
        <w:fldChar w:fldCharType="separate"/>
      </w:r>
      <w:r w:rsidR="00E41CA2">
        <w:rPr>
          <w:noProof/>
          <w:lang w:val="en-GB"/>
        </w:rPr>
        <w:t>(Keller et al., 2018)</w:t>
      </w:r>
      <w:r w:rsidRPr="003F2D6A">
        <w:rPr>
          <w:lang w:val="en-GB"/>
        </w:rPr>
        <w:fldChar w:fldCharType="end"/>
      </w:r>
      <w:r w:rsidRPr="003F2D6A">
        <w:rPr>
          <w:lang w:val="en-GB"/>
        </w:rPr>
        <w:t xml:space="preserve">. Recently, PGW studies have been generalised to modify global model simulations with the objective of separating the drivers of regional climate change, such as the Mediterranean amplification </w:t>
      </w:r>
      <w:commentRangeStart w:id="554"/>
      <w:r w:rsidRPr="003F2D6A">
        <w:rPr>
          <w:lang w:val="en-GB"/>
        </w:rPr>
        <w:fldChar w:fldCharType="begin" w:fldLock="1"/>
      </w:r>
      <w:ins w:id="555" w:author="Robin Matthews" w:date="2021-07-11T16:23:00Z">
        <w:r w:rsidR="00B504C7">
          <w:rPr>
            <w:lang w:val="en-GB"/>
          </w:rPr>
          <w: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"(Brogli et al., 2019a)", "manualFormatting" : "(e.g., Brogli et al., 2019b", "plainTextFormattedCitation" : "(Brogli et al., 2019a)", "previouslyFormattedCitation" : "(Brogli et al., 2019a)" }, "properties" : { "noteIndex" : 0 }, "schema" : "https://github.com/citation-style-language/schema/raw/master/csl-citation.json" }</w:instrText>
        </w:r>
      </w:ins>
      <w:del w:id="556" w:author="Robin Matthews" w:date="2021-07-11T16:23:00Z">
        <w:r w:rsidR="000465A7" w:rsidDel="00B504C7">
          <w:rPr>
            <w:lang w:val="en-GB"/>
          </w:rPr>
          <w:del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"(Brogli et al., 2019a)", "manualFormatting" : "(e.g., Brogli et al., 2019a; Section 10.3.2.3)", "plainTextFormattedCitation" : "(Brogli et al., 2019a)", "previouslyFormattedCitation" : "(Brogli et al., 2019a)" }, "properties" : { "noteIndex" : 0 }, "schema" : "https://github.com/citation-style-language/schema/raw/master/csl-citation.json" }</w:delInstrText>
        </w:r>
      </w:del>
      <w:r w:rsidRPr="003F2D6A">
        <w:rPr>
          <w:lang w:val="en-GB"/>
        </w:rPr>
        <w:fldChar w:fldCharType="separate"/>
      </w:r>
      <w:r w:rsidR="00E41CA2">
        <w:rPr>
          <w:noProof/>
          <w:lang w:val="en-GB"/>
        </w:rPr>
        <w:t>(e.g., Brogli et al., 2019</w:t>
      </w:r>
      <w:ins w:id="557" w:author="Robin Matthews" w:date="2021-07-11T16:23:00Z">
        <w:r w:rsidR="00B504C7">
          <w:rPr>
            <w:noProof/>
            <w:lang w:val="en-GB"/>
          </w:rPr>
          <w:t>b</w:t>
        </w:r>
      </w:ins>
      <w:del w:id="558" w:author="Robin Matthews" w:date="2021-07-11T16:23:00Z">
        <w:r w:rsidR="00E41CA2" w:rsidDel="00B504C7">
          <w:rPr>
            <w:noProof/>
            <w:lang w:val="en-GB"/>
          </w:rPr>
          <w:delText>a; Section 10.3.2.3)</w:delText>
        </w:r>
      </w:del>
      <w:r w:rsidRPr="003F2D6A">
        <w:rPr>
          <w:lang w:val="en-GB"/>
        </w:rPr>
        <w:fldChar w:fldCharType="end"/>
      </w:r>
      <w:commentRangeEnd w:id="554"/>
      <w:r w:rsidR="00E41CA2">
        <w:rPr>
          <w:rStyle w:val="CommentReference"/>
          <w:rFonts w:asciiTheme="minorHAnsi" w:eastAsiaTheme="minorHAnsi" w:hAnsiTheme="minorHAnsi"/>
          <w:lang w:eastAsia="en-US"/>
        </w:rPr>
        <w:commentReference w:id="554"/>
      </w:r>
      <w:ins w:id="559" w:author="Robin Matthews" w:date="2021-07-11T16:23:00Z">
        <w:r w:rsidR="00B504C7">
          <w:rPr>
            <w:noProof/>
            <w:lang w:val="en-GB"/>
          </w:rPr>
          <w:t>; Section 10.3.2.3)</w:t>
        </w:r>
      </w:ins>
      <w:r w:rsidRPr="003F2D6A">
        <w:rPr>
          <w:lang w:val="en-GB"/>
        </w:rPr>
        <w:t>.</w:t>
      </w:r>
    </w:p>
    <w:p w14:paraId="6A754475" w14:textId="77777777" w:rsidR="00E2170D" w:rsidRPr="003F2D6A" w:rsidRDefault="00E2170D" w:rsidP="00E2170D">
      <w:pPr>
        <w:pStyle w:val="AR6BodyText"/>
        <w:rPr>
          <w:lang w:val="en-GB"/>
        </w:rPr>
      </w:pPr>
    </w:p>
    <w:p w14:paraId="2FD01DCD" w14:textId="7DE90B5A" w:rsidR="00E2170D" w:rsidRPr="003F2D6A" w:rsidRDefault="00E2170D" w:rsidP="00E2170D">
      <w:pPr>
        <w:pStyle w:val="AR6BodyText"/>
        <w:rPr>
          <w:rFonts w:cs="Times New Roman"/>
          <w:lang w:val="en-GB"/>
        </w:rPr>
      </w:pPr>
      <w:r w:rsidRPr="003F2D6A">
        <w:rPr>
          <w:lang w:val="en-GB"/>
        </w:rPr>
        <w:t>Equivalent simulations can be conducted for individual events, thereby allowing for very high resolution. With counterfactual past climate conditions, such simulations can be used for conditional event attribution (</w:t>
      </w:r>
      <w:commentRangeStart w:id="560"/>
      <w:r w:rsidRPr="003F2D6A">
        <w:rPr>
          <w:lang w:val="en-GB"/>
        </w:rPr>
        <w:fldChar w:fldCharType="begin" w:fldLock="1"/>
      </w:r>
      <w:ins w:id="561" w:author="Robin Matthews" w:date="2021-07-11T16:23:00Z">
        <w:r w:rsidR="00B504C7">
          <w:rPr>
            <w:lang w:val="en-GB"/>
          </w:rPr>
          <w:instrText>ADDIN CSL_CITATION { "citationItems" : [ { "id" : "ITEM-1",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"ITEM-1",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"mendeley" : { "formattedCitation" : "(Trenberth et al., 2015)", "manualFormatting" : "Trenberth et al., 2015", "plainTextFormattedCitation" : "(Trenberth et al., 2015)", "previouslyFormattedCitation" : "(Trenberth et al., 2015)" }, "properties" : { "noteIndex" : 0 }, "schema" : "https://github.com/citation-style-language/schema/raw/master/csl-citation.json" }</w:instrText>
        </w:r>
      </w:ins>
      <w:del w:id="562" w:author="Robin Matthews" w:date="2021-07-11T16:23:00Z">
        <w:r w:rsidR="000465A7" w:rsidDel="00B504C7">
          <w:rPr>
            <w:lang w:val="en-GB"/>
          </w:rPr>
          <w:delInstrText>ADDIN CSL_CITATION { "citationItems" : [ { "id" : "ITEM-1",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"ITEM-1",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"mendeley" : { "formattedCitation" : "(Trenberth et al., 2015)", "manualFormatting" : "Trenberth et al., 2015; Chapter 11)", "plainTextFormattedCitation" : "(Trenberth et al., 2015)", "previouslyFormattedCitation" : "(Trenberth et al., 2015)" }, "properties" : { "noteIndex" : 0 }, "schema" : "https://github.com/citation-style-language/schema/raw/master/csl-citation.json" }</w:delInstrText>
        </w:r>
      </w:del>
      <w:r w:rsidRPr="003F2D6A">
        <w:rPr>
          <w:lang w:val="en-GB"/>
        </w:rPr>
        <w:fldChar w:fldCharType="separate"/>
      </w:r>
      <w:bookmarkStart w:id="563" w:name="__Fieldmark__48894_1410579189"/>
      <w:bookmarkStart w:id="564" w:name="__Fieldmark__26134_1410579189"/>
      <w:bookmarkStart w:id="565" w:name="__Fieldmark__18427_1410579189"/>
      <w:bookmarkStart w:id="566" w:name="__Fieldmark__15506_1410579189"/>
      <w:bookmarkStart w:id="567" w:name="__Fieldmark__1412_1410579189"/>
      <w:bookmarkStart w:id="568" w:name="__Fieldmark__1760_2665791753"/>
      <w:r w:rsidR="00E41CA2">
        <w:rPr>
          <w:noProof/>
          <w:lang w:val="en-GB"/>
        </w:rPr>
        <w:t>Trenberth et al., 2015</w:t>
      </w:r>
      <w:del w:id="569" w:author="Robin Matthews" w:date="2021-07-11T16:23:00Z">
        <w:r w:rsidR="00E41CA2" w:rsidDel="00B504C7">
          <w:rPr>
            <w:noProof/>
            <w:lang w:val="en-GB"/>
          </w:rPr>
          <w:delText>; Chapter 11)</w:delText>
        </w:r>
      </w:del>
      <w:r w:rsidRPr="003F2D6A">
        <w:rPr>
          <w:lang w:val="en-GB"/>
        </w:rPr>
        <w:fldChar w:fldCharType="end"/>
      </w:r>
      <w:bookmarkEnd w:id="563"/>
      <w:bookmarkEnd w:id="564"/>
      <w:bookmarkEnd w:id="565"/>
      <w:bookmarkEnd w:id="566"/>
      <w:bookmarkEnd w:id="567"/>
      <w:bookmarkEnd w:id="568"/>
      <w:commentRangeEnd w:id="560"/>
      <w:r w:rsidR="00E41CA2">
        <w:rPr>
          <w:rStyle w:val="CommentReference"/>
          <w:rFonts w:asciiTheme="minorHAnsi" w:eastAsiaTheme="minorHAnsi" w:hAnsiTheme="minorHAnsi"/>
          <w:lang w:eastAsia="en-US"/>
        </w:rPr>
        <w:commentReference w:id="560"/>
      </w:r>
      <w:ins w:id="570" w:author="Robin Matthews" w:date="2021-07-11T16:23:00Z">
        <w:r w:rsidR="00B504C7">
          <w:rPr>
            <w:noProof/>
            <w:lang w:val="en-GB"/>
          </w:rPr>
          <w:t>; Chapter 11)</w:t>
        </w:r>
      </w:ins>
      <w:r w:rsidRPr="003F2D6A">
        <w:rPr>
          <w:lang w:val="en-GB"/>
        </w:rPr>
        <w:t xml:space="preserve">, using hypothetical future conditions to generate physical climate storylines of how specific events may manifest in a warmer climate. The approach has been employed to study extreme events that require very high resolution simulations such as tropical cyclones </w:t>
      </w:r>
      <w:commentRangeStart w:id="571"/>
      <w:r w:rsidRPr="003F2D6A">
        <w:rPr>
          <w:lang w:val="en-GB"/>
        </w:rPr>
        <w:fldChar w:fldCharType="begin" w:fldLock="1"/>
      </w:r>
      <w:ins w:id="572" w:author="Robin Matthews" w:date="2021-07-11T16:24:00Z">
        <w:r w:rsidR="00B504C7">
          <w:rPr>
            <w:lang w:val="en-GB"/>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"10.2151/sola.2017-045", "ISSN" : "1349-6476", "author" : [ { "dropping-particle" : "", "family" : "Kanada", "given" : "Sachie", "non-dropping-particle" : "", "parse-names" : false, "suffix" : "" }, { "dropping-particle" : "", "family" : "Tsuboki", "given" : "Kazuhisa", "non-dropping-particle" : "", "parse-names" : false, "suffix" : "" }, { "dropping-particle" : "", "family" : "Aiki", "given" : "Hidenori", "non-dropping-particle" : "", "parse-names" : false, "suffix" : "" }, { "dropping-particle" : "", "family" : "Tsujino", "given" : "Satoki", "non-dropping-particle" : "", "parse-names" : false, "suffix" : "" }, { "dropping-particle" : "", "family" : "Takayabu", "given" : "Izuru", "non-dropping-particle" : "", "parse-names" : false, "suffix" : "" } ], "container-title" : "SOLA", "id" : "ITEM-2", "issued" : { "date-parts" : [ [ "2017" ] ] }, "page" : "246-251", "title" : "Future Enhancement of Heavy Rainfall Events Associated with a Typhoon in the Midlatitude Regions", "translator" : [ { "dropping-particle" : "", "family" : "Q5420", "given" : "", "non-dropping-particle" : "", "parse-names" : false, "suffix" : "" } ], "type" : "article-journal", "volume" : "13" }, "uris" : [ "http://www.mendeley.com/documents/?uuid=70bf7c33-36b6-4669-ada0-15f7ae61e7d1" ] }, { "id" : "ITEM-3", "itemData" : { "DOI" : "10.1175/JCLI-D-17-0391.1", "abstract" : "AbstractTropical cyclones have enormous costs to society through both loss of life and damage to infrastructure. There is good reason to believe that such storms will change in the future as a result of changes in the global climate system and that such changes may have important socioeconomic implications. Here a high-resolution regional climate modeling experiment is presented using the Weather Research and Forecasting (WRF) Model to investigate possible changes in tropical cyclones. These simulations were performed for the period 2001\u201313 using the ERA-Interim product for the boundary conditions, thus enabling a direct comparison between modeled and observed cyclone characteristics. The WRF simulation reproduced 30 of the 32 named storms that entered the model domain during this period. The model simulates the tropical cyclone tracks, storm radii, and translation speeds well, but the maximum wind speeds simulated were less than observed and the minimum central pressures were too large. This experiment i...", "author" : [ { "dropping-particle" : "", "family" : "Gutmann", "given" : "Ethan D.", "non-dropping-particle" : "", "parse-names" : false, "suffix" : "" }, { "dropping-particle" : "", "family" : "Rasmussen", "given" : "Roy M.", "non-dropping-particle" : "", "parse-names" : false, "suffix" : "" }, { "dropping-particle" : "", "family" : "Liu", "given" : "Changhai", "non-dropping-particle" : "", "parse-names" : false, "suffix" : "" }, { "dropping-particle" : "", "family" : "Ikeda", "given" : "Kyoko", "non-dropping-particle" : "", "parse-names" : false, "suffix" : "" }, { "dropping-particle" : "", "family" : "Bruyere", "given" : "Cindy L.", "non-dropping-particle" : "", "parse-names" : false, "suffix" : "" }, { "dropping-particle" : "", "family" : "Done", "given" : "James M.", "non-dropping-particle" : "", "parse-names" : false, "suffix" : "" }, { "dropping-particle" : "", "family" : "Garr\u00e8", "given" : "Luca", "non-dropping-particle" : "", "parse-names" : false, "suffix" : "" }, { "dropping-particle" : "", "family" : "Friis-Hansen", "given" : "Peter", "non-dropping-particle" : "", "parse-names" : false, "suffix" : "" }, { "dropping-particle" : "", "family" : "Veldore", "given" : "Vidyunmala", "non-dropping-particle" : "", "parse-names" : false, "suffix" : "" } ], "container-title" : "Journal of Climate", "id" : "ITEM-3", "issued" : { "date-parts" : [ [ "2018" ] ] }, "title" : "Changes in hurricanes from a 13-Yr convection-permitting pseudo- global warming simulation", "translator" : [ { "dropping-particle" : "", "family" : "Q4149", "given" : "", "non-dropping-particle" : "", "parse-names" : false, "suffix" : "" } ], "type" : "article-journal" }, "uris" : [ "http://www.mendeley.com/documents/?uuid=848477c6-3bd2-320e-89a6-253504f936c0" ] }, { "id" : "ITEM-4", "itemData" : { "DOI" : "10.1038/s41586-018-0673-2", "ISBN" : "1476-4687", "ISSN" : "14764687", "abstract" : "There is no consensus on whether climate change has yet affected the statistics of tropical cyclones, owing to their large natural variability and the limited period of consistent observations. In addition, projections of future tropical cyclone activity are uncertain, because they often rely on coarse-resolution climate models that parameterize convection and hence have difficulty in directly representing tropical cyclones. Here we used convection-permitting regional climate model simulations to investigate whether and how recent destructive tropical cyclones would change if these events had occurred in pre-industrial and in future climates. We found that, relative to pre-industrial conditions, climate change so far has enhanced the average and extreme rainfall of hurricanes Katrina, Irma and Maria, but did not change tropical cyclone wind-speed intensity. In addition, future anthropogenic warming would robustly increase the wind speed and rainfall of 11 of 13 intense tropical cyclones (of 15 events sampled globally). Additional regional climate model simulations suggest that convective parameterization introduces minimal uncertainty into the sign of projected changes in tropical cyclone intensity and rainfall, which allows us to have confidence in projections from global models with parameterized convection and resolution fine enough to include tropical cyclones.", "author" : [ { "dropping-particle" : "", "family" : "Patricola", "given" : "Christina M.", "non-dropping-particle" : "", "parse-names" : false, "suffix" : "" }, { "dropping-particle" : "", "family" : "Wehner", "given" : "Michael F.", "non-dropping-particle" : "", "parse-names" : false, "suffix" : "" } ], "container-title" : "Nature", "id" : "ITEM-4", "issue" : "7731", "issued" : { "date-parts" : [ [ "2018" ] ] }, "page" : "339-346", "publisher" : "Springer US", "title" : "Anthropogenic influences on major tropical cyclone events", "translator" : [ { "dropping-particle" : "", "family" : "Q4410", "given" : "", "non-dropping-particle" : "", "parse-names" : false, "suffix" : "" } ], "type" : "article-journal", "volume" : "563" }, "uris" : [ "http://www.mendeley.com/documents/?uuid=d58841a2-3392-4b1d-95e0-4f0422a3ce76" ] }, { "id" : "ITEM-5",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"ITEM-5",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"ITEM-6", "itemData" : { "DOI" : "10.1002/2015GL067050", "ISSN" : "0094-8276", "author" : [ { "dropping-particle" : "", "family" : "Lau", "given" : "William K. M.", "non-dropping-particle" : "", "parse-names" : false, "suffix" : "" }, { "dropping-particle" : "", "family" : "Shi", "given" : "J. J.", "non-dropping-particle" : "", "parse-names" : false, "suffix" : "" }, { "dropping-particle" : "", "family" : "Tao", "given" : "W. K.", "non-dropping-particle" : "", "parse-names" : false, "suffix" : "" }, { "dropping-particle" : "", "family" : "Kim", "given" : "K. M.", "non-dropping-particle" : "", "parse-names" : false, "suffix" : "" } ], "container-title" : "Geophysical Research Letters", "id" : "ITEM-6", "issue" : "2", "issued" : { "date-parts" : [ [ "2016", "1", "28" ] ] }, "page" : "802-811", "title" : "What would happen to Superstorm Sandy under the influence of a substantially warmer Atlantic Ocean?", "translator" : [ { "dropping-particle" : "", "family" : "Q6908", "given" : "", "non-dropping-particle" : "", "parse-names" : false, "suffix" : "" } ], "type" : "article-journal", "volume" : "43" }, "uris" : [ "http://www.mendeley.com/documents/?uuid=e6d11230-4b54-4a49-a16c-93a7d86a6d41" ] }, { "id" : "ITEM-7", "itemData" : { "DOI" : "10.1038/s41598-020-58824-8", "ISSN" : "2045-2322", "abstract" : "We have investigated changes of western North Pacific land-falling tropical cyclone (TC) characteristics due to warmer climate conditions, using the pseudo-global-warming (PGW) technique. Historical simulations of three intense TCs making landfall in Pearl River Delta (PRD) were first conducted using the Weather Research and Forecasting (WRF) model. The same cases were then re-simulated by superimposing near- (2015\u20132039) and far- (2075\u20132099) future temperature and humidity changes onto the background climate; these changes were derived from the Coupled Model Intercomparison Project phase 5 (CMIP5) multi-model projections according to the Representative Concentration Pathway (RCP) 8.5 scenario. Peak intensities of TCs (maximum surface wind in their lifetimes) are expected to increase by ~ (3) 10% in the (near) far future. Further experiments indicate that surface warming alone acts to intensify TCs by enhancing sea surface heat flux, while warmer atmosphere acts in the opposite way by increasing the stability. In the far future, associated storm surges are also estimated to increase by about 8.5%, computed by the Sea, Lake, and Overland Surges from Hurricanes (SLOSH) model. Combined with sea level rise and estimated land vertical displacement, TC-induced storm tide affecting PRD will increase by ~1 m in the future 2075\u20132099 period.", "author" : [ { "dropping-particle" : "", "family" : "Chen", "given" : "Jilong", "non-dropping-particle" : "", "parse-names" : false, "suffix" : "" }, { "dropping-particle" : "", "family" : "Wang", "given" : "Ziqian", "non-dropping-particle" : "", "parse-names" : false, "suffix" : "" }, { "dropping-particle" : "", "family" : "Tam", "given" : "Chi-Yung", "non-dropping-particle" : "", "parse-names" : false, "suffix" : "" }, { "dropping-particle" : "", "family" : "Lau", "given" : "Ngar-Cheung", "non-dropping-particle" : "", "parse-names" : false, "suffix" : "" }, { "dropping-particle" : "", "family" : "Lau", "given" : "Dick-Shum Dickson", "non-dropping-particle" : "", "parse-names" : false, "suffix" : "" }, { "dropping-particle" : "", "family" : "Mok", "given" : "Hing-Yim", "non-dropping-particle" : "", "parse-names" : false, "suffix" : "" } ], "container-title" : "Scientific Reports", "id" : "ITEM-7", "issue" : "1", "issued" : { "date-parts" : [ [ "2020", "12", "6" ] ] }, "page" : "1965", "title" : "Impacts of climate change on tropical cyclones and induced storm surges in the Pearl River Delta region using pseudo-global-warming method", "translator" : [ { "dropping-particle" : "", "family" : "Q6909", "given" : "", "non-dropping-particle" : "", "parse-names" : false, "suffix" : "" } ], "type" : "article-journal", "volume" : "10" }, "uris" : [ "http://www.mendeley.com/documents/?uuid=2ce1ca0f-40fd-41ca-a353-7fc8e0de2303" ] } ], "mendeley" : { "formattedCitation" : "(Lackmann, 2015; Takayabu et al., 2015; Lau et al., 2016; Kanada et al., 2017a; Gutmann et al., 2018; Patricola and Wehner, 2018; Chen et al., 2020a)", "manualFormatting" : "(Lackmann, 2015; Takayabu et al., 2015; Lau et al., 2016; Kanada et al., 2017a; Gutmann et al., 2018; Patricola and Wehner, 2018; J. Chen et al., 2020)", "plainTextFormattedCitation" : "(Lackmann, 2015; Takayabu et al., 2015; Lau et al., 2016; Kanada et al., 2017a; Gutmann et al., 2018; Patricola and Wehner, 2018; Chen et al., 2020a)", "previouslyFormattedCitation" : "(Lackmann, 2015; Takayabu et al., 2015; Lau et al., 2016; Kanada et al., 2017a; Gutmann et al., 2018; Patricola and Wehner, 2018; Chen et al., 2020a)" }, "properties" : { "noteIndex" : 0 }, "schema" : "https://github.com/citation-style-language/schema/raw/master/csl-citation.json" }</w:instrText>
        </w:r>
      </w:ins>
      <w:del w:id="573" w:author="Robin Matthews" w:date="2021-07-11T16:24:00Z">
        <w:r w:rsidR="000465A7" w:rsidDel="00B504C7">
          <w:rPr>
            <w:lang w:val="en-GB"/>
          </w:rPr>
          <w:del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"10.2151/sola.2017-045", "ISSN" : "1349-6476", "author" : [ { "dropping-particle" : "", "family" : "Kanada", "given" : "Sachie", "non-dropping-particle" : "", "parse-names" : false, "suffix" : "" }, { "dropping-particle" : "", "family" : "Tsuboki", "given" : "Kazuhisa", "non-dropping-particle" : "", "parse-names" : false, "suffix" : "" }, { "dropping-particle" : "", "family" : "Aiki", "given" : "Hidenori", "non-dropping-particle" : "", "parse-names" : false, "suffix" : "" }, { "dropping-particle" : "", "family" : "Tsujino", "given" : "Satoki", "non-dropping-particle" : "", "parse-names" : false, "suffix" : "" }, { "dropping-particle" : "", "family" : "Takayabu", "given" : "Izuru", "non-dropping-particle" : "", "parse-names" : false, "suffix" : "" } ], "container-title" : "SOLA", "id" : "ITEM-2", "issued" : { "date-parts" : [ [ "2017" ] ] }, "page" : "246-251", "title" : "Future Enhancement of Heavy Rainfall Events Associated with a Typhoon in the Midlatitude Regions", "translator" : [ { "dropping-particle" : "", "family" : "Q5420", "given" : "", "non-dropping-particle" : "", "parse-names" : false, "suffix" : "" } ], "type" : "article-journal", "volume" : "13" }, "uris" : [ "http://www.mendeley.com/documents/?uuid=70bf7c33-36b6-4669-ada0-15f7ae61e7d1" ] }, { "id" : "ITEM-3", "itemData" : { "DOI" : "10.1175/JCLI-D-17-0391.1", "abstract" : "AbstractTropical cyclones have enormous costs to society through both loss of life and damage to infrastructure. There is good reason to believe that such storms will change in the future as a result of changes in the global climate system and that such changes may have important socioeconomic implications. Here a high-resolution regional climate modeling experiment is presented using the Weather Research and Forecasting (WRF) Model to investigate possible changes in tropical cyclones. These simulations were performed for the period 2001\u201313 using the ERA-Interim product for the boundary conditions, thus enabling a direct comparison between modeled and observed cyclone characteristics. The WRF simulation reproduced 30 of the 32 named storms that entered the model domain during this period. The model simulates the tropical cyclone tracks, storm radii, and translation speeds well, but the maximum wind speeds simulated were less than observed and the minimum central pressures were too large. This experiment i...", "author" : [ { "dropping-particle" : "", "family" : "Gutmann", "given" : "Ethan D.", "non-dropping-particle" : "", "parse-names" : false, "suffix" : "" }, { "dropping-particle" : "", "family" : "Rasmussen", "given" : "Roy M.", "non-dropping-particle" : "", "parse-names" : false, "suffix" : "" }, { "dropping-particle" : "", "family" : "Liu", "given" : "Changhai", "non-dropping-particle" : "", "parse-names" : false, "suffix" : "" }, { "dropping-particle" : "", "family" : "Ikeda", "given" : "Kyoko", "non-dropping-particle" : "", "parse-names" : false, "suffix" : "" }, { "dropping-particle" : "", "family" : "Bruyere", "given" : "Cindy L.", "non-dropping-particle" : "", "parse-names" : false, "suffix" : "" }, { "dropping-particle" : "", "family" : "Done", "given" : "James M.", "non-dropping-particle" : "", "parse-names" : false, "suffix" : "" }, { "dropping-particle" : "", "family" : "Garr\u00e8", "given" : "Luca", "non-dropping-particle" : "", "parse-names" : false, "suffix" : "" }, { "dropping-particle" : "", "family" : "Friis-Hansen", "given" : "Peter", "non-dropping-particle" : "", "parse-names" : false, "suffix" : "" }, { "dropping-particle" : "", "family" : "Veldore", "given" : "Vidyunmala", "non-dropping-particle" : "", "parse-names" : false, "suffix" : "" } ], "container-title" : "Journal of Climate", "id" : "ITEM-3", "issued" : { "date-parts" : [ [ "2018" ] ] }, "title" : "Changes in hurricanes from a 13-Yr convection-permitting pseudo- global warming simulation", "translator" : [ { "dropping-particle" : "", "family" : "Q4149", "given" : "", "non-dropping-particle" : "", "parse-names" : false, "suffix" : "" } ], "type" : "article-journal" }, "uris" : [ "http://www.mendeley.com/documents/?uuid=848477c6-3bd2-320e-89a6-253504f936c0" ] }, { "id" : "ITEM-4", "itemData" : { "DOI" : "10.1038/s41586-018-0673-2", "ISBN" : "1476-4687", "ISSN" : "14764687", "abstract" : "There is no consensus on whether climate change has yet affected the statistics of tropical cyclones, owing to their large natural variability and the limited period of consistent observations. In addition, projections of future tropical cyclone activity are uncertain, because they often rely on coarse-resolution climate models that parameterize convection and hence have difficulty in directly representing tropical cyclones. Here we used convection-permitting regional climate model simulations to investigate whether and how recent destructive tropical cyclones would change if these events had occurred in pre-industrial and in future climates. We found that, relative to pre-industrial conditions, climate change so far has enhanced the average and extreme rainfall of hurricanes Katrina, Irma and Maria, but did not change tropical cyclone wind-speed intensity. In addition, future anthropogenic warming would robustly increase the wind speed and rainfall of 11 of 13 intense tropical cyclones (of 15 events sampled globally). Additional regional climate model simulations suggest that convective parameterization introduces minimal uncertainty into the sign of projected changes in tropical cyclone intensity and rainfall, which allows us to have confidence in projections from global models with parameterized convection and resolution fine enough to include tropical cyclones.", "author" : [ { "dropping-particle" : "", "family" : "Patricola", "given" : "Christina M.", "non-dropping-particle" : "", "parse-names" : false, "suffix" : "" }, { "dropping-particle" : "", "family" : "Wehner", "given" : "Michael F.", "non-dropping-particle" : "", "parse-names" : false, "suffix" : "" } ], "container-title" : "Nature", "id" : "ITEM-4", "issue" : "7731", "issued" : { "date-parts" : [ [ "2018" ] ] }, "page" : "339-346", "publisher" : "Springer US", "title" : "Anthropogenic influences on major tropical cyclone events", "translator" : [ { "dropping-particle" : "", "family" : "Q4410", "given" : "", "non-dropping-particle" : "", "parse-names" : false, "suffix" : "" } ], "type" : "article-journal", "volume" : "563" }, "uris" : [ "http://www.mendeley.com/documents/?uuid=d58841a2-3392-4b1d-95e0-4f0422a3ce76" ] }, { "id" : "ITEM-5",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"ITEM-5",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"ITEM-6", "itemData" : { "DOI" : "10.1002/2015GL067050", "ISSN" : "0094-8276", "author" : [ { "dropping-particle" : "", "family" : "Lau", "given" : "William K. M.", "non-dropping-particle" : "", "parse-names" : false, "suffix" : "" }, { "dropping-particle" : "", "family" : "Shi", "given" : "J. J.", "non-dropping-particle" : "", "parse-names" : false, "suffix" : "" }, { "dropping-particle" : "", "family" : "Tao", "given" : "W. K.", "non-dropping-particle" : "", "parse-names" : false, "suffix" : "" }, { "dropping-particle" : "", "family" : "Kim", "given" : "K. M.", "non-dropping-particle" : "", "parse-names" : false, "suffix" : "" } ], "container-title" : "Geophysical Research Letters", "id" : "ITEM-6", "issue" : "2", "issued" : { "date-parts" : [ [ "2016", "1", "28" ] ] }, "page" : "802-811", "title" : "What would happen to Superstorm Sandy under the influence of a substantially warmer Atlantic Ocean?", "translator" : [ { "dropping-particle" : "", "family" : "Q6908", "given" : "", "non-dropping-particle" : "", "parse-names" : false, "suffix" : "" } ], "type" : "article-journal", "volume" : "43" }, "uris" : [ "http://www.mendeley.com/documents/?uuid=e6d11230-4b54-4a49-a16c-93a7d86a6d41" ] }, { "id" : "ITEM-7", "itemData" : { "DOI" : "10.1038/s41598-020-58824-8", "ISSN" : "2045-2322", "abstract" : "We have investigated changes of western North Pacific land-falling tropical cyclone (TC) characteristics due to warmer climate conditions, using the pseudo-global-warming (PGW) technique. Historical simulations of three intense TCs making landfall in Pearl River Delta (PRD) were first conducted using the Weather Research and Forecasting (WRF) model. The same cases were then re-simulated by superimposing near- (2015\u20132039) and far- (2075\u20132099) future temperature and humidity changes onto the background climate; these changes were derived from the Coupled Model Intercomparison Project phase 5 (CMIP5) multi-model projections according to the Representative Concentration Pathway (RCP) 8.5 scenario. Peak intensities of TCs (maximum surface wind in their lifetimes) are expected to increase by ~ (3) 10% in the (near) far future. Further experiments indicate that surface warming alone acts to intensify TCs by enhancing sea surface heat flux, while warmer atmosphere acts in the opposite way by increasing the stability. In the far future, associated storm surges are also estimated to increase by about 8.5%, computed by the Sea, Lake, and Overland Surges from Hurricanes (SLOSH) model. Combined with sea level rise and estimated land vertical displacement, TC-induced storm tide affecting PRD will increase by ~1 m in the future 2075\u20132099 period.", "author" : [ { "dropping-particle" : "", "family" : "Chen", "given" : "Jilong", "non-dropping-particle" : "", "parse-names" : false, "suffix" : "" }, { "dropping-particle" : "", "family" : "Wang", "given" : "Ziqian", "non-dropping-particle" : "", "parse-names" : false, "suffix" : "" }, { "dropping-particle" : "", "family" : "Tam", "given" : "Chi-Yung", "non-dropping-particle" : "", "parse-names" : false, "suffix" : "" }, { "dropping-particle" : "", "family" : "Lau", "given" : "Ngar-Cheung", "non-dropping-particle" : "", "parse-names" : false, "suffix" : "" }, { "dropping-particle" : "", "family" : "Lau", "given" : "Dick-Shum Dickson", "non-dropping-particle" : "", "parse-names" : false, "suffix" : "" }, { "dropping-particle" : "", "family" : "Mok", "given" : "Hing-Yim", "non-dropping-particle" : "", "parse-names" : false, "suffix" : "" } ], "container-title" : "Scientific Reports", "id" : "ITEM-7", "issue" : "1", "issued" : { "date-parts" : [ [ "2020", "12", "6" ] ] }, "page" : "1965", "title" : "Impacts of climate change on tropical cyclones and induced storm surges in the Pearl River Delta region using pseudo-global-warming method", "translator" : [ { "dropping-particle" : "", "family" : "Q6909", "given" : "", "non-dropping-particle" : "", "parse-names" : false, "suffix" : "" } ], "type" : "article-journal", "volume" : "10" }, "uris" : [ "http://www.mendeley.com/documents/?uuid=2ce1ca0f-40fd-41ca-a353-7fc8e0de2303" ] } ], "mendeley" : { "formattedCitation" : "(Lackmann, 2015; Takayabu et al., 2015; Lau et al., 2016; Kanada et al., 2017a; Gutmann et al., 2018; Patricola and Wehner, 2018; Chen et al., 2020a)", "plainTextFormattedCitation" : "(Lackmann, 2015; Takayabu et al., 2015; Lau et al., 2016; Kanada et al., 2017a; Gutmann et al., 2018; Patricola and Wehner, 2018; Chen et al., 2020a)", "previouslyFormattedCitation" : "(Lackmann, 2015; Takayabu et al., 2015; Lau et al., 2016; Kanada et al., 2017a; Gutmann et al., 2018; Patricola and Wehner, 2018; Chen et al., 2020a)" }, "properties" : { "noteIndex" : 0 }, "schema" : "https://github.com/citation-style-language/schema/raw/master/csl-citation.json" }</w:delInstrText>
        </w:r>
      </w:del>
      <w:r w:rsidRPr="003F2D6A">
        <w:rPr>
          <w:lang w:val="en-GB"/>
        </w:rPr>
        <w:fldChar w:fldCharType="separate"/>
      </w:r>
      <w:r w:rsidR="00E41CA2">
        <w:rPr>
          <w:noProof/>
          <w:lang w:val="en-GB"/>
        </w:rPr>
        <w:t xml:space="preserve">(Lackmann, 2015; Takayabu et al., 2015; Lau et al., 2016; Kanada et al., 2017a; Gutmann et al., 2018; Patricola and Wehner, 2018; </w:t>
      </w:r>
      <w:ins w:id="574" w:author="Robin Matthews" w:date="2021-07-11T16:24:00Z">
        <w:r w:rsidR="00B504C7">
          <w:rPr>
            <w:noProof/>
            <w:lang w:val="en-GB"/>
          </w:rPr>
          <w:t xml:space="preserve">J. </w:t>
        </w:r>
      </w:ins>
      <w:r w:rsidR="00E41CA2">
        <w:rPr>
          <w:noProof/>
          <w:lang w:val="en-GB"/>
        </w:rPr>
        <w:t>Chen et al., 2020</w:t>
      </w:r>
      <w:del w:id="575" w:author="Robin Matthews" w:date="2021-07-11T16:24:00Z">
        <w:r w:rsidR="00E41CA2" w:rsidDel="00B504C7">
          <w:rPr>
            <w:noProof/>
            <w:lang w:val="en-GB"/>
          </w:rPr>
          <w:delText>a</w:delText>
        </w:r>
      </w:del>
      <w:r w:rsidR="00E41CA2">
        <w:rPr>
          <w:noProof/>
          <w:lang w:val="en-GB"/>
        </w:rPr>
        <w:t>)</w:t>
      </w:r>
      <w:r w:rsidRPr="003F2D6A">
        <w:rPr>
          <w:lang w:val="en-GB"/>
        </w:rPr>
        <w:fldChar w:fldCharType="end"/>
      </w:r>
      <w:commentRangeEnd w:id="571"/>
      <w:r w:rsidR="00E41CA2">
        <w:rPr>
          <w:rStyle w:val="CommentReference"/>
          <w:rFonts w:asciiTheme="minorHAnsi" w:eastAsiaTheme="minorHAnsi" w:hAnsiTheme="minorHAnsi"/>
          <w:lang w:eastAsia="en-US"/>
        </w:rPr>
        <w:commentReference w:id="571"/>
      </w:r>
      <w:r w:rsidRPr="00737B5A">
        <w:rPr>
          <w:lang w:val="en-GB"/>
        </w:rPr>
        <w:t xml:space="preserve"> or convective precipitation events </w:t>
      </w:r>
      <w:r w:rsidRPr="003F2D6A">
        <w:rPr>
          <w:lang w:val="en-GB"/>
        </w:rPr>
        <w:fldChar w:fldCharType="begin" w:fldLock="1"/>
      </w:r>
      <w:r w:rsidR="000465A7">
        <w:rPr>
          <w:lang w:val="en-GB"/>
        </w:rPr>
        <w:instrText>ADDIN CSL_CITATION { "citationItems" : [ { "id" : "ITEM-1", "itemData" : { "DOI" : "10.3389/feart.2018.00035", "ISSN" : "2296-6463", "abstract" : "An extreme precipitation event happened at Hiroshima in 2014. Over 200 mm of total rainfall was observed on the night of August 19th, which caused floods and many landslides. The rainfall event was estimated to be a rare event happening once in approximately 30 years. The physical response of this event to the change of the future atmospheric condition, which includes a temperature increase on average and convective stability change, is investigated in the present study using a 27-member ensemble experiment and pseudo global warming downscaling method. The experiment is integrated using the Japan Meteorological Research Institute non-hydrostatic regional climate model. A very high-resolution horizontal grid, 500 m, is used to reproduce dense cumulonimbus cloud formation causing heavy rainfall in the model. The future climate condition determined by a higher greenhouse gas concentration is prescribed to the model, in which the surface air temperature globally averaged is 4 K warmer than that in the preindustrial era. The total amounts of precipitation around the Hiroshima area in the future experiments are closer to or slightly lower than in the current experiments in spite of the increase in water vapor due to the atmospheric warming. The effect of the water vapor increase on extreme precipitation is found to be canceled out by the suppression of convection due to the thermal stability enhancement. The fact that future extreme precipitation like the Hiroshima event is not intensified is in contrast to the well-known result that extreme rainfall tends to be intensified in the future. The results in the present study imply that the response of extreme precipitation to global warming differs for each rainfall phenomenon.", "author" : [ { "dropping-particle" : "", "family" : "Hibino", "given" : "Kenshi", "non-dropping-particle" : "", "parse-names" : false, "suffix" : "" }, { "dropping-particle" : "", "family" : "Takayabu", "given" : "Izuru", "non-dropping-particle" : "", "parse-names" : false, "suffix" : "" }, { "dropping-particle" : "", "family" : "Wakazuki", "given" : "Yasutaka", "non-dropping-particle" : "", "parse-names" : false, "suffix" : "" }, { "dropping-particle" : "", "family" : "Ogata", "given" : "Tomomichi", "non-dropping-particle" : "", "parse-names" : false, "suffix" : "" } ], "container-title" : "Frontiers in Earth Science", "id" : "ITEM-1", "issued" : { "date-parts" : [ [ "2018", "4", "19" ] ] }, "page" : "35", "title" : "Physical Responses of Convective Heavy Rainfall to Future Warming Condition: Case Study of the Hiroshima Event", "translator" : [ { "dropping-particle" : "", "family" : "Q5426", "given" : "", "non-dropping-particle" : "", "parse-names" : false, "suffix" : "" } ], "type" : "article-journal", "volume" : "6" }, "uris" : [ "http://www.mendeley.com/documents/?uuid=2d584769-bb29-49c8-af15-1c8f11fd50d1" ] }, { "id" : "ITEM-2", "itemData" : { "DOI" : "10.1016/j.wace.2017.03.004", "ISSN" : "22120947", "abstract" : "The Colorado floods of September 2013 caused severe damage and fatalities, and resulted from prolonged heavy rainfall unusual for that time of year \u2013 both in its record-breaking amounts and associated weather systems. We investigate the possible role of anthropogenic climate change in this extreme event. The unusual hydrometeorology of the event, however, challenges standard frameworks for attributing extreme events to anthropogenic climate change, because they typically struggle to simulate and connect the large-scale meteorology associated with local weather processes. Therefore we instead employ a part dynamical modelling- part observational- based event attribution approach, which simulates regional Colorado rainfall conditional on boundary conditions prescribed from the observed synoptic-scale meteorology in September 2013 \u2013 and assumes these conditions would have been similar in the absence of anthropogenic forcing. Using this \u2018conditional event attribution\u2019 approach we find that our regional climate model simulations indicate that anthropogenic drivers increased the magnitude of heavy northeast Colorado rainfall for the wet week in September 2013 by 30%, with the occurrence probability of a week at least that wet increasing by at least a factor of 1.3. By comparing the convective and large-scale components of rainfall, we find that this increase resulted in part from the additional moisture-carrying capacity of a warmer atmosphere \u2013 allowing more intense local convective rainfall that induced a dynamical positive feedback in the existing larger scale moisture flow \u2013 and also in part from additional moisture transport associated with larger scale circulation change. Our approach precludes assessment of changes in the frequency of the observed synoptic meteorological conditions themselves, and thus does not assess the effect of anthropogenic climate drivers on the statistics of heavy Colorado rainfall events. However, tailoring analysis tools to diagnose particular aspects of localized extreme weather events, conditional on the observed large-scale meteorology, can prove useful for diagnosing the physical effects of anthropogenic climate change on severe weather events \u2013 especially given large uncertainties in assessments of anthropogenic driven changes in atmospheric circulation.", "author" : [ { "dropping-particle" : "", "family" : "Pall", "given" : "Pardeep", "non-dropping-particle" : "", "parse-names" : false, "suffix" : "" }, { "dropping-particle" : "", "family" : "Patricola", "given" : "Christina M.", "non-dropping-particle" : "", "parse-names" : false, "suffix" : "" }, { "dropping-particle" : "", "family" : "Wehner", "given" : "Michael F.", "non-dropping-particle" : "", "parse-names" : false, "suffix" : "" }, { "dropping-particle" : "", "family" : "Stone", "given" : "D\u00e1ith\u00ed A.", "non-dropping-particle" : "", "parse-names" : false, "suffix" : "" }, { "dropping-particle" : "", "family" : "Paciorek", "given" : "Christopher J.", "non-dropping-particle" : "", "parse-names" : false, "suffix" : "" }, { "dropping-particle" : "", "family" : "Collins", "given" : "William D.", "non-dropping-particle" : "", "parse-names" : false, "suffix" : "" } ], "container-title" : "Weather and Climate Extremes", "id" : "ITEM-2", "issue" : "July 2016", "issued" : { "date-parts" : [ [ "2017" ] ] }, "page" : "1-6", "title" : "Diagnosing conditional anthropogenic contributions to heavy Colorado rainfall in September 2013", "translator" : [ { "dropping-particle" : "", "family" : "Q5449", "given" : "", "non-dropping-particle" : "", "parse-names" : false, "suffix" : "" } ], "type" : "article-journal", "volume" : "17" }, "uris" : [ "http://www.mendeley.com/documents/?uuid=2969c52a-2916-43d3-8abc-9bd82d8d5af2" ] } ], "mendeley" : { "formattedCitation" : "(Pall et al., 2017; Hibino et al., 2018)", "plainTextFormattedCitation" : "(Pall et al., 2017; Hibino et al., 2018)", "previouslyFormattedCitation" : "(Pall et al., 2017; Hibino et al., 2018)" }, "properties" : { "noteIndex" : 0 }, "schema" : "https://github.com/citation-style-language/schema/raw/master/csl-citation.json" }</w:instrText>
      </w:r>
      <w:r w:rsidRPr="003F2D6A">
        <w:rPr>
          <w:lang w:val="en-GB"/>
        </w:rPr>
        <w:fldChar w:fldCharType="separate"/>
      </w:r>
      <w:r w:rsidR="00E41CA2">
        <w:rPr>
          <w:noProof/>
          <w:lang w:val="en-GB"/>
        </w:rPr>
        <w:t>(Pall et al., 2017; Hibino et al., 2018)</w:t>
      </w:r>
      <w:r w:rsidRPr="003F2D6A">
        <w:rPr>
          <w:lang w:val="en-GB"/>
        </w:rPr>
        <w:fldChar w:fldCharType="end"/>
      </w:r>
      <w:r w:rsidRPr="003F2D6A">
        <w:rPr>
          <w:lang w:val="en-GB"/>
        </w:rPr>
        <w:t xml:space="preserve">. The range of possible events is broader and has included Korean heat waves </w:t>
      </w:r>
      <w:r w:rsidRPr="003F2D6A">
        <w:rPr>
          <w:lang w:val="en-GB"/>
        </w:rPr>
        <w:fldChar w:fldCharType="begin" w:fldLock="1"/>
      </w:r>
      <w:r w:rsidR="000465A7">
        <w:rPr>
          <w:lang w:val="en-GB"/>
        </w:rPr>
        <w:instrText>ADDIN CSL_CITATION { "citationItems" : [ { "id" : "ITEM-1", "itemData" : { "DOI" : "10.1016/j.wace.2018.03.004", "ISSN" : "22120947", "abstract" : "To assess the anthropogenic influence on the summer 2013 heat wave in Korea, this study employed a fraction of attributable risk (FAR) approach to three Atmospheric General Circulation Models (AGCMs) with a large ensemble simulation, participating in the C20C+ Detection and Attribution Project. Monthly and daily temperatures were compared between two experiments. The real world (ALL) experiments were simulated under the observed variations in sea surface temperature, sea ice, greenhouse gas, and aerosol concentrations, while the counterfactual world (NAT) experiments were performed under adjusted boundary conditions by removing anthropogenic warming and with preindustrial levels of greenhouse gases and aerosols. Results from the three AGCMs consistently show that anthropogenic influences had an important role in the extreme heat event over Korea, increasing the chance of the occurrence of extreme warming in summer mean temperature as observed in 2013 by at least 20 times, which supports results from the Coupled Model Intercomparison Project Phase 5 (CMIP5) coupled GCMs (CGCMs). A comparison of individual CMIP5 CGCMs suggests that inter-model difference in FAR values is highly correlated with the amplitude of surface warming centered over Korea, which is also supported by the three AGCMs. Further analysis of individual forcing experiments suggests that the inter-model difference in the regional surface warming is closely linked to the model's response to the aerosol forcing, with stronger influence than that of greenhouse gas forcing. Anthropogenic influences also result in a 5\u20136 times greater likelihood of extreme daily heat events as observed in 2013, which supports a robust mean-extreme relation in the attribution of extreme heat waves. Generally good agreement between AGCM and CGCM results increases the robustness of the conclusion of anthropogenic influences on the summer 2013 Korean heat wave.", "author" : [ { "dropping-particle" : "", "family" : "Kim", "given" : "Yeon Hee", "non-dropping-particle" : "", "parse-names" : false, "suffix" : "" }, { "dropping-particle" : "", "family" : "Min", "given" : "Seung Ki", "non-dropping-particle" : "", "parse-names" : false, "suffix" : "" }, { "dropping-particle" : "", "family" : "Stone", "given" : "D\u00e1ith\u00ed A.", "non-dropping-particle" : "", "parse-names" : false, "suffix" : "" }, { "dropping-particle" : "", "family" : "Shiogama", "given" : "Hideo", "non-dropping-particle" : "", "parse-names" : false, "suffix" : "" }, { "dropping-particle" : "", "family" : "Wolski", "given" : "Piotr", "non-dropping-particle" : "", "parse-names" : false, "suffix" : "" } ], "container-title" : "Weather and Climate Extremes", "id" : "ITEM-1", "issue" : "March", "issued" : { "date-parts" : [ [ "2018" ] ] }, "page" : "33-44", "title" : "Multi-model event attribution of the summer 2013 heat wave in Korea", "translator" : [ { "dropping-particle" : "", "family" : "Q4406", "given" : "", "non-dropping-particle" : "", "parse-names" : false, "suffix" : "" } ], "type" : "article-journal", "volume" : "20" }, "uris" : [ "http://www.mendeley.com/documents/?uuid=54051768-e560-4ea7-b1f8-4d6bb55f0374" ] } ], "mendeley" : { "formattedCitation" : "(Kim et al., 2018)", "plainTextFormattedCitation" : "(Kim et al., 2018)", "previouslyFormattedCitation" : "(Kim et al., 2018)" }, "properties" : { "noteIndex" : 0 }, "schema" : "https://github.com/citation-style-language/schema/raw/master/csl-citation.json" }</w:instrText>
      </w:r>
      <w:r w:rsidRPr="003F2D6A">
        <w:rPr>
          <w:lang w:val="en-GB"/>
        </w:rPr>
        <w:fldChar w:fldCharType="separate"/>
      </w:r>
      <w:r w:rsidR="00E41CA2">
        <w:rPr>
          <w:noProof/>
          <w:lang w:val="en-GB"/>
        </w:rPr>
        <w:t>(Kim et al., 2018)</w:t>
      </w:r>
      <w:r w:rsidRPr="003F2D6A">
        <w:rPr>
          <w:lang w:val="en-GB"/>
        </w:rPr>
        <w:fldChar w:fldCharType="end"/>
      </w:r>
      <w:r w:rsidRPr="003F2D6A">
        <w:rPr>
          <w:lang w:val="en-GB"/>
        </w:rPr>
        <w:t xml:space="preserve"> and monsoon onset in West Africa </w:t>
      </w:r>
      <w:r w:rsidRPr="003F2D6A">
        <w:rPr>
          <w:lang w:val="en-GB"/>
        </w:rPr>
        <w:fldChar w:fldCharType="begin" w:fldLock="1"/>
      </w:r>
      <w:r w:rsidR="000465A7">
        <w:rPr>
          <w:lang w:val="en-GB"/>
        </w:rPr>
        <w:instrText>ADDIN CSL_CITATION { "citationItems" : [ { "id" : "ITEM-1", "itemData" : { "DOI" : "10.1175/BAMS-D-16-0131.1", "ISBN" : "0769531024", "ISSN" : "00030007", "abstract" : "? 2016 American Meteorological Society.We find no evidence that the delayed onset of the wet season over Nigeria during April - May 2015 was made more likely by anthropogenic influences or anomalous sea surface temperatures.", "author" : [ { "dropping-particle" : "", "family" : "Lawal", "given" : "Kamoru A.", "non-dropping-particle" : "", "parse-names" : false, "suffix" : "" }, { "dropping-particle" : "", "family" : "Abatan", "given" : "Abayomi A.", "non-dropping-particle" : "", "parse-names" : false, "suffix" : "" }, { "dropping-particle" : "", "family" : "Ang\u00e9lil", "given" : "Oliver", "non-dropping-particle" : "", "parse-names" : false, "suffix" : "" }, { "dropping-particle" : "", "family" : "Olaniyan", "given" : "Eniola", "non-dropping-particle" : "", "parse-names" : false, "suffix" : "" }, { "dropping-particle" : "", "family" : "Olusoji", "given" : "Victoria H.", "non-dropping-particle" : "", "parse-names" : false, "suffix" : "" }, { "dropping-particle" : "", "family" : "Oguntunde", "given" : "Philip G.", "non-dropping-particle" : "", "parse-names" : false, "suffix" : "" }, { "dropping-particle" : "", "family" : "Lamptey", "given" : "Benjamin", "non-dropping-particle" : "", "parse-names" : false, "suffix" : "" }, { "dropping-particle" : "", "family" : "Abiodun", "given" : "Babatunde J.", "non-dropping-particle" : "", "parse-names" : false, "suffix" : "" }, { "dropping-particle" : "", "family" : "Shiogama", "given" : "Hideo", "non-dropping-particle" : "", "parse-names" : false, "suffix" : "" }, { "dropping-particle" : "", "family" : "Wehner", "given" : "Michael F.", "non-dropping-particle" : "", "parse-names" : false, "suffix" : "" }, { "dropping-particle" : "", "family" : "Stone", "given" : "D\u00e1ith\u00ed A.", "non-dropping-particle" : "", "parse-names" : false, "suffix" : "" } ], "container-title" : "Bulletin of the American Meteorological Society", "id" : "ITEM-1", "issue" : "12", "issued" : { "date-parts" : [ [ "2016" ] ] }, "page" : "S63-S69", "title" : "13. The late onset of the 2015 wet season in Nigeria", "translator" : [ { "dropping-particle" : "", "family" : "Q4409", "given" : "", "non-dropping-particle" : "", "parse-names" : false, "suffix" : "" } ], "type" : "article-journal", "volume" : "97" }, "uris" : [ "http://www.mendeley.com/documents/?uuid=22d360ca-7589-4eeb-8c65-9875f58de7b9" ] } ], "mendeley" : { "formattedCitation" : "(Lawal et al., 2016)", "plainTextFormattedCitation" : "(Lawal et al., 2016)", "previouslyFormattedCitation" : "(Lawal et al., 2016)" }, "properties" : { "noteIndex" : 0 }, "schema" : "https://github.com/citation-style-language/schema/raw/master/csl-citation.json" }</w:instrText>
      </w:r>
      <w:r w:rsidRPr="003F2D6A">
        <w:rPr>
          <w:lang w:val="en-GB"/>
        </w:rPr>
        <w:fldChar w:fldCharType="separate"/>
      </w:r>
      <w:r w:rsidR="00E41CA2">
        <w:rPr>
          <w:noProof/>
          <w:lang w:val="en-GB"/>
        </w:rPr>
        <w:t>(Lawal et al., 2016)</w:t>
      </w:r>
      <w:r w:rsidRPr="003F2D6A">
        <w:rPr>
          <w:lang w:val="en-GB"/>
        </w:rPr>
        <w:fldChar w:fldCharType="end"/>
      </w:r>
      <w:r w:rsidRPr="003F2D6A">
        <w:rPr>
          <w:lang w:val="en-GB"/>
        </w:rPr>
        <w:t>. However, if only individual events are simulated, no immediate conclusions can be derived for changes to the occurrence probability of</w:t>
      </w:r>
      <w:r w:rsidRPr="003F2D6A">
        <w:rPr>
          <w:rFonts w:cs="Times New Roman"/>
          <w:lang w:val="en-GB"/>
        </w:rPr>
        <w:t xml:space="preserve"> these events </w:t>
      </w:r>
      <w:commentRangeStart w:id="576"/>
      <w:r w:rsidRPr="003F2D6A">
        <w:rPr>
          <w:rFonts w:cs="Times New Roman"/>
          <w:lang w:val="en-GB"/>
        </w:rPr>
        <w:fldChar w:fldCharType="begin" w:fldLock="1"/>
      </w:r>
      <w:ins w:id="577" w:author="Robin Matthews" w:date="2021-07-11T16:24:00Z">
        <w:r w:rsidR="00B504C7">
          <w:rPr>
            <w:rFonts w:cs="Times New Roman"/>
            <w:lang w:val="en-GB"/>
          </w:rPr>
          <w: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"id" : "ITEM-2", "itemData" : { "DOI" : "10.1038/nclimate3089", "ISSN" : "1758-678X", "author" : [ { "dropping-particle" : "", "family" : "Otto", "given" : "Friederike E. L.", "non-dropping-particle" : "", "parse-names" : false, "suffix" : "" }, { "dropping-particle" : "", "family" : "Oldenborgh", "given" : "Geert Jan", "non-dropping-particle" : "van", "parse-names" : false, "suffix" : "" }, { "dropping-particle" : "", "family" : "Eden", "given" : "Jonathan", "non-dropping-particle" : "", "parse-names" : false, "suffix" : "" }, { "dropping-particle" : "", "family" : "Stott", "given" : "Peter A.", "non-dropping-particle" : "", "parse-names" : false, "suffix" : "" }, { "dropping-particle" : "", "family" : "Karoly", "given" : "David J.", "non-dropping-particle" : "", "parse-names" : false, "suffix" : "" }, { "dropping-particle" : "", "family" : "Allen", "given" : "Myles R.", "non-dropping-particle" : "", "parse-names" : false, "suffix" : "" } ], "container-title" : "Nature Climate Change", "id" : "ITEM-2", "issue" : "9", "issued" : { "date-parts" : [ [ "2016", "9", "1" ] ] }, "page" : "813-816", "title" : "The attribution question", "translator" : [ { "dropping-particle" : "", "family" : "Q4144", "given" : "", "non-dropping-particle" : "", "parse-names" : false, "suffix" : "" } ], "type" : "article-journal", "volume" : "6" }, "uris" : [ "http://www.mendeley.com/documents/?uuid=547003d3-52b8-4e9a-aeae-948f6ba9e2ed" ] } ], "mendeley" : { "formattedCitation" : "(Otto et al., 2016a; Shepherd, 2016a)", "manualFormatting" : "(F.E.L. Otto et al., 2016; Shepherd, 2016a)", "plainTextFormattedCitation" : "(Otto et al., 2016a; Shepherd, 2016a)", "previouslyFormattedCitation" : "(Otto et al., 2016a; Shepherd, 2016a)" }, "properties" : { "noteIndex" : 0 }, "schema" : "https://github.com/citation-style-language/schema/raw/master/csl-citation.json" }</w:instrText>
        </w:r>
      </w:ins>
      <w:del w:id="578" w:author="Robin Matthews" w:date="2021-07-11T16:24:00Z">
        <w:r w:rsidR="000465A7" w:rsidDel="00B504C7">
          <w:rPr>
            <w:rFonts w:cs="Times New Roman"/>
            <w:lang w:val="en-GB"/>
          </w:rPr>
          <w:del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"id" : "ITEM-2", "itemData" : { "DOI" : "10.1038/nclimate3089", "ISSN" : "1758-678X", "author" : [ { "dropping-particle" : "", "family" : "Otto", "given" : "Friederike E. L.", "non-dropping-particle" : "", "parse-names" : false, "suffix" : "" }, { "dropping-particle" : "", "family" : "Oldenborgh", "given" : "Geert Jan", "non-dropping-particle" : "van", "parse-names" : false, "suffix" : "" }, { "dropping-particle" : "", "family" : "Eden", "given" : "Jonathan", "non-dropping-particle" : "", "parse-names" : false, "suffix" : "" }, { "dropping-particle" : "", "family" : "Stott", "given" : "Peter A.", "non-dropping-particle" : "", "parse-names" : false, "suffix" : "" }, { "dropping-particle" : "", "family" : "Karoly", "given" : "David J.", "non-dropping-particle" : "", "parse-names" : false, "suffix" : "" }, { "dropping-particle" : "", "family" : "Allen", "given" : "Myles R.", "non-dropping-particle" : "", "parse-names" : false, "suffix" : "" } ], "container-title" : "Nature Climate Change", "id" : "ITEM-2", "issue" : "9", "issued" : { "date-parts" : [ [ "2016", "9", "1" ] ] }, "page" : "813-816", "title" : "The attribution question", "translator" : [ { "dropping-particle" : "", "family" : "Q4144", "given" : "", "non-dropping-particle" : "", "parse-names" : false, "suffix" : "" } ], "type" : "article-journal", "volume" : "6" }, "uris" : [ "http://www.mendeley.com/documents/?uuid=547003d3-52b8-4e9a-aeae-948f6ba9e2ed" ] } ], "mendeley" : { "formattedCitation" : "(Otto et al., 2016a; Shepherd, 2016a)", "plainTextFormattedCitation" : "(Otto et al., 2016a; Shepherd, 2016a)", "previouslyFormattedCitation" : "(Otto et al., 2016a; Shepherd, 2016a)"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579" w:author="Robin Matthews" w:date="2021-07-11T16:24:00Z">
        <w:r w:rsidR="00B504C7">
          <w:rPr>
            <w:rFonts w:cs="Times New Roman"/>
            <w:noProof/>
            <w:lang w:val="en-GB"/>
          </w:rPr>
          <w:t xml:space="preserve">F.E.L. </w:t>
        </w:r>
      </w:ins>
      <w:r w:rsidR="00E41CA2">
        <w:rPr>
          <w:rFonts w:cs="Times New Roman"/>
          <w:noProof/>
          <w:lang w:val="en-GB"/>
        </w:rPr>
        <w:t>Otto et al., 2016</w:t>
      </w:r>
      <w:del w:id="580" w:author="Robin Matthews" w:date="2021-07-11T16:24:00Z">
        <w:r w:rsidR="00E41CA2" w:rsidDel="00B504C7">
          <w:rPr>
            <w:rFonts w:cs="Times New Roman"/>
            <w:noProof/>
            <w:lang w:val="en-GB"/>
          </w:rPr>
          <w:delText>a</w:delText>
        </w:r>
      </w:del>
      <w:r w:rsidR="00E41CA2">
        <w:rPr>
          <w:rFonts w:cs="Times New Roman"/>
          <w:noProof/>
          <w:lang w:val="en-GB"/>
        </w:rPr>
        <w:t xml:space="preserve">; </w:t>
      </w:r>
      <w:r w:rsidR="00E41CA2">
        <w:rPr>
          <w:rFonts w:cs="Times New Roman"/>
          <w:noProof/>
          <w:lang w:val="en-GB"/>
        </w:rPr>
        <w:lastRenderedPageBreak/>
        <w:t>Shepherd, 2016a)</w:t>
      </w:r>
      <w:r w:rsidRPr="003F2D6A">
        <w:rPr>
          <w:rFonts w:cs="Times New Roman"/>
          <w:lang w:val="en-GB"/>
        </w:rPr>
        <w:fldChar w:fldCharType="end"/>
      </w:r>
      <w:commentRangeEnd w:id="576"/>
      <w:r w:rsidR="00E41CA2">
        <w:rPr>
          <w:rStyle w:val="CommentReference"/>
          <w:rFonts w:asciiTheme="minorHAnsi" w:eastAsiaTheme="minorHAnsi" w:hAnsiTheme="minorHAnsi"/>
          <w:lang w:eastAsia="en-US"/>
        </w:rPr>
        <w:commentReference w:id="576"/>
      </w:r>
      <w:r w:rsidRPr="003F2D6A">
        <w:rPr>
          <w:rFonts w:cs="Times New Roman"/>
          <w:lang w:val="en-GB"/>
        </w:rPr>
        <w:t>.</w:t>
      </w:r>
    </w:p>
    <w:p w14:paraId="5E1402CF" w14:textId="77777777" w:rsidR="00E2170D" w:rsidRPr="003F2D6A" w:rsidRDefault="00E2170D" w:rsidP="00E2170D">
      <w:pPr>
        <w:rPr>
          <w:rFonts w:cs="Times New Roman"/>
        </w:rPr>
      </w:pPr>
    </w:p>
    <w:p w14:paraId="40BCA806" w14:textId="77777777" w:rsidR="00E2170D" w:rsidRPr="003F2D6A" w:rsidRDefault="00E2170D" w:rsidP="00E2170D">
      <w:pPr>
        <w:pStyle w:val="AR6BodyText"/>
        <w:jc w:val="both"/>
        <w:rPr>
          <w:rFonts w:cs="Times New Roman"/>
          <w:lang w:val="en-GB"/>
        </w:rPr>
      </w:pPr>
    </w:p>
    <w:p w14:paraId="2086CC71" w14:textId="77777777" w:rsidR="00E2170D" w:rsidRPr="003F2D6A" w:rsidRDefault="00E2170D" w:rsidP="00E2170D">
      <w:pPr>
        <w:pStyle w:val="AR6Chap10Level310111"/>
        <w:rPr>
          <w:lang w:val="en-GB"/>
        </w:rPr>
      </w:pPr>
      <w:bookmarkStart w:id="581" w:name="_Toc5899646"/>
      <w:bookmarkStart w:id="582" w:name="_Toc6837967"/>
      <w:bookmarkStart w:id="583" w:name="_Toc29679426"/>
      <w:bookmarkStart w:id="584" w:name="_Toc30602376"/>
      <w:bookmarkStart w:id="585" w:name="_Toc70454726"/>
      <w:r w:rsidRPr="003F2D6A">
        <w:rPr>
          <w:lang w:val="en-GB"/>
        </w:rPr>
        <w:t>Sensitivity studies with selected drivers</w:t>
      </w:r>
      <w:bookmarkEnd w:id="581"/>
      <w:bookmarkEnd w:id="582"/>
      <w:bookmarkEnd w:id="583"/>
      <w:bookmarkEnd w:id="584"/>
      <w:bookmarkEnd w:id="585"/>
      <w:r w:rsidRPr="003F2D6A">
        <w:rPr>
          <w:lang w:val="en-GB"/>
        </w:rPr>
        <w:t xml:space="preserve"> </w:t>
      </w:r>
    </w:p>
    <w:p w14:paraId="6E5DD1DB" w14:textId="77777777" w:rsidR="00E2170D" w:rsidRPr="003F2D6A" w:rsidRDefault="00E2170D" w:rsidP="00E2170D">
      <w:pPr>
        <w:pStyle w:val="AR6BodyText"/>
        <w:rPr>
          <w:rFonts w:cs="Times New Roman"/>
          <w:lang w:val="en-GB"/>
        </w:rPr>
      </w:pPr>
    </w:p>
    <w:p w14:paraId="2048B15A" w14:textId="705DD069" w:rsidR="00E2170D" w:rsidRPr="006D5DE9" w:rsidRDefault="00E2170D" w:rsidP="00E2170D">
      <w:pPr>
        <w:rPr>
          <w:rFonts w:cs="Times New Roman"/>
        </w:rPr>
      </w:pPr>
      <w:r w:rsidRPr="00441820">
        <w:rPr>
          <w:rFonts w:cs="Times New Roman"/>
          <w:lang w:val="en-US"/>
        </w:rPr>
        <w:t xml:space="preserve">Sensitivity studies are used to identify the impact of a specific forcing, driver or process on regional climate phenomena and changes and improve the process understanding. The influence of a single external forcing can be assessed with transient historical simulations within two different frameworks </w:t>
      </w:r>
      <w:r w:rsidRPr="003F2D6A">
        <w:rPr>
          <w:rFonts w:cs="Times New Roman"/>
        </w:rPr>
        <w:fldChar w:fldCharType="begin" w:fldLock="1"/>
      </w:r>
      <w:r w:rsidR="000465A7">
        <w:rPr>
          <w:rFonts w:cs="Times New Roman"/>
          <w:lang w:val="en-US"/>
        </w:rPr>
        <w:instrText>ADDIN CSL_CITATION { "citationItems" : [ { "id" : "ITEM-1", "itemData" : { "DOI" : "10.1017/CBO9781107415324.022", "ISBN" : "9781107661820", "author" : [ { "dropping-particle" : "", "family" : "Bindoff", "given" : "N. L.", "non-dropping-particle" : "", "parse-names" : false, "suffix" : "" }, { "dropping-particle" : "", "family" : "Stott", "given" : "P. A.", "non-dropping-particle" : "", "parse-names" : false, "suffix" : "" }, { "dropping-particle" : "", "family" : "AchutaRao", "given" : "K. M.", "non-dropping-particle" : "", "parse-names" : false, "suffix" : "" }, { "dropping-particle" : "", "family" : "Allen", "given" : "M. R.", "non-dropping-particle" : "", "parse-names" : false, "suffix" : "" }, { "dropping-particle" : "", "family" : "Gillett", "given" : "N. P.", "non-dropping-particle" : "", "parse-names" : false, "suffix" : "" }, { "dropping-particle" : "", "family" : "Gutzler, D.", "given" : "et al.", "non-dropping-particle" : "", "parse-names" : false, "suffix" : "" } ], "container-title" : "Climate Change 2013: The Physical Science Basis. Contribution of Working Group I to the Fifth Assessment Report of the Intergovernmental Panel on Climate Change", "id" : "ITEM-1", "issued" : { "date-parts" : [ [ "2013" ] ] }, "page" : "867-952", "publisher" : "Cambridge University Press", "publisher-place" : "Cambridge, United Kingdom and New York, NY, USA", "title" : "Detection and Attribution of Climate Change: from Global to Regional", "translator" : [ { "dropping-particle" : "", "family" : "Q4361", "given" : "Rt13", "non-dropping-particle" : "", "parse-names" : false, "suffix" : "" } ], "type" : "chapter" }, "uris" : [ "http://www.mendeley.com/documents/?uuid=046fcf78-2ccb-4707-bf00-8039da6c19b8" ] }, { "id" : "ITEM-2", "itemData" : { "DOI" : "10.5194/gmd-9-3685-2016", "ISSN" : "1991-9603", "abstract" : "Abstract. Detection and attribution (D&amp;amp;A)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"Q4371", "given" : "", "non-dropping-particle" : "", "parse-names" : false, "suffix" : "" } ], "type" : "article-journal", "volume" : "9" }, "uris" : [ "http://www.mendeley.com/documents/?uuid=0f610ea2-1d84-4030-913a-6f6e5217cf7f" ] } ], "mendeley" : { "formattedCitation" : "(Bindoff et al., 2013; Gillett et al., 2016)", "plainTextFormattedCitation" : "(Bindoff et al., 2013; Gillett et al., 2016)", "previouslyFormattedCitation" : "(Bindoff et al., 2013; Gillett et al., 2016)"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(Bindoff et al., 2013; Gillett et al., 2016)</w:t>
      </w:r>
      <w:r w:rsidRPr="003F2D6A">
        <w:rPr>
          <w:rFonts w:cs="Times New Roman"/>
        </w:rPr>
        <w:fldChar w:fldCharType="end"/>
      </w:r>
      <w:r w:rsidRPr="00441820">
        <w:rPr>
          <w:rFonts w:cs="Times New Roman"/>
          <w:lang w:val="en-US"/>
        </w:rPr>
        <w:t xml:space="preserve">. The first entails simulations taking prescribed (often observed) changes only in the external forcing of interest, the others being fixed at a constant value (often pre-industrial). The second framework is based on simulations in which all external forcings are applied other than the one of interest. Both approaches may not give the same results since the climate response to a range of forcings is not necessarily equal to the sum of climate responses to individual forcings </w:t>
      </w:r>
      <w:r w:rsidRPr="003F2D6A">
        <w:rPr>
          <w:rFonts w:cs="Times New Roman"/>
        </w:rPr>
        <w:fldChar w:fldCharType="begin" w:fldLock="1"/>
      </w:r>
      <w:r w:rsidR="000465A7">
        <w:rPr>
          <w:rFonts w:cs="Times New Roman"/>
          <w:lang w:val="en-US"/>
        </w:rPr>
        <w:instrText>ADDIN CSL_CITATION { "citationItems" : [ { "id" : "ITEM-1", "itemData" : { "DOI" : "10.1175/JCLI-D-19-0195.1", "ISSN" : "0894-8755", "abstract" : "Atmospheric CO2 and anthropogenic aerosols (AA) have increased simultaneously. Because of their opposite radiative effects, these increases may offset each other, which may lead to some nonlinear effects. Here the seasonal and regional characteristics of this nonlinear effect from the CO2 and AA forcings are investigated using the fully coupled Community Earth System Model. Results show that nonlinear effects are small in the global mean of the top-of-the-atmosphere radiative fluxes, surface air temperature, and precipitation. However, significant nonlinear effects exist over the Arctic and other extratropical regions during certain seasons. When both forcings are included, Arctic sea ice in September\u2013November decreases less than the linear combination of the responses to the individual forcings due to a higher sea ice sensitivity to the CO2-induced warming than the sensitivity to the AA-induced cooling. This leads to less Arctic warming in the combined-forcing experiment due to reduced energy release from the Arctic Ocean to the atmosphere. Some nonlinear effects on precipitation in June\u2013August are found over East Asia, with the northward-shifted East Asian summer rain belt to oppose the CO2 effect. In December\u2013February, the aerosol loading over Europe in the combined-forcing experiment is higher than that due to the AA forcing, resulting from CO2-induced circulation changes. The changed aerosol loading results in regional thermal responses due to aerosol direct and indirect effects, weakening the combined changes of temperature and circulation. This study highlights the need to consider nonlinear effects from historical CO2 and AA forcings in seasonal and regional climate attribution analyses.", "author" : [ { "dropping-particle" : "", "family" : "Deng", "given" : "Jiechun", "non-dropping-particle" : "", "parse-names" : false, "suffix" : "" }, { "dropping-particle" : "", "family" : "Dai", "given" : "Aiguo", "non-dropping-particle" : "", "parse-names" : false, "suffix" : "" }, { "dropping-particle" : "", "family" : "Xu", "given" : "Haiming", "non-dropping-particle" : "", "parse-names" : false, "suffix" : "" } ], "container-title" : "Journal of Climate", "id" : "ITEM-1", "issue" : "1", "issued" : { "date-parts" : [ [ "2020", "1", "1" ] ] }, "page" : "281-301", "title" : "Nonlinear Climate Responses to Increasing CO2 and Anthropogenic Aerosols Simulated by CESM1", "translator" : [ { "dropping-particle" : "", "family" : "Q5875", "given" : "", "non-dropping-particle" : "", "parse-names" : false, "suffix" : "" } ], "type" : "article-journal", "volume" : "33" }, "uris" : [ "http://www.mendeley.com/documents/?uuid=c7beefd6-6dab-4540-b9b6-524bb8c33eac" ] }, { "id" : "ITEM-2", "itemData" : { "DOI" : "10.1002/grl.50754", "ISSN" : "00948276", "author" : [ { "dropping-particle" : "", "family" : "Jones", "given" : "Andrew D.", "non-dropping-particle" : "", "parse-names" : false, "suffix" : "" }, { "dropping-particle" : "", "family" : "Collins", "given" : "William D.", "non-dropping-particle" : "", "parse-names" : false, "suffix" : "" }, { "dropping-particle" : "", "family" : "Torn", "given" : "Margaret S.", "non-dropping-particle" : "", "parse-names" : false, "suffix" : "" } ], "container-title" : "Geophysical Research Letters", "id" : "ITEM-2", "issue" : "15", "issued" : { "date-parts" : [ [ "2013", "8", "16" ] ] }, "page" : "4036-4041", "title" : "On the additivity of radiative forcing between land use change and greenhouse gases", "translator" : [ { "dropping-particle" : "", "family" : "Q4360", "given" : "", "non-dropping-particle" : "", "parse-names" : false, "suffix" : "" } ], "type" : "article-journal", "volume" : "40" }, "uris" : [ "http://www.mendeley.com/documents/?uuid=a623669b-f2f7-4b78-b8ca-1a905811cfd8" ] }, { "id" : "ITEM-3", "itemData" : { "DOI" : "10.1088/1748-9326/10/10/104010", "ISSN" : "1748-9326", "author" : [ { "dropping-particle" : "", "family" : "Marvel", "given" : "Kate", "non-dropping-particle" : "", "parse-names" : false, "suffix" : "" }, { "dropping-particle" : "", "family" : "Schmidt", "given" : "Gavin A", "non-dropping-particle" : "", "parse-names" : false, "suffix" : "" }, { "dropping-particle" : "", "family" : "Shindell", "given" : "Drew", "non-dropping-particle" : "", "parse-names" : false, "suffix" : "" }, { "dropping-particle" : "", "family" : "Bonfils", "given" : "C\u00e9line", "non-dropping-particle" : "", "parse-names" : false, "suffix" : "" }, { "dropping-particle" : "", "family" : "LeGrande", "given" : "Allegra N", "non-dropping-particle" : "", "parse-names" : false, "suffix" : "" }, { "dropping-particle" : "", "family" : "Nazarenko", "given" : "Larissa", "non-dropping-particle" : "", "parse-names" : false, "suffix" : "" }, { "dropping-particle" : "", "family" : "Tsigaridis", "given" : "Kostas", "non-dropping-particle" : "", "parse-names" : false, "suffix" : "" } ], "container-title" : "Environmental Research Letters", "id" : "ITEM-3", "issue" : "10", "issued" : { "date-parts" : [ [ "2015", "10", "1" ] ] }, "page" : "104010", "title" : "Do responses to different anthropogenic forcings add linearly in climate models?", "translator" : [ { "dropping-particle" : "", "family" : "Q4362", "given" : "", "non-dropping-particle" : "", "parse-names" : false, "suffix" : "" } ], "type" : "article-journal", "volume" : "10" }, "uris" : [ "http://www.mendeley.com/documents/?uuid=918dfb66-1255-44df-b327-84d5b82f269f" ] }, { "id" : "ITEM-4", "itemData" : { "DOI" : "10.1175/2011JCLI4108.1", "ISSN" : "0894-8755", "author" : [ { "dropping-particle" : "", "family" : "Ming", "given" : "Yi", "non-dropping-particle" : "", "parse-names" : false, "suffix" : "" }, { "dropping-particle" : "", "family" : "Ramaswamy", "given" : "V.", "non-dropping-particle" : "", "parse-names" : false, "suffix" : "" } ], "container-title" : "Journal of Climate", "id" : "ITEM-4", "issue" : "19", "issued" : { "date-parts" : [ [ "2011", "10" ] ] }, "page" : "5125-5133", "title" : "A Model Investigation of Aerosol-Induced Changes in Tropical Circulation", "translator" : [ { "dropping-particle" : "", "family" : "Q4370", "given" : "", "non-dropping-particle" : "", "parse-names" : false, "suffix" : "" } ], "type" : "article-journal", "volume" : "24" }, "uris" : [ "http://www.mendeley.com/documents/?uuid=d979d98b-cc6d-44cc-83be-4c24dd2e6684" ] }, { "id" : "ITEM-5", "itemData" : { "DOI" : "10.5194/esd-4-253-2013", "ISSN" : "2190-4987", "abstract" : "Abstract. The transient responses of the energy budget and the hydrological cycle to CO2 and solar forcings of the same magnitude in a global climate model are quantified in this study. Idealized simulations are designed to test the assumption that the responses to forcings are linearly additive, i.e. whether the response to individual forcings can be added to estimate the responses to the combined forcing, and to understand the physical processes occurring as a response to a surface warming caused by CO2 or solar forcing increases of the same magnitude. For the global climate model considered, the responses of most variables of the energy budget and hydrological cycle, including surface temperature, do not add linearly. A separation of the response into a forcing and a feedback term shows that for precipitation, this non-linearity arises from the feedback term, i.e. from the non-linearity of the temperature response and the changes in the water cycle resulting from it. Further, changes in the energy budget show that less energy is available at the surface for global annual mean latent heat flux, and hence global annual mean precipitation, in simulations of transient CO2 concentration increase compared to simulations with an equivalent transient increase in the solar constant. On the other hand, lower tropospheric water vapor increase is similar between simulations with CO2 and solar forcing increase of the same magnitude. The response in precipitation is therefore more muted compared to the response in water vapor in CO2 forcing simulations, leading to a larger increase in residence time of water vapor in the atmosphere compared to solar forcing simulations. Finally, energy budget calculations show that poleward atmospheric energy transport increases more in solar forcing compared to equivalent CO2 forcing simulations, which is in line with the identified strong increase in large-scale precipitation in solar forcing scenarios.", "author" : [ { "dropping-particle" : "", "family" : "Schaller", "given" : "N.", "non-dropping-particle" : "", "parse-names" : false, "suffix" : "" }, { "dropping-particle" : "", "family" : "Cermak", "given" : "J.", "non-dropping-particle" : "", "parse-names" : false, "suffix" : "" }, { "dropping-particle" : "", "family" : "Wild", "given" : "M.", "non-dropping-particle" : "", "parse-names" : false, "suffix" : "" }, { "dropping-particle" : "", "family" : "Knutti", "given" : "R.", "non-dropping-particle" : "", "parse-names" : false, "suffix" : "" } ], "container-title" : "Earth System Dynamics", "id" : "ITEM-5", "issue" : "2", "issued" : { "date-parts" : [ [ "2013", "8", "2" ] ] }, "page" : "253-266", "title" : "The sensitivity of the modeled energy budget and hydrological cycle to CO2 and solar forcing", "translator" : [ { "dropping-particle" : "", "family" : "Q4363", "given" : "", "non-dropping-particle" : "", "parse-names" : false, "suffix" : "" } ], "type" : "article-journal", "volume" : "4" }, "uris" : [ "http://www.mendeley.com/documents/?uuid=17443c20-21fc-43e7-8d8e-4a472927645c" ] }, { "id" : "ITEM-6", "itemData" : { "DOI" : "10.1002/joc.3607", "ISSN" : "08998418", "author" : [ { "dropping-particle" : "", "family" : "Shiogama", "given" : "Hideo", "non-dropping-particle" : "", "parse-names" : false, "suffix" : "" }, { "dropping-particle" : "", "family" : "Stone", "given" : "D\u00e1ith\u00ed A.", "non-dropping-particle" : "", "parse-names" : false, "suffix" : "" }, { "dropping-particle" : "", "family" : "Nagashima", "given" : "Tatsuya", "non-dropping-particle" : "", "parse-names" : false, "suffix" : "" }, { "dropping-particle" : "", "family" : "Nozawa", "given" : "Toru", "non-dropping-particle" : "", "parse-names" : false, "suffix" : "" }, { "dropping-particle" : "", "family" : "Emori", "given" : "Seita", "non-dropping-particle" : "", "parse-names" : false, "suffix" : "" } ], "container-title" : "International Journal of Climatology", "id" : "ITEM-6", "issue" : "11", "issued" : { "date-parts" : [ [ "2013", "9" ] ] }, "page" : "2542-2550", "title" : "On the linear additivity of climate forcing-response relationships at global and continental scales", "translator" : [ { "dropping-particle" : "", "family" : "Q4369", "given" : "", "non-dropping-particle" : "", "parse-names" : false, "suffix" : "" } ], "type" : "article-journal", "volume" : "33" }, "uris" : [ "http://www.mendeley.com/documents/?uuid=e995506f-8f68-44eb-a77f-79c6d9fbbb60" ] } ], "mendeley" : { "formattedCitation" : "(Ming and Ramaswamy, 2011; Jones et al., 2013; Schaller et al., 2013; Shiogama et al., 2013; Marvel et al., 2015; Deng et al., 2020)", "plainTextFormattedCitation" : "(Ming and Ramaswamy, 2011; Jones et al., 2013; Schaller et al., 2013; Shiogama et al., 2013; Marvel et al., 2015; Deng et al., 2020)", "previouslyFormattedCitation" : "(Ming and Ramaswamy, 2011; Jones et al., 2013; Schaller et al., 2013; Shiogama et al., 2013; Marvel et al., 2015; Deng et al., 2020)" }, "properties" : { "noteIndex" : 0 }, "schema" : "https://github.com/citation-style-language/schema/raw/master/csl-citation.json" }</w:instrText>
      </w:r>
      <w:r w:rsidRPr="003F2D6A">
        <w:rPr>
          <w:rFonts w:cs="Times New Roman"/>
        </w:rPr>
        <w:fldChar w:fldCharType="separate"/>
      </w:r>
      <w:r w:rsidR="00E41CA2">
        <w:rPr>
          <w:rFonts w:cs="Times New Roman"/>
          <w:noProof/>
        </w:rPr>
        <w:t>(Ming and Ramaswamy, 2011; Jones et al., 2013; Schaller et al., 2013; Shiogama et al., 2013; Marvel et al., 2015; Deng et al., 2020)</w:t>
      </w:r>
      <w:r w:rsidRPr="003F2D6A">
        <w:rPr>
          <w:rFonts w:cs="Times New Roman"/>
        </w:rPr>
        <w:fldChar w:fldCharType="end"/>
      </w:r>
      <w:r w:rsidRPr="006D5DE9">
        <w:rPr>
          <w:rFonts w:cs="Times New Roman"/>
        </w:rPr>
        <w:t>.</w:t>
      </w:r>
    </w:p>
    <w:p w14:paraId="1FC887AA" w14:textId="77777777" w:rsidR="00E2170D" w:rsidRPr="006D5DE9" w:rsidRDefault="00E2170D" w:rsidP="00E2170D">
      <w:pPr>
        <w:rPr>
          <w:rFonts w:cs="Times New Roman"/>
        </w:rPr>
      </w:pPr>
    </w:p>
    <w:p w14:paraId="6B09408C" w14:textId="2132B1C8" w:rsidR="00E2170D" w:rsidRPr="006D5DE9" w:rsidRDefault="00E2170D" w:rsidP="00E2170D">
      <w:pPr>
        <w:rPr>
          <w:rFonts w:cs="Times New Roman"/>
        </w:rPr>
      </w:pPr>
      <w:r w:rsidRPr="00441820">
        <w:rPr>
          <w:rFonts w:cs="Times New Roman"/>
          <w:lang w:val="en-US"/>
        </w:rPr>
        <w:t xml:space="preserve">To study the influence of internal variability, new approaches such as partial coupling simulations are now routinely used since AR5. These are coupled ocean-atmosphere simulations in which the interaction between atmosphere and ocean is only one-way over a specified ocean basin or sub-basin and two-way everywhere else. Different implementations have been used such as SST anomaly Newtonian relaxation at the air-sea interface or prescription of wind-stress anomalies from reanalysis </w:t>
      </w:r>
      <w:r w:rsidRPr="003F2D6A">
        <w:rPr>
          <w:rFonts w:cs="Times New Roman"/>
        </w:rPr>
        <w:fldChar w:fldCharType="begin" w:fldLock="1"/>
      </w:r>
      <w:r w:rsidR="000465A7">
        <w:rPr>
          <w:rFonts w:cs="Times New Roman"/>
          <w:lang w:val="en-US"/>
        </w:rPr>
        <w:instrText>ADDIN CSL_CITATION { "citationItems" : [ { "id" : "ITEM-1", "itemData" : { "DOI" : "10.1002/2017GL074273", "ISSN" : "00948276",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"8", "16" ] ] }, "page" : "7945-7954", "title" : "The relative contributions of tropical Pacific sea surface temperatures and atmospheric internal variability to the recent global warming hiatus", "translator" : [ { "dropping-particle" : "", "family" : "Q4372", "given" : "", "non-dropping-particle" : "", "parse-names" : false, "suffix" : "" } ], "type" : "article-journal", "volume" : "44" }, "uris" : [ "http://www.mendeley.com/documents/?uuid=bb05bce5-12c8-45a0-99c3-684e237807c1" ] }, { "id" : "ITEM-2", "itemData" : { "DOI" : "10.1002/2014GL062775", "ISSN" : "00948276", "author" : [ { "dropping-particle" : "", "family" : "Douville", "given" : "H.", "non-dropping-particle" : "", "parse-names" : false, "suffix" : "" }, { "dropping-particle" : "", "family" : "Voldoire", "given" : "A.", "non-dropping-particle" : "", "parse-names" : false, "suffix" : "" }, { "dropping-particle" : "", "family" : "Geoffroy", "given" : "O.", "non-dropping-particle" : "", "parse-names" : false, "suffix" : "" } ], "container-title" : "Geophysical Research Letters", "id" : "ITEM-2", "issue" : "3", "issued" : { "date-parts" : [ [ "2015", "2", "16" ] ] }, "page" : "880-888", "title" : "The recent global warming hiatus: What is the role of Pacific variability?", "translator" : [ { "dropping-particle" : "", "family" : "Q4374", "given" : "", "non-dropping-particle" : "", "parse-names" : false, "suffix" : "" } ], "type" : "article-journal", "volume" : "42" }, "uris" : [ "http://www.mendeley.com/documents/?uuid=52d3d62a-7e63-4cea-9e7f-d7046ac50d8f" ] }, { "id" : "ITEM-3", "itemData" : { "DOI" : "10.1038/nclimate2106", "ISSN" : "1758-678X",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"3", "9" ] ] }, "page" : "222-227", "title" : "Recent intensification of wind-driven circulation in the Pacific and the ongoing warming hiatus", "translator" : [ { "dropping-particle" : "", "family" : "Q4320", "given" : "", "non-dropping-particle" : "", "parse-names" : false, "suffix" : "" } ], "type" : "article-journal", "volume" : "4" }, "uris" : [ "http://www.mendeley.com/documents/?uuid=703e76dd-f6ca-4ab4-b001-c8d513915681" ] }, { "id" : "ITEM-4", "itemData" : { "DOI" : "10.1038/nature12534", "ISBN" : "0028-0836", "PMID" : "23995690", "abstract" : "Despite the continued increase in atmospheric greenhouse gas concentrations, the annual-mean global temperature has not risen in the twenty-first century1, 2, challenging the prevailing view that anthropogenic forcing causes climate warming. Various mechanisms have been proposed for this hiatus in global warming3, 4, 5, 6,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1970\u20132012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"Yu", "non-dropping-particle" : "", "parse-names" : false, "suffix" : "" }, { "dropping-particle" : "", "family" : "Xie", "given" : "Shang Ping", "non-dropping-particle" : "", "parse-names" : false, "suffix" : "" } ], "container-title" : "Nature", "id" : "ITEM-4", "issued" : { "date-parts" : [ [ "2013" ] ] }, "title" : "Recent global-warming hiatus tied to equatorial Pacific surface cooling", "translator" : [ { "dropping-particle" : "", "family" : "Q3845", "given" : "", "non-dropping-particle" : "", "parse-names" : false, "suffix" : "" } ], "type" : "article-journal" }, "uris" : [ "http://www.mendeley.com/documents/?uuid=09bc92a8-4ff5-332b-9923-a9428c9d6c39" ] }, { "id" : "ITEM-5", "itemData" : { "DOI" : "10.1038/ngeo2770", "ISSN" : "1752-0894", "author" : [ { "dropping-particle" : "", "family" : "Kosaka", "given" : "Yu", "non-dropping-particle" : "", "parse-names" : false, "suffix" : "" }, { "dropping-particle" : "", "family" : "Xie", "given" : "Shang-Ping", "non-dropping-particle" : "", "parse-names" : false, "suffix" : "" } ], "container-title" : "Nature Geoscience", "id" : "ITEM-5", "issue" : "9", "issued" : { "date-parts" : [ [ "2016", "9", "18" ] ] }, "page" : "669-673", "title" : "The tropical Pacific as a key pacemaker of the variable rates of global warming", "translator" : [ { "dropping-particle" : "", "family" : "Q4373", "given" : "", "non-dropping-particle" : "", "parse-names" : false, "suffix" : "" } ], "type" : "article-journal", "volume" : "9" }, "uris" : [ "http://www.mendeley.com/documents/?uuid=b2dd61d1-df28-4220-af99-b92fac2c7585" ] }, { "id" : "ITEM-6",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"ITEM-6", "issue" : "10", "issued" : { "date-parts" : [ [ "2014", "10", "3" ] ] }, "page" : "888-892", "title" : "Recent Walker circulation strengthening and Pacific cooling amplified by Atlantic warming", "translator" : [ { "dropping-particle" : "", "family" : "Q4483", "given" : "", "non-dropping-particle" : "", "parse-names" : false, "suffix" : "" } ], "type" : "article-journal", "volume" : "4" }, "uris" : [ "http://www.mendeley.com/documents/?uuid=eb275720-8729-47c9-8c93-ac89cfa56adc" ] } ], "mendeley" : { "formattedCitation" : "(Kosaka and Xie, 2013, 2016; England et al., 2014; McGregor et al., 2014; Douville et al., 2015; Deser et al., 2017a)", "plainTextFormattedCitation" : "(Kosaka and Xie, 2013, 2016; England et al., 2014; McGregor et al., 2014; Douville et al., 2015; Deser et al., 2017a)", "previouslyFormattedCitation" : "(Kosaka and Xie, 2013, 2016; England et al., 2014; McGregor et al., 2014; Douville et al., 2015; Deser et al., 2017a)" }, "properties" : { "noteIndex" : 0 }, "schema" : "https://github.com/citation-style-language/schema/raw/master/csl-citation.json" }</w:instrText>
      </w:r>
      <w:r w:rsidRPr="003F2D6A">
        <w:rPr>
          <w:rFonts w:cs="Times New Roman"/>
        </w:rPr>
        <w:fldChar w:fldCharType="separate"/>
      </w:r>
      <w:r w:rsidR="00E41CA2">
        <w:rPr>
          <w:rFonts w:cs="Times New Roman"/>
          <w:noProof/>
        </w:rPr>
        <w:t>(Kosaka and Xie, 2013, 2016; England et al., 2014; McGregor et al., 2014; Douville et al., 2015; Deser et al., 2017a)</w:t>
      </w:r>
      <w:r w:rsidRPr="003F2D6A">
        <w:rPr>
          <w:rFonts w:cs="Times New Roman"/>
        </w:rPr>
        <w:fldChar w:fldCharType="end"/>
      </w:r>
      <w:r w:rsidRPr="006D5DE9">
        <w:rPr>
          <w:rFonts w:cs="Times New Roman"/>
        </w:rPr>
        <w:t xml:space="preserve">. </w:t>
      </w:r>
      <w:r w:rsidRPr="00441820">
        <w:rPr>
          <w:rFonts w:cs="Times New Roman"/>
          <w:lang w:val="en-US"/>
        </w:rPr>
        <w:t xml:space="preserve">Such simulations have been applied to identify the regional impacts of the Pacific Decadal Variability (PDV) and Atlantic Multidecadal Variability (AMV) </w:t>
      </w:r>
      <w:r w:rsidRPr="003F2D6A">
        <w:rPr>
          <w:rFonts w:cs="Times New Roman"/>
        </w:rPr>
        <w:fldChar w:fldCharType="begin" w:fldLock="1"/>
      </w:r>
      <w:r w:rsidR="000465A7">
        <w:rPr>
          <w:rFonts w:cs="Times New Roman"/>
          <w:lang w:val="en-US"/>
        </w:rPr>
        <w:instrText>ADDIN CSL_CITATION { "citationItems" : [ { "id" : "ITEM-1", "itemData" : { "DOI" : "10.1175/JCLI-D-16-0127.1", "ISSN" : "0894-8755",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"ITEM-1", "issue" : "8", "issued" : { "date-parts" : [ [ "2017", "4" ] ] }, "page" : "2785-2810", "title" : "Assessing the Climate Impacts of the Observed Atlantic Multidecadal Variability Using the GFDL CM2.1 and NCAR CESM1 Global Coupled Models", "translator" : [ { "dropping-particle" : "", "family" : "Q4364", "given" : "", "non-dropping-particle" : "", "parse-names" : false, "suffix" : "" } ], "type" : "article-journal", "volume" : "30" }, "uris" : [ "http://www.mendeley.com/documents/?uuid=64b7bd04-355d-443a-b736-d2ab7581580d" ] }, { "id" : "ITEM-2", "itemData" : { "DOI" : "10.1175/JCLI-D-17-0270.1", "ISSN" : "0894-8755", "author" : [ { "dropping-particle" : "", "family" : "Ruprich-Robert", "given" : "Yohan", "non-dropping-particle" : "", "parse-names" : false, "suffix" : "" }, { "dropping-particle" : "", "family" : "Delworth", "given" : "Thomas",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"ITEM-2", "issue" : "9", "issued" : { "date-parts" : [ [ "2018", "5" ] ] }, "page" : "3679-3700", "title" : "Impacts of the Atlantic Multidecadal Variability on North American Summer Climate and Heat Waves", "translator" : [ { "dropping-particle" : "", "family" : "Q4359", "given" : "", "non-dropping-particle" : "", "parse-names" : false, "suffix" : "" } ], "type" : "article-journal", "volume" : "31" }, "uris" : [ "http://www.mendeley.com/documents/?uuid=75288145-2a33-47b4-ae49-b89ba1919137" ] }, { "id" : "ITEM-3", "itemData" : { "DOI" : "10.5194/gmd-9-3751-2016", "ISSN" : "1991-9603", "abstract" : "Abstract.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"ITEM-3", "issue" : "10", "issued" : { "date-parts" : [ [ "2016", "10", "25" ] ] }, "page" : "3751-3777", "title" : "The Decadal Climate Prediction Project (DCPP) contribution to CMIP6", "translator" : [ { "dropping-particle" : "", "family" : "Q4358", "given" : "", "non-dropping-particle" : "", "parse-names" : false, "suffix" : "" } ], "type" : "article-journal", "volume" : "9" }, "uris" : [ "http://www.mendeley.com/documents/?uuid=01d1c1aa-76d6-476d-bcc9-eb262262fc64" ] }, { "id" : "ITEM-4", "itemData" : { "DOI" : "10.1038/nature12534", "ISBN" : "0028-0836", "PMID" : "23995690", "abstract" : "Despite the continued increase in atmospheric greenhouse gas concentrations, the annual-mean global temperature has not risen in the twenty-first century1, 2, challenging the prevailing view that anthropogenic forcing causes climate warming. Various mechanisms have been proposed for this hiatus in global warming3, 4, 5, 6,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1970\u20132012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"Yu", "non-dropping-particle" : "", "parse-names" : false, "suffix" : "" }, { "dropping-particle" : "", "family" : "Xie", "given" : "Shang Ping", "non-dropping-particle" : "", "parse-names" : false, "suffix" : "" } ], "container-title" : "Nature", "id" : "ITEM-4", "issued" : { "date-parts" : [ [ "2013" ] ] }, "title" : "Recent global-warming hiatus tied to equatorial Pacific surface cooling", "translator" : [ { "dropping-particle" : "", "family" : "Q3845", "given" : "", "non-dropping-particle" : "", "parse-names" : false, "suffix" : "" } ], "type" : "article-journal" }, "uris" : [ "http://www.mendeley.com/documents/?uuid=09bc92a8-4ff5-332b-9923-a9428c9d6c39" ] }, { "id" : "ITEM-5", "itemData" : { "DOI" : "10.1175/JCLI-D-14-00616.1", "ISSN" : "0894-8755", "abstract" : "Portions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"ITEM-5", "issue" : "9", "issued" : { "date-parts" : [ [ "2015", "5", "1" ] ] }, "page" : "3834-3845", "title" : "A Link between the Hiatus in Global Warming and North American Drought", "translator" : [ { "dropping-particle" : "", "family" : "Q6319", "given" : "", "non-dropping-particle" : "", "parse-names" : false, "suffix" : "" } ], "type" : "article-journal", "volume" : "28" }, "uris" : [ "http://www.mendeley.com/documents/?uuid=8423884f-db1b-4f0e-b6fe-f490d77188b8" ] }, { "id" : "ITEM-6", "itemData" : { "DOI" : "10.1038/nclimate2355", "ISSN" : "1758-678X", "author" : [ { "dropping-particle" : "", "family" : "Watanabe", "given" : "Masahiro", "non-dropping-particle" : "", "parse-names" : false, "suffix" : "" }, { "dropping-particle" : "", "family" : "Shiogama", "given" : "Hideo", "non-dropping-particle" : "", "parse-names" : false, "suffix" : "" }, { "dropping-particle" : "", "family" : "Tatebe", "given" : "Hiroaki", "non-dropping-particle" : "", "parse-names" : false, "suffix" : "" }, { "dropping-particle" : "", "family" : "Hayashi", "given" : "Michiya", "non-dropping-particle" : "", "parse-names" : false, "suffix" : "" }, { "dropping-particle" : "", "family" : "Ishii", "given" : "Masayoshi", "non-dropping-particle" : "", "parse-names" : false, "suffix" : "" }, { "dropping-particle" : "", "family" : "Kimoto", "given" : "Masahide", "non-dropping-particle" : "", "parse-names" : false, "suffix" : "" } ], "container-title" : "Nature Climate Change", "id" : "ITEM-6", "issue" : "10", "issued" : { "date-parts" : [ [ "2014", "10", "31" ] ] }, "page" : "893-897", "title" : "Contribution of natural decadal variability to global warming acceleration and hiatus", "translator" : [ { "dropping-particle" : "", "family" : "Q6610", "given" : "", "non-dropping-particle" : "", "parse-names" : false, "suffix" : "" } ], "type" : "article-journal", "volume" : "4" }, "uris" : [ "http://www.mendeley.com/documents/?uuid=3bd68d0c-8850-4446-b707-abe179922090" ] } ], "mendeley" : { "formattedCitation" : "(Kosaka and Xie, 2013; Watanabe et al., 2014; Delworth et al., 2015; Boer et al., 2016; Ruprich-Robert et al., 2017, 2018)", "plainTextFormattedCitation" : "(Kosaka and Xie, 2013; Watanabe et al., 2014; Delworth et al., 2015; Boer et al., 2016; Ruprich-Robert et al., 2017, 2018)", "previouslyFormattedCitation" : "(Kosaka and Xie, 2013; Watanabe et al., 2014; Delworth et al., 2015; Boer et al., 2016; Ruprich-Robert et al., 2017, 2018)" }, "properties" : { "noteIndex" : 0 }, "schema" : "https://github.com/citation-style-language/schema/raw/master/csl-citation.json" }</w:instrText>
      </w:r>
      <w:r w:rsidRPr="003F2D6A">
        <w:rPr>
          <w:rFonts w:cs="Times New Roman"/>
        </w:rPr>
        <w:fldChar w:fldCharType="separate"/>
      </w:r>
      <w:r w:rsidR="00E41CA2">
        <w:rPr>
          <w:rFonts w:cs="Times New Roman"/>
          <w:noProof/>
        </w:rPr>
        <w:t>(Kosaka and Xie, 2013; Watanabe et al., 2014; Delworth et al., 2015; Boer et al., 2016; Ruprich-Robert et al., 2017, 2018)</w:t>
      </w:r>
      <w:r w:rsidRPr="003F2D6A">
        <w:rPr>
          <w:rFonts w:cs="Times New Roman"/>
        </w:rPr>
        <w:fldChar w:fldCharType="end"/>
      </w:r>
      <w:r w:rsidRPr="006D5DE9">
        <w:rPr>
          <w:rFonts w:cs="Times New Roman"/>
        </w:rPr>
        <w:t>.</w:t>
      </w:r>
    </w:p>
    <w:p w14:paraId="5CFE391D" w14:textId="77777777" w:rsidR="00E2170D" w:rsidRPr="006D5DE9" w:rsidRDefault="00E2170D" w:rsidP="00E2170D">
      <w:pPr>
        <w:rPr>
          <w:rFonts w:cs="Times New Roman"/>
        </w:rPr>
      </w:pPr>
    </w:p>
    <w:p w14:paraId="1FE1E9ED" w14:textId="1BF9922A" w:rsidR="00E2170D" w:rsidRPr="006D5DE9" w:rsidRDefault="00E2170D" w:rsidP="00E2170D">
      <w:pPr>
        <w:rPr>
          <w:rFonts w:cs="Times New Roman"/>
        </w:rPr>
      </w:pPr>
      <w:r w:rsidRPr="00A3177C">
        <w:rPr>
          <w:rFonts w:cs="Times New Roman"/>
          <w:lang w:val="en-US"/>
        </w:rPr>
        <w:t xml:space="preserve">Nudging experiments have been used to identify the relative roles of dynamic and thermodynamic processes in climate model biases and specific extreme events </w:t>
      </w:r>
      <w:r w:rsidRPr="003F2D6A">
        <w:rPr>
          <w:rFonts w:cs="Times New Roman"/>
        </w:rPr>
        <w:fldChar w:fldCharType="begin" w:fldLock="1"/>
      </w:r>
      <w:r w:rsidR="000465A7">
        <w:rPr>
          <w:rFonts w:cs="Times New Roman"/>
          <w:lang w:val="en-US"/>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"id" : "ITEM-2", "itemData" : { "DOI" : "10.1029/2019JD030635", "ISSN" : "2169-897X",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"Journal of Geophysical Research: Atmospheres", "id" : "ITEM-2", "issue" : "22", "issued" : { "date-parts" : [ [ "2019", "11", "27" ] ] }, "page" : "11746-11765", "title" : "Identifying Key Driving Processes of Major Recent Heat Waves", "translator" : [ { "dropping-particle" : "", "family" : "Q6612", "given" : "", "non-dropping-particle" : "", "parse-names" : false, "suffix" : "" } ], "type" : "article-journal", "volume" : "124" }, "uris" : [ "http://www.mendeley.com/documents/?uuid=1aeeadf6-3c40-430b-bf61-854db03bb2e1" ] } ], "mendeley" : { "formattedCitation" : "(Wehrli et al., 2018, 2019)", "plainTextFormattedCitation" : "(Wehrli et al., 2018, 2019)", "previouslyFormattedCitation" : "(Wehrli et al., 2018, 2019)"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(Wehrli et al., 2018, 2019)</w:t>
      </w:r>
      <w:r w:rsidRPr="003F2D6A">
        <w:rPr>
          <w:rFonts w:cs="Times New Roman"/>
        </w:rPr>
        <w:fldChar w:fldCharType="end"/>
      </w:r>
      <w:r w:rsidRPr="00A3177C">
        <w:rPr>
          <w:rFonts w:cs="Times New Roman"/>
          <w:lang w:val="en-US"/>
        </w:rPr>
        <w:t xml:space="preserve">. Another related framework is used to evaluate </w:t>
      </w:r>
      <w:r w:rsidRPr="00A3177C">
        <w:rPr>
          <w:rStyle w:val="AR6BodyTextCar"/>
          <w:lang w:val="en-US"/>
        </w:rPr>
        <w:t xml:space="preserve">the impact land conditions have on a </w:t>
      </w:r>
      <w:r w:rsidRPr="00A3177C">
        <w:rPr>
          <w:rFonts w:cs="Times New Roman"/>
          <w:lang w:val="en-US"/>
        </w:rPr>
        <w:t>climate phenomenon in a pair of experiments</w:t>
      </w:r>
      <w:r w:rsidRPr="00A3177C">
        <w:rPr>
          <w:rStyle w:val="AR6BodyTextCar"/>
          <w:lang w:val="en-US"/>
        </w:rPr>
        <w:t xml:space="preserve"> with one simulation serving as control run, and a perturbed simulation with prescribed land conditions (i.e., soil moisture, leaf area index, or surface albedo) characterizing a specific state of the land surface (i.e., afforestation or deforestation). </w:t>
      </w:r>
      <w:r w:rsidRPr="00441820">
        <w:rPr>
          <w:rStyle w:val="AR6BodyTextCar"/>
          <w:lang w:val="en-US"/>
        </w:rPr>
        <w:t>The difference between the perturbed and control simulations enables a robust assessment</w:t>
      </w:r>
      <w:r w:rsidRPr="00441820">
        <w:rPr>
          <w:rFonts w:cs="Times New Roman"/>
          <w:lang w:val="en-US"/>
        </w:rPr>
        <w:t xml:space="preserve"> of the possible impact of land conditions on events like </w:t>
      </w:r>
      <w:r w:rsidRPr="00441820">
        <w:rPr>
          <w:rStyle w:val="AR6BodyTextCar"/>
          <w:lang w:val="en-US"/>
        </w:rPr>
        <w:t>droughts and heatwaves</w:t>
      </w:r>
      <w:r w:rsidRPr="00441820">
        <w:rPr>
          <w:rFonts w:cs="Times New Roman"/>
          <w:lang w:val="en-US"/>
        </w:rPr>
        <w:t xml:space="preserve"> </w:t>
      </w:r>
      <w:r w:rsidRPr="006D5DE9">
        <w:rPr>
          <w:rFonts w:cs="Times New Roman"/>
        </w:rPr>
        <w:fldChar w:fldCharType="begin" w:fldLock="1"/>
      </w:r>
      <w:r w:rsidR="000465A7">
        <w:rPr>
          <w:rFonts w:cs="Times New Roman"/>
          <w:lang w:val="en-US"/>
        </w:rPr>
        <w:instrText>ADDIN CSL_CITATION { "citationItems" : [ { "id" : "ITEM-1", "itemData" : { "DOI" : "10.1002/2016GL068036", "ISSN" : "00948276",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"ITEM-1", "issue" : "6", "issued" : { "date-parts" : [ [ "2016", "3", "28" ] ] }, "page" : "2819-2826", "title" : "Role of soil moisture versus recent climate change for the 2010 heat wave in western Russia", "translator" : [ { "dropping-particle" : "", "family" : "Q4735", "given" : "", "non-dropping-particle" : "", "parse-names" : false, "suffix" : "" } ], "type" : "article-journal", "volume" : "43" }, "uris" : [ "http://www.mendeley.com/documents/?uuid=20c6ca50-a50a-40cc-bdcd-7624070084d9" ] }, { "id" : "ITEM-2", "itemData" : { "DOI" : "10.5194/gmd-10-1665-2017", "ISSN" : "1991-9603", "abstract" : "Abstract. Land surface hydrology is an important control of surface weather and climate. A valuable technique to investigate this link is the prescription of soil moisture in land surface models, which leads to a decoupling of the atmosphere and land processes. Diverse approaches to prescribe soil moisture, as well as different prescribed soil moisture conditions have been used in previous studies. Here, we compare and assess four methodologies to prescribe soil moisture and investigate the impact of two different estimates of the climatological seasonal cycle used to prescribe soil moisture. Our analysis shows that, though in appearance similar, the different approaches require substantially different long-term moisture inputs and lead to different temperature signals. The smallest influence on temperature and the water balance is found when prescribing the median seasonal cycle of deep soil liquid water, whereas the strongest signal is found when prescribing soil liquid and soil ice using the mean seasonal cycle. These results indicate that induced net water-balance perturbations in experiments investigating soil moisture\u2013climate coupling are important contributors to the climate response, in addition to the intended impact of the decoupling. These results help to guide the set-up of future experiments prescribing soil moisture, as for instance planned within the Land Surface, Snow and Soil Moisture Model Intercomparison Project (LS3MIP).",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"Geoscientific Model Development", "id" : "ITEM-2", "issue" : "4", "issued" : { "date-parts" : [ [ "2017", "4", "20" ] ] }, "page" : "1665-1677", "title" : "Investigating soil moisture\u2013climate interactions with prescribed soil moisture experiments: an assessment with the Community Earth System Model (version 1.2)", "translator" : [ { "dropping-particle" : "", "family" : "Q3742", "given" : "", "non-dropping-particle" : "", "parse-names" : false, "suffix" : "" } ], "type" : "article-journal", "volume" : "10" }, "uris" : [ "http://www.mendeley.com/documents/?uuid=08633153-acf5-4ee6-a822-e9d2b741e82f" ] }, { "id" : "ITEM-3", "itemData" : { "DOI" : "10.1038/s41558-018-0114-0", "ISSN" : "1758-678X", "author" : [ { "dropping-particle" : "", "family" : "Rasmijn", "given" : "L. M.", "non-dropping-particle" : "", "parse-names" : false, "suffix" : "" }, { "dropping-particle" : "", "family" : "Schrier", "given" : "G.", "non-dropping-particle" : "van der", "parse-names" : false, "suffix" : "" }, { "dropping-particle" : "", "family" : "Bintanja", "given" : "R.", "non-dropping-particle" : "", "parse-names" : false, "suffix" : "" }, { "dropping-particle" : "", "family" : "Barkmeijer", "given" : "J.", "non-dropping-particle" : "", "parse-names" : false, "suffix" : "" }, { "dropping-particle" : "", "family" : "Sterl", "given" : "A.", "non-dropping-particle" : "", "parse-names" : false, "suffix" : "" }, { "dropping-particle" : "", "family" : "Hazeleger", "given" : "W.", "non-dropping-particle" : "", "parse-names" : false, "suffix" : "" } ], "container-title" : "Nature Climate Change", "id" : "ITEM-3", "issue" : "5", "issued" : { "date-parts" : [ [ "2018", "5", "19" ] ] }, "page" : "381-385", "title" : "Future equivalent of 2010 Russian heatwave intensified by weakening soil moisture constraints", "translator" : [ { "dropping-particle" : "", "family" : "Q4734", "given" : "", "non-dropping-particle" : "", "parse-names" : false, "suffix" : "" } ], "type" : "article-journal", "volume" : "8" }, "uris" : [ "http://www.mendeley.com/documents/?uuid=eebaf3bc-0581-42d0-bacc-a38eb3c59c79" ] }, { "id" : "ITEM-4", "itemData" : { "DOI" : "10.1002/grl.50956", "ISSN" : "00948276", "abstract" : "AbstractThe Global Land-Atmosphere Climate Experiment\u2013Coupled Model Intercomparison Project phase 5 (GLACE-CMIP5) is a multimodel experiment investigating the impact of soil moisture-climate feedbacks in CMIP5 projections. We present here first GLACE-CMIP5 results based on five Earth System Models, focusing on impacts of projected changes in regional soil moisture dryness (mostly increases) on late 21st century climate. Projected soil moisture changes substantially impact climate in several regions in both boreal and austral summer. Strong and consistent effects are found on temperature, especially for extremes (about 1\u20131.5 K for mean temperature and 2\u20132.5 K for extreme daytime temperature). In the Northern Hemisphere, effects on mean and heavy precipitation are also found in most models, but the results are less consistent than for temperature. A direct scaling between soil moisture-induced changes in evaporative cooling and resulting changes in temperature mean and extremes is found in the simulations. In the Mediterranean region, the projected soil moisture changes affect about 25% of the projected changes in extreme temperature.", "author" : [ { "dropping-particle" : "", "family" : "Seneviratne", "given" : "Sonia I", "non-dropping-particle" : "", "parse-names" : false, "suffix" : "" }, { "dropping-particle" : "", "family" : "Wilhelm", "given" : "Micah", "non-dropping-particle" : "", "parse-names" : false, "suffix" : "" }, { "dropping-particle" : "", "family" : "Stanelle", "given" : "Tanja", "non-dropping-particle" : "", "parse-names" : false, "suffix" : "" }, { "dropping-particle" : "", "family" : "Hurk", "given" : "Bart", "non-dropping-particle" : "van den", "parse-names" : false, "suffix" : "" }, { "dropping-particle" : "", "family" : "Hagemann", "given" : "Stefan", "non-dropping-particle" : "", "parse-names" : false, "suffix" : "" }, { "dropping-particle" : "", "family" : "Berg", "given" : "Alexis", "non-dropping-particle" : "", "parse-names" : false, "suffix" : "" }, { "dropping-particle" : "", "family" : "Cheruy", "given" : "Frederique", "non-dropping-particle" : "", "parse-names" : false, "suffix" : "" }, { "dropping-particle" : "", "family" : "Higgins", "given" : "Matthew E", "non-dropping-particle" : "", "parse-names" : false, "suffix" : "" }, { "dropping-particle" : "", "family" : "Meier", "given" : "Arndt",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"Ducharne", "given" : "Agn\u00e8s", "non-dropping-particle" : "", "parse-names" : false, "suffix" : "" }, { "dropping-particle" : "", "family" : "Dufresne", "given" : "Jean-Louis", "non-dropping-particle" : "", "parse-names" : false, "suffix" : "" }, { "dropping-particle" : "", "family" : "Findell", "given" : "Kirsten L", "non-dropping-particle" : "", "parse-names" : false, "suffix" : "" }, { "dropping-particle" : "", "family" : "Ghattas", "given" : "Jos\u00e9fine", "non-dropping-particle" : "", "parse-names" : false, "suffix" : "" }, { "dropping-particle" : "", "family" : "Lawrence", "given" : "David M", "non-dropping-particle" : "", "parse-names" : false, "suffix" : "" }, { "dropping-particle" : "", "family" : "Malyshev", "given" : "Sergey", "non-dropping-particle" : "", "parse-names" : false, "suffix" : "" }, { "dropping-particle" : "", "family" : "Rummukainen", "given" : "Markku", "non-dropping-particle" : "", "parse-names" : false, "suffix" : "" }, { "dropping-particle" : "", "family" : "Smith", "given" : "Benjamin", "non-dropping-particle" : "", "parse-names" : false, "suffix" : "" } ], "container-title" : "Geophysical Research Letters", "id" : "ITEM-4", "issue" : "19", "issued" : { "date-parts" : [ [ "2013", "10", "16" ] ] }, "page" : "5212-5217", "title" : "Impact of soil moisture\u2013climate feedbacks on CMIP5 projections: First results from the GLACE-CMIP5 experiment", "translator" : [ { "dropping-particle" : "", "family" : "Q3741", "given" : "", "non-dropping-particle" : "", "parse-names" : false, "suffix" : "" } ], "type" : "article-journal", "volume" : "40" }, "uris" : [ "http://www.mendeley.com/documents/?uuid=ca91eeca-f0fe-40f0-b3d0-d435bd65f2e1" ] }, { "id" : "ITEM-5", "itemData" : { "DOI" : "10.5194/gmd-8-2285-2015", "ISSN" : "1991-9603", "abstract" : "Abstract. Many climate models have difficulties in properly reproducing climate extremes, such as heat wave conditions. Here we use the Weather Research and Forecasting (WRF) regional climate model with a large combination of different atmospheric physics schemes, in combination with the NOAH land-surface scheme, with the goal of detecting the most sensitive physics and identifying those that appear most suitable for simulating the heat wave events of 2003 in western Europe and 2010 in Russia. In total, 55 out of 216 simulations combining different atmospheric physical schemes have a temperature bias smaller than 1 \u00b0C during the heat wave episodes, the majority of simulations showing a cold bias of on average 2\u20133 \u00b0C. Conversely, precipitation is mostly overestimated prior to heat waves, and shortwave radiation is slightly overestimated. Convection is found to be the most sensitive atmospheric physical process impacting simulated heat wave temperature across four different convection schemes in the simulation ensemble. Based on these comparisons, we design a reduced ensemble of five well performing and diverse scheme configurations, which may be used in the future to perform heat wave analysis and to investigate the impact of climate change during summer in Europe.", "author" : [ { "dropping-particle" : "", "family" : "Stegehuis", "given" : "A. I.", "non-dropping-particle" : "", "parse-names" : false, "suffix" : "" }, { "dropping-particle" : "", "family" : "Vautard", "given" : "R.", "non-dropping-particle" : "", "parse-names" : false, "suffix" : "" }, { "dropping-particle" : "", "family" : "Ciais", "given" : "P.", "non-dropping-particle" : "", "parse-names" : false, "suffix" : "" }, { "dropping-particle" : "", "family" : "Teuling", "given" : "A. J.", "non-dropping-particle" : "", "parse-names" : false, "suffix" : "" }, { "dropping-particle" : "", "family" : "Miralles", "given" : "D. G.", "non-dropping-particle" : "", "parse-names" : false, "suffix" : "" }, { "dropping-particle" : "", "family" : "Wild", "given" : "M.", "non-dropping-particle" : "", "parse-names" : false, "suffix" : "" } ], "container-title" : "Geoscientific Model Development", "id" : "ITEM-5", "issue" : "7", "issued" : { "date-parts" : [ [ "2015", "7", "29" ] ] }, "page" : "2285-2298", "title" : "An observation-constrained multi-physics WRF ensemble for simulating European mega heat waves", "translator" : [ { "dropping-particle" : "", "family" : "Q4733", "given" : "", "non-dropping-particle" : "", "parse-names" : false, "suffix" : "" } ], "type" : "article-journal", "volume" : "8" }, "uris" : [ "http://www.mendeley.com/documents/?uuid=4cc55c11-6af2-497a-b2ac-32555dd6afe5" ] }, { "id" : "ITEM-6",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"ITEM-6", "issue" : "3", "issued" : { "date-parts" : [ [ "2017", "2", "16" ] ] }, "page" : "1511-1519", "title" : "Regional amplification of projected changes in extreme temperatures strongly controlled by soil moisture-temperature feedbacks", "translator" : [ { "dropping-particle" : "", "family" : "Q4738", "given" : "", "non-dropping-particle" : "", "parse-names" : false, "suffix" : "" } ], "type" : "article-journal", "volume" : "44" }, "uris" : [ "http://www.mendeley.com/documents/?uuid=3546ece5-521d-484b-9e49-bceaa59074c0" ] }, { "id" : "ITEM-7",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"ITEM-7", "issue" : "8", "issued" : { "date-parts" : [ [ "2016", "8", "24" ] ] }, "page" : "2809-2832", "title" : "LS3MIP (v1.0) contribution to CMIP6: the Land Surface, Snow and Soil moisture Model Intercomparison Project \u2013 aims, setup and expected outcome", "translator" : [ { "dropping-particle" : "", "family" : "Q3769", "given" : "", "non-dropping-particle" : "", "parse-names" : false, "suffix" : "" } ], "type" : "article-journal", "volume" : "9" }, "uris" : [ "http://www.mendeley.com/documents/?uuid=c63c0ac0-2032-48bf-a66d-bf2a787af41e" ] }, { "id" : "ITEM-8", "itemData" : { "DOI" : "10.1175/EI-D-17-0033.1", "ISSN" : "1087-3562", "abstract" : "Changes in vegetation are known to have an impact on climate via biogeophysical effects such as changes in albedo and heat fluxes. Here, the effects of maximum afforestation and deforestation are studied over Europe. This is done by comparing three regional climate model simulations\u2014one with present-day vegetation, one with maximum afforestation, and one with maximum deforestation. In general, afforestation leads to more evapotranspiration (ET), which leads to decreased near-surface temperature, whereas deforestation leads to less ET, which leads to increased temperature. There are exceptions, mainly in regions with little water available for ET. In such regions, changes in albedo are relatively more important for temperature. The simulated biogeophysical effect on seasonal mean temperature varies between 0.5\u00b0 and 3\u00b0C across Europe. The effect on minimum and maximum temperature is larger than that on mean temperature. Increased (decreased) mean temperature is associated with an even larger increase (decrease) in maximum summer (minimum winter) temperature. The effect on precipitation is found to be small. Two additional simulations in which vegetation is changed in only one-half of the domain were also performed. These simulations show that the climatic effects from changed vegetation in Europe are local. The results imply that vegetation changes have had, and will have, a significant impact on local climate in Europe; the climatic response is comparable to climate change under RCP2.6. Therefore, effects from vegetation change should be taken into account when simulating past, present, and future climate for this region. The results also imply that vegetation changes could be used to mitigate local climate change.", "author" : [ { "dropping-particle" : "", "family" : "Strandberg", "given" : "G.", "non-dropping-particle" : "", "parse-names" : false, "suffix" : "" }, { "dropping-particle" : "", "family" : "Kjellstr\u00f6m", "given" : "E.", "non-dropping-particle" : "", "parse-names" : false, "suffix" : "" } ], "container-title" : "Earth Interactions", "id" : "ITEM-8", "issue" : "1", "issued" : { "date-parts" : [ [ "2019", "2" ] ] }, "page" : "1-27", "title" : "Climate Impacts from Afforestation and Deforestation in Europe", "translator" : [ { "dropping-particle" : "", "family" : "Q4721", "given" : "", "non-dropping-particle" : "", "parse-names" : false, "suffix" : "" } ], "type" : "article-journal", "volume" : "23" }, "uris" : [ "http://www.mendeley.com/documents/?uuid=84d0d6a6-d63c-45b5-8cd2-c9af0d1deb2f" ] } ], "mendeley" : { "formattedCitation" : "(Seneviratne et al., 2013; Stegehuis et al., 2015; Hauser et al., 2016, 2017; van den Hurk et al., 2016; Vogel et al., 2017; Rasmijn et al., 2018; Strandberg and Kjellstr\u00f6m, 2019)", "plainTextFormattedCitation" : "(Seneviratne et al., 2013; Stegehuis et al., 2015; Hauser et al., 2016, 2017; van den Hurk et al., 2016; Vogel et al., 2017; Rasmijn et al., 2018; Strandberg and Kjellstr\u00f6m, 2019)", "previouslyFormattedCitation" : "(Seneviratne et al., 2013; Stegehuis et al., 2015; Hauser et al., 2016, 2017; van den Hurk et al., 2016; Vogel et al., 2017; Rasmijn et al., 2018; Strandberg and Kjellstr\u00f6m, 2019)" }, "properties" : { "noteIndex" : 0 }, "schema" : "https://github.com/citation-style-language/schema/raw/master/csl-citation.json" }</w:instrText>
      </w:r>
      <w:r w:rsidRPr="006D5DE9">
        <w:rPr>
          <w:rFonts w:cs="Times New Roman"/>
        </w:rPr>
        <w:fldChar w:fldCharType="separate"/>
      </w:r>
      <w:r w:rsidR="00E41CA2">
        <w:rPr>
          <w:rFonts w:cs="Times New Roman"/>
          <w:noProof/>
        </w:rPr>
        <w:t>(Seneviratne et al., 2013; Stegehuis et al., 2015; Hauser et al., 2016, 2017; van den Hurk et al., 2016; Vogel et al., 2017; Rasmijn et al., 2018; Strandberg and Kjellström, 2019)</w:t>
      </w:r>
      <w:r w:rsidRPr="006D5DE9">
        <w:rPr>
          <w:rFonts w:cs="Times New Roman"/>
        </w:rPr>
        <w:fldChar w:fldCharType="end"/>
      </w:r>
      <w:r w:rsidRPr="006D5DE9">
        <w:rPr>
          <w:rFonts w:cs="Times New Roman"/>
        </w:rPr>
        <w:t>.</w:t>
      </w:r>
    </w:p>
    <w:p w14:paraId="38D7DB27" w14:textId="77777777" w:rsidR="00E2170D" w:rsidRPr="006D5DE9" w:rsidRDefault="00E2170D" w:rsidP="00E2170D">
      <w:pPr>
        <w:rPr>
          <w:rFonts w:cs="Times New Roman"/>
        </w:rPr>
      </w:pPr>
    </w:p>
    <w:p w14:paraId="4BFF2788" w14:textId="0D4B9D5A" w:rsidR="00E2170D" w:rsidRPr="00FB6EB0" w:rsidRDefault="00E2170D" w:rsidP="00E2170D">
      <w:pPr>
        <w:pStyle w:val="AR6BodyText"/>
        <w:rPr>
          <w:rFonts w:cs="Times New Roman"/>
        </w:rPr>
      </w:pPr>
      <w:r w:rsidRPr="003F2D6A">
        <w:rPr>
          <w:rFonts w:cs="Times New Roman"/>
          <w:lang w:val="en-GB"/>
        </w:rPr>
        <w:t xml:space="preserve">RCM sensitivity simulations have been used in a similar way to assess the contribution of external forcings and large-scale drivers to projected regional climate </w:t>
      </w:r>
      <w:r w:rsidRPr="006D5DE9">
        <w:rPr>
          <w:rFonts w:cs="Times New Roman"/>
          <w:lang w:val="en-GB"/>
        </w:rPr>
        <w:t xml:space="preserve">change </w:t>
      </w:r>
      <w:commentRangeStart w:id="586"/>
      <w:r w:rsidRPr="006D5DE9">
        <w:rPr>
          <w:rFonts w:cs="Times New Roman"/>
          <w:lang w:val="en-GB"/>
        </w:rPr>
        <w:fldChar w:fldCharType="begin" w:fldLock="1"/>
      </w:r>
      <w:ins w:id="587" w:author="Robin Matthews" w:date="2021-07-11T16:25:00Z">
        <w:r w:rsidR="00A52E2A">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"id" : "ITEM-3",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"ITEM-3",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"(Nabat et al., 2014; Brogli et al., 2019b, 2019a)", "manualFormatting" : "(Nabat et al., 2014; Brogli et al., 2019a, b)", "plainTextFormattedCitation" : "(Nabat et al., 2014; Brogli et al., 2019b, 2019a)", "previouslyFormattedCitation" : "(Nabat et al., 2014; Brogli et al., 2019b, 2019a)" }, "properties" : { "noteIndex" : 0 }, "schema" : "https://github.com/citation-style-language/schema/raw/master/csl-citation.json" }</w:instrText>
        </w:r>
      </w:ins>
      <w:del w:id="588" w:author="Robin Matthews" w:date="2021-07-11T16:25:00Z">
        <w:r w:rsidR="000465A7" w:rsidDel="00A52E2A">
          <w:rPr>
            <w:rFonts w:cs="Times New Roman"/>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"id" : "ITEM-3",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"ITEM-3",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"(Nabat et al., 2014; Brogli et al., 2019b, 2019a)", "plainTextFormattedCitation" : "(Nabat et al., 2014; Brogli et al., 2019b, 2019a)", "previouslyFormattedCitation" : "(Nabat et al., 2014; Brogli et al., 2019b, 2019a)" }, "properties" : { "noteIndex" : 0 }, "schema" : "https://github.com/citation-style-language/schema/raw/master/csl-citation.json" }</w:delInstrText>
        </w:r>
      </w:del>
      <w:r w:rsidRPr="006D5DE9">
        <w:rPr>
          <w:rFonts w:cs="Times New Roman"/>
          <w:lang w:val="en-GB"/>
        </w:rPr>
        <w:fldChar w:fldCharType="separate"/>
      </w:r>
      <w:r w:rsidR="00E41CA2">
        <w:rPr>
          <w:rFonts w:cs="Times New Roman"/>
          <w:noProof/>
          <w:lang w:val="en-GB"/>
        </w:rPr>
        <w:t>(Nabat et al., 2014; Brogli et al., 2019</w:t>
      </w:r>
      <w:ins w:id="589" w:author="Robin Matthews" w:date="2021-07-11T16:25:00Z">
        <w:r w:rsidR="00A52E2A">
          <w:rPr>
            <w:rFonts w:cs="Times New Roman"/>
            <w:noProof/>
            <w:lang w:val="en-GB"/>
          </w:rPr>
          <w:t>a</w:t>
        </w:r>
      </w:ins>
      <w:del w:id="590" w:author="Robin Matthews" w:date="2021-07-11T16:25:00Z">
        <w:r w:rsidR="00E41CA2" w:rsidDel="00A52E2A">
          <w:rPr>
            <w:rFonts w:cs="Times New Roman"/>
            <w:noProof/>
            <w:lang w:val="en-GB"/>
          </w:rPr>
          <w:delText>b</w:delText>
        </w:r>
      </w:del>
      <w:r w:rsidR="00E41CA2">
        <w:rPr>
          <w:rFonts w:cs="Times New Roman"/>
          <w:noProof/>
          <w:lang w:val="en-GB"/>
        </w:rPr>
        <w:t>,</w:t>
      </w:r>
      <w:ins w:id="591" w:author="Robin Matthews" w:date="2021-07-11T16:25:00Z">
        <w:r w:rsidR="00A52E2A">
          <w:rPr>
            <w:rFonts w:cs="Times New Roman"/>
            <w:noProof/>
            <w:lang w:val="en-GB"/>
          </w:rPr>
          <w:t xml:space="preserve"> b</w:t>
        </w:r>
      </w:ins>
      <w:del w:id="592" w:author="Robin Matthews" w:date="2021-07-11T16:25:00Z">
        <w:r w:rsidR="00E41CA2" w:rsidDel="00A52E2A">
          <w:rPr>
            <w:rFonts w:cs="Times New Roman"/>
            <w:noProof/>
            <w:lang w:val="en-GB"/>
          </w:rPr>
          <w:delText xml:space="preserve"> 2019a</w:delText>
        </w:r>
      </w:del>
      <w:r w:rsidR="00E41CA2">
        <w:rPr>
          <w:rFonts w:cs="Times New Roman"/>
          <w:noProof/>
          <w:lang w:val="en-GB"/>
        </w:rPr>
        <w:t>)</w:t>
      </w:r>
      <w:r w:rsidRPr="006D5DE9">
        <w:rPr>
          <w:rFonts w:cs="Times New Roman"/>
          <w:lang w:val="en-GB"/>
        </w:rPr>
        <w:fldChar w:fldCharType="end"/>
      </w:r>
      <w:commentRangeEnd w:id="586"/>
      <w:r w:rsidR="00E41CA2">
        <w:rPr>
          <w:rStyle w:val="CommentReference"/>
          <w:rFonts w:asciiTheme="minorHAnsi" w:eastAsiaTheme="minorHAnsi" w:hAnsiTheme="minorHAnsi"/>
          <w:lang w:eastAsia="en-US"/>
        </w:rPr>
        <w:commentReference w:id="586"/>
      </w:r>
      <w:r w:rsidRPr="003F2D6A">
        <w:rPr>
          <w:rFonts w:cs="Times New Roman"/>
          <w:lang w:val="en-GB"/>
        </w:rPr>
        <w:t xml:space="preserve"> and the influence of selected drivers on observed extreme events </w:t>
      </w:r>
      <w:commentRangeStart w:id="593"/>
      <w:r w:rsidRPr="003F2D6A">
        <w:rPr>
          <w:rFonts w:cs="Times New Roman"/>
          <w:lang w:val="en-GB"/>
        </w:rPr>
        <w:fldChar w:fldCharType="begin" w:fldLock="1"/>
      </w:r>
      <w:r w:rsidR="000465A7">
        <w:rPr>
          <w:rFonts w:cs="Times New Roman"/>
          <w:lang w:val="en-GB"/>
        </w:rPr>
        <w:instrText>ADDIN CSL_CITATION { "citationItems" : [ { "id" : "ITEM-1",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"ITEM-1",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"ITEM-2", "itemData" : { "DOI" : "10.1007/s00382-018-4358-1", "ISSN" : "0930-7575", "author" : [ { "dropping-particle" : "", "family" : "Ardilouze", "given" : "Constantin", "non-dropping-particle" : "", "parse-names" : false, "suffix" : "" }, { "dropping-particle" : "", "family" : "Batt\u00e9", "given" : "Lauriane", "non-dropping-particle" : "", "parse-names" : false, "suffix" : "" }, { "dropping-particle" : "", "family" : "D\u00e9qu\u00e9", "given" : "Michel", "non-dropping-particle" : "", "parse-names" : false, "suffix" : "" }, { "dropping-particle" : "", "family" : "Meijgaard", "given" : "Erik", "non-dropping-particle" : "van", "parse-names" : false, "suffix" : "" }, { "dropping-particle" : "", "family" : "Hurk", "given" : "Bart", "non-dropping-particle" : "van den", "parse-names" : false, "suffix" : "" } ], "container-title" : "Climate Dynamics", "id" : "ITEM-2", "issue" : "7-8", "issued" : { "date-parts" : [ [ "2019", "4", "25" ] ] }, "page" : "4011-4026", "title" : "Investigating the impact of soil moisture on European summer climate in ensemble numerical experiments", "translator" : [ { "dropping-particle" : "", "family" : "Q6169", "given" : "", "non-dropping-particle" : "", "parse-names" : false, "suffix" : "" } ], "type" : "article-journal", "volume" : "52" }, "uris" : [ "http://www.mendeley.com/documents/?uuid=d5c82354-04b7-4a67-b383-05b119c25c48" ] }, { "id" : "ITEM-3", "itemData" : { "DOI" : "10.1007/s00382-016-3248-7", "ISSN" : "14320894", "abstract" : "areas and the urban warming during the extreme heat wave stronger than its climatological mean.", "author" : [ { "dropping-particle" : "", "family" : "Wang", "given" : "Jun", "non-dropping-particle" : "", "parse-names" : false, "suffix" : "" }, { "dropping-particle" : "", "family" : "Yan", "given" : "Zhongwei", "non-dropping-particle" : "", "parse-names" : false, "suffix" : "" }, { "dropping-particle" : "", "family" : "Quan", "given" : "Xiao Wei", "non-dropping-particle" : "", "parse-names" : false, "suffix" : "" }, { "dropping-particle" : "", "family" : "Feng", "given" : "Jinming", "non-dropping-particle" : "", "parse-names" : false, "suffix" : "" } ], "container-title" : "Climate Dynamics", "id" : "ITEM-3", "issue" : "9-10", "issued" : { "date-parts" : [ [ "2017" ] ] }, "page" : "3015-3033", "publisher" : "Springer Berlin Heidelberg", "title" : "Urban warming in the 2013 summer heat wave in eastern China", "translator" : [ { "dropping-particle" : "", "family" : "Q5586", "given" : "", "non-dropping-particle" : "", "parse-names" : false, "suffix" : "" } ], "type" : "article-journal", "volume" : "48" }, "uris" : [ "http://www.mendeley.com/documents/?uuid=49d58c13-e82e-419a-9564-bc3d39f7ae47" ] } ], "mendeley" : { "formattedCitation" : "(Meredith et al., 2015b; Wang et al., 2017a; Ardilouze et al., 2019)", "plainTextFormattedCitation" : "(Meredith et al., 2015b; Wang et al., 2017a; Ardilouze et al., 2019)", "previouslyFormattedCitation" : "(Meredith et al., 2015b; Wang et al., 2017a; Ardilouze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(Meredith et al., 2015b; </w:t>
      </w:r>
      <w:ins w:id="594" w:author="Robin Matthews" w:date="2021-07-11T16:25:00Z">
        <w:r w:rsidR="00A52E2A">
          <w:rPr>
            <w:rFonts w:cs="Times New Roman"/>
            <w:noProof/>
          </w:rPr>
          <w:t xml:space="preserve">J. </w:t>
        </w:r>
      </w:ins>
      <w:r w:rsidR="00E41CA2">
        <w:rPr>
          <w:rFonts w:cs="Times New Roman"/>
          <w:noProof/>
        </w:rPr>
        <w:t>Wang et al., 2017</w:t>
      </w:r>
      <w:del w:id="595" w:author="Robin Matthews" w:date="2021-07-11T16:25:00Z">
        <w:r w:rsidR="00E41CA2" w:rsidDel="00A52E2A">
          <w:rPr>
            <w:rFonts w:cs="Times New Roman"/>
            <w:noProof/>
          </w:rPr>
          <w:delText>a</w:delText>
        </w:r>
      </w:del>
      <w:r w:rsidR="00E41CA2">
        <w:rPr>
          <w:rFonts w:cs="Times New Roman"/>
          <w:noProof/>
        </w:rPr>
        <w:t>; Ardilouze et al., 2019)</w:t>
      </w:r>
      <w:r w:rsidRPr="003F2D6A">
        <w:rPr>
          <w:rFonts w:cs="Times New Roman"/>
          <w:lang w:val="en-GB"/>
        </w:rPr>
        <w:fldChar w:fldCharType="end"/>
      </w:r>
      <w:commentRangeEnd w:id="593"/>
      <w:r w:rsidR="00E41CA2">
        <w:rPr>
          <w:rStyle w:val="CommentReference"/>
          <w:rFonts w:asciiTheme="minorHAnsi" w:eastAsiaTheme="minorHAnsi" w:hAnsiTheme="minorHAnsi"/>
          <w:lang w:eastAsia="en-US"/>
        </w:rPr>
        <w:commentReference w:id="593"/>
      </w:r>
      <w:r w:rsidRPr="00FB6EB0">
        <w:rPr>
          <w:rFonts w:cs="Times New Roman"/>
        </w:rPr>
        <w:t>.</w:t>
      </w:r>
    </w:p>
    <w:p w14:paraId="169C675F" w14:textId="77777777" w:rsidR="00E2170D" w:rsidRPr="00FB6EB0" w:rsidRDefault="00E2170D" w:rsidP="00E2170D">
      <w:pPr>
        <w:pStyle w:val="AR6BodyText"/>
        <w:rPr>
          <w:rFonts w:cs="Times New Roman"/>
        </w:rPr>
      </w:pPr>
    </w:p>
    <w:p w14:paraId="09366E9F" w14:textId="327983F1" w:rsidR="00E2170D" w:rsidRPr="00441820" w:rsidRDefault="00E2170D" w:rsidP="00E2170D">
      <w:pPr>
        <w:rPr>
          <w:lang w:val="en-US"/>
        </w:rPr>
      </w:pPr>
      <w:r w:rsidRPr="00441820">
        <w:rPr>
          <w:rFonts w:cs="Times New Roman"/>
          <w:lang w:val="en-US"/>
        </w:rPr>
        <w:t xml:space="preserve">In summary, there is </w:t>
      </w:r>
      <w:r w:rsidRPr="00441820">
        <w:rPr>
          <w:rFonts w:cs="Times New Roman"/>
          <w:i/>
          <w:iCs/>
          <w:lang w:val="en-US"/>
        </w:rPr>
        <w:t xml:space="preserve">robust evidence </w:t>
      </w:r>
      <w:r w:rsidRPr="00441820">
        <w:rPr>
          <w:rFonts w:cs="Times New Roman"/>
          <w:lang w:val="en-US"/>
        </w:rPr>
        <w:t>that sensitivity experiments are key to assess</w:t>
      </w:r>
      <w:r w:rsidR="00E833B4" w:rsidRPr="00441820">
        <w:rPr>
          <w:rFonts w:cs="Times New Roman"/>
          <w:lang w:val="en-US"/>
        </w:rPr>
        <w:t>ing</w:t>
      </w:r>
      <w:r w:rsidRPr="00441820">
        <w:rPr>
          <w:rFonts w:cs="Times New Roman"/>
          <w:lang w:val="en-US"/>
        </w:rPr>
        <w:t xml:space="preserve"> the influence of different forcings and drivers on regional climate change.</w:t>
      </w:r>
    </w:p>
    <w:p w14:paraId="083E8BB4" w14:textId="77777777" w:rsidR="00E2170D" w:rsidRPr="003F2D6A" w:rsidRDefault="00E2170D" w:rsidP="00E2170D">
      <w:pPr>
        <w:pStyle w:val="AR6BodyText"/>
        <w:rPr>
          <w:rFonts w:cs="Times New Roman"/>
          <w:lang w:val="en-GB"/>
        </w:rPr>
      </w:pPr>
    </w:p>
    <w:p w14:paraId="628225DF" w14:textId="77777777" w:rsidR="00E2170D" w:rsidRPr="003F2D6A" w:rsidRDefault="00E2170D" w:rsidP="00E2170D">
      <w:pPr>
        <w:pStyle w:val="AR6BodyText"/>
        <w:rPr>
          <w:rFonts w:cs="Times New Roman"/>
          <w:lang w:val="en-GB"/>
        </w:rPr>
      </w:pPr>
    </w:p>
    <w:p w14:paraId="35F3BFAB" w14:textId="77777777" w:rsidR="00E2170D" w:rsidRPr="003F2D6A" w:rsidRDefault="00E2170D" w:rsidP="00E2170D">
      <w:pPr>
        <w:pStyle w:val="AR6Chap10Level310111"/>
        <w:rPr>
          <w:lang w:val="en-GB"/>
        </w:rPr>
      </w:pPr>
      <w:bookmarkStart w:id="596" w:name="_Toc29679427"/>
      <w:bookmarkStart w:id="597" w:name="_Toc30602377"/>
      <w:bookmarkStart w:id="598" w:name="_Toc70454727"/>
      <w:r w:rsidRPr="003F2D6A">
        <w:rPr>
          <w:lang w:val="en-GB"/>
        </w:rPr>
        <w:t>Control simulations</w:t>
      </w:r>
      <w:bookmarkEnd w:id="596"/>
      <w:bookmarkEnd w:id="597"/>
      <w:bookmarkEnd w:id="598"/>
      <w:r w:rsidRPr="003F2D6A">
        <w:rPr>
          <w:lang w:val="en-GB"/>
        </w:rPr>
        <w:t xml:space="preserve"> </w:t>
      </w:r>
    </w:p>
    <w:p w14:paraId="630CCCEC" w14:textId="77777777" w:rsidR="00E2170D" w:rsidRPr="003F2D6A" w:rsidRDefault="00E2170D" w:rsidP="00E2170D">
      <w:pPr>
        <w:pStyle w:val="AR6BodyText"/>
        <w:rPr>
          <w:rFonts w:cs="Times New Roman"/>
          <w:lang w:val="en-GB"/>
        </w:rPr>
      </w:pPr>
    </w:p>
    <w:p w14:paraId="7D1E76B6" w14:textId="59D33C14" w:rsidR="00E2170D" w:rsidRPr="003F2D6A" w:rsidRDefault="00E2170D" w:rsidP="00E2170D">
      <w:pPr>
        <w:pStyle w:val="AR6BodyText"/>
        <w:rPr>
          <w:rFonts w:cs="Times New Roman"/>
          <w:lang w:val="en-GB"/>
        </w:rPr>
      </w:pPr>
      <w:r w:rsidRPr="003F2D6A">
        <w:rPr>
          <w:rFonts w:cs="Times New Roman"/>
          <w:lang w:val="en-GB"/>
        </w:rPr>
        <w:t xml:space="preserve">In recent years, the role of internal variability in the interpretation of climate projections has become clearer, </w:t>
      </w:r>
      <w:r w:rsidRPr="003F2D6A">
        <w:rPr>
          <w:lang w:val="en-GB"/>
        </w:rPr>
        <w:t xml:space="preserve">particularly at the regional scale </w:t>
      </w:r>
      <w:commentRangeStart w:id="599"/>
      <w:commentRangeStart w:id="600"/>
      <w:r w:rsidRPr="003F2D6A">
        <w:rPr>
          <w:lang w:val="en-GB"/>
        </w:rPr>
        <w:fldChar w:fldCharType="begin" w:fldLock="1"/>
      </w:r>
      <w:r w:rsidR="000465A7">
        <w:rPr>
          <w:lang w:val="en-GB"/>
        </w:rPr>
        <w:instrText>ADDIN CSL_CITATION { "citationItems" : [ { "id" : "ITEM-1", "itemData" : { "DOI" : "10.1007/s00382-010-0977-x", "ISSN" : "0930-7575",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"3-4", "issued" : { "date-parts" : [ [ "2012", "2" ] ] }, "page" : "527-546", "title" : "Uncertainty in climate change projections: the role of internal variability", "translator" : [ { "dropping-particle" : "", "family" : "Q3705", "given" : "", "non-dropping-particle" : "", "parse-names" : false, "suffix" : "" } ], "type" : "article-journal", "volume" : "38" }, "uris" : [ "http://www.mendeley.com/documents/?uuid=492fc9d6-2ed0-430a-ab70-a0f4008b1ec4", "http://www.mendeley.com/documents/?uuid=22e2b577-c3f0-403f-959a-8badc4cc54c2" ] }, { "id" : "ITEM-2", "itemData" : { "DOI" : "10.1175/JCLI-D-12-00821.1", "ISSN" : "0894-8755", "author" : [ { "dropping-particle" : "", "family" : "Maraun", "given" : "Douglas", "non-dropping-particle" : "", "parse-names" : false, "suffix" : "" } ], "container-title" : "Journal of Climate", "id" : "ITEM-2",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"mendeley" : { "formattedCitation" : "(Deser et al., 2012; Maraun, 2013a)", "manualFormatting" : "(Section 10.3.4.3)", "plainTextFormattedCitation" : "(Deser et al., 2012; Maraun, 2013a)", "previouslyFormattedCitation" : "(Deser et al., 2012; Maraun, 2013a)" }, "properties" : { "noteIndex" : 0 }, "schema" : "https://github.com/citation-style-language/schema/raw/master/csl-citation.json" }</w:instrText>
      </w:r>
      <w:r w:rsidRPr="003F2D6A">
        <w:rPr>
          <w:lang w:val="en-GB"/>
        </w:rPr>
        <w:fldChar w:fldCharType="separate"/>
      </w:r>
      <w:r w:rsidR="00E41CA2">
        <w:rPr>
          <w:noProof/>
          <w:lang w:val="en-GB"/>
        </w:rPr>
        <w:t>(Section 10.3.4.3)</w:t>
      </w:r>
      <w:r w:rsidRPr="003F2D6A">
        <w:rPr>
          <w:lang w:val="en-GB"/>
        </w:rPr>
        <w:fldChar w:fldCharType="end"/>
      </w:r>
      <w:commentRangeEnd w:id="599"/>
      <w:commentRangeEnd w:id="600"/>
      <w:r w:rsidR="00A52E2A">
        <w:rPr>
          <w:rStyle w:val="CommentReference"/>
          <w:rFonts w:asciiTheme="minorHAnsi" w:eastAsiaTheme="minorHAnsi" w:hAnsiTheme="minorHAnsi"/>
          <w:lang w:eastAsia="en-US"/>
        </w:rPr>
        <w:commentReference w:id="599"/>
      </w:r>
      <w:r w:rsidR="00E41CA2">
        <w:rPr>
          <w:rStyle w:val="CommentReference"/>
          <w:rFonts w:asciiTheme="minorHAnsi" w:eastAsiaTheme="minorHAnsi" w:hAnsiTheme="minorHAnsi"/>
          <w:lang w:eastAsia="en-US"/>
        </w:rPr>
        <w:commentReference w:id="600"/>
      </w:r>
      <w:r w:rsidRPr="003F2D6A">
        <w:rPr>
          <w:lang w:val="en-GB"/>
        </w:rPr>
        <w:t xml:space="preserve">. A considerable fraction of CMIP5 and CMIP6 resources has been invested in generating an ensemble of centennial or multi-centennial control simulations with constant external forcings </w:t>
      </w:r>
      <w:r w:rsidRPr="003F2D6A">
        <w:rPr>
          <w:lang w:val="en-GB"/>
        </w:rPr>
        <w:fldChar w:fldCharType="begin" w:fldLock="1"/>
      </w:r>
      <w:r w:rsidR="000465A7">
        <w:rPr>
          <w:lang w:val="en-GB"/>
        </w:rPr>
        <w:instrText>ADDIN CSL_CITATION { "citationItems" : [ { "id" : "ITEM-1", "itemData" : { "DOI" : "10.1002/2016GL067861", "abstract" : "Abstract Simulations with a free-running coupled climate model show that heat release associated with Southern Ocean deep convection variability can drive centennial-scale Antarctic temperature variations of up to 2.0\u00b0C. The mechanism involves three steps: Preconditioning: heat accumulates at depth in the Southern Ocean; Convection onset: wind and/or sea ice changes tip the buoyantly unstable system into the convective state; and Antarctic warming: fast sea ice-albedo feedbacks (on annual-decadal time scales) and slow Southern Ocean frontal and sea surface temperature adjustments to convective heat release (on multidecadal-century time scales) drive an increase in atmospheric heat and moisture transport toward Antarctica. We discuss the potential of this mechanism to help drive and amplify climate variability as observed in Antarctic ice core records.", "author" : [ { "dropping-particle" : "", "family" : "Pedro", "given" : "J B", "non-dropping-particle" : "", "parse-names" : false, "suffix" : "" }, { "dropping-particle" : "", "family" : "Martin", "given" : "T", "non-dropping-particle" : "", "parse-names" : false, "suffix" : "" }, { "dropping-particle" : "", "family" : "Steig", "given" : "E J", "non-dropping-particle" : "", "parse-names" : false, "suffix" : "" }, { "dropping-particle" : "", "family" : "Jochum", "given" : "M", "non-dropping-particle" : "", "parse-names" : false, "suffix" : "" }, { "dropping-particle" : "", "family" : "Park", "given" : "W", "non-dropping-particle" : "", "parse-names" : false, "suffix" : "" }, { "dropping-particle" : "", "family" : "Rasmussen", "given" : "S O", "non-dropping-particle" : "", "parse-names" : false, "suffix" : "" } ], "container-title" : "Geophysical Research Letters", "id" : "ITEM-1", "issue" : "5", "issued" : { "date-parts" : [ [ "2016" ] ] }, "page" : "2192-2199", "title" : "Southern Ocean deep convection as a driver of Antarctic warming events", "translator" : [ { "dropping-particle" : "", "family" : "Q5401", "given" : "", "non-dropping-particle" : "", "parse-names" : false, "suffix" : "" } ], "type" : "article-journal", "volume" : "43" }, "uris" : [ "http://www.mendeley.com/documents/?uuid=efd97e81-bd8a-4542-bae0-94e90ed6243a" ] }, { "id" : "ITEM-2", "itemData" : { "DOI" : "10.1007/s00382-016-3192-6", "ISSN" : "1432-0894", "abstract" : "This study forms part II of two papers describing ECHAM6-FESOM, a newly established global climate model with a unique multi-resolution sea ice-ocean component. While part I deals with the model description and the mean climate state, here we examine the internal climate variability of the model under constant present-day (1990) conditions. We (1) assess the internal variations in the model in terms of objective variability performance indices, (2) analyze variations in global mean surface temperature and put them in context to variations in the observed record, with particular emphasis on the recent warming slowdown, (3) analyze and validate the most common atmospheric and oceanic variability patterns, (4) diagnose the potential predictability of various climate indices, and (5) put the multi-resolution approach to the test by comparing two setups that differ only in oceanic resolution in the equatorial belt, where one ocean mesh keeps the coarse {\\textasciitilde}1{\\textdegree} resolution applied in the adjacent open-ocean regions and the other mesh is gradually refined to {\\textasciitilde}0.25{\\textdegree}. Objective variability performance indices show that, in the considered setups, ECHAM6-FESOM performs overall favourably compared to five well-established climate models. Internal variations of the global mean surface temperature in the model are consistent with observed fluctuations and suggest that the recent warming slowdown can be explained as a once-in-one-hundred-years event caused by internal climate variability; periods of strong cooling in the model (`hiatus' analogs) are mainly associated with ENSO-related variability and to a lesser degree also to PDO shifts, with the AMO playing a minor role. Common atmospheric and oceanic variability patterns are simulated largely consistent with their real counterparts. Typical deficits also found in other models at similar resolutions remain, in particular too weak non-seasonal variability of SSTs over large parts of the ocean and episodic periods of almost absent deep-water formation in the Labrador Sea, resulting in overestimated North Atlantic SST variability. Concerning the influence of locally (isotropically) increased resolution, the ENSO pattern and index statistics improve significantly with higher resolution around the equator, illustrating the potential of the novel unstructured-mesh method for global climate modeling.", "author" : [ { "dropping-particle" : "", "family" : "Rackow", "given" : "T", "non-dropping-particle" : "", "parse-names" : false, "suffix" : "" }, { "dropping-particle" : "", "family" : "Goessling", "given" : "H F", "non-dropping-particle" : "", "parse-names" : false, "suffix" : "" }, { "dropping-particle" : "", "family" : "Jung", "given" : "T", "non-dropping-particle" : "", "parse-names" : false, "suffix" : "" }, { "dropping-particle" : "", "family" : "Sidorenko", "given" : "D", "non-dropping-particle" : "", "parse-names" : false, "suffix" : "" }, { "dropping-particle" : "", "family" : "Semmler", "given" : "T", "non-dropping-particle" : "", "parse-names" : false, "suffix" : "" }, { "dropping-particle" : "", "family" : "Barbi", "given" : "D", "non-dropping-particle" : "", "parse-names" : false, "suffix" : "" }, { "dropping-particle" : "", "family" : "Handorf", "given" : "D", "non-dropping-particle" : "", "parse-names" : false, "suffix" : "" } ], "container-title" : "Climate Dynamics", "id" : "ITEM-2", "issue" : "7", "issued" : { "date-parts" : [ [ "2018" ] ] }, "page" : "2369-2394", "title" : "Towards multi-resolution global climate modeling with ECHAM6-FESOM. Part II: climate variability", "translator" : [ { "dropping-particle" : "", "family" : "Q5443", "given" : "", "non-dropping-particle" : "", "parse-names" : false, "suffix" : "" } ], "type" : "article-journal", "volume" : "50" }, "uris" : [ "http://www.mendeley.com/documents/?uuid=ea217754-3eb3-45d3-825d-3aceea693898" ] } ], "mendeley" : { "formattedCitation" : "(Pedro et al., 2016; Rackow et al., 2018)", "plainTextFormattedCitation" : "(Pedro et al., 2016; Rackow et al., 2018)", "previouslyFormattedCitation" : "(Pedro et al., 2016; Rackow et al., 2018)" }, "properties" : { "noteIndex" : 0 }, "schema" : "https://github.com/citation-style-language/schema/raw/master/csl-citation.json" }</w:instrText>
      </w:r>
      <w:r w:rsidRPr="003F2D6A">
        <w:rPr>
          <w:lang w:val="en-GB"/>
        </w:rPr>
        <w:fldChar w:fldCharType="separate"/>
      </w:r>
      <w:r w:rsidR="00E41CA2">
        <w:rPr>
          <w:noProof/>
          <w:lang w:val="en-GB"/>
        </w:rPr>
        <w:t>(Pedro et al., 2016; Rackow et al., 2018)</w:t>
      </w:r>
      <w:r w:rsidRPr="003F2D6A">
        <w:rPr>
          <w:lang w:val="en-GB"/>
        </w:rPr>
        <w:fldChar w:fldCharType="end"/>
      </w:r>
      <w:r w:rsidRPr="003F2D6A">
        <w:rPr>
          <w:lang w:val="en-GB"/>
        </w:rPr>
        <w:t>.</w:t>
      </w:r>
      <w:r w:rsidRPr="003F2D6A">
        <w:rPr>
          <w:rFonts w:cs="Times New Roman"/>
          <w:lang w:val="en-GB"/>
        </w:rPr>
        <w:t xml:space="preserve"> </w:t>
      </w:r>
      <w:bookmarkStart w:id="601" w:name="__Fieldmark__1937_2665791753"/>
      <w:bookmarkEnd w:id="601"/>
      <w:r w:rsidRPr="003F2D6A">
        <w:rPr>
          <w:rFonts w:cs="Times New Roman"/>
          <w:lang w:val="en-GB"/>
        </w:rPr>
        <w:t xml:space="preserve">As part of the CMIP6 DECK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pre-industrial control (piControl) simulations have been conducted </w:t>
      </w:r>
      <w:r w:rsidRPr="003F2D6A">
        <w:rPr>
          <w:rFonts w:cs="Times New Roman"/>
          <w:lang w:val="en-GB"/>
        </w:rPr>
        <w:fldChar w:fldCharType="begin" w:fldLock="1"/>
      </w:r>
      <w:r w:rsidR="000465A7">
        <w:rPr>
          <w:rFonts w:cs="Times New Roman"/>
          <w:lang w:val="en-GB"/>
        </w:rPr>
        <w:instrText>ADDIN CSL_CITATION { "citationItems" : [ { "id" : "ITEM-1", "itemData" : { "DOI" : "10.1029/2018MS001495", "abstract" : "Abstract Preindustrial control simulations with the third Hadley Centre Global Environmental Model, run in the Global Coupled configuration 3.1 of the Met Office Unified Model (HadGEM3-GC3.1) are presented at two resolutions. These are N216ORCA025, which has a horizontal resolution of 60\u00a0km in the atmosphere and 0.25\u00b0 in the ocean, and N96ORCA1, which has a horizontal resolution of 130\u00a0km in the atmosphere and 1\u00b0 in the ocean. The aim of this study is to document the climate variability in these simulations, make comparisons against present-day observations (albeit under different forcing), and discuss differences arising due to resolution. In terms of interannual variability in the leading modes of climate variability the two resolutions behave generally very similarly. Notable differences are in the westward extent of El Ni\u00f1o and the pattern of Atlantic multidecadal variability, in which N216ORCA025 compares more favorably to observations, and in the Antarctic Circumpolar Current, which is far too weak in N216ORCA025. In the North Atlantic region, N216ORCA025 has a stronger and deeper Atlantic Meridional Overturning Circulation, which compares well against observations, and reduced biases in temperature and salinity in the North Atlantic subpolar gyre. These simulations are being provided to the sixth Coupled Model Intercomparison Project (CMIP6) and provide a baseline against which further forced experiments may be assessed.", "author" : [ { "dropping-particle" : "", "family" : "Menary", "given" : "Matthew B", "non-dropping-particle" : "", "parse-names" : false, "suffix" : "" }, { "dropping-particle" : "", "family" : "Kuhlbrodt", "given" : "Till", "non-dropping-particle" : "", "parse-names" : false, "suffix" : "" }, { "dropping-particle" : "", "family" : "Ridley", "given" : "Jeff", "non-dropping-particle" : "", "parse-names" : false, "suffix" : "" }, { "dropping-particle" : "", "family" : "Andrews", "given" : "Martin B", "non-dropping-particle" : "", "parse-names" : false, "suffix" : "" }, { "dropping-particle" : "", "family" : "Dimdore-Miles", "given" : "Oscar B", "non-dropping-particle" : "", "parse-names" : false, "suffix" : "" }, { "dropping-particle" : "", "family" : "Deshayes", "given" : "Julie", "non-dropping-particle" : "", "parse-names" : false, "suffix" : "" }, { "dropping-particle" : "", "family" : "Eade", "given" : "Rosie", "non-dropping-particle" : "", "parse-names" : false, "suffix" : "" }, { "dropping-particle" : "", "family" : "Gray", "given" : "Lesley", "non-dropping-particle" : "", "parse-names" : false, "suffix" : "" }, { "dropping-particle" : "", "family" : "Ineson", "given" : "Sarah", "non-dropping-particle" : "", "parse-names" : false, "suffix" : "" }, { "dropping-particle" : "", "family" : "Mignot", "given" : "Juliette", "non-dropping-particle" : "", "parse-names" : false, "suffix" : "" }, { "dropping-particle" : "", "family" : "Roberts", "given" : "Christopher D", "non-dropping-particle" : "", "parse-names" : false, "suffix" : "" }, { "dropping-particle" : "", "family" : "Robson", "given" : "Jon", "non-dropping-particle" : "", "parse-names" : false, "suffix" : "" }, { "dropping-particle" : "", "family" : "Wood", "given" : "Richard A", "non-dropping-particle" : "", "parse-names" : false, "suffix" : "" }, { "dropping-particle" : "", "family" : "Xavier", "given" : "Prince", "non-dropping-particle" : "", "parse-names" : false, "suffix" : "" } ], "container-title" : "Journal of Advances in Modeling Earth Systems", "id" : "ITEM-1", "issue" : "12", "issued" : { "date-parts" : [ [ "2018" ] ] }, "page" : "3049-3075", "title" : "Preindustrial Control Simulations With HadGEM3-GC3.1 for CMIP6", "translator" : [ { "dropping-particle" : "", "family" : "Q5444", "given" : "", "non-dropping-particle" : "", "parse-names" : false, "suffix" : "" } ], "type" : "article-journal", "volume" : "10" }, "uris" : [ "http://www.mendeley.com/documents/?uuid=6663016e-e190-4774-a655-22c484f53f7f" ] } ], "mendeley" : { "formattedCitation" : "(Menary et al., 2018)", "plainTextFormattedCitation" : "(Menary et al., 2018)", "previouslyFormattedCitation" : "(Menary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(Menary et al., 2018)</w:t>
      </w:r>
      <w:r w:rsidRPr="003F2D6A">
        <w:rPr>
          <w:rFonts w:cs="Times New Roman"/>
          <w:lang w:val="en-GB"/>
        </w:rPr>
        <w:fldChar w:fldCharType="end"/>
      </w:r>
      <w:r w:rsidRPr="003F2D6A">
        <w:rPr>
          <w:rFonts w:cs="Times New Roman"/>
          <w:lang w:val="en-GB"/>
        </w:rPr>
        <w:t xml:space="preserve">. Similarly, control simulations with present-day conditions (pdControl) have been performed to represent internal variability under more recent forcing conditions </w:t>
      </w:r>
      <w:r w:rsidRPr="003F2D6A">
        <w:rPr>
          <w:rFonts w:cs="Times New Roman"/>
          <w:lang w:val="en-GB"/>
        </w:rPr>
        <w:fldChar w:fldCharType="begin" w:fldLock="1"/>
      </w:r>
      <w:r w:rsidR="000465A7">
        <w:rPr>
          <w:rFonts w:cs="Times New Roman"/>
          <w:lang w:val="en-GB"/>
        </w:rPr>
        <w:instrText>ADDIN CSL_CITATION { "citationItems" : [ { "id" : "ITEM-1", "itemData" : { "DOI" : "10.1002/2017MS001115", "abstract" : "Abstract The Global Coupled 3 (GC3) configuration of the Met Office Unified Model is presented. Among other applications, GC3 is the basis of the United Kingdom's submission to the Coupled Model Intercomparison Project 6 (CMIP6). This paper documents the model components that make up the configuration (although the scientific descriptions of these components are in companion papers) and details the coupling between them. The performance of GC3 is assessed in terms of mean biases and variability in long climate simulations using present-day forcing. The suitability of the configuration for predictability on shorter time scales (weather and seasonal forecasting) is also briefly discussed. The performance of GC3 is compared against GC2, the previous Met Office coupled model configuration, and against an older configuration (HadGEM2-AO) which was the submission to CMIP5. In many respects, the performance of GC3 is comparable with GC2, however, there is a notable improvement in the Southern Ocean warm sea surface temperature bias which has been reduced by 75%, and there are improvements in cloud amount and some aspects of tropical variability. Relative to HadGEM2-AO, many aspects of the present-day climate are improved in GC3 including tropospheric and stratospheric temperature structure, most aspects of tropical and extratropical variability and top-of-atmosphere and surface fluxes. A number of outstanding errors are identified including a residual asymmetric sea surface temperature bias (cool northern hemisphere, warm Southern Ocean), an overly strong global hydrological cycle and insufficient European blocking.", "author" : [ { "dropping-particle" : "", "family" : "Williams", "given" : "K D", "non-dropping-particle" : "", "parse-names" : false, "suffix" : "" }, { "dropping-particle" : "", "family" : "Copsey", "given" : "D", "non-dropping-particle" : "", "parse-names" : false, "suffix" : "" }, { "dropping-particle" : "", "family" : "Blockley", "given" : "E W", "non-dropping-particle" : "", "parse-names" : false, "suffix" : "" }, { "dropping-particle" : "", "family" : "Bodas-Salcedo", "given" : "A", "non-dropping-particle" : "", "parse-names" : false, "suffix" : "" }, { "dropping-particle" : "", "family" : "Calvert", "given" : "D", "non-dropping-particle" : "", "parse-names" : false, "suffix" : "" }, { "dropping-particle" : "", "family" : "Comer", "given" : "R", "non-dropping-particle" : "", "parse-names" : false, "suffix" : "" }, { "dropping-particle" : "", "family" : "Davis", "given" : "P", "non-dropping-particle" : "", "parse-names" : false, "suffix" : "" }, { "dropping-particle" : "", "family" : "Graham", "given" : "T", "non-dropping-particle" : "", "parse-names" : false, "suffix" : "" }, { "dropping-particle" : "", "family" : "Hewitt", "given" : "H T", "non-dropping-particle" : "", "parse-names" : false, "suffix" : "" }, { "dropping-particle" : "", "family" : "Hill", "given" : "R", "non-dropping-particle" : "", "parse-names" : false, "suffix" : "" }, { "dropping-particle" : "", "family" : "Hyder", "given" : "P", "non-dropping-particle" : "", "parse-names" : false, "suffix" : "" }, { "dropping-particle" : "", "family" : "Ineson", "given" : "S", "non-dropping-particle" : "", "parse-names" : false, "suffix" : "" }, { "dropping-particle" : "", "family" : "Johns", "given" : "T C", "non-dropping-particle" : "", "parse-names" : false, "suffix" : "" }, { "dropping-particle" : "", "family" : "Keen", "given" : "A B", "non-dropping-particle" : "", "parse-names" : false, "suffix" : "" }, { "dropping-particle" : "", "family" : "Lee", "given" : "R W", "non-dropping-particle" : "", "parse-names" : false, "suffix" : "" }, { "dropping-particle" : "", "family" : "Megann", "given" : "A", "non-dropping-particle" : "", "parse-names" : false, "suffix" : "" }, { "dropping-particle" : "", "family" : "Milton", "given" : "S F", "non-dropping-particle" : "", "parse-names" : false, "suffix" : "" }, { "dropping-particle" : "", "family" : "Rae", "given" : "J G L", "non-dropping-particle" : "", "parse-names" : false, "suffix" : "" }, { "dropping-particle" : "", "family" : "Roberts", "given" : "M J", "non-dropping-particle" : "", "parse-names" : false, "suffix" : "" }, { "dropping-particle" : "", "family" : "Scaife", "given" : "A A", "non-dropping-particle" : "", "parse-names" : false, "suffix" : "" }, { "dropping-particle" : "", "family" : "Schiemann", "given" : "R", "non-dropping-particle" : "", "parse-names" : false, "suffix" : "" }, { "dropping-particle" : "", "family" : "Storkey", "given" : "D", "non-dropping-particle" : "", "parse-names" : false, "suffix" : "" }, { "dropping-particle" : "", "family" : "Thorpe", "given" : "L", "non-dropping-particle" : "", "parse-names" : false, "suffix" : "" }, { "dropping-particle" : "", "family" : "Watterson", "given" : "I G", "non-dropping-particle" : "", "parse-names" : false, "suffix" : "" }, { "dropping-particle" : "", "family" : "Walters", "given" : "D N", "non-dropping-particle" : "", "parse-names" : false, "suffix" : "" }, { "dropping-particle" : "", "family" : "West", "given" : "A", "non-dropping-particle" : "", "parse-names" : false, "suffix" : "" }, { "dropping-particle" : "", "family" : "Wood", "given" : "R A", "non-dropping-particle" : "", "parse-names" : false, "suffix" : "" }, { "dropping-particle" : "", "family" : "Woollings", "given" : "T", "non-dropping-particle" : "", "parse-names" : false, "suffix" : "" }, { "dropping-particle" : "", "family" : "Xavier", "given" : "P K", "non-dropping-particle" : "", "parse-names" : false, "suffix" : "" } ], "container-title" : "Journal of Advances in Modeling Earth Systems", "id" : "ITEM-1", "issue" : "2", "issued" : { "date-parts" : [ [ "2018" ] ] }, "page" : "357-380", "title" : "The Met Office Global Coupled Model 3.0 and 3.1 (GC3.0 and GC3.1) Configurations", "translator" : [ { "dropping-particle" : "", "family" : "Q5425", "given" : "", "non-dropping-particle" : "", "parse-names" : false, "suffix" : "" } ], "type" : "article-journal", "volume" : "10" }, "uris" : [ "http://www.mendeley.com/documents/?uuid=31c9b851-a807-4f15-8998-83ffe129be04" ] }, { "id" : "ITEM-2", "itemData" : { "DOI" : "10.1002/2016GL067861", "abstract" : "Abstract Simulations with a free-running coupled climate model show that heat release associated with Southern Ocean deep convection variability can drive centennial-scale Antarctic temperature variations of up to 2.0\u00b0C. The mechanism involves three steps: Preconditioning: heat accumulates at depth in the Southern Ocean; Convection onset: wind and/or sea ice changes tip the buoyantly unstable system into the convective state; and Antarctic warming: fast sea ice-albedo feedbacks (on annual-decadal time scales) and slow Southern Ocean frontal and sea surface temperature adjustments to convective heat release (on multidecadal-century time scales) drive an increase in atmospheric heat and moisture transport toward Antarctica. We discuss the potential of this mechanism to help drive and amplify climate variability as observed in Antarctic ice core records.", "author" : [ { "dropping-particle" : "", "family" : "Pedro", "given" : "J B", "non-dropping-particle" : "", "parse-names" : false, "suffix" : "" }, { "dropping-particle" : "", "family" : "Martin", "given" : "T", "non-dropping-particle" : "", "parse-names" : false, "suffix" : "" }, { "dropping-particle" : "", "family" : "Steig", "given" : "E J", "non-dropping-particle" : "", "parse-names" : false, "suffix" : "" }, { "dropping-particle" : "", "family" : "Jochum", "given" : "M", "non-dropping-particle" : "", "parse-names" : false, "suffix" : "" }, { "dropping-particle" : "", "family" : "Park", "given" : "W", "non-dropping-particle" : "", "parse-names" : false, "suffix" : "" }, { "dropping-particle" : "", "family" : "Rasmussen", "given" : "S O", "non-dropping-particle" : "", "parse-names" : false, "suffix" : "" } ], "container-title" : "Geophysical Research Letters", "id" : "ITEM-2", "issue" : "5", "issued" : { "date-parts" : [ [ "2016" ] ] }, "page" : "2192-2199", "title" : "Southern Ocean deep convection as a driver of Antarctic warming events", "translator" : [ { "dropping-particle" : "", "family" : "Q5401", "given" : "", "non-dropping-particle" : "", "parse-names" : false, "suffix" : "" } ], "type" : "article-journal", "volume" : "43" }, "uris" : [ "http://www.mendeley.com/documents/?uuid=efd97e81-bd8a-4542-bae0-94e90ed6243a" ] } ], "mendeley" : { "formattedCitation" : "(Pedro et al., 2016; Williams et al., 2018)", "plainTextFormattedCitation" : "(Pedro et al., 2016; Williams et al., 2018)", "previouslyFormattedCitation" : "(Pedro et al., 2016; Williams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(Pedro et al., 2016; Williams et al., 2018)</w:t>
      </w:r>
      <w:r w:rsidRPr="003F2D6A">
        <w:rPr>
          <w:rFonts w:cs="Times New Roman"/>
          <w:lang w:val="en-GB"/>
        </w:rPr>
        <w:fldChar w:fldCharType="end"/>
      </w:r>
      <w:r w:rsidRPr="003F2D6A">
        <w:rPr>
          <w:rFonts w:cs="Times New Roman"/>
          <w:lang w:val="en-GB"/>
        </w:rPr>
        <w:t xml:space="preserve">. Control simulations have been used to study the role of internal variability, teleconnections and many other fundamental aspects of climate models </w:t>
      </w:r>
      <w:commentRangeStart w:id="602"/>
      <w:r w:rsidRPr="003F2D6A">
        <w:rPr>
          <w:rFonts w:cs="Times New Roman"/>
          <w:lang w:val="en-GB"/>
        </w:rPr>
        <w:fldChar w:fldCharType="begin" w:fldLock="1"/>
      </w:r>
      <w:ins w:id="603" w:author="Robin Matthews" w:date="2021-07-11T16:26:00Z">
        <w:r w:rsidR="00A52E2A">
          <w:rPr>
            <w:rFonts w:cs="Times New Roman"/>
            <w:lang w:val="en-GB"/>
          </w:rPr>
          <w:instrText>ADDIN CSL_CITATION { "citationItems" : [ { "id" : "ITEM-1", "itemData" : { "DOI" : "10.1007/s11769-015-0754-1", "author" : [ { "dropping-particle" : "", "family" : "Wang", "given" : "Zhiyuan", "non-dropping-particle" : "", "parse-names" : false, "suffix" : "" }, { "dropping-particle" : "", "family" : "Li", "given" : "Yao", "non-dropping-particle" : "", "parse-names" : false, "suffix" : "" }, { "dropping-particle" : "", "family" : "Liu", "given" : "Bin", "non-dropping-particle" : "", "parse-names" : false, "suffix" : "" }, { "dropping-particle" : "", "family" : "Liu", "given" : "Jian", "non-dropping-particle" : "", "parse-names" : false, "suffix" : "" } ], "container-title" : "Chinese Geographical Science", "id" : "ITEM-1", "issued" : { "date-parts" : [ [ "2015" ] ] }, "title" : "Global climate internal variability in a 2000-year control simulation with Community Earth System Model (CESM)", "translator" : [ { "dropping-particle" : "", "family" : "Q5409", "given" : "", "non-dropping-particle" : "", "parse-names" : false, "suffix" : "" } ], "type" : "article-journal", "volume" : "25" }, "uris" : [ "http://www.mendeley.com/documents/?uuid=8163189c-5af1-4f29-ae55-e0319c3f0bb7" ] }, { "id" : "ITEM-2", "itemData" : { "DOI" : "10.1007/s00382-015-2701-3", "ISSN" : "1432-0894", "abstract" : "The teleconnections between the decadal modes in the Indian monsoon rainfall (IMR) and the North Atlantic sea surface temperature are investigated. The two decadal modes of variability in the North Atlantic, the Atlantic multidecadal oscillation (AMO) and the Atlantic tripole, have opposite relation with the two decadal modes of IMR. The AMO has positive correlation with the monsoon rainfall while the Atlantic tripole has negative correlation. This study has put forward hypotheses for the mechanisms involved in the teleconnections of the AMO and the Atlantic tripole with the IMR. The warm phase of AMO may influence the monsoon through the summer North Atlantic Oscillation (SNAO) and further through the equatorial zonal winds which increase the moisture flow over India by enhancing the southwesterly flow. The warm phase of Atlantic tripole may impact the monsoon through the all-season NAO, leading to decreased moisture flow over India through the equatorial wind pattern. The observed relations between the decadal modes in the North Atlantic and the Indian monsoon are explored in the simulations of National Center for Atmospheric Research Community Climate System Model version 4 (CCSM4) model. Although the model supports the observed decadal teleconnection between the Atlantic Ocean and Indian monsoon, it has limitations in capturing the details of the spatial pattern associated with the teleconnection. The teleconnections of AMO and Atlantic tripole with the Indian monsoon is further demonstrated through an experiment with CCSM4 by decoupling the North Atlantic Ocean. The hypotheses for the mechanisms of the Atlantic teleconnections are also explored in the CCSM4 simulation.", "author" : [ { "dropping-particle" : "", "family" : "Krishnamurthy", "given" : "Lakshmi", "non-dropping-particle" : "", "parse-names" : false, "suffix" : "" }, { "dropping-particle" : "", "family" : "Krishnamurthy", "given" : "V", "non-dropping-particle" : "", "parse-names" : false, "suffix" : "" } ], "container-title" : "Climate Dynamics", "id" : "ITEM-2", "issue" : "7", "issued" : { "date-parts" : [ [ "2016" ] ] }, "page" : "2269-2285", "title" : "Teleconnections of Indian monsoon rainfall with AMO and Atlantic tripole", "translator" : [ { "dropping-particle" : "", "family" : "Q5451", "given" : "", "non-dropping-particle" : "", "parse-names" : false, "suffix" : "" } ], "type" : "article-journal", "volume" : "46" }, "uris" : [ "http://www.mendeley.com/documents/?uuid=1237e483-640f-4fa6-b516-3f5afbaad7e3" ] } ], "mendeley" : { "formattedCitation" : "(Wang et al., 2015b; Krishnamurthy and Krishnamurthy, 2016)", "manualFormatting" : "(Z. Wang et al., 2015; Krishnamurthy and Krishnamurthy, 2016)", "plainTextFormattedCitation" : "(Wang et al., 2015b; Krishnamurthy and Krishnamurthy, 2016)", "previouslyFormattedCitation" : "(Wang et al., 2015b; Krishnamurthy and Krishnamurthy, 2016)" }, "properties" : { "noteIndex" : 0 }, "schema" : "https://github.com/citation-style-language/schema/raw/master/csl-citation.json" }</w:instrText>
        </w:r>
      </w:ins>
      <w:del w:id="604" w:author="Robin Matthews" w:date="2021-07-11T16:26:00Z">
        <w:r w:rsidR="000465A7" w:rsidDel="00A52E2A">
          <w:rPr>
            <w:rFonts w:cs="Times New Roman"/>
            <w:lang w:val="en-GB"/>
          </w:rPr>
          <w:delInstrText>ADDIN CSL_CITATION { "citationItems" : [ { "id" : "ITEM-1", "itemData" : { "DOI" : "10.1007/s11769-015-0754-1", "author" : [ { "dropping-particle" : "", "family" : "Wang", "given" : "Zhiyuan", "non-dropping-particle" : "", "parse-names" : false, "suffix" : "" }, { "dropping-particle" : "", "family" : "Li", "given" : "Yao", "non-dropping-particle" : "", "parse-names" : false, "suffix" : "" }, { "dropping-particle" : "", "family" : "Liu", "given" : "Bin", "non-dropping-particle" : "", "parse-names" : false, "suffix" : "" }, { "dropping-particle" : "", "family" : "Liu", "given" : "Jian", "non-dropping-particle" : "", "parse-names" : false, "suffix" : "" } ], "container-title" : "Chinese Geographical Science", "id" : "ITEM-1", "issued" : { "date-parts" : [ [ "2015" ] ] }, "title" : "Global climate internal variability in a 2000-year control simulation with Community Earth System Model (CESM)", "translator" : [ { "dropping-particle" : "", "family" : "Q5409", "given" : "", "non-dropping-particle" : "", "parse-names" : false, "suffix" : "" } ], "type" : "article-journal", "volume" : "25" }, "uris" : [ "http://www.mendeley.com/documents/?uuid=8163189c-5af1-4f29-ae55-e0319c3f0bb7" ] }, { "id" : "ITEM-2", "itemData" : { "DOI" : "10.1007/s00382-015-2701-3", "ISSN" : "1432-0894", "abstract" : "The teleconnections between the decadal modes in the Indian monsoon rainfall (IMR) and the North Atlantic sea surface temperature are investigated. The two decadal modes of variability in the North Atlantic, the Atlantic multidecadal oscillation (AMO) and the Atlantic tripole, have opposite relation with the two decadal modes of IMR. The AMO has positive correlation with the monsoon rainfall while the Atlantic tripole has negative correlation. This study has put forward hypotheses for the mechanisms involved in the teleconnections of the AMO and the Atlantic tripole with the IMR. The warm phase of AMO may influence the monsoon through the summer North Atlantic Oscillation (SNAO) and further through the equatorial zonal winds which increase the moisture flow over India by enhancing the southwesterly flow. The warm phase of Atlantic tripole may impact the monsoon through the all-season NAO, leading to decreased moisture flow over India through the equatorial wind pattern. The observed relations between the decadal modes in the North Atlantic and the Indian monsoon are explored in the simulations of National Center for Atmospheric Research Community Climate System Model version 4 (CCSM4) model. Although the model supports the observed decadal teleconnection between the Atlantic Ocean and Indian monsoon, it has limitations in capturing the details of the spatial pattern associated with the teleconnection. The teleconnections of AMO and Atlantic tripole with the Indian monsoon is further demonstrated through an experiment with CCSM4 by decoupling the North Atlantic Ocean. The hypotheses for the mechanisms of the Atlantic teleconnections are also explored in the CCSM4 simulation.", "author" : [ { "dropping-particle" : "", "family" : "Krishnamurthy", "given" : "Lakshmi", "non-dropping-particle" : "", "parse-names" : false, "suffix" : "" }, { "dropping-particle" : "", "family" : "Krishnamurthy", "given" : "V", "non-dropping-particle" : "", "parse-names" : false, "suffix" : "" } ], "container-title" : "Climate Dynamics", "id" : "ITEM-2", "issue" : "7", "issued" : { "date-parts" : [ [ "2016" ] ] }, "page" : "2269-2285", "title" : "Teleconnections of Indian monsoon rainfall with AMO and Atlantic tripole", "translator" : [ { "dropping-particle" : "", "family" : "Q5451", "given" : "", "non-dropping-particle" : "", "parse-names" : false, "suffix" : "" } ], "type" : "article-journal", "volume" : "46" }, "uris" : [ "http://www.mendeley.com/documents/?uuid=1237e483-640f-4fa6-b516-3f5afbaad7e3" ] } ], "mendeley" : { "formattedCitation" : "(Wang et al., 2015b; Krishnamurthy and Krishnamurthy, 2016)", "plainTextFormattedCitation" : "(Wang et al., 2015b; Krishnamurthy and Krishnamurthy, 2016)", "previouslyFormattedCitation" : "(Wang et al., 2015b; Krishnamurthy and Krishnamurthy, 2016)"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605" w:author="Robin Matthews" w:date="2021-07-11T16:26:00Z">
        <w:r w:rsidR="00A52E2A">
          <w:rPr>
            <w:rFonts w:cs="Times New Roman"/>
            <w:noProof/>
            <w:lang w:val="en-GB"/>
          </w:rPr>
          <w:t xml:space="preserve">Z. </w:t>
        </w:r>
      </w:ins>
      <w:r w:rsidR="00E41CA2">
        <w:rPr>
          <w:rFonts w:cs="Times New Roman"/>
          <w:noProof/>
          <w:lang w:val="en-GB"/>
        </w:rPr>
        <w:t>Wang et al., 2015</w:t>
      </w:r>
      <w:del w:id="606" w:author="Robin Matthews" w:date="2021-07-11T16:26:00Z">
        <w:r w:rsidR="00E41CA2" w:rsidDel="00A52E2A">
          <w:rPr>
            <w:rFonts w:cs="Times New Roman"/>
            <w:noProof/>
            <w:lang w:val="en-GB"/>
          </w:rPr>
          <w:delText>b</w:delText>
        </w:r>
      </w:del>
      <w:r w:rsidR="00E41CA2">
        <w:rPr>
          <w:rFonts w:cs="Times New Roman"/>
          <w:noProof/>
          <w:lang w:val="en-GB"/>
        </w:rPr>
        <w:t>; Krishnamurthy and Krishnamurthy, 2016)</w:t>
      </w:r>
      <w:r w:rsidRPr="003F2D6A">
        <w:rPr>
          <w:rFonts w:cs="Times New Roman"/>
          <w:lang w:val="en-GB"/>
        </w:rPr>
        <w:fldChar w:fldCharType="end"/>
      </w:r>
      <w:commentRangeEnd w:id="602"/>
      <w:r w:rsidR="00E41CA2">
        <w:rPr>
          <w:rStyle w:val="CommentReference"/>
          <w:rFonts w:asciiTheme="minorHAnsi" w:eastAsiaTheme="minorHAnsi" w:hAnsiTheme="minorHAnsi"/>
          <w:lang w:eastAsia="en-US"/>
        </w:rPr>
        <w:commentReference w:id="602"/>
      </w:r>
      <w:r w:rsidRPr="003F2D6A">
        <w:rPr>
          <w:rFonts w:cs="Times New Roman"/>
          <w:lang w:val="en-GB"/>
        </w:rPr>
        <w:t xml:space="preserve">. </w:t>
      </w:r>
      <w:r w:rsidRPr="003F2D6A">
        <w:rPr>
          <w:rFonts w:cs="Times New Roman"/>
          <w:lang w:val="en-GB"/>
        </w:rPr>
        <w:lastRenderedPageBreak/>
        <w:t xml:space="preserve">Control simulations are also used along with large ensembles of historical or scenario simulations to assess the characteristics of the regional internal climate variability </w:t>
      </w:r>
      <w:r w:rsidRPr="003F2D6A">
        <w:rPr>
          <w:rFonts w:cs="Times New Roman"/>
          <w:lang w:val="en-GB"/>
        </w:rPr>
        <w:fldChar w:fldCharType="begin" w:fldLock="1"/>
      </w:r>
      <w:r w:rsidR="000465A7">
        <w:rPr>
          <w:rFonts w:cs="Times New Roman"/>
          <w:lang w:val="en-GB"/>
        </w:rPr>
        <w:instrText>ADDIN CSL_CITATION { "citationItems" : [ { "id" : "ITEM-1", "itemData" : { "DOI" : "10.1175/JCLI-D-16-0428.1", "ISSN" : "0894-8755", "abstract" : "This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"12" ] ] }, "page" : "9555-9573", "title" : "Consistently Estimating Internal Climate Variability from Climate Model Simulations", "translator" : [ { "dropping-particle" : "", "family" : "Q3701", "given" : "", "non-dropping-particle" : "", "parse-names" : false, "suffix" : "" } ], "type" : "article-journal", "volume" : "30" }, "uris" : [ "http://www.mendeley.com/documents/?uuid=cd83ae63-6f27-4865-8811-c8663c08b620"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(Olonscheck and Notz, 2017)</w:t>
      </w:r>
      <w:r w:rsidRPr="003F2D6A">
        <w:rPr>
          <w:rFonts w:cs="Times New Roman"/>
          <w:lang w:val="en-GB"/>
        </w:rPr>
        <w:fldChar w:fldCharType="end"/>
      </w:r>
      <w:r w:rsidRPr="003F2D6A">
        <w:rPr>
          <w:rFonts w:cs="Times New Roman"/>
          <w:lang w:val="en-GB"/>
        </w:rPr>
        <w:t>.</w:t>
      </w:r>
    </w:p>
    <w:p w14:paraId="7D76D56C" w14:textId="364C8408" w:rsidR="003479AB" w:rsidRDefault="003479AB" w:rsidP="00E2170D">
      <w:pPr>
        <w:pStyle w:val="AR6BodyText"/>
        <w:rPr>
          <w:rFonts w:cs="Times New Roman"/>
          <w:lang w:val="en-GB"/>
        </w:rPr>
      </w:pPr>
    </w:p>
    <w:p w14:paraId="3071EB78" w14:textId="77777777" w:rsidR="003479AB" w:rsidRPr="003F2D6A" w:rsidRDefault="003479AB" w:rsidP="00E2170D">
      <w:pPr>
        <w:pStyle w:val="AR6BodyText"/>
        <w:rPr>
          <w:rFonts w:cs="Times New Roman"/>
          <w:lang w:val="en-GB"/>
        </w:rPr>
      </w:pPr>
    </w:p>
    <w:p w14:paraId="4A0A8470" w14:textId="77777777" w:rsidR="00E2170D" w:rsidRPr="003F2D6A" w:rsidRDefault="00E2170D" w:rsidP="00E2170D">
      <w:pPr>
        <w:pStyle w:val="AR6Chap10Level310111"/>
        <w:rPr>
          <w:lang w:val="en-GB"/>
        </w:rPr>
      </w:pPr>
      <w:bookmarkStart w:id="607" w:name="_Toc29679428"/>
      <w:bookmarkStart w:id="608" w:name="_Toc30602378"/>
      <w:bookmarkStart w:id="609" w:name="_Toc70454728"/>
      <w:r w:rsidRPr="003F2D6A">
        <w:rPr>
          <w:lang w:val="en-GB"/>
        </w:rPr>
        <w:t>Simulations for evaluating downscaling methods</w:t>
      </w:r>
      <w:bookmarkEnd w:id="607"/>
      <w:bookmarkEnd w:id="608"/>
      <w:bookmarkEnd w:id="609"/>
    </w:p>
    <w:p w14:paraId="1087A8AA" w14:textId="77777777" w:rsidR="00E2170D" w:rsidRPr="003F2D6A" w:rsidRDefault="00E2170D" w:rsidP="00E2170D">
      <w:pPr>
        <w:pStyle w:val="AR6BodyText"/>
        <w:rPr>
          <w:lang w:val="en-GB"/>
        </w:rPr>
      </w:pPr>
    </w:p>
    <w:p w14:paraId="3F5E2B6B" w14:textId="4B7849A0" w:rsidR="00E2170D" w:rsidRPr="003F2D6A" w:rsidRDefault="00E2170D" w:rsidP="00E2170D">
      <w:pPr>
        <w:pStyle w:val="AR6BodyText"/>
        <w:rPr>
          <w:highlight w:val="yellow"/>
          <w:lang w:val="en-GB"/>
        </w:rPr>
      </w:pPr>
      <w:r w:rsidRPr="003F2D6A">
        <w:rPr>
          <w:lang w:val="en-GB"/>
        </w:rPr>
        <w:t xml:space="preserve">Experiments driven by quasi-perfect boundary conditions or predictors (observations or reanalysis) can be useful to evaluate downscaling performance </w:t>
      </w:r>
      <w:r w:rsidRPr="003F2D6A">
        <w:rPr>
          <w:lang w:val="en-GB"/>
        </w:rPr>
        <w:fldChar w:fldCharType="begin" w:fldLock="1"/>
      </w:r>
      <w:r w:rsidR="000465A7">
        <w:rPr>
          <w:lang w:val="en-GB"/>
        </w:rPr>
        <w:instrText>ADDIN CSL_CITATION { "citationItems" : [ { "id" : "ITEM-1", "itemData" : { "DOI" : "10.1007/s00382-012-1651-2", "ISBN" : "0038201216", "ISSN" : "0930-7575", "abstract" : "Following the CORDEX experimental protocol, climate simulations and climate-change projections for Africa were made with the new fifth-generation Canadian Regional Climate Model (CRCM5). The model was driven by two Global Climate Models (GCMs), one developed by the Max-Planck-Institut f\u00fcr Meteorologie and the other by the Canadian Centre for Climate Modelling and Analysis, for the period 1950\u20132100 under the RCP4.5 emission scenario. The performance of the CRCM5 simulations for current climate is discussed first and compared also with a reanalysis-driven CRCM5 simulation. It is shown that errors in lateral boundary conditions and sea-surface temperature from the GCMs have deleterious consequences on the skill of the CRCM5 at reproducing specific regional climate features such as the West African Monsoon and the annual cycle of precipitation. For other aspects of the African climate however the regional model is able to add value compared to the simulations of the driving GCMs. Climate-change projections for periods until the end of this century are also analysed. All models project a warming throughout the twenty-first century, although the details of the climate changes differ notably between model projections, especially for precipitation changes. It is shown that the climate changes projected by CRCM5 often differ noticeably from those of the driving GCMs.", "author" : [ { "dropping-particle" : "", "family" : "Laprise", "given" : "Ren\u00e9", "non-dropping-particle" : "", "parse-names" : false, "suffix" : "" }, { "dropping-particle" : "", "family" : "Hern\u00e1ndez-D\u00edaz", "given" : "Leticia", "non-dropping-particle" : "", "parse-names" : false, "suffix" : "" }, { "dropping-particle" : "", "family" : "Tete", "given" : "Kossivi", "non-dropping-particle" : "", "parse-names" : false, "suffix" : "" }, { "dropping-particle" : "", "family" : "Sushama", "given" : "Laxmi", "non-dropping-particle" : "", "parse-names" : false, "suffix" : "" }, { "dropping-particle" : "", "family" : "\u0160eparovi\u0107", "given" : "Leo", "non-dropping-particle" : "", "parse-names" : false, "suffix" : "" }, { "dropping-particle" : "", "family" : "Martynov", "given" : "Andrey", "non-dropping-particle" : "", "parse-names" : false, "suffix" : "" }, { "dropping-particle" : "", "family" : "Winger", "given" : "Katja", "non-dropping-particle" : "", "parse-names" : false, "suffix" : "" }, { "dropping-particle" : "", "family" : "Valin", "given" : "Michel", "non-dropping-particle" : "", "parse-names" : false, "suffix" : "" } ], "container-title" : "Climate Dynamics", "id" : "ITEM-1", "issue" : "11-12", "issued" : { "date-parts" : [ [ "2013", "12", "22" ] ] }, "page" : "3219-3246", "title" : "Climate projections over CORDEX Africa domain using the fifth-generation Canadian Regional Climate Model (CRCM5)", "translator" : [ { "dropping-particle" : "", "family" : "Q5198", "given" : "", "non-dropping-particle" : "", "parse-names" : false, "suffix" : "" } ], "type" : "article-journal", "volume" : "41" }, "uris" : [ "http://www.mendeley.com/documents/?uuid=44e48f41-f8dc-431b-bb8f-74637ccc2666" ] }, { "id" : "ITEM-2", "itemData" : { "DOI" : "10.1029/2002JD002287", "ISSN" : "01480227", "author" : [ { "dropping-particle" : "", "family" : "Frei", "given" : "Christoph", "non-dropping-particle" : "", "parse-names" : false, "suffix" : "" }, { "dropping-particle" : "", "family" : "Christensen", "given" : "Jens Hesselbjerg", "non-dropping-particle" : "", "parse-names" : false, "suffix" : "" }, { "dropping-particle" : "", "family" : "D\u00e9qu\u00e9", "given" : "Michel", "non-dropping-particle" : "", "parse-names" : false, "suffix" : "" }, { "dropping-particle" : "", "family" : "Jacob", "given" : "Daniela", "non-dropping-particle" : "", "parse-names" : false, "suffix" : "" }, { "dropping-particle" : "", "family" : "Jones", "given" : "Richard G.", "non-dropping-particle" : "", "parse-names" : false, "suffix" : "" }, { "dropping-particle" : "", "family" : "Vidale", "given" : "Pier Luigi", "non-dropping-particle" : "", "parse-names" : false, "suffix" : "" } ], "container-title" : "Journal of Geophysical Research: Atmospheres", "id" : "ITEM-2", "issue" : "D3", "issued" : { "date-parts" : [ [ "2003", "2", "16" ] ] }, "page" : "n/a-n/a", "title" : "Daily precipitation statistics in regional climate models: Evaluation and intercomparison for the European Alps", "translator" : [ { "dropping-particle" : "", "family" : "Q3782", "given" : "", "non-dropping-particle" : "", "parse-names" : false, "suffix" : "" } ], "type" : "article-journal", "volume" : "108" }, "uris" : [ "http://www.mendeley.com/documents/?uuid=ebc930bf-657c-479f-a010-c5428b868ad4" ] } ], "mendeley" : { "formattedCitation" : "(Frei et al., 2003; Laprise et al., 2013)", "plainTextFormattedCitation" : "(Frei et al., 2003; Laprise et al., 2013)", "previouslyFormattedCitation" : "(Frei et al., 2003; Laprise et al., 2013)" }, "properties" : { "noteIndex" : 0 }, "schema" : "https://github.com/citation-style-language/schema/raw/master/csl-citation.json" }</w:instrText>
      </w:r>
      <w:r w:rsidRPr="003F2D6A">
        <w:rPr>
          <w:lang w:val="en-GB"/>
        </w:rPr>
        <w:fldChar w:fldCharType="separate"/>
      </w:r>
      <w:r w:rsidR="00E41CA2">
        <w:rPr>
          <w:noProof/>
          <w:lang w:val="en-GB"/>
        </w:rPr>
        <w:t>(Frei et al., 2003; Laprise et al., 2013)</w:t>
      </w:r>
      <w:r w:rsidRPr="003F2D6A">
        <w:rPr>
          <w:lang w:val="en-GB"/>
        </w:rPr>
        <w:fldChar w:fldCharType="end"/>
      </w:r>
      <w:r w:rsidRPr="003F2D6A">
        <w:rPr>
          <w:lang w:val="en-GB"/>
        </w:rPr>
        <w:t xml:space="preserve">, including the simulation of observed past trends </w:t>
      </w:r>
      <w:r w:rsidRPr="003F2D6A">
        <w:rPr>
          <w:lang w:val="en-GB"/>
        </w:rPr>
        <w:fldChar w:fldCharType="begin" w:fldLock="1"/>
      </w:r>
      <w:r w:rsidR="000465A7">
        <w:rPr>
          <w:lang w:val="en-GB"/>
        </w:rPr>
        <w:instrText>ADDIN CSL_CITATION { "citationItems" : [ { "id" : "ITEM-1", "itemData" : { "DOI" : "10.3354/cr00973", "ISSN" : "0936-577X", "abstract" : "In the EU-Project ENSEMBLES, a major objective was the development of a weighting system for regional climate models (RCMs) based on the ability of the RCMs to reproduce observed characteristics of important atmospheric variables. Within this context, a suite of state-of-the-art RCMs was employed for the creation of probabilistic future regional climate change scenarios for Europe. Among others, one measure to determine the individual RCM-weights is their ability to reproduce the observed trends in 2 m temperature in the reanalysis (ERA40)-driven experiments for the period 1960\u20132000. As the reference, we used the new ENSEMBLES observational gridded dataset for Europe (E-OBS). As additional datasets for comparisons, we also used the near-surface temperature datasets from the CRU observations and from the ERA40 and NCEP/NCAR reanalysis. The analysis was performed for the land fraction of 8 different European regions, the so-called PRUDENCE regions defined within the PRUDENCE project (http://prudence.dmi.dk). Annual and seasonal linear trends in near-surface temperature were computed for each ENSEMBLES RCM, the E-OBS dataset, and for the additional datasets mentioned above. In all regions, the computed linear temperature trends based on annual mean temperatures showed smaller values for the RCMs and the NCEP/NCAR reanalysis than for both observational datasets, and in most regions also smaller values than for the ERA40 reanalysis dataset. Depending on the magnitude of the difference in linear trends between the individual RCMs and the E-OBS dataset, skill scores were assigned to each RCM. The resulting skill scores were of similar magnitude (0.7\u20130.9) for the different models and regions (except for Scandinavia, which had lower skill scores around 0.6\u20130.8). Spatially aggregated for all of Europe, and combined from annual and seasonal into one value for each RCM, these skill scores were included in the general ENSEMBLES RCM weighting system", "author" : [ { "dropping-particle" : "", "family" : "Lorenz", "given" : "P", "non-dropping-particle" : "", "parse-names" : false, "suffix" : "" }, { "dropping-particle" : "", "family" : "Jacob", "given" : "D", "non-dropping-particle" : "", "parse-names" : false, "suffix" : "" } ], "container-title" : "Climate Research", "id" : "ITEM-1", "issue" : "2-3", "issued" : { "date-parts" : [ [ "2010", "12", "9" ] ] }, "page" : "167-177", "title" : "Validation of temperature trends in the ENSEMBLES regional climate model runs driven by ERA40", "translator" : [ { "dropping-particle" : "", "family" : "Q6408", "given" : "", "non-dropping-particle" : "", "parse-names" : false, "suffix" : "" } ], "type" : "article-journal", "volume" : "44" }, "uris" : [ "http://www.mendeley.com/documents/?uuid=bc113c38-2201-42b6-b615-d72fe43cfab0" ] }, { "id" : "ITEM-2", "itemData" : { "DOI" : "10.1029/2010JD015396", "ISSN" : "0148-0227", "abstract" : "The present study applies a regional climate model with coupled aerosol microphysics and transport in order to simulate dimming and brightening in Europe from 1958 to 2001. Two simulations are performed, one with transient emissions and another with climatological mean emissions over the same period. Both simulations are driven at the lateral boundaries by the ERA-40 reanalysis and by large-scale aerosol concentrations stemming from a global simulation. We find distinct patterns of dimming and brightening in the aerosol optical depth and thus clear-sky downward surface shortwave radiation (SSR) in all analyzed subregions. The strongest brightening between 1973 and 1998 under clear-sky conditions is found in mid-Europe (+3.4 W m\u22122 per decade, in line with observations). However, the simulated all-sky SSR is dominated by the surface shortwave cloud radiative forcing (CRF). The correlation coefficient R between 5 year moving averages of the CRF and all-sky SSR equals 0.87 for all of Europe. Both model simulations show a similar evolution of cloud fraction and thus all-sky SSR due to the constrained circulation induced by the reanalysis at the lateral boundaries. For most subregions, the modeled differences in all-sky SSR due to transient versus climatological emissions are insignificant in comparison with estimates of the model's internal variability.", "author" : [ { "dropping-particle" : "", "family" : "Zubler", "given" : "E. M.", "non-dropping-particle" : "", "parse-names" : false, "suffix" : "" }, { "dropping-particle" : "", "family" : "Folini", "given" : "D.", "non-dropping-particle" : "", "parse-names" : false, "suffix" : "" }, { "dropping-particle" : "", "family" : "Lohmann", "given" : "U.", "non-dropping-particle" : "", "parse-names" : false, "suffix" : "" }, { "dropping-particle" : "", "family" : "L\u00fcthi", "given" : "D.", "non-dropping-particle" : "", "parse-names" : false, "suffix" : "" }, { "dropping-particle" : "", "family" : "Sch\u00e4r", "given" : "C.", "non-dropping-particle" : "", "parse-names" : false, "suffix" : "" }, { "dropping-particle" : "", "family" : "Wild", "given" : "M.", "non-dropping-particle" : "", "parse-names" : false, "suffix" : "" } ], "container-title" : "Journal of Geophysical Research: Atmospheres", "id" : "ITEM-2", "issue" : "D18", "issued" : { "date-parts" : [ [ "2011", "9", "23" ] ] }, "page" : "D18205", "title" : "Simulation of dimming and brightening in Europe from 1958 to 2001 using a regional climate model", "translator" : [ { "dropping-particle" : "", "family" : "Q5330", "given" : "", "non-dropping-particle" : "", "parse-names" : false, "suffix" : "" } ], "type" : "article-journal", "volume" : "116" }, "uris" : [ "http://www.mendeley.com/documents/?uuid=29a4153c-443e-4111-8dec-f07ccbb5bc8a" ] }, { "id" : "ITEM-3",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"ITEM-3",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"ITEM-4", "itemData" : { "DOI" : "10.1016/j.solener.2018.09.085", "ISSN" : "0038092X", "author" : [ { "dropping-particle" : "", "family" : "Guti\u00e9rrez", "given" : "Claudia", "non-dropping-particle" : "", "parse-names" : false, "suffix" : "" }, { "dropping-particle" : "", "family" : "Somot", "given" : "Samuel", "non-dropping-particle" : "", "parse-names" : false, "suffix" : "" }, { "dropping-particle" : "", "family" : "Nabat", "given" : "Pierre", "non-dropping-particle" : "", "parse-names" : false, "suffix" : "" }, { "dropping-particle" : "", "family" : "Mallet", "given" : "Marc", "non-dropping-particle" : "", "parse-names" : false, "suffix" : "" }, { "dropping-particle" : "", "family" : "Gaertner", "given" : "Miguel \u00c1ngel", "non-dropping-particle" : "", "parse-names" : false, "suffix" : "" }, { "dropping-particle" : "", "family" : "Perpi\u00f1\u00e1n", "given" : "Oscar", "non-dropping-particle" : "", "parse-names" : false, "suffix" : "" } ], "container-title" : "Solar Energy", "id" : "ITEM-4", "issued" : { "date-parts" : [ [ "2018", "11" ] ] }, "page" : "1142-1152", "title" : "Impact of aerosols on the spatiotemporal variability of photovoltaic energy production in the Euro-Mediterranean area", "translator" : [ { "dropping-particle" : "", "family" : "Q6407", "given" : "", "non-dropping-particle" : "", "parse-names" : false, "suffix" : "" } ], "type" : "article-journal", "volume" : "174" }, "uris" : [ "http://www.mendeley.com/documents/?uuid=fd212d5e-7b32-4d89-8116-47a6df4315db" ] }, { "id" : "ITEM-5", "itemData" : { "DOI" : "10.5194/acp-19-3707-2019", "ISSN" : "1680-7324", "author" : [ { "dropping-particle" : "", "family" : "Drug\u00e9", "given" : "Thomas", "non-dropping-particle" : "", "parse-names" : false, "suffix" : "" }, { "dropping-particle" : "", "family" : "Nabat", "given" : "Pierre", "non-dropping-particle" : "", "parse-names" : false, "suffix" : "" }, { "dropping-particle" : "", "family" : "Mallet", "given" : "Marc", "non-dropping-particle" : "", "parse-names" : false, "suffix" : "" }, { "dropping-particle" : "", "family" : "Somot", "given" : "Samuel", "non-dropping-particle" : "", "parse-names" : false, "suffix" : "" } ], "container-title" : "Atmospheric Chemistry and Physics", "id" : "ITEM-5", "issue" : "6", "issued" : { "date-parts" : [ [ "2019", "3", "22" ] ] }, "page" : "3707-3731", "title" : "Model simulation of ammonium and nitrate aerosols distribution in the Euro-Mediterranean region and their radiative and climatic effects over 1979\u20132016", "translator" : [ { "dropping-particle" : "", "family" : "Q6406", "given" : "", "non-dropping-particle" : "", "parse-names" : false, "suffix" : "" } ], "type" : "article-journal", "volume" : "19" }, "uris" : [ "http://www.mendeley.com/documents/?uuid=f54c9d3c-b2dd-4fcf-8541-f16dd9344091" ] }, { "id" : "ITEM-6", "itemData" : { "DOI" : "10.1007/s00376-020-9183-x", "ISSN" : "0256-1530", "author" : [ { "dropping-particle" : "", "family" : "Bozkurt", "given" : "Deniz", "non-dropping-particle" : "", "parse-names" : false, "suffix" : "" }, { "dropping-particle" : "", "family" : "Bromwich", "given" : "David H.", "non-dropping-particle" : "", "parse-names" : false, "suffix" : "" }, { "dropping-particle" : "", "family" : "Carrasco", "given" : "Jorge", "non-dropping-particle" : "", "parse-names" : false, "suffix" : "" }, { "dropping-particle" : "", "family" : "Hines", "given" : "Keith M.", "non-dropping-particle" : "", "parse-names" : false, "suffix" : "" }, { "dropping-particle" : "", "family" : "Maureira", "given" : "Juan Carlos", "non-dropping-particle" : "", "parse-names" : false, "suffix" : "" }, { "dropping-particle" : "", "family" : "Rondanelli", "given" : "Roberto", "non-dropping-particle" : "", "parse-names" : false, "suffix" : "" } ], "container-title" : "Advances in Atmospheric Sciences", "id" : "ITEM-6", "issue" : "5", "issued" : { "date-parts" : [ [ "2020", "5", "5" ] ] }, "page" : "477-493", "title" : "Recent Near-surface Temperature Trends in the Antarctic Peninsula from Observed, Reanalysis and Regional Climate Model Data", "translator" : [ { "dropping-particle" : "", "family" : "Q6405", "given" : "", "non-dropping-particle" : "", "parse-names" : false, "suffix" : "" } ], "type" : "article-journal", "volume" : "37" }, "uris" : [ "http://www.mendeley.com/documents/?uuid=9da52fb1-cc3b-4675-baf0-3e8484f6f60c" ] } ], "mendeley" : { "formattedCitation" : "(Lorenz and Jacob, 2010; Zubler et al., 2011; Nabat et al., 2014; Guti\u00e9rrez et al., 2018; Drug\u00e9 et al., 2019; Bozkurt et al., 2020)", "plainTextFormattedCitation" : "(Lorenz and Jacob, 2010; Zubler et al., 2011; Nabat et al., 2014; Guti\u00e9rrez et al., 2018; Drug\u00e9 et al., 2019; Bozkurt et al., 2020)", "previouslyFormattedCitation" : "(Lorenz and Jacob, 2010; Zubler et al., 2011; Nabat et al., 2014; Guti\u00e9rrez et al., 2018; Drug\u00e9 et al., 2019; Bozkurt et al., 2020)" }, "properties" : { "noteIndex" : 0 }, "schema" : "https://github.com/citation-style-language/schema/raw/master/csl-citation.json" }</w:instrText>
      </w:r>
      <w:r w:rsidRPr="003F2D6A">
        <w:rPr>
          <w:lang w:val="en-GB"/>
        </w:rPr>
        <w:fldChar w:fldCharType="separate"/>
      </w:r>
      <w:r w:rsidR="00E41CA2">
        <w:rPr>
          <w:noProof/>
          <w:lang w:val="en-GB"/>
        </w:rPr>
        <w:t>(Lorenz and Jacob, 2010; Zubler et al., 2011; Nabat et al., 2014; Gutiérrez et al., 2018; Drugé et al., 2019; Bozkurt et al., 2020)</w:t>
      </w:r>
      <w:r w:rsidRPr="003F2D6A">
        <w:rPr>
          <w:lang w:val="en-GB"/>
        </w:rPr>
        <w:fldChar w:fldCharType="end"/>
      </w:r>
      <w:r w:rsidRPr="003F2D6A">
        <w:rPr>
          <w:lang w:val="en-GB"/>
        </w:rPr>
        <w:t xml:space="preserve"> and the added value of downscaling compared to the reanalysis fields (Section 10.3.3.2). Although the reanalysis model itself can introduce biases especially for non-assimilated variables (such as precipitation) it is assumed that in such a setting, discrepancies between the modelled and observed climate arise mostly from errors in the downscaling method </w:t>
      </w:r>
      <w:r w:rsidRPr="003F2D6A">
        <w:rPr>
          <w:lang w:val="en-GB"/>
        </w:rPr>
        <w:fldChar w:fldCharType="begin" w:fldLock="1"/>
      </w:r>
      <w:r w:rsidR="000465A7">
        <w:rPr>
          <w:lang w:val="en-GB"/>
        </w:rPr>
        <w:instrText>ADDIN CSL_CITATION { "citationItems" : [ { "id" : "ITEM-1", "itemData" : { "DOI" : "10.1007/s00382-012-1651-2", "ISBN" : "0038201216", "ISSN" : "0930-7575", "abstract" : "Following the CORDEX experimental protocol, climate simulations and climate-change projections for Africa were made with the new fifth-generation Canadian Regional Climate Model (CRCM5). The model was driven by two Global Climate Models (GCMs), one developed by the Max-Planck-Institut f\u00fcr Meteorologie and the other by the Canadian Centre for Climate Modelling and Analysis, for the period 1950\u20132100 under the RCP4.5 emission scenario. The performance of the CRCM5 simulations for current climate is discussed first and compared also with a reanalysis-driven CRCM5 simulation. It is shown that errors in lateral boundary conditions and sea-surface temperature from the GCMs have deleterious consequences on the skill of the CRCM5 at reproducing specific regional climate features such as the West African Monsoon and the annual cycle of precipitation. For other aspects of the African climate however the regional model is able to add value compared to the simulations of the driving GCMs. Climate-change projections for periods until the end of this century are also analysed. All models project a warming throughout the twenty-first century, although the details of the climate changes differ notably between model projections, especially for precipitation changes. It is shown that the climate changes projected by CRCM5 often differ noticeably from those of the driving GCMs.", "author" : [ { "dropping-particle" : "", "family" : "Laprise", "given" : "Ren\u00e9", "non-dropping-particle" : "", "parse-names" : false, "suffix" : "" }, { "dropping-particle" : "", "family" : "Hern\u00e1ndez-D\u00edaz", "given" : "Leticia", "non-dropping-particle" : "", "parse-names" : false, "suffix" : "" }, { "dropping-particle" : "", "family" : "Tete", "given" : "Kossivi", "non-dropping-particle" : "", "parse-names" : false, "suffix" : "" }, { "dropping-particle" : "", "family" : "Sushama", "given" : "Laxmi", "non-dropping-particle" : "", "parse-names" : false, "suffix" : "" }, { "dropping-particle" : "", "family" : "\u0160eparovi\u0107", "given" : "Leo", "non-dropping-particle" : "", "parse-names" : false, "suffix" : "" }, { "dropping-particle" : "", "family" : "Martynov", "given" : "Andrey", "non-dropping-particle" : "", "parse-names" : false, "suffix" : "" }, { "dropping-particle" : "", "family" : "Winger", "given" : "Katja", "non-dropping-particle" : "", "parse-names" : false, "suffix" : "" }, { "dropping-particle" : "", "family" : "Valin", "given" : "Michel", "non-dropping-particle" : "", "parse-names" : false, "suffix" : "" } ], "container-title" : "Climate Dynamics", "id" : "ITEM-1", "issue" : "11-12", "issued" : { "date-parts" : [ [ "2013", "12", "22" ] ] }, "page" : "3219-3246", "title" : "Climate projections over CORDEX Africa domain using the fifth-generation Canadian Regional Climate Model (CRCM5)", "translator" : [ { "dropping-particle" : "", "family" : "Q5198", "given" : "", "non-dropping-particle" : "", "parse-names" : false, "suffix" : "" } ], "type" : "article-journal", "volume" : "41" }, "uris" : [ "http://www.mendeley.com/documents/?uuid=44e48f41-f8dc-431b-bb8f-74637ccc2666" ] } ], "mendeley" : { "formattedCitation" : "(Laprise et al., 2013)", "plainTextFormattedCitation" : "(Laprise et al., 2013)", "previouslyFormattedCitation" : "(Laprise et al., 2013)" }, "properties" : { "noteIndex" : 0 }, "schema" : "https://github.com/citation-style-language/schema/raw/master/csl-citation.json" }</w:instrText>
      </w:r>
      <w:r w:rsidRPr="003F2D6A">
        <w:rPr>
          <w:lang w:val="en-GB"/>
        </w:rPr>
        <w:fldChar w:fldCharType="separate"/>
      </w:r>
      <w:r w:rsidR="00E41CA2">
        <w:rPr>
          <w:noProof/>
          <w:lang w:val="en-GB"/>
        </w:rPr>
        <w:t>(Laprise et al., 2013)</w:t>
      </w:r>
      <w:r w:rsidRPr="003F2D6A">
        <w:rPr>
          <w:lang w:val="en-GB"/>
        </w:rPr>
        <w:fldChar w:fldCharType="end"/>
      </w:r>
      <w:r w:rsidRPr="003F2D6A">
        <w:rPr>
          <w:lang w:val="en-GB"/>
        </w:rPr>
        <w:t xml:space="preserve"> or internal climate variability generated by the downscaling method </w:t>
      </w:r>
      <w:r w:rsidRPr="003F2D6A">
        <w:rPr>
          <w:lang w:val="en-GB"/>
        </w:rPr>
        <w:fldChar w:fldCharType="begin" w:fldLock="1"/>
      </w:r>
      <w:r w:rsidR="000465A7">
        <w:rPr>
          <w:lang w:val="en-GB"/>
        </w:rPr>
        <w:instrText>ADDIN CSL_CITATION { "citationItems" : [ { "id" : "ITEM-1", "itemData" : { "DOI" : "10.5194/esd-11-469-2020", "ISSN" : "2190-4987", "abstract" : "Abstract. Widespread flooding events are among the major natural hazards in central Europe. Such events are usually related to intensive, long-lasting precipitation over larger areas. Despite some prominent floods during the last three decades (e.g., 1997, 1999, 2002, and 2013), extreme floods are rare and associated with estimated long return periods of more than 100 years. To assess the associated risks of such extreme events, reliable statistics of precipitation and discharge are required. Comprehensive observations, however, are mainly available for the last 50\u201360 years or less. This shortcoming can be reduced using stochastic data sets. One possibility towards this aim is to consider climate model data or extended reanalyses. This study presents and discusses a validation of different century-long data sets, decadal hindcasts, and also predictions for the upcoming decade combined to a new large ensemble. Global reanalyses for the 20th century with a horizontal resolution of more than 100 km have been dynamically downscaled with a regional climate model (Consortium for Small-scale Modeling \u2013 CLimate Mode; COSMO-CLM) towards a higher resolution of 25 km. The new data sets are first filtered using a dry-day adjustment. Evaluation focuses on intensive widespread precipitation events and related temporal variabilities and trends. The presented ensemble data are within the range of observations for both statistical distributions and time series. The temporal evolution during the past 60 years is captured. The results reveal some long-term variability with phases of increased and decreased precipitation rates. The overall trend varies between the investigation areas but is mostly significant. The predictions for the upcoming decade show ongoing tendencies with increased areal precipitation. The presented regional climate model (RCM) ensemble not only allows for more robust statistics in general, it is also suitable for a better estimation of extreme values.", "author" : [ { "dropping-particle" : "", "family" : "Ehmele", "given" : "Florian", "non-dropping-particle" : "", "parse-names" : false, "suffix" : "" }, { "dropping-particle" : "", "family" : "Kautz", "given" : "Lisa-Ann", "non-dropping-particle" : "", "parse-names" : false, "suffix" : "" }, { "dropping-particle" : "", "family" : "Feldmann", "given" : "Hendrik", "non-dropping-particle" : "", "parse-names" : false, "suffix" : "" }, { "dropping-particle" : "", "family" : "Pinto", "given" : "Joaquim G.", "non-dropping-particle" : "", "parse-names" : false, "suffix" : "" } ], "container-title" : "Earth System Dynamics", "id" : "ITEM-1", "issue" : "2", "issued" : { "date-parts" : [ [ "2020", "5", "26" ] ] }, "page" : "469-490", "title" : "Long-term variance of heavy precipitation across central Europe using a large ensemble of regional climate model simulations", "translator" : [ { "dropping-particle" : "", "family" : "Q6404", "given" : "", "non-dropping-particle" : "", "parse-names" : false, "suffix" : "" } ], "type" : "article-journal", "volume" : "11" }, "uris" : [ "http://www.mendeley.com/documents/?uuid=3d31e093-7e79-4ba3-949f-28bf8718fd3f" ] }, { "id" : "ITEM-2", "itemData" : { "DOI" : "10.5194/esd-11-617-2020", "ISSN" : "2190-4987", "author" : [ { "dropping-particle" : "", "family" : "B\u00f6hnisch", "given" : "Andrea", "non-dropping-particle" : "", "parse-names" : false, "suffix" : "" }, { "dropping-particle" : "", "family" : "Ludwig", "given" : "Ralf", "non-dropping-particle" : "", "parse-names" : false, "suffix" : "" }, { "dropping-particle" : "", "family" : "Leduc", "given" : "Martin", "non-dropping-particle" : "", "parse-names" : false, "suffix" : "" } ], "container-title" : "Earth System Dynamics", "id" : "ITEM-2", "issue" : "3", "issued" : { "date-parts" : [ [ "2020", "7", "23" ] ] }, "page" : "617-640", "title" : "Using a nested single-model large ensemble to assess the internal variability of the North Atlantic Oscillation and its climatic implications for central Europe", "translator" : [ { "dropping-particle" : "", "family" : "Q6403", "given" : "", "non-dropping-particle" : "", "parse-names" : false, "suffix" : "" } ], "type" : "article-journal", "volume" : "11" }, "uris" : [ "http://www.mendeley.com/documents/?uuid=5ec5bcca-b72e-41f2-8038-afebf3224551" ] } ], "mendeley" : { "formattedCitation" : "(B\u00f6hnisch et al., 2020; Ehmele et al., 2020)", "plainTextFormattedCitation" : "(B\u00f6hnisch et al., 2020; Ehmele et al., 2020)", "previouslyFormattedCitation" : "(B\u00f6hnisch et al., 2020; Ehmele et al., 2020)" }, "properties" : { "noteIndex" : 0 }, "schema" : "https://github.com/citation-style-language/schema/raw/master/csl-citation.json" }</w:instrText>
      </w:r>
      <w:r w:rsidRPr="003F2D6A">
        <w:rPr>
          <w:lang w:val="en-GB"/>
        </w:rPr>
        <w:fldChar w:fldCharType="separate"/>
      </w:r>
      <w:r w:rsidR="00E41CA2">
        <w:rPr>
          <w:noProof/>
          <w:lang w:val="en-GB"/>
        </w:rPr>
        <w:t>(Böhnisch et al., 2020; Ehmele et al., 2020)</w:t>
      </w:r>
      <w:r w:rsidRPr="003F2D6A">
        <w:rPr>
          <w:lang w:val="en-GB"/>
        </w:rPr>
        <w:fldChar w:fldCharType="end"/>
      </w:r>
      <w:r w:rsidRPr="003F2D6A">
        <w:rPr>
          <w:lang w:val="en-GB"/>
        </w:rPr>
        <w:t>. Since AR5, reanalysis-driven RCMs have been extensively evaluated for many regions, especially in the CORDEX framework (see region specific examples in the Atlas).</w:t>
      </w:r>
    </w:p>
    <w:p w14:paraId="1AB4816A" w14:textId="77777777" w:rsidR="00E2170D" w:rsidRPr="003F2D6A" w:rsidRDefault="00E2170D" w:rsidP="00E2170D">
      <w:pPr>
        <w:pStyle w:val="AR6BodyText"/>
        <w:rPr>
          <w:lang w:val="en-GB"/>
        </w:rPr>
      </w:pPr>
    </w:p>
    <w:p w14:paraId="19D5754F" w14:textId="7F4C5176" w:rsidR="00E2170D" w:rsidRPr="003F2D6A" w:rsidRDefault="00E2170D" w:rsidP="00E2170D">
      <w:pPr>
        <w:pStyle w:val="AR6BodyText"/>
        <w:rPr>
          <w:rFonts w:cs="Times New Roman"/>
          <w:strike/>
          <w:color w:val="00B050"/>
          <w:lang w:val="en-GB"/>
        </w:rPr>
      </w:pPr>
      <w:r w:rsidRPr="003F2D6A">
        <w:rPr>
          <w:lang w:val="en-GB"/>
        </w:rPr>
        <w:t xml:space="preserve">Over Europe, the VALUE initiative assessed statistical downscaling for marginal, temporal, and spatial aspects of temperature and precipitation including extremes, and performed a process-based evaluation of specific climatic phenomena </w:t>
      </w:r>
      <w:bookmarkStart w:id="610" w:name="_Hlk76913301"/>
      <w:commentRangeStart w:id="611"/>
      <w:commentRangeStart w:id="612"/>
      <w:r w:rsidRPr="003F2D6A">
        <w:rPr>
          <w:lang w:val="en-GB"/>
        </w:rPr>
        <w:fldChar w:fldCharType="begin" w:fldLock="1"/>
      </w:r>
      <w:r w:rsidR="000465A7">
        <w:rPr>
          <w:lang w:val="en-GB"/>
        </w:rPr>
        <w: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"ITEM-2",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"ITEM-2",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"(Guti\u00e9rrez et al., 2019; Maraun et al., 2019b)", "manualFormatting" : "(Guti\u00e9rrez et al., 2018; Maraun et al., 2018)", "plainTextFormattedCitation" : "(Guti\u00e9rrez et al., 2019; Maraun et al., 2019b)", "previouslyFormattedCitation" : "(Guti\u00e9rrez et al., 2019; Maraun et al., 2019b)" }, "properties" : { "noteIndex" : 0 }, "schema" : "https://github.com/citation-style-language/schema/raw/master/csl-citation.json" }</w:instrText>
      </w:r>
      <w:r w:rsidRPr="003F2D6A">
        <w:rPr>
          <w:lang w:val="en-GB"/>
        </w:rPr>
        <w:fldChar w:fldCharType="separate"/>
      </w:r>
      <w:r w:rsidR="00E41CA2">
        <w:rPr>
          <w:noProof/>
          <w:lang w:val="en-GB"/>
        </w:rPr>
        <w:t>(Gutiérrez et al., 2018; Maraun et al., 2018)</w:t>
      </w:r>
      <w:r w:rsidRPr="003F2D6A">
        <w:rPr>
          <w:lang w:val="en-GB"/>
        </w:rPr>
        <w:fldChar w:fldCharType="end"/>
      </w:r>
      <w:bookmarkEnd w:id="610"/>
      <w:commentRangeEnd w:id="611"/>
      <w:commentRangeEnd w:id="612"/>
      <w:r w:rsidR="00A52E2A">
        <w:rPr>
          <w:rStyle w:val="CommentReference"/>
          <w:rFonts w:asciiTheme="minorHAnsi" w:eastAsiaTheme="minorHAnsi" w:hAnsiTheme="minorHAnsi"/>
          <w:lang w:eastAsia="en-US"/>
        </w:rPr>
        <w:commentReference w:id="611"/>
      </w:r>
      <w:r w:rsidR="00E41CA2">
        <w:rPr>
          <w:rStyle w:val="CommentReference"/>
          <w:rFonts w:asciiTheme="minorHAnsi" w:eastAsiaTheme="minorHAnsi" w:hAnsiTheme="minorHAnsi"/>
          <w:lang w:eastAsia="en-US"/>
        </w:rPr>
        <w:commentReference w:id="612"/>
      </w:r>
      <w:r w:rsidRPr="003F2D6A">
        <w:rPr>
          <w:lang w:val="en-GB"/>
        </w:rPr>
        <w:t xml:space="preserve">. Alternatively, statistical downscaling can be evaluated in so-called perfect model or pseudo-reality simulations </w:t>
      </w:r>
      <w:r w:rsidRPr="003F2D6A">
        <w:rPr>
          <w:lang w:val="en-GB"/>
        </w:rPr>
        <w:fldChar w:fldCharType="begin" w:fldLock="1"/>
      </w:r>
      <w:r w:rsidR="000465A7">
        <w:rPr>
          <w:lang w:val="en-GB"/>
        </w:rPr>
        <w:instrText>ADDIN CSL_CITATION { "citationItems" : [ { "id" : "ITEM-1", "itemData" : { "DOI" : "10.3354/cr012001", "ISSN" : "0936-577X", "author" : [ { "dropping-particle" : "", "family" : "Charles", "given" : "SP", "non-dropping-particle" : "", "parse-names" : false, "suffix" : "" }, { "dropping-particle" : "", "family" : "Bates", "given" : "BC", "non-dropping-particle" : "", "parse-names" : false, "suffix" : "" }, { "dropping-particle" : "", "family" : "Whetton", "given" : "PH", "non-dropping-particle" : "", "parse-names" : false, "suffix" : "" }, { "dropping-particle" : "", "family" : "Hughes", "given" : "JP", "non-dropping-particle" : "", "parse-names" : false, "suffix" : "" } ], "container-title" : "Climate Research", "id" : "ITEM-1", "issued" : { "date-parts" : [ [ "1999" ] ] }, "page" : "1-14", "title" : "Validation of downscaling models for changed climate conditions: case study of southwestern Australia", "translator" : [ { "dropping-particle" : "", "family" : "Q3784", "given" : "", "non-dropping-particle" : "", "parse-names" : false, "suffix" : "" } ], "type" : "article-journal", "volume" : "12" }, "uris" : [ "http://www.mendeley.com/documents/?uuid=79b4c32e-f151-434b-b211-50aac5ffeca5" ] } ], "mendeley" : { "formattedCitation" : "(Charles et al., 1999)", "plainTextFormattedCitation" : "(Charles et al., 1999)", "previouslyFormattedCitation" : "(Charles et al., 1999)" }, "properties" : { "noteIndex" : 0 }, "schema" : "https://github.com/citation-style-language/schema/raw/master/csl-citation.json" }</w:instrText>
      </w:r>
      <w:r w:rsidRPr="003F2D6A">
        <w:rPr>
          <w:lang w:val="en-GB"/>
        </w:rPr>
        <w:fldChar w:fldCharType="separate"/>
      </w:r>
      <w:r w:rsidR="00E41CA2">
        <w:rPr>
          <w:noProof/>
          <w:lang w:val="en-GB"/>
        </w:rPr>
        <w:t>(Charles et al., 1999)</w:t>
      </w:r>
      <w:r w:rsidRPr="003F2D6A">
        <w:rPr>
          <w:lang w:val="en-GB"/>
        </w:rPr>
        <w:fldChar w:fldCharType="end"/>
      </w:r>
      <w:r w:rsidRPr="003F2D6A">
        <w:rPr>
          <w:lang w:val="en-GB"/>
        </w:rPr>
        <w:t xml:space="preserve">, where a high-resolution climate model simulation is used as a proxy for a hypothetical present and future realities. A statistical downscaling model is first calibrated with this pseudo present-day climate and, subsequently, assessed whether it correctly reproduces the pseudo-future conditions </w:t>
      </w:r>
      <w:r w:rsidRPr="003F2D6A">
        <w:rPr>
          <w:lang w:val="en-GB"/>
        </w:rPr>
        <w:fldChar w:fldCharType="begin" w:fldLock="1"/>
      </w:r>
      <w:r w:rsidR="000465A7">
        <w:rPr>
          <w:lang w:val="en-GB"/>
        </w:rPr>
        <w:instrText>ADDIN CSL_CITATION { "citationItems" : [ { "id" : "ITEM-1", "itemData" : { "DOI" : "10.1007/s10584-016-1598-0", "ISBN" : "1573-1480", "ISSN" : "0165-0009", "abstract" : "Empirical statistical downscaling (ESD) methods seek to refine global climate model (GCM) outputs via processes that glean information from a combination of observa- tions and GCM simulations. They aim to create value-added climate projections by reducing biases and adding finer spatial detail. Analysis techniques, such as cross-validation, allow assessments of how well ESD methods meet these goals during observational periods. However, the extent to which an ESD method\u2019s skill might differ when applied to future climate projections cannot be assessed readily in the same manner. Here we present a \u201cperfect model\u201d experimental design that quantifies aspects of ESD method performance for both historical and late 21st century time periods. The experimental design tests a key stationarity assumption inherent to ESD methods \u2013 namely, that ESD performance when applied to future projections is similar to that during the observational training period. Case study results employing a single ESD method (an Asynchronous Regional Regression Model variant) and climate variable (daily maximum temperature) demonstrate that violations of the stationarity assumption can vary geographically, seasonally, and with the amount of projected climate change. For the ESD method tested, the greatest challenges in downscaling daily maximum temperature projections are revealed to occur along coasts, in summer, and under conditions of greater projected warming.We conclude with a discussion of the potential use and expansion of the perfect model experimental design, both to inform the development of improved ESD methods and to provide guidance on the use of ESD products in climate impacts analyses and decision-support applications.", "author" : [ { "dropping-particle" : "", "family" : "Dixon", "given" : "Keith W.", "non-dropping-particle" : "", "parse-names" : false, "suffix" : "" }, { "dropping-particle" : "", "family" : "Lanzante", "given" : "John R.", "non-dropping-particle" : "", "parse-names" : false, "suffix" : "" }, { "dropping-particle" : "", "family" : "Nath", "given" : "Mary Jo", "non-dropping-particle" : "", "parse-names" : false, "suffix" : "" }, { "dropping-particle" : "", "family" : "Hayhoe", "given" : "Katharine", "non-dropping-particle" : "", "parse-names" : false, "suffix" : "" }, { "dropping-particle" : "", "family" : "Stoner", "given" : "Anne", "non-dropping-particle" : "", "parse-names" : false, "suffix" : "" }, { "dropping-particle" : "", "family" : "Radhakrishnan", "given" : "Aparna", "non-dropping-particle" : "", "parse-names" : false, "suffix" : "" }, { "dropping-particle" : "", "family" : "Balaji", "given" : "V.", "non-dropping-particle" : "", "parse-names" : false, "suffix" : "" }, { "dropping-particle" : "", "family" : "Gait\u00e1n", "given" : "Carlos F.", "non-dropping-particle" : "", "parse-names" : false, "suffix" : "" } ], "container-title" : "Climatic Change", "id" : "ITEM-1", "issue" : "3-4", "issued" : { "date-parts" : [ [ "2016", "4", "22" ] ] }, "page" : "395-408", "title" : "Evaluating the stationarity assumption in statistically downscaled climate projections: is past performance an indicator of future results?", "translator" : [ { "dropping-particle" : "", "family" : "Q3861", "given" : "", "non-dropping-particle" : "", "parse-names" : false, "suffix" : "" } ], "type" : "article-journal", "volume" : "135" }, "uris" : [ "http://www.mendeley.com/documents/?uuid=a5a5603b-7173-4c2c-8ead-d7373fc867ee" ] } ], "mendeley" : { "formattedCitation" : "(Dixon et al., 2016)", "plainTextFormattedCitation" : "(Dixon et al., 2016)", "previouslyFormattedCitation" : "(Dixon et al., 2016)" }, "properties" : { "noteIndex" : 0 }, "schema" : "https://github.com/citation-style-language/schema/raw/master/csl-citation.json" }</w:instrText>
      </w:r>
      <w:r w:rsidRPr="003F2D6A">
        <w:rPr>
          <w:lang w:val="en-GB"/>
        </w:rPr>
        <w:fldChar w:fldCharType="separate"/>
      </w:r>
      <w:r w:rsidR="00E41CA2">
        <w:rPr>
          <w:noProof/>
          <w:lang w:val="en-GB"/>
        </w:rPr>
        <w:t>(Dixon et al., 2016)</w:t>
      </w:r>
      <w:r w:rsidRPr="003F2D6A">
        <w:rPr>
          <w:lang w:val="en-GB"/>
        </w:rPr>
        <w:fldChar w:fldCharType="end"/>
      </w:r>
      <w:r w:rsidRPr="003F2D6A">
        <w:rPr>
          <w:lang w:val="en-GB"/>
        </w:rPr>
        <w:t>.</w:t>
      </w:r>
    </w:p>
    <w:p w14:paraId="2D021B36" w14:textId="77777777" w:rsidR="00E2170D" w:rsidRPr="003F2D6A" w:rsidRDefault="00E2170D" w:rsidP="00E2170D">
      <w:pPr>
        <w:rPr>
          <w:rFonts w:cs="Times New Roman"/>
          <w:color w:val="00B050"/>
        </w:rPr>
      </w:pPr>
    </w:p>
    <w:p w14:paraId="44DAB358" w14:textId="77777777" w:rsidR="00E2170D" w:rsidRPr="003F2D6A" w:rsidRDefault="00E2170D" w:rsidP="00E2170D">
      <w:pPr>
        <w:pStyle w:val="AR6BodyText"/>
        <w:rPr>
          <w:rFonts w:cs="Times New Roman"/>
          <w:lang w:val="en-GB"/>
        </w:rPr>
      </w:pPr>
    </w:p>
    <w:p w14:paraId="151F10D0" w14:textId="77777777" w:rsidR="00E2170D" w:rsidRPr="003F2D6A" w:rsidRDefault="00E2170D" w:rsidP="00E2170D">
      <w:pPr>
        <w:pStyle w:val="AR6Chap10Level21011"/>
        <w:rPr>
          <w:lang w:val="en-GB"/>
        </w:rPr>
      </w:pPr>
      <w:bookmarkStart w:id="613" w:name="_Toc29679429"/>
      <w:bookmarkStart w:id="614" w:name="_Toc30602379"/>
      <w:bookmarkStart w:id="615" w:name="_Toc70454729"/>
      <w:bookmarkStart w:id="616" w:name="_Toc5899649"/>
      <w:bookmarkStart w:id="617" w:name="_Toc6837970"/>
      <w:r w:rsidRPr="003F2D6A">
        <w:rPr>
          <w:lang w:val="en-GB"/>
        </w:rPr>
        <w:t>Model Performance and Added Value in Simulating and Projecting Regional Climate</w:t>
      </w:r>
      <w:bookmarkEnd w:id="613"/>
      <w:bookmarkEnd w:id="614"/>
      <w:bookmarkEnd w:id="615"/>
    </w:p>
    <w:bookmarkEnd w:id="616"/>
    <w:bookmarkEnd w:id="617"/>
    <w:p w14:paraId="63D4A6DF" w14:textId="77777777" w:rsidR="00E2170D" w:rsidRPr="003F2D6A" w:rsidRDefault="00E2170D" w:rsidP="00E2170D">
      <w:pPr>
        <w:pStyle w:val="AR6BodyText"/>
        <w:rPr>
          <w:rFonts w:cs="Times New Roman"/>
          <w:color w:val="FF0000"/>
          <w:lang w:val="en-GB"/>
        </w:rPr>
      </w:pPr>
    </w:p>
    <w:p w14:paraId="70129266" w14:textId="77777777" w:rsidR="00E2170D" w:rsidRPr="003F2D6A" w:rsidRDefault="00E2170D" w:rsidP="00E2170D">
      <w:pPr>
        <w:pStyle w:val="AR6BodyText"/>
        <w:rPr>
          <w:color w:val="000000" w:themeColor="text1"/>
          <w:lang w:val="en-GB"/>
        </w:rPr>
      </w:pPr>
      <w:r w:rsidRPr="003F2D6A">
        <w:rPr>
          <w:rFonts w:cs="Times New Roman"/>
          <w:lang w:val="en-GB"/>
        </w:rPr>
        <w:t xml:space="preserve">Assessing model performance is a prerequisite for building </w:t>
      </w:r>
      <w:r w:rsidRPr="003F2D6A">
        <w:rPr>
          <w:lang w:val="en-GB"/>
        </w:rPr>
        <w:t xml:space="preserve">confidence in regional </w:t>
      </w:r>
      <w:r w:rsidRPr="003F2D6A">
        <w:rPr>
          <w:rFonts w:cs="Times New Roman"/>
          <w:lang w:val="en-GB"/>
        </w:rPr>
        <w:t>climate projections. This subsection assesses the performance of different model types at simulating regional climate and climate change.</w:t>
      </w:r>
      <w:r w:rsidRPr="003F2D6A">
        <w:rPr>
          <w:lang w:val="en-GB"/>
        </w:rPr>
        <w:t xml:space="preserve"> </w:t>
      </w:r>
      <w:r w:rsidRPr="003F2D6A">
        <w:rPr>
          <w:rFonts w:cs="Times New Roman"/>
          <w:color w:val="000000" w:themeColor="text1"/>
          <w:lang w:val="en-GB"/>
        </w:rPr>
        <w:t>The subsection builds on the assessment of global model performance in Chapter 3, and complements the model assessment in Chapter 8, which focuses on the water cycle, and the Atlas.</w:t>
      </w:r>
    </w:p>
    <w:p w14:paraId="138747A5" w14:textId="77777777" w:rsidR="00E2170D" w:rsidRPr="003F2D6A" w:rsidRDefault="00E2170D" w:rsidP="00E2170D">
      <w:pPr>
        <w:pStyle w:val="AR6BodyText"/>
        <w:rPr>
          <w:rFonts w:cs="Times New Roman"/>
          <w:lang w:val="en-GB"/>
        </w:rPr>
      </w:pPr>
    </w:p>
    <w:p w14:paraId="47D450B2" w14:textId="77777777" w:rsidR="00E2170D" w:rsidRPr="003F2D6A" w:rsidRDefault="00E2170D" w:rsidP="00E2170D">
      <w:pPr>
        <w:pStyle w:val="AR6BodyText"/>
        <w:rPr>
          <w:lang w:val="en-GB" w:eastAsia="en-US"/>
        </w:rPr>
      </w:pPr>
    </w:p>
    <w:p w14:paraId="372888A4" w14:textId="77777777" w:rsidR="00E2170D" w:rsidRPr="003F2D6A" w:rsidRDefault="00E2170D" w:rsidP="00E2170D">
      <w:pPr>
        <w:pStyle w:val="AR6BodyText"/>
        <w:rPr>
          <w:b/>
          <w:lang w:val="en-GB"/>
        </w:rPr>
      </w:pPr>
      <w:r w:rsidRPr="003F2D6A">
        <w:rPr>
          <w:b/>
          <w:lang w:val="en-GB"/>
        </w:rPr>
        <w:t>[START FIGURE 10.6 HERE]</w:t>
      </w:r>
    </w:p>
    <w:p w14:paraId="290EDC76" w14:textId="77777777" w:rsidR="00E2170D" w:rsidRPr="003F2D6A" w:rsidRDefault="00E2170D" w:rsidP="00E2170D">
      <w:pPr>
        <w:pStyle w:val="AR6BodyText"/>
        <w:rPr>
          <w:lang w:val="en-GB" w:eastAsia="en-US"/>
        </w:rPr>
      </w:pPr>
    </w:p>
    <w:p w14:paraId="3A2C6F63" w14:textId="6B9F3A93" w:rsidR="00E2170D" w:rsidRPr="003F2D6A" w:rsidRDefault="00E2170D" w:rsidP="00E2170D">
      <w:pPr>
        <w:pStyle w:val="AR6Chap10Figure"/>
        <w:rPr>
          <w:lang w:val="en-GB"/>
        </w:rPr>
      </w:pPr>
      <w:r w:rsidRPr="00441820">
        <w:rPr>
          <w:b/>
          <w:lang w:val="en-GB"/>
        </w:rPr>
        <w:t>Illustration of some model biases in simulations performed with dynamical models.</w:t>
      </w:r>
      <w:r w:rsidRPr="003F2D6A">
        <w:rPr>
          <w:lang w:val="en-GB"/>
        </w:rPr>
        <w:t xml:space="preserve"> (a) Top row: Mean summer (June to August) near-surface air temperature (in °C) over the Mediterranean area in Berkeley Earth and respective mean bias for five multi-model historical experiments with GCMs (CMIP5, CMIP6 and HighResMIP) and RCMs (CORDEX EUR-44 and EUR-11) averaged between 1986–2005. Bottom row: Box-and-whisker plot </w:t>
      </w:r>
      <w:r w:rsidR="00AE5490">
        <w:rPr>
          <w:lang w:val="en-GB"/>
        </w:rPr>
        <w:t xml:space="preserve">shows spread of </w:t>
      </w:r>
      <w:r w:rsidR="004806C3">
        <w:rPr>
          <w:lang w:val="en-GB"/>
        </w:rPr>
        <w:t xml:space="preserve">the 20 </w:t>
      </w:r>
      <w:r w:rsidR="00AE5490">
        <w:rPr>
          <w:lang w:val="en-GB"/>
        </w:rPr>
        <w:t xml:space="preserve">annual mean </w:t>
      </w:r>
      <w:r w:rsidR="004806C3">
        <w:rPr>
          <w:lang w:val="en-GB"/>
        </w:rPr>
        <w:t xml:space="preserve">summer </w:t>
      </w:r>
      <w:r w:rsidR="00AE5490">
        <w:rPr>
          <w:lang w:val="en-GB"/>
        </w:rPr>
        <w:t>surface air temperature</w:t>
      </w:r>
      <w:r w:rsidRPr="003F2D6A">
        <w:rPr>
          <w:lang w:val="en-GB"/>
        </w:rPr>
        <w:t xml:space="preserve"> </w:t>
      </w:r>
      <w:r w:rsidR="00A47ED7">
        <w:rPr>
          <w:lang w:val="en-GB"/>
        </w:rPr>
        <w:t xml:space="preserve">averaged </w:t>
      </w:r>
      <w:r w:rsidRPr="003F2D6A">
        <w:rPr>
          <w:lang w:val="en-GB"/>
        </w:rPr>
        <w:t xml:space="preserve">over </w:t>
      </w:r>
      <w:r w:rsidR="00AE5490">
        <w:rPr>
          <w:lang w:val="en-GB"/>
        </w:rPr>
        <w:t xml:space="preserve">land areas in </w:t>
      </w:r>
      <w:r w:rsidRPr="003F2D6A">
        <w:rPr>
          <w:lang w:val="en-GB"/>
        </w:rPr>
        <w:t xml:space="preserve">the western Mediterranean </w:t>
      </w:r>
      <w:r w:rsidR="004806C3">
        <w:rPr>
          <w:lang w:val="en-GB"/>
        </w:rPr>
        <w:t>region</w:t>
      </w:r>
      <w:r w:rsidR="004806C3" w:rsidRPr="003F2D6A">
        <w:rPr>
          <w:lang w:val="en-GB"/>
        </w:rPr>
        <w:t xml:space="preserve"> </w:t>
      </w:r>
      <w:r w:rsidRPr="003F2D6A">
        <w:rPr>
          <w:lang w:val="en-GB"/>
        </w:rPr>
        <w:t xml:space="preserve">(33°N–45°N, 10°W–10°E, black quadrilateral in the first panel of the top row) for a set of references and single model runs of the five multi-model experiments (one simulation per model) between 1986–2005. Additional observation and reanalysis data included in the bottom row are CRU TS, HadCRUT4, HadCRUT5, </w:t>
      </w:r>
      <w:r w:rsidR="00E63970">
        <w:rPr>
          <w:lang w:val="en-GB"/>
        </w:rPr>
        <w:t xml:space="preserve">E-OBS, </w:t>
      </w:r>
      <w:r w:rsidRPr="003F2D6A">
        <w:rPr>
          <w:lang w:val="en-GB"/>
        </w:rPr>
        <w:t>WFDE5, ERA5, ERA-Interim, CERA-20C, JRA-25, JRA-55, CFSR, MERRA2, MERRA. Berkeley Earth is shown in the first box to the left. (b) as (a) but for precipitation rate (mm day</w:t>
      </w:r>
      <w:r w:rsidRPr="002B52B1">
        <w:rPr>
          <w:vertAlign w:val="superscript"/>
          <w:lang w:val="en-GB"/>
        </w:rPr>
        <w:t>-1</w:t>
      </w:r>
      <w:r w:rsidRPr="003F2D6A">
        <w:rPr>
          <w:lang w:val="en-GB"/>
        </w:rPr>
        <w:t>) and showing CRU TS in the first panel of the top row. Biases of the five multi-model experiments are shown with respect to CRU TS. Additional observation and reanalysis data included in the bottom row are GPCC, REGEN, E-OBS, GHCN, WFDE5, CFSR, ERA-Interim, ERA5, JRA-55, MERRA2, MERRA. CRU TS is shown in the first box to the left. All box-and-whisker plots show the median (line), and the interquartile range (IQR = Q3–Q1, box), with top whiskers extending to the last data less than Q3+1.5×IQR and analogously for bottom whiskers. Data outside the whiskers range appear as flyers (circles). Further details on data sources and processing are available in the chapter data table (Table 10.SM.1</w:t>
      </w:r>
      <w:r w:rsidR="00720D52">
        <w:rPr>
          <w:lang w:val="en-GB"/>
        </w:rPr>
        <w:t>1</w:t>
      </w:r>
      <w:r w:rsidRPr="003F2D6A">
        <w:rPr>
          <w:lang w:val="en-GB"/>
        </w:rPr>
        <w:t xml:space="preserve">). </w:t>
      </w:r>
    </w:p>
    <w:p w14:paraId="55B9FE9B" w14:textId="77777777" w:rsidR="00E2170D" w:rsidRPr="003F2D6A" w:rsidRDefault="00E2170D" w:rsidP="00E2170D">
      <w:pPr>
        <w:pStyle w:val="AR6BodyText"/>
        <w:rPr>
          <w:lang w:val="en-GB" w:eastAsia="en-US"/>
        </w:rPr>
      </w:pPr>
    </w:p>
    <w:p w14:paraId="5B6971C0" w14:textId="77777777" w:rsidR="00E2170D" w:rsidRPr="003F2D6A" w:rsidRDefault="00E2170D" w:rsidP="00E2170D">
      <w:pPr>
        <w:pStyle w:val="AR6BodyText"/>
        <w:rPr>
          <w:b/>
          <w:lang w:val="en-GB"/>
        </w:rPr>
      </w:pPr>
      <w:r w:rsidRPr="003F2D6A">
        <w:rPr>
          <w:b/>
          <w:lang w:val="en-GB"/>
        </w:rPr>
        <w:t>[END FIGURE 10.6 HERE]</w:t>
      </w:r>
    </w:p>
    <w:p w14:paraId="773DACBC" w14:textId="77777777" w:rsidR="00E2170D" w:rsidRPr="003F2D6A" w:rsidRDefault="00E2170D" w:rsidP="00E2170D">
      <w:pPr>
        <w:pStyle w:val="AR6BodyText"/>
        <w:rPr>
          <w:b/>
          <w:lang w:val="en-GB" w:eastAsia="en-US"/>
        </w:rPr>
      </w:pPr>
    </w:p>
    <w:p w14:paraId="1418AE46" w14:textId="77777777" w:rsidR="00E2170D" w:rsidRPr="003F2D6A" w:rsidRDefault="00E2170D" w:rsidP="00E2170D">
      <w:pPr>
        <w:pStyle w:val="AR6BodyText"/>
        <w:rPr>
          <w:b/>
          <w:lang w:val="en-GB" w:eastAsia="en-US"/>
        </w:rPr>
      </w:pPr>
    </w:p>
    <w:p w14:paraId="11E25E38" w14:textId="4913F4E2" w:rsidR="00E2170D" w:rsidRPr="003F2D6A" w:rsidRDefault="00E2170D" w:rsidP="00E2170D">
      <w:pPr>
        <w:pStyle w:val="AR6BodyText"/>
        <w:rPr>
          <w:rFonts w:cs="Times New Roman"/>
          <w:lang w:val="en-GB"/>
        </w:rPr>
      </w:pPr>
      <w:r w:rsidRPr="003F2D6A">
        <w:rPr>
          <w:rFonts w:cs="Times New Roman"/>
          <w:lang w:val="en-GB"/>
        </w:rPr>
        <w:t xml:space="preserve">While the ability of global models to simulate large-scale indicators of climate change has improved since AR5 (Chapter 3), the simulation of regional climate and climate change poses an additional challenge. Users demand regional climate projections for decision making and have high expectations regarding accuracy and resolution </w:t>
      </w:r>
      <w:r w:rsidRPr="003F2D6A">
        <w:rPr>
          <w:rFonts w:cs="Times New Roman"/>
          <w:lang w:val="en-GB"/>
        </w:rPr>
        <w:fldChar w:fldCharType="begin" w:fldLock="1"/>
      </w:r>
      <w:r w:rsidR="000465A7">
        <w:rPr>
          <w:rFonts w:cs="Times New Roman"/>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(Rössler et al., 2019a)</w:t>
      </w:r>
      <w:r w:rsidRPr="003F2D6A">
        <w:rPr>
          <w:rFonts w:cs="Times New Roman"/>
          <w:lang w:val="en-GB"/>
        </w:rPr>
        <w:fldChar w:fldCharType="end"/>
      </w:r>
      <w:r w:rsidRPr="003F2D6A">
        <w:rPr>
          <w:rFonts w:cs="Times New Roman"/>
          <w:lang w:val="en-GB"/>
        </w:rPr>
        <w:t xml:space="preserve">, but some scientists consider such projections still a matter of basic research </w:t>
      </w:r>
      <w:commentRangeStart w:id="618"/>
      <w:r w:rsidRPr="003F2D6A">
        <w:rPr>
          <w:rFonts w:cs="Times New Roman"/>
          <w:lang w:val="en-GB"/>
        </w:rPr>
        <w:fldChar w:fldCharType="begin" w:fldLock="1"/>
      </w:r>
      <w:ins w:id="619" w:author="Robin Matthews" w:date="2021-07-11T16:29:00Z">
        <w:r w:rsidR="00A52E2A">
          <w:rPr>
            <w:rFonts w:cs="Times New Roman"/>
            <w:lang w:val="en-GB"/>
          </w:rPr>
          <w: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"manualFormatting" : "(B.C. Hewitson et al., 2014)", "plainTextFormattedCitation" : "(Hewitson et al., 2014a)", "previouslyFormattedCitation" : "(Hewitson et al., 2014a)" }, "properties" : { "noteIndex" : 0 }, "schema" : "https://github.com/citation-style-language/schema/raw/master/csl-citation.json" }</w:instrText>
        </w:r>
      </w:ins>
      <w:del w:id="620" w:author="Robin Matthews" w:date="2021-07-11T16:29:00Z">
        <w:r w:rsidR="000465A7" w:rsidDel="00A52E2A">
          <w:rPr>
            <w:rFonts w:cs="Times New Roman"/>
            <w:lang w:val="en-GB"/>
          </w:rPr>
          <w:del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"plainTextFormattedCitation" : "(Hewitson et al., 2014a)", "previouslyFormattedCitation" : "(Hewitson et al., 2014a)"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621" w:author="Robin Matthews" w:date="2021-07-11T16:29:00Z">
        <w:r w:rsidR="00A52E2A">
          <w:rPr>
            <w:rFonts w:cs="Times New Roman"/>
            <w:noProof/>
            <w:lang w:val="en-GB"/>
          </w:rPr>
          <w:t xml:space="preserve">B.C. </w:t>
        </w:r>
      </w:ins>
      <w:r w:rsidR="00E41CA2">
        <w:rPr>
          <w:rFonts w:cs="Times New Roman"/>
          <w:noProof/>
          <w:lang w:val="en-GB"/>
        </w:rPr>
        <w:t>Hewitson et al., 2014</w:t>
      </w:r>
      <w:del w:id="622" w:author="Robin Matthews" w:date="2021-07-11T16:29:00Z">
        <w:r w:rsidR="00E41CA2" w:rsidDel="00A52E2A">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618"/>
      <w:r w:rsidR="00E41CA2">
        <w:rPr>
          <w:rStyle w:val="CommentReference"/>
          <w:rFonts w:asciiTheme="minorHAnsi" w:eastAsiaTheme="minorHAnsi" w:hAnsiTheme="minorHAnsi"/>
          <w:lang w:eastAsia="en-US"/>
        </w:rPr>
        <w:commentReference w:id="618"/>
      </w:r>
      <w:r w:rsidRPr="003F2D6A">
        <w:rPr>
          <w:rFonts w:cs="Times New Roman"/>
          <w:lang w:val="en-GB"/>
        </w:rPr>
        <w:t xml:space="preserve">. For instance, large-scale circulation biases or the misrepresentation of regional topography as well as regional phenomena and feedbacks are very relevant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"(Hall, 2014; Maraun and Widmann, 2018b)", "plainTextFormattedCitation" : "(Hall, 2014; Maraun and Widmann, 2018b)", "previouslyFormattedCitation" : "(Hall, 2014;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Maraun and Widmann, 2018b)</w:t>
      </w:r>
      <w:r w:rsidRPr="003F2D6A">
        <w:rPr>
          <w:rFonts w:cs="Times New Roman"/>
          <w:lang w:val="en-GB"/>
        </w:rPr>
        <w:fldChar w:fldCharType="end"/>
      </w:r>
      <w:r w:rsidRPr="003F2D6A">
        <w:rPr>
          <w:rFonts w:cs="Times New Roman"/>
          <w:lang w:val="en-GB"/>
        </w:rPr>
        <w:t>.</w:t>
      </w:r>
      <w:r w:rsidRPr="003F2D6A">
        <w:rPr>
          <w:rFonts w:cs="Times New Roman"/>
          <w:b/>
          <w:lang w:val="en-GB"/>
        </w:rPr>
        <w:t xml:space="preserve"> </w:t>
      </w:r>
      <w:r w:rsidRPr="003F2D6A">
        <w:rPr>
          <w:rFonts w:cs="Times New Roman"/>
          <w:lang w:val="en-GB"/>
        </w:rPr>
        <w:t>New global model ensembles such as CMIP6</w:t>
      </w:r>
      <w:r w:rsidR="00045A14">
        <w:rPr>
          <w:rFonts w:cs="Times New Roman"/>
          <w:lang w:val="en-GB"/>
        </w:rPr>
        <w:t xml:space="preserve">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HighResMIP </w:t>
      </w:r>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r w:rsidRPr="003F2D6A">
        <w:rPr>
          <w:rFonts w:cs="Times New Roman"/>
          <w:lang w:val="en-GB"/>
        </w:rPr>
        <w:t xml:space="preserve"> or, at the regional scale, the convection permitting simulations from the CORDEX Flagship Pilot Study (FPS) on convective phenomena </w:t>
      </w:r>
      <w:r w:rsidRPr="003F2D6A">
        <w:rPr>
          <w:rFonts w:cs="Times New Roman"/>
          <w:lang w:val="en-GB"/>
        </w:rPr>
        <w:fldChar w:fldCharType="begin" w:fldLock="1"/>
      </w:r>
      <w:r w:rsidR="000465A7">
        <w:rPr>
          <w:rFonts w:cs="Times New Roman"/>
          <w:lang w:val="en-GB"/>
        </w:rPr>
        <w: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"plainTextFormattedCitation" : "(Coppola et al., 2020)", "previouslyFormattedCitation" : "(Coppola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(Coppola et al., 2020)</w:t>
      </w:r>
      <w:r w:rsidRPr="003F2D6A">
        <w:rPr>
          <w:rFonts w:cs="Times New Roman"/>
          <w:lang w:val="en-GB"/>
        </w:rPr>
        <w:fldChar w:fldCharType="end"/>
      </w:r>
      <w:r w:rsidRPr="003F2D6A">
        <w:rPr>
          <w:rFonts w:cs="Times New Roman"/>
          <w:lang w:val="en-GB"/>
        </w:rPr>
        <w:t xml:space="preserve"> have the potential to substantially improve the basis for generating regional climate information, yet uncertainties and (often unresolved) contradictions between model projections at the regional scale can be substantial </w:t>
      </w:r>
      <w:r w:rsidRPr="003F2D6A">
        <w:rPr>
          <w:rFonts w:cs="Times New Roman"/>
          <w:lang w:val="en-GB"/>
        </w:rPr>
        <w:fldChar w:fldCharType="begin" w:fldLock="1"/>
      </w:r>
      <w:r w:rsidR="000465A7">
        <w:rPr>
          <w:rFonts w:cs="Times New Roman"/>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"plainTextFormattedCitation" : "(Fern\u00e1ndez et al., 2019)", "previouslyFormattedCitation" : "(Fern\u00e1ndez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(Fernández et al., 2019)</w:t>
      </w:r>
      <w:r w:rsidRPr="003F2D6A">
        <w:rPr>
          <w:rFonts w:cs="Times New Roman"/>
          <w:lang w:val="en-GB"/>
        </w:rPr>
        <w:fldChar w:fldCharType="end"/>
      </w:r>
      <w:r w:rsidRPr="003F2D6A">
        <w:rPr>
          <w:rFonts w:cs="Times New Roman"/>
          <w:lang w:val="en-GB"/>
        </w:rPr>
        <w:t>.</w:t>
      </w:r>
    </w:p>
    <w:p w14:paraId="344532F5" w14:textId="77777777" w:rsidR="00E2170D" w:rsidRPr="003F2D6A" w:rsidRDefault="00E2170D" w:rsidP="00E2170D">
      <w:pPr>
        <w:pStyle w:val="AR6BodyText"/>
        <w:rPr>
          <w:rFonts w:cs="Times New Roman"/>
          <w:lang w:val="en-GB"/>
        </w:rPr>
      </w:pPr>
    </w:p>
    <w:p w14:paraId="5DC0A5B6" w14:textId="77777777" w:rsidR="00E2170D" w:rsidRPr="003F2D6A" w:rsidRDefault="00E2170D" w:rsidP="00E2170D">
      <w:pPr>
        <w:pStyle w:val="AR6BodyText"/>
        <w:rPr>
          <w:lang w:val="en-GB"/>
        </w:rPr>
      </w:pPr>
      <w:r w:rsidRPr="003F2D6A">
        <w:rPr>
          <w:rFonts w:cs="Times New Roman"/>
          <w:lang w:val="en-GB"/>
        </w:rPr>
        <w:t xml:space="preserve">Figure 10.6 shows the mean summer temperature and precipitation biases of several state-of-the-art climate model ensembles for the western Mediterranean. It additionally illustrates the role of observational uncertainty for model evaluation (Section 10.2), where observations display differences that can be substantial. Model performance varies strongly from model to model, but also between ensembles. These biases are an expression of model error that leads to misrepresented phenomena and processes, and thus limit the confidence in future projections of regional climate. The focus of this subsection is therefore to evaluate the representation of </w:t>
      </w:r>
      <w:r w:rsidRPr="003F2D6A">
        <w:rPr>
          <w:lang w:val="en-GB"/>
        </w:rPr>
        <w:t>relevant regional scale phenomena for representing regional climate.</w:t>
      </w:r>
    </w:p>
    <w:p w14:paraId="42A2269C" w14:textId="77777777" w:rsidR="00E2170D" w:rsidRPr="003F2D6A" w:rsidRDefault="00E2170D" w:rsidP="00E2170D">
      <w:pPr>
        <w:pStyle w:val="AR6BodyText"/>
        <w:rPr>
          <w:lang w:val="en-GB"/>
        </w:rPr>
      </w:pPr>
    </w:p>
    <w:p w14:paraId="61B0134D" w14:textId="77777777" w:rsidR="00E2170D" w:rsidRPr="003F2D6A" w:rsidRDefault="00E2170D" w:rsidP="00E2170D">
      <w:pPr>
        <w:pStyle w:val="AR6BodyText"/>
        <w:rPr>
          <w:rFonts w:cs="Times New Roman"/>
          <w:lang w:val="en-GB"/>
        </w:rPr>
      </w:pPr>
    </w:p>
    <w:p w14:paraId="3AE148A4" w14:textId="77777777" w:rsidR="00E2170D" w:rsidRPr="003F2D6A" w:rsidRDefault="00E2170D" w:rsidP="00E2170D">
      <w:pPr>
        <w:pStyle w:val="AR6Chap10Level310111"/>
        <w:rPr>
          <w:lang w:val="en-GB"/>
        </w:rPr>
      </w:pPr>
      <w:bookmarkStart w:id="623" w:name="_Toc5899650"/>
      <w:bookmarkStart w:id="624" w:name="_Toc6837971"/>
      <w:bookmarkStart w:id="625" w:name="_Toc29679430"/>
      <w:bookmarkStart w:id="626" w:name="_Toc30602380"/>
      <w:bookmarkStart w:id="627" w:name="_Toc70454730"/>
      <w:r w:rsidRPr="003F2D6A">
        <w:rPr>
          <w:lang w:val="en-GB"/>
        </w:rPr>
        <w:t>Evaluation diagnostics</w:t>
      </w:r>
      <w:bookmarkEnd w:id="623"/>
      <w:bookmarkEnd w:id="624"/>
      <w:bookmarkEnd w:id="625"/>
      <w:bookmarkEnd w:id="626"/>
      <w:bookmarkEnd w:id="627"/>
    </w:p>
    <w:p w14:paraId="6FAC82FB" w14:textId="77777777" w:rsidR="00E2170D" w:rsidRPr="003F2D6A" w:rsidRDefault="00E2170D" w:rsidP="00E2170D">
      <w:pPr>
        <w:pStyle w:val="AR6BodyText"/>
        <w:rPr>
          <w:lang w:val="en-GB"/>
        </w:rPr>
      </w:pPr>
    </w:p>
    <w:p w14:paraId="4829DB5B" w14:textId="1033B2D9" w:rsidR="00E2170D" w:rsidRPr="003F2D6A" w:rsidRDefault="00E2170D" w:rsidP="00E2170D">
      <w:pPr>
        <w:pStyle w:val="AR6BodyText"/>
        <w:rPr>
          <w:color w:val="FF0000"/>
          <w:lang w:val="en-GB"/>
        </w:rPr>
      </w:pPr>
      <w:r w:rsidRPr="003F2D6A">
        <w:rPr>
          <w:lang w:val="en-GB"/>
        </w:rPr>
        <w:t xml:space="preserve">Since AR5, model evaluation has made use of a broad combination of diagnostics </w:t>
      </w:r>
      <w:r w:rsidRPr="003F2D6A">
        <w:rPr>
          <w:lang w:val="en-GB"/>
        </w:rPr>
        <w:fldChar w:fldCharType="begin" w:fldLock="1"/>
      </w:r>
      <w:r w:rsidR="000465A7">
        <w:rPr>
          <w:lang w:val="en-GB"/>
        </w:rPr>
        <w:instrText>ADDIN CSL_CITATION { "citationItems" : [ { "id" : "ITEM-1", "itemData" : { "DOI" : "10.1029/2012GL052258", "ISSN" : "00948276", "author" : [ { "dropping-particle" : "", "family" : "Colette", "given" : "A.", "non-dropping-particle" : "", "parse-names" : false, "suffix" : "" }, { "dropping-particle" : "", "family" : "Vautard", "given" : "R.", "non-dropping-particle" : "", "parse-names" : false, "suffix" : "" }, { "dropping-particle" : "", "family" : "Vrac", "given" : "M.", "non-dropping-particle" : "", "parse-names" : false, "suffix" : "" } ], "container-title" : "Geophysical Research Letters", "id" : "ITEM-1", "issue" : "13", "issued" : { "date-parts" : [ [ "2012", "7" ] ] }, "page" : "n/a-n/a", "title" : "Regional climate downscaling with prior statistical correction of the global climate forcing", "translator" : [ { "dropping-particle" : "", "family" : "Q4293", "given" : "", "non-dropping-particle" : "", "parse-names" : false, "suffix" : "" } ], "type" : "article-journal", "volume" : "39" }, "uris" : [ "http://www.mendeley.com/documents/?uuid=ec6386d7-2c60-438f-ba87-5378a9f1028d" ] }, { "id" : "ITEM-2", "itemData" : { "DOI" : "10.5194/gmd-7-1297-2014", "ISSN" : "1991-9603", "abstract" : "Abstract. EURO-CORDEX is an international climate downscaling initiative that aims to provide high-resolution climate scenarios for Europe. Here an evaluation of the ERA-Interim-driven EURO-CORDEX regional climate model (RCM) ensemble is presented. The study documents the performance of the individual models in representing the basic spatiotemporal patterns of the European climate for the period 1989\u20132008. Model evaluation focuses on near-surface air temperature and precipitation, and uses the E-OBS data set as observational reference. The ensemble consists of 17 simulations carried out by seven different models at grid resolutions of 12 km (nine experiments) and 50 km (eight experiments). Several performance metrics computed from monthly and seasonal mean values are used to assess model performance over eight subdomains of the European continent. Results are compared to those for the ERA40-driven ENSEMBLES simulations. The analysis confirms the ability of RCMs to capture the basic features of the European climate, including its variability in space and time. But it also identifies nonnegligible deficiencies of the simulations for selected metrics, regions and seasons. Seasonally and regionally averaged temperature biases are mostly smaller than 1.5 \u00b0C, while precipitation biases are typically located in the \u00b140% range. Some bias characteristics, such as a predominant cold and wet bias in most seasons and over most parts of Europe and a warm and dry summer bias over southern and southeastern Europe reflect common model biases. For seasonal mean quantities averaged over large European subdomains, no clear benefit of an increased spatial resolution (12 vs. 50 km) can be identified. The bias ranges of the EURO-CORDEX ensemble mostly correspond to those of the ENSEMBLES simulations, but some improvements in model performance can be identified (e.g., a less pronounced southern European warm summer bias). The temperature bias spread across different configurations of one individual model can be of a similar magnitude as the spread across different models, demonstrating a strong influence of the specific choices in physical parameterizations and experimental setup on model performance. Based on a number of simply reproducible metrics, the present study quantifies the currently achievable accuracy of RCMs used for regional climate simulations over Europe and provides a quality standard for future model developments.", "author" : [ { "dropping-particle" : "", "family" : "Kotlarski", "given" : "S.", "non-dropping-particle" : "", "parse-names" : false, "suffix" : "" }, { "dropping-particle" : "", "family" : "Keuler", "given" : "K.", "non-dropping-particle" : "", "parse-names" : false, "suffix" : "" }, { "dropping-particle" : "", "family" : "Christensen", "given" : "O. B.", "non-dropping-particle" : "", "parse-names" : false, "suffix" : "" }, { "dropping-particle" : "", "family" : "Colette", "given" : "A.", "non-dropping-particle" : "", "parse-names" : false, "suffix" : "" }, { "dropping-particle" : "", "family" : "D\u00e9qu\u00e9", "given" : "M.", "non-dropping-particle" : "", "parse-names" : false, "suffix" : "" }, { "dropping-particle" : "", "family" : "Gobiet", "given" : "A.", "non-dropping-particle" : "", "parse-names" : false, "suffix" : "" }, { "dropping-particle" : "", "family" : "Goergen", "given" : "K.", "non-dropping-particle" : "", "parse-names" : false, "suffix" : "" }, { "dropping-particle" : "", "family" : "Jacob", "given" : "D.", "non-dropping-particle" : "", "parse-names" : false, "suffix" : "" }, { "dropping-particle" : "", "family" : "L\u00fcthi", "given" : "D.", "non-dropping-particle" : "", "parse-names" : false, "suffix" : "" }, { "dropping-particle" : "", "family" : "Meijgaard", "given" : "E.", "non-dropping-particle" : "van", "parse-names" : false, "suffix" : "" }, { "dropping-particle" : "", "family" : "Nikulin", "given" : "G.", "non-dropping-particle" : "", "parse-names" : false, "suffix" : "" }, { "dropping-particle" : "", "family" : "Sch\u00e4r", "given" : "C.", "non-dropping-particle" : "", "parse-names" : false, "suffix" : "" }, { "dropping-particle" : "", "family" : "Teichmann", "given" : "C.", "non-dropping-particle" : "", "parse-names" : false, "suffix" : "" }, { "dropping-particle" : "", "family" : "Vautard", "given" : "R.", "non-dropping-particle" : "", "parse-names" : false, "suffix" : "" }, { "dropping-particle" : "", "family" : "Warrach-Sagi", "given" : "K.", "non-dropping-particle" : "", "parse-names" : false, "suffix" : "" }, { "dropping-particle" : "", "family" : "Wulfmeyer", "given" : "V.", "non-dropping-particle" : "", "parse-names" : false, "suffix" : "" } ], "container-title" : "Geoscientific Model Development", "id" : "ITEM-2", "issue" : "4", "issued" : { "date-parts" : [ [ "2014", "7", "10" ] ] }, "page" : "1297-1333", "title" : "Regional climate modeling on European scales: a joint standard evaluation of the EURO-CORDEX RCM ensemble", "translator" : [ { "dropping-particle" : "", "family" : "Q6000", "given" : "", "non-dropping-particle" : "", "parse-names" : false, "suffix" : "" } ], "type" : "article-journal", "volume" : "7" }, "uris" : [ "http://www.mendeley.com/documents/?uuid=a16509c9-c264-4c93-a72f-46cf146bd29a" ] }, { "id" : "ITEM-3", "itemData" : { "DOI" : "10.5194/gmd-9-1747-2016", "ISSN" : "1991-9603", "abstract" : "Abstract. A community diagnostics and performance metrics tool for the evaluation of Earth system models (ESMs) has been developed that allows for routine comparison of single or multiple models, either against predecessor versions or against observations. The priority of the effort so far has been to target specific scientific themes focusing on selected essential climate variables (ECVs), a range of known systematic biases common to ESMs, such as coupled tropical climate variability, monsoons, Southern Ocean processes, continental dry biases, and soil hydrology\u2013climate interactions, as well as atmospheric CO2 budgets, tropospheric and stratospheric ozone, and tropospheric aerosols. The tool is being developed in such a way that additional analyses can easily be added. A set of standard namelists for each scientific topic reproduces specific sets of diagnostics or performance metrics that have demonstrated their importance in ESM evaluation in the peer-reviewed literature. The Earth System Model Evaluation Tool (ESMValTool) is a community effort open to both users and developers encouraging open exchange of diagnostic source code and evaluation results from the Coupled Model Intercomparison Project (CMIP) ensemble. This will facilitate and improve ESM evaluation beyond the state-of-the-art and aims at supporting such activities within CMIP and at individual modelling centres. Ultimately, we envisage running the ESMValTool alongside the Earth System Grid Federation (ESGF) as part of a more routine evaluation of CMIP model simulations while utilizing observations available in standard formats (obs4MIPs) or provided by the user.", "author" : [ { "dropping-particle" : "", "family" : "Eyring", "given" : "Veronika", "non-dropping-particle" : "", "parse-names" : false, "suffix" : "" }, { "dropping-particle" : "", "family" : "Righi", "given" : "Mattia", "non-dropping-particle" : "", "parse-names" : false, "suffix" : "" }, { "dropping-particle" : "", "family" : "Lauer", "given" : "Axel", "non-dropping-particle" : "", "parse-names" : false, "suffix" : "" }, { "dropping-particle" : "", "family" : "Evaldsson", "given" : "Martin", "non-dropping-particle" : "", "parse-names" : false, "suffix" : "" }, { "dropping-particle" : "", "family" : "Wenzel", "given" : "Sabrina", "non-dropping-particle" : "", "parse-names" : false, "suffix" : "" }, { "dropping-particle" : "", "family" : "Jones", "given" : "Colin", "non-dropping-particle" : "", "parse-names" : false, "suffix" : "" }, { "dropping-particle" : "", "family" : "Anav", "given" : "Alessandro", "non-dropping-particle" : "", "parse-names" : false, "suffix" : "" }, { "dropping-particle" : "", "family" : "Andrews", "given" : "Oliver", "non-dropping-particle" : "", "parse-names" : false, "suffix" : "" }, { "dropping-particle" : "", "family" : "Cionni", "given" : "Irene", "non-dropping-particle" : "", "parse-names" : false, "suffix" : "" }, { "dropping-particle" : "", "family" : "Davin", "given" : "Edouard L.", "non-dropping-particle" : "", "parse-names" : false, "suffix" : "" }, { "dropping-particle" : "", "family" : "Deser", "given" : "Clara", "non-dropping-particle" : "", "parse-names" : false, "suffix" : "" }, { "dropping-particle" : "", "family" : "Ehbrecht", "given" : "Carsten", "non-dropping-particle" : "", "parse-names" : false, "suffix" : "" }, { "dropping-particle" : "", "family" : "Friedlingstein", "given" : "Pierre", "non-dropping-particle" : "", "parse-names" : false, "suffix" : "" }, { "dropping-particle" : "", "family" : "Gleckler", "given" : "Peter", "non-dropping-particle" : "", "parse-names" : false, "suffix" : "" }, { "dropping-particle" : "", "family" : "Gottschaldt", "given" : "Klaus-Dirk", "non-dropping-particle" : "", "parse-names" : false, "suffix" : "" }, { "dropping-particle" : "", "family" : "Hagemann", "given" : "Stefan", "non-dropping-particle" : "", "parse-names" : false, "suffix" : "" }, { "dropping-particle" : "", "family" : "Juckes", "given" : "Martin", "non-dropping-particle" : "", "parse-names" : false, "suffix" : "" }, { "dropping-particle" : "", "family" : "Kindermann", "given" : "Stephan", "non-dropping-particle" : "", "parse-names" : false, "suffix" : "" }, { "dropping-particle" : "", "family" : "Krasting", "given" : "John", "non-dropping-particle" : "", "parse-names" : false, "suffix" : "" }, { "dropping-particle" : "", "family" : "Kunert", "given" : "Dominik", "non-dropping-particle" : "", "parse-names" : false, "suffix" : "" }, { "dropping-particle" : "", "family" : "Levine", "given" : "Richard", "non-dropping-particle" : "", "parse-names" : false, "suffix" : "" }, { "dropping-particle" : "", "family" : "Loew", "given" : "Alexander", "non-dropping-particle" : "", "parse-names" : false, "suffix" : "" }, { "dropping-particle" : "", "family" : "M\u00e4kel\u00e4", "given" : "Jarmo", "non-dropping-particle" : "", "parse-names" : false, "suffix" : "" }, { "dropping-particle" : "", "family" : "Martin", "given" : "Gill", "non-dropping-particle" : "", "parse-names" : false, "suffix" : "" }, { "dropping-particle" : "", "family" : "Mason", "given" : "Erik", "non-dropping-particle" : "", "parse-names" : false, "suffix" : "" }, { "dropping-particle" : "", "family" : "Phillips", "given" : "Adam S.", "non-dropping-particle" : "", "parse-names" : false, "suffix" : "" }, { "dropping-particle" : "", "family" : "Read", "given" : "Simon", "non-dropping-particle" : "", "parse-names" : false, "suffix" : "" }, { "dropping-particle" : "", "family" : "Rio", "given" : "Catherine", "non-dropping-particle" : "", "parse-names" : false, "suffix" : "" }, { "dropping-particle" : "", "family" : "Roehrig", "given" : "Romain", "non-dropping-particle" : "", "parse-names" : false, "suffix" : "" }, { "dropping-particle" : "", "family" : "Senftleben", "given" : "Daniel", "non-dropping-particle" : "", "parse-names" : false, "suffix" : "" }, { "dropping-particle" : "", "family" : "Sterl", "given" : "Andreas", "non-dropping-particle" : "", "parse-names" : false, "suffix" : "" }, { "dropping-particle" : "", "family" : "Ulft", "given" : "Lambertus H.", "non-dropping-particle" : "van", "parse-names" : false, "suffix" : "" }, { "dropping-particle" : "", "family" : "Walton", "given" : "Jeremy", "non-dropping-particle" : "", "parse-names" : false, "suffix" : "" }, { "dropping-particle" : "", "family" : "Wang", "given" : "Shiyu", "non-dropping-particle" : "", "parse-names" : false, "suffix" : "" }, { "dropping-particle" : "", "family" : "Williams", "given" : "Keith D.", "non-dropping-particle" : "", "parse-names" : false, "suffix" : "" } ], "container-title" : "Geoscientific Model Development", "id" : "ITEM-3", "issue" : "5", "issued" : { "date-parts" : [ [ "2016", "5", "10" ] ] }, "page" : "1747-1802", "title" : "ESMValTool (v1.0) \u2013 a community diagnostic and performance metrics tool for routine evaluation of Earth system models in CMIP", "translator" : [ { "dropping-particle" : "", "family" : "Q4316", "given" : "", "non-dropping-particle" : "", "parse-names" : false, "suffix" : "" } ], "type" : "article-journal", "volume" : "9" }, "uris" : [ "http://www.mendeley.com/documents/?uuid=6f1c7ef9-48ca-477d-a0d8-a26f5ee335c2" ] }, { "id" : "ITEM-4", "itemData" : { "DOI" : "10.1029/2016EO051663", "ISSN" : "2324-9250", "abstract" : "A new climate model evaluation package will deliver objective comparisons between models and observations for research and model development and provide a framework for community engagement.", "author" : [ { "dropping-particle" : "", "family" : "Gleckler", "given" : "Peter", "non-dropping-particle" : "", "parse-names" : false, "suffix" : "" }, { "dropping-particle" : "", "family" : "Doutriaux", "given" : "Charles", "non-dropping-particle" : "", "parse-names" : false, "suffix" : "" }, { "dropping-particle" : "", "family" : "Durack", "given" : "Paul", "non-dropping-particle" : "", "parse-names" : false, "suffix" : "" }, { "dropping-particle" : "", "family" : "Taylor", "given" : "Karl", "non-dropping-particle" : "", "parse-names" : false, "suffix" : "" }, { "dropping-particle" : "", "family" : "Zhang", "given" : "Yuying", "non-dropping-particle" : "", "parse-names" : false, "suffix" : "" }, { "dropping-particle" : "", "family" : "Williams", "given" : "Dean", "non-dropping-particle" : "", "parse-names" : false, "suffix" : "" }, { "dropping-particle" : "", "family" : "Mason", "given" : "Erik", "non-dropping-particle" : "", "parse-names" : false, "suffix" : "" }, { "dropping-particle" : "", "family" : "Servonnat", "given" : "J\u00e9r\u00f4me", "non-dropping-particle" : "", "parse-names" : false, "suffix" : "" } ], "container-title" : "Eos", "id" : "ITEM-4", "issued" : { "date-parts" : [ [ "2016", "5", "3" ] ] }, "title" : "A More Powerful Reality Test for Climate Models", "translator" : [ { "dropping-particle" : "", "family" : "Q4451", "given" : "", "non-dropping-particle" : "", "parse-names" : false, "suffix" : "" } ], "type" : "article-journal", "volume" : "97" }, "uris" : [ "http://www.mendeley.com/documents/?uuid=9f4de87a-f007-4257-8fd2-7e6bdc24c510" ] }, { "id" : "ITEM-5",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"ITEM-5",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"id" : "ITEM-6", "itemData" : { "DOI" : "10.1007/s00704-017-2100-2", "ISBN" : "0070401721002", "ISSN" : "0177-798X", "abstract" : "A new approach for rigorous spatial analysis of the downscaling performance of regional climate model (RCM) simulations is introduced. It is based on a multiple comparison of the local tests at the grid cells and is also known as \u201cfield\u201d or \u201cglobal\u201d significance.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Monthly temperature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In winter and in most regions in summer, the downscaled distributions are statistically indistinguishable from the observed ones. A systematic cold summer bias occurs in deep river valleys due to overestimated elevations, in coastal areas due probably to enhanced sea breeze circulation, and over large lakes due to the interpolation of water temperatures. Urban areas in concave topography forms have a warm summer bias due to the strong heat islands, not reflected in the observations. WRF-NOAH generates appropriate fine-scale features in the monthly temperature field over regions of complex topography, but over spatially homogeneous areas even small biases can lead to significant deteriorations relative to the driving reanalysis.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"ITEM-6", "issued" : { "date-parts" : [ [ "2017", "3" ] ] }, "page" : "1-19", "publisher" : "Theoretical and Applied Climatology", "title" : "Field significance of performance measures in the context of regional climate model evaluation. Part 1: temperature", "translator" : [ { "dropping-particle" : "", "family" : "Q6917", "given" : "", "non-dropping-particle" : "", "parse-names" : false, "suffix" : "" } ], "type" : "article-journal" }, "uris" : [ "http://www.mendeley.com/documents/?uuid=0929202b-8a58-46b6-976b-e32955c8b5f1" ] }, { "id" : "ITEM-7", "itemData" : { "DOI" : "10.1007/s00704-017-2077-x", "ISBN" : "0070401721002", "ISSN" : "0177-798X", "abstract" : "A new approach for rigorous spatial analysis of the downscaling performance of regional climate model (RCM) simulations is introduced. It is based on a multiple comparison of the local tests at the grid cells and is also known as \u2018field\u2019 or \u2018global\u2019 significance. The block length for the local resampling tests is precisely determined to adequately account for the time series structure.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Daily precipitation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While the downscaled precipitation distributions are statistically indistinguishable from the observed ones in most regions in summer, the biases of some distribution characteristics are significant over large areas in winter. WRF-NOAH generates appropriate stationary fine-scale climate features in the daily precipitation field over regions of complex topography in both seasons and appropriate transient fine-scale features almost everywhere in summer.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"ITEM-7", "issue" : "1-2", "issued" : { "date-parts" : [ [ "2018", "4", "28" ] ] }, "page" : "239-261", "publisher" : "Theoretical and Applied Climatology", "title" : "Field significance of performance measures in the context of regional climate model evaluation. Part 2: precipitation", "translator" : [ { "dropping-particle" : "", "family" : "Q6927", "given" : "", "non-dropping-particle" : "", "parse-names" : false, "suffix" : "" } ], "type" : "article-journal", "volume" : "132" }, "uris" : [ "http://www.mendeley.com/documents/?uuid=b3986b9b-b40f-4604-b2fa-81b8e8bf06b7" ] } ], "mendeley" : { "formattedCitation" : "(Colette et al., 2012; Kotlarski et al., 2014; Eyring et al., 2016b; Gleckler et al., 2016; Ivanov et al., 2017, 2018; Vautard et al., 2020)", "plainTextFormattedCitation" : "(Colette et al., 2012; Kotlarski et al., 2014; Eyring et al., 2016b; Gleckler et al., 2016; Ivanov et al., 2017, 2018; Vautard et al., 2020)", "previouslyFormattedCitation" : "(Colette et al., 2012; Kotlarski et al., 2014; Eyring et al., 2016b; Gleckler et al., 2016; Ivanov et al., 2017, 2018; Vautard et al., 2020)" }, "properties" : { "noteIndex" : 0 }, "schema" : "https://github.com/citation-style-language/schema/raw/master/csl-citation.json" }</w:instrText>
      </w:r>
      <w:r w:rsidRPr="003F2D6A">
        <w:rPr>
          <w:lang w:val="en-GB"/>
        </w:rPr>
        <w:fldChar w:fldCharType="separate"/>
      </w:r>
      <w:r w:rsidR="00E41CA2">
        <w:rPr>
          <w:noProof/>
          <w:lang w:val="en-GB"/>
        </w:rPr>
        <w:t>(Colette et al., 2012; Kotlarski et al., 2014; Eyring et al., 2016b; Gleckler et al., 2016; Ivanov et al., 2017, 2018; Vautard et al., 2020)</w:t>
      </w:r>
      <w:r w:rsidRPr="003F2D6A">
        <w:rPr>
          <w:lang w:val="en-GB"/>
        </w:rPr>
        <w:fldChar w:fldCharType="end"/>
      </w:r>
      <w:r w:rsidRPr="003F2D6A">
        <w:rPr>
          <w:lang w:val="en-GB"/>
        </w:rPr>
        <w:t xml:space="preserve">, ranging from long-term means to indices of extreme events </w:t>
      </w:r>
      <w:bookmarkStart w:id="628" w:name="_Hlk76913424"/>
      <w:ins w:id="629" w:author="Robin Matthews" w:date="2021-07-11T16:30:00Z">
        <w:r w:rsidR="00A52E2A">
          <w:fldChar w:fldCharType="begin" w:fldLock="1"/>
        </w:r>
        <w:r w:rsidR="00A52E2A">
          <w:instrText>ADDIN CSL_CITATION { "citationItems" : [ { "id" : "ITEM-1", "itemData" : { "DOI" : "10.1002/wcc.147", "ISSN" : "17577780", "abstract" : "ract Indices for climate variability and extremes have been used for a long time, often by assessing days with temperature or precipitation observations above or below specific physically\u2010based thresholds. While these indices provided insight into local conditions, few physically based thresholds have relevance in all parts of the world. Therefore, indices of extremes evolved over time and now often focus on relative thresholds that describe features in the tails of the distributions of meteorological variables. In order to help understand how extremes are changing globally, a subset of the wide range of possible indices is now being coordinated internationally which allows the results of studies from different parts of the world to fit together seamlessly. This paper reviews these as well as other indices of extremes and documents the obstacles to robustly calculating and analyzing indices and the methods developed to overcome these obstacles. Gridding indices are necessary in order to compare observations with climate model output. However, gridding indices from daily data are not always straightforward because averaging daily information from many stations tends to dampen gridded extremes. The paper describes recent progress in attribution of the changes in gridded indices of extremes that demonstrates human influence on the probability of extremes. The paper also describes model projections of the future and wraps up with a discussion of ongoing efforts to refine indices of extremes as they are being readied to contribute to the IPCC's Fifth Assessment Report.", "author" : [ { "dropping-particle" : "", "family" : "Zhang", "given" : "Xuebin", "non-dropping-particle" : "", "parse-names" : false, "suffix" : "" }, { "dropping-particle" : "", "family" : "Alexander", "given" : "Lisa", "non-dropping-particle" : "", "parse-names" : false, "suffix" : "" }, { "dropping-particle" : "", "family" : "Hegerl", "given" : "Gabriele C.", "non-dropping-particle" : "", "parse-names" : false, "suffix" : "" }, { "dropping-particle" : "", "family" : "Jones", "given" : "Philip", "non-dropping-particle" : "", "parse-names" : false, "suffix" : "" }, { "dropping-particle" : "", "family" : "Tank", "given" : "Albert Klein", "non-dropping-particle" : "", "parse-names" : false, "suffix" : "" }, { "dropping-particle" : "", "family" : "Peterson", "given" : "Thomas C.", "non-dropping-particle" : "", "parse-names" : false, "suffix" : "" }, { "dropping-particle" : "", "family" : "Trewin", "given" : "Blair", "non-dropping-particle" : "", "parse-names" : false, "suffix" : "" }, { "dropping-particle" : "", "family" : "Zwiers", "given" : "Francis W.", "non-dropping-particle" : "", "parse-names" : false, "suffix" : "" } ], "container-title" : "WIREs Climate Change", "id" : "ITEM-1", "issue" : "6", "issued" : { "date-parts" : [ [ "2011", "11" ] ] }, "page" : "851-870", "title" : "Indices for monitoring changes in extremes based on daily temperature and precipitation data", "translator" : [ { "dropping-particle" : "", "family" : "Q3871", "given" : "", "non-dropping-particle" : "", "parse-names" : false, "suffix" : "" } ], "type" : "article-journal", "volume" : "2" }, "uris" : [ "http://www.mendeley.com/documents/?uuid=83ae2bf9-e5e6-4e29-983e-2c94eae34e48" ] }, { "id" : "ITEM-2",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"ITEM-2", "issue" : "4", "issued" : { "date-parts" : [ [ "2013", "2", "27" ] ] }, "page" : "1716-1733", "title" : "Climate extremes indices in the CMIP5 multimodel ensemble: Part 1. Model evaluation in the present climate", "translator" : [ { "dropping-particle" : "", "family" : "Q3775", "given" : "", "non-dropping-particle" : "", "parse-names" : false, "suffix" : "" } ], "type" : "article-journal", "volume" : "118" }, "uris" : [ "http://www.mendeley.com/documents/?uuid=e1f9db36-2aad-44d1-8818-cf7afbad422b" ] } ], "mendeley" : { "formattedCitation" : "(Zhang et al., 2011; Sillmann et al., 2013)", "plainTextFormattedCitation" : "(Zhang et al., 2011; Sillmann et al., 2013)" }, "properties" : { "noteIndex" : 0 }, "schema" : "https://github.com/citation-style-language/schema/raw/master/csl-citation.json" }</w:instrText>
        </w:r>
        <w:r w:rsidR="00A52E2A">
          <w:fldChar w:fldCharType="separate"/>
        </w:r>
        <w:r w:rsidR="00A52E2A" w:rsidRPr="000B6204">
          <w:rPr>
            <w:noProof/>
          </w:rPr>
          <w:t>(Zhang et al., 2011; Sillmann et al., 2013)</w:t>
        </w:r>
        <w:r w:rsidR="00A52E2A">
          <w:fldChar w:fldCharType="end"/>
        </w:r>
        <w:r w:rsidR="00A52E2A" w:rsidRPr="003F2D6A" w:rsidDel="00A52E2A">
          <w:rPr>
            <w:lang w:val="en-GB"/>
          </w:rPr>
          <w:t xml:space="preserve"> </w:t>
        </w:r>
      </w:ins>
      <w:del w:id="630" w:author="Robin Matthews" w:date="2021-07-11T16:30:00Z">
        <w:r w:rsidRPr="003F2D6A" w:rsidDel="00A52E2A">
          <w:rPr>
            <w:lang w:val="en-GB"/>
          </w:rPr>
          <w:delText>(</w:delText>
        </w:r>
        <w:commentRangeStart w:id="631"/>
        <w:r w:rsidRPr="003F2D6A" w:rsidDel="00A52E2A">
          <w:rPr>
            <w:lang w:val="en-GB"/>
          </w:rPr>
          <w:fldChar w:fldCharType="begin" w:fldLock="1"/>
        </w:r>
        <w:r w:rsidR="000465A7" w:rsidRPr="00A52E2A" w:rsidDel="00A52E2A">
          <w:rPr>
            <w:lang w:val="en-GB"/>
          </w:rPr>
          <w:delInstrText>ADDIN CSL_CITATION { "citationItems" : [ { "id" : "ITEM-1", "itemData" : { "DOI" : "10.1002/wcc.147", "ISSN" : "17577780", "abstract" : "ract Indices for climate variability and extremes have been used for a long time, often by assessing days with temperature or precipitation observations above or below specific physically\u2010based thresholds. While these indices provided insight into local conditions, few physically based thresholds have relevance in all parts of the world. Therefore, indices of extremes evolved over time and now often focus on relative thresholds that describe features in the tails of the distributions of meteorological variables. In order to help understand how extremes are changing globally, a subset of the wide range of possible indices is now being coordinated internationally which allows the results of studies from different parts of the world to fit together seamlessly. This paper reviews these as well as other indices of extremes and documents the obstacles to robustly calculating and analyzing indices and the methods developed to overcome these obstacles. Gridding indices are necessary in order to compare observations with climate model output. However, gridding indices from daily data are not always straightforward because averaging daily information from many stations tends to dampen gridded extremes. The paper describes recent progress in attribution of the changes in gridded indices of extremes that demonstrates human influence on the probability of extremes. The paper also describes model projections of the future and wraps up with a discussion of ongoing efforts to refine indices of extremes as they are being readied to contribute to the IPCC's Fifth Assessment Report.", "author" : [ { "dropping-particle" : "", "family" : "Zhang", "given" : "Xuebin", "non-dropping-particle" : "", "parse-names" : false, "suffix" : "" }, { "dropping-particle" : "", "family" : "Alexander", "given" : "Lisa", "non-dropping-particle" : "", "parse-names" : false, "suffix" : "" }, { "dropping-particle" : "", "family" : "Hegerl", "given" : "Gabriele C.", "non-dropping-particle" : "", "parse-names" : false, "suffix" : "" }, { "dropping-particle" : "", "family" : "Jones", "given" : "Philip", "non-dropping-particle" : "", "parse-names" : false, "suffix" : "" }, { "dropping-particle" : "", "family" : "Tank", "given" : "Albert Klein", "non-dropping-particle" : "", "parse-names" : false, "suffix" : "" }, { "dropping-particle" : "", "family" : "Peterson", "given" : "Thomas C.", "non-dropping-particle" : "", "parse-names" : false, "suffix" : "" }, { "dropping-particle" : "", "family" : "Trewin", "given" : "Blair", "non-dropping-particle" : "", "parse-names" : false, "suffix" : "" }, { "dropping-particle" : "", "family" : "Zwiers", "given" : "Francis W.", "non-dropping-particle" : "", "parse-names" : false, "suffix" : "" } ], "container-title" : "WIREs Climate Change", "id" : "ITEM-1", "issue" : "6", "issued" : { "date-parts" : [ [ "2011", "11" ] ] }, "page" : "851-870", "title" : "Indices for monitoring changes in extremes based on daily temperature and precipitation data", "translator" : [ { "dropping-particle" : "", "family" : "Q3871", "given" : "", "non-dropping-particle" : "", "parse-names" : false, "suffix" : "" } ], "type" : "article-journal", "volume" : "2" }, "uris" : [ "http://www.mendeley.com/documents/?uuid=83ae2bf9-e5e6-4e29-983e-2c94eae34e48" ] } ], "mendeley" : { "formattedCitation" : "(Zhang et al., 2011)", "manualFormatting" : "Zhang et al., 2011", "plainTextFormattedCitation" : "(Zhang et al., 2011)", "previouslyFormattedCitation" : "(Zhang et al., 2011)" }, "properties" : { "noteIndex" : 0 }, "schema" : "https://github.com/citation-style-language/schema/raw/master/csl-citation.json" }</w:delInstrText>
        </w:r>
        <w:r w:rsidRPr="003F2D6A" w:rsidDel="00A52E2A">
          <w:rPr>
            <w:lang w:val="en-GB"/>
          </w:rPr>
          <w:fldChar w:fldCharType="separate"/>
        </w:r>
        <w:r w:rsidR="00E41CA2" w:rsidRPr="00A52E2A" w:rsidDel="00A52E2A">
          <w:rPr>
            <w:noProof/>
          </w:rPr>
          <w:delText>Zhang et al., 2011</w:delText>
        </w:r>
        <w:r w:rsidRPr="003F2D6A" w:rsidDel="00A52E2A">
          <w:rPr>
            <w:lang w:val="en-GB"/>
          </w:rPr>
          <w:fldChar w:fldCharType="end"/>
        </w:r>
        <w:commentRangeEnd w:id="631"/>
        <w:r w:rsidR="00E41CA2" w:rsidDel="00A52E2A">
          <w:rPr>
            <w:rStyle w:val="CommentReference"/>
            <w:rFonts w:asciiTheme="minorHAnsi" w:eastAsiaTheme="minorHAnsi" w:hAnsiTheme="minorHAnsi"/>
            <w:lang w:eastAsia="en-US"/>
          </w:rPr>
          <w:commentReference w:id="631"/>
        </w:r>
        <w:r w:rsidRPr="00737B5A" w:rsidDel="00A52E2A">
          <w:delText xml:space="preserve">; </w:delText>
        </w:r>
        <w:commentRangeStart w:id="632"/>
        <w:r w:rsidRPr="003F2D6A" w:rsidDel="00A52E2A">
          <w:rPr>
            <w:lang w:val="en-GB"/>
          </w:rPr>
          <w:fldChar w:fldCharType="begin" w:fldLock="1"/>
        </w:r>
        <w:r w:rsidR="000465A7" w:rsidDel="00A52E2A">
          <w:delInstrText>ADDIN CSL_CITATION { "citationItems" : [ { "id" : "ITEM-1",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"ITEM-1", "issue" : "4", "issued" : { "date-parts" : [ [ "2013", "2", "27" ] ] }, "page" : "1716-1733", "title" : "Climate extremes indices in the CMIP5 multimodel ensemble: Part 1. Model evaluation in the present climate", "translator" : [ { "dropping-particle" : "", "family" : "Q3775", "given" : "", "non-dropping-particle" : "", "parse-names" : false, "suffix" : "" } ], "type" : "article-journal", "volume" : "118" }, "uris" : [ "http://www.mendeley.com/documents/?uuid=e1f9db36-2aad-44d1-8818-cf7afbad422b" ] } ], "mendeley" : { "formattedCitation" : "(Sillmann et al., 2013)", "manualFormatting" : "Sillmann et al., 2013)", "plainTextFormattedCitation" : "(Sillmann et al., 2013)", "previouslyFormattedCitation" : "(Sillmann et al., 2013)" }, "properties" : { "noteIndex" : 0 }, "schema" : "https://github.com/citation-style-language/schema/raw/master/csl-citation.json" }</w:delInstrText>
        </w:r>
        <w:r w:rsidRPr="003F2D6A" w:rsidDel="00A52E2A">
          <w:rPr>
            <w:lang w:val="en-GB"/>
          </w:rPr>
          <w:fldChar w:fldCharType="separate"/>
        </w:r>
        <w:r w:rsidR="00E41CA2" w:rsidDel="00A52E2A">
          <w:rPr>
            <w:noProof/>
          </w:rPr>
          <w:delText>Sillmann et al., 2013)</w:delText>
        </w:r>
        <w:r w:rsidRPr="003F2D6A" w:rsidDel="00A52E2A">
          <w:rPr>
            <w:lang w:val="en-GB"/>
          </w:rPr>
          <w:fldChar w:fldCharType="end"/>
        </w:r>
      </w:del>
      <w:bookmarkEnd w:id="628"/>
      <w:commentRangeEnd w:id="632"/>
      <w:r w:rsidR="00E41CA2">
        <w:rPr>
          <w:rStyle w:val="CommentReference"/>
          <w:rFonts w:asciiTheme="minorHAnsi" w:eastAsiaTheme="minorHAnsi" w:hAnsiTheme="minorHAnsi"/>
          <w:lang w:eastAsia="en-US"/>
        </w:rPr>
        <w:commentReference w:id="632"/>
      </w:r>
      <w:r w:rsidRPr="00737B5A">
        <w:t xml:space="preserve"> or a combination of th</w:t>
      </w:r>
      <w:r w:rsidR="006B07AA" w:rsidRPr="00737B5A">
        <w:t>e</w:t>
      </w:r>
      <w:r w:rsidRPr="00737B5A">
        <w:t xml:space="preserve">se </w:t>
      </w:r>
      <w:del w:id="633" w:author="Robin Matthews" w:date="2021-07-11T16:31:00Z">
        <w:r w:rsidRPr="00737B5A" w:rsidDel="00A52E2A">
          <w:delText>(</w:delText>
        </w:r>
      </w:del>
      <w:commentRangeStart w:id="634"/>
      <w:r w:rsidRPr="003F2D6A">
        <w:rPr>
          <w:lang w:val="en-GB"/>
        </w:rPr>
        <w:fldChar w:fldCharType="begin" w:fldLock="1"/>
      </w:r>
      <w:ins w:id="635" w:author="Robin Matthews" w:date="2021-07-11T16:31:00Z">
        <w:r w:rsidR="00A52E2A">
          <w:instrText>ADDIN CSL_CITATION { "citationItems" : [ { "id" : "ITEM-1", "itemData" : { "DOI" : "10.1175/JCLI-D-16-0164.1", "ISSN" : "0894-8755", "abstract" : "The skill of eight climate models in simulating the variability and trends in the observed areal extent of daily temperature and precipitation extremes is evaluated across five large-scale regions, using the climate extremes index (CEI) framework. Focusing on Europe, North America, Asia, Australia, and the Northern Hemisphere, results show that overall the models are generally able to simulate the decadal variability and trends of the observed temperature and precipitation components over the period 1951\u20132005. Climate models are able to reproduce observed increasing trends in the area experiencing warm maximum and minimum temperature extremes, as well as, to a lesser extent, increasing trends in the areas experiencing an extreme contribution of heavy precipitation to total annual precipitation for the Northern Hemisphere regions. Using simulations performed under different radiative forcing scenarios, the causes of simulated and observed trends are investigated. A clear anthropogenic signal is found in the trends in the maximum and minimum temperature components for all regions. In North America, a strong anthropogenically forced trend in the maximum temperature component is simulated despite no significant trend in the gridded observations, although a trend is detected in a reanalysis product. A distinct anthropogenic influence is also found for trends in the area affected by a much-above-average contribution of heavy precipitation to annual precipitation totals for Europe in a majority of models and to varying degrees in other Northern Hemisphere regions. However, observed trends in the area experiencing extreme total annual precipitation and extreme number of wet and dry days are not reproduced by climate models under any forcing scenario.", "author" : [ { "dropping-particle" : "", "family" : "Dittus", "given" : "Andrea J.", "non-dropping-particle" : "", "parse-names" : false, "suffix" : "" }, { "dropping-particle" : "", "family" : "Karoly", "given" : "David J.", "non-dropping-particle" : "", "parse-names" : false, "suffix" : "" }, { "dropping-particle" : "", "family" : "Lewis", "given" : "Sophie C.", "non-dropping-particle" : "", "parse-names" : false, "suffix" : "" }, { "dropping-particle" : "V.", "family" : "Alexander", "given" : "Lisa", "non-dropping-particle" : "", "parse-names" : false, "suffix" : "" }, { "dropping-particle" : "", "family" : "Donat", "given" : "Markus G.", "non-dropping-particle" : "", "parse-names" : false, "suffix" : "" } ], "container-title" : "Journal of Climate", "id" : "ITEM-1", "issue" : "23", "issued" : { "date-parts" : [ [ "2016", "12" ] ] }, "page" : "8285-8299", "title" : "A Multiregion Model Evaluation and Attribution Study of Historical Changes in the Area Affected by Temperature and Precipitation Extremes", "translator" : [ { "dropping-particle" : "", "family" : "Q4445", "given" : "", "non-dropping-particle" : "", "parse-names" : false, "suffix" : "" } ], "type" : "article-journal", "volume" : "29" }, "uris" : [ "http://www.mendeley.com/documents/?uuid=d78f237d-b36e-4615-ab19-f0aa19142552" ] } ], "mendeley" : { "formattedCitation" : "(Dittus et al., 2016)", "manualFormatting" : "(Dittus et al., 2016)", "plainTextFormattedCitation" : "(Dittus et al., 2016)", "previouslyFormattedCitation" : "(Dittus et al., 2016)" }, "properties" : { "noteIndex" : 0 }, "schema" : "https://github.com/citation-style-language/schema/raw/master/csl-citation.json" }</w:instrText>
        </w:r>
      </w:ins>
      <w:del w:id="636" w:author="Robin Matthews" w:date="2021-07-11T16:31:00Z">
        <w:r w:rsidR="000465A7" w:rsidDel="00A52E2A">
          <w:delInstrText>ADDIN CSL_CITATION { "citationItems" : [ { "id" : "ITEM-1", "itemData" : { "DOI" : "10.1175/JCLI-D-16-0164.1", "ISSN" : "0894-8755", "abstract" : "The skill of eight climate models in simulating the variability and trends in the observed areal extent of daily temperature and precipitation extremes is evaluated across five large-scale regions, using the climate extremes index (CEI) framework. Focusing on Europe, North America, Asia, Australia, and the Northern Hemisphere, results show that overall the models are generally able to simulate the decadal variability and trends of the observed temperature and precipitation components over the period 1951\u20132005. Climate models are able to reproduce observed increasing trends in the area experiencing warm maximum and minimum temperature extremes, as well as, to a lesser extent, increasing trends in the areas experiencing an extreme contribution of heavy precipitation to total annual precipitation for the Northern Hemisphere regions. Using simulations performed under different radiative forcing scenarios, the causes of simulated and observed trends are investigated. A clear anthropogenic signal is found in the trends in the maximum and minimum temperature components for all regions. In North America, a strong anthropogenically forced trend in the maximum temperature component is simulated despite no significant trend in the gridded observations, although a trend is detected in a reanalysis product. A distinct anthropogenic influence is also found for trends in the area affected by a much-above-average contribution of heavy precipitation to annual precipitation totals for Europe in a majority of models and to varying degrees in other Northern Hemisphere regions. However, observed trends in the area experiencing extreme total annual precipitation and extreme number of wet and dry days are not reproduced by climate models under any forcing scenario.", "author" : [ { "dropping-particle" : "", "family" : "Dittus", "given" : "Andrea J.", "non-dropping-particle" : "", "parse-names" : false, "suffix" : "" }, { "dropping-particle" : "", "family" : "Karoly", "given" : "David J.", "non-dropping-particle" : "", "parse-names" : false, "suffix" : "" }, { "dropping-particle" : "", "family" : "Lewis", "given" : "Sophie C.", "non-dropping-particle" : "", "parse-names" : false, "suffix" : "" }, { "dropping-particle" : "V.", "family" : "Alexander", "given" : "Lisa", "non-dropping-particle" : "", "parse-names" : false, "suffix" : "" }, { "dropping-particle" : "", "family" : "Donat", "given" : "Markus G.", "non-dropping-particle" : "", "parse-names" : false, "suffix" : "" } ], "container-title" : "Journal of Climate", "id" : "ITEM-1", "issue" : "23", "issued" : { "date-parts" : [ [ "2016", "12" ] ] }, "page" : "8285-8299", "title" : "A Multiregion Model Evaluation and Attribution Study of Historical Changes in the Area Affected by Temperature and Precipitation Extremes", "translator" : [ { "dropping-particle" : "", "family" : "Q4445", "given" : "", "non-dropping-particle" : "", "parse-names" : false, "suffix" : "" } ], "type" : "article-journal", "volume" : "29" }, "uris" : [ "http://www.mendeley.com/documents/?uuid=d78f237d-b36e-4615-ab19-f0aa19142552" ] } ], "mendeley" : { "formattedCitation" : "(Dittus et al., 2016)", "manualFormatting" : "Dittus et al., 2016", "plainTextFormattedCitation" : "(Dittus et al., 2016)", "previouslyFormattedCitation" : "(Dittus et al., 2016)" }, "properties" : { "noteIndex" : 0 }, "schema" : "https://github.com/citation-style-language/schema/raw/master/csl-citation.json" }</w:delInstrText>
        </w:r>
      </w:del>
      <w:r w:rsidRPr="003F2D6A">
        <w:rPr>
          <w:lang w:val="en-GB"/>
        </w:rPr>
        <w:fldChar w:fldCharType="separate"/>
      </w:r>
      <w:del w:id="637" w:author="Robin Matthews" w:date="2021-07-11T16:31:00Z">
        <w:r w:rsidR="00E41CA2" w:rsidDel="00A52E2A">
          <w:rPr>
            <w:noProof/>
            <w:lang w:val="en-GB"/>
          </w:rPr>
          <w:delText>D</w:delText>
        </w:r>
      </w:del>
      <w:ins w:id="638" w:author="Robin Matthews" w:date="2021-07-11T16:31:00Z">
        <w:r w:rsidR="00A52E2A">
          <w:rPr>
            <w:noProof/>
            <w:lang w:val="en-GB"/>
          </w:rPr>
          <w:t>(D</w:t>
        </w:r>
      </w:ins>
      <w:r w:rsidR="00E41CA2">
        <w:rPr>
          <w:noProof/>
          <w:lang w:val="en-GB"/>
        </w:rPr>
        <w:t>ittus et al., 201</w:t>
      </w:r>
      <w:ins w:id="639" w:author="Robin Matthews" w:date="2021-07-11T16:31:00Z">
        <w:r w:rsidR="00A52E2A">
          <w:rPr>
            <w:noProof/>
            <w:lang w:val="en-GB"/>
          </w:rPr>
          <w:t>6)</w:t>
        </w:r>
      </w:ins>
      <w:del w:id="640" w:author="Robin Matthews" w:date="2021-07-11T16:31:00Z">
        <w:r w:rsidR="00E41CA2" w:rsidDel="00A52E2A">
          <w:rPr>
            <w:noProof/>
            <w:lang w:val="en-GB"/>
          </w:rPr>
          <w:delText>6</w:delText>
        </w:r>
      </w:del>
      <w:r w:rsidRPr="003F2D6A">
        <w:rPr>
          <w:lang w:val="en-GB"/>
        </w:rPr>
        <w:fldChar w:fldCharType="end"/>
      </w:r>
      <w:commentRangeEnd w:id="634"/>
      <w:r w:rsidR="00E41CA2">
        <w:rPr>
          <w:rStyle w:val="CommentReference"/>
          <w:rFonts w:asciiTheme="minorHAnsi" w:eastAsiaTheme="minorHAnsi" w:hAnsiTheme="minorHAnsi"/>
          <w:lang w:eastAsia="en-US"/>
        </w:rPr>
        <w:commentReference w:id="634"/>
      </w:r>
      <w:del w:id="641" w:author="Robin Matthews" w:date="2021-07-11T16:31:00Z">
        <w:r w:rsidRPr="003F2D6A" w:rsidDel="00A52E2A">
          <w:rPr>
            <w:lang w:val="en-GB"/>
          </w:rPr>
          <w:delText>)</w:delText>
        </w:r>
      </w:del>
      <w:r w:rsidRPr="003F2D6A">
        <w:rPr>
          <w:lang w:val="en-GB"/>
        </w:rPr>
        <w:t xml:space="preserve">. </w:t>
      </w:r>
      <w:r w:rsidR="006B07AA" w:rsidRPr="003F2D6A">
        <w:rPr>
          <w:lang w:val="en-GB"/>
        </w:rPr>
        <w:t>Th</w:t>
      </w:r>
      <w:r w:rsidR="006B07AA">
        <w:rPr>
          <w:lang w:val="en-GB"/>
        </w:rPr>
        <w:t>is</w:t>
      </w:r>
      <w:r w:rsidR="006B07AA" w:rsidRPr="003F2D6A">
        <w:rPr>
          <w:lang w:val="en-GB"/>
        </w:rPr>
        <w:t xml:space="preserve"> </w:t>
      </w:r>
      <w:r w:rsidRPr="003F2D6A">
        <w:rPr>
          <w:lang w:val="en-GB"/>
        </w:rPr>
        <w:t xml:space="preserve">evaluation has shown that global models have pervasive biases in some aspects of their large-scale behaviour (Section 1.5.3.1, Chapter 3). More complex diagnostics are used to characterize specific meteorological phenomena </w:t>
      </w:r>
      <w:r w:rsidRPr="003F2D6A">
        <w:rPr>
          <w:lang w:val="en-GB"/>
        </w:rPr>
        <w:fldChar w:fldCharType="begin" w:fldLock="1"/>
      </w:r>
      <w:r w:rsidR="000465A7">
        <w:rPr>
          <w:lang w:val="en-GB"/>
        </w:rPr>
        <w:instrText>ADDIN CSL_CITATION { "citationItems" : [ { "id" : "ITEM-1", "itemData" : { "DOI" : "10.1175/BAMS-D-15-00299.1", "ISSN" : "0003-0007", "author" : [ { "dropping-particle" : "", "family" : "Sprenger", "given" : "Michael", "non-dropping-particle" : "", "parse-names" : false, "suffix" : "" }, { "dropping-particle" : "", "family" : "Fragkoulidis", "given" : "Georgios", "non-dropping-particle" : "", "parse-names" : false, "suffix" : "" }, { "dropping-particle" : "", "family" : "Binder", "given" : "Hanin", "non-dropping-particle" : "", "parse-names" : false, "suffix" : "" }, { "dropping-particle" : "", "family" : "Croci-Maspoli", "given" : "Mischa", "non-dropping-particle" : "", "parse-names" : false, "suffix" : "" }, { "dropping-particle" : "", "family" : "Graf", "given" : "Pascal", "non-dropping-particle" : "", "parse-names" : false, "suffix" : "" }, { "dropping-particle" : "", "family" : "Grams", "given" : "Christian M.", "non-dropping-particle" : "", "parse-names" : false, "suffix" : "" }, { "dropping-particle" : "", "family" : "Knippertz", "given" : "Peter", "non-dropping-particle" : "", "parse-names" : false, "suffix" : "" }, { "dropping-particle" : "", "family" : "Madonna", "given" : "Erica", "non-dropping-particle" : "", "parse-names" : false, "suffix" : "" }, { "dropping-particle" : "", "family" : "Schemm", "given" : "Sebastian", "non-dropping-particle" : "", "parse-names" : false, "suffix" : "" }, { "dropping-particle" : "", "family" : "\u0160kerlak", "given" : "Bojan", "non-dropping-particle" : "", "parse-names" : false, "suffix" : "" }, { "dropping-particle" : "", "family" : "Wernli", "given" : "Heini", "non-dropping-particle" : "", "parse-names" : false, "suffix" : "" } ], "container-title" : "Bulletin of the American Meteorological Society", "id" : "ITEM-1", "issue" : "8", "issued" : { "date-parts" : [ [ "2017", "8" ] ] }, "page" : "1739-1748", "title" : "Global Climatologies of Eulerian and Lagrangian Flow Features based on ERA-Interim", "translator" : [ { "dropping-particle" : "", "family" : "Q5616", "given" : "", "non-dropping-particle" : "", "parse-names" : false, "suffix" : "" } ], "type" : "article-journal", "volume" : "98" }, "uris" : [ "http://www.mendeley.com/documents/?uuid=617458ca-be8c-40af-9cad-6f7fad8d1cc9" ] } ], "mendeley" : { "formattedCitation" : "(Sprenger et al., 2017)", "plainTextFormattedCitation" : "(Sprenger et al., 2017)", "previouslyFormattedCitation" : "(Sprenger et al., 2017)" }, "properties" : { "noteIndex" : 0 }, "schema" : "https://github.com/citation-style-language/schema/raw/master/csl-citation.json" }</w:instrText>
      </w:r>
      <w:r w:rsidRPr="003F2D6A">
        <w:rPr>
          <w:lang w:val="en-GB"/>
        </w:rPr>
        <w:fldChar w:fldCharType="separate"/>
      </w:r>
      <w:r w:rsidR="00E41CA2">
        <w:rPr>
          <w:noProof/>
          <w:lang w:val="en-GB"/>
        </w:rPr>
        <w:t>(Sprenger et al., 2017)</w:t>
      </w:r>
      <w:r w:rsidRPr="003F2D6A">
        <w:rPr>
          <w:lang w:val="en-GB"/>
        </w:rPr>
        <w:fldChar w:fldCharType="end"/>
      </w:r>
      <w:r w:rsidRPr="003F2D6A">
        <w:rPr>
          <w:lang w:val="en-GB"/>
        </w:rPr>
        <w:t xml:space="preserve">, such as feedbacks in the El Niño-Southern Oscillation </w:t>
      </w:r>
      <w:commentRangeStart w:id="642"/>
      <w:r w:rsidRPr="003F2D6A">
        <w:rPr>
          <w:lang w:val="en-GB"/>
        </w:rPr>
        <w:fldChar w:fldCharType="begin" w:fldLock="1"/>
      </w:r>
      <w:r w:rsidR="000465A7">
        <w:rPr>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"Q6594", "given" : "", "non-dropping-particle" : "", "parse-names" : false, "suffix" : "" } ], "type" : "article-journal", "volume" : "42" }, "uris" : [ "http://www.mendeley.com/documents/?uuid=8c14c969-c6a3-42bb-a821-b459dc693323" ] } ], "mendeley" : { "formattedCitation" : "(Bellenger et al., 2014)", "manualFormatting" : "(ENSO; Bellenger et al., 2014)", "plainTextFormattedCitation" : "(Bellenger et al., 2014)", "previouslyFormattedCitation" : "(Bellenger et al., 2014)" }, "properties" : { "noteIndex" : 0 }, "schema" : "https://github.com/citation-style-language/schema/raw/master/csl-citation.json" }</w:instrText>
      </w:r>
      <w:r w:rsidRPr="003F2D6A">
        <w:rPr>
          <w:lang w:val="en-GB"/>
        </w:rPr>
        <w:fldChar w:fldCharType="separate"/>
      </w:r>
      <w:r w:rsidR="00E41CA2">
        <w:rPr>
          <w:noProof/>
          <w:lang w:val="en-GB"/>
        </w:rPr>
        <w:t>(ENSO; Bellenger et al., 2014)</w:t>
      </w:r>
      <w:r w:rsidRPr="003F2D6A">
        <w:rPr>
          <w:lang w:val="en-GB"/>
        </w:rPr>
        <w:fldChar w:fldCharType="end"/>
      </w:r>
      <w:commentRangeEnd w:id="642"/>
      <w:r w:rsidR="00E41CA2">
        <w:rPr>
          <w:rStyle w:val="CommentReference"/>
          <w:rFonts w:asciiTheme="minorHAnsi" w:eastAsiaTheme="minorHAnsi" w:hAnsiTheme="minorHAnsi"/>
          <w:lang w:eastAsia="en-US"/>
        </w:rPr>
        <w:commentReference w:id="642"/>
      </w:r>
      <w:r w:rsidRPr="003F2D6A">
        <w:rPr>
          <w:lang w:val="en-GB"/>
        </w:rPr>
        <w:t xml:space="preserve">, Madden-Julian Oscillation (MJO) characteristics </w:t>
      </w:r>
      <w:commentRangeStart w:id="643"/>
      <w:commentRangeStart w:id="644"/>
      <w:r w:rsidRPr="003F2D6A">
        <w:rPr>
          <w:lang w:val="en-GB"/>
        </w:rPr>
        <w:fldChar w:fldCharType="begin" w:fldLock="1"/>
      </w:r>
      <w:r w:rsidR="000465A7">
        <w:rPr>
          <w:lang w:val="en-GB"/>
        </w:rPr>
        <w:instrText>ADDIN CSL_CITATION { "citationItems" : [ { "id" : "ITEM-1", "itemData" : { "DOI" : "10.1007/s00382-017-3558-4", "ISSN" : "0930-7575", "author" : [ { "dropping-particle" : "", "family" : "Ahn", "given" : "Min-Seop", "non-dropping-particle" : "", "parse-names" : false, "suffix" : "" }, { "dropping-particle" : "", "family" : "Kim", "given" : "Daehyun", "non-dropping-particle" : "", "parse-names" : false, "suffix" : "" }, { "dropping-particle" : "", "family" : "Sperber", "given" : "Kenneth R.", "non-dropping-particle" : "", "parse-names" : false, "suffix" : "" }, { "dropping-particle" : "", "family" : "Kang", "given" : "In-Sik", "non-dropping-particle" : "", "parse-names" : false, "suffix" : "" }, { "dropping-particle" : "", "family" : "Maloney", "given" : "Eric", "non-dropping-particle" : "", "parse-names" : false, "suffix" : "" }, { "dropping-particle" : "", "family" : "Waliser", "given" : "Duane", "non-dropping-particle" : "", "parse-names" : false, "suffix" : "" }, { "dropping-particle" : "", "family" : "Hendon", "given" : "Harry", "non-dropping-particle" : "", "parse-names" : false, "suffix" : "" } ], "container-title" : "Climate Dynamics", "id" : "ITEM-1", "issue" : "11-12", "issued" : { "date-parts" : [ [ "2017", "12", "23" ] ] }, "page" : "4023-4045", "title" : "MJO simulation in CMIP5 climate models: MJO skill metrics and process-oriented diagnosis", "translator" : [ { "dropping-particle" : "", "family" : "Q4683", "given" : "", "non-dropping-particle" : "", "parse-names" : false, "suffix" : "" } ], "type" : "article-journal", "volume" : "49" }, "uris" : [ "http://www.mendeley.com/documents/?uuid=5921711e-5245-4268-8a6b-4ee85510858e" ] }, { "id" : "ITEM-2", "itemData" : { "DOI" : "10.1175/2008JCLI2731.1", "ISSN" : "0894-8755", "author" : [ { "dropping-particle" : "", "family" : "MJO Working Group", "given" : "", "non-dropping-particle" : "", "parse-names" : false, "suffix" : "" } ], "container-title" : "Journal of Climate", "id" : "ITEM-2", "issue" : "11", "issued" : { "date-parts" : [ [ "2009", "6" ] ] }, "page" : "3006-3030", "title" : "MJO Simulation Diagnostics", "translator" : [ { "dropping-particle" : "", "family" : "Q4885", "given" : "", "non-dropping-particle" : "", "parse-names" : false, "suffix" : "" } ], "type" : "article-journal", "volume" : "22" }, "uris" : [ "http://www.mendeley.com/documents/?uuid=7b85d858-8df2-4488-981f-1f292f75df41" ] }, { "id" : "ITEM-3", "itemData" : { "DOI" : "10.1175/JAS-D-13-0240.1", "ISSN" : "0022-4928", "author" : [ { "dropping-particle" : "", "family" : "Benedict", "given" : "James J.", "non-dropping-particle" : "", "parse-names" : false, "suffix" : "" }, { "dropping-particle" : "", "family" : "Maloney", "given" : "Eric D.", "non-dropping-particle" : "", "parse-names" : false, "suffix" : "" }, { "dropping-particle" : "", "family" : "Sobel", "given" : "Adam H.", "non-dropping-particle" : "", "parse-names" : false, "suffix" : "" }, { "dropping-particle" : "", "family" : "Frierson", "given" : "Dargan M. W.", "non-dropping-particle" : "", "parse-names" : false, "suffix" : "" } ], "container-title" : "Journal of the Atmospheric Sciences", "id" : "ITEM-3", "issue" : "9", "issued" : { "date-parts" : [ [ "2014", "9" ] ] }, "page" : "3327-3349", "title" : "Gross Moist Stability and MJO Simulation Skill in Three Full-Physics GCMs", "translator" : [ { "dropping-particle" : "", "family" : "Q4890", "given" : "", "non-dropping-particle" : "", "parse-names" : false, "suffix" : "" } ], "type" : "article-journal", "volume" : "71" }, "uris" : [ "http://www.mendeley.com/documents/?uuid=f785d464-4368-4181-9334-ab0032d86748" ] }, { "id" : "ITEM-4", "itemData" : { "DOI" : "10.1002/2014JD022375", "ISSN" : "2169897X", "author" : [ { "dropping-particle" : "", "family" : "Jiang", "given" : "Xianan", "non-dropping-particle" : "", "parse-names" : false, "suffix" : "" }, { "dropping-particle" : "", "family" : "Waliser", "given" : "Duane E.", "non-dropping-particle" : "", "parse-names" : false, "suffix" : "" }, { "dropping-particle" : "", "family" : "Xavier", "given" : "Prince K.", "non-dropping-particle" : "", "parse-names" : false, "suffix" : "" }, { "dropping-particle" : "", "family" : "Petch", "given" : "Jon", "non-dropping-particle" : "", "parse-names" : false, "suffix" : "" }, { "dropping-particle" : "", "family" : "Klingaman", "given" : "Nicholas P.", "non-dropping-particle" : "", "parse-names" : false, "suffix" : "" }, { "dropping-particle" : "", "family" : "Woolnough", "given" : "Steven J.", "non-dropping-particle" : "", "parse-names" : false, "suffix" : "" }, { "dropping-particle" : "", "family" : "Guan", "given" : "Bin", "non-dropping-particle" : "", "parse-names" : false, "suffix" : "" }, { "dropping-particle" : "", "family" : "Bellon", "given" : "Gilles", "non-dropping-particle" : "", "parse-names" : false, "suffix" : "" }, { "dropping-particle" : "", "family" : "Crueger", "given" : "Traute", "non-dropping-particle" : "", "parse-names" : false, "suffix" : "" }, { "dropping-particle" : "", "family" : "DeMott", "given" : "Charlotte", "non-dropping-particle" : "", "parse-names" : false, "suffix" : "" }, { "dropping-particle" : "", "family" : "Hannay", "given" : "Cecile", "non-dropping-particle" : "", "parse-names" : false, "suffix" : "" }, { "dropping-particle" : "", "family" : "Lin", "given" : "Hai", "non-dropping-particle" : "", "parse-names" : false, "suffix" : "" }, { "dropping-particle" : "", "family" : "Hu", "given" : "Wenting", "non-dropping-particle" : "", "parse-names" : false, "suffix" : "" }, { "dropping-particle" : "", "family" : "Kim", "given" : "Daehyun", "non-dropping-particle" : "", "parse-names" : false, "suffix" : "" }, { "dropping-particle" : "", "family" : "Lappen", "given" : "Cara-Lyn", "non-dropping-particle" : "", "parse-names" : false, "suffix" : "" }, { "dropping-particle" : "", "family" : "Lu", "given" : "Mong-Ming", "non-dropping-particle" : "", "parse-names" : false, "suffix" : "" }, { "dropping-particle" : "", "family" : "Ma", "given" : "Hsi-Yen", "non-dropping-particle" : "", "parse-names" : false, "suffix" : "" }, { "dropping-particle" : "", "family" : "Miyakawa", "given" : "Tomoki", "non-dropping-particle" : "", "parse-names" : false, "suffix" : "" }, { "dropping-particle" : "", "family" : "Ridout", "given" : "James A.", "non-dropping-particle" : "", "parse-names" : false, "suffix" : "" }, { "dropping-particle" : "", "family" : "Schubert", "given" : "Siegfried D.", "non-dropping-particle" : "", "parse-names" : false, "suffix" : "" }, { "dropping-particle" : "", "family" : "Scinocca", "given" : "John", "non-dropping-particle" : "", "parse-names" : false, "suffix" : "" }, { "dropping-particle" : "", "family" : "Seo", "given" : "Kyong-Hwan", "non-dropping-particle" : "", "parse-names" : false, "suffix" : "" }, { "dropping-particle" : "", "family" : "Shindo", "given" : "Eiki", "non-dropping-particle" : "", "parse-names" : false, "suffix" : "" }, { "dropping-particle" : "", "family" : "Song", "given" : "Xiaoliang", "non-dropping-particle" : "", "parse-names" : false, "suffix" : "" }, { "dropping-particle" : "", "family" : "Stan", "given" : "Cristiana", "non-dropping-particle" : "", "parse-names" : false, "suffix" : "" }, { "dropping-particle" : "", "family" : "Tseng", "given" : "Wan-Ling", "non-dropping-particle" : "", "parse-names" : false, "suffix" : "" }, { "dropping-particle" : "", "family" : "Wang", "given" : "Wanqiu", "non-dropping-particle" : "", "parse-names" : false, "suffix" : "" }, { "dropping-particle" : "", "family" : "Wu", "given" : "Tongwen", "non-dropping-particle" : "", "parse-names" : false, "suffix" : "" }, { "dropping-particle" : "", "family" : "Wu", "given" : "Xiaoqing", "non-dropping-particle" : "", "parse-names" : false, "suffix" : "" }, { "dropping-particle" : "", "family" : "Wyser", "given" : "Klaus", "non-dropping-particle" : "", "parse-names" : false, "suffix" : "" }, { "dropping-particle" : "", "family" : "Zhang", "given" : "Guang J.", "non-dropping-particle" : "", "parse-names" : false, "suffix" : "" }, { "dropping-particle" : "", "family" : "Zhu", "given" : "Hongyan", "non-dropping-particle" : "", "parse-names" : false, "suffix" : "" } ], "container-title" : "Journal of Geophysical Research: Atmospheres", "id" : "ITEM-4", "issue" : "10", "issued" : { "date-parts" : [ [ "2015", "5", "27" ] ] }, "page" : "4718-4748", "title" : "Vertical structure and physical processes of the Madden-Julian oscillation: Exploring key model physics in climate simulations", "translator" : [ { "dropping-particle" : "", "family" : "Q4881", "given" : "", "non-dropping-particle" : "", "parse-names" : false, "suffix" : "" } ], "type" : "article-journal", "volume" : "120" }, "uris" : [ "http://www.mendeley.com/documents/?uuid=bde5ceda-9c3e-4122-9946-d5e89fbb149d" ] }, { "id" : "ITEM-5", "itemData" : { "DOI" : "10.1175/JCLI-D-14-00767.1", "ISSN" : "0894-8755", "author" : [ { "dropping-particle" : "", "family" : "Kim", "given" : "Daehyun", "non-dropping-particle" : "", "parse-names" : false, "suffix" : "" }, { "dropping-particle" : "", "family" : "Ahn", "given" : "Min-Seop", "non-dropping-particle" : "", "parse-names" : false, "suffix" : "" }, { "dropping-particle" : "", "family" : "Kang", "given" : "In-Sik", "non-dropping-particle" : "", "parse-names" : false, "suffix" : "" }, { "dropping-particle" : "", "family" : "Genio", "given" : "Anthony D.", "non-dropping-particle" : "Del", "parse-names" : false, "suffix" : "" } ], "container-title" : "Journal of Climate", "id" : "ITEM-5", "issue" : "17", "issued" : { "date-parts" : [ [ "2015", "9" ] ] }, "page" : "6979-6994", "title" : "Role of Longwave Cloud\u2013Radiation Feedback in the Simulation of the Madden\u2013Julian Oscillation", "translator" : [ { "dropping-particle" : "", "family" : "Q4891", "given" : "", "non-dropping-particle" : "", "parse-names" : false, "suffix" : "" } ], "type" : "article-journal", "volume" : "28" }, "uris" : [ "http://www.mendeley.com/documents/?uuid=17312057-fedb-4306-a2bf-5fa3eae9fae7" ] } ], "mendeley" : { "formattedCitation" : "(MJO Working Group, 2009; Benedict et al., 2014; Jiang et al., 2015; Kim et al., 2015a; Ahn et al., 2017)", "manualFormatting" : "(Ahn et al., 2017; Benedict et al., 2014; Jiang et al., 2015; Kim et al., 2015)", "plainTextFormattedCitation" : "(MJO Working Group, 2009; Benedict et al., 2014; Jiang et al., 2015; Kim et al., 2015a; Ahn et al., 2017)", "previouslyFormattedCitation" : "(MJO Working Group, 2009; Benedict et al., 2014; Jiang et al., 2015; Kim et al., 2015a; Ahn et al., 2017)" }, "properties" : { "noteIndex" : 0 }, "schema" : "https://github.com/citation-style-language/schema/raw/master/csl-citation.json" }</w:instrText>
      </w:r>
      <w:r w:rsidRPr="003F2D6A">
        <w:rPr>
          <w:lang w:val="en-GB"/>
        </w:rPr>
        <w:fldChar w:fldCharType="separate"/>
      </w:r>
      <w:r w:rsidR="00E41CA2">
        <w:rPr>
          <w:noProof/>
          <w:lang w:val="en-GB"/>
        </w:rPr>
        <w:t xml:space="preserve">(Ahn et al., 2017; Benedict et al., 2014; Jiang et al., 2015; </w:t>
      </w:r>
      <w:ins w:id="645" w:author="Robin Matthews" w:date="2021-07-11T16:31:00Z">
        <w:r w:rsidR="00A52E2A">
          <w:rPr>
            <w:noProof/>
            <w:lang w:val="en-GB"/>
          </w:rPr>
          <w:t xml:space="preserve">D. </w:t>
        </w:r>
      </w:ins>
      <w:r w:rsidR="00E41CA2">
        <w:rPr>
          <w:noProof/>
          <w:lang w:val="en-GB"/>
        </w:rPr>
        <w:t>Kim et al., 2015)</w:t>
      </w:r>
      <w:r w:rsidRPr="003F2D6A">
        <w:rPr>
          <w:lang w:val="en-GB"/>
        </w:rPr>
        <w:fldChar w:fldCharType="end"/>
      </w:r>
      <w:commentRangeEnd w:id="643"/>
      <w:commentRangeEnd w:id="644"/>
      <w:r w:rsidR="00A52E2A">
        <w:rPr>
          <w:rStyle w:val="CommentReference"/>
          <w:rFonts w:asciiTheme="minorHAnsi" w:eastAsiaTheme="minorHAnsi" w:hAnsiTheme="minorHAnsi"/>
          <w:lang w:eastAsia="en-US"/>
        </w:rPr>
        <w:commentReference w:id="643"/>
      </w:r>
      <w:r w:rsidR="00E41CA2">
        <w:rPr>
          <w:rStyle w:val="CommentReference"/>
          <w:rFonts w:asciiTheme="minorHAnsi" w:eastAsiaTheme="minorHAnsi" w:hAnsiTheme="minorHAnsi"/>
          <w:lang w:eastAsia="en-US"/>
        </w:rPr>
        <w:commentReference w:id="644"/>
      </w:r>
      <w:r w:rsidRPr="003F2D6A">
        <w:rPr>
          <w:lang w:val="en-GB"/>
        </w:rPr>
        <w:t xml:space="preserve">, extra-tropical modes of variability </w:t>
      </w:r>
      <w:r w:rsidRPr="003F2D6A">
        <w:rPr>
          <w:lang w:val="en-GB"/>
        </w:rPr>
        <w:fldChar w:fldCharType="begin" w:fldLock="1"/>
      </w:r>
      <w:r w:rsidR="000465A7">
        <w:rPr>
          <w:lang w:val="en-GB"/>
        </w:rPr>
        <w:instrText>ADDIN CSL_CITATION { "citationItems" : [ { "id" : "ITEM-1", "itemData" : { "DOI" : "10.1007/s00382-018-4355-4", "ISSN" : "0930-7575",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"Q5619", "given" : "", "non-dropping-particle" : "", "parse-names" : false, "suffix" : "" } ], "type" : "article-journal", "volume" : "52" }, "uris" : [ "http://www.mendeley.com/documents/?uuid=20fa9198-5738-4ae6-98c1-5664cf3179a3" ] } ], "mendeley" : { "formattedCitation" : "(Lee et al., 2019)", "plainTextFormattedCitation" : "(Lee et al., 2019)", "previouslyFormattedCitation" : "(Lee et al., 2019)" }, "properties" : { "noteIndex" : 0 }, "schema" : "https://github.com/citation-style-language/schema/raw/master/csl-citation.json" }</w:instrText>
      </w:r>
      <w:r w:rsidRPr="003F2D6A">
        <w:rPr>
          <w:lang w:val="en-GB"/>
        </w:rPr>
        <w:fldChar w:fldCharType="separate"/>
      </w:r>
      <w:r w:rsidR="00E41CA2">
        <w:rPr>
          <w:noProof/>
          <w:lang w:val="en-GB"/>
        </w:rPr>
        <w:t>(Lee et al., 2019)</w:t>
      </w:r>
      <w:r w:rsidRPr="003F2D6A">
        <w:rPr>
          <w:lang w:val="en-GB"/>
        </w:rPr>
        <w:fldChar w:fldCharType="end"/>
      </w:r>
      <w:r w:rsidRPr="003F2D6A">
        <w:rPr>
          <w:lang w:val="en-GB"/>
        </w:rPr>
        <w:t xml:space="preserve">, cyclone tracking </w:t>
      </w:r>
      <w:r w:rsidRPr="003F2D6A">
        <w:rPr>
          <w:lang w:val="en-GB"/>
        </w:rPr>
        <w:fldChar w:fldCharType="begin" w:fldLock="1"/>
      </w:r>
      <w:r w:rsidR="000465A7">
        <w:rPr>
          <w:lang w:val="en-GB"/>
        </w:rPr>
        <w:instrText>ADDIN CSL_CITATION { "citationItems" : [ { "id" : "ITEM-1", "itemData" : { "DOI" : "10.1175/BAMS-D-11-00154.1", "ISSN" : "0003-0007", "author" : [ { "dropping-particle" : "", "family" : "Neu", "given" : "Urs", "non-dropping-particle" : "", "parse-names" : false, "suffix" : "" }, { "dropping-particle" : "", "family" : "Akperov", "given" : "Mirseid G.", "non-dropping-particle" : "", "parse-names" : false, "suffix" : "" }, { "dropping-particle" : "", "family" : "Bellenbaum", "given" : "Nina", "non-dropping-particle" : "", "parse-names" : false, "suffix" : "" }, { "dropping-particle" : "", "family" : "Benestad", "given" : "Rasmus", "non-dropping-particle" : "", "parse-names" : false, "suffix" : "" }, { "dropping-particle" : "", "family" : "Blender", "given" : "Richard", "non-dropping-particle" : "", "parse-names" : false, "suffix" : "" }, { "dropping-particle" : "", "family" : "Caballero", "given" : "Rodrigo", "non-dropping-particle" : "", "parse-names" : false, "suffix" : "" }, { "dropping-particle" : "", "family" : "Cocozza", "given" : "Angela", "non-dropping-particle" : "", "parse-names" : false, "suffix" : "" }, { "dropping-particle" : "", "family" : "Dacre", "given" : "Helen F.", "non-dropping-particle" : "", "parse-names" : false, "suffix" : "" }, { "dropping-particle" : "", "family" : "Feng", "given" : "Yang", "non-dropping-particle" : "", "parse-names" : false, "suffix" : "" }, { "dropping-particle" : "", "family" : "Fraedrich", "given" : "Klaus", "non-dropping-particle" : "", "parse-names" : false, "suffix" : "" }, { "dropping-particle" : "", "family" : "Grieger", "given" : "Jens", "non-dropping-particle" : "", "parse-names" : false, "suffix" : "" }, { "dropping-particle" : "", "family" : "Gulev", "given" : "Sergey", "non-dropping-particle" : "", "parse-names" : false, "suffix" : "" }, { "dropping-particle" : "", "family" : "Hanley", "given" : "John", "non-dropping-particle" : "", "parse-names" : false, "suffix" : "" }, { "dropping-particle" : "", "family" : "Hewson", "given" : "Tim", "non-dropping-particle" : "", "parse-names" : false, "suffix" : "" }, { "dropping-particle" : "", "family" : "Inatsu", "given" : "Masaru", "non-dropping-particle" : "", "parse-names" : false, "suffix" : "" }, { "dropping-particle" : "", "family" : "Keay", "given" : "Kevin", "non-dropping-particle" : "", "parse-names" : false, "suffix" : "" }, { "dropping-particle" : "", "family" : "Kew", "given" : "Sarah F.", "non-dropping-particle" : "", "parse-names" : false, "suffix" : "" }, { "dropping-particle" : "", "family" : "Kindem", "given" : "Ina", "non-dropping-particle" : "", "parse-names" : false, "suffix" : "" }, { "dropping-particle" : "", "family" : "Leckebusch", "given" : "Gregor C.", "non-dropping-particle" : "", "parse-names" : false, "suffix" : "" }, { "dropping-particle" : "", "family" : "Liberato", "given" : "Margarida L. R.", "non-dropping-particle" : "", "parse-names" : false, "suffix" : "" }, { "dropping-particle" : "", "family" : "Lionello", "given" : "Piero", "non-dropping-particle" : "", "parse-names" : false, "suffix" : "" }, { "dropping-particle" : "", "family" : "Mokhov", "given" : "Igor I.", "non-dropping-particle" : "", "parse-names" : false, "suffix" : "" }, { "dropping-particle" : "", "family" : "Pinto", "given" : "Joaquim G.", "non-dropping-particle" : "", "parse-names" : false, "suffix" : "" }, { "dropping-particle" : "", "family" : "Raible", "given" : "Christoph C.", "non-dropping-particle" : "", "parse-names" : false, "suffix" : "" }, { "dropping-particle" : "", "family" : "Reale", "given" : "Marco", "non-dropping-particle" : "", "parse-names" : false, "suffix" : "" }, { "dropping-particle" : "", "family" : "Rudeva", "given" : "Irina", "non-dropping-particle" : "", "parse-names" : false, "suffix" : "" }, { "dropping-particle" : "", "family" : "Schuster", "given" : "Mareike", "non-dropping-particle" : "", "parse-names" : false, "suffix" : "" }, { "dropping-particle" : "", "family" : "Simmonds", "given" : "Ian", "non-dropping-particle" : "", "parse-names" : false, "suffix" : "" }, { "dropping-particle" : "", "family" : "Sinclair", "given" : "Mark", "non-dropping-particle" : "", "parse-names" : false, "suffix" : "" }, { "dropping-particle" : "", "family" : "Sprenger", "given" : "Michael", "non-dropping-particle" : "", "parse-names" : false, "suffix" : "" }, { "dropping-particle" : "", "family" : "Tilinina", "given" : "Natalia D.", "non-dropping-particle" : "", "parse-names" : false, "suffix" : "" }, { "dropping-particle" : "", "family" : "Trigo", "given" : "Isabel F.", "non-dropping-particle" : "", "parse-names" : false, "suffix" : "" }, { "dropping-particle" : "", "family" : "Ulbrich", "given" : "Sven", "non-dropping-particle" : "", "parse-names" : false, "suffix" : "" }, { "dropping-particle" : "", "family" : "Ulbrich", "given" : "Uwe", "non-dropping-particle" : "", "parse-names" : false, "suffix" : "" }, { "dropping-particle" : "", "family" : "Wang", "given" : "Xiaolan L.", "non-dropping-particle" : "", "parse-names" : false, "suffix" : "" }, { "dropping-particle" : "", "family" : "Wernli", "given" : "Heini", "non-dropping-particle" : "", "parse-names" : false, "suffix" : "" } ], "container-title" : "Bulletin of the American Meteorological Society", "id" : "ITEM-1", "issue" : "4", "issued" : { "date-parts" : [ [ "2013", "4" ] ] }, "page" : "529-547", "title" : "IMILAST: A Community Effort to Intercompare Extratropical Cyclone Detection and Tracking Algorithms", "translator" : [ { "dropping-particle" : "", "family" : "Q3746", "given" : "", "non-dropping-particle" : "", "parse-names" : false, "suffix" : "" } ], "type" : "article-journal", "volume" : "94" }, "uris" : [ "http://www.mendeley.com/documents/?uuid=4cfcdc62-38d6-4710-b321-f601caf39934" ] }, { "id" : "ITEM-2",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"ITEM-2",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"(Neu et al., 2013; Flaounas et al., 2018)", "plainTextFormattedCitation" : "(Neu et al., 2013; Flaounas et al., 2018)", "previouslyFormattedCitation" : "(Neu et al., 2013; Flaounas et al., 2018)" }, "properties" : { "noteIndex" : 0 }, "schema" : "https://github.com/citation-style-language/schema/raw/master/csl-citation.json" }</w:instrText>
      </w:r>
      <w:r w:rsidRPr="003F2D6A">
        <w:rPr>
          <w:lang w:val="en-GB"/>
        </w:rPr>
        <w:fldChar w:fldCharType="separate"/>
      </w:r>
      <w:r w:rsidR="00E41CA2">
        <w:rPr>
          <w:noProof/>
        </w:rPr>
        <w:t>(Neu et al., 2013; Flaounas et al., 2018)</w:t>
      </w:r>
      <w:r w:rsidRPr="003F2D6A">
        <w:rPr>
          <w:lang w:val="en-GB"/>
        </w:rPr>
        <w:fldChar w:fldCharType="end"/>
      </w:r>
      <w:r w:rsidRPr="00FB6EB0">
        <w:t xml:space="preserve">, front detection </w:t>
      </w:r>
      <w:r w:rsidRPr="003F2D6A">
        <w:rPr>
          <w:lang w:val="en-GB"/>
        </w:rPr>
        <w:fldChar w:fldCharType="begin" w:fldLock="1"/>
      </w:r>
      <w:r w:rsidR="000465A7">
        <w:instrText>ADDIN CSL_CITATION { "citationItems" : [ { "id" : "ITEM-1", "itemData" : { "DOI" : "10.1175/MWR-D-12-00252.1", "ISSN" : "0027-0644", "author" : [ { "dropping-particle" : "", "family" : "Hope", "given" : "Pandora", "non-dropping-particle" : "", "parse-names" : false, "suffix" : "" }, { "dropping-particle" : "", "family" : "Keay", "given" : "Kevin", "non-dropping-particle" : "", "parse-names" : false, "suffix" : "" }, { "dropping-particle" : "", "family" : "Pook", "given" : "Michael", "non-dropping-particle" : "", "parse-names" : false, "suffix" : "" }, { "dropping-particle" : "", "family" : "Catto", "given" : "Jennifer", "non-dropping-particle" : "", "parse-names" : false, "suffix" : "" }, { "dropping-particle" : "", "family" : "Simmonds", "given" : "Ian", "non-dropping-particle" : "", "parse-names" : false, "suffix" : "" }, { "dropping-particle" : "", "family" : "Mills", "given" : "Graham", "non-dropping-particle" : "", "parse-names" : false, "suffix" : "" }, { "dropping-particle" : "", "family" : "McIntosh", "given" : "Peter", "non-dropping-particle" : "", "parse-names" : false, "suffix" : "" }, { "dropping-particle" : "", "family" : "Risbey", "given" : "James", "non-dropping-particle" : "", "parse-names" : false, "suffix" : "" }, { "dropping-particle" : "", "family" : "Berry", "given" : "Gareth", "non-dropping-particle" : "", "parse-names" : false, "suffix" : "" } ], "container-title" : "Monthly Weather Review", "id" : "ITEM-1", "issue" : "1", "issued" : { "date-parts" : [ [ "2014", "1" ] ] }, "page" : "343-363", "title" : "A Comparison of Automated Methods of Front Recognition for Climate Studies: A Case Study in Southwest Western Australia", "translator" : [ { "dropping-particle" : "", "family" : "Q5413", "given" : "", "non-dropping-particle" : "", "parse-names" : false, "suffix" : "" } ], "type" : "article-journal", "volume" : "142" }, "uris" : [ "http://www.mendeley.com/documents/?uuid=98a311f9-5074-4f5b-903c-4471f12fd4b4" ] }, { "id" : "ITEM-2", "itemData" : { "DOI" : "10.1002/qj.2471", "ISSN" : "00359009", "author" : [ { "dropping-particle" : "", "family" : "Schemm", "given" : "Sebastian", "non-dropping-particle" : "", "parse-names" : false, "suffix" : "" }, { "dropping-particle" : "", "family" : "Rudeva", "given" : "Irina", "non-dropping-particle" : "", "parse-names" : false, "suffix" : "" }, { "dropping-particle" : "", "family" : "Simmonds", "given" : "Ian", "non-dropping-particle" : "", "parse-names" : false, "suffix" : "" } ], "container-title" : "Quarterly Journal of the Royal Meteorological Society", "id" : "ITEM-2", "issue" : "690", "issued" : { "date-parts" : [ [ "2015", "7" ] ] }, "page" : "1686-1698", "title" : "Extratropical fronts in the lower troposphere-global perspectives obtained from two automated methods", "translator" : [ { "dropping-particle" : "", "family" : "Q5618", "given" : "", "non-dropping-particle" : "", "parse-names" : false, "suffix" : "" } ], "type" : "article-journal", "volume" : "141" }, "uris" : [ "http://www.mendeley.com/documents/?uuid=19701cce-3e2e-4110-a796-48cc0003c8a7" ] } ], "mendeley" : { "formattedCitation" : "(Hope et al., 2014; Schemm et al., 2015)", "plainTextFormattedCitation" : "(Hope et al., 2014; Schemm et al., 2015)", "previouslyFormattedCitation" : "(Hope et al., 2014; Schemm et al., 2015)" }, "properties" : { "noteIndex" : 0 }, "schema" : "https://github.com/citation-style-language/schema/raw/master/csl-citation.json" }</w:instrText>
      </w:r>
      <w:r w:rsidRPr="003F2D6A">
        <w:rPr>
          <w:lang w:val="en-GB"/>
        </w:rPr>
        <w:fldChar w:fldCharType="separate"/>
      </w:r>
      <w:r w:rsidR="00E41CA2">
        <w:rPr>
          <w:noProof/>
        </w:rPr>
        <w:t>(Hope et al., 2014; Schemm et al., 2015)</w:t>
      </w:r>
      <w:r w:rsidRPr="003F2D6A">
        <w:rPr>
          <w:lang w:val="en-GB"/>
        </w:rPr>
        <w:fldChar w:fldCharType="end"/>
      </w:r>
      <w:r w:rsidRPr="00FB6EB0">
        <w:t>,</w:t>
      </w:r>
      <w:r w:rsidRPr="00FB6EB0">
        <w:rPr>
          <w:color w:val="FF0000"/>
        </w:rPr>
        <w:t xml:space="preserve"> </w:t>
      </w:r>
      <w:r w:rsidRPr="00FB6EB0">
        <w:rPr>
          <w:color w:val="1A1A1A"/>
          <w:shd w:val="clear" w:color="auto" w:fill="FFFFFF"/>
        </w:rPr>
        <w:t>thunderstorm environment parameters</w:t>
      </w:r>
      <w:r w:rsidRPr="00FB6EB0">
        <w:rPr>
          <w:color w:val="FF0000"/>
        </w:rPr>
        <w:t xml:space="preserve"> </w:t>
      </w:r>
      <w:r w:rsidRPr="003F2D6A">
        <w:rPr>
          <w:lang w:val="en-GB"/>
        </w:rPr>
        <w:fldChar w:fldCharType="begin" w:fldLock="1"/>
      </w:r>
      <w:r w:rsidR="000465A7">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"plainTextFormattedCitation" : "(Bukovsky et al., 2017)", "previouslyFormattedCitation" : "(Bukovsky et al., 2017)" }, "properties" : { "noteIndex" : 0 }, "schema" : "https://github.com/citation-style-language/schema/raw/master/csl-citation.json" }</w:instrText>
      </w:r>
      <w:r w:rsidRPr="003F2D6A">
        <w:rPr>
          <w:lang w:val="en-GB"/>
        </w:rPr>
        <w:fldChar w:fldCharType="separate"/>
      </w:r>
      <w:r w:rsidR="00E41CA2">
        <w:rPr>
          <w:noProof/>
          <w:lang w:val="en-GB"/>
        </w:rPr>
        <w:t>(Bukovsky et al., 2017)</w:t>
      </w:r>
      <w:r w:rsidRPr="003F2D6A">
        <w:rPr>
          <w:lang w:val="en-GB"/>
        </w:rPr>
        <w:fldChar w:fldCharType="end"/>
      </w:r>
      <w:r w:rsidRPr="003F2D6A">
        <w:rPr>
          <w:lang w:val="en-GB"/>
        </w:rPr>
        <w:t>,</w:t>
      </w:r>
      <w:r w:rsidRPr="003F2D6A">
        <w:rPr>
          <w:color w:val="000000" w:themeColor="text1"/>
          <w:lang w:val="en-GB"/>
        </w:rPr>
        <w:t xml:space="preserve"> African easterly waves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"10.1175/JCLI-D-13-00677.1", "ISSN" : "0894-8755", "abstract" : "The relationship between African easterly waves and convection is examined in two coupled general circulation models: the Community Climate System Model (CCSM) and the \u201csuperparameterized\u201d CCSM (SP-CCSM). In the CCSM, the easterly waves are much weaker than observed. In the SP-CCSM, a two-dimensional cloud-resolving model replaces the conventional cloud parameterizations of CCSM. Results show that this allows for the simulation of easterly waves with realistic horizontal and vertical structures, although the model exaggerates the intensity of easterly wave activity over West Africa. The simulated waves of SP-CCSM are generated in East Africa and propagate westward at similar (although slightly slower) phase speeds to observations. The vertical structure of the waves resembles the first baroclinic mode. The coupling of the waves with convection is realistic. Evidence is provided herein that the diabatic heating associated with deep convection provides energy to the waves simulated in SP-CCSM. In contrast, horizontal and vertical structures of the weak waves in CCSM are unrealistic, and the simulated convection is decoupled from the circulation.", "author" : [ { "dropping-particle" : "", "family" : "McCrary", "given" : "Rachel R.", "non-dropping-particle" : "", "parse-names" : false, "suffix" : "" }, { "dropping-particle" : "", "family" : "Randall", "given" : "David A.", "non-dropping-particle" : "", "parse-names" : false, "suffix" : "" }, { "dropping-particle" : "", "family" : "Stan", "given" : "Cristiana", "non-dropping-particle" : "", "parse-names" : false, "suffix" : "" } ], "container-title" : "Journal of Climate", "id" : "ITEM-1", "issue" : "22", "issued" : { "date-parts" : [ [ "2014", "11", "15" ] ] }, "page" : "8323-8341", "title" : "Simulations of the West African Monsoon with a Superparameterized Climate Model. Part II: African Easterly Waves", "translator" : [ { "dropping-particle" : "", "family" : "Q6401", "given" : "", "non-dropping-particle" : "", "parse-names" : false, "suffix" : "" } ], "type" : "article-journal", "volume" : "27" }, "uris" : [ "http://www.mendeley.com/documents/?uuid=ec9b04d1-a90f-4e58-8995-0ed2d0249e6d" ] }, { "id" : "ITEM-2", "itemData" : { "DOI" : "10.1175/JCLI-D-15-0145.1", "ISSN" : "0894-8755", "abstract" : "African easterly waves (AEWs) can act as seed disturbances for tropical cyclones (TCs) in the Atlantic, and changes in future AEW activity may have important consequences for development of TCs. The simulation of AEWs was investigated using output from phase 5 of the Coupled Model Intercomparison Project (CMIP5) suite of experiments, including coupled historical and future simulations and atmosphere only (AMIP) simulations. Large biases exist in the simulation of low- (850 hPa) and midlevel (700 hPa) eddy kinetic energy (EKE, a proxy for AEW activity) in AMIP and historical simulations. CMIP5 models simulate excessive EKE and deficient rainfall south of 17\u00b0N. The same biases exist in historical and AMIP models and are not a consequence of errors in sea surface temperatures. The models also struggle to accurately couple AEWs and rainfall, with little improvement from CMIP3 models. CMIP5 models are unable to propagate AEWs across the coast and into the Atlantic, which is shown to be related to the resolution of the Guinea Highlands. Future projections of the annual cycle of AEW activity show a reduction in late spring and early summer and a large increase between July and October that is consistent with rainfall projections in the Sahel, but large differences exists in future projections between high- and low-resolution models. The simulation of AEWs is challenging for CMIP5 models and must be further diagnosed in order to accurately predict future TC activity and rainfall in the Sahel.", "author" : [ { "dropping-particle" : "", "family" : "Martin", "given" : "Elinor R.", "non-dropping-particle" : "", "parse-names" : false, "suffix" : "" }, { "dropping-particle" : "", "family" : "Thorncroft", "given" : "Chris", "non-dropping-particle" : "", "parse-names" : false, "suffix" : "" } ], "container-title" : "Journal of Climate", "id" : "ITEM-2", "issue" : "19", "issued" : { "date-parts" : [ [ "2015", "10", "1" ] ] }, "page" : "7702-7715", "title" : "Representation of African Easterly Waves in CMIP5 Models", "translator" : [ { "dropping-particle" : "", "family" : "Q6400", "given" : "", "non-dropping-particle" : "", "parse-names" : false, "suffix" : "" } ], "type" : "article-journal", "volume" : "28" }, "uris" : [ "http://www.mendeley.com/documents/?uuid=7a6226bf-c34b-4f1c-9ded-2a780fe67da9" ] } ], "mendeley" : { "formattedCitation" : "(McCrary et al., 2014; Martin and Thorncroft, 2015)", "plainTextFormattedCitation" : "(McCrary et al., 2014; Martin and Thorncroft, 2015)", "previouslyFormattedCitation" : "(McCrary et al., 2014; Martin and Thorncroft, 2015)"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(McCrary et al., 2014; Martin and Thorncroft, 2015)</w:t>
      </w:r>
      <w:r w:rsidRPr="003F2D6A">
        <w:rPr>
          <w:color w:val="000000" w:themeColor="text1"/>
          <w:lang w:val="en-GB"/>
        </w:rPr>
        <w:fldChar w:fldCharType="end"/>
      </w:r>
      <w:r w:rsidRPr="003F2D6A">
        <w:rPr>
          <w:color w:val="000000" w:themeColor="text1"/>
          <w:lang w:val="en-GB"/>
        </w:rPr>
        <w:t xml:space="preserve">, land-atmosphere coupling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"10.1002/joc.4274", "ISSN" : "08998418", "author" : [ { "dropping-particle" : "", "family" : "Spennemann", "given" : "Pablo C.", "non-dropping-particle" : "", "parse-names" : false, "suffix" : "" }, { "dropping-particle" : "", "family" : "Saulo", "given" : "Andrea Celeste", "non-dropping-particle" : "", "parse-names" : false, "suffix" : "" } ], "container-title" : "International Journal of Climatology", "id" : "ITEM-1", "issue" : "14", "issued" : { "date-parts" : [ [ "2015", "11", "30" ] ] }, "page" : "4151-4166", "title" : "An estimation of the land-atmosphere coupling strength in South America using the Global Land Data Assimilation System", "translator" : [ { "dropping-particle" : "", "family" : "Q6399", "given" : "", "non-dropping-particle" : "", "parse-names" : false, "suffix" : "" } ], "type" : "article-journal", "volume" : "35" }, "uris" : [ "http://www.mendeley.com/documents/?uuid=bc3077e6-efe9-42db-930a-725e69ee8bb7" ] }, { "id" : "ITEM-2", "itemData" : { "DOI" : "10.1175/BAMS-D-17-0001.1", "ISSN" : "0003-0007", "abstract" : "Land\u2013atmosphere (L-A) interactions are a main driver of Earth\u2019s surface water and energy budgets; as such, they modulate near-surface climate, including clouds and precipitation, and can influence the persistence of extremes such as drought. Despite their importance, the representation of L-A interactions in weather and climate models remains poorly constrained, as they involve a complex set of processes that are difficult to observe in nature. In addition, a complete understanding of L-A processes requires interdisciplinary expertise and approaches that transcend traditional research paradigms and communities. To address these issues, the international Global Energy and Water Exchanges project (GEWEX) Global Land\u2013Atmosphere System Study (GLASS) panel has supported \u201cL-A coupling\u201d as one of its core themes for well over a decade. Under this initiative, several successful land surface and global climate modeling projects have identified hot spots of L-A coupling and helped quantify the role of land surface states in weather and climate predictability. GLASS formed the Local Land\u2013Atmosphere Coupling (LoCo) project and working group to examine L-A interactions at the process level, focusing on understanding and quantifying these processes in nature and evaluating them in models. LoCo has produced an array of L-A coupling metrics for different applications and scales and has motivated a growing number of young scientists from around the world. This article provides an overview of the LoCo effort, including metric and model applications, along with scientific and programmatic developments and challenges.", "author" : [ { "dropping-particle" : "", "family" : "Santanello", "given" : "Joseph A.", "non-dropping-particle" : "", "parse-names" : false, "suffix" : "" }, { "dropping-particle" : "", "family" : "Dirmeyer", "given" : "Paul A.", "non-dropping-particle" : "", "parse-names" : false, "suffix" : "" }, { "dropping-particle" : "", "family" : "Ferguson", "given" : "Craig R.", "non-dropping-particle" : "", "parse-names" : false, "suffix" : "" }, { "dropping-particle" : "", "family" : "Findell", "given" : "Kirsten L.", "non-dropping-particle" : "", "parse-names" : false, "suffix" : "" }, { "dropping-particle" : "", "family" : "Tawfik", "given" : "Ahmed B.", "non-dropping-particle" : "", "parse-names" : false, "suffix" : "" }, { "dropping-particle" : "", "family" : "Berg", "given" : "Alexis", "non-dropping-particle" : "", "parse-names" : false, "suffix" : "" }, { "dropping-particle" : "", "family" : "Ek", "given" : "Michael", "non-dropping-particle" : "", "parse-names" : false, "suffix" : "" }, { "dropping-particle" : "", "family" : "Gentine", "given" : "Pierre", "non-dropping-particle" : "", "parse-names" : false, "suffix" : "" }, { "dropping-particle" : "", "family" : "Guillod", "given" : "Benoit P.", "non-dropping-particle" : "", "parse-names" : false, "suffix" : "" }, { "dropping-particle" : "", "family" : "Heerwaarden", "given" : "Chiel", "non-dropping-particle" : "van", "parse-names" : false, "suffix" : "" }, { "dropping-particle" : "", "family" : "Roundy", "given" : "Joshua", "non-dropping-particle" : "", "parse-names" : false, "suffix" : "" }, { "dropping-particle" : "", "family" : "Wulfmeyer", "given" : "Volker", "non-dropping-particle" : "", "parse-names" : false, "suffix" : "" } ], "container-title" : "Bulletin of the American Meteorological Society", "id" : "ITEM-2", "issue" : "6", "issued" : { "date-parts" : [ [ "2018", "6", "1" ] ] }, "page" : "1253-1272", "title" : "Land\u2013Atmosphere Interactions: The LoCo Perspective", "translator" : [ { "dropping-particle" : "", "family" : "Q6398", "given" : "", "non-dropping-particle" : "", "parse-names" : false, "suffix" : "" } ], "type" : "article-journal", "volume" : "99" }, "uris" : [ "http://www.mendeley.com/documents/?uuid=806750b0-110b-4454-8f60-5043ce03bf3c" ] } ], "mendeley" : { "formattedCitation" : "(Spennemann and Saulo, 2015; Santanello et al., 2018)", "plainTextFormattedCitation" : "(Spennemann and Saulo, 2015; Santanello et al., 2018)", "previouslyFormattedCitation" : "(Spennemann and Saulo, 2015; Santanello et al., 2018)"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(Spennemann and Saulo, 2015; Santanello et al., 2018)</w:t>
      </w:r>
      <w:r w:rsidRPr="003F2D6A">
        <w:rPr>
          <w:color w:val="000000" w:themeColor="text1"/>
          <w:lang w:val="en-GB"/>
        </w:rPr>
        <w:fldChar w:fldCharType="end"/>
      </w:r>
      <w:r w:rsidRPr="003F2D6A">
        <w:rPr>
          <w:color w:val="000000" w:themeColor="text1"/>
          <w:lang w:val="en-GB"/>
        </w:rPr>
        <w:t xml:space="preserve">, and sea-atmosphere coupling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"Q6594", "given" : "", "non-dropping-particle" : "", "parse-names" : false, "suffix" : "" } ], "type" : "article-journal", "volume" : "42" }, "uris" : [ "http://www.mendeley.com/documents/?uuid=8c14c969-c6a3-42bb-a821-b459dc693323" ] }, { "id" : "ITEM-2", "itemData" : { "DOI" : "10.1175/JCLI-D-17-0137.1", "ISSN" : "0894-8755", "abstract" : "The widely used diagnostic vertically integrated total energy budget equations of atmosphere and ocean contain inconsistencies that should no longer be disregarded. The neglect of enthalpy fluxes associated with precipitation and evaporation leads to a spurious dependence on reference temperature. This seemingly small inconsistency is amplified because enthalpy of water vapor implicitly included in lateral atmospheric energy transports usually is computed on the Kelvin scale, leading to inconsistencies that, although zero when globally averaged, attain values on the order of 20 W m \u22122 in the tropics. A more consistent energy budget framework is presented, which is independent of reference temperature and which takes full account of enthalpy fluxes associated with mass transfer through the surface. The latter include effects of snowfall and additional nonlatent contributions, which have a net cooling effect on the earth\u2019s surface (\u22121.3 W m \u22122 ). In addition to these diagnostic issues, comparatively small inconsistencies in the energetic formulations of current weather and climate models are highlighted. Using the energy budget formulation presented here, instead of that commonly used, yields enhanced self-consistency of diagnosed atmospheric energy budgets and substantially improved spatial agreement between fields of net surface energy flux inferred from the divergence of lateral atmospheric energy transports in conjunction with satellite-based radiative fluxes and independent surface flux products. Results imply that previous estimates of radiative plus turbulent surface fluxes over the ocean, balancing the observed ocean warming, are biased low by ~1.3 W m \u22122 . Moreover, previous studies seriously underestimated cross-equatorial atmospheric and oceanic energy transports. Overall, the presented framework allows for unambiguous coupled energy budget diagnostics and yields more reliable benchmark values for validation purposes.", "author" : [ { "dropping-particle" : "", "family" : "Mayer", "given" : "Michael", "non-dropping-particle" : "", "parse-names" : false, "suffix" : "" }, { "dropping-particle" : "", "family" : "Haimberger", "given" : "Leopold", "non-dropping-particle" : "", "parse-names" : false, "suffix" : "" }, { "dropping-particle" : "", "family" : "Edwards", "given" : "John M.", "non-dropping-particle" : "", "parse-names" : false, "suffix" : "" }, { "dropping-particle" : "", "family" : "Hyder", "given" : "Patrick", "non-dropping-particle" : "", "parse-names" : false, "suffix" : "" } ], "container-title" : "Journal of Climate", "id" : "ITEM-2", "issue" : "22", "issued" : { "date-parts" : [ [ "2017", "11" ] ] }, "page" : "9225-9246", "title" : "Toward Consistent Diagnostics of the Coupled Atmosphere and Ocean Energy Budgets", "translator" : [ { "dropping-particle" : "", "family" : "Q6397", "given" : "", "non-dropping-particle" : "", "parse-names" : false, "suffix" : "" } ], "type" : "article-journal", "volume" : "30" }, "uris" : [ "http://www.mendeley.com/documents/?uuid=a3c24f2f-ba45-4edb-a096-03f0798b0a49" ] } ], "mendeley" : { "formattedCitation" : "(Bellenger et al., 2014; Mayer et al., 2017)", "plainTextFormattedCitation" : "(Bellenger et al., 2014; Mayer et al., 2017)", "previouslyFormattedCitation" : "(Bellenger et al., 2014; Mayer et al., 2017)"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(Bellenger et al., 2014; Mayer et al., 2017)</w:t>
      </w:r>
      <w:r w:rsidRPr="003F2D6A">
        <w:rPr>
          <w:color w:val="000000" w:themeColor="text1"/>
          <w:lang w:val="en-GB"/>
        </w:rPr>
        <w:fldChar w:fldCharType="end"/>
      </w:r>
      <w:r w:rsidRPr="003F2D6A">
        <w:rPr>
          <w:color w:val="000000" w:themeColor="text1"/>
          <w:lang w:val="en-GB"/>
        </w:rPr>
        <w:t>.</w:t>
      </w:r>
    </w:p>
    <w:p w14:paraId="08D11BC9" w14:textId="77777777" w:rsidR="00E2170D" w:rsidRPr="003F2D6A" w:rsidRDefault="00E2170D" w:rsidP="00E2170D">
      <w:pPr>
        <w:pStyle w:val="AR6BodyText"/>
        <w:rPr>
          <w:rFonts w:cs="Times New Roman"/>
          <w:strike/>
          <w:lang w:val="en-GB"/>
        </w:rPr>
      </w:pPr>
    </w:p>
    <w:p w14:paraId="5923ACCF" w14:textId="15FAA5A6" w:rsidR="00E2170D" w:rsidRPr="003F2D6A" w:rsidRDefault="00E2170D" w:rsidP="00E2170D">
      <w:pPr>
        <w:pStyle w:val="AR6BodyText"/>
        <w:rPr>
          <w:color w:val="FF0000"/>
          <w:lang w:val="en-GB"/>
        </w:rPr>
      </w:pPr>
      <w:r w:rsidRPr="003F2D6A">
        <w:rPr>
          <w:lang w:val="en-GB"/>
        </w:rPr>
        <w:t xml:space="preserve">New diagnostics for multivariate dependencies are needed to characterize compound events (Section 11.8; </w:t>
      </w:r>
      <w:commentRangeStart w:id="646"/>
      <w:r w:rsidRPr="003F2D6A">
        <w:rPr>
          <w:lang w:val="en-GB"/>
        </w:rPr>
        <w:fldChar w:fldCharType="begin" w:fldLock="1"/>
      </w:r>
      <w:ins w:id="647" w:author="Robin Matthews" w:date="2021-07-11T16:32:00Z">
        <w:r w:rsidR="00A52E2A">
          <w:rPr>
            <w:lang w:val="en-GB"/>
          </w:rPr>
          <w:instrText>ADDIN CSL_CITATION { "citationItems" : [ { "id" : "ITEM-1", "itemData" : { "DOI" : "10.1175/BAMS-D-16-0150.1", "ISSN" : "0003-0007", "abstract" : "Station-based observations and bias-corrected model simulations show that the frequency of short-term heat waves in central Europe has increased, albeit quantitative estimates of risk ratios differ considerably between methods.", "author" : [ { "dropping-particle" : "", "family" : "Sippel", "given" : "Sebastian", "non-dropping-particle" : "", "parse-names" : false, "suffix" : "" }, { "dropping-particle" : "", "family" : "Otto", "given" : "Friederike E. L.", "non-dropping-particle" : "", "parse-names" : false, "suffix" : "" }, { "dropping-particle" : "", "family" : "Flach", "given" : "Milan", "non-dropping-particle" : "", "parse-names" : false, "suffix" : "" }, { "dropping-particle" : "", "family" : "Oldenborgh", "given" : "Geert Jan", "non-dropping-particle" : "van", "parse-names" : false, "suffix" : "" } ], "container-title" : "Bulletin of the American Meteorological Society", "id" : "ITEM-1", "issue" : "12", "issued" : { "date-parts" : [ [ "2016", "12" ] ] }, "page" : "S51-S56", "title" : "The Role of Anthropogenic Warming in 2015 Central European Heat Waves", "translator" : [ { "dropping-particle" : "", "family" : "Q3644", "given" : "", "non-dropping-particle" : "", "parse-names" : false, "suffix" : "" } ], "type" : "article-journal", "volume" : "97" }, "uris" : [ "http://www.mendeley.com/documents/?uuid=bab7d2a1-3fb4-4d76-b739-90fd50f30f3c" ] }, { "id" : "ITEM-2", "itemData" : { "DOI" : "10.5194/esd-8-387-2017", "ISSN" : "2190-4987", "abstract" : "Abstract. The Earth's land surface and the atmosphere are strongly interlinked through the exchange of energy and matter. This coupled behaviour causes various land&amp;ndash;atmosphere feedbacks, and an insufficient understanding of these feedbacks contributes to uncertain global climate model projections. For example, a crucial role of the land surface in exacerbating summer heat waves in midlatitude regions has been identified empirically for high-impact heat waves, but individual climate models differ widely in their respective representation of land&amp;ndash;atmosphere coupling. Here, we compile an ensemble of 54 combinations of observations-based temperature (T) and evapotranspiration (ET) benchmarking datasets and investigate coincidences of T anomalies with ET anomalies as a proxy for land&amp;ndash;atmosphere interactions during periods of anomalously warm temperatures. First, we demonstrate that a large fraction of state-of-the-art climate models from the Coupled Model Intercomparison Project (CMIP5) archive produces systematically too frequent coincidences of high T anomalies with negative ET anomalies in midlatitude regions during the warm season and in several tropical regions year-round. These coincidences (high T, low ET) are closely related to the representation of temperature variability and extremes across the multi-model ensemble. Second, we derive a land-coupling constraint based on the spread of the T&amp;ndash;ET datasets and consequently retain only a subset of CMIP5 models that produce a land-coupling behaviour that is compatible with these benchmark estimates. The constrained multi-model simulations exhibit more realistic temperature extremes of reduced magnitude in present climate in regions where models show substantial spread in T&amp;ndash;ET coupling, i.e. biases in the model ensemble are consistently reduced. Also the multi-model simulations for the coming decades display decreased absolute temperature extremes in the constrained ensemble. On the other hand, the differences between projected and present-day climate extremes are affected to a lesser extent by the applied constraint, i.e. projected changes are reduced locally by around 0.5 to 1\u00b0C &amp;ndash; but this remains a local effect in regions that are highly sensitive to land&amp;ndash;atmosphere coupling. In summary, our approach offers a physically consistent, diagnostic-based avenue to evaluate multi-model ensembles and subsequently reduce model biases in simulated and projected extreme tem\u2026", "author" : [ { "dropping-particle" : "", "family" : "Sippel", "given" : "Sebastian", "non-dropping-particle" : "", "parse-names" : false, "suffix" : "" }, { "dropping-particle" : "", "family" : "Zscheischler", "given" : "Jakob", "non-dropping-particle" : "", "parse-names" : false, "suffix" : "" }, { "dropping-particle" : "", "family" : "Mahecha", "given" : "Miguel D.", "non-dropping-particle" : "", "parse-names" : false, "suffix" : "" }, { "dropping-particle" : "", "family" : "Orth", "given" : "Rene", "non-dropping-particle" : "", "parse-names" : false, "suffix" : "" }, { "dropping-particle" : "", "family" : "Reichstein", "given" : "Markus", "non-dropping-particle" : "", "parse-names" : false, "suffix" : "" }, { "dropping-particle" : "", "family" : "Vogel", "given" : "Martha", "non-dropping-particle" : "", "parse-names" : false, "suffix" : "" }, { "dropping-particle" : "", "family" : "Seneviratne", "given" : "Sonia I.", "non-dropping-particle" : "", "parse-names" : false, "suffix" : "" } ], "container-title" : "Earth System Dynamics", "id" : "ITEM-2", "issue" : "2", "issued" : { "date-parts" : [ [ "2017", "5", "31" ] ] }, "page" : "387-403", "title" : "Refining multi-model projections of temperature extremes by evaluation against land\u2013atmosphere coupling diagnostics", "translator" : [ { "dropping-particle" : "", "family" : "Q4448", "given" : "", "non-dropping-particle" : "", "parse-names" : false, "suffix" : "" } ], "type" : "article-journal", "volume" : "8" }, "uris" : [ "http://www.mendeley.com/documents/?uuid=9d6f26d7-4c42-4b28-8735-e87d25cd4817" ] }, { "id" : "ITEM-3",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"ITEM-3",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"id" : "ITEM-4", "itemData" : { "DOI" : "10.3354/cr01396", "ISSN" : "0936-577X",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"Tencer", "given" : "B", "non-dropping-particle" : "", "parse-names" : false, "suffix" : "" }, { "dropping-particle" : "", "family" : "Bettolli", "given" : "ML", "non-dropping-particle" : "", "parse-names" : false, "suffix" : "" }, { "dropping-particle" : "", "family" : "Rusticucci", "given" : "M", "non-dropping-particle" : "", "parse-names" : false, "suffix" : "" } ], "container-title" : "Climate Research", "id" : "ITEM-4", "issue" : "2-3", "issued" : { "date-parts" : [ [ "2016", "5", "4" ] ] }, "page" : "183-199", "title" : "Compound temperature and precipitation extreme events in southern South America: associated atmospheric circulation, and simulations by a multi-RCM ensemble", "translator" : [ { "dropping-particle" : "", "family" : "Q5620", "given" : "", "non-dropping-particle" : "", "parse-names" : false, "suffix" : "" } ], "type" : "article-journal", "volume" : "68" }, "uris" : [ "http://www.mendeley.com/documents/?uuid=3f2ed48c-72bb-4939-ab59-b02f5a20daf2" ] }, { "id" : "ITEM-5", "itemData" : { "DOI" : "10.1038/nclimate2736", "ISSN" : "1758-678X",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"ITEM-5", "issue" : "12", "issued" : { "date-parts" : [ [ "2015", "12", "27" ] ] }, "page" : "1093-1097", "publisher" : "Nature Publishing Group", "title" : "Increasing risk of compound flooding from storm surge and rainfall for major US cities", "translator" : [ { "dropping-particle" : "", "family" : "Q5101", "given" : "", "non-dropping-particle" : "", "parse-names" : false, "suffix" : "" } ], "type" : "article-journal", "volume" : "5" }, "uris" : [ "http://www.mendeley.com/documents/?uuid=e46646a6-5a91-4b1c-96ac-db711486a636" ] }, { "id" : "ITEM-6", "itemData" : { "DOI" : "10.5194/hess-21-2701-2017", "ISSN" : "1607-7938", "abstract" : "Abstract. Compound events (CEs) are multivariate extreme events in which the individual contributing variables may not be extreme themselves, but their joint \u2013 dependent \u2013 occurrence causes an extreme impact. Conventional univariate statistical analysis cannot give accurate information regarding the multivariate nature of these events. We develop a conceptual model, implemented via pair-copula constructions, which allows for the quantification of the risk associated with compound events in present-day and future climate, as well as the uncertainty estimates around such risk. The model includes predictors, which could represent for instance meteorological processes that provide insight into both the involved physical mechanisms and the temporal variability of compound events. Moreover, this model enables multivariate statistical downscaling of compound events. Downscaling is required to extend the compound events' risk assessment to the past or future climate, where climate models either do not simulate realistic values of the local variables driving the events or do not simulate them at all. Based on the developed model, we study compound floods, i.e. joint storm surge and high river runoff, in Ravenna (Italy). To explicitly quantify the risk, we define the impact of compound floods as a function of sea and river levels. We use meteorological predictors to extend the analysis to the past, and get a more robust risk analysis. We quantify the uncertainties of the risk analysis, observing that they are very large due to the shortness of the available data, though this may also be the case in other studies where they have not been estimated. Ignoring the dependence between sea and river levels would result in an underestimation of risk; in particular, the expected return period of the highest compound flood observed increases from about 20 to 32 years when switching from the dependent to the independent case.", "author" : [ { "dropping-particle" : "", "family" : "Bevacqua", "given" : "Emanuele", "non-dropping-particle" : "", "parse-names" : false, "suffix" : "" }, { "dropping-particle" : "", "family" : "Maraun", "given" : "Douglas", "non-dropping-particle" : "", "parse-names" : false, "suffix" : "" }, { "dropping-particle" : "", "family" : "Hob\u00e6k Haff", "given" : "Ingrid", "non-dropping-particle" : "", "parse-names" : false, "suffix" : "" }, { "dropping-particle" : "", "family" : "Widmann", "given" : "Martin", "non-dropping-particle" : "", "parse-names" : false, "suffix" : "" }, { "dropping-particle" : "", "family" : "Vrac", "given" : "Mathieu", "non-dropping-particle" : "", "parse-names" : false, "suffix" : "" } ], "container-title" : "Hydrology and Earth System Sciences", "id" : "ITEM-6", "issue" : "6", "issued" : { "date-parts" : [ [ "2017", "6", "8" ] ] }, "page" : "2701-2723", "title" : "Multivariate statistical modelling of compound events via pair-copula constructions: analysis of floods in Ravenna (Italy)", "translator" : [ { "dropping-particle" : "", "family" : "Q5442", "given" : "", "non-dropping-particle" : "", "parse-names" : false, "suffix" : "" } ], "type" : "article-journal", "volume" : "21" }, "uris" : [ "http://www.mendeley.com/documents/?uuid=abee58c7-9868-46ba-a977-5afe8be0387d" ] }, { "id" : "ITEM-7", "itemData" : { "DOI" : "10.1002/2014JD022748", "ISSN" : "2169897X", "author" : [ { "dropping-particle" : "", "family" : "Hobaek Haff", "given" : "Ingrid", "non-dropping-particle" : "", "parse-names" : false, "suffix" : "" }, { "dropping-particle" : "", "family" : "Frigessi", "given" : "Arnoldo", "non-dropping-particle" : "", "parse-names" : false, "suffix" : "" }, { "dropping-particle" : "", "family" : "Maraun", "given" : "Douglas", "non-dropping-particle" : "", "parse-names" : false, "suffix" : "" } ], "container-title" : "Journal of Geophysical Research: Atmospheres", "id" : "ITEM-7", "issue" : "7", "issued" : { "date-parts" : [ [ "2015", "4", "16" ] ] }, "page" : "2624-2646", "title" : "How well do regional climate models simulate the spatial dependence of precipitation? An application of pair-copula constructions", "translator" : [ { "dropping-particle" : "", "family" : "Q5454", "given" : "", "non-dropping-particle" : "", "parse-names" : false, "suffix" : "" } ], "type" : "article-journal", "volume" : "120" }, "uris" : [ "http://www.mendeley.com/documents/?uuid=2f7b29d5-dbad-4b8a-91b8-06d862e693fd" ] }, { "id" : "ITEM-8",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"ITEM-8", "issue" : "6", "issued" : { "date-parts" : [ [ "2018", "6", "14" ] ] }, "page" : "469-477", "title" : "Future climate risk from compound events", "translator" : [ { "dropping-particle" : "", "family" : "Q4473", "given" : "", "non-dropping-particle" : "", "parse-names" : false, "suffix" : "" } ], "type" : "article-journal", "volume" : "8" }, "uris" : [ "http://www.mendeley.com/documents/?uuid=cdf1e46e-5bc5-4545-a61d-9d9e8f37f708" ] } ], "mendeley" : { "formattedCitation" : "(Hobaek Haff et al., 2015; Wahl et al., 2015; Sippel et al., 2016, 2017; Tencer et al., 2016; Bevacqua et al., 2017; Careto et al., 2018; Zscheischler et al., 2018)", "manualFormatting" : "Hobaek Haff et al., 2015; Wahl et al., 2015; Sippel et al., 2016, 2017; Tencer et al., 2016; Bevacqua et al., 2017; Careto et al., 2018; Zscheischler et al., 2018)", "plainTextFormattedCitation" : "(Hobaek Haff et al., 2015; Wahl et al., 2015; Sippel et al., 2016, 2017; Tencer et al., 2016; Bevacqua et al., 2017; Careto et al., 2018; Zscheischler et al., 2018)", "previouslyFormattedCitation" : "(Hobaek Haff et al., 2015; Wahl et al., 2015; Sippel et al., 2016, 2017; Tencer et al., 2016; Bevacqua et al., 2017; Careto et al., 2018; Zscheischler et al., 2018)" }, "properties" : { "noteIndex" : 0 }, "schema" : "https://github.com/citation-style-language/schema/raw/master/csl-citation.json" }</w:instrText>
        </w:r>
      </w:ins>
      <w:del w:id="648" w:author="Robin Matthews" w:date="2021-07-11T16:32:00Z">
        <w:r w:rsidR="000465A7" w:rsidDel="00A52E2A">
          <w:rPr>
            <w:lang w:val="en-GB"/>
          </w:rPr>
          <w:delInstrText>ADDIN CSL_CITATION { "citationItems" : [ { "id" : "ITEM-1", "itemData" : { "DOI" : "10.1175/BAMS-D-16-0150.1", "ISSN" : "0003-0007", "abstract" : "Station-based observations and bias-corrected model simulations show that the frequency of short-term heat waves in central Europe has increased, albeit quantitative estimates of risk ratios differ considerably between methods.", "author" : [ { "dropping-particle" : "", "family" : "Sippel", "given" : "Sebastian", "non-dropping-particle" : "", "parse-names" : false, "suffix" : "" }, { "dropping-particle" : "", "family" : "Otto", "given" : "Friederike E. L.", "non-dropping-particle" : "", "parse-names" : false, "suffix" : "" }, { "dropping-particle" : "", "family" : "Flach", "given" : "Milan", "non-dropping-particle" : "", "parse-names" : false, "suffix" : "" }, { "dropping-particle" : "", "family" : "Oldenborgh", "given" : "Geert Jan", "non-dropping-particle" : "van", "parse-names" : false, "suffix" : "" } ], "container-title" : "Bulletin of the American Meteorological Society", "id" : "ITEM-1", "issue" : "12", "issued" : { "date-parts" : [ [ "2016", "12" ] ] }, "page" : "S51-S56", "title" : "The Role of Anthropogenic Warming in 2015 Central European Heat Waves", "translator" : [ { "dropping-particle" : "", "family" : "Q3644", "given" : "", "non-dropping-particle" : "", "parse-names" : false, "suffix" : "" } ], "type" : "article-journal", "volume" : "97" }, "uris" : [ "http://www.mendeley.com/documents/?uuid=bab7d2a1-3fb4-4d76-b739-90fd50f30f3c" ] }, { "id" : "ITEM-2", "itemData" : { "DOI" : "10.5194/esd-8-387-2017", "ISSN" : "2190-4987", "abstract" : "Abstract. The Earth's land surface and the atmosphere are strongly interlinked through the exchange of energy and matter. This coupled behaviour causes various land&amp;ndash;atmosphere feedbacks, and an insufficient understanding of these feedbacks contributes to uncertain global climate model projections. For example, a crucial role of the land surface in exacerbating summer heat waves in midlatitude regions has been identified empirically for high-impact heat waves, but individual climate models differ widely in their respective representation of land&amp;ndash;atmosphere coupling. Here, we compile an ensemble of 54 combinations of observations-based temperature (T) and evapotranspiration (ET) benchmarking datasets and investigate coincidences of T anomalies with ET anomalies as a proxy for land&amp;ndash;atmosphere interactions during periods of anomalously warm temperatures. First, we demonstrate that a large fraction of state-of-the-art climate models from the Coupled Model Intercomparison Project (CMIP5) archive produces systematically too frequent coincidences of high T anomalies with negative ET anomalies in midlatitude regions during the warm season and in several tropical regions year-round. These coincidences (high T, low ET) are closely related to the representation of temperature variability and extremes across the multi-model ensemble. Second, we derive a land-coupling constraint based on the spread of the T&amp;ndash;ET datasets and consequently retain only a subset of CMIP5 models that produce a land-coupling behaviour that is compatible with these benchmark estimates. The constrained multi-model simulations exhibit more realistic temperature extremes of reduced magnitude in present climate in regions where models show substantial spread in T&amp;ndash;ET coupling, i.e. biases in the model ensemble are consistently reduced. Also the multi-model simulations for the coming decades display decreased absolute temperature extremes in the constrained ensemble. On the other hand, the differences between projected and present-day climate extremes are affected to a lesser extent by the applied constraint, i.e. projected changes are reduced locally by around 0.5 to 1\u00b0C &amp;ndash; but this remains a local effect in regions that are highly sensitive to land&amp;ndash;atmosphere coupling. In summary, our approach offers a physically consistent, diagnostic-based avenue to evaluate multi-model ensembles and subsequently reduce model biases in simulated and projected extreme tem\u2026", "author" : [ { "dropping-particle" : "", "family" : "Sippel", "given" : "Sebastian", "non-dropping-particle" : "", "parse-names" : false, "suffix" : "" }, { "dropping-particle" : "", "family" : "Zscheischler", "given" : "Jakob", "non-dropping-particle" : "", "parse-names" : false, "suffix" : "" }, { "dropping-particle" : "", "family" : "Mahecha", "given" : "Miguel D.", "non-dropping-particle" : "", "parse-names" : false, "suffix" : "" }, { "dropping-particle" : "", "family" : "Orth", "given" : "Rene", "non-dropping-particle" : "", "parse-names" : false, "suffix" : "" }, { "dropping-particle" : "", "family" : "Reichstein", "given" : "Markus", "non-dropping-particle" : "", "parse-names" : false, "suffix" : "" }, { "dropping-particle" : "", "family" : "Vogel", "given" : "Martha", "non-dropping-particle" : "", "parse-names" : false, "suffix" : "" }, { "dropping-particle" : "", "family" : "Seneviratne", "given" : "Sonia I.", "non-dropping-particle" : "", "parse-names" : false, "suffix" : "" } ], "container-title" : "Earth System Dynamics", "id" : "ITEM-2", "issue" : "2", "issued" : { "date-parts" : [ [ "2017", "5", "31" ] ] }, "page" : "387-403", "title" : "Refining multi-model projections of temperature extremes by evaluation against land\u2013atmosphere coupling diagnostics", "translator" : [ { "dropping-particle" : "", "family" : "Q4448", "given" : "", "non-dropping-particle" : "", "parse-names" : false, "suffix" : "" } ], "type" : "article-journal", "volume" : "8" }, "uris" : [ "http://www.mendeley.com/documents/?uuid=9d6f26d7-4c42-4b28-8735-e87d25cd4817" ] }, { "id" : "ITEM-3",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"ITEM-3",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"id" : "ITEM-4", "itemData" : { "DOI" : "10.3354/cr01396", "ISSN" : "0936-577X",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"Tencer", "given" : "B", "non-dropping-particle" : "", "parse-names" : false, "suffix" : "" }, { "dropping-particle" : "", "family" : "Bettolli", "given" : "ML", "non-dropping-particle" : "", "parse-names" : false, "suffix" : "" }, { "dropping-particle" : "", "family" : "Rusticucci", "given" : "M", "non-dropping-particle" : "", "parse-names" : false, "suffix" : "" } ], "container-title" : "Climate Research", "id" : "ITEM-4", "issue" : "2-3", "issued" : { "date-parts" : [ [ "2016", "5", "4" ] ] }, "page" : "183-199", "title" : "Compound temperature and precipitation extreme events in southern South America: associated atmospheric circulation, and simulations by a multi-RCM ensemble", "translator" : [ { "dropping-particle" : "", "family" : "Q5620", "given" : "", "non-dropping-particle" : "", "parse-names" : false, "suffix" : "" } ], "type" : "article-journal", "volume" : "68" }, "uris" : [ "http://www.mendeley.com/documents/?uuid=3f2ed48c-72bb-4939-ab59-b02f5a20daf2" ] }, { "id" : "ITEM-5", "itemData" : { "DOI" : "10.1038/nclimate2736", "ISSN" : "1758-678X",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"ITEM-5", "issue" : "12", "issued" : { "date-parts" : [ [ "2015", "12", "27" ] ] }, "page" : "1093-1097", "publisher" : "Nature Publishing Group", "title" : "Increasing risk of compound flooding from storm surge and rainfall for major US cities", "translator" : [ { "dropping-particle" : "", "family" : "Q5101", "given" : "", "non-dropping-particle" : "", "parse-names" : false, "suffix" : "" } ], "type" : "article-journal", "volume" : "5" }, "uris" : [ "http://www.mendeley.com/documents/?uuid=e46646a6-5a91-4b1c-96ac-db711486a636" ] }, { "id" : "ITEM-6", "itemData" : { "DOI" : "10.5194/hess-21-2701-2017", "ISSN" : "1607-7938", "abstract" : "Abstract. Compound events (CEs) are multivariate extreme events in which the individual contributing variables may not be extreme themselves, but their joint \u2013 dependent \u2013 occurrence causes an extreme impact. Conventional univariate statistical analysis cannot give accurate information regarding the multivariate nature of these events. We develop a conceptual model, implemented via pair-copula constructions, which allows for the quantification of the risk associated with compound events in present-day and future climate, as well as the uncertainty estimates around such risk. The model includes predictors, which could represent for instance meteorological processes that provide insight into both the involved physical mechanisms and the temporal variability of compound events. Moreover, this model enables multivariate statistical downscaling of compound events. Downscaling is required to extend the compound events' risk assessment to the past or future climate, where climate models either do not simulate realistic values of the local variables driving the events or do not simulate them at all. Based on the developed model, we study compound floods, i.e. joint storm surge and high river runoff, in Ravenna (Italy). To explicitly quantify the risk, we define the impact of compound floods as a function of sea and river levels. We use meteorological predictors to extend the analysis to the past, and get a more robust risk analysis. We quantify the uncertainties of the risk analysis, observing that they are very large due to the shortness of the available data, though this may also be the case in other studies where they have not been estimated. Ignoring the dependence between sea and river levels would result in an underestimation of risk; in particular, the expected return period of the highest compound flood observed increases from about 20 to 32 years when switching from the dependent to the independent case.", "author" : [ { "dropping-particle" : "", "family" : "Bevacqua", "given" : "Emanuele", "non-dropping-particle" : "", "parse-names" : false, "suffix" : "" }, { "dropping-particle" : "", "family" : "Maraun", "given" : "Douglas", "non-dropping-particle" : "", "parse-names" : false, "suffix" : "" }, { "dropping-particle" : "", "family" : "Hob\u00e6k Haff", "given" : "Ingrid", "non-dropping-particle" : "", "parse-names" : false, "suffix" : "" }, { "dropping-particle" : "", "family" : "Widmann", "given" : "Martin", "non-dropping-particle" : "", "parse-names" : false, "suffix" : "" }, { "dropping-particle" : "", "family" : "Vrac", "given" : "Mathieu", "non-dropping-particle" : "", "parse-names" : false, "suffix" : "" } ], "container-title" : "Hydrology and Earth System Sciences", "id" : "ITEM-6", "issue" : "6", "issued" : { "date-parts" : [ [ "2017", "6", "8" ] ] }, "page" : "2701-2723", "title" : "Multivariate statistical modelling of compound events via pair-copula constructions: analysis of floods in Ravenna (Italy)", "translator" : [ { "dropping-particle" : "", "family" : "Q5442", "given" : "", "non-dropping-particle" : "", "parse-names" : false, "suffix" : "" } ], "type" : "article-journal", "volume" : "21" }, "uris" : [ "http://www.mendeley.com/documents/?uuid=abee58c7-9868-46ba-a977-5afe8be0387d" ] }, { "id" : "ITEM-7", "itemData" : { "DOI" : "10.1002/2014JD022748", "ISSN" : "2169897X", "author" : [ { "dropping-particle" : "", "family" : "Hobaek Haff", "given" : "Ingrid", "non-dropping-particle" : "", "parse-names" : false, "suffix" : "" }, { "dropping-particle" : "", "family" : "Frigessi", "given" : "Arnoldo", "non-dropping-particle" : "", "parse-names" : false, "suffix" : "" }, { "dropping-particle" : "", "family" : "Maraun", "given" : "Douglas", "non-dropping-particle" : "", "parse-names" : false, "suffix" : "" } ], "container-title" : "Journal of Geophysical Research: Atmospheres", "id" : "ITEM-7", "issue" : "7", "issued" : { "date-parts" : [ [ "2015", "4", "16" ] ] }, "page" : "2624-2646", "title" : "How well do regional climate models simulate the spatial dependence of precipitation? An application of pair-copula constructions", "translator" : [ { "dropping-particle" : "", "family" : "Q5454", "given" : "", "non-dropping-particle" : "", "parse-names" : false, "suffix" : "" } ], "type" : "article-journal", "volume" : "120" }, "uris" : [ "http://www.mendeley.com/documents/?uuid=2f7b29d5-dbad-4b8a-91b8-06d862e693fd" ] }, { "id" : "ITEM-8",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"ITEM-8", "issue" : "6", "issued" : { "date-parts" : [ [ "2018", "6", "14" ] ] }, "page" : "469-477", "title" : "Future climate risk from compound events", "translator" : [ { "dropping-particle" : "", "family" : "Q4473", "given" : "", "non-dropping-particle" : "", "parse-names" : false, "suffix" : "" } ], "type" : "article-journal", "volume" : "8" }, "uris" : [ "http://www.mendeley.com/documents/?uuid=cdf1e46e-5bc5-4545-a61d-9d9e8f37f708" ] } ], "mendeley" : { "formattedCitation" : "(Hobaek Haff et al., 2015; Wahl et al., 2015; Sippel et al., 2016, 2017; Tencer et al., 2016; Bevacqua et al., 2017; Careto et al., 2018; Zscheischler et al., 2018)", "manualFormatting" : "Hobaek Haff et al., 2015; Wahl et al., 2015; Sippel et al., 2016, 2017; Tencer et al., 2016; Bevacqua et al., 2017; Careto et al., 2018; Zscheischler et al., 2018b)", "plainTextFormattedCitation" : "(Hobaek Haff et al., 2015; Wahl et al., 2015; Sippel et al., 2016, 2017; Tencer et al., 2016; Bevacqua et al., 2017; Careto et al., 2018; Zscheischler et al., 2018)", "previouslyFormattedCitation" : "(Hobaek Haff et al., 2015; Wahl et al., 2015; Sippel et al., 2016, 2017; Tencer et al., 2016; Bevacqua et al., 2017; Careto et al., 2018; Zscheischler et al., 2018)" }, "properties" : { "noteIndex" : 0 }, "schema" : "https://github.com/citation-style-language/schema/raw/master/csl-citation.json" }</w:delInstrText>
        </w:r>
      </w:del>
      <w:r w:rsidRPr="003F2D6A">
        <w:rPr>
          <w:lang w:val="en-GB"/>
        </w:rPr>
        <w:fldChar w:fldCharType="separate"/>
      </w:r>
      <w:r w:rsidR="00E41CA2">
        <w:rPr>
          <w:noProof/>
        </w:rPr>
        <w:t>Hobaek Haff et al., 2015; Wahl et al., 2015; Sippel et al., 2016, 2017; Tencer et al., 2016; Bevacqua et al., 2017; Careto et al., 2018; Zscheischler et al., 2018</w:t>
      </w:r>
      <w:del w:id="649" w:author="Robin Matthews" w:date="2021-07-11T16:32:00Z">
        <w:r w:rsidR="00E41CA2" w:rsidDel="00A52E2A">
          <w:rPr>
            <w:noProof/>
          </w:rPr>
          <w:delText>b</w:delText>
        </w:r>
      </w:del>
      <w:r w:rsidR="00E41CA2">
        <w:rPr>
          <w:noProof/>
        </w:rPr>
        <w:t>)</w:t>
      </w:r>
      <w:r w:rsidRPr="003F2D6A">
        <w:rPr>
          <w:lang w:val="en-GB"/>
        </w:rPr>
        <w:fldChar w:fldCharType="end"/>
      </w:r>
      <w:commentRangeEnd w:id="646"/>
      <w:r w:rsidR="00E41CA2">
        <w:rPr>
          <w:rStyle w:val="CommentReference"/>
          <w:rFonts w:asciiTheme="minorHAnsi" w:eastAsiaTheme="minorHAnsi" w:hAnsiTheme="minorHAnsi"/>
          <w:lang w:eastAsia="en-US"/>
        </w:rPr>
        <w:commentReference w:id="646"/>
      </w:r>
      <w:r w:rsidRPr="00FB6EB0">
        <w:t xml:space="preserve">. </w:t>
      </w:r>
      <w:r w:rsidRPr="003F2D6A">
        <w:rPr>
          <w:lang w:val="en-GB"/>
        </w:rPr>
        <w:t xml:space="preserve">However, their success depends on the availability of adequate observational data (Section 10.2.2). Multivariate dependencies discovered in compound events can also be used for designing and evaluating multivariate bias adjustment and statistical downscaling. Process-based diagnostics are useful for identifying the cause of model errors, although it is not always possible to associate a systematic error with a specific cause </w:t>
      </w:r>
      <w:del w:id="650" w:author="Robin Matthews" w:date="2021-07-11T16:32:00Z">
        <w:r w:rsidRPr="003F2D6A" w:rsidDel="00A52E2A">
          <w:rPr>
            <w:lang w:val="en-GB"/>
          </w:rPr>
          <w:delText>(</w:delText>
        </w:r>
      </w:del>
      <w:commentRangeStart w:id="651"/>
      <w:r w:rsidRPr="003F2D6A">
        <w:rPr>
          <w:lang w:val="en-GB"/>
        </w:rPr>
        <w:fldChar w:fldCharType="begin" w:fldLock="1"/>
      </w:r>
      <w:ins w:id="652" w:author="Robin Matthews" w:date="2021-07-11T16:32:00Z">
        <w:r w:rsidR="00A52E2A">
          <w:rPr>
            <w:lang w:val="en-GB"/>
          </w:rPr>
          <w:instrText>ADDIN CSL_CITATION { "citationItems" : [ { "id" : "ITEM-1",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instrText>
        </w:r>
      </w:ins>
      <w:del w:id="653" w:author="Robin Matthews" w:date="2021-07-11T16:32:00Z">
        <w:r w:rsidR="000465A7" w:rsidDel="00A52E2A">
          <w:rPr>
            <w:lang w:val="en-GB"/>
          </w:rPr>
          <w:delInstrText>ADDIN CSL_CITATION { "citationItems" : [ { "id" : "ITEM-1",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delInstrText>
        </w:r>
      </w:del>
      <w:r w:rsidRPr="003F2D6A">
        <w:rPr>
          <w:lang w:val="en-GB"/>
        </w:rPr>
        <w:fldChar w:fldCharType="separate"/>
      </w:r>
      <w:del w:id="654" w:author="Robin Matthews" w:date="2021-07-11T16:32:00Z">
        <w:r w:rsidR="00E41CA2" w:rsidDel="00A52E2A">
          <w:rPr>
            <w:noProof/>
            <w:lang w:val="en-GB"/>
          </w:rPr>
          <w:delText>E</w:delText>
        </w:r>
      </w:del>
      <w:ins w:id="655" w:author="Robin Matthews" w:date="2021-07-11T16:32:00Z">
        <w:r w:rsidR="00A52E2A">
          <w:rPr>
            <w:noProof/>
            <w:lang w:val="en-GB"/>
          </w:rPr>
          <w:t>(E</w:t>
        </w:r>
      </w:ins>
      <w:r w:rsidR="00E41CA2">
        <w:rPr>
          <w:noProof/>
          <w:lang w:val="en-GB"/>
        </w:rPr>
        <w:t>yring et al., 2019)</w:t>
      </w:r>
      <w:r w:rsidRPr="003F2D6A">
        <w:rPr>
          <w:lang w:val="en-GB"/>
        </w:rPr>
        <w:fldChar w:fldCharType="end"/>
      </w:r>
      <w:commentRangeEnd w:id="651"/>
      <w:r w:rsidR="00E41CA2">
        <w:rPr>
          <w:rStyle w:val="CommentReference"/>
          <w:rFonts w:asciiTheme="minorHAnsi" w:eastAsiaTheme="minorHAnsi" w:hAnsiTheme="minorHAnsi"/>
          <w:lang w:eastAsia="en-US"/>
        </w:rPr>
        <w:commentReference w:id="651"/>
      </w:r>
      <w:r w:rsidRPr="003F2D6A">
        <w:rPr>
          <w:lang w:val="en-GB"/>
        </w:rPr>
        <w:t xml:space="preserve">. AR5 discussed two approaches of process-based evaluation: 1) the isolation of physical components or parameterizations by dedicated experiments (Section 10.3.2.4) and 2) diagnostics conditioned on relevant regimes, usually synoptic-scale weather patterns. The regime-based approach has been used with both global models </w:t>
      </w:r>
      <w:r w:rsidRPr="003F2D6A">
        <w:rPr>
          <w:lang w:val="en-GB"/>
        </w:rPr>
        <w:fldChar w:fldCharType="begin" w:fldLock="1"/>
      </w:r>
      <w:r w:rsidR="000465A7">
        <w:rPr>
          <w:lang w:val="en-GB"/>
        </w:rPr>
        <w: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"id" : "ITEM-2", "itemData" : { "DOI" : "10.1029/2012JD017589", "ISSN" : "01480227", "author" : [ { "dropping-particle" : "", "family" : "Barton", "given" : "Neil P.", "non-dropping-particle" : "", "parse-names" : false, "suffix" : "" }, { "dropping-particle" : "", "family" : "Klein", "given" : "Stephen A.", "non-dropping-particle" : "", "parse-names" : false, "suffix" : "" }, { "dropping-particle" : "", "family" : "Boyle", "given" : "James S.", "non-dropping-particle" : "", "parse-names" : false, "suffix" : "" }, { "dropping-particle" : "", "family" : "Zhang", "given" : "Yuying Y.", "non-dropping-particle" : "", "parse-names" : false, "suffix" : "" } ], "container-title" : "Journal of Geophysical Research: Atmospheres", "id" : "ITEM-2", "issue" : "D15", "issued" : { "date-parts" : [ [ "2012", "8", "16" ] ] }, "page" : "n/a-n/a", "title" : "Arctic synoptic regimes: Comparing domain-wide Arctic cloud observations with CAM4 and CAM5 during similar dynamics", "translator" : [ { "dropping-particle" : "", "family" : "Q6655", "given" : "", "non-dropping-particle" : "", "parse-names" : false, "suffix" : "" } ], "type" : "article-journal", "volume" : "117" }, "uris" : [ "http://www.mendeley.com/documents/?uuid=1c6aa305-73dc-41f8-934e-5da9c35e50cc" ] }, { "id" : "ITEM-3", "itemData" : { "DOI" : "10.5194/acp-19-8759-2019", "ISSN" : "1680-7324", "author" : [ { "dropping-particle" : "", "family" : "Taylor", "given" : "Patrick C.", "non-dropping-particle" : "", "parse-names" : false, "suffix" : "" }, { "dropping-particle" : "", "family" : "Boeke", "given" : "Robyn C.", "non-dropping-particle" : "", "parse-names" : false, "suffix" : "" }, { "dropping-particle" : "", "family" : "Li", "given" : "Ying", "non-dropping-particle" : "", "parse-names" : false, "suffix" : "" }, { "dropping-particle" : "", "family" : "Thompson", "given" : "David W. J.", "non-dropping-particle" : "", "parse-names" : false, "suffix" : "" } ], "container-title" : "Atmospheric Chemistry and Physics", "id" : "ITEM-3", "issue" : "13", "issued" : { "date-parts" : [ [ "2019", "7", "10" ] ] }, "page" : "8759-8782", "title" : "Arctic cloud annual cycle biases in climate models", "translator" : [ { "dropping-particle" : "", "family" : "Q6654", "given" : "", "non-dropping-particle" : "", "parse-names" : false, "suffix" : "" } ], "type" : "article-journal", "volume" : "19" }, "uris" : [ "http://www.mendeley.com/documents/?uuid=7235da46-0423-4d32-9cfa-4b22d9f5a20d" ] } ], "mendeley" : { "formattedCitation" : "(Barton et al., 2012; Catto et al., 2015; Taylor et al., 2019)", "manualFormatting" : "(e.g., Barton et al., 2012; Catto et al., 2015; Taylor et al., 2019)", "plainTextFormattedCitation" : "(Barton et al., 2012; Catto et al., 2015; Taylor et al., 2019)", "previouslyFormattedCitation" : "(Barton et al., 2012; Catto et al., 2015; Taylor et al., 2019)" }, "properties" : { "noteIndex" : 0 }, "schema" : "https://github.com/citation-style-language/schema/raw/master/csl-citation.json" }</w:instrText>
      </w:r>
      <w:r w:rsidRPr="003F2D6A">
        <w:rPr>
          <w:lang w:val="en-GB"/>
        </w:rPr>
        <w:fldChar w:fldCharType="separate"/>
      </w:r>
      <w:r w:rsidR="00E41CA2">
        <w:rPr>
          <w:noProof/>
        </w:rPr>
        <w:t>(e.g., Barton et al., 2012; Catto et al., 2015; Taylor et al., 2019)</w:t>
      </w:r>
      <w:r w:rsidRPr="003F2D6A">
        <w:rPr>
          <w:lang w:val="en-GB"/>
        </w:rPr>
        <w:fldChar w:fldCharType="end"/>
      </w:r>
      <w:r w:rsidRPr="009A5455">
        <w:t xml:space="preserve"> and RCMs </w:t>
      </w:r>
      <w:r w:rsidRPr="003F2D6A">
        <w:rPr>
          <w:lang w:val="en-GB"/>
        </w:rPr>
        <w:fldChar w:fldCharType="begin" w:fldLock="1"/>
      </w:r>
      <w:r w:rsidR="000465A7">
        <w:instrText>ADDIN CSL_CITATION { "citationItems" : [ { "id" : "ITEM-1", "itemData" : { "DOI" : "10.1002/joc.5666", "ISSN" : "08998418", "abstract" : "Decision\u2010scale relevant climate information on climate change is needed to inform policy and decision making but often involves high uncertainty. To enhance confidence in interpreting regional climate projections, it is important to understand the underlying physical processes driving the change. This study explores a methodology to investigate climate change as a function of changes in frequency of synoptic circulation. The approach examines how dynamically downscaled future climate from two regional climate models (RCMs) from the Coordinated Regional Climate Downscaling Experiment (CORDEX), driven with four general circulation models (GCMs), can give rise to surface climate changes that differ from those of the driving GCMs. The study focuses on changes in precipitation and the circulation processes driving the projected changes from the regional climate simulations. Despite uncertainty in future projections, the RCMs and GCMs both show decreases in precipitation over most of southern Africa and suggest a reduction (increase) in the frequency of circulation patterns associated with precipitation (no precipitation) over the region. However, some contradictions are seen in the centre of the domain for some ensemble members. This study shows that some of this disagreement in precipitation projections between GCMs and RCMs is due to the inconsistencies in the physical parameterizations of precipitation processes rather than inconsistences in regional\u2010scale circulation patterns.", "author" : [ { "dropping-particle" : "", "family" : "Pinto", "given" : "Izidine", "non-dropping-particle" : "", "parse-names" : false, "suffix" : "" }, { "dropping-particle" : "", "family" : "Jack", "given" : "Chris", "non-dropping-particle" : "", "parse-names" : false, "suffix" : "" }, { "dropping-particle" : "", "family" : "Hewitson", "given" : "Bruce", "non-dropping-particle" : "", "parse-names" : false, "suffix" : "" } ], "container-title" : "International Journal of Climatology", "id" : "ITEM-1", "issue" : "11", "issued" : { "date-parts" : [ [ "2018", "9" ] ] }, "page" : "4251-4261", "title" : "Process-based model evaluation and projections over southern Africa from Coordinated Regional Climate Downscaling Experiment and Coupled Model Intercomparison Project Phase 5 models", "translator" : [ { "dropping-particle" : "", "family" : "Q4993", "given" : "", "non-dropping-particle" : "", "parse-names" : false, "suffix" : "" } ], "type" : "article-journal", "volume" : "38" }, "uris" : [ "http://www.mendeley.com/documents/?uuid=c310d5f2-22fa-4f21-9bcd-c09c05ffd5b8" ] }, { "id" : "ITEM-2", "itemData" : { "DOI" : "10.1007/s00382-016-3148-x", "ISBN" : "0038201631", "ISSN" : "0930-7575", "abstract" : "AbstractRegional climate models (RCMs) are the primary source of high-resolution climate projections, and it is of crucial importance to evaluate their ability to simulate extreme events under current climate conditions. Many extreme events are influenced by circulation features that occur outside, or on the edges of, RCM domains. Thus, it is of interest to know whether such dynamically controlled aspects of extremes are well represented by RCMs. This study assesses the relationship between upstream blocking and cold temperature extremes over North America in observations, reanalysis products (ERA-Interim and NARR), and RCMs (CanRCM4, CRCM5, HIRHAM5, and RCA4). Generalized extreme value distributions were fitted to winter minimum temperature (TNn) incorporating blocking frequency (BF) as a covariate, which is shown to have a significant influence on TNn. The magnitude of blocking influence in the RCMs is consistent with observations, but the spatial extent varies. CRCM5 and HIRHAM5 reproduce the pattern o...", "author" : [ { "dropping-particle" : "", "family" : "Whan", "given" : "Kirien", "non-dropping-particle" : "", "parse-names" : false, "suffix" : "" }, { "dropping-particle" : "", "family" : "Zwiers", "given" : "Francis", "non-dropping-particle" : "", "parse-names" : false, "suffix" : "" } ], "container-title" : "Climate Dynamics", "id" : "ITEM-2", "issue" : "5-6", "issued" : { "date-parts" : [ [ "2017", "3", "27" ] ] }, "page" : "1401-1411", "publisher" : "Springer Berlin Heidelberg", "title" : "The impact of ENSO and the NAO on extreme winter precipitation in North America in observations and regional climate models", "translator" : [ { "dropping-particle" : "", "family" : "Q6025", "given" : "", "non-dropping-particle" : "", "parse-names" : false, "suffix" : "" } ], "type" : "article-journal", "volume" : "48" }, "uris" : [ "http://www.mendeley.com/documents/?uuid=cfd92437-b48b-44a3-934b-36e205ca11ad" ] }, { "id" : "ITEM-3", "itemData" : { "DOI" : "10.1007/s00382-015-2734-7", "ISBN" : "0038201527347", "ISSN" : "0930-7575", "abstract" : "The ability of climate models to simulate atmospheric teleconnections provides an important basis for the use and analysis of climate change projections. This study examines the ability of COordinated Regional climate Downscaling EXperiment models, with lateral and surface boundary conditions derived from Coupled Global Climate Models (CGCMs), to simulate the telecon- nections between tropical sea surface temperatures and rainfall over Eastern Africa. The ability of the models to simulate the associated changes in atmospheric circula- tion patterns over the region is also assessed. The models used in the study are Rossby Centre regional atmospheric model (RCA) driven by eight CGCMs and COnsortium for Small scale MOdeling (COSMO) Climate Limited- area Modelling (COSMO-CLM or CCLM) driven by four of the same CGCMs. Teleconnection patterns are exam- ined using correlation, regression and composite analysis. In order to identify the source of the errors, CGCM-driven regional climate model (RCM) results are compared with ERA-Interim driven RCM results. Results from the driving CGCMs are also analyzed. The RCMs driven by reanaly- sis (quasi-perfect boundary conditions) successfully cap- ture rainfall teleconnections in most examined regions and seasons. Our analysis indicates that most of the errors in simulating the teleconnection patterns come from the driv- ing CGCMs. RCMs driven by MPI-ESM-LR, HadGEM2- ES and GFDL-ESM2M tend to perform relatively bet- ter than RCMs driven by other CGCMs. CanESM2 and MIROC5, and their corresponding downscaled results capture the teleconnections in most of the sub-regions and seasons poorly. This highlights the relative importance of CGCM-derived boundary conditions in the downscaled product and the need to improve these as well as the RCMs themselves. Overall, the results produced here will be very useful in identifying and selecting CGCMs and RCMs for the use of climate change projecting over the Eastern Africa.", "author" : [ { "dropping-particle" : "", "family" : "Endris", "given" : "Hussen Seid",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"Dosio", "given" : "Alessandro", "non-dropping-particle" : "", "parse-names" : false, "suffix" : "" }, { "dropping-particle" : "", "family" : "Nikulin", "given" : "Grigory", "non-dropping-particle" : "", "parse-names" : false, "suffix" : "" }, { "dropping-particle" : "", "family" : "Panitz", "given" : "Hans-J\u00fcrgen", "non-dropping-particle" : "", "parse-names" : false, "suffix" : "" } ], "container-title" : "Climate Dynamics", "id" : "ITEM-3", "issue" : "9-10", "issued" : { "date-parts" : [ [ "2016", "5", "8" ] ] }, "page" : "2821-2846", "publisher" : "Springer Berlin Heidelberg", "title" : "Teleconnection responses in multi-GCM driven CORDEX RCMs over Eastern Africa", "translator" : [ { "dropping-particle" : "", "family" : "Q5187", "given" : "", "non-dropping-particle" : "", "parse-names" : false, "suffix" : "" } ], "type" : "article-journal", "volume" : "46" }, "uris" : [ "http://www.mendeley.com/documents/?uuid=11eb9831-fdeb-4ab1-a55d-1f379b0a278b" ] }, { "id" : "ITEM-4",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"ITEM-4",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"(Endris et al., 2016; Bukovsky et al., 2017; Whan and Zwiers, 2017; Pinto et al., 2018)", "plainTextFormattedCitation" : "(Endris et al., 2016; Bukovsky et al., 2017; Whan and Zwiers, 2017; Pinto et al., 2018)", "previouslyFormattedCitation" : "(Endris et al., 2016; Bukovsky et al., 2017; Whan and Zwiers, 2017; Pinto et al., 2018)" }, "properties" : { "noteIndex" : 0 }, "schema" : "https://github.com/citation-style-language/schema/raw/master/csl-citation.json" }</w:instrText>
      </w:r>
      <w:r w:rsidRPr="003F2D6A">
        <w:rPr>
          <w:lang w:val="en-GB"/>
        </w:rPr>
        <w:fldChar w:fldCharType="separate"/>
      </w:r>
      <w:r w:rsidR="00E41CA2">
        <w:rPr>
          <w:noProof/>
          <w:lang w:val="en-GB"/>
        </w:rPr>
        <w:t>(Endris et al., 2016; Bukovsky et al., 2017; Whan and Zwiers, 2017; Pinto et al., 2018)</w:t>
      </w:r>
      <w:r w:rsidRPr="003F2D6A">
        <w:rPr>
          <w:lang w:val="en-GB"/>
        </w:rPr>
        <w:fldChar w:fldCharType="end"/>
      </w:r>
      <w:r w:rsidRPr="003F2D6A">
        <w:rPr>
          <w:lang w:val="en-GB"/>
        </w:rPr>
        <w:t xml:space="preserve">, but also with perfect prognosis and bias adjustment methods </w:t>
      </w:r>
      <w:commentRangeStart w:id="656"/>
      <w:commentRangeStart w:id="657"/>
      <w:r w:rsidRPr="003F2D6A">
        <w:rPr>
          <w:lang w:val="en-GB"/>
        </w:rPr>
        <w:fldChar w:fldCharType="begin" w:fldLock="1"/>
      </w:r>
      <w:r w:rsidR="000465A7">
        <w:rPr>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"ITEM-2", "itemData" : { "DOI" : "10.1007/s00704-015-1381-6", "ISSN" : "0177-798X", "author" : [ { "dropping-particle" : "", "family" : "Beranov\u00e1", "given" : "Romana", "non-dropping-particle" : "", "parse-names" : false, "suffix" : "" }, { "dropping-particle" : "", "family" : "Kysel\u00fd", "given" : "Jan", "non-dropping-particle" : "", "parse-names" : false, "suffix" : "" } ], "container-title" : "Theoretical and Applied Climatology", "id" : "ITEM-2", "issue" : "3-4", "issued" : { "date-parts" : [ [ "2016", "2", "4" ] ] }, "page" : "693-701", "title" : "Links between circulation indices and precipitation in the Mediterranean in an ensemble of regional climate models", "translator" : [ { "dropping-particle" : "", "family" : "Q3745", "given" : "", "non-dropping-particle" : "", "parse-names" : false, "suffix" : "" } ], "type" : "article-journal", "volume" : "123" }, "uris" : [ "http://www.mendeley.com/documents/?uuid=19d47243-c1e4-450f-bb55-06de79757661" ] }, { "id" : "ITEM-3", "itemData" : { "DOI" : "10.3354/cr01146", "ISSN" : "0936-577X", "author" : [ { "dropping-particle" : "", "family" : "Kjellstr\u00f6m", "given" : "E", "non-dropping-particle" : "", "parse-names" : false, "suffix" : "" }, { "dropping-particle" : "", "family" : "Thejll", "given" : "P", "non-dropping-particle" : "", "parse-names" : false, "suffix" : "" }, { "dropping-particle" : "", "family" : "Rummukainen", "given" : "M", "non-dropping-particle" : "", "parse-names" : false, "suffix" : "" }, { "dropping-particle" : "", "family" : "Christensen", "given" : "JH", "non-dropping-particle" : "", "parse-names" : false, "suffix" : "" }, { "dropping-particle" : "", "family" : "Boberg", "given" : "F", "non-dropping-particle" : "", "parse-names" : false, "suffix" : "" }, { "dropping-particle" : "", "family" : "Christensen", "given" : "OB", "non-dropping-particle" : "", "parse-names" : false, "suffix" : "" }, { "dropping-particle" : "", "family" : "Fox Maule", "given" : "C", "non-dropping-particle" : "", "parse-names" : false, "suffix" : "" } ], "container-title" : "Climate Research", "id" : "ITEM-3", "issue" : "2", "issued" : { "date-parts" : [ [ "2013", "3", "12" ] ] }, "page" : "103-119", "title" : "Emerging regional climate change signals for Europe under varying large-scale circulation conditions", "translator" : [ { "dropping-particle" : "", "family" : "Q3749", "given" : "", "non-dropping-particle" : "", "parse-names" : false, "suffix" : "" } ], "type" : "article-journal", "volume" : "56" }, "uris" : [ "http://www.mendeley.com/documents/?uuid=e05a3199-3a67-4341-994c-d2a3fb023cac" ] }, { "id" : "ITEM-4", "itemData" : { "DOI" : "10.1007/s00382-014-2125-5", "ISSN" : "0930-7575", "author" : [ { "dropping-particle" : "", "family" : "Marteau", "given" : "Romain", "non-dropping-particle" : "", "parse-names" : false, "suffix" : "" }, { "dropping-particle" : "", "family" : "Richard", "given" : "Yves", "non-dropping-particle" : "", "parse-names" : false, "suffix" : "" }, { "dropping-particle" : "", "family" : "Pohl", "given" : "Benjamin", "non-dropping-particle" : "", "parse-names" : false, "suffix" : "" }, { "dropping-particle" : "", "family" : "Smith", "given" : "Carmela Chateau", "non-dropping-particle" : "", "parse-names" : false, "suffix" : "" }, { "dropping-particle" : "", "family" : "Castel", "given" : "Thierry", "non-dropping-particle" : "", "parse-names" : false, "suffix" : "" } ], "container-title" : "Climate Dynamics", "id" : "ITEM-4", "issue" : "3-4", "issued" : { "date-parts" : [ [ "2015", "2" ] ] }, "page" : "1093-1107", "title" : "High-resolution rainfall variability simulated by the WRF RCM: application to eastern France", "translator" : [ { "dropping-particle" : "", "family" : "Q3747", "given" : "", "non-dropping-particle" : "", "parse-names" : false, "suffix" : "" } ], "type" : "article-journal", "volume" : "44" }, "uris" : [ "http://www.mendeley.com/documents/?uuid=e544fe28-440a-4861-96ce-4ba0b3d1279c" ] }, { "id" : "ITEM-5", "itemData" : { "DOI" : "10.1002/joc.5261", "ISSN" : "08998418", "abstract" : "Regional climate models (RCMs) are used with increasing resolutions seeking to represent in an improved way regional to local\u2010scale atmospheric phenomena. The EURO\u2010CORDEX simulations at 0.11\u00b0 and simulations exploiting finer grid spacing approaching the convective\u2010permitting regimes are representative examples. These climate runs are computationally very demanding and do not always show improvements, which depend on the region, variable and object of study. The gains or losses associated with the use of higher resolution in relation to the forcing model (global climate model or reanalysis), or to different resolution RCM simulations, are widely known as added value. Its characterization is a long\u2010standing issue, and many different added\u2010value measures have been proposed. In the current study, a new method is proposed to assess the added value of finer\u2010resolution simulations, in comparison to its forcing data or coarser\u2010resolution counterparts. This approach builds on a probability density function (PDF) matching score, giving a normalized measure of the difference between diverse resolution PDFs, mediated by the observational ones. The distribution added value (DAV) is an objective added\u2010value measure that can be applied to any variable, region or temporal scale, from hindcast or historical (non\u2010synchronous) simulations. The DAVs metric and its application to the EURO\u2010CORDEX hindcast daily precipitation data are presented here. Generally, the EURO\u2010CORDEX simulations at both resolutions (0.44\u00b0 and 0.11\u00b0) display a clear added value in relation to ERA\u2010Interim, with maximum values around 30% in summer and 20% in the intermediate seasons. When both RCM resolutions are directly compared, only three of five models (0.11\u00b0) show added value, with a maximum of \u223c10%. The regions with the larger DAVs are areas where convection is relevant, e.g. Alps and Iberia. When looking at the extreme PDF tail, the higher\u2010resolution improvement is generally greater than the low resolution for seasons and regions.", "author" : [ { "dropping-particle" : "", "family" : "Soares", "given" : "Pedro M. M.", "non-dropping-particle" : "", "parse-names" : false, "suffix" : "" }, { "dropping-particle" : "", "family" : "Cardoso", "given" : "Rita M.", "non-dropping-particle" : "", "parse-names" : false, "suffix" : "" } ], "container-title" : "International Journal of Climatology", "id" : "ITEM-5", "issue" : "3", "issued" : { "date-parts" : [ [ "2018", "3", "11" ] ] }, "page" : "1484-1498", "title" : "A simple method to assess the added value using high-resolution climate distributions: application to the EURO-CORDEX daily precipitation", "translator" : [ { "dropping-particle" : "", "family" : "Q3695", "given" : "", "non-dropping-particle" : "", "parse-names" : false, "suffix" : "" } ], "type" : "article-journal", "volume" : "38" }, "uris" : [ "http://www.mendeley.com/documents/?uuid=01b794f3-72d3-4a0d-a4e4-6553d2d431cc" ] }, { "id" : "ITEM-6", "itemData" : { "DOI" : "10.1002/joc.5911", "ISSN" : "08998418", "author" : [ { "dropping-particle" : "", "family" : "Soares", "given" : "P. M. M.", "non-dropping-particle" : "", "parse-names" : false, "suffix" : "" }, { "dropping-particle" : "", "family" : "Maraun", "given" : "D.", "non-dropping-particle" : "", "parse-names" : false, "suffix" : "" }, { "dropping-particle" : "", "family" : "Brands", "given" : "S.", "non-dropping-particle" : "", "parse-names" : false, "suffix" : "" }, { "dropping-particle" : "", "family" : "Jury", "given" : "M. W.", "non-dropping-particle" : "", "parse-names" : false, "suffix" : "" }, { "dropping-particle" : "", "family" : "Guti\u00e9rrez", "given" : "J. M.", "non-dropping-particle" : "", "parse-names" : false, "suffix" : "" }, { "dropping-particle" : "", "family" : "San-Mart\u00edn", "given" : "D.", "non-dropping-particle" : "", "parse-names" : false, "suffix" : "" }, { "dropping-particle" : "", "family" : "Hertig", "given" : "E.", "non-dropping-particle" : "", "parse-names" : false, "suffix" : "" }, { "dropping-particle" : "", "family" : "Huth", "given" : "R.", "non-dropping-particle" : "", "parse-names" : false, "suffix" : "" }, { "dropping-particle" : "", "family" : "Belu\u0161i\u0107 Vozila", "given" : "A.", "non-dropping-particle" : "", "parse-names" : false, "suffix" : "" }, { "dropping-particle" : "", "family" : "Cardoso", "given" : "Rita M.", "non-dropping-particle" : "", "parse-names" : false, "suffix" : "" }, { "dropping-particle" : "", "family" : "Kotlarski", "given" : "S.", "non-dropping-particle" : "", "parse-names" : false, "suffix" : "" }, { "dropping-particle" : "", "family" : "Drobinski", "given" : "P.", "non-dropping-particle" : "", "parse-names" : false, "suffix" : "" }, { "dropping-particle" : "", "family" : "Obermann-Hellhund", "given" : "A.", "non-dropping-particle" : "", "parse-names" : false, "suffix" : "" } ], "container-title" : "International Journal of Climatology", "id" : "ITEM-6", "issue" : "9", "issued" : { "date-parts" : [ [ "2019", "7", "28" ] ] }, "page" : "3868-3893", "title" : "Process-based evaluation of the VALUE perfect predictor experiment of statistical downscaling methods", "translator" : [ { "dropping-particle" : "", "family" : "Q4768", "given" : "", "non-dropping-particle" : "", "parse-names" : false, "suffix" : "" } ], "type" : "article-journal", "volume" : "39" }, "uris" : [ "http://www.mendeley.com/documents/?uuid=fc92073b-1347-4273-a356-c5be1e82b4f2" ] } ], "mendeley" : { "formattedCitation" : "(Kjellstr\u00f6m et al., 2013; Marteau et al., 2015; Addor et al., 2016; Beranov\u00e1 and Kysel\u00fd, 2016; Soares and Cardoso, 2018; Soares et al., 2019b)", "manualFormatting" : "(Marteau et al., 2015; Addor et al., 2016; Beranov\u00e1 and Kysel\u00fd, 2016; Soares and Cardoso, 2018; Soares et al., 2019b)", "plainTextFormattedCitation" : "(Kjellstr\u00f6m et al., 2013; Marteau et al., 2015; Addor et al., 2016; Beranov\u00e1 and Kysel\u00fd, 2016; Soares and Cardoso, 2018; Soares et al., 2019b)", "previouslyFormattedCitation" : "(Kjellstr\u00f6m et al., 2013; Marteau et al., 2015; Addor et al., 2016; Beranov\u00e1 and Kysel\u00fd, 2016; Soares and Cardoso, 2018; Soares et al., 2019b)" }, "properties" : { "noteIndex" : 0 }, "schema" : "https://github.com/citation-style-language/schema/raw/master/csl-citation.json" }</w:instrText>
      </w:r>
      <w:r w:rsidRPr="003F2D6A">
        <w:rPr>
          <w:lang w:val="en-GB"/>
        </w:rPr>
        <w:fldChar w:fldCharType="separate"/>
      </w:r>
      <w:r w:rsidR="00E41CA2">
        <w:rPr>
          <w:noProof/>
          <w:lang w:val="en-GB"/>
        </w:rPr>
        <w:t>(Marteau et al., 2015; Addor et al., 2016; Beranová and Kyselý, 2016; Soares and Cardoso, 2018; Soares et al., 2019b)</w:t>
      </w:r>
      <w:r w:rsidRPr="003F2D6A">
        <w:rPr>
          <w:lang w:val="en-GB"/>
        </w:rPr>
        <w:fldChar w:fldCharType="end"/>
      </w:r>
      <w:commentRangeEnd w:id="656"/>
      <w:r w:rsidR="00E41CA2">
        <w:rPr>
          <w:rStyle w:val="CommentReference"/>
          <w:rFonts w:asciiTheme="minorHAnsi" w:eastAsiaTheme="minorHAnsi" w:hAnsiTheme="minorHAnsi"/>
          <w:lang w:eastAsia="en-US"/>
        </w:rPr>
        <w:commentReference w:id="656"/>
      </w:r>
      <w:commentRangeEnd w:id="657"/>
      <w:r w:rsidR="005059D9">
        <w:rPr>
          <w:rStyle w:val="CommentReference"/>
          <w:rFonts w:asciiTheme="minorHAnsi" w:eastAsiaTheme="minorHAnsi" w:hAnsiTheme="minorHAnsi"/>
          <w:lang w:eastAsia="en-US"/>
        </w:rPr>
        <w:commentReference w:id="657"/>
      </w:r>
      <w:r w:rsidRPr="003F2D6A">
        <w:rPr>
          <w:lang w:val="en-GB"/>
        </w:rPr>
        <w:t>.</w:t>
      </w:r>
    </w:p>
    <w:p w14:paraId="48A96348" w14:textId="77777777" w:rsidR="00E2170D" w:rsidRPr="003F2D6A" w:rsidRDefault="00E2170D" w:rsidP="00E2170D">
      <w:pPr>
        <w:pStyle w:val="AR6BodyText"/>
        <w:rPr>
          <w:lang w:val="en-GB"/>
        </w:rPr>
      </w:pPr>
    </w:p>
    <w:p w14:paraId="25529215" w14:textId="2ACBEA0A" w:rsidR="00E2170D" w:rsidRPr="003F2D6A" w:rsidRDefault="00E2170D" w:rsidP="00E2170D">
      <w:pPr>
        <w:pStyle w:val="AR6BodyText"/>
        <w:rPr>
          <w:lang w:val="en-GB"/>
        </w:rPr>
      </w:pPr>
      <w:r w:rsidRPr="003F2D6A">
        <w:rPr>
          <w:rFonts w:cs="Times New Roman"/>
          <w:lang w:val="en-GB"/>
        </w:rPr>
        <w:t xml:space="preserve">Recent studies highlight the importance of user-defined or user-relevant diagnostics for model evaluation </w:t>
      </w:r>
      <w:r w:rsidRPr="003F2D6A">
        <w:rPr>
          <w:rFonts w:cs="Times New Roman"/>
          <w:lang w:val="en-GB"/>
        </w:rPr>
        <w:lastRenderedPageBreak/>
        <w:fldChar w:fldCharType="begin" w:fldLock="1"/>
      </w:r>
      <w:r w:rsidR="000465A7">
        <w:rPr>
          <w:rFonts w:cs="Times New Roman"/>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"id" : "ITEM-2", "itemData" : { "DOI" : "10.1016/j.cliser.2019.01.001", "ISSN" : "24058807", "author" : [ { "dropping-particle" : "", "family" : "R\u00f6ssler", "given" : "Ole", "non-dropping-particle" : "", "parse-names" : false, "suffix" : "" }, { "dropping-particle" : "", "family" : "Kotlarski", "given" : "Sven", "non-dropping-particle" : "", "parse-names" : false, "suffix" : "" }, { "dropping-particle" : "", "family" : "Fischer", "given" : "Andreas M.", "non-dropping-particle" : "", "parse-names" : false, "suffix" : "" }, { "dropping-particle" : "", "family" : "Keller", "given" : "Denise", "non-dropping-particle" : "", "parse-names" : false, "suffix" : "" }, { "dropping-particle" : "", "family" : "Liniger", "given" : "Mark", "non-dropping-particle" : "", "parse-names" : false, "suffix" : "" }, { "dropping-particle" : "", "family" : "Weingartner", "given" : "Rolf", "non-dropping-particle" : "", "parse-names" : false, "suffix" : "" } ], "container-title" : "Climate Services", "id" : "ITEM-2", "issued" : { "date-parts" : [ [ "2019", "1" ] ] }, "page" : "1-13", "title" : "Evaluating the added value of the new Swiss climate scenarios for hydrology: An example from the Thur catchment", "translator" : [ { "dropping-particle" : "", "family" : "Q5898", "given" : "", "non-dropping-particle" : "", "parse-names" : false, "suffix" : "" } ], "type" : "article-journal", "volume" : "13" }, "uris" : [ "http://www.mendeley.com/documents/?uuid=4173fc1d-ccd0-41a1-b00a-cef4ccbda777" ] }, { "id" : "ITEM-3", "itemData" : { "DOI" : "10.1016/j.crm.2020.100213", "ISSN" : "22120963", "author" : [ { "dropping-particle" : "", "family" : "Nissan", "given" : "Hannah", "non-dropping-particle" : "", "parse-names" : false, "suffix" : "" }, { "dropping-particle" : "", "family" : "Mu\u00f1oz", "given" : "\u00c1ngel G.", "non-dropping-particle" : "", "parse-names" : false, "suffix" : "" }, { "dropping-particle" : "", "family" : "Mason", "given" : "Simon J.", "non-dropping-particle" : "", "parse-names" : false, "suffix" : "" } ], "container-title" : "Climate Risk Management", "id" : "ITEM-3", "issued" : { "date-parts" : [ [ "2020" ] ] }, "page" : "100213", "title" : "Targeted model evaluations for climate services: A case study on heat waves in Bangladesh", "translator" : [ { "dropping-particle" : "", "family" : "Q6592", "given" : "", "non-dropping-particle" : "", "parse-names" : false, "suffix" : "" } ], "type" : "article-journal", "volume" : "28" }, "uris" : [ "http://www.mendeley.com/documents/?uuid=f3a15bae-c7af-4308-8159-2e4ccec7de12" ] }, { "id" : "ITEM-4", "itemData" : { "DOI" : "10.1002/2017EF000789", "ISSN" : "2328-4277", "author" : [ { "dropping-particle" : "", "family" : "Rhoades", "given" : "Alan M.", "non-dropping-particle" : "", "parse-names" : false, "suffix" : "" }, { "dropping-particle" : "", "family" : "Jones", "given" : "Andrew D.", "non-dropping-particle" : "", "parse-names" : false, "suffix" : "" }, { "dropping-particle" : "", "family" : "Ullrich", "given" : "Paul A.", "non-dropping-particle" : "", "parse-names" : false, "suffix" : "" } ], "container-title" : "Earth's Future", "id" : "ITEM-4", "issue" : "9", "issued" : { "date-parts" : [ [ "2018", "9", "11" ] ] }, "page" : "1221-1241", "title" : "Assessing Mountains as Natural Reservoirs With a Multimetric Framework", "translator" : [ { "dropping-particle" : "", "family" : "Q6591", "given" : "", "non-dropping-particle" : "", "parse-names" : false, "suffix" : "" } ], "type" : "article-journal", "volume" : "6" }, "uris" : [ "http://www.mendeley.com/documents/?uuid=412d3676-a458-43c4-8b9b-93c57215a5c2" ] } ], "mendeley" : { "formattedCitation" : "(Maraun et al., 2015; Rhoades et al., 2018; R\u00f6ssler et al., 2019b; Nissan et al., 2020)", "plainTextFormattedCitation" : "(Maraun et al., 2015; Rhoades et al., 2018; R\u00f6ssler et al., 2019b; Nissan et al., 2020)", "previouslyFormattedCitation" : "(Maraun et al., 2015; Rhoades et al., 2018; R\u00f6ssler et al., 2019b; Nissan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(Maraun et al., 2015; Rhoades et al., 2018; Rössler et al., 2019b; Nissan et al., 2020)</w:t>
      </w:r>
      <w:r w:rsidRPr="003F2D6A">
        <w:rPr>
          <w:rFonts w:cs="Times New Roman"/>
          <w:lang w:val="en-GB"/>
        </w:rPr>
        <w:fldChar w:fldCharType="end"/>
      </w:r>
      <w:r w:rsidRPr="00FB6EB0">
        <w:rPr>
          <w:rFonts w:cs="Times New Roman"/>
        </w:rPr>
        <w:t xml:space="preserve">. </w:t>
      </w:r>
      <w:r w:rsidRPr="003F2D6A">
        <w:rPr>
          <w:rFonts w:cs="Times New Roman"/>
          <w:lang w:val="en-GB"/>
        </w:rPr>
        <w:t>Diagnostics have been used to assess t</w:t>
      </w:r>
      <w:r w:rsidRPr="003F2D6A">
        <w:rPr>
          <w:lang w:val="en-GB"/>
        </w:rPr>
        <w:t xml:space="preserve">he performance of climate models to produce useful input data for impact models as in the comparison between RCMs and convection-permitting models to capture flood generating precipitation events in the Alps </w:t>
      </w:r>
      <w:del w:id="658" w:author="Robin Matthews" w:date="2021-07-11T16:33:00Z">
        <w:r w:rsidRPr="003F2D6A" w:rsidDel="005059D9">
          <w:rPr>
            <w:lang w:val="en-GB"/>
          </w:rPr>
          <w:delText>(</w:delText>
        </w:r>
      </w:del>
      <w:commentRangeStart w:id="659"/>
      <w:r w:rsidRPr="003F2D6A">
        <w:rPr>
          <w:lang w:val="en-GB"/>
        </w:rPr>
        <w:fldChar w:fldCharType="begin" w:fldLock="1"/>
      </w:r>
      <w:ins w:id="660" w:author="Robin Matthews" w:date="2021-07-11T16:33:00Z">
        <w:r w:rsidR="005059D9">
          <w:rPr>
            <w:lang w:val="en-GB"/>
          </w:rPr>
          <w:instrText>ADDIN CSL_CITATION { "citationItems" : [ { "id" : "ITEM-1", "itemData" : { "DOI" : "10.5194/nhess-18-2653-2018", "ISSN" : "1684-9981", "abstract" : "Abstract. Small-scale floods are a consequence of high precipitation rates in small areas that can occur along frontal activity and convective storms. This situation is expected to become more severe due to a warming climate, when single precipitation events resulting from deep convection become more intense (super Clausius\u2013Clapeyron effect). Regional climate model (RCM) evaluations and inter-comparisons have shown that there is evidence that an increase in RCM resolution and, in particular, at the convection-permitting scale will lead to a better representation of the spatial and temporal characteristics of heavy precipitation at small and medium scales. In this paper, the benefits of grid size reduction and bias correction in climate models are evaluated in their ability to properly represent flood generation in small- and medium-sized catchments. The climate models are sequentially coupled with a distributed hydrological model. The study area is the Eastern Alps, where small-scale storms often occur along with heterogeneous rainfall distributions leading to a very local flash flood generation. The work is carried out in a small multi-model framework using two different RCMs (CCLM and WRF) in different grid sizes. Bias correction is performed by the use of the novel scaled distribution mapping (SDM), which is similar to the usual quantile mapping (QM) method. The results show that, in the investigated RCM ensemble, no clear added value of the usage of convection-permitting RCMs for the purpose of flood modelling can be found. This is based on the fact that flood events are the consequence of an interplay between the total precipitation amount per event and the temporal distribution of rainfall intensities on a sub-daily scale. The RCM ensemble is lacking in one and/or the other. In the small catchment (&amp;lt;100 km2), a favourable superposition of the errors leads to seemingly good CCLM 3 km results both for flood statistics and seasonal occurrence. This is, however, not systematic across the catchments. The applied bias correction only corrects total event rainfall amounts in an attempt to reduce systematic errors on a seasonal basis. It does not account for errors in the temporal dynamics and deteriorates the results in the small catchment. Therefore, it cannot be recommended for flood modelling. ]]&gt;", "author" : [ { "dropping-particle" : "", "family" : "Reszler", "given" : "Christian", "non-dropping-particle" : "", "parse-names" : false, "suffix" : "" }, { "dropping-particle" : "", "family" : "Switanek", "given" : "Matthew Blaise", "non-dropping-particle" : "", "parse-names" : false, "suffix" : "" }, { "dropping-particle" : "", "family" : "Truhetz", "given" : "Heimo", "non-dropping-particle" : "", "parse-names" : false, "suffix" : "" } ], "container-title" : "Natural Hazards and Earth System Sciences", "id" : "ITEM-1", "issue" : "10", "issued" : { "date-parts" : [ [ "2018", "10", "18" ] ] }, "page" : "2653-2674", "title" : "Convection-permitting regional climate simulations for representing floods in small- and medium-sized catchments in the Eastern Alps", "translator" : [ { "dropping-particle" : "", "family" : "Q5617", "given" : "", "non-dropping-particle" : "", "parse-names" : false, "suffix" : "" } ], "type" : "article-journal", "volume" : "18" }, "uris" : [ "http://www.mendeley.com/documents/?uuid=165f45ab-0cf6-4db9-b7a9-a533931a218f" ] } ], "mendeley" : { "formattedCitation" : "(Reszler et al., 2018)", "manualFormatting" : "(Reszler et al., 2018)", "plainTextFormattedCitation" : "(Reszler et al., 2018)", "previouslyFormattedCitation" : "(Reszler et al., 2018)" }, "properties" : { "noteIndex" : 0 }, "schema" : "https://github.com/citation-style-language/schema/raw/master/csl-citation.json" }</w:instrText>
        </w:r>
      </w:ins>
      <w:del w:id="661" w:author="Robin Matthews" w:date="2021-07-11T16:33:00Z">
        <w:r w:rsidR="000465A7" w:rsidDel="005059D9">
          <w:rPr>
            <w:lang w:val="en-GB"/>
          </w:rPr>
          <w:delInstrText>ADDIN CSL_CITATION { "citationItems" : [ { "id" : "ITEM-1", "itemData" : { "DOI" : "10.5194/nhess-18-2653-2018", "ISSN" : "1684-9981", "abstract" : "Abstract. Small-scale floods are a consequence of high precipitation rates in small areas that can occur along frontal activity and convective storms. This situation is expected to become more severe due to a warming climate, when single precipitation events resulting from deep convection become more intense (super Clausius\u2013Clapeyron effect). Regional climate model (RCM) evaluations and inter-comparisons have shown that there is evidence that an increase in RCM resolution and, in particular, at the convection-permitting scale will lead to a better representation of the spatial and temporal characteristics of heavy precipitation at small and medium scales. In this paper, the benefits of grid size reduction and bias correction in climate models are evaluated in their ability to properly represent flood generation in small- and medium-sized catchments. The climate models are sequentially coupled with a distributed hydrological model. The study area is the Eastern Alps, where small-scale storms often occur along with heterogeneous rainfall distributions leading to a very local flash flood generation. The work is carried out in a small multi-model framework using two different RCMs (CCLM and WRF) in different grid sizes. Bias correction is performed by the use of the novel scaled distribution mapping (SDM), which is similar to the usual quantile mapping (QM) method. The results show that, in the investigated RCM ensemble, no clear added value of the usage of convection-permitting RCMs for the purpose of flood modelling can be found. This is based on the fact that flood events are the consequence of an interplay between the total precipitation amount per event and the temporal distribution of rainfall intensities on a sub-daily scale. The RCM ensemble is lacking in one and/or the other. In the small catchment (&amp;lt;100 km2), a favourable superposition of the errors leads to seemingly good CCLM 3 km results both for flood statistics and seasonal occurrence. This is, however, not systematic across the catchments. The applied bias correction only corrects total event rainfall amounts in an attempt to reduce systematic errors on a seasonal basis. It does not account for errors in the temporal dynamics and deteriorates the results in the small catchment. Therefore, it cannot be recommended for flood modelling. ]]&gt;", "author" : [ { "dropping-particle" : "", "family" : "Reszler", "given" : "Christian", "non-dropping-particle" : "", "parse-names" : false, "suffix" : "" }, { "dropping-particle" : "", "family" : "Switanek", "given" : "Matthew Blaise", "non-dropping-particle" : "", "parse-names" : false, "suffix" : "" }, { "dropping-particle" : "", "family" : "Truhetz", "given" : "Heimo", "non-dropping-particle" : "", "parse-names" : false, "suffix" : "" } ], "container-title" : "Natural Hazards and Earth System Sciences", "id" : "ITEM-1", "issue" : "10", "issued" : { "date-parts" : [ [ "2018", "10", "18" ] ] }, "page" : "2653-2674", "title" : "Convection-permitting regional climate simulations for representing floods in small- and medium-sized catchments in the Eastern Alps", "translator" : [ { "dropping-particle" : "", "family" : "Q5617", "given" : "", "non-dropping-particle" : "", "parse-names" : false, "suffix" : "" } ], "type" : "article-journal", "volume" : "18" }, "uris" : [ "http://www.mendeley.com/documents/?uuid=165f45ab-0cf6-4db9-b7a9-a533931a218f" ] } ], "mendeley" : { "formattedCitation" : "(Reszler et al., 2018)", "manualFormatting" : "Reszler et al., 2018)", "plainTextFormattedCitation" : "(Reszler et al., 2018)", "previouslyFormattedCitation" : "(Reszler et al., 2018)" }, "properties" : { "noteIndex" : 0 }, "schema" : "https://github.com/citation-style-language/schema/raw/master/csl-citation.json" }</w:delInstrText>
        </w:r>
      </w:del>
      <w:r w:rsidRPr="003F2D6A">
        <w:rPr>
          <w:lang w:val="en-GB"/>
        </w:rPr>
        <w:fldChar w:fldCharType="separate"/>
      </w:r>
      <w:del w:id="662" w:author="Robin Matthews" w:date="2021-07-11T16:33:00Z">
        <w:r w:rsidR="00E41CA2" w:rsidDel="005059D9">
          <w:rPr>
            <w:noProof/>
            <w:lang w:val="en-GB"/>
          </w:rPr>
          <w:delText>R</w:delText>
        </w:r>
      </w:del>
      <w:ins w:id="663" w:author="Robin Matthews" w:date="2021-07-11T16:33:00Z">
        <w:r w:rsidR="005059D9">
          <w:rPr>
            <w:noProof/>
            <w:lang w:val="en-GB"/>
          </w:rPr>
          <w:t>(R</w:t>
        </w:r>
      </w:ins>
      <w:r w:rsidR="00E41CA2">
        <w:rPr>
          <w:noProof/>
          <w:lang w:val="en-GB"/>
        </w:rPr>
        <w:t>eszler et al., 2018)</w:t>
      </w:r>
      <w:r w:rsidRPr="003F2D6A">
        <w:rPr>
          <w:lang w:val="en-GB"/>
        </w:rPr>
        <w:fldChar w:fldCharType="end"/>
      </w:r>
      <w:commentRangeEnd w:id="659"/>
      <w:r w:rsidR="00E41CA2">
        <w:rPr>
          <w:rStyle w:val="CommentReference"/>
          <w:rFonts w:asciiTheme="minorHAnsi" w:eastAsiaTheme="minorHAnsi" w:hAnsiTheme="minorHAnsi"/>
          <w:lang w:eastAsia="en-US"/>
        </w:rPr>
        <w:commentReference w:id="659"/>
      </w:r>
      <w:r w:rsidRPr="003F2D6A">
        <w:rPr>
          <w:lang w:val="en-GB"/>
        </w:rPr>
        <w:t xml:space="preserve">. Alternatively, the observed impact can be compared to that simulated by an impact model that uses input from both observations and climate models. This approach has been used to evaluate the influence of statistical downscaling and bias adjustment on hydrological </w:t>
      </w:r>
      <w:commentRangeStart w:id="664"/>
      <w:r w:rsidRPr="003F2D6A">
        <w:rPr>
          <w:lang w:val="en-GB"/>
        </w:rPr>
        <w:fldChar w:fldCharType="begin" w:fldLock="1"/>
      </w:r>
      <w:r w:rsidR="000465A7">
        <w:rPr>
          <w:lang w:val="en-GB"/>
        </w:rPr>
        <w:instrText>ADDIN CSL_CITATION { "citationItems" : [ { "id" : "ITEM-1", "itemData" : { "DOI" : "10.5194/hess-15-2599-2011", "ISBN" : "'", "ISSN" : "1607-7938", "abstract" : "In this work we asses the benefits of removing bias in climate forcing data used for hydrological climate change impact assessment at pan-European scale, with emphasis on floods. Climate simulations from the HIRHAM5-ECHAM5 model driven by the SRES-A1B emission scenario are corrected for bias using a histogram equalization method. As target for the bias correction we employ gridded interpolated observations of precipitation, average, minimum, and maximum temperature from the E-OBS data set. Bias removal transfer functions are derived for the control period 1961\u20131990. These are subsequently used to correct the climate simulations for the control period, and, under the assumption of a stationary error model, for the future time window 2071\u20132100. Validation against E-OBS climatology in the control period shows that the correction method performs successfully in removing bias in average and extreme statistics relevant for flood simulation over the majority of the European domain in all seasons. This translates into considerably improved simulations with the hydrological model of observed average and extreme river discharges at a majority of 554 validation river stations across Europe. Probabilities of extreme events derived employing extreme value techniques are also more closely reproduced. Results indicate that projections of future flood hazard in Europe based on uncorrected climate simulations, both in terms of their magnitude and recurrence interval, are likely subject to large errors. Notwithstanding the inherent limitations of the large-scale approach used herein, this study strongly advocates the removal of bias in climate simulations prior to their use in hydrological impact assessment.&lt;/p&gt;&lt;/p&gt;", "author" : [ { "dropping-particle" : "", "family" : "Rojas", "given" : "R.", "non-dropping-particle" : "", "parse-names" : false, "suffix" : "" }, { "dropping-particle" : "", "family" : "Feyen", "given" : "L.", "non-dropping-particle" : "", "parse-names" : false, "suffix" : "" }, { "dropping-particle" : "", "family" : "Dosio", "given" : "A.", "non-dropping-particle" : "", "parse-names" : false, "suffix" : "" }, { "dropping-particle" : "", "family" : "Bavera", "given" : "D.", "non-dropping-particle" : "", "parse-names" : false, "suffix" : "" } ], "container-title" : "Hydrology and Earth System Sciences", "id" : "ITEM-1", "issue" : "8", "issued" : { "date-parts" : [ [ "2011", "8", "24" ] ] }, "page" : "2599-2620", "title" : "Improving pan-European hydrological simulation of extreme events through statistical bias correction of RCM-driven climate simulations", "translator" : [ { "dropping-particle" : "", "family" : "Q3878", "given" : "", "non-dropping-particle" : "", "parse-names" : false, "suffix" : "" } ], "type" : "article-journal", "volume" : "15" }, "uris" : [ "http://www.mendeley.com/documents/?uuid=58afd24d-3b4c-4d08-9c63-07f9a0076b54" ] }, { "id" : "ITEM-2",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"ITEM-2",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"ITEM-4", "itemData" : { "DOI" : "10.1016/j.cliser.2019.01.001", "ISSN" : "24058807", "author" : [ { "dropping-particle" : "", "family" : "R\u00f6ssler", "given" : "Ole", "non-dropping-particle" : "", "parse-names" : false, "suffix" : "" }, { "dropping-particle" : "", "family" : "Kotlarski", "given" : "Sven", "non-dropping-particle" : "", "parse-names" : false, "suffix" : "" }, { "dropping-particle" : "", "family" : "Fischer", "given" : "Andreas M.", "non-dropping-particle" : "", "parse-names" : false, "suffix" : "" }, { "dropping-particle" : "", "family" : "Keller", "given" : "Denise", "non-dropping-particle" : "", "parse-names" : false, "suffix" : "" }, { "dropping-particle" : "", "family" : "Liniger", "given" : "Mark", "non-dropping-particle" : "", "parse-names" : false, "suffix" : "" }, { "dropping-particle" : "", "family" : "Weingartner", "given" : "Rolf", "non-dropping-particle" : "", "parse-names" : false, "suffix" : "" } ], "container-title" : "Climate Services", "id" : "ITEM-4", "issued" : { "date-parts" : [ [ "2019", "1" ] ] }, "page" : "1-13", "title" : "Evaluating the added value of the new Swiss climate scenarios for hydrology: An example from the Thur catchment", "translator" : [ { "dropping-particle" : "", "family" : "Q5898", "given" : "", "non-dropping-particle" : "", "parse-names" : false, "suffix" : "" } ], "type" : "article-journal", "volume" : "13" }, "uris" : [ "http://www.mendeley.com/documents/?uuid=4173fc1d-ccd0-41a1-b00a-cef4ccbda777" ] } ], "mendeley" : { "formattedCitation" : "(Rojas et al., 2011; Chen et al., 2012b; Guti\u00e9rrez et al., 2019; R\u00f6ssler et al., 2019b)", "plainTextFormattedCitation" : "(Rojas et al., 2011; Chen et al., 2012b; Guti\u00e9rrez et al., 2019; R\u00f6ssler et al., 2019b)", "previouslyFormattedCitation" : "(Rojas et al., 2011; Chen et al., 2012b; Guti\u00e9rrez et al., 2019; R\u00f6ssler et al., 2019b)" }, "properties" : { "noteIndex" : 0 }, "schema" : "https://github.com/citation-style-language/schema/raw/master/csl-citation.json" }</w:instrText>
      </w:r>
      <w:r w:rsidRPr="003F2D6A">
        <w:rPr>
          <w:lang w:val="en-GB"/>
        </w:rPr>
        <w:fldChar w:fldCharType="separate"/>
      </w:r>
      <w:r w:rsidR="00E41CA2">
        <w:rPr>
          <w:noProof/>
        </w:rPr>
        <w:t xml:space="preserve">(Rojas et al., 2011; </w:t>
      </w:r>
      <w:ins w:id="665" w:author="Robin Matthews" w:date="2021-07-11T16:33:00Z">
        <w:r w:rsidR="005059D9">
          <w:rPr>
            <w:noProof/>
          </w:rPr>
          <w:t xml:space="preserve">H. </w:t>
        </w:r>
      </w:ins>
      <w:r w:rsidR="00E41CA2">
        <w:rPr>
          <w:noProof/>
        </w:rPr>
        <w:t>Chen et al., 2012</w:t>
      </w:r>
      <w:del w:id="666" w:author="Robin Matthews" w:date="2021-07-11T16:33:00Z">
        <w:r w:rsidR="00E41CA2" w:rsidDel="005059D9">
          <w:rPr>
            <w:noProof/>
          </w:rPr>
          <w:delText>b</w:delText>
        </w:r>
      </w:del>
      <w:r w:rsidR="00E41CA2">
        <w:rPr>
          <w:noProof/>
        </w:rPr>
        <w:t>; Gutiérrez et al., 2019; Rössler et al., 2019b)</w:t>
      </w:r>
      <w:r w:rsidRPr="003F2D6A">
        <w:rPr>
          <w:lang w:val="en-GB"/>
        </w:rPr>
        <w:fldChar w:fldCharType="end"/>
      </w:r>
      <w:commentRangeEnd w:id="664"/>
      <w:r w:rsidR="00E41CA2">
        <w:rPr>
          <w:rStyle w:val="CommentReference"/>
          <w:rFonts w:asciiTheme="minorHAnsi" w:eastAsiaTheme="minorHAnsi" w:hAnsiTheme="minorHAnsi"/>
          <w:lang w:eastAsia="en-US"/>
        </w:rPr>
        <w:commentReference w:id="664"/>
      </w:r>
      <w:r w:rsidRPr="00FB6EB0">
        <w:t xml:space="preserve">, agricultural </w:t>
      </w:r>
      <w:r w:rsidRPr="003F2D6A">
        <w:rPr>
          <w:lang w:val="en-GB"/>
        </w:rPr>
        <w:fldChar w:fldCharType="begin" w:fldLock="1"/>
      </w:r>
      <w:r w:rsidR="000465A7">
        <w:instrText>ADDIN CSL_CITATION { "citationItems" : [ { "id" : "ITEM-1", "itemData" : { "DOI" : "10.1007/s10584-015-1518-8", "ISSN" : "0165-0009", "abstract" : "Assessment of climate change impacts on crops in regions of complex orography such as the Iberian Peninsula (IP) requires climate model output which is able to describe accurately the observed climate. The high resolution of output provided by Regional Climate Models (RCMs) is expected to be a suitable tool to describe regional and local climatic features, although their simulation results may still present biases. For these reasons, we compared several post-processing methods to correct or reduce the biases ofRCM simulations from the ENSEMBLES project for the IP. The bias-corrected datasets were also evaluated in terms of their applicability and consequences in improving the results of a crop model to simulate maize growth and development at two IP locations, using this crop as a reference for summer cropping systems in the region. The use of bias-corrected climate runs improved crop phenology and yield simulation overall and reduced the inter-model variability and thus the uncertainty. The number of observational stations underlying each reference observational dataset used to correct the bias affected the correction performance. Although no single technique showed to be the best one, some methods proved to be more adequate for small initial biases, while others were useful when initial biases were so large as to prevent data application for impact studies. An initial evaluation of the climate data, the bias correction reduction method and the consequences for impact assessment would be needed to design the most robust, reduced uncertainty ensemble for a specific combination of location, crop, and crop management.", "author" : [ { "dropping-particle" : "", "family" : "Ruiz-Ramos", "given" : "M.", "non-dropping-particle" : "", "parse-names" : false, "suffix" : "" }, { "dropping-particle" : "", "family" : "Rodr\u00edguez", "given" : "A.", "non-dropping-particle" : "", "parse-names" : false, "suffix" : "" }, { "dropping-particle" : "", "family" : "Dosio", "given" : "A.", "non-dropping-particle" : "", "parse-names" : false, "suffix" : "" }, { "dropping-particle" : "", "family" : "Goodess", "given" : "C. M.", "non-dropping-particle" : "", "parse-names" : false, "suffix" : "" }, { "dropping-particle" : "", "family" : "Harpham", "given" : "C.", "non-dropping-particle" : "", "parse-names" : false, "suffix" : "" }, { "dropping-particle" : "", "family" : "M\u00ednguez", "given" : "M. I.", "non-dropping-particle" : "", "parse-names" : false, "suffix" : "" }, { "dropping-particle" : "", "family" : "S\u00e1nchez", "given" : "E.", "non-dropping-particle" : "", "parse-names" : false, "suffix" : "" } ], "container-title" : "Climatic Change", "id" : "ITEM-1", "issue" : "1-2", "issued" : { "date-parts" : [ [ "2016", "1", "1" ] ] }, "page" : "283-297", "title" : "Comparing correction methods of RCM outputs for improving crop impact projections in the Iberian Peninsula for 21st century", "translator" : [ { "dropping-particle" : "", "family" : "Q3876", "given" : "", "non-dropping-particle" : "", "parse-names" : false, "suffix" : "" } ], "type" : "article-journal", "volume" : "134" }, "uris" : [ "http://www.mendeley.com/documents/?uuid=a0fb6f7f-68fb-4050-8290-5c96c38a23b5" ] }, { "id" : "ITEM-2",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"ITEM-2",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"(Ruiz-Ramos et al., 2016; Galmarini et al., 2019)", "plainTextFormattedCitation" : "(Ruiz-Ramos et al., 2016; Galmarini et al., 2019)", "previouslyFormattedCitation" : "(Ruiz-Ramos et al., 2016; Galmarini et al., 2019)" }, "properties" : { "noteIndex" : 0 }, "schema" : "https://github.com/citation-style-language/schema/raw/master/csl-citation.json" }</w:instrText>
      </w:r>
      <w:r w:rsidRPr="003F2D6A">
        <w:rPr>
          <w:lang w:val="en-GB"/>
        </w:rPr>
        <w:fldChar w:fldCharType="separate"/>
      </w:r>
      <w:r w:rsidR="00E41CA2">
        <w:rPr>
          <w:noProof/>
          <w:lang w:val="en-GB"/>
        </w:rPr>
        <w:t>(Ruiz-Ramos et al., 2016; Galmarini et al., 2019)</w:t>
      </w:r>
      <w:r w:rsidRPr="003F2D6A">
        <w:rPr>
          <w:lang w:val="en-GB"/>
        </w:rPr>
        <w:fldChar w:fldCharType="end"/>
      </w:r>
      <w:r w:rsidRPr="003F2D6A">
        <w:rPr>
          <w:lang w:val="en-GB"/>
        </w:rPr>
        <w:t xml:space="preserve">, forest and wildfire </w:t>
      </w:r>
      <w:r w:rsidRPr="003F2D6A">
        <w:rPr>
          <w:lang w:val="en-GB"/>
        </w:rPr>
        <w:fldChar w:fldCharType="begin" w:fldLock="1"/>
      </w:r>
      <w:r w:rsidR="000465A7">
        <w:rPr>
          <w:lang w:val="en-GB"/>
        </w:rPr>
        <w:instrText>ADDIN CSL_CITATION { "citationItems" : [ { "id" : "ITEM-1", "itemData" : { "DOI" : "10.1002/2013JG002444", "ISBN" : "2169-8953", "ISSN" : "21698953", "abstract" : "In this study we present an assessment of the impact of future climate change on total fire probability, burned area, and carbon (C) emissions from fires in Europe. The analysis was performed with the Community Land Model (CLM) extended with a prognostic treatment of fires that was specifically refined and optimized for application over Europe. Simulations over the 21st century are forced by five different high-resolution Regional Climate Models under the Special Report on Emissions Scenarios A1B. Both original and bias-corrected meteorological forcings is used. Results show that the simulated C emissions over the present period are improved by using bias corrected meteorological forcing, with a reduction of the intermodel variability. In the course of the 21st century, burned area and C emissions from fires are shown to increase in Europe, in particular in the Mediterranean basins, in the Balkan regions and in Eastern Europe. However, the projected increase is lower than in other studies that did not fully account for the effect of climate on ecosystem functioning. We demonstrate that the lower sensitivity of burned area and C emissions to climate change is related to the predicted reduction of the net primary productivity, which is identified as the most important determinant of fire activity in the Mediterranean region after anthropogenic interaction. This behavior, consistent with the intermediate fire-productivity hypothesis, limits the sensitivity of future burned area and C emissions from fires on climate change, providing more conservative estimates of future fire patterns, and demonstrates the importance of coupling fire simulation with a climate driven ecosystem productivity model.", "author" : [ { "dropping-particle" : "", "family" : "Migliavacca", "given" : "Mirco", "non-dropping-particle" : "", "parse-names" : false, "suffix" : "" }, { "dropping-particle" : "", "family" : "Dosio", "given" : "Alessandro", "non-dropping-particle" : "", "parse-names" : false, "suffix" : "" }, { "dropping-particle" : "", "family" : "Camia", "given" : "Andrea", "non-dropping-particle" : "", "parse-names" : false, "suffix" : "" }, { "dropping-particle" : "", "family" : "Hobourg", "given" : "Rasmus", "non-dropping-particle" : "", "parse-names" : false, "suffix" : "" }, { "dropping-particle" : "", "family" : "Houston-Durrant", "given" : "Tracy", "non-dropping-particle" : "", "parse-names" : false, "suffix" : "" }, { "dropping-particle" : "", "family" : "Kaiser", "given" : "Johannes W.", "non-dropping-particle" : "", "parse-names" : false, "suffix" : "" }, { "dropping-particle" : "", "family" : "Khabarov", "given" : "Nikolay", "non-dropping-particle" : "", "parse-names" : false, "suffix" : "" }, { "dropping-particle" : "", "family" : "Krasovskii", "given" : "Andrey A.", "non-dropping-particle" : "", "parse-names" : false, "suffix" : "" }, { "dropping-particle" : "", "family" : "Marcolla", "given" : "Barbara", "non-dropping-particle" : "", "parse-names" : false, "suffix" : "" }, { "dropping-particle" : "", "family" : "San Miguel-Ayanz", "given" : "Jesus", "non-dropping-particle" : "", "parse-names" : false, "suffix" : "" }, { "dropping-particle" : "", "family" : "Ward", "given" : "Daniel S.", "non-dropping-particle" : "", "parse-names" : false, "suffix" : "" }, { "dropping-particle" : "", "family" : "Cescatti", "given" : "Alessandro", "non-dropping-particle" : "", "parse-names" : false, "suffix" : "" } ], "container-title" : "Journal of Geophysical Research: Biogeosciences", "id" : "ITEM-1", "issue" : "4", "issued" : { "date-parts" : [ [ "2013", "12", "13" ] ] }, "page" : "1732-1747", "title" : "Modeling biomass burning and related carbon emissions during the 21st century in Europe", "translator" : [ { "dropping-particle" : "", "family" : "Q3877", "given" : "", "non-dropping-particle" : "", "parse-names" : false, "suffix" : "" } ], "type" : "article-journal", "volume" : "118" }, "uris" : [ "http://www.mendeley.com/documents/?uuid=0954d4c2-34ab-4886-9a7c-a7b93a59f583" ] }, { "id" : "ITEM-2", "itemData" : { "DOI" : "10.1002/joc.2312", "ISSN" : "08998418", "abstract" : "Place-based data is required in wildfire analyses, particularly in regions of diverse terrain that foster notonly strong gradients in meteorological variables, but also complex fire behaviour. However, a majority of downscalingmethods are inappropriate for wildfire application due to the lack of daily timescales and variables such as humidity andwinds that are important for fuel flammability and fire spread. Two statistical downscaling methods, the daily Bias correctedSpatial Downscaling (BCSD) and the Multivariate Adapted Constructed Analogs (MACA) that directly incorporate dailydata from global climate models, were validated over the western US using global reanalysis data. While both methodsoutperformed results obtained from direct interpolation from reanalysis, MACA exhibited additional skill in temperature,humidity, wind, and precipitation due to its ability to jointly downscale temperature and dew point temperature, and itsuse of analog patterns rather than interpolation. Both downscaling methods exhibited value added information in trackingfire danger indices and periods of extreme fire danger; however, MACA outperformed the daily BCSD due to its abilityto more accurately capture relative humidity and winds.", "author" : [ { "dropping-particle" : "", "family" : "Abatzoglou", "given" : "John T.", "non-dropping-particle" : "", "parse-names" : false, "suffix" : "" }, { "dropping-particle" : "", "family" : "Brown", "given" : "Timothy J.", "non-dropping-particle" : "", "parse-names" : false, "suffix" : "" } ], "container-title" : "International Journal of Climatology", "id" : "ITEM-2", "issue" : "5", "issued" : { "date-parts" : [ [ "2012", "4" ] ] }, "page" : "772-780", "title" : "A comparison of statistical downscaling methods suited for wildfire applications", "translator" : [ { "dropping-particle" : "", "family" : "Q5614", "given" : "", "non-dropping-particle" : "", "parse-names" : false, "suffix" : "" } ], "type" : "article-journal", "volume" : "32" }, "uris" : [ "http://www.mendeley.com/documents/?uuid=2310799d-bc86-4831-b44e-d4f7e6aac81d" ] } ], "mendeley" : { "formattedCitation" : "(Abatzoglou and Brown, 2012; Migliavacca et al., 2013)", "manualFormatting" : "(Abatzoglou and Brown, 2012; Migliavacca et al., 2013)", "plainTextFormattedCitation" : "(Abatzoglou and Brown, 2012; Migliavacca et al., 2013)", "previouslyFormattedCitation" : "(Abatzoglou and Brown, 2012; Migliavacca et al., 2013)" }, "properties" : { "noteIndex" : 0 }, "schema" : "https://github.com/citation-style-language/schema/raw/master/csl-citation.json" }</w:instrText>
      </w:r>
      <w:r w:rsidRPr="003F2D6A">
        <w:rPr>
          <w:lang w:val="en-GB"/>
        </w:rPr>
        <w:fldChar w:fldCharType="separate"/>
      </w:r>
      <w:r w:rsidR="00E41CA2">
        <w:rPr>
          <w:noProof/>
          <w:lang w:val="en-GB"/>
        </w:rPr>
        <w:t>(Abatzoglou and Brown, 2012; Migliavacca et al., 2013)</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"10.1007/s10584-013-0787-3", "ISSN" : "0165-0009", "author" : [ { "dropping-particle" : "", "family" : "Bedia", "given" : "J.", "non-dropping-particle" : "", "parse-names" : false, "suffix" : "" }, { "dropping-particle" : "", "family" : "Herrera", "given" : "S.", "non-dropping-particle" : "", "parse-names" : false, "suffix" : "" }, { "dropping-particle" : "", "family" : "Mart\u00edn", "given" : "D. San", "non-dropping-particle" : "", "parse-names" : false, "suffix" : "" }, { "dropping-particle" : "", "family" : "Koutsias", "given" : "N.", "non-dropping-particle" : "", "parse-names" : false, "suffix" : "" }, { "dropping-particle" : "", "family" : "Guti\u00e9rrez", "given" : "J. M.", "non-dropping-particle" : "", "parse-names" : false, "suffix" : "" } ], "container-title" : "Climatic Change", "id" : "ITEM-1", "issue" : "1-2", "issued" : { "date-parts" : [ [ "2013", "9", "1" ] ] }, "page" : "229-247", "title" : "Robust projections of Fire Weather Index in the Mediterranean using statistical downscaling", "translator" : [ { "dropping-particle" : "", "family" : "Q6595", "given" : "", "non-dropping-particle" : "", "parse-names" : false, "suffix" : "" } ], "type" : "article-journal", "volume" : "120" }, "uris" : [ "http://www.mendeley.com/documents/?uuid=99dc215c-a104-4885-9cb8-74b4f623bb2d" ] } ], "mendeley" : { "formattedCitation" : "(Bedia et al., 2013)", "plainTextFormattedCitation" : "(Bedia et al., 2013)", "previouslyFormattedCitation" : "(Bedia et al., 2013)" }, "properties" : { "noteIndex" : 0 }, "schema" : "https://github.com/citation-style-language/schema/raw/master/csl-citation.json" }</w:instrText>
      </w:r>
      <w:r w:rsidRPr="003F2D6A">
        <w:rPr>
          <w:lang w:val="en-GB"/>
        </w:rPr>
        <w:fldChar w:fldCharType="separate"/>
      </w:r>
      <w:r w:rsidR="00E41CA2">
        <w:rPr>
          <w:noProof/>
          <w:lang w:val="en-GB"/>
        </w:rPr>
        <w:t>(Bedia et al., 2013)</w:t>
      </w:r>
      <w:r w:rsidRPr="003F2D6A">
        <w:rPr>
          <w:lang w:val="en-GB"/>
        </w:rPr>
        <w:fldChar w:fldCharType="end"/>
      </w:r>
      <w:r w:rsidRPr="003F2D6A">
        <w:rPr>
          <w:lang w:val="en-GB"/>
        </w:rPr>
        <w:t xml:space="preserve">, snow depth </w:t>
      </w:r>
      <w:r w:rsidRPr="003F2D6A">
        <w:rPr>
          <w:lang w:val="en-GB"/>
        </w:rPr>
        <w:fldChar w:fldCharType="begin" w:fldLock="1"/>
      </w:r>
      <w:r w:rsidR="000465A7">
        <w:rPr>
          <w:lang w:val="en-GB"/>
        </w:rPr>
        <w:instrText>ADDIN CSL_CITATION { "citationItems" : [ { "id" : "ITEM-1",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"ITEM-1",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"mendeley" : { "formattedCitation" : "(Verfaillie et al., 2017)", "plainTextFormattedCitation" : "(Verfaillie et al., 2017)", "previouslyFormattedCitation" : "(Verfaillie et al., 2017)" }, "properties" : { "noteIndex" : 0 }, "schema" : "https://github.com/citation-style-language/schema/raw/master/csl-citation.json" }</w:instrText>
      </w:r>
      <w:r w:rsidRPr="003F2D6A">
        <w:rPr>
          <w:lang w:val="en-GB"/>
        </w:rPr>
        <w:fldChar w:fldCharType="separate"/>
      </w:r>
      <w:r w:rsidR="00E41CA2">
        <w:rPr>
          <w:noProof/>
          <w:lang w:val="en-GB"/>
        </w:rPr>
        <w:t>(Verfaillie et al., 2017)</w:t>
      </w:r>
      <w:r w:rsidRPr="003F2D6A">
        <w:rPr>
          <w:lang w:val="en-GB"/>
        </w:rPr>
        <w:fldChar w:fldCharType="end"/>
      </w:r>
      <w:r w:rsidRPr="003F2D6A">
        <w:rPr>
          <w:lang w:val="en-GB"/>
        </w:rPr>
        <w:t xml:space="preserve">, and regional ocean modelling </w:t>
      </w:r>
      <w:r w:rsidRPr="003F2D6A">
        <w:rPr>
          <w:lang w:val="en-GB"/>
        </w:rPr>
        <w:fldChar w:fldCharType="begin" w:fldLock="1"/>
      </w:r>
      <w:r w:rsidR="000465A7">
        <w:rPr>
          <w:lang w:val="en-GB"/>
        </w:rPr>
        <w:instrText>ADDIN CSL_CITATION { "citationItems" : [ { "id" : "ITEM-1", "itemData" : { "DOI" : "10.1007/s00382-016-3049-z", "ISSN" : "0930-7575", "author" : [ { "dropping-particle" : "", "family" : "Macias", "given" : "Diego", "non-dropping-particle" : "", "parse-names" : false, "suffix" : "" }, { "dropping-particle" : "", "family" : "Garcia-Gorriz", "given" : "Elisa", "non-dropping-particle" : "", "parse-names" : false, "suffix" : "" }, { "dropping-particle" : "", "family" : "Dosio", "given" : "Alessandro", "non-dropping-particle" : "", "parse-names" : false, "suffix" : "" }, { "dropping-particle" : "", "family" : "Stips", "given" : "Adolf", "non-dropping-particle" : "", "parse-names" : false, "suffix" : "" }, { "dropping-particle" : "", "family" : "Keuler", "given" : "Klaus", "non-dropping-particle" : "", "parse-names" : false, "suffix" : "" } ], "container-title" : "Climate Dynamics", "id" : "ITEM-1", "issue" : "3", "issued" : { "date-parts" : [ [ "2018", "8", "29" ] ] }, "page" : "1095-1117", "publisher" : "Springer Berlin Heidelberg", "title" : "Obtaining the correct sea surface temperature: bias correction of regional climate model data for the Mediterranean Sea", "translator" : [ { "dropping-particle" : "", "family" : "Q4038", "given" : "", "non-dropping-particle" : "", "parse-names" : false, "suffix" : "" } ], "type" : "article-journal", "volume" : "51" }, "uris" : [ "http://www.mendeley.com/documents/?uuid=ae03f803-9af4-4b10-aea0-35764ecd4d27" ] } ], "mendeley" : { "formattedCitation" : "(Macias et al., 2018)", "manualFormatting" : "(e.g., Macias et al., 2018)", "plainTextFormattedCitation" : "(Macias et al., 2018)", "previouslyFormattedCitation" : "(Macias et al., 2018)" }, "properties" : { "noteIndex" : 0 }, "schema" : "https://github.com/citation-style-language/schema/raw/master/csl-citation.json" }</w:instrText>
      </w:r>
      <w:r w:rsidRPr="003F2D6A">
        <w:rPr>
          <w:lang w:val="en-GB"/>
        </w:rPr>
        <w:fldChar w:fldCharType="separate"/>
      </w:r>
      <w:r w:rsidR="00E41CA2">
        <w:rPr>
          <w:noProof/>
          <w:lang w:val="en-GB"/>
        </w:rPr>
        <w:t>(e.g., Macias et al., 2018)</w:t>
      </w:r>
      <w:r w:rsidRPr="003F2D6A">
        <w:rPr>
          <w:lang w:val="en-GB"/>
        </w:rPr>
        <w:fldChar w:fldCharType="end"/>
      </w:r>
      <w:r w:rsidRPr="003F2D6A">
        <w:rPr>
          <w:lang w:val="en-GB"/>
        </w:rPr>
        <w:t>.</w:t>
      </w:r>
    </w:p>
    <w:p w14:paraId="6BBAE9B2" w14:textId="77777777" w:rsidR="00E2170D" w:rsidRPr="003F2D6A" w:rsidRDefault="00E2170D" w:rsidP="00E2170D">
      <w:pPr>
        <w:pStyle w:val="AR6BodyText"/>
        <w:rPr>
          <w:rFonts w:eastAsiaTheme="minorEastAsia"/>
          <w:lang w:val="en-GB"/>
        </w:rPr>
      </w:pPr>
    </w:p>
    <w:p w14:paraId="7CA44919" w14:textId="7B375E3A" w:rsidR="00E2170D" w:rsidRPr="003F2D6A" w:rsidRDefault="00E2170D" w:rsidP="00E2170D">
      <w:pPr>
        <w:pStyle w:val="AR6BodyText"/>
        <w:rPr>
          <w:lang w:val="en-GB"/>
        </w:rPr>
      </w:pPr>
      <w:r w:rsidRPr="003F2D6A">
        <w:rPr>
          <w:lang w:val="en-GB"/>
        </w:rPr>
        <w:t xml:space="preserve">There is </w:t>
      </w:r>
      <w:r w:rsidRPr="003F2D6A">
        <w:rPr>
          <w:i/>
          <w:lang w:val="en-GB"/>
        </w:rPr>
        <w:t>high confidence</w:t>
      </w:r>
      <w:r w:rsidRPr="003F2D6A">
        <w:rPr>
          <w:lang w:val="en-GB"/>
        </w:rPr>
        <w:t xml:space="preserve"> that to assess whether a climate model realistically simulates required aspects of present-day regional climate, and to increase confidence of future projections of these aspects, evaluation needs to be based on diagnostics taking into account multiple variables and process-understanding.</w:t>
      </w:r>
    </w:p>
    <w:p w14:paraId="4595329A" w14:textId="77777777" w:rsidR="00E2170D" w:rsidRPr="003F2D6A" w:rsidRDefault="00E2170D" w:rsidP="00E2170D">
      <w:pPr>
        <w:pStyle w:val="AR6BodyText"/>
        <w:rPr>
          <w:rFonts w:cs="Times New Roman"/>
          <w:lang w:val="en-GB"/>
        </w:rPr>
      </w:pPr>
    </w:p>
    <w:p w14:paraId="07C314CA" w14:textId="77777777" w:rsidR="00E2170D" w:rsidRPr="003F2D6A" w:rsidRDefault="00E2170D" w:rsidP="00E2170D">
      <w:pPr>
        <w:pStyle w:val="AR6BodyText"/>
        <w:rPr>
          <w:rFonts w:cs="Times New Roman"/>
          <w:lang w:val="en-GB"/>
        </w:rPr>
      </w:pPr>
    </w:p>
    <w:p w14:paraId="620150DD" w14:textId="77777777" w:rsidR="00E2170D" w:rsidRPr="003F2D6A" w:rsidRDefault="00E2170D" w:rsidP="00E2170D">
      <w:pPr>
        <w:pStyle w:val="AR6Chap10Level310111"/>
        <w:rPr>
          <w:lang w:val="en-GB"/>
        </w:rPr>
      </w:pPr>
      <w:bookmarkStart w:id="667" w:name="_Toc29679431"/>
      <w:bookmarkStart w:id="668" w:name="_Toc30602381"/>
      <w:bookmarkStart w:id="669" w:name="_Toc70454731"/>
      <w:r w:rsidRPr="003F2D6A">
        <w:rPr>
          <w:lang w:val="en-GB"/>
        </w:rPr>
        <w:t>Model improvement and added value</w:t>
      </w:r>
      <w:bookmarkEnd w:id="667"/>
      <w:bookmarkEnd w:id="668"/>
      <w:bookmarkEnd w:id="669"/>
    </w:p>
    <w:p w14:paraId="67881310" w14:textId="77777777" w:rsidR="00E2170D" w:rsidRPr="003F2D6A" w:rsidRDefault="00E2170D" w:rsidP="00E2170D">
      <w:pPr>
        <w:pStyle w:val="AR6BodyText"/>
        <w:rPr>
          <w:rFonts w:cs="Times New Roman"/>
          <w:lang w:val="en-GB"/>
        </w:rPr>
      </w:pPr>
    </w:p>
    <w:p w14:paraId="6A50326A" w14:textId="6D19CD0F" w:rsidR="00E2170D" w:rsidRPr="003F2D6A" w:rsidRDefault="00E2170D" w:rsidP="00E2170D">
      <w:pPr>
        <w:pStyle w:val="AR6BodyText"/>
        <w:rPr>
          <w:rFonts w:cs="Times New Roman"/>
          <w:lang w:val="en-GB"/>
        </w:rPr>
      </w:pPr>
      <w:r w:rsidRPr="003F2D6A">
        <w:rPr>
          <w:rFonts w:cs="Times New Roman"/>
          <w:lang w:val="en-GB"/>
        </w:rPr>
        <w:t xml:space="preserve">Obtaining regional information from global simulations may involve a range of different methods (Section 10.3.1). An approach with higher complexity or resolution is useful if it adds further, useful information to that of a reference model. Section 10.5 discusses the set of considerations that determine if the information is useful. This further useful information is often referred to as added value and is a function of variables, processes, and the temporal and spatial scales targeted taking into account the needs of specific users </w:t>
      </w:r>
      <w:r w:rsidRPr="003F2D6A">
        <w:rPr>
          <w:rFonts w:cs="Times New Roman"/>
          <w:lang w:val="en-GB"/>
        </w:rPr>
        <w:fldChar w:fldCharType="begin" w:fldLock="1"/>
      </w:r>
      <w:r w:rsidR="000465A7">
        <w:rPr>
          <w:rFonts w:cs="Times New Roman"/>
          <w:lang w:val="en-GB"/>
        </w:rPr>
        <w:instrText>ADDIN CSL_CITATION { "citationItems" : [ { "id" : "ITEM-1",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"ITEM-1",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"id" : "ITEM-2", "itemData" : { "DOI" : "10.1002/wcc.339", "ISSN" : "17577799", "abstract" : "The term downscaling' refers to the process of translating information\\nfrom global climate model simulations to a finer spatial resolution.\\nThere are numerous methods by which this translation of information can\\noccur. For users of downscaled information, it is important to have some\\nunderstanding of the properties of different methods (in terms of their\\ncapabilities and limitations to convey the change signal, as simulated\\nby the global model), as these dictate the type of applications that the\\ndownscaled information can be used for in impact, adaptation, and\\nvulnerability research. This article provides an appraisal of\\ndownscaling in terms of its perceived purpose and value for informing on\\nplausible impacts due to climate change and for underpinning regional\\nrisk assessments. The concepts climate realism and physical plausibility\\nof change are introduced to qualify the broad scale properties\\nassociated with different categories of downscaling approaches; the\\nformer concerning the skill of different approaches to represent\\nregional climate characteristics and the latter their skill in\\nsimulating regional climate change. Aspects of change not captured by\\nglobal climate models, due to resolution or regional factors, may be\\ncaptured by downscaling. If these aspects are of interest, then\\ndownscaling may be useful once it has been demonstrated to add value.\\nFor cases where the broad scale change to the mean climate is of\\ninterest, or where there is no demonstrated added value from\\ndownscaling, then there is a wide range of regionalization methods that\\nare suitable for practitioners in the impact, adaptation, and\\nvulnerability field. (C) 2015 John Wiley &amp; Sons, Ltd.", "author" : [ { "dropping-particle" : "", "family" : "Ekstr\u00f6m", "given" : "Marie", "non-dropping-particle" : "", "parse-names" : false, "suffix" : "" }, { "dropping-particle" : "", "family" : "Grose", "given" : "Michael R.", "non-dropping-particle" : "", "parse-names" : false, "suffix" : "" }, { "dropping-particle" : "", "family" : "Whetton", "given" : "Penny H.", "non-dropping-particle" : "", "parse-names" : false, "suffix" : "" } ], "container-title" : "WIREs Climate Change", "id" : "ITEM-2", "issue" : "3", "issued" : { "date-parts" : [ [ "2015" ] ] }, "page" : "301-319", "title" : "An appraisal of downscaling methods used in climate change research", "translator" : [ { "dropping-particle" : "", "family" : "Q4790", "given" : "", "non-dropping-particle" : "", "parse-names" : false, "suffix" : "" } ], "type" : "article-journal", "volume" : "6" }, "uris" : [ "http://www.mendeley.com/documents/?uuid=bcb0a3c1-90c4-4493-8fd4-4bdabe7ab2b9" ] }, { "id" : "ITEM-3",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"ITEM-3",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"ITEM-4", "itemData" : { "DOI" : "10.1002/2014JD022781", "ISSN" : "2169897X", "abstract" : "We present an analysis of the added value (AV) of downscaling via regional climate model (RCM) nesting with respect to the driving global climate models (GCMs). We analyze ensembles of driving GCM and nested RCM (two resolutions, 0.44\u00b0 and 0.11\u00b0) simulations for the late 20th and late 21st centuries from the CMIP5, EURO\u2010CORDEX, and MED\u2010CORDEX experiments, with a focus on the Alpine region. Different metrics of AV are investigated, measuring aspects of precipitation where substantial AV can be expected in mountainous terrains: spatial pattern of mean precipitation, daily precipitation intensity distribution, and daily precipitation extremes tails. Comparison with a high\u2010quality, fine\u2010scale (5 km) gridded observational data set shows substantial AV of RCM downscaling for all metrics selected, and results are mostly improved compared to the driving GCMs also when the RCM fields are upscaled at the scale of the GCM resolution. We also find consistent improvements in the high\u2010resolution (0.11\u00b0) versus medium\u2010resolution (0.44\u00b0) RCM simulations. Finally, we find that the RCM downscaling substantially modulates the GCM\u2010produced precipitation change signal in future climate projections, particularly in terms of fine\u2010scale spatial pattern associated with the complex topography of the region. Our results thus point to the important role that high\u2010resolution nested RCMs can play in the study of climate change over areas characterized by complex topographical features.", "author" : [ { "dropping-particle" : "", "family" : "Torma", "given" : "Csaba", "non-dropping-particle" : "", "parse-names" : false, "suffix" : "" }, { "dropping-particle" : "", "family" : "Giorgi", "given" : "Filippo", "non-dropping-particle" : "", "parse-names" : false, "suffix" : "" }, { "dropping-particle" : "", "family" : "Coppola", "given" : "Erika", "non-dropping-particle" : "", "parse-names" : false, "suffix" : "" } ], "container-title" : "Journal of Geophysical Research: Atmospheres", "id" : "ITEM-4", "issue" : "9", "issued" : { "date-parts" : [ [ "2015", "5", "16" ] ] }, "page" : "3957-3972", "title" : "Added value of regional climate modeling over areas characterized by complex terrain-Precipitation over the Alps", "translator" : [ { "dropping-particle" : "", "family" : "Q5214", "given" : "", "non-dropping-particle" : "", "parse-names" : false, "suffix" : "" } ], "type" : "article-journal", "volume" : "120" }, "uris" : [ "http://www.mendeley.com/documents/?uuid=f73d6adb-9c4e-4e37-aaa8-f2ce56cb0de0" ] }, { "id" : "ITEM-5", "itemData" : { "DOI" : "10.1007/s00382-018-4412-z", "ISSN" : "0930-7575", "abstract" : "A new set of CORDEX simulations over South America (SA), together with their coarser-resolution driving GCMs (global climate models) are used to investigate added value (AV) of Regional Climate Models (RCMs) in reproducing mean climate conditions over the continent. There are two types of simulations with different lateral boundary conditions: five hindcast simulations use re-analysis as boundary conditions, and five other historical simulations use GCMs outputs. The multi-model ensembles and individual simulations were evaluated against two or three observation-based gridded datasets for 2-meter surface air temperature and total precipitation. The analysis is performed for summer and winter, over a common period from 1990 to 2004. Results indicate that added value of RCMs is dependent on driving fields, surface properties of the area, season and variable considered. A robust added value for RCMs driven by ERA-Interim is obtained in reproducing the summer climatology of surface air temperature over tropical and subtropical latitudes. Mixed results can be seen, however, for summer precipitation climatology in both hindcast and historical experiments. For winter, there is no noticeable improvement in RCMs for the large-scale precipitation and surface air temperature climatology. To further understand the added value of RCMS, models deviations from observation are decomposed into different terms: errors from observational uncertainty, the representativeness error, and the interpolation error. Regions where these errors are not negligible, such as in complex terrain regions, among others, can be identified. There is a clear need for complementary assessment to understand better the real value added by RCMs.", "author" : [ { "dropping-particle" : "", "family" : "Falco", "given" : "Magdalena", "non-dropping-particle" : "", "parse-names" : false, "suffix" : "" }, { "dropping-particle" : "", "family" : "Carril", "given" : "Andrea F.", "non-dropping-particle" : "", "parse-names" : false, "suffix" : "" }, { "dropping-particle" : "", "family" : "Men\u00e9ndez", "given" : "Claudio G.", "non-dropping-particle" : "", "parse-names" : false, "suffix" : "" }, { "dropping-particle" : "", "family" : "Zaninelli", "given" : "Pablo G.", "non-dropping-particle" : "", "parse-names" : false, "suffix" : "" }, { "dropping-particle" : "", "family" : "Li", "given" : "Laurent Z. X.", "non-dropping-particle" : "", "parse-names" : false, "suffix" : "" }, { "dropping-particle" : "", "family" : "Falco M., Carril A.F., Men\u00e9ndez C., Zaninelli P.G.", "given" : "Li L.Z.X", "non-dropping-particle" : "", "parse-names" : false, "suffix" : "" } ], "container-title" : "Climate Dynamics", "id" : "ITEM-5", "issued" : { "date-parts" : [ [ "2018", "8", "21" ] ] }, "title" : "Assessment of CORDEX simulations over South America: added value on seasonal climatology and resolution considerations", "translator" : [ { "dropping-particle" : "", "family" : "Q4286", "given" : "", "non-dropping-particle" : "", "parse-names" : false, "suffix" : "" } ], "type" : "article-journal" }, "uris" : [ "http://www.mendeley.com/documents/?uuid=a18d1a7c-46a7-4bdf-98a3-1871cd98428c" ] }, { "id" : "ITEM-6", "itemData" : { "DOI" : "10.1146/annurev-environ-102014-021217", "ISBN"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"ITEM-6", "issue" : "1", "issued" : { "date-parts" : [ [ "2015", "11", "4" ] ] }, "page" : "467-490", "title" : "Regional Dynamical Downscaling and the CORDEX Initiative", "translator" : [ { "dropping-particle" : "", "family" : "Q5215", "given" : "", "non-dropping-particle" : "", "parse-names" : false, "suffix" : "" } ], "type" : "article-journal", "volume" : "40" }, "uris" : [ "http://www.mendeley.com/documents/?uuid=6078ba4d-8600-4e6a-b228-d02cebe92d64", "http://www.mendeley.com/documents/?uuid=e8c0ad6d-8b3a-4ccc-b7b7-671b96b0061a" ] } ], "mendeley" : { "formattedCitation" : "(Di Luca et al., 2012; Ekstr\u00f6m et al., 2015; Giorgi and Gutowski, 2015; Torma et al., 2015; Rummukainen, 2016; Falco et al., 2018)", "plainTextFormattedCitation" : "(Di Luca et al., 2012; Ekstr\u00f6m et al., 2015; Giorgi and Gutowski, 2015; Torma et al., 2015; Rummukainen, 2016; Falco et al., 2018)", "previouslyFormattedCitation" : "(Di Luca et al., 2012; Ekstr\u00f6m et al., 2015; Giorgi and Gutowski, 2015; Torma et al., 2015; Rummukainen, 2016; Falco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(Di Luca et al., 2012; Ekström et al., 2015; Giorgi and Gutowski, 2015; Torma et al., 2015; Rummukainen, 2016; Falco et al., 2018)</w:t>
      </w:r>
      <w:r w:rsidRPr="003F2D6A">
        <w:rPr>
          <w:rFonts w:cs="Times New Roman"/>
          <w:lang w:val="en-GB"/>
        </w:rPr>
        <w:fldChar w:fldCharType="end"/>
      </w:r>
      <w:r w:rsidRPr="00FB6EB0">
        <w:rPr>
          <w:rFonts w:cs="Times New Roman"/>
        </w:rPr>
        <w:t xml:space="preserve">. </w:t>
      </w:r>
      <w:r w:rsidRPr="003F2D6A">
        <w:rPr>
          <w:rFonts w:cs="Times New Roman"/>
          <w:lang w:val="en-GB"/>
        </w:rPr>
        <w:t>There is no common definition of added value, but here it is considered a characteristic that arises when one methodology gives further value to what another methodology yields.</w:t>
      </w:r>
    </w:p>
    <w:p w14:paraId="21AAF20A" w14:textId="77777777" w:rsidR="00E2170D" w:rsidRPr="003F2D6A" w:rsidRDefault="00E2170D" w:rsidP="00E2170D">
      <w:pPr>
        <w:pStyle w:val="AR6BodyText"/>
        <w:rPr>
          <w:rFonts w:cs="Times New Roman"/>
          <w:lang w:val="en-GB"/>
        </w:rPr>
      </w:pPr>
    </w:p>
    <w:p w14:paraId="361421D4" w14:textId="25B6B072" w:rsidR="00E2170D" w:rsidRPr="003F2D6A" w:rsidRDefault="00E2170D" w:rsidP="00E2170D">
      <w:pPr>
        <w:pStyle w:val="AR6BodyText"/>
        <w:rPr>
          <w:rFonts w:cs="Times New Roman"/>
          <w:lang w:val="en-GB"/>
        </w:rPr>
      </w:pPr>
      <w:r w:rsidRPr="003F2D6A">
        <w:rPr>
          <w:rFonts w:cs="Times New Roman"/>
          <w:lang w:val="en-GB"/>
        </w:rPr>
        <w:t xml:space="preserve">Downscaling is expected to improve the representation of a region’s climate compared to the driving GCM </w:t>
      </w:r>
      <w:r w:rsidRPr="003F2D6A">
        <w:rPr>
          <w:rFonts w:cs="Times New Roman"/>
          <w:lang w:val="en-GB"/>
        </w:rPr>
        <w:fldChar w:fldCharType="begin" w:fldLock="1"/>
      </w:r>
      <w:r w:rsidR="000465A7">
        <w:rPr>
          <w:rFonts w:cs="Times New Roman"/>
          <w:lang w:val="en-GB"/>
        </w:rPr>
        <w:instrText>ADDIN CSL_CITATION { "citationItems" : [ { "id" : "ITEM-1", "itemData" : { "DOI" : "10.1007/s40641-015-0003-9", "ISSN" : "2198-6061",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"Current Climate Change Reports", "id" : "ITEM-1", "issued" : { "date-parts" : [ [ "2015" ] ] }, "page" : "10-21", "title" : "Challenges in the Quest for Added Value of Regional Climate Dynamical Downscaling", "translator" : [ { "dropping-particle" : "", "family" : "Q3698", "given" : "", "non-dropping-particle" : "", "parse-names" : false, "suffix" : "" } ], "type" : "article-journal" }, "uris" : [ "http://www.mendeley.com/documents/?uuid=c7b18ba9-e9ae-4958-ae77-4d331ac6f894" ] } ], "mendeley" : { "formattedCitation" : "(Di Luca et al., 2015)", "plainTextFormattedCitation" : "(Di Luca et al., 2015)", "previouslyFormattedCitation" : "(Di Luca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2015)</w:t>
      </w:r>
      <w:r w:rsidRPr="003F2D6A">
        <w:rPr>
          <w:rFonts w:cs="Times New Roman"/>
          <w:lang w:val="en-GB"/>
        </w:rPr>
        <w:fldChar w:fldCharType="end"/>
      </w:r>
      <w:r w:rsidRPr="003F2D6A">
        <w:rPr>
          <w:rFonts w:cs="Times New Roman"/>
          <w:lang w:val="en-GB"/>
        </w:rPr>
        <w:t xml:space="preserve">. Arguably, there should be a clear physical reason for the improvement, which is applicable to the evaluation of added value in downscaled projections </w:t>
      </w:r>
      <w:r w:rsidRPr="003F2D6A">
        <w:rPr>
          <w:rFonts w:cs="Times New Roman"/>
          <w:lang w:val="en-GB"/>
        </w:rPr>
        <w:fldChar w:fldCharType="begin" w:fldLock="1"/>
      </w:r>
      <w:r w:rsidR="000465A7">
        <w:rPr>
          <w:rFonts w:cs="Times New Roman"/>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"plainTextFormattedCitation" : "(Giorgi et al., 2016)", "previouslyFormattedCitation" : "(Giorgi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2016)</w:t>
      </w:r>
      <w:r w:rsidRPr="003F2D6A">
        <w:rPr>
          <w:rFonts w:cs="Times New Roman"/>
          <w:lang w:val="en-GB"/>
        </w:rPr>
        <w:fldChar w:fldCharType="end"/>
      </w:r>
      <w:r w:rsidRPr="003F2D6A">
        <w:rPr>
          <w:rFonts w:cs="Times New Roman"/>
          <w:lang w:val="en-GB"/>
        </w:rPr>
        <w:t xml:space="preserve">. The added value depends on the region, season, and governing physical processes </w:t>
      </w:r>
      <w:r w:rsidRPr="003F2D6A">
        <w:rPr>
          <w:rFonts w:cs="Times New Roman"/>
          <w:lang w:val="en-GB"/>
        </w:rPr>
        <w:fldChar w:fldCharType="begin" w:fldLock="1"/>
      </w:r>
      <w:r w:rsidR="000465A7">
        <w:rPr>
          <w:rFonts w:cs="Times New Roman"/>
          <w:lang w:val="en-GB"/>
        </w:rPr>
        <w:instrText>ADDIN CSL_CITATION { "citationItems" : [ { "id" : "ITEM-1", "itemData" : { "DOI" : "10.1007/s00382-017-3562-8", "ISBN" : "0123456789", "ISSN" : "14320894", "author" : [ { "dropping-particle" : "", "family" : "Lenz", "given" : "Claus J\u00fcrgen", "non-dropping-particle" : "", "parse-names" : false, "suffix" : "" }, { "dropping-particle" : "", "family" : "Fr\u00fch", "given" : "Barbara", "non-dropping-particle" : "", "parse-names" : false, "suffix" : "" }, { "dropping-particle" : "", "family" : "Adalatpanah", "given" : "Fatemeh Davary", "non-dropping-particle" : "", "parse-names" : false, "suffix" : "" } ], "container-title" : "Climate Dynamics", "id" : "ITEM-1", "issue" : "11-12", "issued" : { "date-parts" : [ [ "2017" ] ] }, "page" : "4061-4074", "publisher" : "Springer Berlin Heidelberg", "title" : "Is there potential added value in COSMO\u2013CLM forced by ERA reanalysis data?", "translator" : [ { "dropping-particle" : "", "family" : "Q3625", "given" : "", "non-dropping-particle" : "", "parse-names" : false, "suffix" : "" } ], "type" : "article-journal", "volume" : "49" }, "uris" : [ "http://www.mendeley.com/documents/?uuid=ad70521c-c696-4bff-9669-85b531ce03ee" ] }, { "id" : "ITEM-2", "itemData" : { "DOI" : "10.26491/mhwm/85507", "ISSN" : "2299-3835", "abstract" : "This study tackles the question: Do very high-resolution convective-permitting regional climate model (RCM) simulations add value compared to coarser RCM runs for certain extreme weather conditions, namely strong wind and storm situations? Ten strong storm cases of the last two decades were selected and dynamically downscaled with the RCM COSMO-CLM (24 and 2.8 km grid point distance). These cyclones crossed the high-resolution model domain, which encompasses the German Bight, Northern Germany, and parts of the Baltic Sea. One storm case study (storm Christian of October 2013) is discussed in more detail in order to analyze the small-scale storm features and the associated potential added value of the high-resolution simulation. The results indicate an added value for atmospheric dynamical processes such as convective precipitation or post-frontal cloud cover. The multiple storm analysis revealed added value for the high-resolution regional climate simulation for 10 m wind speed, mean sea level pressure, and total cloud cover for most storms which were examined, but the improvements are small. Wind direction and precipitation were already well simulated by the coarser RCM and the higher resolution could often not add any value for these variables. The analysis showed that the added value is more distinct for the synoptic comparisons than for the multiple storm study analyzed with statistical measures like the Brier Skill Score.", "author" : [ { "dropping-particle" : "", "family" : "Schaaf", "given" : "Benjamin", "non-dropping-particle" : "", "parse-names" : false, "suffix" : "" }, { "dropping-particle" : "", "family" : "Feser", "given" : "Frauke", "non-dropping-particle" : "", "parse-names" : false, "suffix" : "" } ], "container-title" : "Meteorology Hydrology and Water Management", "id" : "ITEM-2", "issue" : "2", "issued" : { "date-parts" : [ [ "2018", "2", "27" ] ] }, "page" : "21-37", "title" : "Is there added value of convection-permitting regional climate model simulations for storms over the German Bight and Northern Germany?", "translator" : [ { "dropping-particle" : "", "family" : "Q3627", "given" : "", "non-dropping-particle" : "", "parse-names" : false, "suffix" : "" } ], "type" : "article-journal", "volume" : "6" }, "uris" : [ "http://www.mendeley.com/documents/?uuid=86718235-9ddb-4f71-8ba0-5663f750ebe9" ] } ], "mendeley" : { "formattedCitation" : "(Lenz et al., 2017; Schaaf and Feser, 2018)", "manualFormatting" : "(Lenz et al., 2017; Schaaf and Feser, 2018)", "plainTextFormattedCitation" : "(Lenz et al., 2017; Schaaf and Feser, 2018)", "previouslyFormattedCitation" : "(Lenz et al., 2017; Schaaf and Feser,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(Lenz et al., 2017; Schaaf and Feser, 2018)</w:t>
      </w:r>
      <w:r w:rsidRPr="003F2D6A">
        <w:rPr>
          <w:rFonts w:cs="Times New Roman"/>
          <w:lang w:val="en-GB"/>
        </w:rPr>
        <w:fldChar w:fldCharType="end"/>
      </w:r>
      <w:r w:rsidRPr="003F2D6A">
        <w:rPr>
          <w:rFonts w:cs="Times New Roman"/>
          <w:lang w:val="en-GB"/>
        </w:rPr>
        <w:t xml:space="preserve">.  Thus, added value of downscaling GCM simulations is most likely where regional- and local-scale processes play an important role in a region’s climate, for example in complex or heterogeneous terrain such as mountains </w:t>
      </w:r>
      <w:commentRangeStart w:id="670"/>
      <w:r w:rsidRPr="003F2D6A">
        <w:rPr>
          <w:rFonts w:cs="Times New Roman"/>
          <w:lang w:val="en-GB"/>
        </w:rPr>
        <w:fldChar w:fldCharType="begin" w:fldLock="1"/>
      </w:r>
      <w:ins w:id="671" w:author="Robin Matthews" w:date="2021-07-11T16:33:00Z">
        <w:r w:rsidR="005059D9">
          <w:rPr>
            <w:rFonts w:cs="Times New Roman"/>
            <w:lang w:val="en-GB"/>
          </w:rPr>
          <w:instrText>ADDIN CSL_CITATION { "citationItems" : [ { "id" : "ITEM-1", "itemData" : { "DOI" : "10.1007/s00382-015-2589-y", "ISSN" : "0930-7575", "abstract" : "In the framework of the EURO-CORDEX initiative an ensemble of European-wide high-resolution regional climate simulations on a $$0.11^{\\circ }\\,({\\sim}12.5\\,\\hbox {km})$$ 0 . 11 \u2218 ( \u223c 12.5 km ) grid has been generated. This study investigates whether the fine-gridded regional climate models are found to add value to the simulated mean and extreme daily and sub-daily precipitation compared to their coarser-gridded $$0.44^{\\circ }\\,({\\sim}50\\,\\hbox {km})$$ 0 . 44 \u2218 ( \u223c 50 km ) counterparts. Therefore, pairs of fine- and coarse-gridded simulations of eight reanalysis-driven models are compared to fine-gridded observations in the Alps, Germany, Sweden, Norway, France, the Carpathians, and Spain. A clear result is that the $$0.11^{\\circ }$$ 0 . 11 \u2218 simulations are found to better reproduce mean and extreme precipitation for almost all regions and seasons, even on the scale of the coarser-gridded simulations (50 km). This is primarily caused by the improved representation of orography in the $$0.11^{\\circ }$$ 0 . 11 \u2218 simulations and therefore largest improvements can be found in regions with substantial orographic features. Improvements in reproducing precipitation in the summer season appear also due to the fact that in the fine-gridded simulations the larger scales of convection are captured by the resolved-scale dynamics. The $$0.11^{\\circ }$$ 0 . 11 \u2218 simulations reduce biases in large areas of the investigated regions, have an improved representation of spatial precipitation patterns, and precipitation distributions are improved for daily and in particular for 3 hourly precipitation sums in Switzerland. When the evaluation is conducted on the fine (12.5 km) grid, the added value of the $$0.11^{\\circ }$$ 0 . 11 \u2218 models becomes even more obvious.", "author" : [ { "dropping-particle" : "", "family" : "Prein", "given" : "A F", "non-dropping-particle" : "", "parse-names" : false, "suffix" : "" }, { "dropping-particle" : "", "family" : "Gobiet", "given" : "A", "non-dropping-particle" : "", "parse-names" : false, "suffix" : "" }, { "dropping-particle" : "", "family" : "Truhetz", "given" : "H", "non-dropping-particle" : "", "parse-names" : false, "suffix" : "" }, { "dropping-particle" : "", "family" : "Keuler", "given" : "K", "non-dropping-particle" : "", "parse-names" : false, "suffix" : "" }, { "dropping-particle" : "", "family" : "Goergen", "given" : "K", "non-dropping-particle" : "", "parse-names" : false, "suffix" : "" }, { "dropping-particle" : "", "family" : "Teichmann", "given" : "C", "non-dropping-particle" : "", "parse-names" : false, "suffix" : "" }, { "dropping-particle" : "", "family" : "Fox Maule", "given" : "C", "non-dropping-particle" : "", "parse-names" : false, "suffix" : "" }, { "dropping-particle" : "", "family" : "Meijgaard", "given" : "E", "non-dropping-particle" : "van", "parse-names" : false, "suffix" : "" }, { "dropping-particle" : "", "family" : "D\u00e9qu\u00e9", "given" : "M", "non-dropping-particle" : "", "parse-names" : false, "suffix" : "" }, { "dropping-particle" : "", "family" : "Nikulin", "given" : "G", "non-dropping-particle" : "", "parse-names" : false, "suffix" : "" }, { "dropping-particle" : "", "family" : "Vautard", "given" : "R", "non-dropping-particle" : "", "parse-names" : false, "suffix" : "" }, { "dropping-particle" : "", "family" : "Colette", "given" : "A", "non-dropping-particle" : "", "parse-names" : false, "suffix" : "" }, { "dropping-particle" : "", "family" : "Kjellstr\u00f6m", "given" : "E", "non-dropping-particle" : "", "parse-names" : false, "suffix" : "" }, { "dropping-particle" : "", "family" : "Jacob", "given" : "D", "non-dropping-particle" : "", "parse-names" : false, "suffix" : "" } ], "container-title" : "Climate Dynamics", "id" : "ITEM-1", "issue" : "1-2", "issued" : { "date-parts" : [ [ "2016", "1", "25" ] ] }, "page" : "383-412", "title" : "Precipitation in the EURO-CORDEX 0.11\u00b0 and 0.44\u00b0 simulations: high resolution, high benefits?", "translator" : [ { "dropping-particle" : "", "family" : "Q3674", "given" : "", "non-dropping-particle" : "", "parse-names" : false, "suffix" : "" } ], "type" : "article-journal", "volume" : "46" }, "uris" : [ "http://www.mendeley.com/documents/?uuid=28df475f-8121-486c-bcaa-5adfb64199e9" ] }, { "id" : "ITEM-2", "itemData" : { "DOI" : "10.1007/s00704-013-1034-6", "ISSN" : "0177-798X", "abstract" : "This study estimates the potential for added value in dynamical downscaling by increasing the spatial resolution of the regional climate model (RCM) over Korea. The Global/ Regional Integrated Model System\u2014Regional Model Program with two different resolutions is employed as the RCM. Large-scale forcing is given by a historical simulation of a global climate model, namely the Hadley Center Global Environmental Model version 2. As a standard procedure, the reproducibility of the RCM results for the present climate is evaluated against the reanalysis and observation datasets. It is confirmed that the RCM adequately reproduces the major characteristics of the observed atmospheric conditions and the increased resolution of the RCM contributes to the improvement of simulated surface variables including precipitation and temperature. For the added-value assessment, the interannual and daily variabilities of precipitation, temperature are compared between the different resolution RCM experiments. It is distinctly shown that variabilities are additionally described as the spatial resolution becomes higher. The increased resolution also contributes to capture the extreme weather conditions, such as heavy rainfall events and sweltering days. The enhanced added value is more evident for the precipitation than for the temperature, which stands for a usefulness of the high-resolution RCM especially for diagnosing potential hazard related to heavy rainfall. The results of this study assure the effectiveness of increasing spatial resolution of the RCM for detecting climate extremes and also provide credibility to the current climate simulation for future projection studies.", "author" : [ { "dropping-particle" : "", "family" : "Lee", "given" : "Ji-Woo", "non-dropping-particle" : "", "parse-names" : false, "suffix" : "" }, { "dropping-particle" : "", "family" : "Hong", "given" : "Song-You", "non-dropping-particle" : "", "parse-names" : false, "suffix" : "" } ], "container-title" : "Theoretical and Applied Climatology", "id" : "ITEM-2", "issue" : "3-4", "issued" : { "date-parts" : [ [ "2014", "8", "1" ] ] }, "note" : "From Duplicate 1 (Potential for added value to downscaled climate extremes over Korea by increased resolution of a regional climate model - Lee, Ji-woo; Hong, Song-you)\n\nsection 10.4.3.2.2", "page" : "667-677", "title" : "Potential for added value to downscaled climate extremes over Korea by increased resolution of a regional climate model", "translator" : [ { "dropping-particle" : "", "family" : "Q6004", "given" : "", "non-dropping-particle" : "", "parse-names" : false, "suffix" : "" } ], "type" : "article-journal", "volume" : "117" }, "uris" : [ "http://www.mendeley.com/documents/?uuid=03546985-6527-48c5-a251-557d6b43fb8d" ] } ], "mendeley" : { "formattedCitation" : "(Lee and Hong, 2014; Prein et al., 2016a)", "manualFormatting" : "(Lee and Hong, 2014; Prein et al., 2016b)", "plainTextFormattedCitation" : "(Lee and Hong, 2014; Prein et al., 2016a)", "previouslyFormattedCitation" : "(Lee and Hong, 2014; Prein et al., 2016a)" }, "properties" : { "noteIndex" : 0 }, "schema" : "https://github.com/citation-style-language/schema/raw/master/csl-citation.json" }</w:instrText>
        </w:r>
      </w:ins>
      <w:del w:id="672" w:author="Robin Matthews" w:date="2021-07-11T16:33:00Z">
        <w:r w:rsidR="000465A7" w:rsidDel="005059D9">
          <w:rPr>
            <w:rFonts w:cs="Times New Roman"/>
            <w:lang w:val="en-GB"/>
          </w:rPr>
          <w:delInstrText>ADDIN CSL_CITATION { "citationItems" : [ { "id" : "ITEM-1", "itemData" : { "DOI" : "10.1007/s00382-015-2589-y", "ISSN" : "0930-7575", "abstract" : "In the framework of the EURO-CORDEX initiative an ensemble of European-wide high-resolution regional climate simulations on a $$0.11^{\\circ }\\,({\\sim}12.5\\,\\hbox {km})$$ 0 . 11 \u2218 ( \u223c 12.5 km ) grid has been generated. This study investigates whether the fine-gridded regional climate models are found to add value to the simulated mean and extreme daily and sub-daily precipitation compared to their coarser-gridded $$0.44^{\\circ }\\,({\\sim}50\\,\\hbox {km})$$ 0 . 44 \u2218 ( \u223c 50 km ) counterparts. Therefore, pairs of fine- and coarse-gridded simulations of eight reanalysis-driven models are compared to fine-gridded observations in the Alps, Germany, Sweden, Norway, France, the Carpathians, and Spain. A clear result is that the $$0.11^{\\circ }$$ 0 . 11 \u2218 simulations are found to better reproduce mean and extreme precipitation for almost all regions and seasons, even on the scale of the coarser-gridded simulations (50 km). This is primarily caused by the improved representation of orography in the $$0.11^{\\circ }$$ 0 . 11 \u2218 simulations and therefore largest improvements can be found in regions with substantial orographic features. Improvements in reproducing precipitation in the summer season appear also due to the fact that in the fine-gridded simulations the larger scales of convection are captured by the resolved-scale dynamics. The $$0.11^{\\circ }$$ 0 . 11 \u2218 simulations reduce biases in large areas of the investigated regions, have an improved representation of spatial precipitation patterns, and precipitation distributions are improved for daily and in particular for 3 hourly precipitation sums in Switzerland. When the evaluation is conducted on the fine (12.5 km) grid, the added value of the $$0.11^{\\circ }$$ 0 . 11 \u2218 models becomes even more obvious.", "author" : [ { "dropping-particle" : "", "family" : "Prein", "given" : "A F", "non-dropping-particle" : "", "parse-names" : false, "suffix" : "" }, { "dropping-particle" : "", "family" : "Gobiet", "given" : "A", "non-dropping-particle" : "", "parse-names" : false, "suffix" : "" }, { "dropping-particle" : "", "family" : "Truhetz", "given" : "H", "non-dropping-particle" : "", "parse-names" : false, "suffix" : "" }, { "dropping-particle" : "", "family" : "Keuler", "given" : "K", "non-dropping-particle" : "", "parse-names" : false, "suffix" : "" }, { "dropping-particle" : "", "family" : "Goergen", "given" : "K", "non-dropping-particle" : "", "parse-names" : false, "suffix" : "" }, { "dropping-particle" : "", "family" : "Teichmann", "given" : "C", "non-dropping-particle" : "", "parse-names" : false, "suffix" : "" }, { "dropping-particle" : "", "family" : "Fox Maule", "given" : "C", "non-dropping-particle" : "", "parse-names" : false, "suffix" : "" }, { "dropping-particle" : "", "family" : "Meijgaard", "given" : "E", "non-dropping-particle" : "van", "parse-names" : false, "suffix" : "" }, { "dropping-particle" : "", "family" : "D\u00e9qu\u00e9", "given" : "M", "non-dropping-particle" : "", "parse-names" : false, "suffix" : "" }, { "dropping-particle" : "", "family" : "Nikulin", "given" : "G", "non-dropping-particle" : "", "parse-names" : false, "suffix" : "" }, { "dropping-particle" : "", "family" : "Vautard", "given" : "R", "non-dropping-particle" : "", "parse-names" : false, "suffix" : "" }, { "dropping-particle" : "", "family" : "Colette", "given" : "A", "non-dropping-particle" : "", "parse-names" : false, "suffix" : "" }, { "dropping-particle" : "", "family" : "Kjellstr\u00f6m", "given" : "E", "non-dropping-particle" : "", "parse-names" : false, "suffix" : "" }, { "dropping-particle" : "", "family" : "Jacob", "given" : "D", "non-dropping-particle" : "", "parse-names" : false, "suffix" : "" } ], "container-title" : "Climate Dynamics", "id" : "ITEM-1", "issue" : "1-2", "issued" : { "date-parts" : [ [ "2016", "1", "25" ] ] }, "page" : "383-412", "title" : "Precipitation in the EURO-CORDEX 0.11\u00b0 and 0.44\u00b0 simulations: high resolution, high benefits?", "translator" : [ { "dropping-particle" : "", "family" : "Q3674", "given" : "", "non-dropping-particle" : "", "parse-names" : false, "suffix" : "" } ], "type" : "article-journal", "volume" : "46" }, "uris" : [ "http://www.mendeley.com/documents/?uuid=28df475f-8121-486c-bcaa-5adfb64199e9" ] }, { "id" : "ITEM-2", "itemData" : { "DOI" : "10.1007/s00704-013-1034-6", "ISSN" : "0177-798X", "abstract" : "This study estimates the potential for added value in dynamical downscaling by increasing the spatial resolution of the regional climate model (RCM) over Korea. The Global/ Regional Integrated Model System\u2014Regional Model Program with two different resolutions is employed as the RCM. Large-scale forcing is given by a historical simulation of a global climate model, namely the Hadley Center Global Environmental Model version 2. As a standard procedure, the reproducibility of the RCM results for the present climate is evaluated against the reanalysis and observation datasets. It is confirmed that the RCM adequately reproduces the major characteristics of the observed atmospheric conditions and the increased resolution of the RCM contributes to the improvement of simulated surface variables including precipitation and temperature. For the added-value assessment, the interannual and daily variabilities of precipitation, temperature are compared between the different resolution RCM experiments. It is distinctly shown that variabilities are additionally described as the spatial resolution becomes higher. The increased resolution also contributes to capture the extreme weather conditions, such as heavy rainfall events and sweltering days. The enhanced added value is more evident for the precipitation than for the temperature, which stands for a usefulness of the high-resolution RCM especially for diagnosing potential hazard related to heavy rainfall. The results of this study assure the effectiveness of increasing spatial resolution of the RCM for detecting climate extremes and also provide credibility to the current climate simulation for future projection studies.", "author" : [ { "dropping-particle" : "", "family" : "Lee", "given" : "Ji-Woo", "non-dropping-particle" : "", "parse-names" : false, "suffix" : "" }, { "dropping-particle" : "", "family" : "Hong", "given" : "Song-You", "non-dropping-particle" : "", "parse-names" : false, "suffix" : "" } ], "container-title" : "Theoretical and Applied Climatology", "id" : "ITEM-2", "issue" : "3-4", "issued" : { "date-parts" : [ [ "2014", "8", "1" ] ] }, "note" : "From Duplicate 1 (Potential for added value to downscaled climate extremes over Korea by increased resolution of a regional climate model - Lee, Ji-woo; Hong, Song-you)\n\nsection 10.4.3.2.2", "page" : "667-677", "title" : "Potential for added value to downscaled climate extremes over Korea by increased resolution of a regional climate model", "translator" : [ { "dropping-particle" : "", "family" : "Q6004", "given" : "", "non-dropping-particle" : "", "parse-names" : false, "suffix" : "" } ], "type" : "article-journal", "volume" : "117" }, "uris" : [ "http://www.mendeley.com/documents/?uuid=03546985-6527-48c5-a251-557d6b43fb8d" ] } ], "mendeley" : { "formattedCitation" : "(Lee and Hong, 2014; Prein et al., 2016a)", "plainTextFormattedCitation" : "(Lee and Hong, 2014; Prein et al., 2016a)", "previouslyFormattedCitation" : "(Lee and Hong, 2014; Prein et al., 2016a)"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(Lee and Hong, 2014; Prein et al., 2016</w:t>
      </w:r>
      <w:ins w:id="673" w:author="Robin Matthews" w:date="2021-07-11T16:33:00Z">
        <w:r w:rsidR="005059D9">
          <w:rPr>
            <w:rFonts w:cs="Times New Roman"/>
            <w:noProof/>
            <w:lang w:val="en-GB"/>
          </w:rPr>
          <w:t>b</w:t>
        </w:r>
      </w:ins>
      <w:del w:id="674" w:author="Robin Matthews" w:date="2021-07-11T16:33:00Z">
        <w:r w:rsidR="00E41CA2" w:rsidDel="005059D9">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670"/>
      <w:r w:rsidR="00E41CA2">
        <w:rPr>
          <w:rStyle w:val="CommentReference"/>
          <w:rFonts w:asciiTheme="minorHAnsi" w:eastAsiaTheme="minorHAnsi" w:hAnsiTheme="minorHAnsi"/>
          <w:lang w:eastAsia="en-US"/>
        </w:rPr>
        <w:commentReference w:id="670"/>
      </w:r>
      <w:r w:rsidRPr="003F2D6A">
        <w:rPr>
          <w:rFonts w:cs="Times New Roman"/>
          <w:lang w:val="en-GB"/>
        </w:rPr>
        <w:t xml:space="preserve">, urban areas </w:t>
      </w:r>
      <w:r w:rsidRPr="003F2D6A">
        <w:rPr>
          <w:rFonts w:cs="Times New Roman"/>
          <w:lang w:val="en-GB"/>
        </w:rPr>
        <w:fldChar w:fldCharType="begin" w:fldLock="1"/>
      </w:r>
      <w:r w:rsidR="000465A7">
        <w:rPr>
          <w:rFonts w:cs="Times New Roman"/>
          <w:lang w:val="en-GB"/>
        </w:rPr>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"mendeley" : { "formattedCitation" : "(Arg\u00fceso et al., 2014)", "plainTextFormattedCitation" : "(Arg\u00fceso et al., 2014)", "previouslyFormattedCitation" : "(Arg\u00fceso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(Argüeso et al., 2014)</w:t>
      </w:r>
      <w:r w:rsidRPr="003F2D6A">
        <w:rPr>
          <w:rFonts w:cs="Times New Roman"/>
          <w:lang w:val="en-GB"/>
        </w:rPr>
        <w:fldChar w:fldCharType="end"/>
      </w:r>
      <w:r w:rsidRPr="003F2D6A">
        <w:rPr>
          <w:rFonts w:cs="Times New Roman"/>
          <w:lang w:val="en-GB"/>
        </w:rPr>
        <w:t xml:space="preserve">, along coastlines </w:t>
      </w:r>
      <w:r w:rsidRPr="003F2D6A">
        <w:rPr>
          <w:rFonts w:cs="Times New Roman"/>
          <w:lang w:val="en-GB"/>
        </w:rPr>
        <w:fldChar w:fldCharType="begin" w:fldLock="1"/>
      </w:r>
      <w:r w:rsidR="000465A7">
        <w:rPr>
          <w:rFonts w:cs="Times New Roman"/>
          <w:lang w:val="en-GB"/>
        </w:rPr>
        <w:instrText>ADDIN CSL_CITATION { "citationItems" : [ { "id" : "ITEM-1", "itemData" : { "DOI" : "10.1175/2011BAMS3061.1", "ISBN" : "0003-0007\\n1520-0477", "ISSN" : "0003-0007", "PMID" : "17798761", "abstract" : "An important challenge in current climate modeling is to realistically describe small-scale weather statistics, such as topographic precipitation and coastal wind patterns, or regional phenomena like polar lows. Global climate models simulate atmospheric processes with increasingly higher resolutions, but still regional climate models have a lot of advantages. They consume less computation time because of their limited simulation area and thereby allow for higher resolution both in time and space as well as for longer integration times. Regional climate models can be used for dynamical down-scaling purposes because their output data can be processed to produce higher resolved atmospheric fields, allowing the representation of small-scale processes and a more detailed description of physiographic details (such as mountain ranges, coastal zones, and details of soil properties). However, does higher resolution add value when compared to global model results? Most studies implicitly assume that dynamical downscaling leads to output fields that are superior to the driving global data, but little work has been carried out to substantiate these expectations. Here a series of articles is reviewed that evaluate the benefit of dynamical downscaling by explicitly comparing results of global and regional climate model data to the observations. These studies show that the regional climate model generally performs better for the medium spatial scales, but not always for the larger spatial scales. Regional models can add value, but only for certain variables and locations\u2014particularly those influenced by regional specifics, such as coasts, or mesoscale dynamics, such as polar lows. Therefore, the decision of whether a regional climate model simulation is required depends crucially on the scientific question being addressed.", "author" : [ { "dropping-particle" : "", "family" : "Feser", "given" : "Frauke", "non-dropping-particle" : "", "parse-names" : false, "suffix" : "" }, { "dropping-particle" : "", "family" : "Rockel", "given" : "Burkhardt", "non-dropping-particle" : "", "parse-names" : false, "suffix" : "" }, { "dropping-particle" : "", "family" : "Storch", "given" : "Hans", "non-dropping-particle" : "von", "parse-names" : false, "suffix" : "" }, { "dropping-particle" : "", "family" : "Winterfeldt", "given" : "J\u00f6rg", "non-dropping-particle" : "", "parse-names" : false, "suffix" : "" }, { "dropping-particle" : "", "family" : "Zahn", "given" : "Matthias", "non-dropping-particle" : "", "parse-names" : false, "suffix" : "" } ], "container-title" : "Bulletin of the American Meteorological Society", "id" : "ITEM-1", "issue" : "9", "issued" : { "date-parts" : [ [ "2011", "9" ] ] }, "page" : "1181-1192", "title" : "Regional Climate Models Add Value to Global Model Data: A Review and Selected Examples", "translator" : [ { "dropping-particle" : "", "family" : "Q5480", "given" : "", "non-dropping-particle" : "", "parse-names" : false, "suffix" : "" } ], "type" : "article-journal", "volume" : "92" }, "uris" : [ "http://www.mendeley.com/documents/?uuid=f2316137-8d7d-4c10-9ca2-0f90a7adf239" ] }, { "id" : "ITEM-2", "itemData" : { "DOI" : "10.5194/nhess-11-1983-2011", "ISSN" : "1684-9981", "abstract" : "Abstract. Atmospheric datasets coming from long term reanalyzes of low spatial resolution are used for different purposes. Wind over the sea is, for example, a major ingredient of oceanic simulations. However, the shortcomings of those datasets prevent them from being used without an adequate corrective preliminary treatment. Using a regional climate model (RCM) to perform a dynamical downscaling of those large scale reanalyzes is one of the methods used in order to produce fields that realistically reproduce atmospheric chronology and where those shortcomings are corrected. Here we assess the influence of the configuration of the RCM used in this framework on the representation of wind speed spatial and temporal variability and intense wind events on a daily timescale. Our RCM is ALADIN-Climate, the reanalysis is ERA-40, and the studied area is the Mediterranean Sea. First, the dynamical downscaling significantly reduces the underestimation of daily wind speed, in average by 9 % over the whole Mediterranean. This underestimation has been corrected both globally and locally, and for the whole wind speed spectrum. The correction is the strongest for periods and regions of strong winds. The representation of spatial variability has also been significantly improved. On the other hand, the temporal correlation between the downscaled field and the observations decreases all the more that one moves eastwards, i.e. further from the atmospheric flux entry. Nonetheless, it remains ~0.7, the downscaled dataset reproduces therefore satisfactorily the real chronology. Second, the influence of the choice of the RCM configuration has an influence one order of magnitude smaller than the improvement induced by the initial downscaling. The use of spectral nudging or of a smaller domain helps to improve the realism of the temporal chronology. Increasing the resolution very locally (both spatially and temporally) improves the representation of spatial variability, in particular in regions strongly influenced by the complex surrounding orography. The impact of the interactive air-sea coupling is negligible for the temporal scales examined here. Using two different forcing datasets induces differences on the downscaled fields that are directly related to the differences between those datasets. Our results also show that improving the physics of our RCM is still necessary to increase the realism of our simulations. Finally, the choice of the optimal configuration depends on \u2026", "author" : [ { "dropping-particle" : "", "family" : "Herrmann", "given" : "M.", "non-dropping-particle" : "", "parse-names" : false, "suffix" : "" }, { "dropping-particle" : "", "family" : "Somot", "given" : "S.", "non-dropping-particle" : "", "parse-names" : false, "suffix" : "" }, { "dropping-particle" : "", "family" : "Calmanti", "given" : "S.", "non-dropping-particle" : "", "parse-names" : false, "suffix" : "" }, { "dropping-particle" : "", "family" : "Dubois", "given" : "C.", "non-dropping-particle" : "", "parse-names" : false, "suffix" : "" }, { "dropping-particle" : "", "family" : "Sevault", "given" : "F.", "non-dropping-particle" : "", "parse-names" : false, "suffix" : "" } ], "container-title" : "Natural Hazards and Earth System Sciences", "id" : "ITEM-2", "issue" : "7", "issued" : { "date-parts" : [ [ "2011", "7", "19" ] ] }, "page" : "1983-2001", "title" : "Representation of spatial and temporal variability of daily wind speed and of intense wind events over the Mediterranean Sea using dynamical downscaling: impact of the regional climate model configuration", "translator" : [ { "dropping-particle" : "", "family" : "Q5815", "given" : "", "non-dropping-particle" : "", "parse-names" : false, "suffix" : "" } ], "type" : "article-journal", "volume" : "11" }, "uris" : [ "http://www.mendeley.com/documents/?uuid=2f75e623-ec5f-4ba2-9336-1dbaedbcae93" ] }, { "id" : "ITEM-3", "itemData" : { "DOI" : "10.1007/s00382-019-04959-y", "ISSN" : "0930-7575",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"Rondanelli", "given" : "Roberto", "non-dropping-particle" : "", "parse-names" : false, "suffix" : "" }, { "dropping-particle" : "", "family" : "Garreaud", "given" : "Ren\u00e9", "non-dropping-particle" : "", "parse-names" : false, "suffix" : "" }, { "dropping-particle" : "", "family" : "Gallardo", "given" : "Laura", "non-dropping-particle" : "", "parse-names" : false, "suffix" : "" } ], "container-title" : "Climate Dynamics", "id" : "ITEM-3", "issue" : "11", "issued" : { "date-parts" : [ [ "2019", "12", "30" ] ] }, "page" : "6745-6767", "title" : "Dynamical downscaling over the complex terrain of southwest South America: present climate conditions and added value analysis", "translator" : [ { "dropping-particle" : "", "family" : "Q6862", "given" : "", "non-dropping-particle" : "", "parse-names" : false, "suffix" : "" } ], "type" : "article-journal", "volume" : "53" }, "uris" : [ "http://www.mendeley.com/documents/?uuid=b4be1dd7-1f6a-40cf-a761-3fd41215bcfa" ] } ], "mendeley" : { "formattedCitation" : "(Feser et al., 2011; Herrmann et al., 2011; Bozkurt et al., 2019)", "plainTextFormattedCitation" : "(Feser et al., 2011; Herrmann et al., 2011; Bozkurt et al., 2019)", "previouslyFormattedCitation" : "(Feser et al., 2011; Herrmann et al., 2011; Bozkurt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(Feser et al., 2011; Herrmann et al., 2011; Bozkurt et al., 2019)</w:t>
      </w:r>
      <w:r w:rsidRPr="003F2D6A">
        <w:rPr>
          <w:rFonts w:cs="Times New Roman"/>
          <w:lang w:val="en-GB"/>
        </w:rPr>
        <w:fldChar w:fldCharType="end"/>
      </w:r>
      <w:r w:rsidRPr="003F2D6A">
        <w:rPr>
          <w:rFonts w:cs="Times New Roman"/>
          <w:lang w:val="en-GB"/>
        </w:rPr>
        <w:t xml:space="preserve">, or where convective processes are important </w:t>
      </w:r>
      <w:r w:rsidRPr="003F2D6A">
        <w:rPr>
          <w:rFonts w:cs="Times New Roman"/>
          <w:lang w:val="en-GB"/>
        </w:rPr>
        <w:fldChar w:fldCharType="begin" w:fldLock="1"/>
      </w:r>
      <w:r w:rsidR="000465A7">
        <w:rPr>
          <w:rFonts w:cs="Times New Roman"/>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"mendeley" : { "formattedCitation" : "(Prein et al., 2015)", "plainTextFormattedCitation" : "(Prein et al., 2015)", "previouslyFormattedCitation" : "(Prein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2015)</w:t>
      </w:r>
      <w:r w:rsidRPr="003F2D6A">
        <w:rPr>
          <w:rFonts w:cs="Times New Roman"/>
          <w:lang w:val="en-GB"/>
        </w:rPr>
        <w:fldChar w:fldCharType="end"/>
      </w:r>
      <w:r w:rsidRPr="003F2D6A">
        <w:rPr>
          <w:rFonts w:cs="Times New Roman"/>
          <w:lang w:val="en-GB"/>
        </w:rPr>
        <w:t>. Examples of model improvements and added value are given in the following subsections and the Atlas.</w:t>
      </w:r>
    </w:p>
    <w:p w14:paraId="3D62A4B2" w14:textId="77777777" w:rsidR="00E2170D" w:rsidRPr="003F2D6A" w:rsidRDefault="00E2170D" w:rsidP="00E2170D">
      <w:pPr>
        <w:pStyle w:val="AR6BodyText"/>
        <w:rPr>
          <w:rFonts w:cs="Times New Roman"/>
          <w:lang w:val="en-GB"/>
        </w:rPr>
      </w:pPr>
    </w:p>
    <w:p w14:paraId="0C5522F9" w14:textId="7A589FAF" w:rsidR="00E2170D" w:rsidRPr="003F2D6A" w:rsidRDefault="00E2170D" w:rsidP="00E2170D">
      <w:pPr>
        <w:pStyle w:val="AR6BodyText"/>
        <w:rPr>
          <w:rFonts w:cs="Times New Roman"/>
          <w:lang w:val="en-GB"/>
        </w:rPr>
      </w:pPr>
      <w:r w:rsidRPr="003F2D6A">
        <w:rPr>
          <w:rFonts w:cs="Times New Roman"/>
          <w:lang w:val="en-GB"/>
        </w:rPr>
        <w:t xml:space="preserve">A first step in determining added value in downscaling is to analyse whether the downscaling procedure gives detail on spatial or temporal scales not well-resolved by a GCM, thus potentially representing climatic features missing in the GCM. This added detail, referred to as potential added value (PAV; </w:t>
      </w:r>
      <w:commentRangeStart w:id="675"/>
      <w:r w:rsidRPr="003F2D6A">
        <w:rPr>
          <w:rFonts w:cs="Times New Roman"/>
          <w:lang w:val="en-GB"/>
        </w:rPr>
        <w:fldChar w:fldCharType="begin" w:fldLock="1"/>
      </w:r>
      <w:r w:rsidR="000465A7">
        <w:rPr>
          <w:rFonts w:cs="Times New Roman"/>
          <w:lang w:val="en-GB"/>
        </w:rPr>
        <w:instrText>ADDIN CSL_CITATION { "citationItems" : [ { "id" : "ITEM-1",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"ITEM-1",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"mendeley" : { "formattedCitation" : "(Di Luca et al., 2012)", "manualFormatting" : "Di Luca et al., 2012)", "plainTextFormattedCitation" : "(Di Luca et al., 2012)", "previouslyFormattedCitation" : "(Di Luca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2012)</w:t>
      </w:r>
      <w:r w:rsidRPr="003F2D6A">
        <w:rPr>
          <w:rFonts w:cs="Times New Roman"/>
          <w:lang w:val="en-GB"/>
        </w:rPr>
        <w:fldChar w:fldCharType="end"/>
      </w:r>
      <w:commentRangeEnd w:id="675"/>
      <w:r w:rsidR="00E41CA2">
        <w:rPr>
          <w:rStyle w:val="CommentReference"/>
          <w:rFonts w:asciiTheme="minorHAnsi" w:eastAsiaTheme="minorHAnsi" w:hAnsiTheme="minorHAnsi"/>
          <w:lang w:eastAsia="en-US"/>
        </w:rPr>
        <w:commentReference w:id="675"/>
      </w:r>
      <w:r w:rsidRPr="003F2D6A">
        <w:rPr>
          <w:rFonts w:cs="Times New Roman"/>
          <w:lang w:val="en-GB"/>
        </w:rPr>
        <w:t xml:space="preserve">, is insufficient for demonstrating added value in downscaling </w:t>
      </w:r>
      <w:r w:rsidRPr="003F2D6A">
        <w:rPr>
          <w:rFonts w:cs="Times New Roman"/>
          <w:lang w:val="en-GB"/>
        </w:rPr>
        <w:fldChar w:fldCharType="begin" w:fldLock="1"/>
      </w:r>
      <w:r w:rsidR="000465A7">
        <w:rPr>
          <w:rFonts w:cs="Times New Roman"/>
          <w:lang w:val="en-GB"/>
        </w:rPr>
        <w:instrText>ADDIN CSL_CITATION { "citationItems" : [ { "id" : "ITEM-1",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"ITEM-1",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"(Takayabu et al., 2016)", "plainTextFormattedCitation" : "(Takayabu et al., 2016)", "previouslyFormattedCitation" : "(Takayabu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(Takayabu et al., 2016)</w:t>
      </w:r>
      <w:r w:rsidRPr="003F2D6A">
        <w:rPr>
          <w:rFonts w:cs="Times New Roman"/>
          <w:lang w:val="en-GB"/>
        </w:rPr>
        <w:fldChar w:fldCharType="end"/>
      </w:r>
      <w:r w:rsidRPr="003F2D6A">
        <w:rPr>
          <w:rFonts w:cs="Times New Roman"/>
          <w:lang w:val="en-GB"/>
        </w:rPr>
        <w:t xml:space="preserve">, but lack of PAV indicates that the downscaling method lacks usefulness. Added value is not guaranteed simply by producing model output at finer resolution. It depends on several factors, such as the simulation setup and the specific climatic variables analysed </w:t>
      </w:r>
      <w:r w:rsidRPr="003F2D6A">
        <w:rPr>
          <w:rFonts w:cs="Times New Roman"/>
          <w:lang w:val="en-GB"/>
        </w:rPr>
        <w:fldChar w:fldCharType="begin" w:fldLock="1"/>
      </w:r>
      <w:r w:rsidR="000465A7">
        <w:rPr>
          <w:rFonts w:cs="Times New Roman"/>
          <w:lang w:val="en-GB"/>
        </w:rPr>
        <w:instrText>ADDIN CSL_CITATION { "citationItems" : [ { "id" : "ITEM-1", "itemData" : { "DOI" : "10.1016/j.atmosres.2014.05.001", "ISBN" : "0169-8095", "ISSN" : "01698095", "abstract" : "Regional climate models (RCMs) have been developed and extensively applied for dynamically downscaling coarse resolution information from different sources, such as general circulation models (GCMs) and reanalyses, for different purposes including past climate simulations and future climate projection. Thus far, the nature, the methods, and a number of crucial issues concerning the use of dynamic downscaling are still not well understood. The most important issue is whether, and if so, under what conditions dynamic downscaling is really capable of adding more information at different scales compared to the GCM or reanalysis that imposes lateral boundary conditions (LBCs) to the RCMs. There are controversies regarding the downscaling ability. In this review paper we present several factors that have consistently demonstrated strong impact on dynamic downscaling ability in intraseasonal and seasonal simulations/predictions and future projection. Those factors include setting of the RCM experiment (e.g. imposed LBC quality, domain size and position, LBC coupling, and horizontal resolution); as well as physical processes, mainly convective schemes and vegetation and soil processes that include initializations, vegetation specifications, and planetary boundary layer and surface coupling. These studies indicate that RCMs have downscaling ability in some aspects but only under certain conditions. Any significant weaknesses in one of these aspects would cause an RCM to lose its dynamic downscaling ability. This paper also briefly presents challenges faced in current RCM dynamic downscaling and future prospective, which cover the application of coupled ocean-atmosphere RCMs, ensemble applications, and future projections. \u00a9 2014 Elsevier B.V.", "author" : [ { "dropping-particle" : "", "family" : "Xue", "given" : "Yongkang", "non-dropping-particle" : "", "parse-names" : false, "suffix" : "" }, { "dropping-particle" : "", "family" : "Janjic", "given" : "Zavisa", "non-dropping-particle" : "", "parse-names" : false, "suffix" : "" }, { "dropping-particle" : "", "family" : "Dudhia", "given" : "Jimy", "non-dropping-particle" : "", "parse-names" : false, "suffix" : "" }, { "dropping-particle" : "", "family" : "Vasic", "given" : "Ratko", "non-dropping-particle" : "", "parse-names" : false, "suffix" : "" }, { "dropping-particle" : "", "family" : "Sales", "given" : "Fernando", "non-dropping-particle" : "De", "parse-names" : false, "suffix" : "" } ], "container-title" : "Atmospheric Research", "id" : "ITEM-1", "issued" : { "date-parts" : [ [ "2014" ] ] }, "page" : "68-85", "title" : "A review on regional dynamical downscaling in intraseasonal to seasonal simulation/prediction and major factors that affect downscaling ability", "translator" : [ { "dropping-particle" : "", "family" : "Q3620", "given" : "", "non-dropping-particle" : "", "parse-names" : false, "suffix" : "" } ], "type" : "article", "volume" : "147-148" }, "uris" : [ "http://www.mendeley.com/documents/?uuid=8df5efcc-820f-3a10-932a-778cadaed5f5" ] }, { "id" : "ITEM-2",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"ITEM-2",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"id" : "ITEM-3",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"ITEM-3",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"mendeley" : { "formattedCitation" : "(Di Luca et al., 2012; Hong and Kanamitsu, 2014; Xue et al., 2014)", "plainTextFormattedCitation" : "(Di Luca et al., 2012; Hong and Kanamitsu, 2014; Xue et al., 2014)", "previouslyFormattedCitation" : "(Di Luca et al., 2012; Hong and Kanamitsu, 2014; Xue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(Di Luca et al., 2012; Hong and Kanamitsu, 2014; Xue et al., 2014)</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A variety of performance measures are needed to assess added value (Section 10.3.3.1; </w:t>
      </w:r>
      <w:commentRangeStart w:id="676"/>
      <w:r w:rsidRPr="003F2D6A">
        <w:rPr>
          <w:rFonts w:cs="Times New Roman"/>
          <w:lang w:val="en-GB"/>
        </w:rPr>
        <w:fldChar w:fldCharType="begin" w:fldLock="1"/>
      </w:r>
      <w:r w:rsidR="000465A7">
        <w:rPr>
          <w:rFonts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"10.1002/joc.5261", "ISSN" : "08998418", "abstract" : "Regional climate models (RCMs) are used with increasing resolutions seeking to represent in an improved way regional to local\u2010scale atmospheric phenomena. The EURO\u2010CORDEX simulations at 0.11\u00b0 and simulations exploiting finer grid spacing approaching the convective\u2010permitting regimes are representative examples. These climate runs are computationally very demanding and do not always show improvements, which depend on the region, variable and object of study. The gains or losses associated with the use of higher resolution in relation to the forcing model (global climate model or reanalysis), or to different resolution RCM simulations, are widely known as added value. Its characterization is a long\u2010standing issue, and many different added\u2010value measures have been proposed. In the current study, a new method is proposed to assess the added value of finer\u2010resolution simulations, in comparison to its forcing data or coarser\u2010resolution counterparts. This approach builds on a probability density function (PDF) matching score, giving a normalized measure of the difference between diverse resolution PDFs, mediated by the observational ones. The distribution added value (DAV) is an objective added\u2010value measure that can be applied to any variable, region or temporal scale, from hindcast or historical (non\u2010synchronous) simulations. The DAVs metric and its application to the EURO\u2010CORDEX hindcast daily precipitation data are presented here. Generally, the EURO\u2010CORDEX simulations at both resolutions (0.44\u00b0 and 0.11\u00b0) display a clear added value in relation to ERA\u2010Interim, with maximum values around 30% in summer and 20% in the intermediate seasons. When both RCM resolutions are directly compared, only three of five models (0.11\u00b0) show added value, with a maximum of \u223c10%. The regions with the larger DAVs are areas where convection is relevant, e.g. Alps and Iberia. When looking at the extreme PDF tail, the higher\u2010resolution improvement is generally greater than the low resolution for seasons and regions.", "author" : [ { "dropping-particle" : "", "family" : "Soares", "given" : "Pedro M. M.", "non-dropping-particle" : "", "parse-names" : false, "suffix" : "" }, { "dropping-particle" : "", "family" : "Cardoso", "given" : "Rita M.", "non-dropping-particle" : "", "parse-names" : false, "suffix" : "" } ], "container-title" : "International Journal of Climatology", "id" : "ITEM-2", "issue" : "3", "issued" : { "date-parts" : [ [ "2018", "3", "11" ] ] }, "page" : "1484-1498", "title" : "A simple method to assess the added value using high-resolution climate distributions: application to the EURO-CORDEX daily precipitation", "translator" : [ { "dropping-particle" : "", "family" : "Q3695", "given" : "", "non-dropping-particle" : "", "parse-names" : false, "suffix" : "" } ], "type" : "article-journal", "volume" : "38" }, "uris" : [ "http://www.mendeley.com/documents/?uuid=01b794f3-72d3-4a0d-a4e4-6553d2d431cc" ] }, { "id" : "ITEM-3", "itemData" : { "DOI" : "10.1007/s00704-017-2077-x", "ISBN" : "0070401721002", "ISSN" : "0177-798X", "abstract" : "A new approach for rigorous spatial analysis of the downscaling performance of regional climate model (RCM) simulations is introduced. It is based on a multiple comparison of the local tests at the grid cells and is also known as \u2018field\u2019 or \u2018global\u2019 significance. The block length for the local resampling tests is precisely determined to adequately account for the time series structure.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Daily precipitation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While the downscaled precipitation distributions are statistically indistinguishable from the observed ones in most regions in summer, the biases of some distribution characteristics are significant over large areas in winter. WRF-NOAH generates appropriate stationary fine-scale climate features in the daily precipitation field over regions of complex topography in both seasons and appropriate transient fine-scale features almost everywhere in summer.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"ITEM-3", "issue" : "1-2", "issued" : { "date-parts" : [ [ "2018", "4", "28" ] ] }, "page" : "239-261", "publisher" : "Theoretical and Applied Climatology", "title" : "Field significance of performance measures in the context of regional climate model evaluation. Part 2: precipitation", "translator" : [ { "dropping-particle" : "", "family" : "Q6927", "given" : "", "non-dropping-particle" : "", "parse-names" : false, "suffix" : "" } ], "type" : "article-journal", "volume" : "132" }, "uris" : [ "http://www.mendeley.com/documents/?uuid=b3986b9b-b40f-4604-b2fa-81b8e8bf06b7" ] }, { "id" : "ITEM-4", "itemData" : { "DOI" : "10.1007/s00704-017-2100-2", "ISBN" : "0070401721002", "ISSN" : "0177-798X", "abstract" : "A new approach for rigorous spatial analysis of the downscaling performance of regional climate model (RCM) simulations is introduced. It is based on a multiple comparison of the local tests at the grid cells and is also known as \u201cfield\u201d or \u201cglobal\u201d significance.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Monthly temperature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In winter and in most regions in summer, the downscaled distributions are statistically indistinguishable from the observed ones. A systematic cold summer bias occurs in deep river valleys due to overestimated elevations, in coastal areas due probably to enhanced sea breeze circulation, and over large lakes due to the interpolation of water temperatures. Urban areas in concave topography forms have a warm summer bias due to the strong heat islands, not reflected in the observations. WRF-NOAH generates appropriate fine-scale features in the monthly temperature field over regions of complex topography, but over spatially homogeneous areas even small biases can lead to significant deteriorations relative to the driving reanalysis.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"ITEM-4", "issued" : { "date-parts" : [ [ "2017", "3" ] ] }, "page" : "1-19", "publisher" : "Theoretical and Applied Climatology", "title" : "Field significance of performance measures in the context of regional climate model evaluation. Part 1: temperature", "translator" : [ { "dropping-particle" : "", "family" : "Q6917", "given" : "", "non-dropping-particle" : "", "parse-names" : false, "suffix" : "" } ], "type" : "article-journal" }, "uris" : [ "http://www.mendeley.com/documents/?uuid=0929202b-8a58-46b6-976b-e32955c8b5f1" ] }, { "id" : "ITEM-5", "itemData" : { "DOI" : "10.1175/BAMS-D-15-00267.1", "ISSN" : "0003-0007", "author" : [ { "dropping-particle" : "", "family" : "Wilks", "given" : "D. S.", "non-dropping-particle" : "", "parse-names" : false, "suffix" : "" } ], "container-title" : "Bulletin of the American Meteorological Society", "id" : "ITEM-5", "issue" : "12", "issued" : { "date-parts" : [ [ "2016", "12" ] ] }, "page" : "2263-2273", "title" : "\u201cThe Stippling Shows Statistically Significant Grid Points\u201d: How Research Results are Routinely Overstated and Overinterpreted, and What to Do about It", "translator" : [ { "dropping-particle" : "", "family" : "Q5816", "given" : "", "non-dropping-particle" : "", "parse-names" : false, "suffix" : "" } ], "type" : "article-journal", "volume" : "97" }, "uris" : [ "http://www.mendeley.com/documents/?uuid=3adfb993-45e1-4e35-ac1c-e746cc31d1b3" ] } ], "mendeley" : { "formattedCitation" : "(Di Luca et al., 2016; Wilks, 2016; Ivanov et al., 2017, 2018; Soares and Cardoso, 2018)", "manualFormatting" : "Di Luca et al., 2016; Wilks, 2016; Ivanov et al., 2017, 2018; Soares and Cardoso, 2018)", "plainTextFormattedCitation" : "(Di Luca et al., 2016; Wilks, 2016; Ivanov et al., 2017, 2018; Soares and Cardoso, 2018)", "previouslyFormattedCitation" : "(Di Luca et al., 2016; Wilks, 2016; Ivanov et al., 2017, 2018; Soares and Cardoso,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2016; Wilks, 2016; Ivanov et al., 2017, 2018; Soares and Cardoso, 2018)</w:t>
      </w:r>
      <w:r w:rsidRPr="003F2D6A">
        <w:rPr>
          <w:rFonts w:cs="Times New Roman"/>
          <w:lang w:val="en-GB"/>
        </w:rPr>
        <w:fldChar w:fldCharType="end"/>
      </w:r>
      <w:commentRangeEnd w:id="676"/>
      <w:r w:rsidR="00E41CA2">
        <w:rPr>
          <w:rStyle w:val="CommentReference"/>
          <w:rFonts w:asciiTheme="minorHAnsi" w:eastAsiaTheme="minorHAnsi" w:hAnsiTheme="minorHAnsi"/>
          <w:lang w:eastAsia="en-US"/>
        </w:rPr>
        <w:commentReference w:id="676"/>
      </w:r>
      <w:r w:rsidRPr="003F2D6A">
        <w:rPr>
          <w:rFonts w:cs="Times New Roman"/>
          <w:lang w:val="en-GB"/>
        </w:rPr>
        <w:t>.</w:t>
      </w:r>
    </w:p>
    <w:p w14:paraId="392B69EC" w14:textId="77777777" w:rsidR="00E2170D" w:rsidRPr="003F2D6A" w:rsidRDefault="00E2170D" w:rsidP="00E2170D">
      <w:pPr>
        <w:pStyle w:val="AR6BodyText"/>
        <w:rPr>
          <w:rFonts w:cs="Times New Roman"/>
          <w:lang w:val="en-GB"/>
        </w:rPr>
      </w:pPr>
    </w:p>
    <w:p w14:paraId="518B56CE" w14:textId="5204BAC6" w:rsidR="00E2170D" w:rsidRPr="00FB6EB0" w:rsidRDefault="00E2170D" w:rsidP="00E2170D">
      <w:pPr>
        <w:pStyle w:val="AR6BodyText"/>
        <w:rPr>
          <w:rFonts w:cs="Times New Roman"/>
        </w:rPr>
      </w:pPr>
      <w:r w:rsidRPr="003F2D6A">
        <w:rPr>
          <w:rFonts w:cs="Times New Roman"/>
          <w:lang w:val="en-GB"/>
        </w:rPr>
        <w:t xml:space="preserve">A further challenge, especially at increasingly higher resolutions, is that adequate observational data may not be available to assess added value (Section 10.2, </w:t>
      </w:r>
      <w:r w:rsidRPr="003F2D6A">
        <w:rPr>
          <w:rFonts w:cs="Times New Roman"/>
          <w:lang w:val="en-GB"/>
        </w:rPr>
        <w:fldChar w:fldCharType="begin" w:fldLock="1"/>
      </w:r>
      <w:r w:rsidR="000465A7">
        <w:rPr>
          <w:rFonts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"10.1016/j.atmosres.2017.03.002", "ISSN" : "01698095", "abstract" : "Climate change is expected to substantially influence precipitation amounts and distribution. To improve simulations of extreme rainfall events, we analyzed the performance of different convection and microphysics parameterizations of the WRF (Weather Research and Forecasting) model at very high horizontal resolutions (12, 4 and 1 km). Our study focused on the eastern Mediterranean climate change hot-spot. Five extreme rainfall events over Cyprus were identified from observations and were dynamically downscaled from the ERA-Interim (EI) dataset with WRF. We applied an objective ranking scheme, using a 1-km gridded observational dataset over Cyprus and six different performance metrics, to investigate the skill of the WRF configurations. We evaluated the rainfall timing and amounts for the different resolutions, and discussed the observational uncertainty over the particular extreme events by comparing three gridded precipitation datasets (E-OBS, APHRODITE and CHIRPS). Simulations with WRF capture rainfall over the eastern Mediterranean reasonably well for three of the five selected extreme events. For these three cases, the WRF simulations improved the ERA-Interim data, which strongly underestimate the rainfall extremes over Cyprus. The best model performance is obtained for the January 1989 event, simulated with an average bias of 4% and a modified Nash-Sutcliff of 0.72 for the 5-member ensemble of the 1-km simulations. We found overall added value for the convection-permitting simulations, especially over regions of high-elevation. Interestingly, for some cases the intermediate 4-km nest was found to outperform the 1-km simulations for low-elevation coastal parts of Cyprus. Finally, we identified significant and inconsistent discrepancies between the three, state of the art, gridded precipitation datasets for the tested events, highlighting the observational uncertainty in the region.", "author" : [ { "dropping-particle" : "", "family" : "Zittis", "given" : "G.", "non-dropping-particle" : "", "parse-names" : false, "suffix" : "" }, { "dropping-particle" : "", "family" : "Bruggeman", "given" : "A.", "non-dropping-particle" : "", "parse-names" : false, "suffix" : "" }, { "dropping-particle" : "", "family" : "Camera", "given" : "C.", "non-dropping-particle" : "", "parse-names" : false, "suffix" : "" }, { "dropping-particle" : "", "family" : "Hadjinicolaou", "given" : "P.", "non-dropping-particle" : "", "parse-names" : false, "suffix" : "" }, { "dropping-particle" : "", "family" : "Lelieveld", "given" : "J.", "non-dropping-particle" : "", "parse-names" : false, "suffix" : "" } ], "container-title" : "Atmospheric Research", "id" : "ITEM-2", "issued" : { "date-parts" : [ [ "2017" ] ] }, "page" : "20-33", "publisher" : "Elsevier B.V.", "title" : "The added value of convection permitting simulations of extreme precipitation events over the eastern Mediterranean", "translator" : [ { "dropping-particle" : "", "family" : "Q3626", "given" : "", "non-dropping-particle" : "", "parse-names" : false, "suffix" : "" } ], "type" : "article-journal", "volume" : "191" }, "uris" : [ "http://www.mendeley.com/documents/?uuid=4d24508b-00f7-4e73-bb3d-1d4e11c1ccb7" ] }, { "id" : "ITEM-3", "itemData" : { "DOI" : "10.1007/s00382-019-04959-y", "ISSN" : "0930-7575",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"Rondanelli", "given" : "Roberto", "non-dropping-particle" : "", "parse-names" : false, "suffix" : "" }, { "dropping-particle" : "", "family" : "Garreaud", "given" : "Ren\u00e9", "non-dropping-particle" : "", "parse-names" : false, "suffix" : "" }, { "dropping-particle" : "", "family" : "Gallardo", "given" : "Laura", "non-dropping-particle" : "", "parse-names" : false, "suffix" : "" } ], "container-title" : "Climate Dynamics", "id" : "ITEM-3", "issue" : "11", "issued" : { "date-parts" : [ [ "2019", "12", "30" ] ] }, "page" : "6745-6767", "title" : "Dynamical downscaling over the complex terrain of southwest South America: present climate conditions and added value analysis", "translator" : [ { "dropping-particle" : "", "family" : "Q6862", "given" : "", "non-dropping-particle" : "", "parse-names" : false, "suffix" : "" } ], "type" : "article-journal", "volume" : "53" }, "uris" : [ "http://www.mendeley.com/documents/?uuid=b4be1dd7-1f6a-40cf-a761-3fd41215bcfa" ] } ], "mendeley" : { "formattedCitation" : "(Di Luca et al., 2016; Zittis et al., 2017; Bozkurt et al., 2019)", "manualFormatting" : "e.g., Di Luca et al., 2016; Zittis et al., 2017; Bozkurt et al., 2019)", "plainTextFormattedCitation" : "(Di Luca et al., 2016; Zittis et al., 2017; Bozkurt et al., 2019)", "previouslyFormattedCitation" : "(Di Luca et al., 2016; Zittis et al., 2017; Bozkurt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e.g., Di Luca et al., 2016; Zittis et al., 2017; Bozkurt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This implies a need for additional efforts to obtain, catalogue and quality-control higher resolution observational (or observation-based) data sets </w:t>
      </w:r>
      <w:commentRangeStart w:id="677"/>
      <w:r w:rsidRPr="003F2D6A">
        <w:rPr>
          <w:rFonts w:cs="Times New Roman"/>
          <w:lang w:val="en-GB"/>
        </w:rPr>
        <w:fldChar w:fldCharType="begin" w:fldLock="1"/>
      </w:r>
      <w:ins w:id="678" w:author="Robin Matthews" w:date="2021-07-11T16:34:00Z">
        <w:r w:rsidR="005059D9">
          <w:rPr>
            <w:rFonts w:cs="Times New Roman"/>
            <w:lang w:val="en-GB"/>
          </w:rPr>
          <w:instrText>ADDIN CSL_CITATION { "citationItems" : [ { "id" : "ITEM-1", "itemData" : { "DOI" : "10.1175/BAMS-D-16-0165.1", "ISSN" : "0003-0007", "abstract" : "Observations are the foundation for understanding the climate system. Yet, currently available land meteorological data are highly fractured into various global, regional, and national holdings for different variables and time scales, from a variety of sources, and in a mixture of formats. Added to this, many data are still inaccessible for analysis and usage. To meet modern scientific and societal demands as well as emerging needs such as the provision of climate services, it is essential that we improve the management and curation of available land-based meteorological holdings. We need a comprehensive global set of data holdings, of known provenance, that is truly integrated both across essential climate variables (ECVs) and across time scales to meet the broad range of stakeholder needs. These holdings must be easily discoverable, made available in accessible formats, and backed up by multitiered user support. The present paper provides a high-level overview, based upon broad community input, of the steps that are required to bring about this integration. The significant challenge is to find a sustained means to realize this vision. This requires a long-term international program. The database that results will transform our collective ability to provide societally relevant research, analysis, and predictions in many weather- and climate-related application areas across much of the globe.", "author" : [ { "dropping-particle" : "", "family" : "Thorne", "given" : "P. W.", "non-dropping-particle" : "", "parse-names" : false, "suffix" : "" }, { "dropping-particle" : "", "family" : "Allan", "given" : "R. J.", "non-dropping-particle" : "", "parse-names" : false, "suffix" : "" }, { "dropping-particle" : "", "family" : "Ashcroft", "given" : "L.", "non-dropping-particle" : "", "parse-names" : false, "suffix" : "" }, { "dropping-particle" : "", "family" : "Brohan", "given" : "P.", "non-dropping-particle" : "", "parse-names" : false, "suffix" : "" }, { "dropping-particle" : "", "family" : "Dunn", "given" : "R. J.H. H", "non-dropping-particle" : "", "parse-names" : false, "suffix" : "" }, { "dropping-particle" : "", "family" : "Menne", "given" : "M. J.", "non-dropping-particle" : "", "parse-names" : false, "suffix" : "" }, { "dropping-particle" : "", "family" : "Pearce", "given" : "P. R.", "non-dropping-particle" : "", "parse-names" : false, "suffix" : "" }, { "dropping-particle" : "", "family" : "Picas", "given" : "J.", "non-dropping-particle" : "", "parse-names" : false, "suffix" : "" }, { "dropping-particle" : "", "family" : "Willett", "given" : "K. M.", "non-dropping-particle" : "", "parse-names" : false, "suffix" : "" }, { "dropping-particle" : "", "family" : "Benoy", "given" : "M.", "non-dropping-particle" : "", "parse-names" : false, "suffix" : "" }, { "dropping-particle" : "", "family" : "Bronnimann", "given" : "S.", "non-dropping-particle" : "", "parse-names" : false, "suffix" : "" }, { "dropping-particle" : "", "family" : "Canziani", "given" : "P. O.", "non-dropping-particle" : "", "parse-names" : false, "suffix" : "" }, { "dropping-particle" : "", "family" : "Coll", "given" : "J.", "non-dropping-particle" : "", "parse-names" : false, "suffix" : "" }, { "dropping-particle" : "", "family" : "Crouthamel", "given" : "R.", "non-dropping-particle" : "", "parse-names" : false, "suffix" : "" }, { "dropping-particle" : "", "family" : "Compo", "given" : "G. P.", "non-dropping-particle" : "", "parse-names" : false, "suffix" : "" }, { "dropping-particle" : "", "family" : "Cuppett", "given" : "D.", "non-dropping-particle" : "", "parse-names" : false, "suffix" : "" }, { "dropping-particle" : "", "family" : "Curley", "given" : "M.", "non-dropping-particle" : "", "parse-names" : false, "suffix" : "" }, { "dropping-particle" : "", "family" : "Duffy", "given" : "C.", "non-dropping-particle" : "", "parse-names" : false, "suffix" : "" }, { "dropping-particle" : "", "family" : "Gillespie", "given" : "I.", "non-dropping-particle" : "", "parse-names" : false, "suffix" : "" }, { "dropping-particle" : "", "family" : "Guijarro", "given" : "J.", "non-dropping-particle" : "", "parse-names" : false, "suffix" : "" }, { "dropping-particle" : "", "family" : "Jourdain", "given" : "S.", "non-dropping-particle" : "", "parse-names" : false, "suffix" : "" }, { "dropping-particle" : "", "family" : "Kent", "given" : "E. C.", "non-dropping-particle" : "", "parse-names" : false, "suffix" : "" }, { "dropping-particle" : "", "family" : "Kubota", "given" : "H.", "non-dropping-particle" : "", "parse-names" : false, "suffix" : "" }, { "dropping-particle" : "", "family" : "Legg", "given" : "T. P.", "non-dropping-particle" : "", "parse-names" : false, "suffix" : "" }, { "dropping-particle" : "", "family" : "Li", "given" : "Q.", "non-dropping-particle" : "", "parse-names" : false, "suffix" : "" }, { "dropping-particle" : "", "family" : "Matsumoto", "given" : "J.", "non-dropping-particle" : "", "parse-names" : false, "suffix" : "" }, { "dropping-particle" : "", "family" : "Murphy", "given" : "C.", "non-dropping-particle" : "", "parse-names" : false, "suffix" : "" }, { "dropping-particle" : "", "family" : "Rayner", "given" : "N. A.", "non-dropping-particle" : "", "parse-names" : false, "suffix" : "" }, { "dropping-particle" : "", "family" : "Rennie", "given" : "J. J.", "non-dropping-particle" : "", "parse-names" : false, "suffix" : "" }, { "dropping-particle" : "", "family" : "Rustemeier", "given" : "E.", "non-dropping-particle" : "", "parse-names" : false, "suffix" : "" }, { "dropping-particle" : "", "family" : "Slivinski", "given" : "L. C.", "non-dropping-particle" : "", "parse-names" : false, "suffix" : "" }, { "dropping-particle" : "", "family" : "Slonosky", "given" : "V.", "non-dropping-particle" : "", "parse-names" : false, "suffix" : "" }, { "dropping-particle" : "", "family" : "Squintu", "given" : "A.", "non-dropping-particle" : "", "parse-names" : false, "suffix" : "" }, { "dropping-particle" : "", "family" : "Tinz", "given" : "B.", "non-dropping-particle" : "", "parse-names" : false, "suffix" : "" }, { "dropping-particle" : "", "family" : "Valente", "given" : "M. A.", "non-dropping-particle" : "", "parse-names" : false, "suffix" : "" }, { "dropping-particle" : "", "family" : "Walsh", "given" : "S.", "non-dropping-particle" : "", "parse-names" : false, "suffix" : "" }, { "dropping-particle" : "", "family" : "Wang", "given" : "X. L.", "non-dropping-particle" : "", "parse-names" : false, "suffix" : "" }, { "dropping-particle" : "", "family" : "Westcott", "given" : "N.", "non-dropping-particle" : "", "parse-names" : false, "suffix" : "" }, { "dropping-particle" : "", "family" : "Wood", "given" : "K.", "non-dropping-particle" : "", "parse-names" : false, "suffix" : "" }, { "dropping-particle" : "", "family" : "Woodruff", "given" : "S. D.", "non-dropping-particle" : "", "parse-names" : false, "suffix" : "" }, { "dropping-particle" : "", "family" : "Worley", "given" : "S. J.", "non-dropping-particle" : "", "parse-names" : false, "suffix" : "" } ], "container-title" : "Bulletin of the American Meteorological Society", "id" : "ITEM-1", "issue" : "12", "issued" : { "date-parts" : [ [ "2017", "12", "1" ] ] }, "page" : "2689-2702", "publisher" : "American Meteorological Society", "title" : "Toward an Integrated Set of Surface Meteorological Observations for Climate Science and Applications", "translator" : [ { "dropping-particle" : "", "family" : "Q7094", "given" : "", "non-dropping-particle" : "", "parse-names" : false, "suffix" : "" } ], "type" : "article-journal", "volume" : "98" }, "uris" : [ "http://www.mendeley.com/documents/?uuid=2d2faccf-cb23-487c-bc5f-90ac0631c3af" ] } ], "mendeley" : { "formattedCitation" : "(Thorne et al., 2017)", "manualFormatting" : "(Thorne et al., 2017", "plainTextFormattedCitation" : "(Thorne et al., 2017)", "previouslyFormattedCitation" : "(Thorne et al., 2017)" }, "properties" : { "noteIndex" : 0 }, "schema" : "https://github.com/citation-style-language/schema/raw/master/csl-citation.json" }</w:instrText>
        </w:r>
      </w:ins>
      <w:del w:id="679" w:author="Robin Matthews" w:date="2021-07-11T16:34:00Z">
        <w:r w:rsidR="000465A7" w:rsidDel="005059D9">
          <w:rPr>
            <w:rFonts w:cs="Times New Roman"/>
            <w:lang w:val="en-GB"/>
          </w:rPr>
          <w:delInstrText>ADDIN CSL_CITATION { "citationItems" : [ { "id" : "ITEM-1", "itemData" : { "DOI" : "10.1175/BAMS-D-16-0165.1", "ISSN" : "0003-0007", "abstract" : "Observations are the foundation for understanding the climate system. Yet, currently available land meteorological data are highly fractured into various global, regional, and national holdings for different variables and time scales, from a variety of sources, and in a mixture of formats. Added to this, many data are still inaccessible for analysis and usage. To meet modern scientific and societal demands as well as emerging needs such as the provision of climate services, it is essential that we improve the management and curation of available land-based meteorological holdings. We need a comprehensive global set of data holdings, of known provenance, that is truly integrated both across essential climate variables (ECVs) and across time scales to meet the broad range of stakeholder needs. These holdings must be easily discoverable, made available in accessible formats, and backed up by multitiered user support. The present paper provides a high-level overview, based upon broad community input, of the steps that are required to bring about this integration. The significant challenge is to find a sustained means to realize this vision. This requires a long-term international program. The database that results will transform our collective ability to provide societally relevant research, analysis, and predictions in many weather- and climate-related application areas across much of the globe.", "author" : [ { "dropping-particle" : "", "family" : "Thorne", "given" : "P. W.", "non-dropping-particle" : "", "parse-names" : false, "suffix" : "" }, { "dropping-particle" : "", "family" : "Allan", "given" : "R. J.", "non-dropping-particle" : "", "parse-names" : false, "suffix" : "" }, { "dropping-particle" : "", "family" : "Ashcroft", "given" : "L.", "non-dropping-particle" : "", "parse-names" : false, "suffix" : "" }, { "dropping-particle" : "", "family" : "Brohan", "given" : "P.", "non-dropping-particle" : "", "parse-names" : false, "suffix" : "" }, { "dropping-particle" : "", "family" : "Dunn", "given" : "R. J.H. H", "non-dropping-particle" : "", "parse-names" : false, "suffix" : "" }, { "dropping-particle" : "", "family" : "Menne", "given" : "M. J.", "non-dropping-particle" : "", "parse-names" : false, "suffix" : "" }, { "dropping-particle" : "", "family" : "Pearce", "given" : "P. R.", "non-dropping-particle" : "", "parse-names" : false, "suffix" : "" }, { "dropping-particle" : "", "family" : "Picas", "given" : "J.", "non-dropping-particle" : "", "parse-names" : false, "suffix" : "" }, { "dropping-particle" : "", "family" : "Willett", "given" : "K. M.", "non-dropping-particle" : "", "parse-names" : false, "suffix" : "" }, { "dropping-particle" : "", "family" : "Benoy", "given" : "M.", "non-dropping-particle" : "", "parse-names" : false, "suffix" : "" }, { "dropping-particle" : "", "family" : "Bronnimann", "given" : "S.", "non-dropping-particle" : "", "parse-names" : false, "suffix" : "" }, { "dropping-particle" : "", "family" : "Canziani", "given" : "P. O.", "non-dropping-particle" : "", "parse-names" : false, "suffix" : "" }, { "dropping-particle" : "", "family" : "Coll", "given" : "J.", "non-dropping-particle" : "", "parse-names" : false, "suffix" : "" }, { "dropping-particle" : "", "family" : "Crouthamel", "given" : "R.", "non-dropping-particle" : "", "parse-names" : false, "suffix" : "" }, { "dropping-particle" : "", "family" : "Compo", "given" : "G. P.", "non-dropping-particle" : "", "parse-names" : false, "suffix" : "" }, { "dropping-particle" : "", "family" : "Cuppett", "given" : "D.", "non-dropping-particle" : "", "parse-names" : false, "suffix" : "" }, { "dropping-particle" : "", "family" : "Curley", "given" : "M.", "non-dropping-particle" : "", "parse-names" : false, "suffix" : "" }, { "dropping-particle" : "", "family" : "Duffy", "given" : "C.", "non-dropping-particle" : "", "parse-names" : false, "suffix" : "" }, { "dropping-particle" : "", "family" : "Gillespie", "given" : "I.", "non-dropping-particle" : "", "parse-names" : false, "suffix" : "" }, { "dropping-particle" : "", "family" : "Guijarro", "given" : "J.", "non-dropping-particle" : "", "parse-names" : false, "suffix" : "" }, { "dropping-particle" : "", "family" : "Jourdain", "given" : "S.", "non-dropping-particle" : "", "parse-names" : false, "suffix" : "" }, { "dropping-particle" : "", "family" : "Kent", "given" : "E. C.", "non-dropping-particle" : "", "parse-names" : false, "suffix" : "" }, { "dropping-particle" : "", "family" : "Kubota", "given" : "H.", "non-dropping-particle" : "", "parse-names" : false, "suffix" : "" }, { "dropping-particle" : "", "family" : "Legg", "given" : "T. P.", "non-dropping-particle" : "", "parse-names" : false, "suffix" : "" }, { "dropping-particle" : "", "family" : "Li", "given" : "Q.", "non-dropping-particle" : "", "parse-names" : false, "suffix" : "" }, { "dropping-particle" : "", "family" : "Matsumoto", "given" : "J.", "non-dropping-particle" : "", "parse-names" : false, "suffix" : "" }, { "dropping-particle" : "", "family" : "Murphy", "given" : "C.", "non-dropping-particle" : "", "parse-names" : false, "suffix" : "" }, { "dropping-particle" : "", "family" : "Rayner", "given" : "N. A.", "non-dropping-particle" : "", "parse-names" : false, "suffix" : "" }, { "dropping-particle" : "", "family" : "Rennie", "given" : "J. J.", "non-dropping-particle" : "", "parse-names" : false, "suffix" : "" }, { "dropping-particle" : "", "family" : "Rustemeier", "given" : "E.", "non-dropping-particle" : "", "parse-names" : false, "suffix" : "" }, { "dropping-particle" : "", "family" : "Slivinski", "given" : "L. C.", "non-dropping-particle" : "", "parse-names" : false, "suffix" : "" }, { "dropping-particle" : "", "family" : "Slonosky", "given" : "V.", "non-dropping-particle" : "", "parse-names" : false, "suffix" : "" }, { "dropping-particle" : "", "family" : "Squintu", "given" : "A.", "non-dropping-particle" : "", "parse-names" : false, "suffix" : "" }, { "dropping-particle" : "", "family" : "Tinz", "given" : "B.", "non-dropping-particle" : "", "parse-names" : false, "suffix" : "" }, { "dropping-particle" : "", "family" : "Valente", "given" : "M. A.", "non-dropping-particle" : "", "parse-names" : false, "suffix" : "" }, { "dropping-particle" : "", "family" : "Walsh", "given" : "S.", "non-dropping-particle" : "", "parse-names" : false, "suffix" : "" }, { "dropping-particle" : "", "family" : "Wang", "given" : "X. L.", "non-dropping-particle" : "", "parse-names" : false, "suffix" : "" }, { "dropping-particle" : "", "family" : "Westcott", "given" : "N.", "non-dropping-particle" : "", "parse-names" : false, "suffix" : "" }, { "dropping-particle" : "", "family" : "Wood", "given" : "K.", "non-dropping-particle" : "", "parse-names" : false, "suffix" : "" }, { "dropping-particle" : "", "family" : "Woodruff", "given" : "S. D.", "non-dropping-particle" : "", "parse-names" : false, "suffix" : "" }, { "dropping-particle" : "", "family" : "Worley", "given" : "S. J.", "non-dropping-particle" : "", "parse-names" : false, "suffix" : "" } ], "container-title" : "Bulletin of the American Meteorological Society", "id" : "ITEM-1", "issue" : "12", "issued" : { "date-parts" : [ [ "2017", "12", "1" ] ] }, "page" : "2689-2702", "publisher" : "American Meteorological Society", "title" : "Toward an Integrated Set of Surface Meteorological Observations for Climate Science and Applications", "translator" : [ { "dropping-particle" : "", "family" : "Q7094", "given" : "", "non-dropping-particle" : "", "parse-names" : false, "suffix" : "" } ], "type" : "article-journal", "volume" : "98" }, "uris" : [ "http://www.mendeley.com/documents/?uuid=2d2faccf-cb23-487c-bc5f-90ac0631c3af" ] } ], "mendeley" : { "formattedCitation" : "(Thorne et al., 2017)", "manualFormatting" : "(Thorne et al., 2017; Section 10.2)", "plainTextFormattedCitation" : "(Thorne et al., 2017)", "previouslyFormattedCitation" : "(Thorne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(Thorne et al., 2017</w:t>
      </w:r>
      <w:del w:id="680" w:author="Robin Matthews" w:date="2021-07-11T16:34:00Z">
        <w:r w:rsidR="00E41CA2" w:rsidDel="005059D9">
          <w:rPr>
            <w:rFonts w:cs="Times New Roman"/>
            <w:noProof/>
            <w:lang w:val="en-GB"/>
          </w:rPr>
          <w:delText>; Section 10.2)</w:delText>
        </w:r>
      </w:del>
      <w:r w:rsidRPr="003F2D6A">
        <w:rPr>
          <w:rFonts w:cs="Times New Roman"/>
          <w:lang w:val="en-GB"/>
        </w:rPr>
        <w:fldChar w:fldCharType="end"/>
      </w:r>
      <w:commentRangeEnd w:id="677"/>
      <w:r w:rsidR="00E41CA2">
        <w:rPr>
          <w:rStyle w:val="CommentReference"/>
          <w:rFonts w:asciiTheme="minorHAnsi" w:eastAsiaTheme="minorHAnsi" w:hAnsiTheme="minorHAnsi"/>
          <w:lang w:eastAsia="en-US"/>
        </w:rPr>
        <w:commentReference w:id="677"/>
      </w:r>
      <w:ins w:id="681" w:author="Robin Matthews" w:date="2021-07-11T16:34:00Z">
        <w:r w:rsidR="005059D9">
          <w:rPr>
            <w:rFonts w:cs="Times New Roman"/>
            <w:noProof/>
            <w:lang w:val="en-GB"/>
          </w:rPr>
          <w:t>; Section 10.2)</w:t>
        </w:r>
      </w:ins>
      <w:r w:rsidRPr="003F2D6A">
        <w:rPr>
          <w:rFonts w:cs="Times New Roman"/>
          <w:lang w:val="en-GB"/>
        </w:rPr>
        <w:t xml:space="preserve">. Univariate demonstration of added value is necessary, but may be insufficient, as better agreement with observations in the downscaled variable may be a consequence of compensating errors that are not guaranteed to compensate similarly as climate changes. Multivariate analysis of added value is better able to demonstrate physical consistency </w:t>
      </w:r>
      <w:r w:rsidRPr="003F2D6A">
        <w:rPr>
          <w:rFonts w:cs="Times New Roman"/>
          <w:lang w:val="en-GB"/>
        </w:rPr>
        <w:lastRenderedPageBreak/>
        <w:t xml:space="preserve">between observed and simulated behaviour </w:t>
      </w:r>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"ITEM-2",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"id" : "ITEM-3", "itemData" : { "DOI" : "10.1002/joc.5468", "ISSN" : "10970088", "abstract" : "The value added from dynamic downscaling in climate projections of extratropical cyclones over the southwestern South Atlantic Ocean (SAO) is evaluated. For this purpose, the Regional Climate Model version 4 (RegCM4) is nested in the Hadley Global Environment Model 2 ? Earth System (HadGEM2?ES) global climate model under the RCP8.5 scenario. The analyses focus on three time slices: the present (1979?2005), near future (NF: 2020?2050) and far future (FF: 2070?2098) climates. The cyclone tracking used an algorithm that searches for minima of relative vorticity at 925?hPa. Simulations of the present climate are compared to data from an ensemble of five reanalyses (ERA?40, ERA?Interim, NCEP?NCAR, NCEP?DOE and CFSR). For present climate, there is good agreement among reanalyses and models in associating austral winter and summer with higher and lower cyclone frequency, respectively. In addition, the simulations present the mean features of the cyclones (lifetime, distance travelled and mean velocity) as similar to those of the reanalysis. Moreover, RegCM4 outperforms the HadGEM2?ES by simulating more realistically the spatial pattern of the cyclogenesis density over the SAO, which indicates value added from the RegCM4 downscaling. For the future climates, a decrease is projected for the annual frequency of cyclones, which reaches ?6.5% (?3.6%) in RegCM4 (HadGEM2?ES) in the NF and ?11.4% (?10.4%) in the FF. Future projections do not indicate changes in the mean intensity of the cyclones. The negative trend of the cyclone frequency affects the precipitation. For FF, a decrease of approximately 15% in the precipitation associated with cyclones is projected.", "author" : [ { "dropping-particle" : "", "family" : "Reboita", "given" : "Michelle S.", "non-dropping-particle" : "", "parse-names" : false, "suffix" : "" }, { "dropping-particle" : "", "family" : "Rocha", "given" : "Rosmeri P.", "non-dropping-particle" : "da", "parse-names" : false, "suffix" : "" }, { "dropping-particle" : "", "family" : "Souza", "given" : "Marcelo R.", "non-dropping-particle" : "de", "parse-names" : false, "suffix" : "" }, { "dropping-particle" : "", "family" : "Llopart", "given" : "Marta", "non-dropping-particle" : "", "parse-names" : false, "suffix" : "" } ], "container-title" : "International Journal of Climatology", "id" : "ITEM-3", "issue" : "6", "issued" : { "date-parts" : [ [ "2018" ] ] }, "page" : "2866-2879", "title" : "Extratropical cyclones over the southwestern South Atlantic Ocean: HadGEM2-ES and RegCM4 projections", "translator" : [ { "dropping-particle" : "", "family" : "Q4712", "given" : "", "non-dropping-particle" : "", "parse-names" : false, "suffix" : "" } ], "type" : "article-journal", "volume" : "38" }, "uris" : [ "http://www.mendeley.com/documents/?uuid=9900f2b3-035b-49ae-b9c9-49324c7a0474" ] } ], "mendeley" : { "formattedCitation" : "(Prein et al., 2013a; Meredith et al., 2015a; Reboita et al., 2018)", "plainTextFormattedCitation" : "(Prein et al., 2013a; Meredith et al., 2015a; Reboita et al., 2018)", "previouslyFormattedCitation" : "(Prein et al., 2013a; Meredith et al., 2015a; Reboita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(Prein et al., 2013a; Meredith et al., 2015a; Reboita et al., 2018)</w:t>
      </w:r>
      <w:r w:rsidRPr="003F2D6A">
        <w:rPr>
          <w:rFonts w:cs="Times New Roman"/>
          <w:lang w:val="en-GB"/>
        </w:rPr>
        <w:fldChar w:fldCharType="end"/>
      </w:r>
      <w:r w:rsidRPr="00FB6EB0">
        <w:rPr>
          <w:rFonts w:cs="Times New Roman"/>
        </w:rPr>
        <w:t>.</w:t>
      </w:r>
    </w:p>
    <w:p w14:paraId="698DEF08" w14:textId="77777777" w:rsidR="00E2170D" w:rsidRPr="00FB6EB0" w:rsidRDefault="00E2170D" w:rsidP="00E2170D">
      <w:pPr>
        <w:pStyle w:val="AR6BodyText"/>
        <w:rPr>
          <w:rFonts w:cs="Times New Roman"/>
        </w:rPr>
      </w:pPr>
    </w:p>
    <w:p w14:paraId="6A5D85BC" w14:textId="77777777" w:rsidR="003479AB" w:rsidRPr="00FB6EB0" w:rsidRDefault="003479AB" w:rsidP="00E2170D">
      <w:pPr>
        <w:pStyle w:val="AR6BodyText"/>
        <w:rPr>
          <w:rFonts w:cs="Times New Roman"/>
        </w:rPr>
      </w:pPr>
    </w:p>
    <w:p w14:paraId="016DC2DD" w14:textId="77777777" w:rsidR="00E2170D" w:rsidRPr="003F2D6A" w:rsidRDefault="00E2170D" w:rsidP="00E2170D">
      <w:pPr>
        <w:pStyle w:val="AR6Chap10Level310111"/>
        <w:rPr>
          <w:lang w:val="en-GB"/>
        </w:rPr>
      </w:pPr>
      <w:bookmarkStart w:id="682" w:name="_Toc5899656"/>
      <w:bookmarkStart w:id="683" w:name="_Toc6837977"/>
      <w:bookmarkStart w:id="684" w:name="_Toc29679433"/>
      <w:bookmarkStart w:id="685" w:name="_Toc30602387"/>
      <w:bookmarkStart w:id="686" w:name="_Toc70454732"/>
      <w:r w:rsidRPr="003F2D6A">
        <w:rPr>
          <w:lang w:val="en-GB"/>
        </w:rPr>
        <w:t>Performance at simulating large-scale phenomena and teleconnections relevant for regional climate</w:t>
      </w:r>
      <w:bookmarkEnd w:id="682"/>
      <w:bookmarkEnd w:id="683"/>
      <w:bookmarkEnd w:id="684"/>
      <w:bookmarkEnd w:id="685"/>
      <w:bookmarkEnd w:id="686"/>
    </w:p>
    <w:p w14:paraId="6AD9404B" w14:textId="77777777" w:rsidR="00E2170D" w:rsidRPr="003F2D6A" w:rsidRDefault="00E2170D" w:rsidP="00E2170D">
      <w:pPr>
        <w:pStyle w:val="AR6BodyText"/>
        <w:rPr>
          <w:rFonts w:cs="Times New Roman"/>
          <w:lang w:val="en-GB"/>
        </w:rPr>
      </w:pPr>
    </w:p>
    <w:p w14:paraId="2B847D4D" w14:textId="4C6C27F1" w:rsidR="00E2170D" w:rsidRPr="003F2D6A" w:rsidRDefault="00E2170D" w:rsidP="00E2170D">
      <w:pPr>
        <w:pStyle w:val="AR6BodyText"/>
        <w:rPr>
          <w:rFonts w:cs="Times New Roman"/>
          <w:lang w:val="en-GB"/>
        </w:rPr>
      </w:pPr>
      <w:r w:rsidRPr="003F2D6A">
        <w:rPr>
          <w:rFonts w:cs="Times New Roman"/>
          <w:lang w:val="en-GB"/>
        </w:rPr>
        <w:t xml:space="preserve">Regional climate is often controlled by large-scale weather phenomena, modes of variability and teleconnections (e.g., Sections 2.3 and 2.4, Annex IV). In particular extreme events are often caused by specific, in some cases persistent, circulation patterns (Sections 11.3–11.7). It is therefore important for climate models to reasonably represent not only continental, but also regional climate and its variability for such extremes. As explained in Section 3.3.3, standard resolution GCMs can suffer biases in the location, occurrence frequency or intensity of large-scale phenomena, such that statements about a specific regional climate and its change can be highly uncertain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RCMs have difficulties improving especially large-scale circulation biases, although some successful examples exist. But due to their enhanced representation of complex topography and coastlines, RCMs may add value to simulating the regional expression of teleconnections. Bias adjustment cannot mitigate fundamental misrepresentations of the large-scale atmospheric circulation </w:t>
      </w:r>
      <w:commentRangeStart w:id="687"/>
      <w:r w:rsidRPr="003F2D6A">
        <w:rPr>
          <w:rFonts w:cs="Times New Roman"/>
          <w:lang w:val="en-GB"/>
        </w:rPr>
        <w:fldChar w:fldCharType="begin" w:fldLock="1"/>
      </w:r>
      <w:ins w:id="688" w:author="Robin Matthews" w:date="2021-07-11T16:34:00Z">
        <w:r w:rsidR="005059D9">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689" w:author="Robin Matthews" w:date="2021-07-11T16:34:00Z">
        <w:r w:rsidR="000465A7" w:rsidDel="005059D9">
          <w:rPr>
            <w:rFonts w:cs="Times New Roman"/>
            <w:lang w:val="en-GB"/>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Cross-Chapter Box 10.2)", "plainTextFormattedCitation" : "(Maraun et al., 2017)", "previouslyFormattedCitation" : "(Maraun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2017</w:t>
      </w:r>
      <w:del w:id="690" w:author="Robin Matthews" w:date="2021-07-11T16:34:00Z">
        <w:r w:rsidR="00E41CA2" w:rsidDel="005059D9">
          <w:rPr>
            <w:rFonts w:cs="Times New Roman"/>
            <w:noProof/>
            <w:lang w:val="en-GB"/>
          </w:rPr>
          <w:delText>, Cross-Chapter Box 10.2)</w:delText>
        </w:r>
      </w:del>
      <w:r w:rsidRPr="003F2D6A">
        <w:rPr>
          <w:rFonts w:cs="Times New Roman"/>
          <w:lang w:val="en-GB"/>
        </w:rPr>
        <w:fldChar w:fldCharType="end"/>
      </w:r>
      <w:commentRangeEnd w:id="687"/>
      <w:r w:rsidR="00E41CA2">
        <w:rPr>
          <w:rStyle w:val="CommentReference"/>
          <w:rFonts w:asciiTheme="minorHAnsi" w:eastAsiaTheme="minorHAnsi" w:hAnsiTheme="minorHAnsi"/>
          <w:lang w:eastAsia="en-US"/>
        </w:rPr>
        <w:commentReference w:id="687"/>
      </w:r>
      <w:ins w:id="691" w:author="Robin Matthews" w:date="2021-07-11T16:34:00Z">
        <w:r w:rsidR="005059D9">
          <w:rPr>
            <w:rFonts w:cs="Times New Roman"/>
            <w:noProof/>
            <w:lang w:val="en-GB"/>
          </w:rPr>
          <w:t>, Cross-Chapter Box 10.2)</w:t>
        </w:r>
      </w:ins>
      <w:r w:rsidRPr="003F2D6A">
        <w:rPr>
          <w:rFonts w:cs="Times New Roman"/>
          <w:lang w:val="en-GB"/>
        </w:rPr>
        <w:t>. This subsection illustrates the relevance of large-scale circulation biases for regional climate assessments with selected examples from the mid-to-high latitudes and tropics.</w:t>
      </w:r>
    </w:p>
    <w:p w14:paraId="14C7C253" w14:textId="62CDA6BD" w:rsidR="00E2170D" w:rsidRDefault="00E2170D" w:rsidP="00E2170D">
      <w:pPr>
        <w:pStyle w:val="AR6BodyText"/>
        <w:rPr>
          <w:rFonts w:cs="Times New Roman"/>
          <w:lang w:val="en-GB"/>
        </w:rPr>
      </w:pPr>
    </w:p>
    <w:p w14:paraId="06827914" w14:textId="77777777" w:rsidR="003479AB" w:rsidRPr="003F2D6A" w:rsidRDefault="003479AB" w:rsidP="00E2170D">
      <w:pPr>
        <w:pStyle w:val="AR6BodyText"/>
        <w:rPr>
          <w:rFonts w:cs="Times New Roman"/>
          <w:lang w:val="en-GB"/>
        </w:rPr>
      </w:pPr>
    </w:p>
    <w:p w14:paraId="5E9BCEAB" w14:textId="631414BC" w:rsidR="006D5DE9" w:rsidRPr="006343BB" w:rsidRDefault="00E2170D" w:rsidP="00E2170D">
      <w:pPr>
        <w:pStyle w:val="AR6Chap10Level4101111"/>
        <w:rPr>
          <w:lang w:val="en-GB"/>
        </w:rPr>
      </w:pPr>
      <w:bookmarkStart w:id="692" w:name="_Toc30602388"/>
      <w:bookmarkStart w:id="693" w:name="_Toc70454733"/>
      <w:r w:rsidRPr="003F2D6A">
        <w:rPr>
          <w:lang w:val="en-GB"/>
        </w:rPr>
        <w:t>Mid-to-high latitude atmospheric variability phenomena: blocking and extratropical cyclones</w:t>
      </w:r>
      <w:bookmarkEnd w:id="692"/>
      <w:bookmarkEnd w:id="693"/>
    </w:p>
    <w:p w14:paraId="17CADF47" w14:textId="742D6564" w:rsidR="00E2170D" w:rsidRPr="003F2D6A" w:rsidRDefault="00E2170D" w:rsidP="00E2170D">
      <w:pPr>
        <w:pStyle w:val="AR6BodyText"/>
        <w:rPr>
          <w:rFonts w:cs="Times New Roman"/>
          <w:lang w:val="en-GB"/>
        </w:rPr>
      </w:pPr>
      <w:r w:rsidRPr="003F2D6A">
        <w:rPr>
          <w:lang w:val="en-GB"/>
        </w:rPr>
        <w:t xml:space="preserve">Major large-scale meteorological phenomena for mid-to-high latitude mean and extreme climate include atmospheric blocking and extratropical cyclones (Section 2.3.1.4). Atmospheric blocking is characterized by a quasi-stationary long-lasting, high pressure system that blocks and diverts the movement of synoptic cyclones </w:t>
      </w:r>
      <w:r w:rsidRPr="003F2D6A">
        <w:rPr>
          <w:lang w:val="en-GB"/>
        </w:rPr>
        <w:fldChar w:fldCharType="begin" w:fldLock="1"/>
      </w:r>
      <w:r w:rsidR="000465A7">
        <w:rPr>
          <w:lang w:val="en-GB"/>
        </w:rPr>
        <w:instrText>ADDIN CSL_CITATION { "citationItems" : [ { "id" : "ITEM-1", "itemData" : { "DOI" : "10.1007/s40641-018-0108-z", "ISSN" : "2198-6061",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"ITEM-1", "issue" : "3", "issued" : { "date-parts" : [ [ "2018", "9", "20" ] ] }, "page" : "287-300", "title" : "Blocking and its Response to Climate Change", "translator" : [ { "dropping-particle" : "", "family" : "Q6189", "given" : "", "non-dropping-particle" : "", "parse-names" : false, "suffix" : "" } ], "type" : "article-journal", "volume" : "4" }, "uris" : [ "http://www.mendeley.com/documents/?uuid=7f0d79c9-943c-4ae8-a518-3024ae9a5383" ] } ], "mendeley" : { "formattedCitation" : "(Woollings et al., 2018)", "plainTextFormattedCitation" : "(Woollings et al., 2018)", "previouslyFormattedCitation" : "(Woollings et al., 2018)" }, "properties" : { "noteIndex" : 0 }, "schema" : "https://github.com/citation-style-language/schema/raw/master/csl-citation.json" }</w:instrText>
      </w:r>
      <w:r w:rsidRPr="003F2D6A">
        <w:rPr>
          <w:lang w:val="en-GB"/>
        </w:rPr>
        <w:fldChar w:fldCharType="separate"/>
      </w:r>
      <w:r w:rsidR="00E41CA2">
        <w:rPr>
          <w:noProof/>
          <w:lang w:val="en-GB"/>
        </w:rPr>
        <w:t>(Woollings et al., 2018)</w:t>
      </w:r>
      <w:r w:rsidRPr="003F2D6A">
        <w:rPr>
          <w:lang w:val="en-GB"/>
        </w:rPr>
        <w:fldChar w:fldCharType="end"/>
      </w:r>
      <w:r w:rsidRPr="003F2D6A">
        <w:rPr>
          <w:lang w:val="en-GB"/>
        </w:rPr>
        <w:t xml:space="preserve">. In regions where blocking occurs, it is known to lead to cold conditions in winter and warmth and drought during summer, defining the seasonal regional climate in certain years </w:t>
      </w:r>
      <w:r w:rsidRPr="003F2D6A">
        <w:rPr>
          <w:lang w:val="en-GB"/>
        </w:rPr>
        <w:fldChar w:fldCharType="begin" w:fldLock="1"/>
      </w:r>
      <w:r w:rsidR="000465A7">
        <w:rPr>
          <w:lang w:val="en-GB"/>
        </w:rPr>
        <w:instrText>ADDIN CSL_CITATION { "citationItems" : [ { "id" : "ITEM-1", "itemData" : { "DOI" : "10.1007/s00382-016-3132-5", "ISSN" : "0930-7575",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"Ramos", "given" : "Alexandre M.", "non-dropping-particle" : "", "parse-names" : false, "suffix" : "" }, { "dropping-particle" : "", "family" : "Liberato", "given" : "Margarida L. R.", "non-dropping-particle" : "", "parse-names" : false, "suffix" : "" } ], "container-title" : "Climate Dynamics", "id" : "ITEM-1", "issue" : "3-4", "issued" : { "date-parts" : [ [ "2017", "2", "25" ] ] }, "page" : "1141-1160", "title" : "Responses of European precipitation distributions and regimes to different blocking locations", "translator" : [ { "dropping-particle" : "", "family" : "Q4573", "given" : "", "non-dropping-particle" : "", "parse-names" : false, "suffix" : "" } ], "type" : "article-journal", "volume" : "48" }, "uris" : [ "http://www.mendeley.com/documents/?uuid=a419928f-c737-493a-931a-612ed168eee5" ] }, { "id" : "ITEM-2", "itemData" : { "DOI" : "10.1007/s00382-017-3620-2", "ISSN" : "0930-7575",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"Santos", "given" : "Jo\u00e3o A.", "non-dropping-particle" : "", "parse-names" : false, "suffix" : "" } ], "container-title" : "Climate Dynamics", "id" : "ITEM-2", "issue" : "1-2", "issued" : { "date-parts" : [ [ "2018", "1", "24" ] ] }, "page" : "457-477", "title" : "European temperature responses to blocking and ridge regional patterns", "translator" : [ { "dropping-particle" : "", "family" : "Q4574", "given" : "", "non-dropping-particle" : "", "parse-names" : false, "suffix" : "" } ], "type" : "article-journal", "volume" : "50" }, "uris" : [ "http://www.mendeley.com/documents/?uuid=c56e9b62-44da-4539-858b-a6edd1ff6b19" ] } ], "mendeley" : { "formattedCitation" : "(Sousa et al., 2017, 2018b)", "plainTextFormattedCitation" : "(Sousa et al., 2017, 2018b)", "previouslyFormattedCitation" : "(Sousa et al., 2017, 2018b)" }, "properties" : { "noteIndex" : 0 }, "schema" : "https://github.com/citation-style-language/schema/raw/master/csl-citation.json" }</w:instrText>
      </w:r>
      <w:r w:rsidRPr="003F2D6A">
        <w:rPr>
          <w:lang w:val="en-GB"/>
        </w:rPr>
        <w:fldChar w:fldCharType="separate"/>
      </w:r>
      <w:r w:rsidR="00E41CA2">
        <w:rPr>
          <w:noProof/>
          <w:lang w:val="en-GB"/>
        </w:rPr>
        <w:t>(Sousa et al., 2017, 2018b)</w:t>
      </w:r>
      <w:r w:rsidRPr="003F2D6A">
        <w:rPr>
          <w:lang w:val="en-GB"/>
        </w:rPr>
        <w:fldChar w:fldCharType="end"/>
      </w:r>
      <w:r w:rsidRPr="003F2D6A">
        <w:rPr>
          <w:lang w:val="en-GB"/>
        </w:rPr>
        <w:t xml:space="preserve">. Extratropical cyclones are storm systems that propagate preferentially in confined storm-track regions, characterized by large eddy-kinetic energy, heat and momentum transports that shape regional weather at mid-to-high latitudes </w:t>
      </w:r>
      <w:r w:rsidRPr="003F2D6A">
        <w:rPr>
          <w:lang w:val="en-GB"/>
        </w:rPr>
        <w:fldChar w:fldCharType="begin" w:fldLock="1"/>
      </w:r>
      <w:r w:rsidR="000465A7">
        <w:rPr>
          <w:lang w:val="en-GB"/>
        </w:rPr>
        <w:instrText>ADDIN CSL_CITATION { "citationItems" : [ { "id" : "ITEM-1", "itemData" : { "DOI" : "10.1038/ngeo2783",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atmosphere\u2013ocean system \u2014 from highly idealized to comprehensive \u2014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"ITEM-1", "issued" : { "date-parts" : [ [ "2016", "8", "29" ] ] }, "page" : "656", "publisher" : "Nature Publishing Group, a division of Macmillan Publishers Limited. All Rights Reserved.", "title" : "Storm track processes and the opposing influences of climate change", "translator" : [ { "dropping-particle" : "", "family" : "Q3663", "given" : "", "non-dropping-particle" : "", "parse-names" : false, "suffix" : "" } ], "type" : "article-journal", "volume" : "9" }, "uris" : [ "http://www.mendeley.com/documents/?uuid=4f9c6d1c-5f82-489b-8c99-fd857103f3fa" ] } ], "mendeley" : { "formattedCitation" : "(Shaw et al., 2016)", "plainTextFormattedCitation" : "(Shaw et al., 2016)", "previouslyFormattedCitation" : "(Shaw et al., 2016)" }, "properties" : { "noteIndex" : 0 }, "schema" : "https://github.com/citation-style-language/schema/raw/master/csl-citation.json" }</w:instrText>
      </w:r>
      <w:r w:rsidRPr="003F2D6A">
        <w:rPr>
          <w:lang w:val="en-GB"/>
        </w:rPr>
        <w:fldChar w:fldCharType="separate"/>
      </w:r>
      <w:r w:rsidR="00E41CA2">
        <w:rPr>
          <w:noProof/>
          <w:lang w:val="en-GB"/>
        </w:rPr>
        <w:t>(Shaw et al., 2016)</w:t>
      </w:r>
      <w:r w:rsidRPr="003F2D6A">
        <w:rPr>
          <w:lang w:val="en-GB"/>
        </w:rPr>
        <w:fldChar w:fldCharType="end"/>
      </w:r>
      <w:r w:rsidRPr="003F2D6A">
        <w:rPr>
          <w:lang w:val="en-GB"/>
        </w:rPr>
        <w:t xml:space="preserve">. Given their importance in shaping mean and extreme regional climate (Sections 3.3.3.3, 11.3 and 11.4), an accurate representation of blocking and extratropical cyclones in global and regional climate models is needed to better understand regional climate variability and extremes as well as to project future changes (Section 11.7.2; </w:t>
      </w:r>
      <w:commentRangeStart w:id="694"/>
      <w:r w:rsidRPr="003F2D6A">
        <w:rPr>
          <w:lang w:val="en-GB"/>
        </w:rPr>
        <w:fldChar w:fldCharType="begin" w:fldLock="1"/>
      </w:r>
      <w:r w:rsidR="000465A7">
        <w:rPr>
          <w:lang w:val="en-GB"/>
        </w:rPr>
        <w:instrText>ADDIN CSL_CITATION { "citationItems" : [ { "id" : "ITEM-1", "itemData" : { "DOI" : "10.1007/s00382-015-2638-6", "ISSN" : "0930-7575", "author" : [ { "dropping-particle" : "", "family" : "Grotjahn", "given" : "Richard", "non-dropping-particle" : "", "parse-names" : false, "suffix" : "" }, { "dropping-particle" : "", "family" : "Black", "given" : "Robert", "non-dropping-particle" : "", "parse-names" : false, "suffix" : "" }, { "dropping-particle" : "", "family" : "Leung", "given" : "Ruby", "non-dropping-particle" : "", "parse-names" : false, "suffix" : "" }, { "dropping-particle" : "", "family" : "Wehner", "given" : "Michael F.", "non-dropping-particle" : "", "parse-names" : false, "suffix" : "" }, { "dropping-particle" : "", "family" : "Barlow", "given" : "Mathew", "non-dropping-particle" : "", "parse-names" : false, "suffix" : "" }, { "dropping-particle" : "", "family" : "Bosilovich", "given" : "Mike", "non-dropping-particle" : "", "parse-names" : false, "suffix" : "" }, { "dropping-particle" : "", "family" : "Gershunov", "given" : "Alexander", "non-dropping-particle" : "", "parse-names" : false, "suffix" : "" }, { "dropping-particle" : "", "family" : "Gutowski", "given" : "William J.", "non-dropping-particle" : "", "parse-names" : false, "suffix" : "" }, { "dropping-particle" : "", "family" : "Gyakum", "given" : "John R.", "non-dropping-particle" : "", "parse-names" : false, "suffix" : "" }, { "dropping-particle" : "", "family" : "Katz", "given" : "Richard W.", "non-dropping-particle" : "", "parse-names" : false, "suffix" : "" }, { "dropping-particle" : "", "family" : "Lee", "given" : "Yun-Young", "non-dropping-particle" : "", "parse-names" : false, "suffix" : "" }, { "dropping-particle" : "", "family" : "Lim", "given" : "Young-Kwon", "non-dropping-particle" : "", "parse-names" : false, "suffix" : "" }, { "dropping-particle" : "", "family" : "Prabhat", "given" : "", "non-dropping-particle" : "", "parse-names" : false, "suffix" : "" } ], "container-title" : "Climate Dynamics", "id" : "ITEM-1", "issue" : "3-4", "issued" : { "date-parts" : [ [ "2016", "2", "22" ] ] }, "page" : "1151-1184", "title" : "North American extreme temperature events and related large scale meteorological patterns: a review of statistical methods, dynamics, modeling, and trends", "translator" : [ { "dropping-particle" : "", "family" : "Q6500", "given" : "", "non-dropping-particle" : "", "parse-names" : false, "suffix" : "" } ], "type" : "article-journal", "volume" : "46" }, "uris" : [ "http://www.mendeley.com/documents/?uuid=9cfbc61e-7fbd-40f4-b807-21088f8668cc" ] }, { "id" : "ITEM-2",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fewer westerlies than any other reanalysis, owing to their high pressure bias over northeast Europe. The temporal correlation of annual circulation types over central Europe and blocking frequencies over the North Atlantic\u2013European domain between reanalyses is high (around 0.8). The ensemble simulations capture the main characteristics of midlatitudinal atmospheric circulation. Circulation types of westerlies to northerlies over central Europe are overrepresented. There are too few blockings in the higher latitudes and an excess of cyclones in the midlatitudes. Other characteristics, such as blocking amplitude and cyclone intensity, are realistically represented, making the ensemble simulations a rich dataset to assess changes in climate variability.",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"ITEM-2", "issue" : "8", "issued" : { "date-parts" : [ [ "2018", "4", "15" ] ] }, "page" : "3009-3031", "title" : "Representation of Extratropical Cyclones, Blocking Anticyclones, and Alpine Circulation Types in Multiple Reanalyses and Model Simulations", "translator" : [ { "dropping-particle" : "", "family" : "Q6499", "given" : "", "non-dropping-particle" : "", "parse-names" : false, "suffix" : "" } ], "type" : "article-journal", "volume" : "31" }, "uris" : [ "http://www.mendeley.com/documents/?uuid=eb64cb71-44ee-4d8e-b2bb-fc71d2fa29bc" ] }, { "id" : "ITEM-3", "itemData" : { "DOI" : "10.1007/s00382-016-3308-z", "ISSN" : "14320894", "abstract" : "Atmospheric modes of variability relevant for extreme temperature and precipitation events are evaluated in models currently being used for extreme event attribution. A 100 member initial condition ensemble of the global circulation model HadAM3P is compared with both the multi-model ensemble from the Coupled Model Inter-comparison Project, Phase 5 (CMIP5) and the CMIP5 atmosphere-only counterparts (AMIP5). The use of HadAM3P allows for huge ensembles to be computed relatively fast, thereby providing unique insights into the dynamics of extremes. The analysis focuses on mid Northern Latitudes (primarily Europe) during winter, and is compared with ERA-Interim reanalysis. The tri-modal Atlantic eddy-driven jet distribution is remarkably well captured in HadAM3P, but not so in the CMIP5 or AMIP5 multi-model mean, although individual models fare better. The well known underestimation of blocking in the Atlantic region is apparent in CMIP5 and AMIP5, and also, to a lesser extent, in HadAM3P. Pacific blocking features are well produced in all modeling initiatives. Blocking duration is biased towards models reproducing too many short-lived events in all three modelling systems. Associated storm tracks are too zonal over the Atlantic in the CMIP5 and AMIP5 ensembles, but better simulated in HadAM3P with the exception of being too weak over Western Europe. In all cases, the CMIP5 and AMIP5 performances were almost identical, suggesting that the biases in atmospheric modes considered here are not strongly coupled to SSTs, and perhaps other model characteristics such as resolution are more important. For event attribution studies, it is recommended that rather than taking statistics over the entire CMIP5 or AMIP5 available models, only models capable of producing the relevant dynamical phenomena be employed.", "author" : [ { "dropping-particle" : "", "family" : "Mitchell", "given" : "Daniel", "non-dropping-particle" : "", "parse-names" : false, "suffix" : "" }, { "dropping-particle" : "", "family" : "Davini", "given" : "Paolo", "non-dropping-particle" : "", "parse-names" : false, "suffix" : "" }, { "dropping-particle" : "", "family" : "Harvey", "given" : "Ben", "non-dropping-particle" : "", "parse-names" : false, "suffix" : "" }, { "dropping-particle" : "", "family" : "Massey", "given" : "Neil", "non-dropping-particle" : "", "parse-names" : false, "suffix" : "" }, { "dropping-particle" : "", "family" : "Haustein", "given" : "Karsten", "non-dropping-particle" : "", "parse-names" : false, "suffix" : "" }, { "dropping-particle" : "", "family" : "Woollings", "given" : "Tim", "non-dropping-particle" : "", "parse-names" : false, "suffix" : "" }, { "dropping-particle" : "", "family" : "Jones", "given" : "Richard", "non-dropping-particle" : "", "parse-names" : false, "suffix" : "" }, { "dropping-particle" : "", "family" : "Otto", "given" : "Fredi", "non-dropping-particle" : "", "parse-names" : false, "suffix" : "" }, { "dropping-particle" : "", "family" : "Guillod", "given" : "Benoit", "non-dropping-particle" : "", "parse-names" : false, "suffix" : "" }, { "dropping-particle" : "", "family" : "Sparrow", "given" : "Sarah", "non-dropping-particle" : "", "parse-names" : false, "suffix" : "" }, { "dropping-particle" : "", "family" : "Wallom", "given" : "David", "non-dropping-particle" : "", "parse-names" : false, "suffix" : "" }, { "dropping-particle" : "", "family" : "Allen", "given" : "Myles", "non-dropping-particle" : "", "parse-names" : false, "suffix" : "" } ], "container-title" : "Climate Dynamics", "id" : "ITEM-3", "issued" : { "date-parts" : [ [ "2017" ] ] }, "title" : "Assessing mid-latitude dynamics in extreme event attribution systems", "translator" : [ { "dropping-particle" : "", "family" : "Q3636", "given" : "", "non-dropping-particle" : "", "parse-names" : false, "suffix" : "" } ], "type" : "article-journal" }, "uris" : [ "http://www.mendeley.com/documents/?uuid=8c9e3d3b-7c98-3320-a24e-d8d20a058cea" ] }, { "id" : "ITEM-4", "itemData" : { "DOI" : "10.1029/2019GL086132", "ISSN" : "0094-8276", "author" : [ { "dropping-particle" : "", "family" : "Huguenin", "given" : "Maurice F.", "non-dropping-particle" : "", "parse-names" : false, "suffix" : "" }, { "dropping-particle" : "", "family" : "Fischer", "given" : "Erich M.", "non-dropping-particle" : "", "parse-names" : false, "suffix" : "" }, { "dropping-particle" : "", "family" : "Kotlarski", "given" : "Sven", "non-dropping-particle" : "", "parse-names" : false, "suffix" : "" }, { "dropping-particle" : "", "family" : "Scherrer", "given" : "Simon C.", "non-dropping-particle" : "", "parse-names" : false, "suffix" : "" }, { "dropping-particle" : "", "family" : "Schwierz", "given" : "Cornelia", "non-dropping-particle" : "", "parse-names" : false, "suffix" : "" }, { "dropping-particle" : "", "family" : "Knutti", "given" : "Reto", "non-dropping-particle" : "", "parse-names" : false, "suffix" : "" } ], "container-title" : "Geophysical Research Letters", "id" : "ITEM-4", "issue" : "9", "issued" : { "date-parts" : [ [ "2020", "5", "16" ] ] }, "title" : "Lack of Change in the Projected Frequency and Persistence of Atmospheric Circulation Types Over Central Europe", "translator" : [ { "dropping-particle" : "", "family" : "Q6695", "given" : "", "non-dropping-particle" : "", "parse-names" : false, "suffix" : "" } ], "type" : "article-journal", "volume" : "47" }, "uris" : [ "http://www.mendeley.com/documents/?uuid=c92b76ef-117a-4300-ac45-53ac27cd0018" ] } ], "mendeley" : { "formattedCitation" : "(Grotjahn et al., 2016; Mitchell et al., 2017; Rohrer et al., 2018; Huguenin et al., 2020)", "manualFormatting" : "Grotjahn et al., 2016; Mitchell et al., 2017; Rohrer et al., 2018; Huguenin et al., 2020)", "plainTextFormattedCitation" : "(Grotjahn et al., 2016; Mitchell et al., 2017; Rohrer et al., 2018; Huguenin et al., 2020)", "previouslyFormattedCitation" : "(Grotjahn et al., 2016; Mitchell et al., 2017; Rohrer et al., 2018; Huguenin et al., 2020)" }, "properties" : { "noteIndex" : 0 }, "schema" : "https://github.com/citation-style-language/schema/raw/master/csl-citation.json" }</w:instrText>
      </w:r>
      <w:r w:rsidRPr="003F2D6A">
        <w:rPr>
          <w:lang w:val="en-GB"/>
        </w:rPr>
        <w:fldChar w:fldCharType="separate"/>
      </w:r>
      <w:r w:rsidR="00E41CA2">
        <w:rPr>
          <w:noProof/>
        </w:rPr>
        <w:t>Grotjahn et al., 2016; Mitchell et al., 2017; Rohrer et al., 2018; Huguenin et al., 2020)</w:t>
      </w:r>
      <w:r w:rsidRPr="003F2D6A">
        <w:rPr>
          <w:lang w:val="en-GB"/>
        </w:rPr>
        <w:fldChar w:fldCharType="end"/>
      </w:r>
      <w:commentRangeEnd w:id="694"/>
      <w:r w:rsidR="00E41CA2">
        <w:rPr>
          <w:rStyle w:val="CommentReference"/>
          <w:rFonts w:asciiTheme="minorHAnsi" w:eastAsiaTheme="minorHAnsi" w:hAnsiTheme="minorHAnsi"/>
          <w:lang w:eastAsia="en-US"/>
        </w:rPr>
        <w:commentReference w:id="694"/>
      </w:r>
      <w:r w:rsidRPr="00FB6EB0">
        <w:t xml:space="preserve">. </w:t>
      </w:r>
      <w:r w:rsidRPr="003F2D6A">
        <w:rPr>
          <w:rFonts w:cs="Times New Roman"/>
          <w:lang w:val="en-GB"/>
        </w:rPr>
        <w:t xml:space="preserve">An overview of CMIP5 and CMIP6 model performance in simulating blocking and extratropical cyclones is given in Section 3.3.3.3. CMIP6 models still suffer from long-standing blocking biases identified in previous generations of models. However, blocking location has improved compared to CMIP5, while comparable performance is seen for blocking frequency and persistence (Figure 10.7). Increasing horizontal model resolution to about 20 km in the HighResMIP experiments improves the representation of blocking frequency and its spatial pattern in most models, but no clear effect could be shown for blocking persistence. Biases associated with these two phenomena are highly region- and season-dependent and their amplitudes vary among CMIP models </w:t>
      </w:r>
      <w:r w:rsidRPr="003F2D6A">
        <w:rPr>
          <w:rFonts w:cs="Times New Roman"/>
          <w:lang w:val="en-GB"/>
        </w:rPr>
        <w:fldChar w:fldCharType="begin" w:fldLock="1"/>
      </w:r>
      <w:r w:rsidR="000465A7">
        <w:rPr>
          <w:rFonts w:cs="Times New Roman"/>
          <w:lang w:val="en-GB"/>
        </w:rPr>
        <w:instrText>ADDIN CSL_CITATION { "citationItems" : [ { "id" : "ITEM-1", "itemData" : { "DOI" : "10.5194/wcd-1-277-2020", "ISSN" : "2698-4016", "abstract" : "Abstract. Global climate models (GCMs) are known to suffer from biases in the simulation of atmospheric blocking, and this study provides an assessment of how blocking is represented by the latest generation of GCMs. It is evaluated (i) how historical CMIP6 (Climate Model Intercomparison Project Phase 6) simulations perform compared to CMIP5 simulations and (ii) how horizontal model resolution affects the simulation of blocking in the CMIP6-HighResMIP (PRIMAVERA \u2013 PRocess-based climate sIMulation: AdVances in high-resolution modelling and European climate Risk Assessment) model ensemble, which is designed to address this type of question. Two blocking indices are used to evaluate the simulated mean blocking frequency and blocking persistence for the Euro-Atlantic and Pacific regions in winter and summer against the corresponding estimates from atmospheric reanalysis data. There is robust evidence that CMIP6 models simulate blocking frequency and persistence better than CMIP5 models in the Atlantic and Pacific and during winter and summer. This improvement is sizeable so that, for example, winter blocking frequency in the median CMIP5 model in a large Euro-Atlantic domain is underestimated by 33 % using the absolute geopotential height (AGP) blocking index, whereas the same number is 18 % for the median CMIP6 model. As for the sensitivity of simulated blocking to resolution, it is found that the resolution increase, from typically 100 to 20 km grid spacing, in most of the PRIMAVERA models, which are not re-tuned at the higher resolutions, benefits the mean blocking frequency in the Atlantic in winter and summer and in the Pacific in summer. Simulated blocking persistence, however, is not seen to improve with resolution. Our results are consistent with previous studies suggesting that resolution is one of a number of interacting factors necessary for an adequate simulation of blocking in GCMs. The improvements reported in this study hold promise for further reductions in blocking biases as model development continues.",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J.", "non-dropping-particle" : "", "parse-names" : false, "suffix" : "" }, { "dropping-particle" : "V.", "family" : "Sein", "given" : "Dmitry", "non-dropping-particle" : "", "parse-names" : false, "suffix" : "" }, { "dropping-particle" : "", "family" : "Roberts", "given" : "Christopher D.", "non-dropping-particle" : "", "parse-names" : false, "suffix" : "" }, { "dropping-particle" : "", "family" : "Terray", "given" : "Laurent", "non-dropping-particle" : "", "parse-names" : false, "suffix" : "" }, { "dropping-particle" : "", "family" : "Vidale", "given" : "Pier Luigi", "non-dropping-particle" : "", "parse-names" : false, "suffix" : "" } ], "container-title" : "Weather and Climate Dynamics", "id" : "ITEM-1", "issue" : "1", "issued" : { "date-parts" : [ [ "2020", "6", "15" ] ] }, "page" : "277-292", "title" : "Northern Hemisphere blocking simulation in current climate models: evaluating progress from the Climate Model Intercomparison Project Phase 5 to 6 and sensitivity to resolution", "translator" : [ { "dropping-particle" : "", "family" : "Q6618", "given" : "", "non-dropping-particle" : "", "parse-names" : false, "suffix" : "" } ], "type" : "article-journal", "volume" : "1" }, "uris" : [ "http://www.mendeley.com/documents/?uuid=39a12565-9f16-42db-9056-b722332ef8fa" ] }, { "id" : "ITEM-2", "itemData" : { "DOI" : "10.1029/2020JD032701", "ISSN" : "2169-897X",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"ITEM-2", "issue" : "23", "issued" : { "date-parts" : [ [ "2020", "12", "16" ] ] }, "title" : "The Response of the Northern Hemisphere Storm Tracks and Jet Streams to Climate Change in the CMIP3, CMIP5, and CMIP6 Climate Models", "translator" : [ { "dropping-particle" : "", "family" : "Q6617", "given" : "", "non-dropping-particle" : "", "parse-names" : false, "suffix" : "" } ], "type" : "article-journal", "volume" : "125" }, "uris" : [ "http://www.mendeley.com/documents/?uuid=58dc8f88-b453-4c77-b6bb-56eee9040414" ] }, { "id" : "ITEM-3", "itemData" : { "DOI" : "10.1029/2018GL079894", "ISSN" : "00948276", "author" : [ { "dropping-particle" : "", "family" : "Drouard", "given" : "Marie", "non-dropping-particle" : "", "parse-names" : false, "suffix" : "" }, { "dropping-particle" : "", "family" : "Woollings", "given" : "Tim", "non-dropping-particle" : "", "parse-names" : false, "suffix" : "" } ], "container-title" : "Geophysical Research Letters", "id" : "ITEM-3", "issue" : "21", "issued" : { "date-parts" : [ [ "2018", "11", "16" ] ] }, "page" : "12,040-12,048", "title" : "Contrasting Mechanisms of Summer Blocking Over Western Eurasia", "translator" : [ { "dropping-particle" : "", "family" : "Q6498", "given" : "", "non-dropping-particle" : "", "parse-names" : false, "suffix" : "" } ], "type" : "article-journal", "volume" : "45" }, "uris" : [ "http://www.mendeley.com/documents/?uuid=24123e08-b814-4c48-826b-2db37b65fd55" ] }, { "id" : "ITEM-4", "itemData" : { "DOI" : "10.1088/1748-9326/aaba55", "ISSN" : "1748-9326", "author" : [ { "dropping-particle" : "", "family" : "Schaller", "given" : "N", "non-dropping-particle" : "", "parse-names" : false, "suffix" : "" }, { "dropping-particle" : "", "family" : "Sillmann", "given" : "J", "non-dropping-particle" : "", "parse-names" : false, "suffix" : "" }, { "dropping-particle" : "", "family" : "Anstey", "given" : "J", "non-dropping-particle" : "", "parse-names" : false, "suffix" : "" }, { "dropping-particle" : "", "family" : "Fischer", "given" : "E M", "non-dropping-particle" : "", "parse-names" : false, "suffix" : "" }, { "dropping-particle" : "", "family" : "Grams", "given" : "C M", "non-dropping-particle" : "", "parse-names" : false, "suffix" : "" }, { "dropping-particle" : "", "family" : "Russo", "given" : "S", "non-dropping-particle" : "", "parse-names" : false, "suffix" : "" } ], "container-title" : "Environmental Research Letters", "id" : "ITEM-4", "issue" : "5", "issued" : { "date-parts" : [ [ "2018", "5", "1" ] ] }, "page" : "054015", "title" : "Influence of blocking on Northern European and Western Russian heatwaves in large climate model ensembles", "translator" : [ { "dropping-particle" : "", "family" : "Q6497", "given" : "", "non-dropping-particle" : "", "parse-names" : false, "suffix" : "" } ], "type" : "article-journal", "volume" : "13" }, "uris" : [ "http://www.mendeley.com/documents/?uuid=fa1b5702-c362-421a-b848-2d9bb296b8eb" ] }, { "id" : "ITEM-5", "itemData" : { "DOI" : "10.1007/s40641-018-0108-z", "ISSN" : "2198-6061",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"ITEM-5", "issue" : "3", "issued" : { "date-parts" : [ [ "2018", "9", "20" ] ] }, "page" : "287-300", "title" : "Blocking and its Response to Climate Change", "translator" : [ { "dropping-particle" : "", "family" : "Q6189", "given" : "", "non-dropping-particle" : "", "parse-names" : false, "suffix" : "" } ], "type" : "article-journal", "volume" : "4" }, "uris" : [ "http://www.mendeley.com/documents/?uuid=7f0d79c9-943c-4ae8-a518-3024ae9a5383" ] } ], "mendeley" : { "formattedCitation" : "(Drouard and Woollings, 2018; Schaller et al., 2018; Woollings et al., 2018; Harvey et al., 2020; Schiemann et al., 2020)", "plainTextFormattedCitation" : "(Drouard and Woollings, 2018; Schaller et al., 2018; Woollings et al., 2018; Harvey et al., 2020; Schiemann et al., 2020)", "previouslyFormattedCitation" : "(Drouard and Woollings, 2018; Schaller et al., 2018; Woollings et al., 2018; Harvey et al., 2020; Schiemann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(Drouard and Woollings, 2018; Schaller et al., 2018; Woollings et al., 2018; Harvey et al., 2020; Schiemann et al., 2020)</w:t>
      </w:r>
      <w:r w:rsidRPr="003F2D6A">
        <w:rPr>
          <w:rFonts w:cs="Times New Roman"/>
          <w:lang w:val="en-GB"/>
        </w:rPr>
        <w:fldChar w:fldCharType="end"/>
      </w:r>
      <w:r w:rsidRPr="003F2D6A">
        <w:rPr>
          <w:rFonts w:cs="Times New Roman"/>
          <w:lang w:val="en-GB"/>
        </w:rPr>
        <w:t>.</w:t>
      </w:r>
    </w:p>
    <w:p w14:paraId="5CE46CD9" w14:textId="77777777" w:rsidR="00E2170D" w:rsidRPr="003F2D6A" w:rsidRDefault="00E2170D" w:rsidP="00E2170D">
      <w:pPr>
        <w:pStyle w:val="AR6BodyText"/>
        <w:rPr>
          <w:rFonts w:cs="Times New Roman"/>
          <w:lang w:val="en-GB"/>
        </w:rPr>
      </w:pPr>
    </w:p>
    <w:p w14:paraId="4230BAAA" w14:textId="77777777" w:rsidR="00E2170D" w:rsidRPr="003F2D6A" w:rsidRDefault="00E2170D" w:rsidP="00E2170D">
      <w:pPr>
        <w:pStyle w:val="AR6BodyText"/>
        <w:rPr>
          <w:rFonts w:cs="Times New Roman"/>
          <w:lang w:val="en-GB"/>
        </w:rPr>
      </w:pPr>
    </w:p>
    <w:p w14:paraId="6275F2EF" w14:textId="77777777" w:rsidR="00E2170D" w:rsidRPr="003F2D6A" w:rsidRDefault="00E2170D" w:rsidP="00E2170D">
      <w:pPr>
        <w:pStyle w:val="AR6BodyText"/>
        <w:rPr>
          <w:rFonts w:cs="Times New Roman"/>
          <w:b/>
          <w:lang w:val="en-GB"/>
        </w:rPr>
      </w:pPr>
      <w:bookmarkStart w:id="695" w:name="_Hlk5890194"/>
      <w:r w:rsidRPr="003F2D6A">
        <w:rPr>
          <w:rFonts w:cs="Times New Roman"/>
          <w:b/>
          <w:lang w:val="en-GB"/>
        </w:rPr>
        <w:t>[START FIGURE 10.7 HERE]</w:t>
      </w:r>
    </w:p>
    <w:bookmarkEnd w:id="695"/>
    <w:p w14:paraId="61F5993B" w14:textId="77777777" w:rsidR="00E2170D" w:rsidRPr="003F2D6A" w:rsidRDefault="00E2170D" w:rsidP="00E2170D">
      <w:pPr>
        <w:pStyle w:val="AR6BodyText"/>
        <w:rPr>
          <w:rFonts w:cs="Times New Roman"/>
          <w:b/>
          <w:lang w:val="en-GB"/>
        </w:rPr>
      </w:pPr>
    </w:p>
    <w:p w14:paraId="2F3D1CAA" w14:textId="3F64A753" w:rsidR="00370558" w:rsidRPr="00AB1273" w:rsidRDefault="00370558" w:rsidP="00370558">
      <w:pPr>
        <w:pStyle w:val="AR6Chap10Figure"/>
        <w:rPr>
          <w:lang w:val="en-GB"/>
        </w:rPr>
      </w:pPr>
      <w:r w:rsidRPr="00441820">
        <w:rPr>
          <w:b/>
          <w:lang w:val="en-GB"/>
        </w:rPr>
        <w:t>Northern-Hemisphere blocking performance in historical coupled simulations for different multi-model ensembles</w:t>
      </w:r>
      <w:r w:rsidR="00720D52" w:rsidRPr="00441820">
        <w:rPr>
          <w:b/>
          <w:lang w:val="en-GB"/>
        </w:rPr>
        <w:t>.</w:t>
      </w:r>
      <w:r w:rsidRPr="00AB1273">
        <w:rPr>
          <w:b/>
          <w:lang w:val="en-GB"/>
        </w:rPr>
        <w:t xml:space="preserve"> </w:t>
      </w:r>
      <w:r w:rsidRPr="00AB1273">
        <w:rPr>
          <w:lang w:val="en-GB"/>
        </w:rPr>
        <w:t>CMIP5/6: CMIP5 and CMIP6 DECK historical simulations, 1950-2005, LC/HC: Low/High-resolution simulations from the PRIMAVERA project, 1950–2014 following the hist-1950 experiment of the CMIP6 HighResMIP Protocol</w:t>
      </w:r>
      <w:del w:id="696" w:author="Robin Matthews" w:date="2021-07-11T16:35:00Z">
        <w:r w:rsidRPr="00AB1273" w:rsidDel="005059D9">
          <w:rPr>
            <w:lang w:val="en-GB"/>
          </w:rPr>
          <w:delText>,</w:delText>
        </w:r>
      </w:del>
      <w:r w:rsidRPr="00AB1273">
        <w:rPr>
          <w:lang w:val="en-GB"/>
        </w:rPr>
        <w:t xml:space="preserve"> </w:t>
      </w:r>
      <w:del w:id="697" w:author="Robin Matthews" w:date="2021-07-11T16:35:00Z">
        <w:r w:rsidR="00720D52" w:rsidDel="005059D9">
          <w:rPr>
            <w:lang w:val="en-GB"/>
          </w:rPr>
          <w:delText>(</w:delText>
        </w:r>
      </w:del>
      <w:commentRangeStart w:id="698"/>
      <w:r w:rsidRPr="00AB1273">
        <w:rPr>
          <w:lang w:val="en-GB"/>
        </w:rPr>
        <w:fldChar w:fldCharType="begin" w:fldLock="1"/>
      </w:r>
      <w:ins w:id="699" w:author="Robin Matthews" w:date="2021-07-11T16:35:00Z">
        <w:r w:rsidR="005059D9">
          <w:rPr>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ins>
      <w:del w:id="700" w:author="Robin Matthews" w:date="2021-07-11T16:35:00Z">
        <w:r w:rsidR="000465A7" w:rsidDel="005059D9">
          <w:rPr>
            <w:lang w:val="en-GB"/>
          </w:rPr>
          <w:del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delInstrText>
        </w:r>
      </w:del>
      <w:r w:rsidRPr="00AB1273">
        <w:rPr>
          <w:lang w:val="en-GB"/>
        </w:rPr>
        <w:fldChar w:fldCharType="separate"/>
      </w:r>
      <w:del w:id="701" w:author="Robin Matthews" w:date="2021-07-11T16:35:00Z">
        <w:r w:rsidR="00E41CA2" w:rsidDel="005059D9">
          <w:rPr>
            <w:noProof/>
            <w:lang w:val="en-GB"/>
          </w:rPr>
          <w:delText>H</w:delText>
        </w:r>
      </w:del>
      <w:ins w:id="702" w:author="Robin Matthews" w:date="2021-07-11T16:35:00Z">
        <w:r w:rsidR="005059D9">
          <w:rPr>
            <w:noProof/>
            <w:lang w:val="en-GB"/>
          </w:rPr>
          <w:t>(H</w:t>
        </w:r>
      </w:ins>
      <w:r w:rsidR="00E41CA2">
        <w:rPr>
          <w:noProof/>
          <w:lang w:val="en-GB"/>
        </w:rPr>
        <w:t>aarsma et al., 201</w:t>
      </w:r>
      <w:ins w:id="703" w:author="Robin Matthews" w:date="2021-07-11T16:35:00Z">
        <w:r w:rsidR="005059D9">
          <w:rPr>
            <w:noProof/>
            <w:lang w:val="en-GB"/>
          </w:rPr>
          <w:t>6)</w:t>
        </w:r>
      </w:ins>
      <w:del w:id="704" w:author="Robin Matthews" w:date="2021-07-11T16:35:00Z">
        <w:r w:rsidR="00E41CA2" w:rsidDel="005059D9">
          <w:rPr>
            <w:noProof/>
            <w:lang w:val="en-GB"/>
          </w:rPr>
          <w:delText>6</w:delText>
        </w:r>
      </w:del>
      <w:r w:rsidRPr="00AB1273">
        <w:rPr>
          <w:lang w:val="en-GB"/>
        </w:rPr>
        <w:fldChar w:fldCharType="end"/>
      </w:r>
      <w:commentRangeEnd w:id="698"/>
      <w:r w:rsidR="00E41CA2">
        <w:rPr>
          <w:rStyle w:val="CommentReference"/>
          <w:rFonts w:asciiTheme="minorHAnsi" w:eastAsiaTheme="minorHAnsi" w:hAnsiTheme="minorHAnsi"/>
          <w:lang w:val="fr-FR" w:eastAsia="en-US"/>
        </w:rPr>
        <w:commentReference w:id="698"/>
      </w:r>
      <w:del w:id="705" w:author="Robin Matthews" w:date="2021-07-11T16:35:00Z">
        <w:r w:rsidRPr="00AB1273" w:rsidDel="005059D9">
          <w:rPr>
            <w:lang w:val="en-GB"/>
          </w:rPr>
          <w:delText>)</w:delText>
        </w:r>
      </w:del>
      <w:r w:rsidRPr="00AB1273">
        <w:rPr>
          <w:lang w:val="en-GB"/>
        </w:rPr>
        <w:t>. (top) blocking frequency, i.e. fraction of blocked days; (middle) root-mean-squared error in blocking frequency; (bottom) 90th percentile of blocking persistence, aggregated over an Atlantic domain (left, ATL: 90ºW–90ºE, 50º–75ºN) and a Pacific domain (right, PAC: 90ºE–270ºE, 50º–75ºN). Results are for boreal winter (DJF) and summer (JJA). Box-and-whisker plots for CMIP5/6 follow the methodology used in Figure 10.6 and show median (line), mean (triangle), and interquartile range (</w:t>
      </w:r>
      <w:r>
        <w:rPr>
          <w:lang w:val="en-GB"/>
        </w:rPr>
        <w:t>box</w:t>
      </w:r>
      <w:r w:rsidRPr="00AB1273">
        <w:rPr>
          <w:lang w:val="en-GB"/>
        </w:rPr>
        <w:t xml:space="preserve">) across 29 models for each ensemble. </w:t>
      </w:r>
      <w:r w:rsidRPr="00AB1273">
        <w:rPr>
          <w:lang w:val="en-GB"/>
        </w:rPr>
        <w:lastRenderedPageBreak/>
        <w:t xml:space="preserve">The reference estimate (ERA, asterisk) is from a 50-year reanalysis dataset that merged ERA-40 (1962–1978) and ERA-Interim (1979–2011) reanalyses. An estimate of internal variability for each metric (IV) is shown as a box-and-whisker plot over the asterisk and is obtained from a single-model ensemble (ECMWF-IFS high-resolution hist-1950 experiment, 6 x 65 years). For details on the methodology see </w:t>
      </w:r>
      <w:r w:rsidRPr="00AB1273">
        <w:rPr>
          <w:lang w:val="en-GB"/>
        </w:rPr>
        <w:fldChar w:fldCharType="begin" w:fldLock="1"/>
      </w:r>
      <w:r w:rsidR="000465A7">
        <w:rPr>
          <w:lang w:val="en-GB"/>
        </w:rPr>
        <w:instrText>ADDIN CSL_CITATION { "citationItems" : [ { "id" : "ITEM-1", "itemData" : { "DOI" : "10.5194/wcd-1-277-2020", "ISSN" : "2698-4016", "abstract" : "Abstract. Global climate models (GCMs) are known to suffer from biases in the simulation of atmospheric blocking, and this study provides an assessment of how blocking is represented by the latest generation of GCMs. It is evaluated (i) how historical CMIP6 (Climate Model Intercomparison Project Phase 6) simulations perform compared to CMIP5 simulations and (ii) how horizontal model resolution affects the simulation of blocking in the CMIP6-HighResMIP (PRIMAVERA \u2013 PRocess-based climate sIMulation: AdVances in high-resolution modelling and European climate Risk Assessment) model ensemble, which is designed to address this type of question. Two blocking indices are used to evaluate the simulated mean blocking frequency and blocking persistence for the Euro-Atlantic and Pacific regions in winter and summer against the corresponding estimates from atmospheric reanalysis data. There is robust evidence that CMIP6 models simulate blocking frequency and persistence better than CMIP5 models in the Atlantic and Pacific and during winter and summer. This improvement is sizeable so that, for example, winter blocking frequency in the median CMIP5 model in a large Euro-Atlantic domain is underestimated by 33 % using the absolute geopotential height (AGP) blocking index, whereas the same number is 18 % for the median CMIP6 model. As for the sensitivity of simulated blocking to resolution, it is found that the resolution increase, from typically 100 to 20 km grid spacing, in most of the PRIMAVERA models, which are not re-tuned at the higher resolutions, benefits the mean blocking frequency in the Atlantic in winter and summer and in the Pacific in summer. Simulated blocking persistence, however, is not seen to improve with resolution. Our results are consistent with previous studies suggesting that resolution is one of a number of interacting factors necessary for an adequate simulation of blocking in GCMs. The improvements reported in this study hold promise for further reductions in blocking biases as model development continues.",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J.", "non-dropping-particle" : "", "parse-names" : false, "suffix" : "" }, { "dropping-particle" : "V.", "family" : "Sein", "given" : "Dmitry", "non-dropping-particle" : "", "parse-names" : false, "suffix" : "" }, { "dropping-particle" : "", "family" : "Roberts", "given" : "Christopher D.", "non-dropping-particle" : "", "parse-names" : false, "suffix" : "" }, { "dropping-particle" : "", "family" : "Terray", "given" : "Laurent", "non-dropping-particle" : "", "parse-names" : false, "suffix" : "" }, { "dropping-particle" : "", "family" : "Vidale", "given" : "Pier Luigi", "non-dropping-particle" : "", "parse-names" : false, "suffix" : "" } ], "container-title" : "Weather and Climate Dynamics", "id" : "ITEM-1", "issue" : "1", "issued" : { "date-parts" : [ [ "2020", "6", "15" ] ] }, "page" : "277-292", "title" : "Northern Hemisphere blocking simulation in current climate models: evaluating progress from the Climate Model Intercomparison Project Phase 5 to 6 and sensitivity to resolution", "translator" : [ { "dropping-particle" : "", "family" : "Q6618", "given" : "", "non-dropping-particle" : "", "parse-names" : false, "suffix" : "" } ], "type" : "article-journal", "volume" : "1" }, "uris" : [ "http://www.mendeley.com/documents/?uuid=39a12565-9f16-42db-9056-b722332ef8fa" ] } ], "mendeley" : { "formattedCitation" : "(Schiemann et al., 2020)", "plainTextFormattedCitation" : "(Schiemann et al., 2020)", "previouslyFormattedCitation" : "(Schiemann et al., 2020)" }, "properties" : { "noteIndex" : 0 }, "schema" : "https://github.com/citation-style-language/schema/raw/master/csl-citation.json" }</w:instrText>
      </w:r>
      <w:r w:rsidRPr="00AB1273">
        <w:rPr>
          <w:lang w:val="en-GB"/>
        </w:rPr>
        <w:fldChar w:fldCharType="separate"/>
      </w:r>
      <w:r w:rsidR="00E41CA2">
        <w:rPr>
          <w:noProof/>
          <w:lang w:val="en-GB"/>
        </w:rPr>
        <w:t>(Schiemann et al., 2020)</w:t>
      </w:r>
      <w:r w:rsidRPr="00AB1273">
        <w:rPr>
          <w:lang w:val="en-GB"/>
        </w:rPr>
        <w:fldChar w:fldCharType="end"/>
      </w:r>
      <w:r w:rsidRPr="00AB1273">
        <w:rPr>
          <w:lang w:val="en-GB"/>
        </w:rPr>
        <w:t>. Further details on data sources and processing are available in the chapter data table (Table 10.SM.1</w:t>
      </w:r>
      <w:r w:rsidR="00720D52">
        <w:rPr>
          <w:lang w:val="en-GB"/>
        </w:rPr>
        <w:t>1</w:t>
      </w:r>
      <w:r w:rsidRPr="00AB1273">
        <w:rPr>
          <w:lang w:val="en-GB"/>
        </w:rPr>
        <w:t>).</w:t>
      </w:r>
    </w:p>
    <w:p w14:paraId="2604678B" w14:textId="28556CDA" w:rsidR="00E2170D" w:rsidRPr="003F2D6A" w:rsidRDefault="00E2170D" w:rsidP="00370558">
      <w:pPr>
        <w:pStyle w:val="AR6Chap10Figure"/>
        <w:numPr>
          <w:ilvl w:val="0"/>
          <w:numId w:val="0"/>
        </w:numPr>
        <w:ind w:left="1134"/>
        <w:rPr>
          <w:lang w:val="en-GB"/>
        </w:rPr>
      </w:pPr>
      <w:r w:rsidRPr="003F2D6A">
        <w:rPr>
          <w:lang w:val="en-GB"/>
        </w:rPr>
        <w:t xml:space="preserve"> </w:t>
      </w:r>
    </w:p>
    <w:p w14:paraId="120503AF" w14:textId="77777777" w:rsidR="00E2170D" w:rsidRPr="003F2D6A" w:rsidRDefault="00E2170D" w:rsidP="00E2170D">
      <w:pPr>
        <w:pStyle w:val="AR6BodyText"/>
        <w:rPr>
          <w:rFonts w:cs="Times New Roman"/>
          <w:b/>
          <w:lang w:val="en-GB"/>
        </w:rPr>
      </w:pPr>
      <w:r w:rsidRPr="003F2D6A">
        <w:rPr>
          <w:rFonts w:cs="Times New Roman"/>
          <w:b/>
          <w:lang w:val="en-GB"/>
        </w:rPr>
        <w:t>[END FIGURE 10.7 HERE]</w:t>
      </w:r>
    </w:p>
    <w:p w14:paraId="656B0F4A" w14:textId="77777777" w:rsidR="00E2170D" w:rsidRPr="003F2D6A" w:rsidRDefault="00E2170D" w:rsidP="00E2170D">
      <w:pPr>
        <w:pStyle w:val="AR6BodyText"/>
        <w:rPr>
          <w:rFonts w:cs="Times New Roman"/>
          <w:lang w:val="en-GB"/>
        </w:rPr>
      </w:pPr>
    </w:p>
    <w:p w14:paraId="573664FF" w14:textId="77777777" w:rsidR="00E2170D" w:rsidRPr="003F2D6A" w:rsidRDefault="00E2170D" w:rsidP="00E2170D">
      <w:pPr>
        <w:pStyle w:val="AR6BodyText"/>
        <w:rPr>
          <w:rFonts w:cs="Times New Roman"/>
          <w:lang w:val="en-GB"/>
        </w:rPr>
      </w:pPr>
    </w:p>
    <w:p w14:paraId="5CCD5FAE" w14:textId="2E0C747A" w:rsidR="00E2170D" w:rsidRPr="003F2D6A" w:rsidRDefault="00E2170D" w:rsidP="00E2170D">
      <w:pPr>
        <w:pStyle w:val="AR6BodyText"/>
        <w:rPr>
          <w:rFonts w:cs="Times New Roman"/>
          <w:lang w:val="en-GB"/>
        </w:rPr>
      </w:pPr>
      <w:r w:rsidRPr="003F2D6A">
        <w:rPr>
          <w:rFonts w:cs="Times New Roman"/>
          <w:lang w:val="en-GB"/>
        </w:rPr>
        <w:t xml:space="preserve">RCMs have a very limited ability to reduce large-scale circulation errors of the driving GCM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In a study of five ERA-Interim-driven RCMs, </w:t>
      </w:r>
      <w:r w:rsidRPr="003F2D6A">
        <w:rPr>
          <w:rFonts w:cs="Times New Roman"/>
          <w:lang w:val="en-GB"/>
        </w:rPr>
        <w:fldChar w:fldCharType="begin" w:fldLock="1"/>
      </w:r>
      <w:r w:rsidR="000465A7">
        <w:rPr>
          <w:rFonts w:cs="Times New Roman"/>
          <w:lang w:val="en-GB"/>
        </w:rPr>
        <w:instrText>ADDIN CSL_CITATION { "citationItems" : [ { "id" : "ITEM-1", "itemData" : { "DOI" : "10.1007/s00382-018-4335-8", "ISSN" : "0930-7575", "abstract" : "While Regional Climate Models (RCMs) have been shown to yield improved simulations compared to General Circulation Model (GCM), their representation of large-scale phenomena like atmospheric blocking has been hardly addressed. Here, we evaluate the ability of RCMs to simulate blocking situations present in their reanalysis driving data and analyse the associated impacts on anomalies and biases of European 2-m air temperature (TAS) and precipitation rate (PR). Five RCM runs stem from the EURO-CORDEX ensemble while three RCMs are WRF models with different nudging realizations, all of them driven by ERA-Interim for the period 1981\u20132010. The detected blocking systems are allocated to three sectors of the Euro-Atlantic region, allowing for a characterization of distinctive blocking-related TAS and PR anomalies. Our results indicate some misrepresentation of atmospheric blocking over the EURO-CORDEX domain, as compared to the driving reanalysis. Most of the RCMs showed fewer blocks than the driving data, while the blocking misdetection was negligible for RCMs strongly conditioned to the driving data. A higher resolution of the RCMs did not improve the representation of atmospheric blocking. However, all RCMs are able to reproduce the basic anomaly structure of TAS and PR connected to blocking. Moreover, the associated anomalies do not change substantially after correcting for the misrepresentation of blocking in RCMs. The overall model bias is mainly determined by pattern biases in the representations of surface parameters during non-blocking situations. Biases in blocking detections tend to have a secondary influence in the overall bias due to compensatory effects of missed blockings and non-blockings. However, they can lead to measurable effects in the presence of a strong blocking underestimation.", "author" : [ { "dropping-particle" : "", "family" : "Jury", "given" : "Martin Wolfgang", "non-dropping-particle" : "", "parse-names" : false, "suffix" : "" }, { "dropping-particle" : "", "family" : "Herrera", "given" : "Sixto", "non-dropping-particle" : "", "parse-names" : false, "suffix" : "" }, { "dropping-particle" : "", "family" : "Guti\u00e9rrez", "given" : "Jos\u00e9 Manuel", "non-dropping-particle" : "", "parse-names" : false, "suffix" : "" }, { "dropping-particle" : "", "family" : "Barriopedro", "given" : "David", "non-dropping-particle" : "", "parse-names" : false, "suffix" : "" } ], "container-title" : "Climate Dynamics", "id" : "ITEM-1", "issued" : { "date-parts" : [ [ "2018", "7", "30" ] ] }, "page" : "3291-3306", "title" : "Blocking representation in the ERA-Interim driven EURO-CORDEX RCMs", "translator" : [ { "dropping-particle" : "", "family" : "Q5469", "given" : "", "non-dropping-particle" : "", "parse-names" : false, "suffix" : "" } ], "type" : "article-journal", "volume" : "52" }, "uris" : [ "http://www.mendeley.com/documents/?uuid=1905db04-d26c-4960-873d-ab0c442b2dd5" ] } ], "mendeley" : { "formattedCitation" : "(Jury et al., 2018)", "manualFormatting" : "Jury et al. (2018)", "plainTextFormattedCitation" : "(Jury et al., 2018)", "previouslyFormattedCitation" : "(Jury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Jury et al. (2018)</w:t>
      </w:r>
      <w:r w:rsidRPr="003F2D6A">
        <w:rPr>
          <w:rFonts w:cs="Times New Roman"/>
          <w:lang w:val="en-GB"/>
        </w:rPr>
        <w:fldChar w:fldCharType="end"/>
      </w:r>
      <w:r w:rsidRPr="003F2D6A">
        <w:rPr>
          <w:rFonts w:cs="Times New Roman"/>
          <w:lang w:val="en-GB"/>
        </w:rPr>
        <w:t xml:space="preserve"> showed that RCMs typically simulate fewer blocking events over Europe than are present in the driving data, irrespective of the RCM horizontal resolution. Based on a simple blocking bias-decomposition method, they suggest that blocking frequency biases can contribute to the RCM mean surface biases. Over some large domains, reanalysis-driven RCMs can significantly improve the representation of storm characteristics compared to the driving reanalysis near regions with complex orography and</w:t>
      </w:r>
      <w:r w:rsidR="0008368B">
        <w:rPr>
          <w:rFonts w:cs="Times New Roman"/>
          <w:lang w:val="en-GB"/>
        </w:rPr>
        <w:t>/</w:t>
      </w:r>
      <w:r w:rsidRPr="003F2D6A">
        <w:rPr>
          <w:rFonts w:cs="Times New Roman"/>
          <w:lang w:val="en-GB"/>
        </w:rPr>
        <w:t xml:space="preserve">or large water masses </w:t>
      </w:r>
      <w:r w:rsidRPr="003F2D6A">
        <w:rPr>
          <w:rFonts w:cs="Times New Roman"/>
          <w:lang w:val="en-GB"/>
        </w:rPr>
        <w:fldChar w:fldCharType="begin" w:fldLock="1"/>
      </w:r>
      <w:r w:rsidR="000465A7">
        <w:rPr>
          <w:rFonts w:cs="Times New Roman"/>
          <w:lang w:val="en-GB"/>
        </w:rPr>
        <w:instrText>ADDIN CSL_CITATION { "citationItems" : [ { "id" : "ITEM-1", "itemData" : { "DOI" : "10.1007/s00382-017-3723-9", "ISSN" : "0930-7575", "author" : [ { "dropping-particle" : "", "family" : "Poan", "given" : "E. D.", "non-dropping-particle" : "", "parse-names" : false, "suffix" : "" }, { "dropping-particle" : "", "family" : "Gachon", "given" : "P.", "non-dropping-particle" : "", "parse-names" : false, "suffix" : "" }, { "dropping-particle" : "", "family" : "Laprise", "given" : "R.", "non-dropping-particle" : "", "parse-names" : false, "suffix" : "" }, { "dropping-particle" : "", "family" : "Aider", "given" : "R.", "non-dropping-particle" : "", "parse-names" : false, "suffix" : "" }, { "dropping-particle" : "", "family" : "Dueymes", "given" : "G.", "non-dropping-particle" : "", "parse-names" : false, "suffix" : "" } ], "container-title" : "Climate Dynamics", "id" : "ITEM-1", "issue" : "5-6", "issued" : { "date-parts" : [ [ "2018", "3", "31" ] ] }, "page" : "1799-1818", "title" : "Investigating added value of regional climate modeling in North American winter storm track simulations", "translator" : [ { "dropping-particle" : "", "family" : "Q5758", "given" : "", "non-dropping-particle" : "", "parse-names" : false, "suffix" : "" } ], "type" : "article-journal", "volume" : "50" }, "uris" : [ "http://www.mendeley.com/documents/?uuid=5eecf87d-f4e5-45ba-a536-06ac51aa7b36" ] } ], "mendeley" : { "formattedCitation" : "(Poan et al., 2018)", "plainTextFormattedCitation" : "(Poan et al., 2018)", "previouslyFormattedCitation" : "(Poan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(Poan et al., 2018)</w:t>
      </w:r>
      <w:r w:rsidRPr="003F2D6A">
        <w:rPr>
          <w:rFonts w:cs="Times New Roman"/>
          <w:lang w:val="en-GB"/>
        </w:rPr>
        <w:fldChar w:fldCharType="end"/>
      </w:r>
      <w:r w:rsidRPr="003F2D6A">
        <w:rPr>
          <w:rFonts w:cs="Times New Roman"/>
          <w:lang w:val="en-GB"/>
        </w:rPr>
        <w:t xml:space="preserve">. However, this is not necessarily true if the domain is large enough because the RCM and its biases will then control the circulation leading to a biased performance with regard to storm characteristics </w:t>
      </w:r>
      <w:r w:rsidRPr="003F2D6A">
        <w:rPr>
          <w:rFonts w:cs="Times New Roman"/>
          <w:lang w:val="en-GB"/>
        </w:rPr>
        <w:fldChar w:fldCharType="begin" w:fldLock="1"/>
      </w:r>
      <w:r w:rsidR="000465A7">
        <w:rPr>
          <w:rFonts w:cs="Times New Roman"/>
          <w:lang w:val="en-GB"/>
        </w:rPr>
        <w:instrText>ADDIN CSL_CITATION { "citationItems" : [ { "id" : "ITEM-1", "itemData" : { "DOI" : "10.1002/qj.3588", "ISSN" : "0035-9009", "author" : [ { "dropping-particle" : "", "family" : "Pontoppidan", "given" : "Marie", "non-dropping-particle" : "", "parse-names" : false, "suffix" : "" }, { "dropping-particle" : "", "family" : "Kolstad", "given" : "Erik W.", "non-dropping-particle" : "", "parse-names" : false, "suffix" : "" }, { "dropping-particle" : "", "family" : "Sobolowski", "given" : "Stefan P.", "non-dropping-particle" : "", "parse-names" : false, "suffix" : "" }, { "dropping-particle" : "", "family" : "Sorteberg", "given" : "Asgeir", "non-dropping-particle" : "", "parse-names" : false, "suffix" : "" }, { "dropping-particle" : "", "family" : "Liu", "given" : "Changhai", "non-dropping-particle" : "", "parse-names" : false, "suffix" : "" }, { "dropping-particle" : "", "family" : "Rasmussen", "given" : "Roy", "non-dropping-particle" : "", "parse-names" : false, "suffix" : "" } ], "container-title" : "Quarterly Journal of the Royal Meteorological Society", "id" : "ITEM-1", "issued" : { "date-parts" : [ [ "2019", "7", "29" ] ] }, "page" : "qj.3588", "title" : "Large\u2010scale regional model biases in the extratropical North Atlantic storm track and impacts on downstream precipitation", "translator" : [ { "dropping-particle" : "", "family" : "Q5601", "given" : "", "non-dropping-particle" : "", "parse-names" : false, "suffix" : "" } ], "type" : "article-journal" }, "uris" : [ "http://www.mendeley.com/documents/?uuid=85e666df-51bc-44c2-ac96-635f3ba2c6d3" ] } ], "mendeley" : { "formattedCitation" : "(Pontoppidan et al., 2019)", "plainTextFormattedCitation" : "(Pontoppidan et al., 2019)", "previouslyFormattedCitation" : "(Pontoppidan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(Pontoppidan et al., 2019)</w:t>
      </w:r>
      <w:r w:rsidRPr="003F2D6A">
        <w:rPr>
          <w:rFonts w:cs="Times New Roman"/>
          <w:lang w:val="en-GB"/>
        </w:rPr>
        <w:fldChar w:fldCharType="end"/>
      </w:r>
      <w:r w:rsidRPr="003F2D6A">
        <w:rPr>
          <w:rFonts w:cs="Times New Roman"/>
          <w:lang w:val="en-GB"/>
        </w:rPr>
        <w:t xml:space="preserve">. An ensemble of 12 RCMs with and without air-sea coupling reasonably reproduced the climatology of Mediterranean cyclones, and air-sea coupling had a rather weak impact </w:t>
      </w:r>
      <w:del w:id="706" w:author="Robin Matthews" w:date="2021-07-11T16:35:00Z">
        <w:r w:rsidRPr="003F2D6A" w:rsidDel="005059D9">
          <w:rPr>
            <w:rFonts w:cs="Times New Roman"/>
            <w:lang w:val="en-GB"/>
          </w:rPr>
          <w:delText>(</w:delText>
        </w:r>
      </w:del>
      <w:commentRangeStart w:id="707"/>
      <w:r w:rsidRPr="003F2D6A">
        <w:rPr>
          <w:rFonts w:cs="Times New Roman"/>
          <w:lang w:val="en-GB"/>
        </w:rPr>
        <w:fldChar w:fldCharType="begin" w:fldLock="1"/>
      </w:r>
      <w:ins w:id="708" w:author="Robin Matthews" w:date="2021-07-11T16:35:00Z">
        <w:r w:rsidR="005059D9">
          <w:rPr>
            <w:rFonts w:cs="Times New Roman"/>
            <w:lang w:val="en-GB"/>
          </w:rPr>
          <w: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"manualFormatting" : "(Flaounas et al., 2018)", "plainTextFormattedCitation" : "(Flaounas et al., 2018)", "previouslyFormattedCitation" : "(Flaounas et al., 2018)" }, "properties" : { "noteIndex" : 0 }, "schema" : "https://github.com/citation-style-language/schema/raw/master/csl-citation.json" }</w:instrText>
        </w:r>
      </w:ins>
      <w:del w:id="709" w:author="Robin Matthews" w:date="2021-07-11T16:35:00Z">
        <w:r w:rsidR="000465A7" w:rsidDel="005059D9">
          <w:rPr>
            <w:rFonts w:cs="Times New Roman"/>
            <w:lang w:val="en-GB"/>
          </w:rPr>
          <w:del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"manualFormatting" : "Flaounas et al. 2018)", "plainTextFormattedCitation" : "(Flaounas et al., 2018)", "previouslyFormattedCitation" : "(Flaounas et al., 2018)" }, "properties" : { "noteIndex" : 0 }, "schema" : "https://github.com/citation-style-language/schema/raw/master/csl-citation.json" }</w:delInstrText>
        </w:r>
      </w:del>
      <w:r w:rsidRPr="003F2D6A">
        <w:rPr>
          <w:rFonts w:cs="Times New Roman"/>
          <w:lang w:val="en-GB"/>
        </w:rPr>
        <w:fldChar w:fldCharType="separate"/>
      </w:r>
      <w:del w:id="710" w:author="Robin Matthews" w:date="2021-07-11T16:35:00Z">
        <w:r w:rsidR="00E41CA2" w:rsidDel="005059D9">
          <w:rPr>
            <w:rFonts w:cs="Times New Roman"/>
            <w:noProof/>
            <w:lang w:val="en-GB"/>
          </w:rPr>
          <w:delText>F</w:delText>
        </w:r>
      </w:del>
      <w:ins w:id="711" w:author="Robin Matthews" w:date="2021-07-11T16:35:00Z">
        <w:r w:rsidR="005059D9">
          <w:rPr>
            <w:rFonts w:cs="Times New Roman"/>
            <w:noProof/>
            <w:lang w:val="en-GB"/>
          </w:rPr>
          <w:t>(F</w:t>
        </w:r>
      </w:ins>
      <w:r w:rsidR="00E41CA2">
        <w:rPr>
          <w:rFonts w:cs="Times New Roman"/>
          <w:noProof/>
          <w:lang w:val="en-GB"/>
        </w:rPr>
        <w:t>laounas et al.</w:t>
      </w:r>
      <w:ins w:id="712" w:author="Robin Matthews" w:date="2021-07-11T16:35:00Z">
        <w:r w:rsidR="005059D9">
          <w:rPr>
            <w:rFonts w:cs="Times New Roman"/>
            <w:noProof/>
            <w:lang w:val="en-GB"/>
          </w:rPr>
          <w:t>,</w:t>
        </w:r>
      </w:ins>
      <w:r w:rsidR="00E41CA2">
        <w:rPr>
          <w:rFonts w:cs="Times New Roman"/>
          <w:noProof/>
          <w:lang w:val="en-GB"/>
        </w:rPr>
        <w:t xml:space="preserve"> 2018)</w:t>
      </w:r>
      <w:r w:rsidRPr="003F2D6A">
        <w:rPr>
          <w:rFonts w:cs="Times New Roman"/>
          <w:lang w:val="en-GB"/>
        </w:rPr>
        <w:fldChar w:fldCharType="end"/>
      </w:r>
      <w:commentRangeEnd w:id="707"/>
      <w:r w:rsidR="00E41CA2">
        <w:rPr>
          <w:rStyle w:val="CommentReference"/>
          <w:rFonts w:asciiTheme="minorHAnsi" w:eastAsiaTheme="minorHAnsi" w:hAnsiTheme="minorHAnsi"/>
          <w:lang w:eastAsia="en-US"/>
        </w:rPr>
        <w:commentReference w:id="707"/>
      </w:r>
      <w:r w:rsidRPr="003F2D6A">
        <w:rPr>
          <w:rFonts w:cs="Times New Roman"/>
          <w:lang w:val="en-GB"/>
        </w:rPr>
        <w:t xml:space="preserve">. Over the Gulf Stream, however, air-sea coupling played an important role in representing cyclone development </w:t>
      </w:r>
      <w:r w:rsidRPr="003F2D6A">
        <w:rPr>
          <w:rFonts w:cs="Times New Roman"/>
          <w:lang w:val="en-GB"/>
        </w:rPr>
        <w:fldChar w:fldCharType="begin" w:fldLock="1"/>
      </w:r>
      <w:r w:rsidR="000465A7">
        <w:rPr>
          <w:rFonts w:cs="Times New Roman"/>
          <w:lang w:val="en-GB"/>
        </w:rPr>
        <w:instrText>ADDIN CSL_CITATION { "citationItems" : [ { "id" : "ITEM-1", "itemData" : { "DOI" : "10.1007/s00382-018-4486-7", "ISSN" : "0930-7575", "author" : [ { "dropping-particle" : "de", "family" : "Vries", "given" : "Hylke", "non-dropping-particle" : "", "parse-names" : false, "suffix" : "" }, { "dropping-particle" : "", "family" : "Scher", "given" : "Sebastian", "non-dropping-particle" : "", "parse-names" : false, "suffix" : "" }, { "dropping-particle" : "", "family" : "Haarsma", "given" : "Rein", "non-dropping-particle" : "", "parse-names" : false, "suffix" : "" }, { "dropping-particle" : "", "family" : "Drijfhout", "given" : "Sybren", "non-dropping-particle" : "", "parse-names" : false, "suffix" : "" }, { "dropping-particle" : "van", "family" : "Delden", "given" : "Aarnout", "non-dropping-particle" : "", "parse-names" : false, "suffix" : "" } ], "container-title" : "Climate Dynamics", "id" : "ITEM-1", "issue" : "9-10", "issued" : { "date-parts" : [ [ "2019", "5", "12" ] ] }, "page" : "5899-5909", "title" : "How Gulf-Stream SST-fronts influence Atlantic winter storms", "translator" : [ { "dropping-particle" : "", "family" : "Q6930", "given" : "", "non-dropping-particle" : "", "parse-names" : false, "suffix" : "" } ], "type" : "article-journal", "volume" : "52" }, "uris" : [ "http://www.mendeley.com/documents/?uuid=7c78dc16-7b29-4e88-adac-c7469d5bbaef" ] } ], "mendeley" : { "formattedCitation" : "(Vries et al., 2019)", "plainTextFormattedCitation" : "(Vries et al., 2019)", "previouslyFormattedCitation" : "(Vries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(Vries et al., 2019)</w:t>
      </w:r>
      <w:r w:rsidRPr="003F2D6A">
        <w:rPr>
          <w:rFonts w:cs="Times New Roman"/>
          <w:lang w:val="en-GB"/>
        </w:rPr>
        <w:fldChar w:fldCharType="end"/>
      </w:r>
      <w:r w:rsidRPr="003F2D6A">
        <w:rPr>
          <w:rFonts w:cs="Times New Roman"/>
          <w:lang w:val="en-GB"/>
        </w:rPr>
        <w:t xml:space="preserve">. </w:t>
      </w:r>
      <w:commentRangeStart w:id="713"/>
      <w:commentRangeStart w:id="714"/>
      <w:r w:rsidRPr="003F2D6A">
        <w:rPr>
          <w:rFonts w:cs="Times New Roman"/>
          <w:lang w:val="en-GB"/>
        </w:rPr>
        <w:fldChar w:fldCharType="begin" w:fldLock="1"/>
      </w:r>
      <w:ins w:id="715" w:author="Robin Matthews" w:date="2021-07-11T16:38:00Z">
        <w:r w:rsidR="0074734F">
          <w:rPr>
            <w:rFonts w:cs="Times New Roman"/>
            <w:lang w:val="en-GB"/>
          </w:rPr>
          <w:instrText>ADDIN CSL_CITATION { "citationItems" : [ { "id" : "ITEM-1",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"ITEM-1",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"(Sanchez-Gomez and Somot, 2018)", "manualFormatting" : "Sanchez-Gomez and Somot (2018)", "plainTextFormattedCitation" : "(Sanchez-Gomez and Somot, 2018)", "previouslyFormattedCitation" : "(Sanchez-Gomez and Somot, 2018)" }, "properties" : { "noteIndex" : 0 }, "schema" : "https://github.com/citation-style-language/schema/raw/master/csl-citation.json" }</w:instrText>
        </w:r>
      </w:ins>
      <w:del w:id="716" w:author="Robin Matthews" w:date="2021-07-11T16:38:00Z">
        <w:r w:rsidR="000465A7" w:rsidDel="0074734F">
          <w:rPr>
            <w:rFonts w:cs="Times New Roman"/>
            <w:lang w:val="en-GB"/>
          </w:rPr>
          <w:delInstrText>ADDIN CSL_CITATION { "citationItems" : [ { "id" : "ITEM-1",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"ITEM-1",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"(Sanchez-Gomez and Somot, 2018)", "manualFormatting" : "S\u00e1nchez-G\u00f3mez and Somot (2018)", "plainTextFormattedCitation" : "(Sanchez-Gomez and Somot, 2018)", "previouslyFormattedCitation" : "(Sanchez-Gomez and Somot, 2018)"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S</w:t>
      </w:r>
      <w:ins w:id="717" w:author="Robin Matthews" w:date="2021-07-11T16:38:00Z">
        <w:r w:rsidR="0074734F">
          <w:rPr>
            <w:rFonts w:cs="Times New Roman"/>
            <w:noProof/>
            <w:lang w:val="en-GB"/>
          </w:rPr>
          <w:t>a</w:t>
        </w:r>
      </w:ins>
      <w:del w:id="718" w:author="Robin Matthews" w:date="2021-07-11T16:38:00Z">
        <w:r w:rsidR="00E41CA2" w:rsidDel="0074734F">
          <w:rPr>
            <w:rFonts w:cs="Times New Roman"/>
            <w:noProof/>
            <w:lang w:val="en-GB"/>
          </w:rPr>
          <w:delText>á</w:delText>
        </w:r>
      </w:del>
      <w:r w:rsidR="00E41CA2">
        <w:rPr>
          <w:rFonts w:cs="Times New Roman"/>
          <w:noProof/>
          <w:lang w:val="en-GB"/>
        </w:rPr>
        <w:t>nchez-G</w:t>
      </w:r>
      <w:ins w:id="719" w:author="Robin Matthews" w:date="2021-07-11T16:38:00Z">
        <w:r w:rsidR="0074734F">
          <w:rPr>
            <w:rFonts w:cs="Times New Roman"/>
            <w:noProof/>
            <w:lang w:val="en-GB"/>
          </w:rPr>
          <w:t>o</w:t>
        </w:r>
      </w:ins>
      <w:del w:id="720" w:author="Robin Matthews" w:date="2021-07-11T16:38:00Z">
        <w:r w:rsidR="00E41CA2" w:rsidDel="0074734F">
          <w:rPr>
            <w:rFonts w:cs="Times New Roman"/>
            <w:noProof/>
            <w:lang w:val="en-GB"/>
          </w:rPr>
          <w:delText>ó</w:delText>
        </w:r>
      </w:del>
      <w:r w:rsidR="00E41CA2">
        <w:rPr>
          <w:rFonts w:cs="Times New Roman"/>
          <w:noProof/>
          <w:lang w:val="en-GB"/>
        </w:rPr>
        <w:t>mez and Somot (2018)</w:t>
      </w:r>
      <w:r w:rsidRPr="003F2D6A">
        <w:rPr>
          <w:rFonts w:cs="Times New Roman"/>
          <w:lang w:val="en-GB"/>
        </w:rPr>
        <w:fldChar w:fldCharType="end"/>
      </w:r>
      <w:commentRangeEnd w:id="713"/>
      <w:commentRangeEnd w:id="714"/>
      <w:r w:rsidR="0074734F">
        <w:rPr>
          <w:rStyle w:val="CommentReference"/>
          <w:rFonts w:asciiTheme="minorHAnsi" w:eastAsiaTheme="minorHAnsi" w:hAnsiTheme="minorHAnsi"/>
          <w:lang w:eastAsia="en-US"/>
        </w:rPr>
        <w:commentReference w:id="713"/>
      </w:r>
      <w:r w:rsidR="00E41CA2">
        <w:rPr>
          <w:rStyle w:val="CommentReference"/>
          <w:rFonts w:asciiTheme="minorHAnsi" w:eastAsiaTheme="minorHAnsi" w:hAnsiTheme="minorHAnsi"/>
          <w:lang w:eastAsia="en-US"/>
        </w:rPr>
        <w:commentReference w:id="714"/>
      </w:r>
      <w:r w:rsidRPr="003F2D6A">
        <w:rPr>
          <w:rFonts w:cs="Times New Roman"/>
          <w:lang w:val="en-GB"/>
        </w:rPr>
        <w:t xml:space="preserve"> showed that the effect of RCM internal variability on density of cyclone tracks is very significant and larger than for other variables such as precipitation. It is larger in summer than in winter, in particular over the Iberian Peninsula, northern Africa and the eastern Mediterranean, which are regions of enhanced cyclogenesis during the warm season.</w:t>
      </w:r>
    </w:p>
    <w:p w14:paraId="4DDC7645" w14:textId="77777777" w:rsidR="00E2170D" w:rsidRPr="003F2D6A" w:rsidRDefault="00E2170D" w:rsidP="00E2170D">
      <w:pPr>
        <w:pStyle w:val="AR6BodyText"/>
        <w:rPr>
          <w:rFonts w:cs="Times New Roman"/>
          <w:lang w:val="en-GB"/>
        </w:rPr>
      </w:pPr>
    </w:p>
    <w:p w14:paraId="1DB209AA" w14:textId="35FB7F01" w:rsidR="00E2170D" w:rsidRPr="003F2D6A" w:rsidRDefault="00E2170D" w:rsidP="00E2170D">
      <w:pPr>
        <w:pStyle w:val="AR6BodyText"/>
        <w:rPr>
          <w:rFonts w:cs="Times New Roman"/>
          <w:lang w:val="en-GB"/>
        </w:rPr>
      </w:pPr>
      <w:r w:rsidRPr="003F2D6A">
        <w:rPr>
          <w:rFonts w:cs="Times New Roman"/>
          <w:lang w:val="en-GB"/>
        </w:rPr>
        <w:t xml:space="preserve">Biases in the representation of large-scale atmospheric circulation can result in biased representation of regional climate. While the connection between large-scale and regional biases is in principle obvious, given the strong control of regional climate by large-scale phenomena, research on this connection is still limited.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"10.1175/JCLI-D-18-0008.1", "ISSN" : "0894-8755", "abstract" : "An important challenge for climate science is to understand the regional circulation and rainfall response to global warming. Unfortunately, the climate models used to project future changes struggle to represent present-day rainfall and circulation, especially at a regional scale. This is the case in southern Africa, where models from phase 5 of the Coupled Model Intercomparison Project (CMIP5) overestimate summer rainfall by as much as 300% compared to observations and tend to underestimate rainfall in Madagascar and the southwest Indian Ocean. In this paper, we explore the climate processes associated with the rainfall bias, with the aim of assessing the reliability of the CMIP5 ensemble and highlighting important areas for model development. We find that the high precipitation rates in models that are wet over southern Africa are associated with an anomalous northeasterly moisture transport (~10\u201330 g kg \u22121 s \u22121 ) that penetrates across the high topography of Tanzania and Malawi and into subtropical southern Africa. This transport occurs in preference to a southeasterly recurvature toward Madagascar that is seen in drier models and reanalysis data. We demonstrate that topographically related model biases in low-level flow are important for explaining the intermodel spread in rainfall; wetter models have a reduced tendency to block the oncoming northeasterly flow compared to dry models. The differences in low-level flow among models are related to upstream wind speed and model representation of topography, both of which should be foci for model development.", "author" : [ { "dropping-particle" : "", "family" : "Munday", "given" : "C.", "non-dropping-particle" : "", "parse-names" : false, "suffix" : "" }, { "dropping-particle" : "", "family" : "Washington", "given" : "R.", "non-dropping-particle" : "", "parse-names" : false, "suffix" : "" } ], "container-title" : "Journal of Climate", "id" : "ITEM-1", "issue" : "18", "issued" : { "date-parts" : [ [ "2018", "9" ] ] }, "page" : "7533-7548", "title" : "Systematic Climate Model Rainfall Biases over Southern Africa: Links to Moisture Circulation and Topography", "translator" : [ { "dropping-particle" : "", "family" : "Q6669", "given" : "", "non-dropping-particle" : "", "parse-names" : false, "suffix" : "" } ], "type" : "article-journal", "volume" : "31" }, "uris" : [ "http://www.mendeley.com/documents/?uuid=f3f1afb4-b337-4195-bd23-aec6903d3eaa" ] } ], "mendeley" : { "formattedCitation" : "(Munday and Washington, 2018)", "manualFormatting" : "Munday and Washington (2018)", "plainTextFormattedCitation" : "(Munday and Washington, 2018)", "previouslyFormattedCitation" : "(Munday and Washington,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Munday and Washington (2018)</w:t>
      </w:r>
      <w:r w:rsidRPr="003F2D6A">
        <w:rPr>
          <w:rFonts w:cs="Times New Roman"/>
          <w:color w:val="000000" w:themeColor="text1"/>
          <w:lang w:val="en-GB"/>
        </w:rPr>
        <w:fldChar w:fldCharType="end"/>
      </w:r>
      <w:r w:rsidRPr="003F2D6A">
        <w:rPr>
          <w:rFonts w:cs="Times New Roman"/>
          <w:color w:val="000000" w:themeColor="text1"/>
          <w:lang w:val="en-GB"/>
        </w:rPr>
        <w:t xml:space="preserve"> relate CMIP5 model rainfall biases over South Africa to anomalous low-level moisture transport across high-topography due to upstream wind biases and inaccurate representation of unresolved orographic drag effects.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"manualFormatting" : "Addor et al. (2016)", "plainTextFormattedCitation" : "(Addor et al., 2016)", "previouslyFormattedCitation" : "(Addor et al.,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Addor et al. (2016)</w:t>
      </w:r>
      <w:r w:rsidRPr="003F2D6A">
        <w:rPr>
          <w:rFonts w:cs="Times New Roman"/>
          <w:color w:val="000000" w:themeColor="text1"/>
          <w:lang w:val="en-GB"/>
        </w:rPr>
        <w:fldChar w:fldCharType="end"/>
      </w:r>
      <w:r w:rsidRPr="003F2D6A">
        <w:rPr>
          <w:rFonts w:cs="Times New Roman"/>
          <w:color w:val="000000" w:themeColor="text1"/>
          <w:lang w:val="en-GB"/>
        </w:rPr>
        <w:t xml:space="preserve"> show that the overestimated frequency of westerly synoptic situations was a significant contributor to the wet bias in several RCMs in winter over Switzerland.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"10.1002/joc.3741", "ISBN" : "1097-0088", "ISSN" : "08998418", "abstract" : "The Eastern Seaboard (ESB) of Australia is a distinct climate entity, with little relationship between rainfall in this area and the major drivers of rainfall elsewhere in Australia such as the El Ni\u00f1o-Southern Oscillation (ENSO). One potential cause is the influence of East Coast Lows (ECLs), major coastal weather systems that can produce a significant proportion of rainfall in this region. In this article, a novel approach is used to separate the ECL component of rainfall on the ESB from other sources of rainfall. This method is used to quantify the influence of ECLs on rainfall in this region, with ECLs responsible for 23% of rainfall in the ESB and 40% of widespread heavy rain events. While ECLs are particularly important in the southern ESB and during the cool season (May-October) they can occur in any month, particularly in northern areas of the ESB. ECLs are identified as a significant factor in the weakened relationship between ENSO and rainfall in the ESB, particularly in southern parts; however, these are not the only factor, with local topographic effects also likely to play a role. \u00a9 2013 Royal Meteorological Society.", "author" : [ { "dropping-particle" : "", "family" : "Pepler", "given" : "Acacia", "non-dropping-particle" : "", "parse-names" : false, "suffix" : "" }, { "dropping-particle" : "", "family" : "Coutts-Smith", "given" : "Aaron", "non-dropping-particle" : "", "parse-names" : false, "suffix" : "" }, { "dropping-particle" : "", "family" : "Timbal", "given" : "Bertrand", "non-dropping-particle" : "", "parse-names" : false, "suffix" : "" } ], "container-title" : "International Journal of Climatology", "id" : "ITEM-1", "issue" : "4", "issued" : { "date-parts" : [ [ "2014", "3" ] ] }, "page" : "1011-1021", "title" : "The role of East Coast Lows on rainfall patterns and inter-annual variability across the East Coast of Australia", "translator" : [ { "dropping-particle" : "", "family" : "Q6322", "given" : "", "non-dropping-particle" : "", "parse-names" : false, "suffix" : "" } ], "type" : "article-journal", "volume" : "34" }, "uris" : [ "http://www.mendeley.com/documents/?uuid=fe1377a4-cf1a-47e7-be84-bd37c8a3b35d" ] }, { "id" : "ITEM-2", "itemData" : { "DOI" : "10.1007/s00382-015-2573-6", "ISSN" : "0930-7575", "author" : [ { "dropping-particle" : "", "family" : "Pepler", "given" : "Acacia S.", "non-dropping-particle" : "", "parse-names" : false, "suffix" : "" }, { "dropping-particle" : "V.", "family" : "Alexander", "given" : "Lisa", "non-dropping-particle" : "", "parse-names" : false, "suffix" : "" }, { "dropping-particle" : "", "family" : "Evans", "given" : "Jason P.", "non-dropping-particle" : "", "parse-names" : false, "suffix" : "" }, { "dropping-particle" : "", "family" : "Sherwood", "given" : "Steven C.", "non-dropping-particle" : "", "parse-names" : false, "suffix" : "" } ], "container-title" : "Climate Dynamics", "id" : "ITEM-2", "issue" : "1-2", "issued" : { "date-parts" : [ [ "2016", "1", "28" ] ] }, "page" : "123-133", "title" : "Zonal winds and southeast Australian rainfall in global and regional climate models", "translator" : [ { "dropping-particle" : "", "family" : "Q6501", "given" : "", "non-dropping-particle" : "", "parse-names" : false, "suffix" : "" } ], "type" : "article-journal", "volume" : "46" }, "uris" : [ "http://www.mendeley.com/documents/?uuid=6e3566a8-7946-4300-aa39-945d66487981" ] } ], "mendeley" : { "formattedCitation" : "(Pepler et al., 2014, 2016)", "manualFormatting" : "Pepler et al. (2014, 2016)", "plainTextFormattedCitation" : "(Pepler et al., 2014, 2016)", "previouslyFormattedCitation" : "(Pepler et al., 2014,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Pepler et al. (2014, 2016)</w:t>
      </w:r>
      <w:r w:rsidRPr="003F2D6A">
        <w:rPr>
          <w:rFonts w:cs="Times New Roman"/>
          <w:color w:val="000000" w:themeColor="text1"/>
          <w:lang w:val="en-GB"/>
        </w:rPr>
        <w:fldChar w:fldCharType="end"/>
      </w:r>
      <w:r w:rsidRPr="003F2D6A">
        <w:rPr>
          <w:rFonts w:cs="Times New Roman"/>
          <w:color w:val="000000" w:themeColor="text1"/>
          <w:lang w:val="en-GB"/>
        </w:rPr>
        <w:t xml:space="preserve"> suggest that better capturing westerly-driven synoptic systems such as cold fronts and cut-off lows in climate models could be key in simulating the observed pattern correlation between rainfall and zonal wind in southern southeast Australia</w:t>
      </w:r>
      <w:r w:rsidRPr="006D5DE9">
        <w:rPr>
          <w:rFonts w:cs="Times New Roman"/>
          <w:color w:val="000000" w:themeColor="text1"/>
          <w:lang w:val="en-GB"/>
        </w:rPr>
        <w:t xml:space="preserve">. </w:t>
      </w:r>
      <w:r w:rsidRPr="002B52B1">
        <w:rPr>
          <w:rFonts w:cs="Times New Roman"/>
          <w:lang w:val="en-GB"/>
        </w:rPr>
        <w:fldChar w:fldCharType="begin" w:fldLock="1"/>
      </w:r>
      <w:r w:rsidR="000465A7">
        <w:rPr>
          <w:rFonts w:cs="Times New Roman"/>
          <w:lang w:val="en-GB"/>
        </w:rPr>
        <w: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"Cannon (2020)", "plainTextFormattedCitation" : "(Cannon, 2020)", "previouslyFormattedCitation" : "(Cannon, 2020)"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Cannon (2020)</w:t>
      </w:r>
      <w:r w:rsidRPr="002B52B1">
        <w:rPr>
          <w:rFonts w:cs="Times New Roman"/>
          <w:lang w:val="en-GB"/>
        </w:rPr>
        <w:fldChar w:fldCharType="end"/>
      </w:r>
      <w:r w:rsidRPr="003F2D6A">
        <w:rPr>
          <w:rFonts w:cs="Times New Roman"/>
          <w:lang w:val="en-GB"/>
        </w:rPr>
        <w:t xml:space="preserve"> shows global improvement in performance going from CMIP5 to CMIP6 for both frequency and persistence of circulation types.</w:t>
      </w:r>
    </w:p>
    <w:p w14:paraId="52297501" w14:textId="77777777" w:rsidR="00E2170D" w:rsidRPr="003F2D6A" w:rsidRDefault="00E2170D" w:rsidP="00E2170D">
      <w:pPr>
        <w:pStyle w:val="AR6BodyText"/>
        <w:rPr>
          <w:rFonts w:cs="Times New Roman"/>
          <w:color w:val="FF0000"/>
          <w:lang w:val="en-GB"/>
        </w:rPr>
      </w:pPr>
    </w:p>
    <w:p w14:paraId="1B7A94B0" w14:textId="047B2ECD" w:rsidR="00E2170D" w:rsidRPr="003F2D6A" w:rsidRDefault="00E2170D" w:rsidP="00E2170D">
      <w:pPr>
        <w:pStyle w:val="AR6BodyText"/>
        <w:rPr>
          <w:rFonts w:cs="Times New Roman"/>
          <w:color w:val="FF0000"/>
          <w:lang w:val="en-GB"/>
        </w:rPr>
      </w:pPr>
      <w:r w:rsidRPr="003F2D6A">
        <w:rPr>
          <w:rFonts w:cs="Times New Roman"/>
          <w:color w:val="000000" w:themeColor="text1"/>
          <w:lang w:val="en-GB"/>
        </w:rPr>
        <w:t xml:space="preserve">The robust quantification of the influence of atmospheric circulation errors on regional climate remains a challenge as many parameterized processes such as cloud radiative effects and soil moisture or snow feedbacks can also contribute and interact with the circulation errors. Atmospheric nudging experiments where the simulated circulation is constrained to be close to that observed have been used to separate the circulation effect from other contributions to regional climate biases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"mendeley" : { "formattedCitation" : "(Wehrli et al., 2018)", "plainTextFormattedCitation" : "(Wehrli et al., 2018)", "previouslyFormattedCitation" : "(Wehrli et al.,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(Wehrli et al., 2018)</w:t>
      </w:r>
      <w:r w:rsidRPr="003F2D6A">
        <w:rPr>
          <w:rFonts w:cs="Times New Roman"/>
          <w:color w:val="000000" w:themeColor="text1"/>
          <w:lang w:val="en-GB"/>
        </w:rPr>
        <w:fldChar w:fldCharType="end"/>
      </w:r>
      <w:r w:rsidRPr="003F2D6A">
        <w:rPr>
          <w:rFonts w:cs="Times New Roman"/>
          <w:color w:val="000000" w:themeColor="text1"/>
          <w:lang w:val="en-GB"/>
        </w:rPr>
        <w:t xml:space="preserve">. The nudging approach requires detailed and careful implementation in order to limit detrimental effects due to the added tendency term in the model equations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"10.1002/2016MS000659", "ISSN" : "19422466", "author" : [ { "dropping-particle" : "", "family" : "Lin", "given" : "Guangxing", "non-dropping-particle" : "", "parse-names" : false, "suffix" : "" }, { "dropping-particle" : "", "family" : "Wan", "given" : "Hui", "non-dropping-particle" : "", "parse-names" : false, "suffix" : "" }, { "dropping-particle" : "", "family" : "Zhang", "given" : "Kai", "non-dropping-particle" : "", "parse-names" : false, "suffix" : "" }, { "dropping-particle" : "", "family" : "Qian", "given" : "Yun", "non-dropping-particle" : "", "parse-names" : false, "suffix" : "" }, { "dropping-particle" : "", "family" : "Ghan", "given" : "Steven J.", "non-dropping-particle" : "", "parse-names" : false, "suffix" : "" } ], "container-title" : "Journal of Advances in Modeling Earth Systems", "id" : "ITEM-1", "issue" : "3", "issued" : { "date-parts" : [ [ "2016", "9" ] ] }, "page" : "1073-1091", "title" : "Can nudging be used to quantify model sensitivities in precipitation and cloud forcing?", "translator" : [ { "dropping-particle" : "", "family" : "Q6507", "given" : "", "non-dropping-particle" : "", "parse-names" : false, "suffix" : "" } ], "type" : "article-journal", "volume" : "8" }, "uris" : [ "http://www.mendeley.com/documents/?uuid=282f6f10-bd8e-4905-a803-7f0478c98942" ] }, { "id" : "ITEM-2", "itemData" : { "DOI" : "10.5194/acp-14-8631-2014", "ISSN" : "1680-7324", "abstract" : "Abstract. Nudging as an assimilation technique has seen increased use in recent years in the development and evaluation of climate models. Constraining the simulated wind and temperature fields using global weather reanalysis facilitates more straightforward comparison between simulation and observation, and reduces uncertainties associated with natural variabilities of the large-scale circulation. On the other hand, the forcing introduced by nudging can be strong enough to change the basic characteristics of the model climate. In the paper we show that for the Community Atmosphere Model version 5 (CAM5), due to the systematic temperature bias in the standard model and the sensitivity of simulated ice formation to anthropogenic aerosol concentration, nudging towards reanalysis results in substantial reductions in the ice cloud amount and the impact of anthropogenic aerosols on long-wave cloud forcing. In order to reduce discrepancies between the nudged and unconstrained simulations, and meanwhile take the advantages of nudging, two alternative experimentation methods are evaluated. The first one constrains only the horizontal winds. The second method nudges both winds and temperature, but replaces the long-term climatology of the reanalysis by that of the model. Results show that both methods lead to substantially improved agreement with the free-running model in terms of the top-of-atmosphere radiation budget and cloud ice amount. The wind-only nudging is more convenient to apply, and provides higher correlations of the wind fields, geopotential height and specific humidity between simulation and reanalysis. Results from both CAM5 and a second aerosol\u2013climate model ECHAM6-HAM2 also indicate that compared to the wind-and-temperature nudging, constraining only winds leads to better agreement with the free-running model in terms of the estimated shortwave cloud forcing and the simulated convective activities. This suggests nudging the horizontal winds but not temperature is a good strategy for the investigation of aerosol indirect effects since it provides well-constrained meteorology without strongly perturbing the model's mean climate.", "author" : [ { "dropping-particle" : "", "family" : "Zhang", "given" : "K.", "non-dropping-particle" : "", "parse-names" : false, "suffix" : "" }, { "dropping-particle" : "", "family" : "Wan", "given" : "H.", "non-dropping-particle" : "", "parse-names" : false, "suffix" : "" }, { "dropping-particle" : "", "family" : "Liu", "given" : "X.", "non-dropping-particle" : "", "parse-names" : false, "suffix" : "" }, { "dropping-particle" : "", "family" : "Ghan", "given" : "S. J.", "non-dropping-particle" : "", "parse-names" : false, "suffix" : "" }, { "dropping-particle" : "", "family" : "Kooperman", "given" : "G. J.", "non-dropping-particle" : "", "parse-names" : false, "suffix" : "" }, { "dropping-particle" : "", "family" : "Ma", "given" : "P.-L.", "non-dropping-particle" : "", "parse-names" : false, "suffix" : "" }, { "dropping-particle" : "", "family" : "Rasch", "given" : "P. J.", "non-dropping-particle" : "", "parse-names" : false, "suffix" : "" }, { "dropping-particle" : "", "family" : "Neubauer", "given" : "D.", "non-dropping-particle" : "", "parse-names" : false, "suffix" : "" }, { "dropping-particle" : "", "family" : "Lohmann", "given" : "U.", "non-dropping-particle" : "", "parse-names" : false, "suffix" : "" } ], "container-title" : "Atmospheric Chemistry and Physics", "id" : "ITEM-2", "issue" : "16", "issued" : { "date-parts" : [ [ "2014", "8", "26" ] ] }, "page" : "8631-8645", "title" : "Technical Note: On the use of nudging for aerosol\u2013climate model intercomparison studies", "translator" : [ { "dropping-particle" : "", "family" : "Q6508", "given" : "", "non-dropping-particle" : "", "parse-names" : false, "suffix" : "" } ], "type" : "article-journal", "volume" : "14" }, "uris" : [ "http://www.mendeley.com/documents/?uuid=ef65a4b9-7049-4971-a9ad-74be688b41f8" ] } ], "mendeley" : { "formattedCitation" : "(Zhang et al., 2014; Lin et al., 2016)", "plainTextFormattedCitation" : "(Zhang et al., 2014; Lin et al., 2016)", "previouslyFormattedCitation" : "(Zhang et al., 2014; Lin et al.,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(Zhang et al., 2014; Lin et al., 2016)</w:t>
      </w:r>
      <w:r w:rsidRPr="003F2D6A">
        <w:rPr>
          <w:rFonts w:cs="Times New Roman"/>
          <w:color w:val="000000" w:themeColor="text1"/>
          <w:lang w:val="en-GB"/>
        </w:rPr>
        <w:fldChar w:fldCharType="end"/>
      </w:r>
      <w:r w:rsidRPr="003F2D6A">
        <w:rPr>
          <w:rFonts w:cs="Times New Roman"/>
          <w:color w:val="000000" w:themeColor="text1"/>
          <w:lang w:val="en-GB"/>
        </w:rPr>
        <w:t xml:space="preserve">. Based on single-model experiments,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"mendeley" : { "formattedCitation" : "(Wehrli et al., 2018)", "manualFormatting" : "Wehrli et al. (2018)", "plainTextFormattedCitation" : "(Wehrli et al., 2018)", "previouslyFormattedCitation" : "(Wehrli et al.,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Wehrli et al. (2018)</w:t>
      </w:r>
      <w:r w:rsidRPr="003F2D6A">
        <w:rPr>
          <w:rFonts w:cs="Times New Roman"/>
          <w:color w:val="000000" w:themeColor="text1"/>
          <w:lang w:val="en-GB"/>
        </w:rPr>
        <w:fldChar w:fldCharType="end"/>
      </w:r>
      <w:r w:rsidRPr="003F2D6A">
        <w:rPr>
          <w:rFonts w:cs="Times New Roman"/>
          <w:color w:val="000000" w:themeColor="text1"/>
          <w:lang w:val="en-GB"/>
        </w:rPr>
        <w:t xml:space="preserve"> show that the circulation-induced biases are often not the main contributors to mean and extreme temperature and precipitation biases for many regions and seasons.</w:t>
      </w:r>
      <w:r w:rsidRPr="003F2D6A">
        <w:rPr>
          <w:rFonts w:cs="Times New Roman"/>
          <w:color w:val="FF0000"/>
          <w:lang w:val="en-GB"/>
        </w:rPr>
        <w:t xml:space="preserve"> </w:t>
      </w:r>
    </w:p>
    <w:p w14:paraId="48A6D7F0" w14:textId="77777777" w:rsidR="00E2170D" w:rsidRPr="003F2D6A" w:rsidRDefault="00E2170D" w:rsidP="00E2170D">
      <w:pPr>
        <w:pStyle w:val="AR6BodyText"/>
        <w:rPr>
          <w:rFonts w:cs="Times New Roman"/>
          <w:lang w:val="en-GB"/>
        </w:rPr>
      </w:pPr>
    </w:p>
    <w:p w14:paraId="43B6EE46"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iCs/>
          <w:lang w:val="en-GB"/>
        </w:rPr>
        <w:t>high confidence</w:t>
      </w:r>
      <w:r w:rsidRPr="003F2D6A">
        <w:rPr>
          <w:rFonts w:cs="Times New Roman"/>
          <w:lang w:val="en-GB"/>
        </w:rPr>
        <w:t xml:space="preserve"> that atmospheric circulation biases can deteriorate the model representation of regional land surface climate. Assessing the relative contributions of atmospheric circulation and other sources of bias remains a challenge due to the strong coupling between the atmosphere and other components of the climate system, including the land surface.</w:t>
      </w:r>
    </w:p>
    <w:p w14:paraId="5BDFD655" w14:textId="77777777" w:rsidR="00E2170D" w:rsidRPr="003F2D6A" w:rsidRDefault="00E2170D" w:rsidP="00E2170D">
      <w:pPr>
        <w:pStyle w:val="AR6BodyText"/>
        <w:rPr>
          <w:rFonts w:cs="Times New Roman"/>
          <w:lang w:val="en-GB"/>
        </w:rPr>
      </w:pPr>
    </w:p>
    <w:p w14:paraId="352E7217" w14:textId="77777777" w:rsidR="00E2170D" w:rsidRPr="003F2D6A" w:rsidRDefault="00E2170D" w:rsidP="00E2170D">
      <w:pPr>
        <w:pStyle w:val="AR6BodyText"/>
        <w:rPr>
          <w:rFonts w:cs="Times New Roman"/>
          <w:lang w:val="en-GB"/>
        </w:rPr>
      </w:pPr>
    </w:p>
    <w:p w14:paraId="51DBB5D2" w14:textId="77777777" w:rsidR="00E2170D" w:rsidRPr="003F2D6A" w:rsidRDefault="00E2170D" w:rsidP="00E2170D">
      <w:pPr>
        <w:pStyle w:val="AR6Chap10Level4101111"/>
        <w:rPr>
          <w:lang w:val="en-GB"/>
        </w:rPr>
      </w:pPr>
      <w:bookmarkStart w:id="721" w:name="_Toc30602389"/>
      <w:bookmarkStart w:id="722" w:name="_Toc70454734"/>
      <w:r w:rsidRPr="003F2D6A">
        <w:rPr>
          <w:lang w:val="en-GB"/>
        </w:rPr>
        <w:lastRenderedPageBreak/>
        <w:t>Tropical phenomena: ENSO teleconnections</w:t>
      </w:r>
      <w:bookmarkEnd w:id="721"/>
      <w:bookmarkEnd w:id="722"/>
    </w:p>
    <w:p w14:paraId="12C772AE" w14:textId="1C294A24" w:rsidR="00E2170D" w:rsidRPr="003F2D6A" w:rsidRDefault="00E2170D" w:rsidP="00E2170D">
      <w:pPr>
        <w:pStyle w:val="AR6BodyText"/>
        <w:rPr>
          <w:rFonts w:cs="Times New Roman"/>
          <w:lang w:val="en-GB"/>
        </w:rPr>
      </w:pPr>
      <w:r w:rsidRPr="003F2D6A">
        <w:rPr>
          <w:rFonts w:cs="Times New Roman"/>
          <w:lang w:val="en-GB"/>
        </w:rPr>
        <w:t>Model performance in simulating ENSO characteristics, including ENSO spatial pattern, frequency, asymmetry between warm and cold events, and diversity, is assessed in Chapter 3 (Section 3.7.3). The ability of the recent generation of GCMs and RCMs to adequately simulate ENSO-related teleconnections is reviewed here along with relevant methodological issues (see also Annex IV2.3.2, Figure 3.38 and Section 3.7.3).</w:t>
      </w:r>
    </w:p>
    <w:p w14:paraId="08874991" w14:textId="77777777" w:rsidR="00E2170D" w:rsidRPr="003F2D6A" w:rsidRDefault="00E2170D" w:rsidP="00E2170D">
      <w:pPr>
        <w:pStyle w:val="AR6BodyText"/>
        <w:rPr>
          <w:rFonts w:cs="Times New Roman"/>
          <w:lang w:val="en-GB"/>
        </w:rPr>
      </w:pPr>
    </w:p>
    <w:p w14:paraId="491DF6AC" w14:textId="4484AB6C" w:rsidR="00E2170D" w:rsidRPr="00441820" w:rsidRDefault="00E2170D" w:rsidP="00E2170D">
      <w:pPr>
        <w:widowControl/>
        <w:autoSpaceDE w:val="0"/>
        <w:autoSpaceDN w:val="0"/>
        <w:adjustRightInd w:val="0"/>
        <w:rPr>
          <w:rFonts w:cs="Times New Roman"/>
          <w:color w:val="000000"/>
          <w:lang w:val="en-US"/>
        </w:rPr>
      </w:pPr>
      <w:r w:rsidRPr="003F2D6A">
        <w:rPr>
          <w:rFonts w:cs="Times New Roman"/>
        </w:rPr>
        <w:fldChar w:fldCharType="begin" w:fldLock="1"/>
      </w:r>
      <w:r w:rsidR="000465A7">
        <w:rPr>
          <w:rFonts w:cs="Times New Roman"/>
          <w:lang w:val="en-US"/>
        </w:rPr>
        <w:instrText>ADDIN CSL_CITATION { "citationItems" : [ { "id" : "ITEM-1", "itemData" : { "DOI" : "10.1175/JCLI-D-12-00542.1", "ISSN" : "0894-8755",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"7" ] ] }, "page" : "4431-4446", "title" : "Analyzing ENSO Teleconnections in CMIP Models as a Measure of Model Fidelity in Simulating Precipitation", "translator" : [ { "dropping-particle" : "", "family" : "Q4736", "given" : "", "non-dropping-particle" : "", "parse-names" : false, "suffix" : "" } ], "type" : "article-journal", "volume" : "26" }, "uris" : [ "http://www.mendeley.com/documents/?uuid=c5e6c9eb-d2ae-4227-8664-e4e1ba8fbb07"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Langenbrunner and Neelin (2013)</w:t>
      </w:r>
      <w:r w:rsidRPr="003F2D6A">
        <w:rPr>
          <w:rFonts w:cs="Times New Roman"/>
        </w:rPr>
        <w:fldChar w:fldCharType="end"/>
      </w:r>
      <w:r w:rsidRPr="00441820">
        <w:rPr>
          <w:rFonts w:cs="Times New Roman"/>
          <w:lang w:val="en-US"/>
        </w:rPr>
        <w:t xml:space="preserve"> show that there is little improvement in CMIP5 relative to CMIP3 in amplitude and spatial patterns of the ENSO influence on boreal winter precipitation (spatial pattern correlations against observations are typically less than 0.5). However, the CMIP5 ensemble accurately represents the amplitude of the precipitation response in regions where observed teleconnections are strong. </w:t>
      </w:r>
      <w:r w:rsidRPr="002B52B1">
        <w:rPr>
          <w:rFonts w:cs="Times New Roman"/>
        </w:rPr>
        <w:fldChar w:fldCharType="begin" w:fldLock="1"/>
      </w:r>
      <w:ins w:id="723" w:author="Robin Matthews" w:date="2021-07-11T20:19:00Z">
        <w:r w:rsidR="00C31ED2">
          <w:rPr>
            <w:rFonts w:cs="Times New Roman"/>
            <w:lang w:val="en-US"/>
          </w:rPr>
          <w:instrText>ADDIN CSL_CITATION { "citationItems" : [ { "id" : "ITEM-1",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"ITEM-1",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"mendeley" : { "formattedCitation" : "(Garcia-Villada et al., 2020)", "manualFormatting" : "Garcia-Villada et al. (2020)", "plainTextFormattedCitation" : "(Garcia-Villada et al., 2020)", "previouslyFormattedCitation" : "(Garcia-Villada et al., 2020)" }, "properties" : { "noteIndex" : 0 }, "schema" : "https://github.com/citation-style-language/schema/raw/master/csl-citation.json" }</w:instrText>
        </w:r>
      </w:ins>
      <w:del w:id="724" w:author="Robin Matthews" w:date="2021-07-11T20:19:00Z">
        <w:r w:rsidR="000465A7" w:rsidDel="00C31ED2">
          <w:rPr>
            <w:rFonts w:cs="Times New Roman"/>
            <w:lang w:val="en-US"/>
          </w:rPr>
          <w:delInstrText>ADDIN CSL_CITATION { "citationItems" : [ { "id" : "ITEM-1",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"ITEM-1",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"mendeley" : { "formattedCitation" : "(Garcia-Villada et al., 2020)", "plainTextFormattedCitation" : "(Garcia-Villada et al., 2020)", "previouslyFormattedCitation" : "(Garcia-Villada et al., 2020)" }, "properties" : { "noteIndex" : 0 }, "schema" : "https://github.com/citation-style-language/schema/raw/master/csl-citation.json" }</w:delInstrText>
        </w:r>
      </w:del>
      <w:r w:rsidRPr="002B52B1">
        <w:rPr>
          <w:rFonts w:cs="Times New Roman"/>
        </w:rPr>
        <w:fldChar w:fldCharType="separate"/>
      </w:r>
      <w:del w:id="725" w:author="Robin Matthews" w:date="2021-07-11T20:19:00Z">
        <w:r w:rsidR="00E41CA2" w:rsidDel="00C31ED2">
          <w:rPr>
            <w:rFonts w:cs="Times New Roman"/>
            <w:noProof/>
            <w:lang w:val="en-US"/>
          </w:rPr>
          <w:delText>(</w:delText>
        </w:r>
      </w:del>
      <w:r w:rsidR="00E41CA2">
        <w:rPr>
          <w:rFonts w:cs="Times New Roman"/>
          <w:noProof/>
          <w:lang w:val="en-US"/>
        </w:rPr>
        <w:t>Garcia-Villada et al.</w:t>
      </w:r>
      <w:ins w:id="726" w:author="Robin Matthews" w:date="2021-07-11T20:19:00Z">
        <w:r w:rsidR="00C31ED2">
          <w:rPr>
            <w:rFonts w:cs="Times New Roman"/>
            <w:noProof/>
            <w:lang w:val="en-US"/>
          </w:rPr>
          <w:t xml:space="preserve"> (</w:t>
        </w:r>
      </w:ins>
      <w:del w:id="727" w:author="Robin Matthews" w:date="2021-07-11T20:19:00Z">
        <w:r w:rsidR="00E41CA2" w:rsidDel="00C31ED2">
          <w:rPr>
            <w:rFonts w:cs="Times New Roman"/>
            <w:noProof/>
            <w:lang w:val="en-US"/>
          </w:rPr>
          <w:delText xml:space="preserve">, </w:delText>
        </w:r>
      </w:del>
      <w:r w:rsidR="00E41CA2">
        <w:rPr>
          <w:rFonts w:cs="Times New Roman"/>
          <w:noProof/>
          <w:lang w:val="en-US"/>
        </w:rPr>
        <w:t>2020)</w:t>
      </w:r>
      <w:r w:rsidRPr="002B52B1">
        <w:rPr>
          <w:rFonts w:cs="Times New Roman"/>
        </w:rPr>
        <w:fldChar w:fldCharType="end"/>
      </w:r>
      <w:r w:rsidRPr="00441820">
        <w:rPr>
          <w:rFonts w:cs="Times New Roman"/>
          <w:lang w:val="en-US"/>
        </w:rPr>
        <w:t xml:space="preserve"> found a decline in performance of the representation of simulated ENSO teleconnection patterns for model experiments with fewer observational constraints. They also show that ENSO warm phase (El Niño) teleconnections are better represented than those for the cold phase (La Niña). Individual CMIP5 and CMIP6 models show a good ability to represent the observed teleconnections at aggregated spatial scales </w:t>
      </w:r>
      <w:commentRangeStart w:id="728"/>
      <w:r w:rsidRPr="003F2D6A">
        <w:rPr>
          <w:rFonts w:cs="Times New Roman"/>
        </w:rPr>
        <w:fldChar w:fldCharType="begin" w:fldLock="1"/>
      </w:r>
      <w:ins w:id="729" w:author="Robin Matthews" w:date="2021-07-11T16:39:00Z">
        <w:r w:rsidR="0074734F">
          <w:rPr>
            <w:rFonts w:cs="Times New Roman"/>
            <w:lang w:val="en-US"/>
          </w:rPr>
          <w:instrText>ADDIN CSL_CITATION { "citationItems" : [ { "id" : "ITEM-1", "itemData" : { "DOI" : "10.1175/JCLI-D-18-0138.1", "ISSN" : "0894-8755", "abstract" : "Increases in greenhouse gas emissions are expected to cause changes both in climatic variability in the Pacific linked to El Ni\u00f1o\u2013Southern Oscillation (ENSO) and in long-term average climate. While mean 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twenty-first century. We examine changes over much of the globe, including 25 widely spread regions defined in the IPCC special report Managing the Risks of Extreme Events and Disasters to Advance Climate Change Adaptation (SREX).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 forced increase in ENSO-driven precipitation variability around the world is on the order of 15%\u201320%. An increase of this size, although substantial, is easily masked at the regional level by internally generated multidecadal variability in individual runs. The projected changes in El Ni\u00f1o\u2013driven precipitation variability are typically much smaller than projected changes in both mean state and ENSO neutral conditions in nearly all regions.", "author" : [ { "dropping-particle" : "", "family" : "Power", "given" : "Scott B.", "non-dropping-particle" : "", "parse-names" : false, "suffix" : "" }, { "dropping-particle" : "", "family" : "Delage", "given" : "Fran\u00e7ois P. D.", "non-dropping-particle" : "", "parse-names" : false, "suffix" : "" } ], "container-title" : "Journal of Climate", "id" : "ITEM-1", "issue" : "15", "issued" : { "date-parts" : [ [ "2018", "8" ] ] }, "page" : "6189-6207", "title" : "El Ni\u00f1o\u2013Southern Oscillation and Associated Climatic Conditions around the World during the Latter Half of the Twenty-First Century", "translator" : [ { "dropping-particle" : "", "family" : "Q6627", "given" : "", "non-dropping-particle" : "", "parse-names" : false, "suffix" : "" } ], "type" : "article-journal", "volume" : "31" }, "uris" : [ "http://www.mendeley.com/documents/?uuid=8c19c5d3-96f3-415a-931a-7dc5c9b1b534" ] } ], "mendeley" : { "formattedCitation" : "(Power and Delage, 2018)", "manualFormatting" : "(Power and Delage, 2018", "plainTextFormattedCitation" : "(Power and Delage, 2018)", "previouslyFormattedCitation" : "(Power and Delage, 2018)" }, "properties" : { "noteIndex" : 0 }, "schema" : "https://github.com/citation-style-language/schema/raw/master/csl-citation.json" }</w:instrText>
        </w:r>
      </w:ins>
      <w:del w:id="730" w:author="Robin Matthews" w:date="2021-07-11T16:39:00Z">
        <w:r w:rsidR="000465A7" w:rsidDel="0074734F">
          <w:rPr>
            <w:rFonts w:cs="Times New Roman"/>
            <w:lang w:val="en-US"/>
          </w:rPr>
          <w:delInstrText>ADDIN CSL_CITATION { "citationItems" : [ { "id" : "ITEM-1", "itemData" : { "DOI" : "10.1175/JCLI-D-18-0138.1", "ISSN" : "0894-8755", "abstract" : "Increases in greenhouse gas emissions are expected to cause changes both in climatic variability in the Pacific linked to El Ni\u00f1o\u2013Southern Oscillation (ENSO) and in long-term average climate. While mean 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twenty-first century. We examine changes over much of the globe, including 25 widely spread regions defined in the IPCC special report Managing the Risks of Extreme Events and Disasters to Advance Climate Change Adaptation (SREX).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 forced increase in ENSO-driven precipitation variability around the world is on the order of 15%\u201320%. An increase of this size, although substantial, is easily masked at the regional level by internally generated multidecadal variability in individual runs. The projected changes in El Ni\u00f1o\u2013driven precipitation variability are typically much smaller than projected changes in both mean state and ENSO neutral conditions in nearly all regions.", "author" : [ { "dropping-particle" : "", "family" : "Power", "given" : "Scott B.", "non-dropping-particle" : "", "parse-names" : false, "suffix" : "" }, { "dropping-particle" : "", "family" : "Delage", "given" : "Fran\u00e7ois P. D.", "non-dropping-particle" : "", "parse-names" : false, "suffix" : "" } ], "container-title" : "Journal of Climate", "id" : "ITEM-1", "issue" : "15", "issued" : { "date-parts" : [ [ "2018", "8" ] ] }, "page" : "6189-6207", "title" : "El Ni\u00f1o\u2013Southern Oscillation and Associated Climatic Conditions around the World during the Latter Half of the Twenty-First Century", "translator" : [ { "dropping-particle" : "", "family" : "Q6627", "given" : "", "non-dropping-particle" : "", "parse-names" : false, "suffix" : "" } ], "type" : "article-journal", "volume" : "31" }, "uris" : [ "http://www.mendeley.com/documents/?uuid=8c19c5d3-96f3-415a-931a-7dc5c9b1b534" ] } ], "mendeley" : { "formattedCitation" : "(Power and Delage, 2018)", "manualFormatting" : "(Power and Delage, 2018; Section 3.7.3 and Figure 3.38)", "plainTextFormattedCitation" : "(Power and Delage, 2018)", "previouslyFormattedCitation" : "(Power and Delage, 2018)" }, "properties" : { "noteIndex" : 0 }, "schema" : "https://github.com/citation-style-language/schema/raw/master/csl-citation.json" }</w:delInstrText>
        </w:r>
      </w:del>
      <w:r w:rsidRPr="003F2D6A">
        <w:rPr>
          <w:rFonts w:cs="Times New Roman"/>
        </w:rPr>
        <w:fldChar w:fldCharType="separate"/>
      </w:r>
      <w:r w:rsidR="00E41CA2">
        <w:rPr>
          <w:rFonts w:cs="Times New Roman"/>
          <w:noProof/>
          <w:lang w:val="en-US"/>
        </w:rPr>
        <w:t>(Power and Delage, 2018</w:t>
      </w:r>
      <w:del w:id="731" w:author="Robin Matthews" w:date="2021-07-11T16:39:00Z">
        <w:r w:rsidR="00E41CA2" w:rsidDel="0074734F">
          <w:rPr>
            <w:rFonts w:cs="Times New Roman"/>
            <w:noProof/>
            <w:lang w:val="en-US"/>
          </w:rPr>
          <w:delText>; Section 3.7.3 and Figure 3.38)</w:delText>
        </w:r>
      </w:del>
      <w:r w:rsidRPr="003F2D6A">
        <w:rPr>
          <w:rFonts w:cs="Times New Roman"/>
        </w:rPr>
        <w:fldChar w:fldCharType="end"/>
      </w:r>
      <w:commentRangeEnd w:id="728"/>
      <w:r w:rsidR="00E41CA2">
        <w:rPr>
          <w:rStyle w:val="CommentReference"/>
          <w:rFonts w:asciiTheme="minorHAnsi" w:eastAsiaTheme="minorHAnsi" w:hAnsiTheme="minorHAnsi"/>
          <w:lang w:eastAsia="en-US"/>
        </w:rPr>
        <w:commentReference w:id="728"/>
      </w:r>
      <w:ins w:id="732" w:author="Robin Matthews" w:date="2021-07-11T16:39:00Z">
        <w:r w:rsidR="0074734F">
          <w:rPr>
            <w:rFonts w:cs="Times New Roman"/>
            <w:noProof/>
            <w:lang w:val="en-US"/>
          </w:rPr>
          <w:t>; Section 3.7.3 and Figure 3.38)</w:t>
        </w:r>
      </w:ins>
      <w:r w:rsidRPr="00441820">
        <w:rPr>
          <w:rFonts w:cs="Times New Roman"/>
          <w:lang w:val="en-US"/>
        </w:rPr>
        <w:t xml:space="preserve">. The evaluation of the atmospheric dynamical linkages is also an important part of the assessment. </w:t>
      </w:r>
      <w:r w:rsidRPr="003F2D6A">
        <w:rPr>
          <w:rFonts w:cs="Times New Roman"/>
        </w:rPr>
        <w:fldChar w:fldCharType="begin" w:fldLock="1"/>
      </w:r>
      <w:r w:rsidR="000465A7">
        <w:rPr>
          <w:rFonts w:cs="Times New Roman"/>
          <w:lang w:val="en-US"/>
        </w:rPr>
        <w:instrText>ADDIN CSL_CITATION { "citationItems" : [ { "id" : "ITEM-1", "itemData" : { "DOI" : "10.1007/s00382-014-2110-z", "ISSN" : "0930-7575", "author" : [ { "dropping-particle" : "", "family" : "Hurwitz", "given" : "Margaret M.", "non-dropping-particle" : "", "parse-names" : false, "suffix" : "" }, { "dropping-particle" : "", "family" : "Calvo", "given" : "Natalia", "non-dropping-particle" : "", "parse-names" : false, "suffix" : "" }, { "dropping-particle" : "", "family" : "Garfinkel", "given" : "Chaim I.", "non-dropping-particle" : "", "parse-names" : false, "suffix" : "" }, { "dropping-particle" : "", "family" : "Butler", "given" : "Amy H.", "non-dropping-particle" : "", "parse-names" : false, "suffix" : "" }, { "dropping-particle" : "", "family" : "Ineson", "given" : "Sarah", "non-dropping-particle" : "", "parse-names" : false, "suffix" : "" }, { "dropping-particle" : "", "family" : "Cagnazzo", "given" : "Chiara", "non-dropping-particle" : "", "parse-names" : false, "suffix" : "" }, { "dropping-particle" : "", "family" : "Manzini", "given" : "Elisa", "non-dropping-particle" : "", "parse-names" : false, "suffix" : "" }, { "dropping-particle" : "", "family" : "Pe\u00f1a-Ortiz", "given" : "Cristina", "non-dropping-particle" : "", "parse-names" : false, "suffix" : "" } ], "container-title" : "Climate Dynamics", "id" : "ITEM-1", "issue" : "12", "issued" : { "date-parts" : [ [ "2014", "12", "28" ] ] }, "page" : "3367-3376", "title" : "Extra-tropical atmospheric response to ENSO in the CMIP5 models", "translator" : [ { "dropping-particle" : "", "family" : "Q4737", "given" : "", "non-dropping-particle" : "", "parse-names" : false, "suffix" : "" } ], "type" : "article-journal", "volume" : "43" }, "uris" : [ "http://www.mendeley.com/documents/?uuid=ff468b7c-132d-46bf-beae-703987cd6560" ] } ], "mendeley" : { "formattedCitation" : "(Hurwitz et al., 2014)", "manualFormatting" : "Hurwitz et al. (2014)", "plainTextFormattedCitation" : "(Hurwitz et al., 2014)", "previouslyFormattedCitation" : "(Hurwitz et al., 2014)"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Hurwitz et al. (2014)</w:t>
      </w:r>
      <w:r w:rsidRPr="003F2D6A">
        <w:rPr>
          <w:rFonts w:cs="Times New Roman"/>
        </w:rPr>
        <w:fldChar w:fldCharType="end"/>
      </w:r>
      <w:r w:rsidRPr="00441820">
        <w:rPr>
          <w:rFonts w:cs="Times New Roman"/>
          <w:lang w:val="en-US"/>
        </w:rPr>
        <w:t xml:space="preserve"> showed that CMIP5 models broadly simulate the expected (as seen in the MERRA reanalysis) upper-tropospheric responses to central equatorial Pacific or eastern equatorial Pacific ENSO events in boreal autumn and winter. CMIP5 models also simulate the correct sign of the Arctic stratospheric response, consisting of polar vortex weakening during eastern and central Pacific Niño events and vortex strengthening during both types of La Niña events. In contrast, </w:t>
      </w:r>
      <w:r w:rsidRPr="00441820">
        <w:rPr>
          <w:rFonts w:cs="Times New Roman"/>
          <w:color w:val="000000"/>
          <w:lang w:val="en-US"/>
        </w:rPr>
        <w:t xml:space="preserve">most CMIP5 models do not capture the observed weakening of the Southern Hemisphere polar vortex in response to central Pacific ENSO events </w:t>
      </w:r>
      <w:r w:rsidRPr="003F2D6A">
        <w:rPr>
          <w:rFonts w:cs="Times New Roman"/>
          <w:color w:val="000000" w:themeColor="text1"/>
        </w:rPr>
        <w:fldChar w:fldCharType="begin" w:fldLock="1"/>
      </w:r>
      <w:r w:rsidR="000465A7">
        <w:rPr>
          <w:rFonts w:cs="Times New Roman"/>
          <w:color w:val="000000" w:themeColor="text1"/>
          <w:lang w:val="en-US"/>
        </w:rPr>
        <w:instrText>ADDIN CSL_CITATION { "citationItems" : [ { "id" : "ITEM-1", "itemData" : { "DOI" : "10.1007/s00382-012-1591-x", "ISSN" : "0930-7575", "author" : [ { "dropping-particle" : "", "family" : "Brown", "given" : "Josephine R.", "non-dropping-particle" : "", "parse-names" : false, "suffix" : "" }, { "dropping-particle" : "", "family" : "Moise", "given" : "Aurel F.", "non-dropping-particle" : "", "parse-names" : false, "suffix" : "" }, { "dropping-particle" : "", "family" : "Colman", "given" : "Robert A.", "non-dropping-particle" : "", "parse-names" : false, "suffix" : "" } ], "container-title" : "Climate Dynamics", "id" : "ITEM-1", "issue" : "7-8", "issued" : { "date-parts" : [ [ "2013", "10", "27" ] ] }, "page" : "2179-2197", "title" : "The South Pacific Convergence Zone in CMIP5 simulations of historical and future climate", "translator" : [ { "dropping-particle" : "", "family" : "Q5600", "given" : "", "non-dropping-particle" : "", "parse-names" : false, "suffix" : "" } ], "type" : "article-journal", "volume" : "41" }, "uris" : [ "http://www.mendeley.com/documents/?uuid=48caeade-617b-41f4-b2c9-c92bb6a13989" ] } ], "mendeley" : { "formattedCitation" : "(Brown et al., 2013)", "plainTextFormattedCitation" : "(Brown et al., 2013)", "previouslyFormattedCitation" : "(Brown et al., 2013)" }, "properties" : { "noteIndex" : 0 }, "schema" : "https://github.com/citation-style-language/schema/raw/master/csl-citation.json" }</w:instrText>
      </w:r>
      <w:r w:rsidRPr="003F2D6A">
        <w:rPr>
          <w:rFonts w:cs="Times New Roman"/>
          <w:color w:val="000000" w:themeColor="text1"/>
        </w:rPr>
        <w:fldChar w:fldCharType="separate"/>
      </w:r>
      <w:r w:rsidR="00E41CA2">
        <w:rPr>
          <w:rFonts w:cs="Times New Roman"/>
          <w:noProof/>
          <w:color w:val="000000" w:themeColor="text1"/>
          <w:lang w:val="en-US"/>
        </w:rPr>
        <w:t>(Brown et al., 2013)</w:t>
      </w:r>
      <w:r w:rsidRPr="003F2D6A">
        <w:rPr>
          <w:rFonts w:cs="Times New Roman"/>
          <w:color w:val="000000" w:themeColor="text1"/>
        </w:rPr>
        <w:fldChar w:fldCharType="end"/>
      </w:r>
      <w:r w:rsidRPr="00441820">
        <w:rPr>
          <w:rFonts w:cs="Times New Roman"/>
          <w:color w:val="000000"/>
          <w:lang w:val="en-US"/>
        </w:rPr>
        <w:t>.</w:t>
      </w:r>
    </w:p>
    <w:p w14:paraId="1D8D0AC4" w14:textId="77777777" w:rsidR="00E2170D" w:rsidRPr="003F2D6A" w:rsidRDefault="00E2170D" w:rsidP="00E2170D">
      <w:pPr>
        <w:pStyle w:val="AR6BodyText"/>
        <w:rPr>
          <w:b/>
          <w:lang w:val="en-GB"/>
        </w:rPr>
      </w:pPr>
    </w:p>
    <w:p w14:paraId="46E2B25B" w14:textId="6BF6A6ED" w:rsidR="00E2170D" w:rsidRPr="003F2D6A" w:rsidRDefault="00E2170D" w:rsidP="00E2170D">
      <w:pPr>
        <w:pStyle w:val="AR6BodyText"/>
        <w:rPr>
          <w:rFonts w:cs="Times New Roman"/>
          <w:lang w:val="en-GB"/>
        </w:rPr>
      </w:pPr>
      <w:r w:rsidRPr="002B52B1">
        <w:rPr>
          <w:rFonts w:cs="Times New Roman"/>
          <w:lang w:val="en-GB"/>
        </w:rPr>
        <w:t xml:space="preserve">In RCMs, the effects of tropical large-scale modes and teleconnections are inherited through the boundary conditions and influenced by the size of the numerical domain. </w:t>
      </w:r>
      <w:r w:rsidRPr="002B52B1">
        <w:rPr>
          <w:rFonts w:cs="Times New Roman"/>
          <w:lang w:val="en-GB"/>
        </w:rPr>
        <w:fldChar w:fldCharType="begin" w:fldLock="1"/>
      </w:r>
      <w:r w:rsidR="000465A7">
        <w:rPr>
          <w:rFonts w:cs="Times New Roman"/>
          <w:lang w:val="en-GB"/>
        </w:rPr>
        <w:instrText>ADDIN CSL_CITATION { "citationItems" : [ { "id" : "ITEM-1", "itemData" : { "DOI" : "10.1007/s10584-013-0954-6", "ISSN" : "0165-0009", "author" : [ { "dropping-particle" : "", "family" : "Done", "given" : "James M.", "non-dropping-particle" : "", "parse-names" : false, "suffix" : "" }, { "dropping-particle" : "", "family" : "Holland", "given" : "Greg J.", "non-dropping-particle" : "", "parse-names" : false, "suffix" : "" }, { "dropping-particle" : "", "family" : "Bruy\u00e8re", "given" : "Cindy L.", "non-dropping-particle" : "", "parse-names" : false, "suffix" : "" }, { "dropping-particle" : "", "family" : "Leung", "given" : "L. Ruby", "non-dropping-particle" : "", "parse-names" : false, "suffix" : "" }, { "dropping-particle" : "", "family" : "Suzuki-Parker", "given" : "Asuka", "non-dropping-particle" : "", "parse-names" : false, "suffix" : "" } ], "container-title" : "Climatic Change", "id" : "ITEM-1", "issue" : "3-4", "issued" : { "date-parts" : [ [ "2015", "4", "19" ] ] }, "page" : "381-395", "title" : "Modeling high-impact weather and climate: lessons from a tropical cyclone perspective", "translator" : [ { "dropping-particle" : "", "family" : "Q6037", "given" : "", "non-dropping-particle" : "", "parse-names" : false, "suffix" : "" } ], "type" : "article-journal", "volume" : "129" }, "uris" : [ "http://www.mendeley.com/documents/?uuid=341d572d-af81-42ad-b436-9c7425c62d30" ] } ], "mendeley" : { "formattedCitation" : "(Done et al., 2015)", "manualFormatting" : "Done et al. (2015)", "plainTextFormattedCitation" : "(Done et al., 2015)", "previouslyFormattedCitation" : "(Done et al., 2015)"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Done et al. (2015)</w:t>
      </w:r>
      <w:r w:rsidRPr="002B52B1">
        <w:rPr>
          <w:rFonts w:cs="Times New Roman"/>
          <w:lang w:val="en-GB"/>
        </w:rPr>
        <w:fldChar w:fldCharType="end"/>
      </w:r>
      <w:r w:rsidRPr="002B52B1">
        <w:rPr>
          <w:rFonts w:cs="Times New Roman"/>
          <w:lang w:val="en-GB"/>
        </w:rPr>
        <w:t xml:space="preserve"> and </w:t>
      </w:r>
      <w:r w:rsidRPr="002B52B1">
        <w:rPr>
          <w:rFonts w:cs="Times New Roman"/>
          <w:lang w:val="en-GB"/>
        </w:rPr>
        <w:fldChar w:fldCharType="begin" w:fldLock="1"/>
      </w:r>
      <w:r w:rsidR="000465A7">
        <w:rPr>
          <w:rFonts w:cs="Times New Roman"/>
          <w:lang w:val="en-GB"/>
        </w:rPr>
        <w:instrText>ADDIN CSL_CITATION { "citationItems" : [ { "id" : "ITEM-1", "itemData" : { "DOI" : "10.1029/2018MS001444", "ISSN" : "1942-2466", "author" : [ { "dropping-particle" : "", "family" : "Erfanian", "given" : "Amir", "non-dropping-particle" : "", "parse-names" : false, "suffix" : "" }, { "dropping-particle" : "", "family" : "Wang", "given" : "Guiling", "non-dropping-particle" : "", "parse-names" : false, "suffix" : "" } ], "container-title" : "Journal of Advances in Modeling Earth Systems", "id" : "ITEM-1", "issue" : "10", "issued" : { "date-parts" : [ [ "2018", "10", "12" ] ] }, "page" : "2408-2426", "title" : "Explicitly Accounting for the Role of Remote Oceans in Regional Climate Modeling of South America", "translator" : [ { "dropping-particle" : "", "family" : "Q6036", "given" : "", "non-dropping-particle" : "", "parse-names" : false, "suffix" : "" } ], "type" : "article-journal", "volume" : "10" }, "uris" : [ "http://www.mendeley.com/documents/?uuid=f6597974-b178-4a50-bbf4-549cdc6d190c" ] } ], "mendeley" : { "formattedCitation" : "(Erfanian and Wang, 2018)", "manualFormatting" : "Erfanian and Wang (2018)", "plainTextFormattedCitation" : "(Erfanian and Wang, 2018)", "previouslyFormattedCitation" : "(Erfanian and Wang, 2018)"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Erfanian and Wang (2018)</w:t>
      </w:r>
      <w:r w:rsidRPr="002B52B1">
        <w:rPr>
          <w:rFonts w:cs="Times New Roman"/>
          <w:lang w:val="en-GB"/>
        </w:rPr>
        <w:fldChar w:fldCharType="end"/>
      </w:r>
      <w:r w:rsidRPr="002B52B1">
        <w:rPr>
          <w:rFonts w:cs="Times New Roman"/>
          <w:lang w:val="en-GB"/>
        </w:rPr>
        <w:t xml:space="preserve"> claim that large domains that include source oceanic regions are required to capture the remote influence of teleconnections, although, without spectral nudging, this can lead to biased synoptic-scale patterns </w:t>
      </w:r>
      <w:r w:rsidRPr="002B52B1">
        <w:rPr>
          <w:rFonts w:cs="Times New Roman"/>
          <w:lang w:val="en-GB"/>
        </w:rPr>
        <w:fldChar w:fldCharType="begin" w:fldLock="1"/>
      </w:r>
      <w:r w:rsidR="000465A7">
        <w:rPr>
          <w:rFonts w:cs="Times New Roman"/>
          <w:lang w:val="en-GB"/>
        </w:rPr>
        <w:instrText>ADDIN CSL_CITATION { "citationItems" : [ { "id" : "ITEM-1", "itemData" : { "DOI" : "10.3389/fenvs.2019.00036", "ISSN" : "2296-665X", "author" : [ { "dropping-particle" : "", "family" : "Prein", "given" : "Andreas F.", "non-dropping-particle" : "", "parse-names" : false, "suffix" : "" }, { "dropping-particle" : "", "family" : "Bukovsky", "given" : "Melissa S.", "non-dropping-particle" : "", "parse-names" : false, "suffix" : "" }, { "dropping-particle" : "", "family" : "Mearns", "given" : "Linda O.", "non-dropping-particle" : "", "parse-names" : false, "suffix" : "" }, { "dropping-particle" : "", "family" : "Bruy\u00e8re", "given" : "Cindy L.", "non-dropping-particle" : "", "parse-names" : false, "suffix" : "" }, { "dropping-particle" : "", "family" : "Done", "given" : "James M.", "non-dropping-particle" : "", "parse-names" : false, "suffix" : "" } ], "container-title" : "Frontiers in Environmental Science", "id" : "ITEM-1", "issued" : { "date-parts" : [ [ "2019", "4", "10" ] ] }, "page" : "36", "title" : "Simulating North American Weather Types With Regional Climate Models", "translator" : [ { "dropping-particle" : "", "family" : "Q6237", "given" : "", "non-dropping-particle" : "", "parse-names" : false, "suffix" : "" } ], "type" : "article-journal", "volume" : "7" }, "uris" : [ "http://www.mendeley.com/documents/?uuid=450e3ccc-0d01-4425-9772-7ebf6e85518d" ] } ], "mendeley" : { "formattedCitation" : "(Prein et al., 2019)", "plainTextFormattedCitation" : "(Prein et al., 2019)", "previouslyFormattedCitation" : "(Prein et al., 2019)"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(Prein et al., 2019)</w:t>
      </w:r>
      <w:r w:rsidRPr="002B52B1">
        <w:rPr>
          <w:rFonts w:cs="Times New Roman"/>
          <w:lang w:val="en-GB"/>
        </w:rPr>
        <w:fldChar w:fldCharType="end"/>
      </w:r>
      <w:r w:rsidRPr="002B52B1">
        <w:rPr>
          <w:rFonts w:cs="Times New Roman"/>
          <w:lang w:val="en-GB"/>
        </w:rPr>
        <w:t xml:space="preserve">. RCMs generally reproduce the regional precipitation responses to ENSO, and can sometimes even improve the representation of these </w:t>
      </w:r>
      <w:r w:rsidRPr="002B52B1">
        <w:rPr>
          <w:rStyle w:val="highlight"/>
          <w:rFonts w:eastAsiaTheme="majorEastAsia" w:cs="Times New Roman"/>
          <w:lang w:val="en-GB"/>
        </w:rPr>
        <w:t>telec</w:t>
      </w:r>
      <w:r w:rsidRPr="002B52B1">
        <w:rPr>
          <w:rFonts w:cs="Times New Roman"/>
          <w:lang w:val="en-GB"/>
        </w:rPr>
        <w:t xml:space="preserve">onnections compared to the driving reanalysis </w:t>
      </w:r>
      <w:r w:rsidRPr="002B52B1">
        <w:rPr>
          <w:rFonts w:cs="Times New Roman"/>
          <w:lang w:val="en-GB"/>
        </w:rPr>
        <w:fldChar w:fldCharType="begin" w:fldLock="1"/>
      </w:r>
      <w:r w:rsidR="000465A7">
        <w:rPr>
          <w:rFonts w:cs="Times New Roman"/>
          <w:lang w:val="en-GB"/>
        </w:rPr>
        <w:instrText>ADDIN CSL_CITATION { "citationItems" : [ { "id" : "ITEM-1", "itemData" : { "DOI" : "10.1175/JCLI-D-12-00708.1", "ISSN" : "0894-8755", "abstract" : "This study evaluates the ability of 10 regional climate models (RCMs) from the Coordinated Regional Climate Downscaling Experiment (CORDEX) in simulating the characteristics of rainfall patterns over eastern Africa. The seasonal climatology, annual rainfall cycles, and interannual variability of RCM output have been assessed over three homogeneous subregions against a number of observational datasets. The ability of the RCMs in simulating large-scale global climate forcing signals is further assessed by compositing the El Ni~no\u2013Southern Oscillation (ENSO) and Indian Ocean dipole (IOD) events. It is found that most RCMs reasonably simulate the main features of the rainfall climatology over the three subregions and also reproduce the majority of the documented regional responses to ENSO and IOD forcings. At the same time the analysis shows significant biases in individual models depending on subregion and season; however, the ensemble mean has better agreement with observation than in- dividual models. In general, the analysis herein demonstrates that the multimodel ensemble mean sim- ulates eastern Africa rainfall adequately and can therefore be used for the assessment of future climate projections for the region.", "author" : [ { "dropping-particle" : "", "family" : "Endris", "given" : "Hussen Seid", "non-dropping-particle" : "", "parse-names" : false, "suffix" : "" }, { "dropping-particle" : "", "family" : "Omondi", "given" : "Philip", "non-dropping-particle" : "", "parse-names" : false, "suffix" : "" }, { "dropping-particle" : "", "family" : "Jain", "given" : "Suman",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"Chang'a", "given" : "Ladislaus", "non-dropping-particle" : "", "parse-names" : false, "suffix" : "" }, { "dropping-particle" : "", "family" : "Awange", "given" : "J. L.", "non-dropping-particle" : "", "parse-names" : false, "suffix" : "" }, { "dropping-particle" : "", "family" : "Dosio", "given" : "Alessandro", "non-dropping-particle" : "", "parse-names" : false, "suffix" : "" }, { "dropping-particle" : "", "family" : "Ketiem", "given" : "Patrick", "non-dropping-particle" : "", "parse-names" : false, "suffix" : "" }, { "dropping-particle" : "", "family" : "Nikulin", "given" : "Grigory", "non-dropping-particle" : "", "parse-names" : false, "suffix" : "" }, { "dropping-particle" : "", "family" : "Panitz", "given" : "Hans-J\u00fcrgen", "non-dropping-particle" : "", "parse-names" : false, "suffix" : "" }, { "dropping-particle" : "", "family" : "B\u00fcchner", "given" : "Matthias", "non-dropping-particle" : "", "parse-names" : false, "suffix" : "" }, { "dropping-particle" : "", "family" : "Stordal", "given" : "Frode", "non-dropping-particle" : "", "parse-names" : false, "suffix" : "" }, { "dropping-particle" : "", "family" : "Tazalika", "given" : "Lukiya", "non-dropping-particle" : "", "parse-names" : false, "suffix" : "" } ], "container-title" : "Journal of Climate", "id" : "ITEM-1", "issue" : "21", "issued" : { "date-parts" : [ [ "2013", "11" ] ] }, "page" : "8453-8475", "title" : "Assessment of the Performance of CORDEX Regional Climate Models in Simulating East African Rainfall", "translator" : [ { "dropping-particle" : "", "family" : "Q6046", "given" : "", "non-dropping-particle" : "", "parse-names" : false, "suffix" : "" } ], "type" : "article-journal", "volume" : "26" }, "uris" : [ "http://www.mendeley.com/documents/?uuid=e2e701d2-cad4-4164-a1bf-cee69c3808b6" ] }, { "id" : "ITEM-2", "itemData" : { "DOI" : "10.1007/s00382-016-3484-x", "ISSN" : "0930-7575", "author" : [ { "dropping-particle" : "", "family" : "Fita", "given" : "L.", "non-dropping-particle" : "", "parse-names" : false, "suffix" : "" }, { "dropping-particle" : "", "family" : "Evans", "given" : "J. P.", "non-dropping-particle" : "", "parse-names" : false, "suffix" : "" }, { "dropping-particle" : "", "family" : "Arg\u00fceso", "given" : "D.", "non-dropping-particle" : "", "parse-names" : false, "suffix" : "" }, { "dropping-particle" : "", "family" : "King", "given" : "A.", "non-dropping-particle" : "", "parse-names" : false, "suffix" : "" }, { "dropping-particle" : "", "family" : "Liu", "given" : "Y.", "non-dropping-particle" : "", "parse-names" : false, "suffix" : "" } ], "container-title" : "Climate Dynamics", "id" : "ITEM-2", "issue" : "7-8", "issued" : { "date-parts" : [ [ "2017", "10", "22" ] ] }, "page" : "2815-2829", "title" : "Evaluation of the regional climate response in Australia to large-scale climate modes in the historical NARCliM simulations", "translator" : [ { "dropping-particle" : "", "family" : "Q6038", "given" : "", "non-dropping-particle" : "", "parse-names" : false, "suffix" : "" } ], "type" : "article-journal", "volume" : "49" }, "uris" : [ "http://www.mendeley.com/documents/?uuid=373e7482-6f14-4706-8ee2-54c3fe03fdb1" ] } ], "mendeley" : { "formattedCitation" : "(Endris et al., 2013; Fita et al., 2017)", "plainTextFormattedCitation" : "(Endris et al., 2013; Fita et al., 2017)", "previouslyFormattedCitation" : "(Endris et al., 2013; Fita et al., 2017)"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(Endris et al., 2013; Fita et al., 2017)</w:t>
      </w:r>
      <w:r w:rsidRPr="002B52B1">
        <w:rPr>
          <w:rFonts w:cs="Times New Roman"/>
          <w:lang w:val="en-GB"/>
        </w:rPr>
        <w:fldChar w:fldCharType="end"/>
      </w:r>
      <w:r w:rsidRPr="002B52B1">
        <w:rPr>
          <w:rFonts w:cs="Times New Roman"/>
          <w:lang w:val="en-GB"/>
        </w:rPr>
        <w:t xml:space="preserve">, but the overall performance may depend both on the driving reanalysis or GCM </w:t>
      </w:r>
      <w:r w:rsidRPr="002B52B1">
        <w:rPr>
          <w:rFonts w:cs="Times New Roman"/>
          <w:lang w:val="en-GB"/>
        </w:rPr>
        <w:fldChar w:fldCharType="begin" w:fldLock="1"/>
      </w:r>
      <w:r w:rsidR="000465A7">
        <w:rPr>
          <w:rFonts w:cs="Times New Roman"/>
          <w:lang w:val="en-GB"/>
        </w:rPr>
        <w:instrText>ADDIN CSL_CITATION { "citationItems" : [ { "id" : "ITEM-1", "itemData" : { "DOI" : "10.1002/joc.6316", "ISSN" : "0899-8418", "author" : [ { "dropping-particle" : "", "family" : "Chandrasa", "given" : "Ganesha T.", "non-dropping-particle" : "", "parse-names" : false, "suffix" : "" }, { "dropping-particle" : "", "family" : "Montenegro", "given" : "Alvaro", "non-dropping-particle" : "", "parse-names" : false, "suffix" : "" } ], "container-title" : "International Journal of Climatology", "id" : "ITEM-1", "issued" : { "date-parts" : [ [ "2019", "10", "14" ] ] }, "page" : "joc.6316", "title" : "Evaluation of regional climate model simulated rainfall over Indonesia and its application for downscaling future climate projections", "translator" : [ { "dropping-particle" : "", "family" : "Q6035", "given" : "", "non-dropping-particle" : "", "parse-names" : false, "suffix" : "" } ], "type" : "article-journal" }, "uris" : [ "http://www.mendeley.com/documents/?uuid=e0311e1f-9745-433d-879e-24be9e708ccc" ] }, { "id" : "ITEM-2", "itemData" : { "DOI" : "10.1007/s00382-015-2734-7", "ISBN" : "0038201527347", "ISSN" : "0930-7575", "abstract" : "The ability of climate models to simulate atmospheric teleconnections provides an important basis for the use and analysis of climate change projections. This study examines the ability of COordinated Regional climate Downscaling EXperiment models, with lateral and surface boundary conditions derived from Coupled Global Climate Models (CGCMs), to simulate the telecon- nections between tropical sea surface temperatures and rainfall over Eastern Africa. The ability of the models to simulate the associated changes in atmospheric circula- tion patterns over the region is also assessed. The models used in the study are Rossby Centre regional atmospheric model (RCA) driven by eight CGCMs and COnsortium for Small scale MOdeling (COSMO) Climate Limited- area Modelling (COSMO-CLM or CCLM) driven by four of the same CGCMs. Teleconnection patterns are exam- ined using correlation, regression and composite analysis. In order to identify the source of the errors, CGCM-driven regional climate model (RCM) results are compared with ERA-Interim driven RCM results. Results from the driving CGCMs are also analyzed. The RCMs driven by reanaly- sis (quasi-perfect boundary conditions) successfully cap- ture rainfall teleconnections in most examined regions and seasons. Our analysis indicates that most of the errors in simulating the teleconnection patterns come from the driv- ing CGCMs. RCMs driven by MPI-ESM-LR, HadGEM2- ES and GFDL-ESM2M tend to perform relatively bet- ter than RCMs driven by other CGCMs. CanESM2 and MIROC5, and their corresponding downscaled results capture the teleconnections in most of the sub-regions and seasons poorly. This highlights the relative importance of CGCM-derived boundary conditions in the downscaled product and the need to improve these as well as the RCMs themselves. Overall, the results produced here will be very useful in identifying and selecting CGCMs and RCMs for the use of climate change projecting over the Eastern Africa.", "author" : [ { "dropping-particle" : "", "family" : "Endris", "given" : "Hussen Seid",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"Dosio", "given" : "Alessandro", "non-dropping-particle" : "", "parse-names" : false, "suffix" : "" }, { "dropping-particle" : "", "family" : "Nikulin", "given" : "Grigory", "non-dropping-particle" : "", "parse-names" : false, "suffix" : "" }, { "dropping-particle" : "", "family" : "Panitz", "given" : "Hans-J\u00fcrgen", "non-dropping-particle" : "", "parse-names" : false, "suffix" : "" } ], "container-title" : "Climate Dynamics", "id" : "ITEM-2", "issue" : "9-10", "issued" : { "date-parts" : [ [ "2016", "5", "8" ] ] }, "page" : "2821-2846", "publisher" : "Springer Berlin Heidelberg", "title" : "Teleconnection responses in multi-GCM driven CORDEX RCMs over Eastern Africa", "translator" : [ { "dropping-particle" : "", "family" : "Q5187", "given" : "", "non-dropping-particle" : "", "parse-names" : false, "suffix" : "" } ], "type" : "article-journal", "volume" : "46" }, "uris" : [ "http://www.mendeley.com/documents/?uuid=11eb9831-fdeb-4ab1-a55d-1f379b0a278b" ] } ], "mendeley" : { "formattedCitation" : "(Endris et al., 2016; Chandrasa and Montenegro, 2019)", "plainTextFormattedCitation" : "(Endris et al., 2016; Chandrasa and Montenegro, 2019)", "previouslyFormattedCitation" : "(Endris et al., 2016; Chandrasa and Montenegro, 2019)"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(Endris et al., 2016; Chandrasa and Montenegro, 2019)</w:t>
      </w:r>
      <w:r w:rsidRPr="002B52B1">
        <w:rPr>
          <w:rFonts w:cs="Times New Roman"/>
          <w:lang w:val="en-GB"/>
        </w:rPr>
        <w:fldChar w:fldCharType="end"/>
      </w:r>
      <w:r w:rsidRPr="002B52B1">
        <w:rPr>
          <w:rFonts w:cs="Times New Roman"/>
          <w:lang w:val="en-GB"/>
        </w:rPr>
        <w:t xml:space="preserve"> and on the chosen RCMs </w:t>
      </w:r>
      <w:r w:rsidRPr="002B52B1">
        <w:rPr>
          <w:rFonts w:cs="Times New Roman"/>
          <w:lang w:val="en-GB"/>
        </w:rPr>
        <w:fldChar w:fldCharType="begin" w:fldLock="1"/>
      </w:r>
      <w:r w:rsidR="000465A7">
        <w:rPr>
          <w:rFonts w:cs="Times New Roman"/>
          <w:lang w:val="en-GB"/>
        </w:rPr>
        <w:instrText>ADDIN CSL_CITATION { "citationItems" : [ { "id" : "ITEM-1", "itemData" : { "DOI" : "10.1007/s00382-016-3148-x", "ISBN" : "0038201631", "ISSN" : "0930-7575", "abstract" : "AbstractRegional climate models (RCMs) are the primary source of high-resolution climate projections, and it is of crucial importance to evaluate their ability to simulate extreme events under current climate conditions. Many extreme events are influenced by circulation features that occur outside, or on the edges of, RCM domains. Thus, it is of interest to know whether such dynamically controlled aspects of extremes are well represented by RCMs. This study assesses the relationship between upstream blocking and cold temperature extremes over North America in observations, reanalysis products (ERA-Interim and NARR), and RCMs (CanRCM4, CRCM5, HIRHAM5, and RCA4). Generalized extreme value distributions were fitted to winter minimum temperature (TNn) incorporating blocking frequency (BF) as a covariate, which is shown to have a significant influence on TNn. The magnitude of blocking influence in the RCMs is consistent with observations, but the spatial extent varies. CRCM5 and HIRHAM5 reproduce the pattern o...", "author" : [ { "dropping-particle" : "", "family" : "Whan", "given" : "Kirien", "non-dropping-particle" : "", "parse-names" : false, "suffix" : "" }, { "dropping-particle" : "", "family" : "Zwiers", "given" : "Francis", "non-dropping-particle" : "", "parse-names" : false, "suffix" : "" } ], "container-title" : "Climate Dynamics", "id" : "ITEM-1", "issue" : "5-6", "issued" : { "date-parts" : [ [ "2017", "3", "27" ] ] }, "page" : "1401-1411", "publisher" : "Springer Berlin Heidelberg", "title" : "The impact of ENSO and the NAO on extreme winter precipitation in North America in observations and regional climate models", "translator" : [ { "dropping-particle" : "", "family" : "Q6025", "given" : "", "non-dropping-particle" : "", "parse-names" : false, "suffix" : "" } ], "type" : "article-journal", "volume" : "48" }, "uris" : [ "http://www.mendeley.com/documents/?uuid=cfd92437-b48b-44a3-934b-36e205ca11ad" ] } ], "mendeley" : { "formattedCitation" : "(Whan and Zwiers, 2017)", "plainTextFormattedCitation" : "(Whan and Zwiers, 2017)", "previouslyFormattedCitation" : "(Whan and Zwiers, 2017)"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(Whan and Zwiers, 2017)</w:t>
      </w:r>
      <w:r w:rsidRPr="002B52B1">
        <w:rPr>
          <w:rFonts w:cs="Times New Roman"/>
          <w:lang w:val="en-GB"/>
        </w:rPr>
        <w:fldChar w:fldCharType="end"/>
      </w:r>
      <w:r w:rsidRPr="002B52B1">
        <w:rPr>
          <w:rFonts w:cs="Times New Roman"/>
          <w:lang w:val="en-GB"/>
        </w:rPr>
        <w:t>.</w:t>
      </w:r>
    </w:p>
    <w:p w14:paraId="01E12CE5" w14:textId="77777777" w:rsidR="00E2170D" w:rsidRPr="003F2D6A" w:rsidRDefault="00E2170D" w:rsidP="00E2170D">
      <w:pPr>
        <w:pStyle w:val="AR6BodyText"/>
        <w:rPr>
          <w:rFonts w:cs="Times New Roman"/>
          <w:strike/>
          <w:lang w:val="en-GB"/>
        </w:rPr>
      </w:pPr>
    </w:p>
    <w:p w14:paraId="36840CE2" w14:textId="5D16DFE9" w:rsidR="00E2170D" w:rsidRPr="00FB6EB0" w:rsidRDefault="00E2170D" w:rsidP="00E2170D">
      <w:pPr>
        <w:pStyle w:val="AR6BodyText"/>
        <w:rPr>
          <w:rFonts w:cs="Times New Roman"/>
        </w:rPr>
      </w:pPr>
      <w:r w:rsidRPr="003F2D6A">
        <w:rPr>
          <w:rFonts w:cs="Times New Roman"/>
          <w:lang w:val="en-GB"/>
        </w:rPr>
        <w:t xml:space="preserve">New studies since AR5 have shown that model performance assessment regarding ENSO teleconnections remains a difficult challenge due to the different types of ENSO and model errors in ENSO spatial patterns, as well as the strong influence of atmospheric internal variability at mid-to-high latitudes </w:t>
      </w:r>
      <w:commentRangeStart w:id="733"/>
      <w:commentRangeStart w:id="734"/>
      <w:r w:rsidRPr="006D5DE9">
        <w:rPr>
          <w:rFonts w:cs="Times New Roman"/>
          <w:lang w:val="en-GB"/>
        </w:rPr>
        <w:fldChar w:fldCharType="begin" w:fldLock="1"/>
      </w:r>
      <w:r w:rsidR="000465A7">
        <w:rPr>
          <w:rFonts w:cs="Times New Roman"/>
          <w:lang w:val="en-GB"/>
        </w:rPr>
        <w:instrText>ADDIN CSL_CITATION { "citationItems" : [ { "id" : "ITEM-1", "itemData" : { "DOI" : "10.1175/BAMS-D-13-00117.1", "ISSN" : "0003-0007",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"6" ] ] }, "page" : "921-938", "title" : "Understanding ENSO Diversity", "translator" : [ { "dropping-particle" : "", "family" : "Q4892", "given" : "", "non-dropping-particle" : "", "parse-names" : false, "suffix" : "" } ], "type" : "article-journal", "volume" : "96" }, "uris" : [ "http://www.mendeley.com/documents/?uuid=b86ce162-45c8-4a8a-b1fc-8bfa5834a317" ] }, { "id" : "ITEM-2", "itemData" : { "DOI" : "10.1002/grl.50938", "ISSN" : "00948276", "author" : [ { "dropping-particle" : "", "family" : "Coats", "given" : "Sloan",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"Seager", "given" : "Richard", "non-dropping-particle" : "", "parse-names" : false, "suffix" : "" } ], "container-title" : "Geophysical Research Letters", "id" : "ITEM-2", "issue" : "18", "issued" : { "date-parts" : [ [ "2013", "9", "28" ] ] }, "page" : "4927-4932", "title" : "Stationarity of the tropical pacific teleconnection to North America in CMIP5/PMIP3 model simulations", "translator" : [ { "dropping-particle" : "", "family" : "Q4896", "given" : "", "non-dropping-particle" : "", "parse-names" : false, "suffix" : "" } ], "type" : "article-journal", "volume" : "40" }, "uris" : [ "http://www.mendeley.com/documents/?uuid=984dcce0-7601-4f1b-a733-298ea6e2d3e3" ] }, { "id" : "ITEM-3", "itemData" : { "DOI" : "10.1002/grl.50491", "ISSN" : "00948276", "author" : [ { "dropping-particle" : "", "family" : "Polade", "given" : "Suraj D.", "non-dropping-particle" : "", "parse-names" : false, "suffix" : "" }, { "dropping-particle" : "", "family" : "Gershunov", "given" : "Alexander", "non-dropping-particle" : "", "parse-names" : false, "suffix" : "" }, { "dropping-particle" : "", "family" : "Cayan", "given" : "Daniel R.", "non-dropping-particle" : "", "parse-names" : false, "suffix" : "" }, { "dropping-particle" : "", "family" : "Dettinger", "given" : "Michael D.", "non-dropping-particle" : "", "parse-names" : false, "suffix" : "" }, { "dropping-particle" : "", "family" : "Pierce", "given" : "David W.", "non-dropping-particle" : "", "parse-names" : false, "suffix" : "" } ], "container-title" : "Geophysical Research Letters", "id" : "ITEM-3", "issue" : "10", "issued" : { "date-parts" : [ [ "2013", "5", "28" ] ] }, "page" : "2296-2301", "title" : "Natural climate variability and teleconnections to precipitation over the Pacific-North American region in CMIP3 and CMIP5 models", "translator" : [ { "dropping-particle" : "", "family" : "Q4889", "given" : "", "non-dropping-particle" : "", "parse-names" : false, "suffix" : "" } ], "type" : "article-journal", "volume" : "40" }, "uris" : [ "http://www.mendeley.com/documents/?uuid=84d7d70d-7a47-403e-b23e-2e49ecb1a69d" ] }, { "id" : "ITEM-4", "itemData" : { "DOI" : "10.1175/JCLI-D-16-0844.1", "ISSN" : "0894-8755", "author" : [ { "dropping-particle" : "", "family" : "Deser", "given" : "Clara", "non-dropping-particle" : "", "parse-names" : false, "suffix" : "" }, { "dropping-particle" : "", "family" : "Simpson", "given" : "Isla R.", "non-dropping-particle" : "", "parse-names" : false, "suffix" : "" }, { "dropping-particle" : "", "family" : "McKinnon", "given" : "Karen A.", "non-dropping-particle" : "", "parse-names" : false, "suffix" : "" }, { "dropping-particle" : "", "family" : "Phillips", "given" : "Adam S.", "non-dropping-particle" : "", "parse-names" : false, "suffix" : "" } ], "container-title" : "Journal of Climate", "id" : "ITEM-4", "issue" : "13", "issued" : { "date-parts" : [ [ "2017", "7" ] ] }, "page" : "5059-5082", "title" : "The Northern Hemisphere Extratropical Atmospheric Circulation Response to ENSO: How Well Do We Know It and How Do We Evaluate Models Accordingly?", "translator" : [ { "dropping-particle" : "", "family" : "Q4587", "given" : "", "non-dropping-particle" : "", "parse-names" : false, "suffix" : "" } ], "type" : "article-journal", "volume" : "30" }, "uris" : [ "http://www.mendeley.com/documents/?uuid=23eac476-0920-4d41-b2e0-c08b61605466" ] }, { "id" : "ITEM-5",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"ITEM-5",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"id" : "ITEM-6",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"ITEM-6",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"ITEM-7", "itemData" : { "DOI" : "10.1002/joc.4919", "ISSN" : "08998418", "author" : [ { "dropping-particle" : "", "family" : "Tedeschi", "given" : "Renata G.", "non-dropping-particle" : "", "parse-names" : false, "suffix" : "" }, { "dropping-particle" : "", "family" : "Collins", "given" : "Matthew", "non-dropping-particle" : "", "parse-names" : false, "suffix" : "" } ], "container-title" : "International Journal of Climatology", "id" : "ITEM-7", "issue" : "8", "issued" : { "date-parts" : [ [ "2017", "6" ] ] }, "page" : "3319-3339", "title" : "The influence of ENSO on South American precipitation: simulation and projection in CMIP5 models", "translator" : [ { "dropping-particle" : "", "family" : "Q6614", "given" : "", "non-dropping-particle" : "", "parse-names" : false, "suffix" : "" } ], "type" : "article-journal", "volume" : "37" }, "uris" : [ "http://www.mendeley.com/documents/?uuid=8e54f198-c4f8-446b-b6f5-a8cd9b67947c" ] } ], "mendeley" : { "formattedCitation" : "(Coats et al., 2013; Polade et al., 2013; Capotondi et al., 2015; Deser et al., 2017c; Herein et al., 2017; Tedeschi and Collins, 2017; Garcia-Villada et al., 2020)", "manualFormatting" : "(Coats et al., 2013; Polade et al., 2013; Capotondi et al., 2015; Deser et al., 2017; Tedeschi and Collins, 2017; Garcia-Villada et al., 2020)", "plainTextFormattedCitation" : "(Coats et al., 2013; Polade et al., 2013; Capotondi et al., 2015; Deser et al., 2017c; Herein et al., 2017; Tedeschi and Collins, 2017; Garcia-Villada et al., 2020)", "previouslyFormattedCitation" : "(Coats et al., 2013; Polade et al., 2013; Capotondi et al., 2015; Deser et al., 2017c; Herein et al., 2017; Tedeschi and Collins, 2017; Garcia-Villada et al., 2020)" }, "properties" : { "noteIndex" : 0 }, "schema" : "https://github.com/citation-style-language/schema/raw/master/csl-citation.json" }</w:instrText>
      </w:r>
      <w:r w:rsidRPr="006D5DE9">
        <w:rPr>
          <w:rFonts w:cs="Times New Roman"/>
          <w:lang w:val="en-GB"/>
        </w:rPr>
        <w:fldChar w:fldCharType="separate"/>
      </w:r>
      <w:r w:rsidR="00E41CA2">
        <w:rPr>
          <w:rFonts w:cs="Times New Roman"/>
          <w:noProof/>
        </w:rPr>
        <w:t>(Coats et al., 2013; Polade et al., 2013; Capotondi et al., 2015; Deser et al., 2017</w:t>
      </w:r>
      <w:ins w:id="735" w:author="Robin Matthews" w:date="2021-07-11T16:39:00Z">
        <w:r w:rsidR="0074734F">
          <w:rPr>
            <w:rFonts w:cs="Times New Roman"/>
            <w:noProof/>
          </w:rPr>
          <w:t>c</w:t>
        </w:r>
      </w:ins>
      <w:r w:rsidR="00E41CA2">
        <w:rPr>
          <w:rFonts w:cs="Times New Roman"/>
          <w:noProof/>
        </w:rPr>
        <w:t>; Tedeschi and Collins, 2017; Garcia-Villada et al., 2020)</w:t>
      </w:r>
      <w:r w:rsidRPr="006D5DE9">
        <w:rPr>
          <w:rFonts w:cs="Times New Roman"/>
          <w:lang w:val="en-GB"/>
        </w:rPr>
        <w:fldChar w:fldCharType="end"/>
      </w:r>
      <w:commentRangeEnd w:id="733"/>
      <w:r w:rsidR="00E41CA2">
        <w:rPr>
          <w:rStyle w:val="CommentReference"/>
          <w:rFonts w:asciiTheme="minorHAnsi" w:eastAsiaTheme="minorHAnsi" w:hAnsiTheme="minorHAnsi"/>
          <w:lang w:eastAsia="en-US"/>
        </w:rPr>
        <w:commentReference w:id="733"/>
      </w:r>
      <w:r w:rsidRPr="006D5DE9">
        <w:rPr>
          <w:rFonts w:cs="Times New Roman"/>
        </w:rPr>
        <w:t xml:space="preserve">. </w:t>
      </w:r>
      <w:commentRangeEnd w:id="734"/>
      <w:r w:rsidR="0074734F">
        <w:rPr>
          <w:rStyle w:val="CommentReference"/>
          <w:rFonts w:asciiTheme="minorHAnsi" w:eastAsiaTheme="minorHAnsi" w:hAnsiTheme="minorHAnsi"/>
          <w:lang w:eastAsia="en-US"/>
        </w:rPr>
        <w:commentReference w:id="734"/>
      </w:r>
      <w:r w:rsidRPr="006D5DE9">
        <w:rPr>
          <w:rFonts w:cs="Times New Roman"/>
          <w:lang w:val="en-GB"/>
        </w:rPr>
        <w:t xml:space="preserve">Another difficulty comes from the non-stationary aspects of teleconnections in both observations and models, raising methodological questions on how best to compare a given model with another model or observations </w:t>
      </w:r>
      <w:r w:rsidRPr="006D5DE9">
        <w:rPr>
          <w:rFonts w:cs="Times New Roman"/>
          <w:lang w:val="en-GB"/>
        </w:rPr>
        <w:fldChar w:fldCharType="begin" w:fldLock="1"/>
      </w:r>
      <w:r w:rsidR="000465A7">
        <w:rPr>
          <w:rFonts w:cs="Times New Roman"/>
          <w:lang w:val="en-GB"/>
        </w:rPr>
        <w:instrText>ADDIN CSL_CITATION { "citationItems" : [ { "id" : "ITEM-1",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"ITEM-1",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"ITEM-2", "itemData" : { "DOI" : "10.1029/2019GL084079", "ISSN" : "0094-8276", "author" : [ { "dropping-particle" : "", "family" : "O'Reilly", "given" : "Christopher H.", "non-dropping-particle" : "", "parse-names" : false, "suffix" : "" }, { "dropping-particle" : "", "family" : "Woollings", "given" : "Tim", "non-dropping-particle" : "", "parse-names" : false, "suffix" : "" }, { "dropping-particle" : "", "family" : "Zanna", "given" : "Laure", "non-dropping-particle" : "", "parse-names" : false, "suffix" : "" }, { "dropping-particle" : "", "family" : "Weisheimer", "given" : "Antje", "non-dropping-particle" : "", "parse-names" : false, "suffix" : "" } ], "container-title" : "Geophysical Research Letters", "id" : "ITEM-2", "issue" : "22", "issued" : { "date-parts" : [ [ "2019", "11", "28" ] ] }, "page" : "13379-13388", "title" : "An Interdecadal Shift of the Extratropical Teleconnection From the Tropical Pacific During Boreal Summer", "translator" : [ { "dropping-particle" : "", "family" : "Q6609", "given" : "", "non-dropping-particle" : "", "parse-names" : false, "suffix" : "" } ], "type" : "article-journal", "volume" : "46" }, "uris" : [ "http://www.mendeley.com/documents/?uuid=c981a034-43c1-4a1d-8872-d5f22303b216" ] }, { "id" : "ITEM-3", "itemData" : { "DOI" : "10.1007/s00382-018-4081-y", "ISSN" : "0930-7575", "author" : [ { "dropping-particle" : "", "family" : "O\u2019Reilly", "given" : "Christopher H.", "non-dropping-particle" : "", "parse-names" : false, "suffix" : "" } ], "container-title" : "Climate Dynamics", "id" : "ITEM-3", "issue" : "9-10", "issued" : { "date-parts" : [ [ "2018", "11", "8" ] ] }, "page" : "3333-3350", "title" : "Interdecadal variability of the ENSO teleconnection to the wintertime North Pacific", "translator" : [ { "dropping-particle" : "", "family" : "Q6613", "given" : "", "non-dropping-particle" : "", "parse-names" : false, "suffix" : "" } ], "type" : "article-journal", "volume" : "51" }, "uris" : [ "http://www.mendeley.com/documents/?uuid=6a51bf72-ceef-48da-863a-323383224218" ] }, { "id" : "ITEM-4",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"ITEM-4", "issue" : "7799", "issued" : { "date-parts" : [ [ "2020", "3", "9" ] ] }, "page" : "385-392", "title" : "Coupling of Indo-Pacific climate variability over the last millennium", "translator" : [ { "dropping-particle" : "", "family" : "Q6611", "given" : "", "non-dropping-particle" : "", "parse-names" : false, "suffix" : "" } ], "type" : "article-journal", "volume" : "579" }, "uris" : [ "http://www.mendeley.com/documents/?uuid=26e453a0-f722-4bf4-843b-5993b3caa46f" ] }, { "id" : "ITEM-5", "itemData" : { "DOI" : "10.1002/2017GL074509", "ISSN" : "00948276", "author" : [ { "dropping-particle" : "", "family" : "Perry", "given" : "Sarah J.", "non-dropping-particle" : "", "parse-names" : false, "suffix" : "" }, { "dropping-particle" : "", "family" : "McGregor", "given" : "Shayne", "non-dropping-particle" : "", "parse-names" : false, "suffix" : "" }, { "dropping-particle" : "Sen", "family" : "Gupta", "given" : "Alex", "non-dropping-particle" : "", "parse-names" : false, "suffix" : "" }, { "dropping-particle" : "", "family" : "England", "given" : "Matthew H.", "non-dropping-particle" : "", "parse-names" : false, "suffix" : "" } ], "container-title" : "Geophysical Research Letters", "id" : "ITEM-5", "issue" : "20", "issued" : { "date-parts" : [ [ "2017", "10", "28" ] ] }, "page" : "10,608-10,616", "title" : "Future Changes to El Ni\u00f1o-Southern Oscillation Temperature and Precipitation Teleconnections", "translator" : [ { "dropping-particle" : "", "family" : "Q4895", "given" : "", "non-dropping-particle" : "", "parse-names" : false, "suffix" : "" } ], "type" : "article-journal", "volume" : "44" }, "uris" : [ "http://www.mendeley.com/documents/?uuid=7718e03b-6026-494d-96f9-4b1b082bc2eb" ] } ], "mendeley" : { "formattedCitation" : "(Herein et al., 2017; Perry et al., 2017; O\u2019Reilly, 2018; O\u2019Reilly et al., 2019; Abram et al., 2020)", "plainTextFormattedCitation" : "(Herein et al., 2017; Perry et al., 2017; O\u2019Reilly, 2018; O\u2019Reilly et al., 2019; Abram et al., 2020)", "previouslyFormattedCitation" : "(Herein et al., 2017; Perry et al., 2017; O\u2019Reilly, 2018; O\u2019Reilly et al., 2019; Abram et al., 2020)" }, "properties" : { "noteIndex" : 0 }, "schema" : "https://github.com/citation-style-language/schema/raw/master/csl-citation.json" }</w:instrText>
      </w:r>
      <w:r w:rsidRPr="006D5DE9">
        <w:rPr>
          <w:rFonts w:cs="Times New Roman"/>
          <w:lang w:val="en-GB"/>
        </w:rPr>
        <w:fldChar w:fldCharType="separate"/>
      </w:r>
      <w:r w:rsidR="00E41CA2">
        <w:rPr>
          <w:rFonts w:cs="Times New Roman"/>
          <w:noProof/>
        </w:rPr>
        <w:t>(Herein et al., 2017; Perry et al., 2017; O’Reilly, 2018; O’Reilly et al., 2019; Abram et al., 2020)</w:t>
      </w:r>
      <w:r w:rsidRPr="006D5DE9">
        <w:rPr>
          <w:rFonts w:cs="Times New Roman"/>
          <w:lang w:val="en-GB"/>
        </w:rPr>
        <w:fldChar w:fldCharType="end"/>
      </w:r>
      <w:r w:rsidRPr="006D5DE9">
        <w:rPr>
          <w:rFonts w:cs="Times New Roman"/>
        </w:rPr>
        <w:t>.</w:t>
      </w:r>
    </w:p>
    <w:p w14:paraId="02EEFCB8" w14:textId="77777777" w:rsidR="00E2170D" w:rsidRPr="00FB6EB0" w:rsidRDefault="00E2170D" w:rsidP="00E2170D">
      <w:pPr>
        <w:pStyle w:val="AR6BodyText"/>
        <w:rPr>
          <w:rFonts w:cs="Times New Roman"/>
          <w:strike/>
        </w:rPr>
      </w:pPr>
    </w:p>
    <w:p w14:paraId="2561D552"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iCs/>
          <w:lang w:val="en-GB"/>
        </w:rPr>
        <w:t>robust evidence</w:t>
      </w:r>
      <w:r w:rsidRPr="003F2D6A">
        <w:rPr>
          <w:rFonts w:cs="Times New Roman"/>
          <w:lang w:val="en-GB"/>
        </w:rPr>
        <w:t xml:space="preserve"> that an accurate representation of both atmospheric circulation and SST variability are key factors for the realistic representation of ENSO teleconnections in climate models. A robust and thorough evaluation of model performance regarding ENSO teleconnections is a challenging task with many methodological issues related to asymmetry between the warm and cold phases, non-stationarity and time-varying interaction between the Pacific and other ocean basins, signal-to-noise issues in the mid-latitudes and observational uncertainties, particularly for precipitation (Section 10.2.2.3).</w:t>
      </w:r>
    </w:p>
    <w:p w14:paraId="3541604B" w14:textId="77777777" w:rsidR="00E2170D" w:rsidRPr="003F2D6A" w:rsidRDefault="00E2170D" w:rsidP="00E2170D">
      <w:pPr>
        <w:pStyle w:val="AR6BodyText"/>
        <w:rPr>
          <w:rFonts w:cs="Times New Roman"/>
          <w:lang w:val="en-GB"/>
        </w:rPr>
      </w:pPr>
    </w:p>
    <w:p w14:paraId="2817DBE3" w14:textId="77777777" w:rsidR="00E2170D" w:rsidRPr="003F2D6A" w:rsidRDefault="00E2170D" w:rsidP="00E2170D">
      <w:pPr>
        <w:pStyle w:val="AR6BodyText"/>
        <w:rPr>
          <w:rFonts w:cs="Times New Roman"/>
          <w:lang w:val="en-GB"/>
        </w:rPr>
      </w:pPr>
    </w:p>
    <w:p w14:paraId="365B679C" w14:textId="77777777" w:rsidR="00E2170D" w:rsidRPr="003F2D6A" w:rsidRDefault="00E2170D" w:rsidP="00E2170D">
      <w:pPr>
        <w:pStyle w:val="AR6Chap10Level310111"/>
        <w:rPr>
          <w:lang w:val="en-GB"/>
        </w:rPr>
      </w:pPr>
      <w:bookmarkStart w:id="736" w:name="_Toc5899657"/>
      <w:bookmarkStart w:id="737" w:name="_Toc6837978"/>
      <w:r w:rsidRPr="003F2D6A">
        <w:rPr>
          <w:lang w:val="en-GB"/>
        </w:rPr>
        <w:t xml:space="preserve"> </w:t>
      </w:r>
      <w:bookmarkStart w:id="738" w:name="_Toc29679434"/>
      <w:bookmarkStart w:id="739" w:name="_Toc30602390"/>
      <w:bookmarkStart w:id="740" w:name="_Toc70454735"/>
      <w:r w:rsidRPr="003F2D6A">
        <w:rPr>
          <w:lang w:val="en-GB"/>
        </w:rPr>
        <w:t>Performance at simulating regional phenomena and processes</w:t>
      </w:r>
      <w:bookmarkEnd w:id="736"/>
      <w:bookmarkEnd w:id="737"/>
      <w:bookmarkEnd w:id="738"/>
      <w:bookmarkEnd w:id="739"/>
      <w:bookmarkEnd w:id="740"/>
    </w:p>
    <w:p w14:paraId="6BA2A4D6" w14:textId="77777777" w:rsidR="00E2170D" w:rsidRPr="003F2D6A" w:rsidRDefault="00E2170D" w:rsidP="00E2170D">
      <w:pPr>
        <w:pStyle w:val="AR6BodyText"/>
        <w:rPr>
          <w:lang w:val="en-GB"/>
        </w:rPr>
      </w:pPr>
    </w:p>
    <w:p w14:paraId="599A856D" w14:textId="77777777" w:rsidR="00E2170D" w:rsidRPr="003F2D6A" w:rsidRDefault="00E2170D" w:rsidP="00E2170D">
      <w:pPr>
        <w:pStyle w:val="AR6BodyText"/>
        <w:rPr>
          <w:rFonts w:cs="Times New Roman"/>
          <w:lang w:val="en-GB"/>
        </w:rPr>
      </w:pPr>
      <w:r w:rsidRPr="003F2D6A">
        <w:rPr>
          <w:lang w:val="en-GB"/>
        </w:rPr>
        <w:t xml:space="preserve">Regional climate is shaped by a wide range of weather phenomena occurring at scales from about 2,000 km to 2 km (Figure 10.3). These modulate the influence of large-scale atmospheric phenomena and create the </w:t>
      </w:r>
      <w:r w:rsidRPr="003F2D6A">
        <w:rPr>
          <w:lang w:val="en-GB"/>
        </w:rPr>
        <w:lastRenderedPageBreak/>
        <w:t xml:space="preserve">characteristic and potentially severe weather conditions. The climate in different regions will be affected by different mesoscale phenomena, of which several may be relevant. A skilful representation of these phenomena is a necessary condition for providing credible and relevant </w:t>
      </w:r>
      <w:r w:rsidRPr="003F2D6A">
        <w:rPr>
          <w:rFonts w:cs="Times New Roman"/>
          <w:lang w:val="en-GB"/>
        </w:rPr>
        <w:t>climate information for a given region and application</w:t>
      </w:r>
      <w:r w:rsidRPr="003F2D6A">
        <w:rPr>
          <w:lang w:val="en-GB"/>
        </w:rPr>
        <w:t>. Therefore, it is important to understand the strengths and weaknesses of different model types in simulating these phenomena. The performance of different dynamical climate model types to simulate a selection of relevant mesoscale weather phenomena is assessed here.</w:t>
      </w:r>
    </w:p>
    <w:p w14:paraId="17FD7ECB" w14:textId="77777777" w:rsidR="00E2170D" w:rsidRPr="003F2D6A" w:rsidRDefault="00E2170D" w:rsidP="00E2170D">
      <w:pPr>
        <w:pStyle w:val="AR6BodyText"/>
        <w:rPr>
          <w:rFonts w:cs="Times New Roman"/>
          <w:lang w:val="en-GB"/>
        </w:rPr>
      </w:pPr>
    </w:p>
    <w:p w14:paraId="72F5DD34" w14:textId="77777777" w:rsidR="00E2170D" w:rsidRPr="003F2D6A" w:rsidRDefault="00E2170D" w:rsidP="00E2170D">
      <w:pPr>
        <w:pStyle w:val="AR6BodyText"/>
        <w:rPr>
          <w:rFonts w:cs="Times New Roman"/>
          <w:lang w:val="en-GB"/>
        </w:rPr>
      </w:pPr>
    </w:p>
    <w:p w14:paraId="6CE5FA33" w14:textId="6239011A" w:rsidR="006D5DE9" w:rsidRPr="006343BB" w:rsidRDefault="00E2170D" w:rsidP="00E2170D">
      <w:pPr>
        <w:pStyle w:val="AR6Chap10Level4101111"/>
        <w:rPr>
          <w:lang w:val="en-GB"/>
        </w:rPr>
      </w:pPr>
      <w:bookmarkStart w:id="741" w:name="_Toc5899658"/>
      <w:bookmarkStart w:id="742" w:name="_Toc6837979"/>
      <w:bookmarkStart w:id="743" w:name="_Toc30602391"/>
      <w:bookmarkStart w:id="744" w:name="_Toc70454736"/>
      <w:r w:rsidRPr="003F2D6A">
        <w:rPr>
          <w:lang w:val="en-GB"/>
        </w:rPr>
        <w:t>Convection</w:t>
      </w:r>
      <w:bookmarkEnd w:id="741"/>
      <w:bookmarkEnd w:id="742"/>
      <w:r w:rsidRPr="003F2D6A">
        <w:rPr>
          <w:lang w:val="en-GB"/>
        </w:rPr>
        <w:t xml:space="preserve"> including tropical cyclones</w:t>
      </w:r>
      <w:bookmarkEnd w:id="743"/>
      <w:bookmarkEnd w:id="744"/>
    </w:p>
    <w:p w14:paraId="692797E3" w14:textId="125217D8" w:rsidR="00E2170D" w:rsidRPr="003F2D6A" w:rsidRDefault="00E2170D" w:rsidP="00E2170D">
      <w:pPr>
        <w:pStyle w:val="AR6BodyText"/>
        <w:rPr>
          <w:lang w:val="en-GB"/>
        </w:rPr>
      </w:pPr>
      <w:r w:rsidRPr="003F2D6A">
        <w:rPr>
          <w:rFonts w:cs="Times New Roman"/>
          <w:lang w:val="en-GB"/>
        </w:rPr>
        <w:t>Convection is the process of vertical mixing due to atmospheric instability. Deep moist convection is associated with thunderstorms and severe weather such as heavy precipitation and strong wind gusts. Convection may occur in single locations, in spatially extended severe events such as supercells, and organised into larger mesoscale convective systems such as squall lines or tropical cyclones, and embedded in fronts (see below).</w:t>
      </w:r>
      <w:r w:rsidRPr="003F2D6A">
        <w:rPr>
          <w:lang w:val="en-GB"/>
        </w:rPr>
        <w:t xml:space="preserve"> Shallow and deep convection are not explicitly simulated but parameterized in standard global and regional models. In consequence, these models suffer from several biases. AR5 has stated that many CMIP3 and CMIP5 models simulate the peak in the diurnal cycle of precipitation too early, but increasing resolution and better parameterisations help to mitigate this problem </w:t>
      </w:r>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lang w:val="en-GB"/>
        </w:rPr>
        <w:fldChar w:fldCharType="separate"/>
      </w:r>
      <w:r w:rsidR="00E41CA2">
        <w:rPr>
          <w:noProof/>
          <w:lang w:val="en-GB"/>
        </w:rPr>
        <w:t>(Flato et al., 2014)</w:t>
      </w:r>
      <w:r w:rsidRPr="003F2D6A">
        <w:rPr>
          <w:lang w:val="en-GB"/>
        </w:rPr>
        <w:fldChar w:fldCharType="end"/>
      </w:r>
      <w:r w:rsidRPr="003F2D6A">
        <w:rPr>
          <w:lang w:val="en-GB"/>
        </w:rPr>
        <w:t xml:space="preserve">. Similar issues arise for RCMs with parameterised deep convection </w:t>
      </w:r>
      <w:r w:rsidRPr="003F2D6A">
        <w:rPr>
          <w:lang w:val="en-GB"/>
        </w:rPr>
        <w:fldChar w:fldCharType="begin" w:fldLock="1"/>
      </w:r>
      <w:r w:rsidR="000465A7">
        <w:rPr>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"mendeley" : { "formattedCitation" : "(Prein et al., 2015)", "plainTextFormattedCitation" : "(Prein et al., 2015)", "previouslyFormattedCitation" : "(Prein et al., 2015)" }, "properties" : { "noteIndex" : 0 }, "schema" : "https://github.com/citation-style-language/schema/raw/master/csl-citation.json" }</w:instrText>
      </w:r>
      <w:r w:rsidRPr="003F2D6A">
        <w:rPr>
          <w:lang w:val="en-GB"/>
        </w:rPr>
        <w:fldChar w:fldCharType="separate"/>
      </w:r>
      <w:r w:rsidR="00E41CA2">
        <w:rPr>
          <w:noProof/>
          <w:lang w:val="en-GB"/>
        </w:rPr>
        <w:t>(Prein et al., 2015)</w:t>
      </w:r>
      <w:r w:rsidRPr="003F2D6A">
        <w:rPr>
          <w:lang w:val="en-GB"/>
        </w:rPr>
        <w:fldChar w:fldCharType="end"/>
      </w:r>
      <w:r w:rsidRPr="003F2D6A">
        <w:rPr>
          <w:lang w:val="en-GB"/>
        </w:rPr>
        <w:t xml:space="preserve">, which also tend to overestimate high cloud cover </w:t>
      </w:r>
      <w:r w:rsidRPr="003F2D6A">
        <w:rPr>
          <w:lang w:val="en-GB"/>
        </w:rPr>
        <w:fldChar w:fldCharType="begin" w:fldLock="1"/>
      </w:r>
      <w:r w:rsidR="000465A7">
        <w:rPr>
          <w:lang w:val="en-GB"/>
        </w:rPr>
        <w:instrText>ADDIN CSL_CITATION { "citationItems" : [ { "id" : "ITEM-1",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"ITEM-1",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"id" : "ITEM-2", "itemData" : { "DOI" : "10.1127/metz/2015/0715", "ISSN" : "0941-2948", "author" : [ { "dropping-particle" : "", "family" : "Keller", "given" : "Michael", "non-dropping-particle" : "", "parse-names" : false, "suffix" : "" }, { "dropping-particle" : "", "family" : "Fuhrer", "given" : "Oliver", "non-dropping-particle" : "", "parse-names" : false, "suffix" : "" }, { "dropping-particle" : "", "family" : "Schmidli", "given" : "Juerg", "non-dropping-particle" : "", "parse-names" : false, "suffix" : "" }, { "dropping-particle" : "", "family" : "Stengel", "given" : "Martin", "non-dropping-particle" : "", "parse-names" : false, "suffix" : "" }, { "dropping-particle" : "", "family" : "St\u00f6ckli", "given" : "Reto", "non-dropping-particle" : "", "parse-names" : false, "suffix" : "" }, { "dropping-particle" : "", "family" : "Sch\u00e4r", "given" : "Christoph", "non-dropping-particle" : "", "parse-names" : false, "suffix" : "" } ], "container-title" : "Meteorologische Zeitschrift", "id" : "ITEM-2", "issue" : "2", "issued" : { "date-parts" : [ [ "2016", "5", "9" ] ] }, "page" : "165-179", "title" : "Evaluation of convection-resolving models using satellite data: The diurnal cycle of summer convection over the Alps", "translator" : [ { "dropping-particle" : "", "family" : "Q5093", "given" : "", "non-dropping-particle" : "", "parse-names" : false, "suffix" : "" } ], "type" : "article-journal", "volume" : "25" }, "uris" : [ "http://www.mendeley.com/documents/?uuid=e788010a-79c4-4424-b550-edc32733dfba" ] } ], "mendeley" : { "formattedCitation" : "(Langhans et al., 2013; Keller et al., 2016)", "plainTextFormattedCitation" : "(Langhans et al., 2013; Keller et al., 2016)", "previouslyFormattedCitation" : "(Langhans et al., 2013; Keller et al., 2016)" }, "properties" : { "noteIndex" : 0 }, "schema" : "https://github.com/citation-style-language/schema/raw/master/csl-citation.json" }</w:instrText>
      </w:r>
      <w:r w:rsidRPr="003F2D6A">
        <w:rPr>
          <w:lang w:val="en-GB"/>
        </w:rPr>
        <w:fldChar w:fldCharType="separate"/>
      </w:r>
      <w:r w:rsidR="00E41CA2">
        <w:rPr>
          <w:noProof/>
          <w:lang w:val="en-GB"/>
        </w:rPr>
        <w:t>(Langhans et al., 2013; Keller et al., 2016)</w:t>
      </w:r>
      <w:r w:rsidRPr="003F2D6A">
        <w:rPr>
          <w:lang w:val="en-GB"/>
        </w:rPr>
        <w:fldChar w:fldCharType="end"/>
      </w:r>
      <w:r w:rsidRPr="003F2D6A">
        <w:rPr>
          <w:lang w:val="en-GB"/>
        </w:rPr>
        <w:t>.</w:t>
      </w:r>
    </w:p>
    <w:p w14:paraId="2EFAC6A4" w14:textId="77777777" w:rsidR="00E2170D" w:rsidRPr="003F2D6A" w:rsidRDefault="00E2170D" w:rsidP="00E2170D">
      <w:pPr>
        <w:pStyle w:val="AR6BodyText"/>
        <w:rPr>
          <w:lang w:val="en-GB"/>
        </w:rPr>
      </w:pPr>
    </w:p>
    <w:p w14:paraId="65A35FFC" w14:textId="433678A5" w:rsidR="00E2170D" w:rsidRPr="003F2D6A" w:rsidRDefault="00E2170D" w:rsidP="00E2170D">
      <w:pPr>
        <w:pStyle w:val="AR6BodyText"/>
        <w:rPr>
          <w:rFonts w:cs="Times New Roman"/>
          <w:lang w:val="en-GB"/>
        </w:rPr>
      </w:pPr>
      <w:r w:rsidRPr="003F2D6A">
        <w:rPr>
          <w:rFonts w:cs="Times New Roman"/>
          <w:lang w:val="en-GB"/>
        </w:rPr>
        <w:t xml:space="preserve">Non-hydrostatic RCMs at convection-permitting resolution (4 km and finer) improve features such as the initiation and diurnal cycle of convection </w:t>
      </w:r>
      <w:commentRangeStart w:id="745"/>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"10.1175/JCLI-D-12-00727.1", "ISBN" : "0894-8755", "ISSN" : "0894-8755", "abstract" : "Summer and winter daily heavy precipitation events (events above the 97.5th percentile) are analyzed in regional climate simulations with 36-, 12-, and 4-km horizontal grid spacing over the headwaters of the Colorado River. Multiscale evaluations are useful to understand differences across horizontal scales and to evaluate the effects of upscaling finescale processes to coarser-scale features associated with precipitating systems. Only the 4-km model is able to correctly simulate precipitation totals of heavy summertime events. For winter events, results from the 4- and 12-km grid models are similar and outperform the 36-km simulation. The main advantages of the 4-km simulation are the improved spatial mesoscale patterns of heavy pre- cipitation (below ;100 km). However, the 4-km simulation also slightly improves larger-scale patterns of heavy precipitation.",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"Done", "given" : "James", "non-dropping-particle" : "", "parse-names" : false, "suffix" : "" }, { "dropping-particle" : "", "family" : "Ikeda", "given" : "Kyoko", "non-dropping-particle" : "", "parse-names" : false, "suffix" : "" }, { "dropping-particle" : "", "family" : "Clark", "given" : "Martyn P.", "non-dropping-particle" : "", "parse-names" : false, "suffix" : "" }, { "dropping-particle" : "", "family" : "Liu", "given" : "Changhai H.", "non-dropping-particle" : "", "parse-names" : false, "suffix" : "" } ], "container-title" : "Journal of Climate", "id" : "ITEM-2", "issue" : "13", "issued" : { "date-parts" : [ [ "2013", "7" ] ] }, "page" : "4848-4857", "title" : "Importance of Regional Climate Model Grid Spacing for the Simulation of Heavy Precipitation in the Colorado Headwaters", "translator" : [ { "dropping-particle" : "", "family" : "Q5406", "given" : "", "non-dropping-particle" : "", "parse-names" : false, "suffix" : "" } ], "type" : "article-journal", "volume" : "26" }, "uris" : [ "http://www.mendeley.com/documents/?uuid=4223ab45-9a15-469a-816d-9fd20ec57a7e" ] }, { "id" : "ITEM-3", "itemData" : { "DOI" : "10.1007/s00382-014-2242-1",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"ITEM-3", "issue" : "1-2", "issued" : { "date-parts" : [ [ "2015", "1", "2" ] ] }, "page" : "45-60", "title" : "Benefit of convection permitting climate model simulations in the representation of convective precipitation", "translator" : [ { "dropping-particle" : "", "family" : "Q4427", "given" : "", "non-dropping-particle" : "", "parse-names" : false, "suffix" : "" } ], "type" : "article-journal", "volume" : "44" }, "uris" : [ "http://www.mendeley.com/documents/?uuid=fda96f94-9ca3-4b90-8c4f-da88d5996b28" ] }, { "id" : "ITEM-4", "itemData" : { "DOI" : "10.1029/2011JD016447", "ISSN" : "01480227", "author" : [ { "dropping-particle" : "", "family" : "Zhu", "given" : "Ping", "non-dropping-particle" : "", "parse-names" : false, "suffix" : "" }, { "dropping-particle" : "", "family" : "Dudhia", "given" : "Jim", "non-dropping-particle" : "", "parse-names" : false, "suffix" : "" }, { "dropping-particle" : "", "family" : "Field", "given" : "Paul R.", "non-dropping-particle" : "", "parse-names" : false, "suffix" : "" }, { "dropping-particle" : "", "family" : "Wapler", "given" : "Kathrin", "non-dropping-particle" : "", "parse-names" : false, "suffix" : "" }, { "dropping-particle" : "", "family" : "Fridlind", "given" : "Ann", "non-dropping-particle" : "", "parse-names" : false, "suffix" : "" }, { "dropping-particle" : "", "family" : "Varble", "given" : "Adam", "non-dropping-particle" : "", "parse-names" : false, "suffix" : "" }, { "dropping-particle" : "", "family" : "Zipser", "given" : "Ed", "non-dropping-particle" : "", "parse-names" : false, "suffix" : "" }, { "dropping-particle" : "", "family" : "Petch", "given" : "Jon", "non-dropping-particle" : "", "parse-names" : false, "suffix" : "" }, { "dropping-particle" : "", "family" : "Chen", "given" : "Ming", "non-dropping-particle" : "", "parse-names" : false, "suffix" : "" }, { "dropping-particle" : "", "family" : "Zhu", "given" : "Zhenduo", "non-dropping-particle" : "", "parse-names" : false, "suffix" : "" } ], "container-title" : "Journal of Geophysical Research: Atmospheres", "id" : "ITEM-4", "issue" : "D11", "issued" : { "date-parts" : [ [ "2012", "6", "16" ] ] }, "page" : "n/a-n/a", "title" : "A limited area model (LAM) intercomparison study of a TWP-ICE active monsoon mesoscale convective event", "translator" : [ { "dropping-particle" : "", "family" : "Q4429", "given" : "", "non-dropping-particle" : "", "parse-names" : false, "suffix" : "" } ], "type" : "article-journal", "volume" : "117" }, "uris" : [ "http://www.mendeley.com/documents/?uuid=2ce6857b-9f34-420f-8616-4015e6f4a0e2" ] }, { "id" : "ITEM-5", "itemData" : { "DOI" : "10.1007/s00382-018-4114-6", "ISSN" : "0930-7575", "author" : [ { "dropping-particle" : "", "family" : "Berthou", "given" : "S\u00e9gol\u00e8ne", "non-dropping-particle" : "", "parse-names" : false, "suffix" : "" }, { "dropping-particle" : "", "family" : "Kendon", "given" : "Elizabeth J.", "non-dropping-particle" : "", "parse-names" : false, "suffix" : "" }, { "dropping-particle" : "", "family" : "Chan", "given" : "Steven C.", "non-dropping-particle" : "", "parse-names" : false, "suffix" : "" }, { "dropping-particle" : "", "family" : "Ban", "given" : "Nikolina", "non-dropping-particle" : "", "parse-names" : false, "suffix" : "" }, { "dropping-particle" : "", "family" : "Leutwyler", "given" : "David", "non-dropping-particle" : "", "parse-names" : false, "suffix" : "" }, { "dropping-particle" : "", "family" : "Sch\u00e4r", "given" : "Christoph", "non-dropping-particle" : "", "parse-names" : false, "suffix" : "" }, { "dropping-particle" : "", "family" : "Fosser", "given" : "Giorgia", "non-dropping-particle" : "", "parse-names" : false, "suffix" : "" } ], "container-title" : "Climate Dynamics", "id" : "ITEM-5", "issued" : { "date-parts" : [ [ "2018", "3", "15" ] ] }, "title" : "Pan-European climate at convection-permitting scale: a model intercomparison study", "translator" : [ { "dropping-particle" : "", "family" : "Q6048", "given" : "", "non-dropping-particle" : "", "parse-names" : false, "suffix" : "" } ], "type" : "article-journal" }, "uris" : [ "http://www.mendeley.com/documents/?uuid=7e27892c-b442-48cb-9c2f-c003025db7c8" ] }, { "id" : "ITEM-6", "itemData" : { "DOI" : "10.2151/sola.2018-008", "ISSN" : "1349-6476", "author" : [ { "dropping-particle" : "", "family" : "Sugimoto", "given" : "Shiori", "non-dropping-particle" : "", "parse-names" : false, "suffix" : "" }, { "dropping-particle" : "", "family" : "Ito", "given" : "Rui", "non-dropping-particle" : "", "parse-names" : false, "suffix" : "" }, { "dropping-particle" : "", "family" : "Dairaku", "given" : "Koji", "non-dropping-particle" : "", "parse-names" : false, "suffix" : "" }, { "dropping-particle" : "", "family" : "Kawase", "given" : "Hiroaki", "non-dropping-particle" : "", "parse-names" : false, "suffix" : "" }, { "dropping-particle" : "", "family" : "Sasaki", "given" : "Hidetaka", "non-dropping-particle" : "", "parse-names" : false, "suffix" : "" }, { "dropping-particle" : "", "family" : "Watanabe", "given" : "Shingo", "non-dropping-particle" : "", "parse-names" : false, "suffix" : "" }, { "dropping-particle" : "", "family" : "Okada", "given" : "Yasuko", "non-dropping-particle" : "", "parse-names" : false, "suffix" : "" }, { "dropping-particle" : "", "family" : "Kawazoe", "given" : "Sho", "non-dropping-particle" : "", "parse-names" : false, "suffix" : "" }, { "dropping-particle" : "", "family" : "Yamazaki", "given" : "Takeshi", "non-dropping-particle" : "", "parse-names" : false, "suffix" : "" }, { "dropping-particle" : "", "family" : "Sasai", "given" : "Takahiro", "non-dropping-particle" : "", "parse-names" : false, "suffix" : "" } ], "container-title" : "SOLA", "id" : "ITEM-6", "issued" : { "date-parts" : [ [ "2018" ] ] }, "page" : "46-51", "title" : "Impact of Spatial Resolution on Simulated Consecutive Dry Days and Near-Surface Temperature over the Central Mountains in Japan", "translator" : [ { "dropping-particle" : "", "family" : "Q5623", "given" : "", "non-dropping-particle" : "", "parse-names" : false, "suffix" : "" } ], "type" : "article-journal", "volume" : "14" }, "uris" : [ "http://www.mendeley.com/documents/?uuid=c79d39ab-54a7-4fee-a05b-2cbba7f14e52" ] }, { "id" : "ITEM-7", "itemData" : { "DOI" : "10.1175/JCLI-D-18-0387.1", "ISSN" : "0894-8755", "abstract" : "The precipitation and diabatic heating resulting from moist convection make it a key component of the atmospheric water budget in the tropics. With convective parameterization being a known source of uncertainty in global models, convection-permitting (CP) models are increasingly being used to improve understanding of regional climate. Here, a new 10-yr CP simulation is used to study the characteristics of rainfall and atmospheric water budget for East Africa and the Lake Victoria basin. The explicit representation of convection leads to a widespread improvement in the intensities and diurnal cycle of rainfall when compared with a parameterized simulation. Differences in large-scale moisture fluxes lead to a shift in the mean rainfall pattern from the Congo to Lake Victoria basin in the CP simulation\u2014highlighting the important connection between local changes in the representation of convection and larger-scale dynamics and rainfall. Stronger lake\u2013land contrasts in buoyancy in the CP model lead to a stronger nocturnal land breeze over Lake Victoria, increasing evaporation and moisture flux convergence (MFC), and likely unrealistically high rainfall. However, for the mountains east of the lake, the CP model produces a diurnal rainfall cycle much more similar to satellite estimates, which is related to differences in the timing of MFC. Results here demonstrate that, while care is needed regarding lake forcings, a CP approach offers a more realistic representation of several rainfall characteristics through a more physically based realization of the atmospheric dynamics around the complex topography of East Africa.", "author" : [ { "dropping-particle" : "", "family" : "Finney", "given" : "Declan L.", "non-dropping-particle" : "", "parse-names" : false, "suffix" : "" }, { "dropping-particle" : "", "family" : "Marsham", "given" : "John H.", "non-dropping-particle" : "", "parse-names" : false, "suffix" : "" }, { "dropping-particle" : "", "family" : "Jackson", "given" : "Lawrence S.", "non-dropping-particle" : "", "parse-names" : false, "suffix" : "" }, { "dropping-particle" : "", "family" : "Kendon", "given" : "Elizabeth J.", "non-dropping-particle" : "", "parse-names" : false, "suffix" : "" }, { "dropping-particle" : "", "family" : "Rowell", "given" : "David P.", "non-dropping-particle" : "", "parse-names" : false, "suffix" : "" }, { "dropping-particle" : "", "family" : "Boorman", "given" : "Penelope M.", "non-dropping-particle" : "", "parse-names" : false, "suffix" : "" }, { "dropping-particle" : "", "family" : "Keane", "given" : "Richard J.", "non-dropping-particle" : "", "parse-names" : false, "suffix" : "" }, { "dropping-particle" : "", "family" : "Stratton", "given" : "Rachel A.", "non-dropping-particle" : "", "parse-names" : false, "suffix" : "" }, { "dropping-particle" : "", "family" : "Senior", "given" : "Catherine A.", "non-dropping-particle" : "", "parse-names" : false, "suffix" : "" } ], "container-title" : "Journal of Climate", "id" : "ITEM-7", "issue" : "7", "issued" : { "date-parts" : [ [ "2019", "4" ] ] }, "page" : "2109-2129", "title" : "Implications of Improved Representation of Convection for the East Africa Water Budget Using a Convection-Permitting Model", "translator" : [ { "dropping-particle" : "", "family" : "Q6247", "given" : "", "non-dropping-particle" : "", "parse-names" : false, "suffix" : "" } ], "type" : "article-journal", "volume" : "32" }, "uris" : [ "http://www.mendeley.com/documents/?uuid=3602727d-c8a3-40f0-90cb-2af597b61aed" ] }, { "id" : "ITEM-8",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"ITEM-8",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"id" : "ITEM-9", "itemData" : { "DOI" : "10.1007/s00382-021-05708-w", "author" : [ { "dropping-particle" : "", "family" : "Ban", "given" : "Nikolina", "non-dropping-particle" : "", "parse-names" : false, "suffix" : "" }, { "dropping-particle" : "", "family" : "Caillaud", "given" : "Cecile", "non-dropping-particle" : "", "parse-names" : false, "suffix" : "" }, { "dropping-particle" : "", "family" : "Coppola", "given" : "Erika", "non-dropping-particle" : "", "parse-names" : false, "suffix" : "" }, { "dropping-particle" : "", "family" : "Pichelli", "given" : "Emanuela", "non-dropping-particle" : "", "parse-names" : false, "suffix" : "" }, { "dropping-particle" : "", "family" : "Sobolowski", "given" : "Stefan", "non-dropping-particle" : "", "parse-names" : false, "suffix" : "" }, { "dropping-particle" : "", "family" : "Adinolfi", "given" : "Marianna", "non-dropping-particle" : "", "parse-names" : false, "suffix" : "" }, { "dropping-particle" : "", "family" : "Ahrens", "given" : "Bodo", "non-dropping-particle" : "", "parse-names" : false, "suffix" : "" }, { "dropping-particle" : "", "family" : "Alias", "given" : "Antoinette", "non-dropping-particle" : "", "parse-names" : false, "suffix" : "" }, { "dropping-particle" : "", "family" : "Anders", "given" : "Ivonne", "non-dropping-particle" : "", "parse-names" : false, "suffix" : "" }, { "dropping-particle" : "", "family" : "Bastin", "given" : "Sophie", "non-dropping-particle" : "", "parse-names" : false, "suffix" : "" }, { "dropping-particle" : "", "family" : "Belusic", "given" : "Danijel", "non-dropping-particle" : "", "parse-names" : false, "suffix" : "" }, { "dropping-particle" : "", "family" : "Berthou", "given" : "Segolene", "non-dropping-particle" : "", "parse-names" : false, "suffix" : "" }, { "dropping-particle" : "", "family" : "Brisson", "given" : "Erwan", "non-dropping-particle" : "", "parse-names" : false, "suffix" : "" }, { "dropping-particle" : "", "family" : "Cardoso", "given" : "Rita M.",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"Fernandez", "given" : "Jesus", "non-dropping-particle" : "", "parse-names" : false, "suffix" : "" }, { "dropping-particle" : "", "family" : "Fita", "given" : "Llu\u00eds", "non-dropping-particle" : "", "parse-names" : false, "suffix" : "" }, { "dropping-particle" : "", "family" : "Frisius", "given" : "Thomas", "non-dropping-particle" : "", "parse-names" : false, "suffix" : "" }, { "dropping-particle" : "", "family" : "Gasparac", "given" : "Goran", "non-dropping-particle" : "", "parse-names" : false, "suffix" : "" }, { "dropping-particle" : "", "family" : "Giorgi", "given" : "Filippo", "non-dropping-particle" : "", "parse-names" : false, "suffix" : "" }, { "dropping-particle" : "", "family" : "Goergen", "given" : "Klaus", "non-dropping-particle" : "", "parse-names" : false, "suffix" : "" }, { "dropping-particle" : "", "family" : "Haugen", "given" : "Jan Erik", "non-dropping-particle" : "", "parse-names" : false, "suffix" : "" }, { "dropping-particle" : "", "family" : "Hodnebrog", "given" : "Oivind",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"Lavin-Gullon", "given" : "Alvaro", "non-dropping-particle" : "", "parse-names" : false, "suffix" : "" }, { "dropping-particle" : "", "family" : "Lenderink", "given" : "Geert", "non-dropping-particle" : "", "parse-names" : false, "suffix" : "" }, { "dropping-particle" : "", "family" : "Leutwyler", "given" : "David", "non-dropping-particle" : "", "parse-names" : false, "suffix" : "" }, { "dropping-particle" : "", "family" : "Lorenz", "given" : "Torge", "non-dropping-particle" : "", "parse-names" : false, "suffix" : "" }, { "dropping-particle" : "", "family" : "Maraun", "given" : "Douglas", "non-dropping-particle" : "", "parse-names" : false, "suffix" : "" }, { "dropping-particle" : "", "family" : "Mercogliano", "given" : "Paola", "non-dropping-particle" : "", "parse-names" : false, "suffix" : "" }, { "dropping-particle" : "", "family" : "Milovac", "given" : "Josipa", "non-dropping-particle" : "", "parse-names" : false, "suffix" : "" }, { "dropping-particle" : "", "family" : "Panitz", "given" : "Hans-Juergen", "non-dropping-particle" : "", "parse-names" : false, "suffix" : "" }, { "dropping-particle" : "", "family" : "Raffa", "given" : "Mario", "non-dropping-particle" : "", "parse-names" : false, "suffix" : "" }, { "dropping-particle" : "", "family" : "Remedio", "given" : "Armelle Reca", "non-dropping-particle" : "", "parse-names" : false, "suffix" : "" }, { "dropping-particle" : "", "family" : "Sch\u00e4r", "given" : "Christoph", "non-dropping-particle" : "", "parse-names" : false, "suffix" : "" }, { "dropping-particle" : "", "family" : "Soares", "given" : "Pedro M.M.", "non-dropping-particle" : "", "parse-names" : false, "suffix" : "" }, { "dropping-particle" : "", "family" : "Srnec", "given" : "Lidija", "non-dropping-particle" : "", "parse-names" : false, "suffix" : "" }, { "dropping-particle" : "", "family" : "Steensen", "given" : "Birthe Marie", "non-dropping-particle" : "", "parse-names" : false, "suffix" : "" }, { "dropping-particle" : "", "family" : "Stocchi", "given" : "Paolo", "non-dropping-particle" : "", "parse-names" : false, "suffix" : "" }, { "dropping-particle" : "", "family" : "T\u00f6lle", "given" : "Merja H.", "non-dropping-particle" : "", "parse-names" : false, "suffix" : "" }, { "dropping-particle" : "", "family" : "Truhetz", "given" : "Heimo", "non-dropping-particle" : "", "parse-names" : false, "suffix" : "" }, { "dropping-particle" : "", "family" : "Vergara-Temprado", "given" : "Jesus", "non-dropping-particle" : "", "parse-names" : false, "suffix" : "" }, { "dropping-particle" : "", "family" : "Vries", "given" : "Hylke", "non-dropping-particle" : "de", "parse-names" : false, "suffix" : "" }, { "dropping-particle" : "", "family" : "Warrach-Sagi", "given" : "Kirsten", "non-dropping-particle" : "", "parse-names" : false, "suffix" : "" }, { "dropping-particle" : "", "family" : "Wulfmeyer", "given" : "Volker", "non-dropping-particle" : "", "parse-names" : false, "suffix" : "" }, { "dropping-particle" : "", "family" : "Zander", "given" : "Marjanne", "non-dropping-particle" : "", "parse-names" : false, "suffix" : "" } ], "container-title" : "Climate Dynamics", "id" : "ITEM-9", "issued" : { "date-parts" : [ [ "2021" ] ] }, "title" : "The first multi-model ensemble of regional climate simulations at kilometer-scale resolution, Part I: Evaluation of precipitation", "translator" : [ { "dropping-particle" : "", "family" : "Q6850", "given" : "", "non-dropping-particle" : "", "parse-names" : false, "suffix" : "" } ], "type" : "article-journal" }, "uris" : [ "http://www.mendeley.com/documents/?uuid=29b6a35a-1e35-4a85-bb9b-945819a97438" ] }, { "id" : "ITEM-10",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"ITEM-10",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"(Zhu et al., 2012; Prein et al., 2013a, 2013b; Fosser et al., 2015; Berthou et al., 2018a; Stratton et al., 2018; Sugimoto et al., 2018; Finney et al., 2019; Ban et al., 2021; Pichelli et al., 2021)", "plainTextFormattedCitation" : "(Zhu et al., 2012; Prein et al., 2013a, 2013b; Fosser et al., 2015; Berthou et al., 2018a; Stratton et al., 2018; Sugimoto et al., 2018; Finney et al., 2019; Ban et al., 2021; Pichelli et al., 2021)", "previouslyFormattedCitation" : "(Zhu et al., 2012; Prein et al., 2013a, 2013b; Fosser et al., 2015; Berthou et al., 2018a; Stratton et al., 2018; Sugimoto et al., 2018; Finney et al., 2019; Ban et al., 2021;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 xml:space="preserve">(Zhu et al., 2012; Prein et al., 2013a, </w:t>
      </w:r>
      <w:del w:id="746" w:author="Robin Matthews" w:date="2021-07-11T16:40:00Z">
        <w:r w:rsidR="00E41CA2" w:rsidDel="008755AC">
          <w:rPr>
            <w:rFonts w:cs="Times New Roman"/>
            <w:noProof/>
            <w:lang w:val="en-GB"/>
          </w:rPr>
          <w:delText>2013</w:delText>
        </w:r>
      </w:del>
      <w:r w:rsidR="00E41CA2">
        <w:rPr>
          <w:rFonts w:cs="Times New Roman"/>
          <w:noProof/>
          <w:lang w:val="en-GB"/>
        </w:rPr>
        <w:t>b; Fosser et al., 2015; Berthou et al., 2018a; Stratton et al., 2018; Sugimoto et al., 2018; Finney et al., 2019; Ban et al., 2021; Pichelli et al., 2021)</w:t>
      </w:r>
      <w:r w:rsidRPr="003F2D6A">
        <w:rPr>
          <w:rFonts w:cs="Times New Roman"/>
          <w:lang w:val="en-GB"/>
        </w:rPr>
        <w:fldChar w:fldCharType="end"/>
      </w:r>
      <w:commentRangeEnd w:id="745"/>
      <w:r w:rsidR="00E41CA2">
        <w:rPr>
          <w:rStyle w:val="CommentReference"/>
          <w:rFonts w:asciiTheme="minorHAnsi" w:eastAsiaTheme="minorHAnsi" w:hAnsiTheme="minorHAnsi"/>
          <w:lang w:eastAsia="en-US"/>
        </w:rPr>
        <w:commentReference w:id="745"/>
      </w:r>
      <w:r w:rsidRPr="003F2D6A">
        <w:rPr>
          <w:rFonts w:cs="Times New Roman"/>
          <w:lang w:val="en-GB"/>
        </w:rPr>
        <w:t xml:space="preserve">, the triggering of convection by orographic lifting </w:t>
      </w:r>
      <w:r w:rsidRPr="003F2D6A">
        <w:rPr>
          <w:rFonts w:cs="Times New Roman"/>
          <w:lang w:val="en-GB"/>
        </w:rPr>
        <w:fldChar w:fldCharType="begin" w:fldLock="1"/>
      </w:r>
      <w:r w:rsidR="000465A7">
        <w:rPr>
          <w:rFonts w:cs="Times New Roman"/>
          <w:lang w:val="en-GB"/>
        </w:rPr>
        <w:instrText>ADDIN CSL_CITATION { "citationItems" : [ { "id" : "ITEM-1",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"ITEM-1",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"id" : "ITEM-2", "itemData" : { "DOI" : "10.1007/s00382-014-2242-1",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"ITEM-2", "issue" : "1-2", "issued" : { "date-parts" : [ [ "2015", "1", "2" ] ] }, "page" : "45-60", "title" : "Benefit of convection permitting climate model simulations in the representation of convective precipitation", "translator" : [ { "dropping-particle" : "", "family" : "Q4427", "given" : "", "non-dropping-particle" : "", "parse-names" : false, "suffix" : "" } ], "type" : "article-journal", "volume" : "44" }, "uris" : [ "http://www.mendeley.com/documents/?uuid=fda96f94-9ca3-4b90-8c4f-da88d5996b28" ] } ], "mendeley" : { "formattedCitation" : "(Langhans et al., 2013; Fosser et al., 2015)", "plainTextFormattedCitation" : "(Langhans et al., 2013; Fosser et al., 2015)", "previouslyFormattedCitation" : "(Langhans et al., 2013; Fosser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(Langhans et al., 2013; Fosser et al., 2015)</w:t>
      </w:r>
      <w:r w:rsidRPr="003F2D6A">
        <w:rPr>
          <w:rFonts w:cs="Times New Roman"/>
          <w:lang w:val="en-GB"/>
        </w:rPr>
        <w:fldChar w:fldCharType="end"/>
      </w:r>
      <w:r w:rsidRPr="003F2D6A">
        <w:rPr>
          <w:rFonts w:cs="Times New Roman"/>
          <w:lang w:val="en-GB"/>
        </w:rPr>
        <w:t xml:space="preserve">, and maximum vertical wind speeds in convective cells </w:t>
      </w:r>
      <w:r w:rsidRPr="003F2D6A">
        <w:rPr>
          <w:rFonts w:cs="Times New Roman"/>
          <w:lang w:val="en-GB"/>
        </w:rPr>
        <w:fldChar w:fldCharType="begin" w:fldLock="1"/>
      </w:r>
      <w:r w:rsidR="000465A7">
        <w:rPr>
          <w:rFonts w:cs="Times New Roman"/>
          <w:lang w:val="en-GB"/>
        </w:rPr>
        <w:instrText>ADDIN CSL_CITATION { "citationItems" : [ { "id" : "ITEM-1",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"ITEM-1",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"mendeley" : { "formattedCitation" : "(Meredith et al., 2015a)", "plainTextFormattedCitation" : "(Meredith et al., 2015a)", "previouslyFormattedCitation" : "(Meredith et al., 2015a)"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(Meredith et al., 2015a)</w:t>
      </w:r>
      <w:r w:rsidRPr="003F2D6A">
        <w:rPr>
          <w:rFonts w:cs="Times New Roman"/>
          <w:lang w:val="en-GB"/>
        </w:rPr>
        <w:fldChar w:fldCharType="end"/>
      </w:r>
      <w:r w:rsidRPr="003F2D6A">
        <w:rPr>
          <w:rFonts w:cs="Times New Roman"/>
          <w:lang w:val="en-GB"/>
        </w:rPr>
        <w:t xml:space="preserve">. Also spatial patterns of precipitation </w:t>
      </w:r>
      <w:commentRangeStart w:id="747"/>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"10.1175/JCLI-D-12-00727.1", "ISBN" : "0894-8755", "ISSN" : "0894-8755", "abstract" : "Summer and winter daily heavy precipitation events (events above the 97.5th percentile) are analyzed in regional climate simulations with 36-, 12-, and 4-km horizontal grid spacing over the headwaters of the Colorado River. Multiscale evaluations are useful to understand differences across horizontal scales and to evaluate the effects of upscaling finescale processes to coarser-scale features associated with precipitating systems. Only the 4-km model is able to correctly simulate precipitation totals of heavy summertime events. For winter events, results from the 4- and 12-km grid models are similar and outperform the 36-km simulation. The main advantages of the 4-km simulation are the improved spatial mesoscale patterns of heavy pre- cipitation (below ;100 km). However, the 4-km simulation also slightly improves larger-scale patterns of heavy precipitation.",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"Done", "given" : "James", "non-dropping-particle" : "", "parse-names" : false, "suffix" : "" }, { "dropping-particle" : "", "family" : "Ikeda", "given" : "Kyoko", "non-dropping-particle" : "", "parse-names" : false, "suffix" : "" }, { "dropping-particle" : "", "family" : "Clark", "given" : "Martyn P.", "non-dropping-particle" : "", "parse-names" : false, "suffix" : "" }, { "dropping-particle" : "", "family" : "Liu", "given" : "Changhai H.", "non-dropping-particle" : "", "parse-names" : false, "suffix" : "" } ], "container-title" : "Journal of Climate", "id" : "ITEM-2", "issue" : "13", "issued" : { "date-parts" : [ [ "2013", "7" ] ] }, "page" : "4848-4857", "title" : "Importance of Regional Climate Model Grid Spacing for the Simulation of Heavy Precipitation in the Colorado Headwaters", "translator" : [ { "dropping-particle" : "", "family" : "Q5406", "given" : "", "non-dropping-particle" : "", "parse-names" : false, "suffix" : "" } ], "type" : "article-journal", "volume" : "26" }, "uris" : [ "http://www.mendeley.com/documents/?uuid=4223ab45-9a15-469a-816d-9fd20ec57a7e" ] }, { "id" : "ITEM-3",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"ITEM-3",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"(Prein et al., 2013a, 2013b; Stratton et al., 2018)", "plainTextFormattedCitation" : "(Prein et al., 2013a, 2013b; Stratton et al., 2018)", "previouslyFormattedCitation" : "(Prein et al., 2013a, 2013b; Stratton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(Prein et al., 2013a, </w:t>
      </w:r>
      <w:del w:id="748" w:author="Robin Matthews" w:date="2021-07-11T16:40:00Z">
        <w:r w:rsidR="00E41CA2" w:rsidDel="008755AC">
          <w:rPr>
            <w:rFonts w:cs="Times New Roman"/>
            <w:noProof/>
          </w:rPr>
          <w:delText>2013</w:delText>
        </w:r>
      </w:del>
      <w:r w:rsidR="00E41CA2">
        <w:rPr>
          <w:rFonts w:cs="Times New Roman"/>
          <w:noProof/>
        </w:rPr>
        <w:t>b; Stratton et al., 2018)</w:t>
      </w:r>
      <w:r w:rsidRPr="003F2D6A">
        <w:rPr>
          <w:rFonts w:cs="Times New Roman"/>
          <w:lang w:val="en-GB"/>
        </w:rPr>
        <w:fldChar w:fldCharType="end"/>
      </w:r>
      <w:commentRangeEnd w:id="747"/>
      <w:r w:rsidR="00E41CA2">
        <w:rPr>
          <w:rStyle w:val="CommentReference"/>
          <w:rFonts w:asciiTheme="minorHAnsi" w:eastAsiaTheme="minorHAnsi" w:hAnsiTheme="minorHAnsi"/>
          <w:lang w:eastAsia="en-US"/>
        </w:rPr>
        <w:commentReference w:id="747"/>
      </w:r>
      <w:r w:rsidRPr="00FB6EB0">
        <w:rPr>
          <w:rFonts w:cs="Times New Roman"/>
        </w:rPr>
        <w:t xml:space="preserve">, precipitation intensities </w:t>
      </w:r>
      <w:r w:rsidRPr="003F2D6A">
        <w:rPr>
          <w:rFonts w:cs="Times New Roman"/>
          <w:lang w:val="en-GB"/>
        </w:rPr>
        <w:fldChar w:fldCharType="begin" w:fldLock="1"/>
      </w:r>
      <w:r w:rsidR="000465A7">
        <w:rPr>
          <w:rFonts w:cs="Times New Roman"/>
        </w:rPr>
        <w:instrText>ADDIN CSL_CITATION { "citationItems" : [ { "id" : "ITEM-1", "itemData" : { "DOI" : "10.1007/s00382-019-04898-8", "ISSN" : "0930-7575", "author" : [ { "dropping-particle" : "", "family" : "Fumi\u00e8re", "given" : "Quentin", "non-dropping-particle" : "", "parse-names" : false, "suffix" : "" }, { "dropping-particle" : "", "family" : "D\u00e9qu\u00e9", "given" : "Michel", "non-dropping-particle" : "", "parse-names" : false, "suffix" : "" }, { "dropping-particle" : "", "family" : "Nuissier", "given" : "Olivier", "non-dropping-particle" : "", "parse-names" : false, "suffix" : "" }, { "dropping-particle" : "", "family" : "Somot", "given" : "Samuel", "non-dropping-particle" : "", "parse-names" : false, "suffix" : "" }, { "dropping-particle" : "", "family" : "Alias", "given" : "Antoinette", "non-dropping-particle" : "", "parse-names" : false, "suffix" : "" }, { "dropping-particle" : "", "family" : "Caillaud", "given" : "C\u00e9cile", "non-dropping-particle" : "", "parse-names" : false, "suffix" : "" }, { "dropping-particle" : "", "family" : "Laurantin", "given" : "Olivier", "non-dropping-particle" : "", "parse-names" : false, "suffix" : "" }, { "dropping-particle" : "", "family" : "Seity", "given" : "Yann", "non-dropping-particle" : "", "parse-names" : false, "suffix" : "" } ], "container-title" : "Climate Dynamics", "id" : "ITEM-1", "issued" : { "date-parts" : [ [ "2019", "7", "24" ] ] }, "title" : "Extreme rainfall in Mediterranean France during the fall: added value of the CNRM-AROME Convection-Permitting Regional Climate Model", "translator" : [ { "dropping-particle" : "", "family" : "Q6049", "given" : "", "non-dropping-particle" : "", "parse-names" : false, "suffix" : "" } ], "type" : "article-journal" }, "uris" : [ "http://www.mendeley.com/documents/?uuid=30ed3c94-aa91-4c81-a15b-997cc3e72a31" ] }, { "id" : "ITEM-2",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"ITEM-2",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"id" : "ITEM-3", "itemData" : { "DOI" : "10.1007/s00382-021-05708-w", "author" : [ { "dropping-particle" : "", "family" : "Ban", "given" : "Nikolina", "non-dropping-particle" : "", "parse-names" : false, "suffix" : "" }, { "dropping-particle" : "", "family" : "Caillaud", "given" : "Cecile", "non-dropping-particle" : "", "parse-names" : false, "suffix" : "" }, { "dropping-particle" : "", "family" : "Coppola", "given" : "Erika", "non-dropping-particle" : "", "parse-names" : false, "suffix" : "" }, { "dropping-particle" : "", "family" : "Pichelli", "given" : "Emanuela", "non-dropping-particle" : "", "parse-names" : false, "suffix" : "" }, { "dropping-particle" : "", "family" : "Sobolowski", "given" : "Stefan", "non-dropping-particle" : "", "parse-names" : false, "suffix" : "" }, { "dropping-particle" : "", "family" : "Adinolfi", "given" : "Marianna", "non-dropping-particle" : "", "parse-names" : false, "suffix" : "" }, { "dropping-particle" : "", "family" : "Ahrens", "given" : "Bodo", "non-dropping-particle" : "", "parse-names" : false, "suffix" : "" }, { "dropping-particle" : "", "family" : "Alias", "given" : "Antoinette", "non-dropping-particle" : "", "parse-names" : false, "suffix" : "" }, { "dropping-particle" : "", "family" : "Anders", "given" : "Ivonne", "non-dropping-particle" : "", "parse-names" : false, "suffix" : "" }, { "dropping-particle" : "", "family" : "Bastin", "given" : "Sophie", "non-dropping-particle" : "", "parse-names" : false, "suffix" : "" }, { "dropping-particle" : "", "family" : "Belusic", "given" : "Danijel", "non-dropping-particle" : "", "parse-names" : false, "suffix" : "" }, { "dropping-particle" : "", "family" : "Berthou", "given" : "Segolene", "non-dropping-particle" : "", "parse-names" : false, "suffix" : "" }, { "dropping-particle" : "", "family" : "Brisson", "given" : "Erwan", "non-dropping-particle" : "", "parse-names" : false, "suffix" : "" }, { "dropping-particle" : "", "family" : "Cardoso", "given" : "Rita M.",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"Fernandez", "given" : "Jesus", "non-dropping-particle" : "", "parse-names" : false, "suffix" : "" }, { "dropping-particle" : "", "family" : "Fita", "given" : "Llu\u00eds", "non-dropping-particle" : "", "parse-names" : false, "suffix" : "" }, { "dropping-particle" : "", "family" : "Frisius", "given" : "Thomas", "non-dropping-particle" : "", "parse-names" : false, "suffix" : "" }, { "dropping-particle" : "", "family" : "Gasparac", "given" : "Goran", "non-dropping-particle" : "", "parse-names" : false, "suffix" : "" }, { "dropping-particle" : "", "family" : "Giorgi", "given" : "Filippo", "non-dropping-particle" : "", "parse-names" : false, "suffix" : "" }, { "dropping-particle" : "", "family" : "Goergen", "given" : "Klaus", "non-dropping-particle" : "", "parse-names" : false, "suffix" : "" }, { "dropping-particle" : "", "family" : "Haugen", "given" : "Jan Erik", "non-dropping-particle" : "", "parse-names" : false, "suffix" : "" }, { "dropping-particle" : "", "family" : "Hodnebrog", "given" : "Oivind",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"Lavin-Gullon", "given" : "Alvaro", "non-dropping-particle" : "", "parse-names" : false, "suffix" : "" }, { "dropping-particle" : "", "family" : "Lenderink", "given" : "Geert", "non-dropping-particle" : "", "parse-names" : false, "suffix" : "" }, { "dropping-particle" : "", "family" : "Leutwyler", "given" : "David", "non-dropping-particle" : "", "parse-names" : false, "suffix" : "" }, { "dropping-particle" : "", "family" : "Lorenz", "given" : "Torge", "non-dropping-particle" : "", "parse-names" : false, "suffix" : "" }, { "dropping-particle" : "", "family" : "Maraun", "given" : "Douglas", "non-dropping-particle" : "", "parse-names" : false, "suffix" : "" }, { "dropping-particle" : "", "family" : "Mercogliano", "given" : "Paola", "non-dropping-particle" : "", "parse-names" : false, "suffix" : "" }, { "dropping-particle" : "", "family" : "Milovac", "given" : "Josipa", "non-dropping-particle" : "", "parse-names" : false, "suffix" : "" }, { "dropping-particle" : "", "family" : "Panitz", "given" : "Hans-Juergen", "non-dropping-particle" : "", "parse-names" : false, "suffix" : "" }, { "dropping-particle" : "", "family" : "Raffa", "given" : "Mario", "non-dropping-particle" : "", "parse-names" : false, "suffix" : "" }, { "dropping-particle" : "", "family" : "Remedio", "given" : "Armelle Reca", "non-dropping-particle" : "", "parse-names" : false, "suffix" : "" }, { "dropping-particle" : "", "family" : "Sch\u00e4r", "given" : "Christoph", "non-dropping-particle" : "", "parse-names" : false, "suffix" : "" }, { "dropping-particle" : "", "family" : "Soares", "given" : "Pedro M.M.", "non-dropping-particle" : "", "parse-names" : false, "suffix" : "" }, { "dropping-particle" : "", "family" : "Srnec", "given" : "Lidija", "non-dropping-particle" : "", "parse-names" : false, "suffix" : "" }, { "dropping-particle" : "", "family" : "Steensen", "given" : "Birthe Marie", "non-dropping-particle" : "", "parse-names" : false, "suffix" : "" }, { "dropping-particle" : "", "family" : "Stocchi", "given" : "Paolo", "non-dropping-particle" : "", "parse-names" : false, "suffix" : "" }, { "dropping-particle" : "", "family" : "T\u00f6lle", "given" : "Merja H.", "non-dropping-particle" : "", "parse-names" : false, "suffix" : "" }, { "dropping-particle" : "", "family" : "Truhetz", "given" : "Heimo", "non-dropping-particle" : "", "parse-names" : false, "suffix" : "" }, { "dropping-particle" : "", "family" : "Vergara-Temprado", "given" : "Jesus", "non-dropping-particle" : "", "parse-names" : false, "suffix" : "" }, { "dropping-particle" : "", "family" : "Vries", "given" : "Hylke", "non-dropping-particle" : "de", "parse-names" : false, "suffix" : "" }, { "dropping-particle" : "", "family" : "Warrach-Sagi", "given" : "Kirsten", "non-dropping-particle" : "", "parse-names" : false, "suffix" : "" }, { "dropping-particle" : "", "family" : "Wulfmeyer", "given" : "Volker", "non-dropping-particle" : "", "parse-names" : false, "suffix" : "" }, { "dropping-particle" : "", "family" : "Zander", "given" : "Marjanne", "non-dropping-particle" : "", "parse-names" : false, "suffix" : "" } ], "container-title" : "Climate Dynamics", "id" : "ITEM-3", "issued" : { "date-parts" : [ [ "2021" ] ] }, "title" : "The first multi-model ensemble of regional climate simulations at kilometer-scale resolution, Part I: Evaluation of precipitation", "translator" : [ { "dropping-particle" : "", "family" : "Q6850", "given" : "", "non-dropping-particle" : "", "parse-names" : false, "suffix" : "" } ], "type" : "article-journal" }, "uris" : [ "http://www.mendeley.com/documents/?uuid=29b6a35a-1e35-4a85-bb9b-945819a97438" ] }, { "id" : "ITEM-4",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"ITEM-4",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"(Prein et al., 2015; Fumi\u00e8re et al., 2019; Ban et al., 2021; Pichelli et al., 2021)", "plainTextFormattedCitation" : "(Prein et al., 2015; Fumi\u00e8re et al., 2019; Ban et al., 2021; Pichelli et al., 2021)", "previouslyFormattedCitation" : "(Prein et al., 2015; Fumi\u00e8re et al., 2019; Ban et al., 2021;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(Prein et al., 2015; Fumière et al., 2019; Ban et al., 2021; Pichelli et al., 2021)</w:t>
      </w:r>
      <w:r w:rsidRPr="003F2D6A">
        <w:rPr>
          <w:rFonts w:cs="Times New Roman"/>
          <w:lang w:val="en-GB"/>
        </w:rPr>
        <w:fldChar w:fldCharType="end"/>
      </w:r>
      <w:r w:rsidRPr="00737B5A">
        <w:rPr>
          <w:rFonts w:cs="Times New Roman"/>
        </w:rPr>
        <w:t xml:space="preserve">, the scaling of precipitation with temperature </w:t>
      </w:r>
      <w:r w:rsidRPr="003F2D6A">
        <w:rPr>
          <w:rFonts w:cs="Times New Roman"/>
          <w:lang w:val="en-GB"/>
        </w:rPr>
        <w:fldChar w:fldCharType="begin" w:fldLock="1"/>
      </w:r>
      <w:r w:rsidR="000465A7">
        <w:rPr>
          <w:rFonts w:cs="Times New Roman"/>
        </w:rPr>
        <w:instrText>ADDIN CSL_CITATION { "citationItems" : [ { "id" : "ITEM-1", "itemData" : { "DOI" : "10.1002/2014JD021478", "ISSN" : "2169897X",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"Journal of Geophysical Research: Atmospheres", "id" : "ITEM-1", "issue" : "13", "issued" : { "date-parts" : [ [ "2014", "7", "16" ] ] }, "page" : "7889-7907", "title" : "Evaluation of the convection-resolving regional climate modeling approach in decade-long simulations", "translator" : [ { "dropping-particle" : "", "family" : "Q4425", "given" : "", "non-dropping-particle" : "", "parse-names" : false, "suffix" : "" } ], "type" : "article-journal", "volume" : "119" }, "uris" : [ "http://www.mendeley.com/documents/?uuid=b274bf74-aa72-4058-9dc6-f664458dc6ba" ] } ], "mendeley" : { "formattedCitation" : "(Ban et al., 2014)", "plainTextFormattedCitation" : "(Ban et al., 2014)", "previouslyFormattedCitation" : "(Ban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(Ban et al., 2014)</w:t>
      </w:r>
      <w:r w:rsidRPr="003F2D6A">
        <w:rPr>
          <w:rFonts w:cs="Times New Roman"/>
          <w:lang w:val="en-GB"/>
        </w:rPr>
        <w:fldChar w:fldCharType="end"/>
      </w:r>
      <w:r w:rsidRPr="00737B5A">
        <w:rPr>
          <w:rFonts w:cs="Times New Roman"/>
        </w:rPr>
        <w:t xml:space="preserve">, cloud cover </w:t>
      </w:r>
      <w:r w:rsidRPr="003F2D6A">
        <w:rPr>
          <w:rFonts w:cs="Times New Roman"/>
          <w:lang w:val="en-GB"/>
        </w:rPr>
        <w:fldChar w:fldCharType="begin" w:fldLock="1"/>
      </w:r>
      <w:r w:rsidR="000465A7">
        <w:rPr>
          <w:rFonts w:cs="Times New Roman"/>
        </w:rPr>
        <w:instrText>ADDIN CSL_CITATION { "citationItems" : [ { "id" : "ITEM-1", "itemData" : { "DOI" : "10.1127/0941-2948/2011/0225", "ISSN" : "0941-2948", "author" : [ { "dropping-particle" : "", "family" : "B\u00f6hme", "given" : "Tim", "non-dropping-particle" : "", "parse-names" : false, "suffix" : "" }, { "dropping-particle" : "", "family" : "Stapelberg", "given" : "Stefan", "non-dropping-particle" : "", "parse-names" : false, "suffix" : "" }, { "dropping-particle" : "", "family" : "Akkermans", "given" : "Tom", "non-dropping-particle" : "", "parse-names" : false, "suffix" : "" }, { "dropping-particle" : "", "family" : "Crewell", "given" : "Susanne", "non-dropping-particle" : "", "parse-names" : false, "suffix" : "" }, { "dropping-particle" : "", "family" : "Fischer", "given" : "J\u00fcrgen", "non-dropping-particle" : "", "parse-names" : false, "suffix" : "" }, { "dropping-particle" : "", "family" : "Reinhardt", "given" : "Thorsten", "non-dropping-particle" : "", "parse-names" : false, "suffix" : "" }, { "dropping-particle" : "", "family" : "Seifert", "given" : "Axel", "non-dropping-particle" : "", "parse-names" : false, "suffix" : "" }, { "dropping-particle" : "", "family" : "Selbach", "given" : "Christoph", "non-dropping-particle" : "", "parse-names" : false, "suffix" : "" }, { "dropping-particle" : "", "family" : "Lipzig", "given" : "Nicole", "non-dropping-particle" : "Van", "parse-names" : false, "suffix" : "" } ], "container-title" : "Meteorologische Zeitschrift", "id" : "ITEM-1", "issue" : "2", "issued" : { "date-parts" : [ [ "2011", "4", "1" ] ] }, "page" : "119-132", "title" : "Long-term evaluation of COSMO forecasting using combined observational data of the GOP period", "translator" : [ { "dropping-particle" : "", "family" : "Q4428", "given" : "", "non-dropping-particle" : "", "parse-names" : false, "suffix" : "" } ], "type" : "article-journal", "volume" : "20" }, "uris" : [ "http://www.mendeley.com/documents/?uuid=7bfdc3b4-0962-4f28-a027-0e455e6f2772" ] }, { "id" : "ITEM-2",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"ITEM-2",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"mendeley" : { "formattedCitation" : "(B\u00f6hme et al., 2011; Langhans et al., 2013)", "plainTextFormattedCitation" : "(B\u00f6hme et al., 2011; Langhans et al., 2013)", "previouslyFormattedCitation" : "(B\u00f6hme et al., 2011; Langhans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(Böhme et al., 2011; Langhans et al., 2013)</w:t>
      </w:r>
      <w:r w:rsidRPr="003F2D6A">
        <w:rPr>
          <w:rFonts w:cs="Times New Roman"/>
          <w:lang w:val="en-GB"/>
        </w:rPr>
        <w:fldChar w:fldCharType="end"/>
      </w:r>
      <w:r w:rsidRPr="003F2D6A">
        <w:rPr>
          <w:rFonts w:cs="Times New Roman"/>
          <w:lang w:val="en-GB"/>
        </w:rPr>
        <w:t xml:space="preserve"> and its resultant radiative effects </w:t>
      </w:r>
      <w:r w:rsidRPr="003F2D6A">
        <w:rPr>
          <w:rFonts w:cs="Times New Roman"/>
          <w:lang w:val="en-GB"/>
        </w:rPr>
        <w:fldChar w:fldCharType="begin" w:fldLock="1"/>
      </w:r>
      <w:r w:rsidR="000465A7">
        <w:rPr>
          <w:rFonts w:cs="Times New Roman"/>
          <w:lang w:val="en-GB"/>
        </w:rPr>
        <w:instrText>ADDIN CSL_CITATION { "citationItems" : [ { "id" : "ITEM-1",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"ITEM-1",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"(Stratton et al., 2018)", "plainTextFormattedCitation" : "(Stratton et al., 2018)", "previouslyFormattedCitation" : "(Stratton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(Stratton et al., 2018)</w:t>
      </w:r>
      <w:r w:rsidRPr="003F2D6A">
        <w:rPr>
          <w:rFonts w:cs="Times New Roman"/>
          <w:lang w:val="en-GB"/>
        </w:rPr>
        <w:fldChar w:fldCharType="end"/>
      </w:r>
      <w:r w:rsidRPr="003F2D6A">
        <w:rPr>
          <w:rFonts w:cs="Times New Roman"/>
          <w:lang w:val="en-GB"/>
        </w:rPr>
        <w:t xml:space="preserve">, as well as the annual cycle of tropical convection </w:t>
      </w:r>
      <w:r w:rsidRPr="003F2D6A">
        <w:rPr>
          <w:rFonts w:cs="Times New Roman"/>
          <w:lang w:val="en-GB"/>
        </w:rPr>
        <w:fldChar w:fldCharType="begin" w:fldLock="1"/>
      </w:r>
      <w:r w:rsidR="000465A7">
        <w:rPr>
          <w:rFonts w:cs="Times New Roman"/>
          <w:lang w:val="en-GB"/>
        </w:rPr>
        <w:instrText>ADDIN CSL_CITATION { "citationItems" : [ { "id" : "ITEM-1", "itemData" : { "DOI" : "10.1029/2018GL079563", "ISSN" : "0094-8276", "author" : [ { "dropping-particle" : "", "family" : "Hart", "given" : "Neil C. G.", "non-dropping-particle" : "", "parse-names" : false, "suffix" : "" }, { "dropping-particle" : "", "family" : "Washington", "given" : "Richard", "non-dropping-particle" : "", "parse-names" : false, "suffix" : "" }, { "dropping-particle" : "", "family" : "Stratton", "given" : "Rachel A.", "non-dropping-particle" : "", "parse-names" : false, "suffix" : "" } ], "container-title" : "Geophysical Research Letters", "id" : "ITEM-1", "issue" : "20", "issued" : { "date-parts" : [ [ "2018", "10", "28" ] ] }, "title" : "Stronger Local Overturning in Convective-Permitting Regional Climate Model Improves Simulation of the Subtropical Annual Cycle", "translator" : [ { "dropping-particle" : "", "family" : "Q6567", "given" : "", "non-dropping-particle" : "", "parse-names" : false, "suffix" : "" } ], "type" : "article-journal", "volume" : "45" }, "uris" : [ "http://www.mendeley.com/documents/?uuid=f92d3f16-74cb-4dc5-bfeb-28daa4d40fe0" ] } ], "mendeley" : { "formattedCitation" : "(Hart et al., 2018)", "plainTextFormattedCitation" : "(Hart et al., 2018)", "previouslyFormattedCitation" : "(Hart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(Hart et al., 2018)</w:t>
      </w:r>
      <w:r w:rsidRPr="003F2D6A">
        <w:rPr>
          <w:rFonts w:cs="Times New Roman"/>
          <w:lang w:val="en-GB"/>
        </w:rPr>
        <w:fldChar w:fldCharType="end"/>
      </w:r>
      <w:r w:rsidRPr="003F2D6A">
        <w:rPr>
          <w:rFonts w:cs="Times New Roman"/>
          <w:lang w:val="en-GB"/>
        </w:rPr>
        <w:t xml:space="preserve"> are improved. Phenomena such as supercells, mesoscale convective systems, or the local weather associated with squall lines are not captured by global models and standard RCMs. Convection-permitting RCM simulations, however, have been shown to realistically simulate supercells </w:t>
      </w:r>
      <w:r w:rsidRPr="003F2D6A">
        <w:rPr>
          <w:rFonts w:cs="Times New Roman"/>
          <w:lang w:val="en-GB"/>
        </w:rPr>
        <w:fldChar w:fldCharType="begin" w:fldLock="1"/>
      </w:r>
      <w:r w:rsidR="000465A7">
        <w:rPr>
          <w:rFonts w:cs="Times New Roman"/>
          <w:lang w:val="en-GB"/>
        </w:rPr>
        <w:instrText>ADDIN CSL_CITATION { "citationItems" : [ { "id" : "ITEM-1", "itemData" : { "DOI" : "10.1007/s00382-010-0826-y", "ISSN" : "0930-7575", "author" : [ { "dropping-particle" : "", "family" : "Trapp", "given" : "Robert J.", "non-dropping-particle" : "", "parse-names" : false, "suffix" : "" }, { "dropping-particle" : "", "family" : "Robinson", "given" : "Eric D.", "non-dropping-particle" : "", "parse-names" : false, "suffix" : "" }, { "dropping-particle" : "", "family" : "Baldwin", "given" : "Michael E.", "non-dropping-particle" : "", "parse-names" : false, "suffix" : "" }, { "dropping-particle" : "", "family" : "Diffenbaugh", "given" : "Noah S.", "non-dropping-particle" : "", "parse-names" : false, "suffix" : "" }, { "dropping-particle" : "", "family" : "Schwedler", "given" : "Benjamin R. J.", "non-dropping-particle" : "", "parse-names" : false, "suffix" : "" } ], "container-title" : "Climate Dynamics", "id" : "ITEM-1", "issue" : "3-4", "issued" : { "date-parts" : [ [ "2011", "8", "15" ] ] }, "page" : "677-688", "title" : "Regional climate of hazardous convective weather through high-resolution dynamical downscaling", "translator" : [ { "dropping-particle" : "", "family" : "Q4426", "given" : "", "non-dropping-particle" : "", "parse-names" : false, "suffix" : "" } ], "type" : "article-journal", "volume" : "37" }, "uris" : [ "http://www.mendeley.com/documents/?uuid=8737349b-3f20-4653-968f-106d10d680c1" ] } ], "mendeley" : { "formattedCitation" : "(Trapp et al., 2011)", "plainTextFormattedCitation" : "(Trapp et al., 2011)", "previouslyFormattedCitation" : "(Trapp et al., 2011)"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(Trapp et al., 2011)</w:t>
      </w:r>
      <w:r w:rsidRPr="003F2D6A">
        <w:rPr>
          <w:rFonts w:cs="Times New Roman"/>
          <w:lang w:val="en-GB"/>
        </w:rPr>
        <w:fldChar w:fldCharType="end"/>
      </w:r>
      <w:r w:rsidRPr="003F2D6A">
        <w:rPr>
          <w:rFonts w:cs="Times New Roman"/>
          <w:lang w:val="en-GB"/>
        </w:rPr>
        <w:t xml:space="preserve">, mesoscale convective systems, their life cycle and motion </w:t>
      </w:r>
      <w:r w:rsidRPr="003F2D6A">
        <w:rPr>
          <w:rFonts w:cs="Times New Roman"/>
          <w:lang w:val="en-GB"/>
        </w:rPr>
        <w:fldChar w:fldCharType="begin" w:fldLock="1"/>
      </w:r>
      <w:r w:rsidR="000465A7">
        <w:rPr>
          <w:rFonts w:cs="Times New Roman"/>
          <w:lang w:val="en-GB"/>
        </w:rPr>
        <w:instrText>ADDIN CSL_CITATION { "citationItems" : [ { "id" : "ITEM-1", "itemData" : { "DOI" : "10.1038/s41558-017-0007-7", "ISBN" : "1758-6798", "ISSN" : "17586798", "abstract" : "Mesoscale convective system (MCS)-organized convective storms with a size of ~100\u2009km have increased in frequency and intensity in the USA over the past 35 years                  1                , causing fatalities and economic losses                  2                . However, their poor representation in traditional climate models hampers the understanding of their change in the future                  3                . Here, a North American-scale convection-permitting model which is able to realistically simulate MSCs                  4                 is used to investigate their change by the end-of-century under RCP8.5 (ref.                   5                ). A storm-tracking algorithm                  6                 indicates that intense summertime MCS frequency will more than triple in North America. Furthermore, the combined effect of a 15\u201340% increase in maximum precipitation rates and a significant spreading of regions impacted by heavy precipitation results in up to 80% increases in the total MCS precipitation volume, focussed in a 40\u2009km radius around the storm centre. These typically neglected increases substantially raise future flood risk. Current investments in long-lived infrastructures, such as flood protection and water management systems, need to take these changes into account to improve climate-adaptation practices.", "author" : [ { "dropping-particle" : "", "family" : "Prein", "given" : "Andreas F.", "non-dropping-particle" : "", "parse-names" : false, "suffix" : "" }, { "dropping-particle" : "", "family" : "Liu", "given" : "Changhai", "non-dropping-particle" : "", "parse-names" : false, "suffix" : "" }, { "dropping-particle" : "", "family" : "Ikeda", "given" : "Kyoko", "non-dropping-particle" : "", "parse-names" : false, "suffix" : "" }, { "dropping-particle" : "", "family" : "Trier", "given" : "Stanley B.", "non-dropping-particle" : "", "parse-names" : false, "suffix" : "" }, { "dropping-particle" : "", "family" : "Rasmussen", "given" : "Roy M.", "non-dropping-particle" : "", "parse-names" : false, "suffix" : "" }, { "dropping-particle" : "", "family" : "Holland", "given" : "Greg J.", "non-dropping-particle" : "", "parse-names" : false, "suffix" : "" }, { "dropping-particle" : "", "family" : "Clark", "given" : "Martyn P.", "non-dropping-particle" : "", "parse-names" : false, "suffix" : "" } ], "container-title" : "Nature Climate Change", "id" : "ITEM-1", "issue" : "12", "issued" : { "date-parts" : [ [ "2017", "12", "20" ] ] }, "page" : "880-884", "title" : "Increased rainfall volume from future convective storms in the US", "translator" : [ { "dropping-particle" : "", "family" : "Q4437", "given" : "", "non-dropping-particle" : "", "parse-names" : false, "suffix" : "" } ], "type" : "article-journal", "volume" : "7" }, "uris" : [ "http://www.mendeley.com/documents/?uuid=2d6f8aad-508c-43f3-acfc-3002524970a8" ] }, { "id" : "ITEM-2", "itemData" : { "DOI" : "10.1029/2018EA000491", "ISSN" : "2333-5084", "author" : [ { "dropping-particle" : "", "family" : "Crook", "given" : "Julia", "non-dropping-particle" : "", "parse-names" : false, "suffix" : "" }, { "dropping-particle" : "", "family" : "Klein", "given" : "Cornelia", "non-dropping-particle" : "", "parse-names" : false, "suffix" : "" }, { "dropping-particle" : "", "family" : "Folwell", "given" : "Sonja", "non-dropping-particle" : "", "parse-names" : false, "suffix" : "" }, { "dropping-particle" : "", "family" : "Taylor", "given" : "Christopher M.", "non-dropping-particle" : "", "parse-names" : false, "suffix" : "" }, { "dropping-particle" : "", "family" : "Parker", "given" : "Douglas J.", "non-dropping-particle" : "", "parse-names" : false, "suffix" : "" }, { "dropping-particle" : "", "family" : "Stratton", "given" : "Rachel", "non-dropping-particle" : "", "parse-names" : false, "suffix" : "" }, { "dropping-particle" : "", "family" : "Stein", "given" : "Thorwald", "non-dropping-particle" : "", "parse-names" : false, "suffix" : "" } ], "container-title" : "Earth and Space Science", "id" : "ITEM-2", "issued" : { "date-parts" : [ [ "2019", "5", "23" ] ] }, "page" : "2018EA000491", "title" : "Assessment of the Representation of West African Storm Lifecycles in Convection\u2010Permitting Simulations", "translator" : [ { "dropping-particle" : "", "family" : "Q6050", "given" : "", "non-dropping-particle" : "", "parse-names" : false, "suffix" : "" } ], "type" : "article-journal" }, "uris" : [ "http://www.mendeley.com/documents/?uuid=f01b3106-eec7-4f00-861d-8145351f7cd0" ] } ], "mendeley" : { "formattedCitation" : "(Prein et al., 2017; Crook et al., 2019)", "plainTextFormattedCitation" : "(Prein et al., 2017; Crook et al., 2019)", "previouslyFormattedCitation" : "(Prein et al., 2017; Crook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2017; Crook et al., 2019)</w:t>
      </w:r>
      <w:r w:rsidRPr="003F2D6A">
        <w:rPr>
          <w:rFonts w:cs="Times New Roman"/>
          <w:lang w:val="en-GB"/>
        </w:rPr>
        <w:fldChar w:fldCharType="end"/>
      </w:r>
      <w:r w:rsidRPr="003F2D6A">
        <w:rPr>
          <w:rFonts w:cs="Times New Roman"/>
          <w:lang w:val="en-GB"/>
        </w:rPr>
        <w:t xml:space="preserve">, and heavy precipitation associated with a squall line </w:t>
      </w:r>
      <w:r w:rsidRPr="003F2D6A">
        <w:rPr>
          <w:rFonts w:cs="Times New Roman"/>
          <w:lang w:val="en-GB"/>
        </w:rPr>
        <w:fldChar w:fldCharType="begin" w:fldLock="1"/>
      </w:r>
      <w:r w:rsidR="000465A7">
        <w:rPr>
          <w:rFonts w:cs="Times New Roman"/>
          <w:lang w:val="en-GB"/>
        </w:rPr>
        <w:instrText>ADDIN CSL_CITATION { "citationItems" : [ { "id" : "ITEM-1", "itemData" : { "DOI" : "10.1038/nclimate2258", "author" : [ { "dropping-particle" : "", "family" : "Kendon", "given" : "Elizabeth J",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"Senior", "given" : "Catherine A", "non-dropping-particle" : "", "parse-names" : false, "suffix" : "" } ], "container-title" : "Nature Climate Change", "id" : "ITEM-1", "issued" : { "date-parts" : [ [ "2014", "6", "1" ] ] }, "page" : "570", "publisher" : "Nature Publishing Group", "title" : "Heavier summer downpours with climate change revealed by weather forecast resolution model", "translator" : [ { "dropping-particle" : "", "family" : "Q3667", "given" : "", "non-dropping-particle" : "", "parse-names" : false, "suffix" : "" } ], "type" : "article-journal", "volume" : "4" }, "uris" : [ "http://www.mendeley.com/documents/?uuid=9484f7d6-a68f-4838-8453-322b70db57a2" ] } ], "mendeley" : { "formattedCitation" : "(Kendon et al., 2014)", "plainTextFormattedCitation" : "(Kendon et al., 2014)", "previouslyFormattedCitation" : "(Kendon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(Kendon et al., 2014)</w:t>
      </w:r>
      <w:r w:rsidRPr="003F2D6A">
        <w:rPr>
          <w:rFonts w:cs="Times New Roman"/>
          <w:lang w:val="en-GB"/>
        </w:rPr>
        <w:fldChar w:fldCharType="end"/>
      </w:r>
      <w:r w:rsidRPr="003F2D6A">
        <w:rPr>
          <w:rFonts w:cs="Times New Roman"/>
          <w:lang w:val="en-GB"/>
        </w:rPr>
        <w:t xml:space="preserve">. There is </w:t>
      </w:r>
      <w:r w:rsidRPr="003F2D6A">
        <w:rPr>
          <w:rFonts w:cs="Times New Roman"/>
          <w:i/>
          <w:lang w:val="en-GB"/>
        </w:rPr>
        <w:t>high confidence</w:t>
      </w:r>
      <w:r w:rsidRPr="003F2D6A">
        <w:rPr>
          <w:rFonts w:cs="Times New Roman"/>
          <w:lang w:val="en-GB"/>
        </w:rPr>
        <w:t xml:space="preserve"> that simulations at convection permitting resolution add value to the representation of deep convection and related phenomena.</w:t>
      </w:r>
    </w:p>
    <w:p w14:paraId="47A641A7" w14:textId="77777777" w:rsidR="00E2170D" w:rsidRPr="003F2D6A" w:rsidRDefault="00E2170D" w:rsidP="00E2170D">
      <w:pPr>
        <w:pStyle w:val="AR6BodyText"/>
        <w:rPr>
          <w:lang w:val="en-GB"/>
        </w:rPr>
      </w:pPr>
    </w:p>
    <w:p w14:paraId="50318E37" w14:textId="74A99BF0" w:rsidR="00E2170D" w:rsidRPr="003F2D6A" w:rsidRDefault="00E2170D" w:rsidP="00E2170D">
      <w:pPr>
        <w:pStyle w:val="AR6BodyText"/>
        <w:rPr>
          <w:lang w:val="en-GB"/>
        </w:rPr>
      </w:pPr>
      <w:r w:rsidRPr="003F2D6A">
        <w:rPr>
          <w:lang w:val="en-GB"/>
        </w:rPr>
        <w:t xml:space="preserve">Convection is the key ingredient of tropical cyclones. An intercomparison of high-resolution AGCM simulations </w:t>
      </w:r>
      <w:r w:rsidRPr="003F2D6A">
        <w:rPr>
          <w:lang w:val="en-GB"/>
        </w:rPr>
        <w:fldChar w:fldCharType="begin" w:fldLock="1"/>
      </w:r>
      <w:r w:rsidR="000465A7">
        <w:rPr>
          <w:lang w:val="en-GB"/>
        </w:rPr>
        <w:instrText>ADDIN CSL_CITATION { "citationItems" : [ { "id" : "ITEM-1", "itemData" : { "DOI" : "10.1002/2014MS000372", "ISSN" : "19422466", "abstract" : "Abstract The global characteristics of tropical cyclones (TCs) simulated by several climate models are analyzed and compared with observations. The global climate models were forced by the same sea surface temperature (SST) fields in two types of experiments, using climatological SST and interannually varying SST. TC tracks and intensities are derived from each model's output fields by the group who ran that model, using their own preferred tracking scheme; the study considers the combination of model and tracking scheme as a single modeling system, and compares the properties derived from the different systems. Overall, the observed geographic distribution of global TC frequency was reasonably well reproduced. As expected, with the exception of one model, intensities of the simulated TC were lower than in observations, to a degree that varies considerably across models.", "author" : [ { "dropping-particle" : "", "family" : "Shaevitz", "given" : "Daniel A", "non-dropping-particle" : "", "parse-names" : false, "suffix" : "" }, { "dropping-particle" : "", "family" : "Camargo", "given" : "Suzana J", "non-dropping-particle" : "", "parse-names" : false, "suffix" : "" }, { "dropping-particle" : "", "family" : "Sobel", "given" : "Adam H", "non-dropping-particle" : "", "parse-names" : false, "suffix" : "" }, { "dropping-particle" : "", "family" : "Jonas", "given" : "Jeffrey A", "non-dropping-particle" : "", "parse-names" : false, "suffix" : "" }, { "dropping-particle" : "", "family" : "Kim", "given" : "Daehyun", "non-dropping-particle" : "", "parse-names" : false, "suffix" : "" }, { "dropping-particle" : "", "family" : "Kumar", "given" : "Arun", "non-dropping-particle" : "", "parse-names" : false, "suffix" : "" }, { "dropping-particle" : "", "family" : "LaRow", "given" : "Timothy E", "non-dropping-particle" : "", "parse-names" : false, "suffix" : "" }, { "dropping-particle" : "", "family" : "Lim", "given" : "Young-Kwon", "non-dropping-particle" : "", "parse-names" : false, "suffix" : "" }, { "dropping-particle" : "", "family" : "Murakami", "given" : "Hiroyuki", "non-dropping-particle" : "", "parse-names" : false, "suffix" : "" }, { "dropping-particle" : "", "family" : "Reed", "given" : "Kevin A", "non-dropping-particle" : "", "parse-names" : false, "suffix" : "" }, { "dropping-particle" : "", "family" : "Roberts", "given" : "Malcolm J", "non-dropping-particle" : "", "parse-names" : false, "suffix" : "" }, { "dropping-particle" : "", "family" : "Scoccimarro", "given" : "Enrico", "non-dropping-particle" : "", "parse-names" : false, "suffix" : "" }, { "dropping-particle" : "", "family" : "Vidale", "given" : "Pier Luigi", "non-dropping-particle" : "", "parse-names" : false, "suffix" : "" }, { "dropping-particle" : "", "family" : "Wang", "given" : "Hui", "non-dropping-particle" : "", "parse-names" : false, "suffix" : "" }, { "dropping-particle" : "", "family" : "Wehner", "given" : "Michael F", "non-dropping-particle" : "", "parse-names" : false, "suffix" : "" }, { "dropping-particle" : "", "family" : "Zhao", "given" : "Ming", "non-dropping-particle" : "", "parse-names" : false, "suffix" : "" }, { "dropping-particle" : "", "family" : "Henderson", "given" : "Naomi", "non-dropping-particle" : "", "parse-names" : false, "suffix" : "" } ], "container-title" : "Journal of Advances in Modeling Earth Systems", "id" : "ITEM-1", "issue" : "4", "issued" : { "date-parts" : [ [ "2014", "12" ] ] }, "page" : "1154-1172", "title" : "Characteristics of tropical cyclones in high-resolution models in the present climate", "translator" : [ { "dropping-particle" : "", "family" : "Q4162", "given" : "", "non-dropping-particle" : "", "parse-names" : false, "suffix" : "" } ], "type" : "article-journal", "volume" : "6" }, "uris" : [ "http://www.mendeley.com/documents/?uuid=f872b995-5882-4b01-a93c-2eeb94ff62a6" ] } ], "mendeley" : { "formattedCitation" : "(Shaevitz et al., 2014)", "plainTextFormattedCitation" : "(Shaevitz et al., 2014)", "previouslyFormattedCitation" : "(Shaevitz et al., 2014)" }, "properties" : { "noteIndex" : 0 }, "schema" : "https://github.com/citation-style-language/schema/raw/master/csl-citation.json" }</w:instrText>
      </w:r>
      <w:r w:rsidRPr="003F2D6A">
        <w:rPr>
          <w:lang w:val="en-GB"/>
        </w:rPr>
        <w:fldChar w:fldCharType="separate"/>
      </w:r>
      <w:r w:rsidR="00E41CA2">
        <w:rPr>
          <w:noProof/>
          <w:lang w:val="en-GB"/>
        </w:rPr>
        <w:t>(Shaevitz et al., 2014)</w:t>
      </w:r>
      <w:r w:rsidRPr="003F2D6A">
        <w:rPr>
          <w:lang w:val="en-GB"/>
        </w:rPr>
        <w:fldChar w:fldCharType="end"/>
      </w:r>
      <w:r w:rsidRPr="003F2D6A">
        <w:rPr>
          <w:lang w:val="en-GB"/>
        </w:rPr>
        <w:t xml:space="preserve"> showed that tropical cyclone intensities appeared to be better represented with increasing model resolution. </w:t>
      </w:r>
      <w:r w:rsidRPr="003F2D6A">
        <w:rPr>
          <w:lang w:val="en-GB"/>
        </w:rPr>
        <w:fldChar w:fldCharType="begin" w:fldLock="1"/>
      </w:r>
      <w:r w:rsidR="000465A7">
        <w:rPr>
          <w:lang w:val="en-GB"/>
        </w:rPr>
        <w:instrText>ADDIN CSL_CITATION { "citationItems" : [ { "id" : "ITEM-1",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"ITEM-1",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"(Takayabu et al., 2015)", "manualFormatting" : "Takayabu et al. (2015)", "plainTextFormattedCitation" : "(Takayabu et al., 2015)", "previouslyFormattedCitation" : "(Takayabu et al., 2015)" }, "properties" : { "noteIndex" : 0 }, "schema" : "https://github.com/citation-style-language/schema/raw/master/csl-citation.json" }</w:instrText>
      </w:r>
      <w:r w:rsidRPr="003F2D6A">
        <w:rPr>
          <w:lang w:val="en-GB"/>
        </w:rPr>
        <w:fldChar w:fldCharType="separate"/>
      </w:r>
      <w:r w:rsidR="00E41CA2">
        <w:rPr>
          <w:noProof/>
          <w:lang w:val="en-GB"/>
        </w:rPr>
        <w:t>Takayabu et al. (2015)</w:t>
      </w:r>
      <w:r w:rsidRPr="003F2D6A">
        <w:rPr>
          <w:lang w:val="en-GB"/>
        </w:rPr>
        <w:fldChar w:fldCharType="end"/>
      </w:r>
      <w:r w:rsidRPr="003F2D6A">
        <w:rPr>
          <w:lang w:val="en-GB"/>
        </w:rPr>
        <w:t xml:space="preserve"> have compared simulations of typhoon Haiyan at different resolutions ranging from 20 km to 1 km (Figure 10.8). While the eyewall structure in the precipitation pattern was strongly smoothed in the coarse resolution simulations, it was well resolved at the highest resolution. </w:t>
      </w:r>
      <w:r w:rsidRPr="003F2D6A">
        <w:rPr>
          <w:lang w:val="en-GB"/>
        </w:rPr>
        <w:fldChar w:fldCharType="begin" w:fldLock="1"/>
      </w:r>
      <w:r w:rsidR="000465A7">
        <w:rPr>
          <w:lang w:val="en-GB"/>
        </w:rPr>
        <w:instrText>ADDIN CSL_CITATION { "citationItems" : [ { "id" : "ITEM-1", "itemData" : { "DOI" : "10.1175/2009MWR2976.1", "ISSN" : "0027-0644", "author" : [ { "dropping-particle" : "", "family" : "Gentry", "given" : "Megan S.", "non-dropping-particle" : "", "parse-names" : false, "suffix" : "" }, { "dropping-particle" : "", "family" : "Lackmann", "given" : "Gary M.", "non-dropping-particle" : "", "parse-names" : false, "suffix" : "" } ], "container-title" : "Monthly Weather Review", "id" : "ITEM-1", "issue" : "3", "issued" : { "date-parts" : [ [ "2010", "3" ] ] }, "page" : "688-704", "title" : "Sensitivity of Simulated Tropical Cyclone Structure and Intensity to Horizontal Resolution", "translator" : [ { "dropping-particle" : "", "family" : "Q4415", "given" : "", "non-dropping-particle" : "", "parse-names" : false, "suffix" : "" } ], "type" : "article-journal", "volume" : "138" }, "uris" : [ "http://www.mendeley.com/documents/?uuid=21252c63-e29b-4691-baa0-b9b4b6ee6e58" ] } ], "mendeley" : { "formattedCitation" : "(Gentry and Lackmann, 2010)", "manualFormatting" : "Gentry and Lackmann (2010)", "plainTextFormattedCitation" : "(Gentry and Lackmann, 2010)", "previouslyFormattedCitation" : "(Gentry and Lackmann, 2010)" }, "properties" : { "noteIndex" : 0 }, "schema" : "https://github.com/citation-style-language/schema/raw/master/csl-citation.json" }</w:instrText>
      </w:r>
      <w:r w:rsidRPr="003F2D6A">
        <w:rPr>
          <w:lang w:val="en-GB"/>
        </w:rPr>
        <w:fldChar w:fldCharType="separate"/>
      </w:r>
      <w:r w:rsidR="00E41CA2">
        <w:rPr>
          <w:noProof/>
          <w:lang w:val="en-GB"/>
        </w:rPr>
        <w:t>Gentry and Lackmann (2010)</w:t>
      </w:r>
      <w:r w:rsidRPr="003F2D6A">
        <w:rPr>
          <w:lang w:val="en-GB"/>
        </w:rPr>
        <w:fldChar w:fldCharType="end"/>
      </w:r>
      <w:r w:rsidRPr="003F2D6A">
        <w:rPr>
          <w:lang w:val="en-GB"/>
        </w:rPr>
        <w:t xml:space="preserve"> found similar improvements in simulating hurricane Ivan for horizontal resolutions between 8 km and 1 km. High-resolution coupled ocean-atmosphere simulations improve the representation of the radial structure of core convection and thereby the rapid intensification of the </w:t>
      </w:r>
      <w:r w:rsidRPr="004D7140">
        <w:rPr>
          <w:lang w:val="en-GB"/>
        </w:rPr>
        <w:t xml:space="preserve">cyclone </w:t>
      </w:r>
      <w:r w:rsidRPr="004D7140">
        <w:rPr>
          <w:lang w:val="en-GB"/>
        </w:rPr>
        <w:fldChar w:fldCharType="begin" w:fldLock="1"/>
      </w:r>
      <w:r w:rsidR="000465A7">
        <w:rPr>
          <w:lang w:val="en-GB"/>
        </w:rPr>
        <w:instrText>ADDIN CSL_CITATION { "citationItems" : [ { "id" : "ITEM-1", "itemData" : { "DOI" : "10.1002/2017JD027252", "ISSN" : "2169897X", "author" : [ { "dropping-particle" : "", "family" : "Kanada", "given" : "Sachie", "non-dropping-particle" : "", "parse-names" : false, "suffix" : "" }, { "dropping-particle" : "", "family" : "Tsujino", "given" : "Satoki", "non-dropping-particle" : "", "parse-names" : false, "suffix" : "" }, { "dropping-particle" : "", "family" : "Aiki", "given" : "Hidenori", "non-dropping-particle" : "", "parse-names" : false, "suffix" : "" }, { "dropping-particle" : "", "family" : "Yoshioka", "given" : "Mayumi K.", "non-dropping-particle" : "", "parse-names" : false, "suffix" : "" }, { "dropping-particle" : "", "family" : "Miyazawa", "given" : "Yasumasa", "non-dropping-particle" : "", "parse-names" : false, "suffix" : "" }, { "dropping-particle" : "", "family" : "Tsuboki", "given" : "Kazuhisa", "non-dropping-particle" : "", "parse-names" : false, "suffix" : "" }, { "dropping-particle" : "", "family" : "Takayabu", "given" : "Izuru", "non-dropping-particle" : "", "parse-names" : false, "suffix" : "" } ], "container-title" : "Journal of Geophysical Research: Atmospheres", "id" : "ITEM-1", "issue" : "24", "issued" : { "date-parts" : [ [ "2017", "12", "27" ] ] }, "page" : "13,245-13,262", "title" : "Impacts of SST Patterns on Rapid Intensification of Typhoon Megi (2010)", "translator" : [ { "dropping-particle" : "", "family" : "Q6633", "given" : "", "non-dropping-particle" : "", "parse-names" : false, "suffix" : "" } ], "type" : "article-journal", "volume" : "122" }, "uris" : [ "http://www.mendeley.com/documents/?uuid=3f17eb30-2816-4772-b7fe-3e8838ab13b9" ] } ], "mendeley" : { "formattedCitation" : "(Kanada et al., 2017b)", "plainTextFormattedCitation" : "(Kanada et al., 2017b)", "previouslyFormattedCitation" : "(Kanada et al., 2017b)" }, "properties" : { "noteIndex" : 0 }, "schema" : "https://github.com/citation-style-language/schema/raw/master/csl-citation.json" }</w:instrText>
      </w:r>
      <w:r w:rsidRPr="004D7140">
        <w:rPr>
          <w:lang w:val="en-GB"/>
        </w:rPr>
        <w:fldChar w:fldCharType="separate"/>
      </w:r>
      <w:r w:rsidR="00E41CA2">
        <w:rPr>
          <w:noProof/>
          <w:lang w:val="en-GB"/>
        </w:rPr>
        <w:t>(Kanada et al., 2017b)</w:t>
      </w:r>
      <w:r w:rsidRPr="004D7140">
        <w:rPr>
          <w:lang w:val="en-GB"/>
        </w:rPr>
        <w:fldChar w:fldCharType="end"/>
      </w:r>
      <w:r w:rsidRPr="004D7140">
        <w:rPr>
          <w:lang w:val="en-GB"/>
        </w:rPr>
        <w:t>.</w:t>
      </w:r>
      <w:r w:rsidRPr="003F2D6A">
        <w:rPr>
          <w:lang w:val="en-GB"/>
        </w:rPr>
        <w:t xml:space="preserve"> There is </w:t>
      </w:r>
      <w:r w:rsidRPr="003F2D6A">
        <w:rPr>
          <w:i/>
          <w:lang w:val="en-GB"/>
        </w:rPr>
        <w:t>high confidence</w:t>
      </w:r>
      <w:r w:rsidRPr="003F2D6A">
        <w:rPr>
          <w:lang w:val="en-GB"/>
        </w:rPr>
        <w:t xml:space="preserve"> that convection-permitting resolution is required to realistically simulate the three-dimensional structure of tropical cyclones.</w:t>
      </w:r>
    </w:p>
    <w:p w14:paraId="1829B910" w14:textId="77777777" w:rsidR="00E2170D" w:rsidRPr="003F2D6A" w:rsidRDefault="00E2170D" w:rsidP="00E2170D">
      <w:pPr>
        <w:pStyle w:val="AR6BodyText"/>
        <w:rPr>
          <w:rFonts w:cs="Times New Roman"/>
          <w:lang w:val="en-GB"/>
        </w:rPr>
      </w:pPr>
    </w:p>
    <w:p w14:paraId="13AD4F91" w14:textId="4D2134DF" w:rsidR="00E2170D" w:rsidRPr="003F2D6A" w:rsidRDefault="00E2170D" w:rsidP="00E2170D">
      <w:pPr>
        <w:pStyle w:val="AR6BodyText"/>
        <w:rPr>
          <w:rFonts w:cs="Times New Roman"/>
          <w:lang w:val="en-GB"/>
        </w:rPr>
      </w:pPr>
      <w:r w:rsidRPr="003F2D6A">
        <w:rPr>
          <w:rFonts w:cs="Times New Roman"/>
          <w:lang w:val="en-GB"/>
        </w:rPr>
        <w:t xml:space="preserve">Initial studies with convection-permitting GCMs suggests that improvements in representing convection, as described for RCMs above, have a positive impact on the tropical and extra-tropical atmospheric circulation and, thus, regional climate </w:t>
      </w:r>
      <w:r w:rsidRPr="004D7140">
        <w:rPr>
          <w:rFonts w:cs="Times New Roman"/>
          <w:lang w:val="en-GB"/>
        </w:rPr>
        <w:t>(</w:t>
      </w:r>
      <w:commentRangeStart w:id="749"/>
      <w:r w:rsidRPr="004D7140">
        <w:rPr>
          <w:rFonts w:cs="Times New Roman"/>
          <w:lang w:val="en-GB"/>
        </w:rPr>
        <w:fldChar w:fldCharType="begin" w:fldLock="1"/>
      </w:r>
      <w:r w:rsidR="000465A7">
        <w:rPr>
          <w:rFonts w:cs="Times New Roman"/>
          <w:lang w:val="en-GB"/>
        </w:rPr>
        <w:instrText>ADDIN CSL_CITATION { "citationItems" : [ { "id" : "ITEM-1", "itemData" : { "DOI" : "10.1007/s40641-019-00131-0", "ISSN" : "2198-6061", "author" : [ { "dropping-particle" : "", "family" : "Satoh", "given" : "Masaki", "non-dropping-particle" : "", "parse-names" : false, "suffix" : "" }, { "dropping-particle" : "", "family" : "Stevens", "given" : "Bjorn", "non-dropping-particle" : "", "parse-names" : false, "suffix" : "" }, { "dropping-particle" : "", "family" : "Judt", "given" : "Falko", "non-dropping-particle" : "", "parse-names" : false, "suffix" : "" }, { "dropping-particle" : "", "family" : "Khairoutdinov", "given" : "Marat", "non-dropping-particle" : "", "parse-names" : false, "suffix" : "" }, { "dropping-particle" : "", "family" : "Lin", "given" : "Shian-Jiann", "non-dropping-particle" : "", "parse-names" : false, "suffix" : "" }, { "dropping-particle" : "", "family" : "Putman", "given" : "William M.", "non-dropping-particle" : "", "parse-names" : false, "suffix" : "" }, { "dropping-particle" : "", "family" : "D\u00fcben", "given" : "Peter", "non-dropping-particle" : "", "parse-names" : false, "suffix" : "" } ], "container-title" : "Current Climate Change Reports", "id" : "ITEM-1", "issue" : "3", "issued" : { "date-parts" : [ [ "2019", "9", "17" ] ] }, "page" : "172-184", "title" : "Global Cloud-Resolving Models", "translator" : [ { "dropping-particle" : "", "family" : "Q6631", "given" : "", "non-dropping-particle" : "", "parse-names" : false, "suffix" : "" } ], "type" : "article-journal", "volume" : "5" }, "uris" : [ "http://www.mendeley.com/documents/?uuid=62b840e1-fc99-4e75-b0c9-bb64ddc5b162" ] }, { "id" : "ITEM-2", "itemData" : { "DOI" : "10.1186/s40645-019-0304-z", "ISSN" : "2197-4284", "abstract" : "A review of the experimental protocol and motivation for DYAMOND, the first intercomparison project of global storm-resolving models, is presented. Nine models submitted simulation output for a 40-day (1 August\u201310 September 2016) intercomparison period. Eight of these employed a tiling of the sphere that was uniformly less than 5 km. By resolving the transient dynamics of convective storms in the tropics, global storm-resolving models remove the need to parameterize tropical deep convection, providing a fundamentally more sound representation of the climate system and a more natural link to commensurately high-resolution data from satellite-borne sensors. The models and some basic characteristics of their output are described in more detail, as is the availability and planned use of this output for future scientific study. Tropically and zonally averaged energy budgets, precipitable water distributions, and precipitation from the model ensemble are evaluated, as is their representation of tropical cyclones and the predictability of column water vapor, the latter being important for tropical weather.", "author" : [ { "dropping-particle" : "", "family" : "Stevens", "given" : "Bjorn", "non-dropping-particle" : "", "parse-names" : false, "suffix" : "" }, { "dropping-particle" : "", "family" : "Satoh", "given" : "Masaki", "non-dropping-particle" : "", "parse-names" : false, "suffix" : "" }, { "dropping-particle" : "", "family" : "Auger", "given" : "Ludovic", "non-dropping-particle" : "", "parse-names" : false, "suffix" : "" }, { "dropping-particle" : "", "family" : "Biercamp", "given" : "Joachim", "non-dropping-particle" : "", "parse-names" : false, "suffix" : "" }, { "dropping-particle" : "", "family" : "Bretherton", "given" : "Christopher S.", "non-dropping-particle" : "", "parse-names" : false, "suffix" : "" }, { "dropping-particle" : "", "family" : "Chen", "given" : "Xi", "non-dropping-particle" : "", "parse-names" : false, "suffix" : "" }, { "dropping-particle" : "", "family" : "D\u00fcben", "given" : "Peter", "non-dropping-particle" : "", "parse-names" : false, "suffix" : "" }, { "dropping-particle" : "", "family" : "Judt", "given" : "Falko", "non-dropping-particle" : "", "parse-names" : false, "suffix" : "" }, { "dropping-particle" : "", "family" : "Khairoutdinov", "given" : "Marat", "non-dropping-particle" : "", "parse-names" : false, "suffix" : "" }, { "dropping-particle" : "", "family" : "Klocke", "given" : "Daniel", "non-dropping-particle" : "", "parse-names" : false, "suffix" : "" }, { "dropping-particle" : "", "family" : "Kodama", "given" : "Chihiro", "non-dropping-particle" : "", "parse-names" : false, "suffix" : "" }, { "dropping-particle" : "", "family" : "Kornblueh", "given" : "Luis", "non-dropping-particle" : "", "parse-names" : false, "suffix" : "" }, { "dropping-particle" : "", "family" : "Lin", "given" : "Shian-Jiann", "non-dropping-particle" : "", "parse-names" : false, "suffix" : "" }, { "dropping-particle" : "", "family" : "Neumann", "given" : "Philipp", "non-dropping-particle" : "", "parse-names" : false, "suffix" : "" }, { "dropping-particle" : "", "family" : "Putman", "given" : "William M.", "non-dropping-particle" : "", "parse-names" : false, "suffix" : "" }, { "dropping-particle" : "", "family" : "R\u00f6ber", "given" : "Niklas", "non-dropping-particle" : "", "parse-names" : false, "suffix" : "" }, { "dropping-particle" : "", "family" : "Shibuya", "given" : "Ryosuke", "non-dropping-particle" : "", "parse-names" : false, "suffix" : "" }, { "dropping-particle" : "", "family" : "Vanniere", "given" : "Benoit", "non-dropping-particle" : "", "parse-names" : false, "suffix" : "" }, { "dropping-particle" : "", "family" : "Vidale", "given" : "Pier Luigi", "non-dropping-particle" : "", "parse-names" : false, "suffix" : "" }, { "dropping-particle" : "", "family" : "Wedi", "given" : "Nils", "non-dropping-particle" : "", "parse-names" : false, "suffix" : "" }, { "dropping-particle" : "", "family" : "Zhou", "given" : "Linjiong", "non-dropping-particle" : "", "parse-names" : false, "suffix" : "" } ], "container-title" : "Progress in Earth and Planetary Science", "id" : "ITEM-2", "issue" : "1", "issued" : { "date-parts" : [ [ "2019", "12", "30" ] ] }, "page" : "61", "title" : "DYAMOND: the DYnamics of the Atmospheric general circulation Modeled On Non-hydrostatic Domains", "translator" : [ { "dropping-particle" : "", "family" : "Q6630", "given" : "", "non-dropping-particle" : "", "parse-names" : false, "suffix" : "" } ], "type" : "article-journal", "volume" : "6" }, "uris" : [ "http://www.mendeley.com/documents/?uuid=1ab50624-0d71-4700-8abc-2c65b0a5e240" ] } ], "mendeley" : { "formattedCitation" : "(Satoh et al., 2019; Stevens et al., 2019)", "manualFormatting" : "Satoh et al., 2019; Stevens et al., 2019", "plainTextFormattedCitation" : "(Satoh et al., 2019; Stevens et al., 2019)", "previouslyFormattedCitation" : "(Satoh et al., 2019; Stevens et al., 2019)"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Satoh et al., 2019; Stevens et al., 2019</w:t>
      </w:r>
      <w:r w:rsidRPr="004D7140">
        <w:rPr>
          <w:rFonts w:cs="Times New Roman"/>
          <w:lang w:val="en-GB"/>
        </w:rPr>
        <w:fldChar w:fldCharType="end"/>
      </w:r>
      <w:commentRangeEnd w:id="749"/>
      <w:r w:rsidR="00E41CA2">
        <w:rPr>
          <w:rStyle w:val="CommentReference"/>
          <w:rFonts w:asciiTheme="minorHAnsi" w:eastAsiaTheme="minorHAnsi" w:hAnsiTheme="minorHAnsi"/>
          <w:lang w:eastAsia="en-US"/>
        </w:rPr>
        <w:commentReference w:id="749"/>
      </w:r>
      <w:r w:rsidRPr="003F2D6A">
        <w:rPr>
          <w:rFonts w:cs="Times New Roman"/>
          <w:lang w:val="en-GB"/>
        </w:rPr>
        <w:t>; see also Section 8.5.1.2 and Chapter 7). Computational constraints currently limit these simulations to a length of few months only, such that they cannot yet be used for routine climate change studies.</w:t>
      </w:r>
    </w:p>
    <w:p w14:paraId="7AD21C5A" w14:textId="77777777" w:rsidR="00E2170D" w:rsidRPr="003F2D6A" w:rsidRDefault="00E2170D" w:rsidP="00E2170D">
      <w:pPr>
        <w:pStyle w:val="AR6BodyText"/>
        <w:rPr>
          <w:rFonts w:cs="Times New Roman"/>
          <w:lang w:val="en-GB"/>
        </w:rPr>
      </w:pPr>
    </w:p>
    <w:p w14:paraId="6996AF1D" w14:textId="77777777" w:rsidR="00E2170D" w:rsidRPr="003F2D6A" w:rsidRDefault="00E2170D" w:rsidP="00E2170D">
      <w:pPr>
        <w:pStyle w:val="AR6BodyText"/>
        <w:rPr>
          <w:rFonts w:cs="Times New Roman"/>
          <w:lang w:val="en-GB"/>
        </w:rPr>
      </w:pPr>
    </w:p>
    <w:p w14:paraId="54C8E6A4" w14:textId="77777777" w:rsidR="00E2170D" w:rsidRPr="003F2D6A" w:rsidRDefault="00E2170D" w:rsidP="00E2170D">
      <w:pPr>
        <w:pStyle w:val="AR6BodyText"/>
        <w:rPr>
          <w:rFonts w:cs="Times New Roman"/>
          <w:b/>
          <w:lang w:val="en-GB"/>
        </w:rPr>
      </w:pPr>
      <w:r w:rsidRPr="003F2D6A">
        <w:rPr>
          <w:rFonts w:cs="Times New Roman"/>
          <w:b/>
          <w:lang w:val="en-GB"/>
        </w:rPr>
        <w:t>[START FIGURE 10.8 HERE]</w:t>
      </w:r>
    </w:p>
    <w:p w14:paraId="3A450C20" w14:textId="77777777" w:rsidR="00E2170D" w:rsidRPr="003F2D6A" w:rsidRDefault="00E2170D" w:rsidP="00E2170D">
      <w:pPr>
        <w:pStyle w:val="AR6BodyText"/>
        <w:tabs>
          <w:tab w:val="left" w:pos="3645"/>
        </w:tabs>
        <w:rPr>
          <w:rFonts w:cs="Times New Roman"/>
          <w:lang w:val="en-GB"/>
        </w:rPr>
      </w:pPr>
      <w:r w:rsidRPr="003F2D6A">
        <w:rPr>
          <w:rFonts w:cs="Times New Roman"/>
          <w:lang w:val="en-GB"/>
        </w:rPr>
        <w:lastRenderedPageBreak/>
        <w:tab/>
      </w:r>
    </w:p>
    <w:p w14:paraId="05EF0CB5" w14:textId="7F7E8FDD" w:rsidR="00E2170D" w:rsidRPr="003F2D6A" w:rsidRDefault="00E2170D" w:rsidP="00E2170D">
      <w:pPr>
        <w:pStyle w:val="AR6Chap10Figure"/>
        <w:rPr>
          <w:lang w:val="en-GB" w:eastAsia="en-JM"/>
        </w:rPr>
      </w:pPr>
      <w:r w:rsidRPr="00441820">
        <w:rPr>
          <w:b/>
          <w:lang w:val="en-GB"/>
        </w:rPr>
        <w:t>Hourly accumulated precipitation profiles (mm hour</w:t>
      </w:r>
      <w:r w:rsidRPr="00441820">
        <w:rPr>
          <w:b/>
          <w:vertAlign w:val="superscript"/>
          <w:lang w:val="en-GB"/>
        </w:rPr>
        <w:t>-1</w:t>
      </w:r>
      <w:r w:rsidRPr="00441820">
        <w:rPr>
          <w:b/>
          <w:lang w:val="en-GB"/>
        </w:rPr>
        <w:t>) around the eye of Typhoon Haiyan</w:t>
      </w:r>
      <w:r w:rsidR="000631B9">
        <w:rPr>
          <w:lang w:val="en-GB"/>
        </w:rPr>
        <w:t>.</w:t>
      </w:r>
      <w:r w:rsidRPr="003F2D6A">
        <w:rPr>
          <w:lang w:val="en-GB"/>
        </w:rPr>
        <w:t xml:space="preserve"> </w:t>
      </w:r>
      <w:r w:rsidR="000631B9">
        <w:rPr>
          <w:lang w:val="en-GB"/>
        </w:rPr>
        <w:t>R</w:t>
      </w:r>
      <w:r w:rsidRPr="003F2D6A">
        <w:rPr>
          <w:lang w:val="en-GB"/>
        </w:rPr>
        <w:t xml:space="preserve">epresented by (a) GSMaP </w:t>
      </w:r>
      <w:r w:rsidR="008307C0" w:rsidRPr="00EC4FA6">
        <w:rPr>
          <w:szCs w:val="20"/>
          <w:lang w:val="en-GB"/>
        </w:rPr>
        <w:t>(Global</w:t>
      </w:r>
      <w:r w:rsidR="008307C0">
        <w:rPr>
          <w:szCs w:val="20"/>
          <w:lang w:val="en-GB"/>
        </w:rPr>
        <w:t xml:space="preserve"> </w:t>
      </w:r>
      <w:r w:rsidR="008307C0" w:rsidRPr="00EC4FA6">
        <w:rPr>
          <w:szCs w:val="20"/>
          <w:lang w:val="en-GB"/>
        </w:rPr>
        <w:t>Satellite Mapping of Precipitation)</w:t>
      </w:r>
      <w:r w:rsidR="008307C0">
        <w:rPr>
          <w:szCs w:val="20"/>
          <w:lang w:val="en-GB"/>
        </w:rPr>
        <w:t xml:space="preserve"> </w:t>
      </w:r>
      <w:r w:rsidRPr="003F2D6A">
        <w:rPr>
          <w:lang w:val="en-GB"/>
        </w:rPr>
        <w:t xml:space="preserve">data, (b) Guiuan radar (PAGASA), (c) </w:t>
      </w:r>
      <w:r w:rsidR="008307C0">
        <w:rPr>
          <w:lang w:val="en-GB"/>
        </w:rPr>
        <w:t>Weekly Ensemble Prediction System (WEPS) data (JMA)</w:t>
      </w:r>
      <w:r w:rsidRPr="003F2D6A">
        <w:rPr>
          <w:lang w:val="en-GB"/>
        </w:rPr>
        <w:t xml:space="preserve">, (d) NHRCM (20 km), (e) NHRCM (5 km), and (f) WRF (1 km) models. Panels (b), (d)-(f) are adapted from </w:t>
      </w:r>
      <w:r w:rsidRPr="003F2D6A">
        <w:rPr>
          <w:lang w:val="en-GB"/>
        </w:rPr>
        <w:fldChar w:fldCharType="begin" w:fldLock="1"/>
      </w:r>
      <w:r w:rsidR="000465A7">
        <w:rPr>
          <w:lang w:val="en-GB"/>
        </w:rPr>
        <w:instrText>ADDIN CSL_CITATION { "citationItems" : [ { "id" : "ITEM-1",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"ITEM-1",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"(Takayabu et al., 2015)", "manualFormatting" : "Takayabu et al. (2015)", "plainTextFormattedCitation" : "(Takayabu et al., 2015)", "previouslyFormattedCitation" : "(Takayabu et al., 2015)" }, "properties" : { "noteIndex" : 0 }, "schema" : "https://github.com/citation-style-language/schema/raw/master/csl-citation.json" }</w:instrText>
      </w:r>
      <w:r w:rsidRPr="003F2D6A">
        <w:rPr>
          <w:lang w:val="en-GB"/>
        </w:rPr>
        <w:fldChar w:fldCharType="separate"/>
      </w:r>
      <w:r w:rsidR="00E41CA2">
        <w:rPr>
          <w:noProof/>
          <w:lang w:val="en-GB"/>
        </w:rPr>
        <w:t>Takayabu et al. (2015)</w:t>
      </w:r>
      <w:r w:rsidRPr="003F2D6A">
        <w:rPr>
          <w:lang w:val="en-GB"/>
        </w:rPr>
        <w:fldChar w:fldCharType="end"/>
      </w:r>
      <w:r w:rsidRPr="003F2D6A">
        <w:rPr>
          <w:lang w:val="en-GB"/>
        </w:rPr>
        <w:t xml:space="preserve">, CCBY3.0 </w:t>
      </w:r>
      <w:hyperlink r:id="rId14" w:history="1">
        <w:r w:rsidR="000631B9" w:rsidRPr="00D90739">
          <w:rPr>
            <w:rStyle w:val="Hyperlink"/>
            <w:lang w:val="en-GB"/>
          </w:rPr>
          <w:t>https://creativecommons.org/licenses/by/3.0</w:t>
        </w:r>
      </w:hyperlink>
      <w:r w:rsidRPr="003F2D6A">
        <w:rPr>
          <w:lang w:val="en-GB"/>
        </w:rPr>
        <w:t>.</w:t>
      </w:r>
      <w:r w:rsidR="000631B9">
        <w:rPr>
          <w:lang w:val="en-GB"/>
        </w:rPr>
        <w:t xml:space="preserve"> </w:t>
      </w:r>
      <w:r w:rsidR="000631B9" w:rsidRPr="004369BC">
        <w:rPr>
          <w:rFonts w:cs="Times New Roman"/>
          <w:szCs w:val="20"/>
        </w:rPr>
        <w:t xml:space="preserve">Further details on data sources and processing are available in the chapter data table (Table </w:t>
      </w:r>
      <w:r w:rsidR="000631B9">
        <w:rPr>
          <w:rFonts w:cs="Times New Roman"/>
          <w:szCs w:val="20"/>
        </w:rPr>
        <w:t>10.SM.11</w:t>
      </w:r>
      <w:r w:rsidR="000631B9" w:rsidRPr="004369BC">
        <w:rPr>
          <w:rFonts w:cs="Times New Roman"/>
          <w:szCs w:val="20"/>
        </w:rPr>
        <w:t>).</w:t>
      </w:r>
    </w:p>
    <w:p w14:paraId="3EC73081" w14:textId="77777777" w:rsidR="00E2170D" w:rsidRPr="003F2D6A" w:rsidRDefault="00E2170D" w:rsidP="00E2170D">
      <w:pPr>
        <w:pStyle w:val="AR6BodyText"/>
        <w:rPr>
          <w:rFonts w:cs="Times New Roman"/>
          <w:lang w:val="en-GB"/>
        </w:rPr>
      </w:pPr>
    </w:p>
    <w:p w14:paraId="7A9C99E7" w14:textId="77777777" w:rsidR="00E2170D" w:rsidRPr="003F2D6A" w:rsidRDefault="00E2170D" w:rsidP="00E2170D">
      <w:pPr>
        <w:pStyle w:val="AR6BodyText"/>
        <w:rPr>
          <w:rFonts w:cs="Times New Roman"/>
          <w:b/>
          <w:lang w:val="en-GB"/>
        </w:rPr>
      </w:pPr>
      <w:r w:rsidRPr="003F2D6A">
        <w:rPr>
          <w:rFonts w:cs="Times New Roman"/>
          <w:b/>
          <w:lang w:val="en-GB"/>
        </w:rPr>
        <w:t>[END FIGURE 10.8 HERE]</w:t>
      </w:r>
    </w:p>
    <w:p w14:paraId="64C93956" w14:textId="77777777" w:rsidR="00E2170D" w:rsidRPr="003F2D6A" w:rsidRDefault="00E2170D" w:rsidP="00E2170D">
      <w:pPr>
        <w:pStyle w:val="AR6BodyText"/>
        <w:rPr>
          <w:rFonts w:cs="Times New Roman"/>
          <w:lang w:val="en-GB"/>
        </w:rPr>
      </w:pPr>
    </w:p>
    <w:p w14:paraId="16A9935A" w14:textId="77777777" w:rsidR="00E2170D" w:rsidRPr="003F2D6A" w:rsidRDefault="00E2170D" w:rsidP="00E2170D">
      <w:pPr>
        <w:pStyle w:val="AR6BodyText"/>
        <w:rPr>
          <w:rFonts w:cs="Times New Roman"/>
          <w:lang w:val="en-GB"/>
        </w:rPr>
      </w:pPr>
    </w:p>
    <w:p w14:paraId="16514D7A" w14:textId="5A1AAC66" w:rsidR="004D7140" w:rsidRPr="006343BB" w:rsidRDefault="00E2170D" w:rsidP="00E2170D">
      <w:pPr>
        <w:pStyle w:val="AR6Chap10Level4101111"/>
        <w:rPr>
          <w:lang w:val="en-GB"/>
        </w:rPr>
      </w:pPr>
      <w:bookmarkStart w:id="750" w:name="_Toc30602392"/>
      <w:bookmarkStart w:id="751" w:name="_Toc70454737"/>
      <w:r w:rsidRPr="003F2D6A">
        <w:rPr>
          <w:lang w:val="en-GB"/>
        </w:rPr>
        <w:t>Mountain wind systems</w:t>
      </w:r>
      <w:bookmarkEnd w:id="750"/>
      <w:bookmarkEnd w:id="751"/>
    </w:p>
    <w:p w14:paraId="6446F80A" w14:textId="062D7209" w:rsidR="00E2170D" w:rsidRPr="003F2D6A" w:rsidRDefault="00E2170D" w:rsidP="00E2170D">
      <w:pPr>
        <w:pStyle w:val="AR6BodyText"/>
        <w:rPr>
          <w:rFonts w:cs="Times New Roman"/>
          <w:lang w:val="en-GB"/>
        </w:rPr>
      </w:pPr>
      <w:r w:rsidRPr="003F2D6A">
        <w:rPr>
          <w:rFonts w:cs="Times New Roman"/>
          <w:lang w:val="en-GB"/>
        </w:rPr>
        <w:t xml:space="preserve">Mountain slope and valley winds are localised thermally generated diurnal circulations that have a strong influence on temperature and precipitation patterns in mountain regions. During the day, heating of mountain slopes induces upslope winds; during the night this circulation reverses. This phenomenon is not realistically represented by global models and coarse-resolution RCMs. RCM simulations at 4 km resolution showed good skill in simulating the diurnal cycle of temperature and wind on days of weak synoptic forcing in the Rocky Mountains </w:t>
      </w:r>
      <w:r w:rsidRPr="003F2D6A">
        <w:rPr>
          <w:rFonts w:cs="Times New Roman"/>
          <w:lang w:val="en-GB"/>
        </w:rPr>
        <w:fldChar w:fldCharType="begin" w:fldLock="1"/>
      </w:r>
      <w:r w:rsidR="000465A7">
        <w:rPr>
          <w:rFonts w:cs="Times New Roman"/>
          <w:lang w:val="en-GB"/>
        </w:rPr>
        <w:instrText>ADDIN CSL_CITATION { "citationItems" : [ { "id" : "ITEM-1", "itemData" : { "DOI" : "10.1175/JAS-D-16-0158.1", "ISSN" : "0022-4928", "author" : [ { "dropping-particle" : "", "family" : "Letcher", "given" : "Theodore W.", "non-dropping-particle" : "", "parse-names" : false, "suffix" : "" }, { "dropping-particle" : "", "family" : "Minder", "given" : "Justin R.", "non-dropping-particle" : "", "parse-names" : false, "suffix" : "" } ], "container-title" : "Journal of the Atmospheric Sciences", "id" : "ITEM-1", "issue" : "1", "issued" : { "date-parts" : [ [ "2017", "1" ] ] }, "page" : "49-67", "title" : "The Simulated Response of Diurnal Mountain Winds to Regionally Enhanced Warming Caused by the Snow Albedo Feedback", "translator" : [ { "dropping-particle" : "", "family" : "Q4567", "given" : "", "non-dropping-particle" : "", "parse-names" : false, "suffix" : "" } ], "type" : "article-journal", "volume" : "74" }, "uris" : [ "http://www.mendeley.com/documents/?uuid=5972035a-b54d-4225-af06-ba51a3aee65b" ] } ], "mendeley" : { "formattedCitation" : "(Letcher and Minder, 2017)", "plainTextFormattedCitation" : "(Letcher and Minder, 2017)", "previouslyFormattedCitation" : "(Letcher and Minder,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(Letcher and Minder, 2017)</w:t>
      </w:r>
      <w:r w:rsidRPr="003F2D6A">
        <w:rPr>
          <w:rFonts w:cs="Times New Roman"/>
          <w:lang w:val="en-GB"/>
        </w:rPr>
        <w:fldChar w:fldCharType="end"/>
      </w:r>
      <w:r w:rsidRPr="003F2D6A">
        <w:rPr>
          <w:rFonts w:cs="Times New Roman"/>
          <w:lang w:val="en-GB"/>
        </w:rPr>
        <w:t xml:space="preserve"> as well as in simulating the mountain-plain wind circulation over the Tianshan mountains in Central Asia </w:t>
      </w:r>
      <w:commentRangeStart w:id="752"/>
      <w:commentRangeStart w:id="753"/>
      <w:r w:rsidRPr="003F2D6A">
        <w:rPr>
          <w:rFonts w:cs="Times New Roman"/>
          <w:lang w:val="en-GB"/>
        </w:rPr>
        <w:fldChar w:fldCharType="begin" w:fldLock="1"/>
      </w:r>
      <w:ins w:id="754" w:author="Robin Matthews" w:date="2021-07-11T16:41:00Z">
        <w:r w:rsidR="004F4977">
          <w:rPr>
            <w:rFonts w:cs="Times New Roman"/>
            <w:lang w:val="en-GB"/>
          </w:rPr>
          <w:instrText>ADDIN CSL_CITATION { "citationItems" : [ { "id" : "ITEM-1", "itemData" : { "DOI" : "10.3390/atmos11010085", "ISSN" : "2073-4433", "abstract" : "The rapid oasis expansion and urbanization that occurred in Xinjiang province (China) in the last decades have greatly modified the land surface energy balance and influenced the local circulation under the arid mountains-plain background system. In this study, we first evaluated the ALARO regional climate model coupled to the land surface scheme SURFEX at 4 km resolution using 53 national climatological stations and 5 automatic weather stations. We found that the model correctly simulates daily and hourly variation of 2 m temperature and relative humidity. A 4-day clear sky period has been chosen to study both local atmospheric circulations and their mutual interaction. Observations and simulations both show that a low-level divergence over oasis appears between 19:00 and 21:00 Beijing Time when the background mountain-plain wind system is weak. The model simulates a synergistic interaction between the oasis-desert breeze and urban-rural breeze from 16:00 until 22:00 with a maximum effect at 20:00 when the downdraft over oasis (updraft over urban) areas increases by 0.8 (0.4) Pa/s. The results show that the oasis expansion decreases the nocturnal urban heat island in the city of Urumqi by 0.8 \u00b0C, while the impact of urban expansion on the oasis cold island is negligible.", "author" : [ { "dropping-particle" : "", "family" : "Cai", "given" : "Peng", "non-dropping-particle" : "", "parse-names" : false, "suffix" : "" }, { "dropping-particle" : "", "family" : "Hamdi", "given" : "Rafiq", "non-dropping-particle" : "", "parse-names" : false, "suffix" : "" }, { "dropping-particle" : "", "family" : "He", "given" : "Huili", "non-dropping-particle" : "", "parse-names" : false, "suffix" : "" }, { "dropping-particle" : "", "family" : "Luo", "given" : "Geping", "non-dropping-particle" : "", "parse-names" : false, "suffix" : "" }, { "dropping-particle" : "", "family" : "Wang", "given" : "Jin", "non-dropping-particle" : "", "parse-names" : false, "suffix" : "" }, { "dropping-particle" : "", "family" : "Zhang", "given" : "Miao", "non-dropping-particle" : "", "parse-names" : false, "suffix" : "" }, { "dropping-particle" : "", "family" : "Li", "given" : "Chaofan", "non-dropping-particle" : "", "parse-names" : false, "suffix" : "" }, { "dropping-particle" : "", "family" : "Termonia", "given" : "Piet", "non-dropping-particle" : "", "parse-names" : false, "suffix" : "" }, { "dropping-particle" : "", "family" : "Maeyer", "given" : "Philippe", "non-dropping-particle" : "De", "parse-names" : false, "suffix" : "" } ], "container-title" : "Atmosphere", "id" : "ITEM-1", "issue" : "1", "issued" : { "date-parts" : [ [ "2020", "1", "10" ] ] }, "page" : "85", "title" : "Numerical Study of the Interaction between Oasis and Urban Areas within an Arid Mountains-Desert System in Xinjiang, China", "translator" : [ { "dropping-particle" : "", "family" : "Q5437", "given" : "", "non-dropping-particle" : "", "parse-names" : false, "suffix" : "" } ], "type" : "article-journal", "volume" : "11" }, "uris" : [ "http://www.mendeley.com/documents/?uuid=9fbed55e-e039-4261-9da2-0319d6dc9993" ] } ], "mendeley" : { "formattedCitation" : "(Cai et al., 2020)", "manualFormatting" : "(Cai et al., 2019)", "plainTextFormattedCitation" : "(Cai et al., 2020)", "previouslyFormattedCitation" : "(Cai et al., 2020)" }, "properties" : { "noteIndex" : 0 }, "schema" : "https://github.com/citation-style-language/schema/raw/master/csl-citation.json" }</w:instrText>
        </w:r>
      </w:ins>
      <w:del w:id="755" w:author="Robin Matthews" w:date="2021-07-11T16:41:00Z">
        <w:r w:rsidR="000465A7" w:rsidDel="004F4977">
          <w:rPr>
            <w:rFonts w:cs="Times New Roman"/>
            <w:lang w:val="en-GB"/>
          </w:rPr>
          <w:delInstrText>ADDIN CSL_CITATION { "citationItems" : [ { "id" : "ITEM-1", "itemData" : { "DOI" : "10.3390/atmos11010085", "ISSN" : "2073-4433", "abstract" : "The rapid oasis expansion and urbanization that occurred in Xinjiang province (China) in the last decades have greatly modified the land surface energy balance and influenced the local circulation under the arid mountains-plain background system. In this study, we first evaluated the ALARO regional climate model coupled to the land surface scheme SURFEX at 4 km resolution using 53 national climatological stations and 5 automatic weather stations. We found that the model correctly simulates daily and hourly variation of 2 m temperature and relative humidity. A 4-day clear sky period has been chosen to study both local atmospheric circulations and their mutual interaction. Observations and simulations both show that a low-level divergence over oasis appears between 19:00 and 21:00 Beijing Time when the background mountain-plain wind system is weak. The model simulates a synergistic interaction between the oasis-desert breeze and urban-rural breeze from 16:00 until 22:00 with a maximum effect at 20:00 when the downdraft over oasis (updraft over urban) areas increases by 0.8 (0.4) Pa/s. The results show that the oasis expansion decreases the nocturnal urban heat island in the city of Urumqi by 0.8 \u00b0C, while the impact of urban expansion on the oasis cold island is negligible.", "author" : [ { "dropping-particle" : "", "family" : "Cai", "given" : "Peng", "non-dropping-particle" : "", "parse-names" : false, "suffix" : "" }, { "dropping-particle" : "", "family" : "Hamdi", "given" : "Rafiq", "non-dropping-particle" : "", "parse-names" : false, "suffix" : "" }, { "dropping-particle" : "", "family" : "He", "given" : "Huili", "non-dropping-particle" : "", "parse-names" : false, "suffix" : "" }, { "dropping-particle" : "", "family" : "Luo", "given" : "Geping", "non-dropping-particle" : "", "parse-names" : false, "suffix" : "" }, { "dropping-particle" : "", "family" : "Wang", "given" : "Jin", "non-dropping-particle" : "", "parse-names" : false, "suffix" : "" }, { "dropping-particle" : "", "family" : "Zhang", "given" : "Miao", "non-dropping-particle" : "", "parse-names" : false, "suffix" : "" }, { "dropping-particle" : "", "family" : "Li", "given" : "Chaofan", "non-dropping-particle" : "", "parse-names" : false, "suffix" : "" }, { "dropping-particle" : "", "family" : "Termonia", "given" : "Piet", "non-dropping-particle" : "", "parse-names" : false, "suffix" : "" }, { "dropping-particle" : "", "family" : "Maeyer", "given" : "Philippe", "non-dropping-particle" : "De", "parse-names" : false, "suffix" : "" } ], "container-title" : "Atmosphere", "id" : "ITEM-1", "issue" : "1", "issued" : { "date-parts" : [ [ "2020", "1", "10" ] ] }, "page" : "85", "title" : "Numerical Study of the Interaction between Oasis and Urban Areas within an Arid Mountains-Desert System in Xinjiang, China", "translator" : [ { "dropping-particle" : "", "family" : "Q5437", "given" : "", "non-dropping-particle" : "", "parse-names" : false, "suffix" : "" } ], "type" : "article-journal", "volume" : "11" }, "uris" : [ "http://www.mendeley.com/documents/?uuid=9fbed55e-e039-4261-9da2-0319d6dc9993" ] } ], "mendeley" : { "formattedCitation" : "(Cai et al., 2020)", "manualFormatting" : "(Cai et al. 2019", "plainTextFormattedCitation" : "(Cai et al., 2020)", "previouslyFormattedCitation" : "(Cai et al., 2020)"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(Cai et al.</w:t>
      </w:r>
      <w:ins w:id="756" w:author="Robin Matthews" w:date="2021-07-11T16:41:00Z">
        <w:r w:rsidR="004F4977">
          <w:rPr>
            <w:rFonts w:cs="Times New Roman"/>
            <w:noProof/>
            <w:lang w:val="en-GB"/>
          </w:rPr>
          <w:t>,</w:t>
        </w:r>
      </w:ins>
      <w:r w:rsidR="00E41CA2">
        <w:rPr>
          <w:rFonts w:cs="Times New Roman"/>
          <w:noProof/>
          <w:lang w:val="en-GB"/>
        </w:rPr>
        <w:t xml:space="preserve"> 201</w:t>
      </w:r>
      <w:ins w:id="757" w:author="Robin Matthews" w:date="2021-07-11T16:41:00Z">
        <w:r w:rsidR="004F4977">
          <w:rPr>
            <w:rFonts w:cs="Times New Roman"/>
            <w:noProof/>
            <w:lang w:val="en-GB"/>
          </w:rPr>
          <w:t>9)</w:t>
        </w:r>
      </w:ins>
      <w:del w:id="758" w:author="Robin Matthews" w:date="2021-07-11T16:41:00Z">
        <w:r w:rsidR="00E41CA2" w:rsidDel="004F4977">
          <w:rPr>
            <w:rFonts w:cs="Times New Roman"/>
            <w:noProof/>
            <w:lang w:val="en-GB"/>
          </w:rPr>
          <w:delText>9</w:delText>
        </w:r>
      </w:del>
      <w:r w:rsidRPr="003F2D6A">
        <w:rPr>
          <w:rFonts w:cs="Times New Roman"/>
          <w:lang w:val="en-GB"/>
        </w:rPr>
        <w:fldChar w:fldCharType="end"/>
      </w:r>
      <w:commentRangeEnd w:id="752"/>
      <w:commentRangeEnd w:id="753"/>
      <w:r w:rsidR="004F4977">
        <w:rPr>
          <w:rStyle w:val="CommentReference"/>
          <w:rFonts w:asciiTheme="minorHAnsi" w:eastAsiaTheme="minorHAnsi" w:hAnsiTheme="minorHAnsi"/>
          <w:lang w:eastAsia="en-US"/>
        </w:rPr>
        <w:commentReference w:id="752"/>
      </w:r>
      <w:r w:rsidR="00E41CA2">
        <w:rPr>
          <w:rStyle w:val="CommentReference"/>
          <w:rFonts w:asciiTheme="minorHAnsi" w:eastAsiaTheme="minorHAnsi" w:hAnsiTheme="minorHAnsi"/>
          <w:lang w:eastAsia="en-US"/>
        </w:rPr>
        <w:commentReference w:id="753"/>
      </w:r>
      <w:del w:id="759" w:author="Robin Matthews" w:date="2021-07-11T16:41:00Z">
        <w:r w:rsidRPr="003F2D6A" w:rsidDel="004F4977">
          <w:rPr>
            <w:rFonts w:cs="Times New Roman"/>
            <w:lang w:val="en-GB"/>
          </w:rPr>
          <w:delText>)</w:delText>
        </w:r>
      </w:del>
      <w:r w:rsidRPr="003F2D6A">
        <w:rPr>
          <w:rFonts w:cs="Times New Roman"/>
          <w:lang w:val="en-GB"/>
        </w:rPr>
        <w:t xml:space="preserve">, while in the Alps, a 1 km resolution has been required </w:t>
      </w:r>
      <w:r w:rsidRPr="003F2D6A">
        <w:rPr>
          <w:rFonts w:cs="Times New Roman"/>
          <w:lang w:val="en-GB"/>
        </w:rPr>
        <w:fldChar w:fldCharType="begin" w:fldLock="1"/>
      </w:r>
      <w:r w:rsidR="000465A7">
        <w:rPr>
          <w:rFonts w:cs="Times New Roman"/>
          <w:lang w:val="en-GB"/>
        </w:rPr>
        <w:instrText>ADDIN CSL_CITATION { "citationItems" : [ { "id" : "ITEM-1", "itemData" : { "DOI" : "10.1007/s00703-003-0056-5", "ISSN" : "0177-7971", "author" : [ { "dropping-particle" : "", "family" : "Z\u00e4ngl", "given" : "G.", "non-dropping-particle" : "", "parse-names" : false, "suffix" : "" } ], "container-title" : "Meteorology and Atmospheric Physics", "id" : "ITEM-1", "issue" : "4", "issued" : { "date-parts" : [ [ "2004", "12", "28" ] ] }, "page" : "241-256", "title" : "A reexamination of the valley wind system in the Alpine Inn Valley with numerical simulations", "translator" : [ { "dropping-particle" : "", "family" : "Q6047", "given" : "", "non-dropping-particle" : "", "parse-names" : false, "suffix" : "" } ], "type" : "article-journal", "volume" : "87" }, "uris" : [ "http://www.mendeley.com/documents/?uuid=8017060b-6584-4ad9-ad7f-0e1a5963b6c5" ] } ], "mendeley" : { "formattedCitation" : "(Z\u00e4ngl, 2004)", "plainTextFormattedCitation" : "(Z\u00e4ngl, 2004)", "previouslyFormattedCitation" : "(Z\u00e4ngl, 2004)"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(Zängl, 2004)</w:t>
      </w:r>
      <w:r w:rsidRPr="003F2D6A">
        <w:rPr>
          <w:rFonts w:cs="Times New Roman"/>
          <w:lang w:val="en-GB"/>
        </w:rPr>
        <w:fldChar w:fldCharType="end"/>
      </w:r>
      <w:r w:rsidRPr="003F2D6A">
        <w:rPr>
          <w:rFonts w:cs="Times New Roman"/>
          <w:lang w:val="en-GB"/>
        </w:rPr>
        <w:t>.</w:t>
      </w:r>
    </w:p>
    <w:p w14:paraId="11A683AE" w14:textId="77777777" w:rsidR="00E2170D" w:rsidRPr="003F2D6A" w:rsidRDefault="00E2170D" w:rsidP="00E2170D">
      <w:pPr>
        <w:pStyle w:val="AR6BodyText"/>
        <w:rPr>
          <w:rFonts w:cs="Times New Roman"/>
          <w:lang w:val="en-GB"/>
        </w:rPr>
      </w:pPr>
    </w:p>
    <w:p w14:paraId="3C165333" w14:textId="23C542FA" w:rsidR="00E2170D" w:rsidRPr="003F2D6A" w:rsidRDefault="00E2170D" w:rsidP="00E2170D">
      <w:pPr>
        <w:pStyle w:val="AR6BodyText"/>
        <w:rPr>
          <w:rFonts w:cs="Times New Roman"/>
          <w:lang w:val="en-GB"/>
        </w:rPr>
      </w:pPr>
      <w:r w:rsidRPr="003F2D6A">
        <w:rPr>
          <w:rFonts w:cs="Times New Roman"/>
          <w:lang w:val="en-GB"/>
        </w:rPr>
        <w:t xml:space="preserve">Föhn winds are synoptically-driven winds across a mountain range that are warm and dry due to adiabatic warming in the downwind side. In an RCM study for the Japanese Alps, </w:t>
      </w:r>
      <w:r w:rsidRPr="003F2D6A">
        <w:rPr>
          <w:rFonts w:cs="Times New Roman"/>
          <w:lang w:val="en-GB"/>
        </w:rPr>
        <w:fldChar w:fldCharType="begin" w:fldLock="1"/>
      </w:r>
      <w:r w:rsidR="000465A7">
        <w:rPr>
          <w:rFonts w:cs="Times New Roman"/>
          <w:lang w:val="en-GB"/>
        </w:rPr>
        <w:instrText>ADDIN CSL_CITATION { "citationItems" : [ { "id" : "ITEM-1", "itemData" : { "DOI" : "10.2151/sola.2009-033", "ISSN" : "1349-6476", "author" : [ { "dropping-particle" : "", "family" : "Ishizaki", "given" : "Noriko", "non-dropping-particle" : "", "parse-names" : false, "suffix" : "" }, { "dropping-particle" : "", "family" : "Takayabu", "given" : "Izuru", "non-dropping-particle" : "", "parse-names" : false, "suffix" : "" } ], "container-title" : "SOLA", "id" : "ITEM-1", "issued" : { "date-parts" : [ [ "2009" ] ] }, "page" : "129-132", "title" : "On the Warming Events over Toyama Plain by Using NHRCM", "translator" : [ { "dropping-particle" : "", "family" : "Q5677", "given" : "", "non-dropping-particle" : "", "parse-names" : false, "suffix" : "" } ], "type" : "article-journal", "volume" : "5" }, "uris" : [ "http://www.mendeley.com/documents/?uuid=6cab36a9-fcfb-47f8-9e08-b6b448357f98" ] } ], "mendeley" : { "formattedCitation" : "(Ishizaki and Takayabu, 2009)", "manualFormatting" : "Ishizaki and Takayabu (2009)", "plainTextFormattedCitation" : "(Ishizaki and Takayabu, 2009)", "previouslyFormattedCitation" : "(Ishizaki and Takayabu, 2009)"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Ishizaki and Takayabu (2009)</w:t>
      </w:r>
      <w:r w:rsidRPr="003F2D6A">
        <w:rPr>
          <w:rFonts w:cs="Times New Roman"/>
          <w:lang w:val="en-GB"/>
        </w:rPr>
        <w:fldChar w:fldCharType="end"/>
      </w:r>
      <w:r w:rsidRPr="003F2D6A">
        <w:rPr>
          <w:rFonts w:cs="Times New Roman"/>
          <w:lang w:val="en-GB"/>
        </w:rPr>
        <w:t xml:space="preserve"> found that at least 10 km resolution was required to realistically simulate the basic characteristics of Föhn events.</w:t>
      </w:r>
    </w:p>
    <w:p w14:paraId="3F828CB7" w14:textId="77777777" w:rsidR="00E2170D" w:rsidRPr="003F2D6A" w:rsidRDefault="00E2170D" w:rsidP="00E2170D">
      <w:pPr>
        <w:pStyle w:val="AR6BodyText"/>
        <w:rPr>
          <w:rFonts w:cs="Times New Roman"/>
          <w:lang w:val="en-GB"/>
        </w:rPr>
      </w:pPr>
    </w:p>
    <w:p w14:paraId="0E5D235F" w14:textId="32FD7161" w:rsidR="00E2170D" w:rsidRPr="003F2D6A" w:rsidRDefault="00E2170D" w:rsidP="00E2170D">
      <w:pPr>
        <w:pStyle w:val="AR6BodyText"/>
        <w:rPr>
          <w:rFonts w:cs="Times New Roman"/>
          <w:lang w:val="en-GB"/>
        </w:rPr>
      </w:pPr>
      <w:r w:rsidRPr="003F2D6A">
        <w:rPr>
          <w:rFonts w:cs="Times New Roman"/>
          <w:lang w:val="en-GB"/>
        </w:rPr>
        <w:t xml:space="preserve">Synoptically-forced winds may be channelled and accelerated in long valleys. For instance, the Tramontana, Mistral and Bora are northerly winds blowing down-valley from central France and the Balkans into the Mediterranean </w:t>
      </w:r>
      <w:r w:rsidRPr="003F2D6A">
        <w:rPr>
          <w:rFonts w:cs="Times New Roman"/>
          <w:lang w:val="en-GB"/>
        </w:rPr>
        <w:fldChar w:fldCharType="begin" w:fldLock="1"/>
      </w:r>
      <w:r w:rsidR="000465A7">
        <w:rPr>
          <w:rFonts w:cs="Times New Roman"/>
          <w:lang w:val="en-GB"/>
        </w:rPr>
        <w:instrText>ADDIN CSL_CITATION { "citationItems" : [ { "id" : "ITEM-1", "itemData" : { "DOI" : "10.1007/s00382-012-1606-7", "ISSN" : "0930-7575", "author" : [ { "dropping-particle" : "", "family" : "Flaounas", "given" : "Emmanouil", "non-dropping-particle" : "", "parse-names" : false, "suffix" : "" }, { "dropping-particle" : "", "family" : "Drobinski", "given" : "Philippe", "non-dropping-particle" : "", "parse-names" : false, "suffix" : "" }, { "dropping-particle" : "", "family" : "Bastin", "given" : "Sophie", "non-dropping-particle" : "", "parse-names" : false, "suffix" : "" } ], "container-title" : "Climate Dynamics", "id" : "ITEM-1", "issue" : "9-10", "issued" : { "date-parts" : [ [ "2013", "5", "18" ] ] }, "page" : "2497-2513", "title" : "Dynamical downscaling of IPSL-CM5 CMIP5 historical simulations over the Mediterranean: benefits on the representation of regional surface winds and cyclogenesis", "translator" : [ { "dropping-particle" : "", "family" : "Q4566", "given" : "", "non-dropping-particle" : "", "parse-names" : false, "suffix" : "" } ], "type" : "article-journal", "volume" : "40" }, "uris" : [ "http://www.mendeley.com/documents/?uuid=0a0cff91-2c8f-4c06-ab3e-3ce6cf6852ce" ] } ], "mendeley" : { "formattedCitation" : "(Flaounas et al., 2013)", "plainTextFormattedCitation" : "(Flaounas et al., 2013)", "previouslyFormattedCitation" : "(Flaounas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2013)</w:t>
      </w:r>
      <w:r w:rsidRPr="003F2D6A">
        <w:rPr>
          <w:rFonts w:cs="Times New Roman"/>
          <w:lang w:val="en-GB"/>
        </w:rPr>
        <w:fldChar w:fldCharType="end"/>
      </w:r>
      <w:r w:rsidRPr="003F2D6A">
        <w:rPr>
          <w:rFonts w:cs="Times New Roman"/>
          <w:lang w:val="en-GB"/>
        </w:rPr>
        <w:t xml:space="preserve">. In winter, these winds may cause severe cold air outbreaks along the coast. </w:t>
      </w:r>
      <w:r w:rsidRPr="003F2D6A">
        <w:rPr>
          <w:rFonts w:cs="Times New Roman"/>
          <w:lang w:val="en-GB"/>
        </w:rPr>
        <w:fldChar w:fldCharType="begin" w:fldLock="1"/>
      </w:r>
      <w:r w:rsidR="000465A7">
        <w:rPr>
          <w:rFonts w:cs="Times New Roman"/>
          <w:lang w:val="en-GB"/>
        </w:rPr>
        <w:instrText>ADDIN CSL_CITATION { "citationItems" : [ { "id" : "ITEM-1", "itemData" : { "DOI" : "10.1007/s00382-012-1606-7", "ISSN" : "0930-7575", "author" : [ { "dropping-particle" : "", "family" : "Flaounas", "given" : "Emmanouil", "non-dropping-particle" : "", "parse-names" : false, "suffix" : "" }, { "dropping-particle" : "", "family" : "Drobinski", "given" : "Philippe", "non-dropping-particle" : "", "parse-names" : false, "suffix" : "" }, { "dropping-particle" : "", "family" : "Bastin", "given" : "Sophie", "non-dropping-particle" : "", "parse-names" : false, "suffix" : "" } ], "container-title" : "Climate Dynamics", "id" : "ITEM-1", "issue" : "9-10", "issued" : { "date-parts" : [ [ "2013", "5", "18" ] ] }, "page" : "2497-2513", "title" : "Dynamical downscaling of IPSL-CM5 CMIP5 historical simulations over the Mediterranean: benefits on the representation of regional surface winds and cyclogenesis", "translator" : [ { "dropping-particle" : "", "family" : "Q4566", "given" : "", "non-dropping-particle" : "", "parse-names" : false, "suffix" : "" } ], "type" : "article-journal", "volume" : "40" }, "uris" : [ "http://www.mendeley.com/documents/?uuid=0a0cff91-2c8f-4c06-ab3e-3ce6cf6852ce" ] } ], "mendeley" : { "formattedCitation" : "(Flaounas et al., 2013)", "manualFormatting" : "Flaounas et al. (2013)", "plainTextFormattedCitation" : "(Flaounas et al., 2013)", "previouslyFormattedCitation" : "(Flaounas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(2013)</w:t>
      </w:r>
      <w:r w:rsidRPr="003F2D6A">
        <w:rPr>
          <w:rFonts w:cs="Times New Roman"/>
          <w:lang w:val="en-GB"/>
        </w:rPr>
        <w:fldChar w:fldCharType="end"/>
      </w:r>
      <w:r w:rsidRPr="003F2D6A">
        <w:rPr>
          <w:rFonts w:cs="Times New Roman"/>
          <w:lang w:val="en-GB"/>
        </w:rPr>
        <w:t xml:space="preserve"> have shown that a GCM with a horizontal resolution of roughly 3.75° longitude/1.875° latitude (roughly 400 km x 200 km depending on latitude) is unable to reproduce these winds because of the coarse representation of orography. 50-km RCM simulations did not realistically represent the Mistral </w:t>
      </w:r>
      <w:del w:id="760" w:author="Robin Matthews" w:date="2021-07-11T16:43:00Z">
        <w:r w:rsidRPr="003F2D6A" w:rsidDel="00A0560A">
          <w:rPr>
            <w:rFonts w:cs="Times New Roman"/>
            <w:lang w:val="en-GB"/>
          </w:rPr>
          <w:delText>(</w:delText>
        </w:r>
      </w:del>
      <w:commentRangeStart w:id="761"/>
      <w:r w:rsidRPr="003F2D6A">
        <w:rPr>
          <w:rFonts w:cs="Times New Roman"/>
          <w:lang w:val="en-GB"/>
        </w:rPr>
        <w:fldChar w:fldCharType="begin" w:fldLock="1"/>
      </w:r>
      <w:ins w:id="762" w:author="Robin Matthews" w:date="2021-07-11T16:43:00Z">
        <w:r w:rsidR="00A0560A">
          <w:rPr>
            <w:rFonts w:cs="Times New Roman"/>
            <w:lang w:val="en-GB"/>
          </w:rPr>
          <w: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"manualFormatting" : "(Obermann et al., 2018)", "plainTextFormattedCitation" : "(Obermann et al., 2018)", "previouslyFormattedCitation" : "(Obermann et al., 2018)" }, "properties" : { "noteIndex" : 0 }, "schema" : "https://github.com/citation-style-language/schema/raw/master/csl-citation.json" }</w:instrText>
        </w:r>
      </w:ins>
      <w:del w:id="763" w:author="Robin Matthews" w:date="2021-07-11T16:43:00Z">
        <w:r w:rsidR="000465A7" w:rsidDel="00A0560A">
          <w:rPr>
            <w:rFonts w:cs="Times New Roman"/>
            <w:lang w:val="en-GB"/>
          </w:rPr>
          <w:del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"manualFormatting" : "Obermann et al., 2018)", "plainTextFormattedCitation" : "(Obermann et al., 2018)", "previouslyFormattedCitation" : "(Obermann et al., 2018)" }, "properties" : { "noteIndex" : 0 }, "schema" : "https://github.com/citation-style-language/schema/raw/master/csl-citation.json" }</w:delInstrText>
        </w:r>
      </w:del>
      <w:r w:rsidRPr="003F2D6A">
        <w:rPr>
          <w:rFonts w:cs="Times New Roman"/>
          <w:lang w:val="en-GB"/>
        </w:rPr>
        <w:fldChar w:fldCharType="separate"/>
      </w:r>
      <w:del w:id="764" w:author="Robin Matthews" w:date="2021-07-11T16:43:00Z">
        <w:r w:rsidR="00E41CA2" w:rsidDel="00A0560A">
          <w:rPr>
            <w:rFonts w:cs="Times New Roman"/>
            <w:noProof/>
            <w:lang w:val="en-GB"/>
          </w:rPr>
          <w:delText>O</w:delText>
        </w:r>
      </w:del>
      <w:ins w:id="765" w:author="Robin Matthews" w:date="2021-07-11T16:43:00Z">
        <w:r w:rsidR="00A0560A">
          <w:rPr>
            <w:rFonts w:cs="Times New Roman"/>
            <w:noProof/>
            <w:lang w:val="en-GB"/>
          </w:rPr>
          <w:t>(O</w:t>
        </w:r>
      </w:ins>
      <w:r w:rsidR="00E41CA2">
        <w:rPr>
          <w:rFonts w:cs="Times New Roman"/>
          <w:noProof/>
          <w:lang w:val="en-GB"/>
        </w:rPr>
        <w:t>bermann et al., 2018)</w:t>
      </w:r>
      <w:r w:rsidRPr="003F2D6A">
        <w:rPr>
          <w:rFonts w:cs="Times New Roman"/>
          <w:lang w:val="en-GB"/>
        </w:rPr>
        <w:fldChar w:fldCharType="end"/>
      </w:r>
      <w:commentRangeEnd w:id="761"/>
      <w:r w:rsidR="00E41CA2">
        <w:rPr>
          <w:rStyle w:val="CommentReference"/>
          <w:rFonts w:asciiTheme="minorHAnsi" w:eastAsiaTheme="minorHAnsi" w:hAnsiTheme="minorHAnsi"/>
          <w:lang w:eastAsia="en-US"/>
        </w:rPr>
        <w:commentReference w:id="761"/>
      </w:r>
      <w:r w:rsidRPr="003F2D6A">
        <w:rPr>
          <w:rFonts w:cs="Times New Roman"/>
          <w:lang w:val="en-GB"/>
        </w:rPr>
        <w:t xml:space="preserve"> and Bora winds </w:t>
      </w:r>
      <w:r w:rsidRPr="003F2D6A">
        <w:rPr>
          <w:rFonts w:cs="Times New Roman"/>
          <w:lang w:val="en-GB"/>
        </w:rPr>
        <w:fldChar w:fldCharType="begin" w:fldLock="1"/>
      </w:r>
      <w:r w:rsidR="000465A7">
        <w:rPr>
          <w:rFonts w:cs="Times New Roman"/>
          <w:lang w:val="en-GB"/>
        </w:rPr>
        <w:instrText>ADDIN CSL_CITATION { "citationItems" : [ { "id" : "ITEM-1", "itemData" : { "DOI" : "10.1007/s00382-017-3885-5", "ISSN" : "0930-7575", "author" : [ { "dropping-particle" : "", "family" : "Belu\u0161i\u0107", "given" : "Andreina", "non-dropping-particle" : "", "parse-names" : false, "suffix" : "" }, { "dropping-particle" : "", "family" : "Prtenjak", "given" : "Maja Teli\u0161man", "non-dropping-particle" : "", "parse-names" : false, "suffix" : "" }, { "dropping-particle" : "", "family" : "G\u00fcttler", "given" : "Ivan", "non-dropping-particle" : "", "parse-names" : false, "suffix" : "" }, { "dropping-particle" : "", "family" : "Ban", "given" : "Nikolina", "non-dropping-particle" : "", "parse-names" : false, "suffix" : "" }, { "dropping-particle" : "", "family" : "Leutwyler", "given" : "David", "non-dropping-particle" : "", "parse-names" : false, "suffix" : "" }, { "dropping-particle" : "", "family" : "Sch\u00e4r", "given" : "Christoph", "non-dropping-particle" : "", "parse-names" : false, "suffix" : "" } ], "container-title" : "Climate Dynamics", "id" : "ITEM-1", "issue" : "11-12", "issued" : { "date-parts" : [ [ "2018", "6", "13" ] ] }, "page" : "4455-4480", "title" : "Near-surface wind variability over the broader Adriatic region: insights from an ensemble of regional climate models", "translator" : [ { "dropping-particle" : "", "family" : "Q6042", "given" : "", "non-dropping-particle" : "", "parse-names" : false, "suffix" : "" } ], "type" : "article-journal", "volume" : "50" }, "uris" : [ "http://www.mendeley.com/documents/?uuid=fc74f427-9f87-4cdb-bfc3-3af6e4ea0900" ] } ], "mendeley" : { "formattedCitation" : "(Belu\u0161i\u0107 et al., 2018)", "plainTextFormattedCitation" : "(Belu\u0161i\u0107 et al., 2018)", "previouslyFormattedCitation" : "(Belu\u0161i\u0107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(Belušić et al., 2018)</w:t>
      </w:r>
      <w:r w:rsidRPr="003F2D6A">
        <w:rPr>
          <w:rFonts w:cs="Times New Roman"/>
          <w:lang w:val="en-GB"/>
        </w:rPr>
        <w:fldChar w:fldCharType="end"/>
      </w:r>
      <w:r w:rsidRPr="003F2D6A">
        <w:rPr>
          <w:rFonts w:cs="Times New Roman"/>
          <w:lang w:val="en-GB"/>
        </w:rPr>
        <w:t xml:space="preserve">, but simulations at 12 km added substantial value. Similarly, </w:t>
      </w:r>
      <w:r w:rsidRPr="003F2D6A">
        <w:rPr>
          <w:rFonts w:cs="Times New Roman"/>
          <w:lang w:val="en-GB"/>
        </w:rPr>
        <w:fldChar w:fldCharType="begin" w:fldLock="1"/>
      </w:r>
      <w:r w:rsidR="000465A7">
        <w:rPr>
          <w:rFonts w:cs="Times New Roman"/>
          <w:lang w:val="en-GB"/>
        </w:rPr>
        <w:instrText>ADDIN CSL_CITATION { "citationItems" : [ { "id" : "ITEM-1", "itemData" : { "DOI" : "10.3390/cli3020283", "ISSN" : "2225-1154", "author" : [ { "dropping-particle" : "", "family" : "Cholette", "given" : "M\u00e9lissa", "non-dropping-particle" : "", "parse-names" : false, "suffix" : "" }, { "dropping-particle" : "", "family" : "Laprise", "given" : "Ren\u00e9", "non-dropping-particle" : "", "parse-names" : false, "suffix" : "" }, { "dropping-particle" : "", "family" : "Th\u00e9riault", "given" : "Julie", "non-dropping-particle" : "", "parse-names" : false, "suffix" : "" } ], "container-title" : "Climate", "id" : "ITEM-1", "issue" : "2", "issued" : { "date-parts" : [ [ "2015", "4", "1" ] ] }, "page" : "283-307", "title" : "Perspectives for Very High-Resolution Climate Simulations with Nested Models: Illustration of Potential in Simulating St. Lawrence River Valley Channelling Winds with the Fifth-Generation Canadian Regional Climate Model", "translator" : [ { "dropping-particle" : "", "family" : "Q4565", "given" : "", "non-dropping-particle" : "", "parse-names" : false, "suffix" : "" } ], "type" : "article-journal", "volume" : "3" }, "uris" : [ "http://www.mendeley.com/documents/?uuid=9c1ceeab-2a7e-4025-bc8e-7aa199569329" ] } ], "mendeley" : { "formattedCitation" : "(Cholette et al., 2015)", "manualFormatting" : "Cholette et al. (2015)", "plainTextFormattedCitation" : "(Cholette et al., 2015)", "previouslyFormattedCitation" : "(Cholette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Cholette et al. (2015)</w:t>
      </w:r>
      <w:r w:rsidRPr="003F2D6A">
        <w:rPr>
          <w:rFonts w:cs="Times New Roman"/>
          <w:lang w:val="en-GB"/>
        </w:rPr>
        <w:fldChar w:fldCharType="end"/>
      </w:r>
      <w:r w:rsidRPr="003F2D6A">
        <w:rPr>
          <w:rFonts w:cs="Times New Roman"/>
          <w:lang w:val="en-GB"/>
        </w:rPr>
        <w:t xml:space="preserve"> found that a 30-km RCM resolution was not sufficient to adequately simulate the channelling of winds in the St Lawrence River Valley in eastern Canada, whereas a 10 km resolution was.</w:t>
      </w:r>
    </w:p>
    <w:p w14:paraId="2622B3A7" w14:textId="77777777" w:rsidR="00E2170D" w:rsidRPr="003F2D6A" w:rsidRDefault="00E2170D" w:rsidP="00E2170D">
      <w:pPr>
        <w:pStyle w:val="AR6BodyText"/>
        <w:rPr>
          <w:rFonts w:cs="Times New Roman"/>
          <w:lang w:val="en-GB"/>
        </w:rPr>
      </w:pPr>
    </w:p>
    <w:p w14:paraId="1C52D3BA" w14:textId="77777777" w:rsidR="00E2170D" w:rsidRPr="003F2D6A" w:rsidRDefault="00E2170D" w:rsidP="00E2170D">
      <w:pPr>
        <w:pStyle w:val="AR6BodyText"/>
        <w:rPr>
          <w:rFonts w:cs="Times New Roman"/>
          <w:lang w:val="en-GB"/>
        </w:rPr>
      </w:pPr>
      <w:r w:rsidRPr="003F2D6A">
        <w:rPr>
          <w:rFonts w:cs="Times New Roman"/>
          <w:lang w:val="en-GB"/>
        </w:rPr>
        <w:t>There is</w:t>
      </w:r>
      <w:r w:rsidRPr="003F2D6A">
        <w:rPr>
          <w:rFonts w:cs="Times New Roman"/>
          <w:i/>
          <w:lang w:val="en-GB"/>
        </w:rPr>
        <w:t xml:space="preserve"> high confidence</w:t>
      </w:r>
      <w:r w:rsidRPr="003F2D6A">
        <w:rPr>
          <w:rFonts w:cs="Times New Roman"/>
          <w:lang w:val="en-GB"/>
        </w:rPr>
        <w:t xml:space="preserve"> that climate models with resolutions of around 10 km or finer are necessary for realistically simulating mountain wind systems such as slope and valley winds and the channelling of winds in valleys.</w:t>
      </w:r>
    </w:p>
    <w:p w14:paraId="30915A0B" w14:textId="77777777" w:rsidR="00E2170D" w:rsidRPr="003F2D6A" w:rsidRDefault="00E2170D" w:rsidP="00E2170D">
      <w:pPr>
        <w:pStyle w:val="AR6BodyText"/>
        <w:rPr>
          <w:rFonts w:cs="Times New Roman"/>
          <w:lang w:val="en-GB"/>
        </w:rPr>
      </w:pPr>
    </w:p>
    <w:p w14:paraId="533818CF" w14:textId="77777777" w:rsidR="00E2170D" w:rsidRPr="003F2D6A" w:rsidRDefault="00E2170D" w:rsidP="00E2170D">
      <w:pPr>
        <w:pStyle w:val="AR6BodyText"/>
        <w:rPr>
          <w:rFonts w:cs="Times New Roman"/>
          <w:lang w:val="en-GB"/>
        </w:rPr>
      </w:pPr>
    </w:p>
    <w:p w14:paraId="30FEEEAA" w14:textId="38A342A7" w:rsidR="004D7140" w:rsidRPr="006343BB" w:rsidRDefault="00E2170D" w:rsidP="00E2170D">
      <w:pPr>
        <w:pStyle w:val="AR6Chap10Level4101111"/>
        <w:rPr>
          <w:lang w:val="en-GB"/>
        </w:rPr>
      </w:pPr>
      <w:bookmarkStart w:id="766" w:name="_Toc30602393"/>
      <w:bookmarkStart w:id="767" w:name="_Toc70454738"/>
      <w:r w:rsidRPr="003F2D6A">
        <w:rPr>
          <w:lang w:val="en-GB"/>
        </w:rPr>
        <w:t>Coastal winds and lake effects</w:t>
      </w:r>
      <w:bookmarkEnd w:id="766"/>
      <w:bookmarkEnd w:id="767"/>
    </w:p>
    <w:p w14:paraId="2B06C10F" w14:textId="26735134" w:rsidR="00E2170D" w:rsidRPr="003F2D6A" w:rsidRDefault="00E2170D" w:rsidP="00E2170D">
      <w:pPr>
        <w:pStyle w:val="AR6BodyText"/>
        <w:rPr>
          <w:rFonts w:cs="Times New Roman"/>
          <w:lang w:val="en-GB"/>
        </w:rPr>
      </w:pPr>
      <w:r w:rsidRPr="003F2D6A">
        <w:rPr>
          <w:rFonts w:cs="Times New Roman"/>
          <w:lang w:val="en-GB"/>
        </w:rPr>
        <w:t>Simulating coastal climates and the influence of big lakes are a modelling challenge, due to the complex coastlines, the different heat capacities of land and water, the resulting wind system, and differential evaporation. The AR5 concluded that RCMs can add value to the simulation of coastal climates.</w:t>
      </w:r>
    </w:p>
    <w:p w14:paraId="3D291B2A" w14:textId="77777777" w:rsidR="00E2170D" w:rsidRPr="003F2D6A" w:rsidRDefault="00E2170D" w:rsidP="00E2170D">
      <w:pPr>
        <w:pStyle w:val="AR6BodyText"/>
        <w:rPr>
          <w:rFonts w:cs="Times New Roman"/>
          <w:lang w:val="en-GB"/>
        </w:rPr>
      </w:pPr>
    </w:p>
    <w:p w14:paraId="6D03F55E" w14:textId="4E3FE5C3" w:rsidR="00E2170D" w:rsidRPr="003F2D6A" w:rsidRDefault="00E2170D" w:rsidP="00E2170D">
      <w:pPr>
        <w:pStyle w:val="AR6BodyText"/>
        <w:rPr>
          <w:rFonts w:cs="Times New Roman"/>
          <w:lang w:val="en-GB"/>
        </w:rPr>
      </w:pPr>
      <w:r w:rsidRPr="003F2D6A">
        <w:rPr>
          <w:rFonts w:cs="Times New Roman"/>
          <w:lang w:val="en-GB"/>
        </w:rPr>
        <w:t xml:space="preserve">Summer coastal low-level jets off the mid-latitude western continental coasts are forced by the semi-permanent subtropical anticyclones, inland thermal lows, strong across-shore temperature contrasts in upwelling regions, and high coastal topography. They are important factors in shaping regional climate by, for instance, preventing onshore advection of humidity and thereby causing aridity in the Iberian Peninsula </w:t>
      </w:r>
      <w:r w:rsidRPr="003F2D6A">
        <w:rPr>
          <w:rFonts w:cs="Times New Roman"/>
          <w:lang w:val="en-GB"/>
        </w:rPr>
        <w:fldChar w:fldCharType="begin" w:fldLock="1"/>
      </w:r>
      <w:r w:rsidR="000465A7">
        <w:rPr>
          <w:rFonts w:cs="Times New Roman"/>
          <w:lang w:val="en-GB"/>
        </w:rPr>
        <w:instrText>ADDIN CSL_CITATION { "citationItems" : [ { "id" : "ITEM-1",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"ITEM-1",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"(Soares et al., 2014)", "plainTextFormattedCitation" : "(Soares et al., 2014)", "previouslyFormattedCitation" :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(Soares et al., 2014)</w:t>
      </w:r>
      <w:r w:rsidRPr="003F2D6A">
        <w:rPr>
          <w:rFonts w:cs="Times New Roman"/>
          <w:lang w:val="en-GB"/>
        </w:rPr>
        <w:fldChar w:fldCharType="end"/>
      </w:r>
      <w:r w:rsidRPr="003F2D6A">
        <w:rPr>
          <w:rFonts w:cs="Times New Roman"/>
          <w:lang w:val="en-GB"/>
        </w:rPr>
        <w:t xml:space="preserve">, or by transporting moisture towards precipitating regions as in the North American monsoon </w:t>
      </w:r>
      <w:r w:rsidRPr="003F2D6A">
        <w:rPr>
          <w:rFonts w:cs="Times New Roman"/>
          <w:lang w:val="en-GB"/>
        </w:rPr>
        <w:fldChar w:fldCharType="begin" w:fldLock="1"/>
      </w:r>
      <w:r w:rsidR="000465A7">
        <w:rPr>
          <w:rFonts w:cs="Times New Roman"/>
          <w:lang w:val="en-GB"/>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"mendeley" : { "formattedCitation" : "(Bukovsky et al., 2013)", "plainTextFormattedCitation" : "(Bukovsky et al., 2013)", "previouslyFormattedCitation" : "(Bukovsky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2013)</w:t>
      </w:r>
      <w:r w:rsidRPr="003F2D6A">
        <w:rPr>
          <w:rFonts w:cs="Times New Roman"/>
          <w:lang w:val="en-GB"/>
        </w:rPr>
        <w:fldChar w:fldCharType="end"/>
      </w:r>
      <w:r w:rsidRPr="003F2D6A">
        <w:rPr>
          <w:rFonts w:cs="Times New Roman"/>
          <w:lang w:val="en-GB"/>
        </w:rPr>
        <w:t>.</w:t>
      </w:r>
    </w:p>
    <w:p w14:paraId="4BE9128E" w14:textId="77777777" w:rsidR="00E2170D" w:rsidRPr="003F2D6A" w:rsidRDefault="00E2170D" w:rsidP="00E2170D">
      <w:pPr>
        <w:pStyle w:val="AR6BodyText"/>
        <w:rPr>
          <w:rFonts w:cs="Times New Roman"/>
          <w:lang w:val="en-GB"/>
        </w:rPr>
      </w:pPr>
    </w:p>
    <w:p w14:paraId="4779B1B8" w14:textId="003ABE61" w:rsidR="00E2170D" w:rsidRPr="003F2D6A" w:rsidRDefault="00E2170D" w:rsidP="00E2170D">
      <w:pPr>
        <w:pStyle w:val="AR6BodyText"/>
        <w:rPr>
          <w:rFonts w:cs="Times New Roman"/>
          <w:lang w:val="en-GB"/>
        </w:rPr>
      </w:pPr>
      <w:r w:rsidRPr="003F2D6A">
        <w:rPr>
          <w:rFonts w:cs="Times New Roman"/>
          <w:lang w:val="en-GB"/>
        </w:rPr>
        <w:t xml:space="preserve">Reanalyses and most global models do not well resolve the details of coastal low-level jets </w:t>
      </w:r>
      <w:r w:rsidRPr="003F2D6A">
        <w:rPr>
          <w:rFonts w:cs="Times New Roman"/>
          <w:lang w:val="en-GB"/>
        </w:rPr>
        <w:fldChar w:fldCharType="begin" w:fldLock="1"/>
      </w:r>
      <w:r w:rsidR="000465A7">
        <w:rPr>
          <w:rFonts w:cs="Times New Roman"/>
          <w:lang w:val="en-GB"/>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"id" : "ITEM-2",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"ITEM-2",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"(Bukovsky et al., 2013; Soares et al., 2014)", "plainTextFormattedCitation" : "(Bukovsky et al., 2013; Soares et al., 2014)", "previouslyFormattedCitation" : "(Bukovsky et al., 2013;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2013; Soares et al., 2014)</w:t>
      </w:r>
      <w:r w:rsidRPr="003F2D6A">
        <w:rPr>
          <w:rFonts w:cs="Times New Roman"/>
          <w:lang w:val="en-GB"/>
        </w:rPr>
        <w:fldChar w:fldCharType="end"/>
      </w:r>
      <w:r w:rsidRPr="003F2D6A">
        <w:rPr>
          <w:rFonts w:cs="Times New Roman"/>
          <w:lang w:val="en-GB"/>
        </w:rPr>
        <w:t xml:space="preserve">, but they are still able to represent annual and diurnal cycles and interannual variability </w:t>
      </w:r>
      <w:r w:rsidRPr="003F2D6A">
        <w:rPr>
          <w:rFonts w:cs="Times New Roman"/>
          <w:lang w:val="en-GB"/>
        </w:rPr>
        <w:fldChar w:fldCharType="begin" w:fldLock="1"/>
      </w:r>
      <w:r w:rsidR="000465A7">
        <w:rPr>
          <w:rFonts w:cs="Times New Roman"/>
          <w:lang w:val="en-GB"/>
        </w:rPr>
        <w:instrText>ADDIN CSL_CITATION { "citationItems" : [ { "id" : "ITEM-1", "itemData" : { "DOI" : "10.1029/2018JD029574", "ISSN" : "2169-897X", "author" : [ { "dropping-particle" : "", "family" : "Lima", "given" : "Daniela C. A.", "non-dropping-particle" : "", "parse-names" : false, "suffix" : "" }, { "dropping-particle" : "", "family" : "Soares", "given" : "Pedro M. M.",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"Journal of Geophysical Research: Atmospheres", "id" : "ITEM-1", "issue" : "9", "issued" : { "date-parts" : [ [ "2019", "5", "16" ] ] }, "page" : "5010-5028", "title" : "How Will a Warming Climate Affect the Benguela Coastal Low\u2010Level Wind Jet?", "translator" : [ { "dropping-particle" : "", "family" : "Q5998", "given" : "", "non-dropping-particle" : "", "parse-names" : false, "suffix" : "" } ], "type" : "article-journal", "volume" : "124" }, "uris" : [ "http://www.mendeley.com/documents/?uuid=acbabf08-690a-47c9-a421-a098ba534834" ] }, { "id" : "ITEM-2", "itemData" : { "DOI" : "10.3402/tellusa.v68.29005", "ISSN" : "1600-0870", "abstract" : "A sharp temperature contrast, observed mostly in summer, between high temperatures over land and lower temperatures over the ocean and the typical summer synoptic scale configuration (high-pressure system over the ocean and thermal low inland) are responsible for the development of a coastal low-level jet (CLLJ). The low-level horizontal pressure gradient induces, through geostrophic adjustment, a strong alongshore flow, which is also influenced by local orography and the high-pressure subsidence over the maritime boundary layer. In this study, the EURO-CORDEX hindcast forced by ERA-Interim (1989\u20132009), the historic reference (1960\u20132006) and the future (2006\u20132100; RCP8.5) simulations, forced by EC-Earth global model, are used to determine the climate change signal on the CLLJ off the Iberian Peninsula's western coast. Although the boundary conditions of the hindcast and historic reference simulations have different resolutions, both have similar distributions and features of CLLJ. In the summer, a clear rise in the occurrence of CLLJ is expected throughout the 21st century, with the highest increase off the northwest coast of Iberia (~14%). The CLLJ prevailing height is confined between 300 and 400 m and the most frequent maximum wind speed is 15 m s\u22121 both in present and future climate; nevertheless, a shift to higher values is expected. The predominant wind direction at jet height is north\u2013northeast in all simulations. The temporal evolution of CLLJ occurrence during the 21st century shows that there is no significant trend in spring and autumn, although some decadal variability is observed.", "author" : [ { "dropping-particle" : "", "family" : "Cardoso", "given" : "Rita M.", "non-dropping-particle" : "", "parse-names" : false, "suffix" : "" }, { "dropping-particle" : "", "family" : "Soares", "given" : "Pedro M. M.", "non-dropping-particle" : "", "parse-names" : false, "suffix" : "" }, { "dropping-particle" : "", "family" : "Lima", "given" : "Daniela C. A.", "non-dropping-particle" : "", "parse-names" : false, "suffix" : "" }, { "dropping-particle" : "", "family" : "Semedo", "given" : "Alvaro", "non-dropping-particle" : "", "parse-names" : false, "suffix" : "" } ], "container-title" : "Tellus A: Dynamic Meteorology and Oceanography", "id" : "ITEM-2", "issue" : "1", "issued" : { "date-parts" : [ [ "2016", "12", "21" ] ] }, "page" : "29005", "title" : "The impact of climate change on the Iberian low-level wind jet: EURO-CORDEX regional climate simulation", "translator" : [ { "dropping-particle" : "", "family" : "Q4380", "given" : "", "non-dropping-particle" : "", "parse-names" : false, "suffix" : "" } ], "type" : "article-journal", "volume" : "68" }, "uris" : [ "http://www.mendeley.com/documents/?uuid=d7ab3274-4b8a-4f6d-aa13-a0313144dccb" ] } ], "mendeley" : { "formattedCitation" : "(Cardoso et al., 2016; Lima et al., 2019)", "plainTextFormattedCitation" : "(Cardoso et al., 2016; Lima et al., 2019)", "previouslyFormattedCitation" : "(Cardoso et al., 2016; Lima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(Cardoso et al., 2016; Lima et al., 2019)</w:t>
      </w:r>
      <w:r w:rsidRPr="003F2D6A">
        <w:rPr>
          <w:rFonts w:cs="Times New Roman"/>
          <w:lang w:val="en-GB"/>
        </w:rPr>
        <w:fldChar w:fldCharType="end"/>
      </w:r>
      <w:r w:rsidRPr="00737B5A">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"mendeley" : { "formattedCitation" : "(Bukovsky et al., 2013)", "manualFormatting" : "Bukovsky et al. (2013)", "plainTextFormattedCitation" : "(Bukovsky et al., 2013)", "previouslyFormattedCitation" : "(Bukovsky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Bukovsky et al. (2013)</w:t>
      </w:r>
      <w:r w:rsidRPr="003F2D6A">
        <w:rPr>
          <w:rFonts w:cs="Times New Roman"/>
          <w:lang w:val="en-GB"/>
        </w:rPr>
        <w:fldChar w:fldCharType="end"/>
      </w:r>
      <w:r w:rsidRPr="002C653B">
        <w:rPr>
          <w:rFonts w:cs="Times New Roman"/>
          <w:lang w:val="en-US"/>
        </w:rPr>
        <w:t xml:space="preserve"> found RCM simulations at a 50 </w:t>
      </w:r>
      <w:r w:rsidRPr="002C653B">
        <w:rPr>
          <w:rFonts w:cs="Times New Roman"/>
          <w:lang w:val="en-US"/>
        </w:rPr>
        <w:lastRenderedPageBreak/>
        <w:t xml:space="preserve">km resolution to improve the representation of the coastal low-level jet in the Gulf of California and the associated precipitation pattern compared to the driving global models. </w:t>
      </w:r>
      <w:r w:rsidRPr="003F2D6A">
        <w:rPr>
          <w:rFonts w:cs="Times New Roman"/>
          <w:lang w:val="en-GB"/>
        </w:rPr>
        <w:fldChar w:fldCharType="begin" w:fldLock="1"/>
      </w:r>
      <w:r w:rsidR="000465A7">
        <w:rPr>
          <w:rFonts w:cs="Times New Roman"/>
          <w:lang w:val="en-US"/>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find indirect evidence via precipitation patterns that 12 km simulations further improve the representation. </w:t>
      </w:r>
      <w:r w:rsidRPr="003F2D6A">
        <w:rPr>
          <w:rFonts w:cs="Times New Roman"/>
          <w:lang w:val="en-GB"/>
        </w:rPr>
        <w:fldChar w:fldCharType="begin" w:fldLock="1"/>
      </w:r>
      <w:r w:rsidR="000465A7">
        <w:rPr>
          <w:rFonts w:cs="Times New Roman"/>
          <w:lang w:val="en-GB"/>
        </w:rPr>
        <w:instrText>ADDIN CSL_CITATION { "citationItems" : [ { "id" : "ITEM-1",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"ITEM-1",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"(Soares et al., 2014)", "manualFormatting" : "Soares et al. (2014)", "plainTextFormattedCitation" : "(Soares et al., 2014)", "previouslyFormattedCitation" :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Soares et al. (2014)</w:t>
      </w:r>
      <w:r w:rsidRPr="003F2D6A">
        <w:rPr>
          <w:rFonts w:cs="Times New Roman"/>
          <w:lang w:val="en-GB"/>
        </w:rPr>
        <w:fldChar w:fldCharType="end"/>
      </w:r>
      <w:r w:rsidRPr="003F2D6A">
        <w:rPr>
          <w:rFonts w:cs="Times New Roman"/>
          <w:lang w:val="en-GB"/>
        </w:rPr>
        <w:t xml:space="preserve"> demonstrated that an 8-km resolution RCM simulated a realistic three-dimensional structure of the Iberian coastal low-level jet, and the surface winds compare well with observations.</w:t>
      </w:r>
      <w:r w:rsidRPr="003F2D6A" w:rsidDel="003C08E7">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showed that a 0.44°-resolution RCM underestimated winds along the Canadian east coast, whereas a 0.11°-resolution version simulated more realistic 10-metre wind speed. Also, the Etesian winds in the Aegean Sea were realistically simulated by 12 km-resolution RCMs </w:t>
      </w:r>
      <w:r w:rsidRPr="003F2D6A">
        <w:rPr>
          <w:rFonts w:cs="Times New Roman"/>
          <w:lang w:val="en-GB"/>
        </w:rPr>
        <w:fldChar w:fldCharType="begin" w:fldLock="1"/>
      </w:r>
      <w:r w:rsidR="000465A7">
        <w:rPr>
          <w:rFonts w:cs="Times New Roman"/>
          <w:lang w:val="en-GB"/>
        </w:rPr>
        <w:instrText>ADDIN CSL_CITATION { "citationItems" : [ { "id" : "ITEM-1", "itemData" : { "DOI" : "10.1007/s00382-017-3977-2", "ISSN" : "0930-7575", "author" : [ { "dropping-particle" : "", "family" : "Dafka", "given" : "Stella", "non-dropping-particle" : "", "parse-names" : false, "suffix" : "" }, { "dropping-particle" : "", "family" : "Toreti", "given" : "Andrea", "non-dropping-particle" : "", "parse-names" : false, "suffix" : "" }, { "dropping-particle" : "", "family" : "Luterbacher", "given" : "J\u00fcrg", "non-dropping-particle" : "", "parse-names" : false, "suffix" : "" }, { "dropping-particle" : "", "family" : "Zanis", "given" : "Prodromos", "non-dropping-particle" : "", "parse-names" : false, "suffix" : "" }, { "dropping-particle" : "", "family" : "Tyrlis", "given" : "Evangelos", "non-dropping-particle" : "", "parse-names" : false, "suffix" : "" }, { "dropping-particle" : "", "family" : "Xoplaki", "given" : "Elena", "non-dropping-particle" : "", "parse-names" : false, "suffix" : "" } ], "container-title" : "Climate Dynamics", "id" : "ITEM-1", "issue" : "5-6", "issued" : { "date-parts" : [ [ "2018", "9" ] ] }, "page" : "1687-1706", "title" : "On the ability of RCMs to capture the circulation pattern of Etesians", "translator" : [ { "dropping-particle" : "", "family" : "Q6044", "given" : "", "non-dropping-particle" : "", "parse-names" : false, "suffix" : "" } ], "type" : "article-journal", "volume" : "51" }, "uris" : [ "http://www.mendeley.com/documents/?uuid=54693a33-5d32-4ce1-8448-52f85d5bf20e" ] } ], "mendeley" : { "formattedCitation" : "(Dafka et al., 2018)", "plainTextFormattedCitation" : "(Dafka et al., 2018)", "previouslyFormattedCitation" : "(Dafka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(Dafka et al., 2018)</w:t>
      </w:r>
      <w:r w:rsidRPr="003F2D6A">
        <w:rPr>
          <w:rFonts w:cs="Times New Roman"/>
          <w:lang w:val="en-GB"/>
        </w:rPr>
        <w:fldChar w:fldCharType="end"/>
      </w:r>
      <w:r w:rsidRPr="003F2D6A">
        <w:rPr>
          <w:rFonts w:cs="Times New Roman"/>
          <w:lang w:val="en-GB"/>
        </w:rPr>
        <w:t>.</w:t>
      </w:r>
    </w:p>
    <w:p w14:paraId="22A3BB69" w14:textId="77777777" w:rsidR="00E2170D" w:rsidRPr="003F2D6A" w:rsidRDefault="00E2170D" w:rsidP="00E2170D">
      <w:pPr>
        <w:pStyle w:val="AR6BodyText"/>
        <w:rPr>
          <w:rFonts w:cs="Times New Roman"/>
          <w:lang w:val="en-GB"/>
        </w:rPr>
      </w:pPr>
    </w:p>
    <w:p w14:paraId="7E595D45" w14:textId="0E681BB8" w:rsidR="00E2170D" w:rsidRPr="003F2D6A" w:rsidRDefault="00E2170D" w:rsidP="00E2170D">
      <w:pPr>
        <w:pStyle w:val="AR6BodyText"/>
        <w:rPr>
          <w:rFonts w:cs="Times New Roman"/>
          <w:lang w:val="en-GB"/>
        </w:rPr>
      </w:pPr>
      <w:r w:rsidRPr="003F2D6A">
        <w:rPr>
          <w:rFonts w:cs="Times New Roman"/>
          <w:lang w:val="en-GB"/>
        </w:rPr>
        <w:t xml:space="preserve">A particularly relevant coastal phenomenon is the sea breeze, which is caused by the differential heating of water and land during the diurnal cycle and typically reaches several tens of kilometres inland. Reanalyses and global models have too coarse a resolution to realistically represent this phenomenon, such that they typically underestimate precipitation over islands and misrepresent its diurnal cycle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RCMs improve the representation of sea breezes and thereby precipitation in coastal areas and islands. Over Cuba and Florida only a 12 km-resolution RCM is able to realistically simulate the inland propagation of precipitation during the course of the day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RCM simulations at 20 km horizontal resolution realistically represented the sea breeze circulation in the Mediterranean Gulf of Lions including the intensity, direction and inward propagation </w:t>
      </w:r>
      <w:r w:rsidRPr="003F2D6A">
        <w:rPr>
          <w:rFonts w:cs="Times New Roman"/>
          <w:lang w:val="en-GB"/>
        </w:rPr>
        <w:fldChar w:fldCharType="begin" w:fldLock="1"/>
      </w:r>
      <w:r w:rsidR="000465A7">
        <w:rPr>
          <w:rFonts w:cs="Times New Roman"/>
          <w:lang w:val="en-GB"/>
        </w:rPr>
        <w:instrText>ADDIN CSL_CITATION { "citationItems" : [ { "id" : "ITEM-1", "itemData" : { "DOI" : "10.1007/s00382-017-3595-z", "ISSN" : "0930-7575", "abstract" : "In the Mediterranean basin, moisture transport can occur over large distance from remote regions by the synoptic circulation or more locally by sea breezes, driven by land-sea thermal contrast. Sea breezes play an important role in inland transport of moisture especially between late spring and early fall. In order to explicitly represent the two-way interactions at the atmosphere-ocean interface in the Mediterranean region and quantify the role of air-sea feedbacks on regional meteorology and climate, simulations at 20 km resolution performed with WRF regional climate model (RCM) and MORCE atmosphere-ocean regional climate model (AORCM) coupling WRF and NEMO-MED12 in the frame of HyMeX/MED-CORDEX are compared. One result of this study is that these simulations reproduce remarkably well the intensity, direction and inland penetration of the sea breeze and even the existence of the shallow sea breeze despite the overestimate of temperature over land in both simulations. The coupled simulation provides a more realistic representation of the evolution of the SST field at fine scale than the atmosphere-only one. Temperature and moisture anomalies are created in direct response to the SST anomaly and are advected by the sea breeze over land. However, the SST anomalies are not of sufficient magnitude to affect the large-scale sea-breeze circulation. The temperature anomalies are quickly damped by strong surface heating over land, whereas the water vapor mixing ratio anomalies are transported further inland. The inland limit of significance is imposed by the vertical dilution in a deeper continental boundary-layer.", "author" : [ { "dropping-particle" : "", "family" : "Drobinski", "given" : "Philippe", "non-dropping-particle" : "", "parse-names" : false, "suffix" : "" }, { "dropping-particle" : "", "family" : "Bastin", "given" : "Sophie", "non-dropping-particle" : "", "parse-names" : false, "suffix" : "" }, { "dropping-particle" : "", "family" : "Arsouze", "given" : "Thomas", "non-dropping-particle" : "", "parse-names" : false, "suffix" : "" }, { "dropping-particle" : "", "family" : "B\u00e9ranger", "given" : "Karine", "non-dropping-particle" : "", "parse-names" : false, "suffix" : "" }, { "dropping-particle" : "", "family" : "Flaounas", "given" : "Emmanouil", "non-dropping-particle" : "", "parse-names" : false, "suffix" : "" }, { "dropping-particle" : "", "family" : "St\u00e9fanon", "given" : "Marc", "non-dropping-particle" : "", "parse-names" : false, "suffix" : "" } ], "container-title" : "Climate Dynamics", "id" : "ITEM-1", "issue" : "3", "issued" : { "date-parts" : [ [ "2018", "8", "1" ] ] }, "page" : "1077-1093", "title" : "North-western Mediterranean sea-breeze circulation in a regional climate system model", "translator" : [ { "dropping-particle" : "", "family" : "Q5474", "given" : "", "non-dropping-particle" : "", "parse-names" : false, "suffix" : "" } ], "type" : "article-journal", "volume" : "51" }, "uris" : [ "http://www.mendeley.com/documents/?uuid=879d64f9-9388-46d8-99c7-72b706305f76" ] } ], "mendeley" : { "formattedCitation" : "(Drobinski et al., 2018)", "plainTextFormattedCitation" : "(Drobinski et al., 2018)", "previouslyFormattedCitation" : "(Drobinski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(Drobinski et al., 2018)</w:t>
      </w:r>
      <w:r w:rsidRPr="003F2D6A">
        <w:rPr>
          <w:rFonts w:cs="Times New Roman"/>
          <w:lang w:val="en-GB"/>
        </w:rPr>
        <w:fldChar w:fldCharType="end"/>
      </w:r>
      <w:r w:rsidRPr="003F2D6A">
        <w:rPr>
          <w:rFonts w:cs="Times New Roman"/>
          <w:lang w:val="en-GB"/>
        </w:rPr>
        <w:t>. Even though a coupled ocean-atmosphere simulation improved the representation of diurnal SST variations, the sea breeze representation itself was not improved.</w:t>
      </w:r>
    </w:p>
    <w:p w14:paraId="455C0DC3" w14:textId="77777777" w:rsidR="00E2170D" w:rsidRPr="003F2D6A" w:rsidRDefault="00E2170D" w:rsidP="00E2170D">
      <w:pPr>
        <w:pStyle w:val="AR6BodyText"/>
        <w:rPr>
          <w:rFonts w:cs="Times New Roman"/>
          <w:lang w:val="en-GB"/>
        </w:rPr>
      </w:pPr>
    </w:p>
    <w:p w14:paraId="7788C8AE" w14:textId="3B45E72D" w:rsidR="00E2170D" w:rsidRPr="003F2D6A" w:rsidRDefault="00E2170D" w:rsidP="00E2170D">
      <w:pPr>
        <w:pStyle w:val="AR6BodyText"/>
        <w:rPr>
          <w:rFonts w:cs="Times New Roman"/>
          <w:lang w:val="en-GB"/>
        </w:rPr>
      </w:pPr>
      <w:r w:rsidRPr="003F2D6A">
        <w:rPr>
          <w:rFonts w:cs="Times New Roman"/>
          <w:lang w:val="en-GB"/>
        </w:rPr>
        <w:t xml:space="preserve">Big lakes modify the downwind climate. In particular during winter they are relatively warm compared to the surrounding land, provide moisture, destabilize the passing air column and produce convective systems. The increase in friction when moving air reaches land causes convergence and uplift, and may trigger precipitation. </w:t>
      </w:r>
      <w:r w:rsidRPr="003F2D6A">
        <w:rPr>
          <w:rFonts w:cs="Times New Roman"/>
          <w:lang w:val="en-GB"/>
        </w:rPr>
        <w:fldChar w:fldCharType="begin" w:fldLock="1"/>
      </w:r>
      <w:r w:rsidR="000465A7">
        <w:rPr>
          <w:rFonts w:cs="Times New Roman"/>
          <w:lang w:val="en-GB"/>
        </w:rPr>
        <w:instrText>ADDIN CSL_CITATION { "citationItems" : [ { "id" : "ITEM-1", "itemData" : { "DOI" : "10.1175/JCLI-D-11-00388.1", "ISBN" : "0894-8755", "ISSN" : "0894-8755", "abstract" : "The Weather Research and Forecasting model (WRF) is employed to dynamically\\ndownscale global warming projections produced using the Community\\nClimate System Model (CCSM). The analyses are focused on the Great\\nLakes Basin of North America and the climate change projections extend\\nfrom the instrumental period (1979-2001) to midcentury (2050-60)\\nat a spatial resolution of 10 km. Because WRF does not currently\\ninclude a sufficiently realistic lake component, simulations are\\nperformed using lake water temperature provided by D.V. Mironov's\\nfreshwater lake model ``FLake{''} forced by atmospheric fields from\\nthe global simulations. Results for the instrumental era are first\\ncompared with observations to evaluate the ability of the lake model\\nto provide accurate lake water temperature and ice cover and to analyze\\nthe skill of the regional model. It is demonstrated that the regional\\nmodel, with its finer resolution and more comprehensive physics,\\nprovides significantly improved results compared to those obtained\\nfrom the global model. It much more accurately captures the details\\nof the annual cycle and spatial pattern of precipitation. In particular,\\nmuch more realistic lake-induced precipitation and snowfall patterns\\ndownwind of the lakes are predicted. The midcentury projection is\\nanalyzed to determine the impact of downscaling on regional climate\\nchanges. The emphasis in this final phase of the analysis is on the\\nimpact of climate change on winter snowfall in the lee or the lakes.\\nIt is found that future changes in lake surface temperature and ice\\ncover under warmer conditions may locally increase snowfall as a\\nresult of increased evaporation and the enhanced lake effect.", "author" : [ { "dropping-particle" : "", "family" : "Gula", "given" : "Jonathan", "non-dropping-particle" : "", "parse-names" : false, "suffix" : "" }, { "dropping-particle" : "", "family" : "Peltier", "given" : "W. R.", "non-dropping-particle" : "", "parse-names" : false, "suffix" : "" } ], "container-title" : "Journal of Climate", "id" : "ITEM-1", "issue" : "21", "issued" : { "date-parts" : [ [ "2012", "11" ] ] }, "page" : "7723-7742", "title" : "Dynamical Downscaling over the Great Lakes Basin of North America Using the WRF Regional Climate Model: The Impact of the Great Lakes System on Regional Greenhouse Warming", "translator" : [ { "dropping-particle" : "", "family" : "Q4438", "given" : "", "non-dropping-particle" : "", "parse-names" : false, "suffix" : "" } ], "type" : "article-journal", "volume" : "25" }, "uris" : [ "http://www.mendeley.com/documents/?uuid=b11ddac0-1e1a-4b66-8b5f-95e22e5c5f28" ] } ], "mendeley" : { "formattedCitation" : "(Gula and Peltier, 2012)", "manualFormatting" : "Gula and Peltier (2012)", "plainTextFormattedCitation" : "(Gula and Peltier, 2012)", "previouslyFormattedCitation" : "(Gula and Peltier,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Gula and Peltier (2012)</w:t>
      </w:r>
      <w:r w:rsidRPr="003F2D6A">
        <w:rPr>
          <w:rFonts w:cs="Times New Roman"/>
          <w:lang w:val="en-GB"/>
        </w:rPr>
        <w:fldChar w:fldCharType="end"/>
      </w:r>
      <w:r w:rsidRPr="003F2D6A">
        <w:rPr>
          <w:rFonts w:cs="Times New Roman"/>
          <w:lang w:val="en-GB"/>
        </w:rPr>
        <w:t xml:space="preserve"> found that a state-of-the-art GCM does not realistically simulate these effects over the </w:t>
      </w:r>
      <w:bookmarkStart w:id="768" w:name="_Hlk76927447"/>
      <w:r w:rsidRPr="003F2D6A">
        <w:rPr>
          <w:rFonts w:cs="Times New Roman"/>
          <w:lang w:val="en-GB"/>
        </w:rPr>
        <w:t xml:space="preserve">North American Great Lakes, but a 10 km RCM better represents them </w:t>
      </w:r>
      <w:bookmarkEnd w:id="768"/>
      <w:r w:rsidRPr="003F2D6A">
        <w:rPr>
          <w:rFonts w:cs="Times New Roman"/>
          <w:lang w:val="en-GB"/>
        </w:rPr>
        <w:t xml:space="preserve">and thereby simulates realistic downwind precipitation patterns, in particular enhanced snowfall during the winter season. Similar results were found by </w:t>
      </w:r>
      <w:bookmarkStart w:id="769" w:name="_Hlk76927229"/>
      <w:r w:rsidRPr="004D7140">
        <w:rPr>
          <w:rFonts w:cs="Times New Roman"/>
          <w:lang w:val="en-GB"/>
        </w:rPr>
        <w:fldChar w:fldCharType="begin" w:fldLock="1"/>
      </w:r>
      <w:r w:rsidR="000465A7">
        <w:rPr>
          <w:rFonts w:cs="Times New Roman"/>
          <w:lang w:val="en-GB"/>
        </w:rPr>
        <w:instrText>ADDIN CSL_CITATION { "citationItems" : [ { "id" : "ITEM-1", "itemData" : { "DOI" : "10.1175/MWR-D-12-00038.1", "ISSN" : "0027-0644", "author" : [ { "dropping-particle" : "", "family" : "Wright", "given" : "David M.", "non-dropping-particle" : "", "parse-names" : false, "suffix" : "" }, { "dropping-particle" : "", "family" : "Posselt", "given" : "Derek J.", "non-dropping-particle" : "", "parse-names" : false, "suffix" : "" }, { "dropping-particle" : "", "family" : "Steiner", "given" : "Allison L.", "non-dropping-particle" : "", "parse-names" : false, "suffix" : "" } ], "container-title" : "Monthly Weather Review", "id" : "ITEM-1", "issue" : "2", "issued" : { "date-parts" : [ [ "2013", "2" ] ] }, "page" : "670-689", "title" : "Sensitivity of Lake-Effect Snowfall to Lake Ice Cover and Temperature in the Great Lakes Region", "translator" : [ { "dropping-particle" : "", "family" : "Q4590", "given" : "", "non-dropping-particle" : "", "parse-names" : false, "suffix" : "" } ], "type" : "article-journal", "volume" : "141" }, "uris" : [ "http://www.mendeley.com/documents/?uuid=71219077-7ff1-48fc-9f23-637ff4990477" ] } ], "mendeley" : { "formattedCitation" : "(Wright et al., 2013)", "manualFormatting" : "Wright et al. (2013)", "plainTextFormattedCitation" : "(Wright et al., 2013)", "previouslyFormattedCitation" : "(Wright et al., 2013)"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Wright et al. (2013)</w:t>
      </w:r>
      <w:r w:rsidRPr="004D7140">
        <w:rPr>
          <w:rFonts w:cs="Times New Roman"/>
          <w:lang w:val="en-GB"/>
        </w:rPr>
        <w:fldChar w:fldCharType="end"/>
      </w:r>
      <w:r w:rsidRPr="004D7140">
        <w:rPr>
          <w:rFonts w:cs="Times New Roman"/>
          <w:lang w:val="en-GB"/>
        </w:rPr>
        <w:t xml:space="preserve">, </w:t>
      </w:r>
      <w:r w:rsidRPr="004D7140">
        <w:rPr>
          <w:rFonts w:cs="Times New Roman"/>
          <w:lang w:val="en-GB"/>
        </w:rPr>
        <w:fldChar w:fldCharType="begin" w:fldLock="1"/>
      </w:r>
      <w:r w:rsidR="000465A7">
        <w:rPr>
          <w:rFonts w:cs="Times New Roman"/>
          <w:lang w:val="en-GB"/>
        </w:rPr>
        <w:instrText>ADDIN CSL_CITATION { "citationItems" : [ { "id" : "ITEM-1", "itemData" : { "DOI" : "10.1175/JCLI-D-14-00467.1", "ISSN" : "0894-8755", "abstract" : "Projected changes in lake-effect snowfall by the mid- and late twenty-first century are explored for the Laurentian Great Lakes basin. Simulations from two state-of-the-art global climate models within phase 5 of the Coupled Model Intercomparison Project (CMIP5) are dynamically downscaled according to the representative concentration pathway 8.5 (RCP8.5). The downscaling is performed using the Abdus Salam International Centre for Theoretical Physics (ICTP) Regional Climate Model version 4 (RegCM4) with 25-km grid spacing, interactively coupled to a one-dimensional lake model. Both downscaled models produce atmospheric warming and increased cold-season precipitation. The Great Lakes\u2019 ice cover is projected to dramatically decline and, by the end of the century, become confined to the northern shallow lakeshores during mid-to-late winter. Projected reductions in ice cover and greater dynamically induced wind fetch lead to enhanced lake evaporation and resulting total lake-effect precipitation, although with increased rainfall at the expense of snowfall. A general reduction in the frequency of heavy lake-effect snowstorms is simulated during the twenty-first century, except with increases around Lake Superior by the midcentury when local air temperatures still remain low enough for wintertime precipitation to largely fall in the form of snow. Despite the significant progress made here in elucidating the potential future changes in lake-effect snowstorms across the Great Lakes basin, further research is still needed to downscale a larger ensemble of CMIP5 model simulations, ideally using a higher-resolution, nonhydrostatic regional climate model coupled to a three-dimensional lake model.", "author" : [ { "dropping-particle" : "", "family" : "Notaro", "given" : "Michael", "non-dropping-particle" : "", "parse-names" : false, "suffix" : "" }, { "dropping-particle" : "", "family" : "Bennington", "given" : "Val", "non-dropping-particle" : "", "parse-names" : false, "suffix" : "" }, { "dropping-particle" : "", "family" : "Vavrus", "given" : "Steve", "non-dropping-particle" : "", "parse-names" : false, "suffix" : "" } ], "container-title" : "Journal of Climate", "id" : "ITEM-1", "issue" : "4", "issued" : { "date-parts" : [ [ "2015", "2", "15" ] ] }, "page" : "1661-1684", "title" : "Dynamically Downscaled Projections of Lake-Effect Snow in the Great Lakes Basin*,+", "translator" : [ { "dropping-particle" : "", "family" : "Q6632", "given" : "", "non-dropping-particle" : "", "parse-names" : false, "suffix" : "" } ], "type" : "article-journal", "volume" : "28" }, "uris" : [ "http://www.mendeley.com/documents/?uuid=c31dbf9e-5c7f-420d-8abc-e74cc2a68c82" ] } ], "mendeley" : { "formattedCitation" : "(Notaro et al., 2015)", "manualFormatting" : "Notaro et al. (2015)", "plainTextFormattedCitation" : "(Notaro et al., 2015)", "previouslyFormattedCitation" : "(Notaro et al., 2015)"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Notaro et al. (2015)</w:t>
      </w:r>
      <w:r w:rsidRPr="004D7140">
        <w:rPr>
          <w:rFonts w:cs="Times New Roman"/>
          <w:lang w:val="en-GB"/>
        </w:rPr>
        <w:fldChar w:fldCharType="end"/>
      </w:r>
      <w:r w:rsidRPr="004D7140">
        <w:rPr>
          <w:rFonts w:cs="Times New Roman"/>
          <w:lang w:val="en-GB"/>
        </w:rPr>
        <w:t xml:space="preserve"> and</w:t>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bookmarkEnd w:id="769"/>
      <w:r w:rsidRPr="003F2D6A">
        <w:rPr>
          <w:rFonts w:cs="Times New Roman"/>
          <w:lang w:val="en-GB"/>
        </w:rPr>
        <w:t xml:space="preserve">. In a convection permitting simulation of the Lake Victoria region, a too strong nocturnal land-breeze resulted in unrealistically high precipitation </w:t>
      </w:r>
      <w:r w:rsidRPr="003F2D6A">
        <w:rPr>
          <w:rFonts w:cs="Times New Roman"/>
          <w:lang w:val="en-GB"/>
        </w:rPr>
        <w:fldChar w:fldCharType="begin" w:fldLock="1"/>
      </w:r>
      <w:r w:rsidR="000465A7">
        <w:rPr>
          <w:rFonts w:cs="Times New Roman"/>
          <w:lang w:val="en-GB"/>
        </w:rPr>
        <w:instrText>ADDIN CSL_CITATION { "citationItems" : [ { "id" : "ITEM-1", "itemData" : { "DOI" : "10.1175/JCLI-D-18-0387.1", "ISSN" : "0894-8755", "abstract" : "The precipitation and diabatic heating resulting from moist convection make it a key component of the atmospheric water budget in the tropics. With convective parameterization being a known source of uncertainty in global models, convection-permitting (CP) models are increasingly being used to improve understanding of regional climate. Here, a new 10-yr CP simulation is used to study the characteristics of rainfall and atmospheric water budget for East Africa and the Lake Victoria basin. The explicit representation of convection leads to a widespread improvement in the intensities and diurnal cycle of rainfall when compared with a parameterized simulation. Differences in large-scale moisture fluxes lead to a shift in the mean rainfall pattern from the Congo to Lake Victoria basin in the CP simulation\u2014highlighting the important connection between local changes in the representation of convection and larger-scale dynamics and rainfall. Stronger lake\u2013land contrasts in buoyancy in the CP model lead to a stronger nocturnal land breeze over Lake Victoria, increasing evaporation and moisture flux convergence (MFC), and likely unrealistically high rainfall. However, for the mountains east of the lake, the CP model produces a diurnal rainfall cycle much more similar to satellite estimates, which is related to differences in the timing of MFC. Results here demonstrate that, while care is needed regarding lake forcings, a CP approach offers a more realistic representation of several rainfall characteristics through a more physically based realization of the atmospheric dynamics around the complex topography of East Africa.", "author" : [ { "dropping-particle" : "", "family" : "Finney", "given" : "Declan L.", "non-dropping-particle" : "", "parse-names" : false, "suffix" : "" }, { "dropping-particle" : "", "family" : "Marsham", "given" : "John H.", "non-dropping-particle" : "", "parse-names" : false, "suffix" : "" }, { "dropping-particle" : "", "family" : "Jackson", "given" : "Lawrence S.", "non-dropping-particle" : "", "parse-names" : false, "suffix" : "" }, { "dropping-particle" : "", "family" : "Kendon", "given" : "Elizabeth J.", "non-dropping-particle" : "", "parse-names" : false, "suffix" : "" }, { "dropping-particle" : "", "family" : "Rowell", "given" : "David P.", "non-dropping-particle" : "", "parse-names" : false, "suffix" : "" }, { "dropping-particle" : "", "family" : "Boorman", "given" : "Penelope M.", "non-dropping-particle" : "", "parse-names" : false, "suffix" : "" }, { "dropping-particle" : "", "family" : "Keane", "given" : "Richard J.", "non-dropping-particle" : "", "parse-names" : false, "suffix" : "" }, { "dropping-particle" : "", "family" : "Stratton", "given" : "Rachel A.", "non-dropping-particle" : "", "parse-names" : false, "suffix" : "" }, { "dropping-particle" : "", "family" : "Senior", "given" : "Catherine A.", "non-dropping-particle" : "", "parse-names" : false, "suffix" : "" } ], "container-title" : "Journal of Climate", "id" : "ITEM-1", "issue" : "7", "issued" : { "date-parts" : [ [ "2019", "4" ] ] }, "page" : "2109-2129", "title" : "Implications of Improved Representation of Convection for the East Africa Water Budget Using a Convection-Permitting Model", "translator" : [ { "dropping-particle" : "", "family" : "Q6247", "given" : "", "non-dropping-particle" : "", "parse-names" : false, "suffix" : "" } ], "type" : "article-journal", "volume" : "32" }, "uris" : [ "http://www.mendeley.com/documents/?uuid=3602727d-c8a3-40f0-90cb-2af597b61aed" ] } ], "mendeley" : { "formattedCitation" : "(Finney et al., 2019)", "plainTextFormattedCitation" : "(Finney et al., 2019)", "previouslyFormattedCitation" : "(Finney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(Finney et al., 2019)</w:t>
      </w:r>
      <w:r w:rsidRPr="003F2D6A">
        <w:rPr>
          <w:rFonts w:cs="Times New Roman"/>
          <w:lang w:val="en-GB"/>
        </w:rPr>
        <w:fldChar w:fldCharType="end"/>
      </w:r>
      <w:r w:rsidRPr="003F2D6A">
        <w:rPr>
          <w:rFonts w:cs="Times New Roman"/>
          <w:lang w:val="en-GB"/>
        </w:rPr>
        <w:t>.</w:t>
      </w:r>
    </w:p>
    <w:p w14:paraId="5587A90E" w14:textId="77777777" w:rsidR="00E2170D" w:rsidRPr="003F2D6A" w:rsidRDefault="00E2170D" w:rsidP="00E2170D">
      <w:pPr>
        <w:pStyle w:val="AR6BodyText"/>
        <w:rPr>
          <w:rFonts w:cs="Times New Roman"/>
          <w:lang w:val="en-GB"/>
        </w:rPr>
      </w:pPr>
    </w:p>
    <w:p w14:paraId="506D6303"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2B52B1">
        <w:rPr>
          <w:rFonts w:cs="Times New Roman"/>
          <w:i/>
          <w:lang w:val="en-GB"/>
        </w:rPr>
        <w:t>high</w:t>
      </w:r>
      <w:r w:rsidRPr="003F2D6A">
        <w:rPr>
          <w:rFonts w:cs="Times New Roman"/>
          <w:i/>
          <w:lang w:val="en-GB"/>
        </w:rPr>
        <w:t xml:space="preserve"> confidence</w:t>
      </w:r>
      <w:r w:rsidRPr="003F2D6A">
        <w:rPr>
          <w:rFonts w:cs="Times New Roman"/>
          <w:lang w:val="en-GB"/>
        </w:rPr>
        <w:t xml:space="preserve"> that climate models with sufficiently high resolution are necessary for realistically simulating lake and coastal weather including coastal low-level jets, lake and sea breezes, as well as lake effects on rainfall and snow.</w:t>
      </w:r>
    </w:p>
    <w:p w14:paraId="0F7C5DA2" w14:textId="77777777" w:rsidR="00E2170D" w:rsidRPr="003F2D6A" w:rsidRDefault="00E2170D" w:rsidP="00E2170D">
      <w:pPr>
        <w:pStyle w:val="AR6BodyText"/>
        <w:rPr>
          <w:rFonts w:cs="Times New Roman"/>
          <w:lang w:val="en-GB"/>
        </w:rPr>
      </w:pPr>
    </w:p>
    <w:p w14:paraId="3120C6C6" w14:textId="33BDAB93" w:rsidR="00E2170D" w:rsidRPr="003F2D6A" w:rsidRDefault="00E2170D" w:rsidP="00E2170D">
      <w:pPr>
        <w:pStyle w:val="AR6BodyText"/>
        <w:rPr>
          <w:rFonts w:cs="Times New Roman"/>
          <w:lang w:val="en-GB"/>
        </w:rPr>
      </w:pPr>
      <w:r w:rsidRPr="003F2D6A">
        <w:rPr>
          <w:rFonts w:cs="Times New Roman"/>
          <w:lang w:val="en-GB"/>
        </w:rPr>
        <w:t xml:space="preserve">In regions like Fenno-Scandinavia or central-eastern Canada, very large fractions of land are covered by small and medium sized lakes. Other regions have fewer but larger lakes, such as central-eastern Africa, the eastern border between the US and Canada, and central Asia. In these regions it has been considered essential to include a lake model in an RCM to realistically represent regional temperatures </w:t>
      </w:r>
      <w:commentRangeStart w:id="770"/>
      <w:commentRangeStart w:id="771"/>
      <w:r w:rsidRPr="003F2D6A">
        <w:rPr>
          <w:rFonts w:cs="Times New Roman"/>
          <w:lang w:val="en-GB"/>
        </w:rPr>
        <w:fldChar w:fldCharType="begin" w:fldLock="1"/>
      </w:r>
      <w:r w:rsidR="000465A7">
        <w:rPr>
          <w:rFonts w:cs="Times New Roman"/>
          <w:lang w:val="en-GB"/>
        </w:rPr>
        <w:instrText>ADDIN CSL_CITATION { "citationItems" : [ { "id" : "ITEM-1", "itemData" : { "DOI" : "10.5194/gmd-11-1321-2018", "ISSN" : "1991-9603", "abstract" : "Abstract. The regional climate model REMO was coupled with the FLake lake model to include an interactive treatment of lakes. Using this new version, the Fenno-Scandinavian climate and lake characteristics were studied in a set of 35-year hindcast simulations. Additionally, sensitivity tests related to the parameterization of snow albedo were conducted. Our results show that overall the new model version improves the representation of the Fenno-Scandinavian climate in terms of 2m temperature and precipitation, but the downside is that an existing wintertime cold bias in the model is enhanced. The lake surface water temperature, ice depth and ice season length were analyzed in detail for 10 Finnish, 4 Swedish and 2 Russian lakes and 1 Estonian lake. The results show that the model can reproduce these characteristics with reasonably high accuracy. The cold bias during winter causes overestimation of ice layer thickness, for example, at several of the studied lakes, but overall the values from the model are realistic and represent the lake physics well in a long-term simulation. We also analyzed the snow depth on ice from 10 Finnish lakes and vertical temperature profiles from 5 Finnish lakes and the model results are realistic.", "author" : [ { "dropping-particle" : "", "family" : "Pietik\u00e4inen", "given" : "Joni-Pekka", "non-dropping-particle" : "", "parse-names" : false, "suffix" : "" }, { "dropping-particle" : "", "family" : "Markkanen", "given" : "Tiina", "non-dropping-particle" : "", "parse-names" : false, "suffix" : "" }, { "dropping-particle" : "", "family" : "Sieck", "given" : "Kevin", "non-dropping-particle" : "", "parse-names" : false, "suffix" : "" }, { "dropping-particle" : "", "family" : "Jacob", "given" : "Daniela", "non-dropping-particle" : "", "parse-names" : false, "suffix" : "" }, { "dropping-particle" : "", "family" : "Korhonen", "given" : "Johanna", "non-dropping-particle" : "", "parse-names" : false, "suffix" : "" }, { "dropping-particle" : "", "family" : "R\u00e4is\u00e4nen", "given" : "Petri", "non-dropping-particle" : "", "parse-names" : false, "suffix" : "" }, { "dropping-particle" : "", "family" : "Gao", "given" : "Yao", "non-dropping-particle" : "", "parse-names" : false, "suffix" : "" }, { "dropping-particle" : "", "family" : "Ahola", "given" : "Jaakko", "non-dropping-particle" : "", "parse-names" : false, "suffix" : "" }, { "dropping-particle" : "", "family" : "Korhonen", "given" : "Hannele", "non-dropping-particle" : "", "parse-names" : false, "suffix" : "" }, { "dropping-particle" : "", "family" : "Laaksonen", "given" : "Ari", "non-dropping-particle" : "", "parse-names" : false, "suffix" : "" }, { "dropping-particle" : "", "family" : "Kaurola", "given" : "Jussi", "non-dropping-particle" : "", "parse-names" : false, "suffix" : "" } ], "container-title" : "Geoscientific Model Development", "id" : "ITEM-1", "issue" : "4", "issued" : { "date-parts" : [ [ "2018", "4", "11" ] ] }, "page" : "1321-1342", "title" : "The regional climate model REMO (v2015) coupled with the 1-D freshwater lake model FLake (v1): Fenno-Scandinavian climate and lakes", "translator" : [ { "dropping-particle" : "", "family" : "Q4639", "given" : "", "non-dropping-particle" : "", "parse-names" : false, "suffix" : "" } ], "type" : "article-journal", "volume" : "11" }, "uris" : [ "http://www.mendeley.com/documents/?uuid=e0425f69-3e58-418a-858e-5fc0dc977cfe" ] }, { "id" : "ITEM-2", "itemData" : { "abstract" : "The impact of lakes on the European climate is considered by analysing two 30-year regional climate model (RCM) simulations. The RCM applied is the Rossby Centre regional climate model RCA3.5. A simulation where all lakes in the model domain are replaced by land surface is compared with a simulation where the effect of lakes is accounted for through the use of the lake model FLake coupled to RCA. The difference in 2m open-land air temperature between the two simulations shows that lakes induce a warming on the European climate for all seasons. The greatest impact is seen during autumn and winter over southern Finland and western Russia where the warming exceeds 1 \u00b0C. Locally, e.g. over southern Finland and over Lake Ladoga, the convective precipitation is enhanced by 20%-40% during late summer and early autumn while it is reduced by more than 70% over Lake Ladoga during early summer.", "author" : [ { "dropping-particle" : "", "family" : "Samuelsson", "given" : "P.", "non-dropping-particle" : "", "parse-names" : false, "suffix" : "" }, { "dropping-particle" : "", "family" : "Kourzeneva", "given" : "E", "non-dropping-particle" : "", "parse-names" : false, "suffix" : "" }, { "dropping-particle" : "", "family" : "Mironov", "given" : "D", "non-dropping-particle" : "", "parse-names" : false, "suffix" : "" } ], "container-title" : "Boreal environment research", "id" : "ITEM-2", "issued" : { "date-parts" : [ [ "2010" ] ] }, "page" : "113-129", "title" : "The impact of lakes on the European climate as simulated by a regional climate model", "translator" : [ { "dropping-particle" : "", "family" : "Q4638", "given" : "", "non-dropping-particle" : "", "parse-names" : false, "suffix" : "" } ], "type" : "article-journal", "volume" : "15" }, "uris" : [ "http://www.mendeley.com/documents/?uuid=69632c7d-bed0-40c8-a7d6-da41de6f3576" ] }, { "id" : "ITEM-3", "itemData" : { "DOI" : "10.1175/JCLI-D-12-00140.1", "ISSN" : "0894-8755", "abstract" : "AbstractThe influence of the Laurentian Great Lakes on climate is assessed by comparing two decade-long simulations, with the lakes either included or excluded, using the Abdus Salam International Centre for Theoretical Physics Regional Climate Model, version 4. The Great Lakes dampen the variability in near-surface air temperature across the surrounding region while reducing the amplitude of the diurnal cycle and annual cycle of air temperature. The impacts of the Great Lakes on the regional surface energy budget include an increase (decrease) in turbulent fluxes during the cold (warm) season and an increase in surface downward shortwave radiation flux during summer due to diminished atmospheric moisture and convective cloud amount. Changes in the hydrologic budget due to the presence of the Great Lakes include increases in evaporation and precipitation during October\u2013March and decreases during May\u2013August, along with springtime reductions in snowmelt-related runoff. Circulation responses consist of a regionwide decrease in sea level pressure in autumn\u2013winter and an increase in summer, with enhanced ascent and descent in the two seasons, respectively. The most pronounced simulated impact of the Great Lakes on synoptic systems traversing the basin is a weakening of cold-season anticyclones.", "author" : [ { "dropping-particle" : "", "family" : "Notaro", "given" : "Michael", "non-dropping-particle" : "", "parse-names" : false, "suffix" : "" }, { "dropping-particle" : "", "family" : "Holman", "given" : "Kathleen", "non-dropping-particle" : "", "parse-names" : false, "suffix" : "" }, { "dropping-particle" : "", "family" : "Zarrin", "given" : "Azar", "non-dropping-particle" : "", "parse-names" : false, "suffix" : "" }, { "dropping-particle" : "", "family" : "Fluck", "given" : "Elody", "non-dropping-particle" : "", "parse-names" : false, "suffix" : "" }, { "dropping-particle" : "", "family" : "Vavrus", "given" : "Steve", "non-dropping-particle" : "", "parse-names" : false, "suffix" : "" }, { "dropping-particle" : "", "family" : "Bennington", "given" : "Val", "non-dropping-particle" : "", "parse-names" : false, "suffix" : "" } ], "container-title" : "Journal of Climate", "id" : "ITEM-3", "issue" : "3", "issued" : { "date-parts" : [ [ "2013", "2" ] ] }, "page" : "789-804", "title" : "Influence of the Laurentian Great Lakes on Regional Climate*", "translator" : [ { "dropping-particle" : "", "family" : "Q3640", "given" : "", "non-dropping-particle" : "", "parse-names" : false, "suffix" : "" } ], "type" : "article-journal", "volume" : "26" }, "uris" : [ "http://www.mendeley.com/documents/?uuid=92533044-a32f-40b6-b2b7-0e465fea0202" ] }, { "id" : "ITEM-4", "itemData" : { "DOI" : "10.1175/JCLI-D-14-00565.1", "ISSN" : "0894-8755", "abstract" : "AbstractAlthough the African Great Lakes are important regulators for the East African climate, their influence on atmospheric dynamics and the regional hydrological cycle remains poorly understood. This study aims to assess this impact by comparing a regional climate model simulation that resolves individual lakes and explicitly computes lake temperatures to a simulation without lakes. The Consortium for Small-Scale Modelling model in climate mode (COSMO-CLM) coupled to the Freshwater Lake model (FLake) and Community Land Model (CLM) is used to dynamically downscale a simulation from the African Coordinated Regional Downscaling Experiment (CORDEX-Africa) to 7-km grid spacing for the period of 1999\u20132008. Evaluation of the model reveals good performance compared to both in situ and satellite observations, especially for spatiotemporal variability of lake surface temperatures (0.68-K bias), and precipitation (\u2212116 mm yr\u22121 or 8% bias). Model integrations indicate that the four major African Great Lakes almost double the annual precipitation amounts over their surface but hardly exert any influence on precipitation beyond their shores. Except for Lake Kivu, the largest lakes also cool the annual near-surface air by \u22120.6 to \u22120.9 K on average, this time with pronounced downwind influence. The lake-induced cooling happens during daytime, when the lakes absorb incoming solar radiation and inhibit upward turbulent heat transport. At night, when this heat is released, the lakes warm the near-surface air. Furthermore, Lake Victoria has a profound influence on atmospheric dynamics and stability, as it induces circular airflow with over-lake convective inhibition during daytime and the reversed pattern at night. Overall, this study shows the added value of resolving individual lakes and realistically representing lake surface temperatures for climate studies in this region.", "author" : [ { "dropping-particle" : "", "family" : "Thiery", "given" : "Wim", "non-dropping-particle" : "", "parse-names" : false, "suffix" : "" }, { "dropping-particle" : "", "family" : "Davin", "given" : "Edouard L", "non-dropping-particle" : "", "parse-names" : false, "suffix" : "" }, { "dropping-particle" : "", "family" : "Panitz", "given" : "Hans-J\u00fcrgen", "non-dropping-particle" : "", "parse-names" : false, "suffix" : "" }, { "dropping-particle" : "", "family" : "Demuzere", "given" : "Matthias", "non-dropping-particle" : "", "parse-names" : false, "suffix" : "" }, { "dropping-particle" : "", "family" : "Lhermitte", "given" : "Stef", "non-dropping-particle" : "", "parse-names" : false, "suffix" : "" }, { "dropping-particle" : "", "family" : "Lipzig", "given" : "Nicole", "non-dropping-particle" : "van", "parse-names" : false, "suffix" : "" } ], "container-title" : "Journal of Climate", "id" : "ITEM-4", "issue" : "10", "issued" : { "date-parts" : [ [ "2015", "5" ] ] }, "page" : "4061-4085", "title" : "The Impact of the African Great Lakes on the Regional Climate", "translator" : [ { "dropping-particle" : "", "family" : "Q3643", "given" : "", "non-dropping-particle" : "", "parse-names" : false, "suffix" : "" } ], "type" : "article-journal", "volume" : "28" }, "uris" : [ "http://www.mendeley.com/documents/?uuid=9bf49750-e821-4972-b029-ae9213478dc6" ] }, { "id" : "ITEM-5", "itemData" : { "DOI" : "10.3402/tellusa.v64i0.16226", "ISSN" : "1600-0870", "abstract" : "Two one-dimensional (1-D) column lake models have been coupled interactively with a developmental version of the Canadian Regional Climate Model. Multidecadal reanalyses-driven simulations with and without lakes revealed the systematic biases of the model and the impact of lakes on the simulated North American climate. The presence of lakes strongly influences the climate of the lake-rich region of the Canadian Shield. Due to their large thermal inertia, lakes act to dampen the diurnal and seasonal cycle of low-level air temperature. In late autumn and winter, ice-free lakes induce large sensible and latent heat fluxes, resulting in a strong enhancement of precipitation downstream of the Laurentian Great Lakes, which is referred to as the snow belt. The FLake (FL) and Hostetler (HL) lake models perform adequately for small subgrid-scale lakes and for large resolved lakes with shallow depth, located in temperate or warm climatic regions. Both lake models exhibit specific strengths and weaknesses. For example, HL simulates too rapid spring warming and too warm surface temperature, especially in large and deep lakes; FL tends to damp the diurnal cycle of surface temperature. An adaptation of 1-D lake models might be required for an adequate simulation of large and deep lakes.", "author" : [ { "dropping-particle" : "", "family" : "Martynov", "given" : "Andrey", "non-dropping-particle" : "", "parse-names" : false, "suffix" : "" }, { "dropping-particle" : "", "family" : "Sushama", "given" : "Laxmi", "non-dropping-particle" : "", "parse-names" : false, "suffix" : "" }, { "dropping-particle" : "", "family" : "Laprise", "given" : "Ren\u00e9", "non-dropping-particle" : "", "parse-names" : false, "suffix" : "" }, { "dropping-particle" : "", "family" : "Winger", "given" : "Katja", "non-dropping-particle" : "", "parse-names" : false, "suffix" : "" }, { "dropping-particle" : "", "family" : "Dugas", "given" : "Bernard", "non-dropping-particle" : "", "parse-names" : false, "suffix" : "" } ], "container-title" : "Tellus A: Dynamic Meteorology and Oceanography", "id" : "ITEM-5", "issue" : "1", "issued" : { "date-parts" : [ [ "2012", "12", "14" ] ] }, "page" : "16226", "title" : "Interactive lakes in the Canadian Regional Climate Model, version 5: the role of lakes in the regional climate of North America", "translator" : [ { "dropping-particle" : "", "family" : "Q4635", "given" : "", "non-dropping-particle" : "", "parse-names" : false, "suffix" : "" } ], "type" : "article-journal", "volume" : "64" }, "uris" : [ "http://www.mendeley.com/documents/?uuid=04faf940-4085-497f-925b-c410fb6f148e" ] }, { "id" : "ITEM-6", "itemData" : { "DOI" : "10.1175/JHM-D-12-067.1", "ISSN" : "1525-755X", "abstract" : "Models of lake physical processes provide the lower flux boundary conditions for numerical predictions of weather and climate in lake basins. So far, there have been few studies on evaluating lake model performance at the diurnal time scale and against flux observations. The goal of this paper is to evaluate the National Center for Atmospheric Research Community Land Model version 4\u2013Lake, Ice, Snow and Sediment Simulator using the eddy covariance and water temperature data obtained at a subtropical freshwater lake, Lake Taihu, in China. Both observations and model simulations reveal that convective overturning was commonplace at night and timed when water switched from being statically stable to being unstable. By reducing the water thermal diffusivity to 2% of the value calculated with the Henderson\u2013Sellers parameterization, the model was able to reproduce the observed diurnal variations in water surface temperature and in sensible and latent heat fluxes. The small diffusivity suggests that the drag force of the sediment layer in this large (2500 km2) and shallow (2-m depth) lake may be strong, preventing unresolved vertical motions and suppressing wind-induced turbulence. Model results show that a large fraction of the incoming solar radiation energy was stored in the water during the daytime, and the stored energy was diffused upward at night to sustain sensible and latent heat fluxes to the atmosphere. Such a lake\u2013atmosphere energy exchange modulated the local climate at the daily scale in this shallow lake, which is not seen in deep lakes where dominant lake\u2013atmosphere interactions often occur at the seasonal scale.", "author" : [ { "dropping-particle" : "", "family" : "Deng", "given" : "Bin", "non-dropping-particle" : "", "parse-names" : false, "suffix" : "" }, { "dropping-particle" : "", "family" : "Liu", "given" : "Shoudong", "non-dropping-particle" : "", "parse-names" : false, "suffix" : "" }, { "dropping-particle" : "", "family" : "Xiao", "given" : "Wei", "non-dropping-particle" : "", "parse-names" : false, "suffix" : "" }, { "dropping-particle" : "", "family" : "Wang", "given" : "Wei", "non-dropping-particle" : "", "parse-names" : false, "suffix" : "" }, { "dropping-particle" : "", "family" : "Jin", "given" : "Jiming", "non-dropping-particle" : "", "parse-names" : false, "suffix" : "" }, { "dropping-particle" : "", "family" : "Lee", "given" : "Xuhui", "non-dropping-particle" : "", "parse-names" : false, "suffix" : "" } ], "container-title" : "Journal of Hydrometeorology", "id" : "ITEM-6", "issue" : "2", "issued" : { "date-parts" : [ [ "2013", "4" ] ] }, "page" : "636-649", "title" : "Evaluation of the CLM4 Lake Model at a Large and Shallow Freshwater Lake", "translator" : [ { "dropping-particle" : "", "family" : "Q4630", "given" : "", "non-dropping-particle" : "", "parse-names" : false, "suffix" : "" } ], "type" : "article-journal", "volume" : "14" }, "uris" : [ "http://www.mendeley.com/documents/?uuid=a5b72688-6f6d-4bcd-8b5b-7b793904bd99" ] }, { "id" : "ITEM-7", "itemData" : { "DOI" : "10.1002/2014JD021785", "ISSN" : "2169897X", "abstract" : "The Weather Research and Forecasting (WRF) model is used to downscale a coarse reanalysis (National Centers for Environmental Prediction\u2013Department of Energy Atmospheric Model Intercomparison Project reanalysis, hereafter R2) as a proxy for a global climate model (GCM) to examine the consequences of using different methods for setting lake temperatures and ice on predicted 2 m temperature and precipitation in the Great Lakes region. A control simulation is performed where lake surface temperatures and ice coverage are interpolated from the GCM proxy. Because the R2 represents the five Great Lakes with only three grid points, ice formation is poorly represented, with large, deep lakes freezing abruptly. Unrealistic temperature gradients appear in areas where the coarse\u2010scale fields have no inland water points nearby and lake temperatures on the finer grid are set using oceanic points from the GCM proxy. Using WRF coupled with the Freshwater Lake (FLake) model reduces errors in lake temperatures and significantly improves the timing and extent of ice coverage. Overall, WRF\u2010FLake increases the accuracy of 2 m temperature compared to the control simulation where lake variables are interpolated from R2. However, the decreased error in FLake\u2010simulated lake temperatures exacerbates an existing wet bias in monthly precipitation relative to the control run because the erroneously cool lake temperatures interpolated from R2 in the control run tend to suppress overactive precipitation.", "author" : [ { "dropping-particle" : "", "family" : "Mallard", "given" : "Megan S.", "non-dropping-particle" : "", "parse-names" : false, "suffix" : "" }, { "dropping-particle" : "", "family" : "Nolte", "given" : "Christopher G.", "non-dropping-particle" : "", "parse-names" : false, "suffix" : "" }, { "dropping-particle" : "", "family" : "Bullock", "given" : "O. Russell", "non-dropping-particle" : "", "parse-names" : false, "suffix" : "" }, { "dropping-particle" : "", "family" : "Spero", "given" : "Tanya L.", "non-dropping-particle" : "", "parse-names" : false, "suffix" : "" }, { "dropping-particle" : "", "family" : "Gula", "given" : "Jonathan", "non-dropping-particle" : "", "parse-names" : false, "suffix" : "" } ], "container-title" : "Journal of Geophysical Research: Atmospheres", "id" : "ITEM-7", "issue" : "12", "issued" : { "date-parts" : [ [ "2014", "6", "27" ] ] }, "page" : "7193-7208", "title" : "Using a coupled lake model with WRF for dynamical downscaling", "translator" : [ { "dropping-particle" : "", "family" : "Q4627", "given" : "", "non-dropping-particle" : "", "parse-names" : false, "suffix" : "" } ], "type" : "article-journal", "volume" : "119" }, "uris" : [ "http://www.mendeley.com/documents/?uuid=f9162483-cb7b-46d3-8e07-6d074138534d" ] }, { "id" : "ITEM-8", "itemData" : { "DOI" : "10.5194/gmd-7-1297-2014", "ISSN" : "1991-9603", "abstract" : "Abstract. EURO-CORDEX is an international climate downscaling initiative that aims to provide high-resolution climate scenarios for Europe. Here an evaluation of the ERA-Interim-driven EURO-CORDEX regional climate model (RCM) ensemble is presented. The study documents the performance of the individual models in representing the basic spatiotemporal patterns of the European climate for the period 1989\u20132008. Model evaluation focuses on near-surface air temperature and precipitation, and uses the E-OBS data set as observational reference. The ensemble consists of 17 simulations carried out by seven different models at grid resolutions of 12 km (nine experiments) and 50 km (eight experiments). Several performance metrics computed from monthly and seasonal mean values are used to assess model performance over eight subdomains of the European continent. Results are compared to those for the ERA40-driven ENSEMBLES simulations. The analysis confirms the ability of RCMs to capture the basic features of the European climate, including its variability in space and time. But it also identifies nonnegligible deficiencies of the simulations for selected metrics, regions and seasons. Seasonally and regionally averaged temperature biases are mostly smaller than 1.5 \u00b0C, while precipitation biases are typically located in the \u00b140% range. Some bias characteristics, such as a predominant cold and wet bias in most seasons and over most parts of Europe and a warm and dry summer bias over southern and southeastern Europe reflect common model biases. For seasonal mean quantities averaged over large European subdomains, no clear benefit of an increased spatial resolution (12 vs. 50 km) can be identified. The bias ranges of the EURO-CORDEX ensemble mostly correspond to those of the ENSEMBLES simulations, but some improvements in model performance can be identified (e.g., a less pronounced southern European warm summer bias). The temperature bias spread across different configurations of one individual model can be of a similar magnitude as the spread across different models, demonstrating a strong influence of the specific choices in physical parameterizations and experimental setup on model performance. Based on a number of simply reproducible metrics, the present study quantifies the currently achievable accuracy of RCMs used for regional climate simulations over Europe and provides a quality standard for future model developments.", "author" : [ { "dropping-particle" : "", "family" : "Kotlarski", "given" : "S.", "non-dropping-particle" : "", "parse-names" : false, "suffix" : "" }, { "dropping-particle" : "", "family" : "Keuler", "given" : "K.", "non-dropping-particle" : "", "parse-names" : false, "suffix" : "" }, { "dropping-particle" : "", "family" : "Christensen", "given" : "O. B.", "non-dropping-particle" : "", "parse-names" : false, "suffix" : "" }, { "dropping-particle" : "", "family" : "Colette", "given" : "A.", "non-dropping-particle" : "", "parse-names" : false, "suffix" : "" }, { "dropping-particle" : "", "family" : "D\u00e9qu\u00e9", "given" : "M.", "non-dropping-particle" : "", "parse-names" : false, "suffix" : "" }, { "dropping-particle" : "", "family" : "Gobiet", "given" : "A.", "non-dropping-particle" : "", "parse-names" : false, "suffix" : "" }, { "dropping-particle" : "", "family" : "Goergen", "given" : "K.", "non-dropping-particle" : "", "parse-names" : false, "suffix" : "" }, { "dropping-particle" : "", "family" : "Jacob", "given" : "D.", "non-dropping-particle" : "", "parse-names" : false, "suffix" : "" }, { "dropping-particle" : "", "family" : "L\u00fcthi", "given" : "D.", "non-dropping-particle" : "", "parse-names" : false, "suffix" : "" }, { "dropping-particle" : "", "family" : "Meijgaard", "given" : "E.", "non-dropping-particle" : "van", "parse-names" : false, "suffix" : "" }, { "dropping-particle" : "", "family" : "Nikulin", "given" : "G.", "non-dropping-particle" : "", "parse-names" : false, "suffix" : "" }, { "dropping-particle" : "", "family" : "Sch\u00e4r", "given" : "C.", "non-dropping-particle" : "", "parse-names" : false, "suffix" : "" }, { "dropping-particle" : "", "family" : "Teichmann", "given" : "C.", "non-dropping-particle" : "", "parse-names" : false, "suffix" : "" }, { "dropping-particle" : "", "family" : "Vautard", "given" : "R.", "non-dropping-particle" : "", "parse-names" : false, "suffix" : "" }, { "dropping-particle" : "", "family" : "Warrach-Sagi", "given" : "K.", "non-dropping-particle" : "", "parse-names" : false, "suffix" : "" }, { "dropping-particle" : "", "family" : "Wulfmeyer", "given" : "V.", "non-dropping-particle" : "", "parse-names" : false, "suffix" : "" } ], "container-title" : "Geoscientific Model Development", "id" : "ITEM-8", "issue" : "4", "issued" : { "date-parts" : [ [ "2014", "7", "10" ] ] }, "page" : "1297-1333", "title" : "Regional climate modeling on European scales: a joint standard evaluation of the EURO-CORDEX RCM ensemble", "translator" : [ { "dropping-particle" : "", "family" : "Q6000", "given" : "", "non-dropping-particle" : "", "parse-names" : false, "suffix" : "" } ], "type" : "article-journal", "volume" : "7" }, "uris" : [ "http://www.mendeley.com/documents/?uuid=a16509c9-c264-4c93-a72f-46cf146bd29a" ] } ], "mendeley" : { "formattedCitation" : "(Samuelsson et al., 2010; Martynov et al., 2012; Deng et al., 2013; Notaro et al., 2013; Kotlarski et al., 2014; Mallard et al., 2014; Thiery et al., 2015; Pietik\u00e4inen et al., 2018)", "manualFormatting" : "(Deng et al., 2013; Mallard et al., 2014; Pietik\u00e4inen et al., 2018; Samuelsson et al., 2010; Thiery et al., 2015)", "plainTextFormattedCitation" : "(Samuelsson et al., 2010; Martynov et al., 2012; Deng et al., 2013; Notaro et al., 2013; Kotlarski et al., 2014; Mallard et al., 2014; Thiery et al., 2015; Pietik\u00e4inen et al., 2018)", "previouslyFormattedCitation" : "(Samuelsson et al., 2010; Martynov et al., 2012; Deng et al., 2013; Notaro et al., 2013; Kotlarski et al., 2014; Mallard et al., 2014; Thiery et al., 2015; Pietik\u00e4inen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(Deng et al., 2013; Mallard et al., 2014; Pietikäinen et al., 2018; Samuelsson et al., 2010; Thiery et al., 2015)</w:t>
      </w:r>
      <w:r w:rsidRPr="003F2D6A">
        <w:rPr>
          <w:rFonts w:cs="Times New Roman"/>
          <w:lang w:val="en-GB"/>
        </w:rPr>
        <w:fldChar w:fldCharType="end"/>
      </w:r>
      <w:commentRangeEnd w:id="770"/>
      <w:commentRangeEnd w:id="771"/>
      <w:r w:rsidR="00A0560A">
        <w:rPr>
          <w:rStyle w:val="CommentReference"/>
          <w:rFonts w:asciiTheme="minorHAnsi" w:eastAsiaTheme="minorHAnsi" w:hAnsiTheme="minorHAnsi"/>
          <w:lang w:eastAsia="en-US"/>
        </w:rPr>
        <w:commentReference w:id="770"/>
      </w:r>
      <w:r w:rsidR="00E41CA2">
        <w:rPr>
          <w:rStyle w:val="CommentReference"/>
          <w:rFonts w:asciiTheme="minorHAnsi" w:eastAsiaTheme="minorHAnsi" w:hAnsiTheme="minorHAnsi"/>
          <w:lang w:eastAsia="en-US"/>
        </w:rPr>
        <w:commentReference w:id="771"/>
      </w:r>
      <w:r w:rsidRPr="003F2D6A">
        <w:rPr>
          <w:rFonts w:cs="Times New Roman"/>
          <w:lang w:val="en-GB"/>
        </w:rPr>
        <w:t xml:space="preserve">, as well as remote effects </w:t>
      </w:r>
      <w:r w:rsidRPr="003F2D6A">
        <w:rPr>
          <w:rFonts w:cs="Times New Roman"/>
          <w:lang w:val="en-GB"/>
        </w:rPr>
        <w:fldChar w:fldCharType="begin" w:fldLock="1"/>
      </w:r>
      <w:r w:rsidR="000465A7">
        <w:rPr>
          <w:rFonts w:cs="Times New Roman"/>
          <w:lang w:val="en-GB"/>
        </w:rPr>
        <w:instrText>ADDIN CSL_CITATION { "citationItems" : [ { "id" : "ITEM-1", "itemData" : { "DOI" : "10.1175/JCLI-D-15-0233.1", "ISSN" : "0894-8755", "abstract" : "The impact of incongruous lake temperatures is demonstrated using the Weather Research and Forecasting (WRF) Model to downscale global climate fields. Unrealistic lake temperatures prescribed by the default WRF configuration cause obvious biases near the lakes and also affect predicted extremes hundreds of kilometers from the lakes, especially during winter. Using these default temperatures for the Great Lakes in winter creates a thermally induced wave in the modeled monthly average sea level pressure field, which reaches southern Florida. Differences of more than 0.5 K in monthly average daily maximum 2-m temperature occur along that wave during winter. Noteworthy changes to temperature variability, precipitation, and mesoscale circulation also occur when the default method is used for downscaling. Consequently, improperly setting lake temperatures for downscaling could result in misinterpreting changes in regional climate and adversely affect applications reliant on downscaled data, even in areas remote from the lakes.", "author" : [ { "dropping-particle" : "", "family" : "Spero", "given" : "Tanya L.", "non-dropping-particle" : "", "parse-names" : false, "suffix" : "" }, { "dropping-particle" : "", "family" : "Nolte", "given" : "Christopher G.",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"Herwehe", "given" : "Jerold A.", "non-dropping-particle" : "", "parse-names" : false, "suffix" : "" } ], "container-title" : "Journal of Climate", "id" : "ITEM-1", "issue" : "2", "issued" : { "date-parts" : [ [ "2016", "1" ] ] }, "page" : "839-853", "title" : "The Impact of Incongruous Lake Temperatures on Regional Climate Extremes Downscaled from the CMIP5 Archive Using the WRF Model", "translator" : [ { "dropping-particle" : "", "family" : "Q6043", "given" : "", "non-dropping-particle" : "", "parse-names" : false, "suffix" : "" } ], "type" : "article-journal", "volume" : "29" }, "uris" : [ "http://www.mendeley.com/documents/?uuid=6e2f8d3a-ea25-4084-ad00-bea26a583cb0" ] } ], "mendeley" : { "formattedCitation" : "(Spero et al., 2016)", "plainTextFormattedCitation" : "(Spero et al., 2016)", "previouslyFormattedCitation" : "(Spero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(Spero et al., 2016)</w:t>
      </w:r>
      <w:r w:rsidRPr="003F2D6A">
        <w:rPr>
          <w:rFonts w:cs="Times New Roman"/>
          <w:lang w:val="en-GB"/>
        </w:rPr>
        <w:fldChar w:fldCharType="end"/>
      </w:r>
      <w:r w:rsidRPr="003F2D6A">
        <w:rPr>
          <w:rFonts w:cs="Times New Roman"/>
          <w:lang w:val="en-GB"/>
        </w:rPr>
        <w:t xml:space="preserve">. The most common approach in RCMs </w:t>
      </w:r>
      <w:r w:rsidRPr="003F2D6A">
        <w:rPr>
          <w:color w:val="000000"/>
          <w:lang w:val="en-GB"/>
        </w:rPr>
        <w:t xml:space="preserve">is the two-layer lake model, including a lake-ice model, with parameterized vertical temperature profiles </w:t>
      </w:r>
      <w:r w:rsidRPr="003F2D6A">
        <w:rPr>
          <w:color w:val="000000"/>
          <w:lang w:val="en-GB"/>
        </w:rPr>
        <w:fldChar w:fldCharType="begin" w:fldLock="1"/>
      </w:r>
      <w:r w:rsidR="000465A7">
        <w:rPr>
          <w:color w:val="000000"/>
          <w:lang w:val="en-GB"/>
        </w:rPr>
        <w:instrText>ADDIN CSL_CITATION { "citationItems" : [ { "id" : "ITEM-1", "itemData" : { "abstract" : "The application of the lake model FLake to represent the effect of lakes in numerical weather prediction (NWP) and climate models is discussed. As a lake parameterisation scheme FLake is implemented into the limited-area NWP model COSMO. Results from a numerical experiment with the coupled COSMO-FLake system, including the complete COSMO-model data assimilation cycle, indicate a good performance with respect to the lake surface temperature and to the freeze-up of lakes and the ice break-up. The use of FLake removes a significant overestimation of the lake surface temperature during winter that is typical of the routine COSMO sea surface temperature analysis. Some challenging issues are discussed, such as the development of external-parameter fields and the lake temperature spin-up following a cold start of FLake in an NWP or climate model.", "author" : [ { "dropping-particle" : "", "family" : "Mironov", "given" : "D", "non-dropping-particle" : "", "parse-names" : false, "suffix" : "" }, { "dropping-particle" : "", "family" : "Heise", "given" : "E", "non-dropping-particle" : "", "parse-names" : false, "suffix" : "" }, { "dropping-particle" : "", "family" : "Kourzeneva", "given" : "E", "non-dropping-particle" : "", "parse-names" : false, "suffix" : "" }, { "dropping-particle" : "", "family" : "Ritter", "given" : "Bodo", "non-dropping-particle" : "", "parse-names" : false, "suffix" : "" }, { "dropping-particle" : "", "family" : "Schneider", "given" : "Natalia", "non-dropping-particle" : "", "parse-names" : false, "suffix" : "" }, { "dropping-particle" : "", "family" : "Terzhevik", "given" : "Arkady", "non-dropping-particle" : "", "parse-names" : false, "suffix" : "" } ], "container-title" : "Boreal environment research", "id" : "ITEM-1", "issued" : { "date-parts" : [ [ "2010" ] ] }, "page" : "218-230", "title" : "Implementation of the lake parameterisation scheme FLake into numerical weather prediction model COSMO", "translator" : [ { "dropping-particle" : "", "family" : "Q4629", "given" : "", "non-dropping-particle" : "", "parse-names" : false, "suffix" : "" } ], "type" : "article-journal", "volume" : "15" }, "uris" : [ "http://www.mendeley.com/documents/?uuid=91c614f7-cae0-47f2-8ff8-de42f0ec7989" ] }, { "id" : "ITEM-2", "itemData" : { "DOI" : "10.1080/16000870.2018.1441247", "ISSN" : "1600-0870", "abstract" : "The lake model FLake is currently widely used in numerical weather prediction and in climate models to parameterize the effect of freshwater lakes on the state of the boundary atmospheric layer. The model is based on a two-layer parametric representation of the evolving temperature profile (ETP) and on the integral budget of energy for the layers in question. The structure of the stratified layer between the upper mixed layer and the basin bottom is described using the concept of self-similarity of the temperature-depth curve. Capacity of a function of such type to simulate ETP accurately defines the model quality, that is, the extent of correspondence between numerical results and observational data. Several self-similar temperature-depth curves either obtained analytically or resulted from observational data handling, have been used in earlier FLake modifications with different extent of advance. The main shortcoming of parameterizations used previously was their inability to reproduce all types of the ETP known from observations. In the present study, a new parameterization of ETP in frames of FLake, also based on self-similarity of the temperaturedepth curve, is proposed. It is demonstrated that a new parameterization is capable to reproduce most of the ETP types observed, whereas the self-similar functions proposed earlier are found to be its particular cases.", "author" : [ { "dropping-particle" : "", "family" : "Golosov", "given" : "Sergey", "non-dropping-particle" : "", "parse-names" : false, "suffix" : "" }, { "dropping-particle" : "", "family" : "Zverev", "given" : "Ilia", "non-dropping-particle" : "", "parse-names" : false, "suffix" : "" }, { "dropping-particle" : "", "family" : "Shipunova", "given" : "Ekaterina", "non-dropping-particle" : "", "parse-names" : false, "suffix" : "" }, { "dropping-particle" : "", "family" : "Terzhevik", "given" : "Arkady", "non-dropping-particle" : "", "parse-names" : false, "suffix" : "" } ], "container-title" : "Tellus A: Dynamic Meteorology and Oceanography", "id" : "ITEM-2", "issue" : "1", "issued" : { "date-parts" : [ [ "2018", "1", "27" ] ] }, "page" : "1-7", "title" : "Modified parameterization of the vertical water temperature profile in the FLake model", "translator" : [ { "dropping-particle" : "", "family" : "Q4633", "given" : "", "non-dropping-particle" : "", "parse-names" : false, "suffix" : "" } ], "type" : "article-journal", "volume" : "70" }, "uris" : [ "http://www.mendeley.com/documents/?uuid=d283bc1c-8a11-4259-8b14-83217f93f199" ] } ], "mendeley" : { "formattedCitation" : "(Mironov et al., 2010; Golosov et al., 2018)", "plainTextFormattedCitation" : "(Mironov et al., 2010; Golosov et al., 2018)", "previouslyFormattedCitation" : "(Mironov et al., 2010; Golosov et al., 2018)" }, "properties" : { "noteIndex" : 0 }, "schema" : "https://github.com/citation-style-language/schema/raw/master/csl-citation.json" }</w:instrText>
      </w:r>
      <w:r w:rsidRPr="003F2D6A">
        <w:rPr>
          <w:color w:val="000000"/>
          <w:lang w:val="en-GB"/>
        </w:rPr>
        <w:fldChar w:fldCharType="separate"/>
      </w:r>
      <w:r w:rsidR="00E41CA2">
        <w:rPr>
          <w:noProof/>
          <w:color w:val="000000"/>
          <w:lang w:val="en-GB"/>
        </w:rPr>
        <w:t>(Mironov et al., 2010; Golosov et al., 2018)</w:t>
      </w:r>
      <w:r w:rsidRPr="003F2D6A">
        <w:rPr>
          <w:color w:val="000000"/>
          <w:lang w:val="en-GB"/>
        </w:rPr>
        <w:fldChar w:fldCharType="end"/>
      </w:r>
      <w:r w:rsidRPr="003F2D6A">
        <w:rPr>
          <w:color w:val="000000"/>
          <w:lang w:val="en-GB"/>
        </w:rPr>
        <w:t xml:space="preserve">. </w:t>
      </w:r>
      <w:r w:rsidRPr="003F2D6A">
        <w:rPr>
          <w:rFonts w:cs="Times New Roman"/>
          <w:lang w:val="en-GB"/>
        </w:rPr>
        <w:t xml:space="preserve">For the Caspian Sea, it is found that a three dimensional ocean model simulated the SST fields better than a one dimensional lake model when coupled to the same RCM </w:t>
      </w:r>
      <w:r w:rsidRPr="003F2D6A">
        <w:rPr>
          <w:rFonts w:cs="Times New Roman"/>
          <w:lang w:val="en-GB"/>
        </w:rPr>
        <w:fldChar w:fldCharType="begin" w:fldLock="1"/>
      </w:r>
      <w:r w:rsidR="000465A7">
        <w:rPr>
          <w:rFonts w:cs="Times New Roman"/>
          <w:lang w:val="en-GB"/>
        </w:rPr>
        <w:instrText>ADDIN CSL_CITATION { "citationItems" : [ { "id" : "ITEM-1", "itemData" : { "DOI" : "10.5194/gmd-6-283-2013", "ISSN" : "1991-9603", "abstract" : "Abstract. We describe the development of a coupled regional atmosphere-ocean model (RegCM4-ROMS) and its implementation over the Caspian Sea basin. The coupled model is run for the period 1999\u20132008 (after a spin up of 4 yr) and it is compared to corresponding stand alone model simulations and a simulation in which a distributed 1d lake model is run for the Caspian Sea. All model versions show a good performance in reproducing the climatology of the Caspian Sea basin, with relatively minor differences across them. The coupled ROMS produces realistic, although somewhat overestimated, Caspian Sea Surface Temperature (SST), with a considerable improvement compared to the use of the simpler coupled lake model. Simulated near surface salinity and sea currents are also realistic, although the upwelling over the eastern coastal regions is underestimated. The sea ice extent over the shallow northern shelf of the Caspian Sea and its seasonal evolution are well reproduced, however, a significant negative bias in sea-ice fraction exists due to the relatively poor representation of the bathymetry. ROMS also calculates the Caspian Sea Level (CSL), showing that for the present experiment excessive evaporation over the lake area leads to a drift in estimated CSL. Despite this problem, which requires further analysis due to many uncertainties in the estimation of CSL, overall the coupled RegCM4-ROMS system shows encouraging results in reproducing both the climatology of the region and the basic characteristics of the Caspian Sea.", "author" : [ { "dropping-particle" : "", "family" : "Turuncoglu", "given" : "U. U.", "non-dropping-particle" : "", "parse-names" : false, "suffix" : "" }, { "dropping-particle" : "", "family" : "Giuliani", "given" : "G.", "non-dropping-particle" : "", "parse-names" : false, "suffix" : "" }, { "dropping-particle" : "", "family" : "Elguindi", "given" : "N.", "non-dropping-particle" : "", "parse-names" : false, "suffix" : "" }, { "dropping-particle" : "", "family" : "Giorgi", "given" : "F.", "non-dropping-particle" : "", "parse-names" : false, "suffix" : "" } ], "container-title" : "Geoscientific Model Development", "id" : "ITEM-1", "issue" : "2", "issued" : { "date-parts" : [ [ "2013", "3", "1" ] ] }, "page" : "283-299", "title" : "Modelling the Caspian Sea and its catchment area using a coupled regional atmosphere-ocean model (RegCM4-ROMS): model design and preliminary results", "translator" : [ { "dropping-particle" : "", "family" : "Q5112", "given" : "", "non-dropping-particle" : "", "parse-names" : false, "suffix" : "" } ], "type" : "article-journal", "volume" : "6" }, "uris" : [ "http://www.mendeley.com/documents/?uuid=e3504685-11db-4aa5-af25-7ff6745bd96e" ] } ], "mendeley" : { "formattedCitation" : "(Turuncoglu et al., 2013)", "plainTextFormattedCitation" : "(Turuncoglu et al., 2013)", "previouslyFormattedCitation" : "(Turuncoglu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(Turuncoglu et al., 2013)</w:t>
      </w:r>
      <w:r w:rsidRPr="003F2D6A">
        <w:rPr>
          <w:rFonts w:cs="Times New Roman"/>
          <w:lang w:val="en-GB"/>
        </w:rPr>
        <w:fldChar w:fldCharType="end"/>
      </w:r>
      <w:r w:rsidRPr="003F2D6A">
        <w:rPr>
          <w:rFonts w:cs="Times New Roman"/>
          <w:lang w:val="en-GB"/>
        </w:rPr>
        <w:t>.</w:t>
      </w:r>
    </w:p>
    <w:p w14:paraId="5176793D" w14:textId="77777777" w:rsidR="00E2170D" w:rsidRPr="003F2D6A" w:rsidRDefault="00E2170D" w:rsidP="00E2170D">
      <w:pPr>
        <w:pStyle w:val="AR6BodyText"/>
        <w:rPr>
          <w:rFonts w:cs="Times New Roman"/>
          <w:lang w:val="en-GB"/>
        </w:rPr>
      </w:pPr>
    </w:p>
    <w:p w14:paraId="4915F4CC"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lang w:val="en-GB"/>
        </w:rPr>
        <w:t xml:space="preserve">medium evidence </w:t>
      </w:r>
      <w:r w:rsidRPr="003F2D6A">
        <w:rPr>
          <w:rFonts w:cs="Times New Roman"/>
          <w:lang w:val="en-GB"/>
        </w:rPr>
        <w:t>and</w:t>
      </w:r>
      <w:r w:rsidRPr="003F2D6A">
        <w:rPr>
          <w:rFonts w:cs="Times New Roman"/>
          <w:i/>
          <w:lang w:val="en-GB"/>
        </w:rPr>
        <w:t xml:space="preserve"> high agreement</w:t>
      </w:r>
      <w:r w:rsidRPr="003F2D6A">
        <w:rPr>
          <w:rFonts w:cs="Times New Roman"/>
          <w:lang w:val="en-GB"/>
        </w:rPr>
        <w:t xml:space="preserve"> that it is important to include interactive lake models in RCMs to improve the simulation of regional temperature, in particular in seasonally ice-covered areas with large fractions of lakes. There is </w:t>
      </w:r>
      <w:r w:rsidRPr="003F2D6A">
        <w:rPr>
          <w:rFonts w:cs="Times New Roman"/>
          <w:i/>
          <w:lang w:val="en-GB"/>
        </w:rPr>
        <w:t>medium evidence</w:t>
      </w:r>
      <w:r w:rsidRPr="003F2D6A">
        <w:rPr>
          <w:rFonts w:cs="Times New Roman"/>
          <w:lang w:val="en-GB"/>
        </w:rPr>
        <w:t xml:space="preserve"> of the local influence of lakes on snow and rainfall as well as the importance of including lakes in regional climate simulations.</w:t>
      </w:r>
    </w:p>
    <w:p w14:paraId="6A5D1591" w14:textId="77777777" w:rsidR="00E2170D" w:rsidRPr="003F2D6A" w:rsidRDefault="00E2170D" w:rsidP="00E2170D">
      <w:pPr>
        <w:pStyle w:val="AR6BodyText"/>
        <w:rPr>
          <w:rFonts w:cs="Times New Roman"/>
          <w:lang w:val="en-GB"/>
        </w:rPr>
      </w:pPr>
    </w:p>
    <w:p w14:paraId="10114541" w14:textId="77777777" w:rsidR="00E2170D" w:rsidRPr="003F2D6A" w:rsidRDefault="00E2170D" w:rsidP="00E2170D">
      <w:pPr>
        <w:pStyle w:val="AR6BodyText"/>
        <w:rPr>
          <w:rFonts w:cs="Times New Roman"/>
          <w:lang w:val="en-GB"/>
        </w:rPr>
      </w:pPr>
    </w:p>
    <w:p w14:paraId="55416860" w14:textId="0D94374D" w:rsidR="004D7140" w:rsidRPr="006343BB" w:rsidRDefault="00E2170D" w:rsidP="00E2170D">
      <w:pPr>
        <w:pStyle w:val="AR6Chap10Level4101111"/>
        <w:rPr>
          <w:lang w:val="en-GB"/>
        </w:rPr>
      </w:pPr>
      <w:bookmarkStart w:id="772" w:name="_Toc5899661"/>
      <w:bookmarkStart w:id="773" w:name="_Toc6837982"/>
      <w:bookmarkStart w:id="774" w:name="_Toc30602394"/>
      <w:bookmarkStart w:id="775" w:name="_Toc70454739"/>
      <w:r w:rsidRPr="003F2D6A">
        <w:rPr>
          <w:lang w:val="en-GB"/>
        </w:rPr>
        <w:t>Fronts</w:t>
      </w:r>
      <w:bookmarkEnd w:id="772"/>
      <w:bookmarkEnd w:id="773"/>
      <w:bookmarkEnd w:id="774"/>
      <w:bookmarkEnd w:id="775"/>
    </w:p>
    <w:p w14:paraId="18B831C3" w14:textId="08C1D1CE" w:rsidR="00E2170D" w:rsidRPr="003F2D6A" w:rsidRDefault="00E2170D" w:rsidP="00E2170D">
      <w:pPr>
        <w:pStyle w:val="AR6BodyText"/>
        <w:rPr>
          <w:rFonts w:cs="Times New Roman"/>
          <w:lang w:val="en-GB"/>
        </w:rPr>
      </w:pPr>
      <w:r w:rsidRPr="003F2D6A">
        <w:rPr>
          <w:rFonts w:cs="Times New Roman"/>
          <w:lang w:val="en-GB"/>
        </w:rPr>
        <w:t xml:space="preserve">Weather fronts are two-dimensional surfaces separating air masses of different characteristics and are a key element of mid-latitude cyclones. In particular cold fronts are regions of relatively strong uplift and hence often associated with severe weather </w:t>
      </w:r>
      <w:r w:rsidRPr="003F2D6A">
        <w:rPr>
          <w:rFonts w:cs="Times New Roman"/>
          <w:lang w:val="en-GB"/>
        </w:rPr>
        <w:fldChar w:fldCharType="begin" w:fldLock="1"/>
      </w:r>
      <w:r w:rsidR="000465A7">
        <w:rPr>
          <w:rFonts w:cs="Times New Roman"/>
          <w:lang w:val="en-GB"/>
        </w:rPr>
        <w:instrText>ADDIN CSL_CITATION { "citationItems" : [ { "id" : "ITEM-1", "itemData" : { "DOI" : "10.1002/asl.660", "ISSN" : "1530261X", "author" : [ { "dropping-particle" : "", "family" : "Schemm", "given" : "Sebastian", "non-dropping-particle" : "", "parse-names" : false, "suffix" : "" }, { "dropping-particle" : "", "family" : "Nisi", "given" : "Luca", "non-dropping-particle" : "", "parse-names" : false, "suffix" : "" }, { "dropping-particle" : "", "family" : "Martinov", "given" : "Andrey", "non-dropping-particle" : "", "parse-names" : false, "suffix" : "" }, { "dropping-particle" : "", "family" : "Leuenberger", "given" : "Daniel", "non-dropping-particle" : "", "parse-names" : false, "suffix" : "" }, { "dropping-particle" : "", "family" : "Martius", "given" : "Olivia", "non-dropping-particle" : "", "parse-names" : false, "suffix" : "" } ], "container-title" : "Atmospheric Science Letters", "id" : "ITEM-1", "issue" : "5", "issued" : { "date-parts" : [ [ "2016", "5" ] ] }, "page" : "315-325", "title" : "On the link between cold fronts and hail in Switzerland", "translator" : [ { "dropping-particle" : "", "family" : "Q6041", "given" : "", "non-dropping-particle" : "", "parse-names" : false, "suffix" : "" } ], "type" : "article-journal", "volume" : "17" }, "uris" : [ "http://www.mendeley.com/documents/?uuid=e641536d-fe05-4f1b-9d40-9ccdebeff229" ] } ], "mendeley" : { "formattedCitation" : "(Schemm et al., 2016)", "manualFormatting" : "(e.g., Schemm et al., 2016)", "plainTextFormattedCitation" : "(Schemm et al., 2016)", "previouslyFormattedCitation" : "(Schemm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(e.g., Schemm et al., 2016)</w:t>
      </w:r>
      <w:r w:rsidRPr="003F2D6A">
        <w:rPr>
          <w:rFonts w:cs="Times New Roman"/>
          <w:lang w:val="en-GB"/>
        </w:rPr>
        <w:fldChar w:fldCharType="end"/>
      </w:r>
      <w:r w:rsidRPr="003F2D6A">
        <w:rPr>
          <w:rFonts w:cs="Times New Roman"/>
          <w:lang w:val="en-GB"/>
        </w:rPr>
        <w:t xml:space="preserve">. Stationary or slowly moving fronts may </w:t>
      </w:r>
      <w:r w:rsidRPr="003F2D6A">
        <w:rPr>
          <w:rFonts w:cs="Times New Roman"/>
          <w:lang w:val="en-GB"/>
        </w:rPr>
        <w:lastRenderedPageBreak/>
        <w:t xml:space="preserve">cause extended heavy precipitation. The evaluation of how climate models represent fronts, however, remains limited. </w:t>
      </w:r>
      <w:r w:rsidRPr="003F2D6A">
        <w:rPr>
          <w:rFonts w:cs="Times New Roman"/>
          <w:lang w:val="en-GB"/>
        </w:rPr>
        <w:fldChar w:fldCharType="begin" w:fldLock="1"/>
      </w:r>
      <w:r w:rsidR="000465A7">
        <w:rPr>
          <w:rFonts w:cs="Times New Roman"/>
          <w:lang w:val="en-GB"/>
        </w:rPr>
        <w:instrText>ADDIN CSL_CITATION { "citationItems" : [ { "id" : "ITEM-1", "itemData" : { "DOI" : "10.1002/2014GL061943", "ISSN" : "00948276", "author" : [ { "dropping-particle" : "", "family" : "Catto", "given" : "J. L.", "non-dropping-particle" : "", "parse-names" : false, "suffix" : "" }, { "dropping-particle" : "", "family" : "Nicholls", "given" : "N.", "non-dropping-particle" : "", "parse-names" : false, "suffix" : "" }, { "dropping-particle" : "", "family" : "Jakob", "given" : "C.", "non-dropping-particle" : "", "parse-names" : false, "suffix" : "" }, { "dropping-particle" : "", "family" : "Shelton", "given" : "K. L.", "non-dropping-particle" : "", "parse-names" : false, "suffix" : "" } ], "container-title" : "Geophysical Research Letters", "id" : "ITEM-1", "issue" : "21", "issued" : { "date-parts" : [ [ "2014", "11", "16" ] ] }, "page" : "7642-7650", "title" : "Atmospheric fronts in current and future climates", "translator" : [ { "dropping-particle" : "", "family" : "Q4436", "given" : "", "non-dropping-particle" : "", "parse-names" : false, "suffix" : "" } ], "type" : "article-journal", "volume" : "41" }, "uris" : [ "http://www.mendeley.com/documents/?uuid=b22d0fce-dec5-4cc7-9894-18d7e16b09fd", "http://www.mendeley.com/documents/?uuid=558158a2-9d27-4eb2-81fc-fd5fa32237b8" ] } ], "mendeley" : { "formattedCitation" : "(Catto et al., 2014)", "manualFormatting" : "Catto et al. (2014)", "plainTextFormattedCitation" : "(Catto et al., 2014)", "previouslyFormattedCitation" : "(Catto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Catto et al. (2014)</w:t>
      </w:r>
      <w:r w:rsidRPr="003F2D6A">
        <w:rPr>
          <w:rFonts w:cs="Times New Roman"/>
          <w:lang w:val="en-GB"/>
        </w:rPr>
        <w:fldChar w:fldCharType="end"/>
      </w:r>
      <w:r w:rsidRPr="003F2D6A">
        <w:rPr>
          <w:rFonts w:cs="Times New Roman"/>
          <w:lang w:val="en-GB"/>
        </w:rPr>
        <w:t xml:space="preserve"> found in both ERA-Interim and CMIP5 models that frontal frequency and strength were realistically simulated, albeit with some biases in the location. Follow-up investigations, for boreal and austral winter </w:t>
      </w:r>
      <w:del w:id="776" w:author="Robin Matthews" w:date="2021-07-11T16:44:00Z">
        <w:r w:rsidRPr="003F2D6A" w:rsidDel="00A0560A">
          <w:rPr>
            <w:rFonts w:cs="Times New Roman"/>
            <w:lang w:val="en-GB"/>
          </w:rPr>
          <w:delText>(</w:delText>
        </w:r>
      </w:del>
      <w:commentRangeStart w:id="777"/>
      <w:r w:rsidRPr="003F2D6A">
        <w:rPr>
          <w:rFonts w:cs="Times New Roman"/>
          <w:lang w:val="en-GB"/>
        </w:rPr>
        <w:fldChar w:fldCharType="begin" w:fldLock="1"/>
      </w:r>
      <w:ins w:id="778" w:author="Robin Matthews" w:date="2021-07-11T16:44:00Z">
        <w:r w:rsidR="00A0560A">
          <w:rPr>
            <w:rFonts w:cs="Times New Roman"/>
            <w:lang w:val="en-GB"/>
          </w:rPr>
          <w: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"mendeley" : { "formattedCitation" : "(Catto et al., 2015)", "manualFormatting" : "(Catto et al., 2015)", "plainTextFormattedCitation" : "(Catto et al., 2015)", "previouslyFormattedCitation" : "(Catto et al., 2015)" }, "properties" : { "noteIndex" : 0 }, "schema" : "https://github.com/citation-style-language/schema/raw/master/csl-citation.json" }</w:instrText>
        </w:r>
      </w:ins>
      <w:del w:id="779" w:author="Robin Matthews" w:date="2021-07-11T16:44:00Z">
        <w:r w:rsidR="000465A7" w:rsidDel="00A0560A">
          <w:rPr>
            <w:rFonts w:cs="Times New Roman"/>
            <w:lang w:val="en-GB"/>
          </w:rPr>
          <w:del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"mendeley" : { "formattedCitation" : "(Catto et al., 2015)", "manualFormatting" : "Catto et al., 2015)", "plainTextFormattedCitation" : "(Catto et al., 2015)", "previouslyFormattedCitation" : "(Catto et al., 2015)" }, "properties" : { "noteIndex" : 0 }, "schema" : "https://github.com/citation-style-language/schema/raw/master/csl-citation.json" }</w:delInstrText>
        </w:r>
      </w:del>
      <w:r w:rsidRPr="003F2D6A">
        <w:rPr>
          <w:rFonts w:cs="Times New Roman"/>
          <w:lang w:val="en-GB"/>
        </w:rPr>
        <w:fldChar w:fldCharType="separate"/>
      </w:r>
      <w:del w:id="780" w:author="Robin Matthews" w:date="2021-07-11T16:44:00Z">
        <w:r w:rsidR="00E41CA2" w:rsidDel="00A0560A">
          <w:rPr>
            <w:rFonts w:cs="Times New Roman"/>
            <w:noProof/>
            <w:lang w:val="en-GB"/>
          </w:rPr>
          <w:delText>C</w:delText>
        </w:r>
      </w:del>
      <w:ins w:id="781" w:author="Robin Matthews" w:date="2021-07-11T16:44:00Z">
        <w:r w:rsidR="00A0560A">
          <w:rPr>
            <w:rFonts w:cs="Times New Roman"/>
            <w:noProof/>
            <w:lang w:val="en-GB"/>
          </w:rPr>
          <w:t>(C</w:t>
        </w:r>
      </w:ins>
      <w:r w:rsidR="00E41CA2">
        <w:rPr>
          <w:rFonts w:cs="Times New Roman"/>
          <w:noProof/>
          <w:lang w:val="en-GB"/>
        </w:rPr>
        <w:t>atto et al., 2015)</w:t>
      </w:r>
      <w:r w:rsidRPr="003F2D6A">
        <w:rPr>
          <w:rFonts w:cs="Times New Roman"/>
          <w:lang w:val="en-GB"/>
        </w:rPr>
        <w:fldChar w:fldCharType="end"/>
      </w:r>
      <w:commentRangeEnd w:id="777"/>
      <w:r w:rsidR="00E41CA2">
        <w:rPr>
          <w:rStyle w:val="CommentReference"/>
          <w:rFonts w:asciiTheme="minorHAnsi" w:eastAsiaTheme="minorHAnsi" w:hAnsiTheme="minorHAnsi"/>
          <w:lang w:eastAsia="en-US"/>
        </w:rPr>
        <w:commentReference w:id="777"/>
      </w:r>
      <w:r w:rsidRPr="003F2D6A">
        <w:rPr>
          <w:rFonts w:cs="Times New Roman"/>
          <w:lang w:val="en-GB"/>
        </w:rPr>
        <w:t xml:space="preserve"> found frontal precipitation frequency to be too high and the intensity too low, but these compensating biases resulted in only a small total precipitation bias. </w:t>
      </w:r>
      <w:r w:rsidRPr="003F2D6A">
        <w:rPr>
          <w:rFonts w:cs="Times New Roman"/>
          <w:lang w:val="en-GB"/>
        </w:rPr>
        <w:fldChar w:fldCharType="begin" w:fldLock="1"/>
      </w:r>
      <w:r w:rsidR="000465A7">
        <w:rPr>
          <w:rFonts w:cs="Times New Roman"/>
          <w:lang w:val="en-GB"/>
        </w:rPr>
        <w:instrText>ADDIN CSL_CITATION { "citationItems" : [ { "id" : "ITEM-1", "itemData" : { "DOI" : "10.1007/s00382-017-3765-z", "ISBN" : "0123456789", "ISSN" : "14320894", "abstract" : "Wintertime fronts climatology and the relationship between fronts and precipitation as depicted by a group of CMIP5 models are evaluated over the Southern Hemisphere (SH). The frontal activity is represented by an index that takes into account the vorticity, the gradient of temperature and the specific humidity at the 850 hPa level. ERA-Interim reanalysis and GPCP datasets are used to assess the performance of the models in the present climate. Overall, it is found that the models can reproduce adequately the main features of frontal activity and front frequency over the SH. The total precipitation is overestimated in most of the models, especially the maximum values over the mid latitudes. This overestimation could be related to the high values of precipitation frequency that are identified in some of the models evaluated. The relationship between fronts and precipitation has also been evaluated in terms of both frequency of frontal precipitation and percentage of precipitation due to fronts. In general terms, the models overestimate the proportion between frontal and total precipitation. In contrast with frequency of total precipitation, the frequency of frontal precipitation is well reproduced by the models, with the higher values located at the mid latitudes. The results suggest that models represent very well the dynamic forcing (fronts) and the frequency of frontal precipitation, though the amount of precipitation due to fronts is overestimated.", "author" : [ { "dropping-particle" : "", "family" : "Bl\u00e1zquez", "given" : "Josefina", "non-dropping-particle" : "", "parse-names" : false, "suffix" : "" }, { "dropping-particle" : "", "family" : "Solman", "given" : "Silvina A.", "non-dropping-particle" : "", "parse-names" : false, "suffix" : "" } ], "container-title" : "Climate Dynamics", "id" : "ITEM-1", "issue" : "7-8", "issued" : { "date-parts" : [ [ "2018", "4", "16" ] ] }, "page" : "2705-2717", "title" : "Fronts and precipitation in CMIP5 models for the austral winter of the Southern Hemisphere", "translator" : [ { "dropping-particle" : "", "family" : "Q5410", "given" : "", "non-dropping-particle" : "", "parse-names" : false, "suffix" : "" } ], "type" : "article-journal", "volume" : "50" }, "uris" : [ "http://www.mendeley.com/documents/?uuid=b51a1670-8647-4ee3-8172-f45bec1d1c65" ] } ], "mendeley" : { "formattedCitation" : "(Bl\u00e1zquez and Solman, 2018)", "manualFormatting" : "Bl\u00e1zquez and Solman (2018)", "plainTextFormattedCitation" : "(Bl\u00e1zquez and Solman, 2018)", "previouslyFormattedCitation" : "(Bl\u00e1zquez and Solman,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Blázquez and Solman (2018)</w:t>
      </w:r>
      <w:r w:rsidRPr="003F2D6A">
        <w:rPr>
          <w:rFonts w:cs="Times New Roman"/>
          <w:lang w:val="en-GB"/>
        </w:rPr>
        <w:fldChar w:fldCharType="end"/>
      </w:r>
      <w:r w:rsidRPr="003F2D6A">
        <w:rPr>
          <w:rFonts w:cs="Times New Roman"/>
          <w:lang w:val="en-GB"/>
        </w:rPr>
        <w:t xml:space="preserve"> found similar results for Southern Hemisphere winter, and also showed that CMIP5 models typically overestimate the fraction of frontal precipitation compared to total precipitation. As for the reference, the ERA-Interim reanalysis misrepresents conditional symmetric instability associated with fronts, and the corresponding precipitation </w:t>
      </w:r>
      <w:r w:rsidRPr="003F2D6A">
        <w:rPr>
          <w:rFonts w:cs="Times New Roman"/>
          <w:lang w:val="en-GB"/>
        </w:rPr>
        <w:fldChar w:fldCharType="begin" w:fldLock="1"/>
      </w:r>
      <w:r w:rsidR="000465A7">
        <w:rPr>
          <w:rFonts w:cs="Times New Roman"/>
          <w:lang w:val="en-GB"/>
        </w:rPr>
        <w:instrText>ADDIN CSL_CITATION { "citationItems" : [ { "id" : "ITEM-1", "itemData" : { "DOI" : "10.1016/j.atmosres.2016.10.013", "ISSN" : "01698095", "author" : [ { "dropping-particle" : "", "family" : "Glinton", "given" : "Michael R.", "non-dropping-particle" : "", "parse-names" : false, "suffix" : "" }, { "dropping-particle" : "", "family" : "Gray", "given" : "Suzanne L.", "non-dropping-particle" : "", "parse-names" : false, "suffix" : "" }, { "dropping-particle" : "", "family" : "Chagnon", "given" : "Jeffrey M.", "non-dropping-particle" : "", "parse-names" : false, "suffix" : "" }, { "dropping-particle" : "", "family" : "Morcrette", "given" : "Cyril J.", "non-dropping-particle" : "", "parse-names" : false, "suffix" : "" } ], "container-title" : "Atmospheric Research", "id" : "ITEM-1", "issued" : { "date-parts" : [ [ "2017", "3" ] ] }, "page" : "186-201", "title" : "Modulation of precipitation by conditional symmetric instability release", "translator" : [ { "dropping-particle" : "", "family" : "Q6067", "given" : "", "non-dropping-particle" : "", "parse-names" : false, "suffix" : "" } ], "type" : "article-journal", "volume" : "185" }, "uris" : [ "http://www.mendeley.com/documents/?uuid=e3ba95e5-9eb8-453d-8cbc-8a85ba62f45a" ] } ], "mendeley" : { "formattedCitation" : "(Glinton et al., 2017)", "plainTextFormattedCitation" : "(Glinton et al., 2017)", "previouslyFormattedCitation" : "(Glinton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(Glinton et al., 2017)</w:t>
      </w:r>
      <w:r w:rsidRPr="003F2D6A">
        <w:rPr>
          <w:rFonts w:cs="Times New Roman"/>
          <w:lang w:val="en-GB"/>
        </w:rPr>
        <w:fldChar w:fldCharType="end"/>
      </w:r>
      <w:r w:rsidRPr="003F2D6A">
        <w:rPr>
          <w:rFonts w:cs="Times New Roman"/>
          <w:lang w:val="en-GB"/>
        </w:rPr>
        <w:t xml:space="preserve">. Only a few studies evaluating fronts in RCMs have been conducted. </w:t>
      </w:r>
      <w:r w:rsidRPr="003F2D6A">
        <w:rPr>
          <w:rFonts w:cs="Times New Roman"/>
          <w:lang w:val="en-GB"/>
        </w:rPr>
        <w:fldChar w:fldCharType="begin" w:fldLock="1"/>
      </w:r>
      <w:r w:rsidR="000465A7">
        <w:rPr>
          <w:rFonts w:cs="Times New Roman"/>
          <w:lang w:val="en-GB"/>
        </w:rPr>
        <w:instrText>ADDIN CSL_CITATION { "citationItems" : [ { "id" : "ITEM-1", "itemData" : { "DOI" : "10.1175/JHM-D-12-068.1", "ISBN" : "1525-755x", "ISSN" : "1525-755X", "abstract" : "The authors analyze the ability of the North American Regional Climate Change Assessment Program's ensemble of climate models to simulate very heavy daily precipitation and its supporting processes, com- paring simulations that used observation-based boundary conditions with observations. The analysis includes regional climate models and a time-slice global climate model that all used approximately half-degree res- olution. Analysis focuses on an upper Mississippi River region for winter (December-February), when it is assumed that resolved synoptic circulation governs precipitation. All models generally reproduce the precipitation-versus-intensity spectrum seen in observations weil, with a small tendency toward producing overly strong precipitation at high-intensity thresholds, such as the 95th, 99th, and 99.5th percentiles. Further analysis focuses on precipitation events exceeding the 99.5th percentile that occur simultaneously at several points in the region, yielding so-called \"widespread events.\" Examination of additional fields shows that the models produce very heavy precipitation events for the same physical conditions seen in the observations. 1.", "author" : [ { "dropping-particle" : "", "family" : "Kawazoe", "given" : "Sho", "non-dropping-particle" : "", "parse-names" : false, "suffix" : "" }, { "dropping-particle" : "", "family" : "Gutowski", "given" : "William J.", "non-dropping-particle" : "", "parse-names" : false, "suffix" : "" } ], "container-title" : "Journal of Hydrometeorology", "id" : "ITEM-1", "issue" : "4", "issued" : { "date-parts" : [ [ "2013" ] ] }, "page" : "1212-1227", "title" : "Regional, Very Heavy Daily Precipitation in NARCCAP Simulations", "translator" : [ { "dropping-particle" : "", "family" : "Q4402", "given" : "", "non-dropping-particle" : "", "parse-names" : false, "suffix" : "" } ], "type" : "article-journal", "volume" : "14" }, "uris" : [ "http://www.mendeley.com/documents/?uuid=2b72cd0d-769d-4f09-8c85-b8536b0ab6f2", "http://www.mendeley.com/documents/?uuid=1ac8ffcc-1194-49bf-8232-2723a67df292" ] } ], "mendeley" : { "formattedCitation" : "(Kawazoe and Gutowski, 2013)", "manualFormatting" : "Kawazoe and Gutowski (2013)", "plainTextFormattedCitation" : "(Kawazoe and Gutowski, 2013)", "previouslyFormattedCitation" : "(Kawazoe and Gutowski,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Kawazoe and Gutowski (2013)</w:t>
      </w:r>
      <w:r w:rsidRPr="003F2D6A">
        <w:rPr>
          <w:rFonts w:cs="Times New Roman"/>
          <w:lang w:val="en-GB"/>
        </w:rPr>
        <w:fldChar w:fldCharType="end"/>
      </w:r>
      <w:r w:rsidRPr="003F2D6A">
        <w:rPr>
          <w:rFonts w:cs="Times New Roman"/>
          <w:lang w:val="en-GB"/>
        </w:rPr>
        <w:t xml:space="preserve"> diagnosed strong temperature gradients associated with extreme winter precipitation in the North American Regional Climate Change Assessment Program (NARCCAP) RCM ensemble </w:t>
      </w:r>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"http://www.mendeley.com/documents/?uuid=fd1b1d9d-b8ed-4e8b-9085-3420781ada25" ] } ], "mendeley" : { "formattedCitation" : "(Mearns et al., 2012)", "plainTextFormattedCitation" : "(Mearns et al., 2012)", "previouslyFormattedCitation" : "(Mearns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2012)</w:t>
      </w:r>
      <w:r w:rsidRPr="003F2D6A">
        <w:rPr>
          <w:rFonts w:cs="Times New Roman"/>
          <w:lang w:val="en-GB"/>
        </w:rPr>
        <w:fldChar w:fldCharType="end"/>
      </w:r>
      <w:r w:rsidRPr="003F2D6A">
        <w:rPr>
          <w:rFonts w:cs="Times New Roman"/>
          <w:lang w:val="en-GB"/>
        </w:rPr>
        <w:t xml:space="preserve"> and found the models agreed well with gradients in a reanalysis. </w:t>
      </w:r>
      <w:r w:rsidRPr="003F2D6A">
        <w:rPr>
          <w:rFonts w:cs="Times New Roman"/>
          <w:lang w:val="en-GB"/>
        </w:rPr>
        <w:fldChar w:fldCharType="begin" w:fldLock="1"/>
      </w:r>
      <w:r w:rsidR="000465A7">
        <w:rPr>
          <w:rFonts w:cs="Times New Roman"/>
          <w:lang w:val="en-GB"/>
        </w:rPr>
        <w:instrText>ADDIN CSL_CITATION { "citationItems" : [ { "id" : "ITEM-1", "itemData" : { "abstract" : "ABSTRACT: This work investigates how regional climate models REMO and RegCM4 simulate the frequency of cold fronts (CFs) over southern Brazil and the contribution of these systems to the seasonal precipitation over the southern part of La Plata Basin (SLPB) in South America. Simulations were driven by the ERA-Interim reanalysis and compared with local observations (from Rio Grande station; RG), ERA-Interim, and rainfall analysis from the Climate Prediction Center (CPC). CF identification was carried out objectively by considering (1) the turning of the meridional wind component from north to south and (2) a decrease in air temperature between 1 d before and 1 d after the CF passage. For the period 1991-2008, a mean of 55.3, 53.1 and 51.8 CFs yr-1 were identified, respectively, for RG (observed), REMO and RegCM4. These values show a small bias in the simulated annual frequency of CFs (around -5%), but the underestimation reaches -17% during summer in the RegCM4. In the simulations, it is possible to find some association between seasonal bias of rainfall and the bias of rainfall during CF periods (defined as extending from 2 d before to 2 d after the CF passage) over SLPB. Except in summer, RegCM4 presents stronger biases than REMO for rainfall for both CF periods and overall seasonal climatology. For the winter season, the CF composites indicate that deeper low pressure and larger availability of moisture at low levels (from 2 d before to the day of the CF) contribute to the small underestimation of rainfall in REMO (-5%) compared with RegCM4 (-25%).", "author" : [ { "dropping-particle" : "", "family" : "Jesus", "given" : "EM", "non-dropping-particle" : "de", "parse-names" : false, "suffix" : "" }, { "dropping-particle" : "", "family" : "Rocha", "given" : "RP", "non-dropping-particle" : "da", "parse-names" : false, "suffix" : "" }, { "dropping-particle" : "", "family" : "Reboita", "given" : "MS", "non-dropping-particle" : "", "parse-names" : false, "suffix" : "" }, { "dropping-particle" : "", "family" : "Llopart", "given" : "M", "non-dropping-particle" : "", "parse-names" : false, "suffix" : "" }, { "dropping-particle" : "", "family" : "Mosso Dutra", "given" : "LM", "non-dropping-particle" : "", "parse-names" : false, "suffix" : "" }, { "dropping-particle" : "", "family" : "Remedio", "given" : "C A R", "non-dropping-particle" : "", "parse-names" : false, "suffix" : "" } ], "container-title" : "Climate Research", "id" : "ITEM-1", "issue" : "2-3", "issued" : { "date-parts" : [ [ "2016" ] ] }, "note" : "10.3354/cr01358", "page" : "243-255", "title" : "Contribution of cold fronts to seasonal rainfall in simulations over the southern La Plata Basin", "translator" : [ { "dropping-particle" : "", "family" : "Q3896", "given" : "", "non-dropping-particle" : "", "parse-names" : false, "suffix" : "" } ], "type" : "article-journal", "volume" : "68" }, "uris" : [ "http://www.mendeley.com/documents/?uuid=a6311b0f-6743-4bbb-8dc9-44bfb2c8f499" ] } ], "mendeley" : { "formattedCitation" : "(de Jesus et al., 2016)", "manualFormatting" : "De Jesus et al. (2016)", "plainTextFormattedCitation" : "(de Jesus et al., 2016)", "previouslyFormattedCitation" : "(de Jesus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De Jesus et al. (2016)</w:t>
      </w:r>
      <w:r w:rsidRPr="003F2D6A">
        <w:rPr>
          <w:rFonts w:cs="Times New Roman"/>
          <w:lang w:val="en-GB"/>
        </w:rPr>
        <w:fldChar w:fldCharType="end"/>
      </w:r>
      <w:r w:rsidRPr="003F2D6A">
        <w:rPr>
          <w:rFonts w:cs="Times New Roman"/>
          <w:lang w:val="en-GB"/>
        </w:rPr>
        <w:t xml:space="preserve"> diagnosed the representations of cold fronts over southern Brazil in two RCMs, finding that they were only underestimated by about 5% across the year, but in one RCM, summer cold fronts were underestimated by 17%. An RCM-based reanalysis suggests that high-resolution RCM simulations improve the representation of orographic influences on fronts </w:t>
      </w:r>
      <w:r w:rsidRPr="003F2D6A">
        <w:rPr>
          <w:rFonts w:cs="Times New Roman"/>
          <w:lang w:val="en-GB"/>
        </w:rPr>
        <w:fldChar w:fldCharType="begin" w:fldLock="1"/>
      </w:r>
      <w:r w:rsidR="000465A7">
        <w:rPr>
          <w:rFonts w:cs="Times New Roman"/>
          <w:lang w:val="en-GB"/>
        </w:rPr>
        <w:instrText>ADDIN CSL_CITATION { "citationItems" : [ { "id" : "ITEM-1", "itemData" : { "DOI" : "10.1002/met.142", "ISSN" : "13504827", "author" : [ { "dropping-particle" : "", "family" : "Jenkner", "given" : "J.", "non-dropping-particle" : "", "parse-names" : false, "suffix" : "" }, { "dropping-particle" : "", "family" : "Sprenger", "given" : "M.", "non-dropping-particle" : "", "parse-names" : false, "suffix" : "" }, { "dropping-particle" : "", "family" : "Schwenk", "given" : "I.", "non-dropping-particle" : "", "parse-names" : false, "suffix" : "" }, { "dropping-particle" : "", "family" : "Schwierz", "given" : "C.", "non-dropping-particle" : "", "parse-names" : false, "suffix" : "" }, { "dropping-particle" : "", "family" : "Dierer", "given" : "S.", "non-dropping-particle" : "", "parse-names" : false, "suffix" : "" }, { "dropping-particle" : "", "family" : "Leuenberger", "given" : "D.", "non-dropping-particle" : "", "parse-names" : false, "suffix" : "" } ], "container-title" : "Meteorological Applications", "id" : "ITEM-1", "issued" : { "date-parts" : [ [ "2009" ] ] }, "page" : "n/a-n/a", "title" : "Detection and climatology of fronts in a high-resolution model reanalysis over the Alps", "translator" : [ { "dropping-particle" : "", "family" : "Q6066", "given" : "", "non-dropping-particle" : "", "parse-names" : false, "suffix" : "" } ], "type" : "article-journal" }, "uris" : [ "http://www.mendeley.com/documents/?uuid=32e74b01-57fe-4a25-a0db-5d8a02c7b133" ] } ], "mendeley" : { "formattedCitation" : "(Jenkner et al., 2009)", "plainTextFormattedCitation" : "(Jenkner et al., 2009)", "previouslyFormattedCitation" : "(Jenkner et al., 2009)"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(Jenkner et al., 2009)</w:t>
      </w:r>
      <w:r w:rsidRPr="003F2D6A">
        <w:rPr>
          <w:rFonts w:cs="Times New Roman"/>
          <w:lang w:val="en-GB"/>
        </w:rPr>
        <w:fldChar w:fldCharType="end"/>
      </w:r>
      <w:r w:rsidRPr="003F2D6A">
        <w:rPr>
          <w:rFonts w:cs="Times New Roman"/>
          <w:lang w:val="en-GB"/>
        </w:rPr>
        <w:t>.</w:t>
      </w:r>
    </w:p>
    <w:p w14:paraId="6D59D274" w14:textId="77777777" w:rsidR="00E2170D" w:rsidRPr="003F2D6A" w:rsidRDefault="00E2170D" w:rsidP="00E2170D">
      <w:pPr>
        <w:pStyle w:val="AR6BodyText"/>
        <w:rPr>
          <w:rFonts w:cs="Times New Roman"/>
          <w:b/>
          <w:lang w:val="en-GB"/>
        </w:rPr>
      </w:pPr>
    </w:p>
    <w:p w14:paraId="29EB8EB6" w14:textId="77777777" w:rsidR="00E2170D" w:rsidRPr="003F2D6A" w:rsidRDefault="00E2170D" w:rsidP="00E2170D">
      <w:pPr>
        <w:pStyle w:val="AR6BodyText"/>
        <w:rPr>
          <w:rFonts w:cs="Times New Roman"/>
          <w:b/>
          <w:lang w:val="en-GB"/>
        </w:rPr>
      </w:pPr>
    </w:p>
    <w:p w14:paraId="4CCEA0D3" w14:textId="77777777" w:rsidR="00E2170D" w:rsidRPr="003F2D6A" w:rsidRDefault="00E2170D" w:rsidP="00E2170D">
      <w:pPr>
        <w:pStyle w:val="AR6Chap10Level310111"/>
        <w:rPr>
          <w:lang w:val="en-GB"/>
        </w:rPr>
      </w:pPr>
      <w:bookmarkStart w:id="782" w:name="_Toc5899665"/>
      <w:bookmarkStart w:id="783" w:name="_Toc6837986"/>
      <w:bookmarkStart w:id="784" w:name="_Toc29679435"/>
      <w:bookmarkStart w:id="785" w:name="_Toc30602395"/>
      <w:bookmarkStart w:id="786" w:name="_Toc70454740"/>
      <w:r w:rsidRPr="003F2D6A">
        <w:rPr>
          <w:lang w:val="en-GB"/>
        </w:rPr>
        <w:t>Performance at simulating regional feedbacks</w:t>
      </w:r>
      <w:bookmarkEnd w:id="782"/>
      <w:bookmarkEnd w:id="783"/>
      <w:bookmarkEnd w:id="784"/>
      <w:bookmarkEnd w:id="785"/>
      <w:bookmarkEnd w:id="786"/>
    </w:p>
    <w:p w14:paraId="2DFCAE26" w14:textId="77777777" w:rsidR="00E2170D" w:rsidRPr="003F2D6A" w:rsidRDefault="00E2170D" w:rsidP="00E2170D">
      <w:pPr>
        <w:pStyle w:val="AR6BodyText"/>
        <w:rPr>
          <w:lang w:val="en-GB"/>
        </w:rPr>
      </w:pPr>
    </w:p>
    <w:p w14:paraId="51B1A612" w14:textId="7FEF8678" w:rsidR="00E2170D" w:rsidRPr="003F2D6A" w:rsidRDefault="00E2170D" w:rsidP="00E2170D">
      <w:pPr>
        <w:pStyle w:val="AR6BodyText"/>
        <w:rPr>
          <w:color w:val="00B050"/>
          <w:lang w:val="en-GB"/>
        </w:rPr>
      </w:pPr>
      <w:r w:rsidRPr="003F2D6A">
        <w:rPr>
          <w:lang w:val="en-GB"/>
        </w:rPr>
        <w:t xml:space="preserve">Both the SRCCL </w:t>
      </w:r>
      <w:r w:rsidRPr="003F2D6A">
        <w:rPr>
          <w:lang w:val="en-GB"/>
        </w:rPr>
        <w:fldChar w:fldCharType="begin" w:fldLock="1"/>
      </w:r>
      <w:r w:rsidR="000465A7">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3F2D6A">
        <w:rPr>
          <w:lang w:val="en-GB"/>
        </w:rPr>
        <w:fldChar w:fldCharType="separate"/>
      </w:r>
      <w:r w:rsidR="00E41CA2">
        <w:rPr>
          <w:noProof/>
          <w:lang w:val="en-GB"/>
        </w:rPr>
        <w:t>(Jia et al., 2019)</w:t>
      </w:r>
      <w:r w:rsidRPr="003F2D6A">
        <w:rPr>
          <w:lang w:val="en-GB"/>
        </w:rPr>
        <w:fldChar w:fldCharType="end"/>
      </w:r>
      <w:r w:rsidRPr="003F2D6A">
        <w:rPr>
          <w:lang w:val="en-GB"/>
        </w:rPr>
        <w:t xml:space="preserve"> and SROCC </w:t>
      </w:r>
      <w:r w:rsidRPr="003F2D6A">
        <w:rPr>
          <w:lang w:val="en-GB"/>
        </w:rPr>
        <w:fldChar w:fldCharType="begin" w:fldLock="1"/>
      </w:r>
      <w:r w:rsidR="000465A7">
        <w:rPr>
          <w:lang w:val="en-GB"/>
        </w:rPr>
        <w:instrText>ADDIN CSL_CITATION { "citationItems" : [ { "id" : "ITEM-1", "itemData" : { "author" : [ { "dropping-particle" : "", "family" : "Hock", "given" : "Regine", "non-dropping-particle" : "", "parse-names" : false, "suffix" : "" }, { "dropping-particle" : "", "family" : "Rasul", "given" : "Golam", "non-dropping-particle" : "", "parse-names" : false, "suffix" : "" }, { "dropping-particle" : "", "family" : "Adler", "given" : "Carolina", "non-dropping-particle" : "", "parse-names" : false, "suffix" : "" }, { "dropping-particle" : "", "family" : "C\u00e1ceres", "given" : "Bolivar", "non-dropping-particle" : "", "parse-names" : false, "suffix" : "" }, { "dropping-particle" : "", "family" : "Gruber", "given" : "Stephan", "non-dropping-particle" : "", "parse-names" : false, "suffix" : "" }, { "dropping-particle" : "", "family" : "Hirabayshi", "given" : "Yukiko", "non-dropping-particle" : "", "parse-names" : false, "suffix" : "" }, { "dropping-particle" : "", "family" : "Jackson", "given" : "Miriam", "non-dropping-particle" : "", "parse-names" : false, "suffix" : "" }, { "dropping-particle" : "", "family" : "K\u00e4\u00e4b", "given" : "Andreas", "non-dropping-particle" : "", "parse-names" : false, "suffix" : "" }, { "dropping-particle" : "", "family" : "Kang", "given" : "Shichang", "non-dropping-particle" : "", "parse-names" : false, "suffix" : "" }, { "dropping-particle" : "", "family" : "Kutuzov", "given" : "Stanislav", "non-dropping-particle" : "", "parse-names" : false, "suffix" : "" }, { "dropping-particle" : "", "family" : "Milner", "given" : "Alexander", "non-dropping-particle" : "", "parse-names" : false, "suffix" : "" }, { "dropping-particle" : "", "family" : "Molau", "given" : "Ulf", "non-dropping-particle" : "", "parse-names" : false, "suffix" : "" }, { "dropping-particle" : "", "family" : "Morin", "given" : "Samuel", "non-dropping-particle" : "", "parse-names" : false, "suffix" : "" }, { "dropping-particle" : "", "family" : "Orlove", "given" : "Ben", "non-dropping-particle" : "", "parse-names" : false, "suffix" : "" }, { "dropping-particle" : "", "family" : "Steltzer", "given" : "Heidi",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"Q6284", "given" : "Rt13", "non-dropping-particle" : "", "parse-names" : false, "suffix" : "" } ], "type" : "chapter" }, "uris" : [ "http://www.mendeley.com/documents/?uuid=cbf9747d-644d-4e15-8f23-18209160384c" ] } ], "mendeley" : { "formattedCitation" : "(Hock et al., 2019)", "plainTextFormattedCitation" : "(Hock et al., 2019)", "previouslyFormattedCitation" : "(Hock et al., 2019)" }, "properties" : { "noteIndex" : 0 }, "schema" : "https://github.com/citation-style-language/schema/raw/master/csl-citation.json" }</w:instrText>
      </w:r>
      <w:r w:rsidRPr="003F2D6A">
        <w:rPr>
          <w:lang w:val="en-GB"/>
        </w:rPr>
        <w:fldChar w:fldCharType="separate"/>
      </w:r>
      <w:r w:rsidR="00E41CA2">
        <w:rPr>
          <w:noProof/>
          <w:lang w:val="en-GB"/>
        </w:rPr>
        <w:t>(Hock et al., 2019)</w:t>
      </w:r>
      <w:r w:rsidRPr="003F2D6A">
        <w:rPr>
          <w:lang w:val="en-GB"/>
        </w:rPr>
        <w:fldChar w:fldCharType="end"/>
      </w:r>
      <w:r w:rsidRPr="003F2D6A">
        <w:rPr>
          <w:lang w:val="en-GB"/>
        </w:rPr>
        <w:t xml:space="preserve"> highlight the weaknesses of climate models at simulating atmosphere-surface feedbacks. The performance at simulating some of these feedbacks is assessed below (climate feedbacks in urban areas are discussed in Box 10.3). </w:t>
      </w:r>
    </w:p>
    <w:p w14:paraId="273CD835" w14:textId="77777777" w:rsidR="00E2170D" w:rsidRPr="003F2D6A" w:rsidRDefault="00E2170D" w:rsidP="00E2170D">
      <w:pPr>
        <w:pStyle w:val="AR6BodyText"/>
        <w:rPr>
          <w:rFonts w:cs="Times New Roman"/>
          <w:lang w:val="en-GB"/>
        </w:rPr>
      </w:pPr>
    </w:p>
    <w:p w14:paraId="643F30A9" w14:textId="392D6630" w:rsidR="00E2170D" w:rsidRPr="003F2D6A" w:rsidRDefault="00E2170D" w:rsidP="00E2170D">
      <w:pPr>
        <w:pStyle w:val="AR6BodyText"/>
        <w:rPr>
          <w:rFonts w:cs="Times New Roman"/>
          <w:lang w:val="en-GB"/>
        </w:rPr>
      </w:pPr>
      <w:r w:rsidRPr="003F2D6A">
        <w:rPr>
          <w:rFonts w:cs="Times New Roman"/>
          <w:lang w:val="en-GB"/>
        </w:rPr>
        <w:t xml:space="preserve">The snow-albedo feedback contributes to enhanced warming at high elevations </w:t>
      </w:r>
      <w:commentRangeStart w:id="787"/>
      <w:r w:rsidRPr="003F2D6A">
        <w:rPr>
          <w:rFonts w:cs="Times New Roman"/>
          <w:lang w:val="en-GB"/>
        </w:rPr>
        <w:fldChar w:fldCharType="begin" w:fldLock="1"/>
      </w:r>
      <w:r w:rsidR="000465A7">
        <w:rPr>
          <w:rFonts w:cs="Times New Roman"/>
          <w:lang w:val="en-GB"/>
        </w:rPr>
        <w:instrText>ADDIN CSL_CITATION { "citationItems" : [ { "id" : "ITEM-1", "itemData" : { "DOI" : "10.1038/nclimate2563", "ISBN" : "1758-678X", "ISSN" : "17586798", "PMID" : "17746758", "abstract" : "There is growing evidence that the rate of warming is amplified with elevation, such that high-mountain environments experience more rapid changes in temperature than environments at lower elevations. Elevation-dependent warming (EDW) can accelerate the rate of change in mountain ecosystems, cryospheric systems, hydrological regimes and biodiversity. Here we review important mechanisms that contribute towards EDW: snow albedo and surface-based feedbacks; water vapour changes and latent heat release; surface water vapour and radiative flux changes; surface heat loss and temperature change; and aerosols. All lead to enhanced warming with elevation (or at a critical elevation), and it is believed that combinations of these mechanisms may account for contrasting regional patterns of EDW. We discuss future needs to increase knowledge of mountain temperature trends and their controlling mechanisms through improved observations, satellite-based remote sensing and model simulations.", "author" : [ { "dropping-particle" : "", "family" : "Pepin", "given" : "N.", "non-dropping-particle" : "", "parse-names" : false, "suffix" : "" }, { "dropping-particle" : "", "family" : "Bradley", "given" : "R. S.", "non-dropping-particle" : "", "parse-names" : false, "suffix" : "" }, { "dropping-particle" : "", "family" : "Diaz", "given" : "H. F.", "non-dropping-particle" : "", "parse-names" : false, "suffix" : "" }, { "dropping-particle" : "", "family" : "Baraer", "given" : "M.", "non-dropping-particle" : "", "parse-names" : false, "suffix" : "" }, { "dropping-particle" : "", "family" : "Caceres", "given" : "E. B.", "non-dropping-particle" : "", "parse-names" : false, "suffix" : "" }, { "dropping-particle" : "", "family" : "Forsythe", "given" : "N.", "non-dropping-particle" : "", "parse-names" : false, "suffix" : "" }, { "dropping-particle" : "", "family" : "Fowler", "given" : "H.", "non-dropping-particle" : "", "parse-names" : false, "suffix" : "" }, { "dropping-particle" : "", "family" : "Greenwood", "given" : "G.", "non-dropping-particle" : "", "parse-names" : false, "suffix" : "" }, { "dropping-particle" : "", "family" : "Hashmi", "given" : "M. Z.", "non-dropping-particle" : "", "parse-names" : false, "suffix" : "" }, { "dropping-particle" : "", "family" : "Liu", "given" : "X. D.", "non-dropping-particle" : "", "parse-names" : false, "suffix" : "" }, { "dropping-particle" : "", "family" : "Miller", "given" : "J. R.", "non-dropping-particle" : "", "parse-names" : false, "suffix" : "" }, { "dropping-particle" : "", "family" : "Ning", "given" : "L.", "non-dropping-particle" : "", "parse-names" : false, "suffix" : "" }, { "dropping-particle" : "", "family" : "Ohmura", "given" : "A.", "non-dropping-particle" : "", "parse-names" : false, "suffix" : "" }, { "dropping-particle" : "", "family" : "Palazzi", "given" : "E.", "non-dropping-particle" : "", "parse-names" : false, "suffix" : "" }, { "dropping-particle" : "", "family" : "Rangwala", "given" : "I.", "non-dropping-particle" : "", "parse-names" : false, "suffix" : "" }, { "dropping-particle" : "", "family" : "Sch\u00f6ner", "given" : "W.", "non-dropping-particle" : "", "parse-names" : false, "suffix" : "" }, { "dropping-particle" : "", "family" : "Severskiy", "given" : "I.", "non-dropping-particle" : "", "parse-names" : false, "suffix" : "" }, { "dropping-particle" : "", "family" : "Shahgedanova", "given" : "M.", "non-dropping-particle" : "", "parse-names" : false, "suffix" : "" }, { "dropping-particle" : "", "family" : "Wang", "given" : "M. B.", "non-dropping-particle" : "", "parse-names" : false, "suffix" : "" }, { "dropping-particle" : "", "family" : "Williamson", "given" : "S. N.", "non-dropping-particle" : "", "parse-names" : false, "suffix" : "" }, { "dropping-particle" : "", "family" : "Yang", "given" : "D. Q.", "non-dropping-particle" : "", "parse-names" : false, "suffix" : "" } ], "container-title" : "Nature Climate Change", "id" : "ITEM-1", "issue" : "5", "issued" : { "date-parts" : [ [ "2015" ] ] }, "page" : "424-430", "title" : "Elevation-dependent warming in mountain regions of the world", "translator" : [ { "dropping-particle" : "", "family" : "Q4302", "given" : "", "non-dropping-particle" : "", "parse-names" : false, "suffix" : "" } ], "type" : "article", "volume" : "5" }, "uris" : [ "http://www.mendeley.com/documents/?uuid=95cd6c9d-2705-387c-8019-696b7414013c" ] } ], "mendeley" : { "formattedCitation" : "(Pepin et al., 2015)", "manualFormatting" : "(Pepin et al., 2015", "plainTextFormattedCitation" : "(Pepin et al., 2015)", "previouslyFormattedCitation" : "(Pepin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(Pepin et al., 2015</w:t>
      </w:r>
      <w:r w:rsidRPr="003F2D6A">
        <w:rPr>
          <w:rFonts w:cs="Times New Roman"/>
          <w:lang w:val="en-GB"/>
        </w:rPr>
        <w:fldChar w:fldCharType="end"/>
      </w:r>
      <w:commentRangeEnd w:id="787"/>
      <w:r w:rsidR="00E41CA2">
        <w:rPr>
          <w:rStyle w:val="CommentReference"/>
          <w:rFonts w:asciiTheme="minorHAnsi" w:eastAsiaTheme="minorHAnsi" w:hAnsiTheme="minorHAnsi"/>
          <w:lang w:eastAsia="en-US"/>
        </w:rPr>
        <w:commentReference w:id="787"/>
      </w:r>
      <w:r w:rsidRPr="003F2D6A">
        <w:rPr>
          <w:rFonts w:cs="Times New Roman"/>
          <w:lang w:val="en-GB"/>
        </w:rPr>
        <w:t xml:space="preserve">; </w:t>
      </w:r>
      <w:r w:rsidRPr="002B52B1">
        <w:rPr>
          <w:rFonts w:cs="Times New Roman"/>
          <w:lang w:val="en-GB"/>
        </w:rPr>
        <w:t>Section 8.5)</w:t>
      </w:r>
      <w:r w:rsidRPr="003F2D6A">
        <w:rPr>
          <w:rFonts w:cs="Times New Roman"/>
          <w:lang w:val="en-GB"/>
        </w:rPr>
        <w:t xml:space="preserve">. Global models often do not simulate it realistically due to their misrepresentation of orography in complex terrain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"ITEM-2",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"(Hall, 2014; Walton et al., 2015)", "plainTextFormattedCitation" : "(Hall, 2014; Walton et al., 2015)", "previouslyFormattedCitation" : "(Hall, 2014;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Walton et al., 2015)</w:t>
      </w:r>
      <w:r w:rsidRPr="003F2D6A">
        <w:rPr>
          <w:rFonts w:cs="Times New Roman"/>
          <w:lang w:val="en-GB"/>
        </w:rPr>
        <w:fldChar w:fldCharType="end"/>
      </w:r>
      <w:r w:rsidRPr="003F2D6A">
        <w:rPr>
          <w:rFonts w:cs="Times New Roman"/>
          <w:lang w:val="en-GB"/>
        </w:rPr>
        <w:t xml:space="preserve">. The elevation dependence of historical warming, which is partly caused by the snow-albedo effect, is realistically represented across Europe by the ENSEMBLES RCMs </w:t>
      </w:r>
      <w:r w:rsidRPr="003F2D6A">
        <w:rPr>
          <w:rFonts w:cs="Times New Roman"/>
          <w:lang w:val="en-GB"/>
        </w:rPr>
        <w:fldChar w:fldCharType="begin" w:fldLock="1"/>
      </w:r>
      <w:r w:rsidR="000465A7">
        <w:rPr>
          <w:rFonts w:cs="Times New Roman"/>
          <w:lang w:val="en-GB"/>
        </w:rPr>
        <w:instrText>ADDIN CSL_CITATION { "citationItems" : [ { "id" : "ITEM-1", "itemData" : { "DOI" : "10.1002/joc.4254", "ISSN" : "08998418", "author" : [ { "dropping-particle" : "", "family" : "Kotlarski", "given" : "Sven", "non-dropping-particle" : "", "parse-names" : false, "suffix" : "" }, { "dropping-particle" : "", "family" : "L\u00fcthi", "given" : "Daniel", "non-dropping-particle" : "", "parse-names" : false, "suffix" : "" }, { "dropping-particle" : "", "family" : "Sch\u00e4r", "given" : "Christoph", "non-dropping-particle" : "", "parse-names" : false, "suffix" : "" } ], "container-title" : "International Journal of Climatology", "id" : "ITEM-1", "issue" : "13", "issued" : { "date-parts" : [ [ "2015", "11", "15" ] ] }, "page" : "3902-3920", "title" : "The elevation dependency of 21st century European climate change: an RCM ensemble perspective", "translator" : [ { "dropping-particle" : "", "family" : "Q4871", "given" : "", "non-dropping-particle" : "", "parse-names" : false, "suffix" : "" } ], "type" : "article-journal", "volume" : "35" }, "uris" : [ "http://www.mendeley.com/documents/?uuid=903fa698-4615-4846-87cf-61435f5cc0cf" ] } ], "mendeley" : { "formattedCitation" : "(Kotlarski et al., 2015)", "plainTextFormattedCitation" : "(Kotlarski et al., 2015)", "previouslyFormattedCitation" : "(Kotlarski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(Kotlarski et al., 2015)</w:t>
      </w:r>
      <w:r w:rsidRPr="003F2D6A">
        <w:rPr>
          <w:rFonts w:cs="Times New Roman"/>
          <w:lang w:val="en-GB"/>
        </w:rPr>
        <w:fldChar w:fldCharType="end"/>
      </w:r>
      <w:r w:rsidRPr="003F2D6A">
        <w:rPr>
          <w:rFonts w:cs="Times New Roman"/>
          <w:lang w:val="en-GB"/>
        </w:rPr>
        <w:t xml:space="preserve">. Some EURO-CORDEX RCMs simulate a springtime snow-albedo feedback close to that observed, whereas others considerably overestimate it </w:t>
      </w:r>
      <w:r w:rsidRPr="003F2D6A">
        <w:rPr>
          <w:rFonts w:cs="Times New Roman"/>
          <w:lang w:val="en-GB"/>
        </w:rPr>
        <w:fldChar w:fldCharType="begin" w:fldLock="1"/>
      </w:r>
      <w:r w:rsidR="000465A7">
        <w:rPr>
          <w:rFonts w:cs="Times New Roman"/>
          <w:lang w:val="en-GB"/>
        </w:rPr>
        <w:instrText>ADDIN CSL_CITATION { "citationItems" : [ { "id" : "ITEM-1", "itemData" : { "DOI" : "10.1007/s00382-016-3130-7", "ISSN" : "0930-7575", "author" : [ { "dropping-particle" : "", "family" : "Winter", "given" : "Kevin J. -P. M.", "non-dropping-particle" : "", "parse-names" : false, "suffix" : "" }, { "dropping-particle" : "", "family" : "Kotlarski", "given" : "Sven", "non-dropping-particle" : "", "parse-names" : false, "suffix" : "" }, { "dropping-particle" : "", "family" : "Scherrer", "given" : "Simon C.", "non-dropping-particle" : "", "parse-names" : false, "suffix" : "" }, { "dropping-particle" : "", "family" : "Sch\u00e4r", "given" : "Christoph", "non-dropping-particle" : "", "parse-names" : false, "suffix" : "" } ], "container-title" : "Climate Dynamics", "id" : "ITEM-1", "issue" : "3-4", "issued" : { "date-parts" : [ [ "2017", "2" ] ] }, "page" : "1109-1124", "title" : "The Alpine snow-albedo feedback in regional climate models", "translator" : [ { "dropping-particle" : "", "family" : "Q4877", "given" : "", "non-dropping-particle" : "", "parse-names" : false, "suffix" : "" } ], "type" : "article-journal", "volume" : "48" }, "uris" : [ "http://www.mendeley.com/documents/?uuid=37306938-cc17-40f4-a47f-66d1cc308cea" ] } ], "mendeley" : { "formattedCitation" : "(Winter et al., 2017)", "plainTextFormattedCitation" : "(Winter et al., 2017)", "previouslyFormattedCitation" : "(Winter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(Winter et al., 2017)</w:t>
      </w:r>
      <w:r w:rsidRPr="003F2D6A">
        <w:rPr>
          <w:rFonts w:cs="Times New Roman"/>
          <w:lang w:val="en-GB"/>
        </w:rPr>
        <w:fldChar w:fldCharType="end"/>
      </w:r>
      <w:r w:rsidRPr="003F2D6A">
        <w:rPr>
          <w:rFonts w:cs="Times New Roman"/>
          <w:lang w:val="en-GB"/>
        </w:rPr>
        <w:t xml:space="preserve">. In a multi-physics ensemble RCM experiment, the cold bias in northeastern Europe is amplified by the albedo feedback </w:t>
      </w:r>
      <w:r w:rsidRPr="003F2D6A">
        <w:rPr>
          <w:rFonts w:cs="Times New Roman"/>
          <w:lang w:val="en-GB"/>
        </w:rPr>
        <w:fldChar w:fldCharType="begin" w:fldLock="1"/>
      </w:r>
      <w:r w:rsidR="000465A7">
        <w:rPr>
          <w:rFonts w:cs="Times New Roman"/>
          <w:lang w:val="en-GB"/>
        </w:rPr>
        <w:instrText>ADDIN CSL_CITATION { "citationItems" : [ { "id" : "ITEM-1", "itemData" : { "DOI" : "10.1007/s00382-015-2529-x", "ISSN" : "0930-7575", "abstract" : "Regional Climate Models are widely used tools to add detail to the coarse resolution of global simulations. However, these are known to be affected by biases. Usually, published model evaluations use a reduced number of variables, frequently precipitation and temperature. Due to the complexity of the models, this may not be enough to assess their physical realism (e.g. to enable a fair comparison when weighting ensemble members). Furthermore, looking at only a few variables makes difficult to trace model errors. Thus, in many previous studies, these biases are described but their underlying causes and mechanisms are often left unknown. In this work the ability of a multi-physics ensemble in reproducing the observed climatologies of many variables over Europe is analysed. These are temperature, precipitation, cloud cover, radiative fluxes and total soil moisture content. It is found that, during winter, the model suffers a significant cold bias over snow covered regions. This is shown to be related with a poor representation of the snow-atmosphere interaction, and is amplified by an albedo feedback. It is shown how two members of the ensemble are able to alleviate this bias, but by generating a too large cloud cover. During summer, a large sensitivity to the cumulus parameterization is found, related to large differences in the cloud cover and short wave radiation flux. Results also show that small errors in one variable are sometimes a result of error compensation, so the high dimensionality of the model evaluation problem cannot be disregarded.", "author" : [ { "dropping-particle" : "", "family" : "Garc\u00eda-D\u00edez", "given" : "Markel", "non-dropping-particle" : "", "parse-names" : false, "suffix" : "" }, { "dropping-particle" : "", "family" : "Fern\u00e1ndez", "given" : "Jes\u00fas", "non-dropping-particle" : "", "parse-names" : false, "suffix" : "" }, { "dropping-particle" : "", "family" : "Vautard", "given" : "Robert", "non-dropping-particle" : "", "parse-names" : false, "suffix" : "" } ], "container-title" : "Climate Dynamics", "id" : "ITEM-1", "issue" : "11-12", "issued" : { "date-parts" : [ [ "2015", "12", "22" ] ] }, "page" : "3141-3156", "title" : "An RCM multi-physics ensemble over Europe: multi-variable evaluation to avoid error compensation", "translator" : [ { "dropping-particle" : "", "family" : "Q5411", "given" : "", "non-dropping-particle" : "", "parse-names" : false, "suffix" : "" } ], "type" : "article-journal", "volume" : "45" }, "uris" : [ "http://www.mendeley.com/documents/?uuid=93a8407b-272e-492a-b1f1-bfdc969dd997" ] } ], "mendeley" : { "formattedCitation" : "(Garc\u00eda-D\u00edez et al., 2015)", "plainTextFormattedCitation" : "(Garc\u00eda-D\u00edez et al., 2015)", "previouslyFormattedCitation" : "(Garc\u00eda-D\u00edez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(García-Díez et al., 2015)</w:t>
      </w:r>
      <w:r w:rsidRPr="003F2D6A">
        <w:rPr>
          <w:rFonts w:cs="Times New Roman"/>
          <w:lang w:val="en-GB"/>
        </w:rPr>
        <w:fldChar w:fldCharType="end"/>
      </w:r>
      <w:r w:rsidRPr="003F2D6A">
        <w:rPr>
          <w:rFonts w:cs="Times New Roman"/>
          <w:lang w:val="en-GB"/>
        </w:rPr>
        <w:t xml:space="preserve">. For the Rocky Mountains, RCM simulations generally reproduce the observed spatial and seasonal variability in snow cover, but strongly overestimate the snow albedo </w:t>
      </w:r>
      <w:r w:rsidRPr="003F2D6A">
        <w:rPr>
          <w:rFonts w:cs="Times New Roman"/>
          <w:lang w:val="en-GB"/>
        </w:rPr>
        <w:fldChar w:fldCharType="begin" w:fldLock="1"/>
      </w:r>
      <w:r w:rsidR="000465A7">
        <w:rPr>
          <w:rFonts w:cs="Times New Roman"/>
          <w:lang w:val="en-GB"/>
        </w:rPr>
        <w:instrText>ADDIN CSL_CITATION { "citationItems" : [ { "id" : "ITEM-1", "itemData" : { "DOI" : "10.1002/2016JD024995", "ISSN" : "2169897X", "author" : [ { "dropping-particle" : "", "family" : "Minder", "given" : "Justin R.", "non-dropping-particle" : "", "parse-names" : false, "suffix" : "" }, { "dropping-particle" : "", "family" : "Letcher", "given" : "Theodore W.", "non-dropping-particle" : "", "parse-names" : false, "suffix" : "" }, { "dropping-particle" : "", "family" : "Skiles", "given" : "S. McKenzie", "non-dropping-particle" : "", "parse-names" : false, "suffix" : "" } ], "container-title" : "Journal of Geophysical Research: Atmospheres", "id" : "ITEM-1", "issue" : "15", "issued" : { "date-parts" : [ [ "2016", "8", "16" ] ] }, "page" : "9069-9088", "title" : "An evaluation of high-resolution regional climate model simulations of snow cover and albedo over the Rocky Mountains, with implications for the simulated snow-albedo feedback", "translator" : [ { "dropping-particle" : "", "family" : "Q4872", "given" : "", "non-dropping-particle" : "", "parse-names" : false, "suffix" : "" } ], "type" : "article-journal", "volume" : "121" }, "uris" : [ "http://www.mendeley.com/documents/?uuid=292627e6-da26-4a2a-a4c7-459ac1e24c78" ] } ], "mendeley" : { "formattedCitation" : "(Minder et al., 2016)", "plainTextFormattedCitation" : "(Minder et al., 2016)", "previouslyFormattedCitation" : "(Minder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(Minder et al., 2016)</w:t>
      </w:r>
      <w:r w:rsidRPr="003F2D6A">
        <w:rPr>
          <w:rFonts w:cs="Times New Roman"/>
          <w:lang w:val="en-GB"/>
        </w:rPr>
        <w:fldChar w:fldCharType="end"/>
      </w:r>
      <w:r w:rsidRPr="003F2D6A">
        <w:rPr>
          <w:rFonts w:cs="Times New Roman"/>
          <w:lang w:val="en-GB"/>
        </w:rPr>
        <w:t xml:space="preserve">. There is </w:t>
      </w:r>
      <w:r w:rsidRPr="003F2D6A">
        <w:rPr>
          <w:rFonts w:cs="Times New Roman"/>
          <w:i/>
          <w:iCs/>
          <w:lang w:val="en-GB"/>
        </w:rPr>
        <w:t xml:space="preserve">high confidence </w:t>
      </w:r>
      <w:r w:rsidRPr="003F2D6A">
        <w:rPr>
          <w:rFonts w:cs="Times New Roman"/>
          <w:iCs/>
          <w:lang w:val="en-GB"/>
        </w:rPr>
        <w:t>(</w:t>
      </w:r>
      <w:r w:rsidRPr="003F2D6A">
        <w:rPr>
          <w:rFonts w:cs="Times New Roman"/>
          <w:i/>
          <w:iCs/>
          <w:lang w:val="en-GB"/>
        </w:rPr>
        <w:t xml:space="preserve">medium evidence </w:t>
      </w:r>
      <w:r w:rsidRPr="003F2D6A">
        <w:rPr>
          <w:rFonts w:cs="Times New Roman"/>
          <w:lang w:val="en-GB"/>
        </w:rPr>
        <w:t>and</w:t>
      </w:r>
      <w:r w:rsidRPr="003F2D6A">
        <w:rPr>
          <w:rFonts w:cs="Times New Roman"/>
          <w:i/>
          <w:iCs/>
          <w:lang w:val="en-GB"/>
        </w:rPr>
        <w:t xml:space="preserve"> high agreement</w:t>
      </w:r>
      <w:r w:rsidRPr="003F2D6A">
        <w:rPr>
          <w:rFonts w:cs="Times New Roman"/>
          <w:iCs/>
          <w:lang w:val="en-GB"/>
        </w:rPr>
        <w:t>)</w:t>
      </w:r>
      <w:r w:rsidRPr="003F2D6A">
        <w:rPr>
          <w:rFonts w:cs="Times New Roman"/>
          <w:lang w:val="en-GB"/>
        </w:rPr>
        <w:t xml:space="preserve"> that RCMs considerably improve the representation of the snow albedo effect in complex terrain.</w:t>
      </w:r>
    </w:p>
    <w:p w14:paraId="673AA134" w14:textId="77777777" w:rsidR="00E2170D" w:rsidRPr="003F2D6A" w:rsidRDefault="00E2170D" w:rsidP="00E2170D">
      <w:pPr>
        <w:pStyle w:val="AR6BodyText"/>
        <w:rPr>
          <w:rFonts w:cs="Times New Roman"/>
          <w:color w:val="00B050"/>
          <w:lang w:val="en-GB"/>
        </w:rPr>
      </w:pPr>
    </w:p>
    <w:p w14:paraId="4F47319D" w14:textId="5AEBFDA1" w:rsidR="00E2170D" w:rsidRPr="003F2D6A" w:rsidRDefault="00E2170D" w:rsidP="00E2170D">
      <w:pPr>
        <w:pStyle w:val="AR6BodyText"/>
        <w:rPr>
          <w:rFonts w:cs="Times New Roman"/>
          <w:lang w:val="en-GB"/>
        </w:rPr>
      </w:pPr>
      <w:r w:rsidRPr="003F2D6A">
        <w:rPr>
          <w:rFonts w:cs="Times New Roman"/>
          <w:lang w:val="en-GB"/>
        </w:rPr>
        <w:t xml:space="preserve">Soil-moisture feedbacks influence changes in both temperature and precipitation. More than 30% of CMIP5 models overestimate the influence of preceding precipitation (a proxy for soil moisture) on temperature extremes in Europe and the USA </w:t>
      </w:r>
      <w:r w:rsidRPr="003F2D6A">
        <w:rPr>
          <w:rFonts w:cs="Times New Roman"/>
          <w:lang w:val="en-GB"/>
        </w:rPr>
        <w:fldChar w:fldCharType="begin" w:fldLock="1"/>
      </w:r>
      <w:r w:rsidR="000465A7">
        <w:rPr>
          <w:rFonts w:cs="Times New Roman"/>
          <w:lang w:val="en-GB"/>
        </w:rPr>
        <w:instrText>ADDIN CSL_CITATION { "citationItems" : [ { "id" : "ITEM-1", "itemData" : { "DOI" : "10.1029/2018GL079128", "ISSN" : "0094-8276", "author" : [ { "dropping-particle" : "", "family" : "Donat", "given" : "Markus G.", "non-dropping-particle" : "", "parse-names" : false, "suffix" : "" }, { "dropping-particle" : "", "family" : "Pitman", "given" : "Andrew J.", "non-dropping-particle" : "", "parse-names" : false, "suffix" : "" }, { "dropping-particle" : "", "family" : "Ang\u00e9lil", "given" : "Oliver", "non-dropping-particle" : "", "parse-names" : false, "suffix" : "" } ], "container-title" : "Geophysical Research Letters", "id" : "ITEM-1", "issue" : "19", "issued" : { "date-parts" : [ [ "2018", "10", "16" ] ] }, "page" : "10,627-10,636", "title" : "Understanding and Reducing Future Uncertainty in Midlatitude Daily Heat Extremes Via Land Surface Feedback Constraints", "translator" : [ { "dropping-particle" : "", "family" : "Q5908", "given" : "", "non-dropping-particle" : "", "parse-names" : false, "suffix" : "" } ], "type" : "article-journal", "volume" : "45" }, "uris" : [ "http://www.mendeley.com/documents/?uuid=13da6bb3-10c1-4a0a-b9e4-d5b328f42a40" ] } ], "mendeley" : { "formattedCitation" : "(Donat et al., 2018)", "plainTextFormattedCitation" : "(Donat et al., 2018)", "previouslyFormattedCitation" : "(Donat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(Donat et al., 2018)</w:t>
      </w:r>
      <w:r w:rsidRPr="003F2D6A">
        <w:rPr>
          <w:rFonts w:cs="Times New Roman"/>
          <w:lang w:val="en-GB"/>
        </w:rPr>
        <w:fldChar w:fldCharType="end"/>
      </w:r>
      <w:r w:rsidRPr="003F2D6A">
        <w:rPr>
          <w:rFonts w:cs="Times New Roman"/>
          <w:lang w:val="en-GB"/>
        </w:rPr>
        <w:t xml:space="preserve">, and many CMIP5 models simulate an unrealistic influence of evaporation on temperature extremes for wet regions in Europe and the US </w:t>
      </w:r>
      <w:r w:rsidRPr="003F2D6A">
        <w:rPr>
          <w:rFonts w:cs="Times New Roman"/>
          <w:lang w:val="en-GB"/>
        </w:rPr>
        <w:fldChar w:fldCharType="begin" w:fldLock="1"/>
      </w:r>
      <w:r w:rsidR="000465A7">
        <w:rPr>
          <w:rFonts w:cs="Times New Roman"/>
          <w:lang w:val="en-GB"/>
        </w:rPr>
        <w:instrText>ADDIN CSL_CITATION { "citationItems" : [ { "id" : "ITEM-1", "itemData" : { "DOI" : "10.1029/2018GL079102", "ISSN" : "00948276", "author" : [ { "dropping-particle" : "", "family" : "Ukkola", "given" : "A. M.", "non-dropping-particle" : "", "parse-names" : false, "suffix" : "" }, { "dropping-particle" : "", "family" : "Pitman", "given" : "A. J.", "non-dropping-particle" : "", "parse-names" : false, "suffix" : "" }, { "dropping-particle" : "", "family" : "Donat", "given" : "M. G.", "non-dropping-particle" : "", "parse-names" : false, "suffix" : "" }, { "dropping-particle" : "", "family" : "Kauwe", "given" : "M. G.", "non-dropping-particle" : "De", "parse-names" : false, "suffix" : "" }, { "dropping-particle" : "", "family" : "Ang\u00e9lil", "given" : "O.", "non-dropping-particle" : "", "parse-names" : false, "suffix" : "" } ], "container-title" : "Geophysical Research Letters", "id" : "ITEM-1", "issue" : "17", "issued" : { "date-parts" : [ [ "2018", "9", "16" ] ] }, "page" : "9003-9012", "title" : "Evaluating the Contribution of Land-Atmosphere Coupling to Heat Extremes in CMIP5 Models", "translator" : [ { "dropping-particle" : "", "family" : "Q6320", "given" : "", "non-dropping-particle" : "", "parse-names" : false, "suffix" : "" } ], "type" : "article-journal", "volume" : "45" }, "uris" : [ "http://www.mendeley.com/documents/?uuid=d81f9bbe-f7f6-4105-ae64-50c62eeaf428" ] } ], "mendeley" : { "formattedCitation" : "(Ukkola et al., 2018)", "plainTextFormattedCitation" : "(Ukkola et al., 2018)", "previouslyFormattedCitation" : "(Ukkola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(Ukkola et al., 2018)</w:t>
      </w:r>
      <w:r w:rsidRPr="003F2D6A">
        <w:rPr>
          <w:rFonts w:cs="Times New Roman"/>
          <w:lang w:val="en-GB"/>
        </w:rPr>
        <w:fldChar w:fldCharType="end"/>
      </w:r>
      <w:r w:rsidRPr="003F2D6A">
        <w:rPr>
          <w:rFonts w:cs="Times New Roman"/>
          <w:lang w:val="en-GB"/>
        </w:rPr>
        <w:t xml:space="preserve">. RCMs were found to realistically simulate the correlation between latent and sensible heat fluxes and temperature (coupling strength) over Africa </w:t>
      </w:r>
      <w:r w:rsidRPr="003F2D6A">
        <w:rPr>
          <w:rFonts w:cs="Times New Roman"/>
          <w:lang w:val="en-GB"/>
        </w:rPr>
        <w:fldChar w:fldCharType="begin" w:fldLock="1"/>
      </w:r>
      <w:r w:rsidR="000465A7">
        <w:rPr>
          <w:rFonts w:cs="Times New Roman"/>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"id" : "ITEM-2",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"ITEM-2",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"mendeley" : { "formattedCitation" : "(Knist et al., 2017; Careto et al., 2018)", "plainTextFormattedCitation" : "(Knist et al., 2017; Careto et al., 2018)", "previouslyFormattedCitation" : "(Knist et al., 2017; Careto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(Knist et al., 2017; Careto et al., 2018)</w:t>
      </w:r>
      <w:r w:rsidRPr="003F2D6A">
        <w:rPr>
          <w:rFonts w:cs="Times New Roman"/>
          <w:lang w:val="en-GB"/>
        </w:rPr>
        <w:fldChar w:fldCharType="end"/>
      </w:r>
      <w:r w:rsidRPr="003F2D6A">
        <w:rPr>
          <w:rFonts w:cs="Times New Roman"/>
          <w:lang w:val="en-GB"/>
        </w:rPr>
        <w:t xml:space="preserve"> and in Northern and Southern Europe, but to overestimate it in Central Europe </w:t>
      </w:r>
      <w:r w:rsidRPr="003F2D6A">
        <w:rPr>
          <w:rFonts w:cs="Times New Roman"/>
          <w:lang w:val="en-GB"/>
        </w:rPr>
        <w:fldChar w:fldCharType="begin" w:fldLock="1"/>
      </w:r>
      <w:r w:rsidR="000465A7">
        <w:rPr>
          <w:rFonts w:cs="Times New Roman"/>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"mendeley" : { "formattedCitation" : "(Knist et al., 2017)", "plainTextFormattedCitation" : "(Knist et al., 2017)", "previouslyFormattedCitation" : "(Knist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(Knist et al., 2017)</w:t>
      </w:r>
      <w:r w:rsidRPr="003F2D6A">
        <w:rPr>
          <w:rFonts w:cs="Times New Roman"/>
          <w:lang w:val="en-GB"/>
        </w:rPr>
        <w:fldChar w:fldCharType="end"/>
      </w:r>
      <w:r w:rsidRPr="003F2D6A">
        <w:rPr>
          <w:rFonts w:cs="Times New Roman"/>
          <w:lang w:val="en-GB"/>
        </w:rPr>
        <w:t xml:space="preserve">. Land-surface models driven by global reanalysis agreed relatively well with observations. However, the coupling strength varied strongly across models at the regional scale, and a realistic partitioning of the incoming radiation into latent and sensible heat fluxes did not necessarily result in a realistic soil moisture-temperature coupling </w:t>
      </w:r>
      <w:r w:rsidRPr="003F2D6A">
        <w:rPr>
          <w:rFonts w:cs="Times New Roman"/>
          <w:lang w:val="en-GB"/>
        </w:rPr>
        <w:fldChar w:fldCharType="begin" w:fldLock="1"/>
      </w:r>
      <w:r w:rsidR="000465A7">
        <w:rPr>
          <w:rFonts w:cs="Times New Roman"/>
          <w:lang w:val="en-GB"/>
        </w:rPr>
        <w:instrText>ADDIN CSL_CITATION { "citationItems" : [ { "id" : "ITEM-1", "itemData" : { "DOI" : "10.1002/2017JD027346", "ISSN" : "2169897X", "author" : [ { "dropping-particle" : "", "family" : "Gevaert", "given" : "A. I.", "non-dropping-particle" : "", "parse-names" : false, "suffix" : "" }, { "dropping-particle" : "", "family" : "Miralles", "given" : "D. G.", "non-dropping-particle" : "", "parse-names" : false, "suffix" : "" }, { "dropping-particle" : "", "family" : "Jeu", "given" : "R. A. M.", "non-dropping-particle" : "de", "parse-names" : false, "suffix" : "" }, { "dropping-particle" : "", "family" : "Schellekens", "given" : "J.", "non-dropping-particle" : "", "parse-names" : false, "suffix" : "" }, { "dropping-particle" : "", "family" : "Dolman", "given" : "A. J.", "non-dropping-particle" : "", "parse-names" : false, "suffix" : "" } ], "container-title" : "Journal of Geophysical Research: Atmospheres", "id" : "ITEM-1", "issued" : { "date-parts" : [ [ "2018", "2", "1" ] ] }, "title" : "Soil Moisture-Temperature Coupling in a Set of Land Surface Models", "translator" : [ { "dropping-particle" : "", "family" : "Q4873", "given" : "", "non-dropping-particle" : "", "parse-names" : false, "suffix" : "" } ], "type" : "article-journal" }, "uris" : [ "http://www.mendeley.com/documents/?uuid=47d188eb-37de-4095-9d7a-e113296ba0d1" ] }, { "id" : "ITEM-2",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"ITEM-2",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"(Gevaert et al., 2018; Bo\u00e9 et al., 2020a)", "plainTextFormattedCitation" : "(Gevaert et al., 2018; Bo\u00e9 et al., 2020a)", "previouslyFormattedCitation" : "(Gevaert et al., 2018; Bo\u00e9 et al., 2020a)"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(Gevaert et al., 2018; Boé et al., 2020a)</w:t>
      </w:r>
      <w:r w:rsidRPr="003F2D6A">
        <w:rPr>
          <w:rFonts w:cs="Times New Roman"/>
          <w:lang w:val="en-GB"/>
        </w:rPr>
        <w:fldChar w:fldCharType="end"/>
      </w:r>
      <w:r w:rsidRPr="003F2D6A">
        <w:rPr>
          <w:rFonts w:cs="Times New Roman"/>
          <w:lang w:val="en-GB"/>
        </w:rPr>
        <w:t>.</w:t>
      </w:r>
    </w:p>
    <w:p w14:paraId="7947392F" w14:textId="77777777" w:rsidR="00E2170D" w:rsidRPr="003F2D6A" w:rsidRDefault="00E2170D" w:rsidP="00E2170D">
      <w:pPr>
        <w:pStyle w:val="AR6BodyText"/>
        <w:rPr>
          <w:rFonts w:cs="Times New Roman"/>
          <w:lang w:val="en-GB"/>
        </w:rPr>
      </w:pPr>
    </w:p>
    <w:p w14:paraId="3C69C885" w14:textId="2BF9E528" w:rsidR="00E2170D" w:rsidRPr="003F2D6A" w:rsidRDefault="00E2170D" w:rsidP="00E2170D">
      <w:pPr>
        <w:pStyle w:val="AR6BodyText"/>
        <w:rPr>
          <w:rFonts w:cs="Times New Roman"/>
          <w:lang w:val="en-GB"/>
        </w:rPr>
      </w:pPr>
      <w:r w:rsidRPr="003F2D6A">
        <w:rPr>
          <w:rFonts w:cs="Times New Roman"/>
          <w:lang w:val="en-GB"/>
        </w:rPr>
        <w:t xml:space="preserve">Evaluating the representation of soil moisture-precipitation feedbacks in climate models is challenging as different processes may induce feedbacks including moisture recycling, boundary-layer dynamics and mesoscale circulation. Moreover, the effects of soil-moisture on precipitation may be region and scale dependent and may even change sign depending on the strength of the background flow </w:t>
      </w:r>
      <w:r w:rsidRPr="003F2D6A">
        <w:rPr>
          <w:rFonts w:cs="Times New Roman"/>
          <w:lang w:val="en-GB"/>
        </w:rPr>
        <w:fldChar w:fldCharType="begin" w:fldLock="1"/>
      </w:r>
      <w:r w:rsidR="000465A7">
        <w:rPr>
          <w:rFonts w:cs="Times New Roman"/>
          <w:lang w:val="en-GB"/>
        </w:rPr>
        <w:instrText>ADDIN CSL_CITATION { "citationItems" : [ { "id" : "ITEM-1", "itemData" : { "DOI" : "10.1038/ncomms7443", "ISBN" : "2041-1723 (Electronic)\\r2041-1723 (Linking)", "ISSN" : "20411723", "PMID" : "25740589", "abstract" : "Soil moisture impacts on precipitation have been strongly debated. Recent observational evidence of afternoon rain falling preferentially over land parcels that are drier than the surrounding areas (negative spatial effect), contrasts with previous reports of a predominant positive temporal effect. However, whether spatial effects relating to soil moisture heterogeneity translate into similar temporal effects remains unknown. Here we show that afternoon precipitation events tend to occur during wet and heterogeneous soil moisture conditions, while being located over comparatively drier patches. Using remote-sensing data and a common analysis framework, spatial and temporal correlations with opposite signs are shown to coexist within the same region and data set. Positive temporal coupling might enhance precipitation persistence, while negative spatial coupling tends to regionally homogenize land surface conditions. Although the apparent positive temporal coupling does not necessarily imply a causal relationship, these results reconcile the notions of moisture recycling with local, spatially negative feedbacks. 1", "author" : [ { "dropping-particle" : "", "family" : "Guillod", "given" : "Benoit P.", "non-dropping-particle" : "", "parse-names" : false, "suffix" : "" }, { "dropping-particle" : "", "family" : "Orlowsky", "given" : "Boris", "non-dropping-particle" : "", "parse-names" : false, "suffix" : "" }, { "dropping-particle" : "", "family" : "Miralles", "given" : "Diego G.", "non-dropping-particle" : "", "parse-names" : false, "suffix" : "" }, { "dropping-particle" : "", "family" : "Teuling", "given" : "Adriaan J.", "non-dropping-particle" : "", "parse-names" : false, "suffix" : "" }, { "dropping-particle" : "", "family" : "Seneviratne", "given" : "Sonia I.", "non-dropping-particle" : "", "parse-names" : false, "suffix" : "" } ], "container-title" : "Nature Communications", "id" : "ITEM-1", "issued" : { "date-parts" : [ [ "2015" ] ] }, "title" : "Reconciling spatial and temporal soil moisture effects on afternoon rainfall", "translator" : [ { "dropping-particle" : "", "family" : "Q3889", "given" : "", "non-dropping-particle" : "", "parse-names" : false, "suffix" : "" } ], "type" : "article-journal", "volume" : "6" }, "uris" : [ "http://www.mendeley.com/documents/?uuid=7ad88bf2-9cb5-319c-ac83-59e3fcb0ef5b" ] }, { "id" : "ITEM-2",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"ITEM-2",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"id" : "ITEM-3", "itemData" : { "DOI" : "10.1126/science.aaa7185", "ISSN" : "0036-8075", "author" : [ { "dropping-particle" : "", "family" : "Tuttle", "given" : "S.", "non-dropping-particle" : "", "parse-names" : false, "suffix" : "" }, { "dropping-particle" : "", "family" : "Salvucci", "given" : "G.", "non-dropping-particle" : "", "parse-names" : false, "suffix" : "" } ], "container-title" : "Science", "id" : "ITEM-3", "issue" : "6287", "issued" : { "date-parts" : [ [ "2016", "5", "13" ] ] }, "page" : "825-828", "title" : "Empirical evidence of contrasting soil moisture-precipitation feedbacks across the United States", "translator" : [ { "dropping-particle" : "", "family" : "Q4868", "given" : "", "non-dropping-particle" : "", "parse-names" : false, "suffix" : "" } ], "type" : "article-journal", "volume" : "352" }, "uris" : [ "http://www.mendeley.com/documents/?uuid=fb2b8030-9d62-44bc-957d-a509586378bd" ] }, { "id" : "ITEM-4", "itemData" : { "DOI" : "10.1175/JAS-D-13-0180.1", "ISSN" : "0022-4928", "author" : [ { "dropping-particle" : "", "family" : "Froidevaux", "given" : "Paul", "non-dropping-particle" : "", "parse-names" : false, "suffix" : "" }, { "dropping-particle" : "", "family" : "Schlemmer", "given" : "Linda", "non-dropping-particle" : "", "parse-names" : false, "suffix" : "" }, { "dropping-particle" : "", "family" : "Schmidli", "given" : "Juerg", "non-dropping-particle" : "", "parse-names" : false, "suffix" : "" }, { "dropping-particle" : "", "family" : "Langhans", "given" : "Wolfgang", "non-dropping-particle" : "", "parse-names" : false, "suffix" : "" }, { "dropping-particle" : "", "family" : "Sch\u00e4r", "given" : "Christoph", "non-dropping-particle" : "", "parse-names" : false, "suffix" : "" } ], "container-title" : "Journal of the Atmospheric Sciences", "id" : "ITEM-4", "issue" : "2", "issued" : { "date-parts" : [ [ "2014", "2" ] ] }, "page" : "782-799", "title" : "Influence of the Background Wind on the Local Soil Moisture\u2013Precipitation Feedback", "translator" : [ { "dropping-particle" : "", "family" : "Q4865", "given" : "", "non-dropping-particle" : "", "parse-names" : false, "suffix" : "" } ], "type" : "article-journal", "volume" : "71" }, "uris" : [ "http://www.mendeley.com/documents/?uuid=fc91a362-dff6-4c39-a8e8-b95c79e8d000" ] }, { "id" : "ITEM-5", "itemData" : { "DOI" : "10.1038/srep22927", "ISSN" : "2045-2322", "author" : [ { "dropping-particle" : "", "family" : "Larsen", "given" : "Morten A. D.", "non-dropping-particle" : "", "parse-names" : false, "suffix" : "" }, { "dropping-particle" : "", "family" : "Christensen", "given" : "Jens H.", "non-dropping-particle" : "", "parse-names" : false, "suffix" : "" }, { "dropping-particle" : "", "family" : "Drews", "given" : "Martin", "non-dropping-particle" : "", "parse-names" : false, "suffix" : "" }, { "dropping-particle" : "", "family" : "Butts", "given" : "Michael B.", "non-dropping-particle" : "", "parse-names" : false, "suffix" : "" }, { "dropping-particle" : "", "family" : "Refsgaard", "given" : "Jens C.", "non-dropping-particle" : "", "parse-names" : false, "suffix" : "" } ], "container-title" : "Scientific Reports", "id" : "ITEM-5", "issue" : "1", "issued" : { "date-parts" : [ [ "2016", "9", "10" ] ] }, "page" : "22927", "title" : "Local control on precipitation in a fully coupled climate-hydrology model", "translator" : [ { "dropping-particle" : "", "family" : "Q6584", "given" : "", "non-dropping-particle" : "", "parse-names" : false, "suffix" : "" } ], "type" : "article-journal", "volume" : "6" }, "uris" : [ "http://www.mendeley.com/documents/?uuid=76251ec4-bd30-4ac3-bb26-5869c327cbf9" ] } ], "mendeley" : { "formattedCitation" : "(Taylor et al., 2013; Froidevaux et al., 2014; Guillod et al., 2015; Larsen et al., 2016; Tuttle and Salvucci, 2016)", "plainTextFormattedCitation" : "(Taylor et al., 2013; Froidevaux et al., 2014; Guillod et al., 2015; Larsen et al., 2016; Tuttle and Salvucci, 2016)", "previouslyFormattedCitation" : "(Taylor et al., 2013; Froidevaux et al., 2014; Guillod et al., 2015; Larsen et al., 2016; Tuttle and Salvucci,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(Taylor et al., 2013; Froidevaux et al., 2014; Guillod et al., 2015; Larsen et al., 2016; Tuttle and Salvucci, 2016)</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On seasonal-to-interannual time scales, CMIP5 models showed a stronger soil-moisture precipitation feedback than estimated by satellite data </w:t>
      </w:r>
      <w:r w:rsidRPr="003F2D6A">
        <w:rPr>
          <w:rFonts w:cs="Times New Roman"/>
          <w:lang w:val="en-GB"/>
        </w:rPr>
        <w:fldChar w:fldCharType="begin" w:fldLock="1"/>
      </w:r>
      <w:r w:rsidR="000465A7">
        <w:rPr>
          <w:rFonts w:cs="Times New Roman"/>
          <w:lang w:val="en-GB"/>
        </w:rPr>
        <w:instrText>ADDIN CSL_CITATION { "citationItems" : [ { "id" : "ITEM-1", "itemData" : { "DOI" : "10.5194/hess-20-4837-2016", "ISSN" : "1607-7938", "abstract" : "Abstract. The relationship between terrestrial water storage (TWS) and atmospheric processes has important implications for predictability of climatic extremes and projection of future climate change. In places where moisture availability limits evapotranspiration (ET), variability in TWS has the potential to influence surface energy fluxes and atmospheric conditions. Where atmospheric conditions, in turn, influence moisture availability, a full feedback loop exists. Here we developed a novel approach for measuring the strength of both components of this feedback loop, i.e., the forcing of the atmosphere by variability in TWS and the response of TWS to atmospheric variability, using satellite observations of TWS, precipitation, solar radiation, and vapor pressure deficit during 2002&amp;ndash;2014. Our approach defines metrics to quantify the relationship between TWS anomalies and climate globally on a seasonal to interannual timescale. Metrics derived from the satellite data were used to evaluate the strength of the feedback loop in 38 members of the Community Earth System Model (CESM) Large Ensemble (LENS) and in six models that contributed simulations to phase 5 of the Coupled Model Intercomparison Project (CMIP5). We found that both forcing and response limbs of the feedback loop in LENS were stronger than in the satellite observations in tropical and temperate regions. Feedbacks in the selected CMIP5 models were not as strong as those found in LENS, but were still generally stronger than those estimated from the satellite measurements. Consistent with previous studies conducted across different spatial and temporal scales, our analysis suggests that models may overestimate the strength of the feedbacks between the land surface and the atmosphere. We describe several possible mechanisms that may contribute to this bias, and discuss pathways through which models may overestimate ET or overestimate the sensitivity of ET to TWS.", "author" : [ { "dropping-particle" : "", "family" : "Levine", "given" : "Paul A.", "non-dropping-particle" : "", "parse-names" : false, "suffix" : "" }, { "dropping-particle" : "", "family" : "Randerson", "given" : "James T.", "non-dropping-particle" : "", "parse-names" : false, "suffix" : "" }, { "dropping-particle" : "", "family" : "Swenson", "given" : "Sean C.", "non-dropping-particle" : "", "parse-names" : false, "suffix" : "" }, { "dropping-particle" : "", "family" : "Lawrence", "given" : "David M.", "non-dropping-particle" : "", "parse-names" : false, "suffix" : "" } ], "container-title" : "Hydrology and Earth System Sciences", "id" : "ITEM-1", "issue" : "12", "issued" : { "date-parts" : [ [ "2016", "12", "9" ] ] }, "page" : "4837-4856", "title" : "Evaluating the strength of the land-atmosphere moisture feedback in Earth system models using satellite observations", "translator" : [ { "dropping-particle" : "", "family" : "Q4867", "given" : "", "non-dropping-particle" : "", "parse-names" : false, "suffix" : "" } ], "type" : "article-journal", "volume" : "20" }, "uris" : [ "http://www.mendeley.com/documents/?uuid=42efdae3-541b-48fa-8b0b-8d255d6b90d0" ] } ], "mendeley" : { "formattedCitation" : "(Levine et al., 2016)", "plainTextFormattedCitation" : "(Levine et al., 2016)", "previouslyFormattedCitation" : "(Levine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(Levine et al., 2016)</w:t>
      </w:r>
      <w:r w:rsidRPr="003F2D6A">
        <w:rPr>
          <w:rFonts w:cs="Times New Roman"/>
          <w:lang w:val="en-GB"/>
        </w:rPr>
        <w:fldChar w:fldCharType="end"/>
      </w:r>
      <w:r w:rsidRPr="00FB6EB0">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"ITEM-1",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"mendeley" : { "formattedCitation" : "(Taylor et al., 2013)", "manualFormatting" : "Taylor et al. (2013)", "plainTextFormattedCitation" : "(Taylor et al., 2013)", "previouslyFormattedCitation" : "(Taylor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Taylor et al. (2013)</w:t>
      </w:r>
      <w:r w:rsidRPr="003F2D6A">
        <w:rPr>
          <w:rFonts w:cs="Times New Roman"/>
          <w:lang w:val="en-GB"/>
        </w:rPr>
        <w:fldChar w:fldCharType="end"/>
      </w:r>
      <w:r w:rsidRPr="00737B5A">
        <w:rPr>
          <w:rFonts w:cs="Times New Roman"/>
          <w:lang w:val="en-US"/>
        </w:rPr>
        <w:t xml:space="preserve"> found that convection-permitting RCMs </w:t>
      </w:r>
      <w:r w:rsidRPr="00737B5A">
        <w:rPr>
          <w:rFonts w:cs="Times New Roman"/>
          <w:lang w:val="en-US"/>
        </w:rPr>
        <w:lastRenderedPageBreak/>
        <w:t xml:space="preserve">simulate well surface-induced mesoscale circulations in day-time convection and the observed negative soil moisture feedback, whereas an RCM with parameterised convection, even when run at the same resolution, simulated an unrealistic positive feedback. </w:t>
      </w:r>
      <w:r w:rsidRPr="003F2D6A">
        <w:rPr>
          <w:rFonts w:cs="Times New Roman"/>
          <w:lang w:val="en-GB"/>
        </w:rPr>
        <w:t xml:space="preserve">There is </w:t>
      </w:r>
      <w:r w:rsidRPr="003F2D6A">
        <w:rPr>
          <w:rFonts w:cs="Times New Roman"/>
          <w:i/>
          <w:iCs/>
          <w:lang w:val="en-GB"/>
        </w:rPr>
        <w:t xml:space="preserve">medium evidence </w:t>
      </w:r>
      <w:r w:rsidRPr="003F2D6A">
        <w:rPr>
          <w:rFonts w:cs="Times New Roman"/>
          <w:lang w:val="en-GB"/>
        </w:rPr>
        <w:t>and</w:t>
      </w:r>
      <w:r w:rsidRPr="003F2D6A">
        <w:rPr>
          <w:rFonts w:cs="Times New Roman"/>
          <w:i/>
          <w:iCs/>
          <w:lang w:val="en-GB"/>
        </w:rPr>
        <w:t xml:space="preserve"> high agreement</w:t>
      </w:r>
      <w:r w:rsidRPr="003F2D6A">
        <w:rPr>
          <w:rFonts w:cs="Times New Roman"/>
          <w:lang w:val="en-GB"/>
        </w:rPr>
        <w:t xml:space="preserve"> that simulations at convection-permitting resolution are required to realistically represent soil-moisture precipitation feedbacks.</w:t>
      </w:r>
    </w:p>
    <w:p w14:paraId="413E6750" w14:textId="77777777" w:rsidR="00E2170D" w:rsidRPr="003F2D6A" w:rsidRDefault="00E2170D" w:rsidP="00E2170D">
      <w:pPr>
        <w:pStyle w:val="AR6BodyText"/>
        <w:rPr>
          <w:rFonts w:cs="Times New Roman"/>
          <w:lang w:val="en-GB"/>
        </w:rPr>
      </w:pPr>
    </w:p>
    <w:p w14:paraId="120E4F77" w14:textId="6CBE3F71" w:rsidR="00E2170D" w:rsidRPr="003F2D6A" w:rsidRDefault="00E2170D" w:rsidP="00E2170D">
      <w:pPr>
        <w:pStyle w:val="AR6BodyText"/>
        <w:rPr>
          <w:rFonts w:cs="Times New Roman"/>
          <w:lang w:val="en-GB"/>
        </w:rPr>
      </w:pPr>
      <w:r w:rsidRPr="003F2D6A">
        <w:rPr>
          <w:rFonts w:cs="Times New Roman"/>
          <w:lang w:val="en-GB"/>
        </w:rPr>
        <w:t xml:space="preserve">Ocean-atmosphere RCMs have successfully been used to understand and simulate phenomena involving strong regional feedbacks like tropical cyclones in the Indian Ocean </w:t>
      </w:r>
      <w:r w:rsidRPr="003F2D6A">
        <w:rPr>
          <w:rFonts w:cs="Times New Roman"/>
          <w:lang w:val="en-GB"/>
        </w:rPr>
        <w:fldChar w:fldCharType="begin" w:fldLock="1"/>
      </w:r>
      <w:r w:rsidR="000465A7">
        <w:rPr>
          <w:rFonts w:cs="Times New Roman"/>
          <w:lang w:val="en-GB"/>
        </w:rPr>
        <w:instrText>ADDIN CSL_CITATION { "citationItems" : [ { "id" : "ITEM-1", "itemData" : { "DOI" : "10.1002/2014MS000324", "ISSN" : "19422466", "author" : [ { "dropping-particle" : "", "family" : "Samson", "given" : "G.", "non-dropping-particle" : "", "parse-names" : false, "suffix" : "" }, { "dropping-particle" : "", "family" : "Masson", "given" : "S.", "non-dropping-particle" : "", "parse-names" : false, "suffix" : "" }, { "dropping-particle" : "", "family" : "Lengaigne", "given" : "M.", "non-dropping-particle" : "", "parse-names" : false, "suffix" : "" }, { "dropping-particle" : "", "family" : "Keerthi", "given" : "M. G.", "non-dropping-particle" : "", "parse-names" : false, "suffix" : "" }, { "dropping-particle" : "", "family" : "Vialard", "given" : "J.", "non-dropping-particle" : "", "parse-names" : false, "suffix" : "" }, { "dropping-particle" : "", "family" : "Pous", "given" : "S.", "non-dropping-particle" : "", "parse-names" : false, "suffix" : "" }, { "dropping-particle" : "", "family" : "Madec", "given" : "G.", "non-dropping-particle" : "", "parse-names" : false, "suffix" : "" }, { "dropping-particle" : "", "family" : "Jourdain", "given" : "N. C.", "non-dropping-particle" : "", "parse-names" : false, "suffix" : "" }, { "dropping-particle" : "", "family" : "Jullien", "given" : "S.", "non-dropping-particle" : "", "parse-names" : false, "suffix" : "" }, { "dropping-particle" : "", "family" : "Menkes", "given" : "C.", "non-dropping-particle" : "", "parse-names" : false, "suffix" : "" }, { "dropping-particle" : "", "family" : "Marchesiello", "given" : "P.", "non-dropping-particle" : "", "parse-names" : false, "suffix" : "" } ], "container-title" : "Journal of Advances in Modeling Earth Systems", "id" : "ITEM-1", "issue" : "3", "issued" : { "date-parts" : [ [ "2014", "9" ] ] }, "page" : "700-722", "title" : "The NOW regional coupled model: Application to the tropical Indian Ocean climate and tropical cyclone activity", "translator" : [ { "dropping-particle" : "", "family" : "Q5231", "given" : "", "non-dropping-particle" : "", "parse-names" : false, "suffix" : "" } ], "type" : "article-journal", "volume" : "6" }, "uris" : [ "http://www.mendeley.com/documents/?uuid=1c47d055-653c-46fb-aba3-782c1bc869b4" ] } ], "mendeley" : { "formattedCitation" : "(Samson et al., 2014)", "plainTextFormattedCitation" : "(Samson et al., 2014)", "previouslyFormattedCitation" : "(Samson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(Samson et al., 2014)</w:t>
      </w:r>
      <w:r w:rsidRPr="003F2D6A">
        <w:rPr>
          <w:rFonts w:cs="Times New Roman"/>
          <w:lang w:val="en-GB"/>
        </w:rPr>
        <w:fldChar w:fldCharType="end"/>
      </w:r>
      <w:r w:rsidRPr="003F2D6A">
        <w:rPr>
          <w:rFonts w:cs="Times New Roman"/>
          <w:lang w:val="en-GB"/>
        </w:rPr>
        <w:t xml:space="preserve">, Indian summer monsoon </w:t>
      </w:r>
      <w:r w:rsidRPr="003F2D6A">
        <w:rPr>
          <w:rFonts w:cs="Times New Roman"/>
          <w:lang w:val="en-GB"/>
        </w:rPr>
        <w:fldChar w:fldCharType="begin" w:fldLock="1"/>
      </w:r>
      <w:r w:rsidR="000465A7">
        <w:rPr>
          <w:rFonts w:cs="Times New Roman"/>
          <w:lang w:val="en-GB"/>
        </w:rPr>
        <w:instrText>ADDIN CSL_CITATION { "citationItems" : [ { "id" : "ITEM-1", "itemData" : { "DOI" : "10.1038/s41598-018-35735-3", "ISSN" : "2045-2322", "author" : [ { "dropping-particle" : "", "family" : "Samanta", "given" : "Dhrubajyoti", "non-dropping-particle" : "", "parse-names" : false, "suffix" : "" }, { "dropping-particle" : "", "family" : "Hameed", "given" : "Saji N.", "non-dropping-particle" : "", "parse-names" : false, "suffix" : "" }, { "dropping-particle" : "", "family" : "Jin", "given" : "Dachao", "non-dropping-particle" : "", "parse-names" : false, "suffix" : "" }, { "dropping-particle" : "", "family" : "Thilakan", "given" : "Vishnu", "non-dropping-particle" : "", "parse-names" : false, "suffix" : "" }, { "dropping-particle" : "", "family" : "Ganai", "given" : "Malay", "non-dropping-particle" : "", "parse-names" : false, "suffix" : "" }, { "dropping-particle" : "", "family" : "Rao", "given" : "Suryachandra A.", "non-dropping-particle" : "", "parse-names" : false, "suffix" : "" }, { "dropping-particle" : "", "family" : "Deshpande", "given" : "Medha", "non-dropping-particle" : "", "parse-names" : false, "suffix" : "" } ], "container-title" : "Scientific Reports", "id" : "ITEM-1", "issue" : "1", "issued" : { "date-parts" : [ [ "2018", "12", "6" ] ] }, "page" : "17694", "title" : "Impact of a Narrow Coastal Bay of Bengal Sea Surface Temperature Front on an Indian Summer Monsoon Simulation", "translator" : [ { "dropping-particle" : "", "family" : "Q6582", "given" : "", "non-dropping-particle" : "", "parse-names" : false, "suffix" : "" } ], "type" : "article-journal", "volume" : "8" }, "uris" : [ "http://www.mendeley.com/documents/?uuid=792e6c85-d204-4973-8d6c-64c83ed74366" ] } ], "mendeley" : { "formattedCitation" : "(Samanta et al., 2018)", "plainTextFormattedCitation" : "(Samanta et al., 2018)", "previouslyFormattedCitation" : "(Samanta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(Samanta et al., 2018)</w:t>
      </w:r>
      <w:r w:rsidRPr="003F2D6A">
        <w:rPr>
          <w:rFonts w:cs="Times New Roman"/>
          <w:lang w:val="en-GB"/>
        </w:rPr>
        <w:fldChar w:fldCharType="end"/>
      </w:r>
      <w:r w:rsidRPr="003F2D6A">
        <w:rPr>
          <w:rFonts w:cs="Times New Roman"/>
          <w:lang w:val="en-GB"/>
        </w:rPr>
        <w:t xml:space="preserve">, East-Asian summer monsoon </w:t>
      </w:r>
      <w:r w:rsidRPr="003F2D6A">
        <w:rPr>
          <w:rFonts w:cs="Times New Roman"/>
          <w:lang w:val="en-GB"/>
        </w:rPr>
        <w:fldChar w:fldCharType="begin" w:fldLock="1"/>
      </w:r>
      <w:r w:rsidR="000465A7">
        <w:rPr>
          <w:rFonts w:cs="Times New Roman"/>
          <w:lang w:val="en-GB"/>
        </w:rPr>
        <w:instrText>ADDIN CSL_CITATION { "citationItems" : [ { "id" : "ITEM-1", "itemData" : { "DOI" : "10.1002/2015JD023912", "ISSN" : "2169897X", "author" : [ { "dropping-particle" : "", "family" : "Zou", "given" : "Liwei", "non-dropping-particle" : "", "parse-names" : false, "suffix" : "" }, { "dropping-particle" : "", "family" : "Zhou", "given" : "Tianjun", "non-dropping-particle" : "", "parse-names" : false, "suffix" : "" }, { "dropping-particle" : "", "family" : "Peng", "given" : "Dongdong", "non-dropping-particle" : "", "parse-names" : false, "suffix" : "" } ], "container-title" : "Journal of Geophysical Research: Atmospheres", "id" : "ITEM-1", "issue" : "4", "issued" : { "date-parts" : [ [ "2016", "2", "27" ] ] }, "page" : "1442-1458", "title" : "Dynamical downscaling of historical climate over CORDEX East Asia domain: A comparison of regional ocean-atmosphere coupled model to stand-alone RCM simulations", "translator" : [ { "dropping-particle" : "", "family" : "Q6583", "given" : "", "non-dropping-particle" : "", "parse-names" : false, "suffix" : "" } ], "type" : "article-journal", "volume" : "121" }, "uris" : [ "http://www.mendeley.com/documents/?uuid=8fd012f3-9180-4b55-8240-672ca25420d4" ] } ], "mendeley" : { "formattedCitation" : "(Zou et al., 2016)", "plainTextFormattedCitation" : "(Zou et al., 2016)", "previouslyFormattedCitation" : "(Zou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(Zou et al., 2016)</w:t>
      </w:r>
      <w:r w:rsidRPr="003F2D6A">
        <w:rPr>
          <w:rFonts w:cs="Times New Roman"/>
          <w:lang w:val="en-GB"/>
        </w:rPr>
        <w:fldChar w:fldCharType="end"/>
      </w:r>
      <w:r w:rsidRPr="003F2D6A">
        <w:rPr>
          <w:rFonts w:cs="Times New Roman"/>
          <w:lang w:val="en-GB"/>
        </w:rPr>
        <w:t xml:space="preserve">, near-coastline intense precipitation in the Mediterranean </w:t>
      </w:r>
      <w:r w:rsidRPr="003F2D6A">
        <w:rPr>
          <w:rFonts w:cs="Times New Roman"/>
          <w:lang w:val="en-GB"/>
        </w:rPr>
        <w:fldChar w:fldCharType="begin" w:fldLock="1"/>
      </w:r>
      <w:r w:rsidR="000465A7">
        <w:rPr>
          <w:rFonts w:cs="Times New Roman"/>
          <w:lang w:val="en-GB"/>
        </w:rPr>
        <w:instrText>ADDIN CSL_CITATION { "citationItems" : [ { "id" : "ITEM-1", "itemData" : { "DOI" : "10.1002/qj.2355", "ISSN" : "00359009", "author" : [ { "dropping-particle" : "", "family" : "Berthou", "given" : "S\u00e9gol\u00e8ne", "non-dropping-particle" : "", "parse-names" : false, "suffix" : "" }, { "dropping-particle" : "", "family" : "Mailler", "given" : "Sylvain", "non-dropping-particle" : "", "parse-names" : false, "suffix" : "" }, { "dropping-particle" : "", "family" : "Drobinski", "given" : "Philippe", "non-dropping-particle" : "", "parse-names" : false, "suffix" : "" }, { "dropping-particle" : "", "family" : "Arsouze", "given" : "Thomas",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"Lebeaupin-Brossier", "given" : "Cindy", "non-dropping-particle" : "", "parse-names" : false, "suffix" : "" } ], "container-title" : "Quarterly Journal of the Royal Meteorological Society", "id" : "ITEM-1", "issue" : "686", "issued" : { "date-parts" : [ [ "2015", "1" ] ] }, "page" : "258-271", "title" : "Sensitivity of an intense rain event between atmosphere-only and atmosphere-ocean regional coupled models: 19 September 1996", "translator" : [ { "dropping-particle" : "", "family" : "Q5237", "given" : "", "non-dropping-particle" : "", "parse-names" : false, "suffix" : "" } ], "type" : "article-journal", "volume" : "141" }, "uris" : [ "http://www.mendeley.com/documents/?uuid=c049be01-5303-417a-96a6-7253adbf635c" ] }, { "id" : "ITEM-2", "itemData" : { "DOI" : "10.1007/s00382-016-3153-0", "ISSN" : "0930-7575", "author" : [ { "dropping-particle" : "", "family" : "Berthou", "given" : "S\u00e9gol\u00e8ne", "non-dropping-particle" : "", "parse-names" : false, "suffix" : "" }, { "dropping-particle" : "", "family" : "Mailler", "given" : "Sylvain", "non-dropping-particle" : "", "parse-names" : false, "suffix" : "" }, { "dropping-particle" : "", "family" : "Drobinski", "given" : "Philippe", "non-dropping-particle" : "", "parse-names" : false, "suffix" : "" }, { "dropping-particle" : "", "family" : "Arsouze", "given" : "Thomas",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"Lebeaupin Brossier", "given" : "Cindy", "non-dropping-particle" : "", "parse-names" : false, "suffix" : "" } ], "container-title" : "Climate Dynamics", "id" : "ITEM-2", "issue" : "3", "issued" : { "date-parts" : [ [ "2018", "8", "12" ] ] }, "page" : "969-983", "title" : "Lagged effects of the Mistral wind on heavy precipitation through ocean-atmosphere coupling in the region of Valencia (Spain)", "translator" : [ { "dropping-particle" : "", "family" : "Q6581", "given" : "", "non-dropping-particle" : "", "parse-names" : false, "suffix" : "" } ], "type" : "article-journal", "volume" : "51" }, "uris" : [ "http://www.mendeley.com/documents/?uuid=feb57ff7-505d-4d4f-8cc8-45bb3591aaae" ] } ], "mendeley" : { "formattedCitation" : "(Berthou et al., 2015, 2018b)", "plainTextFormattedCitation" : "(Berthou et al., 2015, 2018b)", "previouslyFormattedCitation" : "(Berthou et al., 2015,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(Berthou et al., 2015, 2018b)</w:t>
      </w:r>
      <w:r w:rsidRPr="003F2D6A">
        <w:rPr>
          <w:rFonts w:cs="Times New Roman"/>
          <w:lang w:val="en-GB"/>
        </w:rPr>
        <w:fldChar w:fldCharType="end"/>
      </w:r>
      <w:r w:rsidRPr="003F2D6A">
        <w:rPr>
          <w:rFonts w:cs="Times New Roman"/>
          <w:lang w:val="en-GB"/>
        </w:rPr>
        <w:t xml:space="preserve">, air-sea fluxes influencing heat and humidity advection over land </w:t>
      </w:r>
      <w:r w:rsidRPr="003F2D6A">
        <w:rPr>
          <w:rFonts w:cs="Times New Roman"/>
          <w:lang w:val="en-GB"/>
        </w:rPr>
        <w:fldChar w:fldCharType="begin" w:fldLock="1"/>
      </w:r>
      <w:r w:rsidR="000465A7">
        <w:rPr>
          <w:rFonts w:cs="Times New Roman"/>
          <w:lang w:val="en-GB"/>
        </w:rPr>
        <w:instrText>ADDIN CSL_CITATION { "citationItems" : [ { "id" : "ITEM-1",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"ITEM-1",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"id" : "ITEM-2", "itemData" : { "DOI" : "10.1007/s00382-017-3570-8", "ISSN" : "0930-7575", "abstract" : "Feedback between the Mediterranean Sea and the atmosphere on various temporal and spatial scales plays a major role in the regional climate system. We studied the impact of horizontal atmospheric grid resolution (grid-spacing of ~9 vs. ~50 km) and dynamic ocean coupling (the ocean model NEMOMED12) in simulations with the regional climate model COSMO-CLM. The evaluation focused on sea surface heat fluxes, 10-m wind speed, and sea surface temperature (SST) parameters on both seasonal and annual timescales. The finer grid improved the wind speed (particularly near coastal areas) and subsequently the turbulent heat flux simulations. Both parameters were better simulated with the interactive ocean model NEMOMED12 than with prescribed daily ocean SSTs (using near-observation ERA-Interim reanalysis based SSTs), but coupling introduced a warm SST bias in winter. Radiation fluxes were slightly better represented in coarse-grid simulations. Still, only the higher-resolution coupled simulations could reproduce the observed net outgoing total heat flux over the Mediterranean Sea. Investigation of the impact of sub-diurnal SST variations showed a strong effect on sub-daily heat fluxes and wind speed but minor effects at longer time scales. Therefore, a coupled atmosphere\u2013ocean climate model should be preferred for studying the Mediterranean Sea climate system. Higher-resolution models should be preferred, but they are not yet able to perform better than their coarse-resolution predecessors in all aspects.", "author" : [ { "dropping-particle" : "", "family" : "Akhtar", "given" : "Naveed", "non-dropping-particle" : "", "parse-names" : false, "suffix" : "" }, { "dropping-particle" : "", "family" : "Brauch", "given" : "Jennifer", "non-dropping-particle" : "", "parse-names" : false, "suffix" : "" }, { "dropping-particle" : "", "family" : "Ahrens", "given" : "Bodo", "non-dropping-particle" : "", "parse-names" : false, "suffix" : "" } ], "container-title" : "Climate Dynamics", "id" : "ITEM-2", "issue" : "3", "issued" : { "date-parts" : [ [ "2018", "8", "24" ] ] }, "page" : "933-948", "title" : "Climate modeling over the Mediterranean Sea: impact of resolution and ocean coupling", "translator" : [ { "dropping-particle" : "", "family" : "Q6579", "given" : "", "non-dropping-particle" : "", "parse-names" : false, "suffix" : "" } ], "type" : "article-journal", "volume" : "51" }, "uris" : [ "http://www.mendeley.com/documents/?uuid=311d5539-add5-41db-823b-ccbc233c6e83" ] }, { "id" : "ITEM-3", "itemData" : { "DOI" : "10.1007/s00382-014-2252-z", "ISSN" : "0930-7575", "author" : [ { "dropping-particle" : "", "family" : "Lebeaupin Brossier", "given" : "Cindy",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"Drobinski", "given" : "Philippe", "non-dropping-particle" : "", "parse-names" : false, "suffix" : "" } ], "container-title" : "Climate Dynamics", "id" : "ITEM-3", "issue" : "3-4", "issued" : { "date-parts" : [ [ "2015", "2", "22" ] ] }, "page" : "1029-1051", "title" : "Regional mesoscale air\u2013sea coupling impacts and extreme meteorological events role on the Mediterranean Sea water budget", "translator" : [ { "dropping-particle" : "", "family" : "Q6578", "given" : "", "non-dropping-particle" : "", "parse-names" : false, "suffix" : "" } ], "type" : "article-journal", "volume" : "44" }, "uris" : [ "http://www.mendeley.com/documents/?uuid=1c971431-f1ce-4a4c-bafc-b08c3b33b4c9" ] } ], "mendeley" : { "formattedCitation" : "(Sevault et al., 2014; Lebeaupin Brossier et al., 2015; Akhtar et al., 2018)", "plainTextFormattedCitation" : "(Sevault et al., 2014; Lebeaupin Brossier et al., 2015; Akhtar et al., 2018)", "previouslyFormattedCitation" : "(Sevault et al., 2014; Lebeaupin Brossier et al., 2015; Akhtar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(Sevault et al., 2014; Lebeaupin Brossier et al., 2015; Akhtar et al., 2018)</w:t>
      </w:r>
      <w:r w:rsidRPr="003F2D6A">
        <w:rPr>
          <w:rFonts w:cs="Times New Roman"/>
          <w:lang w:val="en-GB"/>
        </w:rPr>
        <w:fldChar w:fldCharType="end"/>
      </w:r>
      <w:r w:rsidRPr="003F2D6A">
        <w:rPr>
          <w:rFonts w:cs="Times New Roman"/>
          <w:lang w:val="en-GB"/>
        </w:rPr>
        <w:t xml:space="preserve"> or snow bands in the Baltic region </w:t>
      </w:r>
      <w:r w:rsidRPr="003F2D6A">
        <w:rPr>
          <w:rFonts w:cs="Times New Roman"/>
          <w:lang w:val="en-GB"/>
        </w:rPr>
        <w:fldChar w:fldCharType="begin" w:fldLock="1"/>
      </w:r>
      <w:r w:rsidR="000465A7">
        <w:rPr>
          <w:rFonts w:cs="Times New Roman"/>
          <w:lang w:val="en-GB"/>
        </w:rPr>
        <w:instrText>ADDIN CSL_CITATION { "citationItems" : [ { "id" : "ITEM-1", "itemData" : { "DOI" : "10.1127/metz/2016/0775", "ISSN" : "0941-2948", "author" : [ { "dropping-particle" : "Van", "family" : "Pham", "given" : "Trang", "non-dropping-particle" : "", "parse-names" : false, "suffix" : "" }, { "dropping-particle" : "", "family" : "Brauch", "given" : "Jennifer", "non-dropping-particle" : "", "parse-names" : false, "suffix" : "" }, { "dropping-particle" : "", "family" : "Fr\u00fch", "given" : "Barbara", "non-dropping-particle" : "", "parse-names" : false, "suffix" : "" }, { "dropping-particle" : "", "family" : "Ahrens", "given" : "Bodo", "non-dropping-particle" : "", "parse-names" : false, "suffix" : "" } ], "container-title" : "Meteorologische Zeitschrift", "id" : "ITEM-1", "issue" : "1", "issued" : { "date-parts" : [ [ "2017", "2", "13" ] ] }, "page" : "71-82", "title" : "Simulation of snowbands in the Baltic Sea area with the coupled atmosphere-ocean-ice model COSMO-CLM/NEMO", "translator" : [ { "dropping-particle" : "", "family" : "Q5228", "given" : "", "non-dropping-particle" : "", "parse-names" : false, "suffix" : "" } ], "type" : "article-journal", "volume" : "26" }, "uris" : [ "http://www.mendeley.com/documents/?uuid=36fe3ab1-afc0-41b2-b77c-d42759324369" ] } ], "mendeley" : { "formattedCitation" : "(Pham et al., 2017)", "plainTextFormattedCitation" : "(Pham et al., 2017)", "previouslyFormattedCitation" : "(Pham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(Pham et al., 2017)</w:t>
      </w:r>
      <w:r w:rsidRPr="003F2D6A">
        <w:rPr>
          <w:rFonts w:cs="Times New Roman"/>
          <w:lang w:val="en-GB"/>
        </w:rPr>
        <w:fldChar w:fldCharType="end"/>
      </w:r>
      <w:r w:rsidRPr="003F2D6A">
        <w:rPr>
          <w:rFonts w:cs="Times New Roman"/>
          <w:lang w:val="en-GB"/>
        </w:rPr>
        <w:t xml:space="preserve">. The positive impact of ocean-coupling on the simulation of strongly convective phenomena such as Medicanes, a class of severe cyclones in the Mediterranean, can only be diagnosed when using relatively fine atmospheric resolution of about 10 km </w:t>
      </w:r>
      <w:r w:rsidRPr="003F2D6A">
        <w:rPr>
          <w:rFonts w:cs="Times New Roman"/>
          <w:lang w:val="en-GB"/>
        </w:rPr>
        <w:fldChar w:fldCharType="begin" w:fldLock="1"/>
      </w:r>
      <w:r w:rsidR="000465A7">
        <w:rPr>
          <w:rFonts w:cs="Times New Roman"/>
          <w:lang w:val="en-GB"/>
        </w:rPr>
        <w:instrText>ADDIN CSL_CITATION { "citationItems" : [ { "id" : "ITEM-1", "itemData" : { "DOI" : "10.5194/nhess-14-2189-2014", "ISSN" : "1684-9981", "abstract" : "Abstract. So-called medicanes (Mediterranean hurricanes) are meso-scale, marine, and warm-core Mediterranean cyclones that exhibit some similarities to tropical cyclones. The strong cyclonic winds associated with medicanes threaten the highly populated coastal areas around the Mediterranean basin. To reduce the risk of casualties and overall negative impacts, it is important to improve the understanding of medicanes with the use of numerical models. In this study, we employ an atmospheric limited-area model (COSMO-CLM) coupled with a one-dimensional ocean model (1-D NEMO-MED12) to simulate medicanes. The aim of this study is to assess the robustness of the coupled model in simulating these extreme events. For this purpose, 11 historical medicane events are simulated using the atmosphere-only model, COSMO-CLM, and coupled model, with different setups (horizontal atmospheric grid spacings of 0.44, 0.22, and 0.08&amp;deg;; with/without spectral nudging, and an ocean grid spacing of 1/12&amp;deg;). The results show that at high resolution, the coupled model is able to not only simulate most of medicane events but also improve the track length, core temperature, and wind speed of simulated medicanes compared to the atmosphere-only simulations. The results suggest that the coupled model is more proficient for systemic and detailed studies of historical medicane events, and that this model can be an effective tool for future projections.", "author" : [ { "dropping-particle" : "", "family" : "Akhtar", "given" : "N.", "non-dropping-particle" : "", "parse-names" : false, "suffix" : "" }, { "dropping-particle" : "", "family" : "Brauch", "given" : "J.", "non-dropping-particle" : "", "parse-names" : false, "suffix" : "" }, { "dropping-particle" : "", "family" : "Dobler", "given" : "A.", "non-dropping-particle" : "", "parse-names" : false, "suffix" : "" }, { "dropping-particle" : "", "family" : "B\u00e9ranger", "given" : "K.", "non-dropping-particle" : "", "parse-names" : false, "suffix" : "" }, { "dropping-particle" : "", "family" : "Ahrens", "given" : "B.", "non-dropping-particle" : "", "parse-names" : false, "suffix" : "" } ], "container-title" : "Natural Hazards and Earth System Sciences", "id" : "ITEM-1", "issue" : "8", "issued" : { "date-parts" : [ [ "2014", "8", "26" ] ] }, "page" : "2189-2201", "title" : "Medicanes in an ocean\u2013atmosphere coupled regional climate model", "translator" : [ { "dropping-particle" : "", "family" : "Q5693", "given" : "", "non-dropping-particle" : "", "parse-names" : false, "suffix" : "" } ], "type" : "article-journal", "volume" : "14" }, "uris" : [ "http://www.mendeley.com/documents/?uuid=24747290-2265-4884-89fa-5dcdfdd5ce70" ] }, { "id" : "ITEM-2",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"ITEM-2",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"id" : "ITEM-3", "itemData" : { "DOI" : "10.1007/s00382-016-3456-1", "ISSN" : "0930-7575", "abstract" : "Medicanes are cyclones over the Mediterranean Sea having a tropical-like structure but a rather small size, that can produce significant damage due to the combination of intense winds and heavy precipitation. Future climate projections, performed generally with individual atmospheric climate models, indicate that the intensity of the medicanes could increase under climate change conditions. The availability of large ensembles of high resolution and ocean\u2013atmosphere coupled regional climate model (RCM) simulations, performed in MedCORDEX and EURO-CORDEX projects, represents an opportunity to improve the assessment of the impact of climate change on medicanes. As a first step towards such an improved assessment, we analyze the ability of the RCMs used in these projects to reproduce the observed characteristics of medicanes, and the impact of increased resolution and air-sea coupling on their simulation. In these storms, air-sea interaction plays a fundamental role in their formation and intensification, a different mechanism from that of extra-tropical cyclones, where the baroclinic instability mechanism prevails. An observational database, based on satellite images combined with high resolution simulations (Miglietta et al. in Geophys Res Lett 40:2400\u20132405, 2013), is used as a reference for evaluating the simulations. In general, the simulated medicanes do not coincide on a case-by-case basis with the observed medicanes. However, observed medicanes with a high intensity and relatively long duration of tropical characteristics are better replicated in simulations. The observed spatial distribution of medicanes is generally well simulated, while the monthly distribution reveals the difficulty of simulating the medicanes that first appear in September after the summer minimum in occurrence. Increasing the horizontal resolution has a systematic and generally positive impact on the frequency of simulated medicanes, while the general underestimation of their intensity is not corrected in most cases. The capacity of a few models to better simulate the medicane intensity suggests that the model formulation is more important than reducing the grid spacing alone. A negative intensity feedback is frequently the result of air-sea interaction for tropical cyclones in other basins. The introduction of air-sea coupling in the present simulations has an overall limited impact on medicane frequency and intensity, but it produces an interesting seasonal shift of the simul\u2026", "author" : [ { "dropping-particle" : "", "family" : "Gaertner", "given" : "Miguel \u00c1ngel", "non-dropping-particle" : "", "parse-names" : false, "suffix" : "" }, { "dropping-particle" : "", "family" : "Gonz\u00e1lez-Alem\u00e1n", "given" : "Juan Jes\u00fas", "non-dropping-particle" : "", "parse-names" : false, "suffix" : "" }, { "dropping-particle" : "", "family" : "Romera", "given" : "Raquel", "non-dropping-particle" : "", "parse-names" : false, "suffix" : "" }, { "dropping-particle" : "", "family" : "Dom\u00ednguez", "given" : "Marta", "non-dropping-particle" : "", "parse-names" : false, "suffix" : "" }, { "dropping-particle" : "", "family" : "Gil", "given" : "Victoria", "non-dropping-particle" : "", "parse-names" : false, "suffix" : "" }, { "dropping-particle" : "", "family" : "S\u00e1nchez", "given" : "Enrique", "non-dropping-particle" : "", "parse-names" : false, "suffix" : "" }, { "dropping-particle" : "", "family" : "Gallardo", "given" : "Clemente", "non-dropping-particle" : "", "parse-names" : false, "suffix" : "" }, { "dropping-particle" : "", "family" : "Miglietta", "given" : "Mario Marcello", "non-dropping-particle" : "", "parse-names" : false, "suffix" : "" }, { "dropping-particle" : "", "family" : "Walsh", "given" : "Kevin J. E.", "non-dropping-particle" : "", "parse-names" : false, "suffix" : "" }, { "dropping-particle" : "V.", "family" : "Sein", "given" : "Dmitry", "non-dropping-particle" : "", "parse-names" : false, "suffix" : "" }, { "dropping-particle" : "", "family" : "Somot", "given" : "Samuel", "non-dropping-particle" : "", "parse-names" : false, "suffix" : "" }, { "dropping-particle" : "", "family" : "Dell\u2019Aquila", "given" : "Alessandro", "non-dropping-particle" : "", "parse-names" : false, "suffix" : "" }, { "dropping-particle" : "", "family" : "Teichmann", "given" : "Claas", "non-dropping-particle" : "", "parse-names" : false, "suffix" : "" }, { "dropping-particle" : "", "family" : "Ahrens", "given" : "Bodo", "non-dropping-particle" : "", "parse-names" : false, "suffix" : "" }, { "dropping-particle" : "", "family" : "Buonomo", "given" : "Erasmo", "non-dropping-particle" : "", "parse-names" : false, "suffix" : "" }, { "dropping-particle" : "", "family" : "Colette", "given" : "Augustin", "non-dropping-particle" : "", "parse-names" : false, "suffix" : "" }, { "dropping-particle" : "", "family" : "Bastin", "given" : "Sophie", "non-dropping-particle" : "", "parse-names" : false, "suffix" : "" }, { "dropping-particle" : "", "family" : "Meijgaard", "given" : "Erik", "non-dropping-particle" : "van", "parse-names" : false, "suffix" : "" }, { "dropping-particle" : "", "family" : "Nikulin", "given" : "Grigory", "non-dropping-particle" : "", "parse-names" : false, "suffix" : "" } ], "container-title" : "Climate Dynamics", "id" : "ITEM-3", "issue" : "3", "issued" : { "date-parts" : [ [ "2018", "8", "26" ] ] }, "page" : "1041-1057", "title" : "Simulation of medicanes over the Mediterranean Sea in a regional climate model ensemble: impact of ocean\u2013atmosphere coupling and increased resolution", "translator" : [ { "dropping-particle" : "", "family" : "Q6923", "given" : "", "non-dropping-particle" : "", "parse-names" : false, "suffix" : "" } ], "type" : "article-journal", "volume" : "51" }, "uris" : [ "http://www.mendeley.com/documents/?uuid=f79fc0b5-9ea5-42ab-8262-36e61254fefe" ] } ], "mendeley" : { "formattedCitation" : "(Akhtar et al., 2014; Flaounas et al., 2018; Gaertner et al., 2018)", "plainTextFormattedCitation" : "(Akhtar et al., 2014; Flaounas et al., 2018; Gaertner et al., 2018)", "previouslyFormattedCitation" : "(Akhtar et al., 2014; Flaounas et al., 2018; Gaertner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(Akhtar et al., 2014; Flaounas et al., 2018; Gaertner et al., 2018)</w:t>
      </w:r>
      <w:r w:rsidRPr="003F2D6A">
        <w:rPr>
          <w:rFonts w:cs="Times New Roman"/>
          <w:lang w:val="en-GB"/>
        </w:rPr>
        <w:fldChar w:fldCharType="end"/>
      </w:r>
      <w:r w:rsidRPr="003F2D6A">
        <w:rPr>
          <w:rFonts w:cs="Times New Roman"/>
          <w:lang w:val="en-GB"/>
        </w:rPr>
        <w:t xml:space="preserve">. A positive impact of ocean coupling has been quantified in marginal sea regions with reduced large-scale influence (e.g., in the Baltic Sea area during weak phases of the NAO and thus weak influence of Atlantic westerlies </w:t>
      </w:r>
      <w:r w:rsidRPr="003F2D6A">
        <w:rPr>
          <w:rFonts w:cs="Times New Roman"/>
          <w:lang w:val="en-GB"/>
        </w:rPr>
        <w:fldChar w:fldCharType="begin" w:fldLock="1"/>
      </w:r>
      <w:r w:rsidR="000465A7">
        <w:rPr>
          <w:rFonts w:cs="Times New Roman"/>
          <w:lang w:val="en-GB"/>
        </w:rPr>
        <w:instrText>ADDIN CSL_CITATION { "citationItems" : [ { "id" : "ITEM-1",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"ITEM-1",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"id" : "ITEM-2", "itemData" : { "DOI" : "10.1127/metz/2018/0872", "ISSN" : "0941-2948", "author" : [ { "dropping-particle" : "Van", "family" : "Pham", "given" : "Trang", "non-dropping-particle" : "", "parse-names" : false, "suffix" : "" }, { "dropping-particle" : "", "family" : "Brauch", "given" : "Jennifer", "non-dropping-particle" : "", "parse-names" : false, "suffix" : "" }, { "dropping-particle" : "", "family" : "Fr\u00fch", "given" : "Barbara", "non-dropping-particle" : "", "parse-names" : false, "suffix" : "" }, { "dropping-particle" : "", "family" : "Ahrens", "given" : "Bodo", "non-dropping-particle" : "", "parse-names" : false, "suffix" : "" } ], "container-title" : "Meteorologische Zeitschrift", "id" : "ITEM-2", "issue" : "5", "issued" : { "date-parts" : [ [ "2018", "12", "7" ] ] }, "page" : "391-399", "title" : "Added decadal prediction skill with the coupled regional climate model COSMO-CLM/NEMO", "translator" : [ { "dropping-particle" : "", "family" : "Q5524", "given" : "", "non-dropping-particle" : "", "parse-names" : false, "suffix" : "" } ], "type" : "article-journal", "volume" : "27" }, "uris" : [ "http://www.mendeley.com/documents/?uuid=0210a41b-1c87-44c0-8279-4975916befa3" ] } ], "mendeley" : { "formattedCitation" : "(Kjellstr\u00f6m et al., 2005; Pham et al., 2018)", "plainTextFormattedCitation" : "(Kjellstr\u00f6m et al., 2005; Pham et al., 2018)", "previouslyFormattedCitation" : "(Kjellstr\u00f6m et al., 2005; Pham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(Kjellström et al., 2005; Pham et al., 2018)</w:t>
      </w:r>
      <w:r w:rsidRPr="003F2D6A">
        <w:rPr>
          <w:rFonts w:cs="Times New Roman"/>
          <w:lang w:val="en-GB"/>
        </w:rPr>
        <w:fldChar w:fldCharType="end"/>
      </w:r>
      <w:r w:rsidRPr="003F2D6A">
        <w:rPr>
          <w:rFonts w:cs="Times New Roman"/>
          <w:lang w:val="en-GB"/>
        </w:rPr>
        <w:t xml:space="preserve">). There is some evidence that coupled ocean-components also positively impact RCM simulations of inland climates such as precipitation extremes in Central Europe </w:t>
      </w:r>
      <w:r w:rsidRPr="003F2D6A">
        <w:rPr>
          <w:rFonts w:cs="Times New Roman"/>
          <w:lang w:val="en-GB"/>
        </w:rPr>
        <w:fldChar w:fldCharType="begin" w:fldLock="1"/>
      </w:r>
      <w:r w:rsidR="000465A7">
        <w:rPr>
          <w:rFonts w:cs="Times New Roman"/>
          <w:lang w:val="en-GB"/>
        </w:rPr>
        <w:instrText>ADDIN CSL_CITATION { "citationItems" : [ { "id" : "ITEM-1", "itemData" : { "DOI" : "10.1007/s00382-017-3546-8", "ISSN" : "0930-7575", "author" : [ { "dropping-particle" : "", "family" : "Ho-Hagemann", "given" : "Ha Thi Minh", "non-dropping-particle" : "", "parse-names" : false, "suffix" : "" }, { "dropping-particle" : "", "family" : "Gr\u00f6ger", "given" : "Matthias", "non-dropping-particle" : "", "parse-names" : false, "suffix" : "" }, { "dropping-particle" : "", "family" : "Rockel", "given" : "Burkhardt", "non-dropping-particle" : "", "parse-names" : false, "suffix" : "" }, { "dropping-particle" : "", "family" : "Zahn", "given" : "Matthias", "non-dropping-particle" : "", "parse-names" : false, "suffix" : "" }, { "dropping-particle" : "", "family" : "Geyer", "given" : "Beate", "non-dropping-particle" : "", "parse-names" : false, "suffix" : "" }, { "dropping-particle" : "", "family" : "Meier", "given" : "H. E. Markus", "non-dropping-particle" : "", "parse-names" : false, "suffix" : "" } ], "container-title" : "Climate Dynamics", "id" : "ITEM-1", "issue" : "11-12", "issued" : { "date-parts" : [ [ "2017", "12", "10" ] ] }, "page" : "3851-3876", "title" : "Effects of air-sea coupling over the North Sea and the Baltic Sea on simulated summer precipitation over Central Europe", "translator" : [ { "dropping-particle" : "", "family" : "Q5551", "given" : "", "non-dropping-particle" : "", "parse-names" : false, "suffix" : "" } ], "type" : "article-journal", "volume" : "49" }, "uris" : [ "http://www.mendeley.com/documents/?uuid=287e4299-3266-4579-89c9-b8b98d81a8c6" ] }, { "id" : "ITEM-2", "itemData" : { "DOI" : "10.1007/s00382-019-04906-x", "ISSN" : "0930-7575", "author" : [ { "dropping-particle" : "", "family" : "Akhtar", "given" : "Naveed", "non-dropping-particle" : "", "parse-names" : false, "suffix" : "" }, { "dropping-particle" : "", "family" : "Krug", "given" : "Amelie", "non-dropping-particle" : "", "parse-names" : false, "suffix" : "" }, { "dropping-particle" : "", "family" : "Brauch", "given" : "Jennifer", "non-dropping-particle" : "", "parse-names" : false, "suffix" : "" }, { "dropping-particle" : "", "family" : "Arsouze", "given" : "Thomas", "non-dropping-particle" : "", "parse-names" : false, "suffix" : "" }, { "dropping-particle" : "", "family" : "Dieterich", "given" : "Christian", "non-dropping-particle" : "", "parse-names" : false, "suffix" : "" }, { "dropping-particle" : "", "family" : "Ahrens", "given" : "Bodo", "non-dropping-particle" : "", "parse-names" : false, "suffix" : "" } ], "container-title" : "Climate Dynamics", "id" : "ITEM-2", "issue" : "9-10", "issued" : { "date-parts" : [ [ "2019", "11", "1" ] ] }, "page" : "5967-5984", "title" : "European marginal seas in a regional atmosphere\u2013ocean coupled model and their impact on Vb-cyclones and associated precipitation", "translator" : [ { "dropping-particle" : "", "family" : "Q5235", "given" : "", "non-dropping-particle" : "", "parse-names" : false, "suffix" : "" } ], "type" : "article-journal", "volume" : "53" }, "uris" : [ "http://www.mendeley.com/documents/?uuid=a802410a-4405-4a76-943d-55a073a9e051" ] } ], "mendeley" : { "formattedCitation" : "(Ho-Hagemann et al., 2017; Akhtar et al., 2019)", "plainTextFormattedCitation" : "(Ho-Hagemann et al., 2017; Akhtar et al., 2019)", "previouslyFormattedCitation" : "(Ho-Hagemann et al., 2017; Akhtar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(Ho-Hagemann et al., 2017; Akhtar et al., 2019)</w:t>
      </w:r>
      <w:r w:rsidRPr="003F2D6A">
        <w:rPr>
          <w:rFonts w:cs="Times New Roman"/>
          <w:lang w:val="en-GB"/>
        </w:rPr>
        <w:fldChar w:fldCharType="end"/>
      </w:r>
      <w:r w:rsidRPr="003F2D6A">
        <w:rPr>
          <w:rFonts w:cs="Times New Roman"/>
          <w:lang w:val="en-GB"/>
        </w:rPr>
        <w:t xml:space="preserve">. There </w:t>
      </w:r>
      <w:r w:rsidRPr="003F2D6A">
        <w:rPr>
          <w:rFonts w:cs="Times New Roman"/>
          <w:i/>
          <w:iCs/>
          <w:lang w:val="en-GB"/>
        </w:rPr>
        <w:t>is high confidence</w:t>
      </w:r>
      <w:r w:rsidRPr="003F2D6A">
        <w:rPr>
          <w:rFonts w:cs="Times New Roman"/>
          <w:lang w:val="en-GB"/>
        </w:rPr>
        <w:t xml:space="preserve"> that coupled ocean-atmosphere RCMs improve the representation of ocean-atmosphere feedbacks and related phenomena.</w:t>
      </w:r>
    </w:p>
    <w:p w14:paraId="4A0B552E" w14:textId="77777777" w:rsidR="00E2170D" w:rsidRPr="003F2D6A" w:rsidRDefault="00E2170D" w:rsidP="00E2170D">
      <w:pPr>
        <w:pStyle w:val="AR6BodyText"/>
        <w:rPr>
          <w:rFonts w:cs="Times New Roman"/>
          <w:lang w:val="en-GB"/>
        </w:rPr>
      </w:pPr>
    </w:p>
    <w:p w14:paraId="2FCFB475" w14:textId="63DF9C96" w:rsidR="00E2170D" w:rsidRPr="003F2D6A" w:rsidRDefault="00E2170D" w:rsidP="00E2170D">
      <w:pPr>
        <w:pStyle w:val="AR6BodyText"/>
        <w:rPr>
          <w:rFonts w:cs="Times New Roman"/>
          <w:lang w:val="en-GB"/>
        </w:rPr>
      </w:pPr>
      <w:r w:rsidRPr="003F2D6A">
        <w:rPr>
          <w:rFonts w:cs="Times New Roman"/>
          <w:lang w:val="en-GB"/>
        </w:rPr>
        <w:t xml:space="preserve">The influence of ice sheet mass balance on regional climate, explored with global and regional models by </w:t>
      </w:r>
      <w:r w:rsidRPr="003F2D6A">
        <w:rPr>
          <w:rFonts w:ascii="Verdana" w:hAnsi="Verdana"/>
          <w:sz w:val="14"/>
          <w:szCs w:val="14"/>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"10.5194/tc-12-811-2018", "ISSN" : "1994-0424", "abstract" : "Abstract. We evaluate modelled Greenland ice sheet (GrIS) near-surface climate, surface energy balance (SEB) and surface mass balance (SMB) from the updated regional climate model RACMO2 (1958\u20132016). The new model version, referred to as RACMO2.3p2, incorporates updated glacier outlines, topography and ice albedo fields. Parameters in the cloud scheme governing the conversion of cloud condensate into precipitation have been tuned to correct inland snowfall underestimation: snow properties are modified to reduce drifting snow and melt production in the ice sheet percolation zone. The ice albedo prescribed in the updated model is lower at the ice sheet margins, increasing ice melt locally. RACMO2.3p2 shows good agreement compared to in situ meteorological data and point SEB/SMB measurements, and better resolves the spatial patterns and temporal variability of SMB compared with the previous model version, notably in the north-east, south-east and along the K-transect in south-western Greenland. This new model version provides updated, high-resolution gridded fields of the GrIS present-day climate and SMB, and will be used for projections of the GrIS climate and SMB in response to a future climate scenario in a forthcoming study.", "author" : [ { "dropping-particle" : "", "family" : "No\u00ebl", "given" : "Brice", "non-dropping-particle" : "", "parse-names" : false, "suffix" : "" }, { "dropping-particle" : "", "family" : "Berg", "given" : "Willem Jan", "non-dropping-particle" : "van de", "parse-names" : false, "suffix" : "" }, { "dropping-particle" : "", "family" : "Wessem", "given" : "J. Melchior", "non-dropping-particle" : "van", "parse-names" : false, "suffix" : "" }, { "dropping-particle" : "", "family" : "Meijgaard", "given" : "Erik", "non-dropping-particle" : "van", "parse-names" : false, "suffix" : "" }, { "dropping-particle" : "", "family" : "As", "given" : "Dirk", "non-dropping-particle" : "van", "parse-names" : false, "suffix" : "" }, { "dropping-particle" : "", "family" : "Lenaerts", "given" : "Jan T. M.", "non-dropping-particle" : "", "parse-names" : false, "suffix" : "" }, { "dropping-particle" : "", "family" : "Lhermitte", "given" : "Stef", "non-dropping-particle" : "", "parse-names" : false, "suffix" : "" }, { "dropping-particle" : "", "family" : "Kuipers Munneke", "given" : "Peter", "non-dropping-particle" : "", "parse-names" : false, "suffix" : "" }, { "dropping-particle" : "", "family" : "Smeets", "given" : "C. J. P. Paul", "non-dropping-particle" : "", "parse-names" : false, "suffix" : "" }, { "dropping-particle" : "", "family" : "Ulft", "given" : "Lambertus H.", "non-dropping-particle" : "van", "parse-names" : false, "suffix" : "" }, { "dropping-particle" : "", "family" : "Wal", "given" : "Roderik S. W.", "non-dropping-particle" : "van de", "parse-names" : false, "suffix" : "" }, { "dropping-particle" : "", "family" : "Broeke", "given" : "Michiel R.", "non-dropping-particle" : "van den", "parse-names" : false, "suffix" : "" } ], "container-title" : "The Cryosphere", "id" : "ITEM-1", "issue" : "3", "issued" : { "date-parts" : [ [ "2018", "3", "6" ] ] }, "page" : "811-831", "title" : "Modelling the climate and surface mass balance of polar ice sheets using RACMO2 \u2013 Part 1: Greenland (1958\u20132016)", "translator" : [ { "dropping-particle" : "", "family" : "Q6585", "given" : "", "non-dropping-particle" : "", "parse-names" : false, "suffix" : "" } ], "type" : "article-journal", "volume" : "12" }, "uris" : [ "http://www.mendeley.com/documents/?uuid=ad5f89ab-4f32-474e-a07b-d6430bdec6b9" ] }, { "id" : "ITEM-2", "itemData" : { "DOI" : "10.5194/tc-14-3935-2020", "ISSN" : "1994-0424", "author" : [ { "dropping-particle" : "", "family" : "Fettweis", "given" : "Xavier", "non-dropping-particle" : "", "parse-names" : false, "suffix" : "" }, { "dropping-particle" : "", "family" : "Hofer", "given" : "Stefan", "non-dropping-particle" : "", "parse-names" : false, "suffix" : "" }, { "dropping-particle" : "", "family" : "Krebs-Kanzow", "given" : "Uta", "non-dropping-particle" : "", "parse-names" : false, "suffix" : "" }, { "dropping-particle" : "", "family" : "Amory", "given" : "Charles", "non-dropping-particle" : "", "parse-names" : false, "suffix" : "" }, { "dropping-particle" : "", "family" : "Aoki", "given" : "Teruo", "non-dropping-particle" : "", "parse-names" : false, "suffix" : "" }, { "dropping-particle" : "", "family" : "Berends", "given" : "Constantijn J.", "non-dropping-particle" : "", "parse-names" : false, "suffix" : "" }, { "dropping-particle" : "", "family" : "Born", "given" : "Andreas", "non-dropping-particle" : "", "parse-names" : false, "suffix" : "" }, { "dropping-particle" : "", "family" : "Box", "given" : "Jason E.", "non-dropping-particle" : "", "parse-names" : false, "suffix" : "" }, { "dropping-particle" : "", "family" : "Delhasse", "given" : "Alison", "non-dropping-particle" : "", "parse-names" : false, "suffix" : "" }, { "dropping-particle" : "", "family" : "Fujita", "given" : "Koji", "non-dropping-particle" : "", "parse-names" : false, "suffix" : "" }, { "dropping-particle" : "", "family" : "Gierz", "given" : "Paul", "non-dropping-particle" : "", "parse-names" : false, "suffix" : "" }, { "dropping-particle" : "", "family" : "Goelzer", "given" : "Heiko", "non-dropping-particle" : "", "parse-names" : false, "suffix" : "" }, { "dropping-particle" : "", "family" : "Hanna", "given" : "Edward", "non-dropping-particle" : "", "parse-names" : false, "suffix" : "" }, { "dropping-particle" : "", "family" : "Hashimoto", "given" : "Akihiro", "non-dropping-particle" : "", "parse-names" : false, "suffix" : "" }, { "dropping-particle" : "", "family" : "Huybrechts", "given" : "Philippe", "non-dropping-particle" : "", "parse-names" : false, "suffix" : "" }, { "dropping-particle" : "", "family" : "Kapsch", "given" : "Marie-Luise", "non-dropping-particle" : "", "parse-names" : false, "suffix" : "" }, { "dropping-particle" : "", "family" : "King", "given" : "Michalea D.", "non-dropping-particle" : "", "parse-names" : false, "suffix" : "" }, { "dropping-particle" : "", "family" : "Kittel", "given" : "Christoph", "non-dropping-particle" : "", "parse-names" : false, "suffix" : "" }, { "dropping-particle" : "", "family" : "Lang", "given" : "Charlotte", "non-dropping-particle" : "", "parse-names" : false, "suffix" : "" }, { "dropping-particle" : "", "family" : "Langen", "given" : "Peter L.", "non-dropping-particle" : "", "parse-names" : false, "suffix" : "" }, { "dropping-particle" : "", "family" : "Lenaerts", "given" : "Jan T. M.", "non-dropping-particle" : "", "parse-names" : false, "suffix" : "" }, { "dropping-particle" : "", "family" : "Liston", "given" : "Glen E.", "non-dropping-particle" : "", "parse-names" : false, "suffix" : "" }, { "dropping-particle" : "", "family" : "Lohmann", "given" : "Gerrit", "non-dropping-particle" : "", "parse-names" : false, "suffix" : "" }, { "dropping-particle" : "", "family" : "Mernild", "given" : "Sebastian H.",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"Mottram", "given" : "Ruth H.", "non-dropping-particle" : "", "parse-names" : false, "suffix" : "" }, { "dropping-particle" : "", "family" : "Niwano", "given" : "Masashi", "non-dropping-particle" : "", "parse-names" : false, "suffix" : "" }, { "dropping-particle" : "", "family" : "No\u00ebl", "given" : "Brice", "non-dropping-particle" : "", "parse-names" : false, "suffix" : "" }, { "dropping-particle" : "", "family" : "Ryan", "given" : "Jonathan C.", "non-dropping-particle" : "", "parse-names" : false, "suffix" : "" }, { "dropping-particle" : "", "family" : "Smith", "given" : "Amy", "non-dropping-particle" : "", "parse-names" : false, "suffix" : "" }, { "dropping-particle" : "", "family" : "Streffing", "given" : "Jan", "non-dropping-particle" : "", "parse-names" : false, "suffix" : "" }, { "dropping-particle" : "", "family" : "Tedesco", "given" : "Marco", "non-dropping-particle" : "", "parse-names" : false, "suffix" : "" }, { "dropping-particle" : "", "family" : "Berg", "given" : "Willem Jan", "non-dropping-particle" : "van de", "parse-names" : false, "suffix" : "" }, { "dropping-particle" : "", "family" : "Broeke", "given" : "Michiel", "non-dropping-particle" : "van den", "parse-names" : false, "suffix" : "" }, { "dropping-particle" : "", "family" : "Wal", "given" : "Roderik S. W.", "non-dropping-particle" : "van de", "parse-names" : false, "suffix" : "" }, { "dropping-particle" : "", "family" : "Kampenhout", "given" : "Leo", "non-dropping-particle" : "van", "parse-names" : false, "suffix" : "" }, { "dropping-particle" : "", "family" : "Wilton", "given" : "David", "non-dropping-particle" : "", "parse-names" : false, "suffix" : "" }, { "dropping-particle" : "", "family" : "Wouters", "given" : "Bert", "non-dropping-particle" : "", "parse-names" : false, "suffix" : "" }, { "dropping-particle" : "", "family" : "Ziemen", "given" : "Florian", "non-dropping-particle" : "", "parse-names" : false, "suffix" : "" }, { "dropping-particle" : "", "family" : "Zolles", "given" : "Tobias", "non-dropping-particle" : "", "parse-names" : false, "suffix" : "" } ], "container-title" : "The Cryosphere", "id" : "ITEM-2", "issue" : "11", "issued" : { "date-parts" : [ [ "2020", "11", "11" ] ] }, "page" : "3935-3958", "title" : "GrSMBMIP: intercomparison of the modelled 1980\u20132012 surface mass balance over the Greenland Ice Sheet", "translator" : [ { "dropping-particle" : "", "family" : "Q6587", "given" : "", "non-dropping-particle" : "", "parse-names" : false, "suffix" : "" } ], "type" : "article-journal", "volume" : "14" }, "uris" : [ "http://www.mendeley.com/documents/?uuid=fe50fe4e-aba5-4f66-8c17-531fee18f3c6" ] } ], "mendeley" : { "formattedCitation" : "(No\u00ebl et al., 2018; Fettweis et al., 2020)", "plainTextFormattedCitation" : "(No\u00ebl et al., 2018; Fettweis et al., 2020)", "previouslyFormattedCitation" : "(No\u00ebl et al., 2018; Fettweis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(Noël et al., 2018; Fettweis et al., 2020)</w:t>
      </w:r>
      <w:r w:rsidRPr="003F2D6A">
        <w:rPr>
          <w:rFonts w:cs="Times New Roman"/>
          <w:lang w:val="en-GB"/>
        </w:rPr>
        <w:fldChar w:fldCharType="end"/>
      </w:r>
      <w:r w:rsidRPr="003F2D6A">
        <w:rPr>
          <w:rFonts w:cs="Times New Roman"/>
          <w:lang w:val="en-GB"/>
        </w:rPr>
        <w:t xml:space="preserve">, is discussed </w:t>
      </w:r>
      <w:r w:rsidRPr="004D7140">
        <w:rPr>
          <w:rFonts w:cs="Times New Roman"/>
          <w:lang w:val="en-GB"/>
        </w:rPr>
        <w:t xml:space="preserve">in </w:t>
      </w:r>
      <w:r w:rsidRPr="002B52B1">
        <w:rPr>
          <w:rFonts w:cs="Times New Roman"/>
          <w:lang w:val="en-GB"/>
        </w:rPr>
        <w:t>Section 9.4</w:t>
      </w:r>
      <w:r w:rsidRPr="004D7140">
        <w:rPr>
          <w:rFonts w:cs="Times New Roman"/>
          <w:lang w:val="en-GB"/>
        </w:rPr>
        <w:t>.</w:t>
      </w:r>
    </w:p>
    <w:p w14:paraId="4E4AB1D0" w14:textId="77777777" w:rsidR="00E2170D" w:rsidRPr="00441820" w:rsidRDefault="00E2170D" w:rsidP="00E2170D">
      <w:pPr>
        <w:autoSpaceDE w:val="0"/>
        <w:autoSpaceDN w:val="0"/>
        <w:adjustRightInd w:val="0"/>
        <w:ind w:left="480" w:hanging="480"/>
        <w:rPr>
          <w:sz w:val="20"/>
          <w:szCs w:val="20"/>
          <w:lang w:val="en-US"/>
        </w:rPr>
      </w:pPr>
    </w:p>
    <w:p w14:paraId="22945314" w14:textId="77777777" w:rsidR="00E2170D" w:rsidRPr="003F2D6A" w:rsidRDefault="00E2170D" w:rsidP="00E2170D">
      <w:pPr>
        <w:pStyle w:val="AR6BodyText"/>
        <w:rPr>
          <w:rFonts w:cs="Times New Roman"/>
          <w:lang w:val="en-GB"/>
        </w:rPr>
      </w:pPr>
    </w:p>
    <w:p w14:paraId="2F43E9ED" w14:textId="77777777" w:rsidR="00E2170D" w:rsidRPr="003F2D6A" w:rsidRDefault="00E2170D" w:rsidP="00E2170D">
      <w:pPr>
        <w:pStyle w:val="AR6Chap10Level310111"/>
        <w:rPr>
          <w:lang w:val="en-GB"/>
        </w:rPr>
      </w:pPr>
      <w:bookmarkStart w:id="788" w:name="_Toc5899666"/>
      <w:bookmarkStart w:id="789" w:name="_Toc6837987"/>
      <w:bookmarkStart w:id="790" w:name="_Toc29679436"/>
      <w:bookmarkStart w:id="791" w:name="_Toc30602396"/>
      <w:bookmarkStart w:id="792" w:name="_Toc70454741"/>
      <w:r w:rsidRPr="003F2D6A">
        <w:rPr>
          <w:lang w:val="en-GB"/>
        </w:rPr>
        <w:t>Performance at simulating regional drivers of climate and climate change</w:t>
      </w:r>
      <w:bookmarkEnd w:id="788"/>
      <w:bookmarkEnd w:id="789"/>
      <w:bookmarkEnd w:id="790"/>
      <w:bookmarkEnd w:id="791"/>
      <w:bookmarkEnd w:id="792"/>
    </w:p>
    <w:p w14:paraId="5B7203C2" w14:textId="77777777" w:rsidR="00E2170D" w:rsidRPr="003F2D6A" w:rsidRDefault="00E2170D" w:rsidP="00E2170D">
      <w:pPr>
        <w:pStyle w:val="AR6BodyText"/>
        <w:rPr>
          <w:rFonts w:cs="Times New Roman"/>
          <w:lang w:val="en-GB"/>
        </w:rPr>
      </w:pPr>
    </w:p>
    <w:p w14:paraId="40072170" w14:textId="535122D7" w:rsidR="00E2170D" w:rsidRPr="003F2D6A" w:rsidRDefault="00E2170D" w:rsidP="00E2170D">
      <w:pPr>
        <w:pStyle w:val="AR6BodyText"/>
        <w:rPr>
          <w:rFonts w:cs="Times New Roman"/>
          <w:lang w:val="en-GB"/>
        </w:rPr>
      </w:pPr>
      <w:r w:rsidRPr="003F2D6A">
        <w:rPr>
          <w:rFonts w:cs="Times New Roman"/>
          <w:lang w:val="en-GB"/>
        </w:rPr>
        <w:t xml:space="preserve">Dust, with its regional character in both emissions and </w:t>
      </w:r>
      <w:r w:rsidR="00F62808">
        <w:rPr>
          <w:rFonts w:cs="Times New Roman"/>
          <w:lang w:val="en-GB"/>
        </w:rPr>
        <w:t>climatic influences</w:t>
      </w:r>
      <w:r w:rsidRPr="003F2D6A">
        <w:rPr>
          <w:rFonts w:cs="Times New Roman"/>
          <w:lang w:val="en-GB"/>
        </w:rPr>
        <w:t xml:space="preserve">, has traditionally been specified in climate simulations with a climatological estimate. In CMIP5 models, the influence of vegetation changes on mineral dust is largely underestimated while the influence of surface wind and precipitation are overestimated, resulting in a low bias of dust load </w:t>
      </w:r>
      <w:r w:rsidRPr="003F2D6A">
        <w:rPr>
          <w:rFonts w:cs="Times New Roman"/>
          <w:lang w:val="en-GB"/>
        </w:rPr>
        <w:fldChar w:fldCharType="begin" w:fldLock="1"/>
      </w:r>
      <w:r w:rsidR="000465A7">
        <w:rPr>
          <w:rFonts w:cs="Times New Roman"/>
          <w:lang w:val="en-GB"/>
        </w:rPr>
        <w:instrText>ADDIN CSL_CITATION { "citationItems" : [ { "id" : "ITEM-1",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"ITEM-1",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"(Pu and Ginoux, 2018)", "plainTextFormattedCitation" : "(Pu and Ginoux, 2018)", "previouslyFormattedCitation" : "(Pu and Ginoux,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(Pu and Ginoux, 2018)</w:t>
      </w:r>
      <w:r w:rsidRPr="003F2D6A">
        <w:rPr>
          <w:rFonts w:cs="Times New Roman"/>
          <w:lang w:val="en-GB"/>
        </w:rPr>
        <w:fldChar w:fldCharType="end"/>
      </w:r>
      <w:r w:rsidRPr="003F2D6A">
        <w:rPr>
          <w:rFonts w:cs="Times New Roman"/>
          <w:lang w:val="en-GB"/>
        </w:rPr>
        <w:t xml:space="preserve">. Interactive dust emission modules that simulate the dust optical depth in most of the key emission regions have only been recently introduced </w:t>
      </w:r>
      <w:r w:rsidRPr="003F2D6A">
        <w:rPr>
          <w:rFonts w:cs="Times New Roman"/>
          <w:lang w:val="en-GB"/>
        </w:rPr>
        <w:fldChar w:fldCharType="begin" w:fldLock="1"/>
      </w:r>
      <w:r w:rsidR="000465A7">
        <w:rPr>
          <w:rFonts w:cs="Times New Roman"/>
          <w:lang w:val="en-GB"/>
        </w:rPr>
        <w:instrText>ADDIN CSL_CITATION { "citationItems" : [ { "id" : "ITEM-1",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"ITEM-1",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"(Pu and Ginoux, 2018)", "plainTextFormattedCitation" : "(Pu and Ginoux, 2018)", "previouslyFormattedCitation" : "(Pu and Ginoux,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(Pu and Ginoux, 2018)</w:t>
      </w:r>
      <w:r w:rsidRPr="003F2D6A">
        <w:rPr>
          <w:rFonts w:cs="Times New Roman"/>
          <w:lang w:val="en-GB"/>
        </w:rPr>
        <w:fldChar w:fldCharType="end"/>
      </w:r>
      <w:r w:rsidRPr="003F2D6A">
        <w:rPr>
          <w:rFonts w:cs="Times New Roman"/>
          <w:lang w:val="en-GB"/>
        </w:rPr>
        <w:t xml:space="preserve">. However, coarse dust is underestimated in global models </w:t>
      </w:r>
      <w:r w:rsidRPr="003F2D6A">
        <w:rPr>
          <w:rFonts w:cs="Times New Roman"/>
          <w:lang w:val="en-GB"/>
        </w:rPr>
        <w:fldChar w:fldCharType="begin" w:fldLock="1"/>
      </w:r>
      <w:r w:rsidR="000465A7">
        <w:rPr>
          <w:rFonts w:cs="Times New Roman"/>
          <w:lang w:val="en-GB"/>
        </w:rPr>
        <w:instrText>ADDIN CSL_CITATION { "citationItems" : [ { "id" : "ITEM-1", "itemData" : { "DOI" : "10.1126/sciadv.aaz9507", "abstract" : "Coarse mineral dust (diameter, &gt;=5 \u03bcm) is an important component of the Earth system that affects clouds, ocean ecosystems, and climate. Despite their significance, climate models consistently underestimate the amount of coarse dust in the atmosphere when compared to measurements. Here, we estimate the global load of coarse dust using a framework that leverages dozens of measurements of atmospheric dust size distributions. We find that the atmosphere contains 17 Tg of coarse dust, which is four times more than current climate models simulate. Our findings indicate that models deposit coarse dust out of the atmosphere too quickly. Accounting for this missing coarse dust adds a warming effect of 0.15 W\u00b7m-2 and increases the likelihood that dust net warms the climate system. We conclude that to properly represent the impact of dust on the Earth system, climate models must include an accurate treatment of coarse dust in the atmosphere.", "author" : [ { "dropping-particle" : "", "family" : "Adebiyi", "given" : "Adeyemi A", "non-dropping-particle" : "", "parse-names" : false, "suffix" : "" }, { "dropping-particle" : "", "family" : "Kok", "given" : "Jasper F", "non-dropping-particle" : "", "parse-names" : false, "suffix" : "" } ], "container-title" : "Science Advances", "id" : "ITEM-1", "issue" : "15", "issued" : { "date-parts" : [ [ "2020" ] ] }, "publisher" : "American Association for the Advancement of Science", "title" : "Climate models miss most of the coarse dust in the atmosphere", "translator" : [ { "dropping-particle" : "", "family" : "Q6915", "given" : "", "non-dropping-particle" : "", "parse-names" : false, "suffix" : "" } ], "type" : "article-journal", "volume" : "6" }, "uris" : [ "http://www.mendeley.com/documents/?uuid=2b127ab6-6e5f-492a-828f-d12fbef72205" ] } ], "mendeley" : { "formattedCitation" : "(Adebiyi and Kok, 2020)", "plainTextFormattedCitation" : "(Adebiyi and Kok, 2020)", "previouslyFormattedCitation" : "(Adebiyi and Kok,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(Adebiyi and Kok, 2020)</w:t>
      </w:r>
      <w:r w:rsidRPr="003F2D6A">
        <w:rPr>
          <w:rFonts w:cs="Times New Roman"/>
          <w:lang w:val="en-GB"/>
        </w:rPr>
        <w:fldChar w:fldCharType="end"/>
      </w:r>
      <w:r w:rsidRPr="003F2D6A">
        <w:rPr>
          <w:rFonts w:cs="Times New Roman"/>
          <w:lang w:val="en-GB"/>
        </w:rPr>
        <w:t xml:space="preserve">. Simulations of future changes in dust are hindered by the uncertainties in future regional wind and precipitation as the climate warms </w:t>
      </w:r>
      <w:r w:rsidRPr="003F2D6A">
        <w:rPr>
          <w:rFonts w:cs="Times New Roman"/>
          <w:lang w:val="en-GB"/>
        </w:rPr>
        <w:fldChar w:fldCharType="begin" w:fldLock="1"/>
      </w:r>
      <w:r w:rsidR="000465A7">
        <w:rPr>
          <w:rFonts w:cs="Times New Roman"/>
          <w:lang w:val="en-GB"/>
        </w:rPr>
        <w:instrText>ADDIN CSL_CITATION { "citationItems" : [ { "id" : "ITEM-1", "itemData" : { "DOI" : "10.1038/nature17149", "ISSN" : "1476-4687", "abstract" : "Variability in North African dust dispersal, which affects air quality and the amount of radiation reaching the ground, is captured by the wind patterns over the Sahara; climate models suggest a downward trend in dust concentration with increasing greenhouse gas emissions.",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"ITEM-1", "issue" : "7595", "issued" : { "date-parts" : [ [ "2016" ] ] }, "page" : "493-495", "title" : "The past, present and future of African dust", "translator" : [ { "dropping-particle" : "", "family" : "Q6148", "given" : "", "non-dropping-particle" : "", "parse-names" : false, "suffix" : "" } ], "type" : "article-journal", "volume" : "531" }, "uris" : [ "http://www.mendeley.com/documents/?uuid=5bb70c88-63c1-4c01-8b06-02b02afda75a" ] } ], "mendeley" : { "formattedCitation" : "(Evan et al., 2016)", "plainTextFormattedCitation" : "(Evan et al., 2016)", "previouslyFormattedCitation" : "(Evan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(Evan et al., 2016)</w:t>
      </w:r>
      <w:r w:rsidRPr="003F2D6A">
        <w:rPr>
          <w:rFonts w:cs="Times New Roman"/>
          <w:lang w:val="en-GB"/>
        </w:rPr>
        <w:fldChar w:fldCharType="end"/>
      </w:r>
      <w:r w:rsidRPr="003F2D6A">
        <w:rPr>
          <w:rFonts w:cs="Times New Roman"/>
          <w:lang w:val="en-GB"/>
        </w:rPr>
        <w:t>, in the effect of CO</w:t>
      </w:r>
      <w:r w:rsidRPr="003F2D6A">
        <w:rPr>
          <w:rFonts w:cs="Times New Roman"/>
          <w:vertAlign w:val="subscript"/>
          <w:lang w:val="en-GB"/>
        </w:rPr>
        <w:t>2</w:t>
      </w:r>
      <w:r w:rsidRPr="003F2D6A">
        <w:rPr>
          <w:rFonts w:cs="Times New Roman"/>
          <w:lang w:val="en-GB"/>
        </w:rPr>
        <w:t xml:space="preserve"> fertilization on source extent </w:t>
      </w:r>
      <w:r w:rsidRPr="003F2D6A">
        <w:rPr>
          <w:rFonts w:cs="Times New Roman"/>
          <w:lang w:val="en-GB"/>
        </w:rPr>
        <w:fldChar w:fldCharType="begin" w:fldLock="1"/>
      </w:r>
      <w:r w:rsidR="000465A7">
        <w:rPr>
          <w:rFonts w:cs="Times New Roman"/>
          <w:lang w:val="en-GB"/>
        </w:rPr>
        <w:instrText>ADDIN CSL_CITATION { "citationItems" : [ { "id" : "ITEM-1", "itemData" : { "DOI" : "10.1002/2016RG000550", "ISSN" : "8755-1209", "abstract" : "Abstract Drylands are home to more than 38% of the world's population and are one of the most sensitive areas to climate change and human activities. This review describes recent progress in dryland climate change research. Recent findings indicate that the long-term trend of the aridity index (AI) is mainly attributable to increased greenhouse gas emissions, while anthropogenic aerosols exert small effects but alter its attributions. Atmosphere-land interactions determine the intensity of regional response. The largest warming during the last 100\u00a0years was observed over drylands and accounted for more than half of the continental warming. The global pattern and interdecadal variability of aridity changes are modulated by oceanic oscillations. The different phases of those oceanic oscillations induce significant changes in land-sea and north-south thermal contrasts, which affect the intensity of the westerlies and planetary waves and the blocking frequency, thereby altering global changes in temperature and precipitation. During 1948?2008, the drylands in the Americas became wetter due to enhanced westerlies, whereas the drylands in the Eastern Hemisphere became drier because of the weakened East Asian summer monsoon. Drylands as defined by the AI have expanded over the last 60\u00a0years and are projected to expand in the 21st century. The largest expansion of drylands has occurred in semiarid regions since the early 1960s. Dryland expansion will lead to reduced carbon sequestration and enhanced regional warming. The increasing aridity, enhanced warming, and rapidly growing population will exacerbate the risk of land degradation and desertification in the near future in developing countries.", "author" : [ { "dropping-particle" : "", "family" : "Huang", "given" : "J", "non-dropping-particle" : "", "parse-names" : false, "suffix" : "" }, { "dropping-particle" : "", "family" : "Li", "given" : "Y", "non-dropping-particle" : "", "parse-names" : false, "suffix" : "" }, { "dropping-particle" : "", "family" : "Fu", "given" : "C", "non-dropping-particle" : "", "parse-names" : false, "suffix" : "" }, { "dropping-particle" : "", "family" : "Chen", "given" : "F", "non-dropping-particle" : "", "parse-names" : false, "suffix" : "" }, { "dropping-particle" : "", "family" : "Fu", "given" : "Q", "non-dropping-particle" : "", "parse-names" : false, "suffix" : "" }, { "dropping-particle" : "", "family" : "Dai", "given" : "A", "non-dropping-particle" : "", "parse-names" : false, "suffix" : "" }, { "dropping-particle" : "", "family" : "Shinoda", "given" : "M", "non-dropping-particle" : "", "parse-names" : false, "suffix" : "" }, { "dropping-particle" : "", "family" : "Ma", "given" : "Z", "non-dropping-particle" : "", "parse-names" : false, "suffix" : "" }, { "dropping-particle" : "", "family" : "Guo", "given" : "W", "non-dropping-particle" : "", "parse-names" : false, "suffix" : "" }, { "dropping-particle" : "", "family" : "Li", "given" : "Z", "non-dropping-particle" : "", "parse-names" : false, "suffix" : "" }, { "dropping-particle" : "", "family" : "Zhang", "given" : "L", "non-dropping-particle" : "", "parse-names" : false, "suffix" : "" }, { "dropping-particle" : "", "family" : "Liu", "given" : "Y", "non-dropping-particle" : "", "parse-names" : false, "suffix" : "" }, { "dropping-particle" : "", "family" : "Yu", "given" : "H", "non-dropping-particle" : "", "parse-names" : false, "suffix" : "" }, { "dropping-particle" : "", "family" : "He", "given" : "Y", "non-dropping-particle" : "", "parse-names" : false, "suffix" : "" }, { "dropping-particle" : "", "family" : "Xie", "given" : "Y", "non-dropping-particle" : "", "parse-names" : false, "suffix" : "" }, { "dropping-particle" : "", "family" : "Guan", "given" : "X", "non-dropping-particle" : "", "parse-names" : false, "suffix" : "" }, { "dropping-particle" : "", "family" : "Ji", "given" : "M", "non-dropping-particle" : "", "parse-names" : false, "suffix" : "" }, { "dropping-particle" : "", "family" : "Lin", "given" : "L", "non-dropping-particle" : "", "parse-names" : false, "suffix" : "" }, { "dropping-particle" : "", "family" : "Wang", "given" : "S", "non-dropping-particle" : "", "parse-names" : false, "suffix" : "" }, { "dropping-particle" : "", "family" : "Yan", "given" : "H", "non-dropping-particle" : "", "parse-names" : false, "suffix" : "" }, { "dropping-particle" : "", "family" : "Wang", "given" : "G", "non-dropping-particle" : "", "parse-names" : false, "suffix" : "" } ], "container-title" : "Reviews of Geophysics", "id" : "ITEM-1", "issue" : "3", "issued" : { "date-parts" : [ [ "2017", "9", "1" ] ] }, "note" : "doi: 10.1002/2016RG000550", "page" : "719-778", "publisher" : "John Wiley &amp; Sons, Ltd", "title" : "Dryland climate change: Recent progress and challenges", "translator" : [ { "dropping-particle" : "", "family" : "Q6099", "given" : "", "non-dropping-particle" : "", "parse-names" : false, "suffix" : "" } ], "type" : "article-journal", "volume" : "55" }, "uris" : [ "http://www.mendeley.com/documents/?uuid=0d1ed039-e65e-4494-aef5-82f14acdd0dc" ] } ], "mendeley" : { "formattedCitation" : "(Huang et al., 2017)", "plainTextFormattedCitation" : "(Huang et al., 2017)", "previouslyFormattedCitation" : "(Huang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(Huang et al., 2017)</w:t>
      </w:r>
      <w:r w:rsidRPr="003F2D6A">
        <w:rPr>
          <w:rFonts w:cs="Times New Roman"/>
          <w:lang w:val="en-GB"/>
        </w:rPr>
        <w:fldChar w:fldCharType="end"/>
      </w:r>
      <w:r w:rsidRPr="003F2D6A">
        <w:rPr>
          <w:rFonts w:cs="Times New Roman"/>
          <w:lang w:val="en-GB"/>
        </w:rPr>
        <w:t xml:space="preserve">, in the dust feedbacks </w:t>
      </w:r>
      <w:r w:rsidRPr="003F2D6A">
        <w:rPr>
          <w:rFonts w:cs="Times New Roman"/>
          <w:lang w:val="en-GB"/>
        </w:rPr>
        <w:fldChar w:fldCharType="begin" w:fldLock="1"/>
      </w:r>
      <w:r w:rsidR="000465A7">
        <w:rPr>
          <w:rFonts w:cs="Times New Roman"/>
          <w:lang w:val="en-GB"/>
        </w:rPr>
        <w:instrText>ADDIN CSL_CITATION { "citationItems" : [ { "id" : "ITEM-1", "itemData" : { "DOI" : "10.1029/2018GB006128", "ISSN" : "0886-6236", "abstract" : "Abstract Many studies have been conducted on the effects of dust on rainfall in the Sahel and generally show that African dust weakens the West African Monsoon, drying the region. This drying is often assumed to produce a positive dust-precipitation feedback by reducing vegetation cover for the region. We directly test this relationship for the first time by using a model that explicitly simulates vegetation growth and its impact on dust emission. There are several competing effects of dust that affect plant growth: changes to rainfall, downwelling solar radiation, surface temperature, and resultant changes in surface fluxes. Our model finds that the combined effect of these processes decreases vegetation cover and productivity of the Sahel and West Africa. We determine this by comparing experiments with radiatively active dust to experiments with radiatively invisible dust. In modern conditions, the dust radiative effect decreases leaf area by 12%, productivity by 14%, and increases bare soil area by 3% across the Sahel, and by much higher amounts locally. Experiments where the vegetation experiences preindustrial rather than modern CO2 levels show that without stomatal closure, the reductions would be approximately 20?40% stronger. In preindustrial conditions the vegetation response is weaker, despite the dust-induced rainfall and temperature anomalies being similar. We interpret this as the vegetation being less susceptible to drought in a less evaporative climate. These vegetation responses to dust are evidence of a dust-vegetation feedback loop whose strength varies with the mean state of the climate and which may grow stronger in the future.", "author" : [ { "dropping-particle" : "", "family" : "Evans", "given" : "Stuart", "non-dropping-particle" : "", "parse-names" : false, "suffix" : "" }, { "dropping-particle" : "", "family" : "Malyshev", "given" : "Sergey", "non-dropping-particle" : "", "parse-names" : false, "suffix" : "" }, { "dropping-particle" : "", "family" : "Ginoux", "given" : "Paul", "non-dropping-particle" : "", "parse-names" : false, "suffix" : "" }, { "dropping-particle" : "", "family" : "Shevliakova", "given" : "Elena", "non-dropping-particle" : "", "parse-names" : false, "suffix" : "" } ], "container-title" : "Global Biogeochemical Cycles", "id" : "ITEM-1", "issue" : "n/a", "issued" : { "date-parts" : [ [ "2019", "12", "2" ] ] }, "note" : "doi: 10.1029/2018GB006128", "publisher" : "John Wiley &amp; Sons, Ltd", "title" : "The Impacts of the Dust Radiative Effect on Vegetation Growth in the Sahel", "translator" : [ { "dropping-particle" : "", "family" : "Q6102", "given" : "", "non-dropping-particle" : "", "parse-names" : false, "suffix" : "" } ], "type" : "article-journal", "volume" : "n/a" }, "uris" : [ "http://www.mendeley.com/documents/?uuid=a5a25d79-9ec4-4d4b-b37a-3dabfc4a137f" ] } ], "mendeley" : { "formattedCitation" : "(Evans et al., 2019)", "plainTextFormattedCitation" : "(Evans et al., 2019)", "previouslyFormattedCitation" : "(Evans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(Evans et al., 2019)</w:t>
      </w:r>
      <w:r w:rsidRPr="003F2D6A">
        <w:rPr>
          <w:rFonts w:cs="Times New Roman"/>
          <w:lang w:val="en-GB"/>
        </w:rPr>
        <w:fldChar w:fldCharType="end"/>
      </w:r>
      <w:r w:rsidRPr="003F2D6A">
        <w:rPr>
          <w:rFonts w:cs="Times New Roman"/>
          <w:lang w:val="en-GB"/>
        </w:rPr>
        <w:t xml:space="preserve">, and in the effect of human activities that change land use and disturb the soil, including cropping and livestock grazing, recreation and urbanization, and water diversion for irrigation </w:t>
      </w:r>
      <w:r w:rsidRPr="003F2D6A">
        <w:rPr>
          <w:rFonts w:cs="Times New Roman"/>
          <w:lang w:val="en-GB"/>
        </w:rPr>
        <w:fldChar w:fldCharType="begin" w:fldLock="1"/>
      </w:r>
      <w:r w:rsidR="000465A7">
        <w:rPr>
          <w:rFonts w:cs="Times New Roman"/>
          <w:lang w:val="en-GB"/>
        </w:rPr>
        <w:instrText>ADDIN CSL_CITATION { "citationItems" : [ { "id" : "ITEM-1", "itemData" : { "DOI" : "10.1029/2012RG000388", "author" : [ { "dropping-particle" : "", "family" : "Ginoux", "given" : "Paul", "non-dropping-particle" : "", "parse-names" : false, "suffix" : "" }, { "dropping-particle" : "", "family" : "Prospero", "given" : "Joseph", "non-dropping-particle" : "", "parse-names" : false, "suffix" : "" }, { "dropping-particle" : "", "family" : "Gill", "given" : "Thomas", "non-dropping-particle" : "", "parse-names" : false, "suffix" : "" }, { "dropping-particle" : "", "family" : "Hsu", "given" : "N", "non-dropping-particle" : "", "parse-names" : false, "suffix" : "" }, { "dropping-particle" : "", "family" : "Zhao", "given" : "Ming", "non-dropping-particle" : "", "parse-names" : false, "suffix" : "" } ], "container-title" : "Reviews of Geophysics", "id" : "ITEM-1", "issued" : { "date-parts" : [ [ "2012", "9", "1" ] ] }, "page" : "3005", "title" : "Global-scale attribution of anthropogenic and natural dust sources and their emission rates based on MODIS Deep Blue aerosol products", "translator" : [ { "dropping-particle" : "", "family" : "Q6157", "given" : "", "non-dropping-particle" : "", "parse-names" : false, "suffix" : "" } ], "type" : "article-journal", "volume" : "50" }, "uris" : [ "http://www.mendeley.com/documents/?uuid=0741a2d7-e027-458a-93fb-b1b29ddc0300" ] } ], "mendeley" : { "formattedCitation" : "(Ginoux et al., 2012)", "plainTextFormattedCitation" : "(Ginoux et al., 2012)", "previouslyFormattedCitation" : "(Ginoux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(Ginoux et al., 2012)</w:t>
      </w:r>
      <w:r w:rsidRPr="003F2D6A">
        <w:rPr>
          <w:rFonts w:cs="Times New Roman"/>
          <w:lang w:val="en-GB"/>
        </w:rPr>
        <w:fldChar w:fldCharType="end"/>
      </w:r>
      <w:r w:rsidRPr="003F2D6A">
        <w:rPr>
          <w:rFonts w:cs="Times New Roman"/>
          <w:lang w:val="en-GB"/>
        </w:rPr>
        <w:t>.</w:t>
      </w:r>
    </w:p>
    <w:p w14:paraId="6C9A981B" w14:textId="77777777" w:rsidR="00E2170D" w:rsidRPr="003F2D6A" w:rsidRDefault="00E2170D" w:rsidP="00E2170D">
      <w:pPr>
        <w:pStyle w:val="AR6BodyText"/>
        <w:rPr>
          <w:rFonts w:cs="Times New Roman"/>
          <w:lang w:val="en-GB"/>
        </w:rPr>
      </w:pPr>
    </w:p>
    <w:p w14:paraId="01CA3C86" w14:textId="43283646" w:rsidR="00E2170D" w:rsidRPr="003F2D6A" w:rsidRDefault="00E2170D" w:rsidP="00E2170D">
      <w:pPr>
        <w:pStyle w:val="AR6BodyText"/>
        <w:rPr>
          <w:rFonts w:cs="Times New Roman"/>
          <w:lang w:val="en-GB"/>
        </w:rPr>
      </w:pPr>
      <w:r w:rsidRPr="003F2D6A">
        <w:rPr>
          <w:rFonts w:cs="Times New Roman"/>
          <w:lang w:val="en-GB"/>
        </w:rPr>
        <w:t>Volcanoes also</w:t>
      </w:r>
      <w:r w:rsidR="00F62808">
        <w:rPr>
          <w:rFonts w:cs="Times New Roman"/>
          <w:lang w:val="en-GB"/>
        </w:rPr>
        <w:t xml:space="preserve"> provide</w:t>
      </w:r>
      <w:r w:rsidRPr="003F2D6A">
        <w:rPr>
          <w:rFonts w:cs="Times New Roman"/>
          <w:lang w:val="en-GB"/>
        </w:rPr>
        <w:t xml:space="preserve"> forcings with a marked regional impact (Cross-Chapter Box 4.1). This implies that models are expected to capture th</w:t>
      </w:r>
      <w:r w:rsidR="00F62808">
        <w:rPr>
          <w:rFonts w:cs="Times New Roman"/>
          <w:lang w:val="en-GB"/>
        </w:rPr>
        <w:t>ese effects</w:t>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"10.1038/nclimate3394", "ISSN" : "1758-678X", "abstract" : "Volcanic activity plays a strong role in modulating climate variability. Most model projections of the twenty-first century, however, under-sample future volcanic effects by not representing the range of plausible eruption scenarios. Here, we explore how sixty possible volcanic futures, consistent with ice-core records, impact climate variability projections of the Norwegian Earth System Model (NorESM) under RCP4.5 (ref.). The inclusion of volcanic forcing enhances climate variability on annual-to-decadal timescales. Although decades with negative global temperature trends become \u223c50% more commonplace with volcanic activity, these are unlikely to be able to mitigate long-term anthropogenic warming. Volcanic activity also impacts probabilistic projections of global radiation, sea level, ocean circulation, and sea-ice variability, the local-scale effects of which are detectable when quantifying the time of emergence. These results highlight the importance and feasibility of representing volcanic uncertainty in future climate assessments.",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"Q6518", "given" : "", "non-dropping-particle" : "", "parse-names" : false, "suffix" : "" } ], "type" : "article-journal", "volume" : "7" }, "uris" : [ "http://www.mendeley.com/documents/?uuid=39e1bb5e-a0f2-4a53-b564-f635c9553bf9" ] } ], "mendeley" : { "formattedCitation" : "(Bethke et al., 2017)", "plainTextFormattedCitation" : "(Bethke et al., 2017)", "previouslyFormattedCitation" : "(Bethke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(Bethke et al., 2017)</w:t>
      </w:r>
      <w:r w:rsidRPr="003F2D6A">
        <w:rPr>
          <w:rFonts w:cs="Times New Roman"/>
          <w:lang w:val="en-GB"/>
        </w:rPr>
        <w:fldChar w:fldCharType="end"/>
      </w:r>
      <w:r w:rsidRPr="003F2D6A">
        <w:rPr>
          <w:rFonts w:cs="Times New Roman"/>
          <w:lang w:val="en-GB"/>
        </w:rPr>
        <w:t>. Both proxy analyses and simulations have demonstrated reduced Asian monsoon</w:t>
      </w:r>
      <w:r w:rsidR="004806C3">
        <w:rPr>
          <w:rFonts w:cs="Times New Roman"/>
          <w:lang w:val="en-GB"/>
        </w:rPr>
        <w:t xml:space="preserve"> precipitation</w:t>
      </w:r>
      <w:r w:rsidRPr="003F2D6A">
        <w:rPr>
          <w:rFonts w:cs="Times New Roman"/>
          <w:lang w:val="en-GB"/>
        </w:rPr>
        <w:t xml:space="preserve"> after tropical and Northern Hemisphere volcanic eruptions</w:t>
      </w:r>
      <w:r w:rsidRPr="003F2D6A">
        <w:rPr>
          <w:rFonts w:cs="Times New Roman"/>
          <w:color w:val="FF0000"/>
          <w:lang w:val="en-GB"/>
        </w:rPr>
        <w:t xml:space="preserve"> </w:t>
      </w:r>
      <w:r w:rsidRPr="003F2D6A">
        <w:rPr>
          <w:rFonts w:cs="Times New Roman"/>
          <w:lang w:val="en-GB"/>
        </w:rPr>
        <w:t xml:space="preserve">due to reduced humidity and divergent circulation </w:t>
      </w:r>
      <w:commentRangeStart w:id="793"/>
      <w:r w:rsidRPr="003F2D6A">
        <w:rPr>
          <w:rFonts w:cs="Times New Roman"/>
          <w:lang w:val="en-GB"/>
        </w:rPr>
        <w:fldChar w:fldCharType="begin" w:fldLock="1"/>
      </w:r>
      <w:r w:rsidR="000465A7">
        <w:rPr>
          <w:rFonts w:cs="Times New Roman"/>
          <w:lang w:val="en-GB"/>
        </w:rPr>
        <w:instrText>ADDIN CSL_CITATION { "citationItems" : [ { "id" : "ITEM-1", "itemData" : { "DOI" : "10.1007/s11434-014-0404-5", "ISSN" : "1861-9541", "abstract" : "The responses of the East Asian summer monsoon (EASM) to large volcanic eruptions were analyzed using a millennial simulation with the FGOALS-gl climate system model. The model was driven by both natural (solar irradiance, volcanic eruptions) and anthropogenic (greenhouse gases, sulfate aerosols) forcing agents. The results showed cooling anomalies after large volcanic eruptions almost on a global scale. The cooling over the continental region is stronger than that over the ocean. The precipitation generally decreases in the tropical and subtropical regions in the first summer after large volcanic eruptions. Cooling with amplitudes up to \u22120.3\u00a0\u00b0C is seen over eastern China in the first summer after large volcanic eruptions. The East Asian continent is dominated by northeasterly wind anomalies and the corresponding summer rainfall exhibits a coherent reduction over the whole of eastern China. An analysis of the surface heat flux suggested the reduction in summer precipitation over eastern China can be attributed to a decrease of moisture vapor over the tropical oceans, and the weakening of the EASM may be attributed to the reduced land\u2013sea thermal contrast after large volcanic eruptions.", "author" : [ { "dropping-particle" : "", "family" : "Man", "given" : "Wenmin", "non-dropping-particle" : "", "parse-names" : false, "suffix" : "" }, { "dropping-particle" : "", "family" : "Zhou", "given" : "Tianjun", "non-dropping-particle" : "", "parse-names" : false, "suffix" : "" } ], "container-title" : "Chinese Science Bulletin", "id" : "ITEM-1", "issue" : "31", "issued" : { "date-parts" : [ [ "2014" ] ] }, "page" : "4123-4129", "title" : "Response of the East Asian summer monsoon to large volcanic eruptions during the last millennium", "translator" : [ { "dropping-particle" : "", "family" : "Q6271", "given" : "", "non-dropping-particle" : "", "parse-names" : false, "suffix" : "" } ], "type" : "article-journal", "volume" : "59" }, "uris" : [ "http://www.mendeley.com/documents/?uuid=931ed5d0-2005-427c-964c-2cacc6e78a7d" ] }, { "id" : "ITEM-2", "itemData" : { "DOI" : "10.1002/2013JD021061", "ISSN" : "2169-897X", "abstract" : "Abstract The effect of volcanic aerosols on China's monsoon precipitation over the past 700?years has been studied using two independently compiled histories of volcanism combined with the Monsoon Asia Drought Atlas. For both reconstructions, four categories of eruptions are distinguished based on the character of their Northern Hemisphere (NH) injection; then Superposed Epoch Analysis (SEA) with a 10,000 Monte Carlo resampling procedure is undertaken for each category and also each individual grid. Results show a statistically significant (at 90% confidence level) drying trend over mainland China from year 1 to year 4 after the eruptions, and the more sulfate aerosol that is injected into the NH stratosphere, the more severe this drying trend. In comparison, a minor wetting trend is observed in the years following Southern Hemisphere-only injections. Results from spatial distribution of the SEA show (1) a southward movement of the significant dry areas in eastern China from year 0 to year 2 after volcanic perturbations that are either equal to or double the size of the 1991 Mount Pinatubo eruption (15?T sulfate aerosols in NH) and (2) northeast and northwest China experienced substantial droughts in years 2 to 5. These results are in good agreement with a SEA analysis of the Chinese Historical Drought Disaster Index compiled from historical meteorological records. Our findings illustrate the important role stratospheric aerosols have played in altering China's precipitation during the summer monsoon season and can shed new light on the possible effects that stratospheric geoengineering may have on China's precipitation.", "author" : [ { "dropping-particle" : "", "family" : "Zhuo", "given" : "Zhihong", "non-dropping-particle" : "", "parse-names" : false, "suffix" : "" }, { "dropping-particle" : "", "family" : "Gao", "given" : "Chaochao", "non-dropping-particle" : "", "parse-names" : false, "suffix" : "" }, { "dropping-particle" : "", "family" : "Pan", "given" : "Yuqing", "non-dropping-particle" : "", "parse-names" : false, "suffix" : "" } ], "container-title" : "Journal of Geophysical Research: Atmospheres", "id" : "ITEM-2", "issue" : "11", "issued" : { "date-parts" : [ [ "2014", "6", "16" ] ] }, "note" : "doi: 10.1002/2013JD021061", "page" : "6638-6652", "publisher" : "John Wiley &amp; Sons, Ltd", "title" : "Proxy evidence for China's monsoon precipitation response to volcanic aerosols over the past seven centuries", "translator" : [ { "dropping-particle" : "", "family" : "Q6269", "given" : "", "non-dropping-particle" : "", "parse-names" : false, "suffix" : "" } ], "type" : "article-journal", "volume" : "119" }, "uris" : [ "http://www.mendeley.com/documents/?uuid=e672efac-3757-4eb2-bc82-08b15344254e"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 ] }, "page" : "24331", "title" : "Global monsoon precipitation responses to large volcanic eruptions", "translator" : [ { "dropping-particle" : "", "family" : "Q6267", "given" : "", "non-dropping-particle" : "", "parse-names" : false, "suffix" : "" } ], "type" : "article-journal", "volume" : "6" }, "uris" : [ "http://www.mendeley.com/documents/?uuid=d42545d9-654f-4e88-88fd-921799544298" ] }, { "id" : "ITEM-4", "itemData" : { "DOI" : "10.1175/JCLI-D-15-0239.1", "ISSN" : "0894-8755", "abstract" : "AbstractThe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"ITEM-4", "issue" : "8", "issued" : { "date-parts" : [ [ "2016", "2", "9" ] ] }, "note" : "doi: 10.1175/JCLI-D-15-0239.1", "page" : "2907-2921", "publisher" : "American Meteorological Society", "title" : "\u201cEl Ni\u00f1o Like\u201d Hydroclimate Responses to Last Millennium Volcanic Eruptions", "translator" : [ { "dropping-particle" : "", "family" : "Q6268", "given" : "", "non-dropping-particle" : "", "parse-names" : false, "suffix" : "" } ], "type" : "article-journal", "volume" : "29" }, "uris" : [ "http://www.mendeley.com/documents/?uuid=3080e56c-70e2-4b27-92ad-1218cca3602a" ] } ], "mendeley" : { "formattedCitation" : "(Man and Zhou, 2014; Zhuo et al., 2014; Liu et al., 2016a; Stevenson et al., 2016)", "plainTextFormattedCitation" : "(Man and Zhou, 2014; Zhuo et al., 2014; Liu et al., 2016a; Stevenson et al., 2016)", "previouslyFormattedCitation" : "(Man and Zhou, 2014; Zhuo et al., 2014; Liu et al., 2016a; Stevenson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(Man and Zhou, 2014; Zhuo et al., 2014; </w:t>
      </w:r>
      <w:ins w:id="794" w:author="Robin Matthews" w:date="2021-07-11T16:45:00Z">
        <w:r w:rsidR="00A0560A">
          <w:rPr>
            <w:rFonts w:cs="Times New Roman"/>
            <w:noProof/>
          </w:rPr>
          <w:t xml:space="preserve">F. </w:t>
        </w:r>
      </w:ins>
      <w:r w:rsidR="00E41CA2">
        <w:rPr>
          <w:rFonts w:cs="Times New Roman"/>
          <w:noProof/>
        </w:rPr>
        <w:t>Liu et al., 2016</w:t>
      </w:r>
      <w:del w:id="795" w:author="Robin Matthews" w:date="2021-07-11T16:45:00Z">
        <w:r w:rsidR="00E41CA2" w:rsidDel="00A0560A">
          <w:rPr>
            <w:rFonts w:cs="Times New Roman"/>
            <w:noProof/>
          </w:rPr>
          <w:delText>a</w:delText>
        </w:r>
      </w:del>
      <w:r w:rsidR="00E41CA2">
        <w:rPr>
          <w:rFonts w:cs="Times New Roman"/>
          <w:noProof/>
        </w:rPr>
        <w:t>; Stevenson et al., 2016)</w:t>
      </w:r>
      <w:r w:rsidRPr="003F2D6A">
        <w:rPr>
          <w:rFonts w:cs="Times New Roman"/>
          <w:lang w:val="en-GB"/>
        </w:rPr>
        <w:fldChar w:fldCharType="end"/>
      </w:r>
      <w:commentRangeEnd w:id="793"/>
      <w:r w:rsidR="00E41CA2">
        <w:rPr>
          <w:rStyle w:val="CommentReference"/>
          <w:rFonts w:asciiTheme="minorHAnsi" w:eastAsiaTheme="minorHAnsi" w:hAnsiTheme="minorHAnsi"/>
          <w:lang w:eastAsia="en-US"/>
        </w:rPr>
        <w:commentReference w:id="793"/>
      </w:r>
      <w:r w:rsidRPr="00FB6EB0">
        <w:rPr>
          <w:rFonts w:cs="Times New Roman"/>
        </w:rPr>
        <w:t xml:space="preserve">. </w:t>
      </w:r>
      <w:r w:rsidRPr="003F2D6A">
        <w:rPr>
          <w:rFonts w:cs="Times New Roman"/>
          <w:lang w:val="en-GB"/>
        </w:rPr>
        <w:t xml:space="preserve">Global model experiments </w:t>
      </w:r>
      <w:r w:rsidRPr="003F2D6A">
        <w:rPr>
          <w:rFonts w:cs="Times New Roman"/>
          <w:lang w:val="en-GB"/>
        </w:rPr>
        <w:fldChar w:fldCharType="begin" w:fldLock="1"/>
      </w:r>
      <w:r w:rsidR="000465A7">
        <w:rPr>
          <w:rFonts w:cs="Times New Roman"/>
          <w:lang w:val="en-GB"/>
        </w:rPr>
        <w:instrText>ADDIN CSL_CITATION { "citationItems" : [ { "id" : "ITEM-1", "itemData" : { "DOI" : "10.1029/2012GL054403", "ISSN" : "0094-8276", "abstract" : "Climate simulations suggest that strong tropical volcanic eruptions (SVEs) induce decadal dynamical responses in the coupled ocean-atmosphere system, which protract the climate recovery beyond the short-lived radiative forcing. Here, for the first time, we diagnose the signature of such responses in European seasonal climate reconstructions over the past 500 years. The signature consists of a decadal-scale positive phase of the winter North Atlantic Oscillation accompanied by winter warming over Europe peaking approximately one decade after a major eruption. The reconstructed delayed winter warming is compatible with formerly suggested mechanisms behind simulated SVE-driven climate responses, thus corroborating the existence of SVE-driven decadal climate variability. Historical climate-state uncertainty may, however, hamper unambiguous statistical and dynamical assessments both for multiple and for individual SVEs.", "author" : [ { "dropping-particle" : "", "family" : "Zanchettin", "given" : "Davide", "non-dropping-particle" : "", "parse-names" : false, "suffix" : "" }, { "dropping-particle" : "", "family" : "Timmreck", "given" : "Claudia", "non-dropping-particle" : "", "parse-names" : false, "suffix" : "" }, { "dropping-particle" : "", "family" : "Bothe", "given" : "Oliver", "non-dropping-particle" : "", "parse-names" : false, "suffix" : "" }, { "dropping-particle" : "", "family" : "Lorenz", "given" : "Stephan J", "non-dropping-particle" : "", "parse-names" : false, "suffix" : "" }, { "dropping-particle" : "", "family" : "Hegerl", "given" : "Gabriele", "non-dropping-particle" : "", "parse-names" : false, "suffix" : "" }, { "dropping-particle" : "", "family" : "Graf", "given" : "Hans-F.", "non-dropping-particle" : "", "parse-names" : false, "suffix" : "" }, { "dropping-particle" : "", "family" : "Luterbacher", "given" : "J\u00fcrg", "non-dropping-particle" : "", "parse-names" : false, "suffix" : "" }, { "dropping-particle" : "", "family" : "Jungclaus", "given" : "Johann H", "non-dropping-particle" : "", "parse-names" : false, "suffix" : "" } ], "container-title" : "Geophysical Research Letters", "id" : "ITEM-1", "issue" : "1", "issued" : { "date-parts" : [ [ "2013", "1", "16" ] ] }, "note" : "doi: 10.1029/2012GL054403", "page" : "204-209", "publisher" : "John Wiley &amp; Sons, Ltd", "title" : "Delayed winter warming: A robust decadal response to strong tropical volcanic eruptions?", "translator" : [ { "dropping-particle" : "", "family" : "Q6097", "given" : "", "non-dropping-particle" : "", "parse-names" : false, "suffix" : "" } ], "type" : "article-journal", "volume" : "40" }, "uris" : [ "http://www.mendeley.com/documents/?uuid=581609ee-8c15-46ad-b2e5-8c37ea27d007" ] }, { "id" : "ITEM-2",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"ITEM-2", "issue" : "2", "issued" : { "date-parts" : [ [ "2020", "3", "3" ] ] }, "page" : "841-858", "title" : "Reconstructing climatic modes of variability from proxy records using ClimIndRec version 1.0", "translator" : [ { "dropping-particle" : "", "family" : "Q6098", "given" : "", "non-dropping-particle" : "", "parse-names" : false, "suffix" : "" } ], "type" : "article-journal", "volume" : "13" }, "uris" : [ "http://www.mendeley.com/documents/?uuid=449d4117-d55c-419c-9b0c-51ea8aea4eca"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"ITEM-4",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"(Zanchettin et al., 2013; Ortega et al., 2015; Sjolte et al., 2018; Michel et al., 2020)", "plainTextFormattedCitation" : "(Zanchettin et al., 2013; Ortega et al., 2015; Sjolte et al., 2018; Michel et al., 2020)", "previouslyFormattedCitation" : "(Zanchettin et al., 2013; Ortega et al., 2015; Sjolte et al., 2018; Michel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(Zanchettin et al., 2013; Ortega et al., 2015; Sjolte et al., 2018; Michel et al., 2020)</w:t>
      </w:r>
      <w:r w:rsidRPr="003F2D6A">
        <w:rPr>
          <w:rFonts w:cs="Times New Roman"/>
          <w:lang w:val="en-GB"/>
        </w:rPr>
        <w:fldChar w:fldCharType="end"/>
      </w:r>
      <w:r w:rsidRPr="003F2D6A">
        <w:rPr>
          <w:rFonts w:cs="Times New Roman"/>
          <w:lang w:val="en-GB"/>
        </w:rPr>
        <w:t xml:space="preserve"> have suggested that tropical volcanic eruptions (larger than the one </w:t>
      </w:r>
      <w:r w:rsidR="00A874CE">
        <w:rPr>
          <w:rFonts w:cs="Times New Roman"/>
          <w:lang w:val="en-GB"/>
        </w:rPr>
        <w:t>from</w:t>
      </w:r>
      <w:r w:rsidRPr="003F2D6A">
        <w:rPr>
          <w:rFonts w:cs="Times New Roman"/>
          <w:lang w:val="en-GB"/>
        </w:rPr>
        <w:t xml:space="preserve"> M</w:t>
      </w:r>
      <w:r w:rsidR="00A874CE">
        <w:rPr>
          <w:rFonts w:cs="Times New Roman"/>
          <w:lang w:val="en-GB"/>
        </w:rPr>
        <w:t>oun</w:t>
      </w:r>
      <w:r w:rsidRPr="003F2D6A">
        <w:rPr>
          <w:rFonts w:cs="Times New Roman"/>
          <w:lang w:val="en-GB"/>
        </w:rPr>
        <w:t xml:space="preserve">t Pinatubo in 1991) may lead to a positive phase of the winter NAO in the following few years (with an uncertainty on the exact years </w:t>
      </w:r>
      <w:r w:rsidR="00A874CE">
        <w:rPr>
          <w:rFonts w:cs="Times New Roman"/>
          <w:lang w:val="en-GB"/>
        </w:rPr>
        <w:t>affected</w:t>
      </w:r>
      <w:r w:rsidRPr="003F2D6A">
        <w:rPr>
          <w:rFonts w:cs="Times New Roman"/>
          <w:lang w:val="en-GB"/>
        </w:rPr>
        <w:t xml:space="preserve">), but this </w:t>
      </w:r>
      <w:r w:rsidR="00A874CE">
        <w:rPr>
          <w:rFonts w:cs="Times New Roman"/>
          <w:lang w:val="en-GB"/>
        </w:rPr>
        <w:t>influence</w:t>
      </w:r>
      <w:r w:rsidR="00A874CE" w:rsidRPr="003F2D6A">
        <w:rPr>
          <w:rFonts w:cs="Times New Roman"/>
          <w:lang w:val="en-GB"/>
        </w:rPr>
        <w:t xml:space="preserve"> </w:t>
      </w:r>
      <w:r w:rsidRPr="003F2D6A">
        <w:rPr>
          <w:rFonts w:cs="Times New Roman"/>
          <w:lang w:val="en-GB"/>
        </w:rPr>
        <w:t xml:space="preserve">is not well reproduced in climate models </w:t>
      </w:r>
      <w:r w:rsidRPr="003F2D6A">
        <w:rPr>
          <w:rFonts w:cs="Times New Roman"/>
          <w:lang w:val="en-GB"/>
        </w:rPr>
        <w:fldChar w:fldCharType="begin" w:fldLock="1"/>
      </w:r>
      <w:r w:rsidR="000465A7">
        <w:rPr>
          <w:rFonts w:cs="Times New Roman"/>
          <w:lang w:val="en-GB"/>
        </w:rPr>
        <w:instrText>ADDIN CSL_CITATION { "citationItems" : [ { "id" : "ITEM-1", "itemData" : { "DOI" : "10.1007/s00382-017-3986-1", "ISSN" : "1432-0894", "abstract" : "The modulation by the Atlantic multidecadal variability (AMV) of the dynamical climate response to a Pinatubo-like eruption is investigated for the boreal winter season based on a suite of large ensemble experiments using the CNRM-CM5 Coupled Global Circulation Model. The volcanic eruption induces a strong reduction and retraction of the Hadley cell during 2\u00a0years following the eruption and independently of the phase of the AMV. The mean extratropical westerly circulation simultaneously weakens throughout the entire atmospheric column, except at polar Northern latitudes where the zonal circulation is slightly strengthened. Yet, there are no significant changes in the modes of variability of the surface atmospheric circulation, such as the North Atlantic Oscillation (NAO), in the first and the second winters after the eruption. Significant modifications over the North Atlantic sector are only found during the third winter. Using clustering techniques, we decompose the atmospheric circulation into weather regimes and provide evidence for inhibition of the occurrence of negative NAO-type circulation in response to volcanic forcing. This forced signal is amplified in cold AMV conditions and is related to sea ice/atmosphere feedbacks in the Arctic and to tropical-extratropical teleconnections. Finally, we demonstrate that large ensembles of simulations are required to make volcanic fingerprints emerge from climate noise at mid-latitudes. Using small size ensemble could easily lead to misleading conclusions especially those related to the extratropical dynamics, and specifically the NAO.",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 "issued" : { "date-parts" : [ [ "2018", "9" ] ] }, "page" : "1863-1883", "title" : "Role of the Atlantic Multidecadal Variability in modulating the climate response to a Pinatubo-like volcanic eruption", "translator" : [ { "dropping-particle" : "", "family" : "Q5376", "given" : "", "non-dropping-particle" : "", "parse-names" : false, "suffix" : "" } ], "type" : "article-journal", "volume" : "51" }, "uris" : [ "http://www.mendeley.com/documents/?uuid=272ae331-3825-4ffe-9f09-03ced313493f"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"id" : "ITEM-3", "itemData" : { "DOI" : "10.5194/acp-14-13063-2014", "author" : [ { "dropping-particle" : "", "family" : "Toohey", "given" : "M", "non-dropping-particle" : "", "parse-names" : false, "suffix" : "" }, { "dropping-particle" : "", "family" : "Kr\u00fcger", "given" : "K", "non-dropping-particle" : "", "parse-names" : false, "suffix" : "" }, { "dropping-particle" : "", "family" : "Bittner", "given" : "M", "non-dropping-particle" : "", "parse-names" : false, "suffix" : "" }, { "dropping-particle" : "", "family" : "Timmreck", "given" : "C", "non-dropping-particle" : "", "parse-names" : false, "suffix" : "" }, { "dropping-particle" : "", "family" : "Schmidt", "given" : "H", "non-dropping-particle" : "", "parse-names" : false, "suffix" : "" } ], "container-title" : "Atmospheric Chemistry and Physics", "id" : "ITEM-3", "issue" : "23", "issued" : { "date-parts" : [ [ "2014" ] ] }, "page" : "13063-13079", "title" : "The impact of volcanic aerosol on the Northern Hemisphere stratospheric polar vortex: mechanisms and sensitivity to forcing structure", "translator" : [ { "dropping-particle" : "", "family" : "Q6256", "given" : "", "non-dropping-particle" : "", "parse-names" : false, "suffix" : "" } ], "type" : "article-journal", "volume" : "14" }, "uris" : [ "http://www.mendeley.com/documents/?uuid=f2a7f6e1-0fdb-4f58-9394-82d4ecd6ff84" ] }, { "id" : "ITEM-4", "itemData" : { "DOI" : "10.1029/2012JD017607", "ISSN" : "0148-0227", "abstract" : "The ability of the climate models submitted to the Coupled Model Intercomparison Project 5 (CMIP5) database to simulate the Northern Hemisphere winter climate following a large tropical volcanic eruption is assessed. When sulfate aerosols are produced by volcanic injections into the tropical stratosphere and spread by the stratospheric circulation, it not only causes globally averaged tropospheric cooling but also a localized heating in the lower stratosphere, which can cause major dynamical feedbacks. Observations show a lower stratospheric and surface response during the following one or two Northern Hemisphere (NH) winters, that resembles the positive phase of the North Atlantic Oscillation (NAO). Simulations from 13 CMIP5 models that represent tropical eruptions in the 19th and 20th century are examined, focusing on the large-scale regional impacts associated with the large-scale circulation during the NH winter season. The models generally fail to capture the NH dynamical response following eruptions. They do not sufficiently simulate the observed post-volcanic strengthened NH polar vortex, positive NAO, or NH Eurasian warming pattern, and they tend to overestimate the cooling in the tropical troposphere. The findings are confirmed by a superposed epoch analysis of the NAO index for each model. The study confirms previous similar evaluations and raises concern for the ability of current climate models to simulate the response of a major mode of global circulation variability to external forcings. This is also of concern for the accuracy of geoengineering modeling studies that assess the atmospheric response to stratosphere-injected particles.", "author" : [ { "dropping-particle" : "", "family" : "Driscoll", "given" : "Simon", "non-dropping-particle" : "", "parse-names" : false, "suffix" : "" }, { "dropping-particle" : "", "family" : "Bozzo", "given" : "Alessio", "non-dropping-particle" : "", "parse-names" : false, "suffix" : "" }, { "dropping-particle" : "", "family" : "Gray", "given" : "Lesley J", "non-dropping-particle" : "", "parse-names" : false, "suffix" : "" }, { "dropping-particle" : "", "family" : "Robock", "given" : "Alan", "non-dropping-particle" : "", "parse-names" : false, "suffix" : "" }, { "dropping-particle" : "", "family" : "Stenchikov", "given" : "Georgiy", "non-dropping-particle" : "", "parse-names" : false, "suffix" : "" } ], "container-title" : "Journal of Geophysical Research: Atmospheres", "id" : "ITEM-4", "issue" : "D17", "issued" : { "date-parts" : [ [ "2012", "9", "16" ] ] }, "note" : "doi: 10.1029/2012JD017607", "publisher" : "John Wiley &amp; Sons, Ltd", "title" : "Coupled Model Intercomparison Project 5 (CMIP5) simulations of climate following volcanic eruptions", "translator" : [ { "dropping-particle" : "", "family" : "Q6257", "given" : "", "non-dropping-particle" : "", "parse-names" : false, "suffix" : "" } ], "type" : "article-journal", "volume" : "117" }, "uris" : [ "http://www.mendeley.com/documents/?uuid=9fb6ab9c-1e8d-4271-ab7c-8c9d7e8a37bf" ] } ], "mendeley" : { "formattedCitation" : "(Driscoll et al., 2012; Toohey et al., 2014; Swingedouw et al., 2017; M\u00e9n\u00e9goz et al., 2018b)", "plainTextFormattedCitation" : "(Driscoll et al., 2012; Toohey et al., 2014; Swingedouw et al., 2017; M\u00e9n\u00e9goz et al., 2018b)", "previouslyFormattedCitation" : "(Driscoll et al., 2012; Toohey et al., 2014; Swingedouw et al., 2017; M\u00e9n\u00e9goz et al.,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(Driscoll et al., 2012; Toohey et al., 2014; Swingedouw et al., 2017; Ménégoz et al., 2018b)</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The ability to simulate the </w:t>
      </w:r>
      <w:r w:rsidR="00A874CE">
        <w:rPr>
          <w:rFonts w:cs="Times New Roman"/>
          <w:lang w:val="en-GB"/>
        </w:rPr>
        <w:t>effect</w:t>
      </w:r>
      <w:r w:rsidR="00A874CE" w:rsidRPr="003F2D6A">
        <w:rPr>
          <w:rFonts w:cs="Times New Roman"/>
          <w:lang w:val="en-GB"/>
        </w:rPr>
        <w:t xml:space="preserve"> </w:t>
      </w:r>
      <w:r w:rsidRPr="003F2D6A">
        <w:rPr>
          <w:rFonts w:cs="Times New Roman"/>
          <w:lang w:val="en-GB"/>
        </w:rPr>
        <w:t xml:space="preserve">of volcanic aerosol in global models is evaluated in VolMIP </w:t>
      </w:r>
      <w:r w:rsidRPr="003F2D6A">
        <w:rPr>
          <w:rFonts w:cs="Times New Roman"/>
          <w:lang w:val="en-GB"/>
        </w:rPr>
        <w:fldChar w:fldCharType="begin" w:fldLock="1"/>
      </w:r>
      <w:r w:rsidR="000465A7">
        <w:rPr>
          <w:rFonts w:cs="Times New Roman"/>
          <w:lang w:val="en-GB"/>
        </w:rPr>
        <w:instrText>ADDIN CSL_CITATION { "citationItems" : [ { "id" : "ITEM-1", "itemData" : { "DOI" : "10.5194/gmd-9-2701-2016", "author" : [ { "dropping-particle" : "", "family" : "Zanchettin", "given" : "D", "non-dropping-particle" : "", "parse-names" : false, "suffix" : "" }, { "dropping-particle" : "", "family" : "Khodri", "given" : "M", "non-dropping-particle" : "", "parse-names" : false, "suffix" : "" }, { "dropping-particle" : "", "family" : "Timmreck", "given" : "C", "non-dropping-particle" : "", "parse-names" : false, "suffix" : "" }, { "dropping-particle" : "", "family" : "Toohey", "given" : "M", "non-dropping-particle" : "", "parse-names" : false, "suffix" : "" }, { "dropping-particle" : "", "family" : "Schmidt", "given" : "A", "non-dropping-particle" : "", "parse-names" : false, "suffix" : "" }, { "dropping-particle" : "", "family" : "Gerber", "given" : "E P", "non-dropping-particle" : "", "parse-names" : false, "suffix" : "" }, { "dropping-particle" : "", "family" : "Hegerl", "given" : "G", "non-dropping-particle" : "", "parse-names" : false, "suffix" : "" }, { "dropping-particle" : "", "family" : "Robock", "given" : "A", "non-dropping-particle" : "", "parse-names" : false, "suffix" : "" }, { "dropping-particle" : "", "family" : "Pausata", "given" : "F S R", "non-dropping-particle" : "", "parse-names" : false, "suffix" : "" }, { "dropping-particle" : "", "family" : "Ball", "given" : "W T", "non-dropping-particle" : "", "parse-names" : false, "suffix" : "" }, { "dropping-particle" : "", "family" : "Bauer", "given" : "S E", "non-dropping-particle" : "", "parse-names" : false, "suffix" : "" }, { "dropping-particle" : "", "family" : "Bekki", "given" : "S", "non-dropping-particle" : "", "parse-names" : false, "suffix" : "" }, { "dropping-particle" : "", "family" : "Dhomse", "given" : "S S", "non-dropping-particle" : "", "parse-names" : false, "suffix" : "" }, { "dropping-particle" : "", "family" : "LeGrande", "given" : "A N", "non-dropping-particle" : "", "parse-names" : false, "suffix" : "" }, { "dropping-particle" : "", "family" : "Mann", "given" : "G W", "non-dropping-particle" : "", "parse-names" : false, "suffix" : "" }, { "dropping-particle" : "", "family" : "Marshall", "given" : "L", "non-dropping-particle" : "", "parse-names" : false, "suffix" : "" }, { "dropping-particle" : "", "family" : "Mills", "given" : "M", "non-dropping-particle" : "", "parse-names" : false, "suffix" : "" }, { "dropping-particle" : "", "family" : "Marchand", "given" : "M", "non-dropping-particle" : "", "parse-names" : false, "suffix" : "" }, { "dropping-particle" : "", "family" : "Niemeier", "given" : "U", "non-dropping-particle" : "", "parse-names" : false, "suffix" : "" }, { "dropping-particle" : "", "family" : "Poulain", "given" : "V", "non-dropping-particle" : "", "parse-names" : false, "suffix" : "" }, { "dropping-particle" : "", "family" : "Rozanov", "given" : "E", "non-dropping-particle" : "", "parse-names" : false, "suffix" : "" }, { "dropping-particle" : "", "family" : "Rubino", "given" : "A", "non-dropping-particle" : "", "parse-names" : false, "suffix" : "" }, { "dropping-particle" : "", "family" : "Stenke", "given" : "A", "non-dropping-particle" : "", "parse-names" : false, "suffix" : "" }, { "dropping-particle" : "", "family" : "Tsigaridis", "given" : "K", "non-dropping-particle" : "", "parse-names" : false, "suffix" : "" }, { "dropping-particle" : "", "family" : "Tummon", "given" : "F", "non-dropping-particle" : "", "parse-names" : false, "suffix" : "" } ], "container-title" : "Geoscientific Model Development", "id" : "ITEM-1", "issue" : "8", "issued" : { "date-parts" : [ [ "2016" ] ] }, "page" : "2701-2719", "title" : "The Model Intercomparison Project on the climatic response to Volcanic forcing (VolMIP): experimental design and forcing input data for CMIP6", "translator" : [ { "dropping-particle" : "", "family" : "Q6264", "given" : "", "non-dropping-particle" : "", "parse-names" : false, "suffix" : "" } ], "type" : "article-journal", "volume" : "9" }, "uris" : [ "http://www.mendeley.com/documents/?uuid=b9146ba2-844c-45e9-a1e2-e8d21cb14651" ] } ], "mendeley" : { "formattedCitation" : "(Zanchettin et al., 2016)", "plainTextFormattedCitation" : "(Zanchettin et al., 2016)", "previouslyFormattedCitation" : "(Zanchettin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(Zanchettin et al., 2016)</w:t>
      </w:r>
      <w:r w:rsidRPr="003F2D6A">
        <w:rPr>
          <w:rFonts w:cs="Times New Roman"/>
          <w:lang w:val="en-GB"/>
        </w:rPr>
        <w:fldChar w:fldCharType="end"/>
      </w:r>
      <w:r w:rsidRPr="003F2D6A">
        <w:rPr>
          <w:rFonts w:cs="Times New Roman"/>
          <w:lang w:val="en-GB"/>
        </w:rPr>
        <w:t xml:space="preserve">. Given the relevance of volcanic aerosol, a good knowledge of the initial conditions is important because the response has proven to be sensitive to them </w:t>
      </w:r>
      <w:r w:rsidRPr="003F2D6A">
        <w:rPr>
          <w:rFonts w:cs="Times New Roman"/>
          <w:lang w:val="en-GB"/>
        </w:rPr>
        <w:fldChar w:fldCharType="begin" w:fldLock="1"/>
      </w:r>
      <w:r w:rsidR="000465A7">
        <w:rPr>
          <w:rFonts w:cs="Times New Roman"/>
          <w:lang w:val="en-GB"/>
        </w:rPr>
        <w:instrText>ADDIN CSL_CITATION { "citationItems" : [ { "id" : "ITEM-1", "itemData" : { "DOI" : "10.1088/1748-9326/aac4db", "ISSN" : "1748-9326", "abstract" : "The last major volcanic eruptions, the Agung in 1963, El Chichon in 1982 and Pinatubo in 1991, were each associated with a cooling of the troposphere that has been observed over large continental areas and over the Western Pacific, the Indian Ocean and the Southern Atlantic. Simultaneously, Eastern tropical Pacific temperatures increased due to prevailing El Ni\u00f1o conditions. Here we show that the pattern of these near-surface temperature anomalies is partly reproduced with decadal simulations of the EC-Earth model initialised with climate observations and forced with an estimate of the observed volcanic aerosol optical thickness. Sensitivity experiments highlight a cooling induced by the volcanic forcing, whereas El Ni\u00f1o events following the eruptions would have occurred even without volcanic eruptions. Focusing on the period 1961\u20132001, the main source of skill of this decadal forecast system during the first 2 years is related to the initialisation of the model. The contribution of the initialisation to the skill becomes smaller than the contribution of the volcanic forcing after two years, the latter being substantial in the Western Pacific, the Indian Ocean and the Western Atlantic. Two simple protocols for real time forecasts are investigated: using the forcing of a past volcanic eruption to simulate the forcing of a new one, and applying a two-year exponential decay to the initial stratospheric aerosol load observed at the beginning of the forecast. This second protocol applied in retrospective forecasts allows a partial reproduction of the skill attained with observed forcing.", "author" : [ { "dropping-particle" : "", "family" : "M\u00e9n\u00e9goz", "given" : "M", "non-dropping-particle" : "", "parse-names" : false, "suffix" : "" }, { "dropping-particle" : "", "family" : "Bilbao", "given" : "R",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 J", "non-dropping-particle" : "", "parse-names" : false, "suffix" : "" } ], "container-title" : "Environmental Research Letters", "id" : "ITEM-1", "issue" : "6", "issued" : { "date-parts" : [ [ "2018" ] ] }, "page" : "64022", "publisher" : "IOP Publishing", "title" : "Forecasting the climate response to volcanic eruptions: prediction skill related to stratospheric aerosol forcing", "translator" : [ { "dropping-particle" : "", "family" : "Q6270", "given" : "", "non-dropping-particle" : "", "parse-names" : false, "suffix" : "" } ], "type" : "article-journal", "volume" : "13" }, "uris" : [ "http://www.mendeley.com/documents/?uuid=ffcc8136-db2c-40a2-9142-3201995985c7" ] }, { "id" : "ITEM-2", "itemData" : { "DOI" : "10.1029/2018GL081018", "ISSN" : "0094-8276", "abstract" : "Abstract Radiative forcing from volcanic aerosol impacts surface temperatures; however, the background climate state also affects the response. A key question thus concerns whether constraining forcing estimates is more important than constraining initial conditions for accurate simulation and attribution of posteruption climate anomalies. Here we test whether different realistic volcanic forcing magnitudes for the 1815 Tambora eruption yield distinguishable ensemble surface temperature responses. We perform a cluster analysis on a superensemble of climate simulations including three 30-member ensembles using the same set of initial conditions but different volcanic forcings based on uncertainty estimates. Results clarify how forcing uncertainties can overwhelm initial-condition spread in boreal summer due to strong direct radiative impact, while the effect of initial conditions predominate in winter, when dynamics contribute to large ensemble spread. In our setup, current uncertainties affecting reconstruction-simulation comparisons prevent conclusions about the magnitude of the Tambora eruption and its relation to the ?year without summer.?", "author" : [ { "dropping-particle" : "", "family" : "Zanchettin", "given" : "Davide",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"Jungclaus", "given" : "Johann H", "non-dropping-particle" : "", "parse-names" : false, "suffix" : "" }, { "dropping-particle" : "", "family" : "Bittner", "given" : "Matthias", "non-dropping-particle" : "", "parse-names" : false, "suffix" : "" }, { "dropping-particle" : "", "family" : "Lorenz", "given" : "Stephan J", "non-dropping-particle" : "", "parse-names" : false, "suffix" : "" }, { "dropping-particle" : "", "family" : "Rubino", "given" : "Angelo", "non-dropping-particle" : "", "parse-names" : false, "suffix" : "" } ], "container-title" : "Geophysical Research Letters", "id" : "ITEM-2", "issue" : "3", "issued" : { "date-parts" : [ [ "2019", "2", "16" ] ] }, "note" : "doi: 10.1029/2018GL081018", "page" : "1602-1611", "publisher" : "John Wiley &amp; Sons, Ltd", "title" : "Clarifying the Relative Role of Forcing Uncertainties and Initial-Condition Unknowns in Spreading the Climate Response to Volcanic Eruptions", "translator" : [ { "dropping-particle" : "", "family" : "Q6265", "given" : "", "non-dropping-particle" : "", "parse-names" : false, "suffix" : "" } ], "type" : "article-journal", "volume" : "46" }, "uris" : [ "http://www.mendeley.com/documents/?uuid=fafe2e60-6559-446d-bb0c-df909aa0b700" ] } ], "mendeley" : { "formattedCitation" : "(M\u00e9n\u00e9goz et al., 2018a; Zanchettin et al., 2019)", "plainTextFormattedCitation" : "(M\u00e9n\u00e9goz et al., 2018a; Zanchettin et al., 2019)", "previouslyFormattedCitation" : "(M\u00e9n\u00e9goz et al., 2018a; Zanchettin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(Ménégoz et al., 2018a; Zanchettin et al., 2019)</w:t>
      </w:r>
      <w:r w:rsidRPr="003F2D6A">
        <w:rPr>
          <w:rFonts w:cs="Times New Roman"/>
          <w:lang w:val="en-GB"/>
        </w:rPr>
        <w:fldChar w:fldCharType="end"/>
      </w:r>
      <w:r w:rsidRPr="003F2D6A">
        <w:rPr>
          <w:rFonts w:cs="Times New Roman"/>
          <w:lang w:val="en-GB"/>
        </w:rPr>
        <w:t xml:space="preserve">. A few decadal prediction systems have illustrated that current systems can predict some aspects </w:t>
      </w:r>
      <w:r w:rsidR="00A874CE" w:rsidRPr="003F2D6A">
        <w:rPr>
          <w:rFonts w:cs="Times New Roman"/>
          <w:lang w:val="en-GB"/>
        </w:rPr>
        <w:t>o</w:t>
      </w:r>
      <w:r w:rsidR="00A874CE">
        <w:rPr>
          <w:rFonts w:cs="Times New Roman"/>
          <w:lang w:val="en-GB"/>
        </w:rPr>
        <w:t>f</w:t>
      </w:r>
      <w:r w:rsidR="00A874CE" w:rsidRPr="003F2D6A">
        <w:rPr>
          <w:rFonts w:cs="Times New Roman"/>
          <w:lang w:val="en-GB"/>
        </w:rPr>
        <w:t xml:space="preserve"> </w:t>
      </w:r>
      <w:r w:rsidRPr="003F2D6A">
        <w:rPr>
          <w:rFonts w:cs="Times New Roman"/>
          <w:lang w:val="en-GB"/>
        </w:rPr>
        <w:t xml:space="preserve">regional climate a few years in advance </w:t>
      </w:r>
      <w:r w:rsidRPr="003F2D6A">
        <w:rPr>
          <w:rFonts w:cs="Times New Roman"/>
          <w:lang w:val="en-GB"/>
        </w:rPr>
        <w:fldChar w:fldCharType="begin" w:fldLock="1"/>
      </w:r>
      <w:r w:rsidR="000465A7">
        <w:rPr>
          <w:rFonts w:cs="Times New Roman"/>
          <w:lang w:val="en-GB"/>
        </w:rPr>
        <w:instrText>ADDIN CSL_CITATION { "citationItems" : [ { "id" : "ITEM-1", "itemData" : { "DOI" : "10.1088/1748-9326/aac4db", "ISSN" : "1748-9326", "abstract" : "The last major volcanic eruptions, the Agung in 1963, El Chichon in 1982 and Pinatubo in 1991, were each associated with a cooling of the troposphere that has been observed over large continental areas and over the Western Pacific, the Indian Ocean and the Southern Atlantic. Simultaneously, Eastern tropical Pacific temperatures increased due to prevailing El Ni\u00f1o conditions. Here we show that the pattern of these near-surface temperature anomalies is partly reproduced with decadal simulations of the EC-Earth model initialised with climate observations and forced with an estimate of the observed volcanic aerosol optical thickness. Sensitivity experiments highlight a cooling induced by the volcanic forcing, whereas El Ni\u00f1o events following the eruptions would have occurred even without volcanic eruptions. Focusing on the period 1961\u20132001, the main source of skill of this decadal forecast system during the first 2 years is related to the initialisation of the model. The contribution of the initialisation to the skill becomes smaller than the contribution of the volcanic forcing after two years, the latter being substantial in the Western Pacific, the Indian Ocean and the Western Atlantic. Two simple protocols for real time forecasts are investigated: using the forcing of a past volcanic eruption to simulate the forcing of a new one, and applying a two-year exponential decay to the initial stratospheric aerosol load observed at the beginning of the forecast. This second protocol applied in retrospective forecasts allows a partial reproduction of the skill attained with observed forcing.", "author" : [ { "dropping-particle" : "", "family" : "M\u00e9n\u00e9goz", "given" : "M", "non-dropping-particle" : "", "parse-names" : false, "suffix" : "" }, { "dropping-particle" : "", "family" : "Bilbao", "given" : "R",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 J", "non-dropping-particle" : "", "parse-names" : false, "suffix" : "" } ], "container-title" : "Environmental Research Letters", "id" : "ITEM-1", "issue" : "6", "issued" : { "date-parts" : [ [ "2018" ] ] }, "page" : "64022", "publisher" : "IOP Publishing", "title" : "Forecasting the climate response to volcanic eruptions: prediction skill related to stratospheric aerosol forcing", "translator" : [ { "dropping-particle" : "", "family" : "Q6270", "given" : "", "non-dropping-particle" : "", "parse-names" : false, "suffix" : "" } ], "type" : "article-journal", "volume" : "13" }, "uris" : [ "http://www.mendeley.com/documents/?uuid=ffcc8136-db2c-40a2-9142-3201995985c7"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"id" : "ITEM-3", "itemData" : { "DOI" : "10.5194/esd-9-701-2018", "ISSN" : "2190-4987", "abstract" : "Abstract. The likelihood of a large volcanic eruption in the future provides the largest uncertainty concerning the evolution of the climate system on the timescale of a few years, but also an excellent opportunity to learn about the behavior of the climate system, and our models thereof. So the following question emerges: how predictable is the response of the climate system to future eruptions? By this we mean to what extent will the volcanic perturbation affect decadal climate predictions and how does the pre-eruption climate state influence the impact of the volcanic signal on the predictions? To address these questions, we performed decadal forecasts with the MiKlip prediction system, which is based on the MPI-ESM, in the low-resolution configuration for the initialization years 2012 and 2014, which differ in the Pacific Decadal Oscillation (PDO) and North Atlantic Oscillation (NAO) phase. Each forecast contains an artificial Pinatubo-like eruption starting in June of the first prediction year and consists of 10 ensemble members. For the construction of the aerosol radiative forcing, we used the global aerosol model ECHAM5-HAM in a version adapted for volcanic eruptions. We investigate the response of different climate variables, including near-surface air temperature, precipitation, frost days, and sea ice area fraction. Our results show that the average global cooling response over 4 years of about 0.2 K and the precipitation decrease of about 0.025 mm day\u22121 is relatively robust throughout the different experiments and seemingly independent of the initialization state. However, on a regional scale, we find substantial differences between the initializations. The cooling effect in the North Atlantic and Europe lasts longer and the Arctic sea ice increase is stronger in the simulations initialized in 2014. In contrast, the forecast initialized in 2012 with a negative PDO shows a prolonged cooling in the North Pacific basin.", "author" : [ { "dropping-particle" : "", "family" : "Illing", "given" : "Sebastian", "non-dropping-particle" : "", "parse-names" : false, "suffix" : "" }, { "dropping-particle" : "", "family" : "Kadow", "given" : "Christopher", "non-dropping-particle" : "", "parse-names" : false, "suffix" : "" }, { "dropping-particle" : "", "family" : "Pohlmann", "given" : "Holger", "non-dropping-particle" : "", "parse-names" : false, "suffix" : "" }, { "dropping-particle" : "", "family" : "Timmreck", "given" : "Claudia", "non-dropping-particle" : "", "parse-names" : false, "suffix" : "" } ], "container-title" : "Earth System Dynamics", "id" : "ITEM-3", "issue" : "2", "issued" : { "date-parts" : [ [ "2018", "6", "6" ] ] }, "page" : "701-715", "title" : "Assessing the impact of a future volcanic eruption on decadal predictions", "translator" : [ { "dropping-particle" : "", "family" : "Q6258", "given" : "", "non-dropping-particle" : "", "parse-names" : false, "suffix" : "" } ], "type" : "article-journal", "volume" : "9" }, "uris" : [ "http://www.mendeley.com/documents/?uuid=a4ce22b7-b09c-47e2-a711-03fbb15242d3" ] }, { "id" : "ITEM-4", "itemData" : { "DOI" : "https://doi.org/10.1029/2019JD031739", "abstract" : "Abstract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"ITEM-4", "issue" : "9", "issued" : { "date-parts" : [ [ "2020" ] ] }, "note" : "e2019JD031739 10.1029/2019JD031739", "page" : "e2019JD031739", "title" : "Robust Multiyear Climate Impacts of Volcanic Eruptions in Decadal Prediction Systems", "translator" : [ { "dropping-particle" : "", "family" : "Q6914", "given" : "", "non-dropping-particle" : "", "parse-names" : false, "suffix" : "" } ], "type" : "article-journal", "volume" : "125" }, "uris" : [ "http://www.mendeley.com/documents/?uuid=6f7967fa-e4a1-4e64-ae30-0e1ab4016481" ] } ], "mendeley" : { "formattedCitation" : "(Swingedouw et al., 2017; Illing et al., 2018; M\u00e9n\u00e9goz et al., 2018a; Hermanson et al., 2020)", "plainTextFormattedCitation" : "(Swingedouw et al., 2017; Illing et al., 2018; M\u00e9n\u00e9goz et al., 2018a; Hermanson et al., 2020)", "previouslyFormattedCitation" : "(Swingedouw et al., 2017; Illing et al., 2018; M\u00e9n\u00e9goz et al., 2018a; Hermanson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(Swingedouw et al., 2017; Illing et al., 2018; Ménégoz et al., 2018a; Hermanson et al., 2020)</w:t>
      </w:r>
      <w:r w:rsidRPr="003F2D6A">
        <w:rPr>
          <w:rFonts w:cs="Times New Roman"/>
          <w:lang w:val="en-GB"/>
        </w:rPr>
        <w:fldChar w:fldCharType="end"/>
      </w:r>
      <w:r w:rsidRPr="002C653B">
        <w:rPr>
          <w:rFonts w:cs="Times New Roman"/>
          <w:lang w:val="en-GB"/>
        </w:rPr>
        <w:t>.</w:t>
      </w:r>
      <w:r w:rsidRPr="002C653B">
        <w:rPr>
          <w:lang w:val="en-GB"/>
        </w:rPr>
        <w:t xml:space="preserve"> </w:t>
      </w:r>
      <w:r w:rsidRPr="003F2D6A">
        <w:rPr>
          <w:rFonts w:cs="Times New Roman"/>
          <w:lang w:val="en-GB"/>
        </w:rPr>
        <w:t xml:space="preserve">However, a better performance requires information about volcanic location </w:t>
      </w:r>
      <w:commentRangeStart w:id="796"/>
      <w:r w:rsidRPr="003F2D6A">
        <w:rPr>
          <w:rFonts w:cs="Times New Roman"/>
          <w:lang w:val="en-GB"/>
        </w:rPr>
        <w:fldChar w:fldCharType="begin" w:fldLock="1"/>
      </w:r>
      <w:r w:rsidR="000465A7">
        <w:rPr>
          <w:rFonts w:cs="Times New Roman"/>
          <w:lang w:val="en-GB"/>
        </w:rPr>
        <w:instrText>ADDIN CSL_CITATION { "citationItems" : [ { "id" : "ITEM-1", "itemData" : { "DOI" : "10.1038/nclimate1857", "ISSN" : "1758-6798", "abstract" : "Sahelian drought is investigated by analysing de-trended observations between 1900 and 2010, which show that substantial Northern Hemisphere volcanic eruptions preceded three of the four driest summers. Modelling both episodic volcanic eruptions and geoengineering by continuous deliberate stratospheric injection shows that large asymmetric aerosol loadings in the Northern Hemisphere are a precursor of Sahelian drought, whereas if the aerosol loadings are concentrated in the Southern Hemisphere greening of the Sahel is induced.", "author" : [ { "dropping-particle" : "", "family" : "Haywood", "given" : "Jim M", "non-dropping-particle" : "", "parse-names" : false, "suffix" : "" }, { "dropping-particle" : "", "family" : "Jones", "given" : "Andy", "non-dropping-particle" : "", "parse-names" : false, "suffix" : "" }, { "dropping-particle" : "", "family" : "Bellouin", "given" : "Nicolas", "non-dropping-particle" : "", "parse-names" : false, "suffix" : "" }, { "dropping-particle" : "", "family" : "Stephenson", "given" : "David", "non-dropping-particle" : "", "parse-names" : false, "suffix" : "" } ], "container-title" : "Nature Climate Change", "id" : "ITEM-1", "issue" : "7", "issued" : { "date-parts" : [ [ "2013" ] ] }, "page" : "660-665", "title" : "Asymmetric forcing from stratospheric aerosols impacts Sahelian rainfall", "translator" : [ { "dropping-particle" : "", "family" : "Q6266", "given" : "", "non-dropping-particle" : "", "parse-names" : false, "suffix" : "" } ], "type" : "article-journal", "volume" : "3" }, "uris" : [ "http://www.mendeley.com/documents/?uuid=80888884-83fe-4ce2-9858-701040e43932" ] }, { "id" : "ITEM-2", "itemData" : { "DOI" : "10.1073/pnas.1509153112", "ISSN" : "0027-8424", "abstract" : "Large volcanic eruptions can have major impacts on global climate, affecting both atmospheric and ocean circulation through changes in atmospheric chemical composition and optical properties. The residence time of volcanic aerosol from strong eruptions is roughly 2\u20133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8\u20139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Ni\u00f1o\u2013Southern Oscillation (ENSO).", "author" : [ { "dropping-particle" : "", "family" : "Pausata", "given" : "Francesco S 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"ITEM-2", "issue" : "45", "issued" : { "date-parts" : [ [ "2015", "11", "10" ] ] }, "page" : "13784-13788", "title" : "Impacts of high-latitude volcanic eruptions on ENSO and AMOC", "translator" : [ { "dropping-particle" : "", "family" : "Q6289", "given" : "", "non-dropping-particle" : "", "parse-names" : false, "suffix" : "" } ], "type" : "article-journal", "volume" : "112" }, "uris" : [ "http://www.mendeley.com/documents/?uuid=2f420174-f4bf-46a7-b4ba-33c0888accd4" ] }, { "id" : "ITEM-3", "itemData" : { "DOI" : "10.1175/JCLI-D-15-0239.1", "ISSN" : "0894-8755", "abstract" : "AbstractThe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"ITEM-3", "issue" : "8", "issued" : { "date-parts" : [ [ "2016", "2", "9" ] ] }, "note" : "doi: 10.1175/JCLI-D-15-0239.1", "page" : "2907-2921", "publisher" : "American Meteorological Society", "title" : "\u201cEl Ni\u00f1o Like\u201d Hydroclimate Responses to Last Millennium Volcanic Eruptions", "translator" : [ { "dropping-particle" : "", "family" : "Q6268", "given" : "", "non-dropping-particle" : "", "parse-names" : false, "suffix" : "" } ], "type" : "article-journal", "volume" : "29" }, "uris" : [ "http://www.mendeley.com/documents/?uuid=3080e56c-70e2-4b27-92ad-1218cca3602a" ] }, { "id" : "ITEM-4", "itemData" : { "DOI" : "10.1007/s00382-017-3846-z", "ISBN" : "0123456789", "ISSN" : "14320894", "abstract" : "first boreal winter after the NH, tropical, or SH eruptions, respectively. Thus, the eastern-Pacific El Ni\u00f1o can develop and peak in the second winter after the NH and tropical eruptions via the Bjerknes feedback. The model simula-tion only shows a central-Pacific El Ni\u00f1o-like response to the SH eruptions. The reason is that the anticyclonic wind anomaly associated with the SH eruption-induced south-east Pacific cooling will excite westward current anomalies and prevent the development of eastern-Pacific El Ni\u00f1o-like anomaly. These divergent responses to eruptions at dif-ferent latitudes and in different hemispheres underline the sensitivity of the ENSO system to the spatial structure of radiative disturbances in the atmosphere.", "author" : [ { "dropping-particle" : "", "family" : "Liu", "given" : "Fei", "non-dropping-particle" : "", "parse-names" : false, "suffix" : "" }, { "dropping-particle" : "", "family" : "Li", "given" : "Jinbao", "non-dropping-particle" : "", "parse-names" : false, "suffix" : "" }, { "dropping-particle" : "", "family" : "Wang", "given" : "Bin", "non-dropping-particle" : "", "parse-names" : false, "suffix" : "" }, { "dropping-particle" : "", "family" : "Liu", "given" : "Jian", "non-dropping-particle" : "", "parse-names" : false, "suffix" : "" }, { "dropping-particle" : "", "family" : "Li", "given" : "Tim", "non-dropping-particle" : "", "parse-names" : false, "suffix" : "" }, { "dropping-particle" : "", "family" : "Huang", "given" : "Gang", "non-dropping-particle" : "", "parse-names" : false, "suffix" : "" }, { "dropping-particle" : "", "family" : "Wang", "given" : "Zhiyuan", "non-dropping-particle" : "", "parse-names" : false, "suffix" : "" } ], "container-title" : "Climate Dynamics", "id" : "ITEM-4", "issue" : "9-10", "issued" : { "date-parts" : [ [ "2018" ] ] }, "page" : "3799-3812", "publisher" : "Springer Berlin Heidelberg", "title" : "Divergent El Ni\u00f1o responses to volcanic eruptions at different latitudes over the past millennium", "translator" : [ { "dropping-particle" : "", "family" : "Q5263", "given" : "", "non-dropping-particle" : "", "parse-names" : false, "suffix" : "" } ], "type" : "article-journal", "volume" : "50" }, "uris" : [ "http://www.mendeley.com/documents/?uuid=1153373a-e5ea-4db9-bd6e-851ec180ed93" ] } ], "mendeley" : { "formattedCitation" : "(Haywood et al., 2013; Pausata et al., 2015; Stevenson et al., 2016; Liu et al., 2018a)", "plainTextFormattedCitation" : "(Haywood et al., 2013; Pausata et al., 2015; Stevenson et al., 2016; Liu et al., 2018a)", "previouslyFormattedCitation" : "(Haywood et al., 2013; Pausata et al., 2015; Stevenson et al., 2016; Liu et al., 2018a)"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(Haywood et al., 2013; Pausata et al., 2015; Stevenson et al., 2016; </w:t>
      </w:r>
      <w:ins w:id="797" w:author="Robin Matthews" w:date="2021-07-11T16:45:00Z">
        <w:r w:rsidR="00A0560A">
          <w:rPr>
            <w:rFonts w:cs="Times New Roman"/>
            <w:noProof/>
          </w:rPr>
          <w:t xml:space="preserve">F. </w:t>
        </w:r>
      </w:ins>
      <w:r w:rsidR="00E41CA2">
        <w:rPr>
          <w:rFonts w:cs="Times New Roman"/>
          <w:noProof/>
        </w:rPr>
        <w:t>Liu et al., 2018</w:t>
      </w:r>
      <w:ins w:id="798" w:author="Robin Matthews" w:date="2021-07-11T16:45:00Z">
        <w:r w:rsidR="00A0560A">
          <w:rPr>
            <w:rFonts w:cs="Times New Roman"/>
            <w:noProof/>
          </w:rPr>
          <w:t>a</w:t>
        </w:r>
      </w:ins>
      <w:del w:id="799" w:author="Robin Matthews" w:date="2021-07-11T16:45:00Z">
        <w:r w:rsidR="00E41CA2" w:rsidDel="00A0560A">
          <w:rPr>
            <w:rFonts w:cs="Times New Roman"/>
            <w:noProof/>
          </w:rPr>
          <w:delText>a</w:delText>
        </w:r>
      </w:del>
      <w:r w:rsidR="00E41CA2">
        <w:rPr>
          <w:rFonts w:cs="Times New Roman"/>
          <w:noProof/>
        </w:rPr>
        <w:t>)</w:t>
      </w:r>
      <w:r w:rsidRPr="003F2D6A">
        <w:rPr>
          <w:rFonts w:cs="Times New Roman"/>
          <w:lang w:val="en-GB"/>
        </w:rPr>
        <w:fldChar w:fldCharType="end"/>
      </w:r>
      <w:commentRangeEnd w:id="796"/>
      <w:r w:rsidR="00E41CA2">
        <w:rPr>
          <w:rStyle w:val="CommentReference"/>
          <w:rFonts w:asciiTheme="minorHAnsi" w:eastAsiaTheme="minorHAnsi" w:hAnsiTheme="minorHAnsi"/>
          <w:lang w:eastAsia="en-US"/>
        </w:rPr>
        <w:commentReference w:id="796"/>
      </w:r>
      <w:r w:rsidRPr="00FB6EB0">
        <w:rPr>
          <w:rFonts w:cs="Times New Roman"/>
        </w:rPr>
        <w:t xml:space="preserve">, strength </w:t>
      </w:r>
      <w:commentRangeStart w:id="800"/>
      <w:r w:rsidRPr="003F2D6A">
        <w:rPr>
          <w:rFonts w:cs="Times New Roman"/>
          <w:lang w:val="en-GB"/>
        </w:rPr>
        <w:fldChar w:fldCharType="begin" w:fldLock="1"/>
      </w:r>
      <w:ins w:id="801" w:author="Robin Matthews" w:date="2021-07-11T16:46:00Z">
        <w:r w:rsidR="006538CE">
          <w:rPr>
            <w:rFonts w:cs="Times New Roman"/>
          </w:rPr>
          <w:instrText>ADDIN CSL_CITATION { "citationItems" : [ { "id" : "ITEM-1", "itemData" : { "DOI" : "10.1175/2007JCLI1884.1", "ISSN" : "0894-8755", "abstract" : "Abstract The controversial claim that El Ni\u00f1o events might be partially caused by radiative forcing due to volcanic aerosols is reassessed. Building on the work of Mann et al., estimates of volcanic forcing over the past millennium and a climate model of intermediate complexity are used to draw a diagram of El Ni\u00f1o likelihood as a function of the intensity of volcanic forcing. It is shown that in the context of this model, only eruptions larger than that of Mt. Pinatubo (1991, peak dimming of about 3.7 W m?2) can shift the likelihood and amplitude of an El Ni\u00f1o event above the level of the model?s internal variability. Explosive volcanism cannot be said to trigger El Ni\u00f1o events per se, but it is found to raise their likelihood by 50% on average, also favoring higher amplitudes. This reconciles, on one hand, the demonstration by Adams et al. of a statistical relationship between explosive volcanism and El Ni\u00f1o and, on the other hand, the ability to predict El Ni\u00f1o events of the last 148 yr without knowledge of volcanic forcing. The authors then focus on the strongest eruption of the millennium (A.D. 1258), and show that it is likely to have favored the occurrence of a moderate-to-strong El Ni\u00f1o event in the midst of prevailing La Ni\u00f1a?like conditions induced by increased solar activity during the well-documented Medieval Climate Anomaly. Compiling paleoclimate data from a wide array of sources, a number of important hydroclimatic consequences for neighboring areas is documented. The authors propose, in particular, that the event briefly interrupted a solar-induced megadrought in the southwestern United States. Most of the time, however, volcanic eruptions are found to be too small to significantly affect ENSO statistics.", "author" : [ { "dropping-particle" : "", "family" : "Emile-Geay", "given" : "Julien", "non-dropping-particle" : "", "parse-names" : false, "suffix" : "" }, { "dropping-particle" : "", "family" : "Seager", "given" : "Richard", "non-dropping-particle" : "", "parse-names" : false, "suffix" : "" }, { "dropping-particle" : "", "family" : "Cane", "given" : "Mark A", "non-dropping-particle" : "", "parse-names" : false, "suffix" : "" }, { "dropping-particle" : "", "family" : "Cook", "given" : "Edward R", "non-dropping-particle" : "", "parse-names" : false, "suffix" : "" }, { "dropping-particle" : "", "family" : "Haug", "given" : "Gerald H", "non-dropping-particle" : "", "parse-names" : false, "suffix" : "" } ], "container-title" : "Journal of Climate", "id" : "ITEM-1", "issue" : "13", "issued" : { "date-parts" : [ [ "2008", "7", "1" ] ] }, "note" : "doi: 10.1175/2007JCLI1884.1", "page" : "3134-3148", "publisher" : "American Meteorological Society", "title" : "Volcanoes and ENSO over the Past Millennium", "translator" : [ { "dropping-particle" : "", "family" : "Q6262", "given" : "", "non-dropping-particle" : "", "parse-names" : false, "suffix" : "" } ], "type" : "article-journal", "volume" : "21" }, "uris" : [ "http://www.mendeley.com/documents/?uuid=3a9ac5f6-4fbd-47be-98a4-14dc8f8a370f" ] }, { "id" : "ITEM-2", "itemData" : { "DOI" : "10.1007/s00382-015-2799-3", "ISSN" : "1432-0894", "abstract" : "In order to examine the threshold of the volcanic forcing that leads to the El Ni\u00f1o-like warming, we analyze a millennium ERIK simulation (AD 1000\u20131850) forced by three external forcings including greenhouse gases, solar forcing and volcanic eruptions using the ECHO-G coupled climate model. It is found that there exists a threshold of the volcanic forcing above 15\u00a0W/m2 to lead the El Ni\u00f1o-like warming in the climate model. When the volcanic forcing is above this threshold forcing, then the intensity of the Inter-tropical Convergence Zone (ITCZ) is weakened and its position is shifted to the south. This might be associated with the processes of less evaporation in the subtropical cloudless region by a cooling due to the reduction of net surface shortwave radiation. Concurrently, a weakening of ITCZ is associated with a weakening of the trade winds and the subsequent Bjerknes feedback causes El Ni\u00f1o-like warming. Therefore, El Ni\u00f1o-like warming events can occur when volcanic eruption is above threshold forcing, implying that there exists a certain level of radiative forcing change which is capable of changing the state of tropical Pacific sea surface temperature. The last millennium simulation of Paleoclimate Modeling Intercomparison Project Phase 3 climate models also indicates that there may exist a threshold forcing to lead the El Ni\u00f1o-like warming, which has been also discussed in the present study.", "author" : [ { "dropping-particle" : "", "family" : "Lim", "given" : "Hyung-Gyu", "non-dropping-particle" : "", "parse-names" : false, "suffix" : "" }, { "dropping-particle" : "", "family" : "Yeh", "given" : "Sang-Wook", "non-dropping-particle" : "", "parse-names" : false, "suffix" : "" }, { "dropping-particle" : "", "family" : "Kug", "given" : "Jong-Seong", "non-dropping-particle" : "", "parse-names" : false, "suffix" : "" }, { "dropping-particle" : "", "family" : "Park", "given" : "Young-Gyu", "non-dropping-particle" : "", "parse-names" : false, "suffix" : "" }, { "dropping-particle" : "", "family" : "Park", "given" : "Jae-Hun", "non-dropping-particle" : "", "parse-names" : false, "suffix" : "" }, { "dropping-particle" : "", "family" : "Park", "given" : "Rokjin", "non-dropping-particle" : "", "parse-names" : false, "suffix" : "" }, { "dropping-particle" : "", "family" : "Song", "given" : "Chang-Keun", "non-dropping-particle" : "", "parse-names" : false, "suffix" : "" } ], "container-title" : "Climate Dynamics", "id" : "ITEM-2", "issue" : "11", "issued" : { "date-parts" : [ [ "2016" ] ] }, "page" : "3725-3736", "title" : "Threshold of the volcanic forcing that leads the El Ni\u00f1o-like warming in the last millennium: results from the ERIK simulation", "translator" : [ { "dropping-particle" : "", "family" : "Q6260", "given" : "", "non-dropping-particle" : "", "parse-names" : false, "suffix" : "" } ], "type" : "article-journal", "volume" : "46" }, "uris" : [ "http://www.mendeley.com/documents/?uuid=66db43ee-fb44-4154-8358-8519ae1b447d" ] }, { "id" : "ITEM-3", "itemData" : { "DOI" : "10.1029/2018GL080315", "ISSN" : "0094-8276",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"ITEM-3", "issued" : { "date-parts" : [ [ "2018", "12", "12" ] ] }, "page" : "2018GL080315", "title" : "How Do Tropical, Northern Hemispheric, and Southern Hemispheric Volcanic Eruptions Affect ENSO Under Different Initial Ocean Conditions?", "translator" : [ { "dropping-particle" : "", "family" : "Q5690", "given" : "", "non-dropping-particle" : "", "parse-names" : false, "suffix" : "" } ], "type" : "article-journal" }, "uris" : [ "http://www.mendeley.com/documents/?uuid=82be363a-ab58-4646-a6ea-aae53d0361a7" ] } ], "mendeley" : { "formattedCitation" : "(Emile-Geay et al., 2008; Lim et al., 2016b; Liu et al., 2018b)", "manualFormatting" : "(Emile-Geay et al., 2008; H.-G. Lim et al., 2016; F. Liu et al., 2018b )", "plainTextFormattedCitation" : "(Emile-Geay et al., 2008; Lim et al., 2016b; Liu et al., 2018b)", "previouslyFormattedCitation" : "(Emile-Geay et al., 2008; Lim et al., 2016b; Liu et al., 2018b)" }, "properties" : { "noteIndex" : 0 }, "schema" : "https://github.com/citation-style-language/schema/raw/master/csl-citation.json" }</w:instrText>
        </w:r>
      </w:ins>
      <w:del w:id="802" w:author="Robin Matthews" w:date="2021-07-11T16:46:00Z">
        <w:r w:rsidR="000465A7" w:rsidDel="006538CE">
          <w:rPr>
            <w:rFonts w:cs="Times New Roman"/>
          </w:rPr>
          <w:delInstrText>ADDIN CSL_CITATION { "citationItems" : [ { "id" : "ITEM-1", "itemData" : { "DOI" : "10.1175/2007JCLI1884.1", "ISSN" : "0894-8755", "abstract" : "Abstract The controversial claim that El Ni\u00f1o events might be partially caused by radiative forcing due to volcanic aerosols is reassessed. Building on the work of Mann et al., estimates of volcanic forcing over the past millennium and a climate model of intermediate complexity are used to draw a diagram of El Ni\u00f1o likelihood as a function of the intensity of volcanic forcing. It is shown that in the context of this model, only eruptions larger than that of Mt. Pinatubo (1991, peak dimming of about 3.7 W m?2) can shift the likelihood and amplitude of an El Ni\u00f1o event above the level of the model?s internal variability. Explosive volcanism cannot be said to trigger El Ni\u00f1o events per se, but it is found to raise their likelihood by 50% on average, also favoring higher amplitudes. This reconciles, on one hand, the demonstration by Adams et al. of a statistical relationship between explosive volcanism and El Ni\u00f1o and, on the other hand, the ability to predict El Ni\u00f1o events of the last 148 yr without knowledge of volcanic forcing. The authors then focus on the strongest eruption of the millennium (A.D. 1258), and show that it is likely to have favored the occurrence of a moderate-to-strong El Ni\u00f1o event in the midst of prevailing La Ni\u00f1a?like conditions induced by increased solar activity during the well-documented Medieval Climate Anomaly. Compiling paleoclimate data from a wide array of sources, a number of important hydroclimatic consequences for neighboring areas is documented. The authors propose, in particular, that the event briefly interrupted a solar-induced megadrought in the southwestern United States. Most of the time, however, volcanic eruptions are found to be too small to significantly affect ENSO statistics.", "author" : [ { "dropping-particle" : "", "family" : "Emile-Geay", "given" : "Julien", "non-dropping-particle" : "", "parse-names" : false, "suffix" : "" }, { "dropping-particle" : "", "family" : "Seager", "given" : "Richard", "non-dropping-particle" : "", "parse-names" : false, "suffix" : "" }, { "dropping-particle" : "", "family" : "Cane", "given" : "Mark A", "non-dropping-particle" : "", "parse-names" : false, "suffix" : "" }, { "dropping-particle" : "", "family" : "Cook", "given" : "Edward R", "non-dropping-particle" : "", "parse-names" : false, "suffix" : "" }, { "dropping-particle" : "", "family" : "Haug", "given" : "Gerald H", "non-dropping-particle" : "", "parse-names" : false, "suffix" : "" } ], "container-title" : "Journal of Climate", "id" : "ITEM-1", "issue" : "13", "issued" : { "date-parts" : [ [ "2008", "7", "1" ] ] }, "note" : "doi: 10.1175/2007JCLI1884.1", "page" : "3134-3148", "publisher" : "American Meteorological Society", "title" : "Volcanoes and ENSO over the Past Millennium", "translator" : [ { "dropping-particle" : "", "family" : "Q6262", "given" : "", "non-dropping-particle" : "", "parse-names" : false, "suffix" : "" } ], "type" : "article-journal", "volume" : "21" }, "uris" : [ "http://www.mendeley.com/documents/?uuid=3a9ac5f6-4fbd-47be-98a4-14dc8f8a370f" ] }, { "id" : "ITEM-2", "itemData" : { "DOI" : "10.1007/s00382-015-2799-3", "ISSN" : "1432-0894", "abstract" : "In order to examine the threshold of the volcanic forcing that leads to the El Ni\u00f1o-like warming, we analyze a millennium ERIK simulation (AD 1000\u20131850) forced by three external forcings including greenhouse gases, solar forcing and volcanic eruptions using the ECHO-G coupled climate model. It is found that there exists a threshold of the volcanic forcing above 15\u00a0W/m2 to lead the El Ni\u00f1o-like warming in the climate model. When the volcanic forcing is above this threshold forcing, then the intensity of the Inter-tropical Convergence Zone (ITCZ) is weakened and its position is shifted to the south. This might be associated with the processes of less evaporation in the subtropical cloudless region by a cooling due to the reduction of net surface shortwave radiation. Concurrently, a weakening of ITCZ is associated with a weakening of the trade winds and the subsequent Bjerknes feedback causes El Ni\u00f1o-like warming. Therefore, El Ni\u00f1o-like warming events can occur when volcanic eruption is above threshold forcing, implying that there exists a certain level of radiative forcing change which is capable of changing the state of tropical Pacific sea surface temperature. The last millennium simulation of Paleoclimate Modeling Intercomparison Project Phase 3 climate models also indicates that there may exist a threshold forcing to lead the El Ni\u00f1o-like warming, which has been also discussed in the present study.", "author" : [ { "dropping-particle" : "", "family" : "Lim", "given" : "Hyung-Gyu", "non-dropping-particle" : "", "parse-names" : false, "suffix" : "" }, { "dropping-particle" : "", "family" : "Yeh", "given" : "Sang-Wook", "non-dropping-particle" : "", "parse-names" : false, "suffix" : "" }, { "dropping-particle" : "", "family" : "Kug", "given" : "Jong-Seong", "non-dropping-particle" : "", "parse-names" : false, "suffix" : "" }, { "dropping-particle" : "", "family" : "Park", "given" : "Young-Gyu", "non-dropping-particle" : "", "parse-names" : false, "suffix" : "" }, { "dropping-particle" : "", "family" : "Park", "given" : "Jae-Hun", "non-dropping-particle" : "", "parse-names" : false, "suffix" : "" }, { "dropping-particle" : "", "family" : "Park", "given" : "Rokjin", "non-dropping-particle" : "", "parse-names" : false, "suffix" : "" }, { "dropping-particle" : "", "family" : "Song", "given" : "Chang-Keun", "non-dropping-particle" : "", "parse-names" : false, "suffix" : "" } ], "container-title" : "Climate Dynamics", "id" : "ITEM-2", "issue" : "11", "issued" : { "date-parts" : [ [ "2016" ] ] }, "page" : "3725-3736", "title" : "Threshold of the volcanic forcing that leads the El Ni\u00f1o-like warming in the last millennium: results from the ERIK simulation", "translator" : [ { "dropping-particle" : "", "family" : "Q6260", "given" : "", "non-dropping-particle" : "", "parse-names" : false, "suffix" : "" } ], "type" : "article-journal", "volume" : "46" }, "uris" : [ "http://www.mendeley.com/documents/?uuid=66db43ee-fb44-4154-8358-8519ae1b447d" ] }, { "id" : "ITEM-3", "itemData" : { "DOI" : "10.1029/2018GL080315", "ISSN" : "0094-8276",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"ITEM-3", "issued" : { "date-parts" : [ [ "2018", "12", "12" ] ] }, "page" : "2018GL080315", "title" : "How Do Tropical, Northern Hemispheric, and Southern Hemispheric Volcanic Eruptions Affect ENSO Under Different Initial Ocean Conditions?", "translator" : [ { "dropping-particle" : "", "family" : "Q5690", "given" : "", "non-dropping-particle" : "", "parse-names" : false, "suffix" : "" } ], "type" : "article-journal" }, "uris" : [ "http://www.mendeley.com/documents/?uuid=82be363a-ab58-4646-a6ea-aae53d0361a7" ] } ], "mendeley" : { "formattedCitation" : "(Emile-Geay et al., 2008; Lim et al., 2016b; Liu et al., 2018b)", "plainTextFormattedCitation" : "(Emile-Geay et al., 2008; Lim et al., 2016b; Liu et al., 2018b)", "previouslyFormattedCitation" : "(Emile-Geay et al., 2008; Lim et al., 2016b; Liu et al., 2018b)"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803" w:author="Robin Matthews" w:date="2021-07-11T16:46:00Z">
        <w:r w:rsidR="006538CE">
          <w:t xml:space="preserve">Emile-Geay et al., 2008; H.-G. </w:t>
        </w:r>
        <w:r w:rsidR="006538CE">
          <w:lastRenderedPageBreak/>
          <w:t>Lim et al., 2016; F. Liu et al., 2018b</w:t>
        </w:r>
        <w:r w:rsidR="006538CE" w:rsidDel="006538CE">
          <w:rPr>
            <w:rFonts w:cs="Times New Roman"/>
            <w:noProof/>
            <w:lang w:val="en-GB"/>
          </w:rPr>
          <w:t xml:space="preserve"> </w:t>
        </w:r>
      </w:ins>
      <w:del w:id="804" w:author="Robin Matthews" w:date="2021-07-11T16:46:00Z">
        <w:r w:rsidR="00E41CA2" w:rsidDel="006538CE">
          <w:rPr>
            <w:rFonts w:cs="Times New Roman"/>
            <w:noProof/>
            <w:lang w:val="en-GB"/>
          </w:rPr>
          <w:delText>Emile-Geay et al., 2008; Lim et al., 2016b; Liu et al., 2018b</w:delText>
        </w:r>
      </w:del>
      <w:r w:rsidR="00E41CA2">
        <w:rPr>
          <w:rFonts w:cs="Times New Roman"/>
          <w:noProof/>
          <w:lang w:val="en-GB"/>
        </w:rPr>
        <w:t>)</w:t>
      </w:r>
      <w:r w:rsidRPr="003F2D6A">
        <w:rPr>
          <w:rFonts w:cs="Times New Roman"/>
          <w:lang w:val="en-GB"/>
        </w:rPr>
        <w:fldChar w:fldCharType="end"/>
      </w:r>
      <w:commentRangeEnd w:id="800"/>
      <w:r w:rsidR="00E41CA2">
        <w:rPr>
          <w:rStyle w:val="CommentReference"/>
          <w:rFonts w:asciiTheme="minorHAnsi" w:eastAsiaTheme="minorHAnsi" w:hAnsiTheme="minorHAnsi"/>
          <w:lang w:eastAsia="en-US"/>
        </w:rPr>
        <w:commentReference w:id="800"/>
      </w:r>
      <w:r w:rsidRPr="003F2D6A">
        <w:rPr>
          <w:rFonts w:cs="Times New Roman"/>
          <w:lang w:val="en-GB"/>
        </w:rPr>
        <w:t xml:space="preserve">, and seasonality </w:t>
      </w:r>
      <w:commentRangeStart w:id="805"/>
      <w:r w:rsidRPr="003F2D6A">
        <w:rPr>
          <w:rFonts w:cs="Times New Roman"/>
          <w:lang w:val="en-GB"/>
        </w:rPr>
        <w:fldChar w:fldCharType="begin" w:fldLock="1"/>
      </w:r>
      <w:ins w:id="806" w:author="Robin Matthews" w:date="2021-07-11T16:46:00Z">
        <w:r w:rsidR="006538CE">
          <w:rPr>
            <w:rFonts w:cs="Times New Roman"/>
            <w:lang w:val="en-GB"/>
          </w:rPr>
          <w:instrText>ADDIN CSL_CITATION { "citationItems" : [ { "id" : "ITEM-1", "itemData" : { "DOI" : "10.1073/pnas.1612505114", "abstract" : "The starting month of many historical tropical volcanic eruptions is unknown and often assumed constant in long model simulations. Here we use model simulations to show that the season of eruptions strongly affects both atmospheric circulation and the El Ni\u00f1o/Southern Oscillation within the eruption year and that this could explain some of the mismatches between model simulations and paleoclimate reconstructions. The response 1 year later depends much less on eruption season, and proxy reconstructions are also more consistent. Our results imply that models may actually be correctly representing eruption-year tropical climate responses and that the season of eruptions should be considered when evaluating the mechanisms for volcanic effects on climate.The response of the El Ni\u00f1o/Southern Oscillation (ENSO) to tropical volcanic eruptions has important worldwide implications, but remains poorly constrained. Paleoclimate records suggest an \u201cEl Ni\u00f1o-like\u201d warming 1 year following major eruptions [Adams JB, Mann ME, Ammann CM (2003) Nature 426:274\u2013278] and \u201cLa Ni\u00f1a-like\u201d cooling within the eruption year [Li J, et al. (2013) Nat Clim Chang 3:822\u2013826]. However, climate models currently cannot capture all these responses. Many eruption characteristics are poorly constrained, which may contribute to uncertainties in model solutions\u2014for example, the season of eruption occurrence is often unknown and assigned arbitrarily. Here we isolate the effect of eruption season using experiments with the Community Earth System Model (CESM), varying the starting month of two large tropical eruptions. The eruption-year atmospheric circulation response is strongly seasonally dependent, with effects on European winter warming, the Intertropical Convergence Zone, and the southeast Asian monsoon. This creates substantial variations in eruption-year hydroclimate patterns, which do sometimes exhibit La Ni\u00f1a-like features as in the proxy record. However, eruption-year equatorial Pacific cooling is not driven by La Ni\u00f1a dynamics, but strictly by transient radiative cooling. In contrast, equatorial warming the following year occurs for all starting months and operates dynamically like El Ni\u00f1o. Proxy reconstructions confirm these results: eruption-year cooling is insignificant, whereas warming in the following year is more robust. This implies that accounting for the event season may be necessary to describe the initial response to volcanic eruptions and that climate models may be more ac\u2026", "author" : [ { "dropping-particle" : "", "family" : "Stevenson", "given" : "Samantha", "non-dropping-particle" : "", "parse-names" : false, "suffix" : "" }, { "dropping-particle" : "", "family" : "Fasullo", "given" : "John T", "non-dropping-particle" : "", "parse-names" : false, "suffix" : "" }, { "dropping-particle" : "", "family" : "Otto-Bliesner", "given" : "Bette L", "non-dropping-particle" : "", "parse-names" : false, "suffix" : "" }, { "dropping-particle" : "", "family" : "Tomas", "given" : "Robert A", "non-dropping-particle" : "", "parse-names" : false, "suffix" : "" }, { "dropping-particle" : "", "family" : "Gao", "given" : "Chaochao", "non-dropping-particle" : "", "parse-names" : false, "suffix" : "" } ], "container-title" : "Proceedings of the National Academy of Sciences", "id" : "ITEM-1", "issue" : "8", "issued" : { "date-parts" : [ [ "2017", "2", "21" ] ] }, "page" : "1822 LP  - 1826", "title" : "Role of eruption season in reconciling model and proxy responses to tropical volcanism", "translator" : [ { "dropping-particle" : "", "family" : "Q6263", "given" : "", "non-dropping-particle" : "", "parse-names" : false, "suffix" : "" } ], "type" : "article-journal", "volume" : "114" }, "uris" : [ "http://www.mendeley.com/documents/?uuid=c71cd42a-14c6-41eb-954e-1f39a9f98e39" ] }, { "id" : "ITEM-2", "itemData" : { "DOI" : "10.1007/s00382-018-4163-x",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"ITEM-2", "issue" : "12", "issued" : { "date-parts" : [ [ "2019" ] ] }, "page" : "7495-7509", "title" : "A \u201cLa Ni\u00f1a-like\u201d state occurring in the second year after large tropical volcanic eruptions during the past 1500 years", "translator" : [ { "dropping-particle" : "", "family" : "Q6259", "given" : "", "non-dropping-particle" : "", "parse-names" : false, "suffix" : "" } ], "type" : "article-journal", "volume" : "52" }, "uris" : [ "http://www.mendeley.com/documents/?uuid=0f4208ad-13e7-49b2-b48f-93aec752477b" ] }, { "id" : "ITEM-3", "itemData" : { "DOI" : "10.1175/JCLI-D-18-0290.1", "ISSN" : "0894-8755", "abstract" : "AbstractThe impact of northern high-latitude volcanic (NHV) eruptions on El Ni\u00f1o?Southern Oscillation (ENSO) is investigated based on ensemble simulations with the Community Earth System Model. The seasonality of the atmospheric circulation influences the NHV aerosol dispersion, causing stronger (weaker) Northern Hemisphere cooling after the January and April (July and October) eruptions. ENSO?s response is found to be more dependent on NHV eruption seasons than that on tropical eruption seasons. The January eruption causes an El Ni\u00f1o in an eruption year [year (0) hereafter] while an El Ni\u00f1o occurs in year (1) after the October eruption. No significant El Ni\u00f1o occurs after the April (July) eruption. A diagnostic analysis reveals that these El Ni\u00f1os? developments are attributed to the positive zonal, meridional advective, and thermocline feedbacks, triggered by the western Pacific westerly anomalies. The anomalous North Pacific cyclone (NPC) and Asian monsoon are key systems to excite anomalous westerlies, which are caused by the NHV-induced midlatitude cooling and Eurasian continent?North Pacific thermal contrast. After the January eruption, the anomalous NPC develops in early summer and connects with a weakened Asian summer monsoon, which excites anomalous westerlies over the Indo-western Pacific, activating the Bjerknes feedback. For the October eruption, the anomalous NPC and enhanced East Asian winter monsoon bring cold air to the Maritime Continent and warm the subtropical central North Pacific through surface heat flux exchange, exciting the westerly anomalies. These results suggest that the strong dependence on the seasonal timing of NHV should be a critical element of data?model comparisons.", "author" : [ { "dropping-particle" : "", "family" : "Sun", "given" : "Weiyi", "non-dropping-particle" : "", "parse-names" : false, "suffix" : "" }, { "dropping-particle" : "", "family" : "Wang", "given" : "Bin", "non-dropping-particle" : "", "parse-names" : false, "suffix" : "" }, { "dropping-particle" : "", "family" : "Liu", "given" : "Jian", "non-dropping-particle" : "", "parse-names" : false, "suffix" : "" }, { "dropping-particle" : "", "family" : "Chen", "given" : "Deliang", "non-dropping-particle" : "", "parse-names" : false, "suffix" : "" }, { "dropping-particle" : "", "family" : "Gao", "given" : "Chaochao", "non-dropping-particle" : "", "parse-names" : false, "suffix" : "" }, { "dropping-particle" : "", "family" : "Ning", "given" : "Liang", "non-dropping-particle" : "", "parse-names" : false, "suffix" : "" }, { "dropping-particle" : "", "family" : "Chen", "given" : "Lin", "non-dropping-particle" : "", "parse-names" : false, "suffix" : "" } ], "container-title" : "Journal of Climate", "id" : "ITEM-3", "issue" : "11", "issued" : { "date-parts" : [ [ "2019", "3", "15" ] ] }, "note" : "doi: 10.1175/JCLI-D-18-0290.1", "page" : "3245-3262", "publisher" : "American Meteorological Society", "title" : "How Northern High-Latitude Volcanic Eruptions in Different Seasons Affect ENSO", "translator" : [ { "dropping-particle" : "", "family" : "Q6261", "given" : "", "non-dropping-particle" : "", "parse-names" : false, "suffix" : "" } ], "type" : "article-journal", "volume" : "32" }, "uris" : [ "http://www.mendeley.com/documents/?uuid=091d6f85-bf97-46c2-be6c-4c81b4d94f61" ] } ], "mendeley" : { "formattedCitation" : "(Stevenson et al., 2017; Sun et al., 2019a, 2019b)", "manualFormatting" : "(Stevenson et al., 2017; Sun et al., 2019a, b)", "plainTextFormattedCitation" : "(Stevenson et al., 2017; Sun et al., 2019a, 2019b)", "previouslyFormattedCitation" : "(Stevenson et al., 2017; Sun et al., 2019a, 2019b)" }, "properties" : { "noteIndex" : 0 }, "schema" : "https://github.com/citation-style-language/schema/raw/master/csl-citation.json" }</w:instrText>
        </w:r>
      </w:ins>
      <w:del w:id="807" w:author="Robin Matthews" w:date="2021-07-11T16:46:00Z">
        <w:r w:rsidR="000465A7" w:rsidDel="006538CE">
          <w:rPr>
            <w:rFonts w:cs="Times New Roman"/>
            <w:lang w:val="en-GB"/>
          </w:rPr>
          <w:delInstrText>ADDIN CSL_CITATION { "citationItems" : [ { "id" : "ITEM-1", "itemData" : { "DOI" : "10.1073/pnas.1612505114", "abstract" : "The starting month of many historical tropical volcanic eruptions is unknown and often assumed constant in long model simulations. Here we use model simulations to show that the season of eruptions strongly affects both atmospheric circulation and the El Ni\u00f1o/Southern Oscillation within the eruption year and that this could explain some of the mismatches between model simulations and paleoclimate reconstructions. The response 1 year later depends much less on eruption season, and proxy reconstructions are also more consistent. Our results imply that models may actually be correctly representing eruption-year tropical climate responses and that the season of eruptions should be considered when evaluating the mechanisms for volcanic effects on climate.The response of the El Ni\u00f1o/Southern Oscillation (ENSO) to tropical volcanic eruptions has important worldwide implications, but remains poorly constrained. Paleoclimate records suggest an \u201cEl Ni\u00f1o-like\u201d warming 1 year following major eruptions [Adams JB, Mann ME, Ammann CM (2003) Nature 426:274\u2013278] and \u201cLa Ni\u00f1a-like\u201d cooling within the eruption year [Li J, et al. (2013) Nat Clim Chang 3:822\u2013826]. However, climate models currently cannot capture all these responses. Many eruption characteristics are poorly constrained, which may contribute to uncertainties in model solutions\u2014for example, the season of eruption occurrence is often unknown and assigned arbitrarily. Here we isolate the effect of eruption season using experiments with the Community Earth System Model (CESM), varying the starting month of two large tropical eruptions. The eruption-year atmospheric circulation response is strongly seasonally dependent, with effects on European winter warming, the Intertropical Convergence Zone, and the southeast Asian monsoon. This creates substantial variations in eruption-year hydroclimate patterns, which do sometimes exhibit La Ni\u00f1a-like features as in the proxy record. However, eruption-year equatorial Pacific cooling is not driven by La Ni\u00f1a dynamics, but strictly by transient radiative cooling. In contrast, equatorial warming the following year occurs for all starting months and operates dynamically like El Ni\u00f1o. Proxy reconstructions confirm these results: eruption-year cooling is insignificant, whereas warming in the following year is more robust. This implies that accounting for the event season may be necessary to describe the initial response to volcanic eruptions and that climate models may be more ac\u2026", "author" : [ { "dropping-particle" : "", "family" : "Stevenson", "given" : "Samantha", "non-dropping-particle" : "", "parse-names" : false, "suffix" : "" }, { "dropping-particle" : "", "family" : "Fasullo", "given" : "John T", "non-dropping-particle" : "", "parse-names" : false, "suffix" : "" }, { "dropping-particle" : "", "family" : "Otto-Bliesner", "given" : "Bette L", "non-dropping-particle" : "", "parse-names" : false, "suffix" : "" }, { "dropping-particle" : "", "family" : "Tomas", "given" : "Robert A", "non-dropping-particle" : "", "parse-names" : false, "suffix" : "" }, { "dropping-particle" : "", "family" : "Gao", "given" : "Chaochao", "non-dropping-particle" : "", "parse-names" : false, "suffix" : "" } ], "container-title" : "Proceedings of the National Academy of Sciences", "id" : "ITEM-1", "issue" : "8", "issued" : { "date-parts" : [ [ "2017", "2", "21" ] ] }, "page" : "1822 LP  - 1826", "title" : "Role of eruption season in reconciling model and proxy responses to tropical volcanism", "translator" : [ { "dropping-particle" : "", "family" : "Q6263", "given" : "", "non-dropping-particle" : "", "parse-names" : false, "suffix" : "" } ], "type" : "article-journal", "volume" : "114" }, "uris" : [ "http://www.mendeley.com/documents/?uuid=c71cd42a-14c6-41eb-954e-1f39a9f98e39" ] }, { "id" : "ITEM-2", "itemData" : { "DOI" : "10.1007/s00382-018-4163-x",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"ITEM-2", "issue" : "12", "issued" : { "date-parts" : [ [ "2019" ] ] }, "page" : "7495-7509", "title" : "A \u201cLa Ni\u00f1a-like\u201d state occurring in the second year after large tropical volcanic eruptions during the past 1500 years", "translator" : [ { "dropping-particle" : "", "family" : "Q6259", "given" : "", "non-dropping-particle" : "", "parse-names" : false, "suffix" : "" } ], "type" : "article-journal", "volume" : "52" }, "uris" : [ "http://www.mendeley.com/documents/?uuid=0f4208ad-13e7-49b2-b48f-93aec752477b" ] }, { "id" : "ITEM-3", "itemData" : { "DOI" : "10.1175/JCLI-D-18-0290.1", "ISSN" : "0894-8755", "abstract" : "AbstractThe impact of northern high-latitude volcanic (NHV) eruptions on El Ni\u00f1o?Southern Oscillation (ENSO) is investigated based on ensemble simulations with the Community Earth System Model. The seasonality of the atmospheric circulation influences the NHV aerosol dispersion, causing stronger (weaker) Northern Hemisphere cooling after the January and April (July and October) eruptions. ENSO?s response is found to be more dependent on NHV eruption seasons than that on tropical eruption seasons. The January eruption causes an El Ni\u00f1o in an eruption year [year (0) hereafter] while an El Ni\u00f1o occurs in year (1) after the October eruption. No significant El Ni\u00f1o occurs after the April (July) eruption. A diagnostic analysis reveals that these El Ni\u00f1os? developments are attributed to the positive zonal, meridional advective, and thermocline feedbacks, triggered by the western Pacific westerly anomalies. The anomalous North Pacific cyclone (NPC) and Asian monsoon are key systems to excite anomalous westerlies, which are caused by the NHV-induced midlatitude cooling and Eurasian continent?North Pacific thermal contrast. After the January eruption, the anomalous NPC develops in early summer and connects with a weakened Asian summer monsoon, which excites anomalous westerlies over the Indo-western Pacific, activating the Bjerknes feedback. For the October eruption, the anomalous NPC and enhanced East Asian winter monsoon bring cold air to the Maritime Continent and warm the subtropical central North Pacific through surface heat flux exchange, exciting the westerly anomalies. These results suggest that the strong dependence on the seasonal timing of NHV should be a critical element of data?model comparisons.", "author" : [ { "dropping-particle" : "", "family" : "Sun", "given" : "Weiyi", "non-dropping-particle" : "", "parse-names" : false, "suffix" : "" }, { "dropping-particle" : "", "family" : "Wang", "given" : "Bin", "non-dropping-particle" : "", "parse-names" : false, "suffix" : "" }, { "dropping-particle" : "", "family" : "Liu", "given" : "Jian", "non-dropping-particle" : "", "parse-names" : false, "suffix" : "" }, { "dropping-particle" : "", "family" : "Chen", "given" : "Deliang", "non-dropping-particle" : "", "parse-names" : false, "suffix" : "" }, { "dropping-particle" : "", "family" : "Gao", "given" : "Chaochao", "non-dropping-particle" : "", "parse-names" : false, "suffix" : "" }, { "dropping-particle" : "", "family" : "Ning", "given" : "Liang", "non-dropping-particle" : "", "parse-names" : false, "suffix" : "" }, { "dropping-particle" : "", "family" : "Chen", "given" : "Lin", "non-dropping-particle" : "", "parse-names" : false, "suffix" : "" } ], "container-title" : "Journal of Climate", "id" : "ITEM-3", "issue" : "11", "issued" : { "date-parts" : [ [ "2019", "3", "15" ] ] }, "note" : "doi: 10.1175/JCLI-D-18-0290.1", "page" : "3245-3262", "publisher" : "American Meteorological Society", "title" : "How Northern High-Latitude Volcanic Eruptions in Different Seasons Affect ENSO", "translator" : [ { "dropping-particle" : "", "family" : "Q6261", "given" : "", "non-dropping-particle" : "", "parse-names" : false, "suffix" : "" } ], "type" : "article-journal", "volume" : "32" }, "uris" : [ "http://www.mendeley.com/documents/?uuid=091d6f85-bf97-46c2-be6c-4c81b4d94f61" ] } ], "mendeley" : { "formattedCitation" : "(Stevenson et al., 2017; Sun et al., 2019a, 2019b)", "plainTextFormattedCitation" : "(Stevenson et al., 2017; Sun et al., 2019a, 2019b)", "previouslyFormattedCitation" : "(Stevenson et al., 2017; Sun et al., 2019a,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(Stevenson et al., 2017; Sun et al., 2019a, </w:t>
      </w:r>
      <w:del w:id="808" w:author="Robin Matthews" w:date="2021-07-11T16:46:00Z">
        <w:r w:rsidR="00E41CA2" w:rsidDel="006538CE">
          <w:rPr>
            <w:rFonts w:cs="Times New Roman"/>
            <w:noProof/>
            <w:lang w:val="en-GB"/>
          </w:rPr>
          <w:delText>2019</w:delText>
        </w:r>
      </w:del>
      <w:r w:rsidR="00E41CA2">
        <w:rPr>
          <w:rFonts w:cs="Times New Roman"/>
          <w:noProof/>
          <w:lang w:val="en-GB"/>
        </w:rPr>
        <w:t>b)</w:t>
      </w:r>
      <w:r w:rsidRPr="003F2D6A">
        <w:rPr>
          <w:rFonts w:cs="Times New Roman"/>
          <w:lang w:val="en-GB"/>
        </w:rPr>
        <w:fldChar w:fldCharType="end"/>
      </w:r>
      <w:commentRangeEnd w:id="805"/>
      <w:r w:rsidR="00E41CA2">
        <w:rPr>
          <w:rStyle w:val="CommentReference"/>
          <w:rFonts w:asciiTheme="minorHAnsi" w:eastAsiaTheme="minorHAnsi" w:hAnsiTheme="minorHAnsi"/>
          <w:lang w:eastAsia="en-US"/>
        </w:rPr>
        <w:commentReference w:id="805"/>
      </w:r>
      <w:r w:rsidRPr="003F2D6A">
        <w:rPr>
          <w:rFonts w:cs="Times New Roman"/>
          <w:lang w:val="en-GB"/>
        </w:rPr>
        <w:t>.</w:t>
      </w:r>
    </w:p>
    <w:p w14:paraId="468085C5" w14:textId="77777777" w:rsidR="00E2170D" w:rsidRPr="003F2D6A" w:rsidRDefault="00E2170D" w:rsidP="00E2170D">
      <w:pPr>
        <w:pStyle w:val="AR6BodyText"/>
        <w:rPr>
          <w:rFonts w:cs="Times New Roman"/>
          <w:lang w:val="en-GB"/>
        </w:rPr>
      </w:pPr>
    </w:p>
    <w:p w14:paraId="4B98AD09" w14:textId="0BD01897" w:rsidR="00E2170D" w:rsidRPr="003F2D6A" w:rsidRDefault="00E2170D" w:rsidP="00E2170D">
      <w:pPr>
        <w:pStyle w:val="AR6BodyText"/>
        <w:rPr>
          <w:rFonts w:cs="Times New Roman"/>
          <w:lang w:val="en-GB"/>
        </w:rPr>
      </w:pPr>
      <w:r w:rsidRPr="003F2D6A">
        <w:rPr>
          <w:rFonts w:cs="Times New Roman"/>
          <w:lang w:val="en-GB"/>
        </w:rPr>
        <w:t xml:space="preserve">Some recent regional climate changes can only be simulated by climate models if anthropogenic aerosols are correctly included (Sections 10.4.2.1, 10.6.3 and 10.6.4; Chapters 6 and 8). Examples of the importance of correctly representing anthropogenic aerosols are the recent enhanced warming over Europe </w:t>
      </w:r>
      <w:r w:rsidRPr="003F2D6A">
        <w:rPr>
          <w:rFonts w:cs="Times New Roman"/>
          <w:lang w:val="en-GB"/>
        </w:rPr>
        <w:fldChar w:fldCharType="begin" w:fldLock="1"/>
      </w:r>
      <w:r w:rsidR="000465A7">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"10.1007/s00382-016-3158-8", "ISSN" : "1432-0894", "abstract" : "Analysis of observations indicates that there was a rapid increase in summer (June--August) mean surface air temperature (SAT) since the mid-1990s over Western Europe. Accompanying this rapid warming are significant increases in summer mean daily maximum temperature, daily minimum temperature, annual hottest day temperature and warmest night temperature, and an increase in frequency of summer days and tropical nights, while the change in the diurnal temperature range (DTR) is small. This study focuses on understanding causes of the rapid summer warming and associated temperature extreme changes. A set of experiments using the atmospheric component of the state-of-the-art HadGEM3 global climate model have been carried out to quantify relative roles of changes in sea surface temperature (SST)/sea ice extent (SIE), anthropogenic greenhouse gases (GHGs), and anthropogenic aerosols (AAer). Results indicate that the model forced by changes in all forcings reproduces many of the observed changes since the mid-1990s over Western Europe. Changes in SST/SIE explain 62.2 {\\textpm} 13.0 % of the area averaged seasonal mean warming signal over Western Europe, with the remaining 37.8 {\\textpm} 13.6 % of the warming explained by the direct impact of changes in GHGs and AAer. Results further indicate that the direct impact of the reduction of AAer precursor emissions over Europe, mainly through aerosol-radiation interaction with additional contributions from aerosol-cloud interaction and coupled atmosphere-land surface feedbacks, is a key factor for increases in annual hottest day temperature and in frequency of summer days. It explains 45.5 {\\textpm} 17.6 % and 40.9 {\\textpm} 18.4 % of area averaged signals for these temperature extremes. The direct impact of the reduction of AAer precursor emissions over Europe acts to increase DTR locally, but the change in DTR is countered by the direct impact of GHGs forcing. In the next few decades, greenhouse gas concentrations will continue to rise and AAer precursor emissions over Europe and North America will continue to decline. Our results suggest that the changes in summer seasonal mean SAT and temperature extremes over Western Europe since the mid-1990s are most likely to be sustained or amplified in the near term, unless other factors intervene.", "author" : [ { "dropping-particle" : "", "family" : "Dong", "given" : "Buwen", "non-dropping-particle" : "", "parse-names" : false, "suffix" : "" }, { "dropping-particle" : "", "family" : "Sutton", "given" : "Rowan T", "non-dropping-particle" : "", "parse-names" : false, "suffix" : "" }, { "dropping-particle" : "", "family" : "Shaffrey", "given" : "Len", "non-dropping-particle" : "", "parse-names" : false, "suffix" : "" } ], "container-title" : "Climate Dynamics", "id" : "ITEM-2", "issue" : "5", "issued" : { "date-parts" : [ [ "2017" ] ] }, "page" : "1537-1554", "title" : "Understanding the rapid summer warming and changes in temperature extremes since the mid-1990s over Western Europe", "translator" : [ { "dropping-particle" : "", "family" : "Q3909", "given" : "", "non-dropping-particle" : "", "parse-names" : false, "suffix" : "" } ], "type" : "article-journal", "volume" : "48" }, "uris" : [ "http://www.mendeley.com/documents/?uuid=e18e585a-c288-4115-b109-ab5d3c50d458" ] } ], "mendeley" : { "formattedCitation" : "(Nabat et al., 2014; Dong et al., 2017)", "plainTextFormattedCitation" : "(Nabat et al., 2014; Dong et al., 2017)", "previouslyFormattedCitation" : "(Nabat et al., 2014; Dong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(Nabat et al., 2014; Dong et al., 2017)</w:t>
      </w:r>
      <w:r w:rsidRPr="003F2D6A">
        <w:rPr>
          <w:rFonts w:cs="Times New Roman"/>
          <w:lang w:val="en-GB"/>
        </w:rPr>
        <w:fldChar w:fldCharType="end"/>
      </w:r>
      <w:r w:rsidRPr="003F2D6A">
        <w:rPr>
          <w:rFonts w:cs="Times New Roman"/>
          <w:lang w:val="en-GB"/>
        </w:rPr>
        <w:t>, the cooling over the East Asia</w:t>
      </w:r>
      <w:r w:rsidR="00CB4D3C">
        <w:rPr>
          <w:rFonts w:cs="Times New Roman"/>
          <w:lang w:val="en-GB"/>
        </w:rPr>
        <w:t>n</w:t>
      </w:r>
      <w:r w:rsidRPr="003F2D6A">
        <w:rPr>
          <w:rFonts w:cs="Times New Roman"/>
          <w:lang w:val="en-GB"/>
        </w:rPr>
        <w:t xml:space="preserve"> monsoon region, leading to a weakening of the monsoon </w:t>
      </w:r>
      <w:commentRangeStart w:id="809"/>
      <w:r w:rsidRPr="003F2D6A">
        <w:rPr>
          <w:rFonts w:cs="Times New Roman"/>
          <w:lang w:val="en-GB"/>
        </w:rPr>
        <w:fldChar w:fldCharType="begin" w:fldLock="1"/>
      </w:r>
      <w:ins w:id="810" w:author="Robin Matthews" w:date="2021-07-11T16:46:00Z">
        <w:r w:rsidR="006538CE">
          <w:rPr>
            <w:rFonts w:cs="Times New Roman"/>
            <w:lang w:val="en-GB"/>
          </w:rPr>
          <w:instrText>ADDIN CSL_CITATION { "citationItems" : [ { "id" : "ITEM-1", "itemData" : { "DOI" : "10.1016/j.atmosres.2016.08.023", "ISSN" : "01698095", "author" : [ { "dropping-particle" : "", "family" : "Wang", "given" : "Qiuyan", "non-dropping-particle" : "", "parse-names" : false, "suffix" : "" }, { "dropping-particle" : "", "family" : "Wang", "given" : "Zhili", "non-dropping-particle" : "", "parse-names" : false, "suffix" : "" }, { "dropping-particle" : "", "family" : "Zhang", "given" : "Hua", "non-dropping-particle" : "", "parse-names" : false, "suffix" : "" } ], "container-title" : "Atmospheric Research", "id" : "ITEM-1", "issued" : { "date-parts" : [ [ "2017", "1" ] ] }, "page" : "224-236", "title" : "Impact of anthropogenic aerosols from global, East Asian, and non-East Asian sources on East Asian summer monsoon system", "translator" : [ { "dropping-particle" : "", "family" : "Q4322", "given" : "", "non-dropping-particle" : "", "parse-names" : false, "suffix" : "" } ], "type" : "article-journal", "volume" : "183" }, "uris" : [ "http://www.mendeley.com/documents/?uuid=86a3fb5a-72cf-45f1-b634-7efe06a37bbd"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Wang et al., 2017b)", "manualFormatting" : "(Section 8.3.2.4; Song et al., 2014; Q. Wang et al., 2017)", "plainTextFormattedCitation" : "(Song et al., 2014; Wang et al., 2017b)", "previouslyFormattedCitation" : "(Song et al., 2014; Wang et al., 2017b)" }, "properties" : { "noteIndex" : 0 }, "schema" : "https://github.com/citation-style-language/schema/raw/master/csl-citation.json" }</w:instrText>
        </w:r>
      </w:ins>
      <w:del w:id="811" w:author="Robin Matthews" w:date="2021-07-11T16:46:00Z">
        <w:r w:rsidR="000465A7" w:rsidDel="006538CE">
          <w:rPr>
            <w:rFonts w:cs="Times New Roman"/>
            <w:lang w:val="en-GB"/>
          </w:rPr>
          <w:delInstrText>ADDIN CSL_CITATION { "citationItems" : [ { "id" : "ITEM-1", "itemData" : { "DOI" : "10.1016/j.atmosres.2016.08.023", "ISSN" : "01698095", "author" : [ { "dropping-particle" : "", "family" : "Wang", "given" : "Qiuyan", "non-dropping-particle" : "", "parse-names" : false, "suffix" : "" }, { "dropping-particle" : "", "family" : "Wang", "given" : "Zhili", "non-dropping-particle" : "", "parse-names" : false, "suffix" : "" }, { "dropping-particle" : "", "family" : "Zhang", "given" : "Hua", "non-dropping-particle" : "", "parse-names" : false, "suffix" : "" } ], "container-title" : "Atmospheric Research", "id" : "ITEM-1", "issued" : { "date-parts" : [ [ "2017", "1" ] ] }, "page" : "224-236", "title" : "Impact of anthropogenic aerosols from global, East Asian, and non-East Asian sources on East Asian summer monsoon system", "translator" : [ { "dropping-particle" : "", "family" : "Q4322", "given" : "", "non-dropping-particle" : "", "parse-names" : false, "suffix" : "" } ], "type" : "article-journal", "volume" : "183" }, "uris" : [ "http://www.mendeley.com/documents/?uuid=86a3fb5a-72cf-45f1-b634-7efe06a37bbd"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Wang et al., 2017b)", "manualFormatting" : "(Section 8.3.2.4; Song et al., 2014; Wang et al., 2017b)", "plainTextFormattedCitation" : "(Song et al., 2014; Wang et al., 2017b)", "previouslyFormattedCitation" : "(Song et al., 2014; Wang et al., 2017b)"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(Section 8.3.2.4; Song et al., 2014; </w:t>
      </w:r>
      <w:ins w:id="812" w:author="Robin Matthews" w:date="2021-07-11T16:46:00Z">
        <w:r w:rsidR="006538CE">
          <w:rPr>
            <w:rFonts w:cs="Times New Roman"/>
            <w:noProof/>
            <w:lang w:val="en-GB"/>
          </w:rPr>
          <w:t xml:space="preserve">Q. </w:t>
        </w:r>
      </w:ins>
      <w:r w:rsidR="00E41CA2">
        <w:rPr>
          <w:rFonts w:cs="Times New Roman"/>
          <w:noProof/>
          <w:lang w:val="en-GB"/>
        </w:rPr>
        <w:t>Wang et al., 2017</w:t>
      </w:r>
      <w:del w:id="813" w:author="Robin Matthews" w:date="2021-07-11T16:46:00Z">
        <w:r w:rsidR="00E41CA2" w:rsidDel="006538CE">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809"/>
      <w:r w:rsidR="00E41CA2">
        <w:rPr>
          <w:rStyle w:val="CommentReference"/>
          <w:rFonts w:asciiTheme="minorHAnsi" w:eastAsiaTheme="minorHAnsi" w:hAnsiTheme="minorHAnsi"/>
          <w:lang w:eastAsia="en-US"/>
        </w:rPr>
        <w:commentReference w:id="809"/>
      </w:r>
      <w:r w:rsidRPr="003F2D6A">
        <w:rPr>
          <w:rFonts w:cs="Times New Roman"/>
          <w:lang w:val="en-GB"/>
        </w:rPr>
        <w:t xml:space="preserve">, as well as changes in the monsoons of West Africa (Sections 8.3.2.4 and 10.4.2.1) and South Asia </w:t>
      </w:r>
      <w:commentRangeStart w:id="814"/>
      <w:r w:rsidRPr="003F2D6A">
        <w:rPr>
          <w:rFonts w:cs="Times New Roman"/>
          <w:lang w:val="en-GB"/>
        </w:rPr>
        <w:fldChar w:fldCharType="begin" w:fldLock="1"/>
      </w:r>
      <w:r w:rsidR="000465A7">
        <w:rPr>
          <w:rFonts w:cs="Times New Roman"/>
          <w:lang w:val="en-GB"/>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"(Sections 8.3.2.4 and 10.6.3; Undorf et al., 2018)", "plainTextFormattedCitation" : "(Undorf et al., 2018)", "previouslyFormattedCitation" : "(Undorf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(Sections 8.3.2.4 and 10.6.3; Undorf et al., 2018)</w:t>
      </w:r>
      <w:r w:rsidRPr="003F2D6A">
        <w:rPr>
          <w:rFonts w:cs="Times New Roman"/>
          <w:lang w:val="en-GB"/>
        </w:rPr>
        <w:fldChar w:fldCharType="end"/>
      </w:r>
      <w:commentRangeEnd w:id="814"/>
      <w:r w:rsidR="00E41CA2">
        <w:rPr>
          <w:rStyle w:val="CommentReference"/>
          <w:rFonts w:asciiTheme="minorHAnsi" w:eastAsiaTheme="minorHAnsi" w:hAnsiTheme="minorHAnsi"/>
          <w:lang w:eastAsia="en-US"/>
        </w:rPr>
        <w:commentReference w:id="814"/>
      </w:r>
      <w:r w:rsidRPr="003F2D6A">
        <w:rPr>
          <w:rFonts w:cs="Times New Roman"/>
          <w:lang w:val="en-GB"/>
        </w:rPr>
        <w:t>.</w:t>
      </w:r>
      <w:r w:rsidRPr="003F2D6A">
        <w:rPr>
          <w:lang w:val="en-GB"/>
        </w:rPr>
        <w:t xml:space="preserve"> The relevance of appropriately representing anthropogenic aerosols has been widely studied in regional models </w:t>
      </w:r>
      <w:r w:rsidRPr="003F2D6A">
        <w:rPr>
          <w:lang w:val="en-GB"/>
        </w:rPr>
        <w:fldChar w:fldCharType="begin" w:fldLock="1"/>
      </w:r>
      <w:r w:rsidR="000465A7">
        <w:rPr>
          <w:lang w:val="en-GB"/>
        </w:rPr>
        <w:instrText>ADDIN CSL_CITATION { "citationItems" : [ { "id" : "ITEM-1",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"ITEM-1",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"id" : "ITEM-2",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"ITEM-2",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Pr="003F2D6A">
        <w:rPr>
          <w:lang w:val="en-GB"/>
        </w:rPr>
        <w:fldChar w:fldCharType="separate"/>
      </w:r>
      <w:r w:rsidR="00E41CA2">
        <w:rPr>
          <w:noProof/>
          <w:lang w:val="en-GB"/>
        </w:rPr>
        <w:t>(Boé et al., 2020a; Gutiérrez et al., 2020)</w:t>
      </w:r>
      <w:r w:rsidRPr="003F2D6A">
        <w:rPr>
          <w:lang w:val="en-GB"/>
        </w:rPr>
        <w:fldChar w:fldCharType="end"/>
      </w:r>
      <w:r w:rsidRPr="003F2D6A">
        <w:rPr>
          <w:lang w:val="en-GB"/>
        </w:rPr>
        <w:t xml:space="preserve">, with an advantage for models with interactive aerosol schemes </w:t>
      </w:r>
      <w:r w:rsidRPr="003F2D6A">
        <w:rPr>
          <w:lang w:val="en-GB"/>
        </w:rPr>
        <w:fldChar w:fldCharType="begin" w:fldLock="1"/>
      </w:r>
      <w:r w:rsidR="000465A7">
        <w:rPr>
          <w:lang w:val="en-GB"/>
        </w:rPr>
        <w:instrText>ADDIN CSL_CITATION { "citationItems" : [ { "id" : "ITEM-1", "itemData" : { "DOI" : "10.5194/acp-19-3707-2019", "ISSN" : "1680-7324", "author" : [ { "dropping-particle" : "", "family" : "Drug\u00e9", "given" : "Thomas", "non-dropping-particle" : "", "parse-names" : false, "suffix" : "" }, { "dropping-particle" : "", "family" : "Nabat", "given" : "Pierre", "non-dropping-particle" : "", "parse-names" : false, "suffix" : "" }, { "dropping-particle" : "", "family" : "Mallet", "given" : "Marc", "non-dropping-particle" : "", "parse-names" : false, "suffix" : "" }, { "dropping-particle" : "", "family" : "Somot", "given" : "Samuel", "non-dropping-particle" : "", "parse-names" : false, "suffix" : "" } ], "container-title" : "Atmospheric Chemistry and Physics", "id" : "ITEM-1", "issue" : "6", "issued" : { "date-parts" : [ [ "2019", "3", "22" ] ] }, "page" : "3707-3731", "title" : "Model simulation of ammonium and nitrate aerosols distribution in the Euro-Mediterranean region and their radiative and climatic effects over 1979\u20132016", "translator" : [ { "dropping-particle" : "", "family" : "Q6406", "given" : "", "non-dropping-particle" : "", "parse-names" : false, "suffix" : "" } ], "type" : "article-journal", "volume" : "19" }, "uris" : [ "http://www.mendeley.com/documents/?uuid=f54c9d3c-b2dd-4fcf-8541-f16dd9344091" ] }, { "id" : "ITEM-2", "itemData" : { "DOI" : "10.5194/acp-20-8315-2020", "author" : [ { "dropping-particle" : "", "family" : "Nabat", "given" : "P", "non-dropping-particle" : "", "parse-names" : false, "suffix" : "" }, { "dropping-particle" : "", "family" : "Somot", "given" : "S", "non-dropping-particle" : "", "parse-names" : false, "suffix" : "" }, { "dropping-particle" : "", "family" : "Cassou", "given" : "C", "non-dropping-particle" : "", "parse-names" : false, "suffix" : "" }, { "dropping-particle" : "", "family" : "Mallet", "given" : "M", "non-dropping-particle" : "", "parse-names" : false, "suffix" : "" }, { "dropping-particle" : "", "family" : "Michou", "given" : "M", "non-dropping-particle" : "", "parse-names" : false, "suffix" : "" }, { "dropping-particle" : "", "family" : "Bouniol", "given" : "D", "non-dropping-particle" : "", "parse-names" : false, "suffix" : "" }, { "dropping-particle" : "", "family" : "Decharme", "given" : "B", "non-dropping-particle" : "", "parse-names" : false, "suffix" : "" }, { "dropping-particle" : "", "family" : "Drug\u00e9", "given" : "T", "non-dropping-particle" : "", "parse-names" : false, "suffix" : "" }, { "dropping-particle" : "", "family" : "Roehrig", "given" : "R", "non-dropping-particle" : "", "parse-names" : false, "suffix" : "" }, { "dropping-particle" : "", "family" : "Saint-Martin", "given" : "D", "non-dropping-particle" : "", "parse-names" : false, "suffix" : "" } ], "container-title" : "Atmospheric Chemistry and Physics", "id" : "ITEM-2", "issue" : "14", "issued" : { "date-parts" : [ [ "2020" ] ] }, "page" : "8315-8349", "title" : "Modulation of radiative aerosols effects by atmospheric circulation over the Euro-Mediterranean region", "translator" : [ { "dropping-particle" : "", "family" : "Q6916", "given" : "", "non-dropping-particle" : "", "parse-names" : false, "suffix" : "" } ], "type" : "article-journal", "volume" : "20" }, "uris" : [ "http://www.mendeley.com/documents/?uuid=ad202945-289e-416c-b20b-c6427aa2774e" ] } ], "mendeley" : { "formattedCitation" : "(Drug\u00e9 et al., 2019; Nabat et al., 2020)", "plainTextFormattedCitation" : "(Drug\u00e9 et al., 2019; Nabat et al., 2020)", "previouslyFormattedCitation" : "(Drug\u00e9 et al., 2019; Nabat et al., 2020)" }, "properties" : { "noteIndex" : 0 }, "schema" : "https://github.com/citation-style-language/schema/raw/master/csl-citation.json" }</w:instrText>
      </w:r>
      <w:r w:rsidRPr="003F2D6A">
        <w:rPr>
          <w:lang w:val="en-GB"/>
        </w:rPr>
        <w:fldChar w:fldCharType="separate"/>
      </w:r>
      <w:r w:rsidR="00E41CA2">
        <w:rPr>
          <w:noProof/>
          <w:lang w:val="en-GB"/>
        </w:rPr>
        <w:t>(Drugé et al., 2019; Nabat et al., 2020)</w:t>
      </w:r>
      <w:r w:rsidRPr="003F2D6A">
        <w:rPr>
          <w:lang w:val="en-GB"/>
        </w:rPr>
        <w:fldChar w:fldCharType="end"/>
      </w:r>
      <w:r w:rsidRPr="003F2D6A">
        <w:rPr>
          <w:lang w:val="en-GB"/>
        </w:rPr>
        <w:t xml:space="preserve">. </w:t>
      </w:r>
      <w:r w:rsidRPr="003F2D6A">
        <w:rPr>
          <w:rFonts w:cs="Times New Roman"/>
          <w:lang w:val="en-GB"/>
        </w:rPr>
        <w:t xml:space="preserve">Without a fully coupled chemistry module, radiative forcing can be simulated by including simple models of sulphate chemistry or specifying the optical properties from observations and prescribing the effect of aerosols on the cloud-droplet number </w:t>
      </w:r>
      <w:r w:rsidRPr="003F2D6A">
        <w:rPr>
          <w:rFonts w:cs="Times New Roman"/>
          <w:lang w:val="en-GB"/>
        </w:rPr>
        <w:fldChar w:fldCharType="begin" w:fldLock="1"/>
      </w:r>
      <w:r w:rsidR="000465A7">
        <w:rPr>
          <w:rFonts w:cs="Times New Roman"/>
          <w:lang w:val="en-GB"/>
        </w:rPr>
        <w:instrText>ADDIN CSL_CITATION { "citationItems" : [ { "id" : "ITEM-1", "itemData" : { "DOI" : "10.1002/2017MS000932", "ISSN" : "1942-2466",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"ITEM-1", "issue" : "2", "issued" : { "date-parts" : [ [ "2017", "6" ] ] }, "page" : "1325-1341", "title" : "On the sensitivity of anthropogenic aerosol forcing to model\u2010internal variability and parameterizing a Twomey effect", "translator" : [ { "dropping-particle" : "", "family" : "Q6113", "given" : "", "non-dropping-particle" : "", "parse-names" : false, "suffix" : "" } ], "type" : "article-journal", "volume" : "9" }, "uris" : [ "http://www.mendeley.com/documents/?uuid=091cde33-e376-4283-b49b-4b2c898311bb" ] }, { "id" : "ITEM-2", "itemData" : { "DOI" : "10.5194/acp-19-6821-2019", "ISSN" : "1680-7324", "abstract" : "Abstract. This study assesses the change in anthropogenic aerosol forcing from the mid-1970s to the mid-2000s. Both decades had similar global-mean anthropogenic aerosol optical depths but substantially different global distributions. For both years, we quantify (i) the forcing spread due to model-internal variability and (ii) the forcing spread among models. Our assessment is based on new ensembles of atmosphere-only simulations with five state-of-the-art Earth system models. Four of these models will be used in the sixth Coupled Model Intercomparison Project (CMIP6; Eyring et al., 2016). Here, the complexity of the anthropogenic aerosol has been reduced in the participating models. In all our simulations, we prescribe the same patterns of the anthropogenic aerosol optical properties and associated effects on the cloud droplet number concentration. We calculate the instantaneous radiative forcing (RF) and the effective radiative forcing (ERF). Their difference defines the net contribution from rapid adjustments. Our simulations show a model spread in ERF from \u22120.4 to \u22120.9 W m\u22122. The standard deviation in annual ERF is 0.3 W m\u22122, based on 180 individual estimates from each participating model. This result implies that identifying the model spread in ERF due to systematic differences requires averaging over a sufficiently large number of years. Moreover, we find almost identical ERFs for the mid-1970s and mid-2000s for individual models, although there are major model differences in natural aerosols and clouds. The model-ensemble mean ERF is \u22120.54 W m\u22122 for the pre-industrial era to the mid-1970s and \u22120.59 W m\u22122 for the pre-industrial era to the mid-2000s. Our result suggests that comparing ERF changes between two observable periods rather than absolute magnitudes relative to a poorly constrained pre-industrial state might provide a better test for a model's ability to represent transient climate changes.", "author" : [ { "dropping-particle" : "", "family" : "Fiedler", "given" : "Stephanie", "non-dropping-particle" : "", "parse-names" : false, "suffix" : "" }, { "dropping-particle" : "", "family" : "Kinne", "given" : "Stefan", "non-dropping-particle" : "", "parse-names" : false, "suffix" : "" }, { "dropping-particle" : "", "family" : "Huang", "given" : "Wan Ting Katty", "non-dropping-particle" : "", "parse-names" : false, "suffix" : "" }, { "dropping-particle" : "", "family" : "R\u00e4is\u00e4nen", "given" : "Petri", "non-dropping-particle" : "", "parse-names" : false, "suffix" : "" }, { "dropping-particle" : "", "family" : "O'Donnell", "given" : "Declan", "non-dropping-particle" : "", "parse-names" : false, "suffix" : "" }, { "dropping-particle" : "", "family" : "Bellouin", "given" : "Nicolas", "non-dropping-particle" : "", "parse-names" : false, "suffix" : "" }, { "dropping-particle" : "", "family" : "Stier", "given" : "Philip", "non-dropping-particle" : "", "parse-names" : false, "suffix" : "" }, { "dropping-particle" : "", "family" : "Merikanto", "given" : "Joonas", "non-dropping-particle" : "", "parse-names" : false, "suffix" : "" }, { "dropping-particle" : "", "family" : "Noije", "given" : "Twan", "non-dropping-particle" : "van", "parse-names" : false, "suffix" : "" }, { "dropping-particle" : "", "family" : "Makkonen", "given" : "Risto", "non-dropping-particle" : "", "parse-names" : false, "suffix" : "" }, { "dropping-particle" : "", "family" : "Lohmann", "given" : "Ulrike", "non-dropping-particle" : "", "parse-names" : false, "suffix" : "" } ], "container-title" : "Atmospheric Chemistry and Physics", "id" : "ITEM-2", "issue" : "10", "issued" : { "date-parts" : [ [ "2019", "5", "22" ] ] }, "page" : "6821-6841", "title" : "Anthropogenic aerosol forcing \u2013 insights from multiple estimates from aerosol-climate models with reduced complexity", "translator" : [ { "dropping-particle" : "", "family" : "Q6110", "given" : "", "non-dropping-particle" : "", "parse-names" : false, "suffix" : "" } ], "type" : "article-journal", "volume" : "19" }, "uris" : [ "http://www.mendeley.com/documents/?uuid=efe5417a-cc7e-4255-a96d-c67aa0244150" ] }, { "id" : "ITEM-3",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"ITEM-3", "issue" : "1", "issued" : { "date-parts" : [ [ "2017", "2", "1" ] ] }, "page" : "433-452", "title" : "MACv2-SP: a parameterization of anthropogenic aerosol optical properties and an associated Twomey effect for use in CMIP6", "translator" : [ { "dropping-particle" : "", "family" : "Q6112", "given" : "", "non-dropping-particle" : "", "parse-names" : false, "suffix" : "" } ], "type" : "article-journal", "volume" : "10" }, "uris" : [ "http://www.mendeley.com/documents/?uuid=62f36244-7711-407b-b9a5-8877321ebcd6" ] } ], "mendeley" : { "formattedCitation" : "(Fiedler et al., 2017, 2019; Stevens et al., 2017)", "plainTextFormattedCitation" : "(Fiedler et al., 2017, 2019; Stevens et al., 2017)", "previouslyFormattedCitation" : "(Fiedler et al., 2017, 2019; Stevens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(Fiedler et al., 2017, 2019; Stevens et al., 2017)</w:t>
      </w:r>
      <w:r w:rsidRPr="003F2D6A">
        <w:rPr>
          <w:rFonts w:cs="Times New Roman"/>
          <w:lang w:val="en-GB"/>
        </w:rPr>
        <w:fldChar w:fldCharType="end"/>
      </w:r>
      <w:r w:rsidRPr="003F2D6A">
        <w:rPr>
          <w:rFonts w:cs="Times New Roman"/>
          <w:lang w:val="en-GB"/>
        </w:rPr>
        <w:t xml:space="preserve">. In all cases, the specification of the aerosol load limits the trustworthiness of the simulations at the regional scale when enough detail is not provided </w:t>
      </w:r>
      <w:r w:rsidRPr="003F2D6A">
        <w:rPr>
          <w:rFonts w:cs="Times New Roman"/>
          <w:lang w:val="en-GB"/>
        </w:rPr>
        <w:fldChar w:fldCharType="begin" w:fldLock="1"/>
      </w:r>
      <w:r w:rsidR="000465A7">
        <w:rPr>
          <w:rFonts w:cs="Times New Roman"/>
          <w:lang w:val="en-GB"/>
        </w:rPr>
        <w:instrText>ADDIN CSL_CITATION { "citationItems" : [ { "id" : "ITEM-1", "itemData" : { "DOI" : "10.1038/s41561-019-0424-5", "ISSN" : "1752-0894",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"ITEM-1", "issue" : "8", "issued" : { "date-parts" : [ [ "2019", "8", "29" ] ] }, "page" : "582-584", "title" : "Emerging Asian aerosol patterns", "translator" : [ { "dropping-particle" : "", "family" : "Q5913", "given" : "", "non-dropping-particle" : "", "parse-names" : false, "suffix" : "" } ], "type" : "article-journal", "volume" : "12" }, "uris" : [ "http://www.mendeley.com/documents/?uuid=993628ff-1155-48d9-8177-3829bc027c58" ] }, { "id" : "ITEM-2",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"ITEM-2",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"id" : "ITEM-3", "itemData" : { "DOI" : "10.1038/s41612-020-00159-2", "ISSN" : "2397-3722", "abstract" : "Anthropogenic aerosol (AA) forcing has been shown as a critical driver of climate change over Asia since the mid-20th century. Here we show that almost all Coupled Model Intercomparison Project Phase 6 (CMIP6) models fail to capture the observed dipole pattern of aerosol optical depth (AOD) trends over Asia during 2006\u20132014, last decade of CMIP6 historical simulation, due to an opposite trend over eastern China compared with observations. The incorrect AOD trend over China is attributed to problematic AA emissions adopted by CMIP6. There are obvious differences in simulated regional aerosol radiative forcing and temperature responses over Asia when using two different emissions inventories (one adopted by CMIP6; the other from Peking university, a more trustworthy inventory) to driving a global aerosol-climate model separately. We further show that some widely adopted CMIP6 pathways (after 2015) also significantly underestimate the more recent decline in AA emissions over China. These flaws may bring about errors to the CMIP6-based regional climate attribution over Asia for the last two decades and projection for the next few decades, previously anticipated to inform a wide range of impact analysis.", "author" : [ { "dropping-particle" : "", "family" : "Wang", "given" : "Zhili", "non-dropping-particle" : "", "parse-names" : false, "suffix" : "" }, { "dropping-particle" : "", "family" : "Lin", "given" : "Lei", "non-dropping-particle" : "", "parse-names" : false, "suffix" : "" }, { "dropping-particle" : "", "family" : "Xu", "given" : "Yangyang", "non-dropping-particle" : "", "parse-names" : false, "suffix" : "" }, { "dropping-particle" : "", "family" : "Che", "given" : "Huizheng",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"dropping-particle" : "", "family" : "Wang", "given" : "Chense", "non-dropping-particle" : "", "parse-names" : false, "suffix" : "" }, { "dropping-particle" : "", "family" : "Gui", "given" : "Ke", "non-dropping-particle" : "", "parse-names" : false, "suffix" : "" }, { "dropping-particle" : "", "family" : "Xie", "given" : "Bing", "non-dropping-particle" : "", "parse-names" : false, "suffix" : "" } ], "container-title" : "npj Climate and Atmospheric Science", "id" : "ITEM-3", "issue" : "1", "issued" : { "date-parts" : [ [ "2021" ] ] }, "page" : "2", "title" : "Incorrect Asian aerosols affecting the attribution and projection of regional climate change in CMIP6 models", "translator" : [ { "dropping-particle" : "", "family" : "Q6813", "given" : "", "non-dropping-particle" : "", "parse-names" : false, "suffix" : "" } ], "type" : "article-journal", "volume" : "4" }, "uris" : [ "http://www.mendeley.com/documents/?uuid=4c43bb48-7c14-4109-b780-9352cb2034ca" ] } ], "mendeley" : { "formattedCitation" : "(Samset et al., 2019; Shonk et al., 2020; Wang et al., 2021)", "plainTextFormattedCitation" : "(Samset et al., 2019; Shonk et al., 2020; Wang et al., 2021)", "previouslyFormattedCitation" : "(Samset et al., 2019; Shonk et al., 2020; Wang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(Samset et al., 2019; Shonk et al., 2020; Wang et al., 2021)</w:t>
      </w:r>
      <w:r w:rsidRPr="003F2D6A">
        <w:rPr>
          <w:rFonts w:cs="Times New Roman"/>
          <w:lang w:val="en-GB"/>
        </w:rPr>
        <w:fldChar w:fldCharType="end"/>
      </w:r>
      <w:r w:rsidRPr="003F2D6A">
        <w:rPr>
          <w:rFonts w:cs="Times New Roman"/>
          <w:lang w:val="en-GB"/>
        </w:rPr>
        <w:t>.</w:t>
      </w:r>
    </w:p>
    <w:p w14:paraId="3B331447" w14:textId="77777777" w:rsidR="00E2170D" w:rsidRPr="003F2D6A" w:rsidRDefault="00E2170D" w:rsidP="00E2170D">
      <w:pPr>
        <w:pStyle w:val="AR6BodyText"/>
        <w:rPr>
          <w:rFonts w:cs="Times New Roman"/>
          <w:lang w:val="en-GB"/>
        </w:rPr>
      </w:pPr>
    </w:p>
    <w:p w14:paraId="319DB1C0" w14:textId="40AAB74A" w:rsidR="00E2170D" w:rsidRPr="003F2D6A" w:rsidRDefault="00E2170D" w:rsidP="00E2170D">
      <w:pPr>
        <w:pStyle w:val="AR6BodyText"/>
        <w:rPr>
          <w:rFonts w:cs="Times New Roman"/>
          <w:lang w:val="en-GB"/>
        </w:rPr>
      </w:pPr>
      <w:r w:rsidRPr="003F2D6A">
        <w:rPr>
          <w:rFonts w:cs="Times New Roman"/>
          <w:lang w:val="en-GB"/>
        </w:rPr>
        <w:t>The inclusion of irrigation in global and regional models over the South Asian monsoon region (Section 10.6.3)</w:t>
      </w:r>
      <w:r w:rsidRPr="003F2D6A" w:rsidDel="00D07E9E">
        <w:rPr>
          <w:rFonts w:cs="Times New Roman"/>
          <w:lang w:val="en-GB"/>
        </w:rPr>
        <w:t xml:space="preserve"> </w:t>
      </w:r>
      <w:r w:rsidRPr="003F2D6A">
        <w:rPr>
          <w:rFonts w:cs="Times New Roman"/>
          <w:lang w:val="en-GB"/>
        </w:rPr>
        <w:t xml:space="preserve">has been found to be important to represent the monsoon circulation and rainfall correctly </w:t>
      </w:r>
      <w:r w:rsidRPr="003F2D6A">
        <w:rPr>
          <w:rFonts w:cs="Times New Roman"/>
          <w:lang w:val="en-GB"/>
        </w:rPr>
        <w:fldChar w:fldCharType="begin" w:fldLock="1"/>
      </w:r>
      <w:r w:rsidR="000465A7">
        <w:rPr>
          <w:rFonts w:cs="Times New Roman"/>
          <w:lang w:val="en-GB"/>
        </w:rPr>
        <w:instrText>ADDIN CSL_CITATION { "citationItems" : [ { "id" : "ITEM-1", "itemData" : { "DOI" : "10.1175/2011JHM1327.1", "ISSN" : "1525-755X", "abstract" : "The ability of four regional climate models (RCMs) to represent the Indian monsoon was verified in a consistent framework for the period 1981\u20132000 using the 45-yr European Centre for Medium-Range Weather Forecasts (ECMWF) Re-Analysis (ERA-40) as lateral boundary forcing data. During the monsoon period, the RCMs are able to capture the spatial distribution of precipitation with a maximum over the central and west coast of India, but with important biases at the regional scale on the east coast of India in Bangladesh and Myanmar. Most models are too warm in the north of India compared to the observations. This has an impact on the simulated mean sea level pressure from the RCMs, being in general too low compared to ERA-40. Those biases perturb the land\u2013sea temperature and pressure contrasts that drive the monsoon dynamics and, as a consequence, lead to an overestimation of wind speed, especially over the sea. The timing of the monsoon onset of the RCMs is in good agreement with the one obtained from observationally based gridded datasets, while the monsoon withdrawal is less well simulated. A Hovm\u00f6ller diagram representation of the mean annual cycle of precipitation reveals that the meridional motion of the precipitation simulated by the RCMs is comparable to the one observed, but the precipitation amounts and the regional distribution differ substantially between the four RCMs. In summary, the spread at the regional scale between the RCMs indicates that important feedbacks and processes are poorly, or not, taken into account in the state-of-the-art regional climate models.", "author" : [ { "dropping-particle" : "", "family" : "Lucas-Picher", "given" : "Philippe", "non-dropping-particle" : "", "parse-names" : false, "suffix" : "" }, { "dropping-particle" : "", "family" : "Christensen", "given" : "Jens H.", "non-dropping-particle" : "", "parse-names" : false, "suffix" : "" }, { "dropping-particle" : "", "family" : "Saeed", "given" : "Fahad", "non-dropping-particle" : "", "parse-names" : false, "suffix" : "" }, { "dropping-particle" : "", "family" : "Kumar", "given" : "Pankaj", "non-dropping-particle" : "", "parse-names" : false, "suffix" : "" }, { "dropping-particle" : "", "family" : "Asharaf", "given" : "Shakeel", "non-dropping-particle" : "", "parse-names" : false, "suffix" : "" }, { "dropping-particle" : "", "family" : "Ahrens", "given" : "Bodo", "non-dropping-particle" : "", "parse-names" : false, "suffix" : "" }, { "dropping-particle" : "", "family" : "Wiltshire", "given" : "Andrew J.", "non-dropping-particle" : "", "parse-names" : false, "suffix" : "" }, { "dropping-particle" : "", "family" : "Jacob", "given" : "Daniela", "non-dropping-particle" : "", "parse-names" : false, "suffix" : "" }, { "dropping-particle" : "", "family" : "Hagemann", "given" : "Stefan", "non-dropping-particle" : "", "parse-names" : false, "suffix" : "" } ], "container-title" : "Journal of Hydrometeorology", "id" : "ITEM-1", "issue" : "5", "issued" : { "date-parts" : [ [ "2011", "10" ] ] }, "page" : "849-868", "title" : "Can Regional Climate Models Represent the Indian Monsoon?", "translator" : [ { "dropping-particle" : "", "family" : "Q4796", "given" : "", "non-dropping-particle" : "", "parse-names" : false, "suffix" : "" } ], "type" : "article-journal", "volume" : "12" }, "uris" : [ "http://www.mendeley.com/documents/?uuid=6e0399c8-073a-4e68-b64a-8e09660b2865" ] }, { "id" : "ITEM-2", "itemData" : { "DOI" : "10.1007/s00382-011-1252-5", "ISSN" : "0930-7575", "abstract" : "In a context of increased demand for food and of climate change, the water consumptions associated with the agricultural practice of irrigation focuses attention. In order to analyze the global influence of irrigation on the water cycle, the land surface model ORCHIDEE is coupled to the GCM LMDZ to simulate the impact of irrigation on climate. A 30-year simulation which takes into account irrigation is compared with a simulation which does not. Differences are usually not significant on average over all land surfaces but hydrological variables are significantly affected by irrigation over some of the main irrigated river basins. Significant impacts over the Mississippi river basin are shown to be contrasted between eastern and western regions. An increase in summer precipitation is simulated over the arid western region in association with enhanced evapotranspiration whereas a decrease in precipitation occurs over the wet eastern part of the basin. Over the Indian peninsula where irrigation is high during winter and spring, a delay of 6 days is found for the mean monsoon onset date when irrigation is activated, leading to a significant decrease in precipitation during May to July. Moreover, the higher decrease occurs in June when the water requirements by crops are maximum, exacerbating water scarcity in this region. A significant cooling of the land surfaces occurs during the period of high irrigation leading to a decrease of the land-sea heat contrast in June, which delays the monsoon onset.", "author" : [ { "dropping-particle" : "", "family" : "Guimberteau", "given" : "Matthieu", "non-dropping-particle" : "", "parse-names" : false, "suffix" : "" }, { "dropping-particle" : "", "family" : "Laval", "given" : "Katia", "non-dropping-particle" : "", "parse-names" : false, "suffix" : "" }, { "dropping-particle" : "", "family" : "Perrier", "given" : "Alain", "non-dropping-particle" : "", "parse-names" : false, "suffix" : "" }, { "dropping-particle" : "", "family" : "Polcher", "given" : "Jan", "non-dropping-particle" : "", "parse-names" : false, "suffix" : "" } ], "container-title" : "Climate Dynamics", "id" : "ITEM-2", "issue" : "6", "issued" : { "date-parts" : [ [ "2012", "9", "6" ] ] }, "page" : "1329-1348", "title" : "Global effect of irrigation and its impact on the onset of the Indian summer monsoon", "translator" : [ { "dropping-particle" : "", "family" : "Q3658", "given" : "", "non-dropping-particle" : "", "parse-names" : false, "suffix" : "" } ], "type" : "article-journal", "volume" : "39" }, "uris" : [ "http://www.mendeley.com/documents/?uuid=bd565730-e1ab-451c-8735-1df85d0374e1" ] }, { "id" : "ITEM-3", "itemData" : { "DOI" : "10.1126/sciadv.1400082", "ISSN" : "2375-2548", "abstract" : "In the Southwest and Central Plains of Western North America, climate change is expected to increase drought severity in the coming decades. These regions nevertheless experienced extended Medieval-era droughts that were more persistent than any historical event, providing crucial targets in the paleoclimate record for benchmarking the severity of future drought risks. We use an empirical drought reconstruction and three soil moisture metrics from 17 state-of-the-art general circulation models to show that these models project significantly drier conditions in the later half of the 21st century compared to the 20th century and earlier paleoclimatic intervals. This desiccation is consistent across most of the models and moisture balance variables, indicating a coherent and robust drying response to warming despite the diversity of models and metrics analyzed. Notably, future drought risk will likely exceed even the driest centuries of the Medieval Climate Anomaly (1100\u20131300 CE) in both moderate (RCP 4.5) and high (RCP 8.5) future emissions scenarios, leading to unprecedented drought conditions during the last millennium.", "author" : [ { "dropping-particle" : "", "family" : "Cook", "given" : "Benjamin I.", "non-dropping-particle" : "", "parse-names" : false, "suffix" : "" }, { "dropping-particle" : "", "family" : "Ault", "given" : "Toby R.", "non-dropping-particle" : "", "parse-names" : false, "suffix" : "" }, { "dropping-particle" : "", "family" : "Smerdon", "given" : "Jason E.", "non-dropping-particle" : "", "parse-names" : false, "suffix" : "" } ], "container-title" : "Science Advances", "id" : "ITEM-3", "issue" : "1", "issued" : { "date-parts" : [ [ "2015", "2" ] ] }, "page" : "e1400082", "title" : "Unprecedented 21st century drought risk in the American Southwest and Central Plains", "translator" : [ { "dropping-particle" : "", "family" : "Q4668", "given" : "", "non-dropping-particle" : "", "parse-names" : false, "suffix" : "" } ], "type" : "article-journal", "volume" : "1" }, "uris" : [ "http://www.mendeley.com/documents/?uuid=282201b7-db82-4f86-a323-b57de36dbdd1" ] }, { "id" : "ITEM-4", "itemData" : { "DOI" : "10.1007/s00382-013-1786-9", "ISSN" : "0930-7575", "abstract" : "Agricultural intensification in South Asia has resulted in the expansion and intensification of surface irrigation over the twentieth century. The resulting changes to the surface energy balance could affect the temperature contrasts between the South Asian land surface and the equatorial Indian Ocean, potentially altering the South Asian Summer Monsoon (SASM) circulation. Prior studies have noted apparent declines in the monsoon intensity over the twentieth century and have focused on how altered surface energy balances impact the SASM rainfall distribution. Here, we use the coupled Goddard Institute for Space Studies ModelE-R general circulation model to investigate the impact of intensifying irrigation on the large-scale SASM circulation over the twentieth century, including how the effect of irrigation compares to the impact of increasing greenhouse gas (GHG) forcing. We force our simulations with time-varying, historical estimates of irrigation, both alone and with twentieth century GHGs and other forcings. In the irrigation only experiment, irrigation rates correlate strongly with lower and upper level temperature contrasts between the Indian sub-continent and the Indian Ocean (Pearson\u2019s r = \u22120.66 and r = \u22120.46, respectively), important quantities that control the strength of the SASM circulation. When GHG forcing is included, these correlations strengthen: r = \u22120.72 and r = \u22120.47 for lower and upper level temperature contrasts, respectively. Under irrigated conditions, the mean SASM intensity in the model decreases only slightly and insignificantly. However, in the simulation with irrigation and GHG forcing, inter-annual variability of the SASM circulation decreases by ~40 %, consistent with trends in the reanalysis products. This suggests that the inclusion of irrigation may be necessary to accurately simulate the historical trends and variability of the SASM system over the last 50 years. These findings suggest that intensifying irrigation, in concert with increased GHG forcing, is capable of reducing the variability of the simulated SASM circulation and altering the regional moisture transport by limiting the surface warming and reducing land\u2013sea temperature gradients.", "author" : [ { "dropping-particle" : "", "family" : "Shukla", "given" : "Sonali P.", "non-dropping-particle" : "", "parse-names" : false, "suffix" : "" }, { "dropping-particle" : "", "family" : "Puma", "given" : "Michael J.", "non-dropping-particle" : "", "parse-names" : false, "suffix" : "" }, { "dropping-particle" : "", "family" : "Cook", "given" : "Benjamin I.", "non-dropping-particle" : "", "parse-names" : false, "suffix" : "" } ], "container-title" : "Climate Dynamics", "id" : "ITEM-4", "issue" : "1-2", "issued" : { "date-parts" : [ [ "2014", "1", "5" ] ] }, "page" : "21-36", "title" : "The response of the South Asian Summer Monsoon circulation to intensified irrigation in global climate model simulations", "translator" : [ { "dropping-particle" : "", "family" : "Q4597", "given" : "", "non-dropping-particle" : "", "parse-names" : false, "suffix" : "" } ], "type" : "article-journal", "volume" : "42" }, "uris" : [ "http://www.mendeley.com/documents/?uuid=c7164899-837e-4696-b766-11b343f93f06" ] }, { "id" : "ITEM-5", "itemData" : { "DOI" : "10.1175/JHM-D-13-078.1", "ISSN" : "1525-755X", "abstract" : "The effect of large-scale irrigation in India on the moisture budget of the atmosphere was investigated using three regional climate models and one global climate model, all of which performed an irrigated run and a natural run without irrigation. Using a common irrigation map, year-round irrigation was represented by adding water to the soil moisture to keep it at 90% of the maximum soil moisture storage capacity, regardless of water availability. For two focus regions, the seasonal cycle of irrigation matched that of the reference dataset, but irrigation application varied between the models by up to 0.8 mm day21 . Because of the irrigation, evaporation increased in all models, but precipitation decreased because of a strong decrease in atmospheric moisture convergence. A moisture tracking scheme was used to track individual evaporated moisture parcels through the atmosphere to determine where these lead to precipitation. Up to 35% of the evaporation moisture from the Ganges basin is recycling within the river basin. However, because of a decreased moisture convergence into the river basin, the total amount of precipitation in the Ganges basin decreases. Although a significant fraction of the evaporation moisture recycles within the river basin, the changes in large-scale wind patterns due to irrigation shift the precipitation from the eastern parts of India and Nepal to the northern and western parts of India and Pakistan. In these areas where precipitation increases, the relative precipitation increase is larger than the relative decrease in the areas where precipitation decreases. It is concluded 1) that the direct effects of irrigation on precipitation are small and are not uniform across the models; 2) that a fraction of up to 35% of any marginal evaporation increase (for example, due to irrigation) will recycle within the river basin; and 3) that when irrigation is applied on a large scale, the dominant effect will be a change in large-scale atmospheric flow that decreases precipitation in eastern India and increases it in western and northern India.", "author" : [ { "dropping-particle" : "", "family" : "Tuinenburg", "given" : "O. A.", "non-dropping-particle" : "", "parse-names" : false, "suffix" : "" }, { "dropping-particle" : "", "family" : "Hutjes", "given" : "R. W. A.", "non-dropping-particle" : "", "parse-names" : false, "suffix" : "" }, { "dropping-particle" : "", "family" : "Stacke", "given" : "T.", "non-dropping-particle" : "", "parse-names" : false, "suffix" : "" }, { "dropping-particle" : "", "family" : "Wiltshire", "given" : "A.", "non-dropping-particle" : "", "parse-names" : false, "suffix" : "" }, { "dropping-particle" : "", "family" : "Lucas-Picher", "given" : "P.", "non-dropping-particle" : "", "parse-names" : false, "suffix" : "" } ], "container-title" : "Journal of Hydrometeorology", "id" : "ITEM-5", "issue" : "3", "issued" : { "date-parts" : [ [ "2014", "6" ] ] }, "page" : "1028-1050", "title" : "Effects of Irrigation in India on the Atmospheric Water Budget", "translator" : [ { "dropping-particle" : "", "family" : "Q4624", "given" : "", "non-dropping-particle" : "", "parse-names" : false, "suffix" : "" } ], "type" : "article-journal", "volume" : "15" }, "uris" : [ "http://www.mendeley.com/documents/?uuid=f7a131e7-734a-45ce-9a77-11fc76feada9" ] }, { "id" : "ITEM-6", "itemData" : { "DOI" : "10.1029/2019GL083875", "ISSN" : "0094-8276", "abstract" : "There is an emerging understanding toward the importance of land\u2010atmosphere interactions in the monsoon system, but the effects of specific land and water management practices remain unclear. Here, using regional process\u2010based experiments, we demonstrate that monsoon precipitation is sensitive to the choice of irrigation practices in South Asia. Experiments with realistic representation of unmanaged irrigation and paddy cultivation over north\u2010northwest India exhibit an increase in the late season terrestrial monsoon precipitation and intensification of widespread extreme events over Central India, consistent with changes in observations. Such precipitation changes exhibit substantially different spatial patterns in experiments with a well\u2010managed irrigation system, indicating that increase in unmanaged irrigation might be a factor driving the observed changes in the intraseasonal monsoon characteristics. Our findings stress the need for accurate representation of irrigation practices to improve the reliability of earth system modeling over South Asia.", "author" : [ { "dropping-particle" : "", "family" : "Devanand", "given" : "Anjana", "non-dropping-particle" : "", "parse-names" : false, "suffix" : "" }, { "dropping-particle" : "", "family" : "Huang", "given" : "Maoyi", "non-dropping-particle" : "", "parse-names" : false, "suffix" : "" }, { "dropping-particle" : "", "family" : "Ashfaq", "given" : "Moetasim", "non-dropping-particle" : "", "parse-names" : false, "suffix" : "" }, { "dropping-particle" : "", "family" : "Barik", "given" : "Beas", "non-dropping-particle" : "", "parse-names" : false, "suffix" : "" }, { "dropping-particle" : "", "family" : "Ghosh", "given" : "Subimal", "non-dropping-particle" : "", "parse-names" : false, "suffix" : "" } ], "container-title" : "Geophysical Research Letters", "id" : "ITEM-6", "issue" : "15", "issued" : { "date-parts" : [ [ "2019", "8", "16" ] ] }, "page" : "9126-9135", "title" : "Choice of Irrigation Water Management Practice Affects Indian Summer Monsoon Rainfall and Its Extremes", "translator" : [ { "dropping-particle" : "", "family" : "Q6623", "given" : "", "non-dropping-particle" : "", "parse-names" : false, "suffix" : "" } ], "type" : "article-journal", "volume" : "46" }, "uris" : [ "http://www.mendeley.com/documents/?uuid=8462214a-b963-4110-8c8c-24f25bfc0f18" ] } ], "mendeley" : { "formattedCitation" : "(Lucas-Picher et al., 2011; Guimberteau et al., 2012; Shukla et al., 2014; Tuinenburg et al., 2014; Cook et al., 2015a; Devanand et al., 2019)", "plainTextFormattedCitation" : "(Lucas-Picher et al., 2011; Guimberteau et al., 2012; Shukla et al., 2014; Tuinenburg et al., 2014; Cook et al., 2015a; Devanand et al., 2019)", "previouslyFormattedCitation" : "(Lucas-Picher et al., 2011; Guimberteau et al., 2012; Shukla et al., 2014; Tuinenburg et al., 2014; Cook et al., 2015a; Devanand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(Lucas-Picher et al., 2011; Guimberteau et al., 2012; Shukla et al., 2014; Tuinenburg et al., 2014; Cook et al., 2015a; Devanand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Similarly, the inclusion of irrigation over northern India and western Pakistan could be important for the correct simulation of precipitation over the Upper Indus Basin in northern Pakistan </w:t>
      </w:r>
      <w:r w:rsidRPr="003F2D6A">
        <w:rPr>
          <w:rFonts w:cs="Times New Roman"/>
          <w:lang w:val="en-GB"/>
        </w:rPr>
        <w:fldChar w:fldCharType="begin" w:fldLock="1"/>
      </w:r>
      <w:r w:rsidR="000465A7">
        <w:rPr>
          <w:rFonts w:cs="Times New Roman"/>
          <w:lang w:val="en-GB"/>
        </w:rPr>
        <w:instrText>ADDIN CSL_CITATION { "citationItems" : [ { "id" : "ITEM-1", "itemData" : { "DOI" : "10.1007/s00382-012-1480-3", "ISSN" : "0930-7575", "abstract" : "Since much of the flow of the Indus River originates in the Himalayas, Karakoram and Hindu Kush Mountains, an understanding of weather characteristics leading to precipitation over the region is essential for water resources management. This study examines the influence of upper level mid-latitude circulation on the summer precipitation over upper Indus basin (UIB). Using reanalysis data, a geopotential height index (GH) is defined at 200 hPa over central Asia, which has a significant correlation with the precipitation over UIB. GH has also shown significant correlation with the heat low (over Iran and Afghanistan and adjoining Pakistan), easterly shear of zonal winds (associated with central Asian high) and evapotranspiration (over UIB). It is argued that the geopotential height index has the potential to serve as a precursor for the precipitation over UIB. In order to assess the influence of irrigation on precipitation over UIB, a simplified irrigation scheme has been developed and applied to the regional climate model REMO. It has been shown that both versions of REMO (with and without irrigation) show significant correlations of GH with easterly wind shear and heat low. However contrary to reanalysis and the REMO version with irrigation, the REMO version without irrigation does not show any correlation between GH index and evapotranspiration as well as between geopotential height and precipitation over UIB, which is further confirmed by the quantitative analysis of extreme precipitation events over UIB. It is concluded that although atmospheric moisture over coastal Arabian sea region, triggered by wind shear and advected northward due to heat low, also contribute to the UIB precipitation. However for the availability of necessary moisture for precipitation over UIB, the major role is played by the evapotranspiration of water from irrigation. From the results it may also be inferred that the representation of irrigated water in climate models is unavoidable for studying the impact of global warming over the region.", "author" : [ { "dropping-particle" : "", "family" : "Saeed", "given" : "Fahad", "non-dropping-particle" : "", "parse-names" : false, "suffix" : "" }, { "dropping-particle" : "", "family" : "Hagemann", "given" : "Stefan", "non-dropping-particle" : "", "parse-names" : false, "suffix" : "" }, { "dropping-particle" : "", "family" : "Saeed", "given" : "Sajjad", "non-dropping-particle" : "", "parse-names" : false, "suffix" : "" }, { "dropping-particle" : "", "family" : "Jacob", "given" : "Daniela", "non-dropping-particle" : "", "parse-names" : false, "suffix" : "" } ], "container-title" : "Climate Dynamics", "id" : "ITEM-1", "issue" : "1-2", "issued" : { "date-parts" : [ [ "2013", "1", "1" ] ] }, "page" : "21-38", "title" : "Influence of mid-latitude circulation on upper Indus basin precipitation: the explicit role of irrigation", "translator" : [ { "dropping-particle" : "", "family" : "Q3659", "given" : "", "non-dropping-particle" : "", "parse-names" : false, "suffix" : "" } ], "type" : "article-journal", "volume" : "40" }, "uris" : [ "http://www.mendeley.com/documents/?uuid=c5fcc988-feb9-4ab4-bc07-206dceb0eb96", "http://www.mendeley.com/documents/?uuid=ca948da3-5fb3-469f-a173-df12855784d6" ] } ], "mendeley" : { "formattedCitation" : "(Saeed et al., 2013)", "plainTextFormattedCitation" : "(Saeed et al., 2013)", "previouslyFormattedCitation" : "(Saeed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(Saeed et al., 2013)</w:t>
      </w:r>
      <w:r w:rsidRPr="003F2D6A">
        <w:rPr>
          <w:rFonts w:cs="Times New Roman"/>
          <w:lang w:val="en-GB"/>
        </w:rPr>
        <w:fldChar w:fldCharType="end"/>
      </w:r>
      <w:r w:rsidRPr="003F2D6A">
        <w:rPr>
          <w:rFonts w:cs="Times New Roman"/>
          <w:lang w:val="en-GB"/>
        </w:rPr>
        <w:t xml:space="preserve">. Irrigation </w:t>
      </w:r>
      <w:r w:rsidR="00A874CE">
        <w:rPr>
          <w:rFonts w:cs="Times New Roman"/>
          <w:lang w:val="en-GB"/>
        </w:rPr>
        <w:t xml:space="preserve">in the </w:t>
      </w:r>
      <w:r w:rsidRPr="003F2D6A">
        <w:rPr>
          <w:rFonts w:cs="Times New Roman"/>
          <w:lang w:val="en-GB"/>
        </w:rPr>
        <w:t>East African Sahel inhibits rainfall over the irrigated region and enhances instead rainfall to the east, coherent with both observations and theoretical understanding of the local circulation anomalies induced by the lower surface</w:t>
      </w:r>
      <w:r w:rsidR="00A874CE">
        <w:rPr>
          <w:rFonts w:cs="Times New Roman"/>
          <w:lang w:val="en-GB"/>
        </w:rPr>
        <w:t xml:space="preserve"> air</w:t>
      </w:r>
      <w:r w:rsidRPr="003F2D6A">
        <w:rPr>
          <w:rFonts w:cs="Times New Roman"/>
          <w:lang w:val="en-GB"/>
        </w:rPr>
        <w:t xml:space="preserve"> temperatures over the irrigated region </w:t>
      </w:r>
      <w:r w:rsidRPr="003F2D6A">
        <w:rPr>
          <w:rFonts w:cs="Times New Roman"/>
          <w:lang w:val="en-GB"/>
        </w:rPr>
        <w:fldChar w:fldCharType="begin" w:fldLock="1"/>
      </w:r>
      <w:r w:rsidR="000465A7">
        <w:rPr>
          <w:rFonts w:cs="Times New Roman"/>
          <w:lang w:val="en-GB"/>
        </w:rPr>
        <w:instrText>ADDIN CSL_CITATION { "citationItems" : [ { "id" : "ITEM-1", "itemData" : { "DOI" : "10.1038/ngeo2514", "ISSN" : "1752-0894", "abstract" : "Land-use and land-cover changes have significantly modified regional climate patterns around the world1,2. In particular, the rapid development of large-scale cropland irrigation over the past century has been investigated in relation to possible modification of regional rainfall3\u201314. In regional climate simulations of the West African Sahel, hypothetical large-scale irrigation schemes inhibit rainfall over irrigated areas but enhance rainfall remotely13,14.However, the simulated influence of large-scale irrigation schemes on precipitation patterns cannot be substantiated without direct comparison to observations15. Here we present two complementary analyses: numerical simulations using a regional climate model over an actual, large-scale irrigation scheme in the East African Sahel\u2014the Gezira Scheme\u2014and observational analyses over the same area. The simulations suggest that irrigation inhibits rainfall over the Gezira Scheme and enhances rainfall to the east. Observational analyses of rainfall, temperature and streamflow in the same region support the simulated results. The findings are consistent with a mechanistic framework in which irrigation decreases surface air temperature, causing atmospheric subsidence over the irrigated area and clockwise wind anomalies (in background southwesterly winds) that increase upward vertical motion to the east. We conclude that irrigation development can consistently modify rainfall patterns in and around irrigated areas, warranting further examination of potential agricultural, hydrologic and economic implications.", "author" : [ { "dropping-particle" : "", "family" : "Alter", "given" : "Ross E.", "non-dropping-particle" : "", "parse-names" : false, "suffix" : "" }, { "dropping-particle" : "", "family" : "Im", "given" : "Eun-Soon", "non-dropping-particle" : "", "parse-names" : false, "suffix" : "" }, { "dropping-particle" : "", "family" : "Eltahir", "given" : "Elfatih A. B.", "non-dropping-particle" : "", "parse-names" : false, "suffix" : "" } ], "container-title" : "Nature Geoscience", "id" : "ITEM-1", "issue" : "10", "issued" : { "date-parts" : [ [ "2015", "10", "7" ] ] }, "page" : "763-767", "title" : "Rainfall consistently enhanced around the Gezira Scheme in East Africa due to irrigation", "translator" : [ { "dropping-particle" : "", "family" : "Q6128", "given" : "", "non-dropping-particle" : "", "parse-names" : false, "suffix" : "" } ], "type" : "article-journal", "volume" : "8" }, "uris" : [ "http://www.mendeley.com/documents/?uuid=e61dfd99-bb39-4cc2-9a96-42d3458bf388" ] } ], "mendeley" : { "formattedCitation" : "(Alter et al., 2015)", "plainTextFormattedCitation" : "(Alter et al., 2015)", "previouslyFormattedCitation" : "(Alter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(Alter et al., 2015)</w:t>
      </w:r>
      <w:r w:rsidRPr="003F2D6A">
        <w:rPr>
          <w:rFonts w:cs="Times New Roman"/>
          <w:lang w:val="en-GB"/>
        </w:rPr>
        <w:fldChar w:fldCharType="end"/>
      </w:r>
      <w:r w:rsidRPr="003F2D6A">
        <w:rPr>
          <w:rFonts w:cs="Times New Roman"/>
          <w:lang w:val="en-GB"/>
        </w:rPr>
        <w:t>. Although several studies show how modelled irrigation reduce</w:t>
      </w:r>
      <w:r w:rsidR="00A874CE">
        <w:rPr>
          <w:rFonts w:cs="Times New Roman"/>
          <w:lang w:val="en-GB"/>
        </w:rPr>
        <w:t>s</w:t>
      </w:r>
      <w:r w:rsidRPr="003F2D6A">
        <w:rPr>
          <w:rFonts w:cs="Times New Roman"/>
          <w:lang w:val="en-GB"/>
        </w:rPr>
        <w:t xml:space="preserve"> daytime temperature extremes, few compare modelled results with observations. Global model studies have found improvements in simulated surface temperature when including irrigation </w:t>
      </w:r>
      <w:r w:rsidRPr="003F2D6A">
        <w:rPr>
          <w:rFonts w:cs="Times New Roman"/>
          <w:lang w:val="en-GB"/>
        </w:rPr>
        <w:fldChar w:fldCharType="begin" w:fldLock="1"/>
      </w:r>
      <w:r w:rsidR="000465A7">
        <w:rPr>
          <w:rFonts w:cs="Times New Roman"/>
          <w:lang w:val="en-GB"/>
        </w:rPr>
        <w:instrText>ADDIN CSL_CITATION { "citationItems" : [ { "id" : "ITEM-1", "itemData" : { "DOI" : "10.1002/2016JD025740", "ISSN" : "2169-897X", "abstract" : "Abstract Irrigation is an essential practice for sustaining global food production and many regional economies. Emerging scientific evidence indicates that irrigation substantially affects mean climate conditions in different regions of the world. Yet how this practice influences climate extremes is currently unknown. Here we use ensemble simulations with the Community Earth System Model to assess the impacts of irrigation on climate extremes. An evaluation of the model performance reveals that irrigation has a small yet overall beneficial effect on the representation of present-day near-surface climate. While the influence of irrigation on annual mean temperatures is limited, we find a large impact on temperature extremes, with a particularly strong cooling during the hottest day of the year (\u22120.78 K averaged over irrigated land). The strong influence on extremes stems from the timing of irrigation and its influence on land-atmosphere coupling strength. Together these effects result in asymmetric temperature responses, with a more pronounced cooling during hot and/or dry periods. The influence of irrigation is even more pronounced when considering subgrid-scale model output, suggesting that local effects of land management are far more important than previously thought. Our results underline that irrigation has substantially reduced our exposure to hot temperature extremes in the past and highlight the need to account for irrigation in future climate projections.", "author" : [ { "dropping-particle" : "", "family" : "Thiery", "given" : "Wim", "non-dropping-particle" : "", "parse-names" : false, "suffix" : "" }, { "dropping-particle" : "", "family" : "Davin", "given" : "Edouard L.", "non-dropping-particle" : "", "parse-names" : false, "suffix" : "" }, { "dropping-particle" : "", "family" : "Lawrence", "given" : "David M.", "non-dropping-particle" : "", "parse-names" : false, "suffix" : "" }, { "dropping-particle" : "", "family" : "Hirsch", "given" : "Annette L.", "non-dropping-particle" : "", "parse-names" : false, "suffix" : "" }, { "dropping-particle" : "", "family" : "Hauser", "given" : "Mathias", "non-dropping-particle" : "", "parse-names" : false, "suffix" : "" }, { "dropping-particle" : "", "family" : "Seneviratne", "given" : "Sonia I.", "non-dropping-particle" : "", "parse-names" : false, "suffix" : "" } ], "container-title" : "Journal of Geophysical Research: Atmospheres", "id" : "ITEM-1", "issue" : "3", "issued" : { "date-parts" : [ [ "2017", "2", "16" ] ] }, "page" : "1403-1422", "title" : "Present\u2010day irrigation mitigates heat extremes", "translator" : [ { "dropping-particle" : "", "family" : "Q6924", "given" : "", "non-dropping-particle" : "", "parse-names" : false, "suffix" : "" } ], "type" : "article-journal", "volume" : "122" }, "uris" : [ "http://www.mendeley.com/documents/?uuid=4eaf4f63-5dc2-4d5e-8906-ce4e5467803e" ] } ], "mendeley" : { "formattedCitation" : "(Thiery et al., 2017)", "plainTextFormattedCitation" : "(Thiery et al., 2017)", "previouslyFormattedCitation" : "(Thiery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(Thiery et al., 2017)</w:t>
      </w:r>
      <w:r w:rsidRPr="003F2D6A">
        <w:rPr>
          <w:rFonts w:cs="Times New Roman"/>
          <w:lang w:val="en-GB"/>
        </w:rPr>
        <w:fldChar w:fldCharType="end"/>
      </w:r>
      <w:r w:rsidRPr="003F2D6A">
        <w:rPr>
          <w:rFonts w:cs="Times New Roman"/>
          <w:lang w:val="en-GB"/>
        </w:rPr>
        <w:t xml:space="preserve">, in particular in areas where the model used has a strong land-atmosphere coupling </w:t>
      </w:r>
      <w:r w:rsidRPr="004D7140">
        <w:rPr>
          <w:rFonts w:cs="Times New Roman"/>
          <w:lang w:val="en-GB"/>
        </w:rPr>
        <w:fldChar w:fldCharType="begin" w:fldLock="1"/>
      </w:r>
      <w:r w:rsidR="000465A7">
        <w:rPr>
          <w:rFonts w:cs="Times New Roman"/>
          <w:lang w:val="en-GB"/>
        </w:rPr>
        <w:instrText>ADDIN CSL_CITATION { "citationItems" : [ { "id" : "ITEM-1", "itemData" : { "DOI" : "10.1002/joc.5973", "ISSN" : "0899-8418", "author" : [ { "dropping-particle" : "", "family" : "Chen", "given" : "Liang", "non-dropping-particle" : "", "parse-names" : false, "suffix" : "" }, { "dropping-particle" : "", "family" : "Dirmeyer", "given" : "Paul A.", "non-dropping-particle" : "", "parse-names" : false, "suffix" : "" } ], "container-title" : "International Journal of Climatology", "id" : "ITEM-1", "issue" : "5", "issued" : { "date-parts" : [ [ "2019", "4", "25" ] ] }, "page" : "2587-2600", "title" : "Global observed and modelled impacts of irrigation on surface temperature", "translator" : [ { "dropping-particle" : "", "family" : "Q7091", "given" : "", "non-dropping-particle" : "", "parse-names" : false, "suffix" : "" } ], "type" : "article-journal", "volume" : "39" }, "uris" : [ "http://www.mendeley.com/documents/?uuid=9b0de3f8-bb03-4095-ba34-56085d701fff" ] } ], "mendeley" : { "formattedCitation" : "(Chen and Dirmeyer, 2019)", "plainTextFormattedCitation" : "(Chen and Dirmeyer, 2019)", "previouslyFormattedCitation" : "(Chen and Dirmeyer, 2019)"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(Chen and Dirmeyer, 2019)</w:t>
      </w:r>
      <w:r w:rsidRPr="004D7140">
        <w:rPr>
          <w:rFonts w:cs="Times New Roman"/>
          <w:lang w:val="en-GB"/>
        </w:rPr>
        <w:fldChar w:fldCharType="end"/>
      </w:r>
      <w:r w:rsidRPr="003F2D6A">
        <w:rPr>
          <w:rFonts w:cs="Times New Roman"/>
          <w:lang w:val="en-GB"/>
        </w:rPr>
        <w:t xml:space="preserve">. An RCM study over the North China Plain showed that the inclusion of irrigation led to a better representation of the observed night time warming </w:t>
      </w:r>
      <w:r w:rsidRPr="003F2D6A">
        <w:rPr>
          <w:rFonts w:cs="Times New Roman"/>
          <w:lang w:val="en-GB"/>
        </w:rPr>
        <w:fldChar w:fldCharType="begin" w:fldLock="1"/>
      </w:r>
      <w:r w:rsidR="000465A7">
        <w:rPr>
          <w:rFonts w:cs="Times New Roman"/>
          <w:lang w:val="en-GB"/>
        </w:rPr>
        <w:instrText>ADDIN CSL_CITATION { "citationItems" : [ { "id" : "ITEM-1", "itemData" : { "DOI" : "10.1088/1748-9326/aa9dea", "ISSN" : "1748-9326", "abstract" : "To meet the growing demand for food, land is being managed to be more productive using agricultural intensification practices, such as the use of irrigation. Understanding the specific environmental impacts of irrigation is a critical part of using it as a sustainable way to provide food security. However, our knowledge of irrigation effects on climate is still limited to daytime effects. This is a critical issue to define the effects of irrigation on warming related to greenhouse gases (GHGs). This study shows that irrigation led to an increasing temperature (0.002 \u00b0C year\u22121) by enhancing nighttime warming (0.009 \u00b0C year\u22121) more than daytime cooling (\u22120.007 \u00b0C year\u22121) during the dry season from 1961\u20132004 over the North China Plain (NCP), which is one of largest irrigated areas in the world. By implementing irrigation processes in regional climate model simulations, the consistent warming effect of irrigation on nighttime temperatures over the NCP was shown to match observations. The intensive nocturnal warming is attributed to energy storage in the wetter soil during the daytime, which contributed to the nighttime surface warming. Our results suggest that irrigation could locally amplify the warming related to GHGs, and this effect should be taken into account in future climate change projections.", "author" : [ { "dropping-particle" : "", "family" : "Chen", "given" : "Xing", "non-dropping-particle" : "", "parse-names" : false, "suffix" : "" }, { "dropping-particle" : "", "family" : "Jeong", "given" : "Su-Jong", "non-dropping-particle" : "", "parse-names" : false, "suffix" : "" } ], "container-title" : "Environmental Research Letters", "id" : "ITEM-1", "issue" : "2", "issued" : { "date-parts" : [ [ "2018", "2", "1" ] ] }, "page" : "024005", "title" : "Irrigation enhances local warming with greater nocturnal warming effects than daytime cooling effects", "translator" : [ { "dropping-particle" : "", "family" : "Q6124", "given" : "", "non-dropping-particle" : "", "parse-names" : false, "suffix" : "" } ], "type" : "article-journal", "volume" : "13" }, "uris" : [ "http://www.mendeley.com/documents/?uuid=92d6ac2e-8a05-4eb8-a25c-3c6918f4045d" ] } ], "mendeley" : { "formattedCitation" : "(Chen and Jeong, 2018)", "plainTextFormattedCitation" : "(Chen and Jeong, 2018)", "previouslyFormattedCitation" : "(Chen and Jeong,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(Chen and Jeong, 2018)</w:t>
      </w:r>
      <w:r w:rsidRPr="003F2D6A">
        <w:rPr>
          <w:rFonts w:cs="Times New Roman"/>
          <w:lang w:val="en-GB"/>
        </w:rPr>
        <w:fldChar w:fldCharType="end"/>
      </w:r>
      <w:r w:rsidRPr="003F2D6A">
        <w:rPr>
          <w:rFonts w:cs="Times New Roman"/>
          <w:lang w:val="en-GB"/>
        </w:rPr>
        <w:t>.</w:t>
      </w:r>
    </w:p>
    <w:p w14:paraId="09B8D0F2" w14:textId="77777777" w:rsidR="00E2170D" w:rsidRPr="003F2D6A" w:rsidRDefault="00E2170D" w:rsidP="00E2170D">
      <w:pPr>
        <w:pStyle w:val="AR6BodyText"/>
        <w:rPr>
          <w:rFonts w:cs="Times New Roman"/>
          <w:lang w:val="en-GB"/>
        </w:rPr>
      </w:pPr>
    </w:p>
    <w:p w14:paraId="12347E40" w14:textId="77777777" w:rsidR="00E2170D" w:rsidRPr="003F2D6A" w:rsidRDefault="00E2170D" w:rsidP="00E2170D">
      <w:pPr>
        <w:pStyle w:val="AR6BodyText"/>
        <w:rPr>
          <w:lang w:val="en-GB"/>
        </w:rPr>
      </w:pPr>
      <w:r w:rsidRPr="003F2D6A">
        <w:rPr>
          <w:rFonts w:cs="Times New Roman"/>
          <w:lang w:val="en-GB"/>
        </w:rPr>
        <w:t xml:space="preserve">There is </w:t>
      </w:r>
      <w:r w:rsidRPr="003F2D6A">
        <w:rPr>
          <w:rFonts w:cs="Times New Roman"/>
          <w:i/>
          <w:lang w:val="en-GB"/>
        </w:rPr>
        <w:t>medium confidence</w:t>
      </w:r>
      <w:r w:rsidRPr="003F2D6A">
        <w:rPr>
          <w:rFonts w:cs="Times New Roman"/>
          <w:lang w:val="en-GB"/>
        </w:rPr>
        <w:t xml:space="preserve"> that representing irrigation is important for a realistic simulation of South Asian monsoon precipitation.</w:t>
      </w:r>
      <w:r w:rsidRPr="003F2D6A">
        <w:rPr>
          <w:lang w:val="en-GB"/>
        </w:rPr>
        <w:t xml:space="preserve"> There is </w:t>
      </w:r>
      <w:r w:rsidRPr="003F2D6A">
        <w:rPr>
          <w:i/>
          <w:iCs/>
          <w:lang w:val="en-GB"/>
        </w:rPr>
        <w:t>limited evidence</w:t>
      </w:r>
      <w:r w:rsidRPr="003F2D6A">
        <w:rPr>
          <w:lang w:val="en-GB"/>
        </w:rPr>
        <w:t xml:space="preserve"> that including irrigation in climate models improves the simulation of maximum and minimum daily temperatures</w:t>
      </w:r>
      <w:r w:rsidRPr="003F2D6A">
        <w:rPr>
          <w:rFonts w:cs="Times New Roman"/>
          <w:lang w:val="en-GB"/>
        </w:rPr>
        <w:t xml:space="preserve"> as well as precipitation for other regions.</w:t>
      </w:r>
    </w:p>
    <w:p w14:paraId="02DC28C8" w14:textId="77777777" w:rsidR="00E2170D" w:rsidRPr="003F2D6A" w:rsidRDefault="00E2170D" w:rsidP="00E2170D">
      <w:pPr>
        <w:pStyle w:val="AR6BodyText"/>
        <w:rPr>
          <w:lang w:val="en-GB"/>
        </w:rPr>
      </w:pPr>
    </w:p>
    <w:p w14:paraId="531537BA" w14:textId="5FFD393F" w:rsidR="00E2170D" w:rsidRPr="003F2D6A" w:rsidRDefault="00E2170D" w:rsidP="00E2170D">
      <w:pPr>
        <w:pStyle w:val="AR6BodyText"/>
        <w:rPr>
          <w:lang w:val="en-GB"/>
        </w:rPr>
      </w:pPr>
      <w:r w:rsidRPr="003F2D6A">
        <w:rPr>
          <w:lang w:val="en-GB"/>
        </w:rPr>
        <w:t>Regional land-radiation management, including modifying the albedo through</w:t>
      </w:r>
      <w:r w:rsidR="00A874CE">
        <w:rPr>
          <w:lang w:val="en-GB"/>
        </w:rPr>
        <w:t>,</w:t>
      </w:r>
      <w:r w:rsidRPr="003F2D6A">
        <w:rPr>
          <w:lang w:val="en-GB"/>
        </w:rPr>
        <w:t xml:space="preserve"> for instance</w:t>
      </w:r>
      <w:r w:rsidR="00A874CE">
        <w:rPr>
          <w:lang w:val="en-GB"/>
        </w:rPr>
        <w:t>,</w:t>
      </w:r>
      <w:r w:rsidRPr="003F2D6A">
        <w:rPr>
          <w:lang w:val="en-GB"/>
        </w:rPr>
        <w:t xml:space="preserve"> no-tillage practices, has been suggested as a measure to decrease regional maximum daily temperatures </w:t>
      </w:r>
      <w:commentRangeStart w:id="815"/>
      <w:r w:rsidRPr="003F2D6A">
        <w:rPr>
          <w:lang w:val="en-GB"/>
        </w:rPr>
        <w:fldChar w:fldCharType="begin" w:fldLock="1"/>
      </w:r>
      <w:r w:rsidR="000465A7">
        <w:rPr>
          <w:lang w:val="en-GB"/>
        </w:rPr>
        <w:instrText>ADDIN CSL_CITATION { "citationItems" : [ { "id" : "ITEM-1", "itemData" : { "DOI" : "10.1038/s41561-017-0057-5", "ISSN" : "1752-0894", "abstract" : "Greenhouse gas emissions urgently need to be reduced. Even with a step up in mitigation, the goal of limiting global temperature rise to well below 2 \u00b0C remains challenging. Consequences of missing these goals are substantial, especially on regional scales. Because progress in the reduction of carbon dioxide emissions has been slow, climate engineering schemes are increasingly being discussed. But global schemes remain controversial and have important shortcomings. A reduction of global mean temperature through global-scale management of solar radiation could lead to strong regional disparities and affect rainfall patterns. On the other hand, active management of land radiative effects on a regional scale represents an alternative option of climate engineering that has been little discussed. Regional land radiative management could help to counteract warming, in particular hot extremes in densely populated and important agricultural regions. Regional land radiative management also raises some ethical issues, and its efficacy would be limited in time and space, depending on crop growing periods and constraints on agricultural management. But through its more regional focus and reliance on tested techniques, regional land radiative management avoids some of the main shortcomings associated with global radiation management. We argue that albedo-related climate benefits of land management should be considered more prominently when assessing regional-scale climate adaptation and mitigation as well as ecosystem services.", "author" : [ { "dropping-particle" : "", "family" : "Seneviratne", "given" : "Sonia I.", "non-dropping-particle" : "", "parse-names" : false, "suffix" : "" }, { "dropping-particle" : "", "family" : "Phipps", "given" : "Steven J.", "non-dropping-particle" : "", "parse-names" : false, "suffix" : "" }, { "dropping-particle" : "", "family" : "Pitman", "given" : "Andrew J.", "non-dropping-particle" : "", "parse-names" : false, "suffix" : "" }, { "dropping-particle" : "", "family" : "Hirsch", "given" : "Annette L.", "non-dropping-particle" : "", "parse-names" : false, "suffix" : "" }, { "dropping-particle" : "", "family" : "Davin", "given" : "Edouard L.", "non-dropping-particle" : "", "parse-names" : false, "suffix" : "" }, { "dropping-particle" : "", "family" : "Donat", "given" : "Markus G.", "non-dropping-particle" : "", "parse-names" : false, "suffix" : "" }, { "dropping-particle" : "", "family" : "Hirschi", "given" : "Martin", "non-dropping-particle" : "", "parse-names" : false, "suffix" : "" }, { "dropping-particle" : "", "family" : "Lenton", "given" : "Andrew", "non-dropping-particle" : "", "parse-names" : false, "suffix" : "" }, { "dropping-particle" : "", "family" : "Wilhelm", "given" : "Micah", "non-dropping-particle" : "", "parse-names" : false, "suffix" : "" }, { "dropping-particle" : "", "family" : "Kravitz", "given" : "Ben", "non-dropping-particle" : "", "parse-names" : false, "suffix" : "" } ], "container-title" : "Nature Geoscience", "id" : "ITEM-1", "issue" : "2", "issued" : { "date-parts" : [ [ "2018", "2" ] ] }, "page" : "88-96", "title" : "Land radiative management as contributor to regional-scale climate adaptation and mitigation", "translator" : [ { "dropping-particle" : "", "family" : "Q6230", "given" : "", "non-dropping-particle" : "", "parse-names" : false, "suffix" : "" } ], "type" : "article-journal", "volume" : "11" }, "uris" : [ "http://www.mendeley.com/documents/?uuid=f9f653ff-5cd0-45c3-988a-928f288321c2" ] } ], "mendeley" : { "formattedCitation" : "(Seneviratne et al., 2018)", "manualFormatting" : "(see review in Seneviratne et al., 2018)", "plainTextFormattedCitation" : "(Seneviratne et al., 2018)", "previouslyFormattedCitation" : "(Seneviratne et al., 2018)" }, "properties" : { "noteIndex" : 0 }, "schema" : "https://github.com/citation-style-language/schema/raw/master/csl-citation.json" }</w:instrText>
      </w:r>
      <w:r w:rsidRPr="003F2D6A">
        <w:rPr>
          <w:lang w:val="en-GB"/>
        </w:rPr>
        <w:fldChar w:fldCharType="separate"/>
      </w:r>
      <w:r w:rsidR="00E41CA2">
        <w:rPr>
          <w:noProof/>
          <w:lang w:val="en-GB"/>
        </w:rPr>
        <w:t>(see review in Seneviratne et al., 2018)</w:t>
      </w:r>
      <w:r w:rsidRPr="003F2D6A">
        <w:rPr>
          <w:lang w:val="en-GB"/>
        </w:rPr>
        <w:fldChar w:fldCharType="end"/>
      </w:r>
      <w:commentRangeEnd w:id="815"/>
      <w:r w:rsidR="00E41CA2">
        <w:rPr>
          <w:rStyle w:val="CommentReference"/>
          <w:rFonts w:asciiTheme="minorHAnsi" w:eastAsiaTheme="minorHAnsi" w:hAnsiTheme="minorHAnsi"/>
          <w:lang w:eastAsia="en-US"/>
        </w:rPr>
        <w:commentReference w:id="815"/>
      </w:r>
      <w:r w:rsidRPr="003F2D6A">
        <w:rPr>
          <w:lang w:val="en-GB"/>
        </w:rPr>
        <w:t xml:space="preserve">, but although modelled results and theoretical understanding are coherent, few studies have verified the results with observations. </w:t>
      </w:r>
      <w:r w:rsidRPr="003F2D6A">
        <w:rPr>
          <w:lang w:val="en-GB"/>
        </w:rPr>
        <w:fldChar w:fldCharType="begin" w:fldLock="1"/>
      </w:r>
      <w:r w:rsidR="000465A7">
        <w:rPr>
          <w:lang w:val="en-GB"/>
        </w:rPr>
        <w:instrText>ADDIN CSL_CITATION { "citationItems" : [ { "id" : "ITEM-1", "itemData" : { "DOI" : "10.1111/gcb.14362", "ISSN" : "13541013", "abstract" : "Abstract Including the parameterization of land management practices into Earth System Models has been shown to influence the simulation of regional climates, particularly for temperature extremes. However, recent model development has focused on implementing irrigation where other land management practices such as conservation agriculture (CA) has been limited due to the lack of global spatially explicit datasets describing where this form of management is practiced. Here, we implement a representation of CA into the Community Earth System Model and show that the quality of simulated surface energy fluxes improves when including more information on how agricultural land is managed. We also compare the climate response at the subgrid scale where CA is applied. We find that CA generally contributes to local cooling (~1\u00b0C) of hot temperature extremes in mid-latitude regions where it is practiced, while over tropical locations CA contributes to local warming (~1\u00b0C) due to changes in evapotranspiration dominating the effects of enhanced surface albedo. In particular, changes in the partitioning of evapotranspiration between soil evaporation and transpiration are critical for the sign of the temperature change: a cooling occurs only when the soil moisture retention and associated enhanced transpiration is sufficient to offset the warming from reduced soil evaporation. Finally, we examine the climate change mitigation potential of CA by comparing a simulation with present-day CA extent to a simulation where CA is expanded to all suitable crop areas. Here, our results indicate that while the local temperature response to CA is considerable cooling (&gt;2\u00b0C), the grid-scale changes in climate are counteractive due to negative atmospheric feedbacks. Overall, our results underline that CA has a nonnegligible impact on the local climate and that it should therefore be considered in future climate projections.", "author" : [ { "dropping-particle" : "", "family" : "Hirsch", "given" : "Annette L.", "non-dropping-particle" : "", "parse-names" : false, "suffix" : "" }, { "dropping-particle" : "", "family" : "Prestele", "given" : "Reinhard", "non-dropping-particle" : "", "parse-names" : false, "suffix" : "" }, { "dropping-particle" : "", "family" : "Davin", "given" : "Edouard L.", "non-dropping-particle" : "", "parse-names" : false, "suffix" : "" }, { "dropping-particle" : "", "family" : "Seneviratne", "given" : "Sonia I.", "non-dropping-particle" : "", "parse-names" : false, "suffix" : "" }, { "dropping-particle" : "", "family" : "Thiery", "given" : "Wim", "non-dropping-particle" : "", "parse-names" : false, "suffix" : "" }, { "dropping-particle" : "", "family" : "Verburg", "given" : "Peter H.", "non-dropping-particle" : "", "parse-names" : false, "suffix" : "" } ], "container-title" : "Global Change Biology", "id" : "ITEM-1", "issue" : "0", "issued" : { "date-parts" : [ [ "2018", "7", "18" ] ] }, "title" : "Modelled biophysical impacts of conservation agriculture on local climates", "translator" : [ { "dropping-particle" : "", "family" : "Q3661", "given" : "", "non-dropping-particle" : "", "parse-names" : false, "suffix" : "" } ], "type" : "article-journal", "volume" : "0" }, "uris" : [ "http://www.mendeley.com/documents/?uuid=3e2079e0-0795-4b7b-b97c-fa11aecc89e5" ] } ], "mendeley" : { "formattedCitation" : "(Hirsch et al., 2018)", "manualFormatting" : "Hirsch et al. (2018)", "plainTextFormattedCitation" : "(Hirsch et al., 2018)", "previouslyFormattedCitation" : "(Hirsch et al., 2018)" }, "properties" : { "noteIndex" : 0 }, "schema" : "https://github.com/citation-style-language/schema/raw/master/csl-citation.json" }</w:instrText>
      </w:r>
      <w:r w:rsidRPr="003F2D6A">
        <w:rPr>
          <w:lang w:val="en-GB"/>
        </w:rPr>
        <w:fldChar w:fldCharType="separate"/>
      </w:r>
      <w:r w:rsidR="00E41CA2">
        <w:rPr>
          <w:noProof/>
          <w:lang w:val="en-GB"/>
        </w:rPr>
        <w:t>Hirsch et al. (2018)</w:t>
      </w:r>
      <w:r w:rsidRPr="003F2D6A">
        <w:rPr>
          <w:lang w:val="en-GB"/>
        </w:rPr>
        <w:fldChar w:fldCharType="end"/>
      </w:r>
      <w:r w:rsidRPr="003F2D6A">
        <w:rPr>
          <w:lang w:val="en-GB"/>
        </w:rPr>
        <w:t xml:space="preserve"> is an exception, showing that implementing minimal tillage, crop residue management and crop rotation in a global model over regions where it is practiced, improves the simulation of surface heat fluxes.</w:t>
      </w:r>
    </w:p>
    <w:p w14:paraId="7007C7D1" w14:textId="77777777" w:rsidR="00E2170D" w:rsidRPr="003F2D6A" w:rsidRDefault="00E2170D" w:rsidP="00E2170D">
      <w:pPr>
        <w:pStyle w:val="AR6BodyText"/>
        <w:rPr>
          <w:rFonts w:cs="Times New Roman"/>
          <w:lang w:val="en-GB"/>
        </w:rPr>
      </w:pPr>
    </w:p>
    <w:p w14:paraId="75898752" w14:textId="77777777" w:rsidR="00E2170D" w:rsidRPr="003F2D6A" w:rsidRDefault="00E2170D" w:rsidP="00E2170D">
      <w:pPr>
        <w:pStyle w:val="AR6BodyText"/>
        <w:rPr>
          <w:lang w:val="en-GB" w:eastAsia="en-US"/>
        </w:rPr>
      </w:pPr>
    </w:p>
    <w:p w14:paraId="3819524B" w14:textId="77777777" w:rsidR="00E2170D" w:rsidRPr="003F2D6A" w:rsidRDefault="00E2170D" w:rsidP="00E2170D">
      <w:pPr>
        <w:pStyle w:val="AR6Chap10Level310111"/>
        <w:rPr>
          <w:lang w:val="en-GB"/>
        </w:rPr>
      </w:pPr>
      <w:bookmarkStart w:id="816" w:name="_Toc5899655"/>
      <w:bookmarkStart w:id="817" w:name="_Toc6837976"/>
      <w:bookmarkStart w:id="818" w:name="_Toc30602385"/>
      <w:bookmarkStart w:id="819" w:name="_Toc70454742"/>
      <w:r w:rsidRPr="003F2D6A">
        <w:rPr>
          <w:lang w:val="en-GB"/>
        </w:rPr>
        <w:t>Statistical downscaling, bias adjustment and weather generators</w:t>
      </w:r>
      <w:bookmarkEnd w:id="816"/>
      <w:bookmarkEnd w:id="817"/>
      <w:bookmarkEnd w:id="818"/>
      <w:bookmarkEnd w:id="819"/>
    </w:p>
    <w:p w14:paraId="3E76EAAD" w14:textId="77777777" w:rsidR="00E2170D" w:rsidRPr="003F2D6A" w:rsidRDefault="00E2170D" w:rsidP="00E2170D">
      <w:pPr>
        <w:pStyle w:val="AR6BodyText"/>
        <w:rPr>
          <w:lang w:val="en-GB"/>
        </w:rPr>
      </w:pPr>
    </w:p>
    <w:p w14:paraId="7315CA1C" w14:textId="1DA5EE23" w:rsidR="00E2170D" w:rsidRPr="003F2D6A" w:rsidRDefault="00E2170D" w:rsidP="00E2170D">
      <w:pPr>
        <w:pStyle w:val="AR6BodyText"/>
        <w:rPr>
          <w:lang w:val="en-GB"/>
        </w:rPr>
      </w:pPr>
      <w:r w:rsidRPr="003F2D6A">
        <w:rPr>
          <w:lang w:val="en-GB"/>
        </w:rPr>
        <w:t xml:space="preserve">The performance of statistical downscaling models, bias adjustment and weather generators is determined by the chosen model structure (e.g., to represent variability and extremes or spatial dependence) and, if applicable, the predictors selected </w:t>
      </w:r>
      <w:commentRangeStart w:id="820"/>
      <w:r w:rsidRPr="003F2D6A">
        <w:rPr>
          <w:lang w:val="en-GB"/>
        </w:rPr>
        <w:fldChar w:fldCharType="begin" w:fldLock="1"/>
      </w:r>
      <w:ins w:id="821" w:author="Robin Matthews" w:date="2021-07-11T16:47:00Z">
        <w:r w:rsidR="006538CE">
          <w:rPr>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"manualFormatting" : "(Maraun et al., 2019a)", "plainTextFormattedCitation" : "(Maraun et al., 2019b)", "previouslyFormattedCitation" : "(Maraun et al., 2019b)" }, "properties" : { "noteIndex" : 0 }, "schema" : "https://github.com/citation-style-language/schema/raw/master/csl-citation.json" }</w:instrText>
        </w:r>
      </w:ins>
      <w:del w:id="822" w:author="Robin Matthews" w:date="2021-07-11T16:47:00Z">
        <w:r w:rsidR="000465A7" w:rsidDel="006538CE">
          <w:rPr>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"plainTextFormattedCitation" : "(Maraun et al., 2019b)", "previouslyFormattedCitation" : "(Maraun et al., 2019b)" }, "properties" : { "noteIndex" : 0 }, "schema" : "https://github.com/citation-style-language/schema/raw/master/csl-citation.json" }</w:delInstrText>
        </w:r>
      </w:del>
      <w:r w:rsidRPr="003F2D6A">
        <w:rPr>
          <w:lang w:val="en-GB"/>
        </w:rPr>
        <w:fldChar w:fldCharType="separate"/>
      </w:r>
      <w:r w:rsidR="00E41CA2">
        <w:rPr>
          <w:noProof/>
          <w:lang w:val="en-GB"/>
        </w:rPr>
        <w:t>(Maraun et al., 2019</w:t>
      </w:r>
      <w:ins w:id="823" w:author="Robin Matthews" w:date="2021-07-11T16:47:00Z">
        <w:r w:rsidR="006538CE">
          <w:rPr>
            <w:noProof/>
            <w:lang w:val="en-GB"/>
          </w:rPr>
          <w:t>a</w:t>
        </w:r>
      </w:ins>
      <w:del w:id="824" w:author="Robin Matthews" w:date="2021-07-11T16:47:00Z">
        <w:r w:rsidR="00E41CA2" w:rsidDel="006538CE">
          <w:rPr>
            <w:noProof/>
            <w:lang w:val="en-GB"/>
          </w:rPr>
          <w:delText>b</w:delText>
        </w:r>
      </w:del>
      <w:r w:rsidR="00E41CA2">
        <w:rPr>
          <w:noProof/>
          <w:lang w:val="en-GB"/>
        </w:rPr>
        <w:t>)</w:t>
      </w:r>
      <w:r w:rsidRPr="003F2D6A">
        <w:rPr>
          <w:lang w:val="en-GB"/>
        </w:rPr>
        <w:fldChar w:fldCharType="end"/>
      </w:r>
      <w:commentRangeEnd w:id="820"/>
      <w:r w:rsidR="00E41CA2">
        <w:rPr>
          <w:rStyle w:val="CommentReference"/>
          <w:rFonts w:asciiTheme="minorHAnsi" w:eastAsiaTheme="minorHAnsi" w:hAnsiTheme="minorHAnsi"/>
          <w:lang w:eastAsia="en-US"/>
        </w:rPr>
        <w:commentReference w:id="820"/>
      </w:r>
      <w:r w:rsidRPr="003F2D6A">
        <w:rPr>
          <w:lang w:val="en-GB"/>
        </w:rPr>
        <w:t xml:space="preserve">. The VALUE initiative has assessed a range of such methods in a perfect-predictor experiment where the predictors are taken from reanalysis data </w:t>
      </w:r>
      <w:commentRangeStart w:id="825"/>
      <w:r w:rsidRPr="003F2D6A">
        <w:rPr>
          <w:lang w:val="en-GB"/>
        </w:rPr>
        <w:fldChar w:fldCharType="begin" w:fldLock="1"/>
      </w:r>
      <w:r w:rsidR="000465A7">
        <w:rPr>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"id" : "ITEM-2",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"ITEM-2",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"(Maraun et al., 2015, 2019b; Guti\u00e9rrez et al., 2019)", "plainTextFormattedCitation" : "(Maraun et al., 2015, 2019b; Guti\u00e9rrez et al., 2019)", "previouslyFormattedCitation" : "(Maraun et al., 2015, 2019b; Guti\u00e9rrez et al., 2019)" }, "properties" : { "noteIndex" : 0 }, "schema" : "https://github.com/citation-style-language/schema/raw/master/csl-citation.json" }</w:instrText>
      </w:r>
      <w:r w:rsidRPr="003F2D6A">
        <w:rPr>
          <w:lang w:val="en-GB"/>
        </w:rPr>
        <w:fldChar w:fldCharType="separate"/>
      </w:r>
      <w:r w:rsidR="00E41CA2">
        <w:rPr>
          <w:noProof/>
          <w:lang w:val="en-GB"/>
        </w:rPr>
        <w:t>(Maraun et al., 2015, 2019</w:t>
      </w:r>
      <w:del w:id="826" w:author="Robin Matthews" w:date="2021-07-11T16:47:00Z">
        <w:r w:rsidR="00E41CA2" w:rsidDel="006538CE">
          <w:rPr>
            <w:noProof/>
            <w:lang w:val="en-GB"/>
          </w:rPr>
          <w:delText>b</w:delText>
        </w:r>
      </w:del>
      <w:ins w:id="827" w:author="Robin Matthews" w:date="2021-07-11T16:47:00Z">
        <w:r w:rsidR="006538CE">
          <w:rPr>
            <w:noProof/>
            <w:lang w:val="en-GB"/>
          </w:rPr>
          <w:t>a</w:t>
        </w:r>
      </w:ins>
      <w:r w:rsidR="00E41CA2">
        <w:rPr>
          <w:noProof/>
          <w:lang w:val="en-GB"/>
        </w:rPr>
        <w:t>; Gutiérrez et al., 2019)</w:t>
      </w:r>
      <w:r w:rsidRPr="003F2D6A">
        <w:rPr>
          <w:lang w:val="en-GB"/>
        </w:rPr>
        <w:fldChar w:fldCharType="end"/>
      </w:r>
      <w:commentRangeEnd w:id="825"/>
      <w:r w:rsidR="00E41CA2">
        <w:rPr>
          <w:rStyle w:val="CommentReference"/>
          <w:rFonts w:asciiTheme="minorHAnsi" w:eastAsiaTheme="minorHAnsi" w:hAnsiTheme="minorHAnsi"/>
          <w:lang w:eastAsia="en-US"/>
        </w:rPr>
        <w:commentReference w:id="825"/>
      </w:r>
      <w:r w:rsidRPr="003F2D6A">
        <w:rPr>
          <w:lang w:val="en-GB"/>
        </w:rPr>
        <w:t>. Table 10.2 shows an overview comprising performance results from VALUE and other studies. These results isolate the performance of the statistical method in the present climate. The overall performance in a climate change application also depends on the performance of the driving climate model (Sections 10.3.3.3–10.3.3.6) and the fitness of both the driving model and the statistical method for projecting the climatic aspects of interest (Section 10.3.3.9).</w:t>
      </w:r>
    </w:p>
    <w:p w14:paraId="25F77727" w14:textId="77777777" w:rsidR="00E2170D" w:rsidRPr="003F2D6A" w:rsidRDefault="00E2170D" w:rsidP="00E2170D">
      <w:pPr>
        <w:pStyle w:val="AR6BodyText"/>
        <w:rPr>
          <w:lang w:val="en-GB" w:eastAsia="en-US"/>
        </w:rPr>
      </w:pPr>
    </w:p>
    <w:p w14:paraId="21A2EB10" w14:textId="3F2468E3" w:rsidR="00E2170D" w:rsidRDefault="00E2170D" w:rsidP="00E2170D">
      <w:pPr>
        <w:pStyle w:val="AR6BodyText"/>
        <w:rPr>
          <w:lang w:val="en-GB" w:eastAsia="en-US"/>
        </w:rPr>
      </w:pPr>
    </w:p>
    <w:p w14:paraId="72D89272" w14:textId="7A7E2CE2" w:rsidR="003479AB" w:rsidRDefault="003479AB" w:rsidP="00E2170D">
      <w:pPr>
        <w:pStyle w:val="AR6BodyText"/>
        <w:rPr>
          <w:lang w:val="en-GB" w:eastAsia="en-US"/>
        </w:rPr>
      </w:pPr>
    </w:p>
    <w:p w14:paraId="558CD26F" w14:textId="77777777" w:rsidR="003479AB" w:rsidRPr="003F2D6A" w:rsidRDefault="003479AB" w:rsidP="00E2170D">
      <w:pPr>
        <w:pStyle w:val="AR6BodyText"/>
        <w:rPr>
          <w:lang w:val="en-GB" w:eastAsia="en-US"/>
        </w:rPr>
      </w:pPr>
    </w:p>
    <w:p w14:paraId="02207AC4" w14:textId="77777777" w:rsidR="00E2170D" w:rsidRPr="003F2D6A" w:rsidRDefault="00E2170D" w:rsidP="00E2170D">
      <w:pPr>
        <w:pStyle w:val="AR6BodyText"/>
        <w:rPr>
          <w:b/>
          <w:lang w:val="en-GB"/>
        </w:rPr>
      </w:pPr>
      <w:r w:rsidRPr="003F2D6A">
        <w:rPr>
          <w:b/>
          <w:lang w:val="en-GB"/>
        </w:rPr>
        <w:t>[START TABLE 10.2 HERE]</w:t>
      </w:r>
    </w:p>
    <w:p w14:paraId="33125C4A" w14:textId="77777777" w:rsidR="00E2170D" w:rsidRPr="003F2D6A" w:rsidRDefault="00E2170D" w:rsidP="00E2170D">
      <w:pPr>
        <w:pStyle w:val="AR6BodyText"/>
        <w:rPr>
          <w:lang w:val="en-GB"/>
        </w:rPr>
      </w:pPr>
    </w:p>
    <w:p w14:paraId="626B475E" w14:textId="672405A5" w:rsidR="00E2170D" w:rsidRPr="003F2D6A" w:rsidRDefault="00E2170D" w:rsidP="00A24E40">
      <w:pPr>
        <w:pStyle w:val="AR6Chap10Table"/>
      </w:pPr>
      <w:bookmarkStart w:id="828" w:name="_Toc5632848"/>
      <w:r w:rsidRPr="003F2D6A">
        <w:t xml:space="preserve">Performance of different statistical method types in representing local weather at daily resolution. Individual state-of-the-art implementations may perform better. "+": should work reasonably well based on empirical evidence and/or expert judgement; “o”: problems may arise depending on the specific context; "-": weak performance either by construction or inferred from empirical evidence; "?": </w:t>
      </w:r>
      <w:r w:rsidRPr="003F2D6A">
        <w:rPr>
          <w:rStyle w:val="AR6BodyTextCar"/>
          <w:lang w:val="en-GB"/>
        </w:rPr>
        <w:t>not studied. The categorisation assumes that predictors are provided by a well performing dynamical model. Statements</w:t>
      </w:r>
      <w:r w:rsidRPr="003F2D6A">
        <w:t xml:space="preserve"> about extremes refer to moderate events occurring at least once every 20 years. Adopted and extended from </w:t>
      </w:r>
      <w:r w:rsidRPr="003F2D6A">
        <w:fldChar w:fldCharType="begin" w:fldLock="1"/>
      </w:r>
      <w:ins w:id="829" w:author="Robin Matthews" w:date="2021-07-11T16:47:00Z">
        <w:r w:rsidR="00253D24">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"manualFormatting" : "Maraun and Widmann (2018b)", "plainTextFormattedCitation" : "(Maraun and Widmann, 2018b)", "previouslyFormattedCitation" : "(Maraun and Widmann, 2018b)" }, "properties" : { "noteIndex" : 0 }, "schema" : "https://github.com/citation-style-language/schema/raw/master/csl-citation.json" }</w:instrText>
        </w:r>
      </w:ins>
      <w:del w:id="830" w:author="Robin Matthews" w:date="2021-07-11T16:47:00Z">
        <w:r w:rsidR="000465A7" w:rsidDel="00253D24">
          <w:del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delInstrText>
        </w:r>
      </w:del>
      <w:r w:rsidRPr="003F2D6A">
        <w:fldChar w:fldCharType="separate"/>
      </w:r>
      <w:del w:id="831" w:author="Robin Matthews" w:date="2021-07-11T16:47:00Z">
        <w:r w:rsidR="00E41CA2" w:rsidDel="00253D24">
          <w:rPr>
            <w:noProof/>
          </w:rPr>
          <w:delText>(</w:delText>
        </w:r>
      </w:del>
      <w:r w:rsidR="00E41CA2">
        <w:rPr>
          <w:noProof/>
        </w:rPr>
        <w:t>Maraun and Widmann</w:t>
      </w:r>
      <w:ins w:id="832" w:author="Robin Matthews" w:date="2021-07-11T16:47:00Z">
        <w:r w:rsidR="00253D24">
          <w:rPr>
            <w:noProof/>
          </w:rPr>
          <w:t xml:space="preserve"> (</w:t>
        </w:r>
      </w:ins>
      <w:del w:id="833" w:author="Robin Matthews" w:date="2021-07-11T16:47:00Z">
        <w:r w:rsidR="00E41CA2" w:rsidDel="00253D24">
          <w:rPr>
            <w:noProof/>
          </w:rPr>
          <w:delText xml:space="preserve">, </w:delText>
        </w:r>
      </w:del>
      <w:r w:rsidR="00E41CA2">
        <w:rPr>
          <w:noProof/>
        </w:rPr>
        <w:t>2018b)</w:t>
      </w:r>
      <w:r w:rsidRPr="003F2D6A">
        <w:fldChar w:fldCharType="end"/>
      </w:r>
      <w:r w:rsidRPr="003F2D6A">
        <w:t xml:space="preserve">. </w:t>
      </w:r>
      <w:bookmarkEnd w:id="828"/>
      <w:r w:rsidRPr="003F2D6A">
        <w:t xml:space="preserve">(1) </w:t>
      </w:r>
      <w:r w:rsidRPr="003F2D6A">
        <w:fldChar w:fldCharType="begin" w:fldLock="1"/>
      </w:r>
      <w:r w:rsidR="000465A7">
        <w:instrText>ADDIN CSL_CITATION { "citationItems" : [ { "id" : "ITEM-1", "itemData" : { "DOI" : "10.1002/asl.978", "ISSN" : "1530-261X", "abstract" : "Systematic biases in climate models hamper their direct use in impact studies and, as a consequence, many statistical bias adjustment methods have been developed to calibrate model outputs against observations. The application of these methods in a climate change context is problematic since there is no clear understanding on how these methods may affect key magnitudes \u2013e.g. the climate change signal or trend\u2013 under different sources of 25 uncertainty. Two relevant sources of uncertainty, often overlooked, are the sensitivity to the observational reference used to calibrate the method and the effect of the resolution mismatch between model and observations (downscaling effect). In the present work, we assess the impact of these factors on the climate change signal of temperature and precipitation considering marginal, temporal and extreme aspects. We use 30 eight standard and state-of-the-art bias adjustment methods (spanning a variety of methods regarding their nature \u2013empirical or parametric\u2013, fitted parameters and trend-preservation) for a case study in the Iberian Peninsula. The quantile trend-preserving methods (namely quantile delta mapping -QDM-, scaled distribution mapping -SDM- and the method from the third phase of ISIMIP -ISIMIP3) preserve better the raw signals for the different indices and 35 variables considered (not all preserved by construction). However they rely largely on the reference dataset used for calibration, thus present a larger sensitivity to the observations, especially for precipitation intensity, spells and extreme indices. Thus, high-quality observational datasets are essential for comprehensive analyses in larger (continental) domains. Similar conclusions hold for experiments c", "author" : [ { "dropping-particle" : "", "family" : "Casanueva", "given" : "Ana", "non-dropping-particle" : "", "parse-names" : false, "suffix" : "" }, { "dropping-particle" : "", "family" : "Herrera", "given" : "Sixto", "non-dropping-particle" : "", "parse-names" : false, "suffix" : "" }, { "dropping-particle" : "", "family" : "Iturbide", "given" : "Maialen", "non-dropping-particle" : "", "parse-names" : false, "suffix" : "" }, { "dropping-particle" : "", "family" : "Lange", "given" : "Stefan", "non-dropping-particle" : "", "parse-names" : false, "suffix" : "" }, { "dropping-particle" : "", "family" : "Jury", "given" : "Martin", "non-dropping-particle" : "", "parse-names" : false, "suffix" : "" }, { "dropping-particle" : "", "family" : "Dosio", "given" : "Alessandro", "non-dropping-particle" : "", "parse-names" : false, "suffix" : "" }, { "dropping-particle" : "", "family" : "Maraun", "given" : "Douglas", "non-dropping-particle" : "", "parse-names" : false, "suffix" : "" }, { "dropping-particle" : "", "family" : "Guti\u00e9rrez", "given" : "Jos\u00e9 M.", "non-dropping-particle" : "", "parse-names" : false, "suffix" : "" } ], "container-title" : "Atmospheric Science Letters", "id" : "ITEM-1", "issue" : "7", "issued" : { "date-parts" : [ [ "2020", "7", "20" ] ] }, "title" : "Testing bias adjustment methods for regional climate change applications under observational uncertainty and resolution mismatch", "translator" : [ { "dropping-particle" : "", "family" : "Q6224", "given" : "", "non-dropping-particle" : "", "parse-names" : false, "suffix" : "" } ], "type" : "article-journal", "volume" : "21" }, "uris" : [ "http://www.mendeley.com/documents/?uuid=59bb0d4a-09ef-4504-be7f-94c832fa74a6" ] } ], "mendeley" : { "formattedCitation" : "(Casanueva et al., 2020)", "plainTextFormattedCitation" : "(Casanueva et al., 2020)", "previouslyFormattedCitation" : "(Casanueva et al., 2020)" }, "properties" : { "noteIndex" : 0 }, "schema" : "https://github.com/citation-style-language/schema/raw/master/csl-citation.json" }</w:instrText>
      </w:r>
      <w:r w:rsidRPr="003F2D6A">
        <w:fldChar w:fldCharType="separate"/>
      </w:r>
      <w:del w:id="834" w:author="Robin Matthews" w:date="2021-07-11T16:48:00Z">
        <w:r w:rsidR="00E41CA2" w:rsidDel="00253D24">
          <w:rPr>
            <w:noProof/>
            <w:lang w:val="fr-FR"/>
          </w:rPr>
          <w:delText>(</w:delText>
        </w:r>
      </w:del>
      <w:r w:rsidR="00E41CA2">
        <w:rPr>
          <w:noProof/>
          <w:lang w:val="fr-FR"/>
        </w:rPr>
        <w:t>Casanueva et al.</w:t>
      </w:r>
      <w:ins w:id="835" w:author="Robin Matthews" w:date="2021-07-11T16:47:00Z">
        <w:r w:rsidR="00253D24">
          <w:rPr>
            <w:noProof/>
            <w:lang w:val="fr-FR"/>
          </w:rPr>
          <w:t xml:space="preserve"> (</w:t>
        </w:r>
      </w:ins>
      <w:del w:id="836" w:author="Robin Matthews" w:date="2021-07-11T16:47:00Z">
        <w:r w:rsidR="00E41CA2" w:rsidDel="00253D24">
          <w:rPr>
            <w:noProof/>
            <w:lang w:val="fr-FR"/>
          </w:rPr>
          <w:delText xml:space="preserve">, </w:delText>
        </w:r>
      </w:del>
      <w:r w:rsidR="00E41CA2">
        <w:rPr>
          <w:noProof/>
          <w:lang w:val="fr-FR"/>
        </w:rPr>
        <w:t>2020)</w:t>
      </w:r>
      <w:r w:rsidRPr="003F2D6A">
        <w:fldChar w:fldCharType="end"/>
      </w:r>
      <w:r w:rsidRPr="00737B5A">
        <w:rPr>
          <w:lang w:val="fr-FR"/>
        </w:rPr>
        <w:t xml:space="preserve">; (2) </w:t>
      </w:r>
      <w:r w:rsidRPr="003F2D6A">
        <w:fldChar w:fldCharType="begin" w:fldLock="1"/>
      </w:r>
      <w:ins w:id="837" w:author="Robin Matthews" w:date="2021-07-11T16:48:00Z">
        <w:r w:rsidR="00253D24">
          <w:rPr>
            <w:lang w:val="fr-FR"/>
          </w:rPr>
          <w:instrText>ADDIN CSL_CITATION { "citationItems" : [ { "id" : "ITEM-1",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"ITEM-1",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"(Dubrovsky et al., 2019)", "manualFormatting" : "Dubrovsky et al. (2019)", "plainTextFormattedCitation" : "(Dubrovsky et al., 2019)", "previouslyFormattedCitation" : "(Dubrovsky et al., 2019)" }, "properties" : { "noteIndex" : 0 }, "schema" : "https://github.com/citation-style-language/schema/raw/master/csl-citation.json" }</w:instrText>
        </w:r>
      </w:ins>
      <w:del w:id="838" w:author="Robin Matthews" w:date="2021-07-11T16:48:00Z">
        <w:r w:rsidR="000465A7" w:rsidDel="00253D24">
          <w:rPr>
            <w:lang w:val="fr-FR"/>
          </w:rPr>
          <w:delInstrText>ADDIN CSL_CITATION { "citationItems" : [ { "id" : "ITEM-1",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"ITEM-1",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"(Dubrovsky et al., 2019)", "plainTextFormattedCitation" : "(Dubrovsky et al., 2019)", "previouslyFormattedCitation" : "(Dubrovsky et al., 2019)" }, "properties" : { "noteIndex" : 0 }, "schema" : "https://github.com/citation-style-language/schema/raw/master/csl-citation.json" }</w:delInstrText>
        </w:r>
      </w:del>
      <w:r w:rsidRPr="003F2D6A">
        <w:fldChar w:fldCharType="separate"/>
      </w:r>
      <w:del w:id="839" w:author="Robin Matthews" w:date="2021-07-11T16:48:00Z">
        <w:r w:rsidR="00E41CA2" w:rsidDel="00253D24">
          <w:rPr>
            <w:noProof/>
            <w:lang w:val="fr-FR"/>
          </w:rPr>
          <w:delText>(</w:delText>
        </w:r>
      </w:del>
      <w:r w:rsidR="00E41CA2">
        <w:rPr>
          <w:noProof/>
          <w:lang w:val="fr-FR"/>
        </w:rPr>
        <w:t>Dubrovsky et al.</w:t>
      </w:r>
      <w:ins w:id="840" w:author="Robin Matthews" w:date="2021-07-11T16:48:00Z">
        <w:r w:rsidR="00253D24">
          <w:rPr>
            <w:noProof/>
            <w:lang w:val="fr-FR"/>
          </w:rPr>
          <w:t xml:space="preserve"> (</w:t>
        </w:r>
      </w:ins>
      <w:del w:id="841"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737B5A">
        <w:rPr>
          <w:lang w:val="fr-FR"/>
        </w:rPr>
        <w:t xml:space="preserve">; (3) </w:t>
      </w:r>
      <w:r w:rsidRPr="003F2D6A">
        <w:fldChar w:fldCharType="begin" w:fldLock="1"/>
      </w:r>
      <w:ins w:id="842" w:author="Robin Matthews" w:date="2021-07-11T16:48:00Z">
        <w:r w:rsidR="00253D24">
          <w:rPr>
            <w:lang w:val="fr-FR"/>
          </w:rPr>
          <w: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"manualFormatting" : "Evin et al. (2018)", "plainTextFormattedCitation" : "(Evin et al., 2018)", "previouslyFormattedCitation" : "(Evin et al., 2018)" }, "properties" : { "noteIndex" : 0 }, "schema" : "https://github.com/citation-style-language/schema/raw/master/csl-citation.json" }</w:instrText>
        </w:r>
      </w:ins>
      <w:del w:id="843" w:author="Robin Matthews" w:date="2021-07-11T16:48:00Z">
        <w:r w:rsidR="000465A7" w:rsidDel="00253D24">
          <w:rPr>
            <w:lang w:val="fr-FR"/>
          </w:rPr>
          <w:del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"plainTextFormattedCitation" : "(Evin et al., 2018)", "previouslyFormattedCitation" : "(Evin et al., 2018)" }, "properties" : { "noteIndex" : 0 }, "schema" : "https://github.com/citation-style-language/schema/raw/master/csl-citation.json" }</w:delInstrText>
        </w:r>
      </w:del>
      <w:r w:rsidRPr="003F2D6A">
        <w:fldChar w:fldCharType="separate"/>
      </w:r>
      <w:del w:id="844" w:author="Robin Matthews" w:date="2021-07-11T16:48:00Z">
        <w:r w:rsidR="00E41CA2" w:rsidDel="00253D24">
          <w:rPr>
            <w:noProof/>
            <w:lang w:val="fr-FR"/>
          </w:rPr>
          <w:delText>(</w:delText>
        </w:r>
      </w:del>
      <w:r w:rsidR="00E41CA2">
        <w:rPr>
          <w:noProof/>
          <w:lang w:val="fr-FR"/>
        </w:rPr>
        <w:t>Evin et al.</w:t>
      </w:r>
      <w:ins w:id="845" w:author="Robin Matthews" w:date="2021-07-11T16:48:00Z">
        <w:r w:rsidR="00253D24">
          <w:rPr>
            <w:noProof/>
            <w:lang w:val="fr-FR"/>
          </w:rPr>
          <w:t xml:space="preserve"> (</w:t>
        </w:r>
      </w:ins>
      <w:del w:id="846" w:author="Robin Matthews" w:date="2021-07-11T16:48:00Z">
        <w:r w:rsidR="00E41CA2" w:rsidDel="00253D24">
          <w:rPr>
            <w:noProof/>
            <w:lang w:val="fr-FR"/>
          </w:rPr>
          <w:delText xml:space="preserve">, </w:delText>
        </w:r>
      </w:del>
      <w:r w:rsidR="00E41CA2">
        <w:rPr>
          <w:noProof/>
          <w:lang w:val="fr-FR"/>
        </w:rPr>
        <w:t>2018)</w:t>
      </w:r>
      <w:r w:rsidRPr="003F2D6A">
        <w:fldChar w:fldCharType="end"/>
      </w:r>
      <w:r w:rsidRPr="00737B5A">
        <w:rPr>
          <w:lang w:val="fr-FR"/>
        </w:rPr>
        <w:t xml:space="preserve">; (4) </w:t>
      </w:r>
      <w:r w:rsidRPr="003F2D6A">
        <w:fldChar w:fldCharType="begin" w:fldLock="1"/>
      </w:r>
      <w:r w:rsidR="000465A7">
        <w:rPr>
          <w:lang w:val="fr-FR"/>
        </w:rPr>
        <w:instrText>ADDIN CSL_CITATION { "citationItems" : [ { "id" : "ITEM-1",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"ITEM-1",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"mendeley" : { "formattedCitation" : "(Frost et al., 2011)", "plainTextFormattedCitation" : "(Frost et al., 2011)", "previouslyFormattedCitation" : "(Frost et al., 2011)" }, "properties" : { "noteIndex" : 0 }, "schema" : "https://github.com/citation-style-language/schema/raw/master/csl-citation.json" }</w:instrText>
      </w:r>
      <w:r w:rsidRPr="003F2D6A">
        <w:fldChar w:fldCharType="separate"/>
      </w:r>
      <w:del w:id="847" w:author="Robin Matthews" w:date="2021-07-11T16:48:00Z">
        <w:r w:rsidR="00E41CA2" w:rsidDel="00253D24">
          <w:rPr>
            <w:noProof/>
            <w:lang w:val="fr-FR"/>
          </w:rPr>
          <w:delText>(</w:delText>
        </w:r>
      </w:del>
      <w:r w:rsidR="00E41CA2">
        <w:rPr>
          <w:noProof/>
          <w:lang w:val="fr-FR"/>
        </w:rPr>
        <w:t>Frost et al.</w:t>
      </w:r>
      <w:ins w:id="848" w:author="Robin Matthews" w:date="2021-07-11T16:48:00Z">
        <w:r w:rsidR="00253D24">
          <w:rPr>
            <w:noProof/>
            <w:lang w:val="fr-FR"/>
          </w:rPr>
          <w:t xml:space="preserve"> (</w:t>
        </w:r>
      </w:ins>
      <w:del w:id="849" w:author="Robin Matthews" w:date="2021-07-11T16:48:00Z">
        <w:r w:rsidR="00E41CA2" w:rsidDel="00253D24">
          <w:rPr>
            <w:noProof/>
            <w:lang w:val="fr-FR"/>
          </w:rPr>
          <w:delText xml:space="preserve">, </w:delText>
        </w:r>
      </w:del>
      <w:r w:rsidR="00E41CA2">
        <w:rPr>
          <w:noProof/>
          <w:lang w:val="fr-FR"/>
        </w:rPr>
        <w:t>2011)</w:t>
      </w:r>
      <w:r w:rsidRPr="003F2D6A">
        <w:fldChar w:fldCharType="end"/>
      </w:r>
      <w:r w:rsidRPr="00737B5A">
        <w:rPr>
          <w:lang w:val="fr-FR"/>
        </w:rPr>
        <w:t xml:space="preserve">; (5) </w:t>
      </w:r>
      <w:r w:rsidRPr="003F2D6A">
        <w:fldChar w:fldCharType="begin" w:fldLock="1"/>
      </w:r>
      <w:ins w:id="850" w:author="Robin Matthews" w:date="2021-07-11T16:48:00Z">
        <w:r w:rsidR="00253D24">
          <w:rPr>
            <w:lang w:val="fr-FR"/>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"manualFormatting" : "Guti\u00e9rrez et al. (2013)", "plainTextFormattedCitation" : "(Guti\u00e9rrez et al., 2013)", "previouslyFormattedCitation" : "(Guti\u00e9rrez et al., 2013)" }, "properties" : { "noteIndex" : 0 }, "schema" : "https://github.com/citation-style-language/schema/raw/master/csl-citation.json" }</w:instrText>
        </w:r>
      </w:ins>
      <w:del w:id="851" w:author="Robin Matthews" w:date="2021-07-11T16:48:00Z">
        <w:r w:rsidR="000465A7" w:rsidDel="00253D24">
          <w:rPr>
            <w:lang w:val="fr-FR"/>
          </w:rPr>
          <w:del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delInstrText>
        </w:r>
      </w:del>
      <w:r w:rsidRPr="003F2D6A">
        <w:fldChar w:fldCharType="separate"/>
      </w:r>
      <w:del w:id="852" w:author="Robin Matthews" w:date="2021-07-11T16:48:00Z">
        <w:r w:rsidR="00E41CA2" w:rsidDel="00253D24">
          <w:rPr>
            <w:noProof/>
          </w:rPr>
          <w:delText>(</w:delText>
        </w:r>
      </w:del>
      <w:r w:rsidR="00E41CA2">
        <w:rPr>
          <w:noProof/>
        </w:rPr>
        <w:t>Gutiérrez et al.</w:t>
      </w:r>
      <w:del w:id="853" w:author="Robin Matthews" w:date="2021-07-11T16:48:00Z">
        <w:r w:rsidR="00E41CA2" w:rsidDel="00253D24">
          <w:rPr>
            <w:noProof/>
          </w:rPr>
          <w:delText>,</w:delText>
        </w:r>
      </w:del>
      <w:r w:rsidR="00E41CA2">
        <w:rPr>
          <w:noProof/>
        </w:rPr>
        <w:t xml:space="preserve"> </w:t>
      </w:r>
      <w:ins w:id="854" w:author="Robin Matthews" w:date="2021-07-11T16:48:00Z">
        <w:r w:rsidR="00253D24">
          <w:rPr>
            <w:noProof/>
          </w:rPr>
          <w:t>(</w:t>
        </w:r>
      </w:ins>
      <w:r w:rsidR="00E41CA2">
        <w:rPr>
          <w:noProof/>
        </w:rPr>
        <w:t>2013)</w:t>
      </w:r>
      <w:r w:rsidRPr="003F2D6A">
        <w:fldChar w:fldCharType="end"/>
      </w:r>
      <w:r w:rsidRPr="003F2D6A">
        <w:t xml:space="preserve">; (6) </w:t>
      </w:r>
      <w:r w:rsidRPr="003F2D6A">
        <w:fldChar w:fldCharType="begin" w:fldLock="1"/>
      </w:r>
      <w:ins w:id="855" w:author="Robin Matthews" w:date="2021-07-11T16:48:00Z">
        <w:r w:rsidR="00253D24">
          <w: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"manualFormatting" : "Guti\u00e9rrez et al. (2019)", "plainTextFormattedCitation" : "(Guti\u00e9rrez et al., 2019)", "previouslyFormattedCitation" : "(Guti\u00e9rrez et al., 2019)" }, "properties" : { "noteIndex" : 0 }, "schema" : "https://github.com/citation-style-language/schema/raw/master/csl-citation.json" }</w:instrText>
        </w:r>
      </w:ins>
      <w:del w:id="856" w:author="Robin Matthews" w:date="2021-07-11T16:48:00Z">
        <w:r w:rsidR="000465A7" w:rsidDel="00253D24">
          <w:del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"plainTextFormattedCitation" : "(Guti\u00e9rrez et al., 2019)", "previouslyFormattedCitation" : "(Guti\u00e9rrez et al., 2019)" }, "properties" : { "noteIndex" : 0 }, "schema" : "https://github.com/citation-style-language/schema/raw/master/csl-citation.json" }</w:delInstrText>
        </w:r>
      </w:del>
      <w:r w:rsidRPr="003F2D6A">
        <w:fldChar w:fldCharType="separate"/>
      </w:r>
      <w:del w:id="857" w:author="Robin Matthews" w:date="2021-07-11T16:48:00Z">
        <w:r w:rsidR="00E41CA2" w:rsidDel="00253D24">
          <w:rPr>
            <w:noProof/>
            <w:lang w:val="fr-FR"/>
          </w:rPr>
          <w:delText>(</w:delText>
        </w:r>
      </w:del>
      <w:r w:rsidR="00E41CA2">
        <w:rPr>
          <w:noProof/>
          <w:lang w:val="fr-FR"/>
        </w:rPr>
        <w:t>Gutiérrez et al.</w:t>
      </w:r>
      <w:ins w:id="858" w:author="Robin Matthews" w:date="2021-07-11T16:48:00Z">
        <w:r w:rsidR="00253D24">
          <w:rPr>
            <w:noProof/>
            <w:lang w:val="fr-FR"/>
          </w:rPr>
          <w:t xml:space="preserve"> (</w:t>
        </w:r>
      </w:ins>
      <w:del w:id="859"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FB6EB0">
        <w:rPr>
          <w:lang w:val="fr-FR"/>
        </w:rPr>
        <w:t xml:space="preserve">; (7) </w:t>
      </w:r>
      <w:r w:rsidRPr="003F2D6A">
        <w:fldChar w:fldCharType="begin" w:fldLock="1"/>
      </w:r>
      <w:ins w:id="860" w:author="Robin Matthews" w:date="2021-07-11T16:48:00Z">
        <w:r w:rsidR="00253D24">
          <w:rPr>
            <w:lang w:val="fr-FR"/>
          </w:rPr>
          <w:instrText>ADDIN CSL_CITATION { "citationItems" : [ { "id" : "ITEM-1",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"ITEM-1",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"mendeley" : { "formattedCitation" : "(Gutmann et al., 2014)", "manualFormatting" : "Gutmann et al. (2014)", "plainTextFormattedCitation" : "(Gutmann et al., 2014)", "previouslyFormattedCitation" : "(Gutmann et al., 2014)" }, "properties" : { "noteIndex" : 0 }, "schema" : "https://github.com/citation-style-language/schema/raw/master/csl-citation.json" }</w:instrText>
        </w:r>
      </w:ins>
      <w:del w:id="861" w:author="Robin Matthews" w:date="2021-07-11T16:48:00Z">
        <w:r w:rsidR="000465A7" w:rsidDel="00253D24">
          <w:rPr>
            <w:lang w:val="fr-FR"/>
          </w:rPr>
          <w:delInstrText>ADDIN CSL_CITATION { "citationItems" : [ { "id" : "ITEM-1",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"ITEM-1",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"mendeley" : { "formattedCitation" : "(Gutmann et al., 2014)", "plainTextFormattedCitation" : "(Gutmann et al., 2014)", "previouslyFormattedCitation" : "(Gutmann et al., 2014)" }, "properties" : { "noteIndex" : 0 }, "schema" : "https://github.com/citation-style-language/schema/raw/master/csl-citation.json" }</w:delInstrText>
        </w:r>
      </w:del>
      <w:r w:rsidRPr="003F2D6A">
        <w:fldChar w:fldCharType="separate"/>
      </w:r>
      <w:del w:id="862" w:author="Robin Matthews" w:date="2021-07-11T16:48:00Z">
        <w:r w:rsidR="00E41CA2" w:rsidDel="00253D24">
          <w:rPr>
            <w:noProof/>
            <w:lang w:val="fr-FR"/>
          </w:rPr>
          <w:delText>(</w:delText>
        </w:r>
      </w:del>
      <w:r w:rsidR="00E41CA2">
        <w:rPr>
          <w:noProof/>
          <w:lang w:val="fr-FR"/>
        </w:rPr>
        <w:t>Gutmann et al.</w:t>
      </w:r>
      <w:ins w:id="863" w:author="Robin Matthews" w:date="2021-07-11T16:48:00Z">
        <w:r w:rsidR="00253D24">
          <w:rPr>
            <w:noProof/>
            <w:lang w:val="fr-FR"/>
          </w:rPr>
          <w:t xml:space="preserve"> (</w:t>
        </w:r>
      </w:ins>
      <w:del w:id="864" w:author="Robin Matthews" w:date="2021-07-11T16:48:00Z">
        <w:r w:rsidR="00E41CA2" w:rsidDel="00253D24">
          <w:rPr>
            <w:noProof/>
            <w:lang w:val="fr-FR"/>
          </w:rPr>
          <w:delText xml:space="preserve">, </w:delText>
        </w:r>
      </w:del>
      <w:r w:rsidR="00E41CA2">
        <w:rPr>
          <w:noProof/>
          <w:lang w:val="fr-FR"/>
        </w:rPr>
        <w:t>2014)</w:t>
      </w:r>
      <w:r w:rsidRPr="003F2D6A">
        <w:fldChar w:fldCharType="end"/>
      </w:r>
      <w:r w:rsidRPr="00FB6EB0">
        <w:rPr>
          <w:lang w:val="fr-FR"/>
        </w:rPr>
        <w:t xml:space="preserve">; (8) </w:t>
      </w:r>
      <w:r w:rsidRPr="003F2D6A">
        <w:fldChar w:fldCharType="begin" w:fldLock="1"/>
      </w:r>
      <w:ins w:id="865" w:author="Robin Matthews" w:date="2021-07-11T16:48:00Z">
        <w:r w:rsidR="00253D24">
          <w:rPr>
            <w:lang w:val="fr-FR"/>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"manualFormatting" : "Hertig et al. (2019)", "plainTextFormattedCitation" : "(Hertig et al., 2019)", "previouslyFormattedCitation" : "(Hertig et al., 2019)" }, "properties" : { "noteIndex" : 0 }, "schema" : "https://github.com/citation-style-language/schema/raw/master/csl-citation.json" }</w:instrText>
        </w:r>
      </w:ins>
      <w:del w:id="866" w:author="Robin Matthews" w:date="2021-07-11T16:48:00Z">
        <w:r w:rsidR="000465A7" w:rsidDel="00253D24">
          <w:rPr>
            <w:lang w:val="fr-FR"/>
          </w:rPr>
          <w:del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"plainTextFormattedCitation" : "(Hertig et al., 2019)", "previouslyFormattedCitation" : "(Hertig et al., 2019)" }, "properties" : { "noteIndex" : 0 }, "schema" : "https://github.com/citation-style-language/schema/raw/master/csl-citation.json" }</w:delInstrText>
        </w:r>
      </w:del>
      <w:r w:rsidRPr="003F2D6A">
        <w:fldChar w:fldCharType="separate"/>
      </w:r>
      <w:del w:id="867" w:author="Robin Matthews" w:date="2021-07-11T16:48:00Z">
        <w:r w:rsidR="00E41CA2" w:rsidDel="00253D24">
          <w:rPr>
            <w:noProof/>
            <w:lang w:val="fr-FR"/>
          </w:rPr>
          <w:delText>(</w:delText>
        </w:r>
      </w:del>
      <w:r w:rsidR="00E41CA2">
        <w:rPr>
          <w:noProof/>
          <w:lang w:val="fr-FR"/>
        </w:rPr>
        <w:t>Hertig et al.</w:t>
      </w:r>
      <w:ins w:id="868" w:author="Robin Matthews" w:date="2021-07-11T16:48:00Z">
        <w:r w:rsidR="00253D24">
          <w:rPr>
            <w:noProof/>
            <w:lang w:val="fr-FR"/>
          </w:rPr>
          <w:t xml:space="preserve"> (</w:t>
        </w:r>
      </w:ins>
      <w:del w:id="869"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FB6EB0">
        <w:rPr>
          <w:lang w:val="fr-FR"/>
        </w:rPr>
        <w:t xml:space="preserve">; (9) </w:t>
      </w:r>
      <w:r w:rsidRPr="003F2D6A">
        <w:fldChar w:fldCharType="begin" w:fldLock="1"/>
      </w:r>
      <w:ins w:id="870" w:author="Robin Matthews" w:date="2021-07-11T16:49:00Z">
        <w:r w:rsidR="00253D24">
          <w:rPr>
            <w:lang w:val="fr-FR"/>
          </w:rPr>
          <w:instrText>ADDIN CSL_CITATION { "citationItems" : [ { "id" : "ITEM-1",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"ITEM-1",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"mendeley" : { "formattedCitation" : "(Hu et al., 2013a)", "manualFormatting" : "Hu et al. (2013a)", "plainTextFormattedCitation" : "(Hu et al., 2013a)", "previouslyFormattedCitation" : "(Hu et al., 2013a)" }, "properties" : { "noteIndex" : 0 }, "schema" : "https://github.com/citation-style-language/schema/raw/master/csl-citation.json" }</w:instrText>
        </w:r>
      </w:ins>
      <w:del w:id="871" w:author="Robin Matthews" w:date="2021-07-11T16:49:00Z">
        <w:r w:rsidR="000465A7" w:rsidDel="00253D24">
          <w:rPr>
            <w:lang w:val="fr-FR"/>
          </w:rPr>
          <w:delInstrText>ADDIN CSL_CITATION { "citationItems" : [ { "id" : "ITEM-1",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"ITEM-1",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"mendeley" : { "formattedCitation" : "(Hu et al., 2013a)", "plainTextFormattedCitation" : "(Hu et al., 2013a)", "previouslyFormattedCitation" : "(Hu et al., 2013a)" }, "properties" : { "noteIndex" : 0 }, "schema" : "https://github.com/citation-style-language/schema/raw/master/csl-citation.json" }</w:delInstrText>
        </w:r>
      </w:del>
      <w:r w:rsidRPr="003F2D6A">
        <w:fldChar w:fldCharType="separate"/>
      </w:r>
      <w:del w:id="872" w:author="Robin Matthews" w:date="2021-07-11T16:49:00Z">
        <w:r w:rsidR="00E41CA2" w:rsidDel="00253D24">
          <w:rPr>
            <w:noProof/>
            <w:lang w:val="fr-FR"/>
          </w:rPr>
          <w:delText>(</w:delText>
        </w:r>
      </w:del>
      <w:r w:rsidR="00E41CA2">
        <w:rPr>
          <w:noProof/>
          <w:lang w:val="fr-FR"/>
        </w:rPr>
        <w:t>Hu et al.</w:t>
      </w:r>
      <w:del w:id="873" w:author="Robin Matthews" w:date="2021-07-11T16:49:00Z">
        <w:r w:rsidR="00E41CA2" w:rsidDel="00253D24">
          <w:rPr>
            <w:noProof/>
            <w:lang w:val="fr-FR"/>
          </w:rPr>
          <w:delText>,</w:delText>
        </w:r>
      </w:del>
      <w:r w:rsidR="00E41CA2">
        <w:rPr>
          <w:noProof/>
          <w:lang w:val="fr-FR"/>
        </w:rPr>
        <w:t xml:space="preserve"> </w:t>
      </w:r>
      <w:ins w:id="874" w:author="Robin Matthews" w:date="2021-07-11T16:49:00Z">
        <w:r w:rsidR="00253D24">
          <w:rPr>
            <w:noProof/>
            <w:lang w:val="fr-FR"/>
          </w:rPr>
          <w:t>(</w:t>
        </w:r>
      </w:ins>
      <w:r w:rsidR="00E41CA2">
        <w:rPr>
          <w:noProof/>
          <w:lang w:val="fr-FR"/>
        </w:rPr>
        <w:t>2013a)</w:t>
      </w:r>
      <w:r w:rsidRPr="003F2D6A">
        <w:fldChar w:fldCharType="end"/>
      </w:r>
      <w:r w:rsidRPr="00FB6EB0">
        <w:rPr>
          <w:lang w:val="fr-FR"/>
        </w:rPr>
        <w:t xml:space="preserve">; (10) </w:t>
      </w:r>
      <w:r w:rsidRPr="003F2D6A">
        <w:fldChar w:fldCharType="begin" w:fldLock="1"/>
      </w:r>
      <w:ins w:id="875" w:author="Robin Matthews" w:date="2021-07-11T16:49:00Z">
        <w:r w:rsidR="00253D24">
          <w:rPr>
            <w:lang w:val="fr-FR"/>
          </w:rPr>
          <w: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"manualFormatting" : "Huth et al. (2015)", "plainTextFormattedCitation" : "(Huth et al., 2015)", "previouslyFormattedCitation" : "(Huth et al., 2015)" }, "properties" : { "noteIndex" : 0 }, "schema" : "https://github.com/citation-style-language/schema/raw/master/csl-citation.json" }</w:instrText>
        </w:r>
      </w:ins>
      <w:del w:id="876" w:author="Robin Matthews" w:date="2021-07-11T16:49:00Z">
        <w:r w:rsidR="000465A7" w:rsidDel="00253D24">
          <w:rPr>
            <w:lang w:val="fr-FR"/>
          </w:rPr>
          <w:del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"plainTextFormattedCitation" : "(Huth et al., 2015)", "previouslyFormattedCitation" : "(Huth et al., 2015)" }, "properties" : { "noteIndex" : 0 }, "schema" : "https://github.com/citation-style-language/schema/raw/master/csl-citation.json" }</w:delInstrText>
        </w:r>
      </w:del>
      <w:r w:rsidRPr="003F2D6A">
        <w:fldChar w:fldCharType="separate"/>
      </w:r>
      <w:del w:id="877" w:author="Robin Matthews" w:date="2021-07-11T16:49:00Z">
        <w:r w:rsidR="00E41CA2" w:rsidDel="00253D24">
          <w:rPr>
            <w:noProof/>
          </w:rPr>
          <w:delText>(</w:delText>
        </w:r>
      </w:del>
      <w:r w:rsidR="00E41CA2">
        <w:rPr>
          <w:noProof/>
        </w:rPr>
        <w:t>Huth et al.</w:t>
      </w:r>
      <w:ins w:id="878" w:author="Robin Matthews" w:date="2021-07-11T16:49:00Z">
        <w:r w:rsidR="00253D24">
          <w:rPr>
            <w:noProof/>
          </w:rPr>
          <w:t xml:space="preserve"> (</w:t>
        </w:r>
      </w:ins>
      <w:del w:id="879" w:author="Robin Matthews" w:date="2021-07-11T16:49:00Z">
        <w:r w:rsidR="00E41CA2" w:rsidDel="00253D24">
          <w:rPr>
            <w:noProof/>
          </w:rPr>
          <w:delText xml:space="preserve">, </w:delText>
        </w:r>
      </w:del>
      <w:r w:rsidR="00E41CA2">
        <w:rPr>
          <w:noProof/>
        </w:rPr>
        <w:t>2015)</w:t>
      </w:r>
      <w:r w:rsidRPr="003F2D6A">
        <w:fldChar w:fldCharType="end"/>
      </w:r>
      <w:r w:rsidRPr="003F2D6A">
        <w:t xml:space="preserve"> (11) </w:t>
      </w:r>
      <w:r w:rsidRPr="003F2D6A">
        <w:fldChar w:fldCharType="begin" w:fldLock="1"/>
      </w:r>
      <w:ins w:id="880" w:author="Robin Matthews" w:date="2021-07-11T16:49:00Z">
        <w:r w:rsidR="00253D24">
          <w: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"mendeley" : { "formattedCitation" : "(Keller et al., 2015)", "manualFormatting" : "Keller et al. (2015)", "plainTextFormattedCitation" : "(Keller et al., 2015)", "previouslyFormattedCitation" : "(Keller et al., 2015)" }, "properties" : { "noteIndex" : 0 }, "schema" : "https://github.com/citation-style-language/schema/raw/master/csl-citation.json" }</w:instrText>
        </w:r>
      </w:ins>
      <w:del w:id="881" w:author="Robin Matthews" w:date="2021-07-11T16:49:00Z">
        <w:r w:rsidR="000465A7" w:rsidDel="00253D24">
          <w:del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"mendeley" : { "formattedCitation" : "(Keller et al., 2015)", "plainTextFormattedCitation" : "(Keller et al., 2015)", "previouslyFormattedCitation" : "(Keller et al., 2015)" }, "properties" : { "noteIndex" : 0 }, "schema" : "https://github.com/citation-style-language/schema/raw/master/csl-citation.json" }</w:delInstrText>
        </w:r>
      </w:del>
      <w:r w:rsidRPr="003F2D6A">
        <w:fldChar w:fldCharType="separate"/>
      </w:r>
      <w:del w:id="882" w:author="Robin Matthews" w:date="2021-07-11T16:49:00Z">
        <w:r w:rsidR="00E41CA2" w:rsidDel="00253D24">
          <w:rPr>
            <w:noProof/>
          </w:rPr>
          <w:delText>(</w:delText>
        </w:r>
      </w:del>
      <w:r w:rsidR="00E41CA2">
        <w:rPr>
          <w:noProof/>
        </w:rPr>
        <w:t>Keller et al.</w:t>
      </w:r>
      <w:ins w:id="883" w:author="Robin Matthews" w:date="2021-07-11T16:49:00Z">
        <w:r w:rsidR="00253D24">
          <w:rPr>
            <w:noProof/>
          </w:rPr>
          <w:t xml:space="preserve"> (</w:t>
        </w:r>
      </w:ins>
      <w:del w:id="884" w:author="Robin Matthews" w:date="2021-07-11T16:49:00Z">
        <w:r w:rsidR="00E41CA2" w:rsidDel="00253D24">
          <w:rPr>
            <w:noProof/>
          </w:rPr>
          <w:delText xml:space="preserve">, </w:delText>
        </w:r>
      </w:del>
      <w:r w:rsidR="00E41CA2">
        <w:rPr>
          <w:noProof/>
        </w:rPr>
        <w:t>2015)</w:t>
      </w:r>
      <w:r w:rsidRPr="003F2D6A">
        <w:fldChar w:fldCharType="end"/>
      </w:r>
      <w:r w:rsidRPr="003F2D6A">
        <w:t xml:space="preserve">; (12) </w:t>
      </w:r>
      <w:commentRangeStart w:id="885"/>
      <w:r w:rsidRPr="003F2D6A">
        <w:fldChar w:fldCharType="begin" w:fldLock="1"/>
      </w:r>
      <w:ins w:id="886" w:author="Robin Matthews" w:date="2021-07-11T16:49:00Z">
        <w:r w:rsidR="00253D24">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887" w:author="Robin Matthews" w:date="2021-07-11T16:49:00Z">
        <w:r w:rsidR="000465A7" w:rsidDel="00253D24">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fldChar w:fldCharType="separate"/>
      </w:r>
      <w:del w:id="888" w:author="Robin Matthews" w:date="2021-07-11T16:49:00Z">
        <w:r w:rsidR="00E41CA2" w:rsidDel="00253D24">
          <w:rPr>
            <w:noProof/>
          </w:rPr>
          <w:delText>(</w:delText>
        </w:r>
      </w:del>
      <w:r w:rsidR="00E41CA2">
        <w:rPr>
          <w:noProof/>
        </w:rPr>
        <w:t>Maraun et al.</w:t>
      </w:r>
      <w:ins w:id="889" w:author="Robin Matthews" w:date="2021-07-11T16:49:00Z">
        <w:r w:rsidR="00253D24">
          <w:rPr>
            <w:noProof/>
          </w:rPr>
          <w:t xml:space="preserve"> (</w:t>
        </w:r>
      </w:ins>
      <w:del w:id="890" w:author="Robin Matthews" w:date="2021-07-11T16:49:00Z">
        <w:r w:rsidR="00E41CA2" w:rsidDel="00253D24">
          <w:rPr>
            <w:noProof/>
          </w:rPr>
          <w:delText xml:space="preserve">, </w:delText>
        </w:r>
      </w:del>
      <w:r w:rsidR="00E41CA2">
        <w:rPr>
          <w:noProof/>
        </w:rPr>
        <w:t>2019</w:t>
      </w:r>
      <w:del w:id="891" w:author="Robin Matthews" w:date="2021-07-11T16:49:00Z">
        <w:r w:rsidR="00E41CA2" w:rsidDel="00253D24">
          <w:rPr>
            <w:noProof/>
          </w:rPr>
          <w:delText>a</w:delText>
        </w:r>
      </w:del>
      <w:ins w:id="892" w:author="Robin Matthews" w:date="2021-07-11T16:49:00Z">
        <w:r w:rsidR="00253D24">
          <w:rPr>
            <w:noProof/>
          </w:rPr>
          <w:t>b</w:t>
        </w:r>
      </w:ins>
      <w:r w:rsidR="00E41CA2">
        <w:rPr>
          <w:noProof/>
        </w:rPr>
        <w:t>)</w:t>
      </w:r>
      <w:r w:rsidRPr="003F2D6A">
        <w:fldChar w:fldCharType="end"/>
      </w:r>
      <w:commentRangeEnd w:id="885"/>
      <w:r w:rsidR="00E41CA2">
        <w:rPr>
          <w:rStyle w:val="CommentReference"/>
          <w:rFonts w:asciiTheme="minorHAnsi" w:eastAsiaTheme="minorHAnsi" w:hAnsiTheme="minorHAnsi"/>
          <w:lang w:val="fr-FR" w:eastAsia="en-US"/>
        </w:rPr>
        <w:commentReference w:id="885"/>
      </w:r>
      <w:r w:rsidRPr="003F2D6A">
        <w:t xml:space="preserve">; (13) </w:t>
      </w:r>
      <w:r w:rsidRPr="003F2D6A">
        <w:fldChar w:fldCharType="begin" w:fldLock="1"/>
      </w:r>
      <w:ins w:id="893" w:author="Robin Matthews" w:date="2021-07-11T16:49:00Z">
        <w:r w:rsidR="00253D24">
          <w: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"plainTextFormattedCitation" : "(San-Mart\u00edn et al., 2017)", "previouslyFormattedCitation" : "(San-Mart\u00edn et al., 2017)" }, "properties" : { "noteIndex" : 0 }, "schema" : "https://github.com/citation-style-language/schema/raw/master/csl-citation.json" }</w:instrText>
        </w:r>
      </w:ins>
      <w:del w:id="894" w:author="Robin Matthews" w:date="2021-07-11T16:49:00Z">
        <w:r w:rsidR="000465A7" w:rsidDel="00253D24">
          <w:del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"plainTextFormattedCitation" : "(San-Mart\u00edn et al., 2017)", "previouslyFormattedCitation" : "(San-Mart\u00edn et al., 2017)" }, "properties" : { "noteIndex" : 0 }, "schema" : "https://github.com/citation-style-language/schema/raw/master/csl-citation.json" }</w:delInstrText>
        </w:r>
      </w:del>
      <w:r w:rsidRPr="003F2D6A">
        <w:fldChar w:fldCharType="separate"/>
      </w:r>
      <w:del w:id="895" w:author="Robin Matthews" w:date="2021-07-11T16:49:00Z">
        <w:r w:rsidR="00E41CA2" w:rsidDel="00253D24">
          <w:rPr>
            <w:noProof/>
          </w:rPr>
          <w:delText>(</w:delText>
        </w:r>
      </w:del>
      <w:r w:rsidR="00E41CA2">
        <w:rPr>
          <w:noProof/>
        </w:rPr>
        <w:t>San-Martín et al.</w:t>
      </w:r>
      <w:ins w:id="896" w:author="Robin Matthews" w:date="2021-07-11T16:49:00Z">
        <w:r w:rsidR="00253D24">
          <w:rPr>
            <w:noProof/>
          </w:rPr>
          <w:t xml:space="preserve"> (</w:t>
        </w:r>
      </w:ins>
      <w:del w:id="897" w:author="Robin Matthews" w:date="2021-07-11T16:49:00Z">
        <w:r w:rsidR="00E41CA2" w:rsidDel="00253D24">
          <w:rPr>
            <w:noProof/>
          </w:rPr>
          <w:delText xml:space="preserve">, </w:delText>
        </w:r>
      </w:del>
      <w:r w:rsidR="00E41CA2">
        <w:rPr>
          <w:noProof/>
        </w:rPr>
        <w:t>2017)</w:t>
      </w:r>
      <w:r w:rsidRPr="003F2D6A">
        <w:fldChar w:fldCharType="end"/>
      </w:r>
      <w:r w:rsidRPr="003F2D6A">
        <w:t xml:space="preserve">; (14) </w:t>
      </w:r>
      <w:r w:rsidRPr="003F2D6A">
        <w:fldChar w:fldCharType="begin" w:fldLock="1"/>
      </w:r>
      <w:r w:rsidR="000465A7">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fldChar w:fldCharType="separate"/>
      </w:r>
      <w:del w:id="898" w:author="Robin Matthews" w:date="2021-07-11T16:49:00Z">
        <w:r w:rsidR="00E41CA2" w:rsidDel="00253D24">
          <w:rPr>
            <w:noProof/>
          </w:rPr>
          <w:delText>(</w:delText>
        </w:r>
      </w:del>
      <w:r w:rsidR="00E41CA2">
        <w:rPr>
          <w:noProof/>
        </w:rPr>
        <w:t>Widmann et al.</w:t>
      </w:r>
      <w:ins w:id="899" w:author="Robin Matthews" w:date="2021-07-11T16:49:00Z">
        <w:r w:rsidR="00253D24">
          <w:rPr>
            <w:noProof/>
          </w:rPr>
          <w:t xml:space="preserve"> (</w:t>
        </w:r>
      </w:ins>
      <w:del w:id="900" w:author="Robin Matthews" w:date="2021-07-11T16:49:00Z">
        <w:r w:rsidR="00E41CA2" w:rsidDel="00253D24">
          <w:rPr>
            <w:noProof/>
          </w:rPr>
          <w:delText xml:space="preserve">, </w:delText>
        </w:r>
      </w:del>
      <w:r w:rsidR="00E41CA2">
        <w:rPr>
          <w:noProof/>
        </w:rPr>
        <w:t>2019)</w:t>
      </w:r>
      <w:r w:rsidRPr="003F2D6A">
        <w:fldChar w:fldCharType="end"/>
      </w:r>
      <w:r w:rsidRPr="003F2D6A">
        <w:t>.</w:t>
      </w:r>
    </w:p>
    <w:p w14:paraId="489DD2BD" w14:textId="77777777" w:rsidR="00E2170D" w:rsidRPr="003F2D6A" w:rsidRDefault="00E2170D" w:rsidP="00A24E40">
      <w:pPr>
        <w:pStyle w:val="AR6Chap10Table"/>
        <w:numPr>
          <w:ilvl w:val="0"/>
          <w:numId w:val="0"/>
        </w:numPr>
        <w:ind w:left="1134"/>
      </w:pPr>
      <w:r w:rsidRPr="003F2D6A">
        <w:t xml:space="preserve"> </w:t>
      </w:r>
    </w:p>
    <w:tbl>
      <w:tblPr>
        <w:tblW w:w="10206"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268"/>
        <w:gridCol w:w="426"/>
        <w:gridCol w:w="425"/>
        <w:gridCol w:w="425"/>
        <w:gridCol w:w="567"/>
        <w:gridCol w:w="567"/>
        <w:gridCol w:w="425"/>
        <w:gridCol w:w="709"/>
        <w:gridCol w:w="567"/>
        <w:gridCol w:w="567"/>
        <w:gridCol w:w="567"/>
        <w:gridCol w:w="567"/>
        <w:gridCol w:w="567"/>
        <w:gridCol w:w="1559"/>
      </w:tblGrid>
      <w:tr w:rsidR="00E2170D" w:rsidRPr="003F2D6A" w14:paraId="154ACBEB" w14:textId="77777777" w:rsidTr="005D6182">
        <w:trPr>
          <w:trHeight w:val="311"/>
        </w:trPr>
        <w:tc>
          <w:tcPr>
            <w:tcW w:w="2268" w:type="dxa"/>
            <w:shd w:val="clear" w:color="auto" w:fill="DEEAF6" w:themeFill="accent1" w:themeFillTint="33"/>
          </w:tcPr>
          <w:p w14:paraId="69AA8495" w14:textId="77777777" w:rsidR="00E2170D" w:rsidRPr="003F2D6A" w:rsidRDefault="00E2170D" w:rsidP="001332E8">
            <w:pPr>
              <w:jc w:val="center"/>
              <w:rPr>
                <w:b/>
                <w:color w:val="000000" w:themeColor="text1"/>
              </w:rPr>
            </w:pPr>
            <w:r w:rsidRPr="003F2D6A">
              <w:rPr>
                <w:color w:val="000000" w:themeColor="text1"/>
              </w:rPr>
              <w:t>Aspect</w:t>
            </w:r>
          </w:p>
        </w:tc>
        <w:tc>
          <w:tcPr>
            <w:tcW w:w="1843" w:type="dxa"/>
            <w:gridSpan w:val="4"/>
            <w:shd w:val="clear" w:color="auto" w:fill="DEEAF6" w:themeFill="accent1" w:themeFillTint="33"/>
          </w:tcPr>
          <w:p w14:paraId="4DAD45DC" w14:textId="77777777" w:rsidR="00E2170D" w:rsidRPr="003F2D6A" w:rsidRDefault="00E2170D" w:rsidP="001332E8">
            <w:pPr>
              <w:jc w:val="center"/>
              <w:rPr>
                <w:b/>
                <w:color w:val="000000" w:themeColor="text1"/>
              </w:rPr>
            </w:pPr>
            <w:r w:rsidRPr="003F2D6A">
              <w:rPr>
                <w:color w:val="000000" w:themeColor="text1"/>
              </w:rPr>
              <w:t>Perfect Prog</w:t>
            </w:r>
          </w:p>
        </w:tc>
        <w:tc>
          <w:tcPr>
            <w:tcW w:w="2268" w:type="dxa"/>
            <w:gridSpan w:val="4"/>
            <w:shd w:val="clear" w:color="auto" w:fill="DEEAF6" w:themeFill="accent1" w:themeFillTint="33"/>
          </w:tcPr>
          <w:p w14:paraId="0B5DDAD2" w14:textId="77777777" w:rsidR="00E2170D" w:rsidRPr="003F2D6A" w:rsidRDefault="00E2170D" w:rsidP="001332E8">
            <w:pPr>
              <w:jc w:val="center"/>
              <w:rPr>
                <w:b/>
                <w:color w:val="000000" w:themeColor="text1"/>
              </w:rPr>
            </w:pPr>
            <w:r w:rsidRPr="003F2D6A">
              <w:rPr>
                <w:color w:val="000000" w:themeColor="text1"/>
              </w:rPr>
              <w:t>Bias Adjustment</w:t>
            </w:r>
          </w:p>
        </w:tc>
        <w:tc>
          <w:tcPr>
            <w:tcW w:w="2268" w:type="dxa"/>
            <w:gridSpan w:val="4"/>
            <w:shd w:val="clear" w:color="auto" w:fill="DEEAF6" w:themeFill="accent1" w:themeFillTint="33"/>
          </w:tcPr>
          <w:p w14:paraId="2AA07239" w14:textId="77777777" w:rsidR="00E2170D" w:rsidRPr="003F2D6A" w:rsidRDefault="00E2170D" w:rsidP="001332E8">
            <w:pPr>
              <w:jc w:val="center"/>
              <w:rPr>
                <w:color w:val="000000" w:themeColor="text1"/>
              </w:rPr>
            </w:pPr>
            <w:r w:rsidRPr="003F2D6A">
              <w:rPr>
                <w:color w:val="000000" w:themeColor="text1"/>
              </w:rPr>
              <w:t>Weather generators</w:t>
            </w:r>
          </w:p>
        </w:tc>
        <w:tc>
          <w:tcPr>
            <w:tcW w:w="1559" w:type="dxa"/>
            <w:shd w:val="clear" w:color="auto" w:fill="DEEAF6" w:themeFill="accent1" w:themeFillTint="33"/>
          </w:tcPr>
          <w:p w14:paraId="684AB691" w14:textId="77777777" w:rsidR="00E2170D" w:rsidRPr="003F2D6A" w:rsidRDefault="00E2170D" w:rsidP="001332E8">
            <w:pPr>
              <w:jc w:val="center"/>
              <w:rPr>
                <w:color w:val="000000" w:themeColor="text1"/>
              </w:rPr>
            </w:pPr>
            <w:r w:rsidRPr="003F2D6A">
              <w:rPr>
                <w:color w:val="000000" w:themeColor="text1"/>
              </w:rPr>
              <w:t>References</w:t>
            </w:r>
          </w:p>
        </w:tc>
      </w:tr>
      <w:tr w:rsidR="00E2170D" w:rsidRPr="002C653B" w14:paraId="7CEE4EA0" w14:textId="77777777" w:rsidTr="005D6182">
        <w:trPr>
          <w:cantSplit/>
          <w:trHeight w:val="2699"/>
        </w:trPr>
        <w:tc>
          <w:tcPr>
            <w:tcW w:w="2268" w:type="dxa"/>
          </w:tcPr>
          <w:p w14:paraId="717DB7C8" w14:textId="77777777" w:rsidR="00E2170D" w:rsidRPr="003F2D6A" w:rsidRDefault="00E2170D" w:rsidP="00BA665A">
            <w:pPr>
              <w:rPr>
                <w:color w:val="000000" w:themeColor="text1"/>
              </w:rPr>
            </w:pPr>
          </w:p>
        </w:tc>
        <w:tc>
          <w:tcPr>
            <w:tcW w:w="426" w:type="dxa"/>
            <w:tcMar>
              <w:left w:w="28" w:type="dxa"/>
              <w:right w:w="28" w:type="dxa"/>
            </w:tcMar>
            <w:textDirection w:val="btLr"/>
          </w:tcPr>
          <w:p w14:paraId="7F006372" w14:textId="77777777" w:rsidR="00E2170D" w:rsidRPr="003F2D6A" w:rsidRDefault="00E2170D" w:rsidP="00BA665A">
            <w:pPr>
              <w:ind w:left="113" w:right="113"/>
              <w:rPr>
                <w:color w:val="000000" w:themeColor="text1"/>
              </w:rPr>
            </w:pPr>
            <w:r w:rsidRPr="003F2D6A">
              <w:rPr>
                <w:color w:val="000000" w:themeColor="text1"/>
              </w:rPr>
              <w:t>Deterministic Regression</w:t>
            </w:r>
          </w:p>
        </w:tc>
        <w:tc>
          <w:tcPr>
            <w:tcW w:w="425" w:type="dxa"/>
            <w:tcMar>
              <w:left w:w="28" w:type="dxa"/>
              <w:right w:w="28" w:type="dxa"/>
            </w:tcMar>
            <w:textDirection w:val="btLr"/>
          </w:tcPr>
          <w:p w14:paraId="4CF40CEA" w14:textId="77777777" w:rsidR="00E2170D" w:rsidRPr="003F2D6A" w:rsidRDefault="00E2170D" w:rsidP="00BA665A">
            <w:pPr>
              <w:ind w:left="113" w:right="113"/>
              <w:rPr>
                <w:color w:val="000000" w:themeColor="text1"/>
              </w:rPr>
            </w:pPr>
            <w:r w:rsidRPr="003F2D6A">
              <w:rPr>
                <w:color w:val="000000" w:themeColor="text1"/>
              </w:rPr>
              <w:t>Inflated regression</w:t>
            </w:r>
          </w:p>
        </w:tc>
        <w:tc>
          <w:tcPr>
            <w:tcW w:w="425" w:type="dxa"/>
            <w:tcMar>
              <w:left w:w="28" w:type="dxa"/>
              <w:right w:w="28" w:type="dxa"/>
            </w:tcMar>
            <w:textDirection w:val="btLr"/>
          </w:tcPr>
          <w:p w14:paraId="49A05AA1" w14:textId="77777777" w:rsidR="00E2170D" w:rsidRPr="003F2D6A" w:rsidRDefault="00E2170D" w:rsidP="00BA665A">
            <w:pPr>
              <w:ind w:left="113" w:right="113"/>
              <w:rPr>
                <w:color w:val="000000" w:themeColor="text1"/>
              </w:rPr>
            </w:pPr>
            <w:r w:rsidRPr="003F2D6A">
              <w:rPr>
                <w:color w:val="000000" w:themeColor="text1"/>
              </w:rPr>
              <w:t>White noise regression</w:t>
            </w:r>
          </w:p>
        </w:tc>
        <w:tc>
          <w:tcPr>
            <w:tcW w:w="567" w:type="dxa"/>
            <w:tcMar>
              <w:left w:w="28" w:type="dxa"/>
              <w:right w:w="28" w:type="dxa"/>
            </w:tcMar>
            <w:textDirection w:val="btLr"/>
          </w:tcPr>
          <w:p w14:paraId="27C1A25D" w14:textId="77777777" w:rsidR="00E2170D" w:rsidRPr="00441820" w:rsidRDefault="00E2170D" w:rsidP="00BA665A">
            <w:pPr>
              <w:ind w:left="113" w:right="113"/>
              <w:rPr>
                <w:color w:val="000000" w:themeColor="text1"/>
                <w:lang w:val="en-US"/>
              </w:rPr>
            </w:pPr>
            <w:r w:rsidRPr="00441820">
              <w:rPr>
                <w:color w:val="000000" w:themeColor="text1"/>
                <w:lang w:val="en-US"/>
              </w:rPr>
              <w:t>Analogue method (single/multisite) SS/MS</w:t>
            </w:r>
          </w:p>
        </w:tc>
        <w:tc>
          <w:tcPr>
            <w:tcW w:w="567" w:type="dxa"/>
            <w:tcMar>
              <w:left w:w="28" w:type="dxa"/>
              <w:right w:w="28" w:type="dxa"/>
            </w:tcMar>
            <w:textDirection w:val="btLr"/>
          </w:tcPr>
          <w:p w14:paraId="4A7E9563" w14:textId="77777777" w:rsidR="00E2170D" w:rsidRPr="003F2D6A" w:rsidRDefault="00E2170D" w:rsidP="00BA665A">
            <w:pPr>
              <w:ind w:left="113" w:right="113"/>
              <w:rPr>
                <w:color w:val="000000" w:themeColor="text1"/>
              </w:rPr>
            </w:pPr>
            <w:r w:rsidRPr="003F2D6A">
              <w:rPr>
                <w:color w:val="000000" w:themeColor="text1"/>
              </w:rPr>
              <w:t>Additive/scaling</w:t>
            </w:r>
          </w:p>
        </w:tc>
        <w:tc>
          <w:tcPr>
            <w:tcW w:w="425" w:type="dxa"/>
            <w:tcMar>
              <w:left w:w="28" w:type="dxa"/>
              <w:right w:w="28" w:type="dxa"/>
            </w:tcMar>
            <w:textDirection w:val="btLr"/>
          </w:tcPr>
          <w:p w14:paraId="7535DB5E" w14:textId="77777777" w:rsidR="00E2170D" w:rsidRPr="003F2D6A" w:rsidRDefault="00E2170D" w:rsidP="00BA665A">
            <w:pPr>
              <w:ind w:left="113" w:right="113"/>
              <w:rPr>
                <w:color w:val="000000" w:themeColor="text1"/>
              </w:rPr>
            </w:pPr>
            <w:r w:rsidRPr="003F2D6A">
              <w:rPr>
                <w:color w:val="000000" w:themeColor="text1"/>
              </w:rPr>
              <w:t>Empirical quantile mapping</w:t>
            </w:r>
          </w:p>
        </w:tc>
        <w:tc>
          <w:tcPr>
            <w:tcW w:w="709" w:type="dxa"/>
            <w:tcMar>
              <w:left w:w="28" w:type="dxa"/>
              <w:right w:w="28" w:type="dxa"/>
            </w:tcMar>
            <w:textDirection w:val="btLr"/>
          </w:tcPr>
          <w:p w14:paraId="2E2D8E46" w14:textId="77777777" w:rsidR="00E2170D" w:rsidRPr="003F2D6A" w:rsidRDefault="00E2170D" w:rsidP="00BA665A">
            <w:pPr>
              <w:ind w:left="113" w:right="113"/>
              <w:rPr>
                <w:color w:val="000000" w:themeColor="text1"/>
              </w:rPr>
            </w:pPr>
            <w:r w:rsidRPr="003F2D6A">
              <w:rPr>
                <w:color w:val="000000" w:themeColor="text1"/>
              </w:rPr>
              <w:t>Parametric quantile mapping</w:t>
            </w:r>
          </w:p>
        </w:tc>
        <w:tc>
          <w:tcPr>
            <w:tcW w:w="567" w:type="dxa"/>
            <w:tcMar>
              <w:left w:w="28" w:type="dxa"/>
              <w:right w:w="28" w:type="dxa"/>
            </w:tcMar>
            <w:textDirection w:val="btLr"/>
          </w:tcPr>
          <w:p w14:paraId="24B7E747" w14:textId="77777777" w:rsidR="00E2170D" w:rsidRPr="00441820" w:rsidRDefault="00E2170D" w:rsidP="00BA665A">
            <w:pPr>
              <w:ind w:left="113" w:right="113"/>
              <w:rPr>
                <w:color w:val="000000" w:themeColor="text1"/>
                <w:lang w:val="en-US"/>
              </w:rPr>
            </w:pPr>
            <w:r w:rsidRPr="00441820">
              <w:rPr>
                <w:color w:val="000000" w:themeColor="text1"/>
                <w:lang w:val="en-US"/>
              </w:rPr>
              <w:t>Quantile mapping with model for extremes</w:t>
            </w:r>
          </w:p>
        </w:tc>
        <w:tc>
          <w:tcPr>
            <w:tcW w:w="567" w:type="dxa"/>
            <w:tcMar>
              <w:left w:w="28" w:type="dxa"/>
              <w:right w:w="28" w:type="dxa"/>
            </w:tcMar>
            <w:textDirection w:val="btLr"/>
          </w:tcPr>
          <w:p w14:paraId="3E304C16" w14:textId="77777777" w:rsidR="00E2170D" w:rsidRPr="003F2D6A" w:rsidRDefault="00E2170D" w:rsidP="00BA665A">
            <w:pPr>
              <w:ind w:left="113" w:right="113"/>
              <w:rPr>
                <w:color w:val="000000" w:themeColor="text1"/>
              </w:rPr>
            </w:pPr>
            <w:r w:rsidRPr="003F2D6A">
              <w:rPr>
                <w:color w:val="000000" w:themeColor="text1"/>
              </w:rPr>
              <w:t>Richardson (single/multisite)</w:t>
            </w:r>
          </w:p>
        </w:tc>
        <w:tc>
          <w:tcPr>
            <w:tcW w:w="567" w:type="dxa"/>
            <w:tcMar>
              <w:left w:w="28" w:type="dxa"/>
              <w:right w:w="28" w:type="dxa"/>
            </w:tcMar>
            <w:textDirection w:val="btLr"/>
          </w:tcPr>
          <w:p w14:paraId="5DE3B1CC" w14:textId="77777777" w:rsidR="00E2170D" w:rsidRPr="00441820" w:rsidRDefault="00E2170D" w:rsidP="00BA665A">
            <w:pPr>
              <w:ind w:left="113" w:right="113"/>
              <w:rPr>
                <w:color w:val="000000" w:themeColor="text1"/>
                <w:lang w:val="en-US"/>
              </w:rPr>
            </w:pPr>
            <w:r w:rsidRPr="00441820">
              <w:rPr>
                <w:color w:val="000000" w:themeColor="text1"/>
                <w:lang w:val="en-US"/>
              </w:rPr>
              <w:t>Richardson with predictors (single/multisite)</w:t>
            </w:r>
          </w:p>
        </w:tc>
        <w:tc>
          <w:tcPr>
            <w:tcW w:w="567" w:type="dxa"/>
            <w:tcMar>
              <w:left w:w="28" w:type="dxa"/>
              <w:right w:w="28" w:type="dxa"/>
            </w:tcMar>
            <w:textDirection w:val="btLr"/>
          </w:tcPr>
          <w:p w14:paraId="0328B5BB" w14:textId="77777777" w:rsidR="00E2170D" w:rsidRPr="003F2D6A" w:rsidRDefault="00E2170D" w:rsidP="00BA665A">
            <w:pPr>
              <w:ind w:left="113" w:right="113"/>
              <w:rPr>
                <w:color w:val="000000" w:themeColor="text1"/>
              </w:rPr>
            </w:pPr>
            <w:r w:rsidRPr="003F2D6A">
              <w:rPr>
                <w:color w:val="000000" w:themeColor="text1"/>
              </w:rPr>
              <w:t>Poisson clustering (single/multisite)</w:t>
            </w:r>
          </w:p>
        </w:tc>
        <w:tc>
          <w:tcPr>
            <w:tcW w:w="567" w:type="dxa"/>
            <w:tcMar>
              <w:left w:w="28" w:type="dxa"/>
              <w:right w:w="28" w:type="dxa"/>
            </w:tcMar>
            <w:textDirection w:val="btLr"/>
          </w:tcPr>
          <w:p w14:paraId="4BD07983" w14:textId="77777777" w:rsidR="00E2170D" w:rsidRPr="00441820" w:rsidRDefault="00E2170D" w:rsidP="00BA665A">
            <w:pPr>
              <w:ind w:left="113" w:right="113"/>
              <w:rPr>
                <w:color w:val="000000" w:themeColor="text1"/>
                <w:lang w:val="en-US"/>
              </w:rPr>
            </w:pPr>
            <w:r w:rsidRPr="00441820">
              <w:rPr>
                <w:color w:val="000000" w:themeColor="text1"/>
                <w:lang w:val="en-US"/>
              </w:rPr>
              <w:t>Hidden Markov (without/with predictors)</w:t>
            </w:r>
          </w:p>
        </w:tc>
        <w:tc>
          <w:tcPr>
            <w:tcW w:w="1559" w:type="dxa"/>
            <w:textDirection w:val="btLr"/>
          </w:tcPr>
          <w:p w14:paraId="17D26160" w14:textId="77777777" w:rsidR="00E2170D" w:rsidRPr="00441820" w:rsidRDefault="00E2170D" w:rsidP="00BA665A">
            <w:pPr>
              <w:ind w:left="113" w:right="113"/>
              <w:rPr>
                <w:color w:val="000000" w:themeColor="text1"/>
                <w:lang w:val="en-US"/>
              </w:rPr>
            </w:pPr>
          </w:p>
        </w:tc>
      </w:tr>
      <w:tr w:rsidR="00E2170D" w:rsidRPr="003F2D6A" w14:paraId="2F4F6181" w14:textId="77777777" w:rsidTr="005D6182">
        <w:trPr>
          <w:trHeight w:val="283"/>
        </w:trPr>
        <w:tc>
          <w:tcPr>
            <w:tcW w:w="10206" w:type="dxa"/>
            <w:gridSpan w:val="14"/>
          </w:tcPr>
          <w:p w14:paraId="5D4B5D83" w14:textId="77777777" w:rsidR="00E2170D" w:rsidRPr="003F2D6A" w:rsidRDefault="00E2170D" w:rsidP="00BA665A">
            <w:pPr>
              <w:rPr>
                <w:color w:val="000000" w:themeColor="text1"/>
              </w:rPr>
            </w:pPr>
            <w:r w:rsidRPr="003F2D6A">
              <w:rPr>
                <w:color w:val="000000" w:themeColor="text1"/>
              </w:rPr>
              <w:t>Temperature</w:t>
            </w:r>
          </w:p>
        </w:tc>
      </w:tr>
      <w:tr w:rsidR="00E2170D" w:rsidRPr="003F2D6A" w14:paraId="3885CE01" w14:textId="77777777" w:rsidTr="005D6182">
        <w:trPr>
          <w:trHeight w:val="283"/>
        </w:trPr>
        <w:tc>
          <w:tcPr>
            <w:tcW w:w="2268" w:type="dxa"/>
          </w:tcPr>
          <w:p w14:paraId="135C4F75" w14:textId="77777777" w:rsidR="00E2170D" w:rsidRPr="003F2D6A" w:rsidRDefault="00E2170D" w:rsidP="00BA665A">
            <w:pPr>
              <w:rPr>
                <w:color w:val="000000" w:themeColor="text1"/>
              </w:rPr>
            </w:pPr>
            <w:r w:rsidRPr="003F2D6A">
              <w:rPr>
                <w:color w:val="000000" w:themeColor="text1"/>
              </w:rPr>
              <w:t>Mean</w:t>
            </w:r>
          </w:p>
        </w:tc>
        <w:tc>
          <w:tcPr>
            <w:tcW w:w="426" w:type="dxa"/>
            <w:shd w:val="clear" w:color="auto" w:fill="FFFFFF" w:themeFill="background1"/>
          </w:tcPr>
          <w:p w14:paraId="5760FAD1" w14:textId="77777777" w:rsidR="00E2170D" w:rsidRPr="003F2D6A" w:rsidRDefault="00E2170D" w:rsidP="00BA665A">
            <w:pPr>
              <w:rPr>
                <w:color w:val="000000" w:themeColor="text1"/>
              </w:rPr>
            </w:pPr>
            <w:r w:rsidRPr="003F2D6A">
              <w:rPr>
                <w:color w:val="000000" w:themeColor="text1"/>
              </w:rPr>
              <w:t>+</w:t>
            </w:r>
          </w:p>
        </w:tc>
        <w:tc>
          <w:tcPr>
            <w:tcW w:w="425" w:type="dxa"/>
          </w:tcPr>
          <w:p w14:paraId="3E83106C" w14:textId="77777777" w:rsidR="00E2170D" w:rsidRPr="003F2D6A" w:rsidRDefault="00E2170D" w:rsidP="00BA665A">
            <w:pPr>
              <w:rPr>
                <w:color w:val="000000" w:themeColor="text1"/>
              </w:rPr>
            </w:pPr>
            <w:r w:rsidRPr="003F2D6A">
              <w:rPr>
                <w:color w:val="000000" w:themeColor="text1"/>
              </w:rPr>
              <w:t>+</w:t>
            </w:r>
          </w:p>
        </w:tc>
        <w:tc>
          <w:tcPr>
            <w:tcW w:w="425" w:type="dxa"/>
          </w:tcPr>
          <w:p w14:paraId="4519D9AC" w14:textId="77777777" w:rsidR="00E2170D" w:rsidRPr="003F2D6A" w:rsidRDefault="00E2170D" w:rsidP="00BA665A">
            <w:pPr>
              <w:rPr>
                <w:color w:val="000000" w:themeColor="text1"/>
              </w:rPr>
            </w:pPr>
            <w:r w:rsidRPr="003F2D6A">
              <w:rPr>
                <w:color w:val="000000" w:themeColor="text1"/>
              </w:rPr>
              <w:t>+</w:t>
            </w:r>
          </w:p>
        </w:tc>
        <w:tc>
          <w:tcPr>
            <w:tcW w:w="567" w:type="dxa"/>
          </w:tcPr>
          <w:p w14:paraId="0BC07E8B"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2C352EA" w14:textId="77777777" w:rsidR="00E2170D" w:rsidRPr="003F2D6A" w:rsidRDefault="00E2170D" w:rsidP="00BA665A">
            <w:pPr>
              <w:rPr>
                <w:color w:val="000000" w:themeColor="text1"/>
              </w:rPr>
            </w:pPr>
            <w:r w:rsidRPr="003F2D6A">
              <w:rPr>
                <w:color w:val="000000" w:themeColor="text1"/>
              </w:rPr>
              <w:t>+</w:t>
            </w:r>
          </w:p>
        </w:tc>
        <w:tc>
          <w:tcPr>
            <w:tcW w:w="425" w:type="dxa"/>
          </w:tcPr>
          <w:p w14:paraId="4A50D298" w14:textId="77777777" w:rsidR="00E2170D" w:rsidRPr="003F2D6A" w:rsidRDefault="00E2170D" w:rsidP="00BA665A">
            <w:pPr>
              <w:rPr>
                <w:color w:val="000000" w:themeColor="text1"/>
              </w:rPr>
            </w:pPr>
            <w:r w:rsidRPr="003F2D6A">
              <w:rPr>
                <w:color w:val="000000" w:themeColor="text1"/>
              </w:rPr>
              <w:t>+</w:t>
            </w:r>
          </w:p>
        </w:tc>
        <w:tc>
          <w:tcPr>
            <w:tcW w:w="709" w:type="dxa"/>
          </w:tcPr>
          <w:p w14:paraId="19ABE72A" w14:textId="77777777" w:rsidR="00E2170D" w:rsidRPr="003F2D6A" w:rsidRDefault="00E2170D" w:rsidP="00BA665A">
            <w:pPr>
              <w:rPr>
                <w:color w:val="000000" w:themeColor="text1"/>
              </w:rPr>
            </w:pPr>
            <w:r w:rsidRPr="003F2D6A">
              <w:rPr>
                <w:color w:val="000000" w:themeColor="text1"/>
              </w:rPr>
              <w:t>+</w:t>
            </w:r>
          </w:p>
        </w:tc>
        <w:tc>
          <w:tcPr>
            <w:tcW w:w="567" w:type="dxa"/>
          </w:tcPr>
          <w:p w14:paraId="72CFF6D8" w14:textId="77777777" w:rsidR="00E2170D" w:rsidRPr="003F2D6A" w:rsidRDefault="00E2170D" w:rsidP="00BA665A">
            <w:pPr>
              <w:rPr>
                <w:color w:val="000000" w:themeColor="text1"/>
              </w:rPr>
            </w:pPr>
            <w:r w:rsidRPr="003F2D6A">
              <w:rPr>
                <w:color w:val="000000" w:themeColor="text1"/>
              </w:rPr>
              <w:t>+</w:t>
            </w:r>
          </w:p>
        </w:tc>
        <w:tc>
          <w:tcPr>
            <w:tcW w:w="567" w:type="dxa"/>
          </w:tcPr>
          <w:p w14:paraId="2F3DAC57" w14:textId="77777777" w:rsidR="00E2170D" w:rsidRPr="003F2D6A" w:rsidRDefault="00E2170D" w:rsidP="00BA665A">
            <w:pPr>
              <w:rPr>
                <w:color w:val="000000" w:themeColor="text1"/>
              </w:rPr>
            </w:pPr>
            <w:r w:rsidRPr="003F2D6A">
              <w:rPr>
                <w:color w:val="000000" w:themeColor="text1"/>
              </w:rPr>
              <w:t>+</w:t>
            </w:r>
          </w:p>
        </w:tc>
        <w:tc>
          <w:tcPr>
            <w:tcW w:w="567" w:type="dxa"/>
          </w:tcPr>
          <w:p w14:paraId="6C09406C" w14:textId="77777777" w:rsidR="00E2170D" w:rsidRPr="003F2D6A" w:rsidRDefault="00E2170D" w:rsidP="00BA665A">
            <w:pPr>
              <w:rPr>
                <w:color w:val="000000" w:themeColor="text1"/>
              </w:rPr>
            </w:pPr>
            <w:r w:rsidRPr="003F2D6A">
              <w:rPr>
                <w:color w:val="000000" w:themeColor="text1"/>
              </w:rPr>
              <w:t>+</w:t>
            </w:r>
          </w:p>
        </w:tc>
        <w:tc>
          <w:tcPr>
            <w:tcW w:w="567" w:type="dxa"/>
          </w:tcPr>
          <w:p w14:paraId="39F95FA1" w14:textId="77777777" w:rsidR="00E2170D" w:rsidRPr="003F2D6A" w:rsidRDefault="00E2170D" w:rsidP="00BA665A">
            <w:pPr>
              <w:rPr>
                <w:color w:val="000000" w:themeColor="text1"/>
              </w:rPr>
            </w:pPr>
            <w:r w:rsidRPr="003F2D6A">
              <w:rPr>
                <w:color w:val="000000" w:themeColor="text1"/>
              </w:rPr>
              <w:t>+</w:t>
            </w:r>
          </w:p>
        </w:tc>
        <w:tc>
          <w:tcPr>
            <w:tcW w:w="567" w:type="dxa"/>
          </w:tcPr>
          <w:p w14:paraId="2ED668A6" w14:textId="77777777" w:rsidR="00E2170D" w:rsidRPr="003F2D6A" w:rsidRDefault="00E2170D" w:rsidP="00BA665A">
            <w:pPr>
              <w:rPr>
                <w:color w:val="000000" w:themeColor="text1"/>
              </w:rPr>
            </w:pPr>
            <w:r w:rsidRPr="003F2D6A">
              <w:rPr>
                <w:color w:val="000000" w:themeColor="text1"/>
              </w:rPr>
              <w:t>+</w:t>
            </w:r>
          </w:p>
        </w:tc>
        <w:tc>
          <w:tcPr>
            <w:tcW w:w="1559" w:type="dxa"/>
          </w:tcPr>
          <w:p w14:paraId="727974E1" w14:textId="77777777" w:rsidR="00E2170D" w:rsidRPr="003F2D6A" w:rsidRDefault="00E2170D" w:rsidP="00BA665A">
            <w:pPr>
              <w:rPr>
                <w:color w:val="000000" w:themeColor="text1"/>
              </w:rPr>
            </w:pPr>
            <w:r w:rsidRPr="003F2D6A">
              <w:rPr>
                <w:color w:val="000000" w:themeColor="text1"/>
              </w:rPr>
              <w:t>6</w:t>
            </w:r>
          </w:p>
        </w:tc>
      </w:tr>
      <w:tr w:rsidR="00E2170D" w:rsidRPr="003F2D6A" w14:paraId="2998C446" w14:textId="77777777" w:rsidTr="005D6182">
        <w:trPr>
          <w:trHeight w:val="283"/>
        </w:trPr>
        <w:tc>
          <w:tcPr>
            <w:tcW w:w="2268" w:type="dxa"/>
          </w:tcPr>
          <w:p w14:paraId="003CD65B" w14:textId="77777777" w:rsidR="00E2170D" w:rsidRPr="003F2D6A" w:rsidRDefault="00E2170D" w:rsidP="00BA665A">
            <w:pPr>
              <w:rPr>
                <w:color w:val="000000" w:themeColor="text1"/>
              </w:rPr>
            </w:pPr>
            <w:r w:rsidRPr="003F2D6A">
              <w:rPr>
                <w:color w:val="000000" w:themeColor="text1"/>
              </w:rPr>
              <w:t>Variance</w:t>
            </w:r>
          </w:p>
        </w:tc>
        <w:tc>
          <w:tcPr>
            <w:tcW w:w="426" w:type="dxa"/>
          </w:tcPr>
          <w:p w14:paraId="38F81A4E" w14:textId="77777777" w:rsidR="00E2170D" w:rsidRPr="003F2D6A" w:rsidRDefault="00E2170D" w:rsidP="00BA665A">
            <w:pPr>
              <w:rPr>
                <w:color w:val="000000" w:themeColor="text1"/>
              </w:rPr>
            </w:pPr>
            <w:r w:rsidRPr="003F2D6A">
              <w:rPr>
                <w:color w:val="000000" w:themeColor="text1"/>
              </w:rPr>
              <w:t>-</w:t>
            </w:r>
          </w:p>
        </w:tc>
        <w:tc>
          <w:tcPr>
            <w:tcW w:w="425" w:type="dxa"/>
          </w:tcPr>
          <w:p w14:paraId="2115F37D"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22AB968" w14:textId="77777777" w:rsidR="00E2170D" w:rsidRPr="003F2D6A" w:rsidRDefault="00E2170D" w:rsidP="00BA665A">
            <w:pPr>
              <w:rPr>
                <w:color w:val="000000" w:themeColor="text1"/>
              </w:rPr>
            </w:pPr>
            <w:r w:rsidRPr="003F2D6A">
              <w:rPr>
                <w:color w:val="000000" w:themeColor="text1"/>
              </w:rPr>
              <w:t>+</w:t>
            </w:r>
          </w:p>
        </w:tc>
        <w:tc>
          <w:tcPr>
            <w:tcW w:w="567" w:type="dxa"/>
          </w:tcPr>
          <w:p w14:paraId="1C17B110"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3F063F7"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4837DA90" w14:textId="77777777" w:rsidR="00E2170D" w:rsidRPr="003F2D6A" w:rsidRDefault="00E2170D" w:rsidP="00BA665A">
            <w:pPr>
              <w:rPr>
                <w:color w:val="000000" w:themeColor="text1"/>
              </w:rPr>
            </w:pPr>
            <w:r w:rsidRPr="003F2D6A">
              <w:rPr>
                <w:color w:val="000000" w:themeColor="text1"/>
              </w:rPr>
              <w:t>+</w:t>
            </w:r>
          </w:p>
        </w:tc>
        <w:tc>
          <w:tcPr>
            <w:tcW w:w="709" w:type="dxa"/>
          </w:tcPr>
          <w:p w14:paraId="21C8AC5E" w14:textId="77777777" w:rsidR="00E2170D" w:rsidRPr="003F2D6A" w:rsidRDefault="00E2170D" w:rsidP="00BA665A">
            <w:pPr>
              <w:rPr>
                <w:color w:val="000000" w:themeColor="text1"/>
              </w:rPr>
            </w:pPr>
            <w:r w:rsidRPr="003F2D6A">
              <w:rPr>
                <w:color w:val="000000" w:themeColor="text1"/>
              </w:rPr>
              <w:t>+</w:t>
            </w:r>
          </w:p>
        </w:tc>
        <w:tc>
          <w:tcPr>
            <w:tcW w:w="567" w:type="dxa"/>
          </w:tcPr>
          <w:p w14:paraId="2A8954C3" w14:textId="77777777" w:rsidR="00E2170D" w:rsidRPr="003F2D6A" w:rsidRDefault="00E2170D" w:rsidP="00BA665A">
            <w:pPr>
              <w:rPr>
                <w:color w:val="000000" w:themeColor="text1"/>
              </w:rPr>
            </w:pPr>
            <w:r w:rsidRPr="003F2D6A">
              <w:rPr>
                <w:color w:val="000000" w:themeColor="text1"/>
              </w:rPr>
              <w:t>+</w:t>
            </w:r>
          </w:p>
        </w:tc>
        <w:tc>
          <w:tcPr>
            <w:tcW w:w="567" w:type="dxa"/>
          </w:tcPr>
          <w:p w14:paraId="718582AC" w14:textId="77777777" w:rsidR="00E2170D" w:rsidRPr="003F2D6A" w:rsidRDefault="00E2170D" w:rsidP="00BA665A">
            <w:pPr>
              <w:rPr>
                <w:color w:val="000000" w:themeColor="text1"/>
              </w:rPr>
            </w:pPr>
            <w:r w:rsidRPr="003F2D6A">
              <w:rPr>
                <w:color w:val="000000" w:themeColor="text1"/>
              </w:rPr>
              <w:t>+</w:t>
            </w:r>
          </w:p>
        </w:tc>
        <w:tc>
          <w:tcPr>
            <w:tcW w:w="567" w:type="dxa"/>
          </w:tcPr>
          <w:p w14:paraId="29F2E56A" w14:textId="77777777" w:rsidR="00E2170D" w:rsidRPr="003F2D6A" w:rsidRDefault="00E2170D" w:rsidP="00BA665A">
            <w:pPr>
              <w:rPr>
                <w:color w:val="000000" w:themeColor="text1"/>
              </w:rPr>
            </w:pPr>
            <w:r w:rsidRPr="003F2D6A">
              <w:rPr>
                <w:color w:val="000000" w:themeColor="text1"/>
              </w:rPr>
              <w:t>+</w:t>
            </w:r>
          </w:p>
        </w:tc>
        <w:tc>
          <w:tcPr>
            <w:tcW w:w="567" w:type="dxa"/>
          </w:tcPr>
          <w:p w14:paraId="6657E0C2" w14:textId="77777777" w:rsidR="00E2170D" w:rsidRPr="003F2D6A" w:rsidRDefault="00E2170D" w:rsidP="00BA665A">
            <w:pPr>
              <w:rPr>
                <w:color w:val="000000" w:themeColor="text1"/>
              </w:rPr>
            </w:pPr>
            <w:r w:rsidRPr="003F2D6A">
              <w:rPr>
                <w:color w:val="000000" w:themeColor="text1"/>
              </w:rPr>
              <w:t>+</w:t>
            </w:r>
          </w:p>
        </w:tc>
        <w:tc>
          <w:tcPr>
            <w:tcW w:w="567" w:type="dxa"/>
          </w:tcPr>
          <w:p w14:paraId="545656BB" w14:textId="77777777" w:rsidR="00E2170D" w:rsidRPr="003F2D6A" w:rsidRDefault="00E2170D" w:rsidP="00BA665A">
            <w:pPr>
              <w:rPr>
                <w:color w:val="000000" w:themeColor="text1"/>
              </w:rPr>
            </w:pPr>
            <w:r w:rsidRPr="003F2D6A">
              <w:rPr>
                <w:color w:val="000000" w:themeColor="text1"/>
              </w:rPr>
              <w:t>+</w:t>
            </w:r>
          </w:p>
        </w:tc>
        <w:tc>
          <w:tcPr>
            <w:tcW w:w="1559" w:type="dxa"/>
          </w:tcPr>
          <w:p w14:paraId="0F4A1F20" w14:textId="77777777" w:rsidR="00E2170D" w:rsidRPr="003F2D6A" w:rsidRDefault="00E2170D" w:rsidP="00BA665A">
            <w:pPr>
              <w:rPr>
                <w:color w:val="000000" w:themeColor="text1"/>
              </w:rPr>
            </w:pPr>
            <w:r w:rsidRPr="003F2D6A">
              <w:rPr>
                <w:color w:val="000000" w:themeColor="text1"/>
              </w:rPr>
              <w:t>6</w:t>
            </w:r>
          </w:p>
        </w:tc>
      </w:tr>
      <w:tr w:rsidR="00E2170D" w:rsidRPr="003F2D6A" w14:paraId="6AA7C414" w14:textId="77777777" w:rsidTr="005D6182">
        <w:trPr>
          <w:trHeight w:val="283"/>
        </w:trPr>
        <w:tc>
          <w:tcPr>
            <w:tcW w:w="2268" w:type="dxa"/>
          </w:tcPr>
          <w:p w14:paraId="64AE8D5D" w14:textId="77777777" w:rsidR="00E2170D" w:rsidRPr="003F2D6A" w:rsidRDefault="00E2170D" w:rsidP="00BA665A">
            <w:pPr>
              <w:rPr>
                <w:color w:val="000000" w:themeColor="text1"/>
              </w:rPr>
            </w:pPr>
            <w:r w:rsidRPr="003F2D6A">
              <w:rPr>
                <w:color w:val="000000" w:themeColor="text1"/>
              </w:rPr>
              <w:t>Extremes</w:t>
            </w:r>
          </w:p>
        </w:tc>
        <w:tc>
          <w:tcPr>
            <w:tcW w:w="426" w:type="dxa"/>
          </w:tcPr>
          <w:p w14:paraId="1772241F" w14:textId="77777777" w:rsidR="00E2170D" w:rsidRPr="003F2D6A" w:rsidRDefault="00E2170D" w:rsidP="00BA665A">
            <w:pPr>
              <w:rPr>
                <w:color w:val="000000" w:themeColor="text1"/>
              </w:rPr>
            </w:pPr>
            <w:r w:rsidRPr="003F2D6A">
              <w:rPr>
                <w:color w:val="000000" w:themeColor="text1"/>
              </w:rPr>
              <w:t>-</w:t>
            </w:r>
          </w:p>
        </w:tc>
        <w:tc>
          <w:tcPr>
            <w:tcW w:w="425" w:type="dxa"/>
          </w:tcPr>
          <w:p w14:paraId="10E06BF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0C9BA1A1" w14:textId="77777777" w:rsidR="00E2170D" w:rsidRPr="003F2D6A" w:rsidRDefault="00E2170D" w:rsidP="00BA665A">
            <w:pPr>
              <w:rPr>
                <w:color w:val="000000" w:themeColor="text1"/>
              </w:rPr>
            </w:pPr>
            <w:r w:rsidRPr="003F2D6A">
              <w:rPr>
                <w:color w:val="000000" w:themeColor="text1"/>
              </w:rPr>
              <w:t>+</w:t>
            </w:r>
          </w:p>
        </w:tc>
        <w:tc>
          <w:tcPr>
            <w:tcW w:w="567" w:type="dxa"/>
          </w:tcPr>
          <w:p w14:paraId="4994535D" w14:textId="77777777" w:rsidR="00E2170D" w:rsidRPr="003F2D6A" w:rsidRDefault="00E2170D" w:rsidP="00BA665A">
            <w:pPr>
              <w:rPr>
                <w:color w:val="000000" w:themeColor="text1"/>
              </w:rPr>
            </w:pPr>
            <w:r w:rsidRPr="003F2D6A">
              <w:rPr>
                <w:color w:val="000000" w:themeColor="text1"/>
              </w:rPr>
              <w:t>+</w:t>
            </w:r>
          </w:p>
        </w:tc>
        <w:tc>
          <w:tcPr>
            <w:tcW w:w="567" w:type="dxa"/>
          </w:tcPr>
          <w:p w14:paraId="5A4EE14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F24B650" w14:textId="77777777" w:rsidR="00E2170D" w:rsidRPr="003F2D6A" w:rsidRDefault="00E2170D" w:rsidP="00BA665A">
            <w:pPr>
              <w:rPr>
                <w:color w:val="000000" w:themeColor="text1"/>
              </w:rPr>
            </w:pPr>
            <w:r w:rsidRPr="003F2D6A">
              <w:rPr>
                <w:color w:val="000000" w:themeColor="text1"/>
              </w:rPr>
              <w:t>+</w:t>
            </w:r>
          </w:p>
        </w:tc>
        <w:tc>
          <w:tcPr>
            <w:tcW w:w="709" w:type="dxa"/>
          </w:tcPr>
          <w:p w14:paraId="5E72CEE9" w14:textId="77777777" w:rsidR="00E2170D" w:rsidRPr="003F2D6A" w:rsidRDefault="00E2170D" w:rsidP="00BA665A">
            <w:pPr>
              <w:rPr>
                <w:color w:val="000000" w:themeColor="text1"/>
              </w:rPr>
            </w:pPr>
            <w:r w:rsidRPr="003F2D6A">
              <w:rPr>
                <w:color w:val="000000" w:themeColor="text1"/>
              </w:rPr>
              <w:t>+</w:t>
            </w:r>
          </w:p>
        </w:tc>
        <w:tc>
          <w:tcPr>
            <w:tcW w:w="567" w:type="dxa"/>
          </w:tcPr>
          <w:p w14:paraId="7578B528" w14:textId="77777777" w:rsidR="00E2170D" w:rsidRPr="003F2D6A" w:rsidRDefault="00E2170D" w:rsidP="00BA665A">
            <w:pPr>
              <w:rPr>
                <w:color w:val="000000" w:themeColor="text1"/>
              </w:rPr>
            </w:pPr>
            <w:r w:rsidRPr="003F2D6A">
              <w:rPr>
                <w:color w:val="000000" w:themeColor="text1"/>
              </w:rPr>
              <w:t>+</w:t>
            </w:r>
          </w:p>
        </w:tc>
        <w:tc>
          <w:tcPr>
            <w:tcW w:w="567" w:type="dxa"/>
          </w:tcPr>
          <w:p w14:paraId="32CAAAAE" w14:textId="77777777" w:rsidR="00E2170D" w:rsidRPr="003F2D6A" w:rsidRDefault="00E2170D" w:rsidP="00BA665A">
            <w:pPr>
              <w:rPr>
                <w:color w:val="000000" w:themeColor="text1"/>
              </w:rPr>
            </w:pPr>
            <w:r w:rsidRPr="003F2D6A">
              <w:rPr>
                <w:color w:val="000000" w:themeColor="text1"/>
              </w:rPr>
              <w:t>+</w:t>
            </w:r>
          </w:p>
        </w:tc>
        <w:tc>
          <w:tcPr>
            <w:tcW w:w="567" w:type="dxa"/>
          </w:tcPr>
          <w:p w14:paraId="2402A576" w14:textId="77777777" w:rsidR="00E2170D" w:rsidRPr="003F2D6A" w:rsidRDefault="00E2170D" w:rsidP="00BA665A">
            <w:pPr>
              <w:rPr>
                <w:color w:val="000000" w:themeColor="text1"/>
              </w:rPr>
            </w:pPr>
            <w:r w:rsidRPr="003F2D6A">
              <w:rPr>
                <w:color w:val="000000" w:themeColor="text1"/>
              </w:rPr>
              <w:t>+</w:t>
            </w:r>
          </w:p>
        </w:tc>
        <w:tc>
          <w:tcPr>
            <w:tcW w:w="567" w:type="dxa"/>
          </w:tcPr>
          <w:p w14:paraId="149267F4" w14:textId="77777777" w:rsidR="00E2170D" w:rsidRPr="003F2D6A" w:rsidRDefault="00E2170D" w:rsidP="00BA665A">
            <w:pPr>
              <w:rPr>
                <w:color w:val="000000" w:themeColor="text1"/>
              </w:rPr>
            </w:pPr>
            <w:r w:rsidRPr="003F2D6A">
              <w:rPr>
                <w:color w:val="000000" w:themeColor="text1"/>
              </w:rPr>
              <w:t>+</w:t>
            </w:r>
          </w:p>
        </w:tc>
        <w:tc>
          <w:tcPr>
            <w:tcW w:w="567" w:type="dxa"/>
          </w:tcPr>
          <w:p w14:paraId="4FAAA513" w14:textId="77777777" w:rsidR="00E2170D" w:rsidRPr="003F2D6A" w:rsidRDefault="00E2170D" w:rsidP="00BA665A">
            <w:pPr>
              <w:rPr>
                <w:color w:val="000000" w:themeColor="text1"/>
              </w:rPr>
            </w:pPr>
            <w:r w:rsidRPr="003F2D6A">
              <w:rPr>
                <w:color w:val="000000" w:themeColor="text1"/>
              </w:rPr>
              <w:t>+</w:t>
            </w:r>
          </w:p>
        </w:tc>
        <w:tc>
          <w:tcPr>
            <w:tcW w:w="1559" w:type="dxa"/>
          </w:tcPr>
          <w:p w14:paraId="608BB4E6" w14:textId="77777777" w:rsidR="00E2170D" w:rsidRPr="003F2D6A" w:rsidRDefault="00E2170D" w:rsidP="00BA665A">
            <w:pPr>
              <w:rPr>
                <w:color w:val="000000" w:themeColor="text1"/>
              </w:rPr>
            </w:pPr>
            <w:r w:rsidRPr="003F2D6A">
              <w:rPr>
                <w:color w:val="000000" w:themeColor="text1"/>
              </w:rPr>
              <w:t>8, 10</w:t>
            </w:r>
          </w:p>
        </w:tc>
      </w:tr>
      <w:tr w:rsidR="00E2170D" w:rsidRPr="003F2D6A" w14:paraId="21B19CBF" w14:textId="77777777" w:rsidTr="005D6182">
        <w:trPr>
          <w:trHeight w:val="283"/>
        </w:trPr>
        <w:tc>
          <w:tcPr>
            <w:tcW w:w="10206" w:type="dxa"/>
            <w:gridSpan w:val="14"/>
          </w:tcPr>
          <w:p w14:paraId="411A1C04" w14:textId="77777777" w:rsidR="00E2170D" w:rsidRPr="003F2D6A" w:rsidRDefault="00E2170D" w:rsidP="00BA665A">
            <w:pPr>
              <w:rPr>
                <w:color w:val="000000" w:themeColor="text1"/>
              </w:rPr>
            </w:pPr>
            <w:r w:rsidRPr="003F2D6A">
              <w:rPr>
                <w:color w:val="000000" w:themeColor="text1"/>
              </w:rPr>
              <w:t>Temperature, temporal variability</w:t>
            </w:r>
          </w:p>
        </w:tc>
      </w:tr>
      <w:tr w:rsidR="00E2170D" w:rsidRPr="003F2D6A" w14:paraId="501FCCB7" w14:textId="77777777" w:rsidTr="005D6182">
        <w:trPr>
          <w:trHeight w:val="283"/>
        </w:trPr>
        <w:tc>
          <w:tcPr>
            <w:tcW w:w="2268" w:type="dxa"/>
          </w:tcPr>
          <w:p w14:paraId="35D71651" w14:textId="77777777" w:rsidR="00E2170D" w:rsidRPr="003F2D6A" w:rsidRDefault="00E2170D" w:rsidP="00BA665A">
            <w:pPr>
              <w:rPr>
                <w:color w:val="000000" w:themeColor="text1"/>
              </w:rPr>
            </w:pPr>
            <w:r w:rsidRPr="003F2D6A">
              <w:rPr>
                <w:color w:val="000000" w:themeColor="text1"/>
              </w:rPr>
              <w:t>Autocorrelation</w:t>
            </w:r>
          </w:p>
        </w:tc>
        <w:tc>
          <w:tcPr>
            <w:tcW w:w="426" w:type="dxa"/>
          </w:tcPr>
          <w:p w14:paraId="177FED7B" w14:textId="77777777" w:rsidR="00E2170D" w:rsidRPr="003F2D6A" w:rsidRDefault="00E2170D" w:rsidP="00BA665A">
            <w:pPr>
              <w:rPr>
                <w:color w:val="000000" w:themeColor="text1"/>
              </w:rPr>
            </w:pPr>
            <w:r w:rsidRPr="003F2D6A">
              <w:rPr>
                <w:color w:val="000000" w:themeColor="text1"/>
              </w:rPr>
              <w:t>+</w:t>
            </w:r>
          </w:p>
        </w:tc>
        <w:tc>
          <w:tcPr>
            <w:tcW w:w="425" w:type="dxa"/>
          </w:tcPr>
          <w:p w14:paraId="21C6492C" w14:textId="77777777" w:rsidR="00E2170D" w:rsidRPr="003F2D6A" w:rsidRDefault="00E2170D" w:rsidP="00BA665A">
            <w:pPr>
              <w:rPr>
                <w:color w:val="000000" w:themeColor="text1"/>
              </w:rPr>
            </w:pPr>
            <w:r w:rsidRPr="003F2D6A">
              <w:rPr>
                <w:color w:val="000000" w:themeColor="text1"/>
              </w:rPr>
              <w:t>+</w:t>
            </w:r>
          </w:p>
        </w:tc>
        <w:tc>
          <w:tcPr>
            <w:tcW w:w="425" w:type="dxa"/>
            <w:shd w:val="clear" w:color="auto" w:fill="FFFFFF" w:themeFill="background1"/>
          </w:tcPr>
          <w:p w14:paraId="4EF1ED62" w14:textId="77777777" w:rsidR="00E2170D" w:rsidRPr="003F2D6A" w:rsidRDefault="00E2170D" w:rsidP="00BA665A">
            <w:pPr>
              <w:rPr>
                <w:color w:val="000000" w:themeColor="text1"/>
              </w:rPr>
            </w:pPr>
            <w:r w:rsidRPr="003F2D6A">
              <w:rPr>
                <w:color w:val="000000" w:themeColor="text1"/>
              </w:rPr>
              <w:t>-</w:t>
            </w:r>
          </w:p>
        </w:tc>
        <w:tc>
          <w:tcPr>
            <w:tcW w:w="567" w:type="dxa"/>
          </w:tcPr>
          <w:p w14:paraId="322C9E9F" w14:textId="77777777" w:rsidR="00E2170D" w:rsidRPr="003F2D6A" w:rsidRDefault="00E2170D" w:rsidP="00BA665A">
            <w:pPr>
              <w:rPr>
                <w:color w:val="000000" w:themeColor="text1"/>
              </w:rPr>
            </w:pPr>
            <w:r w:rsidRPr="003F2D6A">
              <w:rPr>
                <w:color w:val="000000" w:themeColor="text1"/>
              </w:rPr>
              <w:t>-</w:t>
            </w:r>
          </w:p>
        </w:tc>
        <w:tc>
          <w:tcPr>
            <w:tcW w:w="567" w:type="dxa"/>
          </w:tcPr>
          <w:p w14:paraId="74CE0151" w14:textId="77777777" w:rsidR="00E2170D" w:rsidRPr="003F2D6A" w:rsidRDefault="00E2170D" w:rsidP="00BA665A">
            <w:pPr>
              <w:rPr>
                <w:color w:val="000000" w:themeColor="text1"/>
              </w:rPr>
            </w:pPr>
            <w:r w:rsidRPr="003F2D6A">
              <w:rPr>
                <w:color w:val="000000" w:themeColor="text1"/>
              </w:rPr>
              <w:t>+</w:t>
            </w:r>
          </w:p>
        </w:tc>
        <w:tc>
          <w:tcPr>
            <w:tcW w:w="425" w:type="dxa"/>
          </w:tcPr>
          <w:p w14:paraId="1E156C2D" w14:textId="77777777" w:rsidR="00E2170D" w:rsidRPr="003F2D6A" w:rsidRDefault="00E2170D" w:rsidP="00BA665A">
            <w:pPr>
              <w:rPr>
                <w:color w:val="000000" w:themeColor="text1"/>
              </w:rPr>
            </w:pPr>
            <w:r w:rsidRPr="003F2D6A">
              <w:rPr>
                <w:color w:val="000000" w:themeColor="text1"/>
              </w:rPr>
              <w:t>+</w:t>
            </w:r>
          </w:p>
        </w:tc>
        <w:tc>
          <w:tcPr>
            <w:tcW w:w="709" w:type="dxa"/>
          </w:tcPr>
          <w:p w14:paraId="36E3B59E" w14:textId="77777777" w:rsidR="00E2170D" w:rsidRPr="003F2D6A" w:rsidRDefault="00E2170D" w:rsidP="00BA665A">
            <w:pPr>
              <w:rPr>
                <w:color w:val="000000" w:themeColor="text1"/>
              </w:rPr>
            </w:pPr>
            <w:r w:rsidRPr="003F2D6A">
              <w:rPr>
                <w:color w:val="000000" w:themeColor="text1"/>
              </w:rPr>
              <w:t>+</w:t>
            </w:r>
          </w:p>
        </w:tc>
        <w:tc>
          <w:tcPr>
            <w:tcW w:w="567" w:type="dxa"/>
          </w:tcPr>
          <w:p w14:paraId="58BB3BE0" w14:textId="77777777" w:rsidR="00E2170D" w:rsidRPr="003F2D6A" w:rsidRDefault="00E2170D" w:rsidP="00BA665A">
            <w:pPr>
              <w:rPr>
                <w:color w:val="000000" w:themeColor="text1"/>
              </w:rPr>
            </w:pPr>
            <w:r w:rsidRPr="003F2D6A">
              <w:rPr>
                <w:color w:val="000000" w:themeColor="text1"/>
              </w:rPr>
              <w:t>+</w:t>
            </w:r>
          </w:p>
        </w:tc>
        <w:tc>
          <w:tcPr>
            <w:tcW w:w="567" w:type="dxa"/>
          </w:tcPr>
          <w:p w14:paraId="21F4D32C" w14:textId="77777777" w:rsidR="00E2170D" w:rsidRPr="003F2D6A" w:rsidRDefault="00E2170D" w:rsidP="00BA665A">
            <w:pPr>
              <w:rPr>
                <w:color w:val="000000" w:themeColor="text1"/>
              </w:rPr>
            </w:pPr>
            <w:r w:rsidRPr="003F2D6A">
              <w:rPr>
                <w:color w:val="000000" w:themeColor="text1"/>
              </w:rPr>
              <w:t>+</w:t>
            </w:r>
          </w:p>
        </w:tc>
        <w:tc>
          <w:tcPr>
            <w:tcW w:w="567" w:type="dxa"/>
          </w:tcPr>
          <w:p w14:paraId="48560DCF" w14:textId="77777777" w:rsidR="00E2170D" w:rsidRPr="003F2D6A" w:rsidRDefault="00E2170D" w:rsidP="00BA665A">
            <w:pPr>
              <w:rPr>
                <w:color w:val="000000" w:themeColor="text1"/>
              </w:rPr>
            </w:pPr>
            <w:r w:rsidRPr="003F2D6A">
              <w:rPr>
                <w:color w:val="000000" w:themeColor="text1"/>
              </w:rPr>
              <w:t>+</w:t>
            </w:r>
          </w:p>
        </w:tc>
        <w:tc>
          <w:tcPr>
            <w:tcW w:w="567" w:type="dxa"/>
          </w:tcPr>
          <w:p w14:paraId="285C9B56" w14:textId="77777777" w:rsidR="00E2170D" w:rsidRPr="003F2D6A" w:rsidRDefault="00E2170D" w:rsidP="00BA665A">
            <w:pPr>
              <w:rPr>
                <w:color w:val="000000" w:themeColor="text1"/>
              </w:rPr>
            </w:pPr>
            <w:r w:rsidRPr="003F2D6A">
              <w:rPr>
                <w:color w:val="000000" w:themeColor="text1"/>
              </w:rPr>
              <w:t>+</w:t>
            </w:r>
          </w:p>
        </w:tc>
        <w:tc>
          <w:tcPr>
            <w:tcW w:w="567" w:type="dxa"/>
          </w:tcPr>
          <w:p w14:paraId="03C0039E" w14:textId="77777777" w:rsidR="00E2170D" w:rsidRPr="003F2D6A" w:rsidRDefault="00E2170D" w:rsidP="00BA665A">
            <w:pPr>
              <w:rPr>
                <w:color w:val="000000" w:themeColor="text1"/>
              </w:rPr>
            </w:pPr>
            <w:r w:rsidRPr="003F2D6A">
              <w:rPr>
                <w:color w:val="000000" w:themeColor="text1"/>
              </w:rPr>
              <w:t>+</w:t>
            </w:r>
          </w:p>
        </w:tc>
        <w:tc>
          <w:tcPr>
            <w:tcW w:w="1559" w:type="dxa"/>
          </w:tcPr>
          <w:p w14:paraId="785781E9" w14:textId="77777777" w:rsidR="00E2170D" w:rsidRPr="003F2D6A" w:rsidRDefault="00E2170D" w:rsidP="00BA665A">
            <w:pPr>
              <w:rPr>
                <w:color w:val="000000" w:themeColor="text1"/>
              </w:rPr>
            </w:pPr>
            <w:r w:rsidRPr="003F2D6A">
              <w:rPr>
                <w:color w:val="000000" w:themeColor="text1"/>
              </w:rPr>
              <w:t>2, 10, 12</w:t>
            </w:r>
          </w:p>
        </w:tc>
      </w:tr>
      <w:tr w:rsidR="00E2170D" w:rsidRPr="003F2D6A" w14:paraId="1CC1DB2E" w14:textId="77777777" w:rsidTr="005D6182">
        <w:trPr>
          <w:trHeight w:val="283"/>
        </w:trPr>
        <w:tc>
          <w:tcPr>
            <w:tcW w:w="2268" w:type="dxa"/>
          </w:tcPr>
          <w:p w14:paraId="6EFD7918" w14:textId="77777777" w:rsidR="00E2170D" w:rsidRPr="003F2D6A" w:rsidRDefault="00E2170D" w:rsidP="00BA665A">
            <w:pPr>
              <w:rPr>
                <w:color w:val="000000" w:themeColor="text1"/>
              </w:rPr>
            </w:pPr>
            <w:r w:rsidRPr="003F2D6A">
              <w:rPr>
                <w:color w:val="000000" w:themeColor="text1"/>
              </w:rPr>
              <w:t>Mean spells</w:t>
            </w:r>
          </w:p>
        </w:tc>
        <w:tc>
          <w:tcPr>
            <w:tcW w:w="426" w:type="dxa"/>
          </w:tcPr>
          <w:p w14:paraId="0D1B8E26"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7529082A"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422B3496" w14:textId="77777777" w:rsidR="00E2170D" w:rsidRPr="003F2D6A" w:rsidRDefault="00E2170D" w:rsidP="00BA665A">
            <w:pPr>
              <w:rPr>
                <w:color w:val="000000" w:themeColor="text1"/>
              </w:rPr>
            </w:pPr>
            <w:r w:rsidRPr="003F2D6A">
              <w:rPr>
                <w:color w:val="000000" w:themeColor="text1"/>
              </w:rPr>
              <w:t>-</w:t>
            </w:r>
          </w:p>
        </w:tc>
        <w:tc>
          <w:tcPr>
            <w:tcW w:w="567" w:type="dxa"/>
          </w:tcPr>
          <w:p w14:paraId="0E8D25C1" w14:textId="77777777" w:rsidR="00E2170D" w:rsidRPr="003F2D6A" w:rsidRDefault="00E2170D" w:rsidP="00BA665A">
            <w:pPr>
              <w:rPr>
                <w:color w:val="000000" w:themeColor="text1"/>
              </w:rPr>
            </w:pPr>
            <w:r w:rsidRPr="003F2D6A">
              <w:rPr>
                <w:color w:val="000000" w:themeColor="text1"/>
              </w:rPr>
              <w:t>-</w:t>
            </w:r>
          </w:p>
        </w:tc>
        <w:tc>
          <w:tcPr>
            <w:tcW w:w="567" w:type="dxa"/>
          </w:tcPr>
          <w:p w14:paraId="57EE069F" w14:textId="77777777" w:rsidR="00E2170D" w:rsidRPr="003F2D6A" w:rsidRDefault="00E2170D" w:rsidP="00BA665A">
            <w:pPr>
              <w:rPr>
                <w:color w:val="000000" w:themeColor="text1"/>
              </w:rPr>
            </w:pPr>
            <w:r w:rsidRPr="003F2D6A">
              <w:rPr>
                <w:color w:val="000000" w:themeColor="text1"/>
              </w:rPr>
              <w:t>+</w:t>
            </w:r>
          </w:p>
        </w:tc>
        <w:tc>
          <w:tcPr>
            <w:tcW w:w="425" w:type="dxa"/>
          </w:tcPr>
          <w:p w14:paraId="6180F3BA" w14:textId="77777777" w:rsidR="00E2170D" w:rsidRPr="003F2D6A" w:rsidRDefault="00E2170D" w:rsidP="00BA665A">
            <w:pPr>
              <w:rPr>
                <w:color w:val="000000" w:themeColor="text1"/>
              </w:rPr>
            </w:pPr>
            <w:r w:rsidRPr="003F2D6A">
              <w:rPr>
                <w:color w:val="000000" w:themeColor="text1"/>
              </w:rPr>
              <w:t>+</w:t>
            </w:r>
          </w:p>
        </w:tc>
        <w:tc>
          <w:tcPr>
            <w:tcW w:w="709" w:type="dxa"/>
          </w:tcPr>
          <w:p w14:paraId="2B130AFA" w14:textId="77777777" w:rsidR="00E2170D" w:rsidRPr="003F2D6A" w:rsidRDefault="00E2170D" w:rsidP="00BA665A">
            <w:pPr>
              <w:rPr>
                <w:color w:val="000000" w:themeColor="text1"/>
              </w:rPr>
            </w:pPr>
            <w:r w:rsidRPr="003F2D6A">
              <w:rPr>
                <w:color w:val="000000" w:themeColor="text1"/>
              </w:rPr>
              <w:t>+</w:t>
            </w:r>
          </w:p>
        </w:tc>
        <w:tc>
          <w:tcPr>
            <w:tcW w:w="567" w:type="dxa"/>
          </w:tcPr>
          <w:p w14:paraId="1498DB96" w14:textId="77777777" w:rsidR="00E2170D" w:rsidRPr="003F2D6A" w:rsidRDefault="00E2170D" w:rsidP="00BA665A">
            <w:pPr>
              <w:rPr>
                <w:color w:val="000000" w:themeColor="text1"/>
              </w:rPr>
            </w:pPr>
            <w:r w:rsidRPr="003F2D6A">
              <w:rPr>
                <w:color w:val="000000" w:themeColor="text1"/>
              </w:rPr>
              <w:t>+</w:t>
            </w:r>
          </w:p>
        </w:tc>
        <w:tc>
          <w:tcPr>
            <w:tcW w:w="567" w:type="dxa"/>
          </w:tcPr>
          <w:p w14:paraId="472CB6E6" w14:textId="77777777" w:rsidR="00E2170D" w:rsidRPr="003F2D6A" w:rsidRDefault="00E2170D" w:rsidP="00BA665A">
            <w:pPr>
              <w:rPr>
                <w:color w:val="000000" w:themeColor="text1"/>
              </w:rPr>
            </w:pPr>
            <w:r w:rsidRPr="003F2D6A">
              <w:rPr>
                <w:color w:val="000000" w:themeColor="text1"/>
              </w:rPr>
              <w:t>+</w:t>
            </w:r>
          </w:p>
        </w:tc>
        <w:tc>
          <w:tcPr>
            <w:tcW w:w="567" w:type="dxa"/>
          </w:tcPr>
          <w:p w14:paraId="1971723E" w14:textId="77777777" w:rsidR="00E2170D" w:rsidRPr="003F2D6A" w:rsidRDefault="00E2170D" w:rsidP="00BA665A">
            <w:pPr>
              <w:rPr>
                <w:color w:val="000000" w:themeColor="text1"/>
              </w:rPr>
            </w:pPr>
            <w:r w:rsidRPr="003F2D6A">
              <w:rPr>
                <w:color w:val="000000" w:themeColor="text1"/>
              </w:rPr>
              <w:t>+</w:t>
            </w:r>
          </w:p>
        </w:tc>
        <w:tc>
          <w:tcPr>
            <w:tcW w:w="567" w:type="dxa"/>
          </w:tcPr>
          <w:p w14:paraId="30388273" w14:textId="77777777" w:rsidR="00E2170D" w:rsidRPr="003F2D6A" w:rsidRDefault="00E2170D" w:rsidP="00BA665A">
            <w:pPr>
              <w:rPr>
                <w:color w:val="000000" w:themeColor="text1"/>
              </w:rPr>
            </w:pPr>
            <w:r w:rsidRPr="003F2D6A">
              <w:rPr>
                <w:color w:val="000000" w:themeColor="text1"/>
              </w:rPr>
              <w:t>+</w:t>
            </w:r>
          </w:p>
        </w:tc>
        <w:tc>
          <w:tcPr>
            <w:tcW w:w="567" w:type="dxa"/>
          </w:tcPr>
          <w:p w14:paraId="02F14C06" w14:textId="77777777" w:rsidR="00E2170D" w:rsidRPr="003F2D6A" w:rsidRDefault="00E2170D" w:rsidP="00BA665A">
            <w:pPr>
              <w:rPr>
                <w:color w:val="000000" w:themeColor="text1"/>
              </w:rPr>
            </w:pPr>
            <w:r w:rsidRPr="003F2D6A">
              <w:rPr>
                <w:color w:val="000000" w:themeColor="text1"/>
              </w:rPr>
              <w:t>+</w:t>
            </w:r>
          </w:p>
        </w:tc>
        <w:tc>
          <w:tcPr>
            <w:tcW w:w="1559" w:type="dxa"/>
          </w:tcPr>
          <w:p w14:paraId="7DFE3846" w14:textId="77777777" w:rsidR="00E2170D" w:rsidRPr="003F2D6A" w:rsidRDefault="00E2170D" w:rsidP="00BA665A">
            <w:pPr>
              <w:rPr>
                <w:color w:val="000000" w:themeColor="text1"/>
              </w:rPr>
            </w:pPr>
            <w:r w:rsidRPr="003F2D6A">
              <w:rPr>
                <w:color w:val="000000" w:themeColor="text1"/>
              </w:rPr>
              <w:t>2, 10, 12</w:t>
            </w:r>
          </w:p>
        </w:tc>
      </w:tr>
      <w:tr w:rsidR="00E2170D" w:rsidRPr="003F2D6A" w14:paraId="3DDABA5D" w14:textId="77777777" w:rsidTr="005D6182">
        <w:trPr>
          <w:trHeight w:val="283"/>
        </w:trPr>
        <w:tc>
          <w:tcPr>
            <w:tcW w:w="2268" w:type="dxa"/>
          </w:tcPr>
          <w:p w14:paraId="540246F5" w14:textId="77777777" w:rsidR="00E2170D" w:rsidRPr="003F2D6A" w:rsidRDefault="00E2170D" w:rsidP="00BA665A">
            <w:pPr>
              <w:rPr>
                <w:color w:val="000000" w:themeColor="text1"/>
              </w:rPr>
            </w:pPr>
            <w:r w:rsidRPr="003F2D6A">
              <w:rPr>
                <w:color w:val="000000" w:themeColor="text1"/>
              </w:rPr>
              <w:t>Extreme spells</w:t>
            </w:r>
          </w:p>
        </w:tc>
        <w:tc>
          <w:tcPr>
            <w:tcW w:w="426" w:type="dxa"/>
          </w:tcPr>
          <w:p w14:paraId="7668F746" w14:textId="77777777" w:rsidR="00E2170D" w:rsidRPr="003F2D6A" w:rsidRDefault="00E2170D" w:rsidP="00BA665A">
            <w:pPr>
              <w:rPr>
                <w:color w:val="000000" w:themeColor="text1"/>
              </w:rPr>
            </w:pPr>
            <w:r w:rsidRPr="003F2D6A">
              <w:rPr>
                <w:color w:val="000000" w:themeColor="text1"/>
              </w:rPr>
              <w:t>+</w:t>
            </w:r>
          </w:p>
        </w:tc>
        <w:tc>
          <w:tcPr>
            <w:tcW w:w="425" w:type="dxa"/>
          </w:tcPr>
          <w:p w14:paraId="33E32334" w14:textId="77777777" w:rsidR="00E2170D" w:rsidRPr="003F2D6A" w:rsidRDefault="00E2170D" w:rsidP="00BA665A">
            <w:pPr>
              <w:rPr>
                <w:color w:val="000000" w:themeColor="text1"/>
              </w:rPr>
            </w:pPr>
            <w:r w:rsidRPr="003F2D6A">
              <w:rPr>
                <w:color w:val="000000" w:themeColor="text1"/>
              </w:rPr>
              <w:t>+</w:t>
            </w:r>
          </w:p>
        </w:tc>
        <w:tc>
          <w:tcPr>
            <w:tcW w:w="425" w:type="dxa"/>
          </w:tcPr>
          <w:p w14:paraId="2BCA5596" w14:textId="77777777" w:rsidR="00E2170D" w:rsidRPr="003F2D6A" w:rsidRDefault="00E2170D" w:rsidP="00BA665A">
            <w:pPr>
              <w:rPr>
                <w:color w:val="000000" w:themeColor="text1"/>
              </w:rPr>
            </w:pPr>
            <w:r w:rsidRPr="003F2D6A">
              <w:rPr>
                <w:color w:val="000000" w:themeColor="text1"/>
              </w:rPr>
              <w:t>-</w:t>
            </w:r>
          </w:p>
        </w:tc>
        <w:tc>
          <w:tcPr>
            <w:tcW w:w="567" w:type="dxa"/>
          </w:tcPr>
          <w:p w14:paraId="0C423137"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266B6A9" w14:textId="77777777" w:rsidR="00E2170D" w:rsidRPr="003F2D6A" w:rsidRDefault="00E2170D" w:rsidP="00BA665A">
            <w:pPr>
              <w:rPr>
                <w:color w:val="000000" w:themeColor="text1"/>
              </w:rPr>
            </w:pPr>
            <w:r w:rsidRPr="003F2D6A">
              <w:rPr>
                <w:color w:val="000000" w:themeColor="text1"/>
              </w:rPr>
              <w:t>+</w:t>
            </w:r>
          </w:p>
        </w:tc>
        <w:tc>
          <w:tcPr>
            <w:tcW w:w="425" w:type="dxa"/>
          </w:tcPr>
          <w:p w14:paraId="197A6DA1" w14:textId="77777777" w:rsidR="00E2170D" w:rsidRPr="003F2D6A" w:rsidRDefault="00E2170D" w:rsidP="00BA665A">
            <w:pPr>
              <w:rPr>
                <w:color w:val="000000" w:themeColor="text1"/>
              </w:rPr>
            </w:pPr>
            <w:r w:rsidRPr="003F2D6A">
              <w:rPr>
                <w:color w:val="000000" w:themeColor="text1"/>
              </w:rPr>
              <w:t>+</w:t>
            </w:r>
          </w:p>
        </w:tc>
        <w:tc>
          <w:tcPr>
            <w:tcW w:w="709" w:type="dxa"/>
          </w:tcPr>
          <w:p w14:paraId="08CC731D" w14:textId="77777777" w:rsidR="00E2170D" w:rsidRPr="003F2D6A" w:rsidRDefault="00E2170D" w:rsidP="00BA665A">
            <w:pPr>
              <w:rPr>
                <w:color w:val="000000" w:themeColor="text1"/>
              </w:rPr>
            </w:pPr>
            <w:r w:rsidRPr="003F2D6A">
              <w:rPr>
                <w:color w:val="000000" w:themeColor="text1"/>
              </w:rPr>
              <w:t>+</w:t>
            </w:r>
          </w:p>
        </w:tc>
        <w:tc>
          <w:tcPr>
            <w:tcW w:w="567" w:type="dxa"/>
          </w:tcPr>
          <w:p w14:paraId="2668C6CD" w14:textId="77777777" w:rsidR="00E2170D" w:rsidRPr="003F2D6A" w:rsidRDefault="00E2170D" w:rsidP="00BA665A">
            <w:pPr>
              <w:rPr>
                <w:color w:val="000000" w:themeColor="text1"/>
              </w:rPr>
            </w:pPr>
            <w:r w:rsidRPr="003F2D6A">
              <w:rPr>
                <w:color w:val="000000" w:themeColor="text1"/>
              </w:rPr>
              <w:t>+</w:t>
            </w:r>
          </w:p>
        </w:tc>
        <w:tc>
          <w:tcPr>
            <w:tcW w:w="567" w:type="dxa"/>
          </w:tcPr>
          <w:p w14:paraId="1C9F60D8" w14:textId="77777777" w:rsidR="00E2170D" w:rsidRPr="003F2D6A" w:rsidRDefault="00E2170D" w:rsidP="00BA665A">
            <w:pPr>
              <w:rPr>
                <w:color w:val="000000" w:themeColor="text1"/>
              </w:rPr>
            </w:pPr>
            <w:r w:rsidRPr="003F2D6A">
              <w:rPr>
                <w:color w:val="000000" w:themeColor="text1"/>
              </w:rPr>
              <w:t>+</w:t>
            </w:r>
          </w:p>
        </w:tc>
        <w:tc>
          <w:tcPr>
            <w:tcW w:w="567" w:type="dxa"/>
          </w:tcPr>
          <w:p w14:paraId="2953050E" w14:textId="77777777" w:rsidR="00E2170D" w:rsidRPr="003F2D6A" w:rsidRDefault="00E2170D" w:rsidP="00BA665A">
            <w:pPr>
              <w:rPr>
                <w:color w:val="000000" w:themeColor="text1"/>
              </w:rPr>
            </w:pPr>
            <w:r w:rsidRPr="003F2D6A">
              <w:rPr>
                <w:color w:val="000000" w:themeColor="text1"/>
              </w:rPr>
              <w:t>+</w:t>
            </w:r>
          </w:p>
        </w:tc>
        <w:tc>
          <w:tcPr>
            <w:tcW w:w="567" w:type="dxa"/>
          </w:tcPr>
          <w:p w14:paraId="70F5A19B" w14:textId="77777777" w:rsidR="00E2170D" w:rsidRPr="003F2D6A" w:rsidRDefault="00E2170D" w:rsidP="00BA665A">
            <w:pPr>
              <w:rPr>
                <w:color w:val="000000" w:themeColor="text1"/>
              </w:rPr>
            </w:pPr>
            <w:r w:rsidRPr="003F2D6A">
              <w:rPr>
                <w:color w:val="000000" w:themeColor="text1"/>
              </w:rPr>
              <w:t>+</w:t>
            </w:r>
          </w:p>
        </w:tc>
        <w:tc>
          <w:tcPr>
            <w:tcW w:w="567" w:type="dxa"/>
          </w:tcPr>
          <w:p w14:paraId="1A45A801" w14:textId="77777777" w:rsidR="00E2170D" w:rsidRPr="003F2D6A" w:rsidRDefault="00E2170D" w:rsidP="00BA665A">
            <w:pPr>
              <w:rPr>
                <w:color w:val="000000" w:themeColor="text1"/>
              </w:rPr>
            </w:pPr>
            <w:r w:rsidRPr="003F2D6A">
              <w:rPr>
                <w:color w:val="000000" w:themeColor="text1"/>
              </w:rPr>
              <w:t>+</w:t>
            </w:r>
          </w:p>
        </w:tc>
        <w:tc>
          <w:tcPr>
            <w:tcW w:w="1559" w:type="dxa"/>
          </w:tcPr>
          <w:p w14:paraId="7D4AE907" w14:textId="77777777" w:rsidR="00E2170D" w:rsidRPr="003F2D6A" w:rsidRDefault="00E2170D" w:rsidP="00BA665A">
            <w:pPr>
              <w:rPr>
                <w:color w:val="000000" w:themeColor="text1"/>
              </w:rPr>
            </w:pPr>
            <w:r w:rsidRPr="003F2D6A">
              <w:rPr>
                <w:color w:val="000000" w:themeColor="text1"/>
              </w:rPr>
              <w:t>2, 8</w:t>
            </w:r>
          </w:p>
        </w:tc>
      </w:tr>
      <w:tr w:rsidR="00E2170D" w:rsidRPr="003F2D6A" w14:paraId="588F378C" w14:textId="77777777" w:rsidTr="005D6182">
        <w:trPr>
          <w:trHeight w:val="283"/>
        </w:trPr>
        <w:tc>
          <w:tcPr>
            <w:tcW w:w="2268" w:type="dxa"/>
          </w:tcPr>
          <w:p w14:paraId="0B2C4F57" w14:textId="77777777" w:rsidR="00E2170D" w:rsidRPr="003F2D6A" w:rsidRDefault="00E2170D" w:rsidP="00BA665A">
            <w:pPr>
              <w:rPr>
                <w:color w:val="000000" w:themeColor="text1"/>
              </w:rPr>
            </w:pPr>
            <w:r w:rsidRPr="003F2D6A">
              <w:rPr>
                <w:color w:val="000000" w:themeColor="text1"/>
              </w:rPr>
              <w:t>Interannual variance</w:t>
            </w:r>
          </w:p>
        </w:tc>
        <w:tc>
          <w:tcPr>
            <w:tcW w:w="426" w:type="dxa"/>
          </w:tcPr>
          <w:p w14:paraId="3DEC7002" w14:textId="77777777" w:rsidR="00E2170D" w:rsidRPr="003F2D6A" w:rsidRDefault="00E2170D" w:rsidP="00BA665A">
            <w:pPr>
              <w:rPr>
                <w:color w:val="000000" w:themeColor="text1"/>
              </w:rPr>
            </w:pPr>
            <w:r w:rsidRPr="003F2D6A">
              <w:rPr>
                <w:color w:val="000000" w:themeColor="text1"/>
              </w:rPr>
              <w:t>-</w:t>
            </w:r>
          </w:p>
        </w:tc>
        <w:tc>
          <w:tcPr>
            <w:tcW w:w="425" w:type="dxa"/>
          </w:tcPr>
          <w:p w14:paraId="3291C76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D9CA479" w14:textId="77777777" w:rsidR="00E2170D" w:rsidRPr="003F2D6A" w:rsidRDefault="00E2170D" w:rsidP="00BA665A">
            <w:pPr>
              <w:rPr>
                <w:color w:val="000000" w:themeColor="text1"/>
              </w:rPr>
            </w:pPr>
            <w:r w:rsidRPr="003F2D6A">
              <w:rPr>
                <w:color w:val="000000" w:themeColor="text1"/>
              </w:rPr>
              <w:t>-</w:t>
            </w:r>
          </w:p>
        </w:tc>
        <w:tc>
          <w:tcPr>
            <w:tcW w:w="567" w:type="dxa"/>
          </w:tcPr>
          <w:p w14:paraId="1D5E83CF" w14:textId="77777777" w:rsidR="00E2170D" w:rsidRPr="003F2D6A" w:rsidRDefault="00E2170D" w:rsidP="00BA665A">
            <w:pPr>
              <w:rPr>
                <w:color w:val="000000" w:themeColor="text1"/>
              </w:rPr>
            </w:pPr>
            <w:r w:rsidRPr="003F2D6A">
              <w:rPr>
                <w:color w:val="000000" w:themeColor="text1"/>
              </w:rPr>
              <w:t>-</w:t>
            </w:r>
          </w:p>
        </w:tc>
        <w:tc>
          <w:tcPr>
            <w:tcW w:w="567" w:type="dxa"/>
          </w:tcPr>
          <w:p w14:paraId="4DF36B79" w14:textId="77777777" w:rsidR="00E2170D" w:rsidRPr="003F2D6A" w:rsidRDefault="00E2170D" w:rsidP="00BA665A">
            <w:pPr>
              <w:rPr>
                <w:color w:val="000000" w:themeColor="text1"/>
              </w:rPr>
            </w:pPr>
            <w:r w:rsidRPr="003F2D6A">
              <w:rPr>
                <w:color w:val="000000" w:themeColor="text1"/>
              </w:rPr>
              <w:t>+</w:t>
            </w:r>
          </w:p>
        </w:tc>
        <w:tc>
          <w:tcPr>
            <w:tcW w:w="425" w:type="dxa"/>
          </w:tcPr>
          <w:p w14:paraId="0E6EE18B"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4ECF4A24"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15C2D36"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483F13D5" w14:textId="77777777" w:rsidR="00E2170D" w:rsidRPr="003F2D6A" w:rsidRDefault="00E2170D" w:rsidP="00BA665A">
            <w:pPr>
              <w:rPr>
                <w:color w:val="000000" w:themeColor="text1"/>
              </w:rPr>
            </w:pPr>
            <w:r w:rsidRPr="003F2D6A">
              <w:rPr>
                <w:color w:val="000000" w:themeColor="text1"/>
              </w:rPr>
              <w:t>-</w:t>
            </w:r>
          </w:p>
        </w:tc>
        <w:tc>
          <w:tcPr>
            <w:tcW w:w="567" w:type="dxa"/>
          </w:tcPr>
          <w:p w14:paraId="36E8BA75"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945E4E9" w14:textId="77777777" w:rsidR="00E2170D" w:rsidRPr="003F2D6A" w:rsidRDefault="00E2170D" w:rsidP="00BA665A">
            <w:pPr>
              <w:rPr>
                <w:color w:val="000000" w:themeColor="text1"/>
              </w:rPr>
            </w:pPr>
            <w:r w:rsidRPr="003F2D6A">
              <w:rPr>
                <w:color w:val="000000" w:themeColor="text1"/>
              </w:rPr>
              <w:t>-</w:t>
            </w:r>
          </w:p>
        </w:tc>
        <w:tc>
          <w:tcPr>
            <w:tcW w:w="567" w:type="dxa"/>
          </w:tcPr>
          <w:p w14:paraId="296B8049"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1C25287E" w14:textId="77777777" w:rsidR="00E2170D" w:rsidRPr="003F2D6A" w:rsidRDefault="00E2170D" w:rsidP="00BA665A">
            <w:pPr>
              <w:rPr>
                <w:color w:val="000000" w:themeColor="text1"/>
              </w:rPr>
            </w:pPr>
            <w:r w:rsidRPr="003F2D6A">
              <w:rPr>
                <w:color w:val="000000" w:themeColor="text1"/>
              </w:rPr>
              <w:t>12</w:t>
            </w:r>
          </w:p>
        </w:tc>
      </w:tr>
      <w:tr w:rsidR="00E2170D" w:rsidRPr="003F2D6A" w14:paraId="6EA3A78D" w14:textId="77777777" w:rsidTr="005D6182">
        <w:trPr>
          <w:trHeight w:val="283"/>
        </w:trPr>
        <w:tc>
          <w:tcPr>
            <w:tcW w:w="2268" w:type="dxa"/>
          </w:tcPr>
          <w:p w14:paraId="0952E488" w14:textId="77777777" w:rsidR="00E2170D" w:rsidRPr="003F2D6A" w:rsidRDefault="00E2170D" w:rsidP="00BA665A">
            <w:pPr>
              <w:rPr>
                <w:color w:val="000000" w:themeColor="text1"/>
              </w:rPr>
            </w:pPr>
            <w:r w:rsidRPr="003F2D6A">
              <w:rPr>
                <w:color w:val="000000" w:themeColor="text1"/>
              </w:rPr>
              <w:t>Climate change</w:t>
            </w:r>
          </w:p>
        </w:tc>
        <w:tc>
          <w:tcPr>
            <w:tcW w:w="426" w:type="dxa"/>
          </w:tcPr>
          <w:p w14:paraId="4C15F3BF" w14:textId="77777777" w:rsidR="00E2170D" w:rsidRPr="003F2D6A" w:rsidRDefault="00E2170D" w:rsidP="00BA665A">
            <w:pPr>
              <w:rPr>
                <w:color w:val="000000" w:themeColor="text1"/>
              </w:rPr>
            </w:pPr>
            <w:r w:rsidRPr="003F2D6A">
              <w:rPr>
                <w:color w:val="000000" w:themeColor="text1"/>
              </w:rPr>
              <w:t>+</w:t>
            </w:r>
          </w:p>
        </w:tc>
        <w:tc>
          <w:tcPr>
            <w:tcW w:w="425" w:type="dxa"/>
          </w:tcPr>
          <w:p w14:paraId="0134C506" w14:textId="77777777" w:rsidR="00E2170D" w:rsidRPr="003F2D6A" w:rsidRDefault="00E2170D" w:rsidP="00BA665A">
            <w:pPr>
              <w:rPr>
                <w:color w:val="000000" w:themeColor="text1"/>
              </w:rPr>
            </w:pPr>
            <w:r w:rsidRPr="003F2D6A">
              <w:rPr>
                <w:color w:val="000000" w:themeColor="text1"/>
              </w:rPr>
              <w:t>-</w:t>
            </w:r>
          </w:p>
        </w:tc>
        <w:tc>
          <w:tcPr>
            <w:tcW w:w="425" w:type="dxa"/>
          </w:tcPr>
          <w:p w14:paraId="60773A77" w14:textId="77777777" w:rsidR="00E2170D" w:rsidRPr="003F2D6A" w:rsidRDefault="00E2170D" w:rsidP="00BA665A">
            <w:pPr>
              <w:rPr>
                <w:color w:val="000000" w:themeColor="text1"/>
              </w:rPr>
            </w:pPr>
            <w:r w:rsidRPr="003F2D6A">
              <w:rPr>
                <w:color w:val="000000" w:themeColor="text1"/>
              </w:rPr>
              <w:t>+</w:t>
            </w:r>
          </w:p>
        </w:tc>
        <w:tc>
          <w:tcPr>
            <w:tcW w:w="567" w:type="dxa"/>
          </w:tcPr>
          <w:p w14:paraId="590AC56A" w14:textId="77777777" w:rsidR="00E2170D" w:rsidRPr="003F2D6A" w:rsidRDefault="00E2170D" w:rsidP="00BA665A">
            <w:pPr>
              <w:rPr>
                <w:color w:val="000000" w:themeColor="text1"/>
              </w:rPr>
            </w:pPr>
            <w:r w:rsidRPr="003F2D6A">
              <w:rPr>
                <w:color w:val="000000" w:themeColor="text1"/>
              </w:rPr>
              <w:t>-</w:t>
            </w:r>
          </w:p>
        </w:tc>
        <w:tc>
          <w:tcPr>
            <w:tcW w:w="567" w:type="dxa"/>
          </w:tcPr>
          <w:p w14:paraId="0D44652D" w14:textId="77777777" w:rsidR="00E2170D" w:rsidRPr="003F2D6A" w:rsidRDefault="00E2170D" w:rsidP="00BA665A">
            <w:pPr>
              <w:rPr>
                <w:color w:val="000000" w:themeColor="text1"/>
              </w:rPr>
            </w:pPr>
            <w:r w:rsidRPr="003F2D6A">
              <w:rPr>
                <w:color w:val="000000" w:themeColor="text1"/>
              </w:rPr>
              <w:t>+</w:t>
            </w:r>
          </w:p>
        </w:tc>
        <w:tc>
          <w:tcPr>
            <w:tcW w:w="425" w:type="dxa"/>
          </w:tcPr>
          <w:p w14:paraId="13EA37E2"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1B6E85F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A16E6D1"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BA1CAB2" w14:textId="77777777" w:rsidR="00E2170D" w:rsidRPr="003F2D6A" w:rsidRDefault="00E2170D" w:rsidP="00BA665A">
            <w:pPr>
              <w:rPr>
                <w:color w:val="000000" w:themeColor="text1"/>
              </w:rPr>
            </w:pPr>
            <w:r w:rsidRPr="003F2D6A">
              <w:rPr>
                <w:color w:val="000000" w:themeColor="text1"/>
              </w:rPr>
              <w:t>+</w:t>
            </w:r>
          </w:p>
        </w:tc>
        <w:tc>
          <w:tcPr>
            <w:tcW w:w="567" w:type="dxa"/>
          </w:tcPr>
          <w:p w14:paraId="68EA08B8" w14:textId="77777777" w:rsidR="00E2170D" w:rsidRPr="003F2D6A" w:rsidRDefault="00E2170D" w:rsidP="00BA665A">
            <w:pPr>
              <w:rPr>
                <w:color w:val="000000" w:themeColor="text1"/>
              </w:rPr>
            </w:pPr>
            <w:r w:rsidRPr="003F2D6A">
              <w:rPr>
                <w:color w:val="000000" w:themeColor="text1"/>
              </w:rPr>
              <w:t>+</w:t>
            </w:r>
          </w:p>
        </w:tc>
        <w:tc>
          <w:tcPr>
            <w:tcW w:w="567" w:type="dxa"/>
          </w:tcPr>
          <w:p w14:paraId="755D76EC" w14:textId="77777777" w:rsidR="00E2170D" w:rsidRPr="003F2D6A" w:rsidRDefault="00E2170D" w:rsidP="00BA665A">
            <w:pPr>
              <w:rPr>
                <w:color w:val="000000" w:themeColor="text1"/>
              </w:rPr>
            </w:pPr>
            <w:r w:rsidRPr="003F2D6A">
              <w:rPr>
                <w:color w:val="000000" w:themeColor="text1"/>
              </w:rPr>
              <w:t>+</w:t>
            </w:r>
          </w:p>
        </w:tc>
        <w:tc>
          <w:tcPr>
            <w:tcW w:w="567" w:type="dxa"/>
          </w:tcPr>
          <w:p w14:paraId="1DA83426" w14:textId="77777777" w:rsidR="00E2170D" w:rsidRPr="003F2D6A" w:rsidRDefault="00E2170D" w:rsidP="00BA665A">
            <w:pPr>
              <w:rPr>
                <w:color w:val="000000" w:themeColor="text1"/>
              </w:rPr>
            </w:pPr>
            <w:r w:rsidRPr="003F2D6A">
              <w:rPr>
                <w:color w:val="000000" w:themeColor="text1"/>
              </w:rPr>
              <w:t>+</w:t>
            </w:r>
          </w:p>
        </w:tc>
        <w:tc>
          <w:tcPr>
            <w:tcW w:w="1559" w:type="dxa"/>
          </w:tcPr>
          <w:p w14:paraId="58E54562" w14:textId="77777777" w:rsidR="00E2170D" w:rsidRPr="003F2D6A" w:rsidRDefault="00E2170D" w:rsidP="00BA665A">
            <w:pPr>
              <w:rPr>
                <w:color w:val="000000" w:themeColor="text1"/>
              </w:rPr>
            </w:pPr>
            <w:r w:rsidRPr="003F2D6A">
              <w:rPr>
                <w:color w:val="000000" w:themeColor="text1"/>
              </w:rPr>
              <w:t>1, 5, 10, 12</w:t>
            </w:r>
          </w:p>
        </w:tc>
      </w:tr>
      <w:tr w:rsidR="00E2170D" w:rsidRPr="003F2D6A" w14:paraId="4EBF9F89" w14:textId="77777777" w:rsidTr="005D6182">
        <w:trPr>
          <w:trHeight w:val="283"/>
        </w:trPr>
        <w:tc>
          <w:tcPr>
            <w:tcW w:w="10206" w:type="dxa"/>
            <w:gridSpan w:val="14"/>
          </w:tcPr>
          <w:p w14:paraId="175FBC18" w14:textId="77777777" w:rsidR="00E2170D" w:rsidRPr="003F2D6A" w:rsidRDefault="00E2170D" w:rsidP="00BA665A">
            <w:pPr>
              <w:rPr>
                <w:color w:val="000000" w:themeColor="text1"/>
              </w:rPr>
            </w:pPr>
            <w:r w:rsidRPr="003F2D6A">
              <w:rPr>
                <w:color w:val="000000" w:themeColor="text1"/>
              </w:rPr>
              <w:t>Temperature, spatial variability</w:t>
            </w:r>
          </w:p>
        </w:tc>
      </w:tr>
      <w:tr w:rsidR="00E2170D" w:rsidRPr="003F2D6A" w14:paraId="7ADE5B52" w14:textId="77777777" w:rsidTr="005D6182">
        <w:trPr>
          <w:trHeight w:val="283"/>
        </w:trPr>
        <w:tc>
          <w:tcPr>
            <w:tcW w:w="2268" w:type="dxa"/>
          </w:tcPr>
          <w:p w14:paraId="28583B2A" w14:textId="77777777" w:rsidR="00E2170D" w:rsidRPr="003F2D6A" w:rsidRDefault="00E2170D" w:rsidP="00BA665A">
            <w:pPr>
              <w:rPr>
                <w:color w:val="000000" w:themeColor="text1"/>
              </w:rPr>
            </w:pPr>
            <w:r w:rsidRPr="003F2D6A">
              <w:rPr>
                <w:color w:val="000000" w:themeColor="text1"/>
              </w:rPr>
              <w:t>Means</w:t>
            </w:r>
          </w:p>
        </w:tc>
        <w:tc>
          <w:tcPr>
            <w:tcW w:w="426" w:type="dxa"/>
          </w:tcPr>
          <w:p w14:paraId="5BE27F6A"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B3EF87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59CE1FAE" w14:textId="77777777" w:rsidR="00E2170D" w:rsidRPr="003F2D6A" w:rsidRDefault="00E2170D" w:rsidP="00BA665A">
            <w:pPr>
              <w:rPr>
                <w:color w:val="000000" w:themeColor="text1"/>
              </w:rPr>
            </w:pPr>
            <w:r w:rsidRPr="003F2D6A">
              <w:rPr>
                <w:color w:val="000000" w:themeColor="text1"/>
              </w:rPr>
              <w:t>-</w:t>
            </w:r>
          </w:p>
        </w:tc>
        <w:tc>
          <w:tcPr>
            <w:tcW w:w="567" w:type="dxa"/>
          </w:tcPr>
          <w:p w14:paraId="53A23020" w14:textId="77777777" w:rsidR="00E2170D" w:rsidRPr="003F2D6A" w:rsidRDefault="00E2170D" w:rsidP="00BA665A">
            <w:pPr>
              <w:rPr>
                <w:color w:val="000000" w:themeColor="text1"/>
              </w:rPr>
            </w:pPr>
            <w:r w:rsidRPr="003F2D6A">
              <w:rPr>
                <w:color w:val="000000" w:themeColor="text1"/>
              </w:rPr>
              <w:t>-/+</w:t>
            </w:r>
          </w:p>
        </w:tc>
        <w:tc>
          <w:tcPr>
            <w:tcW w:w="567" w:type="dxa"/>
          </w:tcPr>
          <w:p w14:paraId="101D1445" w14:textId="77777777" w:rsidR="00E2170D" w:rsidRPr="003F2D6A" w:rsidRDefault="00E2170D" w:rsidP="00BA665A">
            <w:pPr>
              <w:rPr>
                <w:color w:val="000000" w:themeColor="text1"/>
              </w:rPr>
            </w:pPr>
            <w:r w:rsidRPr="003F2D6A">
              <w:rPr>
                <w:color w:val="000000" w:themeColor="text1"/>
              </w:rPr>
              <w:t>+</w:t>
            </w:r>
          </w:p>
        </w:tc>
        <w:tc>
          <w:tcPr>
            <w:tcW w:w="425" w:type="dxa"/>
          </w:tcPr>
          <w:p w14:paraId="469F49F9" w14:textId="77777777" w:rsidR="00E2170D" w:rsidRPr="003F2D6A" w:rsidRDefault="00E2170D" w:rsidP="00BA665A">
            <w:pPr>
              <w:rPr>
                <w:color w:val="000000" w:themeColor="text1"/>
              </w:rPr>
            </w:pPr>
            <w:r w:rsidRPr="003F2D6A">
              <w:rPr>
                <w:color w:val="000000" w:themeColor="text1"/>
              </w:rPr>
              <w:t>+</w:t>
            </w:r>
          </w:p>
        </w:tc>
        <w:tc>
          <w:tcPr>
            <w:tcW w:w="709" w:type="dxa"/>
          </w:tcPr>
          <w:p w14:paraId="67E5A40E" w14:textId="77777777" w:rsidR="00E2170D" w:rsidRPr="003F2D6A" w:rsidRDefault="00E2170D" w:rsidP="00BA665A">
            <w:pPr>
              <w:rPr>
                <w:color w:val="000000" w:themeColor="text1"/>
              </w:rPr>
            </w:pPr>
            <w:r w:rsidRPr="003F2D6A">
              <w:rPr>
                <w:color w:val="000000" w:themeColor="text1"/>
              </w:rPr>
              <w:t>+</w:t>
            </w:r>
          </w:p>
        </w:tc>
        <w:tc>
          <w:tcPr>
            <w:tcW w:w="567" w:type="dxa"/>
          </w:tcPr>
          <w:p w14:paraId="6FD39BAD" w14:textId="77777777" w:rsidR="00E2170D" w:rsidRPr="003F2D6A" w:rsidRDefault="00E2170D" w:rsidP="00BA665A">
            <w:pPr>
              <w:rPr>
                <w:color w:val="000000" w:themeColor="text1"/>
              </w:rPr>
            </w:pPr>
            <w:r w:rsidRPr="003F2D6A">
              <w:rPr>
                <w:color w:val="000000" w:themeColor="text1"/>
              </w:rPr>
              <w:t>+</w:t>
            </w:r>
          </w:p>
        </w:tc>
        <w:tc>
          <w:tcPr>
            <w:tcW w:w="567" w:type="dxa"/>
          </w:tcPr>
          <w:p w14:paraId="24083FF3" w14:textId="77777777" w:rsidR="00E2170D" w:rsidRPr="003F2D6A" w:rsidRDefault="00E2170D" w:rsidP="00BA665A">
            <w:pPr>
              <w:rPr>
                <w:color w:val="000000" w:themeColor="text1"/>
              </w:rPr>
            </w:pPr>
            <w:r w:rsidRPr="003F2D6A">
              <w:rPr>
                <w:color w:val="000000" w:themeColor="text1"/>
              </w:rPr>
              <w:t>-/?</w:t>
            </w:r>
          </w:p>
        </w:tc>
        <w:tc>
          <w:tcPr>
            <w:tcW w:w="567" w:type="dxa"/>
          </w:tcPr>
          <w:p w14:paraId="6B8A09BE" w14:textId="77777777" w:rsidR="00E2170D" w:rsidRPr="003F2D6A" w:rsidRDefault="00E2170D" w:rsidP="00BA665A">
            <w:pPr>
              <w:rPr>
                <w:color w:val="000000" w:themeColor="text1"/>
              </w:rPr>
            </w:pPr>
            <w:r w:rsidRPr="003F2D6A">
              <w:rPr>
                <w:color w:val="000000" w:themeColor="text1"/>
              </w:rPr>
              <w:t>-/?</w:t>
            </w:r>
          </w:p>
        </w:tc>
        <w:tc>
          <w:tcPr>
            <w:tcW w:w="567" w:type="dxa"/>
          </w:tcPr>
          <w:p w14:paraId="29A4AE45" w14:textId="77777777" w:rsidR="00E2170D" w:rsidRPr="003F2D6A" w:rsidRDefault="00E2170D" w:rsidP="00BA665A">
            <w:pPr>
              <w:rPr>
                <w:color w:val="000000" w:themeColor="text1"/>
              </w:rPr>
            </w:pPr>
            <w:r w:rsidRPr="003F2D6A">
              <w:rPr>
                <w:color w:val="000000" w:themeColor="text1"/>
              </w:rPr>
              <w:t>-/?</w:t>
            </w:r>
          </w:p>
        </w:tc>
        <w:tc>
          <w:tcPr>
            <w:tcW w:w="567" w:type="dxa"/>
          </w:tcPr>
          <w:p w14:paraId="2DBE4471" w14:textId="77777777" w:rsidR="00E2170D" w:rsidRPr="003F2D6A" w:rsidRDefault="00E2170D" w:rsidP="00BA665A">
            <w:pPr>
              <w:rPr>
                <w:color w:val="000000" w:themeColor="text1"/>
              </w:rPr>
            </w:pPr>
            <w:r w:rsidRPr="003F2D6A">
              <w:rPr>
                <w:color w:val="000000" w:themeColor="text1"/>
              </w:rPr>
              <w:t>?</w:t>
            </w:r>
          </w:p>
        </w:tc>
        <w:tc>
          <w:tcPr>
            <w:tcW w:w="1559" w:type="dxa"/>
          </w:tcPr>
          <w:p w14:paraId="77545F71" w14:textId="77777777" w:rsidR="00E2170D" w:rsidRPr="003F2D6A" w:rsidRDefault="00E2170D" w:rsidP="00BA665A">
            <w:pPr>
              <w:rPr>
                <w:color w:val="000000" w:themeColor="text1"/>
              </w:rPr>
            </w:pPr>
            <w:r w:rsidRPr="003F2D6A">
              <w:rPr>
                <w:color w:val="000000" w:themeColor="text1"/>
              </w:rPr>
              <w:t>2, 14</w:t>
            </w:r>
          </w:p>
        </w:tc>
      </w:tr>
      <w:tr w:rsidR="00E2170D" w:rsidRPr="003F2D6A" w14:paraId="19C2A8C0" w14:textId="77777777" w:rsidTr="005D6182">
        <w:trPr>
          <w:trHeight w:val="283"/>
        </w:trPr>
        <w:tc>
          <w:tcPr>
            <w:tcW w:w="2268" w:type="dxa"/>
          </w:tcPr>
          <w:p w14:paraId="3F6260EF" w14:textId="77777777" w:rsidR="00E2170D" w:rsidRPr="003F2D6A" w:rsidRDefault="00E2170D" w:rsidP="00BA665A">
            <w:pPr>
              <w:rPr>
                <w:color w:val="000000" w:themeColor="text1"/>
              </w:rPr>
            </w:pPr>
            <w:r w:rsidRPr="003F2D6A">
              <w:rPr>
                <w:color w:val="000000" w:themeColor="text1"/>
              </w:rPr>
              <w:t>Extremes</w:t>
            </w:r>
          </w:p>
        </w:tc>
        <w:tc>
          <w:tcPr>
            <w:tcW w:w="426" w:type="dxa"/>
          </w:tcPr>
          <w:p w14:paraId="3C2D8C50" w14:textId="77777777" w:rsidR="00E2170D" w:rsidRPr="003F2D6A" w:rsidRDefault="00E2170D" w:rsidP="00BA665A">
            <w:pPr>
              <w:rPr>
                <w:color w:val="000000" w:themeColor="text1"/>
              </w:rPr>
            </w:pPr>
            <w:r w:rsidRPr="003F2D6A">
              <w:rPr>
                <w:color w:val="000000" w:themeColor="text1"/>
              </w:rPr>
              <w:t>-</w:t>
            </w:r>
          </w:p>
        </w:tc>
        <w:tc>
          <w:tcPr>
            <w:tcW w:w="425" w:type="dxa"/>
          </w:tcPr>
          <w:p w14:paraId="3A6CAA96" w14:textId="77777777" w:rsidR="00E2170D" w:rsidRPr="003F2D6A" w:rsidRDefault="00E2170D" w:rsidP="00BA665A">
            <w:pPr>
              <w:rPr>
                <w:color w:val="000000" w:themeColor="text1"/>
              </w:rPr>
            </w:pPr>
            <w:r w:rsidRPr="003F2D6A">
              <w:rPr>
                <w:color w:val="000000" w:themeColor="text1"/>
              </w:rPr>
              <w:t>-</w:t>
            </w:r>
          </w:p>
        </w:tc>
        <w:tc>
          <w:tcPr>
            <w:tcW w:w="425" w:type="dxa"/>
          </w:tcPr>
          <w:p w14:paraId="75D907F1" w14:textId="77777777" w:rsidR="00E2170D" w:rsidRPr="003F2D6A" w:rsidRDefault="00E2170D" w:rsidP="00BA665A">
            <w:pPr>
              <w:rPr>
                <w:color w:val="000000" w:themeColor="text1"/>
              </w:rPr>
            </w:pPr>
            <w:r w:rsidRPr="003F2D6A">
              <w:rPr>
                <w:color w:val="000000" w:themeColor="text1"/>
              </w:rPr>
              <w:t>-</w:t>
            </w:r>
          </w:p>
        </w:tc>
        <w:tc>
          <w:tcPr>
            <w:tcW w:w="567" w:type="dxa"/>
          </w:tcPr>
          <w:p w14:paraId="2212A562" w14:textId="77777777" w:rsidR="00E2170D" w:rsidRPr="003F2D6A" w:rsidRDefault="00E2170D" w:rsidP="00BA665A">
            <w:pPr>
              <w:rPr>
                <w:color w:val="000000" w:themeColor="text1"/>
              </w:rPr>
            </w:pPr>
            <w:r w:rsidRPr="003F2D6A">
              <w:rPr>
                <w:color w:val="000000" w:themeColor="text1"/>
              </w:rPr>
              <w:t>-/+</w:t>
            </w:r>
          </w:p>
        </w:tc>
        <w:tc>
          <w:tcPr>
            <w:tcW w:w="567" w:type="dxa"/>
          </w:tcPr>
          <w:p w14:paraId="405F6BC1" w14:textId="77777777" w:rsidR="00E2170D" w:rsidRPr="003F2D6A" w:rsidRDefault="00E2170D" w:rsidP="00BA665A">
            <w:pPr>
              <w:rPr>
                <w:color w:val="000000" w:themeColor="text1"/>
              </w:rPr>
            </w:pPr>
            <w:r w:rsidRPr="003F2D6A">
              <w:rPr>
                <w:color w:val="000000" w:themeColor="text1"/>
              </w:rPr>
              <w:t>+</w:t>
            </w:r>
          </w:p>
        </w:tc>
        <w:tc>
          <w:tcPr>
            <w:tcW w:w="425" w:type="dxa"/>
          </w:tcPr>
          <w:p w14:paraId="27B5AC13" w14:textId="77777777" w:rsidR="00E2170D" w:rsidRPr="003F2D6A" w:rsidRDefault="00E2170D" w:rsidP="00BA665A">
            <w:pPr>
              <w:rPr>
                <w:color w:val="000000" w:themeColor="text1"/>
              </w:rPr>
            </w:pPr>
            <w:r w:rsidRPr="003F2D6A">
              <w:rPr>
                <w:color w:val="000000" w:themeColor="text1"/>
              </w:rPr>
              <w:t>+</w:t>
            </w:r>
          </w:p>
        </w:tc>
        <w:tc>
          <w:tcPr>
            <w:tcW w:w="709" w:type="dxa"/>
          </w:tcPr>
          <w:p w14:paraId="7F970A06" w14:textId="77777777" w:rsidR="00E2170D" w:rsidRPr="003F2D6A" w:rsidRDefault="00E2170D" w:rsidP="00BA665A">
            <w:pPr>
              <w:rPr>
                <w:color w:val="000000" w:themeColor="text1"/>
              </w:rPr>
            </w:pPr>
            <w:r w:rsidRPr="003F2D6A">
              <w:rPr>
                <w:color w:val="000000" w:themeColor="text1"/>
              </w:rPr>
              <w:t>+</w:t>
            </w:r>
          </w:p>
        </w:tc>
        <w:tc>
          <w:tcPr>
            <w:tcW w:w="567" w:type="dxa"/>
          </w:tcPr>
          <w:p w14:paraId="60688010" w14:textId="77777777" w:rsidR="00E2170D" w:rsidRPr="003F2D6A" w:rsidRDefault="00E2170D" w:rsidP="00BA665A">
            <w:pPr>
              <w:rPr>
                <w:color w:val="000000" w:themeColor="text1"/>
              </w:rPr>
            </w:pPr>
            <w:r w:rsidRPr="003F2D6A">
              <w:rPr>
                <w:color w:val="000000" w:themeColor="text1"/>
              </w:rPr>
              <w:t>+</w:t>
            </w:r>
          </w:p>
        </w:tc>
        <w:tc>
          <w:tcPr>
            <w:tcW w:w="567" w:type="dxa"/>
          </w:tcPr>
          <w:p w14:paraId="2405D7A1" w14:textId="77777777" w:rsidR="00E2170D" w:rsidRPr="003F2D6A" w:rsidRDefault="00E2170D" w:rsidP="00BA665A">
            <w:pPr>
              <w:rPr>
                <w:color w:val="000000" w:themeColor="text1"/>
              </w:rPr>
            </w:pPr>
            <w:r w:rsidRPr="003F2D6A">
              <w:rPr>
                <w:color w:val="000000" w:themeColor="text1"/>
              </w:rPr>
              <w:t>-/?</w:t>
            </w:r>
          </w:p>
        </w:tc>
        <w:tc>
          <w:tcPr>
            <w:tcW w:w="567" w:type="dxa"/>
          </w:tcPr>
          <w:p w14:paraId="0F2E11F5" w14:textId="77777777" w:rsidR="00E2170D" w:rsidRPr="003F2D6A" w:rsidRDefault="00E2170D" w:rsidP="00BA665A">
            <w:pPr>
              <w:rPr>
                <w:color w:val="000000" w:themeColor="text1"/>
              </w:rPr>
            </w:pPr>
            <w:r w:rsidRPr="003F2D6A">
              <w:rPr>
                <w:color w:val="000000" w:themeColor="text1"/>
              </w:rPr>
              <w:t>-/?</w:t>
            </w:r>
          </w:p>
        </w:tc>
        <w:tc>
          <w:tcPr>
            <w:tcW w:w="567" w:type="dxa"/>
          </w:tcPr>
          <w:p w14:paraId="7573AF01" w14:textId="77777777" w:rsidR="00E2170D" w:rsidRPr="003F2D6A" w:rsidRDefault="00E2170D" w:rsidP="00BA665A">
            <w:pPr>
              <w:rPr>
                <w:color w:val="000000" w:themeColor="text1"/>
              </w:rPr>
            </w:pPr>
            <w:r w:rsidRPr="003F2D6A">
              <w:rPr>
                <w:color w:val="000000" w:themeColor="text1"/>
              </w:rPr>
              <w:t>-/?</w:t>
            </w:r>
          </w:p>
        </w:tc>
        <w:tc>
          <w:tcPr>
            <w:tcW w:w="567" w:type="dxa"/>
          </w:tcPr>
          <w:p w14:paraId="720DB2BF" w14:textId="77777777" w:rsidR="00E2170D" w:rsidRPr="003F2D6A" w:rsidRDefault="00E2170D" w:rsidP="00BA665A">
            <w:pPr>
              <w:rPr>
                <w:color w:val="000000" w:themeColor="text1"/>
              </w:rPr>
            </w:pPr>
            <w:r w:rsidRPr="003F2D6A">
              <w:rPr>
                <w:color w:val="000000" w:themeColor="text1"/>
              </w:rPr>
              <w:t>?</w:t>
            </w:r>
          </w:p>
        </w:tc>
        <w:tc>
          <w:tcPr>
            <w:tcW w:w="1559" w:type="dxa"/>
          </w:tcPr>
          <w:p w14:paraId="128F2D1F" w14:textId="77777777" w:rsidR="00E2170D" w:rsidRPr="003F2D6A" w:rsidRDefault="00E2170D" w:rsidP="00BA665A">
            <w:pPr>
              <w:rPr>
                <w:color w:val="000000" w:themeColor="text1"/>
              </w:rPr>
            </w:pPr>
            <w:r w:rsidRPr="003F2D6A">
              <w:rPr>
                <w:color w:val="000000" w:themeColor="text1"/>
              </w:rPr>
              <w:t>8, 14</w:t>
            </w:r>
          </w:p>
        </w:tc>
      </w:tr>
      <w:tr w:rsidR="00E2170D" w:rsidRPr="003F2D6A" w14:paraId="68EC0063" w14:textId="77777777" w:rsidTr="005D6182">
        <w:trPr>
          <w:trHeight w:val="283"/>
        </w:trPr>
        <w:tc>
          <w:tcPr>
            <w:tcW w:w="10206" w:type="dxa"/>
            <w:gridSpan w:val="14"/>
          </w:tcPr>
          <w:p w14:paraId="5BD080DA" w14:textId="77777777" w:rsidR="00E2170D" w:rsidRPr="003F2D6A" w:rsidRDefault="00E2170D" w:rsidP="00BA665A">
            <w:pPr>
              <w:rPr>
                <w:color w:val="000000" w:themeColor="text1"/>
              </w:rPr>
            </w:pPr>
            <w:r w:rsidRPr="003F2D6A">
              <w:rPr>
                <w:color w:val="000000" w:themeColor="text1"/>
              </w:rPr>
              <w:t>Precipitation, marginal</w:t>
            </w:r>
          </w:p>
        </w:tc>
      </w:tr>
      <w:tr w:rsidR="00E2170D" w:rsidRPr="003F2D6A" w14:paraId="07DB3DC1" w14:textId="77777777" w:rsidTr="005D6182">
        <w:trPr>
          <w:trHeight w:val="283"/>
        </w:trPr>
        <w:tc>
          <w:tcPr>
            <w:tcW w:w="2268" w:type="dxa"/>
          </w:tcPr>
          <w:p w14:paraId="40D7C3F6" w14:textId="77777777" w:rsidR="00E2170D" w:rsidRPr="003F2D6A" w:rsidRDefault="00E2170D" w:rsidP="00BA665A">
            <w:pPr>
              <w:rPr>
                <w:color w:val="000000" w:themeColor="text1"/>
              </w:rPr>
            </w:pPr>
            <w:r w:rsidRPr="003F2D6A">
              <w:rPr>
                <w:color w:val="000000" w:themeColor="text1"/>
              </w:rPr>
              <w:t>Wet-day probabilities</w:t>
            </w:r>
          </w:p>
        </w:tc>
        <w:tc>
          <w:tcPr>
            <w:tcW w:w="426" w:type="dxa"/>
          </w:tcPr>
          <w:p w14:paraId="308580B8" w14:textId="77777777" w:rsidR="00E2170D" w:rsidRPr="003F2D6A" w:rsidRDefault="00E2170D" w:rsidP="00BA665A">
            <w:pPr>
              <w:rPr>
                <w:color w:val="000000" w:themeColor="text1"/>
              </w:rPr>
            </w:pPr>
            <w:r w:rsidRPr="003F2D6A">
              <w:rPr>
                <w:color w:val="000000" w:themeColor="text1"/>
              </w:rPr>
              <w:t>-</w:t>
            </w:r>
          </w:p>
        </w:tc>
        <w:tc>
          <w:tcPr>
            <w:tcW w:w="425" w:type="dxa"/>
          </w:tcPr>
          <w:p w14:paraId="0CA7F035" w14:textId="77777777" w:rsidR="00E2170D" w:rsidRPr="003F2D6A" w:rsidRDefault="00E2170D" w:rsidP="00BA665A">
            <w:pPr>
              <w:rPr>
                <w:color w:val="000000" w:themeColor="text1"/>
              </w:rPr>
            </w:pPr>
            <w:r w:rsidRPr="003F2D6A">
              <w:rPr>
                <w:color w:val="000000" w:themeColor="text1"/>
              </w:rPr>
              <w:t>-</w:t>
            </w:r>
          </w:p>
        </w:tc>
        <w:tc>
          <w:tcPr>
            <w:tcW w:w="425" w:type="dxa"/>
          </w:tcPr>
          <w:p w14:paraId="21B6E12B" w14:textId="77777777" w:rsidR="00E2170D" w:rsidRPr="003F2D6A" w:rsidRDefault="00E2170D" w:rsidP="00BA665A">
            <w:pPr>
              <w:rPr>
                <w:color w:val="000000" w:themeColor="text1"/>
              </w:rPr>
            </w:pPr>
            <w:r w:rsidRPr="003F2D6A">
              <w:rPr>
                <w:color w:val="000000" w:themeColor="text1"/>
              </w:rPr>
              <w:t>+</w:t>
            </w:r>
          </w:p>
        </w:tc>
        <w:tc>
          <w:tcPr>
            <w:tcW w:w="567" w:type="dxa"/>
          </w:tcPr>
          <w:p w14:paraId="7FE90622" w14:textId="77777777" w:rsidR="00E2170D" w:rsidRPr="003F2D6A" w:rsidRDefault="00E2170D" w:rsidP="00BA665A">
            <w:pPr>
              <w:rPr>
                <w:color w:val="000000" w:themeColor="text1"/>
              </w:rPr>
            </w:pPr>
            <w:r w:rsidRPr="003F2D6A">
              <w:rPr>
                <w:color w:val="000000" w:themeColor="text1"/>
              </w:rPr>
              <w:t>+</w:t>
            </w:r>
          </w:p>
        </w:tc>
        <w:tc>
          <w:tcPr>
            <w:tcW w:w="567" w:type="dxa"/>
          </w:tcPr>
          <w:p w14:paraId="299D4C8D" w14:textId="77777777" w:rsidR="00E2170D" w:rsidRPr="003F2D6A" w:rsidRDefault="00E2170D" w:rsidP="00BA665A">
            <w:pPr>
              <w:rPr>
                <w:color w:val="000000" w:themeColor="text1"/>
              </w:rPr>
            </w:pPr>
            <w:r w:rsidRPr="003F2D6A">
              <w:rPr>
                <w:color w:val="000000" w:themeColor="text1"/>
              </w:rPr>
              <w:t>+</w:t>
            </w:r>
          </w:p>
        </w:tc>
        <w:tc>
          <w:tcPr>
            <w:tcW w:w="425" w:type="dxa"/>
          </w:tcPr>
          <w:p w14:paraId="128E7CFD" w14:textId="77777777" w:rsidR="00E2170D" w:rsidRPr="003F2D6A" w:rsidRDefault="00E2170D" w:rsidP="00BA665A">
            <w:pPr>
              <w:rPr>
                <w:color w:val="000000" w:themeColor="text1"/>
              </w:rPr>
            </w:pPr>
            <w:r w:rsidRPr="003F2D6A">
              <w:rPr>
                <w:color w:val="000000" w:themeColor="text1"/>
              </w:rPr>
              <w:t>+</w:t>
            </w:r>
          </w:p>
        </w:tc>
        <w:tc>
          <w:tcPr>
            <w:tcW w:w="709" w:type="dxa"/>
          </w:tcPr>
          <w:p w14:paraId="7F5DBF7C" w14:textId="77777777" w:rsidR="00E2170D" w:rsidRPr="003F2D6A" w:rsidRDefault="00E2170D" w:rsidP="00BA665A">
            <w:pPr>
              <w:rPr>
                <w:color w:val="000000" w:themeColor="text1"/>
              </w:rPr>
            </w:pPr>
            <w:r w:rsidRPr="003F2D6A">
              <w:rPr>
                <w:color w:val="000000" w:themeColor="text1"/>
              </w:rPr>
              <w:t>+</w:t>
            </w:r>
          </w:p>
        </w:tc>
        <w:tc>
          <w:tcPr>
            <w:tcW w:w="567" w:type="dxa"/>
          </w:tcPr>
          <w:p w14:paraId="4A88067C" w14:textId="77777777" w:rsidR="00E2170D" w:rsidRPr="003F2D6A" w:rsidRDefault="00E2170D" w:rsidP="00BA665A">
            <w:pPr>
              <w:rPr>
                <w:color w:val="000000" w:themeColor="text1"/>
              </w:rPr>
            </w:pPr>
            <w:r w:rsidRPr="003F2D6A">
              <w:rPr>
                <w:color w:val="000000" w:themeColor="text1"/>
              </w:rPr>
              <w:t>+</w:t>
            </w:r>
          </w:p>
        </w:tc>
        <w:tc>
          <w:tcPr>
            <w:tcW w:w="567" w:type="dxa"/>
          </w:tcPr>
          <w:p w14:paraId="5F6DA86C" w14:textId="77777777" w:rsidR="00E2170D" w:rsidRPr="003F2D6A" w:rsidRDefault="00E2170D" w:rsidP="00BA665A">
            <w:pPr>
              <w:rPr>
                <w:color w:val="000000" w:themeColor="text1"/>
              </w:rPr>
            </w:pPr>
            <w:r w:rsidRPr="003F2D6A">
              <w:rPr>
                <w:color w:val="000000" w:themeColor="text1"/>
              </w:rPr>
              <w:t>+</w:t>
            </w:r>
          </w:p>
        </w:tc>
        <w:tc>
          <w:tcPr>
            <w:tcW w:w="567" w:type="dxa"/>
          </w:tcPr>
          <w:p w14:paraId="0CE32E39" w14:textId="77777777" w:rsidR="00E2170D" w:rsidRPr="003F2D6A" w:rsidRDefault="00E2170D" w:rsidP="00BA665A">
            <w:pPr>
              <w:rPr>
                <w:color w:val="000000" w:themeColor="text1"/>
              </w:rPr>
            </w:pPr>
            <w:r w:rsidRPr="003F2D6A">
              <w:rPr>
                <w:color w:val="000000" w:themeColor="text1"/>
              </w:rPr>
              <w:t>+</w:t>
            </w:r>
          </w:p>
        </w:tc>
        <w:tc>
          <w:tcPr>
            <w:tcW w:w="567" w:type="dxa"/>
          </w:tcPr>
          <w:p w14:paraId="02710545" w14:textId="77777777" w:rsidR="00E2170D" w:rsidRPr="003F2D6A" w:rsidRDefault="00E2170D" w:rsidP="00BA665A">
            <w:pPr>
              <w:rPr>
                <w:color w:val="000000" w:themeColor="text1"/>
              </w:rPr>
            </w:pPr>
            <w:r w:rsidRPr="003F2D6A">
              <w:rPr>
                <w:color w:val="000000" w:themeColor="text1"/>
              </w:rPr>
              <w:t>+</w:t>
            </w:r>
          </w:p>
        </w:tc>
        <w:tc>
          <w:tcPr>
            <w:tcW w:w="567" w:type="dxa"/>
          </w:tcPr>
          <w:p w14:paraId="44E3E343" w14:textId="77777777" w:rsidR="00E2170D" w:rsidRPr="003F2D6A" w:rsidRDefault="00E2170D" w:rsidP="00BA665A">
            <w:pPr>
              <w:rPr>
                <w:color w:val="000000" w:themeColor="text1"/>
              </w:rPr>
            </w:pPr>
            <w:r w:rsidRPr="003F2D6A">
              <w:rPr>
                <w:color w:val="000000" w:themeColor="text1"/>
              </w:rPr>
              <w:t>+</w:t>
            </w:r>
          </w:p>
        </w:tc>
        <w:tc>
          <w:tcPr>
            <w:tcW w:w="1559" w:type="dxa"/>
          </w:tcPr>
          <w:p w14:paraId="759247D9" w14:textId="77777777" w:rsidR="00E2170D" w:rsidRPr="003F2D6A" w:rsidRDefault="00E2170D" w:rsidP="00BA665A">
            <w:pPr>
              <w:rPr>
                <w:color w:val="000000" w:themeColor="text1"/>
              </w:rPr>
            </w:pPr>
            <w:r w:rsidRPr="003F2D6A">
              <w:rPr>
                <w:color w:val="000000" w:themeColor="text1"/>
              </w:rPr>
              <w:t>3, 6, 7, 11</w:t>
            </w:r>
          </w:p>
        </w:tc>
      </w:tr>
      <w:tr w:rsidR="00E2170D" w:rsidRPr="003F2D6A" w14:paraId="65F526B4" w14:textId="77777777" w:rsidTr="005D6182">
        <w:trPr>
          <w:trHeight w:val="283"/>
        </w:trPr>
        <w:tc>
          <w:tcPr>
            <w:tcW w:w="2268" w:type="dxa"/>
          </w:tcPr>
          <w:p w14:paraId="00DCDA93" w14:textId="77777777" w:rsidR="00E2170D" w:rsidRPr="003F2D6A" w:rsidRDefault="00E2170D" w:rsidP="00BA665A">
            <w:pPr>
              <w:rPr>
                <w:color w:val="000000" w:themeColor="text1"/>
              </w:rPr>
            </w:pPr>
            <w:r w:rsidRPr="003F2D6A">
              <w:rPr>
                <w:color w:val="000000" w:themeColor="text1"/>
              </w:rPr>
              <w:t>Mean intensity</w:t>
            </w:r>
          </w:p>
        </w:tc>
        <w:tc>
          <w:tcPr>
            <w:tcW w:w="426" w:type="dxa"/>
          </w:tcPr>
          <w:p w14:paraId="33B9FB7D" w14:textId="77777777" w:rsidR="00E2170D" w:rsidRPr="003F2D6A" w:rsidRDefault="00E2170D" w:rsidP="00BA665A">
            <w:pPr>
              <w:rPr>
                <w:color w:val="000000" w:themeColor="text1"/>
              </w:rPr>
            </w:pPr>
            <w:r w:rsidRPr="003F2D6A">
              <w:rPr>
                <w:color w:val="000000" w:themeColor="text1"/>
              </w:rPr>
              <w:t>-</w:t>
            </w:r>
          </w:p>
        </w:tc>
        <w:tc>
          <w:tcPr>
            <w:tcW w:w="425" w:type="dxa"/>
          </w:tcPr>
          <w:p w14:paraId="00F1CC32" w14:textId="77777777" w:rsidR="00E2170D" w:rsidRPr="003F2D6A" w:rsidRDefault="00E2170D" w:rsidP="00BA665A">
            <w:pPr>
              <w:rPr>
                <w:color w:val="000000" w:themeColor="text1"/>
              </w:rPr>
            </w:pPr>
            <w:r w:rsidRPr="003F2D6A">
              <w:rPr>
                <w:color w:val="000000" w:themeColor="text1"/>
              </w:rPr>
              <w:t>-</w:t>
            </w:r>
          </w:p>
        </w:tc>
        <w:tc>
          <w:tcPr>
            <w:tcW w:w="425" w:type="dxa"/>
          </w:tcPr>
          <w:p w14:paraId="57335AB7" w14:textId="77777777" w:rsidR="00E2170D" w:rsidRPr="003F2D6A" w:rsidRDefault="00E2170D" w:rsidP="00BA665A">
            <w:pPr>
              <w:rPr>
                <w:color w:val="000000" w:themeColor="text1"/>
              </w:rPr>
            </w:pPr>
            <w:r w:rsidRPr="003F2D6A">
              <w:rPr>
                <w:color w:val="000000" w:themeColor="text1"/>
              </w:rPr>
              <w:t>+</w:t>
            </w:r>
          </w:p>
        </w:tc>
        <w:tc>
          <w:tcPr>
            <w:tcW w:w="567" w:type="dxa"/>
          </w:tcPr>
          <w:p w14:paraId="682BF7AF" w14:textId="77777777" w:rsidR="00E2170D" w:rsidRPr="003F2D6A" w:rsidRDefault="00E2170D" w:rsidP="00BA665A">
            <w:pPr>
              <w:rPr>
                <w:color w:val="000000" w:themeColor="text1"/>
              </w:rPr>
            </w:pPr>
            <w:r w:rsidRPr="003F2D6A">
              <w:rPr>
                <w:color w:val="000000" w:themeColor="text1"/>
              </w:rPr>
              <w:t>+</w:t>
            </w:r>
          </w:p>
        </w:tc>
        <w:tc>
          <w:tcPr>
            <w:tcW w:w="567" w:type="dxa"/>
          </w:tcPr>
          <w:p w14:paraId="79C9D00F" w14:textId="77777777" w:rsidR="00E2170D" w:rsidRPr="003F2D6A" w:rsidRDefault="00E2170D" w:rsidP="00BA665A">
            <w:pPr>
              <w:rPr>
                <w:color w:val="000000" w:themeColor="text1"/>
              </w:rPr>
            </w:pPr>
            <w:r w:rsidRPr="003F2D6A">
              <w:rPr>
                <w:color w:val="000000" w:themeColor="text1"/>
              </w:rPr>
              <w:t>+</w:t>
            </w:r>
          </w:p>
        </w:tc>
        <w:tc>
          <w:tcPr>
            <w:tcW w:w="425" w:type="dxa"/>
          </w:tcPr>
          <w:p w14:paraId="4E3FC755" w14:textId="77777777" w:rsidR="00E2170D" w:rsidRPr="003F2D6A" w:rsidRDefault="00E2170D" w:rsidP="00BA665A">
            <w:pPr>
              <w:rPr>
                <w:color w:val="000000" w:themeColor="text1"/>
              </w:rPr>
            </w:pPr>
            <w:r w:rsidRPr="003F2D6A">
              <w:rPr>
                <w:color w:val="000000" w:themeColor="text1"/>
              </w:rPr>
              <w:t>+</w:t>
            </w:r>
          </w:p>
        </w:tc>
        <w:tc>
          <w:tcPr>
            <w:tcW w:w="709" w:type="dxa"/>
          </w:tcPr>
          <w:p w14:paraId="7FCEF9B1" w14:textId="77777777" w:rsidR="00E2170D" w:rsidRPr="003F2D6A" w:rsidRDefault="00E2170D" w:rsidP="00BA665A">
            <w:pPr>
              <w:rPr>
                <w:color w:val="000000" w:themeColor="text1"/>
              </w:rPr>
            </w:pPr>
            <w:r w:rsidRPr="003F2D6A">
              <w:rPr>
                <w:color w:val="000000" w:themeColor="text1"/>
              </w:rPr>
              <w:t>+</w:t>
            </w:r>
          </w:p>
        </w:tc>
        <w:tc>
          <w:tcPr>
            <w:tcW w:w="567" w:type="dxa"/>
          </w:tcPr>
          <w:p w14:paraId="424DF822" w14:textId="77777777" w:rsidR="00E2170D" w:rsidRPr="003F2D6A" w:rsidRDefault="00E2170D" w:rsidP="00BA665A">
            <w:pPr>
              <w:rPr>
                <w:color w:val="000000" w:themeColor="text1"/>
              </w:rPr>
            </w:pPr>
            <w:r w:rsidRPr="003F2D6A">
              <w:rPr>
                <w:color w:val="000000" w:themeColor="text1"/>
              </w:rPr>
              <w:t>+</w:t>
            </w:r>
          </w:p>
        </w:tc>
        <w:tc>
          <w:tcPr>
            <w:tcW w:w="567" w:type="dxa"/>
          </w:tcPr>
          <w:p w14:paraId="4434FB81" w14:textId="77777777" w:rsidR="00E2170D" w:rsidRPr="003F2D6A" w:rsidRDefault="00E2170D" w:rsidP="00BA665A">
            <w:pPr>
              <w:rPr>
                <w:color w:val="000000" w:themeColor="text1"/>
              </w:rPr>
            </w:pPr>
            <w:r w:rsidRPr="003F2D6A">
              <w:rPr>
                <w:color w:val="000000" w:themeColor="text1"/>
              </w:rPr>
              <w:t>+</w:t>
            </w:r>
          </w:p>
        </w:tc>
        <w:tc>
          <w:tcPr>
            <w:tcW w:w="567" w:type="dxa"/>
          </w:tcPr>
          <w:p w14:paraId="3FA164D2" w14:textId="77777777" w:rsidR="00E2170D" w:rsidRPr="003F2D6A" w:rsidRDefault="00E2170D" w:rsidP="00BA665A">
            <w:pPr>
              <w:rPr>
                <w:color w:val="000000" w:themeColor="text1"/>
              </w:rPr>
            </w:pPr>
            <w:r w:rsidRPr="003F2D6A">
              <w:rPr>
                <w:color w:val="000000" w:themeColor="text1"/>
              </w:rPr>
              <w:t>+</w:t>
            </w:r>
          </w:p>
        </w:tc>
        <w:tc>
          <w:tcPr>
            <w:tcW w:w="567" w:type="dxa"/>
          </w:tcPr>
          <w:p w14:paraId="2DA5A7C7" w14:textId="77777777" w:rsidR="00E2170D" w:rsidRPr="003F2D6A" w:rsidRDefault="00E2170D" w:rsidP="00BA665A">
            <w:pPr>
              <w:rPr>
                <w:color w:val="000000" w:themeColor="text1"/>
              </w:rPr>
            </w:pPr>
            <w:r w:rsidRPr="003F2D6A">
              <w:rPr>
                <w:color w:val="000000" w:themeColor="text1"/>
              </w:rPr>
              <w:t>+</w:t>
            </w:r>
          </w:p>
        </w:tc>
        <w:tc>
          <w:tcPr>
            <w:tcW w:w="567" w:type="dxa"/>
          </w:tcPr>
          <w:p w14:paraId="47224ED1" w14:textId="77777777" w:rsidR="00E2170D" w:rsidRPr="003F2D6A" w:rsidRDefault="00E2170D" w:rsidP="00BA665A">
            <w:pPr>
              <w:rPr>
                <w:color w:val="000000" w:themeColor="text1"/>
              </w:rPr>
            </w:pPr>
            <w:r w:rsidRPr="003F2D6A">
              <w:rPr>
                <w:color w:val="000000" w:themeColor="text1"/>
              </w:rPr>
              <w:t>+</w:t>
            </w:r>
          </w:p>
        </w:tc>
        <w:tc>
          <w:tcPr>
            <w:tcW w:w="1559" w:type="dxa"/>
          </w:tcPr>
          <w:p w14:paraId="0A367362" w14:textId="77777777" w:rsidR="00E2170D" w:rsidRPr="003F2D6A" w:rsidRDefault="00E2170D" w:rsidP="00BA665A">
            <w:pPr>
              <w:rPr>
                <w:color w:val="000000" w:themeColor="text1"/>
              </w:rPr>
            </w:pPr>
            <w:r w:rsidRPr="003F2D6A">
              <w:rPr>
                <w:color w:val="000000" w:themeColor="text1"/>
              </w:rPr>
              <w:t>3, 6, 7, 9, 11</w:t>
            </w:r>
          </w:p>
        </w:tc>
      </w:tr>
      <w:tr w:rsidR="00E2170D" w:rsidRPr="003F2D6A" w14:paraId="1C26C41C" w14:textId="77777777" w:rsidTr="005D6182">
        <w:trPr>
          <w:trHeight w:val="283"/>
        </w:trPr>
        <w:tc>
          <w:tcPr>
            <w:tcW w:w="2268" w:type="dxa"/>
          </w:tcPr>
          <w:p w14:paraId="08DAB8C3" w14:textId="77777777" w:rsidR="00E2170D" w:rsidRPr="003F2D6A" w:rsidRDefault="00E2170D" w:rsidP="00BA665A">
            <w:pPr>
              <w:rPr>
                <w:color w:val="000000" w:themeColor="text1"/>
              </w:rPr>
            </w:pPr>
            <w:r w:rsidRPr="003F2D6A">
              <w:rPr>
                <w:color w:val="000000" w:themeColor="text1"/>
              </w:rPr>
              <w:t>Extremes</w:t>
            </w:r>
          </w:p>
        </w:tc>
        <w:tc>
          <w:tcPr>
            <w:tcW w:w="426" w:type="dxa"/>
          </w:tcPr>
          <w:p w14:paraId="49EEBD7F" w14:textId="77777777" w:rsidR="00E2170D" w:rsidRPr="003F2D6A" w:rsidRDefault="00E2170D" w:rsidP="00BA665A">
            <w:pPr>
              <w:rPr>
                <w:color w:val="000000" w:themeColor="text1"/>
              </w:rPr>
            </w:pPr>
            <w:r w:rsidRPr="003F2D6A">
              <w:rPr>
                <w:color w:val="000000" w:themeColor="text1"/>
              </w:rPr>
              <w:t>-</w:t>
            </w:r>
          </w:p>
        </w:tc>
        <w:tc>
          <w:tcPr>
            <w:tcW w:w="425" w:type="dxa"/>
          </w:tcPr>
          <w:p w14:paraId="66E894DD" w14:textId="77777777" w:rsidR="00E2170D" w:rsidRPr="003F2D6A" w:rsidRDefault="00E2170D" w:rsidP="00BA665A">
            <w:pPr>
              <w:rPr>
                <w:color w:val="000000" w:themeColor="text1"/>
              </w:rPr>
            </w:pPr>
            <w:r w:rsidRPr="003F2D6A">
              <w:rPr>
                <w:color w:val="000000" w:themeColor="text1"/>
              </w:rPr>
              <w:t>-</w:t>
            </w:r>
          </w:p>
        </w:tc>
        <w:tc>
          <w:tcPr>
            <w:tcW w:w="425" w:type="dxa"/>
          </w:tcPr>
          <w:p w14:paraId="03A3D96D" w14:textId="77777777" w:rsidR="00E2170D" w:rsidRPr="003F2D6A" w:rsidRDefault="00E2170D" w:rsidP="00BA665A">
            <w:pPr>
              <w:rPr>
                <w:color w:val="000000" w:themeColor="text1"/>
              </w:rPr>
            </w:pPr>
            <w:r w:rsidRPr="003F2D6A">
              <w:rPr>
                <w:color w:val="000000" w:themeColor="text1"/>
              </w:rPr>
              <w:t>+</w:t>
            </w:r>
          </w:p>
        </w:tc>
        <w:tc>
          <w:tcPr>
            <w:tcW w:w="567" w:type="dxa"/>
          </w:tcPr>
          <w:p w14:paraId="3FD8D6BB" w14:textId="77777777" w:rsidR="00E2170D" w:rsidRPr="003F2D6A" w:rsidRDefault="00E2170D" w:rsidP="00BA665A">
            <w:pPr>
              <w:rPr>
                <w:color w:val="000000" w:themeColor="text1"/>
              </w:rPr>
            </w:pPr>
            <w:r w:rsidRPr="003F2D6A">
              <w:rPr>
                <w:color w:val="000000" w:themeColor="text1"/>
              </w:rPr>
              <w:t>+</w:t>
            </w:r>
          </w:p>
        </w:tc>
        <w:tc>
          <w:tcPr>
            <w:tcW w:w="567" w:type="dxa"/>
          </w:tcPr>
          <w:p w14:paraId="7CB29D3F"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B476781" w14:textId="77777777" w:rsidR="00E2170D" w:rsidRPr="003F2D6A" w:rsidRDefault="00E2170D" w:rsidP="00BA665A">
            <w:pPr>
              <w:rPr>
                <w:color w:val="000000" w:themeColor="text1"/>
              </w:rPr>
            </w:pPr>
            <w:r w:rsidRPr="003F2D6A">
              <w:rPr>
                <w:color w:val="000000" w:themeColor="text1"/>
              </w:rPr>
              <w:t>+</w:t>
            </w:r>
          </w:p>
        </w:tc>
        <w:tc>
          <w:tcPr>
            <w:tcW w:w="709" w:type="dxa"/>
          </w:tcPr>
          <w:p w14:paraId="2D5AB62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C0BAEFF" w14:textId="77777777" w:rsidR="00E2170D" w:rsidRPr="003F2D6A" w:rsidRDefault="00E2170D" w:rsidP="00BA665A">
            <w:pPr>
              <w:rPr>
                <w:color w:val="000000" w:themeColor="text1"/>
              </w:rPr>
            </w:pPr>
            <w:r w:rsidRPr="003F2D6A">
              <w:rPr>
                <w:color w:val="000000" w:themeColor="text1"/>
              </w:rPr>
              <w:t>+</w:t>
            </w:r>
          </w:p>
        </w:tc>
        <w:tc>
          <w:tcPr>
            <w:tcW w:w="567" w:type="dxa"/>
          </w:tcPr>
          <w:p w14:paraId="37452D87"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3F0530E"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5AF3712"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DE09877"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7C45C86C" w14:textId="77777777" w:rsidR="00E2170D" w:rsidRPr="003F2D6A" w:rsidRDefault="00E2170D" w:rsidP="00BA665A">
            <w:pPr>
              <w:rPr>
                <w:rFonts w:cs="Times New Roman"/>
                <w:color w:val="000000" w:themeColor="text1"/>
              </w:rPr>
            </w:pPr>
            <w:r w:rsidRPr="003F2D6A">
              <w:rPr>
                <w:rFonts w:cs="Times New Roman"/>
                <w:color w:val="000000" w:themeColor="text1"/>
              </w:rPr>
              <w:t>3, 7, 8, 9, 11</w:t>
            </w:r>
          </w:p>
        </w:tc>
      </w:tr>
      <w:tr w:rsidR="00E2170D" w:rsidRPr="003F2D6A" w14:paraId="66FD8BE4" w14:textId="77777777" w:rsidTr="005D6182">
        <w:trPr>
          <w:trHeight w:val="283"/>
        </w:trPr>
        <w:tc>
          <w:tcPr>
            <w:tcW w:w="10206" w:type="dxa"/>
            <w:gridSpan w:val="14"/>
          </w:tcPr>
          <w:p w14:paraId="163E16CE" w14:textId="77777777" w:rsidR="00E2170D" w:rsidRPr="003F2D6A" w:rsidRDefault="00E2170D" w:rsidP="00BA665A">
            <w:pPr>
              <w:rPr>
                <w:color w:val="000000" w:themeColor="text1"/>
              </w:rPr>
            </w:pPr>
            <w:r w:rsidRPr="003F2D6A">
              <w:rPr>
                <w:color w:val="000000" w:themeColor="text1"/>
              </w:rPr>
              <w:t>Precipitation, temporal variability</w:t>
            </w:r>
          </w:p>
        </w:tc>
      </w:tr>
      <w:tr w:rsidR="00E2170D" w:rsidRPr="003F2D6A" w14:paraId="0D2169EF" w14:textId="77777777" w:rsidTr="005D6182">
        <w:trPr>
          <w:trHeight w:val="283"/>
        </w:trPr>
        <w:tc>
          <w:tcPr>
            <w:tcW w:w="2268" w:type="dxa"/>
          </w:tcPr>
          <w:p w14:paraId="27EC865E" w14:textId="77777777" w:rsidR="00E2170D" w:rsidRPr="003F2D6A" w:rsidRDefault="00E2170D" w:rsidP="00BA665A">
            <w:pPr>
              <w:rPr>
                <w:color w:val="000000" w:themeColor="text1"/>
              </w:rPr>
            </w:pPr>
            <w:r w:rsidRPr="003F2D6A">
              <w:rPr>
                <w:color w:val="000000" w:themeColor="text1"/>
              </w:rPr>
              <w:t>Transition probabilities</w:t>
            </w:r>
          </w:p>
        </w:tc>
        <w:tc>
          <w:tcPr>
            <w:tcW w:w="426" w:type="dxa"/>
          </w:tcPr>
          <w:p w14:paraId="37EB8423" w14:textId="77777777" w:rsidR="00E2170D" w:rsidRPr="003F2D6A" w:rsidRDefault="00E2170D" w:rsidP="00BA665A">
            <w:pPr>
              <w:rPr>
                <w:color w:val="000000" w:themeColor="text1"/>
              </w:rPr>
            </w:pPr>
            <w:r w:rsidRPr="003F2D6A">
              <w:rPr>
                <w:color w:val="000000" w:themeColor="text1"/>
              </w:rPr>
              <w:t>-</w:t>
            </w:r>
          </w:p>
        </w:tc>
        <w:tc>
          <w:tcPr>
            <w:tcW w:w="425" w:type="dxa"/>
          </w:tcPr>
          <w:p w14:paraId="61391133" w14:textId="77777777" w:rsidR="00E2170D" w:rsidRPr="003F2D6A" w:rsidRDefault="00E2170D" w:rsidP="00BA665A">
            <w:pPr>
              <w:rPr>
                <w:color w:val="000000" w:themeColor="text1"/>
              </w:rPr>
            </w:pPr>
            <w:r w:rsidRPr="003F2D6A">
              <w:rPr>
                <w:color w:val="000000" w:themeColor="text1"/>
              </w:rPr>
              <w:t>-</w:t>
            </w:r>
          </w:p>
        </w:tc>
        <w:tc>
          <w:tcPr>
            <w:tcW w:w="425" w:type="dxa"/>
          </w:tcPr>
          <w:p w14:paraId="6555AD3D" w14:textId="77777777" w:rsidR="00E2170D" w:rsidRPr="003F2D6A" w:rsidRDefault="00E2170D" w:rsidP="00BA665A">
            <w:pPr>
              <w:rPr>
                <w:color w:val="000000" w:themeColor="text1"/>
              </w:rPr>
            </w:pPr>
            <w:r w:rsidRPr="003F2D6A">
              <w:rPr>
                <w:color w:val="000000" w:themeColor="text1"/>
              </w:rPr>
              <w:t>+</w:t>
            </w:r>
          </w:p>
        </w:tc>
        <w:tc>
          <w:tcPr>
            <w:tcW w:w="567" w:type="dxa"/>
          </w:tcPr>
          <w:p w14:paraId="22E3E397" w14:textId="77777777" w:rsidR="00E2170D" w:rsidRPr="003F2D6A" w:rsidRDefault="00E2170D" w:rsidP="00BA665A">
            <w:pPr>
              <w:rPr>
                <w:color w:val="000000" w:themeColor="text1"/>
              </w:rPr>
            </w:pPr>
            <w:r w:rsidRPr="003F2D6A">
              <w:rPr>
                <w:color w:val="000000" w:themeColor="text1"/>
              </w:rPr>
              <w:t>+</w:t>
            </w:r>
          </w:p>
        </w:tc>
        <w:tc>
          <w:tcPr>
            <w:tcW w:w="567" w:type="dxa"/>
          </w:tcPr>
          <w:p w14:paraId="1B9ED6F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37A8D982" w14:textId="77777777" w:rsidR="00E2170D" w:rsidRPr="003F2D6A" w:rsidRDefault="00E2170D" w:rsidP="00BA665A">
            <w:pPr>
              <w:rPr>
                <w:color w:val="000000" w:themeColor="text1"/>
              </w:rPr>
            </w:pPr>
            <w:r w:rsidRPr="003F2D6A">
              <w:rPr>
                <w:color w:val="000000" w:themeColor="text1"/>
              </w:rPr>
              <w:t>+</w:t>
            </w:r>
          </w:p>
        </w:tc>
        <w:tc>
          <w:tcPr>
            <w:tcW w:w="709" w:type="dxa"/>
          </w:tcPr>
          <w:p w14:paraId="63AD10AA" w14:textId="77777777" w:rsidR="00E2170D" w:rsidRPr="003F2D6A" w:rsidRDefault="00E2170D" w:rsidP="00BA665A">
            <w:pPr>
              <w:rPr>
                <w:color w:val="000000" w:themeColor="text1"/>
              </w:rPr>
            </w:pPr>
            <w:r w:rsidRPr="003F2D6A">
              <w:rPr>
                <w:color w:val="000000" w:themeColor="text1"/>
              </w:rPr>
              <w:t>+</w:t>
            </w:r>
          </w:p>
        </w:tc>
        <w:tc>
          <w:tcPr>
            <w:tcW w:w="567" w:type="dxa"/>
          </w:tcPr>
          <w:p w14:paraId="01652BB1" w14:textId="77777777" w:rsidR="00E2170D" w:rsidRPr="003F2D6A" w:rsidRDefault="00E2170D" w:rsidP="00BA665A">
            <w:pPr>
              <w:rPr>
                <w:color w:val="000000" w:themeColor="text1"/>
              </w:rPr>
            </w:pPr>
            <w:r w:rsidRPr="003F2D6A">
              <w:rPr>
                <w:color w:val="000000" w:themeColor="text1"/>
              </w:rPr>
              <w:t>+</w:t>
            </w:r>
          </w:p>
        </w:tc>
        <w:tc>
          <w:tcPr>
            <w:tcW w:w="567" w:type="dxa"/>
          </w:tcPr>
          <w:p w14:paraId="2149E84A" w14:textId="77777777" w:rsidR="00E2170D" w:rsidRPr="003F2D6A" w:rsidRDefault="00E2170D" w:rsidP="00BA665A">
            <w:pPr>
              <w:rPr>
                <w:color w:val="000000" w:themeColor="text1"/>
              </w:rPr>
            </w:pPr>
            <w:r w:rsidRPr="003F2D6A">
              <w:rPr>
                <w:color w:val="000000" w:themeColor="text1"/>
              </w:rPr>
              <w:t>+</w:t>
            </w:r>
          </w:p>
        </w:tc>
        <w:tc>
          <w:tcPr>
            <w:tcW w:w="567" w:type="dxa"/>
          </w:tcPr>
          <w:p w14:paraId="2B612132" w14:textId="77777777" w:rsidR="00E2170D" w:rsidRPr="003F2D6A" w:rsidRDefault="00E2170D" w:rsidP="00BA665A">
            <w:pPr>
              <w:rPr>
                <w:color w:val="000000" w:themeColor="text1"/>
              </w:rPr>
            </w:pPr>
            <w:r w:rsidRPr="003F2D6A">
              <w:rPr>
                <w:color w:val="000000" w:themeColor="text1"/>
              </w:rPr>
              <w:t>+</w:t>
            </w:r>
          </w:p>
        </w:tc>
        <w:tc>
          <w:tcPr>
            <w:tcW w:w="567" w:type="dxa"/>
          </w:tcPr>
          <w:p w14:paraId="484356FD" w14:textId="77777777" w:rsidR="00E2170D" w:rsidRPr="003F2D6A" w:rsidRDefault="00E2170D" w:rsidP="00BA665A">
            <w:pPr>
              <w:rPr>
                <w:color w:val="000000" w:themeColor="text1"/>
              </w:rPr>
            </w:pPr>
            <w:r w:rsidRPr="003F2D6A">
              <w:rPr>
                <w:color w:val="000000" w:themeColor="text1"/>
              </w:rPr>
              <w:t>+</w:t>
            </w:r>
          </w:p>
        </w:tc>
        <w:tc>
          <w:tcPr>
            <w:tcW w:w="567" w:type="dxa"/>
          </w:tcPr>
          <w:p w14:paraId="5A6D059B" w14:textId="77777777" w:rsidR="00E2170D" w:rsidRPr="003F2D6A" w:rsidRDefault="00E2170D" w:rsidP="00BA665A">
            <w:pPr>
              <w:rPr>
                <w:color w:val="000000" w:themeColor="text1"/>
              </w:rPr>
            </w:pPr>
            <w:r w:rsidRPr="003F2D6A">
              <w:rPr>
                <w:color w:val="000000" w:themeColor="text1"/>
              </w:rPr>
              <w:t>+</w:t>
            </w:r>
          </w:p>
        </w:tc>
        <w:tc>
          <w:tcPr>
            <w:tcW w:w="1559" w:type="dxa"/>
          </w:tcPr>
          <w:p w14:paraId="237CFDCD" w14:textId="77777777" w:rsidR="00E2170D" w:rsidRPr="003F2D6A" w:rsidRDefault="00E2170D" w:rsidP="00BA665A">
            <w:pPr>
              <w:rPr>
                <w:color w:val="000000" w:themeColor="text1"/>
              </w:rPr>
            </w:pPr>
            <w:r w:rsidRPr="003F2D6A">
              <w:rPr>
                <w:color w:val="000000" w:themeColor="text1"/>
              </w:rPr>
              <w:t>3, 11, 12</w:t>
            </w:r>
          </w:p>
        </w:tc>
      </w:tr>
      <w:tr w:rsidR="00E2170D" w:rsidRPr="003F2D6A" w14:paraId="027AB5C4" w14:textId="77777777" w:rsidTr="005D6182">
        <w:trPr>
          <w:trHeight w:val="283"/>
        </w:trPr>
        <w:tc>
          <w:tcPr>
            <w:tcW w:w="2268" w:type="dxa"/>
          </w:tcPr>
          <w:p w14:paraId="55E99BBD" w14:textId="77777777" w:rsidR="00E2170D" w:rsidRPr="003F2D6A" w:rsidRDefault="00E2170D" w:rsidP="00BA665A">
            <w:pPr>
              <w:rPr>
                <w:color w:val="000000" w:themeColor="text1"/>
              </w:rPr>
            </w:pPr>
            <w:r w:rsidRPr="003F2D6A">
              <w:rPr>
                <w:color w:val="000000" w:themeColor="text1"/>
              </w:rPr>
              <w:t>Mean spells</w:t>
            </w:r>
          </w:p>
        </w:tc>
        <w:tc>
          <w:tcPr>
            <w:tcW w:w="426" w:type="dxa"/>
          </w:tcPr>
          <w:p w14:paraId="7E08780D" w14:textId="77777777" w:rsidR="00E2170D" w:rsidRPr="003F2D6A" w:rsidRDefault="00E2170D" w:rsidP="00BA665A">
            <w:pPr>
              <w:rPr>
                <w:color w:val="000000" w:themeColor="text1"/>
              </w:rPr>
            </w:pPr>
            <w:r w:rsidRPr="003F2D6A">
              <w:rPr>
                <w:color w:val="000000" w:themeColor="text1"/>
              </w:rPr>
              <w:t>-</w:t>
            </w:r>
          </w:p>
        </w:tc>
        <w:tc>
          <w:tcPr>
            <w:tcW w:w="425" w:type="dxa"/>
          </w:tcPr>
          <w:p w14:paraId="25F2751F" w14:textId="77777777" w:rsidR="00E2170D" w:rsidRPr="003F2D6A" w:rsidRDefault="00E2170D" w:rsidP="00BA665A">
            <w:pPr>
              <w:rPr>
                <w:color w:val="000000" w:themeColor="text1"/>
              </w:rPr>
            </w:pPr>
            <w:r w:rsidRPr="003F2D6A">
              <w:rPr>
                <w:color w:val="000000" w:themeColor="text1"/>
              </w:rPr>
              <w:t>-</w:t>
            </w:r>
          </w:p>
        </w:tc>
        <w:tc>
          <w:tcPr>
            <w:tcW w:w="425" w:type="dxa"/>
          </w:tcPr>
          <w:p w14:paraId="6183FD67" w14:textId="77777777" w:rsidR="00E2170D" w:rsidRPr="003F2D6A" w:rsidRDefault="00E2170D" w:rsidP="00BA665A">
            <w:pPr>
              <w:rPr>
                <w:color w:val="000000" w:themeColor="text1"/>
              </w:rPr>
            </w:pPr>
            <w:r w:rsidRPr="003F2D6A">
              <w:rPr>
                <w:color w:val="000000" w:themeColor="text1"/>
              </w:rPr>
              <w:t>+</w:t>
            </w:r>
          </w:p>
        </w:tc>
        <w:tc>
          <w:tcPr>
            <w:tcW w:w="567" w:type="dxa"/>
          </w:tcPr>
          <w:p w14:paraId="1F9D3BC6" w14:textId="77777777" w:rsidR="00E2170D" w:rsidRPr="003F2D6A" w:rsidRDefault="00E2170D" w:rsidP="00BA665A">
            <w:pPr>
              <w:rPr>
                <w:color w:val="000000" w:themeColor="text1"/>
              </w:rPr>
            </w:pPr>
            <w:r w:rsidRPr="003F2D6A">
              <w:rPr>
                <w:color w:val="000000" w:themeColor="text1"/>
              </w:rPr>
              <w:t>+</w:t>
            </w:r>
          </w:p>
        </w:tc>
        <w:tc>
          <w:tcPr>
            <w:tcW w:w="567" w:type="dxa"/>
          </w:tcPr>
          <w:p w14:paraId="6E0AEF39"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348844CF" w14:textId="77777777" w:rsidR="00E2170D" w:rsidRPr="003F2D6A" w:rsidRDefault="00E2170D" w:rsidP="00BA665A">
            <w:pPr>
              <w:rPr>
                <w:color w:val="000000" w:themeColor="text1"/>
              </w:rPr>
            </w:pPr>
            <w:r w:rsidRPr="003F2D6A">
              <w:rPr>
                <w:color w:val="000000" w:themeColor="text1"/>
              </w:rPr>
              <w:t>+</w:t>
            </w:r>
          </w:p>
        </w:tc>
        <w:tc>
          <w:tcPr>
            <w:tcW w:w="709" w:type="dxa"/>
          </w:tcPr>
          <w:p w14:paraId="6AC490A3" w14:textId="77777777" w:rsidR="00E2170D" w:rsidRPr="003F2D6A" w:rsidRDefault="00E2170D" w:rsidP="00BA665A">
            <w:pPr>
              <w:rPr>
                <w:color w:val="000000" w:themeColor="text1"/>
              </w:rPr>
            </w:pPr>
            <w:r w:rsidRPr="003F2D6A">
              <w:rPr>
                <w:color w:val="000000" w:themeColor="text1"/>
              </w:rPr>
              <w:t>+</w:t>
            </w:r>
          </w:p>
        </w:tc>
        <w:tc>
          <w:tcPr>
            <w:tcW w:w="567" w:type="dxa"/>
          </w:tcPr>
          <w:p w14:paraId="11EDBC72" w14:textId="77777777" w:rsidR="00E2170D" w:rsidRPr="003F2D6A" w:rsidRDefault="00E2170D" w:rsidP="00BA665A">
            <w:pPr>
              <w:rPr>
                <w:color w:val="000000" w:themeColor="text1"/>
              </w:rPr>
            </w:pPr>
            <w:r w:rsidRPr="003F2D6A">
              <w:rPr>
                <w:color w:val="000000" w:themeColor="text1"/>
              </w:rPr>
              <w:t>+</w:t>
            </w:r>
          </w:p>
        </w:tc>
        <w:tc>
          <w:tcPr>
            <w:tcW w:w="567" w:type="dxa"/>
          </w:tcPr>
          <w:p w14:paraId="68632539"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3E97E44F" w14:textId="77777777" w:rsidR="00E2170D" w:rsidRPr="003F2D6A" w:rsidRDefault="00E2170D" w:rsidP="00BA665A">
            <w:pPr>
              <w:rPr>
                <w:color w:val="000000" w:themeColor="text1"/>
              </w:rPr>
            </w:pPr>
            <w:r w:rsidRPr="003F2D6A">
              <w:rPr>
                <w:color w:val="000000" w:themeColor="text1"/>
              </w:rPr>
              <w:t>+</w:t>
            </w:r>
          </w:p>
        </w:tc>
        <w:tc>
          <w:tcPr>
            <w:tcW w:w="567" w:type="dxa"/>
          </w:tcPr>
          <w:p w14:paraId="641E740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F571041"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4A177F47" w14:textId="77777777" w:rsidR="00E2170D" w:rsidRPr="003F2D6A" w:rsidRDefault="00E2170D" w:rsidP="00BA665A">
            <w:pPr>
              <w:rPr>
                <w:rFonts w:cs="Times New Roman"/>
                <w:color w:val="000000" w:themeColor="text1"/>
              </w:rPr>
            </w:pPr>
            <w:r w:rsidRPr="003F2D6A">
              <w:rPr>
                <w:rFonts w:cs="Times New Roman"/>
                <w:color w:val="000000" w:themeColor="text1"/>
              </w:rPr>
              <w:t>3, 4, 7, 11, 12</w:t>
            </w:r>
          </w:p>
        </w:tc>
      </w:tr>
      <w:tr w:rsidR="00E2170D" w:rsidRPr="003F2D6A" w14:paraId="5361090D" w14:textId="77777777" w:rsidTr="005D6182">
        <w:trPr>
          <w:trHeight w:val="283"/>
        </w:trPr>
        <w:tc>
          <w:tcPr>
            <w:tcW w:w="2268" w:type="dxa"/>
          </w:tcPr>
          <w:p w14:paraId="389BD40E" w14:textId="77777777" w:rsidR="00E2170D" w:rsidRPr="003F2D6A" w:rsidRDefault="00E2170D" w:rsidP="00BA665A">
            <w:pPr>
              <w:rPr>
                <w:color w:val="000000" w:themeColor="text1"/>
              </w:rPr>
            </w:pPr>
            <w:r w:rsidRPr="003F2D6A">
              <w:rPr>
                <w:color w:val="000000" w:themeColor="text1"/>
              </w:rPr>
              <w:t>Extreme spells</w:t>
            </w:r>
          </w:p>
        </w:tc>
        <w:tc>
          <w:tcPr>
            <w:tcW w:w="426" w:type="dxa"/>
          </w:tcPr>
          <w:p w14:paraId="4D22EB3D" w14:textId="77777777" w:rsidR="00E2170D" w:rsidRPr="003F2D6A" w:rsidRDefault="00E2170D" w:rsidP="00BA665A">
            <w:pPr>
              <w:rPr>
                <w:color w:val="000000" w:themeColor="text1"/>
              </w:rPr>
            </w:pPr>
            <w:r w:rsidRPr="003F2D6A">
              <w:rPr>
                <w:color w:val="000000" w:themeColor="text1"/>
              </w:rPr>
              <w:t>-</w:t>
            </w:r>
          </w:p>
        </w:tc>
        <w:tc>
          <w:tcPr>
            <w:tcW w:w="425" w:type="dxa"/>
          </w:tcPr>
          <w:p w14:paraId="4FA75EF2" w14:textId="77777777" w:rsidR="00E2170D" w:rsidRPr="003F2D6A" w:rsidRDefault="00E2170D" w:rsidP="00BA665A">
            <w:pPr>
              <w:rPr>
                <w:color w:val="000000" w:themeColor="text1"/>
              </w:rPr>
            </w:pPr>
            <w:r w:rsidRPr="003F2D6A">
              <w:rPr>
                <w:color w:val="000000" w:themeColor="text1"/>
              </w:rPr>
              <w:t>-</w:t>
            </w:r>
          </w:p>
        </w:tc>
        <w:tc>
          <w:tcPr>
            <w:tcW w:w="425" w:type="dxa"/>
          </w:tcPr>
          <w:p w14:paraId="62F2574F" w14:textId="77777777" w:rsidR="00E2170D" w:rsidRPr="003F2D6A" w:rsidRDefault="00E2170D" w:rsidP="00BA665A">
            <w:pPr>
              <w:rPr>
                <w:color w:val="000000" w:themeColor="text1"/>
              </w:rPr>
            </w:pPr>
            <w:r w:rsidRPr="003F2D6A">
              <w:rPr>
                <w:color w:val="000000" w:themeColor="text1"/>
              </w:rPr>
              <w:t>+</w:t>
            </w:r>
          </w:p>
        </w:tc>
        <w:tc>
          <w:tcPr>
            <w:tcW w:w="567" w:type="dxa"/>
          </w:tcPr>
          <w:p w14:paraId="060C5309" w14:textId="77777777" w:rsidR="00E2170D" w:rsidRPr="003F2D6A" w:rsidRDefault="00E2170D" w:rsidP="00BA665A">
            <w:pPr>
              <w:rPr>
                <w:color w:val="000000" w:themeColor="text1"/>
              </w:rPr>
            </w:pPr>
            <w:r w:rsidRPr="003F2D6A">
              <w:rPr>
                <w:color w:val="000000" w:themeColor="text1"/>
              </w:rPr>
              <w:t>+</w:t>
            </w:r>
          </w:p>
        </w:tc>
        <w:tc>
          <w:tcPr>
            <w:tcW w:w="567" w:type="dxa"/>
          </w:tcPr>
          <w:p w14:paraId="21DA31E0" w14:textId="77777777" w:rsidR="00E2170D" w:rsidRPr="003F2D6A" w:rsidRDefault="00E2170D" w:rsidP="00BA665A">
            <w:pPr>
              <w:rPr>
                <w:color w:val="000000" w:themeColor="text1"/>
              </w:rPr>
            </w:pPr>
            <w:r w:rsidRPr="003F2D6A">
              <w:rPr>
                <w:color w:val="000000" w:themeColor="text1"/>
              </w:rPr>
              <w:t>+</w:t>
            </w:r>
          </w:p>
        </w:tc>
        <w:tc>
          <w:tcPr>
            <w:tcW w:w="425" w:type="dxa"/>
          </w:tcPr>
          <w:p w14:paraId="4AB81B4B" w14:textId="77777777" w:rsidR="00E2170D" w:rsidRPr="003F2D6A" w:rsidRDefault="00E2170D" w:rsidP="00BA665A">
            <w:pPr>
              <w:rPr>
                <w:color w:val="000000" w:themeColor="text1"/>
              </w:rPr>
            </w:pPr>
            <w:r w:rsidRPr="003F2D6A">
              <w:rPr>
                <w:color w:val="000000" w:themeColor="text1"/>
              </w:rPr>
              <w:t>+</w:t>
            </w:r>
          </w:p>
        </w:tc>
        <w:tc>
          <w:tcPr>
            <w:tcW w:w="709" w:type="dxa"/>
          </w:tcPr>
          <w:p w14:paraId="13FBD993" w14:textId="77777777" w:rsidR="00E2170D" w:rsidRPr="003F2D6A" w:rsidRDefault="00E2170D" w:rsidP="00BA665A">
            <w:pPr>
              <w:rPr>
                <w:color w:val="000000" w:themeColor="text1"/>
              </w:rPr>
            </w:pPr>
            <w:r w:rsidRPr="003F2D6A">
              <w:rPr>
                <w:color w:val="000000" w:themeColor="text1"/>
              </w:rPr>
              <w:t>+</w:t>
            </w:r>
          </w:p>
        </w:tc>
        <w:tc>
          <w:tcPr>
            <w:tcW w:w="567" w:type="dxa"/>
          </w:tcPr>
          <w:p w14:paraId="3FD6A143" w14:textId="77777777" w:rsidR="00E2170D" w:rsidRPr="003F2D6A" w:rsidRDefault="00E2170D" w:rsidP="00BA665A">
            <w:pPr>
              <w:rPr>
                <w:color w:val="000000" w:themeColor="text1"/>
              </w:rPr>
            </w:pPr>
            <w:r w:rsidRPr="003F2D6A">
              <w:rPr>
                <w:color w:val="000000" w:themeColor="text1"/>
              </w:rPr>
              <w:t>+</w:t>
            </w:r>
          </w:p>
        </w:tc>
        <w:tc>
          <w:tcPr>
            <w:tcW w:w="567" w:type="dxa"/>
          </w:tcPr>
          <w:p w14:paraId="27F55E69" w14:textId="77777777" w:rsidR="00E2170D" w:rsidRPr="003F2D6A" w:rsidRDefault="00E2170D" w:rsidP="00BA665A">
            <w:pPr>
              <w:rPr>
                <w:color w:val="000000" w:themeColor="text1"/>
              </w:rPr>
            </w:pPr>
            <w:r w:rsidRPr="003F2D6A">
              <w:rPr>
                <w:color w:val="000000" w:themeColor="text1"/>
              </w:rPr>
              <w:t>-</w:t>
            </w:r>
          </w:p>
        </w:tc>
        <w:tc>
          <w:tcPr>
            <w:tcW w:w="567" w:type="dxa"/>
          </w:tcPr>
          <w:p w14:paraId="0B33982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5618209" w14:textId="77777777" w:rsidR="00E2170D" w:rsidRPr="003F2D6A" w:rsidRDefault="00E2170D" w:rsidP="00BA665A">
            <w:pPr>
              <w:rPr>
                <w:color w:val="000000" w:themeColor="text1"/>
              </w:rPr>
            </w:pPr>
            <w:r w:rsidRPr="003F2D6A">
              <w:rPr>
                <w:color w:val="000000" w:themeColor="text1"/>
              </w:rPr>
              <w:t>-</w:t>
            </w:r>
          </w:p>
        </w:tc>
        <w:tc>
          <w:tcPr>
            <w:tcW w:w="567" w:type="dxa"/>
          </w:tcPr>
          <w:p w14:paraId="18C67A00"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1143069A" w14:textId="77777777" w:rsidR="00E2170D" w:rsidRPr="003F2D6A" w:rsidRDefault="00E2170D" w:rsidP="00BA665A">
            <w:pPr>
              <w:rPr>
                <w:color w:val="000000" w:themeColor="text1"/>
              </w:rPr>
            </w:pPr>
            <w:r w:rsidRPr="003F2D6A">
              <w:rPr>
                <w:color w:val="000000" w:themeColor="text1"/>
              </w:rPr>
              <w:t>3, 4, 8, 9, 11</w:t>
            </w:r>
          </w:p>
        </w:tc>
      </w:tr>
      <w:tr w:rsidR="00E2170D" w:rsidRPr="003F2D6A" w14:paraId="1D9038FC" w14:textId="77777777" w:rsidTr="005D6182">
        <w:trPr>
          <w:trHeight w:val="283"/>
        </w:trPr>
        <w:tc>
          <w:tcPr>
            <w:tcW w:w="2268" w:type="dxa"/>
          </w:tcPr>
          <w:p w14:paraId="4CA52006" w14:textId="77777777" w:rsidR="00E2170D" w:rsidRPr="003F2D6A" w:rsidRDefault="00E2170D" w:rsidP="00BA665A">
            <w:pPr>
              <w:rPr>
                <w:color w:val="000000" w:themeColor="text1"/>
              </w:rPr>
            </w:pPr>
            <w:r w:rsidRPr="003F2D6A">
              <w:rPr>
                <w:color w:val="000000" w:themeColor="text1"/>
              </w:rPr>
              <w:t>Interannual variance</w:t>
            </w:r>
          </w:p>
        </w:tc>
        <w:tc>
          <w:tcPr>
            <w:tcW w:w="426" w:type="dxa"/>
          </w:tcPr>
          <w:p w14:paraId="75CA5A06" w14:textId="77777777" w:rsidR="00E2170D" w:rsidRPr="003F2D6A" w:rsidRDefault="00E2170D" w:rsidP="00BA665A">
            <w:pPr>
              <w:rPr>
                <w:color w:val="000000" w:themeColor="text1"/>
              </w:rPr>
            </w:pPr>
            <w:r w:rsidRPr="003F2D6A">
              <w:rPr>
                <w:color w:val="000000" w:themeColor="text1"/>
              </w:rPr>
              <w:t>-</w:t>
            </w:r>
          </w:p>
        </w:tc>
        <w:tc>
          <w:tcPr>
            <w:tcW w:w="425" w:type="dxa"/>
          </w:tcPr>
          <w:p w14:paraId="6EEC7BD5"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01578AB3"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670B34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C9B1BE9" w14:textId="77777777" w:rsidR="00E2170D" w:rsidRPr="003F2D6A" w:rsidRDefault="00E2170D" w:rsidP="00BA665A">
            <w:pPr>
              <w:rPr>
                <w:color w:val="000000" w:themeColor="text1"/>
              </w:rPr>
            </w:pPr>
            <w:r w:rsidRPr="003F2D6A">
              <w:rPr>
                <w:color w:val="000000" w:themeColor="text1"/>
              </w:rPr>
              <w:t>+</w:t>
            </w:r>
          </w:p>
        </w:tc>
        <w:tc>
          <w:tcPr>
            <w:tcW w:w="425" w:type="dxa"/>
          </w:tcPr>
          <w:p w14:paraId="658AB2EA"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14FEA795"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86FBA2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414608EB" w14:textId="77777777" w:rsidR="00E2170D" w:rsidRPr="003F2D6A" w:rsidRDefault="00E2170D" w:rsidP="00BA665A">
            <w:pPr>
              <w:rPr>
                <w:color w:val="000000" w:themeColor="text1"/>
              </w:rPr>
            </w:pPr>
            <w:r w:rsidRPr="003F2D6A">
              <w:rPr>
                <w:color w:val="000000" w:themeColor="text1"/>
              </w:rPr>
              <w:t>-</w:t>
            </w:r>
          </w:p>
        </w:tc>
        <w:tc>
          <w:tcPr>
            <w:tcW w:w="567" w:type="dxa"/>
          </w:tcPr>
          <w:p w14:paraId="36D0FE88"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AC1751C" w14:textId="77777777" w:rsidR="00E2170D" w:rsidRPr="003F2D6A" w:rsidRDefault="00E2170D" w:rsidP="00BA665A">
            <w:pPr>
              <w:rPr>
                <w:color w:val="000000" w:themeColor="text1"/>
              </w:rPr>
            </w:pPr>
            <w:r w:rsidRPr="003F2D6A">
              <w:rPr>
                <w:color w:val="000000" w:themeColor="text1"/>
              </w:rPr>
              <w:t>-</w:t>
            </w:r>
          </w:p>
        </w:tc>
        <w:tc>
          <w:tcPr>
            <w:tcW w:w="567" w:type="dxa"/>
          </w:tcPr>
          <w:p w14:paraId="3AB67483"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04A0880E" w14:textId="77777777" w:rsidR="00E2170D" w:rsidRPr="003F2D6A" w:rsidRDefault="00E2170D" w:rsidP="00BA665A">
            <w:pPr>
              <w:rPr>
                <w:color w:val="000000" w:themeColor="text1"/>
              </w:rPr>
            </w:pPr>
            <w:r w:rsidRPr="003F2D6A">
              <w:rPr>
                <w:color w:val="000000" w:themeColor="text1"/>
              </w:rPr>
              <w:t>4, 7, 12</w:t>
            </w:r>
          </w:p>
        </w:tc>
      </w:tr>
      <w:tr w:rsidR="00E2170D" w:rsidRPr="003F2D6A" w14:paraId="37B1E8C9" w14:textId="77777777" w:rsidTr="005D6182">
        <w:trPr>
          <w:trHeight w:val="283"/>
        </w:trPr>
        <w:tc>
          <w:tcPr>
            <w:tcW w:w="2268" w:type="dxa"/>
          </w:tcPr>
          <w:p w14:paraId="40E6E25B" w14:textId="77777777" w:rsidR="00E2170D" w:rsidRPr="003F2D6A" w:rsidRDefault="00E2170D" w:rsidP="00BA665A">
            <w:pPr>
              <w:rPr>
                <w:color w:val="000000" w:themeColor="text1"/>
              </w:rPr>
            </w:pPr>
            <w:r w:rsidRPr="003F2D6A">
              <w:rPr>
                <w:color w:val="000000" w:themeColor="text1"/>
              </w:rPr>
              <w:lastRenderedPageBreak/>
              <w:t>Climate change</w:t>
            </w:r>
          </w:p>
        </w:tc>
        <w:tc>
          <w:tcPr>
            <w:tcW w:w="426" w:type="dxa"/>
          </w:tcPr>
          <w:p w14:paraId="7486897C" w14:textId="77777777" w:rsidR="00E2170D" w:rsidRPr="003F2D6A" w:rsidRDefault="00E2170D" w:rsidP="00BA665A">
            <w:pPr>
              <w:rPr>
                <w:color w:val="000000" w:themeColor="text1"/>
              </w:rPr>
            </w:pPr>
            <w:r w:rsidRPr="003F2D6A">
              <w:rPr>
                <w:color w:val="000000" w:themeColor="text1"/>
              </w:rPr>
              <w:t>+</w:t>
            </w:r>
          </w:p>
        </w:tc>
        <w:tc>
          <w:tcPr>
            <w:tcW w:w="425" w:type="dxa"/>
          </w:tcPr>
          <w:p w14:paraId="68553E60" w14:textId="77777777" w:rsidR="00E2170D" w:rsidRPr="003F2D6A" w:rsidRDefault="00E2170D" w:rsidP="00BA665A">
            <w:pPr>
              <w:rPr>
                <w:color w:val="000000" w:themeColor="text1"/>
              </w:rPr>
            </w:pPr>
            <w:r w:rsidRPr="003F2D6A">
              <w:rPr>
                <w:color w:val="000000" w:themeColor="text1"/>
              </w:rPr>
              <w:t>-</w:t>
            </w:r>
          </w:p>
        </w:tc>
        <w:tc>
          <w:tcPr>
            <w:tcW w:w="425" w:type="dxa"/>
          </w:tcPr>
          <w:p w14:paraId="2946CB1C" w14:textId="77777777" w:rsidR="00E2170D" w:rsidRPr="003F2D6A" w:rsidRDefault="00E2170D" w:rsidP="00BA665A">
            <w:pPr>
              <w:rPr>
                <w:color w:val="000000" w:themeColor="text1"/>
              </w:rPr>
            </w:pPr>
            <w:r w:rsidRPr="003F2D6A">
              <w:rPr>
                <w:color w:val="000000" w:themeColor="text1"/>
              </w:rPr>
              <w:t>+</w:t>
            </w:r>
          </w:p>
        </w:tc>
        <w:tc>
          <w:tcPr>
            <w:tcW w:w="567" w:type="dxa"/>
          </w:tcPr>
          <w:p w14:paraId="1BEAA9A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47BDD51" w14:textId="77777777" w:rsidR="00E2170D" w:rsidRPr="003F2D6A" w:rsidRDefault="00E2170D" w:rsidP="00BA665A">
            <w:pPr>
              <w:rPr>
                <w:color w:val="000000" w:themeColor="text1"/>
              </w:rPr>
            </w:pPr>
            <w:r w:rsidRPr="003F2D6A">
              <w:rPr>
                <w:color w:val="000000" w:themeColor="text1"/>
              </w:rPr>
              <w:t>+</w:t>
            </w:r>
          </w:p>
        </w:tc>
        <w:tc>
          <w:tcPr>
            <w:tcW w:w="425" w:type="dxa"/>
          </w:tcPr>
          <w:p w14:paraId="6EE617E2"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0C2F206E"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6FBE206"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81AAD4A" w14:textId="77777777" w:rsidR="00E2170D" w:rsidRPr="003F2D6A" w:rsidRDefault="00E2170D" w:rsidP="00BA665A">
            <w:pPr>
              <w:rPr>
                <w:color w:val="000000" w:themeColor="text1"/>
              </w:rPr>
            </w:pPr>
            <w:r w:rsidRPr="003F2D6A">
              <w:rPr>
                <w:color w:val="000000" w:themeColor="text1"/>
              </w:rPr>
              <w:t>+</w:t>
            </w:r>
          </w:p>
        </w:tc>
        <w:tc>
          <w:tcPr>
            <w:tcW w:w="567" w:type="dxa"/>
          </w:tcPr>
          <w:p w14:paraId="0276B0B3" w14:textId="77777777" w:rsidR="00E2170D" w:rsidRPr="003F2D6A" w:rsidRDefault="00E2170D" w:rsidP="00BA665A">
            <w:pPr>
              <w:rPr>
                <w:color w:val="000000" w:themeColor="text1"/>
              </w:rPr>
            </w:pPr>
            <w:r w:rsidRPr="003F2D6A">
              <w:rPr>
                <w:color w:val="000000" w:themeColor="text1"/>
              </w:rPr>
              <w:t>+</w:t>
            </w:r>
          </w:p>
        </w:tc>
        <w:tc>
          <w:tcPr>
            <w:tcW w:w="567" w:type="dxa"/>
          </w:tcPr>
          <w:p w14:paraId="1E657B13" w14:textId="77777777" w:rsidR="00E2170D" w:rsidRPr="003F2D6A" w:rsidRDefault="00E2170D" w:rsidP="00BA665A">
            <w:pPr>
              <w:rPr>
                <w:color w:val="000000" w:themeColor="text1"/>
              </w:rPr>
            </w:pPr>
            <w:r w:rsidRPr="003F2D6A">
              <w:rPr>
                <w:color w:val="000000" w:themeColor="text1"/>
              </w:rPr>
              <w:t>+</w:t>
            </w:r>
          </w:p>
        </w:tc>
        <w:tc>
          <w:tcPr>
            <w:tcW w:w="567" w:type="dxa"/>
          </w:tcPr>
          <w:p w14:paraId="362F5CA6" w14:textId="77777777" w:rsidR="00E2170D" w:rsidRPr="003F2D6A" w:rsidRDefault="00E2170D" w:rsidP="00BA665A">
            <w:pPr>
              <w:rPr>
                <w:color w:val="000000" w:themeColor="text1"/>
              </w:rPr>
            </w:pPr>
            <w:r w:rsidRPr="003F2D6A">
              <w:rPr>
                <w:color w:val="000000" w:themeColor="text1"/>
              </w:rPr>
              <w:t>+</w:t>
            </w:r>
          </w:p>
        </w:tc>
        <w:tc>
          <w:tcPr>
            <w:tcW w:w="1559" w:type="dxa"/>
          </w:tcPr>
          <w:p w14:paraId="5202277E" w14:textId="77777777" w:rsidR="00E2170D" w:rsidRPr="003F2D6A" w:rsidRDefault="00E2170D" w:rsidP="00BA665A">
            <w:pPr>
              <w:rPr>
                <w:color w:val="000000" w:themeColor="text1"/>
              </w:rPr>
            </w:pPr>
            <w:r w:rsidRPr="003F2D6A">
              <w:rPr>
                <w:color w:val="000000" w:themeColor="text1"/>
              </w:rPr>
              <w:t>1, 12, 13</w:t>
            </w:r>
          </w:p>
        </w:tc>
      </w:tr>
      <w:tr w:rsidR="00E2170D" w:rsidRPr="003F2D6A" w14:paraId="05E185FA" w14:textId="77777777" w:rsidTr="005D6182">
        <w:trPr>
          <w:trHeight w:val="283"/>
        </w:trPr>
        <w:tc>
          <w:tcPr>
            <w:tcW w:w="10206" w:type="dxa"/>
            <w:gridSpan w:val="14"/>
          </w:tcPr>
          <w:p w14:paraId="3F3C42F5" w14:textId="77777777" w:rsidR="00E2170D" w:rsidRPr="003F2D6A" w:rsidRDefault="00E2170D" w:rsidP="00BA665A">
            <w:pPr>
              <w:rPr>
                <w:color w:val="000000" w:themeColor="text1"/>
              </w:rPr>
            </w:pPr>
            <w:r w:rsidRPr="003F2D6A">
              <w:rPr>
                <w:color w:val="000000" w:themeColor="text1"/>
              </w:rPr>
              <w:t>Precipitation, spatial variability</w:t>
            </w:r>
          </w:p>
        </w:tc>
      </w:tr>
      <w:tr w:rsidR="00E2170D" w:rsidRPr="003F2D6A" w14:paraId="3B03DC4C" w14:textId="77777777" w:rsidTr="005D6182">
        <w:trPr>
          <w:trHeight w:val="283"/>
        </w:trPr>
        <w:tc>
          <w:tcPr>
            <w:tcW w:w="2268" w:type="dxa"/>
          </w:tcPr>
          <w:p w14:paraId="37DD7A8C" w14:textId="77777777" w:rsidR="00E2170D" w:rsidRPr="003F2D6A" w:rsidRDefault="00E2170D" w:rsidP="00BA665A">
            <w:pPr>
              <w:rPr>
                <w:color w:val="000000" w:themeColor="text1"/>
              </w:rPr>
            </w:pPr>
            <w:r w:rsidRPr="003F2D6A">
              <w:rPr>
                <w:color w:val="000000" w:themeColor="text1"/>
              </w:rPr>
              <w:t>Means</w:t>
            </w:r>
          </w:p>
        </w:tc>
        <w:tc>
          <w:tcPr>
            <w:tcW w:w="426" w:type="dxa"/>
          </w:tcPr>
          <w:p w14:paraId="46B32593" w14:textId="77777777" w:rsidR="00E2170D" w:rsidRPr="003F2D6A" w:rsidRDefault="00E2170D" w:rsidP="00BA665A">
            <w:pPr>
              <w:rPr>
                <w:color w:val="000000" w:themeColor="text1"/>
              </w:rPr>
            </w:pPr>
            <w:r w:rsidRPr="003F2D6A">
              <w:rPr>
                <w:color w:val="000000" w:themeColor="text1"/>
              </w:rPr>
              <w:t>-</w:t>
            </w:r>
          </w:p>
        </w:tc>
        <w:tc>
          <w:tcPr>
            <w:tcW w:w="425" w:type="dxa"/>
          </w:tcPr>
          <w:p w14:paraId="61B554A3" w14:textId="77777777" w:rsidR="00E2170D" w:rsidRPr="003F2D6A" w:rsidRDefault="00E2170D" w:rsidP="00BA665A">
            <w:pPr>
              <w:rPr>
                <w:color w:val="000000" w:themeColor="text1"/>
              </w:rPr>
            </w:pPr>
            <w:r w:rsidRPr="003F2D6A">
              <w:rPr>
                <w:color w:val="000000" w:themeColor="text1"/>
              </w:rPr>
              <w:t>-</w:t>
            </w:r>
          </w:p>
        </w:tc>
        <w:tc>
          <w:tcPr>
            <w:tcW w:w="425" w:type="dxa"/>
          </w:tcPr>
          <w:p w14:paraId="047CE210" w14:textId="77777777" w:rsidR="00E2170D" w:rsidRPr="003F2D6A" w:rsidRDefault="00E2170D" w:rsidP="00BA665A">
            <w:pPr>
              <w:rPr>
                <w:color w:val="000000" w:themeColor="text1"/>
              </w:rPr>
            </w:pPr>
            <w:r w:rsidRPr="003F2D6A">
              <w:rPr>
                <w:color w:val="000000" w:themeColor="text1"/>
              </w:rPr>
              <w:t>-</w:t>
            </w:r>
          </w:p>
        </w:tc>
        <w:tc>
          <w:tcPr>
            <w:tcW w:w="567" w:type="dxa"/>
          </w:tcPr>
          <w:p w14:paraId="45F9220E" w14:textId="77777777" w:rsidR="00E2170D" w:rsidRPr="003F2D6A" w:rsidRDefault="00E2170D" w:rsidP="00BA665A">
            <w:pPr>
              <w:rPr>
                <w:color w:val="000000" w:themeColor="text1"/>
              </w:rPr>
            </w:pPr>
            <w:r w:rsidRPr="003F2D6A">
              <w:rPr>
                <w:color w:val="000000" w:themeColor="text1"/>
              </w:rPr>
              <w:t>-/+</w:t>
            </w:r>
          </w:p>
        </w:tc>
        <w:tc>
          <w:tcPr>
            <w:tcW w:w="567" w:type="dxa"/>
          </w:tcPr>
          <w:p w14:paraId="019C4D4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44E511F" w14:textId="77777777" w:rsidR="00E2170D" w:rsidRPr="003F2D6A" w:rsidRDefault="00E2170D" w:rsidP="00BA665A">
            <w:pPr>
              <w:rPr>
                <w:color w:val="000000" w:themeColor="text1"/>
              </w:rPr>
            </w:pPr>
            <w:r w:rsidRPr="003F2D6A">
              <w:rPr>
                <w:color w:val="000000" w:themeColor="text1"/>
              </w:rPr>
              <w:t>+</w:t>
            </w:r>
          </w:p>
        </w:tc>
        <w:tc>
          <w:tcPr>
            <w:tcW w:w="709" w:type="dxa"/>
          </w:tcPr>
          <w:p w14:paraId="2B8AFD69" w14:textId="77777777" w:rsidR="00E2170D" w:rsidRPr="003F2D6A" w:rsidRDefault="00E2170D" w:rsidP="00BA665A">
            <w:pPr>
              <w:rPr>
                <w:color w:val="000000" w:themeColor="text1"/>
              </w:rPr>
            </w:pPr>
            <w:r w:rsidRPr="003F2D6A">
              <w:rPr>
                <w:color w:val="000000" w:themeColor="text1"/>
              </w:rPr>
              <w:t>+</w:t>
            </w:r>
          </w:p>
        </w:tc>
        <w:tc>
          <w:tcPr>
            <w:tcW w:w="567" w:type="dxa"/>
          </w:tcPr>
          <w:p w14:paraId="0E2880B6" w14:textId="77777777" w:rsidR="00E2170D" w:rsidRPr="003F2D6A" w:rsidRDefault="00E2170D" w:rsidP="00BA665A">
            <w:pPr>
              <w:rPr>
                <w:color w:val="000000" w:themeColor="text1"/>
              </w:rPr>
            </w:pPr>
            <w:r w:rsidRPr="003F2D6A">
              <w:rPr>
                <w:color w:val="000000" w:themeColor="text1"/>
              </w:rPr>
              <w:t>+</w:t>
            </w:r>
          </w:p>
        </w:tc>
        <w:tc>
          <w:tcPr>
            <w:tcW w:w="567" w:type="dxa"/>
          </w:tcPr>
          <w:p w14:paraId="42DE783F"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6BB7D037"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05BBCB31"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106EB7FF"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02957706" w14:textId="77777777" w:rsidR="00E2170D" w:rsidRPr="003F2D6A" w:rsidRDefault="00E2170D" w:rsidP="00BA665A">
            <w:pPr>
              <w:rPr>
                <w:rFonts w:cs="Times New Roman"/>
                <w:color w:val="000000" w:themeColor="text1"/>
              </w:rPr>
            </w:pPr>
            <w:r w:rsidRPr="003F2D6A">
              <w:rPr>
                <w:rFonts w:cs="Times New Roman"/>
                <w:color w:val="000000" w:themeColor="text1"/>
              </w:rPr>
              <w:t>3, 4, 11, 14</w:t>
            </w:r>
          </w:p>
        </w:tc>
      </w:tr>
      <w:tr w:rsidR="00E2170D" w:rsidRPr="003F2D6A" w14:paraId="37F5A0CF" w14:textId="77777777" w:rsidTr="005D6182">
        <w:trPr>
          <w:trHeight w:val="283"/>
        </w:trPr>
        <w:tc>
          <w:tcPr>
            <w:tcW w:w="2268" w:type="dxa"/>
          </w:tcPr>
          <w:p w14:paraId="1E273584" w14:textId="77777777" w:rsidR="00E2170D" w:rsidRPr="003F2D6A" w:rsidRDefault="00E2170D" w:rsidP="00BA665A">
            <w:pPr>
              <w:rPr>
                <w:color w:val="000000" w:themeColor="text1"/>
              </w:rPr>
            </w:pPr>
            <w:r w:rsidRPr="003F2D6A">
              <w:rPr>
                <w:color w:val="000000" w:themeColor="text1"/>
              </w:rPr>
              <w:t>Extremes</w:t>
            </w:r>
          </w:p>
        </w:tc>
        <w:tc>
          <w:tcPr>
            <w:tcW w:w="426" w:type="dxa"/>
          </w:tcPr>
          <w:p w14:paraId="613CD4A1" w14:textId="77777777" w:rsidR="00E2170D" w:rsidRPr="003F2D6A" w:rsidRDefault="00E2170D" w:rsidP="00BA665A">
            <w:pPr>
              <w:rPr>
                <w:color w:val="000000" w:themeColor="text1"/>
              </w:rPr>
            </w:pPr>
            <w:r w:rsidRPr="003F2D6A">
              <w:rPr>
                <w:color w:val="000000" w:themeColor="text1"/>
              </w:rPr>
              <w:t>-</w:t>
            </w:r>
          </w:p>
        </w:tc>
        <w:tc>
          <w:tcPr>
            <w:tcW w:w="425" w:type="dxa"/>
          </w:tcPr>
          <w:p w14:paraId="75B60FDC" w14:textId="77777777" w:rsidR="00E2170D" w:rsidRPr="003F2D6A" w:rsidRDefault="00E2170D" w:rsidP="00BA665A">
            <w:pPr>
              <w:rPr>
                <w:color w:val="000000" w:themeColor="text1"/>
              </w:rPr>
            </w:pPr>
            <w:r w:rsidRPr="003F2D6A">
              <w:rPr>
                <w:color w:val="000000" w:themeColor="text1"/>
              </w:rPr>
              <w:t>-</w:t>
            </w:r>
          </w:p>
        </w:tc>
        <w:tc>
          <w:tcPr>
            <w:tcW w:w="425" w:type="dxa"/>
          </w:tcPr>
          <w:p w14:paraId="648B4FEC" w14:textId="77777777" w:rsidR="00E2170D" w:rsidRPr="003F2D6A" w:rsidRDefault="00E2170D" w:rsidP="00BA665A">
            <w:pPr>
              <w:rPr>
                <w:color w:val="000000" w:themeColor="text1"/>
              </w:rPr>
            </w:pPr>
            <w:r w:rsidRPr="003F2D6A">
              <w:rPr>
                <w:color w:val="000000" w:themeColor="text1"/>
              </w:rPr>
              <w:t>-</w:t>
            </w:r>
          </w:p>
        </w:tc>
        <w:tc>
          <w:tcPr>
            <w:tcW w:w="567" w:type="dxa"/>
          </w:tcPr>
          <w:p w14:paraId="4F860B3E" w14:textId="77777777" w:rsidR="00E2170D" w:rsidRPr="003F2D6A" w:rsidRDefault="00E2170D" w:rsidP="00BA665A">
            <w:pPr>
              <w:rPr>
                <w:color w:val="000000" w:themeColor="text1"/>
              </w:rPr>
            </w:pPr>
            <w:r w:rsidRPr="003F2D6A">
              <w:rPr>
                <w:color w:val="000000" w:themeColor="text1"/>
              </w:rPr>
              <w:t>-/+</w:t>
            </w:r>
          </w:p>
        </w:tc>
        <w:tc>
          <w:tcPr>
            <w:tcW w:w="567" w:type="dxa"/>
          </w:tcPr>
          <w:p w14:paraId="646A22B0"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56C1999F"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5C2F40E0"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BD8C298"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5AE064D" w14:textId="77777777" w:rsidR="00E2170D" w:rsidRPr="003F2D6A" w:rsidRDefault="00E2170D" w:rsidP="00BA665A">
            <w:pPr>
              <w:rPr>
                <w:color w:val="000000" w:themeColor="text1"/>
              </w:rPr>
            </w:pPr>
            <w:r w:rsidRPr="003F2D6A">
              <w:rPr>
                <w:color w:val="000000" w:themeColor="text1"/>
              </w:rPr>
              <w:t>-/?</w:t>
            </w:r>
          </w:p>
        </w:tc>
        <w:tc>
          <w:tcPr>
            <w:tcW w:w="567" w:type="dxa"/>
          </w:tcPr>
          <w:p w14:paraId="6034A3F1" w14:textId="77777777" w:rsidR="00E2170D" w:rsidRPr="003F2D6A" w:rsidRDefault="00E2170D" w:rsidP="00BA665A">
            <w:pPr>
              <w:rPr>
                <w:color w:val="000000" w:themeColor="text1"/>
              </w:rPr>
            </w:pPr>
            <w:r w:rsidRPr="003F2D6A">
              <w:rPr>
                <w:color w:val="000000" w:themeColor="text1"/>
              </w:rPr>
              <w:t>-/?</w:t>
            </w:r>
          </w:p>
        </w:tc>
        <w:tc>
          <w:tcPr>
            <w:tcW w:w="567" w:type="dxa"/>
          </w:tcPr>
          <w:p w14:paraId="5E824AF0" w14:textId="77777777" w:rsidR="00E2170D" w:rsidRPr="003F2D6A" w:rsidRDefault="00E2170D" w:rsidP="00BA665A">
            <w:pPr>
              <w:rPr>
                <w:color w:val="000000" w:themeColor="text1"/>
              </w:rPr>
            </w:pPr>
            <w:r w:rsidRPr="003F2D6A">
              <w:rPr>
                <w:color w:val="000000" w:themeColor="text1"/>
              </w:rPr>
              <w:t>-/?</w:t>
            </w:r>
          </w:p>
        </w:tc>
        <w:tc>
          <w:tcPr>
            <w:tcW w:w="567" w:type="dxa"/>
          </w:tcPr>
          <w:p w14:paraId="4781B2BA" w14:textId="77777777" w:rsidR="00E2170D" w:rsidRPr="003F2D6A" w:rsidRDefault="00E2170D" w:rsidP="00BA665A">
            <w:pPr>
              <w:rPr>
                <w:color w:val="000000" w:themeColor="text1"/>
              </w:rPr>
            </w:pPr>
            <w:r w:rsidRPr="003F2D6A">
              <w:rPr>
                <w:color w:val="000000" w:themeColor="text1"/>
              </w:rPr>
              <w:t>?</w:t>
            </w:r>
          </w:p>
        </w:tc>
        <w:tc>
          <w:tcPr>
            <w:tcW w:w="1559" w:type="dxa"/>
          </w:tcPr>
          <w:p w14:paraId="55B265BB" w14:textId="77777777" w:rsidR="00E2170D" w:rsidRPr="003F2D6A" w:rsidRDefault="00E2170D" w:rsidP="00BA665A">
            <w:pPr>
              <w:rPr>
                <w:color w:val="000000" w:themeColor="text1"/>
              </w:rPr>
            </w:pPr>
            <w:r w:rsidRPr="003F2D6A">
              <w:rPr>
                <w:color w:val="000000" w:themeColor="text1"/>
              </w:rPr>
              <w:t>3, 14</w:t>
            </w:r>
          </w:p>
        </w:tc>
      </w:tr>
    </w:tbl>
    <w:p w14:paraId="6526F1ED" w14:textId="77777777" w:rsidR="00E2170D" w:rsidRPr="003F2D6A" w:rsidRDefault="00E2170D" w:rsidP="00E2170D"/>
    <w:p w14:paraId="221BEAF0" w14:textId="77777777" w:rsidR="00E2170D" w:rsidRPr="003F2D6A" w:rsidRDefault="00E2170D" w:rsidP="00E2170D">
      <w:pPr>
        <w:pBdr>
          <w:top w:val="nil"/>
          <w:left w:val="nil"/>
          <w:bottom w:val="nil"/>
          <w:right w:val="nil"/>
          <w:between w:val="nil"/>
        </w:pBdr>
        <w:rPr>
          <w:b/>
        </w:rPr>
      </w:pPr>
      <w:r w:rsidRPr="003F2D6A">
        <w:rPr>
          <w:b/>
        </w:rPr>
        <w:t>[END TABLE 10.2 HERE]</w:t>
      </w:r>
    </w:p>
    <w:p w14:paraId="2410CADD" w14:textId="77777777" w:rsidR="00E2170D" w:rsidRPr="003F2D6A" w:rsidRDefault="00E2170D" w:rsidP="00E2170D">
      <w:pPr>
        <w:pStyle w:val="AR6BodyText"/>
        <w:rPr>
          <w:lang w:val="en-GB" w:eastAsia="en-US"/>
        </w:rPr>
      </w:pPr>
    </w:p>
    <w:p w14:paraId="33433350" w14:textId="77777777" w:rsidR="00E2170D" w:rsidRPr="003F2D6A" w:rsidRDefault="00E2170D" w:rsidP="00E2170D">
      <w:pPr>
        <w:pStyle w:val="AR6BodyText"/>
        <w:rPr>
          <w:lang w:val="en-GB"/>
        </w:rPr>
      </w:pPr>
    </w:p>
    <w:p w14:paraId="22BEC43E" w14:textId="3EE0232C" w:rsidR="004D7140" w:rsidRPr="006343BB" w:rsidRDefault="00E2170D" w:rsidP="00E2170D">
      <w:pPr>
        <w:pStyle w:val="AR6Chap10Level4101111"/>
        <w:rPr>
          <w:lang w:val="en-GB"/>
        </w:rPr>
      </w:pPr>
      <w:bookmarkStart w:id="901" w:name="_Toc70454743"/>
      <w:r w:rsidRPr="003F2D6A">
        <w:rPr>
          <w:lang w:val="en-GB"/>
        </w:rPr>
        <w:t>Performance of perfect prognosis methods</w:t>
      </w:r>
      <w:bookmarkEnd w:id="901"/>
    </w:p>
    <w:p w14:paraId="10DCB532" w14:textId="0804A6C5" w:rsidR="00E2170D" w:rsidRPr="003F2D6A" w:rsidRDefault="00E2170D" w:rsidP="00E2170D">
      <w:pPr>
        <w:pStyle w:val="AR6BodyText"/>
        <w:rPr>
          <w:rFonts w:cs="Times New Roman"/>
          <w:lang w:val="en-GB"/>
        </w:rPr>
      </w:pPr>
      <w:r w:rsidRPr="003F2D6A">
        <w:rPr>
          <w:lang w:val="en-GB"/>
        </w:rPr>
        <w:t xml:space="preserve">Perfect-prognosis methods can perform well when the synoptic forcing (i.e., the explanatory power of large-scale predictors) is strong </w:t>
      </w:r>
      <w:r w:rsidRPr="003F2D6A">
        <w:rPr>
          <w:lang w:val="en-GB"/>
        </w:rPr>
        <w:fldChar w:fldCharType="begin" w:fldLock="1"/>
      </w:r>
      <w:r w:rsidR="000465A7">
        <w:rPr>
          <w:lang w:val="en-GB"/>
        </w:rPr>
        <w:instrText>ADDIN CSL_CITATION { "citationItems" : [ { "id" : "ITEM-1", "itemData" : { "DOI" : "10.1111/gec3.12036", "ISSN" : "17498198", "author" : [ { "dropping-particle" : "", "family" : "Schoof", "given" : "Justin T.", "non-dropping-particle" : "", "parse-names" : false, "suffix" : "" } ], "container-title" : "Geography Compass", "id" : "ITEM-1", "issue" : "4", "issued" : { "date-parts" : [ [ "2013", "4" ] ] }, "page" : "249-265", "title" : "Statistical Downscaling in Climatology", "translator" : [ { "dropping-particle" : "", "family" : "Q6059", "given" : "", "non-dropping-particle" : "", "parse-names" : false, "suffix" : "" } ], "type" : "article-journal", "volume" : "7" }, "uris" : [ "http://www.mendeley.com/documents/?uuid=e7c25079-dea3-4223-95ea-4169ec7c9cd7" ] } ], "mendeley" : { "formattedCitation" : "(Schoof, 2013)", "plainTextFormattedCitation" : "(Schoof, 2013)", "previouslyFormattedCitation" : "(Schoof, 2013)" }, "properties" : { "noteIndex" : 0 }, "schema" : "https://github.com/citation-style-language/schema/raw/master/csl-citation.json" }</w:instrText>
      </w:r>
      <w:r w:rsidRPr="003F2D6A">
        <w:rPr>
          <w:lang w:val="en-GB"/>
        </w:rPr>
        <w:fldChar w:fldCharType="separate"/>
      </w:r>
      <w:r w:rsidR="00E41CA2">
        <w:rPr>
          <w:noProof/>
          <w:lang w:val="en-GB"/>
        </w:rPr>
        <w:t>(Schoof, 2013)</w:t>
      </w:r>
      <w:r w:rsidRPr="003F2D6A">
        <w:rPr>
          <w:lang w:val="en-GB"/>
        </w:rPr>
        <w:fldChar w:fldCharType="end"/>
      </w:r>
      <w:r w:rsidRPr="003F2D6A">
        <w:rPr>
          <w:lang w:val="en-GB"/>
        </w:rPr>
        <w:t xml:space="preserve">. Using this approach, downscaling of precipitation is particularly skilful in the presence of strong orographic forcing. The representation of daily variability and extremes requires analogue methods or stochastic regression models, although the former typically do not extrapolate to unobserved values </w:t>
      </w:r>
      <w:r w:rsidRPr="003F2D6A">
        <w:rPr>
          <w:lang w:val="en-GB"/>
        </w:rPr>
        <w:fldChar w:fldCharType="begin" w:fldLock="1"/>
      </w:r>
      <w:r w:rsidR="000465A7">
        <w:rPr>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Hertig et al., 2019)", "plainTextFormattedCitation" : "(Guti\u00e9rrez et al., 2019; Hertig et al., 2019)", "previouslyFormattedCitation" : "(Guti\u00e9rrez et al., 2019; Hertig et al., 2019)" }, "properties" : { "noteIndex" : 0 }, "schema" : "https://github.com/citation-style-language/schema/raw/master/csl-citation.json" }</w:instrText>
      </w:r>
      <w:r w:rsidRPr="003F2D6A">
        <w:rPr>
          <w:lang w:val="en-GB"/>
        </w:rPr>
        <w:fldChar w:fldCharType="separate"/>
      </w:r>
      <w:r w:rsidR="00E41CA2">
        <w:rPr>
          <w:noProof/>
          <w:lang w:val="en-GB"/>
        </w:rPr>
        <w:t>(Gutiérrez et al., 2019; Hertig et al., 2019)</w:t>
      </w:r>
      <w:r w:rsidRPr="003F2D6A">
        <w:rPr>
          <w:lang w:val="en-GB"/>
        </w:rPr>
        <w:fldChar w:fldCharType="end"/>
      </w:r>
      <w:r w:rsidRPr="003F2D6A">
        <w:rPr>
          <w:lang w:val="en-GB"/>
        </w:rPr>
        <w:t xml:space="preserve">. Temporal precipitation variability is well represented by analogue methods and stochastic regression, but analogue methods typically underestimate temporal dependence of temperature </w:t>
      </w:r>
      <w:commentRangeStart w:id="902"/>
      <w:r w:rsidRPr="003F2D6A">
        <w:rPr>
          <w:lang w:val="en-GB"/>
        </w:rPr>
        <w:fldChar w:fldCharType="begin" w:fldLock="1"/>
      </w:r>
      <w:ins w:id="903" w:author="Robin Matthews" w:date="2021-07-11T16:50:00Z">
        <w:r w:rsidR="007120C6">
          <w:rPr>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904" w:author="Robin Matthews" w:date="2021-07-11T16:50:00Z">
        <w:r w:rsidR="000465A7" w:rsidDel="007120C6">
          <w:rPr>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rPr>
          <w:lang w:val="en-GB"/>
        </w:rPr>
        <w:fldChar w:fldCharType="separate"/>
      </w:r>
      <w:r w:rsidR="00E41CA2">
        <w:rPr>
          <w:noProof/>
          <w:lang w:val="en-GB"/>
        </w:rPr>
        <w:t>(Maraun et al., 2019</w:t>
      </w:r>
      <w:ins w:id="905" w:author="Robin Matthews" w:date="2021-07-11T16:50:00Z">
        <w:r w:rsidR="007120C6">
          <w:rPr>
            <w:noProof/>
            <w:lang w:val="en-GB"/>
          </w:rPr>
          <w:t>b</w:t>
        </w:r>
      </w:ins>
      <w:del w:id="906" w:author="Robin Matthews" w:date="2021-07-11T16:50:00Z">
        <w:r w:rsidR="00E41CA2" w:rsidDel="007120C6">
          <w:rPr>
            <w:noProof/>
            <w:lang w:val="en-GB"/>
          </w:rPr>
          <w:delText>a</w:delText>
        </w:r>
      </w:del>
      <w:r w:rsidR="00E41CA2">
        <w:rPr>
          <w:noProof/>
          <w:lang w:val="en-GB"/>
        </w:rPr>
        <w:t>)</w:t>
      </w:r>
      <w:r w:rsidRPr="003F2D6A">
        <w:rPr>
          <w:lang w:val="en-GB"/>
        </w:rPr>
        <w:fldChar w:fldCharType="end"/>
      </w:r>
      <w:commentRangeEnd w:id="902"/>
      <w:r w:rsidR="00E41CA2">
        <w:rPr>
          <w:rStyle w:val="CommentReference"/>
          <w:rFonts w:asciiTheme="minorHAnsi" w:eastAsiaTheme="minorHAnsi" w:hAnsiTheme="minorHAnsi"/>
          <w:lang w:eastAsia="en-US"/>
        </w:rPr>
        <w:commentReference w:id="902"/>
      </w:r>
      <w:r w:rsidRPr="003F2D6A">
        <w:rPr>
          <w:lang w:val="en-GB"/>
        </w:rPr>
        <w:t>. S</w:t>
      </w:r>
      <w:r w:rsidRPr="003F2D6A">
        <w:rPr>
          <w:rFonts w:cs="Times New Roman"/>
          <w:lang w:val="en-GB"/>
        </w:rPr>
        <w:t>patial dependence</w:t>
      </w:r>
      <w:r w:rsidRPr="003F2D6A">
        <w:rPr>
          <w:lang w:val="en-GB"/>
        </w:rPr>
        <w:t xml:space="preserve"> of both temperature and precipitation is only well represented by analogue methods, for which analogues are defined jointly across locations, and by stochastic regression methods explicitly representing spatial dependence </w:t>
      </w:r>
      <w:r w:rsidRPr="003F2D6A">
        <w:rPr>
          <w:lang w:val="en-GB"/>
        </w:rPr>
        <w:fldChar w:fldCharType="begin" w:fldLock="1"/>
      </w:r>
      <w:r w:rsidR="000465A7">
        <w:rPr>
          <w:lang w:val="en-GB"/>
        </w:rPr>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rPr>
          <w:lang w:val="en-GB"/>
        </w:rPr>
        <w:fldChar w:fldCharType="separate"/>
      </w:r>
      <w:r w:rsidR="00E41CA2">
        <w:rPr>
          <w:noProof/>
          <w:lang w:val="en-GB"/>
        </w:rPr>
        <w:t>(Widmann et al., 2019)</w:t>
      </w:r>
      <w:r w:rsidRPr="003F2D6A">
        <w:rPr>
          <w:lang w:val="en-GB"/>
        </w:rPr>
        <w:fldChar w:fldCharType="end"/>
      </w:r>
      <w:r w:rsidRPr="003F2D6A">
        <w:rPr>
          <w:rFonts w:cs="Times New Roman"/>
          <w:lang w:val="en-GB"/>
        </w:rPr>
        <w:t xml:space="preserve">. Overall, there is </w:t>
      </w:r>
      <w:r w:rsidRPr="003F2D6A">
        <w:rPr>
          <w:rFonts w:cs="Times New Roman"/>
          <w:i/>
          <w:lang w:val="en-GB"/>
        </w:rPr>
        <w:t>high confidence</w:t>
      </w:r>
      <w:r w:rsidRPr="003F2D6A">
        <w:rPr>
          <w:rFonts w:cs="Times New Roman"/>
          <w:lang w:val="en-GB"/>
        </w:rPr>
        <w:t xml:space="preserve"> that analogue methods and stochastic regression are able to represent many aspects of daily temperature and variability, but the analogue method is inherently limited in representing climate change </w:t>
      </w:r>
      <w:r w:rsidRPr="003F2D6A">
        <w:rPr>
          <w:rFonts w:cs="Times New Roman"/>
          <w:lang w:val="en-GB"/>
        </w:rPr>
        <w:fldChar w:fldCharType="begin" w:fldLock="1"/>
      </w:r>
      <w:r w:rsidR="000465A7">
        <w:rPr>
          <w:rFonts w:cs="Times New Roman"/>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(Gutiérrez et al., 2013)</w:t>
      </w:r>
      <w:r w:rsidRPr="003F2D6A">
        <w:rPr>
          <w:rFonts w:cs="Times New Roman"/>
          <w:lang w:val="en-GB"/>
        </w:rPr>
        <w:fldChar w:fldCharType="end"/>
      </w:r>
      <w:r w:rsidRPr="003F2D6A">
        <w:rPr>
          <w:rFonts w:cs="Times New Roman"/>
          <w:color w:val="FF0000"/>
          <w:lang w:val="en-GB"/>
        </w:rPr>
        <w:t>.</w:t>
      </w:r>
    </w:p>
    <w:p w14:paraId="7E1FF9AE" w14:textId="77777777" w:rsidR="00E2170D" w:rsidRPr="003F2D6A" w:rsidRDefault="00E2170D" w:rsidP="00E2170D">
      <w:pPr>
        <w:pStyle w:val="AR6BodyText"/>
        <w:rPr>
          <w:rFonts w:cs="Times New Roman"/>
          <w:lang w:val="en-GB"/>
        </w:rPr>
      </w:pPr>
    </w:p>
    <w:p w14:paraId="2BBA8318" w14:textId="77777777" w:rsidR="00E2170D" w:rsidRPr="003F2D6A" w:rsidRDefault="00E2170D" w:rsidP="00E2170D">
      <w:pPr>
        <w:pStyle w:val="AR6BodyText"/>
        <w:rPr>
          <w:rFonts w:cs="Times New Roman"/>
          <w:lang w:val="en-GB"/>
        </w:rPr>
      </w:pPr>
    </w:p>
    <w:p w14:paraId="07721394" w14:textId="6654D07A" w:rsidR="004D7140" w:rsidRPr="006343BB" w:rsidRDefault="00E2170D" w:rsidP="00E2170D">
      <w:pPr>
        <w:pStyle w:val="AR6Chap10Level4101111"/>
        <w:rPr>
          <w:lang w:val="en-GB"/>
        </w:rPr>
      </w:pPr>
      <w:bookmarkStart w:id="907" w:name="_Toc70454744"/>
      <w:r w:rsidRPr="003F2D6A">
        <w:rPr>
          <w:lang w:val="en-GB"/>
        </w:rPr>
        <w:t>Performance of bias adjustment methods</w:t>
      </w:r>
      <w:bookmarkEnd w:id="907"/>
    </w:p>
    <w:p w14:paraId="68987746" w14:textId="04352FA9" w:rsidR="00E2170D" w:rsidRPr="003F2D6A" w:rsidRDefault="00E2170D" w:rsidP="00E2170D">
      <w:pPr>
        <w:pStyle w:val="AR6BodyText"/>
        <w:rPr>
          <w:rFonts w:cs="Times New Roman"/>
          <w:lang w:val="en-GB"/>
        </w:rPr>
      </w:pPr>
      <w:r w:rsidRPr="003F2D6A">
        <w:rPr>
          <w:rFonts w:cs="Times New Roman"/>
          <w:lang w:val="en-GB"/>
        </w:rPr>
        <w:t>This subsection assesses the performance of bias adjustment in a perfect predictor context. In practice, climate model imperfections may cause substantial additional issues in the application of bias adjustment. These are assessed separately in Cross-Chapter Box 10.2.</w:t>
      </w:r>
    </w:p>
    <w:p w14:paraId="3C24980A" w14:textId="77777777" w:rsidR="00E2170D" w:rsidRPr="003F2D6A" w:rsidRDefault="00E2170D" w:rsidP="00E2170D">
      <w:pPr>
        <w:pStyle w:val="AR6BodyText"/>
        <w:rPr>
          <w:rFonts w:cs="Times New Roman"/>
          <w:lang w:val="en-GB"/>
        </w:rPr>
      </w:pPr>
    </w:p>
    <w:p w14:paraId="62E988C7" w14:textId="3E14EE34" w:rsidR="00E2170D" w:rsidRPr="003F2D6A" w:rsidRDefault="00E2170D" w:rsidP="00E2170D">
      <w:pPr>
        <w:pStyle w:val="AR6BodyText"/>
        <w:rPr>
          <w:lang w:val="en-GB"/>
        </w:rPr>
      </w:pPr>
      <w:r w:rsidRPr="003F2D6A">
        <w:rPr>
          <w:rFonts w:cs="Times New Roman"/>
          <w:lang w:val="en-GB"/>
        </w:rPr>
        <w:t xml:space="preserve">Bias adjustment methods, if driven by reanalysis predictors, in principle adjust well all the aspects that they intend to address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For temperature, all univariate methods are good</w:t>
      </w:r>
      <w:r w:rsidRPr="003F2D6A">
        <w:rPr>
          <w:rFonts w:cs="Times New Roman"/>
          <w:color w:val="FF0000"/>
          <w:lang w:val="en-GB"/>
        </w:rPr>
        <w:t xml:space="preserve"> </w:t>
      </w:r>
      <w:r w:rsidRPr="003F2D6A">
        <w:rPr>
          <w:rFonts w:cs="Times New Roman"/>
          <w:lang w:val="en-GB"/>
        </w:rPr>
        <w:t xml:space="preserve">for adjusting means, variance, and high quantiles </w:t>
      </w:r>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Hertig et al., 2019)", "plainTextFormattedCitation" : "(Guti\u00e9rrez et al., 2019; Hertig et al., 2019)", "previouslyFormattedCitation" : "(Guti\u00e9rrez et al., 2019;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(Gutiérrez et al., 2019; Hertig et al., 2019)</w:t>
      </w:r>
      <w:r w:rsidRPr="003F2D6A">
        <w:rPr>
          <w:rFonts w:cs="Times New Roman"/>
          <w:lang w:val="en-GB"/>
        </w:rPr>
        <w:fldChar w:fldCharType="end"/>
      </w:r>
      <w:r w:rsidRPr="003F2D6A">
        <w:rPr>
          <w:rFonts w:cs="Times New Roman"/>
          <w:lang w:val="en-GB"/>
        </w:rPr>
        <w:t xml:space="preserve">. For precipitation, means, intensities, wet-day frequencies, and wet-dry and dry-wet transitions are well adjusted </w:t>
      </w:r>
      <w:commentRangeStart w:id="908"/>
      <w:r w:rsidRPr="003F2D6A">
        <w:rPr>
          <w:rFonts w:cs="Times New Roman"/>
          <w:lang w:val="en-GB"/>
        </w:rPr>
        <w:fldChar w:fldCharType="begin" w:fldLock="1"/>
      </w:r>
      <w:ins w:id="909" w:author="Robin Matthews" w:date="2021-07-11T16:50:00Z">
        <w:r w:rsidR="007120C6">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Maraun et al., 2019a)", "manualFormatting" : "(Guti\u00e9rrez et al., 2019; Maraun et al., 2019b)", "plainTextFormattedCitation" : "(Guti\u00e9rrez et al., 2019; Maraun et al., 2019a)", "previouslyFormattedCitation" : "(Guti\u00e9rrez et al., 2019; Maraun et al., 2019a)" }, "properties" : { "noteIndex" : 0 }, "schema" : "https://github.com/citation-style-language/schema/raw/master/csl-citation.json" }</w:instrText>
        </w:r>
      </w:ins>
      <w:del w:id="910" w:author="Robin Matthews" w:date="2021-07-11T16:50:00Z">
        <w:r w:rsidR="000465A7" w:rsidDel="007120C6">
          <w:rPr>
            <w:rFonts w:cs="Times New Roman"/>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Maraun et al., 2019a)", "plainTextFormattedCitation" : "(Guti\u00e9rrez et al., 2019; Maraun et al., 2019a)", "previouslyFormattedCitation" : "(Guti\u00e9rrez et al., 2019; Maraun et al., 2019a)"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(Gutiérrez et al., 2019; Maraun et al., 2019</w:t>
      </w:r>
      <w:ins w:id="911" w:author="Robin Matthews" w:date="2021-07-11T16:50:00Z">
        <w:r w:rsidR="007120C6">
          <w:rPr>
            <w:rFonts w:cs="Times New Roman"/>
            <w:noProof/>
            <w:lang w:val="en-GB"/>
          </w:rPr>
          <w:t>b</w:t>
        </w:r>
      </w:ins>
      <w:del w:id="912" w:author="Robin Matthews" w:date="2021-07-11T16:50:00Z">
        <w:r w:rsidR="00E41CA2" w:rsidDel="007120C6">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908"/>
      <w:r w:rsidR="00E41CA2">
        <w:rPr>
          <w:rStyle w:val="CommentReference"/>
          <w:rFonts w:asciiTheme="minorHAnsi" w:eastAsiaTheme="minorHAnsi" w:hAnsiTheme="minorHAnsi"/>
          <w:lang w:eastAsia="en-US"/>
        </w:rPr>
        <w:commentReference w:id="908"/>
      </w:r>
      <w:r w:rsidRPr="003F2D6A">
        <w:rPr>
          <w:rFonts w:cs="Times New Roman"/>
          <w:lang w:val="en-GB"/>
        </w:rPr>
        <w:t xml:space="preserve">. The representation of high quantiles depends on the chosen method, although flexible quantile mapping performs best </w:t>
      </w:r>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"plainTextFormattedCitation" : "(Hertig et al., 2019)", "previouslyFormattedCitation" :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(Hertig et al., 2019)</w:t>
      </w:r>
      <w:r w:rsidRPr="003F2D6A">
        <w:rPr>
          <w:rFonts w:cs="Times New Roman"/>
          <w:lang w:val="en-GB"/>
        </w:rPr>
        <w:fldChar w:fldCharType="end"/>
      </w:r>
      <w:r w:rsidRPr="003F2D6A">
        <w:rPr>
          <w:rFonts w:cs="Times New Roman"/>
          <w:lang w:val="en-GB"/>
        </w:rPr>
        <w:t xml:space="preserve">. Empirical (non-parametric) methods perform better than parametric methods over the observed range, but it is unclear how this translates into extrapolation to unobserved values </w:t>
      </w:r>
      <w:bookmarkStart w:id="913" w:name="_Hlk76914698"/>
      <w:commentRangeStart w:id="914"/>
      <w:commentRangeStart w:id="915"/>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"ITEM-2",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Hertig et al., 2019)", "manualFormatting" : "(Hertig et al., 2018; Stocker et al., 2015)", "plainTextFormattedCitation" : "(Stocker et al., 2015; Hertig et al., 2019)", "previouslyFormattedCitation" : "(Stocker et al., 2015;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(Hertig et al., 2018; Stocker et al., 2015)</w:t>
      </w:r>
      <w:r w:rsidRPr="003F2D6A">
        <w:rPr>
          <w:rFonts w:cs="Times New Roman"/>
          <w:lang w:val="en-GB"/>
        </w:rPr>
        <w:fldChar w:fldCharType="end"/>
      </w:r>
      <w:bookmarkEnd w:id="913"/>
      <w:commentRangeEnd w:id="914"/>
      <w:commentRangeEnd w:id="915"/>
      <w:r w:rsidR="007120C6">
        <w:rPr>
          <w:rStyle w:val="CommentReference"/>
          <w:rFonts w:asciiTheme="minorHAnsi" w:eastAsiaTheme="minorHAnsi" w:hAnsiTheme="minorHAnsi"/>
          <w:lang w:eastAsia="en-US"/>
        </w:rPr>
        <w:commentReference w:id="914"/>
      </w:r>
      <w:r w:rsidR="00E41CA2">
        <w:rPr>
          <w:rStyle w:val="CommentReference"/>
          <w:rFonts w:asciiTheme="minorHAnsi" w:eastAsiaTheme="minorHAnsi" w:hAnsiTheme="minorHAnsi"/>
          <w:lang w:eastAsia="en-US"/>
        </w:rPr>
        <w:commentReference w:id="915"/>
      </w:r>
      <w:r w:rsidRPr="003F2D6A">
        <w:rPr>
          <w:rFonts w:cs="Times New Roman"/>
          <w:lang w:val="en-GB"/>
        </w:rPr>
        <w:t xml:space="preserve">. Many quantile mapping methods overestimate interannual variability </w:t>
      </w:r>
      <w:commentRangeStart w:id="916"/>
      <w:r w:rsidRPr="003F2D6A">
        <w:rPr>
          <w:rFonts w:cs="Times New Roman"/>
          <w:lang w:val="en-GB"/>
        </w:rPr>
        <w:fldChar w:fldCharType="begin" w:fldLock="1"/>
      </w:r>
      <w:ins w:id="917" w:author="Robin Matthews" w:date="2021-07-11T16:52:00Z">
        <w:r w:rsidR="007120C6">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918" w:author="Robin Matthews" w:date="2021-07-11T16:52:00Z">
        <w:r w:rsidR="000465A7" w:rsidDel="007120C6">
          <w:rPr>
            <w:rFonts w:cs="Times New Roman"/>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2019</w:t>
      </w:r>
      <w:ins w:id="919" w:author="Robin Matthews" w:date="2021-07-11T16:52:00Z">
        <w:r w:rsidR="007120C6">
          <w:rPr>
            <w:rFonts w:cs="Times New Roman"/>
            <w:noProof/>
            <w:lang w:val="en-GB"/>
          </w:rPr>
          <w:t>b</w:t>
        </w:r>
      </w:ins>
      <w:del w:id="920" w:author="Robin Matthews" w:date="2021-07-11T16:52:00Z">
        <w:r w:rsidR="00E41CA2" w:rsidDel="007120C6">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916"/>
      <w:r w:rsidR="00E41CA2">
        <w:rPr>
          <w:rStyle w:val="CommentReference"/>
          <w:rFonts w:asciiTheme="minorHAnsi" w:eastAsiaTheme="minorHAnsi" w:hAnsiTheme="minorHAnsi"/>
          <w:lang w:eastAsia="en-US"/>
        </w:rPr>
        <w:commentReference w:id="916"/>
      </w:r>
      <w:r w:rsidRPr="003F2D6A">
        <w:rPr>
          <w:rFonts w:cs="Times New Roman"/>
          <w:lang w:val="en-GB"/>
        </w:rPr>
        <w:t xml:space="preserve">. Temporal and spatial dependence are usually not adjusted and thus inherited from the driving model </w:t>
      </w:r>
      <w:commentRangeStart w:id="921"/>
      <w:r w:rsidRPr="003F2D6A">
        <w:rPr>
          <w:rFonts w:cs="Times New Roman"/>
          <w:lang w:val="en-GB"/>
        </w:rPr>
        <w:fldChar w:fldCharType="begin" w:fldLock="1"/>
      </w:r>
      <w:r w:rsidR="000465A7">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"ITEM-2",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"(Maraun et al., 2019a; Widmann et al., 2019)", "plainTextFormattedCitation" : "(Maraun et al., 2019a; Widmann et al., 2019)", "previouslyFormattedCitation" : "(Maraun et al., 2019a; Widmann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2019</w:t>
      </w:r>
      <w:ins w:id="922" w:author="Robin Matthews" w:date="2021-07-11T16:52:00Z">
        <w:r w:rsidR="007120C6">
          <w:rPr>
            <w:rFonts w:cs="Times New Roman"/>
            <w:noProof/>
            <w:lang w:val="en-GB"/>
          </w:rPr>
          <w:t>b</w:t>
        </w:r>
      </w:ins>
      <w:del w:id="923" w:author="Robin Matthews" w:date="2021-07-11T16:52:00Z">
        <w:r w:rsidR="00E41CA2" w:rsidDel="007120C6">
          <w:rPr>
            <w:rFonts w:cs="Times New Roman"/>
            <w:noProof/>
            <w:lang w:val="en-GB"/>
          </w:rPr>
          <w:delText>a</w:delText>
        </w:r>
      </w:del>
      <w:r w:rsidR="00E41CA2">
        <w:rPr>
          <w:rFonts w:cs="Times New Roman"/>
          <w:noProof/>
          <w:lang w:val="en-GB"/>
        </w:rPr>
        <w:t>; Widmann et al., 2019)</w:t>
      </w:r>
      <w:r w:rsidRPr="003F2D6A">
        <w:rPr>
          <w:rFonts w:cs="Times New Roman"/>
          <w:lang w:val="en-GB"/>
        </w:rPr>
        <w:fldChar w:fldCharType="end"/>
      </w:r>
      <w:commentRangeEnd w:id="921"/>
      <w:r w:rsidR="00E41CA2">
        <w:rPr>
          <w:rStyle w:val="CommentReference"/>
          <w:rFonts w:asciiTheme="minorHAnsi" w:eastAsiaTheme="minorHAnsi" w:hAnsiTheme="minorHAnsi"/>
          <w:lang w:eastAsia="en-US"/>
        </w:rPr>
        <w:commentReference w:id="921"/>
      </w:r>
      <w:r w:rsidRPr="003F2D6A">
        <w:rPr>
          <w:rFonts w:cs="Times New Roman"/>
          <w:lang w:val="en-GB"/>
        </w:rPr>
        <w:t xml:space="preserve">. Spatial fields are thus typically too smooth in space, even after bias adjustment </w:t>
      </w:r>
      <w:r w:rsidRPr="003F2D6A">
        <w:rPr>
          <w:rFonts w:cs="Times New Roman"/>
          <w:lang w:val="en-GB"/>
        </w:rPr>
        <w:fldChar w:fldCharType="begin" w:fldLock="1"/>
      </w:r>
      <w:r w:rsidR="000465A7">
        <w:rPr>
          <w:rFonts w:cs="Times New Roman"/>
          <w:lang w:val="en-GB"/>
        </w:rPr>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(Widmann et al., 2019)</w:t>
      </w:r>
      <w:r w:rsidRPr="003F2D6A">
        <w:rPr>
          <w:rFonts w:cs="Times New Roman"/>
          <w:lang w:val="en-GB"/>
        </w:rPr>
        <w:fldChar w:fldCharType="end"/>
      </w:r>
      <w:r w:rsidRPr="003F2D6A">
        <w:rPr>
          <w:rFonts w:cs="Times New Roman"/>
          <w:lang w:val="en-GB"/>
        </w:rPr>
        <w:t>.</w:t>
      </w:r>
    </w:p>
    <w:p w14:paraId="34312FA2" w14:textId="77777777" w:rsidR="00E2170D" w:rsidRPr="003F2D6A" w:rsidRDefault="00E2170D" w:rsidP="00E2170D">
      <w:pPr>
        <w:pStyle w:val="AR6BodyText"/>
        <w:rPr>
          <w:lang w:val="en-GB"/>
        </w:rPr>
      </w:pPr>
    </w:p>
    <w:p w14:paraId="5DFD1E8F" w14:textId="2436377E" w:rsidR="00E2170D" w:rsidRPr="003F2D6A" w:rsidRDefault="00E2170D" w:rsidP="00E2170D">
      <w:pPr>
        <w:pStyle w:val="AR6BodyText"/>
        <w:rPr>
          <w:lang w:val="en-GB"/>
        </w:rPr>
      </w:pPr>
      <w:r w:rsidRPr="003F2D6A">
        <w:rPr>
          <w:rFonts w:cs="Times New Roman"/>
          <w:lang w:val="en-GB"/>
        </w:rPr>
        <w:t xml:space="preserve">Several studies show improved simulations of present day impacts, when the impact model is fed with bias-adjusted climate model output, including the assessment of river discharge </w:t>
      </w:r>
      <w:r w:rsidRPr="003F2D6A">
        <w:rPr>
          <w:rFonts w:cs="Times New Roman"/>
          <w:lang w:val="en-GB"/>
        </w:rPr>
        <w:fldChar w:fldCharType="begin" w:fldLock="1"/>
      </w:r>
      <w:r w:rsidR="000465A7">
        <w:rPr>
          <w:rFonts w:cs="Times New Roman"/>
          <w:lang w:val="en-GB"/>
        </w:rPr>
        <w:instrText>ADDIN CSL_CITATION { "citationItems" : [ { "id" : "ITEM-1", "itemData" : { "DOI" : "10.5194/hess-15-2599-2011", "ISBN" : "'", "ISSN" : "1607-7938", "abstract" : "In this work we asses the benefits of removing bias in climate forcing data used for hydrological climate change impact assessment at pan-European scale, with emphasis on floods. Climate simulations from the HIRHAM5-ECHAM5 model driven by the SRES-A1B emission scenario are corrected for bias using a histogram equalization method. As target for the bias correction we employ gridded interpolated observations of precipitation, average, minimum, and maximum temperature from the E-OBS data set. Bias removal transfer functions are derived for the control period 1961\u20131990. These are subsequently used to correct the climate simulations for the control period, and, under the assumption of a stationary error model, for the future time window 2071\u20132100. Validation against E-OBS climatology in the control period shows that the correction method performs successfully in removing bias in average and extreme statistics relevant for flood simulation over the majority of the European domain in all seasons. This translates into considerably improved simulations with the hydrological model of observed average and extreme river discharges at a majority of 554 validation river stations across Europe. Probabilities of extreme events derived employing extreme value techniques are also more closely reproduced. Results indicate that projections of future flood hazard in Europe based on uncorrected climate simulations, both in terms of their magnitude and recurrence interval, are likely subject to large errors. Notwithstanding the inherent limitations of the large-scale approach used herein, this study strongly advocates the removal of bias in climate simulations prior to their use in hydrological impact assessment.&lt;/p&gt;&lt;/p&gt;", "author" : [ { "dropping-particle" : "", "family" : "Rojas", "given" : "R.", "non-dropping-particle" : "", "parse-names" : false, "suffix" : "" }, { "dropping-particle" : "", "family" : "Feyen", "given" : "L.", "non-dropping-particle" : "", "parse-names" : false, "suffix" : "" }, { "dropping-particle" : "", "family" : "Dosio", "given" : "A.", "non-dropping-particle" : "", "parse-names" : false, "suffix" : "" }, { "dropping-particle" : "", "family" : "Bavera", "given" : "D.", "non-dropping-particle" : "", "parse-names" : false, "suffix" : "" } ], "container-title" : "Hydrology and Earth System Sciences", "id" : "ITEM-1", "issue" : "8", "issued" : { "date-parts" : [ [ "2011", "8", "24" ] ] }, "page" : "2599-2620", "title" : "Improving pan-European hydrological simulation of extreme events through statistical bias correction of RCM-driven climate simulations", "translator" : [ { "dropping-particle" : "", "family" : "Q3878", "given" : "", "non-dropping-particle" : "", "parse-names" : false, "suffix" : "" } ], "type" : "article-journal", "volume" : "15" }, "uris" : [ "http://www.mendeley.com/documents/?uuid=58afd24d-3b4c-4d08-9c63-07f9a0076b54" ] }, { "id" : "ITEM-2",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"ITEM-2",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"id" : "ITEM-3", "itemData" : { "DOI" : "10.5194/hess-17-1189-2013", "ISSN" : "1607-7938", "abstract" : "Abstract. In climate change impact research, the assessment of future river runoff as well as the catchment-scale water balance is impeded by different sources of modeling uncertainty. Some research has already been done in order to quantify the uncertainty of climate projections originating from the climate models and the downscaling techniques, as well as from the internal variability evaluated from climate model member ensembles. Yet, the use of hydrological models adds another layer of uncertainty. Within the QBic3 project (Qu\u00e9bec\u2013Bavarian International Collaboration on Climate Change), the relative contributions to the overall uncertainty from the whole model chain (from global climate models to water management models) are investigated using an ensemble of multiple climate and hydrological models. Although there are many options to downscale global climate projections to the regional scale, recent impact studies tend to use regional climate models (RCMs). One reason for that is that the physical coherence between atmospheric and land-surface variables is preserved. The coherence between temperature and precipitation is of particular interest in hydrology. However, the regional climate model outputs often are biased compared to the observed climatology of a given region. Therefore, biases in those outputs are often corrected to facilitate the reproduction of historic runoff conditions when used in hydrological models, even if those corrections alter the relationship between temperature and precipitation. So, as bias correction may affect the consistency between RCM output variables, the use of correction techniques and even the use of (biased) climate model data itself is sometimes disputed among scientists. For these reasons, the effect of bias correction on simulated runoff regimes and the relative change in selected runoff indicators is explored. If it affects the conclusion of climate change analysis in hydrology, we should consider it as a source of uncertainty. If not, the application of bias correction methods is either unnecessary to obtain the change signal in hydro-climatic projections, or safe to use for the production of present and future river runoff scenarios as it does not alter the change signal. The results of the present paper highlight the analysis of daily runoff simulated with four different hydrological models in two natural-flow catchments, driven by different regional climate models for a reference and a future period. As e\u2026", "author" : [ { "dropping-particle" : "", "family" : "Muerth", "given" : "M. J.", "non-dropping-particle" : "", "parse-names" : false, "suffix" : "" }, { "dropping-particle" : "", "family" : "Gauvin St-Denis", "given" : "B.", "non-dropping-particle" : "", "parse-names" : false, "suffix" : "" }, { "dropping-particle" : "", "family" : "Ricard", "given" : "S.", "non-dropping-particle" : "", "parse-names" : false, "suffix" : "" }, { "dropping-particle" : "", "family" : "Vel\u00e1zquez", "given" : "J. A.", "non-dropping-particle" : "", "parse-names" : false, "suffix" : "" }, { "dropping-particle" : "", "family" : "Schmid", "given" : "J.", "non-dropping-particle" : "", "parse-names" : false, "suffix" : "" }, { "dropping-particle" : "", "family" : "Minville", "given" : "M.", "non-dropping-particle" : "", "parse-names" : false, "suffix" : "" }, { "dropping-particle" : "", "family" : "Caya", "given" : "D.", "non-dropping-particle" : "", "parse-names" : false, "suffix" : "" }, { "dropping-particle" : "", "family" : "Chaumont", "given" : "D.", "non-dropping-particle" : "", "parse-names" : false, "suffix" : "" }, { "dropping-particle" : "", "family" : "Ludwig", "given" : "R.", "non-dropping-particle" : "", "parse-names" : false, "suffix" : "" }, { "dropping-particle" : "", "family" : "Turcotte", "given" : "R.", "non-dropping-particle" : "", "parse-names" : false, "suffix" : "" } ], "container-title" : "Hydrology and Earth System Sciences", "id" : "ITEM-3", "issue" : "3", "issued" : { "date-parts" : [ [ "2013", "3", "19" ] ] }, "page" : "1189-1204", "title" : "On the need for bias correction in regional climate scenarios to assess climate change impacts on river runoff", "translator" : [ { "dropping-particle" : "", "family" : "Q4506", "given" : "", "non-dropping-particle" : "", "parse-names" : false, "suffix" : "" } ], "type" : "article-journal", "volume" : "17" }, "uris" : [ "http://www.mendeley.com/documents/?uuid=3202b573-4b5f-4281-a48a-ad5a2c917037", "http://www.mendeley.com/documents/?uuid=b8e0c7e7-1e4a-4a7c-96c3-23c73a1afa22" ] } ], "mendeley" : { "formattedCitation" : "(Rojas et al., 2011; Muerth et al., 2013; Montroull et al., 2018)", "plainTextFormattedCitation" : "(Rojas et al., 2011; Muerth et al., 2013; Montroull et al., 2018)", "previouslyFormattedCitation" : "(Rojas et al., 2011; Muerth et al., 2013; Montroull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(Rojas et al., 2011; Muerth et al., 2013; Montroull et al., 2018)</w:t>
      </w:r>
      <w:r w:rsidRPr="003F2D6A">
        <w:rPr>
          <w:rFonts w:cs="Times New Roman"/>
          <w:lang w:val="en-GB"/>
        </w:rPr>
        <w:fldChar w:fldCharType="end"/>
      </w:r>
      <w:r w:rsidRPr="00FB6EB0">
        <w:rPr>
          <w:rFonts w:cs="Times New Roman"/>
        </w:rPr>
        <w:t xml:space="preserve">, forest fires </w:t>
      </w:r>
      <w:r w:rsidRPr="003F2D6A">
        <w:rPr>
          <w:rFonts w:cs="Times New Roman"/>
          <w:lang w:val="en-GB"/>
        </w:rPr>
        <w:fldChar w:fldCharType="begin" w:fldLock="1"/>
      </w:r>
      <w:r w:rsidR="000465A7">
        <w:rPr>
          <w:rFonts w:cs="Times New Roman"/>
        </w:rPr>
        <w:instrText>ADDIN CSL_CITATION { "citationItems" : [ { "id" : "ITEM-1", "itemData" : { "DOI" : "10.1002/2013JG002444", "ISBN" : "2169-8953", "ISSN" : "21698953", "abstract" : "In this study we present an assessment of the impact of future climate change on total fire probability, burned area, and carbon (C) emissions from fires in Europe. The analysis was performed with the Community Land Model (CLM) extended with a prognostic treatment of fires that was specifically refined and optimized for application over Europe. Simulations over the 21st century are forced by five different high-resolution Regional Climate Models under the Special Report on Emissions Scenarios A1B. Both original and bias-corrected meteorological forcings is used. Results show that the simulated C emissions over the present period are improved by using bias corrected meteorological forcing, with a reduction of the intermodel variability. In the course of the 21st century, burned area and C emissions from fires are shown to increase in Europe, in particular in the Mediterranean basins, in the Balkan regions and in Eastern Europe. However, the projected increase is lower than in other studies that did not fully account for the effect of climate on ecosystem functioning. We demonstrate that the lower sensitivity of burned area and C emissions to climate change is related to the predicted reduction of the net primary productivity, which is identified as the most important determinant of fire activity in the Mediterranean region after anthropogenic interaction. This behavior, consistent with the intermediate fire-productivity hypothesis, limits the sensitivity of future burned area and C emissions from fires on climate change, providing more conservative estimates of future fire patterns, and demonstrates the importance of coupling fire simulation with a climate driven ecosystem productivity model.", "author" : [ { "dropping-particle" : "", "family" : "Migliavacca", "given" : "Mirco", "non-dropping-particle" : "", "parse-names" : false, "suffix" : "" }, { "dropping-particle" : "", "family" : "Dosio", "given" : "Alessandro", "non-dropping-particle" : "", "parse-names" : false, "suffix" : "" }, { "dropping-particle" : "", "family" : "Camia", "given" : "Andrea", "non-dropping-particle" : "", "parse-names" : false, "suffix" : "" }, { "dropping-particle" : "", "family" : "Hobourg", "given" : "Rasmus", "non-dropping-particle" : "", "parse-names" : false, "suffix" : "" }, { "dropping-particle" : "", "family" : "Houston-Durrant", "given" : "Tracy", "non-dropping-particle" : "", "parse-names" : false, "suffix" : "" }, { "dropping-particle" : "", "family" : "Kaiser", "given" : "Johannes W.", "non-dropping-particle" : "", "parse-names" : false, "suffix" : "" }, { "dropping-particle" : "", "family" : "Khabarov", "given" : "Nikolay", "non-dropping-particle" : "", "parse-names" : false, "suffix" : "" }, { "dropping-particle" : "", "family" : "Krasovskii", "given" : "Andrey A.", "non-dropping-particle" : "", "parse-names" : false, "suffix" : "" }, { "dropping-particle" : "", "family" : "Marcolla", "given" : "Barbara", "non-dropping-particle" : "", "parse-names" : false, "suffix" : "" }, { "dropping-particle" : "", "family" : "San Miguel-Ayanz", "given" : "Jesus", "non-dropping-particle" : "", "parse-names" : false, "suffix" : "" }, { "dropping-particle" : "", "family" : "Ward", "given" : "Daniel S.", "non-dropping-particle" : "", "parse-names" : false, "suffix" : "" }, { "dropping-particle" : "", "family" : "Cescatti", "given" : "Alessandro", "non-dropping-particle" : "", "parse-names" : false, "suffix" : "" } ], "container-title" : "Journal of Geophysical Research: Biogeosciences", "id" : "ITEM-1", "issue" : "4", "issued" : { "date-parts" : [ [ "2013", "12", "13" ] ] }, "page" : "1732-1747", "title" : "Modeling biomass burning and related carbon emissions during the 21st century in Europe", "translator" : [ { "dropping-particle" : "", "family" : "Q3877", "given" : "", "non-dropping-particle" : "", "parse-names" : false, "suffix" : "" } ], "type" : "article-journal", "volume" : "118" }, "uris" : [ "http://www.mendeley.com/documents/?uuid=0954d4c2-34ab-4886-9a7c-a7b93a59f583" ] } ], "mendeley" : { "formattedCitation" : "(Migliavacca et al., 2013)", "plainTextFormattedCitation" : "(Migliavacca et al., 2013)", "previouslyFormattedCitation" : "(Migliavacca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(Migliavacca et al., 2013)</w:t>
      </w:r>
      <w:r w:rsidRPr="003F2D6A">
        <w:rPr>
          <w:rFonts w:cs="Times New Roman"/>
          <w:lang w:val="en-GB"/>
        </w:rPr>
        <w:fldChar w:fldCharType="end"/>
      </w:r>
      <w:r w:rsidRPr="003F2D6A">
        <w:rPr>
          <w:rFonts w:cs="Times New Roman"/>
          <w:lang w:val="en-GB"/>
        </w:rPr>
        <w:t xml:space="preserve">, crop production </w:t>
      </w:r>
      <w:r w:rsidRPr="003F2D6A">
        <w:rPr>
          <w:rFonts w:cs="Times New Roman"/>
          <w:lang w:val="en-GB"/>
        </w:rPr>
        <w:fldChar w:fldCharType="begin" w:fldLock="1"/>
      </w:r>
      <w:r w:rsidR="000465A7">
        <w:rPr>
          <w:rFonts w:cs="Times New Roman"/>
          <w:lang w:val="en-GB"/>
        </w:rPr>
        <w:instrText>ADDIN CSL_CITATION { "citationItems" : [ { "id" : "ITEM-1", "itemData" : { "DOI" : "10.1007/s10584-015-1518-8", "ISSN" : "0165-0009", "abstract" : "Assessment of climate change impacts on crops in regions of complex orography such as the Iberian Peninsula (IP) requires climate model output which is able to describe accurately the observed climate. The high resolution of output provided by Regional Climate Models (RCMs) is expected to be a suitable tool to describe regional and local climatic features, although their simulation results may still present biases. For these reasons, we compared several post-processing methods to correct or reduce the biases ofRCM simulations from the ENSEMBLES project for the IP. The bias-corrected datasets were also evaluated in terms of their applicability and consequences in improving the results of a crop model to simulate maize growth and development at two IP locations, using this crop as a reference for summer cropping systems in the region. The use of bias-corrected climate runs improved crop phenology and yield simulation overall and reduced the inter-model variability and thus the uncertainty. The number of observational stations underlying each reference observational dataset used to correct the bias affected the correction performance. Although no single technique showed to be the best one, some methods proved to be more adequate for small initial biases, while others were useful when initial biases were so large as to prevent data application for impact studies. An initial evaluation of the climate data, the bias correction reduction method and the consequences for impact assessment would be needed to design the most robust, reduced uncertainty ensemble for a specific combination of location, crop, and crop management.", "author" : [ { "dropping-particle" : "", "family" : "Ruiz-Ramos", "given" : "M.", "non-dropping-particle" : "", "parse-names" : false, "suffix" : "" }, { "dropping-particle" : "", "family" : "Rodr\u00edguez", "given" : "A.", "non-dropping-particle" : "", "parse-names" : false, "suffix" : "" }, { "dropping-particle" : "", "family" : "Dosio", "given" : "A.", "non-dropping-particle" : "", "parse-names" : false, "suffix" : "" }, { "dropping-particle" : "", "family" : "Goodess", "given" : "C. M.", "non-dropping-particle" : "", "parse-names" : false, "suffix" : "" }, { "dropping-particle" : "", "family" : "Harpham", "given" : "C.", "non-dropping-particle" : "", "parse-names" : false, "suffix" : "" }, { "dropping-particle" : "", "family" : "M\u00ednguez", "given" : "M. I.", "non-dropping-particle" : "", "parse-names" : false, "suffix" : "" }, { "dropping-particle" : "", "family" : "S\u00e1nchez", "given" : "E.", "non-dropping-particle" : "", "parse-names" : false, "suffix" : "" } ], "container-title" : "Climatic Change", "id" : "ITEM-1", "issue" : "1-2", "issued" : { "date-parts" : [ [ "2016", "1", "1" ] ] }, "page" : "283-297", "title" : "Comparing correction methods of RCM outputs for improving crop impact projections in the Iberian Peninsula for 21st century", "translator" : [ { "dropping-particle" : "", "family" : "Q3876", "given" : "", "non-dropping-particle" : "", "parse-names" : false, "suffix" : "" } ], "type" : "article-journal", "volume" : "134" }, "uris" : [ "http://www.mendeley.com/documents/?uuid=a0fb6f7f-68fb-4050-8290-5c96c38a23b5" ] } ], "mendeley" : { "formattedCitation" : "(Ruiz-Ramos et al., 2016)", "plainTextFormattedCitation" : "(Ruiz-Ramos et al., 2016)", "previouslyFormattedCitation" : "(Ruiz-Ramos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(Ruiz-Ramos et al., 2016)</w:t>
      </w:r>
      <w:r w:rsidRPr="003F2D6A">
        <w:rPr>
          <w:rFonts w:cs="Times New Roman"/>
          <w:lang w:val="en-GB"/>
        </w:rPr>
        <w:fldChar w:fldCharType="end"/>
      </w:r>
      <w:r w:rsidRPr="003F2D6A">
        <w:rPr>
          <w:rFonts w:cs="Times New Roman"/>
          <w:lang w:val="en-GB"/>
        </w:rPr>
        <w:t xml:space="preserve">, and regional ocean modelling </w:t>
      </w:r>
      <w:r w:rsidRPr="003F2D6A">
        <w:rPr>
          <w:rFonts w:cs="Times New Roman"/>
          <w:lang w:val="en-GB"/>
        </w:rPr>
        <w:fldChar w:fldCharType="begin" w:fldLock="1"/>
      </w:r>
      <w:r w:rsidR="000465A7">
        <w:rPr>
          <w:rFonts w:cs="Times New Roman"/>
          <w:lang w:val="en-GB"/>
        </w:rPr>
        <w:instrText>ADDIN CSL_CITATION { "citationItems" : [ { "id" : "ITEM-1", "itemData" : { "DOI" : "10.1007/s00382-016-3049-z", "ISSN" : "0930-7575", "author" : [ { "dropping-particle" : "", "family" : "Macias", "given" : "Diego", "non-dropping-particle" : "", "parse-names" : false, "suffix" : "" }, { "dropping-particle" : "", "family" : "Garcia-Gorriz", "given" : "Elisa", "non-dropping-particle" : "", "parse-names" : false, "suffix" : "" }, { "dropping-particle" : "", "family" : "Dosio", "given" : "Alessandro", "non-dropping-particle" : "", "parse-names" : false, "suffix" : "" }, { "dropping-particle" : "", "family" : "Stips", "given" : "Adolf", "non-dropping-particle" : "", "parse-names" : false, "suffix" : "" }, { "dropping-particle" : "", "family" : "Keuler", "given" : "Klaus", "non-dropping-particle" : "", "parse-names" : false, "suffix" : "" } ], "container-title" : "Climate Dynamics", "id" : "ITEM-1", "issue" : "3", "issued" : { "date-parts" : [ [ "2018", "8", "29" ] ] }, "page" : "1095-1117", "publisher" : "Springer Berlin Heidelberg", "title" : "Obtaining the correct sea surface temperature: bias correction of regional climate model data for the Mediterranean Sea", "translator" : [ { "dropping-particle" : "", "family" : "Q4038", "given" : "", "non-dropping-particle" : "", "parse-names" : false, "suffix" : "" } ], "type" : "article-journal", "volume" : "51" }, "uris" : [ "http://www.mendeley.com/documents/?uuid=ae03f803-9af4-4b10-aea0-35764ecd4d27" ] } ], "mendeley" : { "formattedCitation" : "(Macias et al., 2018)", "plainTextFormattedCitation" : "(Macias et al., 2018)", "previouslyFormattedCitation" : "(Macias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(Macias et al., 2018)</w:t>
      </w:r>
      <w:r w:rsidRPr="003F2D6A">
        <w:rPr>
          <w:rFonts w:cs="Times New Roman"/>
          <w:lang w:val="en-GB"/>
        </w:rPr>
        <w:fldChar w:fldCharType="end"/>
      </w:r>
      <w:r w:rsidRPr="003F2D6A">
        <w:rPr>
          <w:rFonts w:cs="Times New Roman"/>
          <w:lang w:val="en-GB"/>
        </w:rPr>
        <w:t>.</w:t>
      </w:r>
    </w:p>
    <w:p w14:paraId="528A4371" w14:textId="77777777" w:rsidR="00E2170D" w:rsidRPr="003F2D6A" w:rsidRDefault="00E2170D" w:rsidP="00E2170D">
      <w:pPr>
        <w:pStyle w:val="AR6BodyText"/>
        <w:rPr>
          <w:lang w:val="en-GB"/>
        </w:rPr>
      </w:pPr>
    </w:p>
    <w:p w14:paraId="1D4A2AAF" w14:textId="77777777" w:rsidR="00E2170D" w:rsidRPr="003F2D6A" w:rsidRDefault="00E2170D" w:rsidP="00E2170D">
      <w:pPr>
        <w:pStyle w:val="AR6BodyText"/>
        <w:rPr>
          <w:lang w:val="en-GB"/>
        </w:rPr>
      </w:pPr>
      <w:r w:rsidRPr="003F2D6A">
        <w:rPr>
          <w:rFonts w:cs="Times New Roman"/>
          <w:lang w:val="en-GB"/>
        </w:rPr>
        <w:t>There</w:t>
      </w:r>
      <w:r w:rsidRPr="003F2D6A">
        <w:rPr>
          <w:lang w:val="en-GB"/>
        </w:rPr>
        <w:t xml:space="preserve"> is </w:t>
      </w:r>
      <w:r w:rsidRPr="003F2D6A">
        <w:rPr>
          <w:i/>
          <w:lang w:val="en-GB"/>
        </w:rPr>
        <w:t>high confidence</w:t>
      </w:r>
      <w:r w:rsidRPr="003F2D6A">
        <w:rPr>
          <w:lang w:val="en-GB"/>
        </w:rPr>
        <w:t xml:space="preserve"> that bias adjustment can improve the marginal distribution of simulated climate variables, if applied to a climate model that adequately represents the processes relevant for a given application (Cross-Chapter Box 10.2).</w:t>
      </w:r>
    </w:p>
    <w:p w14:paraId="41542CE1" w14:textId="77777777" w:rsidR="00E2170D" w:rsidRPr="003F2D6A" w:rsidRDefault="00E2170D" w:rsidP="00E2170D">
      <w:pPr>
        <w:pStyle w:val="AR6BodyText"/>
        <w:rPr>
          <w:lang w:val="en-GB"/>
        </w:rPr>
      </w:pPr>
    </w:p>
    <w:p w14:paraId="554A7B25" w14:textId="77777777" w:rsidR="00E2170D" w:rsidRPr="003F2D6A" w:rsidRDefault="00E2170D" w:rsidP="00E2170D">
      <w:pPr>
        <w:pStyle w:val="AR6BodyText"/>
        <w:rPr>
          <w:lang w:val="en-GB"/>
        </w:rPr>
      </w:pPr>
    </w:p>
    <w:p w14:paraId="234971A2" w14:textId="64B6A724" w:rsidR="004D7140" w:rsidRPr="006343BB" w:rsidRDefault="00E2170D" w:rsidP="00E2170D">
      <w:pPr>
        <w:pStyle w:val="AR6Chap10Level4101111"/>
        <w:rPr>
          <w:lang w:val="en-GB"/>
        </w:rPr>
      </w:pPr>
      <w:bookmarkStart w:id="924" w:name="_Toc70454745"/>
      <w:r w:rsidRPr="003F2D6A">
        <w:rPr>
          <w:lang w:val="en-GB"/>
        </w:rPr>
        <w:t>Performance of weather generators</w:t>
      </w:r>
      <w:bookmarkEnd w:id="924"/>
    </w:p>
    <w:p w14:paraId="34E48D9C" w14:textId="6B241E22" w:rsidR="00E2170D" w:rsidRPr="003F2D6A" w:rsidRDefault="00E2170D" w:rsidP="00E2170D">
      <w:pPr>
        <w:pStyle w:val="AR6BodyText"/>
        <w:rPr>
          <w:lang w:val="en-GB"/>
        </w:rPr>
      </w:pPr>
      <w:r w:rsidRPr="003F2D6A">
        <w:rPr>
          <w:lang w:val="en-GB"/>
        </w:rPr>
        <w:t xml:space="preserve">Weather generators represent well most aspects that are explicitly calibrated. This typically includes mean, variance, high quantiles (for precipitation, if explicitly modelled), and short-term temporal variability for both temperature and precipitation, whereas interannual variability is strongly underestimated </w:t>
      </w:r>
      <w:commentRangeStart w:id="925"/>
      <w:r w:rsidRPr="003F2D6A">
        <w:rPr>
          <w:lang w:val="en-GB"/>
        </w:rPr>
        <w:fldChar w:fldCharType="begin" w:fldLock="1"/>
      </w:r>
      <w:r w:rsidR="000465A7">
        <w:rPr>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"ITEM-2",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"ITEM-4",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"ITEM-4",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"ITEM-5",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"ITEM-5",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"id" : "ITEM-6",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"ITEM-6",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"id" : "ITEM-7",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"ITEM-7",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"id" : "ITEM-8",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"ITEM-8",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"(Frost et al., 2011; Hu et al., 2013a; Keller et al., 2015; Dubrovsky et al., 2019; Guti\u00e9rrez et al., 2019; Hertig et al., 2019; Maraun et al., 2019a; Widmann et al., 2019)", "plainTextFormattedCitation" : "(Frost et al., 2011; Hu et al., 2013a; Keller et al., 2015; Dubrovsky et al., 2019; Guti\u00e9rrez et al., 2019; Hertig et al., 2019; Maraun et al., 2019a; Widmann et al., 2019)", "previouslyFormattedCitation" : "(Frost et al., 2011; Hu et al., 2013a; Keller et al., 2015; Dubrovsky et al., 2019; Guti\u00e9rrez et al., 2019; Hertig et al., 2019; Maraun et al., 2019a; Widmann et al., 2019)" }, "properties" : { "noteIndex" : 0 }, "schema" : "https://github.com/citation-style-language/schema/raw/master/csl-citation.json" }</w:instrText>
      </w:r>
      <w:r w:rsidRPr="003F2D6A">
        <w:rPr>
          <w:lang w:val="en-GB"/>
        </w:rPr>
        <w:fldChar w:fldCharType="separate"/>
      </w:r>
      <w:r w:rsidR="00E41CA2">
        <w:rPr>
          <w:noProof/>
        </w:rPr>
        <w:t xml:space="preserve">(Frost et al., </w:t>
      </w:r>
      <w:r w:rsidR="00E41CA2">
        <w:rPr>
          <w:noProof/>
        </w:rPr>
        <w:lastRenderedPageBreak/>
        <w:t>2011; Hu et al., 2013a; Keller et al., 2015; Dubrovsky et al., 2019; Gutiérrez et al., 2019; Hertig et al., 2019; Maraun et al., 2019</w:t>
      </w:r>
      <w:ins w:id="926" w:author="Robin Matthews" w:date="2021-07-11T16:52:00Z">
        <w:r w:rsidR="007120C6">
          <w:rPr>
            <w:noProof/>
          </w:rPr>
          <w:t>b</w:t>
        </w:r>
      </w:ins>
      <w:del w:id="927" w:author="Robin Matthews" w:date="2021-07-11T16:52:00Z">
        <w:r w:rsidR="00E41CA2" w:rsidDel="007120C6">
          <w:rPr>
            <w:noProof/>
          </w:rPr>
          <w:delText>a</w:delText>
        </w:r>
      </w:del>
      <w:r w:rsidR="00E41CA2">
        <w:rPr>
          <w:noProof/>
        </w:rPr>
        <w:t>; Widmann et al., 2019)</w:t>
      </w:r>
      <w:r w:rsidRPr="003F2D6A">
        <w:rPr>
          <w:lang w:val="en-GB"/>
        </w:rPr>
        <w:fldChar w:fldCharType="end"/>
      </w:r>
      <w:commentRangeEnd w:id="925"/>
      <w:r w:rsidR="00E41CA2">
        <w:rPr>
          <w:rStyle w:val="CommentReference"/>
          <w:rFonts w:asciiTheme="minorHAnsi" w:eastAsiaTheme="minorHAnsi" w:hAnsiTheme="minorHAnsi"/>
          <w:lang w:eastAsia="en-US"/>
        </w:rPr>
        <w:commentReference w:id="925"/>
      </w:r>
      <w:r w:rsidRPr="00FB6EB0">
        <w:t xml:space="preserve">. </w:t>
      </w:r>
      <w:r w:rsidRPr="003F2D6A">
        <w:rPr>
          <w:lang w:val="en-GB"/>
        </w:rPr>
        <w:t xml:space="preserve">There is growing evidence that some spatial weather generators fairly realistically capture the spatial dependence of temperature and precipitation </w:t>
      </w:r>
      <w:r w:rsidRPr="003F2D6A">
        <w:rPr>
          <w:lang w:val="en-GB"/>
        </w:rPr>
        <w:fldChar w:fldCharType="begin" w:fldLock="1"/>
      </w:r>
      <w:r w:rsidR="000465A7">
        <w:rPr>
          <w:lang w:val="en-GB"/>
        </w:rPr>
        <w:instrText>ADDIN CSL_CITATION { "citationItems" : [ { "id" : "ITEM-1",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"ITEM-1",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"id" : "ITEM-2",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"ITEM-2",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"id" : "ITEM-3",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"ITEM-3",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"ITEM-4",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"ITEM-4",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"id" : "ITEM-5",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"ITEM-5",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"(Frost et al., 2011; Hu et al., 2013a; Keller et al., 2015; Evin et al., 2018; Dubrovsky et al., 2019)", "plainTextFormattedCitation" : "(Frost et al., 2011; Hu et al., 2013a; Keller et al., 2015; Evin et al., 2018; Dubrovsky et al., 2019)", "previouslyFormattedCitation" : "(Frost et al., 2011; Hu et al., 2013a; Keller et al., 2015; Evin et al., 2018; Dubrovsky et al., 2019)" }, "properties" : { "noteIndex" : 0 }, "schema" : "https://github.com/citation-style-language/schema/raw/master/csl-citation.json" }</w:instrText>
      </w:r>
      <w:r w:rsidRPr="003F2D6A">
        <w:rPr>
          <w:lang w:val="en-GB"/>
        </w:rPr>
        <w:fldChar w:fldCharType="separate"/>
      </w:r>
      <w:r w:rsidR="00E41CA2">
        <w:rPr>
          <w:noProof/>
        </w:rPr>
        <w:t>(Frost et al., 2011; Hu et al., 2013a; Keller et al., 2015; Evin et al., 2018; Dubrovsky et al., 2019)</w:t>
      </w:r>
      <w:r w:rsidRPr="003F2D6A">
        <w:rPr>
          <w:lang w:val="en-GB"/>
        </w:rPr>
        <w:fldChar w:fldCharType="end"/>
      </w:r>
      <w:r w:rsidRPr="00FB6EB0">
        <w:t xml:space="preserve">. </w:t>
      </w:r>
      <w:r w:rsidRPr="003F2D6A">
        <w:rPr>
          <w:rFonts w:cs="Times New Roman"/>
          <w:lang w:val="en-GB"/>
        </w:rPr>
        <w:t xml:space="preserve">There is </w:t>
      </w:r>
      <w:r w:rsidRPr="003F2D6A">
        <w:rPr>
          <w:rFonts w:cs="Times New Roman"/>
          <w:i/>
          <w:lang w:val="en-GB"/>
        </w:rPr>
        <w:t>high confidence</w:t>
      </w:r>
      <w:r w:rsidRPr="003F2D6A">
        <w:rPr>
          <w:rFonts w:cs="Times New Roman"/>
          <w:lang w:val="en-GB"/>
        </w:rPr>
        <w:t xml:space="preserve"> that weather generators can realistically simulate a wide range of local weather characteristics at single locations, but there is </w:t>
      </w:r>
      <w:r w:rsidRPr="003F2D6A">
        <w:rPr>
          <w:rFonts w:cs="Times New Roman"/>
          <w:i/>
          <w:lang w:val="en-GB"/>
        </w:rPr>
        <w:t xml:space="preserve">limited evidence </w:t>
      </w:r>
      <w:r w:rsidRPr="003F2D6A">
        <w:rPr>
          <w:rFonts w:cs="Times New Roman"/>
          <w:lang w:val="en-GB"/>
        </w:rPr>
        <w:t>and</w:t>
      </w:r>
      <w:r w:rsidRPr="003F2D6A">
        <w:rPr>
          <w:rFonts w:cs="Times New Roman"/>
          <w:i/>
          <w:lang w:val="en-GB"/>
        </w:rPr>
        <w:t xml:space="preserve"> low agreement</w:t>
      </w:r>
      <w:r w:rsidRPr="003F2D6A">
        <w:rPr>
          <w:rFonts w:cs="Times New Roman"/>
          <w:lang w:val="en-GB"/>
        </w:rPr>
        <w:t xml:space="preserve"> of the ability of weather generators to realistically simulate the spatial dependence of atmospheric variables across multiple sites.</w:t>
      </w:r>
    </w:p>
    <w:p w14:paraId="3F197BC1" w14:textId="77777777" w:rsidR="00E2170D" w:rsidRPr="00441820" w:rsidRDefault="00E2170D" w:rsidP="00E2170D">
      <w:pPr>
        <w:autoSpaceDE w:val="0"/>
        <w:autoSpaceDN w:val="0"/>
        <w:adjustRightInd w:val="0"/>
        <w:rPr>
          <w:sz w:val="20"/>
          <w:szCs w:val="20"/>
          <w:lang w:val="en-US"/>
        </w:rPr>
      </w:pPr>
    </w:p>
    <w:p w14:paraId="4FAD6C09" w14:textId="77777777" w:rsidR="00E2170D" w:rsidRPr="003F2D6A" w:rsidRDefault="00E2170D" w:rsidP="00E2170D">
      <w:pPr>
        <w:pStyle w:val="AR6BodyText"/>
        <w:rPr>
          <w:rFonts w:cs="Times New Roman"/>
          <w:lang w:val="en-GB"/>
        </w:rPr>
      </w:pPr>
    </w:p>
    <w:p w14:paraId="4B1675B4" w14:textId="77777777" w:rsidR="00E2170D" w:rsidRPr="003F2D6A" w:rsidRDefault="00E2170D" w:rsidP="00E2170D">
      <w:pPr>
        <w:pStyle w:val="AR6Chap10Level310111"/>
        <w:rPr>
          <w:lang w:val="en-GB"/>
        </w:rPr>
      </w:pPr>
      <w:bookmarkStart w:id="928" w:name="_Toc5899673"/>
      <w:bookmarkStart w:id="929" w:name="_Toc6837994"/>
      <w:bookmarkStart w:id="930" w:name="_Toc29679438"/>
      <w:bookmarkStart w:id="931" w:name="_Toc30602400"/>
      <w:bookmarkStart w:id="932" w:name="_Toc70454746"/>
      <w:r w:rsidRPr="003F2D6A">
        <w:rPr>
          <w:lang w:val="en-GB"/>
        </w:rPr>
        <w:t>Performance at simulating historical regional climate changes</w:t>
      </w:r>
      <w:bookmarkEnd w:id="928"/>
      <w:bookmarkEnd w:id="929"/>
      <w:bookmarkEnd w:id="930"/>
      <w:bookmarkEnd w:id="931"/>
      <w:bookmarkEnd w:id="932"/>
    </w:p>
    <w:p w14:paraId="37AE4B77" w14:textId="77777777" w:rsidR="00E2170D" w:rsidRPr="003F2D6A" w:rsidRDefault="00E2170D" w:rsidP="00E2170D">
      <w:pPr>
        <w:pStyle w:val="AR6BodyText"/>
        <w:rPr>
          <w:lang w:val="en-GB" w:eastAsia="en-US"/>
        </w:rPr>
      </w:pPr>
    </w:p>
    <w:p w14:paraId="3491DC3D" w14:textId="32AA7047" w:rsidR="00E2170D" w:rsidRPr="003F2D6A" w:rsidRDefault="00E2170D" w:rsidP="00E2170D">
      <w:pPr>
        <w:pStyle w:val="AR6BodyText"/>
        <w:rPr>
          <w:rFonts w:cs="Times New Roman"/>
          <w:lang w:val="en-GB"/>
        </w:rPr>
      </w:pPr>
      <w:r w:rsidRPr="003F2D6A">
        <w:rPr>
          <w:lang w:val="en-GB" w:eastAsia="en-US"/>
        </w:rPr>
        <w:t xml:space="preserve">This section assesses how well climate models perform at realistically simulating historical regional climatic trends. </w:t>
      </w:r>
      <w:r w:rsidRPr="003F2D6A">
        <w:rPr>
          <w:rFonts w:cs="Times New Roman"/>
          <w:lang w:val="en-GB"/>
        </w:rPr>
        <w:t xml:space="preserve">Current global model ensembles reproduce global to continental-scale surface temperature trends at multi-decadal to centennial time scales (CMIP5, CMIP6), but underestimate precipitation trends (CMIP5) (Sections 3.3.1 and 3.3.2). For regional trends, AR5 concluded that the CMIP5 ensemble cannot be taken as a reliable representation of reality and that the true uncertainty can be larger than the simulated model spread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"10.1017/CBO9781107415324.023", "ISBN" : "9781107661820", "author" : [ { "dropping-particle" : "", "family" : "Kirtman", "given" : "BP",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 "family" : "Oldenborgh", "given" : "GJ", "non-dropping-particle" : "van", "parse-names" : false, "suffix" : "" }, { "dropping-particle" : "", "family" : "Vecchi", "given" : "G", "non-dropping-particle" : "", "parse-names" : false, "suffix" : "" }, { "dropping-particle" : "", "family" : "Wang", "given" : "HJ",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"dropping-particle" : "", "family" : "Kirtman", "given" : "Ben", "non-dropping-particle" : "", "parse-names" : false, "suffix" : "" }, { "dropping-particle" : "", "family" : "Power", "given" : "Scott B",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"2014" ] ] }, "page" : "953-1028", "publisher" : "Cambridge University Press", "publisher-place" : "Cambridge, United Kingdom and NewYork, NY, USA", "title" : "Near-term Climate Change: Projections and Predictability", "translator" : [ { "dropping-particle" : "", "family" : "Q4625", "given" : "Rt13", "non-dropping-particle" : "", "parse-names" : false, "suffix" : "" } ], "type" : "chapter" }, "uris" : [ "http://www.mendeley.com/documents/?uuid=17f47369-2fe3-4262-9af0-848d615bfdbf" ] } ], "mendeley" : { "formattedCitation" : "(Kirtman et al., 2014)", "plainTextFormattedCitation" : "(Kirtman et al., 2014)", "previouslyFormattedCitation" : "(Kirtman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(Kirtman et al., 2014)</w:t>
      </w:r>
      <w:r w:rsidRPr="003F2D6A">
        <w:rPr>
          <w:rFonts w:cs="Times New Roman"/>
          <w:lang w:val="en-GB"/>
        </w:rPr>
        <w:fldChar w:fldCharType="end"/>
      </w:r>
      <w:r w:rsidRPr="003F2D6A">
        <w:rPr>
          <w:rFonts w:cs="Times New Roman"/>
          <w:lang w:val="en-GB"/>
        </w:rPr>
        <w:t>. Case studies of regional trend simulations by global models can be found in Sections 10.4.1 and 10.6, and region</w:t>
      </w:r>
      <w:r w:rsidRPr="003F2D6A">
        <w:rPr>
          <w:lang w:val="en-GB" w:eastAsia="en-US"/>
        </w:rPr>
        <w:t>-by-region assessments in the Atlas.</w:t>
      </w:r>
      <w:r w:rsidRPr="003F2D6A">
        <w:rPr>
          <w:rFonts w:cs="Times New Roman"/>
          <w:lang w:val="en-GB"/>
        </w:rPr>
        <w:t xml:space="preserve"> A key limitation for assessing the representation of regional observed trends by single transient simulations of global models (or downscaled versions thereof) is the strong amplitude of internal variability compared to the forced signal at the regional scale (Section 10.3.4.3)</w:t>
      </w:r>
      <w:r w:rsidRPr="003F2D6A">
        <w:rPr>
          <w:rFonts w:cs="Times New Roman"/>
          <w:color w:val="FF0000"/>
          <w:lang w:val="en-GB"/>
        </w:rPr>
        <w:t>.</w:t>
      </w:r>
      <w:r w:rsidRPr="003F2D6A">
        <w:rPr>
          <w:rFonts w:cs="Times New Roman"/>
          <w:lang w:val="en-GB"/>
        </w:rPr>
        <w:t xml:space="preserve"> Even on multidecadal time</w:t>
      </w:r>
      <w:r w:rsidR="00695479">
        <w:rPr>
          <w:rFonts w:cs="Times New Roman"/>
          <w:lang w:val="en-GB"/>
        </w:rPr>
        <w:t xml:space="preserve"> </w:t>
      </w:r>
      <w:r w:rsidRPr="003F2D6A">
        <w:rPr>
          <w:rFonts w:cs="Times New Roman"/>
          <w:lang w:val="en-GB"/>
        </w:rPr>
        <w:t xml:space="preserve">scales, an agreement between observed and individual simulated trends would be expected to occur only by chance </w:t>
      </w:r>
      <w:r w:rsidRPr="003F2D6A">
        <w:rPr>
          <w:rFonts w:cs="Times New Roman"/>
          <w:lang w:val="en-GB"/>
        </w:rPr>
        <w:fldChar w:fldCharType="begin" w:fldLock="1"/>
      </w:r>
      <w:r w:rsidR="000465A7">
        <w:rPr>
          <w:rFonts w:cs="Times New Roman"/>
          <w:lang w:val="en-GB"/>
        </w:rPr>
        <w:instrText>ADDIN CSL_CITATION { "citationItems" : [ { "id" : "ITEM-1", "itemData" : { "DOI" : "10.1002/2013JD019945", "ISSN" : "2169897X", "author" : [ { "dropping-particle" : "", "family" : "Laprise", "given" : "Ren\u00e9", "non-dropping-particle" : "", "parse-names" : false, "suffix" : "" } ], "container-title" : "Journal of Geophysical Research: Atmospheres", "id" : "ITEM-1", "issue" : "7", "issued" : { "date-parts" : [ [ "2014", "4", "16" ] ] }, "page" : "3877-3881", "title" : "Comment on \u201cThe added value to global model projections of climate change by dynamical downscaling: A case study over the continental U.S. using the GISS-ModelE2 and WRF models\u201d by Racherla et al.", "translator" : [ { "dropping-particle" : "", "family" : "Q5579", "given" : "", "non-dropping-particle" : "", "parse-names" : false, "suffix" : "" } ], "type" : "article-journal", "volume" : "119" }, "uris" : [ "http://www.mendeley.com/documents/?uuid=2df965bf-5c65-4732-ace6-cc0869eac082" ] } ], "mendeley" : { "formattedCitation" : "(Laprise, 2014)", "plainTextFormattedCitation" : "(Laprise, 2014)", "previouslyFormattedCitation" : "(Laprise,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(Laprise, 2014)</w:t>
      </w:r>
      <w:r w:rsidRPr="003F2D6A">
        <w:rPr>
          <w:rFonts w:cs="Times New Roman"/>
          <w:lang w:val="en-GB"/>
        </w:rPr>
        <w:fldChar w:fldCharType="end"/>
      </w:r>
      <w:r w:rsidRPr="003F2D6A">
        <w:rPr>
          <w:rFonts w:cs="Times New Roman"/>
          <w:lang w:val="en-GB"/>
        </w:rPr>
        <w:t>.</w:t>
      </w:r>
    </w:p>
    <w:p w14:paraId="5ABAD8FD" w14:textId="77777777" w:rsidR="00E2170D" w:rsidRPr="003F2D6A" w:rsidRDefault="00E2170D" w:rsidP="00E2170D">
      <w:pPr>
        <w:pStyle w:val="AR6BodyText"/>
        <w:rPr>
          <w:rFonts w:cs="Times New Roman"/>
          <w:lang w:val="en-GB"/>
        </w:rPr>
      </w:pPr>
    </w:p>
    <w:p w14:paraId="4D235107" w14:textId="5C09B58B" w:rsidR="00E2170D" w:rsidRPr="003F2D6A" w:rsidRDefault="00E2170D" w:rsidP="00E2170D">
      <w:pPr>
        <w:pStyle w:val="AR6BodyText"/>
        <w:rPr>
          <w:rFonts w:cs="Times New Roman"/>
          <w:color w:val="FF0000"/>
          <w:lang w:val="en-GB"/>
        </w:rPr>
      </w:pPr>
      <w:r w:rsidRPr="003F2D6A">
        <w:rPr>
          <w:rFonts w:cs="Times New Roman"/>
          <w:lang w:val="en-GB"/>
        </w:rPr>
        <w:t>In the context of downscaling, the ability of downscaling methods to reproduce observed trends when driven with boundary conditions or predictors taken from reanalysis data (which reproduce the observed internal variability on long time</w:t>
      </w:r>
      <w:r w:rsidR="00695479">
        <w:rPr>
          <w:rFonts w:cs="Times New Roman"/>
          <w:lang w:val="en-GB"/>
        </w:rPr>
        <w:t xml:space="preserve"> </w:t>
      </w:r>
      <w:r w:rsidRPr="003F2D6A">
        <w:rPr>
          <w:rFonts w:cs="Times New Roman"/>
          <w:lang w:val="en-GB"/>
        </w:rPr>
        <w:t xml:space="preserve">scales) can be assessed. For temperature in the continental USA, reanalysis-driven RCMs skilfully simulated recent spring and winter trends, but did not reproduce summer and autumn trends, </w:t>
      </w:r>
      <w:del w:id="933" w:author="Robin Matthews" w:date="2021-07-11T16:53:00Z">
        <w:r w:rsidRPr="003F2D6A" w:rsidDel="00F1202F">
          <w:rPr>
            <w:rFonts w:cs="Times New Roman"/>
            <w:lang w:val="en-GB"/>
          </w:rPr>
          <w:delText>(</w:delText>
        </w:r>
      </w:del>
      <w:commentRangeStart w:id="934"/>
      <w:r w:rsidRPr="003F2D6A">
        <w:rPr>
          <w:rFonts w:cs="Times New Roman"/>
          <w:lang w:val="en-GB"/>
        </w:rPr>
        <w:fldChar w:fldCharType="begin" w:fldLock="1"/>
      </w:r>
      <w:ins w:id="935" w:author="Robin Matthews" w:date="2021-07-11T16:53:00Z">
        <w:r w:rsidR="00F1202F">
          <w:rPr>
            <w:rFonts w:cs="Times New Roman"/>
            <w:lang w:val="en-GB"/>
          </w:rPr>
          <w: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instrText>
        </w:r>
      </w:ins>
      <w:del w:id="936" w:author="Robin Matthews" w:date="2021-07-11T16:53:00Z">
        <w:r w:rsidR="000465A7" w:rsidDel="00F1202F">
          <w:rPr>
            <w:rFonts w:cs="Times New Roman"/>
            <w:lang w:val="en-GB"/>
          </w:rPr>
          <w:del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delInstrText>
        </w:r>
      </w:del>
      <w:r w:rsidRPr="003F2D6A">
        <w:rPr>
          <w:rFonts w:cs="Times New Roman"/>
          <w:lang w:val="en-GB"/>
        </w:rPr>
        <w:fldChar w:fldCharType="separate"/>
      </w:r>
      <w:del w:id="937" w:author="Robin Matthews" w:date="2021-07-11T16:52:00Z">
        <w:r w:rsidR="00E41CA2" w:rsidDel="00F1202F">
          <w:rPr>
            <w:rFonts w:cs="Times New Roman"/>
            <w:noProof/>
            <w:lang w:val="en-GB"/>
          </w:rPr>
          <w:delText>B</w:delText>
        </w:r>
      </w:del>
      <w:ins w:id="938" w:author="Robin Matthews" w:date="2021-07-11T16:52:00Z">
        <w:r w:rsidR="00F1202F">
          <w:rPr>
            <w:rFonts w:cs="Times New Roman"/>
            <w:noProof/>
            <w:lang w:val="en-GB"/>
          </w:rPr>
          <w:t>(B</w:t>
        </w:r>
      </w:ins>
      <w:r w:rsidR="00E41CA2">
        <w:rPr>
          <w:rFonts w:cs="Times New Roman"/>
          <w:noProof/>
          <w:lang w:val="en-GB"/>
        </w:rPr>
        <w:t>ukovsky, 2012)</w:t>
      </w:r>
      <w:r w:rsidRPr="003F2D6A">
        <w:rPr>
          <w:rFonts w:cs="Times New Roman"/>
          <w:lang w:val="en-GB"/>
        </w:rPr>
        <w:fldChar w:fldCharType="end"/>
      </w:r>
      <w:commentRangeEnd w:id="934"/>
      <w:r w:rsidR="00E41CA2">
        <w:rPr>
          <w:rStyle w:val="CommentReference"/>
          <w:rFonts w:asciiTheme="minorHAnsi" w:eastAsiaTheme="minorHAnsi" w:hAnsiTheme="minorHAnsi"/>
          <w:lang w:eastAsia="en-US"/>
        </w:rPr>
        <w:commentReference w:id="934"/>
      </w:r>
      <w:r w:rsidRPr="003F2D6A">
        <w:rPr>
          <w:rFonts w:cs="Times New Roman"/>
          <w:lang w:val="en-GB"/>
        </w:rPr>
        <w:t xml:space="preserve">. Over Central America, observed warming trends were reproduced </w:t>
      </w:r>
      <w:r w:rsidRPr="003F2D6A">
        <w:rPr>
          <w:rFonts w:cs="Times New Roman"/>
          <w:lang w:val="en-GB"/>
        </w:rPr>
        <w:fldChar w:fldCharType="begin" w:fldLock="1"/>
      </w:r>
      <w:r w:rsidR="000465A7">
        <w:rPr>
          <w:rFonts w:cs="Times New Roman"/>
          <w:lang w:val="en-GB"/>
        </w:rPr>
        <w:instrText>ADDIN CSL_CITATION { "citationItems" : [ { "id" : "ITEM-1", "itemData" : { "DOI" : "10.1002/joc.6276", "ISSN" : "0899-8418", "author" : [ { "dropping-particle" : "", "family" : "Cavazos", "given" : "Tereza", "non-dropping-particle" : "", "parse-names" : false, "suffix" : "" }, { "dropping-particle" : "", "family" : "Luna\u2010Ni\u00f1o", "given" : "Rosa", "non-dropping-particle" : "", "parse-names" : false, "suffix" : "" }, { "dropping-particle" : "", "family" : "Cerezo\u2010Mota", "given" : "Ruth", "non-dropping-particle" : "", "parse-names" : false, "suffix" : "" }, { "dropping-particle" : "", "family" : "Fuentes\u2010Franco", "given" : "Ram\u00f3n", "non-dropping-particle" : "", "parse-names" : false, "suffix" : "" }, { "dropping-particle" : "", "family" : "M\u00e9ndez", "given" : "Mat\u00edas", "non-dropping-particle" : "", "parse-names" : false, "suffix" : "" }, { "dropping-particle" : "", "family" : "Pineda Mart\u00ednez", "given" : "Luis Felipe", "non-dropping-particle" : "", "parse-names" : false, "suffix" : "" }, { "dropping-particle" : "", "family" : "Valenzuela", "given" : "Ernesto", "non-dropping-particle" : "", "parse-names" : false, "suffix" : "" } ], "container-title" : "International Journal of Climatology", "id" : "ITEM-1", "issued" : { "date-parts" : [ [ "2019", "9" ] ] }, "page" : "joc.6276", "title" : "Climatic trends and regional climate models intercomparison over the CORDEX\u2010CAM (Central America, Caribbean, and Mexico) domain", "translator" : [ { "dropping-particle" : "", "family" : "Q6563", "given" : "", "non-dropping-particle" : "", "parse-names" : false, "suffix" : "" } ], "type" : "article-journal" }, "uris" : [ "http://www.mendeley.com/documents/?uuid=90a7a742-dbb3-4f43-a887-f423b1637290" ] } ], "mendeley" : { "formattedCitation" : "(Cavazos et al., 2019)", "plainTextFormattedCitation" : "(Cavazos et al., 2019)", "previouslyFormattedCitation" : "(Cavazos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(Cavazos et al., 2019)</w:t>
      </w:r>
      <w:r w:rsidRPr="003F2D6A">
        <w:rPr>
          <w:rFonts w:cs="Times New Roman"/>
          <w:lang w:val="en-GB"/>
        </w:rPr>
        <w:fldChar w:fldCharType="end"/>
      </w:r>
      <w:r w:rsidRPr="003F2D6A">
        <w:rPr>
          <w:rFonts w:cs="Times New Roman"/>
          <w:lang w:val="en-GB"/>
        </w:rPr>
        <w:t xml:space="preserve">. In contrast, a reanalysis-driven coupled atmosphere-ocean RCM covering the Mediterranean could not reproduce the observed SST trend </w:t>
      </w:r>
      <w:r w:rsidRPr="003F2D6A">
        <w:rPr>
          <w:rFonts w:cs="Times New Roman"/>
          <w:lang w:val="en-GB"/>
        </w:rPr>
        <w:fldChar w:fldCharType="begin" w:fldLock="1"/>
      </w:r>
      <w:r w:rsidR="000465A7">
        <w:rPr>
          <w:rFonts w:cs="Times New Roman"/>
          <w:lang w:val="en-GB"/>
        </w:rPr>
        <w:instrText>ADDIN CSL_CITATION { "citationItems" : [ { "id" : "ITEM-1",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"ITEM-1",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"mendeley" : { "formattedCitation" : "(Sevault et al., 2014)", "plainTextFormattedCitation" : "(Sevault et al., 2014)", "previouslyFormattedCitation" : "(Sevault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(Sevault et al., 2014)</w:t>
      </w:r>
      <w:r w:rsidRPr="003F2D6A">
        <w:rPr>
          <w:rFonts w:cs="Times New Roman"/>
          <w:lang w:val="en-GB"/>
        </w:rPr>
        <w:fldChar w:fldCharType="end"/>
      </w:r>
      <w:r w:rsidRPr="003F2D6A">
        <w:rPr>
          <w:rFonts w:cs="Times New Roman"/>
          <w:lang w:val="en-GB"/>
        </w:rPr>
        <w:t>.</w:t>
      </w:r>
    </w:p>
    <w:p w14:paraId="5EE861B1" w14:textId="77777777" w:rsidR="00E2170D" w:rsidRPr="003F2D6A" w:rsidRDefault="00E2170D" w:rsidP="00E2170D">
      <w:pPr>
        <w:pStyle w:val="AR6BodyText"/>
        <w:rPr>
          <w:rFonts w:cs="Times New Roman"/>
          <w:lang w:val="en-GB"/>
        </w:rPr>
      </w:pPr>
    </w:p>
    <w:p w14:paraId="13F8AF93" w14:textId="4A74B3D3" w:rsidR="00E2170D" w:rsidRPr="003F2D6A" w:rsidRDefault="00E2170D" w:rsidP="00E2170D">
      <w:pPr>
        <w:pStyle w:val="AR6BodyText"/>
        <w:rPr>
          <w:rFonts w:cs="Times New Roman"/>
          <w:lang w:val="en-GB"/>
        </w:rPr>
      </w:pPr>
      <w:r w:rsidRPr="003F2D6A">
        <w:rPr>
          <w:rFonts w:cs="Times New Roman"/>
          <w:lang w:val="en-GB"/>
        </w:rPr>
        <w:t xml:space="preserve">Similar studies have been carried out for statistical downscaling and bias adjustment using predictors from reanalyses (or in case of bias adjustment, dynamically downscaled reanalyses). For a range of different perfect prognosis methods, </w:t>
      </w:r>
      <w:r w:rsidRPr="003F2D6A">
        <w:rPr>
          <w:rFonts w:cs="Times New Roman"/>
          <w:lang w:val="en-GB"/>
        </w:rPr>
        <w:fldChar w:fldCharType="begin" w:fldLock="1"/>
      </w:r>
      <w:r w:rsidR="000465A7">
        <w:rPr>
          <w:rFonts w:cs="Times New Roman"/>
          <w:lang w:val="en-GB"/>
        </w:rPr>
        <w: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"manualFormatting" : "Huth et al. (2015)", "plainTextFormattedCitation" : "(Huth et al., 2015)", "previouslyFormattedCitation" : "(Huth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Huth et al. (2015)</w:t>
      </w:r>
      <w:r w:rsidRPr="003F2D6A">
        <w:rPr>
          <w:rFonts w:cs="Times New Roman"/>
          <w:lang w:val="en-GB"/>
        </w:rPr>
        <w:fldChar w:fldCharType="end"/>
      </w:r>
      <w:r w:rsidRPr="003F2D6A">
        <w:rPr>
          <w:rFonts w:cs="Times New Roman"/>
          <w:lang w:val="en-GB"/>
        </w:rPr>
        <w:t xml:space="preserve"> found that simulated temperature trends were too strong for winter and too weak for summer. The performance was similar for the different methods, indicating the importance of choosing sensible predictors</w:t>
      </w:r>
      <w:r w:rsidRPr="003F2D6A">
        <w:rPr>
          <w:rFonts w:cs="Times New Roman"/>
          <w:color w:val="FF0000"/>
          <w:lang w:val="en-GB"/>
        </w:rPr>
        <w:t>.</w:t>
      </w:r>
      <w:r w:rsidRPr="003F2D6A">
        <w:rPr>
          <w:rFonts w:cs="Times New Roman"/>
          <w:lang w:val="en-GB"/>
        </w:rPr>
        <w:t xml:space="preserve"> Similarly, </w:t>
      </w:r>
      <w:bookmarkStart w:id="939" w:name="_Hlk76914843"/>
      <w:commentRangeStart w:id="940"/>
      <w:commentRangeStart w:id="941"/>
      <w:r w:rsidRPr="003F2D6A">
        <w:rPr>
          <w:rFonts w:cs="Times New Roman"/>
          <w:lang w:val="en-GB"/>
        </w:rPr>
        <w:fldChar w:fldCharType="begin" w:fldLock="1"/>
      </w:r>
      <w:r w:rsidR="000465A7">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(2017)", "plainTextFormattedCitation" : "(Maraun et al., 2019a)", "previouslyFormattedCitation" : "(Maraun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commentRangeEnd w:id="940"/>
      <w:commentRangeEnd w:id="941"/>
      <w:r w:rsidR="00F1202F">
        <w:rPr>
          <w:rStyle w:val="CommentReference"/>
          <w:rFonts w:asciiTheme="minorHAnsi" w:eastAsiaTheme="minorHAnsi" w:hAnsiTheme="minorHAnsi"/>
          <w:lang w:eastAsia="en-US"/>
        </w:rPr>
        <w:commentReference w:id="940"/>
      </w:r>
      <w:r w:rsidR="00E41CA2">
        <w:rPr>
          <w:rStyle w:val="CommentReference"/>
          <w:rFonts w:asciiTheme="minorHAnsi" w:eastAsiaTheme="minorHAnsi" w:hAnsiTheme="minorHAnsi"/>
          <w:lang w:eastAsia="en-US"/>
        </w:rPr>
        <w:commentReference w:id="941"/>
      </w:r>
      <w:bookmarkEnd w:id="939"/>
      <w:r w:rsidRPr="003F2D6A">
        <w:rPr>
          <w:rFonts w:cs="Times New Roman"/>
          <w:lang w:val="en-GB"/>
        </w:rPr>
        <w:t xml:space="preserve"> found that the performance of perfect prognosis methods depends mostly on the predictor and domain choice (for instance, temperature trends were only captured by those methods including surface temperature as predictor). Bias adjustment methods reproduced the trends of the driving reanalysis, apart from quantile mapping methods, which deteriorated these trends.</w:t>
      </w:r>
    </w:p>
    <w:p w14:paraId="46745FF0" w14:textId="44A7D975" w:rsidR="00E2170D" w:rsidRPr="003F2D6A" w:rsidRDefault="00E2170D" w:rsidP="00E2170D">
      <w:pPr>
        <w:pStyle w:val="AR6BodyText"/>
        <w:rPr>
          <w:rFonts w:cs="Times New Roman"/>
          <w:lang w:val="en-GB"/>
        </w:rPr>
      </w:pPr>
      <w:r w:rsidRPr="003F2D6A">
        <w:rPr>
          <w:rFonts w:cs="Times New Roman"/>
          <w:lang w:val="en-GB"/>
        </w:rPr>
        <w:br/>
        <w:t xml:space="preserve">RCM experiments are often set up such that changes in forcing agents are included only via the boundary conditions, but not explicitly included inside the domain. </w:t>
      </w:r>
      <w:r w:rsidRPr="003F2D6A">
        <w:rPr>
          <w:rFonts w:cs="Times New Roman"/>
          <w:lang w:val="en-GB"/>
        </w:rPr>
        <w:fldChar w:fldCharType="begin" w:fldLock="1"/>
      </w:r>
      <w:r w:rsidR="000465A7">
        <w:rPr>
          <w:rFonts w:cs="Times New Roman"/>
          <w:lang w:val="en-GB"/>
        </w:rPr>
        <w:instrText>ADDIN CSL_CITATION { "citationItems" : [ { "id" : "ITEM-1", "itemData" : { "DOI" : "10.1038/s41467-018-03527-y", "ISSN" : "2041-1723", "author" : [ { "dropping-particle" : "", "family" : "Jerez", "given" : "S.", "non-dropping-particle" : "", "parse-names" : false, "suffix" : "" }, { "dropping-particle" : "", "family" : "L\u00f3pez-Romero", "given" : "J. M.", "non-dropping-particle" : "", "parse-names" : false, "suffix" : "" }, { "dropping-particle" : "", "family" : "Turco", "given" : "M.", "non-dropping-particle" : "", "parse-names" : false, "suffix" : "" }, { "dropping-particle" : "", "family" : "Jim\u00e9nez-Guerrero", "given" : "P.", "non-dropping-particle" : "", "parse-names" : false, "suffix" : "" }, { "dropping-particle" : "", "family" : "Vautard", "given" : "R.", "non-dropping-particle" : "", "parse-names" : false, "suffix" : "" }, { "dropping-particle" : "", "family" : "Mont\u00e1vez", "given" : "J. P.", "non-dropping-particle" : "", "parse-names" : false, "suffix" : "" } ], "container-title" : "Nature Communications", "id" : "ITEM-1", "issue" : "1", "issued" : { "date-parts" : [ [ "2018", "12", "3" ] ] }, "page" : "1304", "title" : "Impact of evolving greenhouse gas forcing on the warming signal in regional climate model experiments", "translator" : [ { "dropping-particle" : "", "family" : "Q4530", "given" : "", "non-dropping-particle" : "", "parse-names" : false, "suffix" : "" } ], "type" : "article-journal", "volume" : "9" }, "uris" : [ "http://www.mendeley.com/documents/?uuid=dcd07da3-0fe6-4179-8cbb-7e20d6107526" ] } ], "mendeley" : { "formattedCitation" : "(Jerez et al., 2018)", "manualFormatting" : "Jerez et al. (2018)", "plainTextFormattedCitation" : "(Jerez et al., 2018)", "previouslyFormattedCitation" : "(Jerez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Jerez et al. (2018)</w:t>
      </w:r>
      <w:r w:rsidRPr="003F2D6A">
        <w:rPr>
          <w:rFonts w:cs="Times New Roman"/>
          <w:lang w:val="en-GB"/>
        </w:rPr>
        <w:fldChar w:fldCharType="end"/>
      </w:r>
      <w:r w:rsidRPr="003F2D6A">
        <w:rPr>
          <w:rFonts w:cs="Times New Roman"/>
          <w:lang w:val="en-GB"/>
        </w:rPr>
        <w:t xml:space="preserve"> demonstrated that not including time-varying GHG concentrations within the RCM domain may misrepresent temperature trends by 1‒2ºC per century. Including the past trend in anthropogenic sulphate aerosols in reanalysis-driven RCM simulations substantially improved the representation of recent brightening and warming trends in Europe </w:t>
      </w:r>
      <w:commentRangeStart w:id="942"/>
      <w:r w:rsidRPr="003F2D6A">
        <w:rPr>
          <w:rFonts w:cs="Times New Roman"/>
          <w:lang w:val="en-GB"/>
        </w:rPr>
        <w:fldChar w:fldCharType="begin" w:fldLock="1"/>
      </w:r>
      <w:ins w:id="943" w:author="Robin Matthews" w:date="2021-07-11T16:54:00Z">
        <w:r w:rsidR="00F1202F">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ins>
      <w:del w:id="944" w:author="Robin Matthews" w:date="2021-07-11T16:54:00Z">
        <w:r w:rsidR="000465A7" w:rsidDel="00F1202F">
          <w:rPr>
            <w:rFonts w:cs="Times New Roman"/>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Section 10.3.3.6, 10.6.4, Atlas 8.4)", "plainTextFormattedCitation" : "(Nabat et al., 2014)", "previouslyFormattedCitation" : "(Nabat et al., 2014)"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(Nabat et al., 2014</w:t>
      </w:r>
      <w:del w:id="945" w:author="Robin Matthews" w:date="2021-07-11T16:54:00Z">
        <w:r w:rsidR="00E41CA2" w:rsidDel="00F1202F">
          <w:rPr>
            <w:rFonts w:cs="Times New Roman"/>
            <w:noProof/>
            <w:lang w:val="en-GB"/>
          </w:rPr>
          <w:delText>; Section 10.3.3.6, 10.6.4, Atlas 8.4)</w:delText>
        </w:r>
      </w:del>
      <w:r w:rsidRPr="003F2D6A">
        <w:rPr>
          <w:rFonts w:cs="Times New Roman"/>
          <w:lang w:val="en-GB"/>
        </w:rPr>
        <w:fldChar w:fldCharType="end"/>
      </w:r>
      <w:commentRangeEnd w:id="942"/>
      <w:r w:rsidR="00E41CA2">
        <w:rPr>
          <w:rStyle w:val="CommentReference"/>
          <w:rFonts w:asciiTheme="minorHAnsi" w:eastAsiaTheme="minorHAnsi" w:hAnsiTheme="minorHAnsi"/>
          <w:lang w:eastAsia="en-US"/>
        </w:rPr>
        <w:commentReference w:id="942"/>
      </w:r>
      <w:ins w:id="946" w:author="Robin Matthews" w:date="2021-07-11T16:54:00Z">
        <w:r w:rsidR="00F1202F">
          <w:rPr>
            <w:rFonts w:cs="Times New Roman"/>
            <w:noProof/>
            <w:lang w:val="en-GB"/>
          </w:rPr>
          <w:t>; Section 10.3.3.6, 10.6.4, Atlas 8.4)</w:t>
        </w:r>
      </w:ins>
      <w:r w:rsidRPr="003F2D6A">
        <w:rPr>
          <w:rFonts w:cs="Times New Roman"/>
          <w:lang w:val="en-GB"/>
        </w:rPr>
        <w:t xml:space="preserve">. Similarly, </w:t>
      </w:r>
      <w:r w:rsidRPr="003F2D6A">
        <w:rPr>
          <w:rFonts w:cs="Times New Roman"/>
          <w:lang w:val="en-GB"/>
        </w:rPr>
        <w:fldChar w:fldCharType="begin" w:fldLock="1"/>
      </w:r>
      <w:r w:rsidR="000465A7">
        <w:rPr>
          <w:rFonts w:cs="Times New Roman"/>
          <w:lang w:val="en-GB"/>
        </w:rPr>
        <w: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(2012)</w:t>
      </w:r>
      <w:r w:rsidRPr="003F2D6A">
        <w:rPr>
          <w:rFonts w:cs="Times New Roman"/>
          <w:lang w:val="en-GB"/>
        </w:rPr>
        <w:fldChar w:fldCharType="end"/>
      </w:r>
      <w:r w:rsidRPr="003F2D6A">
        <w:rPr>
          <w:rFonts w:cs="Times New Roman"/>
          <w:lang w:val="en-GB"/>
        </w:rPr>
        <w:t xml:space="preserve"> argued that RCMs may not capture observed summer temperature trends in the USA because changes in land cover are not taken into account. </w:t>
      </w:r>
      <w:r w:rsidRPr="003F2D6A">
        <w:rPr>
          <w:rFonts w:cs="Times New Roman"/>
          <w:lang w:val="en-GB"/>
        </w:rPr>
        <w:fldChar w:fldCharType="begin" w:fldLock="1"/>
      </w:r>
      <w:r w:rsidR="000465A7">
        <w:rPr>
          <w:rFonts w:cs="Times New Roman"/>
          <w:lang w:val="en-GB"/>
        </w:rPr>
        <w:instrText>ADDIN CSL_CITATION { "citationItems" : [ { "id" : "ITEM-1", "itemData" : { "DOI" : "10.1007/s10584-014-1308-8", "ISBN" : "0165-0009", "abstract" : "The fluxes of water and energy between the land surface and atmosphere involve many complex non-linear processes. In this study, the Noah and Noah-MP land surface models with multiple groundwater sub-models are used to assess how the treatment of canopy processes and interactions with deep groundwater affect 6 month regional climate simulations in two contrasting years, 2002 and 2010. Unlike the free drainage models, the models with groundwater capability have upward flux from the aquifer at different periods in the simulation. The inter-model Noah-MP soil moisture and latent heat flux results are consistent with recharge differences: the stronger upward flux capability with interactive groundwater results in the highest soil moisture and latent heat flux of the Noah-MP models. The increased latent heat effect on increased precipitation is small, which may result from negligible differences in convective precipitation. The Noah-MP model, independent of groundwater option, improves upon a cold and dry bias in the spring Noah simulations both during the day and night. The results for summer are region dependent and also differ between year and time of day. For a majority of the simulation period, there is little groundwater effect on the Noah-MP near-surface diagnostic fields. However, when the Noah-MP model produces large warm/dry biases in the 2010 summer, the aquifer interactions in Noah-MP improve the air temperature bias by 1\u20132 \u00b0C and dew point temperature bias by 1 \u00b0C.", "author" : [ { "dropping-particle" : "", "family" : "Barlage", "given" : "Michael", "non-dropping-particle" : "", "parse-names" : false, "suffix" : "" }, { "dropping-particle" : "", "family" : "Tewari", "given" : "Mukul", "non-dropping-particle" : "", "parse-names" : false, "suffix" : "" }, { "dropping-particle" : "", "family" : "Chen", "given" : "Fei", "non-dropping-particle" : "", "parse-names" : false, "suffix" : "" }, { "dropping-particle" : "", "family" : "Miguez-Macho", "given" : "Gonzalo", "non-dropping-particle" : "", "parse-names" : false, "suffix" : "" }, { "dropping-particle" : "", "family" : "Yang", "given" : "Zong Liang", "non-dropping-particle" : "", "parse-names" : false, "suffix" : "" }, { "dropping-particle" : "", "family" : "Niu", "given" : "Guo Yue", "non-dropping-particle" : "", "parse-names" : false, "suffix" : "" } ], "container-title" : "Climatic Change", "id" : "ITEM-1", "issued" : { "date-parts" : [ [ "2015" ] ] }, "title" : "The effect of groundwater interaction in North American regional climate simulations with WRF/Noah-MP", "translator" : [ { "dropping-particle" : "", "family" : "Q4522", "given" : "", "non-dropping-particle" : "", "parse-names" : false, "suffix" : "" } ], "type" : "article-journal" }, "uris" : [ "http://www.mendeley.com/documents/?uuid=a2adc600-f024-3931-ad54-99bc91b2c7b0" ] } ], "mendeley" : { "formattedCitation" : "(Barlage et al., 2015)", "manualFormatting" : "Barlage et al. (2015)", "plainTextFormattedCitation" : "(Barlage et al., 2015)", "previouslyFormattedCitation" : "(Barlage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Barlage et al. (2015)</w:t>
      </w:r>
      <w:r w:rsidRPr="003F2D6A">
        <w:rPr>
          <w:rFonts w:cs="Times New Roman"/>
          <w:lang w:val="en-GB"/>
        </w:rPr>
        <w:fldChar w:fldCharType="end"/>
      </w:r>
      <w:r w:rsidRPr="003F2D6A">
        <w:rPr>
          <w:rFonts w:cs="Times New Roman"/>
          <w:lang w:val="en-GB"/>
        </w:rPr>
        <w:t xml:space="preserve"> have revealed that including the behaviour of groundwater in land schemes increases the performance of an RCM model to represent climate variability in the central USA. </w:t>
      </w:r>
      <w:r w:rsidRPr="003F2D6A">
        <w:rPr>
          <w:rFonts w:cs="Times New Roman"/>
          <w:lang w:val="en-GB"/>
        </w:rPr>
        <w:fldChar w:fldCharType="begin" w:fldLock="1"/>
      </w:r>
      <w:r w:rsidR="000465A7">
        <w:rPr>
          <w:rFonts w:cs="Times New Roman"/>
          <w:lang w:val="en-GB"/>
        </w:rPr>
        <w:instrText>ADDIN CSL_CITATION { "citationItems" : [ { "id" : "ITEM-1",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"ITEM-1",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"mendeley" : { "formattedCitation" : "(Hamdi et al., 2014)", "manualFormatting" : "Hamdi et al. (2014)", "plainTextFormattedCitation" : "(Hamdi et al., 2014)", "previouslyFormattedCitation" : "(Hamdi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Hamdi et al. (2014)</w:t>
      </w:r>
      <w:r w:rsidRPr="003F2D6A">
        <w:rPr>
          <w:rFonts w:cs="Times New Roman"/>
          <w:lang w:val="en-GB"/>
        </w:rPr>
        <w:fldChar w:fldCharType="end"/>
      </w:r>
      <w:r w:rsidRPr="003F2D6A">
        <w:rPr>
          <w:rFonts w:cs="Times New Roman"/>
          <w:lang w:val="en-GB"/>
        </w:rPr>
        <w:t xml:space="preserve"> found that an RCM that did not incorporate the historical urbanization in the land-use, land-cover scheme is not able to reproduce the warming trend observed in urban stations, with a larger bias for the minimum temperature trend.</w:t>
      </w:r>
    </w:p>
    <w:p w14:paraId="7991433D" w14:textId="77777777" w:rsidR="00E2170D" w:rsidRPr="003F2D6A" w:rsidRDefault="00E2170D" w:rsidP="00E2170D">
      <w:pPr>
        <w:pStyle w:val="AR6BodyText"/>
        <w:rPr>
          <w:rFonts w:cs="Times New Roman"/>
          <w:lang w:val="en-GB"/>
        </w:rPr>
      </w:pPr>
    </w:p>
    <w:p w14:paraId="72ADEA0E" w14:textId="7A293794" w:rsidR="00E2170D" w:rsidRDefault="00E2170D" w:rsidP="00E2170D">
      <w:pPr>
        <w:pStyle w:val="AR6BodyText"/>
        <w:rPr>
          <w:sz w:val="20"/>
          <w:szCs w:val="20"/>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including all relevant forcings is a prerequisite for reproducing </w:t>
      </w:r>
      <w:r w:rsidRPr="003F2D6A">
        <w:rPr>
          <w:rFonts w:cs="Times New Roman"/>
          <w:lang w:val="en-GB"/>
        </w:rPr>
        <w:lastRenderedPageBreak/>
        <w:t>historical trends.</w:t>
      </w:r>
    </w:p>
    <w:p w14:paraId="3FBFFD04" w14:textId="77777777" w:rsidR="006343BB" w:rsidRPr="006343BB" w:rsidRDefault="006343BB" w:rsidP="00E2170D">
      <w:pPr>
        <w:pStyle w:val="AR6BodyText"/>
        <w:rPr>
          <w:sz w:val="20"/>
          <w:szCs w:val="20"/>
          <w:lang w:val="en-GB"/>
        </w:rPr>
      </w:pPr>
    </w:p>
    <w:p w14:paraId="73D9B4DA" w14:textId="77777777" w:rsidR="003479AB" w:rsidRPr="003F2D6A" w:rsidRDefault="003479AB" w:rsidP="00E2170D">
      <w:pPr>
        <w:pStyle w:val="AR6BodyText"/>
        <w:rPr>
          <w:rFonts w:cs="Times New Roman"/>
          <w:lang w:val="en-GB"/>
        </w:rPr>
      </w:pPr>
    </w:p>
    <w:p w14:paraId="14F91A8B" w14:textId="77777777" w:rsidR="00E2170D" w:rsidRPr="003F2D6A" w:rsidRDefault="00E2170D" w:rsidP="00E2170D">
      <w:pPr>
        <w:pStyle w:val="AR6Chap10Level310111"/>
        <w:rPr>
          <w:lang w:val="en-GB"/>
        </w:rPr>
      </w:pPr>
      <w:r w:rsidRPr="003F2D6A">
        <w:rPr>
          <w:lang w:val="en-GB"/>
        </w:rPr>
        <w:t xml:space="preserve"> </w:t>
      </w:r>
      <w:bookmarkStart w:id="947" w:name="_Toc29679439"/>
      <w:bookmarkStart w:id="948" w:name="_Toc30602403"/>
      <w:bookmarkStart w:id="949" w:name="_Toc70454747"/>
      <w:r w:rsidRPr="003F2D6A">
        <w:rPr>
          <w:lang w:val="en-GB"/>
        </w:rPr>
        <w:t>Fitness of climate models for projecting regional climate</w:t>
      </w:r>
      <w:bookmarkEnd w:id="947"/>
      <w:bookmarkEnd w:id="948"/>
      <w:bookmarkEnd w:id="949"/>
    </w:p>
    <w:p w14:paraId="337BF8ED" w14:textId="77777777" w:rsidR="00E2170D" w:rsidRPr="003F2D6A" w:rsidRDefault="00E2170D" w:rsidP="00E2170D">
      <w:pPr>
        <w:pStyle w:val="AR6BodyText"/>
        <w:rPr>
          <w:rFonts w:cs="Times New Roman"/>
          <w:lang w:val="en-GB"/>
        </w:rPr>
      </w:pPr>
    </w:p>
    <w:p w14:paraId="360958F1" w14:textId="1C86C13D" w:rsidR="00E2170D" w:rsidRPr="003F2D6A" w:rsidRDefault="00E2170D" w:rsidP="00E2170D">
      <w:pPr>
        <w:pStyle w:val="AR6BodyText"/>
        <w:rPr>
          <w:rFonts w:cs="Times New Roman"/>
          <w:lang w:val="en-GB"/>
        </w:rPr>
      </w:pPr>
      <w:r w:rsidRPr="003F2D6A">
        <w:rPr>
          <w:rFonts w:cs="Times New Roman"/>
          <w:lang w:val="en-GB"/>
        </w:rPr>
        <w:t xml:space="preserve">AR5 stated that confidence in climate model projections is based on the physical understanding of the climate system and its representation in climate models. A climate model’s credibility for future projections may be increased if the model is able to simulate past variations in climate </w:t>
      </w:r>
      <w:commentRangeStart w:id="950"/>
      <w:r w:rsidRPr="003F2D6A">
        <w:rPr>
          <w:rFonts w:cs="Times New Roman"/>
          <w:lang w:val="en-GB"/>
        </w:rPr>
        <w:fldChar w:fldCharType="begin" w:fldLock="1"/>
      </w:r>
      <w:ins w:id="951" w:author="Robin Matthews" w:date="2021-07-11T16:55:00Z">
        <w:r w:rsidR="00F1202F">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"manualFormatting" : "(Flato et al., 2014", "plainTextFormattedCitation" : "(Flato et al., 2014)", "previouslyFormattedCitation" : "(Flato et al., 2014)" }, "properties" : { "noteIndex" : 0 }, "schema" : "https://github.com/citation-style-language/schema/raw/master/csl-citation.json" }</w:instrText>
        </w:r>
      </w:ins>
      <w:del w:id="952" w:author="Robin Matthews" w:date="2021-07-11T16:55:00Z">
        <w:r w:rsidR="000465A7" w:rsidDel="00F1202F">
          <w:rPr>
            <w:rFonts w:cs="Times New Roman"/>
            <w:lang w:val="en-GB"/>
          </w:rPr>
          <w:del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"manualFormatting" : "(Flato et al., 2014; Sections 10.3.3.8, 10.4.1 and 10.6)", "plainTextFormattedCitation" : "(Flato et al., 2014)", "previouslyFormattedCitation" : "(Flato et al., 2014)"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(Flato et al., 2014</w:t>
      </w:r>
      <w:del w:id="953" w:author="Robin Matthews" w:date="2021-07-11T16:54:00Z">
        <w:r w:rsidR="00E41CA2" w:rsidDel="00F1202F">
          <w:rPr>
            <w:rFonts w:cs="Times New Roman"/>
            <w:noProof/>
            <w:lang w:val="en-GB"/>
          </w:rPr>
          <w:delText>; Sections 10.3.3.8, 10.4.1 and 10.6)</w:delText>
        </w:r>
      </w:del>
      <w:r w:rsidRPr="003F2D6A">
        <w:rPr>
          <w:rFonts w:cs="Times New Roman"/>
          <w:lang w:val="en-GB"/>
        </w:rPr>
        <w:fldChar w:fldCharType="end"/>
      </w:r>
      <w:commentRangeEnd w:id="950"/>
      <w:r w:rsidR="00E41CA2">
        <w:rPr>
          <w:rStyle w:val="CommentReference"/>
          <w:rFonts w:asciiTheme="minorHAnsi" w:eastAsiaTheme="minorHAnsi" w:hAnsiTheme="minorHAnsi"/>
          <w:lang w:eastAsia="en-US"/>
        </w:rPr>
        <w:commentReference w:id="950"/>
      </w:r>
      <w:ins w:id="954" w:author="Robin Matthews" w:date="2021-07-11T16:55:00Z">
        <w:r w:rsidR="00F1202F">
          <w:rPr>
            <w:rFonts w:cs="Times New Roman"/>
            <w:noProof/>
            <w:lang w:val="en-GB"/>
          </w:rPr>
          <w:t>; Sections 10.3.3.8, 10.4.1 and 10.6)</w:t>
        </w:r>
      </w:ins>
      <w:r w:rsidRPr="003F2D6A">
        <w:rPr>
          <w:rFonts w:cs="Times New Roman"/>
          <w:lang w:val="en-GB"/>
        </w:rPr>
        <w:t xml:space="preserve">. In particular, the credibility of downscaled information depends on the quality of both the downscaling method and of the global model providing the large-scale boundary conditions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xml:space="preserve">. Credibility is closely linked to the concept of adequacy or fitness for purpose </w:t>
      </w:r>
      <w:commentRangeStart w:id="955"/>
      <w:r w:rsidRPr="003F2D6A">
        <w:rPr>
          <w:rFonts w:cs="Times New Roman"/>
          <w:lang w:val="en-GB"/>
        </w:rPr>
        <w:fldChar w:fldCharType="begin" w:fldLock="1"/>
      </w:r>
      <w:ins w:id="956" w:author="Robin Matthews" w:date="2021-07-11T16:55:00Z">
        <w:r w:rsidR="00F1202F">
          <w:rPr>
            <w:rFonts w:cs="Times New Roman"/>
            <w:lang w:val="en-GB"/>
          </w:rPr>
          <w:instrText>ADDIN CSL_CITATION { "citationItems" : [ { "id" : "ITEM-1", "itemData" : { "DOI" : "10.1111/j.1467-8349.2009.00180.x", "ISSN" : "0309-7013", "author" : [ { "dropping-particle" : "", "family" : "Parker", "given" : "Wendy S.", "non-dropping-particle" : "", "parse-names" : false, "suffix" : "" } ], "container-title" : "Aristotelian Society Supplementary Volume", "id" : "ITEM-1", "issue" : "1", "issued" : { "date-parts" : [ [ "2009", "6", "1" ] ] }, "page" : "233-249", "title" : "II \u2013 Confirmation and Adequacy-for-Purpose in Climate Modelling", "translator" : [ { "dropping-particle" : "", "family" : "Q4723", "given" : "", "non-dropping-particle" : "", "parse-names" : false, "suffix" : "" } ], "type" : "article-journal", "volume" : "83" }, "uris" : [ "http://www.mendeley.com/documents/?uuid=b16135e0-93d0-41e9-b33e-d89e126f9b2d" ] } ], "mendeley" : { "formattedCitation" : "(Parker, 2009)", "manualFormatting" : "(Parker, 2009", "plainTextFormattedCitation" : "(Parker, 2009)", "previouslyFormattedCitation" : "(Parker, 2009)" }, "properties" : { "noteIndex" : 0 }, "schema" : "https://github.com/citation-style-language/schema/raw/master/csl-citation.json" }</w:instrText>
        </w:r>
      </w:ins>
      <w:del w:id="957" w:author="Robin Matthews" w:date="2021-07-11T16:55:00Z">
        <w:r w:rsidR="000465A7" w:rsidDel="00F1202F">
          <w:rPr>
            <w:rFonts w:cs="Times New Roman"/>
            <w:lang w:val="en-GB"/>
          </w:rPr>
          <w:delInstrText>ADDIN CSL_CITATION { "citationItems" : [ { "id" : "ITEM-1", "itemData" : { "DOI" : "10.1111/j.1467-8349.2009.00180.x", "ISSN" : "0309-7013", "author" : [ { "dropping-particle" : "", "family" : "Parker", "given" : "Wendy S.", "non-dropping-particle" : "", "parse-names" : false, "suffix" : "" } ], "container-title" : "Aristotelian Society Supplementary Volume", "id" : "ITEM-1", "issue" : "1", "issued" : { "date-parts" : [ [ "2009", "6", "1" ] ] }, "page" : "233-249", "title" : "II \u2013 Confirmation and Adequacy-for-Purpose in Climate Modelling", "translator" : [ { "dropping-particle" : "", "family" : "Q4723", "given" : "", "non-dropping-particle" : "", "parse-names" : false, "suffix" : "" } ], "type" : "article-journal", "volume" : "83" }, "uris" : [ "http://www.mendeley.com/documents/?uuid=b16135e0-93d0-41e9-b33e-d89e126f9b2d" ] } ], "mendeley" : { "formattedCitation" : "(Parker, 2009)", "manualFormatting" : "(Parker, 2009; Section 1.5.4.1)", "plainTextFormattedCitation" : "(Parker, 2009)", "previouslyFormattedCitation" : "(Parker, 2009)"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(Parker, 2009</w:t>
      </w:r>
      <w:del w:id="958" w:author="Robin Matthews" w:date="2021-07-11T16:55:00Z">
        <w:r w:rsidR="00E41CA2" w:rsidDel="00F1202F">
          <w:rPr>
            <w:rFonts w:cs="Times New Roman"/>
            <w:noProof/>
            <w:lang w:val="en-GB"/>
          </w:rPr>
          <w:delText>; Section 1.5.4.1)</w:delText>
        </w:r>
      </w:del>
      <w:r w:rsidRPr="003F2D6A">
        <w:rPr>
          <w:rFonts w:cs="Times New Roman"/>
          <w:lang w:val="en-GB"/>
        </w:rPr>
        <w:fldChar w:fldCharType="end"/>
      </w:r>
      <w:commentRangeEnd w:id="955"/>
      <w:r w:rsidR="00E41CA2">
        <w:rPr>
          <w:rStyle w:val="CommentReference"/>
          <w:rFonts w:asciiTheme="minorHAnsi" w:eastAsiaTheme="minorHAnsi" w:hAnsiTheme="minorHAnsi"/>
          <w:lang w:eastAsia="en-US"/>
        </w:rPr>
        <w:commentReference w:id="955"/>
      </w:r>
      <w:ins w:id="959" w:author="Robin Matthews" w:date="2021-07-11T16:55:00Z">
        <w:r w:rsidR="00F1202F">
          <w:rPr>
            <w:rFonts w:cs="Times New Roman"/>
            <w:noProof/>
            <w:lang w:val="en-GB"/>
          </w:rPr>
          <w:t>; Section 1.5.4.1)</w:t>
        </w:r>
      </w:ins>
      <w:r w:rsidRPr="003F2D6A">
        <w:rPr>
          <w:rFonts w:cs="Times New Roman"/>
          <w:lang w:val="en-GB"/>
        </w:rPr>
        <w:t xml:space="preserve">. From a regional perspective, one may ask about the fitness of a climate model for simulating future changes of specific aspects of a specific regional climate. The required level of model fitness may depend on the user context (Section 10.5). A key challenge is to link performance at representing present and past climate (Sections 10.3.3.3 to 10.3.3.8) to the confidence in future projections </w:t>
      </w:r>
      <w:commentRangeStart w:id="960"/>
      <w:commentRangeStart w:id="961"/>
      <w:r w:rsidRPr="003F2D6A">
        <w:rPr>
          <w:rFonts w:cs="Times New Roman"/>
          <w:lang w:val="en-GB"/>
        </w:rPr>
        <w:fldChar w:fldCharType="begin" w:fldLock="1"/>
      </w:r>
      <w:r w:rsidR="000465A7">
        <w:rPr>
          <w:rFonts w:cs="Times New Roman"/>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"id" : "ITEM-2", "itemData" : { "DOI" : "10.1098/rsta.2014.0164", "ISSN" : "1364-503X", "author" : [ { "dropping-particle" : "", "family" : "Notz", "given" : "Dirk", "non-dropping-particle" : "", "parse-names" : false, "suffix" : "" } ], "container-title" : "Philosophical Transactions of the Royal Society A: Mathematical, Physical and Engineering Sciences", "id" : "ITEM-2", "issue" : "2052", "issued" : { "date-parts" : [ [ "2015", "10", "13" ] ] }, "page" : "20140164", "title" : "How well must climate models agree with observations?", "translator" : [ { "dropping-particle" : "", "family" : "Q5575", "given" : "", "non-dropping-particle" : "", "parse-names" : false, "suffix" : "" } ], "type" : "article-journal", "volume" : "373" }, "uris" : [ "http://www.mendeley.com/documents/?uuid=7626259e-74d2-4e79-914e-ba240d9ef8f1" ] } ], "mendeley" : { "formattedCitation" : "(Notz, 2015; Baumberger et al., 2017)", "manualFormatting" : "(Section 1.3.5; Baumberger et al., 2017)", "plainTextFormattedCitation" : "(Notz, 2015; Baumberger et al., 2017)", "previouslyFormattedCitation" : "(Notz, 2015;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(Section 1.3.5; Baumberger et al., 2017)</w:t>
      </w:r>
      <w:r w:rsidRPr="003F2D6A">
        <w:rPr>
          <w:rFonts w:cs="Times New Roman"/>
          <w:lang w:val="en-GB"/>
        </w:rPr>
        <w:fldChar w:fldCharType="end"/>
      </w:r>
      <w:commentRangeEnd w:id="960"/>
      <w:r w:rsidR="00E41CA2">
        <w:rPr>
          <w:rStyle w:val="CommentReference"/>
          <w:rFonts w:asciiTheme="minorHAnsi" w:eastAsiaTheme="minorHAnsi" w:hAnsiTheme="minorHAnsi"/>
          <w:lang w:eastAsia="en-US"/>
        </w:rPr>
        <w:commentReference w:id="960"/>
      </w:r>
      <w:r w:rsidRPr="003F2D6A">
        <w:rPr>
          <w:rFonts w:cs="Times New Roman"/>
          <w:lang w:val="en-GB"/>
        </w:rPr>
        <w:t xml:space="preserve"> </w:t>
      </w:r>
      <w:commentRangeEnd w:id="961"/>
      <w:r w:rsidR="00F1202F">
        <w:rPr>
          <w:rStyle w:val="CommentReference"/>
          <w:rFonts w:asciiTheme="minorHAnsi" w:eastAsiaTheme="minorHAnsi" w:hAnsiTheme="minorHAnsi"/>
          <w:lang w:eastAsia="en-US"/>
        </w:rPr>
        <w:commentReference w:id="961"/>
      </w:r>
      <w:r w:rsidRPr="003F2D6A">
        <w:rPr>
          <w:rFonts w:cs="Times New Roman"/>
          <w:lang w:val="en-GB"/>
        </w:rPr>
        <w:t>and it is addressed in this subsection.</w:t>
      </w:r>
    </w:p>
    <w:p w14:paraId="1FA5DBE9" w14:textId="77777777" w:rsidR="00E2170D" w:rsidRPr="003F2D6A" w:rsidRDefault="00E2170D" w:rsidP="00E2170D">
      <w:pPr>
        <w:pStyle w:val="AR6BodyText"/>
        <w:rPr>
          <w:rFonts w:cs="Times New Roman"/>
          <w:lang w:val="en-GB"/>
        </w:rPr>
      </w:pPr>
    </w:p>
    <w:p w14:paraId="38F242A0" w14:textId="07FF8E62" w:rsidR="00E2170D" w:rsidRPr="003F2D6A" w:rsidRDefault="00E2170D" w:rsidP="00E2170D">
      <w:pPr>
        <w:pStyle w:val="AR6BodyText"/>
        <w:rPr>
          <w:lang w:val="en-GB"/>
        </w:rPr>
      </w:pPr>
      <w:r w:rsidRPr="003F2D6A">
        <w:rPr>
          <w:rFonts w:cs="Times New Roman"/>
          <w:lang w:val="en-GB"/>
        </w:rPr>
        <w:t xml:space="preserve">A general idea of model fitness for a given application may be obtained by checking whether relevant large- (Section 10.3.3.4) and regional-scale (Sections 10.3.3.5 and 10.3.3.6) processes are explicitly resolved (Figure 10.3). The basis for confidence in climate projection is a solid process understanding </w:t>
      </w:r>
      <w:r w:rsidRPr="003F2D6A">
        <w:rPr>
          <w:rFonts w:cs="Times New Roman"/>
          <w:lang w:val="en-GB"/>
        </w:rPr>
        <w:fldChar w:fldCharType="begin" w:fldLock="1"/>
      </w:r>
      <w:r w:rsidR="000465A7">
        <w:rPr>
          <w:rFonts w:cs="Times New Roman"/>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"id" : "ITEM-2",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"ITEM-2",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Baumberger et al., 2017)", "plainTextFormattedCitation" : "(Flato et al., 2014; Baumberger et al., 2017)", "previouslyFormattedCitation" : "(Flato et al., 2014;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 Baumberger et al., 2017)</w:t>
      </w:r>
      <w:r w:rsidRPr="003F2D6A">
        <w:rPr>
          <w:rFonts w:cs="Times New Roman"/>
          <w:lang w:val="en-GB"/>
        </w:rPr>
        <w:fldChar w:fldCharType="end"/>
      </w:r>
      <w:r w:rsidRPr="003F2D6A">
        <w:rPr>
          <w:rFonts w:cs="Times New Roman"/>
          <w:lang w:val="en-GB"/>
        </w:rPr>
        <w:t xml:space="preserve">. Thus, the key to assessing the fitness for purpose of a model is the evaluation of how relevant processes controlling regional climate are represented </w:t>
      </w:r>
      <w:r w:rsidRPr="003F2D6A">
        <w:rPr>
          <w:rFonts w:cs="Times New Roman"/>
          <w:lang w:val="en-GB"/>
        </w:rPr>
        <w:fldChar w:fldCharType="begin" w:fldLock="1"/>
      </w:r>
      <w:r w:rsidR="000465A7">
        <w:rPr>
          <w:rFonts w:cs="Times New Roman"/>
          <w:lang w:val="en-GB"/>
        </w:rPr>
        <w:instrText>ADDIN CSL_CITATION { "citationItems" : [ { "id" : "ITEM-1", "itemData" : { "DOI" : "10.1038/s41558-017-0059-8", "ISSN" : "1758-678X", "abstract" : "Dynamical processes in the atmosphere and ocean are central to determining the large-scale drivers of regional climate change, yet their predictive understanding is poor. Here, we identify three frontline challenges in climate dynamics where significant progress can be made to inform adaptation: response of storms, blocks and jet streams to external forcing; basin-to-basin and tropical\u2013extratropical teleconnections; and the development of non-linear predictive theory. We highlight opportunities and techniques for making immediate progress in these areas, which critically involve the development of high-resolution coupled model simulations, partial coupling or pacemaker experiments, as well as the development and use of dynamical metrics and exploitation of hierarchies of models.", "author" : [ { "dropping-particle" : "", "family" : "Collins", "given" : "Matthew", "non-dropping-particle" : "", "parse-names" : false, "suffix" : "" }, { "dropping-particle" : "", "family" : "Minobe", "given" : "Shoshiro", "non-dropping-particle" : "", "parse-names" : false, "suffix" : "" }, { "dropping-particle" : "", "family" : "Barreiro", "given" : "Marcelo", "non-dropping-particle" : "", "parse-names" : false, "suffix" : "" }, { "dropping-particle" : "", "family" : "Bordoni", "given" : "Simona", "non-dropping-particle" : "", "parse-names" : false, "suffix" : "" }, { "dropping-particle" : "", "family" : "Kaspi", "given" : "Yohai", "non-dropping-particle" : "", "parse-names" : false, "suffix" : "" }, { "dropping-particle" : "", "family" : "Kuwano-Yoshida", "given" : "Akira", "non-dropping-particle" : "", "parse-names" : false, "suffix" : "" }, { "dropping-particle" : "", "family" : "Keenlyside", "given" : "Noel", "non-dropping-particle" : "", "parse-names" : false, "suffix" : "" }, { "dropping-particle" : "", "family" : "Manzini", "given" : "Elisa", "non-dropping-particle" : "", "parse-names" : false, "suffix" : "" }, { "dropping-particle" : "", "family" : "O\u2019Reilly", "given" : "Christopher H", "non-dropping-particle" : "", "parse-names" : false, "suffix" : "" }, { "dropping-particle" : "", "family" : "Sutton", "given" : "Rowan", "non-dropping-particle" : "", "parse-names" : false, "suffix" : "" }, { "dropping-particle" : "", "family" : "Xie", "given" : "Shang-Ping", "non-dropping-particle" : "", "parse-names" : false, "suffix" : "" }, { "dropping-particle" : "", "family" : "Zolina", "given" : "Olga", "non-dropping-particle" : "", "parse-names" : false, "suffix" : "" } ], "container-title" : "Nature Climate Change", "id" : "ITEM-1", "issue" : "2", "issued" : { "date-parts" : [ [ "2018", "2" ] ] }, "page" : "101-108", "title" : "Challenges and opportunities for improved understanding of regional climate dynamics", "translator" : [ { "dropping-particle" : "", "family" : "Q3665", "given" : "", "non-dropping-particle" : "", "parse-names" : false, "suffix" : "" } ], "type" : "article-journal", "volume" : "8" }, "uris" : [ "http://www.mendeley.com/documents/?uuid=293937b7-6245-4d99-826f-b9d1b9e96c5c" ] } ], "mendeley" : { "formattedCitation" : "(Collins et al., 2018)", "plainTextFormattedCitation" : "(Collins et al., 2018)", "previouslyFormattedCitation" : "(Collins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(Collins et al., 2018)</w:t>
      </w:r>
      <w:r w:rsidRPr="003F2D6A">
        <w:rPr>
          <w:rFonts w:cs="Times New Roman"/>
          <w:lang w:val="en-GB"/>
        </w:rPr>
        <w:fldChar w:fldCharType="end"/>
      </w:r>
      <w:r w:rsidRPr="003F2D6A">
        <w:rPr>
          <w:rFonts w:cs="Times New Roman"/>
          <w:lang w:val="en-GB"/>
        </w:rPr>
        <w:t xml:space="preserve">. A process-based evaluation may be more appropriate than an evaluation of the variables of interest (e.g., temperature, precipitation), because biases in the latter may in principle be reduced if the underlying processes are realistically simulated (Cross-Chapter Box 10.2), while individual variables may appear as well represented because of compensating errors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"id" : "ITEM-2",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"ITEM-2",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"mendeley" : { "formattedCitation" : "(Flato et al., 2014; Baumberger et al., 2017)", "plainTextFormattedCitation" : "(Flato et al., 2014; Baumberger et al., 2017)", "previouslyFormattedCitation" : "(Flato et al., 2014;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 Baumberger et al., 2017)</w:t>
      </w:r>
      <w:r w:rsidRPr="003F2D6A">
        <w:rPr>
          <w:rFonts w:cs="Times New Roman"/>
          <w:lang w:val="en-GB"/>
        </w:rPr>
        <w:fldChar w:fldCharType="end"/>
      </w:r>
      <w:r w:rsidRPr="003F2D6A">
        <w:rPr>
          <w:rFonts w:cs="Times New Roman"/>
          <w:lang w:val="en-GB"/>
        </w:rPr>
        <w:t xml:space="preserve">. Combining a process-based evaluation with a mechanistic explanation of projected changes further increases confidence in projections </w:t>
      </w:r>
      <w:r w:rsidRPr="003F2D6A">
        <w:rPr>
          <w:rFonts w:cs="Times New Roman"/>
          <w:lang w:val="en-GB"/>
        </w:rPr>
        <w:fldChar w:fldCharType="begin" w:fldLock="1"/>
      </w:r>
      <w:r w:rsidR="000465A7">
        <w:rPr>
          <w:rFonts w:cs="Times New Roman"/>
          <w:lang w:val="en-GB"/>
        </w:rPr>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"plainTextFormattedCitation" : "(Bukovsky et al., 2017)", "previouslyFormattedCitation" : "(Bukovsky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2017)</w:t>
      </w:r>
      <w:r w:rsidRPr="003F2D6A">
        <w:rPr>
          <w:rFonts w:cs="Times New Roman"/>
          <w:lang w:val="en-GB"/>
        </w:rPr>
        <w:fldChar w:fldCharType="end"/>
      </w:r>
      <w:r w:rsidRPr="003F2D6A">
        <w:rPr>
          <w:rFonts w:cs="Times New Roman"/>
          <w:lang w:val="en-GB"/>
        </w:rPr>
        <w:t xml:space="preserve">. Fitness-for-purpose can also be assessed by comparing </w:t>
      </w:r>
      <w:r w:rsidRPr="003F2D6A">
        <w:rPr>
          <w:lang w:val="en-GB"/>
        </w:rPr>
        <w:t xml:space="preserve">the simulated response of a model with simulations of higher resolution models that better represent relevant processes </w:t>
      </w:r>
      <w:r w:rsidRPr="003F2D6A">
        <w:rPr>
          <w:lang w:val="en-GB"/>
        </w:rPr>
        <w:fldChar w:fldCharType="begin" w:fldLock="1"/>
      </w:r>
      <w:r w:rsidR="000465A7">
        <w:rPr>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"mendeley" : { "formattedCitation" : "(Baumberger et al., 2017)", "plainTextFormattedCitation" : "(Baumberger et al., 2017)", "previouslyFormattedCitation" : "(Baumberger et al., 2017)" }, "properties" : { "noteIndex" : 0 }, "schema" : "https://github.com/citation-style-language/schema/raw/master/csl-citation.json" }</w:instrText>
      </w:r>
      <w:r w:rsidRPr="003F2D6A">
        <w:rPr>
          <w:lang w:val="en-GB"/>
        </w:rPr>
        <w:fldChar w:fldCharType="separate"/>
      </w:r>
      <w:r w:rsidR="00E41CA2">
        <w:rPr>
          <w:noProof/>
          <w:lang w:val="en-GB"/>
        </w:rPr>
        <w:t>(Baumberger et al., 2017)</w:t>
      </w:r>
      <w:r w:rsidRPr="003F2D6A">
        <w:rPr>
          <w:lang w:val="en-GB"/>
        </w:rPr>
        <w:fldChar w:fldCharType="end"/>
      </w:r>
      <w:r w:rsidRPr="003F2D6A">
        <w:rPr>
          <w:lang w:val="en-GB"/>
        </w:rPr>
        <w:t xml:space="preserve">. For instance, </w:t>
      </w:r>
      <w:r w:rsidRPr="003F2D6A">
        <w:rPr>
          <w:lang w:val="en-GB"/>
        </w:rPr>
        <w:fldChar w:fldCharType="begin" w:fldLock="1"/>
      </w:r>
      <w:r w:rsidR="000465A7">
        <w:rPr>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lang w:val="en-GB"/>
        </w:rPr>
        <w:fldChar w:fldCharType="separate"/>
      </w:r>
      <w:r w:rsidR="00E41CA2">
        <w:rPr>
          <w:noProof/>
          <w:lang w:val="en-GB"/>
        </w:rPr>
        <w:t>Giorgi et al. (2016)</w:t>
      </w:r>
      <w:r w:rsidRPr="003F2D6A">
        <w:rPr>
          <w:lang w:val="en-GB"/>
        </w:rPr>
        <w:fldChar w:fldCharType="end"/>
      </w:r>
      <w:r w:rsidRPr="003F2D6A">
        <w:rPr>
          <w:lang w:val="en-GB"/>
        </w:rPr>
        <w:t xml:space="preserve"> have corroborated their findings on precipitation changes comparing standard RCM simulations with convection-permitting simulations.</w:t>
      </w:r>
    </w:p>
    <w:p w14:paraId="40F2CAD1" w14:textId="77777777" w:rsidR="00E2170D" w:rsidRPr="003F2D6A" w:rsidRDefault="00E2170D" w:rsidP="00E2170D">
      <w:pPr>
        <w:pStyle w:val="AR6BodyText"/>
        <w:rPr>
          <w:lang w:val="en-GB"/>
        </w:rPr>
      </w:pPr>
    </w:p>
    <w:p w14:paraId="3D5B93D6" w14:textId="0ACBAC6B" w:rsidR="00E2170D" w:rsidRPr="003F2D6A" w:rsidRDefault="00E2170D" w:rsidP="00E2170D">
      <w:pPr>
        <w:pStyle w:val="AR6BodyText"/>
        <w:rPr>
          <w:rFonts w:cs="Times New Roman"/>
          <w:lang w:val="en-GB"/>
        </w:rPr>
      </w:pPr>
      <w:r w:rsidRPr="003F2D6A">
        <w:rPr>
          <w:rFonts w:cs="Times New Roman"/>
          <w:lang w:val="en-GB"/>
        </w:rPr>
        <w:t xml:space="preserve">The evaluation of model performance at historical variability and long-term changes provides further relevant information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Trend evaluation may provide very useful insight, but has limitations in particular at the regional scale, mainly due to multi-decadal internal climate variability (Section 10.3.3.8), observational uncertainty (in both driving reanalysis and local trends; Section 10.2), and the fact that often not all regional forcings are known, and that past trends may be driven by forcings other than those driving future trends (Sections 10.4.1 and 10.6.3).</w:t>
      </w:r>
    </w:p>
    <w:p w14:paraId="7D433F65" w14:textId="77777777" w:rsidR="00E2170D" w:rsidRPr="003F2D6A" w:rsidRDefault="00E2170D" w:rsidP="00E2170D">
      <w:pPr>
        <w:pStyle w:val="AR6BodyText"/>
        <w:rPr>
          <w:rFonts w:cs="Times New Roman"/>
          <w:lang w:val="en-GB"/>
        </w:rPr>
      </w:pPr>
    </w:p>
    <w:p w14:paraId="17E410E9" w14:textId="16977E36" w:rsidR="00E2170D" w:rsidRPr="00FF42DE" w:rsidRDefault="00E2170D" w:rsidP="00E2170D">
      <w:pPr>
        <w:pStyle w:val="AR6BodyText"/>
        <w:rPr>
          <w:rFonts w:cs="Times New Roman"/>
          <w:lang w:val="en-GB"/>
        </w:rPr>
      </w:pPr>
      <w:r w:rsidRPr="003F2D6A">
        <w:rPr>
          <w:rFonts w:cs="Times New Roman"/>
          <w:lang w:val="en-GB"/>
        </w:rPr>
        <w:t xml:space="preserve">Increasing resolution </w:t>
      </w:r>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r w:rsidRPr="003F2D6A">
        <w:rPr>
          <w:rFonts w:cs="Times New Roman"/>
          <w:lang w:val="en-GB"/>
        </w:rPr>
        <w:t xml:space="preserve"> or performing downscaling may be particularly important when it modifies the climate change signal of a lower resolution model in a physically plausible way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Improvements may result from a better representation of regional processes, upscale effects, as well as the possibility of a region-specific model tuning </w:t>
      </w:r>
      <w:r w:rsidRPr="003F2D6A">
        <w:rPr>
          <w:rFonts w:cs="Times New Roman"/>
          <w:lang w:val="en-GB"/>
        </w:rPr>
        <w:fldChar w:fldCharType="begin" w:fldLock="1"/>
      </w:r>
      <w:r w:rsidR="000465A7">
        <w:rPr>
          <w:rFonts w:cs="Times New Roman"/>
          <w:lang w:val="en-GB"/>
        </w:rPr>
        <w:instrText>ADDIN CSL_CITATION { "citationItems" : [ { "id" : "ITEM-1",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"ITEM-1",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"mendeley" : { "formattedCitation" : "(S\u00f8rland et al., 2018)", "plainTextFormattedCitation" : "(S\u00f8rland et al., 2018)", "previouslyFormattedCitation" : "(S\u00f8rland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(Sørland et al., 2018)</w:t>
      </w:r>
      <w:r w:rsidRPr="003F2D6A">
        <w:rPr>
          <w:rFonts w:cs="Times New Roman"/>
          <w:lang w:val="en-GB"/>
        </w:rPr>
        <w:fldChar w:fldCharType="end"/>
      </w:r>
      <w:r w:rsidRPr="003F2D6A">
        <w:rPr>
          <w:rFonts w:cs="Times New Roman"/>
          <w:lang w:val="en-GB"/>
        </w:rPr>
        <w:t xml:space="preserve">. For instance, </w:t>
      </w:r>
      <w:r w:rsidRPr="003F2D6A">
        <w:rPr>
          <w:rFonts w:cs="Times New Roman"/>
          <w:lang w:val="en-GB"/>
        </w:rPr>
        <w:fldChar w:fldCharType="begin" w:fldLock="1"/>
      </w:r>
      <w:r w:rsidR="000465A7">
        <w:rPr>
          <w:rFonts w:cs="Times New Roman"/>
          <w:lang w:val="en-GB"/>
        </w:rPr>
        <w:instrText>ADDIN CSL_CITATION { "citationItems" : [ { "id" : "ITEM-1", "itemData" : { "DOI" : "10.1175/JCLI-D-11-00388.1", "ISBN" : "0894-8755", "ISSN" : "0894-8755", "abstract" : "The Weather Research and Forecasting model (WRF) is employed to dynamically\\ndownscale global warming projections produced using the Community\\nClimate System Model (CCSM). The analyses are focused on the Great\\nLakes Basin of North America and the climate change projections extend\\nfrom the instrumental period (1979-2001) to midcentury (2050-60)\\nat a spatial resolution of 10 km. Because WRF does not currently\\ninclude a sufficiently realistic lake component, simulations are\\nperformed using lake water temperature provided by D.V. Mironov's\\nfreshwater lake model ``FLake{''} forced by atmospheric fields from\\nthe global simulations. Results for the instrumental era are first\\ncompared with observations to evaluate the ability of the lake model\\nto provide accurate lake water temperature and ice cover and to analyze\\nthe skill of the regional model. It is demonstrated that the regional\\nmodel, with its finer resolution and more comprehensive physics,\\nprovides significantly improved results compared to those obtained\\nfrom the global model. It much more accurately captures the details\\nof the annual cycle and spatial pattern of precipitation. In particular,\\nmuch more realistic lake-induced precipitation and snowfall patterns\\ndownwind of the lakes are predicted. The midcentury projection is\\nanalyzed to determine the impact of downscaling on regional climate\\nchanges. The emphasis in this final phase of the analysis is on the\\nimpact of climate change on winter snowfall in the lee or the lakes.\\nIt is found that future changes in lake surface temperature and ice\\ncover under warmer conditions may locally increase snowfall as a\\nresult of increased evaporation and the enhanced lake effect.", "author" : [ { "dropping-particle" : "", "family" : "Gula", "given" : "Jonathan", "non-dropping-particle" : "", "parse-names" : false, "suffix" : "" }, { "dropping-particle" : "", "family" : "Peltier", "given" : "W. R.", "non-dropping-particle" : "", "parse-names" : false, "suffix" : "" } ], "container-title" : "Journal of Climate", "id" : "ITEM-1", "issue" : "21", "issued" : { "date-parts" : [ [ "2012", "11" ] ] }, "page" : "7723-7742", "title" : "Dynamical Downscaling over the Great Lakes Basin of North America Using the WRF Regional Climate Model: The Impact of the Great Lakes System on Regional Greenhouse Warming", "translator" : [ { "dropping-particle" : "", "family" : "Q4438", "given" : "", "non-dropping-particle" : "", "parse-names" : false, "suffix" : "" } ], "type" : "article-journal", "volume" : "25" }, "uris" : [ "http://www.mendeley.com/documents/?uuid=b11ddac0-1e1a-4b66-8b5f-95e22e5c5f28" ] } ], "mendeley" : { "formattedCitation" : "(Gula and Peltier, 2012)", "manualFormatting" : "Gula and Peltier (2012)", "plainTextFormattedCitation" : "(Gula and Peltier, 2012)", "previouslyFormattedCitation" : "(Gula and Peltier,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Gula and Peltier (2012)</w:t>
      </w:r>
      <w:r w:rsidRPr="003F2D6A">
        <w:rPr>
          <w:rFonts w:cs="Times New Roman"/>
          <w:lang w:val="en-GB"/>
        </w:rPr>
        <w:fldChar w:fldCharType="end"/>
      </w:r>
      <w:r w:rsidRPr="003F2D6A">
        <w:rPr>
          <w:rFonts w:cs="Times New Roman"/>
          <w:lang w:val="en-GB"/>
        </w:rPr>
        <w:t xml:space="preserve"> showed that a higher resolution allows for a more realistic simulation of lake-induced precipitation, resulting in a more credible projection of changes in the snow belts of the North American Great Lakes. Similarly, </w:t>
      </w:r>
      <w:r w:rsidRPr="003F2D6A">
        <w:rPr>
          <w:rFonts w:cs="Times New Roman"/>
          <w:lang w:val="en-GB"/>
        </w:rPr>
        <w:fldChar w:fldCharType="begin" w:fldLock="1"/>
      </w:r>
      <w:r w:rsidR="000465A7">
        <w:rPr>
          <w:rFonts w:cs="Times New Roman"/>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(2016)</w:t>
      </w:r>
      <w:r w:rsidRPr="003F2D6A">
        <w:rPr>
          <w:rFonts w:cs="Times New Roman"/>
          <w:lang w:val="en-GB"/>
        </w:rPr>
        <w:fldChar w:fldCharType="end"/>
      </w:r>
      <w:r w:rsidRPr="003F2D6A">
        <w:rPr>
          <w:rFonts w:cs="Times New Roman"/>
          <w:lang w:val="en-GB"/>
        </w:rPr>
        <w:t xml:space="preserve"> demonstrated that an ensemble of RCMs better represents high-elevation surface heating and in turn increased convective instability. As a result, the summer</w:t>
      </w:r>
      <w:r w:rsidR="00F53FA5">
        <w:rPr>
          <w:rFonts w:cs="Times New Roman"/>
          <w:lang w:val="en-GB"/>
        </w:rPr>
        <w:t>time</w:t>
      </w:r>
      <w:r w:rsidRPr="003F2D6A">
        <w:rPr>
          <w:rFonts w:cs="Times New Roman"/>
          <w:lang w:val="en-GB"/>
        </w:rPr>
        <w:t xml:space="preserve"> convective precipitation response was opposite to that simulated by the driving global models (Figure 10.9). Similarly,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"manualFormatting" : "Walton et al. (2015)", "plainTextFormattedCitation" : "(Walton et al., 2015)", "previouslyFormattedCitation" :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Walton et al. (2015)</w:t>
      </w:r>
      <w:r w:rsidRPr="003F2D6A">
        <w:rPr>
          <w:rFonts w:cs="Times New Roman"/>
          <w:lang w:val="en-GB"/>
        </w:rPr>
        <w:fldChar w:fldCharType="end"/>
      </w:r>
      <w:r w:rsidRPr="003F2D6A">
        <w:rPr>
          <w:rFonts w:cs="Times New Roman"/>
          <w:lang w:val="en-GB"/>
        </w:rPr>
        <w:t xml:space="preserve"> showed that a kilometre-scale RCM enables a more realistic representation of the snow-albedo feedback in mountainous terrain compared to standard resolution global models, leading to a more plausible simulation </w:t>
      </w:r>
      <w:r w:rsidRPr="00D62D66">
        <w:rPr>
          <w:rFonts w:cs="Times New Roman"/>
          <w:lang w:val="en-GB"/>
        </w:rPr>
        <w:t>of elevation-dependent warming</w:t>
      </w:r>
      <w:r w:rsidRPr="003F2D6A">
        <w:rPr>
          <w:rFonts w:cs="Times New Roman"/>
          <w:lang w:val="en-GB"/>
        </w:rPr>
        <w:t>.</w:t>
      </w:r>
      <w:r w:rsidR="00D62D66">
        <w:rPr>
          <w:rFonts w:cs="Times New Roman"/>
          <w:lang w:val="en-GB"/>
        </w:rPr>
        <w:t xml:space="preserve"> </w:t>
      </w:r>
      <w:r w:rsidR="00D62D66">
        <w:rPr>
          <w:rFonts w:cs="Times New Roman"/>
          <w:lang w:val="en-GB"/>
        </w:rPr>
        <w:fldChar w:fldCharType="begin" w:fldLock="1"/>
      </w:r>
      <w:r w:rsidR="000465A7">
        <w:rPr>
          <w:rFonts w:cs="Times New Roman"/>
          <w:lang w:val="en-GB"/>
        </w:rPr>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"manualFormatting" : "Bukovsky et al. (2017)", "plainTextFormattedCitation" : "(Bukovsky et al., 2017)", "previouslyFormattedCitation" : "(Bukovsky et al., 2017)" }, "properties" : { "noteIndex" : 0 }, "schema" : "https://github.com/citation-style-language/schema/raw/master/csl-citation.json" }</w:instrText>
      </w:r>
      <w:r w:rsidR="00D62D66">
        <w:rPr>
          <w:rFonts w:cs="Times New Roman"/>
          <w:lang w:val="en-GB"/>
        </w:rPr>
        <w:fldChar w:fldCharType="separate"/>
      </w:r>
      <w:r w:rsidR="00E41CA2">
        <w:rPr>
          <w:rFonts w:cs="Times New Roman"/>
          <w:noProof/>
          <w:lang w:val="en-GB"/>
        </w:rPr>
        <w:t>Bukovsky et al. (2017)</w:t>
      </w:r>
      <w:r w:rsidR="00D62D66">
        <w:rPr>
          <w:rFonts w:cs="Times New Roman"/>
          <w:lang w:val="en-GB"/>
        </w:rPr>
        <w:fldChar w:fldCharType="end"/>
      </w:r>
      <w:r w:rsidR="00FD35A7" w:rsidRPr="00FF42DE">
        <w:rPr>
          <w:rFonts w:cs="Times New Roman"/>
          <w:lang w:val="en-GB"/>
        </w:rPr>
        <w:t xml:space="preserve"> </w:t>
      </w:r>
      <w:r w:rsidRPr="00FF42DE">
        <w:rPr>
          <w:rFonts w:cs="Times New Roman"/>
          <w:lang w:val="en-GB"/>
        </w:rPr>
        <w:t>argue that strong seasonal changes in warm-season precipitation in the Southern Great Plains of the US, projected by RCMs, are more credible than the weaker global model changes because precipitation is better simulated in the RCMs.</w:t>
      </w:r>
    </w:p>
    <w:p w14:paraId="23698101" w14:textId="77777777" w:rsidR="00E2170D" w:rsidRPr="00FF42DE" w:rsidRDefault="00E2170D" w:rsidP="00E2170D">
      <w:pPr>
        <w:pStyle w:val="AR6BodyText"/>
        <w:rPr>
          <w:rFonts w:cs="Times New Roman"/>
          <w:lang w:val="en-GB"/>
        </w:rPr>
      </w:pPr>
    </w:p>
    <w:p w14:paraId="2186CC58" w14:textId="2F55E592" w:rsidR="00E2170D" w:rsidRPr="00FF42DE" w:rsidRDefault="00E2170D" w:rsidP="00E2170D">
      <w:pPr>
        <w:pStyle w:val="AR6BodyText"/>
        <w:rPr>
          <w:rFonts w:cs="Times New Roman"/>
          <w:lang w:val="en-GB"/>
        </w:rPr>
      </w:pPr>
    </w:p>
    <w:p w14:paraId="0D54D2A1" w14:textId="4DFE3D5B" w:rsidR="003479AB" w:rsidRPr="00FF42DE" w:rsidRDefault="003479AB" w:rsidP="00E2170D">
      <w:pPr>
        <w:pStyle w:val="AR6BodyText"/>
        <w:rPr>
          <w:rFonts w:cs="Times New Roman"/>
          <w:lang w:val="en-GB"/>
        </w:rPr>
      </w:pPr>
    </w:p>
    <w:p w14:paraId="0B97CCB2" w14:textId="77777777" w:rsidR="003479AB" w:rsidRPr="00FF42DE" w:rsidRDefault="003479AB" w:rsidP="00E2170D">
      <w:pPr>
        <w:pStyle w:val="AR6BodyText"/>
        <w:rPr>
          <w:rFonts w:cs="Times New Roman"/>
          <w:lang w:val="en-GB"/>
        </w:rPr>
      </w:pPr>
    </w:p>
    <w:p w14:paraId="4B5A22A9" w14:textId="77777777" w:rsidR="00E2170D" w:rsidRPr="003F2D6A" w:rsidRDefault="00E2170D" w:rsidP="00E2170D">
      <w:pPr>
        <w:pStyle w:val="AR6BodyText"/>
        <w:rPr>
          <w:rFonts w:cs="Times New Roman"/>
          <w:b/>
          <w:lang w:val="en-GB"/>
        </w:rPr>
      </w:pPr>
      <w:r w:rsidRPr="003F2D6A">
        <w:rPr>
          <w:rFonts w:cs="Times New Roman"/>
          <w:b/>
          <w:lang w:val="en-GB"/>
        </w:rPr>
        <w:t>[START FIGURE 10.9 HERE]</w:t>
      </w:r>
    </w:p>
    <w:p w14:paraId="5BF08D4D" w14:textId="77777777" w:rsidR="00E2170D" w:rsidRPr="003F2D6A" w:rsidRDefault="00E2170D" w:rsidP="00E2170D">
      <w:pPr>
        <w:pStyle w:val="AR6BodyText"/>
        <w:rPr>
          <w:rFonts w:cs="Times New Roman"/>
          <w:lang w:val="en-GB"/>
        </w:rPr>
      </w:pPr>
    </w:p>
    <w:p w14:paraId="3669AFFF" w14:textId="38E07F66" w:rsidR="00E2170D" w:rsidRPr="003F2D6A" w:rsidRDefault="00E2170D" w:rsidP="00E2170D">
      <w:pPr>
        <w:pStyle w:val="AR6Chap10Figure"/>
        <w:rPr>
          <w:lang w:val="en-GB" w:eastAsia="en-JM"/>
        </w:rPr>
      </w:pPr>
      <w:r w:rsidRPr="00441820">
        <w:rPr>
          <w:b/>
          <w:lang w:val="en-GB"/>
        </w:rPr>
        <w:t>Projected changes in summer (June to August) precipitation (in percent with respect to the mean precipitation) over the Alps between the periods 2070‒2099 and 1975‒2004.</w:t>
      </w:r>
      <w:r w:rsidRPr="003F2D6A">
        <w:rPr>
          <w:lang w:val="en-GB"/>
        </w:rPr>
        <w:t xml:space="preserve"> (a) Mean of four GCMs regridded to a common 1.32°x1.32° grid resolution; (b) mean of six RCMs driven with these GCMs. The grey isolines show elevation at 200 m intervals of the underlying model data. Further details on data sources and processing are available in the chapter data table (Table 10.SM.1</w:t>
      </w:r>
      <w:r w:rsidR="00C81550">
        <w:rPr>
          <w:lang w:val="en-GB"/>
        </w:rPr>
        <w:t>1</w:t>
      </w:r>
      <w:r w:rsidRPr="003F2D6A">
        <w:rPr>
          <w:lang w:val="en-GB"/>
        </w:rPr>
        <w:t xml:space="preserve">). Adapted from </w:t>
      </w:r>
      <w:r w:rsidRPr="003F2D6A">
        <w:rPr>
          <w:lang w:val="en-GB"/>
        </w:rPr>
        <w:fldChar w:fldCharType="begin" w:fldLock="1"/>
      </w:r>
      <w:r w:rsidR="000465A7">
        <w:rPr>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lang w:val="en-GB"/>
        </w:rPr>
        <w:fldChar w:fldCharType="separate"/>
      </w:r>
      <w:r w:rsidR="00E41CA2">
        <w:rPr>
          <w:noProof/>
          <w:lang w:val="en-GB"/>
        </w:rPr>
        <w:t>Giorgi et al. (2016)</w:t>
      </w:r>
      <w:r w:rsidRPr="003F2D6A">
        <w:rPr>
          <w:lang w:val="en-GB"/>
        </w:rPr>
        <w:fldChar w:fldCharType="end"/>
      </w:r>
      <w:r w:rsidRPr="003F2D6A">
        <w:rPr>
          <w:lang w:val="en-GB"/>
        </w:rPr>
        <w:t>.</w:t>
      </w:r>
    </w:p>
    <w:p w14:paraId="0F918821" w14:textId="77777777" w:rsidR="00E2170D" w:rsidRPr="003F2D6A" w:rsidRDefault="00E2170D" w:rsidP="00E2170D">
      <w:pPr>
        <w:pStyle w:val="AR6BodyText"/>
        <w:rPr>
          <w:rFonts w:cs="Times New Roman"/>
          <w:lang w:val="en-GB"/>
        </w:rPr>
      </w:pPr>
    </w:p>
    <w:p w14:paraId="5D202032" w14:textId="77777777" w:rsidR="00E2170D" w:rsidRPr="003F2D6A" w:rsidRDefault="00E2170D" w:rsidP="00E2170D">
      <w:pPr>
        <w:pStyle w:val="AR6BodyText"/>
        <w:rPr>
          <w:rFonts w:cs="Times New Roman"/>
          <w:b/>
          <w:lang w:val="en-GB"/>
        </w:rPr>
      </w:pPr>
      <w:r w:rsidRPr="003F2D6A">
        <w:rPr>
          <w:rFonts w:cs="Times New Roman"/>
          <w:b/>
          <w:lang w:val="en-GB"/>
        </w:rPr>
        <w:t>[END FIGURE 10.9 HERE]</w:t>
      </w:r>
    </w:p>
    <w:p w14:paraId="347FFF92" w14:textId="77777777" w:rsidR="00E2170D" w:rsidRPr="003F2D6A" w:rsidRDefault="00E2170D" w:rsidP="00E2170D">
      <w:pPr>
        <w:pStyle w:val="AR6BodyText"/>
        <w:rPr>
          <w:rFonts w:cs="Times New Roman"/>
          <w:lang w:val="en-GB"/>
        </w:rPr>
      </w:pPr>
    </w:p>
    <w:p w14:paraId="2D7C62FA" w14:textId="77777777" w:rsidR="00E2170D" w:rsidRPr="003F2D6A" w:rsidRDefault="00E2170D" w:rsidP="00E2170D">
      <w:pPr>
        <w:pStyle w:val="AR6BodyText"/>
        <w:rPr>
          <w:rFonts w:cs="Times New Roman"/>
          <w:lang w:val="en-GB"/>
        </w:rPr>
      </w:pPr>
    </w:p>
    <w:p w14:paraId="17EDC99E" w14:textId="083486D7" w:rsidR="00E2170D" w:rsidRPr="003F2D6A" w:rsidRDefault="00F53FA5" w:rsidP="00E2170D">
      <w:pPr>
        <w:pStyle w:val="AR6BodyText"/>
        <w:rPr>
          <w:rFonts w:cs="Times New Roman"/>
          <w:lang w:val="en-GB"/>
        </w:rPr>
      </w:pPr>
      <w:r>
        <w:rPr>
          <w:rFonts w:cs="Times New Roman"/>
          <w:lang w:val="en-GB"/>
        </w:rPr>
        <w:t>I</w:t>
      </w:r>
      <w:r w:rsidR="00E2170D" w:rsidRPr="003F2D6A">
        <w:rPr>
          <w:rFonts w:cs="Times New Roman"/>
          <w:lang w:val="en-GB"/>
        </w:rPr>
        <w:t xml:space="preserve">ncluding additional components, feedbacks and drivers can substantially modify the simulated future climate. For example, </w:t>
      </w:r>
      <w:bookmarkStart w:id="962" w:name="_Hlk76927374"/>
      <w:r w:rsidR="00E2170D" w:rsidRPr="003F2D6A">
        <w:rPr>
          <w:rFonts w:cs="Times New Roman"/>
          <w:lang w:val="en-GB"/>
        </w:rPr>
        <w:fldChar w:fldCharType="begin" w:fldLock="1"/>
      </w:r>
      <w:r w:rsidR="000465A7">
        <w:rPr>
          <w:rFonts w:cs="Times New Roman"/>
          <w:lang w:val="en-GB"/>
        </w:rPr>
        <w:instrText>ADDIN CSL_CITATION { "citationItems" : [ { "id" : "ITEM-1",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"ITEM-1",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"mendeley" : { "formattedCitation" : "(Kjellstr\u00f6m et al., 2005)", "manualFormatting" : "Kjellstr\u00f6m et al. (2005)", "plainTextFormattedCitation" : "(Kjellstr\u00f6m et al., 2005)", "previouslyFormattedCitation" : "(Kjellstr\u00f6m et al., 2005)"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Kjellström et al. (2005)</w:t>
      </w:r>
      <w:r w:rsidR="00E2170D" w:rsidRPr="003F2D6A">
        <w:rPr>
          <w:rFonts w:cs="Times New Roman"/>
          <w:lang w:val="en-GB"/>
        </w:rPr>
        <w:fldChar w:fldCharType="end"/>
      </w:r>
      <w:r w:rsidR="00E2170D" w:rsidRPr="003F2D6A">
        <w:rPr>
          <w:rFonts w:cs="Times New Roman"/>
          <w:lang w:val="en-GB"/>
        </w:rPr>
        <w:t xml:space="preserve"> and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"10.1016/j.gloplacha.2007.10.003", "ISSN" : "09218181", "author" : [ { "dropping-particle" : "", "family" : "Somot", "given" : "S.", "non-dropping-particle" : "", "parse-names" : false, "suffix" : "" }, { "dropping-particle" : "", "family" : "Sevault", "given" : "F.", "non-dropping-particle" : "", "parse-names" : false, "suffix" : "" }, { "dropping-particle" : "", "family" : "D\u00e9qu\u00e9", "given" : "M.", "non-dropping-particle" : "", "parse-names" : false, "suffix" : "" }, { "dropping-particle" : "", "family" : "Cr\u00e9pon", "given" : "M.", "non-dropping-particle" : "", "parse-names" : false, "suffix" : "" } ], "container-title" : "Global and Planetary Change", "id" : "ITEM-1", "issue" : "2-3", "issued" : { "date-parts" : [ [ "2008", "9" ] ] }, "page" : "112-126", "title" : "21st century climate change scenario for the Mediterranean using a coupled atmosphere\u2013ocean regional climate model", "translator" : [ { "dropping-particle" : "", "family" : "Q5226", "given" : "", "non-dropping-particle" : "", "parse-names" : false, "suffix" : "" } ], "type" : "article-journal", "volume" : "63" }, "uris" : [ "http://www.mendeley.com/documents/?uuid=6bacc586-dfd3-4a5f-a417-36a8b9ade289" ] } ], "mendeley" : { "formattedCitation" : "(Somot et al., 2008)", "manualFormatting" : "Somot et al. (2008)", "plainTextFormattedCitation" : "(Somot et al., 2008)", "previouslyFormattedCitation" : "(Somot et al., 2008)"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Somot et al. (2008)</w:t>
      </w:r>
      <w:r w:rsidR="00E2170D" w:rsidRPr="003F2D6A">
        <w:rPr>
          <w:rFonts w:cs="Times New Roman"/>
          <w:lang w:val="en-GB"/>
        </w:rPr>
        <w:fldChar w:fldCharType="end"/>
      </w:r>
      <w:bookmarkEnd w:id="962"/>
      <w:r w:rsidR="00E2170D" w:rsidRPr="003F2D6A">
        <w:rPr>
          <w:rFonts w:cs="Times New Roman"/>
          <w:lang w:val="en-GB"/>
        </w:rPr>
        <w:t xml:space="preserve"> have shown that a regional ESM can significantly modify the SST response to climate change of its driving global model with implications for the climate change signal over both the sea and land. In particular, coupled ocean-atmosphere RCMs may increase the credibility of projections in regions of strong air-sea coupling such as the East Asia-western North Pacific domain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"10.1002/2015JD024519", "ISSN" : "2169897X", "author" : [ { "dropping-particle" : "", "family" : "Zou", "given" : "Liwei", "non-dropping-particle" : "", "parse-names" : false, "suffix" : "" }, { "dropping-particle" : "", "family" : "Zhou", "given" : "Tianjun", "non-dropping-particle" : "", "parse-names" : false, "suffix" : "" } ], "container-title" : "Journal of Geophysical Research: Atmospheres", "id" : "ITEM-1", "issue" : "6", "issued" : { "date-parts" : [ [ "2016", "3", "27" ] ] }, "page" : "2691-2704", "title" : "Future summer precipitation changes over CORDEX-East Asia domain downscaled by a regional ocean-atmosphere coupled model: A comparison to the stand-alone RCM", "translator" : [ { "dropping-particle" : "", "family" : "Q4355", "given" : "", "non-dropping-particle" : "", "parse-names" : false, "suffix" : "" } ], "type" : "article-journal", "volume" : "121" }, "uris" : [ "http://www.mendeley.com/documents/?uuid=ea7a3f41-7083-46e6-9df1-0c0568279834" ] }, { "id" : "ITEM-2", "itemData" : { "DOI" : "10.1002/qj.3082", "ISSN" : "00359009", "author" : [ { "dropping-particle" : "", "family" : "Zou", "given" : "Liwei", "non-dropping-particle" : "", "parse-names" : false, "suffix" : "" }, { "dropping-particle" : "", "family" : "Zhou", "given" : "Tianjun", "non-dropping-particle" : "", "parse-names" : false, "suffix" : "" } ], "container-title" : "Quarterly Journal of the Royal Meteorological Society", "id" : "ITEM-2", "issue" : "706", "issued" : { "date-parts" : [ [ "2017", "7" ] ] }, "page" : "2245-2259", "title" : "Dynamical downscaling of East Asian winter monsoon changes with a regional ocean-atmosphere coupled model", "translator" : [ { "dropping-particle" : "", "family" : "Q4357", "given" : "", "non-dropping-particle" : "", "parse-names" : false, "suffix" : "" } ], "type" : "article-journal", "volume" : "143" }, "uris" : [ "http://www.mendeley.com/documents/?uuid=8ee7a5dc-353f-4210-8c5e-e589ae44ec68" ] } ], "mendeley" : { "formattedCitation" : "(Zou and Zhou, 2016b, 2017)", "plainTextFormattedCitation" : "(Zou and Zhou, 2016b, 2017)", "previouslyFormattedCitation" : "(Zou and Zhou, 2016b, 2017)"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(Zou and Zhou, 2016b, 2017)</w:t>
      </w:r>
      <w:r w:rsidR="00E2170D" w:rsidRPr="003F2D6A">
        <w:rPr>
          <w:rFonts w:cs="Times New Roman"/>
          <w:lang w:val="en-GB"/>
        </w:rPr>
        <w:fldChar w:fldCharType="end"/>
      </w:r>
      <w:r w:rsidR="00E2170D" w:rsidRPr="003F2D6A">
        <w:rPr>
          <w:rFonts w:cs="Times New Roman"/>
          <w:lang w:val="en-GB"/>
        </w:rPr>
        <w:t xml:space="preserve">. Recent studies demonstrate the importance of including regional patterns of evolving aerosols in RCMs for simulating regional climate change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"ITEM-2",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(Boé et al., 2020a; Gutiérrez et al., 2020)</w:t>
      </w:r>
      <w:r w:rsidR="00E2170D" w:rsidRPr="003F2D6A">
        <w:rPr>
          <w:rFonts w:cs="Times New Roman"/>
          <w:lang w:val="en-GB"/>
        </w:rPr>
        <w:fldChar w:fldCharType="end"/>
      </w:r>
      <w:r w:rsidR="00E2170D" w:rsidRPr="003F2D6A">
        <w:rPr>
          <w:rFonts w:cs="Times New Roman"/>
          <w:lang w:val="en-GB"/>
        </w:rPr>
        <w:t>. RCMs not including the plant physiological response to increasing CO</w:t>
      </w:r>
      <w:r w:rsidR="00E2170D" w:rsidRPr="003F2D6A">
        <w:rPr>
          <w:rFonts w:cs="Times New Roman"/>
          <w:vertAlign w:val="subscript"/>
          <w:lang w:val="en-GB"/>
        </w:rPr>
        <w:t>2</w:t>
      </w:r>
      <w:r w:rsidR="00E2170D" w:rsidRPr="003F2D6A">
        <w:rPr>
          <w:rFonts w:cs="Times New Roman"/>
          <w:lang w:val="en-GB"/>
        </w:rPr>
        <w:t xml:space="preserve"> concentrations have been shown to substantially underestimate projected increases in extreme temperatures across Europe compared to GCMs that explicitly model this effect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"ITEM-1",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"plainTextFormattedCitation" : "(Schwingshackl et al., 2019)", "previouslyFormattedCitation" : "(Schwingshackl et al., 2019)"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(Schwingshackl et al., 2019)</w:t>
      </w:r>
      <w:r w:rsidR="00E2170D" w:rsidRPr="003F2D6A">
        <w:rPr>
          <w:rFonts w:cs="Times New Roman"/>
          <w:lang w:val="en-GB"/>
        </w:rPr>
        <w:fldChar w:fldCharType="end"/>
      </w:r>
      <w:r w:rsidR="00E2170D" w:rsidRPr="003F2D6A">
        <w:rPr>
          <w:rFonts w:cs="Times New Roman"/>
          <w:lang w:val="en-GB"/>
        </w:rPr>
        <w:t>.</w:t>
      </w:r>
    </w:p>
    <w:p w14:paraId="185C801A" w14:textId="77777777" w:rsidR="00E2170D" w:rsidRPr="003F2D6A" w:rsidRDefault="00E2170D" w:rsidP="00E2170D">
      <w:pPr>
        <w:pStyle w:val="AR6BodyText"/>
        <w:rPr>
          <w:rFonts w:cs="Times New Roman"/>
          <w:lang w:val="en-GB"/>
        </w:rPr>
      </w:pPr>
    </w:p>
    <w:p w14:paraId="2FAB26C9" w14:textId="3C804BF5" w:rsidR="00E2170D" w:rsidRPr="003F2D6A" w:rsidRDefault="00E2170D" w:rsidP="00E2170D">
      <w:pPr>
        <w:pStyle w:val="AR6BodyText"/>
        <w:rPr>
          <w:rFonts w:cs="Times New Roman"/>
          <w:color w:val="FF0000"/>
          <w:lang w:val="en-GB"/>
        </w:rPr>
      </w:pPr>
      <w:r w:rsidRPr="003F2D6A">
        <w:rPr>
          <w:rFonts w:cs="Times New Roman"/>
          <w:lang w:val="en-GB"/>
        </w:rPr>
        <w:t xml:space="preserve">A difference between </w:t>
      </w:r>
      <w:r w:rsidRPr="003F2D6A">
        <w:rPr>
          <w:lang w:val="en-GB"/>
        </w:rPr>
        <w:t xml:space="preserve">the climate changes simulated by two models does not automatically imply the more complex or higher resolution model is superior (e.g., </w:t>
      </w:r>
      <w:commentRangeStart w:id="963"/>
      <w:r w:rsidRPr="003F2D6A">
        <w:rPr>
          <w:lang w:val="en-GB"/>
        </w:rPr>
        <w:fldChar w:fldCharType="begin" w:fldLock="1"/>
      </w:r>
      <w:r w:rsidR="000465A7">
        <w:rPr>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3F2D6A">
        <w:rPr>
          <w:lang w:val="en-GB"/>
        </w:rPr>
        <w:fldChar w:fldCharType="separate"/>
      </w:r>
      <w:r w:rsidR="00E41CA2">
        <w:rPr>
          <w:noProof/>
          <w:lang w:val="en-GB"/>
        </w:rPr>
        <w:t>Dosio et al., 2019)</w:t>
      </w:r>
      <w:r w:rsidRPr="003F2D6A">
        <w:rPr>
          <w:lang w:val="en-GB"/>
        </w:rPr>
        <w:fldChar w:fldCharType="end"/>
      </w:r>
      <w:commentRangeEnd w:id="963"/>
      <w:r w:rsidR="00E41CA2">
        <w:rPr>
          <w:rStyle w:val="CommentReference"/>
          <w:rFonts w:asciiTheme="minorHAnsi" w:eastAsiaTheme="minorHAnsi" w:hAnsiTheme="minorHAnsi"/>
          <w:lang w:eastAsia="en-US"/>
        </w:rPr>
        <w:commentReference w:id="963"/>
      </w:r>
      <w:r w:rsidRPr="003F2D6A">
        <w:rPr>
          <w:lang w:val="en-GB"/>
        </w:rPr>
        <w:t>.</w:t>
      </w:r>
      <w:r w:rsidRPr="003F2D6A">
        <w:rPr>
          <w:color w:val="FF0000"/>
          <w:lang w:val="en-GB"/>
        </w:rPr>
        <w:t xml:space="preserve"> </w:t>
      </w:r>
      <w:r w:rsidRPr="003F2D6A">
        <w:rPr>
          <w:lang w:val="en-GB"/>
        </w:rPr>
        <w:t xml:space="preserve">Studies comparing convection-permitting RCM simulations to simulations of climate models with parameterized convection find, depending on the considered models, regions and seasons, either similar or qualitatively different projected changes in short duration extreme precipitation </w:t>
      </w:r>
      <w:commentRangeStart w:id="964"/>
      <w:r w:rsidRPr="003F2D6A">
        <w:rPr>
          <w:lang w:val="en-GB"/>
        </w:rPr>
        <w:fldChar w:fldCharType="begin" w:fldLock="1"/>
      </w:r>
      <w:r w:rsidR="000465A7">
        <w:rPr>
          <w:lang w:val="en-GB"/>
        </w:rPr>
        <w:instrText>ADDIN CSL_CITATION { "citationItems" : [ { "id" : "ITEM-1", "itemData" : { "DOI" : "10.1175/JCLI-D-13-00723.1", "ISSN" : "08948755", "abstract" : "Extreme value theory is used as a diagnostic for two high-resolution (12-km parameterized convection and 1.5-km explicit convection) Met Office regional climate model (RCM) simulations. On subdaily time scales, the 12-km simulation has weaker June\u2013August (JJA) short-return-period return levels than the 1.5-kmRCM, yet the 12-km RCM has overly large high return levels. Comparisons with observations indicate that the 1.5-kmRCMismore successful thanthe 12-kmRCMin representing (multi)hourly JJAvery extreme events.As accumulation periods increase toward daily time scales, the erroneous 12-km precipitation extremes become more comparable with the observations and the 1.5-km RCM. The 12-kmRCMfails to capture the observed low sensitivity of the growth rate to accumulation period changes, which is successfully captured by the 1.5-km RCM. Both simulations have comparable December\u2013February (DJF) extremes, but the DJF extremes are generally weaker than in JJA at daily or shorter time scales. Case studies indicate that \u2018\u2018gridpoint storms\u2019\u2019 are one of the causes of unrealistic very extreme events in the 12-km RCM. Caution is needed in interpreting the realism of 12-kmRCMJJA extremes, including short-return-period events, which have return values closer to observations. There is clear evidence that the 1.5-km RCM has a higher degree of realism than the 12-km RCM in the simulation of JJA extremes. Denotes", "author" : [ { "dropping-particle" : "", "family" : "Chan", "given" : "Steven C.", "non-dropping-particle" : "", "parse-names" : false, "suffix" : "" }, { "dropping-particle" : "", "family" : "Kendon", "given" : "Elizabeth J.", "non-dropping-particle" : "", "parse-names" : false, "suffix" : "" }, { "dropping-particle" : "", "family" : "Fowler", "given" : "Hayley J.", "non-dropping-particle" : "", "parse-names" : false, "suffix" : "" }, { "dropping-particle" : "", "family" : "Blenkinsop", "given" : "Stephen", "non-dropping-particle" : "", "parse-names" : false, "suffix" : "" }, { "dropping-particle" : "", "family" : "Roberts", "given" : "Nigel M.", "non-dropping-particle" : "", "parse-names" : false, "suffix" : "" }, { "dropping-particle" : "", "family" : "Ferro", "given" : "Christopher A.T.", "non-dropping-particle" : "", "parse-names" : false, "suffix" : "" } ], "container-title" : "Journal of Climate", "id" : "ITEM-1", "issue" : "16", "issued" : { "date-parts" : [ [ "2014" ] ] }, "page" : "6155-6174", "title" : "The value of high-resolution Met Office regional climate models in the simulation of multihourly precipitation extremes", "translator" : [ { "dropping-particle" : "", "family" : "Q4713", "given" : "", "non-dropping-particle" : "", "parse-names" : false, "suffix" : "" } ], "type" : "article-journal", "volume" : "27" }, "uris" : [ "http://www.mendeley.com/documents/?uuid=90b522e6-5a0d-4d6b-bc08-9e52afd47dc3" ] }, { "id" : "ITEM-2", "itemData" : { "DOI" : "10.5194/hess-20-3843-2016", "ISSN" : "1607-7938", "abstract" : "Abstract. This study explores whether climate models with higher spatial resolutions provide higher accuracy for precipitation simulations and/or different climate change signals. The outputs from two convection-permitting climate models (ALARO and CCLM) with a spatial resolution of 3\u20134km are compared with those from the coarse-scale driving models or reanalysis data for simulating/projecting daily and sub-daily precipitation quantiles. Validation of historical design precipitation statistics derived from intensity&amp;ndash;duration&amp;ndash;frequency (IDF) curves shows a better match of the convection-permitting model results with the observations-based IDF statistics compared to the driving GCMs and reanalysis data. This is the case for simulation of local sub-daily precipitation extremes during the summer season, while the convection-permitting models do not appear to bring added value to simulation of daily precipitation extremes. Results moreover indicate that one has to be careful in assuming spatial-scale independency of climate change signals for the delta change downscaling method, as high-resolution models may show larger changes in extreme precipitation. These larger changes appear to be dependent on the timescale, since such intensification is not observed for daily timescales for both the ALARO and CCLM models.", "author" : [ { "dropping-particle" : "", "family" : "Tabari", "given" : "Hossein", "non-dropping-particle" : "", "parse-names" : false, "suffix" : "" }, { "dropping-particle" : "", "family" : "Troch", "given" : "Rozemien", "non-dropping-particle" : "De", "parse-names" : false, "suffix" : "" }, { "dropping-particle" : "", "family" : "Giot", "given" : "Olivier", "non-dropping-particle" : "", "parse-names" : false, "suffix" : "" }, { "dropping-particle" : "", "family" : "Hamdi", "given" : "Rafiq", "non-dropping-particle" : "", "parse-names" : false, "suffix" : "" }, { "dropping-particle" : "", "family" : "Termonia", "given" : "Piet", "non-dropping-particle" : "", "parse-names" : false, "suffix" : "" }, { "dropping-particle" : "", "family" : "Saeed", "given" : "Sajjad", "non-dropping-particle" : "", "parse-names" : false, "suffix" : "" }, { "dropping-particle" : "", "family" : "Brisson", "given" : "Erwan", "non-dropping-particle" : "", "parse-names" : false, "suffix" : "" }, { "dropping-particle" : "", "family" : "Lipzig", "given" : "Nicole", "non-dropping-particle" : "Van", "parse-names" : false, "suffix" : "" }, { "dropping-particle" : "", "family" : "Willems", "given" : "Patrick", "non-dropping-particle" : "", "parse-names" : false, "suffix" : "" } ], "container-title" : "Hydrology and Earth System Sciences", "id" : "ITEM-2", "issue" : "9", "issued" : { "date-parts" : [ [ "2016", "9", "14" ] ] }, "page" : "3843-3857", "title" : "Local impact analysis of climate change on precipitation extremes: are high-resolution climate models needed for realistic simulations?", "translator" : [ { "dropping-particle" : "", "family" : "Q5686", "given" : "", "non-dropping-particle" : "", "parse-names" : false, "suffix" : "" } ], "type" : "article-journal", "volume" : "20" }, "uris" : [ "http://www.mendeley.com/documents/?uuid=edc0a298-4aa7-48bd-9bbc-316f9b499858" ] }, { "id" : "ITEM-3", "itemData" : { "DOI" : "10.1002/2014GL062588", "ISSN" : "00948276",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"Geophysical Research Letters", "id" : "ITEM-3", "issue" : "4", "issued" : { "date-parts" : [ [ "2015", "2", "28" ] ] }, "page" : "1165-1172", "title" : "Heavy precipitation in a changing climate: Does short-term summer precipitation increase faster?", "translator" : [ { "dropping-particle" : "", "family" : "Q5687", "given" : "", "non-dropping-particle" : "", "parse-names" : false, "suffix" : "" } ], "type" : "article-journal", "volume" : "42" }, "uris" : [ "http://www.mendeley.com/documents/?uuid=27a36955-c5dc-4507-ad12-cf6ee25b2573" ] }, { "id" : "ITEM-4", "itemData" : { "DOI" : "10.1088/1748-9326/9/8/084019", "ISSN" : "1748-9326", "author" : [ { "dropping-particle" : "", "family" : "Chan", "given" : "S C", "non-dropping-particle" : "", "parse-names" : false, "suffix" : "" }, { "dropping-particle" : "", "family" : "Kendon", "given" : "E J", "non-dropping-particle" : "", "parse-names" : false, "suffix" : "" }, { "dropping-particle" : "", "family" : "Fowler", "given" : "H J", "non-dropping-particle" : "", "parse-names" : false, "suffix" : "" }, { "dropping-particle" : "", "family" : "Blenkinsop", "given" : "S", "non-dropping-particle" : "", "parse-names" : false, "suffix" : "" }, { "dropping-particle" : "", "family" : "Roberts", "given" : "N M", "non-dropping-particle" : "", "parse-names" : false, "suffix" : "" } ], "container-title" : "Environmental Research Letters", "id" : "ITEM-4", "issue" : "8", "issued" : { "date-parts" : [ [ "2014", "8", "1" ] ] }, "page" : "084019", "title" : "Projected increases in summer and winter UK sub-daily precipitation extremes from high-resolution regional climate models", "translator" : [ { "dropping-particle" : "", "family" : "Q5688", "given" : "", "non-dropping-particle" : "", "parse-names" : false, "suffix" : "" } ], "type" : "article-journal", "volume" : "9" }, "uris" : [ "http://www.mendeley.com/documents/?uuid=07d5ead8-16e5-4999-86dc-1ca70d1f98ce" ] }, { "id" : "ITEM-5", "itemData" : { "DOI" : "10.1007/s00382-018-4454-2", "ISSN" : "0930-7575", "author" : [ { "dropping-particle" : "", "family" : "Broucke", "given" : "Sam", "non-dropping-particle" : "Vanden", "parse-names" : false, "suffix" : "" }, { "dropping-particle" : "", "family" : "Wouters", "given" : "Hendrik", "non-dropping-particle" : "", "parse-names" : false, "suffix" : "" }, { "dropping-particle" : "", "family" : "Demuzere", "given" : "Matthias", "non-dropping-particle" : "", "parse-names" : false, "suffix" : "" }, { "dropping-particle" : "", "family" : "Lipzig", "given" : "Nicole P. M.", "non-dropping-particle" : "van", "parse-names" : false, "suffix" : "" } ], "container-title" : "Climate Dynamics", "id" : "ITEM-5", "issued" : { "date-parts" : [ [ "2018", "9", "22" ] ] }, "page" : "1-22", "title" : "The influence of convection-permitting regional climate modeling on future projections of extreme precipitation: dependency on topography and timescale", "translator" : [ { "dropping-particle" : "", "family" : "Q5685", "given" : "", "non-dropping-particle" : "", "parse-names" : false, "suffix" : "" } ], "type" : "article-journal", "volume" : "52" }, "uris" : [ "http://www.mendeley.com/documents/?uuid=1f5f2c2d-e40f-4327-bed3-b88b4f124b8a" ] }, { "id" : "ITEM-6", "itemData" : { "DOI" : "10.1007/s00382-016-3186-4",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"ITEM-6", "issue" : "5-6", "issued" : { "date-parts" : [ [ "2017", "3", "17" ] ] }, "page" : "1987-2003", "title" : "Climate change in the next 30 years: What can a convection-permitting model tell us that we did not already know?", "translator" : [ { "dropping-particle" : "", "family" : "Q5689", "given" : "", "non-dropping-particle" : "", "parse-names" : false, "suffix" : "" } ], "type" : "article-journal", "volume" : "48" }, "uris" : [ "http://www.mendeley.com/documents/?uuid=84ae9e1c-da42-4e3e-8012-854f6fc5c7df" ] }, { "id" : "ITEM-7", "itemData" : { "DOI" : "10.1175/BAMS-D-15-0004.1", "abstract" : " AbstractRegional climate projections are used in a wide range of impact studies, from assessing future flood risk to climate change impacts on food and energy production. These model projections are typically at 12\u201350-km resolution, providing valuable regional detail but with inherent limitations, in part because of the need to parameterize convection. The first climate change experiments at convection-permitting resolution (kilometer-scale grid spacing) are now available for the United Kingdom; the Alps; Germany; Sydney, Australia; and the western United States. These models give a more realistic representation of convection and are better able to simulate hourly precipitation characteristics that are poorly represented in coarser-resolution climate models. Here we examine these new experiments to determine whether future midlatitude precipitation projections are robust from coarse to higher resolutions, with implications also for the tropics. We find that the explicit representation of the convective storms themselves, only possible in convection-permitting models, is necessary for capturing changes in the intensity and duration of summertime rain on daily and shorter time scales. Other aspects of rainfall change, including changes in seasonal mean precipitation and event occurrence, appear robust across resolutions, and therefore coarse-resolution regional climate models are likely to provide reliable future projections, provided that large-scale changes from the global climate model are reliable. The improved representation of convective storms also has implications for projections of wind, hail, fog, and lightning. We identify a number of impact areas, especially flooding, but also transport and wind energy, for which very high-resolution models may be needed for reliable future assessments. ", "author" : [ { "dropping-particle" : "", "family" : "Kendon", "given" : "Elizabeth J", "non-dropping-particle" : "", "parse-names" : false, "suffix" : "" }, { "dropping-particle" : "", "family" : "Ban", "given" : "Nikolina",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"Evans", "given" : "Jason P", "non-dropping-particle" : "", "parse-names" : false, "suffix" : "" }, { "dropping-particle" : "", "family" : "Fosser", "given" : "Giorgia", "non-dropping-particle" : "", "parse-names" : false, "suffix" : "" }, { "dropping-particle" : "", "family" : "Wilkinson", "given" : "Jonathan M", "non-dropping-particle" : "", "parse-names" : false, "suffix" : "" } ], "container-title" : "Bulletin of the American Meteorological Society", "id" : "ITEM-7", "issue" : "1", "issued" : { "date-parts" : [ [ "2017" ] ] }, "page" : "79-93", "title" : "Do Convection-Permitting Regional Climate Models Improve Projections of Future Precipitation Change?", "translator" : [ { "dropping-particle" : "", "family" : "Q5559", "given" : "", "non-dropping-particle" : "", "parse-names" : false, "suffix" : "" } ], "type" : "article-journal", "volume" : "98" }, "uris" : [ "http://www.mendeley.com/documents/?uuid=798585d4-b5ac-4a3e-88bd-e9a61dce9b4b" ] }, { "id" : "ITEM-8", "itemData" : { "DOI" : "10.1038/s41467-019-09776-9", "ISSN" : "2041-1723", "author" : [ { "dropping-particle" : "", "family" : "Kendon", "given" : "Elizabeth J.", "non-dropping-particle" : "", "parse-names" : false, "suffix" : "" }, { "dropping-particle" : "", "family" : "Stratton", "given" : "Rachel A.", "non-dropping-particle" : "", "parse-names" : false, "suffix" : "" }, { "dropping-particle" : "", "family" : "Tucker", "given" : "Simon", "non-dropping-particle" : "", "parse-names" : false, "suffix" : "" }, { "dropping-particle" : "", "family" : "Marsham", "given" : "John H.", "non-dropping-particle" : "", "parse-names" : false, "suffix" : "" }, { "dropping-particle" : "", "family" : "Berthou", "given" : "S\u00e9gol\u00e8ne", "non-dropping-particle" : "", "parse-names" : false, "suffix" : "" }, { "dropping-particle" : "", "family" : "Rowell", "given" : "David P.", "non-dropping-particle" : "", "parse-names" : false, "suffix" : "" }, { "dropping-particle" : "", "family" : "Senior", "given" : "Catherine A.", "non-dropping-particle" : "", "parse-names" : false, "suffix" : "" } ], "container-title" : "Nature Communications", "id" : "ITEM-8", "issue" : "1", "issued" : { "date-parts" : [ [ "2019", "12", "23" ] ] }, "page" : "1794", "title" : "Enhanced future changes in wet and dry extremes over Africa at convection-permitting scale", "translator" : [ { "dropping-particle" : "", "family" : "Q6562", "given" : "", "non-dropping-particle" : "", "parse-names" : false, "suffix" : "" } ], "type" : "article-journal", "volume" : "10" }, "uris" : [ "http://www.mendeley.com/documents/?uuid=b8135ebb-78fe-4282-97ad-1f89a13aaf13" ] }, { "id" : "ITEM-9", "itemData" : { "DOI" : "10.1007/s00382-020-05192-8", "ISSN" : "0930-7575", "author" : [ { "dropping-particle" : "", "family" : "Chan", "given" : "Steven C.", "non-dropping-particle" : "", "parse-names" : false, "suffix" : "" }, { "dropping-particle" : "", "family" : "Kendon", "given" : "Elizabeth J.", "non-dropping-particle" : "", "parse-names" : false, "suffix" : "" }, { "dropping-particle" : "", "family" : "Berthou", "given" : "S\u00e9gol\u00e8ne", "non-dropping-particle" : "", "parse-names" : false, "suffix" : "" }, { "dropping-particle" : "", "family" : "Fosser", "given" : "Giorgia", "non-dropping-particle" : "", "parse-names" : false, "suffix" : "" }, { "dropping-particle" : "", "family" : "Lewis", "given" : "Elizabeth", "non-dropping-particle" : "", "parse-names" : false, "suffix" : "" }, { "dropping-particle" : "", "family" : "Fowler", "given" : "Hayley J.", "non-dropping-particle" : "", "parse-names" : false, "suffix" : "" } ], "container-title" : "Climate Dynamics", "id" : "ITEM-9", "issue" : "3-4", "issued" : { "date-parts" : [ [ "2020", "8", "25" ] ] }, "page" : "409-428", "title" : "Europe-wide precipitation projections at convection permitting scale with the Unified Model", "translator" : [ { "dropping-particle" : "", "family" : "Q6561", "given" : "", "non-dropping-particle" : "", "parse-names" : false, "suffix" : "" } ], "type" : "article-journal", "volume" : "55" }, "uris" : [ "http://www.mendeley.com/documents/?uuid=14b47ed3-d227-4cbd-960e-fbc9f586e97c" ] } ], "mendeley" : { "formattedCitation" : "(Chan et al., 2014b, 2014a, 2020; Ban et al., 2015; Tabari et al., 2016; Fosser et al., 2017; Kendon et al., 2017, 2019; Vanden Broucke et al., 2018)", "plainTextFormattedCitation" : "(Chan et al., 2014b, 2014a, 2020; Ban et al., 2015; Tabari et al., 2016; Fosser et al., 2017; Kendon et al., 2017, 2019; Vanden Broucke et al., 2018)", "previouslyFormattedCitation" : "(Chan et al., 2014b, 2014a, 2020; Ban et al., 2015; Tabari et al., 2016; Fosser et al., 2017; Kendon et al., 2017, 2019; Vanden Broucke et al., 2018)" }, "properties" : { "noteIndex" : 0 }, "schema" : "https://github.com/citation-style-language/schema/raw/master/csl-citation.json" }</w:instrText>
      </w:r>
      <w:r w:rsidRPr="003F2D6A">
        <w:rPr>
          <w:lang w:val="en-GB"/>
        </w:rPr>
        <w:fldChar w:fldCharType="separate"/>
      </w:r>
      <w:r w:rsidR="00E41CA2">
        <w:rPr>
          <w:noProof/>
        </w:rPr>
        <w:t>(Chan et al., 2014</w:t>
      </w:r>
      <w:ins w:id="965" w:author="Robin Matthews" w:date="2021-07-11T16:56:00Z">
        <w:r w:rsidR="00F1202F">
          <w:rPr>
            <w:noProof/>
          </w:rPr>
          <w:t>a</w:t>
        </w:r>
      </w:ins>
      <w:del w:id="966" w:author="Robin Matthews" w:date="2021-07-11T16:56:00Z">
        <w:r w:rsidR="00E41CA2" w:rsidDel="00F1202F">
          <w:rPr>
            <w:noProof/>
          </w:rPr>
          <w:delText>b</w:delText>
        </w:r>
      </w:del>
      <w:r w:rsidR="00E41CA2">
        <w:rPr>
          <w:noProof/>
        </w:rPr>
        <w:t xml:space="preserve">, </w:t>
      </w:r>
      <w:ins w:id="967" w:author="Robin Matthews" w:date="2021-07-11T16:56:00Z">
        <w:r w:rsidR="00F1202F">
          <w:rPr>
            <w:noProof/>
          </w:rPr>
          <w:t>b</w:t>
        </w:r>
      </w:ins>
      <w:del w:id="968" w:author="Robin Matthews" w:date="2021-07-11T16:56:00Z">
        <w:r w:rsidR="00E41CA2" w:rsidDel="00F1202F">
          <w:rPr>
            <w:noProof/>
          </w:rPr>
          <w:delText>2014a</w:delText>
        </w:r>
      </w:del>
      <w:r w:rsidR="00E41CA2">
        <w:rPr>
          <w:noProof/>
        </w:rPr>
        <w:t>, 2020; Ban et al., 2015; Tabari et al., 2016; Fosser et al., 2017; Kendon et al., 2017, 2019; Vanden Broucke et al., 2018)</w:t>
      </w:r>
      <w:r w:rsidRPr="003F2D6A">
        <w:rPr>
          <w:lang w:val="en-GB"/>
        </w:rPr>
        <w:fldChar w:fldCharType="end"/>
      </w:r>
      <w:commentRangeEnd w:id="964"/>
      <w:r w:rsidR="00E41CA2">
        <w:rPr>
          <w:rStyle w:val="CommentReference"/>
          <w:rFonts w:asciiTheme="minorHAnsi" w:eastAsiaTheme="minorHAnsi" w:hAnsiTheme="minorHAnsi"/>
          <w:lang w:eastAsia="en-US"/>
        </w:rPr>
        <w:commentReference w:id="964"/>
      </w:r>
      <w:r w:rsidRPr="00FB6EB0">
        <w:t xml:space="preserve">. </w:t>
      </w:r>
      <w:r w:rsidRPr="003F2D6A">
        <w:rPr>
          <w:lang w:val="en-GB"/>
        </w:rPr>
        <w:t xml:space="preserve">Process studies provide evidence that convection-permitting simulations better represent crucial local and mesoscale features of convective storms and thus simulate more plausible changes </w:t>
      </w:r>
      <w:r w:rsidRPr="003F2D6A">
        <w:rPr>
          <w:lang w:val="en-GB"/>
        </w:rPr>
        <w:fldChar w:fldCharType="begin" w:fldLock="1"/>
      </w:r>
      <w:r w:rsidR="000465A7">
        <w:rPr>
          <w:lang w:val="en-GB"/>
        </w:rPr>
        <w:instrText>ADDIN CSL_CITATION { "citationItems" : [ { "id" : "ITEM-1",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"ITEM-1",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"id" : "ITEM-2", "itemData" : { "DOI" : "10.1175/JCLI-D-19-0380.1", "ISSN" : "0894-8755", "abstract" : "Extreme rainfall is expected to increase under climate change, carrying potential socioeconomic risks. However, the magnitude of increase is uncertain. Over recent decades, extreme storms over the West African Sahel have increased in frequency, with increased vertical wind shear shown to be a cause. Drier midlevels, stronger cold pools, and increased storm organization have also been observed. Global models do not capture the potential effects of lower- to midtropospheric wind shear or cold pools on storm organization since they parameterize convection. Here we use the first convection-permitting simulations of African climate change to understand how changes in thermodynamics and storm dynamics affect future extreme Sahelian rainfall. The model, which simulates warming associated with representative concentration pathway 8.5 (RCP8.5) until the end of the twenty-first century, projects a 28% increase of the extreme rain rate of MCSs. The Sahel moisture change on average follows Clausius\u2013Clapeyron scaling, but has regional heterogeneity. Rain rates scale with the product of time-of-storm total column water (TCW) and in-storm vertical velocity. Additionally, prestorm wind shear and convective available potential energy both modulate in-storm vertical velocity. Although wind shear affects cloud-top temperatures within our model, it has no direct correlation with precipitation rates. In our model, projected future increase in TCW is the primary explanation for increased rain rates. Finally, although colder cold pools are modeled in the future climate, we see no significant change in near-surface winds, highlighting avenues for future research on convection-permitting modeling of storm dynamics.", "author" : [ { "dropping-particle" : "", "family" : "Fitzpatrick", "given" : "Rory G. J.", "non-dropping-particle" : "", "parse-names" : false, "suffix" : "" }, { "dropping-particle" : "", "family" : "Parker", "given" : "Douglas J.", "non-dropping-particle" : "", "parse-names" : false, "suffix" : "" }, { "dropping-particle" : "", "family" : "Marsham", "given" : "John H.", "non-dropping-particle" : "", "parse-names" : false, "suffix" : "" }, { "dropping-particle" : "", "family" : "Rowell", "given" : "David P.", "non-dropping-particle" : "", "parse-names" : false, "suffix" : "" }, { "dropping-particle" : "", "family" : "Guichard", "given" : "Francoise M.", "non-dropping-particle" : "", "parse-names" : false, "suffix" : "" }, { "dropping-particle" : "", "family" : "Taylor", "given" : "Chris M.", "non-dropping-particle" : "", "parse-names" : false, "suffix" : "" }, { "dropping-particle" : "", "family" : "Cook", "given" : "Kerry H.", "non-dropping-particle" : "", "parse-names" : false, "suffix" : "" }, { "dropping-particle" : "", "family" : "Vizy", "given" : "Edward K.", "non-dropping-particle" : "", "parse-names" : false, "suffix" : "" }, { "dropping-particle" : "", "family" : "Jackson", "given" : "Lawrence S.", "non-dropping-particle" : "", "parse-names" : false, "suffix" : "" }, { "dropping-particle" : "", "family" : "Finney", "given" : "Declan", "non-dropping-particle" : "", "parse-names" : false, "suffix" : "" }, { "dropping-particle" : "", "family" : "Crook", "given" : "Julia", "non-dropping-particle" : "", "parse-names" : false, "suffix" : "" }, { "dropping-particle" : "", "family" : "Stratton", "given" : "Rachel", "non-dropping-particle" : "", "parse-names" : false, "suffix" : "" }, { "dropping-particle" : "", "family" : "Tucker", "given" : "Simon", "non-dropping-particle" : "", "parse-names" : false, "suffix" : "" } ], "container-title" : "Journal of Climate", "id" : "ITEM-2", "issue" : "8", "issued" : { "date-parts" : [ [ "2020", "4", "15" ] ] }, "page" : "3151-3172", "title" : "What Drives the Intensification of Mesoscale Convective Systems over the West African Sahel under Climate Change?", "translator" : [ { "dropping-particle" : "", "family" : "Q6560", "given" : "", "non-dropping-particle" : "", "parse-names" : false, "suffix" : "" } ], "type" : "article-journal", "volume" : "33" }, "uris" : [ "http://www.mendeley.com/documents/?uuid=1feeeed3-4b7a-45e1-b4e1-59be1d565557" ] }, { "id" : "ITEM-3", "itemData" : { "DOI" : "10.1038/s41558-017-0007-7", "ISBN" : "1758-6798", "ISSN" : "17586798", "abstract" : "Mesoscale convective system (MCS)-organized convective storms with a size of ~100\u2009km have increased in frequency and intensity in the USA over the past 35 years                  1                , causing fatalities and economic losses                  2                . However, their poor representation in traditional climate models hampers the understanding of their change in the future                  3                . Here, a North American-scale convection-permitting model which is able to realistically simulate MSCs                  4                 is used to investigate their change by the end-of-century under RCP8.5 (ref.                   5                ). A storm-tracking algorithm                  6                 indicates that intense summertime MCS frequency will more than triple in North America. Furthermore, the combined effect of a 15\u201340% increase in maximum precipitation rates and a significant spreading of regions impacted by heavy precipitation results in up to 80% increases in the total MCS precipitation volume, focussed in a 40\u2009km radius around the storm centre. These typically neglected increases substantially raise future flood risk. Current investments in long-lived infrastructures, such as flood protection and water management systems, need to take these changes into account to improve climate-adaptation practices.", "author" : [ { "dropping-particle" : "", "family" : "Prein", "given" : "Andreas F.", "non-dropping-particle" : "", "parse-names" : false, "suffix" : "" }, { "dropping-particle" : "", "family" : "Liu", "given" : "Changhai", "non-dropping-particle" : "", "parse-names" : false, "suffix" : "" }, { "dropping-particle" : "", "family" : "Ikeda", "given" : "Kyoko", "non-dropping-particle" : "", "parse-names" : false, "suffix" : "" }, { "dropping-particle" : "", "family" : "Trier", "given" : "Stanley B.", "non-dropping-particle" : "", "parse-names" : false, "suffix" : "" }, { "dropping-particle" : "", "family" : "Rasmussen", "given" : "Roy M.", "non-dropping-particle" : "", "parse-names" : false, "suffix" : "" }, { "dropping-particle" : "", "family" : "Holland", "given" : "Greg J.", "non-dropping-particle" : "", "parse-names" : false, "suffix" : "" }, { "dropping-particle" : "", "family" : "Clark", "given" : "Martyn P.", "non-dropping-particle" : "", "parse-names" : false, "suffix" : "" } ], "container-title" : "Nature Climate Change", "id" : "ITEM-3", "issue" : "12", "issued" : { "date-parts" : [ [ "2017", "12", "20" ] ] }, "page" : "880-884", "title" : "Increased rainfall volume from future convective storms in the US", "translator" : [ { "dropping-particle" : "", "family" : "Q4437", "given" : "", "non-dropping-particle" : "", "parse-names" : false, "suffix" : "" } ], "type" : "article-journal", "volume" : "7" }, "uris" : [ "http://www.mendeley.com/documents/?uuid=2d6f8aad-508c-43f3-acfc-3002524970a8" ] } ], "mendeley" : { "formattedCitation" : "(Meredith et al., 2015a; Prein et al., 2017; Fitzpatrick et al., 2020)", "plainTextFormattedCitation" : "(Meredith et al., 2015a; Prein et al., 2017; Fitzpatrick et al., 2020)", "previouslyFormattedCitation" : "(Meredith et al., 2015a; Prein et al., 2017; Fitzpatrick et al., 2020)" }, "properties" : { "noteIndex" : 0 }, "schema" : "https://github.com/citation-style-language/schema/raw/master/csl-citation.json" }</w:instrText>
      </w:r>
      <w:r w:rsidRPr="003F2D6A">
        <w:rPr>
          <w:lang w:val="en-GB"/>
        </w:rPr>
        <w:fldChar w:fldCharType="separate"/>
      </w:r>
      <w:r w:rsidR="00E41CA2">
        <w:rPr>
          <w:noProof/>
          <w:lang w:val="en-GB"/>
        </w:rPr>
        <w:t>(Meredith et al., 2015a; Prein et al., 2017; Fitzpatrick et al., 2020)</w:t>
      </w:r>
      <w:r w:rsidRPr="003F2D6A">
        <w:rPr>
          <w:lang w:val="en-GB"/>
        </w:rPr>
        <w:fldChar w:fldCharType="end"/>
      </w:r>
      <w:r w:rsidRPr="003F2D6A">
        <w:rPr>
          <w:lang w:val="en-GB"/>
        </w:rPr>
        <w:t>, but further research is required</w:t>
      </w:r>
      <w:r w:rsidRPr="003F2D6A">
        <w:rPr>
          <w:rFonts w:cs="Times New Roman"/>
          <w:lang w:val="en-GB"/>
        </w:rPr>
        <w:t xml:space="preserve"> to confirm and reconcile the different findings.</w:t>
      </w:r>
    </w:p>
    <w:p w14:paraId="53FBAF7B" w14:textId="77777777" w:rsidR="00E2170D" w:rsidRPr="003F2D6A" w:rsidRDefault="00E2170D" w:rsidP="00E2170D">
      <w:pPr>
        <w:pStyle w:val="AR6BodyText"/>
        <w:rPr>
          <w:rFonts w:cs="Times New Roman"/>
          <w:color w:val="FF0000"/>
          <w:lang w:val="en-GB"/>
        </w:rPr>
      </w:pPr>
    </w:p>
    <w:p w14:paraId="7987DFF1" w14:textId="5C44072A" w:rsidR="00E2170D" w:rsidRPr="003F2D6A" w:rsidRDefault="00E2170D" w:rsidP="00E2170D">
      <w:pPr>
        <w:pStyle w:val="AR6BodyText"/>
        <w:rPr>
          <w:lang w:val="en-GB"/>
        </w:rPr>
      </w:pPr>
      <w:r w:rsidRPr="003F2D6A">
        <w:rPr>
          <w:rFonts w:cs="Times New Roman"/>
          <w:lang w:val="en-GB"/>
        </w:rPr>
        <w:t xml:space="preserve">Studies assessing the fitness of </w:t>
      </w:r>
      <w:r w:rsidRPr="003F2D6A">
        <w:rPr>
          <w:lang w:val="en-GB"/>
        </w:rPr>
        <w:t xml:space="preserve">statistical approaches for regional climate projections are still very limited in number. For statistical downscaling, a key issue is to include predictors that control long-term changes in regional climate. Models differing only in the choice of predictors may perform similarly in the present climate, but may project opposite precipitation changes </w:t>
      </w:r>
      <w:r w:rsidRPr="003F2D6A">
        <w:rPr>
          <w:lang w:val="en-GB"/>
        </w:rPr>
        <w:fldChar w:fldCharType="begin" w:fldLock="1"/>
      </w:r>
      <w:r w:rsidR="000465A7">
        <w:rPr>
          <w:lang w:val="en-GB"/>
        </w:rPr>
        <w:instrText>ADDIN CSL_CITATION { "citationItems" : [ { "id" : "ITEM-1", "itemData" : { "DOI" : "10.1016/j.atmosres.2017.12.008", "ISSN" : "01698095", "author" : [ { "dropping-particle" : "", "family" : "Fu", "given" : "Guobin", "non-dropping-particle" : "", "parse-names" : false, "suffix" : "" }, { "dropping-particle" : "", "family" : "Charles", "given" : "Stephen P.", "non-dropping-particle" : "", "parse-names" : false, "suffix" : "" }, { "dropping-particle" : "", "family" : "Chiew", "given" : "Francis H.S.", "non-dropping-particle" : "", "parse-names" : false, "suffix" : "" }, { "dropping-particle" : "", "family" : "Ekstr\u00f6m", "given" : "Marie", "non-dropping-particle" : "", "parse-names" : false, "suffix" : "" }, { "dropping-particle" : "", "family" : "Potter", "given" : "Nick J.", "non-dropping-particle" : "", "parse-names" : false, "suffix" : "" } ], "container-title" : "Atmospheric Research", "id" : "ITEM-1", "issued" : { "date-parts" : [ [ "2018", "5" ] ] }, "page" : "130-140", "title" : "Uncertainties of statistical downscaling from predictor selection: Equifinality and transferability", "translator" : [ { "dropping-particle" : "", "family" : "Q6572", "given" : "", "non-dropping-particle" : "", "parse-names" : false, "suffix" : "" } ], "type" : "article-journal", "volume" : "203" }, "uris" : [ "http://www.mendeley.com/documents/?uuid=a2b4233c-2832-4c7f-80fd-7bebe84bde3e" ] }, { "id" : "ITEM-2", "itemData" : { "DOI" : "10.1007/s10584-020-02867-3", "ISSN" : "0165-0009", "author" : [ { "dropping-particle" : "", "family" : "Manzanas", "given" : "R.", "non-dropping-particle" : "", "parse-names" : false, "suffix" : "" }, { "dropping-particle" : "", "family" : "Fiwa", "given" : "L.", "non-dropping-particle" : "", "parse-names" : false, "suffix" : "" }, { "dropping-particle" : "", "family" : "Vanya", "given" : "C.", "non-dropping-particle" : "", "parse-names" : false, "suffix" : "" }, { "dropping-particle" : "", "family" : "Kanamaru", "given" : "H.", "non-dropping-particle" : "", "parse-names" : false, "suffix" : "" }, { "dropping-particle" : "", "family" : "Guti\u00e9rrez", "given" : "J. M.", "non-dropping-particle" : "", "parse-names" : false, "suffix" : "" } ], "container-title" : "Climatic Change", "id" : "ITEM-2", "issued" : { "date-parts" : [ [ "2020", "10", "6" ] ] }, "title" : "Statistical downscaling or bias adjustment? A case study involving implausible climate change projections of precipitation in Malawi", "translator" : [ { "dropping-particle" : "", "family" : "Q6564", "given" : "", "non-dropping-particle" : "", "parse-names" : false, "suffix" : "" } ], "type" : "article-journal" }, "uris" : [ "http://www.mendeley.com/documents/?uuid=f68c05b2-76ef-4430-81fa-2b6830c75235" ] } ], "mendeley" : { "formattedCitation" : "(Fu et al., 2018; Manzanas et al., 2020)", "plainTextFormattedCitation" : "(Fu et al., 2018; Manzanas et al., 2020)", "previouslyFormattedCitation" : "(Fu et al., 2018; Manzanas et al., 2020)" }, "properties" : { "noteIndex" : 0 }, "schema" : "https://github.com/citation-style-language/schema/raw/master/csl-citation.json" }</w:instrText>
      </w:r>
      <w:r w:rsidRPr="003F2D6A">
        <w:rPr>
          <w:lang w:val="en-GB"/>
        </w:rPr>
        <w:fldChar w:fldCharType="separate"/>
      </w:r>
      <w:r w:rsidR="00E41CA2">
        <w:rPr>
          <w:noProof/>
          <w:lang w:val="en-GB"/>
        </w:rPr>
        <w:t>(Fu et al., 2018; Manzanas et al., 2020)</w:t>
      </w:r>
      <w:r w:rsidRPr="003F2D6A">
        <w:rPr>
          <w:lang w:val="en-GB"/>
        </w:rPr>
        <w:fldChar w:fldCharType="end"/>
      </w:r>
      <w:r w:rsidRPr="003F2D6A">
        <w:rPr>
          <w:lang w:val="en-GB"/>
        </w:rPr>
        <w:t xml:space="preserve">. In addition to trend-evaluation studies (Section 10.3.3.8), perfect-model experiments (Section 10.3.2.5) have been used to assess whether a given model structure with a chosen set of predictors is capable of reproducing the simulated future climates </w:t>
      </w:r>
      <w:r w:rsidRPr="003F2D6A">
        <w:rPr>
          <w:lang w:val="en-GB"/>
        </w:rPr>
        <w:fldChar w:fldCharType="begin" w:fldLock="1"/>
      </w:r>
      <w:r w:rsidR="000465A7">
        <w:rPr>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"id" : "ITEM-2", "itemData" : { "DOI" : "10.1002/2014JD022236", "ISSN" : "2169897X", "abstract" : "A statistical downscaling approach for precipitation in France based on the analog method and its evaluation for different combinations of predictors is described, with focus on the transferability of the method to the future climate. First, the realism of downscaled present-day precipitation climatology and interannual variability for different combinations of predictors from four reanalyses is assessed. Satisfactory results are obtained, but elaborated predictors do not lead to major and consistent across-reanalyses improvements. The downscaling method is then evaluated on its capacity to capture precipitation trends in the last decades. As uncertainties in downscaled trends due to the choice of the reanalysis are large and observed trends are weak, this analysis does not lead to strong conclusions on the applicability of the method to a changing climate. The temporal transferability is then assessed thanks to a perfect model framework. The statistical downscaling relationship is built using present-day predictors and precipitation simulated by 12 regional climate models. The entire projections are then downscaled, and future downscaled and simulated precipitation changes are compared. A good temporal transferability is obtained only with a specific combination of predictors. Finally, the regional climate models are downscaled, thanks to the relationship built with reanalyses and observations, for the best combination of predictors. Results are similar to the changes simulated by the models, which reinforces our confidence in the realism of the models and of the downscaling method. Uncertainties in precipitation change due to reanalyses are found to be limited compared to those due to regional simulations.", "author" : [ { "dropping-particle" : "", "family" : "Dayon", "given" : "G.", "non-dropping-particle" : "", "parse-names" : false, "suffix" : "" }, { "dropping-particle" : "", "family" : "Bo\u00e9", "given" : "J.", "non-dropping-particle" : "", "parse-names" : false, "suffix" : "" }, { "dropping-particle" : "", "family" : "Martin", "given" : "E.", "non-dropping-particle" : "", "parse-names" : false, "suffix" : "" } ], "container-title" : "Journal of Geophysical Research: Atmospheres", "id" : "ITEM-2", "issue" : "3", "issued" : { "date-parts" : [ [ "2015", "2", "16" ] ] }, "page" : "1023-1043", "title" : "Transferability in the future climate of a statistical downscaling method for precipitation in France", "translator" : [ { "dropping-particle" : "", "family" : "Q3660", "given" : "", "non-dropping-particle" : "", "parse-names" : false, "suffix" : "" } ], "type" : "article-journal", "volume" : "120" }, "uris" : [ "http://www.mendeley.com/documents/?uuid=2309f0ba-e858-4578-9e26-cc399c3a1616" ] }, { "id" : "ITEM-3", "itemData" : { "DOI" : "10.1007/s10584-016-1598-0", "ISBN" : "1573-1480", "ISSN" : "0165-0009", "abstract" : "Empirical statistical downscaling (ESD) methods seek to refine global climate model (GCM) outputs via processes that glean information from a combination of observa- tions and GCM simulations. They aim to create value-added climate projections by reducing biases and adding finer spatial detail. Analysis techniques, such as cross-validation, allow assessments of how well ESD methods meet these goals during observational periods. However, the extent to which an ESD method\u2019s skill might differ when applied to future climate projections cannot be assessed readily in the same manner. Here we present a \u201cperfect model\u201d experimental design that quantifies aspects of ESD method performance for both historical and late 21st century time periods. The experimental design tests a key stationarity assumption inherent to ESD methods \u2013 namely, that ESD performance when applied to future projections is similar to that during the observational training period. Case study results employing a single ESD method (an Asynchronous Regional Regression Model variant) and climate variable (daily maximum temperature) demonstrate that violations of the stationarity assumption can vary geographically, seasonally, and with the amount of projected climate change. For the ESD method tested, the greatest challenges in downscaling daily maximum temperature projections are revealed to occur along coasts, in summer, and under conditions of greater projected warming.We conclude with a discussion of the potential use and expansion of the perfect model experimental design, both to inform the development of improved ESD methods and to provide guidance on the use of ESD products in climate impacts analyses and decision-support applications.", "author" : [ { "dropping-particle" : "", "family" : "Dixon", "given" : "Keith W.", "non-dropping-particle" : "", "parse-names" : false, "suffix" : "" }, { "dropping-particle" : "", "family" : "Lanzante", "given" : "John R.", "non-dropping-particle" : "", "parse-names" : false, "suffix" : "" }, { "dropping-particle" : "", "family" : "Nath", "given" : "Mary Jo", "non-dropping-particle" : "", "parse-names" : false, "suffix" : "" }, { "dropping-particle" : "", "family" : "Hayhoe", "given" : "Katharine", "non-dropping-particle" : "", "parse-names" : false, "suffix" : "" }, { "dropping-particle" : "", "family" : "Stoner", "given" : "Anne", "non-dropping-particle" : "", "parse-names" : false, "suffix" : "" }, { "dropping-particle" : "", "family" : "Radhakrishnan", "given" : "Aparna", "non-dropping-particle" : "", "parse-names" : false, "suffix" : "" }, { "dropping-particle" : "", "family" : "Balaji", "given" : "V.", "non-dropping-particle" : "", "parse-names" : false, "suffix" : "" }, { "dropping-particle" : "", "family" : "Gait\u00e1n", "given" : "Carlos F.", "non-dropping-particle" : "", "parse-names" : false, "suffix" : "" } ], "container-title" : "Climatic Change", "id" : "ITEM-3", "issue" : "3-4", "issued" : { "date-parts" : [ [ "2016", "4", "22" ] ] }, "page" : "395-408", "title" : "Evaluating the stationarity assumption in statistically downscaled climate projections: is past performance an indicator of future results?", "translator" : [ { "dropping-particle" : "", "family" : "Q3861", "given" : "", "non-dropping-particle" : "", "parse-names" : false, "suffix" : "" } ], "type" : "article-journal", "volume" : "135" }, "uris" : [ "http://www.mendeley.com/documents/?uuid=a5a5603b-7173-4c2c-8ead-d7373fc867ee" ] }, { "id" : "ITEM-4", "itemData" : { "DOI" : "10.1007/s00382-014-2130-8", "ISSN" : "0930-7575", "author" : [ { "dropping-particle" : "", "family" : "R\u00e4ty", "given" : "Olle", "non-dropping-particle" : "", "parse-names" : false, "suffix" : "" }, { "dropping-particle" : "", "family" : "R\u00e4is\u00e4nen", "given" : "Jouni", "non-dropping-particle" : "", "parse-names" : false, "suffix" : "" }, { "dropping-particle" : "", "family" : "Ylh\u00e4isi", "given" : "Jussi S.", "non-dropping-particle" : "", "parse-names" : false, "suffix" : "" } ], "container-title" : "Climate Dynamics", "id" : "ITEM-4", "issue" : "9-10", "issued" : { "date-parts" : [ [ "2014", "5", "8" ] ] }, "page" : "2287-2303", "title" : "Evaluation of delta change and bias correction methods for future daily precipitation: intermodel cross-validation using ENSEMBLES simulations", "translator" : [ { "dropping-particle" : "", "family" : "Q6063", "given" : "", "non-dropping-particle" : "", "parse-names" : false, "suffix" : "" } ], "type" : "article-journal", "volume" : "42" }, "uris" : [ "http://www.mendeley.com/documents/?uuid=ba263565-e7ef-4997-8ef0-0948dace0078" ] }, { "id" : "ITEM-5",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"ITEM-5",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"(Guti\u00e9rrez et al., 2013; R\u00e4ty et al., 2014; Dayon et al., 2015; Dixon et al., 2016; San-Mart\u00edn et al., 2017)", "plainTextFormattedCitation" : "(Guti\u00e9rrez et al., 2013; R\u00e4ty et al., 2014; Dayon et al., 2015; Dixon et al., 2016; San-Mart\u00edn et al., 2017)", "previouslyFormattedCitation" : "(Guti\u00e9rrez et al., 2013; R\u00e4ty et al., 2014; Dayon et al., 2015; Dixon et al., 2016; San-Mart\u00edn et al., 2017)" }, "properties" : { "noteIndex" : 0 }, "schema" : "https://github.com/citation-style-language/schema/raw/master/csl-citation.json" }</w:instrText>
      </w:r>
      <w:r w:rsidRPr="003F2D6A">
        <w:rPr>
          <w:lang w:val="en-GB"/>
        </w:rPr>
        <w:fldChar w:fldCharType="separate"/>
      </w:r>
      <w:r w:rsidR="00E41CA2">
        <w:rPr>
          <w:noProof/>
        </w:rPr>
        <w:t>(Gutiérrez et al., 2013; Räty et al., 2014; Dayon et al., 2015; Dixon et al., 2016; San-Martín et al., 2017)</w:t>
      </w:r>
      <w:r w:rsidRPr="003F2D6A">
        <w:rPr>
          <w:lang w:val="en-GB"/>
        </w:rPr>
        <w:fldChar w:fldCharType="end"/>
      </w:r>
      <w:r w:rsidRPr="00FB6EB0">
        <w:t xml:space="preserve">. </w:t>
      </w:r>
      <w:r w:rsidRPr="003F2D6A">
        <w:rPr>
          <w:lang w:val="en-GB"/>
        </w:rPr>
        <w:t xml:space="preserve">Importantly, it is found that standard analogue methods inherently underestimate future warming trends because of missing analogues for a warmer climate </w:t>
      </w:r>
      <w:r w:rsidRPr="003F2D6A">
        <w:rPr>
          <w:lang w:val="en-GB"/>
        </w:rPr>
        <w:fldChar w:fldCharType="begin" w:fldLock="1"/>
      </w:r>
      <w:r w:rsidR="000465A7">
        <w:rPr>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instrText>
      </w:r>
      <w:r w:rsidRPr="003F2D6A">
        <w:rPr>
          <w:lang w:val="en-GB"/>
        </w:rPr>
        <w:fldChar w:fldCharType="separate"/>
      </w:r>
      <w:r w:rsidR="00E41CA2">
        <w:rPr>
          <w:noProof/>
          <w:lang w:val="en-GB"/>
        </w:rPr>
        <w:t>(Gutiérrez et al., 2013)</w:t>
      </w:r>
      <w:r w:rsidRPr="003F2D6A">
        <w:rPr>
          <w:lang w:val="en-GB"/>
        </w:rPr>
        <w:fldChar w:fldCharType="end"/>
      </w:r>
      <w:r w:rsidRPr="003F2D6A">
        <w:rPr>
          <w:lang w:val="en-GB"/>
        </w:rPr>
        <w:t xml:space="preserve">. </w:t>
      </w:r>
    </w:p>
    <w:p w14:paraId="6CA70DB8" w14:textId="40201657" w:rsidR="00E2170D" w:rsidRPr="003F2D6A" w:rsidRDefault="00E2170D" w:rsidP="00E2170D">
      <w:pPr>
        <w:pStyle w:val="AR6BodyText"/>
        <w:rPr>
          <w:rFonts w:cs="Times New Roman"/>
          <w:color w:val="FF0000"/>
          <w:lang w:val="en-GB"/>
        </w:rPr>
      </w:pPr>
      <w:r w:rsidRPr="003F2D6A">
        <w:rPr>
          <w:lang w:val="en-GB"/>
        </w:rPr>
        <w:t xml:space="preserve">Bias adjustment assumes that model biases are time invariant (or more precisely, independent of the climate state), such that the adjustment made to present climate simulations is still applicable to future climate simulations. Many findings challenge the validity of this assumption, as already assessed in AR5 </w:t>
      </w:r>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lang w:val="en-GB"/>
        </w:rPr>
        <w:fldChar w:fldCharType="separate"/>
      </w:r>
      <w:r w:rsidR="00E41CA2">
        <w:rPr>
          <w:noProof/>
          <w:lang w:val="en-GB"/>
        </w:rPr>
        <w:t>(Flato et al., 2014)</w:t>
      </w:r>
      <w:r w:rsidRPr="003F2D6A">
        <w:rPr>
          <w:lang w:val="en-GB"/>
        </w:rPr>
        <w:fldChar w:fldCharType="end"/>
      </w:r>
      <w:r w:rsidRPr="003F2D6A">
        <w:rPr>
          <w:lang w:val="en-GB"/>
        </w:rPr>
        <w:t xml:space="preserve">. Further research has addressed this issue by means of perfect model experiments (Section 10.3.2.5) and process understanding. Perfect-model studies with GCMs found that circulation, energy, and water-cycle biases are roughly state-independent </w:t>
      </w:r>
      <w:r w:rsidRPr="003F2D6A">
        <w:rPr>
          <w:lang w:val="en-GB"/>
        </w:rPr>
        <w:fldChar w:fldCharType="begin" w:fldLock="1"/>
      </w:r>
      <w:r w:rsidR="000465A7">
        <w:rPr>
          <w:lang w:val="en-GB"/>
        </w:rPr>
        <w:instrText>ADDIN CSL_CITATION { "citationItems" : [ { "id" : "ITEM-1", "itemData" : { "DOI" : "10.1073/pnas.1807912115", "ISSN" : "0027-8424", "abstract" : "Because all climate models exhibit biases, their use for assessing future climate change requires implicitly assuming or explicitly postulating that the biases are stationary or vary predictably. This hypothesis, however, has not been, and cannot be, tested directly. This work shows that under very large climate change the bias patterns of key climate variables exhibit a striking degree of stationarity. Using only correlation with a model\u2019s preindustrial bias pattern, a model\u2019s 4xCO2 bias pattern is objectively and correctly identified among a large model ensemble in almost all cases. This outcome would be exceedingly improbable if bias patterns were independent of climate state. A similar result is also found for bias patterns in two historical periods. This provides compelling and heretofore missing justification for using such models to quantify climate perturbation patterns and for selecting well-performing models for regional downscaling. Furthermore, it opens the way to extending bias corrections to perturbed states, substantially broadening the range of justified applications of climate models.", "author" : [ { "dropping-particle" : "", "family" : "Krinner", "given" : "Gerhard", "non-dropping-particle" : "", "parse-names" : false, "suffix" : "" }, { "dropping-particle" : "", "family" : "Flanner", "given" : "Mark G.", "non-dropping-particle" : "", "parse-names" : false, "suffix" : "" } ], "container-title" : "Proceedings of the National Academy of Sciences", "id" : "ITEM-1", "issue" : "38", "issued" : { "date-parts" : [ [ "2018", "9", "18" ] ] }, "page" : "9462-9466", "title" : "Striking stationarity of large-scale climate model bias patterns under strong climate change", "translator" : [ { "dropping-particle" : "", "family" : "Q4471", "given" : "", "non-dropping-particle" : "", "parse-names" : false, "suffix" : "" } ], "type" : "article-journal", "volume" : "115" }, "uris" : [ "http://www.mendeley.com/documents/?uuid=fefd2b6a-765b-479e-ae26-fa0e42901a53" ] } ], "mendeley" : { "formattedCitation" : "(Krinner and Flanner, 2018)", "plainTextFormattedCitation" : "(Krinner and Flanner, 2018)", "previouslyFormattedCitation" : "(Krinner and Flanner, 2018)" }, "properties" : { "noteIndex" : 0 }, "schema" : "https://github.com/citation-style-language/schema/raw/master/csl-citation.json" }</w:instrText>
      </w:r>
      <w:r w:rsidRPr="003F2D6A">
        <w:rPr>
          <w:lang w:val="en-GB"/>
        </w:rPr>
        <w:fldChar w:fldCharType="separate"/>
      </w:r>
      <w:r w:rsidR="00E41CA2">
        <w:rPr>
          <w:noProof/>
          <w:lang w:val="en-GB"/>
        </w:rPr>
        <w:t>(Krinner and Flanner, 2018)</w:t>
      </w:r>
      <w:r w:rsidRPr="003F2D6A">
        <w:rPr>
          <w:lang w:val="en-GB"/>
        </w:rPr>
        <w:fldChar w:fldCharType="end"/>
      </w:r>
      <w:r w:rsidRPr="003F2D6A">
        <w:rPr>
          <w:lang w:val="en-GB"/>
        </w:rPr>
        <w:t xml:space="preserve">, whereas temperature biases depend linearly on temperature </w:t>
      </w:r>
      <w:r w:rsidRPr="003F2D6A">
        <w:rPr>
          <w:lang w:val="en-GB"/>
        </w:rPr>
        <w:fldChar w:fldCharType="begin" w:fldLock="1"/>
      </w:r>
      <w:r w:rsidR="000465A7">
        <w:rPr>
          <w:lang w:val="en-GB"/>
        </w:rPr>
        <w:instrText>ADDIN CSL_CITATION { "citationItems" : [ { "id" : "ITEM-1", "itemData" : { "DOI" : "10.1175/JCLI-D-13-00716.1", "ISSN" : "0894-8755", "author" : [ { "dropping-particle" : "", "family" : "Kerkhoff", "given" : "Christian", "non-dropping-particle" : "", "parse-names" : false, "suffix" : "" }, { "dropping-particle" : "", "family" : "K\u00fcnsch", "given" : "Hans R.", "non-dropping-particle" : "", "parse-names" : false, "suffix" : "" }, { "dropping-particle" : "", "family" : "Sch\u00e4r", "given" : "Christoph", "non-dropping-particle" : "", "parse-names" : false, "suffix" : "" } ], "container-title" : "Journal of Climate", "id" : "ITEM-1", "issue" : "17", "issued" : { "date-parts" : [ [ "2014", "9" ] ] }, "page" : "6799-6818", "title" : "Assessment of Bias Assumptions for Climate Models", "translator" : [ { "dropping-particle" : "", "family" : "Q4285", "given" : "", "non-dropping-particle" : "", "parse-names" : false, "suffix" : "" } ], "type" : "article-journal", "volume" : "27" }, "uris" : [ "http://www.mendeley.com/documents/?uuid=1670d272-d32e-42c9-9f54-b73d3bbbcf88" ] } ], "mendeley" : { "formattedCitation" : "(Kerkhoff et al., 2014)", "plainTextFormattedCitation" : "(Kerkhoff et al., 2014)", "previouslyFormattedCitation" : "(Kerkhoff et al., 2014)" }, "properties" : { "noteIndex" : 0 }, "schema" : "https://github.com/citation-style-language/schema/raw/master/csl-citation.json" }</w:instrText>
      </w:r>
      <w:r w:rsidRPr="003F2D6A">
        <w:rPr>
          <w:lang w:val="en-GB"/>
        </w:rPr>
        <w:fldChar w:fldCharType="separate"/>
      </w:r>
      <w:r w:rsidR="00E41CA2">
        <w:rPr>
          <w:noProof/>
          <w:lang w:val="en-GB"/>
        </w:rPr>
        <w:t>(Kerkhoff et al., 2014)</w:t>
      </w:r>
      <w:r w:rsidRPr="003F2D6A">
        <w:rPr>
          <w:lang w:val="en-GB"/>
        </w:rPr>
        <w:fldChar w:fldCharType="end"/>
      </w:r>
      <w:r w:rsidRPr="003F2D6A">
        <w:rPr>
          <w:lang w:val="en-GB"/>
        </w:rPr>
        <w:t>. Other</w:t>
      </w:r>
      <w:r w:rsidR="00F53FA5">
        <w:rPr>
          <w:lang w:val="en-GB"/>
        </w:rPr>
        <w:t>s</w:t>
      </w:r>
      <w:r w:rsidRPr="003F2D6A">
        <w:rPr>
          <w:lang w:val="en-GB"/>
        </w:rPr>
        <w:t xml:space="preserve"> show that regional temperature biases may depend on soil moisture and albedo, and may thus be state-dependent </w:t>
      </w:r>
      <w:commentRangeStart w:id="969"/>
      <w:r w:rsidRPr="003F2D6A">
        <w:rPr>
          <w:lang w:val="en-GB"/>
        </w:rPr>
        <w:fldChar w:fldCharType="begin" w:fldLock="1"/>
      </w:r>
      <w:ins w:id="970" w:author="Robin Matthews" w:date="2021-07-11T16:56:00Z">
        <w:r w:rsidR="00F1202F">
          <w:rPr>
            <w:lang w:val="en-GB"/>
          </w:rPr>
          <w:instrText>ADDIN CSL_CITATION { "citationItems" : [ { "id" : "ITEM-1", "itemData" : { "DOI" : "10.1002/grl.50737", "ISSN" : "00948276", "author" : [ { "dropping-particle" : "", "family" : "Bellprat", "given" : "O.", "non-dropping-particle" : "", "parse-names" : false, "suffix" : "" }, { "dropping-particle" : "", "family" : "Kotlarski", "given" : "S.", "non-dropping-particle" : "", "parse-names" : false, "suffix" : "" }, { "dropping-particle" : "", "family" : "L\u00fcthi", "given" : "D.", "non-dropping-particle" : "", "parse-names" : false, "suffix" : "" }, { "dropping-particle" : "", "family" : "Sch\u00e4r", "given" : "C.", "non-dropping-particle" : "", "parse-names" : false, "suffix" : "" } ], "container-title" : "Geophysical Research Letters", "id" : "ITEM-1", "issue" : "15", "issued" : { "date-parts" : [ [ "2013", "8", "16" ] ] }, "page" : "4042-4047", "title" : "Physical constraints for temperature biases in climate models", "translator" : [ { "dropping-particle" : "", "family" : "Q4273", "given" : "", "non-dropping-particle" : "", "parse-names" : false, "suffix" : "" } ], "type" : "article-journal", "volume" : "40" }, "uris" : [ "http://www.mendeley.com/documents/?uuid=f17817f5-5de2-4bad-896e-1d9e35341aa0"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"10.1029/2012GL051210", "ISSN" : "00948276", "author" : [ { "dropping-particle" : "", "family" : "Maraun", "given" : "D.", "non-dropping-particle" : "", "parse-names" : false, "suffix" : "" } ], "container-title" : "Geophysical Research Letters", "id" : "ITEM-3", "issue" : "6", "issued" : { "date-parts" : [ [ "2012", "3", "28" ] ] }, "page" : "n/a-n/a", "title" : "Nonstationarities of regional climate model biases in European seasonal mean temperature and precipitation sums", "translator" : [ { "dropping-particle" : "", "family" : "Q3894", "given" : "", "non-dropping-particle" : "", "parse-names" : false, "suffix" : "" } ], "type" : "article-journal", "volume" : "39" }, "uris" : [ "http://www.mendeley.com/documents/?uuid=7e15c4c5-0764-4be1-947f-d64de2ffea1f" ] } ], "mendeley" : { "formattedCitation" : "(Maraun, 2012; Bellprat et al., 2013; Maraun et al., 2017)", "manualFormatting" : "(Maraun, 2012; Bellprat et al., 2013; Maraun et al., 2017", "plainTextFormattedCitation" : "(Maraun, 2012; Bellprat et al., 2013; Maraun et al., 2017)", "previouslyFormattedCitation" : "(Maraun, 2012; Bellprat et al., 2013; Maraun et al., 2017)" }, "properties" : { "noteIndex" : 0 }, "schema" : "https://github.com/citation-style-language/schema/raw/master/csl-citation.json" }</w:instrText>
        </w:r>
      </w:ins>
      <w:del w:id="971" w:author="Robin Matthews" w:date="2021-07-11T16:56:00Z">
        <w:r w:rsidR="000465A7" w:rsidDel="00F1202F">
          <w:rPr>
            <w:lang w:val="en-GB"/>
          </w:rPr>
          <w:delInstrText>ADDIN CSL_CITATION { "citationItems" : [ { "id" : "ITEM-1", "itemData" : { "DOI" : "10.1002/grl.50737", "ISSN" : "00948276", "author" : [ { "dropping-particle" : "", "family" : "Bellprat", "given" : "O.", "non-dropping-particle" : "", "parse-names" : false, "suffix" : "" }, { "dropping-particle" : "", "family" : "Kotlarski", "given" : "S.", "non-dropping-particle" : "", "parse-names" : false, "suffix" : "" }, { "dropping-particle" : "", "family" : "L\u00fcthi", "given" : "D.", "non-dropping-particle" : "", "parse-names" : false, "suffix" : "" }, { "dropping-particle" : "", "family" : "Sch\u00e4r", "given" : "C.", "non-dropping-particle" : "", "parse-names" : false, "suffix" : "" } ], "container-title" : "Geophysical Research Letters", "id" : "ITEM-1", "issue" : "15", "issued" : { "date-parts" : [ [ "2013", "8", "16" ] ] }, "page" : "4042-4047", "title" : "Physical constraints for temperature biases in climate models", "translator" : [ { "dropping-particle" : "", "family" : "Q4273", "given" : "", "non-dropping-particle" : "", "parse-names" : false, "suffix" : "" } ], "type" : "article-journal", "volume" : "40" }, "uris" : [ "http://www.mendeley.com/documents/?uuid=f17817f5-5de2-4bad-896e-1d9e35341aa0"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"10.1029/2012GL051210", "ISSN" : "00948276", "author" : [ { "dropping-particle" : "", "family" : "Maraun", "given" : "D.", "non-dropping-particle" : "", "parse-names" : false, "suffix" : "" } ], "container-title" : "Geophysical Research Letters", "id" : "ITEM-3", "issue" : "6", "issued" : { "date-parts" : [ [ "2012", "3", "28" ] ] }, "page" : "n/a-n/a", "title" : "Nonstationarities of regional climate model biases in European seasonal mean temperature and precipitation sums", "translator" : [ { "dropping-particle" : "", "family" : "Q3894", "given" : "", "non-dropping-particle" : "", "parse-names" : false, "suffix" : "" } ], "type" : "article-journal", "volume" : "39" }, "uris" : [ "http://www.mendeley.com/documents/?uuid=7e15c4c5-0764-4be1-947f-d64de2ffea1f" ] } ], "mendeley" : { "formattedCitation" : "(Maraun, 2012; Bellprat et al., 2013; Maraun et al., 2017)", "manualFormatting" : "(Maraun, 2012; Bellprat et al., 2013; Maraun et al., 2017; see Cross-Chapter Box 10.2 for further limitations of bias adjustment)", "plainTextFormattedCitation" : "(Maraun, 2012; Bellprat et al., 2013; Maraun et al., 2017)", "previouslyFormattedCitation" : "(Maraun, 2012; Bellprat et al., 2013; Maraun et al., 2017)" }, "properties" : { "noteIndex" : 0 }, "schema" : "https://github.com/citation-style-language/schema/raw/master/csl-citation.json" }</w:delInstrText>
        </w:r>
      </w:del>
      <w:r w:rsidRPr="003F2D6A">
        <w:rPr>
          <w:lang w:val="en-GB"/>
        </w:rPr>
        <w:fldChar w:fldCharType="separate"/>
      </w:r>
      <w:r w:rsidR="00E41CA2">
        <w:rPr>
          <w:noProof/>
          <w:lang w:val="en-GB"/>
        </w:rPr>
        <w:t>(Maraun, 2012; Bellprat et al., 2013; Maraun et al., 2017</w:t>
      </w:r>
      <w:del w:id="972" w:author="Robin Matthews" w:date="2021-07-11T16:56:00Z">
        <w:r w:rsidR="00E41CA2" w:rsidDel="00F1202F">
          <w:rPr>
            <w:noProof/>
            <w:lang w:val="en-GB"/>
          </w:rPr>
          <w:delText>; see Cross-Chapter Box 10.2 for further limitations of bias adjustment)</w:delText>
        </w:r>
      </w:del>
      <w:r w:rsidRPr="003F2D6A">
        <w:rPr>
          <w:lang w:val="en-GB"/>
        </w:rPr>
        <w:fldChar w:fldCharType="end"/>
      </w:r>
      <w:commentRangeEnd w:id="969"/>
      <w:r w:rsidR="00E41CA2">
        <w:rPr>
          <w:rStyle w:val="CommentReference"/>
          <w:rFonts w:asciiTheme="minorHAnsi" w:eastAsiaTheme="minorHAnsi" w:hAnsiTheme="minorHAnsi"/>
          <w:lang w:eastAsia="en-US"/>
        </w:rPr>
        <w:commentReference w:id="969"/>
      </w:r>
      <w:ins w:id="973" w:author="Robin Matthews" w:date="2021-07-11T16:56:00Z">
        <w:r w:rsidR="00F1202F">
          <w:rPr>
            <w:noProof/>
            <w:lang w:val="en-GB"/>
          </w:rPr>
          <w:t>; see Cross-Chapter Box 10.2 for further limitations of bias adjustment)</w:t>
        </w:r>
      </w:ins>
      <w:r w:rsidRPr="003F2D6A">
        <w:rPr>
          <w:lang w:val="en-GB"/>
        </w:rPr>
        <w:t xml:space="preserve">. </w:t>
      </w:r>
      <w:r w:rsidRPr="003F2D6A">
        <w:rPr>
          <w:rFonts w:cs="Times New Roman"/>
          <w:lang w:val="en-GB"/>
        </w:rPr>
        <w:t xml:space="preserve">The fitness of weather generators for future projections depends on whether they account for all relevant changes in their parameters, either by predictors or change factors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w:t>
      </w:r>
    </w:p>
    <w:p w14:paraId="5FC63EB5" w14:textId="77777777" w:rsidR="00E2170D" w:rsidRPr="003F2D6A" w:rsidRDefault="00E2170D" w:rsidP="00E2170D">
      <w:pPr>
        <w:pStyle w:val="AR6BodyText"/>
        <w:rPr>
          <w:rFonts w:cs="Times New Roman"/>
          <w:color w:val="FF0000"/>
          <w:lang w:val="en-GB"/>
        </w:rPr>
      </w:pPr>
    </w:p>
    <w:p w14:paraId="53609120" w14:textId="6C99D51E" w:rsidR="00E2170D" w:rsidRPr="003F2D6A" w:rsidRDefault="00E2170D" w:rsidP="00E2170D">
      <w:pPr>
        <w:pStyle w:val="AR6BodyText"/>
        <w:rPr>
          <w:lang w:val="en-GB"/>
        </w:rPr>
      </w:pPr>
      <w:r w:rsidRPr="003F2D6A">
        <w:rPr>
          <w:rFonts w:cs="Times New Roman"/>
          <w:lang w:val="en-GB"/>
        </w:rPr>
        <w:lastRenderedPageBreak/>
        <w:t xml:space="preserve">In any case, the fitness of regional climate projections based on dynamical downscaling or statistical approaches depends on the fitness of the driving models in projecting boundary conditions, predictors and change factors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"(Hall, 2014; Maraun and Widmann, 2018b)", "plainTextFormattedCitation" : "(Hall, 2014; Maraun and Widmann, 2018b)", "previouslyFormattedCitation" : "(Hall, 2014;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Maraun and Widmann, 2018b)</w:t>
      </w:r>
      <w:r w:rsidRPr="003F2D6A">
        <w:rPr>
          <w:rFonts w:cs="Times New Roman"/>
          <w:lang w:val="en-GB"/>
        </w:rPr>
        <w:fldChar w:fldCharType="end"/>
      </w:r>
      <w:r w:rsidRPr="003F2D6A">
        <w:rPr>
          <w:rFonts w:cs="Times New Roman"/>
          <w:lang w:val="en-GB"/>
        </w:rPr>
        <w:t>.</w:t>
      </w:r>
    </w:p>
    <w:p w14:paraId="3AAC5DA1" w14:textId="77777777" w:rsidR="00E2170D" w:rsidRPr="003F2D6A" w:rsidRDefault="00E2170D" w:rsidP="00E2170D">
      <w:pPr>
        <w:pStyle w:val="AR6BodyText"/>
        <w:rPr>
          <w:rFonts w:cs="Times New Roman"/>
          <w:lang w:val="en-GB"/>
        </w:rPr>
      </w:pPr>
    </w:p>
    <w:p w14:paraId="0190BDA3" w14:textId="77777777" w:rsidR="00E2170D" w:rsidRPr="003F2D6A" w:rsidRDefault="00E2170D" w:rsidP="00E2170D">
      <w:pPr>
        <w:pStyle w:val="AR6BodyText"/>
        <w:rPr>
          <w:rFonts w:cs="Times New Roman"/>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an assessment of model fitness for projections applying process-based evaluation, process-based plausibility checks of projections and a comparison of different model types, increases the confidence in climate projections. There is </w:t>
      </w:r>
      <w:r w:rsidRPr="003F2D6A">
        <w:rPr>
          <w:rFonts w:cs="Times New Roman"/>
          <w:i/>
          <w:lang w:val="en-GB"/>
        </w:rPr>
        <w:t>high confidence</w:t>
      </w:r>
      <w:r w:rsidRPr="003F2D6A">
        <w:rPr>
          <w:rFonts w:cs="Times New Roman"/>
          <w:lang w:val="en-GB"/>
        </w:rPr>
        <w:t xml:space="preserve"> that increasing model resolution, dynamical downscaling, statistical downscaling with well simulated predictors controlling regional climate change, and adding relevant model components can increase the fitness for projecting some aspects of regional climate when accompanied by a process-understanding analysis.</w:t>
      </w:r>
    </w:p>
    <w:p w14:paraId="28C7C905" w14:textId="77777777" w:rsidR="00E2170D" w:rsidRPr="00A3177C" w:rsidRDefault="00E2170D" w:rsidP="00E2170D">
      <w:pPr>
        <w:autoSpaceDE w:val="0"/>
        <w:autoSpaceDN w:val="0"/>
        <w:adjustRightInd w:val="0"/>
        <w:rPr>
          <w:sz w:val="20"/>
          <w:szCs w:val="20"/>
          <w:lang w:val="en-US"/>
        </w:rPr>
      </w:pPr>
    </w:p>
    <w:p w14:paraId="13777E24" w14:textId="77777777" w:rsidR="00E2170D" w:rsidRPr="003F2D6A" w:rsidRDefault="00E2170D" w:rsidP="00E2170D">
      <w:pPr>
        <w:pStyle w:val="AR6BodyText"/>
        <w:rPr>
          <w:rFonts w:cs="Times New Roman"/>
          <w:lang w:val="en-GB"/>
        </w:rPr>
      </w:pPr>
    </w:p>
    <w:p w14:paraId="6A2EE854" w14:textId="77777777" w:rsidR="00E2170D" w:rsidRPr="003F2D6A" w:rsidRDefault="00E2170D" w:rsidP="00E2170D">
      <w:pPr>
        <w:pStyle w:val="AR6Chap10Level310111"/>
        <w:rPr>
          <w:lang w:val="en-GB"/>
        </w:rPr>
      </w:pPr>
      <w:r w:rsidRPr="003F2D6A">
        <w:rPr>
          <w:lang w:val="en-GB"/>
        </w:rPr>
        <w:t xml:space="preserve"> </w:t>
      </w:r>
      <w:bookmarkStart w:id="974" w:name="_Toc70454748"/>
      <w:r w:rsidRPr="003F2D6A">
        <w:rPr>
          <w:rFonts w:cs="Times New Roman"/>
          <w:lang w:val="en-GB"/>
        </w:rPr>
        <w:t>Synthesis of model performance at simulating regional climate and climate change</w:t>
      </w:r>
      <w:bookmarkEnd w:id="974"/>
    </w:p>
    <w:p w14:paraId="2493DE62" w14:textId="77777777" w:rsidR="00E2170D" w:rsidRPr="003F2D6A" w:rsidRDefault="00E2170D" w:rsidP="00E2170D">
      <w:pPr>
        <w:pStyle w:val="AR6BodyText"/>
        <w:rPr>
          <w:rFonts w:cs="Times New Roman"/>
          <w:lang w:val="en-GB"/>
        </w:rPr>
      </w:pPr>
    </w:p>
    <w:p w14:paraId="57C71B22" w14:textId="1AD6AF2E" w:rsidR="00E2170D" w:rsidRPr="003F2D6A" w:rsidRDefault="00E2170D" w:rsidP="00E2170D">
      <w:pPr>
        <w:pStyle w:val="AR6BodyText"/>
        <w:rPr>
          <w:lang w:val="en-GB"/>
        </w:rPr>
      </w:pPr>
      <w:r w:rsidRPr="003F2D6A">
        <w:rPr>
          <w:lang w:val="en-GB"/>
        </w:rPr>
        <w:t xml:space="preserve">Global models reproduce many of the features of observed climate and its variability at regional scales. However, global models can show a variety of biases in, for instance, precipitation and temperature at scales ranging from continental </w:t>
      </w:r>
      <w:r w:rsidRPr="003F2D6A">
        <w:rPr>
          <w:lang w:val="en-GB"/>
        </w:rPr>
        <w:fldChar w:fldCharType="begin" w:fldLock="1"/>
      </w:r>
      <w:r w:rsidR="000465A7">
        <w:rPr>
          <w:lang w:val="en-GB"/>
        </w:rPr>
        <w:instrText>ADDIN CSL_CITATION { "citationItems" : [ { "id" : "ITEM-1", "itemData" : { "DOI" : "10.1007/s00024-015-1126-6", "ISSN" : "1420-9136", "abstract" : "This paper evaluates the performance of 29 state-of-art CMIP5-coupled atmosphere--ocean general circulation models (AOGCM) in their representation of regional characteristics of monsoon simulation over South Asia. The AOGCMs, despite their relatively coarse resolution, have shown some reasonable skill in simulating the mean monsoon and precipitation variability over the South Asian monsoon region. However, considerable biases do exist with reference to the observed precipitation and also inter-model differences. The monsoon rainfall and surface flux bias with respect to the observations from the historical run for the period nominally from 1850 to 2005 are discussed in detail. Our results show that the coupled model simulations over South Asia exhibit large uncertainties from one model to the other. The analysis clearly brings out the presence of large systematic biases in coupled simulation of boreal summer precipitation, evaporation, and sea surface temperature (SST) in the Indian Ocean, often exceeding 50\u00a0% of the climatological values. Many of the biases are common to many models. Overall, the coupled models need further improvement in realistically portraying boreal summer monsoon over the South Asian monsoon region.", "author" : [ { "dropping-particle" : "", "family" : "Prasanna", "given" : "Venkatraman", "non-dropping-particle" : "", "parse-names" : false, "suffix" : "" } ], "container-title" : "Pure and Applied Geophysics", "id" : "ITEM-1", "issue" : "4", "issued" : { "date-parts" : [ [ "2016" ] ] }, "page" : "1379-1402", "title" : "Assessment of South Asian Summer Monsoon Simulation in CMIP5-Coupled Climate Models During the Historical Period (1850--2005)", "translator" : [ { "dropping-particle" : "", "family" : "Q5285", "given" : "", "non-dropping-particle" : "", "parse-names" : false, "suffix" : "" } ], "type" : "article-journal", "volume" : "173" }, "uris" : [ "http://www.mendeley.com/documents/?uuid=62841b84-44bb-4224-ac72-41918bc37a24" ] } ], "mendeley" : { "formattedCitation" : "(Prasanna, 2016)", "plainTextFormattedCitation" : "(Prasanna, 2016)", "previouslyFormattedCitation" : "(Prasanna, 2016)" }, "properties" : { "noteIndex" : 0 }, "schema" : "https://github.com/citation-style-language/schema/raw/master/csl-citation.json" }</w:instrText>
      </w:r>
      <w:r w:rsidRPr="003F2D6A">
        <w:rPr>
          <w:lang w:val="en-GB"/>
        </w:rPr>
        <w:fldChar w:fldCharType="separate"/>
      </w:r>
      <w:r w:rsidR="00E41CA2">
        <w:rPr>
          <w:noProof/>
          <w:lang w:val="en-GB"/>
        </w:rPr>
        <w:t>(Prasanna, 2016)</w:t>
      </w:r>
      <w:r w:rsidRPr="003F2D6A">
        <w:rPr>
          <w:lang w:val="en-GB"/>
        </w:rPr>
        <w:fldChar w:fldCharType="end"/>
      </w:r>
      <w:r w:rsidRPr="003F2D6A">
        <w:rPr>
          <w:lang w:val="en-GB"/>
        </w:rPr>
        <w:t xml:space="preserve"> to sub-continental scales </w:t>
      </w:r>
      <w:r w:rsidRPr="003F2D6A">
        <w:rPr>
          <w:lang w:val="en-GB"/>
        </w:rPr>
        <w:fldChar w:fldCharType="begin" w:fldLock="1"/>
      </w:r>
      <w:r w:rsidR="000465A7">
        <w:rPr>
          <w:lang w:val="en-GB"/>
        </w:rPr>
        <w:instrText>ADDIN CSL_CITATION { "citationItems" : [ { "id" : "ITEM-1", "itemData" : { "DOI" : "10.1002/joc.5441", "abstract" : "ABSTRACT It is generally agreed that models that better simulate historical and current features of climate should also be the ones that more reliably simulate future climate. This article describes the ability of a selection of global climate models (GCMs) of the Coupled Model Intercomparison Project Phase 5 (CMIP5) to represent the historical and current mean climate and its variability over northeastern Argentina, a region that exhibits frequent extreme events. Two types of simulations are considered: Long-term simulations for 1901\u20132005 in which the models respond to climate forcing (e.g. changes in atmospheric composition and land use) and decadal simulations for 1961\u20132010 that are initialized from observed climate states. Monthly simulations of precipitation and temperature are statistically evaluated for individual models and their ensembles. Subsets of models that best represent the region's climate are further examined. First, models that have a Nash\u2013Sutcliffe efficiency of at least 0.8 are taken as a subset that best represents the observed temperature fields and the mean annual cycle. Their temperature time series are in phase with observations (r &gt; 0.92), despite systematic errors that if desired can be corrected by statistical methods. Likewise, models that have a precipitation Pearson correlation coefficient of at least 0.6 are considered that best represent regional precipitation features. GCMs are able to reproduce the annual precipitation cycle, although they underestimate precipitation amounts during the austral warm season (September through April) and slightly overestimate the cold season rainfall amounts. The ensembles for the subsets of models achieve the best evaluation metrics, exceeding the performance of the overall ensembles as well as those of the individual models.", "author" : [ { "dropping-particle" : "", "family" : "Lovino", "given" : "Miguel A", "non-dropping-particle" : "", "parse-names" : false, "suffix" : "" }, { "dropping-particle" : "V", "family" : "M\u00fcller", "given" : "Omar", "non-dropping-particle" : "", "parse-names" : false, "suffix" : "" }, { "dropping-particle" : "", "family" : "Berbery", "given" : "Ernesto H", "non-dropping-particle" : "", "parse-names" : false, "suffix" : "" }, { "dropping-particle" : "V", "family" : "M\u00fcller", "given" : "Gabriela", "non-dropping-particle" : "", "parse-names" : false, "suffix" : "" } ], "container-title" : "International Journal of Climatology", "id" : "ITEM-1", "issue" : "S1", "issued" : { "date-parts" : [ [ "2018" ] ] }, "page" : "e1158-e1175", "title" : "Evaluation of CMIP5 retrospective simulations of temperature and precipitation in northeastern Argentina", "translator" : [ { "dropping-particle" : "", "family" : "Q5291", "given" : "", "non-dropping-particle" : "", "parse-names" : false, "suffix" : "" } ], "type" : "article-journal", "volume" : "38" }, "uris" : [ "http://www.mendeley.com/documents/?uuid=b585d812-aa61-4c66-ac26-de0c299cca24" ] } ], "mendeley" : { "formattedCitation" : "(Lovino et al., 2018)", "plainTextFormattedCitation" : "(Lovino et al., 2018)", "previouslyFormattedCitation" : "(Lovino et al., 2018)" }, "properties" : { "noteIndex" : 0 }, "schema" : "https://github.com/citation-style-language/schema/raw/master/csl-citation.json" }</w:instrText>
      </w:r>
      <w:r w:rsidRPr="003F2D6A">
        <w:rPr>
          <w:lang w:val="en-GB"/>
        </w:rPr>
        <w:fldChar w:fldCharType="separate"/>
      </w:r>
      <w:r w:rsidR="00E41CA2">
        <w:rPr>
          <w:noProof/>
          <w:lang w:val="en-GB"/>
        </w:rPr>
        <w:t>(Lovino et al., 2018)</w:t>
      </w:r>
      <w:r w:rsidRPr="003F2D6A">
        <w:rPr>
          <w:lang w:val="en-GB"/>
        </w:rPr>
        <w:fldChar w:fldCharType="end"/>
      </w:r>
      <w:r w:rsidRPr="003F2D6A">
        <w:rPr>
          <w:lang w:val="en-GB"/>
        </w:rPr>
        <w:t xml:space="preserve">, both in the mean and in higher order moments of the climatological distribution of the variable </w:t>
      </w:r>
      <w:commentRangeStart w:id="975"/>
      <w:r w:rsidRPr="003F2D6A">
        <w:rPr>
          <w:lang w:val="en-GB"/>
        </w:rPr>
        <w:fldChar w:fldCharType="begin" w:fldLock="1"/>
      </w:r>
      <w:ins w:id="976" w:author="Robin Matthews" w:date="2021-07-11T16:57:00Z">
        <w:r w:rsidR="00B40B4A">
          <w:rPr>
            <w:lang w:val="en-GB"/>
          </w:rPr>
          <w:instrText>ADDIN CSL_CITATION { "citationItems" : [ { "id" : "ITEM-1", "itemData" : { "DOI" : "10.1007/s00704-018-2398-4", "ISSN" : "1434-4483", "abstract" : "This study evaluates the performance of climate models in simulating the climatological mean and interannual variability of East Asian summer rainfall (EASR) using Coupled Model Intercomparison Project Phase 5 (CMIP5). Compared to the observation, the interannual variability of EASR during 1979--2005 is underestimated by the CMIP5 with a range of 0.86{\\textasciitilde}16.08%. Based on bias correction of CMIP5 simulations with historical data, the reliability of future projections will be enhanced. The corrected EASR under representative concentration pathways (RCPs) 4.5 and 8.5 increases by 5.6 and 7.5% during 2081--2100 relative to the baseline of 1986--2005, respectively. After correction, the areas with both negative and positive anomalies decrease, which are mainly located in the South China Sea and central China, and southern China and west of the Philippines, separately. In comparison to the baseline, the interannual variability of EASR increases by 20.8% under RCP4.5 but 26.2% under RCP8.5 in 2006--2100, which is underestimated by 10.7 and 11.1% under both RCPs in the original CMIP5 simulation. Compared with the mean precipitation, the interannual variability of EASR is notably larger under global warming. Thus, the probabilities of floods and droughts may increase in the future.", "author" : [ { "dropping-particle" : "", "family" : "Ren", "given" : "Yongjian", "non-dropping-particle" : "", "parse-names" : false, "suffix" : "" }, { "dropping-particle" : "", "family" : "Song", "given" : "Lianchun", "non-dropping-particle" : "", "parse-names" : false, "suffix" : "" }, { "dropping-particle" : "", "family" : "Xiao", "given" : "Ying", "non-dropping-particle" : "", "parse-names" : false, "suffix" : "" }, { "dropping-particle" : "", "family" : "Du", "given" : "Liangmin", "non-dropping-particle" : "", "parse-names" : false, "suffix" : "" } ], "container-title" : "Theoretical and Applied Climatology", "id" : "ITEM-1", "issued" : { "date-parts" : [ [ "2019", "2" ] ] }, "page" : "911-920", "title" : "Underestimated interannual variability of East Asian summer rainfall under climate change", "translator" : [ { "dropping-particle" : "", "family" : "Q5287", "given" : "", "non-dropping-particle" : "", "parse-names" : false, "suffix" : "" } ], "type" : "article-journal", "volume" : "135" }, "uris" : [ "http://www.mendeley.com/documents/?uuid=7efc2a53-fef6-4405-96ac-8e0dcba58952" ] }, { "id" : "ITEM-2", "itemData" : { "DOI" : "https://doi.org/10.1002/joc.6590", "ISSN" : "0899-8418", "abstract" : "Abstract We evaluate and compare the simulation of summer precipitation in China and the East Asian summer monsoon (EASM) by eight climate models from Phase 6 of the Coupled Model Intercomparison Project (CMIP6) and the corresponding eight previous models from CMIP5. Skill metrics are calculated to assess the climatology, interannual variation and linear trends during the time period 1961?2005. The CMIP6 multimodel ensemble (MME) is more skillful than the CMIP5?MME in the spatial correlation and standard deviation (SD) of the climatological precipitation over Eastern China. All the CMIP6 models improve the skill scores in the climatological pattern of the EASM relative to the previous models of CMIP5, which is related to their smaller sea surface temperature (SST) biases over the Northwestern Pacific Ocean. The models with a higher capability in reproducing the climatological pattern of the EASM tend to have a better skill in simulating summer precipitation over Eastern China. Most (six of eight) of the CMIP6 models have advantages over the previous CMIP5 models in reproducing the interannual anomalous rainfall pattern over Eastern China related to the EASM. Ten of the 16 models partly reproduce the weakening trend of the EASM during 1961?2005. The high-skill models (GISS-E2-H, GISS-E2-1-H) that simulate a clear weakening trend in the EASM also reasonably simulate the negative correlation between the EASM and the SST over Eastern Indian and the Western Pacific Oceans (EIWP). By contrast, the two models (CESM2 and CESM2-WACCM) that simulate a positive correlation over the EIWP both produce increasing trends in the EASM indices. This indicates the importance of climate models in simulating the relationship between the EASM and the SST over the EIWP. Among the 16 models, only 2 CMIP6 models (BCC-CSM2-MR and GISS-E2-1-H) partly reproduce the linear trend of precipitation over Eastern China, featured by the pattern of ?southern flood and northern drought.?", "author" : [ { "dropping-particle" : "", "family" : "Xin", "given" : "Xiaoge", "non-dropping-particle" : "", "parse-names" : false, "suffix" : "" }, { "dropping-particle" : "", "family" : "Wu", "given" : "Tongwen", "non-dropping-particle" : "", "parse-names" : false, "suffix" : "" }, { "dropping-particle" : "", "family" : "Zhang", "given" : "Jie", "non-dropping-particle" : "", "parse-names" : false, "suffix" : "" }, { "dropping-particle" : "", "family" : "Yao", "given" : "Junchen", "non-dropping-particle" : "", "parse-names" : false, "suffix" : "" }, { "dropping-particle" : "", "family" : "Fang", "given" : "Yongjie", "non-dropping-particle" : "", "parse-names" : false, "suffix" : "" } ], "container-title" : "International Journal of Climatology", "id" : "ITEM-2", "issue" : "15", "issued" : { "date-parts" : [ [ "2020", "12", "1" ] ] }, "note" : "https://doi.org/10.1002/joc.6590", "page" : "6423-6440", "publisher" : "John Wiley &amp; Sons, Ltd", "title" : "Comparison of CMIP6 and CMIP5 simulations of precipitation in China and the East Asian summer monsoon", "translator" : [ { "dropping-particle" : "", "family" : "Q6854", "given" : "", "non-dropping-particle" : "", "parse-names" : false, "suffix" : "" } ], "type" : "article-journal", "volume" : "40" }, "uris" : [ "http://www.mendeley.com/documents/?uuid=e99b9a34-7b06-4620-9ece-4036231dfe06" ] } ], "mendeley" : { "formattedCitation" : "(Ren et al., 2019; Xin et al., 2020)", "manualFormatting" : "(Ren et al., 2019; Xin et al., 2020", "plainTextFormattedCitation" : "(Ren et al., 2019; Xin et al., 2020)", "previouslyFormattedCitation" : "(Ren et al., 2019; Xin et al., 2020)" }, "properties" : { "noteIndex" : 0 }, "schema" : "https://github.com/citation-style-language/schema/raw/master/csl-citation.json" }</w:instrText>
        </w:r>
      </w:ins>
      <w:del w:id="977" w:author="Robin Matthews" w:date="2021-07-11T16:57:00Z">
        <w:r w:rsidR="000465A7" w:rsidDel="00B40B4A">
          <w:rPr>
            <w:lang w:val="en-GB"/>
          </w:rPr>
          <w:delInstrText>ADDIN CSL_CITATION { "citationItems" : [ { "id" : "ITEM-1", "itemData" : { "DOI" : "10.1007/s00704-018-2398-4", "ISSN" : "1434-4483", "abstract" : "This study evaluates the performance of climate models in simulating the climatological mean and interannual variability of East Asian summer rainfall (EASR) using Coupled Model Intercomparison Project Phase 5 (CMIP5). Compared to the observation, the interannual variability of EASR during 1979--2005 is underestimated by the CMIP5 with a range of 0.86{\\textasciitilde}16.08%. Based on bias correction of CMIP5 simulations with historical data, the reliability of future projections will be enhanced. The corrected EASR under representative concentration pathways (RCPs) 4.5 and 8.5 increases by 5.6 and 7.5% during 2081--2100 relative to the baseline of 1986--2005, respectively. After correction, the areas with both negative and positive anomalies decrease, which are mainly located in the South China Sea and central China, and southern China and west of the Philippines, separately. In comparison to the baseline, the interannual variability of EASR increases by 20.8% under RCP4.5 but 26.2% under RCP8.5 in 2006--2100, which is underestimated by 10.7 and 11.1% under both RCPs in the original CMIP5 simulation. Compared with the mean precipitation, the interannual variability of EASR is notably larger under global warming. Thus, the probabilities of floods and droughts may increase in the future.", "author" : [ { "dropping-particle" : "", "family" : "Ren", "given" : "Yongjian", "non-dropping-particle" : "", "parse-names" : false, "suffix" : "" }, { "dropping-particle" : "", "family" : "Song", "given" : "Lianchun", "non-dropping-particle" : "", "parse-names" : false, "suffix" : "" }, { "dropping-particle" : "", "family" : "Xiao", "given" : "Ying", "non-dropping-particle" : "", "parse-names" : false, "suffix" : "" }, { "dropping-particle" : "", "family" : "Du", "given" : "Liangmin", "non-dropping-particle" : "", "parse-names" : false, "suffix" : "" } ], "container-title" : "Theoretical and Applied Climatology", "id" : "ITEM-1", "issued" : { "date-parts" : [ [ "2019", "2" ] ] }, "page" : "911-920", "title" : "Underestimated interannual variability of East Asian summer rainfall under climate change", "translator" : [ { "dropping-particle" : "", "family" : "Q5287", "given" : "", "non-dropping-particle" : "", "parse-names" : false, "suffix" : "" } ], "type" : "article-journal", "volume" : "135" }, "uris" : [ "http://www.mendeley.com/documents/?uuid=7efc2a53-fef6-4405-96ac-8e0dcba58952" ] }, { "id" : "ITEM-2", "itemData" : { "DOI" : "https://doi.org/10.1002/joc.6590", "ISSN" : "0899-8418", "abstract" : "Abstract We evaluate and compare the simulation of summer precipitation in China and the East Asian summer monsoon (EASM) by eight climate models from Phase 6 of the Coupled Model Intercomparison Project (CMIP6) and the corresponding eight previous models from CMIP5. Skill metrics are calculated to assess the climatology, interannual variation and linear trends during the time period 1961?2005. The CMIP6 multimodel ensemble (MME) is more skillful than the CMIP5?MME in the spatial correlation and standard deviation (SD) of the climatological precipitation over Eastern China. All the CMIP6 models improve the skill scores in the climatological pattern of the EASM relative to the previous models of CMIP5, which is related to their smaller sea surface temperature (SST) biases over the Northwestern Pacific Ocean. The models with a higher capability in reproducing the climatological pattern of the EASM tend to have a better skill in simulating summer precipitation over Eastern China. Most (six of eight) of the CMIP6 models have advantages over the previous CMIP5 models in reproducing the interannual anomalous rainfall pattern over Eastern China related to the EASM. Ten of the 16 models partly reproduce the weakening trend of the EASM during 1961?2005. The high-skill models (GISS-E2-H, GISS-E2-1-H) that simulate a clear weakening trend in the EASM also reasonably simulate the negative correlation between the EASM and the SST over Eastern Indian and the Western Pacific Oceans (EIWP). By contrast, the two models (CESM2 and CESM2-WACCM) that simulate a positive correlation over the EIWP both produce increasing trends in the EASM indices. This indicates the importance of climate models in simulating the relationship between the EASM and the SST over the EIWP. Among the 16 models, only 2 CMIP6 models (BCC-CSM2-MR and GISS-E2-1-H) partly reproduce the linear trend of precipitation over Eastern China, featured by the pattern of ?southern flood and northern drought.?", "author" : [ { "dropping-particle" : "", "family" : "Xin", "given" : "Xiaoge", "non-dropping-particle" : "", "parse-names" : false, "suffix" : "" }, { "dropping-particle" : "", "family" : "Wu", "given" : "Tongwen", "non-dropping-particle" : "", "parse-names" : false, "suffix" : "" }, { "dropping-particle" : "", "family" : "Zhang", "given" : "Jie", "non-dropping-particle" : "", "parse-names" : false, "suffix" : "" }, { "dropping-particle" : "", "family" : "Yao", "given" : "Junchen", "non-dropping-particle" : "", "parse-names" : false, "suffix" : "" }, { "dropping-particle" : "", "family" : "Fang", "given" : "Yongjie", "non-dropping-particle" : "", "parse-names" : false, "suffix" : "" } ], "container-title" : "International Journal of Climatology", "id" : "ITEM-2", "issue" : "15", "issued" : { "date-parts" : [ [ "2020", "12", "1" ] ] }, "note" : "https://doi.org/10.1002/joc.6590", "page" : "6423-6440", "publisher" : "John Wiley &amp; Sons, Ltd", "title" : "Comparison of CMIP6 and CMIP5 simulations of precipitation in China and the East Asian summer monsoon", "translator" : [ { "dropping-particle" : "", "family" : "Q6854", "given" : "", "non-dropping-particle" : "", "parse-names" : false, "suffix" : "" } ], "type" : "article-journal", "volume" : "40" }, "uris" : [ "http://www.mendeley.com/documents/?uuid=e99b9a34-7b06-4620-9ece-4036231dfe06" ] } ], "mendeley" : { "formattedCitation" : "(Ren et al., 2019; Xin et al., 2020)", "manualFormatting" : "(Ren et al., 2019; Xin et al., 2020; Figure 10.6)", "plainTextFormattedCitation" : "(Ren et al., 2019; Xin et al., 2020)", "previouslyFormattedCitation" : "(Ren et al., 2019; Xin et al., 2020)" }, "properties" : { "noteIndex" : 0 }, "schema" : "https://github.com/citation-style-language/schema/raw/master/csl-citation.json" }</w:delInstrText>
        </w:r>
      </w:del>
      <w:r w:rsidRPr="003F2D6A">
        <w:rPr>
          <w:lang w:val="en-GB"/>
        </w:rPr>
        <w:fldChar w:fldCharType="separate"/>
      </w:r>
      <w:r w:rsidR="00E41CA2">
        <w:rPr>
          <w:noProof/>
          <w:lang w:val="en-GB"/>
        </w:rPr>
        <w:t>(Ren et al., 2019; Xin et al., 2020</w:t>
      </w:r>
      <w:del w:id="978" w:author="Robin Matthews" w:date="2021-07-11T16:57:00Z">
        <w:r w:rsidR="00E41CA2" w:rsidDel="00B40B4A">
          <w:rPr>
            <w:noProof/>
            <w:lang w:val="en-GB"/>
          </w:rPr>
          <w:delText>; Figure 10.6)</w:delText>
        </w:r>
      </w:del>
      <w:r w:rsidRPr="003F2D6A">
        <w:rPr>
          <w:lang w:val="en-GB"/>
        </w:rPr>
        <w:fldChar w:fldCharType="end"/>
      </w:r>
      <w:commentRangeEnd w:id="975"/>
      <w:r w:rsidR="00E41CA2">
        <w:rPr>
          <w:rStyle w:val="CommentReference"/>
          <w:rFonts w:asciiTheme="minorHAnsi" w:eastAsiaTheme="minorHAnsi" w:hAnsiTheme="minorHAnsi"/>
          <w:lang w:eastAsia="en-US"/>
        </w:rPr>
        <w:commentReference w:id="975"/>
      </w:r>
      <w:ins w:id="979" w:author="Robin Matthews" w:date="2021-07-11T16:57:00Z">
        <w:r w:rsidR="00B40B4A">
          <w:rPr>
            <w:noProof/>
            <w:lang w:val="en-GB"/>
          </w:rPr>
          <w:t>; Figure 10.6)</w:t>
        </w:r>
      </w:ins>
      <w:r w:rsidRPr="003F2D6A">
        <w:rPr>
          <w:lang w:val="en-GB"/>
        </w:rPr>
        <w:t xml:space="preserve">. Regional biases could occur even if all the relevant large-scale processes are correctly represented, but not their interaction with regional features such as orography or land-sea contrasts (Section 10.3.3.4). These biases have been considered an important limiting factor in model usability, especially at the regional scale </w:t>
      </w:r>
      <w:r w:rsidRPr="003F2D6A">
        <w:rPr>
          <w:lang w:val="en-GB"/>
        </w:rPr>
        <w:fldChar w:fldCharType="begin" w:fldLock="1"/>
      </w:r>
      <w:r w:rsidR="000465A7">
        <w:rPr>
          <w:lang w:val="en-GB"/>
        </w:rPr>
        <w:instrText>ADDIN CSL_CITATION { "citationItems" : [ { "id" : "ITEM-1", "itemData" : { "DOI" : "10.1098/rspa.2015.0772", "author" : [ { "dropping-particle" : "", "family" : "Palmer", "given" : "T N", "non-dropping-particle" : "", "parse-names" : false, "suffix" : "" } ], "container-title" : "Proceedings of the Royal Society A: Mathematical, Physical and Engineering Sciences", "id" : "ITEM-1", "issue" : "2188", "issued" : { "date-parts" : [ [ "2016" ] ] }, "page" : "20150772", "title" : "A personal perspective on modelling the climate system", "translator" : [ { "dropping-particle" : "", "family" : "Q5289", "given" : "", "non-dropping-particle" : "", "parse-names" : false, "suffix" : "" } ], "type" : "article-journal", "volume" : "472" }, "uris" : [ "http://www.mendeley.com/documents/?uuid=f4001b43-6a3a-48de-81d3-5433243c2f35" ] } ], "mendeley" : { "formattedCitation" : "(Palmer, 2016)", "plainTextFormattedCitation" : "(Palmer, 2016)", "previouslyFormattedCitation" : "(Palmer, 2016)" }, "properties" : { "noteIndex" : 0 }, "schema" : "https://github.com/citation-style-language/schema/raw/master/csl-citation.json" }</w:instrText>
      </w:r>
      <w:r w:rsidRPr="003F2D6A">
        <w:rPr>
          <w:lang w:val="en-GB"/>
        </w:rPr>
        <w:fldChar w:fldCharType="separate"/>
      </w:r>
      <w:r w:rsidR="00E41CA2">
        <w:rPr>
          <w:noProof/>
          <w:lang w:val="en-GB"/>
        </w:rPr>
        <w:t>(Palmer, 2016)</w:t>
      </w:r>
      <w:r w:rsidRPr="003F2D6A">
        <w:rPr>
          <w:lang w:val="en-GB"/>
        </w:rPr>
        <w:fldChar w:fldCharType="end"/>
      </w:r>
      <w:r w:rsidRPr="003F2D6A">
        <w:rPr>
          <w:lang w:val="en-GB"/>
        </w:rPr>
        <w:t xml:space="preserve">. In spite of this, global model simulations have been extensively used to create regional estimates of climate change (Chapters 11, 12 and Atlas), taking into account the result of a performance assessment </w:t>
      </w:r>
      <w:commentRangeStart w:id="980"/>
      <w:r w:rsidRPr="003F2D6A">
        <w:rPr>
          <w:lang w:val="en-GB"/>
        </w:rPr>
        <w:fldChar w:fldCharType="begin" w:fldLock="1"/>
      </w:r>
      <w:ins w:id="981" w:author="Robin Matthews" w:date="2021-07-11T16:57:00Z">
        <w:r w:rsidR="00B40B4A">
          <w:rPr>
            <w:lang w:val="en-GB"/>
          </w:rPr>
          <w:instrText>ADDIN CSL_CITATION { "citationItems" : [ { "id" : "ITEM-1", "itemData" : { "DOI" : "10.1088/1748-9326/ab7d03", "ISSN" : "1748-9326", "abstract" : "A stronger than global mean warming trend is projected over Central Asia in the coming century. Based on the historical simulations and projections under four combined scenarios of the Shared Socioeconomic Pathways and the Representative Concentration Pathways (SSP1-2.6, SSP2-4.5, SSP3-7.0 and SSP5-8.5) provided by 15 models from the Sixth Phase of Coupled Model Intercomparison Project (CMIP6), we show a comprehensive picture of the future changes in precipitation over Central Asia under rapid warming and investigate possible mechanisms. At the end of the twenty-first century, robust increase of annual mean precipitation under all the scenarios is found (4.23 [2.60 to 7.36]\u2009%, 10.52 [5.05 to 13.36]\u2009%, 14.51 [8.11 to 16.91]\u2009%, 14.41 [9.58 to 21.26]\u2009% relative to the present-day for SSP1-2.6, SSP2-4.5, SSP3-7.0 and SSP5-8.5, respectively). The response of precipitation to increasing global mean temperature shows similar spatial patterns for the four scenarios with stronger changes over Tianshan mountain and the northern part of Central Asia. Further analysis reveals a wetting trend in spring and a drying trend in summer in both the north of Central Asia (NCA) and south of Central Asia (SCA). The wetting trend in spring is balanced by the increase of evaporation, while the drying trend in summer is mainly contributed by the decrease of vertical moisture advection. The thermodynamic effects associated with humidity changes contribute to the drying trends in both the two domains, while the dynamic effects favor for the drying trend in NCA and offset the drying trend in SCA. The response of precipitation to increasing temperature results in enhanced seasonalities for SCA and NCA, and an advancing of the first peak from summer to spring in the NCA.", "author" : [ { "dropping-particle" : "", "family" : "Jiang", "given" : "Jie", "non-dropping-particle" : "", "parse-names" : false, "suffix" : "" }, { "dropping-particle" : "", "family" : "Zhou", "given" : "Tianjun", "non-dropping-particle" : "", "parse-names" : false, "suffix" : "" }, { "dropping-particle" : "", "family" : "Chen", "given" : "Xiaolong", "non-dropping-particle" : "", "parse-names" : false, "suffix" : "" }, { "dropping-particle" : "", "family" : "Zhang", "given" : "Lixia", "non-dropping-particle" : "", "parse-names" : false, "suffix" : "" } ], "container-title" : "Environmental Research Letters", "id" : "ITEM-1", "issue" : "5", "issued" : { "date-parts" : [ [ "2020" ] ] }, "page" : "54009", "publisher" : "IOP Publishing", "title" : "Future changes in precipitation over Central Asia based on CMIP6 projections", "translator" : [ { "dropping-particle" : "", "family" : "Q6853", "given" : "", "non-dropping-particle" : "", "parse-names" : false, "suffix" : "" } ], "type" : "article-journal", "volume" : "15" }, "uris" : [ "http://www.mendeley.com/documents/?uuid=87f668a7-b44d-466a-93b2-028d82d2eb2f" ] } ], "mendeley" : { "formattedCitation" : "(Jiang et al., 2020)", "manualFormatting" : "(e.g., Jiang et al., 2020", "plainTextFormattedCitation" : "(Jiang et al., 2020)", "previouslyFormattedCitation" : "(Jiang et al., 2020)" }, "properties" : { "noteIndex" : 0 }, "schema" : "https://github.com/citation-style-language/schema/raw/master/csl-citation.json" }</w:instrText>
        </w:r>
      </w:ins>
      <w:del w:id="982" w:author="Robin Matthews" w:date="2021-07-11T16:57:00Z">
        <w:r w:rsidR="000465A7" w:rsidDel="00B40B4A">
          <w:rPr>
            <w:lang w:val="en-GB"/>
          </w:rPr>
          <w:delInstrText>ADDIN CSL_CITATION { "citationItems" : [ { "id" : "ITEM-1", "itemData" : { "DOI" : "10.1088/1748-9326/ab7d03", "ISSN" : "1748-9326", "abstract" : "A stronger than global mean warming trend is projected over Central Asia in the coming century. Based on the historical simulations and projections under four combined scenarios of the Shared Socioeconomic Pathways and the Representative Concentration Pathways (SSP1-2.6, SSP2-4.5, SSP3-7.0 and SSP5-8.5) provided by 15 models from the Sixth Phase of Coupled Model Intercomparison Project (CMIP6), we show a comprehensive picture of the future changes in precipitation over Central Asia under rapid warming and investigate possible mechanisms. At the end of the twenty-first century, robust increase of annual mean precipitation under all the scenarios is found (4.23 [2.60 to 7.36]\u2009%, 10.52 [5.05 to 13.36]\u2009%, 14.51 [8.11 to 16.91]\u2009%, 14.41 [9.58 to 21.26]\u2009% relative to the present-day for SSP1-2.6, SSP2-4.5, SSP3-7.0 and SSP5-8.5, respectively). The response of precipitation to increasing global mean temperature shows similar spatial patterns for the four scenarios with stronger changes over Tianshan mountain and the northern part of Central Asia. Further analysis reveals a wetting trend in spring and a drying trend in summer in both the north of Central Asia (NCA) and south of Central Asia (SCA). The wetting trend in spring is balanced by the increase of evaporation, while the drying trend in summer is mainly contributed by the decrease of vertical moisture advection. The thermodynamic effects associated with humidity changes contribute to the drying trends in both the two domains, while the dynamic effects favor for the drying trend in NCA and offset the drying trend in SCA. The response of precipitation to increasing temperature results in enhanced seasonalities for SCA and NCA, and an advancing of the first peak from summer to spring in the NCA.", "author" : [ { "dropping-particle" : "", "family" : "Jiang", "given" : "Jie", "non-dropping-particle" : "", "parse-names" : false, "suffix" : "" }, { "dropping-particle" : "", "family" : "Zhou", "given" : "Tianjun", "non-dropping-particle" : "", "parse-names" : false, "suffix" : "" }, { "dropping-particle" : "", "family" : "Chen", "given" : "Xiaolong", "non-dropping-particle" : "", "parse-names" : false, "suffix" : "" }, { "dropping-particle" : "", "family" : "Zhang", "given" : "Lixia", "non-dropping-particle" : "", "parse-names" : false, "suffix" : "" } ], "container-title" : "Environmental Research Letters", "id" : "ITEM-1", "issue" : "5", "issued" : { "date-parts" : [ [ "2020" ] ] }, "page" : "54009", "publisher" : "IOP Publishing", "title" : "Future changes in precipitation over Central Asia based on CMIP6 projections", "translator" : [ { "dropping-particle" : "", "family" : "Q6853", "given" : "", "non-dropping-particle" : "", "parse-names" : false, "suffix" : "" } ], "type" : "article-journal", "volume" : "15" }, "uris" : [ "http://www.mendeley.com/documents/?uuid=87f668a7-b44d-466a-93b2-028d82d2eb2f" ] } ], "mendeley" : { "formattedCitation" : "(Jiang et al., 2020)", "manualFormatting" : "(e.g., Jiang et al., 2020; Sections 10.3.3.3 to 10.3.3.8, Chapters 11 and Atlas)", "plainTextFormattedCitation" : "(Jiang et al., 2020)", "previouslyFormattedCitation" : "(Jiang et al., 2020)" }, "properties" : { "noteIndex" : 0 }, "schema" : "https://github.com/citation-style-language/schema/raw/master/csl-citation.json" }</w:delInstrText>
        </w:r>
      </w:del>
      <w:r w:rsidRPr="003F2D6A">
        <w:rPr>
          <w:lang w:val="en-GB"/>
        </w:rPr>
        <w:fldChar w:fldCharType="separate"/>
      </w:r>
      <w:r w:rsidR="00E41CA2">
        <w:rPr>
          <w:noProof/>
          <w:lang w:val="en-GB"/>
        </w:rPr>
        <w:t>(e.g., Jiang et al., 2020</w:t>
      </w:r>
      <w:del w:id="983" w:author="Robin Matthews" w:date="2021-07-11T16:57:00Z">
        <w:r w:rsidR="00E41CA2" w:rsidDel="00B40B4A">
          <w:rPr>
            <w:noProof/>
            <w:lang w:val="en-GB"/>
          </w:rPr>
          <w:delText>; Sections 10.3.3.3 to 10.3.3.8, Chapters 11 and Atlas)</w:delText>
        </w:r>
      </w:del>
      <w:r w:rsidRPr="003F2D6A">
        <w:rPr>
          <w:lang w:val="en-GB"/>
        </w:rPr>
        <w:fldChar w:fldCharType="end"/>
      </w:r>
      <w:commentRangeEnd w:id="980"/>
      <w:r w:rsidR="00E41CA2">
        <w:rPr>
          <w:rStyle w:val="CommentReference"/>
          <w:rFonts w:asciiTheme="minorHAnsi" w:eastAsiaTheme="minorHAnsi" w:hAnsiTheme="minorHAnsi"/>
          <w:lang w:eastAsia="en-US"/>
        </w:rPr>
        <w:commentReference w:id="980"/>
      </w:r>
      <w:ins w:id="984" w:author="Robin Matthews" w:date="2021-07-11T16:57:00Z">
        <w:r w:rsidR="00B40B4A">
          <w:rPr>
            <w:noProof/>
            <w:lang w:val="en-GB"/>
          </w:rPr>
          <w:t>; Sections 10.3.3.3 to 10.3.3.8, Chapters 11 and Atlas)</w:t>
        </w:r>
      </w:ins>
      <w:r w:rsidRPr="003F2D6A">
        <w:rPr>
          <w:lang w:val="en-GB"/>
        </w:rPr>
        <w:t xml:space="preserve">. However, their application is limited in part by the effective resolution of these models </w:t>
      </w:r>
      <w:r w:rsidRPr="003F2D6A">
        <w:rPr>
          <w:lang w:val="en-GB"/>
        </w:rPr>
        <w:fldChar w:fldCharType="begin" w:fldLock="1"/>
      </w:r>
      <w:r w:rsidR="000465A7">
        <w:rPr>
          <w:lang w:val="en-GB"/>
        </w:rPr>
        <w:instrText>ADDIN CSL_CITATION { "citationItems" : [ { "id" : "ITEM-1", "itemData" : { "DOI" : "10.1002/asl.952", "ISSN" : "1530-261X", "abstract" : "We estimate the extent of spatial scales that atmospheric models in a new generation of global climate models, used in the Coupled Model Intercomparison Project 6, are able to resolve on the basis of kinetic energy spectra, commonly referred to as the effective resolution. We examine the spectra derived from the rotational and divergent parts of the wind for six state\u2010of\u2010the\u2010art global climate models that have been run with at least two horizontal resolutions. For each of the high resolution configurations, the effective resolution enhancement is less than proportional to the increase of the nominal resolution. The highest effective resolution obtained by the models in this study is roughly 200 km. This shows that the newest generation of high resolution climate models starts to resolve synoptic scales relevant for the dynamics of weather events.", "author" : [ { "dropping-particle" : "", "family" : "Klaver", "given" : "Remko", "non-dropping-particle" : "", "parse-names" : false, "suffix" : "" }, { "dropping-particle" : "", "family" : "Haarsma", "given" : "Rein", "non-dropping-particle" : "", "parse-names" : false, "suffix" : "" }, { "dropping-particle" : "", "family" : "Vidale", "given" : "Pier Luigi", "non-dropping-particle" : "", "parse-names" : false, "suffix" : "" }, { "dropping-particle" : "", "family" : "Hazeleger", "given" : "Wilco", "non-dropping-particle" : "", "parse-names" : false, "suffix" : "" } ], "container-title" : "Atmospheric Science Letters", "id" : "ITEM-1", "issue" : "4", "issued" : { "date-parts" : [ [ "2020", "4" ] ] }, "title" : "Effective resolution in high resolution global atmospheric models for climate studies", "translator" : [ { "dropping-particle" : "", "family" : "Q6551", "given" : "", "non-dropping-particle" : "", "parse-names" : false, "suffix" : "" } ], "type" : "article-journal", "volume" : "21" }, "uris" : [ "http://www.mendeley.com/documents/?uuid=7a802132-9060-4c9e-8fa9-1c46105ff79c" ] } ], "mendeley" : { "formattedCitation" : "(Klaver et al., 2020)", "plainTextFormattedCitation" : "(Klaver et al., 2020)", "previouslyFormattedCitation" : "(Klaver et al., 2020)" }, "properties" : { "noteIndex" : 0 }, "schema" : "https://github.com/citation-style-language/schema/raw/master/csl-citation.json" }</w:instrText>
      </w:r>
      <w:r w:rsidRPr="003F2D6A">
        <w:rPr>
          <w:lang w:val="en-GB"/>
        </w:rPr>
        <w:fldChar w:fldCharType="separate"/>
      </w:r>
      <w:r w:rsidR="00E41CA2">
        <w:rPr>
          <w:noProof/>
          <w:lang w:val="en-GB"/>
        </w:rPr>
        <w:t>(Klaver et al., 2020)</w:t>
      </w:r>
      <w:r w:rsidRPr="003F2D6A">
        <w:rPr>
          <w:lang w:val="en-GB"/>
        </w:rPr>
        <w:fldChar w:fldCharType="end"/>
      </w:r>
      <w:r w:rsidRPr="003F2D6A">
        <w:rPr>
          <w:lang w:val="en-GB"/>
        </w:rPr>
        <w:t>.</w:t>
      </w:r>
    </w:p>
    <w:p w14:paraId="0C68D6C6" w14:textId="77777777" w:rsidR="00E2170D" w:rsidRPr="003F2D6A" w:rsidRDefault="00E2170D" w:rsidP="00E2170D">
      <w:pPr>
        <w:pStyle w:val="AR6BodyText"/>
        <w:rPr>
          <w:lang w:val="en-GB"/>
        </w:rPr>
      </w:pPr>
    </w:p>
    <w:p w14:paraId="2D04213A" w14:textId="441D99BA" w:rsidR="00E2170D" w:rsidRPr="003F2D6A" w:rsidRDefault="00E2170D" w:rsidP="00E2170D">
      <w:pPr>
        <w:pStyle w:val="AR6BodyText"/>
        <w:rPr>
          <w:lang w:val="en-GB"/>
        </w:rPr>
      </w:pPr>
      <w:r w:rsidRPr="003F2D6A">
        <w:rPr>
          <w:lang w:val="en-GB"/>
        </w:rPr>
        <w:t xml:space="preserve">Global model performance at the regional scale is assessed in terms of the time or spatial averages of key variables </w:t>
      </w:r>
      <w:commentRangeStart w:id="985"/>
      <w:r w:rsidRPr="003F2D6A">
        <w:rPr>
          <w:lang w:val="en-GB"/>
        </w:rPr>
        <w:fldChar w:fldCharType="begin" w:fldLock="1"/>
      </w:r>
      <w:ins w:id="986" w:author="Robin Matthews" w:date="2021-07-11T16:57:00Z">
        <w:r w:rsidR="00B40B4A">
          <w:rPr>
            <w:lang w:val="en-GB"/>
          </w:rPr>
          <w: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"(Brunner et al., 2019)", "manualFormatting" : "(Brunner et al., 2019", "plainTextFormattedCitation" : "(Brunner et al., 2019)", "previouslyFormattedCitation" : "(Brunner et al., 2019)" }, "properties" : { "noteIndex" : 0 }, "schema" : "https://github.com/citation-style-language/schema/raw/master/csl-citation.json" }</w:instrText>
        </w:r>
      </w:ins>
      <w:del w:id="987" w:author="Robin Matthews" w:date="2021-07-11T16:57:00Z">
        <w:r w:rsidR="000465A7" w:rsidDel="00B40B4A">
          <w:rPr>
            <w:lang w:val="en-GB"/>
          </w:rPr>
          <w:del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"(Brunner et al., 2019)", "manualFormatting" : "(Brunner et al., 2019; Chapter Atlas)", "plainTextFormattedCitation" : "(Brunner et al., 2019)", "previouslyFormattedCitation" : "(Brunner et al., 2019)" }, "properties" : { "noteIndex" : 0 }, "schema" : "https://github.com/citation-style-language/schema/raw/master/csl-citation.json" }</w:delInstrText>
        </w:r>
      </w:del>
      <w:r w:rsidRPr="003F2D6A">
        <w:rPr>
          <w:lang w:val="en-GB"/>
        </w:rPr>
        <w:fldChar w:fldCharType="separate"/>
      </w:r>
      <w:r w:rsidR="00E41CA2">
        <w:rPr>
          <w:noProof/>
          <w:lang w:val="en-GB"/>
        </w:rPr>
        <w:t>(Brunner et al., 2019</w:t>
      </w:r>
      <w:del w:id="988" w:author="Robin Matthews" w:date="2021-07-11T16:57:00Z">
        <w:r w:rsidR="00E41CA2" w:rsidDel="00B40B4A">
          <w:rPr>
            <w:noProof/>
            <w:lang w:val="en-GB"/>
          </w:rPr>
          <w:delText>; Chapter Atlas)</w:delText>
        </w:r>
      </w:del>
      <w:r w:rsidRPr="003F2D6A">
        <w:rPr>
          <w:lang w:val="en-GB"/>
        </w:rPr>
        <w:fldChar w:fldCharType="end"/>
      </w:r>
      <w:commentRangeEnd w:id="985"/>
      <w:r w:rsidR="00E41CA2">
        <w:rPr>
          <w:rStyle w:val="CommentReference"/>
          <w:rFonts w:asciiTheme="minorHAnsi" w:eastAsiaTheme="minorHAnsi" w:hAnsiTheme="minorHAnsi"/>
          <w:lang w:eastAsia="en-US"/>
        </w:rPr>
        <w:commentReference w:id="985"/>
      </w:r>
      <w:ins w:id="989" w:author="Robin Matthews" w:date="2021-07-11T16:57:00Z">
        <w:r w:rsidR="00B40B4A">
          <w:rPr>
            <w:noProof/>
            <w:lang w:val="en-GB"/>
          </w:rPr>
          <w:t>; Chapter Atlas)</w:t>
        </w:r>
      </w:ins>
      <w:r w:rsidRPr="003F2D6A">
        <w:rPr>
          <w:lang w:val="en-GB"/>
        </w:rPr>
        <w:t xml:space="preserve">, the ability to reproduce their seasonal cycle </w:t>
      </w:r>
      <w:r w:rsidRPr="003F2D6A">
        <w:rPr>
          <w:lang w:val="en-GB"/>
        </w:rPr>
        <w:fldChar w:fldCharType="begin" w:fldLock="1"/>
      </w:r>
      <w:r w:rsidR="000465A7">
        <w:rPr>
          <w:lang w:val="en-GB"/>
        </w:rPr>
        <w:instrText>ADDIN CSL_CITATION { "citationItems" : [ { "id" : "ITEM-1", "itemData" : { "DOI" : "10.5194/esd-4-199-2013", "ISBN" : "2190-4979", "ISSN" : "21904987", "abstract" : "Abstract. We investigate how the climate models contributing to the PCMDI/CMIP3 dataset describe the hydrological cycle over four major South and Southeast Asian river basins (Indus, Ganges, Brahmaputra and Mekong) for the 20th, 21st (13 models) and 22nd (10 models) centuries. For the 20th century, some models do not seem to conserve water at the river basin scale up to a good degree of approximation. The simulated precipitation minus evaporation (P \u2212 E), total runoff (R) and precipitation (P) quantities are neither consistent with the observations nor among the models themselves. Most of the models underestimate P \u2212 E for all four river basins, which is mainly associated with the underestimation of precipitation. This is in agreement with the recent results on the biases of the representation of monsoonal dynamics by GCMs. Overall, a modest inter-model agreement is found only for the evaporation and inter-annual variability of P \u2212 E. For the 21st and 22nd centuries, models agree on the negative (positive) changes of P \u2212 E for the Indus basin (Ganges, Brahmaputra and Mekong basins). Most of the models foresee an increase in the inter-annual variability of P \u2212 E for the Ganges and Mekong basins, thus suggesting an increase in large low-frequency dry/wet events. Instead, no considerable future change in the inter-annual variability of P \u2212 E is found for the Indus and Brahmaputra basins.", "author" : [ { "dropping-particle" : "", "family" : "Hasson", "given" : "S.", "non-dropping-particle" : "", "parse-names" : false, "suffix" : "" }, { "dropping-particle" : "", "family" : "Lucarini", "given" : "V.", "non-dropping-particle" : "", "parse-names" : false, "suffix" : "" }, { "dropping-particle" : "", "family" : "Pascale", "given" : "S.", "non-dropping-particle" : "", "parse-names" : false, "suffix" : "" } ], "container-title" : "Earth System Dynamics", "id" : "ITEM-1", "issue" : "2", "issued" : { "date-parts" : [ [ "2013", "7" ] ] }, "page" : "199-217", "title" : "Hydrological cycle over South and Southeast Asian river basins as simulated by PCMDI/CMIP3 experiments", "translator" : [ { "dropping-particle" : "", "family" : "Q4991", "given" : "", "non-dropping-particle" : "", "parse-names" : false, "suffix" : "" } ], "type" : "article-journal", "volume" : "4" }, "uris" : [ "http://www.mendeley.com/documents/?uuid=e9b8693d-aaf8-4fca-8424-9a7c23baf633" ] } ], "mendeley" : { "formattedCitation" : "(Hasson et al., 2013)", "plainTextFormattedCitation" : "(Hasson et al., 2013)", "previouslyFormattedCitation" : "(Hasson et al., 2013)" }, "properties" : { "noteIndex" : 0 }, "schema" : "https://github.com/citation-style-language/schema/raw/master/csl-citation.json" }</w:instrText>
      </w:r>
      <w:r w:rsidRPr="003F2D6A">
        <w:rPr>
          <w:lang w:val="en-GB"/>
        </w:rPr>
        <w:fldChar w:fldCharType="separate"/>
      </w:r>
      <w:r w:rsidR="00E41CA2">
        <w:rPr>
          <w:noProof/>
          <w:lang w:val="en-GB"/>
        </w:rPr>
        <w:t>(Hasson et al., 2013)</w:t>
      </w:r>
      <w:r w:rsidRPr="003F2D6A">
        <w:rPr>
          <w:lang w:val="en-GB"/>
        </w:rPr>
        <w:fldChar w:fldCharType="end"/>
      </w:r>
      <w:r w:rsidRPr="003F2D6A">
        <w:rPr>
          <w:lang w:val="en-GB"/>
        </w:rPr>
        <w:t xml:space="preserve"> or a set of extreme climate indicators </w:t>
      </w:r>
      <w:commentRangeStart w:id="990"/>
      <w:r w:rsidRPr="003F2D6A">
        <w:rPr>
          <w:lang w:val="en-GB"/>
        </w:rPr>
        <w:fldChar w:fldCharType="begin" w:fldLock="1"/>
      </w:r>
      <w:ins w:id="991" w:author="Robin Matthews" w:date="2021-07-11T16:58:00Z">
        <w:r w:rsidR="00B40B4A">
          <w:rPr>
            <w:lang w:val="en-GB"/>
          </w:rPr>
          <w:instrText>ADDIN CSL_CITATION { "citationItems" : [ { "id" : "ITEM-1", "itemData" : { "DOI" : "10.1080/16742834.2020.1808430", "ISSN" : "1674-2834", "author" : [ { "dropping-particle" : "", "family" : "Luo", "given" : "Neng", "non-dropping-particle" : "", "parse-names" : false, "suffix" : "" }, { "dropping-particle" : "", "family" : "Guo", "given" : "Yan", "non-dropping-particle" : "", "parse-names" : false, "suffix" : "" }, { "dropping-particle" : "", "family" : "Gao", "given" : "Zhibo", "non-dropping-particle" : "", "parse-names" : false, "suffix" : "" }, { "dropping-particle" : "", "family" : "Chen", "given" : "Kexin", "non-dropping-particle" : "", "parse-names" : false, "suffix" : "" }, { "dropping-particle" : "", "family" : "Chou", "given" : "Jieming", "non-dropping-particle" : "", "parse-names" : false, "suffix" : "" } ], "container-title" : "Atmospheric and Oceanic Science Letters", "id" : "ITEM-1", "issue" : "6", "issued" : { "date-parts" : [ [ "2020", "11", "1" ] ] }, "note" : "doi: 10.1080/16742834.2020.1808430", "page" : "589-597", "publisher" : "Taylor &amp; Francis", "title" : "Assessment of CMIP6 and CMIP5 model performance for extreme temperature in China", "translator" : [ { "dropping-particle" : "", "family" : "Q6855", "given" : "", "non-dropping-particle" : "", "parse-names" : false, "suffix" : "" } ], "type" : "article-journal", "volume" : "13" }, "uris" : [ "http://www.mendeley.com/documents/?uuid=efa745b8-1523-493e-aa53-69ea2cbfe8de" ] } ], "mendeley" : { "formattedCitation" : "(Luo et al., 2020)", "manualFormatting" : "(Luo et al., 2020", "plainTextFormattedCitation" : "(Luo et al., 2020)", "previouslyFormattedCitation" : "(Luo et al., 2020)" }, "properties" : { "noteIndex" : 0 }, "schema" : "https://github.com/citation-style-language/schema/raw/master/csl-citation.json" }</w:instrText>
        </w:r>
      </w:ins>
      <w:del w:id="992" w:author="Robin Matthews" w:date="2021-07-11T16:58:00Z">
        <w:r w:rsidR="000465A7" w:rsidDel="00B40B4A">
          <w:rPr>
            <w:lang w:val="en-GB"/>
          </w:rPr>
          <w:delInstrText>ADDIN CSL_CITATION { "citationItems" : [ { "id" : "ITEM-1", "itemData" : { "DOI" : "10.1080/16742834.2020.1808430", "ISSN" : "1674-2834", "author" : [ { "dropping-particle" : "", "family" : "Luo", "given" : "Neng", "non-dropping-particle" : "", "parse-names" : false, "suffix" : "" }, { "dropping-particle" : "", "family" : "Guo", "given" : "Yan", "non-dropping-particle" : "", "parse-names" : false, "suffix" : "" }, { "dropping-particle" : "", "family" : "Gao", "given" : "Zhibo", "non-dropping-particle" : "", "parse-names" : false, "suffix" : "" }, { "dropping-particle" : "", "family" : "Chen", "given" : "Kexin", "non-dropping-particle" : "", "parse-names" : false, "suffix" : "" }, { "dropping-particle" : "", "family" : "Chou", "given" : "Jieming", "non-dropping-particle" : "", "parse-names" : false, "suffix" : "" } ], "container-title" : "Atmospheric and Oceanic Science Letters", "id" : "ITEM-1", "issue" : "6", "issued" : { "date-parts" : [ [ "2020", "11", "1" ] ] }, "note" : "doi: 10.1080/16742834.2020.1808430", "page" : "589-597", "publisher" : "Taylor &amp; Francis", "title" : "Assessment of CMIP6 and CMIP5 model performance for extreme temperature in China", "translator" : [ { "dropping-particle" : "", "family" : "Q6855", "given" : "", "non-dropping-particle" : "", "parse-names" : false, "suffix" : "" } ], "type" : "article-journal", "volume" : "13" }, "uris" : [ "http://www.mendeley.com/documents/?uuid=efa745b8-1523-493e-aa53-69ea2cbfe8de" ] } ], "mendeley" : { "formattedCitation" : "(Luo et al., 2020)", "manualFormatting" : "(Luo et al., 2020; Chapter 11)", "plainTextFormattedCitation" : "(Luo et al., 2020)", "previouslyFormattedCitation" : "(Luo et al., 2020)" }, "properties" : { "noteIndex" : 0 }, "schema" : "https://github.com/citation-style-language/schema/raw/master/csl-citation.json" }</w:delInstrText>
        </w:r>
      </w:del>
      <w:r w:rsidRPr="003F2D6A">
        <w:rPr>
          <w:lang w:val="en-GB"/>
        </w:rPr>
        <w:fldChar w:fldCharType="separate"/>
      </w:r>
      <w:r w:rsidR="00E41CA2">
        <w:rPr>
          <w:noProof/>
          <w:lang w:val="en-GB"/>
        </w:rPr>
        <w:t>(Luo et al., 2020</w:t>
      </w:r>
      <w:del w:id="993" w:author="Robin Matthews" w:date="2021-07-11T16:58:00Z">
        <w:r w:rsidR="00E41CA2" w:rsidDel="00B40B4A">
          <w:rPr>
            <w:noProof/>
            <w:lang w:val="en-GB"/>
          </w:rPr>
          <w:delText>; Chapter 11)</w:delText>
        </w:r>
      </w:del>
      <w:r w:rsidRPr="003F2D6A">
        <w:rPr>
          <w:lang w:val="en-GB"/>
        </w:rPr>
        <w:fldChar w:fldCharType="end"/>
      </w:r>
      <w:commentRangeEnd w:id="990"/>
      <w:r w:rsidR="00E41CA2">
        <w:rPr>
          <w:rStyle w:val="CommentReference"/>
          <w:rFonts w:asciiTheme="minorHAnsi" w:eastAsiaTheme="minorHAnsi" w:hAnsiTheme="minorHAnsi"/>
          <w:lang w:eastAsia="en-US"/>
        </w:rPr>
        <w:commentReference w:id="990"/>
      </w:r>
      <w:ins w:id="994" w:author="Robin Matthews" w:date="2021-07-11T16:58:00Z">
        <w:r w:rsidR="00B40B4A">
          <w:rPr>
            <w:noProof/>
            <w:lang w:val="en-GB"/>
          </w:rPr>
          <w:t>; Chapter 11)</w:t>
        </w:r>
      </w:ins>
      <w:r w:rsidRPr="003F2D6A">
        <w:rPr>
          <w:lang w:val="en-GB"/>
        </w:rPr>
        <w:t xml:space="preserve"> and the representation of regional processes and phenomena, feedbacks, drivers and forcing impacts (Sections 10.3.3.4–10.3.3.6). In many cases, the performance estimates have been used to select models for either an application or a more in-depth study </w:t>
      </w:r>
      <w:r w:rsidRPr="003F2D6A">
        <w:rPr>
          <w:lang w:val="en-GB"/>
        </w:rPr>
        <w:fldChar w:fldCharType="begin" w:fldLock="1"/>
      </w:r>
      <w:r w:rsidR="000465A7">
        <w:rPr>
          <w:lang w:val="en-GB"/>
        </w:rPr>
        <w:instrText>ADDIN CSL_CITATION { "citationItems" : [ { "id" : "ITEM-1", "itemData" : { "DOI" : "10.1002/joc.5441", "abstract" : "ABSTRACT It is generally agreed that models that better simulate historical and current features of climate should also be the ones that more reliably simulate future climate. This article describes the ability of a selection of global climate models (GCMs) of the Coupled Model Intercomparison Project Phase 5 (CMIP5) to represent the historical and current mean climate and its variability over northeastern Argentina, a region that exhibits frequent extreme events. Two types of simulations are considered: Long-term simulations for 1901\u20132005 in which the models respond to climate forcing (e.g. changes in atmospheric composition and land use) and decadal simulations for 1961\u20132010 that are initialized from observed climate states. Monthly simulations of precipitation and temperature are statistically evaluated for individual models and their ensembles. Subsets of models that best represent the region's climate are further examined. First, models that have a Nash\u2013Sutcliffe efficiency of at least 0.8 are taken as a subset that best represents the observed temperature fields and the mean annual cycle. Their temperature time series are in phase with observations (r &gt; 0.92), despite systematic errors that if desired can be corrected by statistical methods. Likewise, models that have a precipitation Pearson correlation coefficient of at least 0.6 are considered that best represent regional precipitation features. GCMs are able to reproduce the annual precipitation cycle, although they underestimate precipitation amounts during the austral warm season (September through April) and slightly overestimate the cold season rainfall amounts. The ensembles for the subsets of models achieve the best evaluation metrics, exceeding the performance of the overall ensembles as well as those of the individual models.", "author" : [ { "dropping-particle" : "", "family" : "Lovino", "given" : "Miguel A", "non-dropping-particle" : "", "parse-names" : false, "suffix" : "" }, { "dropping-particle" : "V", "family" : "M\u00fcller", "given" : "Omar", "non-dropping-particle" : "", "parse-names" : false, "suffix" : "" }, { "dropping-particle" : "", "family" : "Berbery", "given" : "Ernesto H", "non-dropping-particle" : "", "parse-names" : false, "suffix" : "" }, { "dropping-particle" : "V", "family" : "M\u00fcller", "given" : "Gabriela", "non-dropping-particle" : "", "parse-names" : false, "suffix" : "" } ], "container-title" : "International Journal of Climatology", "id" : "ITEM-1", "issue" : "S1", "issued" : { "date-parts" : [ [ "2018" ] ] }, "page" : "e1158-e1175", "title" : "Evaluation of CMIP5 retrospective simulations of temperature and precipitation in northeastern Argentina", "translator" : [ { "dropping-particle" : "", "family" : "Q5291", "given" : "", "non-dropping-particle" : "", "parse-names" : false, "suffix" : "" } ], "type" : "article-journal", "volume" : "38" }, "uris" : [ "http://www.mendeley.com/documents/?uuid=b585d812-aa61-4c66-ac26-de0c299cca24" ] } ], "mendeley" : { "formattedCitation" : "(Lovino et al., 2018)", "plainTextFormattedCitation" : "(Lovino et al., 2018)", "previouslyFormattedCitation" : "(Lovino et al., 2018)" }, "properties" : { "noteIndex" : 0 }, "schema" : "https://github.com/citation-style-language/schema/raw/master/csl-citation.json" }</w:instrText>
      </w:r>
      <w:r w:rsidRPr="003F2D6A">
        <w:rPr>
          <w:lang w:val="en-GB"/>
        </w:rPr>
        <w:fldChar w:fldCharType="separate"/>
      </w:r>
      <w:r w:rsidR="00E41CA2">
        <w:rPr>
          <w:noProof/>
          <w:lang w:val="en-GB"/>
        </w:rPr>
        <w:t>(Lovino et al., 2018)</w:t>
      </w:r>
      <w:r w:rsidRPr="003F2D6A">
        <w:rPr>
          <w:lang w:val="en-GB"/>
        </w:rPr>
        <w:fldChar w:fldCharType="end"/>
      </w:r>
      <w:r w:rsidRPr="003F2D6A">
        <w:rPr>
          <w:lang w:val="en-GB"/>
        </w:rPr>
        <w:t xml:space="preserve">, to select the models that provide boundary conditions to perform RCM simulations </w:t>
      </w:r>
      <w:r w:rsidRPr="003F2D6A">
        <w:rPr>
          <w:lang w:val="en-GB"/>
        </w:rPr>
        <w:fldChar w:fldCharType="begin" w:fldLock="1"/>
      </w:r>
      <w:r w:rsidR="000465A7">
        <w:rPr>
          <w:lang w:val="en-GB"/>
        </w:rPr>
        <w:instrText>ADDIN CSL_CITATION { "citationItems" : [ { "id" : "ITEM-1",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"mendeley" : { "formattedCitation" : "(McSweeney et al., 2015)", "plainTextFormattedCitation" : "(McSweeney et al., 2015)", "previouslyFormattedCitation" : "(McSweeney et al., 2015)" }, "properties" : { "noteIndex" : 0 }, "schema" : "https://github.com/citation-style-language/schema/raw/master/csl-citation.json" }</w:instrText>
      </w:r>
      <w:r w:rsidRPr="003F2D6A">
        <w:rPr>
          <w:lang w:val="en-GB"/>
        </w:rPr>
        <w:fldChar w:fldCharType="separate"/>
      </w:r>
      <w:r w:rsidR="00E41CA2">
        <w:rPr>
          <w:noProof/>
          <w:lang w:val="en-GB"/>
        </w:rPr>
        <w:t>(McSweeney et al., 2015)</w:t>
      </w:r>
      <w:r w:rsidRPr="003F2D6A">
        <w:rPr>
          <w:lang w:val="en-GB"/>
        </w:rPr>
        <w:fldChar w:fldCharType="end"/>
      </w:r>
      <w:r w:rsidRPr="003F2D6A">
        <w:rPr>
          <w:lang w:val="en-GB"/>
        </w:rPr>
        <w:t xml:space="preserve"> or to weigh</w:t>
      </w:r>
      <w:r w:rsidR="007C478F">
        <w:rPr>
          <w:lang w:val="en-GB"/>
        </w:rPr>
        <w:t>t</w:t>
      </w:r>
      <w:r w:rsidRPr="003F2D6A">
        <w:rPr>
          <w:lang w:val="en-GB"/>
        </w:rPr>
        <w:t xml:space="preserve"> the results of the GCM simulations </w:t>
      </w:r>
      <w:r w:rsidRPr="003F2D6A">
        <w:rPr>
          <w:lang w:val="en-GB"/>
        </w:rPr>
        <w:fldChar w:fldCharType="begin" w:fldLock="1"/>
      </w:r>
      <w:r w:rsidR="000465A7">
        <w:rPr>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"Q4270", "given" : "", "non-dropping-particle" : "", "parse-names" : false, "suffix" : "" } ], "type" : "article-journal", "volume" : "28" }, "uris" : [ "http://www.mendeley.com/documents/?uuid=7b8d461c-55a7-4bba-82a3-ae674eded92c" ] }, { "id" : "ITEM-2", "itemData" : { "DOI" : "10.1175/JCLI-D-19-0953.1", "ISSN" : "08948755", "abstract" : "Political decisions, adaptation planning, and impact assessments need reliable estimates of future climate change and related uncertainties. To provide these estimates, different approaches to constrain, filter, or weight climate model projections into probabilistic distributions have been proposed. However, an assessment of multiple such methods to, for example, expose cases of agreement or disagreement, is often hindered by a lack of coordination, with methods focusing on a variety of variables, time periods, regions, or model pools. Here, a consistent framework is developed to allow a quantitative comparison of eight different methods; focus is given to summer temperature and precipitation change in three spatial regimes in Europe in 2041-60 relative to 1995-2014. The analysis draws on projections from several large ensembles, the CMIP5 multimodel ensemble, and perturbed physics ensembles, all using the high-emission scenario RCP8.5. The methods' key features are summarized, assumptions are discussed, and resulting constrained distributions are presented. Method agreement is found to be dependent on the investigated region but is generally higher for median changes than for the uncertainty ranges. This study, therefore, highlights the importance of providing clear context about how different methods affect the assessed uncertainty-in particular, the upper and lower percentiles that are of interest to risk-averse stakeholders. The comparison also exposes cases in which diverse lines of evidence lead to diverging constraints; additional work is needed to understand how the underlying differences between methods lead to such disagreements and to provide clear guidance to users.", "author" : [ { "dropping-particle" : "", "family" : "Brunner", "given" : "Lukas", "non-dropping-particle" : "", "parse-names" : false, "suffix" : "" }, { "dropping-particle" : "", "family" : "McSweeney", "given" : "Carol", "non-dropping-particle" : "", "parse-names" : false, "suffix" : "" }, { "dropping-particle" : "", "family" : "Ballinger", "given" : "Andrew P.", "non-dropping-particle" : "", "parse-names" : false, "suffix" : "" }, { "dropping-particle" : "", "family" : "Befort", "given" : "Daniel J.", "non-dropping-particle" : "", "parse-names" : false, "suffix" : "" }, { "dropping-particle" : "", "family" : "Benassi", "given" : "Marianna", "non-dropping-particle" : "", "parse-names" : false, "suffix" : "" }, { "dropping-particle" : "", "family" : "Booth", "given" : "Ben", "non-dropping-particle" : "", "parse-names" : false, "suffix" : "" }, { "dropping-particle" : "", "family" : "Coppola", "given" : "Erika", "non-dropping-particle" : "", "parse-names" : false, "suffix" : "" }, { "dropping-particle" : "De", "family" : "Vries", "given" : "Hylke", "non-dropping-particle" : "", "parse-names" : false, "suffix" : "" }, { "dropping-particle" : "", "family" : "Harris", "given" : "Glen", "non-dropping-particle" : "", "parse-names" : false, "suffix" : "" }, { "dropping-particle" : "", "family" : "Hegerl", "given" : "Gabriele C.", "non-dropping-particle" : "", "parse-names" : false, "suffix" : "" }, { "dropping-particle" : "", "family" : "Knutti", "given" : "Reto", "non-dropping-particle" : "", "parse-names" : false, "suffix" : "" }, { "dropping-particle" : "", "family" : "Lenderink", "given" : "Geert", "non-dropping-particle" : "", "parse-names" : false, "suffix" : "" }, { "dropping-particle" : "", "family" : "Lowe", "given" : "Jason", "non-dropping-particle" : "", "parse-names" : false, "suffix" : "" }, { "dropping-particle" : "", "family" : "Nogherotto", "given" : "Rita", "non-dropping-particle" : "", "parse-names" : false, "suffix" : "" }, { "dropping-particle" : "", "family" : "O'Reilly", "given" : "Chris", "non-dropping-particle" : "", "parse-names" : false, "suffix" : "" }, { "dropping-particle" : "", "family" : "Qasmi", "given" : "Sa\u00efd", "non-dropping-particle" : "", "parse-names" : false, "suffix" : "" }, { "dropping-particle" : "", "family" : "Ribes", "given" : "Aur\u00e9lien", "non-dropping-particle" : "", "parse-names" : false, "suffix" : "" }, { "dropping-particle" : "", "family" : "Stocchi", "given" : "Paolo", "non-dropping-particle" : "", "parse-names" : false, "suffix" : "" }, { "dropping-particle" : "", "family" : "Undorf", "given" : "Sabine", "non-dropping-particle" : "", "parse-names" : false, "suffix" : "" } ], "container-title" : "Journal of Climate", "id" : "ITEM-2", "issue" : "20", "issued" : { "date-parts" : [ [ "2020" ] ] }, "page" : "8671-8692", "title" : "Comparing Methods to Constrain Future European Climate Projections Using a Consistent Framework", "translator" : [ { "dropping-particle" : "", "family" : "Q6379", "given" : "", "non-dropping-particle" : "", "parse-names" : false, "suffix" : "" } ], "type" : "article-journal", "volume" : "33" }, "uris" : [ "http://www.mendeley.com/documents/?uuid=cdb80e7c-4d62-4e4c-a81e-88c74e6791a1" ] } ], "mendeley" : { "formattedCitation" : "(Sanderson et al., 2015; Brunner et al., 2020)", "plainTextFormattedCitation" : "(Sanderson et al., 2015; Brunner et al., 2020)", "previouslyFormattedCitation" : "(Sanderson et al., 2015; Brunner et al., 2020)" }, "properties" : { "noteIndex" : 0 }, "schema" : "https://github.com/citation-style-language/schema/raw/master/csl-citation.json" }</w:instrText>
      </w:r>
      <w:r w:rsidRPr="003F2D6A">
        <w:rPr>
          <w:lang w:val="en-GB"/>
        </w:rPr>
        <w:fldChar w:fldCharType="separate"/>
      </w:r>
      <w:r w:rsidR="00E41CA2">
        <w:rPr>
          <w:noProof/>
          <w:lang w:val="en-GB"/>
        </w:rPr>
        <w:t>(Sanderson et al., 2015; Brunner et al., 2020)</w:t>
      </w:r>
      <w:r w:rsidRPr="003F2D6A">
        <w:rPr>
          <w:lang w:val="en-GB"/>
        </w:rPr>
        <w:fldChar w:fldCharType="end"/>
      </w:r>
      <w:r w:rsidRPr="003F2D6A">
        <w:rPr>
          <w:lang w:val="en-GB"/>
        </w:rPr>
        <w:t xml:space="preserve">. While some large-scale metrics are improved between the CMIP5 and CMIP6 experiments </w:t>
      </w:r>
      <w:commentRangeStart w:id="995"/>
      <w:r w:rsidRPr="003F2D6A">
        <w:rPr>
          <w:lang w:val="en-GB"/>
        </w:rPr>
        <w:fldChar w:fldCharType="begin" w:fldLock="1"/>
      </w:r>
      <w:ins w:id="996" w:author="Robin Matthews" w:date="2021-07-11T16:58:00Z">
        <w:r w:rsidR="00B40B4A">
          <w:rPr>
            <w:lang w:val="en-GB"/>
          </w:rPr>
          <w: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"(e.g., Cannon, 2020", "plainTextFormattedCitation" : "(Cannon, 2020)", "previouslyFormattedCitation" : "(Cannon, 2020)" }, "properties" : { "noteIndex" : 0 }, "schema" : "https://github.com/citation-style-language/schema/raw/master/csl-citation.json" }</w:instrText>
        </w:r>
      </w:ins>
      <w:del w:id="997" w:author="Robin Matthews" w:date="2021-07-11T16:58:00Z">
        <w:r w:rsidR="000465A7" w:rsidDel="00B40B4A">
          <w:rPr>
            <w:lang w:val="en-GB"/>
          </w:rPr>
          <w:del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"(e.g., Cannon, 2020; Chapter 3)", "plainTextFormattedCitation" : "(Cannon, 2020)", "previouslyFormattedCitation" : "(Cannon, 2020)" }, "properties" : { "noteIndex" : 0 }, "schema" : "https://github.com/citation-style-language/schema/raw/master/csl-citation.json" }</w:delInstrText>
        </w:r>
      </w:del>
      <w:r w:rsidRPr="003F2D6A">
        <w:rPr>
          <w:lang w:val="en-GB"/>
        </w:rPr>
        <w:fldChar w:fldCharType="separate"/>
      </w:r>
      <w:r w:rsidR="00E41CA2">
        <w:rPr>
          <w:noProof/>
          <w:lang w:val="en-GB"/>
        </w:rPr>
        <w:t>(e.g., Cannon, 2020</w:t>
      </w:r>
      <w:del w:id="998" w:author="Robin Matthews" w:date="2021-07-11T16:58:00Z">
        <w:r w:rsidR="00E41CA2" w:rsidDel="00B40B4A">
          <w:rPr>
            <w:noProof/>
            <w:lang w:val="en-GB"/>
          </w:rPr>
          <w:delText>; Chapter 3)</w:delText>
        </w:r>
      </w:del>
      <w:r w:rsidRPr="003F2D6A">
        <w:rPr>
          <w:lang w:val="en-GB"/>
        </w:rPr>
        <w:fldChar w:fldCharType="end"/>
      </w:r>
      <w:commentRangeEnd w:id="995"/>
      <w:r w:rsidR="00E41CA2">
        <w:rPr>
          <w:rStyle w:val="CommentReference"/>
          <w:rFonts w:asciiTheme="minorHAnsi" w:eastAsiaTheme="minorHAnsi" w:hAnsiTheme="minorHAnsi"/>
          <w:lang w:eastAsia="en-US"/>
        </w:rPr>
        <w:commentReference w:id="995"/>
      </w:r>
      <w:ins w:id="999" w:author="Robin Matthews" w:date="2021-07-11T16:58:00Z">
        <w:r w:rsidR="00B40B4A">
          <w:rPr>
            <w:noProof/>
            <w:lang w:val="en-GB"/>
          </w:rPr>
          <w:t>; Chapter 3)</w:t>
        </w:r>
      </w:ins>
      <w:r w:rsidRPr="003F2D6A">
        <w:rPr>
          <w:lang w:val="en-GB"/>
        </w:rPr>
        <w:t xml:space="preserve">, there is not </w:t>
      </w:r>
      <w:r w:rsidR="007C478F">
        <w:rPr>
          <w:lang w:val="en-GB"/>
        </w:rPr>
        <w:t xml:space="preserve">yet </w:t>
      </w:r>
      <w:r w:rsidRPr="003F2D6A">
        <w:rPr>
          <w:lang w:val="en-GB"/>
        </w:rPr>
        <w:t>concluding evidence of a systematic improvement for surface variables at the regional scale.</w:t>
      </w:r>
    </w:p>
    <w:p w14:paraId="127B89DC" w14:textId="77777777" w:rsidR="00E2170D" w:rsidRPr="003F2D6A" w:rsidRDefault="00E2170D" w:rsidP="00E2170D">
      <w:pPr>
        <w:pStyle w:val="AR6BodyText"/>
        <w:rPr>
          <w:lang w:val="en-GB"/>
        </w:rPr>
      </w:pPr>
    </w:p>
    <w:p w14:paraId="286483F5" w14:textId="60D16D03" w:rsidR="00E2170D" w:rsidRPr="003F2D6A" w:rsidRDefault="00E2170D" w:rsidP="00E2170D">
      <w:pPr>
        <w:pStyle w:val="AR6BodyText"/>
        <w:rPr>
          <w:lang w:val="en-GB"/>
        </w:rPr>
      </w:pPr>
      <w:r w:rsidRPr="003F2D6A">
        <w:rPr>
          <w:lang w:val="en-GB"/>
        </w:rPr>
        <w:t xml:space="preserve">The special class of high-resolution global models </w:t>
      </w:r>
      <w:commentRangeStart w:id="1000"/>
      <w:r w:rsidRPr="003F2D6A">
        <w:rPr>
          <w:lang w:val="en-GB"/>
        </w:rPr>
        <w:fldChar w:fldCharType="begin" w:fldLock="1"/>
      </w:r>
      <w:ins w:id="1001" w:author="Robin Matthews" w:date="2021-07-11T16:58:00Z">
        <w:r w:rsidR="00884DBF">
          <w:rPr>
            <w:lang w:val="en-GB"/>
          </w:rPr>
          <w:instrText>ADDIN CSL_CITATION { "citationItems" : [ { "id" : "ITEM-1", "itemData" : { "DOI" : "10.1175/JCLI-D-16-0117.1", "ISSN" : "08948755", "abstract" : "\u00ef\u00bf\u00bd 2016 American Meteorological Society. Resolution in climate models is thought to be an important factor for advancing seasonal prediction capability. To test this hypothesis, seasonal ensemble reforecasts are conducted over 1993-2009 with the European community model EC-Earth in three configurations: standard resolution (~1\u00ef\u00bf\u00bd and ~60 km in the ocean and atmosphere models, respectively), intermediate resolution (~0.25\u00ef\u00bf\u00bd and ~60 km), and high resolution (~0.25\u00ef\u00bf\u00bd and ~39 km), the two latter configurations being used without any specific tuning. The model systematic biases of 2-m temperature, sea surface temperature (SST), and wind speed are generally reduced. Notably, the tropical Pacific cold tongue bias is significantly reduced, the Somali upwelling is better represented, and excessive precipitation over the Indian Ocean and over the Maritime Continent is decreased. In terms of skill, tropical SSTs and precipitation are better reforecasted in the Pacific and the Indian Oceans at higher resolutions. In particular, the Indian monsoon is better predicted. Improvements are more difficult to detect at middle and high latitudes. Still, a slight improvement is found in the prediction of the winter North Atlantic Oscillation (NAO) along with a more realistic representation of atmospheric blocking. The sea ice extent bias is unchanged, but the skill of the reforecasts increases in some cases, such as in summer for the pan-Arctic sea ice. All these results emphasize the idea that the resolution increase is an essential feature for forecast system development. At the same time, resolution alone cannot tackle all the forecast system deficiencies and will have to be implemented alongside new physical improvements to significantly push the boundaries of seasonal prediction.", "author" : [ { "dropping-particle" : "", "family" : "Prodhomme", "given" : "C.", "non-dropping-particle" : "", "parse-names" : false, "suffix" : "" }, { "dropping-particle" : "", "family" : "Batt\u00e9", "given" : "L.", "non-dropping-particle" : "", "parse-names" : false, "suffix" : "" }, { "dropping-particle" : "", "family" : "Massonnet", "given" : "F.", "non-dropping-particle" : "", "parse-names" : false, "suffix" : "" }, { "dropping-particle" : "", "family" : "Davini", "given" : "P.",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"F.J.", "non-dropping-particle" : "", "parse-names" : false, "suffix" : "" } ], "container-title" : "Journal of Climate", "id" : "ITEM-1", "issue" : "24", "issued" : { "date-parts" : [ [ "2016" ] ] }, "title" : "Benefits of increasing the model resolution for the seasonal forecast quality in EC-earth", "translator" : [ { "dropping-particle" : "", "family" : "Q5089", "given" : "", "non-dropping-particle" : "", "parse-names" : false, "suffix" : "" } ], "type" : "article-journal", "volume" : "29" }, "uris" : [ "http://www.mendeley.com/documents/?uuid=af2d85cb-0f93-464c-b2d2-ccccd030cb6a" ] }, { "id" : "ITEM-2",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"ITEM-2",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Prodhomme et al., 2016)", "manualFormatting" : "(Haarsma et al., 2016; Prodhomme et al., 2016", "plainTextFormattedCitation" : "(Haarsma et al., 2016; Prodhomme et al., 2016)", "previouslyFormattedCitation" : "(Haarsma et al., 2016; Prodhomme et al., 2016)" }, "properties" : { "noteIndex" : 0 }, "schema" : "https://github.com/citation-style-language/schema/raw/master/csl-citation.json" }</w:instrText>
        </w:r>
      </w:ins>
      <w:del w:id="1002" w:author="Robin Matthews" w:date="2021-07-11T16:58:00Z">
        <w:r w:rsidR="000465A7" w:rsidDel="00884DBF">
          <w:rPr>
            <w:lang w:val="en-GB"/>
          </w:rPr>
          <w:delInstrText>ADDIN CSL_CITATION { "citationItems" : [ { "id" : "ITEM-1", "itemData" : { "DOI" : "10.1175/JCLI-D-16-0117.1", "ISSN" : "08948755", "abstract" : "\u00ef\u00bf\u00bd 2016 American Meteorological Society. Resolution in climate models is thought to be an important factor for advancing seasonal prediction capability. To test this hypothesis, seasonal ensemble reforecasts are conducted over 1993-2009 with the European community model EC-Earth in three configurations: standard resolution (~1\u00ef\u00bf\u00bd and ~60 km in the ocean and atmosphere models, respectively), intermediate resolution (~0.25\u00ef\u00bf\u00bd and ~60 km), and high resolution (~0.25\u00ef\u00bf\u00bd and ~39 km), the two latter configurations being used without any specific tuning. The model systematic biases of 2-m temperature, sea surface temperature (SST), and wind speed are generally reduced. Notably, the tropical Pacific cold tongue bias is significantly reduced, the Somali upwelling is better represented, and excessive precipitation over the Indian Ocean and over the Maritime Continent is decreased. In terms of skill, tropical SSTs and precipitation are better reforecasted in the Pacific and the Indian Oceans at higher resolutions. In particular, the Indian monsoon is better predicted. Improvements are more difficult to detect at middle and high latitudes. Still, a slight improvement is found in the prediction of the winter North Atlantic Oscillation (NAO) along with a more realistic representation of atmospheric blocking. The sea ice extent bias is unchanged, but the skill of the reforecasts increases in some cases, such as in summer for the pan-Arctic sea ice. All these results emphasize the idea that the resolution increase is an essential feature for forecast system development. At the same time, resolution alone cannot tackle all the forecast system deficiencies and will have to be implemented alongside new physical improvements to significantly push the boundaries of seasonal prediction.", "author" : [ { "dropping-particle" : "", "family" : "Prodhomme", "given" : "C.", "non-dropping-particle" : "", "parse-names" : false, "suffix" : "" }, { "dropping-particle" : "", "family" : "Batt\u00e9", "given" : "L.", "non-dropping-particle" : "", "parse-names" : false, "suffix" : "" }, { "dropping-particle" : "", "family" : "Massonnet", "given" : "F.", "non-dropping-particle" : "", "parse-names" : false, "suffix" : "" }, { "dropping-particle" : "", "family" : "Davini", "given" : "P.",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"F.J.", "non-dropping-particle" : "", "parse-names" : false, "suffix" : "" } ], "container-title" : "Journal of Climate", "id" : "ITEM-1", "issue" : "24", "issued" : { "date-parts" : [ [ "2016" ] ] }, "title" : "Benefits of increasing the model resolution for the seasonal forecast quality in EC-earth", "translator" : [ { "dropping-particle" : "", "family" : "Q5089", "given" : "", "non-dropping-particle" : "", "parse-names" : false, "suffix" : "" } ], "type" : "article-journal", "volume" : "29" }, "uris" : [ "http://www.mendeley.com/documents/?uuid=af2d85cb-0f93-464c-b2d2-ccccd030cb6a" ] }, { "id" : "ITEM-2",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"ITEM-2",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Prodhomme et al., 2016)", "manualFormatting" : "(Haarsma et al., 2016; Prodhomme et al., 2016; Sections 1.5.3.1 and 10.3.3.1, Chapter 3)", "plainTextFormattedCitation" : "(Haarsma et al., 2016; Prodhomme et al., 2016)", "previouslyFormattedCitation" : "(Haarsma et al., 2016; Prodhomme et al., 2016)" }, "properties" : { "noteIndex" : 0 }, "schema" : "https://github.com/citation-style-language/schema/raw/master/csl-citation.json" }</w:delInstrText>
        </w:r>
      </w:del>
      <w:r w:rsidRPr="003F2D6A">
        <w:rPr>
          <w:lang w:val="en-GB"/>
        </w:rPr>
        <w:fldChar w:fldCharType="separate"/>
      </w:r>
      <w:r w:rsidR="00E41CA2">
        <w:rPr>
          <w:noProof/>
          <w:lang w:val="en-GB"/>
        </w:rPr>
        <w:t>(Haarsma et al., 2016; Prodhomme et al., 2016</w:t>
      </w:r>
      <w:del w:id="1003" w:author="Robin Matthews" w:date="2021-07-11T16:58:00Z">
        <w:r w:rsidR="00E41CA2" w:rsidDel="00884DBF">
          <w:rPr>
            <w:noProof/>
            <w:lang w:val="en-GB"/>
          </w:rPr>
          <w:delText>; Sections 1.5.3.1 and 10.3.3.1, Chapter 3)</w:delText>
        </w:r>
      </w:del>
      <w:r w:rsidRPr="003F2D6A">
        <w:rPr>
          <w:lang w:val="en-GB"/>
        </w:rPr>
        <w:fldChar w:fldCharType="end"/>
      </w:r>
      <w:commentRangeEnd w:id="1000"/>
      <w:r w:rsidR="00E41CA2">
        <w:rPr>
          <w:rStyle w:val="CommentReference"/>
          <w:rFonts w:asciiTheme="minorHAnsi" w:eastAsiaTheme="minorHAnsi" w:hAnsiTheme="minorHAnsi"/>
          <w:lang w:eastAsia="en-US"/>
        </w:rPr>
        <w:commentReference w:id="1000"/>
      </w:r>
      <w:ins w:id="1004" w:author="Robin Matthews" w:date="2021-07-11T16:58:00Z">
        <w:r w:rsidR="00884DBF">
          <w:rPr>
            <w:noProof/>
            <w:lang w:val="en-GB"/>
          </w:rPr>
          <w:t>; Sections 1.5.3.1 and 10.3.3.1, Chapter 3)</w:t>
        </w:r>
      </w:ins>
      <w:r w:rsidRPr="003F2D6A">
        <w:rPr>
          <w:lang w:val="en-GB"/>
        </w:rPr>
        <w:t xml:space="preserve"> is expected to improve some of the regional processes that are not appropriately represented in standard global models </w:t>
      </w:r>
      <w:r w:rsidRPr="003F2D6A">
        <w:rPr>
          <w:lang w:val="en-GB"/>
        </w:rPr>
        <w:fldChar w:fldCharType="begin" w:fldLock="1"/>
      </w:r>
      <w:r w:rsidR="000465A7">
        <w:rPr>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"Q4165", "given" : "", "non-dropping-particle" : "", "parse-names" : false, "suffix" : "" } ], "type" : "article-journal", "volume" : "99" }, "uris" : [ "http://www.mendeley.com/documents/?uuid=afaa9862-1979-422b-b69b-99ddad4d15bb" ] } ], "mendeley" : { "formattedCitation" : "(Roberts et al., 2018)", "plainTextFormattedCitation" : "(Roberts et al., 2018)", "previouslyFormattedCitation" : "(Roberts et al., 2018)" }, "properties" : { "noteIndex" : 0 }, "schema" : "https://github.com/citation-style-language/schema/raw/master/csl-citation.json" }</w:instrText>
      </w:r>
      <w:r w:rsidRPr="003F2D6A">
        <w:rPr>
          <w:lang w:val="en-GB"/>
        </w:rPr>
        <w:fldChar w:fldCharType="separate"/>
      </w:r>
      <w:r w:rsidR="00E41CA2">
        <w:rPr>
          <w:noProof/>
          <w:lang w:val="en-GB"/>
        </w:rPr>
        <w:t>(Roberts et al., 2018)</w:t>
      </w:r>
      <w:r w:rsidRPr="003F2D6A">
        <w:rPr>
          <w:lang w:val="en-GB"/>
        </w:rPr>
        <w:fldChar w:fldCharType="end"/>
      </w:r>
      <w:r w:rsidRPr="003F2D6A">
        <w:rPr>
          <w:lang w:val="en-GB"/>
        </w:rPr>
        <w:t xml:space="preserve">. There is general consensus that increasing global model resolution improves some long-standing biases </w:t>
      </w:r>
      <w:commentRangeStart w:id="1005"/>
      <w:r w:rsidRPr="003F2D6A">
        <w:rPr>
          <w:lang w:val="en-GB"/>
        </w:rPr>
        <w:fldChar w:fldCharType="begin" w:fldLock="1"/>
      </w:r>
      <w:ins w:id="1006" w:author="Robin Matthews" w:date="2021-07-11T16:59:00Z">
        <w:r w:rsidR="00884DBF">
          <w:rPr>
            <w:lang w:val="en-GB"/>
          </w:rPr>
          <w:instrText>ADDIN CSL_CITATION { "citationItems" : [ { "id" : "ITEM-1", "itemData" : { "DOI" : "10.1007/s00382-013-1997-0", "ISSN" : "1432-0894", "abstract" : "The dependence of the annual mean tropical precipitation on horizontal resolution is investigated in the atmospheric version of the Hadley Centre General Environment Model. Reducing the grid spacing from about 350 km to about 110 km improves the precipitation distribution in most of the tropics. In particular, characteristic dry biases over South and Southeast Asia including the Maritime Continent as well as wet biases over the western tropical oceans are reduced. The annual-mean precipitation bias is reduced by about one third over the Maritime Continent and the neighbouring ocean basins associated with it via the Walker circulation. Sensitivity experiments show that much of the improvement with resolution in the Maritime Continent region is due to the specification of better resolved surface boundary conditions (land fraction, soil and vegetation parameters) at the higher resolution. It is shown that in particular the formulation of the coastal tiling scheme may cause resolution sensitivity of the mean simulated climate. The improvement in the tropical mean precipitation in this region is not primarily associated with the better representation of orography at the higher resolution, nor with changes in the eddy transport of moisture. Sizeable sensitivity to changes in the surface fields may be one of the reasons for the large variation of the mean tropical precipitation distribution seen across climate models.", "author" : [ { "dropping-particle" : "", "family" : "Schiemann", "given" : "R", "non-dropping-particle" : "", "parse-names" : false, "suffix" : "" }, { "dropping-particle" : "", "family" : "Demory", "given" : "M.-E.", "non-dropping-particle" : "", "parse-names" : false, "suffix" : "" }, { "dropping-particle" : "", "family" : "Mizielinski", "given" : "M S", "non-dropping-particle" : "", "parse-names" : false, "suffix" : "" }, { "dropping-particle" : "", "family" : "Roberts", "given" : "M J", "non-dropping-particle" : "", "parse-names" : false, "suffix" : "" }, { "dropping-particle" : "", "family" : "Shaffrey", "given" : "L C", "non-dropping-particle" : "", "parse-names" : false, "suffix" : "" }, { "dropping-particle" : "", "family" : "Strachan", "given" : "J", "non-dropping-particle" : "", "parse-names" : false, "suffix" : "" }, { "dropping-particle" : "", "family" : "Vidale", "given" : "P L", "non-dropping-particle" : "", "parse-names" : false, "suffix" : "" } ], "container-title" : "Climate Dynamics", "id" : "ITEM-1", "issue" : "9", "issued" : { "date-parts" : [ [ "2014", "5" ] ] }, "page" : "2455-2468", "title" : "The sensitivity of the tropical circulation and Maritime Continent precipitation to climate model resolution", "translator" : [ { "dropping-particle" : "", "family" : "Q5092", "given" : "", "non-dropping-particle" : "", "parse-names" : false, "suffix" : "" } ], "type" : "article-journal", "volume" : "42" }, "uris" : [ "http://www.mendeley.com/documents/?uuid=efcdadf5-340a-43bf-8909-649af471f899" ] }, { "id" : "ITEM-2",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"ITEM-2",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"ITEM-3", "itemData" : { "DOI" : "10.1007/s00382-016-3167-7", "ISSN" : "0930-7575", "abstract" : "Using climate simulations from coupled and uncoupled general circulation models, this study investigates the influence of horizontal resolution in both atmospheric and oceanic model components on the mean precipitation over the Gulf Stream (GS) region. For this purpose, three sets of model experiments are analyzed. The first two examine the effects of increasing horizontal resolution of an atmospheric general circulation model (AGCM) gradually from 100 to 10\u00a0km under fixed oceanic settings. Specifically, the AGCM is either forced with prescribed observed sea surface temperature (SST) (the first case) or coupled to a non-eddy-resolving ocean general circulation model (OGCM) at a fixed horizontal resolution near 100\u00a0km (the second case). The third set of experiments examines the effects of the oceanic resolution with a pair of long-term simulations by another coupled ocean--atmosphere general circulation model (CGCM), in which the OGCM is run respectively at non-eddy-resolving (100\u00a0km) and eddy-resolving (10\u00a0km) resolutions, while the AGCM resolution remains fixed at 50\u00a0km for both runs. In general, all simulations qualitatively reproduce the gross features of the mean GS precipitation and its annual cycle. At similar AGCM resolutions, the uncoupled models produce a GS rain band that is more realistic in both structure and strength compared to the coupled models with non-eddy-resolving oceans. This is because the prescribed observed SST better represents the gradient near the oceanic front than the non-eddy-resolving OGCMs simulate. An increase from the baseline AGCM resolution produces enhanced climatological GS precipitation, both large-scale and convective, with the latter more tightly confined to the oceanic front. The enhancement, however, is moderate and further increases in resolution achieves diminishing results. On the other hand, an increase in oceanic resolution from non-eddy-resolving to eddy resolving scheme results in more consistent simulations with observations in both intensity and structure of the rain band. The major increase is in the convective precipitation near the much-tightened SST gradient associated with the oceanic front. Therefore, the intensity improvement caused by oceanic resolution increases is more effective than that from atmospheric resolution increases. Further analyses show that the improvement of Gulf Stream precipitation climatology due to model horizontal resolution increases can be understood in terms of the atmos\u2026", "author" : [ { "dropping-particle" : "", "family" : "Feng", "given" : "Xuelei", "non-dropping-particle" : "", "parse-names" : false, "suffix" : "" }, { "dropping-particle" : "", "family" : "Huang", "given" : "Bohua", "non-dropping-particle" : "", "parse-names" : false, "suffix" : "" }, { "dropping-particle" : "", "family" : "Kirtman", "given" : "Ben P", "non-dropping-particle" : "", "parse-names" : false, "suffix" : "" }, { "dropping-particle" : "", "family" : "Kinter", "given" : "James L", "non-dropping-particle" : "", "parse-names" : false, "suffix" : "" }, { "dropping-particle" : "", "family" : "Chiu", "given" : "Long S", "non-dropping-particle" : "", "parse-names" : false, "suffix" : "" } ], "container-title" : "Climate Dynamics", "id" : "ITEM-3", "issue" : "5-6", "issued" : { "date-parts" : [ [ "2017", "3", "20" ] ] }, "page" : "1685-1704", "title" : "A multi-model analysis of the resolution influence on precipitation climatology in the Gulf Stream region", "translator" : [ { "dropping-particle" : "", "family" : "Q5468", "given" : "", "non-dropping-particle" : "", "parse-names" : false, "suffix" : "" } ], "type" : "article-journal", "volume" : "48" }, "uris" : [ "http://www.mendeley.com/documents/?uuid=83b93f5b-fc04-4155-9ac5-9e2d926ad1e6" ] }, { "id" : "ITEM-4",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"ITEM-4",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"ITEM-5", "itemData" : { "DOI" : "10.5194/gmd-13-5485-2020", "ISSN" : "1991-9603", "abstract" : "&lt;p&gt;&lt;![CDATA[Abstract. In this study, we evaluate a set of high-resolution (25\u201350\u2009km horizontal grid spacing) global climate models (GCMs) from the High-Resolution Model Intercomparison Project (HighResMIP), developed as part of the EU-funded PRIMAVERA (Process-based climate simulation: Advances in high resolution modelling and European climate risk assessment) project, and from the EURO-CORDEX (Coordinated Regional Climate Downscaling Experiment) regional climate models (RCMs) (12\u201350\u2009km horizontal grid spacing) over a European domain. It is the first time that an assessment of regional climate information using ensembles of both GCMs and RCMs at similar horizontal resolutions has been possible. The focus of the evaluation is on the distribution of daily precipitation at a 50\u2009km scale under current climate conditions. Both the GCM and RCM ensembles are evaluated against high-quality gridded observations in terms of spatial resolution and station density. We show that both ensembles outperform GCMs from the 5th Coupled Model Intercomparison Project (CMIP5), which cannot capture the regional-scale precipitation distribution properly because of their coarse resolutions. PRIMAVERA GCMs generally simulate precipitation distributions within the range of EURO-CORDEX RCMs. Both ensembles perform better in summer and autumn in most European regions but tend to overestimate precipitation in winter and spring. PRIMAVERA shows improvements in the latter by reducing moderate-precipitation rate biases over central and western Europe. The spatial distribution of mean precipitation is also improved in PRIMAVERA. Finally, heavy precipitation simulated by PRIMAVERA agrees better with observations in most regions and seasons, while CORDEX overestimates precipitation extremes. However, uncertainty exists in the observations due to a potential undercatch error, especially during heavy-precipitation events. The analyses also confirm previous findings that, although the spatial representation of precipitation is improved, the effect of increasing resolution from 50 to 12\u2009km horizontal grid spacing in EURO-CORDEX daily precipitation distributions is, in comparison, small in most regions and seasons outside mountainous regions and coastal regions. Our results show that both high-resolution GCMs and CORDEX RCMs provide adequate information to end users at a 50\u2009km scale.]]&gt;&lt;/p&gt;", "author" : [ { "dropping-particle" : "", "family" : "Demory", "given" : "Marie-Estelle", "non-dropping-particle" : "", "parse-names" : false, "suffix" : "" }, { "dropping-particle" : "", "family" : "Berthou", "given" : "S\u00e9gol\u00e8ne", "non-dropping-particle" : "", "parse-names" : false, "suffix" : "" }, { "dropping-particle" : "", "family" : "Fern\u00e1ndez", "given" : "Jes\u00fas", "non-dropping-particle" : "", "parse-names" : false, "suffix" : "" }, { "dropping-particle" : "", "family" : "S\u00f8rland", "given" : "Silje L.", "non-dropping-particle" : "", "parse-names" : false, "suffix" : "" }, { "dropping-particle" : "", "family" : "Brogli", "given" : "Roman", "non-dropping-particle" : "", "parse-names" : false, "suffix" : "" }, { "dropping-particle" : "", "family" : "Roberts", "given" : "Malcolm J.", "non-dropping-particle" : "", "parse-names" : false, "suffix" : "" }, { "dropping-particle" : "", "family" : "Beyerle", "given" : "Urs", "non-dropping-particle" : "", "parse-names" : false, "suffix" : "" }, { "dropping-particle" : "", "family" : "Seddon", "given" : "Jon", "non-dropping-particle" : "", "parse-names" : false, "suffix" : "" }, { "dropping-particle" : "", "family" : "Haarsma", "given" : "Rein", "non-dropping-particle" : "", "parse-names" : false, "suffix" : "" }, { "dropping-particle" : "", "family" : "Sch\u00e4r", "given" : "Christoph", "non-dropping-particle" : "", "parse-names" : false, "suffix" : "" }, { "dropping-particle" : "", "family" : "Buonomo", "given" : "Erasmo", "non-dropping-particle" : "", "parse-names" : false, "suffix" : "" }, { "dropping-particle" : "", "family" : "Christensen", "given" : "Ole B.", "non-dropping-particle" : "", "parse-names" : false, "suffix" : "" }, { "dropping-particle" : "", "family" : "Ciarlo \u0300", "given" : "James M.", "non-dropping-particle" : "", "parse-names" : false, "suffix" : "" }, { "dropping-particle" : "", "family" : "Fealy", "given" : "Rowan", "non-dropping-particle" : "", "parse-names" : false, "suffix" : "" }, { "dropping-particle" : "", "family" : "Nikulin", "given" : "Grigory", "non-dropping-particle" : "", "parse-names" : false, "suffix" : "" }, { "dropping-particle" : "", "family" : "Peano", "given" : "Daniele",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"Vautard", "given" : "Robert", "non-dropping-particle" : "", "parse-names" : false, "suffix" : "" } ], "container-title" : "Geoscientific Model Development", "id" : "ITEM-5", "issue" : "11", "issued" : { "date-parts" : [ [ "2020", "11", "11" ] ] }, "page" : "5485-5506", "title" : "European daily precipitation according to EURO-CORDEX regional climate models (RCMs) and high-resolution global climate models (GCMs) from the High-Resolution Model Intercomparison Project (HighResMIP)", "translator" : [ { "dropping-particle" : "", "family" : "Q6856", "given" : "", "non-dropping-particle" : "", "parse-names" : false, "suffix" : "" } ], "type" : "article-journal", "volume" : "13" }, "uris" : [ "http://www.mendeley.com/documents/?uuid=c9260cd5-2f98-3f10-88d6-17a01a41a97d" ] }, { "id" : "ITEM-6", "itemData" : { "DOI" : "10.1088/1748-9326/10/5/055002", "abstract" : "Climate model based projections suggest a drying of the central European summer climate toward the end of the century. In this study we investigate the influence of the spatial resolution of an atmosphere-only climate model (EC-Earth at two resolutions, \u223c25 and \u223c112 km horizontal) on the simulated summer drying in this area. High resolution models have a more realistic representation of circulation in the current climate and could provide more confidence on future projections of circulation forced drying. We find that the high resolution model is characterized by a stronger drying in spring and summer, mainly forced by circulation changes. The initial spring drying intensifies the summer drying by a positive soil moisture feedback. The results are confirmed by finding analogs of the difference between the high and medium-resolution model circulation in the natural variability in another ensemble of climate model simulations. In the current climate, these show the same precipitation difference pattern resulting from the summer circulation difference. In the future climate the spring circulation also plays a key role. We conclude that the reduction of circulation biases due to increased resolution gives higher confidence in the strong drying trend projected for central Europe by the high-resolution version of the model.", "author" : [ { "dropping-particle" : "", "family" : "Haren", "given" : "Ronald", "non-dropping-particle" : "van", "parse-names" : false, "suffix" : "" }, { "dropping-particle" : "", "family" : "Haarsma", "given" : "Reindert J", "non-dropping-particle" : "", "parse-names" : false, "suffix" : "" }, { "dropping-particle" : "", "family" : "Vries", "given" : "Hylke", "non-dropping-particle" : "de", "parse-names" : false, "suffix" : "" }, { "dropping-particle" : "", "family" : "Oldenborgh", "given" : "Geert Jan", "non-dropping-particle" : "van", "parse-names" : false, "suffix" : "" }, { "dropping-particle" : "", "family" : "Hazeleger", "given" : "Wilco", "non-dropping-particle" : "", "parse-names" : false, "suffix" : "" } ], "container-title" : "Environmental Research Letters", "id" : "ITEM-6", "issue" : "5", "issued" : { "date-parts" : [ [ "2015" ] ] }, "page" : "55002", "title" : "Resolution dependence of circulation forced future central European summer drying", "translator" : [ { "dropping-particle" : "", "family" : "Q4169", "given" : "", "non-dropping-particle" : "", "parse-names" : false, "suffix" : "" } ], "type" : "article-journal", "volume" : "10" }, "uris" : [ "http://www.mendeley.com/documents/?uuid=f79cef0d-37f8-479c-a4bb-017a49e984f1" ] }, { "id" : "ITEM-7", "itemData" : { "DOI" : "10.1007/s00382-013-1924-4", "ISSN" : "1432-0894", "abstract" : "The role of atmospheric general circulation model (AGCM) horizontal resolution in representing the global energy budget and hydrological cycle is assessed, with the aim of improving the understanding of model uncertainties in simulating the hydrological cycle. We use two AGCMs from the UK Met Office Hadley Centre: HadGEM1-A at resolutions ranging from 270 to 60 km, and HadGEM3-A ranging from 135 to 25 km. The models exhibit a stable hydrological cycle, although too intense compared to reanalyses and observations. This over-intensity is explained by excess surface shortwave radiation, a common error in general circulation models (GCMs). This result is insensitive to resolution. However, as resolution is increased, precipitation decreases over the ocean and increases over the land. This is associated with an increase in atmospheric moisture transport from ocean to land, which changes the partitioning of moisture fluxes that contribute to precipitation over land from less local to more non-local moisture sources. The results start to converge at 60-km resolution, which underlines the excessive reliance of the mean hydrological cycle on physical parametrization (local unresolved processes) versus model dynamics (large-scale resolved processes) in coarser HadGEM1 and HadGEM3 GCMs. This finding may be valid for other GCMs, showing the necessity to analyze other chains of GCMs that may become available in the future with such a range of horizontal resolutions. Our finding supports the hypothesis that heterogeneity in model parametrization is one of the underlying causes of model disagreement in the Coupled Model Intercomparison Project (CMIP) exercises.", "author" : [ { "dropping-particle" : "", "family" : "Demory", "given" : "Marie-Estelle", "non-dropping-particle" : "", "parse-names" : false, "suffix" : "" }, { "dropping-particle" : "", "family" : "Vidale", "given" : "Pier Luigi", "non-dropping-particle" : "", "parse-names" : false, "suffix" : "" }, { "dropping-particle" : "", "family" : "Roberts", "given" : "Malcolm J", "non-dropping-particle" : "", "parse-names" : false, "suffix" : "" }, { "dropping-particle" : "", "family" : "Berrisford", "given" : "Paul", "non-dropping-particle" : "", "parse-names" : false, "suffix" : "" }, { "dropping-particle" : "", "family" : "Strachan", "given" : "Jane", "non-dropping-particle" : "", "parse-names" : false, "suffix" : "" }, { "dropping-particle" : "", "family" : "Schiemann", "given" : "Reinhard", "non-dropping-particle" : "", "parse-names" : false, "suffix" : "" }, { "dropping-particle" : "", "family" : "Mizielinski", "given" : "Matthew S", "non-dropping-particle" : "", "parse-names" : false, "suffix" : "" } ], "container-title" : "Climate Dynamics", "id" : "ITEM-7", "issue" : "7", "issued" : { "date-parts" : [ [ "2014", "4" ] ] }, "page" : "2201-2225", "title" : "The role of horizontal resolution in simulating drivers of the global hydrological cycle", "translator" : [ { "dropping-particle" : "", "family" : "Q4282", "given" : "", "non-dropping-particle" : "", "parse-names" : false, "suffix" : "" } ], "type" : "article-journal", "volume" : "42" }, "uris" : [ "http://www.mendeley.com/documents/?uuid=5d01445d-7b9e-4426-b012-22ecabe13621" ] } ], "mendeley" : { "formattedCitation" : "(Demory et al., 2014, 2020; Schiemann et al., 2014; Dawson and Palmer, 2015; van Haren et al., 2015; Feng et al., 2017; Fabiano et al., 2020)", "manualFormatting" : "(Demory et al., 2014, 2020; Schiemann et al., 2014; Dawson and Palmer, 2015; van Haren et al., 2015; Feng et al., 2017; Fabiano et al., 2020", "plainTextFormattedCitation" : "(Demory et al., 2014, 2020; Schiemann et al., 2014; Dawson and Palmer, 2015; van Haren et al., 2015; Feng et al., 2017; Fabiano et al., 2020)", "previouslyFormattedCitation" : "(Demory et al., 2014, 2020; Schiemann et al., 2014; Dawson and Palmer, 2015; van Haren et al., 2015; Feng et al., 2017; Fabiano et al., 2020)" }, "properties" : { "noteIndex" : 0 }, "schema" : "https://github.com/citation-style-language/schema/raw/master/csl-citation.json" }</w:instrText>
        </w:r>
      </w:ins>
      <w:del w:id="1007" w:author="Robin Matthews" w:date="2021-07-11T16:59:00Z">
        <w:r w:rsidR="000465A7" w:rsidDel="00884DBF">
          <w:rPr>
            <w:lang w:val="en-GB"/>
          </w:rPr>
          <w:delInstrText>ADDIN CSL_CITATION { "citationItems" : [ { "id" : "ITEM-1", "itemData" : { "DOI" : "10.1007/s00382-013-1997-0", "ISSN" : "1432-0894", "abstract" : "The dependence of the annual mean tropical precipitation on horizontal resolution is investigated in the atmospheric version of the Hadley Centre General Environment Model. Reducing the grid spacing from about 350 km to about 110 km improves the precipitation distribution in most of the tropics. In particular, characteristic dry biases over South and Southeast Asia including the Maritime Continent as well as wet biases over the western tropical oceans are reduced. The annual-mean precipitation bias is reduced by about one third over the Maritime Continent and the neighbouring ocean basins associated with it via the Walker circulation. Sensitivity experiments show that much of the improvement with resolution in the Maritime Continent region is due to the specification of better resolved surface boundary conditions (land fraction, soil and vegetation parameters) at the higher resolution. It is shown that in particular the formulation of the coastal tiling scheme may cause resolution sensitivity of the mean simulated climate. The improvement in the tropical mean precipitation in this region is not primarily associated with the better representation of orography at the higher resolution, nor with changes in the eddy transport of moisture. Sizeable sensitivity to changes in the surface fields may be one of the reasons for the large variation of the mean tropical precipitation distribution seen across climate models.", "author" : [ { "dropping-particle" : "", "family" : "Schiemann", "given" : "R", "non-dropping-particle" : "", "parse-names" : false, "suffix" : "" }, { "dropping-particle" : "", "family" : "Demory", "given" : "M.-E.", "non-dropping-particle" : "", "parse-names" : false, "suffix" : "" }, { "dropping-particle" : "", "family" : "Mizielinski", "given" : "M S", "non-dropping-particle" : "", "parse-names" : false, "suffix" : "" }, { "dropping-particle" : "", "family" : "Roberts", "given" : "M J", "non-dropping-particle" : "", "parse-names" : false, "suffix" : "" }, { "dropping-particle" : "", "family" : "Shaffrey", "given" : "L C", "non-dropping-particle" : "", "parse-names" : false, "suffix" : "" }, { "dropping-particle" : "", "family" : "Strachan", "given" : "J", "non-dropping-particle" : "", "parse-names" : false, "suffix" : "" }, { "dropping-particle" : "", "family" : "Vidale", "given" : "P L", "non-dropping-particle" : "", "parse-names" : false, "suffix" : "" } ], "container-title" : "Climate Dynamics", "id" : "ITEM-1", "issue" : "9", "issued" : { "date-parts" : [ [ "2014", "5" ] ] }, "page" : "2455-2468", "title" : "The sensitivity of the tropical circulation and Maritime Continent precipitation to climate model resolution", "translator" : [ { "dropping-particle" : "", "family" : "Q5092", "given" : "", "non-dropping-particle" : "", "parse-names" : false, "suffix" : "" } ], "type" : "article-journal", "volume" : "42" }, "uris" : [ "http://www.mendeley.com/documents/?uuid=efcdadf5-340a-43bf-8909-649af471f899" ] }, { "id" : "ITEM-2",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"ITEM-2",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"ITEM-3", "itemData" : { "DOI" : "10.1007/s00382-016-3167-7", "ISSN" : "0930-7575", "abstract" : "Using climate simulations from coupled and uncoupled general circulation models, this study investigates the influence of horizontal resolution in both atmospheric and oceanic model components on the mean precipitation over the Gulf Stream (GS) region. For this purpose, three sets of model experiments are analyzed. The first two examine the effects of increasing horizontal resolution of an atmospheric general circulation model (AGCM) gradually from 100 to 10\u00a0km under fixed oceanic settings. Specifically, the AGCM is either forced with prescribed observed sea surface temperature (SST) (the first case) or coupled to a non-eddy-resolving ocean general circulation model (OGCM) at a fixed horizontal resolution near 100\u00a0km (the second case). The third set of experiments examines the effects of the oceanic resolution with a pair of long-term simulations by another coupled ocean--atmosphere general circulation model (CGCM), in which the OGCM is run respectively at non-eddy-resolving (100\u00a0km) and eddy-resolving (10\u00a0km) resolutions, while the AGCM resolution remains fixed at 50\u00a0km for both runs. In general, all simulations qualitatively reproduce the gross features of the mean GS precipitation and its annual cycle. At similar AGCM resolutions, the uncoupled models produce a GS rain band that is more realistic in both structure and strength compared to the coupled models with non-eddy-resolving oceans. This is because the prescribed observed SST better represents the gradient near the oceanic front than the non-eddy-resolving OGCMs simulate. An increase from the baseline AGCM resolution produces enhanced climatological GS precipitation, both large-scale and convective, with the latter more tightly confined to the oceanic front. The enhancement, however, is moderate and further increases in resolution achieves diminishing results. On the other hand, an increase in oceanic resolution from non-eddy-resolving to eddy resolving scheme results in more consistent simulations with observations in both intensity and structure of the rain band. The major increase is in the convective precipitation near the much-tightened SST gradient associated with the oceanic front. Therefore, the intensity improvement caused by oceanic resolution increases is more effective than that from atmospheric resolution increases. Further analyses show that the improvement of Gulf Stream precipitation climatology due to model horizontal resolution increases can be understood in terms of the atmos\u2026", "author" : [ { "dropping-particle" : "", "family" : "Feng", "given" : "Xuelei", "non-dropping-particle" : "", "parse-names" : false, "suffix" : "" }, { "dropping-particle" : "", "family" : "Huang", "given" : "Bohua", "non-dropping-particle" : "", "parse-names" : false, "suffix" : "" }, { "dropping-particle" : "", "family" : "Kirtman", "given" : "Ben P", "non-dropping-particle" : "", "parse-names" : false, "suffix" : "" }, { "dropping-particle" : "", "family" : "Kinter", "given" : "James L", "non-dropping-particle" : "", "parse-names" : false, "suffix" : "" }, { "dropping-particle" : "", "family" : "Chiu", "given" : "Long S", "non-dropping-particle" : "", "parse-names" : false, "suffix" : "" } ], "container-title" : "Climate Dynamics", "id" : "ITEM-3", "issue" : "5-6", "issued" : { "date-parts" : [ [ "2017", "3", "20" ] ] }, "page" : "1685-1704", "title" : "A multi-model analysis of the resolution influence on precipitation climatology in the Gulf Stream region", "translator" : [ { "dropping-particle" : "", "family" : "Q5468", "given" : "", "non-dropping-particle" : "", "parse-names" : false, "suffix" : "" } ], "type" : "article-journal", "volume" : "48" }, "uris" : [ "http://www.mendeley.com/documents/?uuid=83b93f5b-fc04-4155-9ac5-9e2d926ad1e6" ] }, { "id" : "ITEM-4",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"ITEM-4",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"ITEM-5", "itemData" : { "DOI" : "10.5194/gmd-13-5485-2020", "ISSN" : "1991-9603", "abstract" : "&lt;p&gt;&lt;![CDATA[Abstract. In this study, we evaluate a set of high-resolution (25\u201350\u2009km horizontal grid spacing) global climate models (GCMs) from the High-Resolution Model Intercomparison Project (HighResMIP), developed as part of the EU-funded PRIMAVERA (Process-based climate simulation: Advances in high resolution modelling and European climate risk assessment) project, and from the EURO-CORDEX (Coordinated Regional Climate Downscaling Experiment) regional climate models (RCMs) (12\u201350\u2009km horizontal grid spacing) over a European domain. It is the first time that an assessment of regional climate information using ensembles of both GCMs and RCMs at similar horizontal resolutions has been possible. The focus of the evaluation is on the distribution of daily precipitation at a 50\u2009km scale under current climate conditions. Both the GCM and RCM ensembles are evaluated against high-quality gridded observations in terms of spatial resolution and station density. We show that both ensembles outperform GCMs from the 5th Coupled Model Intercomparison Project (CMIP5), which cannot capture the regional-scale precipitation distribution properly because of their coarse resolutions. PRIMAVERA GCMs generally simulate precipitation distributions within the range of EURO-CORDEX RCMs. Both ensembles perform better in summer and autumn in most European regions but tend to overestimate precipitation in winter and spring. PRIMAVERA shows improvements in the latter by reducing moderate-precipitation rate biases over central and western Europe. The spatial distribution of mean precipitation is also improved in PRIMAVERA. Finally, heavy precipitation simulated by PRIMAVERA agrees better with observations in most regions and seasons, while CORDEX overestimates precipitation extremes. However, uncertainty exists in the observations due to a potential undercatch error, especially during heavy-precipitation events. The analyses also confirm previous findings that, although the spatial representation of precipitation is improved, the effect of increasing resolution from 50 to 12\u2009km horizontal grid spacing in EURO-CORDEX daily precipitation distributions is, in comparison, small in most regions and seasons outside mountainous regions and coastal regions. Our results show that both high-resolution GCMs and CORDEX RCMs provide adequate information to end users at a 50\u2009km scale.]]&gt;&lt;/p&gt;", "author" : [ { "dropping-particle" : "", "family" : "Demory", "given" : "Marie-Estelle", "non-dropping-particle" : "", "parse-names" : false, "suffix" : "" }, { "dropping-particle" : "", "family" : "Berthou", "given" : "S\u00e9gol\u00e8ne", "non-dropping-particle" : "", "parse-names" : false, "suffix" : "" }, { "dropping-particle" : "", "family" : "Fern\u00e1ndez", "given" : "Jes\u00fas", "non-dropping-particle" : "", "parse-names" : false, "suffix" : "" }, { "dropping-particle" : "", "family" : "S\u00f8rland", "given" : "Silje L.", "non-dropping-particle" : "", "parse-names" : false, "suffix" : "" }, { "dropping-particle" : "", "family" : "Brogli", "given" : "Roman", "non-dropping-particle" : "", "parse-names" : false, "suffix" : "" }, { "dropping-particle" : "", "family" : "Roberts", "given" : "Malcolm J.", "non-dropping-particle" : "", "parse-names" : false, "suffix" : "" }, { "dropping-particle" : "", "family" : "Beyerle", "given" : "Urs", "non-dropping-particle" : "", "parse-names" : false, "suffix" : "" }, { "dropping-particle" : "", "family" : "Seddon", "given" : "Jon", "non-dropping-particle" : "", "parse-names" : false, "suffix" : "" }, { "dropping-particle" : "", "family" : "Haarsma", "given" : "Rein", "non-dropping-particle" : "", "parse-names" : false, "suffix" : "" }, { "dropping-particle" : "", "family" : "Sch\u00e4r", "given" : "Christoph", "non-dropping-particle" : "", "parse-names" : false, "suffix" : "" }, { "dropping-particle" : "", "family" : "Buonomo", "given" : "Erasmo", "non-dropping-particle" : "", "parse-names" : false, "suffix" : "" }, { "dropping-particle" : "", "family" : "Christensen", "given" : "Ole B.", "non-dropping-particle" : "", "parse-names" : false, "suffix" : "" }, { "dropping-particle" : "", "family" : "Ciarlo \u0300", "given" : "James M.", "non-dropping-particle" : "", "parse-names" : false, "suffix" : "" }, { "dropping-particle" : "", "family" : "Fealy", "given" : "Rowan", "non-dropping-particle" : "", "parse-names" : false, "suffix" : "" }, { "dropping-particle" : "", "family" : "Nikulin", "given" : "Grigory", "non-dropping-particle" : "", "parse-names" : false, "suffix" : "" }, { "dropping-particle" : "", "family" : "Peano", "given" : "Daniele",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"Vautard", "given" : "Robert", "non-dropping-particle" : "", "parse-names" : false, "suffix" : "" } ], "container-title" : "Geoscientific Model Development", "id" : "ITEM-5", "issue" : "11", "issued" : { "date-parts" : [ [ "2020", "11", "11" ] ] }, "page" : "5485-5506", "title" : "European daily precipitation according to EURO-CORDEX regional climate models (RCMs) and high-resolution global climate models (GCMs) from the High-Resolution Model Intercomparison Project (HighResMIP)", "translator" : [ { "dropping-particle" : "", "family" : "Q6856", "given" : "", "non-dropping-particle" : "", "parse-names" : false, "suffix" : "" } ], "type" : "article-journal", "volume" : "13" }, "uris" : [ "http://www.mendeley.com/documents/?uuid=c9260cd5-2f98-3f10-88d6-17a01a41a97d" ] }, { "id" : "ITEM-6", "itemData" : { "DOI" : "10.1088/1748-9326/10/5/055002", "abstract" : "Climate model based projections suggest a drying of the central European summer climate toward the end of the century. In this study we investigate the influence of the spatial resolution of an atmosphere-only climate model (EC-Earth at two resolutions, \u223c25 and \u223c112 km horizontal) on the simulated summer drying in this area. High resolution models have a more realistic representation of circulation in the current climate and could provide more confidence on future projections of circulation forced drying. We find that the high resolution model is characterized by a stronger drying in spring and summer, mainly forced by circulation changes. The initial spring drying intensifies the summer drying by a positive soil moisture feedback. The results are confirmed by finding analogs of the difference between the high and medium-resolution model circulation in the natural variability in another ensemble of climate model simulations. In the current climate, these show the same precipitation difference pattern resulting from the summer circulation difference. In the future climate the spring circulation also plays a key role. We conclude that the reduction of circulation biases due to increased resolution gives higher confidence in the strong drying trend projected for central Europe by the high-resolution version of the model.", "author" : [ { "dropping-particle" : "", "family" : "Haren", "given" : "Ronald", "non-dropping-particle" : "van", "parse-names" : false, "suffix" : "" }, { "dropping-particle" : "", "family" : "Haarsma", "given" : "Reindert J", "non-dropping-particle" : "", "parse-names" : false, "suffix" : "" }, { "dropping-particle" : "", "family" : "Vries", "given" : "Hylke", "non-dropping-particle" : "de", "parse-names" : false, "suffix" : "" }, { "dropping-particle" : "", "family" : "Oldenborgh", "given" : "Geert Jan", "non-dropping-particle" : "van", "parse-names" : false, "suffix" : "" }, { "dropping-particle" : "", "family" : "Hazeleger", "given" : "Wilco", "non-dropping-particle" : "", "parse-names" : false, "suffix" : "" } ], "container-title" : "Environmental Research Letters", "id" : "ITEM-6", "issue" : "5", "issued" : { "date-parts" : [ [ "2015" ] ] }, "page" : "55002", "title" : "Resolution dependence of circulation forced future central European summer drying", "translator" : [ { "dropping-particle" : "", "family" : "Q4169", "given" : "", "non-dropping-particle" : "", "parse-names" : false, "suffix" : "" } ], "type" : "article-journal", "volume" : "10" }, "uris" : [ "http://www.mendeley.com/documents/?uuid=f79cef0d-37f8-479c-a4bb-017a49e984f1" ] }, { "id" : "ITEM-7", "itemData" : { "DOI" : "10.1007/s00382-013-1924-4", "ISSN" : "1432-0894", "abstract" : "The role of atmospheric general circulation model (AGCM) horizontal resolution in representing the global energy budget and hydrological cycle is assessed, with the aim of improving the understanding of model uncertainties in simulating the hydrological cycle. We use two AGCMs from the UK Met Office Hadley Centre: HadGEM1-A at resolutions ranging from 270 to 60 km, and HadGEM3-A ranging from 135 to 25 km. The models exhibit a stable hydrological cycle, although too intense compared to reanalyses and observations. This over-intensity is explained by excess surface shortwave radiation, a common error in general circulation models (GCMs). This result is insensitive to resolution. However, as resolution is increased, precipitation decreases over the ocean and increases over the land. This is associated with an increase in atmospheric moisture transport from ocean to land, which changes the partitioning of moisture fluxes that contribute to precipitation over land from less local to more non-local moisture sources. The results start to converge at 60-km resolution, which underlines the excessive reliance of the mean hydrological cycle on physical parametrization (local unresolved processes) versus model dynamics (large-scale resolved processes) in coarser HadGEM1 and HadGEM3 GCMs. This finding may be valid for other GCMs, showing the necessity to analyze other chains of GCMs that may become available in the future with such a range of horizontal resolutions. Our finding supports the hypothesis that heterogeneity in model parametrization is one of the underlying causes of model disagreement in the Coupled Model Intercomparison Project (CMIP) exercises.", "author" : [ { "dropping-particle" : "", "family" : "Demory", "given" : "Marie-Estelle", "non-dropping-particle" : "", "parse-names" : false, "suffix" : "" }, { "dropping-particle" : "", "family" : "Vidale", "given" : "Pier Luigi", "non-dropping-particle" : "", "parse-names" : false, "suffix" : "" }, { "dropping-particle" : "", "family" : "Roberts", "given" : "Malcolm J", "non-dropping-particle" : "", "parse-names" : false, "suffix" : "" }, { "dropping-particle" : "", "family" : "Berrisford", "given" : "Paul", "non-dropping-particle" : "", "parse-names" : false, "suffix" : "" }, { "dropping-particle" : "", "family" : "Strachan", "given" : "Jane", "non-dropping-particle" : "", "parse-names" : false, "suffix" : "" }, { "dropping-particle" : "", "family" : "Schiemann", "given" : "Reinhard", "non-dropping-particle" : "", "parse-names" : false, "suffix" : "" }, { "dropping-particle" : "", "family" : "Mizielinski", "given" : "Matthew S", "non-dropping-particle" : "", "parse-names" : false, "suffix" : "" } ], "container-title" : "Climate Dynamics", "id" : "ITEM-7", "issue" : "7", "issued" : { "date-parts" : [ [ "2014", "4" ] ] }, "page" : "2201-2225", "title" : "The role of horizontal resolution in simulating drivers of the global hydrological cycle", "translator" : [ { "dropping-particle" : "", "family" : "Q4282", "given" : "", "non-dropping-particle" : "", "parse-names" : false, "suffix" : "" } ], "type" : "article-journal", "volume" : "42" }, "uris" : [ "http://www.mendeley.com/documents/?uuid=5d01445d-7b9e-4426-b012-22ecabe13621" ] } ], "mendeley" : { "formattedCitation" : "(Demory et al., 2014, 2020; Schiemann et al., 2014; Dawson and Palmer, 2015; van Haren et al., 2015; Feng et al., 2017; Fabiano et al., 2020)", "manualFormatting" : "(Demory et al., 2014, 2020; Schiemann et al., 2014; Dawson and Palmer, 2015; van Haren et al., 2015; Feng et al., 2017; Fabiano et al., 2020; Chapter 3 and 10.3.3.3; Figures 10.6 and 10.7)", "plainTextFormattedCitation" : "(Demory et al., 2014, 2020; Schiemann et al., 2014; Dawson and Palmer, 2015; van Haren et al., 2015; Feng et al., 2017; Fabiano et al., 2020)", "previouslyFormattedCitation" : "(Demory et al., 2014, 2020; Schiemann et al., 2014; Dawson and Palmer, 2015; van Haren et al., 2015; Feng et al., 2017; Fabiano et al., 2020)" }, "properties" : { "noteIndex" : 0 }, "schema" : "https://github.com/citation-style-language/schema/raw/master/csl-citation.json" }</w:delInstrText>
        </w:r>
      </w:del>
      <w:r w:rsidRPr="003F2D6A">
        <w:rPr>
          <w:lang w:val="en-GB"/>
        </w:rPr>
        <w:fldChar w:fldCharType="separate"/>
      </w:r>
      <w:r w:rsidR="00E41CA2">
        <w:rPr>
          <w:noProof/>
          <w:lang w:val="en-GB"/>
        </w:rPr>
        <w:t>(Demory et al., 2014, 2020; Schiemann et al., 2014; Dawson and Palmer, 2015; van Haren et al., 2015; Feng et al., 2017; Fabiano et al., 2020</w:t>
      </w:r>
      <w:del w:id="1008" w:author="Robin Matthews" w:date="2021-07-11T16:59:00Z">
        <w:r w:rsidR="00E41CA2" w:rsidDel="00884DBF">
          <w:rPr>
            <w:noProof/>
            <w:lang w:val="en-GB"/>
          </w:rPr>
          <w:delText>; Chapter 3 and 10.3.3.3; Figures 10.6 and 10.7)</w:delText>
        </w:r>
      </w:del>
      <w:r w:rsidRPr="003F2D6A">
        <w:rPr>
          <w:lang w:val="en-GB"/>
        </w:rPr>
        <w:fldChar w:fldCharType="end"/>
      </w:r>
      <w:commentRangeEnd w:id="1005"/>
      <w:r w:rsidR="00E41CA2">
        <w:rPr>
          <w:rStyle w:val="CommentReference"/>
          <w:rFonts w:asciiTheme="minorHAnsi" w:eastAsiaTheme="minorHAnsi" w:hAnsiTheme="minorHAnsi"/>
          <w:lang w:eastAsia="en-US"/>
        </w:rPr>
        <w:commentReference w:id="1005"/>
      </w:r>
      <w:ins w:id="1009" w:author="Robin Matthews" w:date="2021-07-11T16:59:00Z">
        <w:r w:rsidR="00884DBF">
          <w:rPr>
            <w:noProof/>
            <w:lang w:val="en-GB"/>
          </w:rPr>
          <w:t>; Chapter 3 and 10.3.3.3; Figures 10.6 and 10.7)</w:t>
        </w:r>
      </w:ins>
      <w:r w:rsidRPr="003F2D6A">
        <w:rPr>
          <w:lang w:val="en-GB"/>
        </w:rPr>
        <w:t xml:space="preserve">, although the resolution increase is not a guarantee of overall improvement </w:t>
      </w:r>
      <w:commentRangeStart w:id="1010"/>
      <w:r w:rsidRPr="003F2D6A">
        <w:rPr>
          <w:lang w:val="en-GB"/>
        </w:rPr>
        <w:fldChar w:fldCharType="begin" w:fldLock="1"/>
      </w:r>
      <w:ins w:id="1011" w:author="Robin Matthews" w:date="2021-07-11T16:59:00Z">
        <w:r w:rsidR="00884DBF">
          <w:rPr>
            <w:lang w:val="en-GB"/>
          </w:rPr>
          <w:instrText>ADDIN CSL_CITATION { "citationItems" : [ { "id" : "ITEM-1",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"ITEM-1",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"ITEM-2",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"ITEM-2",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"(Fabiano et al., 2020; Hertwig et al., 2021)", "manualFormatting" : "(Fabiano et al., 2020; Hertwig et al., 2021", "plainTextFormattedCitation" : "(Fabiano et al., 2020; Hertwig et al., 2021)", "previouslyFormattedCitation" : "(Fabiano et al., 2020; Hertwig et al., 2021)" }, "properties" : { "noteIndex" : 0 }, "schema" : "https://github.com/citation-style-language/schema/raw/master/csl-citation.json" }</w:instrText>
        </w:r>
      </w:ins>
      <w:del w:id="1012" w:author="Robin Matthews" w:date="2021-07-11T16:59:00Z">
        <w:r w:rsidR="000465A7" w:rsidDel="00884DBF">
          <w:rPr>
            <w:lang w:val="en-GB"/>
          </w:rPr>
          <w:delInstrText>ADDIN CSL_CITATION { "citationItems" : [ { "id" : "ITEM-1",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"ITEM-1",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"ITEM-2",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"ITEM-2",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"(Fabiano et al., 2020; Hertwig et al., 2021)", "manualFormatting" : "(Fabiano et al., 2020; Hertwig et al., 2021; Section 8.5.1)", "plainTextFormattedCitation" : "(Fabiano et al., 2020; Hertwig et al., 2021)", "previouslyFormattedCitation" : "(Fabiano et al., 2020; Hertwig et al., 2021)" }, "properties" : { "noteIndex" : 0 }, "schema" : "https://github.com/citation-style-language/schema/raw/master/csl-citation.json" }</w:delInstrText>
        </w:r>
      </w:del>
      <w:r w:rsidRPr="003F2D6A">
        <w:rPr>
          <w:lang w:val="en-GB"/>
        </w:rPr>
        <w:fldChar w:fldCharType="separate"/>
      </w:r>
      <w:r w:rsidR="00E41CA2">
        <w:rPr>
          <w:noProof/>
          <w:lang w:val="en-GB"/>
        </w:rPr>
        <w:t>(Fabiano et al., 2020; Hertwig et al., 2021</w:t>
      </w:r>
      <w:del w:id="1013" w:author="Robin Matthews" w:date="2021-07-11T16:59:00Z">
        <w:r w:rsidR="00E41CA2" w:rsidDel="00884DBF">
          <w:rPr>
            <w:noProof/>
            <w:lang w:val="en-GB"/>
          </w:rPr>
          <w:delText>; Section 8.5.1)</w:delText>
        </w:r>
      </w:del>
      <w:r w:rsidRPr="003F2D6A">
        <w:rPr>
          <w:lang w:val="en-GB"/>
        </w:rPr>
        <w:fldChar w:fldCharType="end"/>
      </w:r>
      <w:commentRangeEnd w:id="1010"/>
      <w:r w:rsidR="00E41CA2">
        <w:rPr>
          <w:rStyle w:val="CommentReference"/>
          <w:rFonts w:asciiTheme="minorHAnsi" w:eastAsiaTheme="minorHAnsi" w:hAnsiTheme="minorHAnsi"/>
          <w:lang w:eastAsia="en-US"/>
        </w:rPr>
        <w:commentReference w:id="1010"/>
      </w:r>
      <w:ins w:id="1014" w:author="Robin Matthews" w:date="2021-07-11T16:59:00Z">
        <w:r w:rsidR="00884DBF">
          <w:rPr>
            <w:noProof/>
            <w:lang w:val="en-GB"/>
          </w:rPr>
          <w:t>; Section 8.5.1)</w:t>
        </w:r>
      </w:ins>
      <w:r w:rsidRPr="003F2D6A">
        <w:rPr>
          <w:lang w:val="en-GB"/>
        </w:rPr>
        <w:t xml:space="preserve">. For instance, increasing resolution in global models has been shown to improve Asian monsoon rainfall anchored to orography and the monsoon circulation </w:t>
      </w:r>
      <w:r w:rsidRPr="003F2D6A">
        <w:rPr>
          <w:lang w:val="en-GB"/>
        </w:rPr>
        <w:fldChar w:fldCharType="begin" w:fldLock="1"/>
      </w:r>
      <w:r w:rsidR="000465A7">
        <w:rPr>
          <w:lang w:val="en-GB"/>
        </w:rPr>
        <w:instrText>ADDIN CSL_CITATION { "citationItems" : [ { "id" : "ITEM-1", "itemData" : { "DOI" : "10.1007/s00382-015-2614-1", "ISSN" : "0930-7575", "author" : [ { "dropping-particle" : "", "family" : "Johnson", "given" : "Stephanie J.", "non-dropping-particle" : "", "parse-names" : false, "suffix" : "" }, { "dropping-particle" : "", "family" : "Levine", "given" : "Richard C.", "non-dropping-particle" : "", "parse-names" : false, "suffix" : "" }, { "dropping-particle" : "", "family" : "Turner", "given" : "Andrew G.", "non-dropping-particle" : "", "parse-names" : false, "suffix" : "" }, { "dropping-particle" : "", "family" : "Martin", "given" : "Gill M.", "non-dropping-particle" : "", "parse-names" : false, "suffix" : "" }, { "dropping-particle" : "", "family" : "Woolnough", "given" : "Steven J.", "non-dropping-particle" : "", "parse-names" : false, "suffix" : "" }, { "dropping-particle" : "", "family" : "Schiemann", "given" : "Reinhard",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"Demory", "given" : "Marie-Estelle", "non-dropping-particle" : "", "parse-names" : false, "suffix" : "" }, { "dropping-particle" : "", "family" : "Strachan", "given" : "Jane", "non-dropping-particle" : "", "parse-names" : false, "suffix" : "" } ], "container-title" : "Climate Dynamics", "id" : "ITEM-1", "issue" : "3-4", "issued" : { "date-parts" : [ [ "2016", "2", "22" ] ] }, "page" : "807-831", "title" : "The resolution sensitivity of the South Asian monsoon and Indo-Pacific in a global 0.35\u00b0 AGCM", "translator" : [ { "dropping-particle" : "", "family" : "Q5111", "given" : "", "non-dropping-particle" : "", "parse-names" : false, "suffix" : "" } ], "type" : "article-journal", "volume" : "46" }, "uris" : [ "http://www.mendeley.com/documents/?uuid=d11de7c6-ecb2-47de-8cd8-e25be652f30d" ] } ], "mendeley" : { "formattedCitation" : "(Johnson et al., 2016)", "plainTextFormattedCitation" : "(Johnson et al., 2016)", "previouslyFormattedCitation" : "(Johnson et al., 2016)" }, "properties" : { "noteIndex" : 0 }, "schema" : "https://github.com/citation-style-language/schema/raw/master/csl-citation.json" }</w:instrText>
      </w:r>
      <w:r w:rsidRPr="003F2D6A">
        <w:rPr>
          <w:lang w:val="en-GB"/>
        </w:rPr>
        <w:fldChar w:fldCharType="separate"/>
      </w:r>
      <w:r w:rsidR="00E41CA2">
        <w:rPr>
          <w:noProof/>
          <w:lang w:val="en-GB"/>
        </w:rPr>
        <w:t>(Johnson et al., 2016)</w:t>
      </w:r>
      <w:r w:rsidRPr="003F2D6A">
        <w:rPr>
          <w:lang w:val="en-GB"/>
        </w:rPr>
        <w:fldChar w:fldCharType="end"/>
      </w:r>
      <w:r w:rsidRPr="003F2D6A">
        <w:rPr>
          <w:lang w:val="en-GB"/>
        </w:rPr>
        <w:t xml:space="preserve">, but fails to solve the major dry bias. It is also difficult to disentangle the role of resolution increase and model tuning on the performance of the GCM </w:t>
      </w:r>
      <w:r w:rsidRPr="003F2D6A">
        <w:rPr>
          <w:lang w:val="en-GB"/>
        </w:rPr>
        <w:fldChar w:fldCharType="begin" w:fldLock="1"/>
      </w:r>
      <w:r w:rsidR="000465A7">
        <w:rPr>
          <w:lang w:val="en-GB"/>
        </w:rPr>
        <w:instrText>ADDIN CSL_CITATION { "citationItems" : [ { "id" : "ITEM-1", "itemData" : { "DOI" : "10.1038/s41598-018-21865-1", "ISSN" : "2045-2322", "abstract" : "Coupled Global Climate Models (CGCMs) of the Coupled Model Intercomparison Project Phase 5 (CMIP5) are unable to resolve the spatial and temporal characteristics of the South Asian Monsoon satisfactorily. A CGCM with the capability to reliably project the global as well as the regional climatic features would be a valuable tool for scientists and policymakers. Analysis of 28 CMIP5 models highlights varying degree of biases in precipitation and 2\u2009m surface air temperature (T2m) over south Asia, and the Community Earth System Model (CESM) developed at the National Center for Atmospheric Research is found to be one of the best performing models. However, like all other CMIP5 models, CESM also has some inherent model biases. Using CESM, it is found that the precipitation and T2M biases reduce with increase in the model horizontal resolution from 2\u00b0 to 0.5\u00b0. Further, a few deep convective parameters in the Zhang-McFarlane convection scheme are tuned for 2\u00b0 and 1\u00b0 model resolutions using both manual and semi-automatic model tuning methods. Comparing results from the two tuning methods we find that the performance of the manually tuned model is better than that of the semi-automated one.", "author" : [ { "dropping-particle" : "", "family" : "Anand", "given" : "Abhishek", "non-dropping-particle" : "", "parse-names" : false, "suffix" : "" }, { "dropping-particle" : "", "family" : "Mishra", "given" : "Saroj K", "non-dropping-particle" : "", "parse-names" : false, "suffix" : "" }, { "dropping-particle" : "", "family" : "Sahany", "given" : "Sandeep", "non-dropping-particle" : "", "parse-names" : false, "suffix" : "" }, { "dropping-particle" : "", "family" : "Bhowmick", "given" : "Mansi", "non-dropping-particle" : "", "parse-names" : false, "suffix" : "" }, { "dropping-particle" : "", "family" : "Rawat", "given" : "Janmejai Singh", "non-dropping-particle" : "", "parse-names" : false, "suffix" : "" }, { "dropping-particle" : "", "family" : "Dash", "given" : "S K", "non-dropping-particle" : "", "parse-names" : false, "suffix" : "" } ], "container-title" : "Scientific Reports", "id" : "ITEM-1", "issue" : "1", "issued" : { "date-parts" : [ [ "2018" ] ] }, "page" : "3522", "title" : "Indian Summer Monsoon Simulations: Usefulness of Increasing Horizontal Resolution, Manual Tuning, and Semi-Automatic Tuning in Reducing Present-Day Model Biases", "translator" : [ { "dropping-particle" : "", "family" : "Q6852", "given" : "", "non-dropping-particle" : "", "parse-names" : false, "suffix" : "" } ], "type" : "article-journal", "volume" : "8" }, "uris" : [ "http://www.mendeley.com/documents/?uuid=d9a801cd-664b-4e6e-9dd0-bfcb2bb8ec3b" ] } ], "mendeley" : { "formattedCitation" : "(Anand et al., 2018)", "plainTextFormattedCitation" : "(Anand et al., 2018)", "previouslyFormattedCitation" : "(Anand et al., 2018)" }, "properties" : { "noteIndex" : 0 }, "schema" : "https://github.com/citation-style-language/schema/raw/master/csl-citation.json" }</w:instrText>
      </w:r>
      <w:r w:rsidRPr="003F2D6A">
        <w:rPr>
          <w:lang w:val="en-GB"/>
        </w:rPr>
        <w:fldChar w:fldCharType="separate"/>
      </w:r>
      <w:r w:rsidR="00E41CA2">
        <w:rPr>
          <w:noProof/>
          <w:lang w:val="en-GB"/>
        </w:rPr>
        <w:t>(Anand et al., 2018)</w:t>
      </w:r>
      <w:r w:rsidRPr="003F2D6A">
        <w:rPr>
          <w:lang w:val="en-GB"/>
        </w:rPr>
        <w:fldChar w:fldCharType="end"/>
      </w:r>
      <w:r w:rsidRPr="003F2D6A">
        <w:rPr>
          <w:lang w:val="en-GB"/>
        </w:rPr>
        <w:t xml:space="preserve">. Some efforts have been undertaken to complement the performance improvements of resolution by using stochastic parameterisations </w:t>
      </w:r>
      <w:r w:rsidRPr="003F2D6A">
        <w:rPr>
          <w:lang w:val="en-GB"/>
        </w:rPr>
        <w:fldChar w:fldCharType="begin" w:fldLock="1"/>
      </w:r>
      <w:r w:rsidR="000465A7">
        <w:rPr>
          <w:lang w:val="en-GB"/>
        </w:rPr>
        <w:instrText>ADDIN CSL_CITATION { "citationItems" : [ { "id" : "ITEM-1", "itemData" : { "DOI" : "10.1038/s42254-019-0062-2", "ISSN" : "2522-5820", "abstract" : "Although the partial differential equations that describe the physical climate system are deterministic, there is an important reason why the computational representations of these equations should be stochastic: such representations better respect the scaling symmetries of these underlying differential equations, as described in this Perspective. This Perspective also surveys the ways in which introducing stochasticity into the parameterized representations of subgrid processes in comprehensive weather and climate models has improved the skill of forecasts and has reduced systematic model error, notably in simulating persistent flow anomalies. The pertinence of stochasticity is also discussed in the context of the question of how many bits of useful information are contained in the numerical representations of variables, a question that is critical for the design of next-generation climate models. The accuracy of fluid simulation may be further increased if future-generation supercomputer hardware becomes partially stochastic.", "author" : [ { "dropping-particle" : "", "family" : "Palmer", "given" : "T N", "non-dropping-particle" : "", "parse-names" : false, "suffix" : "" } ], "container-title" : "Nature Reviews Physics", "id" : "ITEM-1", "issue" : "7", "issued" : { "date-parts" : [ [ "2019" ] ] }, "page" : "463-471", "title" : "Stochastic weather and climate models", "translator" : [ { "dropping-particle" : "", "family" : "Q6857", "given" : "", "non-dropping-particle" : "", "parse-names" : false, "suffix" : "" } ], "type" : "article-journal", "volume" : "1" }, "uris" : [ "http://www.mendeley.com/documents/?uuid=c076c5df-748f-40b9-97c5-ee6b1dccad00" ] } ], "mendeley" : { "formattedCitation" : "(Palmer, 2019)", "plainTextFormattedCitation" : "(Palmer, 2019)", "previouslyFormattedCitation" : "(Palmer, 2019)" }, "properties" : { "noteIndex" : 0 }, "schema" : "https://github.com/citation-style-language/schema/raw/master/csl-citation.json" }</w:instrText>
      </w:r>
      <w:r w:rsidRPr="003F2D6A">
        <w:rPr>
          <w:lang w:val="en-GB"/>
        </w:rPr>
        <w:fldChar w:fldCharType="separate"/>
      </w:r>
      <w:r w:rsidR="00E41CA2">
        <w:rPr>
          <w:noProof/>
          <w:lang w:val="en-GB"/>
        </w:rPr>
        <w:t>(Palmer, 2019)</w:t>
      </w:r>
      <w:r w:rsidRPr="003F2D6A">
        <w:rPr>
          <w:lang w:val="en-GB"/>
        </w:rPr>
        <w:fldChar w:fldCharType="end"/>
      </w:r>
      <w:r w:rsidRPr="003F2D6A">
        <w:rPr>
          <w:lang w:val="en-GB"/>
        </w:rPr>
        <w:t xml:space="preserve">, which explicitly acknowledge the multi-scale nature of the climate system, in standard resolution global models with some success </w:t>
      </w:r>
      <w:r w:rsidRPr="003F2D6A">
        <w:rPr>
          <w:lang w:val="en-GB"/>
        </w:rPr>
        <w:fldChar w:fldCharType="begin" w:fldLock="1"/>
      </w:r>
      <w:r w:rsidR="000465A7">
        <w:rPr>
          <w:lang w:val="en-GB"/>
        </w:rPr>
        <w:instrText>ADDIN CSL_CITATION { "citationItems" : [ { "id" : "ITEM-1",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"ITEM-1",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"ITEM-2", "itemData" : { "DOI" : "10.1002/qj.2631", "ISSN" : "0035-9009", "abstract" : "Methods to represent uncertainties in weather and climate models explicitly have been developed and refined over the past decade and have reduced biases and improved forecast skill when implemented in the atmospheric component of models. These methods have not yet been applied to the land-surface component of models. Since the land surface is strongly coupled to the atmospheric state at certain times and in certain places (such as the European summer of 2003), improvements in the representation of land-surface uncertainty may potentially lead to improvements in atmospheric forecasts for such events. Here we analyze seasonal retrospective forecasts for 1981?2012 performed with the European Centre for Medium-Range Weather Forecasts (ECMWF) coupled ensemble forecast model. We consider two methods of incorporating uncertainty into the land-surface model (H-TESSEL): stochastic perturbation of tendencies and static perturbation of key soil parameters. We find that the perturbed parameter approach improves the forecast of extreme air temperature for summer 2003 considerably, through better representation of negative soil-moisture anomalies and upward sensible heat flux. Averaged across all the reforecasts, the perturbed parameter experiment shows relatively little impact on the mean bias, suggesting perturbations of at least this magnitude can be applied to the land surface without any degradation of model climate. There is also little impact on skill averaged across all reforecasts and some evidence of overdispersion for soil moisture. The stochastic tendency experiments show a large overdispersion for the soil temperature fields, indicating that the perturbation here is too strong. There is also some indication that the forecast of the 2003 warm event is improved for the stochastic experiments; however, the improvement is not as large as observed for the perturbed parameter experiment.", "author" : [ { "dropping-particle" : "", "family" : "MacLeod", "given" : "David A", "non-dropping-particle" : "", "parse-names" : false, "suffix" : "" }, { "dropping-particle" : "", "family" : "Cloke", "given" : "Hannah L", "non-dropping-particle" : "", "parse-names" : false, "suffix" : "" }, { "dropping-particle" : "", "family" : "Pappenberger", "given" : "Florian", "non-dropping-particle" : "", "parse-names" : false, "suffix" : "" }, { "dropping-particle" : "", "family" : "Weisheimer", "given" : "Antje", "non-dropping-particle" : "", "parse-names" : false, "suffix" : "" } ], "container-title" : "Quarterly Journal of the Royal Meteorological Society", "id" : "ITEM-2", "issue" : "694", "issued" : { "date-parts" : [ [ "2016", "1", "1" ] ] }, "note" : "doi: 10.1002/qj.2631", "page" : "79-90", "publisher" : "John Wiley &amp; Sons, Ltd", "title" : "Improved seasonal prediction of the hot summer of 2003 over Europe through better representation of uncertainty in the land surface", "translator" : [ { "dropping-particle" : "", "family" : "Q6145", "given" : "", "non-dropping-particle" : "", "parse-names" : false, "suffix" : "" } ], "type" : "article-journal", "volume" : "142" }, "uris" : [ "http://www.mendeley.com/documents/?uuid=ab1ac3bc-59c7-4937-806e-8500489234e6" ] }, { "id" : "ITEM-3", "itemData" : { "DOI" : "https://doi.org/10.1016/j.ocemod.2017.01.004", "ISSN" : "1463-5003", "abstract" : "The role of mesoscale eddies is crucial for the ocean circulation and its energy budget. The sub-grid scale eddy variability needs to be parametrized in ocean models, even at so-called eddy permitting resolutions. Porta Mana and Zanna (2014) propose an eddy parametrization based on a non-Newtonian stress which depends on the partially resolved scales and their variability. In the present study, we test two versions of the parametrization, one deterministic and one stochastic, at coarse and eddy-permitting resolutions in a double gyre quasi-geostrophic model. The parametrization leads to drastic improvements in the mean state and variability of the ocean state, namely in the jet rectification and the kinetic-energy spectra as a function of wavenumber and frequency for eddy permitting models. The parametrization also appears to have a stabilizing effect on the model, especially the stochastic version. The parametrization possesses attractive features for implementation in global models: very little computational cost, it is flow aware and uses the properties of the underlying flow. The deterministic coefficient is scale-aware, while the stochastic parameter is scale- and flow-aware with dependence on resolution, stratification and wind forcing.", "author" : [ { "dropping-particle" : "", "family" : "Zanna", "given" : "Laure", "non-dropping-particle" : "", "parse-names" : false, "suffix" : "" }, { "dropping-particle" : "", "family" : "Porta Mana", "given" : "PierGianLuca", "non-dropping-particle" : "", "parse-names" : false, "suffix" : "" }, { "dropping-particle" : "", "family" : "Anstey", "given" : "James", "non-dropping-particle" : "", "parse-names" : false, "suffix" : "" }, { "dropping-particle" : "", "family" : "David", "given" : "Tomos", "non-dropping-particle" : "", "parse-names" : false, "suffix" : "" }, { "dropping-particle" : "", "family" : "Bolton", "given" : "Thomas", "non-dropping-particle" : "", "parse-names" : false, "suffix" : "" } ], "container-title" : "Ocean Modelling", "id" : "ITEM-3", "issued" : { "date-parts" : [ [ "2017" ] ] }, "page" : "66-80", "title" : "Scale-aware deterministic and stochastic parametrizations of eddy-mean flow interaction", "translator" : [ { "dropping-particle" : "", "family" : "Q6146", "given" : "", "non-dropping-particle" : "", "parse-names" : false, "suffix" : "" } ], "type" : "article-journal", "volume" : "111" }, "uris" : [ "http://www.mendeley.com/documents/?uuid=77bc4188-bb3b-4ee3-a10a-1e01798141ee" ] }, { "id" : "ITEM-4", "itemData" : { "DOI" : "10.1002/qj.3397", "ISSN" : "0035-9009", "abstract" : "The ocean plays an important role in the climate system on time-scales of weeks to centuries. Despite improvements in ocean models, dynamical processes involving multiscale interactions remain poorly represented, leading to errors in forecasts. We present recent advances in understanding, quantifying, and representing physical and numerical sources of uncertainty in novel regional and global ocean ensembles at different horizontal resolutions. At coarse resolution, uncertainty in 21st century projections of the upper overturning cell in the Atlantic is mostly a result of buoyancy fluxes, while the uncertainty in projections of the bottom cell is driven equally by both wind and buoyancy flux uncertainty. In addition, freshwater and heat fluxes are the largest contributors to Atlantic Ocean heat content regional projections and their uncertainties, mostly as a result of uncertain ocean circulation projections. At both coarse and eddy-permitting resolutions, unresolved stochastic temperature and salinity fluctuations can lead to significant changes in large-scale density across the Gulf Stream front, therefore leading to major changes in large-scale transport. These perturbations can have an impact on the ensemble spread on monthly time-scales and subsequently interact nonlinearly with the dynamics of the flow, generating chaotic variability on multiannual time-scales. In the Gulf Stream region, the ratio of chaotic variability to atmospheric-forced variability in meridional heat transport is larger than 50% on time-scales shorter than 2 years, while between 40 and 48\u00b0S the ratio exceeds 50% on on time-scales up to 28 years. Based on these simulations, we show that air\u2013sea interaction and ocean subgrid eddies remain an important source of error for simulating and predicting ocean circulation, sea level, and heat uptake on a range of spatial and temporal scales. We discuss how further refinement of these ensembles can help us assess the relative importance of oceanic versus atmospheric uncertainty in weather and climate.", "author" : [ { "dropping-particle" : "", "family" : "Zanna", "given" : "L", "non-dropping-particle" : "", "parse-names" : false, "suffix" : "" }, { "dropping-particle" : "", "family" : "Brankart", "given" : "J M", "non-dropping-particle" : "", "parse-names" : false, "suffix" : "" }, { "dropping-particle" : "", "family" : "Huber", "given" : "M", "non-dropping-particle" : "", "parse-names" : false, "suffix" : "" }, { "dropping-particle" : "", "family" : "Leroux", "given" : "S", "non-dropping-particle" : "", "parse-names" : false, "suffix" : "" }, { "dropping-particle" : "", "family" : "Penduff", "given" : "T", "non-dropping-particle" : "", "parse-names" : false, "suffix" : "" }, { "dropping-particle" : "", "family" : "Williams", "given" : "P D", "non-dropping-particle" : "", "parse-names" : false, "suffix" : "" } ], "container-title" : "Quarterly Journal of the Royal Meteorological Society", "id" : "ITEM-4", "issue" : "S1", "issued" : { "date-parts" : [ [ "2019", "9", "8" ] ] }, "note" : "From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D)\n\nFrom Duplicate 2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D)\n\ndoi: 10.1002/qj.3397", "page" : "160-175", "publisher" : "John Wiley &amp; Sons, Ltd", "title" : "Uncertainty and scale interactions in ocean ensembles: From seasonal forecasts to multidecadal climate predictions", "translator" : [ { "dropping-particle" : "", "family" : "Q6226", "given" : "", "non-dropping-particle" : "", "parse-names" : false, "suffix" : "" } ], "type" : "article-journal", "volume" : "145" }, "uris" : [ "http://www.mendeley.com/documents/?uuid=9aa37df4-a5f9-4953-819c-3034780d890a" ] } ], "mendeley" : { "formattedCitation" : "(Dawson and Palmer, 2015; MacLeod et al., 2016; Zanna et al., 2017, 2019)", "plainTextFormattedCitation" : "(Dawson and Palmer, 2015; MacLeod et al., 2016; Zanna et al., 2017, 2019)", "previouslyFormattedCitation" : "(Dawson and Palmer, 2015; MacLeod et al., 2016; Zanna et al., 2017, 2019)" }, "properties" : { "noteIndex" : 0 }, "schema" : "https://github.com/citation-style-language/schema/raw/master/csl-citation.json" }</w:instrText>
      </w:r>
      <w:r w:rsidRPr="003F2D6A">
        <w:rPr>
          <w:lang w:val="en-GB"/>
        </w:rPr>
        <w:fldChar w:fldCharType="separate"/>
      </w:r>
      <w:r w:rsidR="00E41CA2">
        <w:rPr>
          <w:noProof/>
          <w:lang w:val="en-GB"/>
        </w:rPr>
        <w:t>(Dawson and Palmer, 2015; MacLeod et al., 2016; Zanna et al., 2017, 2019)</w:t>
      </w:r>
      <w:r w:rsidRPr="003F2D6A">
        <w:rPr>
          <w:lang w:val="en-GB"/>
        </w:rPr>
        <w:fldChar w:fldCharType="end"/>
      </w:r>
      <w:r w:rsidRPr="003F2D6A">
        <w:rPr>
          <w:lang w:val="en-GB"/>
        </w:rPr>
        <w:t>. The expectation is to achieve a similar performance to the increase in resolution at a reduced computational cost.</w:t>
      </w:r>
    </w:p>
    <w:p w14:paraId="332708F9" w14:textId="77777777" w:rsidR="00E2170D" w:rsidRPr="003F2D6A" w:rsidRDefault="00E2170D" w:rsidP="00E2170D">
      <w:pPr>
        <w:pStyle w:val="AR6BodyText"/>
        <w:rPr>
          <w:rFonts w:cs="Times New Roman"/>
          <w:lang w:val="en-GB"/>
        </w:rPr>
      </w:pPr>
    </w:p>
    <w:p w14:paraId="7B90106B" w14:textId="77777777" w:rsidR="00E2170D" w:rsidRPr="003F2D6A" w:rsidRDefault="00E2170D" w:rsidP="00E2170D">
      <w:pPr>
        <w:pStyle w:val="AR6BodyText"/>
        <w:rPr>
          <w:rFonts w:eastAsiaTheme="majorEastAsia" w:cstheme="majorBidi"/>
          <w:i/>
          <w:lang w:val="en-GB" w:eastAsia="en-US"/>
        </w:rPr>
      </w:pPr>
      <w:r w:rsidRPr="003F2D6A">
        <w:rPr>
          <w:rFonts w:cs="Times New Roman"/>
          <w:lang w:val="en-GB"/>
        </w:rPr>
        <w:t xml:space="preserve">Despite their known errors that affect model performance, there is </w:t>
      </w:r>
      <w:r w:rsidRPr="003F2D6A">
        <w:rPr>
          <w:rFonts w:cs="Times New Roman"/>
          <w:i/>
          <w:lang w:val="en-GB"/>
        </w:rPr>
        <w:t>high confidence</w:t>
      </w:r>
      <w:r w:rsidRPr="003F2D6A">
        <w:rPr>
          <w:rFonts w:cs="Times New Roman"/>
          <w:lang w:val="en-GB"/>
        </w:rPr>
        <w:t xml:space="preserve"> that global models provide useful information for the production of regional climate information. There is </w:t>
      </w:r>
      <w:r w:rsidRPr="003F2D6A">
        <w:rPr>
          <w:rFonts w:cs="Times New Roman"/>
          <w:i/>
          <w:lang w:val="en-GB"/>
        </w:rPr>
        <w:t xml:space="preserve">robust evidence </w:t>
      </w:r>
      <w:r w:rsidRPr="003F2D6A">
        <w:rPr>
          <w:rFonts w:cs="Times New Roman"/>
          <w:lang w:val="en-GB"/>
        </w:rPr>
        <w:t>and</w:t>
      </w:r>
      <w:r w:rsidRPr="003F2D6A">
        <w:rPr>
          <w:rFonts w:cs="Times New Roman"/>
          <w:i/>
          <w:lang w:val="en-GB"/>
        </w:rPr>
        <w:t xml:space="preserve"> </w:t>
      </w:r>
      <w:r w:rsidRPr="003F2D6A">
        <w:rPr>
          <w:rFonts w:cs="Times New Roman"/>
          <w:i/>
          <w:lang w:val="en-GB"/>
        </w:rPr>
        <w:lastRenderedPageBreak/>
        <w:t>high agreement</w:t>
      </w:r>
      <w:r w:rsidRPr="003F2D6A">
        <w:rPr>
          <w:rFonts w:cs="Times New Roman"/>
          <w:lang w:val="en-GB"/>
        </w:rPr>
        <w:t xml:space="preserve"> that the increase of global model resolution helps in reducing the biases limiting performance at the regional scale, although resolution per se does not automatically solve all performance limitations shown by global models. There is </w:t>
      </w:r>
      <w:r w:rsidRPr="003F2D6A">
        <w:rPr>
          <w:rFonts w:cs="Times New Roman"/>
          <w:i/>
          <w:lang w:val="en-GB"/>
        </w:rPr>
        <w:t>robust evidence</w:t>
      </w:r>
      <w:r w:rsidRPr="003F2D6A">
        <w:rPr>
          <w:rFonts w:cs="Times New Roman"/>
          <w:lang w:val="en-GB"/>
        </w:rPr>
        <w:t xml:space="preserve"> that stochastic parameterisations can help to improve some aspects of the global model performance that are relevant to regional climate information.</w:t>
      </w:r>
    </w:p>
    <w:p w14:paraId="60D2E283" w14:textId="77777777" w:rsidR="00E2170D" w:rsidRPr="003F2D6A" w:rsidRDefault="00E2170D" w:rsidP="00E2170D">
      <w:pPr>
        <w:pStyle w:val="AR6BodyText"/>
        <w:rPr>
          <w:lang w:val="en-GB"/>
        </w:rPr>
      </w:pPr>
    </w:p>
    <w:p w14:paraId="1548AF5B" w14:textId="32E817E0" w:rsidR="00E2170D" w:rsidRPr="003F2D6A" w:rsidRDefault="00E2170D" w:rsidP="00E2170D">
      <w:pPr>
        <w:pStyle w:val="AR6BodyText"/>
        <w:rPr>
          <w:rFonts w:cs="Times New Roman"/>
          <w:lang w:val="en-GB"/>
        </w:rPr>
      </w:pPr>
      <w:r w:rsidRPr="003F2D6A">
        <w:rPr>
          <w:lang w:val="en-GB"/>
        </w:rPr>
        <w:t>Global models tend to have difficulties in simulating climate over regions where unresolved local scale processes, feedbacks and nonlinear scale interactions result in a degradation of the model performance compared to models with higher resolution</w:t>
      </w:r>
      <w:r w:rsidRPr="003F2D6A">
        <w:rPr>
          <w:color w:val="FF0000"/>
          <w:lang w:val="en-GB"/>
        </w:rPr>
        <w:t xml:space="preserve">. </w:t>
      </w:r>
      <w:r w:rsidRPr="003F2D6A">
        <w:rPr>
          <w:lang w:val="en-GB"/>
        </w:rPr>
        <w:t xml:space="preserve">In this case, RCMs and variable resolution global models can resolve part of these processes in the regions of interest at an acceptable computational cost </w:t>
      </w:r>
      <w:r w:rsidRPr="003F2D6A">
        <w:rPr>
          <w:lang w:val="en-GB"/>
        </w:rPr>
        <w:fldChar w:fldCharType="begin" w:fldLock="1"/>
      </w:r>
      <w:r w:rsidR="000465A7">
        <w:rPr>
          <w:lang w:val="en-GB"/>
        </w:rPr>
        <w:instrText>ADDIN CSL_CITATION { "citationItems" : [ { "id" : "ITEM-1",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"ITEM-1",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"ITEM-2", "itemData" : { "DOI" : "10.1029/2018JD030094", "ISSN" : "2169-897X", "abstract" : "The year 2019 marks the thirtieth anniversary of the development of the first regional climate model (RCM), and here an overview is provided of the progress in regional modeling research and of the main challenges lying ahead. RCMs were primarily developed to provide fine\u2010scale climate information for impact studies, but they have evolved into general and multipurpose modeling tools. Among the main achievements in RCM research the focus is on: the development of community RCMs applicable to a wide variety of studies and regional contexts; the increase of model simulation length up to centennial scales and spatial resolutions up to convection\u2010permitting scales (few kilometers), leading to a better understanding of regional to local climate change signals; the development of fully coupled Regional Earth System Models; the inception of intercomparison projects culminating in the international Coordinated Regional Climate Downscaling Experiment; the extensive use of RCM simulations for impact assessments; and the involvement of the scientific community from developing countries in climate modeling research. Among the outstanding issues in need of more attention are the Added Value of using this downscaling technique; various technical aspects concerning RCM simulations; and uncertainties in RCM\u2010based climate projections. Future directions in RCM research are discussed, with highlight on: transition to convection\u2010permitting modeling systems; further development of Regional Earth System Models including the human component; next phase of the Coordinated Regional Climate Downscaling Experiment project; and use of RCMs in the distillation of actionable information for contribution to climate service activities. A brief historical overview of regional climate modeling is also presented.", "author" : [ { "dropping-particle" : "", "family" : "Giorgi", "given" : "Filippo", "non-dropping-particle" : "", "parse-names" : false, "suffix" : "" } ], "container-title" : "Journal of Geophysical Research: Atmospheres", "id" : "ITEM-2", "issued" : { "date-parts" : [ [ "2019", "6", "13" ] ] }, "page" : "2018JD030094", "title" : "Thirty Years of Regional Climate Modeling: Where Are We and Where Are We Going next?", "translator" : [ { "dropping-particle" : "", "family" : "Q6545", "given" : "", "non-dropping-particle" : "", "parse-names" : false, "suffix" : "" } ], "type" : "article-journal" }, "uris" : [ "http://www.mendeley.com/documents/?uuid=3949f43c-5b29-4b84-acc8-5929ec706e3c" ] }, { "id" : "ITEM-3", "itemData" : { "DOI" : "10.1175/BAMS-D-19-0113.1", "ISSN" : "0003-0007", "abstract" : "Regional climate modeling addresses our need to understand and simulate climatic processes and phenomena unresolved in global models. This paper highlights examples of current approaches to and innovative uses of regional climate modeling that deepen understanding of the climate system. High-resolution models are generally more skillful in simulating extremes, such as heavy precipitation, strong winds, and severe storms. In addition, research has shown that fine-scale features such as mountains, coastlines, lakes, irrigation, land use, and urban heat islands can substantially influence a region\u2019s climate and its response to changing forcings. Regional climate simulations explicitly simulating convection are now being performed, providing an opportunity to illuminate new physical behavior that previously was represented by parameterizations with large uncertainties. Regional and global models are both advancing toward higher resolution, as computational capacity increases. However, the resolution and ensemble size necessary to produce a sufficient statistical sample of these processes in global models has proven too costly for contemporary supercomputing systems. Regional climate models are thus indispensable tools that complement global models for understanding physical processes governing regional climate variability and change. The deeper understanding of regional climate processes also benefits stakeholders and policymakers who need physically robust, high-resolution climate information to guide societal responses to changing climate. Key scientific questions that will continue to require regional climate models, and opportunities are emerging for addressing those questions.", "author" : [ { "dropping-particle" : "", "family" : "Gutowski", "given" : "W. J.", "non-dropping-particle" : "", "parse-names" : false, "suffix" : "" }, { "dropping-particle" : "", "family" : "Ullrich", "given" : "P. A.", "non-dropping-particle" : "", "parse-names" : false, "suffix" : "" }, { "dropping-particle" : "", "family" : "Hall", "given" : "A.", "non-dropping-particle" : "", "parse-names" : false, "suffix" : "" }, { "dropping-particle" : "", "family" : "Leung", "given" : "L. R.", "non-dropping-particle" : "", "parse-names" : false, "suffix" : "" }, { "dropping-particle" : "", "family" : "O\u2019Brien", "given" : "T. A.", "non-dropping-particle" : "", "parse-names" : false, "suffix" : "" }, { "dropping-particle" : "", "family" : "Patricola", "given" : "C. M.", "non-dropping-particle" : "", "parse-names" : false, "suffix" : "" }, { "dropping-particle" : "", "family" : "Arritt", "given" : "R. W.", "non-dropping-particle" : "", "parse-names" : false, "suffix" : "" }, { "dropping-particle" : "", "family" : "Bukovsky", "given" : "M. S.", "non-dropping-particle" : "", "parse-names" : false, "suffix" : "" }, { "dropping-particle" : "V.", "family" : "Calvin", "given" : "K.", "non-dropping-particle" : "", "parse-names" : false, "suffix" : "" }, { "dropping-particle" : "", "family" : "Feng", "given" : "Z.", "non-dropping-particle" : "", "parse-names" : false, "suffix" : "" }, { "dropping-particle" : "", "family" : "Jones", "given" : "A. D.", "non-dropping-particle" : "", "parse-names" : false, "suffix" : "" }, { "dropping-particle" : "", "family" : "Kooperman", "given" : "G. J.", "non-dropping-particle" : "", "parse-names" : false, "suffix" : "" }, { "dropping-particle" : "", "family" : "Monier", "given" : "E.", "non-dropping-particle" : "", "parse-names" : false, "suffix" : "" }, { "dropping-particle" : "", "family" : "Pritchard", "given" : "M. S.", "non-dropping-particle" : "", "parse-names" : false, "suffix" : "" }, { "dropping-particle" : "", "family" : "Pryor", "given" : "S. C.", "non-dropping-particle" : "", "parse-names" : false, "suffix" : "" }, { "dropping-particle" : "", "family" : "Qian", "given" : "Y.", "non-dropping-particle" : "", "parse-names" : false, "suffix" : "" }, { "dropping-particle" : "", "family" : "Rhoades", "given" : "A. M.", "non-dropping-particle" : "", "parse-names" : false, "suffix" : "" }, { "dropping-particle" : "", "family" : "Roberts", "given" : "A. F.", "non-dropping-particle" : "", "parse-names" : false, "suffix" : "" }, { "dropping-particle" : "", "family" : "Sakaguchi", "given" : "K.", "non-dropping-particle" : "", "parse-names" : false, "suffix" : "" }, { "dropping-particle" : "", "family" : "Urban", "given" : "N.", "non-dropping-particle" : "", "parse-names" : false, "suffix" : "" }, { "dropping-particle" : "", "family" : "Zarzycki", "given" : "C.", "non-dropping-particle" : "", "parse-names" : false, "suffix" : "" } ], "container-title" : "Bulletin of the American Meteorological Society", "id" : "ITEM-3", "issue" : "5", "issued" : { "date-parts" : [ [ "2020", "5", "1" ] ] }, "page" : "E664-E683", "title" : "The Ongoing Need for High-Resolution Regional Climate Models: Process Understanding and Stakeholder Information", "translator" : [ { "dropping-particle" : "", "family" : "Q6316", "given" : "", "non-dropping-particle" : "", "parse-names" : false, "suffix" : "" } ], "type" : "article-journal", "volume" : "101" }, "uris" : [ "http://www.mendeley.com/documents/?uuid=f9145f9a-888e-4674-b1c4-b3a8f8c910b2" ] } ], "mendeley" : { "formattedCitation" : "(Rummukainen, 2016; Giorgi, 2019; Gutowski et al., 2020)", "plainTextFormattedCitation" : "(Rummukainen, 2016; Giorgi, 2019; Gutowski et al., 2020)", "previouslyFormattedCitation" : "(Rummukainen, 2016; Giorgi, 2019; Gutowski et al., 2020)" }, "properties" : { "noteIndex" : 0 }, "schema" : "https://github.com/citation-style-language/schema/raw/master/csl-citation.json" }</w:instrText>
      </w:r>
      <w:r w:rsidRPr="003F2D6A">
        <w:rPr>
          <w:lang w:val="en-GB"/>
        </w:rPr>
        <w:fldChar w:fldCharType="separate"/>
      </w:r>
      <w:r w:rsidR="00E41CA2">
        <w:rPr>
          <w:noProof/>
          <w:lang w:val="en-GB"/>
        </w:rPr>
        <w:t>(Rummukainen, 2016; Giorgi, 2019; Gutowski et al., 2020)</w:t>
      </w:r>
      <w:r w:rsidRPr="003F2D6A">
        <w:rPr>
          <w:lang w:val="en-GB"/>
        </w:rPr>
        <w:fldChar w:fldCharType="end"/>
      </w:r>
      <w:r w:rsidRPr="003F2D6A">
        <w:rPr>
          <w:lang w:val="en-GB"/>
        </w:rPr>
        <w:t>.</w:t>
      </w:r>
    </w:p>
    <w:p w14:paraId="207C01E3" w14:textId="77777777" w:rsidR="00E2170D" w:rsidRPr="003F2D6A" w:rsidRDefault="00E2170D" w:rsidP="00E2170D">
      <w:pPr>
        <w:pStyle w:val="AR6BodyText"/>
        <w:rPr>
          <w:rFonts w:cs="Times New Roman"/>
          <w:lang w:val="en-GB"/>
        </w:rPr>
      </w:pPr>
    </w:p>
    <w:p w14:paraId="50613469" w14:textId="07F77B1E" w:rsidR="00E2170D" w:rsidRPr="003F2D6A" w:rsidRDefault="00E2170D" w:rsidP="00E2170D">
      <w:pPr>
        <w:pStyle w:val="AR6BodyText"/>
        <w:rPr>
          <w:rFonts w:cs="Times New Roman"/>
          <w:lang w:val="en-GB"/>
        </w:rPr>
      </w:pPr>
      <w:r w:rsidRPr="003F2D6A">
        <w:rPr>
          <w:lang w:val="en-GB"/>
        </w:rPr>
        <w:t xml:space="preserve">The assessment of RCM performance needs to focus not only on mean climatology </w:t>
      </w:r>
      <w:r w:rsidRPr="004D7140">
        <w:rPr>
          <w:lang w:val="en-GB"/>
        </w:rPr>
        <w:t>(</w:t>
      </w:r>
      <w:r w:rsidRPr="008C0585">
        <w:rPr>
          <w:lang w:val="en-GB"/>
        </w:rPr>
        <w:t>Atlas</w:t>
      </w:r>
      <w:r w:rsidRPr="003F2D6A">
        <w:rPr>
          <w:lang w:val="en-GB"/>
        </w:rPr>
        <w:t xml:space="preserve">), but also trends (Section 10.3.3.8) and extremes </w:t>
      </w:r>
      <w:r w:rsidRPr="004D7140">
        <w:rPr>
          <w:lang w:val="en-GB"/>
        </w:rPr>
        <w:t>(</w:t>
      </w:r>
      <w:r w:rsidRPr="008C0585">
        <w:rPr>
          <w:lang w:val="en-GB"/>
        </w:rPr>
        <w:t>Chapter 11</w:t>
      </w:r>
      <w:r w:rsidRPr="003F2D6A">
        <w:rPr>
          <w:lang w:val="en-GB"/>
        </w:rPr>
        <w:t>), and the RCM</w:t>
      </w:r>
      <w:r w:rsidR="007C478F">
        <w:rPr>
          <w:lang w:val="en-GB"/>
        </w:rPr>
        <w:t>’</w:t>
      </w:r>
      <w:r w:rsidRPr="003F2D6A">
        <w:rPr>
          <w:lang w:val="en-GB"/>
        </w:rPr>
        <w:t>s ability at correctly reproducing relevant processes, forcings and feedbacks (</w:t>
      </w:r>
      <w:r w:rsidRPr="003F2D6A">
        <w:rPr>
          <w:color w:val="212121"/>
          <w:lang w:val="en-GB"/>
        </w:rPr>
        <w:t>including e.g., aerosols, plant responses to increasing CO</w:t>
      </w:r>
      <w:r w:rsidRPr="003F2D6A">
        <w:rPr>
          <w:color w:val="212121"/>
          <w:vertAlign w:val="subscript"/>
          <w:lang w:val="en-GB"/>
        </w:rPr>
        <w:t>2</w:t>
      </w:r>
      <w:r w:rsidRPr="003F2D6A">
        <w:rPr>
          <w:color w:val="212121"/>
          <w:lang w:val="en-GB"/>
        </w:rPr>
        <w:t>, etc</w:t>
      </w:r>
      <w:commentRangeStart w:id="1015"/>
      <w:r w:rsidRPr="003F2D6A">
        <w:rPr>
          <w:lang w:val="en-GB"/>
        </w:rPr>
        <w:fldChar w:fldCharType="begin" w:fldLock="1"/>
      </w:r>
      <w:ins w:id="1016" w:author="Robin Matthews" w:date="2021-07-11T16:59:00Z">
        <w:r w:rsidR="00884DBF">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"ITEM-2",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Bo\u00e9 et al., 2020a)", "manualFormatting" : "., Schwingshackl et al., 2019; Bo\u00e9 et al., 2020a", "plainTextFormattedCitation" : "(Schwingshackl et al., 2019; Bo\u00e9 et al., 2020a)", "previouslyFormattedCitation" : "(Schwingshackl et al., 2019; Bo\u00e9 et al., 2020a)" }, "properties" : { "noteIndex" : 0 }, "schema" : "https://github.com/citation-style-language/schema/raw/master/csl-citation.json" }</w:instrText>
        </w:r>
      </w:ins>
      <w:del w:id="1017" w:author="Robin Matthews" w:date="2021-07-11T16:59:00Z">
        <w:r w:rsidR="000465A7" w:rsidDel="00884DBF">
          <w:rPr>
            <w:lang w:val="en-GB"/>
          </w:rPr>
          <w:del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"ITEM-2",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Bo\u00e9 et al., 2020a)", "manualFormatting" : "., Schwingshackl et al., 2019; Bo\u00e9 et al., 2020", "plainTextFormattedCitation" : "(Schwingshackl et al., 2019; Bo\u00e9 et al., 2020a)", "previouslyFormattedCitation" : "(Schwingshackl et al., 2019; Bo\u00e9 et al., 2020a)" }, "properties" : { "noteIndex" : 0 }, "schema" : "https://github.com/citation-style-language/schema/raw/master/csl-citation.json" }</w:delInstrText>
        </w:r>
      </w:del>
      <w:r w:rsidRPr="003F2D6A">
        <w:rPr>
          <w:lang w:val="en-GB"/>
        </w:rPr>
        <w:fldChar w:fldCharType="separate"/>
      </w:r>
      <w:r w:rsidR="00E41CA2">
        <w:rPr>
          <w:noProof/>
          <w:lang w:val="en-GB"/>
        </w:rPr>
        <w:t>., Schwingshackl et al., 2019; Boé et al., 202</w:t>
      </w:r>
      <w:ins w:id="1018" w:author="Robin Matthews" w:date="2021-07-11T16:59:00Z">
        <w:r w:rsidR="00884DBF">
          <w:rPr>
            <w:noProof/>
            <w:lang w:val="en-GB"/>
          </w:rPr>
          <w:t>0a</w:t>
        </w:r>
      </w:ins>
      <w:del w:id="1019" w:author="Robin Matthews" w:date="2021-07-11T16:59:00Z">
        <w:r w:rsidR="00E41CA2" w:rsidDel="00884DBF">
          <w:rPr>
            <w:noProof/>
            <w:lang w:val="en-GB"/>
          </w:rPr>
          <w:delText>0</w:delText>
        </w:r>
      </w:del>
      <w:r w:rsidRPr="003F2D6A">
        <w:rPr>
          <w:lang w:val="en-GB"/>
        </w:rPr>
        <w:fldChar w:fldCharType="end"/>
      </w:r>
      <w:commentRangeEnd w:id="1015"/>
      <w:r w:rsidR="00E41CA2">
        <w:rPr>
          <w:rStyle w:val="CommentReference"/>
          <w:rFonts w:asciiTheme="minorHAnsi" w:eastAsiaTheme="minorHAnsi" w:hAnsiTheme="minorHAnsi"/>
          <w:lang w:eastAsia="en-US"/>
        </w:rPr>
        <w:commentReference w:id="1015"/>
      </w:r>
      <w:r w:rsidRPr="004D7140">
        <w:rPr>
          <w:lang w:val="en-GB"/>
        </w:rPr>
        <w:t xml:space="preserve">; </w:t>
      </w:r>
      <w:r w:rsidRPr="008C0585">
        <w:rPr>
          <w:lang w:val="en-GB"/>
        </w:rPr>
        <w:t>Sections 11.2.</w:t>
      </w:r>
      <w:r w:rsidRPr="004D7140">
        <w:rPr>
          <w:lang w:val="en-GB"/>
        </w:rPr>
        <w:t xml:space="preserve"> and </w:t>
      </w:r>
      <w:r w:rsidRPr="008C0585">
        <w:rPr>
          <w:lang w:val="en-GB"/>
        </w:rPr>
        <w:t>10.3.3.3 to 10.3.3.8</w:t>
      </w:r>
      <w:r w:rsidRPr="004D7140">
        <w:rPr>
          <w:lang w:val="en-GB"/>
        </w:rPr>
        <w:t>)</w:t>
      </w:r>
      <w:r w:rsidRPr="003F2D6A">
        <w:rPr>
          <w:lang w:val="en-GB"/>
        </w:rPr>
        <w:t xml:space="preserve"> to be fit for future projections (Section 10.3.3.9).</w:t>
      </w:r>
    </w:p>
    <w:p w14:paraId="3C247CE8" w14:textId="77777777" w:rsidR="00E2170D" w:rsidRPr="003F2D6A" w:rsidRDefault="00E2170D" w:rsidP="00E2170D">
      <w:pPr>
        <w:pStyle w:val="NormalWeb"/>
        <w:spacing w:before="0" w:beforeAutospacing="0" w:after="0" w:line="240" w:lineRule="auto"/>
        <w:rPr>
          <w:sz w:val="22"/>
          <w:szCs w:val="22"/>
          <w:lang w:val="en-GB"/>
        </w:rPr>
      </w:pPr>
    </w:p>
    <w:p w14:paraId="5ED8A52C" w14:textId="0CED3432" w:rsidR="00E2170D" w:rsidRPr="003F2D6A" w:rsidRDefault="00E2170D" w:rsidP="00E2170D">
      <w:pPr>
        <w:pStyle w:val="AR6BodyText"/>
        <w:rPr>
          <w:lang w:val="en-GB"/>
        </w:rPr>
      </w:pPr>
      <w:r w:rsidRPr="003F2D6A">
        <w:rPr>
          <w:lang w:val="en-GB"/>
        </w:rPr>
        <w:t xml:space="preserve">When RCMs are driven by global models, part of the uncertainty in the RCM simulation is introduced by the global model biases </w:t>
      </w:r>
      <w:r w:rsidRPr="003F2D6A">
        <w:rPr>
          <w:lang w:val="en-GB"/>
        </w:rPr>
        <w:fldChar w:fldCharType="begin" w:fldLock="1"/>
      </w:r>
      <w:r w:rsidR="000465A7">
        <w:rPr>
          <w:lang w:val="en-GB"/>
        </w:rPr>
        <w: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"ITEM-2",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"ITEM-2",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"id" : "ITEM-3", "itemData" : { "DOI" : "10.1007/s00382-020-05229-y", "ISSN" : "0930-7575", "author" : [ { "dropping-particle" : "", "family" : "Christensen", "given" : "Ole B.", "non-dropping-particle" : "", "parse-names" : false, "suffix" : "" }, { "dropping-particle" : "", "family" : "Kjellstr\u00f6m", "given" : "Erik", "non-dropping-particle" : "", "parse-names" : false, "suffix" : "" } ], "container-title" : "Climate Dynamics", "id" : "ITEM-3", "issue" : "9-10", "issued" : { "date-parts" : [ [ "2020", "5", "18" ] ] }, "page" : "4293-4308", "title" : "Partitioning uncertainty components of mean climate and climate change in a large ensemble of European regional climate model projections", "translator" : [ { "dropping-particle" : "", "family" : "Q6314", "given" : "", "non-dropping-particle" : "", "parse-names" : false, "suffix" : "" } ], "type" : "article-journal", "volume" : "54" }, "uris" : [ "http://www.mendeley.com/documents/?uuid=e60e9c4b-0b22-4d96-b333-448708d51b1e" ] } ], "mendeley" : { "formattedCitation" : "(Kjellstr\u00f6m et al., 2018; S\u00f8rland et al., 2018; Christensen and Kjellstr\u00f6m, 2020)", "plainTextFormattedCitation" : "(Kjellstr\u00f6m et al., 2018; S\u00f8rland et al., 2018; Christensen and Kjellstr\u00f6m, 2020)", "previouslyFormattedCitation" : "(Kjellstr\u00f6m et al., 2018; S\u00f8rland et al., 2018; Christensen and Kjellstr\u00f6m, 2020)" }, "properties" : { "noteIndex" : 0 }, "schema" : "https://github.com/citation-style-language/schema/raw/master/csl-citation.json" }</w:instrText>
      </w:r>
      <w:r w:rsidRPr="003F2D6A">
        <w:rPr>
          <w:lang w:val="en-GB"/>
        </w:rPr>
        <w:fldChar w:fldCharType="separate"/>
      </w:r>
      <w:r w:rsidR="00E41CA2">
        <w:rPr>
          <w:noProof/>
          <w:lang w:val="en-GB"/>
        </w:rPr>
        <w:t>(Kjellström et al., 2018; Sørland et al., 2018; Christensen and Kjellström, 2020)</w:t>
      </w:r>
      <w:r w:rsidRPr="003F2D6A">
        <w:rPr>
          <w:lang w:val="en-GB"/>
        </w:rPr>
        <w:fldChar w:fldCharType="end"/>
      </w:r>
      <w:r w:rsidRPr="003F2D6A">
        <w:rPr>
          <w:lang w:val="en-GB"/>
        </w:rPr>
        <w:t xml:space="preserve">. As RCMs are typically not able to mitigate global model biases in large-scale dynamical processes, if such biases are substantial, and if the corresponding large-scale processes are important drivers of regional climate, downscaling is questionable </w:t>
      </w:r>
      <w:r w:rsidRPr="004D7140">
        <w:rPr>
          <w:lang w:val="en-GB"/>
        </w:rPr>
        <w:t>(</w:t>
      </w:r>
      <w:r w:rsidRPr="008C0585">
        <w:rPr>
          <w:lang w:val="en-GB"/>
        </w:rPr>
        <w:t>Section 10.3.3.3</w:t>
      </w:r>
      <w:r w:rsidRPr="003F2D6A">
        <w:rPr>
          <w:lang w:val="en-GB"/>
        </w:rPr>
        <w:t xml:space="preserve">). However, when global models have weak circulation biases and regional climate change is controlled mainly by regional-scale processes and feedbacks, dynamical downscaling has the potential to add substantial value to global model simulations </w:t>
      </w:r>
      <w:commentRangeStart w:id="1020"/>
      <w:r w:rsidRPr="003F2D6A">
        <w:rPr>
          <w:lang w:val="en-GB"/>
        </w:rPr>
        <w:fldChar w:fldCharType="begin" w:fldLock="1"/>
      </w:r>
      <w:r w:rsidR="000465A7">
        <w:rPr>
          <w:lang w:val="en-GB"/>
        </w:rPr>
        <w:instrText>ADDIN CSL_CITATION { "citationItems" : [ { "id" : "ITEM-1",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"ITEM-1",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"ITEM-2", "itemData" : { "DOI" : "10.1029/2018JD030094", "ISSN" : "2169-897X", "abstract" : "The year 2019 marks the thirtieth anniversary of the development of the first regional climate model (RCM), and here an overview is provided of the progress in regional modeling research and of the main challenges lying ahead. RCMs were primarily developed to provide fine\u2010scale climate information for impact studies, but they have evolved into general and multipurpose modeling tools. Among the main achievements in RCM research the focus is on: the development of community RCMs applicable to a wide variety of studies and regional contexts; the increase of model simulation length up to centennial scales and spatial resolutions up to convection\u2010permitting scales (few kilometers), leading to a better understanding of regional to local climate change signals; the development of fully coupled Regional Earth System Models; the inception of intercomparison projects culminating in the international Coordinated Regional Climate Downscaling Experiment; the extensive use of RCM simulations for impact assessments; and the involvement of the scientific community from developing countries in climate modeling research. Among the outstanding issues in need of more attention are the Added Value of using this downscaling technique; various technical aspects concerning RCM simulations; and uncertainties in RCM\u2010based climate projections. Future directions in RCM research are discussed, with highlight on: transition to convection\u2010permitting modeling systems; further development of Regional Earth System Models including the human component; next phase of the Coordinated Regional Climate Downscaling Experiment project; and use of RCMs in the distillation of actionable information for contribution to climate service activities. A brief historical overview of regional climate modeling is also presented.", "author" : [ { "dropping-particle" : "", "family" : "Giorgi", "given" : "Filippo", "non-dropping-particle" : "", "parse-names" : false, "suffix" : "" } ], "container-title" : "Journal of Geophysical Research: Atmospheres", "id" : "ITEM-2", "issued" : { "date-parts" : [ [ "2019", "6", "13" ] ] }, "page" : "2018JD030094", "title" : "Thirty Years of Regional Climate Modeling: Where Are We and Where Are We Going next?", "translator" : [ { "dropping-particle" : "", "family" : "Q6545", "given" : "", "non-dropping-particle" : "", "parse-names" : false, "suffix" : "" } ], "type" : "article-journal" }, "uris" : [ "http://www.mendeley.com/documents/?uuid=3949f43c-5b29-4b84-acc8-5929ec706e3c" ] }, { "id" : "ITEM-3",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"ITEM-3",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"id" : "ITEM-4",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"ITEM-4",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"ITEM-5", "itemData" : { "DOI" : "10.1007/s11229-020-02821-x", "ISSN" : "15730964", "abstract" : "In this paper we consider some questions surrounding whether or not regional climate models \u201cadd value,\u201d a controversial issue in climate science today. We highlight some objections frequently made about regional climate models both within and outside the community of modelers, including several claims that regional climate models do not \u201cadd value.\u201d We show that there are a number of issues involved in the latter claims, the primary ones centering on the fact that different research questions are being pursued by the modelers making the complaints against regional climate models. Further issues focus on historical deficiencies of particular\u2014but not generalizable\u2014failures of individual regional models. We provide tools to sort out these different research questions and particular failures, and to improve communication and understanding surrounding added value in climate modeling and philosophy of climate science.", "author" : [ { "dropping-particle" : "", "family" : "Lloyd", "given" : "Elisabeth A.", "non-dropping-particle" : "", "parse-names" : false, "suffix" : "" }, { "dropping-particle" : "", "family" : "Bukovsky", "given" : "Melissa", "non-dropping-particle" : "", "parse-names" : false, "suffix" : "" }, { "dropping-particle" : "", "family" : "Mearns", "given" : "Linda O.", "non-dropping-particle" : "", "parse-names" : false, "suffix" : "" } ], "container-title" : "Synthese", "id" : "ITEM-5", "issued" : { "date-parts" : [ [ "2020", "8", "17" ] ] }, "title" : "An analysis of the disagreement about added value by regional climate models", "translator" : [ { "dropping-particle" : "", "family" : "Q6318", "given" : "", "non-dropping-particle" : "", "parse-names" : false, "suffix" : "" } ], "type" : "article-journal" }, "uris" : [ "http://www.mendeley.com/documents/?uuid=07c59432-3220-4fb6-bcb4-a40aadac6cba" ] }, { "id" : "ITEM-6", "itemData" : { "DOI" : "10.1126/science.aaa0629", "ISSN" : "0036-8075", "author" : [ { "dropping-particle" : "", "family" : "Hall", "given" : "Alex", "non-dropping-particle" : "", "parse-names" : false, "suffix" : "" } ], "container-title" : "Science", "id" : "ITEM-6",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Rummukainen, 2016; Giorgi, 2019; Schwingshackl et al., 2019; Bo\u00e9 et al., 2020a; Lloyd et al., 2020)", "manualFormatting" : "(Hall, 2014; Rummukainen, 2016; Giorgi, 2019; Schwingshackl et al., 2019; Bo\u00e9 et al., 2020; Lloyd et al., 2020", "plainTextFormattedCitation" : "(Hall, 2014; Rummukainen, 2016; Giorgi, 2019; Schwingshackl et al., 2019; Bo\u00e9 et al., 2020a; Lloyd et al., 2020)", "previouslyFormattedCitation" : "(Hall, 2014; Rummukainen, 2016; Giorgi, 2019; Schwingshackl et al., 2019; Bo\u00e9 et al., 2020a; Lloyd et al., 2020)" }, "properties" : { "noteIndex" : 0 }, "schema" : "https://github.com/citation-style-language/schema/raw/master/csl-citation.json" }</w:instrText>
      </w:r>
      <w:r w:rsidRPr="003F2D6A">
        <w:rPr>
          <w:lang w:val="en-GB"/>
        </w:rPr>
        <w:fldChar w:fldCharType="separate"/>
      </w:r>
      <w:r w:rsidR="00E41CA2">
        <w:rPr>
          <w:noProof/>
          <w:lang w:val="en-GB"/>
        </w:rPr>
        <w:t>(Hall, 2014; Rummukainen, 2016; Giorgi, 2019; Schwingshackl et al., 2019; Boé et al., 2020</w:t>
      </w:r>
      <w:ins w:id="1021" w:author="Robin Matthews" w:date="2021-07-11T16:59:00Z">
        <w:r w:rsidR="00884DBF">
          <w:rPr>
            <w:noProof/>
            <w:lang w:val="en-GB"/>
          </w:rPr>
          <w:t>a</w:t>
        </w:r>
      </w:ins>
      <w:r w:rsidR="00E41CA2">
        <w:rPr>
          <w:noProof/>
          <w:lang w:val="en-GB"/>
        </w:rPr>
        <w:t>; Lloyd et al., 2020</w:t>
      </w:r>
      <w:r w:rsidRPr="003F2D6A">
        <w:rPr>
          <w:lang w:val="en-GB"/>
        </w:rPr>
        <w:fldChar w:fldCharType="end"/>
      </w:r>
      <w:commentRangeEnd w:id="1020"/>
      <w:r w:rsidR="00E41CA2">
        <w:rPr>
          <w:rStyle w:val="CommentReference"/>
          <w:rFonts w:asciiTheme="minorHAnsi" w:eastAsiaTheme="minorHAnsi" w:hAnsiTheme="minorHAnsi"/>
          <w:lang w:eastAsia="en-US"/>
        </w:rPr>
        <w:commentReference w:id="1020"/>
      </w:r>
      <w:r w:rsidRPr="003F2D6A">
        <w:rPr>
          <w:lang w:val="en-GB"/>
        </w:rPr>
        <w:t>; Section 10.3.3.4 and Chapter Atlas).</w:t>
      </w:r>
    </w:p>
    <w:p w14:paraId="38458178" w14:textId="77777777" w:rsidR="00E2170D" w:rsidRPr="003F2D6A" w:rsidRDefault="00E2170D" w:rsidP="00E2170D">
      <w:pPr>
        <w:pStyle w:val="AR6BodyText"/>
        <w:rPr>
          <w:lang w:val="en-GB"/>
        </w:rPr>
      </w:pPr>
    </w:p>
    <w:p w14:paraId="5D84B56E" w14:textId="77777777" w:rsidR="00E2170D" w:rsidRPr="003F2D6A" w:rsidRDefault="00E2170D" w:rsidP="00E2170D">
      <w:pPr>
        <w:pStyle w:val="AR6BodyText"/>
        <w:rPr>
          <w:lang w:val="en-GB"/>
        </w:rPr>
      </w:pPr>
      <w:r w:rsidRPr="003F2D6A">
        <w:rPr>
          <w:lang w:val="en-GB"/>
        </w:rPr>
        <w:t xml:space="preserve">There is </w:t>
      </w:r>
      <w:r w:rsidRPr="003F2D6A">
        <w:rPr>
          <w:i/>
          <w:lang w:val="en-GB"/>
        </w:rPr>
        <w:t>very high confidence</w:t>
      </w:r>
      <w:r w:rsidRPr="003F2D6A">
        <w:rPr>
          <w:lang w:val="en-GB"/>
        </w:rPr>
        <w:t xml:space="preserve"> (</w:t>
      </w:r>
      <w:r w:rsidRPr="003F2D6A">
        <w:rPr>
          <w:i/>
          <w:lang w:val="en-GB"/>
        </w:rPr>
        <w:t>robust evidence</w:t>
      </w:r>
      <w:r w:rsidRPr="008C0585">
        <w:rPr>
          <w:lang w:val="en-GB"/>
        </w:rPr>
        <w:t xml:space="preserve"> and </w:t>
      </w:r>
      <w:r w:rsidRPr="003F2D6A">
        <w:rPr>
          <w:i/>
          <w:lang w:val="en-GB"/>
        </w:rPr>
        <w:t>high agreement</w:t>
      </w:r>
      <w:r w:rsidRPr="003F2D6A">
        <w:rPr>
          <w:lang w:val="en-GB"/>
        </w:rPr>
        <w:t>) that RCMs add value to global simulations in representing many regional weather and climate phenomena, especially over regions of complex orography or with heterogeneous surface characteristics and for local-scale phenomena. Realistically representing local-scale phenomena such as land-sea breezes requires simulations at a resolution of the order of 10 km (</w:t>
      </w:r>
      <w:r w:rsidRPr="003F2D6A">
        <w:rPr>
          <w:i/>
          <w:lang w:val="en-GB"/>
        </w:rPr>
        <w:t>high confidence</w:t>
      </w:r>
      <w:r w:rsidRPr="003F2D6A">
        <w:rPr>
          <w:lang w:val="en-GB"/>
        </w:rPr>
        <w:t>). Simulations at kilometre-scale resolution add value in particular to the representation of convection, sub-daily summer precipitation extremes (</w:t>
      </w:r>
      <w:r w:rsidRPr="003F2D6A">
        <w:rPr>
          <w:i/>
          <w:lang w:val="en-GB"/>
        </w:rPr>
        <w:t>high confidence</w:t>
      </w:r>
      <w:r w:rsidRPr="003F2D6A">
        <w:rPr>
          <w:lang w:val="en-GB"/>
        </w:rPr>
        <w:t>) and soil moisture-precipitation feedbacks (</w:t>
      </w:r>
      <w:r w:rsidRPr="003F2D6A">
        <w:rPr>
          <w:i/>
          <w:lang w:val="en-GB"/>
        </w:rPr>
        <w:t>medium confidence</w:t>
      </w:r>
      <w:r w:rsidRPr="003F2D6A">
        <w:rPr>
          <w:lang w:val="en-GB"/>
        </w:rPr>
        <w:t>). Resolving regional processes may be required to correctly represent the sign of regional climate change (</w:t>
      </w:r>
      <w:r w:rsidRPr="003F2D6A">
        <w:rPr>
          <w:i/>
          <w:lang w:val="en-GB"/>
        </w:rPr>
        <w:t>medium confidence</w:t>
      </w:r>
      <w:r w:rsidRPr="003F2D6A">
        <w:rPr>
          <w:lang w:val="en-GB"/>
        </w:rPr>
        <w:t>). However, the performance of RCMs and their fitness for future projections depend on their representation of relevant processes, forcings and drivers in the specific context (Sections 10.3.3.4–10.3.3.8).</w:t>
      </w:r>
    </w:p>
    <w:p w14:paraId="473118D3" w14:textId="77777777" w:rsidR="00E2170D" w:rsidRPr="003F2D6A" w:rsidRDefault="00E2170D" w:rsidP="00E2170D">
      <w:pPr>
        <w:pStyle w:val="AR6BodyText"/>
        <w:rPr>
          <w:rFonts w:cs="Times New Roman"/>
          <w:lang w:val="en-GB"/>
        </w:rPr>
      </w:pPr>
    </w:p>
    <w:p w14:paraId="419224A7" w14:textId="77FB7C7E" w:rsidR="00E2170D" w:rsidRPr="003F2D6A" w:rsidRDefault="00E2170D" w:rsidP="00E2170D">
      <w:pPr>
        <w:pStyle w:val="AR6BodyText"/>
        <w:rPr>
          <w:rFonts w:cs="Times New Roman"/>
          <w:lang w:val="en-GB"/>
        </w:rPr>
      </w:pPr>
      <w:r w:rsidRPr="003F2D6A">
        <w:rPr>
          <w:rFonts w:cs="Times New Roman"/>
          <w:lang w:val="en-GB"/>
        </w:rPr>
        <w:t xml:space="preserve">Statistical downscaling, bias adjustment and weather generators outperform uncorrected output of global and regional models for a range of statistical aspects at single locations due to their calibration, but RCMs are superior when spatial fields are relevant </w:t>
      </w:r>
      <w:commentRangeStart w:id="1022"/>
      <w:r w:rsidRPr="003F2D6A">
        <w:rPr>
          <w:rFonts w:cs="Times New Roman"/>
          <w:lang w:val="en-GB"/>
        </w:rPr>
        <w:fldChar w:fldCharType="begin" w:fldLock="1"/>
      </w:r>
      <w:ins w:id="1023" w:author="Robin Matthews" w:date="2021-07-11T16:59:00Z">
        <w:r w:rsidR="00884DBF">
          <w:rPr>
            <w:rFonts w:cs="Times New Roman"/>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"ITEM-2", "itemData" : { "DOI" : "10.2166/nh.2013.094", "ISSN" : "0029-1277", "author" : [ { "dropping-particle" : "", "family" : "Mehrotra", "given" : "R.", "non-dropping-particle" : "", "parse-names" : false, "suffix" : "" }, { "dropping-particle" : "", "family" : "Evans", "given" : "J. P.", "non-dropping-particle" : "", "parse-names" : false, "suffix" : "" }, { "dropping-particle" : "", "family" : "Sharma", "given" : "A.", "non-dropping-particle" : "", "parse-names" : false, "suffix" : "" }, { "dropping-particle" : "", "family" : "Sivakumar", "given" : "B.", "non-dropping-particle" : "", "parse-names" : false, "suffix" : "" } ], "container-title" : "Hydrology Research", "id" : "ITEM-2", "issue" : "2", "issued" : { "date-parts" : [ [ "2014", "4" ] ] }, "page" : "226-249", "title" : "Evaluation of downscaled daily rainfall hindcasts over Sydney, Australia using statistical and dynamical downscaling approaches", "translator" : [ { "dropping-particle" : "", "family" : "Q6064", "given" : "", "non-dropping-particle" : "", "parse-names" : false, "suffix" : "" } ], "type" : "article-journal", "volume" : "45" }, "uris" : [ "http://www.mendeley.com/documents/?uuid=b8a7dc99-3a4b-4442-af42-426d24a0f68e" ] }, { "id" : "ITEM-3",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"ITEM-3",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"(Mehrotra et al., 2014; Vaittinada Ayar et al., 2016; Maraun et al., 2019b)", "manualFormatting" : "(Mehrotra et al., 2014; Vaittinada Ayar et al., 2016; Maraun et al., 2019a)", "plainTextFormattedCitation" : "(Mehrotra et al., 2014; Vaittinada Ayar et al., 2016; Maraun et al., 2019b)", "previouslyFormattedCitation" : "(Mehrotra et al., 2014; Vaittinada Ayar et al., 2016; Maraun et al., 2019b)" }, "properties" : { "noteIndex" : 0 }, "schema" : "https://github.com/citation-style-language/schema/raw/master/csl-citation.json" }</w:instrText>
        </w:r>
      </w:ins>
      <w:del w:id="1024" w:author="Robin Matthews" w:date="2021-07-11T16:59:00Z">
        <w:r w:rsidR="000465A7" w:rsidDel="00884DBF">
          <w:rPr>
            <w:rFonts w:cs="Times New Roman"/>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"ITEM-2", "itemData" : { "DOI" : "10.2166/nh.2013.094", "ISSN" : "0029-1277", "author" : [ { "dropping-particle" : "", "family" : "Mehrotra", "given" : "R.", "non-dropping-particle" : "", "parse-names" : false, "suffix" : "" }, { "dropping-particle" : "", "family" : "Evans", "given" : "J. P.", "non-dropping-particle" : "", "parse-names" : false, "suffix" : "" }, { "dropping-particle" : "", "family" : "Sharma", "given" : "A.", "non-dropping-particle" : "", "parse-names" : false, "suffix" : "" }, { "dropping-particle" : "", "family" : "Sivakumar", "given" : "B.", "non-dropping-particle" : "", "parse-names" : false, "suffix" : "" } ], "container-title" : "Hydrology Research", "id" : "ITEM-2", "issue" : "2", "issued" : { "date-parts" : [ [ "2014", "4" ] ] }, "page" : "226-249", "title" : "Evaluation of downscaled daily rainfall hindcasts over Sydney, Australia using statistical and dynamical downscaling approaches", "translator" : [ { "dropping-particle" : "", "family" : "Q6064", "given" : "", "non-dropping-particle" : "", "parse-names" : false, "suffix" : "" } ], "type" : "article-journal", "volume" : "45" }, "uris" : [ "http://www.mendeley.com/documents/?uuid=b8a7dc99-3a4b-4442-af42-426d24a0f68e" ] }, { "id" : "ITEM-3",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"ITEM-3",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"(Mehrotra et al., 2014; Vaittinada Ayar et al., 2016; Maraun et al., 2019b)", "plainTextFormattedCitation" : "(Mehrotra et al., 2014; Vaittinada Ayar et al., 2016; Maraun et al., 2019b)", "previouslyFormattedCitation" : "(Mehrotra et al., 2014; Vaittinada Ayar et al., 2016; Maraun et al.,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rPr>
        <w:t>(Mehrotra et al., 2014; Vaittinada Ayar et al., 2016; Maraun et al., 2019</w:t>
      </w:r>
      <w:ins w:id="1025" w:author="Robin Matthews" w:date="2021-07-11T16:59:00Z">
        <w:r w:rsidR="00884DBF">
          <w:rPr>
            <w:rFonts w:cs="Times New Roman"/>
            <w:noProof/>
          </w:rPr>
          <w:t>a</w:t>
        </w:r>
      </w:ins>
      <w:del w:id="1026" w:author="Robin Matthews" w:date="2021-07-11T16:59:00Z">
        <w:r w:rsidR="00E41CA2" w:rsidDel="00884DBF">
          <w:rPr>
            <w:rFonts w:cs="Times New Roman"/>
            <w:noProof/>
          </w:rPr>
          <w:delText>b</w:delText>
        </w:r>
      </w:del>
      <w:r w:rsidR="00E41CA2">
        <w:rPr>
          <w:rFonts w:cs="Times New Roman"/>
          <w:noProof/>
        </w:rPr>
        <w:t>)</w:t>
      </w:r>
      <w:r w:rsidRPr="003F2D6A">
        <w:rPr>
          <w:rFonts w:cs="Times New Roman"/>
          <w:lang w:val="en-GB"/>
        </w:rPr>
        <w:fldChar w:fldCharType="end"/>
      </w:r>
      <w:commentRangeEnd w:id="1022"/>
      <w:r w:rsidR="00E41CA2">
        <w:rPr>
          <w:rStyle w:val="CommentReference"/>
          <w:rFonts w:asciiTheme="minorHAnsi" w:eastAsiaTheme="minorHAnsi" w:hAnsiTheme="minorHAnsi"/>
          <w:lang w:eastAsia="en-US"/>
        </w:rPr>
        <w:commentReference w:id="1022"/>
      </w:r>
      <w:r w:rsidRPr="00FB6EB0">
        <w:rPr>
          <w:rFonts w:cs="Times New Roman"/>
        </w:rPr>
        <w:t xml:space="preserve">. </w:t>
      </w:r>
      <w:r w:rsidRPr="003F2D6A">
        <w:rPr>
          <w:rFonts w:cs="Times New Roman"/>
          <w:lang w:val="en-GB"/>
        </w:rPr>
        <w:t xml:space="preserve">Similarly, there is some evidence that bias adjustment is comparable in performance when applied to global models and dynamically downscaled global models only for single locations, but dynamical downscaling prior to bias adjustment clearly adds value once spatial dependence is relevant </w:t>
      </w:r>
      <w:commentRangeStart w:id="1027"/>
      <w:r w:rsidRPr="003F2D6A">
        <w:rPr>
          <w:rFonts w:cs="Times New Roman"/>
          <w:lang w:val="en-GB"/>
        </w:rPr>
        <w:fldChar w:fldCharType="begin" w:fldLock="1"/>
      </w:r>
      <w:ins w:id="1028" w:author="Robin Matthews" w:date="2021-07-11T17:00:00Z">
        <w:r w:rsidR="00884DBF">
          <w:rPr>
            <w:rFonts w:cs="Times New Roman"/>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"manualFormatting" : "(Maraun et al., 2019a)", "plainTextFormattedCitation" : "(Maraun et al., 2019b)", "previouslyFormattedCitation" : "(Maraun et al., 2019b)" }, "properties" : { "noteIndex" : 0 }, "schema" : "https://github.com/citation-style-language/schema/raw/master/csl-citation.json" }</w:instrText>
        </w:r>
      </w:ins>
      <w:del w:id="1029" w:author="Robin Matthews" w:date="2021-07-11T17:00:00Z">
        <w:r w:rsidR="000465A7" w:rsidDel="00884DBF">
          <w:rPr>
            <w:rFonts w:cs="Times New Roman"/>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"plainTextFormattedCitation" : "(Maraun et al., 2019b)", "previouslyFormattedCitation" : "(Maraun et al.,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2019</w:t>
      </w:r>
      <w:ins w:id="1030" w:author="Robin Matthews" w:date="2021-07-11T17:00:00Z">
        <w:r w:rsidR="00884DBF">
          <w:rPr>
            <w:rFonts w:cs="Times New Roman"/>
            <w:noProof/>
            <w:lang w:val="en-GB"/>
          </w:rPr>
          <w:t>a</w:t>
        </w:r>
      </w:ins>
      <w:del w:id="1031" w:author="Robin Matthews" w:date="2021-07-11T17:00:00Z">
        <w:r w:rsidR="00E41CA2" w:rsidDel="00884DBF">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1027"/>
      <w:r w:rsidR="00E41CA2">
        <w:rPr>
          <w:rStyle w:val="CommentReference"/>
          <w:rFonts w:asciiTheme="minorHAnsi" w:eastAsiaTheme="minorHAnsi" w:hAnsiTheme="minorHAnsi"/>
          <w:lang w:eastAsia="en-US"/>
        </w:rPr>
        <w:commentReference w:id="1027"/>
      </w:r>
      <w:r w:rsidRPr="003F2D6A">
        <w:rPr>
          <w:rFonts w:cs="Times New Roman"/>
          <w:lang w:val="en-GB"/>
        </w:rPr>
        <w:t xml:space="preserve">. These results may explain why dynamical downscaling does not add value to global model simulations for (single-site) agricultural modelling, when both global and regional model are bias adjusted </w:t>
      </w:r>
      <w:r w:rsidRPr="003F2D6A">
        <w:rPr>
          <w:rFonts w:cs="Times New Roman"/>
          <w:lang w:val="en-GB"/>
        </w:rPr>
        <w:fldChar w:fldCharType="begin" w:fldLock="1"/>
      </w:r>
      <w:r w:rsidR="000465A7">
        <w:rPr>
          <w:rFonts w:cs="Times New Roman"/>
          <w:lang w:val="en-GB"/>
        </w:rPr>
        <w:instrText>ADDIN CSL_CITATION { "citationItems" : [ { "id" : "ITEM-1", "itemData" : { "DOI" : "10.1073/pnas.1314787111", "ISSN" : "0027-8424", "author" : [ { "dropping-particle" : "", "family" : "Glotter", "given" : "M.", "non-dropping-particle" : "", "parse-names" : false, "suffix" : "" }, { "dropping-particle" : "", "family" : "Elliott", "given" : "J.", "non-dropping-particle" : "", "parse-names" : false, "suffix" : "" }, { "dropping-particle" : "", "family" : "McInerney", "given" : "D.", "non-dropping-particle" : "", "parse-names" : false, "suffix" : "" }, { "dropping-particle" : "", "family" : "Best", "given" : "N.", "non-dropping-particle" : "", "parse-names" : false, "suffix" : "" }, { "dropping-particle" : "", "family" : "Foster", "given" : "I.", "non-dropping-particle" : "", "parse-names" : false, "suffix" : "" }, { "dropping-particle" : "", "family" : "Moyer", "given" : "E. J.", "non-dropping-particle" : "", "parse-names" : false, "suffix" : "" } ], "container-title" : "Proceedings of the National Academy of Sciences", "id" : "ITEM-1", "issue" : "24", "issued" : { "date-parts" : [ [ "2014", "6", "17" ] ] }, "page" : "8776-8781", "title" : "Evaluating the utility of dynamical downscaling in agricultural impacts projections", "translator" : [ { "dropping-particle" : "", "family" : "Q6061", "given" : "", "non-dropping-particle" : "", "parse-names" : false, "suffix" : "" } ], "type" : "article-journal", "volume" : "111" }, "uris" : [ "http://www.mendeley.com/documents/?uuid=5f45764c-a652-4113-b4f5-74621e4901a5" ] } ], "mendeley" : { "formattedCitation" : "(Glotter et al., 2014)", "plainTextFormattedCitation" : "(Glotter et al., 2014)", "previouslyFormattedCitation" : "(Glotter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(Glotter et al., 2014)</w:t>
      </w:r>
      <w:r w:rsidRPr="003F2D6A">
        <w:rPr>
          <w:rFonts w:cs="Times New Roman"/>
          <w:lang w:val="en-GB"/>
        </w:rPr>
        <w:fldChar w:fldCharType="end"/>
      </w:r>
      <w:r w:rsidRPr="003F2D6A">
        <w:rPr>
          <w:rFonts w:cs="Times New Roman"/>
          <w:lang w:val="en-GB"/>
        </w:rPr>
        <w:t xml:space="preserve">, but dynamical downscaling adds value compared to bias adjusted global model output for spatially distributed hydrological models </w:t>
      </w:r>
      <w:r w:rsidRPr="003F2D6A">
        <w:rPr>
          <w:rFonts w:cs="Times New Roman"/>
          <w:lang w:val="en-GB"/>
        </w:rPr>
        <w:fldChar w:fldCharType="begin" w:fldLock="1"/>
      </w:r>
      <w:r w:rsidR="000465A7">
        <w:rPr>
          <w:rFonts w:cs="Times New Roman"/>
          <w:lang w:val="en-GB"/>
        </w:rPr>
        <w:instrText>ADDIN CSL_CITATION { "citationItems" : [ { "id" : "ITEM-1", "itemData" : { "DOI" : "10.1007/s11269-014-0678-z", "ISSN" : "0920-4741", "author" : [ { "dropping-particle" : "", "family" : "Qiao", "given" : "Lei", "non-dropping-particle" : "", "parse-names" : false, "suffix" : "" }, { "dropping-particle" : "", "family" : "Hong", "given" : "Yang", "non-dropping-particle" : "", "parse-names" : false, "suffix" : "" }, { "dropping-particle" : "", "family" : "McPherson", "given" : "Renee", "non-dropping-particle" : "", "parse-names" : false, "suffix" : "" }, { "dropping-particle" : "", "family" : "Shafer", "given" : "Mark", "non-dropping-particle" : "", "parse-names" : false, "suffix" : "" }, { "dropping-particle" : "", "family" : "Gade", "given" : "David", "non-dropping-particle" : "", "parse-names" : false, "suffix" : "" }, { "dropping-particle" : "", "family" : "Williams", "given" : "David", "non-dropping-particle" : "", "parse-names" : false, "suffix" : "" }, { "dropping-particle" : "", "family" : "Chen", "given" : "Sheng", "non-dropping-particle" : "", "parse-names" : false, "suffix" : "" }, { "dropping-particle" : "", "family" : "Lilly", "given" : "Douglas", "non-dropping-particle" : "", "parse-names" : false, "suffix" : "" } ], "container-title" : "Water Resources Management", "id" : "ITEM-1", "issue" : "10", "issued" : { "date-parts" : [ [ "2014", "8", "4" ] ] }, "page" : "3291-3305", "title" : "Climate Change and Hydrological Response in the Trans-State Oologah Lake Watershed\u2013Evaluating Dynamically Downscaled NARCCAP and Statistically Downscaled CMIP3 Simulations with VIC Model", "translator" : [ { "dropping-particle" : "", "family" : "Q6062", "given" : "", "non-dropping-particle" : "", "parse-names" : false, "suffix" : "" } ], "type" : "article-journal", "volume" : "28" }, "uris" : [ "http://www.mendeley.com/documents/?uuid=b97e091f-88ef-4146-a7f6-3aabd0543fac" ] } ], "mendeley" : { "formattedCitation" : "(Qiao et al., 2014)", "plainTextFormattedCitation" : "(Qiao et al., 2014)", "previouslyFormattedCitation" : "(Qiao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(Qiao et al., 2014)</w:t>
      </w:r>
      <w:r w:rsidRPr="003F2D6A">
        <w:rPr>
          <w:rFonts w:cs="Times New Roman"/>
          <w:lang w:val="en-GB"/>
        </w:rPr>
        <w:fldChar w:fldCharType="end"/>
      </w:r>
      <w:r w:rsidRPr="003F2D6A">
        <w:rPr>
          <w:rFonts w:cs="Times New Roman"/>
          <w:lang w:val="en-GB"/>
        </w:rPr>
        <w:t>.</w:t>
      </w:r>
    </w:p>
    <w:p w14:paraId="1E94F7E2" w14:textId="77777777" w:rsidR="00E2170D" w:rsidRPr="003F2D6A" w:rsidRDefault="00E2170D" w:rsidP="00E2170D">
      <w:pPr>
        <w:pStyle w:val="AR6BodyText"/>
        <w:rPr>
          <w:rFonts w:cs="Times New Roman"/>
          <w:lang w:val="en-GB"/>
        </w:rPr>
      </w:pPr>
    </w:p>
    <w:p w14:paraId="53F64B14" w14:textId="77777777" w:rsidR="00E2170D" w:rsidRPr="003F2D6A" w:rsidRDefault="00E2170D" w:rsidP="00E2170D">
      <w:pPr>
        <w:pStyle w:val="AR6BodyText"/>
        <w:rPr>
          <w:rFonts w:cs="Times New Roman"/>
          <w:lang w:val="en-GB"/>
        </w:rPr>
      </w:pPr>
      <w:r w:rsidRPr="003F2D6A">
        <w:rPr>
          <w:rFonts w:cs="Times New Roman"/>
          <w:lang w:val="en-GB"/>
        </w:rPr>
        <w:t>Overall, statistical downscaling methods with carefully chosen predictors and an appropriate model structure for a given application realistically represent many statistical aspects of present-day daily temperature and precipitation (</w:t>
      </w:r>
      <w:r w:rsidRPr="003F2D6A">
        <w:rPr>
          <w:rFonts w:cs="Times New Roman"/>
          <w:i/>
          <w:lang w:val="en-GB"/>
        </w:rPr>
        <w:t>high confidence</w:t>
      </w:r>
      <w:r w:rsidRPr="003F2D6A">
        <w:rPr>
          <w:rFonts w:cs="Times New Roman"/>
          <w:lang w:val="en-GB"/>
        </w:rPr>
        <w:t>, Section 10.3.3.7). Bias adjustment has proven beneficial as an interface between climate model projections and impact modelling in many different contexts (</w:t>
      </w:r>
      <w:r w:rsidRPr="003F2D6A">
        <w:rPr>
          <w:rFonts w:cs="Times New Roman"/>
          <w:i/>
          <w:lang w:val="en-GB"/>
        </w:rPr>
        <w:t>high confidence</w:t>
      </w:r>
      <w:r w:rsidRPr="003F2D6A">
        <w:rPr>
          <w:rFonts w:cs="Times New Roman"/>
          <w:lang w:val="en-GB"/>
        </w:rPr>
        <w:t>, Section 10.3.3.7). Weather generators realistically simulate many statistical aspects of present-day daily temperature and precipitation (</w:t>
      </w:r>
      <w:r w:rsidRPr="003F2D6A">
        <w:rPr>
          <w:rFonts w:cs="Times New Roman"/>
          <w:i/>
          <w:lang w:val="en-GB"/>
        </w:rPr>
        <w:t>high confidence</w:t>
      </w:r>
      <w:r w:rsidRPr="003F2D6A">
        <w:rPr>
          <w:rFonts w:cs="Times New Roman"/>
          <w:lang w:val="en-GB"/>
        </w:rPr>
        <w:t xml:space="preserve">, Section 10.3.3.7). The performance of these approaches and </w:t>
      </w:r>
      <w:r w:rsidRPr="003F2D6A">
        <w:rPr>
          <w:rFonts w:cs="Times New Roman"/>
          <w:lang w:val="en-GB"/>
        </w:rPr>
        <w:lastRenderedPageBreak/>
        <w:t>their fitness for future projections also depends on predictors and change factors taken from the driving dynamical models (</w:t>
      </w:r>
      <w:r w:rsidRPr="003F2D6A">
        <w:rPr>
          <w:rFonts w:cs="Times New Roman"/>
          <w:i/>
          <w:lang w:val="en-GB"/>
        </w:rPr>
        <w:t>high confidence</w:t>
      </w:r>
      <w:r w:rsidRPr="003F2D6A">
        <w:rPr>
          <w:rFonts w:cs="Times New Roman"/>
          <w:lang w:val="en-GB"/>
        </w:rPr>
        <w:t>, Section 10.3.3.9).</w:t>
      </w:r>
    </w:p>
    <w:p w14:paraId="2AAB1E07" w14:textId="77777777" w:rsidR="00E2170D" w:rsidRPr="00441820" w:rsidRDefault="00E2170D" w:rsidP="00E2170D">
      <w:pPr>
        <w:autoSpaceDE w:val="0"/>
        <w:autoSpaceDN w:val="0"/>
        <w:adjustRightInd w:val="0"/>
        <w:ind w:left="480" w:hanging="480"/>
        <w:rPr>
          <w:sz w:val="20"/>
          <w:szCs w:val="20"/>
          <w:lang w:val="en-US"/>
        </w:rPr>
      </w:pPr>
    </w:p>
    <w:p w14:paraId="01ABAB45" w14:textId="77777777" w:rsidR="00E2170D" w:rsidRPr="003F2D6A" w:rsidRDefault="00E2170D" w:rsidP="00E2170D">
      <w:pPr>
        <w:pStyle w:val="AR6BodyText"/>
        <w:rPr>
          <w:rFonts w:cs="Times New Roman"/>
          <w:lang w:val="en-GB"/>
        </w:rPr>
      </w:pPr>
    </w:p>
    <w:p w14:paraId="31D61670" w14:textId="77777777" w:rsidR="00E2170D" w:rsidRPr="003F2D6A" w:rsidRDefault="00E2170D" w:rsidP="00E2170D">
      <w:pPr>
        <w:pStyle w:val="AR6Chap10Level21011"/>
        <w:rPr>
          <w:lang w:val="en-GB"/>
        </w:rPr>
      </w:pPr>
      <w:bookmarkStart w:id="1032" w:name="_Toc5899679"/>
      <w:bookmarkStart w:id="1033" w:name="_Toc6838000"/>
      <w:bookmarkStart w:id="1034" w:name="_Toc29679440"/>
      <w:bookmarkStart w:id="1035" w:name="_Toc30602406"/>
      <w:bookmarkStart w:id="1036" w:name="_Toc70454749"/>
      <w:r w:rsidRPr="003F2D6A">
        <w:rPr>
          <w:lang w:val="en-GB"/>
        </w:rPr>
        <w:t>Managing Uncertainties in Regional Climate Projections</w:t>
      </w:r>
      <w:bookmarkEnd w:id="1032"/>
      <w:bookmarkEnd w:id="1033"/>
      <w:bookmarkEnd w:id="1034"/>
      <w:bookmarkEnd w:id="1035"/>
      <w:bookmarkEnd w:id="1036"/>
    </w:p>
    <w:p w14:paraId="7D278C25" w14:textId="77777777" w:rsidR="00E2170D" w:rsidRPr="003F2D6A" w:rsidRDefault="00E2170D" w:rsidP="00E2170D">
      <w:pPr>
        <w:pStyle w:val="AR6BodyText"/>
        <w:rPr>
          <w:lang w:val="en-GB"/>
        </w:rPr>
      </w:pPr>
    </w:p>
    <w:p w14:paraId="713866E4" w14:textId="11CB86CE" w:rsidR="00E2170D" w:rsidRPr="003F2D6A" w:rsidRDefault="00E2170D" w:rsidP="00E2170D">
      <w:pPr>
        <w:pStyle w:val="AR6BodyText"/>
        <w:rPr>
          <w:lang w:val="en-GB"/>
        </w:rPr>
      </w:pPr>
      <w:r w:rsidRPr="003F2D6A">
        <w:rPr>
          <w:lang w:val="en-GB"/>
        </w:rPr>
        <w:t xml:space="preserve">Regional climate projections are affected by three main sources of uncertainty (Sections 10.2.2, 1.4.3 and 4.2.5): unknown future external forcings, imperfect knowledge and implementation of the response of the climate system to external forcings, and internal variability </w:t>
      </w:r>
      <w:r w:rsidRPr="003F2D6A">
        <w:rPr>
          <w:lang w:val="en-GB"/>
        </w:rPr>
        <w:fldChar w:fldCharType="begin" w:fldLock="1"/>
      </w:r>
      <w:r w:rsidR="000465A7">
        <w:rPr>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3F2D6A">
        <w:rPr>
          <w:lang w:val="en-GB"/>
        </w:rPr>
        <w:fldChar w:fldCharType="separate"/>
      </w:r>
      <w:r w:rsidR="00E41CA2">
        <w:rPr>
          <w:noProof/>
          <w:lang w:val="en-GB"/>
        </w:rPr>
        <w:t>(Lehner et al., 2020)</w:t>
      </w:r>
      <w:r w:rsidRPr="003F2D6A">
        <w:rPr>
          <w:lang w:val="en-GB"/>
        </w:rPr>
        <w:fldChar w:fldCharType="end"/>
      </w:r>
      <w:r w:rsidRPr="003F2D6A">
        <w:rPr>
          <w:lang w:val="en-GB"/>
        </w:rPr>
        <w:t>. In a regional downscaling context, uncertainties arise in every step of the modelling chain. Here the propagation of uncertainties (Section 10.3.4.1), the management of uncertainties (Section 10.3.4.2), the role of the internal variability for regional projections (Section 10.3.4.3), and the design and use of ensembles to account for uncertainties (Section 10.3.4.4) will be assessed. Observational uncertainty, in particular for the calibration of statistical downscaling methods (Section 10.2.3.</w:t>
      </w:r>
      <w:r w:rsidR="008C0585">
        <w:rPr>
          <w:lang w:val="en-GB"/>
        </w:rPr>
        <w:t>1</w:t>
      </w:r>
      <w:r w:rsidRPr="003F2D6A">
        <w:rPr>
          <w:lang w:val="en-GB"/>
        </w:rPr>
        <w:t>), also contributes to projection uncertainty.</w:t>
      </w:r>
    </w:p>
    <w:p w14:paraId="1BD037FC" w14:textId="77777777" w:rsidR="00E2170D" w:rsidRPr="003F2D6A" w:rsidRDefault="00E2170D" w:rsidP="00E2170D">
      <w:pPr>
        <w:pStyle w:val="AR6BodyText"/>
        <w:rPr>
          <w:lang w:val="en-GB"/>
        </w:rPr>
      </w:pPr>
    </w:p>
    <w:p w14:paraId="1E007B77" w14:textId="77777777" w:rsidR="00E2170D" w:rsidRPr="003F2D6A" w:rsidRDefault="00E2170D" w:rsidP="00E2170D">
      <w:pPr>
        <w:pStyle w:val="AR6BodyText"/>
        <w:rPr>
          <w:lang w:val="en-GB"/>
        </w:rPr>
      </w:pPr>
    </w:p>
    <w:p w14:paraId="138D518F" w14:textId="77777777" w:rsidR="00E2170D" w:rsidRPr="003F2D6A" w:rsidRDefault="00E2170D" w:rsidP="00E2170D">
      <w:pPr>
        <w:pStyle w:val="AR6Chap10Level310111"/>
        <w:rPr>
          <w:lang w:val="en-GB"/>
        </w:rPr>
      </w:pPr>
      <w:bookmarkStart w:id="1037" w:name="_Toc29679441"/>
      <w:bookmarkStart w:id="1038" w:name="_Toc30602407"/>
      <w:bookmarkStart w:id="1039" w:name="_Toc70454750"/>
      <w:bookmarkStart w:id="1040" w:name="_Toc5899680"/>
      <w:bookmarkStart w:id="1041" w:name="_Toc6838001"/>
      <w:r w:rsidRPr="003F2D6A">
        <w:rPr>
          <w:lang w:val="en-GB"/>
        </w:rPr>
        <w:t>Propagation of uncertainties</w:t>
      </w:r>
      <w:bookmarkEnd w:id="1037"/>
      <w:bookmarkEnd w:id="1038"/>
      <w:bookmarkEnd w:id="1039"/>
    </w:p>
    <w:bookmarkEnd w:id="1040"/>
    <w:bookmarkEnd w:id="1041"/>
    <w:p w14:paraId="2F7E9FCF" w14:textId="77777777" w:rsidR="00E2170D" w:rsidRPr="003F2D6A" w:rsidRDefault="00E2170D" w:rsidP="00E2170D">
      <w:pPr>
        <w:pStyle w:val="AR6BodyText"/>
        <w:rPr>
          <w:lang w:val="en-GB"/>
        </w:rPr>
      </w:pPr>
    </w:p>
    <w:p w14:paraId="27C59F45" w14:textId="65744AC2" w:rsidR="00E2170D" w:rsidRPr="003F2D6A" w:rsidRDefault="00E2170D" w:rsidP="00E2170D">
      <w:pPr>
        <w:pStyle w:val="AR6BodyText"/>
        <w:rPr>
          <w:lang w:val="en-GB"/>
        </w:rPr>
      </w:pPr>
      <w:r w:rsidRPr="003F2D6A">
        <w:rPr>
          <w:lang w:val="en-GB"/>
        </w:rPr>
        <w:t xml:space="preserve">Modelling chains for generating regional climate information range from the definition of forcing scenarios to the global modelling, and potentially to dynamical or statistical downscaling and bias adjustment (Section 10.3.1). The propagation and potential accumulation of uncertainties along the chain has been termed the cascade of uncertainty </w:t>
      </w:r>
      <w:r w:rsidRPr="003F2D6A">
        <w:rPr>
          <w:lang w:val="en-GB"/>
        </w:rPr>
        <w:fldChar w:fldCharType="begin" w:fldLock="1"/>
      </w:r>
      <w:r w:rsidR="000465A7">
        <w:rPr>
          <w:lang w:val="en-GB"/>
        </w:rPr>
        <w:instrText>ADDIN CSL_CITATION { "citationItems" : [ { "id" : "ITEM-1", "itemData" : { "DOI" : "10.1002/wea.543", "ISSN" : "00431656",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"Q5523", "given" : "", "non-dropping-particle" : "", "parse-names" : false, "suffix" : "" } ], "type" : "article-journal", "volume" : "65" }, "uris" : [ "http://www.mendeley.com/documents/?uuid=eadc9ff8-e8ce-4879-b399-0df74e67cac3" ] } ], "mendeley" : { "formattedCitation" : "(Wilby and Dessai, 2010)", "plainTextFormattedCitation" : "(Wilby and Dessai, 2010)", "previouslyFormattedCitation" : "(Wilby and Dessai, 2010)" }, "properties" : { "noteIndex" : 0 }, "schema" : "https://github.com/citation-style-language/schema/raw/master/csl-citation.json" }</w:instrText>
      </w:r>
      <w:r w:rsidRPr="003F2D6A">
        <w:rPr>
          <w:lang w:val="en-GB"/>
        </w:rPr>
        <w:fldChar w:fldCharType="separate"/>
      </w:r>
      <w:r w:rsidR="00E41CA2">
        <w:rPr>
          <w:noProof/>
          <w:lang w:val="en-GB"/>
        </w:rPr>
        <w:t>(Wilby and Dessai, 2010)</w:t>
      </w:r>
      <w:r w:rsidRPr="003F2D6A">
        <w:rPr>
          <w:lang w:val="en-GB"/>
        </w:rPr>
        <w:fldChar w:fldCharType="end"/>
      </w:r>
      <w:r w:rsidRPr="003F2D6A">
        <w:rPr>
          <w:lang w:val="en-GB"/>
        </w:rPr>
        <w:t xml:space="preserve">. Even within one model, like a global model, uncertainty propagates across scales. From a process point of view, these uncertainties are related to forcings and global climate sensitivity, and errors in the representation of the large-scale circulation </w:t>
      </w:r>
      <w:commentRangeStart w:id="1042"/>
      <w:r w:rsidRPr="003F2D6A">
        <w:rPr>
          <w:lang w:val="en-GB"/>
        </w:rPr>
        <w:fldChar w:fldCharType="begin" w:fldLock="1"/>
      </w:r>
      <w:ins w:id="1043" w:author="Robin Matthews" w:date="2021-07-11T17:00:00Z">
        <w:r w:rsidR="00884DBF">
          <w:rPr>
            <w:lang w:val="en-GB"/>
          </w:rPr>
          <w:instrText>ADDIN CSL_CITATION { "citationItems" : [ { "id" : "ITEM-1", "itemData" : { "DOI" : "10.5194/esd-7-917-2016", "ISSN" : "2190-4987", "abstract" : "Abstract. Uncertainty in the simulation of the carbon cycle contributes significantly to uncertainty in the projections of future climate change. We use observations of forest fraction to constrain carbon cycle and land surface input parameters of the global climate model FAMOUS, in the presence of an uncertain structural error. Using an ensemble of climate model runs to build a computationally cheap statistical proxy (emulator) of the climate model, we use history matching to rule out input parameter settings where the corresponding climate model output is judged sufficiently different from observations, even allowing for uncertainty. Regions of parameter space where FAMOUS best simulates the Amazon forest fraction are incompatible with the regions where FAMOUS best simulates other forests, indicating a structural error in the model. We use the emulator to simulate the forest fraction at the best set of parameters implied by matching the model to the Amazon, Central African, South East Asian, and North American forests in turn. We can find parameters that lead to a realistic forest fraction in the Amazon, but that using the Amazon alone to tune the simulator would result in a significant overestimate of forest fraction in the other forests. Conversely, using the other forests to tune the simulator leads to a larger underestimate of the Amazon forest fraction. We use sensitivity analysis to find the parameters which have the most impact on simulator output and perform a history-matching exercise using credible estimates for simulator discrepancy and observational uncertainty terms. We are unable to constrain the parameters individually, but we rule out just under half of joint parameter space as being incompatible with forest observations. We discuss the possible sources of the discrepancy in the simulated Amazon, including missing processes in the land surface component and a bias in the climatology of the Amazon.", "author" : [ { "dropping-particle" : "", "family" : "McNeall", "given" : "Doug", "non-dropping-particle" : "", "parse-names" : false, "suffix" : "" }, { "dropping-particle" : "", "family" : "Williams", "given" : "Jonny", "non-dropping-particle" : "", "parse-names" : false, "suffix" : "" }, { "dropping-particle" : "", "family" : "Booth", "given" : "Ben", "non-dropping-particle" : "", "parse-names" : false, "suffix" : "" }, { "dropping-particle" : "", "family" : "Betts", "given" : "Richard", "non-dropping-particle" : "", "parse-names" : false, "suffix" : "" }, { "dropping-particle" : "", "family" : "Challenor", "given" : "Peter", "non-dropping-particle" : "", "parse-names" : false, "suffix" : "" }, { "dropping-particle" : "", "family" : "Wiltshire", "given" : "Andy", "non-dropping-particle" : "", "parse-names" : false, "suffix" : "" }, { "dropping-particle" : "", "family" : "Sexton", "given" : "David", "non-dropping-particle" : "", "parse-names" : false, "suffix" : "" } ], "container-title" : "Earth System Dynamics", "id" : "ITEM-1", "issue" : "4", "issued" : { "date-parts" : [ [ "2016", "11", "24" ] ] }, "page" : "917-935", "title" : "The impact of structural error on parameter constraint in a climate model", "translator" : [ { "dropping-particle" : "", "family" : "Q6945", "given" : "", "non-dropping-particle" : "", "parse-names" : false, "suffix" : "" } ], "type" : "article-journal", "volume" : "7" }, "uris" : [ "http://www.mendeley.com/documents/?uuid=c44799a3-4c50-41d8-9895-9653a6c5e9b2" ] } ], "mendeley" : { "formattedCitation" : "(McNeall et al., 2016)", "manualFormatting" : "(McNeall et al., 2016", "plainTextFormattedCitation" : "(McNeall et al., 2016)", "previouslyFormattedCitation" : "(McNeall et al., 2016)" }, "properties" : { "noteIndex" : 0 }, "schema" : "https://github.com/citation-style-language/schema/raw/master/csl-citation.json" }</w:instrText>
        </w:r>
      </w:ins>
      <w:del w:id="1044" w:author="Robin Matthews" w:date="2021-07-11T17:00:00Z">
        <w:r w:rsidR="000465A7" w:rsidDel="00884DBF">
          <w:rPr>
            <w:lang w:val="en-GB"/>
          </w:rPr>
          <w:delInstrText>ADDIN CSL_CITATION { "citationItems" : [ { "id" : "ITEM-1", "itemData" : { "DOI" : "10.5194/esd-7-917-2016", "ISSN" : "2190-4987", "abstract" : "Abstract. Uncertainty in the simulation of the carbon cycle contributes significantly to uncertainty in the projections of future climate change. We use observations of forest fraction to constrain carbon cycle and land surface input parameters of the global climate model FAMOUS, in the presence of an uncertain structural error. Using an ensemble of climate model runs to build a computationally cheap statistical proxy (emulator) of the climate model, we use history matching to rule out input parameter settings where the corresponding climate model output is judged sufficiently different from observations, even allowing for uncertainty. Regions of parameter space where FAMOUS best simulates the Amazon forest fraction are incompatible with the regions where FAMOUS best simulates other forests, indicating a structural error in the model. We use the emulator to simulate the forest fraction at the best set of parameters implied by matching the model to the Amazon, Central African, South East Asian, and North American forests in turn. We can find parameters that lead to a realistic forest fraction in the Amazon, but that using the Amazon alone to tune the simulator would result in a significant overestimate of forest fraction in the other forests. Conversely, using the other forests to tune the simulator leads to a larger underestimate of the Amazon forest fraction. We use sensitivity analysis to find the parameters which have the most impact on simulator output and perform a history-matching exercise using credible estimates for simulator discrepancy and observational uncertainty terms. We are unable to constrain the parameters individually, but we rule out just under half of joint parameter space as being incompatible with forest observations. We discuss the possible sources of the discrepancy in the simulated Amazon, including missing processes in the land surface component and a bias in the climatology of the Amazon.", "author" : [ { "dropping-particle" : "", "family" : "McNeall", "given" : "Doug", "non-dropping-particle" : "", "parse-names" : false, "suffix" : "" }, { "dropping-particle" : "", "family" : "Williams", "given" : "Jonny", "non-dropping-particle" : "", "parse-names" : false, "suffix" : "" }, { "dropping-particle" : "", "family" : "Booth", "given" : "Ben", "non-dropping-particle" : "", "parse-names" : false, "suffix" : "" }, { "dropping-particle" : "", "family" : "Betts", "given" : "Richard", "non-dropping-particle" : "", "parse-names" : false, "suffix" : "" }, { "dropping-particle" : "", "family" : "Challenor", "given" : "Peter", "non-dropping-particle" : "", "parse-names" : false, "suffix" : "" }, { "dropping-particle" : "", "family" : "Wiltshire", "given" : "Andy", "non-dropping-particle" : "", "parse-names" : false, "suffix" : "" }, { "dropping-particle" : "", "family" : "Sexton", "given" : "David", "non-dropping-particle" : "", "parse-names" : false, "suffix" : "" } ], "container-title" : "Earth System Dynamics", "id" : "ITEM-1", "issue" : "4", "issued" : { "date-parts" : [ [ "2016", "11", "24" ] ] }, "page" : "917-935", "title" : "The impact of structural error on parameter constraint in a climate model", "translator" : [ { "dropping-particle" : "", "family" : "Q6945", "given" : "", "non-dropping-particle" : "", "parse-names" : false, "suffix" : "" } ], "type" : "article-journal", "volume" : "7" }, "uris" : [ "http://www.mendeley.com/documents/?uuid=c44799a3-4c50-41d8-9895-9653a6c5e9b2" ] } ], "mendeley" : { "formattedCitation" : "(McNeall et al., 2016)", "manualFormatting" : "(McNeall et al., 2016; Section 10.3.3.3)", "plainTextFormattedCitation" : "(McNeall et al., 2016)", "previouslyFormattedCitation" : "(McNeall et al., 2016)" }, "properties" : { "noteIndex" : 0 }, "schema" : "https://github.com/citation-style-language/schema/raw/master/csl-citation.json" }</w:delInstrText>
        </w:r>
      </w:del>
      <w:r w:rsidRPr="003F2D6A">
        <w:rPr>
          <w:lang w:val="en-GB"/>
        </w:rPr>
        <w:fldChar w:fldCharType="separate"/>
      </w:r>
      <w:r w:rsidR="00E41CA2">
        <w:rPr>
          <w:noProof/>
          <w:lang w:val="en-GB"/>
        </w:rPr>
        <w:t>(McNeall et al., 2016</w:t>
      </w:r>
      <w:del w:id="1045" w:author="Robin Matthews" w:date="2021-07-11T17:00:00Z">
        <w:r w:rsidR="00E41CA2" w:rsidDel="00884DBF">
          <w:rPr>
            <w:noProof/>
            <w:lang w:val="en-GB"/>
          </w:rPr>
          <w:delText>; Section 10.3.3.3)</w:delText>
        </w:r>
      </w:del>
      <w:r w:rsidRPr="003F2D6A">
        <w:rPr>
          <w:lang w:val="en-GB"/>
        </w:rPr>
        <w:fldChar w:fldCharType="end"/>
      </w:r>
      <w:commentRangeEnd w:id="1042"/>
      <w:r w:rsidR="00E41CA2">
        <w:rPr>
          <w:rStyle w:val="CommentReference"/>
          <w:rFonts w:asciiTheme="minorHAnsi" w:eastAsiaTheme="minorHAnsi" w:hAnsiTheme="minorHAnsi"/>
          <w:lang w:eastAsia="en-US"/>
        </w:rPr>
        <w:commentReference w:id="1042"/>
      </w:r>
      <w:ins w:id="1046" w:author="Robin Matthews" w:date="2021-07-11T17:00:00Z">
        <w:r w:rsidR="00884DBF">
          <w:rPr>
            <w:noProof/>
            <w:lang w:val="en-GB"/>
          </w:rPr>
          <w:t>; Section 10.3.3.3)</w:t>
        </w:r>
      </w:ins>
      <w:r w:rsidRPr="003F2D6A">
        <w:rPr>
          <w:lang w:val="en-GB"/>
        </w:rPr>
        <w:t xml:space="preserve"> and regional processes (Section 10.3.3.4), feedbacks (Section 10.3.3.5) and drivers (Section 10.3.3.6). From a modelling point of view, these uncertainties are related to the choice of dynamical and statistical models (Section 10.3.1) and experimental design (Section 10.3.2). The overall uncertainty can be statistically decomposed into the individual sources </w:t>
      </w:r>
      <w:r w:rsidRPr="003F2D6A">
        <w:rPr>
          <w:lang w:val="en-GB"/>
        </w:rPr>
        <w:fldChar w:fldCharType="begin" w:fldLock="1"/>
      </w:r>
      <w:r w:rsidR="000465A7">
        <w:rPr>
          <w:lang w:val="en-GB"/>
        </w:rPr>
        <w:instrText>ADDIN CSL_CITATION { "citationItems" : [ { "id" : "ITEM-1",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scenario\u2013climate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scenario\u2013model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"ITEM-1", "issue" : "8", "issued" : { "date-parts" : [ [ "2019", "4" ] ] }, "page" : "2423-2440", "title" : "Partitioning Uncertainty Components of an Incomplete Ensemble of Climate Projections Using Data Augmentation", "translator" : [ { "dropping-particle" : "", "family" : "Q6170", "given" : "", "non-dropping-particle" : "", "parse-names" : false, "suffix" : "" } ], "type" : "article-journal", "volume" : "32" }, "uris" : [ "http://www.mendeley.com/documents/?uuid=eb6d2fed-1331-40c5-a4e6-c3471b988317" ] }, { "id" : "ITEM-2", "itemData" : { "DOI" : "10.1007/s00382-020-05229-y", "ISSN" : "0930-7575", "author" : [ { "dropping-particle" : "", "family" : "Christensen", "given" : "Ole B.", "non-dropping-particle" : "", "parse-names" : false, "suffix" : "" }, { "dropping-particle" : "", "family" : "Kjellstr\u00f6m", "given" : "Erik", "non-dropping-particle" : "", "parse-names" : false, "suffix" : "" } ], "container-title" : "Climate Dynamics", "id" : "ITEM-2", "issue" : "9-10", "issued" : { "date-parts" : [ [ "2020", "5", "18" ] ] }, "page" : "4293-4308", "title" : "Partitioning uncertainty components of mean climate and climate change in a large ensemble of European regional climate model projections", "translator" : [ { "dropping-particle" : "", "family" : "Q6314", "given" : "", "non-dropping-particle" : "", "parse-names" : false, "suffix" : "" } ], "type" : "article-journal", "volume" : "54" }, "uris" : [ "http://www.mendeley.com/documents/?uuid=e60e9c4b-0b22-4d96-b333-448708d51b1e" ] } ], "mendeley" : { "formattedCitation" : "(Evin et al., 2019; Christensen and Kjellstr\u00f6m, 2020)", "plainTextFormattedCitation" : "(Evin et al., 2019; Christensen and Kjellstr\u00f6m, 2020)", "previouslyFormattedCitation" : "(Evin et al., 2019; Christensen and Kjellstr\u00f6m, 2020)" }, "properties" : { "noteIndex" : 0 }, "schema" : "https://github.com/citation-style-language/schema/raw/master/csl-citation.json" }</w:instrText>
      </w:r>
      <w:r w:rsidRPr="003F2D6A">
        <w:rPr>
          <w:lang w:val="en-GB"/>
        </w:rPr>
        <w:fldChar w:fldCharType="separate"/>
      </w:r>
      <w:r w:rsidR="00E41CA2">
        <w:rPr>
          <w:noProof/>
          <w:lang w:val="en-GB"/>
        </w:rPr>
        <w:t>(Evin et al., 2019; Christensen and Kjellström, 2020)</w:t>
      </w:r>
      <w:r w:rsidRPr="003F2D6A">
        <w:rPr>
          <w:lang w:val="en-GB"/>
        </w:rPr>
        <w:fldChar w:fldCharType="end"/>
      </w:r>
      <w:r w:rsidRPr="003F2D6A">
        <w:rPr>
          <w:lang w:val="en-GB"/>
        </w:rPr>
        <w:t>, although there might be nonlinear dependencies between them.</w:t>
      </w:r>
    </w:p>
    <w:p w14:paraId="637BD016" w14:textId="77777777" w:rsidR="00E2170D" w:rsidRPr="003F2D6A" w:rsidRDefault="00E2170D" w:rsidP="00E2170D">
      <w:pPr>
        <w:pStyle w:val="AR6BodyText"/>
        <w:rPr>
          <w:b/>
          <w:lang w:val="en-GB"/>
        </w:rPr>
      </w:pPr>
    </w:p>
    <w:p w14:paraId="1FEADAC6" w14:textId="3413F42B" w:rsidR="00E2170D" w:rsidRPr="003F2D6A" w:rsidRDefault="00E2170D" w:rsidP="00E2170D">
      <w:pPr>
        <w:pStyle w:val="AR6BodyText"/>
        <w:rPr>
          <w:lang w:val="en-GB"/>
        </w:rPr>
      </w:pPr>
      <w:r w:rsidRPr="003F2D6A">
        <w:rPr>
          <w:lang w:val="en-GB"/>
        </w:rPr>
        <w:t xml:space="preserve">Uncertainty propagation often increases the spread in regional climate projections when comparing global model and downscaled results, which has been used as an argument against top-down approaches to climate information </w:t>
      </w:r>
      <w:r w:rsidRPr="003F2D6A">
        <w:rPr>
          <w:lang w:val="en-GB"/>
        </w:rPr>
        <w:fldChar w:fldCharType="begin" w:fldLock="1"/>
      </w:r>
      <w:r w:rsidR="000465A7">
        <w:rPr>
          <w:lang w:val="en-GB"/>
        </w:rPr>
        <w: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"mendeley" : { "formattedCitation" : "(Prudhomme et al., 2010)", "plainTextFormattedCitation" : "(Prudhomme et al., 2010)", "previouslyFormattedCitation" : "(Prudhomme et al., 2010)" }, "properties" : { "noteIndex" : 0 }, "schema" : "https://github.com/citation-style-language/schema/raw/master/csl-citation.json" }</w:instrText>
      </w:r>
      <w:r w:rsidRPr="003F2D6A">
        <w:rPr>
          <w:lang w:val="en-GB"/>
        </w:rPr>
        <w:fldChar w:fldCharType="separate"/>
      </w:r>
      <w:r w:rsidR="00E41CA2">
        <w:rPr>
          <w:noProof/>
          <w:lang w:val="en-GB"/>
        </w:rPr>
        <w:t>(Prudhomme et al., 2010)</w:t>
      </w:r>
      <w:r w:rsidRPr="003F2D6A">
        <w:rPr>
          <w:lang w:val="en-GB"/>
        </w:rPr>
        <w:fldChar w:fldCharType="end"/>
      </w:r>
      <w:r w:rsidRPr="003F2D6A">
        <w:rPr>
          <w:lang w:val="en-GB"/>
        </w:rPr>
        <w:t xml:space="preserve">. Increased spread in the modelling chain may also arise from a more comprehensive representation of previously unknown or underrepresented uncertainties </w:t>
      </w:r>
      <w:r w:rsidRPr="003F2D6A">
        <w:rPr>
          <w:lang w:val="en-GB"/>
        </w:rPr>
        <w:fldChar w:fldCharType="begin" w:fldLock="1"/>
      </w:r>
      <w:r w:rsidR="000465A7">
        <w:rPr>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lang w:val="en-GB"/>
        </w:rPr>
        <w:fldChar w:fldCharType="separate"/>
      </w:r>
      <w:r w:rsidR="00E41CA2">
        <w:rPr>
          <w:noProof/>
          <w:lang w:val="en-GB"/>
        </w:rPr>
        <w:t>(Maraun and Widmann, 2018b)</w:t>
      </w:r>
      <w:r w:rsidRPr="003F2D6A">
        <w:rPr>
          <w:lang w:val="en-GB"/>
        </w:rPr>
        <w:fldChar w:fldCharType="end"/>
      </w:r>
      <w:r w:rsidRPr="003F2D6A">
        <w:rPr>
          <w:lang w:val="en-GB"/>
        </w:rPr>
        <w:t>. The increased spread in this case goes together with a better representation of processes and thus an increased model fitness for purpose (Section 10.3.3.9).</w:t>
      </w:r>
    </w:p>
    <w:p w14:paraId="0FD79E4C" w14:textId="77777777" w:rsidR="00E2170D" w:rsidRPr="003F2D6A" w:rsidRDefault="00E2170D" w:rsidP="00E2170D">
      <w:pPr>
        <w:pStyle w:val="AR6BodyText"/>
        <w:rPr>
          <w:sz w:val="20"/>
          <w:szCs w:val="20"/>
          <w:lang w:val="en-GB"/>
        </w:rPr>
      </w:pPr>
    </w:p>
    <w:p w14:paraId="5DE07E35" w14:textId="77777777" w:rsidR="00E2170D" w:rsidRPr="003F2D6A" w:rsidRDefault="00E2170D" w:rsidP="00E2170D">
      <w:pPr>
        <w:pStyle w:val="AR6BodyText"/>
        <w:rPr>
          <w:lang w:val="en-GB"/>
        </w:rPr>
      </w:pPr>
    </w:p>
    <w:p w14:paraId="0856A4BA" w14:textId="77777777" w:rsidR="00E2170D" w:rsidRPr="003F2D6A" w:rsidRDefault="00E2170D" w:rsidP="00E2170D">
      <w:pPr>
        <w:pStyle w:val="AR6Chap10Level310111"/>
        <w:rPr>
          <w:lang w:val="en-GB"/>
        </w:rPr>
      </w:pPr>
      <w:bookmarkStart w:id="1047" w:name="_Toc29679442"/>
      <w:bookmarkStart w:id="1048" w:name="_Toc30602408"/>
      <w:bookmarkStart w:id="1049" w:name="_Toc70454751"/>
      <w:r w:rsidRPr="003F2D6A">
        <w:rPr>
          <w:lang w:val="en-GB"/>
        </w:rPr>
        <w:t>Representing and reducing uncertainties</w:t>
      </w:r>
      <w:bookmarkEnd w:id="1047"/>
      <w:bookmarkEnd w:id="1048"/>
      <w:bookmarkEnd w:id="1049"/>
    </w:p>
    <w:p w14:paraId="7EFA3581" w14:textId="77777777" w:rsidR="00E2170D" w:rsidRPr="003F2D6A" w:rsidRDefault="00E2170D" w:rsidP="00E2170D">
      <w:pPr>
        <w:pStyle w:val="AR6BodyText"/>
        <w:rPr>
          <w:lang w:val="en-GB"/>
        </w:rPr>
      </w:pPr>
    </w:p>
    <w:p w14:paraId="5FE39012" w14:textId="2F126E59" w:rsidR="00E2170D" w:rsidRPr="003F2D6A" w:rsidRDefault="00E2170D" w:rsidP="00E2170D">
      <w:pPr>
        <w:pStyle w:val="AR6BodyText"/>
        <w:rPr>
          <w:lang w:val="en-GB"/>
        </w:rPr>
      </w:pPr>
      <w:r w:rsidRPr="003F2D6A">
        <w:rPr>
          <w:lang w:val="en-GB"/>
        </w:rPr>
        <w:t xml:space="preserve">Climate response uncertainties (Chapter 1) can be represented by multi-model ensembles, although the sampled uncertainty typically underestimates the full range of uncertainty </w:t>
      </w:r>
      <w:r w:rsidRPr="003F2D6A">
        <w:rPr>
          <w:lang w:val="en-GB"/>
        </w:rPr>
        <w:fldChar w:fldCharType="begin" w:fldLock="1"/>
      </w:r>
      <w:r w:rsidR="000465A7">
        <w:rPr>
          <w:lang w:val="en-GB"/>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"id" : "ITEM-3", "itemData" : { "DOI" : "10.1007/s41748-021-00199-5", "ISSN" : "2509-9434", "abstract" : "The Coupled Model Intercomparison Project Phase 6 (CMIP6) dataset is used to examine projected changes in temperature and precipitation over the United States (U.S.), Central America and the Caribbean. The changes are computed using an ensemble of 31 models for three future time slices (2021\u20132040, 2041\u20132060, and 2080\u20132099) relative to the reference period (1995\u20132014) under three Shared Socioeconomic Pathways (SSPs; SSP1-2.6, SSP2-4.5, and SSP5-8.5). The CMIP6 ensemble reproduces the observed annual cycle and distribution of mean annual temperature and precipitation with biases between \u2212\u00a00.93 and 1.27\u00a0\u00b0C and \u2212\u00a037.90 to 58.45%, respectively, for most of the region. However, modeled precipitation is too large over the western and Midwestern U.S. during winter and spring and over the North American monsoon region in summer, while too small over southern Central America. Temperature is projected to increase over the entire domain under all three SSPs, by as much as 6\u00a0\u00b0C under SSP5-8.5, and with more pronounced increases in the northern latitudes over the regions that receive snow in the present climate. Annual precipitation projections for the end of the twenty-first century have more uncertainty, as expected, and exhibit a meridional dipole-like pattern, with precipitation increasing by 10\u201330% over much of the U.S. and decreasing by 10\u201340% over Central America and the Caribbean, especially over the monsoon region. Seasonally, precipitation over the eastern and central subregions is projected to increase during winter and spring and decrease during summer and autumn. Over the monsoon region and Central America, precipitation is projected to decrease in all seasons except autumn. The analysis was repeated on a subset of 9 models with the best performance in the reference period; however, no significant difference was found, suggesting that model bias is not strongly influencing the projections.", "author" : [ { "dropping-particle" : "", "family" : "Almazroui", "given" : "Mansour", "non-dropping-particle" : "", "parse-names" : false, "suffix" : "" }, { "dropping-particle" : "", "family" : "Islam", "given" : "M Nazrul", "non-dropping-particle" : "", "parse-names" : false, "suffix" : "" }, { "dropping-particle" : "", "family" : "Saeed", "given" : "Fahad", "non-dropping-particle" : "", "parse-names" : false, "suffix" : "" }, { "dropping-particle" : "", "family" : "Saeed", "given" : "Sajjad", "non-dropping-particle" : "", "parse-names" : false, "suffix" : "" }, { "dropping-particle" : "", "family" : "Ismail", "given" : "Muhammad", "non-dropping-particle" : "", "parse-names" : false, "suffix" : "" }, { "dropping-particle" : "", "family" : "Ehsan", "given" : "Muhammad Azhar", "non-dropping-particle" : "", "parse-names" : false, "suffix" : "" }, { "dropping-particle" : "", "family" : "Diallo", "given" : "Ismaila", "non-dropping-particle" : "", "parse-names" : false, "suffix" : "" }, { "dropping-particle" : "", "family" : "O\u2019Brien", "given" : "Enda", "non-dropping-particle" : "", "parse-names" : false, "suffix" : "" }, { "dropping-particle" : "", "family" : "Ashfaq", "given" : "Moetasim", "non-dropping-particle" : "", "parse-names" : false, "suffix" : "" }, { "dropping-particle" : "", "family" : "Mart\u00ednez-Castro", "given" : "Daniel", "non-dropping-particle" : "", "parse-names" : false, "suffix" : "" }, { "dropping-particle" : "", "family" : "Cavazos", "given" : "Tereza", "non-dropping-particle" : "", "parse-names" : false, "suffix" : "" }, { "dropping-particle" : "", "family" : "Cerezo-Mota", "given" : "Ruth", "non-dropping-particle" : "", "parse-names" : false, "suffix" : "" }, { "dropping-particle" : "", "family" : "Tippett", "given" : "Michael K", "non-dropping-particle" : "", "parse-names" : false, "suffix" : "" }, { "dropping-particle" : "", "family" : "Gutowski", "given" : "William J", "non-dropping-particle" : "", "parse-names" : false, "suffix" : "" }, { "dropping-particle" : "", "family" : "Alfaro", "given" : "Eric J", "non-dropping-particle" : "", "parse-names" : false, "suffix" : "" }, { "dropping-particle" : "", "family" : "Hidalgo", "given" : "Hugo G", "non-dropping-particle" : "", "parse-names" : false, "suffix" : "" }, { "dropping-particle" : "", "family" : "Vichot-Llano", "given" : "Alejandro", "non-dropping-particle" : "", "parse-names" : false, "suffix" : "" }, { "dropping-particle" : "", "family" : "Campbell", "given" : "Jayaka D", "non-dropping-particle" : "", "parse-names" : false, "suffix" : "" }, { "dropping-particle" : "", "family" : "Kamil", "given" : "Shahzad", "non-dropping-particle" : "", "parse-names" : false, "suffix" : "" }, { "dropping-particle" : "", "family" : "Rashid", "given" : "Irfan Ur", "non-dropping-particle" : "", "parse-names" : false, "suffix" : "" }, { "dropping-particle" : "", "family" : "Sylla", "given" : "Mouhamadou Bamba", "non-dropping-particle" : "", "parse-names" : false, "suffix" : "" }, { "dropping-particle" : "", "family" : "Stephenson", "given" : "Tannecia", "non-dropping-particle" : "", "parse-names" : false, "suffix" : "" }, { "dropping-particle" : "", "family" : "Taylor", "given" : "Michael", "non-dropping-particle" : "", "parse-names" : false, "suffix" : "" }, { "dropping-particle" : "", "family" : "Barlow", "given" : "Mathew", "non-dropping-particle" : "", "parse-names" : false, "suffix" : "" } ], "container-title" : "Earth Systems and Environment", "id" : "ITEM-3", "issued" : { "date-parts" : [ [ "2021" ] ] }, "title" : "Projected Changes in Temperature and Precipitation Over the United States, Central America, and the Caribbean in CMIP6 GCMs", "translator" : [ { "dropping-particle" : "", "family" : "Q6847", "given" : "", "non-dropping-particle" : "", "parse-names" : false, "suffix" : "" } ], "type" : "article-journal" }, "uris" : [ "http://www.mendeley.com/documents/?uuid=d5b0e89d-e32a-4988-8230-dbcf5b89a44f" ] } ], "mendeley" : { "formattedCitation" : "(Collins et al., 2013b; Shepherd et al., 2018; Almazroui et al., 2021)", "plainTextFormattedCitation" : "(Collins et al., 2013b; Shepherd et al., 2018; Almazroui et al., 2021)", "previouslyFormattedCitation" : "(Collins et al., 2013b; Shepherd et al., 2018; Almazroui et al., 2021)" }, "properties" : { "noteIndex" : 0 }, "schema" : "https://github.com/citation-style-language/schema/raw/master/csl-citation.json" }</w:instrText>
      </w:r>
      <w:r w:rsidRPr="003F2D6A">
        <w:rPr>
          <w:lang w:val="en-GB"/>
        </w:rPr>
        <w:fldChar w:fldCharType="separate"/>
      </w:r>
      <w:r w:rsidR="00E41CA2">
        <w:rPr>
          <w:noProof/>
        </w:rPr>
        <w:t>(Collins et al., 2013b; Shepherd et al., 2018; Almazroui et al., 2021)</w:t>
      </w:r>
      <w:r w:rsidRPr="003F2D6A">
        <w:rPr>
          <w:lang w:val="en-GB"/>
        </w:rPr>
        <w:fldChar w:fldCharType="end"/>
      </w:r>
      <w:r w:rsidRPr="00FB6EB0">
        <w:t xml:space="preserve">. </w:t>
      </w:r>
      <w:r w:rsidRPr="003F2D6A">
        <w:rPr>
          <w:lang w:val="en-GB"/>
        </w:rPr>
        <w:t xml:space="preserve">Traditionally, climate response uncertainty has been characterized by the ensemble spread around the multi-model mean change. The change has then further been qualified in terms of the agreement across models and compared to estimates of internal climate variability </w:t>
      </w:r>
      <w:r w:rsidRPr="003F2D6A">
        <w:rPr>
          <w:lang w:val="en-GB"/>
        </w:rPr>
        <w:fldChar w:fldCharType="begin" w:fldLock="1"/>
      </w:r>
      <w:r w:rsidR="000465A7">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"mendeley" : { "formattedCitation" : "(Collins et al., 2013b)", "plainTextFormattedCitation" : "(Collins et al., 2013b)", "previouslyFormattedCitation" : "(Collins et al., 2013b)" }, "properties" : { "noteIndex" : 0 }, "schema" : "https://github.com/citation-style-language/schema/raw/master/csl-citation.json" }</w:instrText>
      </w:r>
      <w:r w:rsidRPr="003F2D6A">
        <w:rPr>
          <w:lang w:val="en-GB"/>
        </w:rPr>
        <w:fldChar w:fldCharType="separate"/>
      </w:r>
      <w:r w:rsidR="00E41CA2">
        <w:rPr>
          <w:noProof/>
          <w:lang w:val="en-GB"/>
        </w:rPr>
        <w:t>(Collins et al., 2013b)</w:t>
      </w:r>
      <w:r w:rsidRPr="003F2D6A">
        <w:rPr>
          <w:lang w:val="en-GB"/>
        </w:rPr>
        <w:fldChar w:fldCharType="end"/>
      </w:r>
      <w:r w:rsidRPr="003F2D6A">
        <w:rPr>
          <w:lang w:val="en-GB"/>
        </w:rPr>
        <w:t xml:space="preserve">. Since AR5, several limitations of this approach have been identified </w:t>
      </w:r>
      <w:r w:rsidRPr="003F2D6A">
        <w:rPr>
          <w:lang w:val="en-GB"/>
        </w:rPr>
        <w:fldChar w:fldCharType="begin" w:fldLock="1"/>
      </w:r>
      <w:r w:rsidR="000465A7">
        <w:rPr>
          <w:lang w:val="en-GB"/>
        </w:rPr>
        <w:instrText>ADDIN CSL_CITATION { "citationItems" : [ { "id" : "ITEM-1", "itemData" : { "DOI" : "10.1002/2017GL075627", "ISSN" : "0094-8276",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"ITEM-1", "issue" : "22", "issued" : { "date-parts" : [ [ "2017", "11", "28" ] ] }, "page" : "11,606-11,613", "title" : "Inflated Uncertainty in Multimodel\u2010Based Regional Climate Projections", "translator" : [ { "dropping-particle" : "", "family" : "Q6034", "given" : "", "non-dropping-particle" : "", "parse-names" : false, "suffix" : "" } ], "type" : "article-journal", "volume" : "44" }, "uris" : [ "http://www.mendeley.com/documents/?uuid=569d11e2-0773-4fcd-9804-d3ac25645cb0" ] } ], "mendeley" : { "formattedCitation" : "(Madsen et al., 2017)", "plainTextFormattedCitation" : "(Madsen et al., 2017)", "previouslyFormattedCitation" : "(Madsen et al., 2017)" }, "properties" : { "noteIndex" : 0 }, "schema" : "https://github.com/citation-style-language/schema/raw/master/csl-citation.json" }</w:instrText>
      </w:r>
      <w:r w:rsidRPr="003F2D6A">
        <w:rPr>
          <w:lang w:val="en-GB"/>
        </w:rPr>
        <w:fldChar w:fldCharType="separate"/>
      </w:r>
      <w:r w:rsidR="00E41CA2">
        <w:rPr>
          <w:noProof/>
          <w:lang w:val="en-GB"/>
        </w:rPr>
        <w:t>(Madsen et al., 2017)</w:t>
      </w:r>
      <w:r w:rsidRPr="003F2D6A">
        <w:rPr>
          <w:lang w:val="en-GB"/>
        </w:rPr>
        <w:fldChar w:fldCharType="end"/>
      </w:r>
      <w:r w:rsidRPr="003F2D6A">
        <w:rPr>
          <w:lang w:val="en-GB"/>
        </w:rPr>
        <w:t xml:space="preserve"> such as the failure to address physically plausible, but low probability high-impact scenarios (Chapters 1, 4, 8 and 9; </w:t>
      </w:r>
      <w:commentRangeStart w:id="1050"/>
      <w:r w:rsidRPr="003F2D6A">
        <w:rPr>
          <w:lang w:val="en-GB"/>
        </w:rPr>
        <w:fldChar w:fldCharType="begin" w:fldLock="1"/>
      </w:r>
      <w:r w:rsidR="000465A7">
        <w:rPr>
          <w:lang w:val="en-GB"/>
        </w:rPr>
        <w:instrText>ADDIN CSL_CITATION { "citationItems" : [ { "id" : "ITEM-1", "itemData" : { "DOI" : "10.5194/esd-9-1155-2018", "ISSN" : "2190-4987",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"Q4070", "given" : "", "non-dropping-particle" : "", "parse-names" : false, "suffix" : "" } ], "type" : "article-journal", "volume" : "9" }, "uris" : [ "http://www.mendeley.com/documents/?uuid=c0462881-3efe-40b0-b91a-2acfd2176778" ] } ], "mendeley" : { "formattedCitation" : "(Sutton, 2018)", "manualFormatting" : "Sutton, 2018)", "plainTextFormattedCitation" : "(Sutton, 2018)", "previouslyFormattedCitation" : "(Sutton, 2018)" }, "properties" : { "noteIndex" : 0 }, "schema" : "https://github.com/citation-style-language/schema/raw/master/csl-citation.json" }</w:instrText>
      </w:r>
      <w:r w:rsidRPr="003F2D6A">
        <w:rPr>
          <w:lang w:val="en-GB"/>
        </w:rPr>
        <w:fldChar w:fldCharType="separate"/>
      </w:r>
      <w:r w:rsidR="00E41CA2">
        <w:rPr>
          <w:noProof/>
          <w:lang w:val="en-GB"/>
        </w:rPr>
        <w:t>Sutton, 2018)</w:t>
      </w:r>
      <w:r w:rsidRPr="003F2D6A">
        <w:rPr>
          <w:lang w:val="en-GB"/>
        </w:rPr>
        <w:fldChar w:fldCharType="end"/>
      </w:r>
      <w:commentRangeEnd w:id="1050"/>
      <w:r w:rsidR="00E41CA2">
        <w:rPr>
          <w:rStyle w:val="CommentReference"/>
          <w:rFonts w:asciiTheme="minorHAnsi" w:eastAsiaTheme="minorHAnsi" w:hAnsiTheme="minorHAnsi"/>
          <w:lang w:eastAsia="en-US"/>
        </w:rPr>
        <w:commentReference w:id="1050"/>
      </w:r>
      <w:r w:rsidRPr="003F2D6A">
        <w:rPr>
          <w:lang w:val="en-GB"/>
        </w:rPr>
        <w:t xml:space="preserve"> or that qualitatively different or even opposite changes may be equally plausible at the regional scale </w:t>
      </w:r>
      <w:r w:rsidRPr="003F2D6A">
        <w:rPr>
          <w:lang w:val="en-GB"/>
        </w:rPr>
        <w:fldChar w:fldCharType="begin" w:fldLock="1"/>
      </w:r>
      <w:r w:rsidR="000465A7">
        <w:rPr>
          <w:lang w:val="en-GB"/>
        </w:rPr>
        <w:instrText>ADDIN CSL_CITATION { "citationItems" : [ { "id" : "ITEM-1", "itemData" : { "abstract" :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"Theodore G", "non-dropping-particle" : "", "parse-names" : false, "suffix" : "" } ], "container-title" : "Nature Geoscience", "id" : "ITEM-1", "issued" : { "date-parts" : [ [ "2014", "9", "21" ] ] }, "page" : "703", "publisher" : "Nature Publishing Group, a division of Macmillan Publishers Limited. All Rights Reserved.", "title" : "Atmospheric circulation as a source of uncertainty in climate change projections", "translator" : [ { "dropping-particle" : "", "family" : "Q3664", "given" : "", "non-dropping-particle" : "", "parse-names" : false, "suffix" : "" } ], "type" : "article-journal", "volume" : "7" }, "uris" : [ "http://www.mendeley.com/documents/?uuid=e62bf430-81ae-4d96-bca2-5f868f8d578f" ] } ], "mendeley" : { "formattedCitation" : "(Shepherd, 2014)", "plainTextFormattedCitation" : "(Shepherd, 2014)", "previouslyFormattedCitation" : "(Shepherd, 2014)" }, "properties" : { "noteIndex" : 0 }, "schema" : "https://github.com/citation-style-language/schema/raw/master/csl-citation.json" }</w:instrText>
      </w:r>
      <w:r w:rsidRPr="003F2D6A">
        <w:rPr>
          <w:lang w:val="en-GB"/>
        </w:rPr>
        <w:fldChar w:fldCharType="separate"/>
      </w:r>
      <w:r w:rsidR="00E41CA2">
        <w:rPr>
          <w:noProof/>
          <w:lang w:val="en-GB"/>
        </w:rPr>
        <w:t>(Shepherd, 2014)</w:t>
      </w:r>
      <w:r w:rsidRPr="003F2D6A">
        <w:rPr>
          <w:lang w:val="en-GB"/>
        </w:rPr>
        <w:fldChar w:fldCharType="end"/>
      </w:r>
      <w:r w:rsidRPr="003F2D6A">
        <w:rPr>
          <w:lang w:val="en-GB"/>
        </w:rPr>
        <w:t xml:space="preserve">. In a multi-model mean these different responses would be lumped together, strongly dampened, and qualified as non-robust, whereas in fact high impacts might occur. Further, the multi-model mean itself is often implausible because it is a statistical construct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Overall, there is </w:t>
      </w:r>
      <w:r w:rsidRPr="00457D81">
        <w:rPr>
          <w:i/>
          <w:lang w:val="en-GB"/>
        </w:rPr>
        <w:t>high confidence</w:t>
      </w:r>
      <w:r w:rsidRPr="003F2D6A">
        <w:rPr>
          <w:lang w:val="en-GB"/>
        </w:rPr>
        <w:t xml:space="preserve"> that some regional future climate changes are not well characterised by multi-model mean and spread.</w:t>
      </w:r>
    </w:p>
    <w:p w14:paraId="381AE645" w14:textId="77777777" w:rsidR="00E2170D" w:rsidRPr="003F2D6A" w:rsidRDefault="00E2170D" w:rsidP="00E2170D">
      <w:pPr>
        <w:pStyle w:val="AR6BodyText"/>
        <w:rPr>
          <w:lang w:val="en-GB"/>
        </w:rPr>
      </w:pPr>
    </w:p>
    <w:p w14:paraId="7B00B5D6" w14:textId="23A397B4" w:rsidR="00E2170D" w:rsidRPr="003F2D6A" w:rsidRDefault="00E2170D" w:rsidP="00E2170D">
      <w:pPr>
        <w:pStyle w:val="AR6BodyText"/>
        <w:rPr>
          <w:lang w:val="en-GB"/>
        </w:rPr>
      </w:pPr>
      <w:r w:rsidRPr="003F2D6A">
        <w:rPr>
          <w:lang w:val="en-GB"/>
        </w:rPr>
        <w:t xml:space="preserve">Since AR5, physical climate storyline approaches (see also Chapter 1, Box 10.2, Section 10.5.3, and Atlas </w:t>
      </w:r>
      <w:r w:rsidRPr="003F2D6A">
        <w:rPr>
          <w:lang w:val="en-GB"/>
        </w:rPr>
        <w:lastRenderedPageBreak/>
        <w:t xml:space="preserve">2.5.2) have been developed to better characterise and communicate uncertainties in regional climate projections </w:t>
      </w:r>
      <w:r w:rsidRPr="003F2D6A">
        <w:rPr>
          <w:lang w:val="en-GB"/>
        </w:rPr>
        <w:fldChar w:fldCharType="begin" w:fldLock="1"/>
      </w:r>
      <w:r w:rsidR="000465A7">
        <w:rPr>
          <w:lang w:val="en-GB"/>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"plainTextFormattedCitation" : "(Shepherd, 2019)", "previouslyFormattedCitation" : "(Shepherd, 2019)" }, "properties" : { "noteIndex" : 0 }, "schema" : "https://github.com/citation-style-language/schema/raw/master/csl-citation.json" }</w:instrText>
      </w:r>
      <w:r w:rsidRPr="003F2D6A">
        <w:rPr>
          <w:lang w:val="en-GB"/>
        </w:rPr>
        <w:fldChar w:fldCharType="separate"/>
      </w:r>
      <w:r w:rsidR="00E41CA2">
        <w:rPr>
          <w:noProof/>
          <w:lang w:val="en-GB"/>
        </w:rPr>
        <w:t>(Shepherd, 2019)</w:t>
      </w:r>
      <w:r w:rsidRPr="003F2D6A">
        <w:rPr>
          <w:lang w:val="en-GB"/>
        </w:rPr>
        <w:fldChar w:fldCharType="end"/>
      </w:r>
      <w:r w:rsidRPr="003F2D6A">
        <w:rPr>
          <w:lang w:val="en-GB"/>
        </w:rPr>
        <w:t xml:space="preserve">. A special class of such storylines attempts to attribute regional uncertainties to uncertainties in remote drivers. For instance, the Dutch Meteorological Service has presented climate projections for the Netherlands for different plausible changes of the mid-latitude atmospheric circulation and different levels of European warming </w:t>
      </w:r>
      <w:r w:rsidRPr="003F2D6A">
        <w:rPr>
          <w:lang w:val="en-GB"/>
        </w:rPr>
        <w:fldChar w:fldCharType="begin" w:fldLock="1"/>
      </w:r>
      <w:r w:rsidR="000465A7">
        <w:rPr>
          <w:lang w:val="en-GB"/>
        </w:rPr>
        <w:instrText>ADDIN CSL_CITATION { "citationItems" : [ { "id" : "ITEM-1", "itemData" : { "DOI" : "10.1007/s00382-013-1707-y", "ISSN" : "0930-7575", "abstract" : "For the construction of regional climate change scenarios spanning a relevant fraction of the spread in climate model projections, an inventory of major drivers of regional climate change is needed. For the Netherlands, a previous set of regional climate change scenarios was based on the decomposition of local temperature/precipitation changes into components directly linked to the level of global warming, and components related to changes in the regional atmospheric circulation. In this study this decomposition is revisited utilizing the extensive modelling results from the CMIP5 model ensemble in support for the 5th IPCC assessment. Rather than selecting a number of GCMs based on performance metrics or relevant response features, a regression technique was developed to utilize all available model projections. The large number of projections allows a quantification of the separate contributions of emission scenarios, systematic model responses and natural variability to the total likelihood range. Natural variability plays a minor role in modelled differences in the global mean temperature response, but contributes for up to 50 % to the range of mean sea level pressure responses and local precipitation. Using key indicators (\u201csteering variables\u201d) for the temperature and circulation response, the range in local seasonal mean temperature and precipitation responses can be fairly well reproduced.", "author" : [ { "dropping-particle" : "", "family" : "Hurk", "given" : "Bart", "non-dropping-particle" : "van den", "parse-names" : false, "suffix" : "" }, { "dropping-particle" : "", "family" : "Oldenborgh", "given" : "Geert Jan", "non-dropping-particle" : "van", "parse-names" : false, "suffix" : "" }, { "dropping-particle" : "", "family" : "Lenderink", "given" : "Geert", "non-dropping-particle" : "", "parse-names" : false, "suffix" : "" }, { "dropping-particle" : "", "family" : "Hazeleger", "given" : "Wilco", "non-dropping-particle" : "", "parse-names" : false, "suffix" : "" }, { "dropping-particle" : "", "family" : "Haarsma", "given" : "Rein", "non-dropping-particle" : "", "parse-names" : false, "suffix" : "" }, { "dropping-particle" : "", "family" : "Vries", "given" : "Hylke", "non-dropping-particle" : "de", "parse-names" : false, "suffix" : "" } ], "container-title" : "Climate Dynamics", "id" : "ITEM-1", "issue" : "5-6", "issued" : { "date-parts" : [ [ "2014", "3", "5" ] ] }, "page" : "1683-1697", "title" : "Drivers of mean climate change around the Netherlands derived from CMIP5", "translator" : [ { "dropping-particle" : "", "family" : "Q4234", "given" : "", "non-dropping-particle" : "", "parse-names" : false, "suffix" : "" } ], "type" : "article-journal", "volume" : "42" }, "uris" : [ "http://www.mendeley.com/documents/?uuid=2cae5ed6-74cc-442c-b868-d018dd925c15" ] } ], "mendeley" : { "formattedCitation" : "(van den Hurk et al., 2014)", "plainTextFormattedCitation" : "(van den Hurk et al., 2014)", "previouslyFormattedCitation" : "(van den Hurk et al., 2014)" }, "properties" : { "noteIndex" : 0 }, "schema" : "https://github.com/citation-style-language/schema/raw/master/csl-citation.json" }</w:instrText>
      </w:r>
      <w:r w:rsidRPr="003F2D6A">
        <w:rPr>
          <w:lang w:val="en-GB"/>
        </w:rPr>
        <w:fldChar w:fldCharType="separate"/>
      </w:r>
      <w:r w:rsidR="00E41CA2">
        <w:rPr>
          <w:noProof/>
          <w:lang w:val="en-GB"/>
        </w:rPr>
        <w:t>(van den Hurk et al., 2014)</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"Q4008", "given" : "", "non-dropping-particle" : "", "parse-names" : false, "suffix" : "" } ], "type" : "article-journal", "volume" : "119" }, "uris" : [ "http://www.mendeley.com/documents/?uuid=2a29e1fe-4d63-4743-adf5-9159057e47e1" ] } ], "mendeley" : { "formattedCitation" : "(Manzini et al., 2014)", "manualFormatting" : "Manzini et al. (2014)", "plainTextFormattedCitation" : "(Manzini et al., 2014)", "previouslyFormattedCitation" : "(Manzini et al., 2014)" }, "properties" : { "noteIndex" : 0 }, "schema" : "https://github.com/citation-style-language/schema/raw/master/csl-citation.json" }</w:instrText>
      </w:r>
      <w:r w:rsidRPr="003F2D6A">
        <w:rPr>
          <w:lang w:val="en-GB"/>
        </w:rPr>
        <w:fldChar w:fldCharType="separate"/>
      </w:r>
      <w:r w:rsidR="00E41CA2">
        <w:rPr>
          <w:noProof/>
          <w:lang w:val="en-GB"/>
        </w:rPr>
        <w:t>Manzini et al. (2014)</w:t>
      </w:r>
      <w:r w:rsidRPr="003F2D6A">
        <w:rPr>
          <w:lang w:val="en-GB"/>
        </w:rPr>
        <w:fldChar w:fldCharType="end"/>
      </w:r>
      <w:r w:rsidRPr="003F2D6A">
        <w:rPr>
          <w:lang w:val="en-GB"/>
        </w:rPr>
        <w:t xml:space="preserve"> have quantified the impact of uncertainties in tropical upper troposphere warming, polar amplification, and stratospheric wind change on Northern Hemisphere winter climate change. Based on these results,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separated the multi-model ensemble into physically consistent sub-groups or storylines of qualitatively different projections in relevant remote drivers of the atmospheric circulation. In a similar vein, </w:t>
      </w:r>
      <w:r w:rsidRPr="003F2D6A">
        <w:rPr>
          <w:lang w:val="en-GB"/>
        </w:rPr>
        <w:fldChar w:fldCharType="begin" w:fldLock="1"/>
      </w:r>
      <w:r w:rsidR="000465A7">
        <w:rPr>
          <w:lang w:val="en-GB"/>
        </w:rPr>
        <w:instrText>ADDIN CSL_CITATION { "citationItems" : [ { "id" : "ITEM-1", "itemData" : { "DOI" : "10.2151/jmsj.2020-047", "ISSN" : "0026-1165", "author" : [ { "dropping-particle" : "", "family" : "Ose", "given" : "Tomoaki", "non-dropping-particle" : "", "parse-names" : false, "suffix" : "" }, { "dropping-particle" : "", "family" : "Takaya", "given" : "Yuhei", "non-dropping-particle" : "", "parse-names" : false, "suffix" : "" }, { "dropping-particle" : "", "family" : "Maeda", "given" : "Shuhei", "non-dropping-particle" : "", "parse-names" : false, "suffix" : "" }, { "dropping-particle" : "", "family" : "Nakaegawa", "given" : "Toshiyuki", "non-dropping-particle" : "", "parse-names" : false, "suffix" : "" } ], "container-title" : "Journal of the Meteorological Society of Japan. Series II", "id" : "ITEM-1", "issue" : "5", "issued" : { "date-parts" : [ [ "2020" ] ] }, "page" : "927-944", "title" : "Resolution of Summertime East Asian Pressure Pattern and Southerly Monsoon Wind in CMIP5 Multi-model Future Projections", "translator" : [ { "dropping-particle" : "", "family" : "Q6559", "given" : "", "non-dropping-particle" : "", "parse-names" : false, "suffix" : "" } ], "type" : "article-journal", "volume" : "98" }, "uris" : [ "http://www.mendeley.com/documents/?uuid=421eaeea-7dda-4a7f-acf1-cad711e8c359" ] } ], "mendeley" : { "formattedCitation" : "(Ose et al., 2020)", "plainTextFormattedCitation" : "(Ose et al., 2020)", "previouslyFormattedCitation" : "(Ose et al., 2020)" }, "properties" : { "noteIndex" : 0 }, "schema" : "https://github.com/citation-style-language/schema/raw/master/csl-citation.json" }</w:instrText>
      </w:r>
      <w:r w:rsidRPr="003F2D6A">
        <w:rPr>
          <w:lang w:val="en-GB"/>
        </w:rPr>
        <w:fldChar w:fldCharType="separate"/>
      </w:r>
      <w:r w:rsidR="00E41CA2">
        <w:rPr>
          <w:noProof/>
          <w:lang w:val="en-GB"/>
        </w:rPr>
        <w:t>(Ose et al., 2020)</w:t>
      </w:r>
      <w:r w:rsidRPr="003F2D6A">
        <w:rPr>
          <w:lang w:val="en-GB"/>
        </w:rPr>
        <w:fldChar w:fldCharType="end"/>
      </w:r>
      <w:r w:rsidRPr="003F2D6A">
        <w:rPr>
          <w:lang w:val="en-GB"/>
        </w:rPr>
        <w:t xml:space="preserve"> trace uncertainties in projections of the East Asian summer monsoon and Mindlin et al. </w:t>
      </w:r>
      <w:commentRangeStart w:id="1051"/>
      <w:r w:rsidRPr="003F2D6A">
        <w:rPr>
          <w:lang w:val="en-GB"/>
        </w:rPr>
        <w:fldChar w:fldCharType="begin" w:fldLock="1"/>
      </w:r>
      <w:ins w:id="1052" w:author="Robin Matthews" w:date="2021-07-11T17:00:00Z">
        <w:r w:rsidR="00884DBF">
          <w:rPr>
            <w:lang w:val="en-GB"/>
          </w:rPr>
          <w: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"(2020)", "plainTextFormattedCitation" : "(Mindlin et al., 2020)", "previouslyFormattedCitation" : "(Mindlin et al., 2020)" }, "properties" : { "noteIndex" : 0 }, "schema" : "https://github.com/citation-style-language/schema/raw/master/csl-citation.json" }</w:instrText>
        </w:r>
      </w:ins>
      <w:del w:id="1053" w:author="Robin Matthews" w:date="2021-07-11T17:00:00Z">
        <w:r w:rsidR="000465A7" w:rsidDel="00884DBF">
          <w:rPr>
            <w:lang w:val="en-GB"/>
          </w:rPr>
          <w:del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"( 2020)", "plainTextFormattedCitation" : "(Mindlin et al., 2020)", "previouslyFormattedCitation" : "(Mindlin et al., 2020)" }, "properties" : { "noteIndex" : 0 }, "schema" : "https://github.com/citation-style-language/schema/raw/master/csl-citation.json" }</w:delInstrText>
        </w:r>
      </w:del>
      <w:r w:rsidRPr="003F2D6A">
        <w:rPr>
          <w:lang w:val="en-GB"/>
        </w:rPr>
        <w:fldChar w:fldCharType="separate"/>
      </w:r>
      <w:r w:rsidR="00E41CA2">
        <w:rPr>
          <w:noProof/>
          <w:lang w:val="en-GB"/>
        </w:rPr>
        <w:t>(</w:t>
      </w:r>
      <w:del w:id="1054" w:author="Robin Matthews" w:date="2021-07-11T17:00:00Z">
        <w:r w:rsidR="00E41CA2" w:rsidDel="00884DBF">
          <w:rPr>
            <w:noProof/>
            <w:lang w:val="en-GB"/>
          </w:rPr>
          <w:delText xml:space="preserve"> </w:delText>
        </w:r>
      </w:del>
      <w:r w:rsidR="00E41CA2">
        <w:rPr>
          <w:noProof/>
          <w:lang w:val="en-GB"/>
        </w:rPr>
        <w:t>2020)</w:t>
      </w:r>
      <w:r w:rsidRPr="003F2D6A">
        <w:rPr>
          <w:lang w:val="en-GB"/>
        </w:rPr>
        <w:fldChar w:fldCharType="end"/>
      </w:r>
      <w:commentRangeEnd w:id="1051"/>
      <w:r w:rsidR="00E41CA2">
        <w:rPr>
          <w:rStyle w:val="CommentReference"/>
          <w:rFonts w:asciiTheme="minorHAnsi" w:eastAsiaTheme="minorHAnsi" w:hAnsiTheme="minorHAnsi"/>
          <w:lang w:eastAsia="en-US"/>
        </w:rPr>
        <w:commentReference w:id="1051"/>
      </w:r>
      <w:r w:rsidRPr="003F2D6A">
        <w:rPr>
          <w:lang w:val="en-GB"/>
        </w:rPr>
        <w:t xml:space="preserve"> conditioned the response of Southern Hemisphere mid-latitude circulation and precipitation to greenhouse gas forcing on large-scale climate indicators (Section 8.4.2.9.2).</w:t>
      </w:r>
    </w:p>
    <w:p w14:paraId="654CCB99" w14:textId="77777777" w:rsidR="00E2170D" w:rsidRPr="003F2D6A" w:rsidRDefault="00E2170D" w:rsidP="00E2170D">
      <w:pPr>
        <w:pStyle w:val="AR6BodyText"/>
        <w:rPr>
          <w:lang w:val="en-GB"/>
        </w:rPr>
      </w:pPr>
    </w:p>
    <w:p w14:paraId="4E2BAC56" w14:textId="3105F7BE" w:rsidR="00E2170D" w:rsidRPr="003F2D6A" w:rsidRDefault="00E2170D" w:rsidP="00E2170D">
      <w:pPr>
        <w:pStyle w:val="AR6BodyText"/>
        <w:rPr>
          <w:lang w:val="en-GB"/>
        </w:rPr>
      </w:pPr>
      <w:r w:rsidRPr="003F2D6A">
        <w:rPr>
          <w:lang w:val="en-GB"/>
        </w:rPr>
        <w:t xml:space="preserve">These physical climate storylines help to physically explain contradicting regional projections and thus make the conveyed information a better representation of the true uncertainty </w:t>
      </w:r>
      <w:commentRangeStart w:id="1055"/>
      <w:r w:rsidRPr="003F2D6A">
        <w:rPr>
          <w:lang w:val="en-GB"/>
        </w:rPr>
        <w:fldChar w:fldCharType="begin" w:fldLock="1"/>
      </w:r>
      <w:ins w:id="1056" w:author="Robin Matthews" w:date="2021-07-11T17:01:00Z">
        <w:r w:rsidR="00884DBF">
          <w:rPr>
            <w:lang w:val="en-GB"/>
          </w:rPr>
          <w: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"manualFormatting" : "(B.C. Hewitson et al., 2014)", "plainTextFormattedCitation" : "(Hewitson et al., 2014a)", "previouslyFormattedCitation" : "(Hewitson et al., 2014a)" }, "properties" : { "noteIndex" : 0 }, "schema" : "https://github.com/citation-style-language/schema/raw/master/csl-citation.json" }</w:instrText>
        </w:r>
      </w:ins>
      <w:del w:id="1057" w:author="Robin Matthews" w:date="2021-07-11T17:01:00Z">
        <w:r w:rsidR="000465A7" w:rsidDel="00884DBF">
          <w:rPr>
            <w:lang w:val="en-GB"/>
          </w:rPr>
          <w:del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"plainTextFormattedCitation" : "(Hewitson et al., 2014a)", "previouslyFormattedCitation" : "(Hewitson et al., 2014a)" }, "properties" : { "noteIndex" : 0 }, "schema" : "https://github.com/citation-style-language/schema/raw/master/csl-citation.json" }</w:delInstrText>
        </w:r>
      </w:del>
      <w:r w:rsidRPr="003F2D6A">
        <w:rPr>
          <w:lang w:val="en-GB"/>
        </w:rPr>
        <w:fldChar w:fldCharType="separate"/>
      </w:r>
      <w:r w:rsidR="00E41CA2">
        <w:rPr>
          <w:noProof/>
          <w:lang w:val="en-GB"/>
        </w:rPr>
        <w:t>(</w:t>
      </w:r>
      <w:ins w:id="1058" w:author="Robin Matthews" w:date="2021-07-11T17:01:00Z">
        <w:r w:rsidR="00884DBF">
          <w:rPr>
            <w:noProof/>
            <w:lang w:val="en-GB"/>
          </w:rPr>
          <w:t xml:space="preserve">B.C. </w:t>
        </w:r>
      </w:ins>
      <w:r w:rsidR="00E41CA2">
        <w:rPr>
          <w:noProof/>
          <w:lang w:val="en-GB"/>
        </w:rPr>
        <w:t>Hewitson et al., 2014</w:t>
      </w:r>
      <w:del w:id="1059" w:author="Robin Matthews" w:date="2021-07-11T17:01:00Z">
        <w:r w:rsidR="00E41CA2" w:rsidDel="00884DBF">
          <w:rPr>
            <w:noProof/>
            <w:lang w:val="en-GB"/>
          </w:rPr>
          <w:delText>a</w:delText>
        </w:r>
      </w:del>
      <w:r w:rsidR="00E41CA2">
        <w:rPr>
          <w:noProof/>
          <w:lang w:val="en-GB"/>
        </w:rPr>
        <w:t>)</w:t>
      </w:r>
      <w:r w:rsidRPr="003F2D6A">
        <w:rPr>
          <w:lang w:val="en-GB"/>
        </w:rPr>
        <w:fldChar w:fldCharType="end"/>
      </w:r>
      <w:commentRangeEnd w:id="1055"/>
      <w:r w:rsidR="00E41CA2">
        <w:rPr>
          <w:rStyle w:val="CommentReference"/>
          <w:rFonts w:asciiTheme="minorHAnsi" w:eastAsiaTheme="minorHAnsi" w:hAnsiTheme="minorHAnsi"/>
          <w:lang w:eastAsia="en-US"/>
        </w:rPr>
        <w:commentReference w:id="1055"/>
      </w:r>
      <w:r w:rsidRPr="003F2D6A">
        <w:rPr>
          <w:lang w:val="en-GB"/>
        </w:rPr>
        <w:t xml:space="preserve">. Additionally, the attribution of regional uncertainties to drivers may in principle help reduce uncertainty in the case where some storylines can be ruled out because the projected changes in the driving processes appear to be physically implausible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There is </w:t>
      </w:r>
      <w:r w:rsidR="0043069D">
        <w:rPr>
          <w:lang w:val="en-GB"/>
        </w:rPr>
        <w:t>thus</w:t>
      </w:r>
      <w:r w:rsidR="0043069D" w:rsidRPr="003F2D6A">
        <w:rPr>
          <w:lang w:val="en-GB"/>
        </w:rPr>
        <w:t xml:space="preserve"> </w:t>
      </w:r>
      <w:r w:rsidRPr="00457D81">
        <w:rPr>
          <w:i/>
          <w:lang w:val="en-GB"/>
        </w:rPr>
        <w:t>high confidence</w:t>
      </w:r>
      <w:r w:rsidRPr="003F2D6A">
        <w:rPr>
          <w:lang w:val="en-GB"/>
        </w:rPr>
        <w:t xml:space="preserve"> that storylines attributing uncertainties in regional projections to uncertainties in changes of remote drivers aid the interpretation of uncertainties in climate projections.</w:t>
      </w:r>
    </w:p>
    <w:p w14:paraId="7C7F2D77" w14:textId="77777777" w:rsidR="00E2170D" w:rsidRPr="003F2D6A" w:rsidRDefault="00E2170D" w:rsidP="00E2170D">
      <w:pPr>
        <w:pStyle w:val="AR6BodyText"/>
        <w:rPr>
          <w:lang w:val="en-GB"/>
        </w:rPr>
      </w:pPr>
    </w:p>
    <w:p w14:paraId="36002059" w14:textId="58DFF297" w:rsidR="00E2170D" w:rsidRPr="003F2D6A" w:rsidRDefault="00E2170D" w:rsidP="00E2170D">
      <w:pPr>
        <w:pStyle w:val="AR6BodyText"/>
        <w:rPr>
          <w:lang w:val="en-GB"/>
        </w:rPr>
      </w:pPr>
      <w:r w:rsidRPr="003F2D6A">
        <w:rPr>
          <w:lang w:val="en-GB"/>
        </w:rPr>
        <w:t xml:space="preserve">Another approach that has continued to develop for characterising and reducing projection uncertainties is the use of emergent constraints </w:t>
      </w:r>
      <w:commentRangeStart w:id="1060"/>
      <w:r w:rsidRPr="003F2D6A">
        <w:rPr>
          <w:lang w:val="en-GB"/>
        </w:rPr>
        <w:fldChar w:fldCharType="begin" w:fldLock="1"/>
      </w:r>
      <w:ins w:id="1061" w:author="Robin Matthews" w:date="2021-07-11T17:01:00Z">
        <w:r w:rsidR="00884DBF">
          <w:rPr>
            <w:lang w:val="en-GB"/>
          </w:rPr>
          <w:instrText>ADDIN CSL_CITATION { "citationItems" : [ { "id" : "ITEM-1", "itemData" : { "DOI" : "10.1038/s41558-019-0436-6", "ISSN" : "1758-678X",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"Q6033", "given" : "", "non-dropping-particle" : "", "parse-names" : false, "suffix" : "" } ], "type" : "article-journal", "volume" : "9" }, "uris" : [ "http://www.mendeley.com/documents/?uuid=db6c13bb-0c70-4e01-9b0e-c126c99a6f45" ] } ], "mendeley" : { "formattedCitation" : "(Hall et al., 2019)", "manualFormatting" : "(Hall et al., 2019", "plainTextFormattedCitation" : "(Hall et al., 2019)", "previouslyFormattedCitation" : "(Hall et al., 2019)" }, "properties" : { "noteIndex" : 0 }, "schema" : "https://github.com/citation-style-language/schema/raw/master/csl-citation.json" }</w:instrText>
        </w:r>
      </w:ins>
      <w:del w:id="1062" w:author="Robin Matthews" w:date="2021-07-11T17:01:00Z">
        <w:r w:rsidR="000465A7" w:rsidDel="00884DBF">
          <w:rPr>
            <w:lang w:val="en-GB"/>
          </w:rPr>
          <w:delInstrText>ADDIN CSL_CITATION { "citationItems" : [ { "id" : "ITEM-1", "itemData" : { "DOI" : "10.1038/s41558-019-0436-6", "ISSN" : "1758-678X",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"Q6033", "given" : "", "non-dropping-particle" : "", "parse-names" : false, "suffix" : "" } ], "type" : "article-journal", "volume" : "9" }, "uris" : [ "http://www.mendeley.com/documents/?uuid=db6c13bb-0c70-4e01-9b0e-c126c99a6f45" ] } ], "mendeley" : { "formattedCitation" : "(Hall et al., 2019)", "manualFormatting" : "(Hall et al., 2019; Chapters 1, 4, 5, 7)", "plainTextFormattedCitation" : "(Hall et al., 2019)", "previouslyFormattedCitation" : "(Hall et al., 2019)" }, "properties" : { "noteIndex" : 0 }, "schema" : "https://github.com/citation-style-language/schema/raw/master/csl-citation.json" }</w:delInstrText>
        </w:r>
      </w:del>
      <w:r w:rsidRPr="003F2D6A">
        <w:rPr>
          <w:lang w:val="en-GB"/>
        </w:rPr>
        <w:fldChar w:fldCharType="separate"/>
      </w:r>
      <w:r w:rsidR="00E41CA2">
        <w:rPr>
          <w:noProof/>
          <w:lang w:val="en-GB"/>
        </w:rPr>
        <w:t>(Hall et al., 2019</w:t>
      </w:r>
      <w:del w:id="1063" w:author="Robin Matthews" w:date="2021-07-11T17:01:00Z">
        <w:r w:rsidR="00E41CA2" w:rsidDel="00884DBF">
          <w:rPr>
            <w:noProof/>
            <w:lang w:val="en-GB"/>
          </w:rPr>
          <w:delText>; Chapters 1, 4, 5, 7)</w:delText>
        </w:r>
      </w:del>
      <w:r w:rsidRPr="003F2D6A">
        <w:rPr>
          <w:lang w:val="en-GB"/>
        </w:rPr>
        <w:fldChar w:fldCharType="end"/>
      </w:r>
      <w:commentRangeEnd w:id="1060"/>
      <w:r w:rsidR="00E41CA2">
        <w:rPr>
          <w:rStyle w:val="CommentReference"/>
          <w:rFonts w:asciiTheme="minorHAnsi" w:eastAsiaTheme="minorHAnsi" w:hAnsiTheme="minorHAnsi"/>
          <w:lang w:eastAsia="en-US"/>
        </w:rPr>
        <w:commentReference w:id="1060"/>
      </w:r>
      <w:ins w:id="1064" w:author="Robin Matthews" w:date="2021-07-11T17:01:00Z">
        <w:r w:rsidR="00884DBF">
          <w:rPr>
            <w:noProof/>
            <w:lang w:val="en-GB"/>
          </w:rPr>
          <w:t>; Chapters 1, 4, 5, 7)</w:t>
        </w:r>
      </w:ins>
      <w:r w:rsidRPr="003F2D6A">
        <w:rPr>
          <w:lang w:val="en-GB"/>
        </w:rPr>
        <w:t>. The idea is to link the spread in climate model projections via regression to the spread in present climate model biases for relevant driving processes. Models with lower biases are assigned higher weight in the projections, which in turn reduces the spread of the projection</w:t>
      </w:r>
      <w:r w:rsidR="0043069D">
        <w:rPr>
          <w:lang w:val="en-GB"/>
        </w:rPr>
        <w:t>s</w:t>
      </w:r>
      <w:r w:rsidRPr="003F2D6A">
        <w:rPr>
          <w:lang w:val="en-GB"/>
        </w:rPr>
        <w:t xml:space="preserve"> in a physical way and may additionally reduce projection uncertainty. For instance, </w:t>
      </w:r>
      <w:r w:rsidRPr="003F2D6A">
        <w:rPr>
          <w:lang w:val="en-GB"/>
        </w:rPr>
        <w:fldChar w:fldCharType="begin" w:fldLock="1"/>
      </w:r>
      <w:r w:rsidR="000465A7">
        <w:rPr>
          <w:lang w:val="en-GB"/>
        </w:rPr>
        <w:instrText>ADDIN CSL_CITATION { "citationItems" : [ { "id" : "ITEM-1", "itemData" : { "DOI" : "10.1038/nclimate2783", "ISSN" : "1758-678X", "author" : [ { "dropping-particle" : "", "family" : "Simpson", "given" : "Isla R.", "non-dropping-particle" : "", "parse-names" : false, "suffix" : "" }, { "dropping-particle" : "", "family" : "Seager", "given" : "Richard", "non-dropping-particle" : "", "parse-names" : false, "suffix" : "" }, { "dropping-particle" : "", "family" : "Ting", "given" : "Mingfang", "non-dropping-particle" : "", "parse-names" : false, "suffix" : "" }, { "dropping-particle" : "", "family" : "Shaw", "given" : "Tiffany A.", "non-dropping-particle" : "", "parse-names" : false, "suffix" : "" } ], "container-title" : "Nature Climate Change", "id" : "ITEM-1", "issue" : "1", "issued" : { "date-parts" : [ [ "2016", "1", "7" ] ] }, "page" : "65-70", "title" : "Causes of change in Northern Hemisphere winter meridional winds and regional hydroclimate", "translator" : [ { "dropping-particle" : "", "family" : "Q4014", "given" : "", "non-dropping-particle" : "", "parse-names" : false, "suffix" : "" } ], "type" : "article-journal", "volume" : "6" }, "uris" : [ "http://www.mendeley.com/documents/?uuid=6a4db2f7-821c-4740-af96-48260ac2e5f2" ] } ], "mendeley" : { "formattedCitation" : "(Simpson et al., 2016)", "manualFormatting" : "Simpson et al. (2016)", "plainTextFormattedCitation" : "(Simpson et al., 2016)", "previouslyFormattedCitation" : "(Simpson et al., 2016)" }, "properties" : { "noteIndex" : 0 }, "schema" : "https://github.com/citation-style-language/schema/raw/master/csl-citation.json" }</w:instrText>
      </w:r>
      <w:r w:rsidRPr="003F2D6A">
        <w:rPr>
          <w:lang w:val="en-GB"/>
        </w:rPr>
        <w:fldChar w:fldCharType="separate"/>
      </w:r>
      <w:r w:rsidR="00E41CA2">
        <w:rPr>
          <w:noProof/>
          <w:lang w:val="en-GB"/>
        </w:rPr>
        <w:t>Simpson et al. (2016)</w:t>
      </w:r>
      <w:r w:rsidRPr="003F2D6A">
        <w:rPr>
          <w:lang w:val="en-GB"/>
        </w:rPr>
        <w:fldChar w:fldCharType="end"/>
      </w:r>
      <w:r w:rsidRPr="003F2D6A">
        <w:rPr>
          <w:lang w:val="en-GB"/>
        </w:rPr>
        <w:t xml:space="preserve"> have reduced the spread in projections of North American winter hydroclimate by linking this spread to model biases in the representation of relevant stationary wave patterns. Other examples of using emergent constraints in a regional context are</w:t>
      </w:r>
      <w:del w:id="1065" w:author="Robin Matthews" w:date="2021-07-11T17:05:00Z">
        <w:r w:rsidRPr="003F2D6A" w:rsidDel="00426E00">
          <w:rPr>
            <w:lang w:val="en-GB"/>
          </w:rPr>
          <w:delText xml:space="preserve"> </w:delText>
        </w:r>
      </w:del>
      <w:bookmarkStart w:id="1066" w:name="_Hlk76915437"/>
      <w:bookmarkStart w:id="1067" w:name="_Hlk76915335"/>
      <w:ins w:id="1068" w:author="Robin Matthews" w:date="2021-07-11T17:05:00Z">
        <w:r w:rsidR="00426E00">
          <w:rPr>
            <w:lang w:val="en-GB"/>
          </w:rPr>
          <w:t xml:space="preserve"> </w:t>
        </w:r>
      </w:ins>
      <w:bookmarkStart w:id="1069" w:name="_Hlk76927938"/>
      <w:ins w:id="1070" w:author="Robin Matthews" w:date="2021-07-11T20:34:00Z">
        <w:r w:rsidR="00193958">
          <w:fldChar w:fldCharType="begin" w:fldLock="1"/>
        </w:r>
        <w:r w:rsidR="00193958">
          <w: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"mendeley" : { "formattedCitation" : "(Brown et al., 2016)", "manualFormatting" : "Brown et al. (2016)", "plainTextFormattedCitation" : "(Brown et al., 2016)", "previouslyFormattedCitation" : "(Brown et al., 2016)" }, "properties" : { "noteIndex" : 0 }, "schema" : "https://github.com/citation-style-language/schema/raw/master/csl-citation.json" }</w:instrText>
        </w:r>
        <w:r w:rsidR="00193958">
          <w:fldChar w:fldCharType="separate"/>
        </w:r>
        <w:r w:rsidR="00193958" w:rsidRPr="007F114F">
          <w:rPr>
            <w:noProof/>
          </w:rPr>
          <w:t>Brown et al.</w:t>
        </w:r>
        <w:r w:rsidR="00193958">
          <w:rPr>
            <w:noProof/>
          </w:rPr>
          <w:t xml:space="preserve"> (</w:t>
        </w:r>
        <w:r w:rsidR="00193958" w:rsidRPr="007F114F">
          <w:rPr>
            <w:noProof/>
          </w:rPr>
          <w:t>2016)</w:t>
        </w:r>
        <w:r w:rsidR="00193958">
          <w:fldChar w:fldCharType="end"/>
        </w:r>
        <w:r w:rsidR="00193958">
          <w:t xml:space="preserve">, </w:t>
        </w:r>
        <w:r w:rsidR="00193958">
          <w:fldChar w:fldCharType="begin" w:fldLock="1"/>
        </w:r>
        <w:r w:rsidR="00193958">
          <w: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 "manualFormatting" : "G. Li et al. (2017)", "plainTextFormattedCitation" : "(Li et al., 2017)", "previouslyFormattedCitation" : "(Li et al., 2017)" }, "properties" : { "noteIndex" : 0 }, "schema" : "https://github.com/citation-style-language/schema/raw/master/csl-citation.json" }</w:instrText>
        </w:r>
        <w:r w:rsidR="00193958">
          <w:fldChar w:fldCharType="separate"/>
        </w:r>
        <w:r w:rsidR="00193958">
          <w:rPr>
            <w:noProof/>
          </w:rPr>
          <w:t>G. L</w:t>
        </w:r>
        <w:r w:rsidR="00193958" w:rsidRPr="007F114F">
          <w:rPr>
            <w:noProof/>
          </w:rPr>
          <w:t>i et al.</w:t>
        </w:r>
        <w:r w:rsidR="00193958">
          <w:rPr>
            <w:noProof/>
          </w:rPr>
          <w:t xml:space="preserve"> (</w:t>
        </w:r>
        <w:r w:rsidR="00193958" w:rsidRPr="007F114F">
          <w:rPr>
            <w:noProof/>
          </w:rPr>
          <w:t>2017)</w:t>
        </w:r>
        <w:r w:rsidR="00193958">
          <w:fldChar w:fldCharType="end"/>
        </w:r>
        <w:r w:rsidR="00924370">
          <w:t>,</w:t>
        </w:r>
        <w:r w:rsidR="00193958">
          <w:t xml:space="preserve"> </w:t>
        </w:r>
      </w:ins>
      <w:commentRangeStart w:id="1071"/>
      <w:del w:id="1072" w:author="Robin Matthews" w:date="2021-07-11T20:34:00Z">
        <w:r w:rsidRPr="003F2D6A" w:rsidDel="00193958">
          <w:rPr>
            <w:lang w:val="en-GB"/>
          </w:rPr>
          <w:fldChar w:fldCharType="begin" w:fldLock="1"/>
        </w:r>
      </w:del>
      <w:del w:id="1073" w:author="Robin Matthews" w:date="2021-07-11T20:31:00Z">
        <w:r w:rsidR="000465A7" w:rsidRPr="00193958" w:rsidDel="00193958">
          <w:rPr>
            <w:lang w:val="en-GB"/>
          </w:rPr>
          <w:del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"id" : "ITEM-2",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"ITEM-2",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"(Brown et al., 2016; Li et al., 2017b)", "manualFormatting" : "Brown et al. (2016), Li et al. (2017)", "plainTextFormattedCitation" : "(Brown et al., 2016; Li et al., 2017b)", "previouslyFormattedCitation" : "(Brown et al., 2016; Li et al., 2017b)" }, "properties" : { "noteIndex" : 0 }, "schema" : "https://github.com/citation-style-language/schema/raw/master/csl-citation.json" }</w:delInstrText>
        </w:r>
      </w:del>
      <w:del w:id="1074" w:author="Robin Matthews" w:date="2021-07-11T20:34:00Z">
        <w:r w:rsidRPr="003F2D6A" w:rsidDel="00193958">
          <w:rPr>
            <w:lang w:val="en-GB"/>
          </w:rPr>
          <w:fldChar w:fldCharType="separate"/>
        </w:r>
        <w:r w:rsidR="00E41CA2" w:rsidRPr="00193958" w:rsidDel="00193958">
          <w:rPr>
            <w:noProof/>
            <w:lang w:val="en-GB"/>
          </w:rPr>
          <w:delText>Brown e</w:delText>
        </w:r>
      </w:del>
      <w:del w:id="1075" w:author="Robin Matthews" w:date="2021-07-11T20:31:00Z">
        <w:r w:rsidR="00E41CA2" w:rsidRPr="00193958" w:rsidDel="00193958">
          <w:rPr>
            <w:noProof/>
            <w:lang w:val="en-GB"/>
          </w:rPr>
          <w:delText>t a</w:delText>
        </w:r>
      </w:del>
      <w:del w:id="1076" w:author="Robin Matthews" w:date="2021-07-11T20:34:00Z">
        <w:r w:rsidR="00E41CA2" w:rsidRPr="00193958" w:rsidDel="00193958">
          <w:rPr>
            <w:noProof/>
            <w:lang w:val="en-GB"/>
          </w:rPr>
          <w:delText>l. (2016), Li et al. (2017)</w:delText>
        </w:r>
        <w:r w:rsidRPr="003F2D6A" w:rsidDel="00193958">
          <w:rPr>
            <w:lang w:val="en-GB"/>
          </w:rPr>
          <w:fldChar w:fldCharType="end"/>
        </w:r>
        <w:commentRangeEnd w:id="1071"/>
        <w:r w:rsidR="00E41CA2" w:rsidDel="00193958">
          <w:rPr>
            <w:rStyle w:val="CommentReference"/>
            <w:rFonts w:asciiTheme="minorHAnsi" w:eastAsiaTheme="minorHAnsi" w:hAnsiTheme="minorHAnsi"/>
            <w:lang w:eastAsia="en-US"/>
          </w:rPr>
          <w:commentReference w:id="1071"/>
        </w:r>
        <w:bookmarkEnd w:id="1069"/>
        <w:r w:rsidRPr="003F2D6A" w:rsidDel="00193958">
          <w:rPr>
            <w:lang w:val="en-GB"/>
          </w:rPr>
          <w:delText xml:space="preserve">, </w:delText>
        </w:r>
      </w:del>
      <w:r w:rsidRPr="003F2D6A">
        <w:rPr>
          <w:lang w:val="en-GB"/>
        </w:rPr>
        <w:fldChar w:fldCharType="begin" w:fldLock="1"/>
      </w:r>
      <w:r w:rsidR="000465A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r w:rsidRPr="003F2D6A">
        <w:rPr>
          <w:lang w:val="en-GB"/>
        </w:rPr>
        <w:fldChar w:fldCharType="separate"/>
      </w:r>
      <w:r w:rsidR="00E41CA2">
        <w:rPr>
          <w:noProof/>
          <w:lang w:val="en-GB"/>
        </w:rPr>
        <w:t>Giannini and Kaplan (2019)</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"10.2151/jmsj.2019-055", "ISSN" : "0026-1165", "author" : [ { "dropping-particle" : "", "family" : "Ose", "given" : "Tomoaki", "non-dropping-particle" : "", "parse-names" : false, "suffix" : "" } ], "container-title" : "Journal of the Meteorological Society of Japan. Series II", "id" : "ITEM-1", "issue" : "5", "issued" : { "date-parts" : [ [ "2019" ] ] }, "page" : "1041-1053", "title" : "Future Changes in Summertime East Asian Monthly Precipitation in CMIP5 and Their Dependence on Present-Day Model Climatology", "translator" : [ { "dropping-particle" : "", "family" : "Q6558", "given" : "", "non-dropping-particle" : "", "parse-names" : false, "suffix" : "" } ], "type" : "article-journal", "volume" : "97" }, "uris" : [ "http://www.mendeley.com/documents/?uuid=089f4cd0-f159-4279-bb37-193b7e2b3823" ] } ], "mendeley" : { "formattedCitation" : "(Ose, 2019)", "manualFormatting" : "Ose (2019)", "plainTextFormattedCitation" : "(Ose, 2019)", "previouslyFormattedCitation" : "(Ose, 2019)" }, "properties" : { "noteIndex" : 0 }, "schema" : "https://github.com/citation-style-language/schema/raw/master/csl-citation.json" }</w:instrText>
      </w:r>
      <w:r w:rsidRPr="003F2D6A">
        <w:rPr>
          <w:lang w:val="en-GB"/>
        </w:rPr>
        <w:fldChar w:fldCharType="separate"/>
      </w:r>
      <w:r w:rsidR="00E41CA2">
        <w:rPr>
          <w:noProof/>
          <w:lang w:val="en-GB"/>
        </w:rPr>
        <w:t>Ose (2019)</w:t>
      </w:r>
      <w:r w:rsidRPr="003F2D6A">
        <w:rPr>
          <w:lang w:val="en-GB"/>
        </w:rPr>
        <w:fldChar w:fldCharType="end"/>
      </w:r>
      <w:r w:rsidRPr="003F2D6A">
        <w:rPr>
          <w:lang w:val="en-GB"/>
        </w:rPr>
        <w:t xml:space="preserve"> and </w:t>
      </w:r>
      <w:commentRangeStart w:id="1077"/>
      <w:r w:rsidRPr="003F2D6A">
        <w:rPr>
          <w:lang w:val="en-GB"/>
        </w:rPr>
        <w:fldChar w:fldCharType="begin" w:fldLock="1"/>
      </w:r>
      <w:ins w:id="1078" w:author="Robin Matthews" w:date="2021-07-11T20:34:00Z">
        <w:r w:rsidR="00924370">
          <w:rPr>
            <w:lang w:val="en-GB"/>
          </w:rPr>
          <w:instrText>ADDIN CSL_CITATION { "citationItems" : [ { "id" : "ITEM-1", "itemData" : { "DOI" : "10.1088/1748-9326/ab547c", "ISSN" : "1748-9326", "author" : [ { "dropping-particle" : "", "family" : "Zhou", "given" : "Shijie", "non-dropping-particle" : "", "parse-names" : false, "suffix" : "" }, { "dropping-particle" : "", "family" : "Huang", "given" : "Ping", "non-dropping-particle" : "", "parse-names" : false, "suffix" : "" }, { "dropping-particle" : "", "family" : "Huang", "given" : "Gang", "non-dropping-particle" : "", "parse-names" : false, "suffix" : "" }, { "dropping-particle" : "", "family" : "Hu", "given" : "Kaiming", "non-dropping-particle" : "", "parse-names" : false, "suffix" : "" } ], "container-title" : "Environmental Research Letters", "id" : "ITEM-1", "issue" : "12", "issued" : { "date-parts" : [ [ "2019", "12", "11" ] ] }, "page" : "124059", "title" : "Leading source and constraint on the systematic spread of the changes in East Asian and western North Pacific summer monsoon", "translator" : [ { "dropping-particle" : "", "family" : "Q6557", "given" : "", "non-dropping-particle" : "", "parse-names" : false, "suffix" : "" } ], "type" : "article-journal", "volume" : "14" }, "uris" : [ "http://www.mendeley.com/documents/?uuid=c381a405-e157-4101-a8ff-91d561bef177" ] } ], "mendeley" : { "formattedCitation" : "(Zhou et al., 2019)", "manualFormatting" : "Zhou et al. (2019)", "plainTextFormattedCitation" : "(Zhou et al., 2019)", "previouslyFormattedCitation" : "(Zhou et al., 2019)" }, "properties" : { "noteIndex" : 0 }, "schema" : "https://github.com/citation-style-language/schema/raw/master/csl-citation.json" }</w:instrText>
        </w:r>
      </w:ins>
      <w:del w:id="1079" w:author="Robin Matthews" w:date="2021-07-11T20:34:00Z">
        <w:r w:rsidR="000465A7" w:rsidDel="00924370">
          <w:rPr>
            <w:lang w:val="en-GB"/>
          </w:rPr>
          <w:delInstrText>ADDIN CSL_CITATION { "citationItems" : [ { "id" : "ITEM-1", "itemData" : { "DOI" : "10.1088/1748-9326/ab547c", "ISSN" : "1748-9326", "author" : [ { "dropping-particle" : "", "family" : "Zhou", "given" : "Shijie", "non-dropping-particle" : "", "parse-names" : false, "suffix" : "" }, { "dropping-particle" : "", "family" : "Huang", "given" : "Ping", "non-dropping-particle" : "", "parse-names" : false, "suffix" : "" }, { "dropping-particle" : "", "family" : "Huang", "given" : "Gang", "non-dropping-particle" : "", "parse-names" : false, "suffix" : "" }, { "dropping-particle" : "", "family" : "Hu", "given" : "Kaiming", "non-dropping-particle" : "", "parse-names" : false, "suffix" : "" } ], "container-title" : "Environmental Research Letters", "id" : "ITEM-1", "issue" : "12", "issued" : { "date-parts" : [ [ "2019", "12", "11" ] ] }, "page" : "124059", "title" : "Leading source and constraint on the systematic spread of the changes in East Asian and western North Pacific summer monsoon", "translator" : [ { "dropping-particle" : "", "family" : "Q6557", "given" : "", "non-dropping-particle" : "", "parse-names" : false, "suffix" : "" } ], "type" : "article-journal", "volume" : "14" }, "uris" : [ "http://www.mendeley.com/documents/?uuid=c381a405-e157-4101-a8ff-91d561bef177" ] } ], "mendeley" : { "formattedCitation" : "(Zhou et al., 2019)", "manualFormatting" : "Zhou et al.(2019)", "plainTextFormattedCitation" : "(Zhou et al., 2019)", "previouslyFormattedCitation" : "(Zhou et al., 2019)" }, "properties" : { "noteIndex" : 0 }, "schema" : "https://github.com/citation-style-language/schema/raw/master/csl-citation.json" }</w:delInstrText>
        </w:r>
      </w:del>
      <w:r w:rsidRPr="003F2D6A">
        <w:rPr>
          <w:lang w:val="en-GB"/>
        </w:rPr>
        <w:fldChar w:fldCharType="separate"/>
      </w:r>
      <w:r w:rsidR="00E41CA2">
        <w:rPr>
          <w:noProof/>
          <w:lang w:val="en-GB"/>
        </w:rPr>
        <w:t>Zhou et al.</w:t>
      </w:r>
      <w:ins w:id="1080" w:author="Robin Matthews" w:date="2021-07-11T20:34:00Z">
        <w:r w:rsidR="00924370">
          <w:rPr>
            <w:noProof/>
            <w:lang w:val="en-GB"/>
          </w:rPr>
          <w:t xml:space="preserve"> </w:t>
        </w:r>
      </w:ins>
      <w:r w:rsidR="00E41CA2">
        <w:rPr>
          <w:noProof/>
          <w:lang w:val="en-GB"/>
        </w:rPr>
        <w:t>(2019)</w:t>
      </w:r>
      <w:r w:rsidRPr="003F2D6A">
        <w:rPr>
          <w:lang w:val="en-GB"/>
        </w:rPr>
        <w:fldChar w:fldCharType="end"/>
      </w:r>
      <w:commentRangeEnd w:id="1077"/>
      <w:r w:rsidR="00E41CA2">
        <w:rPr>
          <w:rStyle w:val="CommentReference"/>
          <w:rFonts w:asciiTheme="minorHAnsi" w:eastAsiaTheme="minorHAnsi" w:hAnsiTheme="minorHAnsi"/>
          <w:lang w:eastAsia="en-US"/>
        </w:rPr>
        <w:commentReference w:id="1077"/>
      </w:r>
      <w:bookmarkEnd w:id="1066"/>
      <w:r w:rsidRPr="003F2D6A">
        <w:rPr>
          <w:lang w:val="en-GB"/>
        </w:rPr>
        <w:t>.</w:t>
      </w:r>
      <w:bookmarkEnd w:id="1067"/>
    </w:p>
    <w:p w14:paraId="3DE5C262" w14:textId="77777777" w:rsidR="00E2170D" w:rsidRPr="003F2D6A" w:rsidRDefault="00E2170D" w:rsidP="00E2170D">
      <w:pPr>
        <w:pStyle w:val="AR6BodyText"/>
        <w:rPr>
          <w:lang w:val="en-GB"/>
        </w:rPr>
      </w:pPr>
    </w:p>
    <w:p w14:paraId="325F1174" w14:textId="77777777" w:rsidR="00E2170D" w:rsidRPr="003F2D6A" w:rsidRDefault="00E2170D" w:rsidP="00E2170D">
      <w:pPr>
        <w:pStyle w:val="AR6BodyText"/>
        <w:rPr>
          <w:lang w:val="en-GB"/>
        </w:rPr>
      </w:pPr>
    </w:p>
    <w:p w14:paraId="042D5F8B" w14:textId="77777777" w:rsidR="00E2170D" w:rsidRPr="003F2D6A" w:rsidRDefault="00E2170D" w:rsidP="00E2170D">
      <w:pPr>
        <w:pStyle w:val="AR6Chap10Level310111"/>
        <w:rPr>
          <w:lang w:val="en-GB"/>
        </w:rPr>
      </w:pPr>
      <w:bookmarkStart w:id="1081" w:name="_Toc5899682"/>
      <w:bookmarkStart w:id="1082" w:name="_Toc6838003"/>
      <w:bookmarkStart w:id="1083" w:name="_Toc29679443"/>
      <w:bookmarkStart w:id="1084" w:name="_Toc30602409"/>
      <w:bookmarkStart w:id="1085" w:name="_Toc70454752"/>
      <w:r w:rsidRPr="003F2D6A">
        <w:rPr>
          <w:lang w:val="en-GB"/>
        </w:rPr>
        <w:t>Role of internal variability</w:t>
      </w:r>
      <w:bookmarkEnd w:id="1081"/>
      <w:bookmarkEnd w:id="1082"/>
      <w:bookmarkEnd w:id="1083"/>
      <w:bookmarkEnd w:id="1084"/>
      <w:bookmarkEnd w:id="1085"/>
    </w:p>
    <w:p w14:paraId="5BB70726" w14:textId="77777777" w:rsidR="00E2170D" w:rsidRPr="003F2D6A" w:rsidRDefault="00E2170D" w:rsidP="00E2170D">
      <w:pPr>
        <w:pStyle w:val="AR6BodyText"/>
        <w:rPr>
          <w:lang w:val="en-GB"/>
        </w:rPr>
      </w:pPr>
    </w:p>
    <w:p w14:paraId="179A2ABA" w14:textId="1D5EEE94" w:rsidR="00E2170D" w:rsidRPr="00FB6EB0" w:rsidRDefault="00E2170D" w:rsidP="00E2170D">
      <w:pPr>
        <w:pStyle w:val="AR6BodyText"/>
      </w:pPr>
      <w:r w:rsidRPr="003F2D6A">
        <w:rPr>
          <w:lang w:val="en-GB"/>
        </w:rPr>
        <w:t xml:space="preserve">A regional climate projection based on a single simulation from a single global model or driving a single RCM alone will inevitably be affected by not taking into account the internal variability (Figure 10.10). This is mainly due to the dominant influence of the chaotic atmospheric circulation on regional climate variability, in particular at mid-to-high latitudes. Internal variability is an irreducible source of uncertainty for mid-to-long-term projections with an amplitude that typically decreases with increasing spatial scale and lead time (Section 1.4.3; Section 4.2.1). However, regional-scale studies show that both large- and local-scale internal variability together can still represent a substantial fraction of the total uncertainty related to hydrological cycle variables, even at the end of the 21st century </w:t>
      </w:r>
      <w:r w:rsidRPr="003F2D6A">
        <w:rPr>
          <w:lang w:val="en-GB"/>
        </w:rPr>
        <w:fldChar w:fldCharType="begin" w:fldLock="1"/>
      </w:r>
      <w:r w:rsidR="000465A7">
        <w:rPr>
          <w:lang w:val="en-GB"/>
        </w:rPr>
        <w:instrText>ADDIN CSL_CITATION { "citationItems" : [ { "id" : "ITEM-1", "itemData" : { "DOI" : "10.1002/2013WR014897", "ISSN" : "00431397", "author" : [ { "dropping-particle" : "", "family" : "Lafaysse", "given" : "M.", "non-dropping-particle" : "", "parse-names" : false, "suffix" : "" }, { "dropping-particle" : "", "family" : "Hingray", "given" : "B.", "non-dropping-particle" : "", "parse-names" : false, "suffix" : "" }, { "dropping-particle" : "", "family" : "Mezghani", "given" : "A.", "non-dropping-particle" : "", "parse-names" : false, "suffix" : "" }, { "dropping-particle" : "", "family" : "Gailhard", "given" : "J.", "non-dropping-particle" : "", "parse-names" : false, "suffix" : "" }, { "dropping-particle" : "", "family" : "Terray", "given" : "L.", "non-dropping-particle" : "", "parse-names" : false, "suffix" : "" } ], "container-title" : "Water Resources Research", "id" : "ITEM-1", "issue" : "4", "issued" : { "date-parts" : [ [ "2014", "4" ] ] }, "page" : "3317-3341", "title" : "Internal variability and model uncertainty components in future hydrometeorological projections: The Alpine Durance basin", "translator" : [ { "dropping-particle" : "", "family" : "Q4655", "given" : "", "non-dropping-particle" : "", "parse-names" : false, "suffix" : "" } ], "type" : "article-journal", "volume" : "50" }, "uris" : [ "http://www.mendeley.com/documents/?uuid=1d5acaad-93b7-4c6a-947a-e90cd39ee315"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"10.5194/hess-22-3087-2018", "ISSN" : "1607-7938", "abstract" : "Abstract. An ensemble simulation of five regional climate models (RCMs) from the coordinated regional downscaling experiment in East Asia is evaluated and used to project future regional climate change in China. The influences of model uncertainty and internal variability on projections are also identified. The RCMs simulate the historical (1980\u20132005) climate and future (2006\u20132049) climate projections under the Representative Concentration Pathway (RCP) RCP4.5 scenario. The simulations for five subregions in China, including northeastern China, northern China, southern China, northwestern China, and the Tibetan Plateau, are highlighted in this study. Results show that (1) RCMs can capture the climatology, annual cycle, and interannual variability of temperature and precipitation and that a multi-model ensemble (MME) outperforms that of an individual RCM. The added values for RCMs are confirmed by comparing the performance of RCMs and global climate models (GCMs) in reproducing annual and seasonal mean precipitation and temperature during the historical period. (2) For future (2030\u20132049) climate, the MME indicates consistent warming trends at around 1\u00b0C in the entire domain and projects pronounced warming in northern and western China. The annual precipitation is likely to increase in most of the simulation region, except for the Tibetan Plateau. (3) Generally, the future projected change in annual and seasonal mean temperature by RCMs is nearly consistent with the results from the driving GCM. However, changes in annual and seasonal mean precipitation exhibit significant inter-RCM differences and possess a larger magnitude and variability than the driving GCM. Even opposite signals for projected changes in average precipitation between the MME and the driving GCM are shown over southern China, northeastern China, and the Tibetan Plateau. (4) The uncertainty in projected mean temperature mainly arises from the internal variability over northern and southern China and the model uncertainty over the other three subregions. For the projected mean precipitation, the dominant uncertainty source is the internal variability over most regions, except for the Tibetan Plateau, where the model uncertainty reaches up to 60%. Moreover, the model uncertainty increases with prediction lead time across all subregions.", "author" : [ { "dropping-particle" : "", "family" : "Gu", "given" : "Huanghe", "non-dropping-particle" : "", "parse-names" : false, "suffix" : "" }, { "dropping-particle" : "", "family" : "Yu", "given" : "Zhongbo", "non-dropping-particle" : "", "parse-names" : false, "suffix" : "" }, { "dropping-particle" : "", "family" : "Yang", "given" : "Chuanguo", "non-dropping-particle" : "", "parse-names" : false, "suffix" : "" }, { "dropping-particle" : "", "family" : "Ju", "given" : "Qin", "non-dropping-particle" : "", "parse-names" : false, "suffix" : "" }, { "dropping-particle" : "", "family" : "Yang", "given" : "Tao", "non-dropping-particle" : "", "parse-names" : false, "suffix" : "" }, { "dropping-particle" : "", "family" : "Zhang", "given" : "Dawei", "non-dropping-particle" : "", "parse-names" : false, "suffix" : "" } ], "container-title" : "Hydrology and Earth System Sciences", "id" : "ITEM-3", "issue" : "5", "issued" : { "date-parts" : [ [ "2018", "5", "30" ] ] }, "note" : "From Duplicate 1 (High-resolution ensemble projections and uncertainty assessment of regional climate change over China in CORDEX East Asia - Gu, Huanghe; Yu, Zhongbo; Yang, Chuanguo; Ju, Qin; Yang, Tao; Zhang, Dawei)\n\nFrom Duplicate 1 (High-resolution ensemble projections and uncertainty assessment of regional climate change over China in CORDEX East Asia - Gu, Huanghe; Yu, Zhongbo; Yang, Chuanguo; Ju, Qin; Yang, Tao; Zhang, Dawei)\n\nsection 10.4.3.2.2\n\nFrom Duplicate 2 (High-resolution ensemble projections and uncertainty assessment of regional climate change over China in CORDEX East Asia - Gu, Huanghe; Yu, Zhongbo; Yang, Chuanguo; Ju, Qin; Yang, Tao; Zhang, Dawei)\n\nFrom Duplicate 2 (High-resolution ensemble projections and uncertainty assessment of regional climate change over China in CORDEX East Asia - Gu, Huanghe; Yu, Zhongbo; Yang, Chuanguo; Ju, Qin; Yang, Tao; Zhang, Dawei)\n\nsection 10.4.3.2.2\n\nFrom Duplicate 2 (High-resolution ensemble projections and uncertainty assessment of regional climate change over China in CORDEX East Asia - Gu, Huanghe; Yu, Zhongbo; Yang, Chuanguo; Ju, Qin; Yang, Tao; Zhang, Dawei)\n\nsection 10.4.3.2.2", "page" : "3087-3103", "title" : "High-resolution ensemble projections and uncertainty assessment of regional climate change over China in CORDEX East Asia", "translator" : [ { "dropping-particle" : "", "family" : "Q5526", "given" : "", "non-dropping-particle" : "", "parse-names" : false, "suffix" : "" } ], "type" : "article-journal", "volume" : "22" }, "uris" : [ "http://www.mendeley.com/documents/?uuid=d76bbf97-4aec-4e9b-a36a-aaf4ef30a1f6" ] }, { "id" : "ITEM-4", "itemData" : { "DOI" : "10.5194/hess-20-3651-2016", "ISSN" : "1607-7938", "abstract" : "Abstract. This paper proposes a methodology for estimating the transient probability distribution of yearly hydrological variables conditional to an ensemble of projections built from multiple general circulation models (GCMs), multiple statistical downscaling methods (SDMs), and multiple hydrological models (HMs). The methodology is based on the quasi-ergodic analysis of variance (QE-ANOVA) framework that allows quantifying the contributions of the different sources of total uncertainty, by critically taking account of large-scale internal variability stemming from the transient evolution of multiple GCM runs, and of small-scale internal variability derived from multiple realizations of stochastic SDMs. This framework thus allows deriving a hierarchy of climate and hydrological uncertainties, which depends on the time horizon considered. It was initially developed for long-term climate averages and is here extended jointly to (1) yearly anomalies and (2) low-flow variables. It is applied to better understand possible transient futures of both winter and summer low flows for two snow-influenced catchments in the southern French Alps. The analysis takes advantage of a very large data set of transient hydrological projections that combines in a comprehensive way 11 runs from four different GCMs, three SDMs with 10 stochastic realizations each, as well as six diverse HMs. The change signal is a decrease in yearly low flows of around \u221220 % in 2065, except for the more elevated catchment in winter where low flows barely decrease. This signal is largely masked by both large- and small-scale internal variability, even in 2065. The time of emergence of the change signal is however detected for low-flow averages over 30-year time slices starting as early as 2020. The most striking result is that a large part of the total uncertainty \u2013 and a higher one than that due to the GCMs \u2013 stems from the difference in HM responses. An analysis of the origin of this substantial divergence in HM responses for both catchments and in both seasons suggests that both evapotranspiration and snowpack components of HMs should be carefully checked for their robustness in a changed climate in order to provide reliable outputs for informing water resource adaptation strategies.", "author" : [ { "dropping-particle" : "", "family" : "Vidal", "given" : "Jean-Philippe", "non-dropping-particle" : "", "parse-names" : false, "suffix" : "" }, { "dropping-particle" : "", "family" : "Hingray", "given" : "Beno\u00eet", "non-dropping-particle" : "", "parse-names" : false, "suffix" : "" }, { "dropping-particle" : "", "family" : "Magand", "given" : "Claire", "non-dropping-particle" : "", "parse-names" : false, "suffix" : "" }, { "dropping-particle" : "", "family" : "Sauquet", "given" : "Eric", "non-dropping-particle" : "", "parse-names" : false, "suffix" : "" }, { "dropping-particle" : "", "family" : "Ducharne", "given" : "Agn\u00e8s", "non-dropping-particle" : "", "parse-names" : false, "suffix" : "" } ], "container-title" : "Hydrology and Earth System Sciences", "id" : "ITEM-4", "issue" : "9", "issued" : { "date-parts" : [ [ "2016", "9", "8" ] ] }, "page" : "3651-3672", "title" : "Hierarchy of climate and hydrological uncertainties in transient low-flow projections", "translator" : [ { "dropping-particle" : "", "family" : "Q6703", "given" : "", "non-dropping-particle" : "", "parse-names" : false, "suffix" : "" } ], "type" : "article-journal", "volume" : "20" }, "uris" : [ "http://www.mendeley.com/documents/?uuid=1d07292b-afc5-4d60-b5c0-5accfad965b6" ] } ], "mendeley" : { "formattedCitation" : "(Lafaysse et al., 2014; Vidal et al., 2016; Aalbers et al., 2018; Gu et al., 2018)", "plainTextFormattedCitation" : "(Lafaysse et al., 2014; Vidal et al., 2016; Aalbers et al., 2018; Gu et al., 2018)", "previouslyFormattedCitation" : "(Lafaysse et al., 2014; Vidal et al., 2016; Aalbers et al., 2018; Gu et al., 2018)" }, "properties" : { "noteIndex" : 0 }, "schema" : "https://github.com/citation-style-language/schema/raw/master/csl-citation.json" }</w:instrText>
      </w:r>
      <w:r w:rsidRPr="003F2D6A">
        <w:rPr>
          <w:lang w:val="en-GB"/>
        </w:rPr>
        <w:fldChar w:fldCharType="separate"/>
      </w:r>
      <w:r w:rsidR="00E41CA2">
        <w:rPr>
          <w:noProof/>
        </w:rPr>
        <w:t>(Lafaysse et al., 2014; Vidal et al., 2016; Aalbers et al., 2018; Gu et al., 2018)</w:t>
      </w:r>
      <w:r w:rsidRPr="003F2D6A">
        <w:rPr>
          <w:lang w:val="en-GB"/>
        </w:rPr>
        <w:fldChar w:fldCharType="end"/>
      </w:r>
      <w:r w:rsidRPr="00FB6EB0">
        <w:t>.</w:t>
      </w:r>
    </w:p>
    <w:p w14:paraId="1065E6F5" w14:textId="77777777" w:rsidR="00E2170D" w:rsidRPr="00FB6EB0" w:rsidRDefault="00E2170D" w:rsidP="00E2170D">
      <w:pPr>
        <w:pStyle w:val="AR6BodyText"/>
      </w:pPr>
    </w:p>
    <w:p w14:paraId="305A0020" w14:textId="0EB2E767" w:rsidR="00E2170D" w:rsidRPr="003F2D6A" w:rsidRDefault="00E2170D" w:rsidP="00E2170D">
      <w:pPr>
        <w:pStyle w:val="AR6BodyText"/>
        <w:rPr>
          <w:lang w:val="en-GB"/>
        </w:rPr>
      </w:pPr>
      <w:r w:rsidRPr="003F2D6A">
        <w:rPr>
          <w:lang w:val="en-GB"/>
        </w:rPr>
        <w:t xml:space="preserve">Analysis of multi-model archives such as CMIP or CORDEX simulation results cannot easily disentangle model uncertainty and uncertainty related to internal variability. Since AR5, the development of single-model (GCM and/or RCM) initial-condition large ensembles (SMILEs) has emerged as a promising way to robustly assess the regional-scale forced response to external forcings and the respective contribution of internal variability and model uncertainty to future regional climate changes </w:t>
      </w:r>
      <w:commentRangeStart w:id="1086"/>
      <w:r w:rsidRPr="003F2D6A">
        <w:rPr>
          <w:lang w:val="en-GB"/>
        </w:rPr>
        <w:fldChar w:fldCharType="begin" w:fldLock="1"/>
      </w:r>
      <w:ins w:id="1087" w:author="Robin Matthews" w:date="2021-07-11T17:05:00Z">
        <w:r w:rsidR="00620A0C">
          <w:rPr>
            <w:lang w:val="en-GB"/>
          </w:rPr>
          <w:instrText>ADDIN CSL_CITATION { "citationItems" : [ { "id" : "ITEM-1", "itemData" : { "DOI" : "10.1175/JCLI-D-13-00451.1", "ISSN" : "0894-8755", "abstract" : "This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"3" ] ] }, "page" : "2271-2296", "title" : "Projecting North American Climate over the Next 50 Years: Uncertainty due to Internal Variability", "translator" : [ { "dropping-particle" : "", "family" : "Q3702", "given" : "", "non-dropping-particle" : "", "parse-names" : false, "suffix" : "" } ], "type" : "article-journal", "volume" : "27" }, "uris" : [ "http://www.mendeley.com/documents/?uuid=d86f0592-7af5-47fa-bf46-e6a06a9bd44b"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"10.1175/JAMC-D-18-0021.1", "ISSN" : "1558-8424",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"ITEM-3", "issue" : "4", "issued" : { "date-parts" : [ [ "2019", "4" ] ] }, "page" : "663-693", "title" : "The ClimEx Project: A 50-Member Ensemble of Climate Change Projections at 12-km Resolution over Europe and Northeastern North America with the Canadian Regional Climate Model (CRCM5)", "translator" : [ { "dropping-particle" : "", "family" : "Q6162", "given" : "", "non-dropping-particle" : "", "parse-names" : false, "suffix" : "" } ], "type" : "article-journal", "volume" : "58" }, "uris" : [ "http://www.mendeley.com/documents/?uuid=8d6ec7ba-f611-4e42-92df-c6987775a2d5" ] }, { "id" : "ITEM-4", "itemData" : { "DOI" : "10.1175/BAMS-D-13-00255.1", "ISSN" : "0003-0007",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"ITEM-4", "issue" : "8", "issued" : { "date-parts" : [ [ "2015", "8" ] ] }, "page" : "1333-1349", "title" : "The Community Earth System Model (CESM) Large Ensemble Project: A Community Resource for Studying Climate Change in the Presence of Internal Climate Variability", "translator" : [ { "dropping-particle" : "", "family" : "Q5577", "given" : "", "non-dropping-particle" : "", "parse-names" : false, "suffix" : "" } ], "type" : "article-journal", "volume" : "96" }, "uris" : [ "http://www.mendeley.com/documents/?uuid=d13ddeed-5de6-473b-a954-3cde2d350509"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"ITEM-6",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"ITEM-7",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"ITEM-7",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"ITEM-8",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"ITEM-8",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"ITEM-9",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"ITEM-9",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"ITEM-10", "itemData" : { "DOI" : "10.1007/s00382-018-4343-8", "ISSN" : "0930-7575", "abstract" : "The contribution of internal unforced variability to climate change is explored using a 100-member ensemble climate simulation for the period 1850\u20132005. The ensemble simulation is based on the Max Planck Institute for Meteorology climate model, ECHAM6, where all members have been exposed to the identically same radiative forcing. The range of global mean surface temperature warming over the 1850\u20132005 period, based on all members, is 0.65\u20131.10 \u00b0C. The distribution of the global mean surface temperature about the ensemble mean has a standard deviation (StD) of ~ 0.14 \u00b0C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1910\u20131940 and the global cooling trend of 1940\u20131970.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"ITEM-10", "issued" : { "date-parts" : [ [ "2018", "7", "13" ] ] }, "title" : "Can an ensemble climate simulation be used to separate climate change signals from internal unforced variability?", "translator" : [ { "dropping-particle" : "", "family" : "Q5415", "given" : "", "non-dropping-particle" : "", "parse-names" : false, "suffix" : "" } ], "type" : "article-journal" }, "uris" : [ "http://www.mendeley.com/documents/?uuid=e4c6880c-8fc2-4fdd-a5c5-f7455656d62b" ] }, { "id" : "ITEM-11", "itemData" : { "DOI" : "10.1038/nclimate3069", "ISSN" : "1758-678X",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 Pacific contributed to many mid-latitude climate variations over the early twenty-first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 was unrelated to the tropical Pacific. Our results highlight how decadal climate signals both remote and local in origin 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"ITEM-11", "issue" : "10", "issued" : { "date-parts" : [ [ "2016", "10", "27" ] ] }, "page" : "970-974", "title" : "Tropical Pacific impacts on cooling North American winters", "translator" : [ { "dropping-particle" : "", "family" : "Q5560", "given" : "", "non-dropping-particle" : "", "parse-names" : false, "suffix" : "" } ], "type" : "article-journal", "volume" : "6" }, "uris" : [ "http://www.mendeley.com/documents/?uuid=dbe978b4-1c21-4bc4-984d-78323eb236e3" ] } ], "mendeley" : { "formattedCitation" : "(Deser et al., 2014, 2020; Kay et al., 2015; Sigmond and Fyfe, 2016; Aalbers et al., 2018; Bengtsson and Hodges, 2018; von Trentini et al., 2019; Dai and Bloecker, 2019; Leduc et al., 2019; Maher et al., 2019; Lehner et al., 2020)", "manualFormatting" : "(Deser et al., 2014, 2020; Kay et al., 2015; Sigmond and Fyfe, 2016; Aalbers et al., 2018; Bengtsson and Hodges, 2018; von Trentini et al., 2019b; Dai and Bloecker, 2019; Leduc et al., 2019; Maher et al., 2019; Lehner et al., 2020", "plainTextFormattedCitation" : "(Deser et al., 2014, 2020; Kay et al., 2015; Sigmond and Fyfe, 2016; Aalbers et al., 2018; Bengtsson and Hodges, 2018; von Trentini et al., 2019; Dai and Bloecker, 2019; Leduc et al., 2019; Maher et al., 2019; Lehner et al., 2020)", "previouslyFormattedCitation" : "(Deser et al., 2014, 2020; Kay et al., 2015; Sigmond and Fyfe, 2016; Aalbers et al., 2018; Bengtsson and Hodges, 2018; von Trentini et al., 2019; Dai and Bloecker, 2019; Leduc et al., 2019; Maher et al., 2019; Lehner et al., 2020)" }, "properties" : { "noteIndex" : 0 }, "schema" : "https://github.com/citation-style-language/schema/raw/master/csl-citation.json" }</w:instrText>
        </w:r>
      </w:ins>
      <w:del w:id="1088" w:author="Robin Matthews" w:date="2021-07-11T17:05:00Z">
        <w:r w:rsidR="000465A7" w:rsidDel="00620A0C">
          <w:rPr>
            <w:lang w:val="en-GB"/>
          </w:rPr>
          <w:delInstrText>ADDIN CSL_CITATION { "citationItems" : [ { "id" : "ITEM-1", "itemData" : { "DOI" : "10.1175/JCLI-D-13-00451.1", "ISSN" : "0894-8755", "abstract" : "This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"3" ] ] }, "page" : "2271-2296", "title" : "Projecting North American Climate over the Next 50 Years: Uncertainty due to Internal Variability", "translator" : [ { "dropping-particle" : "", "family" : "Q3702", "given" : "", "non-dropping-particle" : "", "parse-names" : false, "suffix" : "" } ], "type" : "article-journal", "volume" : "27" }, "uris" : [ "http://www.mendeley.com/documents/?uuid=d86f0592-7af5-47fa-bf46-e6a06a9bd44b"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"10.1175/JAMC-D-18-0021.1", "ISSN" : "1558-8424",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"ITEM-3", "issue" : "4", "issued" : { "date-parts" : [ [ "2019", "4" ] ] }, "page" : "663-693", "title" : "The ClimEx Project: A 50-Member Ensemble of Climate Change Projections at 12-km Resolution over Europe and Northeastern North America with the Canadian Regional Climate Model (CRCM5)", "translator" : [ { "dropping-particle" : "", "family" : "Q6162", "given" : "", "non-dropping-particle" : "", "parse-names" : false, "suffix" : "" } ], "type" : "article-journal", "volume" : "58" }, "uris" : [ "http://www.mendeley.com/documents/?uuid=8d6ec7ba-f611-4e42-92df-c6987775a2d5" ] }, { "id" : "ITEM-4", "itemData" : { "DOI" : "10.1175/BAMS-D-13-00255.1", "ISSN" : "0003-0007",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"ITEM-4", "issue" : "8", "issued" : { "date-parts" : [ [ "2015", "8" ] ] }, "page" : "1333-1349", "title" : "The Community Earth System Model (CESM) Large Ensemble Project: A Community Resource for Studying Climate Change in the Presence of Internal Climate Variability", "translator" : [ { "dropping-particle" : "", "family" : "Q5577", "given" : "", "non-dropping-particle" : "", "parse-names" : false, "suffix" : "" } ], "type" : "article-journal", "volume" : "96" }, "uris" : [ "http://www.mendeley.com/documents/?uuid=d13ddeed-5de6-473b-a954-3cde2d350509"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"ITEM-6",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"ITEM-7",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"ITEM-7",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"ITEM-8",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"ITEM-8",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"ITEM-9",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"ITEM-9",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"ITEM-10", "itemData" : { "DOI" : "10.1007/s00382-018-4343-8", "ISSN" : "0930-7575", "abstract" : "The contribution of internal unforced variability to climate change is explored using a 100-member ensemble climate simulation for the period 1850\u20132005. The ensemble simulation is based on the Max Planck Institute for Meteorology climate model, ECHAM6, where all members have been exposed to the identically same radiative forcing. The range of global mean surface temperature warming over the 1850\u20132005 period, based on all members, is 0.65\u20131.10 \u00b0C. The distribution of the global mean surface temperature about the ensemble mean has a standard deviation (StD) of ~ 0.14 \u00b0C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1910\u20131940 and the global cooling trend of 1940\u20131970.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"ITEM-10", "issued" : { "date-parts" : [ [ "2018", "7", "13" ] ] }, "title" : "Can an ensemble climate simulation be used to separate climate change signals from internal unforced variability?", "translator" : [ { "dropping-particle" : "", "family" : "Q5415", "given" : "", "non-dropping-particle" : "", "parse-names" : false, "suffix" : "" } ], "type" : "article-journal" }, "uris" : [ "http://www.mendeley.com/documents/?uuid=e4c6880c-8fc2-4fdd-a5c5-f7455656d62b" ] }, { "id" : "ITEM-11", "itemData" : { "DOI" : "10.1038/nclimate3069", "ISSN" : "1758-678X",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 Pacific contributed to many mid-latitude climate variations over the early twenty-first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 was unrelated to the tropical Pacific. Our results highlight how decadal climate signals both remote and local in origin 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"ITEM-11", "issue" : "10", "issued" : { "date-parts" : [ [ "2016", "10", "27" ] ] }, "page" : "970-974", "title" : "Tropical Pacific impacts on cooling North American winters", "translator" : [ { "dropping-particle" : "", "family" : "Q5560", "given" : "", "non-dropping-particle" : "", "parse-names" : false, "suffix" : "" } ], "type" : "article-journal", "volume" : "6" }, "uris" : [ "http://www.mendeley.com/documents/?uuid=dbe978b4-1c21-4bc4-984d-78323eb236e3" ] } ], "mendeley" : { "formattedCitation" : "(Deser et al., 2014, 2020; Kay et al., 2015; Sigmond and Fyfe, 2016; Aalbers et al., 2018; Bengtsson and Hodges, 2018; von Trentini et al., 2019; Dai and Bloecker, 2019; Leduc et al., 2019; Maher et al., 2019; Lehner et al., 2020)", "manualFormatting" : "(Deser et al., 2014, 2020; Kay et al., 2015; Sigmond and Fyfe, 2016; Aalbers et al., 2018; Bengtsson and Hodges, 2018; von Trentini et al., 2019b; Dai and Bloecker, 2019; Leduc et al., 2019; Maher et al., 2019; Lehner et al., 2020; Section 4.2.5)", "plainTextFormattedCitation" : "(Deser et al., 2014, 2020; Kay et al., 2015; Sigmond and Fyfe, 2016; Aalbers et al., 2018; Bengtsson and Hodges, 2018; von Trentini et al., 2019; Dai and Bloecker, 2019; Leduc et al., 2019; Maher et al., 2019; Lehner et al., 2020)", "previouslyFormattedCitation" : "(Deser et al., 2014, 2020; Kay et al., 2015; Sigmond and Fyfe, 2016; Aalbers et al., 2018; Bengtsson and Hodges, 2018; von Trentini et al., 2019; Dai and Bloecker, 2019; Leduc et al., 2019; Maher et al., 2019; Lehner et al., 2020)" }, "properties" : { "noteIndex" : 0 }, "schema" : "https://github.com/citation-style-language/schema/raw/master/csl-citation.json" }</w:delInstrText>
        </w:r>
      </w:del>
      <w:r w:rsidRPr="003F2D6A">
        <w:rPr>
          <w:lang w:val="en-GB"/>
        </w:rPr>
        <w:fldChar w:fldCharType="separate"/>
      </w:r>
      <w:r w:rsidR="00E41CA2">
        <w:rPr>
          <w:noProof/>
          <w:lang w:val="en-GB"/>
        </w:rPr>
        <w:t>(Deser et al., 2014, 2020; Kay et al., 2015; Sigmond and Fyfe, 2016; Aalbers et al., 2018; Bengtsson and Hodges, 2018; von Trentini et al., 2019</w:t>
      </w:r>
      <w:del w:id="1089" w:author="Robin Matthews" w:date="2021-07-11T17:06:00Z">
        <w:r w:rsidR="00E41CA2" w:rsidDel="00620A0C">
          <w:rPr>
            <w:noProof/>
            <w:lang w:val="en-GB"/>
          </w:rPr>
          <w:delText>b</w:delText>
        </w:r>
      </w:del>
      <w:r w:rsidR="00E41CA2">
        <w:rPr>
          <w:noProof/>
          <w:lang w:val="en-GB"/>
        </w:rPr>
        <w:t>; Dai and Bloecker, 2019; Leduc et al., 2019; Maher et al., 2019; Lehner et al., 2020</w:t>
      </w:r>
      <w:del w:id="1090" w:author="Robin Matthews" w:date="2021-07-11T17:05:00Z">
        <w:r w:rsidR="00E41CA2" w:rsidDel="00620A0C">
          <w:rPr>
            <w:noProof/>
            <w:lang w:val="en-GB"/>
          </w:rPr>
          <w:delText>; Section 4.2.5)</w:delText>
        </w:r>
      </w:del>
      <w:r w:rsidRPr="003F2D6A">
        <w:rPr>
          <w:lang w:val="en-GB"/>
        </w:rPr>
        <w:fldChar w:fldCharType="end"/>
      </w:r>
      <w:commentRangeEnd w:id="1086"/>
      <w:r w:rsidR="00E41CA2">
        <w:rPr>
          <w:rStyle w:val="CommentReference"/>
          <w:rFonts w:asciiTheme="minorHAnsi" w:eastAsiaTheme="minorHAnsi" w:hAnsiTheme="minorHAnsi"/>
          <w:lang w:eastAsia="en-US"/>
        </w:rPr>
        <w:commentReference w:id="1086"/>
      </w:r>
      <w:ins w:id="1091" w:author="Robin Matthews" w:date="2021-07-11T17:05:00Z">
        <w:r w:rsidR="00620A0C">
          <w:rPr>
            <w:noProof/>
            <w:lang w:val="en-GB"/>
          </w:rPr>
          <w:t>; Section 4.2.5)</w:t>
        </w:r>
      </w:ins>
      <w:r w:rsidRPr="00737B5A">
        <w:rPr>
          <w:lang w:val="en-GB"/>
        </w:rPr>
        <w:t xml:space="preserve">. </w:t>
      </w:r>
      <w:r w:rsidRPr="003F2D6A">
        <w:rPr>
          <w:lang w:val="en-GB"/>
        </w:rPr>
        <w:t xml:space="preserve">The recent development of a multi-model archive of SMILE simulations facilitates the quantification and comparison of the influence of internal variability on global model-based regional climate projections between different models </w:t>
      </w:r>
      <w:r w:rsidRPr="003F2D6A">
        <w:rPr>
          <w:lang w:val="en-GB"/>
        </w:rPr>
        <w:fldChar w:fldCharType="begin" w:fldLock="1"/>
      </w:r>
      <w:r w:rsidR="000465A7">
        <w:rPr>
          <w:lang w:val="en-GB"/>
        </w:rPr>
        <w:instrText>ADDIN CSL_CITATION { "citationItems" : [ { "id" : "ITEM-1",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"ITEM-2",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"ITEM-2",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"(Deser et al., 2020; Lehner et al., 2020)", "plainTextFormattedCitation" : "(Deser et al., 2020; Lehner et al., 2020)", "previouslyFormattedCitation" : "(Deser et al., 2020; Lehner et al., 2020)" }, "properties" : { "noteIndex" : 0 }, "schema" : "https://github.com/citation-style-language/schema/raw/master/csl-citation.json" }</w:instrText>
      </w:r>
      <w:r w:rsidRPr="003F2D6A">
        <w:rPr>
          <w:lang w:val="en-GB"/>
        </w:rPr>
        <w:fldChar w:fldCharType="separate"/>
      </w:r>
      <w:r w:rsidR="00E41CA2">
        <w:rPr>
          <w:noProof/>
          <w:lang w:val="en-GB"/>
        </w:rPr>
        <w:t>(Deser et al., 2020; Lehner et al., 2020)</w:t>
      </w:r>
      <w:r w:rsidRPr="003F2D6A">
        <w:rPr>
          <w:lang w:val="en-GB"/>
        </w:rPr>
        <w:fldChar w:fldCharType="end"/>
      </w:r>
      <w:r w:rsidRPr="003F2D6A">
        <w:rPr>
          <w:lang w:val="en-GB"/>
        </w:rPr>
        <w:t>. Another related development is the more frequent use of observation-based statistical models to assess the influence of internal variability on regional-</w:t>
      </w:r>
      <w:r w:rsidRPr="003F2D6A">
        <w:rPr>
          <w:lang w:val="en-GB"/>
        </w:rPr>
        <w:lastRenderedPageBreak/>
        <w:t xml:space="preserve">scale global and regional model projections </w:t>
      </w:r>
      <w:r w:rsidRPr="003F2D6A">
        <w:rPr>
          <w:lang w:val="en-GB"/>
        </w:rPr>
        <w:fldChar w:fldCharType="begin" w:fldLock="1"/>
      </w:r>
      <w:r w:rsidR="000465A7">
        <w:rPr>
          <w:lang w:val="en-GB"/>
        </w:rPr>
        <w:instrText>ADDIN CSL_CITATION { "citationItems" : [ { "id" : "ITEM-1", "itemData" : { "DOI" : "10.1007/s10584-016-1722-1", "ISSN" : "0165-0009", "author" : [ { "dropping-particle" : "", "family" : "Salazar", "given" : "Esther", "non-dropping-particle" : "", "parse-names" : false, "suffix" : "" }, { "dropping-particle" : "", "family" : "Hammerling", "given" : "Dorit", "non-dropping-particle" : "", "parse-names" : false, "suffix" : "" }, { "dropping-particle" : "", "family" : "Wang", "given" : "Xia", "non-dropping-particle" : "", "parse-names" : false, "suffix" : "" }, { "dropping-particle" : "", "family" : "Sans\u00f3", "given" : "Bruno", "non-dropping-particle" : "", "parse-names" : false, "suffix" : "" }, { "dropping-particle" : "", "family" : "Finley", "given" : "Andrew O.", "non-dropping-particle" : "", "parse-names" : false, "suffix" : "" }, { "dropping-particle" : "", "family" : "Mearns", "given" : "Linda O.", "non-dropping-particle" : "", "parse-names" : false, "suffix" : "" } ], "container-title" : "Climatic Change", "id" : "ITEM-1", "issue" : "1-2", "issued" : { "date-parts" : [ [ "2016", "9", "4" ] ] }, "page" : "55-69", "title" : "Observation-based blended projections from ensembles of regional climate models", "translator" : [ { "dropping-particle" : "", "family" : "Q4575", "given" : "", "non-dropping-particle" : "", "parse-names" : false, "suffix" : "" } ], "type" : "article-journal", "volume" : "138" }, "uris" : [ "http://www.mendeley.com/documents/?uuid=f325138b-d06c-4669-bdcd-87d9b7bae3de" ] }, { "id" : "ITEM-2", "itemData" : { "DOI" : "10.1175/JCLI-D-14-00830.1", "ISSN" : "0894-8755", "abstract" : "Internal variability in the climate system gives rise to large uncertainty in projections of future climate. The uncertainty in future climate due to internal climate variability can be estimated from large ensembles of climate change simulations in which the experiment setup is the same from one ensemble member to the next but for small perturbations in the initial atmospheric state. However, large ensembles are invariably computationally expensive and susceptible to model bias. Here the authors outline an alternative approach for assessing the role of internal variability in future climate based on a simple analytic model and the statistics of the unforced climate variability. The analytic model is derived from the standard error of the regression and assumes that the statistics of the internal variability are roughly Gaussian and stationary in time. When applied to the statistics of an unforced control simulation, the analytic model provides a remarkably robust estimate of the uncertainty in future climate indicated by a large ensemble of climate change simulations. To the extent that observations can be used to estimate the amplitude of internal climate variability, it is argued that the uncertainty in future climate trends due to internal variability can be robustly estimated from the statistics of the observed climate.", "author" : [ { "dropping-particle" : "", "family" : "Thompson", "given" : "David W. J.", "non-dropping-particle" : "", "parse-names" : false, "suffix" : "" }, { "dropping-particle" : "", "family" : "Barnes", "given" : "Elizabeth A.", "non-dropping-particle" : "", "parse-names" : false, "suffix" : "" }, { "dropping-particle" : "", "family" : "Deser", "given" : "Clara", "non-dropping-particle" : "", "parse-names" : false, "suffix" : "" }, { "dropping-particle" : "", "family" : "Foust", "given" : "William E.", "non-dropping-particle" : "", "parse-names" : false, "suffix" : "" }, { "dropping-particle" : "", "family" : "Phillips", "given" : "Adam S.", "non-dropping-particle" : "", "parse-names" : false, "suffix" : "" } ], "container-title" : "Journal of Climate", "id" : "ITEM-2", "issue" : "16", "issued" : { "date-parts" : [ [ "2015", "8" ] ] }, "page" : "6443-6456", "title" : "Quantifying the Role of Internal Climate Variability in Future Climate Trends", "translator" : [ { "dropping-particle" : "", "family" : "Q5461", "given" : "", "non-dropping-particle" : "", "parse-names" : false, "suffix" : "" } ], "type" : "article-journal", "volume" : "28" }, "uris" : [ "http://www.mendeley.com/documents/?uuid=dc697a08-b0d6-441a-83c0-4288b2a3e5b0" ] } ], "mendeley" : { "formattedCitation" : "(Thompson et al., 2015; Salazar et al., 2016)", "plainTextFormattedCitation" : "(Thompson et al., 2015; Salazar et al., 2016)", "previouslyFormattedCitation" : "(Thompson et al., 2015; Salazar et al., 2016)" }, "properties" : { "noteIndex" : 0 }, "schema" : "https://github.com/citation-style-language/schema/raw/master/csl-citation.json" }</w:instrText>
      </w:r>
      <w:r w:rsidRPr="003F2D6A">
        <w:rPr>
          <w:lang w:val="en-GB"/>
        </w:rPr>
        <w:fldChar w:fldCharType="separate"/>
      </w:r>
      <w:r w:rsidR="00E41CA2">
        <w:rPr>
          <w:noProof/>
          <w:lang w:val="en-GB"/>
        </w:rPr>
        <w:t>(Thompson et al., 2015; Salazar et al., 2016)</w:t>
      </w:r>
      <w:r w:rsidRPr="003F2D6A">
        <w:rPr>
          <w:lang w:val="en-GB"/>
        </w:rPr>
        <w:fldChar w:fldCharType="end"/>
      </w:r>
      <w:r w:rsidRPr="003F2D6A">
        <w:rPr>
          <w:lang w:val="en-GB"/>
        </w:rPr>
        <w:t>. However, these methods</w:t>
      </w:r>
      <w:r w:rsidRPr="003F2D6A">
        <w:rPr>
          <w:sz w:val="21"/>
          <w:szCs w:val="21"/>
          <w:shd w:val="clear" w:color="auto" w:fill="FFFFFF"/>
          <w:lang w:val="en-GB"/>
        </w:rPr>
        <w:t xml:space="preserve"> often </w:t>
      </w:r>
      <w:r w:rsidRPr="003F2D6A">
        <w:rPr>
          <w:lang w:val="en-GB"/>
        </w:rPr>
        <w:t xml:space="preserve">implicitly assume that regional-scale internal variability does not change under anthropogenic forcing, which is a strong assumption that does not seem to hold at regional and local scales </w:t>
      </w:r>
      <w:commentRangeStart w:id="1092"/>
      <w:r w:rsidRPr="003F2D6A">
        <w:rPr>
          <w:lang w:val="en-GB"/>
        </w:rPr>
        <w:fldChar w:fldCharType="begin" w:fldLock="1"/>
      </w:r>
      <w:r w:rsidR="000465A7">
        <w:rPr>
          <w:lang w:val="en-GB"/>
        </w:rPr>
        <w:instrText>ADDIN CSL_CITATION { "citationItems" : [ { "id" : "ITEM-1", "itemData" : { "DOI" : "10.1175/JCLI-D-15-0718.1", "ISSN" : "0894-8755", "author" : [ { "dropping-particle" : "", "family" : "LaJoie", "given" : "Emerson", "non-dropping-particle" : "", "parse-names" : false, "suffix" : "" }, { "dropping-particle" : "", "family" : "DelSole", "given" : "Timothy", "non-dropping-particle" : "", "parse-names" : false, "suffix" : "" } ], "container-title" : "Journal of Climate", "id" : "ITEM-1", "issue" : "15", "issued" : { "date-parts" : [ [ "2016", "8" ] ] }, "page" : "5547-5560", "title" : "Changes in Internal Variability due to Anthropogenic Forcing: A New Field Significance Test", "translator" : [ { "dropping-particle" : "", "family" : "Q5772", "given" : "", "non-dropping-particle" : "", "parse-names" : false, "suffix" : "" } ], "type" : "article-journal", "volume" : "29" }, "uris" : [ "http://www.mendeley.com/documents/?uuid=41f597af-2c19-42cc-83be-c11e775c552a" ] }, { "id" : "ITEM-2",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"ITEM-2",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"ITEM-3",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"ITEM-3",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"ITEM-4",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"ITEM-4", "issue" : "4", "issued" : { "date-parts" : [ [ "2020", "10", "30" ] ] }, "page" : "885-901", "title" : "How large does a large ensemble need to be?", "translator" : [ { "dropping-particle" : "", "family" : "Q6359", "given" : "", "non-dropping-particle" : "", "parse-names" : false, "suffix" : "" } ], "type" : "article-journal", "volume" : "11" }, "uris" : [ "http://www.mendeley.com/documents/?uuid=c4d9cbc5-5f7e-489e-8bc0-6be05900c49a" ] }, { "id" : "ITEM-5", "itemData" : { "DOI" : "10.1038/s41598-017-17966-y", "ISSN" : "2045-2322",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"ITEM-5", "issue" : "1", "issued" : { "date-parts" : [ [ "2017", "12", "21" ] ] }, "page" : "17966", "title" : "Precipitation variability increases in a warmer climate", "translator" : [ { "dropping-particle" : "", "family" : "Q6606", "given" : "", "non-dropping-particle" : "", "parse-names" : false, "suffix" : "" } ], "type" : "article-journal", "volume" : "7" }, "uris" : [ "http://www.mendeley.com/documents/?uuid=38374c68-7fa3-4b5e-91f0-1a0322e10f70" ] }, { "id" : "ITEM-6", "itemData" : { "DOI" : "10.1038/s41586-018-0776-9", "ISSN" : "0028-0836",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"ITEM-6", "issue" : "7735", "issued" : { "date-parts" : [ [ "2018", "12", "12" ] ] }, "page" : "201-206", "title" : "Increased variability of eastern Pacific El Ni\u00f1o under greenhouse warming", "translator" : [ { "dropping-particle" : "", "family" : "Q6607", "given" : "", "non-dropping-particle" : "", "parse-names" : false, "suffix" : "" } ], "type" : "article-journal", "volume" : "564" }, "uris" : [ "http://www.mendeley.com/documents/?uuid=44ae981d-92bb-4f33-bf5e-4e6ce899ddb1" ] } ], "mendeley" : { "formattedCitation" : "(LaJoie and DelSole, 2016; Pendergrass et al., 2017; Cai et al., 2018b; Dai and Bloecker, 2019; Mankin et al., 2020; Milinski et al., 2020)", "plainTextFormattedCitation" : "(LaJoie and DelSole, 2016; Pendergrass et al., 2017; Cai et al., 2018b; Dai and Bloecker, 2019; Mankin et al., 2020; Milinski et al., 2020)", "previouslyFormattedCitation" : "(LaJoie and DelSole, 2016; Pendergrass et al., 2017; Cai et al., 2018b; Dai and Bloecker, 2019; Mankin et al., 2020; Milinski et al., 2020)" }, "properties" : { "noteIndex" : 0 }, "schema" : "https://github.com/citation-style-language/schema/raw/master/csl-citation.json" }</w:instrText>
      </w:r>
      <w:r w:rsidRPr="003F2D6A">
        <w:rPr>
          <w:lang w:val="en-GB"/>
        </w:rPr>
        <w:fldChar w:fldCharType="separate"/>
      </w:r>
      <w:r w:rsidR="00E41CA2">
        <w:rPr>
          <w:noProof/>
          <w:lang w:val="en-GB"/>
        </w:rPr>
        <w:t xml:space="preserve">(LaJoie and DelSole, 2016; Pendergrass et al., 2017; </w:t>
      </w:r>
      <w:ins w:id="1093" w:author="Robin Matthews" w:date="2021-07-11T17:06:00Z">
        <w:r w:rsidR="00620A0C">
          <w:rPr>
            <w:noProof/>
            <w:lang w:val="en-GB"/>
          </w:rPr>
          <w:t xml:space="preserve">W. </w:t>
        </w:r>
      </w:ins>
      <w:r w:rsidR="00E41CA2">
        <w:rPr>
          <w:noProof/>
          <w:lang w:val="en-GB"/>
        </w:rPr>
        <w:t>Cai et al., 2018</w:t>
      </w:r>
      <w:del w:id="1094" w:author="Robin Matthews" w:date="2021-07-11T17:06:00Z">
        <w:r w:rsidR="00E41CA2" w:rsidDel="00620A0C">
          <w:rPr>
            <w:noProof/>
            <w:lang w:val="en-GB"/>
          </w:rPr>
          <w:delText>b</w:delText>
        </w:r>
      </w:del>
      <w:r w:rsidR="00E41CA2">
        <w:rPr>
          <w:noProof/>
          <w:lang w:val="en-GB"/>
        </w:rPr>
        <w:t>; Dai and Bloecker, 2019; Mankin et al., 2020; Milinski et al., 2020)</w:t>
      </w:r>
      <w:r w:rsidRPr="003F2D6A">
        <w:rPr>
          <w:lang w:val="en-GB"/>
        </w:rPr>
        <w:fldChar w:fldCharType="end"/>
      </w:r>
      <w:commentRangeEnd w:id="1092"/>
      <w:r w:rsidR="00E41CA2">
        <w:rPr>
          <w:rStyle w:val="CommentReference"/>
          <w:rFonts w:asciiTheme="minorHAnsi" w:eastAsiaTheme="minorHAnsi" w:hAnsiTheme="minorHAnsi"/>
          <w:lang w:eastAsia="en-US"/>
        </w:rPr>
        <w:commentReference w:id="1092"/>
      </w:r>
      <w:r w:rsidRPr="003F2D6A">
        <w:rPr>
          <w:lang w:val="en-GB"/>
        </w:rPr>
        <w:t>.</w:t>
      </w:r>
    </w:p>
    <w:p w14:paraId="07C38B2B" w14:textId="77777777" w:rsidR="00E2170D" w:rsidRPr="003F2D6A" w:rsidRDefault="00E2170D" w:rsidP="00E2170D">
      <w:pPr>
        <w:pStyle w:val="AR6BodyText"/>
        <w:rPr>
          <w:lang w:val="en-GB"/>
        </w:rPr>
      </w:pPr>
    </w:p>
    <w:p w14:paraId="73BEA54B" w14:textId="77777777" w:rsidR="00E2170D" w:rsidRPr="003F2D6A" w:rsidRDefault="00E2170D" w:rsidP="00E2170D">
      <w:pPr>
        <w:pStyle w:val="AR6BodyText"/>
        <w:rPr>
          <w:lang w:val="en-GB"/>
        </w:rPr>
      </w:pPr>
    </w:p>
    <w:p w14:paraId="73D822AF" w14:textId="77777777" w:rsidR="00E2170D" w:rsidRPr="003F2D6A" w:rsidRDefault="00E2170D" w:rsidP="00E2170D">
      <w:pPr>
        <w:pStyle w:val="AR6BodyText"/>
        <w:rPr>
          <w:rFonts w:cs="Times New Roman"/>
          <w:b/>
          <w:lang w:val="en-GB"/>
        </w:rPr>
      </w:pPr>
      <w:bookmarkStart w:id="1095" w:name="_Hlk5890629"/>
      <w:r w:rsidRPr="003F2D6A">
        <w:rPr>
          <w:rFonts w:cs="Times New Roman"/>
          <w:b/>
          <w:lang w:val="en-GB"/>
        </w:rPr>
        <w:t>[START FIGURE 10.10 HERE]</w:t>
      </w:r>
    </w:p>
    <w:bookmarkEnd w:id="1095"/>
    <w:p w14:paraId="45B777E7" w14:textId="77777777" w:rsidR="00E2170D" w:rsidRPr="003F2D6A" w:rsidRDefault="00E2170D" w:rsidP="00E2170D">
      <w:pPr>
        <w:pStyle w:val="AR6BodyText"/>
        <w:rPr>
          <w:rFonts w:cs="Times New Roman"/>
          <w:lang w:val="en-GB"/>
        </w:rPr>
      </w:pPr>
    </w:p>
    <w:p w14:paraId="2A7FBB27" w14:textId="776B3915" w:rsidR="00E2170D" w:rsidRPr="003F2D6A" w:rsidRDefault="00081BE9" w:rsidP="0043069D">
      <w:pPr>
        <w:pStyle w:val="AR6Chap10Figure"/>
        <w:rPr>
          <w:rFonts w:cs="Times New Roman"/>
          <w:b/>
        </w:rPr>
      </w:pPr>
      <w:r>
        <w:t xml:space="preserve"> </w:t>
      </w:r>
      <w:r w:rsidR="00E2170D" w:rsidRPr="00441820">
        <w:rPr>
          <w:b/>
        </w:rPr>
        <w:t>Observed and projected changes in austral summer (December to February) mean precipitation in GPCC, CRU TS and 100 members of the MPI-ESM.</w:t>
      </w:r>
      <w:r w:rsidR="00E2170D" w:rsidRPr="003F2D6A">
        <w:t xml:space="preserve"> (a) 55-year trends (2015‒2070) from the ensemble members with the lowest (left) and highest (right) trend (% per decade, baseline 1995–2014). (b) Time series (%, baseline 1995–2014) for different spatial scales (from top to bottom: global averages; S.E. South America; grid boxes close to S</w:t>
      </w:r>
      <w:r w:rsidR="0043069D" w:rsidRPr="0043069D">
        <w:rPr>
          <w:lang w:val="en-GB"/>
        </w:rPr>
        <w:t>ã</w:t>
      </w:r>
      <w:r w:rsidR="00E2170D" w:rsidRPr="003F2D6A">
        <w:t>o Paulo and Buenos Aires) with a five-point weighted running mean applied (a variant on the binomial filter with weights [1-3-4-3-1]). The brown (green) lines correspond to the ensemble member with weakest (strongest) 55-year trend and the grey lines to all remaining ensemble members. Box-and-whisker plots show the distribution of 55-year linear trends across all ensemble members, and follow the methodology used in Figure 10.6. Trends are estimated using ordinary least squares. Further details on data sources and processing are available in the chapter data table (Table 10.SM.1</w:t>
      </w:r>
      <w:r>
        <w:t>1</w:t>
      </w:r>
      <w:r w:rsidR="00E2170D" w:rsidRPr="003F2D6A">
        <w:t>).</w:t>
      </w:r>
    </w:p>
    <w:p w14:paraId="013B7FAB" w14:textId="77777777" w:rsidR="00E2170D" w:rsidRPr="003F2D6A" w:rsidRDefault="00E2170D" w:rsidP="00E2170D">
      <w:pPr>
        <w:pStyle w:val="AR6BodyText"/>
        <w:rPr>
          <w:rFonts w:cs="Times New Roman"/>
          <w:lang w:val="en-GB"/>
        </w:rPr>
      </w:pPr>
    </w:p>
    <w:p w14:paraId="629D74F2" w14:textId="77777777" w:rsidR="00E2170D" w:rsidRPr="003F2D6A" w:rsidRDefault="00E2170D" w:rsidP="00E2170D">
      <w:pPr>
        <w:pStyle w:val="AR6BodyText"/>
        <w:rPr>
          <w:rFonts w:cs="Times New Roman"/>
          <w:b/>
          <w:lang w:val="en-GB"/>
        </w:rPr>
      </w:pPr>
      <w:r w:rsidRPr="003F2D6A">
        <w:rPr>
          <w:rFonts w:cs="Times New Roman"/>
          <w:b/>
          <w:lang w:val="en-GB"/>
        </w:rPr>
        <w:t>[END FIGURE 10.10 HERE]</w:t>
      </w:r>
    </w:p>
    <w:p w14:paraId="4D9C601A" w14:textId="77777777" w:rsidR="00E2170D" w:rsidRPr="003F2D6A" w:rsidRDefault="00E2170D" w:rsidP="00E2170D">
      <w:pPr>
        <w:pStyle w:val="AR6BodyText"/>
        <w:rPr>
          <w:lang w:val="en-GB"/>
        </w:rPr>
      </w:pPr>
    </w:p>
    <w:p w14:paraId="031F91E0" w14:textId="77777777" w:rsidR="00E2170D" w:rsidRPr="003F2D6A" w:rsidRDefault="00E2170D" w:rsidP="00E2170D">
      <w:pPr>
        <w:pStyle w:val="AR6BodyText"/>
        <w:rPr>
          <w:lang w:val="en-GB"/>
        </w:rPr>
      </w:pPr>
    </w:p>
    <w:p w14:paraId="6D2BFC57" w14:textId="3CF82A9C" w:rsidR="00E2170D" w:rsidRPr="00FB6EB0" w:rsidRDefault="00E2170D" w:rsidP="00E2170D">
      <w:pPr>
        <w:pStyle w:val="AR6BodyText"/>
        <w:rPr>
          <w:bCs/>
        </w:rPr>
      </w:pPr>
      <w:r w:rsidRPr="003F2D6A">
        <w:rPr>
          <w:bCs/>
          <w:lang w:val="en-GB"/>
        </w:rPr>
        <w:t xml:space="preserve">The appropriate ensemble size for a robust use of SMILEs depends on the model and physical variable being investigated, the spatial and time aggregation being performed, the magnitude of the acceptable error and the type of questions one seeks to answer </w:t>
      </w:r>
      <w:r w:rsidRPr="003F2D6A">
        <w:rPr>
          <w:bCs/>
          <w:lang w:val="en-GB"/>
        </w:rPr>
        <w:fldChar w:fldCharType="begin" w:fldLock="1"/>
      </w:r>
      <w:r w:rsidR="000465A7">
        <w:rPr>
          <w:bCs/>
          <w:lang w:val="en-GB"/>
        </w:rPr>
        <w:instrText>ADDIN CSL_CITATION { "citationItems" : [ { "id" : "ITEM-1", "itemData" : { "DOI" : "10.1007/s00382-016-3502-z", "ISSN" : "0930-7575",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"ITEM-1", "issue" : "9-10", "issued" : { "date-parts" : [ [ "2017", "11", "30" ] ] }, "page" : "3141-3157", "title" : "The role of the North Atlantic Oscillation in European climate projections", "translator" : [ { "dropping-particle" : "", "family" : "Q3704", "given" : "", "non-dropping-particle" : "", "parse-names" : false, "suffix" : "" } ], "type" : "article-journal", "volume" : "49" }, "uris" : [ "http://www.mendeley.com/documents/?uuid=3e83f85c-7a26-4326-8b58-cf6d7000ff8f" ] }, { "id" : "ITEM-2", "itemData" : { "DOI" : "10.1175/JCLI-D-12-00788.1", "ISSN" : "0894-8755", "abstract" : "The uncertainty arising from internal climate variability in climate change projections of the Hadley circulation (HC) is presently unknown. In this paper it is quantified by analyzing a 40-member ensemble of integrations of the Community Climate System Model, version 3 (CCSM3), under the Special Report on Emissions Scenarios (SRES) A1B scenario over the period 2000\u201360. An additional set of 100-yr-long timeslice integrations with the atmospheric component of the same model [Community Atmosphere Model, version 3.0 (CAM3)] is also analyzed. Focusing on simple metrics of the HC\u2014its strength, width, and height\u2014three key results emerge from the analysis of the CCSM3 ensemble. First, the projected weakening of the HC is almost entirely confined to the Northern Hemisphere, and is stronger in winter than in summer. Second, the projected widening of the HC occurs only in the winter season but in both hemispheres. Third, the projected rise of the tropical tropopause occurs in both hemispheres and in all seasons and is, by far, the most robust of the three metrics. This paper shows further that uncertainty in future trends of the HC width is largely controlled by extratropical variability, while those of HC strength and height are associated primarily with tropical dynamics. Comparison of the CCSM3 and CAM3 integrations reveals that ocean\u2013atmosphere coupling is the dominant source of uncertainty in future trends of HC strength and height and of the tropical mean meridional circulation in general. Finally, uncertainty in future trends of the hydrological cycle is largely captured by the uncertainty in future trends of the mean meridional circulation.", "author" : [ { "dropping-particle" : "", "family" : "Kang", "given" : "Sarah M.", "non-dropping-particle" : "", "parse-names" : false, "suffix" : "" }, { "dropping-particle" : "", "family" : "Deser", "given" : "Clara", "non-dropping-particle" : "", "parse-names" : false, "suffix" : "" }, { "dropping-particle" : "", "family" : "Polvani", "given" : "Lorenzo M.", "non-dropping-particle" : "", "parse-names" : false, "suffix" : "" } ], "container-title" : "Journal of Climate", "id" : "ITEM-2", "issue" : "19", "issued" : { "date-parts" : [ [ "2013", "10" ] ] }, "page" : "7541-7554", "title" : "Uncertainty in Climate Change Projections of the Hadley Circulation: The Role of Internal Variability", "translator" : [ { "dropping-particle" : "", "family" : "Q3707", "given" : "", "non-dropping-particle" : "", "parse-names" : false, "suffix" : "" } ], "type" : "article-journal", "volume" : "26" }, "uris" : [ "http://www.mendeley.com/documents/?uuid=c94d79ac-bb1b-4787-9994-17bd37fbf53f" ] }, { "id" : "ITEM-3", "itemData" : { "DOI" : "10.1175/JCLI-D-12-00839.1", "ISSN" : "0894-8755", "abstract" : "Internal variability in twenty-first-century summer Arctic sea ice loss and its relationship to the large-scale atmospheric circulation is investigated in a 39-member Community Climate System Model, version 3 (CCSM3) ensemble for the period 2000\u201361. Each member is subject to an identical greenhouse gas emissions scenario and differs only in the atmospheric model component\u2019s initial condition. September Arctic sea ice extent trends during 2020\u201359 range from 22.0 3 106 to 25.7 3 106 km2 across the 39 ensemble members, indicating a substantial role for internal variability in future Arctic sea ice loss projections. A similar nearly threefold range (from 27.0 3 103 to 219 3 103 km3 ) is found for summer sea ice volume trends. Higher rates of summer Arctic sea ice loss in CCSM3 are associated with enhanced transpolar drift and Fram Strait ice export driven by surface wind and sea level pressure patterns. Over the Arctic, the covarying atmospheric circulation patterns resemble the so-called Arctic dipole, with maximum amplitude between April and July. Outside the Arctic, an atmospheric Rossby wave train over the Pacific sector is associated with internal ice loss variability. Interannual covariability patterns between sea ice and atmospheric circulation are similar to those based on trends, suggesting that similar processes govern internal variability over a broad range of time scales. Interannual patterns of CCSM3 ice\u2013atmosphere covariability compare well with those in nature and in the newer CCSM4 version of the model, lending confidence to the results. Atmospheric teleconnection patterns in CCSM3 suggest that the tropical Pacific modulates Arctic sea ice variability via the aforementioned Rossby wave train. Large ensembles with other coupled models are needed to corroborate these CCSM3-based findings.", "author" : [ { "dropping-particle" : "", "family" : "Wettstein", "given" : "Justin J.", "non-dropping-particle" : "", "parse-names" : false, "suffix" : "" }, { "dropping-particle" : "", "family" : "Deser", "given" : "Clara", "non-dropping-particle" : "", "parse-names" : false, "suffix" : "" } ], "container-title" : "Journal of Climate", "id" : "ITEM-3", "issue" : "2", "issued" : { "date-parts" : [ [ "2014", "1" ] ] }, "page" : "527-550", "title" : "Internal Variability in Projections of Twenty-First-Century Arctic Sea Ice Loss: Role of the Large-Scale Atmospheric Circulation", "translator" : [ { "dropping-particle" : "", "family" : "Q3710", "given" : "", "non-dropping-particle" : "", "parse-names" : false, "suffix" : "" } ], "type" : "article-journal", "volume" : "27" }, "uris" : [ "http://www.mendeley.com/documents/?uuid=bfa1fc1b-f085-487d-9c13-1d5b22f647e7" ] }, { "id" : "ITEM-4", "itemData" : { "DOI" : "10.1007/s00382-010-0977-x", "ISSN" : "0930-7575",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"ITEM-4", "issue" : "3-4", "issued" : { "date-parts" : [ [ "2012", "2" ] ] }, "page" : "527-546", "title" : "Uncertainty in climate change projections: the role of internal variability", "translator" : [ { "dropping-particle" : "", "family" : "Q3705", "given" : "", "non-dropping-particle" : "", "parse-names" : false, "suffix" : "" } ], "type" : "article-journal", "volume" : "38" }, "uris" : [ "http://www.mendeley.com/documents/?uuid=22e2b577-c3f0-403f-959a-8badc4cc54c2"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"ITEM-6",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"mendeley" : { "formattedCitation" : "(Deser et al., 2012, 2017b; Kang et al., 2013; Wettstein and Deser, 2014; Dai and Bloecker, 2019; Maher et al., 2019)", "plainTextFormattedCitation" : "(Deser et al., 2012, 2017b; Kang et al., 2013; Wettstein and Deser, 2014; Dai and Bloecker, 2019; Maher et al., 2019)", "previouslyFormattedCitation" : "(Deser et al., 2012, 2017b; Kang et al., 2013; Wettstein and Deser, 2014; Dai and Bloecker, 2019; Maher et al., 2019)" }, "properties" : { "noteIndex" : 0 }, "schema" : "https://github.com/citation-style-language/schema/raw/master/csl-citation.json" }</w:instrText>
      </w:r>
      <w:r w:rsidRPr="003F2D6A">
        <w:rPr>
          <w:bCs/>
          <w:lang w:val="en-GB"/>
        </w:rPr>
        <w:fldChar w:fldCharType="separate"/>
      </w:r>
      <w:r w:rsidR="00E41CA2">
        <w:rPr>
          <w:bCs/>
          <w:noProof/>
          <w:lang w:val="de-DE"/>
        </w:rPr>
        <w:t>(Deser et al., 2012, 2017b; Kang et al., 2013; Wettstein and Deser, 2014; Dai and Bloecker, 2019; Maher et al., 2019)</w:t>
      </w:r>
      <w:r w:rsidRPr="003F2D6A">
        <w:rPr>
          <w:bCs/>
          <w:lang w:val="en-GB"/>
        </w:rPr>
        <w:fldChar w:fldCharType="end"/>
      </w:r>
      <w:r w:rsidRPr="009A5455">
        <w:rPr>
          <w:bCs/>
          <w:lang w:val="de-DE"/>
        </w:rPr>
        <w:t xml:space="preserve">. </w:t>
      </w:r>
      <w:r w:rsidRPr="003F2D6A">
        <w:rPr>
          <w:bCs/>
          <w:lang w:val="en-GB"/>
        </w:rPr>
        <w:t xml:space="preserve">It is noteworthy that the recent development of ensembles with a very large ensemble size (greater than 100) have led to new insights and methodologies to robustly assess the required ensemble size for questions such as the estimation of the forced response to external forcing or a forced change in modes of internal variability, such as ENSO, and its associated teleconnections </w:t>
      </w:r>
      <w:r w:rsidRPr="00457D81">
        <w:rPr>
          <w:bCs/>
          <w:lang w:val="en-GB"/>
        </w:rPr>
        <w:fldChar w:fldCharType="begin" w:fldLock="1"/>
      </w:r>
      <w:r w:rsidR="000465A7">
        <w:rPr>
          <w:bCs/>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"title" : "ENSO Change in Climate Projections: Forced Response or Internal Variability?", "translator" : [ { "dropping-particle" : "", "family" : "Q6603", "given" : "", "non-dropping-particle" : "", "parse-names" : false, "suffix" : "" } ], "type" : "article-journal", "volume" : "45" }, "uris" : [ "http://www.mendeley.com/documents/?uuid=8f7f1031-6938-4f77-813b-83fa4659c949" ] }, { "id" : "ITEM-2",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"ITEM-2", "issue" : "4", "issued" : { "date-parts" : [ [ "2020", "10", "30" ] ] }, "page" : "885-901", "title" : "How large does a large ensemble need to be?", "translator" : [ { "dropping-particle" : "", "family" : "Q6359", "given" : "", "non-dropping-particle" : "", "parse-names" : false, "suffix" : "" } ], "type" : "article-journal", "volume" : "11" }, "uris" : [ "http://www.mendeley.com/documents/?uuid=c4d9cbc5-5f7e-489e-8bc0-6be05900c49a" ] }, { "id" : "ITEM-3",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"ITEM-3",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"ITEM-4", "itemData" : { "DOI" : "10.5194/esd-11-267-2020", "ISSN" : "2190-4987", "abstract" : "Abstract. The changes in the El Ni\u00f1o\u2013Southern Oscillation (ENSO) phenomenon and its precipitation-related teleconnections over the globe under climate change are investigated in the Community Earth System Model Large Ensemble from 1950 to 2100. For the investigation, a recently developed ensemble-based method, the snapshot empirical orthogonal function (SEOF) analysis, is used. The instantaneous ENSO pattern is defined as the leading mode of the SEOF analysis carried out at a given time instant over the ensemble. The corresponding principal components (PC1s) characterize the ENSO phases. By considering sea surface temperature (SST) regression maps, we find that the largest changes in the typical amplitude of SST fluctuations occur in the June\u2013July\u2013August\u2013September (JJAS) season, in the Ni\u00f1o3\u2013Ni\u00f1o3.4 (5\u2218 N\u20135\u2218 S, 170\u201390\u2218 W; NOAA Climate Prediction Center) region, and the western part of the Pacific Ocean; however, the increase is also considerable along the Equator in December\u2013January\u2013February (DJF). The Ni\u00f1o3 amplitude also shows an increase of about 20 % and 10 % in JJAS and DJF, respectively. The strength of the precipitation-related teleconnections of the ENSO is found to be nonstationary, as well. For example, the anticorrelation with precipitation in Australia in JJAS and the positive correlation in central and northern Africa in DJF are predicted to be more pronounced by the end of the 21th century. Half-year-lagged correlations, aiming to predict precipitation conditions from ENSO phases, are also studied. The Australian and Indonesian precipitation and that of the eastern part of Africa in both JJAS and DJF seem to be well predictable based on the ENSO phase, while the southern Indian precipitation relates to the half-year previous ENSO phase only in DJF. The strength of these connections increases, especially from the African region to the Arabian Peninsula.", "author" : [ { "dropping-particle" : "", "family" : "Haszpra", "given" : "T\u00edmea", "non-dropping-particle" : "", "parse-names" : false, "suffix" : "" }, { "dropping-particle" : "", "family" : "Herein", "given" : "M\u00e1ty\u00e1s", "non-dropping-particle" : "", "parse-names" : false, "suffix" : "" }, { "dropping-particle" : "", "family" : "B\u00f3dai", "given" : "Tam\u00e1s", "non-dropping-particle" : "", "parse-names" : false, "suffix" : "" } ], "container-title" : "Earth System Dynamics", "id" : "ITEM-4", "issue" : "1", "issued" : { "date-parts" : [ [ "2020", "3", "12" ] ] }, "page" : "267-280", "title" : "Investigating ENSO and its teleconnections under climate change in an ensemble view \u2013 a new perspective", "translator" : [ { "dropping-particle" : "", "family" : "Q6605", "given" : "", "non-dropping-particle" : "", "parse-names" : false, "suffix" : "" } ], "type" : "article-journal", "volume" : "11" }, "uris" : [ "http://www.mendeley.com/documents/?uuid=ab040fd4-ac7f-47f0-ba53-874fb3eff48b" ] } ], "mendeley" : { "formattedCitation" : "(Herein et al., 2017; Maher et al., 2018; Haszpra et al., 2020; Milinski et al., 2020)", "plainTextFormattedCitation" : "(Herein et al., 2017; Maher et al., 2018; Haszpra et al., 2020; Milinski et al., 2020)", "previouslyFormattedCitation" : "(Herein et al., 2017; Maher et al., 2018; Haszpra et al., 2020; Milinski et al., 2020)" }, "properties" : { "noteIndex" : 0 }, "schema" : "https://github.com/citation-style-language/schema/raw/master/csl-citation.json" }</w:instrText>
      </w:r>
      <w:r w:rsidRPr="00457D81">
        <w:rPr>
          <w:bCs/>
          <w:lang w:val="en-GB"/>
        </w:rPr>
        <w:fldChar w:fldCharType="separate"/>
      </w:r>
      <w:r w:rsidR="00E41CA2">
        <w:rPr>
          <w:bCs/>
          <w:noProof/>
        </w:rPr>
        <w:t>(Herein et al., 2017; Maher et al., 2018; Haszpra et al., 2020; Milinski et al., 2020)</w:t>
      </w:r>
      <w:r w:rsidRPr="00457D81">
        <w:rPr>
          <w:bCs/>
          <w:lang w:val="en-GB"/>
        </w:rPr>
        <w:fldChar w:fldCharType="end"/>
      </w:r>
      <w:r w:rsidRPr="00D75856">
        <w:rPr>
          <w:bCs/>
        </w:rPr>
        <w:t>.</w:t>
      </w:r>
    </w:p>
    <w:p w14:paraId="4B7C77C3" w14:textId="77777777" w:rsidR="00E2170D" w:rsidRPr="00FB6EB0" w:rsidRDefault="00E2170D" w:rsidP="00E2170D">
      <w:pPr>
        <w:pStyle w:val="AR6BodyText"/>
        <w:rPr>
          <w:strike/>
        </w:rPr>
      </w:pPr>
    </w:p>
    <w:p w14:paraId="010B62D0" w14:textId="2DB1919A" w:rsidR="00E2170D" w:rsidRPr="003F2D6A" w:rsidRDefault="00E2170D" w:rsidP="00E2170D">
      <w:pPr>
        <w:pStyle w:val="AR6BodyText"/>
        <w:rPr>
          <w:lang w:val="en-GB"/>
        </w:rPr>
      </w:pPr>
      <w:r w:rsidRPr="003F2D6A">
        <w:rPr>
          <w:lang w:val="en-GB"/>
        </w:rPr>
        <w:t xml:space="preserve">The use of SMILEs assumes that they have a realistic representation of internal variability and its evolution under anthropogenic climate change </w:t>
      </w:r>
      <w:r w:rsidRPr="003F2D6A">
        <w:rPr>
          <w:lang w:val="en-GB"/>
        </w:rPr>
        <w:fldChar w:fldCharType="begin" w:fldLock="1"/>
      </w:r>
      <w:r w:rsidR="000465A7">
        <w:rPr>
          <w:lang w:val="en-GB"/>
        </w:rPr>
        <w:instrText>ADDIN CSL_CITATION { "citationItems" : [ { "id" : "ITEM-1", "itemData" : { "DOI" : "10.1002/joc.5846", "ISSN" : "08998418", "author" : [ { "dropping-particle" : "", "family" : "Chen", "given" : "Jie", "non-dropping-particle" : "", "parse-names" : false, "suffix" : "" }, { "dropping-particle" : "", "family" : "Brissette", "given" : "Fran\u00e7ois P.", "non-dropping-particle" : "", "parse-names" : false, "suffix" : "" } ], "container-title" : "International Journal of Climatology", "id" : "ITEM-1", "issue" : "2", "issued" : { "date-parts" : [ [ "2019", "2" ] ] }, "page" : "843-856", "title" : "Reliability of climate model multi-member ensembles in estimating internal precipitation and temperature variability at the multi-decadal scale", "translator" : [ { "dropping-particle" : "", "family" : "Q6161", "given" : "", "non-dropping-particle" : "", "parse-names" : false, "suffix" : "" } ], "type" : "article-journal", "volume" : "39" }, "uris" : [ "http://www.mendeley.com/documents/?uuid=8aeb0be8-6585-4f89-9f57-9a3ebd4b6b6d" ] }, { "id" : "ITEM-2", "itemData" : { "DOI" : "10.1175/JCLI-D-16-0905.1", "ISSN" : "0894-8755",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"ITEM-2", "issue" : "19", "issued" : { "date-parts" : [ [ "2017", "10" ] ] }, "page" : "7585-7598", "title" : "An \u201cObservational Large Ensemble\u201d to Compare Observed and Modeled Temperature Trend Uncertainty due to Internal Variability", "translator" : [ { "dropping-particle" : "", "family" : "Q4577", "given" : "", "non-dropping-particle" : "", "parse-names" : false, "suffix" : "" } ], "type" : "article-journal", "volume" : "30" }, "uris" : [ "http://www.mendeley.com/documents/?uuid=55031d14-b0fd-49f6-ad02-7ea82ea3da5b" ] }, { "id" : "ITEM-3",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"ITEM-3",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"id" : "ITEM-4",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"ITEM-4", "issue" : "15", "issued" : { "date-parts" : [ [ "2014", "8", "16" ] ] }, "page" : "5620-5628", "title" : "Do seasonal-to-decadal climate predictions underestimate the predictability of the real world?", "translator" : [ { "dropping-particle" : "", "family" : "Q6608", "given" : "", "non-dropping-particle" : "", "parse-names" : false, "suffix" : "" } ], "type" : "article-journal", "volume" : "41" }, "uris" : [ "http://www.mendeley.com/documents/?uuid=6138dd8d-095e-41c1-9503-2acafe470765" ] } ], "mendeley" : { "formattedCitation" : "(Eade et al., 2014; McKinnon et al., 2017; McKinnon and Deser, 2018; Chen and Brissette, 2019)", "plainTextFormattedCitation" : "(Eade et al., 2014; McKinnon et al., 2017; McKinnon and Deser, 2018; Chen and Brissette, 2019)", "previouslyFormattedCitation" : "(Eade et al., 2014; McKinnon et al., 2017; McKinnon and Deser, 2018; Chen and Brissette, 2019)" }, "properties" : { "noteIndex" : 0 }, "schema" : "https://github.com/citation-style-language/schema/raw/master/csl-citation.json" }</w:instrText>
      </w:r>
      <w:r w:rsidRPr="003F2D6A">
        <w:rPr>
          <w:lang w:val="en-GB"/>
        </w:rPr>
        <w:fldChar w:fldCharType="separate"/>
      </w:r>
      <w:r w:rsidR="00E41CA2">
        <w:rPr>
          <w:noProof/>
          <w:lang w:val="en-US"/>
        </w:rPr>
        <w:t>(Eade et al., 2014; McKinnon et al., 2017; McKinnon and Deser, 2018; Chen and Brissette, 2019)</w:t>
      </w:r>
      <w:r w:rsidRPr="003F2D6A">
        <w:rPr>
          <w:lang w:val="en-GB"/>
        </w:rPr>
        <w:fldChar w:fldCharType="end"/>
      </w:r>
      <w:r w:rsidRPr="00737B5A">
        <w:rPr>
          <w:lang w:val="en-US"/>
        </w:rPr>
        <w:t xml:space="preserve">. </w:t>
      </w:r>
      <w:r w:rsidRPr="003F2D6A">
        <w:rPr>
          <w:lang w:val="en-GB"/>
        </w:rPr>
        <w:t xml:space="preserve">Assessing the realism of simulated internal variability for past and current climates remains an active research field with a number of issues such as the shortness and uncertainties of the observed record, in particular in data-scarce regions (Section 10.2.2.3), the signal-to-noise paradox </w:t>
      </w:r>
      <w:commentRangeStart w:id="1096"/>
      <w:r w:rsidRPr="003F2D6A">
        <w:rPr>
          <w:lang w:val="en-GB"/>
        </w:rPr>
        <w:fldChar w:fldCharType="begin" w:fldLock="1"/>
      </w:r>
      <w:ins w:id="1097" w:author="Robin Matthews" w:date="2021-07-11T17:06:00Z">
        <w:r w:rsidR="00620A0C">
          <w:rPr>
            <w:lang w:val="en-GB"/>
          </w:rPr>
          <w:instrText>ADDIN CSL_CITATION { "citationItems" : [ { "id" : "ITEM-1", "itemData" : { "DOI" : "10.1038/s41612-018-0038-4", "ISSN" : "2397-3722",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"Q6604", "given" : "", "non-dropping-particle" : "", "parse-names" : false, "suffix" : "" } ], "type" : "article-journal", "volume" : "1" }, "uris" : [ "http://www.mendeley.com/documents/?uuid=ee58bf79-651d-43d3-80a5-2ae62be9fd72" ] } ], "mendeley" : { "formattedCitation" : "(Scaife and Smith, 2018)", "manualFormatting" : "(Scaife and Smith, 2018", "plainTextFormattedCitation" : "(Scaife and Smith, 2018)", "previouslyFormattedCitation" : "(Scaife and Smith, 2018)" }, "properties" : { "noteIndex" : 0 }, "schema" : "https://github.com/citation-style-language/schema/raw/master/csl-citation.json" }</w:instrText>
        </w:r>
      </w:ins>
      <w:del w:id="1098" w:author="Robin Matthews" w:date="2021-07-11T17:06:00Z">
        <w:r w:rsidR="000465A7" w:rsidDel="00620A0C">
          <w:rPr>
            <w:lang w:val="en-GB"/>
          </w:rPr>
          <w:delInstrText>ADDIN CSL_CITATION { "citationItems" : [ { "id" : "ITEM-1", "itemData" : { "DOI" : "10.1038/s41612-018-0038-4", "ISSN" : "2397-3722",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"Q6604", "given" : "", "non-dropping-particle" : "", "parse-names" : false, "suffix" : "" } ], "type" : "article-journal", "volume" : "1" }, "uris" : [ "http://www.mendeley.com/documents/?uuid=ee58bf79-651d-43d3-80a5-2ae62be9fd72" ] } ], "mendeley" : { "formattedCitation" : "(Scaife and Smith, 2018)", "manualFormatting" : "(Scaife and Smith, 2018; Section 4.4.3.1)", "plainTextFormattedCitation" : "(Scaife and Smith, 2018)", "previouslyFormattedCitation" : "(Scaife and Smith, 2018)" }, "properties" : { "noteIndex" : 0 }, "schema" : "https://github.com/citation-style-language/schema/raw/master/csl-citation.json" }</w:delInstrText>
        </w:r>
      </w:del>
      <w:r w:rsidRPr="003F2D6A">
        <w:rPr>
          <w:lang w:val="en-GB"/>
        </w:rPr>
        <w:fldChar w:fldCharType="separate"/>
      </w:r>
      <w:r w:rsidR="00E41CA2">
        <w:rPr>
          <w:noProof/>
          <w:lang w:val="en-GB"/>
        </w:rPr>
        <w:t>(Scaife and Smith, 2018</w:t>
      </w:r>
      <w:del w:id="1099" w:author="Robin Matthews" w:date="2021-07-11T17:06:00Z">
        <w:r w:rsidR="00E41CA2" w:rsidDel="00620A0C">
          <w:rPr>
            <w:noProof/>
            <w:lang w:val="en-GB"/>
          </w:rPr>
          <w:delText>; Section 4.4.3.1)</w:delText>
        </w:r>
      </w:del>
      <w:r w:rsidRPr="003F2D6A">
        <w:rPr>
          <w:lang w:val="en-GB"/>
        </w:rPr>
        <w:fldChar w:fldCharType="end"/>
      </w:r>
      <w:commentRangeEnd w:id="1096"/>
      <w:r w:rsidR="00E41CA2">
        <w:rPr>
          <w:rStyle w:val="CommentReference"/>
          <w:rFonts w:asciiTheme="minorHAnsi" w:eastAsiaTheme="minorHAnsi" w:hAnsiTheme="minorHAnsi"/>
          <w:lang w:eastAsia="en-US"/>
        </w:rPr>
        <w:commentReference w:id="1096"/>
      </w:r>
      <w:ins w:id="1100" w:author="Robin Matthews" w:date="2021-07-11T17:06:00Z">
        <w:r w:rsidR="00620A0C">
          <w:rPr>
            <w:noProof/>
            <w:lang w:val="en-GB"/>
          </w:rPr>
          <w:t>; Section 4.4.3.1)</w:t>
        </w:r>
      </w:ins>
      <w:r w:rsidRPr="003F2D6A">
        <w:rPr>
          <w:lang w:val="en-GB"/>
        </w:rPr>
        <w:t xml:space="preserve">, uncertainty in past observed external forcing estimates (Chapters 2, 6 and 7) and the limitations of assumptions underlying the statistical methods used to derive observational large ensembles </w:t>
      </w:r>
      <w:r w:rsidRPr="003F2D6A">
        <w:rPr>
          <w:lang w:val="en-GB"/>
        </w:rPr>
        <w:fldChar w:fldCharType="begin" w:fldLock="1"/>
      </w:r>
      <w:r w:rsidR="000465A7">
        <w:rPr>
          <w:lang w:val="en-GB"/>
        </w:rPr>
        <w:instrText>ADDIN CSL_CITATION { "citationItems" : [ { "id" : "ITEM-1", "itemData" : { "DOI" : "10.1175/JCLI-D-16-0905.1", "ISSN" : "0894-8755",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"ITEM-1", "issue" : "19", "issued" : { "date-parts" : [ [ "2017", "10" ] ] }, "page" : "7585-7598", "title" : "An \u201cObservational Large Ensemble\u201d to Compare Observed and Modeled Temperature Trend Uncertainty due to Internal Variability", "translator" : [ { "dropping-particle" : "", "family" : "Q4577", "given" : "", "non-dropping-particle" : "", "parse-names" : false, "suffix" : "" } ], "type" : "article-journal", "volume" : "30" }, "uris" : [ "http://www.mendeley.com/documents/?uuid=55031d14-b0fd-49f6-ad02-7ea82ea3da5b" ] }, { "id" : "ITEM-2",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"ITEM-2",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"id" : "ITEM-3", "itemData" : { "DOI" : "10.1175/JCLI-D-19-0280.1", "ISSN" : "0894-8755", "abstract" : "While large climate model ensembles are invaluable tools for physically consistent climate prediction, they also present a large burden in terms of computational resources and storage requirements. A complementary approach to large initial-condition ensembles is to train a stochastic generator on fewer runs. While simulations from a statistical model cannot capture the complexity of climate model runs, they can address some specific scientific questions of interest, such as sampling the variability of regional trends. We demonstrate this potential by comparing simulations from a large ensemble and a stochastic generator trained with only four runs, and show that the variability of regional temperature trends is almost indistinguishable. Training stochastic generators on fewer runs might prove especially useful in the context of large climate model intercomparison projects where creating large ensembles for each model is not possible.", "author" : [ { "dropping-particle" : "", "family" : "Castruccio", "given" : "Stefano", "non-dropping-particle" : "", "parse-names" : false, "suffix" : "" }, { "dropping-particle" : "", "family" : "Hu", "given" : "Ziqing", "non-dropping-particle" : "", "parse-names" : false, "suffix" : "" }, { "dropping-particle" : "", "family" : "Sanderson", "given" : "Benjamin", "non-dropping-particle" : "", "parse-names" : false, "suffix" : "" }, { "dropping-particle" : "", "family" : "Karspeck", "given" : "Alicia", "non-dropping-particle" : "", "parse-names" : false, "suffix" : "" }, { "dropping-particle" : "", "family" : "Hammerling", "given" : "Dorit", "non-dropping-particle" : "", "parse-names" : false, "suffix" : "" } ], "container-title" : "Journal of Climate", "id" : "ITEM-3", "issue" : "24", "issued" : { "date-parts" : [ [ "2019", "12", "15" ] ] }, "page" : "8511-8522", "title" : "Reproducing Internal Variability with Few Ensemble Runs", "translator" : [ { "dropping-particle" : "", "family" : "Q6619", "given" : "", "non-dropping-particle" : "", "parse-names" : false, "suffix" : "" } ], "type" : "article-journal", "volume" : "32" }, "uris" : [ "http://www.mendeley.com/documents/?uuid=6f083714-fc9b-4380-b0b4-1b1eb6884855" ] } ], "mendeley" : { "formattedCitation" : "(McKinnon et al., 2017; McKinnon and Deser, 2018; Castruccio et al., 2019)", "plainTextFormattedCitation" : "(McKinnon et al., 2017; McKinnon and Deser, 2018; Castruccio et al., 2019)", "previouslyFormattedCitation" : "(McKinnon et al., 2017; McKinnon and Deser, 2018; Castruccio et al., 2019)" }, "properties" : { "noteIndex" : 0 }, "schema" : "https://github.com/citation-style-language/schema/raw/master/csl-citation.json" }</w:instrText>
      </w:r>
      <w:r w:rsidRPr="003F2D6A">
        <w:rPr>
          <w:lang w:val="en-GB"/>
        </w:rPr>
        <w:fldChar w:fldCharType="separate"/>
      </w:r>
      <w:r w:rsidR="00E41CA2">
        <w:rPr>
          <w:noProof/>
          <w:lang w:val="en-GB"/>
        </w:rPr>
        <w:t>(McKinnon et al., 2017; McKinnon and Deser, 2018; Castruccio et al., 2019)</w:t>
      </w:r>
      <w:r w:rsidRPr="003F2D6A">
        <w:rPr>
          <w:lang w:val="en-GB"/>
        </w:rPr>
        <w:fldChar w:fldCharType="end"/>
      </w:r>
      <w:r w:rsidRPr="003F2D6A">
        <w:rPr>
          <w:lang w:val="en-GB"/>
        </w:rPr>
        <w:t xml:space="preserve">. Calibration methods inspired by weather and seasonal forecasts can be used to improve the reliability of regional-scale climate projections from large ensembles </w:t>
      </w:r>
      <w:r w:rsidRPr="003F2D6A">
        <w:rPr>
          <w:lang w:val="en-GB"/>
        </w:rPr>
        <w:fldChar w:fldCharType="begin" w:fldLock="1"/>
      </w:r>
      <w:r w:rsidR="000465A7">
        <w:rPr>
          <w:lang w:val="en-GB"/>
        </w:rPr>
        <w: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"id" : "ITEM-2",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"ITEM-2",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"(Brunner et al., 2019; O\u2019Reilly et al., 2020)", "plainTextFormattedCitation" : "(Brunner et al., 2019; O\u2019Reilly et al., 2020)", "previouslyFormattedCitation" : "(Brunner et al., 2019; O\u2019Reilly et al., 2020)" }, "properties" : { "noteIndex" : 0 }, "schema" : "https://github.com/citation-style-language/schema/raw/master/csl-citation.json" }</w:instrText>
      </w:r>
      <w:r w:rsidRPr="003F2D6A">
        <w:rPr>
          <w:lang w:val="en-GB"/>
        </w:rPr>
        <w:fldChar w:fldCharType="separate"/>
      </w:r>
      <w:r w:rsidR="00E41CA2">
        <w:rPr>
          <w:noProof/>
          <w:lang w:val="en-GB"/>
        </w:rPr>
        <w:t>(Brunner et al., 2019; O’Reilly et al., 2020)</w:t>
      </w:r>
      <w:r w:rsidRPr="003F2D6A">
        <w:rPr>
          <w:lang w:val="en-GB"/>
        </w:rPr>
        <w:fldChar w:fldCharType="end"/>
      </w:r>
      <w:r w:rsidRPr="003F2D6A">
        <w:rPr>
          <w:lang w:val="en-GB"/>
        </w:rPr>
        <w:t xml:space="preserve">. Interestingly, reliability is improved when the calibration is performed separately for the dynamical and residual components of the ensemble resulting from dynamical adjustment </w:t>
      </w:r>
      <w:commentRangeStart w:id="1101"/>
      <w:r w:rsidRPr="003F2D6A">
        <w:rPr>
          <w:lang w:val="en-GB"/>
        </w:rPr>
        <w:fldChar w:fldCharType="begin" w:fldLock="1"/>
      </w:r>
      <w:ins w:id="1102" w:author="Robin Matthews" w:date="2021-07-11T17:06:00Z">
        <w:r w:rsidR="00620A0C">
          <w:rPr>
            <w:lang w:val="en-GB"/>
          </w:rPr>
          <w: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"(O\u2019Reilly et al., 2020)", "manualFormatting" : "(O\u2019Reilly et al., 2020", "plainTextFormattedCitation" : "(O\u2019Reilly et al., 2020)", "previouslyFormattedCitation" : "(O\u2019Reilly et al., 2020)" }, "properties" : { "noteIndex" : 0 }, "schema" : "https://github.com/citation-style-language/schema/raw/master/csl-citation.json" }</w:instrText>
        </w:r>
      </w:ins>
      <w:del w:id="1103" w:author="Robin Matthews" w:date="2021-07-11T17:06:00Z">
        <w:r w:rsidR="000465A7" w:rsidDel="00620A0C">
          <w:rPr>
            <w:lang w:val="en-GB"/>
          </w:rPr>
          <w:del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"(O\u2019Reilly et al., 2020)", "manualFormatting" : "(O\u2019Reilly et al., 2020; Section 10.4.1)", "plainTextFormattedCitation" : "(O\u2019Reilly et al., 2020)", "previouslyFormattedCitation" : "(O\u2019Reilly et al., 2020)" }, "properties" : { "noteIndex" : 0 }, "schema" : "https://github.com/citation-style-language/schema/raw/master/csl-citation.json" }</w:delInstrText>
        </w:r>
      </w:del>
      <w:r w:rsidRPr="003F2D6A">
        <w:rPr>
          <w:lang w:val="en-GB"/>
        </w:rPr>
        <w:fldChar w:fldCharType="separate"/>
      </w:r>
      <w:r w:rsidR="00E41CA2">
        <w:rPr>
          <w:noProof/>
          <w:lang w:val="en-GB"/>
        </w:rPr>
        <w:t>(O’Reilly et al., 2020</w:t>
      </w:r>
      <w:del w:id="1104" w:author="Robin Matthews" w:date="2021-07-11T17:06:00Z">
        <w:r w:rsidR="00E41CA2" w:rsidDel="00620A0C">
          <w:rPr>
            <w:noProof/>
            <w:lang w:val="en-GB"/>
          </w:rPr>
          <w:delText>; Section 10.4.1)</w:delText>
        </w:r>
      </w:del>
      <w:r w:rsidRPr="003F2D6A">
        <w:rPr>
          <w:lang w:val="en-GB"/>
        </w:rPr>
        <w:fldChar w:fldCharType="end"/>
      </w:r>
      <w:commentRangeEnd w:id="1101"/>
      <w:r w:rsidR="00E41CA2">
        <w:rPr>
          <w:rStyle w:val="CommentReference"/>
          <w:rFonts w:asciiTheme="minorHAnsi" w:eastAsiaTheme="minorHAnsi" w:hAnsiTheme="minorHAnsi"/>
          <w:lang w:eastAsia="en-US"/>
        </w:rPr>
        <w:commentReference w:id="1101"/>
      </w:r>
      <w:ins w:id="1105" w:author="Robin Matthews" w:date="2021-07-11T17:06:00Z">
        <w:r w:rsidR="00620A0C">
          <w:rPr>
            <w:noProof/>
            <w:lang w:val="en-GB"/>
          </w:rPr>
          <w:t>; Section 10.4.1)</w:t>
        </w:r>
      </w:ins>
      <w:r w:rsidRPr="003F2D6A">
        <w:rPr>
          <w:lang w:val="en-GB"/>
        </w:rPr>
        <w:t>.</w:t>
      </w:r>
    </w:p>
    <w:p w14:paraId="2CDA796A" w14:textId="77777777" w:rsidR="00E2170D" w:rsidRPr="003F2D6A" w:rsidRDefault="00E2170D" w:rsidP="00E2170D">
      <w:pPr>
        <w:pStyle w:val="AR6BodyText"/>
        <w:rPr>
          <w:lang w:val="en-GB"/>
        </w:rPr>
      </w:pPr>
    </w:p>
    <w:p w14:paraId="5470A5A9" w14:textId="4B6A45BC" w:rsidR="00E2170D" w:rsidRPr="003F2D6A" w:rsidRDefault="00E2170D" w:rsidP="00E2170D">
      <w:pPr>
        <w:pStyle w:val="AR6BodyText"/>
        <w:rPr>
          <w:lang w:val="en-GB"/>
        </w:rPr>
      </w:pPr>
      <w:r w:rsidRPr="003F2D6A">
        <w:rPr>
          <w:lang w:val="en-GB"/>
        </w:rPr>
        <w:t xml:space="preserve">Importantly, accurately partitioning uncertainty in regional climate projections can provide an incentive for immediate action, accepting a large range of possible outcomes due to internal variability, while confounding model uncertainty with internal variability may be understood as a lack of knowledge and lead to delayed action in adaptation decision-making </w:t>
      </w:r>
      <w:commentRangeStart w:id="1106"/>
      <w:r w:rsidRPr="003F2D6A">
        <w:rPr>
          <w:lang w:val="en-GB"/>
        </w:rPr>
        <w:fldChar w:fldCharType="begin" w:fldLock="1"/>
      </w:r>
      <w:ins w:id="1107" w:author="Robin Matthews" w:date="2021-07-11T17:07:00Z">
        <w:r w:rsidR="006712BF">
          <w:rPr>
            <w:lang w:val="en-GB"/>
          </w:rPr>
          <w:instrText>ADDIN CSL_CITATION { "citationItems" : [ { "id" : "ITEM-1",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"ITEM-1",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"(Maraun, 2013b; Mankin et al., 2020)", "manualFormatting" : "(Maraun, 2013b; Mankin et al., 2020", "plainTextFormattedCitation" : "(Maraun, 2013b; Mankin et al., 2020)", "previouslyFormattedCitation" : "(Maraun, 2013b; Mankin et al., 2020)" }, "properties" : { "noteIndex" : 0 }, "schema" : "https://github.com/citation-style-language/schema/raw/master/csl-citation.json" }</w:instrText>
        </w:r>
      </w:ins>
      <w:del w:id="1108" w:author="Robin Matthews" w:date="2021-07-11T17:07:00Z">
        <w:r w:rsidR="000465A7" w:rsidDel="006712BF">
          <w:rPr>
            <w:lang w:val="en-GB"/>
          </w:rPr>
          <w:delInstrText>ADDIN CSL_CITATION { "citationItems" : [ { "id" : "ITEM-1",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"ITEM-1",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"(Maraun, 2013b; Mankin et al., 2020)", "manualFormatting" : "(Maraun, 2013; Mankin et al., 2020; Section 10.5.3)", "plainTextFormattedCitation" : "(Maraun, 2013b; Mankin et al., 2020)", "previouslyFormattedCitation" : "(Maraun, 2013b; Mankin et al., 2020)" }, "properties" : { "noteIndex" : 0 }, "schema" : "https://github.com/citation-style-language/schema/raw/master/csl-citation.json" }</w:delInstrText>
        </w:r>
      </w:del>
      <w:r w:rsidRPr="003F2D6A">
        <w:rPr>
          <w:lang w:val="en-GB"/>
        </w:rPr>
        <w:fldChar w:fldCharType="separate"/>
      </w:r>
      <w:r w:rsidR="00E41CA2">
        <w:rPr>
          <w:noProof/>
          <w:lang w:val="en-GB"/>
        </w:rPr>
        <w:t>(Maraun, 2013</w:t>
      </w:r>
      <w:ins w:id="1109" w:author="Robin Matthews" w:date="2021-07-11T17:07:00Z">
        <w:r w:rsidR="006712BF">
          <w:rPr>
            <w:noProof/>
            <w:lang w:val="en-GB"/>
          </w:rPr>
          <w:t>b</w:t>
        </w:r>
      </w:ins>
      <w:r w:rsidR="00E41CA2">
        <w:rPr>
          <w:noProof/>
          <w:lang w:val="en-GB"/>
        </w:rPr>
        <w:t>; Mankin et al., 2020</w:t>
      </w:r>
      <w:del w:id="1110" w:author="Robin Matthews" w:date="2021-07-11T17:07:00Z">
        <w:r w:rsidR="00E41CA2" w:rsidDel="006712BF">
          <w:rPr>
            <w:noProof/>
            <w:lang w:val="en-GB"/>
          </w:rPr>
          <w:delText>; Section 10.5.3)</w:delText>
        </w:r>
      </w:del>
      <w:r w:rsidRPr="003F2D6A">
        <w:rPr>
          <w:lang w:val="en-GB"/>
        </w:rPr>
        <w:fldChar w:fldCharType="end"/>
      </w:r>
      <w:commentRangeEnd w:id="1106"/>
      <w:r w:rsidR="00E41CA2">
        <w:rPr>
          <w:rStyle w:val="CommentReference"/>
          <w:rFonts w:asciiTheme="minorHAnsi" w:eastAsiaTheme="minorHAnsi" w:hAnsiTheme="minorHAnsi"/>
          <w:lang w:eastAsia="en-US"/>
        </w:rPr>
        <w:commentReference w:id="1106"/>
      </w:r>
      <w:ins w:id="1111" w:author="Robin Matthews" w:date="2021-07-11T17:07:00Z">
        <w:r w:rsidR="006712BF">
          <w:rPr>
            <w:noProof/>
            <w:lang w:val="en-GB"/>
          </w:rPr>
          <w:t>; Section 10.5.3)</w:t>
        </w:r>
      </w:ins>
      <w:r w:rsidRPr="003F2D6A">
        <w:rPr>
          <w:lang w:val="en-GB"/>
        </w:rPr>
        <w:t>.</w:t>
      </w:r>
    </w:p>
    <w:p w14:paraId="009014AF" w14:textId="77777777" w:rsidR="00E2170D" w:rsidRPr="003F2D6A" w:rsidRDefault="00E2170D" w:rsidP="00E2170D">
      <w:pPr>
        <w:pStyle w:val="AR6BodyText"/>
        <w:rPr>
          <w:lang w:val="en-GB"/>
        </w:rPr>
      </w:pPr>
      <w:r w:rsidRPr="003F2D6A">
        <w:rPr>
          <w:lang w:val="en-GB"/>
        </w:rPr>
        <w:t xml:space="preserve"> </w:t>
      </w:r>
    </w:p>
    <w:p w14:paraId="327635EC" w14:textId="77777777" w:rsidR="00E2170D" w:rsidRPr="003F2D6A" w:rsidRDefault="00E2170D" w:rsidP="00E2170D">
      <w:pPr>
        <w:pStyle w:val="AR6BodyText"/>
        <w:rPr>
          <w:lang w:val="en-GB"/>
        </w:rPr>
      </w:pPr>
      <w:r w:rsidRPr="003F2D6A">
        <w:rPr>
          <w:lang w:val="en-GB"/>
        </w:rPr>
        <w:t xml:space="preserve">There is </w:t>
      </w:r>
      <w:r w:rsidRPr="003F2D6A">
        <w:rPr>
          <w:i/>
          <w:lang w:val="en-GB"/>
        </w:rPr>
        <w:t>high confidence</w:t>
      </w:r>
      <w:r w:rsidRPr="003F2D6A">
        <w:rPr>
          <w:lang w:val="en-GB"/>
        </w:rPr>
        <w:t xml:space="preserve"> that the availability of SMILEs allows a robust assessment of the relative contributions of model uncertainty and internal variability in regional-scale projection uncertainty. There is </w:t>
      </w:r>
      <w:r w:rsidRPr="003F2D6A">
        <w:rPr>
          <w:i/>
          <w:iCs/>
          <w:lang w:val="en-GB"/>
        </w:rPr>
        <w:t xml:space="preserve">high confidence </w:t>
      </w:r>
      <w:r w:rsidRPr="003F2D6A">
        <w:rPr>
          <w:lang w:val="en-GB"/>
        </w:rPr>
        <w:t xml:space="preserve">that the use of SMILEs with appropriate ensemble size leads to an improved estimate of regional-scale forced response to an external forcing as well as of the full spectrum of possible changes associated with internal variability. There is </w:t>
      </w:r>
      <w:r w:rsidRPr="003F2D6A">
        <w:rPr>
          <w:i/>
          <w:iCs/>
          <w:lang w:val="en-GB"/>
        </w:rPr>
        <w:t xml:space="preserve">high confidence </w:t>
      </w:r>
      <w:r w:rsidRPr="003F2D6A">
        <w:rPr>
          <w:lang w:val="en-GB"/>
        </w:rPr>
        <w:t xml:space="preserve">that these improved estimates are beneficial for </w:t>
      </w:r>
      <w:r w:rsidRPr="003F2D6A">
        <w:rPr>
          <w:lang w:val="en-GB"/>
        </w:rPr>
        <w:lastRenderedPageBreak/>
        <w:t>characterizing the full distribution of outcomes that is a key ingredient of climate information for robust decision-making and risk-analysis frameworks.</w:t>
      </w:r>
    </w:p>
    <w:p w14:paraId="7BFF68FC" w14:textId="77777777" w:rsidR="00E2170D" w:rsidRPr="003F2D6A" w:rsidRDefault="00E2170D" w:rsidP="00E2170D">
      <w:pPr>
        <w:pStyle w:val="AR6BodyText"/>
        <w:rPr>
          <w:sz w:val="20"/>
          <w:szCs w:val="20"/>
          <w:lang w:val="en-GB"/>
        </w:rPr>
      </w:pPr>
    </w:p>
    <w:p w14:paraId="106B977B" w14:textId="77777777" w:rsidR="00E2170D" w:rsidRPr="003F2D6A" w:rsidRDefault="00E2170D" w:rsidP="00E2170D">
      <w:pPr>
        <w:pStyle w:val="AR6BodyText"/>
        <w:rPr>
          <w:lang w:val="en-GB"/>
        </w:rPr>
      </w:pPr>
    </w:p>
    <w:p w14:paraId="0A9EF239" w14:textId="77777777" w:rsidR="00E2170D" w:rsidRPr="003F2D6A" w:rsidRDefault="00E2170D" w:rsidP="00E2170D">
      <w:pPr>
        <w:pStyle w:val="AR6Chap10Level310111"/>
        <w:rPr>
          <w:lang w:val="en-GB"/>
        </w:rPr>
      </w:pPr>
      <w:bookmarkStart w:id="1112" w:name="_Toc29679444"/>
      <w:bookmarkStart w:id="1113" w:name="_Toc30602410"/>
      <w:bookmarkStart w:id="1114" w:name="_Toc70454753"/>
      <w:r w:rsidRPr="003F2D6A">
        <w:rPr>
          <w:lang w:val="en-GB"/>
        </w:rPr>
        <w:t>Designing and using ensembles for regional climate change assessments to take uncertainty into account</w:t>
      </w:r>
      <w:bookmarkEnd w:id="1112"/>
      <w:bookmarkEnd w:id="1113"/>
      <w:bookmarkEnd w:id="1114"/>
    </w:p>
    <w:p w14:paraId="0EBF3274" w14:textId="77777777" w:rsidR="00E2170D" w:rsidRPr="003F2D6A" w:rsidRDefault="00E2170D" w:rsidP="00E2170D">
      <w:pPr>
        <w:pStyle w:val="AR6BodyText"/>
        <w:rPr>
          <w:lang w:val="en-GB"/>
        </w:rPr>
      </w:pPr>
    </w:p>
    <w:p w14:paraId="57FF3307" w14:textId="1A42F758" w:rsidR="00E2170D" w:rsidRPr="003F2D6A" w:rsidRDefault="00E2170D" w:rsidP="00E2170D">
      <w:pPr>
        <w:pStyle w:val="AR6BodyText"/>
        <w:rPr>
          <w:rFonts w:cs="Times New Roman"/>
          <w:lang w:val="en-GB"/>
        </w:rPr>
      </w:pPr>
      <w:r w:rsidRPr="003F2D6A">
        <w:rPr>
          <w:rFonts w:cs="Times New Roman"/>
          <w:lang w:val="en-GB"/>
        </w:rPr>
        <w:t xml:space="preserve">Ensembles of climate simulations play an important role in quantifying uncertainties in the simulation output (Sections 10.3.4.2 and 10.3.4.3). In addition to providing information on internal variability, ensembles of simulations can estimate scenario uncertainty and model (structural) uncertainty. Chapter 4, especially Box 4.1, discusses issues involved with evaluating ensembles of GCM simulations and their uncertainties. In a downscaling context, further considerations are necessary, such as the selection of GCM-RCM combinations when performing dynamical downscaling. This is a relevant issue when resources are limited. The structural uncertainty of both the GCM and the downscaling method can be important (e.g., </w:t>
      </w:r>
      <w:commentRangeStart w:id="1115"/>
      <w:commentRangeStart w:id="1116"/>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"10.1007/s00382-016-3355-5", "ISSN" : "0930-7575", "abstract" : "The most severe effects of global warning will be related to the frequency and severity of extreme events. We provide an analysis of projections of temperature and related extreme events for Africa based on a large ensemble of Regional Climate Models from the COordinated Regional climate Downscaling EXperiment (CORDEX). Results are presented not only by means of widely used indices but also with a recently developed Heat Wave Magnitude Indexdaily (HWMId), which takes into account both heat wave duration and intensity. Results show that under RCP8.5, warming of more than 3.5 \u00b0C is projected in JFM over most of the continent, whereas in JAS temperatures over large part of Northern Africa, the Sahara and the Arabian peninsula are projected to increase up to 6 \u00b0C. Large increase in in the number of warm days (Tx90p) is found over sub equatorial Africa, with values up to more than 90 % in JAS, and more than 80 % in JFM over e.g., the gulf of Guinea, Central African Republic, South Sudan and Ethiopia. Changes in Tn90p (warm nights) are usually larger, with some models projecting Tn90p reaching 95 % starting from around 2060 even under RCP4.5 over the Gulf of Guinea and the Sahel. Results also show that the total length of heat spells projected to occur normally (i.e. once every 2 years) under RCP8.5 may be longer than those occurring once every 30 years under the lower emission scenario. By employing the recently developed HWMId index, it is possible to investigate the relationship between heat wave length ad intensity; in particular it is shown that very intense heat waves such as that occurring over the Horn of Africa may have values of HWMId larger than that of longer, but relatively weak, heat waves over West Africa.", "author" : [ { "dropping-particle" : "", "family" : "Dosio", "given" : "Alessandro", "non-dropping-particle" : "", "parse-names" : false, "suffix" : "" } ], "container-title" : "Climate Dynamics", "id" : "ITEM-2", "issue" : "1-2", "issued" : { "date-parts" : [ [ "2017", "7", "17" ] ] }, "page" : "493-519", "title" : "Projection of temperature and heat waves for Africa with an ensemble of CORDEX Regional Climate Models", "translator" : [ { "dropping-particle" : "", "family" : "Q3862", "given" : "", "non-dropping-particle" : "", "parse-names" : false, "suffix" : "" } ], "type" : "article-journal", "volume" : "49" }, "uris" : [ "http://www.mendeley.com/documents/?uuid=3492d137-c276-44ba-b201-eea8a202fdbe" ] }, { "id" : "ITEM-3",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"ITEM-3",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"id" : "ITEM-4",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"ITEM-4",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"(Mearns et al., 2012; Evans et al., 2014; Dosio, 2017; Dosio et al., 2019)", "manualFormatting" : "Dosio, 2017; Mearns et al., 2012)", "plainTextFormattedCitation" : "(Mearns et al., 2012; Evans et al., 2014; Dosio, 2017; Dosio et al., 2019)", "previouslyFormattedCitation" : "(Mearns et al., 2012; Evans et al., 2014; Dosio, 2017; Dosio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2017; Mearns et al., 2012)</w:t>
      </w:r>
      <w:r w:rsidRPr="003F2D6A">
        <w:rPr>
          <w:rFonts w:cs="Times New Roman"/>
          <w:lang w:val="en-GB"/>
        </w:rPr>
        <w:fldChar w:fldCharType="end"/>
      </w:r>
      <w:commentRangeEnd w:id="1115"/>
      <w:r w:rsidR="00E41CA2">
        <w:rPr>
          <w:rStyle w:val="CommentReference"/>
          <w:rFonts w:asciiTheme="minorHAnsi" w:eastAsiaTheme="minorHAnsi" w:hAnsiTheme="minorHAnsi"/>
          <w:lang w:eastAsia="en-US"/>
        </w:rPr>
        <w:commentReference w:id="1115"/>
      </w:r>
      <w:commentRangeEnd w:id="1116"/>
      <w:r w:rsidR="00E83912">
        <w:rPr>
          <w:rStyle w:val="CommentReference"/>
          <w:rFonts w:asciiTheme="minorHAnsi" w:eastAsiaTheme="minorHAnsi" w:hAnsiTheme="minorHAnsi"/>
          <w:lang w:eastAsia="en-US"/>
        </w:rPr>
        <w:commentReference w:id="1116"/>
      </w:r>
      <w:r w:rsidRPr="003F2D6A">
        <w:rPr>
          <w:rFonts w:cs="Times New Roman"/>
          <w:lang w:val="en-GB"/>
        </w:rPr>
        <w:t xml:space="preserve">, as well as further potential uncertainty created by inconsistencies between the GCM and the downscaling method (e.g., </w:t>
      </w:r>
      <w:commentRangeStart w:id="1117"/>
      <w:r w:rsidRPr="003F2D6A">
        <w:rPr>
          <w:rFonts w:cs="Times New Roman"/>
          <w:lang w:val="en-GB"/>
        </w:rPr>
        <w:fldChar w:fldCharType="begin" w:fldLock="1"/>
      </w:r>
      <w:r w:rsidR="000465A7">
        <w:rPr>
          <w:rFonts w:cs="Times New Roman"/>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et al., 2019)</w:t>
      </w:r>
      <w:r w:rsidRPr="003F2D6A">
        <w:rPr>
          <w:rFonts w:cs="Times New Roman"/>
          <w:lang w:val="en-GB"/>
        </w:rPr>
        <w:fldChar w:fldCharType="end"/>
      </w:r>
      <w:commentRangeEnd w:id="1117"/>
      <w:r w:rsidR="00E41CA2">
        <w:rPr>
          <w:rStyle w:val="CommentReference"/>
          <w:rFonts w:asciiTheme="minorHAnsi" w:eastAsiaTheme="minorHAnsi" w:hAnsiTheme="minorHAnsi"/>
          <w:lang w:eastAsia="en-US"/>
        </w:rPr>
        <w:commentReference w:id="1117"/>
      </w:r>
      <w:r w:rsidRPr="003F2D6A">
        <w:rPr>
          <w:rFonts w:cs="Times New Roman"/>
          <w:lang w:val="en-GB"/>
        </w:rPr>
        <w:t xml:space="preserve">, which could include, for example, differences in topography or the way to model precipitation processes </w:t>
      </w:r>
      <w:r w:rsidRPr="003F2D6A">
        <w:rPr>
          <w:rFonts w:cs="Times New Roman"/>
          <w:lang w:val="en-GB"/>
        </w:rPr>
        <w:fldChar w:fldCharType="begin" w:fldLock="1"/>
      </w:r>
      <w:r w:rsidR="000465A7">
        <w:rPr>
          <w:rFonts w:cs="Times New Roman"/>
          <w:lang w:val="en-GB"/>
        </w:rPr>
        <w:instrText>ADDIN CSL_CITATION { "citationItems" : [ { "id" : "ITEM-1",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"ITEM-1",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"mendeley" : { "formattedCitation" : "(Mearns et al., 2013)", "plainTextFormattedCitation" : "(Mearns et al., 2013)", "previouslyFormattedCitation" : "(Mearns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2013)</w:t>
      </w:r>
      <w:r w:rsidRPr="003F2D6A">
        <w:rPr>
          <w:rFonts w:cs="Times New Roman"/>
          <w:lang w:val="en-GB"/>
        </w:rPr>
        <w:fldChar w:fldCharType="end"/>
      </w:r>
      <w:r w:rsidRPr="003F2D6A">
        <w:rPr>
          <w:rFonts w:cs="Times New Roman"/>
          <w:lang w:val="en-GB"/>
        </w:rPr>
        <w:t>.</w:t>
      </w:r>
    </w:p>
    <w:p w14:paraId="745577CB" w14:textId="77777777" w:rsidR="00E2170D" w:rsidRPr="003F2D6A" w:rsidRDefault="00E2170D" w:rsidP="00E2170D">
      <w:pPr>
        <w:pStyle w:val="AR6BodyText"/>
        <w:rPr>
          <w:lang w:val="en-GB"/>
        </w:rPr>
      </w:pPr>
    </w:p>
    <w:p w14:paraId="0DE1A84D" w14:textId="109894AE" w:rsidR="00E2170D" w:rsidRPr="003F2D6A" w:rsidRDefault="00E2170D" w:rsidP="00E2170D">
      <w:pPr>
        <w:pStyle w:val="AR6BodyText"/>
        <w:rPr>
          <w:lang w:val="en-GB"/>
        </w:rPr>
      </w:pPr>
      <w:r w:rsidRPr="003F2D6A">
        <w:rPr>
          <w:rFonts w:cs="Times New Roman"/>
          <w:lang w:val="en-GB"/>
        </w:rPr>
        <w:t xml:space="preserve">An important consideration is which set of GCMs should be used for GCM-RCM combinations. If adequate resources exist, then large numbers of GCM-RCM combinations are possible </w:t>
      </w:r>
      <w:r w:rsidRPr="003F2D6A">
        <w:rPr>
          <w:rFonts w:cs="Times New Roman"/>
          <w:lang w:val="en-GB"/>
        </w:rPr>
        <w:fldChar w:fldCharType="begin" w:fldLock="1"/>
      </w:r>
      <w:r w:rsidR="000465A7">
        <w:rPr>
          <w:rFonts w:cs="Times New Roman"/>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"ITEM-2",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"id" : "ITEM-3",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"ITEM-3",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"(D\u00e9qu\u00e9 et al., 2012; Vautard et al., 2020; Coppola et al., 2021)", "plainTextFormattedCitation" : "(D\u00e9qu\u00e9 et al., 2012; Vautard et al., 2020; Coppola et al., 2021)", "previouslyFormattedCitation" : "(D\u00e9qu\u00e9 et al., 2012; Vautard et al., 2020; Coppola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(Déqué et al., 2012; Vautard et al., 2020; Coppola et al., 2021)</w:t>
      </w:r>
      <w:r w:rsidRPr="003F2D6A">
        <w:rPr>
          <w:rFonts w:cs="Times New Roman"/>
          <w:lang w:val="en-GB"/>
        </w:rPr>
        <w:fldChar w:fldCharType="end"/>
      </w:r>
      <w:r w:rsidRPr="003F2D6A">
        <w:rPr>
          <w:rFonts w:cs="Times New Roman"/>
          <w:lang w:val="en-GB"/>
        </w:rPr>
        <w:t>. However,</w:t>
      </w:r>
      <w:r w:rsidRPr="003F2D6A">
        <w:rPr>
          <w:lang w:val="en-GB"/>
        </w:rPr>
        <w:t xml:space="preserve"> </w:t>
      </w:r>
      <w:r w:rsidRPr="003F2D6A">
        <w:rPr>
          <w:rFonts w:cs="Times New Roman"/>
          <w:lang w:val="en-GB"/>
        </w:rPr>
        <w:t xml:space="preserve">coordinated downscaling programmes can be limited by the human and computational resources available, for producing ensembles of downscaled output, which limits the number of feasible GCM-RCM combinations. With this limitation in mind, a small set of GCMs may be chosen that span the range of equilibrium climate sensitivity in available GCMs </w:t>
      </w:r>
      <w:commentRangeStart w:id="1118"/>
      <w:r w:rsidRPr="003F2D6A">
        <w:rPr>
          <w:rFonts w:cs="Times New Roman"/>
          <w:lang w:val="en-GB"/>
        </w:rPr>
        <w:fldChar w:fldCharType="begin" w:fldLock="1"/>
      </w:r>
      <w:ins w:id="1119" w:author="Robin Matthews" w:date="2021-07-11T17:08:00Z">
        <w:r w:rsidR="00AB2AAB">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"ITEM-2",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"id" : "ITEM-3", "itemData" : { "DOI" : "10.1002/asl2.557", "ISSN" : "1530261X", "author" : [ { "dropping-particle" : "", "family" : "Inatsu", "given" : "Masaru", "non-dropping-particle" : "", "parse-names" : false, "suffix" : "" }, { "dropping-particle" : "", "family" : "Sato", "given" : "Tomonori", "non-dropping-particle" : "", "parse-names" : false, "suffix" : "" }, { "dropping-particle" : "", "family" : "Yamada", "given" : "Tomohito J.", "non-dropping-particle" : "", "parse-names" : false, "suffix" : "" }, { "dropping-particle" : "", "family" : "Kuno", "given" : "Ryusuke", "non-dropping-particle" : "", "parse-names" : false, "suffix" : "" }, { "dropping-particle" : "", "family" : "Sugimoto", "given" : "Shiori", "non-dropping-particle" : "", "parse-names" : false, "suffix" : "" }, { "dropping-particle" : "", "family" : "Farukh", "given" : "Murad A.", "non-dropping-particle" : "", "parse-names" : false, "suffix" : "" }, { "dropping-particle" : "", "family" : "Pokhrel", "given" : "Yadu N.", "non-dropping-particle" : "", "parse-names" : false, "suffix" : "" }, { "dropping-particle" : "", "family" : "Kure", "given" : "Shuichi", "non-dropping-particle" : "", "parse-names" : false, "suffix" : "" } ], "container-title" : "Atmospheric Science Letters", "id" : "ITEM-3", "issue" : "3", "issued" : { "date-parts" : [ [ "2015", "7" ] ] }, "page" : "297-304", "title" : "Multi-GCM by multi-RAM experiments for dynamical downscaling on summertime climate change in Hokkaido", "translator" : [ { "dropping-particle" : "", "family" : "Q5828", "given" : "", "non-dropping-particle" : "", "parse-names" : false, "suffix" : "" } ], "type" : "article-journal", "volume" : "16" }, "uris" : [ "http://www.mendeley.com/documents/?uuid=68447f57-0ceb-47af-b363-63f37487175f" ] } ], "mendeley" : { "formattedCitation" : "(Mearns et al., 2012, 2013; Inatsu et al., 2015)", "manualFormatting" : "(e.g., Mearns et al., 2012, 2013; Inatsu et al., 2015)", "plainTextFormattedCitation" : "(Mearns et al., 2012, 2013; Inatsu et al., 2015)", "previouslyFormattedCitation" : "(Mearns et al., 2012, 2013; Inatsu et al., 2015)" }, "properties" : { "noteIndex" : 0 }, "schema" : "https://github.com/citation-style-language/schema/raw/master/csl-citation.json" }</w:instrText>
        </w:r>
      </w:ins>
      <w:del w:id="1120" w:author="Robin Matthews" w:date="2021-07-11T17:08:00Z">
        <w:r w:rsidR="000465A7" w:rsidDel="00AB2AAB">
          <w:rPr>
            <w:rFonts w:cs="Times New Roman"/>
            <w:lang w:val="en-GB"/>
          </w:rPr>
          <w:del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"ITEM-2",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"id" : "ITEM-3", "itemData" : { "DOI" : "10.1002/asl2.557", "ISSN" : "1530261X", "author" : [ { "dropping-particle" : "", "family" : "Inatsu", "given" : "Masaru", "non-dropping-particle" : "", "parse-names" : false, "suffix" : "" }, { "dropping-particle" : "", "family" : "Sato", "given" : "Tomonori", "non-dropping-particle" : "", "parse-names" : false, "suffix" : "" }, { "dropping-particle" : "", "family" : "Yamada", "given" : "Tomohito J.", "non-dropping-particle" : "", "parse-names" : false, "suffix" : "" }, { "dropping-particle" : "", "family" : "Kuno", "given" : "Ryusuke", "non-dropping-particle" : "", "parse-names" : false, "suffix" : "" }, { "dropping-particle" : "", "family" : "Sugimoto", "given" : "Shiori", "non-dropping-particle" : "", "parse-names" : false, "suffix" : "" }, { "dropping-particle" : "", "family" : "Farukh", "given" : "Murad A.", "non-dropping-particle" : "", "parse-names" : false, "suffix" : "" }, { "dropping-particle" : "", "family" : "Pokhrel", "given" : "Yadu N.", "non-dropping-particle" : "", "parse-names" : false, "suffix" : "" }, { "dropping-particle" : "", "family" : "Kure", "given" : "Shuichi", "non-dropping-particle" : "", "parse-names" : false, "suffix" : "" } ], "container-title" : "Atmospheric Science Letters", "id" : "ITEM-3", "issue" : "3", "issued" : { "date-parts" : [ [ "2015", "7" ] ] }, "page" : "297-304", "title" : "Multi-GCM by multi-RAM experiments for dynamical downscaling on summertime climate change in Hokkaido", "translator" : [ { "dropping-particle" : "", "family" : "Q5828", "given" : "", "non-dropping-particle" : "", "parse-names" : false, "suffix" : "" } ], "type" : "article-journal", "volume" : "16" }, "uris" : [ "http://www.mendeley.com/documents/?uuid=68447f57-0ceb-47af-b363-63f37487175f" ] } ], "mendeley" : { "formattedCitation" : "(Mearns et al., 2012, 2013; Inatsu et al., 2015)", "manualFormatting" : "(e.g., Inatsu et al., 2015; Mearns et al., 2012, 2013)", "plainTextFormattedCitation" : "(Mearns et al., 2012, 2013; Inatsu et al., 2015)", "previouslyFormattedCitation" : "(Mearns et al., 2012, 2013; Inatsu et al., 2015)"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(e.g., </w:t>
      </w:r>
      <w:ins w:id="1121" w:author="Robin Matthews" w:date="2021-07-11T17:08:00Z">
        <w:r w:rsidR="00AB2AAB">
          <w:t>Mearns et al., 2012, 2013; Inatsu et al., 2015</w:t>
        </w:r>
      </w:ins>
      <w:del w:id="1122" w:author="Robin Matthews" w:date="2021-07-11T17:08:00Z">
        <w:r w:rsidR="00E41CA2" w:rsidDel="00AB2AAB">
          <w:rPr>
            <w:rFonts w:cs="Times New Roman"/>
            <w:noProof/>
            <w:lang w:val="en-GB"/>
          </w:rPr>
          <w:delText>Inatsu et al., 2015; Mearns et al., 2012, 2013</w:delText>
        </w:r>
      </w:del>
      <w:r w:rsidR="00E41CA2">
        <w:rPr>
          <w:rFonts w:cs="Times New Roman"/>
          <w:noProof/>
          <w:lang w:val="en-GB"/>
        </w:rPr>
        <w:t>)</w:t>
      </w:r>
      <w:r w:rsidRPr="003F2D6A">
        <w:rPr>
          <w:rFonts w:cs="Times New Roman"/>
          <w:lang w:val="en-GB"/>
        </w:rPr>
        <w:fldChar w:fldCharType="end"/>
      </w:r>
      <w:commentRangeEnd w:id="1118"/>
      <w:r w:rsidR="00E41CA2">
        <w:rPr>
          <w:rStyle w:val="CommentReference"/>
          <w:rFonts w:asciiTheme="minorHAnsi" w:eastAsiaTheme="minorHAnsi" w:hAnsiTheme="minorHAnsi"/>
          <w:lang w:eastAsia="en-US"/>
        </w:rPr>
        <w:commentReference w:id="1118"/>
      </w:r>
      <w:r w:rsidRPr="003F2D6A">
        <w:rPr>
          <w:rFonts w:cs="Times New Roman"/>
          <w:lang w:val="en-GB"/>
        </w:rPr>
        <w:t xml:space="preserve">, though this range may be inconsistent with the likely range (Chapter 4), or some other relevant measure of sensitivity, such as the projected range of tropical SSTs </w:t>
      </w:r>
      <w:r w:rsidRPr="003F2D6A">
        <w:rPr>
          <w:rFonts w:cs="Times New Roman"/>
          <w:lang w:val="en-GB"/>
        </w:rPr>
        <w:fldChar w:fldCharType="begin" w:fldLock="1"/>
      </w:r>
      <w:r w:rsidR="000465A7">
        <w:rPr>
          <w:rFonts w:cs="Times New Roman"/>
          <w:lang w:val="en-GB"/>
        </w:rPr>
        <w:instrText>ADDIN CSL_CITATION { "citationItems" : [ { "id" : "ITEM-1", "itemData" : { "DOI" : "10.2151/sola.2018-017", "ISBN" : "9783805591843", "ISSN" : "1349-6476", "PMID" : "19494676", "abstract" : "This chapter focusses on the probability of a caries lesion detected during a clinical examination being active (progressing) or arrested. Visual and tactile methods to assess primary coronal lesions and primary root lesions are considered. The evidence level is rated as low (R(w)), as there are few studies with proper validation. The major problem is lack of an accepted clinical gold standard. Evidence from high-quality basic research and epidemiological, clinical and intervention studies is therefore discussed. High-quality basic research has mapped the patho-anatomical changes occurring in response to cariogenic plaque as well as lesion arrest. Based on this understanding, different clinical scoring systems have been developed to assess the severity/depth and activity of lesions. A recent system has been devised by the International Caries Detection and Assessment System Committee. The literature suggests that there is a fair agreement between visual/tactile external scripts of caries and the severity/depth of the lesion. The reproducibility of the different systems is, in general, substantial. No single clinical predictor is able to reliably assess activity. However, a combination of predictors increases the accuracy of lesion activity prediction for both primary coronal and root lesions. Three surrogate methods have been used for evaluating lesion activity (construct validity); all have disadvantages. If construct validity is accepted as a 'gold standard', it is possible to assess the activity of primary coronal and root lesions reliably and accurately at one examination by using the combined information obtained from a range of indicators--such as visual appearance, location of the lesion, tactile sensation during probing and gingival health.", "author" : [ { "dropping-particle" : "", "family" : "Suzuki-Parker", "given" : "Asuka", "non-dropping-particle" : "", "parse-names" : false, "suffix" : "" }, { "dropping-particle" : "", "family" : "Kusaka", "given" : "Hiroyuki", "non-dropping-particle" : "", "parse-names" : false, "suffix" : "" }, { "dropping-particle" : "", "family" : "Takayabu", "given" : "Izuru", "non-dropping-particle" : "", "parse-names" : false, "suffix" : "" }, { "dropping-particle" : "", "family" : "Dairaku", "given" : "Koji", "non-dropping-particle" : "", "parse-names" : false, "suffix" : "" }, { "dropping-particle" : "", "family" : "Ishizaki", "given" : "Noriko N.", "non-dropping-particle" : "", "parse-names" : false, "suffix" : "" }, { "dropping-particle" : "", "family" : "Ham", "given" : "Suryun", "non-dropping-particle" : "", "parse-names" : false, "suffix" : "" } ], "container-title" : "SOLA", "id" : "ITEM-1", "issued" : { "date-parts" : [ [ "2018" ] ] }, "page" : "97-104", "title" : "Contributions of GCM/RCM Uncertainty in Ensemble Dynamical Downscaling for Precipitation in East Asian Summer Monsoon Season", "translator" : [ { "dropping-particle" : "", "family" : "Q3879", "given" : "", "non-dropping-particle" : "", "parse-names" : false, "suffix" : "" } ], "type" : "article-journal", "volume" : "14" }, "uris" : [ "http://www.mendeley.com/documents/?uuid=d8d1eb19-7b98-3905-bb92-bd7c92d9debe" ] } ], "mendeley" : { "formattedCitation" : "(Suzuki-Parker et al., 2018)", "plainTextFormattedCitation" : "(Suzuki-Parker et al., 2018)", "previouslyFormattedCitation" : "(Suzuki-Parker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(Suzuki-Parker et al., 2018)</w:t>
      </w:r>
      <w:r w:rsidRPr="003F2D6A">
        <w:rPr>
          <w:rFonts w:cs="Times New Roman"/>
          <w:lang w:val="en-GB"/>
        </w:rPr>
        <w:fldChar w:fldCharType="end"/>
      </w:r>
      <w:r w:rsidRPr="003F2D6A">
        <w:rPr>
          <w:rFonts w:cs="Times New Roman"/>
          <w:lang w:val="en-GB"/>
        </w:rPr>
        <w:t xml:space="preserve">. A further choice is to emphasize models that do not have the same origins or that do not use similar parameterizations and thus might be viewed as independent, a criterion that could be applied to both GCMs (Chapter 4) and RCMs </w:t>
      </w:r>
      <w:del w:id="1123" w:author="Robin Matthews" w:date="2021-07-11T17:09:00Z">
        <w:r w:rsidRPr="003F2D6A" w:rsidDel="00E21F61">
          <w:rPr>
            <w:rFonts w:cs="Times New Roman"/>
            <w:lang w:val="en-GB"/>
          </w:rPr>
          <w:delText>(</w:delText>
        </w:r>
      </w:del>
      <w:commentRangeStart w:id="1124"/>
      <w:r w:rsidRPr="003F2D6A">
        <w:rPr>
          <w:rFonts w:cs="Times New Roman"/>
          <w:lang w:val="en-GB"/>
        </w:rPr>
        <w:fldChar w:fldCharType="begin" w:fldLock="1"/>
      </w:r>
      <w:ins w:id="1125" w:author="Robin Matthews" w:date="2021-07-11T17:09:00Z">
        <w:r w:rsidR="00E21F61">
          <w:rPr>
            <w:rFonts w:cs="Times New Roman"/>
            <w:lang w:val="en-GB"/>
          </w:rPr>
          <w:instrText>ADDIN CSL_CITATION { "citationItems" : [ { "id" : "ITEM-1",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"ITEM-1",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"(Evans et al., 2014)", "manualFormatting" : "(Evans et al., 2014)", "plainTextFormattedCitation" : "(Evans et al., 2014)", "previouslyFormattedCitation" : "(Evans et al., 2014)" }, "properties" : { "noteIndex" : 0 }, "schema" : "https://github.com/citation-style-language/schema/raw/master/csl-citation.json" }</w:instrText>
        </w:r>
      </w:ins>
      <w:del w:id="1126" w:author="Robin Matthews" w:date="2021-07-11T17:09:00Z">
        <w:r w:rsidR="000465A7" w:rsidDel="00E21F61">
          <w:rPr>
            <w:rFonts w:cs="Times New Roman"/>
            <w:lang w:val="en-GB"/>
          </w:rPr>
          <w:delInstrText>ADDIN CSL_CITATION { "citationItems" : [ { "id" : "ITEM-1",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"ITEM-1",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"(Evans et al., 2014)", "manualFormatting" : "Evans et al., 2014)", "plainTextFormattedCitation" : "(Evans et al., 2014)", "previouslyFormattedCitation" : "(Evans et al., 2014)" }, "properties" : { "noteIndex" : 0 }, "schema" : "https://github.com/citation-style-language/schema/raw/master/csl-citation.json" }</w:delInstrText>
        </w:r>
      </w:del>
      <w:r w:rsidRPr="003F2D6A">
        <w:rPr>
          <w:rFonts w:cs="Times New Roman"/>
          <w:lang w:val="en-GB"/>
        </w:rPr>
        <w:fldChar w:fldCharType="separate"/>
      </w:r>
      <w:del w:id="1127" w:author="Robin Matthews" w:date="2021-07-11T17:09:00Z">
        <w:r w:rsidR="00E41CA2" w:rsidDel="00E21F61">
          <w:rPr>
            <w:rFonts w:cs="Times New Roman"/>
            <w:noProof/>
            <w:lang w:val="en-GB"/>
          </w:rPr>
          <w:delText>E</w:delText>
        </w:r>
      </w:del>
      <w:ins w:id="1128" w:author="Robin Matthews" w:date="2021-07-11T17:09:00Z">
        <w:r w:rsidR="00E21F61">
          <w:rPr>
            <w:rFonts w:cs="Times New Roman"/>
            <w:noProof/>
            <w:lang w:val="en-GB"/>
          </w:rPr>
          <w:t>(E</w:t>
        </w:r>
      </w:ins>
      <w:r w:rsidR="00E41CA2">
        <w:rPr>
          <w:rFonts w:cs="Times New Roman"/>
          <w:noProof/>
          <w:lang w:val="en-GB"/>
        </w:rPr>
        <w:t>vans et al., 2014)</w:t>
      </w:r>
      <w:r w:rsidRPr="003F2D6A">
        <w:rPr>
          <w:rFonts w:cs="Times New Roman"/>
          <w:lang w:val="en-GB"/>
        </w:rPr>
        <w:fldChar w:fldCharType="end"/>
      </w:r>
      <w:commentRangeEnd w:id="1124"/>
      <w:r w:rsidR="00E41CA2">
        <w:rPr>
          <w:rStyle w:val="CommentReference"/>
          <w:rFonts w:asciiTheme="minorHAnsi" w:eastAsiaTheme="minorHAnsi" w:hAnsiTheme="minorHAnsi"/>
          <w:lang w:eastAsia="en-US"/>
        </w:rPr>
        <w:commentReference w:id="1124"/>
      </w:r>
      <w:r w:rsidRPr="003F2D6A">
        <w:rPr>
          <w:rFonts w:cs="Times New Roman"/>
          <w:lang w:val="en-GB"/>
        </w:rPr>
        <w:t xml:space="preserve">. GCMs and RCMs could also be discarded that unrealistically represent processes controlling the regional climate of interest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"id" : "ITEM-3",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"ITEM-3",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"id" : "ITEM-4", "itemData" : { "DOI" : "10.3354/cr01541", "ISSN" : "0936-577X", "author" : [ { "dropping-particle" : "", "family" : "Bukovsky", "given" : "MS", "non-dropping-particle" : "", "parse-names" : false, "suffix" : "" }, { "dropping-particle" : "", "family" : "Thompson", "given" : "JA", "non-dropping-particle" : "", "parse-names" : false, "suffix" : "" }, { "dropping-particle" : "", "family" : "Mearns", "given" : "LO", "non-dropping-particle" : "", "parse-names" : false, "suffix" : "" } ], "container-title" : "Climate Research", "id" : "ITEM-4", "issue" : "1", "issued" : { "date-parts" : [ [ "2019", "1", "8" ] ] }, "page" : "23-43", "title" : "Weighting a regional climate model ensemble: Does it make a difference? Can it make a difference?", "translator" : [ { "dropping-particle" : "", "family" : "Q6546", "given" : "", "non-dropping-particle" : "", "parse-names" : false, "suffix" : "" } ], "type" : "article-journal", "volume" : "77" }, "uris" : [ "http://www.mendeley.com/documents/?uuid=ad43f569-e284-45d5-9646-83c57af3bacb" ] } ], "mendeley" : { "formattedCitation" : "(McSweeney et al., 2015; Maraun et al., 2017; Bukovsky et al., 2019; Eyring et al., 2019)", "plainTextFormattedCitation" : "(McSweeney et al., 2015; Maraun et al., 2017; Bukovsky et al., 2019; Eyring et al., 2019)", "previouslyFormattedCitation" : "(McSweeney et al., 2015; Maraun et al., 2017; Bukovsky et al., 2019; Eyring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(McSweeney et al., 2015; Maraun et al., 2017; Bukovsky et al., 2019; Eyring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Box 4.1 offers a more detailed discussion of the issues surrounding these approaches. Finally, </w:t>
      </w:r>
      <w:r w:rsidRPr="003F2D6A">
        <w:rPr>
          <w:lang w:val="en-GB"/>
        </w:rPr>
        <w:t xml:space="preserve">GCMs may be selected to represent different physically self-consistent changes in regional climate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Statistical methods can provide estimates of outcomes from missing GCM-RCM combinations in a large matrix </w:t>
      </w:r>
      <w:r w:rsidRPr="003F2D6A">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"10.1007/s00382-013-1840-7", "ISSN" : "0930-7575", "author" : [ { "dropping-particle" : "", "family" : "Heinrich", "given" : "Georg", "non-dropping-particle" : "", "parse-names" : false, "suffix" : "" }, { "dropping-particle" : "", "family" : "Gobiet", "given" : "Andreas", "non-dropping-particle" : "", "parse-names" : false, "suffix" : "" }, { "dropping-particle" : "", "family" : "Mendlik", "given" : "Thomas", "non-dropping-particle" : "", "parse-names" : false, "suffix" : "" } ], "container-title" : "Climate Dynamics", "id" : "ITEM-2", "issue" : "1-2", "issued" : { "date-parts" : [ [ "2014", "1", "25" ] ] }, "page" : "521-535", "title" : "Extended regional climate model projections for Europe until the mid-twentyfirst century: combining ENSEMBLES and CMIP3", "translator" : [ { "dropping-particle" : "", "family" : "Q5827", "given" : "", "non-dropping-particle" : "", "parse-names" : false, "suffix" : "" } ], "type" : "article-journal", "volume" : "42" }, "uris" : [ "http://www.mendeley.com/documents/?uuid=10b2c0e7-4456-40b4-87a3-0d3f87a8972a" ] }, { "id" : "ITEM-3",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scenario\u2013climate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scenario\u2013model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"ITEM-3", "issue" : "8", "issued" : { "date-parts" : [ [ "2019", "4" ] ] }, "page" : "2423-2440", "title" : "Partitioning Uncertainty Components of an Incomplete Ensemble of Climate Projections Using Data Augmentation", "translator" : [ { "dropping-particle" : "", "family" : "Q6170", "given" : "", "non-dropping-particle" : "", "parse-names" : false, "suffix" : "" } ], "type" : "article-journal", "volume" : "32" }, "uris" : [ "http://www.mendeley.com/documents/?uuid=eb6d2fed-1331-40c5-a4e6-c3471b988317" ] } ], "mendeley" : { "formattedCitation" : "(D\u00e9qu\u00e9 et al., 2012; Heinrich et al., 2014; Evin et al., 2019)", "plainTextFormattedCitation" : "(D\u00e9qu\u00e9 et al., 2012; Heinrich et al., 2014; Evin et al., 2019)", "previouslyFormattedCitation" : "(D\u00e9qu\u00e9 et al., 2012; Heinrich et al., 2014; Evin et al., 2019)" }, "properties" : { "noteIndex" : 0 }, "schema" : "https://github.com/citation-style-language/schema/raw/master/csl-citation.json" }</w:instrText>
      </w:r>
      <w:r w:rsidRPr="003F2D6A">
        <w:rPr>
          <w:lang w:val="en-GB"/>
        </w:rPr>
        <w:fldChar w:fldCharType="separate"/>
      </w:r>
      <w:r w:rsidR="00E41CA2">
        <w:rPr>
          <w:noProof/>
          <w:lang w:val="en-GB"/>
        </w:rPr>
        <w:t>(Déqué et al., 2012; Heinrich et al., 2014; Evin et al., 2019)</w:t>
      </w:r>
      <w:r w:rsidRPr="003F2D6A">
        <w:rPr>
          <w:lang w:val="en-GB"/>
        </w:rPr>
        <w:fldChar w:fldCharType="end"/>
      </w:r>
      <w:r w:rsidRPr="003F2D6A">
        <w:rPr>
          <w:lang w:val="en-GB"/>
        </w:rPr>
        <w:t>.</w:t>
      </w:r>
    </w:p>
    <w:p w14:paraId="250247B3" w14:textId="77777777" w:rsidR="00E2170D" w:rsidRPr="003F2D6A" w:rsidRDefault="00E2170D" w:rsidP="00E2170D">
      <w:pPr>
        <w:pStyle w:val="AR6BodyText"/>
        <w:rPr>
          <w:lang w:val="en-GB"/>
        </w:rPr>
      </w:pPr>
    </w:p>
    <w:p w14:paraId="63855A91" w14:textId="6F931D1C" w:rsidR="00E2170D" w:rsidRPr="003F2D6A" w:rsidRDefault="00E2170D" w:rsidP="00E2170D">
      <w:pPr>
        <w:pStyle w:val="AR6BodyText"/>
        <w:rPr>
          <w:rFonts w:cs="Times New Roman"/>
          <w:lang w:val="en-GB"/>
        </w:rPr>
      </w:pPr>
      <w:r w:rsidRPr="003F2D6A">
        <w:rPr>
          <w:rFonts w:cs="Times New Roman"/>
          <w:lang w:val="en-GB"/>
        </w:rPr>
        <w:t xml:space="preserve">However, even using a relatively small set of GCMs can still involve substantial computation that strains available resources, both for performing the simulations and for using all simulations in the ensemble for further impacts assessment. The NARCCAP programme </w:t>
      </w:r>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"mendeley" : { "formattedCitation" : "(Mearns et al., 2012)", "plainTextFormattedCitation" : "(Mearns et al., 2012)", "previouslyFormattedCitation" : "(Mearns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2012)</w:t>
      </w:r>
      <w:r w:rsidRPr="003F2D6A">
        <w:rPr>
          <w:rFonts w:cs="Times New Roman"/>
          <w:lang w:val="en-GB"/>
        </w:rPr>
        <w:fldChar w:fldCharType="end"/>
      </w:r>
      <w:r w:rsidRPr="003F2D6A">
        <w:rPr>
          <w:rFonts w:cs="Times New Roman"/>
          <w:lang w:val="en-GB"/>
        </w:rPr>
        <w:t xml:space="preserve"> used only a subset of its possible GCM-RCM combinations that balanced comprehensiveness of sampling the matrix with economy of computation demand, while still allowing discrimination, via ANOVA methods, of GCM and RCM influences on regional climate change </w:t>
      </w:r>
      <w:r w:rsidRPr="003F2D6A">
        <w:rPr>
          <w:rFonts w:cs="Times New Roman"/>
          <w:lang w:val="en-GB"/>
        </w:rPr>
        <w:fldChar w:fldCharType="begin" w:fldLock="1"/>
      </w:r>
      <w:r w:rsidR="000465A7">
        <w:rPr>
          <w:rFonts w:cs="Times New Roman"/>
          <w:lang w:val="en-GB"/>
        </w:rPr>
        <w:instrText>ADDIN CSL_CITATION { "citationItems" : [ { "id" : "ITEM-1",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"ITEM-1",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"mendeley" : { "formattedCitation" : "(Mearns et al., 2013)", "plainTextFormattedCitation" : "(Mearns et al., 2013)", "previouslyFormattedCitation" : "(Mearns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2013)</w:t>
      </w:r>
      <w:r w:rsidRPr="003F2D6A">
        <w:rPr>
          <w:rFonts w:cs="Times New Roman"/>
          <w:lang w:val="en-GB"/>
        </w:rPr>
        <w:fldChar w:fldCharType="end"/>
      </w:r>
      <w:r w:rsidRPr="003F2D6A">
        <w:rPr>
          <w:rFonts w:cs="Times New Roman"/>
          <w:lang w:val="en-GB"/>
        </w:rPr>
        <w:t>. An advantage of the sparse, but balanced matrix for those using the downscaling output for further studies, is that they have a smaller, yet comprehensive set of GCM-RCM combinations to work with. Alternatively, data-</w:t>
      </w:r>
      <w:r w:rsidRPr="003F2D6A">
        <w:rPr>
          <w:lang w:val="en-GB"/>
        </w:rPr>
        <w:t>clustering methods can clump together downscaling simulations featuring similar climate-change characteristics, so that only one representative simulation from each</w:t>
      </w:r>
      <w:r w:rsidRPr="003F2D6A">
        <w:rPr>
          <w:rFonts w:cs="Times New Roman"/>
          <w:lang w:val="en-GB"/>
        </w:rPr>
        <w:t xml:space="preserve"> cluster may be needed for further impacts analysis, again systematically reducing the necessary number of simulations to work with </w:t>
      </w:r>
      <w:commentRangeStart w:id="1129"/>
      <w:commentRangeStart w:id="1130"/>
      <w:r w:rsidRPr="003F2D6A">
        <w:rPr>
          <w:rFonts w:cs="Times New Roman"/>
          <w:lang w:val="en-GB"/>
        </w:rPr>
        <w:fldChar w:fldCharType="begin" w:fldLock="1"/>
      </w:r>
      <w:r w:rsidR="000465A7">
        <w:rPr>
          <w:rFonts w:cs="Times New Roman"/>
          <w:lang w:val="en-GB"/>
        </w:rPr>
        <w:instrText>ADDIN CSL_CITATION { "citationItems" : [ { "id" : "ITEM-1", "itemData" : { "DOI" : "10.1007/s10584-015-1582-0", "ISBN" : "1058401515820", "ISSN" : "0165-0009", "abstract" : "In climate change impact research it is crucial to carefully select the meteorolog- ical input for impact models.We present a method for model selection that enables the user to shrink the ensemble to a few representative members, conserving the model spread and accounting for model similarity. This is done in three steps: First, using principal component analysis for a multitude of meteorological parameters, to find common patterns of climate change within the multi-model ensemble. Second, detecting model similarities with regard to these multivariate patterns using cluster analysis. And third, sampling models from each cluster, to generate a subset of representative simulations.We present an application based on the ENSEMBLES regional multi-model ensemble with the aim to provide input for a variety of climate impact studies. We find that the two most dominant patterns of climate change relate to temperature and humidity patterns. The ensemble can be reduced from 25 to 5 simulations while still maintaining its essential characteristics. Having such a represen- tative subset of simulations reduces computational costs for climate impact modeling and enhances the quality of the ensemble at the same time, as it prevents double-counting of dependent simulations that would lead to biased statistics.", "author" : [ { "dropping-particle" : "", "family" : "Mendlik", "given" : "Thomas", "non-dropping-particle" : "", "parse-names" : false, "suffix" : "" }, { "dropping-particle" : "", "family" : "Gobiet", "given" : "Andreas", "non-dropping-particle" : "", "parse-names" : false, "suffix" : "" } ], "container-title" : "Climatic Change", "id" : "ITEM-1", "issue" : "3-4", "issued" : { "date-parts" : [ [ "2016", "4", "24" ] ] }, "page" : "381-393", "title" : "Selecting climate simulations for impact studies based on multivariate patterns of climate change", "translator" : [ { "dropping-particle" : "", "family" : "Q3677", "given" : "", "non-dropping-particle" : "", "parse-names" : false, "suffix" : "" } ], "type" : "article-journal", "volume" : "135" }, "uris" : [ "http://www.mendeley.com/documents/?uuid=37175532-914c-4e5d-8446-fa7d6e3d0e1c" ] }, { "id" : "ITEM-2", "itemData" : { "DOI" : "10.1016/j.envsoft.2016.01.002", "ISBN" : "1364-8152", "ISSN" : "13648152", "PMID" : "20631858", "abstract" : "In climate change research ensembles of climate simulations are produced in an attempt to cover the uncertainty in future projections. Many climate change impact studies face difficulties using the full number of simulations available, and therefore often only subsets are used. Until now such subsets were chosen based on their representation of temperature change or by accessibility of the simulations. By using more specific information about the needs of the impact study as guidance for the clustering of simulations, the subset fits the purpose of climate change impact research more appropriately. Here, the sensitivity of such a procedure is explored, particularly with regard to the use of different climate variables, seasons, and regions in Europe. While temperature dominates the clustering, the resulting selection is influenced by all variables, leading to the conclusion that different subsets fit different impact studies best.", "author" : [ { "dropping-particle" : "", "family" : "Wilcke", "given" : "Renate A.I.", "non-dropping-particle" : "", "parse-names" : false, "suffix" : "" }, { "dropping-particle" : "", "family" : "B\u00e4rring", "given" : "Lars", "non-dropping-particle" : "", "parse-names" : false, "suffix" : "" } ], "container-title" : "Environmental Modelling &amp; Software", "id" : "ITEM-2", "issued" : { "date-parts" : [ [ "2016", "4" ] ] }, "page" : "191-201", "title" : "Selecting regional climate scenarios for impact modelling studies", "translator" : [ { "dropping-particle" : "", "family" : "Q5313", "given" : "", "non-dropping-particle" : "", "parse-names" : false, "suffix" : "" } ], "type" : "article-journal", "volume" : "78" }, "uris" : [ "http://www.mendeley.com/documents/?uuid=1f175d81-2c3e-44c9-93d5-9e5624551d68" ] }, { "id" : "ITEM-3", "itemData" : { "DOI" : "10.1002/grl.50256",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"ITEM-3", "issue" : "6", "issued" : { "date-parts" : [ [ "2013", "3", "28" ] ] }, "page" : "1194-1199", "title" : "Climate model genealogy: Generation CMIP5 and how we got there", "translator" : [ { "dropping-particle" : "", "family" : "Q6225", "given" : "", "non-dropping-particle" : "", "parse-names" : false, "suffix" : "" } ], "type" : "article-journal", "volume" : "40" }, "uris" : [ "http://www.mendeley.com/documents/?uuid=b399027e-8ad4-4ceb-b890-149ad37a85c8" ] } ], "mendeley" : { "formattedCitation" : "(Knutti et al., 2013; Mendlik and Gobiet, 2016; Wilcke and B\u00e4rring, 2016)", "manualFormatting" : "(Mendlik and Gobiet, 2016; Wilcke and B\u00e4rring, 2016)", "plainTextFormattedCitation" : "(Knutti et al., 2013; Mendlik and Gobiet, 2016; Wilcke and B\u00e4rring, 2016)", "previouslyFormattedCitation" : "(Knutti et al., 2013; Mendlik and Gobiet, 2016; Wilcke and B\u00e4rring,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(Mendlik and Gobiet, 2016; Wilcke and Bärring, 2016)</w:t>
      </w:r>
      <w:r w:rsidRPr="003F2D6A">
        <w:rPr>
          <w:rFonts w:cs="Times New Roman"/>
          <w:lang w:val="en-GB"/>
        </w:rPr>
        <w:fldChar w:fldCharType="end"/>
      </w:r>
      <w:commentRangeEnd w:id="1129"/>
      <w:commentRangeEnd w:id="1130"/>
      <w:r w:rsidR="00F93D5F">
        <w:rPr>
          <w:rStyle w:val="CommentReference"/>
          <w:rFonts w:asciiTheme="minorHAnsi" w:eastAsiaTheme="minorHAnsi" w:hAnsiTheme="minorHAnsi"/>
          <w:lang w:eastAsia="en-US"/>
        </w:rPr>
        <w:commentReference w:id="1129"/>
      </w:r>
      <w:r w:rsidR="00E41CA2">
        <w:rPr>
          <w:rStyle w:val="CommentReference"/>
          <w:rFonts w:asciiTheme="minorHAnsi" w:eastAsiaTheme="minorHAnsi" w:hAnsiTheme="minorHAnsi"/>
          <w:lang w:eastAsia="en-US"/>
        </w:rPr>
        <w:commentReference w:id="1130"/>
      </w:r>
      <w:r w:rsidRPr="003F2D6A">
        <w:rPr>
          <w:rFonts w:cs="Times New Roman"/>
          <w:lang w:val="en-GB"/>
        </w:rPr>
        <w:t>.</w:t>
      </w:r>
    </w:p>
    <w:p w14:paraId="0DF063E4" w14:textId="77777777" w:rsidR="00E2170D" w:rsidRPr="003F2D6A" w:rsidRDefault="00E2170D" w:rsidP="00E2170D">
      <w:pPr>
        <w:pStyle w:val="AR6BodyText"/>
        <w:rPr>
          <w:lang w:val="en-GB"/>
        </w:rPr>
      </w:pPr>
    </w:p>
    <w:p w14:paraId="5A34D4EE" w14:textId="590C029C" w:rsidR="00E2170D" w:rsidRPr="00737B5A" w:rsidRDefault="00E2170D" w:rsidP="00E2170D">
      <w:pPr>
        <w:pStyle w:val="AR6BodyText"/>
        <w:rPr>
          <w:lang w:val="en-US"/>
        </w:rPr>
      </w:pPr>
      <w:r w:rsidRPr="003F2D6A">
        <w:rPr>
          <w:lang w:val="en-GB"/>
        </w:rPr>
        <w:t xml:space="preserve">Independently of the resources, participation of multiple models in a simulation programme such as CORDEX for RCMs or CMIP for GCMs creates ensembles of opportunity, which are ensembles populated by models that participants chose to use without there necessarily being an overarching guiding principle for an optimum choice. As discussed in Chapter 4, these ensembles are likely suboptimal for assessing sources of uncertainty. An important contributor to the suboptimal character of such an ensemble is that the models are not independent. Some may also have larger biases than others. Yet often, the output from models in these ensembles has received equal weight when viewed collectively, as was the case in much of the AR5 </w:t>
      </w:r>
      <w:r w:rsidRPr="003F2D6A">
        <w:rPr>
          <w:lang w:val="en-GB"/>
        </w:rPr>
        <w:lastRenderedPageBreak/>
        <w:t xml:space="preserve">assessment </w:t>
      </w:r>
      <w:commentRangeStart w:id="1131"/>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"id" : "ITEM-2", "itemData" : { "DOI" : "10.1017/CBO9781107415324.023", "ISBN" : "9781107661820", "author" : [ { "dropping-particle" : "", "family" : "Kirtman", "given" : "BP",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 "family" : "Oldenborgh", "given" : "GJ", "non-dropping-particle" : "van", "parse-names" : false, "suffix" : "" }, { "dropping-particle" : "", "family" : "Vecchi", "given" : "G", "non-dropping-particle" : "", "parse-names" : false, "suffix" : "" }, { "dropping-particle" : "", "family" : "Wang", "given" : "HJ",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"dropping-particle" : "", "family" : "Kirtman", "given" : "Ben", "non-dropping-particle" : "", "parse-names" : false, "suffix" : "" }, { "dropping-particle" : "", "family" : "Power", "given" : "Scott B",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"2014" ] ] }, "page" : "953-1028", "publisher" : "Cambridge University Press", "publisher-place" : "Cambridge, United Kingdom and NewYork, NY, USA", "title" : "Near-term Climate Change: Projections and Predictability", "translator" : [ { "dropping-particle" : "", "family" : "Q4625", "given" : "Rt13", "non-dropping-particle" : "", "parse-names" : false, "suffix" : "" } ], "type" : "chapter" }, "uris" : [ "http://www.mendeley.com/documents/?uuid=17f47369-2fe3-4262-9af0-848d615bfdbf"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"id" : "ITEM-4", "itemData" : { "DOI" : "10.1002/grl.50256",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"ITEM-4", "issue" : "6", "issued" : { "date-parts" : [ [ "2013", "3", "28" ] ] }, "page" : "1194-1199", "title" : "Climate model genealogy: Generation CMIP5 and how we got there", "translator" : [ { "dropping-particle" : "", "family" : "Q6225", "given" : "", "non-dropping-particle" : "", "parse-names" : false, "suffix" : "" } ], "type" : "article-journal", "volume" : "40" }, "uris" : [ "http://www.mendeley.com/documents/?uuid=b399027e-8ad4-4ceb-b890-149ad37a85c8" ] } ], "mendeley" : { "formattedCitation" : "(Collins et al., 2013b; Knutti et al., 2013; Flato et al., 2014; Kirtman et al., 2014)", "manualFormatting" : "(e.g., Collins et al., 2013; Flato et al., 2014; Kirtman et al., 2014; Knutti et al., 2013)", "plainTextFormattedCitation" : "(Collins et al., 2013b; Knutti et al., 2013; Flato et al., 2014; Kirtman et al., 2014)", "previouslyFormattedCitation" : "(Collins et al., 2013b; Knutti et al., 2013; Flato et al., 2014; Kirtman et al., 2014)" }, "properties" : { "noteIndex" : 0 }, "schema" : "https://github.com/citation-style-language/schema/raw/master/csl-citation.json" }</w:instrText>
      </w:r>
      <w:r w:rsidRPr="003F2D6A">
        <w:rPr>
          <w:lang w:val="en-GB"/>
        </w:rPr>
        <w:fldChar w:fldCharType="separate"/>
      </w:r>
      <w:r w:rsidR="00E41CA2">
        <w:rPr>
          <w:noProof/>
        </w:rPr>
        <w:t>(e.g., Collins et al., 2013</w:t>
      </w:r>
      <w:ins w:id="1132" w:author="Robin Matthews" w:date="2021-07-11T17:10:00Z">
        <w:r w:rsidR="00F93D5F">
          <w:rPr>
            <w:noProof/>
          </w:rPr>
          <w:t>b</w:t>
        </w:r>
      </w:ins>
      <w:r w:rsidR="00E41CA2">
        <w:rPr>
          <w:noProof/>
        </w:rPr>
        <w:t>; Flato et al., 2014; Kirtman et al., 2014; Knutti et al., 2013)</w:t>
      </w:r>
      <w:r w:rsidRPr="003F2D6A">
        <w:rPr>
          <w:lang w:val="en-GB"/>
        </w:rPr>
        <w:fldChar w:fldCharType="end"/>
      </w:r>
      <w:commentRangeEnd w:id="1131"/>
      <w:r w:rsidR="00E41CA2">
        <w:rPr>
          <w:rStyle w:val="CommentReference"/>
          <w:rFonts w:asciiTheme="minorHAnsi" w:eastAsiaTheme="minorHAnsi" w:hAnsiTheme="minorHAnsi"/>
          <w:lang w:eastAsia="en-US"/>
        </w:rPr>
        <w:commentReference w:id="1131"/>
      </w:r>
      <w:r w:rsidRPr="00FB6EB0">
        <w:t xml:space="preserve">. </w:t>
      </w:r>
      <w:r w:rsidRPr="003F2D6A">
        <w:rPr>
          <w:lang w:val="en-GB"/>
        </w:rPr>
        <w:t xml:space="preserve">A number of emerging methodologies aim at optimizing the ensembles available by weighting the simulation results according to a number of criteria relevant at the regional scale that aim at obtaining more realistic estimates of the uncertainty </w:t>
      </w:r>
      <w:r w:rsidRPr="003F2D6A">
        <w:rPr>
          <w:lang w:val="en-GB"/>
        </w:rPr>
        <w:fldChar w:fldCharType="begin" w:fldLock="1"/>
      </w:r>
      <w:r w:rsidR="000465A7">
        <w:rPr>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"Q4270", "given" : "", "non-dropping-particle" : "", "parse-names" : false, "suffix" : "" } ], "type" : "article-journal", "volume" : "28" }, "uris" : [ "http://www.mendeley.com/documents/?uuid=7b8d461c-55a7-4bba-82a3-ae674eded92c" ] }, { "id" : "ITEM-2", "itemData" : { "DOI" : "10.1175/JCLI-D-19-0953.1", "ISSN" : "08948755", "abstract" : "Political decisions, adaptation planning, and impact assessments need reliable estimates of future climate change and related uncertainties. To provide these estimates, different approaches to constrain, filter, or weight climate model projections into probabilistic distributions have been proposed. However, an assessment of multiple such methods to, for example, expose cases of agreement or disagreement, is often hindered by a lack of coordination, with methods focusing on a variety of variables, time periods, regions, or model pools. Here, a consistent framework is developed to allow a quantitative comparison of eight different methods; focus is given to summer temperature and precipitation change in three spatial regimes in Europe in 2041-60 relative to 1995-2014. The analysis draws on projections from several large ensembles, the CMIP5 multimodel ensemble, and perturbed physics ensembles, all using the high-emission scenario RCP8.5. The methods' key features are summarized, assumptions are discussed, and resulting constrained distributions are presented. Method agreement is found to be dependent on the investigated region but is generally higher for median changes than for the uncertainty ranges. This study, therefore, highlights the importance of providing clear context about how different methods affect the assessed uncertainty-in particular, the upper and lower percentiles that are of interest to risk-averse stakeholders. The comparison also exposes cases in which diverse lines of evidence lead to diverging constraints; additional work is needed to understand how the underlying differences between methods lead to such disagreements and to provide clear guidance to users.", "author" : [ { "dropping-particle" : "", "family" : "Brunner", "given" : "Lukas", "non-dropping-particle" : "", "parse-names" : false, "suffix" : "" }, { "dropping-particle" : "", "family" : "McSweeney", "given" : "Carol", "non-dropping-particle" : "", "parse-names" : false, "suffix" : "" }, { "dropping-particle" : "", "family" : "Ballinger", "given" : "Andrew P.", "non-dropping-particle" : "", "parse-names" : false, "suffix" : "" }, { "dropping-particle" : "", "family" : "Befort", "given" : "Daniel J.", "non-dropping-particle" : "", "parse-names" : false, "suffix" : "" }, { "dropping-particle" : "", "family" : "Benassi", "given" : "Marianna", "non-dropping-particle" : "", "parse-names" : false, "suffix" : "" }, { "dropping-particle" : "", "family" : "Booth", "given" : "Ben", "non-dropping-particle" : "", "parse-names" : false, "suffix" : "" }, { "dropping-particle" : "", "family" : "Coppola", "given" : "Erika", "non-dropping-particle" : "", "parse-names" : false, "suffix" : "" }, { "dropping-particle" : "De", "family" : "Vries", "given" : "Hylke", "non-dropping-particle" : "", "parse-names" : false, "suffix" : "" }, { "dropping-particle" : "", "family" : "Harris", "given" : "Glen", "non-dropping-particle" : "", "parse-names" : false, "suffix" : "" }, { "dropping-particle" : "", "family" : "Hegerl", "given" : "Gabriele C.", "non-dropping-particle" : "", "parse-names" : false, "suffix" : "" }, { "dropping-particle" : "", "family" : "Knutti", "given" : "Reto", "non-dropping-particle" : "", "parse-names" : false, "suffix" : "" }, { "dropping-particle" : "", "family" : "Lenderink", "given" : "Geert", "non-dropping-particle" : "", "parse-names" : false, "suffix" : "" }, { "dropping-particle" : "", "family" : "Lowe", "given" : "Jason", "non-dropping-particle" : "", "parse-names" : false, "suffix" : "" }, { "dropping-particle" : "", "family" : "Nogherotto", "given" : "Rita", "non-dropping-particle" : "", "parse-names" : false, "suffix" : "" }, { "dropping-particle" : "", "family" : "O'Reilly", "given" : "Chris", "non-dropping-particle" : "", "parse-names" : false, "suffix" : "" }, { "dropping-particle" : "", "family" : "Qasmi", "given" : "Sa\u00efd", "non-dropping-particle" : "", "parse-names" : false, "suffix" : "" }, { "dropping-particle" : "", "family" : "Ribes", "given" : "Aur\u00e9lien", "non-dropping-particle" : "", "parse-names" : false, "suffix" : "" }, { "dropping-particle" : "", "family" : "Stocchi", "given" : "Paolo", "non-dropping-particle" : "", "parse-names" : false, "suffix" : "" }, { "dropping-particle" : "", "family" : "Undorf", "given" : "Sabine", "non-dropping-particle" : "", "parse-names" : false, "suffix" : "" } ], "container-title" : "Journal of Climate", "id" : "ITEM-2", "issue" : "20", "issued" : { "date-parts" : [ [ "2020" ] ] }, "page" : "8671-8692", "title" : "Comparing Methods to Constrain Future European Climate Projections Using a Consistent Framework", "translator" : [ { "dropping-particle" : "", "family" : "Q6379", "given" : "", "non-dropping-particle" : "", "parse-names" : false, "suffix" : "" } ], "type" : "article-journal", "volume" : "33" }, "uris" : [ "http://www.mendeley.com/documents/?uuid=cdb80e7c-4d62-4e4c-a81e-88c74e6791a1" ] } ], "mendeley" : { "formattedCitation" : "(Sanderson et al., 2015; Brunner et al., 2020)", "plainTextFormattedCitation" : "(Sanderson et al., 2015; Brunner et al., 2020)", "previouslyFormattedCitation" : "(Sanderson et al., 2015; Brunner et al., 2020)" }, "properties" : { "noteIndex" : 0 }, "schema" : "https://github.com/citation-style-language/schema/raw/master/csl-citation.json" }</w:instrText>
      </w:r>
      <w:r w:rsidRPr="003F2D6A">
        <w:rPr>
          <w:lang w:val="en-GB"/>
        </w:rPr>
        <w:fldChar w:fldCharType="separate"/>
      </w:r>
      <w:r w:rsidR="00E41CA2">
        <w:rPr>
          <w:noProof/>
          <w:lang w:val="en-US"/>
        </w:rPr>
        <w:t>(Sanderson et al., 2015; Brunner et al., 2020)</w:t>
      </w:r>
      <w:r w:rsidRPr="003F2D6A">
        <w:rPr>
          <w:lang w:val="en-GB"/>
        </w:rPr>
        <w:fldChar w:fldCharType="end"/>
      </w:r>
    </w:p>
    <w:p w14:paraId="37D983A8" w14:textId="77777777" w:rsidR="00E2170D" w:rsidRPr="00737B5A" w:rsidRDefault="00E2170D" w:rsidP="00E2170D">
      <w:pPr>
        <w:pStyle w:val="AR6BodyText"/>
        <w:rPr>
          <w:lang w:val="en-US"/>
        </w:rPr>
      </w:pPr>
    </w:p>
    <w:p w14:paraId="2E9C8BAA" w14:textId="77777777" w:rsidR="00E2170D" w:rsidRPr="003F2D6A" w:rsidRDefault="00E2170D" w:rsidP="00E2170D">
      <w:pPr>
        <w:pStyle w:val="AR6BodyText"/>
        <w:rPr>
          <w:lang w:val="en-GB"/>
        </w:rPr>
      </w:pPr>
      <w:r w:rsidRPr="009A5455">
        <w:rPr>
          <w:rFonts w:cs="Times New Roman"/>
          <w:lang w:val="en-US"/>
        </w:rPr>
        <w:t xml:space="preserve">There is </w:t>
      </w:r>
      <w:r w:rsidRPr="009A5455">
        <w:rPr>
          <w:rFonts w:cs="Times New Roman"/>
          <w:i/>
          <w:lang w:val="en-US"/>
        </w:rPr>
        <w:t>high confidence</w:t>
      </w:r>
      <w:r w:rsidRPr="009A5455">
        <w:rPr>
          <w:rFonts w:cs="Times New Roman"/>
          <w:lang w:val="en-US"/>
        </w:rPr>
        <w:t xml:space="preserve"> that </w:t>
      </w:r>
      <w:r w:rsidRPr="009A5455">
        <w:rPr>
          <w:lang w:val="en-US"/>
        </w:rPr>
        <w:t xml:space="preserve">ensembles </w:t>
      </w:r>
      <w:r w:rsidRPr="003F2D6A">
        <w:rPr>
          <w:lang w:val="en-GB"/>
        </w:rPr>
        <w:t>for regional climate projections should be selected such that models unrealistically simulating processes relevant for a given application are discarded, but at the same time, the chosen ensemble spans an appropriate range of projection uncertainties.</w:t>
      </w:r>
    </w:p>
    <w:p w14:paraId="46A6C51C" w14:textId="77777777" w:rsidR="00E2170D" w:rsidRPr="003F2D6A" w:rsidRDefault="00E2170D" w:rsidP="00E2170D">
      <w:pPr>
        <w:pStyle w:val="AR6BodyText"/>
        <w:rPr>
          <w:sz w:val="20"/>
          <w:szCs w:val="20"/>
          <w:lang w:val="en-GB"/>
        </w:rPr>
      </w:pPr>
    </w:p>
    <w:p w14:paraId="06E4A089" w14:textId="77777777" w:rsidR="00E2170D" w:rsidRPr="003F2D6A" w:rsidRDefault="00E2170D" w:rsidP="00E2170D">
      <w:pPr>
        <w:pStyle w:val="AR6BodyText"/>
        <w:rPr>
          <w:sz w:val="20"/>
          <w:szCs w:val="20"/>
          <w:lang w:val="en-GB"/>
        </w:rPr>
      </w:pPr>
    </w:p>
    <w:p w14:paraId="0BEF67B0" w14:textId="77777777" w:rsidR="00E2170D" w:rsidRPr="003F2D6A" w:rsidRDefault="00E2170D" w:rsidP="00E2170D">
      <w:pPr>
        <w:pStyle w:val="AR6BodyText"/>
        <w:jc w:val="both"/>
        <w:rPr>
          <w:b/>
          <w:lang w:val="en-GB" w:eastAsia="en-US"/>
        </w:rPr>
      </w:pPr>
      <w:r w:rsidRPr="003F2D6A">
        <w:rPr>
          <w:b/>
          <w:lang w:val="en-GB" w:eastAsia="en-US"/>
        </w:rPr>
        <w:t>[START CROSS-CHAPTER BOX 10.2 HERE]</w:t>
      </w:r>
    </w:p>
    <w:p w14:paraId="7A697C16" w14:textId="77777777" w:rsidR="00E2170D" w:rsidRPr="003F2D6A" w:rsidRDefault="00E2170D" w:rsidP="00E2170D">
      <w:pPr>
        <w:pStyle w:val="AR6BodyText"/>
        <w:jc w:val="both"/>
        <w:rPr>
          <w:lang w:val="en-GB" w:eastAsia="en-US"/>
        </w:rPr>
      </w:pPr>
    </w:p>
    <w:p w14:paraId="3BCA5E30" w14:textId="77777777" w:rsidR="00E2170D" w:rsidRPr="003F2D6A" w:rsidRDefault="00E2170D" w:rsidP="00E2170D">
      <w:pPr>
        <w:pStyle w:val="AR6Chap10Cross-ChapterBox"/>
        <w:shd w:val="clear" w:color="auto" w:fill="DEEAF6" w:themeFill="accent1" w:themeFillTint="33"/>
        <w:ind w:left="2410" w:hanging="2410"/>
        <w:rPr>
          <w:bCs/>
          <w:lang w:val="en-GB"/>
        </w:rPr>
      </w:pPr>
      <w:bookmarkStart w:id="1133" w:name="_Toc30602411"/>
      <w:bookmarkStart w:id="1134" w:name="_Toc70454754"/>
      <w:r w:rsidRPr="003F2D6A">
        <w:rPr>
          <w:bCs/>
          <w:lang w:val="en-GB"/>
        </w:rPr>
        <w:t>Relevance and limitations of bias adjustment</w:t>
      </w:r>
      <w:bookmarkEnd w:id="1133"/>
      <w:bookmarkEnd w:id="1134"/>
      <w:r w:rsidRPr="003F2D6A">
        <w:rPr>
          <w:bCs/>
          <w:lang w:val="en-GB"/>
        </w:rPr>
        <w:t xml:space="preserve"> </w:t>
      </w:r>
    </w:p>
    <w:p w14:paraId="54562032" w14:textId="77777777" w:rsidR="00A54092" w:rsidRDefault="00A54092" w:rsidP="00E2170D">
      <w:pPr>
        <w:pStyle w:val="AR6BodyText"/>
        <w:shd w:val="clear" w:color="auto" w:fill="DEEAF6" w:themeFill="accent1" w:themeFillTint="33"/>
        <w:rPr>
          <w:rFonts w:cs="Times New Roman"/>
          <w:b/>
          <w:bCs/>
          <w:lang w:val="en-GB"/>
        </w:rPr>
      </w:pPr>
      <w:bookmarkStart w:id="1135" w:name="_Hlk30600766"/>
    </w:p>
    <w:p w14:paraId="724F466D" w14:textId="4E451EE1" w:rsidR="004B381F" w:rsidRDefault="004B381F" w:rsidP="00E2170D">
      <w:pPr>
        <w:pStyle w:val="AR6BodyText"/>
        <w:shd w:val="clear" w:color="auto" w:fill="DEEAF6" w:themeFill="accent1" w:themeFillTint="33"/>
        <w:rPr>
          <w:rFonts w:cs="Times New Roman"/>
          <w:b/>
          <w:bCs/>
          <w:lang w:val="en-GB"/>
        </w:rPr>
      </w:pPr>
      <w:r>
        <w:rPr>
          <w:rFonts w:cs="Times New Roman"/>
          <w:b/>
          <w:bCs/>
          <w:lang w:val="en-GB"/>
        </w:rPr>
        <w:t>Coordinators:</w:t>
      </w:r>
      <w:r w:rsidRPr="004B381F">
        <w:rPr>
          <w:rFonts w:cs="Times New Roman"/>
          <w:lang w:val="en-GB"/>
        </w:rPr>
        <w:t xml:space="preserve"> </w:t>
      </w:r>
      <w:r w:rsidRPr="003F2D6A">
        <w:rPr>
          <w:rFonts w:cs="Times New Roman"/>
          <w:lang w:val="en-GB"/>
        </w:rPr>
        <w:t>Alessandro Dosio (Italy),</w:t>
      </w:r>
      <w:r w:rsidRPr="004B381F">
        <w:rPr>
          <w:rFonts w:cs="Times New Roman"/>
          <w:lang w:val="en-GB"/>
        </w:rPr>
        <w:t xml:space="preserve"> </w:t>
      </w:r>
      <w:r w:rsidRPr="003F2D6A">
        <w:rPr>
          <w:rFonts w:cs="Times New Roman"/>
          <w:lang w:val="en-GB"/>
        </w:rPr>
        <w:t>Douglas Maraun (Austria/Germany)</w:t>
      </w:r>
    </w:p>
    <w:p w14:paraId="5D8C3D90" w14:textId="70385B7F" w:rsidR="00E2170D" w:rsidRPr="003F2D6A" w:rsidRDefault="00E2170D" w:rsidP="00E2170D">
      <w:pPr>
        <w:pStyle w:val="AR6BodyText"/>
        <w:shd w:val="clear" w:color="auto" w:fill="DEEAF6" w:themeFill="accent1" w:themeFillTint="33"/>
        <w:rPr>
          <w:rFonts w:cs="Times New Roman"/>
          <w:lang w:val="en-GB"/>
        </w:rPr>
      </w:pPr>
      <w:r w:rsidRPr="00A54092">
        <w:rPr>
          <w:rFonts w:cs="Times New Roman"/>
          <w:b/>
          <w:bCs/>
          <w:lang w:val="en-GB"/>
        </w:rPr>
        <w:t>Contributors:</w:t>
      </w:r>
      <w:r w:rsidRPr="003F2D6A">
        <w:rPr>
          <w:rFonts w:cs="Times New Roman"/>
          <w:lang w:val="en-GB"/>
        </w:rPr>
        <w:t xml:space="preserve"> </w:t>
      </w:r>
      <w:bookmarkStart w:id="1136" w:name="_Hlk66887535"/>
      <w:r w:rsidRPr="003F2D6A">
        <w:rPr>
          <w:rFonts w:cs="Times New Roman"/>
          <w:lang w:val="en-GB"/>
        </w:rPr>
        <w:t>Ana Casanueva (Spain), José M</w:t>
      </w:r>
      <w:r w:rsidR="00D56357">
        <w:rPr>
          <w:rFonts w:cs="Times New Roman"/>
          <w:lang w:val="en-GB"/>
        </w:rPr>
        <w:t xml:space="preserve">anuel </w:t>
      </w:r>
      <w:r w:rsidRPr="003F2D6A">
        <w:rPr>
          <w:rFonts w:cs="Times New Roman"/>
          <w:lang w:val="en-GB"/>
        </w:rPr>
        <w:t>Gutiérrez (Spain), Stefan Lange (Germany), Jana Sillmann (Norway/Germany)</w:t>
      </w:r>
    </w:p>
    <w:bookmarkEnd w:id="1135"/>
    <w:bookmarkEnd w:id="1136"/>
    <w:p w14:paraId="6822AD41" w14:textId="77777777" w:rsidR="00E2170D" w:rsidRPr="003F2D6A" w:rsidRDefault="00E2170D" w:rsidP="00E2170D">
      <w:pPr>
        <w:pStyle w:val="AR6BodyText"/>
        <w:shd w:val="clear" w:color="auto" w:fill="DEEAF6" w:themeFill="accent1" w:themeFillTint="33"/>
        <w:rPr>
          <w:rFonts w:cs="Times New Roman"/>
          <w:lang w:val="en-GB"/>
        </w:rPr>
      </w:pPr>
    </w:p>
    <w:p w14:paraId="155D7EB1" w14:textId="1CDAFF98"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is an approach to post-process climate model output and has become widely used in climate hazard and impact studies </w:t>
      </w:r>
      <w:r w:rsidRPr="003F2D6A">
        <w:rPr>
          <w:rFonts w:cs="Times New Roman"/>
          <w:lang w:val="en-GB"/>
        </w:rPr>
        <w:fldChar w:fldCharType="begin" w:fldLock="1"/>
      </w:r>
      <w:r w:rsidR="000465A7">
        <w:rPr>
          <w:rFonts w:cs="Times New Roman"/>
          <w:lang w:val="en-GB"/>
        </w:rPr>
        <w:instrText>ADDIN CSL_CITATION { "citationItems" : [ { "id" : "ITEM-1", "itemData" : { "DOI" : "10.1029/2011EO480001", "ISSN" : "00963941", "author" : [ { "dropping-particle" : "", "family" : "Gangopadhyay", "given" : "Subhrendu", "non-dropping-particle" : "", "parse-names" : false, "suffix" : "" }, { "dropping-particle" : "", "family" : "Pruitt", "given" : "Tom", "non-dropping-particle" : "", "parse-names" : false, "suffix" : "" }, { "dropping-particle" : "", "family" : "Brekke", "given" : "Levi", "non-dropping-particle" : "", "parse-names" : false, "suffix" : "" }, { "dropping-particle" : "", "family" : "Raff", "given" : "David", "non-dropping-particle" : "", "parse-names" : false, "suffix" : "" } ], "container-title" : "Eos", "id" : "ITEM-1", "issue" : "48", "issued" : { "date-parts" : [ [ "2011", "11", "29" ] ] }, "page" : "441-442", "title" : "Hydrologic projections for the western United States", "translator" : [ { "dropping-particle" : "", "family" : "Q5680", "given" : "", "non-dropping-particle" : "", "parse-names" : false, "suffix" : "" } ], "type" : "article-journal", "volume" : "92" }, "uris" : [ "http://www.mendeley.com/documents/?uuid=45011d55-f81f-4208-94ac-55fec3ce0763" ] }, { "id" : "ITEM-2", "itemData" : { "DOI" : "10.5194/esd-4-129-2013", "ISSN" : "2190-4987", "abstract" : "Abstract. Climate change is expected to alter the hydrological cycle resulting in large-scale impacts on water availability. However, future climate change impact assessments are highly uncertain. For the first time, multiple global climate (three) and hydrological models (eight) were used to systematically assess the hydrological response to climate change and project the future state of global water resources. This multi-model ensemble allows us to investigate how the hydrology models contribute to the uncertainty in projected hydrological changes compared to the climate models. Due to their systematic biases, GCM outputs cannot be used directly in hydrological impact studies, so a statistical bias correction has been applied. The results show a large spread in projected changes in water resources within the climate\u2013hydrology modelling chain for some regions. They clearly demonstrate that climate models are not the only source of uncertainty for hydrological change, and that the spread resulting from the choice of the hydrology model is larger than the spread originating from the climate models over many areas. But there are also areas showing a robust change signal, such as at high latitudes and in some midlatitude regions, where the models agree on the sign of projected hydrological changes, indicative of higher confidence in this ensemble mean signal. In many catchments an increase of available water resources is expected but there are some severe decreases in Central and Southern Europe, the Middle East, the Mississippi River basin, southern Africa, southern China and south-eastern Australia.", "author" : [ { "dropping-particle" : "", "family" : "Hagemann", "given" : "S.", "non-dropping-particle" : "", "parse-names" : false, "suffix" : "" }, { "dropping-particle" : "", "family" : "Chen", "given" : "C.", "non-dropping-particle" : "", "parse-names" : false, "suffix" : "" }, { "dropping-particle" : "", "family" : "Clark", "given" : "D. B.", "non-dropping-particle" : "", "parse-names" : false, "suffix" : "" }, { "dropping-particle" : "", "family" : "Folwell", "given" : "S.", "non-dropping-particle" : "", "parse-names" : false, "suffix" : "" }, { "dropping-particle" : "", "family" : "Gosling", "given" : "S. N.", "non-dropping-particle" : "", "parse-names" : false, "suffix" : "" }, { "dropping-particle" : "", "family" : "Haddeland", "given" : "I.", "non-dropping-particle" : "", "parse-names" : false, "suffix" : "" }, { "dropping-particle" : "", "family" : "Hanasaki", "given" : "N.", "non-dropping-particle" : "", "parse-names" : false, "suffix" : "" }, { "dropping-particle" : "", "family" : "Heinke", "given" : "J.", "non-dropping-particle" : "", "parse-names" : false, "suffix" : "" }, { "dropping-particle" : "", "family" : "Ludwig", "given" : "F.", "non-dropping-particle" : "", "parse-names" : false, "suffix" : "" }, { "dropping-particle" : "", "family" : "Voss", "given" : "F.", "non-dropping-particle" : "", "parse-names" : false, "suffix" : "" }, { "dropping-particle" : "", "family" : "Wiltshire", "given" : "A. J.", "non-dropping-particle" : "", "parse-names" : false, "suffix" : "" } ], "container-title" : "Earth System Dynamics", "id" : "ITEM-2", "issue" : "1", "issued" : { "date-parts" : [ [ "2013", "5", "7" ] ] }, "page" : "129-144", "title" : "Climate change impact on available water resources obtained using multiple global climate and hydrology models", "translator" : [ { "dropping-particle" : "", "family" : "Q5684", "given" : "", "non-dropping-particle" : "", "parse-names" : false, "suffix" : "" } ], "type" : "article-journal", "volume" : "4" }, "uris" : [ "http://www.mendeley.com/documents/?uuid=bb9b99e9-b570-48c0-9d69-e7e48c075f39" ] }, { "id" : "ITEM-3", "itemData" : { "DOI" : "10.1073/pnas.1312330110", "ISSN" : "0027-8424", "author" : [ { "dropping-particle" : "", "family" : "Warszawski", "given" : "Lila", "non-dropping-particle" : "", "parse-names" : false, "suffix" : "" }, { "dropping-particle" : "", "family" : "Frieler", "given" : "Katja", "non-dropping-particle" : "", "parse-names" : false, "suffix" : "" }, { "dropping-particle" : "", "family" : "Huber", "given" : "Veronika", "non-dropping-particle" : "", "parse-names" : false, "suffix" : "" }, { "dropping-particle" : "", "family" : "Piontek", "given" : "Franziska", "non-dropping-particle" : "", "parse-names" : false, "suffix" : "" }, { "dropping-particle" : "", "family" : "Serdeczny", "given" : "Olivia", "non-dropping-particle" : "", "parse-names" : false, "suffix" : "" }, { "dropping-particle" : "", "family" : "Schewe", "given" : "Jacob", "non-dropping-particle" : "", "parse-names" : false, "suffix" : "" } ], "container-title" : "Proceedings of the National Academy of Sciences", "id" : "ITEM-3", "issue" : "9", "issued" : { "date-parts" : [ [ "2014", "3", "4" ] ] }, "page" : "3228-3232", "title" : "The Inter-Sectoral Impact Model Intercomparison Project (ISI\u2013MIP): Project framework", "translator" : [ { "dropping-particle" : "", "family" : "Q5681", "given" : "", "non-dropping-particle" : "", "parse-names" : false, "suffix" : "" } ], "type" : "article-journal", "volume" : "111" }, "uris" : [ "http://www.mendeley.com/documents/?uuid=7b619185-c6e4-4da9-8a5b-f28a7ae92496" ] } ], "mendeley" : { "formattedCitation" : "(Gangopadhyay et al., 2011; Hagemann et al., 2013; Warszawski et al., 2014)", "plainTextFormattedCitation" : "(Gangopadhyay et al., 2011; Hagemann et al., 2013; Warszawski et al., 2014)", "previouslyFormattedCitation" : "(Gangopadhyay et al., 2011; Hagemann et al., 2013; Warszawski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(Gangopadhyay et al., 2011; Hagemann et al., 2013; Warszawski et al., 2014)</w:t>
      </w:r>
      <w:r w:rsidRPr="003F2D6A">
        <w:rPr>
          <w:rFonts w:cs="Times New Roman"/>
          <w:lang w:val="en-GB"/>
        </w:rPr>
        <w:fldChar w:fldCharType="end"/>
      </w:r>
      <w:r w:rsidRPr="003F2D6A">
        <w:rPr>
          <w:rFonts w:cs="Times New Roman"/>
          <w:lang w:val="en-GB"/>
        </w:rPr>
        <w:t xml:space="preserve"> and national assessment reports </w:t>
      </w:r>
      <w:r w:rsidRPr="003F2D6A">
        <w:rPr>
          <w:rFonts w:cs="Times New Roman"/>
          <w:lang w:val="en-GB"/>
        </w:rPr>
        <w:fldChar w:fldCharType="begin" w:fldLock="1"/>
      </w:r>
      <w:r w:rsidR="000465A7">
        <w:rPr>
          <w:rFonts w:cs="Times New Roman"/>
          <w:lang w:val="en-GB"/>
        </w:rPr>
        <w:instrText>ADDIN CSL_CITATION { "citationItems" : [ { "id" : "ITEM-1", "itemData" : { "DOI" : "10.5822/978-1-61091-484-0_6", "author" : [ { "dropping-particle" : "", "family" : "Cayan", "given" : "D.", "non-dropping-particle" : "", "parse-names" : false, "suffix" : "" }, { "dropping-particle" : "", "family" : "Kunkel", "given" : "K.", "non-dropping-particle" : "", "parse-names" : false, "suffix" : "" }, { "dropping-particle" : "", "family" : "Castro", "given" : "C.", "non-dropping-particle" : "", "parse-names" : false, "suffix" : "" }, { "dropping-particle" : "", "family" : "Gershunov", "given" : "A.", "non-dropping-particle" : "", "parse-names" : false, "suffix" : "" }, { "dropping-particle" : "", "family" : "Barsugli", "given" : "J.", "non-dropping-particle" : "", "parse-names" : false, "suffix" : "" }, { "dropping-particle" : "", "family" : "Ray", "given" : "A.", "non-dropping-particle" : "", "parse-names" : false, "suffix" : "" }, { "dropping-particle" : "", "family" : "Overpeck", "given" : "J.", "non-dropping-particle" : "", "parse-names" : false, "suffix" : "" }, { "dropping-particle" : "", "family" : "Anderson", "given" : "M.", "non-dropping-particle" : "", "parse-names" : false, "suffix" : "" }, { "dropping-particle" : "", "family" : "Russel", "given" : "J.", "non-dropping-particle" : "", "parse-names" : false, "suffix" : "" }, { "dropping-particle" : "", "family" : "Rajagopalan", "given" : "B.", "non-dropping-particle" : "", "parse-names" : false, "suffix" : "" }, { "dropping-particle" : "", "family" : "Rangwala", "given" : "I.", "non-dropping-particle" : "", "parse-names" : false, "suffix" : "" }, { "dropping-particle" : "", "family" : "Duffy", "given" : "P.", "non-dropping-particle" : "", "parse-names" : false, "suffix" : "" } ], "container-title" : "Assessment of Climate Change in the Southwest United States: A Report Prepared for the National Climate Assessment", "editor" : [ { "dropping-particle" : "", "family" : "Garfin", "given" : "G.", "non-dropping-particle" : "", "parse-names" : false, "suffix" : "" }, { "dropping-particle" : "", "family" : "Jardine", "given" : "A.", "non-dropping-particle" : "", "parse-names" : false, "suffix" : "" }, { "dropping-particle" : "", "family" : "Merideth", "given" : "R.", "non-dropping-particle" : "", "parse-names" : false, "suffix" : "" }, { "dropping-particle" : "", "family" : "Black", "given" : "M.", "non-dropping-particle" : "", "parse-names" : false, "suffix" : "" }, { "dropping-particle" : "", "family" : "LeRoy", "given" : "S.", "non-dropping-particle" : "", "parse-names" : false, "suffix" : "" } ], "id" : "ITEM-1", "issued" : { "date-parts" : [ [ "2013" ] ] }, "page" : "101-125", "publisher" : "A report by the Southwest Climate Alliance. Island Press", "publisher-place" : "Washington, DC, USA", "title" : "Future climate: Projected average", "translator" : [ { "dropping-particle" : "", "family" : "Q5682", "given" : "Rt6", "non-dropping-particle" : "", "parse-names" : false, "suffix" : "" } ], "type" : "chapter" }, "uris" : [ "http://www.mendeley.com/documents/?uuid=cfe3dd4d-35be-4be0-99f2-983fa7a6fa09" ] }, { "id" : "ITEM-2", "itemData" : { "DOI" : "10.7930/J0G44N6T", "author" : [ { "dropping-particle" : "", "family" : "Georgakakos", "given" : "A.", "non-dropping-particle" : "", "parse-names" : false, "suffix" : "" }, { "dropping-particle" : "", "family" : "Fleming", "given" : "P.", "non-dropping-particle" : "", "parse-names" : false, "suffix" : "" }, { "dropping-particle" : "", "family" : "Dettinger", "given" : "M.", "non-dropping-particle" : "", "parse-names" : false, "suffix" : "" }, { "dropping-particle" : "", "family" : "Peters-Lidard", "given" : "C.", "non-dropping-particle" : "", "parse-names" : false, "suffix" : "" }, { "dropping-particle" : "", "family" : "Richmond", "given" : "T.C.", "non-dropping-particle" : "", "parse-names" : false, "suffix" : "" }, { "dropping-particle" : "", "family" : "Reckhow", "given" : "K.", "non-dropping-particle" : "", "parse-names" : false, "suffix" : "" }, { "dropping-particle" : "", "family" : "White", "given" : "K.", "non-dropping-particle" : "", "parse-names" : false, "suffix" : "" }, { "dropping-particle" : "", "family" : "Yates", "given" : "D.", "non-dropping-particle" : "", "parse-names" : false, "suffix" : "" } ], "container-title" : "Climate Change Impacts in the United States: The Third National Climate Assessment", "editor" : [ { "dropping-particle" : "", "family" : "Melillo", "given" : "Jerry M.", "non-dropping-particle" : "", "parse-names" : false, "suffix" : "" }, { "dropping-particle" : "", "family" : "Richmond", "given" : "T.C.", "non-dropping-particle" : "", "parse-names" : false, "suffix" : "" }, { "dropping-particle" : "", "family" : "Yohe", "given" : "G.", "non-dropping-particle" : "", "parse-names" : false, "suffix" : "" } ], "id" : "ITEM-2", "issued" : { "date-parts" : [ [ "2014" ] ] }, "page" : "69-112", "publisher" : "U.S. Global Change Research Program", "title" : "Ch. 3: Water Resources", "translator" : [ { "dropping-particle" : "", "family" : "Q5683", "given" : "Rt6", "non-dropping-particle" : "", "parse-names" : false, "suffix" : "" } ], "type" : "chapter" }, "uris" : [ "http://www.mendeley.com/documents/?uuid=1f45ca17-5151-4233-a872-dc2b4981d9f2" ] } ], "mendeley" : { "formattedCitation" : "(Cayan et al., 2013; Georgakakos et al., 2014)", "plainTextFormattedCitation" : "(Cayan et al., 2013; Georgakakos et al., 2014)", "previouslyFormattedCitation" : "(Cayan et al., 2013; Georgakakos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(Cayan et al., 2013; Georgakakos et al., 2014)</w:t>
      </w:r>
      <w:r w:rsidRPr="003F2D6A">
        <w:rPr>
          <w:rFonts w:cs="Times New Roman"/>
          <w:lang w:val="en-GB"/>
        </w:rPr>
        <w:fldChar w:fldCharType="end"/>
      </w:r>
      <w:r w:rsidRPr="003F2D6A">
        <w:rPr>
          <w:rFonts w:cs="Times New Roman"/>
          <w:lang w:val="en-GB"/>
        </w:rPr>
        <w:t xml:space="preserve">. Despite its wide use, bias adjustment was not assessed in AR5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Several problems have been identified that may arise from an uncritical use of bias adjustment, and that may result in misleading impact assessments. The rationale of this Cross-Chapter Box is to provide an overview of the use of bias adjustment in this report, and to assess key limitations of the approach.</w:t>
      </w:r>
    </w:p>
    <w:p w14:paraId="3ED20B3E" w14:textId="77777777" w:rsidR="00E2170D" w:rsidRPr="003F2D6A" w:rsidRDefault="00E2170D" w:rsidP="00E2170D">
      <w:pPr>
        <w:pStyle w:val="AR6BodyText"/>
        <w:shd w:val="clear" w:color="auto" w:fill="DEEAF6" w:themeFill="accent1" w:themeFillTint="33"/>
        <w:rPr>
          <w:rFonts w:cs="Times New Roman"/>
          <w:lang w:val="en-GB"/>
        </w:rPr>
      </w:pPr>
    </w:p>
    <w:p w14:paraId="1B06132E" w14:textId="73A09E3C"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Bias-adjusted climate model output is used extensively throughout this report. Several results from Chapter 8, and many of the climat</w:t>
      </w:r>
      <w:r w:rsidR="00A25EE5">
        <w:rPr>
          <w:rFonts w:cs="Times New Roman"/>
          <w:lang w:val="en-GB"/>
        </w:rPr>
        <w:t>ic</w:t>
      </w:r>
      <w:r w:rsidRPr="003F2D6A">
        <w:rPr>
          <w:rFonts w:cs="Times New Roman"/>
          <w:lang w:val="en-GB"/>
        </w:rPr>
        <w:t xml:space="preserve"> impact</w:t>
      </w:r>
      <w:r w:rsidR="00A25EE5">
        <w:rPr>
          <w:rFonts w:cs="Times New Roman"/>
          <w:lang w:val="en-GB"/>
        </w:rPr>
        <w:t>-</w:t>
      </w:r>
      <w:r w:rsidRPr="003F2D6A">
        <w:rPr>
          <w:rFonts w:cs="Times New Roman"/>
          <w:lang w:val="en-GB"/>
        </w:rPr>
        <w:t>drivers in Chapter 12 (Section 12.2) are based on bias adjustment. The Atlas presents many results both as raw and bias-adjusted data (Atlas.1.4.5). The application of bias adjustment in the WG</w:t>
      </w:r>
      <w:r w:rsidR="00044D8A">
        <w:rPr>
          <w:rFonts w:cs="Times New Roman"/>
          <w:lang w:val="en-GB"/>
        </w:rPr>
        <w:t>I</w:t>
      </w:r>
      <w:r w:rsidRPr="003F2D6A">
        <w:rPr>
          <w:rFonts w:cs="Times New Roman"/>
          <w:lang w:val="en-GB"/>
        </w:rPr>
        <w:t>1 report was informed by the assessment in Chapter 10 and this Cross-Chapter Box. Finally, bias adjustment is crucial for many studies assessed in the WG II report. An overview of bias adjustment can be found in Section 10.3.1.3, a general performance assessment of individual method classes in Section 10.3.3.7. The fitness of bias adjustment for climate change applications is assessed in Section 10.3.3.9.</w:t>
      </w:r>
    </w:p>
    <w:p w14:paraId="531A9464" w14:textId="77777777" w:rsidR="00E2170D" w:rsidRPr="003F2D6A" w:rsidRDefault="00E2170D" w:rsidP="00E2170D">
      <w:pPr>
        <w:pStyle w:val="AR6BodyText"/>
        <w:shd w:val="clear" w:color="auto" w:fill="DEEAF6" w:themeFill="accent1" w:themeFillTint="33"/>
        <w:rPr>
          <w:rFonts w:cs="Times New Roman"/>
          <w:lang w:val="en-GB"/>
        </w:rPr>
      </w:pPr>
    </w:p>
    <w:p w14:paraId="3DBBA183"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Relevance of bias adjustment</w:t>
      </w:r>
    </w:p>
    <w:p w14:paraId="622FE89E" w14:textId="52D69467" w:rsidR="00E2170D" w:rsidRPr="003F2D6A" w:rsidRDefault="00E2170D" w:rsidP="00E2170D">
      <w:pPr>
        <w:pStyle w:val="AR6BodyText"/>
        <w:shd w:val="clear" w:color="auto" w:fill="DEEAF6" w:themeFill="accent1" w:themeFillTint="33"/>
        <w:rPr>
          <w:lang w:val="en-GB"/>
        </w:rPr>
      </w:pPr>
      <w:r w:rsidRPr="003F2D6A">
        <w:rPr>
          <w:rFonts w:cs="Times New Roman"/>
          <w:lang w:val="en-GB"/>
        </w:rPr>
        <w:t xml:space="preserve">An argument made for the use of bias adjustment is the fact that impact models are commonly very sensitive, often nonlinearly, to the input climatic variables and their biases, in particular when threshold-based climate indices are required </w:t>
      </w:r>
      <w:r w:rsidRPr="003F2D6A">
        <w:rPr>
          <w:rFonts w:cs="Times New Roman"/>
          <w:lang w:val="en-GB"/>
        </w:rPr>
        <w:fldChar w:fldCharType="begin" w:fldLock="1"/>
      </w:r>
      <w:r w:rsidR="000465A7">
        <w:rPr>
          <w:rFonts w:cs="Times New Roman"/>
          <w:lang w:val="en-GB"/>
        </w:rPr>
        <w:instrText>ADDIN CSL_CITATION { "citationItems" : [ { "id" : "ITEM-1",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"ITEM-1",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"mendeley" : { "formattedCitation" : "(Dosio, 2016)", "plainTextFormattedCitation" : "(Dosio, 2016)", "previouslyFormattedCitation" : "(Dosio,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2016)</w:t>
      </w:r>
      <w:r w:rsidRPr="003F2D6A">
        <w:rPr>
          <w:rFonts w:cs="Times New Roman"/>
          <w:lang w:val="en-GB"/>
        </w:rPr>
        <w:fldChar w:fldCharType="end"/>
      </w:r>
      <w:r w:rsidRPr="003F2D6A">
        <w:rPr>
          <w:rFonts w:cs="Times New Roman"/>
          <w:lang w:val="en-GB"/>
        </w:rPr>
        <w:t>.</w:t>
      </w:r>
      <w:r w:rsidRPr="003F2D6A">
        <w:rPr>
          <w:lang w:val="en-GB"/>
        </w:rPr>
        <w:t xml:space="preserve"> There are, however, cases where bias adjustment may not be necessary or useful, such as: when only qualitative statements are required; when only changes in mean climate are considered (instead of absolute values);</w:t>
      </w:r>
      <w:r w:rsidRPr="003F2D6A">
        <w:rPr>
          <w:color w:val="FF0000"/>
          <w:lang w:val="en-GB"/>
        </w:rPr>
        <w:t xml:space="preserve"> </w:t>
      </w:r>
      <w:r w:rsidRPr="003F2D6A">
        <w:rPr>
          <w:lang w:val="en-GB"/>
        </w:rPr>
        <w:t>when percentile-based indices are used.</w:t>
      </w:r>
    </w:p>
    <w:p w14:paraId="62FBE0EB" w14:textId="77777777" w:rsidR="00E2170D" w:rsidRPr="003F2D6A" w:rsidRDefault="00E2170D" w:rsidP="00E2170D">
      <w:pPr>
        <w:pStyle w:val="AR6BodyText"/>
        <w:shd w:val="clear" w:color="auto" w:fill="DEEAF6" w:themeFill="accent1" w:themeFillTint="33"/>
        <w:rPr>
          <w:b/>
          <w:lang w:val="en-GB"/>
        </w:rPr>
      </w:pPr>
    </w:p>
    <w:p w14:paraId="73F08A4F" w14:textId="77777777" w:rsidR="00E2170D" w:rsidRPr="003F2D6A" w:rsidRDefault="00E2170D" w:rsidP="00E2170D">
      <w:pPr>
        <w:pStyle w:val="AR6BodyText"/>
        <w:shd w:val="clear" w:color="auto" w:fill="DEEAF6" w:themeFill="accent1" w:themeFillTint="33"/>
        <w:rPr>
          <w:b/>
          <w:lang w:val="en-GB"/>
        </w:rPr>
      </w:pPr>
      <w:r w:rsidRPr="003F2D6A">
        <w:rPr>
          <w:b/>
          <w:lang w:val="en-GB"/>
        </w:rPr>
        <w:t>Modification of the climate change signal</w:t>
      </w:r>
    </w:p>
    <w:p w14:paraId="6DF6EAF6" w14:textId="58201739"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methods like quantile mapping can modify simulated climate trends, with impacts on changes to climate indices, in particular, extremes </w:t>
      </w:r>
      <w:r w:rsidRPr="003F2D6A">
        <w:rPr>
          <w:rFonts w:cs="Times New Roman"/>
          <w:lang w:val="en-GB"/>
        </w:rPr>
        <w:fldChar w:fldCharType="begin" w:fldLock="1"/>
      </w:r>
      <w:r w:rsidR="000465A7">
        <w:rPr>
          <w:rFonts w:cs="Times New Roman"/>
          <w:lang w:val="en-GB"/>
        </w:rPr>
        <w:instrText>ADDIN CSL_CITATION { "citationItems" : [ { "id" : "ITEM-1",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"ITEM-1",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"id" : "ITEM-2", "itemData" : { "DOI" : "10.1029/2012JD017968", "ISSN" : "01480227", "abstract" : "A statistical bias correction technique is applied to twelve high-resolution climate change simulations of temperature and precipitation over Europe, under the SRES A1B scenario, produced for the EU project ENSEMBLES. The bias correction technique is based on a transfer function, estimated on current climate, which affects the whole Probability Distribution Function (PDF) of variables, and which is assumed constant between the current and future climate. The impact of bias correction on 21st Century projections, their inter-model variability, and the climate change signal is investigated, with focus being on discrepancies between the original and the bias-corrected results. As assessing the impact of climate change is significantly dependent on the frequency of extreme events, we also analyze the evolution of the shape of the PDFs, and extreme events indices. Results show that the ensemble mean climate change signal and its inter-model variability are generally conserved. However, the impact of the bias correction varies amongst regions, seasons and models, and differences up to 0.5\ufffdC for the summer temperature climate change signal are found in Southern Europe. Finally the bias correction is found to influence the probability of extreme events like extremely hot or frost days, which also impacts the climate change signal.", "author" : [ { "dropping-particle" : "", "family" : "Dosio", "given" : "A.", "non-dropping-particle" : "", "parse-names" : false, "suffix" : "" }, { "dropping-particle" : "", "family" : "Paruolo", "given" : "P.", "non-dropping-particle" : "", "parse-names" : false, "suffix" : "" }, { "dropping-particle" : "", "family" : "Rojas", "given" : "R.", "non-dropping-particle" : "", "parse-names" : false, "suffix" : "" } ], "container-title" : "Journal of Geophysical Research: Atmospheres", "id" : "ITEM-2", "issue" : "D17", "issued" : { "date-parts" : [ [ "2012", "9", "16" ] ] }, "note" : "From Duplicate 1 ( \n\nBias correction of the ENSEMBLES high resolution climate change projections for use by impact models: Analysis of the climate change signal\n\n- Dosio, a.; Paruolo, P.; Rojas, R. )\n\n", "page" : "n/a-n/a", "title" : "Bias correction of the ENSEMBLES high resolution climate change projections for use by impact models: Analysis of the climate change signal", "translator" : [ { "dropping-particle" : "", "family" : "Q4176", "given" : "", "non-dropping-particle" : "", "parse-names" : false, "suffix" : "" } ], "type" : "article-journal", "volume" : "117" }, "uris" : [ "http://www.mendeley.com/documents/?uuid=b8f6359f-b32f-4ec3-b272-3a8923c7d70f" ] }, { "id" : "ITEM-3", "itemData" : { "DOI" : "10.5194/hess-15-1065-2011", "ISSN" : "1607-7938", "author" : [ { "dropping-particle" : "", "family" : "Haerter", "given" : "J. O.", "non-dropping-particle" : "", "parse-names" : false, "suffix" : "" }, { "dropping-particle" : "", "family" : "Hagemann", "given" : "S.", "non-dropping-particle" : "", "parse-names" : false, "suffix" : "" }, { "dropping-particle" : "", "family" : "Moseley", "given" : "C.", "non-dropping-particle" : "", "parse-names" : false, "suffix" : "" }, { "dropping-particle" : "", "family" : "Piani", "given" : "C.", "non-dropping-particle" : "", "parse-names" : false, "suffix" : "" } ], "container-title" : "Hydrology and Earth System Sciences", "id" : "ITEM-3", "issue" : "3", "issued" : { "date-parts" : [ [ "2011", "3", "28" ] ] }, "page" : "1065-1079", "title" : "Climate model bias correction and the role of timescales", "translator" : [ { "dropping-particle" : "", "family" : "Q4007", "given" : "", "non-dropping-particle" : "", "parse-names" : false, "suffix" : "" } ], "type" : "article-journal", "volume" : "15" }, "uris" : [ "http://www.mendeley.com/documents/?uuid=98f6030d-740b-43da-8535-038f1c94f3ae" ] }, { "id" : "ITEM-4",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"ITEM-4",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"id" : "ITEM-5", "itemData" : { "DOI" : "10.5194/hess-18-915-2014", "ISSN" : "1607-7938", "abstract" : "Abstract. When applied to remove climate model biases in precipitation, quantile mapping can in some settings modify the simulated difference in mean precipitation between two eras. This has important implications when the precipitation is used to drive an impacts model that is sensitive to changes in precipitation. The tendency of quantile mapping to alter model-predicted changes is demonstrated using synthetic precipitation distributions and elucidated with a simple theoretical analysis, which shows that the alteration of model-predicted changes can be controlled by the ratio of model to observed variance. To further evaluate the effects of quantile mapping in a more realistic setting, we use daily precipitation output from 11 atmospheric general circulation models (AGCMs), forced by observed sea surface temperatures, over the conterminous United States to compare precipitation differences before and after quantile mapping bias correction. The effectiveness of the bias correction is not assessed, only its effect on precipitation differences. The change in seasonal mean (winter, DJF, and summer, JJA) precipitation between two historical periods is compared to examine whether the bias correction tends to amplify or diminish an AGCM's simulated precipitation change. In some cases the trend modification can be as large as the original simulated change, though the areas where this occurs varies among AGCMs so the ensemble median shows smaller trend modification. Results show that quantile mapping improves the correspondence with observed changes in some locations and degrades it in others. While not representative of a future where natural precipitation variability is much smaller than that due to external forcing, these results suggest that at least for the next several decades the influence of quantile mapping on seasonal precipitation trends does not systematically degrade projected differences.", "author" : [ { "dropping-particle" : "", "family" : "Maurer", "given" : "E. P.", "non-dropping-particle" : "", "parse-names" : false, "suffix" : "" }, { "dropping-particle" : "", "family" : "Pierce", "given" : "D. W.", "non-dropping-particle" : "", "parse-names" : false, "suffix" : "" } ], "container-title" : "Hydrology and Earth System Sciences", "id" : "ITEM-5", "issue" : "3", "issued" : { "date-parts" : [ [ "2014", "3", "7" ] ] }, "page" : "915-925", "title" : "Bias correction can modify climate model simulated precipitation changes without adverse effect on the ensemble mean", "translator" : [ { "dropping-particle" : "", "family" : "Q3875", "given" : "", "non-dropping-particle" : "", "parse-names" : false, "suffix" : "" } ], "type" : "article-journal", "volume" : "18" }, "uris" : [ "http://www.mendeley.com/documents/?uuid=357a6539-793d-49d0-a192-a7cd403dfe98" ] }, { "id" : "ITEM-6", "itemData" : { "DOI" : "10.1175/JCLI-D-14-00754.1", "ISSN" : "0894-8755", "abstract" : "Quantile mapping bias correction algorithms are commonly used to correct systematic distributional biases in precipitation outputs from climate models. Although they are effective at removing historical biases relative to observations, it has been found that quantile mapping can artificially corrupt future model-projected trends. Previous studies on the modification of precipitation trends by quantile mapping have focused on mean quantities, with less attention paid to extremes. This article investigates the extent to which quantile mapping algorithms modify global climate model (GCM) trends in mean precipitation and precipitation extremes indices. First, a bias correction algorithm, quantile delta mapping (QDM), that explicitly preserves relative changes in precipitation quantiles is presented. QDM is compared on synthetic data with detrended quantile mapping (DQM), which is designed to preserve trends in the mean, and with standard quantile mapping (QM). Next, methods are applied to phase 5 of the Coupled Model Intercomparison Project (CMIP5) daily precipitation projections over Canada. Performance is assessed based on precipitation extremes indices and results from a generalized extreme value analysis applied to annual precipitation maxima. QM can inflate the magnitude of relative trends in precipitation extremes with respect to the raw GCM, often substantially, as compared to DQM and especially QDM. The degree of corruption in the GCM trends by QM is particularly large for changes in long period return values. By the 2080s, relative changes in excess of +500% with respect to historical conditions are noted at some locations for 20-yr return values, with maximum changes by DQM and QDM nearing +240% and +140%, respectively, whereas raw GCM changes are never projected to exceed +120%.", "author" : [ { "dropping-particle" : "", "family" : "Cannon", "given" : "Alex J.", "non-dropping-particle" : "", "parse-names" : false, "suffix" : "" }, { "dropping-particle" : "", "family" : "Sobie", "given" : "Stephen R.", "non-dropping-particle" : "", "parse-names" : false, "suffix" : "" }, { "dropping-particle" : "", "family" : "Murdock", "given" : "Trevor Q.", "non-dropping-particle" : "", "parse-names" : false, "suffix" : "" } ], "container-title" : "Journal of Climate", "id" : "ITEM-6", "issue" : "17", "issued" : { "date-parts" : [ [ "2015", "9" ] ] }, "page" : "6938-6959", "title" : "Bias Correction of GCM Precipitation by Quantile Mapping: How Well Do Methods Preserve Changes in Quantiles and Extremes?", "translator" : [ { "dropping-particle" : "", "family" : "Q6026", "given" : "", "non-dropping-particle" : "", "parse-names" : false, "suffix" : "" } ], "type" : "article-journal", "volume" : "28" }, "uris" : [ "http://www.mendeley.com/documents/?uuid=6c9cb2e1-4716-4f49-8e33-63e0080a1fc5" ] }, { "id" : "ITEM-7", "itemData" : { "DOI" : "10.1016/j.gloplacha.2012.11.003", "ISSN" : "09218181", "author" : [ { "dropping-particle" : "", "family" : "Ahmed", "given" : "Kazi Farzan", "non-dropping-particle" : "", "parse-names" : false, "suffix" : "" }, { "dropping-particle" : "", "family" : "Wang", "given" : "Guiling", "non-dropping-particle" : "", "parse-names" : false, "suffix" : "" }, { "dropping-particle" : "", "family" : "Silander", "given" : "John", "non-dropping-particle" : "", "parse-names" : false, "suffix" : "" }, { "dropping-particle" : "", "family" : "Wilson", "given" : "Adam M.", "non-dropping-particle" : "", "parse-names" : false, "suffix" : "" }, { "dropping-particle" : "", "family" : "Allen", "given" : "Jenica M.", "non-dropping-particle" : "", "parse-names" : false, "suffix" : "" }, { "dropping-particle" : "", "family" : "Horton", "given" : "Radley", "non-dropping-particle" : "", "parse-names" : false, "suffix" : "" }, { "dropping-particle" : "", "family" : "Anyah", "given" : "Richard", "non-dropping-particle" : "", "parse-names" : false, "suffix" : "" } ], "container-title" : "Global and Planetary Change", "id" : "ITEM-7", "issued" : { "date-parts" : [ [ "2013", "1" ] ] }, "page" : "320-332", "title" : "Statistical downscaling and bias correction of climate model outputs for climate change impact assessment in the U.S. northeast", "translator" : [ { "dropping-particle" : "", "family" : "Q6058", "given" : "", "non-dropping-particle" : "", "parse-names" : false, "suffix" : "" } ], "type" : "article-journal", "volume" : "100" }, "uris" : [ "http://www.mendeley.com/documents/?uuid=7cf1e1fb-1bf9-483d-a5fe-c95df5cdafdc" ] }, { "id" : "ITEM-8", "itemData" : { "DOI" : "10.1002/asl.978", "ISSN" : "1530-261X", "abstract" : "Systematic biases in climate models hamper their direct use in impact studies and, as a consequence, many statistical bias adjustment methods have been developed to calibrate model outputs against observations. The application of these methods in a climate change context is problematic since there is no clear understanding on how these methods may affect key magnitudes \u2013e.g. the climate change signal or trend\u2013 under different sources of 25 uncertainty. Two relevant sources of uncertainty, often overlooked, are the sensitivity to the observational reference used to calibrate the method and the effect of the resolution mismatch between model and observations (downscaling effect). In the present work, we assess the impact of these factors on the climate change signal of temperature and precipitation considering marginal, temporal and extreme aspects. We use 30 eight standard and state-of-the-art bias adjustment methods (spanning a variety of methods regarding their nature \u2013empirical or parametric\u2013, fitted parameters and trend-preservation) for a case study in the Iberian Peninsula. The quantile trend-preserving methods (namely quantile delta mapping -QDM-, scaled distribution mapping -SDM- and the method from the third phase of ISIMIP -ISIMIP3) preserve better the raw signals for the different indices and 35 variables considered (not all preserved by construction). However they rely largely on the reference dataset used for calibration, thus present a larger sensitivity to the observations, especially for precipitation intensity, spells and extreme indices. Thus, high-quality observational datasets are essential for comprehensive analyses in larger (continental) domains. Similar conclusions hold for experiments c", "author" : [ { "dropping-particle" : "", "family" : "Casanueva", "given" : "Ana", "non-dropping-particle" : "", "parse-names" : false, "suffix" : "" }, { "dropping-particle" : "", "family" : "Herrera", "given" : "Sixto", "non-dropping-particle" : "", "parse-names" : false, "suffix" : "" }, { "dropping-particle" : "", "family" : "Iturbide", "given" : "Maialen", "non-dropping-particle" : "", "parse-names" : false, "suffix" : "" }, { "dropping-particle" : "", "family" : "Lange", "given" : "Stefan", "non-dropping-particle" : "", "parse-names" : false, "suffix" : "" }, { "dropping-particle" : "", "family" : "Jury", "given" : "Martin", "non-dropping-particle" : "", "parse-names" : false, "suffix" : "" }, { "dropping-particle" : "", "family" : "Dosio", "given" : "Alessandro", "non-dropping-particle" : "", "parse-names" : false, "suffix" : "" }, { "dropping-particle" : "", "family" : "Maraun", "given" : "Douglas", "non-dropping-particle" : "", "parse-names" : false, "suffix" : "" }, { "dropping-particle" : "", "family" : "Guti\u00e9rrez", "given" : "Jos\u00e9 M.", "non-dropping-particle" : "", "parse-names" : false, "suffix" : "" } ], "container-title" : "Atmospheric Science Letters", "id" : "ITEM-8", "issue" : "7", "issued" : { "date-parts" : [ [ "2020", "7", "20" ] ] }, "title" : "Testing bias adjustment methods for regional climate change applications under observational uncertainty and resolution mismatch", "translator" : [ { "dropping-particle" : "", "family" : "Q6224", "given" : "", "non-dropping-particle" : "", "parse-names" : false, "suffix" : "" } ], "type" : "article-journal", "volume" : "21" }, "uris" : [ "http://www.mendeley.com/documents/?uuid=59bb0d4a-09ef-4504-be7f-94c832fa74a6" ] } ], "mendeley" : { "formattedCitation" : "(Haerter et al., 2011; Dosio et al., 2012; Ahmed et al., 2013; Hempel et al., 2013; Maurer and Pierce, 2014; Cannon et al., 2015; Dosio, 2016; Casanueva et al., 2020)", "plainTextFormattedCitation" : "(Haerter et al., 2011; Dosio et al., 2012; Ahmed et al., 2013; Hempel et al., 2013; Maurer and Pierce, 2014; Cannon et al., 2015; Dosio, 2016; Casanueva et al., 2020)", "previouslyFormattedCitation" : "(Haerter et al., 2011; Dosio et al., 2012; Ahmed et al., 2013; Hempel et al., 2013; Maurer and Pierce, 2014; Cannon et al., 2015; Dosio, 2016; Casanueva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(Haerter et al., 2011; Dosio et al., 2012; Ahmed et al., 2013; Hempel et al., 2013; Maurer and Pierce, 2014; Cannon et al., 2015; Dosio, 2016; Casanueva et al., 2020)</w:t>
      </w:r>
      <w:r w:rsidRPr="003F2D6A">
        <w:rPr>
          <w:rFonts w:cs="Times New Roman"/>
          <w:lang w:val="en-GB"/>
        </w:rPr>
        <w:fldChar w:fldCharType="end"/>
      </w:r>
      <w:r w:rsidRPr="00FB6EB0">
        <w:rPr>
          <w:rFonts w:cs="Times New Roman"/>
        </w:rPr>
        <w:t>.</w:t>
      </w:r>
      <w:r w:rsidRPr="00FB6EB0">
        <w:t xml:space="preserve"> </w:t>
      </w:r>
      <w:r w:rsidRPr="003F2D6A">
        <w:rPr>
          <w:rFonts w:cs="Times New Roman"/>
          <w:lang w:val="en-GB"/>
        </w:rPr>
        <w:t xml:space="preserve">Some argue that these trend modifications are implicit corrections of state-dependent biases </w:t>
      </w:r>
      <w:r w:rsidRPr="003F2D6A">
        <w:rPr>
          <w:rFonts w:cs="Times New Roman"/>
          <w:lang w:val="en-GB"/>
        </w:rPr>
        <w:fldChar w:fldCharType="begin" w:fldLock="1"/>
      </w:r>
      <w:r w:rsidR="000465A7">
        <w:rPr>
          <w:rFonts w:cs="Times New Roman"/>
          <w:lang w:val="en-GB"/>
        </w:rPr>
        <w:instrText>ADDIN CSL_CITATION { "citationItems" : [ { "id" : "ITEM-1", "itemData" : { "DOI" : "10.1038/nclimate1454", "ISSN" : "1758-678X", "abstract" : "How anthropogenic climate change will affect the climate in dry and semi-arid regions has important implications for the course of regional development. It has become increasingly common to use high-resolution regional climate models (RCMs) nested within coarser-resolution global climate models to downscale climate change projections. The aim is to obtain physically consistent information about future climate with enhanced geographical detail1,2,3. Recently, it has been demonstrated4,5 that RCMs share systematic temperature-dependent biases, which affect their ability to capture accurately certain observable climate conditions. Here, we show that owing to a broad tendency for climate models (regional and global) to show systematic biases in warm, dry climates, it is likely that, at present, many climate models overestimate regional amplification of global warming. We study Europe using the central Mediterranean as an example. To correct for individual model deficiencies, we apply a bias correction conditioned on temperature. The results demonstrate that projections of intense mean summer warming partly result from model deficiencies, and when corrected for, the Mediterranean summer temperature projections are reduced by up to one degree, on average by 10\u201320%. Individual models may be overestimating warming by several degrees.", "author" : [ { "dropping-particle" : "", "family" : "Boberg", "given" : "Fredrik", "non-dropping-particle" : "", "parse-names" : false, "suffix" : "" }, { "dropping-particle" : "", "family" : "Christensen", "given" : "Jens H.", "non-dropping-particle" : "", "parse-names" : false, "suffix" : "" } ], "container-title" : "Nature Climate Change", "id" : "ITEM-1", "issue" : "6", "issued" : { "date-parts" : [ [ "2012", "6", "18" ] ] }, "page" : "1-4", "publisher" : "Nature Publishing Group", "title" : "Overestimation of Mediterranean summer temperature projections due to model deficiencies", "translator" : [ { "dropping-particle" : "", "family" : "Q4266", "given" : "", "non-dropping-particle" : "", "parse-names" : false, "suffix" : "" } ], "type" : "article-journal", "volume" : "2" }, "uris" : [ "http://www.mendeley.com/documents/?uuid=0b2f3447-3748-4359-bff0-eb87c48a1943" ] }, { "id" : "ITEM-2", "itemData" : { "DOI" : "10.5194/hess-19-4055-2015", "ISSN" : "1607-7938", "abstract" : "Abstract. This study discusses the effect of empirical-statistical bias correction methods like quantile mapping (QM) on the temperature change signals of climate simulations. We show that QM regionally alters the mean temperature climate change signal (CCS) derived from the ENSEMBLES multi-model data set by up to 15 %. Such modification is currently strongly discussed and is often regarded as deficiency of bias correction methods. However, an analytical analysis reveals that this modification corresponds to the effect of intensity-dependent model errors on the CCS. Such errors cause, if uncorrected, biases in the CCS. QM removes these intensity-dependent errors and can therefore potentially lead to an improved CCS. A similar analysis as for the multi-model mean CCS has been conducted for the variance of CCSs in the multi-model ensemble. It shows that this indicator for model uncertainty is artificially inflated by intensity-dependent model errors. Therefore, QM also has the potential to serve as an empirical constraint on model uncertainty in climate projections. However, any improvement of simulated CCSs by empirical-statistical bias correction methods can only be realized if the model error characteristics are sufficiently time-invariant.", "author" : [ { "dropping-particle" : "", "family" : "Gobiet", "given" : "A.", "non-dropping-particle" : "", "parse-names" : false, "suffix" : "" }, { "dropping-particle" : "", "family" : "Suklitsch", "given" : "M.", "non-dropping-particle" : "", "parse-names" : false, "suffix" : "" }, { "dropping-particle" : "", "family" : "Heinrich", "given" : "G.", "non-dropping-particle" : "", "parse-names" : false, "suffix" : "" } ], "container-title" : "Hydrology and Earth System Sciences", "id" : "ITEM-2", "issue" : "10", "issued" : { "date-parts" : [ [ "2015", "10", "6" ] ] }, "page" : "4055-4066", "title" : "The effect of empirical-statistical correction of intensity-dependent model errors on the temperature climate change signal", "translator" : [ { "dropping-particle" : "", "family" : "Q4296", "given" : "", "non-dropping-particle" : "", "parse-names" : false, "suffix" : "" } ], "type" : "article-journal", "volume" : "19" }, "uris" : [ "http://www.mendeley.com/documents/?uuid=88c7a026-82e5-49c3-b55d-47e59c1d981b" ] } ], "mendeley" : { "formattedCitation" : "(Boberg and Christensen, 2012; Gobiet et al., 2015)", "plainTextFormattedCitation" : "(Boberg and Christensen, 2012; Gobiet et al., 2015)", "previouslyFormattedCitation" : "(Boberg and Christensen, 2012; Gobiet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(Boberg and Christensen, 2012; Gobiet et al., 2015)</w:t>
      </w:r>
      <w:r w:rsidRPr="003F2D6A">
        <w:rPr>
          <w:rFonts w:cs="Times New Roman"/>
          <w:lang w:val="en-GB"/>
        </w:rPr>
        <w:fldChar w:fldCharType="end"/>
      </w:r>
      <w:r w:rsidRPr="003F2D6A">
        <w:rPr>
          <w:rFonts w:cs="Times New Roman"/>
          <w:lang w:val="en-GB"/>
        </w:rPr>
        <w:t xml:space="preserve">. However, others argue that the modification is generally invalid because the modification is linked to the representation of day-to-day rather than long-term variability </w:t>
      </w:r>
      <w:r w:rsidRPr="003F2D6A">
        <w:rPr>
          <w:rFonts w:cs="Times New Roman"/>
          <w:lang w:val="en-GB"/>
        </w:rPr>
        <w:fldChar w:fldCharType="begin" w:fldLock="1"/>
      </w:r>
      <w:r w:rsidR="000465A7">
        <w:rPr>
          <w:rFonts w:cs="Times New Roman"/>
          <w:lang w:val="en-GB"/>
        </w:rPr>
        <w:instrText>ADDIN CSL_CITATION { "citationItems" : [ { "id" : "ITEM-1", "itemData" : { "DOI" : "10.1175/JHM-D-14-0236.1", "ISSN" : "1525-755X", "author" : [ { "dropping-particle" : "", "family" : "Pierce", "given" : "David W.", "non-dropping-particle" : "", "parse-names" : false, "suffix" : "" }, { "dropping-particle" : "", "family" : "Cayan", "given" : "Daniel R.", "non-dropping-particle" : "", "parse-names" : false, "suffix" : "" }, { "dropping-particle" : "", "family" : "Maurer", "given" : "Edwin P.", "non-dropping-particle" : "", "parse-names" : false, "suffix" : "" }, { "dropping-particle" : "", "family" : "Abatzoglou", "given" : "John T.", "non-dropping-particle" : "", "parse-names" : false, "suffix" : "" }, { "dropping-particle" : "", "family" : "Hegewisch", "given" : "Katherine C.", "non-dropping-particle" : "", "parse-names" : false, "suffix" : "" } ], "container-title" : "Journal of Hydrometeorology", "id" : "ITEM-1", "issue" : "6", "issued" : { "date-parts" : [ [ "2015", "12" ] ] }, "page" : "2421-2442", "title" : "Improved Bias Correction Techniques for Hydrological Simulations of Climate Change", "translator" : [ { "dropping-particle" : "", "family" : "Q4276", "given" : "", "non-dropping-particle" : "", "parse-names" : false, "suffix" : "" } ], "type" : "article-journal", "volume" : "16" }, "uris" : [ "http://www.mendeley.com/documents/?uuid=b9db1ab5-7f7a-44d6-9707-5f1c898b66ae"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"(Pierce et al., 2015; Maraun et al., 2017)", "plainTextFormattedCitation" : "(Pierce et al., 2015; Maraun et al., 2017)", "previouslyFormattedCitation" : "(Pierce et al., 2015;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(Pierce et al., 2015; Maraun et al., 2017)</w:t>
      </w:r>
      <w:r w:rsidRPr="003F2D6A">
        <w:rPr>
          <w:rFonts w:cs="Times New Roman"/>
          <w:lang w:val="en-GB"/>
        </w:rPr>
        <w:fldChar w:fldCharType="end"/>
      </w:r>
      <w:r w:rsidRPr="003F2D6A">
        <w:rPr>
          <w:rFonts w:cs="Times New Roman"/>
          <w:lang w:val="en-GB"/>
        </w:rPr>
        <w:t xml:space="preserve">; a given temperature value does not necessarily belong to the same weather state in present and future climate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the modification affects the models climate sensitivity </w:t>
      </w:r>
      <w:r w:rsidRPr="003F2D6A">
        <w:rPr>
          <w:rFonts w:cs="Times New Roman"/>
          <w:lang w:val="en-GB"/>
        </w:rPr>
        <w:fldChar w:fldCharType="begin" w:fldLock="1"/>
      </w:r>
      <w:r w:rsidR="000465A7">
        <w:rPr>
          <w:rFonts w:cs="Times New Roman"/>
          <w:lang w:val="en-GB"/>
        </w:rPr>
        <w:instrText>ADDIN CSL_CITATION { "citationItems" : [ { "id" : "ITEM-1",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"ITEM-1",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"mendeley" : { "formattedCitation" : "(Hempel et al., 2013)", "plainTextFormattedCitation" : "(Hempel et al., 2013)", "previouslyFormattedCitation" : "(Hempel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(Hempel et al., 2013)</w:t>
      </w:r>
      <w:r w:rsidRPr="003F2D6A">
        <w:rPr>
          <w:rFonts w:cs="Times New Roman"/>
          <w:lang w:val="en-GB"/>
        </w:rPr>
        <w:fldChar w:fldCharType="end"/>
      </w:r>
      <w:r w:rsidRPr="003F2D6A">
        <w:rPr>
          <w:rFonts w:cs="Times New Roman"/>
          <w:lang w:val="en-GB"/>
        </w:rPr>
        <w:t xml:space="preserve">; and is affected by random internal climate variability </w:t>
      </w:r>
      <w:r w:rsidRPr="003F2D6A">
        <w:rPr>
          <w:rFonts w:cs="Times New Roman"/>
          <w:lang w:val="en-GB"/>
        </w:rPr>
        <w:fldChar w:fldCharType="begin" w:fldLock="1"/>
      </w:r>
      <w:r w:rsidR="000465A7">
        <w:rPr>
          <w:rFonts w:cs="Times New Roman"/>
          <w:lang w:val="en-GB"/>
        </w:rPr>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"plainTextFormattedCitation" : "(Switanek et al., 2017)", "previouslyFormattedCitation" : "(Switanek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(Switanek et al., 2017)</w:t>
      </w:r>
      <w:r w:rsidRPr="003F2D6A">
        <w:rPr>
          <w:rFonts w:cs="Times New Roman"/>
          <w:lang w:val="en-GB"/>
        </w:rPr>
        <w:fldChar w:fldCharType="end"/>
      </w:r>
      <w:r w:rsidRPr="003F2D6A">
        <w:rPr>
          <w:rFonts w:cs="Times New Roman"/>
          <w:lang w:val="en-GB"/>
        </w:rPr>
        <w:t xml:space="preserve">. Thus, trend preserving quantile mapping methods have been developed (Section 10.3.1.3.2), although some authors found no clear advantage of these methods </w:t>
      </w:r>
      <w:r w:rsidRPr="003F2D6A">
        <w:rPr>
          <w:rFonts w:cs="Times New Roman"/>
          <w:lang w:val="en-GB"/>
        </w:rPr>
        <w:fldChar w:fldCharType="begin" w:fldLock="1"/>
      </w:r>
      <w:r w:rsidR="000465A7">
        <w:rPr>
          <w:rFonts w:cs="Times New Roman"/>
          <w:lang w:val="en-GB"/>
        </w:rPr>
        <w:instrText>ADDIN CSL_CITATION { "citationItems" : [ { "id" : "ITEM-1", "itemData" : { "DOI" : "10.5194/hess-18-915-2014", "ISSN" : "1607-7938", "abstract" : "Abstract. When applied to remove climate model biases in precipitation, quantile mapping can in some settings modify the simulated difference in mean precipitation between two eras. This has important implications when the precipitation is used to drive an impacts model that is sensitive to changes in precipitation. The tendency of quantile mapping to alter model-predicted changes is demonstrated using synthetic precipitation distributions and elucidated with a simple theoretical analysis, which shows that the alteration of model-predicted changes can be controlled by the ratio of model to observed variance. To further evaluate the effects of quantile mapping in a more realistic setting, we use daily precipitation output from 11 atmospheric general circulation models (AGCMs), forced by observed sea surface temperatures, over the conterminous United States to compare precipitation differences before and after quantile mapping bias correction. The effectiveness of the bias correction is not assessed, only its effect on precipitation differences. The change in seasonal mean (winter, DJF, and summer, JJA) precipitation between two historical periods is compared to examine whether the bias correction tends to amplify or diminish an AGCM's simulated precipitation change. In some cases the trend modification can be as large as the original simulated change, though the areas where this occurs varies among AGCMs so the ensemble median shows smaller trend modification. Results show that quantile mapping improves the correspondence with observed changes in some locations and degrades it in others. While not representative of a future where natural precipitation variability is much smaller than that due to external forcing, these results suggest that at least for the next several decades the influence of quantile mapping on seasonal precipitation trends does not systematically degrade projected differences.", "author" : [ { "dropping-particle" : "", "family" : "Maurer", "given" : "E. P.", "non-dropping-particle" : "", "parse-names" : false, "suffix" : "" }, { "dropping-particle" : "", "family" : "Pierce", "given" : "D. W.", "non-dropping-particle" : "", "parse-names" : false, "suffix" : "" } ], "container-title" : "Hydrology and Earth System Sciences", "id" : "ITEM-1", "issue" : "3", "issued" : { "date-parts" : [ [ "2014", "3", "7" ] ] }, "page" : "915-925", "title" : "Bias correction can modify climate model simulated precipitation changes without adverse effect on the ensemble mean", "translator" : [ { "dropping-particle" : "", "family" : "Q3875", "given" : "", "non-dropping-particle" : "", "parse-names" : false, "suffix" : "" } ], "type" : "article-journal", "volume" : "18" }, "uris" : [ "http://www.mendeley.com/documents/?uuid=357a6539-793d-49d0-a192-a7cd403dfe98" ] } ], "mendeley" : { "formattedCitation" : "(Maurer and Pierce, 2014)", "plainTextFormattedCitation" : "(Maurer and Pierce, 2014)", "previouslyFormattedCitation" : "(Maurer and Pierce,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(Maurer and Pierce, 2014)</w:t>
      </w:r>
      <w:r w:rsidRPr="003F2D6A">
        <w:rPr>
          <w:rFonts w:cs="Times New Roman"/>
          <w:lang w:val="en-GB"/>
        </w:rPr>
        <w:fldChar w:fldCharType="end"/>
      </w:r>
      <w:r w:rsidRPr="003F2D6A">
        <w:rPr>
          <w:rFonts w:cs="Times New Roman"/>
          <w:lang w:val="en-GB"/>
        </w:rPr>
        <w:t>. Further research is required to fully understand the validity of trend modifications by quantile-mapping.</w:t>
      </w:r>
    </w:p>
    <w:p w14:paraId="333ACB51" w14:textId="77777777" w:rsidR="00A54092" w:rsidRPr="003F2D6A" w:rsidRDefault="00A54092" w:rsidP="00E2170D">
      <w:pPr>
        <w:pStyle w:val="AR6BodyText"/>
        <w:shd w:val="clear" w:color="auto" w:fill="DEEAF6" w:themeFill="accent1" w:themeFillTint="33"/>
        <w:rPr>
          <w:rFonts w:cs="Times New Roman"/>
          <w:lang w:val="en-GB"/>
        </w:rPr>
      </w:pPr>
    </w:p>
    <w:p w14:paraId="1AB37588"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Bias adjustment in the presence of large-scale circulation errors</w:t>
      </w:r>
    </w:p>
    <w:p w14:paraId="71B09428" w14:textId="4FBA9164"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 large-scale circulation has a strong impact on regional climate, thus circulation errors will cause regional climate biases (Section 10.3.3.3). As bias adjustment in general does not account for circulation errors, it is therefore important to understand the impact of these errors on the outcome of the bias adjustment </w:t>
      </w:r>
      <w:r w:rsidRPr="003F2D6A">
        <w:rPr>
          <w:rFonts w:cs="Times New Roman"/>
          <w:lang w:val="en-GB"/>
        </w:rPr>
        <w:fldChar w:fldCharType="begin" w:fldLock="1"/>
      </w:r>
      <w:r w:rsidR="000465A7">
        <w:rPr>
          <w:rFonts w:cs="Times New Roman"/>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"10.1007/s00382-015-2578-1", "ISSN" : "0930-7575", "author" : [ { "dropping-particle" : "", "family" : "Photiadou", "given" : "Christiana", "non-dropping-particle" : "", "parse-names" : false, "suffix" : "" }, { "dropping-particle" : "", "family" : "Hurk", "given" : "Bart", "non-dropping-particle" : "van den", "parse-names" : false, "suffix" : "" }, { "dropping-particle" : "", "family" : "Delden", "given" : "Aarnout", "non-dropping-particle" : "van", "parse-names" : false, "suffix" : "" }, { "dropping-particle" : "", "family" : "Weerts", "given" : "Albrecht", "non-dropping-particle" : "", "parse-names" : false, "suffix" : "" } ], "container-title" : "Climate Dynamics", "id" : "ITEM-3", "issue" : "1-2", "issued" : { "date-parts" : [ [ "2016", "1", "7" ] ] }, "page" : "187-203", "title" : "Incorporating circulation statistics in bias correction of GCM ensembles: hydrological application for the Rhine basin", "translator" : [ { "dropping-particle" : "", "family" : "Q6629", "given" : "", "non-dropping-particle" : "", "parse-names" : false, "suffix" : "" } ], "type" : "article-journal", "volume" : "46" }, "uris" : [ "http://www.mendeley.com/documents/?uuid=82819f15-a599-4f4a-a0ae-8ae40b9fe352" ] } ], "mendeley" : { "formattedCitation" : "(Addor et al., 2016; Photiadou et al., 2016; Maraun et al., 2017)", "plainTextFormattedCitation" : "(Addor et al., 2016; Photiadou et al., 2016; Maraun et al., 2017)", "previouslyFormattedCitation" : "(Addor et al., 2016; Photiadou et al., 2016;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 Photiadou et al., 2016; Maraun et al., 2017)</w:t>
      </w:r>
      <w:r w:rsidRPr="003F2D6A">
        <w:rPr>
          <w:rFonts w:cs="Times New Roman"/>
          <w:lang w:val="en-GB"/>
        </w:rPr>
        <w:fldChar w:fldCharType="end"/>
      </w:r>
      <w:r w:rsidRPr="003F2D6A">
        <w:rPr>
          <w:rFonts w:cs="Times New Roman"/>
          <w:lang w:val="en-GB"/>
        </w:rPr>
        <w:t xml:space="preserve">. If the frequency of precipitation-relevant weather types is biased, a standard bias adjustment (not accounting for this frequency bias) would remove the overall climatological bias, but the precipitation falling in a given weather type could still be substantially biased </w:t>
      </w:r>
      <w:r w:rsidRPr="003F2D6A">
        <w:rPr>
          <w:rFonts w:cs="Times New Roman"/>
          <w:lang w:val="en-GB"/>
        </w:rPr>
        <w:fldChar w:fldCharType="begin" w:fldLock="1"/>
      </w:r>
      <w:r w:rsidR="000465A7">
        <w:rPr>
          <w:rFonts w:cs="Times New Roman"/>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"plainTextFormattedCitation" : "(Addor et al., 2016)", "previouslyFormattedCitation" : "(Addor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w:t>
      </w:r>
      <w:r w:rsidRPr="003F2D6A">
        <w:rPr>
          <w:rFonts w:cs="Times New Roman"/>
          <w:lang w:val="en-GB"/>
        </w:rPr>
        <w:fldChar w:fldCharType="end"/>
      </w:r>
      <w:r w:rsidRPr="003F2D6A">
        <w:rPr>
          <w:rFonts w:cs="Times New Roman"/>
          <w:lang w:val="en-GB"/>
        </w:rPr>
        <w:t xml:space="preserve">. Adjusting the number of wet days can artificially deteriorate the spell-length distribution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In the presence of location biases of circulation patterns, bias adjustment may introduce physically implausible solutions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Bias adjusting the location of circulation features </w:t>
      </w:r>
      <w:r w:rsidRPr="003F2D6A">
        <w:rPr>
          <w:rFonts w:cs="Times New Roman"/>
          <w:lang w:val="en-GB"/>
        </w:rPr>
        <w:fldChar w:fldCharType="begin" w:fldLock="1"/>
      </w:r>
      <w:r w:rsidR="000465A7">
        <w:rPr>
          <w:rFonts w:cs="Times New Roman"/>
          <w:lang w:val="en-GB"/>
        </w:rPr>
        <w:instrText>ADDIN CSL_CITATION { "citationItems" : [ { "id" : "ITEM-1", "itemData" : { "DOI" : "10.1002/2012GL053964", "ISSN" : "00948276", "author" : [ { "dropping-particle" : "", "family" : "Levy", "given" : "Adam A. L.", "non-dropping-particle" : "", "parse-names" : false, "suffix" : "" }, { "dropping-particle" : "", "family" : "Ingram", "given" : "William", "non-dropping-particle" : "", "parse-names" : false, "suffix" : "" }, { "dropping-particle" : "", "family" : "Jenkinson", "given" : "Mark", "non-dropping-particle" : "", "parse-names" : false, "suffix" : "" }, { "dropping-particle" : "", "family" : "Huntingford", "given" : "Chris", "non-dropping-particle" : "", "parse-names" : false, "suffix" : "" }, { "dropping-particle" : "", "family" : "Hugo Lambert", "given" : "F.", "non-dropping-particle" : "", "parse-names" : false, "suffix" : "" }, { "dropping-particle" : "", "family" : "Allen", "given" : "Myles", "non-dropping-particle" : "", "parse-names" : false, "suffix" : "" } ], "container-title" : "Geophysical Research Letters", "id" : "ITEM-1", "issue" : "2", "issued" : { "date-parts" : [ [ "2013", "1", "28" ] ] }, "page" : "354-358", "title" : "Can correcting feature location in simulated mean climate improve agreement on projected changes?", "translator" : [ { "dropping-particle" : "", "family" : "Q4003", "given" : "", "non-dropping-particle" : "", "parse-names" : false, "suffix" : "" } ], "type" : "article-journal", "volume" : "40" }, "uris" : [ "http://www.mendeley.com/documents/?uuid=a59a134f-7d67-447d-a994-193a88700bea" ] } ], "mendeley" : { "formattedCitation" : "(Levy et al., 2013)", "plainTextFormattedCitation" : "(Levy et al., 2013)", "previouslyFormattedCitation" : "(Levy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(Levy et al., 2013)</w:t>
      </w:r>
      <w:r w:rsidRPr="003F2D6A">
        <w:rPr>
          <w:rFonts w:cs="Times New Roman"/>
          <w:lang w:val="en-GB"/>
        </w:rPr>
        <w:fldChar w:fldCharType="end"/>
      </w:r>
      <w:r w:rsidRPr="003F2D6A">
        <w:rPr>
          <w:rFonts w:cs="Times New Roman"/>
          <w:lang w:val="en-GB"/>
        </w:rPr>
        <w:t xml:space="preserve"> may introduce inconsistencies with the model orography, land-sea contrasts, and SSTs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w:t>
      </w:r>
    </w:p>
    <w:p w14:paraId="1E30B3C0" w14:textId="77777777" w:rsidR="00E2170D" w:rsidRPr="003F2D6A" w:rsidRDefault="00E2170D" w:rsidP="00E2170D">
      <w:pPr>
        <w:pStyle w:val="AR6BodyText"/>
        <w:shd w:val="clear" w:color="auto" w:fill="DEEAF6" w:themeFill="accent1" w:themeFillTint="33"/>
        <w:rPr>
          <w:rFonts w:cs="Times New Roman"/>
          <w:lang w:val="en-GB"/>
        </w:rPr>
      </w:pPr>
    </w:p>
    <w:p w14:paraId="4D6C91E9"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There is </w:t>
      </w:r>
      <w:r w:rsidRPr="003F2D6A">
        <w:rPr>
          <w:rFonts w:cs="Times New Roman"/>
          <w:i/>
          <w:lang w:val="en-GB"/>
        </w:rPr>
        <w:t>medium confidence</w:t>
      </w:r>
      <w:r w:rsidRPr="003F2D6A">
        <w:rPr>
          <w:rFonts w:cs="Times New Roman"/>
          <w:lang w:val="en-GB"/>
        </w:rPr>
        <w:t xml:space="preserve"> that the selection of climate models with low biases in the frequency, persistence and location of large-scale atmospheric circulation can reduce negative impacts of bias adjustment.</w:t>
      </w:r>
    </w:p>
    <w:p w14:paraId="59266438" w14:textId="77777777" w:rsidR="00E2170D" w:rsidRPr="003F2D6A" w:rsidRDefault="00E2170D" w:rsidP="00E2170D">
      <w:pPr>
        <w:pStyle w:val="AR6BodyText"/>
        <w:shd w:val="clear" w:color="auto" w:fill="DEEAF6" w:themeFill="accent1" w:themeFillTint="33"/>
        <w:rPr>
          <w:rFonts w:cs="Times New Roman"/>
          <w:lang w:val="en-GB"/>
        </w:rPr>
      </w:pPr>
    </w:p>
    <w:p w14:paraId="30DFAA9C"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Using bias adjustment for statistical downscaling</w:t>
      </w:r>
    </w:p>
    <w:p w14:paraId="0FA0FC97" w14:textId="53A1F69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is often used to downscale climate model results from grid box data to finer resolution or point scale. It is sometimes even directly applied </w:t>
      </w:r>
      <w:r w:rsidRPr="003F2D6A">
        <w:rPr>
          <w:lang w:val="en-GB"/>
        </w:rPr>
        <w:t xml:space="preserve">to coarse-resolution global model output to avoid an intermediate dynamical downscaling step </w:t>
      </w:r>
      <w:r w:rsidRPr="003F2D6A">
        <w:rPr>
          <w:lang w:val="en-GB"/>
        </w:rPr>
        <w:fldChar w:fldCharType="begin" w:fldLock="1"/>
      </w:r>
      <w:r w:rsidR="000465A7">
        <w:rPr>
          <w:lang w:val="en-GB"/>
        </w:rPr>
        <w:instrText>ADDIN CSL_CITATION { "citationItems" : [ { "id" : "ITEM-1", "itemData" : { "DOI" : "10.1029/2011WR010464", "ISSN" : "00431397", "author" : [ { "dropping-particle" : "", "family" : "Johnson", "given" : "Fiona", "non-dropping-particle" : "", "parse-names" : false, "suffix" : "" }, { "dropping-particle" : "", "family" : "Sharma", "given" : "Ashish", "non-dropping-particle" : "", "parse-names" : false, "suffix" : "" } ], "container-title" : "Water Resources Research", "id" : "ITEM-1", "issue" : "1", "issued" : { "date-parts" : [ [ "2012", "1" ] ] }, "title" : "A nesting model for bias correction of variability at multiple time scales in general circulation model precipitation simulations", "translator" : [ { "dropping-particle" : "", "family" : "Q4016", "given" : "", "non-dropping-particle" : "", "parse-names" : false, "suffix" : "" } ], "type" : "article-journal", "volume" : "48" }, "uris" : [ "http://www.mendeley.com/documents/?uuid=1c7c480f-62f2-4265-9c5a-a49764a735c7" ] }, { "id" : "ITEM-2", "itemData" : { "DOI" : "10.1002/joc.3603", "ISSN" : "08998418", "author" : [ { "dropping-particle" : "", "family" : "Stoner", "given" : "Anne M. K.", "non-dropping-particle" : "", "parse-names" : false, "suffix" : "" }, { "dropping-particle" : "", "family" : "Hayhoe", "given" : "Katharine", "non-dropping-particle" : "", "parse-names" : false, "suffix" : "" }, { "dropping-particle" : "", "family" : "Yang", "given" : "Xiaohui", "non-dropping-particle" : "", "parse-names" : false, "suffix" : "" }, { "dropping-particle" : "", "family" : "Wuebbles", "given" : "Donald J.", "non-dropping-particle" : "", "parse-names" : false, "suffix" : "" } ], "container-title" : "International Journal of Climatology", "id" : "ITEM-2", "issue" : "11", "issued" : { "date-parts" : [ [ "2013", "9" ] ] }, "page" : "2473-2494", "title" : "An asynchronous regional regression model for statistical downscaling of daily climate variables", "translator" : [ { "dropping-particle" : "", "family" : "Q6506", "given" : "", "non-dropping-particle" : "", "parse-names" : false, "suffix" : "" } ], "type" : "article-journal", "volume" : "33" }, "uris" : [ "http://www.mendeley.com/documents/?uuid=d07f59a7-42de-4e0b-adfc-32d178fd5795" ] } ], "mendeley" : { "formattedCitation" : "(Johnson and Sharma, 2012; Stoner et al., 2013)", "plainTextFormattedCitation" : "(Johnson and Sharma, 2012; Stoner et al., 2013)", "previouslyFormattedCitation" : "(Johnson and Sharma, 2012; Stoner et al., 2013)" }, "properties" : { "noteIndex" : 0 }, "schema" : "https://github.com/citation-style-language/schema/raw/master/csl-citation.json" }</w:instrText>
      </w:r>
      <w:r w:rsidRPr="003F2D6A">
        <w:rPr>
          <w:lang w:val="en-GB"/>
        </w:rPr>
        <w:fldChar w:fldCharType="separate"/>
      </w:r>
      <w:r w:rsidR="00E41CA2">
        <w:rPr>
          <w:noProof/>
          <w:lang w:val="en-GB"/>
        </w:rPr>
        <w:t>(Johnson and Sharma, 2012; Stoner et al., 2013)</w:t>
      </w:r>
      <w:r w:rsidRPr="003F2D6A">
        <w:rPr>
          <w:lang w:val="en-GB"/>
        </w:rPr>
        <w:fldChar w:fldCharType="end"/>
      </w:r>
      <w:r w:rsidRPr="003F2D6A">
        <w:rPr>
          <w:lang w:val="en-GB"/>
        </w:rPr>
        <w:t xml:space="preserve">. But bias adjustment does not add any information about the processes acting on un-resolved scales and is therefore by construction not capable of bridging substantial scale gaps </w:t>
      </w:r>
      <w:r w:rsidRPr="003F2D6A">
        <w:rPr>
          <w:lang w:val="en-GB"/>
        </w:rPr>
        <w:fldChar w:fldCharType="begin" w:fldLock="1"/>
      </w:r>
      <w:r w:rsidR="000465A7">
        <w:rPr>
          <w:lang w:val="en-GB"/>
        </w:rPr>
        <w:instrText>ADDIN CSL_CITATION { "citationItems" : [ { "id" : "ITEM-1", "itemData" : { "DOI" : "10.1175/JCLI-D-12-00821.1", "ISSN" : "0894-8755", "author" : [ { "dropping-particle" : "", "family" : "Maraun", "given" : "Douglas", "non-dropping-particle" : "", "parse-names" : false, "suffix" : "" } ], "container-title" : "Journal of Climate", "id" : "ITEM-1",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2013a; Maraun et al., 2017)", "plainTextFormattedCitation" : "(Maraun, 2013a; Maraun et al., 2017)", "previouslyFormattedCitation" : "(Maraun, 2013a; Maraun et al., 2017)" }, "properties" : { "noteIndex" : 0 }, "schema" : "https://github.com/citation-style-language/schema/raw/master/csl-citation.json" }</w:instrText>
      </w:r>
      <w:r w:rsidRPr="003F2D6A">
        <w:rPr>
          <w:lang w:val="en-GB"/>
        </w:rPr>
        <w:fldChar w:fldCharType="separate"/>
      </w:r>
      <w:r w:rsidR="00E41CA2">
        <w:rPr>
          <w:noProof/>
          <w:lang w:val="en-GB"/>
        </w:rPr>
        <w:t>(Maraun, 2013a; Maraun et al., 2017)</w:t>
      </w:r>
      <w:r w:rsidRPr="003F2D6A">
        <w:rPr>
          <w:lang w:val="en-GB"/>
        </w:rPr>
        <w:fldChar w:fldCharType="end"/>
      </w:r>
      <w:r w:rsidRPr="003F2D6A">
        <w:rPr>
          <w:lang w:val="en-GB"/>
        </w:rPr>
        <w:t xml:space="preserve">. Using bias adjustment for downscaling has been shown to artificially modify long-term trends, misrepresent the spatial characteristics of extreme events, and misrepresent local weather phenomena such as temperature inversions </w:t>
      </w:r>
      <w:r w:rsidRPr="003F2D6A">
        <w:rPr>
          <w:lang w:val="en-GB"/>
        </w:rPr>
        <w:fldChar w:fldCharType="begin" w:fldLock="1"/>
      </w:r>
      <w:r w:rsidR="000465A7">
        <w:rPr>
          <w:lang w:val="en-GB"/>
        </w:rPr>
        <w:instrText>ADDIN CSL_CITATION { "citationItems" : [ { "id" : "ITEM-1", "itemData" : { "DOI" : "10.1175/JCLI-D-12-00821.1", "ISSN" : "0894-8755", "author" : [ { "dropping-particle" : "", "family" : "Maraun", "given" : "Douglas", "non-dropping-particle" : "", "parse-names" : false, "suffix" : "" } ], "container-title" : "Journal of Climate", "id" : "ITEM-1",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"id" : "ITEM-2",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"ITEM-2",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"id" : "ITEM-3",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"ITEM-3",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2013a; Gutmann et al., 2014; Maraun et al., 2017)", "plainTextFormattedCitation" : "(Maraun, 2013a; Gutmann et al., 2014; Maraun et al., 2017)", "previouslyFormattedCitation" : "(Maraun, 2013a; Gutmann et al., 2014; Maraun et al., 2017)" }, "properties" : { "noteIndex" : 0 }, "schema" : "https://github.com/citation-style-language/schema/raw/master/csl-citation.json" }</w:instrText>
      </w:r>
      <w:r w:rsidRPr="003F2D6A">
        <w:rPr>
          <w:lang w:val="en-GB"/>
        </w:rPr>
        <w:fldChar w:fldCharType="separate"/>
      </w:r>
      <w:r w:rsidR="00E41CA2">
        <w:rPr>
          <w:noProof/>
          <w:lang w:val="en-GB"/>
        </w:rPr>
        <w:t>(Maraun, 2013a; Gutmann et al., 2014; Maraun et al., 2017)</w:t>
      </w:r>
      <w:r w:rsidRPr="003F2D6A">
        <w:rPr>
          <w:lang w:val="en-GB"/>
        </w:rPr>
        <w:fldChar w:fldCharType="end"/>
      </w:r>
      <w:r w:rsidRPr="003F2D6A">
        <w:rPr>
          <w:lang w:val="en-GB"/>
        </w:rPr>
        <w:t xml:space="preserve">. Crucially, sub-grid influences on the local climate change signal are not represented. For instance, if a mountain chain is not resolved in the driving model, the snow-albedo feedback is not represented by the bias adjustment such that local temperature trends in high altitudes are under-represented </w:t>
      </w:r>
      <w:commentRangeStart w:id="1137"/>
      <w:r w:rsidRPr="003F2D6A">
        <w:rPr>
          <w:lang w:val="en-GB"/>
        </w:rPr>
        <w:fldChar w:fldCharType="begin" w:fldLock="1"/>
      </w:r>
      <w:r w:rsidR="000465A7">
        <w:rPr>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lang w:val="en-GB"/>
        </w:rPr>
        <w:fldChar w:fldCharType="separate"/>
      </w:r>
      <w:r w:rsidR="00E41CA2">
        <w:rPr>
          <w:noProof/>
          <w:lang w:val="en-GB"/>
        </w:rPr>
        <w:t>(Maraun et al., 2017</w:t>
      </w:r>
      <w:r w:rsidRPr="003F2D6A">
        <w:rPr>
          <w:lang w:val="en-GB"/>
        </w:rPr>
        <w:fldChar w:fldCharType="end"/>
      </w:r>
      <w:commentRangeEnd w:id="1137"/>
      <w:r w:rsidR="00E41CA2">
        <w:rPr>
          <w:rStyle w:val="CommentReference"/>
          <w:rFonts w:asciiTheme="minorHAnsi" w:eastAsiaTheme="minorHAnsi" w:hAnsiTheme="minorHAnsi"/>
          <w:lang w:eastAsia="en-US"/>
        </w:rPr>
        <w:commentReference w:id="1137"/>
      </w:r>
      <w:r w:rsidRPr="003F2D6A">
        <w:rPr>
          <w:lang w:val="en-GB"/>
        </w:rPr>
        <w:t xml:space="preserve">; </w:t>
      </w:r>
      <w:r w:rsidRPr="003F2D6A">
        <w:rPr>
          <w:rFonts w:cs="Times New Roman"/>
          <w:lang w:val="en-GB"/>
        </w:rPr>
        <w:t xml:space="preserve">Cross-Chapter Box 10.2, Figure 1). It has therefore been suggested to account for local random variability by combining bias adjustment with stochastic downscaling </w:t>
      </w:r>
      <w:r w:rsidRPr="003F2D6A">
        <w:rPr>
          <w:rFonts w:cs="Times New Roman"/>
          <w:lang w:val="en-GB"/>
        </w:rPr>
        <w:fldChar w:fldCharType="begin" w:fldLock="1"/>
      </w:r>
      <w:r w:rsidR="000465A7">
        <w:rPr>
          <w:rFonts w:cs="Times New Roman"/>
          <w:lang w:val="en-GB"/>
        </w:rPr>
        <w:instrText>ADDIN CSL_CITATION { "citationItems" : [ { "id" : "ITEM-1", "itemData" : { "DOI" : "10.5194/hess-21-1693-2017", "ISSN" : "1607-7938", "abstract" : "Abstract. Much of our knowledge about future changes in precipitation relies on global (GCMs) and/or regional climate models (RCMs) that have resolutions which are much coarser than typical spatial scales of precipitation, particularly extremes. The major problems with these projections are both climate model biases and the gap between gridbox and point scale. Wong et al. (2014) developed a model to jointly bias correct and downscale precipitation at daily scales. This approach, however, relied on pairwise correspondence between predictor and predictand for calibration, and, thus, on nudged simulations which are rarely available. Here we present an extension of this approach that separates the downscaling from the bias correction and in principle is applicable to free-running GCMs/RCMs. In a first step, we bias correct RCM-simulated precipitation against gridded observations at the same scale using a parametric quantile mapping (QMgrid) approach. In a second step, we bridge the scale gap: we predict local variance employing a regression-based model with coarse-scale precipitation as a predictor. The regression model is calibrated between gridded and point-scale (station) observations. For this concept we present one specific implementation, although the optimal model may differ for each studied location. To correct the whole distribution including extreme tails we apply a mixture distribution of a gamma distribution for the precipitation mass and a generalized Pareto distribution for the extreme tail in the first step. For the second step a vector generalized linear gamma model is employed. For evaluation we adopt the perfect predictor experimental setup of VALUE. We also compare our method to the classical QM as it is usually applied, i.e., between RCM and point scale (QMpoint). Precipitation is in most cases improved by (parts of) our method across different European climates. The method generally performs better in summer than in winter and in winter best in the Mediterranean region, with a mild winter climate, and worst for continental winter climate in Mid- and eastern Europe or Scandinavia. While QMpoint performs similarly (better for continental winter) to our combined method in reducing the bias and representing heavy precipitation, it is not capable of correctly modeling point-scale spatial dependence of summer precipitation. A strength of this two-step method is that the best combination of bias correction and downscaling methods can be select\u2026", "author" : [ { "dropping-particle" : "", "family" : "Volosciuk", "given" : "Claudia", "non-dropping-particle" : "", "parse-names" : false, "suffix" : "" }, { "dropping-particle" : "", "family" : "Maraun", "given" : "Douglas", "non-dropping-particle" : "", "parse-names" : false, "suffix" : "" }, { "dropping-particle" : "", "family" : "Vrac", "given" : "Mathieu", "non-dropping-particle" : "", "parse-names" : false, "suffix" : "" }, { "dropping-particle" : "", "family" : "Widmann", "given" : "Martin", "non-dropping-particle" : "", "parse-names" : false, "suffix" : "" } ], "container-title" : "Hydrology and Earth System Sciences", "id" : "ITEM-1", "issue" : "3", "issued" : { "date-parts" : [ [ "2017", "3", "22" ] ] }, "page" : "1693-1719", "title" : "A combined statistical bias correction and stochastic downscaling method for precipitation", "translator" : [ { "dropping-particle" : "", "family" : "Q3759", "given" : "", "non-dropping-particle" : "", "parse-names" : false, "suffix" : "" } ], "type" : "article-journal", "volume" : "21" }, "uris" : [ "http://www.mendeley.com/documents/?uuid=1dec79a9-42c4-463c-a69b-94041917c0e5" ] }, { "id" : "ITEM-2",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"ITEM-2",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"(Volosciuk et al., 2017; Lange, 2019)", "plainTextFormattedCitation" : "(Volosciuk et al., 2017; Lange, 2019)", "previouslyFormattedCitation" : "(Volosciuk et al., 2017; Lange,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(Volosciuk et al., 2017; Lange, 2019)</w:t>
      </w:r>
      <w:r w:rsidRPr="003F2D6A">
        <w:rPr>
          <w:rFonts w:cs="Times New Roman"/>
          <w:lang w:val="en-GB"/>
        </w:rPr>
        <w:fldChar w:fldCharType="end"/>
      </w:r>
      <w:r w:rsidRPr="003F2D6A">
        <w:rPr>
          <w:rFonts w:cs="Times New Roman"/>
          <w:lang w:val="en-GB"/>
        </w:rPr>
        <w:t xml:space="preserve">, although this approach still does not account for local modifications of the climate change signal. Two approaches have been proposed to represent these local changes: dynamical downscaling with high-resolution RCMs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or statistical emulators of such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"plainTextFormattedCitation" : "(Walton et al., 2015)", "previouslyFormattedCitation" :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(Walton et al., 2015)</w:t>
      </w:r>
      <w:r w:rsidRPr="003F2D6A">
        <w:rPr>
          <w:rFonts w:cs="Times New Roman"/>
          <w:lang w:val="en-GB"/>
        </w:rPr>
        <w:fldChar w:fldCharType="end"/>
      </w:r>
      <w:r w:rsidRPr="003F2D6A">
        <w:rPr>
          <w:rFonts w:cs="Times New Roman"/>
          <w:lang w:val="en-GB"/>
        </w:rPr>
        <w:t>. Sections 10.3.3.4–10.3.3.6 and 10.3.3.9 discuss other examples where RCMs improve the representation of regional phenomena and regional climate change.</w:t>
      </w:r>
    </w:p>
    <w:p w14:paraId="2E06DF22" w14:textId="77777777" w:rsidR="00E2170D" w:rsidRPr="003F2D6A" w:rsidRDefault="00E2170D" w:rsidP="00E2170D">
      <w:pPr>
        <w:pStyle w:val="AR6BodyText"/>
        <w:shd w:val="clear" w:color="auto" w:fill="DEEAF6" w:themeFill="accent1" w:themeFillTint="33"/>
        <w:rPr>
          <w:rFonts w:cs="Times New Roman"/>
          <w:lang w:val="en-GB"/>
        </w:rPr>
      </w:pPr>
    </w:p>
    <w:p w14:paraId="58AAF09E"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the use of bias adjustment for statistical downscaling, in particular to downscale coarse resolution global models, has severe limitations. </w:t>
      </w:r>
    </w:p>
    <w:p w14:paraId="30DDD25D" w14:textId="77777777" w:rsidR="00E2170D" w:rsidRPr="003F2D6A" w:rsidRDefault="00E2170D" w:rsidP="00E2170D">
      <w:pPr>
        <w:pStyle w:val="AR6BodyText"/>
        <w:shd w:val="clear" w:color="auto" w:fill="DEEAF6" w:themeFill="accent1" w:themeFillTint="33"/>
        <w:rPr>
          <w:rFonts w:cs="Times New Roman"/>
          <w:lang w:val="en-GB"/>
        </w:rPr>
      </w:pPr>
    </w:p>
    <w:p w14:paraId="48DC0204" w14:textId="77777777" w:rsidR="00E2170D" w:rsidRPr="003F2D6A" w:rsidRDefault="00E2170D" w:rsidP="00E2170D">
      <w:pPr>
        <w:pStyle w:val="AR6BodyText"/>
        <w:shd w:val="clear" w:color="auto" w:fill="DEEAF6" w:themeFill="accent1" w:themeFillTint="33"/>
        <w:rPr>
          <w:rFonts w:cs="Times New Roman"/>
          <w:lang w:val="en-GB"/>
        </w:rPr>
      </w:pPr>
    </w:p>
    <w:p w14:paraId="3B463130"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 xml:space="preserve">[START CROSS-CHAPTER BOX 10.2, FIGURE 1 HERE] </w:t>
      </w:r>
    </w:p>
    <w:p w14:paraId="0ED9E132" w14:textId="77777777" w:rsidR="00E2170D" w:rsidRPr="003F2D6A" w:rsidRDefault="00E2170D" w:rsidP="00E2170D">
      <w:pPr>
        <w:pStyle w:val="AR6BodyText"/>
        <w:shd w:val="clear" w:color="auto" w:fill="DEEAF6" w:themeFill="accent1" w:themeFillTint="33"/>
        <w:rPr>
          <w:rFonts w:cs="Times New Roman"/>
          <w:lang w:val="en-GB"/>
        </w:rPr>
      </w:pPr>
    </w:p>
    <w:p w14:paraId="57A0FE13" w14:textId="4A41DA43" w:rsidR="00E2170D" w:rsidRPr="00441820" w:rsidRDefault="00E2170D" w:rsidP="00E2170D">
      <w:pPr>
        <w:shd w:val="clear" w:color="auto" w:fill="DEEAF6" w:themeFill="accent1" w:themeFillTint="33"/>
        <w:ind w:left="2977" w:hanging="2977"/>
        <w:jc w:val="both"/>
        <w:rPr>
          <w:sz w:val="20"/>
          <w:lang w:val="en-US"/>
        </w:rPr>
      </w:pPr>
      <w:r w:rsidRPr="00A3177C">
        <w:rPr>
          <w:b/>
          <w:sz w:val="20"/>
          <w:lang w:val="en-US"/>
        </w:rPr>
        <w:t>Cross-Chapter Box 10.2, Figure 1:</w:t>
      </w:r>
      <w:r w:rsidRPr="00A3177C">
        <w:rPr>
          <w:sz w:val="20"/>
          <w:lang w:val="en-US"/>
        </w:rPr>
        <w:t xml:space="preserve"> </w:t>
      </w:r>
      <w:r w:rsidRPr="00441820">
        <w:rPr>
          <w:b/>
          <w:sz w:val="20"/>
          <w:lang w:val="en-US"/>
        </w:rPr>
        <w:t xml:space="preserve">Boreal spring (March to May) daily mean </w:t>
      </w:r>
      <w:r w:rsidR="008307C0" w:rsidRPr="00441820">
        <w:rPr>
          <w:b/>
          <w:sz w:val="20"/>
          <w:lang w:val="en-US"/>
        </w:rPr>
        <w:t xml:space="preserve">surface air </w:t>
      </w:r>
      <w:r w:rsidRPr="00441820">
        <w:rPr>
          <w:b/>
          <w:sz w:val="20"/>
          <w:lang w:val="en-US"/>
        </w:rPr>
        <w:t>temperature in the Sierra Nevada region in California.</w:t>
      </w:r>
      <w:r w:rsidRPr="00A3177C">
        <w:rPr>
          <w:sz w:val="20"/>
          <w:lang w:val="en-US"/>
        </w:rPr>
        <w:t xml:space="preserve"> </w:t>
      </w:r>
      <w:r w:rsidRPr="00441820">
        <w:rPr>
          <w:sz w:val="20"/>
          <w:lang w:val="en-US"/>
        </w:rPr>
        <w:t>(a) Present climate (1981</w:t>
      </w:r>
      <w:r w:rsidRPr="00441820">
        <w:rPr>
          <w:rFonts w:cs="Times New Roman"/>
          <w:sz w:val="20"/>
          <w:lang w:val="en-US"/>
        </w:rPr>
        <w:t>‒</w:t>
      </w:r>
      <w:r w:rsidRPr="00441820">
        <w:rPr>
          <w:sz w:val="20"/>
          <w:lang w:val="en-US"/>
        </w:rPr>
        <w:t>2000 average, in °C) in the GFDL-CM3 AOGCM, interpolated to 8 km (left), GCM bias adjusted (using quantile mapping) to observations at 8 km resolution (middle) and WRF RCM at 3 km horizontal resolution (right). (b) Climate change signal (2081</w:t>
      </w:r>
      <w:r w:rsidRPr="00441820">
        <w:rPr>
          <w:rFonts w:cs="Times New Roman"/>
          <w:sz w:val="20"/>
          <w:lang w:val="en-US"/>
        </w:rPr>
        <w:t>‒</w:t>
      </w:r>
      <w:r w:rsidRPr="00441820">
        <w:rPr>
          <w:sz w:val="20"/>
          <w:lang w:val="en-US"/>
        </w:rPr>
        <w:t>2100 average minus 1981</w:t>
      </w:r>
      <w:r w:rsidRPr="00441820">
        <w:rPr>
          <w:rFonts w:cs="Times New Roman"/>
          <w:sz w:val="20"/>
          <w:lang w:val="en-US"/>
        </w:rPr>
        <w:t>‒</w:t>
      </w:r>
      <w:r w:rsidRPr="00441820">
        <w:rPr>
          <w:sz w:val="20"/>
          <w:lang w:val="en-US"/>
        </w:rPr>
        <w:t>2000 average according to RCP8.5, in °C) in the AOGCM (left), the bias adjusted AOGCM (middle) and the RCM (right). Further details on data sources and processing are available in the chapter data table (Table 10.SM.1</w:t>
      </w:r>
      <w:r w:rsidR="00081BE9">
        <w:rPr>
          <w:sz w:val="20"/>
          <w:lang w:val="en-US"/>
        </w:rPr>
        <w:t>1</w:t>
      </w:r>
      <w:r w:rsidRPr="00441820">
        <w:rPr>
          <w:sz w:val="20"/>
          <w:lang w:val="en-US"/>
        </w:rPr>
        <w:t xml:space="preserve">). Adapted from </w:t>
      </w:r>
      <w:commentRangeStart w:id="1138"/>
      <w:r w:rsidRPr="003F2D6A">
        <w:rPr>
          <w:sz w:val="20"/>
        </w:rPr>
        <w:fldChar w:fldCharType="begin" w:fldLock="1"/>
      </w:r>
      <w:ins w:id="1139" w:author="Robin Matthews" w:date="2021-07-11T17:10:00Z">
        <w:r w:rsidR="00F93D5F">
          <w:rPr>
            <w:sz w:val="20"/>
            <w:lang w:val="en-US"/>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1140" w:author="Robin Matthews" w:date="2021-07-11T17:10:00Z">
        <w:r w:rsidR="000465A7" w:rsidDel="00F93D5F">
          <w:rPr>
            <w:sz w:val="20"/>
            <w:lang w:val="en-US"/>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(2017b)", "plainTextFormattedCitation" : "(Maraun et al., 2017)", "previouslyFormattedCitation" : "(Maraun et al., 2017)" }, "properties" : { "noteIndex" : 0 }, "schema" : "https://github.com/citation-style-language/schema/raw/master/csl-citation.json" }</w:delInstrText>
        </w:r>
      </w:del>
      <w:r w:rsidRPr="003F2D6A">
        <w:rPr>
          <w:sz w:val="20"/>
        </w:rPr>
        <w:fldChar w:fldCharType="separate"/>
      </w:r>
      <w:r w:rsidR="00E41CA2">
        <w:rPr>
          <w:noProof/>
          <w:sz w:val="20"/>
          <w:lang w:val="en-US"/>
        </w:rPr>
        <w:t>Maraun et al. (2017</w:t>
      </w:r>
      <w:del w:id="1141" w:author="Robin Matthews" w:date="2021-07-11T17:10:00Z">
        <w:r w:rsidR="00E41CA2" w:rsidDel="00F93D5F">
          <w:rPr>
            <w:noProof/>
            <w:sz w:val="20"/>
            <w:lang w:val="en-US"/>
          </w:rPr>
          <w:delText>b</w:delText>
        </w:r>
      </w:del>
      <w:r w:rsidR="00E41CA2">
        <w:rPr>
          <w:noProof/>
          <w:sz w:val="20"/>
          <w:lang w:val="en-US"/>
        </w:rPr>
        <w:t>)</w:t>
      </w:r>
      <w:r w:rsidRPr="003F2D6A">
        <w:rPr>
          <w:sz w:val="20"/>
        </w:rPr>
        <w:fldChar w:fldCharType="end"/>
      </w:r>
      <w:commentRangeEnd w:id="1138"/>
      <w:r w:rsidR="00E41CA2">
        <w:rPr>
          <w:rStyle w:val="CommentReference"/>
          <w:rFonts w:asciiTheme="minorHAnsi" w:eastAsiaTheme="minorHAnsi" w:hAnsiTheme="minorHAnsi"/>
          <w:lang w:eastAsia="en-US"/>
        </w:rPr>
        <w:commentReference w:id="1138"/>
      </w:r>
      <w:r w:rsidRPr="00441820">
        <w:rPr>
          <w:sz w:val="20"/>
          <w:lang w:val="en-US"/>
        </w:rPr>
        <w:t>.</w:t>
      </w:r>
    </w:p>
    <w:p w14:paraId="5640009C" w14:textId="77777777" w:rsidR="00E2170D" w:rsidRPr="003F2D6A" w:rsidRDefault="00E2170D" w:rsidP="00E2170D">
      <w:pPr>
        <w:pStyle w:val="AR6BodyText"/>
        <w:shd w:val="clear" w:color="auto" w:fill="DEEAF6" w:themeFill="accent1" w:themeFillTint="33"/>
        <w:rPr>
          <w:rFonts w:cs="Times New Roman"/>
          <w:lang w:val="en-GB"/>
        </w:rPr>
      </w:pPr>
    </w:p>
    <w:p w14:paraId="7064351D"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[END CROSS-CHAPTER BOX 10.2, FIGURE 1 HERE]</w:t>
      </w:r>
    </w:p>
    <w:p w14:paraId="4F568E93" w14:textId="77777777" w:rsidR="00E2170D" w:rsidRPr="003F2D6A" w:rsidRDefault="00E2170D" w:rsidP="00E2170D">
      <w:pPr>
        <w:pStyle w:val="AR6BodyText"/>
        <w:shd w:val="clear" w:color="auto" w:fill="DEEAF6" w:themeFill="accent1" w:themeFillTint="33"/>
        <w:rPr>
          <w:rFonts w:cs="Times New Roman"/>
          <w:lang w:val="en-GB"/>
        </w:rPr>
      </w:pPr>
    </w:p>
    <w:p w14:paraId="46A86CC0" w14:textId="77777777" w:rsidR="00E2170D" w:rsidRPr="003F2D6A" w:rsidRDefault="00E2170D" w:rsidP="00E2170D">
      <w:pPr>
        <w:pStyle w:val="AR6BodyText"/>
        <w:shd w:val="clear" w:color="auto" w:fill="DEEAF6" w:themeFill="accent1" w:themeFillTint="33"/>
        <w:rPr>
          <w:rFonts w:cs="Times New Roman"/>
          <w:lang w:val="en-GB"/>
        </w:rPr>
      </w:pPr>
    </w:p>
    <w:p w14:paraId="4660E94D"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lastRenderedPageBreak/>
        <w:t>Bias adjustment of multiple variables</w:t>
      </w:r>
    </w:p>
    <w:p w14:paraId="0EE309DD" w14:textId="3F0548EA"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Impact models, as well as indices of climat</w:t>
      </w:r>
      <w:r w:rsidR="00A25EE5">
        <w:rPr>
          <w:rFonts w:cs="Times New Roman"/>
          <w:lang w:val="en-GB"/>
        </w:rPr>
        <w:t>ic</w:t>
      </w:r>
      <w:r w:rsidRPr="003F2D6A">
        <w:rPr>
          <w:rFonts w:cs="Times New Roman"/>
          <w:lang w:val="en-GB"/>
        </w:rPr>
        <w:t xml:space="preserve"> impact</w:t>
      </w:r>
      <w:r w:rsidR="00A25EE5">
        <w:rPr>
          <w:rFonts w:cs="Times New Roman"/>
          <w:lang w:val="en-GB"/>
        </w:rPr>
        <w:t>-</w:t>
      </w:r>
      <w:r w:rsidRPr="003F2D6A">
        <w:rPr>
          <w:rFonts w:cs="Times New Roman"/>
          <w:lang w:val="en-GB"/>
        </w:rPr>
        <w:t xml:space="preserve">drivers, often require input of several meteorological variables (Chapter 12). In several situations, for example, if the dependence between the variables is not well simulated, univariate bias adjustment of the individual variables may increase biases in the resulting indicator </w:t>
      </w:r>
      <w:r w:rsidRPr="003F2D6A">
        <w:rPr>
          <w:rFonts w:cs="Times New Roman"/>
          <w:lang w:val="en-GB"/>
        </w:rPr>
        <w:fldChar w:fldCharType="begin" w:fldLock="1"/>
      </w:r>
      <w:r w:rsidR="000465A7">
        <w:rPr>
          <w:rFonts w:cs="Times New Roman"/>
          <w:lang w:val="en-GB"/>
        </w:rPr>
        <w:instrText>ADDIN CSL_CITATION { "citationItems" : [ { "id" : "ITEM-1", "itemData" : { "DOI" : "10.5194/esd-10-31-2019", "ISSN" : "2190-4987", "author" : [ { "dropping-particle" : "", "family" : "Zscheischler", "given" : "Jakob", "non-dropping-particle" : "", "parse-names" : false, "suffix" : "" }, { "dropping-particle" : "", "family" : "Fischer", "given" : "Erich M.", "non-dropping-particle" : "", "parse-names" : false, "suffix" : "" }, { "dropping-particle" : "", "family" : "Lange", "given" : "Stefan", "non-dropping-particle" : "", "parse-names" : false, "suffix" : "" } ], "container-title" : "Earth System Dynamics", "id" : "ITEM-1", "issue" : "1", "issued" : { "date-parts" : [ [ "2019", "1", "7" ] ] }, "page" : "31-43", "title" : "The effect of univariate bias adjustment on multivariate hazard estimates", "translator" : [ { "dropping-particle" : "", "family" : "Q3858", "given" : "", "non-dropping-particle" : "", "parse-names" : false, "suffix" : "" } ], "type" : "article-journal", "volume" : "10" }, "uris" : [ "http://www.mendeley.com/documents/?uuid=971ad29a-1c02-38e3-a206-c05f0160e9d6" ] } ], "mendeley" : { "formattedCitation" : "(Zscheischler et al., 2019)", "plainTextFormattedCitation" : "(Zscheischler et al., 2019)", "previouslyFormattedCitation" : "(Zscheischler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(Zscheischler et al., 2019)</w:t>
      </w:r>
      <w:r w:rsidRPr="003F2D6A">
        <w:rPr>
          <w:rFonts w:cs="Times New Roman"/>
          <w:lang w:val="en-GB"/>
        </w:rPr>
        <w:fldChar w:fldCharType="end"/>
      </w:r>
      <w:r w:rsidRPr="003F2D6A">
        <w:rPr>
          <w:rFonts w:cs="Times New Roman"/>
          <w:lang w:val="en-GB"/>
        </w:rPr>
        <w:t xml:space="preserve">. A simple alternative would be a bias adjustment of the indicator, but such a procedure may substantially alter the climate change signal, in particular for extreme events </w:t>
      </w:r>
      <w:r w:rsidRPr="003F2D6A">
        <w:rPr>
          <w:rFonts w:cs="Times New Roman"/>
          <w:lang w:val="en-GB"/>
        </w:rPr>
        <w:fldChar w:fldCharType="begin" w:fldLock="1"/>
      </w:r>
      <w:r w:rsidR="000465A7">
        <w:rPr>
          <w:rFonts w:cs="Times New Roman"/>
          <w:lang w:val="en-GB"/>
        </w:rPr>
        <w:instrText>ADDIN CSL_CITATION { "citationItems" : [ { "id" : "ITEM-1", "itemData" : { "DOI" : "10.1007/s10584-018-2167-5", "ISSN" : "0165-0009", "author" : [ { "dropping-particle" : "", "family" : "Casanueva", "given" : "A.", "non-dropping-particle" : "", "parse-names" : false, "suffix" : "" }, { "dropping-particle" : "", "family" : "Bedia", "given" : "J.", "non-dropping-particle" : "", "parse-names" : false, "suffix" : "" }, { "dropping-particle" : "", "family" : "Herrera", "given" : "S.", "non-dropping-particle" : "", "parse-names" : false, "suffix" : "" }, { "dropping-particle" : "", "family" : "Fern\u00e1ndez", "given" : "J.", "non-dropping-particle" : "", "parse-names" : false, "suffix" : "" }, { "dropping-particle" : "", "family" : "Guti\u00e9rrez", "given" : "J. M.", "non-dropping-particle" : "", "parse-names" : false, "suffix" : "" } ], "container-title" : "Climatic Change", "id" : "ITEM-1", "issue" : "3-4", "issued" : { "date-parts" : [ [ "2018", "4", "15" ] ] }, "page" : "411-425", "title" : "Direct and component-wise bias correction of multi-variate climate indices: the percentile adjustment function diagnostic tool", "translator" : [ { "dropping-particle" : "", "family" : "Q6601", "given" : "", "non-dropping-particle" : "", "parse-names" : false, "suffix" : "" } ], "type" : "article-journal", "volume" : "147" }, "uris" : [ "http://www.mendeley.com/documents/?uuid=ee6e7901-0fbc-45f2-8315-3135a79ca720" ] } ], "mendeley" : { "formattedCitation" : "(Casanueva et al., 2018)", "plainTextFormattedCitation" : "(Casanueva et al., 2018)", "previouslyFormattedCitation" : "(Casanueva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(Casanueva et al., 2018)</w:t>
      </w:r>
      <w:r w:rsidRPr="003F2D6A">
        <w:rPr>
          <w:rFonts w:cs="Times New Roman"/>
          <w:lang w:val="en-GB"/>
        </w:rPr>
        <w:fldChar w:fldCharType="end"/>
      </w:r>
      <w:r w:rsidRPr="003F2D6A">
        <w:rPr>
          <w:rFonts w:cs="Times New Roman"/>
          <w:lang w:val="en-GB"/>
        </w:rPr>
        <w:t xml:space="preserve">. Multivariate bias adjustment methods are in principle good to adjust all statistical aspects of the multivariate distribution that they intend to adjust. Depending on the method, this includes the correlation structure or even broader aspects of the dependence </w:t>
      </w:r>
      <w:r w:rsidRPr="003F2D6A">
        <w:rPr>
          <w:rFonts w:cs="Times New Roman"/>
          <w:lang w:val="en-GB"/>
        </w:rPr>
        <w:fldChar w:fldCharType="begin" w:fldLock="1"/>
      </w:r>
      <w:r w:rsidR="000465A7">
        <w:rPr>
          <w:rFonts w:cs="Times New Roman"/>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"10.1007/s00382-017-3580-6", "ISSN" : "0930-7575", "abstract" : "Most bias correction algorithms used in climatology, for example quantile mapping, are applied to univariate time series. They neglect the dependence between different variables. Those that are multivariate often correct only limited measures of joint dependence, such as Pearson or Spearman rank correlation. Here, an image processing technique designed to transfer colour information from one image to another\u2014the N-dimensional probability density function transform\u2014is adapted for use as a multivariate bias correction algorithm (MBCn) for climate model projections/predictions of multiple climate variables. MBCn is a multivariate generalization of quantile mapping that transfers all aspects of an observed continuous multivariate distribution to the corresponding multivariate distribution of variables from a climate model. When applied to climate model projections, changes in quantiles of each variable between the historical and projection period are also preserved. The MBCn algorithm is demonstrated on three case studies. First, the method is applied to an image processing example with characteristics that mimic a climate projection problem. Second, MBCn is used to correct a suite of 3-hourly surface meteorological variables from the Canadian Centre for Climate Modelling and Analysis Regional Climate Model (CanRCM4) across a North American domain. Components of the Canadian Forest Fire Weather Index (FWI) System, a complicated set of multivariate indices that characterizes the risk of wildfire, are then calculated and verified against observed values. Third, MBCn is used to correct biases in the spatial dependence structure of CanRCM4 precipitation fields. Results are compared against a univariate quantile mapping algorithm, which neglects the dependence between variables, and two multivariate bias correction algorithms, each of which corrects a different form of inter-variable correlation structure. MBCn outperforms these alternatives, often by a large margin, particularly for annual maxima of the FWI distribution and spatiotemporal autocorrelation of precipitation fields.", "author" : [ { "dropping-particle" : "", "family" : "Cannon", "given" : "Alex J.", "non-dropping-particle" : "", "parse-names" : false, "suffix" : "" } ], "container-title" : "Climate Dynamics", "id" : "ITEM-2", "issue" : "1-2", "issued" : { "date-parts" : [ [ "2018", "1", "25" ] ] }, "page" : "31-49", "title" : "Multivariate quantile mapping bias correction: an N-dimensional probability density function transform for climate model simulations of multiple variables", "translator" : [ { "dropping-particle" : "", "family" : "Q4040", "given" : "", "non-dropping-particle" : "", "parse-names" : false, "suffix" : "" } ], "type" : "article-journal", "volume" : "50" }, "uris" : [ "http://www.mendeley.com/documents/?uuid=fc32af85-58fa-4526-a504-f6e05b4386d5"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"ITEM-4",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"(Cannon, 2016, 2018; Vrac, 2018; Fran\u00e7ois et al., 2020)", "plainTextFormattedCitation" : "(Cannon, 2016, 2018; Vrac, 2018; Fran\u00e7ois et al., 2020)", "previouslyFormattedCitation" : "(Cannon, 2016, 2018; Vrac, 2018;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(Cannon, 2016, 2018; Vrac, 2018; François et al., 2020)</w:t>
      </w:r>
      <w:r w:rsidRPr="003F2D6A">
        <w:rPr>
          <w:rFonts w:cs="Times New Roman"/>
          <w:lang w:val="en-GB"/>
        </w:rPr>
        <w:fldChar w:fldCharType="end"/>
      </w:r>
      <w:r w:rsidRPr="003F2D6A">
        <w:rPr>
          <w:rFonts w:cs="Times New Roman"/>
          <w:lang w:val="en-GB"/>
        </w:rPr>
        <w:t xml:space="preserve">. If multivariate adjustment includes a spatial dimension, then spatial dependence is adjusted well </w:t>
      </w:r>
      <w:r w:rsidRPr="003F2D6A">
        <w:rPr>
          <w:rFonts w:cs="Times New Roman"/>
          <w:lang w:val="en-GB"/>
        </w:rPr>
        <w:fldChar w:fldCharType="begin" w:fldLock="1"/>
      </w:r>
      <w:r w:rsidR="000465A7">
        <w:rPr>
          <w:rFonts w:cs="Times New Roman"/>
          <w:lang w:val="en-GB"/>
        </w:rPr>
        <w:instrText>ADDIN CSL_CITATION { "citationItems" : [ { "id" : "ITEM-1",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"ITEM-1",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"mendeley" : { "formattedCitation" : "(Vrac, 2018)", "plainTextFormattedCitation" : "(Vrac, 2018)", "previouslyFormattedCitation" : "(Vrac,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(Vrac, 2018)</w:t>
      </w:r>
      <w:r w:rsidRPr="003F2D6A">
        <w:rPr>
          <w:rFonts w:cs="Times New Roman"/>
          <w:lang w:val="en-GB"/>
        </w:rPr>
        <w:fldChar w:fldCharType="end"/>
      </w:r>
      <w:r w:rsidRPr="003F2D6A">
        <w:rPr>
          <w:rFonts w:cs="Times New Roman"/>
          <w:lang w:val="en-GB"/>
        </w:rPr>
        <w:t xml:space="preserve">, but care is needed when applied across large areas </w:t>
      </w:r>
      <w:r w:rsidRPr="003F2D6A">
        <w:rPr>
          <w:rFonts w:cs="Times New Roman"/>
          <w:lang w:val="en-GB"/>
        </w:rPr>
        <w:fldChar w:fldCharType="begin" w:fldLock="1"/>
      </w:r>
      <w:r w:rsidR="000465A7">
        <w:rPr>
          <w:rFonts w:cs="Times New Roman"/>
          <w:lang w:val="en-GB"/>
        </w:rPr>
        <w:instrText>ADDIN CSL_CITATION { "citationItems" : [ { "id" : "ITEM-1",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"ITEM-1",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"(Fran\u00e7ois et al., 2020)", "plainTextFormattedCitation" : "(Fran\u00e7ois et al., 2020)", "previouslyFormattedCitation" :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(François et al., 2020)</w:t>
      </w:r>
      <w:r w:rsidRPr="003F2D6A">
        <w:rPr>
          <w:rFonts w:cs="Times New Roman"/>
          <w:lang w:val="en-GB"/>
        </w:rPr>
        <w:fldChar w:fldCharType="end"/>
      </w:r>
      <w:r w:rsidRPr="003F2D6A">
        <w:rPr>
          <w:rFonts w:cs="Times New Roman"/>
          <w:lang w:val="en-GB"/>
        </w:rPr>
        <w:t xml:space="preserve">. Adjustment of multivariate dependence necessarily modifies the temporal sequencing of the driving model </w:t>
      </w:r>
      <w:r w:rsidRPr="003F2D6A">
        <w:rPr>
          <w:rFonts w:cs="Times New Roman"/>
          <w:lang w:val="en-GB"/>
        </w:rPr>
        <w:fldChar w:fldCharType="begin" w:fldLock="1"/>
      </w:r>
      <w:r w:rsidR="000465A7">
        <w:rPr>
          <w:rFonts w:cs="Times New Roman"/>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"10.1007/s40641-016-0050-x", "ISSN" : "2198-6061", "author" : [ { "dropping-particle" : "", "family" : "Maraun", "given" : "Douglas", "non-dropping-particle" : "", "parse-names" : false, "suffix" : "" } ], "container-title" : "Current Climate Change Reports", "id" : "ITEM-2", "issue" : "4", "issued" : { "date-parts" : [ [ "2016", "12", "10" ] ] }, "page" : "211-220", "title" : "Bias Correcting Climate Change Simulations - a Critical Review", "translator" : [ { "dropping-particle" : "", "family" : "Q3793", "given" : "", "non-dropping-particle" : "", "parse-names" : false, "suffix" : "" } ], "type" : "article-journal", "volume" : "2" }, "uris" : [ "http://www.mendeley.com/documents/?uuid=54a40fed-128a-4a71-992d-39963a287bd4" ] } ], "mendeley" : { "formattedCitation" : "(Cannon, 2016; Maraun, 2016)", "plainTextFormattedCitation" : "(Cannon, 2016; Maraun, 2016)", "previouslyFormattedCitation" : "(Cannon, 2016; Maraun,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(Cannon, 2016; Maraun, 2016)</w:t>
      </w:r>
      <w:r w:rsidRPr="003F2D6A">
        <w:rPr>
          <w:rFonts w:cs="Times New Roman"/>
          <w:lang w:val="en-GB"/>
        </w:rPr>
        <w:fldChar w:fldCharType="end"/>
      </w:r>
      <w:r w:rsidRPr="003F2D6A">
        <w:rPr>
          <w:rFonts w:cs="Times New Roman"/>
          <w:lang w:val="en-GB"/>
        </w:rPr>
        <w:t xml:space="preserve">. The extent of the modification depends on the chosen method and the number of variables to adjust </w:t>
      </w:r>
      <w:r w:rsidRPr="003F2D6A">
        <w:rPr>
          <w:rFonts w:cs="Times New Roman"/>
          <w:lang w:val="en-GB"/>
        </w:rPr>
        <w:fldChar w:fldCharType="begin" w:fldLock="1"/>
      </w:r>
      <w:r w:rsidR="000465A7">
        <w:rPr>
          <w:rFonts w:cs="Times New Roman"/>
          <w:lang w:val="en-GB"/>
        </w:rPr>
        <w:instrText>ADDIN CSL_CITATION { "citationItems" : [ { "id" : "ITEM-1", "itemData" : { "DOI" : "10.1175/JCLI-D-14-00059.1", "ISSN" : "0894-8755", "abstract" : "Statistical methods to bias correct global or regional climate model output are now common to get data closer to observations in distribution. However, most bias correction (BC) methods work for one variable and one location at a time and basically reproduce the temporal structure of the models. The intervariable, spatial, and temporal dependencies of the corrected data are usually poor compared to observations. Here, the authors propose a novel method for multivariate BC. The empirical copula\u2013bias correction (EC\u2013BC) combines a one-dimensional BC with a shuffling technique that restores an empirical multidimensional copula. Several BC methods are investigated and compared to high-resolution reference data over the French Mediterranean basin: notably, (i) a 1D BC method applied independently to precipitation and temperature fields, (ii) a recent conditional correction approach developed for producing correct two-dimensional intervariable structures, and (iii) the EC\u2013BC method. Assessments are realized in terms of intervariable, spatial, and temporal dependencies, and an objective evaluation using the integrated quadratic distance (IQD) is presented. As expected, the 1D methods cannot produce correct multidimensional properties. The conditional technique appears efficient for intervariable properties but not for spatial and temporal dependencies. EC\u2013BC provides realistic dependencies in all respects: intervariable, spatial, and temporal. The IQD results are clearly in favor of EC\u2013BC. As many BC methods, EC\u2013BC relies on a stationarity assumption and is only able to reproduce patterns inherited from historical data. However, because of its ease of coding, its speed of application, and the quality of its results, the EC\u2013BC method is a very good candidate for all needs in multivariate bias correction.", "author" : [ { "dropping-particle" : "", "family" : "Vrac", "given" : "Mathieu", "non-dropping-particle" : "", "parse-names" : false, "suffix" : "" }, { "dropping-particle" : "", "family" : "Friederichs", "given" : "Petra", "non-dropping-particle" : "", "parse-names" : false, "suffix" : "" } ], "container-title" : "Journal of Climate", "id" : "ITEM-1", "issue" : "1", "issued" : { "date-parts" : [ [ "2015", "1" ] ] }, "page" : "218-237", "title" : "Multivariate-Intervariable, Spatial, and Temporal-Bias Correction", "translator" : [ { "dropping-particle" : "", "family" : "Q4039", "given" : "", "non-dropping-particle" : "", "parse-names" : false, "suffix" : "" } ], "type" : "article-journal", "volume" : "28" }, "uris" : [ "http://www.mendeley.com/documents/?uuid=1f3af61e-6be9-4ddc-8e0b-b879e0ed1765" ] }, { "id" : "ITEM-2",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"ITEM-2",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"ITEM-4",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"(Vrac and Friederichs, 2015; Cannon, 2016; Vrac, 2018; Fran\u00e7ois et al., 2020)", "plainTextFormattedCitation" : "(Vrac and Friederichs, 2015; Cannon, 2016; Vrac, 2018; Fran\u00e7ois et al., 2020)", "previouslyFormattedCitation" : "(Vrac and Friederichs, 2015; Cannon, 2016; Vrac, 2018;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(Vrac and Friederichs, 2015; Cannon, 2016; Vrac, 2018; François et al., 2020)</w:t>
      </w:r>
      <w:r w:rsidRPr="003F2D6A">
        <w:rPr>
          <w:rFonts w:cs="Times New Roman"/>
          <w:lang w:val="en-GB"/>
        </w:rPr>
        <w:fldChar w:fldCharType="end"/>
      </w:r>
      <w:r w:rsidRPr="003F2D6A">
        <w:rPr>
          <w:rFonts w:cs="Times New Roman"/>
          <w:lang w:val="en-GB"/>
        </w:rPr>
        <w:t>.</w:t>
      </w:r>
    </w:p>
    <w:p w14:paraId="36FE236D" w14:textId="77777777" w:rsidR="00E2170D" w:rsidRPr="003F2D6A" w:rsidRDefault="00E2170D" w:rsidP="00E2170D">
      <w:pPr>
        <w:pStyle w:val="AR6BodyText"/>
        <w:shd w:val="clear" w:color="auto" w:fill="DEEAF6" w:themeFill="accent1" w:themeFillTint="33"/>
        <w:rPr>
          <w:rFonts w:cs="Times New Roman"/>
          <w:lang w:val="en-GB"/>
        </w:rPr>
      </w:pPr>
    </w:p>
    <w:p w14:paraId="4EA1D2A8"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Bias adjustment in the presence of observational uncertainty and internal variability</w:t>
      </w:r>
    </w:p>
    <w:p w14:paraId="311B4A81" w14:textId="4DD4B288" w:rsidR="00E2170D" w:rsidRPr="00737B5A" w:rsidRDefault="00E2170D" w:rsidP="00E2170D">
      <w:pPr>
        <w:pStyle w:val="AR6BodyText"/>
        <w:shd w:val="clear" w:color="auto" w:fill="DEEAF6" w:themeFill="accent1" w:themeFillTint="33"/>
        <w:rPr>
          <w:rFonts w:cs="Times New Roman"/>
          <w:lang w:val="en-US"/>
        </w:rPr>
      </w:pPr>
      <w:r w:rsidRPr="003F2D6A">
        <w:rPr>
          <w:rFonts w:cs="Times New Roman"/>
          <w:lang w:val="en-GB"/>
        </w:rPr>
        <w:t xml:space="preserve">Observational uncertainties and internal variability introduce uncertainty in the estimation of biases and thus in the calibration of bias-adjustment methods. </w:t>
      </w:r>
      <w:r w:rsidRPr="003F2D6A">
        <w:rPr>
          <w:rFonts w:cs="Times New Roman"/>
          <w:lang w:val="en-GB"/>
        </w:rPr>
        <w:fldChar w:fldCharType="begin" w:fldLock="1"/>
      </w:r>
      <w:r w:rsidR="000465A7">
        <w:rPr>
          <w:rFonts w:cs="Times New Roman"/>
          <w:lang w:val="en-GB"/>
        </w:rPr>
        <w:instrText>ADDIN CSL_CITATION { "citationItems" : [ { "id" : "ITEM-1", "itemData" : { "DOI" : "10.1002/joc.5930", "ISSN" : "08998418", "abstract" : "Climate models have provided driving data for impact studies for decades. However, the uncertainties related to the use of such data have typically not been sufficiently considered. We investigate how CORDEX climate simulations, which were corrected for bias based on MESAN reanalysis data for the period of 1989\u20132010, match the gridded observational data set E\u2010OBS. Furthermore, we investigate whether the bias\u2010corrected simulations contain significant residual bias (RB), which we defined as the bias exceeding the range of the observational uncertainty (Uobs) that emerges from differences between the two data sets MESAN and E\u2010OBS. Because the reference period selected in climate change impact studies often differs from the period used for bias correction, we further investigated whether the RB and other performance metrics of the periods 1989\u20132010 and 1961\u20131990 differ. We conducted this assessment for whole Europe and for biogeographical zones. Most of the used performance metrics show a good match of the simulations with MESAN in the period of 1989\u20132010. The comparison against E\u2010OBS yields worse results, indicating a significant difference between the two observational data sets. Minor bias exceeding the range of Uobs (RB) occurred over large land areas of Europe in this period. Based on the analysis conducted for the period of 1961\u20131990, the RB is several times larger than that of the period of 1989\u20132010; the other metrics also show worse performances. Our findings imply that both the selection of the reference climate data set and reference period warrant greater attention in impact studies. In particular, we recommend researchers to use a bias correction period as reference period in their studies. Alternatively, a new bias correction should be applied if any different period is to be used as a reference.", "author" : [ { "dropping-particle" : "", "family" : "Dobor", "given" : "Laura", "non-dropping-particle" : "", "parse-names" : false, "suffix" : "" }, { "dropping-particle" : "", "family" : "Hl\u00e1sny", "given" : "Tom\u00e1\u0161", "non-dropping-particle" : "", "parse-names" : false, "suffix" : "" } ], "container-title" : "International Journal of Climatology", "id" : "ITEM-1", "issued" : { "date-parts" : [ [ "2018", "12", "25" ] ] }, "title" : "Choice of reference climate conditions matters in impact studies: Case of bias-corrected CORDEX data set", "translator" : [ { "dropping-particle" : "", "family" : "Q4532", "given" : "", "non-dropping-particle" : "", "parse-names" : false, "suffix" : "" } ], "type" : "article-journal" }, "uris" : [ "http://www.mendeley.com/documents/?uuid=7ba938f0-8caf-4856-9f82-d58d5f1ae5e9" ] } ], "mendeley" : { "formattedCitation" : "(Dobor and Hl\u00e1sny, 2018)", "manualFormatting" : "Dobor and Hl\u00e1sny (2018)", "plainTextFormattedCitation" : "(Dobor and Hl\u00e1sny, 2018)", "previouslyFormattedCitation" : "(Dobor and Hl\u00e1sny,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Dobor and Hlásny (2018)</w:t>
      </w:r>
      <w:r w:rsidRPr="003F2D6A">
        <w:rPr>
          <w:rFonts w:cs="Times New Roman"/>
          <w:lang w:val="en-GB"/>
        </w:rPr>
        <w:fldChar w:fldCharType="end"/>
      </w:r>
      <w:r w:rsidRPr="003F2D6A">
        <w:rPr>
          <w:rFonts w:cs="Times New Roman"/>
          <w:lang w:val="en-GB"/>
        </w:rPr>
        <w:t xml:space="preserve"> found a considerable influence of the choice of the observational dataset and calibration period on the adjustment for some regions. RCM biases are typically larger than observational uncertainties, but in some regions, and in particular for wet-day frequencies, spatial patterns and the intensity distribution of daily precipitation, the situation may reverse </w:t>
      </w:r>
      <w:r w:rsidRPr="003F2D6A">
        <w:rPr>
          <w:rFonts w:cs="Times New Roman"/>
          <w:lang w:val="en-GB"/>
        </w:rPr>
        <w:fldChar w:fldCharType="begin" w:fldLock="1"/>
      </w:r>
      <w:r w:rsidR="000465A7">
        <w:rPr>
          <w:rFonts w:cs="Times New Roman"/>
          <w:lang w:val="en-GB"/>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"plainTextFormattedCitation" : "(Kotlarski et al., 2019)", "previouslyFormattedCitation" : "(Kotlarski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(Kotlarski et al., 2019)</w:t>
      </w:r>
      <w:r w:rsidRPr="003F2D6A">
        <w:rPr>
          <w:rFonts w:cs="Times New Roman"/>
          <w:lang w:val="en-GB"/>
        </w:rPr>
        <w:fldChar w:fldCharType="end"/>
      </w:r>
      <w:r w:rsidRPr="00FB6EB0">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"manualFormatting" : "Switanek et al. (2017)", "plainTextFormattedCitation" : "(Switanek et al., 2017)", "previouslyFormattedCitation" : "(Switanek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Switanek et al. (2017)</w:t>
      </w:r>
      <w:r w:rsidRPr="003F2D6A">
        <w:rPr>
          <w:rFonts w:cs="Times New Roman"/>
          <w:lang w:val="en-GB"/>
        </w:rPr>
        <w:fldChar w:fldCharType="end"/>
      </w:r>
      <w:r w:rsidRPr="00737B5A">
        <w:rPr>
          <w:rFonts w:cs="Times New Roman"/>
          <w:lang w:val="en-US"/>
        </w:rPr>
        <w:t xml:space="preserve"> found a strong influence of internal variability and thus of the choice of calibration period on the calibration of quantile mapping and on the modification of the climate change signal.</w:t>
      </w:r>
    </w:p>
    <w:p w14:paraId="7F05F7AC" w14:textId="77777777" w:rsidR="00E2170D" w:rsidRPr="00737B5A" w:rsidRDefault="00E2170D" w:rsidP="00E2170D">
      <w:pPr>
        <w:pStyle w:val="AR6BodyText"/>
        <w:shd w:val="clear" w:color="auto" w:fill="DEEAF6" w:themeFill="accent1" w:themeFillTint="33"/>
        <w:rPr>
          <w:rFonts w:cs="Times New Roman"/>
          <w:lang w:val="en-US"/>
        </w:rPr>
      </w:pPr>
    </w:p>
    <w:p w14:paraId="22FB8642" w14:textId="58F8BA6A" w:rsidR="00E2170D" w:rsidRPr="003F2D6A" w:rsidRDefault="00E2170D" w:rsidP="00E2170D">
      <w:pPr>
        <w:pStyle w:val="AR6BodyText"/>
        <w:shd w:val="clear" w:color="auto" w:fill="DEEAF6" w:themeFill="accent1" w:themeFillTint="33"/>
        <w:rPr>
          <w:rFonts w:cs="Times New Roman"/>
          <w:color w:val="FF0000"/>
          <w:lang w:val="en-GB"/>
        </w:rPr>
      </w:pPr>
      <w:r w:rsidRPr="003F2D6A">
        <w:rPr>
          <w:rFonts w:cs="Times New Roman"/>
          <w:lang w:val="en-GB"/>
        </w:rPr>
        <w:t xml:space="preserve">Bias adjustment is typically evaluated using cross-validation, i.e. by calibrating the adjustment function to one period of the observational record, and by evaluating it on a different one.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Maraun et al. (2017)</w:t>
      </w:r>
      <w:r w:rsidRPr="003F2D6A">
        <w:rPr>
          <w:rFonts w:cs="Times New Roman"/>
          <w:lang w:val="en-GB"/>
        </w:rPr>
        <w:fldChar w:fldCharType="end"/>
      </w:r>
      <w:r w:rsidRPr="00FB6EB0">
        <w:rPr>
          <w:rFonts w:cs="Times New Roman"/>
        </w:rPr>
        <w:t xml:space="preserve"> and </w:t>
      </w:r>
      <w:commentRangeStart w:id="1142"/>
      <w:r w:rsidRPr="003F2D6A">
        <w:rPr>
          <w:rFonts w:cs="Times New Roman"/>
          <w:lang w:val="en-GB"/>
        </w:rPr>
        <w:fldChar w:fldCharType="begin" w:fldLock="1"/>
      </w:r>
      <w:ins w:id="1143" w:author="Robin Matthews" w:date="2021-07-11T17:10:00Z">
        <w:r w:rsidR="00F93D5F">
          <w:rPr>
            <w:rFonts w:cs="Times New Roman"/>
          </w:rPr>
          <w:instrText>ADDIN CSL_CITATION { "citationItems" : [ { "id" : "ITEM-1", "itemData" : { "DOI" : "10.5194/hess-22-4867-2018", "ISSN" : "1607-7938", "abstract" : "Abstract. We demonstrate both analytically and with a modelling example that cross-validation of free-running bias-corrected climate change simulations against observations is misleading. The underlying reasoning is as follows: a cross-validation can have in principle two outcomes. A negative (in the sense of not rejecting a null hypothesis), if the residual bias in the validation period after bias correction vanishes; and a positive, if the residual bias in the validation period after bias correction is large. It can be shown analytically that the residual bias depends solely on the difference between the simulated and observed change between calibration and validation periods. This change, however, depends mainly on the realizations of internal variability in the observations and climate model. As a consequence, the outcome of a cross-validation is also dominated by internal variability, and does not allow for any conclusion about the sensibility of a bias correction. In particular, a sensible bias correction may be rejected (false positive) and a non-sensible bias correction may be accepted (false negative). We therefore propose to avoid cross-validation when evaluating bias correction of free-running bias-corrected climate change simulations against observations. Instead, one should evaluate non-calibrated temporal, spatial and process-based aspects.", "author" : [ { "dropping-particle" : "", "family" : "Maraun", "given" : "Douglas", "non-dropping-particle" : "", "parse-names" : false, "suffix" : "" }, { "dropping-particle" : "", "family" : "Widmann", "given" : "Martin", "non-dropping-particle" : "", "parse-names" : false, "suffix" : "" } ], "container-title" : "Hydrology and Earth System Sciences", "id" : "ITEM-1", "issue" : "9", "issued" : { "date-parts" : [ [ "2018", "9", "18" ] ] }, "page" : "4867-4873", "title" : "Cross-validation of bias-corrected climate simulations is misleading", "translator" : [ { "dropping-particle" : "", "family" : "Q4015", "given" : "", "non-dropping-particle" : "", "parse-names" : false, "suffix" : "" } ], "type" : "article-journal", "volume" : "22" }, "uris" : [ "http://www.mendeley.com/documents/?uuid=c2943cbc-b6c2-4f6c-b13a-06c7b2933349" ] } ], "mendeley" : { "formattedCitation" : "(Maraun and Widmann, 2018a)", "manualFormatting" : "Maraun and Widmann (2018a)", "plainTextFormattedCitation" : "(Maraun and Widmann, 2018a)", "previouslyFormattedCitation" : "(Maraun and Widmann, 2018a)" }, "properties" : { "noteIndex" : 0 }, "schema" : "https://github.com/citation-style-language/schema/raw/master/csl-citation.json" }</w:instrText>
        </w:r>
      </w:ins>
      <w:del w:id="1144" w:author="Robin Matthews" w:date="2021-07-11T17:10:00Z">
        <w:r w:rsidR="000465A7" w:rsidDel="00F93D5F">
          <w:rPr>
            <w:rFonts w:cs="Times New Roman"/>
          </w:rPr>
          <w:delInstrText>ADDIN CSL_CITATION { "citationItems" : [ { "id" : "ITEM-1", "itemData" : { "DOI" : "10.5194/hess-22-4867-2018", "ISSN" : "1607-7938", "abstract" : "Abstract. We demonstrate both analytically and with a modelling example that cross-validation of free-running bias-corrected climate change simulations against observations is misleading. The underlying reasoning is as follows: a cross-validation can have in principle two outcomes. A negative (in the sense of not rejecting a null hypothesis), if the residual bias in the validation period after bias correction vanishes; and a positive, if the residual bias in the validation period after bias correction is large. It can be shown analytically that the residual bias depends solely on the difference between the simulated and observed change between calibration and validation periods. This change, however, depends mainly on the realizations of internal variability in the observations and climate model. As a consequence, the outcome of a cross-validation is also dominated by internal variability, and does not allow for any conclusion about the sensibility of a bias correction. In particular, a sensible bias correction may be rejected (false positive) and a non-sensible bias correction may be accepted (false negative). We therefore propose to avoid cross-validation when evaluating bias correction of free-running bias-corrected climate change simulations against observations. Instead, one should evaluate non-calibrated temporal, spatial and process-based aspects.", "author" : [ { "dropping-particle" : "", "family" : "Maraun", "given" : "Douglas", "non-dropping-particle" : "", "parse-names" : false, "suffix" : "" }, { "dropping-particle" : "", "family" : "Widmann", "given" : "Martin", "non-dropping-particle" : "", "parse-names" : false, "suffix" : "" } ], "container-title" : "Hydrology and Earth System Sciences", "id" : "ITEM-1", "issue" : "9", "issued" : { "date-parts" : [ [ "2018", "9", "18" ] ] }, "page" : "4867-4873", "title" : "Cross-validation of bias-corrected climate simulations is misleading", "translator" : [ { "dropping-particle" : "", "family" : "Q4015", "given" : "", "non-dropping-particle" : "", "parse-names" : false, "suffix" : "" } ], "type" : "article-journal", "volume" : "22" }, "uris" : [ "http://www.mendeley.com/documents/?uuid=c2943cbc-b6c2-4f6c-b13a-06c7b2933349" ] } ], "mendeley" : { "formattedCitation" : "(Maraun and Widmann, 2018a)", "manualFormatting" : "Maraun and Widmann (2018)", "plainTextFormattedCitation" : "(Maraun and Widmann, 2018a)", "previouslyFormattedCitation" : "(Maraun and Widmann, 2018a)"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rPr>
        <w:t>Maraun and Widmann (2018</w:t>
      </w:r>
      <w:ins w:id="1145" w:author="Robin Matthews" w:date="2021-07-11T17:10:00Z">
        <w:r w:rsidR="00F93D5F">
          <w:rPr>
            <w:rFonts w:cs="Times New Roman"/>
            <w:noProof/>
          </w:rPr>
          <w:t>a</w:t>
        </w:r>
      </w:ins>
      <w:r w:rsidR="00E41CA2">
        <w:rPr>
          <w:rFonts w:cs="Times New Roman"/>
          <w:noProof/>
        </w:rPr>
        <w:t>)</w:t>
      </w:r>
      <w:r w:rsidRPr="003F2D6A">
        <w:rPr>
          <w:rFonts w:cs="Times New Roman"/>
          <w:lang w:val="en-GB"/>
        </w:rPr>
        <w:fldChar w:fldCharType="end"/>
      </w:r>
      <w:commentRangeEnd w:id="1142"/>
      <w:r w:rsidR="00E41CA2">
        <w:rPr>
          <w:rStyle w:val="CommentReference"/>
          <w:rFonts w:asciiTheme="minorHAnsi" w:eastAsiaTheme="minorHAnsi" w:hAnsiTheme="minorHAnsi"/>
          <w:lang w:eastAsia="en-US"/>
        </w:rPr>
        <w:commentReference w:id="1142"/>
      </w:r>
      <w:r w:rsidRPr="00FB6EB0">
        <w:rPr>
          <w:rFonts w:cs="Times New Roman"/>
        </w:rPr>
        <w:t xml:space="preserve"> demonstrated that, in the presence of multi-decadal internal variability, cross-validation may lead to a rejection of a valid bias adjustment or even lead to a positive evaluation of an invalid adjustment. </w:t>
      </w:r>
      <w:r w:rsidRPr="003F2D6A">
        <w:rPr>
          <w:rFonts w:cs="Times New Roman"/>
          <w:lang w:val="en-GB"/>
        </w:rPr>
        <w:t>The authors therefore argued that, in the presence of substantial internal variability, the evaluation of bias adjustment requires to consider aspects that have not been adjusted, such as temporal, spatial, or multi-variable dependence.</w:t>
      </w:r>
    </w:p>
    <w:p w14:paraId="265A66B9" w14:textId="77777777" w:rsidR="00E2170D" w:rsidRPr="003F2D6A" w:rsidRDefault="00E2170D" w:rsidP="00E2170D">
      <w:pPr>
        <w:pStyle w:val="AR6BodyText"/>
        <w:shd w:val="clear" w:color="auto" w:fill="DEEAF6" w:themeFill="accent1" w:themeFillTint="33"/>
        <w:rPr>
          <w:rFonts w:cs="Times New Roman"/>
          <w:color w:val="FF0000"/>
          <w:lang w:val="en-GB"/>
        </w:rPr>
      </w:pPr>
    </w:p>
    <w:p w14:paraId="75238B64"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There is </w:t>
      </w:r>
      <w:r w:rsidRPr="003F2D6A">
        <w:rPr>
          <w:rFonts w:cs="Times New Roman"/>
          <w:i/>
          <w:lang w:val="en-GB"/>
        </w:rPr>
        <w:t>high confidence</w:t>
      </w:r>
      <w:r w:rsidRPr="003F2D6A">
        <w:rPr>
          <w:rFonts w:cs="Times New Roman"/>
          <w:lang w:val="en-GB"/>
        </w:rPr>
        <w:t xml:space="preserve"> that observational uncertainty and internal variability adversely affect bias adjustment and introduce uncertainties in bias adjusted future projections.</w:t>
      </w:r>
    </w:p>
    <w:p w14:paraId="6FA76067" w14:textId="77777777" w:rsidR="00E2170D" w:rsidRPr="003F2D6A" w:rsidRDefault="00E2170D" w:rsidP="00E2170D">
      <w:pPr>
        <w:pStyle w:val="AR6BodyText"/>
        <w:shd w:val="clear" w:color="auto" w:fill="DEEAF6" w:themeFill="accent1" w:themeFillTint="33"/>
        <w:rPr>
          <w:rFonts w:cs="Times New Roman"/>
          <w:lang w:val="en-GB"/>
        </w:rPr>
      </w:pPr>
    </w:p>
    <w:p w14:paraId="032A50F9"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Overall assessment and new avenues</w:t>
      </w:r>
    </w:p>
    <w:p w14:paraId="292A07CD" w14:textId="0D972F2B" w:rsidR="00E2170D" w:rsidRPr="00FB6EB0" w:rsidRDefault="00E2170D" w:rsidP="00E2170D">
      <w:pPr>
        <w:pStyle w:val="AR6BodyText"/>
        <w:shd w:val="clear" w:color="auto" w:fill="DEEAF6" w:themeFill="accent1" w:themeFillTint="33"/>
        <w:rPr>
          <w:rFonts w:cs="Times New Roman"/>
        </w:rPr>
      </w:pPr>
      <w:r w:rsidRPr="003F2D6A">
        <w:rPr>
          <w:rFonts w:cs="Times New Roman"/>
          <w:lang w:val="en-GB"/>
        </w:rPr>
        <w:t xml:space="preserve">In the light of these issues, several authors dismiss the use of bias adjustment for climate change studies </w:t>
      </w:r>
      <w:r w:rsidRPr="003F2D6A">
        <w:rPr>
          <w:rFonts w:cs="Times New Roman"/>
          <w:lang w:val="en-GB"/>
        </w:rPr>
        <w:fldChar w:fldCharType="begin" w:fldLock="1"/>
      </w:r>
      <w:r w:rsidR="000465A7">
        <w:rPr>
          <w:rFonts w:cs="Times New Roman"/>
          <w:lang w:val="en-GB"/>
        </w:rPr>
        <w:instrText>ADDIN CSL_CITATION { "citationItems" : [ { "id" : "ITEM-1", "itemData" : { "DOI" : "10.5194/hess-16-3391-2012", "ISSN" : "1607-7938", "abstract" : "Abstract. Despite considerable progress in recent years, output of both global and regional circulation models is still afflicted with biases to a degree that precludes its direct use, especially in climate change impact studies. This is well known, and to overcome this problem, bias correction (BC; i.e. the correction of model output towards observations in a post-processing step) has now become a standard procedure in climate change impact studies. In this paper we argue that BC is currently often used in an invalid way: it is added to the GCM/RCM model chain without sufficient proof that the consistency of the latter (i.e. the agreement between model dynamics/model output and our judgement) as well as the generality of its applicability increases. BC methods often impair the advantages of circulation models by altering spatiotemporal field consistency, relations among variables and by violating conservation principles. Currently used BC methods largely neglect feedback mechanisms, and it is unclear whether they are time-invariant under climate change conditions. Applying BC increases agreement of climate model output with observations in hindcasts and hence narrows the uncertainty range of simulations and predictions without, however, providing a satisfactory physical justification. This is in most cases not transparent to the end user. We argue that this hides rather than reduces uncertainty, which may lead to avoidable forejudging of end users and decision makers. We present here a brief overview of state-of-the-art bias correction methods, discuss the related assumptions and implications, draw conclusions on the validity of bias correction and propose ways to cope with biased output of circulation models in the short term and how to reduce the bias in the long term. The most promising strategy for improved future global and regional circulation model simulations is the increase in model resolution to the convection-permitting scale in combination with ensemble predictions based on sophisticated approaches for ensemble perturbation. With this article, we advocate communicating the entire uncertainty range associated with climate change predictions openly and hope to stimulate a lively discussion on bias correction among the atmospheric and hydrological community and end users of climate change impact studies.", "author" : [ { "dropping-particle" : "", "family" : "Ehret", "given" : "U.", "non-dropping-particle" : "", "parse-names" : false, "suffix" : "" }, { "dropping-particle" : "", "family" : "Zehe", "given" : "E.", "non-dropping-particle" : "", "parse-names" : false, "suffix" : "" }, { "dropping-particle" : "", "family" : "Wulfmeyer", "given" : "V.", "non-dropping-particle" : "", "parse-names" : false, "suffix" : "" }, { "dropping-particle" : "", "family" : "Warrach-Sagi", "given" : "K.", "non-dropping-particle" : "", "parse-names" : false, "suffix" : "" }, { "dropping-particle" : "", "family" : "Liebert", "given" : "J.", "non-dropping-particle" : "", "parse-names" : false, "suffix" : "" } ], "container-title" : "Hydrology and Earth System Sciences", "id" : "ITEM-1", "issue" : "9", "issued" : { "date-parts" : [ [ "2012", "9", "21" ] ] }, "page" : "3391-3404", "title" : "HESS Opinions \"Should we apply bias correction to global and regional climate model data?\"", "translator" : [ { "dropping-particle" : "", "family" : "Q4269", "given" : "", "non-dropping-particle" : "", "parse-names" : false, "suffix" : "" } ], "type" : "article-journal", "volume" : "16" }, "uris" : [ "http://www.mendeley.com/documents/?uuid=bb9bd6cb-6fbe-430c-8b12-405efd0698af" ] }, { "id" : "ITEM-2", "itemData" : { "DOI" : "10.5194/npg-18-911-2011", "ISSN" : "1607-7946", "abstract" : "Abstract. The statistical and dynamical properties of bias correction and linear post-processing are investigated when the system under interest is affected by model errors and is experiencing parameter modifications, mimicking the potential impact of climate change. The analysis is first performed for simple typical scalar systems, an Ornstein-Uhlenbeck process (O-U) and a limit point bifurcation. It reveals system's specific (linear or non-linear) dependences of biases and post-processing corrections as a function of parameter modifications. A more realistic system is then investigated, a low-order model of moist general circulation, incorporating several processes of high relevance in the climate dynamics (radiative effects, cloud feedbacks...), but still sufficiently simple to allow for an extensive exploration of its dynamics. In this context, bias or post-processing corrections also display complicate variations when the system experiences temperature climate changes up to a few degrees. This precludes a straightforward application of these corrections from one system's state to another (as usually adopted for climate projections), and increases further the uncertainty in evaluating the amplitudes of climate changes.", "author" : [ { "dropping-particle" : "", "family" : "Vannitsem", "given" : "S.", "non-dropping-particle" : "", "parse-names" : false, "suffix" : "" } ], "container-title" : "Nonlinear Processes in Geophysics", "id" : "ITEM-2", "issue" : "6", "issued" : { "date-parts" : [ [ "2011", "12", "2" ] ] }, "page" : "911-924", "title" : "Bias correction and post-processing under climate change", "translator" : [ { "dropping-particle" : "", "family" : "Q4284", "given" : "", "non-dropping-particle" : "", "parse-names" : false, "suffix" : "" } ], "type" : "article-journal", "volume" : "18" }, "uris" : [ "http://www.mendeley.com/documents/?uuid=1159271a-5fd6-421b-9d16-2f4907df6566" ] } ], "mendeley" : { "formattedCitation" : "(Vannitsem, 2011; Ehret et al., 2012)", "plainTextFormattedCitation" : "(Vannitsem, 2011; Ehret et al., 2012)", "previouslyFormattedCitation" : "(Vannitsem, 2011; Ehret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(Vannitsem, 2011; Ehret et al., 2012)</w:t>
      </w:r>
      <w:r w:rsidRPr="003F2D6A">
        <w:rPr>
          <w:rFonts w:cs="Times New Roman"/>
          <w:lang w:val="en-GB"/>
        </w:rPr>
        <w:fldChar w:fldCharType="end"/>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"10.5194/hess-16-3391-2012", "ISSN" : "1607-7938", "abstract" : "Abstract. Despite considerable progress in recent years, output of both global and regional circulation models is still afflicted with biases to a degree that precludes its direct use, especially in climate change impact studies. This is well known, and to overcome this problem, bias correction (BC; i.e. the correction of model output towards observations in a post-processing step) has now become a standard procedure in climate change impact studies. In this paper we argue that BC is currently often used in an invalid way: it is added to the GCM/RCM model chain without sufficient proof that the consistency of the latter (i.e. the agreement between model dynamics/model output and our judgement) as well as the generality of its applicability increases. BC methods often impair the advantages of circulation models by altering spatiotemporal field consistency, relations among variables and by violating conservation principles. Currently used BC methods largely neglect feedback mechanisms, and it is unclear whether they are time-invariant under climate change conditions. Applying BC increases agreement of climate model output with observations in hindcasts and hence narrows the uncertainty range of simulations and predictions without, however, providing a satisfactory physical justification. This is in most cases not transparent to the end user. We argue that this hides rather than reduces uncertainty, which may lead to avoidable forejudging of end users and decision makers. We present here a brief overview of state-of-the-art bias correction methods, discuss the related assumptions and implications, draw conclusions on the validity of bias correction and propose ways to cope with biased output of circulation models in the short term and how to reduce the bias in the long term. The most promising strategy for improved future global and regional circulation model simulations is the increase in model resolution to the convection-permitting scale in combination with ensemble predictions based on sophisticated approaches for ensemble perturbation. With this article, we advocate communicating the entire uncertainty range associated with climate change predictions openly and hope to stimulate a lively discussion on bias correction among the atmospheric and hydrological community and end users of climate change impact studies.", "author" : [ { "dropping-particle" : "", "family" : "Ehret", "given" : "U.", "non-dropping-particle" : "", "parse-names" : false, "suffix" : "" }, { "dropping-particle" : "", "family" : "Zehe", "given" : "E.", "non-dropping-particle" : "", "parse-names" : false, "suffix" : "" }, { "dropping-particle" : "", "family" : "Wulfmeyer", "given" : "V.", "non-dropping-particle" : "", "parse-names" : false, "suffix" : "" }, { "dropping-particle" : "", "family" : "Warrach-Sagi", "given" : "K.", "non-dropping-particle" : "", "parse-names" : false, "suffix" : "" }, { "dropping-particle" : "", "family" : "Liebert", "given" : "J.", "non-dropping-particle" : "", "parse-names" : false, "suffix" : "" } ], "container-title" : "Hydrology and Earth System Sciences", "id" : "ITEM-1", "issue" : "9", "issued" : { "date-parts" : [ [ "2012", "9", "21" ] ] }, "page" : "3391-3404", "title" : "HESS Opinions \"Should we apply bias correction to global and regional climate model data?\"", "translator" : [ { "dropping-particle" : "", "family" : "Q4269", "given" : "", "non-dropping-particle" : "", "parse-names" : false, "suffix" : "" } ], "type" : "article-journal", "volume" : "16" }, "uris" : [ "http://www.mendeley.com/documents/?uuid=bb9bd6cb-6fbe-430c-8b12-405efd0698af" ] } ], "mendeley" : { "formattedCitation" : "(Ehret et al., 2012)", "manualFormatting" : "Ehret et al. (2012)", "plainTextFormattedCitation" : "(Ehret et al., 2012)", "previouslyFormattedCitation" : "(Ehret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Ehret et al. (2012)</w:t>
      </w:r>
      <w:r w:rsidRPr="003F2D6A">
        <w:rPr>
          <w:rFonts w:cs="Times New Roman"/>
          <w:lang w:val="en-GB"/>
        </w:rPr>
        <w:fldChar w:fldCharType="end"/>
      </w:r>
      <w:r w:rsidRPr="00737B5A">
        <w:rPr>
          <w:rFonts w:cs="Times New Roman"/>
          <w:lang w:val="en-GB"/>
        </w:rPr>
        <w:t xml:space="preserve"> and </w:t>
      </w:r>
      <w:r w:rsidRPr="003F2D6A">
        <w:rPr>
          <w:rFonts w:cs="Times New Roman"/>
          <w:lang w:val="en-GB"/>
        </w:rPr>
        <w:fldChar w:fldCharType="begin" w:fldLock="1"/>
      </w:r>
      <w:r w:rsidR="000465A7">
        <w:rPr>
          <w:rFonts w:cs="Times New Roman"/>
          <w:lang w:val="en-GB"/>
        </w:rPr>
        <w:instrText>ADDIN CSL_CITATION { "citationItems" : [ { "id" : "ITEM-1",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"ITEM-1",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"manualFormatting" : "Stocker et al. (2015)", "plainTextFormattedCitation" : "(Stocker et al., 2015)", "previouslyFormattedCitation" : "(Stocker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Stocker et al. (2015)</w:t>
      </w:r>
      <w:r w:rsidRPr="003F2D6A">
        <w:rPr>
          <w:rFonts w:cs="Times New Roman"/>
          <w:lang w:val="en-GB"/>
        </w:rPr>
        <w:fldChar w:fldCharType="end"/>
      </w:r>
      <w:r w:rsidRPr="00737B5A">
        <w:rPr>
          <w:rFonts w:cs="Times New Roman"/>
          <w:lang w:val="en-GB"/>
        </w:rPr>
        <w:t xml:space="preserve"> propose to at least provide the raw model output alongside the adjusted data. </w:t>
      </w:r>
      <w:commentRangeStart w:id="1146"/>
      <w:r w:rsidRPr="003F2D6A">
        <w:rPr>
          <w:rFonts w:cs="Times New Roman"/>
          <w:lang w:val="en-GB"/>
        </w:rPr>
        <w:fldChar w:fldCharType="begin" w:fldLock="1"/>
      </w:r>
      <w:ins w:id="1147" w:author="Robin Matthews" w:date="2021-07-11T17:10:00Z">
        <w:r w:rsidR="00AB59E5">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1148" w:author="Robin Matthews" w:date="2021-07-11T17:10:00Z">
        <w:r w:rsidR="000465A7" w:rsidDel="00AB59E5">
          <w:rPr>
            <w:rFonts w:cs="Times New Roman"/>
            <w:lang w:val="en-GB"/>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(2017b)", "plainTextFormattedCitation" : "(Maraun et al., 2017)", "previouslyFormattedCitation" : "(Maraun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(2017</w:t>
      </w:r>
      <w:del w:id="1149" w:author="Robin Matthews" w:date="2021-07-11T17:10:00Z">
        <w:r w:rsidR="00E41CA2" w:rsidDel="00AB59E5">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1146"/>
      <w:r w:rsidR="00E41CA2">
        <w:rPr>
          <w:rStyle w:val="CommentReference"/>
          <w:rFonts w:asciiTheme="minorHAnsi" w:eastAsiaTheme="minorHAnsi" w:hAnsiTheme="minorHAnsi"/>
          <w:lang w:eastAsia="en-US"/>
        </w:rPr>
        <w:commentReference w:id="1146"/>
      </w:r>
      <w:r w:rsidRPr="003F2D6A">
        <w:rPr>
          <w:rFonts w:cs="Times New Roman"/>
          <w:lang w:val="en-GB"/>
        </w:rPr>
        <w:t xml:space="preserve"> argue that the target resolution should be similar to the model resolution to avoid downscaling issues. </w:t>
      </w:r>
      <w:r w:rsidRPr="003F2D6A">
        <w:rPr>
          <w:rFonts w:cs="Times New Roman"/>
          <w:lang w:val="en-GB"/>
        </w:rPr>
        <w:fldChar w:fldCharType="begin" w:fldLock="1"/>
      </w:r>
      <w:r w:rsidR="000465A7">
        <w:rPr>
          <w:rFonts w:cs="Times New Roman"/>
          <w:lang w:val="en-GB"/>
        </w:rPr>
        <w:instrText>ADDIN CSL_CITATION { "citationItems" : [ { "id" : "ITEM-1",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"ITEM-1",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"manualFormatting" : "Stocker et al. (2015)", "plainTextFormattedCitation" : "(Stocker et al., 2015)", "previouslyFormattedCitation" : "(Stocker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Stocker et al. (2015)</w:t>
      </w:r>
      <w:r w:rsidRPr="003F2D6A">
        <w:rPr>
          <w:rFonts w:cs="Times New Roman"/>
          <w:lang w:val="en-GB"/>
        </w:rPr>
        <w:fldChar w:fldCharType="end"/>
      </w:r>
      <w:r w:rsidRPr="003F2D6A">
        <w:rPr>
          <w:rFonts w:cs="Times New Roman"/>
          <w:lang w:val="en-GB"/>
        </w:rPr>
        <w:t xml:space="preserve"> and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highlighted the relevance of understanding model biases and the misrepresentations of the underlying physical processes prior to any adjustment. Together with </w:t>
      </w:r>
      <w:r w:rsidRPr="003F2D6A">
        <w:rPr>
          <w:rFonts w:cs="Times New Roman"/>
          <w:lang w:val="en-GB"/>
        </w:rPr>
        <w:fldChar w:fldCharType="begin" w:fldLock="1"/>
      </w:r>
      <w:r w:rsidR="000465A7">
        <w:rPr>
          <w:rFonts w:cs="Times New Roman"/>
          <w:lang w:val="en-GB"/>
        </w:rPr>
        <w:instrText>ADDIN CSL_CITATION { "citationItems" : [ { "id" : "ITEM-1",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"ITEM-1",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"(Galmarini et al., 2019)", "manualFormatting" : "Galmarini et al. (2019)", "plainTextFormattedCitation" : "(Galmarini et al., 2019)", "previouslyFormattedCitation" : "(Galmarini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Galmarini et al. (2019)</w:t>
      </w:r>
      <w:r w:rsidRPr="003F2D6A">
        <w:rPr>
          <w:rFonts w:cs="Times New Roman"/>
          <w:lang w:val="en-GB"/>
        </w:rPr>
        <w:fldChar w:fldCharType="end"/>
      </w:r>
      <w:r w:rsidRPr="003F2D6A">
        <w:rPr>
          <w:rFonts w:cs="Times New Roman"/>
          <w:lang w:val="en-GB"/>
        </w:rPr>
        <w:t xml:space="preserve"> , they point out the need for collaboration between bias adjustment users, experts in climate modelling and experts in the considered regional climate. As new research avenues, development of process-oriented bias adjustment methods </w:t>
      </w:r>
      <w:r w:rsidRPr="003F2D6A">
        <w:rPr>
          <w:rFonts w:cs="Times New Roman"/>
          <w:lang w:val="en-GB"/>
        </w:rPr>
        <w:fldChar w:fldCharType="begin" w:fldLock="1"/>
      </w:r>
      <w:r w:rsidR="000465A7">
        <w:rPr>
          <w:rFonts w:cs="Times New Roman"/>
          <w:lang w:val="en-GB"/>
        </w:rPr>
        <w:instrText>ADDIN CSL_CITATION { "citationItems" : [ { "id" : "ITEM-1", "itemData" : { "DOI" : "10.1007/s00382-018-4226-z", "ISSN" : "0930-7575", "author" : [ { "dropping-particle" : "", "family" : "Manzanas", "given" : "R.", "non-dropping-particle" : "", "parse-names" : false, "suffix" : "" }, { "dropping-particle" : "", "family" : "Guti\u00e9rrez", "given" : "J. M.", "non-dropping-particle" : "", "parse-names" : false, "suffix" : "" } ], "container-title" : "Climate Dynamics", "id" : "ITEM-1", "issue" : "3-4", "issued" : { "date-parts" : [ [ "2019", "2", "10" ] ] }, "page" : "1673-1683", "title" : "Process-conditioned bias correction for seasonal forecasting: a case-study with ENSO in Peru", "translator" : [ { "dropping-particle" : "", "family" : "Q6093", "given" : "", "non-dropping-particle" : "", "parse-names" : false, "suffix" : "" } ], "type" : "article-journal", "volume" : "52" }, "uris" : [ "http://www.mendeley.com/documents/?uuid=4fb18ed2-f4f8-4c8a-b261-9d9c69a3d741" ] }, { "id" : "ITEM-2",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"ITEM-2",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"ITEM-3",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"ITEM-3",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"mendeley" : { "formattedCitation" : "(Addor et al., 2016; Verfaillie et al., 2017; Manzanas and Guti\u00e9rrez, 2019)", "plainTextFormattedCitation" : "(Addor et al., 2016; Verfaillie et al., 2017; Manzanas and Guti\u00e9rrez, 2019)", "previouslyFormattedCitation" : "(Addor et al., 2016; Verfaillie et al., 2017; Manzanas and Guti\u00e9rrez,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 Verfaillie et al., 2017; Manzanas and Gutiérrez, 2019)</w:t>
      </w:r>
      <w:r w:rsidRPr="003F2D6A">
        <w:rPr>
          <w:rFonts w:cs="Times New Roman"/>
          <w:lang w:val="en-GB"/>
        </w:rPr>
        <w:fldChar w:fldCharType="end"/>
      </w:r>
      <w:r w:rsidRPr="003F2D6A">
        <w:rPr>
          <w:rFonts w:cs="Times New Roman"/>
          <w:lang w:val="en-GB"/>
        </w:rPr>
        <w:t xml:space="preserve"> or run-time bias adjustment integrated into the climate simulation, e.g., to reduce circulation errors </w:t>
      </w:r>
      <w:r w:rsidRPr="003F2D6A">
        <w:rPr>
          <w:rFonts w:cs="Times New Roman"/>
          <w:lang w:val="en-GB"/>
        </w:rPr>
        <w:fldChar w:fldCharType="begin" w:fldLock="1"/>
      </w:r>
      <w:r w:rsidR="000465A7">
        <w:rPr>
          <w:rFonts w:cs="Times New Roman"/>
          <w:lang w:val="en-GB"/>
        </w:rPr>
        <w:instrText>ADDIN CSL_CITATION { "citationItems" : [ { "id" : "ITEM-1", "itemData" : { "DOI" : "10.1111/j.1600-0870.2005.00120.x", "ISSN" : "0280-6495", "author" : [ { "dropping-particle" : "", "family" : "Guldberg", "given" : "A.", "non-dropping-particle" : "", "parse-names" : false, "suffix" : "" }, { "dropping-particle" : "", "family" : "Kaas", "given" : "E.", "non-dropping-particle" : "", "parse-names" : false, "suffix" : "" }, { "dropping-particle" : "", "family" : "Deque", "given" : "M.", "non-dropping-particle" : "", "parse-names" : false, "suffix" : "" }, { "dropping-particle" : "", "family" : "Yang", "given" : "S.", "non-dropping-particle" : "", "parse-names" : false, "suffix" : "" }, { "dropping-particle" : "V.", "family" : "Thorsen", "given" : "S.", "non-dropping-particle" : "", "parse-names" : false, "suffix" : "" } ], "container-title" : "Tellus A: Dynamic Meteorology and Oceanography", "id" : "ITEM-1", "issue" : "4", "issued" : { "date-parts" : [ [ "2005", "8" ] ] }, "page" : "575-588", "title" : "Reduction of systematic errors by empirical model correction: impact on seasonal prediction skill", "translator" : [ { "dropping-particle" : "", "family" : "Q4525", "given" : "", "non-dropping-particle" : "", "parse-names" : false, "suffix" : "" } ], "type" : "article-journal", "volume" : "57" }, "uris" : [ "http://www.mendeley.com/documents/?uuid=001ec6fe-ffaa-4db4-844e-c865482329d6" ] }, { "id" : "ITEM-2", "itemData" : { "DOI" : "10.1029/2012GL052647", "ISSN" : "00948276",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"ITEM-2", "issue" : "19", "issued" : { "date-parts" : [ [ "2012", "10", "16" ] ] }, "page" : "n/a-n/a", "title" : "Statistical adjustment of decadal predictions in a changing climate", "translator" : [ { "dropping-particle" : "", "family" : "Q4526", "given" : "", "non-dropping-particle" : "", "parse-names" : false, "suffix" : "" } ], "type" : "article-journal", "volume" : "39" }, "uris" : [ "http://www.mendeley.com/documents/?uuid=feaa24d0-9711-46e9-9aa9-494f213b0b48" ] }, { "id" : "ITEM-3", "itemData" : { "DOI" : "10.1029/2018MS001438", "ISSN" : "19422466", "author" : [ { "dropping-particle" : "", "family" : "Krinner", "given" : "Gerhard", "non-dropping-particle" : "", "parse-names" : false, "suffix" : "" }, { "dropping-particle" : "", "family" : "Beaumet", "given" : "Julien", "non-dropping-particle" : "", "parse-names" : false, "suffix" : "" }, { "dropping-particle" : "", "family" : "Favier", "given" : "Vincent", "non-dropping-particle" : "", "parse-names" : false, "suffix" : "" }, { "dropping-particle" : "", "family" : "D\u00e9qu\u00e9", "given" : "Michel", "non-dropping-particle" : "", "parse-names" : false, "suffix" : "" }, { "dropping-particle" : "", "family" : "Brutel-Vuilmet", "given" : "Claire", "non-dropping-particle" : "", "parse-names" : false, "suffix" : "" } ], "container-title" : "Journal of Advances in Modeling Earth Systems", "id" : "ITEM-3", "issue" : "1", "issued" : { "date-parts" : [ [ "2019", "1" ] ] }, "page" : "64-82", "title" : "Empirical Run-Time Bias Correction for Antarctic Regional Climate Projections With a Stretched-Grid AGCM", "translator" : [ { "dropping-particle" : "", "family" : "Q4524", "given" : "", "non-dropping-particle" : "", "parse-names" : false, "suffix" : "" } ], "type" : "article-journal", "volume" : "11" }, "uris" : [ "http://www.mendeley.com/documents/?uuid=b82c2835-5185-4375-8a60-1f4e0d2ff7f6" ] }, { "id" : "ITEM-4", "itemData" : { "DOI" : "10.1038/s43247-020-00035-0", "ISSN" : "2662-4435", "abstract" : "Climate models and/or their output are usually bias-corrected for climate impact studies. The underlying assumption of these corrections is that climate biases are essentially stationary between historical and future climate states. Under very strong climate change, the validity of this assumption is uncertain, so the practical benefit of bias corrections remains an open question. Here, this issue is addressed in the context of bias correcting the climate models themselves. Employing the ARPEGE, LMDZ and CanAM4 atmospheric models, we undertook experiments in which one centre\u2019s atmospheric model takes another centre\u2019s coupled model as observations during the historical period, to define the bias correction, and as the reference under future projections of strong climate change, to evaluate its impact. This allows testing of the stationarity assumption directly from the historical through future periods for three different models. These experiments provide evidence for the validity of the new bias-corrected model approach. In particular, temperature, wind and pressure biases are reduced by 40\u201360% and, with few exceptions, more than 50% of the improvement obtained over the historical period is on average preserved after 100 years of strong climate change. Below 3 \u00b0C global average surface temperature increase, these corrections globally retain 80% of their benefit.", "author" : [ { "dropping-particle" : "", "family" : "Krinner", "given" : "Gerhard", "non-dropping-particle" : "", "parse-names" : false, "suffix" : "" }, { "dropping-particle" : "", "family" : "Kharin", "given" : "Viatcheslav", "non-dropping-particle" : "", "parse-names" : false, "suffix" : "" }, { "dropping-particle" : "", "family" : "Roehrig", "given" : "Romain", "non-dropping-particle" : "", "parse-names" : false, "suffix" : "" }, { "dropping-particle" : "", "family" : "Scinocca", "given" : "John", "non-dropping-particle" : "", "parse-names" : false, "suffix" : "" }, { "dropping-particle" : "", "family" : "Codron", "given" : "Francis", "non-dropping-particle" : "", "parse-names" : false, "suffix" : "" } ], "container-title" : "Communications Earth &amp; Environment", "id" : "ITEM-4", "issue" : "1", "issued" : { "date-parts" : [ [ "2020", "12", "14" ] ] }, "page" : "29", "title" : "Historically-based run-time bias corrections substantially improve model projections of 100 years of future climate change", "translator" : [ { "dropping-particle" : "", "family" : "Q6694", "given" : "", "non-dropping-particle" : "", "parse-names" : false, "suffix" : "" } ], "type" : "article-journal", "volume" : "1" }, "uris" : [ "http://www.mendeley.com/documents/?uuid=0ba6b770-bb00-4d05-9923-85d8ea0f114c" ] } ], "mendeley" : { "formattedCitation" : "(Guldberg et al., 2005; Kharin et al., 2012; Krinner et al., 2019, 2020)", "plainTextFormattedCitation" : "(Guldberg et al., 2005; Kharin et al., 2012; Krinner et al., 2019, 2020)", "previouslyFormattedCitation" : "(Guldberg et al., 2005; Kharin et al., 2012; Krinner et al., 2019,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(Guldberg et al., 2005; Kharin et al., 2012; Krinner et al., 2019, 2020)</w:t>
      </w:r>
      <w:r w:rsidRPr="003F2D6A">
        <w:rPr>
          <w:rFonts w:cs="Times New Roman"/>
          <w:lang w:val="en-GB"/>
        </w:rPr>
        <w:fldChar w:fldCharType="end"/>
      </w:r>
      <w:r w:rsidRPr="00FB6EB0">
        <w:rPr>
          <w:rFonts w:cs="Times New Roman"/>
        </w:rPr>
        <w:t xml:space="preserve"> are proposed.</w:t>
      </w:r>
    </w:p>
    <w:p w14:paraId="2FF40DA8" w14:textId="77777777" w:rsidR="005D303B" w:rsidRPr="00FB6EB0" w:rsidRDefault="005D303B" w:rsidP="005D303B">
      <w:pPr>
        <w:pStyle w:val="AR6BodyText"/>
        <w:shd w:val="clear" w:color="auto" w:fill="DEEAF6" w:themeFill="accent1" w:themeFillTint="33"/>
        <w:rPr>
          <w:rFonts w:cs="Times New Roman"/>
        </w:rPr>
      </w:pPr>
    </w:p>
    <w:p w14:paraId="40BCBB13" w14:textId="77777777" w:rsidR="005D303B" w:rsidRPr="00FB6EB0" w:rsidRDefault="005D303B" w:rsidP="005D303B">
      <w:pPr>
        <w:pStyle w:val="AR6BodyText"/>
        <w:rPr>
          <w:lang w:eastAsia="en-US"/>
        </w:rPr>
      </w:pPr>
    </w:p>
    <w:p w14:paraId="2361A7F6" w14:textId="77777777" w:rsidR="005D303B" w:rsidRPr="0049542F" w:rsidRDefault="005D303B" w:rsidP="005D303B">
      <w:pPr>
        <w:pStyle w:val="AR6BodyText"/>
        <w:jc w:val="both"/>
        <w:rPr>
          <w:b/>
          <w:lang w:val="en-GB" w:eastAsia="en-US"/>
        </w:rPr>
      </w:pPr>
      <w:r w:rsidRPr="0049542F">
        <w:rPr>
          <w:b/>
          <w:lang w:val="en-GB" w:eastAsia="en-US"/>
        </w:rPr>
        <w:t>[END CROSS-CHAPTER BOX 10.2 HERE]</w:t>
      </w:r>
    </w:p>
    <w:p w14:paraId="74755CF5" w14:textId="77777777" w:rsidR="005D303B" w:rsidRPr="0049542F" w:rsidRDefault="005D303B" w:rsidP="005D303B">
      <w:pPr>
        <w:pStyle w:val="AR6BodyText"/>
        <w:rPr>
          <w:rFonts w:cs="Times New Roman"/>
          <w:lang w:val="en-GB"/>
        </w:rPr>
      </w:pPr>
    </w:p>
    <w:p w14:paraId="77F23D6B" w14:textId="4A5904E6" w:rsidR="002D5F17" w:rsidRDefault="002D5F17" w:rsidP="00444518">
      <w:pPr>
        <w:pStyle w:val="AR6BodyText"/>
        <w:rPr>
          <w:lang w:val="en-GB" w:eastAsia="en-US"/>
        </w:rPr>
      </w:pPr>
      <w:bookmarkStart w:id="1150" w:name="_Toc5899685"/>
      <w:bookmarkStart w:id="1151" w:name="_Toc24369290"/>
      <w:bookmarkStart w:id="1152" w:name="_Toc24482495"/>
    </w:p>
    <w:p w14:paraId="541DBE93" w14:textId="3F27F228" w:rsidR="00A54092" w:rsidRDefault="00A54092" w:rsidP="00444518">
      <w:pPr>
        <w:pStyle w:val="AR6BodyText"/>
        <w:rPr>
          <w:lang w:val="en-GB" w:eastAsia="en-US"/>
        </w:rPr>
      </w:pPr>
    </w:p>
    <w:p w14:paraId="7A81B0D5" w14:textId="77777777" w:rsidR="00A54092" w:rsidRPr="00C734F4" w:rsidRDefault="00A54092" w:rsidP="00444518">
      <w:pPr>
        <w:pStyle w:val="AR6BodyText"/>
        <w:rPr>
          <w:lang w:val="en-GB" w:eastAsia="en-US"/>
        </w:rPr>
      </w:pPr>
    </w:p>
    <w:p w14:paraId="14E7BA5C" w14:textId="1CA1B567" w:rsidR="007844A5" w:rsidRPr="00C734F4" w:rsidRDefault="00944A4C" w:rsidP="007844A5">
      <w:pPr>
        <w:pStyle w:val="AR6Chap10Level1101"/>
        <w:rPr>
          <w:lang w:val="en-GB"/>
        </w:rPr>
      </w:pPr>
      <w:bookmarkStart w:id="1153" w:name="_Toc56620072"/>
      <w:bookmarkStart w:id="1154" w:name="_Toc56770403"/>
      <w:bookmarkStart w:id="1155" w:name="_Toc56770541"/>
      <w:bookmarkStart w:id="1156" w:name="_Toc70454755"/>
      <w:bookmarkEnd w:id="1150"/>
      <w:bookmarkEnd w:id="1151"/>
      <w:bookmarkEnd w:id="1152"/>
      <w:r w:rsidRPr="00C734F4">
        <w:rPr>
          <w:lang w:val="en-GB"/>
        </w:rPr>
        <w:lastRenderedPageBreak/>
        <w:t xml:space="preserve">Interplay between </w:t>
      </w:r>
      <w:r w:rsidR="006221C8" w:rsidRPr="00C734F4">
        <w:rPr>
          <w:lang w:val="en-GB"/>
        </w:rPr>
        <w:t>A</w:t>
      </w:r>
      <w:r w:rsidRPr="00C734F4">
        <w:rPr>
          <w:lang w:val="en-GB"/>
        </w:rPr>
        <w:t xml:space="preserve">nthropogenic </w:t>
      </w:r>
      <w:r w:rsidR="006221C8" w:rsidRPr="00C734F4">
        <w:rPr>
          <w:lang w:val="en-GB"/>
        </w:rPr>
        <w:t>C</w:t>
      </w:r>
      <w:r w:rsidRPr="00C734F4">
        <w:rPr>
          <w:lang w:val="en-GB"/>
        </w:rPr>
        <w:t xml:space="preserve">hange and </w:t>
      </w:r>
      <w:r w:rsidR="006221C8" w:rsidRPr="00C734F4">
        <w:rPr>
          <w:lang w:val="en-GB"/>
        </w:rPr>
        <w:t>I</w:t>
      </w:r>
      <w:r w:rsidRPr="00C734F4">
        <w:rPr>
          <w:lang w:val="en-GB"/>
        </w:rPr>
        <w:t xml:space="preserve">nternal </w:t>
      </w:r>
      <w:r w:rsidR="006221C8" w:rsidRPr="00C734F4">
        <w:rPr>
          <w:lang w:val="en-GB"/>
        </w:rPr>
        <w:t>V</w:t>
      </w:r>
      <w:r w:rsidRPr="00C734F4">
        <w:rPr>
          <w:lang w:val="en-GB"/>
        </w:rPr>
        <w:t xml:space="preserve">ariability at </w:t>
      </w:r>
      <w:r w:rsidR="006221C8" w:rsidRPr="00C734F4">
        <w:rPr>
          <w:lang w:val="en-GB"/>
        </w:rPr>
        <w:t>R</w:t>
      </w:r>
      <w:r w:rsidRPr="00C734F4">
        <w:rPr>
          <w:lang w:val="en-GB"/>
        </w:rPr>
        <w:t xml:space="preserve">egional </w:t>
      </w:r>
      <w:r w:rsidR="006221C8" w:rsidRPr="00C734F4">
        <w:rPr>
          <w:lang w:val="en-GB"/>
        </w:rPr>
        <w:t>S</w:t>
      </w:r>
      <w:r w:rsidRPr="00C734F4">
        <w:rPr>
          <w:lang w:val="en-GB"/>
        </w:rPr>
        <w:t>cales</w:t>
      </w:r>
      <w:bookmarkEnd w:id="1153"/>
      <w:bookmarkEnd w:id="1154"/>
      <w:bookmarkEnd w:id="1155"/>
      <w:bookmarkEnd w:id="1156"/>
    </w:p>
    <w:p w14:paraId="5FEA3535" w14:textId="77777777" w:rsidR="0081226F" w:rsidRPr="00C734F4" w:rsidRDefault="0081226F" w:rsidP="0081226F">
      <w:pPr>
        <w:pStyle w:val="AR6BodyText"/>
        <w:rPr>
          <w:lang w:val="en-GB" w:eastAsia="en-US"/>
        </w:rPr>
      </w:pPr>
    </w:p>
    <w:p w14:paraId="3B4DBEDE" w14:textId="77777777" w:rsidR="006221C8" w:rsidRPr="00C734F4" w:rsidRDefault="006221C8" w:rsidP="006221C8">
      <w:pPr>
        <w:pStyle w:val="AR6BodyText"/>
        <w:rPr>
          <w:rFonts w:cs="Times New Roman"/>
          <w:lang w:val="en-GB"/>
        </w:rPr>
      </w:pPr>
      <w:r w:rsidRPr="00C734F4">
        <w:rPr>
          <w:rFonts w:cs="Times New Roman"/>
          <w:lang w:val="en-GB"/>
        </w:rPr>
        <w:t>This section focuses on the assessment of the methodologies used to identify the physical causes of past and future regional climate change in the context of the ongoing anthropogenic influence on the global climate. The main foci are the attribution of past regional-scale changes (Sections 10.4.1–2) and the robustness and future emergence of the regional-scale response to anthropogenic forcing (Section 10.4.3).</w:t>
      </w:r>
    </w:p>
    <w:p w14:paraId="30A02BC2" w14:textId="77777777" w:rsidR="006221C8" w:rsidRPr="00C734F4" w:rsidRDefault="006221C8" w:rsidP="006221C8">
      <w:pPr>
        <w:pStyle w:val="AR6BodyText"/>
        <w:rPr>
          <w:rFonts w:cs="Times New Roman"/>
          <w:lang w:val="en-GB"/>
        </w:rPr>
      </w:pPr>
    </w:p>
    <w:p w14:paraId="0BBB748A" w14:textId="7AF61BFB" w:rsidR="006221C8" w:rsidRPr="00C734F4" w:rsidRDefault="006221C8" w:rsidP="006221C8">
      <w:pPr>
        <w:pStyle w:val="AR6BodyText"/>
        <w:rPr>
          <w:rFonts w:cs="Times New Roman"/>
          <w:lang w:val="en-GB"/>
        </w:rPr>
      </w:pPr>
      <w:r w:rsidRPr="00C734F4">
        <w:rPr>
          <w:rFonts w:cs="Times New Roman"/>
          <w:lang w:val="en-GB"/>
        </w:rPr>
        <w:t xml:space="preserve">In this chapter, regional-scale attribution is defined as the process of evaluating the relative contributions of multiple causal factors (or drivers) to regional climate change </w:t>
      </w:r>
      <w:commentRangeStart w:id="1157"/>
      <w:r w:rsidRPr="00C734F4">
        <w:rPr>
          <w:rFonts w:cs="Times New Roman"/>
          <w:lang w:val="en-GB"/>
        </w:rPr>
        <w:fldChar w:fldCharType="begin" w:fldLock="1"/>
      </w:r>
      <w:r w:rsidR="000465A7">
        <w:rPr>
          <w:rFonts w:cs="Times New Roman"/>
          <w:lang w:val="en-GB"/>
        </w:rPr>
        <w:instrText>ADDIN CSL_CITATION { "citationItems" : [ { "id" : "ITEM-1",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"ITEM-1",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"id" : "ITEM-2", "itemData" : { "DOI" : "10.1098/rspa.2019.0013", "ISSN" : "1364-5021", "author" : [ { "dropping-particle" : "", "family" : "Shepherd", "given" : "Theodore G.", "non-dropping-particle" : "", "parse-names" : false, "suffix" : "" } ], "container-title" : "Proceedings of the Royal Society A: Mathematical, Physical and Engineering Sciences", "id" : "ITEM-2",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"(Rosenzweig and Neofotis, 2013; Shepherd, 2019)", "manualFormatting" : "(Cross-Working Group Box: Attribution (in Chapter 1); Rosenzweig and Neofotis, 2013; Shepherd, 2019)", "plainTextFormattedCitation" : "(Rosenzweig and Neofotis, 2013; Shepherd, 2019)", "previouslyFormattedCitation" : "(Rosenzweig and Neofotis, 2013; Shepherd,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(Cross-Working Group Box: Attribution (in Chapter 1); Rosenzweig and Neofotis, 2013; Shepherd, 2019)</w:t>
      </w:r>
      <w:r w:rsidRPr="00C734F4">
        <w:rPr>
          <w:rFonts w:cs="Times New Roman"/>
          <w:lang w:val="en-GB"/>
        </w:rPr>
        <w:fldChar w:fldCharType="end"/>
      </w:r>
      <w:commentRangeEnd w:id="1157"/>
      <w:r w:rsidR="00E41CA2">
        <w:rPr>
          <w:rStyle w:val="CommentReference"/>
          <w:rFonts w:asciiTheme="minorHAnsi" w:eastAsiaTheme="minorHAnsi" w:hAnsiTheme="minorHAnsi"/>
          <w:lang w:eastAsia="en-US"/>
        </w:rPr>
        <w:commentReference w:id="1157"/>
      </w:r>
      <w:r w:rsidRPr="00C734F4">
        <w:rPr>
          <w:rFonts w:cs="Times New Roman"/>
          <w:lang w:val="en-GB"/>
        </w:rPr>
        <w:t xml:space="preserve">. Attribution at regional scale builds upon the usual definition of attribution used in the AR5 </w:t>
      </w:r>
      <w:commentRangeStart w:id="1158"/>
      <w:r w:rsidRPr="00C734F4">
        <w:rPr>
          <w:rFonts w:cs="Times New Roman"/>
          <w:lang w:val="en-GB"/>
        </w:rPr>
        <w:fldChar w:fldCharType="begin" w:fldLock="1"/>
      </w:r>
      <w:ins w:id="1159" w:author="Robin Matthews" w:date="2021-07-11T17:11:00Z">
        <w:r w:rsidR="00AB59E5">
          <w:rPr>
            <w:rFonts w:cs="Times New Roman"/>
            <w:lang w:val="en-GB"/>
          </w:rPr>
          <w:instrText>ADDIN CSL_CITATION { "citationItems" : [ { "id" : "ITEM-1", "itemData" : { "author" : [ { "dropping-particle" : "", "family" : "Hegerl", "given" : "Gabriele", "non-dropping-particle" : "", "parse-names" : false, "suffix" : "" }, { "dropping-particle" : "", "family" : "Hoegh-Guldberg", "given" : "Ove", "non-dropping-particle" : "", "parse-names" : false, "suffix" : "" }, { "dropping-particle" : "", "family" : "Casassa", "given" : "Gino", "non-dropping-particle" : "", "parse-names" : false, "suffix" : "" }, { "dropping-particle" : "", "family" : "Hoerling", "given" : "Martin", "non-dropping-particle" : "", "parse-names" : false, "suffix" : "" }, { "dropping-particle" : "", "family" : "Kovats", "given" : "Sari", "non-dropping-particle" : "", "parse-names" : false, "suffix" : "" }, { "dropping-particle" : "", "family" : "Parmesan", "given" : "Camille", "non-dropping-particle" : "", "parse-names" : false, "suffix" : "" }, { "dropping-particle" : "", "family" : "Pierce", "given" : "David", "non-dropping-particle" : "", "parse-names" : false, "suffix" : "" }, { "dropping-particle" : "", "family" : "Stott", "given" : "Peter", "non-dropping-particle" : "", "parse-names" : false, "suffix" : "" } ], "container-title" : "Meeting Report of the Intergovernmental Panel on Climate Change Expert Meeting on Detection and Attribution of Anthropogenic Climate Change", "editor" : [ { "dropping-particle" : "", "family" : "Stocker", "given" : "T.F.", "non-dropping-particle" : "", "parse-names" : false, "suffix" : "" }, { "dropping-particle" : "", "family" : "Field", "given" : "C.B.", "non-dropping-particle" : "", "parse-names" : false, "suffix" : "" }, { "dropping-particle" : "", "family" : "Qin", "given" : "D.", "non-dropping-particle" : "", "parse-names" : false, "suffix" : "" }, { "dropping-particle" : "", "family" : "Barros", "given" : "V.", "non-dropping-particle" : "", "parse-names" : false, "suffix" : "" }, { "dropping-particle" : "", "family" : "Plattner", "given" : "G.-K.", "non-dropping-particle" : "", "parse-names" : false, "suffix" : "" }, { "dropping-particle" : "", "family" : "Tignor", "given" : "M.", "non-dropping-particle" : "", "parse-names" : false, "suffix" : "" }, { "dropping-particle" : "", "family" : "Midgley", "given" : "P.M.", "non-dropping-particle" : "", "parse-names" : false, "suffix" : "" }, { "dropping-particle" : "", "family" : "Ebi", "given" : "K.L.", "non-dropping-particle" : "", "parse-names" : false, "suffix" : "" } ], "id" : "ITEM-1", "issued" : { "date-parts" : [ [ "2010" ] ] }, "page" : "1-8", "publisher" : "Working Group I Technical Support Unit, University of Bern", "publisher-place" : "Bern, Switzerland", "title" : "Good Practice Guidance Paper on Detection and Attribution Related to Anthropogenic Climate Change", "translator" : [ { "dropping-particle" : "", "family" : "Q4229", "given" : "Rt13", "non-dropping-particle" : "", "parse-names" : false, "suffix" : "" } ], "type" : "chapter" }, "uris" : [ "http://www.mendeley.com/documents/?uuid=3bd4f0fa-aff3-4326-91b5-2611ea1b8527" ] } ], "mendeley" : { "formattedCitation" : "(Hegerl et al., 2010)", "manualFormatting" : "(Hegerl et al., 2010", "plainTextFormattedCitation" : "(Hegerl et al., 2010)", "previouslyFormattedCitation" : "(Hegerl et al., 2010)" }, "properties" : { "noteIndex" : 0 }, "schema" : "https://github.com/citation-style-language/schema/raw/master/csl-citation.json" }</w:instrText>
        </w:r>
      </w:ins>
      <w:del w:id="1160" w:author="Robin Matthews" w:date="2021-07-11T17:11:00Z">
        <w:r w:rsidR="000465A7" w:rsidDel="00AB59E5">
          <w:rPr>
            <w:rFonts w:cs="Times New Roman"/>
            <w:lang w:val="en-GB"/>
          </w:rPr>
          <w:delInstrText>ADDIN CSL_CITATION { "citationItems" : [ { "id" : "ITEM-1", "itemData" : { "author" : [ { "dropping-particle" : "", "family" : "Hegerl", "given" : "Gabriele", "non-dropping-particle" : "", "parse-names" : false, "suffix" : "" }, { "dropping-particle" : "", "family" : "Hoegh-Guldberg", "given" : "Ove", "non-dropping-particle" : "", "parse-names" : false, "suffix" : "" }, { "dropping-particle" : "", "family" : "Casassa", "given" : "Gino", "non-dropping-particle" : "", "parse-names" : false, "suffix" : "" }, { "dropping-particle" : "", "family" : "Hoerling", "given" : "Martin", "non-dropping-particle" : "", "parse-names" : false, "suffix" : "" }, { "dropping-particle" : "", "family" : "Kovats", "given" : "Sari", "non-dropping-particle" : "", "parse-names" : false, "suffix" : "" }, { "dropping-particle" : "", "family" : "Parmesan", "given" : "Camille", "non-dropping-particle" : "", "parse-names" : false, "suffix" : "" }, { "dropping-particle" : "", "family" : "Pierce", "given" : "David", "non-dropping-particle" : "", "parse-names" : false, "suffix" : "" }, { "dropping-particle" : "", "family" : "Stott", "given" : "Peter", "non-dropping-particle" : "", "parse-names" : false, "suffix" : "" } ], "container-title" : "Meeting Report of the Intergovernmental Panel on Climate Change Expert Meeting on Detection and Attribution of Anthropogenic Climate Change", "editor" : [ { "dropping-particle" : "", "family" : "Stocker", "given" : "T.F.", "non-dropping-particle" : "", "parse-names" : false, "suffix" : "" }, { "dropping-particle" : "", "family" : "Field", "given" : "C.B.", "non-dropping-particle" : "", "parse-names" : false, "suffix" : "" }, { "dropping-particle" : "", "family" : "Qin", "given" : "D.", "non-dropping-particle" : "", "parse-names" : false, "suffix" : "" }, { "dropping-particle" : "", "family" : "Barros", "given" : "V.", "non-dropping-particle" : "", "parse-names" : false, "suffix" : "" }, { "dropping-particle" : "", "family" : "Plattner", "given" : "G.-K.", "non-dropping-particle" : "", "parse-names" : false, "suffix" : "" }, { "dropping-particle" : "", "family" : "Tignor", "given" : "M.", "non-dropping-particle" : "", "parse-names" : false, "suffix" : "" }, { "dropping-particle" : "", "family" : "Midgley", "given" : "P.M.", "non-dropping-particle" : "", "parse-names" : false, "suffix" : "" }, { "dropping-particle" : "", "family" : "Ebi", "given" : "K.L.", "non-dropping-particle" : "", "parse-names" : false, "suffix" : "" } ], "id" : "ITEM-1", "issued" : { "date-parts" : [ [ "2010" ] ] }, "page" : "1-8", "publisher" : "Working Group I Technical Support Unit, University of Bern", "publisher-place" : "Bern, Switzerland", "title" : "Good Practice Guidance Paper on Detection and Attribution Related to Anthropogenic Climate Change", "translator" : [ { "dropping-particle" : "", "family" : "Q4229", "given" : "Rt13", "non-dropping-particle" : "", "parse-names" : false, "suffix" : "" } ], "type" : "chapter" }, "uris" : [ "http://www.mendeley.com/documents/?uuid=3bd4f0fa-aff3-4326-91b5-2611ea1b8527" ] } ], "mendeley" : { "formattedCitation" : "(Hegerl et al., 2010)", "manualFormatting" : "(Hegerl et al., 2010; Cross-Working Group Box 1.1)", "plainTextFormattedCitation" : "(Hegerl et al., 2010)", "previouslyFormattedCitation" : "(Hegerl et al., 2010)"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(Hegerl et al., 2010</w:t>
      </w:r>
      <w:del w:id="1161" w:author="Robin Matthews" w:date="2021-07-11T17:11:00Z">
        <w:r w:rsidR="00E41CA2" w:rsidDel="00AB59E5">
          <w:rPr>
            <w:rFonts w:cs="Times New Roman"/>
            <w:noProof/>
            <w:lang w:val="en-GB"/>
          </w:rPr>
          <w:delText>; Cross-Working Group Box 1.1)</w:delText>
        </w:r>
      </w:del>
      <w:r w:rsidRPr="00C734F4">
        <w:rPr>
          <w:rFonts w:cs="Times New Roman"/>
          <w:lang w:val="en-GB"/>
        </w:rPr>
        <w:fldChar w:fldCharType="end"/>
      </w:r>
      <w:commentRangeEnd w:id="1158"/>
      <w:r w:rsidR="00E41CA2">
        <w:rPr>
          <w:rStyle w:val="CommentReference"/>
          <w:rFonts w:asciiTheme="minorHAnsi" w:eastAsiaTheme="minorHAnsi" w:hAnsiTheme="minorHAnsi"/>
          <w:lang w:eastAsia="en-US"/>
        </w:rPr>
        <w:commentReference w:id="1158"/>
      </w:r>
      <w:ins w:id="1162" w:author="Robin Matthews" w:date="2021-07-11T17:11:00Z">
        <w:r w:rsidR="00AB59E5">
          <w:rPr>
            <w:rFonts w:cs="Times New Roman"/>
            <w:noProof/>
            <w:lang w:val="en-GB"/>
          </w:rPr>
          <w:t>; Cross-Working Group Box 1.1)</w:t>
        </w:r>
      </w:ins>
      <w:r w:rsidRPr="00C734F4">
        <w:rPr>
          <w:rFonts w:cs="Times New Roman"/>
          <w:lang w:val="en-GB"/>
        </w:rPr>
        <w:t>. However, in contrast with global-scale attribution methods where internal variability might be considered as a noise problem (Section 3.2), the preliminary detection step is not always required to perform regional-scale attribution since causal factors of regional climate change may also include internal modes of variability in addition to external natural and anthropogenic forcing. Importantly, regional-scale (or process-based) attribution also seeks to determine the physical processes and uncertainties involved in the causal factor’s influence (Cross-Working Group Box</w:t>
      </w:r>
      <w:r w:rsidR="00F43E82">
        <w:rPr>
          <w:rFonts w:cs="Times New Roman"/>
          <w:lang w:val="en-GB"/>
        </w:rPr>
        <w:t>: Attribution</w:t>
      </w:r>
      <w:r w:rsidRPr="00C734F4">
        <w:rPr>
          <w:rFonts w:cs="Times New Roman"/>
          <w:lang w:val="en-GB"/>
        </w:rPr>
        <w:t>).</w:t>
      </w:r>
    </w:p>
    <w:p w14:paraId="31729B6A" w14:textId="77777777" w:rsidR="006221C8" w:rsidRPr="00C734F4" w:rsidRDefault="006221C8" w:rsidP="006221C8">
      <w:pPr>
        <w:pStyle w:val="AR6BodyText"/>
        <w:rPr>
          <w:rFonts w:cs="Times New Roman"/>
          <w:lang w:val="en-GB"/>
        </w:rPr>
      </w:pPr>
    </w:p>
    <w:p w14:paraId="14C0FDB6" w14:textId="77777777" w:rsidR="006221C8" w:rsidRPr="00C734F4" w:rsidRDefault="006221C8" w:rsidP="006221C8">
      <w:pPr>
        <w:pStyle w:val="AR6BodyText"/>
        <w:rPr>
          <w:rFonts w:cs="Times New Roman"/>
          <w:lang w:val="en-GB"/>
        </w:rPr>
      </w:pPr>
      <w:r w:rsidRPr="00C734F4">
        <w:rPr>
          <w:rFonts w:cs="Times New Roman"/>
          <w:lang w:val="en-GB"/>
        </w:rPr>
        <w:t>Section 10.4.1 describes regional-scale attribution methodologies and assesses their application to regional changes of temperature and precipitation. Section 10.4.2 presents three illustrative attribution examples that illustrate a number of specific regional-scale challenges and methodological aspects. Section 10.4.3 focuses on methodologies used to assess the robustness and emergence of the regional climate response to anthropogenic forcing. A basic description of future regional climate change for all regions considered in the report (as defined in Section 1.4.5) appears in the Atlas.</w:t>
      </w:r>
    </w:p>
    <w:p w14:paraId="4AD1FE8A" w14:textId="77777777" w:rsidR="006221C8" w:rsidRPr="00C734F4" w:rsidRDefault="006221C8" w:rsidP="006221C8">
      <w:pPr>
        <w:pStyle w:val="AR6BodyText"/>
        <w:rPr>
          <w:rFonts w:cs="Times New Roman"/>
          <w:lang w:val="en-GB"/>
        </w:rPr>
      </w:pPr>
    </w:p>
    <w:p w14:paraId="751EE2A6" w14:textId="77777777" w:rsidR="006221C8" w:rsidRPr="00C734F4" w:rsidRDefault="006221C8" w:rsidP="006221C8">
      <w:pPr>
        <w:pStyle w:val="AR6BodyText"/>
        <w:rPr>
          <w:rFonts w:cs="Times New Roman"/>
          <w:lang w:val="en-GB"/>
        </w:rPr>
      </w:pPr>
    </w:p>
    <w:p w14:paraId="3CE9F76F" w14:textId="77777777" w:rsidR="006221C8" w:rsidRPr="00C734F4" w:rsidRDefault="006221C8" w:rsidP="006221C8">
      <w:pPr>
        <w:pStyle w:val="AR6Chap10Level21011"/>
        <w:numPr>
          <w:ilvl w:val="2"/>
          <w:numId w:val="9"/>
        </w:numPr>
        <w:rPr>
          <w:rFonts w:cs="Times New Roman"/>
          <w:lang w:val="en-GB"/>
        </w:rPr>
      </w:pPr>
      <w:bookmarkStart w:id="1163" w:name="_Toc70454756"/>
      <w:bookmarkStart w:id="1164" w:name="_Toc29679446"/>
      <w:bookmarkStart w:id="1165" w:name="_Toc30602413"/>
      <w:r w:rsidRPr="00C734F4">
        <w:rPr>
          <w:lang w:val="en-GB"/>
        </w:rPr>
        <w:t>Methodologies for Regional Climate Change Attribution</w:t>
      </w:r>
      <w:bookmarkEnd w:id="1163"/>
      <w:r w:rsidRPr="00C734F4">
        <w:rPr>
          <w:lang w:val="en-GB"/>
        </w:rPr>
        <w:t xml:space="preserve"> </w:t>
      </w:r>
      <w:bookmarkEnd w:id="1164"/>
      <w:bookmarkEnd w:id="1165"/>
    </w:p>
    <w:p w14:paraId="76C64459" w14:textId="77777777" w:rsidR="006221C8" w:rsidRPr="00C734F4" w:rsidRDefault="006221C8" w:rsidP="006221C8">
      <w:pPr>
        <w:pStyle w:val="AR6BodyText"/>
        <w:rPr>
          <w:rFonts w:cs="Times New Roman"/>
          <w:lang w:val="en-GB"/>
        </w:rPr>
      </w:pPr>
    </w:p>
    <w:p w14:paraId="2F39012B" w14:textId="1F093AB6" w:rsidR="006221C8" w:rsidRPr="00C734F4" w:rsidRDefault="006221C8" w:rsidP="006221C8">
      <w:pPr>
        <w:pStyle w:val="AR6BodyText"/>
        <w:rPr>
          <w:lang w:val="en-GB"/>
        </w:rPr>
      </w:pPr>
      <w:r w:rsidRPr="00C734F4">
        <w:rPr>
          <w:lang w:val="en-GB"/>
        </w:rPr>
        <w:t xml:space="preserve">Attribution at sub-continental and regional scales is usually more complicated than at the global scale due to various factors: a larger contribution from internal variability, an increased similarity among the responses to different external forcings leading to a more difficult discrimination of their effects, the importance at regional scale of some omitted forcings in global model simulations, and model biases related to the representation of small-scale phenomena </w:t>
      </w:r>
      <w:r w:rsidRPr="00C734F4">
        <w:rPr>
          <w:lang w:val="en-GB"/>
        </w:rPr>
        <w:fldChar w:fldCharType="begin" w:fldLock="1"/>
      </w:r>
      <w:r w:rsidR="000465A7">
        <w:rPr>
          <w:lang w:val="en-GB"/>
        </w:rPr>
        <w: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"plainTextFormattedCitation" : "(Zhai et al., 2018)", "previouslyFormattedCitation" : "(Zhai et al., 2018)" }, "properties" : { "noteIndex" : 0 }, "schema" : "https://github.com/citation-style-language/schema/raw/master/csl-citation.json" }</w:instrText>
      </w:r>
      <w:r w:rsidRPr="00C734F4">
        <w:rPr>
          <w:lang w:val="en-GB"/>
        </w:rPr>
        <w:fldChar w:fldCharType="separate"/>
      </w:r>
      <w:r w:rsidR="00E41CA2">
        <w:rPr>
          <w:noProof/>
          <w:lang w:val="en-GB"/>
        </w:rPr>
        <w:t>(Zhai et al., 2018)</w:t>
      </w:r>
      <w:r w:rsidRPr="00C734F4">
        <w:rPr>
          <w:lang w:val="en-GB"/>
        </w:rPr>
        <w:fldChar w:fldCharType="end"/>
      </w:r>
      <w:r w:rsidRPr="00C734F4">
        <w:rPr>
          <w:lang w:val="en-GB"/>
        </w:rPr>
        <w:t xml:space="preserve">. Since AR5 and in addition to standard optimal fingerprint regression-based approaches (Section 3.2.1 and </w:t>
      </w:r>
      <w:commentRangeStart w:id="1166"/>
      <w:r w:rsidRPr="00C734F4">
        <w:rPr>
          <w:lang w:val="en-GB"/>
        </w:rPr>
        <w:fldChar w:fldCharType="begin" w:fldLock="1"/>
      </w:r>
      <w:ins w:id="1167" w:author="Robin Matthews" w:date="2021-07-11T17:11:00Z">
        <w:r w:rsidR="001A3528">
          <w:rPr>
            <w:lang w:val="en-GB"/>
          </w:rPr>
          <w: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"manualFormatting" : "Zhai et al., 2018)", "plainTextFormattedCitation" : "(Zhai et al., 2018)", "previouslyFormattedCitation" : "(Zhai et al., 2018)" }, "properties" : { "noteIndex" : 0 }, "schema" : "https://github.com/citation-style-language/schema/raw/master/csl-citation.json" }</w:instrText>
        </w:r>
      </w:ins>
      <w:del w:id="1168" w:author="Robin Matthews" w:date="2021-07-11T17:11:00Z">
        <w:r w:rsidR="000465A7" w:rsidDel="001A3528">
          <w:rPr>
            <w:lang w:val="en-GB"/>
          </w:rPr>
          <w:del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"manualFormatting" : "Zhai et al. 2018)", "plainTextFormattedCitation" : "(Zhai et al., 2018)", "previouslyFormattedCitation" : "(Zhai et al., 2018)" }, "properties" : { "noteIndex" : 0 }, "schema" : "https://github.com/citation-style-language/schema/raw/master/csl-citation.json" }</w:delInstrText>
        </w:r>
      </w:del>
      <w:r w:rsidRPr="00C734F4">
        <w:rPr>
          <w:lang w:val="en-GB"/>
        </w:rPr>
        <w:fldChar w:fldCharType="separate"/>
      </w:r>
      <w:r w:rsidR="00E41CA2">
        <w:rPr>
          <w:noProof/>
          <w:lang w:val="en-GB"/>
        </w:rPr>
        <w:t>Zhai et al.</w:t>
      </w:r>
      <w:ins w:id="1169" w:author="Robin Matthews" w:date="2021-07-11T17:11:00Z">
        <w:r w:rsidR="001A3528">
          <w:rPr>
            <w:noProof/>
            <w:lang w:val="en-GB"/>
          </w:rPr>
          <w:t>,</w:t>
        </w:r>
      </w:ins>
      <w:r w:rsidR="00E41CA2">
        <w:rPr>
          <w:noProof/>
          <w:lang w:val="en-GB"/>
        </w:rPr>
        <w:t xml:space="preserve"> 2018)</w:t>
      </w:r>
      <w:r w:rsidRPr="00C734F4">
        <w:rPr>
          <w:lang w:val="en-GB"/>
        </w:rPr>
        <w:fldChar w:fldCharType="end"/>
      </w:r>
      <w:commentRangeEnd w:id="1166"/>
      <w:r w:rsidR="00E41CA2">
        <w:rPr>
          <w:rStyle w:val="CommentReference"/>
          <w:rFonts w:asciiTheme="minorHAnsi" w:eastAsiaTheme="minorHAnsi" w:hAnsiTheme="minorHAnsi"/>
          <w:lang w:eastAsia="en-US"/>
        </w:rPr>
        <w:commentReference w:id="1166"/>
      </w:r>
      <w:r w:rsidRPr="00C734F4">
        <w:rPr>
          <w:lang w:val="en-GB"/>
        </w:rPr>
        <w:t>, several emerging methodologies have been increasingly used for regional-scale climate change attribution. These include several statistical approaches that differ in their use or omission of spatiotemporal covariance information. Dynamical adjustment and pattern recognition techniques fall into the category of spatiotemporal methods while univariate detection and attribution methods rely on single grid-point analysis. Finally, the development, evaluation and use of all these methodologies rely upon the availability of multiple and high-quality observational datasets (Section 10.2) as well as multi-model simulations of the historical period constrained by different external forcing combinations, including single-forcing experiments and single-model initial</w:t>
      </w:r>
      <w:r w:rsidR="008241D4">
        <w:rPr>
          <w:lang w:val="en-GB"/>
        </w:rPr>
        <w:t>-</w:t>
      </w:r>
      <w:r w:rsidRPr="00C734F4">
        <w:rPr>
          <w:lang w:val="en-GB"/>
        </w:rPr>
        <w:t>condition large ensembles (SMILEs).</w:t>
      </w:r>
    </w:p>
    <w:p w14:paraId="38EEABC2" w14:textId="77777777" w:rsidR="006221C8" w:rsidRPr="00C734F4" w:rsidRDefault="006221C8" w:rsidP="006221C8">
      <w:pPr>
        <w:pStyle w:val="AR6BodyText"/>
        <w:rPr>
          <w:lang w:val="en-GB"/>
        </w:rPr>
      </w:pPr>
    </w:p>
    <w:p w14:paraId="374002D9" w14:textId="77777777" w:rsidR="006221C8" w:rsidRPr="00C734F4" w:rsidRDefault="006221C8" w:rsidP="006221C8">
      <w:pPr>
        <w:pStyle w:val="AR6BodyText"/>
        <w:rPr>
          <w:lang w:val="en-GB"/>
        </w:rPr>
      </w:pPr>
    </w:p>
    <w:p w14:paraId="2DBA22B6" w14:textId="77777777" w:rsidR="006221C8" w:rsidRPr="00C734F4" w:rsidRDefault="006221C8" w:rsidP="006221C8">
      <w:pPr>
        <w:pStyle w:val="AR6Chap10Level310111"/>
        <w:numPr>
          <w:ilvl w:val="3"/>
          <w:numId w:val="9"/>
        </w:numPr>
        <w:rPr>
          <w:lang w:val="en-GB"/>
        </w:rPr>
      </w:pPr>
      <w:bookmarkStart w:id="1170" w:name="_Toc70454757"/>
      <w:r w:rsidRPr="00C734F4">
        <w:rPr>
          <w:lang w:val="en-GB"/>
        </w:rPr>
        <w:t>Optimal fingerprinting methods</w:t>
      </w:r>
      <w:bookmarkEnd w:id="1170"/>
    </w:p>
    <w:p w14:paraId="58D27ED3" w14:textId="77777777" w:rsidR="006221C8" w:rsidRPr="00C734F4" w:rsidRDefault="006221C8" w:rsidP="006221C8">
      <w:pPr>
        <w:pStyle w:val="AR6BodyText"/>
        <w:rPr>
          <w:lang w:val="en-GB" w:eastAsia="en-US"/>
        </w:rPr>
      </w:pPr>
    </w:p>
    <w:p w14:paraId="1E585546" w14:textId="277B338B" w:rsidR="006221C8" w:rsidRPr="00C734F4" w:rsidRDefault="006221C8" w:rsidP="006221C8">
      <w:pPr>
        <w:pStyle w:val="AR6BodyText"/>
        <w:rPr>
          <w:rFonts w:cs="Times New Roman"/>
          <w:lang w:val="en-GB"/>
        </w:rPr>
      </w:pPr>
      <w:r w:rsidRPr="00C734F4">
        <w:rPr>
          <w:rFonts w:cs="Times New Roman"/>
          <w:lang w:val="en-GB"/>
        </w:rPr>
        <w:t xml:space="preserve">Optimal fingerprint regression-based methods have been applied to detection and attribution of mean temperature anthropogenic signal in several regions of the world such as Canada, India, Central Asia, Northern and Western China, Australia, and North Africa </w:t>
      </w:r>
      <w:commentRangeStart w:id="1171"/>
      <w:r w:rsidRPr="00C734F4">
        <w:rPr>
          <w:rFonts w:cs="Times New Roman"/>
          <w:lang w:val="en-GB"/>
        </w:rPr>
        <w:fldChar w:fldCharType="begin" w:fldLock="1"/>
      </w:r>
      <w:ins w:id="1172" w:author="Robin Matthews" w:date="2021-07-11T17:12:00Z">
        <w:r w:rsidR="001A3528">
          <w:rPr>
            <w:rFonts w:cs="Times New Roman"/>
            <w:lang w:val="en-GB"/>
          </w:rPr>
          <w: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"id" : "ITEM-2",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"ITEM-2",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"ITEM-3", "itemData" : { "DOI" : "10.1007/s00382-019-04804-2", "ISSN" : "0930-7575", "author" : [ { "dropping-particle" : "", "family" : "Peng", "given" : "Dongdong",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"Climate Dynamics", "id" : "ITEM-3", "issue" : "7-8", "issued" : { "date-parts" : [ [ "2019", "10", "14" ] ] }, "page" : "4553-4568", "title" : "Detecting human influence on the temperature changes in Central Asia", "translator" : [ { "dropping-particle" : "", "family" : "Q5972", "given" : "", "non-dropping-particle" : "", "parse-names" : false, "suffix" : "" } ], "type" : "article-journal", "volume" : "53" }, "uris" : [ "http://www.mendeley.com/documents/?uuid=6895c0c1-3b38-45ac-9d69-9939f2bffaf7" ] }, { "id" : "ITEM-4",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"ITEM-4",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"id" : "ITEM-5", "itemData" : { "DOI" : "10.1002/joc.5206", "ISSN" : "08998418", "author" : [ { "dropping-particle" : "", "family" : "Wang", "given" : "Yujie", "non-dropping-particle" : "", "parse-names" : false, "suffix" : "" }, { "dropping-particle" : "", "family" : "Sun", "given" : "Ying", "non-dropping-particle" : "", "parse-names" : false, "suffix" : "" }, { "dropping-particle" : "", "family" : "Hu", "given" : "Ting", "non-dropping-particle" : "", "parse-names" : false, "suffix" : "" }, { "dropping-particle" : "", "family" : "Qin", "given" : "Dahe", "non-dropping-particle" : "", "parse-names" : false, "suffix" : "" }, { "dropping-particle" : "", "family" : "Song", "given" : "Lianchun", "non-dropping-particle" : "", "parse-names" : false, "suffix" : "" } ], "container-title" : "International Journal of Climatology", "id" : "ITEM-5", "issue" : "2", "issued" : { "date-parts" : [ [ "2018", "2" ] ] }, "page" : "742-750", "title" : "Attribution of temperature changes in Western China", "translator" : [ { "dropping-particle" : "", "family" : "Q6116", "given" : "", "non-dropping-particle" : "", "parse-names" : false, "suffix" : "" } ], "type" : "article-journal", "volume" : "38" }, "uris" : [ "http://www.mendeley.com/documents/?uuid=29de2a2e-0ccb-4b1b-a352-7331d005bec8" ] }, { "id" : "ITEM-6", "itemData" : { "DOI" : "10.3354/cr01283", "ISSN" : "0936-577X", "author" : [ { "dropping-particle" : "", "family" : "Xu", "given" : "Y", "non-dropping-particle" : "", "parse-names" : false, "suffix" : "" }, { "dropping-particle" : "", "family" : "Gao", "given" : "X", "non-dropping-particle" : "", "parse-names" : false, "suffix" : "" }, { "dropping-particle" : "", "family" : "Shi", "given" : "Y", "non-dropping-particle" : "", "parse-names" : false, "suffix" : "" }, { "dropping-particle" : "", "family" : "Botao", "given" : "Z", "non-dropping-particle" : "", "parse-names" : false, "suffix" : "" } ], "container-title" : "Climate Research", "id" : "ITEM-6", "issue" : "1", "issued" : { "date-parts" : [ [ "2015", "4", "1" ] ] }, "page" : "61-71", "title" : "Detection and attribution analysis of annual mean temperature changes in China", "translator" : [ { "dropping-particle" : "", "family" : "Q6690", "given" : "", "non-dropping-particle" : "", "parse-names" : false, "suffix" : "" } ], "type" : "article-journal", "volume" : "63" }, "uris" : [ "http://www.mendeley.com/documents/?uuid=7a9a56f9-70b4-49c1-91fe-59da68399c32" ] } ], "mendeley" : { "formattedCitation" : "(Xu et al., 2015; Li et al., 2017a; Dileepkumar et al., 2018; Wang et al., 2018b; Peng et al., 2019; Wan et al., 2019)", "manualFormatting" : "(Xu et al., 2015; C. Li et al., 2017; Dileepkumar et al., 2018; Y. Wang et al., 2018; Peng et al., 2019; Wan et al., 2019)", "plainTextFormattedCitation" : "(Xu et al., 2015; Li et al., 2017a; Dileepkumar et al., 2018; Wang et al., 2018b; Peng et al., 2019; Wan et al., 2019)", "previouslyFormattedCitation" : "(Xu et al., 2015; Li et al., 2017a; Dileepkumar et al., 2018; Wang et al., 2018b; Peng et al., 2019; Wan et al., 2019)" }, "properties" : { "noteIndex" : 0 }, "schema" : "https://github.com/citation-style-language/schema/raw/master/csl-citation.json" }</w:instrText>
        </w:r>
      </w:ins>
      <w:del w:id="1173" w:author="Robin Matthews" w:date="2021-07-11T17:12:00Z">
        <w:r w:rsidR="000465A7" w:rsidDel="001A3528">
          <w:rPr>
            <w:rFonts w:cs="Times New Roman"/>
            <w:lang w:val="en-GB"/>
          </w:rPr>
          <w:del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"id" : "ITEM-2",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"ITEM-2",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"ITEM-3", "itemData" : { "DOI" : "10.1007/s00382-019-04804-2", "ISSN" : "0930-7575", "author" : [ { "dropping-particle" : "", "family" : "Peng", "given" : "Dongdong",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"Climate Dynamics", "id" : "ITEM-3", "issue" : "7-8", "issued" : { "date-parts" : [ [ "2019", "10", "14" ] ] }, "page" : "4553-4568", "title" : "Detecting human influence on the temperature changes in Central Asia", "translator" : [ { "dropping-particle" : "", "family" : "Q5972", "given" : "", "non-dropping-particle" : "", "parse-names" : false, "suffix" : "" } ], "type" : "article-journal", "volume" : "53" }, "uris" : [ "http://www.mendeley.com/documents/?uuid=6895c0c1-3b38-45ac-9d69-9939f2bffaf7" ] }, { "id" : "ITEM-4",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"ITEM-4",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"id" : "ITEM-5", "itemData" : { "DOI" : "10.1002/joc.5206", "ISSN" : "08998418", "author" : [ { "dropping-particle" : "", "family" : "Wang", "given" : "Yujie", "non-dropping-particle" : "", "parse-names" : false, "suffix" : "" }, { "dropping-particle" : "", "family" : "Sun", "given" : "Ying", "non-dropping-particle" : "", "parse-names" : false, "suffix" : "" }, { "dropping-particle" : "", "family" : "Hu", "given" : "Ting", "non-dropping-particle" : "", "parse-names" : false, "suffix" : "" }, { "dropping-particle" : "", "family" : "Qin", "given" : "Dahe", "non-dropping-particle" : "", "parse-names" : false, "suffix" : "" }, { "dropping-particle" : "", "family" : "Song", "given" : "Lianchun", "non-dropping-particle" : "", "parse-names" : false, "suffix" : "" } ], "container-title" : "International Journal of Climatology", "id" : "ITEM-5", "issue" : "2", "issued" : { "date-parts" : [ [ "2018", "2" ] ] }, "page" : "742-750", "title" : "Attribution of temperature changes in Western China", "translator" : [ { "dropping-particle" : "", "family" : "Q6116", "given" : "", "non-dropping-particle" : "", "parse-names" : false, "suffix" : "" } ], "type" : "article-journal", "volume" : "38" }, "uris" : [ "http://www.mendeley.com/documents/?uuid=29de2a2e-0ccb-4b1b-a352-7331d005bec8" ] }, { "id" : "ITEM-6", "itemData" : { "DOI" : "10.3354/cr01283", "ISSN" : "0936-577X", "author" : [ { "dropping-particle" : "", "family" : "Xu", "given" : "Y", "non-dropping-particle" : "", "parse-names" : false, "suffix" : "" }, { "dropping-particle" : "", "family" : "Gao", "given" : "X", "non-dropping-particle" : "", "parse-names" : false, "suffix" : "" }, { "dropping-particle" : "", "family" : "Shi", "given" : "Y", "non-dropping-particle" : "", "parse-names" : false, "suffix" : "" }, { "dropping-particle" : "", "family" : "Botao", "given" : "Z", "non-dropping-particle" : "", "parse-names" : false, "suffix" : "" } ], "container-title" : "Climate Research", "id" : "ITEM-6", "issue" : "1", "issued" : { "date-parts" : [ [ "2015", "4", "1" ] ] }, "page" : "61-71", "title" : "Detection and attribution analysis of annual mean temperature changes in China", "translator" : [ { "dropping-particle" : "", "family" : "Q6690", "given" : "", "non-dropping-particle" : "", "parse-names" : false, "suffix" : "" } ], "type" : "article-journal", "volume" : "63" }, "uris" : [ "http://www.mendeley.com/documents/?uuid=7a9a56f9-70b4-49c1-91fe-59da68399c32" ] } ], "mendeley" : { "formattedCitation" : "(Xu et al., 2015; Li et al., 2017a; Dileepkumar et al., 2018; Wang et al., 2018b; Peng et al., 2019; Wan et al., 2019)", "plainTextFormattedCitation" : "(Xu et al., 2015; Li et al., 2017a; Dileepkumar et al., 2018; Wang et al., 2018b; Peng et al., 2019; Wan et al., 2019)", "previouslyFormattedCitation" : "(Xu et al., 2015; Li et al., 2017a; Dileepkumar et al., 2018; Wang et al., 2018b; Peng et al., 2019; Wan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w:t>
      </w:r>
      <w:ins w:id="1174" w:author="Robin Matthews" w:date="2021-07-11T17:12:00Z">
        <w:r w:rsidR="001A3528">
          <w:t>Xu et al., 2015; C. Li et al., 2017; Dileepkumar et al., 2018; Y. Wang et al., 2018; Peng et al., 2019; Wan et al., 2019</w:t>
        </w:r>
      </w:ins>
      <w:del w:id="1175" w:author="Robin Matthews" w:date="2021-07-11T17:12:00Z">
        <w:r w:rsidR="00E41CA2" w:rsidDel="001A3528">
          <w:rPr>
            <w:rFonts w:cs="Times New Roman"/>
            <w:noProof/>
          </w:rPr>
          <w:delText>Xu et al., 2015; Li et al., 2017</w:delText>
        </w:r>
      </w:del>
      <w:del w:id="1176" w:author="Robin Matthews" w:date="2021-07-11T17:11:00Z">
        <w:r w:rsidR="00E41CA2" w:rsidDel="001A3528">
          <w:rPr>
            <w:rFonts w:cs="Times New Roman"/>
            <w:noProof/>
          </w:rPr>
          <w:delText>a</w:delText>
        </w:r>
      </w:del>
      <w:del w:id="1177" w:author="Robin Matthews" w:date="2021-07-11T17:12:00Z">
        <w:r w:rsidR="00E41CA2" w:rsidDel="001A3528">
          <w:rPr>
            <w:rFonts w:cs="Times New Roman"/>
            <w:noProof/>
          </w:rPr>
          <w:delText>; Dileepkumar et al., 2018; Wang et al., 2018b; Peng et al., 2019; Wan et al., 2019</w:delText>
        </w:r>
      </w:del>
      <w:r w:rsidR="00E41CA2">
        <w:rPr>
          <w:rFonts w:cs="Times New Roman"/>
          <w:noProof/>
        </w:rPr>
        <w:t>)</w:t>
      </w:r>
      <w:r w:rsidRPr="00C734F4">
        <w:rPr>
          <w:rFonts w:cs="Times New Roman"/>
          <w:lang w:val="en-GB"/>
        </w:rPr>
        <w:fldChar w:fldCharType="end"/>
      </w:r>
      <w:commentRangeEnd w:id="1171"/>
      <w:r w:rsidR="00E41CA2">
        <w:rPr>
          <w:rStyle w:val="CommentReference"/>
          <w:rFonts w:asciiTheme="minorHAnsi" w:eastAsiaTheme="minorHAnsi" w:hAnsiTheme="minorHAnsi"/>
          <w:lang w:eastAsia="en-US"/>
        </w:rPr>
        <w:commentReference w:id="1171"/>
      </w:r>
      <w:r w:rsidRPr="00FB6EB0">
        <w:rPr>
          <w:rFonts w:cs="Times New Roman"/>
        </w:rPr>
        <w:t xml:space="preserve">. </w:t>
      </w:r>
      <w:r w:rsidRPr="00C734F4">
        <w:rPr>
          <w:rFonts w:cs="Times New Roman"/>
          <w:lang w:val="en-GB"/>
        </w:rPr>
        <w:t xml:space="preserve">The influence of anthropogenic forcing, and in particular that of greenhouse gases (GHGs), is robustly detected in annual and seasonal mean temperatures for all considered regions. Most of the observed regional temperature changes since the mid-twentieth century can only be explained by external forcings, with anthropogenic influence being the dominant factor. GHG increase is found to be the primary factor of the anthropogenic-induced warming while the aerosol forcing leads to a cooling offsetting a fraction of the GHG change </w:t>
      </w:r>
      <w:commentRangeStart w:id="1178"/>
      <w:r w:rsidRPr="00C734F4">
        <w:rPr>
          <w:rFonts w:cs="Times New Roman"/>
          <w:lang w:val="en-GB"/>
        </w:rPr>
        <w:fldChar w:fldCharType="begin" w:fldLock="1"/>
      </w:r>
      <w:ins w:id="1179" w:author="Robin Matthews" w:date="2021-07-11T17:12:00Z">
        <w:r w:rsidR="001A3528">
          <w:rPr>
            <w:rFonts w:cs="Times New Roman"/>
            <w:lang w:val="en-GB"/>
          </w:rPr>
          <w: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"10.1007/s00704-015-1527-6", "abstract" : "Using three models from the Coupled Model Intercomparison Project Phase 5 (CMIP5), we compare the direct and other effects of anthropogenic aerosols on observed and simulated annual, winter, and summer temperature changes. Three regions, namely, arid--semiarid area, humid--semiarid area, and the whole of China, are studied. The temperature changes caused by other effects of anthropogenic aerosol (OE) are calculated from the difference between the anthropogenic aerosol forcing run (AA) and the anthropogenic aerosol direct effect forcing run (DE). When the combined effects are considered, a significant area-averaged cooling rate varies in the range of \u22120.86 to \u22120.76 {\\textdegree}C per century throughout China. Meanwhile, the isolated direct and other effects lower the temperature nationwide by \u22120.66 to \u22120.55 {\\textdegree}C per century, and \u22120.31 to \u22120.11 {\\textdegree}C per century, respectively. From a nonlinear perspective, the aerosol-induced temperature experiences a cooling trend, with AA having the largest cooling trend changes both annually and in the summer, while DE has the greatest reduction in the winter. Additionally, the influence of OE cannot be detected in observed annual changes over the arid--semiarid area and the whole of China, while the others are clearly detectable in all cases. AA (DE, OE) reduces the observational temperature mainly over the humid--semihumid region, where the contribution to the observed warming ranges from \u2212515.2 % (\u2212298.7 %, \u2212198.9 %) to \u2212173.6 % (\u2212130.3 %, \u221266.4 %).",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"Theoretical and Applied Climatology", "id" : "ITEM-2", "issued" : { "date-parts" : [ [ "2016" ] ] }, "title" : "Effects of anthropogenic aerosols on temperature changes in China during the twentieth century based on CMIP5 models", "translator" : [ { "dropping-particle" : "", "family" : "Q4063", "given" : "", "non-dropping-particle" : "", "parse-names" : false, "suffix" : "" } ], "type" : "article-journal" }, "uris" : [ "http://www.mendeley.com/documents/?uuid=8b79e2b0-5ccb-37a7-b0aa-728776cf03a5" ] } ], "mendeley" : { "formattedCitation" : "(Li et al., 2016b, 2017a)", "manualFormatting" : "(C. Li et al., 2016, 2017)", "plainTextFormattedCitation" : "(Li et al., 2016b, 2017a)", "previouslyFormattedCitation" : "(Li et al., 2016b, 2017a)" }, "properties" : { "noteIndex" : 0 }, "schema" : "https://github.com/citation-style-language/schema/raw/master/csl-citation.json" }</w:instrText>
        </w:r>
      </w:ins>
      <w:del w:id="1180" w:author="Robin Matthews" w:date="2021-07-11T17:12:00Z">
        <w:r w:rsidR="000465A7" w:rsidDel="001A3528">
          <w:rPr>
            <w:rFonts w:cs="Times New Roman"/>
            <w:lang w:val="en-GB"/>
          </w:rPr>
          <w:del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"10.1007/s00704-015-1527-6", "abstract" : "Using three models from the Coupled Model Intercomparison Project Phase 5 (CMIP5), we compare the direct and other effects of anthropogenic aerosols on observed and simulated annual, winter, and summer temperature changes. Three regions, namely, arid--semiarid area, humid--semiarid area, and the whole of China, are studied. The temperature changes caused by other effects of anthropogenic aerosol (OE) are calculated from the difference between the anthropogenic aerosol forcing run (AA) and the anthropogenic aerosol direct effect forcing run (DE). When the combined effects are considered, a significant area-averaged cooling rate varies in the range of \u22120.86 to \u22120.76 {\\textdegree}C per century throughout China. Meanwhile, the isolated direct and other effects lower the temperature nationwide by \u22120.66 to \u22120.55 {\\textdegree}C per century, and \u22120.31 to \u22120.11 {\\textdegree}C per century, respectively. From a nonlinear perspective, the aerosol-induced temperature experiences a cooling trend, with AA having the largest cooling trend changes both annually and in the summer, while DE has the greatest reduction in the winter. Additionally, the influence of OE cannot be detected in observed annual changes over the arid--semiarid area and the whole of China, while the others are clearly detectable in all cases. AA (DE, OE) reduces the observational temperature mainly over the humid--semihumid region, where the contribution to the observed warming ranges from \u2212515.2 % (\u2212298.7 %, \u2212198.9 %) to \u2212173.6 % (\u2212130.3 %, \u221266.4 %).",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"Theoretical and Applied Climatology", "id" : "ITEM-2", "issued" : { "date-parts" : [ [ "2016" ] ] }, "title" : "Effects of anthropogenic aerosols on temperature changes in China during the twentieth century based on CMIP5 models", "translator" : [ { "dropping-particle" : "", "family" : "Q4063", "given" : "", "non-dropping-particle" : "", "parse-names" : false, "suffix" : "" } ], "type" : "article-journal" }, "uris" : [ "http://www.mendeley.com/documents/?uuid=8b79e2b0-5ccb-37a7-b0aa-728776cf03a5" ] } ], "mendeley" : { "formattedCitation" : "(Li et al., 2016b, 2017a)", "plainTextFormattedCitation" : "(Li et al., 2016b, 2017a)", "previouslyFormattedCitation" : "(Li et al., 2016b,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181" w:author="Robin Matthews" w:date="2021-07-11T17:12:00Z">
        <w:r w:rsidR="001A3528">
          <w:t xml:space="preserve">C. Li et al., 2016, </w:t>
        </w:r>
        <w:r w:rsidR="001A3528">
          <w:lastRenderedPageBreak/>
          <w:t>2017</w:t>
        </w:r>
      </w:ins>
      <w:del w:id="1182" w:author="Robin Matthews" w:date="2021-07-11T17:12:00Z">
        <w:r w:rsidR="00E41CA2" w:rsidDel="001A3528">
          <w:rPr>
            <w:rFonts w:cs="Times New Roman"/>
            <w:noProof/>
            <w:lang w:val="en-GB"/>
          </w:rPr>
          <w:delText>Li et al., 2016b, 2017a</w:delText>
        </w:r>
      </w:del>
      <w:r w:rsidR="00E41CA2">
        <w:rPr>
          <w:rFonts w:cs="Times New Roman"/>
          <w:noProof/>
          <w:lang w:val="en-GB"/>
        </w:rPr>
        <w:t>)</w:t>
      </w:r>
      <w:r w:rsidRPr="00C734F4">
        <w:rPr>
          <w:rFonts w:cs="Times New Roman"/>
          <w:lang w:val="en-GB"/>
        </w:rPr>
        <w:fldChar w:fldCharType="end"/>
      </w:r>
      <w:commentRangeEnd w:id="1178"/>
      <w:r w:rsidR="00E41CA2">
        <w:rPr>
          <w:rStyle w:val="CommentReference"/>
          <w:rFonts w:asciiTheme="minorHAnsi" w:eastAsiaTheme="minorHAnsi" w:hAnsiTheme="minorHAnsi"/>
          <w:lang w:eastAsia="en-US"/>
        </w:rPr>
        <w:commentReference w:id="1178"/>
      </w:r>
      <w:r w:rsidRPr="00C734F4">
        <w:rPr>
          <w:rFonts w:cs="Times New Roman"/>
          <w:lang w:val="en-GB"/>
        </w:rPr>
        <w:t xml:space="preserve">. While the influence of external natural forcing can often be detected as well, its contribution to observed changes is usually much smaller </w:t>
      </w:r>
      <w:commentRangeStart w:id="1183"/>
      <w:r w:rsidRPr="00C734F4">
        <w:rPr>
          <w:rFonts w:cs="Times New Roman"/>
          <w:lang w:val="en-GB"/>
        </w:rPr>
        <w:fldChar w:fldCharType="begin" w:fldLock="1"/>
      </w:r>
      <w:ins w:id="1184" w:author="Robin Matthews" w:date="2021-07-11T17:13:00Z">
        <w:r w:rsidR="001A3528">
          <w:rPr>
            <w:rFonts w:cs="Times New Roman"/>
            <w:lang w:val="en-GB"/>
          </w:rPr>
          <w: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"ITEM-2",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"mendeley" : { "formattedCitation" : "(Li et al., 2017a; Wan et al., 2019)", "manualFormatting" : "(C. Li et al., 2017; Wan et al., 2019)", "plainTextFormattedCitation" : "(Li et al., 2017a; Wan et al., 2019)", "previouslyFormattedCitation" : "(Li et al., 2017a; Wan et al., 2019)" }, "properties" : { "noteIndex" : 0 }, "schema" : "https://github.com/citation-style-language/schema/raw/master/csl-citation.json" }</w:instrText>
        </w:r>
      </w:ins>
      <w:del w:id="1185" w:author="Robin Matthews" w:date="2021-07-11T17:13:00Z">
        <w:r w:rsidR="000465A7" w:rsidDel="001A3528">
          <w:rPr>
            <w:rFonts w:cs="Times New Roman"/>
            <w:lang w:val="en-GB"/>
          </w:rPr>
          <w:del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"ITEM-2",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"mendeley" : { "formattedCitation" : "(Li et al., 2017a; Wan et al., 2019)", "plainTextFormattedCitation" : "(Li et al., 2017a; Wan et al., 2019)", "previouslyFormattedCitation" : "(Li et al., 2017a; Wan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186" w:author="Robin Matthews" w:date="2021-07-11T17:12:00Z">
        <w:r w:rsidR="001A3528">
          <w:t>C. Li et al., 2017; Wan et al., 2019</w:t>
        </w:r>
      </w:ins>
      <w:del w:id="1187" w:author="Robin Matthews" w:date="2021-07-11T17:12:00Z">
        <w:r w:rsidR="00E41CA2" w:rsidDel="001A3528">
          <w:rPr>
            <w:rFonts w:cs="Times New Roman"/>
            <w:noProof/>
            <w:lang w:val="en-GB"/>
          </w:rPr>
          <w:delText>Li et al., 2017a; Wan et al., 2019</w:delText>
        </w:r>
      </w:del>
      <w:r w:rsidR="00E41CA2">
        <w:rPr>
          <w:rFonts w:cs="Times New Roman"/>
          <w:noProof/>
          <w:lang w:val="en-GB"/>
        </w:rPr>
        <w:t>)</w:t>
      </w:r>
      <w:r w:rsidRPr="00C734F4">
        <w:rPr>
          <w:rFonts w:cs="Times New Roman"/>
          <w:lang w:val="en-GB"/>
        </w:rPr>
        <w:fldChar w:fldCharType="end"/>
      </w:r>
      <w:commentRangeEnd w:id="1183"/>
      <w:r w:rsidR="00E41CA2">
        <w:rPr>
          <w:rStyle w:val="CommentReference"/>
          <w:rFonts w:asciiTheme="minorHAnsi" w:eastAsiaTheme="minorHAnsi" w:hAnsiTheme="minorHAnsi"/>
          <w:lang w:eastAsia="en-US"/>
        </w:rPr>
        <w:commentReference w:id="1183"/>
      </w:r>
      <w:r w:rsidRPr="00C734F4">
        <w:rPr>
          <w:rFonts w:cs="Times New Roman"/>
          <w:lang w:val="en-GB"/>
        </w:rPr>
        <w:t xml:space="preserve">. Temperature detection results are found to be robust to the use of different observational data sets and detection methodologies </w:t>
      </w:r>
      <w:r w:rsidRPr="00C734F4">
        <w:rPr>
          <w:rFonts w:cs="Times New Roman"/>
          <w:lang w:val="en-GB"/>
        </w:rPr>
        <w:fldChar w:fldCharType="begin" w:fldLock="1"/>
      </w:r>
      <w:r w:rsidR="000465A7">
        <w:rPr>
          <w:rFonts w:cs="Times New Roman"/>
          <w:lang w:val="en-GB"/>
        </w:rPr>
        <w: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"mendeley" : { "formattedCitation" : "(Dileepkumar et al., 2018)", "plainTextFormattedCitation" : "(Dileepkumar et al., 2018)", "previouslyFormattedCitation" : "(Dileepkumar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(Dileepkumar et al., 2018)</w:t>
      </w:r>
      <w:r w:rsidRPr="00C734F4">
        <w:rPr>
          <w:rFonts w:cs="Times New Roman"/>
          <w:lang w:val="en-GB"/>
        </w:rPr>
        <w:fldChar w:fldCharType="end"/>
      </w:r>
      <w:r w:rsidRPr="00C734F4">
        <w:rPr>
          <w:rFonts w:cs="Times New Roman"/>
          <w:lang w:val="en-GB"/>
        </w:rPr>
        <w:t xml:space="preserve">. </w:t>
      </w:r>
    </w:p>
    <w:p w14:paraId="3DCC1221" w14:textId="77777777" w:rsidR="006221C8" w:rsidRPr="00C734F4" w:rsidRDefault="006221C8" w:rsidP="006221C8">
      <w:pPr>
        <w:pStyle w:val="AR6BodyText"/>
        <w:rPr>
          <w:rFonts w:cs="Times New Roman"/>
          <w:lang w:val="en-GB"/>
        </w:rPr>
      </w:pPr>
    </w:p>
    <w:p w14:paraId="58E06290" w14:textId="2D464F75" w:rsidR="006221C8" w:rsidRPr="00C734F4" w:rsidRDefault="006221C8" w:rsidP="006221C8">
      <w:pPr>
        <w:pStyle w:val="AR6BodyText"/>
        <w:rPr>
          <w:rFonts w:cs="Times New Roman"/>
          <w:lang w:val="en-GB"/>
        </w:rPr>
      </w:pPr>
      <w:r w:rsidRPr="00C734F4">
        <w:rPr>
          <w:rFonts w:cs="Times New Roman"/>
          <w:lang w:val="en-GB"/>
        </w:rPr>
        <w:t xml:space="preserve">Detection of mean precipitation changes caused by human influence is much more difficult, due to a larger role of internal variability at regional to local scales, as well as substantial modelling and observational uncertainty </w:t>
      </w:r>
      <w:commentRangeStart w:id="1188"/>
      <w:r w:rsidRPr="00C734F4">
        <w:rPr>
          <w:rFonts w:cs="Times New Roman"/>
          <w:lang w:val="en-GB"/>
        </w:rPr>
        <w:fldChar w:fldCharType="begin" w:fldLock="1"/>
      </w:r>
      <w:ins w:id="1189" w:author="Robin Matthews" w:date="2021-07-11T17:13:00Z">
        <w:r w:rsidR="00BB0796">
          <w:rPr>
            <w:rFonts w:cs="Times New Roman"/>
            <w:lang w:val="en-GB"/>
          </w:rPr>
          <w: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"id" : "ITEM-2",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"ITEM-2",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"ITEM-3",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"ITEM-3",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"mendeley" : { "formattedCitation" : "(Wan et al., 2015; Sarojini et al., 2016; Li et al., 2017a)", "manualFormatting" : "(Wan et al., 2015; Sarojini et al., 2016; C. Li et al., 2017)", "plainTextFormattedCitation" : "(Wan et al., 2015; Sarojini et al., 2016; Li et al., 2017a)", "previouslyFormattedCitation" : "(Wan et al., 2015; Sarojini et al., 2016; Li et al., 2017a)" }, "properties" : { "noteIndex" : 0 }, "schema" : "https://github.com/citation-style-language/schema/raw/master/csl-citation.json" }</w:instrText>
        </w:r>
      </w:ins>
      <w:del w:id="1190" w:author="Robin Matthews" w:date="2021-07-11T17:13:00Z">
        <w:r w:rsidR="000465A7" w:rsidDel="00BB0796">
          <w:rPr>
            <w:rFonts w:cs="Times New Roman"/>
            <w:lang w:val="en-GB"/>
          </w:rPr>
          <w:del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"id" : "ITEM-2",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"ITEM-2",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"ITEM-3",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"ITEM-3",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"mendeley" : { "formattedCitation" : "(Wan et al., 2015; Sarojini et al., 2016; Li et al., 2017a)", "plainTextFormattedCitation" : "(Wan et al., 2015; Sarojini et al., 2016; Li et al., 2017a)", "previouslyFormattedCitation" : "(Wan et al., 2015; Sarojini et al., 2016; Li et al.,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s-ES"/>
        </w:rPr>
        <w:t xml:space="preserve">(Wan et al., 2015; Sarojini et al., 2016; </w:t>
      </w:r>
      <w:ins w:id="1191" w:author="Robin Matthews" w:date="2021-07-11T17:13:00Z">
        <w:r w:rsidR="00BB0796">
          <w:rPr>
            <w:rFonts w:cs="Times New Roman"/>
            <w:noProof/>
            <w:lang w:val="es-ES"/>
          </w:rPr>
          <w:t xml:space="preserve">C. </w:t>
        </w:r>
      </w:ins>
      <w:r w:rsidR="00E41CA2">
        <w:rPr>
          <w:rFonts w:cs="Times New Roman"/>
          <w:noProof/>
          <w:lang w:val="es-ES"/>
        </w:rPr>
        <w:t>Li et al., 2017</w:t>
      </w:r>
      <w:del w:id="1192" w:author="Robin Matthews" w:date="2021-07-11T17:13:00Z">
        <w:r w:rsidR="00E41CA2" w:rsidDel="00BB0796">
          <w:rPr>
            <w:rFonts w:cs="Times New Roman"/>
            <w:noProof/>
            <w:lang w:val="es-ES"/>
          </w:rPr>
          <w:delText>a</w:delText>
        </w:r>
      </w:del>
      <w:r w:rsidR="00E41CA2">
        <w:rPr>
          <w:rFonts w:cs="Times New Roman"/>
          <w:noProof/>
          <w:lang w:val="es-ES"/>
        </w:rPr>
        <w:t>)</w:t>
      </w:r>
      <w:r w:rsidRPr="00C734F4">
        <w:rPr>
          <w:rFonts w:cs="Times New Roman"/>
          <w:lang w:val="en-GB"/>
        </w:rPr>
        <w:fldChar w:fldCharType="end"/>
      </w:r>
      <w:commentRangeEnd w:id="1188"/>
      <w:r w:rsidR="00E41CA2">
        <w:rPr>
          <w:rStyle w:val="CommentReference"/>
          <w:rFonts w:asciiTheme="minorHAnsi" w:eastAsiaTheme="minorHAnsi" w:hAnsiTheme="minorHAnsi"/>
          <w:lang w:eastAsia="en-US"/>
        </w:rPr>
        <w:commentReference w:id="1188"/>
      </w:r>
      <w:r w:rsidRPr="00371D58">
        <w:rPr>
          <w:rFonts w:cs="Times New Roman"/>
          <w:lang w:val="es-ES"/>
        </w:rPr>
        <w:t xml:space="preserve">. </w:t>
      </w:r>
      <w:r w:rsidRPr="00C734F4">
        <w:rPr>
          <w:rFonts w:cs="Times New Roman"/>
          <w:lang w:val="en-GB"/>
        </w:rPr>
        <w:t xml:space="preserve">However, multi-decadal precipitation changes due to anthropogenic forcing have been detected for several regions. </w:t>
      </w:r>
      <w:commentRangeStart w:id="1193"/>
      <w:r w:rsidRPr="00C734F4">
        <w:rPr>
          <w:rFonts w:cs="Times New Roman"/>
          <w:lang w:val="en-GB"/>
        </w:rPr>
        <w:fldChar w:fldCharType="begin" w:fldLock="1"/>
      </w:r>
      <w:ins w:id="1194" w:author="Robin Matthews" w:date="2021-07-11T17:13:00Z">
        <w:r w:rsidR="00BB0796">
          <w:rPr>
            <w:rFonts w:cs="Times New Roman"/>
            <w:lang w:val="en-GB"/>
          </w:rPr>
          <w:instrText>ADDIN CSL_CITATION { "citationItems" : [ { "id" : "ITEM-1", "itemData" : { "DOI" : "10.1175/JCLI-D-16-0311.1", "ISSN" : "0894-8755", "abstract" : "Changes in precipitation characteristics directly affect society through their impacts on drought and floods, hydro-dams, and urban drainage systems. Global warming increases the water holding capacity of the atmosphere and thus the risk of heavy precipitation. Here, daily precipitation records from over 700 Chinese stations from 1956 to 2005 are analyzed. The results show a significant shift from light to heavy precipitation over eastern China. An optimal fingerprinting analysis of simulations from 11 climate models driven by different combinations of historical anthropogenic (greenhouse gases, aerosols, land use, and ozone) and natural (volcanic and solar) forcings indicates that anthropogenic forcing on climate, including increases in greenhouse gases (GHGs), has had a detectable contribution to the observed shift toward heavy precipitation. Some evidence is found that anthropogenic aerosols (AAs) partially offset the effect of the GHG forcing, resulting in a weaker shift toward heavy precipitation in simulations that include the AA forcing than in simulations with only the GHG forcing. In addition to the thermodynamic mechanism, strengthened water vapor transport from the adjacent oceans and by midlatitude westerlies, resulting mainly from GHG-induced warming, also favors heavy precipitation over eastern China. Further GHG-induced warming is predicted to lead to an increasing shift toward heavy precipitation, leading to increased urban flooding and posing a significant challenge for mega-cities in China in the coming decades. Future reductions in AA emissions resulting from air pollution controls could exacerbate this tendency toward heavier precipitation.", "author" : [ { "dropping-particle" : "", "family" : "Ma", "given" : "Shuangmei", "non-dropping-particle" : "", "parse-names" : false, "suffix" : "" }, { "dropping-particle" : "", "family" : "Zhou", "given" : "Tianjun", "non-dropping-particle" : "", "parse-names" : false, "suffix" : "" }, { "dropping-particle" : "", "family" : "Stone", "given" : "D\u00e1ith\u00ed A.", "non-dropping-particle" : "", "parse-names" : false, "suffix" : "" }, { "dropping-particle" : "", "family" : "Polson", "given" : "Debbie", "non-dropping-particle" : "", "parse-names" : false, "suffix" : "" }, { "dropping-particle" : "", "family" : "Dai", "given" : "Aiguo", "non-dropping-particle" : "", "parse-names" : false, "suffix" : "" }, { "dropping-particle" : "", "family" : "Stott", "given" : "Peter A.", "non-dropping-particle" : "", "parse-names" : false, "suffix" : "" }, { "dropping-particle" : "", "family" : "Storch", "given" : "Hans", "non-dropping-particle" : "von", "parse-names" : false, "suffix" : "" }, { "dropping-particle" : "", "family" : "Qian", "given" : "Yun", "non-dropping-particle" : "", "parse-names" : false, "suffix" : "" }, { "dropping-particle" : "", "family" : "Burke", "given" : "Claire", "non-dropping-particle" : "", "parse-names" : false, "suffix" : "" }, { "dropping-particle" : "", "family" : "Wu", "given" : "Peili", "non-dropping-particle" : "", "parse-names" : false, "suffix" : "" }, { "dropping-particle" : "", "family" : "Zou", "given" : "Liwei", "non-dropping-particle" : "", "parse-names" : false, "suffix" : "" }, { "dropping-particle" : "", "family" : "Ciavarella", "given" : "Andrew", "non-dropping-particle" : "", "parse-names" : false, "suffix" : "" } ], "container-title" : "Journal of Climate", "id" : "ITEM-1", "issue" : "4", "issued" : { "date-parts" : [ [ "2017", "2", "15" ] ] }, "page" : "1381-1396", "title" : "Detectable Anthropogenic Shift toward Heavy Precipitation over Eastern China", "translator" : [ { "dropping-particle" : "", "family" : "Q6689", "given" : "", "non-dropping-particle" : "", "parse-names" : false, "suffix" : "" } ], "type" : "article-journal", "volume" : "30" }, "uris" : [ "http://www.mendeley.com/documents/?uuid=e9e43868-3e99-483c-a20e-5bf7a0aec486" ] } ], "mendeley" : { "formattedCitation" : "(Ma et al., 2017b)", "manualFormatting" : "Ma et al. (2017b)", "plainTextFormattedCitation" : "(Ma et al., 2017b)", "previouslyFormattedCitation" : "(Ma et al., 2017b)" }, "properties" : { "noteIndex" : 0 }, "schema" : "https://github.com/citation-style-language/schema/raw/master/csl-citation.json" }</w:instrText>
        </w:r>
      </w:ins>
      <w:del w:id="1195" w:author="Robin Matthews" w:date="2021-07-11T17:13:00Z">
        <w:r w:rsidR="000465A7" w:rsidDel="00BB0796">
          <w:rPr>
            <w:rFonts w:cs="Times New Roman"/>
            <w:lang w:val="en-GB"/>
          </w:rPr>
          <w:delInstrText>ADDIN CSL_CITATION { "citationItems" : [ { "id" : "ITEM-1", "itemData" : { "DOI" : "10.1175/JCLI-D-16-0311.1", "ISSN" : "0894-8755", "abstract" : "Changes in precipitation characteristics directly affect society through their impacts on drought and floods, hydro-dams, and urban drainage systems. Global warming increases the water holding capacity of the atmosphere and thus the risk of heavy precipitation. Here, daily precipitation records from over 700 Chinese stations from 1956 to 2005 are analyzed. The results show a significant shift from light to heavy precipitation over eastern China. An optimal fingerprinting analysis of simulations from 11 climate models driven by different combinations of historical anthropogenic (greenhouse gases, aerosols, land use, and ozone) and natural (volcanic and solar) forcings indicates that anthropogenic forcing on climate, including increases in greenhouse gases (GHGs), has had a detectable contribution to the observed shift toward heavy precipitation. Some evidence is found that anthropogenic aerosols (AAs) partially offset the effect of the GHG forcing, resulting in a weaker shift toward heavy precipitation in simulations that include the AA forcing than in simulations with only the GHG forcing. In addition to the thermodynamic mechanism, strengthened water vapor transport from the adjacent oceans and by midlatitude westerlies, resulting mainly from GHG-induced warming, also favors heavy precipitation over eastern China. Further GHG-induced warming is predicted to lead to an increasing shift toward heavy precipitation, leading to increased urban flooding and posing a significant challenge for mega-cities in China in the coming decades. Future reductions in AA emissions resulting from air pollution controls could exacerbate this tendency toward heavier precipitation.", "author" : [ { "dropping-particle" : "", "family" : "Ma", "given" : "Shuangmei", "non-dropping-particle" : "", "parse-names" : false, "suffix" : "" }, { "dropping-particle" : "", "family" : "Zhou", "given" : "Tianjun", "non-dropping-particle" : "", "parse-names" : false, "suffix" : "" }, { "dropping-particle" : "", "family" : "Stone", "given" : "D\u00e1ith\u00ed A.", "non-dropping-particle" : "", "parse-names" : false, "suffix" : "" }, { "dropping-particle" : "", "family" : "Polson", "given" : "Debbie", "non-dropping-particle" : "", "parse-names" : false, "suffix" : "" }, { "dropping-particle" : "", "family" : "Dai", "given" : "Aiguo", "non-dropping-particle" : "", "parse-names" : false, "suffix" : "" }, { "dropping-particle" : "", "family" : "Stott", "given" : "Peter A.", "non-dropping-particle" : "", "parse-names" : false, "suffix" : "" }, { "dropping-particle" : "", "family" : "Storch", "given" : "Hans", "non-dropping-particle" : "von", "parse-names" : false, "suffix" : "" }, { "dropping-particle" : "", "family" : "Qian", "given" : "Yun", "non-dropping-particle" : "", "parse-names" : false, "suffix" : "" }, { "dropping-particle" : "", "family" : "Burke", "given" : "Claire", "non-dropping-particle" : "", "parse-names" : false, "suffix" : "" }, { "dropping-particle" : "", "family" : "Wu", "given" : "Peili", "non-dropping-particle" : "", "parse-names" : false, "suffix" : "" }, { "dropping-particle" : "", "family" : "Zou", "given" : "Liwei", "non-dropping-particle" : "", "parse-names" : false, "suffix" : "" }, { "dropping-particle" : "", "family" : "Ciavarella", "given" : "Andrew", "non-dropping-particle" : "", "parse-names" : false, "suffix" : "" } ], "container-title" : "Journal of Climate", "id" : "ITEM-1", "issue" : "4", "issued" : { "date-parts" : [ [ "2017", "2", "15" ] ] }, "page" : "1381-1396", "title" : "Detectable Anthropogenic Shift toward Heavy Precipitation over Eastern China", "translator" : [ { "dropping-particle" : "", "family" : "Q6689", "given" : "", "non-dropping-particle" : "", "parse-names" : false, "suffix" : "" } ], "type" : "article-journal", "volume" : "30" }, "uris" : [ "http://www.mendeley.com/documents/?uuid=e9e43868-3e99-483c-a20e-5bf7a0aec486" ] } ], "mendeley" : { "formattedCitation" : "(Ma et al., 2017b)", "manualFormatting" : "Ma et al. (2017)", "plainTextFormattedCitation" : "(Ma et al., 2017b)", "previouslyFormattedCitation" : "(Ma et al., 2017b)"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Ma et al. (2017</w:t>
      </w:r>
      <w:ins w:id="1196" w:author="Robin Matthews" w:date="2021-07-11T17:13:00Z">
        <w:r w:rsidR="00BB0796">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1193"/>
      <w:r w:rsidR="00E41CA2">
        <w:rPr>
          <w:rStyle w:val="CommentReference"/>
          <w:rFonts w:asciiTheme="minorHAnsi" w:eastAsiaTheme="minorHAnsi" w:hAnsiTheme="minorHAnsi"/>
          <w:lang w:eastAsia="en-US"/>
        </w:rPr>
        <w:commentReference w:id="1193"/>
      </w:r>
      <w:r w:rsidRPr="00C734F4">
        <w:rPr>
          <w:rFonts w:cs="Times New Roman"/>
          <w:lang w:val="en-GB"/>
        </w:rPr>
        <w:t xml:space="preserve"> show that anthropogenic forcing has strongly contributed to the observed shift of China daily precipitation towards heavy precipitation. The observed weakening of the East Asia summer monsoon, also known as the southern flooding and northern drought pattern has been partially linked to anthropogenic forcing </w:t>
      </w:r>
      <w:commentRangeStart w:id="1197"/>
      <w:r w:rsidRPr="00C734F4">
        <w:rPr>
          <w:rFonts w:cs="Times New Roman"/>
          <w:lang w:val="en-GB"/>
        </w:rPr>
        <w:fldChar w:fldCharType="begin" w:fldLock="1"/>
      </w:r>
      <w:ins w:id="1198" w:author="Robin Matthews" w:date="2021-07-11T17:14:00Z">
        <w:r w:rsidR="00BB0796">
          <w:rPr>
            <w:rFonts w:cs="Times New Roman"/>
            <w:lang w:val="en-GB"/>
          </w:rPr>
          <w:instrText>ADDIN CSL_CITATION { "citationItems" : [ { "id" : "ITEM-1",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"ITEM-1",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"id" : "ITEM-2",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"ITEM-2",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"ITEM-3", "itemData" : { "DOI" : "10.1142/9789813200913_0026", "abstract" : "The East Asian Summer Monsoon (EASM) has exhibited robust inter-decadal changes. In this paper, the authors present a review on our current understanding of the observed changes. The weakening phase of the EASM in the 2nd half of the 20th century is demonstrated to be primarily forced by the positive phase of IPO (Inter-decadal Pacific Oscillation) /PDO (Pacific Decadal Oscillation), and secondarily driven by the increased aerosol emission. The dominance of IPO/PDO to EASM is also evidenced by the recent recovery of EASM since the 1990s, associated with the transition of IPO/PDO from positive to negative phases. Both data diagnosis and numerical model experiments indicate that the decadal change of EASM is dominated by internal variability mode of IPO/PDO and also partly driven by anthropogenic external forcings. The IPO/PDO is traditionally regarded as internal climate variability mode at decadal time scale, but recent studies suggested that external forcings may also trigger the phase transition of IPO/PDO, this has posed a new issue calling for further study. In addition to long-term changes, the EASM also exhibits inter-decadal shift of interannual variability mode. The suggested mechanisms are reviewed, including changes in mean circulation, interannual variability and its ENSO relationship, and the climatological intraseasonal oscillation.", "author" : [ { "dropping-particle" : "", "family" : "Zhou", "given" : "T.", "non-dropping-particle" : "", "parse-names" : false, "suffix" : "" }, { "dropping-particle" : "", "family" : "Song", "given" : "F.", "non-dropping-particle" : "", "parse-names" : false, "suffix" : "" }, { "dropping-particle" : "", "family" : "Ha", "given" : "K. J.", "non-dropping-particle" : "", "parse-names" : false, "suffix" : "" }, { "dropping-particle" : "", "family" : "Chen", "given" : "X.", "non-dropping-particle" : "", "parse-names" : false, "suffix" : "" } ], "chapter-number" : "Chapter 10", "container-title" : "The Global Monsoon System: Research and Forecasting (3rd Edition)", "editor" : [ { "dropping-particle" : "", "family" : "Chang", "given" : "Chih-Pei", "non-dropping-particle" : "", "parse-names" : false, "suffix" : "" }, { "dropping-particle" : "", "family" : "Kuo", "given" : "Hung-Chi", "non-dropping-particle" : "", "parse-names" : false, "suffix" : "" }, { "dropping-particle" : "", "family" : "Lau", "given" : "Ngar-Cheung", "non-dropping-particle" : "", "parse-names" : false, "suffix" : "" }, { "dropping-particle" : "", "family" : "Johnson", "given" : "Richard H", "non-dropping-particle" : "", "parse-names" : false, "suffix" : "" }, { "dropping-particle" : "", "family" : "Wang", "given" : "Bin", "non-dropping-particle" : "", "parse-names" : false, "suffix" : "" }, { "dropping-particle" : "", "family" : "Wheeler", "given" : "Matthew C", "non-dropping-particle" : "", "parse-names" : false, "suffix" : "" } ], "id" : "ITEM-3", "issued" : { "date-parts" : [ [ "2017" ] ] }, "page" : "327-336", "publisher" : "World Scientific", "title" : "Decadal changes of East Asian summer monsoon: Contributions of internal variability and external forcing", "translator" : [ { "dropping-particle" : "", "family" : "Q4774", "given" : "Rt6", "non-dropping-particle" : "", "parse-names" : false, "suffix" : "" } ], "type" : "chapter" }, "uris" : [ "http://www.mendeley.com/documents/?uuid=1d9dcf8e-2174-466e-914d-e41f72cb6397" ] } ], "mendeley" : { "formattedCitation" : "(Song et al., 2014; Zhou et al., 2017; Tian et al., 2018)", "manualFormatting" : "(Section 8.3.2.4.2; Song et al., 2014; Zhou et al., 2017; Tian et al., 2018)", "plainTextFormattedCitation" : "(Song et al., 2014; Zhou et al., 2017; Tian et al., 2018)", "previouslyFormattedCitation" : "(Song et al., 2014; Zhou et al., 2017; Tian et al., 2018)" }, "properties" : { "noteIndex" : 0 }, "schema" : "https://github.com/citation-style-language/schema/raw/master/csl-citation.json" }</w:instrText>
        </w:r>
      </w:ins>
      <w:del w:id="1199" w:author="Robin Matthews" w:date="2021-07-11T17:14:00Z">
        <w:r w:rsidR="000465A7" w:rsidDel="00BB0796">
          <w:rPr>
            <w:rFonts w:cs="Times New Roman"/>
            <w:lang w:val="en-GB"/>
          </w:rPr>
          <w:delInstrText>ADDIN CSL_CITATION { "citationItems" : [ { "id" : "ITEM-1",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"ITEM-1",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"id" : "ITEM-2",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"ITEM-2",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"ITEM-3", "itemData" : { "DOI" : "10.1142/9789813200913_0026", "abstract" : "The East Asian Summer Monsoon (EASM) has exhibited robust inter-decadal changes. In this paper, the authors present a review on our current understanding of the observed changes. The weakening phase of the EASM in the 2nd half of the 20th century is demonstrated to be primarily forced by the positive phase of IPO (Inter-decadal Pacific Oscillation) /PDO (Pacific Decadal Oscillation), and secondarily driven by the increased aerosol emission. The dominance of IPO/PDO to EASM is also evidenced by the recent recovery of EASM since the 1990s, associated with the transition of IPO/PDO from positive to negative phases. Both data diagnosis and numerical model experiments indicate that the decadal change of EASM is dominated by internal variability mode of IPO/PDO and also partly driven by anthropogenic external forcings. The IPO/PDO is traditionally regarded as internal climate variability mode at decadal time scale, but recent studies suggested that external forcings may also trigger the phase transition of IPO/PDO, this has posed a new issue calling for further study. In addition to long-term changes, the EASM also exhibits inter-decadal shift of interannual variability mode. The suggested mechanisms are reviewed, including changes in mean circulation, interannual variability and its ENSO relationship, and the climatological intraseasonal oscillation.", "author" : [ { "dropping-particle" : "", "family" : "Zhou", "given" : "T.", "non-dropping-particle" : "", "parse-names" : false, "suffix" : "" }, { "dropping-particle" : "", "family" : "Song", "given" : "F.", "non-dropping-particle" : "", "parse-names" : false, "suffix" : "" }, { "dropping-particle" : "", "family" : "Ha", "given" : "K. J.", "non-dropping-particle" : "", "parse-names" : false, "suffix" : "" }, { "dropping-particle" : "", "family" : "Chen", "given" : "X.", "non-dropping-particle" : "", "parse-names" : false, "suffix" : "" } ], "chapter-number" : "Chapter 10", "container-title" : "The Global Monsoon System: Research and Forecasting (3rd Edition)", "editor" : [ { "dropping-particle" : "", "family" : "Chang", "given" : "Chih-Pei", "non-dropping-particle" : "", "parse-names" : false, "suffix" : "" }, { "dropping-particle" : "", "family" : "Kuo", "given" : "Hung-Chi", "non-dropping-particle" : "", "parse-names" : false, "suffix" : "" }, { "dropping-particle" : "", "family" : "Lau", "given" : "Ngar-Cheung", "non-dropping-particle" : "", "parse-names" : false, "suffix" : "" }, { "dropping-particle" : "", "family" : "Johnson", "given" : "Richard H", "non-dropping-particle" : "", "parse-names" : false, "suffix" : "" }, { "dropping-particle" : "", "family" : "Wang", "given" : "Bin", "non-dropping-particle" : "", "parse-names" : false, "suffix" : "" }, { "dropping-particle" : "", "family" : "Wheeler", "given" : "Matthew C", "non-dropping-particle" : "", "parse-names" : false, "suffix" : "" } ], "id" : "ITEM-3", "issued" : { "date-parts" : [ [ "2017" ] ] }, "page" : "327-336", "publisher" : "World Scientific", "title" : "Decadal changes of East Asian summer monsoon: Contributions of internal variability and external forcing", "translator" : [ { "dropping-particle" : "", "family" : "Q4774", "given" : "Rt6", "non-dropping-particle" : "", "parse-names" : false, "suffix" : "" } ], "type" : "chapter" }, "uris" : [ "http://www.mendeley.com/documents/?uuid=1d9dcf8e-2174-466e-914d-e41f72cb6397" ] } ], "mendeley" : { "formattedCitation" : "(Song et al., 2014; Zhou et al., 2017; Tian et al., 2018)", "manualFormatting" : "(Section 8.3.2.4.2; Song et al., 2014; Tian et al., 2018; Zhou et al., 2017b)", "plainTextFormattedCitation" : "(Song et al., 2014; Zhou et al., 2017; Tian et al., 2018)", "previouslyFormattedCitation" : "(Song et al., 2014; Zhou et al., 2017; Tian et al., 2018)"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 xml:space="preserve">(Section 8.3.2.4.2; </w:t>
      </w:r>
      <w:ins w:id="1200" w:author="Robin Matthews" w:date="2021-07-11T17:14:00Z">
        <w:r w:rsidR="00BB0796">
          <w:t>Song et al., 2014; Zhou et al., 2017; Tian et al., 2018</w:t>
        </w:r>
      </w:ins>
      <w:del w:id="1201" w:author="Robin Matthews" w:date="2021-07-11T17:14:00Z">
        <w:r w:rsidR="00E41CA2" w:rsidDel="00BB0796">
          <w:rPr>
            <w:rFonts w:cs="Times New Roman"/>
            <w:noProof/>
          </w:rPr>
          <w:delText>Song et al., 2014; Tian et al., 2018; Zhou et al., 2017b</w:delText>
        </w:r>
      </w:del>
      <w:r w:rsidR="00E41CA2">
        <w:rPr>
          <w:rFonts w:cs="Times New Roman"/>
          <w:noProof/>
        </w:rPr>
        <w:t>)</w:t>
      </w:r>
      <w:r w:rsidRPr="00C734F4">
        <w:rPr>
          <w:rFonts w:cs="Times New Roman"/>
          <w:lang w:val="en-GB"/>
        </w:rPr>
        <w:fldChar w:fldCharType="end"/>
      </w:r>
      <w:commentRangeEnd w:id="1197"/>
      <w:r w:rsidR="00E41CA2">
        <w:rPr>
          <w:rStyle w:val="CommentReference"/>
          <w:rFonts w:asciiTheme="minorHAnsi" w:eastAsiaTheme="minorHAnsi" w:hAnsiTheme="minorHAnsi"/>
          <w:lang w:eastAsia="en-US"/>
        </w:rPr>
        <w:commentReference w:id="1197"/>
      </w:r>
      <w:r w:rsidRPr="00FB6EB0">
        <w:rPr>
          <w:rFonts w:cs="Times New Roman"/>
        </w:rPr>
        <w:t xml:space="preserve">. </w:t>
      </w:r>
      <w:r w:rsidRPr="00C734F4">
        <w:rPr>
          <w:rFonts w:cs="Times New Roman"/>
          <w:lang w:val="en-GB"/>
        </w:rPr>
        <w:t xml:space="preserve">Changes in GHGs lead to increasing precipitation over southern China, whilst changes in anthropogenic aerosols over East Asia are the dominant factors determining drought conditions over northern China </w:t>
      </w:r>
      <w:r w:rsidRPr="00C734F4">
        <w:rPr>
          <w:rFonts w:cs="Times New Roman"/>
          <w:lang w:val="en-GB"/>
        </w:rPr>
        <w:fldChar w:fldCharType="begin" w:fldLock="1"/>
      </w:r>
      <w:r w:rsidR="000465A7">
        <w:rPr>
          <w:rFonts w:cs="Times New Roman"/>
          <w:lang w:val="en-GB"/>
        </w:rPr>
        <w:instrText>ADDIN CSL_CITATION { "citationItems" : [ { "id" : "ITEM-1",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"ITEM-1",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Tian et al., 2018)", "plainTextFormattedCitation" : "(Song et al., 2014; Tian et al., 2018)", "previouslyFormattedCitation" : "(Song et al., 2014; Tian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(Song et al., 2014; Tian et al., 2018)</w:t>
      </w:r>
      <w:r w:rsidRPr="00C734F4">
        <w:rPr>
          <w:rFonts w:cs="Times New Roman"/>
          <w:lang w:val="en-GB"/>
        </w:rPr>
        <w:fldChar w:fldCharType="end"/>
      </w:r>
      <w:r w:rsidRPr="00C734F4">
        <w:rPr>
          <w:rFonts w:cs="Times New Roman"/>
          <w:lang w:val="en-GB"/>
        </w:rPr>
        <w:t xml:space="preserve">. Based on all-forcing and single-forcing simulation ensembles with a high-resolution model, </w:t>
      </w:r>
      <w:r w:rsidRPr="00C734F4">
        <w:rPr>
          <w:rFonts w:cs="Times New Roman"/>
          <w:lang w:val="en-GB"/>
        </w:rPr>
        <w:fldChar w:fldCharType="begin" w:fldLock="1"/>
      </w:r>
      <w:r w:rsidR="000465A7">
        <w:rPr>
          <w:rFonts w:cs="Times New Roman"/>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"mendeley" : { "formattedCitation" : "(Delworth and Zeng, 2014)", "manualFormatting" : "Delworth and Zeng (2014)", "plainTextFormattedCitation" : "(Delworth and Zeng, 2014)", "previouslyFormattedCitation" : "(Delworth and Zeng,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Delworth and Zeng (2014)</w:t>
      </w:r>
      <w:r w:rsidRPr="00C734F4">
        <w:rPr>
          <w:rFonts w:cs="Times New Roman"/>
          <w:lang w:val="en-GB"/>
        </w:rPr>
        <w:fldChar w:fldCharType="end"/>
      </w:r>
      <w:r w:rsidRPr="00C734F4">
        <w:rPr>
          <w:rFonts w:cs="Times New Roman"/>
          <w:lang w:val="en-GB"/>
        </w:rPr>
        <w:t xml:space="preserve"> found that the observed long-term regional austral autumn and winter rainfall decline over southern and particularly southwest Australia is partially reproduced in response to anthropogenic changes in GHGs and ozone in the atmosphere, whereas anthropogenic aerosols do not contribute to the simulated precipitation decline. In contrast, the observed increase of northwest Australian summertime rainfall since 1950 has been partially attributed to anthropogenic aerosol based on CMIP5 detection and attribution single-forcing simulations </w:t>
      </w:r>
      <w:commentRangeStart w:id="1202"/>
      <w:r w:rsidRPr="00C734F4">
        <w:rPr>
          <w:rFonts w:cs="Times New Roman"/>
          <w:lang w:val="en-GB"/>
        </w:rPr>
        <w:fldChar w:fldCharType="begin" w:fldLock="1"/>
      </w:r>
      <w:ins w:id="1203" w:author="Robin Matthews" w:date="2021-07-11T17:14:00Z">
        <w:r w:rsidR="00BB0796">
          <w:rPr>
            <w:rFonts w:cs="Times New Roman"/>
            <w:lang w:val="en-GB"/>
          </w:rPr>
          <w:instrText>ADDIN CSL_CITATION { "citationItems" : [ { "id" : "ITEM-1", "itemData" : { "DOI" : "10.1002/wcc.577", "ISSN" : "17577780", "author" : [ { "dropping-particle" : "", "family" : "Dey", "given" : "Raktima",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"Abram", "given" : "Nerilie J.", "non-dropping-particle" : "", "parse-names" : false, "suffix" : "" } ], "container-title" : "WIREs Climate Change", "id" : "ITEM-1", "issued" : { "date-parts" : [ [ "2019", "3", "7" ] ] }, "page" : "e00577", "title" : "A review of past and projected changes in Australia's rainfall", "translator" : [ { "dropping-particle" : "", "family" : "Q5131", "given" : "", "non-dropping-particle" : "", "parse-names" : false, "suffix" : "" } ], "type" : "article-journal" }, "uris" : [ "http://www.mendeley.com/documents/?uuid=7df77ca8-2066-49e4-bcad-76c9d3ce9a8e" ] }, { "id" : "ITEM-2", "itemData" : { "DOI" : "10.1002/joc.5788", "ISSN" : "08998418", "author" : [ { "dropping-particle" : "", "family" : "Dey", "given" : "Raktima", "non-dropping-particle" : "", "parse-names" : false, "suffix" : "" }, { "dropping-particle" : "", "family" : "Lewis", "given" : "Sophie C.", "non-dropping-particle" : "", "parse-names" : false, "suffix" : "" }, { "dropping-particle" : "", "family" : "Abram", "given" : "Nerilie J.", "non-dropping-particle" : "", "parse-names" : false, "suffix" : "" } ], "container-title" : "International Journal of Climatology", "id" : "ITEM-2", "issue" : "1", "issued" : { "date-parts" : [ [ "2019", "1" ] ] }, "page" : "112-127", "title" : "Investigating observed northwest Australian rainfall trends in Coupled Model Intercomparison Project phase 5 detection and attribution experiments", "translator" : [ { "dropping-particle" : "", "family" : "Q6686", "given" : "", "non-dropping-particle" : "", "parse-names" : false, "suffix" : "" } ], "type" : "article-journal", "volume" : "39" }, "uris" : [ "http://www.mendeley.com/documents/?uuid=204d2650-6cde-4ab6-ab8b-da8ee33da048" ] } ], "mendeley" : { "formattedCitation" : "(Dey et al., 2019b, 2019a)", "manualFormatting" : "(Section 8.3.2.4.6; Dey et al., 2019a, b)", "plainTextFormattedCitation" : "(Dey et al., 2019b, 2019a)", "previouslyFormattedCitation" : "(Dey et al., 2019b, 2019a)" }, "properties" : { "noteIndex" : 0 }, "schema" : "https://github.com/citation-style-language/schema/raw/master/csl-citation.json" }</w:instrText>
        </w:r>
      </w:ins>
      <w:del w:id="1204" w:author="Robin Matthews" w:date="2021-07-11T17:14:00Z">
        <w:r w:rsidR="000465A7" w:rsidDel="00BB0796">
          <w:rPr>
            <w:rFonts w:cs="Times New Roman"/>
            <w:lang w:val="en-GB"/>
          </w:rPr>
          <w:delInstrText>ADDIN CSL_CITATION { "citationItems" : [ { "id" : "ITEM-1", "itemData" : { "DOI" : "10.1002/wcc.577", "ISSN" : "17577780", "author" : [ { "dropping-particle" : "", "family" : "Dey", "given" : "Raktima",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"Abram", "given" : "Nerilie J.", "non-dropping-particle" : "", "parse-names" : false, "suffix" : "" } ], "container-title" : "WIREs Climate Change", "id" : "ITEM-1", "issued" : { "date-parts" : [ [ "2019", "3", "7" ] ] }, "page" : "e00577", "title" : "A review of past and projected changes in Australia's rainfall", "translator" : [ { "dropping-particle" : "", "family" : "Q5131", "given" : "", "non-dropping-particle" : "", "parse-names" : false, "suffix" : "" } ], "type" : "article-journal" }, "uris" : [ "http://www.mendeley.com/documents/?uuid=7df77ca8-2066-49e4-bcad-76c9d3ce9a8e" ] }, { "id" : "ITEM-2", "itemData" : { "DOI" : "10.1002/joc.5788", "ISSN" : "08998418", "author" : [ { "dropping-particle" : "", "family" : "Dey", "given" : "Raktima", "non-dropping-particle" : "", "parse-names" : false, "suffix" : "" }, { "dropping-particle" : "", "family" : "Lewis", "given" : "Sophie C.", "non-dropping-particle" : "", "parse-names" : false, "suffix" : "" }, { "dropping-particle" : "", "family" : "Abram", "given" : "Nerilie J.", "non-dropping-particle" : "", "parse-names" : false, "suffix" : "" } ], "container-title" : "International Journal of Climatology", "id" : "ITEM-2", "issue" : "1", "issued" : { "date-parts" : [ [ "2019", "1" ] ] }, "page" : "112-127", "title" : "Investigating observed northwest Australian rainfall trends in Coupled Model Intercomparison Project phase 5 detection and attribution experiments", "translator" : [ { "dropping-particle" : "", "family" : "Q6686", "given" : "", "non-dropping-particle" : "", "parse-names" : false, "suffix" : "" } ], "type" : "article-journal", "volume" : "39" }, "uris" : [ "http://www.mendeley.com/documents/?uuid=204d2650-6cde-4ab6-ab8b-da8ee33da048" ] } ], "mendeley" : { "formattedCitation" : "(Dey et al., 2019b, 2019a)", "manualFormatting" : "(Section 8.3.2.4.6; Dey et al., 2019b, 2019a)", "plainTextFormattedCitation" : "(Dey et al., 2019b, 2019a)", "previouslyFormattedCitation" : "(Dey et al., 2019b, 2019a)"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(Section 8.3.2.4.6; Dey et al., 2019</w:t>
      </w:r>
      <w:del w:id="1205" w:author="Robin Matthews" w:date="2021-07-11T17:14:00Z">
        <w:r w:rsidR="00E41CA2" w:rsidDel="00BB0796">
          <w:rPr>
            <w:rFonts w:cs="Times New Roman"/>
            <w:noProof/>
            <w:lang w:val="en-GB"/>
          </w:rPr>
          <w:delText>b</w:delText>
        </w:r>
      </w:del>
      <w:ins w:id="1206" w:author="Robin Matthews" w:date="2021-07-11T17:14:00Z">
        <w:r w:rsidR="00BB0796">
          <w:rPr>
            <w:rFonts w:cs="Times New Roman"/>
            <w:noProof/>
            <w:lang w:val="en-GB"/>
          </w:rPr>
          <w:t>a</w:t>
        </w:r>
      </w:ins>
      <w:r w:rsidR="00E41CA2">
        <w:rPr>
          <w:rFonts w:cs="Times New Roman"/>
          <w:noProof/>
          <w:lang w:val="en-GB"/>
        </w:rPr>
        <w:t xml:space="preserve">, </w:t>
      </w:r>
      <w:ins w:id="1207" w:author="Robin Matthews" w:date="2021-07-11T17:14:00Z">
        <w:r w:rsidR="00BB0796">
          <w:rPr>
            <w:rFonts w:cs="Times New Roman"/>
            <w:noProof/>
            <w:lang w:val="en-GB"/>
          </w:rPr>
          <w:t>b</w:t>
        </w:r>
      </w:ins>
      <w:del w:id="1208" w:author="Robin Matthews" w:date="2021-07-11T17:14:00Z">
        <w:r w:rsidR="00E41CA2" w:rsidDel="00BB0796">
          <w:rPr>
            <w:rFonts w:cs="Times New Roman"/>
            <w:noProof/>
            <w:lang w:val="en-GB"/>
          </w:rPr>
          <w:delText>2019a</w:delText>
        </w:r>
      </w:del>
      <w:r w:rsidR="00E41CA2">
        <w:rPr>
          <w:rFonts w:cs="Times New Roman"/>
          <w:noProof/>
          <w:lang w:val="en-GB"/>
        </w:rPr>
        <w:t>)</w:t>
      </w:r>
      <w:r w:rsidRPr="00C734F4">
        <w:rPr>
          <w:rFonts w:cs="Times New Roman"/>
          <w:lang w:val="en-GB"/>
        </w:rPr>
        <w:fldChar w:fldCharType="end"/>
      </w:r>
      <w:commentRangeEnd w:id="1202"/>
      <w:r w:rsidR="00E41CA2">
        <w:rPr>
          <w:rStyle w:val="CommentReference"/>
          <w:rFonts w:asciiTheme="minorHAnsi" w:eastAsiaTheme="minorHAnsi" w:hAnsiTheme="minorHAnsi"/>
          <w:lang w:eastAsia="en-US"/>
        </w:rPr>
        <w:commentReference w:id="1202"/>
      </w:r>
      <w:r w:rsidRPr="00C734F4">
        <w:rPr>
          <w:rFonts w:cs="Times New Roman"/>
          <w:lang w:val="en-GB"/>
        </w:rPr>
        <w:t>.</w:t>
      </w:r>
    </w:p>
    <w:p w14:paraId="333221B4" w14:textId="77777777" w:rsidR="006221C8" w:rsidRPr="00C734F4" w:rsidRDefault="006221C8" w:rsidP="006221C8">
      <w:pPr>
        <w:pStyle w:val="AR6BodyText"/>
        <w:rPr>
          <w:rFonts w:cs="Times New Roman"/>
          <w:lang w:val="en-GB"/>
        </w:rPr>
      </w:pPr>
      <w:r w:rsidRPr="00C734F4">
        <w:rPr>
          <w:rFonts w:cs="Times New Roman"/>
          <w:lang w:val="en-GB"/>
        </w:rPr>
        <w:t xml:space="preserve"> </w:t>
      </w:r>
    </w:p>
    <w:p w14:paraId="2543C5BE" w14:textId="6C47FF8A" w:rsidR="006221C8" w:rsidRPr="00C734F4" w:rsidRDefault="006221C8" w:rsidP="006221C8">
      <w:pPr>
        <w:pStyle w:val="AR6BodyText"/>
        <w:rPr>
          <w:rFonts w:cs="Times New Roman"/>
          <w:lang w:val="en-GB"/>
        </w:rPr>
      </w:pPr>
      <w:r w:rsidRPr="00C734F4">
        <w:rPr>
          <w:rFonts w:cs="Times New Roman"/>
          <w:lang w:val="en-GB"/>
        </w:rPr>
        <w:t xml:space="preserve">It is noteworthy that these methods require a very significant reduction of spatial and temporal dimensions in order to reliably estimate the covariance matrix of internal variability (an entire region is thus often considered as being only one or a few spatial points that represent the spatial average of the whole region or a few sub-regions; time samples are often 5- or 10-year averages). Finally, model bias is rarely considered in statistical models used in detection and attribution regional studies, while it has been shown to have a strong impact on the stability of detection results and their associated confidence intervals when increasing the spatial dimension </w:t>
      </w:r>
      <w:r w:rsidRPr="00C734F4">
        <w:rPr>
          <w:rFonts w:cs="Times New Roman"/>
          <w:lang w:val="en-GB"/>
        </w:rPr>
        <w:fldChar w:fldCharType="begin" w:fldLock="1"/>
      </w:r>
      <w:r w:rsidR="000465A7">
        <w:rPr>
          <w:rFonts w:cs="Times New Roman"/>
          <w:lang w:val="en-GB"/>
        </w:rPr>
        <w:instrText>ADDIN CSL_CITATION { "citationItems" : [ { "id" : "ITEM-1", "itemData" : { "DOI" : "10.1007/s00382-013-1736-6", "ISSN" : "0930-7575",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"12", "4" ] ] }, "page" : "2837-2853", "title" : "Application of regularised optimal fingerprinting to attribution. Part II: application to global near-surface temperature", "translator" : [ { "dropping-particle" : "", "family" : "Q5976", "given" : "", "non-dropping-particle" : "", "parse-names" : false, "suffix" : "" } ], "type" : "article-journal", "volume" : "41" }, "uris" : [ "http://www.mendeley.com/documents/?uuid=06e8d4ef-ac28-4775-a156-a13d1e8fc57a" ] } ], "mendeley" : { "formattedCitation" : "(Ribes and Terray, 2013)", "plainTextFormattedCitation" : "(Ribes and Terray, 2013)", "previouslyFormattedCitation" : "(Ribes and Terray,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(Ribes and Terray, 2013)</w:t>
      </w:r>
      <w:r w:rsidRPr="00C734F4">
        <w:rPr>
          <w:rFonts w:cs="Times New Roman"/>
          <w:lang w:val="en-GB"/>
        </w:rPr>
        <w:fldChar w:fldCharType="end"/>
      </w:r>
      <w:r w:rsidRPr="00C734F4">
        <w:rPr>
          <w:rFonts w:cs="Times New Roman"/>
          <w:lang w:val="en-GB"/>
        </w:rPr>
        <w:t>. New statistical methods are emerging to provide some alternative to standard optimal fingerprinting but they have not yet been evaluated and applied at regional scales (Section 3.2.2).</w:t>
      </w:r>
    </w:p>
    <w:p w14:paraId="3405CB36" w14:textId="77777777" w:rsidR="006221C8" w:rsidRPr="00C734F4" w:rsidRDefault="006221C8" w:rsidP="006221C8">
      <w:pPr>
        <w:pStyle w:val="AR6BodyText"/>
        <w:rPr>
          <w:rFonts w:cs="Times New Roman"/>
          <w:lang w:val="en-GB"/>
        </w:rPr>
      </w:pPr>
    </w:p>
    <w:p w14:paraId="5D51B181" w14:textId="77777777" w:rsidR="006221C8" w:rsidRPr="00C734F4" w:rsidRDefault="006221C8" w:rsidP="006221C8">
      <w:pPr>
        <w:pStyle w:val="AR6BodyText"/>
        <w:rPr>
          <w:rFonts w:cs="Times New Roman"/>
          <w:lang w:val="en-GB"/>
        </w:rPr>
      </w:pPr>
    </w:p>
    <w:p w14:paraId="2213885E" w14:textId="77777777" w:rsidR="006221C8" w:rsidRPr="00C734F4" w:rsidRDefault="006221C8" w:rsidP="006221C8">
      <w:pPr>
        <w:pStyle w:val="AR6Chap10Level310111"/>
        <w:rPr>
          <w:lang w:val="en-GB"/>
        </w:rPr>
      </w:pPr>
      <w:r w:rsidRPr="00C734F4">
        <w:rPr>
          <w:lang w:val="en-GB"/>
        </w:rPr>
        <w:t xml:space="preserve"> </w:t>
      </w:r>
      <w:bookmarkStart w:id="1209" w:name="_Toc70454758"/>
      <w:r w:rsidRPr="00C734F4">
        <w:rPr>
          <w:lang w:val="en-GB"/>
        </w:rPr>
        <w:t>Other spatiotemporal statistical methods for isolating regional climate responses to external forcing</w:t>
      </w:r>
      <w:bookmarkEnd w:id="1209"/>
    </w:p>
    <w:p w14:paraId="62634434" w14:textId="77777777" w:rsidR="006221C8" w:rsidRPr="00C734F4" w:rsidRDefault="006221C8" w:rsidP="006221C8">
      <w:pPr>
        <w:pStyle w:val="AR6BodyText"/>
        <w:rPr>
          <w:lang w:val="en-GB" w:eastAsia="en-US"/>
        </w:rPr>
      </w:pPr>
    </w:p>
    <w:p w14:paraId="153C78BA" w14:textId="41A9BE82" w:rsidR="006221C8" w:rsidRPr="00C734F4" w:rsidRDefault="006221C8" w:rsidP="006221C8">
      <w:pPr>
        <w:pStyle w:val="AR6BodyText"/>
        <w:rPr>
          <w:rFonts w:cs="Times New Roman"/>
          <w:lang w:val="en-GB"/>
        </w:rPr>
      </w:pPr>
      <w:r w:rsidRPr="00C734F4">
        <w:rPr>
          <w:rFonts w:cs="Times New Roman"/>
          <w:lang w:val="en-GB"/>
        </w:rPr>
        <w:t>The primary objective of any attribution method is to optimally separate the influences of external forcing and internal variability on a global or regional climate record. In a multi-model ensemble context, the estimation of the externally-forced climate response has been typically performed by ensemble averaging of linear trends or regional domain spatial average, thus not taking into account the available and complete space and time covariance information. Since AR5, methods using spatiotemporal information have been further developed and used to improve the separation between external and internal drivers in multiple or single historical climate realizations performed by a given global model.</w:t>
      </w:r>
    </w:p>
    <w:p w14:paraId="4BF03862" w14:textId="77777777" w:rsidR="006221C8" w:rsidRPr="00C734F4" w:rsidRDefault="006221C8" w:rsidP="006221C8">
      <w:pPr>
        <w:pStyle w:val="AR6BodyText"/>
        <w:rPr>
          <w:rFonts w:cs="Times New Roman"/>
          <w:lang w:val="en-GB"/>
        </w:rPr>
      </w:pPr>
    </w:p>
    <w:p w14:paraId="59AFE603" w14:textId="7C14DF5D" w:rsidR="006221C8" w:rsidRPr="00C734F4" w:rsidRDefault="006221C8" w:rsidP="006221C8">
      <w:pPr>
        <w:pStyle w:val="AR6BodyText"/>
        <w:rPr>
          <w:rFonts w:cs="Times New Roman"/>
          <w:lang w:val="en-GB"/>
        </w:rPr>
      </w:pPr>
      <w:r w:rsidRPr="00C734F4">
        <w:rPr>
          <w:rFonts w:cs="Times New Roman"/>
          <w:lang w:val="en-GB"/>
        </w:rPr>
        <w:t xml:space="preserve">The typical ensemble size of CMIP historical climate simulations for a given model traditionally ranges between one and ten members, with three often being the default choice. At the regional scale, a simple ensemble average with such sample sizes does not provide robust estimates of the response patterns to external forcing </w:t>
      </w:r>
      <w:r w:rsidRPr="00C734F4">
        <w:rPr>
          <w:rFonts w:cs="Times New Roman"/>
          <w:lang w:val="en-GB"/>
        </w:rPr>
        <w:fldChar w:fldCharType="begin" w:fldLock="1"/>
      </w:r>
      <w:r w:rsidR="000465A7">
        <w:rPr>
          <w:rFonts w:cs="Times New Roman"/>
          <w:lang w:val="en-GB"/>
        </w:rPr>
        <w:instrText>ADDIN CSL_CITATION { "citationItems" : [ { "id" : "ITEM-1",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"ITEM-2",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"mendeley" : { "formattedCitation" : "(Maher et al., 2019; Deser et al., 2020)", "plainTextFormattedCitation" : "(Maher et al., 2019; Deser et al., 2020)", "previouslyFormattedCitation" : "(Maher et al., 2019; Deser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(Maher et al., 2019; Deser et al., 2020)</w:t>
      </w:r>
      <w:r w:rsidRPr="00C734F4">
        <w:rPr>
          <w:rFonts w:cs="Times New Roman"/>
          <w:lang w:val="en-GB"/>
        </w:rPr>
        <w:fldChar w:fldCharType="end"/>
      </w:r>
      <w:r w:rsidRPr="00C734F4">
        <w:rPr>
          <w:rFonts w:cs="Times New Roman"/>
          <w:lang w:val="en-GB"/>
        </w:rPr>
        <w:t xml:space="preserve">. Since AR5, pattern filtering methods such as signal-to-noise maximizing empirical orthogonal functions </w:t>
      </w:r>
      <w:r w:rsidRPr="00C734F4">
        <w:rPr>
          <w:rFonts w:cs="Times New Roman"/>
          <w:lang w:val="en-GB"/>
        </w:rPr>
        <w:fldChar w:fldCharType="begin" w:fldLock="1"/>
      </w:r>
      <w:r w:rsidR="000465A7">
        <w:rPr>
          <w:rFonts w:cs="Times New Roman"/>
          <w:lang w:val="en-GB"/>
        </w:rPr>
        <w:instrText>ADDIN CSL_CITATION { "citationItems" : [ { "id" : "ITEM-1", "itemData" : { "DOI" : "10.1175/2008JCLI2561.1", "ISSN" : "1520-0442", "abstract" : "In recent years, two alarming trends in North Atlantic climate have been noted: an increase in the intensity and frequency of Atlantic hurricanes and a rapid decrease in Greenland ice sheet volume. Both of these phenomena occurred while a significant warming took place in North Atlantic sea surface temperatures (SSTs), thus sparking a debate on whether the warming is a consequence of natural climate variations, anthropogenic forcing, or both; and if both, what their relative roles are. Here models and observations are used to detect and attribute long-term (multidecadal) twentieth-century North Atlantic (NA) SST changes to their anthropogenic and natural causes. A suite of Intergovernmental Panel on Climate Change (IPCC) twentieth-century (C20C) coupled model simulations with multiple ensemble members and a signal-to-noise maximizing empirical orthogonal function analysis are used to identify a model-based estimate of the forced, anthropogenic component in NA SST variability. Comparing the results to observations, it is argued that the long-term, observed, North Atlantic basin-averaged SSTs combine a forced global warming trend with a distinct, local multidecadal \u201coscillation\u201d that is outside of the range of the model-simulated, forced component and most likely arose from internal variability. This internal variability produced a cold interval between 1900 and 1930, followed by 30 yr of relative warmth and another cold phase from 1960 to 1990, and a warming since then. This natural variation, referred to previously as the Atlantic Multidecadal Oscillation (AMO), thus played a significant role in the twentieth-century NA SST variability and should be considered in future, near-term climate projections as a mechanism that, depending on its behavior, can act either constructively or destructively with the region\u2019s response to anthropogenic influence, temporarily amplifying or mitigating regional climate change.", "author" : [ { "dropping-particle" : "", "family" : "Ting", "given" : "Mingfang", "non-dropping-particle" : "", "parse-names" : false, "suffix" : "" }, { "dropping-particle" : "", "family" : "Kushnir", "given" : "Yochanan", "non-dropping-particle" : "", "parse-names" : false, "suffix" : "" }, { "dropping-particle" : "", "family" : "Seager", "given" : "Richard", "non-dropping-particle" : "", "parse-names" : false, "suffix" : "" }, { "dropping-particle" : "", "family" : "Li", "given" : "Cuihua", "non-dropping-particle" : "", "parse-names" : false, "suffix" : "" } ], "container-title" : "Journal of Climate", "id" : "ITEM-1", "issue" : "6", "issued" : { "date-parts" : [ [ "2009", "3", "15" ] ] }, "page" : "1469-1481", "title" : "Forced and Internal Twentieth-Century SST Trends in the North Atlantic", "translator" : [ { "dropping-particle" : "", "family" : "Q6524", "given" : "", "non-dropping-particle" : "", "parse-names" : false, "suffix" : "" } ], "type" : "article-journal", "volume" : "22" }, "uris" : [ "http://www.mendeley.com/documents/?uuid=bc06f1ce-8a94-4d51-9dbe-42c131443f21" ] } ], "mendeley" : { "formattedCitation" : "(Ting et al., 2009)", "plainTextFormattedCitation" : "(Ting et al., 2009)", "previouslyFormattedCitation" : "(Ting et al., 2009)"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(Ting et al., 2009)</w:t>
      </w:r>
      <w:r w:rsidRPr="00C734F4">
        <w:rPr>
          <w:rFonts w:cs="Times New Roman"/>
          <w:lang w:val="en-GB"/>
        </w:rPr>
        <w:fldChar w:fldCharType="end"/>
      </w:r>
      <w:r w:rsidRPr="00C734F4">
        <w:rPr>
          <w:rFonts w:cs="Times New Roman"/>
          <w:lang w:val="en-GB"/>
        </w:rPr>
        <w:t xml:space="preserve"> have been shown to improve the identification of forced response patterns when only few model members are available </w:t>
      </w:r>
      <w:r w:rsidRPr="00C734F4">
        <w:rPr>
          <w:rFonts w:cs="Times New Roman"/>
          <w:lang w:val="en-GB"/>
        </w:rPr>
        <w:fldChar w:fldCharType="begin" w:fldLock="1"/>
      </w:r>
      <w:r w:rsidR="000465A7">
        <w:rPr>
          <w:rFonts w:cs="Times New Roman"/>
          <w:lang w:val="en-GB"/>
        </w:rPr>
        <w:instrText>ADDIN CSL_CITATION { "citationItems" : [ { "id" : "ITEM-1",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"ITEM-1",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"(Wills et al., 2020)", "plainTextFormattedCitation" : "(Wills et al., 2020)", "previouslyFormattedCitation" :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2020)</w:t>
      </w:r>
      <w:r w:rsidRPr="00C734F4">
        <w:rPr>
          <w:rFonts w:cs="Times New Roman"/>
          <w:lang w:val="en-GB"/>
        </w:rPr>
        <w:fldChar w:fldCharType="end"/>
      </w:r>
      <w:r w:rsidRPr="00C734F4">
        <w:rPr>
          <w:rFonts w:cs="Times New Roman"/>
          <w:lang w:val="en-GB"/>
        </w:rPr>
        <w:t xml:space="preserve">. Using SMILEs as a test bed, it has been shown that pattern filtering strongly reduces the number of ensemble members needed to estimate the forced response pattern compared to simple ensemble averaging. Pattern filtering allows the identification of low signal-to-noise signals such as the El Niño-like response to volcanic eruptions </w:t>
      </w:r>
      <w:r w:rsidRPr="00C734F4">
        <w:rPr>
          <w:rFonts w:cs="Times New Roman"/>
          <w:lang w:val="en-GB"/>
        </w:rPr>
        <w:fldChar w:fldCharType="begin" w:fldLock="1"/>
      </w:r>
      <w:r w:rsidR="000465A7">
        <w:rPr>
          <w:rFonts w:cs="Times New Roman"/>
          <w:lang w:val="en-GB"/>
        </w:rPr>
        <w:instrText>ADDIN CSL_CITATION { "citationItems" : [ { "id" : "ITEM-1", "itemData" : { "DOI" : "10.1038/s41467-017-00755-6", "ISSN" : "2041-1723", "abstract" : "Stratospheric aerosols from large tropical explosive volcanic eruptions backscatter shortwave radiation and reduce the global mean surface temperature. Observations suggest that they also favour an El Ni\u00f1o within 2 years following the eruption. Modelling studies have, however, so far reached no consensus on either the sign or physical mechanism of El Ni\u00f1o response to volcanism. Here we show that an El Ni\u00f1o tends to peak during the year following large eruptions in simulations of the Fifth Coupled Model Intercomparison Project (CMIP5). Targeted climate model simulations further emphasize that Pinatubo-like eruptions tend to shorten La Ni\u00f1as, lengthen El Ni\u00f1os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air\u2013sea interactions in the Pacific, favouring an El Ni\u00f1o-like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"ITEM-1", "issue" : "1", "issued" : { "date-parts" : [ [ "2017", "12", "3" ] ] }, "page" : "778", "title" : "Tropical explosive volcanic eruptions can trigger El Ni\u00f1o by cooling tropical Africa", "translator" : [ { "dropping-particle" : "", "family" : "Q6523", "given" : "", "non-dropping-particle" : "", "parse-names" : false, "suffix" : "" } ], "type" : "article-journal", "volume" : "8" }, "uris" : [ "http://www.mendeley.com/documents/?uuid=fee9f849-3b8d-47ef-a16c-c12f8188d216" ] }, { "id" : "ITEM-2",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"ITEM-2",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"(Khodri et al., 2017; Wills et al., 2020)", "plainTextFormattedCitation" : "(Khodri et al., 2017; Wills et al., 2020)", "previouslyFormattedCitation" : "(Khodri et al., 2017;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(Khodri et al., 2017; Wills et al., 2020)</w:t>
      </w:r>
      <w:r w:rsidRPr="00C734F4">
        <w:rPr>
          <w:rFonts w:cs="Times New Roman"/>
          <w:lang w:val="en-GB"/>
        </w:rPr>
        <w:fldChar w:fldCharType="end"/>
      </w:r>
      <w:r w:rsidRPr="00C734F4">
        <w:rPr>
          <w:rFonts w:cs="Times New Roman"/>
          <w:lang w:val="en-GB"/>
        </w:rPr>
        <w:t>.</w:t>
      </w:r>
    </w:p>
    <w:p w14:paraId="4C17D5D5" w14:textId="77777777" w:rsidR="006221C8" w:rsidRPr="00C734F4" w:rsidRDefault="006221C8" w:rsidP="006221C8">
      <w:pPr>
        <w:pStyle w:val="AR6BodyText"/>
        <w:rPr>
          <w:rFonts w:cs="Times New Roman"/>
          <w:lang w:val="en-GB"/>
        </w:rPr>
      </w:pPr>
    </w:p>
    <w:p w14:paraId="497336ED" w14:textId="7D6AA877" w:rsidR="006221C8" w:rsidRPr="00C734F4" w:rsidRDefault="006221C8" w:rsidP="006221C8">
      <w:pPr>
        <w:pStyle w:val="AR6BodyText"/>
        <w:rPr>
          <w:rFonts w:cs="Times New Roman"/>
          <w:lang w:val="en-GB"/>
        </w:rPr>
      </w:pPr>
      <w:r w:rsidRPr="00C734F4">
        <w:rPr>
          <w:rFonts w:cs="Times New Roman"/>
          <w:lang w:val="en-GB"/>
        </w:rPr>
        <w:t xml:space="preserve">Methods to extract the response to external forcing in an observed or simulated single realization include dynamical adjustment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"http://www.mendeley.com/documents/?uuid=29fac3ba-f675-43c3-a2d6-2866def37f44" ] }, { "id" : "ITEM-2", "itemData" : { "DOI" : "10.1175/JCLI-D-14-00111.1", "ISSN" : "0894-8755", "abstract" : "The influence of atmospheric circulation changes reflected in spontaneously occurring sea level pressure (SLP) anomalies upon surface air temperature (SAT) variability and trends is investigated using partial least squares (PLS) regression, a statistical method that seeks to maximally explain covariance between a predictand time series or field and a predictor field. Applying PLS regression in any one of the three variants described in this study (pointwise, PC-wise, and fieldwise), the method yields a dynamical adjustment to the observed NH SAT field that accounts for approximately 50% of the variance in monthly mean, cold season data. It is shown that PLS regression provides a more parsimonious and statistically robust dynamical adjustment than an adjustment method based on the leading principal components of the extratropical SLP field. The usefulness of dynamical adjustment is demonstrated by applying it to the attribution of cold season SAT trends in two reference intervals: 1965\u20132000 and 1920\u20132011. The adjustment is shown to reconcile much of the spatial structure and seasonal differences in the observed SAT trends. The dynamically adjusted SAT fields obtained from this analysis provide datasets capable of being analyzed for residual variability and trends associated with thermodynamic and radiative processes.", "author" : [ { "dropping-particle" : "V.", "family" : "Smoliak", "given" : "Brian", "non-dropping-particle" : "", "parse-names" : false, "suffix" : "" }, { "dropping-particle" : "", "family" : "Wallace", "given" : "John M.", "non-dropping-particle" : "", "parse-names" : false, "suffix" : "" }, { "dropping-particle" : "", "family" : "Lin", "given" : "Pu", "non-dropping-particle" : "", "parse-names" : false, "suffix" : "" }, { "dropping-particle" : "", "family" : "Fu", "given" : "Qiang", "non-dropping-particle" : "", "parse-names" : false, "suffix" : "" } ], "container-title" : "Journal of Climate", "id" : "ITEM-2", "issue" : "4", "issued" : { "date-parts" : [ [ "2015", "2" ] ] }, "page" : "1613-1629", "title" : "Dynamical Adjustment of the Northern Hemisphere Surface Air Temperature Field: Methodology and Application to Observations", "translator" : [ { "dropping-particle" : "", "family" : "Q3798", "given" : "", "non-dropping-particle" : "", "parse-names" : false, "suffix" : "" } ], "type" : "article-journal", "volume" : "28" }, "uris" : [ "http://www.mendeley.com/documents/?uuid=e5191b0c-4fd2-410c-a60d-74218b5b13cc", "http://www.mendeley.com/documents/?uuid=83a0c392-5c94-4159-90bf-a072959a51d5" ] }, { "id" : "ITEM-3",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"ITEM-3", "issue" : "17", "issued" : { "date-parts" : [ [ "2019", "9", "1" ] ] }, "page" : "5677-5699", "title" : "Uncovering the Forced Climate Response from a Single Ensemble Member Using Statistical Learning", "translator" : [ { "dropping-particle" : "", "family" : "Q6531", "given" : "", "non-dropping-particle" : "", "parse-names" : false, "suffix" : "" } ], "type" : "article-journal", "volume" : "32" }, "uris" : [ "http://www.mendeley.com/documents/?uuid=cb48a1e7-29a8-4d13-b50c-e82904ea041e" ] } ], "mendeley" : { "formattedCitation" : "(Smoliak et al., 2015; Deser et al., 2016; Sippel et al., 2019)", "plainTextFormattedCitation" : "(Smoliak et al., 2015; Deser et al., 2016; Sippel et al., 2019)", "previouslyFormattedCitation" : "(Smoliak et al., 2015; Deser et al., 2016; Sippel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(Smoliak et al., 2015; Deser et al., 2016; Sippel et al., 2019)</w:t>
      </w:r>
      <w:r w:rsidRPr="00C734F4">
        <w:rPr>
          <w:rFonts w:cs="Times New Roman"/>
          <w:lang w:val="en-GB"/>
        </w:rPr>
        <w:fldChar w:fldCharType="end"/>
      </w:r>
      <w:r w:rsidRPr="00C734F4">
        <w:rPr>
          <w:rFonts w:cs="Times New Roman"/>
          <w:lang w:val="en-GB"/>
        </w:rPr>
        <w:t xml:space="preserve"> and time-scale separation methods </w:t>
      </w:r>
      <w:r w:rsidRPr="00C734F4">
        <w:rPr>
          <w:rFonts w:cs="Times New Roman"/>
          <w:lang w:val="en-GB"/>
        </w:rPr>
        <w:fldChar w:fldCharType="begin" w:fldLock="1"/>
      </w:r>
      <w:r w:rsidR="000465A7">
        <w:rPr>
          <w:rFonts w:cs="Times New Roman"/>
          <w:lang w:val="en-GB"/>
        </w:rPr>
        <w:instrText>ADDIN CSL_CITATION { "citationItems" : [ { "id" : "ITEM-1", "itemData" : { "DOI" : "10.1002/2017GL076327", "ISSN" : "0094-8276", "author" : [ { "dropping-particle" : "", "family" : "Wills", "given" : "Robert C.", "non-dropping-particle" : "", "parse-names" : false, "suffix" : "" }, { "dropping-particle" : "", "family" : "Schneider", "given" : "Tapio",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"Hartmann", "given" : "Dennis L.", "non-dropping-particle" : "", "parse-names" : false, "suffix" : "" } ], "container-title" : "Geophysical Research Letters", "id" : "ITEM-1", "issue" : "5", "issued" : { "date-parts" : [ [ "2018", "3", "16" ] ] }, "page" : "2487-2496", "title" : "Disentangling Global Warming, Multidecadal Variability, and El Ni\u00f1o in Pacific Temperatures", "translator" : [ { "dropping-particle" : "", "family" : "Q6533", "given" : "", "non-dropping-particle" : "", "parse-names" : false, "suffix" : "" } ], "type" : "article-journal", "volume" : "45" }, "uris" : [ "http://www.mendeley.com/documents/?uuid=3d644690-dc72-4a83-b908-d7c46865fe41" ] }, { "id" : "ITEM-2",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"ITEM-2",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"id" : "ITEM-3", "itemData" : { "DOI" : "10.1175/2010JCLI3659.1", "ISSN" : "1520-0442", "abstract" : "The problem of separating variations due to natural and anthropogenic forcing from those due to unforced internal dynamics during the twentieth century is addressed using state-of-the-art climate simulations and observations. An unforced internal component that varies on multidecadal time scales is identified by a new statistical method that maximizes integral time scale. This component, called the internal multidecadal pattern (IMP), is stochastic and hence does not contribute to trends on long time scales; however, it can contribute significantly to short-term trends. Observational estimates indicate that the trend in the spatially averaged \u201cwell observed\u201d sea surface temperature (SST) due to the forced component has an approximately constant value of 0.1 K decade\u22121, while the IMP can contribute about \u00b10.08 K decade\u22121 for a 30-yr trend. The warming and cooling of the IMP matches that of the Atlantic multidecadal oscillation and is of sufficient amplitude to explain the acceleration in warming during 1977\u20132008 as compared to 1946\u201377, despite the forced component increasing at the same rate during these two periods. The amplitude and time scale of the IMP are such that its contribution to the trend dominates that of the forced component on time scales shorter than 16 yr, implying that the lack of warming trend during the past 10 yr is not statistically significant. Furthermore, since the IMP varies naturally on multidecadal time scales, it is potentially predictable on decadal time scales, providing a scientific rationale for decadal predictions. While the IMP can contribute significantly to trends for periods of 30 yr or shorter, it cannot account for the 0.8\u00b0C warming that has been observed in the twentieth-century spatially averaged SST.", "author" : [ { "dropping-particle" : "", "family" : "DelSole", "given" : "Timothy", "non-dropping-particle" : "", "parse-names" : false, "suffix" : "" }, { "dropping-particle" : "", "family" : "Tippett", "given" : "Michael K.", "non-dropping-particle" : "", "parse-names" : false, "suffix" : "" }, { "dropping-particle" : "", "family" : "Shukla", "given" : "Jagadish", "non-dropping-particle" : "", "parse-names" : false, "suffix" : "" } ], "container-title" : "Journal of Climate", "id" : "ITEM-3", "issue" : "3", "issued" : { "date-parts" : [ [ "2011", "2", "1" ] ] }, "page" : "909-926", "title" : "A Significant Component of Unforced Multidecadal Variability in the Recent Acceleration of Global Warming", "translator" : [ { "dropping-particle" : "", "family" : "Q6534", "given" : "", "non-dropping-particle" : "", "parse-names" : false, "suffix" : "" } ], "type" : "article-journal", "volume" : "24" }, "uris" : [ "http://www.mendeley.com/documents/?uuid=e3035dce-2ad6-4bfb-ae11-0f802264fd43" ] } ], "mendeley" : { "formattedCitation" : "(DelSole et al., 2011; Wills et al., 2018, 2020)", "plainTextFormattedCitation" : "(DelSole et al., 2011; Wills et al., 2018, 2020)", "previouslyFormattedCitation" : "(DelSole et al., 2011; Wills et al., 2018,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(DelSole et al., 2011; Wills et al., 2018, 2020)</w:t>
      </w:r>
      <w:r w:rsidRPr="00C734F4">
        <w:rPr>
          <w:rFonts w:cs="Times New Roman"/>
          <w:lang w:val="en-GB"/>
        </w:rPr>
        <w:fldChar w:fldCharType="end"/>
      </w:r>
      <w:r w:rsidRPr="00C734F4">
        <w:rPr>
          <w:rFonts w:cs="Times New Roman"/>
          <w:lang w:val="en-GB"/>
        </w:rPr>
        <w:t xml:space="preserve">. Dynamical adjustment seeks to isolate changes in surface air temperature or precipitation that are due purely to atmospheric circulation changes. The residual can then be analysed and attributed to internal changes in both land or ocean surface conditions and the thermodynamical response to external forcing. </w:t>
      </w:r>
      <w:r w:rsidRPr="00C734F4">
        <w:rPr>
          <w:rFonts w:cs="Times New Roman"/>
          <w:lang w:val="en-GB"/>
        </w:rPr>
        <w:fldChar w:fldCharType="begin" w:fldLock="1"/>
      </w:r>
      <w:r w:rsidR="000465A7">
        <w:rPr>
          <w:rFonts w:cs="Times New Roman"/>
          <w:lang w:val="en-GB"/>
        </w:rPr>
        <w:instrText>ADDIN CSL_CITATION { "citationItems" : [ { "id" : "ITEM-1", "itemData" : { "DOI" : "10.1175/JCLI-D-14-00111.1", "ISSN" : "0894-8755", "abstract" : "The influence of atmospheric circulation changes reflected in spontaneously occurring sea level pressure (SLP) anomalies upon surface air temperature (SAT) variability and trends is investigated using partial least squares (PLS) regression, a statistical method that seeks to maximally explain covariance between a predictand time series or field and a predictor field. Applying PLS regression in any one of the three variants described in this study (pointwise, PC-wise, and fieldwise), the method yields a dynamical adjustment to the observed NH SAT field that accounts for approximately 50% of the variance in monthly mean, cold season data. It is shown that PLS regression provides a more parsimonious and statistically robust dynamical adjustment than an adjustment method based on the leading principal components of the extratropical SLP field. The usefulness of dynamical adjustment is demonstrated by applying it to the attribution of cold season SAT trends in two reference intervals: 1965\u20132000 and 1920\u20132011. The adjustment is shown to reconcile much of the spatial structure and seasonal differences in the observed SAT trends. The dynamically adjusted SAT fields obtained from this analysis provide datasets capable of being analyzed for residual variability and trends associated with thermodynamic and radiative processes.", "author" : [ { "dropping-particle" : "V.", "family" : "Smoliak", "given" : "Brian", "non-dropping-particle" : "", "parse-names" : false, "suffix" : "" }, { "dropping-particle" : "", "family" : "Wallace", "given" : "John M.", "non-dropping-particle" : "", "parse-names" : false, "suffix" : "" }, { "dropping-particle" : "", "family" : "Lin", "given" : "Pu", "non-dropping-particle" : "", "parse-names" : false, "suffix" : "" }, { "dropping-particle" : "", "family" : "Fu", "given" : "Qiang", "non-dropping-particle" : "", "parse-names" : false, "suffix" : "" } ], "container-title" : "Journal of Climate", "id" : "ITEM-1", "issue" : "4", "issued" : { "date-parts" : [ [ "2015", "2" ] ] }, "page" : "1613-1629", "title" : "Dynamical Adjustment of the Northern Hemisphere Surface Air Temperature Field: Methodology and Application to Observations", "translator" : [ { "dropping-particle" : "", "family" : "Q3798", "given" : "", "non-dropping-particle" : "", "parse-names" : false, "suffix" : "" } ], "type" : "article-journal", "volume" : "28" }, "uris" : [ "http://www.mendeley.com/documents/?uuid=83a0c392-5c94-4159-90bf-a072959a51d5", "http://www.mendeley.com/documents/?uuid=e5191b0c-4fd2-410c-a60d-74218b5b13cc" ] } ], "mendeley" : { "formattedCitation" : "(Smoliak et al., 2015)", "manualFormatting" : "Smoliak et al. (2015)", "plainTextFormattedCitation" : "(Smoliak et al., 2015)", "previouslyFormattedCitation" : "(Smoliak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Smoliak et al. (2015)</w:t>
      </w:r>
      <w:r w:rsidRPr="00C734F4">
        <w:rPr>
          <w:rFonts w:cs="Times New Roman"/>
          <w:lang w:val="en-GB"/>
        </w:rPr>
        <w:fldChar w:fldCharType="end"/>
      </w:r>
      <w:r w:rsidRPr="00C734F4">
        <w:rPr>
          <w:rFonts w:cs="Times New Roman"/>
          <w:lang w:val="en-GB"/>
        </w:rPr>
        <w:t xml:space="preserve"> performed their dynamical adjustment using partial least squares regression of temperature to remove variations arising from sea-level pressure changes.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 xml:space="preserve"> used constructed atmospheric circulation analogues and resampling to estimate the dynamical contribution to changes in temperature. </w:t>
      </w:r>
      <w:r w:rsidRPr="00C734F4">
        <w:rPr>
          <w:rFonts w:cs="Times New Roman"/>
          <w:lang w:val="en-GB"/>
        </w:rPr>
        <w:fldChar w:fldCharType="begin" w:fldLock="1"/>
      </w:r>
      <w:r w:rsidR="000465A7">
        <w:rPr>
          <w:rFonts w:cs="Times New Roman"/>
          <w:lang w:val="en-GB"/>
        </w:rPr>
        <w:instrText>ADDIN CSL_CITATION { "citationItems" : [ { "id" : "ITEM-1",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"ITEM-1", "issue" : "17", "issued" : { "date-parts" : [ [ "2019", "9", "1" ] ] }, "page" : "5677-5699", "title" : "Uncovering the Forced Climate Response from a Single Ensemble Member Using Statistical Learning", "translator" : [ { "dropping-particle" : "", "family" : "Q6531", "given" : "", "non-dropping-particle" : "", "parse-names" : false, "suffix" : "" } ], "type" : "article-journal", "volume" : "32" }, "uris" : [ "http://www.mendeley.com/documents/?uuid=cb48a1e7-29a8-4d13-b50c-e82904ea041e" ] } ], "mendeley" : { "formattedCitation" : "(Sippel et al., 2019)", "manualFormatting" : "Sippel et al. (2019)", "plainTextFormattedCitation" : "(Sippel et al., 2019)", "previouslyFormattedCitation" : "(Sippel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Sippel et al. (2019)</w:t>
      </w:r>
      <w:r w:rsidRPr="00C734F4">
        <w:rPr>
          <w:rFonts w:cs="Times New Roman"/>
          <w:lang w:val="en-GB"/>
        </w:rPr>
        <w:fldChar w:fldCharType="end"/>
      </w:r>
      <w:r w:rsidRPr="00C734F4">
        <w:rPr>
          <w:rFonts w:cs="Times New Roman"/>
          <w:lang w:val="en-GB"/>
        </w:rPr>
        <w:t xml:space="preserve"> used machine learning techniques known as regularized linear regression to provide estimates of circulation-induced components of precipitation and temperature variability from global to local scales. It is noteworthy that the dynamical adjustment method by itself cannot account for the component of the forced response associated with circulation changes that project onto atmospheric internal variability. However, this component can be estimated within a model framework by averaging the dynamical contribution across multiple members of a SMILE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 } ], "mendeley" : { "formattedCitation"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w:t>
      </w:r>
    </w:p>
    <w:p w14:paraId="640F072D" w14:textId="77777777" w:rsidR="006221C8" w:rsidRPr="00C734F4" w:rsidRDefault="006221C8" w:rsidP="006221C8">
      <w:pPr>
        <w:pStyle w:val="AR6BodyText"/>
        <w:rPr>
          <w:rFonts w:cs="Times New Roman"/>
          <w:lang w:val="en-GB"/>
        </w:rPr>
      </w:pPr>
    </w:p>
    <w:p w14:paraId="2F932476" w14:textId="34826ED7" w:rsidR="006221C8" w:rsidRPr="00C734F4" w:rsidRDefault="006221C8" w:rsidP="006221C8">
      <w:pPr>
        <w:pStyle w:val="AR6BodyText"/>
        <w:rPr>
          <w:rFonts w:cs="Times New Roman"/>
          <w:lang w:val="en-GB"/>
        </w:rPr>
      </w:pPr>
      <w:r w:rsidRPr="00C734F4">
        <w:rPr>
          <w:rFonts w:cs="Times New Roman"/>
          <w:lang w:val="en-GB"/>
        </w:rPr>
        <w:t xml:space="preserve">Dynamical adjustment methods have been used by, for instance,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"http://www.mendeley.com/documents/?uuid=29fac3ba-f675-43c3-a2d6-2866def37f44",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Deser et al. (2016)</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"10.1002/2016GL069802", "ISSN" : "00948276", "author" : [ { "dropping-particle" : "", "family" : "Saffioti", "given" : "Claudio", "non-dropping-particle" : "", "parse-names" : false, "suffix" : "" }, { "dropping-particle" : "", "family" : "Fischer", "given" : "Erich M.", "non-dropping-particle" : "", "parse-names" : false, "suffix" : "" }, { "dropping-particle" : "", "family" : "Scherrer", "given" : "Simon C.", "non-dropping-particle" : "", "parse-names" : false, "suffix" : "" }, { "dropping-particle" : "", "family" : "Knutti", "given" : "Reto", "non-dropping-particle" : "", "parse-names" : false, "suffix" : "" } ], "container-title" : "Geophysical Research Letters", "id" : "ITEM-1", "issue" : "15", "issued" : { "date-parts" : [ [ "2016", "8", "16" ] ] }, "page" : "8189-8198", "title" : "Reconciling observed and modeled temperature and precipitation trends over Europe by adjusting for circulation variability", "translator" : [ { "dropping-particle" : "", "family" : "Q6525", "given" : "", "non-dropping-particle" : "", "parse-names" : false, "suffix" : "" } ], "type" : "article-journal", "volume" : "43" }, "uris" : [ "http://www.mendeley.com/documents/?uuid=780b6d40-2e13-4bb6-8817-ce6d2cd84d17" ] } ], "mendeley" : { "formattedCitation" : "(Saffioti et al., 2016)", "manualFormatting" : "Saffioti et al. (2016)", "plainTextFormattedCitation" : "(Saffioti et al., 2016)", "previouslyFormattedCitation" : "(Saffioti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Saffioti et al. (2016)</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"http://www.mendeley.com/documents/?uuid=035208da-1877-495f-b00e-ffe0a232454f", "http://www.mendeley.com/documents/?uuid=56dd8d31-2f2f-4588-b1c4-895dde7f7070"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O’Reilly et al. (2017)</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"10.1029/2019GL084154", "ISSN" : "0094-8276",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"Wu", "given" : "Renguang", "non-dropping-particle" : "", "parse-names" : false, "suffix" : "" } ], "container-title" : "Geophysical Research Letters", "id" : "ITEM-1", "issue" : "19", "issued" : { "date-parts" : [ [ "2019", "10", "16" ] ] }, "page" : "10874-10881", "title" : "Attribution of the East Asian Winter Temperature Trends During 1979\u20132018: Role of External Forcing and Internal Variability", "translator" : [ { "dropping-particle" : "", "family" : "Q5977", "given" : "", "non-dropping-particle" : "", "parse-names" : false, "suffix" : "" } ], "type" : "article-journal", "volume" : "46" }, "uris" : [ "http://www.mendeley.com/documents/?uuid=7959bb32-3d39-4d64-995e-ce9179f87665" ] } ], "mendeley" : { "formattedCitation" : "(Gong et al., 2019)", "manualFormatting" : "Gong et al. (2019)", "plainTextFormattedCitation" : "(Gong et al., 2019)", "previouslyFormattedCitation" : "(Gong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Gong et al. (2019)</w:t>
      </w:r>
      <w:r w:rsidRPr="00C734F4">
        <w:rPr>
          <w:rFonts w:cs="Times New Roman"/>
          <w:lang w:val="en-GB"/>
        </w:rPr>
        <w:fldChar w:fldCharType="end"/>
      </w:r>
      <w:r w:rsidRPr="00C734F4">
        <w:rPr>
          <w:rFonts w:cs="Times New Roman"/>
          <w:lang w:val="en-GB"/>
        </w:rPr>
        <w:t xml:space="preserve">, and </w:t>
      </w:r>
      <w:commentRangeStart w:id="1210"/>
      <w:r w:rsidRPr="00C734F4">
        <w:rPr>
          <w:rFonts w:cs="Times New Roman"/>
          <w:lang w:val="en-GB"/>
        </w:rPr>
        <w:fldChar w:fldCharType="begin" w:fldLock="1"/>
      </w:r>
      <w:ins w:id="1211" w:author="Robin Matthews" w:date="2021-07-11T20:37:00Z">
        <w:r w:rsidR="003833DD">
          <w:rPr>
            <w:rFonts w:cs="Times New Roman"/>
            <w:lang w:val="en-GB"/>
          </w:rPr>
          <w: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"GR. Guo et al. (2019)", "plainTextFormattedCitation" : "(Guo et al., 2019b)", "previouslyFormattedCitation" : "(Guo et al., 2019b)" }, "properties" : { "noteIndex" : 0 }, "schema" : "https://github.com/citation-style-language/schema/raw/master/csl-citation.json" }</w:instrText>
        </w:r>
      </w:ins>
      <w:del w:id="1212" w:author="Robin Matthews" w:date="2021-07-11T20:37:00Z">
        <w:r w:rsidR="000465A7" w:rsidRPr="0087696E" w:rsidDel="003833DD">
          <w:rPr>
            <w:rFonts w:cs="Times New Roman"/>
            <w:lang w:val="en-GB"/>
          </w:rPr>
          <w:del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"Guo et al. (2019)", "plainTextFormattedCitation" : "(Guo et al., 2019b)", "previouslyFormattedCitation" : "(Guo et al., 2019b)" }, "properties" : { "noteIndex" : 0 }, "schema" : "https://github.com/citation-style-language/schema/raw/master/csl-citation.json" }</w:delInstrText>
        </w:r>
      </w:del>
      <w:r w:rsidRPr="00C734F4">
        <w:rPr>
          <w:rFonts w:cs="Times New Roman"/>
          <w:lang w:val="en-GB"/>
        </w:rPr>
        <w:fldChar w:fldCharType="separate"/>
      </w:r>
      <w:del w:id="1213" w:author="Robin Matthews" w:date="2021-07-11T20:37:00Z">
        <w:r w:rsidR="00E41CA2" w:rsidRPr="0087696E" w:rsidDel="003833DD">
          <w:rPr>
            <w:rFonts w:cs="Times New Roman"/>
            <w:noProof/>
            <w:lang w:val="en-GB"/>
          </w:rPr>
          <w:delText>G</w:delText>
        </w:r>
      </w:del>
      <w:ins w:id="1214" w:author="Robin Matthews" w:date="2021-07-11T20:37:00Z">
        <w:r w:rsidR="003833DD">
          <w:rPr>
            <w:rFonts w:cs="Times New Roman"/>
            <w:noProof/>
            <w:lang w:val="en-GB"/>
          </w:rPr>
          <w:t>R. G</w:t>
        </w:r>
      </w:ins>
      <w:r w:rsidR="00E41CA2" w:rsidRPr="0087696E">
        <w:rPr>
          <w:rFonts w:cs="Times New Roman"/>
          <w:noProof/>
          <w:lang w:val="en-GB"/>
        </w:rPr>
        <w:t>uo et al. (2019)</w:t>
      </w:r>
      <w:r w:rsidRPr="00C734F4">
        <w:rPr>
          <w:rFonts w:cs="Times New Roman"/>
          <w:lang w:val="en-GB"/>
        </w:rPr>
        <w:fldChar w:fldCharType="end"/>
      </w:r>
      <w:commentRangeEnd w:id="1210"/>
      <w:r w:rsidR="00E41CA2">
        <w:rPr>
          <w:rStyle w:val="CommentReference"/>
          <w:rFonts w:asciiTheme="minorHAnsi" w:eastAsiaTheme="minorHAnsi" w:hAnsiTheme="minorHAnsi"/>
          <w:lang w:eastAsia="en-US"/>
        </w:rPr>
        <w:commentReference w:id="1210"/>
      </w:r>
      <w:r w:rsidRPr="00C734F4">
        <w:rPr>
          <w:rFonts w:cs="Times New Roman"/>
          <w:lang w:val="en-GB"/>
        </w:rPr>
        <w:t xml:space="preserv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"http://www.mendeley.com/documents/?uuid=29fac3ba-f675-43c3-a2d6-2866def37f44",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 xml:space="preserve"> focused on the causes of observed and simulated multi-decadal trends in North American temperature. They demonstrated that the main advantage of this technique is to narrow the spread of temperature trends found by the model ensemble and to bring the dynamically-adjusted observational trend much closer to the forced response estimated by the model ensemble mean. Similar results were obtained by </w:t>
      </w:r>
      <w:r w:rsidRPr="00C734F4">
        <w:rPr>
          <w:rFonts w:cs="Times New Roman"/>
          <w:lang w:val="en-GB"/>
        </w:rPr>
        <w:fldChar w:fldCharType="begin" w:fldLock="1"/>
      </w:r>
      <w:r w:rsidR="000465A7">
        <w:rPr>
          <w:rFonts w:cs="Times New Roman"/>
          <w:lang w:val="en-GB"/>
        </w:rPr>
        <w:instrText>ADDIN CSL_CITATION { "citationItems" : [ { "id" : "ITEM-1", "itemData" : { "DOI" : "10.1002/2016GL069802", "ISSN" : "00948276", "author" : [ { "dropping-particle" : "", "family" : "Saffioti", "given" : "Claudio", "non-dropping-particle" : "", "parse-names" : false, "suffix" : "" }, { "dropping-particle" : "", "family" : "Fischer", "given" : "Erich M.", "non-dropping-particle" : "", "parse-names" : false, "suffix" : "" }, { "dropping-particle" : "", "family" : "Scherrer", "given" : "Simon C.", "non-dropping-particle" : "", "parse-names" : false, "suffix" : "" }, { "dropping-particle" : "", "family" : "Knutti", "given" : "Reto", "non-dropping-particle" : "", "parse-names" : false, "suffix" : "" } ], "container-title" : "Geophysical Research Letters", "id" : "ITEM-1", "issue" : "15", "issued" : { "date-parts" : [ [ "2016", "8", "16" ] ] }, "page" : "8189-8198", "title" : "Reconciling observed and modeled temperature and precipitation trends over Europe by adjusting for circulation variability", "translator" : [ { "dropping-particle" : "", "family" : "Q6525", "given" : "", "non-dropping-particle" : "", "parse-names" : false, "suffix" : "" } ], "type" : "article-journal", "volume" : "43" }, "uris" : [ "http://www.mendeley.com/documents/?uuid=780b6d40-2e13-4bb6-8817-ce6d2cd84d17" ] } ], "mendeley" : { "formattedCitation" : "(Saffioti et al., 2016)", "manualFormatting" : "Saffioti et al. (2016)", "plainTextFormattedCitation" : "(Saffioti et al., 2016)", "previouslyFormattedCitation" : "(Saffioti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Saffioti et al. (2016)</w:t>
      </w:r>
      <w:r w:rsidRPr="00C734F4">
        <w:rPr>
          <w:rFonts w:cs="Times New Roman"/>
          <w:lang w:val="en-GB"/>
        </w:rPr>
        <w:fldChar w:fldCharType="end"/>
      </w:r>
      <w:r w:rsidRPr="00C734F4">
        <w:rPr>
          <w:rFonts w:cs="Times New Roman"/>
          <w:lang w:val="en-GB"/>
        </w:rPr>
        <w:t xml:space="preserve"> regarding recent observed winter temperature and precipitation trends over Europe. Similarly, </w:t>
      </w:r>
      <w:r w:rsidRPr="00C734F4">
        <w:rPr>
          <w:rFonts w:cs="Times New Roman"/>
          <w:lang w:val="en-GB"/>
        </w:rPr>
        <w:fldChar w:fldCharType="begin" w:fldLock="1"/>
      </w:r>
      <w:r w:rsidR="000465A7">
        <w:rPr>
          <w:rFonts w:cs="Times New Roman"/>
          <w:lang w:val="en-GB"/>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"http://www.mendeley.com/documents/?uuid=56dd8d31-2f2f-4588-b1c4-895dde7f7070", "http://www.mendeley.com/documents/?uuid=035208da-1877-495f-b00e-ffe0a232454f"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O’Reilly et al. (2017)</w:t>
      </w:r>
      <w:r w:rsidRPr="00C734F4">
        <w:rPr>
          <w:rFonts w:cs="Times New Roman"/>
          <w:lang w:val="en-GB"/>
        </w:rPr>
        <w:fldChar w:fldCharType="end"/>
      </w:r>
      <w:r w:rsidRPr="00C734F4">
        <w:rPr>
          <w:rFonts w:cs="Times New Roman"/>
          <w:lang w:val="en-GB"/>
        </w:rPr>
        <w:t xml:space="preserve"> applied dynamical adjustment techniques to more carefully determine the influence of the Atlantic Multi-decadal Variability (AMV; Annex AIV.2.7) on continental climates. Over Europe, summer temperature anomalies induced thermodynamically by the warm phase of the AMV are further reinforced by circulation anomalies; meanwhile, precipitation signals are largely controlled by dynamical responses to the AMV. Based on a partial least-squares approach, </w:t>
      </w:r>
      <w:r w:rsidRPr="00C734F4">
        <w:rPr>
          <w:rFonts w:cs="Times New Roman"/>
          <w:lang w:val="en-GB"/>
        </w:rPr>
        <w:fldChar w:fldCharType="begin" w:fldLock="1"/>
      </w:r>
      <w:r w:rsidR="000465A7">
        <w:rPr>
          <w:rFonts w:cs="Times New Roman"/>
          <w:lang w:val="en-GB"/>
        </w:rPr>
        <w:instrText>ADDIN CSL_CITATION { "citationItems" : [ { "id" : "ITEM-1", "itemData" : { "DOI" : "10.1029/2019GL084154", "ISSN" : "0094-8276",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"Wu", "given" : "Renguang", "non-dropping-particle" : "", "parse-names" : false, "suffix" : "" } ], "container-title" : "Geophysical Research Letters", "id" : "ITEM-1", "issue" : "19", "issued" : { "date-parts" : [ [ "2019", "10", "16" ] ] }, "page" : "10874-10881", "title" : "Attribution of the East Asian Winter Temperature Trends During 1979\u20132018: Role of External Forcing and Internal Variability", "translator" : [ { "dropping-particle" : "", "family" : "Q5977", "given" : "", "non-dropping-particle" : "", "parse-names" : false, "suffix" : "" } ], "type" : "article-journal", "volume" : "46" }, "uris" : [ "http://www.mendeley.com/documents/?uuid=7959bb32-3d39-4d64-995e-ce9179f87665" ] } ], "mendeley" : { "formattedCitation" : "(Gong et al., 2019)", "manualFormatting" : "Gong et al. (2019)", "plainTextFormattedCitation" : "(Gong et al., 2019)", "previouslyFormattedCitation" : "(Gong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Gong et al. (2019)</w:t>
      </w:r>
      <w:r w:rsidRPr="00C734F4">
        <w:rPr>
          <w:rFonts w:cs="Times New Roman"/>
          <w:lang w:val="en-GB"/>
        </w:rPr>
        <w:fldChar w:fldCharType="end"/>
      </w:r>
      <w:r w:rsidRPr="00C734F4">
        <w:rPr>
          <w:rFonts w:cs="Times New Roman"/>
          <w:lang w:val="en-GB"/>
        </w:rPr>
        <w:t xml:space="preserve"> showed that recent winter temperature 30-year trends over northern East Asia are strongly influenced by internal variability linked to decadal changes of the Arctic Oscillation. Using dynamical adjustment purely on precipitation observations, </w:t>
      </w:r>
      <w:commentRangeStart w:id="1215"/>
      <w:r w:rsidRPr="00C734F4">
        <w:rPr>
          <w:rFonts w:cs="Times New Roman"/>
          <w:lang w:val="en-GB"/>
        </w:rPr>
        <w:fldChar w:fldCharType="begin" w:fldLock="1"/>
      </w:r>
      <w:ins w:id="1216" w:author="Robin Matthews" w:date="2021-07-11T17:17:00Z">
        <w:r w:rsidR="009541E9">
          <w:rPr>
            <w:rFonts w:cs="Times New Roman"/>
            <w:lang w:val="en-GB"/>
          </w:rPr>
          <w: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"R. Guo et al. (2019)", "plainTextFormattedCitation" : "(Guo et al., 2019b)", "previouslyFormattedCitation" : "(Guo et al., 2019b)" }, "properties" : { "noteIndex" : 0 }, "schema" : "https://github.com/citation-style-language/schema/raw/master/csl-citation.json" }</w:instrText>
        </w:r>
      </w:ins>
      <w:del w:id="1217" w:author="Robin Matthews" w:date="2021-07-11T17:17:00Z">
        <w:r w:rsidR="000465A7" w:rsidDel="009541E9">
          <w:rPr>
            <w:rFonts w:cs="Times New Roman"/>
            <w:lang w:val="en-GB"/>
          </w:rPr>
          <w:del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"Guo et al. (2019)", "plainTextFormattedCitation" : "(Guo et al., 2019b)", "previouslyFormattedCitation" : "(Guo et al., 2019b)" }, "properties" : { "noteIndex" : 0 }, "schema" : "https://github.com/citation-style-language/schema/raw/master/csl-citation.json" }</w:delInstrText>
        </w:r>
      </w:del>
      <w:r w:rsidRPr="00C734F4">
        <w:rPr>
          <w:rFonts w:cs="Times New Roman"/>
          <w:lang w:val="en-GB"/>
        </w:rPr>
        <w:fldChar w:fldCharType="separate"/>
      </w:r>
      <w:del w:id="1218" w:author="Robin Matthews" w:date="2021-07-11T17:17:00Z">
        <w:r w:rsidR="00E41CA2" w:rsidDel="009541E9">
          <w:rPr>
            <w:rFonts w:cs="Times New Roman"/>
            <w:noProof/>
            <w:lang w:val="en-GB"/>
          </w:rPr>
          <w:delText>G</w:delText>
        </w:r>
      </w:del>
      <w:ins w:id="1219" w:author="Robin Matthews" w:date="2021-07-11T17:17:00Z">
        <w:r w:rsidR="009541E9">
          <w:rPr>
            <w:rFonts w:cs="Times New Roman"/>
            <w:noProof/>
            <w:lang w:val="en-GB"/>
          </w:rPr>
          <w:t>R. G</w:t>
        </w:r>
      </w:ins>
      <w:r w:rsidR="00E41CA2">
        <w:rPr>
          <w:rFonts w:cs="Times New Roman"/>
          <w:noProof/>
          <w:lang w:val="en-GB"/>
        </w:rPr>
        <w:t>uo et al. (2019)</w:t>
      </w:r>
      <w:r w:rsidRPr="00C734F4">
        <w:rPr>
          <w:rFonts w:cs="Times New Roman"/>
          <w:lang w:val="en-GB"/>
        </w:rPr>
        <w:fldChar w:fldCharType="end"/>
      </w:r>
      <w:commentRangeEnd w:id="1215"/>
      <w:r w:rsidR="00E41CA2">
        <w:rPr>
          <w:rStyle w:val="CommentReference"/>
          <w:rFonts w:asciiTheme="minorHAnsi" w:eastAsiaTheme="minorHAnsi" w:hAnsiTheme="minorHAnsi"/>
          <w:lang w:eastAsia="en-US"/>
        </w:rPr>
        <w:commentReference w:id="1215"/>
      </w:r>
      <w:r w:rsidRPr="00C734F4">
        <w:rPr>
          <w:rFonts w:cs="Times New Roman"/>
          <w:lang w:val="en-GB"/>
        </w:rPr>
        <w:t xml:space="preserve"> showed that human influence has led to increased wintertime precipitation across north-eastern North America, as well as a small region of north-western North America, and to an increase in precipitation across much of north-western and north central Eurasia. The latter results confirm previous findings obtained by standard optimal fingerprinting methods </w:t>
      </w:r>
      <w:r w:rsidRPr="00C734F4">
        <w:rPr>
          <w:rFonts w:cs="Times New Roman"/>
          <w:lang w:val="en-GB"/>
        </w:rPr>
        <w:fldChar w:fldCharType="begin" w:fldLock="1"/>
      </w:r>
      <w:r w:rsidR="000465A7">
        <w:rPr>
          <w:rFonts w:cs="Times New Roman"/>
          <w:lang w:val="en-GB"/>
        </w:rPr>
        <w: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"mendeley" : { "formattedCitation" : "(Wan et al., 2015)", "plainTextFormattedCitation" : "(Wan et al., 2015)", "previouslyFormattedCitation" : "(Wan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(Wan et al., 2015)</w:t>
      </w:r>
      <w:r w:rsidRPr="00C734F4">
        <w:rPr>
          <w:rFonts w:cs="Times New Roman"/>
          <w:lang w:val="en-GB"/>
        </w:rPr>
        <w:fldChar w:fldCharType="end"/>
      </w:r>
      <w:r w:rsidRPr="00C734F4">
        <w:rPr>
          <w:rFonts w:cs="Times New Roman"/>
          <w:lang w:val="en-GB"/>
        </w:rPr>
        <w:t>.</w:t>
      </w:r>
    </w:p>
    <w:p w14:paraId="3AEA97E9" w14:textId="77777777" w:rsidR="006221C8" w:rsidRPr="00C734F4" w:rsidRDefault="006221C8" w:rsidP="006221C8">
      <w:pPr>
        <w:pStyle w:val="AR6BodyText"/>
        <w:rPr>
          <w:rFonts w:cs="Times New Roman"/>
          <w:lang w:val="en-GB"/>
        </w:rPr>
      </w:pPr>
    </w:p>
    <w:p w14:paraId="54D2A5B4" w14:textId="371169F2" w:rsidR="006221C8" w:rsidRPr="00C734F4" w:rsidRDefault="006221C8" w:rsidP="006221C8">
      <w:pPr>
        <w:pStyle w:val="AR6BodyText"/>
        <w:rPr>
          <w:rFonts w:cs="Times New Roman"/>
          <w:lang w:val="en-GB"/>
        </w:rPr>
      </w:pPr>
      <w:r w:rsidRPr="00C734F4">
        <w:rPr>
          <w:rFonts w:cs="Times New Roman"/>
          <w:lang w:val="en-GB"/>
        </w:rPr>
        <w:t>Time-scale separation methods such as the low-frequency component analysis and ensemble empirical mode decomposition methods take advantage of the longer time</w:t>
      </w:r>
      <w:r w:rsidR="00695479">
        <w:rPr>
          <w:rFonts w:cs="Times New Roman"/>
          <w:lang w:val="en-GB"/>
        </w:rPr>
        <w:t xml:space="preserve"> </w:t>
      </w:r>
      <w:r w:rsidRPr="00C734F4">
        <w:rPr>
          <w:rFonts w:cs="Times New Roman"/>
          <w:lang w:val="en-GB"/>
        </w:rPr>
        <w:t xml:space="preserve">scale associated with anthropogenic external forcing compared to that of most internal modes of variability. The low-frequency component analysis method tries to find low-frequency variability patterns by searching for linear combinations of a moderate number of empirical orthogonal functions that maximize the ratio of low-frequency to total variance. It has first been used to separate internal modes of interannual and decadal variability from slowly varying and externally-forced variability in the Pacific and Atlantic Oceans </w:t>
      </w:r>
      <w:r w:rsidRPr="00C734F4">
        <w:rPr>
          <w:rFonts w:cs="Times New Roman"/>
          <w:lang w:val="en-GB"/>
        </w:rPr>
        <w:fldChar w:fldCharType="begin" w:fldLock="1"/>
      </w:r>
      <w:r w:rsidR="000465A7">
        <w:rPr>
          <w:rFonts w:cs="Times New Roman"/>
          <w:lang w:val="en-GB"/>
        </w:rPr>
        <w:instrText>ADDIN CSL_CITATION { "citationItems" : [ { "id" : "ITEM-1", "itemData" : { "DOI" : "10.1002/2017GL076327", "ISSN" : "0094-8276", "author" : [ { "dropping-particle" : "", "family" : "Wills", "given" : "Robert C.", "non-dropping-particle" : "", "parse-names" : false, "suffix" : "" }, { "dropping-particle" : "", "family" : "Schneider", "given" : "Tapio",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"Hartmann", "given" : "Dennis L.", "non-dropping-particle" : "", "parse-names" : false, "suffix" : "" } ], "container-title" : "Geophysical Research Letters", "id" : "ITEM-1", "issue" : "5", "issued" : { "date-parts" : [ [ "2018", "3", "16" ] ] }, "page" : "2487-2496", "title" : "Disentangling Global Warming, Multidecadal Variability, and El Ni\u00f1o in Pacific Temperatures", "translator" : [ { "dropping-particle" : "", "family" : "Q6533", "given" : "", "non-dropping-particle" : "", "parse-names" : false, "suffix" : "" } ], "type" : "article-journal", "volume" : "45" }, "uris" : [ "http://www.mendeley.com/documents/?uuid=3d644690-dc72-4a83-b908-d7c46865fe41" ] }, { "id" : "ITEM-2", "itemData" : { "DOI" : "10.1175/JCLI-D-18-0269.1", "ISSN" : "0894-8755", "abstract" : "The North Atlantic has shown large multidecadal temperature shifts during the twentieth century. There is ongoing debate about whether this variability arises primarily through the influence of atmospheric internal variability, through changes in ocean circulation, or as a response to anthropogenic forcing. This study isolates the mechanisms driving Atlantic sea surface temperature variability on multidecadal time scales by using low-frequency component analysis (LFCA) to separate the influences of high-frequency variability, multidecadal variability, and long-term global warming. This analysis objectively identifies the North Atlantic subpolar gyre as the dominant region of Atlantic multidecadal variability. In unforced control runs of coupled climate models, warm subpolar temperatures are associated with a strengthened Atlantic meridional overturning circulation (AMOC) and anomalous local heat fluxes from the ocean into the atmosphere. Atmospheric variability plays a role in the intensification and subsequent weakening of ocean overturning and helps to communicate warming into the tropical Atlantic. These findings suggest that dynamical coupling between atmospheric and oceanic circulations is fundamental to the Atlantic multidecadal oscillation (AMO) and motivate approaching decadal prediction with a focus on ocean circulation.",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"ITEM-2", "issue" : "1", "issued" : { "date-parts" : [ [ "2019", "1", "1" ] ] }, "page" : "251-272", "title" : "Ocean\u2013Atmosphere Dynamical Coupling Fundamental to the Atlantic Multidecadal Oscillation", "translator" : [ { "dropping-particle" : "", "family" : "Q6526", "given" : "", "non-dropping-particle" : "", "parse-names" : false, "suffix" : "" } ], "type" : "article-journal", "volume" : "32" }, "uris" : [ "http://www.mendeley.com/documents/?uuid=206f2a2e-e41a-4039-b207-db836943afd2" ] } ], "mendeley" : { "formattedCitation" : "(Wills et al., 2018, 2019)", "plainTextFormattedCitation" : "(Wills et al., 2018, 2019)", "previouslyFormattedCitation" : "(Wills et al., 2018,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2018, 2019)</w:t>
      </w:r>
      <w:r w:rsidRPr="00C734F4">
        <w:rPr>
          <w:rFonts w:cs="Times New Roman"/>
          <w:lang w:val="en-GB"/>
        </w:rPr>
        <w:fldChar w:fldCharType="end"/>
      </w:r>
      <w:r w:rsidRPr="00C734F4">
        <w:rPr>
          <w:rFonts w:cs="Times New Roman"/>
          <w:lang w:val="en-GB"/>
        </w:rPr>
        <w:t xml:space="preserve">. The methodology has also been applied to patterns of observed surface air temperature to isolate the slow components of observed changes that are consistent with the expected response to anthropogenic greenhouse gas and aerosol forcing </w:t>
      </w:r>
      <w:r w:rsidRPr="00C734F4">
        <w:rPr>
          <w:rFonts w:cs="Times New Roman"/>
          <w:lang w:val="en-GB"/>
        </w:rPr>
        <w:fldChar w:fldCharType="begin" w:fldLock="1"/>
      </w:r>
      <w:r w:rsidR="000465A7">
        <w:rPr>
          <w:rFonts w:cs="Times New Roman"/>
          <w:lang w:val="en-GB"/>
        </w:rPr>
        <w:instrText>ADDIN CSL_CITATION { "citationItems" : [ { "id" : "ITEM-1",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"ITEM-1",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"(Wills et al., 2020)", "plainTextFormattedCitation" : "(Wills et al., 2020)", "previouslyFormattedCitation" :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2020)</w:t>
      </w:r>
      <w:r w:rsidRPr="00C734F4">
        <w:rPr>
          <w:rFonts w:cs="Times New Roman"/>
          <w:lang w:val="en-GB"/>
        </w:rPr>
        <w:fldChar w:fldCharType="end"/>
      </w:r>
      <w:r w:rsidRPr="00C734F4">
        <w:rPr>
          <w:rFonts w:cs="Times New Roman"/>
          <w:lang w:val="en-GB"/>
        </w:rPr>
        <w:t>.</w:t>
      </w:r>
    </w:p>
    <w:p w14:paraId="302BBEFC" w14:textId="77777777" w:rsidR="006221C8" w:rsidRPr="00C734F4" w:rsidRDefault="006221C8" w:rsidP="006221C8">
      <w:pPr>
        <w:pStyle w:val="AR6BodyText"/>
        <w:rPr>
          <w:rFonts w:cs="Times New Roman"/>
          <w:lang w:val="en-GB"/>
        </w:rPr>
      </w:pPr>
    </w:p>
    <w:p w14:paraId="194AA629" w14:textId="63EEEA3B" w:rsidR="006221C8" w:rsidRDefault="006221C8" w:rsidP="006221C8">
      <w:pPr>
        <w:pStyle w:val="AR6BodyText"/>
        <w:rPr>
          <w:rFonts w:cs="Times New Roman"/>
          <w:lang w:val="en-GB"/>
        </w:rPr>
      </w:pPr>
      <w:r w:rsidRPr="00C734F4">
        <w:rPr>
          <w:rFonts w:cs="Times New Roman"/>
          <w:lang w:val="en-GB"/>
        </w:rPr>
        <w:t xml:space="preserve">The ensemble empirical mode decomposition method </w:t>
      </w:r>
      <w:r w:rsidRPr="00C734F4">
        <w:rPr>
          <w:rFonts w:cs="Times New Roman"/>
          <w:lang w:val="en-GB"/>
        </w:rPr>
        <w:fldChar w:fldCharType="begin" w:fldLock="1"/>
      </w:r>
      <w:r w:rsidR="000465A7">
        <w:rPr>
          <w:rFonts w:cs="Times New Roman"/>
          <w:lang w:val="en-GB"/>
        </w:rPr>
        <w:instrText>ADDIN CSL_CITATION { "citationItems" : [ { "id" : "ITEM-1", "itemData" : { "DOI" : "10.1175/JCLI-D-13-00235.1", "ISSN" : "08948755", "abstract" : "AbstractNorth China has undergone a severe drying trend since the 1950s, but whether this trend is natural variability or anthropogenic change remains unknown due to the short data length. This study extends the analysis of dry\u2013wet changes in north China to 1900\u20132010 on the basis of self-calibrated Palmer drought severity index (PDSI) data. The ensemble empirical mode decomposition method is used to detect multidecadal variability. A transition from significant wetting to significant drying is detected around 1959/60. Approximately 70% of the drying trend during 1960\u201390 originates from 50\u201370-yr multidecadal variability related to Pacific decadal oscillation (PDO) phase changes. The PDSI in north China is significantly negatively correlated with the PDO index, particularly at the 50\u201370-yr time scale, and is also stable during 1900\u20132010. Composite differences between two positive PDO phases (1922\u201345 and 1977\u20132002) and one negative PDO phase (1946\u201376) for summer exhibit an anomalous Pacific\u2013Japan/East Asian\u2013Pacific patternlike teleconnection, which may develop locally in response to the PDO-associated warm sea surface temperature anomalies in the tropical Indo-Pacific Ocean and meridionally extends from the tropical western Pacific to north China along the East Asian coast. North China is dominated by an anomalous high pressure system at mid\u2013low levels and an anticyclone at 850 hPa, which are favorable for dry conditions. In addition, a weakened land\u2013sea thermal contrast in East Asia from a negative to a positive PDO phase also plays a role in the dry conditions in north China by weakening the East Asian summer monsoon.", "author" : [ { "dropping-particle" : "", "family" : "Qian", "given" : "Cheng", "non-dropping-particle" : "", "parse-names" : false, "suffix" : "" }, { "dropping-particle" : "", "family" : "Zhou", "given" : "Tianjun", "non-dropping-particle" : "", "parse-names" : false, "suffix" : "" } ], "container-title" : "Journal of Climate", "id" : "ITEM-1", "issue" : "3", "issued" : { "date-parts" : [ [ "2014" ] ] }, "note" : "section 10.4.2.2.2", "page" : "1210-1222", "title" : "Multidecadal variability of North China aridity and its relationship to PDO during 1900-2010", "translator" : [ { "dropping-particle" : "", "family" : "Q4773", "given" : "", "non-dropping-particle" : "", "parse-names" : false, "suffix" : "" } ], "type" : "article-journal", "volume" : "27" }, "uris" : [ "http://www.mendeley.com/documents/?uuid=8bcb03b5-06dd-432a-81fe-d48647aab894" ] }, { "id" : "ITEM-2", "itemData" : { "DOI" : "10.1038/nclimate2223", "ISSN" : "1758-678X", "author" : [ { "dropping-particle" : "", "family" : "Ji", "given" : "Fei", "non-dropping-particle" : "", "parse-names" : false, "suffix" : "" }, { "dropping-particle" : "", "family" : "Wu", "given" : "Zhaohua", "non-dropping-particle" : "", "parse-names" : false, "suffix" : "" }, { "dropping-particle" : "", "family" : "Huang", "given" : "Jianping", "non-dropping-particle" : "", "parse-names" : false, "suffix" : "" }, { "dropping-particle" : "", "family" : "Chassignet", "given" : "Eric P.", "non-dropping-particle" : "", "parse-names" : false, "suffix" : "" } ], "container-title" : "Nature Climate Change", "id" : "ITEM-2", "issue" : "6", "issued" : { "date-parts" : [ [ "2014", "6", "4" ] ] }, "page" : "462-466", "title" : "Evolution of land surface air temperature trend", "translator" : [ { "dropping-particle" : "", "family" : "Q6030", "given" : "", "non-dropping-particle" : "", "parse-names" : false, "suffix" : "" } ], "type" : "article-journal", "volume" : "4" }, "uris" : [ "http://www.mendeley.com/documents/?uuid=f8d16fc4-ca54-4769-af5c-d28ac9531121" ] }, { "id" : "ITEM-3", "itemData" : { "DOI" : "10.1088/1748-9326/8/2/024033", "ISBN" : "1748-9326", "ISSN" : "17489326", "abstract" : "Analysis of single forcing runs from CMIP5 (the fifth Coupled Model Intercomparison Project) simulations shows that the mid-twentieth century temperature hiatus, and the coincident decrease in precipitation, is likely to have been influenced strongly by anthropogenic aerosol forcing. Models that include a representation of the indirect effect of aerosol better reproduce inter-decadal variability in historical global-mean near-surface temperatures, particularly the cooling in the 1950s and 1960s, compared to models with representation of the aerosol direct effect only. Models with the indirect effect also show a more pronounced decrease in precipitation during this period, which is in better agreement with observations, and greater inter-decadal variability in the inter-hemispheric temperature difference. This study demonstrates the importance of representing aerosols, and their indirect effects, in general circulation models, and suggests that inter-model diversity in aerosol burden and representation of aerosol\u2013cloud interaction can produce substantial variation in simulations of climate variability on multi-decadal timescales.", "author" : [ { "dropping-particle" : "", "family" : "Wilcox", "given" : "L. J.", "non-dropping-particle" : "", "parse-names" : false, "suffix" : "" }, { "dropping-particle" : "", "family" : "Highwood", "given" : "E. J.", "non-dropping-particle" : "", "parse-names" : false, "suffix" : "" }, { "dropping-particle" : "", "family" : "Dunstone", "given" : "N. J.", "non-dropping-particle" : "", "parse-names" : false, "suffix" : "" } ], "container-title" : "Environmental Research Letters", "id" : "ITEM-3", "issued" : { "date-parts" : [ [ "2013" ] ] }, "page" : "024033", "title" : "The influence of anthropogenic aerosol on multi-decadal variations of historical global climate", "translator" : [ { "dropping-particle" : "", "family" : "Q4181", "given" : "", "non-dropping-particle" : "", "parse-names" : false, "suffix" : "" } ], "type" : "article-journal", "volume" : "8" }, "uris" : [ "http://www.mendeley.com/documents/?uuid=af5ebc3e-f584-372e-af28-efb4497377b4", "http://www.mendeley.com/documents/?uuid=98c24fa3-08ee-4773-9dd4-cfb2d7ebbd76" ] }, { "id" : "ITEM-4", "itemData" : { "DOI" : "10.1142/S1793536909000047", "ISSN" : "1793-5369", "abstract" : "A new Ensemble Empirical Mode Decomposition (EEMD) is presented. This new approach consists of sifting an ensemble of white noise-added signal (data) and treats the mean as the final true result. Finite, not infinitesimal, amplitude white noise is necessary to force the ensemble to exhaust all possible solutions in the sifting process, thus making the different scale signals to collate in the proper intrinsic mode functions (IMF) dictated by the dyadic filter banks. As EEMD is a time\u2013space analysis method, the added white noise is averaged out with sufficient number of trials; the only persistent part that survives the averaging process is the component of the signal (original data), which is then treated as the true and more physical meaningful answer. The effect of the added white noise is to provide a uniform reference frame in the time\u2013frequency space; therefore, the added noise collates the portion of the signal of comparable scale in one IMF. With this ensemble mean, one can separate scales naturally without any a priori subjective criterion selection as in the intermittence test for the original EMD algorithm. This new approach utilizes the full advantage of the statistical characteristics of white noise to perturb the signal in its true solution neighborhood, and to cancel itself out after serving its purpose; therefore, it represents a substantial improvement over the original EMD and is a truly noise-assisted data analysis (NADA) method.", "author" : [ { "dropping-particle" : "", "family" : "Wu", "given" : "Zhaohua", "non-dropping-particle" : "", "parse-names" : false, "suffix" : "" }, { "dropping-particle" : "", "family" : "Huang", "given" : "Norden E.", "non-dropping-particle" : "", "parse-names" : false, "suffix" : "" } ], "container-title" : "Advances in Adaptive Data Analysis", "id" : "ITEM-4", "issue" : "01", "issued" : { "date-parts" : [ [ "2009", "1", "20" ] ] }, "page" : "1-41", "title" : "Ensemble empirical mode decomposition: a noise-assisted data analysis method", "translator" : [ { "dropping-particle" : "", "family" : "Q5969", "given" : "", "non-dropping-particle" : "", "parse-names" : false, "suffix" : "" } ], "type" : "article-journal", "volume" : "01" }, "uris" : [ "http://www.mendeley.com/documents/?uuid=43fd2bb7-5bcc-44c4-b81d-51a1567427d1" ] } ], "mendeley" : { "formattedCitation" : "(Wu and Huang, 2009; Wilcox et al., 2013; Ji et al., 2014; Qian and Zhou, 2014)", "plainTextFormattedCitation" : "(Wu and Huang, 2009; Wilcox et al., 2013; Ji et al., 2014; Qian and Zhou, 2014)", "previouslyFormattedCitation" : "(Wu and Huang, 2009; Wilcox et al., 2013; Ji et al., 2014; Qian and Zhou,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(Wu and Huang, 2009; Wilcox et al., 2013; Ji et al., 2014; Qian and Zhou, 2014)</w:t>
      </w:r>
      <w:r w:rsidRPr="00C734F4">
        <w:rPr>
          <w:rFonts w:cs="Times New Roman"/>
          <w:lang w:val="en-GB"/>
        </w:rPr>
        <w:fldChar w:fldCharType="end"/>
      </w:r>
      <w:r w:rsidRPr="00C734F4">
        <w:rPr>
          <w:rFonts w:cs="Times New Roman"/>
          <w:lang w:val="en-GB"/>
        </w:rPr>
        <w:t xml:space="preserve"> decomposes data, such as time series of historical temperature and precipitation, into independent oscillatory modes of decreasing frequency. The last step of the method leaves behind a smooth and low-frequency residual time series. Typically, the nonlinear anthropogenic trend (e.g., of 20th-century temperature) can be reconstructed by summing the long-term mean, the residual, and eventually the lowest-frequency mode to account for a multi-decadal forced signal, for instance associated with anthropogenic aerosol forcing. The ensemble empirical mode decomposition method is an example of a data-driven, non-parametric approach that can be used to directly provide an estimate of the forced response </w:t>
      </w:r>
      <w:r w:rsidRPr="00C734F4">
        <w:rPr>
          <w:rFonts w:cs="Times New Roman"/>
          <w:lang w:val="en-GB"/>
        </w:rPr>
        <w:lastRenderedPageBreak/>
        <w:t xml:space="preserve">without the need for model data </w:t>
      </w:r>
      <w:r w:rsidRPr="00C734F4">
        <w:rPr>
          <w:rFonts w:cs="Times New Roman"/>
          <w:lang w:val="en-GB"/>
        </w:rPr>
        <w:fldChar w:fldCharType="begin" w:fldLock="1"/>
      </w:r>
      <w:r w:rsidR="000465A7">
        <w:rPr>
          <w:rFonts w:cs="Times New Roman"/>
          <w:lang w:val="en-GB"/>
        </w:rPr>
        <w:instrText>ADDIN CSL_CITATION { "citationItems" : [ { "id" : "ITEM-1", "itemData" : { "DOI" : "10.1002/asl.640", "ISSN" : "1530261X", "author" : [ { "dropping-particle" : "", "family" : "Qian", "given" : "Cheng", "non-dropping-particle" : "", "parse-names" : false, "suffix" : "" } ], "container-title" : "Atmospheric Science Letters", "id" : "ITEM-1", "issue" : "2", "issued" : { "date-parts" : [ [ "2016", "2" ] ] }, "page" : "177-182", "title" : "Disentangling the urbanization effect, multi-decadal variability, and secular trend in temperature in eastern China during 1909-2010", "translator" : [ { "dropping-particle" : "", "family" : "Q6427", "given" : "", "non-dropping-particle" : "", "parse-names" : false, "suffix" : "" } ], "type" : "article-journal", "volume" : "17" }, "uris" : [ "http://www.mendeley.com/documents/?uuid=58879ec2-f5b2-4035-909d-7f13988d43db" ] } ], "mendeley" : { "formattedCitation" : "(Qian, 2016)", "plainTextFormattedCitation" : "(Qian, 2016)", "previouslyFormattedCitation" : "(Qian,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(Qian, 2016)</w:t>
      </w:r>
      <w:r w:rsidRPr="00C734F4">
        <w:rPr>
          <w:rFonts w:cs="Times New Roman"/>
          <w:lang w:val="en-GB"/>
        </w:rPr>
        <w:fldChar w:fldCharType="end"/>
      </w:r>
      <w:r w:rsidRPr="00C734F4">
        <w:rPr>
          <w:rFonts w:cs="Times New Roman"/>
          <w:lang w:val="en-GB"/>
        </w:rPr>
        <w:t>.</w:t>
      </w:r>
    </w:p>
    <w:p w14:paraId="3EFAEED8" w14:textId="77777777" w:rsidR="00A54092" w:rsidRPr="00C734F4" w:rsidRDefault="00A54092" w:rsidP="006221C8">
      <w:pPr>
        <w:pStyle w:val="AR6BodyText"/>
        <w:rPr>
          <w:rFonts w:cs="Times New Roman"/>
          <w:lang w:val="en-GB"/>
        </w:rPr>
      </w:pPr>
    </w:p>
    <w:p w14:paraId="5FD539DA" w14:textId="1FA751F3" w:rsidR="006221C8" w:rsidRDefault="006221C8" w:rsidP="006221C8">
      <w:pPr>
        <w:pStyle w:val="AR6BodyText"/>
        <w:rPr>
          <w:rFonts w:cs="Times New Roman"/>
          <w:lang w:val="en-GB"/>
        </w:rPr>
      </w:pPr>
    </w:p>
    <w:p w14:paraId="6CE85C09" w14:textId="77777777" w:rsidR="006221C8" w:rsidRPr="00C734F4" w:rsidRDefault="006221C8" w:rsidP="006221C8">
      <w:pPr>
        <w:pStyle w:val="AR6Chap10Level310111"/>
        <w:rPr>
          <w:lang w:val="en-GB"/>
        </w:rPr>
      </w:pPr>
      <w:bookmarkStart w:id="1220" w:name="_Toc70454759"/>
      <w:r w:rsidRPr="00C734F4">
        <w:rPr>
          <w:lang w:val="en-GB"/>
        </w:rPr>
        <w:t>Other regional-scale attribution approaches</w:t>
      </w:r>
      <w:bookmarkEnd w:id="1220"/>
    </w:p>
    <w:p w14:paraId="291FA82D" w14:textId="77777777" w:rsidR="006221C8" w:rsidRPr="00C734F4" w:rsidRDefault="006221C8" w:rsidP="006221C8">
      <w:pPr>
        <w:pStyle w:val="AR6BodyText"/>
        <w:rPr>
          <w:lang w:val="en-GB" w:eastAsia="en-US"/>
        </w:rPr>
      </w:pPr>
    </w:p>
    <w:p w14:paraId="3E839732" w14:textId="099DCB37" w:rsidR="006221C8" w:rsidRPr="00C734F4" w:rsidRDefault="006221C8" w:rsidP="006221C8">
      <w:pPr>
        <w:pStyle w:val="AR6BodyText"/>
        <w:rPr>
          <w:rFonts w:cs="Times New Roman"/>
          <w:sz w:val="24"/>
          <w:szCs w:val="24"/>
          <w:lang w:val="en-GB"/>
        </w:rPr>
      </w:pPr>
      <w:r w:rsidRPr="00C734F4">
        <w:rPr>
          <w:lang w:val="en-GB"/>
        </w:rPr>
        <w:t xml:space="preserve">The univariate detection method does not use spatial pattern information, but compares observed trends in gridded datasets with distributions of trends from ensembles of simulations during the historical period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"id" : "ITEM-2",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"ITEM-2",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et al., 2013; Knutson and Zeng, 2018)", "plainTextFormattedCitation" : "(Knutson et al., 2013; Knutson and Zeng, 2018)", "previouslyFormattedCitation" : "(Knutson et al., 2013; Knutson and Zeng, 2018)" }, "properties" : { "noteIndex" : 0 }, "schema" : "https://github.com/citation-style-language/schema/raw/master/csl-citation.json" }</w:instrText>
      </w:r>
      <w:r w:rsidRPr="00C734F4">
        <w:rPr>
          <w:lang w:val="en-GB"/>
        </w:rPr>
        <w:fldChar w:fldCharType="separate"/>
      </w:r>
      <w:r w:rsidR="00E41CA2">
        <w:rPr>
          <w:noProof/>
          <w:lang w:val="en-GB"/>
        </w:rPr>
        <w:t>(Knutson et al., 2013; Knutson and Zeng, 2018)</w:t>
      </w:r>
      <w:r w:rsidRPr="00C734F4">
        <w:rPr>
          <w:lang w:val="en-GB"/>
        </w:rPr>
        <w:fldChar w:fldCharType="end"/>
      </w:r>
      <w:r w:rsidRPr="00C734F4">
        <w:rPr>
          <w:lang w:val="en-GB"/>
        </w:rPr>
        <w:t xml:space="preserve">. The trends arising from simulations constrained by natural forcing-only and all-forcing are compared with distributions of trends purely due to internal variability and derived from long simulations with constant pre-industrial external forcing. Consistency between observed and simulated historical trends is also assessed with statistical tests that can be applied independently over a large number of grid points. The fraction of area over a given region where the change is classified as detectable, attributable, or consistent/inconsistent, is then finally estimated. The method can be viewed as a simple consistency test for both amplitude and pattern of observed versus simulated trends. Its application to CMIP3 and CMIP5 models suggests that 80% of the Earth’s surface has a detectable anthropogenic warming signal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"mendeley" : { "formattedCitation" : "(Knutson et al., 2013)", "plainTextFormattedCitation" : "(Knutson et al., 2013)", "previouslyFormattedCitation" : "(Knutson et al., 2013)" }, "properties" : { "noteIndex" : 0 }, "schema" : "https://github.com/citation-style-language/schema/raw/master/csl-citation.json" }</w:instrText>
      </w:r>
      <w:r w:rsidRPr="00C734F4">
        <w:rPr>
          <w:lang w:val="en-GB"/>
        </w:rPr>
        <w:fldChar w:fldCharType="separate"/>
      </w:r>
      <w:r w:rsidR="00E41CA2">
        <w:rPr>
          <w:noProof/>
          <w:lang w:val="en-GB"/>
        </w:rPr>
        <w:t>(Knutson et al., 2013)</w:t>
      </w:r>
      <w:r w:rsidRPr="00C734F4">
        <w:rPr>
          <w:lang w:val="en-GB"/>
        </w:rPr>
        <w:fldChar w:fldCharType="end"/>
      </w:r>
      <w:r w:rsidRPr="00C734F4">
        <w:rPr>
          <w:lang w:val="en-GB"/>
        </w:rPr>
        <w:t>. Regarding regional land precipitation changes over the 1901</w:t>
      </w:r>
      <w:r w:rsidRPr="00C734F4">
        <w:rPr>
          <w:rFonts w:cs="Times New Roman"/>
          <w:lang w:val="en-GB"/>
        </w:rPr>
        <w:t>–</w:t>
      </w:r>
      <w:r w:rsidRPr="00C734F4">
        <w:rPr>
          <w:lang w:val="en-GB"/>
        </w:rPr>
        <w:t>2010 and 1951</w:t>
      </w:r>
      <w:r w:rsidRPr="00C734F4">
        <w:rPr>
          <w:rFonts w:cs="Times New Roman"/>
          <w:lang w:val="en-GB"/>
        </w:rPr>
        <w:t>–</w:t>
      </w:r>
      <w:r w:rsidRPr="00C734F4">
        <w:rPr>
          <w:lang w:val="en-GB"/>
        </w:rPr>
        <w:t xml:space="preserve">2010 periods, </w:t>
      </w:r>
      <w:r w:rsidRPr="00C734F4">
        <w:rPr>
          <w:rFonts w:cs="Times New Roman"/>
          <w:lang w:val="en-GB"/>
        </w:rPr>
        <w:t>application of t</w:t>
      </w:r>
      <w:r w:rsidRPr="00C734F4">
        <w:rPr>
          <w:lang w:val="en-GB"/>
        </w:rPr>
        <w:t xml:space="preserve">he univariate detection method based on CMIP5 models suggests attributable anthropogenic changes at several locations such as increases over regions of the north-central United States, southern Canada, Europe, and southern South America and decreases over parts of the Mediterranean region, northern tropical Africa and southwestern Australia </w:t>
      </w:r>
      <w:commentRangeStart w:id="1221"/>
      <w:commentRangeStart w:id="1222"/>
      <w:r w:rsidRPr="00C734F4">
        <w:rPr>
          <w:lang w:val="en-GB"/>
        </w:rPr>
        <w:fldChar w:fldCharType="begin" w:fldLock="1"/>
      </w:r>
      <w:r w:rsidR="000465A7">
        <w:rPr>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"id" : "ITEM-2",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"ITEM-2",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"(Delworth and Zeng, 2014; Knutson and Zeng, 2018)", "manualFormatting" : "(Knutson and Zeng, 2018)", "plainTextFormattedCitation" : "(Delworth and Zeng, 2014; Knutson and Zeng, 2018)", "previouslyFormattedCitation" : "(Delworth and Zeng, 2014; Knutson and Zeng, 2018)" }, "properties" : { "noteIndex" : 0 }, "schema" : "https://github.com/citation-style-language/schema/raw/master/csl-citation.json" }</w:instrText>
      </w:r>
      <w:r w:rsidRPr="00C734F4">
        <w:rPr>
          <w:lang w:val="en-GB"/>
        </w:rPr>
        <w:fldChar w:fldCharType="separate"/>
      </w:r>
      <w:r w:rsidR="00E41CA2">
        <w:rPr>
          <w:noProof/>
          <w:lang w:val="en-GB"/>
        </w:rPr>
        <w:t>(Knutson and Zeng, 2018)</w:t>
      </w:r>
      <w:r w:rsidRPr="00C734F4">
        <w:rPr>
          <w:lang w:val="en-GB"/>
        </w:rPr>
        <w:fldChar w:fldCharType="end"/>
      </w:r>
      <w:commentRangeEnd w:id="1221"/>
      <w:r w:rsidR="00E41CA2">
        <w:rPr>
          <w:rStyle w:val="CommentReference"/>
          <w:rFonts w:asciiTheme="minorHAnsi" w:eastAsiaTheme="minorHAnsi" w:hAnsiTheme="minorHAnsi"/>
          <w:lang w:eastAsia="en-US"/>
        </w:rPr>
        <w:commentReference w:id="1221"/>
      </w:r>
      <w:commentRangeEnd w:id="1222"/>
      <w:r w:rsidR="009541E9">
        <w:rPr>
          <w:rStyle w:val="CommentReference"/>
          <w:rFonts w:asciiTheme="minorHAnsi" w:eastAsiaTheme="minorHAnsi" w:hAnsiTheme="minorHAnsi"/>
          <w:lang w:eastAsia="en-US"/>
        </w:rPr>
        <w:commentReference w:id="1222"/>
      </w:r>
      <w:r w:rsidRPr="00C734F4">
        <w:rPr>
          <w:lang w:val="en-GB"/>
        </w:rPr>
        <w:t>.</w:t>
      </w:r>
    </w:p>
    <w:p w14:paraId="594C32A1" w14:textId="77777777" w:rsidR="006221C8" w:rsidRPr="00C734F4" w:rsidRDefault="006221C8" w:rsidP="006221C8">
      <w:pPr>
        <w:pStyle w:val="AR6BodyText"/>
        <w:rPr>
          <w:rFonts w:cs="Times New Roman"/>
          <w:lang w:val="en-GB"/>
        </w:rPr>
      </w:pPr>
    </w:p>
    <w:p w14:paraId="5B3F1FAE" w14:textId="25431301" w:rsidR="006221C8" w:rsidRPr="00C734F4" w:rsidRDefault="006221C8" w:rsidP="006221C8">
      <w:pPr>
        <w:pStyle w:val="AR6BodyText"/>
        <w:rPr>
          <w:rFonts w:cs="Times New Roman"/>
          <w:lang w:val="en-GB"/>
        </w:rPr>
      </w:pPr>
      <w:r w:rsidRPr="00C734F4">
        <w:rPr>
          <w:rFonts w:cs="Times New Roman"/>
          <w:lang w:val="en-GB"/>
        </w:rPr>
        <w:t xml:space="preserve">Another regional attribution technique is based on the similarity of past changes between observations and one or several simulations of a large ensemble that share the same time evolution for a suggested driver of these changes. </w:t>
      </w:r>
      <w:commentRangeStart w:id="1223"/>
      <w:r w:rsidRPr="00C734F4">
        <w:rPr>
          <w:rFonts w:cs="Times New Roman"/>
          <w:lang w:val="en-GB"/>
        </w:rPr>
        <w:fldChar w:fldCharType="begin" w:fldLock="1"/>
      </w:r>
      <w:ins w:id="1224" w:author="Robin Matthews" w:date="2021-07-11T17:18:00Z">
        <w:r w:rsidR="006A382E">
          <w:rPr>
            <w:rFonts w:cs="Times New Roman"/>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ins>
      <w:del w:id="1225" w:author="Robin Matthews" w:date="2021-07-11T17:18:00Z">
        <w:r w:rsidR="000465A7" w:rsidDel="006A382E">
          <w:rPr>
            <w:rFonts w:cs="Times New Roman"/>
            <w:lang w:val="en-GB"/>
          </w:rPr>
          <w:del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 "plainTextFormattedCitation" : "(Huang et al., 2020b)", "previouslyFormattedCitation" : "(Huang et al., 2020b)"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Huang et al. (2020</w:t>
      </w:r>
      <w:ins w:id="1226" w:author="Robin Matthews" w:date="2021-07-11T17:18:00Z">
        <w:r w:rsidR="006A382E">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1223"/>
      <w:r w:rsidR="00E41CA2">
        <w:rPr>
          <w:rStyle w:val="CommentReference"/>
          <w:rFonts w:asciiTheme="minorHAnsi" w:eastAsiaTheme="minorHAnsi" w:hAnsiTheme="minorHAnsi"/>
          <w:lang w:eastAsia="en-US"/>
        </w:rPr>
        <w:commentReference w:id="1223"/>
      </w:r>
      <w:r w:rsidRPr="00C734F4">
        <w:rPr>
          <w:rFonts w:cs="Times New Roman"/>
          <w:lang w:val="en-GB"/>
        </w:rPr>
        <w:t xml:space="preserve"> used a perturbed physics ensemble to attribute the drying trend of the Indian monsoon over the latter half of the 20th century to decadal forcing from the Pacific Decadal Variability (PDV; Annex AIV.2.6). The ensemble members predicted different trends in PDV behaviour across the 20th century and the negative precipitation trend was only replicated in those members with a strong negative-to-positive PDV transition across the 1970s, consistent with the observed PDV behaviour (see also the detailed case study in Section 10.6). In a similar manner, </w:t>
      </w:r>
      <w:r w:rsidRPr="00C734F4">
        <w:rPr>
          <w:rFonts w:cs="Times New Roman"/>
          <w:lang w:val="en-GB"/>
        </w:rPr>
        <w:fldChar w:fldCharType="begin" w:fldLock="1"/>
      </w:r>
      <w:r w:rsidR="000465A7">
        <w:rPr>
          <w:rFonts w:cs="Times New Roman"/>
          <w:lang w:val="en-GB"/>
        </w:rPr>
        <w:instrText>ADDIN CSL_CITATION { "citationItems" : [ { "id" : "ITEM-1", "itemData" : { "DOI" : "10.1038/s41467-017-01907-4", "ISSN" : "2041-1723", "abstract" : "From 2012 to 2016, California experienced one of the worst droughts since the start of observational records. As in previous dry periods, precipitation-inducing winter storms were steered away from California by a persistent atmospheric ridging system in the North Pacific. Here we identify a new link between Arctic sea-ice loss and the North Pacific geopotential ridge development. In a two-step teleconnection, sea-ice changes lead to reorganization of tropical convection that in turn triggers an anticyclonic response over the North Pacific, resulting in significant drying over California. These findings suggest that the ability of climate models to accurately estimate future precipitation changes over California is also linked to the fidelity with which future sea-ice changes are simulated. We conclude that sea-ice loss of the magnitude expected in the next decades could substantially impact California\u2019s precipitation, thus highlighting another mechanism by which human-caused climate change could exacerbate future California droughts.", "author" : [ { "dropping-particle" : "", "family" : "Cvijanovic", "given" : "Ivana", "non-dropping-particle" : "", "parse-names" : false, "suffix" : "" }, { "dropping-particle" : "", "family" : "Santer", "given" : "Benjamin D.", "non-dropping-particle" : "", "parse-names" : false, "suffix" : "" }, { "dropping-particle" : "", "family" : "Bonfils", "given" : "C\u00e9line", "non-dropping-particle" : "", "parse-names" : false, "suffix" : "" }, { "dropping-particle" : "", "family" : "Lucas", "given" : "Donald D.", "non-dropping-particle" : "", "parse-names" : false, "suffix" : "" }, { "dropping-particle" : "", "family" : "Chiang", "given" : "John C. H.", "non-dropping-particle" : "", "parse-names" : false, "suffix" : "" }, { "dropping-particle" : "", "family" : "Zimmerman", "given" : "Susan", "non-dropping-particle" : "", "parse-names" : false, "suffix" : "" } ], "container-title" : "Nature Communications", "id" : "ITEM-1", "issue" : "1", "issued" : { "date-parts" : [ [ "2017", "12", "5" ] ] }, "page" : "1947", "title" : "Future loss of Arctic sea-ice cover could drive a substantial decrease in California\u2019s rainfall", "translator" : [ { "dropping-particle" : "", "family" : "Q3600", "given" : "", "non-dropping-particle" : "", "parse-names" : false, "suffix" : "" } ], "type" : "article-journal", "volume" : "8" }, "uris" : [ "http://www.mendeley.com/documents/?uuid=754c0ceb-223f-42c0-964d-88b9ca1ad3a6", "http://www.mendeley.com/documents/?uuid=c159f6cb-6a1c-499c-904c-3c6b2a0506c8" ] } ], "mendeley" : { "formattedCitation" : "(Cvijanovic et al., 2017)", "manualFormatting" : "Cvijanovic et al. (2017)", "plainTextFormattedCitation" : "(Cvijanovic et al., 2017)", "previouslyFormattedCitation" : "(Cvijanovic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Cvijanovic et al. (2017)</w:t>
      </w:r>
      <w:r w:rsidRPr="00C734F4">
        <w:rPr>
          <w:rFonts w:cs="Times New Roman"/>
          <w:lang w:val="en-GB"/>
        </w:rPr>
        <w:fldChar w:fldCharType="end"/>
      </w:r>
      <w:r w:rsidRPr="00C734F4">
        <w:rPr>
          <w:rFonts w:cs="Times New Roman"/>
          <w:lang w:val="en-GB"/>
        </w:rPr>
        <w:t xml:space="preserve"> addressed the possible influence of Arctic sea-ice loss on the North Pacific pressure ridge and, consequently, on south-western United States precipitation. They sampled the uncertainties in selected sea-ice physics parameters to achieve a “low Arctic sea-ice” state in their perturbed simulations. They then compared the latter with control simulations representative of sea-ice conditions at the end of the 20th century to assess changes purely due to sea-ice loss.</w:t>
      </w:r>
    </w:p>
    <w:p w14:paraId="1FAF4435" w14:textId="77777777" w:rsidR="006221C8" w:rsidRPr="00C734F4" w:rsidRDefault="006221C8" w:rsidP="006221C8">
      <w:pPr>
        <w:pStyle w:val="AR6BodyText"/>
        <w:rPr>
          <w:rFonts w:cs="Times New Roman"/>
          <w:lang w:val="en-GB"/>
        </w:rPr>
      </w:pPr>
    </w:p>
    <w:p w14:paraId="21D8719C" w14:textId="49CB2033" w:rsidR="006221C8" w:rsidRPr="00C734F4" w:rsidRDefault="006221C8" w:rsidP="006221C8">
      <w:pPr>
        <w:pStyle w:val="AR6BodyText"/>
        <w:rPr>
          <w:rFonts w:cs="Times New Roman"/>
          <w:lang w:val="en-GB"/>
        </w:rPr>
      </w:pPr>
      <w:r w:rsidRPr="00C734F4">
        <w:rPr>
          <w:rFonts w:cs="Times New Roman"/>
          <w:lang w:val="en-GB"/>
        </w:rPr>
        <w:t xml:space="preserve">New methods aiming to remove underlying model biases before performing detection and attribution, for instance related to precipitation changes, are emerging based on image transformation techniques such as warping </w:t>
      </w:r>
      <w:r w:rsidRPr="00C734F4">
        <w:rPr>
          <w:rFonts w:cs="Times New Roman"/>
          <w:lang w:val="en-GB"/>
        </w:rPr>
        <w:fldChar w:fldCharType="begin" w:fldLock="1"/>
      </w:r>
      <w:r w:rsidR="000465A7">
        <w:rPr>
          <w:rFonts w:cs="Times New Roman"/>
          <w:lang w:val="en-GB"/>
        </w:rPr>
        <w:instrText>ADDIN CSL_CITATION { "citationItems" : [ { "id" : "ITEM-1", "itemData" : { "DOI" : "10.1002/2014JD022357", "ISSN" : "2169897X", "author" : [ { "dropping-particle" : "", "family" : "Levy", "given" : "Adam A. L.", "non-dropping-particle" : "", "parse-names" : false, "suffix" : "" }, { "dropping-particle" : "", "family" : "Jenkinson", "given" : "Mark", "non-dropping-particle" : "", "parse-names" : false, "suffix" : "" }, { "dropping-particle" : "", "family" : "Ingram", "given" : "William", "non-dropping-particle" : "", "parse-names" : false, "suffix" : "" }, { "dropping-particle" : "", "family" : "Allen", "given" : "Myles", "non-dropping-particle" : "", "parse-names" : false, "suffix" : "" } ], "container-title" : "Journal of Geophysical Research: Atmospheres", "id" : "ITEM-1", "issue" : "23", "issued" : { "date-parts" : [ [ "2014", "12", "16" ] ] }, "page" : "13,350-13,369", "title" : "Correcting precipitation feature location in general circulation models", "translator" : [ { "dropping-particle" : "", "family" : "Q5964", "given" : "", "non-dropping-particle" : "", "parse-names" : false, "suffix" : "" } ], "type" : "article-journal", "volume" : "119" }, "uris" : [ "http://www.mendeley.com/documents/?uuid=da2fbc71-0547-4812-937f-ec7887e5e022" ] } ], "mendeley" : { "formattedCitation" : "(Levy et al., 2014a)", "plainTextFormattedCitation" : "(Levy et al., 2014a)", "previouslyFormattedCitation" : "(Levy et al., 2014a)"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(Levy et al., 2014a)</w:t>
      </w:r>
      <w:r w:rsidRPr="00C734F4">
        <w:rPr>
          <w:rFonts w:cs="Times New Roman"/>
          <w:lang w:val="en-GB"/>
        </w:rPr>
        <w:fldChar w:fldCharType="end"/>
      </w:r>
      <w:r w:rsidRPr="00C734F4">
        <w:rPr>
          <w:rFonts w:cs="Times New Roman"/>
          <w:lang w:val="en-GB"/>
        </w:rPr>
        <w:t xml:space="preserve">. By correcting location and seasonal precipitation biases in CMIP5 models, </w:t>
      </w:r>
      <w:r w:rsidRPr="00C734F4">
        <w:rPr>
          <w:rFonts w:cs="Times New Roman"/>
          <w:lang w:val="en-GB"/>
        </w:rPr>
        <w:fldChar w:fldCharType="begin" w:fldLock="1"/>
      </w:r>
      <w:r w:rsidR="000465A7">
        <w:rPr>
          <w:rFonts w:cs="Times New Roman"/>
          <w:lang w:val="en-GB"/>
        </w:rPr>
        <w:instrText>ADDIN CSL_CITATION { "citationItems" : [ { "id" : "ITEM-1", "itemData" : { "DOI" : "10.1002/2014JD022358", "ISSN" : "2169897X", "author" : [ { "dropping-particle" : "", "family" : "Levy", "given" : "Adam A. L.", "non-dropping-particle" : "", "parse-names" : false, "suffix" : "" }, { "dropping-particle" : "", "family" : "Jenkinson", "given" : "Mark", "non-dropping-particle" : "", "parse-names" : false, "suffix" : "" }, { "dropping-particle" : "", "family" : "Ingram", "given" : "William", "non-dropping-particle" : "", "parse-names" : false, "suffix" : "" }, { "dropping-particle" : "", "family" : "Lambert", "given" : "F. Hugo", "non-dropping-particle" : "", "parse-names" : false, "suffix" : "" }, { "dropping-particle" : "", "family" : "Huntingford", "given" : "Chris", "non-dropping-particle" : "", "parse-names" : false, "suffix" : "" }, { "dropping-particle" : "", "family" : "Allen", "given" : "Myles", "non-dropping-particle" : "", "parse-names" : false, "suffix" : "" } ], "container-title" : "Journal of Geophysical Research: Atmospheres", "id" : "ITEM-1", "issue" : "22", "issued" : { "date-parts" : [ [ "2014", "11", "27" ] ] }, "page" : "12,466-12,478", "title" : "Increasing the detectability of external influence on precipitation by correcting feature location in GCMs", "translator" : [ { "dropping-particle" : "", "family" : "Q5963", "given" : "", "non-dropping-particle" : "", "parse-names" : false, "suffix" : "" } ], "type" : "article-journal", "volume" : "119" }, "uris" : [ "http://www.mendeley.com/documents/?uuid=bc43d6eb-52f9-46e0-9f2f-46ce9a2f7fe8" ] } ], "mendeley" : { "formattedCitation" : "(Levy et al., 2014b)", "manualFormatting" : "Levy et al. (2014b)", "plainTextFormattedCitation" : "(Levy et al., 2014b)", "previouslyFormattedCitation" : "(Levy et al., 2014b)"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Levy et al. (2014b)</w:t>
      </w:r>
      <w:r w:rsidRPr="00C734F4">
        <w:rPr>
          <w:rFonts w:cs="Times New Roman"/>
          <w:lang w:val="en-GB"/>
        </w:rPr>
        <w:fldChar w:fldCharType="end"/>
      </w:r>
      <w:r w:rsidRPr="00C734F4">
        <w:rPr>
          <w:rFonts w:cs="Times New Roman"/>
          <w:lang w:val="en-GB"/>
        </w:rPr>
        <w:t xml:space="preserve"> showed that the agreement between observed and fingerprint patterns can be improved, further enhancing the ability to attribute observed precipitation changes to external forcings. The improvement mainly relies on the assumption that precipitation changes are tied to the underlying climatology, which has been shown to be a reasonable assumption in regions of the world where intensification of the hydrological cycle is expected </w:t>
      </w:r>
      <w:r w:rsidRPr="00C734F4">
        <w:rPr>
          <w:rFonts w:cs="Times New Roman"/>
          <w:lang w:val="en-GB"/>
        </w:rPr>
        <w:fldChar w:fldCharType="begin" w:fldLock="1"/>
      </w:r>
      <w:r w:rsidR="000465A7">
        <w:rPr>
          <w:rFonts w:cs="Times New Roman"/>
          <w:lang w:val="en-GB"/>
        </w:rPr>
        <w:instrText>ADDIN CSL_CITATION { "citationItems" : [ { "id" : "ITEM-1", "itemData" : { "DOI" : "10.1175/JCLI3990.1", "ISSN" : "0894-8755",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 ] }, "page" : "5686-5699", "title" : "Robust Responses of the Hydrological Cycle to Global Warming", "translator" : [ { "dropping-particle" : "", "family" : "Q5943", "given" : "", "non-dropping-particle" : "", "parse-names" : false, "suffix" : "" } ], "type" : "article-journal", "volume" : "19" }, "uris" : [ "http://www.mendeley.com/documents/?uuid=1189483c-50ec-4940-af20-c02bf095e008" ] } ], "mendeley" : { "formattedCitation" : "(Held and Soden, 2006)", "plainTextFormattedCitation" : "(Held and Soden, 2006)", "previouslyFormattedCitation" : "(Held and Soden, 2006)"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(Held and Soden, 2006)</w:t>
      </w:r>
      <w:r w:rsidRPr="00C734F4">
        <w:rPr>
          <w:rFonts w:cs="Times New Roman"/>
          <w:lang w:val="en-GB"/>
        </w:rPr>
        <w:fldChar w:fldCharType="end"/>
      </w:r>
      <w:r w:rsidRPr="00C734F4">
        <w:rPr>
          <w:rFonts w:cs="Times New Roman"/>
          <w:lang w:val="en-GB"/>
        </w:rPr>
        <w:t>.</w:t>
      </w:r>
    </w:p>
    <w:p w14:paraId="078B24AC" w14:textId="77777777" w:rsidR="006221C8" w:rsidRPr="00C734F4" w:rsidRDefault="006221C8" w:rsidP="006221C8">
      <w:pPr>
        <w:pStyle w:val="AR6BodyText"/>
        <w:rPr>
          <w:rFonts w:cs="Times New Roman"/>
          <w:lang w:val="en-GB"/>
        </w:rPr>
      </w:pPr>
    </w:p>
    <w:p w14:paraId="000A9A67" w14:textId="77777777" w:rsidR="006221C8" w:rsidRPr="00C734F4" w:rsidRDefault="006221C8" w:rsidP="006221C8">
      <w:pPr>
        <w:pStyle w:val="AR6BodyText"/>
        <w:rPr>
          <w:rFonts w:cs="Times New Roman"/>
          <w:strike/>
          <w:lang w:val="en-GB"/>
        </w:rPr>
      </w:pPr>
      <w:r w:rsidRPr="00C734F4">
        <w:rPr>
          <w:rFonts w:cs="Times New Roman"/>
          <w:lang w:val="en-GB"/>
        </w:rPr>
        <w:t>Importantly, evidence that the models employed in regional-scale attribution are fit for purpose is essential in order to estimate the degree of confidence in the attribution results (Section 10.3.3). For example, models need to be evaluated and assessed in their ability to simulate internal variability modes that are known to be important drivers of regional climate change (Sections 3.7 and 10.3.3.3 and Annexes AIV.2 and AIV.3).  Models are likely to have different performance in different regions and therefore their evaluation needs to be performed in terms of key physical processes and mechanisms relevant to the climate of the region under consideration (Section 10.3.3).</w:t>
      </w:r>
    </w:p>
    <w:p w14:paraId="31D21292" w14:textId="77777777" w:rsidR="006221C8" w:rsidRPr="00C734F4" w:rsidRDefault="006221C8" w:rsidP="006221C8">
      <w:pPr>
        <w:pStyle w:val="AR6BodyText"/>
        <w:rPr>
          <w:rFonts w:cs="Times New Roman"/>
          <w:lang w:val="en-GB"/>
        </w:rPr>
      </w:pPr>
    </w:p>
    <w:p w14:paraId="631F4ADF" w14:textId="77777777" w:rsidR="006221C8" w:rsidRPr="00C734F4" w:rsidRDefault="006221C8" w:rsidP="006221C8">
      <w:pPr>
        <w:pStyle w:val="AR6BodyText"/>
        <w:rPr>
          <w:rFonts w:cs="Times New Roman"/>
          <w:lang w:val="en-GB"/>
        </w:rPr>
      </w:pPr>
      <w:r w:rsidRPr="00C734F4">
        <w:rPr>
          <w:rFonts w:cs="Times New Roman"/>
          <w:lang w:val="en-GB"/>
        </w:rPr>
        <w:t xml:space="preserve">To conclude, there is </w:t>
      </w:r>
      <w:r w:rsidRPr="00C734F4">
        <w:rPr>
          <w:rFonts w:cs="Times New Roman"/>
          <w:i/>
          <w:iCs/>
          <w:lang w:val="en-GB"/>
        </w:rPr>
        <w:t>very</w:t>
      </w:r>
      <w:r w:rsidRPr="00C734F4">
        <w:rPr>
          <w:rFonts w:cs="Times New Roman"/>
          <w:lang w:val="en-GB"/>
        </w:rPr>
        <w:t xml:space="preserve"> </w:t>
      </w:r>
      <w:r w:rsidRPr="00C734F4">
        <w:rPr>
          <w:rFonts w:cs="Times New Roman"/>
          <w:i/>
          <w:iCs/>
          <w:lang w:val="en-GB"/>
        </w:rPr>
        <w:t xml:space="preserve">high confidence </w:t>
      </w:r>
      <w:r w:rsidRPr="00C734F4">
        <w:rPr>
          <w:rFonts w:cs="Times New Roman"/>
          <w:lang w:val="en-GB"/>
        </w:rPr>
        <w:t>(</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high agreement</w:t>
      </w:r>
      <w:r w:rsidRPr="00C734F4">
        <w:rPr>
          <w:rFonts w:cs="Times New Roman"/>
          <w:lang w:val="en-GB"/>
        </w:rPr>
        <w:t xml:space="preserve">) that the use of diverse and independent attribution methods, multiple model ensemble types and observed datasets strengthens the robustness of results of regional-scale attribution studies. Since AR5, multiple SMILEs have provided an </w:t>
      </w:r>
      <w:r w:rsidRPr="00C734F4">
        <w:rPr>
          <w:rFonts w:cs="Times New Roman"/>
          <w:lang w:val="en-GB"/>
        </w:rPr>
        <w:lastRenderedPageBreak/>
        <w:t xml:space="preserve">adequate testbed for new attribution methodologies aimed at separating forced signals from internal variability in observational records as well as small-size single-model ensembles. </w:t>
      </w:r>
    </w:p>
    <w:p w14:paraId="428840B3" w14:textId="77777777" w:rsidR="006221C8" w:rsidRDefault="006221C8" w:rsidP="006221C8">
      <w:pPr>
        <w:pStyle w:val="AR6BodyText"/>
        <w:rPr>
          <w:rFonts w:cs="Times New Roman"/>
          <w:lang w:val="en-GB"/>
        </w:rPr>
      </w:pPr>
      <w:r w:rsidRPr="00C734F4">
        <w:rPr>
          <w:rFonts w:cs="Times New Roman"/>
          <w:lang w:val="en-GB"/>
        </w:rPr>
        <w:t xml:space="preserve"> </w:t>
      </w:r>
    </w:p>
    <w:p w14:paraId="413373E7" w14:textId="77777777" w:rsidR="00A766DC" w:rsidRPr="00C734F4" w:rsidRDefault="00A766DC" w:rsidP="006221C8">
      <w:pPr>
        <w:pStyle w:val="AR6BodyText"/>
        <w:rPr>
          <w:rFonts w:cs="Times New Roman"/>
          <w:lang w:val="en-GB"/>
        </w:rPr>
      </w:pPr>
    </w:p>
    <w:p w14:paraId="72F4B450" w14:textId="77777777" w:rsidR="006221C8" w:rsidRPr="00C734F4" w:rsidRDefault="006221C8" w:rsidP="006221C8">
      <w:pPr>
        <w:pStyle w:val="AR6Chap10Level21011"/>
        <w:rPr>
          <w:lang w:val="en-GB"/>
        </w:rPr>
      </w:pPr>
      <w:bookmarkStart w:id="1227" w:name="_Toc528248965"/>
      <w:bookmarkStart w:id="1228" w:name="_Toc29679448"/>
      <w:bookmarkStart w:id="1229" w:name="_Toc30602415"/>
      <w:bookmarkStart w:id="1230" w:name="_Toc70454760"/>
      <w:r w:rsidRPr="00C734F4">
        <w:rPr>
          <w:lang w:val="en-GB"/>
        </w:rPr>
        <w:t>Regional Climate Change Attribution Examples</w:t>
      </w:r>
      <w:bookmarkEnd w:id="1227"/>
      <w:bookmarkEnd w:id="1228"/>
      <w:bookmarkEnd w:id="1229"/>
      <w:bookmarkEnd w:id="1230"/>
    </w:p>
    <w:p w14:paraId="30B663D1" w14:textId="77777777" w:rsidR="006221C8" w:rsidRPr="00C734F4" w:rsidRDefault="006221C8" w:rsidP="006221C8">
      <w:pPr>
        <w:pStyle w:val="AR6BodyText"/>
        <w:rPr>
          <w:lang w:val="en-GB"/>
        </w:rPr>
      </w:pPr>
    </w:p>
    <w:p w14:paraId="60200970" w14:textId="77777777" w:rsidR="006221C8" w:rsidRPr="00C734F4" w:rsidRDefault="006221C8" w:rsidP="006221C8">
      <w:pPr>
        <w:pStyle w:val="AR6BodyText"/>
        <w:rPr>
          <w:rFonts w:cs="Times New Roman"/>
          <w:lang w:val="en-GB"/>
        </w:rPr>
      </w:pPr>
      <w:r w:rsidRPr="00C734F4">
        <w:rPr>
          <w:rFonts w:cs="Times New Roman"/>
          <w:lang w:val="en-GB"/>
        </w:rPr>
        <w:t>This section focuses on three illustrative examples that span different regions, time scales, attribution methods, without aiming at being comprehensive. These examples illustrate attribution statements that are based upon multiple lines of evidence, combining multiple observational data sets, different generations and types of models, process understanding and assessment of various sources of uncertainty. Detection and attribution assessments for all AR6 regions and specific variables can be found in the Atlas.</w:t>
      </w:r>
    </w:p>
    <w:p w14:paraId="4816F696" w14:textId="77777777" w:rsidR="006221C8" w:rsidRPr="00C734F4" w:rsidRDefault="006221C8" w:rsidP="006221C8">
      <w:pPr>
        <w:pStyle w:val="AR6BodyText"/>
        <w:rPr>
          <w:lang w:val="en-GB"/>
        </w:rPr>
      </w:pPr>
    </w:p>
    <w:p w14:paraId="33FEBDB9" w14:textId="77777777" w:rsidR="006221C8" w:rsidRPr="00C734F4" w:rsidRDefault="006221C8" w:rsidP="006221C8">
      <w:pPr>
        <w:pStyle w:val="AR6BodyText"/>
        <w:rPr>
          <w:lang w:val="en-GB"/>
        </w:rPr>
      </w:pPr>
    </w:p>
    <w:p w14:paraId="4EC124E5" w14:textId="77777777" w:rsidR="006221C8" w:rsidRPr="00C734F4" w:rsidRDefault="006221C8" w:rsidP="006221C8">
      <w:pPr>
        <w:pStyle w:val="AR6Chap10Level310111"/>
        <w:rPr>
          <w:lang w:val="en-GB"/>
        </w:rPr>
      </w:pPr>
      <w:bookmarkStart w:id="1231" w:name="_Toc30602416"/>
      <w:bookmarkStart w:id="1232" w:name="_Toc70454761"/>
      <w:r w:rsidRPr="00C734F4">
        <w:rPr>
          <w:lang w:val="en-GB"/>
        </w:rPr>
        <w:t>The Sahel and West African monsoon drought and recovery</w:t>
      </w:r>
      <w:bookmarkEnd w:id="1231"/>
      <w:bookmarkEnd w:id="1232"/>
    </w:p>
    <w:p w14:paraId="62B131FE" w14:textId="77777777" w:rsidR="006221C8" w:rsidRPr="00C734F4" w:rsidRDefault="006221C8" w:rsidP="006221C8">
      <w:pPr>
        <w:pStyle w:val="AR6BodyText"/>
        <w:rPr>
          <w:rFonts w:cs="Times New Roman"/>
          <w:lang w:val="en-GB"/>
        </w:rPr>
      </w:pPr>
    </w:p>
    <w:p w14:paraId="42D7BE15" w14:textId="49B26059" w:rsidR="006221C8" w:rsidRPr="00C734F4" w:rsidRDefault="006221C8" w:rsidP="006221C8">
      <w:pPr>
        <w:pStyle w:val="AR6BodyText"/>
        <w:rPr>
          <w:rFonts w:cs="Times New Roman"/>
          <w:lang w:val="en-GB"/>
        </w:rPr>
      </w:pPr>
      <w:r w:rsidRPr="00C734F4">
        <w:rPr>
          <w:rFonts w:cs="Times New Roman"/>
          <w:lang w:val="en-GB"/>
        </w:rPr>
        <w:t xml:space="preserve">The Sahel, fed by the West African monsoon, has experienced severe decadal rainfall variations (Figure 10.11a). Abundant rainfall in the 1950s–1960s was followed by a large negative trend (Figure 10.11b) until at least the 1980s, over which annual rainfall fell by 20–30% </w:t>
      </w:r>
      <w:r w:rsidRPr="00C734F4">
        <w:rPr>
          <w:rFonts w:cs="Times New Roman"/>
          <w:lang w:val="en-GB"/>
        </w:rPr>
        <w:fldChar w:fldCharType="begin" w:fldLock="1"/>
      </w:r>
      <w:r w:rsidR="000465A7">
        <w:rPr>
          <w:rFonts w:cs="Times New Roman"/>
          <w:lang w:val="en-GB"/>
        </w:rPr>
        <w:instrText>ADDIN CSL_CITATION { "citationItems" : [ { "id" : "ITEM-1", "itemData" : { "DOI" : "10.1016/S0959-3780(00)00042-X", "ISSN" : "09593780", "author" : [ { "dropping-particle" : "", "family" : "Hulme", "given" : "Mike", "non-dropping-particle" : "", "parse-names" : false, "suffix" : "" } ], "container-title" : "Global Environmental Change", "id" : "ITEM-1", "issue" : "1", "issued" : { "date-parts" : [ [ "2001", "4" ] ] }, "page" : "19-29", "title" : "Climatic perspectives on Sahelian desiccation: 1973\u20131998", "translator" : [ { "dropping-particle" : "", "family" : "Q4318", "given" : "", "non-dropping-particle" : "", "parse-names" : false, "suffix" : "" } ], "type" : "article-journal", "volume" : "11" }, "uris" : [ "http://www.mendeley.com/documents/?uuid=9034d2cd-d873-477b-a18c-240246bf06a4" ] } ], "mendeley" : { "formattedCitation" : "(Hulme, 2001)", "plainTextFormattedCitation" : "(Hulme, 2001)", "previouslyFormattedCitation" : "(Hulme, 2001)"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(Hulme, 2001)</w:t>
      </w:r>
      <w:r w:rsidRPr="00C734F4">
        <w:rPr>
          <w:rFonts w:cs="Times New Roman"/>
          <w:lang w:val="en-GB"/>
        </w:rPr>
        <w:fldChar w:fldCharType="end"/>
      </w:r>
      <w:r w:rsidRPr="00C734F4">
        <w:rPr>
          <w:rFonts w:cs="Times New Roman"/>
          <w:lang w:val="en-GB"/>
        </w:rPr>
        <w:t xml:space="preserve">. The subsequent partial recovery </w:t>
      </w:r>
      <w:r w:rsidRPr="00C734F4">
        <w:rPr>
          <w:rFonts w:cs="Times New Roman"/>
          <w:lang w:val="en-GB"/>
        </w:rPr>
        <w:fldChar w:fldCharType="begin" w:fldLock="1"/>
      </w:r>
      <w:r w:rsidR="000465A7">
        <w:rPr>
          <w:rFonts w:cs="Times New Roman"/>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"plainTextFormattedCitation" : "(Wang et al., 2020)", "previouslyFormattedCitation" : "(Wang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(Wang et al., 2020)</w:t>
      </w:r>
      <w:r w:rsidRPr="00C734F4">
        <w:rPr>
          <w:rFonts w:cs="Times New Roman"/>
          <w:lang w:val="en-GB"/>
        </w:rPr>
        <w:fldChar w:fldCharType="end"/>
      </w:r>
      <w:r w:rsidRPr="00C734F4">
        <w:rPr>
          <w:rFonts w:cs="Times New Roman"/>
          <w:lang w:val="en-GB"/>
        </w:rPr>
        <w:t xml:space="preserve"> is more uncertain: rain-gauge studies suggest a return to long-term positive anomalies in the western Sahel in the early 2000s </w:t>
      </w:r>
      <w:r w:rsidRPr="00C734F4">
        <w:rPr>
          <w:rFonts w:cs="Times New Roman"/>
          <w:lang w:val="en-GB"/>
        </w:rPr>
        <w:fldChar w:fldCharType="begin" w:fldLock="1"/>
      </w:r>
      <w:r w:rsidR="000465A7">
        <w:rPr>
          <w:rFonts w:cs="Times New Roman"/>
          <w:lang w:val="en-GB"/>
        </w:rPr>
        <w:instrText>ADDIN CSL_CITATION { "citationItems" : [ { "id" : "ITEM-1", "itemData" : { "DOI" : "10.1088/1748-9326/aac334", "ISSN" : "1748-9326", "abstract" : "An anticipated consequence of ongoing global warming is the intensification of the rainfall regimes meaning longer dry spells and heavier precipitation when it rains, with potentially high hydrological and socio-economic impacts. The semi-arid regions of the intertropical band, such as the Sahel, are facing particularly serious challenges in this respect since their population is strongly vulnerable to extreme climatic events. Detecting long term trends in the Sahelian rainfall regime is thus of great societal importance, while being scientifically challenging because datasets allowing for such detection studies are rare in this region. This study addresses this challenge by making use of a large set of daily rain gauge data covering the Sahel (defined in this study as extending from 20\u00b0W\u201310\u00b0E and from 11\u00b0N\u201318\u00b0N) since 1950, combined with an unparalleled 5 minute rainfall observations available since 1990 over the AMMA-CATCH Niger observatory. The analysis of the daily data leads to the assertion that a hydro-climatic intensification is actually taking place in the Sahel, with an increasing mean intensity of rainy days associated with a higher frequency of heavy rainfall. This leads in turn to highlight that the return to wetter annual rainfall conditions since the beginning of the 2000s\u2014succeeding the 1970\u20132000 drought\u2014is by no mean a recovery towards the much smoother regime that prevailed during the 1950s and 1960s. It also provides a vision of the contrasts existing between the West Sahel and the East Sahel, the East Sahel experiencing a stronger increase of extreme rainfall. This regional vision is complemented by a local study at sub-daily timescales carried out thanks to the 5 minute rainfall series of the AMMA-CATCH Niger observatory (12000 km2). The increasing intensity of extreme rainfall is also visible at sub-daily timescales, the annual maximum intensities have increased at an average rate of 2%\u20136% per decade since 1990 for timescales ranging from 5 min to 1 hour. Both visions\u2014regional/long term/daily on the one hand, and local/27/years/sub-daily, on the other\u2014converge to the conclusion that, rather than a rainfall recovery, the Sahel is experiencing a new era of climate extremes that roughly started at the beginning of this century.", "author" : [ { "dropping-particle" : "", "family" : "Panthou", "given" : "G", "non-dropping-particle" : "", "parse-names" : false, "suffix" : "" }, { "dropping-particle" : "", "family" : "Lebel", "given" : "T", "non-dropping-particle" : "", "parse-names" : false, "suffix" : "" }, { "dropping-particle" : "", "family" : "Vischel", "given" : "T", "non-dropping-particle" : "", "parse-names" : false, "suffix" : "" }, { "dropping-particle" : "", "family" : "Quantin", "given" : "G", "non-dropping-particle" : "", "parse-names" : false, "suffix" : "" }, { "dropping-particle" : "", "family" : "Sane", "given" : "Y", "non-dropping-particle" : "", "parse-names" : false, "suffix" : "" }, { "dropping-particle" : "", "family" : "Ba", "given" : "A", "non-dropping-particle" : "", "parse-names" : false, "suffix" : "" }, { "dropping-particle" : "", "family" : "Ndiaye", "given" : "O", "non-dropping-particle" : "", "parse-names" : false, "suffix" : "" }, { "dropping-particle" : "", "family" : "Diongue-Niang", "given" : "A", "non-dropping-particle" : "", "parse-names" : false, "suffix" : "" }, { "dropping-particle" : "", "family" : "Diopkane", "given" : "M", "non-dropping-particle" : "", "parse-names" : false, "suffix" : "" } ], "container-title" : "Environmental Research Letters", "id" : "ITEM-1", "issue" : "6", "issued" : { "date-parts" : [ [ "2018", "6", "1" ] ] }, "page" : "064013", "title" : "Rainfall intensification in tropical semi-arid regions: the Sahelian case", "translator" : [ { "dropping-particle" : "", "family" : "Q5439", "given" : "", "non-dropping-particle" : "", "parse-names" : false, "suffix" : "" } ], "type" : "article-journal", "volume" : "13" }, "uris" : [ "http://www.mendeley.com/documents/?uuid=33625f94-cf90-4bd5-aaf3-d9a237cb8de6" ] } ], "mendeley" : { "formattedCitation" : "(Panthou et al., 2018)", "plainTextFormattedCitation" : "(Panthou et al., 2018)", "previouslyFormattedCitation" : "(Panthou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(Panthou et al., 2018)</w:t>
      </w:r>
      <w:r w:rsidRPr="00C734F4">
        <w:rPr>
          <w:rFonts w:cs="Times New Roman"/>
          <w:lang w:val="en-GB"/>
        </w:rPr>
        <w:fldChar w:fldCharType="end"/>
      </w:r>
      <w:r w:rsidRPr="00C734F4">
        <w:rPr>
          <w:rFonts w:cs="Times New Roman"/>
          <w:lang w:val="en-GB"/>
        </w:rPr>
        <w:t xml:space="preserve">, while </w:t>
      </w:r>
      <w:r w:rsidRPr="00C734F4">
        <w:rPr>
          <w:lang w:val="en-GB"/>
        </w:rPr>
        <w:t xml:space="preserve">CHIRPS merged satellite/gauge data show a wetter western Sahel since 1981 </w:t>
      </w:r>
      <w:del w:id="1233" w:author="Robin Matthews" w:date="2021-07-11T17:18:00Z">
        <w:r w:rsidRPr="00C734F4" w:rsidDel="006A382E">
          <w:rPr>
            <w:lang w:val="en-GB"/>
          </w:rPr>
          <w:delText>(</w:delText>
        </w:r>
      </w:del>
      <w:commentRangeStart w:id="1234"/>
      <w:r w:rsidRPr="00C734F4">
        <w:rPr>
          <w:rFonts w:cs="Times New Roman"/>
          <w:lang w:val="en-GB"/>
        </w:rPr>
        <w:fldChar w:fldCharType="begin" w:fldLock="1"/>
      </w:r>
      <w:ins w:id="1235" w:author="Robin Matthews" w:date="2021-07-11T17:18:00Z">
        <w:r w:rsidR="006A382E">
          <w:rPr>
            <w:rFonts w:cs="Times New Roman"/>
            <w:lang w:val="en-GB"/>
          </w:rPr>
          <w:instrText>ADDIN CSL_CITATION { "citationItems" : [ { "id" : "ITEM-1", "itemData" : { "DOI" : "10.3354/cr01515", "ISSN" : "0936-577X", "abstract" : "Over the twentieth century, Sahel rainfall has undergone extreme variations on a decadal timescale. This study investigated the recent precipitation changes in West African Sahel using a high-resolution Climate Hazards Group InfraRed Precipitation with Station (CHIRPS) product over the period 1981\u22122014. We found that the recent increase in precipitation results prin- cipally from an increase in the number of wet days (+10 d compared to the normal) over the entire West African Sahel band, along with an increase in the precipitation intensity over the central part of the West African Sahel (+ 3 mm d\u22121). However, this overall increase in precipitation is associated with dry spells that are becoming more frequent but on average shorter over the entire West African Sahel band (on average by 30%), and with precipitation intensity that is decreasing (around 3 mm d\u22121 during the study period) in the western part of the West African Sahel (Senegal). Such reorganization (i.e. weaker but more frequent precipitation) is expected to be beneficial for agriculture and society, reducing the likelihood of both flooding and droughts.", "author" : [ { "dropping-particle" : "", "family" : "Bichet", "given" : "A", "non-dropping-particle" : "", "parse-names" : false, "suffix" : "" }, { "dropping-particle" : "", "family" : "Diedhiou", "given" : "A", "non-dropping-particle" : "", "parse-names" : false, "suffix" : "" } ], "container-title" : "Climate Research", "id" : "ITEM-1", "issue" : "2", "issued" : { "date-parts" : [ [ "2018", "7", "2" ] ] }, "page" : "155-162", "title" : "West African Sahel has become wetter during the last 30 years, but dry spells are shorter and more frequent", "translator" : [ { "dropping-particle" : "", "family" : "Q5717", "given" : "", "non-dropping-particle" : "", "parse-names" : false, "suffix" : "" } ], "type" : "article-journal", "volume" : "75" }, "uris" : [ "http://www.mendeley.com/documents/?uuid=4ae2d2c8-7d01-43d1-b255-a7d59cb7977e" ] }, { "id" : "ITEM-2", "itemData" : { "DOI" : "10.3354/cr01537", "ISSN" : "0936-577X", "abstract" : "Since the 1990s, rainfall has been reported to increase over the Gulf of Guinea. In light of the devastating floods that have occurred since then over the coastal areas of this region, this study aims to better characterize the recent trends in precipitation there. We used the Climate Hazards Group InfraRed Precipitation with Station (CHIRPS) product, a new observational rainfall dataset that covers the period 1981-2014 at high resolution and daily time steps. During the first rainy season (April-June), we find that the lack of significant trend observed in mean precipitation hides a trend towards less frequent but more intense rainfall along the coast of the Gulf of Guinea, which is expected to increase the likelihood of flooding and droughts, and fits with the recent increase in devastating floods. Over the north however (be tween 7\u00b0 and 12.5\u00b0 N), rainfall has become more frequent and less intense, which is expected to decrease the likelihood of flooding and droughts. During the second rainy season (September-November), we find that the clear increase in mean precipitation observed between 5\u00b0 and 12.5\u00b0N results from an increase in precipitation intensity and frequency, while over southern Cameroon, the decrease in mean precipitation hides a trend towards less frequent but more intense rainfall. In both seasons, the average duration of wet spells has greatly decreased along the coast, in favor of more numerous and more intense isolated wet days.", "author" : [ { "dropping-particle" : "", "family" : "Bichet", "given" : "A", "non-dropping-particle" : "", "parse-names" : false, "suffix" : "" }, { "dropping-particle" : "", "family" : "Diedhiou", "given" : "A", "non-dropping-particle" : "", "parse-names" : false, "suffix" : "" } ], "container-title" : "Climate Research", "id" : "ITEM-2", "issue" : "3", "issued" : { "date-parts" : [ [ "2018", "10", "25" ] ] }, "page" : "191-201", "title" : "Less frequent and more intense rainfall along the coast of the Gulf of Guinea in West and Central Africa (1981-2014)", "translator" : [ { "dropping-particle" : "", "family" : "Q5716", "given" : "", "non-dropping-particle" : "", "parse-names" : false, "suffix" : "" } ], "type" : "article-journal", "volume" : "76" }, "uris" : [ "http://www.mendeley.com/documents/?uuid=58bdde2b-3894-44e9-bded-aa64f456da7f" ] } ], "mendeley" : { "formattedCitation" : "(Bichet and Diedhiou, 2018b, 2018a)", "manualFormatting" : "(Bichet and Diedhiou, 2018a, b)", "plainTextFormattedCitation" : "(Bichet and Diedhiou, 2018b, 2018a)", "previouslyFormattedCitation" : "(Bichet and Diedhiou, 2018b, 2018a)" }, "properties" : { "noteIndex" : 0 }, "schema" : "https://github.com/citation-style-language/schema/raw/master/csl-citation.json" }</w:instrText>
        </w:r>
      </w:ins>
      <w:del w:id="1236" w:author="Robin Matthews" w:date="2021-07-11T17:18:00Z">
        <w:r w:rsidR="000465A7" w:rsidDel="006A382E">
          <w:rPr>
            <w:rFonts w:cs="Times New Roman"/>
            <w:lang w:val="en-GB"/>
          </w:rPr>
          <w:delInstrText>ADDIN CSL_CITATION { "citationItems" : [ { "id" : "ITEM-1", "itemData" : { "DOI" : "10.3354/cr01515", "ISSN" : "0936-577X", "abstract" : "Over the twentieth century, Sahel rainfall has undergone extreme variations on a decadal timescale. This study investigated the recent precipitation changes in West African Sahel using a high-resolution Climate Hazards Group InfraRed Precipitation with Station (CHIRPS) product over the period 1981\u22122014. We found that the recent increase in precipitation results prin- cipally from an increase in the number of wet days (+10 d compared to the normal) over the entire West African Sahel band, along with an increase in the precipitation intensity over the central part of the West African Sahel (+ 3 mm d\u22121). However, this overall increase in precipitation is associated with dry spells that are becoming more frequent but on average shorter over the entire West African Sahel band (on average by 30%), and with precipitation intensity that is decreasing (around 3 mm d\u22121 during the study period) in the western part of the West African Sahel (Senegal). Such reorganization (i.e. weaker but more frequent precipitation) is expected to be beneficial for agriculture and society, reducing the likelihood of both flooding and droughts.", "author" : [ { "dropping-particle" : "", "family" : "Bichet", "given" : "A", "non-dropping-particle" : "", "parse-names" : false, "suffix" : "" }, { "dropping-particle" : "", "family" : "Diedhiou", "given" : "A", "non-dropping-particle" : "", "parse-names" : false, "suffix" : "" } ], "container-title" : "Climate Research", "id" : "ITEM-1", "issue" : "2", "issued" : { "date-parts" : [ [ "2018", "7", "2" ] ] }, "page" : "155-162", "title" : "West African Sahel has become wetter during the last 30 years, but dry spells are shorter and more frequent", "translator" : [ { "dropping-particle" : "", "family" : "Q5717", "given" : "", "non-dropping-particle" : "", "parse-names" : false, "suffix" : "" } ], "type" : "article-journal", "volume" : "75" }, "uris" : [ "http://www.mendeley.com/documents/?uuid=4ae2d2c8-7d01-43d1-b255-a7d59cb7977e" ] }, { "id" : "ITEM-2", "itemData" : { "DOI" : "10.3354/cr01537", "ISSN" : "0936-577X", "abstract" : "Since the 1990s, rainfall has been reported to increase over the Gulf of Guinea. In light of the devastating floods that have occurred since then over the coastal areas of this region, this study aims to better characterize the recent trends in precipitation there. We used the Climate Hazards Group InfraRed Precipitation with Station (CHIRPS) product, a new observational rainfall dataset that covers the period 1981-2014 at high resolution and daily time steps. During the first rainy season (April-June), we find that the lack of significant trend observed in mean precipitation hides a trend towards less frequent but more intense rainfall along the coast of the Gulf of Guinea, which is expected to increase the likelihood of flooding and droughts, and fits with the recent increase in devastating floods. Over the north however (be tween 7\u00b0 and 12.5\u00b0 N), rainfall has become more frequent and less intense, which is expected to decrease the likelihood of flooding and droughts. During the second rainy season (September-November), we find that the clear increase in mean precipitation observed between 5\u00b0 and 12.5\u00b0N results from an increase in precipitation intensity and frequency, while over southern Cameroon, the decrease in mean precipitation hides a trend towards less frequent but more intense rainfall. In both seasons, the average duration of wet spells has greatly decreased along the coast, in favor of more numerous and more intense isolated wet days.", "author" : [ { "dropping-particle" : "", "family" : "Bichet", "given" : "A", "non-dropping-particle" : "", "parse-names" : false, "suffix" : "" }, { "dropping-particle" : "", "family" : "Diedhiou", "given" : "A", "non-dropping-particle" : "", "parse-names" : false, "suffix" : "" } ], "container-title" : "Climate Research", "id" : "ITEM-2", "issue" : "3", "issued" : { "date-parts" : [ [ "2018", "10", "25" ] ] }, "page" : "191-201", "title" : "Less frequent and more intense rainfall along the coast of the Gulf of Guinea in West and Central Africa (1981-2014)", "translator" : [ { "dropping-particle" : "", "family" : "Q5716", "given" : "", "non-dropping-particle" : "", "parse-names" : false, "suffix" : "" } ], "type" : "article-journal", "volume" : "76" }, "uris" : [ "http://www.mendeley.com/documents/?uuid=58bdde2b-3894-44e9-bded-aa64f456da7f" ] } ], "mendeley" : { "formattedCitation" : "(Bichet and Diedhiou, 2018b, 2018a)", "manualFormatting" : "Bichet and Diedhiou, 2018b, 2018a)", "plainTextFormattedCitation" : "(Bichet and Diedhiou, 2018b, 2018a)", "previouslyFormattedCitation" : "(Bichet and Diedhiou, 2018b, 2018a)" }, "properties" : { "noteIndex" : 0 }, "schema" : "https://github.com/citation-style-language/schema/raw/master/csl-citation.json" }</w:delInstrText>
        </w:r>
      </w:del>
      <w:r w:rsidRPr="00C734F4">
        <w:rPr>
          <w:rFonts w:cs="Times New Roman"/>
          <w:lang w:val="en-GB"/>
        </w:rPr>
        <w:fldChar w:fldCharType="separate"/>
      </w:r>
      <w:del w:id="1237" w:author="Robin Matthews" w:date="2021-07-11T17:18:00Z">
        <w:r w:rsidR="00E41CA2" w:rsidDel="006A382E">
          <w:rPr>
            <w:rFonts w:cs="Times New Roman"/>
            <w:noProof/>
            <w:lang w:val="en-GB"/>
          </w:rPr>
          <w:delText>B</w:delText>
        </w:r>
      </w:del>
      <w:ins w:id="1238" w:author="Robin Matthews" w:date="2021-07-11T17:18:00Z">
        <w:r w:rsidR="006A382E">
          <w:rPr>
            <w:rFonts w:cs="Times New Roman"/>
            <w:noProof/>
            <w:lang w:val="en-GB"/>
          </w:rPr>
          <w:t>(B</w:t>
        </w:r>
      </w:ins>
      <w:r w:rsidR="00E41CA2">
        <w:rPr>
          <w:rFonts w:cs="Times New Roman"/>
          <w:noProof/>
          <w:lang w:val="en-GB"/>
        </w:rPr>
        <w:t>ichet and Diedhiou, 2018</w:t>
      </w:r>
      <w:del w:id="1239" w:author="Robin Matthews" w:date="2021-07-11T17:18:00Z">
        <w:r w:rsidR="00E41CA2" w:rsidDel="006A382E">
          <w:rPr>
            <w:rFonts w:cs="Times New Roman"/>
            <w:noProof/>
            <w:lang w:val="en-GB"/>
          </w:rPr>
          <w:delText>b</w:delText>
        </w:r>
      </w:del>
      <w:ins w:id="1240" w:author="Robin Matthews" w:date="2021-07-11T17:18:00Z">
        <w:r w:rsidR="006A382E">
          <w:rPr>
            <w:rFonts w:cs="Times New Roman"/>
            <w:noProof/>
            <w:lang w:val="en-GB"/>
          </w:rPr>
          <w:t>a, b</w:t>
        </w:r>
      </w:ins>
      <w:del w:id="1241" w:author="Robin Matthews" w:date="2021-07-11T17:18:00Z">
        <w:r w:rsidR="00E41CA2" w:rsidDel="006A382E">
          <w:rPr>
            <w:rFonts w:cs="Times New Roman"/>
            <w:noProof/>
            <w:lang w:val="en-GB"/>
          </w:rPr>
          <w:delText>, 2018a</w:delText>
        </w:r>
      </w:del>
      <w:r w:rsidR="00E41CA2">
        <w:rPr>
          <w:rFonts w:cs="Times New Roman"/>
          <w:noProof/>
          <w:lang w:val="en-GB"/>
        </w:rPr>
        <w:t>)</w:t>
      </w:r>
      <w:r w:rsidRPr="00C734F4">
        <w:rPr>
          <w:rFonts w:cs="Times New Roman"/>
          <w:lang w:val="en-GB"/>
        </w:rPr>
        <w:fldChar w:fldCharType="end"/>
      </w:r>
      <w:commentRangeEnd w:id="1234"/>
      <w:r w:rsidR="00E41CA2">
        <w:rPr>
          <w:rStyle w:val="CommentReference"/>
          <w:rFonts w:asciiTheme="minorHAnsi" w:eastAsiaTheme="minorHAnsi" w:hAnsiTheme="minorHAnsi"/>
          <w:lang w:eastAsia="en-US"/>
        </w:rPr>
        <w:commentReference w:id="1234"/>
      </w:r>
      <w:r w:rsidRPr="00C734F4">
        <w:rPr>
          <w:rFonts w:cs="Times New Roman"/>
          <w:lang w:val="en-GB"/>
        </w:rPr>
        <w:t xml:space="preserve">. The recovery has been more significant over the central rather than the western Sahel </w:t>
      </w:r>
      <w:bookmarkStart w:id="1242" w:name="_Hlk76916373"/>
      <w:ins w:id="1243" w:author="Robin Matthews" w:date="2021-07-11T17:20:00Z">
        <w:r w:rsidR="006A382E">
          <w:rPr>
            <w:rFonts w:cs="Times New Roman"/>
          </w:rPr>
          <w:fldChar w:fldCharType="begin" w:fldLock="1"/>
        </w:r>
        <w:r w:rsidR="006A382E">
          <w:rPr>
            <w:rFonts w:cs="Times New Roman"/>
          </w:rPr>
          <w: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"http://www.mendeley.com/documents/?uuid=75ee3d3b-1487-4dd0-a8af-1496fac359c2" ] }, { "id" : "ITEM-2", "itemData" : { "DOI" : "10.1002/joc.4309", "ISBN" : "1097-0088", "ISSN" : "10970088", "abstract" : "Using daily (monthly) rainfall data from 167 (254) stations across West Africa with at least 80% data availability for the 31-year period 1980-2010 and the gridded African Rainfall Climatology Version 2 (ARC2) for the period 1983-2010, linear trends in yearly and monthly rainfall totals were investigated. Measures of the Expert Team on Climate Change Detection and Indices (ETCCDI) and two rainy season onset and retreat definitions were employed to assess the corresponding trends in frequency and intensity of daily rainfall and changes to monsoon season length. A rotated Empirical Orthogonal Function analysis yielded two homogeneous rainfall regions, the Sahel and Guinea Coast, in terms of interannual to decadal rainfall variability, and this led to analysis of station data and Standardised Precipitation Index for the two regions. Results show that the majority of stations in the Sahel between the West Coast and 15\u00b0E shows a statistically significant positive rainfall trend for annual totals. The August-October period exhibits the largest rainfall recovery in the Sahel and the date of the retreat of the rainy season significantly moved later into the year by 2 days decade-1. The recovery is reflected both in more rainy days associated with longer wet spell duration and more extreme rainfall events. Trends along the Guinea Coast are weak and non-significant except for extreme rainfall related indices. This missing significance is partly related to the hiatus in rainfall increase in the 1990s, but also to the larger interannual rainfall variability. However, the tendency towards a more intense second rainy season suggests a later withdrawal of rains from the West African subcontinent. ARC2 trends are broadly consistent where ground calibration was undertaken, but are dubious for Nigeria and Ghana, and especially for the Guinea, Jos and Cameroon Line highlands due to missing gauge data.", "author" : [ { "dropping-particle" : "", "family" : "Sanogo", "given" : "Souleymane", "non-dropping-particle" : "", "parse-names" : false, "suffix" : "" }, { "dropping-particle" : "", "family" : "Fink", "given" : "Andreas H.", "non-dropping-particle" : "", "parse-names" : false, "suffix" : "" }, { "dropping-particle" : "", "family" : "Omotosho", "given" : "Jerome A.", "non-dropping-particle" : "", "parse-names" : false, "suffix" : "" }, { "dropping-particle" : "", "family" : "Ba", "given" : "Abdramane", "non-dropping-particle" : "", "parse-names" : false, "suffix" : "" }, { "dropping-particle" : "", "family" : "Redl", "given" : "Robert", "non-dropping-particle" : "", "parse-names" : false, "suffix" : "" }, { "dropping-particle" : "", "family" : "Ermert", "given" : "Volker", "non-dropping-particle" : "", "parse-names" : false, "suffix" : "" } ], "container-title" : "International Journal of Climatology", "id" : "ITEM-2", "issue" : "15", "issued" : { "date-parts" : [ [ "2015" ] ] }, "page" : "4589-4605", "title" : "Spatio-temporal characteristics of the recent rainfall recovery in West Africa", "translator" : [ { "dropping-particle" : "", "family" : "Q4000", "given" : "", "non-dropping-particle" : "", "parse-names" : false, "suffix" : "" } ], "type" : "article-journal", "volume" : "35" }, "uris" : [ "http://www.mendeley.com/documents/?uuid=a592d530-1a6c-314b-8e5e-3a8140d9b9a5", "http://www.mendeley.com/documents/?uuid=5d2a8392-fd36-4e19-acb8-d2553b20313d" ] }, { "id" : "ITEM-3", "itemData" : { "DOI" : "10.1002/2015GL065765", "ISBN" : "1944-8007", "ISSN" : "00948276", "abstract" : "Multiple observational data sets and atmosphere-only simulations from the Coupled Model Intercomparison Project Phase 5 are analyzed to characterize recent rainfall variability and trends over Africa focusing on 1983\u20132010. Data sets exhibiting spurious variability, linked in part to a reduction in rain gauge density, were identified. The remaining observations display coherent increases in annual Sahel rainfall (29 to 43 mm yr \u00c01 per decade), decreases in March\u2013May East African rainfall (\u00c014 to \u00c065 mm yr \u00c01 per decade), and increases in annual Southern Africa rainfall (32 to 41 mm yr \u00c01 per decade). However, Central Africa annual rainfall trends vary in sign (\u00c010 to +39 mm yr \u00c01 per decade). For Southern Africa, observed and sea surface temperature (SST)-forced model simulated rainfall variability are significantly correlated (r~0.5) and linked to SST patterns associated with recent strengthening of the Pacific Walker circulation.", "author" : [ { "dropping-particle" : "", "family" : "Maidment", "given" : "Ross I.", "non-dropping-particle" : "", "parse-names" : false, "suffix" : "" }, { "dropping-particle" : "", "family" : "Allan", "given" : "Richard P.", "non-dropping-particle" : "", "parse-names" : false, "suffix" : "" }, { "dropping-particle" : "", "family" : "Black", "given" : "Emily", "non-dropping-particle" : "", "parse-names" : false, "suffix" : "" } ], "container-title" : "Geophysical Research Letters", "id" : "ITEM-3", "issue" : "19", "issued" : { "date-parts" : [ [ "2015", "10", "16" ] ] }, "page" : "8155-8164", "title" : "Recent observed and simulated changes in precipitation over Africa", "translator" : [ { "dropping-particle" : "", "family" : "Q5569", "given" : "", "non-dropping-particle" : "", "parse-names" : false, "suffix" : "" } ], "type" : "article-journal", "volume" : "42" }, "uris" : [ "http://www.mendeley.com/documents/?uuid=d2739281-f6b9-4fc3-8412-728615395c1c" ] } ], "mendeley" : { "formattedCitation" : "(Lebel and Ali, 2009; Maidment et al., 2015; Sanogo et al., 2015)", "plainTextFormattedCitation" : "(Lebel and Ali, 2009; Maidment et al., 2015; Sanogo et al., 2015)" }, "properties" : { "noteIndex" : 0 }, "schema" : "https://github.com/citation-style-language/schema/raw/master/csl-citation.json" }</w:instrText>
        </w:r>
        <w:r w:rsidR="006A382E">
          <w:rPr>
            <w:rFonts w:cs="Times New Roman"/>
          </w:rPr>
          <w:fldChar w:fldCharType="separate"/>
        </w:r>
        <w:r w:rsidR="006A382E" w:rsidRPr="00FF4185">
          <w:rPr>
            <w:rFonts w:cs="Times New Roman"/>
            <w:noProof/>
          </w:rPr>
          <w:t>(Lebel and Ali, 2009; Maidment et al., 2015; Sanogo et al., 2015)</w:t>
        </w:r>
        <w:r w:rsidR="006A382E">
          <w:rPr>
            <w:rFonts w:cs="Times New Roman"/>
          </w:rPr>
          <w:fldChar w:fldCharType="end"/>
        </w:r>
      </w:ins>
      <w:commentRangeStart w:id="1244"/>
      <w:del w:id="1245" w:author="Robin Matthews" w:date="2021-07-11T17:20:00Z">
        <w:r w:rsidRPr="00C734F4" w:rsidDel="006A382E">
          <w:rPr>
            <w:rFonts w:cs="Times New Roman"/>
            <w:lang w:val="en-GB"/>
          </w:rPr>
          <w:fldChar w:fldCharType="begin" w:fldLock="1"/>
        </w:r>
        <w:r w:rsidR="000465A7" w:rsidRPr="006A382E" w:rsidDel="006A382E">
          <w:rPr>
            <w:rFonts w:cs="Times New Roman"/>
            <w:lang w:val="en-GB"/>
          </w:rPr>
          <w:del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"http://www.mendeley.com/documents/?uuid=75ee3d3b-1487-4dd0-a8af-1496fac359c2" ] }, { "id" : "ITEM-2", "itemData" : { "DOI" : "10.1002/joc.4309", "ISBN" : "1097-0088", "ISSN" : "10970088", "abstract" : "Using daily (monthly) rainfall data from 167 (254) stations across West Africa with at least 80% data availability for the 31-year period 1980-2010 and the gridded African Rainfall Climatology Version 2 (ARC2) for the period 1983-2010, linear trends in yearly and monthly rainfall totals were investigated. Measures of the Expert Team on Climate Change Detection and Indices (ETCCDI) and two rainy season onset and retreat definitions were employed to assess the corresponding trends in frequency and intensity of daily rainfall and changes to monsoon season length. A rotated Empirical Orthogonal Function analysis yielded two homogeneous rainfall regions, the Sahel and Guinea Coast, in terms of interannual to decadal rainfall variability, and this led to analysis of station data and Standardised Precipitation Index for the two regions. Results show that the majority of stations in the Sahel between the West Coast and 15\u00b0E shows a statistically significant positive rainfall trend for annual totals. The August-October period exhibits the largest rainfall recovery in the Sahel and the date of the retreat of the rainy season significantly moved later into the year by 2 days decade-1. The recovery is reflected both in more rainy days associated with longer wet spell duration and more extreme rainfall events. Trends along the Guinea Coast are weak and non-significant except for extreme rainfall related indices. This missing significance is partly related to the hiatus in rainfall increase in the 1990s, but also to the larger interannual rainfall variability. However, the tendency towards a more intense second rainy season suggests a later withdrawal of rains from the West African subcontinent. ARC2 trends are broadly consistent where ground calibration was undertaken, but are dubious for Nigeria and Ghana, and especially for the Guinea, Jos and Cameroon Line highlands due to missing gauge data.", "author" : [ { "dropping-particle" : "", "family" : "Sanogo", "given" : "Souleymane", "non-dropping-particle" : "", "parse-names" : false, "suffix" : "" }, { "dropping-particle" : "", "family" : "Fink", "given" : "Andreas H.", "non-dropping-particle" : "", "parse-names" : false, "suffix" : "" }, { "dropping-particle" : "", "family" : "Omotosho", "given" : "Jerome A.", "non-dropping-particle" : "", "parse-names" : false, "suffix" : "" }, { "dropping-particle" : "", "family" : "Ba", "given" : "Abdramane", "non-dropping-particle" : "", "parse-names" : false, "suffix" : "" }, { "dropping-particle" : "", "family" : "Redl", "given" : "Robert", "non-dropping-particle" : "", "parse-names" : false, "suffix" : "" }, { "dropping-particle" : "", "family" : "Ermert", "given" : "Volker", "non-dropping-particle" : "", "parse-names" : false, "suffix" : "" } ], "container-title" : "International Journal of Climatology", "id" : "ITEM-2", "issue" : "15", "issued" : { "date-parts" : [ [ "2015" ] ] }, "page" : "4589-4605", "title" : "Spatio-temporal characteristics of the recent rainfall recovery in West Africa", "translator" : [ { "dropping-particle" : "", "family" : "Q4000", "given" : "", "non-dropping-particle" : "", "parse-names" : false, "suffix" : "" } ], "type" : "article-journal", "volume" : "35" }, "uris" : [ "http://www.mendeley.com/documents/?uuid=a592d530-1a6c-314b-8e5e-3a8140d9b9a5", "http://www.mendeley.com/documents/?uuid=5d2a8392-fd36-4e19-acb8-d2553b20313d" ] } ], "mendeley" : { "formattedCitation" : "(Lebel and Ali, 2009; Sanogo et al., 2015)", "manualFormatting" : "(Lebel and Ali, 2009; Sanogo et al., 2015", "plainTextFormattedCitation" : "(Lebel and Ali, 2009; Sanogo et al., 2015)", "previouslyFormattedCitation" : "(Lebel and Ali, 2009; Sanogo et al., 2015)" }, "properties" : { "noteIndex" : 0 }, "schema" : "https://github.com/citation-style-language/schema/raw/master/csl-citation.json" }</w:delInstrText>
        </w:r>
        <w:r w:rsidRPr="00C734F4" w:rsidDel="006A382E">
          <w:rPr>
            <w:rFonts w:cs="Times New Roman"/>
            <w:lang w:val="en-GB"/>
          </w:rPr>
          <w:fldChar w:fldCharType="separate"/>
        </w:r>
        <w:r w:rsidR="00E41CA2" w:rsidRPr="006A382E" w:rsidDel="006A382E">
          <w:rPr>
            <w:rFonts w:cs="Times New Roman"/>
            <w:noProof/>
            <w:lang w:val="en-GB"/>
          </w:rPr>
          <w:delText>(Lebel and Ali, 2009; Sanogo et al., 2015</w:delText>
        </w:r>
        <w:r w:rsidRPr="00C734F4" w:rsidDel="006A382E">
          <w:rPr>
            <w:rFonts w:cs="Times New Roman"/>
            <w:lang w:val="en-GB"/>
          </w:rPr>
          <w:fldChar w:fldCharType="end"/>
        </w:r>
        <w:commentRangeEnd w:id="1244"/>
        <w:r w:rsidR="00E41CA2" w:rsidDel="006A382E">
          <w:rPr>
            <w:rStyle w:val="CommentReference"/>
            <w:rFonts w:asciiTheme="minorHAnsi" w:eastAsiaTheme="minorHAnsi" w:hAnsiTheme="minorHAnsi"/>
            <w:lang w:eastAsia="en-US"/>
          </w:rPr>
          <w:commentReference w:id="1244"/>
        </w:r>
        <w:r w:rsidRPr="00C734F4" w:rsidDel="006A382E">
          <w:rPr>
            <w:rFonts w:cs="Times New Roman"/>
            <w:lang w:val="en-GB"/>
          </w:rPr>
          <w:delText xml:space="preserve">; </w:delText>
        </w:r>
        <w:commentRangeStart w:id="1246"/>
        <w:r w:rsidRPr="00C734F4" w:rsidDel="006A382E">
          <w:rPr>
            <w:rFonts w:cs="Times New Roman"/>
            <w:lang w:val="en-GB"/>
          </w:rPr>
          <w:fldChar w:fldCharType="begin" w:fldLock="1"/>
        </w:r>
        <w:r w:rsidR="000465A7" w:rsidDel="006A382E">
          <w:rPr>
            <w:rFonts w:cs="Times New Roman"/>
            <w:lang w:val="en-GB"/>
          </w:rPr>
          <w:delInstrText>ADDIN CSL_CITATION { "citationItems" : [ { "id" : "ITEM-1", "itemData" : { "DOI" : "10.1002/2015GL065765", "ISBN" : "1944-8007", "ISSN" : "00948276", "abstract" : "Multiple observational data sets and atmosphere-only simulations from the Coupled Model Intercomparison Project Phase 5 are analyzed to characterize recent rainfall variability and trends over Africa focusing on 1983\u20132010. Data sets exhibiting spurious variability, linked in part to a reduction in rain gauge density, were identified. The remaining observations display coherent increases in annual Sahel rainfall (29 to 43 mm yr \u00c01 per decade), decreases in March\u2013May East African rainfall (\u00c014 to \u00c065 mm yr \u00c01 per decade), and increases in annual Southern Africa rainfall (32 to 41 mm yr \u00c01 per decade). However, Central Africa annual rainfall trends vary in sign (\u00c010 to +39 mm yr \u00c01 per decade). For Southern Africa, observed and sea surface temperature (SST)-forced model simulated rainfall variability are significantly correlated (r~0.5) and linked to SST patterns associated with recent strengthening of the Pacific Walker circulation.", "author" : [ { "dropping-particle" : "", "family" : "Maidment", "given" : "Ross I.", "non-dropping-particle" : "", "parse-names" : false, "suffix" : "" }, { "dropping-particle" : "", "family" : "Allan", "given" : "Richard P.", "non-dropping-particle" : "", "parse-names" : false, "suffix" : "" }, { "dropping-particle" : "", "family" : "Black", "given" : "Emily", "non-dropping-particle" : "", "parse-names" : false, "suffix" : "" } ], "container-title" : "Geophysical Research Letters", "id" : "ITEM-1", "issue" : "19", "issued" : { "date-parts" : [ [ "2015", "10", "16" ] ] }, "page" : "8155-8164", "title" : "Recent observed and simulated changes in precipitation over Africa", "translator" : [ { "dropping-particle" : "", "family" : "Q5569", "given" : "", "non-dropping-particle" : "", "parse-names" : false, "suffix" : "" } ], "type" : "article-journal", "volume" : "42" }, "uris" : [ "http://www.mendeley.com/documents/?uuid=d2739281-f6b9-4fc3-8412-728615395c1c" ] } ], "mendeley" : { "formattedCitation" : "(Maidment et al., 2015)", "manualFormatting" : "Maidment et al., 2015)", "plainTextFormattedCitation" : "(Maidment et al., 2015)", "previouslyFormattedCitation" : "(Maidment et al., 2015)" }, "properties" : { "noteIndex" : 0 }, "schema" : "https://github.com/citation-style-language/schema/raw/master/csl-citation.json" }</w:delInstrText>
        </w:r>
        <w:r w:rsidRPr="00C734F4" w:rsidDel="006A382E">
          <w:rPr>
            <w:rFonts w:cs="Times New Roman"/>
            <w:lang w:val="en-GB"/>
          </w:rPr>
          <w:fldChar w:fldCharType="separate"/>
        </w:r>
        <w:r w:rsidR="00E41CA2" w:rsidDel="006A382E">
          <w:rPr>
            <w:rFonts w:cs="Times New Roman"/>
            <w:noProof/>
            <w:lang w:val="en-GB"/>
          </w:rPr>
          <w:delText>Maidment et al., 2015)</w:delText>
        </w:r>
        <w:r w:rsidRPr="00C734F4" w:rsidDel="006A382E">
          <w:rPr>
            <w:rFonts w:cs="Times New Roman"/>
            <w:lang w:val="en-GB"/>
          </w:rPr>
          <w:fldChar w:fldCharType="end"/>
        </w:r>
        <w:commentRangeEnd w:id="1246"/>
        <w:r w:rsidR="00E41CA2" w:rsidDel="006A382E">
          <w:rPr>
            <w:rStyle w:val="CommentReference"/>
            <w:rFonts w:asciiTheme="minorHAnsi" w:eastAsiaTheme="minorHAnsi" w:hAnsiTheme="minorHAnsi"/>
            <w:lang w:eastAsia="en-US"/>
          </w:rPr>
          <w:commentReference w:id="1246"/>
        </w:r>
      </w:del>
      <w:r w:rsidRPr="00C734F4">
        <w:rPr>
          <w:rFonts w:cs="Times New Roman"/>
          <w:lang w:val="en-GB"/>
        </w:rPr>
        <w:t xml:space="preserve"> and a multiple-gauge record suppo</w:t>
      </w:r>
      <w:bookmarkEnd w:id="1242"/>
      <w:r w:rsidRPr="00C734F4">
        <w:rPr>
          <w:rFonts w:cs="Times New Roman"/>
          <w:lang w:val="en-GB"/>
        </w:rPr>
        <w:t xml:space="preserve">rts a greater recovery to the eastern side </w:t>
      </w:r>
      <w:r w:rsidRPr="00C734F4">
        <w:rPr>
          <w:rFonts w:cs="Times New Roman"/>
          <w:lang w:val="en-GB"/>
        </w:rPr>
        <w:fldChar w:fldCharType="begin" w:fldLock="1"/>
      </w:r>
      <w:r w:rsidR="000465A7">
        <w:rPr>
          <w:rFonts w:cs="Times New Roman"/>
          <w:lang w:val="en-GB"/>
        </w:rPr>
        <w:instrText>ADDIN CSL_CITATION { "citationItems" : [ { "id" : "ITEM-1", "itemData" : { "DOI" : "10.1002/joc.5530", "ISSN" : "08998418", "abstract" : "The Sahel region is known for the multi-decadal occurrence of severe drought that commenced in the late 1960s. A still open question is whether or not the region's rainfall has returned to \u201cnormal.\u201d This paper provides a compelling answer to that question by examining the longest and most comprehensive gauge series for the region ever published. It extends from 1854 to 2014 and is based on 602 gauge records. A comparative series for the Guinea Coast region to the south is also presented, as the two regions collectively provide insight into the long-term variability of the West African monsoon. In contrast to many previous studies, here the question of recovery and regime change is not restricted to the core of the Sahelian rainy season (July\u2013September), but is separately discussed also for the coastal phase (April\u2013May), transition phase (June), Sahelian phase (July\u2013September) and the second transition phase (October\u2013November) of the West African monsoon. These analyses suggest that full recovery from the droughts of the 1970s and 1980s has not occurred that a major change in the rainfall regime occurred around 1968 and that since that time large-scale teleconnections have also changed markedly. The shift post-1968 is evident in all phases of the monsoon except the coastal phase, in which a change to drier conditions occurred a decade later. Overall, recovery has been greater in the east than in the west, creating a change in the climatological east\u2013west rainfall gradient. The drier post-1968 conditions appear to be associated with a general weakening of the intensity of the West African monsoon and only a small southwards displacement of the rainfall maximum. These changes have strong implications for the future of this region and for seasonal prediction.", "author" : [ { "dropping-particle" : "", "family" : "Nicholson", "given" : "Sharon E.", "non-dropping-particle" : "", "parse-names" : false, "suffix" : "" }, { "dropping-particle" : "", "family" : "Fink", "given" : "Andreas H.", "non-dropping-particle" : "", "parse-names" : false, "suffix" : "" }, { "dropping-particle" : "", "family" : "Funk", "given" : "Chris", "non-dropping-particle" : "", "parse-names" : false, "suffix" : "" } ], "container-title" : "International Journal of Climatology", "id" : "ITEM-1", "issue" : "10", "issued" : { "date-parts" : [ [ "2018", "8" ] ] }, "page" : "3770-3786", "title" : "Assessing recovery and change in West Africa's rainfall regime from a 161-year record", "translator" : [ { "dropping-particle" : "", "family" : "Q6693", "given" : "", "non-dropping-particle" : "", "parse-names" : false, "suffix" : "" } ], "type" : "article-journal", "volume" : "38" }, "uris" : [ "http://www.mendeley.com/documents/?uuid=c44e8f5f-a6f2-450f-9cf3-6ce43ee1d392" ] } ], "mendeley" : { "formattedCitation" : "(Nicholson et al., 2018)", "plainTextFormattedCitation" : "(Nicholson et al., 2018)", "previouslyFormattedCitation" : "(Nicholson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(Nicholson et al., 2018)</w:t>
      </w:r>
      <w:r w:rsidRPr="00C734F4">
        <w:rPr>
          <w:rFonts w:cs="Times New Roman"/>
          <w:lang w:val="en-GB"/>
        </w:rPr>
        <w:fldChar w:fldCharType="end"/>
      </w:r>
      <w:r w:rsidRPr="00C734F4">
        <w:rPr>
          <w:rFonts w:cs="Times New Roman"/>
          <w:lang w:val="en-GB"/>
        </w:rPr>
        <w:t xml:space="preserve">. In this attribution example, drivers of the long-term drought and subsequent partial recovery are discussed, including anthropogenic GHG and aerosol emissions, and sea surface temperature (SST) variations that, in part, relate to internal variability. The reader is also referred to assessment in Section 8.3.2.4. We define the Sahel within 10°N‒20°N across to 30°E, consistent with the eastern boundary used in Chapter 8, and the rainy season </w:t>
      </w:r>
      <w:r w:rsidR="00F60DED">
        <w:rPr>
          <w:rFonts w:cs="Times New Roman"/>
          <w:lang w:val="en-GB"/>
        </w:rPr>
        <w:t xml:space="preserve">as </w:t>
      </w:r>
      <w:r w:rsidRPr="00C734F4">
        <w:rPr>
          <w:rFonts w:cs="Times New Roman"/>
          <w:lang w:val="en-GB"/>
        </w:rPr>
        <w:t>spanning June to September.</w:t>
      </w:r>
    </w:p>
    <w:p w14:paraId="69A3F92D" w14:textId="77777777" w:rsidR="006221C8" w:rsidRPr="00C734F4" w:rsidRDefault="006221C8" w:rsidP="006221C8">
      <w:pPr>
        <w:pStyle w:val="AR6BodyText"/>
        <w:rPr>
          <w:lang w:val="en-GB"/>
        </w:rPr>
      </w:pPr>
    </w:p>
    <w:p w14:paraId="529B3379" w14:textId="77777777" w:rsidR="006221C8" w:rsidRPr="00C734F4" w:rsidRDefault="006221C8" w:rsidP="006221C8">
      <w:pPr>
        <w:pStyle w:val="AR6BodyText"/>
        <w:rPr>
          <w:lang w:val="en-GB"/>
        </w:rPr>
      </w:pPr>
    </w:p>
    <w:p w14:paraId="27129A07" w14:textId="77777777" w:rsidR="006221C8" w:rsidRPr="00C734F4" w:rsidRDefault="006221C8" w:rsidP="006221C8">
      <w:pPr>
        <w:pStyle w:val="AR6BodyText"/>
        <w:rPr>
          <w:b/>
          <w:lang w:val="en-GB"/>
        </w:rPr>
      </w:pPr>
      <w:r w:rsidRPr="00C734F4">
        <w:rPr>
          <w:b/>
          <w:lang w:val="en-GB"/>
        </w:rPr>
        <w:t>[START FIGURE 10.11 HERE]</w:t>
      </w:r>
    </w:p>
    <w:p w14:paraId="0FABB5B2" w14:textId="77777777" w:rsidR="006221C8" w:rsidRPr="00C734F4" w:rsidRDefault="006221C8" w:rsidP="00094546">
      <w:pPr>
        <w:pStyle w:val="AR6BodyText"/>
        <w:rPr>
          <w:rFonts w:cs="Times New Roman"/>
          <w:lang w:val="en-GB"/>
        </w:rPr>
      </w:pPr>
    </w:p>
    <w:p w14:paraId="49661527" w14:textId="5D5502FB" w:rsidR="006221C8" w:rsidRPr="001332E8" w:rsidRDefault="00081BE9" w:rsidP="001332E8">
      <w:pPr>
        <w:pStyle w:val="AR6Chap10Figure"/>
      </w:pPr>
      <w:r>
        <w:t xml:space="preserve"> </w:t>
      </w:r>
      <w:r w:rsidR="006221C8" w:rsidRPr="00441820">
        <w:rPr>
          <w:b/>
        </w:rPr>
        <w:t>Attribution of historic precipitation change in the Sahelian West African monsoon during June to September.</w:t>
      </w:r>
      <w:r w:rsidR="006221C8" w:rsidRPr="001332E8">
        <w:t xml:space="preserve"> (a) Time series of CRU TS precipitation anomalies (mm day</w:t>
      </w:r>
      <w:r w:rsidR="006221C8" w:rsidRPr="00457D81">
        <w:rPr>
          <w:vertAlign w:val="superscript"/>
        </w:rPr>
        <w:t>-1</w:t>
      </w:r>
      <w:r w:rsidR="006221C8" w:rsidRPr="001332E8">
        <w:t>, baseline 1955–1984) in the Sahel box (10°N–20°N, 20°W–30°E) indicated in panel (b) applying the same low-pass filter as that used in Figure 10.10. The two periods used for difference diagnostics are shown in grey columns. (b) Precipitation change (mm day</w:t>
      </w:r>
      <w:r w:rsidR="006221C8" w:rsidRPr="00457D81">
        <w:rPr>
          <w:vertAlign w:val="superscript"/>
        </w:rPr>
        <w:t>-1</w:t>
      </w:r>
      <w:r w:rsidR="006221C8" w:rsidRPr="001332E8">
        <w:t>) in CRU TS data for 1980–1990 minus 1950–1960 periods. (c) Precipitation difference (mm day</w:t>
      </w:r>
      <w:r w:rsidR="006221C8" w:rsidRPr="00457D81">
        <w:rPr>
          <w:vertAlign w:val="superscript"/>
        </w:rPr>
        <w:t>-1</w:t>
      </w:r>
      <w:r w:rsidR="006221C8" w:rsidRPr="001332E8">
        <w:t xml:space="preserve">) between 1.5x and 0.2x historical aerosol emissions scaling factors averaged over 1955–1984 and five ensemble members of HadGEM3 experiments after </w:t>
      </w:r>
      <w:r w:rsidR="006221C8" w:rsidRPr="001332E8">
        <w:fldChar w:fldCharType="begin" w:fldLock="1"/>
      </w:r>
      <w:r w:rsidR="000465A7">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"manualFormatting" : "Shonk et al. (2020)", "plainTextFormattedCitation" : "(Shonk et al., 2020)", "previouslyFormattedCitation" : "(Shonk et al., 2020)" }, "properties" : { "noteIndex" : 0 }, "schema" : "https://github.com/citation-style-language/schema/raw/master/csl-citation.json" }</w:instrText>
      </w:r>
      <w:r w:rsidR="006221C8" w:rsidRPr="001332E8">
        <w:fldChar w:fldCharType="separate"/>
      </w:r>
      <w:r w:rsidR="00E41CA2">
        <w:rPr>
          <w:noProof/>
        </w:rPr>
        <w:t>Shonk et al. (2020)</w:t>
      </w:r>
      <w:r w:rsidR="006221C8" w:rsidRPr="001332E8">
        <w:fldChar w:fldCharType="end"/>
      </w:r>
      <w:r w:rsidR="006221C8" w:rsidRPr="001332E8">
        <w:t>. (d) Sahel precipitation anomaly time series (mm day</w:t>
      </w:r>
      <w:r w:rsidR="006221C8" w:rsidRPr="00457D81">
        <w:rPr>
          <w:vertAlign w:val="superscript"/>
        </w:rPr>
        <w:t>-1</w:t>
      </w:r>
      <w:r w:rsidR="006221C8" w:rsidRPr="001332E8">
        <w:t>, baseline 1955–1984) in CMIP6 for 49 historical simulations with all forcings (red), and thirteen for each of greenhouse gas-only forcing (light blue) and aerosol-only forcing (grey), with a thirteen-point weighted running mean applied (a variant on the binomial filter with weights [1-6-19-42-71-96-106-96-71-42-19-6-1]). The CMIP6 subsample of all forcings matching the individual forcing simulations is also shown (pink). (e) Precipitation linear trend (% per decade) for (left) decline (1955–1984) and (right) recovery periods (1985–2014) for ensemble means and individual CMIP6 historical experiments (including single-forcing) as in panel (d) plus 34 CMIP5 models (dark blue). Box-and-whisker plots show the trend distribution of the three coupled and the d4PDF atmosphere-only SMILEs used throughout Chapter 10 and follow the methodology used in Figure 10.6. The two black crosses represent observational estimates from GPCC and CRU TS. Trends are estimated using ordinary least-squares regression. Further details on data sources and processing are available in the chapter data table (Table 10.SM.1</w:t>
      </w:r>
      <w:r>
        <w:t>1</w:t>
      </w:r>
      <w:r w:rsidR="006221C8" w:rsidRPr="001332E8">
        <w:t>).</w:t>
      </w:r>
    </w:p>
    <w:p w14:paraId="6C464871" w14:textId="77777777" w:rsidR="006221C8" w:rsidRPr="00C734F4" w:rsidRDefault="006221C8" w:rsidP="00094546">
      <w:pPr>
        <w:pStyle w:val="AR6BodyText"/>
        <w:rPr>
          <w:rFonts w:cs="Times New Roman"/>
          <w:lang w:val="en-GB"/>
        </w:rPr>
      </w:pPr>
    </w:p>
    <w:p w14:paraId="5F55F7A2" w14:textId="77777777" w:rsidR="006221C8" w:rsidRPr="00C734F4" w:rsidRDefault="006221C8" w:rsidP="006221C8">
      <w:pPr>
        <w:pStyle w:val="AR6BodyText"/>
        <w:rPr>
          <w:b/>
          <w:lang w:val="en-GB"/>
        </w:rPr>
      </w:pPr>
      <w:r w:rsidRPr="00C734F4">
        <w:rPr>
          <w:b/>
          <w:lang w:val="en-GB"/>
        </w:rPr>
        <w:t>[END FIGURE 10.11 HERE]</w:t>
      </w:r>
    </w:p>
    <w:p w14:paraId="0009E0F1" w14:textId="1A09EAB4" w:rsidR="006221C8" w:rsidRDefault="006221C8" w:rsidP="006221C8">
      <w:pPr>
        <w:pStyle w:val="AR6BodyText"/>
        <w:rPr>
          <w:rFonts w:cs="Times New Roman"/>
          <w:lang w:val="en-GB"/>
        </w:rPr>
      </w:pPr>
    </w:p>
    <w:p w14:paraId="097DC041" w14:textId="77777777" w:rsidR="003479AB" w:rsidRPr="00C734F4" w:rsidRDefault="003479AB" w:rsidP="006221C8">
      <w:pPr>
        <w:pStyle w:val="AR6BodyText"/>
        <w:rPr>
          <w:rFonts w:cs="Times New Roman"/>
          <w:lang w:val="en-GB"/>
        </w:rPr>
      </w:pPr>
    </w:p>
    <w:p w14:paraId="16071DEC" w14:textId="4ACC5DF9" w:rsidR="006221C8" w:rsidRPr="00C734F4" w:rsidRDefault="006221C8" w:rsidP="006221C8">
      <w:pPr>
        <w:pStyle w:val="AR6BodyText"/>
        <w:rPr>
          <w:rFonts w:cs="Times New Roman"/>
          <w:lang w:val="en-GB"/>
        </w:rPr>
      </w:pPr>
      <w:r w:rsidRPr="00C734F4">
        <w:rPr>
          <w:rFonts w:cs="Times New Roman"/>
          <w:lang w:val="en-GB"/>
        </w:rPr>
        <w:t xml:space="preserve">The role of SST forcing in the rainfall decline is assessed first. Competing mechanisms from equatorial Atlantic SSTs and interhemispheric SST gradients regulate decadal variability in the Sahel </w:t>
      </w:r>
      <w:del w:id="1247" w:author="Robin Matthews" w:date="2021-07-11T17:20:00Z">
        <w:r w:rsidRPr="00C734F4" w:rsidDel="00BF382C">
          <w:rPr>
            <w:rFonts w:cs="Times New Roman"/>
            <w:lang w:val="en-GB"/>
          </w:rPr>
          <w:delText>(</w:delText>
        </w:r>
      </w:del>
      <w:commentRangeStart w:id="1248"/>
      <w:r w:rsidRPr="00C734F4">
        <w:rPr>
          <w:rFonts w:cs="Times New Roman"/>
          <w:lang w:val="en-GB"/>
        </w:rPr>
        <w:fldChar w:fldCharType="begin" w:fldLock="1"/>
      </w:r>
      <w:ins w:id="1249" w:author="Robin Matthews" w:date="2021-07-11T17:20:00Z">
        <w:r w:rsidR="00BF382C">
          <w:rPr>
            <w:rFonts w:cs="Times New Roman"/>
            <w:lang w:val="en-GB"/>
          </w:rPr>
          <w:instrText>ADDIN CSL_CITATION { "citationItems" : [ { "id" : "ITEM-1", "itemData" : { "DOI" : "10.1155/2013/453521", "ISBN" : "2090-7524", "ISSN" : "2090-7524", "PMID" : "23739423", "abstract" : "The West African Sahel is well known for the severe droughts that ravaged the region in the 1970s and 1980s. Meteorological research on the region has flourished during the last decade as a result of several major field experiments. This paper provides an overview of the results that have ensued. A major focus has been on the West African monsoon, a phenomenon that links all of West Africa. The characteristics and revised picture of the West African monsoon are emphasized. Other topics include the interannual variability of rainfall, the atmospheric circulation systems that govern interannual variability, characteristics of precipitation and convection, wave activity, large-scale factors in variability (including sea-surface temperatures), and land-atmosphere relationships. New paradigms for the monsoon and associated ITCZ and for interannual variability have emerged. These emphasize features in the upper atmosphere, as well as the Saharan Heat Low. Feedback mechanisms have also been emphasized, especially the coupling of convection with atmospheric dynamics and with land surface characteristics. New results also include the contrast between the premonsoon and peak monsoon seasons, two preferred modes of interannual variability (a latitudinal displacement of the tropical rainbelt versus changes in its intensity), and the critical importance of the Tropical Easterly Jet.", "author" : [ { "dropping-particle" : "", "family" : "Nicholson", "given" : "Sharon E.", "non-dropping-particle" : "", "parse-names" : false, "suffix" : "" } ], "container-title" : "ISRN Meteorology", "id" : "ITEM-1", "issued" : { "date-parts" : [ [ "2013" ] ] }, "page" : "1-32", "title" : "The West African Sahel: A Review of Recent Studies on the Rainfall Regime and Its Interannual Variability", "translator" : [ { "dropping-particle" : "", "family" : "Q5581", "given" : "", "non-dropping-particle" : "", "parse-names" : false, "suffix" : "" } ], "type" : "article-journal", "volume" : "2013" }, "uris" : [ "http://www.mendeley.com/documents/?uuid=7d70c804-06dd-4396-8d31-53ff78e8ae8f" ] } ], "mendeley" : { "formattedCitation" : "(Nicholson, 2013)", "manualFormatting" : "(Nicholson, 2013)", "plainTextFormattedCitation" : "(Nicholson, 2013)", "previouslyFormattedCitation" : "(Nicholson, 2013)" }, "properties" : { "noteIndex" : 0 }, "schema" : "https://github.com/citation-style-language/schema/raw/master/csl-citation.json" }</w:instrText>
        </w:r>
      </w:ins>
      <w:del w:id="1250" w:author="Robin Matthews" w:date="2021-07-11T17:20:00Z">
        <w:r w:rsidR="000465A7" w:rsidDel="00BF382C">
          <w:rPr>
            <w:rFonts w:cs="Times New Roman"/>
            <w:lang w:val="en-GB"/>
          </w:rPr>
          <w:delInstrText>ADDIN CSL_CITATION { "citationItems" : [ { "id" : "ITEM-1", "itemData" : { "DOI" : "10.1155/2013/453521", "ISBN" : "2090-7524", "ISSN" : "2090-7524", "PMID" : "23739423", "abstract" : "The West African Sahel is well known for the severe droughts that ravaged the region in the 1970s and 1980s. Meteorological research on the region has flourished during the last decade as a result of several major field experiments. This paper provides an overview of the results that have ensued. A major focus has been on the West African monsoon, a phenomenon that links all of West Africa. The characteristics and revised picture of the West African monsoon are emphasized. Other topics include the interannual variability of rainfall, the atmospheric circulation systems that govern interannual variability, characteristics of precipitation and convection, wave activity, large-scale factors in variability (including sea-surface temperatures), and land-atmosphere relationships. New paradigms for the monsoon and associated ITCZ and for interannual variability have emerged. These emphasize features in the upper atmosphere, as well as the Saharan Heat Low. Feedback mechanisms have also been emphasized, especially the coupling of convection with atmospheric dynamics and with land surface characteristics. New results also include the contrast between the premonsoon and peak monsoon seasons, two preferred modes of interannual variability (a latitudinal displacement of the tropical rainbelt versus changes in its intensity), and the critical importance of the Tropical Easterly Jet.", "author" : [ { "dropping-particle" : "", "family" : "Nicholson", "given" : "Sharon E.", "non-dropping-particle" : "", "parse-names" : false, "suffix" : "" } ], "container-title" : "ISRN Meteorology", "id" : "ITEM-1", "issued" : { "date-parts" : [ [ "2013" ] ] }, "page" : "1-32", "title" : "The West African Sahel: A Review of Recent Studies on the Rainfall Regime and Its Interannual Variability", "translator" : [ { "dropping-particle" : "", "family" : "Q5581", "given" : "", "non-dropping-particle" : "", "parse-names" : false, "suffix" : "" } ], "type" : "article-journal", "volume" : "2013" }, "uris" : [ "http://www.mendeley.com/documents/?uuid=7d70c804-06dd-4396-8d31-53ff78e8ae8f" ] } ], "mendeley" : { "formattedCitation" : "(Nicholson, 2013)", "manualFormatting" : "Nicholson, 2013)", "plainTextFormattedCitation" : "(Nicholson, 2013)", "previouslyFormattedCitation" : "(Nicholson, 2013)" }, "properties" : { "noteIndex" : 0 }, "schema" : "https://github.com/citation-style-language/schema/raw/master/csl-citation.json" }</w:delInstrText>
        </w:r>
      </w:del>
      <w:r w:rsidRPr="00C734F4">
        <w:rPr>
          <w:rFonts w:cs="Times New Roman"/>
          <w:lang w:val="en-GB"/>
        </w:rPr>
        <w:fldChar w:fldCharType="separate"/>
      </w:r>
      <w:del w:id="1251" w:author="Robin Matthews" w:date="2021-07-11T17:20:00Z">
        <w:r w:rsidR="00E41CA2" w:rsidDel="00BF382C">
          <w:rPr>
            <w:rFonts w:cs="Times New Roman"/>
            <w:noProof/>
            <w:lang w:val="en-GB"/>
          </w:rPr>
          <w:delText>N</w:delText>
        </w:r>
      </w:del>
      <w:ins w:id="1252" w:author="Robin Matthews" w:date="2021-07-11T17:20:00Z">
        <w:r w:rsidR="00BF382C">
          <w:rPr>
            <w:rFonts w:cs="Times New Roman"/>
            <w:noProof/>
            <w:lang w:val="en-GB"/>
          </w:rPr>
          <w:t>(N</w:t>
        </w:r>
      </w:ins>
      <w:r w:rsidR="00E41CA2">
        <w:rPr>
          <w:rFonts w:cs="Times New Roman"/>
          <w:noProof/>
          <w:lang w:val="en-GB"/>
        </w:rPr>
        <w:t xml:space="preserve">icholson, </w:t>
      </w:r>
      <w:r w:rsidR="00E41CA2">
        <w:rPr>
          <w:rFonts w:cs="Times New Roman"/>
          <w:noProof/>
          <w:lang w:val="en-GB"/>
        </w:rPr>
        <w:lastRenderedPageBreak/>
        <w:t>2013)</w:t>
      </w:r>
      <w:r w:rsidRPr="00C734F4">
        <w:rPr>
          <w:rFonts w:cs="Times New Roman"/>
          <w:lang w:val="en-GB"/>
        </w:rPr>
        <w:fldChar w:fldCharType="end"/>
      </w:r>
      <w:commentRangeEnd w:id="1248"/>
      <w:r w:rsidR="00E41CA2">
        <w:rPr>
          <w:rStyle w:val="CommentReference"/>
          <w:rFonts w:asciiTheme="minorHAnsi" w:eastAsiaTheme="minorHAnsi" w:hAnsiTheme="minorHAnsi"/>
          <w:lang w:eastAsia="en-US"/>
        </w:rPr>
        <w:commentReference w:id="1248"/>
      </w:r>
      <w:r w:rsidRPr="00C734F4">
        <w:rPr>
          <w:rFonts w:cs="Times New Roman"/>
          <w:lang w:val="en-GB"/>
        </w:rPr>
        <w:t xml:space="preserve">, alternatively explained by tropical warming leading to Sahel drought, while North Atlantic warming promotes increased rainfall </w:t>
      </w:r>
      <w:del w:id="1253" w:author="Robin Matthews" w:date="2021-07-11T17:21:00Z">
        <w:r w:rsidRPr="00C734F4" w:rsidDel="00BF382C">
          <w:rPr>
            <w:rFonts w:cs="Times New Roman"/>
            <w:lang w:val="en-GB"/>
          </w:rPr>
          <w:delText>(</w:delText>
        </w:r>
      </w:del>
      <w:commentRangeStart w:id="1254"/>
      <w:r w:rsidRPr="00C734F4">
        <w:rPr>
          <w:rFonts w:cs="Times New Roman"/>
          <w:lang w:val="en-GB"/>
        </w:rPr>
        <w:fldChar w:fldCharType="begin" w:fldLock="1"/>
      </w:r>
      <w:ins w:id="1255" w:author="Robin Matthews" w:date="2021-07-11T17:21:00Z">
        <w:r w:rsidR="00BF382C">
          <w:rPr>
            <w:rFonts w:cs="Times New Roman"/>
            <w:lang w:val="en-GB"/>
          </w:rPr>
          <w:instrText>ADDIN CSL_CITATION { "citationItems" : [ { "id" : "ITEM-1", "itemData" : { "DOI" : "10.1175/JCLI-D-14-00130.1", "ISSN" : "0894-8755", "abstract" : "The Sahel experienced a severe drought during the 1970s and 1980s after wet periods in the 1950s and 1960s. Although rainfall partially recovered since the 1990s, the drought had devastating impacts on society. Most studies agree that this dry period resulted primarily from remote effects of sea surface temperature (SST) anomalies amplified by local land surface-atmosphere interactions. This paper reviews advances made during the last decade to better understand the impact of global SST variability on West African rainfall at interannual to decadal time scales. At interannual time scales, a warming of the equatorial Atlantic and Pacific/Indian Oceans results in rainfall reduction over the Sahel, and positive SST anomalies over the Mediterranean Sea tend to be associated with increased rainfall. At decadal time scales, warming over the tropics leads to drought over the Sahel, whereas warming over the North Atlantic promotes increased rainfall. Prediction systems have evolved from seasonal to decadal forecasting. The agreement among future projections has improved from CMIP3 to CMIP5, with a general tendency for slightly wetter conditions over the central part of the Sahel, drier conditions over the western part, and a delay in the monsoon onset. The role of the Indian Ocean, the stationarity of teleconnections, the determination of the leader ocean basin in driving decadal variability, the anthropogenic role, the reduction of the model rainfall spread, and the improvement of some model components are among the most important remaining questions that continue to be the focus of current international projects.",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"Q5448", "given" : "", "non-dropping-particle" : "", "parse-names" : false, "suffix" : "" } ], "type" : "article-journal", "volume" : "28" }, "uris" : [ "http://www.mendeley.com/documents/?uuid=5d4035c2-f4c6-45f3-abe3-06f10725e2fe" ] } ], "mendeley" : { "formattedCitation" : "(Rodr\u00edguez-Fonseca et al., 2015)", "manualFormatting" : "(Rodr\u00edguez-Fonseca et al., 2015)", "plainTextFormattedCitation" : "(Rodr\u00edguez-Fonseca et al., 2015)", "previouslyFormattedCitation" : "(Rodr\u00edguez-Fonseca et al., 2015)" }, "properties" : { "noteIndex" : 0 }, "schema" : "https://github.com/citation-style-language/schema/raw/master/csl-citation.json" }</w:instrText>
        </w:r>
      </w:ins>
      <w:del w:id="1256" w:author="Robin Matthews" w:date="2021-07-11T17:21:00Z">
        <w:r w:rsidR="000465A7" w:rsidDel="00BF382C">
          <w:rPr>
            <w:rFonts w:cs="Times New Roman"/>
            <w:lang w:val="en-GB"/>
          </w:rPr>
          <w:delInstrText>ADDIN CSL_CITATION { "citationItems" : [ { "id" : "ITEM-1", "itemData" : { "DOI" : "10.1175/JCLI-D-14-00130.1", "ISSN" : "0894-8755", "abstract" : "The Sahel experienced a severe drought during the 1970s and 1980s after wet periods in the 1950s and 1960s. Although rainfall partially recovered since the 1990s, the drought had devastating impacts on society. Most studies agree that this dry period resulted primarily from remote effects of sea surface temperature (SST) anomalies amplified by local land surface-atmosphere interactions. This paper reviews advances made during the last decade to better understand the impact of global SST variability on West African rainfall at interannual to decadal time scales. At interannual time scales, a warming of the equatorial Atlantic and Pacific/Indian Oceans results in rainfall reduction over the Sahel, and positive SST anomalies over the Mediterranean Sea tend to be associated with increased rainfall. At decadal time scales, warming over the tropics leads to drought over the Sahel, whereas warming over the North Atlantic promotes increased rainfall. Prediction systems have evolved from seasonal to decadal forecasting. The agreement among future projections has improved from CMIP3 to CMIP5, with a general tendency for slightly wetter conditions over the central part of the Sahel, drier conditions over the western part, and a delay in the monsoon onset. The role of the Indian Ocean, the stationarity of teleconnections, the determination of the leader ocean basin in driving decadal variability, the anthropogenic role, the reduction of the model rainfall spread, and the improvement of some model components are among the most important remaining questions that continue to be the focus of current international projects.",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"Q5448", "given" : "", "non-dropping-particle" : "", "parse-names" : false, "suffix" : "" } ], "type" : "article-journal", "volume" : "28" }, "uris" : [ "http://www.mendeley.com/documents/?uuid=5d4035c2-f4c6-45f3-abe3-06f10725e2fe" ] } ], "mendeley" : { "formattedCitation" : "(Rodr\u00edguez-Fonseca et al., 2015)", "manualFormatting" : "Rodr\u00edguez-Fonseca et al., 2015)", "plainTextFormattedCitation" : "(Rodr\u00edguez-Fonseca et al., 2015)", "previouslyFormattedCitation" : "(Rodr\u00edguez-Fonseca et al., 2015)" }, "properties" : { "noteIndex" : 0 }, "schema" : "https://github.com/citation-style-language/schema/raw/master/csl-citation.json" }</w:delInstrText>
        </w:r>
      </w:del>
      <w:r w:rsidRPr="00C734F4">
        <w:rPr>
          <w:rFonts w:cs="Times New Roman"/>
          <w:lang w:val="en-GB"/>
        </w:rPr>
        <w:fldChar w:fldCharType="separate"/>
      </w:r>
      <w:del w:id="1257" w:author="Robin Matthews" w:date="2021-07-11T17:21:00Z">
        <w:r w:rsidR="00E41CA2" w:rsidDel="00BF382C">
          <w:rPr>
            <w:rFonts w:cs="Times New Roman"/>
            <w:noProof/>
            <w:lang w:val="en-GB"/>
          </w:rPr>
          <w:delText>R</w:delText>
        </w:r>
      </w:del>
      <w:ins w:id="1258" w:author="Robin Matthews" w:date="2021-07-11T17:21:00Z">
        <w:r w:rsidR="00BF382C">
          <w:rPr>
            <w:rFonts w:cs="Times New Roman"/>
            <w:noProof/>
            <w:lang w:val="en-GB"/>
          </w:rPr>
          <w:t>(R</w:t>
        </w:r>
      </w:ins>
      <w:r w:rsidR="00E41CA2">
        <w:rPr>
          <w:rFonts w:cs="Times New Roman"/>
          <w:noProof/>
          <w:lang w:val="en-GB"/>
        </w:rPr>
        <w:t>odríguez-Fonseca et al., 2015)</w:t>
      </w:r>
      <w:r w:rsidRPr="00C734F4">
        <w:rPr>
          <w:rFonts w:cs="Times New Roman"/>
          <w:lang w:val="en-GB"/>
        </w:rPr>
        <w:fldChar w:fldCharType="end"/>
      </w:r>
      <w:commentRangeEnd w:id="1254"/>
      <w:r w:rsidR="00E41CA2">
        <w:rPr>
          <w:rStyle w:val="CommentReference"/>
          <w:rFonts w:asciiTheme="minorHAnsi" w:eastAsiaTheme="minorHAnsi" w:hAnsiTheme="minorHAnsi"/>
          <w:lang w:eastAsia="en-US"/>
        </w:rPr>
        <w:commentReference w:id="1254"/>
      </w:r>
      <w:r w:rsidRPr="00C734F4">
        <w:rPr>
          <w:rFonts w:cs="Times New Roman"/>
          <w:lang w:val="en-GB"/>
        </w:rPr>
        <w:t xml:space="preserve">. The SST influence has been formalised in an AMV framework </w:t>
      </w:r>
      <w:r w:rsidRPr="00C734F4">
        <w:rPr>
          <w:rFonts w:cs="Times New Roman"/>
          <w:lang w:val="en-GB"/>
        </w:rPr>
        <w:fldChar w:fldCharType="begin" w:fldLock="1"/>
      </w:r>
      <w:r w:rsidR="000465A7">
        <w:rPr>
          <w:rFonts w:cs="Times New Roman"/>
          <w:lang w:val="en-GB"/>
        </w:rPr>
        <w:instrText>ADDIN CSL_CITATION { "citationItems" : [ { "id" : "ITEM-1", "itemData" : { "DOI" : "10.1088/1748-9326/8/2/024010", "ISSN" : "1748-9326", "abstract" : "We propose a re-interpretation of the oceanic influence on the climate of the African Sahel that is consistent across observations, 20th century simulations and 21st century projections, and that resolves the uncertainty in projections of precipitation change in this region: continued warming of the global tropical oceans increases the threshold for convection, potentially drying tropical land, but this 'upped ante' can be met if sufficient moisture is supplied in monsoon flow. In this framework, the reversal to warming of the subtropical North Atlantic, which is now out-pacing warming of the global tropical oceans, provides that moisture, and explains the partial recovery in precipitation since persistent drought in the 1970s and 1980s. We find this recovery to result from increases in daily rainfall intensity, rather than in frequency, most evidently so in Senegal, the westernmost among the three Sahelian countries analyzed. Continuation of these observed trends is consistent with projections for an overall wetter Sahel, but more variable precipitation on all time scales, from intra-seasonal to multi-decadal.", "author" : [ { "dropping-particle" : "", "family" : "Giannini", "given" : "A", "non-dropping-particle" : "", "parse-names" : false, "suffix" : "" }, { "dropping-particle" : "", "family" : "Salack", "given" : "S", "non-dropping-particle" : "", "parse-names" : false, "suffix" : "" }, { "dropping-particle" : "", "family" : "Lodoun", "given" : "T", "non-dropping-particle" : "", "parse-names" : false, "suffix" : "" }, { "dropping-particle" : "", "family" : "Ali", "given" : "A", "non-dropping-particle" : "", "parse-names" : false, "suffix" : "" }, { "dropping-particle" : "", "family" : "Gaye", "given" : "A T", "non-dropping-particle" : "", "parse-names" : false, "suffix" : "" }, { "dropping-particle" : "", "family" : "Ndiaye", "given" : "O", "non-dropping-particle" : "", "parse-names" : false, "suffix" : "" } ], "container-title" : "Environmental Research Letters", "id" : "ITEM-1", "issue" : "2", "issued" : { "date-parts" : [ [ "2013", "6", "1" ] ] }, "page" : "024010", "title" : "A unifying view of climate change in the Sahel linking intra-seasonal, interannual and longer time scales", "translator" : [ { "dropping-particle" : "", "family" : "Q5445", "given" : "", "non-dropping-particle" : "", "parse-names" : false, "suffix" : "" } ], "type" : "article-journal", "volume" : "8" }, "uris" : [ "http://www.mendeley.com/documents/?uuid=50cda506-1796-4405-999f-d1f61f477b9c" ] }, { "id" : "ITEM-2", "itemData" : { "DOI" : "10.1175/JCLI-D-13-00242.1", "ISSN" : "0894-8755",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"2014", "1" ] ] }, "page" : "784-806", "title" : "The Multidecadal Atlantic SST-Sahel Rainfall Teleconnection in CMIP5 Simulations", "translator" : [ { "dropping-particle" : "", "family" : "Q5244", "given" : "", "non-dropping-particle" : "", "parse-names" : false, "suffix" : "" } ], "type" : "article-journal", "volume" : "27" }, "uris" : [ "http://www.mendeley.com/documents/?uuid=3ce33027-82d5-4909-8ac6-3fb0d16830dc" ] }, { "id" : "ITEM-3", "itemData" : { "DOI" : "10.1002/qj.2107", "ISSN" : "1477870X", "abstract" : "A combination of observations and re-analysis was used to investigate the mechanisms of the connection between the Atlantic Multidecadal Oscillation (AMO) and Sahel rainfall. A composite technique based on the AMO index was used to identify differences between warm and cold phases of the AMO. A significant summer rainfall increase over the Sahel during warm phases of the AMO was observed, with large increases during the typical monsoon onset period in June. In spring of warm phases of the AMO prior to monsoon onset, strengthening of the Saharan heat-low and its associated shallow meridional overturning circulation is observed. The intensified shallow meridional overturning circulation increases moisture flux into the Sahel from the south during spring while increased westerly winds from the Atlantic increase westerly moisture flux into the Sahel during spring and summer. The strengthening of the heat-low is accompanied by increases in Mediterranean sea-surface temperatures during warm phases of the AMO that lead to increases in moisture flux convergence in the northeast Sahel. During warm phases of the AMO the African easterly jet is farther north than in cold phases, and increased African easterly wave (AEW) activity across West Africa and into the Atlantic is observed. This increased AEW activity particularly in the early hurricane season, as measured by eddy kinetic energy, may be contributing to the increased number of Atlantic tropical storms during warm phases of the AMO.", "author" : [ { "dropping-particle" : "", "family" : "Martin", "given" : "Elinor R.", "non-dropping-particle" : "", "parse-names" : false, "suffix" : "" }, { "dropping-particle" : "", "family" : "Thorncroft", "given" : "Chris D.", "non-dropping-particle" : "", "parse-names" : false, "suffix" : "" } ], "container-title" : "Quarterly Journal of the Royal Meteorological Society", "id" : "ITEM-3", "issued" : { "date-parts" : [ [ "2014" ] ] }, "page" : "31-46", "title" : "The impact of the AMO on the West African monsoon annual cycle", "translator" : [ { "dropping-particle" : "", "family" : "Q4195", "given" : "", "non-dropping-particle" : "", "parse-names" : false, "suffix" : "" } ], "type" : "article-journal", "volume" : "140" }, "uris" : [ "http://www.mendeley.com/documents/?uuid=64c8c9a1-13f5-3bc3-9262-81f34e7a7e31" ] }, { "id" : "ITEM-4", "itemData" : { "DOI" : "10.1038/ncomms6985", "ISSN" : "2041-1723", "PMID" : "25608005", "abstract" : "Future projections of the Sahel rainfall are highly uncertain, with different climate models showing widely differing rainfall trends. Moreover, the twentieth-century cross-model consensus linking Sahel rainfall to tropical sea-surface temperatures (SSTs) is no longer applicable in the twenty-first century. Here we show that the diverse future Northern Hemisphere differential warming between extratropical and tropical SSTs can explain the discrepancy in the projected Sahel rainfall. The relationship between SST and Sahel rainfall that holds for the twentieth-century persists into the twenty-first century when the differential SST warming is taken into account. A suite of SST-sensitivity experiments confirms that strong Northern Hemisphere extratropical warming induces a significant increase in Sahel rainfall, which can predominate over the drying impact of tropical SST warming. These results indicate that a trustworthy projection of Sahel rainfall requires the estimation of the most likely future Northern-hemispheric differential warming.", "author" : [ { "dropping-particle" : "", "family" : "Park", "given" : "Jong-Yeon",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Communications", "id" : "ITEM-4", "issue" : "1", "issued" : { "date-parts" : [ [ "2015", "12", "21" ] ] }, "page" : "5985", "title" : "Northern-hemispheric differential warming is the key to understanding the discrepancies in the projected Sahel rainfall", "translator" : [ { "dropping-particle" : "", "family" : "Q5542", "given" : "", "non-dropping-particle" : "", "parse-names" : false, "suffix" : "" } ], "type" : "article-journal", "volume" : "6" }, "uris" : [ "http://www.mendeley.com/documents/?uuid=488c943e-01c5-4c78-872f-1771b1da8254" ] } ], "mendeley" : { "formattedCitation" : "(Giannini et al., 2013; Martin and Thorncroft, 2014; Martin et al., 2014; Park et al., 2015)", "plainTextFormattedCitation" : "(Giannini et al., 2013; Martin and Thorncroft, 2014; Martin et al., 2014; Park et al., 2015)", "previouslyFormattedCitation" : "(Giannini et al., 2013; Martin and Thorncroft, 2014; Martin et al., 2014; Park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(Giannini et al., 2013; Martin and Thorncroft, 2014; Martin et al., 2014; Park et al., 2015)</w:t>
      </w:r>
      <w:r w:rsidRPr="00C734F4">
        <w:rPr>
          <w:rFonts w:cs="Times New Roman"/>
          <w:lang w:val="en-GB"/>
        </w:rPr>
        <w:fldChar w:fldCharType="end"/>
      </w:r>
      <w:r w:rsidRPr="00C734F4">
        <w:rPr>
          <w:rFonts w:cs="Times New Roman"/>
          <w:lang w:val="en-GB"/>
        </w:rPr>
        <w:t xml:space="preserve">, suggesting that relative North Atlantic SST warming increases the Northern Hemisphere differential warming, enhancing Sahel rainfall. The AMV influence is supported by CMIP5 initialized decadal hindcasts </w:t>
      </w:r>
      <w:r w:rsidRPr="00C734F4">
        <w:rPr>
          <w:rFonts w:cs="Times New Roman"/>
          <w:lang w:val="en-GB"/>
        </w:rPr>
        <w:fldChar w:fldCharType="begin" w:fldLock="1"/>
      </w:r>
      <w:r w:rsidR="000465A7">
        <w:rPr>
          <w:rFonts w:cs="Times New Roman"/>
          <w:lang w:val="en-GB"/>
        </w:rPr>
        <w:instrText>ADDIN CSL_CITATION { "citationItems" : [ { "id" : "ITEM-1", "itemData" : { "DOI" : "10.1175/JCLI-D-12-00635.1", "ISBN" : "10.1175/JCLI-D-12-00635.1", "ISSN" : "08948755", "abstract" : "In this study the capability of eight state-of-the-art ocean\u2013atmosphere coupled models in predicting the monsoonal precipitation in the Sahel on a decadal time scale is assessed. To estimate the importance of the initialization, the predictive skills of two different CMIP5 experiments are compared, a set of 10 decadal hindcasts initialized every 5 years in the period 1961\u20132009 and the historical simulations in the period 1961\u2013 2005. Results indicate that predictive skills are highly model dependent: the Fourth Generation Canadian Coupled Global Climate Model (CanCM4), Centre National de Recherches M? et? eorologiques Coupled GlobalClimateModel, version 5 (CNRM-CM5), andMax Planck InstituteEarth SystemModel, lowresolution (MPI-ESM-LR) models show improved skill in the decadal hindcasts, while the Model for Interdisciplinary Research on Climate, version 5 (MIROC5) is skillful in both the decadal and historical experiments. The Beijing Climate Center, Climate System Model, version 1.1 (BCC-CSM1.1), Hadley Centre Coupled Model, version 3 (HadCM3), L\u2019Institut Pierre-Simon Laplace Coupled Model, version 5, coupled with NEMO, low resolution (IPSL-CM5A-LR), and Meteorological Research Institute Coupled Atmosphere\u2013Ocean General Circulation Model, version 3 (MRI-CGCM3) models show insignificant or no skill in predicting the Sahelian precipitation. Skillful predictions are produced by models properly describing the SST multidecadal var- iability and the initialization appears to play an important role in this respect.", "author" : [ { "dropping-particle" : "", "family" : "Gaetani", "given" : "Marco", "non-dropping-particle" : "", "parse-names" : false, "suffix" : "" }, { "dropping-particle" : "", "family" : "Mohino", "given" : "Elsa", "non-dropping-particle" : "", "parse-names" : false, "suffix" : "" } ], "container-title" : "Journal of Climate", "id" : "ITEM-1", "issued" : { "date-parts" : [ [ "2013" ] ] }, "page" : "7708-7719", "title" : "Decadal prediction of the sahelian precipitation in CMIP5 simulations", "translator" : [ { "dropping-particle" : "", "family" : "Q4191", "given" : "", "non-dropping-particle" : "", "parse-names" : false, "suffix" : "" } ], "type" : "article-journal", "volume" : "26" }, "uris" : [ "http://www.mendeley.com/documents/?uuid=fb8c982b-4527-321a-9a14-56136eb13c1f", "http://www.mendeley.com/documents/?uuid=8ff08976-46ff-48bf-93f7-2d707959d2f5" ] }, { "id" : "ITEM-2",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Paci\ufb01c oscillation signals, and on how well the system simulates the associated SST and West African rainfall response pat-terns. In the case of the MPI-ESM-LR decadal extended 2016hindcast,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"ITEM-2", "issue" : "11", "issued" : { "date-parts" : [ [ "2016", "12", "31" ] ] }, "page" : "3593-3612", "title" : "Decadal prediction of Sahel rainfall: where does the skill (or lack thereof) come from?", "translator" : [ { "dropping-particle" : "", "family" : "Q5447", "given" : "", "non-dropping-particle" : "", "parse-names" : false, "suffix" : "" } ], "type" : "article-journal", "volume" : "47" }, "uris" : [ "http://www.mendeley.com/documents/?uuid=1323c321-cf57-4e46-a39f-7fba511f4059" ] }, { "id" : "ITEM-3", "itemData" : { "DOI" : "10.1038/ncomms14966", "ISSN" : "2041-1723", "abstract" : "Summer rainfall in the Sahel region of Africa exhibits one of the largest signals of climatic variability and with a population reliant on agricultural productivity, the Sahel is particularly vulnerable to major droughts such as occurred in the 1970s and 1980s. Rainfall levels have subsequently recovered, but future projections remain uncertain. Here we show that Sahel rainfall is skilfully predicted on inter-annual and multi-year (that is, 45 years) timescales and use these predictions to better understand the driving mechanisms. Moisture budget analysis indicates that on multi-year timescales, a warmer north Atlantic and Mediterranean enhance Sahel rainfall through increased meridional convergence of low-level, externally sourced moisture. In contrast, year-to-year rainfall levels are largely determined by the recycling rate of local moisture, regulated by planetary circulation patterns associated with the El Nin\u02dco-Southern Oscillation. Our findings aid improved understanding and forecasting of Sahel drought, paramount for successful adaptation strategies in a changing climate", "author" : [ { "dropping-particle" : "", "family" : "Sheen", "given" : "K. L.", "non-dropping-particle" : "", "parse-names" : false, "suffix" : "" }, { "dropping-particle" : "", "family" : "Smith", "given" : "D. M.", "non-dropping-particle" : "", "parse-names" : false, "suffix" : "" }, { "dropping-particle" : "", "family" : "Dunstone", "given" : "N. J.", "non-dropping-particle" : "", "parse-names" : false, "suffix" : "" }, { "dropping-particle" : "", "family" : "Eade", "given" : "R.", "non-dropping-particle" : "", "parse-names" : false, "suffix" : "" }, { "dropping-particle" : "", "family" : "Rowell", "given" : "D. P.", "non-dropping-particle" : "", "parse-names" : false, "suffix" : "" }, { "dropping-particle" : "", "family" : "Vellinga", "given" : "M.", "non-dropping-particle" : "", "parse-names" : false, "suffix" : "" } ], "container-title" : "Nature Communications", "id" : "ITEM-3", "issued" : { "date-parts" : [ [ "2017", "5", "25" ] ] }, "page" : "14966", "title" : "Skilful prediction of Sahel summer rainfall on inter-annual and multi-year timescales", "translator" : [ { "dropping-particle" : "", "family" : "Q5566", "given" : "", "non-dropping-particle" : "", "parse-names" : false, "suffix" : "" } ], "type" : "article-journal", "volume" : "8" }, "uris" : [ "http://www.mendeley.com/documents/?uuid=c871de58-8436-4b6f-abae-4e32a02ec23e" ] } ], "mendeley" : { "formattedCitation" : "(Gaetani and Mohino, 2013; Mohino et al., 2016; Sheen et al., 2017)", "plainTextFormattedCitation" : "(Gaetani and Mohino, 2013; Mohino et al., 2016; Sheen et al., 2017)", "previouslyFormattedCitation" : "(Gaetani and Mohino, 2013; Mohino et al., 2016; Sheen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(Gaetani and Mohino, 2013; Mohino et al., 2016; Sheen et al., 2017)</w:t>
      </w:r>
      <w:r w:rsidRPr="00C734F4">
        <w:rPr>
          <w:rFonts w:cs="Times New Roman"/>
          <w:lang w:val="en-GB"/>
        </w:rPr>
        <w:fldChar w:fldCharType="end"/>
      </w:r>
      <w:r w:rsidRPr="00C734F4">
        <w:rPr>
          <w:rFonts w:cs="Times New Roman"/>
          <w:lang w:val="en-GB"/>
        </w:rPr>
        <w:t xml:space="preserve">, which outperform empirical predictions based on persistence. Some caution is needed since the full magnitude of internal variability is not captured in most CMIP5 models, as poor resolution prevents reproduction of AMV teleconnection responses </w:t>
      </w:r>
      <w:del w:id="1259" w:author="Robin Matthews" w:date="2021-07-11T17:21:00Z">
        <w:r w:rsidRPr="00C734F4" w:rsidDel="009967F2">
          <w:rPr>
            <w:rFonts w:cs="Times New Roman"/>
            <w:lang w:val="en-GB"/>
          </w:rPr>
          <w:delText>(</w:delText>
        </w:r>
      </w:del>
      <w:commentRangeStart w:id="1260"/>
      <w:r w:rsidRPr="00C734F4">
        <w:rPr>
          <w:rFonts w:cs="Times New Roman"/>
          <w:lang w:val="en-GB"/>
        </w:rPr>
        <w:fldChar w:fldCharType="begin" w:fldLock="1"/>
      </w:r>
      <w:ins w:id="1261" w:author="Robin Matthews" w:date="2021-07-11T17:21:00Z">
        <w:r w:rsidR="009967F2">
          <w:rPr>
            <w:rFonts w:cs="Times New Roman"/>
            <w:lang w:val="en-GB"/>
          </w:rPr>
          <w:instrText>ADDIN CSL_CITATION { "citationItems" : [ { "id" : "ITEM-1", "itemData" : { "DOI" : "10.1002/2015GL066690", "ISSN" : "0094-8276", "abstract" : "Substantial low-frequency rainfall fluctuations occurred in the Sahel throughout the twentieth century, causing devastating drought. Modeling these low-frequency rainfall fluctuations has remained problematic for climate models for many years. Here we show using a combination of state-of-the-art rainfall observations and high-resolution global climate models that changes in organized heavy rainfall events carry most of the rainfall variability in the Sahel at multiannual to decadal time scales. Ability to produce intense, organized convection allows climate models to correctly simulate the magnitude of late-twentieth century rainfall change, underlining the importance of model resolution. Increasing model resolution allows a better coupling between large-scale circulation changes and regional rainfall processes over the Sahel. These results provide a strong basis for developing more reliable and skilful long-term predictions of rainfall (seasons to years) which could benefit many sectors in the region by allowing early adaptation to impending extremes.", "author" : [ { "dropping-particle" : "", "family" : "Vellinga", "given" : "Michael", "non-dropping-particle" : "", "parse-names" : false, "suffix" : "" }, { "dropping-particle" : "", "family" : "Roberts", "given" : "Malcolm",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"Marie\u2010Estelle",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"Bain", "given" : "Caroline", "non-dropping-particle" : "", "parse-names" : false, "suffix" : "" } ], "container-title" : "Geophysical Research Letters", "id" : "ITEM-1", "issue" : "1", "issued" : { "date-parts" : [ [ "2016", "1", "16" ] ] }, "page" : "326-333", "title" : "Sahel decadal rainfall variability and the role of model horizontal resolution", "translator" : [ { "dropping-particle" : "", "family" : "Q5714", "given" : "", "non-dropping-particle" : "", "parse-names" : false, "suffix" : "" } ], "type" : "article-journal", "volume" : "43" }, "uris" : [ "http://www.mendeley.com/documents/?uuid=5d245a7e-b866-4632-b01c-3281fb34dda8" ] } ], "mendeley" : { "formattedCitation" : "(Vellinga et al., 2016)", "manualFormatting" : "(Vellinga et al., 2016)", "plainTextFormattedCitation" : "(Vellinga et al., 2016)", "previouslyFormattedCitation" : "(Vellinga et al., 2016)" }, "properties" : { "noteIndex" : 0 }, "schema" : "https://github.com/citation-style-language/schema/raw/master/csl-citation.json" }</w:instrText>
        </w:r>
      </w:ins>
      <w:del w:id="1262" w:author="Robin Matthews" w:date="2021-07-11T17:21:00Z">
        <w:r w:rsidR="000465A7" w:rsidDel="009967F2">
          <w:rPr>
            <w:rFonts w:cs="Times New Roman"/>
            <w:lang w:val="en-GB"/>
          </w:rPr>
          <w:delInstrText>ADDIN CSL_CITATION { "citationItems" : [ { "id" : "ITEM-1", "itemData" : { "DOI" : "10.1002/2015GL066690", "ISSN" : "0094-8276", "abstract" : "Substantial low-frequency rainfall fluctuations occurred in the Sahel throughout the twentieth century, causing devastating drought. Modeling these low-frequency rainfall fluctuations has remained problematic for climate models for many years. Here we show using a combination of state-of-the-art rainfall observations and high-resolution global climate models that changes in organized heavy rainfall events carry most of the rainfall variability in the Sahel at multiannual to decadal time scales. Ability to produce intense, organized convection allows climate models to correctly simulate the magnitude of late-twentieth century rainfall change, underlining the importance of model resolution. Increasing model resolution allows a better coupling between large-scale circulation changes and regional rainfall processes over the Sahel. These results provide a strong basis for developing more reliable and skilful long-term predictions of rainfall (seasons to years) which could benefit many sectors in the region by allowing early adaptation to impending extremes.", "author" : [ { "dropping-particle" : "", "family" : "Vellinga", "given" : "Michael", "non-dropping-particle" : "", "parse-names" : false, "suffix" : "" }, { "dropping-particle" : "", "family" : "Roberts", "given" : "Malcolm",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"Marie\u2010Estelle",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"Bain", "given" : "Caroline", "non-dropping-particle" : "", "parse-names" : false, "suffix" : "" } ], "container-title" : "Geophysical Research Letters", "id" : "ITEM-1", "issue" : "1", "issued" : { "date-parts" : [ [ "2016", "1", "16" ] ] }, "page" : "326-333", "title" : "Sahel decadal rainfall variability and the role of model horizontal resolution", "translator" : [ { "dropping-particle" : "", "family" : "Q5714", "given" : "", "non-dropping-particle" : "", "parse-names" : false, "suffix" : "" } ], "type" : "article-journal", "volume" : "43" }, "uris" : [ "http://www.mendeley.com/documents/?uuid=5d245a7e-b866-4632-b01c-3281fb34dda8" ] } ], "mendeley" : { "formattedCitation" : "(Vellinga et al., 2016)", "manualFormatting" : "Vellinga et al., 2016)", "plainTextFormattedCitation" : "(Vellinga et al., 2016)", "previouslyFormattedCitation" : "(Vellinga et al., 2016)" }, "properties" : { "noteIndex" : 0 }, "schema" : "https://github.com/citation-style-language/schema/raw/master/csl-citation.json" }</w:delInstrText>
        </w:r>
      </w:del>
      <w:r w:rsidRPr="00C734F4">
        <w:rPr>
          <w:rFonts w:cs="Times New Roman"/>
          <w:lang w:val="en-GB"/>
        </w:rPr>
        <w:fldChar w:fldCharType="separate"/>
      </w:r>
      <w:del w:id="1263" w:author="Robin Matthews" w:date="2021-07-11T17:21:00Z">
        <w:r w:rsidR="00E41CA2" w:rsidDel="009967F2">
          <w:rPr>
            <w:rFonts w:cs="Times New Roman"/>
            <w:noProof/>
            <w:lang w:val="en-GB"/>
          </w:rPr>
          <w:delText>V</w:delText>
        </w:r>
      </w:del>
      <w:ins w:id="1264" w:author="Robin Matthews" w:date="2021-07-11T17:21:00Z">
        <w:r w:rsidR="009967F2">
          <w:rPr>
            <w:rFonts w:cs="Times New Roman"/>
            <w:noProof/>
            <w:lang w:val="en-GB"/>
          </w:rPr>
          <w:t>(V</w:t>
        </w:r>
      </w:ins>
      <w:r w:rsidR="00E41CA2">
        <w:rPr>
          <w:rFonts w:cs="Times New Roman"/>
          <w:noProof/>
          <w:lang w:val="en-GB"/>
        </w:rPr>
        <w:t>ellinga et al., 2016)</w:t>
      </w:r>
      <w:r w:rsidRPr="00C734F4">
        <w:rPr>
          <w:rFonts w:cs="Times New Roman"/>
          <w:lang w:val="en-GB"/>
        </w:rPr>
        <w:fldChar w:fldCharType="end"/>
      </w:r>
      <w:commentRangeEnd w:id="1260"/>
      <w:r w:rsidR="00E41CA2">
        <w:rPr>
          <w:rStyle w:val="CommentReference"/>
          <w:rFonts w:asciiTheme="minorHAnsi" w:eastAsiaTheme="minorHAnsi" w:hAnsiTheme="minorHAnsi"/>
          <w:lang w:eastAsia="en-US"/>
        </w:rPr>
        <w:commentReference w:id="1260"/>
      </w:r>
      <w:r w:rsidRPr="00C734F4">
        <w:rPr>
          <w:rFonts w:cs="Times New Roman"/>
          <w:lang w:val="en-GB"/>
        </w:rPr>
        <w:t xml:space="preserve">, and the magnitude of AMV-related SST variation may be underestimated in CMIP5 (Section 3.7.7, which also assesses that the AMV may be partially forced). The influence of PDV has been studied to a lesser extent, with the PDV positive phase having a negative impact on Sahel rainfall in combined observational/CMIP5 analysis </w:t>
      </w:r>
      <w:del w:id="1265" w:author="Robin Matthews" w:date="2021-07-11T17:21:00Z">
        <w:r w:rsidRPr="00C734F4" w:rsidDel="009967F2">
          <w:rPr>
            <w:rFonts w:cs="Times New Roman"/>
            <w:lang w:val="en-GB"/>
          </w:rPr>
          <w:delText>(</w:delText>
        </w:r>
      </w:del>
      <w:commentRangeStart w:id="1266"/>
      <w:r w:rsidRPr="00C734F4">
        <w:rPr>
          <w:rFonts w:cs="Times New Roman"/>
          <w:lang w:val="en-GB"/>
        </w:rPr>
        <w:fldChar w:fldCharType="begin" w:fldLock="1"/>
      </w:r>
      <w:ins w:id="1267" w:author="Robin Matthews" w:date="2021-07-11T17:21:00Z">
        <w:r w:rsidR="009967F2">
          <w:rPr>
            <w:rFonts w:cs="Times New Roman"/>
            <w:lang w:val="en-GB"/>
          </w:rPr>
          <w:instrText>ADDIN CSL_CITATION { "citationItems" : [ { "id" : "ITEM-1", "itemData" : { "DOI" : "10.1002/2014GL062473", "ISBN" : "00948276", "ISSN" : "19448007", "abstract" : "Many studies address the Interdecadal Pacific Oscillation (IPO) as a modulator of climate in several regions all over the globe. However, very few suggest that it has an impact on Sahel rainfall low-frequency variability. This work shows the relevance of such connection, supported by a robust response of state-of-the-art global climate models, involved in the Coupled Model Intercomparison Project Phase 5 (CMIP5). Our results reveal that the positive phase of the IPO has a negative impact on Sahel rainfall anomalies regardless of the externally forced changes induced by anthropogenic gases. Such relationship is stronger for those models in which sea surface temperatures associated with the positive phase of the IPO show warmer anomalies over the tropical Pacific. Therefore, we suggest the importance of a skillful simulation of IPO to improve decadal prediction of Sahel rainfall and to better understand its variability.", "author" : [ { "dropping-particle" : "", "family" : "Villamayor", "given" : "Juli\u00e1n", "non-dropping-particle" : "", "parse-names" : false, "suffix" : "" }, { "dropping-particle" : "", "family" : "Mohino", "given" : "Elsa", "non-dropping-particle" : "", "parse-names" : false, "suffix" : "" } ], "container-title" : "Geophysical Research Letters", "id" : "ITEM-1", "issued" : { "date-parts" : [ [ "2015" ] ] }, "title" : "Robust Sahel drought due to the Interdecadal Pacific Oscillation in CMIP5 simulations", "translator" : [ { "dropping-particle" : "", "family" : "Q4194", "given" : "", "non-dropping-particle" : "", "parse-names" : false, "suffix" : "" } ], "type" : "article-journal" }, "uris" : [ "http://www.mendeley.com/documents/?uuid=6a85dc83-aad5-3325-9d19-c1de342351c2", "http://www.mendeley.com/documents/?uuid=2b055943-58d8-4c40-8fea-f7cd299095ff" ] } ], "mendeley" : { "formattedCitation" : "(Villamayor and Mohino, 2015)", "manualFormatting" : "(Villamayor and Mohino, 2015)", "plainTextFormattedCitation" : "(Villamayor and Mohino, 2015)", "previouslyFormattedCitation" : "(Villamayor and Mohino, 2015)" }, "properties" : { "noteIndex" : 0 }, "schema" : "https://github.com/citation-style-language/schema/raw/master/csl-citation.json" }</w:instrText>
        </w:r>
      </w:ins>
      <w:del w:id="1268" w:author="Robin Matthews" w:date="2021-07-11T17:21:00Z">
        <w:r w:rsidR="000465A7" w:rsidDel="009967F2">
          <w:rPr>
            <w:rFonts w:cs="Times New Roman"/>
            <w:lang w:val="en-GB"/>
          </w:rPr>
          <w:delInstrText>ADDIN CSL_CITATION { "citationItems" : [ { "id" : "ITEM-1", "itemData" : { "DOI" : "10.1002/2014GL062473", "ISBN" : "00948276", "ISSN" : "19448007", "abstract" : "Many studies address the Interdecadal Pacific Oscillation (IPO) as a modulator of climate in several regions all over the globe. However, very few suggest that it has an impact on Sahel rainfall low-frequency variability. This work shows the relevance of such connection, supported by a robust response of state-of-the-art global climate models, involved in the Coupled Model Intercomparison Project Phase 5 (CMIP5). Our results reveal that the positive phase of the IPO has a negative impact on Sahel rainfall anomalies regardless of the externally forced changes induced by anthropogenic gases. Such relationship is stronger for those models in which sea surface temperatures associated with the positive phase of the IPO show warmer anomalies over the tropical Pacific. Therefore, we suggest the importance of a skillful simulation of IPO to improve decadal prediction of Sahel rainfall and to better understand its variability.", "author" : [ { "dropping-particle" : "", "family" : "Villamayor", "given" : "Juli\u00e1n", "non-dropping-particle" : "", "parse-names" : false, "suffix" : "" }, { "dropping-particle" : "", "family" : "Mohino", "given" : "Elsa", "non-dropping-particle" : "", "parse-names" : false, "suffix" : "" } ], "container-title" : "Geophysical Research Letters", "id" : "ITEM-1", "issued" : { "date-parts" : [ [ "2015" ] ] }, "title" : "Robust Sahel drought due to the Interdecadal Pacific Oscillation in CMIP5 simulations", "translator" : [ { "dropping-particle" : "", "family" : "Q4194", "given" : "", "non-dropping-particle" : "", "parse-names" : false, "suffix" : "" } ], "type" : "article-journal" }, "uris" : [ "http://www.mendeley.com/documents/?uuid=6a85dc83-aad5-3325-9d19-c1de342351c2", "http://www.mendeley.com/documents/?uuid=2b055943-58d8-4c40-8fea-f7cd299095ff" ] } ], "mendeley" : { "formattedCitation" : "(Villamayor and Mohino, 2015)", "manualFormatting" : "Villamayor and Mohino, 2015)", "plainTextFormattedCitation" : "(Villamayor and Mohino, 2015)", "previouslyFormattedCitation" : "(Villamayor and Mohino, 2015)" }, "properties" : { "noteIndex" : 0 }, "schema" : "https://github.com/citation-style-language/schema/raw/master/csl-citation.json" }</w:delInstrText>
        </w:r>
      </w:del>
      <w:r w:rsidRPr="00C734F4">
        <w:rPr>
          <w:rFonts w:cs="Times New Roman"/>
          <w:lang w:val="en-GB"/>
        </w:rPr>
        <w:fldChar w:fldCharType="separate"/>
      </w:r>
      <w:del w:id="1269" w:author="Robin Matthews" w:date="2021-07-11T17:21:00Z">
        <w:r w:rsidR="00E41CA2" w:rsidDel="009967F2">
          <w:rPr>
            <w:rFonts w:cs="Times New Roman"/>
            <w:noProof/>
            <w:lang w:val="en-GB"/>
          </w:rPr>
          <w:delText>V</w:delText>
        </w:r>
      </w:del>
      <w:ins w:id="1270" w:author="Robin Matthews" w:date="2021-07-11T17:21:00Z">
        <w:r w:rsidR="009967F2">
          <w:rPr>
            <w:rFonts w:cs="Times New Roman"/>
            <w:noProof/>
            <w:lang w:val="en-GB"/>
          </w:rPr>
          <w:t>(V</w:t>
        </w:r>
      </w:ins>
      <w:r w:rsidR="00E41CA2">
        <w:rPr>
          <w:rFonts w:cs="Times New Roman"/>
          <w:noProof/>
          <w:lang w:val="en-GB"/>
        </w:rPr>
        <w:t>illamayor and Mohino, 2015)</w:t>
      </w:r>
      <w:r w:rsidRPr="00C734F4">
        <w:rPr>
          <w:rFonts w:cs="Times New Roman"/>
          <w:lang w:val="en-GB"/>
        </w:rPr>
        <w:fldChar w:fldCharType="end"/>
      </w:r>
      <w:commentRangeEnd w:id="1266"/>
      <w:r w:rsidR="00E41CA2">
        <w:rPr>
          <w:rStyle w:val="CommentReference"/>
          <w:rFonts w:asciiTheme="minorHAnsi" w:eastAsiaTheme="minorHAnsi" w:hAnsiTheme="minorHAnsi"/>
          <w:lang w:eastAsia="en-US"/>
        </w:rPr>
        <w:commentReference w:id="1266"/>
      </w:r>
      <w:r w:rsidRPr="00C734F4">
        <w:rPr>
          <w:rFonts w:cs="Times New Roman"/>
          <w:lang w:val="en-GB"/>
        </w:rPr>
        <w:t xml:space="preserve">. </w:t>
      </w:r>
      <w:r w:rsidR="00297800" w:rsidRPr="00297800">
        <w:rPr>
          <w:rFonts w:cs="Times New Roman"/>
          <w:lang w:val="en-GB"/>
        </w:rPr>
        <w:t>The closer match between the observed rainfall declining trend and those in an atmosphere-only SMILE, in which SSTs are matched to observations, compared to three coupled SMILEs in which they are not, suggests that the underlying ocean surface might be essential in driving the decline (Figure 10.11e).</w:t>
      </w:r>
    </w:p>
    <w:p w14:paraId="2A13AC32" w14:textId="77777777" w:rsidR="006221C8" w:rsidRPr="00C734F4" w:rsidRDefault="006221C8" w:rsidP="006221C8">
      <w:pPr>
        <w:pStyle w:val="AR6BodyText"/>
        <w:rPr>
          <w:rFonts w:cs="Times New Roman"/>
          <w:lang w:val="en-GB"/>
        </w:rPr>
      </w:pPr>
    </w:p>
    <w:p w14:paraId="4FC1C9E8" w14:textId="43EF9CC4" w:rsidR="006221C8" w:rsidRPr="00C734F4" w:rsidRDefault="006221C8" w:rsidP="006221C8">
      <w:pPr>
        <w:pStyle w:val="AR6BodyText"/>
        <w:rPr>
          <w:rFonts w:cs="Times New Roman"/>
          <w:lang w:val="en-GB"/>
        </w:rPr>
      </w:pPr>
      <w:r w:rsidRPr="00C734F4">
        <w:rPr>
          <w:rFonts w:cs="Times New Roman"/>
          <w:lang w:val="en-GB"/>
        </w:rPr>
        <w:t xml:space="preserve">In terms of anthropogenic emissions, regional aerosol emissions from Europe, and to a lesser extent from Asia, have been shown in a global model to weaken Sahel precipitation either through a weakened Saharan heat low or via the Walker circulation </w:t>
      </w:r>
      <w:del w:id="1271" w:author="Robin Matthews" w:date="2021-07-11T17:21:00Z">
        <w:r w:rsidRPr="00C734F4" w:rsidDel="009967F2">
          <w:rPr>
            <w:rFonts w:cs="Times New Roman"/>
            <w:lang w:val="en-GB"/>
          </w:rPr>
          <w:delText>(</w:delText>
        </w:r>
      </w:del>
      <w:commentRangeStart w:id="1272"/>
      <w:r w:rsidRPr="00C734F4">
        <w:rPr>
          <w:rFonts w:cs="Times New Roman"/>
          <w:lang w:val="en-GB"/>
        </w:rPr>
        <w:fldChar w:fldCharType="begin" w:fldLock="1"/>
      </w:r>
      <w:ins w:id="1273" w:author="Robin Matthews" w:date="2021-07-11T17:21:00Z">
        <w:r w:rsidR="009967F2">
          <w:rPr>
            <w:rFonts w:cs="Times New Roman"/>
            <w:lang w:val="en-GB"/>
          </w:rPr>
          <w:instrText>ADDIN CSL_CITATION { "citationItems" : [ { "id" : "ITEM-1", "itemData" : { "DOI" : "10.1175/JCLI-D-13-00769.1", "ISBN" : "0894-8755", "ISSN" : "08948755", "abstract" : "AbstractIn this study, the atmospheric component of a state-of-the-art climate model [the Hadley Centre Global Environment Model, version 2?Earth System (HadGEM2-ES)] has been used to investigate the impacts of regional anthropogenic sulfur dioxide emissions on boreal summer Sahel rainfall. The study focuses on the transient response of the West African monsoon (WAM) to a sudden change in regional anthropogenic sulfur dioxide emissions, including land surface feedbacks but without sea surface temperature (SST) feedbacks. The response occurs in two distinct phases: 1) fast adjustment of the atmosphere on a time scale of days to weeks (up to 3 weeks) through aerosol?radiation and aerosol?cloud interactions with weak hydrological cycle changes and surface feedbacks and 2) adjustment of the atmosphere and land surface with significant local hydrological cycle changes and changes in atmospheric circulation (beyond 3 weeks).European emissions lead to an increase in shortwave (SW) scattering by increased sulfate burden, leading to a decrease in surface downward SW radiation that causes surface cooling over North Africa, a weakening of the Saharan heat low and WAM, and a decrease in Sahel precipitation. In contrast, Asian emissions lead to very little change in sulfate burden over North Africa, but they induce an adjustment of the Walker circulation, which leads again to a weakening of the WAM and a decrease in Sahel precipitation. The responses to European and Asian emissions during the second phase exhibit similar large-scale patterns of anomalous atmospheric circulation and hydrological variables, suggesting a preferred response. The results support the idea that sulfate aerosol emissions contributed to the observed decline in Sahel precipitation in the second half of the twentieth century.", "author" : [ { "dropping-particle" : "", "family" : "Dong", "given" : "Buwen", "non-dropping-particle" : "", "parse-names" : false, "suffix" : "" }, { "dropping-particle" : "", "family" : "Sutton", "given" : "Rowan T.", "non-dropping-particle" : "", "parse-names" : false, "suffix" : "" }, { "dropping-particle" : "", "family" : "Highwood", "given" : "Ellie", "non-dropping-particle" : "", "parse-names" : false, "suffix" : "" }, { "dropping-particle" : "", "family" : "Wilcox", "given" : "Laura", "non-dropping-particle" : "", "parse-names" : false, "suffix" : "" } ], "container-title" : "Journal of Climate", "id" : "ITEM-1", "issued" : { "date-parts" : [ [ "2014" ] ] }, "page" : "7000-7017", "title" : "The impacts of European and Asian anthropogenic sulfur dioxide emissions on Sahel rainfall", "translator" : [ { "dropping-particle" : "", "family" : "Q4189", "given" : "", "non-dropping-particle" : "", "parse-names" : false, "suffix" : "" } ], "type" : "article-journal", "volume" : "27" }, "uris" : [ "http://www.mendeley.com/documents/?uuid=ef37d2a9-93b5-3e78-b017-d69f679eefe2", "http://www.mendeley.com/documents/?uuid=654e989d-0730-415f-a5d6-a1988460b7cf" ] } ], "mendeley" : { "formattedCitation" : "(Dong et al., 2014)", "manualFormatting" : "(Dong et al., 2014)", "plainTextFormattedCitation" : "(Dong et al., 2014)", "previouslyFormattedCitation" : "(Dong et al., 2014)" }, "properties" : { "noteIndex" : 0 }, "schema" : "https://github.com/citation-style-language/schema/raw/master/csl-citation.json" }</w:instrText>
        </w:r>
      </w:ins>
      <w:del w:id="1274" w:author="Robin Matthews" w:date="2021-07-11T17:21:00Z">
        <w:r w:rsidR="000465A7" w:rsidDel="009967F2">
          <w:rPr>
            <w:rFonts w:cs="Times New Roman"/>
            <w:lang w:val="en-GB"/>
          </w:rPr>
          <w:delInstrText>ADDIN CSL_CITATION { "citationItems" : [ { "id" : "ITEM-1", "itemData" : { "DOI" : "10.1175/JCLI-D-13-00769.1", "ISBN" : "0894-8755", "ISSN" : "08948755", "abstract" : "AbstractIn this study, the atmospheric component of a state-of-the-art climate model [the Hadley Centre Global Environment Model, version 2?Earth System (HadGEM2-ES)] has been used to investigate the impacts of regional anthropogenic sulfur dioxide emissions on boreal summer Sahel rainfall. The study focuses on the transient response of the West African monsoon (WAM) to a sudden change in regional anthropogenic sulfur dioxide emissions, including land surface feedbacks but without sea surface temperature (SST) feedbacks. The response occurs in two distinct phases: 1) fast adjustment of the atmosphere on a time scale of days to weeks (up to 3 weeks) through aerosol?radiation and aerosol?cloud interactions with weak hydrological cycle changes and surface feedbacks and 2) adjustment of the atmosphere and land surface with significant local hydrological cycle changes and changes in atmospheric circulation (beyond 3 weeks).European emissions lead to an increase in shortwave (SW) scattering by increased sulfate burden, leading to a decrease in surface downward SW radiation that causes surface cooling over North Africa, a weakening of the Saharan heat low and WAM, and a decrease in Sahel precipitation. In contrast, Asian emissions lead to very little change in sulfate burden over North Africa, but they induce an adjustment of the Walker circulation, which leads again to a weakening of the WAM and a decrease in Sahel precipitation. The responses to European and Asian emissions during the second phase exhibit similar large-scale patterns of anomalous atmospheric circulation and hydrological variables, suggesting a preferred response. The results support the idea that sulfate aerosol emissions contributed to the observed decline in Sahel precipitation in the second half of the twentieth century.", "author" : [ { "dropping-particle" : "", "family" : "Dong", "given" : "Buwen", "non-dropping-particle" : "", "parse-names" : false, "suffix" : "" }, { "dropping-particle" : "", "family" : "Sutton", "given" : "Rowan T.", "non-dropping-particle" : "", "parse-names" : false, "suffix" : "" }, { "dropping-particle" : "", "family" : "Highwood", "given" : "Ellie", "non-dropping-particle" : "", "parse-names" : false, "suffix" : "" }, { "dropping-particle" : "", "family" : "Wilcox", "given" : "Laura", "non-dropping-particle" : "", "parse-names" : false, "suffix" : "" } ], "container-title" : "Journal of Climate", "id" : "ITEM-1", "issued" : { "date-parts" : [ [ "2014" ] ] }, "page" : "7000-7017", "title" : "The impacts of European and Asian anthropogenic sulfur dioxide emissions on Sahel rainfall", "translator" : [ { "dropping-particle" : "", "family" : "Q4189", "given" : "", "non-dropping-particle" : "", "parse-names" : false, "suffix" : "" } ], "type" : "article-journal", "volume" : "27" }, "uris" : [ "http://www.mendeley.com/documents/?uuid=ef37d2a9-93b5-3e78-b017-d69f679eefe2", "http://www.mendeley.com/documents/?uuid=654e989d-0730-415f-a5d6-a1988460b7cf" ] } ], "mendeley" : { "formattedCitation" : "(Dong et al., 2014)", "manualFormatting" : "Dong et al., 2014)", "plainTextFormattedCitation" : "(Dong et al., 2014)", "previouslyFormattedCitation" : "(Dong et al., 2014)" }, "properties" : { "noteIndex" : 0 }, "schema" : "https://github.com/citation-style-language/schema/raw/master/csl-citation.json" }</w:delInstrText>
        </w:r>
      </w:del>
      <w:r w:rsidRPr="00C734F4">
        <w:rPr>
          <w:rFonts w:cs="Times New Roman"/>
          <w:lang w:val="en-GB"/>
        </w:rPr>
        <w:fldChar w:fldCharType="separate"/>
      </w:r>
      <w:del w:id="1275" w:author="Robin Matthews" w:date="2021-07-11T17:21:00Z">
        <w:r w:rsidR="00E41CA2" w:rsidDel="009967F2">
          <w:rPr>
            <w:rFonts w:cs="Times New Roman"/>
            <w:noProof/>
            <w:lang w:val="en-GB"/>
          </w:rPr>
          <w:delText>D</w:delText>
        </w:r>
      </w:del>
      <w:ins w:id="1276" w:author="Robin Matthews" w:date="2021-07-11T17:21:00Z">
        <w:r w:rsidR="009967F2">
          <w:rPr>
            <w:rFonts w:cs="Times New Roman"/>
            <w:noProof/>
            <w:lang w:val="en-GB"/>
          </w:rPr>
          <w:t>(D</w:t>
        </w:r>
      </w:ins>
      <w:r w:rsidR="00E41CA2">
        <w:rPr>
          <w:rFonts w:cs="Times New Roman"/>
          <w:noProof/>
          <w:lang w:val="en-GB"/>
        </w:rPr>
        <w:t>ong et al., 2014)</w:t>
      </w:r>
      <w:r w:rsidRPr="00C734F4">
        <w:rPr>
          <w:rFonts w:cs="Times New Roman"/>
          <w:lang w:val="en-GB"/>
        </w:rPr>
        <w:fldChar w:fldCharType="end"/>
      </w:r>
      <w:commentRangeEnd w:id="1272"/>
      <w:r w:rsidR="00E41CA2">
        <w:rPr>
          <w:rStyle w:val="CommentReference"/>
          <w:rFonts w:asciiTheme="minorHAnsi" w:eastAsiaTheme="minorHAnsi" w:hAnsiTheme="minorHAnsi"/>
          <w:lang w:eastAsia="en-US"/>
        </w:rPr>
        <w:commentReference w:id="1272"/>
      </w:r>
      <w:r w:rsidRPr="00C734F4">
        <w:rPr>
          <w:rFonts w:cs="Times New Roman"/>
          <w:lang w:val="en-GB"/>
        </w:rPr>
        <w:t xml:space="preserve">. </w:t>
      </w:r>
      <w:r w:rsidR="00F60DED">
        <w:rPr>
          <w:rFonts w:cs="Times New Roman"/>
          <w:lang w:val="en-GB"/>
        </w:rPr>
        <w:t>Greenhouse gases (</w:t>
      </w:r>
      <w:r w:rsidRPr="00C734F4">
        <w:rPr>
          <w:rFonts w:cs="Times New Roman"/>
          <w:lang w:val="en-GB"/>
        </w:rPr>
        <w:t>GHG</w:t>
      </w:r>
      <w:r w:rsidR="00F60DED">
        <w:rPr>
          <w:rFonts w:cs="Times New Roman"/>
          <w:lang w:val="en-GB"/>
        </w:rPr>
        <w:t>s)</w:t>
      </w:r>
      <w:r w:rsidRPr="00C734F4">
        <w:rPr>
          <w:rFonts w:cs="Times New Roman"/>
          <w:lang w:val="en-GB"/>
        </w:rPr>
        <w:t xml:space="preserve"> and anthropogenic aerosol can be considered together to control ITCZ position based on temperature asymmetry at the hemispheric scale. GHG</w:t>
      </w:r>
      <w:r w:rsidR="00F60DED">
        <w:rPr>
          <w:rFonts w:cs="Times New Roman"/>
          <w:lang w:val="en-GB"/>
        </w:rPr>
        <w:t>s</w:t>
      </w:r>
      <w:r w:rsidRPr="00C734F4">
        <w:rPr>
          <w:rFonts w:cs="Times New Roman"/>
          <w:lang w:val="en-GB"/>
        </w:rPr>
        <w:t xml:space="preserve"> increase Sahel precipitation, while aerosol reduces it (in coupled slab-ocean model experiments by </w:t>
      </w:r>
      <w:commentRangeStart w:id="1277"/>
      <w:r w:rsidRPr="00C734F4">
        <w:rPr>
          <w:rFonts w:cs="Times New Roman"/>
          <w:lang w:val="en-GB"/>
        </w:rPr>
        <w:fldChar w:fldCharType="begin" w:fldLock="1"/>
      </w:r>
      <w:ins w:id="1278" w:author="Robin Matthews" w:date="2021-07-11T17:22:00Z">
        <w:r w:rsidR="009967F2">
          <w:rPr>
            <w:rFonts w:cs="Times New Roman"/>
            <w:lang w:val="en-GB"/>
          </w:rPr>
          <w: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"http://www.mendeley.com/documents/?uuid=4f3546bc-c7cd-4f3b-a58e-83a46c07587a"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instrText>
        </w:r>
      </w:ins>
      <w:del w:id="1279" w:author="Robin Matthews" w:date="2021-07-11T17:22:00Z">
        <w:r w:rsidR="000465A7" w:rsidDel="009967F2">
          <w:rPr>
            <w:rFonts w:cs="Times New Roman"/>
            <w:lang w:val="en-GB"/>
          </w:rPr>
          <w:del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"http://www.mendeley.com/documents/?uuid=4f3546bc-c7cd-4f3b-a58e-83a46c07587a"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Ackerley et al.</w:t>
      </w:r>
      <w:ins w:id="1280" w:author="Robin Matthews" w:date="2021-07-11T17:22:00Z">
        <w:r w:rsidR="009967F2">
          <w:rPr>
            <w:rFonts w:cs="Times New Roman"/>
            <w:noProof/>
            <w:lang w:val="en-GB"/>
          </w:rPr>
          <w:t xml:space="preserve"> (</w:t>
        </w:r>
      </w:ins>
      <w:del w:id="1281" w:author="Robin Matthews" w:date="2021-07-11T17:22:00Z">
        <w:r w:rsidR="00E41CA2" w:rsidDel="009967F2">
          <w:rPr>
            <w:rFonts w:cs="Times New Roman"/>
            <w:noProof/>
            <w:lang w:val="en-GB"/>
          </w:rPr>
          <w:delText xml:space="preserve">, </w:delText>
        </w:r>
      </w:del>
      <w:r w:rsidR="00E41CA2">
        <w:rPr>
          <w:rFonts w:cs="Times New Roman"/>
          <w:noProof/>
          <w:lang w:val="en-GB"/>
        </w:rPr>
        <w:t>201</w:t>
      </w:r>
      <w:ins w:id="1282" w:author="Robin Matthews" w:date="2021-07-11T17:22:00Z">
        <w:r w:rsidR="009967F2">
          <w:rPr>
            <w:rFonts w:cs="Times New Roman"/>
            <w:noProof/>
            <w:lang w:val="en-GB"/>
          </w:rPr>
          <w:t>1)</w:t>
        </w:r>
      </w:ins>
      <w:del w:id="1283" w:author="Robin Matthews" w:date="2021-07-11T17:22:00Z">
        <w:r w:rsidR="00E41CA2" w:rsidDel="009967F2">
          <w:rPr>
            <w:rFonts w:cs="Times New Roman"/>
            <w:noProof/>
            <w:lang w:val="en-GB"/>
          </w:rPr>
          <w:delText>1</w:delText>
        </w:r>
      </w:del>
      <w:r w:rsidRPr="00C734F4">
        <w:rPr>
          <w:rFonts w:cs="Times New Roman"/>
          <w:lang w:val="en-GB"/>
        </w:rPr>
        <w:fldChar w:fldCharType="end"/>
      </w:r>
      <w:commentRangeEnd w:id="1277"/>
      <w:r w:rsidR="00E41CA2">
        <w:rPr>
          <w:rStyle w:val="CommentReference"/>
          <w:rFonts w:asciiTheme="minorHAnsi" w:eastAsiaTheme="minorHAnsi" w:hAnsiTheme="minorHAnsi"/>
          <w:lang w:eastAsia="en-US"/>
        </w:rPr>
        <w:commentReference w:id="1277"/>
      </w:r>
      <w:r w:rsidRPr="00C734F4">
        <w:rPr>
          <w:rFonts w:cs="Times New Roman"/>
          <w:lang w:val="en-GB"/>
        </w:rPr>
        <w:t xml:space="preserve"> following </w:t>
      </w:r>
      <w:commentRangeStart w:id="1284"/>
      <w:r w:rsidRPr="00C734F4">
        <w:rPr>
          <w:rFonts w:cs="Times New Roman"/>
          <w:lang w:val="en-GB"/>
        </w:rPr>
        <w:fldChar w:fldCharType="begin" w:fldLock="1"/>
      </w:r>
      <w:ins w:id="1285" w:author="Robin Matthews" w:date="2021-07-11T17:22:00Z">
        <w:r w:rsidR="009967F2">
          <w:rPr>
            <w:rFonts w:cs="Times New Roman"/>
            <w:lang w:val="en-GB"/>
          </w:rPr>
          <w:instrText>ADDIN CSL_CITATION { "citationItems" : [ { "id" : "ITEM-1", "itemData" : { "DOI" : "10.1029/2006GL026067", "ISSN" : "0094-8276", "author" : [ { "dropping-particle" : "", "family" : "Biasutti", "given" : "Michela", "non-dropping-particle" : "", "parse-names" : false, "suffix" : "" }, { "dropping-particle" : "", "family" : "Giannini", "given" : "Alessandra", "non-dropping-particle" : "", "parse-names" : false, "suffix" : "" } ], "container-title" : "Geophysical Research Letters", "id" : "ITEM-1", "issue" : "11", "issued" : { "date-parts" : [ [ "2006" ] ] }, "page" : "L11706", "title" : "Robust Sahel drying in response to late 20th century forcings", "translator" : [ { "dropping-particle" : "", "family" : "Q5022", "given" : "", "non-dropping-particle" : "", "parse-names" : false, "suffix" : "" } ], "type" : "article-journal", "volume" : "33" }, "uris" : [ "http://www.mendeley.com/documents/?uuid=7aef2149-f018-467d-9ee9-ea0bc8bfe5d9" ] } ], "mendeley" : { "formattedCitation" : "(Biasutti and Giannini, 2006)", "manualFormatting" : "Biasutti and Giannini (2006)", "plainTextFormattedCitation" : "(Biasutti and Giannini, 2006)", "previouslyFormattedCitation" : "(Biasutti and Giannini, 2006)" }, "properties" : { "noteIndex" : 0 }, "schema" : "https://github.com/citation-style-language/schema/raw/master/csl-citation.json" }</w:instrText>
        </w:r>
      </w:ins>
      <w:del w:id="1286" w:author="Robin Matthews" w:date="2021-07-11T17:22:00Z">
        <w:r w:rsidR="000465A7" w:rsidDel="009967F2">
          <w:rPr>
            <w:rFonts w:cs="Times New Roman"/>
            <w:lang w:val="en-GB"/>
          </w:rPr>
          <w:delInstrText>ADDIN CSL_CITATION { "citationItems" : [ { "id" : "ITEM-1", "itemData" : { "DOI" : "10.1029/2006GL026067", "ISSN" : "0094-8276", "author" : [ { "dropping-particle" : "", "family" : "Biasutti", "given" : "Michela", "non-dropping-particle" : "", "parse-names" : false, "suffix" : "" }, { "dropping-particle" : "", "family" : "Giannini", "given" : "Alessandra", "non-dropping-particle" : "", "parse-names" : false, "suffix" : "" } ], "container-title" : "Geophysical Research Letters", "id" : "ITEM-1", "issue" : "11", "issued" : { "date-parts" : [ [ "2006" ] ] }, "page" : "L11706", "title" : "Robust Sahel drying in response to late 20th century forcings", "translator" : [ { "dropping-particle" : "", "family" : "Q5022", "given" : "", "non-dropping-particle" : "", "parse-names" : false, "suffix" : "" } ], "type" : "article-journal", "volume" : "33" }, "uris" : [ "http://www.mendeley.com/documents/?uuid=7aef2149-f018-467d-9ee9-ea0bc8bfe5d9" ] } ], "mendeley" : { "formattedCitation" : "(Biasutti and Giannini, 2006)", "manualFormatting" : "Biasutti and Giannini, 2006)", "plainTextFormattedCitation" : "(Biasutti and Giannini, 2006)", "previouslyFormattedCitation" : "(Biasutti and Giannini, 2006)"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Biasutti and Giannini</w:t>
      </w:r>
      <w:ins w:id="1287" w:author="Robin Matthews" w:date="2021-07-11T17:22:00Z">
        <w:r w:rsidR="009967F2">
          <w:rPr>
            <w:rFonts w:cs="Times New Roman"/>
            <w:noProof/>
            <w:lang w:val="en-GB"/>
          </w:rPr>
          <w:t xml:space="preserve"> (</w:t>
        </w:r>
      </w:ins>
      <w:del w:id="1288" w:author="Robin Matthews" w:date="2021-07-11T17:22:00Z">
        <w:r w:rsidR="00E41CA2" w:rsidDel="009967F2">
          <w:rPr>
            <w:rFonts w:cs="Times New Roman"/>
            <w:noProof/>
            <w:lang w:val="en-GB"/>
          </w:rPr>
          <w:delText xml:space="preserve">, </w:delText>
        </w:r>
      </w:del>
      <w:r w:rsidR="00E41CA2">
        <w:rPr>
          <w:rFonts w:cs="Times New Roman"/>
          <w:noProof/>
          <w:lang w:val="en-GB"/>
        </w:rPr>
        <w:t>2006)</w:t>
      </w:r>
      <w:r w:rsidRPr="00C734F4">
        <w:rPr>
          <w:rFonts w:cs="Times New Roman"/>
          <w:lang w:val="en-GB"/>
        </w:rPr>
        <w:fldChar w:fldCharType="end"/>
      </w:r>
      <w:commentRangeEnd w:id="1284"/>
      <w:ins w:id="1289" w:author="Robin Matthews" w:date="2021-07-11T17:22:00Z">
        <w:r w:rsidR="009967F2">
          <w:rPr>
            <w:rFonts w:cs="Times New Roman"/>
            <w:lang w:val="en-GB"/>
          </w:rPr>
          <w:t>)</w:t>
        </w:r>
      </w:ins>
      <w:r w:rsidR="00E41CA2">
        <w:rPr>
          <w:rStyle w:val="CommentReference"/>
          <w:rFonts w:asciiTheme="minorHAnsi" w:eastAsiaTheme="minorHAnsi" w:hAnsiTheme="minorHAnsi"/>
          <w:lang w:eastAsia="en-US"/>
        </w:rPr>
        <w:commentReference w:id="1284"/>
      </w:r>
      <w:r w:rsidRPr="00C734F4">
        <w:rPr>
          <w:rFonts w:cs="Times New Roman"/>
          <w:lang w:val="en-GB"/>
        </w:rPr>
        <w:t xml:space="preserve">. This effect is stronger when models account for aerosol-cloud interactions </w:t>
      </w:r>
      <w:r w:rsidRPr="00C734F4">
        <w:rPr>
          <w:rFonts w:cs="Times New Roman"/>
          <w:lang w:val="en-GB"/>
        </w:rPr>
        <w:fldChar w:fldCharType="begin" w:fldLock="1"/>
      </w:r>
      <w:r w:rsidR="000465A7">
        <w:rPr>
          <w:rFonts w:cs="Times New Roman"/>
          <w:lang w:val="en-GB"/>
        </w:rPr>
        <w:instrText>ADDIN CSL_CITATION { "citationItems" : [ { "id" : "ITEM-1", "itemData" : { "DOI" : "10.1175/JCLI-D-15-0148.1", "ISSN" : "0894-8755", "abstract" : "Through the latter half of the twentieth century, meridional shifts in tropical precipitation have been associated with severe droughts. Although linked to a variety of causes, the origin of these shifts remains elusive. Here, it is shown that they are unlikely to arise from internal variability of the climate system alone, as simulated by coupled ocean\u2013atmosphere climate models. Similar to previous work, the authors find that anthropogenic and volcanic aerosols are the dominant drivers of simulated twentieth-century tropical precipitation shifts. Models that include the cloud-albedo and lifetime aerosol indirect effects yield significantly larger shifts than models that lack aerosol indirect effects and also reproduce most of the southward tropical precipitation shift in the Pacific. However, all models significantly underestimate the magnitude of the observed shifts in the Atlantic sector, unless driven by observed SSTs. Mechanistically, tropical precipitation shifts are driven by interhemispheric sea surface temperature variations, which are associated with hemispherically asymmetric changes in low-latitude surface pressure, winds, and low clouds, as well as the strength, location, and cross-equatorial energy transport of the Hadley cells. Models with a larger hemispheric aerosol radiative forcing gradient yield larger hemispheric temperature contrasts and, in turn, larger meridional precipitation shifts. The authors conclude that aerosols are likely the dominant driver of the observed southward tropical precipitation shift in the Pacific. Aerosols are also significant drivers of the Atlantic shifts, although one cannot rule out a contribution from natural variability to account for the magnitude of the observed shifts.", "author" : [ { "dropping-particle" : "", "family" : "Allen", "given" : "Robert J.", "non-dropping-particle" : "", "parse-names" : false, "suffix" : "" }, { "dropping-particle" : "", "family" : "Evan", "given" : "Amato T.", "non-dropping-particle" : "", "parse-names" : false, "suffix" : "" }, { "dropping-particle" : "", "family" : "Booth", "given" : "Ben B. B.", "non-dropping-particle" : "", "parse-names" : false, "suffix" : "" } ], "container-title" : "Journal of Climate", "id" : "ITEM-1", "issue" : "20", "issued" : { "date-parts" : [ [ "2015", "10", "15" ] ] }, "page" : "8219-8246", "title" : "Interhemispheric Aerosol Radiative Forcing and Tropical Precipitation Shifts during the Late Twentieth Century", "translator" : [ { "dropping-particle" : "", "family" : "Q6692", "given" : "", "non-dropping-particle" : "", "parse-names" : false, "suffix" : "" } ], "type" : "article-journal", "volume" : "28" }, "uris" : [ "http://www.mendeley.com/documents/?uuid=7af9fb2d-a86c-44d7-839a-edf00a3a2d17" ] } ], "mendeley" : { "formattedCitation" : "(Allen et al., 2015)", "plainTextFormattedCitation" : "(Allen et al., 2015)", "previouslyFormattedCitation" : "(Allen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(Allen et al., 2015)</w:t>
      </w:r>
      <w:r w:rsidRPr="00C734F4">
        <w:rPr>
          <w:rFonts w:cs="Times New Roman"/>
          <w:lang w:val="en-GB"/>
        </w:rPr>
        <w:fldChar w:fldCharType="end"/>
      </w:r>
      <w:r w:rsidRPr="00C734F4">
        <w:rPr>
          <w:rFonts w:cs="Times New Roman"/>
          <w:lang w:val="en-GB"/>
        </w:rPr>
        <w:t xml:space="preserve">. Perturbed physics GCM ensembles suggests that aerosol emissions were the main driver of observed drying over 1950–1980 </w:t>
      </w:r>
      <w:del w:id="1290" w:author="Robin Matthews" w:date="2021-07-11T17:22:00Z">
        <w:r w:rsidRPr="00C734F4" w:rsidDel="009967F2">
          <w:rPr>
            <w:rFonts w:cs="Times New Roman"/>
            <w:lang w:val="en-GB"/>
          </w:rPr>
          <w:delText>(</w:delText>
        </w:r>
      </w:del>
      <w:commentRangeStart w:id="1291"/>
      <w:r w:rsidRPr="00C734F4">
        <w:rPr>
          <w:rFonts w:cs="Times New Roman"/>
          <w:lang w:val="en-GB"/>
        </w:rPr>
        <w:fldChar w:fldCharType="begin" w:fldLock="1"/>
      </w:r>
      <w:ins w:id="1292" w:author="Robin Matthews" w:date="2021-07-11T17:22:00Z">
        <w:r w:rsidR="009967F2">
          <w:rPr>
            <w:rFonts w:cs="Times New Roman"/>
            <w:lang w:val="en-GB"/>
          </w:rPr>
          <w: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instrText>
        </w:r>
      </w:ins>
      <w:del w:id="1293" w:author="Robin Matthews" w:date="2021-07-11T17:22:00Z">
        <w:r w:rsidR="000465A7" w:rsidDel="009967F2">
          <w:rPr>
            <w:rFonts w:cs="Times New Roman"/>
            <w:lang w:val="en-GB"/>
          </w:rPr>
          <w:del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delInstrText>
        </w:r>
      </w:del>
      <w:r w:rsidRPr="00C734F4">
        <w:rPr>
          <w:rFonts w:cs="Times New Roman"/>
          <w:lang w:val="en-GB"/>
        </w:rPr>
        <w:fldChar w:fldCharType="separate"/>
      </w:r>
      <w:del w:id="1294" w:author="Robin Matthews" w:date="2021-07-11T17:22:00Z">
        <w:r w:rsidR="00E41CA2" w:rsidDel="009967F2">
          <w:rPr>
            <w:rFonts w:cs="Times New Roman"/>
            <w:noProof/>
            <w:lang w:val="en-GB"/>
          </w:rPr>
          <w:delText>A</w:delText>
        </w:r>
      </w:del>
      <w:ins w:id="1295" w:author="Robin Matthews" w:date="2021-07-11T17:22:00Z">
        <w:r w:rsidR="009967F2">
          <w:rPr>
            <w:rFonts w:cs="Times New Roman"/>
            <w:noProof/>
            <w:lang w:val="en-GB"/>
          </w:rPr>
          <w:t>(A</w:t>
        </w:r>
      </w:ins>
      <w:r w:rsidR="00E41CA2">
        <w:rPr>
          <w:rFonts w:cs="Times New Roman"/>
          <w:noProof/>
          <w:lang w:val="en-GB"/>
        </w:rPr>
        <w:t>ckerley et al., 2011)</w:t>
      </w:r>
      <w:r w:rsidRPr="00C734F4">
        <w:rPr>
          <w:rFonts w:cs="Times New Roman"/>
          <w:lang w:val="en-GB"/>
        </w:rPr>
        <w:fldChar w:fldCharType="end"/>
      </w:r>
      <w:commentRangeEnd w:id="1291"/>
      <w:r w:rsidR="00E41CA2">
        <w:rPr>
          <w:rStyle w:val="CommentReference"/>
          <w:rFonts w:asciiTheme="minorHAnsi" w:eastAsiaTheme="minorHAnsi" w:hAnsiTheme="minorHAnsi"/>
          <w:lang w:eastAsia="en-US"/>
        </w:rPr>
        <w:commentReference w:id="1291"/>
      </w:r>
      <w:r w:rsidRPr="00C734F4">
        <w:rPr>
          <w:rFonts w:cs="Times New Roman"/>
          <w:lang w:val="en-GB"/>
        </w:rPr>
        <w:t xml:space="preserve">, supported by CMIP5 single-forcing experiments </w:t>
      </w:r>
      <w:del w:id="1296" w:author="Robin Matthews" w:date="2021-07-11T17:22:00Z">
        <w:r w:rsidRPr="00C734F4" w:rsidDel="009967F2">
          <w:rPr>
            <w:rFonts w:cs="Times New Roman"/>
            <w:lang w:val="en-GB"/>
          </w:rPr>
          <w:delText>(</w:delText>
        </w:r>
      </w:del>
      <w:commentRangeStart w:id="1297"/>
      <w:r w:rsidRPr="00C734F4">
        <w:rPr>
          <w:rFonts w:cs="Times New Roman"/>
          <w:lang w:val="en-GB"/>
        </w:rPr>
        <w:fldChar w:fldCharType="begin" w:fldLock="1"/>
      </w:r>
      <w:ins w:id="1298" w:author="Robin Matthews" w:date="2021-07-11T17:22:00Z">
        <w:r w:rsidR="009967F2">
          <w:rPr>
            <w:rFonts w:cs="Times New Roman"/>
            <w:lang w:val="en-GB"/>
          </w:rPr>
          <w: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"mendeley" : { "formattedCitation" : "(Polson et al., 2014)", "manualFormatting" : "(Polson et al., 2014)", "plainTextFormattedCitation" : "(Polson et al., 2014)", "previouslyFormattedCitation" : "(Polson et al., 2014)" }, "properties" : { "noteIndex" : 0 }, "schema" : "https://github.com/citation-style-language/schema/raw/master/csl-citation.json" }</w:instrText>
        </w:r>
      </w:ins>
      <w:del w:id="1299" w:author="Robin Matthews" w:date="2021-07-11T17:22:00Z">
        <w:r w:rsidR="000465A7" w:rsidDel="009967F2">
          <w:rPr>
            <w:rFonts w:cs="Times New Roman"/>
            <w:lang w:val="en-GB"/>
          </w:rPr>
          <w:del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"mendeley" : { "formattedCitation" : "(Polson et al., 2014)", "manualFormatting" : "Polson et al., 2014)", "plainTextFormattedCitation" : "(Polson et al., 2014)", "previouslyFormattedCitation" : "(Polson et al., 2014)" }, "properties" : { "noteIndex" : 0 }, "schema" : "https://github.com/citation-style-language/schema/raw/master/csl-citation.json" }</w:delInstrText>
        </w:r>
      </w:del>
      <w:r w:rsidRPr="00C734F4">
        <w:rPr>
          <w:rFonts w:cs="Times New Roman"/>
          <w:lang w:val="en-GB"/>
        </w:rPr>
        <w:fldChar w:fldCharType="separate"/>
      </w:r>
      <w:del w:id="1300" w:author="Robin Matthews" w:date="2021-07-11T17:22:00Z">
        <w:r w:rsidR="00E41CA2" w:rsidDel="009967F2">
          <w:rPr>
            <w:rFonts w:cs="Times New Roman"/>
            <w:noProof/>
            <w:lang w:val="en-GB"/>
          </w:rPr>
          <w:delText>P</w:delText>
        </w:r>
      </w:del>
      <w:ins w:id="1301" w:author="Robin Matthews" w:date="2021-07-11T17:22:00Z">
        <w:r w:rsidR="009967F2">
          <w:rPr>
            <w:rFonts w:cs="Times New Roman"/>
            <w:noProof/>
            <w:lang w:val="en-GB"/>
          </w:rPr>
          <w:t>(P</w:t>
        </w:r>
      </w:ins>
      <w:r w:rsidR="00E41CA2">
        <w:rPr>
          <w:rFonts w:cs="Times New Roman"/>
          <w:noProof/>
          <w:lang w:val="en-GB"/>
        </w:rPr>
        <w:t>olson et al., 2014)</w:t>
      </w:r>
      <w:r w:rsidRPr="00C734F4">
        <w:rPr>
          <w:rFonts w:cs="Times New Roman"/>
          <w:lang w:val="en-GB"/>
        </w:rPr>
        <w:fldChar w:fldCharType="end"/>
      </w:r>
      <w:commentRangeEnd w:id="1297"/>
      <w:r w:rsidR="00E41CA2">
        <w:rPr>
          <w:rStyle w:val="CommentReference"/>
          <w:rFonts w:asciiTheme="minorHAnsi" w:eastAsiaTheme="minorHAnsi" w:hAnsiTheme="minorHAnsi"/>
          <w:lang w:eastAsia="en-US"/>
        </w:rPr>
        <w:commentReference w:id="1297"/>
      </w:r>
      <w:r w:rsidRPr="00C734F4">
        <w:rPr>
          <w:rFonts w:cs="Times New Roman"/>
          <w:lang w:val="en-GB"/>
        </w:rPr>
        <w:t xml:space="preserve">. A coherent drying signal in CMIP5 over the extended 1901–2010 period has also been found, although smaller than the observed trend </w:t>
      </w:r>
      <w:del w:id="1302" w:author="Robin Matthews" w:date="2021-07-11T17:22:00Z">
        <w:r w:rsidRPr="00C734F4" w:rsidDel="009967F2">
          <w:rPr>
            <w:rFonts w:cs="Times New Roman"/>
            <w:lang w:val="en-GB"/>
          </w:rPr>
          <w:delText>(</w:delText>
        </w:r>
      </w:del>
      <w:commentRangeStart w:id="1303"/>
      <w:r w:rsidRPr="00C734F4">
        <w:rPr>
          <w:rFonts w:cs="Times New Roman"/>
          <w:lang w:val="en-GB"/>
        </w:rPr>
        <w:fldChar w:fldCharType="begin" w:fldLock="1"/>
      </w:r>
      <w:ins w:id="1304" w:author="Robin Matthews" w:date="2021-07-11T17:22:00Z">
        <w:r w:rsidR="009967F2">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ins>
      <w:del w:id="1305" w:author="Robin Matthews" w:date="2021-07-11T17:22:00Z">
        <w:r w:rsidR="000465A7" w:rsidDel="009967F2">
          <w:rPr>
            <w:rFonts w:cs="Times New Roman"/>
            <w:lang w:val="en-GB"/>
          </w:rPr>
          <w:del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delInstrText>
        </w:r>
      </w:del>
      <w:r w:rsidRPr="00C734F4">
        <w:rPr>
          <w:rFonts w:cs="Times New Roman"/>
          <w:lang w:val="en-GB"/>
        </w:rPr>
        <w:fldChar w:fldCharType="separate"/>
      </w:r>
      <w:del w:id="1306" w:author="Robin Matthews" w:date="2021-07-11T17:22:00Z">
        <w:r w:rsidR="00E41CA2" w:rsidDel="009967F2">
          <w:rPr>
            <w:rFonts w:cs="Times New Roman"/>
            <w:noProof/>
            <w:lang w:val="en-GB"/>
          </w:rPr>
          <w:delText>K</w:delText>
        </w:r>
      </w:del>
      <w:ins w:id="1307" w:author="Robin Matthews" w:date="2021-07-11T17:22:00Z">
        <w:r w:rsidR="009967F2">
          <w:rPr>
            <w:rFonts w:cs="Times New Roman"/>
            <w:noProof/>
            <w:lang w:val="en-GB"/>
          </w:rPr>
          <w:t>(K</w:t>
        </w:r>
      </w:ins>
      <w:r w:rsidR="00E41CA2">
        <w:rPr>
          <w:rFonts w:cs="Times New Roman"/>
          <w:noProof/>
          <w:lang w:val="en-GB"/>
        </w:rPr>
        <w:t>nutson and Zeng, 2018)</w:t>
      </w:r>
      <w:r w:rsidRPr="00C734F4">
        <w:rPr>
          <w:rFonts w:cs="Times New Roman"/>
          <w:lang w:val="en-GB"/>
        </w:rPr>
        <w:fldChar w:fldCharType="end"/>
      </w:r>
      <w:commentRangeEnd w:id="1303"/>
      <w:r w:rsidR="00E41CA2">
        <w:rPr>
          <w:rStyle w:val="CommentReference"/>
          <w:rFonts w:asciiTheme="minorHAnsi" w:eastAsiaTheme="minorHAnsi" w:hAnsiTheme="minorHAnsi"/>
          <w:lang w:eastAsia="en-US"/>
        </w:rPr>
        <w:commentReference w:id="1303"/>
      </w:r>
      <w:r w:rsidRPr="00C734F4">
        <w:rPr>
          <w:rFonts w:cs="Times New Roman"/>
          <w:lang w:val="en-GB"/>
        </w:rPr>
        <w:t xml:space="preserve">. By applying aerosol scaling factors to the historical period in order to sample the uncertainty in CMIP5 aerosol radiative forcing, </w:t>
      </w:r>
      <w:r w:rsidRPr="00C734F4">
        <w:rPr>
          <w:rFonts w:cs="Times New Roman"/>
          <w:lang w:val="en-GB"/>
        </w:rPr>
        <w:fldChar w:fldCharType="begin" w:fldLock="1"/>
      </w:r>
      <w:r w:rsidR="000465A7">
        <w:rPr>
          <w:rFonts w:cs="Times New Roman"/>
          <w:lang w:val="en-GB"/>
        </w:rPr>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"manualFormatting" : "Shonk et al. (2020)", "plainTextFormattedCitation" : "(Shonk et al., 2020)", "previouslyFormattedCitation" : "(Shonk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Shonk et al. (2020)</w:t>
      </w:r>
      <w:r w:rsidRPr="00C734F4">
        <w:rPr>
          <w:rFonts w:cs="Times New Roman"/>
          <w:lang w:val="en-GB"/>
        </w:rPr>
        <w:fldChar w:fldCharType="end"/>
      </w:r>
      <w:r w:rsidRPr="00C734F4">
        <w:rPr>
          <w:rFonts w:cs="Times New Roman"/>
          <w:lang w:val="en-GB"/>
        </w:rPr>
        <w:t xml:space="preserve"> found differences of 0.5 mm day</w:t>
      </w:r>
      <w:r w:rsidRPr="00C734F4">
        <w:rPr>
          <w:rFonts w:cs="Times New Roman"/>
          <w:vertAlign w:val="superscript"/>
          <w:lang w:val="en-GB"/>
        </w:rPr>
        <w:t>-1</w:t>
      </w:r>
      <w:r w:rsidRPr="00C734F4">
        <w:rPr>
          <w:rFonts w:cs="Times New Roman"/>
          <w:lang w:val="en-GB"/>
        </w:rPr>
        <w:t xml:space="preserve"> for Gulf of Guinea rainfall between strong and weak aerosol experiments as illustrated in Figure 10.11c, although the drying appears further south than observed due to model bias.</w:t>
      </w:r>
    </w:p>
    <w:p w14:paraId="586BA571" w14:textId="77777777" w:rsidR="006221C8" w:rsidRPr="00C734F4" w:rsidRDefault="006221C8" w:rsidP="006221C8">
      <w:pPr>
        <w:pStyle w:val="AR6BodyText"/>
        <w:rPr>
          <w:rFonts w:cs="Times New Roman"/>
          <w:lang w:val="en-GB"/>
        </w:rPr>
      </w:pPr>
    </w:p>
    <w:p w14:paraId="34B6C9ED" w14:textId="53EB8D80" w:rsidR="006221C8" w:rsidRPr="00C734F4" w:rsidRDefault="006221C8" w:rsidP="006221C8">
      <w:pPr>
        <w:pStyle w:val="AR6BodyText"/>
        <w:rPr>
          <w:lang w:val="en-GB"/>
        </w:rPr>
      </w:pPr>
      <w:r w:rsidRPr="00C734F4">
        <w:rPr>
          <w:lang w:val="en-GB"/>
        </w:rPr>
        <w:t xml:space="preserve">For the partial recovery in West African monsoon and Sahel rainfall since the late 1980s, a detection study using three reanalyses </w:t>
      </w:r>
      <w:r w:rsidRPr="00C734F4">
        <w:rPr>
          <w:lang w:val="en-GB"/>
        </w:rPr>
        <w:fldChar w:fldCharType="begin" w:fldLock="1"/>
      </w:r>
      <w:r w:rsidR="000465A7">
        <w:rPr>
          <w:lang w:val="en-GB"/>
        </w:rPr>
        <w:instrText>ADDIN CSL_CITATION { "citationItems" : [ { "id" : "ITEM-1", "itemData" : { "DOI" : "10.1175/JCLI-D-14-00230.1", "ISSN" : "0894-8755", "abstract" : "Evaluation of three reanalyses (ERA-Interim, NCEP-2, and MERRA) and two observational datasets [CRU and Global Historical Climatology Network (GHCN)] for 1979\u20132012 demonstrates that the surface temperature of the Sahara Desert has increased at a rate that is 2\u20134 times greater than that of the tropical-mean temperature over the 34-yr time period. While the response to enhanced greenhouse gas forcing over most of the globe involves the full depth of the atmosphere, with increases in longwave back radiation increasing latent heat fluxes, the dryness of the Sahara surface precludes this response. Changes in the surface heat balance over the Sahara during the analysis period are primarily in the upward and downward longwave fluxes. As a result, the warming is concentrated near the surface, and a desert amplification of the warming occurs. The desert amplification is analogous to the polar amplification of the global warming signal, which is concentrated at the surface, in part, because of the vertical stability of the Arctic atmosphere. Accompanying the amplified surface warming of the Sahara is a strengthening of both the summertime heat low and the African easterly jet and a weakening of the wintertime anticyclone and the low-level Harmattan winds. Potential implications of the desert amplification include decreases in mineral dust aerosols globally, decreases in wintertime cold air surge activity, and increases in Sahel rainfall.", "author" : [ { "dropping-particle" : "", "family" : "Cook", "given" : "Kerry H.", "non-dropping-particle" : "", "parse-names" : false, "suffix" : "" }, { "dropping-particle" : "", "family" : "Vizy", "given" : "Edward K.", "non-dropping-particle" : "", "parse-names" : false, "suffix" : "" } ], "container-title" : "Journal of Climate", "id" : "ITEM-1", "issue" : "16", "issued" : { "date-parts" : [ [ "2015", "8", "15" ] ] }, "page" : "6560-6580", "title" : "Detection and Analysis of an Amplified Warming of the Sahara Desert", "translator" : [ { "dropping-particle" : "", "family" : "Q6938", "given" : "", "non-dropping-particle" : "", "parse-names" : false, "suffix" : "" } ], "type" : "article-journal", "volume" : "28" }, "uris" : [ "http://www.mendeley.com/documents/?uuid=0c0a6a98-3197-4170-aa85-15a756635695" ] } ], "mendeley" : { "formattedCitation" : "(Cook and Vizy, 2015)", "plainTextFormattedCitation" : "(Cook and Vizy, 2015)", "previouslyFormattedCitation" : "(Cook and Vizy, 2015)" }, "properties" : { "noteIndex" : 0 }, "schema" : "https://github.com/citation-style-language/schema/raw/master/csl-citation.json" }</w:instrText>
      </w:r>
      <w:r w:rsidRPr="00C734F4">
        <w:rPr>
          <w:lang w:val="en-GB"/>
        </w:rPr>
        <w:fldChar w:fldCharType="separate"/>
      </w:r>
      <w:r w:rsidR="00E41CA2">
        <w:rPr>
          <w:noProof/>
          <w:lang w:val="en-GB"/>
        </w:rPr>
        <w:t>(Cook and Vizy, 2015)</w:t>
      </w:r>
      <w:r w:rsidRPr="00C734F4">
        <w:rPr>
          <w:lang w:val="en-GB"/>
        </w:rPr>
        <w:fldChar w:fldCharType="end"/>
      </w:r>
      <w:r w:rsidRPr="00C734F4">
        <w:rPr>
          <w:lang w:val="en-GB"/>
        </w:rPr>
        <w:t xml:space="preserve"> shows a connection to increasing Saharan temperatures at a rate 2–4 times greater than the tropical mean, also confirmed by multiple observational and satellite-based data </w:t>
      </w:r>
      <w:r w:rsidRPr="00C734F4">
        <w:rPr>
          <w:lang w:val="en-GB"/>
        </w:rPr>
        <w:fldChar w:fldCharType="begin" w:fldLock="1"/>
      </w:r>
      <w:r w:rsidR="000465A7">
        <w:rPr>
          <w:lang w:val="en-GB"/>
        </w:rPr>
        <w:instrText>ADDIN CSL_CITATION { "citationItems" : [ { "id" : "ITEM-1", "itemData" : { "DOI" : "10.1002/2016JD025410", "ISSN" : "2169897X", "abstract" : "Land surface air temperature (LSAT) has been a widely used metric to study climate change. Weather observations of LSAT are the fundamental data for climate change studies and provide key evidence of global warming. However, there are very few meteorological observations over deserts due to their uninhabitable environment. This study fills this gap and provides independent evidence using satellite-derived land surface temperatures (LSTs), benefiting from their global coverage. The frequency of clear sky from MODerate Resolution Imaging Spectroradiometer (MODIS) LST data over global deserts was found to be greater than 94% for the 2002-2015 period. Our results show that MODIS LST has a bias of 1.36\u00b0C compared to ground-based observations collected at 31 U.S. Climate Reference Network (USCRN) stations, with a standard deviation of 1.83\u00b0C. After bias correction, MODIS LST was used to evaluate existing reanalyses, including ERA-Interim, Japanese 55-year Reanalysis (JRA-55), Modern-Era Retrospective Analysis for Research and Applications (MERRA), MERRA-land, National Centers for Environmental Prediction (NCEP)-R1, and NCEP-R2. The reanalyses accurately reproduce the seasonal cycle and interannual variability of the LSTs, but their multiyear means and trends of LSTs exhibit large uncertainties. The multiyear averaged LST over global deserts is 23.5\u00b0C from MODIS and varies from 20.8\u00b0C to 24.5\u00b0C in different reanalyses. The MODIS LST over global deserts increased by 0.25\u00b0C/decade from 2002 to 2015, whereas the reanalyses estimated a trend varying from -0.14 to 0.10\u00b0C/decade. The underestimation of the LST trend by the reanalyses occurs for approximately 70% of the global deserts, likely due to the imperfect performance of the reanalyses in reproducing natural climate variability.", "author" : [ { "dropping-particle" : "", "family" : "Zhou", "given" : "Chunl\u00fce", "non-dropping-particle" : "", "parse-names" : false, "suffix" : "" }, { "dropping-particle" : "", "family" : "Wang", "given" : "Kaicun", "non-dropping-particle" : "", "parse-names" : false, "suffix" : "" } ], "container-title" : "Journal of Geophysical Research: Atmospheres", "id" : "ITEM-1", "issue" : "24", "issued" : { "date-parts" : [ [ "2016", "12", "27" ] ] }, "page" : "14,344-14,357", "title" : "Land surface temperature over global deserts: Means, variability, and trends", "translator" : [ { "dropping-particle" : "", "family" : "Q6691", "given" : "", "non-dropping-particle" : "", "parse-names" : false, "suffix" : "" } ], "type" : "article-journal", "volume" : "121" }, "uris" : [ "http://www.mendeley.com/documents/?uuid=26f2bfeb-1d49-4f95-a33d-2ddd365783ba" ] }, { "id" : "ITEM-2", "itemData" : { "DOI" : "10.1175/JCLI-D-16-0687.1", "ISSN" : "0894-8755", "abstract" : "Prior results indicate an amplified annual mean warming trend over the Sahara, with temperature trends that are 2\u20134 times that of the tropical mean rate. Trend analysis is conducted using five atmospheric reanalyses and three observational datasets to better understand the seasonality and physical processes of this amplified warming and the implications for Sahel precipitation. The seasonality of the amplified warming is maximum during July\u2013October with a minimum during June. Two processes related to the amplified warming are identified. A \u2018\u2018dry process\u2019\u2019 supports amplified warming over the Sahara when there is limited latent heating and/or evaporation to cool the surface and distribute heat to the atmosphere. In this mechanism, the warming results from changes in the upward longwave and downward longwave fluxes that are tightly coupled to each other. The second, termed a \u2018\u2018wet process,\u2019\u2019 occurs during the summer West African monsoon season. In this mechanism there are increases in the low- and midlevel atmospheric moisture over the Sahara that add to the surface warming by increasing the longwave downward radiation. This additional atmospheric moisture is transported over the Sahara because of a strengthening of the thermal low/Saharan high circulation system. A positive feedback mechanism is discussed in which enhanced moisture transport due to the stronger Saharan warming leads to increased Sahel rainfall that further strengthens the meridional temperature and height gradients by cooling the Sahel surface, further enhancing moisture transport into the region. Both processes contribute to the amplified warming, with the amplification being greater during the summer.", "author" : [ { "dropping-particle" : "", "family" : "Vizy", "given" : "Edward K.", "non-dropping-particle" : "", "parse-names" : false, "suffix" : "" }, { "dropping-particle" : "", "family" : "Cook", "given" : "Kerry H.", "non-dropping-particle" : "", "parse-names" : false, "suffix" : "" } ], "container-title" : "Journal of Climate", "id" : "ITEM-2", "issue" : "9", "issued" : { "date-parts" : [ [ "2017", "5" ] ] }, "page" : "3073-3094", "title" : "Seasonality of the Observed Amplified Sahara Warming Trend and Implications for Sahel Rainfall", "translator" : [ { "dropping-particle" : "", "family" : "Q5305", "given" : "", "non-dropping-particle" : "", "parse-names" : false, "suffix" : "" } ], "type" : "article-journal", "volume" : "30" }, "uris" : [ "http://www.mendeley.com/documents/?uuid=f70a5f2e-b75e-45b1-8330-97cb73ce0cb5" ] } ], "mendeley" : { "formattedCitation" : "(Zhou and Wang, 2016; Vizy and Cook, 2017)", "plainTextFormattedCitation" : "(Zhou and Wang, 2016; Vizy and Cook, 2017)", "previouslyFormattedCitation" : "(Zhou and Wang, 2016; Vizy and Cook, 2017)" }, "properties" : { "noteIndex" : 0 }, "schema" : "https://github.com/citation-style-language/schema/raw/master/csl-citation.json" }</w:instrText>
      </w:r>
      <w:r w:rsidRPr="00C734F4">
        <w:rPr>
          <w:lang w:val="en-GB"/>
        </w:rPr>
        <w:fldChar w:fldCharType="separate"/>
      </w:r>
      <w:r w:rsidR="00E41CA2">
        <w:rPr>
          <w:noProof/>
          <w:lang w:val="en-GB"/>
        </w:rPr>
        <w:t>(Zhou and Wang, 2016; Vizy and Cook, 2017)</w:t>
      </w:r>
      <w:r w:rsidRPr="00C734F4">
        <w:rPr>
          <w:lang w:val="en-GB"/>
        </w:rPr>
        <w:fldChar w:fldCharType="end"/>
      </w:r>
      <w:r w:rsidRPr="00C734F4">
        <w:rPr>
          <w:lang w:val="en-GB"/>
        </w:rPr>
        <w:t xml:space="preserve"> and the review of </w:t>
      </w:r>
      <w:r w:rsidRPr="00C734F4">
        <w:rPr>
          <w:lang w:val="en-GB"/>
        </w:rPr>
        <w:fldChar w:fldCharType="begin" w:fldLock="1"/>
      </w:r>
      <w:r w:rsidR="000465A7">
        <w:rPr>
          <w:lang w:val="en-GB"/>
        </w:rPr>
        <w:instrText>ADDIN CSL_CITATION { "citationItems" : [ { "id" : "ITEM-1", "itemData" : { "DOI" : "10.1007/s40641-019-00130-1", "ISSN" : "2198-6061", "abstract" : "Purpose of Review: Our current understanding of current climate change in the West African, East African, and Congo Basin monsoon systems is reviewed. The detection of observed trends, the analysis of the physical processes of change, and model projections are discussed. Recent Findings: An increase in Sahel precipitation has been associated with a summer intensification and northward shift of the West African monsoon system as a response to amplified warming over the Sahara. Declines in the boreal spring rains over East Africa, and in spring and summer rains in the Congo Basin, are also reported in the literature but with less corroboration through physical analysis and model projections. Confident analysis and accurate simulation are hampered by a relative scarcity of observations in these regions. Summary: The West African monsoon system is trending to bring more precipitation to the Sahel in summer, and some is delivered through increasingly intense rainfall events. It is not yet clear whether recent trends observed in the East African and Congo Basin monsoon systems can be expected to persist as the global climate continues to warm. We cannot expect these monsoon systems to change linearly through the twenty-first century because, as the ocean basins warm at different rates and with different distributions, different forcing factors may become dominant.", "author" : [ { "dropping-particle" : "", "family" : "Cook", "given" : "Kerry H.", "non-dropping-particle" : "", "parse-names" : false, "suffix" : "" }, { "dropping-particle" : "", "family" : "Vizy", "given" : "Edward K.", "non-dropping-particle" : "", "parse-names" : false, "suffix" : "" } ], "container-title" : "Current Climate Change Reports", "id" : "ITEM-1", "issue" : "3", "issued" : { "date-parts" : [ [ "2019", "9", "17" ] ] }, "page" : "145-159", "title" : "Contemporary Climate Change of the African Monsoon Systems", "translator" : [ { "dropping-particle" : "", "family" : "Q5715", "given" : "", "non-dropping-particle" : "", "parse-names" : false, "suffix" : "" } ], "type" : "article-journal", "volume" : "5" }, "uris" : [ "http://www.mendeley.com/documents/?uuid=ed9fdf75-7e05-4cf0-9891-55d7f5761d6a" ] } ], "mendeley" : { "formattedCitation" : "(Cook and Vizy, 2019)", "manualFormatting" : "Cook and Vizy (2019)", "plainTextFormattedCitation" : "(Cook and Vizy, 2019)", "previouslyFormattedCitation" : "(Cook and Vizy, 2019)" }, "properties" : { "noteIndex" : 0 }, "schema" : "https://github.com/citation-style-language/schema/raw/master/csl-citation.json" }</w:instrText>
      </w:r>
      <w:r w:rsidRPr="00C734F4">
        <w:rPr>
          <w:lang w:val="en-GB"/>
        </w:rPr>
        <w:fldChar w:fldCharType="separate"/>
      </w:r>
      <w:r w:rsidR="00E41CA2">
        <w:rPr>
          <w:noProof/>
          <w:lang w:val="en-GB"/>
        </w:rPr>
        <w:t>Cook and Vizy (2019)</w:t>
      </w:r>
      <w:r w:rsidRPr="00C734F4">
        <w:rPr>
          <w:lang w:val="en-GB"/>
        </w:rPr>
        <w:fldChar w:fldCharType="end"/>
      </w:r>
      <w:r w:rsidRPr="00C734F4">
        <w:rPr>
          <w:lang w:val="en-GB"/>
        </w:rPr>
        <w:t xml:space="preserve">. Reanalyses are also noted to significantly underestimate the Saharan warming </w:t>
      </w:r>
      <w:r w:rsidRPr="00C734F4">
        <w:rPr>
          <w:lang w:val="en-GB"/>
        </w:rPr>
        <w:fldChar w:fldCharType="begin" w:fldLock="1"/>
      </w:r>
      <w:r w:rsidR="000465A7">
        <w:rPr>
          <w:lang w:val="en-GB"/>
        </w:rPr>
        <w:instrText>ADDIN CSL_CITATION { "citationItems" : [ { "id" : "ITEM-1", "itemData" : { "DOI" : "10.1002/2016JD025410", "ISSN" : "2169897X", "abstract" : "Land surface air temperature (LSAT) has been a widely used metric to study climate change. Weather observations of LSAT are the fundamental data for climate change studies and provide key evidence of global warming. However, there are very few meteorological observations over deserts due to their uninhabitable environment. This study fills this gap and provides independent evidence using satellite-derived land surface temperatures (LSTs), benefiting from their global coverage. The frequency of clear sky from MODerate Resolution Imaging Spectroradiometer (MODIS) LST data over global deserts was found to be greater than 94% for the 2002-2015 period. Our results show that MODIS LST has a bias of 1.36\u00b0C compared to ground-based observations collected at 31 U.S. Climate Reference Network (USCRN) stations, with a standard deviation of 1.83\u00b0C. After bias correction, MODIS LST was used to evaluate existing reanalyses, including ERA-Interim, Japanese 55-year Reanalysis (JRA-55), Modern-Era Retrospective Analysis for Research and Applications (MERRA), MERRA-land, National Centers for Environmental Prediction (NCEP)-R1, and NCEP-R2. The reanalyses accurately reproduce the seasonal cycle and interannual variability of the LSTs, but their multiyear means and trends of LSTs exhibit large uncertainties. The multiyear averaged LST over global deserts is 23.5\u00b0C from MODIS and varies from 20.8\u00b0C to 24.5\u00b0C in different reanalyses. The MODIS LST over global deserts increased by 0.25\u00b0C/decade from 2002 to 2015, whereas the reanalyses estimated a trend varying from -0.14 to 0.10\u00b0C/decade. The underestimation of the LST trend by the reanalyses occurs for approximately 70% of the global deserts, likely due to the imperfect performance of the reanalyses in reproducing natural climate variability.", "author" : [ { "dropping-particle" : "", "family" : "Zhou", "given" : "Chunl\u00fce", "non-dropping-particle" : "", "parse-names" : false, "suffix" : "" }, { "dropping-particle" : "", "family" : "Wang", "given" : "Kaicun", "non-dropping-particle" : "", "parse-names" : false, "suffix" : "" } ], "container-title" : "Journal of Geophysical Research: Atmospheres", "id" : "ITEM-1", "issue" : "24", "issued" : { "date-parts" : [ [ "2016", "12", "27" ] ] }, "page" : "14,344-14,357", "title" : "Land surface temperature over global deserts: Means, variability, and trends", "translator" : [ { "dropping-particle" : "", "family" : "Q6691", "given" : "", "non-dropping-particle" : "", "parse-names" : false, "suffix" : "" } ], "type" : "article-journal", "volume" : "121" }, "uris" : [ "http://www.mendeley.com/documents/?uuid=26f2bfeb-1d49-4f95-a33d-2ddd365783ba" ] } ], "mendeley" : { "formattedCitation" : "(Zhou and Wang, 2016)", "plainTextFormattedCitation" : "(Zhou and Wang, 2016)", "previouslyFormattedCitation" : "(Zhou and Wang, 2016)" }, "properties" : { "noteIndex" : 0 }, "schema" : "https://github.com/citation-style-language/schema/raw/master/csl-citation.json" }</w:instrText>
      </w:r>
      <w:r w:rsidRPr="00C734F4">
        <w:rPr>
          <w:lang w:val="en-GB"/>
        </w:rPr>
        <w:fldChar w:fldCharType="separate"/>
      </w:r>
      <w:r w:rsidR="00E41CA2">
        <w:rPr>
          <w:noProof/>
          <w:lang w:val="en-GB"/>
        </w:rPr>
        <w:t>(Zhou and Wang, 2016)</w:t>
      </w:r>
      <w:r w:rsidRPr="00C734F4">
        <w:rPr>
          <w:lang w:val="en-GB"/>
        </w:rPr>
        <w:fldChar w:fldCharType="end"/>
      </w:r>
      <w:r w:rsidRPr="00C734F4">
        <w:rPr>
          <w:lang w:val="en-GB"/>
        </w:rPr>
        <w:t xml:space="preserve">. Saharan warming causes a stronger thermal low and more intense monsoon flow, providing more moisture to the central and eastern Sahel, supported by CMIP5 models </w:t>
      </w:r>
      <w:r w:rsidRPr="00C734F4">
        <w:rPr>
          <w:lang w:val="en-GB"/>
        </w:rPr>
        <w:fldChar w:fldCharType="begin" w:fldLock="1"/>
      </w:r>
      <w:r w:rsidR="000465A7">
        <w:rPr>
          <w:lang w:val="en-GB"/>
        </w:rPr>
        <w:instrText>ADDIN CSL_CITATION { "citationItems" : [ { "id" : "ITEM-1", "itemData" : { "DOI" : "10.1007/s00382-015-2847-z", "ISBN" : "0930-7575", "ISSN" : "14320894", "abstract" : "The Saharan heat low (SHL) plays a pivotal role in the West African monsoon system in spring and summer. The recent trend in SHL activity has been analysed using two sets of numerical weather prediction (NWP) model reanalyses and Atmospheric Models Intercomparison Project simulations from 15 climate models performed in the framework of the 5th Coupled Models Intercomparison Project (CMIP5) exercise. A local increase of temperature in the Sahara during the 90s is found in the two sets of NWP models temperature. This increase is stronger within the SHL region than over the surrounding areas. Using different temporal filters (under 25 days, 25\u2013100 days and above 300 days), we show that this is accompanied by a slight but widespread increase of temperature, and a change in the filtered signal under 25 days during the transition period of the 90s. We also show that SHL pulsations occurring at different time scales impact the West Africa climate on a variety of spatial scales, from the regional scale (for the high band pass) to the synoptic scale (for the low band pass signal). Despite a large variability in the temporal trends for 15 climate models from the CMIP5 project, the warming trend in the 90s is observed in the models ensemble mean. Nevertheless, large discrepancies are found between the NWP models reanalyses and the climate model simulations regarding the spatial and temporal evolutions of the SHL as well as its impact on West African climate at the different time scales. These comparisons also reveal that climate models represent the West African monsoon interactions with SHL pulsations quite differently. We provide recommendations to use some of them depending on the time scales of the processes at play (synoptic, seasonal, interannual) and based on key SHL metrics (location, mean intensity, global trend, interaction with the West African monsoon dynamics).", "author" : [ { "dropping-particle" : "", "family" : "Lavaysse", "given" : "Christophe", "non-dropping-particle" : "", "parse-names" : false, "suffix" : "" }, { "dropping-particle" : "", "family" : "Flamant", "given" : "Cyrille", "non-dropping-particle" : "", "parse-names" : false, "suffix" : "" }, { "dropping-particle" : "", "family" : "Evan", "given" : "Amato", "non-dropping-particle" : "", "parse-names" : false, "suffix" : "" }, { "dropping-particle" : "", "family" : "Janicot", "given" : "Serge", "non-dropping-particle" : "", "parse-names" : false, "suffix" : "" }, { "dropping-particle" : "", "family" : "Gaetani", "given" : "Marco", "non-dropping-particle" : "", "parse-names" : false, "suffix" : "" } ], "container-title" : "Climate Dynamics", "id" : "ITEM-1", "issue" : "11", "issued" : { "date-parts" : [ [ "2016" ] ] }, "page" : "3479-3498", "title" : "Recent climatological trend of the Saharan heat low and its impact on the West African climate", "translator" : [ { "dropping-particle" : "", "family" : "Q4192", "given" : "", "non-dropping-particle" : "", "parse-names" : false, "suffix" : "" } ], "type" : "article-journal", "volume" : "47" }, "uris" : [ "http://www.mendeley.com/documents/?uuid=ec6443be-e21b-3581-86d5-58e4bbf050b6", "http://www.mendeley.com/documents/?uuid=ed7dd771-3be5-4fbe-9164-334f01b78fab" ] } ], "mendeley" : { "formattedCitation" : "(Lavaysse et al., 2016)", "plainTextFormattedCitation" : "(Lavaysse et al., 2016)", "previouslyFormattedCitation" : "(Lavaysse et al., 2016)" }, "properties" : { "noteIndex" : 0 }, "schema" : "https://github.com/citation-style-language/schema/raw/master/csl-citation.json" }</w:instrText>
      </w:r>
      <w:r w:rsidRPr="00C734F4">
        <w:rPr>
          <w:lang w:val="en-GB"/>
        </w:rPr>
        <w:fldChar w:fldCharType="separate"/>
      </w:r>
      <w:r w:rsidR="00E41CA2">
        <w:rPr>
          <w:noProof/>
          <w:lang w:val="en-GB"/>
        </w:rPr>
        <w:t>(Lavaysse et al., 2016)</w:t>
      </w:r>
      <w:r w:rsidRPr="00C734F4">
        <w:rPr>
          <w:lang w:val="en-GB"/>
        </w:rPr>
        <w:fldChar w:fldCharType="end"/>
      </w:r>
      <w:r w:rsidRPr="00C734F4">
        <w:rPr>
          <w:lang w:val="en-GB"/>
        </w:rPr>
        <w:t xml:space="preserve">, although not all models capture the observed rainfall/heat low relationship. Sahel rainfall is also incorrectly located in prototype versions of a few CMIP6 models, related to tropospheric temperature biases </w:t>
      </w:r>
      <w:r w:rsidRPr="00C734F4">
        <w:rPr>
          <w:lang w:val="en-GB"/>
        </w:rPr>
        <w:fldChar w:fldCharType="begin" w:fldLock="1"/>
      </w:r>
      <w:r w:rsidR="000465A7">
        <w:rPr>
          <w:lang w:val="en-GB"/>
        </w:rPr>
        <w:instrText>ADDIN CSL_CITATION { "citationItems" : [ { "id" : "ITEM-1", "itemData" : { "DOI" : "10.1002/2016MS000697", "ISSN" : "19422466", "abstract" : "Vertical and horizontal distributions of diabatic heating in the West African monsoon (WAM)region as simulated by four model families are analyzed in order to assess the physical processes that affectthe WAM circulation. For each model family, atmosphere-only runs of their CMIP5 configurations arecompared with more recent configurations which are on the development path toward CMIP6. The variousconfigurations of these models exhibit significant differences in their heating/moistening profiles, related tothe different representation of physical processes such as boundary layer mixing, convection, large-scalecondensation and radiative heating/cooling. There are also significant differences in the models\u2019 simulationof WAM rainfall patterns and circulations. The weaker the radiative cooling in the Saharan region, the largerthe ascent in the rainband and the more intense the monsoon flow, while the latitude of the rainband isrelated to heating in the Gulf of Guinea region and on the northern side of the Saharan heat low. Overall,this work illustrates the difficulty experienced by current climate models in representing the characteristicsof monsoon systems, but also that we can still use them to understand the interactions between localsubgrid physical processes and the WAM circulation. Moreover, our conclusions regarding the relationshipbetween errors in the large-scale circulation of the WAM and the structure of the heating by small-scaleprocesses will motivate future studies and model development.", "author" : [ { "dropping-particle" : "", "family" : "Martin", "given" : "G. M.", "non-dropping-particle" : "", "parse-names" : false, "suffix" : "" }, { "dropping-particle" : "", "family" : "Peyrill\u00e9", "given" : "P.", "non-dropping-particle" : "", "parse-names" : false, "suffix" : "" }, { "dropping-particle" : "", "family" : "Roehrig", "given" : "R.", "non-dropping-particle" : "", "parse-names" : false, "suffix" : "" }, { "dropping-particle" : "", "family" : "Rio", "given" : "C.", "non-dropping-particle" : "", "parse-names" : false, "suffix" : "" }, { "dropping-particle" : "", "family" : "Caian", "given" : "M.", "non-dropping-particle" : "", "parse-names" : false, "suffix" : "" }, { "dropping-particle" : "", "family" : "Bellon", "given" : "G.", "non-dropping-particle" : "", "parse-names" : false, "suffix" : "" }, { "dropping-particle" : "", "family" : "Codron", "given" : "F.", "non-dropping-particle" : "", "parse-names" : false, "suffix" : "" }, { "dropping-particle" : "", "family" : "Lafore", "given" : "J.-P.", "non-dropping-particle" : "", "parse-names" : false, "suffix" : "" }, { "dropping-particle" : "", "family" : "Poan", "given" : "D. E.", "non-dropping-particle" : "", "parse-names" : false, "suffix" : "" }, { "dropping-particle" : "", "family" : "Idelkadi", "given" : "A.", "non-dropping-particle" : "", "parse-names" : false, "suffix" : "" } ], "container-title" : "Journal of Advances in Modeling Earth Systems", "id" : "ITEM-1", "issue" : "1", "issued" : { "date-parts" : [ [ "2017", "3" ] ] }, "page" : "239-270", "title" : "Understanding the West African Monsoon from the analysis of diabatic heating distributions as simulated by climate models", "translator" : [ { "dropping-particle" : "", "family" : "Q5711", "given" : "", "non-dropping-particle" : "", "parse-names" : false, "suffix" : "" } ], "type" : "article-journal", "volume" : "9" }, "uris" : [ "http://www.mendeley.com/documents/?uuid=6e6359d6-4c4f-4d06-99fd-9a65ea7abcdf" ] } ], "mendeley" : { "formattedCitation" : "(Martin et al., 2017)", "plainTextFormattedCitation" : "(Martin et al., 2017)", "previouslyFormattedCitation" : "(Martin et al., 2017)" }, "properties" : { "noteIndex" : 0 }, "schema" : "https://github.com/citation-style-language/schema/raw/master/csl-citation.json" }</w:instrText>
      </w:r>
      <w:r w:rsidRPr="00C734F4">
        <w:rPr>
          <w:lang w:val="en-GB"/>
        </w:rPr>
        <w:fldChar w:fldCharType="separate"/>
      </w:r>
      <w:r w:rsidR="00E41CA2">
        <w:rPr>
          <w:noProof/>
          <w:lang w:val="en-GB"/>
        </w:rPr>
        <w:t>(Martin et al., 2017)</w:t>
      </w:r>
      <w:r w:rsidRPr="00C734F4">
        <w:rPr>
          <w:lang w:val="en-GB"/>
        </w:rPr>
        <w:fldChar w:fldCharType="end"/>
      </w:r>
      <w:r w:rsidRPr="00C734F4">
        <w:rPr>
          <w:lang w:val="en-GB"/>
        </w:rPr>
        <w:t xml:space="preserve">. Amplified Saharan warming has increased the wind shear, leading to a tripling of extreme storms since 1982, which may partially explain the recovery </w:t>
      </w:r>
      <w:del w:id="1308" w:author="Robin Matthews" w:date="2021-07-11T17:23:00Z">
        <w:r w:rsidRPr="00C734F4" w:rsidDel="007C1AB7">
          <w:rPr>
            <w:lang w:val="en-GB"/>
          </w:rPr>
          <w:delText>(</w:delText>
        </w:r>
      </w:del>
      <w:commentRangeStart w:id="1309"/>
      <w:r w:rsidRPr="00C734F4">
        <w:rPr>
          <w:lang w:val="en-GB"/>
        </w:rPr>
        <w:fldChar w:fldCharType="begin" w:fldLock="1"/>
      </w:r>
      <w:ins w:id="1310" w:author="Robin Matthews" w:date="2021-07-11T17:23:00Z">
        <w:r w:rsidR="007C1AB7">
          <w:rPr>
            <w:lang w:val="en-GB"/>
          </w:rPr>
          <w:instrText>ADDIN CSL_CITATION { "citationItems" : [ { "id" : "ITEM-1", "itemData" : { "DOI" : "10.1038/nature22069", "ISBN" : "0028-0836, 1476-4687", "ISSN" : "0028-0836", "PMID" : "24778244", "abstract" : "Since 1982, extreme daily rainfall in the western Sahel has increased persistently, owing to a warmer Sahara which has led to increased wind shear and an increase in intense storms.",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"ITEM-1", "issue" : "7651", "issued" : { "date-parts" : [ [ "2017", "4", "27" ] ] }, "page" : "475-478", "title" : "Frequency of extreme Sahelian storms tripled since 1982 in satellite observations", "translator" : [ { "dropping-particle" : "", "family" : "Q5777", "given" : "", "non-dropping-particle" : "", "parse-names" : false, "suffix" : "" } ], "type" : "article-journal", "volume" : "544" }, "uris" : [ "http://www.mendeley.com/documents/?uuid=4c6d716a-7abf-413d-8959-7343c2bebc9c" ] } ], "mendeley" : { "formattedCitation" : "(Taylor et al., 2017)", "manualFormatting" : "(Taylor et al., 2017)", "plainTextFormattedCitation" : "(Taylor et al., 2017)", "previouslyFormattedCitation" : "(Taylor et al., 2017)" }, "properties" : { "noteIndex" : 0 }, "schema" : "https://github.com/citation-style-language/schema/raw/master/csl-citation.json" }</w:instrText>
        </w:r>
      </w:ins>
      <w:del w:id="1311" w:author="Robin Matthews" w:date="2021-07-11T17:23:00Z">
        <w:r w:rsidR="000465A7" w:rsidDel="007C1AB7">
          <w:rPr>
            <w:lang w:val="en-GB"/>
          </w:rPr>
          <w:delInstrText>ADDIN CSL_CITATION { "citationItems" : [ { "id" : "ITEM-1", "itemData" : { "DOI" : "10.1038/nature22069", "ISBN" : "0028-0836, 1476-4687", "ISSN" : "0028-0836", "PMID" : "24778244", "abstract" : "Since 1982, extreme daily rainfall in the western Sahel has increased persistently, owing to a warmer Sahara which has led to increased wind shear and an increase in intense storms.",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"ITEM-1", "issue" : "7651", "issued" : { "date-parts" : [ [ "2017", "4", "27" ] ] }, "page" : "475-478", "title" : "Frequency of extreme Sahelian storms tripled since 1982 in satellite observations", "translator" : [ { "dropping-particle" : "", "family" : "Q5777", "given" : "", "non-dropping-particle" : "", "parse-names" : false, "suffix" : "" } ], "type" : "article-journal", "volume" : "544" }, "uris" : [ "http://www.mendeley.com/documents/?uuid=4c6d716a-7abf-413d-8959-7343c2bebc9c" ] } ], "mendeley" : { "formattedCitation" : "(Taylor et al., 2017)", "manualFormatting" : "Taylor et al., 2017)", "plainTextFormattedCitation" : "(Taylor et al., 2017)", "previouslyFormattedCitation" : "(Taylor et al., 2017)" }, "properties" : { "noteIndex" : 0 }, "schema" : "https://github.com/citation-style-language/schema/raw/master/csl-citation.json" }</w:delInstrText>
        </w:r>
      </w:del>
      <w:r w:rsidRPr="00C734F4">
        <w:rPr>
          <w:lang w:val="en-GB"/>
        </w:rPr>
        <w:fldChar w:fldCharType="separate"/>
      </w:r>
      <w:del w:id="1312" w:author="Robin Matthews" w:date="2021-07-11T17:23:00Z">
        <w:r w:rsidR="00E41CA2" w:rsidDel="007C1AB7">
          <w:rPr>
            <w:noProof/>
            <w:lang w:val="en-GB"/>
          </w:rPr>
          <w:delText>T</w:delText>
        </w:r>
      </w:del>
      <w:ins w:id="1313" w:author="Robin Matthews" w:date="2021-07-11T17:23:00Z">
        <w:r w:rsidR="007C1AB7">
          <w:rPr>
            <w:noProof/>
            <w:lang w:val="en-GB"/>
          </w:rPr>
          <w:t>(T</w:t>
        </w:r>
      </w:ins>
      <w:r w:rsidR="00E41CA2">
        <w:rPr>
          <w:noProof/>
          <w:lang w:val="en-GB"/>
        </w:rPr>
        <w:t>aylor et al., 2017)</w:t>
      </w:r>
      <w:r w:rsidRPr="00C734F4">
        <w:rPr>
          <w:lang w:val="en-GB"/>
        </w:rPr>
        <w:fldChar w:fldCharType="end"/>
      </w:r>
      <w:commentRangeEnd w:id="1309"/>
      <w:r w:rsidR="00E41CA2">
        <w:rPr>
          <w:rStyle w:val="CommentReference"/>
          <w:rFonts w:asciiTheme="minorHAnsi" w:eastAsiaTheme="minorHAnsi" w:hAnsiTheme="minorHAnsi"/>
          <w:lang w:eastAsia="en-US"/>
        </w:rPr>
        <w:commentReference w:id="1309"/>
      </w:r>
      <w:r w:rsidRPr="00C734F4">
        <w:rPr>
          <w:lang w:val="en-GB"/>
        </w:rPr>
        <w:t xml:space="preserve">. Instead, observations, multiple models and SST-sensitivity experiments with atmospheric GCMs have suggested that stronger Mediterranean Sea evaporation enhances low-level moisture convergence to the Sahel, increasing rainfall </w:t>
      </w:r>
      <w:del w:id="1314" w:author="Robin Matthews" w:date="2021-07-11T17:23:00Z">
        <w:r w:rsidRPr="00C734F4" w:rsidDel="007C1AB7">
          <w:rPr>
            <w:lang w:val="en-GB"/>
          </w:rPr>
          <w:delText>(</w:delText>
        </w:r>
      </w:del>
      <w:commentRangeStart w:id="1315"/>
      <w:r w:rsidRPr="00C734F4">
        <w:rPr>
          <w:lang w:val="en-GB"/>
        </w:rPr>
        <w:fldChar w:fldCharType="begin" w:fldLock="1"/>
      </w:r>
      <w:ins w:id="1316" w:author="Robin Matthews" w:date="2021-07-11T17:23:00Z">
        <w:r w:rsidR="007C1AB7">
          <w:rPr>
            <w:lang w:val="en-GB"/>
          </w:rPr>
          <w: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instrText>
        </w:r>
      </w:ins>
      <w:del w:id="1317" w:author="Robin Matthews" w:date="2021-07-11T17:23:00Z">
        <w:r w:rsidR="000465A7" w:rsidDel="007C1AB7">
          <w:rPr>
            <w:lang w:val="en-GB"/>
          </w:rPr>
          <w:del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delInstrText>
        </w:r>
      </w:del>
      <w:r w:rsidRPr="00C734F4">
        <w:rPr>
          <w:lang w:val="en-GB"/>
        </w:rPr>
        <w:fldChar w:fldCharType="separate"/>
      </w:r>
      <w:del w:id="1318" w:author="Robin Matthews" w:date="2021-07-11T17:23:00Z">
        <w:r w:rsidR="00E41CA2" w:rsidDel="007C1AB7">
          <w:rPr>
            <w:noProof/>
            <w:lang w:val="en-GB"/>
          </w:rPr>
          <w:delText>P</w:delText>
        </w:r>
      </w:del>
      <w:ins w:id="1319" w:author="Robin Matthews" w:date="2021-07-11T17:23:00Z">
        <w:r w:rsidR="007C1AB7">
          <w:rPr>
            <w:noProof/>
            <w:lang w:val="en-GB"/>
          </w:rPr>
          <w:t>(P</w:t>
        </w:r>
      </w:ins>
      <w:r w:rsidR="00E41CA2">
        <w:rPr>
          <w:noProof/>
          <w:lang w:val="en-GB"/>
        </w:rPr>
        <w:t>ark et al., 2016)</w:t>
      </w:r>
      <w:r w:rsidRPr="00C734F4">
        <w:rPr>
          <w:lang w:val="en-GB"/>
        </w:rPr>
        <w:fldChar w:fldCharType="end"/>
      </w:r>
      <w:commentRangeEnd w:id="1315"/>
      <w:r w:rsidR="00E41CA2">
        <w:rPr>
          <w:rStyle w:val="CommentReference"/>
          <w:rFonts w:asciiTheme="minorHAnsi" w:eastAsiaTheme="minorHAnsi" w:hAnsiTheme="minorHAnsi"/>
          <w:lang w:eastAsia="en-US"/>
        </w:rPr>
        <w:commentReference w:id="1315"/>
      </w:r>
      <w:r w:rsidRPr="00C734F4">
        <w:rPr>
          <w:lang w:val="en-GB"/>
        </w:rPr>
        <w:t>. Meanwhile, an atmospheric GCM study suggested that GHG</w:t>
      </w:r>
      <w:r w:rsidR="004A2FDA">
        <w:rPr>
          <w:lang w:val="en-GB"/>
        </w:rPr>
        <w:t>s</w:t>
      </w:r>
      <w:r w:rsidRPr="00C734F4">
        <w:rPr>
          <w:lang w:val="en-GB"/>
        </w:rPr>
        <w:t xml:space="preserve"> </w:t>
      </w:r>
      <w:r w:rsidRPr="00C734F4">
        <w:rPr>
          <w:color w:val="000000"/>
          <w:lang w:val="en-GB" w:eastAsia="en-GB"/>
        </w:rPr>
        <w:t>alone (in the absence of SST warming) could</w:t>
      </w:r>
      <w:r w:rsidRPr="00C734F4">
        <w:rPr>
          <w:lang w:val="en-GB"/>
        </w:rPr>
        <w:t xml:space="preserve"> cause Sahel rainfall recovery, with an additional role for an</w:t>
      </w:r>
      <w:r w:rsidRPr="00C734F4">
        <w:rPr>
          <w:lang w:val="en-GB"/>
        </w:rPr>
        <w:softHyphen/>
        <w:t xml:space="preserve">thropogenic aerosol </w:t>
      </w:r>
      <w:del w:id="1320" w:author="Robin Matthews" w:date="2021-07-11T17:23:00Z">
        <w:r w:rsidRPr="00C734F4" w:rsidDel="007C1AB7">
          <w:rPr>
            <w:lang w:val="en-GB"/>
          </w:rPr>
          <w:delText>(</w:delText>
        </w:r>
      </w:del>
      <w:commentRangeStart w:id="1321"/>
      <w:r w:rsidRPr="00C734F4">
        <w:rPr>
          <w:lang w:val="en-GB"/>
        </w:rPr>
        <w:fldChar w:fldCharType="begin" w:fldLock="1"/>
      </w:r>
      <w:ins w:id="1322" w:author="Robin Matthews" w:date="2021-07-11T17:23:00Z">
        <w:r w:rsidR="007C1AB7">
          <w:rPr>
            <w:lang w:val="en-GB"/>
          </w:rPr>
          <w:instrText>ADDIN CSL_CITATION { "citationItems" : [ { "id" : "ITEM-1", "itemData" : { "DOI" : "10.1038/nclimate2664", "ISBN" : "1758-678x", "ISSN" : "17586798", "abstract" : "Sahelian summer rainfall, controlled by the West African monsoon, exhibited large-amplitude multidecadal variability during the twentieth century. Particularly important was the severe drought of the 1970s and 1980s, which had widespread impacts1\u20136 . Research into the causes of this drought has identified anthropogenic aerosol forcing3,4,7 and changes in sea surface temperatures (SSTs; refs 1,2,6,8\u201311) as the most important drivers. Since the 1980s, there has been some recovery of Sahel rainfall amounts2\u20136,11\u201314 , although not to the pre-drought levels of the 1940s and 1950s. Here we report on experiments with the atmospheric component of a state-of-the-art global climate model to identify the causes of this recovery. Our results suggest that the direct influence of higher levels of greenhouse gases in the atmosphere was the main cause, with an additional role for changes in anthropogenic aerosol precursor emissions. We find that recent changes in SSTs, although substantial, did not have a significant impact on the recovery. The simulated response to anthropogenic greenhouse-gas and aerosol forcing is consistent with a multivariate fingerprint of the observed recovery, raising confidence in our findings. Although robust predictions are not yet possible, our results suggest that the recent recovery in Sahel rainfall amounts is most likely to be sustained or amplified in the near term.", "author" : [ { "dropping-particle" : "", "family" : "Dong", "given" : "Buwen", "non-dropping-particle" : "", "parse-names" : false, "suffix" : "" }, { "dropping-particle" : "", "family" : "Sutton", "given" : "Rowan", "non-dropping-particle" : "", "parse-names" : false, "suffix" : "" } ], "container-title" : "Nature Climate Change", "id" : "ITEM-1", "issued" : { "date-parts" : [ [ "2015" ] ] }, "page" : "757-760", "title" : "Dominant role of greenhouse-gas forcing in the recovery of Sahel rainfall", "translator" : [ { "dropping-particle" : "", "family" : "Q4188", "given" : "", "non-dropping-particle" : "", "parse-names" : false, "suffix" : "" } ], "type" : "article-journal", "volume" : "5" }, "uris" : [ "http://www.mendeley.com/documents/?uuid=d85bffd2-fddc-33da-b6b3-cb35cae4e08b", "http://www.mendeley.com/documents/?uuid=e948056e-a055-4a8e-bc85-a0124c5b5cc3" ] } ], "mendeley" : { "formattedCitation" : "(Dong and Sutton, 2015)", "manualFormatting" : "(Dong and Sutton, 2015)", "plainTextFormattedCitation" : "(Dong and Sutton, 2015)", "previouslyFormattedCitation" : "(Dong and Sutton, 2015)" }, "properties" : { "noteIndex" : 0 }, "schema" : "https://github.com/citation-style-language/schema/raw/master/csl-citation.json" }</w:instrText>
        </w:r>
      </w:ins>
      <w:del w:id="1323" w:author="Robin Matthews" w:date="2021-07-11T17:23:00Z">
        <w:r w:rsidR="000465A7" w:rsidDel="007C1AB7">
          <w:rPr>
            <w:lang w:val="en-GB"/>
          </w:rPr>
          <w:delInstrText>ADDIN CSL_CITATION { "citationItems" : [ { "id" : "ITEM-1", "itemData" : { "DOI" : "10.1038/nclimate2664", "ISBN" : "1758-678x", "ISSN" : "17586798", "abstract" : "Sahelian summer rainfall, controlled by the West African monsoon, exhibited large-amplitude multidecadal variability during the twentieth century. Particularly important was the severe drought of the 1970s and 1980s, which had widespread impacts1\u20136 . Research into the causes of this drought has identified anthropogenic aerosol forcing3,4,7 and changes in sea surface temperatures (SSTs; refs 1,2,6,8\u201311) as the most important drivers. Since the 1980s, there has been some recovery of Sahel rainfall amounts2\u20136,11\u201314 , although not to the pre-drought levels of the 1940s and 1950s. Here we report on experiments with the atmospheric component of a state-of-the-art global climate model to identify the causes of this recovery. Our results suggest that the direct influence of higher levels of greenhouse gases in the atmosphere was the main cause, with an additional role for changes in anthropogenic aerosol precursor emissions. We find that recent changes in SSTs, although substantial, did not have a significant impact on the recovery. The simulated response to anthropogenic greenhouse-gas and aerosol forcing is consistent with a multivariate fingerprint of the observed recovery, raising confidence in our findings. Although robust predictions are not yet possible, our results suggest that the recent recovery in Sahel rainfall amounts is most likely to be sustained or amplified in the near term.", "author" : [ { "dropping-particle" : "", "family" : "Dong", "given" : "Buwen", "non-dropping-particle" : "", "parse-names" : false, "suffix" : "" }, { "dropping-particle" : "", "family" : "Sutton", "given" : "Rowan", "non-dropping-particle" : "", "parse-names" : false, "suffix" : "" } ], "container-title" : "Nature Climate Change", "id" : "ITEM-1", "issued" : { "date-parts" : [ [ "2015" ] ] }, "page" : "757-760", "title" : "Dominant role of greenhouse-gas forcing in the recovery of Sahel rainfall", "translator" : [ { "dropping-particle" : "", "family" : "Q4188", "given" : "", "non-dropping-particle" : "", "parse-names" : false, "suffix" : "" } ], "type" : "article-journal", "volume" : "5" }, "uris" : [ "http://www.mendeley.com/documents/?uuid=d85bffd2-fddc-33da-b6b3-cb35cae4e08b", "http://www.mendeley.com/documents/?uuid=e948056e-a055-4a8e-bc85-a0124c5b5cc3" ] } ], "mendeley" : { "formattedCitation" : "(Dong and Sutton, 2015)", "manualFormatting" : "Dong and Sutton, 2015)", "plainTextFormattedCitation" : "(Dong and Sutton, 2015)", "previouslyFormattedCitation" : "(Dong and Sutton, 2015)" }, "properties" : { "noteIndex" : 0 }, "schema" : "https://github.com/citation-style-language/schema/raw/master/csl-citation.json" }</w:delInstrText>
        </w:r>
      </w:del>
      <w:r w:rsidRPr="00C734F4">
        <w:rPr>
          <w:lang w:val="en-GB"/>
        </w:rPr>
        <w:fldChar w:fldCharType="separate"/>
      </w:r>
      <w:del w:id="1324" w:author="Robin Matthews" w:date="2021-07-11T17:23:00Z">
        <w:r w:rsidR="00E41CA2" w:rsidDel="007C1AB7">
          <w:rPr>
            <w:noProof/>
            <w:lang w:val="en-GB"/>
          </w:rPr>
          <w:delText>D</w:delText>
        </w:r>
      </w:del>
      <w:ins w:id="1325" w:author="Robin Matthews" w:date="2021-07-11T17:23:00Z">
        <w:r w:rsidR="007C1AB7">
          <w:rPr>
            <w:noProof/>
            <w:lang w:val="en-GB"/>
          </w:rPr>
          <w:t>(D</w:t>
        </w:r>
      </w:ins>
      <w:r w:rsidR="00E41CA2">
        <w:rPr>
          <w:noProof/>
          <w:lang w:val="en-GB"/>
        </w:rPr>
        <w:t>ong and Sutton, 2015)</w:t>
      </w:r>
      <w:r w:rsidRPr="00C734F4">
        <w:rPr>
          <w:lang w:val="en-GB"/>
        </w:rPr>
        <w:fldChar w:fldCharType="end"/>
      </w:r>
      <w:commentRangeEnd w:id="1321"/>
      <w:r w:rsidR="00E41CA2">
        <w:rPr>
          <w:rStyle w:val="CommentReference"/>
          <w:rFonts w:asciiTheme="minorHAnsi" w:eastAsiaTheme="minorHAnsi" w:hAnsiTheme="minorHAnsi"/>
          <w:lang w:eastAsia="en-US"/>
        </w:rPr>
        <w:commentReference w:id="1321"/>
      </w:r>
      <w:r w:rsidRPr="00C734F4">
        <w:rPr>
          <w:lang w:val="en-GB"/>
        </w:rPr>
        <w:t xml:space="preserve">; recent changes in North Atlantic SSTs, although substantial, did not exert a significant impact on the recovery. Large spread in the recovery in a five-member atmospheric GCM ensemble suggests that atmospheric internal variability cannot be discounted </w:t>
      </w:r>
      <w:del w:id="1326" w:author="Robin Matthews" w:date="2021-07-11T17:24:00Z">
        <w:r w:rsidRPr="00C734F4" w:rsidDel="007C1AB7">
          <w:rPr>
            <w:lang w:val="en-GB"/>
          </w:rPr>
          <w:delText>(</w:delText>
        </w:r>
      </w:del>
      <w:commentRangeStart w:id="1327"/>
      <w:r w:rsidRPr="00C734F4">
        <w:rPr>
          <w:lang w:val="en-GB"/>
        </w:rPr>
        <w:fldChar w:fldCharType="begin" w:fldLock="1"/>
      </w:r>
      <w:ins w:id="1328" w:author="Robin Matthews" w:date="2021-07-11T17:24:00Z">
        <w:r w:rsidR="007C1AB7">
          <w:rPr>
            <w:lang w:val="en-GB"/>
          </w:rPr>
          <w:instrText>ADDIN CSL_CITATION { "citationItems" : [ { "id" : "ITEM-1", "itemData" : { "DOI" : "10.1175/JCLI-D-12-00505.1", "ISBN" : "10.1175/JCLI-D-12-00505.1", "ISSN" : "0894-8755", "abstract" : "The present assessment of the West African monsoon in the models of the Coupled Model Intercomparison Project (CMIP) phase 5 (CMIP5) indicates little evolution since the third phase of CMIP (CMIP3) in terms of both biases in present-day climate and climate projections.", "author" : [ { "dropping-particle" : "", "family" : "Roehrig", "given" : "Romain", "non-dropping-particle" : "", "parse-names" : false, "suffix" : "" }, { "dropping-particle" : "", "family" : "Bouniol", "given" : "Dominique", "non-dropping-particle" : "", "parse-names" : false, "suffix" : "" }, { "dropping-particle" : "", "family" : "Guichard", "given" : "Francoise", "non-dropping-particle" : "", "parse-names" : false, "suffix" : "" }, { "dropping-particle" : "", "family" : "Hourdin", "given" : "Fr\u00e9d\u00e9ric", "non-dropping-particle" : "", "parse-names" : false, "suffix" : "" }, { "dropping-particle" : "", "family" : "Redelsperger", "given" : "Jean-Luc", "non-dropping-particle" : "", "parse-names" : false, "suffix" : "" } ], "container-title" : "Journal of Climate", "id" : "ITEM-1", "issue" : "17", "issued" : { "date-parts" : [ [ "2013", "9", "1" ] ] }, "page" : "6471-6505", "title" : "The Present and Future of the West African Monsoon: A Process-Oriented Assessment of CMIP5 Simulations along the AMMA Transect", "translator" : [ { "dropping-particle" : "", "family" : "Q6947", "given" : "", "non-dropping-particle" : "", "parse-names" : false, "suffix" : "" } ], "type" : "article-journal", "volume" : "26" }, "uris" : [ "http://www.mendeley.com/documents/?uuid=0a51cae5-3f09-470e-b1f6-d9dd5766f5ce" ] } ], "mendeley" : { "formattedCitation" : "(Roehrig et al., 2013)", "manualFormatting" : "(Roehrig et al., 2013)", "plainTextFormattedCitation" : "(Roehrig et al., 2013)", "previouslyFormattedCitation" : "(Roehrig et al., 2013)" }, "properties" : { "noteIndex" : 0 }, "schema" : "https://github.com/citation-style-language/schema/raw/master/csl-citation.json" }</w:instrText>
        </w:r>
      </w:ins>
      <w:del w:id="1329" w:author="Robin Matthews" w:date="2021-07-11T17:24:00Z">
        <w:r w:rsidR="000465A7" w:rsidDel="007C1AB7">
          <w:rPr>
            <w:lang w:val="en-GB"/>
          </w:rPr>
          <w:delInstrText>ADDIN CSL_CITATION { "citationItems" : [ { "id" : "ITEM-1", "itemData" : { "DOI" : "10.1175/JCLI-D-12-00505.1", "ISBN" : "10.1175/JCLI-D-12-00505.1", "ISSN" : "0894-8755", "abstract" : "The present assessment of the West African monsoon in the models of the Coupled Model Intercomparison Project (CMIP) phase 5 (CMIP5) indicates little evolution since the third phase of CMIP (CMIP3) in terms of both biases in present-day climate and climate projections.", "author" : [ { "dropping-particle" : "", "family" : "Roehrig", "given" : "Romain", "non-dropping-particle" : "", "parse-names" : false, "suffix" : "" }, { "dropping-particle" : "", "family" : "Bouniol", "given" : "Dominique", "non-dropping-particle" : "", "parse-names" : false, "suffix" : "" }, { "dropping-particle" : "", "family" : "Guichard", "given" : "Francoise", "non-dropping-particle" : "", "parse-names" : false, "suffix" : "" }, { "dropping-particle" : "", "family" : "Hourdin", "given" : "Fr\u00e9d\u00e9ric", "non-dropping-particle" : "", "parse-names" : false, "suffix" : "" }, { "dropping-particle" : "", "family" : "Redelsperger", "given" : "Jean-Luc", "non-dropping-particle" : "", "parse-names" : false, "suffix" : "" } ], "container-title" : "Journal of Climate", "id" : "ITEM-1", "issue" : "17", "issued" : { "date-parts" : [ [ "2013", "9", "1" ] ] }, "page" : "6471-6505", "title" : "The Present and Future of the West African Monsoon: A Process-Oriented Assessment of CMIP5 Simulations along the AMMA Transect", "translator" : [ { "dropping-particle" : "", "family" : "Q6947", "given" : "", "non-dropping-particle" : "", "parse-names" : false, "suffix" : "" } ], "type" : "article-journal", "volume" : "26" }, "uris" : [ "http://www.mendeley.com/documents/?uuid=0a51cae5-3f09-470e-b1f6-d9dd5766f5ce" ] } ], "mendeley" : { "formattedCitation" : "(Roehrig et al., 2013)", "manualFormatting" : "Roehrig et al., 2013)", "plainTextFormattedCitation" : "(Roehrig et al., 2013)", "previouslyFormattedCitation" : "(Roehrig et al., 2013)" }, "properties" : { "noteIndex" : 0 }, "schema" : "https://github.com/citation-style-language/schema/raw/master/csl-citation.json" }</w:delInstrText>
        </w:r>
      </w:del>
      <w:r w:rsidRPr="00C734F4">
        <w:rPr>
          <w:lang w:val="en-GB"/>
        </w:rPr>
        <w:fldChar w:fldCharType="separate"/>
      </w:r>
      <w:del w:id="1330" w:author="Robin Matthews" w:date="2021-07-11T17:24:00Z">
        <w:r w:rsidR="00E41CA2" w:rsidDel="007C1AB7">
          <w:rPr>
            <w:noProof/>
            <w:lang w:val="en-GB"/>
          </w:rPr>
          <w:delText>R</w:delText>
        </w:r>
      </w:del>
      <w:ins w:id="1331" w:author="Robin Matthews" w:date="2021-07-11T17:24:00Z">
        <w:r w:rsidR="007C1AB7">
          <w:rPr>
            <w:noProof/>
            <w:lang w:val="en-GB"/>
          </w:rPr>
          <w:t>(R</w:t>
        </w:r>
      </w:ins>
      <w:r w:rsidR="00E41CA2">
        <w:rPr>
          <w:noProof/>
          <w:lang w:val="en-GB"/>
        </w:rPr>
        <w:t>oehrig et al., 2013)</w:t>
      </w:r>
      <w:r w:rsidRPr="00C734F4">
        <w:rPr>
          <w:lang w:val="en-GB"/>
        </w:rPr>
        <w:fldChar w:fldCharType="end"/>
      </w:r>
      <w:commentRangeEnd w:id="1327"/>
      <w:r w:rsidR="00E41CA2">
        <w:rPr>
          <w:rStyle w:val="CommentReference"/>
          <w:rFonts w:asciiTheme="minorHAnsi" w:eastAsiaTheme="minorHAnsi" w:hAnsiTheme="minorHAnsi"/>
          <w:lang w:eastAsia="en-US"/>
        </w:rPr>
        <w:commentReference w:id="1327"/>
      </w:r>
      <w:r w:rsidRPr="00C734F4">
        <w:rPr>
          <w:lang w:val="en-GB"/>
        </w:rPr>
        <w:t>.</w:t>
      </w:r>
    </w:p>
    <w:p w14:paraId="636D55D3" w14:textId="77777777" w:rsidR="006221C8" w:rsidRPr="00C734F4" w:rsidRDefault="006221C8" w:rsidP="006221C8">
      <w:pPr>
        <w:pStyle w:val="AR6BodyText"/>
        <w:rPr>
          <w:lang w:val="en-GB"/>
        </w:rPr>
      </w:pPr>
    </w:p>
    <w:p w14:paraId="7482597D" w14:textId="25ED0B6C" w:rsidR="006221C8" w:rsidRPr="00C734F4" w:rsidRDefault="006221C8" w:rsidP="006221C8">
      <w:pPr>
        <w:pStyle w:val="AR6BodyText"/>
        <w:rPr>
          <w:sz w:val="24"/>
          <w:szCs w:val="24"/>
          <w:lang w:val="en-GB" w:eastAsia="en-GB"/>
        </w:rPr>
      </w:pPr>
      <w:r w:rsidRPr="00C734F4">
        <w:rPr>
          <w:lang w:val="en-GB"/>
        </w:rPr>
        <w:t xml:space="preserve">Consistent timing of the southward ITCZ shift during the decline period in CMIP3 and CMIP5 historical simulations supports the role of external forcing, chiefly anthropogenic aerosol </w:t>
      </w:r>
      <w:del w:id="1332" w:author="Robin Matthews" w:date="2021-07-11T17:24:00Z">
        <w:r w:rsidRPr="00C734F4" w:rsidDel="007C1AB7">
          <w:rPr>
            <w:lang w:val="en-GB"/>
          </w:rPr>
          <w:delText>(</w:delText>
        </w:r>
      </w:del>
      <w:commentRangeStart w:id="1333"/>
      <w:r w:rsidRPr="00C734F4">
        <w:rPr>
          <w:lang w:val="en-GB"/>
        </w:rPr>
        <w:fldChar w:fldCharType="begin" w:fldLock="1"/>
      </w:r>
      <w:ins w:id="1334" w:author="Robin Matthews" w:date="2021-07-11T17:24:00Z">
        <w:r w:rsidR="007C1AB7">
          <w:rPr>
            <w:lang w:val="en-GB"/>
          </w:rPr>
          <w:instrText>ADDIN CSL_CITATION { "citationItems" : [ { "id" : "ITEM-1", "itemData" : { "DOI" : "10.1002/grl.50502", "ISSN" : "00948276",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"page" : "2845-2850", "title" : "Anthropogenic sulfate aerosol and the southward shift of tropical precipitation in the late 20th century", "translator" : [ { "dropping-particle" : "", "family" : "Q5306", "given" : "", "non-dropping-particle" : "", "parse-names" : false, "suffix" : "" } ], "type" : "article-journal", "volume" : "40" }, "uris" : [ "http://www.mendeley.com/documents/?uuid=540e6079-053e-4b13-82f1-72f1838bd3e9" ] } ], "mendeley" : { "formattedCitation" : "(Hwang et al., 2013)", "manualFormatting" : "(Hwang et al., 2013)", "plainTextFormattedCitation" : "(Hwang et al., 2013)", "previouslyFormattedCitation" : "(Hwang et al., 2013)" }, "properties" : { "noteIndex" : 0 }, "schema" : "https://github.com/citation-style-language/schema/raw/master/csl-citation.json" }</w:instrText>
        </w:r>
      </w:ins>
      <w:del w:id="1335" w:author="Robin Matthews" w:date="2021-07-11T17:24:00Z">
        <w:r w:rsidR="000465A7" w:rsidDel="007C1AB7">
          <w:rPr>
            <w:lang w:val="en-GB"/>
          </w:rPr>
          <w:delInstrText>ADDIN CSL_CITATION { "citationItems" : [ { "id" : "ITEM-1", "itemData" : { "DOI" : "10.1002/grl.50502", "ISSN" : "00948276",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"page" : "2845-2850", "title" : "Anthropogenic sulfate aerosol and the southward shift of tropical precipitation in the late 20th century", "translator" : [ { "dropping-particle" : "", "family" : "Q5306", "given" : "", "non-dropping-particle" : "", "parse-names" : false, "suffix" : "" } ], "type" : "article-journal", "volume" : "40" }, "uris" : [ "http://www.mendeley.com/documents/?uuid=540e6079-053e-4b13-82f1-72f1838bd3e9" ] } ], "mendeley" : { "formattedCitation" : "(Hwang et al., 2013)", "manualFormatting" : "Hwang et al., 2013)", "plainTextFormattedCitation" : "(Hwang et al., 2013)", "previouslyFormattedCitation" : "(Hwang et al., 2013)" }, "properties" : { "noteIndex" : 0 }, "schema" : "https://github.com/citation-style-language/schema/raw/master/csl-citation.json" }</w:delInstrText>
        </w:r>
      </w:del>
      <w:r w:rsidRPr="00C734F4">
        <w:rPr>
          <w:lang w:val="en-GB"/>
        </w:rPr>
        <w:fldChar w:fldCharType="separate"/>
      </w:r>
      <w:del w:id="1336" w:author="Robin Matthews" w:date="2021-07-11T17:24:00Z">
        <w:r w:rsidR="00E41CA2" w:rsidDel="007C1AB7">
          <w:rPr>
            <w:noProof/>
            <w:lang w:val="en-GB"/>
          </w:rPr>
          <w:delText>H</w:delText>
        </w:r>
      </w:del>
      <w:ins w:id="1337" w:author="Robin Matthews" w:date="2021-07-11T17:23:00Z">
        <w:r w:rsidR="007C1AB7">
          <w:rPr>
            <w:noProof/>
            <w:lang w:val="en-GB"/>
          </w:rPr>
          <w:t>(H</w:t>
        </w:r>
      </w:ins>
      <w:r w:rsidR="00E41CA2">
        <w:rPr>
          <w:noProof/>
          <w:lang w:val="en-GB"/>
        </w:rPr>
        <w:t>wang et al., 2013)</w:t>
      </w:r>
      <w:r w:rsidRPr="00C734F4">
        <w:rPr>
          <w:lang w:val="en-GB"/>
        </w:rPr>
        <w:fldChar w:fldCharType="end"/>
      </w:r>
      <w:commentRangeEnd w:id="1333"/>
      <w:r w:rsidR="00E41CA2">
        <w:rPr>
          <w:rStyle w:val="CommentReference"/>
          <w:rFonts w:asciiTheme="minorHAnsi" w:eastAsiaTheme="minorHAnsi" w:hAnsiTheme="minorHAnsi"/>
          <w:lang w:eastAsia="en-US"/>
        </w:rPr>
        <w:commentReference w:id="1333"/>
      </w:r>
      <w:r w:rsidRPr="00C734F4">
        <w:rPr>
          <w:lang w:val="en-GB"/>
        </w:rPr>
        <w:t xml:space="preserve">. The evolution of the observed decline and recovery is largely followed by the CMIP5 multi-model mean, further supporting the role of external drivers </w:t>
      </w:r>
      <w:del w:id="1338" w:author="Robin Matthews" w:date="2021-07-11T17:24:00Z">
        <w:r w:rsidRPr="00C734F4" w:rsidDel="007C1AB7">
          <w:rPr>
            <w:lang w:val="en-GB"/>
          </w:rPr>
          <w:delText>(</w:delText>
        </w:r>
      </w:del>
      <w:commentRangeStart w:id="1339"/>
      <w:r w:rsidRPr="00C734F4">
        <w:rPr>
          <w:lang w:val="en-GB"/>
        </w:rPr>
        <w:fldChar w:fldCharType="begin" w:fldLock="1"/>
      </w:r>
      <w:ins w:id="1340" w:author="Robin Matthews" w:date="2021-07-11T17:24:00Z">
        <w:r w:rsidR="007C1AB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ins>
      <w:del w:id="1341" w:author="Robin Matthews" w:date="2021-07-11T17:24:00Z">
        <w:r w:rsidR="000465A7" w:rsidDel="007C1AB7">
          <w:rPr>
            <w:lang w:val="en-GB"/>
          </w:rPr>
          <w:del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delInstrText>
        </w:r>
      </w:del>
      <w:r w:rsidRPr="00C734F4">
        <w:rPr>
          <w:lang w:val="en-GB"/>
        </w:rPr>
        <w:fldChar w:fldCharType="separate"/>
      </w:r>
      <w:del w:id="1342" w:author="Robin Matthews" w:date="2021-07-11T17:24:00Z">
        <w:r w:rsidR="00E41CA2" w:rsidDel="007C1AB7">
          <w:rPr>
            <w:noProof/>
            <w:lang w:val="en-GB"/>
          </w:rPr>
          <w:delText>G</w:delText>
        </w:r>
      </w:del>
      <w:ins w:id="1343" w:author="Robin Matthews" w:date="2021-07-11T17:24:00Z">
        <w:r w:rsidR="007C1AB7">
          <w:rPr>
            <w:noProof/>
            <w:lang w:val="en-GB"/>
          </w:rPr>
          <w:t>(G</w:t>
        </w:r>
      </w:ins>
      <w:r w:rsidR="00E41CA2">
        <w:rPr>
          <w:noProof/>
          <w:lang w:val="en-GB"/>
        </w:rPr>
        <w:t>iannini and Kaplan, 2019)</w:t>
      </w:r>
      <w:r w:rsidRPr="00C734F4">
        <w:rPr>
          <w:lang w:val="en-GB"/>
        </w:rPr>
        <w:fldChar w:fldCharType="end"/>
      </w:r>
      <w:commentRangeEnd w:id="1339"/>
      <w:r w:rsidR="00E41CA2">
        <w:rPr>
          <w:rStyle w:val="CommentReference"/>
          <w:rFonts w:asciiTheme="minorHAnsi" w:eastAsiaTheme="minorHAnsi" w:hAnsiTheme="minorHAnsi"/>
          <w:lang w:eastAsia="en-US"/>
        </w:rPr>
        <w:commentReference w:id="1339"/>
      </w:r>
      <w:r w:rsidRPr="00C734F4">
        <w:rPr>
          <w:lang w:val="en-GB"/>
        </w:rPr>
        <w:t xml:space="preserve">. Updated results from CMIP6 for historical simulations with all and single forcings are represented in Figure 10.11d,e, showing smaller trends </w:t>
      </w:r>
      <w:r w:rsidRPr="00C734F4">
        <w:rPr>
          <w:lang w:val="en-GB"/>
        </w:rPr>
        <w:lastRenderedPageBreak/>
        <w:t xml:space="preserve">than those observed. </w:t>
      </w:r>
      <w:r w:rsidRPr="00C734F4">
        <w:rPr>
          <w:lang w:val="en-GB"/>
        </w:rPr>
        <w:fldChar w:fldCharType="begin" w:fldLock="1"/>
      </w:r>
      <w:r w:rsidR="000465A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r w:rsidRPr="00C734F4">
        <w:rPr>
          <w:lang w:val="en-GB"/>
        </w:rPr>
        <w:fldChar w:fldCharType="separate"/>
      </w:r>
      <w:r w:rsidR="00E41CA2">
        <w:rPr>
          <w:noProof/>
          <w:lang w:val="en-GB"/>
        </w:rPr>
        <w:t>Giannini and Kaplan (2019)</w:t>
      </w:r>
      <w:r w:rsidRPr="00C734F4">
        <w:rPr>
          <w:lang w:val="en-GB"/>
        </w:rPr>
        <w:fldChar w:fldCharType="end"/>
      </w:r>
      <w:r w:rsidRPr="00C734F4">
        <w:rPr>
          <w:lang w:val="en-GB"/>
        </w:rPr>
        <w:t xml:space="preserve"> attempted to unify the driving mechanisms for decline and recovery based on singular-value decomposition of observed and modelled SSTs. Since the 1950s, tropical warming arising from GHG</w:t>
      </w:r>
      <w:r w:rsidR="004A2FDA">
        <w:rPr>
          <w:lang w:val="en-GB"/>
        </w:rPr>
        <w:t>s</w:t>
      </w:r>
      <w:r w:rsidRPr="00C734F4">
        <w:rPr>
          <w:lang w:val="en-GB"/>
        </w:rPr>
        <w:t xml:space="preserve"> and North Atlantic cooling from aerosol led to regional stabilization, suppressing Sahel rainfall. The subsequent reduction in aerosol emissions then led to North Atlantic warming and recovery of Sahel rainfall. Such mechanisms continue into the near-term future in idealised and modified RCP experiments, with scenarios featuring more aggressive reductions in aerosol emissions, or including aerosol-cloud interactions, favouring a greater northward shift of rainfall </w:t>
      </w:r>
      <w:r w:rsidRPr="00C734F4">
        <w:rPr>
          <w:lang w:val="en-GB"/>
        </w:rPr>
        <w:fldChar w:fldCharType="begin" w:fldLock="1"/>
      </w:r>
      <w:r w:rsidR="000465A7">
        <w:rPr>
          <w:lang w:val="en-GB"/>
        </w:rPr>
        <w:instrText>ADDIN CSL_CITATION { "citationItems" : [ { "id" : "ITEM-1", "itemData" : { "DOI" : "10.1175/JCLI-D-18-0716.1", "ISSN" : "0894-8755", "abstract" : "Past changes in global industrial aerosol emissions have played a significant role in historical shifts in African rainfall, and yet assessment of the impact on African rainfall of near-term (10\u201340 yr) potential aerosol emission pathways remains largely unexplored. While existing literature links future aerosol declines to a northward shift of Sahel rainfall, existing climate projections rely on RCP scenarios that do not explore the range of air quality drivers. Here we present projections from two emission scenarios that better envelop the range of potential aerosol emissions. More aggressive emission cuts result in northward shifts of the tropical rainbands whose signal can emerge from expected internal variability on short, 10\u201320-yr time horizons. We also show for the first time that this northward shift also impacts East Africa, with evidence of delays to both onset and withdrawal of the short rains. However, comparisons of rainfall impacts across models suggest that only certain aspects of both the West and East African model responses may be robust, given model uncertainties. This work motivates the need for wider exploration of air quality scenarios in the climate science community to assess the robustness of these projected changes and to provide evidence to underpin climate adaptation in Africa. In particular, revised estimates of emission impacts of legislated measures every 5\u201310 years would have a value in providing near-term climate adaptation information for African stakeholders.", "author" : [ { "dropping-particle" : "", "family" : "Scannell", "given" : "Claire", "non-dropping-particle" : "", "parse-names" : false, "suffix" : "" }, { "dropping-particle" : "", "family" : "Booth", "given" : "Ben B. B.", "non-dropping-particle" : "", "parse-names" : false, "suffix" : "" }, { "dropping-particle" : "", "family" : "Dunstone", "given" : "Nick J.", "non-dropping-particle" : "", "parse-names" : false, "suffix" : "" }, { "dropping-particle" : "", "family" : "Rowell", "given" : "David P.", "non-dropping-particle" : "", "parse-names" : false, "suffix" : "" }, { "dropping-particle" : "", "family" : "Bernie", "given" : "Dan J.", "non-dropping-particle" : "", "parse-names" : false, "suffix" : "" }, { "dropping-particle" : "", "family" : "Kasoar", "given" : "Matthew", "non-dropping-particle" : "", "parse-names" : false, "suffix" : "" }, { "dropping-particle" : "", "family" : "Voulgarakis", "given" : "Apostolos", "non-dropping-particle" : "", "parse-names" : false, "suffix" : "" }, { "dropping-particle" : "", "family" : "Wilcox", "given" : "Laura J.", "non-dropping-particle" : "", "parse-names" : false, "suffix" : "" }, { "dropping-particle" : "", "family" : "Acosta Navarro", "given" : "Juan C.", "non-dropping-particle" : "", "parse-names" : false, "suffix" : "" }, { "dropping-particle" : "", "family" : "Seland", "given" : "\u00d8yvind", "non-dropping-particle" : "", "parse-names" : false, "suffix" : "" }, { "dropping-particle" : "", "family" : "Paynter", "given" : "David J.", "non-dropping-particle" : "", "parse-names" : false, "suffix" : "" } ], "container-title" : "Journal of Climate", "id" : "ITEM-1", "issue" : "23", "issued" : { "date-parts" : [ [ "2019", "12" ] ] }, "page" : "8335-8354", "title" : "The Influence of Remote Aerosol Forcing from Industrialized Economies on the Future Evolution of East and West African Rainfall", "translator" : [ { "dropping-particle" : "", "family" : "Q5935", "given" : "", "non-dropping-particle" : "", "parse-names" : false, "suffix" : "" } ], "type" : "article-journal", "volume" : "32" }, "uris" : [ "http://www.mendeley.com/documents/?uuid=fa03363a-95ea-41cc-bcea-7580693c62e8" ] }, { "id" : "ITEM-2", "itemData" : { "DOI" : "10.1002/2015JD023623", "ISSN" : "2169-897X", "abstract" : "The tropical rain belt is a narrow band of clouds near the equator, where the most intense rainfall on the planet occurs. On seasonal timescales, the rain moves across the equator following the Sun, resulting in wet and dry seasons in the tropics. The position of the tropical rain belt also varies on longer timescales. Through the latter half of the twentieth century, for example, shifts in tropical rainfall have been associated with severe droughts, including the African Sahel and Amazon droughts. Here I show that climate models project a northward migration of the tropical rain belt through the 21st century, with future anthropogenic aerosol reductions driving the bulk of the shift. Models that include both aerosol indirect effects yield significantly larger northward shifts than models that lack aerosol indirect effects. Moreover, the rate of the shift corresponds to the rate of the decrease of anthropogenic aerosol emissions across different time periods and future emission scenarios. This response is consistent with relative warming of the Northern Hemisphere, a decrease in northward cross-equatorial moist static energy transport, and a northward shift of the Hadley circulation, including the tropical rain belt. The shift is relatively weak in the Atlantic sector, consistent with both a smaller decrease in aerosol emissions and a larger reduction in northward cross-equatorial ocean heat flux. Although aerosol effects remain uncertain, I conclude that future reductions in anthropogenic aerosol emissions may be the dominant driver of a 21st century northward shift of the tropical rain belt.", "author" : [ { "dropping-particle" : "", "family" : "Allen", "given" : "Robert J.", "non-dropping-particle" : "", "parse-names" : false, "suffix" : "" } ], "container-title" : "Journal of Geophysical Research: Atmospheres", "id" : "ITEM-2", "issue" : "18", "issued" : { "date-parts" : [ [ "2015", "9", "27" ] ] }, "page" : "9087-9102", "title" : "A 21st century northward tropical precipitation shift caused by future anthropogenic aerosol reductions", "translator" : [ { "dropping-particle" : "", "family" : "Q6649", "given" : "", "non-dropping-particle" : "", "parse-names" : false, "suffix" : "" } ], "type" : "article-journal", "volume" : "120" }, "uris" : [ "http://www.mendeley.com/documents/?uuid=6d78dcc1-b9b5-419a-a9fe-7586300142d0" ] }, { "id" : "ITEM-3",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"ITEM-3",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"ITEM-4", "itemData" : { "DOI" : "10.1002/2017JD026756", "ISSN" : "2169897X", "abstract" : "Emissions of aerosols and their precursors are declining due to policies enacted to protect human health, yet we currently lack a full understanding of the magnitude, spatiotemporal pattern, statistical significance, and physical mechanisms of precipitation responses to aerosol reductions. We quantify the global and regional precipitation responses to U.S. SO2 emission reductions using three fully coupled chemistry-climate models: Community Earth System Model version 1, Geophysical Fluid Dynamics Laboratory Coupled Model 3, and Goddard Institute for Space Studies ModelE2. We contrast 200 year (or longer) simulations in which anthropogenic U.S. sulfur dioxide (SO2) emissions are set to zero with present-day control simulations to assess the aerosol, cloud, and precipitation response to U.S. SO2 reductions. In all three models, reductions in aerosol optical depth up to 70% and cloud droplet number column concentration up to 60% occur over the eastern U.S. and extend over the Atlantic Ocean. Precipitation responses occur both locally and remotely, with the models consistently showing an increase in most regions considered. We find a northward shift of the tropical rain belt location of up to 0.35\u00b0 latitude especially near the Sahel, where the rainy season length and intensity are significantly enhanced in two of the three models. This enhancement is the result of greater warming in the Northern versus Southern Hemispheres, which acts to shift the Intertropical Convergence Zone northward, delivering additional wet season rainfall to the Sahel. Two of our three models thus imply a previously unconsidered benefit of continued U.S. SO2 reductions for Sahel precipitation.", "author" : [ { "dropping-particle" : "", "family" : "Westervelt", "given" : "D. M.", "non-dropping-particle" : "", "parse-names" : false, "suffix" : "" }, { "dropping-particle" : "", "family" : "Conley", "given" : "A. J.", "non-dropping-particle" : "", "parse-names" : false, "suffix" : "" }, { "dropping-particle" : "", "family" : "Fiore", "given" : "A. M.", "non-dropping-particle" : "", "parse-names" : false, "suffix" : "" }, { "dropping-particle" : "", "family" : "Lamarque", "given" : "J.-F.", "non-dropping-particle" : "", "parse-names" : false, "suffix" : "" }, { "dropping-particle" : "", "family" : "Shindell", "given" : "D.", "non-dropping-particle" : "", "parse-names" : false, "suffix" : "" }, { "dropping-particle" : "", "family" : "Previdi", "given" : "M.", "non-dropping-particle" : "", "parse-names" : false, "suffix" : "" }, { "dropping-particle" : "", "family" : "Faluvegi", "given" : "G.", "non-dropping-particle" : "", "parse-names" : false, "suffix" : "" }, { "dropping-particle" : "", "family" : "Correa", "given" : "G.", "non-dropping-particle" : "", "parse-names" : false, "suffix" : "" }, { "dropping-particle" : "", "family" : "Horowitz", "given" : "L. W.", "non-dropping-particle" : "", "parse-names" : false, "suffix" : "" } ], "container-title" : "Journal of Geophysical Research: Atmospheres", "id" : "ITEM-4", "issue" : "9", "issued" : { "date-parts" : [ [ "2017", "5", "16" ] ] }, "page" : "5024-5038", "title" : "Multimodel precipitation responses to removal of U.S. sulfur dioxide emissions", "translator" : [ { "dropping-particle" : "", "family" : "Q6648", "given" : "", "non-dropping-particle" : "", "parse-names" : false, "suffix" : "" } ], "type" : "article-journal", "volume" : "122" }, "uris" : [ "http://www.mendeley.com/documents/?uuid=ce143b87-4343-4133-91ef-2aca7b103e40" ] } ], "mendeley" : { "formattedCitation" : "(Allen, 2015; Westervelt et al., 2017, 2018; Scannell et al., 2019)", "plainTextFormattedCitation" : "(Allen, 2015; Westervelt et al., 2017, 2018; Scannell et al., 2019)", "previouslyFormattedCitation" : "(Allen, 2015; Westervelt et al., 2017, 2018; Scannell et al., 2019)" }, "properties" : { "noteIndex" : 0 }, "schema" : "https://github.com/citation-style-language/schema/raw/master/csl-citation.json" }</w:instrText>
      </w:r>
      <w:r w:rsidRPr="00C734F4">
        <w:rPr>
          <w:lang w:val="en-GB"/>
        </w:rPr>
        <w:fldChar w:fldCharType="separate"/>
      </w:r>
      <w:r w:rsidR="00E41CA2">
        <w:rPr>
          <w:noProof/>
          <w:lang w:val="en-GB"/>
        </w:rPr>
        <w:t>(Allen, 2015; Westervelt et al., 2017, 2018; Scannell et al., 2019)</w:t>
      </w:r>
      <w:r w:rsidRPr="00C734F4">
        <w:rPr>
          <w:lang w:val="en-GB"/>
        </w:rPr>
        <w:fldChar w:fldCharType="end"/>
      </w:r>
      <w:r w:rsidRPr="00C734F4">
        <w:rPr>
          <w:lang w:val="en-GB"/>
        </w:rPr>
        <w:t xml:space="preserve">. </w:t>
      </w:r>
      <w:r w:rsidRPr="00C734F4">
        <w:rPr>
          <w:color w:val="000000"/>
          <w:lang w:val="en-GB" w:eastAsia="en-GB"/>
        </w:rPr>
        <w:t xml:space="preserve">There is paleoclimate evidence of changes to Sahel rainfall in the past, in particular with enhancement of the West African monsoon during the mid-Holocene. However, the mechanisms governing such a change have been shown to be largely dynamical in nature </w:t>
      </w:r>
      <w:r w:rsidRPr="00C734F4">
        <w:rPr>
          <w:color w:val="000000"/>
          <w:lang w:val="en-GB" w:eastAsia="en-GB"/>
        </w:rPr>
        <w:fldChar w:fldCharType="begin" w:fldLock="1"/>
      </w:r>
      <w:r w:rsidR="000465A7">
        <w:rPr>
          <w:color w:val="000000"/>
          <w:lang w:val="en-GB" w:eastAsia="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C734F4">
        <w:rPr>
          <w:color w:val="000000"/>
          <w:lang w:val="en-GB" w:eastAsia="en-GB"/>
        </w:rPr>
        <w:fldChar w:fldCharType="separate"/>
      </w:r>
      <w:r w:rsidR="00E41CA2">
        <w:rPr>
          <w:noProof/>
          <w:color w:val="000000"/>
          <w:lang w:val="en-GB" w:eastAsia="en-GB"/>
        </w:rPr>
        <w:t>(D’Agostino et al., 2019)</w:t>
      </w:r>
      <w:r w:rsidRPr="00C734F4">
        <w:rPr>
          <w:color w:val="000000"/>
          <w:lang w:val="en-GB" w:eastAsia="en-GB"/>
        </w:rPr>
        <w:fldChar w:fldCharType="end"/>
      </w:r>
      <w:r w:rsidRPr="00C734F4">
        <w:rPr>
          <w:color w:val="000000"/>
          <w:lang w:val="en-GB" w:eastAsia="en-GB"/>
        </w:rPr>
        <w:t>, suggesting that the mid-Holocene cannot be used to inform the credibility of changes due to greenhouse warming.</w:t>
      </w:r>
    </w:p>
    <w:p w14:paraId="47B00872" w14:textId="77777777" w:rsidR="006221C8" w:rsidRPr="00C734F4" w:rsidRDefault="006221C8" w:rsidP="006221C8">
      <w:pPr>
        <w:pStyle w:val="AR6BodyText"/>
        <w:rPr>
          <w:rFonts w:cs="Times New Roman"/>
          <w:lang w:val="en-GB"/>
        </w:rPr>
      </w:pPr>
    </w:p>
    <w:p w14:paraId="4740D6F4" w14:textId="77777777"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lang w:val="en-GB"/>
        </w:rPr>
        <w:t>very high confidence</w:t>
      </w:r>
      <w:r w:rsidRPr="00C734F4">
        <w:rPr>
          <w:rFonts w:cs="Times New Roman"/>
          <w:lang w:val="en-GB"/>
        </w:rPr>
        <w:t xml:space="preserve"> (</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high agreement</w:t>
      </w:r>
      <w:r w:rsidRPr="00C734F4">
        <w:rPr>
          <w:rFonts w:cs="Times New Roman"/>
          <w:lang w:val="en-GB"/>
        </w:rPr>
        <w:t>) that patterns of 20</w:t>
      </w:r>
      <w:r w:rsidRPr="00457D81">
        <w:rPr>
          <w:rFonts w:cs="Times New Roman"/>
          <w:vertAlign w:val="superscript"/>
          <w:lang w:val="en-GB"/>
        </w:rPr>
        <w:t>th</w:t>
      </w:r>
      <w:r w:rsidRPr="00C734F4">
        <w:rPr>
          <w:rFonts w:cs="Times New Roman"/>
          <w:lang w:val="en-GB"/>
        </w:rPr>
        <w:t xml:space="preserve">-century ocean and land surface temperature variability have caused the Sahel drought and subsequent recovery by adjusting meridional gradients. There is </w:t>
      </w:r>
      <w:r w:rsidRPr="00C734F4">
        <w:rPr>
          <w:rFonts w:cs="Times New Roman"/>
          <w:i/>
          <w:lang w:val="en-GB"/>
        </w:rPr>
        <w:t>high confidence</w:t>
      </w:r>
      <w:r w:rsidRPr="00C734F4">
        <w:rPr>
          <w:rFonts w:cs="Times New Roman"/>
          <w:lang w:val="en-GB"/>
        </w:rPr>
        <w:t xml:space="preserve"> (</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medium agreement</w:t>
      </w:r>
      <w:r w:rsidRPr="00C734F4">
        <w:rPr>
          <w:rFonts w:cs="Times New Roman"/>
          <w:lang w:val="en-GB"/>
        </w:rPr>
        <w:t>) that the changing temperature gradients that perturb the West African monsoon and Sahel rainfall are themselves driven by anthropogenic emissions: warming by GHG emissions was initially restricted to the tropics but suppressed in the North Atlantic due to nearby emissions of sulphate aerosols, leading to a reduction in rainfall. The North Atlantic subsequently warmed following the reduction of aerosol emissions, leading to rainfall recovery.</w:t>
      </w:r>
    </w:p>
    <w:p w14:paraId="1D832ACE" w14:textId="77777777" w:rsidR="006221C8" w:rsidRPr="00C734F4" w:rsidRDefault="006221C8" w:rsidP="006221C8">
      <w:pPr>
        <w:pStyle w:val="AR6BodyText"/>
        <w:rPr>
          <w:rFonts w:cs="Times New Roman"/>
          <w:lang w:val="en-GB"/>
        </w:rPr>
      </w:pPr>
    </w:p>
    <w:p w14:paraId="4C0DE459" w14:textId="77777777" w:rsidR="006221C8" w:rsidRPr="00C734F4" w:rsidRDefault="006221C8" w:rsidP="006221C8">
      <w:pPr>
        <w:pStyle w:val="AR6BodyText"/>
        <w:rPr>
          <w:rFonts w:cs="Times New Roman"/>
          <w:lang w:val="en-GB"/>
        </w:rPr>
      </w:pPr>
    </w:p>
    <w:p w14:paraId="4BFDF70F" w14:textId="77777777" w:rsidR="006221C8" w:rsidRPr="00C734F4" w:rsidRDefault="006221C8" w:rsidP="006221C8">
      <w:pPr>
        <w:pStyle w:val="AR6Chap10Level310111"/>
        <w:rPr>
          <w:lang w:val="en-GB"/>
        </w:rPr>
      </w:pPr>
      <w:bookmarkStart w:id="1344" w:name="_Toc30602419"/>
      <w:bookmarkStart w:id="1345" w:name="_Toc70454762"/>
      <w:r w:rsidRPr="00C734F4">
        <w:rPr>
          <w:lang w:val="en-GB"/>
        </w:rPr>
        <w:t>The southeastern South America summer wetting</w:t>
      </w:r>
      <w:bookmarkEnd w:id="1344"/>
      <w:bookmarkEnd w:id="1345"/>
    </w:p>
    <w:p w14:paraId="68FBD449" w14:textId="77777777" w:rsidR="006221C8" w:rsidRPr="00C734F4" w:rsidRDefault="006221C8" w:rsidP="006221C8">
      <w:pPr>
        <w:pStyle w:val="AR6BodyText"/>
        <w:rPr>
          <w:rFonts w:cs="Times New Roman"/>
          <w:lang w:val="en-GB"/>
        </w:rPr>
      </w:pPr>
    </w:p>
    <w:p w14:paraId="200BEC8F" w14:textId="7A0D0250" w:rsidR="006221C8" w:rsidRPr="00C734F4" w:rsidRDefault="006221C8" w:rsidP="006221C8">
      <w:pPr>
        <w:pStyle w:val="AR6BodyText"/>
        <w:rPr>
          <w:rFonts w:cs="Times New Roman"/>
          <w:lang w:val="en-GB"/>
        </w:rPr>
      </w:pPr>
      <w:r w:rsidRPr="00C734F4">
        <w:rPr>
          <w:rFonts w:cs="Times New Roman"/>
          <w:lang w:val="en-GB"/>
        </w:rPr>
        <w:t xml:space="preserve">A positive trend in summer (December to February) precipitation has been detected in multiple observational sources in southeastern South America since the beginning of the 20th century </w:t>
      </w:r>
      <w:commentRangeStart w:id="1346"/>
      <w:r w:rsidRPr="00C734F4">
        <w:rPr>
          <w:rFonts w:cs="Times New Roman"/>
          <w:lang w:val="en-GB"/>
        </w:rPr>
        <w:fldChar w:fldCharType="begin" w:fldLock="1"/>
      </w:r>
      <w:r w:rsidR="000465A7">
        <w:rPr>
          <w:rFonts w:cs="Times New Roman"/>
          <w:lang w:val="en-GB"/>
        </w:rPr>
        <w:instrText>ADDIN CSL_CITATION { "citationItems" : [ { "id" : "ITEM-1", "itemData" : { "DOI" : "10.1002/joc.3633", "ISSN" : "08998418", "author" : [ { "dropping-particle" : "", "family" : "Gonzalez", "given" : "P. L. M.", "non-dropping-particle" : "", "parse-names" : false, "suffix" : "" }, { "dropping-particle" : "", "family" : "Goddard", "given" : "Lisa", "non-dropping-particle" : "", "parse-names" : false, "suffix" : "" }, { "dropping-particle" : "", "family" : "Greene", "given" : "Arthur M.", "non-dropping-particle" : "", "parse-names" : false, "suffix" : "" } ], "container-title" : "International Journal of Climatology", "id" : "ITEM-1", "issue" : "13", "issued" : { "date-parts" : [ [ "2013", "11", "15" ] ] }, "page" : "2923-2928", "title" : "Twentieth-century summer precipitation in South Eastern South America: comparison of gridded and station data", "translator" : [ { "dropping-particle" : "", "family" : "Q5705", "given" : "", "non-dropping-particle" : "", "parse-names" : false, "suffix" : "" } ], "type" : "article-journal", "volume" : "33" }, "uris" : [ "http://www.mendeley.com/documents/?uuid=53cbc7c8-0fbe-455c-a72b-da988a6a0fe6" ] }, { "id" : "ITEM-2", "itemData" : { "DOI" : "10.1002/joc.4153", "ISSN" : "08998418", "abstract" : "ABSTRACT Austral summer rainfall trends are analysed over South America from observations and simulations of the Coupled Model Intercomparison Project version 5 between 1902 and 2005. Positive trends in southeastern South America (SESA) and negative ones in the southern Andes (SAn) are the most significant observed features. Mean trends obtained from an ensemble of 59 simulations from 14 models for the historical experiment (including both natural and anthropogenic forcings) are able to reproduce those precipitation changes, although weaker than observed. Most of the simulations reproduce the right sign of the precipitation changes at both regions. However, associated uncertainty ranges (due to both inter-model dispersion and internal climate variability) are still large. Mean trends for the historical experiment are statistically distinguishable from those obtained for the natural-forcing-only experiment, which exhibit negligible mean values at both regions. Results allow concluding that the anthropogenic forcing has at least a partial contribution in explaining the precipitation changes observed in both SESA and SAn regions during the last century.", "author" : [ { "dropping-particle" : "", "family" : "Vera", "given" : "Carolina S.", "non-dropping-particle" : "", "parse-names" : false, "suffix" : "" }, { "dropping-particle" : "", "family" : "D\u00edaz", "given" : "Leandro", "non-dropping-particle" : "", "parse-names" : false, "suffix" : "" } ], "container-title" : "International Journal of Climatology", "id" : "ITEM-2", "issue" : "10", "issued" : { "date-parts" : [ [ "2015", "8" ] ] }, "page" : "3172-3177", "title" : "Anthropogenic influence on summer precipitation trends over South America in CMIP5 models", "translator" : [ { "dropping-particle" : "", "family" : "Q3690", "given" : "", "non-dropping-particle" : "", "parse-names" : false, "suffix" : "" } ], "type" : "article-journal", "volume" : "35" }, "uris" : [ "http://www.mendeley.com/documents/?uuid=834ac930-8c32-4e48-a519-b1b0ca7ed778" ] }, { "id" : "ITEM-3",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"ITEM-3",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"id" : "ITEM-4", "itemData" : { "DOI" : "10.1002/joc.4810", "ISSN" : "08998418", "abstract" : "ABSTRACT Southern South America (SSA), considered as the continental region south of 20\u00b0S, has experienced significant precipitation variability and trends in the last decades. This article uses monthly quality-controlled precipitation data from rainfall stations with continuous observations during at least 100 years to quantify long-term trends as well as interannual-to-centennial variability. Several statistical methods are applied to the data, primarily to detect jumps and look for changes due to relocation of the gauge stations, as well as to identify significant trends. Most of the regions have registered an increase in annual rainfall, largely attributable to changes in the warm season. On the other hand, during winter most stations in Argentina and Brazil do not have significant trends, although eastern Patagonia registered an increase in precipitation and Chile, a marked decrease in rainfall. In order to look into the physical mechanisms behind the observed variability, the changes in mean sea level pressure and precipitable water are quantified for different sub-periods. Also explored is the variability related to the Hadley cell width and strength over the region around SSA. Results show that the Hadley cell has shrunk and shifted towards the equator in winter over the area, which has caused an enhancement of the sinking motion over much of Argentina, Chile and Brazil, while likely increasing the baroclinicity (and associated precipitation) over Patagonia. In summer, the strength of the subsidence decreased and this was associated with an increase of the low-level moisture advection, favouring more rainfall. The observational evidence presented here suggests that the zonal asymmetry in the change of the Hadley cell position over SSA could be linked to the presence of the Andes Cordillera.", "author" : [ { "dropping-particle" : "", "family" : "Saurral", "given" : "Ramiro I.", "non-dropping-particle" : "", "parse-names" : false, "suffix" : "" }, { "dropping-particle" : "", "family" : "Camilloni", "given" : "In\u00e9s A.", "non-dropping-particle" : "", "parse-names" : false, "suffix" : "" }, { "dropping-particle" : "", "family" : "Barros", "given" : "Vicente R.", "non-dropping-particle" : "", "parse-names" : false, "suffix" : "" } ], "container-title" : "International Journal of Climatology", "id" : "ITEM-4", "issue" : "4", "issued" : { "date-parts" : [ [ "2017", "3" ] ] }, "page" : "1774-1793", "title" : "Low-frequency variability and trends in centennial precipitation stations in southern South America", "translator" : [ { "dropping-particle" : "", "family" : "Q3681", "given" : "", "non-dropping-particle" : "", "parse-names" : false, "suffix" : "" } ], "type" : "article-journal", "volume" : "37" }, "uris" : [ "http://www.mendeley.com/documents/?uuid=445a0422-fc61-4019-94ff-d0d0036cd04b" ] }, { "id" : "ITEM-5", "itemData" : { "DOI" : "10.1007/s11430-015-5198-z", "ISSN" : "1674-7313", "author" : [ { "dropping-particle" : "", "family" : "Wu", "given" : "GuoXiong", "non-dropping-particle" : "", "parse-names" : false, "suffix" : "" }, { "dropping-particle" : "", "family" : "Li", "given" : "ZhanQing", "non-dropping-particle" : "", "parse-names" : false, "suffix" : "" }, { "dropping-particle" : "", "family" : "Fu", "given" : "CongBin", "non-dropping-particle" : "", "parse-names" : false, "suffix" : "" }, { "dropping-particle" : "", "family" : "Zhang", "given" : "XiaoYe", "non-dropping-particle" : "", "parse-names" : false, "suffix" : "" }, { "dropping-particle" : "", "family" : "Zhang", "given" : "RenYi", "non-dropping-particle" : "", "parse-names" : false, "suffix" : "" }, { "dropping-particle" : "", "family" : "Zhang", "given" : "RenHe", "non-dropping-particle" : "", "parse-names" : false, "suffix" : "" }, { "dropping-particle" : "", "family" : "Zhou", "given" : "TianJun", "non-dropping-particle" : "", "parse-names" : false, "suffix" : "" }, { "dropping-particle" : "", "family" : "Li", "given" : "JianPing", "non-dropping-particle" : "", "parse-names" : false, "suffix" : "" }, { "dropping-particle" : "", "family" : "Li", "given" : "JianDong", "non-dropping-particle" : "", "parse-names" : false, "suffix" : "" }, { "dropping-particle" : "", "family" : "Zhou", "given" : "DeGang", "non-dropping-particle" : "", "parse-names" : false, "suffix" : "" }, { "dropping-particle" : "", "family" : "Wu", "given" : "Liang", "non-dropping-particle" : "", "parse-names" : false, "suffix" : "" }, { "dropping-particle" : "", "family" : "Zhou", "given" : "LianTong", "non-dropping-particle" : "", "parse-names" : false, "suffix" : "" }, { "dropping-particle" : "", "family" : "He", "given" : "Bian", "non-dropping-particle" : "", "parse-names" : false, "suffix" : "" }, { "dropping-particle" : "", "family" : "Huang", "given" : "RongHui", "non-dropping-particle" : "", "parse-names" : false, "suffix" : "" } ], "container-title" : "Science China Earth Sciences", "id" : "ITEM-5", "issue" : "1", "issued" : { "date-parts" : [ [ "2016", "1", "28" ] ] }, "page" : "1-16", "title" : "Advances in studying interactions between aerosols and monsoon in China", "translator" : [ { "dropping-particle" : "", "family" : "Q4351", "given" : "", "non-dropping-particle" : "", "parse-names" : false, "suffix" : "" } ], "type" : "article-journal", "volume" : "59" }, "uris" : [ "http://www.mendeley.com/documents/?uuid=bd2606cf-8280-4707-8d7f-164330d8f955" ] }, { "id" : "ITEM-6",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"ITEM-6",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"(Gonzalez et al., 2013; Vera and D\u00edaz, 2015; Wu et al., 2016; Zhang et al., 2016b; D\u00edaz and Vera, 2017; Saurral et al., 2017)", "manualFormatting" : "(Gonzalez et al., 2013; Vera and D\u00edaz, 2015; Wu et al., 2016; Zhang et al., 2016; D\u00edaz and Vera, 2017; Saurral et al., 2017)", "plainTextFormattedCitation" : "(Gonzalez et al., 2013; Vera and D\u00edaz, 2015; Wu et al., 2016; Zhang et al., 2016b; D\u00edaz and Vera, 2017; Saurral et al., 2017)", "previouslyFormattedCitation" : "(Gonzalez et al., 2013; Vera and D\u00edaz, 2015; Wu et al., 2016; Zhang et al., 2016b; D\u00edaz and Vera, 2017; Saurral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(Gonzalez et al., 2013; Vera and Díaz, 2015; Wu et al., 2016;</w:t>
      </w:r>
      <w:ins w:id="1347" w:author="Robin Matthews" w:date="2021-07-11T17:24:00Z">
        <w:r w:rsidR="00CA2D34">
          <w:rPr>
            <w:rFonts w:cs="Times New Roman"/>
            <w:noProof/>
            <w:lang w:val="es-ES"/>
          </w:rPr>
          <w:t xml:space="preserve"> H.</w:t>
        </w:r>
      </w:ins>
      <w:r w:rsidR="00E41CA2">
        <w:rPr>
          <w:rFonts w:cs="Times New Roman"/>
          <w:noProof/>
          <w:lang w:val="es-ES"/>
        </w:rPr>
        <w:t xml:space="preserve"> Zhang et al., 2016; Díaz and Vera, 2017; Saurral et al., 2017)</w:t>
      </w:r>
      <w:r w:rsidRPr="00C734F4">
        <w:rPr>
          <w:rFonts w:cs="Times New Roman"/>
          <w:lang w:val="en-GB"/>
        </w:rPr>
        <w:fldChar w:fldCharType="end"/>
      </w:r>
      <w:commentRangeEnd w:id="1346"/>
      <w:r w:rsidR="00E41CA2">
        <w:rPr>
          <w:rStyle w:val="CommentReference"/>
          <w:rFonts w:asciiTheme="minorHAnsi" w:eastAsiaTheme="minorHAnsi" w:hAnsiTheme="minorHAnsi"/>
          <w:lang w:eastAsia="en-US"/>
        </w:rPr>
        <w:commentReference w:id="1346"/>
      </w:r>
      <w:r w:rsidRPr="00371D58">
        <w:rPr>
          <w:rFonts w:cs="Times New Roman"/>
          <w:lang w:val="es-ES"/>
        </w:rPr>
        <w:t xml:space="preserve">. </w:t>
      </w:r>
      <w:r w:rsidRPr="00C734F4">
        <w:rPr>
          <w:rFonts w:cs="Times New Roman"/>
          <w:lang w:val="en-GB"/>
        </w:rPr>
        <w:t xml:space="preserve">Sedimentary records from the Mar Chiquita lake indicate that the last quarter of the 20th century was wetter than any period during the last 200 years </w:t>
      </w:r>
      <w:r w:rsidRPr="00C734F4">
        <w:rPr>
          <w:rFonts w:cs="Times New Roman"/>
          <w:lang w:val="en-GB"/>
        </w:rPr>
        <w:fldChar w:fldCharType="begin" w:fldLock="1"/>
      </w:r>
      <w:r w:rsidR="000465A7">
        <w:rPr>
          <w:rFonts w:cs="Times New Roman"/>
          <w:lang w:val="en-GB"/>
        </w:rPr>
        <w:instrText>ADDIN CSL_CITATION { "citationItems" : [ { "id" : "ITEM-1", "itemData" : { "DOI" : "10.1191/0959683604hl729rp", "ISSN" : "0959-6836", "abstract" : "Laguna Mar Chiquita, a highly variable closed saline lake located in the Pampean plains of cetral Argentina, is presently the largest saline lake in South America (\"-6000km2). The availability of hitorical, instrumental lake-level and salinity data for the past 100 years allows for the calibration of the isotopic archive recorded in the lake sediments. Prolonged intervals with either negative or positive hydrlogical balances have severely modified lakewater levels, salinity and primary productivity, and have also controlled the isotopic composition of both the authigenic carbonate (&amp;8Ooarb and f133Ccarb) and sedimetary organic matter (6\"C0,,). Extensive evaporation during lowstand stages results in an enrichment of 180 and 13C in the lake waters, and is recorded in the sediments as the most positive &amp;8O8arb and 613C carb compositions (0.0%o and-1.9Yoo, respectively). Conversely, more negative 6f'8Ocarb and 813Ccarb values (-1.8%o and-3.8Yoo, respectively) are the result of increasing freshwater input into the lake system. The fi3Com values are related to the isotopic composition of the dissolved inorganic carbon pool and the cabonate equilibrium of the lake water. Relatively low 613COm values correspond with high lake levels, low salinity, low alkalinity and high lake productivity. High salinity during lowstands diminishes the amount of primary production and the 613Com value is correspondingly high. The calibrated isotopic model was extrapolated to reconstruct precipitation-evaporation variability from the end of the\u2018Little Ice Age\u2019 (c. AD 1770) to the present. Low water levels predominated until the last quarter of the twentieth century, when a positive hydrological balance without equivalent in the previous history of Laguna Mar Chiquita became dominant.", "author" : [ { "dropping-particle" : "", "family" : "Piovano", "given" : "Eduardo L.", "non-dropping-particle" : "", "parse-names" : false, "suffix" : "" }, { "dropping-particle" : "", "family" : "Ariztegui", "given" : "Daniel", "non-dropping-particle" : "", "parse-names" : false, "suffix" : "" }, { "dropping-particle" : "", "family" : "Bernasconi", "given" : "Stefano M.", "non-dropping-particle" : "", "parse-names" : false, "suffix" : "" }, { "dropping-particle" : "", "family" : "McKenzie", "given" : "Judith A.", "non-dropping-particle" : "", "parse-names" : false, "suffix" : "" } ], "container-title" : "The Holocene", "id" : "ITEM-1", "issue" : "4", "issued" : { "date-parts" : [ [ "2004", "5", "24" ] ] }, "page" : "525-535", "title" : "Stable isotopic record of hydrological changes in subtropical Laguna Mar Chiquita (Argentina) over the last 230 years", "translator" : [ { "dropping-particle" : "", "family" : "Q6625", "given" : "", "non-dropping-particle" : "", "parse-names" : false, "suffix" : "" } ], "type" : "article-journal", "volume" : "14" }, "uris" : [ "http://www.mendeley.com/documents/?uuid=5c1daa1b-c173-4e57-ad09-116ca3518972" ] } ], "mendeley" : { "formattedCitation" : "(Piovano et al., 2004)", "plainTextFormattedCitation" : "(Piovano et al., 2004)", "previouslyFormattedCitation" : "(Piovano et al., 2004)"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(Piovano et al., 2004)</w:t>
      </w:r>
      <w:r w:rsidRPr="00C734F4">
        <w:rPr>
          <w:rFonts w:cs="Times New Roman"/>
          <w:lang w:val="en-GB"/>
        </w:rPr>
        <w:fldChar w:fldCharType="end"/>
      </w:r>
      <w:r w:rsidRPr="00C734F4">
        <w:rPr>
          <w:rFonts w:cs="Times New Roman"/>
          <w:lang w:val="en-GB"/>
        </w:rPr>
        <w:t xml:space="preserve">. In this attribution example the drivers contributing to the positive trend for the period 1951–2014 are discussed (Figure 10.12a). Precipitation anomalies of CRU TS as well as for the two members of a SMILE with the most negative and positive trends for 1951–2014 are displayed in Figure 10.12b. The trend for 1951–2014 using CRU TS and GPCC is illustrated in Figure 10.12c, and for the region defined by the </w:t>
      </w:r>
      <w:r w:rsidRPr="00C734F4">
        <w:rPr>
          <w:lang w:val="en-GB"/>
        </w:rPr>
        <w:t>black quadrilateral</w:t>
      </w:r>
      <w:r w:rsidRPr="00C734F4">
        <w:rPr>
          <w:rFonts w:cs="Times New Roman"/>
          <w:lang w:val="en-GB"/>
        </w:rPr>
        <w:t xml:space="preserve">, it amounts to 2.8 (CRU TS) – 3.5 (GPCC) mm per month and decade (see black crosses in Figure 10.12d) while the mean summer monthly precipitation for the same period is 104 (CRU TS) ‒109 (GPCC) mm. The trend is also detectable in daily and monthly extremes </w:t>
      </w:r>
      <w:r w:rsidRPr="00C734F4">
        <w:rPr>
          <w:rFonts w:cs="Times New Roman"/>
          <w:lang w:val="en-GB"/>
        </w:rPr>
        <w:fldChar w:fldCharType="begin" w:fldLock="1"/>
      </w:r>
      <w:r w:rsidR="000465A7">
        <w:rPr>
          <w:rFonts w:cs="Times New Roman"/>
          <w:lang w:val="en-GB"/>
        </w:rPr>
        <w:instrText>ADDIN CSL_CITATION { "citationItems" : [ { "id" : "ITEM-1", "itemData" : { "DOI" : "10.1007/s10584-009-9619-x", "ISSN" : "0165-0009", "abstract" : "Heavy rainfall trends in a region of south-eastern South America during 1959--2002 were discussed using daily data of 52 meteorological stations of Argentina, Brazil and Uruguay. Changes in intensity and frequency were both studied with different statistical tests and approaches to check the significance of trends of single and regional aggregated rainfall series. There were predominant positive trends in the annual maximum rainfalls, as well as a remarkable increment in the frequency of heavy rainfalls over thresholds ranging from 50 to 150 mm. However, significant positive trends were not shown in the series of annual maximums and shown only in 15% to 30% of the series of frequencies over thresholds. This lack of significance is due to the high variability of heavy rainfalls in space and time, which makes difficult their capture by single rain gauges. Thus, when the assessment of the heavy rainfall indicators of intensity and frequency were conducted at the regional and sub-regional level, it showed significant trends, both in intensity and frequency over thresholds, with a clearer signal in central and eastern Argentina between 30{\\textdegree} and 40{\\textdegree} S.", "author" : [ { "dropping-particle" : "", "family" : "Re", "given" : "Mariano", "non-dropping-particle" : "", "parse-names" : false, "suffix" : "" }, { "dropping-particle" : "", "family" : "Barros", "given" : "Vicente Ricardo", "non-dropping-particle" : "", "parse-names" : false, "suffix" : "" } ], "container-title" : "Climatic Change", "id" : "ITEM-1", "issue" : "1-2", "issued" : { "date-parts" : [ [ "2009", "9", "1" ] ] }, "page" : "119-136", "title" : "Extreme rainfalls in SE South America", "translator" : [ { "dropping-particle" : "", "family" : "Q3606", "given" : "", "non-dropping-particle" : "", "parse-names" : false, "suffix" : "" } ], "type" : "article-journal", "volume" : "96" }, "uris" : [ "http://www.mendeley.com/documents/?uuid=35fd8b2b-3e48-46cf-885b-519a7ca00a3a", "http://www.mendeley.com/documents/?uuid=6cd6d8d1-398a-486d-a8e3-89023704ceb2" ] }, { "id" : "ITEM-2", "itemData" : { "DOI" : "10.1007/s10584-009-9744-6", "ISSN" : "1573-1480", "abstract" : "We analyzed trends, interdecadal variability, and the quantification of the changes in the frequency of daily rainfall for two thresholds: 0.1 mm and percentile 75th, using high quality daily series from 52 stations in the La Plata Basin (LPB). We observed increases in the annual frequencies in spatially coherent areas. This coherence was more marked in austral summer, autumn, and spring, during which the greatest increases occurred in southern Brazil, especially during extreme events. In winter, the low and middle basins of the R\u00edo Uruguay and R\u00edo Paran\u00e1 showed negative trends, some of which were significant. Interdecadal variability is well defined in the region with more pronounced positive jumps west of the basin between 1950 and 2000. This variability was particularly more marked during periods of extreme rainfall in summer, autumn, and spring, unlike in winter when extreme daily rainfall in the lower Rio Paran\u00e1 basin decreased by up to 60%. The changes in the past century during extreme rainfall produced modifications in the annual rainfall cycle. The annual cycle of both indices was broader during the last period which is mainly explained by the strong decreases in winter.", "author" : [ { "dropping-particle" : "", "family" : "Penalba", "given" : "Olga C", "non-dropping-particle" : "", "parse-names" : false, "suffix" : "" }, { "dropping-particle" : "", "family" : "Robledo", "given" : "Federico A", "non-dropping-particle" : "", "parse-names" : false, "suffix" : "" } ], "container-title" : "Climatic Change", "id" : "ITEM-2", "issue" : "3", "issued" : { "date-parts" : [ [ "2010", "2" ] ] }, "page" : "531-550", "title" : "Spatial and temporal variability of the frequency of extreme daily rainfall regime in the La Plata Basin during the 20th century", "translator" : [ { "dropping-particle" : "", "family" : "Q3607", "given" : "", "non-dropping-particle" : "", "parse-names" : false, "suffix" : "" } ], "type" : "article-journal", "volume" : "98" }, "uris" : [ "http://www.mendeley.com/documents/?uuid=d75ed4c3-9989-4fa5-8b1c-24f367a65846", "http://www.mendeley.com/documents/?uuid=2289ecab-1d95-4adf-9979-16f3ac11c2b1" ] }, { "id" : "ITEM-3", "itemData" : { "DOI" : "10.1002/joc.2429", "ISSN" : "08998418", "abstract" : "Abstract Positive trends in annual rainfall in the La Plata Basin (LPB), south of 20\u00b0S observed in the last four decades of the twentieth century were not reversed and became more statistically significant when calculated until 2005. These trends were part of a more general change in the monthly precipitation distribution including extreme precipitation. Precipitation in dry and extremely dry months (below the 35th percentile) has been decreasing in the whole LPB region south of 22\u00b0S. On the contrary, precipitation in the above normal (between the 65th and 90th percentile) and the extremely high rainfall (above the 90th percentile) ranges has been increasing accounting for most of the annual precipitation trends. More than a steady trend, there has been an abrupt change in extreme monthly precipitation concentrated between 1977 and 1983. The analysis of intensity and frequency of extreme events was done fitting Generalized Extreme Values (GEV) and Poisson distributions. Each distribution was fitted with and without trends in the location parameter and tested to determine the best fit in each case. The regions where GEV with a positive trend was the best fit coincide with areas affected by extensive floods during the last decades. Spatially aggregated results highlight the signal of change towards higher maximum monthly precipitations for a wide span of return periods. The atmospheric circulation associated with cases where extreme monthly precipitation was observed in most of the stations was studied through the integrated water vapour transport in the lower troposphere and its associated divergence. During warm months, an intense northern low-level water vapour flow with two convergence nuclei, one over eastern Argentina, southern Brazil and Uruguay, and the other over western Argentina, along with a weakened south Atlantic Convergence Zone was associated with the more extreme precipitation months favouring the occurrence of Mesoscale Convective Systems. Copyright \u00a9 2011 Royal Meteorological Society", "author" : [ { "dropping-particle" : "", "family" : "Doyle", "given" : "Moira E.", "non-dropping-particle" : "", "parse-names" : false, "suffix" : "" }, { "dropping-particle" : "", "family" : "Saurral", "given" : "Ramiro I.", "non-dropping-particle" : "", "parse-names" : false, "suffix" : "" }, { "dropping-particle" : "", "family" : "Barros", "given" : "Vicente R.", "non-dropping-particle" : "", "parse-names" : false, "suffix" : "" } ], "container-title" : "International Journal of Climatology", "id" : "ITEM-3", "issue" : "14", "issued" : { "date-parts" : [ [ "2012" ] ] }, "page" : "2149-2162", "title" : "Trends in the distributions of aggregated monthly precipitation over the La Plata Basin", "translator" : [ { "dropping-particle" : "", "family" : "Q3688", "given" : "", "non-dropping-particle" : "", "parse-names" : false, "suffix" : "" } ], "type" : "article-journal", "volume" : "32" }, "uris" : [ "http://www.mendeley.com/documents/?uuid=03e66420-e0eb-43be-9ac8-7a21f26994be", "http://www.mendeley.com/documents/?uuid=fb9369ac-b8c6-4db2-ba2c-2ea991c1073f" ] }, { "id" : "ITEM-4",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"ITEM-4",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"http://www.mendeley.com/documents/?uuid=0fa4ea9a-21a6-4125-b1d6-d7e47c834de0" ] }, { "id" : "ITEM-5", "itemData" : { "DOI" : "10.1002/jgrd.50150", "ISSN" : "2169897X", "abstract" : "In this study, we present the collation and analysis of the gridded land-based dataset of indices of temperature and precipitation extremes: HadEX2. Indices were calculated based on station data using a consistent approach recommended by the World Meteorological Organization (WMO) Expert Team on Climate Change Detection and Indices, resulting in the production of 17 temperature and 12 precipitation indices derived from daily maximum and minimum temperature and precipitation observations. High-quality in situ observations from over 7000 temperature and 11,000 precipitation meteorological stations across the globe were obtained to calculate the indices over the period of record available for each station. Monthly and annual indices were then interpolated onto a 3.75\u00b0 \u00d7 2.5\u00b0 longitude-latitude grid over the period 1901\u20132010. Linear trends in the gridded fields were computed and tested for statistical significance. Overall there was very good agreement with the previous HadEX dataset during the overlapping data period. Results showed widespread significant changes in temperature extremes consistent with warming, especially for those indices derived from daily minimum temperature over the whole 110 years of record but with stronger trends in more recent decades. Seasonal results showed significant warming in all seasons but more so in the colder months. Precipitation indices also showed widespread and significant trends, but the changes were much more spatially heterogeneous compared with temperature changes. However, results indicated more areas with significant increasing trends in extreme precipitation amounts, intensity, and frequency than areas with decreasing trends.", "author" : [ { "dropping-particle" : "", "family" : "Donat", "given" : "M. G.", "non-dropping-particle" : "", "parse-names" : false, "suffix" : "" }, { "dropping-particle" : "V.", "family" : "Alexander", "given" : "L.",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"Dunn", "given" : "R. J. H.", "non-dropping-particle" : "", "parse-names" : false, "suffix" : "" }, { "dropping-particle" : "", "family" : "Willett", "given" : "K. M.", "non-dropping-particle" : "", "parse-names" : false, "suffix" : "" }, { "dropping-particle" : "", "family" : "Aguilar", "given" : "E.", "non-dropping-particle" : "", "parse-names" : false, "suffix" : "" }, { "dropping-particle" : "", "family" : "Brunet", "given" : "M.", "non-dropping-particle" : "", "parse-names" : false, "suffix" : "" }, { "dropping-particle" : "", "family" : "Caesar", "given" : "J.", "non-dropping-particle" : "", "parse-names" : false, "suffix" : "" }, { "dropping-particle" : "", "family" : "Hewitson", "given" : "B.", "non-dropping-particle" : "", "parse-names" : false, "suffix" : "" }, { "dropping-particle" : "", "family" : "Jack", "given" : "C.", "non-dropping-particle" : "", "parse-names" : false, "suffix" : "" }, { "dropping-particle" : "", "family" : "Klein Tank", "given" : "A. M. G.", "non-dropping-particle" : "", "parse-names" : false, "suffix" : "" }, { "dropping-particle" : "", "family" : "Kruger", "given" : "A. C.", "non-dropping-particle" : "", "parse-names" : false, "suffix" : "" }, { "dropping-particle" : "", "family" : "Marengo", "given" : "J.", "non-dropping-particle" : "", "parse-names" : false, "suffix" : "" }, { "dropping-particle" : "", "family" : "Peterson", "given" : "T. C.", "non-dropping-particle" : "", "parse-names" : false, "suffix" : "" }, { "dropping-particle" : "", "family" : "Renom", "given" : "M.", "non-dropping-particle" : "", "parse-names" : false, "suffix" : "" }, { "dropping-particle" : "", "family" : "Oria Rojas", "given" : "C.", "non-dropping-particle" : "", "parse-names" : false, "suffix" : "" }, { "dropping-particle" : "", "family" : "Rusticucci", "given" : "M.", "non-dropping-particle" : "", "parse-names" : false, "suffix" : "" }, { "dropping-particle" : "", "family" : "Salinger", "given" : "J.", "non-dropping-particle" : "", "parse-names" : false, "suffix" : "" }, { "dropping-particle" : "", "family" : "Elrayah", "given" : "A. S.", "non-dropping-particle" : "", "parse-names" : false, "suffix" : "" }, { "dropping-particle" : "", "family" : "Sekele", "given" : "S. S.", "non-dropping-particle" : "", "parse-names" : false, "suffix" : "" }, { "dropping-particle" : "", "family" : "Srivastava", "given" : "A. K.", "non-dropping-particle" : "", "parse-names" : false, "suffix" : "" }, { "dropping-particle" : "", "family" : "Trewin", "given" : "B.", "non-dropping-particle" : "", "parse-names" : false, "suffix" : "" }, { "dropping-particle" : "", "family" : "Villarroel", "given" : "C.", "non-dropping-particle" : "", "parse-names" : false, "suffix" : "" }, { "dropping-particle" : "", "family" : "Vincent", "given" : "L. A.", "non-dropping-particle" : "", "parse-names" : false, "suffix" : "" }, { "dropping-particle" : "", "family" : "Zhai", "given" : "P.", "non-dropping-particle" : "", "parse-names" : false, "suffix" : "" }, { "dropping-particle" : "", "family" : "Zhang", "given" : "X.", "non-dropping-particle" : "", "parse-names" : false, "suffix" : "" }, { "dropping-particle" : "", "family" : "Kitching", "given" : "S.", "non-dropping-particle" : "", "parse-names" : false, "suffix" : "" } ], "container-title" : "Journal of Geophysical Research: Atmospheres", "id" : "ITEM-5", "issue" : "5", "issued" : { "date-parts" : [ [ "2013", "3", "16" ] ] }, "page" : "2098-2118", "publisher" : "Wiley-Blackwell", "title" : "Updated analyses of temperature and precipitation extreme indices since the beginning of the twentieth century: The HadEX2 dataset", "translator" : [ { "dropping-particle" : "", "family" : "Q5486", "given" : "", "non-dropping-particle" : "", "parse-names" : false, "suffix" : "" } ], "type" : "article-journal", "volume" : "118" }, "uris" : [ "http://www.mendeley.com/documents/?uuid=9cc85a3e-ef68-48be-98a3-d85c676b4291" ] }, { "id" : "ITEM-6", "itemData" : { "DOI" : "10.1007/s10584-009-9743-7", "ISSN" : "0165-0009", "abstract" : "We analyze historical simulations of variability in temperature and rainfall extremes in the twentieth century, as derived from various global models run informing the Fourth Assessment Report of the Intergovernmental Panel on Climate Change (IPCC-AR4). On the basis of three indices of climate extremes, we compare observed and modeled trends in time and space, including the direction and significance of the changes at the scale of South America south of 10\u25e6 S. The climate extremes described warm nights, heavy rainfall amounts and dry spells. The reliability of the GCM simulations is suggested by similarity between observations and simulations in the case of warm nights and extreme rainfall in some regions. For any specific extreme temperature index, minor differences appear in the spatial distribution of the changes across models in some regions, while substantial differences appear in regions in the interior of tropical and subtropical South America. The differences are in the relative magnitude of the trends. Consensus and significance are less strong when regional patterns are considered, with the exception of the La Plata Basin, where observed and simulated trends in warm nights and extreme rainfall are evident.", "author" : [ { "dropping-particle" : "", "family" : "Marengo", "given" : "Jose A.", "non-dropping-particle" : "", "parse-names" : false, "suffix" : "" }, { "dropping-particle" : "", "family" : "Rusticucci", "given" : "Matilde", "non-dropping-particle" : "", "parse-names" : false, "suffix" : "" }, { "dropping-particle" : "", "family" : "Penalba", "given" : "Olga", "non-dropping-particle" : "", "parse-names" : false, "suffix" : "" }, { "dropping-particle" : "", "family" : "Renom", "given" : "Madeleine", "non-dropping-particle" : "", "parse-names" : false, "suffix" : "" } ], "container-title" : "Climatic Change", "id" : "ITEM-6", "issue" : "3-4", "issued" : { "date-parts" : [ [ "2010", "2", "20" ] ] }, "page" : "509-529", "title" : "An intercomparison of observed and simulated extreme rainfall and temperature events during the last half of the twentieth century: part 2: historical trends", "translator" : [ { "dropping-particle" : "", "family" : "Q4299", "given" : "", "non-dropping-particle" : "", "parse-names" : false, "suffix" : "" } ], "type" : "article-journal", "volume" : "98" }, "uris" : [ "http://www.mendeley.com/documents/?uuid=b1d230a4-b65b-4bae-8aa6-e2365dffb714" ] } ], "mendeley" : { "formattedCitation" : "(Re and Barros, 2009; Marengo et al., 2010; Penalba and Robledo, 2010; Doyle et al., 2012; Donat et al., 2013; Lorenz et al., 2016)", "plainTextFormattedCitation" : "(Re and Barros, 2009; Marengo et al., 2010; Penalba and Robledo, 2010; Doyle et al., 2012; Donat et al., 2013; Lorenz et al., 2016)", "previouslyFormattedCitation" : "(Re and Barros, 2009; Marengo et al., 2010; Penalba and Robledo, 2010; Doyle et al., 2012; Donat et al., 2013; Lorenz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 and Barros, 2009; Marengo et al., 2010; Penalba and Robledo, 2010; Doyle et al., 2012; Donat et al., 2013; Lorenz et al., 2016)</w:t>
      </w:r>
      <w:r w:rsidRPr="00C734F4">
        <w:rPr>
          <w:rFonts w:cs="Times New Roman"/>
          <w:lang w:val="en-GB"/>
        </w:rPr>
        <w:fldChar w:fldCharType="end"/>
      </w:r>
      <w:r w:rsidRPr="00C734F4">
        <w:rPr>
          <w:rFonts w:cs="Times New Roman"/>
          <w:lang w:val="en-GB"/>
        </w:rPr>
        <w:t>.</w:t>
      </w:r>
    </w:p>
    <w:p w14:paraId="047EDCFB" w14:textId="77777777" w:rsidR="006221C8" w:rsidRPr="00C734F4" w:rsidRDefault="006221C8" w:rsidP="006221C8">
      <w:pPr>
        <w:pStyle w:val="AR6BodyText"/>
        <w:rPr>
          <w:rFonts w:cs="Times New Roman"/>
          <w:lang w:val="en-GB"/>
        </w:rPr>
      </w:pPr>
    </w:p>
    <w:p w14:paraId="11F0310C" w14:textId="77777777" w:rsidR="006221C8" w:rsidRPr="00C734F4" w:rsidRDefault="006221C8" w:rsidP="006221C8">
      <w:pPr>
        <w:pStyle w:val="AR6BodyText"/>
        <w:rPr>
          <w:rFonts w:cs="Times New Roman"/>
          <w:lang w:val="en-GB"/>
        </w:rPr>
      </w:pPr>
    </w:p>
    <w:p w14:paraId="4696651D" w14:textId="77777777" w:rsidR="006221C8" w:rsidRPr="00C734F4" w:rsidRDefault="006221C8" w:rsidP="00094546">
      <w:pPr>
        <w:pStyle w:val="AR6BodyText"/>
        <w:rPr>
          <w:b/>
          <w:lang w:val="en-GB"/>
        </w:rPr>
      </w:pPr>
      <w:bookmarkStart w:id="1348" w:name="_Hlk5891197"/>
      <w:r w:rsidRPr="00C734F4">
        <w:rPr>
          <w:b/>
          <w:lang w:val="en-GB"/>
        </w:rPr>
        <w:t>[START FIGURE 10.12 HERE]</w:t>
      </w:r>
    </w:p>
    <w:bookmarkEnd w:id="1348"/>
    <w:p w14:paraId="12B1D584" w14:textId="77777777" w:rsidR="006221C8" w:rsidRPr="00C734F4" w:rsidRDefault="006221C8" w:rsidP="00094546">
      <w:pPr>
        <w:pStyle w:val="AR6BodyText"/>
        <w:rPr>
          <w:rFonts w:cs="Times New Roman"/>
          <w:lang w:val="en-GB"/>
        </w:rPr>
      </w:pPr>
    </w:p>
    <w:p w14:paraId="4B58E379" w14:textId="5A31DE4B" w:rsidR="006221C8" w:rsidRPr="00C734F4" w:rsidRDefault="00081BE9" w:rsidP="00422CB7">
      <w:pPr>
        <w:pStyle w:val="AR6Chap10Figure"/>
        <w:spacing w:line="259" w:lineRule="auto"/>
        <w:rPr>
          <w:lang w:val="en-GB"/>
        </w:rPr>
      </w:pPr>
      <w:r>
        <w:t xml:space="preserve"> </w:t>
      </w:r>
      <w:r w:rsidR="006221C8" w:rsidRPr="00441820">
        <w:rPr>
          <w:b/>
        </w:rPr>
        <w:t>Southeastern South America positive mean precipitation trend and its drivers during 1951–2014.</w:t>
      </w:r>
      <w:r w:rsidR="006221C8" w:rsidRPr="001332E8">
        <w:t xml:space="preserve"> (a) Mechanisms that have been suggested to contribute to southeastern South America summer wetting. (b) Time series of austral summer (December to February) precipitation anomalies (%, baseline 1995–2014) over the south-eastern South American region (26.25°S–38.75°S, 56.25°W–66.25°W), black quadrilateral in the first map of panel (c). Black, brown and green lines show low-pass filtered time series for CRU TS, and the members with driest and wettest trends of the MPI-ESM SMILE (between 1951–2014), respectively. The filter is the same as the one used in Figure 10.10. (c) Mean austral summer precipitation spatial linear 1951–2014 trends (mm per month and decade) from CRU TS and GPCC. Trends are estimated using ordinary least squares regression. (d) Distribution of precipitation 1951–2014 trends over southeastern South America from GPCC and CRU TS (black crosses), CMIP6 all-forcing historical (red circles) and MIROC6, CSIRO-Mk3-6-0, MPI-ESM and d4PDF SMILEs (grey box-and-whisker plots). Grey squares refer to ensemble mean trends of their respective SMILE and the red circle refers to the CMIP6 multi-model mean. Box-and-whisker plots follow the methodology used in Figure 10.6. Further details</w:t>
      </w:r>
      <w:r w:rsidR="006221C8" w:rsidRPr="00C734F4">
        <w:rPr>
          <w:lang w:val="en-GB"/>
        </w:rPr>
        <w:t xml:space="preserve"> on data sources and processing are available in the chapter data table (Table 10.SM.1</w:t>
      </w:r>
      <w:r w:rsidR="00745F9E">
        <w:rPr>
          <w:lang w:val="en-GB"/>
        </w:rPr>
        <w:t>1</w:t>
      </w:r>
      <w:r w:rsidR="006221C8" w:rsidRPr="00C734F4">
        <w:rPr>
          <w:lang w:val="en-GB"/>
        </w:rPr>
        <w:t>).</w:t>
      </w:r>
    </w:p>
    <w:p w14:paraId="2C1B6D7A" w14:textId="77777777" w:rsidR="006221C8" w:rsidRPr="00C734F4" w:rsidRDefault="006221C8" w:rsidP="00094546">
      <w:pPr>
        <w:pStyle w:val="AR6BodyText"/>
        <w:rPr>
          <w:rFonts w:cs="Times New Roman"/>
          <w:lang w:val="en-GB"/>
        </w:rPr>
      </w:pPr>
    </w:p>
    <w:p w14:paraId="3343B6F7" w14:textId="77777777" w:rsidR="006221C8" w:rsidRPr="00C734F4" w:rsidRDefault="006221C8" w:rsidP="00094546">
      <w:pPr>
        <w:pStyle w:val="AR6BodyText"/>
        <w:rPr>
          <w:b/>
          <w:lang w:val="en-GB"/>
        </w:rPr>
      </w:pPr>
      <w:r w:rsidRPr="00C734F4">
        <w:rPr>
          <w:b/>
          <w:lang w:val="en-GB"/>
        </w:rPr>
        <w:t>[END FIGURE 10.12 HERE]</w:t>
      </w:r>
    </w:p>
    <w:p w14:paraId="47CEECCF" w14:textId="77777777" w:rsidR="006221C8" w:rsidRPr="00C734F4" w:rsidRDefault="006221C8" w:rsidP="006221C8">
      <w:pPr>
        <w:pStyle w:val="AR6BodyText"/>
        <w:rPr>
          <w:rFonts w:cs="Times New Roman"/>
          <w:lang w:val="en-GB"/>
        </w:rPr>
      </w:pPr>
    </w:p>
    <w:p w14:paraId="685F9B30" w14:textId="77777777" w:rsidR="006221C8" w:rsidRPr="00C734F4" w:rsidRDefault="006221C8" w:rsidP="006221C8">
      <w:pPr>
        <w:pStyle w:val="AR6BodyText"/>
        <w:rPr>
          <w:rFonts w:cs="Times New Roman"/>
          <w:lang w:val="en-GB"/>
        </w:rPr>
      </w:pPr>
    </w:p>
    <w:p w14:paraId="36D1600C" w14:textId="08F28133" w:rsidR="006221C8" w:rsidRPr="00C734F4" w:rsidRDefault="006221C8" w:rsidP="006221C8">
      <w:pPr>
        <w:pStyle w:val="AR6BodyText"/>
        <w:rPr>
          <w:lang w:val="en-GB"/>
        </w:rPr>
      </w:pPr>
      <w:r w:rsidRPr="00C734F4">
        <w:rPr>
          <w:lang w:val="en-GB"/>
        </w:rPr>
        <w:t xml:space="preserve">The influence of SST anomalies on </w:t>
      </w:r>
      <w:r w:rsidRPr="00C734F4">
        <w:rPr>
          <w:rFonts w:cs="Times New Roman"/>
          <w:lang w:val="en-GB"/>
        </w:rPr>
        <w:t xml:space="preserve">southeastern South America </w:t>
      </w:r>
      <w:r w:rsidRPr="00C734F4">
        <w:rPr>
          <w:lang w:val="en-GB"/>
        </w:rPr>
        <w:t xml:space="preserve">precipitation have been studied extensively on interannual to multi-decadal time scales </w:t>
      </w:r>
      <w:r w:rsidRPr="00C734F4">
        <w:rPr>
          <w:lang w:val="en-GB"/>
        </w:rPr>
        <w:fldChar w:fldCharType="begin" w:fldLock="1"/>
      </w:r>
      <w:r w:rsidR="000465A7">
        <w:rPr>
          <w:lang w:val="en-GB"/>
        </w:rPr>
        <w:instrText>ADDIN CSL_CITATION { "citationItems" : [ { "id" : "ITEM-1", "itemData" : { "DOI" : "10.1175/1520-0442(2002)015&lt;1389:LBSRVO&gt;2.0.CO;2", "ISSN" : "0894-8755", "author" : [ { "dropping-particle" : "", "family" : "Paegle", "given" : "Julia N.", "non-dropping-particle" : "", "parse-names" : false, "suffix" : "" }, { "dropping-particle" : "", "family" : "Mo", "given" : "Kingtse C.", "non-dropping-particle" : "", "parse-names" : false, "suffix" : "" } ], "container-title" : "Journal of Climate", "id" : "ITEM-1", "issue" : "12", "issued" : { "date-parts" : [ [ "2002", "6" ] ] }, "page" : "1389-1407", "title" : "Linkages between Summer Rainfall Variability over South America and Sea Surface Temperature Anomalies", "translator" : [ { "dropping-particle" : "", "family" : "Q5895", "given" : "", "non-dropping-particle" : "", "parse-names" : false, "suffix" : "" } ], "type" : "article-journal", "volume" : "15" }, "uris" : [ "http://www.mendeley.com/documents/?uuid=47da7aae-c5e9-4a9f-a878-6c34618cb1a9" ] } ], "mendeley" : { "formattedCitation" : "(Paegle and Mo, 2002)", "plainTextFormattedCitation" : "(Paegle and Mo, 2002)", "previouslyFormattedCitation" : "(Paegle and Mo, 2002)" }, "properties" : { "noteIndex" : 0 }, "schema" : "https://github.com/citation-style-language/schema/raw/master/csl-citation.json" }</w:instrText>
      </w:r>
      <w:r w:rsidRPr="00C734F4">
        <w:rPr>
          <w:lang w:val="en-GB"/>
        </w:rPr>
        <w:fldChar w:fldCharType="separate"/>
      </w:r>
      <w:r w:rsidR="00E41CA2">
        <w:rPr>
          <w:noProof/>
          <w:lang w:val="en-GB"/>
        </w:rPr>
        <w:t>(Paegle and Mo, 2002)</w:t>
      </w:r>
      <w:r w:rsidRPr="00C734F4">
        <w:rPr>
          <w:lang w:val="en-GB"/>
        </w:rPr>
        <w:fldChar w:fldCharType="end"/>
      </w:r>
      <w:r w:rsidRPr="00C734F4">
        <w:rPr>
          <w:lang w:val="en-GB"/>
        </w:rPr>
        <w:t xml:space="preserve">. The positive phase of El Niño Southern Oscillation (ENSO; Annex AIV.2.3) is related to stronger mean and extreme rainfall over </w:t>
      </w:r>
      <w:r w:rsidRPr="00C734F4">
        <w:rPr>
          <w:rFonts w:cs="Times New Roman"/>
          <w:lang w:val="en-GB"/>
        </w:rPr>
        <w:t xml:space="preserve">south-eastern South America </w:t>
      </w:r>
      <w:r w:rsidRPr="00C734F4">
        <w:rPr>
          <w:lang w:val="en-GB"/>
        </w:rPr>
        <w:fldChar w:fldCharType="begin" w:fldLock="1"/>
      </w:r>
      <w:r w:rsidR="000465A7">
        <w:rPr>
          <w:lang w:val="en-GB"/>
        </w:rPr>
        <w:instrText>ADDIN CSL_CITATION { "citationItems" : [ { "id" : "ITEM-1", "itemData" : { "DOI" : "10.1175/1520-0493(1987)115&lt;1606:GARSPP&gt;2.0.CO;2", "ISSN" : "0027-0644", "author" : [ { "dropping-particle" : "", "family" : "Ropelewski", "given" : "C. F.", "non-dropping-particle" : "", "parse-names" : false, "suffix" : "" }, { "dropping-particle" : "", "family" : "Halpert", "given" : "M. S.", "non-dropping-particle" : "", "parse-names" : false, "suffix" : "" } ], "container-title" : "Monthly Weather Review", "id" : "ITEM-1", "issue" : "8", "issued" : { "date-parts" : [ [ "1987", "8" ] ] }, "page" : "1606-1626", "title" : "Global and Regional Scale Precipitation Patterns Associated with the El Ni\u00f1o/Southern Oscillation", "translator" : [ { "dropping-particle" : "", "family" : "Q5702", "given" : "", "non-dropping-particle" : "", "parse-names" : false, "suffix" : "" } ], "type" : "article-journal", "volume" : "115" }, "uris" : [ "http://www.mendeley.com/documents/?uuid=52d07bc5-5f30-4a8a-9cfa-d6b1489fc0a2" ] }, { "id" : "ITEM-2", "itemData" : { "DOI" : "10.1175/2008JCLI2429.1", "ISSN" : "0894-8755", "author" : [ { "dropping-particle" : "", "family" : "Grimm", "given" : "Alice M.", "non-dropping-particle" : "", "parse-names" : false, "suffix" : "" }, { "dropping-particle" : "", "family" : "Tedeschi", "given" : "Renata G.", "non-dropping-particle" : "", "parse-names" : false, "suffix" : "" } ], "container-title" : "Journal of Climate", "id" : "ITEM-2", "issue" : "7", "issued" : { "date-parts" : [ [ "2009", "4" ] ] }, "page" : "1589-1609", "title" : "ENSO and Extreme Rainfall Events in South America", "translator" : [ { "dropping-particle" : "", "family" : "Q5700", "given" : "", "non-dropping-particle" : "", "parse-names" : false, "suffix" : "" } ], "type" : "article-journal", "volume" : "22" }, "uris" : [ "http://www.mendeley.com/documents/?uuid=bbbfa844-2bf8-4189-991f-3e60e9e533d7" ] }, { "id" : "ITEM-3", "itemData" : { "DOI" : "10.1002/joc.4359", "ISSN" : "08998418", "author" : [ { "dropping-particle" : "", "family" : "Robledo", "given" : "Federico Ariel", "non-dropping-particle" : "", "parse-names" : false, "suffix" : "" }, { "dropping-particle" : "", "family" : "Vera", "given" : "Carolina", "non-dropping-particle" : "", "parse-names" : false, "suffix" : "" }, { "dropping-particle" : "", "family" : "Penalba", "given" : "Olga C.", "non-dropping-particle" : "", "parse-names" : false, "suffix" : "" } ], "container-title" : "International Journal of Climatology", "id" : "ITEM-3", "issue" : "1", "issued" : { "date-parts" : [ [ "2016", "1" ] ] }, "page" : "412-423", "title" : "Influence of the large-scale climate variability on daily rainfall extremes over Argentina", "translator" : [ { "dropping-particle" : "", "family" : "Q5892", "given" : "", "non-dropping-particle" : "", "parse-names" : false, "suffix" : "" } ], "type" : "article-journal", "volume" : "36" }, "uris" : [ "http://www.mendeley.com/documents/?uuid=40f95590-9f3c-4876-a67d-abeb896e966d" ] } ], "mendeley" : { "formattedCitation" : "(Ropelewski and Halpert, 1987; Grimm and Tedeschi, 2009; Robledo et al., 2016)", "plainTextFormattedCitation" : "(Ropelewski and Halpert, 1987; Grimm and Tedeschi, 2009; Robledo et al., 2016)", "previouslyFormattedCitation" : "(Ropelewski and Halpert, 1987; Grimm and Tedeschi, 2009; Robledo et al., 2016)" }, "properties" : { "noteIndex" : 0 }, "schema" : "https://github.com/citation-style-language/schema/raw/master/csl-citation.json" }</w:instrText>
      </w:r>
      <w:r w:rsidRPr="00C734F4">
        <w:rPr>
          <w:lang w:val="en-GB"/>
        </w:rPr>
        <w:fldChar w:fldCharType="separate"/>
      </w:r>
      <w:r w:rsidR="00E41CA2">
        <w:rPr>
          <w:noProof/>
          <w:lang w:val="en-GB"/>
        </w:rPr>
        <w:t>(Ropelewski and Halpert, 1987; Grimm and Tedeschi, 2009; Robledo et al., 2016)</w:t>
      </w:r>
      <w:r w:rsidRPr="00C734F4">
        <w:rPr>
          <w:lang w:val="en-GB"/>
        </w:rPr>
        <w:fldChar w:fldCharType="end"/>
      </w:r>
      <w:r w:rsidRPr="00C734F4">
        <w:rPr>
          <w:lang w:val="en-GB"/>
        </w:rPr>
        <w:t xml:space="preserve">. The ENSO influence may be modulated by the PDV </w:t>
      </w:r>
      <w:r w:rsidRPr="00C734F4">
        <w:rPr>
          <w:lang w:val="en-GB"/>
        </w:rPr>
        <w:fldChar w:fldCharType="begin" w:fldLock="1"/>
      </w:r>
      <w:r w:rsidR="000465A7">
        <w:rPr>
          <w:lang w:val="en-GB"/>
        </w:rPr>
        <w:instrText>ADDIN CSL_CITATION { "citationItems" : [ { "id" : "ITEM-1", "itemData" : { "DOI" : "10.1002/joc.1417", "ISSN" : "08998418", "author" : [ { "dropping-particle" : "", "family" : "Kayano", "given" : "Mary T.", "non-dropping-particle" : "", "parse-names" : false, "suffix" : "" }, { "dropping-particle" : "V.", "family" : "Andreoli", "given" : "Rita", "non-dropping-particle" : "", "parse-names" : false, "suffix" : "" } ], "container-title" : "International Journal of Climatology", "id" : "ITEM-1", "issue" : "4", "issued" : { "date-parts" : [ [ "2007", "3", "30" ] ] }, "page" : "531-540", "title" : "Relations of South American summer rainfall interannual variations with the Pacific Decadal Oscillation", "translator" : [ { "dropping-particle" : "", "family" : "Q5701", "given" : "", "non-dropping-particle" : "", "parse-names" : false, "suffix" : "" } ], "type" : "article-journal", "volume" : "27" }, "uris" : [ "http://www.mendeley.com/documents/?uuid=b18a3472-0830-4748-ae9b-6e6afb0566d2" ] }, { "id" : "ITEM-2", "itemData" : { "DOI" : "10.1002/joc.5248", "ISSN" : "08998418", "author" : [ { "dropping-particle" : "", "family" : "Fernandes", "given" : "La\u00eds G.", "non-dropping-particle" : "", "parse-names" : false, "suffix" : "" }, { "dropping-particle" : "", "family" : "Rodrigues", "given" : "Regina R.", "non-dropping-particle" : "", "parse-names" : false, "suffix" : "" } ], "container-title" : "International Journal of Climatology", "id" : "ITEM-2", "issue" : "3", "issued" : { "date-parts" : [ [ "2018", "3" ] ] }, "page" : "1337-1352", "title" : "Changes in the patterns of extreme rainfall events in southern Brazil", "translator" : [ { "dropping-particle" : "", "family" : "Q5699", "given" : "", "non-dropping-particle" : "", "parse-names" : false, "suffix" : "" } ], "type" : "article-journal", "volume" : "38" }, "uris" : [ "http://www.mendeley.com/documents/?uuid=a983387a-9ee8-4d09-9779-c92901e94eec" ] } ], "mendeley" : { "formattedCitation" : "(Kayano and Andreoli, 2007; Fernandes and Rodrigues, 2018)", "plainTextFormattedCitation" : "(Kayano and Andreoli, 2007; Fernandes and Rodrigues, 2018)", "previouslyFormattedCitation" : "(Kayano and Andreoli, 2007; Fernandes and Rodrigues, 2018)" }, "properties" : { "noteIndex" : 0 }, "schema" : "https://github.com/citation-style-language/schema/raw/master/csl-citation.json" }</w:instrText>
      </w:r>
      <w:r w:rsidRPr="00C734F4">
        <w:rPr>
          <w:lang w:val="en-GB"/>
        </w:rPr>
        <w:fldChar w:fldCharType="separate"/>
      </w:r>
      <w:r w:rsidR="00E41CA2">
        <w:rPr>
          <w:noProof/>
          <w:lang w:val="en-GB"/>
        </w:rPr>
        <w:t>(Kayano and Andreoli, 2007; Fernandes and Rodrigues, 2018)</w:t>
      </w:r>
      <w:r w:rsidRPr="00C734F4">
        <w:rPr>
          <w:lang w:val="en-GB"/>
        </w:rPr>
        <w:fldChar w:fldCharType="end"/>
      </w:r>
      <w:r w:rsidRPr="00C734F4">
        <w:rPr>
          <w:lang w:val="en-GB"/>
        </w:rPr>
        <w:t xml:space="preserve"> and the AMV </w:t>
      </w:r>
      <w:r w:rsidRPr="00C734F4">
        <w:rPr>
          <w:lang w:val="en-GB"/>
        </w:rPr>
        <w:fldChar w:fldCharType="begin" w:fldLock="1"/>
      </w:r>
      <w:r w:rsidR="000465A7">
        <w:rPr>
          <w:lang w:val="en-GB"/>
        </w:rPr>
        <w:instrText>ADDIN CSL_CITATION { "citationItems" : [ { "id" : "ITEM-1", "itemData" : { "DOI" : "10.1002/joc.3674", "ISSN" : "08998418", "author" : [ { "dropping-particle" : "", "family" : "Kayano", "given" : "Mary Toshie", "non-dropping-particle" : "", "parse-names" : false, "suffix" : "" }, { "dropping-particle" : "", "family" : "Capistrano", "given" : "Vinicius Buscioli", "non-dropping-particle" : "", "parse-names" : false, "suffix" : "" } ], "container-title" : "International Journal of Climatology", "id" : "ITEM-1", "issue" : "1", "issued" : { "date-parts" : [ [ "2014", "1" ] ] }, "page" : "162-178", "title" : "How the Atlantic multidecadal oscillation (AMO) modifies the ENSO influence on the South American rainfall", "translator" : [ { "dropping-particle" : "", "family" : "Q5893", "given" : "", "non-dropping-particle" : "", "parse-names" : false, "suffix" : "" } ], "type" : "article-journal", "volume" : "34" }, "uris" : [ "http://www.mendeley.com/documents/?uuid=5fcd2f50-bb4a-4905-8bac-922f79351c42" ] } ], "mendeley" : { "formattedCitation" : "(Kayano and Capistrano, 2014)", "plainTextFormattedCitation" : "(Kayano and Capistrano, 2014)", "previouslyFormattedCitation" : "(Kayano and Capistrano, 2014)" }, "properties" : { "noteIndex" : 0 }, "schema" : "https://github.com/citation-style-language/schema/raw/master/csl-citation.json" }</w:instrText>
      </w:r>
      <w:r w:rsidRPr="00C734F4">
        <w:rPr>
          <w:lang w:val="en-GB"/>
        </w:rPr>
        <w:fldChar w:fldCharType="separate"/>
      </w:r>
      <w:r w:rsidR="00E41CA2">
        <w:rPr>
          <w:noProof/>
          <w:lang w:val="en-GB"/>
        </w:rPr>
        <w:t>(Kayano and Capistrano, 2014)</w:t>
      </w:r>
      <w:r w:rsidRPr="00C734F4">
        <w:rPr>
          <w:lang w:val="en-GB"/>
        </w:rPr>
        <w:fldChar w:fldCharType="end"/>
      </w:r>
      <w:r w:rsidRPr="00C734F4">
        <w:rPr>
          <w:lang w:val="en-GB"/>
        </w:rPr>
        <w:t xml:space="preserve">. PDV and AMV also influence the </w:t>
      </w:r>
      <w:r w:rsidRPr="00C734F4">
        <w:rPr>
          <w:rFonts w:cs="Times New Roman"/>
          <w:lang w:val="en-GB"/>
        </w:rPr>
        <w:t xml:space="preserve">southeastern South American </w:t>
      </w:r>
      <w:r w:rsidRPr="00C734F4">
        <w:rPr>
          <w:lang w:val="en-GB"/>
        </w:rPr>
        <w:t xml:space="preserve">climate independently of ENSO </w:t>
      </w:r>
      <w:commentRangeStart w:id="1349"/>
      <w:commentRangeStart w:id="1350"/>
      <w:r w:rsidRPr="00C734F4">
        <w:rPr>
          <w:lang w:val="en-GB"/>
        </w:rPr>
        <w:fldChar w:fldCharType="begin" w:fldLock="1"/>
      </w:r>
      <w:r w:rsidR="000465A7">
        <w:rPr>
          <w:lang w:val="en-GB"/>
        </w:rPr>
        <w:instrText>ADDIN CSL_CITATION { "citationItems" : [ { "id" : "ITEM-1", "itemData" : { "DOI" : "10.1175/JCLI-D-14-00046.1", "ISSN" : "0894-8755", "author" : [ { "dropping-particle" : "", "family" : "Grimm", "given" : "Alice M.", "non-dropping-particle" : "", "parse-names" : false, "suffix" : "" }, { "dropping-particle" : "", "family" : "Saboia", "given" : "Jo\u00e3o P. J.", "non-dropping-particle" : "", "parse-names" : false, "suffix" : "" } ], "container-title" : "Journal of Climate", "id" : "ITEM-1", "issue" : "2", "issued" : { "date-parts" : [ [ "2015", "1" ] ] }, "page" : "755-775", "title" : "Interdecadal Variability of the South American Precipitation in the Monsoon Season", "translator" : [ { "dropping-particle" : "", "family" : "Q5896", "given" : "", "non-dropping-particle" : "", "parse-names" : false, "suffix" : "" } ], "type" : "article-journal", "volume" : "28" }, "uris" : [ "http://www.mendeley.com/documents/?uuid=9651aa9b-756b-4062-8f00-eeb8bb38a471" ] }, { "id" : "ITEM-2", "itemData" : { "DOI" : "10.1007/s00382-014-2088-6", "ISSN" : "0930-7575", "author" : [ { "dropping-particle" : "", "family" : "Barreiro", "given" : "Marcelo", "non-dropping-particle" : "", "parse-names" : false, "suffix" : "" }, { "dropping-particle" : "", "family" : "D\u00edaz", "given" : "Nicolas", "non-dropping-particle" : "", "parse-names" : false, "suffix" : "" }, { "dropping-particle" : "", "family" : "Renom", "given" : "Madeleine", "non-dropping-particle" : "", "parse-names" : false, "suffix" : "" } ], "container-title" : "Climate Dynamics", "id" : "ITEM-2", "issue" : "7-8", "issued" : { "date-parts" : [ [ "2014", "4", "28" ] ] }, "page" : "1733-1753", "title" : "Role of the global oceans and land\u2013atmosphere interaction on summertime interdecadal variability over northern Argentina", "translator" : [ { "dropping-particle" : "", "family" : "Q5698", "given" : "", "non-dropping-particle" : "", "parse-names" : false, "suffix" : "" } ], "type" : "article-journal", "volume" : "42" }, "uris" : [ "http://www.mendeley.com/documents/?uuid=afa15066-f201-459e-91e7-a0fff113bce1" ] }, { "id" : "ITEM-3", "itemData" : { "DOI" : "10.1002/joc.6462", "ISSN" : "0899-8418", "abstract" : "The goal of this study is to provides a better understanding of the trends and dominant oscillations characterizing the co\u2010variability between global sea surface temperature (SST) anomalies and daily extreme rainfall in Argentina. A singular value decomposition was performed between daily extreme rainfall monthly index in Argentina and global SST without removing the trends. The three leading modes explain 70.5% of the co\u2010variability, while the two leading modes explains more than 66% of the variability. The two leading modes exhibit significant variability on interannual timescales related to tropical Pacific and Indian Oceans, and specifically with El Ni\u00f1o\u2010Southern Oscillation and the Indian Ocean Dipole. On decadal timescales, the leading mode activity is related to the Pacific Decadal Oscillation, whereas the second leading mode is associated with the Atlantic multidecadal oscillation (AMO). The third leading mode show co\u2010variability between the SST of the tropical Atlantic and the Indian ocean and extreme rainfall in the eastern\u2010center of Argentina; this mode distinguishes phases of AMO. In addition, the two leading modes show positive trends, being largely non\u2010linear for leading one. The fact that extreme rainfall changes in Argentina observed in the last decades, are significantly influenced by the combination of the multidecadal variability and long\u2010term trends associated with the tropical oceans, is valuable knowledge to assess them in the future.", "author" : [ { "dropping-particle" : "", "family" : "Robledo", "given" : "Federico A.", "non-dropping-particle" : "", "parse-names" : false, "suffix" : "" }, { "dropping-particle" : "", "family" : "Vera", "given" : "Carolina", "non-dropping-particle" : "", "parse-names" : false, "suffix" : "" }, { "dropping-particle" : "", "family" : "Penalba", "given" : "Olga", "non-dropping-particle" : "", "parse-names" : false, "suffix" : "" } ], "container-title" : "International Journal of Climatology", "id" : "ITEM-3", "issue" : "9", "issued" : { "date-parts" : [ [ "2020", "7", "23" ] ] }, "page" : "4289-4299", "title" : "Multi\u2010scale features of the co\u2010variability between global sea surface temperature anomalies and daily extreme rainfall in Argentina", "translator" : [ { "dropping-particle" : "", "family" : "Q6133", "given" : "", "non-dropping-particle" : "", "parse-names" : false, "suffix" : "" } ], "type" : "article-journal", "volume" : "40" }, "uris" : [ "http://www.mendeley.com/documents/?uuid=611fe038-cbca-4650-9412-c0be350e4614" ] } ], "mendeley" : { "formattedCitation" : "(Barreiro et al., 2014; Grimm and Saboia, 2015; Robledo et al., 2020)", "manualFormatting" : "(Barreiro et al., 2014; Grimm and Saboia, 2015; Robledo et al., 2019)", "plainTextFormattedCitation" : "(Barreiro et al., 2014; Grimm and Saboia, 2015; Robledo et al., 2020)", "previouslyFormattedCitation" : "(Barreiro et al., 2014; Grimm and Saboia, 2015; Robledo et al., 2020)" }, "properties" : { "noteIndex" : 0 }, "schema" : "https://github.com/citation-style-language/schema/raw/master/csl-citation.json" }</w:instrText>
      </w:r>
      <w:r w:rsidRPr="00C734F4">
        <w:rPr>
          <w:lang w:val="en-GB"/>
        </w:rPr>
        <w:fldChar w:fldCharType="separate"/>
      </w:r>
      <w:r w:rsidR="00E41CA2">
        <w:rPr>
          <w:noProof/>
          <w:lang w:val="en-GB"/>
        </w:rPr>
        <w:t>(Barreiro et al., 2014; Grimm and Saboia, 2015; Robledo et al., 2019)</w:t>
      </w:r>
      <w:r w:rsidRPr="00C734F4">
        <w:rPr>
          <w:lang w:val="en-GB"/>
        </w:rPr>
        <w:fldChar w:fldCharType="end"/>
      </w:r>
      <w:commentRangeEnd w:id="1349"/>
      <w:r w:rsidR="00E41CA2">
        <w:rPr>
          <w:rStyle w:val="CommentReference"/>
          <w:rFonts w:asciiTheme="minorHAnsi" w:eastAsiaTheme="minorHAnsi" w:hAnsiTheme="minorHAnsi"/>
          <w:lang w:eastAsia="en-US"/>
        </w:rPr>
        <w:commentReference w:id="1349"/>
      </w:r>
      <w:commentRangeEnd w:id="1350"/>
      <w:r w:rsidR="00CA2D34">
        <w:rPr>
          <w:rStyle w:val="CommentReference"/>
          <w:rFonts w:asciiTheme="minorHAnsi" w:eastAsiaTheme="minorHAnsi" w:hAnsiTheme="minorHAnsi"/>
          <w:lang w:eastAsia="en-US"/>
        </w:rPr>
        <w:commentReference w:id="1350"/>
      </w:r>
      <w:r w:rsidRPr="00C734F4">
        <w:rPr>
          <w:lang w:val="en-GB"/>
        </w:rPr>
        <w:t xml:space="preserve">. While Pacific SSTs dominate the overall influence of oceanic variability in the region, the Atlantic variability seems to dominate on multi-decadal time scales and has been proposed as a driver for the long-term positive trend </w:t>
      </w:r>
      <w:r w:rsidRPr="00C734F4">
        <w:rPr>
          <w:lang w:val="en-GB"/>
        </w:rPr>
        <w:fldChar w:fldCharType="begin" w:fldLock="1"/>
      </w:r>
      <w:r w:rsidR="000465A7">
        <w:rPr>
          <w:lang w:val="en-GB"/>
        </w:rPr>
        <w:instrText>ADDIN CSL_CITATION { "citationItems" : [ { "id" : "ITEM-1", "itemData" : { "DOI" : "10.1175/2010JCLI3578.1", "ISSN" : "0894-8755", "abstract" : "Abstract Observations, atmosphere models forced by historical SSTs, and idealized simulations are used to determine the causes and mechanisms of interannual to multidecadal precipitation anomalies over southeast South America (SESA) since 1901. About 40% of SESA precipitation variability over this period can be accounted for by global SST forcing. Both the tropical Pacific and Atlantic Oceans share the driving of SESA precipitation, with the latter contributing the most on multidecadal time scales and explaining a wetting trend from the early midcentury until the end of the last century. Cold tropical Atlantic SST anomalies are shown to drive wet conditions in SESA. The dynamics that link SESA precipitation to tropical Atlantic SST anomalies are explored. Cold tropical Atlantic SST anomalies force equatorward-flowing upper-tropospheric flow to the southeast of the tropical heating anomaly, and the vorticity advection by this flow is balanced by vortex stretching and ascent, which drives the increased precipitation. The 1930s Pampas Dust Bowl drought occurred, via this mechanism, in response to warm tropical Atlantic SST anomalies. The atmospheric response to cold tropical Pacific SSTs also contributed. The tropical Atlantic SST anomalies linked to SESA precipitation are the tropical components of the Atlantic multidecadal oscillation. There is little evidence that the large trends over past decades are related to anthropogenic radiative forcing, although models project that this will cause a modest wetting of the climate of SESA. As such, and if the Atlantic multidecadal oscillation has shifted toward a warm phase, it should not be assumed that the long-term wetting trend in SESA will continue. Any reversal to a drier climate more typical of earlier decades would have clear consequences for regional agriculture and water resources.", "author" : [ { "dropping-particle" : "", "family" : "Seager", "given" : "Richard", "non-dropping-particle" : "", "parse-names" : false, "suffix" : "" }, { "dropping-particle" : "", "family" : "Naik", "given" : "Naomi", "non-dropping-particle" : "", "parse-names" : false, "suffix" : "" }, { "dropping-particle" : "", "family" : "Baethgen", "given" : "Walter", "non-dropping-particle" : "", "parse-names" : false, "suffix" : "" }, { "dropping-particle" : "", "family" : "Robertson", "given" : "Andrew", "non-dropping-particle" : "", "parse-names" : false, "suffix" : "" }, { "dropping-particle" : "", "family" : "Kushnir", "given" : "Yochanan", "non-dropping-particle" : "", "parse-names" : false, "suffix" : "" }, { "dropping-particle" : "", "family" : "Nakamura", "given" : "Jennifer", "non-dropping-particle" : "", "parse-names" : false, "suffix" : "" }, { "dropping-particle" : "", "family" : "Jurburg", "given" : "Stephanie", "non-dropping-particle" : "", "parse-names" : false, "suffix" : "" } ], "container-title" : "Journal of Climate", "id" : "ITEM-1", "issue" : "20", "issued" : { "date-parts" : [ [ "2010", "10" ] ] }, "page" : "5517-5539", "title" : "Tropical Oceanic Causes of Interannual to Multidecadal Precipitation Variability in Southeast South America over the Past Century", "translator" : [ { "dropping-particle" : "", "family" : "Q4184", "given" : "", "non-dropping-particle" : "", "parse-names" : false, "suffix" : "" } ], "type" : "article-journal", "volume" : "23" }, "uris" : [ "http://www.mendeley.com/documents/?uuid=0322fcd4-16ef-4472-be4d-54d4e048a6e2" ] }, { "id" : "ITEM-2", "itemData" : { "DOI" : "10.1007/s00382-014-2088-6", "ISSN" : "0930-7575", "author" : [ { "dropping-particle" : "", "family" : "Barreiro", "given" : "Marcelo", "non-dropping-particle" : "", "parse-names" : false, "suffix" : "" }, { "dropping-particle" : "", "family" : "D\u00edaz", "given" : "Nicolas", "non-dropping-particle" : "", "parse-names" : false, "suffix" : "" }, { "dropping-particle" : "", "family" : "Renom", "given" : "Madeleine", "non-dropping-particle" : "", "parse-names" : false, "suffix" : "" } ], "container-title" : "Climate Dynamics", "id" : "ITEM-2", "issue" : "7-8", "issued" : { "date-parts" : [ [ "2014", "4", "28" ] ] }, "page" : "1733-1753", "title" : "Role of the global oceans and land\u2013atmosphere interaction on summertime interdecadal variability over northern Argentina", "translator" : [ { "dropping-particle" : "", "family" : "Q5698", "given" : "", "non-dropping-particle" : "", "parse-names" : false, "suffix" : "" } ], "type" : "article-journal", "volume" : "42" }, "uris" : [ "http://www.mendeley.com/documents/?uuid=afa15066-f201-459e-91e7-a0fff113bce1" ] } ], "mendeley" : { "formattedCitation" : "(Seager et al., 2010; Barreiro et al., 2014)", "plainTextFormattedCitation" : "(Seager et al., 2010; Barreiro et al., 2014)", "previouslyFormattedCitation" : "(Seager et al., 2010; Barreiro et al., 2014)" }, "properties" : { "noteIndex" : 0 }, "schema" : "https://github.com/citation-style-language/schema/raw/master/csl-citation.json" }</w:instrText>
      </w:r>
      <w:r w:rsidRPr="00C734F4">
        <w:rPr>
          <w:lang w:val="en-GB"/>
        </w:rPr>
        <w:fldChar w:fldCharType="separate"/>
      </w:r>
      <w:r w:rsidR="00E41CA2">
        <w:rPr>
          <w:noProof/>
          <w:lang w:val="en-GB"/>
        </w:rPr>
        <w:t>(Seager et al., 2010; Barreiro et al., 2014)</w:t>
      </w:r>
      <w:r w:rsidRPr="00C734F4">
        <w:rPr>
          <w:lang w:val="en-GB"/>
        </w:rPr>
        <w:fldChar w:fldCharType="end"/>
      </w:r>
      <w:r w:rsidRPr="00C734F4">
        <w:rPr>
          <w:lang w:val="en-GB"/>
        </w:rPr>
        <w:t xml:space="preserve">. Based on experiments designed to test how </w:t>
      </w:r>
      <w:r w:rsidRPr="00C734F4">
        <w:rPr>
          <w:rFonts w:cs="Times New Roman"/>
          <w:lang w:val="en-GB"/>
        </w:rPr>
        <w:t xml:space="preserve">southeastern South America </w:t>
      </w:r>
      <w:r w:rsidRPr="00C734F4">
        <w:rPr>
          <w:lang w:val="en-GB"/>
        </w:rPr>
        <w:t xml:space="preserve">precipitation is modulated by tropical Atlantic SSTs, </w:t>
      </w:r>
      <w:r w:rsidRPr="00C734F4">
        <w:rPr>
          <w:lang w:val="en-GB"/>
        </w:rPr>
        <w:fldChar w:fldCharType="begin" w:fldLock="1"/>
      </w:r>
      <w:r w:rsidR="000465A7">
        <w:rPr>
          <w:lang w:val="en-GB"/>
        </w:rPr>
        <w:instrText>ADDIN CSL_CITATION { "citationItems" : [ { "id" : "ITEM-1", "itemData" : { "DOI" : "10.1175/2010JCLI3578.1", "ISSN" : "0894-8755", "abstract" : "Abstract Observations, atmosphere models forced by historical SSTs, and idealized simulations are used to determine the causes and mechanisms of interannual to multidecadal precipitation anomalies over southeast South America (SESA) since 1901. About 40% of SESA precipitation variability over this period can be accounted for by global SST forcing. Both the tropical Pacific and Atlantic Oceans share the driving of SESA precipitation, with the latter contributing the most on multidecadal time scales and explaining a wetting trend from the early midcentury until the end of the last century. Cold tropical Atlantic SST anomalies are shown to drive wet conditions in SESA. The dynamics that link SESA precipitation to tropical Atlantic SST anomalies are explored. Cold tropical Atlantic SST anomalies force equatorward-flowing upper-tropospheric flow to the southeast of the tropical heating anomaly, and the vorticity advection by this flow is balanced by vortex stretching and ascent, which drives the increased precipitation. The 1930s Pampas Dust Bowl drought occurred, via this mechanism, in response to warm tropical Atlantic SST anomalies. The atmospheric response to cold tropical Pacific SSTs also contributed. The tropical Atlantic SST anomalies linked to SESA precipitation are the tropical components of the Atlantic multidecadal oscillation. There is little evidence that the large trends over past decades are related to anthropogenic radiative forcing, although models project that this will cause a modest wetting of the climate of SESA. As such, and if the Atlantic multidecadal oscillation has shifted toward a warm phase, it should not be assumed that the long-term wetting trend in SESA will continue. Any reversal to a drier climate more typical of earlier decades would have clear consequences for regional agriculture and water resources.", "author" : [ { "dropping-particle" : "", "family" : "Seager", "given" : "Richard", "non-dropping-particle" : "", "parse-names" : false, "suffix" : "" }, { "dropping-particle" : "", "family" : "Naik", "given" : "Naomi", "non-dropping-particle" : "", "parse-names" : false, "suffix" : "" }, { "dropping-particle" : "", "family" : "Baethgen", "given" : "Walter", "non-dropping-particle" : "", "parse-names" : false, "suffix" : "" }, { "dropping-particle" : "", "family" : "Robertson", "given" : "Andrew", "non-dropping-particle" : "", "parse-names" : false, "suffix" : "" }, { "dropping-particle" : "", "family" : "Kushnir", "given" : "Yochanan", "non-dropping-particle" : "", "parse-names" : false, "suffix" : "" }, { "dropping-particle" : "", "family" : "Nakamura", "given" : "Jennifer", "non-dropping-particle" : "", "parse-names" : false, "suffix" : "" }, { "dropping-particle" : "", "family" : "Jurburg", "given" : "Stephanie", "non-dropping-particle" : "", "parse-names" : false, "suffix" : "" } ], "container-title" : "Journal of Climate", "id" : "ITEM-1", "issue" : "20", "issued" : { "date-parts" : [ [ "2010", "10" ] ] }, "page" : "5517-5539", "title" : "Tropical Oceanic Causes of Interannual to Multidecadal Precipitation Variability in Southeast South America over the Past Century", "translator" : [ { "dropping-particle" : "", "family" : "Q4184", "given" : "", "non-dropping-particle" : "", "parse-names" : false, "suffix" : "" } ], "type" : "article-journal", "volume" : "23" }, "uris" : [ "http://www.mendeley.com/documents/?uuid=0322fcd4-16ef-4472-be4d-54d4e048a6e2" ] } ], "mendeley" : { "formattedCitation" : "(Seager et al., 2010)", "manualFormatting" : "Seager et al. (2010)", "plainTextFormattedCitation" : "(Seager et al., 2010)", "previouslyFormattedCitation" : "(Seager et al., 2010)" }, "properties" : { "noteIndex" : 0 }, "schema" : "https://github.com/citation-style-language/schema/raw/master/csl-citation.json" }</w:instrText>
      </w:r>
      <w:r w:rsidRPr="00C734F4">
        <w:rPr>
          <w:lang w:val="en-GB"/>
        </w:rPr>
        <w:fldChar w:fldCharType="separate"/>
      </w:r>
      <w:r w:rsidR="00E41CA2">
        <w:rPr>
          <w:noProof/>
          <w:lang w:val="en-GB"/>
        </w:rPr>
        <w:t>Seager et al. (2010)</w:t>
      </w:r>
      <w:r w:rsidRPr="00C734F4">
        <w:rPr>
          <w:lang w:val="en-GB"/>
        </w:rPr>
        <w:fldChar w:fldCharType="end"/>
      </w:r>
      <w:r w:rsidRPr="00C734F4">
        <w:rPr>
          <w:lang w:val="en-GB"/>
        </w:rPr>
        <w:t xml:space="preserve"> showed that cold anomalies in the tropical Atlantic favour wetter conditions by inducing an upper-tropospheric flow towards the equator, which, via advection of vorticity, leads to ascending motion over </w:t>
      </w:r>
      <w:r w:rsidRPr="00C734F4">
        <w:rPr>
          <w:rFonts w:cs="Times New Roman"/>
          <w:lang w:val="en-GB"/>
        </w:rPr>
        <w:t xml:space="preserve">southeastern South America </w:t>
      </w:r>
      <w:r w:rsidRPr="00C734F4">
        <w:rPr>
          <w:lang w:val="en-GB"/>
        </w:rPr>
        <w:t xml:space="preserve">(Figure 10.12a). </w:t>
      </w:r>
      <w:r w:rsidRPr="00C734F4">
        <w:rPr>
          <w:lang w:val="en-GB"/>
        </w:rPr>
        <w:fldChar w:fldCharType="begin" w:fldLock="1"/>
      </w:r>
      <w:r w:rsidR="000465A7">
        <w:rPr>
          <w:lang w:val="en-GB"/>
        </w:rPr>
        <w:instrText>ADDIN CSL_CITATION { "citationItems" : [ { "id" : "ITEM-1", "itemData" : { "DOI" : "10.1029/2018GL080903", "ISSN" : "00948276",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 R.", "non-dropping-particle" : "", "parse-names" : false, "suffix" : "" }, { "dropping-particle" : "", "family" : "Klingaman", "given" : "Nicholas P.", "non-dropping-particle" : "", "parse-names" : false, "suffix" : "" } ], "container-title" : "Geophysical Research Letters", "id" : "ITEM-1", "issued" : { "date-parts" : [ [ "2019", "2", "8" ] ] }, "page" : "1765-1775", "title" : "Effect of the Atlantic Multidecadal Variability on the Global Monsoon", "translator" : [ { "dropping-particle" : "", "family" : "Q4669", "given" : "", "non-dropping-particle" : "", "parse-names" : false, "suffix" : "" } ], "type" : "article-journal", "volume" : "46" }, "uris" : [ "http://www.mendeley.com/documents/?uuid=bfb7716f-2ca3-4184-bb7c-363117c8e96a" ] } ], "mendeley" : { "formattedCitation" : "(Monerie et al., 2019)", "manualFormatting" : "Monerie et al. (2019)", "plainTextFormattedCitation" : "(Monerie et al., 2019)", "previouslyFormattedCitation" : "(Monerie et al., 2019)" }, "properties" : { "noteIndex" : 0 }, "schema" : "https://github.com/citation-style-language/schema/raw/master/csl-citation.json" }</w:instrText>
      </w:r>
      <w:r w:rsidRPr="00C734F4">
        <w:rPr>
          <w:lang w:val="en-GB"/>
        </w:rPr>
        <w:fldChar w:fldCharType="separate"/>
      </w:r>
      <w:r w:rsidR="00E41CA2">
        <w:rPr>
          <w:noProof/>
          <w:lang w:val="en-GB"/>
        </w:rPr>
        <w:t>Monerie et al. (2019)</w:t>
      </w:r>
      <w:r w:rsidRPr="00C734F4">
        <w:rPr>
          <w:lang w:val="en-GB"/>
        </w:rPr>
        <w:fldChar w:fldCharType="end"/>
      </w:r>
      <w:r w:rsidRPr="00C734F4">
        <w:rPr>
          <w:lang w:val="en-GB"/>
        </w:rPr>
        <w:t xml:space="preserve"> supported this argument showing a negative relationship between </w:t>
      </w:r>
      <w:r w:rsidRPr="00C734F4">
        <w:rPr>
          <w:rFonts w:cs="Times New Roman"/>
          <w:lang w:val="en-GB"/>
        </w:rPr>
        <w:t xml:space="preserve">southeastern South America </w:t>
      </w:r>
      <w:r w:rsidRPr="00C734F4">
        <w:rPr>
          <w:lang w:val="en-GB"/>
        </w:rPr>
        <w:t xml:space="preserve">precipitation and the AMV index </w:t>
      </w:r>
      <w:r w:rsidRPr="00C734F4">
        <w:rPr>
          <w:lang w:val="en-GB"/>
        </w:rPr>
        <w:fldChar w:fldCharType="begin" w:fldLock="1"/>
      </w:r>
      <w:r w:rsidR="000465A7">
        <w:rPr>
          <w:lang w:val="en-GB"/>
        </w:rPr>
        <w:instrText>ADDIN CSL_CITATION { "citationItems" : [ { "id" : "ITEM-1", "itemData" : { "DOI" : "10.1175/JCLI-D-14-00006.1", "ISSN" : "0894-8755", "abstract" : "The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"2", "1" ] ] }, "page" : "911-930", "title" : "Extended Reconstructed Sea Surface Temperature Version 4 (ERSST.v4). Part I: Upgrades and Intercomparisons", "translator" : [ { "dropping-particle" : "", "family" : "Q6946", "given" : "", "non-dropping-particle" : "", "parse-names" : false, "suffix" : "" } ], "type" : "article-journal", "volume" : "28" }, "uris" : [ "http://www.mendeley.com/documents/?uuid=c413d99c-03da-433b-8548-2b80138a4418" ] } ], "mendeley" : { "formattedCitation" : "(Huang et al., 2015)", "plainTextFormattedCitation" : "(Huang et al., 2015)", "previouslyFormattedCitation" : "(Huang et al., 2015)" }, "properties" : { "noteIndex" : 0 }, "schema" : "https://github.com/citation-style-language/schema/raw/master/csl-citation.json" }</w:instrText>
      </w:r>
      <w:r w:rsidRPr="00C734F4">
        <w:rPr>
          <w:lang w:val="en-GB"/>
        </w:rPr>
        <w:fldChar w:fldCharType="separate"/>
      </w:r>
      <w:r w:rsidR="00E41CA2">
        <w:rPr>
          <w:noProof/>
          <w:lang w:val="en-GB"/>
        </w:rPr>
        <w:t>(Huang et al., 2015)</w:t>
      </w:r>
      <w:r w:rsidRPr="00C734F4">
        <w:rPr>
          <w:lang w:val="en-GB"/>
        </w:rPr>
        <w:fldChar w:fldCharType="end"/>
      </w:r>
      <w:r w:rsidRPr="00C734F4">
        <w:rPr>
          <w:lang w:val="en-GB"/>
        </w:rPr>
        <w:t xml:space="preserve"> using an atmospheric GCM coupled to an ocean mixed layer model with nudged SSTs. </w:t>
      </w:r>
    </w:p>
    <w:p w14:paraId="195E7D82" w14:textId="77777777" w:rsidR="006221C8" w:rsidRPr="00C734F4" w:rsidRDefault="006221C8" w:rsidP="006221C8">
      <w:pPr>
        <w:pStyle w:val="AR6BodyText"/>
        <w:rPr>
          <w:lang w:val="en-GB"/>
        </w:rPr>
      </w:pPr>
    </w:p>
    <w:p w14:paraId="5901B333" w14:textId="250610AE" w:rsidR="006221C8" w:rsidRPr="00C734F4" w:rsidRDefault="006221C8" w:rsidP="006221C8">
      <w:pPr>
        <w:pStyle w:val="AR6BodyText"/>
        <w:rPr>
          <w:rFonts w:cs="Times New Roman"/>
          <w:lang w:val="en-GB"/>
        </w:rPr>
      </w:pPr>
      <w:bookmarkStart w:id="1351" w:name="_Hlk23319391"/>
      <w:bookmarkStart w:id="1352" w:name="_Hlk23319702"/>
      <w:r w:rsidRPr="00C734F4">
        <w:rPr>
          <w:rFonts w:cs="Times New Roman"/>
          <w:lang w:val="en-GB"/>
        </w:rPr>
        <w:t>The positive trend of precipitation has also been attributed to anthropogenic GHG emissions and stratospheric ozone depletion. CMIP5 models only show a positive trend when including anthropogenic forcings</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"10.1002/joc.4153", "ISSN" : "08998418", "abstract" : "ABSTRACT Austral summer rainfall trends are analysed over South America from observations and simulations of the Coupled Model Intercomparison Project version 5 between 1902 and 2005. Positive trends in southeastern South America (SESA) and negative ones in the southern Andes (SAn) are the most significant observed features. Mean trends obtained from an ensemble of 59 simulations from 14 models for the historical experiment (including both natural and anthropogenic forcings) are able to reproduce those precipitation changes, although weaker than observed. Most of the simulations reproduce the right sign of the precipitation changes at both regions. However, associated uncertainty ranges (due to both inter-model dispersion and internal climate variability) are still large. Mean trends for the historical experiment are statistically distinguishable from those obtained for the natural-forcing-only experiment, which exhibit negligible mean values at both regions. Results allow concluding that the anthropogenic forcing has at least a partial contribution in explaining the precipitation changes observed in both SESA and SAn regions during the last century.", "author" : [ { "dropping-particle" : "", "family" : "Vera", "given" : "Carolina S.", "non-dropping-particle" : "", "parse-names" : false, "suffix" : "" }, { "dropping-particle" : "", "family" : "D\u00edaz", "given" : "Leandro", "non-dropping-particle" : "", "parse-names" : false, "suffix" : "" } ], "container-title" : "International Journal of Climatology", "id" : "ITEM-1", "issue" : "10", "issued" : { "date-parts" : [ [ "2015", "8" ] ] }, "page" : "3172-3177", "title" : "Anthropogenic influence on summer precipitation trends over South America in CMIP5 models", "translator" : [ { "dropping-particle" : "", "family" : "Q3690", "given" : "", "non-dropping-particle" : "", "parse-names" : false, "suffix" : "" } ], "type" : "article-journal", "volume" : "35" }, "uris" : [ "http://www.mendeley.com/documents/?uuid=834ac930-8c32-4e48-a519-b1b0ca7ed778" ] } ], "mendeley" : { "formattedCitation" : "(Vera and D\u00edaz, 2015)", "plainTextFormattedCitation" : "(Vera and D\u00edaz, 2015)", "previouslyFormattedCitation" : "(Vera and D\u00edaz, 2015)"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(Vera and Díaz, 2015)</w:t>
      </w:r>
      <w:r w:rsidR="00457D81">
        <w:rPr>
          <w:rFonts w:cs="Times New Roman"/>
          <w:lang w:val="en-GB"/>
        </w:rPr>
        <w:fldChar w:fldCharType="end"/>
      </w:r>
      <w:r w:rsidR="00457D81">
        <w:rPr>
          <w:rFonts w:cs="Times New Roman"/>
          <w:lang w:val="en-GB"/>
        </w:rPr>
        <w:t xml:space="preserve">. </w:t>
      </w:r>
      <w:r w:rsidRPr="00C734F4">
        <w:rPr>
          <w:rFonts w:cs="Times New Roman"/>
          <w:lang w:val="en-GB"/>
        </w:rPr>
        <w:t>These results were supported by</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Knutson and Zeng (2018)</w:t>
      </w:r>
      <w:r w:rsidR="00457D81">
        <w:rPr>
          <w:rFonts w:cs="Times New Roman"/>
          <w:lang w:val="en-GB"/>
        </w:rPr>
        <w:fldChar w:fldCharType="end"/>
      </w:r>
      <w:r w:rsidRPr="00C734F4">
        <w:rPr>
          <w:rFonts w:cs="Times New Roman"/>
          <w:lang w:val="en-GB"/>
        </w:rPr>
        <w:t xml:space="preserve"> based on univariate detection/attribution analysis of annual-mean trends for the 1901–2010 and 1951–2010 periods. However, the main features of summer mean precipitation and variability of South America are still not well represented in all CMIP5 and CMIP6 models </w:t>
      </w:r>
      <w:r w:rsidRPr="00C734F4">
        <w:rPr>
          <w:lang w:val="en-GB"/>
        </w:rPr>
        <w:fldChar w:fldCharType="begin" w:fldLock="1"/>
      </w:r>
      <w:r w:rsidR="000465A7">
        <w:rPr>
          <w:lang w:val="en-GB"/>
        </w:rPr>
        <w:instrText>ADDIN CSL_CITATION { "citationItems" : [ { "id" : "ITEM-1", "itemData" : { "DOI" : "10.1002/joc.4005", "ISSN" : "08998418", "abstract" : "The purpose of this study is to evaluate the ability of two sets of global climate models (GCMs) derived from the Coupled Model Intercomparison Projects Phase 3 (CMIP3) and Phase 5 (CMIP5) to represent the summer, winter, and annual precipitation mean patterns in South America south of the equator and in three particular sub-regions, between years 1960 and 1999. Different metrics (relative bias, spatial correlation, RMSE, and relative errors) were calculated and compared between both projects to determine if there has been improvement from CMIP3 to CMIP5 models in the representation of regional rainfall. Results from this analysis indicate that for the analysed seasons, precipitation simulated by both CMIP3 and CMIP5models\u2019 ensembles exhibited some differences. In DJF, the relative bias overAmazonia, central SouthAmerica, eastern Argentina, and Uruguay is reduced in CMIP5 compared with CMIP3. In JJA, the same occurs in some areas of Amazonia. Annual precipitation is also better represented by the CMIP5 than CMIP3 GCMs as they underestimate precipitation to a lesser extent, although in NE Brazil the overestimation values are much larger in CMIP5 than in CMIP3 analysis. In line with previous studies, the multi-model ensembles show the best representation of the observed patterns in most seasons and regions. Only in some cases, single GCMs [MIROC3.2(hires) \u2013 CMIP3\u2013 and MIROC4h \u2013 CMIP5] presented better results than the ensemble. The high horizontal resolution of these models suggests that this could be a relevant issue for a more adequate estimation of rainfall at least in the analysed regions.", "author" : [ { "dropping-particle" : "", "family" : "Gulizia", "given" : "Carla", "non-dropping-particle" : "", "parse-names" : false, "suffix" : "" }, { "dropping-particle" : "", "family" : "Camilloni", "given" : "In\u00e9s", "non-dropping-particle" : "", "parse-names" : false, "suffix" : "" } ], "container-title" : "International Journal of Climatology", "id" : "ITEM-1", "issue" : "4", "issued" : { "date-parts" : [ [ "2015", "3" ] ] }, "page" : "583-595", "title" : "Comparative analysis of the ability of a set of CMIP3 and CMIP5 global climate models to represent precipitation in South America", "translator" : [ { "dropping-particle" : "", "family" : "Q4726", "given" : "", "non-dropping-particle" : "", "parse-names" : false, "suffix" : "" } ], "type" : "article-journal", "volume" : "35" }, "uris" : [ "http://www.mendeley.com/documents/?uuid=cebf0206-78f6-4c69-b2a0-ab7e2876c845" ] }, { "id" : "ITEM-2",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"ITEM-2",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"id" : "ITEM-3",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"ITEM-3",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"mendeley" : { "formattedCitation" : "(Gulizia and Camilloni, 2015; D\u00edaz and Vera, 2017; D\u00edaz et al., 2020)", "plainTextFormattedCitation" : "(Gulizia and Camilloni, 2015; D\u00edaz and Vera, 2017; D\u00edaz et al., 2020)", "previouslyFormattedCitation" : "(Gulizia and Camilloni, 2015; D\u00edaz and Vera, 2017; D\u00edaz et al., 2020)" }, "properties" : { "noteIndex" : 0 }, "schema" : "https://github.com/citation-style-language/schema/raw/master/csl-citation.json" }</w:instrText>
      </w:r>
      <w:r w:rsidRPr="00C734F4">
        <w:rPr>
          <w:lang w:val="en-GB"/>
        </w:rPr>
        <w:fldChar w:fldCharType="separate"/>
      </w:r>
      <w:r w:rsidR="00E41CA2">
        <w:rPr>
          <w:noProof/>
          <w:lang w:val="en-GB"/>
        </w:rPr>
        <w:t>(Gulizia and Camilloni, 2015; Díaz and Vera, 2017; Díaz et al., 2020)</w:t>
      </w:r>
      <w:r w:rsidRPr="00C734F4">
        <w:rPr>
          <w:lang w:val="en-GB"/>
        </w:rPr>
        <w:fldChar w:fldCharType="end"/>
      </w:r>
      <w:r w:rsidRPr="00C734F4">
        <w:rPr>
          <w:rFonts w:cs="Times New Roman"/>
          <w:lang w:val="en-GB"/>
        </w:rPr>
        <w:t>. This motivates the construction of ensembles that exclude the worst performing models</w:t>
      </w:r>
      <w:r w:rsidR="00457D81">
        <w:rPr>
          <w:rFonts w:cs="Times New Roman"/>
          <w:lang w:val="en-GB"/>
        </w:rPr>
        <w:t xml:space="preserve"> (Section 10.3.3.4). </w:t>
      </w:r>
      <w:r w:rsidRPr="00C734F4">
        <w:rPr>
          <w:rFonts w:cs="Times New Roman"/>
          <w:lang w:val="en-GB"/>
        </w:rPr>
        <w:t>The construction of ensembles of CMIP5 historical simulations with realistic representation of precipitation anomalies with opposite sign over southeastern South America and eastern Brazil showed that the trend since the 1950s could be related to changes in precipitation characteristics only when simulations included anthropogenic forcings</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"ITEM-1",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"mendeley" : { "formattedCitation" : "(D\u00edaz and Vera, 2017)", "plainTextFormattedCitation" : "(D\u00edaz and Vera, 2017)", "previouslyFormattedCitation" : "(D\u00edaz and Vera, 2017)"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(Díaz and Vera, 2017)</w:t>
      </w:r>
      <w:r w:rsidR="00457D81">
        <w:rPr>
          <w:rFonts w:cs="Times New Roman"/>
          <w:lang w:val="en-GB"/>
        </w:rPr>
        <w:fldChar w:fldCharType="end"/>
      </w:r>
      <w:r w:rsidRPr="00C734F4">
        <w:rPr>
          <w:rFonts w:cs="Times New Roman"/>
          <w:lang w:val="en-GB"/>
        </w:rPr>
        <w:t xml:space="preserve">. GHG emissions have been related to increased precipitation in southeastern South America through three different mechanisms (Figure 10.12a). First, GHG warming induces a non-zonally uniform pattern of SST warming that includes a warming pattern over the Indian and Pacific Oceans that excites wave responses over South America </w:t>
      </w:r>
      <w:del w:id="1353" w:author="Robin Matthews" w:date="2021-07-11T17:26:00Z">
        <w:r w:rsidRPr="00C734F4" w:rsidDel="00564230">
          <w:rPr>
            <w:rFonts w:cs="Times New Roman"/>
            <w:lang w:val="en-GB"/>
          </w:rPr>
          <w:delText>(</w:delText>
        </w:r>
      </w:del>
      <w:commentRangeStart w:id="1354"/>
      <w:r w:rsidRPr="00C734F4">
        <w:rPr>
          <w:lang w:val="en-GB"/>
        </w:rPr>
        <w:fldChar w:fldCharType="begin" w:fldLock="1"/>
      </w:r>
      <w:ins w:id="1355" w:author="Robin Matthews" w:date="2021-07-11T17:26:00Z">
        <w:r w:rsidR="00564230">
          <w:rPr>
            <w:rFonts w:cs="Times New Roman"/>
            <w:lang w:val="en-GB"/>
          </w:rPr>
          <w: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instrText>
        </w:r>
      </w:ins>
      <w:del w:id="1356" w:author="Robin Matthews" w:date="2021-07-11T17:26:00Z">
        <w:r w:rsidR="000465A7" w:rsidDel="00564230">
          <w:rPr>
            <w:rFonts w:cs="Times New Roman"/>
            <w:lang w:val="en-GB"/>
          </w:rPr>
          <w:del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delInstrText>
        </w:r>
      </w:del>
      <w:r w:rsidRPr="00C734F4">
        <w:rPr>
          <w:lang w:val="en-GB"/>
        </w:rPr>
        <w:fldChar w:fldCharType="separate"/>
      </w:r>
      <w:del w:id="1357" w:author="Robin Matthews" w:date="2021-07-11T17:26:00Z">
        <w:r w:rsidR="00E41CA2" w:rsidDel="00564230">
          <w:rPr>
            <w:rFonts w:cs="Times New Roman"/>
            <w:noProof/>
            <w:lang w:val="en-GB"/>
          </w:rPr>
          <w:delText>J</w:delText>
        </w:r>
      </w:del>
      <w:ins w:id="1358" w:author="Robin Matthews" w:date="2021-07-11T17:26:00Z">
        <w:r w:rsidR="00564230">
          <w:rPr>
            <w:rFonts w:cs="Times New Roman"/>
            <w:noProof/>
            <w:lang w:val="en-GB"/>
          </w:rPr>
          <w:t>(J</w:t>
        </w:r>
      </w:ins>
      <w:r w:rsidR="00E41CA2">
        <w:rPr>
          <w:rFonts w:cs="Times New Roman"/>
          <w:noProof/>
          <w:lang w:val="en-GB"/>
        </w:rPr>
        <w:t>unquas et al., 2013)</w:t>
      </w:r>
      <w:r w:rsidRPr="00C734F4">
        <w:rPr>
          <w:lang w:val="en-GB"/>
        </w:rPr>
        <w:fldChar w:fldCharType="end"/>
      </w:r>
      <w:commentRangeEnd w:id="1354"/>
      <w:r w:rsidR="00E41CA2">
        <w:rPr>
          <w:rStyle w:val="CommentReference"/>
          <w:rFonts w:asciiTheme="minorHAnsi" w:eastAsiaTheme="minorHAnsi" w:hAnsiTheme="minorHAnsi"/>
          <w:lang w:eastAsia="en-US"/>
        </w:rPr>
        <w:commentReference w:id="1354"/>
      </w:r>
      <w:r w:rsidRPr="00C734F4">
        <w:rPr>
          <w:rFonts w:cs="Times New Roman"/>
          <w:lang w:val="en-GB"/>
        </w:rPr>
        <w:t xml:space="preserve">. Zonally uniform SST patterns of warming alone lead to precipitation signals opposite to those observed in an atmospheric GCM </w:t>
      </w:r>
      <w:del w:id="1359" w:author="Robin Matthews" w:date="2021-07-11T17:27:00Z">
        <w:r w:rsidRPr="00C734F4" w:rsidDel="00564230">
          <w:rPr>
            <w:rFonts w:cs="Times New Roman"/>
            <w:lang w:val="en-GB"/>
          </w:rPr>
          <w:delText>(</w:delText>
        </w:r>
      </w:del>
      <w:commentRangeStart w:id="1360"/>
      <w:r w:rsidRPr="00C734F4">
        <w:rPr>
          <w:lang w:val="en-GB"/>
        </w:rPr>
        <w:fldChar w:fldCharType="begin" w:fldLock="1"/>
      </w:r>
      <w:ins w:id="1361" w:author="Robin Matthews" w:date="2021-07-11T17:27:00Z">
        <w:r w:rsidR="00564230">
          <w:rPr>
            <w:rFonts w:cs="Times New Roman"/>
            <w:lang w:val="en-GB"/>
          </w:rPr>
          <w: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instrText>
        </w:r>
      </w:ins>
      <w:del w:id="1362" w:author="Robin Matthews" w:date="2021-07-11T17:27:00Z">
        <w:r w:rsidR="000465A7" w:rsidDel="00564230">
          <w:rPr>
            <w:rFonts w:cs="Times New Roman"/>
            <w:lang w:val="en-GB"/>
          </w:rPr>
          <w:del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delInstrText>
        </w:r>
      </w:del>
      <w:r w:rsidRPr="00C734F4">
        <w:rPr>
          <w:lang w:val="en-GB"/>
        </w:rPr>
        <w:fldChar w:fldCharType="separate"/>
      </w:r>
      <w:del w:id="1363" w:author="Robin Matthews" w:date="2021-07-11T17:27:00Z">
        <w:r w:rsidR="00E41CA2" w:rsidDel="00564230">
          <w:rPr>
            <w:rFonts w:cs="Times New Roman"/>
            <w:noProof/>
            <w:lang w:val="en-GB"/>
          </w:rPr>
          <w:delText>J</w:delText>
        </w:r>
      </w:del>
      <w:ins w:id="1364" w:author="Robin Matthews" w:date="2021-07-11T17:27:00Z">
        <w:r w:rsidR="00564230">
          <w:rPr>
            <w:rFonts w:cs="Times New Roman"/>
            <w:noProof/>
            <w:lang w:val="en-GB"/>
          </w:rPr>
          <w:t>(J</w:t>
        </w:r>
      </w:ins>
      <w:r w:rsidR="00E41CA2">
        <w:rPr>
          <w:rFonts w:cs="Times New Roman"/>
          <w:noProof/>
          <w:lang w:val="en-GB"/>
        </w:rPr>
        <w:t>unquas et al., 2013)</w:t>
      </w:r>
      <w:r w:rsidRPr="00C734F4">
        <w:rPr>
          <w:lang w:val="en-GB"/>
        </w:rPr>
        <w:fldChar w:fldCharType="end"/>
      </w:r>
      <w:commentRangeEnd w:id="1360"/>
      <w:r w:rsidR="00E41CA2">
        <w:rPr>
          <w:rStyle w:val="CommentReference"/>
          <w:rFonts w:asciiTheme="minorHAnsi" w:eastAsiaTheme="minorHAnsi" w:hAnsiTheme="minorHAnsi"/>
          <w:lang w:eastAsia="en-US"/>
        </w:rPr>
        <w:commentReference w:id="1360"/>
      </w:r>
      <w:r w:rsidRPr="00C734F4">
        <w:rPr>
          <w:rFonts w:cs="Times New Roman"/>
          <w:lang w:val="en-GB"/>
        </w:rPr>
        <w:t xml:space="preserve">. Second, GHG radiative forcing drives an expansion of the Hadley cell so that its descending branch moves poleward from the region, generating anomalous ascending motion and precipitation </w:t>
      </w:r>
      <w:commentRangeStart w:id="1365"/>
      <w:r w:rsidRPr="00C734F4">
        <w:rPr>
          <w:rFonts w:cs="Times New Roman"/>
          <w:lang w:val="en-GB"/>
        </w:rPr>
        <w:fldChar w:fldCharType="begin" w:fldLock="1"/>
      </w:r>
      <w:ins w:id="1366" w:author="Robin Matthews" w:date="2021-07-11T17:27:00Z">
        <w:r w:rsidR="00564230">
          <w:rPr>
            <w:rFonts w:cs="Times New Roman"/>
            <w:lang w:val="en-GB"/>
          </w:rPr>
          <w:instrText>ADDIN CSL_CITATION { "citationItems" : [ { "id" : "ITEM-1",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"ITEM-1", "issued" : { "date-parts" : [ [ "2019", "8", "24" ] ] }, "title" : "Variations in ozone and greenhouse gases as drivers of Southern Hemisphere climate in a medium-complexity global climate model", "translator" : [ { "dropping-particle" : "", "family" : "Q5703", "given" : "", "non-dropping-particle" : "", "parse-names" : false, "suffix" : "" } ], "type" : "article-journal" }, "uris" : [ "http://www.mendeley.com/documents/?uuid=e3453b61-731b-4416-a596-889f1fe7311e" ] }, { "id" : "ITEM-2",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"ITEM-2",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"(Zhang et al., 2016b; Saurral et al., 2019)", "manualFormatting" : "(H. Zhang et al., 2016b; Saurral et al., 2019)", "plainTextFormattedCitation" : "(Zhang et al., 2016b; Saurral et al., 2019)", "previouslyFormattedCitation" : "(Zhang et al., 2016b; Saurral et al., 2019)" }, "properties" : { "noteIndex" : 0 }, "schema" : "https://github.com/citation-style-language/schema/raw/master/csl-citation.json" }</w:instrText>
        </w:r>
      </w:ins>
      <w:del w:id="1367" w:author="Robin Matthews" w:date="2021-07-11T17:27:00Z">
        <w:r w:rsidR="000465A7" w:rsidDel="00564230">
          <w:rPr>
            <w:rFonts w:cs="Times New Roman"/>
            <w:lang w:val="en-GB"/>
          </w:rPr>
          <w:delInstrText>ADDIN CSL_CITATION { "citationItems" : [ { "id" : "ITEM-1",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"ITEM-1", "issued" : { "date-parts" : [ [ "2019", "8", "24" ] ] }, "title" : "Variations in ozone and greenhouse gases as drivers of Southern Hemisphere climate in a medium-complexity global climate model", "translator" : [ { "dropping-particle" : "", "family" : "Q5703", "given" : "", "non-dropping-particle" : "", "parse-names" : false, "suffix" : "" } ], "type" : "article-journal" }, "uris" : [ "http://www.mendeley.com/documents/?uuid=e3453b61-731b-4416-a596-889f1fe7311e" ] }, { "id" : "ITEM-2",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"ITEM-2",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"(Zhang et al., 2016b; Saurral et al., 2019)", "plainTextFormattedCitation" : "(Zhang et al., 2016b; Saurral et al., 2019)", "previouslyFormattedCitation" : "(Zhang et al., 2016b; Saurral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368" w:author="Robin Matthews" w:date="2021-07-11T17:27:00Z">
        <w:r w:rsidR="00564230">
          <w:rPr>
            <w:rFonts w:cs="Times New Roman"/>
            <w:noProof/>
            <w:lang w:val="en-GB"/>
          </w:rPr>
          <w:t xml:space="preserve">H. </w:t>
        </w:r>
      </w:ins>
      <w:r w:rsidR="00E41CA2">
        <w:rPr>
          <w:rFonts w:cs="Times New Roman"/>
          <w:noProof/>
          <w:lang w:val="en-GB"/>
        </w:rPr>
        <w:t>Zhang et al., 2016</w:t>
      </w:r>
      <w:del w:id="1369" w:author="Robin Matthews" w:date="2021-07-11T17:27:00Z">
        <w:r w:rsidR="00E41CA2" w:rsidDel="00564230">
          <w:rPr>
            <w:rFonts w:cs="Times New Roman"/>
            <w:noProof/>
            <w:lang w:val="en-GB"/>
          </w:rPr>
          <w:delText>b</w:delText>
        </w:r>
      </w:del>
      <w:r w:rsidR="00E41CA2">
        <w:rPr>
          <w:rFonts w:cs="Times New Roman"/>
          <w:noProof/>
          <w:lang w:val="en-GB"/>
        </w:rPr>
        <w:t>; Saurral et al., 2019)</w:t>
      </w:r>
      <w:r w:rsidRPr="00C734F4">
        <w:rPr>
          <w:rFonts w:cs="Times New Roman"/>
          <w:lang w:val="en-GB"/>
        </w:rPr>
        <w:fldChar w:fldCharType="end"/>
      </w:r>
      <w:commentRangeEnd w:id="1365"/>
      <w:r w:rsidR="00E41CA2">
        <w:rPr>
          <w:rStyle w:val="CommentReference"/>
          <w:rFonts w:asciiTheme="minorHAnsi" w:eastAsiaTheme="minorHAnsi" w:hAnsiTheme="minorHAnsi"/>
          <w:lang w:eastAsia="en-US"/>
        </w:rPr>
        <w:commentReference w:id="1365"/>
      </w:r>
      <w:r w:rsidRPr="00C734F4">
        <w:rPr>
          <w:rFonts w:cs="Times New Roman"/>
          <w:lang w:val="en-GB"/>
        </w:rPr>
        <w:t xml:space="preserve">. </w:t>
      </w:r>
      <w:bookmarkEnd w:id="1351"/>
      <w:bookmarkEnd w:id="1352"/>
      <w:r w:rsidRPr="00C734F4">
        <w:rPr>
          <w:rFonts w:cs="Times New Roman"/>
          <w:lang w:val="en-GB"/>
        </w:rPr>
        <w:t xml:space="preserve">The third mechanism by which increased GHG can contribute to increased precipitation in the region is through a delay of the stratospheric polar vortex breakdown. </w:t>
      </w:r>
      <w:r w:rsidRPr="00C734F4">
        <w:rPr>
          <w:lang w:val="en-GB"/>
        </w:rPr>
        <w:t>As depicted in Figure 10.12a, both stratospheric ozone depletion and increased GHG</w:t>
      </w:r>
      <w:r w:rsidR="00CF1C7A">
        <w:rPr>
          <w:lang w:val="en-GB"/>
        </w:rPr>
        <w:t>s</w:t>
      </w:r>
      <w:r w:rsidRPr="00C734F4">
        <w:rPr>
          <w:lang w:val="en-GB"/>
        </w:rPr>
        <w:t xml:space="preserve"> have contributed to the later breakdown of the polar vortex in recent decades </w:t>
      </w:r>
      <w:commentRangeStart w:id="1370"/>
      <w:r w:rsidRPr="00C734F4">
        <w:rPr>
          <w:lang w:val="en-GB"/>
        </w:rPr>
        <w:fldChar w:fldCharType="begin" w:fldLock="1"/>
      </w:r>
      <w:ins w:id="1371" w:author="Robin Matthews" w:date="2021-07-11T17:27:00Z">
        <w:r w:rsidR="00564230">
          <w:rPr>
            <w:lang w:val="en-GB"/>
          </w:rPr>
          <w:instrText>ADDIN CSL_CITATION { "citationItems" : [ { "id" : "ITEM-1", "itemData" : { "DOI" : "10.1175/2010JCLI3586.1", "ISSN" : "0894-8755", "abstract" : "A version of the Canadian Middle Atmosphere Model that is coupled to an ocean is used to investigate the separate effects of climate change and ozone depletion on the dynamics of the Southern Hemisphere (SH) stratosphere. This is achieved by performing three sets of simulations extending from 1960 to 2099: 1) greenhouse gases (GHGs) fixed at 1960 levels and ozone depleting substances (ODSs) varying in time, 2) ODSs fixed at 1960 levels and GHGs varying in time, and 3) both GHGs and ODSs varying in time. The response of various dynamical quantities to the GHG and ODS forcings is shown to be additive; that is, trends computed from the sum of the first two simulations are equal to trends from the third. Additivity is shown to hold for the zonal mean zonal wind and temperature, the mass flux into and out of the stratosphere, and the latitudinally averaged wave drag in SH spring and summer, as well as for final warming dates. Ozone depletion and recovery causes seasonal changes in lower-stratosphere mass flux, with reduced polar downwelling in the past followed by increased downwelling in the future in SH spring, and the reverse in SH summer. These seasonal changes are attributed to changes in wave drag caused by ozone-induced changes in the zonal mean zonal winds. Climate change, on the other hand, causes a steady decrease in wave drag during SH spring, which delays the breakdown of the vortex, resulting in increased wave drag in summer.", "author" : [ { "dropping-particle" : "", "family" : "McLandress", "given" : "Charles", "non-dropping-particle" : "", "parse-names" : false, "suffix" : "" }, { "dropping-particle" : "", "family" : "Jonsson", "given" : "Andreas I.", "non-dropping-particle" : "", "parse-names" : false, "suffix" : "" }, { "dropping-particle" : "", "family" : "Plummer", "given" : "David A.", "non-dropping-particle" : "", "parse-names" : false, "suffix" : "" }, { "dropping-particle" : "", "family" : "Reader", "given" : "M. Catherine", "non-dropping-particle" : "", "parse-names" : false, "suffix" : "" }, { "dropping-particle" : "", "family" : "Scinocca", "given" : "John F.", "non-dropping-particle" : "", "parse-names" : false, "suffix" : "" }, { "dropping-particle" : "", "family" : "Shepherd", "given" : "Theodore G.", "non-dropping-particle" : "", "parse-names" : false, "suffix" : "" } ], "container-title" : "Journal of Climate", "id" : "ITEM-1", "issue" : "18", "issued" : { "date-parts" : [ [ "2010", "9" ] ] }, "page" : "5002-5020", "title" : "Separating the Dynamical Effects of Climate Change and Ozone Depletion. Part I: Southern Hemisphere Stratosphere", "translator" : [ { "dropping-particle" : "", "family" : "Q6131", "given" : "", "non-dropping-particle" : "", "parse-names" : false, "suffix" : "" } ], "type" : "article-journal", "volume" : "23" }, "uris" : [ "http://www.mendeley.com/documents/?uuid=84664183-89b4-4a30-98cc-eb504e38c6a7" ] }, { "id" : "ITEM-2", "itemData" : { "DOI" : "10.1029/2019GL082883", "ISSN" : "0094-8276",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0.7\u20130.8\u25e6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"ITEM-2", "issue" : "12", "issued" : { "date-parts" : [ [ "2019", "6", "28" ] ] }, "page" : "6972-6979", "title" : "The Role of the Stratospheric Polar Vortex for the Austral Jet Response to Greenhouse Gas Forcing", "translator" : [ { "dropping-particle" : "", "family" : "Q6138", "given" : "", "non-dropping-particle" : "", "parse-names" : false, "suffix" : "" } ], "type" : "article-journal", "volume" : "46" }, "uris" : [ "http://www.mendeley.com/documents/?uuid=6802f4d8-e5a2-4ecb-a7ba-6eea973b13d6" ] }, { "id" : "ITEM-3",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"ITEM-3",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"(McLandress et al., 2010; Wu and Polvani, 2017; Ceppi and Shepherd, 2019)", "manualFormatting" : "(McLandress et al., 2010; Wu and Polvani, 2017; Ceppi and Shepherd, 2019)", "plainTextFormattedCitation" : "(McLandress et al., 2010; Wu and Polvani, 2017; Ceppi and Shepherd, 2019)", "previouslyFormattedCitation" : "(McLandress et al., 2010; Wu and Polvani, 2017; Ceppi and Shepherd, 2019)" }, "properties" : { "noteIndex" : 0 }, "schema" : "https://github.com/citation-style-language/schema/raw/master/csl-citation.json" }</w:instrText>
        </w:r>
      </w:ins>
      <w:del w:id="1372" w:author="Robin Matthews" w:date="2021-07-11T17:27:00Z">
        <w:r w:rsidR="000465A7" w:rsidDel="00564230">
          <w:rPr>
            <w:lang w:val="en-GB"/>
          </w:rPr>
          <w:delInstrText>ADDIN CSL_CITATION { "citationItems" : [ { "id" : "ITEM-1", "itemData" : { "DOI" : "10.1175/2010JCLI3586.1", "ISSN" : "0894-8755", "abstract" : "A version of the Canadian Middle Atmosphere Model that is coupled to an ocean is used to investigate the separate effects of climate change and ozone depletion on the dynamics of the Southern Hemisphere (SH) stratosphere. This is achieved by performing three sets of simulations extending from 1960 to 2099: 1) greenhouse gases (GHGs) fixed at 1960 levels and ozone depleting substances (ODSs) varying in time, 2) ODSs fixed at 1960 levels and GHGs varying in time, and 3) both GHGs and ODSs varying in time. The response of various dynamical quantities to the GHG and ODS forcings is shown to be additive; that is, trends computed from the sum of the first two simulations are equal to trends from the third. Additivity is shown to hold for the zonal mean zonal wind and temperature, the mass flux into and out of the stratosphere, and the latitudinally averaged wave drag in SH spring and summer, as well as for final warming dates. Ozone depletion and recovery causes seasonal changes in lower-stratosphere mass flux, with reduced polar downwelling in the past followed by increased downwelling in the future in SH spring, and the reverse in SH summer. These seasonal changes are attributed to changes in wave drag caused by ozone-induced changes in the zonal mean zonal winds. Climate change, on the other hand, causes a steady decrease in wave drag during SH spring, which delays the breakdown of the vortex, resulting in increased wave drag in summer.", "author" : [ { "dropping-particle" : "", "family" : "McLandress", "given" : "Charles", "non-dropping-particle" : "", "parse-names" : false, "suffix" : "" }, { "dropping-particle" : "", "family" : "Jonsson", "given" : "Andreas I.", "non-dropping-particle" : "", "parse-names" : false, "suffix" : "" }, { "dropping-particle" : "", "family" : "Plummer", "given" : "David A.", "non-dropping-particle" : "", "parse-names" : false, "suffix" : "" }, { "dropping-particle" : "", "family" : "Reader", "given" : "M. Catherine", "non-dropping-particle" : "", "parse-names" : false, "suffix" : "" }, { "dropping-particle" : "", "family" : "Scinocca", "given" : "John F.", "non-dropping-particle" : "", "parse-names" : false, "suffix" : "" }, { "dropping-particle" : "", "family" : "Shepherd", "given" : "Theodore G.", "non-dropping-particle" : "", "parse-names" : false, "suffix" : "" } ], "container-title" : "Journal of Climate", "id" : "ITEM-1", "issue" : "18", "issued" : { "date-parts" : [ [ "2010", "9" ] ] }, "page" : "5002-5020", "title" : "Separating the Dynamical Effects of Climate Change and Ozone Depletion. Part I: Southern Hemisphere Stratosphere", "translator" : [ { "dropping-particle" : "", "family" : "Q6131", "given" : "", "non-dropping-particle" : "", "parse-names" : false, "suffix" : "" } ], "type" : "article-journal", "volume" : "23" }, "uris" : [ "http://www.mendeley.com/documents/?uuid=84664183-89b4-4a30-98cc-eb504e38c6a7" ] }, { "id" : "ITEM-2", "itemData" : { "DOI" : "10.1029/2019GL082883", "ISSN" : "0094-8276",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0.7\u20130.8\u25e6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"ITEM-2", "issue" : "12", "issued" : { "date-parts" : [ [ "2019", "6", "28" ] ] }, "page" : "6972-6979", "title" : "The Role of the Stratospheric Polar Vortex for the Austral Jet Response to Greenhouse Gas Forcing", "translator" : [ { "dropping-particle" : "", "family" : "Q6138", "given" : "", "non-dropping-particle" : "", "parse-names" : false, "suffix" : "" } ], "type" : "article-journal", "volume" : "46" }, "uris" : [ "http://www.mendeley.com/documents/?uuid=6802f4d8-e5a2-4ecb-a7ba-6eea973b13d6" ] }, { "id" : "ITEM-3",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"ITEM-3",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"(McLandress et al., 2010; Wu and Polvani, 2017; Ceppi and Shepherd, 2019)", "manualFormatting" : "(Ceppi and Shepherd, 2019; McLandress et al., 2010; Wu and Polvani, 2017)", "plainTextFormattedCitation" : "(McLandress et al., 2010; Wu and Polvani, 2017; Ceppi and Shepherd, 2019)", "previouslyFormattedCitation" : "(McLandress et al., 2010; Wu and Polvani, 2017; Ceppi and Shepherd, 2019)" }, "properties" : { "noteIndex" : 0 }, "schema" : "https://github.com/citation-style-language/schema/raw/master/csl-citation.json" }</w:delInstrText>
        </w:r>
      </w:del>
      <w:r w:rsidRPr="00C734F4">
        <w:rPr>
          <w:lang w:val="en-GB"/>
        </w:rPr>
        <w:fldChar w:fldCharType="separate"/>
      </w:r>
      <w:r w:rsidR="00E41CA2">
        <w:rPr>
          <w:noProof/>
          <w:lang w:val="en-GB"/>
        </w:rPr>
        <w:t>(</w:t>
      </w:r>
      <w:ins w:id="1373" w:author="Robin Matthews" w:date="2021-07-11T17:27:00Z">
        <w:r w:rsidR="00564230">
          <w:t>McLandress et al., 2010; Wu and Polvani, 2017; Ceppi and Shepherd, 2019</w:t>
        </w:r>
      </w:ins>
      <w:del w:id="1374" w:author="Robin Matthews" w:date="2021-07-11T17:27:00Z">
        <w:r w:rsidR="00E41CA2" w:rsidDel="00564230">
          <w:rPr>
            <w:noProof/>
            <w:lang w:val="en-GB"/>
          </w:rPr>
          <w:delText>Ceppi and Shepherd, 2019; McLandress et al., 2010; Wu and Polvani, 2017</w:delText>
        </w:r>
      </w:del>
      <w:r w:rsidR="00E41CA2">
        <w:rPr>
          <w:noProof/>
          <w:lang w:val="en-GB"/>
        </w:rPr>
        <w:t>)</w:t>
      </w:r>
      <w:r w:rsidRPr="00C734F4">
        <w:rPr>
          <w:lang w:val="en-GB"/>
        </w:rPr>
        <w:fldChar w:fldCharType="end"/>
      </w:r>
      <w:commentRangeEnd w:id="1370"/>
      <w:r w:rsidR="00E41CA2">
        <w:rPr>
          <w:rStyle w:val="CommentReference"/>
          <w:rFonts w:asciiTheme="minorHAnsi" w:eastAsiaTheme="minorHAnsi" w:hAnsiTheme="minorHAnsi"/>
          <w:lang w:eastAsia="en-US"/>
        </w:rPr>
        <w:commentReference w:id="1370"/>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"Mindlin et al. (2020)", "plainTextFormattedCitation" : "(Mindlin et al., 2020)", "previouslyFormattedCitation" : "(Mindlin et al., 2020)" }, "properties" : { "noteIndex" : 0 }, "schema" : "https://github.com/citation-style-language/schema/raw/master/csl-citation.json" }</w:instrText>
      </w:r>
      <w:r w:rsidRPr="00C734F4">
        <w:rPr>
          <w:lang w:val="en-GB"/>
        </w:rPr>
        <w:fldChar w:fldCharType="separate"/>
      </w:r>
      <w:r w:rsidR="00E41CA2">
        <w:rPr>
          <w:noProof/>
          <w:lang w:val="en-GB"/>
        </w:rPr>
        <w:t>Mindlin et al. (2020)</w:t>
      </w:r>
      <w:r w:rsidRPr="00C734F4">
        <w:rPr>
          <w:lang w:val="en-GB"/>
        </w:rPr>
        <w:fldChar w:fldCharType="end"/>
      </w:r>
      <w:r w:rsidRPr="00C734F4">
        <w:rPr>
          <w:lang w:val="en-GB"/>
        </w:rPr>
        <w:t xml:space="preserve"> developed future atmospheric circulation storylines (Section 10.3.4.2, Box 10.2) for Southern Hemisphere mid-latitudes with the CMIP5 models and found that for southeastern South America summer precipitation, increases are related to the late springtime breakdown of the stratospheric polar vortex. The connecting mechanism is through a lagged southward shift of the jet stream </w:t>
      </w:r>
      <w:r w:rsidRPr="00C734F4">
        <w:rPr>
          <w:lang w:val="en-GB"/>
        </w:rPr>
        <w:fldChar w:fldCharType="begin" w:fldLock="1"/>
      </w:r>
      <w:r w:rsidR="000465A7">
        <w:rPr>
          <w:lang w:val="en-GB"/>
        </w:rPr>
        <w:instrText>ADDIN CSL_CITATION { "citationItems" : [ { "id" : "ITEM-1", "itemData" : { "DOI" : "10.1029/2019GL084763", "ISSN" : "0094-8276", "abstract" :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"ITEM-1", "issue" : "22", "issued" : { "date-parts" : [ [ "2019", "11", "28" ] ] }, "page" : "13479-13487", "title" : "Quantifying the Timescale and Strength of Southern Hemisphere Intraseasonal Stratosphere\u2010troposphere Coupling", "translator" : [ { "dropping-particle" : "", "family" : "Q6137", "given" : "", "non-dropping-particle" : "", "parse-names" : false, "suffix" : "" } ], "type" : "article-journal", "volume" : "46" }, "uris" : [ "http://www.mendeley.com/documents/?uuid=a9ec2970-ad7a-442b-9bea-f68f551454c8" ] } ], "mendeley" : { "formattedCitation" : "(Saggioro and Shepherd, 2019)", "plainTextFormattedCitation" : "(Saggioro and Shepherd, 2019)", "previouslyFormattedCitation" : "(Saggioro and Shepherd, 2019)" }, "properties" : { "noteIndex" : 0 }, "schema" : "https://github.com/citation-style-language/schema/raw/master/csl-citation.json" }</w:instrText>
      </w:r>
      <w:r w:rsidRPr="00C734F4">
        <w:rPr>
          <w:lang w:val="en-GB"/>
        </w:rPr>
        <w:fldChar w:fldCharType="separate"/>
      </w:r>
      <w:r w:rsidR="00E41CA2">
        <w:rPr>
          <w:noProof/>
          <w:lang w:val="en-GB"/>
        </w:rPr>
        <w:t>(Saggioro and Shepherd, 2019)</w:t>
      </w:r>
      <w:r w:rsidRPr="00C734F4">
        <w:rPr>
          <w:lang w:val="en-GB"/>
        </w:rPr>
        <w:fldChar w:fldCharType="end"/>
      </w:r>
      <w:r w:rsidRPr="00C734F4">
        <w:rPr>
          <w:lang w:val="en-GB"/>
        </w:rPr>
        <w:t xml:space="preserve">, which enhances cyclonic activity over the region </w:t>
      </w:r>
      <w:r w:rsidRPr="00C734F4">
        <w:rPr>
          <w:lang w:val="en-GB"/>
        </w:rPr>
        <w:fldChar w:fldCharType="begin" w:fldLock="1"/>
      </w:r>
      <w:r w:rsidR="000465A7">
        <w:rPr>
          <w:lang w:val="en-GB"/>
        </w:rPr>
        <w:instrText>ADDIN CSL_CITATION { "citationItems" : [ { "id" : "ITEM-1",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"ITEM-1",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"(Wu and Polvani, 2017)", "plainTextFormattedCitation" : "(Wu and Polvani, 2017)", "previouslyFormattedCitation" : "(Wu and Polvani, 2017)" }, "properties" : { "noteIndex" : 0 }, "schema" : "https://github.com/citation-style-language/schema/raw/master/csl-citation.json" }</w:instrText>
      </w:r>
      <w:r w:rsidRPr="00C734F4">
        <w:rPr>
          <w:lang w:val="en-GB"/>
        </w:rPr>
        <w:fldChar w:fldCharType="separate"/>
      </w:r>
      <w:r w:rsidR="00E41CA2">
        <w:rPr>
          <w:noProof/>
          <w:lang w:val="en-GB"/>
        </w:rPr>
        <w:t>(Wu and Polvani, 2017)</w:t>
      </w:r>
      <w:r w:rsidRPr="00C734F4">
        <w:rPr>
          <w:lang w:val="en-GB"/>
        </w:rPr>
        <w:fldChar w:fldCharType="end"/>
      </w:r>
      <w:r w:rsidRPr="00C734F4">
        <w:rPr>
          <w:lang w:val="en-GB"/>
        </w:rPr>
        <w:t>.</w:t>
      </w:r>
    </w:p>
    <w:p w14:paraId="3144969A" w14:textId="77777777" w:rsidR="006221C8" w:rsidRPr="00C734F4" w:rsidRDefault="006221C8" w:rsidP="006221C8">
      <w:pPr>
        <w:pStyle w:val="AR6BodyText"/>
        <w:rPr>
          <w:rFonts w:cs="Times New Roman"/>
          <w:lang w:val="en-GB"/>
        </w:rPr>
      </w:pPr>
    </w:p>
    <w:p w14:paraId="2F525B14" w14:textId="7899977E" w:rsidR="006221C8" w:rsidRPr="00C734F4" w:rsidRDefault="006221C8" w:rsidP="006221C8">
      <w:pPr>
        <w:pStyle w:val="AR6BodyText"/>
        <w:rPr>
          <w:lang w:val="en-GB"/>
        </w:rPr>
      </w:pPr>
      <w:r w:rsidRPr="00C734F4">
        <w:rPr>
          <w:rFonts w:cs="Times New Roman"/>
          <w:lang w:val="en-GB"/>
        </w:rPr>
        <w:t>A common feature among the above discussed studies is that even if GCMs simulate positive trends when forced with GHG and/or stratospheric ozone, these trends are in general smaller than those observed (e.g.</w:t>
      </w:r>
      <w:r w:rsidR="00CF1C7A">
        <w:rPr>
          <w:rFonts w:cs="Times New Roman"/>
          <w:lang w:val="en-GB"/>
        </w:rPr>
        <w:t>,</w:t>
      </w:r>
      <w:r w:rsidRPr="00C734F4">
        <w:rPr>
          <w:rFonts w:cs="Times New Roman"/>
          <w:lang w:val="en-GB"/>
        </w:rPr>
        <w:t xml:space="preserve"> CMIP6 trends in red open circles in Figure 10.12d). </w:t>
      </w:r>
      <w:r w:rsidRPr="00C734F4">
        <w:rPr>
          <w:rFonts w:cs="Times New Roman"/>
          <w:lang w:val="en-GB"/>
        </w:rPr>
        <w:fldChar w:fldCharType="begin" w:fldLock="1"/>
      </w:r>
      <w:r w:rsidR="000465A7">
        <w:rPr>
          <w:rFonts w:cs="Times New Roman"/>
          <w:lang w:val="en-GB"/>
        </w:rPr>
        <w:instrText>ADDIN CSL_CITATION { "citationItems" : [ { "id" : "ITEM-1",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"ITEM-1",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"mendeley" : { "formattedCitation" : "(D\u00edaz et al., 2020)", "manualFormatting" : "D\u00edaz et al. (2020)", "plainTextFormattedCitation" : "(D\u00edaz et al., 2020)", "previouslyFormattedCitation" : "(D\u00edaz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Díaz et al. (2020)</w:t>
      </w:r>
      <w:r w:rsidRPr="00C734F4">
        <w:rPr>
          <w:rFonts w:cs="Times New Roman"/>
          <w:lang w:val="en-GB"/>
        </w:rPr>
        <w:fldChar w:fldCharType="end"/>
      </w:r>
      <w:r w:rsidRPr="00C734F4">
        <w:rPr>
          <w:rFonts w:cs="Times New Roman"/>
          <w:lang w:val="en-GB"/>
        </w:rPr>
        <w:t xml:space="preserve"> showed that to capture the observed trend a multi-model ensemble of SMILEs is needed. </w:t>
      </w:r>
      <w:r w:rsidRPr="00C734F4">
        <w:rPr>
          <w:lang w:val="en-GB"/>
        </w:rPr>
        <w:t xml:space="preserve">Out of the 12 large </w:t>
      </w:r>
      <w:r w:rsidRPr="00C734F4">
        <w:rPr>
          <w:rFonts w:cs="Times New Roman"/>
          <w:lang w:val="en-GB"/>
        </w:rPr>
        <w:t>ensembles examined (with ensemble size varying in the 16‒100 range), only seven</w:t>
      </w:r>
      <w:r w:rsidRPr="00C734F4">
        <w:rPr>
          <w:lang w:val="en-GB"/>
        </w:rPr>
        <w:t xml:space="preserve"> simulated the observed trend within their range. This could partly be explained by model biases in mean precipitation and its interannual variability. In the sub-ensemble </w:t>
      </w:r>
      <w:r w:rsidRPr="00C734F4">
        <w:rPr>
          <w:lang w:val="en-GB"/>
        </w:rPr>
        <w:lastRenderedPageBreak/>
        <w:t>of six models that reproduce reasonably well the observed spatial patterns of mean precipitation and interannual variability, the ensemble mean spread is lower, and the forced response, taken as the multi-model ensemble mean, is slightly more positive than that of the six poorly performing models. The signal to noise ratio, estimated as the ratio of the forced response to the spread due to internal variability, is also slightly higher for the best-performing models, suggesting that selecting the best-performing models may have an influence on both attribution of the observed trend and emergence of the forced response in future (Section 10.4.3).</w:t>
      </w:r>
    </w:p>
    <w:p w14:paraId="057CCC89" w14:textId="77777777" w:rsidR="006221C8" w:rsidRPr="00C734F4" w:rsidRDefault="006221C8" w:rsidP="006221C8">
      <w:pPr>
        <w:pStyle w:val="AR6BodyText"/>
        <w:rPr>
          <w:rFonts w:cs="Times New Roman"/>
          <w:lang w:val="en-GB"/>
        </w:rPr>
      </w:pPr>
    </w:p>
    <w:p w14:paraId="1FBF5513" w14:textId="77777777"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lang w:val="en-GB"/>
        </w:rPr>
        <w:t>high confidence</w:t>
      </w:r>
      <w:r w:rsidRPr="00C734F4">
        <w:rPr>
          <w:rFonts w:cs="Times New Roman"/>
          <w:lang w:val="en-GB"/>
        </w:rPr>
        <w:t xml:space="preserve"> that southeastern South America summer precipitation has increased since the beginning of the 20th century. Since AR5, science has </w:t>
      </w:r>
      <w:bookmarkStart w:id="1375" w:name="_Hlk23341503"/>
      <w:r w:rsidRPr="00C734F4">
        <w:rPr>
          <w:rFonts w:cs="Times New Roman"/>
          <w:lang w:val="en-GB"/>
        </w:rPr>
        <w:t xml:space="preserve">advanced in the identification of the drivers </w:t>
      </w:r>
      <w:bookmarkEnd w:id="1375"/>
      <w:r w:rsidRPr="00C734F4">
        <w:rPr>
          <w:rFonts w:cs="Times New Roman"/>
          <w:lang w:val="en-GB"/>
        </w:rPr>
        <w:t xml:space="preserve">of the precipitation increase in southeastern South America since 1950, including GHG through various mechanisms, stratospheric ozone depletion and Pacific and Atlantic variability. There is </w:t>
      </w:r>
      <w:r w:rsidRPr="00C734F4">
        <w:rPr>
          <w:rFonts w:cs="Times New Roman"/>
          <w:i/>
          <w:lang w:val="en-GB"/>
        </w:rPr>
        <w:t>high confidence</w:t>
      </w:r>
      <w:r w:rsidRPr="00C734F4">
        <w:rPr>
          <w:rFonts w:cs="Times New Roman"/>
          <w:lang w:val="en-GB"/>
        </w:rPr>
        <w:t xml:space="preserve"> that anthropogenic forcing has contributed to the southeastern South America summer precipitation increase since 1950, but </w:t>
      </w:r>
      <w:r w:rsidRPr="00C734F4">
        <w:rPr>
          <w:rFonts w:cs="Times New Roman"/>
          <w:i/>
          <w:iCs/>
          <w:lang w:val="en-GB"/>
        </w:rPr>
        <w:t xml:space="preserve">very </w:t>
      </w:r>
      <w:r w:rsidRPr="00C734F4">
        <w:rPr>
          <w:rFonts w:cs="Times New Roman"/>
          <w:i/>
          <w:lang w:val="en-GB"/>
        </w:rPr>
        <w:t>low confidence</w:t>
      </w:r>
      <w:r w:rsidRPr="00C734F4">
        <w:rPr>
          <w:rFonts w:cs="Times New Roman"/>
          <w:lang w:val="en-GB"/>
        </w:rPr>
        <w:t xml:space="preserve"> on the relative contribution of each driver to the precipitation increase.</w:t>
      </w:r>
    </w:p>
    <w:p w14:paraId="0A2F8150" w14:textId="77777777" w:rsidR="006221C8" w:rsidRPr="00C734F4" w:rsidRDefault="006221C8" w:rsidP="006221C8">
      <w:pPr>
        <w:pStyle w:val="AR6BodyText"/>
        <w:rPr>
          <w:rFonts w:cs="Times New Roman"/>
          <w:lang w:val="en-GB"/>
        </w:rPr>
      </w:pPr>
    </w:p>
    <w:p w14:paraId="5B809182" w14:textId="77777777" w:rsidR="006221C8" w:rsidRPr="00C734F4" w:rsidRDefault="006221C8" w:rsidP="006221C8">
      <w:pPr>
        <w:pStyle w:val="AR6BodyText"/>
        <w:rPr>
          <w:rFonts w:cs="Times New Roman"/>
          <w:lang w:val="en-GB"/>
        </w:rPr>
      </w:pPr>
    </w:p>
    <w:p w14:paraId="6E5B11F3" w14:textId="77777777" w:rsidR="006221C8" w:rsidRPr="00C734F4" w:rsidRDefault="006221C8" w:rsidP="006221C8">
      <w:pPr>
        <w:pStyle w:val="AR6Chap10Level310111"/>
        <w:rPr>
          <w:lang w:val="en-GB"/>
        </w:rPr>
      </w:pPr>
      <w:r w:rsidRPr="00C734F4">
        <w:rPr>
          <w:lang w:val="en-GB"/>
        </w:rPr>
        <w:t xml:space="preserve"> </w:t>
      </w:r>
      <w:bookmarkStart w:id="1376" w:name="_Toc30602422"/>
      <w:bookmarkStart w:id="1377" w:name="_Toc70454763"/>
      <w:r w:rsidRPr="00C734F4">
        <w:rPr>
          <w:lang w:val="en-GB"/>
        </w:rPr>
        <w:t>The southwestern North America drought</w:t>
      </w:r>
      <w:bookmarkEnd w:id="1376"/>
      <w:bookmarkEnd w:id="1377"/>
    </w:p>
    <w:p w14:paraId="36CC7C6E" w14:textId="77777777" w:rsidR="006221C8" w:rsidRPr="00C734F4" w:rsidRDefault="006221C8" w:rsidP="006221C8">
      <w:pPr>
        <w:pStyle w:val="AR6BodyText"/>
        <w:rPr>
          <w:rFonts w:cs="Times New Roman"/>
          <w:lang w:val="en-GB"/>
        </w:rPr>
      </w:pPr>
    </w:p>
    <w:p w14:paraId="5DCE6A31" w14:textId="5260F536" w:rsidR="006221C8" w:rsidRPr="00C734F4" w:rsidRDefault="006221C8" w:rsidP="006221C8">
      <w:pPr>
        <w:pStyle w:val="AR6BodyText"/>
        <w:rPr>
          <w:rFonts w:cs="Times New Roman"/>
          <w:lang w:val="en-GB"/>
        </w:rPr>
      </w:pPr>
      <w:r w:rsidRPr="00C734F4">
        <w:rPr>
          <w:rFonts w:cs="Times New Roman"/>
          <w:lang w:val="en-GB"/>
        </w:rPr>
        <w:t xml:space="preserve">Persistent hydroclimatic drought in southwestern North America remains a much-studied event. Drought is a regular feature of the southwestern North America’s climate regime, as can be seen in both the modern record, and through paleoclimate reconstructions </w:t>
      </w:r>
      <w:r w:rsidRPr="00C734F4">
        <w:rPr>
          <w:rFonts w:cs="Times New Roman"/>
          <w:lang w:val="en-GB"/>
        </w:rPr>
        <w:fldChar w:fldCharType="begin" w:fldLock="1"/>
      </w:r>
      <w:r w:rsidR="000465A7">
        <w:rPr>
          <w:rFonts w:cs="Times New Roman"/>
          <w:lang w:val="en-GB"/>
        </w:rPr>
        <w:instrText>ADDIN CSL_CITATION { "citationItems" : [ { "id" : "ITEM-1", "itemData" : { "DOI" : "10.1002/jqs.1303", "ISSN" : "02678179", "author" : [ { "dropping-particle" : "", "family" : "Cook", "given" : "Edward R.", "non-dropping-particle" : "", "parse-names" : false, "suffix" : "" }, { "dropping-particle" : "", "family" : "Seager", "given" : "Richard", "non-dropping-particle" : "", "parse-names" : false, "suffix" : "" }, { "dropping-particle" : "", "family" : "Heim", "given" : "Richard R.", "non-dropping-particle" : "", "parse-names" : false, "suffix" : "" }, { "dropping-particle" : "", "family" : "Vose", "given" : "Russell S.", "non-dropping-particle" : "", "parse-names" : false, "suffix" : "" }, { "dropping-particle" : "", "family" : "Herweijer", "given" : "Celine", "non-dropping-particle" : "", "parse-names" : false, "suffix" : "" }, { "dropping-particle" : "", "family" : "Woodhouse", "given" : "Connie", "non-dropping-particle" : "", "parse-names" : false, "suffix" : "" } ], "container-title" : "Journal of Quaternary Science", "id" : "ITEM-1", "issue" : "1", "issued" : { "date-parts" : [ [ "2010", "1" ] ] }, "page" : "48-61", "title" : "Megadroughts in North America: placing IPCC projections of hydroclimatic change in a long-term palaeoclimate context", "translator" : [ { "dropping-particle" : "", "family" : "Q4672", "given" : "", "non-dropping-particle" : "", "parse-names" : false, "suffix" : "" } ], "type" : "article-journal", "volume" : "25" }, "uris" : [ "http://www.mendeley.com/documents/?uuid=4e638486-d1c9-4a04-82b7-ee0874dcca6d" ] }, { "id" : "ITEM-2", "itemData" : { "DOI" : "10.1073/pnas.0911197107", "ISSN" : "0027-8424", "author" : [ { "dropping-particle" : "", "family" : "Woodhouse", "given" : "C. A.", "non-dropping-particle" : "", "parse-names" : false, "suffix" : "" }, { "dropping-particle" : "", "family" : "Meko", "given" : "D. M.", "non-dropping-particle" : "", "parse-names" : false, "suffix" : "" }, { "dropping-particle" : "", "family" : "MacDonald", "given" : "G. M.", "non-dropping-particle" : "", "parse-names" : false, "suffix" : "" }, { "dropping-particle" : "", "family" : "Stahle", "given" : "D. W.", "non-dropping-particle" : "", "parse-names" : false, "suffix" : "" }, { "dropping-particle" : "", "family" : "Cook", "given" : "E. R.", "non-dropping-particle" : "", "parse-names" : false, "suffix" : "" } ], "container-title" : "Proceedings of the National Academy of Sciences", "id" : "ITEM-2", "issue" : "50", "issued" : { "date-parts" : [ [ "2010", "12", "14" ] ] }, "page" : "21283-21288", "title" : "A 1,200-year perspective of 21st century drought in southwestern North America", "translator" : [ { "dropping-particle" : "", "family" : "Q5932", "given" : "", "non-dropping-particle" : "", "parse-names" : false, "suffix" : "" } ], "type" : "article-journal", "volume" : "107" }, "uris" : [ "http://www.mendeley.com/documents/?uuid=bcb08948-41d9-46ea-92dc-5bc5e5844d81" ] }, { "id" : "ITEM-3",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"ITEM-3",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"mendeley" : { "formattedCitation" : "(Cook et al., 2010; Woodhouse et al., 2010; Williams et al., 2020)", "plainTextFormattedCitation" : "(Cook et al., 2010; Woodhouse et al., 2010; Williams et al., 2020)", "previouslyFormattedCitation" : "(Cook et al., 2010; Woodhouse et al., 2010; Williams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(Cook et al., 2010; Woodhouse et al., 2010; Williams et al., 2020)</w:t>
      </w:r>
      <w:r w:rsidRPr="00C734F4">
        <w:rPr>
          <w:rFonts w:cs="Times New Roman"/>
          <w:lang w:val="en-GB"/>
        </w:rPr>
        <w:fldChar w:fldCharType="end"/>
      </w:r>
      <w:r w:rsidRPr="00C734F4">
        <w:rPr>
          <w:rFonts w:cs="Times New Roman"/>
          <w:lang w:val="en-GB"/>
        </w:rPr>
        <w:t xml:space="preserve">, as well as in future climate model projections </w:t>
      </w:r>
      <w:r w:rsidRPr="00C734F4">
        <w:rPr>
          <w:rFonts w:cs="Times New Roman"/>
          <w:lang w:val="en-GB"/>
        </w:rPr>
        <w:fldChar w:fldCharType="begin" w:fldLock="1"/>
      </w:r>
      <w:r w:rsidR="000465A7">
        <w:rPr>
          <w:rFonts w:cs="Times New Roman"/>
          <w:lang w:val="en-GB"/>
        </w:rPr>
        <w:instrText>ADDIN CSL_CITATION { "citationItems" : [ { "id" : "ITEM-1", "itemData" : { "DOI" : "10.1126/sciadv.1400082", "ISSN" : "2375-2548", "abstract" : "In the Southwest and Central Plains of Western North America, climate change is expected to increase drought severity in the coming decades. These regions nevertheless experienced extended Medieval-era droughts that were more persistent than any historical event, providing crucial targets in the paleoclimate record for benchmarking the severity of future drought risks. We use an empirical drought reconstruction and three soil moisture metrics from 17 state-of-the-art general circulation models to show that these models project significantly drier conditions in the later half of the 21st century compared to the 20th century and earlier paleoclimatic intervals. This desiccation is consistent across most of the models and moisture balance variables, indicating a coherent and robust drying response to warming despite the diversity of models and metrics analyzed. Notably, future drought risk will likely exceed even the driest centuries of the Medieval Climate Anomaly (1100\u20131300 CE) in both moderate (RCP 4.5) and high (RCP 8.5) future emissions scenarios, leading to unprecedented drought conditions during the last millennium.", "author" : [ { "dropping-particle" : "", "family" : "Cook", "given" : "Benjamin I.", "non-dropping-particle" : "", "parse-names" : false, "suffix" : "" }, { "dropping-particle" : "", "family" : "Ault", "given" : "Toby R.", "non-dropping-particle" : "", "parse-names" : false, "suffix" : "" }, { "dropping-particle" : "", "family" : "Smerdon", "given" : "Jason E.", "non-dropping-particle" : "", "parse-names" : false, "suffix" : "" } ], "container-title" : "Science Advances", "id" : "ITEM-1", "issue" : "1", "issued" : { "date-parts" : [ [ "2015", "2" ] ] }, "page" : "e1400082", "title" : "Unprecedented 21st century drought risk in the American Southwest and Central Plains", "translator" : [ { "dropping-particle" : "", "family" : "Q4668", "given" : "", "non-dropping-particle" : "", "parse-names" : false, "suffix" : "" } ], "type" : "article-journal", "volume" : "1" }, "uris" : [ "http://www.mendeley.com/documents/?uuid=282201b7-db82-4f86-a323-b57de36dbdd1" ] } ], "mendeley" : { "formattedCitation" : "(Cook et al., 2015a)", "plainTextFormattedCitation" : "(Cook et al., 2015a)", "previouslyFormattedCitation" : "(Cook et al., 2015a)"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(Cook et al., 2015a)</w:t>
      </w:r>
      <w:r w:rsidRPr="00C734F4">
        <w:rPr>
          <w:rFonts w:cs="Times New Roman"/>
          <w:lang w:val="en-GB"/>
        </w:rPr>
        <w:fldChar w:fldCharType="end"/>
      </w:r>
      <w:r w:rsidRPr="00C734F4">
        <w:rPr>
          <w:rFonts w:cs="Times New Roman"/>
          <w:lang w:val="en-GB"/>
        </w:rPr>
        <w:t xml:space="preserve">. Since the early 1980s, which were relatively wet in terms of precipitation and streamflow, the region has experienced major multiyear droughts such as the turn-of-the-century drought that lasted from 1999 to 2005, and the most recent and extreme 2012–2014 drought that in certain locations is perhaps unprecedented in the last millennium </w:t>
      </w:r>
      <w:commentRangeStart w:id="1378"/>
      <w:r w:rsidRPr="00C734F4">
        <w:rPr>
          <w:rFonts w:cs="Times New Roman"/>
          <w:lang w:val="en-GB"/>
        </w:rPr>
        <w:fldChar w:fldCharType="begin" w:fldLock="1"/>
      </w:r>
      <w:ins w:id="1379" w:author="Robin Matthews" w:date="2021-07-11T17:28:00Z">
        <w:r w:rsidR="007112AB">
          <w:rPr>
            <w:rFonts w:cs="Times New Roman"/>
            <w:lang w:val="en-GB"/>
          </w:rPr>
          <w:instrText>ADDIN CSL_CITATION { "citationItems" : [ { "id" : "ITEM-1", "itemData" : { "DOI" : "10.1002/2014GL062433", "ISSN" : "00948276", "author" : [ { "dropping-particle" : "", "family" : "Griffin", "given" : "Daniel", "non-dropping-particle" : "", "parse-names" : false, "suffix" : "" }, { "dropping-particle" : "", "family" : "Anchukaitis", "given" : "Kevin J.", "non-dropping-particle" : "", "parse-names" : false, "suffix" : "" } ], "container-title" : "Geophysical Research Letters", "id" : "ITEM-1", "issue" : "24", "issued" : { "date-parts" : [ [ "2014", "12", "28" ] ] }, "page" : "9017-9023", "title" : "How unusual is the 2012-2014 California drought?", "translator" : [ { "dropping-particle" : "", "family" : "Q6117", "given" : "", "non-dropping-particle" : "", "parse-names" : false, "suffix" : "" } ], "type" : "article-journal", "volume" : "41" }, "uris" : [ "http://www.mendeley.com/documents/?uuid=e2c77b76-6165-46a1-a432-08110ff75bcf" ] }, { "id" : "ITEM-2", "itemData" : { "DOI" : "10.1002/2015GL064593", "ISSN" : "00948276", "author" : [ { "dropping-particle" : "", "family" : "Robeson", "given" : "Scott M.", "non-dropping-particle" : "", "parse-names" : false, "suffix" : "" } ], "container-title" : "Geophysical Research Letters", "id" : "ITEM-2", "issue" : "16", "issued" : { "date-parts" : [ [ "2015", "8", "28" ] ] }, "page" : "6771-6779", "title" : "Revisiting the recent California drought as an extreme value", "translator" : [ { "dropping-particle" : "", "family" : "Q4671", "given" : "", "non-dropping-particle" : "", "parse-names" : false, "suffix" : "" } ], "type" : "article-journal", "volume" : "42" }, "uris" : [ "http://www.mendeley.com/documents/?uuid=1b6b1767-b836-43de-92b6-fafc5391fd97" ] } ], "mendeley" : { "formattedCitation" : "(Griffin and Anchukaitis, 2014; Robeson, 2015)", "manualFormatting" : "(Griffin and Anchukaitis, 2014; Robeson, 2015", "plainTextFormattedCitation" : "(Griffin and Anchukaitis, 2014; Robeson, 2015)", "previouslyFormattedCitation" : "(Griffin and Anchukaitis, 2014; Robeson, 2015)" }, "properties" : { "noteIndex" : 0 }, "schema" : "https://github.com/citation-style-language/schema/raw/master/csl-citation.json" }</w:instrText>
        </w:r>
      </w:ins>
      <w:del w:id="1380" w:author="Robin Matthews" w:date="2021-07-11T17:28:00Z">
        <w:r w:rsidR="000465A7" w:rsidDel="007112AB">
          <w:rPr>
            <w:rFonts w:cs="Times New Roman"/>
            <w:lang w:val="en-GB"/>
          </w:rPr>
          <w:delInstrText>ADDIN CSL_CITATION { "citationItems" : [ { "id" : "ITEM-1", "itemData" : { "DOI" : "10.1002/2014GL062433", "ISSN" : "00948276", "author" : [ { "dropping-particle" : "", "family" : "Griffin", "given" : "Daniel", "non-dropping-particle" : "", "parse-names" : false, "suffix" : "" }, { "dropping-particle" : "", "family" : "Anchukaitis", "given" : "Kevin J.", "non-dropping-particle" : "", "parse-names" : false, "suffix" : "" } ], "container-title" : "Geophysical Research Letters", "id" : "ITEM-1", "issue" : "24", "issued" : { "date-parts" : [ [ "2014", "12", "28" ] ] }, "page" : "9017-9023", "title" : "How unusual is the 2012-2014 California drought?", "translator" : [ { "dropping-particle" : "", "family" : "Q6117", "given" : "", "non-dropping-particle" : "", "parse-names" : false, "suffix" : "" } ], "type" : "article-journal", "volume" : "41" }, "uris" : [ "http://www.mendeley.com/documents/?uuid=e2c77b76-6165-46a1-a432-08110ff75bcf" ] }, { "id" : "ITEM-2", "itemData" : { "DOI" : "10.1002/2015GL064593", "ISSN" : "00948276", "author" : [ { "dropping-particle" : "", "family" : "Robeson", "given" : "Scott M.", "non-dropping-particle" : "", "parse-names" : false, "suffix" : "" } ], "container-title" : "Geophysical Research Letters", "id" : "ITEM-2", "issue" : "16", "issued" : { "date-parts" : [ [ "2015", "8", "28" ] ] }, "page" : "6771-6779", "title" : "Revisiting the recent California drought as an extreme value", "translator" : [ { "dropping-particle" : "", "family" : "Q4671", "given" : "", "non-dropping-particle" : "", "parse-names" : false, "suffix" : "" } ], "type" : "article-journal", "volume" : "42" }, "uris" : [ "http://www.mendeley.com/documents/?uuid=1b6b1767-b836-43de-92b6-fafc5391fd97" ] } ], "mendeley" : { "formattedCitation" : "(Griffin and Anchukaitis, 2014; Robeson, 2015)", "manualFormatting" : "(Griffin and Anchukaitis, 2014; Robeson, 2015; Section 8.3.1.6)", "plainTextFormattedCitation" : "(Griffin and Anchukaitis, 2014; Robeson, 2015)", "previouslyFormattedCitation" : "(Griffin and Anchukaitis, 2014; Robeson, 2015)"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(Griffin and Anchukaitis, 2014; Robeson, 2015</w:t>
      </w:r>
      <w:del w:id="1381" w:author="Robin Matthews" w:date="2021-07-11T17:28:00Z">
        <w:r w:rsidR="00E41CA2" w:rsidDel="007112AB">
          <w:rPr>
            <w:rFonts w:cs="Times New Roman"/>
            <w:noProof/>
            <w:lang w:val="en-GB"/>
          </w:rPr>
          <w:delText>; Section 8.3.1.6)</w:delText>
        </w:r>
      </w:del>
      <w:r w:rsidRPr="00C734F4">
        <w:rPr>
          <w:rFonts w:cs="Times New Roman"/>
          <w:lang w:val="en-GB"/>
        </w:rPr>
        <w:fldChar w:fldCharType="end"/>
      </w:r>
      <w:commentRangeEnd w:id="1378"/>
      <w:r w:rsidR="00E41CA2">
        <w:rPr>
          <w:rStyle w:val="CommentReference"/>
          <w:rFonts w:asciiTheme="minorHAnsi" w:eastAsiaTheme="minorHAnsi" w:hAnsiTheme="minorHAnsi"/>
          <w:lang w:eastAsia="en-US"/>
        </w:rPr>
        <w:commentReference w:id="1378"/>
      </w:r>
      <w:ins w:id="1382" w:author="Robin Matthews" w:date="2021-07-11T17:28:00Z">
        <w:r w:rsidR="007112AB">
          <w:rPr>
            <w:rFonts w:cs="Times New Roman"/>
            <w:noProof/>
            <w:lang w:val="en-GB"/>
          </w:rPr>
          <w:t>; Section 8.3.1.6)</w:t>
        </w:r>
      </w:ins>
      <w:r w:rsidRPr="00C734F4">
        <w:rPr>
          <w:rFonts w:cs="Times New Roman"/>
          <w:lang w:val="en-GB"/>
        </w:rPr>
        <w:t xml:space="preserve">. Shorter dry spells also happened between these multiyear droughts making 1980 to present a period with an exceptionally steep trend from wet to dry (Figure 10.13a), leading to strong declines in Rio Grande and Colorado river flows </w:t>
      </w:r>
      <w:r w:rsidRPr="00C734F4">
        <w:rPr>
          <w:rFonts w:cs="Times New Roman"/>
          <w:lang w:val="en-GB"/>
        </w:rPr>
        <w:fldChar w:fldCharType="begin" w:fldLock="1"/>
      </w:r>
      <w:r w:rsidR="000465A7">
        <w:rPr>
          <w:rFonts w:cs="Times New Roman"/>
          <w:lang w:val="en-GB"/>
        </w:rPr>
        <w:instrText>ADDIN CSL_CITATION { "citationItems" : [ { "id" : "ITEM-1", "itemData" : { "DOI" : "10.1002/2017GL073253", "ISSN" : "00948276", "author" : [ { "dropping-particle" : "", "family" : "Lehner", "given" : "Flavio", "non-dropping-particle" : "", "parse-names" : false, "suffix" : "" }, { "dropping-particle" : "", "family" : "Wahl", "given" : "Eugene R.", "non-dropping-particle" : "", "parse-names" : false, "suffix" : "" }, { "dropping-particle" : "", "family" : "Wood", "given" : "Andrew W.", "non-dropping-particle" : "", "parse-names" : false, "suffix" : "" }, { "dropping-particle" : "", "family" : "Blatchford", "given" : "Douglas B.", "non-dropping-particle" : "", "parse-names" : false, "suffix" : "" }, { "dropping-particle" : "", "family" : "Llewellyn", "given" : "Dagmar", "non-dropping-particle" : "", "parse-names" : false, "suffix" : "" } ], "container-title" : "Geophysical Research Letters", "id" : "ITEM-1", "issue" : "9", "issued" : { "date-parts" : [ [ "2017", "5", "16" ] ] }, "page" : "4124-4133", "title" : "Assessing recent declines in Upper Rio Grande runoff efficiency from a paleoclimate perspective", "translator" : [ { "dropping-particle" : "", "family" : "Q4658", "given" : "", "non-dropping-particle" : "", "parse-names" : false, "suffix" : "" } ], "type" : "article-journal", "volume" : "44" }, "uris" : [ "http://www.mendeley.com/documents/?uuid=8d7d9447-fd37-447c-b71a-1379166dc0a3" ] }, { "id" : "ITEM-2", "itemData" : { "DOI" : "10.1002/2016WR019638", "ISSN" : "00431397", "author" : [ { "dropping-particle" : "", "family" : "Udall", "given" : "Bradley", "non-dropping-particle" : "", "parse-names" : false, "suffix" : "" }, { "dropping-particle" : "", "family" : "Overpeck", "given" : "Jonathan", "non-dropping-particle" : "", "parse-names" : false, "suffix" : "" } ], "container-title" : "Water Resources Research", "id" : "ITEM-2", "issue" : "3", "issued" : { "date-parts" : [ [ "2017", "3" ] ] }, "page" : "2404-2418", "title" : "The twenty-first century Colorado River hot drought and implications for the future", "translator" : [ { "dropping-particle" : "", "family" : "Q4657", "given" : "", "non-dropping-particle" : "", "parse-names" : false, "suffix" : "" } ], "type" : "article-journal", "volume" : "53" }, "uris" : [ "http://www.mendeley.com/documents/?uuid=88e51882-91f2-4459-9204-b6872b0454b3" ] } ], "mendeley" : { "formattedCitation" : "(Lehner et al., 2017b; Udall and Overpeck, 2017)", "plainTextFormattedCitation" : "(Lehner et al., 2017b; Udall and Overpeck, 2017)", "previouslyFormattedCitation" : "(Lehner et al., 2017b; Udall and Overpeck,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2017b; Udall and Overpeck, 2017)</w:t>
      </w:r>
      <w:r w:rsidRPr="00C734F4">
        <w:rPr>
          <w:rFonts w:cs="Times New Roman"/>
          <w:lang w:val="en-GB"/>
        </w:rPr>
        <w:fldChar w:fldCharType="end"/>
      </w:r>
      <w:r w:rsidRPr="00C734F4">
        <w:rPr>
          <w:rFonts w:cs="Times New Roman"/>
          <w:lang w:val="en-GB"/>
        </w:rPr>
        <w:t xml:space="preserve">. While robust attribution of this trend is complicated by the large natural variability in this region, the 20th century warming has been suggested to increase the chances for hydrological drought periods by lowering runoff efficiency </w:t>
      </w:r>
      <w:r w:rsidRPr="00C734F4">
        <w:rPr>
          <w:rFonts w:cs="Times New Roman"/>
          <w:lang w:val="en-GB"/>
        </w:rPr>
        <w:fldChar w:fldCharType="begin" w:fldLock="1"/>
      </w:r>
      <w:r w:rsidR="000465A7">
        <w:rPr>
          <w:rFonts w:cs="Times New Roman"/>
          <w:lang w:val="en-GB"/>
        </w:rPr>
        <w:instrText>ADDIN CSL_CITATION { "citationItems" : [ { "id" : "ITEM-1", "itemData" : { "DOI" : "10.1002/2015GL067613", "ISSN" : "00948276", "author" : [ { "dropping-particle" : "", "family" : "Woodhouse", "given" : "Connie A.", "non-dropping-particle" : "", "parse-names" : false, "suffix" : "" }, { "dropping-particle" : "", "family" : "Pederson", "given" : "Gregory T.", "non-dropping-particle" : "", "parse-names" : false, "suffix" : "" }, { "dropping-particle" : "", "family" : "Morino", "given" : "Kiyomi", "non-dropping-particle" : "", "parse-names" : false, "suffix" : "" }, { "dropping-particle" : "", "family" : "McAfee", "given" : "Stephanie A.", "non-dropping-particle" : "", "parse-names" : false, "suffix" : "" }, { "dropping-particle" : "", "family" : "McCabe", "given" : "Gregory J.", "non-dropping-particle" : "", "parse-names" : false, "suffix" : "" } ], "container-title" : "Geophysical Research Letters", "id" : "ITEM-1", "issue" : "5", "issued" : { "date-parts" : [ [ "2016", "3", "16" ] ] }, "page" : "2174-2181", "title" : "Increasing influence of air temperature on upper Colorado River streamflow", "translator" : [ { "dropping-particle" : "", "family" : "Q6031", "given" : "", "non-dropping-particle" : "", "parse-names" : false, "suffix" : "" } ], "type" : "article-journal", "volume" : "43" }, "uris" : [ "http://www.mendeley.com/documents/?uuid=0e3e1097-b606-4828-a6f7-caae1e6a588a" ] }, { "id" : "ITEM-2", "itemData" : { "DOI" : "10.1002/2017WR021663", "ISSN" : "0043-1397", "author" : [ { "dropping-particle" : "", "family" : "Woodhouse", "given" : "Connie A.", "non-dropping-particle" : "", "parse-names" : false, "suffix" : "" }, { "dropping-particle" : "", "family" : "Pederson", "given" : "Gregory T.", "non-dropping-particle" : "", "parse-names" : false, "suffix" : "" } ], "container-title" : "Water Resources Research", "id" : "ITEM-2", "issue" : "1", "issued" : { "date-parts" : [ [ "2018", "1", "23" ] ] }, "page" : "286-300", "title" : "Investigating Runoff Efficiency in Upper Colorado River Streamflow Over Past Centuries", "translator" : [ { "dropping-particle" : "", "family" : "Q6032", "given" : "", "non-dropping-particle" : "", "parse-names" : false, "suffix" : "" } ], "type" : "article-journal", "volume" : "54" }, "uris" : [ "http://www.mendeley.com/documents/?uuid=22d65c56-144f-4a5a-9c2a-157f4edd75eb" ] }, { "id" : "ITEM-3", "itemData" : { "DOI" : "10.1002/2017GL073253", "ISSN" : "00948276", "author" : [ { "dropping-particle" : "", "family" : "Lehner", "given" : "Flavio", "non-dropping-particle" : "", "parse-names" : false, "suffix" : "" }, { "dropping-particle" : "", "family" : "Wahl", "given" : "Eugene R.", "non-dropping-particle" : "", "parse-names" : false, "suffix" : "" }, { "dropping-particle" : "", "family" : "Wood", "given" : "Andrew W.", "non-dropping-particle" : "", "parse-names" : false, "suffix" : "" }, { "dropping-particle" : "", "family" : "Blatchford", "given" : "Douglas B.", "non-dropping-particle" : "", "parse-names" : false, "suffix" : "" }, { "dropping-particle" : "", "family" : "Llewellyn", "given" : "Dagmar", "non-dropping-particle" : "", "parse-names" : false, "suffix" : "" } ], "container-title" : "Geophysical Research Letters", "id" : "ITEM-3", "issue" : "9", "issued" : { "date-parts" : [ [ "2017", "5", "16" ] ] }, "page" : "4124-4133", "title" : "Assessing recent declines in Upper Rio Grande runoff efficiency from a paleoclimate perspective", "translator" : [ { "dropping-particle" : "", "family" : "Q4658", "given" : "", "non-dropping-particle" : "", "parse-names" : false, "suffix" : "" } ], "type" : "article-journal", "volume" : "44" }, "uris" : [ "http://www.mendeley.com/documents/?uuid=8d7d9447-fd37-447c-b71a-1379166dc0a3" ] } ], "mendeley" : { "formattedCitation" : "(Woodhouse et al., 2016; Lehner et al., 2017b; Woodhouse and Pederson, 2018)", "plainTextFormattedCitation" : "(Woodhouse et al., 2016; Lehner et al., 2017b; Woodhouse and Pederson, 2018)", "previouslyFormattedCitation" : "(Woodhouse et al., 2016; Lehner et al., 2017b; Woodhouse and Pederson,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(Woodhouse et al., 2016; Lehner et al., 2017b; Woodhouse and Pederson, 2018)</w:t>
      </w:r>
      <w:r w:rsidRPr="00C734F4">
        <w:rPr>
          <w:rFonts w:cs="Times New Roman"/>
          <w:lang w:val="en-GB"/>
        </w:rPr>
        <w:fldChar w:fldCharType="end"/>
      </w:r>
      <w:r w:rsidRPr="00C734F4">
        <w:rPr>
          <w:rFonts w:cs="Times New Roman"/>
          <w:lang w:val="en-GB"/>
        </w:rPr>
        <w:t xml:space="preserve"> and affecting evapotranspiration </w:t>
      </w:r>
      <w:r w:rsidRPr="00C734F4">
        <w:rPr>
          <w:rFonts w:cs="Times New Roman"/>
          <w:lang w:val="en-GB"/>
        </w:rPr>
        <w:fldChar w:fldCharType="begin" w:fldLock="1"/>
      </w:r>
      <w:r w:rsidR="000465A7">
        <w:rPr>
          <w:rFonts w:cs="Times New Roman"/>
          <w:lang w:val="en-GB"/>
        </w:rPr>
        <w:instrText>ADDIN CSL_CITATION { "citationItems" : [ { "id" : "ITEM-1",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"ITEM-1",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"mendeley" : { "formattedCitation" : "(Williams et al., 2020)", "plainTextFormattedCitation" : "(Williams et al., 2020)", "previouslyFormattedCitation" : "(Williams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(Williams et al., 2020)</w:t>
      </w:r>
      <w:r w:rsidRPr="00C734F4">
        <w:rPr>
          <w:rFonts w:cs="Times New Roman"/>
          <w:lang w:val="en-GB"/>
        </w:rPr>
        <w:fldChar w:fldCharType="end"/>
      </w:r>
      <w:r w:rsidRPr="00C734F4">
        <w:rPr>
          <w:rFonts w:cs="Times New Roman"/>
          <w:lang w:val="en-GB"/>
        </w:rPr>
        <w:t>. There is some evidence suggesting that the Last Glacial Maximum, a period of low atmospheric CO</w:t>
      </w:r>
      <w:r w:rsidRPr="00C734F4">
        <w:rPr>
          <w:rFonts w:cs="Times New Roman"/>
          <w:vertAlign w:val="subscript"/>
          <w:lang w:val="en-GB"/>
        </w:rPr>
        <w:t>2</w:t>
      </w:r>
      <w:r w:rsidRPr="00C734F4">
        <w:rPr>
          <w:rFonts w:cs="Times New Roman"/>
          <w:lang w:val="en-GB"/>
        </w:rPr>
        <w:t>, ~21 ka ago, has a thermodynamically-driven zonal mean precipitation response similar to that of the current state with relatively high CO</w:t>
      </w:r>
      <w:r w:rsidRPr="00C734F4">
        <w:rPr>
          <w:rFonts w:cs="Times New Roman"/>
          <w:vertAlign w:val="subscript"/>
          <w:lang w:val="en-GB"/>
        </w:rPr>
        <w:t>2</w:t>
      </w:r>
      <w:r w:rsidRPr="00C734F4">
        <w:rPr>
          <w:rFonts w:cs="Times New Roman"/>
          <w:lang w:val="en-GB"/>
        </w:rPr>
        <w:t xml:space="preserve"> levels when compared with the pre-industrial period. Pluvial conditions at that time and a reduction in precipitation from the Last Glacial Maximum to the pre-industrial period are consistent with drying trends for the region in models with GHG concentration</w:t>
      </w:r>
      <w:r w:rsidR="00CF1C7A">
        <w:rPr>
          <w:rFonts w:cs="Times New Roman"/>
          <w:lang w:val="en-GB"/>
        </w:rPr>
        <w:t>s</w:t>
      </w:r>
      <w:r w:rsidRPr="00C734F4">
        <w:rPr>
          <w:rFonts w:cs="Times New Roman"/>
          <w:lang w:val="en-GB"/>
        </w:rPr>
        <w:t xml:space="preserve"> exceeding pre-industrial levels. However, the dominant large-scale drivers responsible for the precipitation changes observed during these two transitions are markedly different: mainly ice sheet retreat and increasing insolation on one hand, increasing GHGs on the other hand. This suggests that the Last Glacial Maximum correspondence is fortuitous which strongly limits its use to capture future hydrological cycle changes </w:t>
      </w:r>
      <w:commentRangeStart w:id="1383"/>
      <w:r w:rsidRPr="00C734F4">
        <w:rPr>
          <w:rFonts w:cs="Times New Roman"/>
          <w:lang w:val="en-GB"/>
        </w:rPr>
        <w:fldChar w:fldCharType="begin" w:fldLock="1"/>
      </w:r>
      <w:ins w:id="1384" w:author="Robin Matthews" w:date="2021-07-11T17:28:00Z">
        <w:r w:rsidR="007112AB">
          <w:rPr>
            <w:rFonts w:cs="Times New Roman"/>
            <w:lang w:val="en-GB"/>
          </w:rPr>
          <w:instrText>ADDIN CSL_CITATION { "citationItems" : [ { "id" : "ITEM-1", "itemData" : { "DOI" : "10.1007/s00382-018-4385-y", "ISSN" : "0930-7575", "author" : [ { "dropping-particle" : "", "family" : "Lowry", "given" : "Daniel P.", "non-dropping-particle" : "", "parse-names" : false, "suffix" : "" }, { "dropping-particle" : "", "family" : "Morrill", "given" : "Carrie", "non-dropping-particle" : "", "parse-names" : false, "suffix" : "" } ], "container-title" : "Climate Dynamics", "id" : "ITEM-1", "issue" : "7-8", "issued" : { "date-parts" : [ [ "2019", "4", "9" ] ] }, "page" : "4407-4427", "title" : "Is the Last Glacial Maximum a reverse analog for future hydroclimate changes in the Americas?", "translator" : [ { "dropping-particle" : "", "family" : "Q5837", "given" : "", "non-dropping-particle" : "", "parse-names" : false, "suffix" : "" } ], "type" : "article-journal", "volume" : "52" }, "uris" : [ "http://www.mendeley.com/documents/?uuid=990e7913-6ac9-4978-acc2-66736dfea067" ] }, { "id" : "ITEM-2", "itemData" : { "DOI" : "10.1002/2017GL075807", "ISSN" : "00948276",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"Geophysical Research Letters", "id" : "ITEM-2", "issue" : "1", "issued" : { "date-parts" : [ [ "2018", "1", "16" ] ] }, "page" : "335-345", "title" : "Thermodynamic and Dynamic Causes of Pluvial Conditions During the Last Glacial Maximum in Western North America", "translator" : [ { "dropping-particle" : "", "family" : "Q5836", "given" : "", "non-dropping-particle" : "", "parse-names" : false, "suffix" : "" } ], "type" : "article-journal", "volume" : "45" }, "uris" : [ "http://www.mendeley.com/documents/?uuid=941d194c-259e-4d5c-8a06-4e70a65f4a52" ] } ], "mendeley" : { "formattedCitation" : "(Morrill et al., 2018; Lowry and Morrill, 2019)", "manualFormatting" : "(Morrill et al., 2018; Lowry and Morrill, 2019", "plainTextFormattedCitation" : "(Morrill et al., 2018; Lowry and Morrill, 2019)", "previouslyFormattedCitation" : "(Morrill et al., 2018; Lowry and Morrill, 2019)" }, "properties" : { "noteIndex" : 0 }, "schema" : "https://github.com/citation-style-language/schema/raw/master/csl-citation.json" }</w:instrText>
        </w:r>
      </w:ins>
      <w:del w:id="1385" w:author="Robin Matthews" w:date="2021-07-11T17:28:00Z">
        <w:r w:rsidR="000465A7" w:rsidDel="007112AB">
          <w:rPr>
            <w:rFonts w:cs="Times New Roman"/>
            <w:lang w:val="en-GB"/>
          </w:rPr>
          <w:delInstrText>ADDIN CSL_CITATION { "citationItems" : [ { "id" : "ITEM-1", "itemData" : { "DOI" : "10.1007/s00382-018-4385-y", "ISSN" : "0930-7575", "author" : [ { "dropping-particle" : "", "family" : "Lowry", "given" : "Daniel P.", "non-dropping-particle" : "", "parse-names" : false, "suffix" : "" }, { "dropping-particle" : "", "family" : "Morrill", "given" : "Carrie", "non-dropping-particle" : "", "parse-names" : false, "suffix" : "" } ], "container-title" : "Climate Dynamics", "id" : "ITEM-1", "issue" : "7-8", "issued" : { "date-parts" : [ [ "2019", "4", "9" ] ] }, "page" : "4407-4427", "title" : "Is the Last Glacial Maximum a reverse analog for future hydroclimate changes in the Americas?", "translator" : [ { "dropping-particle" : "", "family" : "Q5837", "given" : "", "non-dropping-particle" : "", "parse-names" : false, "suffix" : "" } ], "type" : "article-journal", "volume" : "52" }, "uris" : [ "http://www.mendeley.com/documents/?uuid=990e7913-6ac9-4978-acc2-66736dfea067" ] }, { "id" : "ITEM-2", "itemData" : { "DOI" : "10.1002/2017GL075807", "ISSN" : "00948276",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"Geophysical Research Letters", "id" : "ITEM-2", "issue" : "1", "issued" : { "date-parts" : [ [ "2018", "1", "16" ] ] }, "page" : "335-345", "title" : "Thermodynamic and Dynamic Causes of Pluvial Conditions During the Last Glacial Maximum in Western North America", "translator" : [ { "dropping-particle" : "", "family" : "Q5836", "given" : "", "non-dropping-particle" : "", "parse-names" : false, "suffix" : "" } ], "type" : "article-journal", "volume" : "45" }, "uris" : [ "http://www.mendeley.com/documents/?uuid=941d194c-259e-4d5c-8a06-4e70a65f4a52" ] } ], "mendeley" : { "formattedCitation" : "(Morrill et al., 2018; Lowry and Morrill, 2019)", "manualFormatting" : "(Morrill et al., 2018; Lowry and Morrill, 2019; Section 8.3.2.4.4)", "plainTextFormattedCitation" : "(Morrill et al., 2018; Lowry and Morrill, 2019)", "previouslyFormattedCitation" : "(Morrill et al., 2018; Lowry and Morrill,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(Morrill et al., 2018; Lowry and Morrill, 2019</w:t>
      </w:r>
      <w:del w:id="1386" w:author="Robin Matthews" w:date="2021-07-11T17:28:00Z">
        <w:r w:rsidR="00E41CA2" w:rsidDel="007112AB">
          <w:rPr>
            <w:rFonts w:cs="Times New Roman"/>
            <w:noProof/>
            <w:lang w:val="en-GB"/>
          </w:rPr>
          <w:delText>; Section 8.3.2.4.4)</w:delText>
        </w:r>
      </w:del>
      <w:r w:rsidRPr="00C734F4">
        <w:rPr>
          <w:rFonts w:cs="Times New Roman"/>
          <w:lang w:val="en-GB"/>
        </w:rPr>
        <w:fldChar w:fldCharType="end"/>
      </w:r>
      <w:commentRangeEnd w:id="1383"/>
      <w:r w:rsidR="00E41CA2">
        <w:rPr>
          <w:rStyle w:val="CommentReference"/>
          <w:rFonts w:asciiTheme="minorHAnsi" w:eastAsiaTheme="minorHAnsi" w:hAnsiTheme="minorHAnsi"/>
          <w:lang w:eastAsia="en-US"/>
        </w:rPr>
        <w:commentReference w:id="1383"/>
      </w:r>
      <w:ins w:id="1387" w:author="Robin Matthews" w:date="2021-07-11T17:28:00Z">
        <w:r w:rsidR="007112AB">
          <w:rPr>
            <w:rFonts w:cs="Times New Roman"/>
            <w:noProof/>
            <w:lang w:val="en-GB"/>
          </w:rPr>
          <w:t>; Section 8.3.2.4.4)</w:t>
        </w:r>
      </w:ins>
      <w:r w:rsidRPr="00C734F4">
        <w:rPr>
          <w:rFonts w:cs="Times New Roman"/>
          <w:lang w:val="en-GB"/>
        </w:rPr>
        <w:t xml:space="preserve">. Furthermore, the conclusion of the Last Glacial Maximum drying versus wetting seems to strongly depend on the physical property of interest, hydrologic or vegetation indicators </w:t>
      </w:r>
      <w:r w:rsidRPr="00C734F4">
        <w:rPr>
          <w:rFonts w:cs="Times New Roman"/>
          <w:lang w:val="en-GB"/>
        </w:rPr>
        <w:fldChar w:fldCharType="begin" w:fldLock="1"/>
      </w:r>
      <w:r w:rsidR="000465A7">
        <w:rPr>
          <w:rFonts w:cs="Times New Roman"/>
          <w:lang w:val="en-GB"/>
        </w:rPr>
        <w:instrText>ADDIN CSL_CITATION { "citationItems" : [ { "id" : "ITEM-1", "itemData" : { "DOI" : "10.1175/JCLI-D-16-0854.1", "ISSN" : "0894-8755", "abstract" : "Past cold climates are often thought to have been drier than today on land, which appears to conflict with certain recent studies projecting widespread terrestrial drying with near-future warming. However, other work has found that, over large portions of the continents, the conclusion of future drying versus wetting strongly depends on the physical property of interest. Here, it is shown that this also holds in simulations of the Last Glacial Maximum (LGM): the continents have generally wetter topsoils and higher values of common climate wetness metrics than in the preindustrial, as well as generally lower precipitation and ubiquitously lower photosynthesis (likely driven by the low CO 2 ), with streamflow responses falling in between. Using a large existing global pollen and plant fossil compilation, it is also confirmed that LGM grasslands and open woodlands grew at many sites of present-day forest, seasonal forests at many sites of present-day rain forest, and so forth (116\u2013144 sites out of 302), while changes in the opposite sense were very few (9\u201317 sites out of 302) and spatially confined. These vegetation changes resemble the model photosynthesis responses but not the hydroclimate responses, while published lake-level changes resemble the latter but not the former. Thus, confidence in both the model hydrologic and photosynthesis projections is increased, and there is no significant conflict. Instead, paleo- and modern climate researchers must carefully define \u201cwetting\u201d and \u201cdrying\u201d and, in particular, should not assume hydrologic drying on the basis of vegetation decline alone or assume vegetation stress on the basis of declines in hydroclimatic indicators.",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"dropping-particle" : "", "family" : "Coats", "given" : "Sloan", "non-dropping-particle" : "", "parse-names" : false, "suffix" : "" } ], "container-title" : "Journal of Climate", "id" : "ITEM-1", "issue" : "17", "issued" : { "date-parts" : [ [ "2017", "9" ] ] }, "page" : "6593-6609", "title" : "Are Glacials Dry? Consequences for Paleoclimatology and for Greenhouse Warming", "translator" : [ { "dropping-particle" : "", "family" : "Q5933", "given" : "", "non-dropping-particle" : "", "parse-names" : false, "suffix" : "" } ], "type" : "article-journal", "volume" : "30" }, "uris" : [ "http://www.mendeley.com/documents/?uuid=28746612-9347-4c9f-b039-a8fe6d3c4d9f" ] } ], "mendeley" : { "formattedCitation" : "(Scheff et al., 2017)", "plainTextFormattedCitation" : "(Scheff et al., 2017)", "previouslyFormattedCitation" : "(Scheff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(Scheff et al., 2017)</w:t>
      </w:r>
      <w:r w:rsidRPr="00C734F4">
        <w:rPr>
          <w:rFonts w:cs="Times New Roman"/>
          <w:lang w:val="en-GB"/>
        </w:rPr>
        <w:fldChar w:fldCharType="end"/>
      </w:r>
      <w:r w:rsidRPr="00C734F4">
        <w:rPr>
          <w:rFonts w:cs="Times New Roman"/>
          <w:lang w:val="en-GB"/>
        </w:rPr>
        <w:t>. Droughts are characterized by deficits in total soil moisture content that can be caused by a combination of decreasing precipitation and warming temperature, which promotes greater evapotranspiration. Regional-scale attribution of the prevalence of southwestern North America drought since 1980 then mostly focuses on the attribution of change in these two variables.</w:t>
      </w:r>
    </w:p>
    <w:p w14:paraId="52CCB8A9" w14:textId="77777777" w:rsidR="006221C8" w:rsidRPr="00C734F4" w:rsidRDefault="006221C8" w:rsidP="006221C8">
      <w:pPr>
        <w:pStyle w:val="AR6BodyText"/>
        <w:rPr>
          <w:rFonts w:cs="Times New Roman"/>
          <w:lang w:val="en-GB"/>
        </w:rPr>
      </w:pPr>
    </w:p>
    <w:p w14:paraId="12D50397" w14:textId="7B4EAE20" w:rsidR="006221C8" w:rsidRPr="00C734F4" w:rsidRDefault="006221C8" w:rsidP="006221C8">
      <w:pPr>
        <w:pStyle w:val="AR6BodyText"/>
        <w:rPr>
          <w:rFonts w:cs="Times New Roman"/>
          <w:lang w:val="en-GB"/>
        </w:rPr>
      </w:pPr>
      <w:r w:rsidRPr="00C734F4">
        <w:rPr>
          <w:rFonts w:cs="Times New Roman"/>
          <w:lang w:val="en-GB"/>
        </w:rPr>
        <w:t xml:space="preserve">The observed southwestern North America drying fits the narrative of what might happen in response to increasing GHG concentrations due to a poleward expansion of the subtropics, that is conducive to drying trends over subtropical to mid-latitude regions </w:t>
      </w:r>
      <w:r w:rsidRPr="00C734F4">
        <w:rPr>
          <w:rFonts w:cs="Times New Roman"/>
          <w:lang w:val="en-GB"/>
        </w:rPr>
        <w:fldChar w:fldCharType="begin" w:fldLock="1"/>
      </w:r>
      <w:r w:rsidR="000465A7">
        <w:rPr>
          <w:rFonts w:cs="Times New Roman"/>
          <w:lang w:val="en-GB"/>
        </w:rPr>
        <w:instrText>ADDIN CSL_CITATION { "citationItems" : [ { "id" : "ITEM-1", "itemData" : { "DOI" : "10.1063/PT.3.2620", "ISSN" : "0031-9228", "author" : [ { "dropping-particle" : "", "family" : "Birner", "given" : "Thomas", "non-dropping-particle" : "", "parse-names" : false, "suffix" : "" }, { "dropping-particle" : "", "family" : "Davis", "given" : "Sean M.", "non-dropping-particle" : "", "parse-names" : false, "suffix" : "" }, { "dropping-particle" : "", "family" : "Seidel", "given" : "Dian J.", "non-dropping-particle" : "", "parse-names" : false, "suffix" : "" } ], "container-title" : "Physics Today", "id" : "ITEM-1", "issue" : "12", "issued" : { "date-parts" : [ [ "2014", "12" ] ] }, "page" : "38-44", "title" : "The changing width of Earth\u2019s tropical belt", "translator" : [ { "dropping-particle" : "", "family" : "Q4660", "given" : "", "non-dropping-particle" : "", "parse-names" : false, "suffix" : "" } ], "type" : "article-journal", "volume" : "67" }, "uris" : [ "http://www.mendeley.com/documents/?uuid=bd038474-8018-4ff3-9d66-921f4b59b4f6" ] }, { "id" : "ITEM-2", "itemData" : { "DOI" : "10.1007/s00376-012-2187-4", "ISSN" : "0256-1530", "author" : [ { "dropping-particle" : "", "family" : "Hu", "given" : "Yongyun", "non-dropping-particle" : "", "parse-names" : false, "suffix" : "" }, { "dropping-particle" : "", "family" : "Tao", "given" : "Lijun", "non-dropping-particle" : "", "parse-names" : false, "suffix" : "" }, { "dropping-particle" : "", "family" : "Liu", "given" : "Jiping", "non-dropping-particle" : "", "parse-names" : false, "suffix" : "" } ], "container-title" : "Advances in Atmospheric Sciences", "id" : "ITEM-2", "issue" : "3", "issued" : { "date-parts" : [ [ "2013", "5", "17" ] ] }, "page" : "790-795", "title" : "Poleward expansion of the Hadley circulation in CMIP5 simulations", "translator" : [ { "dropping-particle" : "", "family" : "Q4662", "given" : "", "non-dropping-particle" : "", "parse-names" : false, "suffix" : "" } ], "type" : "article-journal", "volume" : "30" }, "uris" : [ "http://www.mendeley.com/documents/?uuid=542aa975-082e-4037-8624-128b4937c694" ] }, { "id" : "ITEM-3", "itemData" : { "DOI" : "10.1002/wcc.251", "ISSN" : "17577780",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"ITEM-3", "issue" : "1", "issued" : { "date-parts" : [ [ "2014", "1" ] ] }, "page" : "89-112", "title" : "The expanding tropics: a critical assessment of the observational and modeling studies", "translator" : [ { "dropping-particle" : "", "family" : "Q4663", "given" : "", "non-dropping-particle" : "", "parse-names" : false, "suffix" : "" } ], "type" : "article-journal", "volume" : "5" }, "uris" : [ "http://www.mendeley.com/documents/?uuid=01102514-b786-495a-b47a-fdf4d524caf0" ] } ], "mendeley" : { "formattedCitation" : "(Hu et al., 2013b; Birner et al., 2014; Lucas et al., 2014)", "plainTextFormattedCitation" : "(Hu et al., 2013b; Birner et al., 2014; Lucas et al., 2014)", "previouslyFormattedCitation" : "(Hu et al., 2013b; Birner et al., 2014; Lucas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(Hu et al., 2013b; Birner et al., 2014; Lucas et al., 2014)</w:t>
      </w:r>
      <w:r w:rsidRPr="00C734F4">
        <w:rPr>
          <w:rFonts w:cs="Times New Roman"/>
          <w:lang w:val="en-GB"/>
        </w:rPr>
        <w:fldChar w:fldCharType="end"/>
      </w:r>
      <w:r w:rsidRPr="00FB6EB0">
        <w:rPr>
          <w:rFonts w:cs="Times New Roman"/>
        </w:rPr>
        <w:t xml:space="preserve">. </w:t>
      </w:r>
      <w:r w:rsidRPr="00C734F4">
        <w:rPr>
          <w:rFonts w:cs="Times New Roman"/>
          <w:lang w:val="en-GB"/>
        </w:rPr>
        <w:t>However, several studies based on modern reanalyses and CMIP5 models have recently shown that the current contribution of GHGs to Northern Hemisphere tropical expansion is much smaller than in the Southern Hemisphere and will remain difficult to detect due to large internal variability, even by the end of the 21</w:t>
      </w:r>
      <w:r w:rsidRPr="00594D7A">
        <w:rPr>
          <w:rFonts w:cs="Times New Roman"/>
          <w:vertAlign w:val="superscript"/>
          <w:lang w:val="en-GB"/>
        </w:rPr>
        <w:t>st</w:t>
      </w:r>
      <w:r w:rsidRPr="00C734F4">
        <w:rPr>
          <w:rFonts w:cs="Times New Roman"/>
          <w:lang w:val="en-GB"/>
        </w:rPr>
        <w:t xml:space="preserve"> century </w:t>
      </w:r>
      <w:commentRangeStart w:id="1388"/>
      <w:r w:rsidRPr="00C734F4">
        <w:rPr>
          <w:rFonts w:cs="Times New Roman"/>
          <w:lang w:val="en-GB"/>
        </w:rPr>
        <w:fldChar w:fldCharType="begin" w:fldLock="1"/>
      </w:r>
      <w:r w:rsidR="000465A7">
        <w:rPr>
          <w:rFonts w:cs="Times New Roman"/>
          <w:lang w:val="en-GB"/>
        </w:rPr>
        <w:instrText>ADDIN CSL_CITATION { "citationItems" : [ { "id" : "ITEM-1", "itemData" : { "DOI" : "10.1175/JCLI-D-16-0735.1", "ISSN" : "0894-8755", "author" : [ { "dropping-particle" : "", "family" : "Allen", "given" : "Robert J.", "non-dropping-particle" : "", "parse-names" : false, "suffix" : "" }, { "dropping-particle" : "", "family" : "Kovilakam", "given" : "Mahesh", "non-dropping-particle" : "", "parse-names" : false, "suffix" : "" } ], "container-title" : "Journal of Climate", "id" : "ITEM-1", "issue" : "16", "issued" : { "date-parts" : [ [ "2017", "8" ] ] }, "page" : "6329-6350", "title" : "The Role of Natural Climate Variability in Recent Tropical Expansion", "translator" : [ { "dropping-particle" : "", "family" : "Q4664", "given" : "", "non-dropping-particle" : "", "parse-names" : false, "suffix" : "" } ], "type" : "article-journal", "volume" : "30" }, "uris" : [ "http://www.mendeley.com/documents/?uuid=2bd9ab33-f879-476c-94ee-d0030c18a284" ] }, { "id" : "ITEM-2", "itemData" : { "DOI" : "10.1002/2015GL066942", "ISSN" : "00948276",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"ITEM-2", "issue" : "24", "issued" : { "date-parts" : [ [ "2015", "12", "28" ] ] }, "page" : "10,824-10,831", "title" : "Recent Hadley cell expansion: The role of internal atmospheric variability in reconciling modeled and observed trends", "translator" : [ { "dropping-particle" : "", "family" : "Q6002", "given" : "", "non-dropping-particle" : "", "parse-names" : false, "suffix" : "" } ], "type" : "article-journal", "volume" : "42" }, "uris" : [ "http://www.mendeley.com/documents/?uuid=6376139b-9109-443b-b994-2d16e59e9346" ] }, { "id" : "ITEM-3",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"ITEM-3",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"id" : "ITEM-4",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"ITEM-4", "issue" : "5", "issued" : { "date-parts" : [ [ "2019", "3" ] ] }, "page" : "1551-1571", "title" : "Recent Tropical Expansion: Natural Variability or Forced Response?", "translator" : [ { "dropping-particle" : "", "family" : "Q5997", "given" : "", "non-dropping-particle" : "", "parse-names" : false, "suffix" : "" } ], "type" : "article-journal", "volume" : "32" }, "uris" : [ "http://www.mendeley.com/documents/?uuid=f89ca7a1-b7f5-4ccb-8b1f-d38508d6d802" ] } ], "mendeley" : { "formattedCitation" : "(Garfinkel et al., 2015; Allen and Kovilakam, 2017; Grise et al., 2018, 2019)", "manualFormatting" : "(Section 3.3.3.1; Garfinkel et al., 2015; Allen and Kovilakam, 2017; Grise et al., 2018, 2019)", "plainTextFormattedCitation" : "(Garfinkel et al., 2015; Allen and Kovilakam, 2017; Grise et al., 2018, 2019)", "previouslyFormattedCitation" : "(Garfinkel et al., 2015; Allen and Kovilakam, 2017; Grise et al., 2018,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 xml:space="preserve">(Section 3.3.3.1; Garfinkel et al., 2015; Allen and Kovilakam, 2017; Grise et al., 2018, </w:t>
      </w:r>
      <w:r w:rsidR="00E41CA2">
        <w:rPr>
          <w:rFonts w:cs="Times New Roman"/>
          <w:noProof/>
          <w:lang w:val="en-GB"/>
        </w:rPr>
        <w:lastRenderedPageBreak/>
        <w:t>2019)</w:t>
      </w:r>
      <w:r w:rsidRPr="00C734F4">
        <w:rPr>
          <w:rFonts w:cs="Times New Roman"/>
          <w:lang w:val="en-GB"/>
        </w:rPr>
        <w:fldChar w:fldCharType="end"/>
      </w:r>
      <w:commentRangeEnd w:id="1388"/>
      <w:r w:rsidR="00E41CA2">
        <w:rPr>
          <w:rStyle w:val="CommentReference"/>
          <w:rFonts w:asciiTheme="minorHAnsi" w:eastAsiaTheme="minorHAnsi" w:hAnsiTheme="minorHAnsi"/>
          <w:lang w:eastAsia="en-US"/>
        </w:rPr>
        <w:commentReference w:id="1388"/>
      </w:r>
      <w:r w:rsidRPr="00C734F4">
        <w:rPr>
          <w:rFonts w:cs="Times New Roman"/>
          <w:lang w:val="en-GB"/>
        </w:rPr>
        <w:t xml:space="preserve">. In addition, the widening of the Northern Hemisphere tropical belt exhibits strong seasonality and zonal asymmetry, particularly in autumn and the North Atlantic </w:t>
      </w:r>
      <w:r w:rsidRPr="00C734F4">
        <w:rPr>
          <w:rFonts w:cs="Times New Roman"/>
          <w:lang w:val="en-GB"/>
        </w:rPr>
        <w:fldChar w:fldCharType="begin" w:fldLock="1"/>
      </w:r>
      <w:r w:rsidR="000465A7">
        <w:rPr>
          <w:rFonts w:cs="Times New Roman"/>
          <w:lang w:val="en-GB"/>
        </w:rPr>
        <w:instrText>ADDIN CSL_CITATION { "citationItems" : [ { "id" : "ITEM-1", "itemData" : { "DOI" : "10.1007/s00382-017-3921-5", "ISSN" : "0930-7575", "author" : [ { "dropping-particle" : "", "family" : "Amaya", "given" : "Dillon J.", "non-dropping-particle" : "", "parse-names" : false, "suffix" : "" }, { "dropping-particle" : "", "family" : "Siler", "given" : "Nicholas", "non-dropping-particle" : "", "parse-names" : false, "suffix" : "" }, { "dropping-particle" : "", "family" : "Xie", "given" : "Shang-Ping", "non-dropping-particle" : "", "parse-names" : false, "suffix" : "" }, { "dropping-particle" : "", "family" : "Miller", "given" : "Arthur J.", "non-dropping-particle" : "", "parse-names" : false, "suffix" : "" } ], "container-title" : "Climate Dynamics", "id" : "ITEM-1", "issue" : "1-2", "issued" : { "date-parts" : [ [ "2018", "7", "20" ] ] }, "page" : "305-319", "title" : "The interplay of internal and forced modes of Hadley Cell expansion: lessons from the global warming hiatus", "translator" : [ { "dropping-particle" : "", "family" : "Q4656", "given" : "", "non-dropping-particle" : "", "parse-names" : false, "suffix" : "" } ], "type" : "article-journal", "volume" : "51" }, "uris" : [ "http://www.mendeley.com/documents/?uuid=c47aac23-1387-4bd0-8521-ab16c24c4494"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"mendeley" : { "formattedCitation" : "(Amaya et al., 2018; Grise et al., 2018)", "plainTextFormattedCitation" : "(Amaya et al., 2018; Grise et al., 2018)", "previouslyFormattedCitation" : "(Amaya et al., 2018; Grise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(Amaya et al., 2018; Grise et al., 2018)</w:t>
      </w:r>
      <w:r w:rsidRPr="00C734F4">
        <w:rPr>
          <w:rFonts w:cs="Times New Roman"/>
          <w:lang w:val="en-GB"/>
        </w:rPr>
        <w:fldChar w:fldCharType="end"/>
      </w:r>
      <w:r w:rsidRPr="00C734F4">
        <w:rPr>
          <w:rFonts w:cs="Times New Roman"/>
          <w:lang w:val="en-GB"/>
        </w:rPr>
        <w:t>. Therefore, it seems that the recent Northern Hemisphere tropical expansion results from the interplay of internal and forced modes of tropical width variations and that the forced response has not robustly emerged from internal variability (Section 3.3.3.1; Section 10.4.3).</w:t>
      </w:r>
    </w:p>
    <w:p w14:paraId="10F76351" w14:textId="77777777" w:rsidR="006221C8" w:rsidRPr="00C734F4" w:rsidRDefault="006221C8" w:rsidP="006221C8">
      <w:pPr>
        <w:pStyle w:val="AR6BodyText"/>
        <w:rPr>
          <w:rFonts w:cs="Times New Roman"/>
          <w:lang w:val="en-GB"/>
        </w:rPr>
      </w:pPr>
    </w:p>
    <w:p w14:paraId="7DA9DB63" w14:textId="395E85B7" w:rsidR="006221C8" w:rsidRPr="00C734F4" w:rsidRDefault="006221C8" w:rsidP="006221C8">
      <w:pPr>
        <w:pStyle w:val="AR6BodyText"/>
        <w:rPr>
          <w:rFonts w:cs="Times New Roman"/>
          <w:lang w:val="en-GB"/>
        </w:rPr>
      </w:pPr>
      <w:r w:rsidRPr="00C734F4">
        <w:rPr>
          <w:rFonts w:cs="Times New Roman"/>
          <w:lang w:val="en-GB"/>
        </w:rPr>
        <w:t xml:space="preserve">A second possible causal factor is the role for ocean-forced or internal atmospheric circulation change. Analysis of observed and CMIP5-simulated precipitation indicates that the drought prevalence since 1980 is linked to natural, internal variability in the climate system </w:t>
      </w:r>
      <w:r w:rsidRPr="00C734F4">
        <w:rPr>
          <w:rFonts w:cs="Times New Roman"/>
          <w:lang w:val="en-GB"/>
        </w:rPr>
        <w:fldChar w:fldCharType="begin" w:fldLock="1"/>
      </w:r>
      <w:r w:rsidR="000465A7">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(Knutson and Zeng, 2018)</w:t>
      </w:r>
      <w:r w:rsidRPr="00C734F4">
        <w:rPr>
          <w:rFonts w:cs="Times New Roman"/>
          <w:lang w:val="en-GB"/>
        </w:rPr>
        <w:fldChar w:fldCharType="end"/>
      </w:r>
      <w:r w:rsidRPr="00C734F4">
        <w:rPr>
          <w:rFonts w:cs="Times New Roman"/>
          <w:lang w:val="en-GB"/>
        </w:rPr>
        <w:t xml:space="preserve">. Based on observations and ensembles of SST-driven atmospheric simulations, </w:t>
      </w:r>
      <w:r w:rsidRPr="00C734F4">
        <w:rPr>
          <w:rFonts w:cs="Times New Roman"/>
          <w:lang w:val="en-GB"/>
        </w:rPr>
        <w:fldChar w:fldCharType="begin" w:fldLock="1"/>
      </w:r>
      <w:r w:rsidR="000465A7">
        <w:rPr>
          <w:rFonts w:cs="Times New Roman"/>
          <w:lang w:val="en-GB"/>
        </w:rPr>
        <w:instrText>ADDIN CSL_CITATION { "citationItems" : [ { "id" : "ITEM-1", "itemData" : { "DOI" : "10.1175/JCLI-D-13-00329.1", "ISSN" : "0894-8755", "author" : [ { "dropping-particle" : "", "family" : "Seager", "given" : "Richard", "non-dropping-particle" : "", "parse-names" : false, "suffix" : "" }, { "dropping-particle" : "", "family" : "Hoerling", "given" : "Martin", "non-dropping-particle" : "", "parse-names" : false, "suffix" : "" } ], "container-title" : "Journal of Climate", "id" : "ITEM-1", "issue" : "12", "issued" : { "date-parts" : [ [ "2014", "6" ] ] }, "page" : "4581-4606", "title" : "Atmosphere and Ocean Origins of North American Droughts", "translator" : [ { "dropping-particle" : "", "family" : "Q4667", "given" : "", "non-dropping-particle" : "", "parse-names" : false, "suffix" : "" } ], "type" : "article-journal", "volume" : "27" }, "uris" : [ "http://www.mendeley.com/documents/?uuid=e3e468f4-69db-40d7-b9a6-07a3e8135cca" ] } ], "mendeley" : { "formattedCitation" : "(Seager and Hoerling, 2014)", "manualFormatting" : "Seager and Hoerling (2014)", "plainTextFormattedCitation" : "(Seager and Hoerling, 2014)", "previouslyFormattedCitation" : "(Seager and Hoerling,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and Hoerling (2014)</w:t>
      </w:r>
      <w:r w:rsidRPr="00C734F4">
        <w:rPr>
          <w:rFonts w:cs="Times New Roman"/>
          <w:lang w:val="en-GB"/>
        </w:rPr>
        <w:fldChar w:fldCharType="end"/>
      </w:r>
      <w:r w:rsidRPr="00C734F4">
        <w:rPr>
          <w:rFonts w:cs="Times New Roman"/>
          <w:lang w:val="en-GB"/>
        </w:rPr>
        <w:t xml:space="preserve"> suggested that robust tropical Pacific and tropical North Atlantic forcing drove an important fraction of annual mean precipitation and soil moisture changes and that early 21</w:t>
      </w:r>
      <w:r w:rsidRPr="00594D7A">
        <w:rPr>
          <w:rFonts w:cs="Times New Roman"/>
          <w:vertAlign w:val="superscript"/>
          <w:lang w:val="en-GB"/>
        </w:rPr>
        <w:t>st</w:t>
      </w:r>
      <w:r w:rsidRPr="00C734F4">
        <w:rPr>
          <w:rFonts w:cs="Times New Roman"/>
          <w:lang w:val="en-GB"/>
        </w:rPr>
        <w:t xml:space="preserve"> century multiyear droughts could be attributed to natural decadal swings in tropical Pacific and North Atlantic SSTs. A cold state of the tropical Pacific would lead by well-established atmospheric teleconnections to anomalous high pressure across the North Pacific and southern North America, favouring a weaker jet stream and a diversion of the Pacific storm track away from the southwest </w:t>
      </w:r>
      <w:r w:rsidRPr="00C734F4">
        <w:rPr>
          <w:rFonts w:cs="Times New Roman"/>
          <w:lang w:val="en-GB"/>
        </w:rPr>
        <w:fldChar w:fldCharType="begin" w:fldLock="1"/>
      </w:r>
      <w:r w:rsidR="000465A7">
        <w:rPr>
          <w:rFonts w:cs="Times New Roman"/>
          <w:lang w:val="en-GB"/>
        </w:rPr>
        <w:instrText>ADDIN CSL_CITATION { "citationItems" : [ { "id" : "ITEM-1", "itemData" : { "DOI" : "10.1175/JCLI-D-14-00616.1", "ISSN" : "0894-8755", "abstract" : "Portions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"ITEM-1", "issue" : "9", "issued" : { "date-parts" : [ [ "2015", "5", "1" ] ] }, "page" : "3834-3845", "title" : "A Link between the Hiatus in Global Warming and North American Drought", "translator" : [ { "dropping-particle" : "", "family" : "Q6319", "given" : "", "non-dropping-particle" : "", "parse-names" : false, "suffix" : "" } ], "type" : "article-journal", "volume" : "28" }, "uris" : [ "http://www.mendeley.com/documents/?uuid=8423884f-db1b-4f0e-b6fe-f490d77188b8" ] }, { "id" : "ITEM-2", "itemData" : { "DOI" : "10.1007/s40641-017-0062-1", "ISSN" : "2198-6061", "abstract" : "The physical mechanisms and potential predictability of North American drought on decadal timescales are reviewed in a simple and straightforward manner amenable to a wide audience. During decadal droughts, the tropical oceans, most notably cold states of the Pacific but also warm states of the Atlantic, provide forcing that continually nudges the atmosphere toward circulation anomalies that favor high pressure over southern North America and dry conditions. However, even in these regions, and even more so in the northwest and northeast, the oceans exert less than dominant control and actual drought onset, evolution and termination can deviate due, presumably, to potent internal atmosphere variability. The ocean influence, however, justifies efforts to determine if the driving sea surface temperature anomalies in the tropical Pacific and Atlantic are predictable beyond the seasonal to interannual timescale. Evidence to date, based on initialized predictions with coupled models, is tantalizingly suggestive that useful predictability on these timescales may exist within the atmosphere-ocean system although relevance to North American decadal drought has not yet been demonstrated. These recent advances in drought science and prediction warrant continued research aimed at developing useful long term predictions of drought that can guide adaptation and minimize the associated widespread social and economic disruptions.", "author" : [ { "dropping-particle" : "", "family" : "Seager", "given" : "Richard", "non-dropping-particle" : "", "parse-names" : false, "suffix" : "" }, { "dropping-particle" : "", "family" : "Ting", "given" : "Mingfang", "non-dropping-particle" : "", "parse-names" : false, "suffix" : "" } ], "container-title" : "Current Climate Change Reports", "id" : "ITEM-2", "issue" : "2", "issued" : { "date-parts" : [ [ "2017", "6", "23" ] ] }, "page" : "141-149", "title" : "Decadal Drought Variability Over North America: Mechanisms and Predictability", "translator" : [ { "dropping-particle" : "", "family" : "Q3717", "given" : "", "non-dropping-particle" : "", "parse-names" : false, "suffix" : "" } ], "type" : "article-journal", "volume" : "3" }, "uris" : [ "http://www.mendeley.com/documents/?uuid=1db47021-a8b7-44e1-8ef9-21307df596ae" ] } ], "mendeley" : { "formattedCitation" : "(Delworth et al., 2015; Seager and Ting, 2017)", "plainTextFormattedCitation" : "(Delworth et al., 2015; Seager and Ting, 2017)", "previouslyFormattedCitation" : "(Delworth et al., 2015; Seager and Ting,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(Delworth et al., 2015; Seager and Ting, 2017)</w:t>
      </w:r>
      <w:r w:rsidRPr="00C734F4">
        <w:rPr>
          <w:rFonts w:cs="Times New Roman"/>
          <w:lang w:val="en-GB"/>
        </w:rPr>
        <w:fldChar w:fldCharType="end"/>
      </w:r>
      <w:r w:rsidRPr="00C734F4">
        <w:rPr>
          <w:rFonts w:cs="Times New Roman"/>
          <w:lang w:val="en-GB"/>
        </w:rPr>
        <w:t xml:space="preserve">. The multiyear drought of 2012–2016 has been linked to the multiyear persistence of anomalously high atmospheric pressure over the north-eastern Pacific Ocean, which deflected the Pacific storm track northward and suppressed regional precipitation during California's rainy season </w:t>
      </w:r>
      <w:r w:rsidRPr="00C734F4">
        <w:rPr>
          <w:rFonts w:cs="Times New Roman"/>
          <w:lang w:val="en-GB"/>
        </w:rPr>
        <w:fldChar w:fldCharType="begin" w:fldLock="1"/>
      </w:r>
      <w:r w:rsidR="000465A7">
        <w:rPr>
          <w:rFonts w:cs="Times New Roman"/>
          <w:lang w:val="en-GB"/>
        </w:rPr>
        <w:instrText>ADDIN CSL_CITATION { "citationItems" : [ { "id" : "ITEM-1", "itemData" : { "DOI" : "10.1002/2017JD026575", "ISSN" : "2169897X", "author" : [ { "dropping-particle" : "", "family" : "Swain", "given" : "Daniel L.", "non-dropping-particle" : "", "parse-names" : false, "suffix" : "" }, { "dropping-particle" : "", "family" : "Singh", "given" : "Deepti", "non-dropping-particle" : "", "parse-names" : false, "suffix" : "" }, { "dropping-particle" : "", "family" : "Horton", "given" : "Daniel E.", "non-dropping-particle" : "", "parse-names" : false, "suffix" : "" }, { "dropping-particle" : "", "family" : "Mankin", "given" : "Justin S.", "non-dropping-particle" : "", "parse-names" : false, "suffix" : "" }, { "dropping-particle" : "", "family" : "Ballard", "given" : "Tristan C.", "non-dropping-particle" : "", "parse-names" : false, "suffix" : "" }, { "dropping-particle" : "", "family" : "Diffenbaugh", "given" : "Noah S.", "non-dropping-particle" : "", "parse-names" : false, "suffix" : "" } ], "container-title" : "Journal of Geophysical Research: Atmospheres", "id" : "ITEM-1", "issue" : "22", "issued" : { "date-parts" : [ [ "2017", "11", "27" ] ] }, "page" : "12,194-12,209", "title" : "Remote Linkages to Anomalous Winter Atmospheric Ridging Over the Northeastern Pacific", "translator" : [ { "dropping-particle" : "", "family" : "Q4673", "given" : "", "non-dropping-particle" : "", "parse-names" : false, "suffix" : "" } ], "type" : "article-journal", "volume" : "122" }, "uris" : [ "http://www.mendeley.com/documents/?uuid=4a07f32b-0ff0-4ca5-9348-6a98db86a756" ] } ], "mendeley" : { "formattedCitation" : "(Swain et al., 2017)", "plainTextFormattedCitation" : "(Swain et al., 2017)", "previouslyFormattedCitation" : "(Swain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(Swain et al., 2017)</w:t>
      </w:r>
      <w:r w:rsidRPr="00C734F4">
        <w:rPr>
          <w:rFonts w:cs="Times New Roman"/>
          <w:lang w:val="en-GB"/>
        </w:rPr>
        <w:fldChar w:fldCharType="end"/>
      </w:r>
      <w:r w:rsidRPr="00C734F4">
        <w:rPr>
          <w:rFonts w:cs="Times New Roman"/>
          <w:lang w:val="en-GB"/>
        </w:rPr>
        <w:t xml:space="preserve">. Going into more detail, </w:t>
      </w:r>
      <w:commentRangeStart w:id="1389"/>
      <w:r w:rsidRPr="00C734F4">
        <w:rPr>
          <w:rFonts w:cs="Times New Roman"/>
          <w:lang w:val="en-GB"/>
        </w:rPr>
        <w:fldChar w:fldCharType="begin" w:fldLock="1"/>
      </w:r>
      <w:ins w:id="1390" w:author="Robin Matthews" w:date="2021-07-11T17:28:00Z">
        <w:r w:rsidR="007112AB">
          <w:rPr>
            <w:rFonts w:cs="Times New Roman"/>
            <w:lang w:val="en-GB"/>
          </w:rPr>
          <w:instrText>ADDIN CSL_CITATION { "citationItems" : [ { "id" : "ITEM-1", "itemData" : { "DOI" : "10.1002/2015GL066727", "ISSN" : "00948276", "abstract" : "Changes in precipitation have far\u2010reaching consequences on human society and ecosystems as has been demonstrated by recent severe droughts in California and the Oklahoma region. Droughts are beside tropical cyclones the most costly weather and climate related extreme events in the U.S. We apply a weather type (WT) analysis to reanalysis data from 1979\u20132014 that characterize typical weather conditions over the contiguous United States. This enables us to assign precipitation trends within 1980\u20132010 to changes in WT frequencies and changes in precipitation intensities. We show that in the North Atlantic and Midwest region precipitation intensity changes are the major driver of increasing precipitation trends. In the U.S. Southwest, however, WT frequency changes lead to a significant precipitation decrease of up to \u221225% related to an increase in anticyclonic conditions in the North East Pacific. This trend is partly counteracted by increasing precipitation intensities.",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"Clark", "given" : "Martyn P.", "non-dropping-particle" : "", "parse-names" : false, "suffix" : "" }, { "dropping-particle" : "", "family" : "Tye", "given" : "Mari R.", "non-dropping-particle" : "", "parse-names" : false, "suffix" : "" } ], "container-title" : "Geophysical Research Letters", "id" : "ITEM-1", "issue" : "3", "issued" : { "date-parts" : [ [ "2016", "2", "16" ] ] }, "page" : "1272-1279", "title" : "Running dry: The U.S. Southwest's drift into a drier climate state", "translator" : [ { "dropping-particle" : "", "family" : "Q3716", "given" : "", "non-dropping-particle" : "", "parse-names" : false, "suffix" : "" } ], "type" : "article-journal", "volume" : "43" }, "uris" : [ "http://www.mendeley.com/documents/?uuid=d8c8cde4-0db4-44aa-85a4-cb1696e7d20b", "http://www.mendeley.com/documents/?uuid=4d835774-59b6-4b18-a8b7-ab9bf5d25b11" ] } ], "mendeley" : { "formattedCitation" : "(Prein et al., 2016b)", "manualFormatting" : "Prein et al. (2016a)", "plainTextFormattedCitation" : "(Prein et al., 2016b)", "previouslyFormattedCitation" : "(Prein et al., 2016b)" }, "properties" : { "noteIndex" : 0 }, "schema" : "https://github.com/citation-style-language/schema/raw/master/csl-citation.json" }</w:instrText>
        </w:r>
      </w:ins>
      <w:del w:id="1391" w:author="Robin Matthews" w:date="2021-07-11T17:28:00Z">
        <w:r w:rsidR="000465A7" w:rsidDel="007112AB">
          <w:rPr>
            <w:rFonts w:cs="Times New Roman"/>
            <w:lang w:val="en-GB"/>
          </w:rPr>
          <w:delInstrText>ADDIN CSL_CITATION { "citationItems" : [ { "id" : "ITEM-1", "itemData" : { "DOI" : "10.1002/2015GL066727", "ISSN" : "00948276", "abstract" : "Changes in precipitation have far\u2010reaching consequences on human society and ecosystems as has been demonstrated by recent severe droughts in California and the Oklahoma region. Droughts are beside tropical cyclones the most costly weather and climate related extreme events in the U.S. We apply a weather type (WT) analysis to reanalysis data from 1979\u20132014 that characterize typical weather conditions over the contiguous United States. This enables us to assign precipitation trends within 1980\u20132010 to changes in WT frequencies and changes in precipitation intensities. We show that in the North Atlantic and Midwest region precipitation intensity changes are the major driver of increasing precipitation trends. In the U.S. Southwest, however, WT frequency changes lead to a significant precipitation decrease of up to \u221225% related to an increase in anticyclonic conditions in the North East Pacific. This trend is partly counteracted by increasing precipitation intensities.",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"Clark", "given" : "Martyn P.", "non-dropping-particle" : "", "parse-names" : false, "suffix" : "" }, { "dropping-particle" : "", "family" : "Tye", "given" : "Mari R.", "non-dropping-particle" : "", "parse-names" : false, "suffix" : "" } ], "container-title" : "Geophysical Research Letters", "id" : "ITEM-1", "issue" : "3", "issued" : { "date-parts" : [ [ "2016", "2", "16" ] ] }, "page" : "1272-1279", "title" : "Running dry: The U.S. Southwest's drift into a drier climate state", "translator" : [ { "dropping-particle" : "", "family" : "Q3716", "given" : "", "non-dropping-particle" : "", "parse-names" : false, "suffix" : "" } ], "type" : "article-journal", "volume" : "43" }, "uris" : [ "http://www.mendeley.com/documents/?uuid=d8c8cde4-0db4-44aa-85a4-cb1696e7d20b", "http://www.mendeley.com/documents/?uuid=4d835774-59b6-4b18-a8b7-ab9bf5d25b11" ] } ], "mendeley" : { "formattedCitation" : "(Prein et al., 2016b)", "manualFormatting" : "Prein et al. (2016)", "plainTextFormattedCitation" : "(Prein et al., 2016b)", "previouslyFormattedCitation" : "(Prein et al., 2016b)"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Prein et al. (2016</w:t>
      </w:r>
      <w:ins w:id="1392" w:author="Robin Matthews" w:date="2021-07-11T17:28:00Z">
        <w:r w:rsidR="007112AB">
          <w:rPr>
            <w:rFonts w:cs="Times New Roman"/>
            <w:noProof/>
            <w:lang w:val="en-GB"/>
          </w:rPr>
          <w:t>a</w:t>
        </w:r>
      </w:ins>
      <w:r w:rsidR="00E41CA2">
        <w:rPr>
          <w:rFonts w:cs="Times New Roman"/>
          <w:noProof/>
          <w:lang w:val="en-GB"/>
        </w:rPr>
        <w:t>)</w:t>
      </w:r>
      <w:r w:rsidRPr="00C734F4">
        <w:rPr>
          <w:rFonts w:cs="Times New Roman"/>
          <w:lang w:val="en-GB"/>
        </w:rPr>
        <w:fldChar w:fldCharType="end"/>
      </w:r>
      <w:commentRangeEnd w:id="1389"/>
      <w:r w:rsidR="00E41CA2">
        <w:rPr>
          <w:rStyle w:val="CommentReference"/>
          <w:rFonts w:asciiTheme="minorHAnsi" w:eastAsiaTheme="minorHAnsi" w:hAnsiTheme="minorHAnsi"/>
          <w:lang w:eastAsia="en-US"/>
        </w:rPr>
        <w:commentReference w:id="1389"/>
      </w:r>
      <w:r w:rsidRPr="00C734F4">
        <w:rPr>
          <w:rFonts w:cs="Times New Roman"/>
          <w:lang w:val="en-GB"/>
        </w:rPr>
        <w:t xml:space="preserve"> used an assessment of changing occurrence of weather regimes to judge that changes in the frequency of certain regimes during 1979–2014 have led to a decline in precipitation by about 25%, chiefly related to the prevalence of anticyclonic circulation patterns in the northeast Pacific. Finally, the moderate model performance in representing Pacific SST decadal variability and its remote influence (Section 3.7.6) as well as its change under warming may affect attribution results of observed and future precipitation changes (Seager et al., 2019).</w:t>
      </w:r>
    </w:p>
    <w:p w14:paraId="7852514F" w14:textId="77777777" w:rsidR="006221C8" w:rsidRPr="00C734F4" w:rsidRDefault="006221C8" w:rsidP="006221C8">
      <w:pPr>
        <w:pStyle w:val="AR6BodyText"/>
        <w:rPr>
          <w:rFonts w:cs="Times New Roman"/>
          <w:lang w:val="en-GB"/>
        </w:rPr>
      </w:pPr>
    </w:p>
    <w:p w14:paraId="090636B8" w14:textId="5C8293B2" w:rsidR="006221C8" w:rsidRPr="00C734F4" w:rsidRDefault="006221C8" w:rsidP="006221C8">
      <w:pPr>
        <w:pStyle w:val="AR6BodyText"/>
        <w:rPr>
          <w:rFonts w:cs="Times New Roman"/>
          <w:lang w:val="en-GB"/>
        </w:rPr>
      </w:pPr>
      <w:r w:rsidRPr="00C734F4">
        <w:rPr>
          <w:rFonts w:cs="Times New Roman"/>
          <w:lang w:val="en-GB"/>
        </w:rPr>
        <w:t xml:space="preserve">It has also been suggested that the ocean-controlled influence is limited and internal atmospheric variability has to be invoked to fully explain the observed history of drought on decadal time scales </w:t>
      </w:r>
      <w:r w:rsidRPr="00C734F4">
        <w:rPr>
          <w:rFonts w:cs="Times New Roman"/>
          <w:lang w:val="en-GB"/>
        </w:rPr>
        <w:fldChar w:fldCharType="begin" w:fldLock="1"/>
      </w:r>
      <w:r w:rsidR="000465A7">
        <w:rPr>
          <w:rFonts w:cs="Times New Roman"/>
          <w:lang w:val="en-GB"/>
        </w:rPr>
        <w:instrText>ADDIN CSL_CITATION { "citationItems" : [ { "id" : "ITEM-1", "itemData" : { "DOI" : "10.1175/JCLI-D-13-00329.1", "ISSN" : "0894-8755", "author" : [ { "dropping-particle" : "", "family" : "Seager", "given" : "Richard", "non-dropping-particle" : "", "parse-names" : false, "suffix" : "" }, { "dropping-particle" : "", "family" : "Hoerling", "given" : "Martin", "non-dropping-particle" : "", "parse-names" : false, "suffix" : "" } ], "container-title" : "Journal of Climate", "id" : "ITEM-1", "issue" : "12", "issued" : { "date-parts" : [ [ "2014", "6" ] ] }, "page" : "4581-4606", "title" : "Atmosphere and Ocean Origins of North American Droughts", "translator" : [ { "dropping-particle" : "", "family" : "Q4667", "given" : "", "non-dropping-particle" : "", "parse-names" : false, "suffix" : "" } ], "type" : "article-journal", "volume" : "27" }, "uris" : [ "http://www.mendeley.com/documents/?uuid=e3e468f4-69db-40d7-b9a6-07a3e8135cca" ] }, { "id" : "ITEM-2", "itemData" : { "DOI" : "10.1007/s40641-017-0062-1", "ISSN" : "2198-6061", "abstract" : "The physical mechanisms and potential predictability of North American drought on decadal timescales are reviewed in a simple and straightforward manner amenable to a wide audience. During decadal droughts, the tropical oceans, most notably cold states of the Pacific but also warm states of the Atlantic, provide forcing that continually nudges the atmosphere toward circulation anomalies that favor high pressure over southern North America and dry conditions. However, even in these regions, and even more so in the northwest and northeast, the oceans exert less than dominant control and actual drought onset, evolution and termination can deviate due, presumably, to potent internal atmosphere variability. The ocean influence, however, justifies efforts to determine if the driving sea surface temperature anomalies in the tropical Pacific and Atlantic are predictable beyond the seasonal to interannual timescale. Evidence to date, based on initialized predictions with coupled models, is tantalizingly suggestive that useful predictability on these timescales may exist within the atmosphere-ocean system although relevance to North American decadal drought has not yet been demonstrated. These recent advances in drought science and prediction warrant continued research aimed at developing useful long term predictions of drought that can guide adaptation and minimize the associated widespread social and economic disruptions.", "author" : [ { "dropping-particle" : "", "family" : "Seager", "given" : "Richard", "non-dropping-particle" : "", "parse-names" : false, "suffix" : "" }, { "dropping-particle" : "", "family" : "Ting", "given" : "Mingfang", "non-dropping-particle" : "", "parse-names" : false, "suffix" : "" } ], "container-title" : "Current Climate Change Reports", "id" : "ITEM-2", "issue" : "2", "issued" : { "date-parts" : [ [ "2017", "6", "23" ] ] }, "page" : "141-149", "title" : "Decadal Drought Variability Over North America: Mechanisms and Predictability", "translator" : [ { "dropping-particle" : "", "family" : "Q3717", "given" : "", "non-dropping-particle" : "", "parse-names" : false, "suffix" : "" } ], "type" : "article-journal", "volume" : "3" }, "uris" : [ "http://www.mendeley.com/documents/?uuid=1db47021-a8b7-44e1-8ef9-21307df596ae" ] } ], "mendeley" : { "formattedCitation" : "(Seager and Hoerling, 2014; Seager and Ting, 2017)", "plainTextFormattedCitation" : "(Seager and Hoerling, 2014; Seager and Ting, 2017)", "previouslyFormattedCitation" : "(Seager and Hoerling, 2014; Seager and Ting,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and Hoerling, 2014; Seager and Ting, 2017)</w:t>
      </w:r>
      <w:r w:rsidRPr="00C734F4">
        <w:rPr>
          <w:rFonts w:cs="Times New Roman"/>
          <w:lang w:val="en-GB"/>
        </w:rPr>
        <w:fldChar w:fldCharType="end"/>
      </w:r>
      <w:r w:rsidRPr="00C734F4">
        <w:rPr>
          <w:rFonts w:cs="Times New Roman"/>
          <w:lang w:val="en-GB"/>
        </w:rPr>
        <w:t xml:space="preserve">. From roughly 1980 to the present, the regional climate signals show an interesting mix between forced and internal variability.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used a dynamical adjustment </w:t>
      </w:r>
      <w:r w:rsidRPr="00C734F4">
        <w:rPr>
          <w:lang w:val="en-GB"/>
        </w:rPr>
        <w:t>method and large ensembles of coupled and SST-forced atmospheric experiments to suggest that the</w:t>
      </w:r>
      <w:r w:rsidRPr="00C734F4">
        <w:rPr>
          <w:rFonts w:cs="Times New Roman"/>
          <w:lang w:val="en-GB"/>
        </w:rPr>
        <w:t xml:space="preserve"> observed southwestern North America rainfall decline mainly results from the effects of atmospheric internal variability, which is in part driven by a PDV-related phase shift in Pacific SST around 2000 (Figure 10.13b, c). Based upon four SMILEs (three using a coupled GCM and another one an atmospheric GCM constrained by observed SSTs) and a CMIP6 multi-model suite constrained by observed external forcings, Figure 10.13 shows, in agreement with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that observed SSTs with their associated atmospheric response are the main drivers of the southwestern North America precipitation decrease during the 1983‒2014 period. Once aspects of the internal variability are removed by dynamical adjustment, the observed precipitation-change signal and simulated anthropogenically-forced components look more similar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w:t>
      </w:r>
    </w:p>
    <w:p w14:paraId="4E6DDD6D" w14:textId="77777777" w:rsidR="006221C8" w:rsidRPr="00C734F4" w:rsidRDefault="006221C8" w:rsidP="006221C8">
      <w:pPr>
        <w:pStyle w:val="AR6BodyText"/>
        <w:rPr>
          <w:rFonts w:cs="Times New Roman"/>
          <w:lang w:val="en-GB"/>
        </w:rPr>
      </w:pPr>
    </w:p>
    <w:p w14:paraId="67D47B5B" w14:textId="77777777" w:rsidR="006221C8" w:rsidRPr="00C734F4" w:rsidRDefault="006221C8" w:rsidP="00094546">
      <w:pPr>
        <w:pStyle w:val="AR6BodyText"/>
        <w:rPr>
          <w:rFonts w:cs="Times New Roman"/>
          <w:lang w:val="en-GB"/>
        </w:rPr>
      </w:pPr>
    </w:p>
    <w:p w14:paraId="5D8D4D50" w14:textId="77777777" w:rsidR="006221C8" w:rsidRPr="00C734F4" w:rsidRDefault="006221C8" w:rsidP="00094546">
      <w:pPr>
        <w:pStyle w:val="AR6BodyText"/>
        <w:rPr>
          <w:b/>
          <w:lang w:val="en-GB"/>
        </w:rPr>
      </w:pPr>
      <w:r w:rsidRPr="00C734F4">
        <w:rPr>
          <w:b/>
          <w:lang w:val="en-GB"/>
        </w:rPr>
        <w:t>[START FIGURE 10.13 HERE]</w:t>
      </w:r>
    </w:p>
    <w:p w14:paraId="10DBEE8D" w14:textId="77777777" w:rsidR="006221C8" w:rsidRPr="00C734F4" w:rsidRDefault="006221C8" w:rsidP="00094546">
      <w:pPr>
        <w:pStyle w:val="AR6BodyText"/>
        <w:rPr>
          <w:rFonts w:cs="Times New Roman"/>
          <w:lang w:val="en-GB"/>
        </w:rPr>
      </w:pPr>
    </w:p>
    <w:p w14:paraId="605B4DB2" w14:textId="0F2512A1" w:rsidR="006221C8" w:rsidRPr="005D6182" w:rsidRDefault="00766EE2" w:rsidP="005D6182">
      <w:pPr>
        <w:pStyle w:val="AR6Chap10Figure"/>
      </w:pPr>
      <w:r>
        <w:t xml:space="preserve"> </w:t>
      </w:r>
      <w:r w:rsidR="006221C8" w:rsidRPr="00441820">
        <w:rPr>
          <w:b/>
        </w:rPr>
        <w:t>Attribution of the southwestern North America precipitation decline during the 1983–2014 period.</w:t>
      </w:r>
      <w:r w:rsidR="006221C8" w:rsidRPr="005D6182">
        <w:t xml:space="preserve"> (a) Water year (October to September) precipitation spatial linear trend (in percent per decade) over North America from 1983 to 2014. Trends are estimated using ordinary least squares. Top row: Observed trends from CRU TS, REGEN, GPCC, and the Global Precipitation Climatology Project (GPCP). Middle row: Driest, mean and wettest trends (relative to the region enclosed in the black quadrilateral, bottom row) from the 100 members of the MPI-ESM coupled SMILE. Bottom row: Driest, mean and wettest trends relative to the above region from the 100 members of the d4PDF atmosphere-only SMILE. (b) Time series of water year precipitation anomalies (%, baseline 1971–2000) over the above south-western North America region for CRU TS (grey bar charts). Black, brown and green lines show low-pass filtered time series for CRU TS, driest and wettest members of the d4PDF SMILE, respectively. The filter is the same as the one used in Figure 10.10. (c) Distribution of south-western region-averaged water-year precipitation 1983‒2014 trends (in percent per decade) for observations (CRU TS, REGEN, GPCC and </w:t>
      </w:r>
      <w:r w:rsidR="006221C8" w:rsidRPr="005D6182">
        <w:lastRenderedPageBreak/>
        <w:t>GPCP, black crosses), CMIP6 all-forcing historical simulations (red circles), the MIROC6, CSIRO-Mk3-6-0, MPI-ESM and d4PDF SMILEs (grey box-and-whisker plots). Grey squares refer to ensemble mean trends of their respective SMILE and the red circle refers to the CMIP6 multi-model mean. Box-and-whisker plots follow the methodology used in Figure 10.6. Further details on data sources and processing are available in the chapter data table (Table 10.SM.1</w:t>
      </w:r>
      <w:r>
        <w:t>1</w:t>
      </w:r>
      <w:r w:rsidR="006221C8" w:rsidRPr="005D6182">
        <w:t>).</w:t>
      </w:r>
    </w:p>
    <w:p w14:paraId="29C08187" w14:textId="77777777" w:rsidR="006221C8" w:rsidRPr="00C734F4" w:rsidRDefault="006221C8" w:rsidP="00094546">
      <w:pPr>
        <w:pStyle w:val="AR6BodyText"/>
        <w:rPr>
          <w:rFonts w:cs="Times New Roman"/>
          <w:lang w:val="en-GB"/>
        </w:rPr>
      </w:pPr>
    </w:p>
    <w:p w14:paraId="5935E60B" w14:textId="77777777" w:rsidR="006221C8" w:rsidRPr="00C734F4" w:rsidRDefault="006221C8" w:rsidP="00094546">
      <w:pPr>
        <w:pStyle w:val="AR6BodyText"/>
        <w:rPr>
          <w:b/>
          <w:lang w:val="en-GB"/>
        </w:rPr>
      </w:pPr>
      <w:r w:rsidRPr="00C734F4">
        <w:rPr>
          <w:b/>
          <w:lang w:val="en-GB"/>
        </w:rPr>
        <w:t>[END FIGURE 10.13 HERE]</w:t>
      </w:r>
    </w:p>
    <w:p w14:paraId="03C71136" w14:textId="77777777" w:rsidR="006221C8" w:rsidRPr="00C734F4" w:rsidRDefault="006221C8" w:rsidP="006221C8">
      <w:pPr>
        <w:pStyle w:val="AR6BodyText"/>
        <w:rPr>
          <w:rFonts w:cs="Times New Roman"/>
          <w:lang w:val="en-GB"/>
        </w:rPr>
      </w:pPr>
    </w:p>
    <w:p w14:paraId="06EBF699" w14:textId="77777777" w:rsidR="006221C8" w:rsidRPr="00C734F4" w:rsidRDefault="006221C8" w:rsidP="006221C8">
      <w:pPr>
        <w:pStyle w:val="AR6BodyText"/>
        <w:rPr>
          <w:rFonts w:cs="Times New Roman"/>
          <w:lang w:val="en-GB"/>
        </w:rPr>
      </w:pPr>
    </w:p>
    <w:p w14:paraId="256004FB" w14:textId="36B62E73" w:rsidR="006221C8" w:rsidRPr="00737B5A" w:rsidRDefault="006221C8" w:rsidP="006221C8">
      <w:pPr>
        <w:pStyle w:val="AR6BodyText"/>
        <w:rPr>
          <w:rFonts w:cs="Times New Roman"/>
        </w:rPr>
      </w:pPr>
      <w:r w:rsidRPr="00C734F4">
        <w:rPr>
          <w:rFonts w:cs="Times New Roman"/>
          <w:lang w:val="en-GB"/>
        </w:rPr>
        <w:t xml:space="preserve">Importantly, as the AR6 assessment views the PDV as being mostly driven by internal variability (Section 3.7.6), the lines of evidence cited above suggest that the contribution of natural and anthropogenic forcings to the precipitation decline has a small amplitude. Unlike the precipitation deficit, the accompanying southwestern North America warming is driven primarily by anthropogenic forcing from GHGs rather than atmospheric circulation variability and may help to enhance the drought through increased evapotranspiration </w:t>
      </w:r>
      <w:commentRangeStart w:id="1393"/>
      <w:r w:rsidRPr="00C734F4">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"ITEM-2",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"ITEM-2",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"id" : "ITEM-3",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"ITEM-3",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"id" : "ITEM-4", "itemData" : { "DOI" : "10.1002/2015GL064924", "ISSN" : "00948276", "author" : [ { "dropping-particle" : "", "family" : "Williams", "given" : "A. Park", "non-dropping-particle" : "", "parse-names" : false, "suffix" : "" }, { "dropping-particle" : "", "family" : "Seager", "given" : "Richard", "non-dropping-particle" : "", "parse-names" : false, "suffix" : "" }, { "dropping-particle" : "", "family" : "Abatzoglou", "given" : "John T.", "non-dropping-particle" : "", "parse-names" : false, "suffix" : "" }, { "dropping-particle" : "", "family" : "Cook", "given" : "Benjamin I.", "non-dropping-particle" : "", "parse-names" : false, "suffix" : "" }, { "dropping-particle" : "", "family" : "Smerdon", "given" : "Jason E.", "non-dropping-particle" : "", "parse-names" : false, "suffix" : "" }, { "dropping-particle" : "", "family" : "Cook", "given" : "Edward R.", "non-dropping-particle" : "", "parse-names" : false, "suffix" : "" } ], "container-title" : "Geophysical Research Letters", "id" : "ITEM-4", "issue" : "16", "issued" : { "date-parts" : [ [ "2015", "8", "28" ] ] }, "page" : "6819-6828", "title" : "Contribution of anthropogenic warming to California drought during 2012-2014", "translator" : [ { "dropping-particle" : "", "family" : "Q4659", "given" : "", "non-dropping-particle" : "", "parse-names" : false, "suffix" : "" } ], "type" : "article-journal", "volume" : "42" }, "uris" : [ "http://www.mendeley.com/documents/?uuid=fa195191-868e-4fd1-bfa3-4433563120c5" ] }, { "id" : "ITEM-5",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"ITEM-5",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"id" : "ITEM-6", "itemData" : { "DOI" : "10.1073/pnas.1422385112", "ISSN" : "0027-8424", "abstract" : "California is currently in the midst of a record-setting drought. The drought began in 2012 and now includes the lowest calendar-year and 12-mo precipitation, the highest annual temperature, and the most extreme drought indicators on record. The extremely warm and dry conditions have led to acute water shortages, groundwater overdraft, critically low streamflow, and enhanced wildfire risk. Analyzing historical climate observations from California, we find that precipitation deficits in California were more than twice as likely to yield drought years if they occurred when conditions were warm. We find that although there has not been a substantial change in the probability of either negative or moderately negative precipitation anomalies in recent decades, the occurrence of drought years has been greater in the past two decades than in the preceding century. In addition, the probability that precipitation deficits co-occur with warm conditions and the probability that precipitation deficits produce drought have both increased. Climate model experiments with and without anthropogenic forcings reveal that human activities have increased the probability that dry precipitation years are also warm. Further, a large ensemble of climate model realizations reveals that additional global warming over the next few decades is very likely to create \u223c100% probability that any annual-scale dry period is also extremely warm. We therefore conclude that anthropogenic warming is increasing the probability of co-occurring warm\u2013dry conditions like those that have created the acute human and ecosystem impacts associated with the \u201cexceptional\u201d 2012\u20132014 drought in California.", "author" : [ { "dropping-particle" : "", "family" : "Diffenbaugh", "given" : "Noah S.", "non-dropping-particle" : "", "parse-names" : false, "suffix" : "" }, { "dropping-particle" : "", "family" : "Swain", "given" : "Daniel L.", "non-dropping-particle" : "", "parse-names" : false, "suffix" : "" }, { "dropping-particle" : "", "family" : "Touma", "given" : "Danielle", "non-dropping-particle" : "", "parse-names" : false, "suffix" : "" } ], "container-title" : "Proceedings of the National Academy of Sciences", "id" : "ITEM-6", "issue" : "13", "issued" : { "date-parts" : [ [ "2015", "3", "31" ] ] }, "page" : "3931-3936", "title" : "Anthropogenic warming has increased drought risk in California", "translator" : [ { "dropping-particle" : "", "family" : "Q6702", "given" : "", "non-dropping-particle" : "", "parse-names" : false, "suffix" : "" } ], "type" : "article-journal", "volume" : "112" }, "uris" : [ "http://www.mendeley.com/documents/?uuid=657e2703-19ee-4c35-96fe-a6bffc0680e8" ] } ], "mendeley" : { "formattedCitation" : "(Knutson et al., 2013; Diffenbaugh et al., 2015; Williams et al., 2015, 2020, Lehner et al., 2018, 2020)", "plainTextFormattedCitation" : "(Knutson et al., 2013; Diffenbaugh et al., 2015; Williams et al., 2015, 2020, Lehner et al., 2018, 2020)", "previouslyFormattedCitation" : "(Knutson et al., 2013; Diffenbaugh et al., 2015; Williams et al., 2015, 2020, Lehner et al., 2018,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(Knutson et al., 2013; Diffenbaugh et al., 2015; Williams et al., 2015, 2020</w:t>
      </w:r>
      <w:ins w:id="1394" w:author="Robin Matthews" w:date="2021-07-11T17:30:00Z">
        <w:r w:rsidR="004E077D">
          <w:rPr>
            <w:rFonts w:cs="Times New Roman"/>
            <w:noProof/>
          </w:rPr>
          <w:t>;</w:t>
        </w:r>
      </w:ins>
      <w:del w:id="1395" w:author="Robin Matthews" w:date="2021-07-11T17:30:00Z">
        <w:r w:rsidR="00E41CA2" w:rsidDel="004E077D">
          <w:rPr>
            <w:rFonts w:cs="Times New Roman"/>
            <w:noProof/>
          </w:rPr>
          <w:delText>,</w:delText>
        </w:r>
      </w:del>
      <w:r w:rsidR="00E41CA2">
        <w:rPr>
          <w:rFonts w:cs="Times New Roman"/>
          <w:noProof/>
        </w:rPr>
        <w:t xml:space="preserve"> Lehner et al., 2018, 2020)</w:t>
      </w:r>
      <w:r w:rsidRPr="00C734F4">
        <w:rPr>
          <w:rFonts w:cs="Times New Roman"/>
          <w:lang w:val="en-GB"/>
        </w:rPr>
        <w:fldChar w:fldCharType="end"/>
      </w:r>
      <w:commentRangeEnd w:id="1393"/>
      <w:r w:rsidR="00E41CA2">
        <w:rPr>
          <w:rStyle w:val="CommentReference"/>
          <w:rFonts w:asciiTheme="minorHAnsi" w:eastAsiaTheme="minorHAnsi" w:hAnsiTheme="minorHAnsi"/>
          <w:lang w:eastAsia="en-US"/>
        </w:rPr>
        <w:commentReference w:id="1393"/>
      </w:r>
      <w:r w:rsidRPr="00737B5A">
        <w:rPr>
          <w:rFonts w:cs="Times New Roman"/>
        </w:rPr>
        <w:t>.</w:t>
      </w:r>
    </w:p>
    <w:p w14:paraId="6FABC9E7" w14:textId="77777777" w:rsidR="006221C8" w:rsidRPr="00737B5A" w:rsidRDefault="006221C8" w:rsidP="006221C8">
      <w:pPr>
        <w:pStyle w:val="AR6BodyText"/>
        <w:rPr>
          <w:rFonts w:cs="Times New Roman"/>
        </w:rPr>
      </w:pPr>
    </w:p>
    <w:p w14:paraId="2C6D9004" w14:textId="77777777" w:rsidR="006221C8" w:rsidRPr="00C734F4" w:rsidRDefault="006221C8" w:rsidP="006221C8">
      <w:pPr>
        <w:pStyle w:val="AR6BodyText"/>
        <w:rPr>
          <w:rFonts w:cs="Times New Roman"/>
          <w:lang w:val="en-GB"/>
        </w:rPr>
      </w:pPr>
      <w:r w:rsidRPr="00C734F4">
        <w:rPr>
          <w:rFonts w:cs="Times New Roman"/>
          <w:lang w:val="en-GB"/>
        </w:rPr>
        <w:t xml:space="preserve">To conclude, there is </w:t>
      </w:r>
      <w:r w:rsidRPr="00C734F4">
        <w:rPr>
          <w:rFonts w:cs="Times New Roman"/>
          <w:i/>
          <w:lang w:val="en-GB"/>
        </w:rPr>
        <w:t>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xml:space="preserve">) that most (&gt;50%) of the anomalous atmospheric circulation that caused the southwestern North America negative precipitation trend can be attributed to teleconnections arising from tropical Pacific SST variations related to PDV. There is </w:t>
      </w:r>
      <w:r w:rsidRPr="00C734F4">
        <w:rPr>
          <w:rFonts w:cs="Times New Roman"/>
          <w:i/>
          <w:lang w:val="en-GB"/>
        </w:rPr>
        <w:t>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that anthropogenic forcing has made a substantial contribution (~50%) to the southwestern North America warming since 1980.</w:t>
      </w:r>
    </w:p>
    <w:p w14:paraId="023AAEEA" w14:textId="77777777" w:rsidR="006221C8" w:rsidRPr="00C734F4" w:rsidRDefault="006221C8" w:rsidP="006221C8">
      <w:pPr>
        <w:pStyle w:val="AR6BodyText"/>
        <w:rPr>
          <w:rFonts w:cs="Times New Roman"/>
          <w:lang w:val="en-GB"/>
        </w:rPr>
      </w:pPr>
    </w:p>
    <w:p w14:paraId="20550919" w14:textId="77777777" w:rsidR="006221C8" w:rsidRPr="00C734F4" w:rsidRDefault="006221C8" w:rsidP="006221C8">
      <w:pPr>
        <w:pStyle w:val="AR6BodyText"/>
        <w:rPr>
          <w:rFonts w:cs="Times New Roman"/>
          <w:lang w:val="en-GB"/>
        </w:rPr>
      </w:pPr>
    </w:p>
    <w:p w14:paraId="794ABF80" w14:textId="77777777" w:rsidR="006221C8" w:rsidRPr="00C734F4" w:rsidRDefault="006221C8" w:rsidP="006221C8">
      <w:pPr>
        <w:pStyle w:val="AR6Chap10Level310111"/>
        <w:numPr>
          <w:ilvl w:val="3"/>
          <w:numId w:val="9"/>
        </w:numPr>
        <w:rPr>
          <w:lang w:val="en-GB"/>
        </w:rPr>
      </w:pPr>
      <w:bookmarkStart w:id="1396" w:name="_Toc29679449"/>
      <w:bookmarkStart w:id="1397" w:name="_Toc30602424"/>
      <w:bookmarkStart w:id="1398" w:name="_Toc70454764"/>
      <w:r w:rsidRPr="00C734F4">
        <w:rPr>
          <w:lang w:val="en-GB"/>
        </w:rPr>
        <w:t>Assessment summary</w:t>
      </w:r>
      <w:bookmarkEnd w:id="1396"/>
      <w:bookmarkEnd w:id="1397"/>
      <w:bookmarkEnd w:id="1398"/>
    </w:p>
    <w:p w14:paraId="43A183EA" w14:textId="77777777" w:rsidR="006221C8" w:rsidRPr="00C734F4" w:rsidRDefault="006221C8" w:rsidP="006221C8">
      <w:pPr>
        <w:pStyle w:val="AR6BodyText"/>
        <w:rPr>
          <w:rFonts w:cs="Times New Roman"/>
          <w:lang w:val="en-GB"/>
        </w:rPr>
      </w:pPr>
    </w:p>
    <w:p w14:paraId="264E8FEF" w14:textId="7034480E" w:rsidR="006221C8" w:rsidRPr="00C734F4" w:rsidRDefault="006221C8" w:rsidP="006221C8">
      <w:pPr>
        <w:pStyle w:val="AR6BodyText"/>
        <w:rPr>
          <w:rFonts w:cs="Times New Roman"/>
          <w:b/>
          <w:lang w:val="en-GB"/>
        </w:rPr>
      </w:pPr>
      <w:r w:rsidRPr="00C734F4">
        <w:rPr>
          <w:rFonts w:cs="Times New Roman"/>
          <w:lang w:val="en-GB"/>
        </w:rPr>
        <w:t xml:space="preserve">The robustness of regional-scale attribution differs strongly between temperature </w:t>
      </w:r>
      <w:r w:rsidR="00FA29A0">
        <w:rPr>
          <w:rFonts w:cs="Times New Roman"/>
          <w:lang w:val="en-GB"/>
        </w:rPr>
        <w:t>and</w:t>
      </w:r>
      <w:r w:rsidR="00FA29A0" w:rsidRPr="00C734F4">
        <w:rPr>
          <w:rFonts w:cs="Times New Roman"/>
          <w:lang w:val="en-GB"/>
        </w:rPr>
        <w:t xml:space="preserve"> </w:t>
      </w:r>
      <w:r w:rsidRPr="00C734F4">
        <w:rPr>
          <w:rFonts w:cs="Times New Roman"/>
          <w:lang w:val="en-GB"/>
        </w:rPr>
        <w:t xml:space="preserve">precipitation changes. While the influence of anthropogenic forcing on regional temperature long-term change has been detected and attributed in almost all land regions, a robust detection and attribution of human influence on regional precipitation change has not </w:t>
      </w:r>
      <w:r w:rsidR="00FA29A0">
        <w:rPr>
          <w:rFonts w:cs="Times New Roman"/>
          <w:lang w:val="en-GB"/>
        </w:rPr>
        <w:t xml:space="preserve">yet </w:t>
      </w:r>
      <w:r w:rsidRPr="00C734F4">
        <w:rPr>
          <w:rFonts w:cs="Times New Roman"/>
          <w:lang w:val="en-GB"/>
        </w:rPr>
        <w:t xml:space="preserve">fully occurred for many land regions (Section 10.4.3). Although the contribution of anthropogenic forcing to long-term regional precipitation change has been detected in some regions, a robust quantification of the contributions of different drivers remains elusive. The delayed emergence of the anthropogenic precipitation fingerprint with respect to temperature is likely due to the opposing sign of the fast and slow land precipitation forced responses and time-dependent SST change patterns (Section 8.2.1; Section 10.4.3), stronger internal variability (Section 10.3.4.3) as well as larger observational uncertainty (Section 10.2) and impact of model biases. The contribution of internal variability to the observed changes can also be very sensitive to the period length and level of spatial aggregation for the region under scrutiny </w:t>
      </w:r>
      <w:del w:id="1399" w:author="Robin Matthews" w:date="2021-07-11T17:30:00Z">
        <w:r w:rsidRPr="00C734F4" w:rsidDel="004E077D">
          <w:rPr>
            <w:rFonts w:cs="Times New Roman"/>
            <w:lang w:val="en-GB"/>
          </w:rPr>
          <w:delText>(</w:delText>
        </w:r>
      </w:del>
      <w:commentRangeStart w:id="1400"/>
      <w:r w:rsidRPr="00C734F4">
        <w:rPr>
          <w:rFonts w:cs="Times New Roman"/>
          <w:lang w:val="en-GB"/>
        </w:rPr>
        <w:fldChar w:fldCharType="begin" w:fldLock="1"/>
      </w:r>
      <w:ins w:id="1401" w:author="Robin Matthews" w:date="2021-07-11T17:30:00Z">
        <w:r w:rsidR="004E077D">
          <w:rPr>
            <w:rFonts w:cs="Times New Roman"/>
            <w:lang w:val="en-GB"/>
          </w:rPr>
          <w:instrText>ADDIN CSL_CITATION { "citationItems" : [ { "id" : "ITEM-1", "itemData" : { "DOI" : "10.1002/2015JD024382", "ISSN" : "2169897X", "author" : [ { "dropping-particle" : "", "family" : "Kumar", "given" : "Sanjiv", "non-dropping-particle" : "", "parse-names" : false, "suffix" : "" }, { "dropping-particle" : "", "family" : "Kinter", "given" : "James L.", "non-dropping-particle" : "", "parse-names" : false, "suffix" : "" }, { "dropping-particle" : "", "family" : "Pan", "given" : "Zaitao", "non-dropping-particle" : "", "parse-names" : false, "suffix" : "" }, { "dropping-particle" : "", "family" : "Sheffield", "given" : "Justin", "non-dropping-particle" : "", "parse-names" : false, "suffix" : "" } ], "container-title" : "Journal of Geophysical Research: Atmospheres", "id" : "ITEM-1", "issue" : "16", "issued" : { "date-parts" : [ [ "2016", "8", "27" ] ] }, "page" : "9561-9575", "title" : "Twentieth century temperature trends in CMIP3, CMIP5, and CESM-LE climate simulations: Spatial-temporal uncertainties, differences, and their potential sources", "translator" : [ { "dropping-particle" : "", "family" : "Q4482", "given" : "", "non-dropping-particle" : "", "parse-names" : false, "suffix" : "" } ], "type" : "article-journal", "volume" : "121" }, "uris" : [ "http://www.mendeley.com/documents/?uuid=0815e18f-2c8f-4d4d-996e-20ffeb0610fa" ] } ], "mendeley" : { "formattedCitation" : "(Kumar et al., 2016)", "manualFormatting" : "(Kumar et al., 2016", "plainTextFormattedCitation" : "(Kumar et al., 2016)", "previouslyFormattedCitation" : "(Kumar et al., 2016)" }, "properties" : { "noteIndex" : 0 }, "schema" : "https://github.com/citation-style-language/schema/raw/master/csl-citation.json" }</w:instrText>
        </w:r>
      </w:ins>
      <w:del w:id="1402" w:author="Robin Matthews" w:date="2021-07-11T17:30:00Z">
        <w:r w:rsidR="000465A7" w:rsidDel="004E077D">
          <w:rPr>
            <w:rFonts w:cs="Times New Roman"/>
            <w:lang w:val="en-GB"/>
          </w:rPr>
          <w:delInstrText>ADDIN CSL_CITATION { "citationItems" : [ { "id" : "ITEM-1", "itemData" : { "DOI" : "10.1002/2015JD024382", "ISSN" : "2169897X", "author" : [ { "dropping-particle" : "", "family" : "Kumar", "given" : "Sanjiv", "non-dropping-particle" : "", "parse-names" : false, "suffix" : "" }, { "dropping-particle" : "", "family" : "Kinter", "given" : "James L.", "non-dropping-particle" : "", "parse-names" : false, "suffix" : "" }, { "dropping-particle" : "", "family" : "Pan", "given" : "Zaitao", "non-dropping-particle" : "", "parse-names" : false, "suffix" : "" }, { "dropping-particle" : "", "family" : "Sheffield", "given" : "Justin", "non-dropping-particle" : "", "parse-names" : false, "suffix" : "" } ], "container-title" : "Journal of Geophysical Research: Atmospheres", "id" : "ITEM-1", "issue" : "16", "issued" : { "date-parts" : [ [ "2016", "8", "27" ] ] }, "page" : "9561-9575", "title" : "Twentieth century temperature trends in CMIP3, CMIP5, and CESM-LE climate simulations: Spatial-temporal uncertainties, differences, and their potential sources", "translator" : [ { "dropping-particle" : "", "family" : "Q4482", "given" : "", "non-dropping-particle" : "", "parse-names" : false, "suffix" : "" } ], "type" : "article-journal", "volume" : "121" }, "uris" : [ "http://www.mendeley.com/documents/?uuid=0815e18f-2c8f-4d4d-996e-20ffeb0610fa" ] } ], "mendeley" : { "formattedCitation" : "(Kumar et al., 2016)", "manualFormatting" : "Kumar et al., 2016; Cross-Chapter Box 3.1; Section 4.4.1)", "plainTextFormattedCitation" : "(Kumar et al., 2016)", "previouslyFormattedCitation" : "(Kumar et al., 2016)" }, "properties" : { "noteIndex" : 0 }, "schema" : "https://github.com/citation-style-language/schema/raw/master/csl-citation.json" }</w:delInstrText>
        </w:r>
      </w:del>
      <w:r w:rsidRPr="00C734F4">
        <w:rPr>
          <w:rFonts w:cs="Times New Roman"/>
          <w:lang w:val="en-GB"/>
        </w:rPr>
        <w:fldChar w:fldCharType="separate"/>
      </w:r>
      <w:del w:id="1403" w:author="Robin Matthews" w:date="2021-07-11T17:30:00Z">
        <w:r w:rsidR="00E41CA2" w:rsidDel="004E077D">
          <w:rPr>
            <w:rFonts w:cs="Times New Roman"/>
            <w:noProof/>
            <w:lang w:val="en-GB"/>
          </w:rPr>
          <w:delText>K</w:delText>
        </w:r>
      </w:del>
      <w:ins w:id="1404" w:author="Robin Matthews" w:date="2021-07-11T17:30:00Z">
        <w:r w:rsidR="004E077D">
          <w:rPr>
            <w:rFonts w:cs="Times New Roman"/>
            <w:noProof/>
            <w:lang w:val="en-GB"/>
          </w:rPr>
          <w:t>(K</w:t>
        </w:r>
      </w:ins>
      <w:r w:rsidR="00E41CA2">
        <w:rPr>
          <w:rFonts w:cs="Times New Roman"/>
          <w:noProof/>
          <w:lang w:val="en-GB"/>
        </w:rPr>
        <w:t>umar et al., 2016</w:t>
      </w:r>
      <w:del w:id="1405" w:author="Robin Matthews" w:date="2021-07-11T17:30:00Z">
        <w:r w:rsidR="00E41CA2" w:rsidDel="004E077D">
          <w:rPr>
            <w:rFonts w:cs="Times New Roman"/>
            <w:noProof/>
            <w:lang w:val="en-GB"/>
          </w:rPr>
          <w:delText>; Cross-Chapter Box 3.1; Section 4.4.1)</w:delText>
        </w:r>
      </w:del>
      <w:r w:rsidRPr="00C734F4">
        <w:rPr>
          <w:rFonts w:cs="Times New Roman"/>
          <w:lang w:val="en-GB"/>
        </w:rPr>
        <w:fldChar w:fldCharType="end"/>
      </w:r>
      <w:commentRangeEnd w:id="1400"/>
      <w:r w:rsidR="00E41CA2">
        <w:rPr>
          <w:rStyle w:val="CommentReference"/>
          <w:rFonts w:asciiTheme="minorHAnsi" w:eastAsiaTheme="minorHAnsi" w:hAnsiTheme="minorHAnsi"/>
          <w:lang w:eastAsia="en-US"/>
        </w:rPr>
        <w:commentReference w:id="1400"/>
      </w:r>
      <w:ins w:id="1406" w:author="Robin Matthews" w:date="2021-07-11T17:30:00Z">
        <w:r w:rsidR="004E077D">
          <w:rPr>
            <w:rFonts w:cs="Times New Roman"/>
            <w:noProof/>
            <w:lang w:val="en-GB"/>
          </w:rPr>
          <w:t>; Cross-Chapter Box 3.1; Section 4.4.1)</w:t>
        </w:r>
      </w:ins>
      <w:r w:rsidRPr="00C734F4">
        <w:rPr>
          <w:rFonts w:cs="Times New Roman"/>
          <w:lang w:val="en-GB"/>
        </w:rPr>
        <w:t>. Finally</w:t>
      </w:r>
      <w:r w:rsidRPr="00C734F4">
        <w:rPr>
          <w:rFonts w:cs="Times New Roman"/>
          <w:color w:val="000000" w:themeColor="text1"/>
          <w:lang w:val="en-GB"/>
        </w:rPr>
        <w:t>,</w:t>
      </w:r>
      <w:r w:rsidRPr="00C734F4">
        <w:rPr>
          <w:rFonts w:cs="Times New Roman"/>
          <w:lang w:val="en-GB"/>
        </w:rPr>
        <w:t xml:space="preserve"> even in the case of temperature changes at multi-decadal time scale, internal variability can still be a substantial driver of regional changes due to cancellation between different external forcings </w:t>
      </w:r>
      <w:r w:rsidRPr="00C734F4">
        <w:rPr>
          <w:rFonts w:cs="Times New Roman"/>
          <w:lang w:val="en-GB"/>
        </w:rPr>
        <w:fldChar w:fldCharType="begin" w:fldLock="1"/>
      </w:r>
      <w:r w:rsidR="000465A7">
        <w:rPr>
          <w:rFonts w:cs="Times New Roman"/>
          <w:lang w:val="en-GB"/>
        </w:rPr>
        <w:instrText>ADDIN CSL_CITATION { "citationItems" : [ { "id" : "ITEM-1", "itemData" : { "DOI" : "10.1038/s41598-018-36311-5", "ISSN" : "2045-2322", "author" : [ { "dropping-particle" : "", "family" : "Nath", "given" : "Reshmita", "non-dropping-particle" : "", "parse-names" : false, "suffix" : "" }, { "dropping-particle" : "", "family" : "Luo", "given" : "Yong", "non-dropping-particle" : "", "parse-names" : false, "suffix" : "" }, { "dropping-particle" : "", "family" : "Chen", "given" : "Wen", "non-dropping-particle" : "", "parse-names" : false, "suffix" : "" }, { "dropping-particle" : "", "family" : "Cui", "given" : "Xuefeng", "non-dropping-particle" : "", "parse-names" : false, "suffix" : "" } ], "container-title" : "Scientific Reports", "id" : "ITEM-1", "issue" : "1", "issued" : { "date-parts" : [ [ "2018", "12", "21" ] ] }, "page" : "18047", "title" : "On the contribution of internal variability and external forcing factors to the Cooling trend over the Humid Subtropical Indo-Gangetic Plain in India", "translator" : [ { "dropping-particle" : "", "family" : "Q5331", "given" : "", "non-dropping-particle" : "", "parse-names" : false, "suffix" : "" } ], "type" : "article-journal", "volume" : "8" }, "uris" : [ "http://www.mendeley.com/documents/?uuid=a51fa161-84e9-4391-a637-3f32d923384d" ] } ], "mendeley" : { "formattedCitation" : "(Nath et al., 2018)", "plainTextFormattedCitation" : "(Nath et al., 2018)", "previouslyFormattedCitation" : "(Nath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(Nath et al., 2018)</w:t>
      </w:r>
      <w:r w:rsidRPr="00C734F4">
        <w:rPr>
          <w:rFonts w:cs="Times New Roman"/>
          <w:lang w:val="en-GB"/>
        </w:rPr>
        <w:fldChar w:fldCharType="end"/>
      </w:r>
      <w:r w:rsidRPr="00C734F4">
        <w:rPr>
          <w:rFonts w:cs="Times New Roman"/>
          <w:lang w:val="en-GB"/>
        </w:rPr>
        <w:t>.</w:t>
      </w:r>
    </w:p>
    <w:p w14:paraId="2EF49B31" w14:textId="77777777" w:rsidR="006221C8" w:rsidRPr="00C734F4" w:rsidRDefault="006221C8" w:rsidP="006221C8">
      <w:pPr>
        <w:pStyle w:val="AR6BodyText"/>
        <w:rPr>
          <w:rFonts w:cs="Times New Roman"/>
          <w:lang w:val="en-GB"/>
        </w:rPr>
      </w:pPr>
    </w:p>
    <w:p w14:paraId="78F278B2" w14:textId="77777777" w:rsidR="006221C8" w:rsidRPr="00C734F4" w:rsidRDefault="006221C8" w:rsidP="006221C8">
      <w:pPr>
        <w:pStyle w:val="AR6BodyText"/>
        <w:rPr>
          <w:strike/>
          <w:lang w:val="en-GB"/>
        </w:rPr>
      </w:pPr>
      <w:r w:rsidRPr="00C734F4">
        <w:rPr>
          <w:rFonts w:cs="Times New Roman"/>
          <w:bCs/>
          <w:lang w:val="en-GB"/>
        </w:rPr>
        <w:t xml:space="preserve">To conclude, it is </w:t>
      </w:r>
      <w:r w:rsidRPr="00C734F4">
        <w:rPr>
          <w:rFonts w:cs="Times New Roman"/>
          <w:bCs/>
          <w:i/>
          <w:iCs/>
          <w:lang w:val="en-GB"/>
        </w:rPr>
        <w:t>virtually certain</w:t>
      </w:r>
      <w:r w:rsidRPr="00C734F4">
        <w:rPr>
          <w:rFonts w:cs="Times New Roman"/>
          <w:bCs/>
          <w:lang w:val="en-GB"/>
        </w:rPr>
        <w:t xml:space="preserve"> (</w:t>
      </w:r>
      <w:r w:rsidRPr="00C734F4">
        <w:rPr>
          <w:rFonts w:cs="Times New Roman"/>
          <w:bCs/>
          <w:i/>
          <w:lang w:val="en-GB"/>
        </w:rPr>
        <w:t xml:space="preserve">robust evidence </w:t>
      </w:r>
      <w:r w:rsidRPr="00C734F4">
        <w:rPr>
          <w:rFonts w:cs="Times New Roman"/>
          <w:bCs/>
          <w:lang w:val="en-GB"/>
        </w:rPr>
        <w:t>and</w:t>
      </w:r>
      <w:r w:rsidRPr="00C734F4">
        <w:rPr>
          <w:rFonts w:cs="Times New Roman"/>
          <w:bCs/>
          <w:i/>
          <w:lang w:val="en-GB"/>
        </w:rPr>
        <w:t xml:space="preserve"> high agreement</w:t>
      </w:r>
      <w:r w:rsidRPr="00C734F4">
        <w:rPr>
          <w:rFonts w:cs="Times New Roman"/>
          <w:bCs/>
          <w:lang w:val="en-GB"/>
        </w:rPr>
        <w:t xml:space="preserve">) that anthropogenic forcing has been a major driver of temperature change since 1950 in many sub-continental regions of the world. There is </w:t>
      </w:r>
      <w:r w:rsidRPr="00C734F4">
        <w:rPr>
          <w:rFonts w:cs="Times New Roman"/>
          <w:bCs/>
          <w:i/>
          <w:iCs/>
          <w:lang w:val="en-GB"/>
        </w:rPr>
        <w:t>high confidence</w:t>
      </w:r>
      <w:r w:rsidRPr="00C734F4">
        <w:rPr>
          <w:rFonts w:cs="Times New Roman"/>
          <w:bCs/>
          <w:iCs/>
          <w:lang w:val="en-GB"/>
        </w:rPr>
        <w:t xml:space="preserve"> (</w:t>
      </w:r>
      <w:r w:rsidRPr="00C734F4">
        <w:rPr>
          <w:rFonts w:cs="Times New Roman"/>
          <w:bCs/>
          <w:i/>
          <w:iCs/>
          <w:lang w:val="en-GB"/>
        </w:rPr>
        <w:t xml:space="preserve">high evidence </w:t>
      </w:r>
      <w:r w:rsidRPr="00C734F4">
        <w:rPr>
          <w:rFonts w:cs="Times New Roman"/>
          <w:bCs/>
          <w:iCs/>
          <w:lang w:val="en-GB"/>
        </w:rPr>
        <w:t>and</w:t>
      </w:r>
      <w:r w:rsidRPr="00C734F4">
        <w:rPr>
          <w:rFonts w:cs="Times New Roman"/>
          <w:bCs/>
          <w:i/>
          <w:iCs/>
          <w:lang w:val="en-GB"/>
        </w:rPr>
        <w:t xml:space="preserve"> medium agreement</w:t>
      </w:r>
      <w:r w:rsidRPr="00C734F4">
        <w:rPr>
          <w:rFonts w:cs="Times New Roman"/>
          <w:bCs/>
          <w:iCs/>
          <w:lang w:val="en-GB"/>
        </w:rPr>
        <w:t>) that anthropogenic forcing has contributed to multi-decadal mean precipitation changes in several regions such as for example West Africa, southeast South America, southwestern Australia, northern Central Eurasia, South and East Asia</w:t>
      </w:r>
      <w:r w:rsidRPr="00C734F4">
        <w:rPr>
          <w:rFonts w:cs="Times New Roman"/>
          <w:bCs/>
          <w:lang w:val="en-GB"/>
        </w:rPr>
        <w:t xml:space="preserve">. </w:t>
      </w:r>
      <w:r w:rsidRPr="00C734F4">
        <w:rPr>
          <w:rFonts w:cs="Times New Roman"/>
          <w:color w:val="000000" w:themeColor="text1"/>
          <w:lang w:val="en-GB"/>
        </w:rPr>
        <w:t>However, at regional scale, the role of internal variability is stronger while uncertainties in observations, models and external forcing are all larger than at the global scale, precluding a robust assessment of the magnitude of the relative contributions of greenhouse gases, including stratospheric ozone, and different aerosol species.</w:t>
      </w:r>
    </w:p>
    <w:p w14:paraId="090D32F6" w14:textId="77777777" w:rsidR="006221C8" w:rsidRPr="00C734F4" w:rsidRDefault="006221C8" w:rsidP="006221C8">
      <w:pPr>
        <w:pStyle w:val="AR6BodyText"/>
        <w:rPr>
          <w:rFonts w:cs="Times New Roman"/>
          <w:lang w:val="en-GB"/>
        </w:rPr>
      </w:pPr>
    </w:p>
    <w:p w14:paraId="5A68C93A" w14:textId="77777777" w:rsidR="006221C8" w:rsidRPr="00C734F4" w:rsidRDefault="006221C8" w:rsidP="006221C8">
      <w:pPr>
        <w:pStyle w:val="AR6BodyText"/>
        <w:rPr>
          <w:rFonts w:cs="Times New Roman"/>
          <w:lang w:val="en-GB"/>
        </w:rPr>
      </w:pPr>
    </w:p>
    <w:p w14:paraId="00FCA950" w14:textId="77777777" w:rsidR="006221C8" w:rsidRPr="00C734F4" w:rsidRDefault="006221C8" w:rsidP="006221C8">
      <w:pPr>
        <w:pStyle w:val="AR6Chap10Level21011"/>
        <w:numPr>
          <w:ilvl w:val="2"/>
          <w:numId w:val="9"/>
        </w:numPr>
        <w:rPr>
          <w:rFonts w:cs="Times New Roman"/>
          <w:lang w:val="en-GB"/>
        </w:rPr>
      </w:pPr>
      <w:bookmarkStart w:id="1407" w:name="_Toc29679450"/>
      <w:bookmarkStart w:id="1408" w:name="_Toc30602425"/>
      <w:bookmarkStart w:id="1409" w:name="_Toc70454765"/>
      <w:r w:rsidRPr="00C734F4">
        <w:rPr>
          <w:lang w:val="en-GB"/>
        </w:rPr>
        <w:t>Future Regional Changes: Robustness and Emergence of the Anthropogenic Signal</w:t>
      </w:r>
      <w:bookmarkEnd w:id="1407"/>
      <w:bookmarkEnd w:id="1408"/>
      <w:bookmarkEnd w:id="1409"/>
    </w:p>
    <w:p w14:paraId="77F82379" w14:textId="77777777" w:rsidR="006221C8" w:rsidRPr="00C734F4" w:rsidRDefault="006221C8" w:rsidP="006221C8">
      <w:pPr>
        <w:pStyle w:val="AR6BodyText"/>
        <w:rPr>
          <w:rFonts w:cs="Times New Roman"/>
          <w:lang w:val="en-GB"/>
        </w:rPr>
      </w:pPr>
    </w:p>
    <w:p w14:paraId="0575C8C1" w14:textId="6C255B97" w:rsidR="006221C8" w:rsidRPr="00C734F4" w:rsidRDefault="006221C8" w:rsidP="006221C8">
      <w:pPr>
        <w:pStyle w:val="AR6BodyText"/>
        <w:rPr>
          <w:lang w:val="en-GB"/>
        </w:rPr>
      </w:pPr>
      <w:r w:rsidRPr="00C734F4">
        <w:rPr>
          <w:lang w:val="en-GB"/>
        </w:rPr>
        <w:t xml:space="preserve">Regional climate projections are one key element of the multiple lines of evidence that are used for climate risk assessments as well as for adaptation and policy decisions at regional scales (Sections 10.3.3.9 and 10.5). Regional climate projections can be separated into two components: the regional-scale forced response </w:t>
      </w:r>
      <w:r w:rsidRPr="00C734F4">
        <w:rPr>
          <w:lang w:val="en-GB"/>
        </w:rPr>
        <w:lastRenderedPageBreak/>
        <w:t xml:space="preserve">or regional-scale climate sensitivity when normalized by the global mean temperature change </w:t>
      </w:r>
      <w:r w:rsidRPr="00C734F4">
        <w:rPr>
          <w:lang w:val="en-GB"/>
        </w:rPr>
        <w:fldChar w:fldCharType="begin" w:fldLock="1"/>
      </w:r>
      <w:r w:rsidR="000465A7">
        <w:rPr>
          <w:lang w:val="en-GB"/>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"plainTextFormattedCitation" : "(Seneviratne and Hauser, 2020)", "previouslyFormattedCitation" : "(Seneviratne and Hauser, 2020)" }, "properties" : { "noteIndex" : 0 }, "schema" : "https://github.com/citation-style-language/schema/raw/master/csl-citation.json" }</w:instrText>
      </w:r>
      <w:r w:rsidRPr="00C734F4">
        <w:rPr>
          <w:lang w:val="en-GB"/>
        </w:rPr>
        <w:fldChar w:fldCharType="separate"/>
      </w:r>
      <w:r w:rsidR="00E41CA2">
        <w:rPr>
          <w:noProof/>
          <w:lang w:val="en-GB"/>
        </w:rPr>
        <w:t>(Seneviratne and Hauser, 2020)</w:t>
      </w:r>
      <w:r w:rsidRPr="00C734F4">
        <w:rPr>
          <w:lang w:val="en-GB"/>
        </w:rPr>
        <w:fldChar w:fldCharType="end"/>
      </w:r>
      <w:r w:rsidRPr="00C734F4">
        <w:rPr>
          <w:lang w:val="en-GB"/>
        </w:rPr>
        <w:t xml:space="preserve"> and the climate internal variability characterizing the future period or global warming level under scrutiny. This section assesses a few methodological aspects related to robustness and emergence properties of the regional-scale forced response as well as the possible influence of internal variability on the emergence of the anthropogenic signal.</w:t>
      </w:r>
    </w:p>
    <w:p w14:paraId="12A3536E" w14:textId="77777777" w:rsidR="006221C8" w:rsidRPr="00C734F4" w:rsidRDefault="006221C8" w:rsidP="006221C8">
      <w:pPr>
        <w:pStyle w:val="AR6BodyText"/>
        <w:rPr>
          <w:lang w:val="en-GB"/>
        </w:rPr>
      </w:pPr>
    </w:p>
    <w:p w14:paraId="1EC46919" w14:textId="77777777" w:rsidR="006221C8" w:rsidRPr="00C734F4" w:rsidRDefault="006221C8" w:rsidP="006221C8">
      <w:pPr>
        <w:pStyle w:val="AR6BodyText"/>
        <w:rPr>
          <w:lang w:val="en-GB"/>
        </w:rPr>
      </w:pPr>
    </w:p>
    <w:p w14:paraId="70009828" w14:textId="77777777" w:rsidR="006221C8" w:rsidRPr="00C734F4" w:rsidRDefault="006221C8" w:rsidP="006221C8">
      <w:pPr>
        <w:pStyle w:val="AR6Chap10Level310111"/>
        <w:rPr>
          <w:lang w:val="en-GB"/>
        </w:rPr>
      </w:pPr>
      <w:bookmarkStart w:id="1410" w:name="_Toc70454766"/>
      <w:r w:rsidRPr="00C734F4">
        <w:rPr>
          <w:lang w:val="en-GB"/>
        </w:rPr>
        <w:t>Robustness of the anthropogenic signal at regional scale</w:t>
      </w:r>
      <w:bookmarkEnd w:id="1410"/>
    </w:p>
    <w:p w14:paraId="61DA1996" w14:textId="77777777" w:rsidR="006221C8" w:rsidRPr="00C734F4" w:rsidRDefault="006221C8" w:rsidP="006221C8">
      <w:pPr>
        <w:pStyle w:val="AR6BodyText"/>
        <w:rPr>
          <w:lang w:val="en-GB"/>
        </w:rPr>
      </w:pPr>
    </w:p>
    <w:p w14:paraId="07146E6E" w14:textId="4CB26574" w:rsidR="006221C8" w:rsidRPr="00C734F4" w:rsidRDefault="006221C8" w:rsidP="006221C8">
      <w:pPr>
        <w:pStyle w:val="AR6BodyText"/>
        <w:rPr>
          <w:rFonts w:cs="Times New Roman"/>
          <w:lang w:val="en-GB"/>
        </w:rPr>
      </w:pPr>
      <w:r w:rsidRPr="00C734F4">
        <w:rPr>
          <w:lang w:val="en-GB"/>
        </w:rPr>
        <w:t xml:space="preserve">Standard methodologies to derive the regional forced response include pattern scaling and the time-shift or epoch approach </w:t>
      </w:r>
      <w:commentRangeStart w:id="1411"/>
      <w:r w:rsidRPr="00C734F4">
        <w:rPr>
          <w:rStyle w:val="AR6BodyTextCar"/>
          <w:lang w:val="en-GB"/>
        </w:rPr>
        <w:fldChar w:fldCharType="begin" w:fldLock="1"/>
      </w:r>
      <w:ins w:id="1412" w:author="Robin Matthews" w:date="2021-07-11T17:30:00Z">
        <w:r w:rsidR="004E077D">
          <w:rPr>
            <w:rStyle w:val="AR6BodyTextCar"/>
            <w:lang w:val="en-GB"/>
          </w:rPr>
          <w:instrText>ADDIN CSL_CITATION { "citationItems" : [ { "id" : "ITEM-1",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"Q6644", "given" : "", "non-dropping-particle" : "", "parse-names" : false, "suffix" : "" } ], "type" : "article-journal", "volume" : "122" }, "uris" : [ "http://www.mendeley.com/documents/?uuid=f4d835a8-11a3-4a1a-8a27-c13daef01fc2"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"id" : "ITEM-3", "itemData" : { "DOI" : "10.1007/s00382-019-04831-z", "ISSN" : "0930-7575", "abstract" : "How climate change will unfold in the years to come is a central topic in today\u2019s environmental debate, in particular at the regional level. While projections using large ensembles of global climate models consistently indicate a future decrease in summer precipitation over southern Europe and an increase over northern Europe, individual models substantially modulate these distinct signals of change in precipitation. So far model improvements and higher resolution from regional downscaling have not been seen as able to resolve these disagreements. In this paper we assess whether two decades of investments in large ensembles of downscaling experiments with regional climate model simulations for Europe have contributed to a more robust assessment of what the future climate may look like at a wide range of geographical scales. We study climate change projections of European seasonal temperature and precipitation using an ensemble-suite comprised by all readily available pan-European regional model projections for the twenty-first-century, representing increasing model resolution from \u223c50km to \u223c12km grid distance, as well as lateral boundary and sea surface temperature conditions from a variety of global model simulations. Employing a simple scaling with global mean temperature change we identify emerging robust signals of future seasonal temperature and precipitation changes also found to closely resemble current observed trends, wherever these are statistically significant.", "author" : [ { "dropping-particle" : "", "family" : "Christensen", "given" : "Jens Hesselbjerg", "non-dropping-particle" : "", "parse-names" : false, "suffix" : "" }, { "dropping-particle" : "", "family" : "Larsen", "given" : "Morten A.D. D.", "non-dropping-particle" : "", "parse-names" : false, "suffix" : "" }, { "dropping-particle" : "", "family" : "Christensen", "given" : "Ole B.", "non-dropping-particle" : "", "parse-names" : false, "suffix" : "" }, { "dropping-particle" : "", "family" : "Drews", "given" : "Martin", "non-dropping-particle" : "", "parse-names" : false, "suffix" : "" }, { "dropping-particle" : "", "family" : "Stendel", "given" : "Martin", "non-dropping-particle" : "", "parse-names" : false, "suffix" : "" } ], "container-title" : "Climate Dynamics", "id" : "ITEM-3", "issue" : "7-8", "issued" : { "date-parts" : [ [ "2019", "10", "1" ] ] }, "page" : "4857-4869", "title" : "Robustness of European climate projections from dynamical downscaling", "translator" : [ { "dropping-particle" : "", "family" : "Q6017", "given" : "", "non-dropping-particle" : "", "parse-names" : false, "suffix" : "" } ], "type" : "article-journal", "volume" : "53" }, "uris" : [ "http://www.mendeley.com/documents/?uuid=ae2fc068-0c11-47b3-aa99-07cbf471abb9" ] }, { "id" : "ITEM-4", "itemData" : { "DOI" : "10.1088/1748-9326/9/3/034006", "ISSN" : "1748-9326", "abstract" : "A global warming of 2 \u00b0C relative to pre-industrial climate has been considered as a threshold which society should endeavor to remain below, in order to limit the dangerous effects of anthropogenic climate change. The possible changes in regional climate under this target level of global warming have so far not been investigated in detail. Using an ensemble of 15 regional climate simulations downscaling six transient global climate simulations, we identify the respective time periods corresponding to 2 \u00b0C global warming, describe the range of projected changes for the European climate for this level of global warming, and investigate the uncertainty across the multi-model ensemble. Robust changes in mean and extreme temperature, precipitation, winds and surface energy budgets are found based on the ensemble of simulations. The results indicate that most of Europe will experience higher warming than the global average. They also reveal strong distributional patterns across Europe, which will be important in subsequent impact assessments and adaptation responses in different countries and regions. For instance, a North\u2013South (West\u2013East) warming gradient is found for summer (winter) along with a general increase in heavy precipitation and summer extreme temperatures. Tying the ensemble analysis to time periods with a prescribed global temperature change rather than fixed time periods allows for the identification of more robust regional patterns of temperature changes due to removal of some of the uncertainty related to the global models' climate sensitivity.", "author" : [ { "dropping-particle" : "", "family" : "Vautard", "given" : "Robert", "non-dropping-particle" : "", "parse-names" : false, "suffix" : "" }, { "dropping-particle" : "", "family" : "Gobiet", "given" : "Andreas", "non-dropping-particle" : "", "parse-names" : false, "suffix" : "" }, { "dropping-particle" : "", "family" : "Sobolowski", "given" : "Stefan", "non-dropping-particle" : "", "parse-names" : false, "suffix" : "" }, { "dropping-particle" : "", "family" : "Kjellstr\u00f6m", "given" : "Erik", "non-dropping-particle" : "", "parse-names" : false, "suffix" : "" }, { "dropping-particle" : "", "family" : "Stegehuis", "given" : "Annemiek", "non-dropping-particle" : "", "parse-names" : false, "suffix" : "" }, { "dropping-particle" : "", "family" : "Watkiss", "given" : "Paul", "non-dropping-particle" : "", "parse-names" : false, "suffix" : "" }, { "dropping-particle" : "", "family" : "Mendlik", "given" : "Thomas", "non-dropping-particle" : "", "parse-names" : false, "suffix" : "" }, { "dropping-particle" : "", "family" : "Landgren", "given" : "Oskar", "non-dropping-particle" : "", "parse-names" : false, "suffix" : "" }, { "dropping-particle" : "", "family" : "Nikulin", "given" : "Grigory", "non-dropping-particle" : "", "parse-names" : false, "suffix" : "" }, { "dropping-particle" : "", "family" : "Teichmann", "given" : "Claas", "non-dropping-particle" : "", "parse-names" : false, "suffix" : "" }, { "dropping-particle" : "", "family" : "Jacob", "given" : "Daniela", "non-dropping-particle" : "", "parse-names" : false, "suffix" : "" } ], "container-title" : "Environmental Research Letters", "id" : "ITEM-4", "issue" : "3", "issued" : { "date-parts" : [ [ "2014", "3", "1" ] ] }, "page" : "034006", "title" : "The European climate under a 2 \u00b0C global warming", "translator" : [ { "dropping-particle" : "", "family" : "Q4297", "given" : "", "non-dropping-particle" : "", "parse-names" : false, "suffix" : "" } ], "type" : "article-journal", "volume" : "9" }, "uris" : [ "http://www.mendeley.com/documents/?uuid=35019623-0d4d-4dda-80d3-ed9b830031f1" ] }, { "id" : "ITEM-5",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"ITEM-5",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Arblaster, 2014; Vautard et al., 2014; Herger et al., 2015; Tebaldi and Knutti, 2018; Christensen et al., 2019)", "manualFormatting" : "(Tebaldi and Arblaster, 2014; Vautard et al., 2014; Herger et al., 2015; Tebaldi and Knutti, 2018; Christensen et al., 2019", "plainTextFormattedCitation" : "(Tebaldi and Arblaster, 2014; Vautard et al., 2014; Herger et al., 2015; Tebaldi and Knutti, 2018; Christensen et al., 2019)", "previouslyFormattedCitation" : "(Tebaldi and Arblaster, 2014; Vautard et al., 2014; Herger et al., 2015; Tebaldi and Knutti, 2018; Christensen et al., 2019)" }, "properties" : { "noteIndex" : 0 }, "schema" : "https://github.com/citation-style-language/schema/raw/master/csl-citation.json" }</w:instrText>
        </w:r>
      </w:ins>
      <w:del w:id="1413" w:author="Robin Matthews" w:date="2021-07-11T17:30:00Z">
        <w:r w:rsidR="000465A7" w:rsidDel="004E077D">
          <w:rPr>
            <w:rStyle w:val="AR6BodyTextCar"/>
            <w:lang w:val="en-GB"/>
          </w:rPr>
          <w:delInstrText>ADDIN CSL_CITATION { "citationItems" : [ { "id" : "ITEM-1",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"Q6644", "given" : "", "non-dropping-particle" : "", "parse-names" : false, "suffix" : "" } ], "type" : "article-journal", "volume" : "122" }, "uris" : [ "http://www.mendeley.com/documents/?uuid=f4d835a8-11a3-4a1a-8a27-c13daef01fc2"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"id" : "ITEM-3", "itemData" : { "DOI" : "10.1007/s00382-019-04831-z", "ISSN" : "0930-7575", "abstract" : "How climate change will unfold in the years to come is a central topic in today\u2019s environmental debate, in particular at the regional level. While projections using large ensembles of global climate models consistently indicate a future decrease in summer precipitation over southern Europe and an increase over northern Europe, individual models substantially modulate these distinct signals of change in precipitation. So far model improvements and higher resolution from regional downscaling have not been seen as able to resolve these disagreements. In this paper we assess whether two decades of investments in large ensembles of downscaling experiments with regional climate model simulations for Europe have contributed to a more robust assessment of what the future climate may look like at a wide range of geographical scales. We study climate change projections of European seasonal temperature and precipitation using an ensemble-suite comprised by all readily available pan-European regional model projections for the twenty-first-century, representing increasing model resolution from \u223c50km to \u223c12km grid distance, as well as lateral boundary and sea surface temperature conditions from a variety of global model simulations. Employing a simple scaling with global mean temperature change we identify emerging robust signals of future seasonal temperature and precipitation changes also found to closely resemble current observed trends, wherever these are statistically significant.", "author" : [ { "dropping-particle" : "", "family" : "Christensen", "given" : "Jens Hesselbjerg", "non-dropping-particle" : "", "parse-names" : false, "suffix" : "" }, { "dropping-particle" : "", "family" : "Larsen", "given" : "Morten A.D. D.", "non-dropping-particle" : "", "parse-names" : false, "suffix" : "" }, { "dropping-particle" : "", "family" : "Christensen", "given" : "Ole B.", "non-dropping-particle" : "", "parse-names" : false, "suffix" : "" }, { "dropping-particle" : "", "family" : "Drews", "given" : "Martin", "non-dropping-particle" : "", "parse-names" : false, "suffix" : "" }, { "dropping-particle" : "", "family" : "Stendel", "given" : "Martin", "non-dropping-particle" : "", "parse-names" : false, "suffix" : "" } ], "container-title" : "Climate Dynamics", "id" : "ITEM-3", "issue" : "7-8", "issued" : { "date-parts" : [ [ "2019", "10", "1" ] ] }, "page" : "4857-4869", "title" : "Robustness of European climate projections from dynamical downscaling", "translator" : [ { "dropping-particle" : "", "family" : "Q6017", "given" : "", "non-dropping-particle" : "", "parse-names" : false, "suffix" : "" } ], "type" : "article-journal", "volume" : "53" }, "uris" : [ "http://www.mendeley.com/documents/?uuid=ae2fc068-0c11-47b3-aa99-07cbf471abb9" ] }, { "id" : "ITEM-4", "itemData" : { "DOI" : "10.1088/1748-9326/9/3/034006", "ISSN" : "1748-9326", "abstract" : "A global warming of 2 \u00b0C relative to pre-industrial climate has been considered as a threshold which society should endeavor to remain below, in order to limit the dangerous effects of anthropogenic climate change. The possible changes in regional climate under this target level of global warming have so far not been investigated in detail. Using an ensemble of 15 regional climate simulations downscaling six transient global climate simulations, we identify the respective time periods corresponding to 2 \u00b0C global warming, describe the range of projected changes for the European climate for this level of global warming, and investigate the uncertainty across the multi-model ensemble. Robust changes in mean and extreme temperature, precipitation, winds and surface energy budgets are found based on the ensemble of simulations. The results indicate that most of Europe will experience higher warming than the global average. They also reveal strong distributional patterns across Europe, which will be important in subsequent impact assessments and adaptation responses in different countries and regions. For instance, a North\u2013South (West\u2013East) warming gradient is found for summer (winter) along with a general increase in heavy precipitation and summer extreme temperatures. Tying the ensemble analysis to time periods with a prescribed global temperature change rather than fixed time periods allows for the identification of more robust regional patterns of temperature changes due to removal of some of the uncertainty related to the global models' climate sensitivity.", "author" : [ { "dropping-particle" : "", "family" : "Vautard", "given" : "Robert", "non-dropping-particle" : "", "parse-names" : false, "suffix" : "" }, { "dropping-particle" : "", "family" : "Gobiet", "given" : "Andreas", "non-dropping-particle" : "", "parse-names" : false, "suffix" : "" }, { "dropping-particle" : "", "family" : "Sobolowski", "given" : "Stefan", "non-dropping-particle" : "", "parse-names" : false, "suffix" : "" }, { "dropping-particle" : "", "family" : "Kjellstr\u00f6m", "given" : "Erik", "non-dropping-particle" : "", "parse-names" : false, "suffix" : "" }, { "dropping-particle" : "", "family" : "Stegehuis", "given" : "Annemiek", "non-dropping-particle" : "", "parse-names" : false, "suffix" : "" }, { "dropping-particle" : "", "family" : "Watkiss", "given" : "Paul", "non-dropping-particle" : "", "parse-names" : false, "suffix" : "" }, { "dropping-particle" : "", "family" : "Mendlik", "given" : "Thomas", "non-dropping-particle" : "", "parse-names" : false, "suffix" : "" }, { "dropping-particle" : "", "family" : "Landgren", "given" : "Oskar", "non-dropping-particle" : "", "parse-names" : false, "suffix" : "" }, { "dropping-particle" : "", "family" : "Nikulin", "given" : "Grigory", "non-dropping-particle" : "", "parse-names" : false, "suffix" : "" }, { "dropping-particle" : "", "family" : "Teichmann", "given" : "Claas", "non-dropping-particle" : "", "parse-names" : false, "suffix" : "" }, { "dropping-particle" : "", "family" : "Jacob", "given" : "Daniela", "non-dropping-particle" : "", "parse-names" : false, "suffix" : "" } ], "container-title" : "Environmental Research Letters", "id" : "ITEM-4", "issue" : "3", "issued" : { "date-parts" : [ [ "2014", "3", "1" ] ] }, "page" : "034006", "title" : "The European climate under a 2 \u00b0C global warming", "translator" : [ { "dropping-particle" : "", "family" : "Q4297", "given" : "", "non-dropping-particle" : "", "parse-names" : false, "suffix" : "" } ], "type" : "article-journal", "volume" : "9" }, "uris" : [ "http://www.mendeley.com/documents/?uuid=35019623-0d4d-4dda-80d3-ed9b830031f1" ] }, { "id" : "ITEM-5",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"ITEM-5",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Arblaster, 2014; Vautard et al., 2014; Herger et al., 2015; Tebaldi and Knutti, 2018; Christensen et al., 2019)", "manualFormatting" : "(Tebaldi and Arblaster, 2014; Vautard et al., 2014; Herger et al., 2015; Tebaldi and Knutti, 2018; Christensen et al., 2019; Section 4.2.4)", "plainTextFormattedCitation" : "(Tebaldi and Arblaster, 2014; Vautard et al., 2014; Herger et al., 2015; Tebaldi and Knutti, 2018; Christensen et al., 2019)", "previouslyFormattedCitation" : "(Tebaldi and Arblaster, 2014; Vautard et al., 2014; Herger et al., 2015; Tebaldi and Knutti, 2018; Christensen et al., 2019)" }, "properties" : { "noteIndex" : 0 }, "schema" : "https://github.com/citation-style-language/schema/raw/master/csl-citation.json" }</w:delInstrText>
        </w:r>
      </w:del>
      <w:r w:rsidRPr="00C734F4">
        <w:rPr>
          <w:rStyle w:val="AR6BodyTextCar"/>
          <w:lang w:val="en-GB"/>
        </w:rPr>
        <w:fldChar w:fldCharType="separate"/>
      </w:r>
      <w:r w:rsidR="00E41CA2">
        <w:rPr>
          <w:rStyle w:val="AR6BodyTextCar"/>
          <w:noProof/>
          <w:lang w:val="en-GB"/>
        </w:rPr>
        <w:t>(Tebaldi and Arblaster, 2014; Vautard et al., 2014; Herger et al., 2015; Tebaldi and Knutti, 2018; Christensen et al., 2019</w:t>
      </w:r>
      <w:del w:id="1414" w:author="Robin Matthews" w:date="2021-07-11T17:30:00Z">
        <w:r w:rsidR="00E41CA2" w:rsidDel="004E077D">
          <w:rPr>
            <w:rStyle w:val="AR6BodyTextCar"/>
            <w:noProof/>
            <w:lang w:val="en-GB"/>
          </w:rPr>
          <w:delText>; Section 4.2.4)</w:delText>
        </w:r>
      </w:del>
      <w:r w:rsidRPr="00C734F4">
        <w:rPr>
          <w:rStyle w:val="AR6BodyTextCar"/>
          <w:lang w:val="en-GB"/>
        </w:rPr>
        <w:fldChar w:fldCharType="end"/>
      </w:r>
      <w:commentRangeEnd w:id="1411"/>
      <w:r w:rsidR="00E41CA2">
        <w:rPr>
          <w:rStyle w:val="CommentReference"/>
          <w:rFonts w:asciiTheme="minorHAnsi" w:eastAsiaTheme="minorHAnsi" w:hAnsiTheme="minorHAnsi"/>
          <w:lang w:eastAsia="en-US"/>
        </w:rPr>
        <w:commentReference w:id="1411"/>
      </w:r>
      <w:ins w:id="1415" w:author="Robin Matthews" w:date="2021-07-11T17:30:00Z">
        <w:r w:rsidR="004E077D">
          <w:rPr>
            <w:rStyle w:val="AR6BodyTextCar"/>
            <w:noProof/>
            <w:lang w:val="en-GB"/>
          </w:rPr>
          <w:t>; Section 4.2.4)</w:t>
        </w:r>
      </w:ins>
      <w:r w:rsidRPr="00C734F4">
        <w:rPr>
          <w:lang w:val="en-GB"/>
        </w:rPr>
        <w:t>. Pattern scaling assumes that the spatial patterns of regional change, often based on a time-averaged 20 or 30-year period at the end of the 21</w:t>
      </w:r>
      <w:r w:rsidRPr="00594D7A">
        <w:rPr>
          <w:vertAlign w:val="superscript"/>
          <w:lang w:val="en-GB"/>
        </w:rPr>
        <w:t>st</w:t>
      </w:r>
      <w:r w:rsidRPr="00C734F4">
        <w:rPr>
          <w:lang w:val="en-GB"/>
        </w:rPr>
        <w:t xml:space="preserve"> century, are roughly constant in time, and simply scale linearly with global mean warming. The time-shift approach defines a target in term</w:t>
      </w:r>
      <w:r w:rsidR="00FD31A8">
        <w:rPr>
          <w:lang w:val="en-GB"/>
        </w:rPr>
        <w:t>s</w:t>
      </w:r>
      <w:r w:rsidRPr="00C734F4">
        <w:rPr>
          <w:lang w:val="en-GB"/>
        </w:rPr>
        <w:t xml:space="preserve"> of global warming level (GWL) and locates the time segment, usually 20 or 30 years, in historical or scenario simulations in which global mean warming matches the required GWL (Section 10.1.2; Cross</w:t>
      </w:r>
      <w:r w:rsidR="00345C04">
        <w:rPr>
          <w:lang w:val="en-GB"/>
        </w:rPr>
        <w:t>-</w:t>
      </w:r>
      <w:r w:rsidRPr="00C734F4">
        <w:rPr>
          <w:lang w:val="en-GB"/>
        </w:rPr>
        <w:t xml:space="preserve">Chapter Box 11.1). Physical consistency between multiple variables and space-time covariance are fully preserved in the time-shift approach, which is not the case for pattern-scaling </w:t>
      </w:r>
      <w:r w:rsidRPr="00C734F4">
        <w:rPr>
          <w:rStyle w:val="AR6BodyTextCar"/>
          <w:lang w:val="en-GB"/>
        </w:rPr>
        <w:fldChar w:fldCharType="begin" w:fldLock="1"/>
      </w:r>
      <w:r w:rsidR="000465A7">
        <w:rPr>
          <w:rStyle w:val="AR6BodyTextCa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"mendeley" : { "formattedCitation" : "(Herger et al., 2015)", "plainTextFormattedCitation" : "(Herger et al., 2015)", "previouslyFormattedCitation" : "(Herger et al., 2015)"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(Herger et al., 2015)</w:t>
      </w:r>
      <w:r w:rsidRPr="00C734F4">
        <w:rPr>
          <w:rStyle w:val="AR6BodyTextCar"/>
          <w:lang w:val="en-GB"/>
        </w:rPr>
        <w:fldChar w:fldCharType="end"/>
      </w:r>
      <w:r w:rsidRPr="00C734F4">
        <w:rPr>
          <w:lang w:val="en-GB"/>
        </w:rPr>
        <w:t xml:space="preserve">. Importantly, pattern scaling cannot account for the non-linearity arising from either interacting quasi-linear processes </w:t>
      </w:r>
      <w:r w:rsidRPr="00C734F4">
        <w:rPr>
          <w:rStyle w:val="AR6BodyTextCar"/>
          <w:lang w:val="en-GB"/>
        </w:rPr>
        <w:fldChar w:fldCharType="begin" w:fldLock="1"/>
      </w:r>
      <w:r w:rsidR="000465A7">
        <w:rPr>
          <w:rStyle w:val="AR6BodyTextCar"/>
          <w:lang w:val="en-GB"/>
        </w:rPr>
        <w:instrText>ADDIN CSL_CITATION { "citationItems" : [ { "id" : "ITEM-1", "itemData" : { "DOI" : "10.1002/grl.50932", "ISSN" : "0094-8276", "author" : [ { "dropping-particle" : "", "family" : "Chadwick", "given" : "Robin", "non-dropping-particle" : "", "parse-names" : false, "suffix" : "" }, { "dropping-particle" : "", "family" : "Good", "given" : "Peter", "non-dropping-particle" : "", "parse-names" : false, "suffix" : "" } ], "container-title" : "Geophysical Research Letters", "id" : "ITEM-1", "issue" : "18", "issued" : { "date-parts" : [ [ "2013", "9", "28" ] ] }, "page" : "4911-4915", "title" : "Understanding nonlinear tropical precipitation responses to CO2 forcing", "translator" : [ { "dropping-particle" : "", "family" : "Q6890", "given" : "", "non-dropping-particle" : "", "parse-names" : false, "suffix" : "" } ], "type" : "article-journal", "volume" : "40" }, "uris" : [ "http://www.mendeley.com/documents/?uuid=c092e8ac-619f-4c8a-9362-1860109a7521" ] } ], "mendeley" : { "formattedCitation" : "(Chadwick and Good, 2013)", "plainTextFormattedCitation" : "(Chadwick and Good, 2013)", "previouslyFormattedCitation" : "(Chadwick and Good, 2013)"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(Chadwick and Good, 2013)</w:t>
      </w:r>
      <w:r w:rsidRPr="00C734F4">
        <w:rPr>
          <w:rStyle w:val="AR6BodyTextCar"/>
          <w:lang w:val="en-GB"/>
        </w:rPr>
        <w:fldChar w:fldCharType="end"/>
      </w:r>
      <w:r w:rsidRPr="00C734F4">
        <w:rPr>
          <w:lang w:val="en-GB"/>
        </w:rPr>
        <w:t xml:space="preserve"> and purely nonlinear mechanisms, which have been shown to be present in CMIP5 models for high GWL (4°C) and affect precipitation more than temperature at the regional-scale </w:t>
      </w:r>
      <w:commentRangeStart w:id="1416"/>
      <w:r w:rsidRPr="00C734F4">
        <w:rPr>
          <w:rStyle w:val="AR6BodyTextCar"/>
          <w:lang w:val="en-GB"/>
        </w:rPr>
        <w:fldChar w:fldCharType="begin" w:fldLock="1"/>
      </w:r>
      <w:ins w:id="1417" w:author="Robin Matthews" w:date="2021-07-11T17:31:00Z">
        <w:r w:rsidR="004E077D">
          <w:rPr>
            <w:rStyle w:val="AR6BodyTextCar"/>
            <w:lang w:val="en-GB"/>
          </w:rPr>
          <w:instrText>ADDIN CSL_CITATION { "citationItems" : [ { "id" : "ITEM-1",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"ITEM-1",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"ITEM-2",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"ITEM-2",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2016)", "manualFormatting" : "(Good et al., 2015, 2016", "plainTextFormattedCitation" : "(Good et al., 2015, 2016)", "previouslyFormattedCitation" : "(Good et al., 2015, 2016)" }, "properties" : { "noteIndex" : 0 }, "schema" : "https://github.com/citation-style-language/schema/raw/master/csl-citation.json" }</w:instrText>
        </w:r>
      </w:ins>
      <w:del w:id="1418" w:author="Robin Matthews" w:date="2021-07-11T17:31:00Z">
        <w:r w:rsidR="000465A7" w:rsidDel="004E077D">
          <w:rPr>
            <w:rStyle w:val="AR6BodyTextCar"/>
            <w:lang w:val="en-GB"/>
          </w:rPr>
          <w:delInstrText>ADDIN CSL_CITATION { "citationItems" : [ { "id" : "ITEM-1",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"ITEM-1",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"ITEM-2",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"ITEM-2",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2016)", "manualFormatting" : "(Good et al., 2015, 2016; Section 8.5.3.1)", "plainTextFormattedCitation" : "(Good et al., 2015, 2016)", "previouslyFormattedCitation" : "(Good et al., 2015, 2016)" }, "properties" : { "noteIndex" : 0 }, "schema" : "https://github.com/citation-style-language/schema/raw/master/csl-citation.json" }</w:delInstrText>
        </w:r>
      </w:del>
      <w:r w:rsidRPr="00C734F4">
        <w:rPr>
          <w:rStyle w:val="AR6BodyTextCar"/>
          <w:lang w:val="en-GB"/>
        </w:rPr>
        <w:fldChar w:fldCharType="separate"/>
      </w:r>
      <w:r w:rsidR="00E41CA2">
        <w:rPr>
          <w:rStyle w:val="AR6BodyTextCar"/>
          <w:noProof/>
          <w:lang w:val="en-GB"/>
        </w:rPr>
        <w:t>(Good et al., 2015, 2016</w:t>
      </w:r>
      <w:del w:id="1419" w:author="Robin Matthews" w:date="2021-07-11T17:31:00Z">
        <w:r w:rsidR="00E41CA2" w:rsidDel="004E077D">
          <w:rPr>
            <w:rStyle w:val="AR6BodyTextCar"/>
            <w:noProof/>
            <w:lang w:val="en-GB"/>
          </w:rPr>
          <w:delText>; Section 8.5.3.1)</w:delText>
        </w:r>
      </w:del>
      <w:r w:rsidRPr="00C734F4">
        <w:rPr>
          <w:rStyle w:val="AR6BodyTextCar"/>
          <w:lang w:val="en-GB"/>
        </w:rPr>
        <w:fldChar w:fldCharType="end"/>
      </w:r>
      <w:commentRangeEnd w:id="1416"/>
      <w:r w:rsidR="00E41CA2">
        <w:rPr>
          <w:rStyle w:val="CommentReference"/>
          <w:rFonts w:asciiTheme="minorHAnsi" w:eastAsiaTheme="minorHAnsi" w:hAnsiTheme="minorHAnsi"/>
          <w:lang w:eastAsia="en-US"/>
        </w:rPr>
        <w:commentReference w:id="1416"/>
      </w:r>
      <w:ins w:id="1420" w:author="Robin Matthews" w:date="2021-07-11T17:31:00Z">
        <w:r w:rsidR="004E077D">
          <w:rPr>
            <w:rStyle w:val="AR6BodyTextCar"/>
            <w:noProof/>
            <w:lang w:val="en-GB"/>
          </w:rPr>
          <w:t>; Section 8.5.3.1)</w:t>
        </w:r>
      </w:ins>
      <w:r w:rsidRPr="00C734F4">
        <w:rPr>
          <w:lang w:val="en-GB"/>
        </w:rPr>
        <w:t xml:space="preserve">. The time-shift approach can also be used to test whether regional climate change patterns depend on the rate of global mean warming and external forcing pathways, in addition to global warming magnitude. A global evaluation of both approaches in projecting the forced temperature and precipitation response for a highly mitigated scenario based on a moderately mitigated one has been performed using a perfect-model framework </w:t>
      </w:r>
      <w:r w:rsidRPr="00C734F4">
        <w:rPr>
          <w:rStyle w:val="AR6BodyTextCar"/>
          <w:lang w:val="en-GB"/>
        </w:rPr>
        <w:fldChar w:fldCharType="begin" w:fldLock="1"/>
      </w:r>
      <w:r w:rsidR="000465A7">
        <w:rPr>
          <w:rStyle w:val="AR6BodyTextCar"/>
          <w:lang w:val="en-GB"/>
        </w:rPr>
        <w:instrText>ADDIN CSL_CITATION { "citationItems" : [ { "id" : "ITEM-1",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(Tebaldi and Knutti, 2018)</w:t>
      </w:r>
      <w:r w:rsidRPr="00C734F4">
        <w:rPr>
          <w:rStyle w:val="AR6BodyTextCar"/>
          <w:lang w:val="en-GB"/>
        </w:rPr>
        <w:fldChar w:fldCharType="end"/>
      </w:r>
      <w:r w:rsidRPr="00C734F4">
        <w:rPr>
          <w:lang w:val="en-GB"/>
        </w:rPr>
        <w:t>. The amplitude of errors for both approaches appears to be substantially smaller</w:t>
      </w:r>
      <w:r w:rsidRPr="00C734F4">
        <w:rPr>
          <w:rFonts w:cs="Times New Roman"/>
          <w:lang w:val="en-GB"/>
        </w:rPr>
        <w:t xml:space="preserve"> than model uncertainty approximated by the CMIP5 multi-model spread.</w:t>
      </w:r>
    </w:p>
    <w:p w14:paraId="35DD2AC2" w14:textId="77777777" w:rsidR="006221C8" w:rsidRPr="00C734F4" w:rsidRDefault="006221C8" w:rsidP="006221C8">
      <w:pPr>
        <w:pStyle w:val="AR6BodyText"/>
        <w:rPr>
          <w:lang w:val="en-GB"/>
        </w:rPr>
      </w:pPr>
    </w:p>
    <w:p w14:paraId="00BE222E" w14:textId="03AEFFF6" w:rsidR="006221C8" w:rsidRPr="00C734F4" w:rsidRDefault="006221C8" w:rsidP="006221C8">
      <w:pPr>
        <w:pStyle w:val="AR6BodyText"/>
        <w:rPr>
          <w:lang w:val="en-GB"/>
        </w:rPr>
      </w:pPr>
      <w:r w:rsidRPr="00C734F4">
        <w:rPr>
          <w:lang w:val="en-GB"/>
        </w:rPr>
        <w:t xml:space="preserve">Based on large and coordinated modelling exercises such as CMIP5 and CORDEX, the time-shift approach has been largely used to assess differences in regional climate impacts for different GWLs, with a strong focus on 1.5°C versus 2°C </w:t>
      </w:r>
      <w:commentRangeStart w:id="1421"/>
      <w:commentRangeStart w:id="1422"/>
      <w:r w:rsidRPr="00C734F4">
        <w:rPr>
          <w:lang w:val="en-GB"/>
        </w:rPr>
        <w:fldChar w:fldCharType="begin" w:fldLock="1"/>
      </w:r>
      <w:r w:rsidR="000465A7">
        <w:rPr>
          <w:lang w:val="en-GB"/>
        </w:rPr>
        <w:instrText>ADDIN CSL_CITATION { "citationItems" : [ { "id" : "ITEM-1", "itemData" : { "DOI" : "10.5194/esd-9-267-2018",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"Q6845", "given" : "", "non-dropping-particle" : "", "parse-names" : false, "suffix" : "" } ], "type" : "article-journal", "volume" : "9" }, "uris" : [ "http://www.mendeley.com/documents/?uuid=39d315ea-51bd-44b3-b6ca-a55f0a3b4d18" ] }, { "id" : "ITEM-2", "itemData" : { "DOI" : "10.1007/s10113-018-1331-9", "ISSN" : "1436-3798", "author" : [ { "dropping-particle" : "", "family" : "Karnauskas", "given" : "Kristopher B.", "non-dropping-particle" : "", "parse-names" : false, "suffix" : "" }, { "dropping-particle" : "", "family" : "Schleussner", "given" : "Carl-Friedrich", "non-dropping-particle" : "", "parse-names" : false, "suffix" : "" }, { "dropping-particle" : "", "family" : "Donnelly", "given" : "Jeffrey P.", "non-dropping-particle" : "", "parse-names" : false, "suffix" : "" }, { "dropping-particle" : "", "family" : "Anchukaitis", "given" : "Kevin J.", "non-dropping-particle" : "", "parse-names" : false, "suffix" : "" } ], "container-title" : "Regional Environmental Change", "id" : "ITEM-2", "issue" : "8", "issued" : { "date-parts" : [ [ "2018", "12", "8" ] ] }, "page" : "2273-2282", "title" : "Freshwater stress on small island developing states: population projections and aridity changes at 1.5 and 2 \u00b0C", "translator" : [ { "dropping-particle" : "", "family" : "Q6844", "given" : "", "non-dropping-particle" : "", "parse-names" : false, "suffix" : "" } ], "type" : "article-journal", "volume" : "18" }, "uris" : [ "http://www.mendeley.com/documents/?uuid=50a0e63a-370a-49f6-b169-1322adc4b765" ] }, { "id" : "ITEM-3", "itemData" : { "DOI" : "10.1371/journal.pone.0168697", "ISSN" : "1932-6203", "author" : [ { "dropping-particle" : "V.", "family" : "Karmalkar", "given" : "Ambarish", "non-dropping-particle" : "", "parse-names" : false, "suffix" : "" }, { "dropping-particle" : "", "family" : "Bradley", "given" : "Raymond S.", "non-dropping-particle" : "", "parse-names" : false, "suffix" : "" } ], "container-title" : "PLOS ONE", "editor" : [ { "dropping-particle" : "", "family" : "A\u00f1el", "given" : "Juan A.", "non-dropping-particle" : "", "parse-names" : false, "suffix" : "" } ], "id" : "ITEM-3", "issue" : "1", "issued" : { "date-parts" : [ [ "2017", "1", "11" ] ] }, "page" : "e0168697", "title" : "Consequences of Global Warming of 1.5 \u00b0C and 2 \u00b0C for Regional Temperature and Precipitation Changes in the Contiguous United States", "translator" : [ { "dropping-particle" : "", "family" : "Q6842", "given" : "", "non-dropping-particle" : "", "parse-names" : false, "suffix" : "" } ], "type" : "article-journal", "volume" : "12" }, "uris" : [ "http://www.mendeley.com/documents/?uuid=456efd40-a454-4db5-9fcf-c8313aaeecbf" ] }, { "id" : "ITEM-4",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"ITEM-4",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"id" : "ITEM-5",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"ITEM-5", "issue" : "2", "issued" : { "date-parts" : [ [ "2018", "1", "28" ] ] }, "page" : "935-944", "title" : "Will Half a Degree Make a Difference? Robust Projections of Indices of Mean and Extreme Climate in Europe Under 1.5\u00b0C, 2\u00b0C, and 3\u00b0C Global Warming", "translator" : [ { "dropping-particle" : "", "family" : "Q4765", "given" : "", "non-dropping-particle" : "", "parse-names" : false, "suffix" : "" } ], "type" : "article-journal", "volume" : "45" }, "uris" : [ "http://www.mendeley.com/documents/?uuid=6d02c8c6-01f4-4967-829f-cbf4aa71bd9d" ] }, { "id" : "ITEM-6", "itemData" : { "DOI" : "10.1002/2017EF000714", "ISSN" : "23284277", "author" : [ { "dropping-particle" : "", "family" : "Weber", "given" : "T.", "non-dropping-particle" : "", "parse-names" : false, "suffix" : "" }, { "dropping-particle" : "", "family" : "Haensler", "given" : "A.", "non-dropping-particle" : "", "parse-names" : false, "suffix" : "" }, { "dropping-particle" : "", "family" : "Rechid", "given" : "D.", "non-dropping-particle" : "", "parse-names" : false, "suffix" : "" }, { "dropping-particle" : "", "family" : "Pfeifer", "given" : "S.", "non-dropping-particle" : "", "parse-names" : false, "suffix" : "" }, { "dropping-particle" : "", "family" : "Eggert", "given" : "B.", "non-dropping-particle" : "", "parse-names" : false, "suffix" : "" }, { "dropping-particle" : "", "family" : "Jacob", "given" : "D.", "non-dropping-particle" : "", "parse-names" : false, "suffix" : "" } ], "container-title" : "Earth's Future", "id" : "ITEM-6", "issue" : "4", "issued" : { "date-parts" : [ [ "2018", "4" ] ] }, "page" : "643-655", "title" : "Analyzing Regional Climate Change in Africa in a 1.5, 2, and 3\u00b0C Global Warming World", "translator" : [ { "dropping-particle" : "", "family" : "Q6843", "given" : "", "non-dropping-particle" : "", "parse-names" : false, "suffix" : "" } ], "type" : "article-journal", "volume" : "6" }, "uris" : [ "http://www.mendeley.com/documents/?uuid=45c95e85-5fbb-443b-8857-361c0db4f24f" ] } ], "mendeley" : { "formattedCitation" : "(Karmalkar and Bradley, 2017; Dosio and Fischer, 2018; Karnauskas et al., 2018; Liu et al., 2018d; Taylor et al., 2018; Weber et al., 2018)", "manualFormatting" : "(Karmalkar and Bradley, 2017; Dosio and Fischer, 2018; Karnauskas et al., 2018; Liu et al., 2018; Taylor et al., 2018; Weber et al., 2018; Chapter 3, SR1.5, IPCC 2018)", "plainTextFormattedCitation" : "(Karmalkar and Bradley, 2017; Dosio and Fischer, 2018; Karnauskas et al., 2018; Liu et al., 2018d; Taylor et al., 2018; Weber et al., 2018)", "previouslyFormattedCitation" : "(Karmalkar and Bradley, 2017; Dosio and Fischer, 2018; Karnauskas et al., 2018; Liu et al., 2018d; Taylor et al., 2018; Weber et al., 2018)" }, "properties" : { "noteIndex" : 0 }, "schema" : "https://github.com/citation-style-language/schema/raw/master/csl-citation.json" }</w:instrText>
      </w:r>
      <w:r w:rsidRPr="00C734F4">
        <w:rPr>
          <w:lang w:val="en-GB"/>
        </w:rPr>
        <w:fldChar w:fldCharType="separate"/>
      </w:r>
      <w:r w:rsidR="00E41CA2">
        <w:rPr>
          <w:noProof/>
          <w:lang w:val="en-GB"/>
        </w:rPr>
        <w:t xml:space="preserve">(Karmalkar and Bradley, 2017; Dosio and Fischer, 2018; Karnauskas et al., 2018; </w:t>
      </w:r>
      <w:ins w:id="1423" w:author="Robin Matthews" w:date="2021-07-11T17:31:00Z">
        <w:r w:rsidR="004E077D">
          <w:rPr>
            <w:noProof/>
            <w:lang w:val="en-GB"/>
          </w:rPr>
          <w:t xml:space="preserve">W. </w:t>
        </w:r>
      </w:ins>
      <w:r w:rsidR="00E41CA2">
        <w:rPr>
          <w:noProof/>
          <w:lang w:val="en-GB"/>
        </w:rPr>
        <w:t>Liu et al., 2018; Taylor et al., 2018; Weber et al., 2018; Chapter 3, SR1.5, IPCC 2018)</w:t>
      </w:r>
      <w:r w:rsidRPr="00C734F4">
        <w:rPr>
          <w:lang w:val="en-GB"/>
        </w:rPr>
        <w:fldChar w:fldCharType="end"/>
      </w:r>
      <w:commentRangeEnd w:id="1421"/>
      <w:commentRangeEnd w:id="1422"/>
      <w:r w:rsidR="004E077D">
        <w:rPr>
          <w:rStyle w:val="CommentReference"/>
          <w:rFonts w:asciiTheme="minorHAnsi" w:eastAsiaTheme="minorHAnsi" w:hAnsiTheme="minorHAnsi"/>
          <w:lang w:eastAsia="en-US"/>
        </w:rPr>
        <w:commentReference w:id="1421"/>
      </w:r>
      <w:r w:rsidR="00E41CA2">
        <w:rPr>
          <w:rStyle w:val="CommentReference"/>
          <w:rFonts w:asciiTheme="minorHAnsi" w:eastAsiaTheme="minorHAnsi" w:hAnsiTheme="minorHAnsi"/>
          <w:lang w:eastAsia="en-US"/>
        </w:rPr>
        <w:commentReference w:id="1422"/>
      </w:r>
      <w:r w:rsidRPr="00C734F4">
        <w:rPr>
          <w:lang w:val="en-GB"/>
        </w:rPr>
        <w:t xml:space="preserve">. Comparisons between pattern scaling and time-shift approaches allow assessment of the scalability of the regional climate change signal and the extent to which pattern scaling assumptions still hold at regional scale for a wide range of GWL. This was the approach followed by </w:t>
      </w:r>
      <w:r w:rsidRPr="00C734F4">
        <w:rPr>
          <w:lang w:val="en-GB"/>
        </w:rPr>
        <w:fldChar w:fldCharType="begin" w:fldLock="1"/>
      </w:r>
      <w:r w:rsidR="000465A7">
        <w:rPr>
          <w:lang w:val="en-GB"/>
        </w:rPr>
        <w:instrText>ADDIN CSL_CITATION { "citationItems" : [ { "id" : "ITEM-1", "itemData" : { "DOI" : "10.3389/fenvs.2018.00163", "ISSN" : "2296-665X", "abstract" : "Climate change projections for Europe consistently indicate a future decrease in summer precipitation over southern Europe and an increase over northern Europe. However, individual models substantially modulate these overarching precipitation change signals. Despite considerable model improvements as well as increasingly higher model resolutions in regional downscaling efforts, these apparent inconsistencies so far seem unresolved. In the present study, we analyze European seasonal temperature and precipitation climate change projections using all readily available pan-European regional climate model projections for the twenty-first century with model resolution increasing from \u224850 to \u224812 km grid distances from the CORDEX modeling project. This allows for an in-depth analysis of what may be the most robust projection of the future climate. Employing a simple scaling with the global mean temperature change enables the identification of emerging robust signals of seasonal changes in temperature and precipitation. Likewise, the \u201cwhat-if\u201d approach, i.e., analyzing the climate change signal from transient experiments at the time of an emerging global temperature exceedance of e.g., 1, 2, or 3 degrees offers a policy relevant approach to providing more accurate projections. A comparison of the projections from these two approaches has never before been done in a comprehensive manner and is the subject of the present paper.", "author" : [ { "dropping-particle" : "", "family" : "Matte", "given" : "Dominic", "non-dropping-particle" : "", "parse-names" : false, "suffix" : "" }, { "dropping-particle" : "", "family" : "Larsen", "given" : "Morten Andreas Dahl", "non-dropping-particle" : "", "parse-names" : false, "suffix" : "" }, { "dropping-particle" : "", "family" : "Christensen", "given" : "Ole B\u00f8ssing", "non-dropping-particle" : "", "parse-names" : false, "suffix" : "" }, { "dropping-particle" : "", "family" : "Christensen", "given" : "Jens Hesselbjerg", "non-dropping-particle" : "", "parse-names" : false, "suffix" : "" } ], "container-title" : "Frontiers in Environmental Science", "id" : "ITEM-1", "issued" : { "date-parts" : [ [ "2019", "1", "29" ] ] }, "page" : "163", "title" : "Robustness and Scalability of Regional Climate Projections Over Europe", "translator" : [ { "dropping-particle" : "", "family" : "Q6019", "given" : "", "non-dropping-particle" : "", "parse-names" : false, "suffix" : "" } ], "type" : "article-journal", "volume" : "6" }, "uris" : [ "http://www.mendeley.com/documents/?uuid=f81fcd75-cec8-4200-8108-e2b0960f0364" ] } ], "mendeley" : { "formattedCitation" : "(Matte et al., 2019)", "manualFormatting" : "Matte et al. (2019)", "plainTextFormattedCitation" : "(Matte et al., 2019)", "previouslyFormattedCitation" : "(Matte et al., 2019)" }, "properties" : { "noteIndex" : 0 }, "schema" : "https://github.com/citation-style-language/schema/raw/master/csl-citation.json" }</w:instrText>
      </w:r>
      <w:r w:rsidRPr="00C734F4">
        <w:rPr>
          <w:lang w:val="en-GB"/>
        </w:rPr>
        <w:fldChar w:fldCharType="separate"/>
      </w:r>
      <w:r w:rsidR="00E41CA2">
        <w:rPr>
          <w:noProof/>
          <w:lang w:val="en-GB"/>
        </w:rPr>
        <w:t>Matte et al. (2019)</w:t>
      </w:r>
      <w:r w:rsidRPr="00C734F4">
        <w:rPr>
          <w:lang w:val="en-GB"/>
        </w:rPr>
        <w:fldChar w:fldCharType="end"/>
      </w:r>
      <w:r w:rsidRPr="00C734F4">
        <w:rPr>
          <w:lang w:val="en-GB"/>
        </w:rPr>
        <w:t xml:space="preserve"> in their assessment of the scalability of European regional climate projections. Based on EURO-CORDEX projections, they performed a detailed comparison between the pattern scaling and the GWL spatial patterns (GWL range: 1°C, 2°C and 3°C) for different seasons, regional model resolutions, and both temperature and precipitation. High pattern correlation values (greater than 0.9) are found between the scaled pattern and all GWL patterns for temperature. In the case of precipitation, the correspondence is slightly lower, especially in summer, for high GWLs (2°C and 3°C) and much lower for 1°C.</w:t>
      </w:r>
    </w:p>
    <w:p w14:paraId="1932000D" w14:textId="77777777" w:rsidR="006221C8" w:rsidRPr="00C734F4" w:rsidRDefault="006221C8" w:rsidP="006221C8">
      <w:pPr>
        <w:pStyle w:val="AR6BodyText"/>
        <w:rPr>
          <w:lang w:val="en-GB"/>
        </w:rPr>
      </w:pPr>
    </w:p>
    <w:p w14:paraId="2E38B530" w14:textId="6082DB15" w:rsidR="006221C8" w:rsidRPr="00C734F4" w:rsidRDefault="006221C8" w:rsidP="006221C8">
      <w:pPr>
        <w:pStyle w:val="AR6BodyText"/>
        <w:rPr>
          <w:rFonts w:cs="Times New Roman"/>
          <w:lang w:val="en-GB"/>
        </w:rPr>
      </w:pPr>
      <w:r w:rsidRPr="00C734F4">
        <w:rPr>
          <w:lang w:val="en-GB"/>
        </w:rPr>
        <w:t>Figure 10.14 illustrates a similar comparison based on the CMIP6 multi-model ensemble forced with the scenario SSP5-8.5 and applied to two large-scale continental areas. The forced response to anthropogenic forcing is simply taken as the CMIP6 multi-model mean of future regional climate change relative to the 1850–1900 reference period. Robustness of the forced response is based on both significance of the change and model agreement about the sign of change (Cross-Chapter Box Atlas.1; Figure 10.14). Caution has to be exercised against a too literal interpretation of lack of robust change given that significance and sign agreement can be sensitive to spatial and</w:t>
      </w:r>
      <w:r w:rsidRPr="00C734F4">
        <w:rPr>
          <w:rFonts w:cs="Times New Roman"/>
          <w:lang w:val="en-GB"/>
        </w:rPr>
        <w:t xml:space="preserve"> temporal aggregation </w:t>
      </w:r>
      <w:r w:rsidRPr="00C734F4">
        <w:rPr>
          <w:lang w:val="en-GB"/>
        </w:rPr>
        <w:t>(Cross-Chapter Box Atlas.1, Figure</w:t>
      </w:r>
      <w:r w:rsidRPr="00C734F4">
        <w:rPr>
          <w:rFonts w:cs="Times New Roman"/>
          <w:lang w:val="en-GB"/>
        </w:rPr>
        <w:t xml:space="preserve"> 2) and lack of a robust change does not necessarily translate to lack of regional-scale climate change impacts </w:t>
      </w:r>
      <w:r w:rsidRPr="00C734F4">
        <w:rPr>
          <w:rFonts w:cs="Times New Roman"/>
          <w:lang w:val="en-GB"/>
        </w:rPr>
        <w:fldChar w:fldCharType="begin" w:fldLock="1"/>
      </w:r>
      <w:r w:rsidR="000465A7">
        <w:rPr>
          <w:rFonts w:cs="Times New Roman"/>
          <w:lang w:val="en-GB"/>
        </w:rPr>
        <w:instrText>ADDIN CSL_CITATION { "citationItems" : [ { "id" : "ITEM-1", "itemData" : { "DOI" : "10.1007/s10584-013-0781-9", "ISSN" : "0165-0009",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"Q6643", "given" : "", "non-dropping-particle" : "", "parse-names" : false, "suffix" : "" } ], "type" : "article-journal", "volume" : "119" }, "uris" : [ "http://www.mendeley.com/documents/?uuid=9a7dcc9b-8b62-49ed-bd60-20eea72fe94c" ] }, { "id" : "ITEM-2", "itemData" : { "DOI" : "10.2151/jmsj.2015-056", "ISSN" : "0026-1165", "author" : [ { "dropping-particle" : "", "family" : "Hibino", "given" : "Kenshi", "non-dropping-particle" : "", "parse-names" : false, "suffix" : "" }, { "dropping-particle" : "", "family" : "Takayabu", "given" : "Izuru", "non-dropping-particle" : "", "parse-names" : false, "suffix" : "" } ], "container-title" : "Journal of the Meteorological Society of Japan. Series II", "id" : "ITEM-2", "issued" : { "date-parts" : [ [ "2016" ] ] }, "page" : "121-134", "title" : "A Trade-Off Relation between Temporal and Spatial Averaging Scales on Future Precipitation Assessment", "translator" : [ { "dropping-particle" : "", "family" : "Q6700", "given" : "", "non-dropping-particle" : "", "parse-names" : false, "suffix" : "" } ], "type" : "article-journal", "volume" : "94A" }, "uris" : [ "http://www.mendeley.com/documents/?uuid=4183d401-79de-4aa5-a9ab-aed3cd014c97" ] } ], "mendeley" : { "formattedCitation" : "(McSweeney and Jones, 2013; Hibino and Takayabu, 2016)", "plainTextFormattedCitation" : "(McSweeney and Jones, 2013; Hibino and Takayabu, 2016)", "previouslyFormattedCitation" : "(McSweeney and Jones, 2013; Hibino and Takayabu,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(McSweeney and Jones, 2013; Hibino and Takayabu, 2016)</w:t>
      </w:r>
      <w:r w:rsidRPr="00C734F4">
        <w:rPr>
          <w:rFonts w:cs="Times New Roman"/>
          <w:lang w:val="en-GB"/>
        </w:rPr>
        <w:fldChar w:fldCharType="end"/>
      </w:r>
      <w:r w:rsidRPr="00C734F4">
        <w:rPr>
          <w:rFonts w:cs="Times New Roman"/>
          <w:lang w:val="en-GB"/>
        </w:rPr>
        <w:t>.</w:t>
      </w:r>
    </w:p>
    <w:p w14:paraId="508BB5D6" w14:textId="77777777" w:rsidR="006221C8" w:rsidRPr="00C734F4" w:rsidRDefault="006221C8" w:rsidP="006221C8">
      <w:pPr>
        <w:pStyle w:val="AR6BodyText"/>
        <w:rPr>
          <w:lang w:val="en-GB"/>
        </w:rPr>
      </w:pPr>
    </w:p>
    <w:p w14:paraId="32EBCD6A" w14:textId="2F37228D" w:rsidR="004B381F" w:rsidRPr="00C734F4" w:rsidRDefault="004B381F" w:rsidP="004B381F">
      <w:pPr>
        <w:pStyle w:val="AR6BodyText"/>
        <w:tabs>
          <w:tab w:val="left" w:pos="1108"/>
        </w:tabs>
        <w:rPr>
          <w:lang w:val="en-GB"/>
        </w:rPr>
      </w:pPr>
      <w:r>
        <w:rPr>
          <w:lang w:val="en-GB"/>
        </w:rPr>
        <w:tab/>
      </w:r>
    </w:p>
    <w:p w14:paraId="12007968" w14:textId="77777777" w:rsidR="006221C8" w:rsidRPr="00C734F4" w:rsidRDefault="006221C8" w:rsidP="00094546">
      <w:pPr>
        <w:pStyle w:val="AR6BodyText"/>
        <w:rPr>
          <w:rFonts w:cs="Times New Roman"/>
          <w:b/>
          <w:lang w:val="en-GB"/>
        </w:rPr>
      </w:pPr>
      <w:r w:rsidRPr="00C734F4">
        <w:rPr>
          <w:rFonts w:cs="Times New Roman"/>
          <w:b/>
          <w:lang w:val="en-GB"/>
        </w:rPr>
        <w:t>[START FIGURE 10.14 HERE]</w:t>
      </w:r>
    </w:p>
    <w:p w14:paraId="373E4C32" w14:textId="77777777" w:rsidR="006221C8" w:rsidRPr="00C734F4" w:rsidRDefault="006221C8" w:rsidP="00094546">
      <w:pPr>
        <w:pStyle w:val="AR6BodyText"/>
        <w:rPr>
          <w:rFonts w:cs="Times New Roman"/>
          <w:lang w:val="en-GB"/>
        </w:rPr>
      </w:pPr>
    </w:p>
    <w:p w14:paraId="0611185D" w14:textId="4D8D1102" w:rsidR="006221C8" w:rsidRDefault="0063542E" w:rsidP="004C600C">
      <w:pPr>
        <w:pStyle w:val="AR6Chap10Figure"/>
      </w:pPr>
      <w:r>
        <w:t xml:space="preserve"> </w:t>
      </w:r>
      <w:r w:rsidR="004C600C" w:rsidRPr="00441820">
        <w:rPr>
          <w:b/>
        </w:rPr>
        <w:t>Robustness and scalability of anthropogenic signals at regional scale.</w:t>
      </w:r>
      <w:r w:rsidR="004C600C" w:rsidRPr="004C600C">
        <w:t xml:space="preserve"> (a) Spatial patterns of Europe and Africa summer (June to August) surface air temperature change (in °C °C</w:t>
      </w:r>
      <w:r w:rsidR="004C600C" w:rsidRPr="00441820">
        <w:rPr>
          <w:vertAlign w:val="superscript"/>
        </w:rPr>
        <w:t>-1</w:t>
      </w:r>
      <w:r w:rsidR="004C600C" w:rsidRPr="004C600C">
        <w:t>) from the CMIP6 multi-model mean (45 models, one member per model, historical simulations and scenario SSP5-8.5) at different global warming levels (GWLs) and the end-21st century scaling pattern estimated from the multi-model mean difference between 2081–2100 and the pre-industrial period (1850–1900) divided by the corresponding global mean warming. The scale of all GWL patterns has been adjusted to a global mean warming of 1°C (for example, the resulting 3°C spatial pattern has been divided by three). The scales of the GWL patterns have to be multiplied by their threshold values to obtain the actual simulated warming. The metrics shown in the bottom left corner of the GWL pattern plots indicate the spatial pattern correlation and the root-mean square difference between the GWL patterns and the scaling pattern. The number in bold just above the metrics gives the number of used CMIP6 models (out of 45) that have reached the GWL threshold. Areas with robust change (at least 66% of the models have a signal to noise ratio greater than one and 80% or more of the models agree on the sign of the change) are coloured with no pattern overlaid (Cross-Chapter Box Atlas.1). Areas with a significant change (at least 66% of the models have a signal to noise ratio greater than one) and lack of model agreement (meaning that less than 80% of the models agree on the sign of the change) are marked by cross-hatching. Areas with no change or no robust change (less than 66% of the models have a signal to noise ratio greater than one) are marked by negatively sloped hatching. (b) Same as (a) but for North, Central and South America annual mean precipitation relative change (percent °C</w:t>
      </w:r>
      <w:r w:rsidR="004C600C" w:rsidRPr="00441820">
        <w:rPr>
          <w:vertAlign w:val="superscript"/>
        </w:rPr>
        <w:t>-1</w:t>
      </w:r>
      <w:r w:rsidR="004C600C" w:rsidRPr="004C600C">
        <w:t>). The baseline for precipitation climatology is 1850–1900. Further details on data sources and processing are available in the chapter data table (Table 10.SM.1</w:t>
      </w:r>
      <w:r>
        <w:t>1</w:t>
      </w:r>
      <w:r w:rsidR="004C600C" w:rsidRPr="004C600C">
        <w:t>).</w:t>
      </w:r>
    </w:p>
    <w:p w14:paraId="7EB61F2E" w14:textId="77777777" w:rsidR="004C600C" w:rsidRPr="00C734F4" w:rsidRDefault="004C600C" w:rsidP="00094546">
      <w:pPr>
        <w:pStyle w:val="AR6BodyText"/>
        <w:rPr>
          <w:lang w:val="en-GB"/>
        </w:rPr>
      </w:pPr>
    </w:p>
    <w:p w14:paraId="58E048AD" w14:textId="77777777" w:rsidR="006221C8" w:rsidRPr="00C734F4" w:rsidRDefault="006221C8" w:rsidP="00094546">
      <w:pPr>
        <w:pStyle w:val="AR6BodyText"/>
        <w:rPr>
          <w:rFonts w:cs="Times New Roman"/>
          <w:b/>
          <w:lang w:val="en-GB"/>
        </w:rPr>
      </w:pPr>
      <w:r w:rsidRPr="00C734F4">
        <w:rPr>
          <w:rFonts w:cs="Times New Roman"/>
          <w:b/>
          <w:lang w:val="en-GB"/>
        </w:rPr>
        <w:t>[END FIGURE 10.14 HERE]</w:t>
      </w:r>
    </w:p>
    <w:p w14:paraId="2F510B16" w14:textId="77777777" w:rsidR="006221C8" w:rsidRPr="00C734F4" w:rsidRDefault="006221C8" w:rsidP="006221C8">
      <w:pPr>
        <w:pStyle w:val="AR6BodyText"/>
        <w:rPr>
          <w:lang w:val="en-GB"/>
        </w:rPr>
      </w:pPr>
    </w:p>
    <w:p w14:paraId="53231698" w14:textId="77777777" w:rsidR="006221C8" w:rsidRPr="00C734F4" w:rsidRDefault="006221C8" w:rsidP="006221C8">
      <w:pPr>
        <w:pStyle w:val="AR6BodyText"/>
        <w:rPr>
          <w:lang w:val="en-GB"/>
        </w:rPr>
      </w:pPr>
      <w:r w:rsidRPr="00C734F4">
        <w:rPr>
          <w:lang w:val="en-GB"/>
        </w:rPr>
        <w:t xml:space="preserve"> </w:t>
      </w:r>
    </w:p>
    <w:p w14:paraId="0426A9A0" w14:textId="5E59B9F5" w:rsidR="006221C8" w:rsidRPr="00C734F4" w:rsidRDefault="006221C8" w:rsidP="006221C8">
      <w:pPr>
        <w:pStyle w:val="AR6BodyText"/>
        <w:rPr>
          <w:lang w:val="en-GB"/>
        </w:rPr>
      </w:pPr>
      <w:r w:rsidRPr="00C734F4">
        <w:rPr>
          <w:lang w:val="en-GB"/>
        </w:rPr>
        <w:t xml:space="preserve">If projected regional mean temperature (Figure 10.14a) and precipitation (Figure 10.14b) changes were to scale linearly with global mean warming, the adjusted spatial patterns would be congruent with each other at different GWLs. While pattern scaling seems to be a reasonable first-order approximation for both temperature and precipitation changes in tropical and high latitude regions (high pattern correlation values), there are a number of regions exhibiting substantial amplitude differences at different GWLs (Northern Africa and Middle East, southern and eastern Europe for temperature; southwestern North America, Chile and north-eastern Brazil for precipitation). These differences hint at the possible influence of nonlinear mechanisms </w:t>
      </w:r>
      <w:r w:rsidRPr="00C734F4">
        <w:rPr>
          <w:lang w:val="en-GB"/>
        </w:rPr>
        <w:fldChar w:fldCharType="begin" w:fldLock="1"/>
      </w:r>
      <w:r w:rsidR="000465A7">
        <w:rPr>
          <w:lang w:val="en-GB"/>
        </w:rPr>
        <w:instrText>ADDIN CSL_CITATION { "citationItems" : [ { "id" : "ITEM-1",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"ITEM-1",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"plainTextFormattedCitation" : "(Good et al., 2015)", "previouslyFormattedCitation" : "(Good et al., 2015)" }, "properties" : { "noteIndex" : 0 }, "schema" : "https://github.com/citation-style-language/schema/raw/master/csl-citation.json" }</w:instrText>
      </w:r>
      <w:r w:rsidRPr="00C734F4">
        <w:rPr>
          <w:lang w:val="en-GB"/>
        </w:rPr>
        <w:fldChar w:fldCharType="separate"/>
      </w:r>
      <w:r w:rsidR="00E41CA2">
        <w:rPr>
          <w:noProof/>
          <w:lang w:val="en-GB"/>
        </w:rPr>
        <w:t>(Good et al., 2015)</w:t>
      </w:r>
      <w:r w:rsidRPr="00C734F4">
        <w:rPr>
          <w:lang w:val="en-GB"/>
        </w:rPr>
        <w:fldChar w:fldCharType="end"/>
      </w:r>
      <w:r w:rsidRPr="00C734F4">
        <w:rPr>
          <w:lang w:val="en-GB"/>
        </w:rPr>
        <w:t xml:space="preserve">, including soil moisture feedbacks </w:t>
      </w:r>
      <w:r w:rsidRPr="00C734F4">
        <w:rPr>
          <w:lang w:val="en-GB"/>
        </w:rPr>
        <w:fldChar w:fldCharType="begin" w:fldLock="1"/>
      </w:r>
      <w:r w:rsidR="000465A7">
        <w:rPr>
          <w:lang w:val="en-GB"/>
        </w:rPr>
        <w:instrText>ADDIN CSL_CITATION { "citationItems" : [ { "id" : "ITEM-1", "itemData" : { "DOI" : "10.1016/j.earscirev.2010.02.004", "ISSN" : "00128252", "abstract" : "Soil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moisture\u2013temperature and soil moisture\u2013precipitation feedbacks, and their possible modifications with climate change. We also highlight further impacts of soil moisture on climate, and the state of research regarding the validation of the relevant processes. 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"author" : [ { "dropping-particle" : "", "family" : "Seneviratne", "given" : "Sonia I.", "non-dropping-particle" : "", "parse-names" : false, "suffix" : "" }, { "dropping-particle" : "", "family" : "Corti", "given" : "Thierry",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"Jaeger", "given" : "Eric B.", "non-dropping-particle" : "", "parse-names" : false, "suffix" : "" }, { "dropping-particle" : "", "family" : "Lehner", "given" : "Irene", "non-dropping-particle" : "", "parse-names" : false, "suffix" : "" }, { "dropping-particle" : "", "family" : "Orlowsky", "given" : "Boris", "non-dropping-particle" : "", "parse-names" : false, "suffix" : "" }, { "dropping-particle" : "", "family" : "Teuling", "given" : "Adriaan J.", "non-dropping-particle" : "", "parse-names" : false, "suffix" : "" } ], "container-title" : "Earth-Science Reviews", "id" : "ITEM-1", "issue" : "3-4", "issued" : { "date-parts" : [ [ "2010", "5" ] ] }, "page" : "125-161", "title" : "Investigating soil moisture\u2013climate interactions in a changing climate: A review", "translator" : [ { "dropping-particle" : "", "family" : "Q4347", "given" : "", "non-dropping-particle" : "", "parse-names" : false, "suffix" : "" } ], "type" : "article-journal", "volume" : "99" }, "uris" : [ "http://www.mendeley.com/documents/?uuid=6a21c455-b29e-48c1-a979-ee6ebe10615a" ] }, { "id" : "ITEM-2",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"ITEM-2", "issue" : "3", "issued" : { "date-parts" : [ [ "2017", "2", "16" ] ] }, "page" : "1511-1519", "title" : "Regional amplification of projected changes in extreme temperatures strongly controlled by soil moisture-temperature feedbacks", "translator" : [ { "dropping-particle" : "", "family" : "Q4738", "given" : "", "non-dropping-particle" : "", "parse-names" : false, "suffix" : "" } ], "type" : "article-journal", "volume" : "44" }, "uris" : [ "http://www.mendeley.com/documents/?uuid=3546ece5-521d-484b-9e49-bceaa59074c0" ] } ], "mendeley" : { "formattedCitation" : "(Seneviratne et al., 2010; Vogel et al., 2017)", "plainTextFormattedCitation" : "(Seneviratne et al., 2010; Vogel et al., 2017)", "previouslyFormattedCitation" : "(Seneviratne et al., 2010; Vogel et al., 2017)" }, "properties" : { "noteIndex" : 0 }, "schema" : "https://github.com/citation-style-language/schema/raw/master/csl-citation.json" }</w:instrText>
      </w:r>
      <w:r w:rsidRPr="00C734F4">
        <w:rPr>
          <w:lang w:val="en-GB"/>
        </w:rPr>
        <w:fldChar w:fldCharType="separate"/>
      </w:r>
      <w:r w:rsidR="00E41CA2">
        <w:rPr>
          <w:noProof/>
          <w:lang w:val="en-GB"/>
        </w:rPr>
        <w:t>(Seneviratne et al., 2010; Vogel et al., 2017)</w:t>
      </w:r>
      <w:r w:rsidRPr="00C734F4">
        <w:rPr>
          <w:lang w:val="en-GB"/>
        </w:rPr>
        <w:fldChar w:fldCharType="end"/>
      </w:r>
      <w:r w:rsidRPr="00C734F4">
        <w:rPr>
          <w:lang w:val="en-GB"/>
        </w:rPr>
        <w:t xml:space="preserve">, a time-dependent balance between the different contributions of fast and slow response to greenhouse gas forcing as well as changing SST response patterns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"id" : "ITEM-2",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"ITEM-2",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"ITEM-3", "itemData" : { "DOI" : "10.1175/JCLI-D-13-00297.1", "ISSN" : "0894-8755", "abstract" : "The time-dependent response of sea surface temperature (SST) to global warming and the associated atmospheric changes are investigated based on a 1% yr\u22121 CO2 increase to the quadrupling experiment of the Geophysical Fluid Dynamics Laboratory Climate Model, version 2.1. The SST response consists of a fast component, for which the ocean mixed layer is in quasi equilibrium with the radiative forcing, and a slow component owing to the gradual warming of the deeper ocean in and beneath the thermocline. A diagnostic method is proposed to isolate spatial patterns of the fast and slow responses. The deep ocean warming retards the surface warming in the fast response but turns into a forcing for the slow response. As a result, the fast and slow responses are nearly opposite to each other in spatial pattern, especially over the subpolar North Atlantic/Southern Ocean regions of the deep-water/bottom-water formation, and in the interhemispheric SST gradient between the southern and northern subtropics. Wind\u2013evaporation\u2013SST feedback is an additional mechanism for the SST pattern formation in the tropics. Analyses of phase 5 of the Coupled Model Intercomparison Project (CMIP5) multimodel ensemble of global warming simulations confirm the validity of the diagnostic method that separates the fast and slow responses. Tropical annual rainfall change follows the SST warming pattern in both the fast and slow responses in CMIP5, increasing where the SST increase exceeds the tropical mean warming.", "author" : [ { "dropping-particle" : "", "family" : "Long", "given" : "Shang-Min",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"Liu", "given" : "Qinyu", "non-dropping-particle" : "", "parse-names" : false, "suffix" : "" } ], "container-title" : "Journal of Climate", "id" : "ITEM-3", "issue" : "1", "issued" : { "date-parts" : [ [ "2014", "1", "1" ] ] }, "page" : "285-299", "title" : "Fast and Slow Responses to Global Warming: Sea Surface Temperature and Precipitation Patterns", "translator" : [ { "dropping-particle" : "", "family" : "Q6877", "given" : "", "non-dropping-particle" : "", "parse-names" : false, "suffix" : "" } ], "type" : "article-journal", "volume" : "27" }, "uris" : [ "http://www.mendeley.com/documents/?uuid=d824ea5d-8834-4f44-a35f-1000de3ca844" ] }, { "id" : "ITEM-4",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"ITEM-4", "issue" : "3", "issued" : { "date-parts" : [ [ "2018", "2", "1" ] ] }, "page" : "1091-1105", "title" : "Fast and Slow Components of the Extratropical Atmospheric Circulation Response to CO2 Forcing", "translator" : [ { "dropping-particle" : "", "family" : "Q6876", "given" : "", "non-dropping-particle" : "", "parse-names" : false, "suffix" : "" } ], "type" : "article-journal", "volume" : "31" }, "uris" : [ "http://www.mendeley.com/documents/?uuid=7de3c53c-4aaa-4ee6-8c1a-5dabfcfdac83" ] } ], "mendeley" : { "formattedCitation" : "(Long et al., 2014; Good et al., 2016; Ceppi et al., 2018; Zappa et al., 2020)", "plainTextFormattedCitation" : "(Long et al., 2014; Good et al., 2016; Ceppi et al., 2018; Zappa et al., 2020)", "previouslyFormattedCitation" : "(Long et al., 2014; Good et al., 2016; Ceppi et al., 2018; Zappa et al., 2020)" }, "properties" : { "noteIndex" : 0 }, "schema" : "https://github.com/citation-style-language/schema/raw/master/csl-citation.json" }</w:instrText>
      </w:r>
      <w:r w:rsidRPr="00C734F4">
        <w:rPr>
          <w:lang w:val="en-GB"/>
        </w:rPr>
        <w:fldChar w:fldCharType="separate"/>
      </w:r>
      <w:r w:rsidR="00E41CA2">
        <w:rPr>
          <w:noProof/>
        </w:rPr>
        <w:t>(Long et al., 2014; Good et al., 2016; Ceppi et al., 2018; Zappa et al., 2020)</w:t>
      </w:r>
      <w:r w:rsidRPr="00C734F4">
        <w:rPr>
          <w:lang w:val="en-GB"/>
        </w:rPr>
        <w:fldChar w:fldCharType="end"/>
      </w:r>
      <w:r w:rsidRPr="00FB6EB0">
        <w:t xml:space="preserve">. </w:t>
      </w:r>
      <w:r w:rsidRPr="00C734F4">
        <w:rPr>
          <w:lang w:val="en-GB"/>
        </w:rPr>
        <w:t xml:space="preserve">Decreasing spatial pattern amplitude with increasing GWL suggests that the initial transient regional response overshoots the long-term change in regions such as northern Africa for summer temperature and southwestern South America for precipitation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"mendeley" : { "formattedCitation" : "(Zappa et al., 2020)", "plainTextFormattedCitation" : "(Zappa et al., 2020)", "previouslyFormattedCitation" : "(Zappa et al., 2020)" }, "properties" : { "noteIndex" : 0 }, "schema" : "https://github.com/citation-style-language/schema/raw/master/csl-citation.json" }</w:instrText>
      </w:r>
      <w:r w:rsidRPr="00C734F4">
        <w:rPr>
          <w:lang w:val="en-GB"/>
        </w:rPr>
        <w:fldChar w:fldCharType="separate"/>
      </w:r>
      <w:r w:rsidR="00E41CA2">
        <w:rPr>
          <w:noProof/>
          <w:lang w:val="en-GB"/>
        </w:rPr>
        <w:t>(Zappa et al., 2020)</w:t>
      </w:r>
      <w:r w:rsidRPr="00C734F4">
        <w:rPr>
          <w:lang w:val="en-GB"/>
        </w:rPr>
        <w:fldChar w:fldCharType="end"/>
      </w:r>
      <w:r w:rsidRPr="00C734F4">
        <w:rPr>
          <w:lang w:val="en-GB"/>
        </w:rPr>
        <w:t xml:space="preserve">. In the latter region, long simulations with stabilized GHG concentrations even suggest a change of sign when near-equilibrium is reached </w:t>
      </w:r>
      <w:r w:rsidRPr="00C734F4">
        <w:rPr>
          <w:lang w:val="en-GB"/>
        </w:rPr>
        <w:fldChar w:fldCharType="begin" w:fldLock="1"/>
      </w:r>
      <w:r w:rsidR="000465A7">
        <w:rPr>
          <w:lang w:val="en-GB"/>
        </w:rPr>
        <w:instrText>ADDIN CSL_CITATION { "citationItems" : [ { "id" : "ITEM-1", "itemData" : { "DOI" : "10.1038/s41558-019-0397-9", "ISSN" : "1758-678X", "author" : [ { "dropping-particle" : "", "family" : "Sniderman", "given" : "J. M. Kale", "non-dropping-particle" : "", "parse-names" : false, "suffix" : "" }, { "dropping-particle" : "", "family" : "Brown", "given" : "Josephine R.", "non-dropping-particle" : "", "parse-names" : false, "suffix" : "" }, { "dropping-particle" : "", "family" : "Woodhead", "given" : "Jon D.", "non-dropping-particle" : "", "parse-names" : false, "suffix" : "" }, { "dropping-particle" : "", "family" : "King", "given" : "Andrew D.", "non-dropping-particle" : "", "parse-names" : false, "suffix" : "" }, { "dropping-particle" : "", "family" : "Gillett", "given" : "Nathan P.", "non-dropping-particle" : "", "parse-names" : false, "suffix" : "" }, { "dropping-particle" : "", "family" : "Tokarska", "given" : "Katarzyna B.", "non-dropping-particle" : "", "parse-names" : false, "suffix" : "" }, { "dropping-particle" : "", "family" : "Lorbacher", "given" : "Katja", "non-dropping-particle" : "", "parse-names" : false, "suffix" : "" }, { "dropping-particle" : "", "family" : "Hellstrom", "given" : "John", "non-dropping-particle" : "", "parse-names" : false, "suffix" : "" }, { "dropping-particle" : "", "family" : "Drysdale", "given" : "Russell N.", "non-dropping-particle" : "", "parse-names" : false, "suffix" : "" }, { "dropping-particle" : "", "family" : "Meinshausen", "given" : "Malte", "non-dropping-particle" : "", "parse-names" : false, "suffix" : "" } ], "container-title" : "Nature Climate Change", "id" : "ITEM-1", "issue" : "3", "issued" : { "date-parts" : [ [ "2019", "3", "11" ] ] }, "page" : "232-236", "title" : "Southern Hemisphere subtropical drying as a transient response to warming", "translator" : [ { "dropping-particle" : "", "family" : "Q6841", "given" : "", "non-dropping-particle" : "", "parse-names" : false, "suffix" : "" } ], "type" : "article-journal", "volume" : "9" }, "uris" : [ "http://www.mendeley.com/documents/?uuid=757501d0-82d0-463d-b281-bcf2cca5fea4" ] } ], "mendeley" : { "formattedCitation" : "(Sniderman et al., 2019)", "plainTextFormattedCitation" : "(Sniderman et al., 2019)", "previouslyFormattedCitation" : "(Sniderman et al., 2019)" }, "properties" : { "noteIndex" : 0 }, "schema" : "https://github.com/citation-style-language/schema/raw/master/csl-citation.json" }</w:instrText>
      </w:r>
      <w:r w:rsidRPr="00C734F4">
        <w:rPr>
          <w:lang w:val="en-GB"/>
        </w:rPr>
        <w:fldChar w:fldCharType="separate"/>
      </w:r>
      <w:r w:rsidR="00E41CA2">
        <w:rPr>
          <w:noProof/>
          <w:lang w:val="en-GB"/>
        </w:rPr>
        <w:t>(Sniderman et al., 2019)</w:t>
      </w:r>
      <w:r w:rsidRPr="00C734F4">
        <w:rPr>
          <w:lang w:val="en-GB"/>
        </w:rPr>
        <w:fldChar w:fldCharType="end"/>
      </w:r>
      <w:r w:rsidRPr="00C734F4">
        <w:rPr>
          <w:lang w:val="en-GB"/>
        </w:rPr>
        <w:t xml:space="preserve">. The reverse behaviour, increasing pattern amplitude with increasing GWL, is seen for summer temperature in southern and eastern Europe and for precipitation in southwestern North America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"id" : "ITEM-2", "itemData" : { "DOI" : "10.1038/s41558-019-0397-9", "ISSN" : "1758-678X", "author" : [ { "dropping-particle" : "", "family" : "Sniderman", "given" : "J. M. Kale", "non-dropping-particle" : "", "parse-names" : false, "suffix" : "" }, { "dropping-particle" : "", "family" : "Brown", "given" : "Josephine R.", "non-dropping-particle" : "", "parse-names" : false, "suffix" : "" }, { "dropping-particle" : "", "family" : "Woodhead", "given" : "Jon D.", "non-dropping-particle" : "", "parse-names" : false, "suffix" : "" }, { "dropping-particle" : "", "family" : "King", "given" : "Andrew D.", "non-dropping-particle" : "", "parse-names" : false, "suffix" : "" }, { "dropping-particle" : "", "family" : "Gillett", "given" : "Nathan P.", "non-dropping-particle" : "", "parse-names" : false, "suffix" : "" }, { "dropping-particle" : "", "family" : "Tokarska", "given" : "Katarzyna B.", "non-dropping-particle" : "", "parse-names" : false, "suffix" : "" }, { "dropping-particle" : "", "family" : "Lorbacher", "given" : "Katja", "non-dropping-particle" : "", "parse-names" : false, "suffix" : "" }, { "dropping-particle" : "", "family" : "Hellstrom", "given" : "John", "non-dropping-particle" : "", "parse-names" : false, "suffix" : "" }, { "dropping-particle" : "", "family" : "Drysdale", "given" : "Russell N.", "non-dropping-particle" : "", "parse-names" : false, "suffix" : "" }, { "dropping-particle" : "", "family" : "Meinshausen", "given" : "Malte", "non-dropping-particle" : "", "parse-names" : false, "suffix" : "" } ], "container-title" : "Nature Climate Change", "id" : "ITEM-2", "issue" : "3", "issued" : { "date-parts" : [ [ "2019", "3", "11" ] ] }, "page" : "232-236", "title" : "Southern Hemisphere subtropical drying as a transient response to warming", "translator" : [ { "dropping-particle" : "", "family" : "Q6841", "given" : "", "non-dropping-particle" : "", "parse-names" : false, "suffix" : "" } ], "type" : "article-journal", "volume" : "9" }, "uris" : [ "http://www.mendeley.com/documents/?uuid=757501d0-82d0-463d-b281-bcf2cca5fea4" ] } ], "mendeley" : { "formattedCitation" : "(Sniderman et al., 2019; Zappa et al., 2020)", "plainTextFormattedCitation" : "(Sniderman et al., 2019; Zappa et al., 2020)", "previouslyFormattedCitation" : "(Sniderman et al., 2019; Zappa et al., 2020)" }, "properties" : { "noteIndex" : 0 }, "schema" : "https://github.com/citation-style-language/schema/raw/master/csl-citation.json" }</w:instrText>
      </w:r>
      <w:r w:rsidRPr="00C734F4">
        <w:rPr>
          <w:lang w:val="en-GB"/>
        </w:rPr>
        <w:fldChar w:fldCharType="separate"/>
      </w:r>
      <w:r w:rsidR="00E41CA2">
        <w:rPr>
          <w:noProof/>
          <w:lang w:val="en-GB"/>
        </w:rPr>
        <w:t>(Sniderman et al., 2019; Zappa et al., 2020)</w:t>
      </w:r>
      <w:r w:rsidRPr="00C734F4">
        <w:rPr>
          <w:lang w:val="en-GB"/>
        </w:rPr>
        <w:fldChar w:fldCharType="end"/>
      </w:r>
      <w:r w:rsidRPr="00C734F4">
        <w:rPr>
          <w:lang w:val="en-GB"/>
        </w:rPr>
        <w:t xml:space="preserve">, suggesting that, in these regions, the initial transient response is lagging global mean warming and final regional climate change will be reached once GHG concentrations are stabilized. </w:t>
      </w:r>
    </w:p>
    <w:p w14:paraId="5A4621E3" w14:textId="77777777" w:rsidR="006221C8" w:rsidRPr="00C734F4" w:rsidRDefault="006221C8" w:rsidP="006221C8">
      <w:pPr>
        <w:pStyle w:val="AR6BodyText"/>
        <w:rPr>
          <w:lang w:val="en-GB"/>
        </w:rPr>
      </w:pPr>
    </w:p>
    <w:p w14:paraId="4F8ED53C" w14:textId="77777777" w:rsidR="006221C8" w:rsidRPr="00C734F4" w:rsidRDefault="006221C8" w:rsidP="006221C8">
      <w:pPr>
        <w:pStyle w:val="AR6BodyText"/>
        <w:rPr>
          <w:lang w:val="en-GB"/>
        </w:rPr>
      </w:pPr>
      <w:r w:rsidRPr="00C734F4">
        <w:rPr>
          <w:lang w:val="en-GB"/>
        </w:rPr>
        <w:t xml:space="preserve">There is </w:t>
      </w:r>
      <w:r w:rsidRPr="00C734F4">
        <w:rPr>
          <w:i/>
          <w:iCs/>
          <w:lang w:val="en-GB"/>
        </w:rPr>
        <w:t>high confidence</w:t>
      </w:r>
      <w:r w:rsidRPr="00C734F4">
        <w:rPr>
          <w:lang w:val="en-GB"/>
        </w:rPr>
        <w:t xml:space="preserve"> that the time-evolving contribution of different mechanisms operating at different time scales can modify the amplitude of the regional-scale response of temperature, and both the amplitude and sign of the regional-scale response of precipitation, to anthropogenic forcing. These mechanisms include non-linear temperature, precipitation and soil moisture feedbacks, and slow and fast response of SST patterns and atmospheric circulation changes to increasing GHGs.</w:t>
      </w:r>
    </w:p>
    <w:p w14:paraId="35973B7C" w14:textId="77777777" w:rsidR="006221C8" w:rsidRPr="00C734F4" w:rsidRDefault="006221C8" w:rsidP="006221C8">
      <w:pPr>
        <w:pStyle w:val="AR6BodyText"/>
        <w:rPr>
          <w:lang w:val="en-GB"/>
        </w:rPr>
      </w:pPr>
    </w:p>
    <w:p w14:paraId="05D1D1FA" w14:textId="77777777" w:rsidR="006221C8" w:rsidRPr="00C734F4" w:rsidRDefault="006221C8" w:rsidP="006221C8">
      <w:pPr>
        <w:pStyle w:val="AR6BodyText"/>
        <w:rPr>
          <w:lang w:val="en-GB"/>
        </w:rPr>
      </w:pPr>
    </w:p>
    <w:p w14:paraId="5D7113B3" w14:textId="77777777" w:rsidR="006221C8" w:rsidRPr="00C734F4" w:rsidRDefault="006221C8" w:rsidP="006221C8">
      <w:pPr>
        <w:pStyle w:val="AR6Chap10Level310111"/>
        <w:rPr>
          <w:lang w:val="en-GB"/>
        </w:rPr>
      </w:pPr>
      <w:bookmarkStart w:id="1424" w:name="_Toc70454767"/>
      <w:r w:rsidRPr="00C734F4">
        <w:rPr>
          <w:lang w:val="en-GB"/>
        </w:rPr>
        <w:t>Emergence of the anthropogenic signal at regional scale</w:t>
      </w:r>
      <w:bookmarkEnd w:id="1424"/>
    </w:p>
    <w:p w14:paraId="560D967D" w14:textId="77777777" w:rsidR="006221C8" w:rsidRPr="00C734F4" w:rsidRDefault="006221C8" w:rsidP="006221C8">
      <w:pPr>
        <w:pStyle w:val="AR6BodyText"/>
        <w:rPr>
          <w:lang w:val="en-GB"/>
        </w:rPr>
      </w:pPr>
    </w:p>
    <w:p w14:paraId="625318CB" w14:textId="77777777" w:rsidR="006221C8" w:rsidRPr="00C734F4" w:rsidRDefault="006221C8" w:rsidP="006221C8">
      <w:pPr>
        <w:pStyle w:val="AR6BodyText"/>
        <w:rPr>
          <w:lang w:val="en-GB"/>
        </w:rPr>
      </w:pPr>
      <w:r w:rsidRPr="00C734F4">
        <w:rPr>
          <w:lang w:val="en-GB"/>
        </w:rPr>
        <w:t xml:space="preserve">This section provides an assessment of the different approaches used in emergence studies as well as sensitivities to methodological choices. The section then focuses on the possible influence of internal </w:t>
      </w:r>
      <w:r w:rsidRPr="00C734F4">
        <w:rPr>
          <w:lang w:val="en-GB"/>
        </w:rPr>
        <w:lastRenderedPageBreak/>
        <w:t>variability on future emergence of the simulated mean precipitation anthropogenic signal at regional scales with some illustrative examples.</w:t>
      </w:r>
    </w:p>
    <w:p w14:paraId="28EB065A" w14:textId="77777777" w:rsidR="006221C8" w:rsidRPr="00C734F4" w:rsidRDefault="006221C8" w:rsidP="006221C8">
      <w:pPr>
        <w:pStyle w:val="AR6BodyText"/>
        <w:rPr>
          <w:lang w:val="en-GB"/>
        </w:rPr>
      </w:pPr>
    </w:p>
    <w:p w14:paraId="5B5F8608" w14:textId="079506C4" w:rsidR="006221C8" w:rsidRPr="00C734F4" w:rsidRDefault="006221C8" w:rsidP="006221C8">
      <w:pPr>
        <w:pStyle w:val="AR6BodyText"/>
        <w:rPr>
          <w:lang w:val="en-GB"/>
        </w:rPr>
      </w:pPr>
      <w:r w:rsidRPr="00C734F4">
        <w:rPr>
          <w:lang w:val="en-GB"/>
        </w:rPr>
        <w:t xml:space="preserve">In climate science, emergence or distinguishability of a signal refers to the appearance of a persistent change in the probability distribution and/or temporal properties of a climate variable compared with that of a reference period </w:t>
      </w:r>
      <w:commentRangeStart w:id="1425"/>
      <w:r w:rsidRPr="00C734F4">
        <w:rPr>
          <w:lang w:val="en-GB"/>
        </w:rPr>
        <w:fldChar w:fldCharType="begin" w:fldLock="1"/>
      </w:r>
      <w:ins w:id="1426" w:author="Robin Matthews" w:date="2021-07-11T17:32:00Z">
        <w:r w:rsidR="004E077D">
          <w:rPr>
            <w:lang w:val="en-GB"/>
          </w:rPr>
          <w:instrText>ADDIN CSL_CITATION { "citationItems" : [ { "id" : "ITEM-1",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"ITEM-1", "issue" : "21", "issued" : { "date-parts" : [ [ "2012", "11" ] ] }, "page" : "n/a-n/a", "title" : "Emerging local warming signals in observational data", "translator" : [ { "dropping-particle" : "", "family" : "Q5554", "given" : "", "non-dropping-particle" : "", "parse-names" : false, "suffix" : "" } ], "type" : "article-journal", "volume" : "39" }, "uris" : [ "http://www.mendeley.com/documents/?uuid=c14d846c-3b3a-4e90-829c-cfc3f21ebef9" ] }, { "id" : "ITEM-2",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"ITEM-2",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"ITEM-3", "itemData" : { "DOI" : "10.1088/1748-9326/6/3/034009", "ISSN" : "1748-9326",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(\u224825\u25e6S\u201325\u25e6N). We also show that a local warming signal that exceeds past variability is emerging at present, or will likely emerge in the next two decades, in many tropical countries. Further, for most countries worldwide, a mean global warming of 1 \u25e6C is sufficient for a significant temperature change, which is less than the total warming projected for any economically plausible emission scenario. The most strongly affected countries emit small amounts of CO2 per capita and have therefore contributed little to the changes in climate that they are beginning to experience.",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"Q4148", "given" : "", "non-dropping-particle" : "", "parse-names" : false, "suffix" : "" } ], "type" : "article-journal", "volume" : "6" }, "uris" : [ "http://www.mendeley.com/documents/?uuid=11bb5ac2-d6b3-4e93-beb1-904c7b793a7d" ] }, { "id" : "ITEM-4",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"ITEM-4",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"mendeley" : { "formattedCitation" : "(Giorgi and Bi, 2009; Mahlstein et al., 2011, 2012; Hawkins and Sutton, 2012)", "manualFormatting" : "(Giorgi and Bi, 2009; Mahlstein et al., 2011, 2012; Hawkins and Sutton, 2012", "plainTextFormattedCitation" : "(Giorgi and Bi, 2009; Mahlstein et al., 2011, 2012; Hawkins and Sutton, 2012)", "previouslyFormattedCitation" : "(Giorgi and Bi, 2009; Mahlstein et al., 2011, 2012; Hawkins and Sutton, 2012)" }, "properties" : { "noteIndex" : 0 }, "schema" : "https://github.com/citation-style-language/schema/raw/master/csl-citation.json" }</w:instrText>
        </w:r>
      </w:ins>
      <w:del w:id="1427" w:author="Robin Matthews" w:date="2021-07-11T17:32:00Z">
        <w:r w:rsidR="000465A7" w:rsidDel="004E077D">
          <w:rPr>
            <w:lang w:val="en-GB"/>
          </w:rPr>
          <w:delInstrText>ADDIN CSL_CITATION { "citationItems" : [ { "id" : "ITEM-1",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"ITEM-1", "issue" : "21", "issued" : { "date-parts" : [ [ "2012", "11" ] ] }, "page" : "n/a-n/a", "title" : "Emerging local warming signals in observational data", "translator" : [ { "dropping-particle" : "", "family" : "Q5554", "given" : "", "non-dropping-particle" : "", "parse-names" : false, "suffix" : "" } ], "type" : "article-journal", "volume" : "39" }, "uris" : [ "http://www.mendeley.com/documents/?uuid=c14d846c-3b3a-4e90-829c-cfc3f21ebef9" ] }, { "id" : "ITEM-2",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"ITEM-2",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"ITEM-3", "itemData" : { "DOI" : "10.1088/1748-9326/6/3/034009", "ISSN" : "1748-9326",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(\u224825\u25e6S\u201325\u25e6N). We also show that a local warming signal that exceeds past variability is emerging at present, or will likely emerge in the next two decades, in many tropical countries. Further, for most countries worldwide, a mean global warming of 1 \u25e6C is sufficient for a significant temperature change, which is less than the total warming projected for any economically plausible emission scenario. The most strongly affected countries emit small amounts of CO2 per capita and have therefore contributed little to the changes in climate that they are beginning to experience.",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"Q4148", "given" : "", "non-dropping-particle" : "", "parse-names" : false, "suffix" : "" } ], "type" : "article-journal", "volume" : "6" }, "uris" : [ "http://www.mendeley.com/documents/?uuid=11bb5ac2-d6b3-4e93-beb1-904c7b793a7d" ] }, { "id" : "ITEM-4",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"ITEM-4",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"mendeley" : { "formattedCitation" : "(Giorgi and Bi, 2009; Mahlstein et al., 2011, 2012; Hawkins and Sutton, 2012)", "manualFormatting" : "(Giorgi and Bi, 2009; Mahlstein et al., 2011, 2012; Hawkins and Sutton, 2012; Section 1.4.2)", "plainTextFormattedCitation" : "(Giorgi and Bi, 2009; Mahlstein et al., 2011, 2012; Hawkins and Sutton, 2012)", "previouslyFormattedCitation" : "(Giorgi and Bi, 2009; Mahlstein et al., 2011, 2012; Hawkins and Sutton, 2012)" }, "properties" : { "noteIndex" : 0 }, "schema" : "https://github.com/citation-style-language/schema/raw/master/csl-citation.json" }</w:delInstrText>
        </w:r>
      </w:del>
      <w:r w:rsidRPr="00C734F4">
        <w:rPr>
          <w:lang w:val="en-GB"/>
        </w:rPr>
        <w:fldChar w:fldCharType="separate"/>
      </w:r>
      <w:r w:rsidR="00E41CA2">
        <w:rPr>
          <w:noProof/>
          <w:lang w:val="en-GB"/>
        </w:rPr>
        <w:t>(Giorgi and Bi, 2009; Mahlstein et al., 2011, 2012; Hawkins and Sutton, 2012</w:t>
      </w:r>
      <w:del w:id="1428" w:author="Robin Matthews" w:date="2021-07-11T17:32:00Z">
        <w:r w:rsidR="00E41CA2" w:rsidDel="004E077D">
          <w:rPr>
            <w:noProof/>
            <w:lang w:val="en-GB"/>
          </w:rPr>
          <w:delText>; Section 1.4.2)</w:delText>
        </w:r>
      </w:del>
      <w:r w:rsidRPr="00C734F4">
        <w:rPr>
          <w:lang w:val="en-GB"/>
        </w:rPr>
        <w:fldChar w:fldCharType="end"/>
      </w:r>
      <w:commentRangeEnd w:id="1425"/>
      <w:r w:rsidR="00E41CA2">
        <w:rPr>
          <w:rStyle w:val="CommentReference"/>
          <w:rFonts w:asciiTheme="minorHAnsi" w:eastAsiaTheme="minorHAnsi" w:hAnsiTheme="minorHAnsi"/>
          <w:lang w:eastAsia="en-US"/>
        </w:rPr>
        <w:commentReference w:id="1425"/>
      </w:r>
      <w:ins w:id="1429" w:author="Robin Matthews" w:date="2021-07-11T17:32:00Z">
        <w:r w:rsidR="004E077D">
          <w:rPr>
            <w:noProof/>
            <w:lang w:val="en-GB"/>
          </w:rPr>
          <w:t>; Section 1.4.2)</w:t>
        </w:r>
      </w:ins>
      <w:r w:rsidRPr="00C734F4">
        <w:rPr>
          <w:lang w:val="en-GB"/>
        </w:rPr>
        <w:t>. Similar to anthropogenic climate change detection (Cross-Working Group Box</w:t>
      </w:r>
      <w:r w:rsidR="00E558DC">
        <w:rPr>
          <w:lang w:val="en-GB"/>
        </w:rPr>
        <w:t>: Attribution (in Chapter 1)</w:t>
      </w:r>
      <w:r w:rsidRPr="00C734F4">
        <w:rPr>
          <w:lang w:val="en-GB"/>
        </w:rPr>
        <w:t>), signal emergence can be detected, at least initially, without identifying the physical causes of the emergence (Section 1.4.2). In the context of human influence on climate, the objective of emergence studies is the search for the appearance of a signal characterizing an anthropogenically-forced change relatively to the climate variability of a reference period, defined as the noise.</w:t>
      </w:r>
    </w:p>
    <w:p w14:paraId="7AA5CADA" w14:textId="77777777" w:rsidR="006221C8" w:rsidRPr="00C734F4" w:rsidRDefault="006221C8" w:rsidP="006221C8">
      <w:pPr>
        <w:pStyle w:val="AR6BodyText"/>
        <w:rPr>
          <w:lang w:val="en-GB"/>
        </w:rPr>
      </w:pPr>
    </w:p>
    <w:p w14:paraId="45640741" w14:textId="4B21ACDD" w:rsidR="006221C8" w:rsidRPr="00C734F4" w:rsidRDefault="006221C8" w:rsidP="006221C8">
      <w:pPr>
        <w:pStyle w:val="AR6BodyText"/>
        <w:rPr>
          <w:lang w:val="en-GB"/>
        </w:rPr>
      </w:pPr>
      <w:r w:rsidRPr="00140B54">
        <w:rPr>
          <w:lang w:val="en-GB"/>
        </w:rPr>
        <w:t>Precise definitions of signal and noise as well as a metric to measure the relative importance of the signal are</w:t>
      </w:r>
      <w:r w:rsidRPr="00C734F4">
        <w:rPr>
          <w:lang w:val="en-GB"/>
        </w:rPr>
        <w:t xml:space="preserve"> key ingredients of the emergence framework and depend on the framing question. In particular, emergence study results can depend on the specific definitions of signal and noise such as the level of spatial and temporal aggregation </w:t>
      </w:r>
      <w:r w:rsidRPr="00C734F4">
        <w:rPr>
          <w:lang w:val="en-GB"/>
        </w:rPr>
        <w:fldChar w:fldCharType="begin" w:fldLock="1"/>
      </w:r>
      <w:r w:rsidR="000465A7">
        <w:rPr>
          <w:lang w:val="en-GB"/>
        </w:rPr>
        <w:instrText>ADDIN CSL_CITATION { "citationItems" : [ { "id" : "ITEM-1", "itemData" : { "DOI" : "10.1007/s10584-013-0781-9", "ISSN" : "0165-0009",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"Q6643", "given" : "", "non-dropping-particle" : "", "parse-names" : false, "suffix" : "" } ], "type" : "article-journal", "volume" : "119" }, "uris" : [ "http://www.mendeley.com/documents/?uuid=9a7dcc9b-8b62-49ed-bd60-20eea72fe94c" ] } ], "mendeley" : { "formattedCitation" : "(McSweeney and Jones, 2013)", "plainTextFormattedCitation" : "(McSweeney and Jones, 2013)", "previouslyFormattedCitation" : "(McSweeney and Jones, 2013)" }, "properties" : { "noteIndex" : 0 }, "schema" : "https://github.com/citation-style-language/schema/raw/master/csl-citation.json" }</w:instrText>
      </w:r>
      <w:r w:rsidRPr="00C734F4">
        <w:rPr>
          <w:lang w:val="en-GB"/>
        </w:rPr>
        <w:fldChar w:fldCharType="separate"/>
      </w:r>
      <w:r w:rsidR="00E41CA2">
        <w:rPr>
          <w:noProof/>
          <w:lang w:val="en-GB"/>
        </w:rPr>
        <w:t>(McSweeney and Jones, 2013)</w:t>
      </w:r>
      <w:r w:rsidRPr="00C734F4">
        <w:rPr>
          <w:lang w:val="en-GB"/>
        </w:rPr>
        <w:fldChar w:fldCharType="end"/>
      </w:r>
      <w:r w:rsidRPr="00C734F4">
        <w:rPr>
          <w:lang w:val="en-GB"/>
        </w:rPr>
        <w:t xml:space="preserve">. For instance, grid-point scale emergence will likely be delayed compared with region-average emergence </w:t>
      </w:r>
      <w:commentRangeStart w:id="1430"/>
      <w:r w:rsidRPr="00C734F4">
        <w:rPr>
          <w:lang w:val="en-GB"/>
        </w:rPr>
        <w:fldChar w:fldCharType="begin" w:fldLock="1"/>
      </w:r>
      <w:r w:rsidR="000465A7">
        <w:rPr>
          <w:lang w:val="en-GB"/>
        </w:rPr>
        <w:instrText>ADDIN CSL_CITATION { "citationItems" : [ { "id" : "ITEM-1", "itemData" : { "DOI" : "10.1038/nclimate2051", "ISSN" : "1758-678X",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"ITEM-1", "issue" : "12", "issued" : { "date-parts" : [ [ "2013", "12", "17" ] ] }, "page" : "1033-1038", "title" : "Robust spatially aggregated projections of climate extremes", "translator" : [ { "dropping-particle" : "", "family" : "Q6663", "given" : "", "non-dropping-particle" : "", "parse-names" : false, "suffix" : "" } ], "type" : "article-journal", "volume" : "3" }, "uris" : [ "http://www.mendeley.com/documents/?uuid=82053212-b0d9-454e-932d-ca54473d98e4" ] }, { "id" : "ITEM-2",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"ITEM-2",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"ITEM-3", "itemData" : { "DOI" : "10.1088/1748-9326/8/1/014004", "ISSN" : "1748-9326", "author" : [ { "dropping-particle" : "", "family" : "Maraun", "given" : "Douglas", "non-dropping-particle" : "", "parse-names" : false, "suffix" : "" } ], "container-title" : "Environmental Research Letters", "id" : "ITEM-3",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"(Fischer et al., 2013; Maraun, 2013b; Lehner et al., 2017a)", "manualFormatting" : "(Fischer et al., 2013; Maraun, 2013; Lehner et al., 2017a; Section 11.2.4; Cross-Chapter Box Atlas.1, Figure 2)", "plainTextFormattedCitation" : "(Fischer et al., 2013; Maraun, 2013b; Lehner et al., 2017a)", "previouslyFormattedCitation" : "(Fischer et al., 2013; Maraun, 2013b; Lehner et al., 2017a)" }, "properties" : { "noteIndex" : 0 }, "schema" : "https://github.com/citation-style-language/schema/raw/master/csl-citation.json" }</w:instrText>
      </w:r>
      <w:r w:rsidRPr="00C734F4">
        <w:rPr>
          <w:lang w:val="en-GB"/>
        </w:rPr>
        <w:fldChar w:fldCharType="separate"/>
      </w:r>
      <w:r w:rsidR="00E41CA2">
        <w:rPr>
          <w:noProof/>
        </w:rPr>
        <w:t>(Fischer et al., 2013; Maraun, 2013</w:t>
      </w:r>
      <w:ins w:id="1431" w:author="Robin Matthews" w:date="2021-07-11T17:32:00Z">
        <w:r w:rsidR="004E077D">
          <w:rPr>
            <w:noProof/>
          </w:rPr>
          <w:t>b</w:t>
        </w:r>
      </w:ins>
      <w:r w:rsidR="00E41CA2">
        <w:rPr>
          <w:noProof/>
        </w:rPr>
        <w:t>; Lehner et al., 2017a; Section 11.2.4; Cross-Chapter Box Atlas.1, Figure 2)</w:t>
      </w:r>
      <w:r w:rsidRPr="00C734F4">
        <w:rPr>
          <w:lang w:val="en-GB"/>
        </w:rPr>
        <w:fldChar w:fldCharType="end"/>
      </w:r>
      <w:commentRangeEnd w:id="1430"/>
      <w:r w:rsidR="00E41CA2">
        <w:rPr>
          <w:rStyle w:val="CommentReference"/>
          <w:rFonts w:asciiTheme="minorHAnsi" w:eastAsiaTheme="minorHAnsi" w:hAnsiTheme="minorHAnsi"/>
          <w:lang w:eastAsia="en-US"/>
        </w:rPr>
        <w:commentReference w:id="1430"/>
      </w:r>
      <w:r w:rsidRPr="00FB6EB0">
        <w:t xml:space="preserve">. </w:t>
      </w:r>
      <w:r w:rsidRPr="00C734F4">
        <w:rPr>
          <w:lang w:val="en-GB"/>
        </w:rPr>
        <w:t xml:space="preserve">The signal is often estimated by a running mean multi-decadal average or probability distribution function of the physical variable under scrutiny in order to avoid false emergence due to manifestation of multi-decadal internal variability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"mendeley" : { "formattedCitation" : "(King et al., 2015)", "plainTextFormattedCitation" : "(King et al., 2015)", "previouslyFormattedCitation" : "(King et al., 2015)" }, "properties" : { "noteIndex" : 0 }, "schema" : "https://github.com/citation-style-language/schema/raw/master/csl-citation.json" }</w:instrText>
      </w:r>
      <w:r w:rsidRPr="00C734F4">
        <w:rPr>
          <w:lang w:val="en-GB"/>
        </w:rPr>
        <w:fldChar w:fldCharType="separate"/>
      </w:r>
      <w:r w:rsidR="00E41CA2">
        <w:rPr>
          <w:noProof/>
          <w:lang w:val="en-GB"/>
        </w:rPr>
        <w:t>(King et al., 2015)</w:t>
      </w:r>
      <w:r w:rsidRPr="00C734F4">
        <w:rPr>
          <w:lang w:val="en-GB"/>
        </w:rPr>
        <w:fldChar w:fldCharType="end"/>
      </w:r>
      <w:r w:rsidRPr="00C734F4">
        <w:rPr>
          <w:lang w:val="en-GB"/>
        </w:rPr>
        <w:t xml:space="preserve">. In the case of extremes such as climate records, a notion of multi-year persistence or recurrence can also be used to fully characterize the anthropogenic signal and its emergence </w:t>
      </w:r>
      <w:r w:rsidRPr="00C734F4">
        <w:rPr>
          <w:lang w:val="en-GB"/>
        </w:rPr>
        <w:fldChar w:fldCharType="begin" w:fldLock="1"/>
      </w:r>
      <w:r w:rsidR="000465A7">
        <w:rPr>
          <w:lang w:val="en-GB"/>
        </w:rPr>
        <w:instrText>ADDIN CSL_CITATION { "citationItems" : [ { "id" : "ITEM-1", "itemData" : { "DOI" : "10.1175/JCLI-D-12-00814.1", "ISSN" : "0894-8755", "abstract" : "The author investigates whether the increasing numbers of warm records and warm extremes in the extratropical Northern Hemisphere over the last decade are statistically significant. For the extremes, the focus is on summer mean temperatures; for warm records it is on daily and monthly means. Statistical significance is a highly nontrivial problem because the atmosphere is both spatially and temporally strongly autocorrelated. Therefore, a method is applied to produce an ensemble of surrogate fields that are statistically similar to the observed temperature field except that the surrogates are stationary. The significance is then estimated by comparing the number of records or extremes in the observations to similar numbers in the surrogates.", "author" : [ { "dropping-particle" : "", "family" : "Christiansen", "given" : "Bo", "non-dropping-particle" : "", "parse-names" : false, "suffix" : "" } ], "container-title" : "Journal of Climate", "id" : "ITEM-1", "issue" : "20", "issued" : { "date-parts" : [ [ "2013", "10", "15" ] ] }, "page" : "7863-7875", "title" : "Changes in Temperature Records and Extremes: Are They Statistically Significant?", "translator" : [ { "dropping-particle" : "", "family" : "Q6665", "given" : "", "non-dropping-particle" : "", "parse-names" : false, "suffix" : "" } ], "type" : "article-journal", "volume" : "26" }, "uris" : [ "http://www.mendeley.com/documents/?uuid=9a00e653-20cd-4fc0-849b-d2f98970887e" ] }, { "id" : "ITEM-2", "itemData" : { "DOI" : "10.1002/2015GL066560", "ISSN" : "00948276", "abstract" : "Observational analysis of Europe summer record-breaking temperatures suggests that their occurrence differs from that expected in a stationary climate since the late 1980s. The observed cold and warm record evolution is well simulated by the ensemble mean of 27 coupled models from the Coupled Model Intercomparison Project phase 5 (CMIP5). We find that this evolution is still today within the range of internal variability derived from CMIP5 preindustrial simulations. We then estimate a time of emergence of the summer record anthropogenic influence in a world under a business as usual greenhouse gas emission scenario. We suggest a time of emergence around 2020 for the cold records and 2030 for the warm ones with an uncertainty of \u00b1 20 years. By 2100, the multimodel ensemble mean indicates a tenfold increase of the number of warm records compared to the first half of the twentieth century and the quasi-disappearance of cold records.", "author" : [ { "dropping-particle" : "", "family" : "Bador", "given" : "Margot", "non-dropping-particle" : "", "parse-names" : false, "suffix" : "" }, { "dropping-particle" : "", "family" : "Terray", "given" : "Laurent", "non-dropping-particle" : "", "parse-names" : false, "suffix" : "" }, { "dropping-particle" : "", "family" : "Bo\u00e9", "given" : "Julien", "non-dropping-particle" : "", "parse-names" : false, "suffix" : "" } ], "container-title" : "Geophysical Research Letters", "id" : "ITEM-2", "issue" : "1", "issued" : { "date-parts" : [ [ "2016", "1", "16" ] ] }, "page" : "404-412", "title" : "Emergence of human influence on summer record-breaking temperatures over Europe", "translator" : [ { "dropping-particle" : "", "family" : "Q5567", "given" : "", "non-dropping-particle" : "", "parse-names" : false, "suffix" : "" } ], "type" : "article-journal", "volume" : "43" }, "uris" : [ "http://www.mendeley.com/documents/?uuid=8faad868-291d-4d89-a8d1-22b260679798" ] } ], "mendeley" : { "formattedCitation" : "(Christiansen, 2013; Bador et al., 2016)", "plainTextFormattedCitation" : "(Christiansen, 2013; Bador et al., 2016)", "previouslyFormattedCitation" : "(Christiansen, 2013; Bador et al., 2016)" }, "properties" : { "noteIndex" : 0 }, "schema" : "https://github.com/citation-style-language/schema/raw/master/csl-citation.json" }</w:instrText>
      </w:r>
      <w:r w:rsidRPr="00C734F4">
        <w:rPr>
          <w:lang w:val="en-GB"/>
        </w:rPr>
        <w:fldChar w:fldCharType="separate"/>
      </w:r>
      <w:r w:rsidR="00E41CA2">
        <w:rPr>
          <w:noProof/>
          <w:lang w:val="en-GB"/>
        </w:rPr>
        <w:t>(Christiansen, 2013; Bador et al., 2016)</w:t>
      </w:r>
      <w:r w:rsidRPr="00C734F4">
        <w:rPr>
          <w:lang w:val="en-GB"/>
        </w:rPr>
        <w:fldChar w:fldCharType="end"/>
      </w:r>
      <w:r w:rsidRPr="00C734F4">
        <w:rPr>
          <w:lang w:val="en-GB"/>
        </w:rPr>
        <w:t>.</w:t>
      </w:r>
    </w:p>
    <w:p w14:paraId="29771E68" w14:textId="77777777" w:rsidR="006221C8" w:rsidRPr="00C734F4" w:rsidRDefault="006221C8" w:rsidP="006221C8">
      <w:pPr>
        <w:pStyle w:val="AR6BodyText"/>
        <w:rPr>
          <w:lang w:val="en-GB"/>
        </w:rPr>
      </w:pPr>
      <w:r w:rsidRPr="00C734F4">
        <w:rPr>
          <w:lang w:val="en-GB"/>
        </w:rPr>
        <w:t xml:space="preserve"> </w:t>
      </w:r>
    </w:p>
    <w:p w14:paraId="59D654CB" w14:textId="77983FD7" w:rsidR="006221C8" w:rsidRPr="00FB6EB0" w:rsidRDefault="006221C8" w:rsidP="006221C8">
      <w:pPr>
        <w:pStyle w:val="AR6BodyText"/>
      </w:pPr>
      <w:r w:rsidRPr="00C734F4">
        <w:rPr>
          <w:lang w:val="en-GB"/>
        </w:rPr>
        <w:t xml:space="preserve">Emergence is also sensitive to the noise characteristics: assuming a common signal definition, larger signal-to-noise values and earlier emergence will arise if the noise is based on decadal mean variability rather than interannual variability </w:t>
      </w:r>
      <w:r w:rsidRPr="00C734F4">
        <w:rPr>
          <w:lang w:val="en-GB"/>
        </w:rPr>
        <w:fldChar w:fldCharType="begin" w:fldLock="1"/>
      </w:r>
      <w:r w:rsidR="000465A7">
        <w:rPr>
          <w:lang w:val="en-GB"/>
        </w:rPr>
        <w:instrText>ADDIN CSL_CITATION { "citationItems" : [ { "id" : "ITEM-1", "itemData" : { "DOI" : "10.1038/s41598-020-61792-8", "ISSN" : "2045-2322",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"ITEM-1", "issue" : "1", "issued" : { "date-parts" : [ [ "2020", "12", "16" ] ] }, "page" : "4802", "title" : "Emergence of unprecedented climate change in projected future precipitation", "translator" : [ { "dropping-particle" : "", "family" : "Q6657", "given" : "", "non-dropping-particle" : "", "parse-names" : false, "suffix" : "" } ], "type" : "article-journal", "volume" : "10" }, "uris" : [ "http://www.mendeley.com/documents/?uuid=27462196-0f62-49e4-9e25-4ac58c77f9f3" ] } ], "mendeley" : { "formattedCitation" : "(Kusunoki et al., 2020)", "plainTextFormattedCitation" : "(Kusunoki et al., 2020)", "previouslyFormattedCitation" : "(Kusunoki et al., 2020)" }, "properties" : { "noteIndex" : 0 }, "schema" : "https://github.com/citation-style-language/schema/raw/master/csl-citation.json" }</w:instrText>
      </w:r>
      <w:r w:rsidRPr="00C734F4">
        <w:rPr>
          <w:lang w:val="en-GB"/>
        </w:rPr>
        <w:fldChar w:fldCharType="separate"/>
      </w:r>
      <w:r w:rsidR="00E41CA2">
        <w:rPr>
          <w:noProof/>
          <w:lang w:val="en-GB"/>
        </w:rPr>
        <w:t>(Kusunoki et al., 2020)</w:t>
      </w:r>
      <w:r w:rsidRPr="00C734F4">
        <w:rPr>
          <w:lang w:val="en-GB"/>
        </w:rPr>
        <w:fldChar w:fldCharType="end"/>
      </w:r>
      <w:r w:rsidRPr="00C734F4">
        <w:rPr>
          <w:lang w:val="en-GB"/>
        </w:rPr>
        <w:t xml:space="preserve">. Depending on the framing question, the noise can include or omit external natural forcing such as volcanic and solar forcing </w:t>
      </w:r>
      <w:r w:rsidRPr="00C734F4">
        <w:rPr>
          <w:lang w:val="en-GB"/>
        </w:rPr>
        <w:fldChar w:fldCharType="begin" w:fldLock="1"/>
      </w:r>
      <w:r w:rsidR="000465A7">
        <w:rPr>
          <w:lang w:val="en-GB"/>
        </w:rPr>
        <w:instrText>ADDIN CSL_CITATION { "citationItems" : [ { "id" : "ITEM-1", "itemData" : { "DOI" : "10.1038/s41558-020-0878-x", "ISSN" : "1758-678X", "author" : [ { "dropping-particle" : "", "family" : "Silvy", "given" : "Yona", "non-dropping-particle" : "", "parse-names" : false, "suffix" : "" }, { "dropping-particle" : "", "family" : "Guilyardi", "given" : "Eric", "non-dropping-particle" : "", "parse-names" : false, "suffix" : "" }, { "dropping-particle" : "", "family" : "Sall\u00e9e", "given" : "Jean-Baptiste", "non-dropping-particle" : "", "parse-names" : false, "suffix" : "" }, { "dropping-particle" : "", "family" : "Durack", "given" : "Paul J.", "non-dropping-particle" : "", "parse-names" : false, "suffix" : "" } ], "container-title" : "Nature Climate Change", "id" : "ITEM-1", "issue" : "11", "issued" : { "date-parts" : [ [ "2020", "11", "17" ] ] }, "page" : "1030-1036", "title" : "Human-induced changes to the global ocean water masses and their time of emergence", "translator" : [ { "dropping-particle" : "", "family" : "Q6661", "given" : "", "non-dropping-particle" : "", "parse-names" : false, "suffix" : "" } ], "type" : "article-journal", "volume" : "10" }, "uris" : [ "http://www.mendeley.com/documents/?uuid=9ae4b805-5142-4f9f-a0c7-cf1810765808" ] }, { "id" : "ITEM-2", "itemData" : { "DOI" : "10.1038/s41467-018-03611-3", "ISSN" : "2041-1723", "author" : [ { "dropping-particle" : "", "family" : "Zhang", "given" : "Honghai", "non-dropping-particle" : "", "parse-names" : false, "suffix" : "" }, { "dropping-particle" : "", "family" : "Delworth", "given" : "Thomas L.", "non-dropping-particle" : "", "parse-names" : false, "suffix" : "" } ], "container-title" : "Nature Communications", "id" : "ITEM-2", "issue" : "1", "issued" : { "date-parts" : [ [ "2018", "12", "20" ] ] }, "page" : "1150", "title" : "Robustness of anthropogenically forced decadal precipitation changes projected for the 21st century", "translator" : [ { "dropping-particle" : "", "family" : "Q6647", "given" : "", "non-dropping-particle" : "", "parse-names" : false, "suffix" : "" } ], "type" : "article-journal", "volume" : "9" }, "uris" : [ "http://www.mendeley.com/documents/?uuid=f62a077f-ae18-4ed6-ae6b-e72ee205dbcb" ] } ], "mendeley" : { "formattedCitation" : "(Zhang and Delworth, 2018; Silvy et al., 2020)", "plainTextFormattedCitation" : "(Zhang and Delworth, 2018; Silvy et al., 2020)", "previouslyFormattedCitation" : "(Zhang and Delworth, 2018; Silvy et al., 2020)" }, "properties" : { "noteIndex" : 0 }, "schema" : "https://github.com/citation-style-language/schema/raw/master/csl-citation.json" }</w:instrText>
      </w:r>
      <w:r w:rsidRPr="00C734F4">
        <w:rPr>
          <w:lang w:val="en-GB"/>
        </w:rPr>
        <w:fldChar w:fldCharType="separate"/>
      </w:r>
      <w:r w:rsidR="00E41CA2">
        <w:rPr>
          <w:noProof/>
          <w:lang w:val="en-GB"/>
        </w:rPr>
        <w:t>(Zhang and Delworth, 2018; Silvy et al., 2020)</w:t>
      </w:r>
      <w:r w:rsidRPr="00C734F4">
        <w:rPr>
          <w:lang w:val="en-GB"/>
        </w:rPr>
        <w:fldChar w:fldCharType="end"/>
      </w:r>
      <w:r w:rsidRPr="00C734F4">
        <w:rPr>
          <w:lang w:val="en-GB"/>
        </w:rPr>
        <w:t xml:space="preserve">. Furthermore, emergence results are very sensitive to the choice and length of the reference period (Section 1.4.1). The reference period can be the pre-industrial, the very recent past or even a time-evolving baseline, depending on both the framing and assumption that adaptation to the current climate has already occurred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"ITEM-2", "itemData" : { "DOI" : "10.1038/s41467-018-03611-3", "ISSN" : "2041-1723", "author" : [ { "dropping-particle" : "", "family" : "Zhang", "given" : "Honghai", "non-dropping-particle" : "", "parse-names" : false, "suffix" : "" }, { "dropping-particle" : "", "family" : "Delworth", "given" : "Thomas L.", "non-dropping-particle" : "", "parse-names" : false, "suffix" : "" } ], "container-title" : "Nature Communications", "id" : "ITEM-2", "issue" : "1", "issued" : { "date-parts" : [ [ "2018", "12", "20" ] ] }, "page" : "1150", "title" : "Robustness of anthropogenically forced decadal precipitation changes projected for the 21st century", "translator" : [ { "dropping-particle" : "", "family" : "Q6647", "given" : "", "non-dropping-particle" : "", "parse-names" : false, "suffix" : "" } ], "type" : "article-journal", "volume" : "9" }, "uris" : [ "http://www.mendeley.com/documents/?uuid=f62a077f-ae18-4ed6-ae6b-e72ee205dbcb" ] }, { "id" : "ITEM-3", "itemData" : { "DOI" : "10.1007/s10584-020-02752-z", "ISSN" : "0165-0009", "abstract" : "Global warming is projected to intensify during the twenty-first century. Yet, only few studies investigate how global warming could be perceived by future populations. Here, we propose an assessment of how climate change could be perceived by combining climatological indicators. We analyse extremes of temperature ( T 99 ) and simplified Wet-Bulb Globe Temperature (WBGT 99 ), a heat stress index assessing the combined effect of elevated temperature and humidity on the human body. The speed of change is defined for each year as the difference between the previous 20 years and the twenty upcoming years (i.e. with a moving baseline), and we assess how these speeds emerge from each last 20-year interannual variability. Using a set of 12 CMIP5 models, speeds of change of T 99 and WBGT 99 in 2080 are both twice as fast compared with current speeds in mid-latitudes, and by up to four times faster in the tropics under the RCP8.5 scenario. Warming accelerations are thus similar for T 99 and WBGT 99 . However, these speeds in tropical regions in 2080 are projected to be 2.3 times larger than the last 20-year interannual variability for WBGT 99 , and only 1.5 to 1.8 times larger for T 99 . According to the models, the WBGT 99 intensification will be more emergent from the recent year-to-year variability than the T 99 warming. This analysis suggests that the accelerated warming of heat extremes will be felt more strongly by populations than current changes for RCP8.5, and that this evolution will be more perceived in heat stress than in temperature, particularly within the tropics.", "author" : [ { "dropping-particle" : "", "family" : "Brouillet", "given" : "Audrey", "non-dropping-particle" : "", "parse-names" : false, "suffix" : "" }, { "dropping-particle" : "", "family" : "Joussaume", "given" : "Sylvie", "non-dropping-particle" : "", "parse-names" : false, "suffix" : "" } ], "container-title" : "Climatic Change", "id" : "ITEM-3", "issue" : "2", "issued" : { "date-parts" : [ [ "2020", "9", "28" ] ] }, "page" : "527-544", "title" : "More perceived but not faster evolution of heat stress than temperature extremes in the future", "translator" : [ { "dropping-particle" : "", "family" : "Q6701", "given" : "", "non-dropping-particle" : "", "parse-names" : false, "suffix" : "" } ], "type" : "article-journal", "volume" : "162" }, "uris" : [ "http://www.mendeley.com/documents/?uuid=a4d6b5a6-4055-458d-b2aa-0e982af4314a" ] } ], "mendeley" : { "formattedCitation" : "(King et al., 2015; Zhang and Delworth, 2018; Brouillet and Joussaume, 2020)", "plainTextFormattedCitation" : "(King et al., 2015; Zhang and Delworth, 2018; Brouillet and Joussaume, 2020)", "previouslyFormattedCitation" : "(King et al., 2015; Zhang and Delworth, 2018; Brouillet and Joussaume, 2020)" }, "properties" : { "noteIndex" : 0 }, "schema" : "https://github.com/citation-style-language/schema/raw/master/csl-citation.json" }</w:instrText>
      </w:r>
      <w:r w:rsidRPr="00C734F4">
        <w:rPr>
          <w:lang w:val="en-GB"/>
        </w:rPr>
        <w:fldChar w:fldCharType="separate"/>
      </w:r>
      <w:r w:rsidR="00E41CA2">
        <w:rPr>
          <w:noProof/>
          <w:lang w:val="en-GB"/>
        </w:rPr>
        <w:t>(King et al., 2015; Zhang and Delworth, 2018; Brouillet and Joussaume, 2020)</w:t>
      </w:r>
      <w:r w:rsidRPr="00C734F4">
        <w:rPr>
          <w:lang w:val="en-GB"/>
        </w:rPr>
        <w:fldChar w:fldCharType="end"/>
      </w:r>
      <w:r w:rsidRPr="00C734F4">
        <w:rPr>
          <w:lang w:val="en-GB"/>
        </w:rPr>
        <w:t>. These choices will then determine the type of simulations and periods that will be used to construct the noise distribution. Finally, the permanence of future emergence cannot be taken for granted when emergence occurs in the late-21</w:t>
      </w:r>
      <w:r w:rsidRPr="00441820">
        <w:rPr>
          <w:vertAlign w:val="superscript"/>
          <w:lang w:val="en-GB"/>
        </w:rPr>
        <w:t>st</w:t>
      </w:r>
      <w:r w:rsidRPr="00C734F4">
        <w:rPr>
          <w:lang w:val="en-GB"/>
        </w:rPr>
        <w:t xml:space="preserve"> century based on simulations ending in 2100 </w:t>
      </w:r>
      <w:r w:rsidRPr="00C734F4">
        <w:rPr>
          <w:lang w:val="en-GB"/>
        </w:rPr>
        <w:fldChar w:fldCharType="begin" w:fldLock="1"/>
      </w:r>
      <w:r w:rsidR="000465A7">
        <w:rPr>
          <w:lang w:val="en-GB"/>
        </w:rPr>
        <w:instrText>ADDIN CSL_CITATION { "citationItems" : [ { "id" : "ITEM-1", "itemData" : { "DOI" : "10.1038/nature13523", "ISSN" : "0028-0836", "author" : [ { "dropping-particle" : "", "family" : "Hawkins", "given" : "Ed", "non-dropping-particle" : "", "parse-names" : false, "suffix" : "" }, { "dropping-particle" : "", "family" : "Anderson", "given" : "Bruce", "non-dropping-particle" : "", "parse-names" : false, "suffix" : "" }, { "dropping-particle" : "", "family" : "Diffenbaugh", "given" : "Noah", "non-dropping-particle" : "", "parse-names" : false, "suffix" : "" }, { "dropping-particle" : "", "family" : "Mahlstein", "given" : "Irina", "non-dropping-particle" : "", "parse-names" : false, "suffix" : "" }, { "dropping-particle" : "", "family" : "Betts", "given" : "Richard", "non-dropping-particle" : "", "parse-names" : false, "suffix" : "" }, { "dropping-particle" : "", "family" : "Hegerl", "given" : "Gabi", "non-dropping-particle" : "", "parse-names" : false, "suffix" : "" }, { "dropping-particle" : "", "family" : "Joshi", "given" : "Manoj", "non-dropping-particle" : "", "parse-names" : false, "suffix" : "" }, { "dropping-particle" : "", "family" : "Knutti", "given" : "Reto", "non-dropping-particle" : "", "parse-names" : false, "suffix" : "" }, { "dropping-particle" : "", "family" : "McNeall", "given" : "Doug", "non-dropping-particle" : "", "parse-names" : false, "suffix" : "" }, { "dropping-particle" : "", "family" : "Solomon", "given" : "Susan", "non-dropping-particle" : "", "parse-names" : false, "suffix" : "" }, { "dropping-particle" : "", "family" : "Sutton", "given" : "Rowan", "non-dropping-particle" : "", "parse-names" : false, "suffix" : "" }, { "dropping-particle" : "", "family" : "Syktus", "given" : "Jozef", "non-dropping-particle" : "", "parse-names" : false, "suffix" : "" }, { "dropping-particle" : "", "family" : "Vecchi", "given" : "Gabriel", "non-dropping-particle" : "", "parse-names" : false, "suffix" : "" } ], "container-title" : "Nature", "id" : "ITEM-1", "issue" : "7507", "issued" : { "date-parts" : [ [ "2014", "7", "3" ] ] }, "page" : "E3-E5", "title" : "Uncertainties in the timing of unprecedented climates", "translator" : [ { "dropping-particle" : "", "family" : "Q6664", "given" : "", "non-dropping-particle" : "", "parse-names" : false, "suffix" : "" } ], "type" : "article-journal", "volume" : "511" }, "uris" : [ "http://www.mendeley.com/documents/?uuid=81bdce3c-133e-41af-a5f3-562063e3db71" ] }, { "id" : "ITEM-2",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"ITEM-2",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"ITEM-3",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"ITEM-3",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"mendeley" : { "formattedCitation" : "(Hawkins et al., 2014; King et al., 2015; Lehner et al., 2017a)", "plainTextFormattedCitation" : "(Hawkins et al., 2014; King et al., 2015; Lehner et al., 2017a)", "previouslyFormattedCitation" : "(Hawkins et al., 2014; King et al., 2015; Lehner et al., 2017a)" }, "properties" : { "noteIndex" : 0 }, "schema" : "https://github.com/citation-style-language/schema/raw/master/csl-citation.json" }</w:instrText>
      </w:r>
      <w:r w:rsidRPr="00C734F4">
        <w:rPr>
          <w:lang w:val="en-GB"/>
        </w:rPr>
        <w:fldChar w:fldCharType="separate"/>
      </w:r>
      <w:r w:rsidR="00E41CA2">
        <w:rPr>
          <w:noProof/>
        </w:rPr>
        <w:t>(Hawkins et al., 2014; King et al., 2015; Lehner et al., 2017a)</w:t>
      </w:r>
      <w:r w:rsidRPr="00C734F4">
        <w:rPr>
          <w:lang w:val="en-GB"/>
        </w:rPr>
        <w:fldChar w:fldCharType="end"/>
      </w:r>
      <w:r w:rsidRPr="00FB6EB0">
        <w:t>.</w:t>
      </w:r>
    </w:p>
    <w:p w14:paraId="0E7FE7DC" w14:textId="77777777" w:rsidR="006221C8" w:rsidRPr="00FB6EB0" w:rsidRDefault="006221C8" w:rsidP="006221C8">
      <w:pPr>
        <w:pStyle w:val="AR6BodyText"/>
      </w:pPr>
    </w:p>
    <w:p w14:paraId="5BEE9CEA" w14:textId="2DFB37F1" w:rsidR="006221C8" w:rsidRPr="00C734F4" w:rsidRDefault="00E558DC" w:rsidP="006221C8">
      <w:pPr>
        <w:pStyle w:val="AR6BodyText"/>
        <w:rPr>
          <w:lang w:val="en-GB"/>
        </w:rPr>
      </w:pPr>
      <w:r>
        <w:rPr>
          <w:lang w:val="en-GB"/>
        </w:rPr>
        <w:t>R</w:t>
      </w:r>
      <w:r w:rsidR="006221C8" w:rsidRPr="00C734F4">
        <w:rPr>
          <w:lang w:val="en-GB"/>
        </w:rPr>
        <w:t>obust assessment</w:t>
      </w:r>
      <w:r>
        <w:rPr>
          <w:lang w:val="en-GB"/>
        </w:rPr>
        <w:t>s</w:t>
      </w:r>
      <w:r w:rsidR="006221C8" w:rsidRPr="00C734F4">
        <w:rPr>
          <w:lang w:val="en-GB"/>
        </w:rPr>
        <w:t xml:space="preserve"> and comparison</w:t>
      </w:r>
      <w:r>
        <w:rPr>
          <w:lang w:val="en-GB"/>
        </w:rPr>
        <w:t>s</w:t>
      </w:r>
      <w:r w:rsidR="006221C8" w:rsidRPr="00C734F4">
        <w:rPr>
          <w:lang w:val="en-GB"/>
        </w:rPr>
        <w:t xml:space="preserve"> of past emergence between observations and models are strengthened by the use of consistent definitions of signal and noise </w:t>
      </w:r>
      <w:r w:rsidR="006221C8" w:rsidRPr="00C734F4">
        <w:rPr>
          <w:lang w:val="en-GB"/>
        </w:rPr>
        <w:fldChar w:fldCharType="begin" w:fldLock="1"/>
      </w:r>
      <w:r w:rsidR="000465A7">
        <w:rPr>
          <w:lang w:val="en-GB"/>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"ITEM-2",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"ITEM-2",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"(Lehner et al., 2017a; Hawkins et al., 2020)", "plainTextFormattedCitation" : "(Lehner et al., 2017a; Hawkins et al., 2020)", "previouslyFormattedCitation" : "(Lehner et al., 2017a; Hawkins et al., 2020)" }, "properties" : { "noteIndex" : 0 }, "schema" : "https://github.com/citation-style-language/schema/raw/master/csl-citation.json" }</w:instrText>
      </w:r>
      <w:r w:rsidR="006221C8" w:rsidRPr="00C734F4">
        <w:rPr>
          <w:lang w:val="en-GB"/>
        </w:rPr>
        <w:fldChar w:fldCharType="separate"/>
      </w:r>
      <w:r w:rsidR="00E41CA2">
        <w:rPr>
          <w:noProof/>
          <w:lang w:val="en-GB"/>
        </w:rPr>
        <w:t>(Lehner et al., 2017a; Hawkins et al., 2020)</w:t>
      </w:r>
      <w:r w:rsidR="006221C8" w:rsidRPr="00C734F4">
        <w:rPr>
          <w:lang w:val="en-GB"/>
        </w:rPr>
        <w:fldChar w:fldCharType="end"/>
      </w:r>
      <w:r w:rsidR="006221C8" w:rsidRPr="00C734F4">
        <w:rPr>
          <w:lang w:val="en-GB"/>
        </w:rPr>
        <w:t xml:space="preserve">. In the case of future emergence under increasing greenhouse gas emissions, two main approaches have been followed to assess emergence. The first is based on estimating the signal and noise (and sometimes the signal-to-noise ratio as well) in individual models before using the resulting distribution median or mean to construct the final emergence metric </w:t>
      </w:r>
      <w:r w:rsidR="006221C8" w:rsidRPr="00C734F4">
        <w:rPr>
          <w:lang w:val="en-GB"/>
        </w:rPr>
        <w:fldChar w:fldCharType="begin" w:fldLock="1"/>
      </w:r>
      <w:r w:rsidR="000465A7">
        <w:rPr>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"ITEM-2", "itemData" : { "DOI" : "10.1007/s10584-014-1151-y", "ISSN" : "0165-0009", "author" : [ { "dropping-particle" : "", "family" : "Sui", "given" : "Yue", "non-dropping-particle" : "", "parse-names" : false, "suffix" : "" }, { "dropping-particle" : "", "family" : "Lang", "given" : "Xianmei", "non-dropping-particle" : "", "parse-names" : false, "suffix" : "" }, { "dropping-particle" : "", "family" : "Jiang", "given" : "Dabang", "non-dropping-particle" : "", "parse-names" : false, "suffix" : "" } ], "container-title" : "Climatic Change", "id" : "ITEM-2", "issue" : "2", "issued" : { "date-parts" : [ [ "2014", "7", "30" ] ] }, "page" : "265-276", "title" : "Time of emergence of climate signals over China under the RCP4.5 scenario", "translator" : [ { "dropping-particle" : "", "family" : "Q6659", "given" : "", "non-dropping-particle" : "", "parse-names" : false, "suffix" : "" } ], "type" : "article-journal", "volume" : "125" }, "uris" : [ "http://www.mendeley.com/documents/?uuid=38638c28-61e6-463f-8401-a1a31695e5b6" ] }, { "id" : "ITEM-3", "itemData" : { "DOI" : "10.1002/joc.6079", "ISSN" : "0899-8418", "author" : [ { "dropping-particle" : "", "family" : "Barrow", "given" : "Elaine M.", "non-dropping-particle" : "", "parse-names" : false, "suffix" : "" }, { "dropping-particle" : "", "family" : "Sauchyn", "given" : "David J.", "non-dropping-particle" : "", "parse-names" : false, "suffix" : "" } ], "container-title" : "International Journal of Climatology", "id" : "ITEM-3", "issue" : "11", "issued" : { "date-parts" : [ [ "2019", "9", "2" ] ] }, "page" : "4358-4371", "title" : "Uncertainty in climate projections and time of emergence of climate signals in the western Canadian Prairies", "translator" : [ { "dropping-particle" : "", "family" : "Q6658", "given" : "", "non-dropping-particle" : "", "parse-names" : false, "suffix" : "" } ], "type" : "article-journal", "volume" : "39" }, "uris" : [ "http://www.mendeley.com/documents/?uuid=2152d80e-7bfc-48ce-899a-867c8ecca5fa" ] }, { "id" : "ITEM-4", "itemData" : { "DOI" : "10.1088/1748-9326/8/1/014004", "ISSN" : "1748-9326", "author" : [ { "dropping-particle" : "", "family" : "Maraun", "given" : "Douglas", "non-dropping-particle" : "", "parse-names" : false, "suffix" : "" } ], "container-title" : "Environmental Research Letters", "id" : "ITEM-4",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"(Hawkins and Sutton, 2012; Maraun, 2013b; Sui et al., 2014; Barrow and Sauchyn, 2019)", "plainTextFormattedCitation" : "(Hawkins and Sutton, 2012; Maraun, 2013b; Sui et al., 2014; Barrow and Sauchyn, 2019)", "previouslyFormattedCitation" : "(Hawkins and Sutton, 2012; Maraun, 2013b; Sui et al., 2014; Barrow and Sauchyn, 2019)" }, "properties" : { "noteIndex" : 0 }, "schema" : "https://github.com/citation-style-language/schema/raw/master/csl-citation.json" }</w:instrText>
      </w:r>
      <w:r w:rsidR="006221C8" w:rsidRPr="00C734F4">
        <w:rPr>
          <w:lang w:val="en-GB"/>
        </w:rPr>
        <w:fldChar w:fldCharType="separate"/>
      </w:r>
      <w:r w:rsidR="00E41CA2">
        <w:rPr>
          <w:noProof/>
          <w:lang w:val="en-GB"/>
        </w:rPr>
        <w:t>(Hawkins and Sutton, 2012; Maraun, 2013b; Sui et al., 2014; Barrow and Sauchyn, 2019)</w:t>
      </w:r>
      <w:r w:rsidR="006221C8" w:rsidRPr="00C734F4">
        <w:rPr>
          <w:lang w:val="en-GB"/>
        </w:rPr>
        <w:fldChar w:fldCharType="end"/>
      </w:r>
      <w:r w:rsidR="006221C8" w:rsidRPr="00C734F4">
        <w:rPr>
          <w:lang w:val="en-GB"/>
        </w:rPr>
        <w:t xml:space="preserve">. The second method first estimates the signal as a multi-model mean change and the noise variance as a combination of internal variability and model structural differences </w:t>
      </w:r>
      <w:r w:rsidR="006221C8" w:rsidRPr="00C734F4">
        <w:rPr>
          <w:lang w:val="en-GB"/>
        </w:rPr>
        <w:fldChar w:fldCharType="begin" w:fldLock="1"/>
      </w:r>
      <w:r w:rsidR="000465A7">
        <w:rPr>
          <w:lang w:val="en-GB"/>
        </w:rPr>
        <w:instrText>ADDIN CSL_CITATION { "citationItems" : [ { "id" : "ITEM-1",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"ITEM-1",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"id" : "ITEM-2", "itemData" : { "DOI" : "10.1007/s00382-018-4073-y", "ISSN" : "0930-7575", "abstract" : "This study conducted an updated time of emergence (ToE) analysis of regional precipitation changes over land regions across the globe using multiple climate models from the Coupled Model Intercomparison Project phase 5 (CMIP5). ToEs were estimated for 14 selected hotspots over two seasons of April to September (AS) and October to March (OM) from three RCP scenarios representing low (RCP2.6), medium (RCP4.5), and high (RCP8.5) emissions. Results from the RCP8.5 scenario indicate that ToEs would occur before 2040 over seven hotspots including three northern high-latitude regions (OM wettening), East Africa (OM wettening), South Asia (AS wettening), East Asia (AS wettening) and South Africa (AS drying). The Mediterranean (both OM and AS drying) is expected to experience ToEs in the mid-twenty-first century (2040-2080). In order to measure possible benefits from taking low-emission scenarios, ToE differences were examined between the RCP2.6 scenario and the RCP4.5 and RCP8.5 scenarios. Significant ToE delays from 26 years to longer than 67 years were identified over East Africa (OM wettening), the Mediterranean (both AS and OM drying), South Asia (AS wettening), and South Africa (AS drying). Further, we investigated ToE differences between CMIP3-based and CMIP5-based models using the same number of models for the comparable scenario pairs (SRESA2 vs. RCP8.5, and SRESB1 vs. RCP4.5). Results were largely consistent between two model groups, indicating the robustness of ToE results. Considerable differences in ToEs (larger than 20 years) between two model groups appeared over East Asia and South Asia (AS wettening) and South Africa (AS drying), which were found due to stronger signals in CMIP5 models. Our results provide useful information on the timing of emerging signals in regional and seasonal hydrological changes, having important implications for associated adaptation and mitigation plans.", "author" : [ { "dropping-particle" : "", "family" : "Nguyen", "given" : "Thuy-Huong", "non-dropping-particle" : "", "parse-names" : false, "suffix" : "" }, { "dropping-particle" : "", "family" : "Min", "given" : "Seung-Ki", "non-dropping-particle" : "", "parse-names" : false, "suffix" : "" }, { "dropping-particle" : "", "family" : "Paik", "given" : "Seungmok", "non-dropping-particle" : "", "parse-names" : false, "suffix" : "" }, { "dropping-particle" : "", "family" : "Lee", "given" : "Donghyun", "non-dropping-particle" : "", "parse-names" : false, "suffix" : "" } ], "container-title" : "Climate Dynamics", "id" : "ITEM-2", "issue" : "9-10", "issued" : { "date-parts" : [ [ "2018", "11", "17" ] ] }, "page" : "3179-3193", "title" : "Time of emergence in regional precipitation changes: an updated assessment using the CMIP5 multi-model ensemble", "translator" : [ { "dropping-particle" : "", "family" : "Q4690", "given" : "", "non-dropping-particle" : "", "parse-names" : false, "suffix" : "" } ], "type" : "article-journal", "volume" : "51" }, "uris" : [ "http://www.mendeley.com/documents/?uuid=19e5d67d-5426-4dc1-9582-13c49a3cde16" ] }, { "id" : "ITEM-3",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"ITEM-3",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"mendeley" : { "formattedCitation" : "(Giorgi and Bi, 2009; Mariotti et al., 2015; Nguyen et al., 2018)", "plainTextFormattedCitation" : "(Giorgi and Bi, 2009; Mariotti et al., 2015; Nguyen et al., 2018)", "previouslyFormattedCitation" : "(Giorgi and Bi, 2009; Mariotti et al., 2015; Nguyen et al., 2018)" }, "properties" : { "noteIndex" : 0 }, "schema" : "https://github.com/citation-style-language/schema/raw/master/csl-citation.json" }</w:instrText>
      </w:r>
      <w:r w:rsidR="006221C8" w:rsidRPr="00C734F4">
        <w:rPr>
          <w:lang w:val="en-GB"/>
        </w:rPr>
        <w:fldChar w:fldCharType="separate"/>
      </w:r>
      <w:r w:rsidR="00E41CA2">
        <w:rPr>
          <w:noProof/>
          <w:lang w:val="en-GB"/>
        </w:rPr>
        <w:t>(Giorgi and Bi, 2009; Mariotti et al., 2015; Nguyen et al., 2018)</w:t>
      </w:r>
      <w:r w:rsidR="006221C8" w:rsidRPr="00C734F4">
        <w:rPr>
          <w:lang w:val="en-GB"/>
        </w:rPr>
        <w:fldChar w:fldCharType="end"/>
      </w:r>
      <w:r w:rsidR="006221C8" w:rsidRPr="00C734F4">
        <w:rPr>
          <w:lang w:val="en-GB"/>
        </w:rPr>
        <w:t xml:space="preserve">. The first approach allows the definition of emergence of the signal relative to internal variability only and treats model error as source of uncertainty </w:t>
      </w:r>
      <w:r w:rsidR="006221C8" w:rsidRPr="00C734F4">
        <w:rPr>
          <w:lang w:val="en-GB"/>
        </w:rPr>
        <w:fldChar w:fldCharType="begin" w:fldLock="1"/>
      </w:r>
      <w:r w:rsidR="000465A7">
        <w:rPr>
          <w:lang w:val="en-GB"/>
        </w:rPr>
        <w:instrText>ADDIN CSL_CITATION { "citationItems" : [ { "id" : "ITEM-1", "itemData" : { "DOI" : "10.1088/1748-9326/8/1/014004", "ISSN" : "1748-9326", "author" : [ { "dropping-particle" : "", "family" : "Maraun", "given" : "Douglas", "non-dropping-particle" : "", "parse-names" : false, "suffix" : "" } ], "container-title" : "Environmental Research Letters", "id" : "ITEM-1",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"id" : "ITEM-2",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"ITEM-2",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"mendeley" : { "formattedCitation" : "(Maraun, 2013b; Lehner et al., 2017a)", "plainTextFormattedCitation" : "(Maraun, 2013b; Lehner et al., 2017a)", "previouslyFormattedCitation" : "(Maraun, 2013b; Lehner et al., 2017a)" }, "properties" : { "noteIndex" : 0 }, "schema" : "https://github.com/citation-style-language/schema/raw/master/csl-citation.json" }</w:instrText>
      </w:r>
      <w:r w:rsidR="006221C8" w:rsidRPr="00C734F4">
        <w:rPr>
          <w:lang w:val="en-GB"/>
        </w:rPr>
        <w:fldChar w:fldCharType="separate"/>
      </w:r>
      <w:r w:rsidR="00E41CA2">
        <w:rPr>
          <w:noProof/>
          <w:lang w:val="en-GB"/>
        </w:rPr>
        <w:t>(Maraun, 2013b; Lehner et al., 2017a)</w:t>
      </w:r>
      <w:r w:rsidR="006221C8" w:rsidRPr="00C734F4">
        <w:rPr>
          <w:lang w:val="en-GB"/>
        </w:rPr>
        <w:fldChar w:fldCharType="end"/>
      </w:r>
      <w:r w:rsidR="006221C8" w:rsidRPr="00C734F4">
        <w:rPr>
          <w:lang w:val="en-GB"/>
        </w:rPr>
        <w:t xml:space="preserve">. The second assumes that the multi-model mean is the optimal estimate of the signal and confounds internal variability and model structural differences in the noise estimate. It is noteworthy that most emergence studies implicitly assume model independence </w:t>
      </w:r>
      <w:commentRangeStart w:id="1432"/>
      <w:r w:rsidR="006221C8" w:rsidRPr="00C734F4">
        <w:rPr>
          <w:lang w:val="en-GB"/>
        </w:rPr>
        <w:fldChar w:fldCharType="begin" w:fldLock="1"/>
      </w:r>
      <w:ins w:id="1433" w:author="Robin Matthews" w:date="2021-07-11T17:33:00Z">
        <w:r w:rsidR="004E077D">
          <w:rPr>
            <w:lang w:val="en-GB"/>
          </w:rPr>
          <w:instrText>ADDIN CSL_CITATION { "citationItems" : [ { "id" : "ITEM-1", "itemData" : { "DOI" : "10.5194/esd-8-211-2017", "ISSN" : "2190-4987", "abstract" : "Abstract. The concept of independence has been frequently mentioned in climate science research, but has rarely been defined and discussed in a theoretically robust and quantifiable manner. In this paper we argue that any discussion must start from a clear and unambiguous definition of what independence means and how it can be determined. We introduce an approach based on the statistical definition of independence, and illustrate with simple examples how it can be applied to practical questions. Firstly, we apply these ideas to climate models, which are frequently argued to not be independent of each other, raising questions as to the robustness of results from multi-model ensembles. We explore the dependence between models in a multi-model ensemble, and suggest a possible way forward for future weighting strategies. Secondly, we discuss the issue of independence in relation to the synthesis of multiple observationally based constraints on the climate system, using equilibrium climate sensitivity as an example. We show that the same statistical theory applies to this problem, and illustrate this with a test case, indicating how researchers may estimate dependence between multiple constraints.", "author" : [ { "dropping-particle" : "", "family" : "Annan", "given" : "James D.", "non-dropping-particle" : "", "parse-names" : false, "suffix" : "" }, { "dropping-particle" : "", "family" : "Hargreaves", "given" : "Julia C.", "non-dropping-particle" : "", "parse-names" : false, "suffix" : "" } ], "container-title" : "Earth System Dynamics", "id" : "ITEM-1", "issue" : "1", "issued" : { "date-parts" : [ [ "2017", "3", "21" ] ] }, "page" : "211-224", "title" : "On the meaning of independence in climate science", "translator" : [ { "dropping-particle" : "", "family" : "Q6660", "given" : "", "non-dropping-particle" : "", "parse-names" : false, "suffix" : "" } ], "type" : "article-journal", "volume" : "8" }, "uris" : [ "http://www.mendeley.com/documents/?uuid=100dcd7a-31fa-4795-a16c-8e54db71cced" ] }, { "id" : "ITEM-2", "itemData" : { "DOI" : "10.1002/2017GL076829", "ISSN" : "00948276", "abstract" :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"ITEM-2", "issue" : "6", "issued" : { "date-parts" : [ [ "2018", "3", "28" ] ] }, "page" : "2771-2779", "title" : "Interdependency in Multimodel Climate Projections: Component Replication and Result Similarity", "translator" : [ { "dropping-particle" : "", "family" : "Q3670", "given" : "", "non-dropping-particle" : "", "parse-names" : false, "suffix" : "" } ], "type" : "article-journal", "volume" : "45" }, "uris" : [ "http://www.mendeley.com/documents/?uuid=bc58eeea-fedd-4478-9783-bb212a175336" ] } ], "mendeley" : { "formattedCitation" : "(Annan and Hargreaves, 2017; Bo\u00e9, 2018)", "manualFormatting" : "(Annan and Hargreaves, 2017; Bo\u00e9, 2018", "plainTextFormattedCitation" : "(Annan and Hargreaves, 2017; Bo\u00e9, 2018)", "previouslyFormattedCitation" : "(Annan and Hargreaves, 2017; Bo\u00e9, 2018)" }, "properties" : { "noteIndex" : 0 }, "schema" : "https://github.com/citation-style-language/schema/raw/master/csl-citation.json" }</w:instrText>
        </w:r>
      </w:ins>
      <w:del w:id="1434" w:author="Robin Matthews" w:date="2021-07-11T17:33:00Z">
        <w:r w:rsidR="000465A7" w:rsidDel="004E077D">
          <w:rPr>
            <w:lang w:val="en-GB"/>
          </w:rPr>
          <w:delInstrText>ADDIN CSL_CITATION { "citationItems" : [ { "id" : "ITEM-1", "itemData" : { "DOI" : "10.5194/esd-8-211-2017", "ISSN" : "2190-4987", "abstract" : "Abstract. The concept of independence has been frequently mentioned in climate science research, but has rarely been defined and discussed in a theoretically robust and quantifiable manner. In this paper we argue that any discussion must start from a clear and unambiguous definition of what independence means and how it can be determined. We introduce an approach based on the statistical definition of independence, and illustrate with simple examples how it can be applied to practical questions. Firstly, we apply these ideas to climate models, which are frequently argued to not be independent of each other, raising questions as to the robustness of results from multi-model ensembles. We explore the dependence between models in a multi-model ensemble, and suggest a possible way forward for future weighting strategies. Secondly, we discuss the issue of independence in relation to the synthesis of multiple observationally based constraints on the climate system, using equilibrium climate sensitivity as an example. We show that the same statistical theory applies to this problem, and illustrate this with a test case, indicating how researchers may estimate dependence between multiple constraints.", "author" : [ { "dropping-particle" : "", "family" : "Annan", "given" : "James D.", "non-dropping-particle" : "", "parse-names" : false, "suffix" : "" }, { "dropping-particle" : "", "family" : "Hargreaves", "given" : "Julia C.", "non-dropping-particle" : "", "parse-names" : false, "suffix" : "" } ], "container-title" : "Earth System Dynamics", "id" : "ITEM-1", "issue" : "1", "issued" : { "date-parts" : [ [ "2017", "3", "21" ] ] }, "page" : "211-224", "title" : "On the meaning of independence in climate science", "translator" : [ { "dropping-particle" : "", "family" : "Q6660", "given" : "", "non-dropping-particle" : "", "parse-names" : false, "suffix" : "" } ], "type" : "article-journal", "volume" : "8" }, "uris" : [ "http://www.mendeley.com/documents/?uuid=100dcd7a-31fa-4795-a16c-8e54db71cced" ] }, { "id" : "ITEM-2", "itemData" : { "DOI" : "10.1002/2017GL076829", "ISSN" : "00948276", "abstract" :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"ITEM-2", "issue" : "6", "issued" : { "date-parts" : [ [ "2018", "3", "28" ] ] }, "page" : "2771-2779", "title" : "Interdependency in Multimodel Climate Projections: Component Replication and Result Similarity", "translator" : [ { "dropping-particle" : "", "family" : "Q3670", "given" : "", "non-dropping-particle" : "", "parse-names" : false, "suffix" : "" } ], "type" : "article-journal", "volume" : "45" }, "uris" : [ "http://www.mendeley.com/documents/?uuid=bc58eeea-fedd-4478-9783-bb212a175336" ] } ], "mendeley" : { "formattedCitation" : "(Annan and Hargreaves, 2017; Bo\u00e9, 2018)", "manualFormatting" : "(Annan and Hargreaves, 2017; Bo\u00e9, 2018; Box 4.1)", "plainTextFormattedCitation" : "(Annan and Hargreaves, 2017; Bo\u00e9, 2018)", "previouslyFormattedCitation" : "(Annan and Hargreaves, 2017; Bo\u00e9, 2018)" }, "properties" : { "noteIndex" : 0 }, "schema" : "https://github.com/citation-style-language/schema/raw/master/csl-citation.json" }</w:delInstrText>
        </w:r>
      </w:del>
      <w:r w:rsidR="006221C8" w:rsidRPr="00C734F4">
        <w:rPr>
          <w:lang w:val="en-GB"/>
        </w:rPr>
        <w:fldChar w:fldCharType="separate"/>
      </w:r>
      <w:r w:rsidR="00E41CA2">
        <w:rPr>
          <w:noProof/>
          <w:lang w:val="en-GB"/>
        </w:rPr>
        <w:t>(Annan and Hargreaves, 2017; Boé, 2018</w:t>
      </w:r>
      <w:del w:id="1435" w:author="Robin Matthews" w:date="2021-07-11T17:33:00Z">
        <w:r w:rsidR="00E41CA2" w:rsidDel="004E077D">
          <w:rPr>
            <w:noProof/>
            <w:lang w:val="en-GB"/>
          </w:rPr>
          <w:delText>; Box 4.1)</w:delText>
        </w:r>
      </w:del>
      <w:r w:rsidR="006221C8" w:rsidRPr="00C734F4">
        <w:rPr>
          <w:lang w:val="en-GB"/>
        </w:rPr>
        <w:fldChar w:fldCharType="end"/>
      </w:r>
      <w:commentRangeEnd w:id="1432"/>
      <w:r w:rsidR="00E41CA2">
        <w:rPr>
          <w:rStyle w:val="CommentReference"/>
          <w:rFonts w:asciiTheme="minorHAnsi" w:eastAsiaTheme="minorHAnsi" w:hAnsiTheme="minorHAnsi"/>
          <w:lang w:eastAsia="en-US"/>
        </w:rPr>
        <w:commentReference w:id="1432"/>
      </w:r>
      <w:ins w:id="1436" w:author="Robin Matthews" w:date="2021-07-11T17:33:00Z">
        <w:r w:rsidR="004E077D">
          <w:rPr>
            <w:noProof/>
            <w:lang w:val="en-GB"/>
          </w:rPr>
          <w:t>; Box 4.1)</w:t>
        </w:r>
      </w:ins>
      <w:r w:rsidR="006221C8" w:rsidRPr="00C734F4">
        <w:rPr>
          <w:lang w:val="en-GB"/>
        </w:rPr>
        <w:t xml:space="preserve"> and therefore sensitivity of emergence results to model selection or weighting is rarely performed </w:t>
      </w:r>
      <w:r w:rsidR="006221C8" w:rsidRPr="00C734F4">
        <w:rPr>
          <w:lang w:val="en-GB"/>
        </w:rPr>
        <w:fldChar w:fldCharType="begin" w:fldLock="1"/>
      </w:r>
      <w:r w:rsidR="000465A7">
        <w:rPr>
          <w:lang w:val="en-GB"/>
        </w:rPr>
        <w:instrText>ADDIN CSL_CITATION { "citationItems" : [ { "id" : "ITEM-1", "itemData" : { "DOI" : "10.1007/s00382-017-3847-y", "ISSN" : "0930-7575", "author" : [ { "dropping-particle" : "", "family" : "Akhter", "given" : "Javed", "non-dropping-particle" : "", "parse-names" : false, "suffix" : "" }, { "dropping-particle" : "", "family" : "Das", "given" : "Lalu", "non-dropping-particle" : "", "parse-names" : false, "suffix" : "" }, { "dropping-particle" : "", "family" : "Meher", "given" : "Jitendra Kumar", "non-dropping-particle" : "", "parse-names" : false, "suffix" : "" }, { "dropping-particle" : "", "family" : "Deb", "given" : "Argha", "non-dropping-particle" : "", "parse-names" : false, "suffix" : "" } ], "container-title" : "Climate Dynamics", "id" : "ITEM-1", "issue" : "9-10", "issued" : { "date-parts" : [ [ "2018", "5", "12" ] ] }, "page" : "3813-3831", "title" : "Uncertainties and time of emergence of multi-model precipitation projection over homogeneous rainfall zones of India", "translator" : [ { "dropping-particle" : "", "family" : "Q6652", "given" : "", "non-dropping-particle" : "", "parse-names" : false, "suffix" : "" } ], "type" : "article-journal", "volume" : "50" }, "uris" : [ "http://www.mendeley.com/documents/?uuid=c84e98ea-2e97-4713-828d-5a107288deeb" ] } ], "mendeley" : { "formattedCitation" : "(Akhter et al., 2018)", "plainTextFormattedCitation" : "(Akhter et al., 2018)", "previouslyFormattedCitation" : "(Akhter et al., 2018)" }, "properties" : { "noteIndex" : 0 }, "schema" : "https://github.com/citation-style-language/schema/raw/master/csl-citation.json" }</w:instrText>
      </w:r>
      <w:r w:rsidR="006221C8" w:rsidRPr="00C734F4">
        <w:rPr>
          <w:lang w:val="en-GB"/>
        </w:rPr>
        <w:fldChar w:fldCharType="separate"/>
      </w:r>
      <w:r w:rsidR="00E41CA2">
        <w:rPr>
          <w:noProof/>
          <w:lang w:val="en-GB"/>
        </w:rPr>
        <w:t>(Akhter et al., 2018)</w:t>
      </w:r>
      <w:r w:rsidR="006221C8" w:rsidRPr="00C734F4">
        <w:rPr>
          <w:lang w:val="en-GB"/>
        </w:rPr>
        <w:fldChar w:fldCharType="end"/>
      </w:r>
      <w:r w:rsidR="006221C8" w:rsidRPr="00C734F4">
        <w:rPr>
          <w:lang w:val="en-GB"/>
        </w:rPr>
        <w:t>.</w:t>
      </w:r>
    </w:p>
    <w:p w14:paraId="6C06AD79" w14:textId="77777777" w:rsidR="006221C8" w:rsidRPr="00C734F4" w:rsidRDefault="006221C8" w:rsidP="006221C8">
      <w:pPr>
        <w:pStyle w:val="AR6BodyText"/>
        <w:rPr>
          <w:lang w:val="en-GB"/>
        </w:rPr>
      </w:pPr>
    </w:p>
    <w:p w14:paraId="5739ED72" w14:textId="4CF43E91" w:rsidR="006221C8" w:rsidRPr="00C734F4" w:rsidRDefault="006221C8" w:rsidP="006221C8">
      <w:pPr>
        <w:pStyle w:val="AR6BodyText"/>
        <w:rPr>
          <w:lang w:val="en-GB"/>
        </w:rPr>
      </w:pPr>
      <w:r w:rsidRPr="00C734F4">
        <w:rPr>
          <w:lang w:val="en-GB"/>
        </w:rPr>
        <w:t xml:space="preserve">Metrics can vary from a simple signal-to-noise ratio to statistical distributional tests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"ITEM-2", "itemData" : { "DOI" : "10.1038/s41598-020-63782-2", "ISSN" : "2045-2322", "author" : [ { "dropping-particle" : "", "family" : "Gaetani", "given" : "Marco", "non-dropping-particle" : "", "parse-names" : false, "suffix" : "" }, { "dropping-particle" : "", "family" : "Janicot", "given" : "Serge", "non-dropping-particle" : "", "parse-names" : false, "suffix" : "" }, { "dropping-particle" : "", "family" : "Vrac", "given" : "Mathieu", "non-dropping-particle" : "", "parse-names" : false, "suffix" : "" }, { "dropping-particle" : "", "family" : "Famien", "given" : "Adjoua Moise", "non-dropping-particle" : "", "parse-names" : false, "suffix" : "" }, { "dropping-particle" : "", "family" : "Sultan", "given" : "Benjamin", "non-dropping-particle" : "", "parse-names" : false, "suffix" : "" } ], "container-title" : "Scientific Reports", "id" : "ITEM-2", "issue" : "1", "issued" : { "date-parts" : [ [ "2020", "12", "6" ] ] }, "page" : "7670", "title" : "Robust assessment of the time of emergence of precipitation change in West Africa", "translator" : [ { "dropping-particle" : "", "family" : "Q6662", "given" : "", "non-dropping-particle" : "", "parse-names" : false, "suffix" : "" } ], "type" : "article-journal", "volume" : "10" }, "uris" : [ "http://www.mendeley.com/documents/?uuid=1a62d4e4-9f86-4ee1-a8a4-39f4aa2d6c87" ] } ], "mendeley" : { "formattedCitation" : "(King et al., 2015; Gaetani et al., 2020)", "plainTextFormattedCitation" : "(King et al., 2015; Gaetani et al., 2020)", "previouslyFormattedCitation" : "(King et al., 2015; Gaetani et al., 2020)" }, "properties" : { "noteIndex" : 0 }, "schema" : "https://github.com/citation-style-language/schema/raw/master/csl-citation.json" }</w:instrText>
      </w:r>
      <w:r w:rsidRPr="00C734F4">
        <w:rPr>
          <w:lang w:val="en-GB"/>
        </w:rPr>
        <w:fldChar w:fldCharType="separate"/>
      </w:r>
      <w:r w:rsidR="00E41CA2">
        <w:rPr>
          <w:noProof/>
          <w:lang w:val="en-GB"/>
        </w:rPr>
        <w:t>(King et al., 2015; Gaetani et al., 2020)</w:t>
      </w:r>
      <w:r w:rsidRPr="00C734F4">
        <w:rPr>
          <w:lang w:val="en-GB"/>
        </w:rPr>
        <w:fldChar w:fldCharType="end"/>
      </w:r>
      <w:r w:rsidRPr="00C734F4">
        <w:rPr>
          <w:lang w:val="en-GB"/>
        </w:rPr>
        <w:t xml:space="preserve"> and give median estimates and uncertainty bounds for the date (or time of emergence) </w:t>
      </w:r>
      <w:r w:rsidRPr="00C734F4">
        <w:rPr>
          <w:lang w:val="en-GB"/>
        </w:rPr>
        <w:lastRenderedPageBreak/>
        <w:t>corresponding to the exceedance of specific thresholds by the emergence metric. Reconciling future emergence results among different studies is challenging due to their many methodological differences including the choice of the reference period, the selected climate models and scenario, the precise definition of signal and noise and the choice of different signal-to-noise thresholds to characterize robust emergence. Contrasting with binary yes/no statements, emergence can also be viewed as a continuous process characterized by an amplitude or level, for example the value of the signal-to-noise ratio, that is a function of time or global warming level.</w:t>
      </w:r>
    </w:p>
    <w:p w14:paraId="64571D3B" w14:textId="77777777" w:rsidR="006221C8" w:rsidRPr="00C734F4" w:rsidRDefault="006221C8" w:rsidP="006221C8">
      <w:pPr>
        <w:pStyle w:val="AR6BodyText"/>
        <w:rPr>
          <w:lang w:val="en-GB"/>
        </w:rPr>
      </w:pPr>
      <w:r w:rsidRPr="00C734F4">
        <w:rPr>
          <w:lang w:val="en-GB"/>
        </w:rPr>
        <w:t xml:space="preserve"> </w:t>
      </w:r>
    </w:p>
    <w:p w14:paraId="7D095312" w14:textId="43DC63A7" w:rsidR="006221C8" w:rsidRPr="00C734F4" w:rsidRDefault="006221C8" w:rsidP="006221C8">
      <w:pPr>
        <w:pStyle w:val="AR6BodyText"/>
        <w:rPr>
          <w:lang w:val="en-GB"/>
        </w:rPr>
      </w:pPr>
      <w:r w:rsidRPr="00C734F4">
        <w:rPr>
          <w:lang w:val="en-GB"/>
        </w:rPr>
        <w:t xml:space="preserve">Since AR5, the development and production of SMILEs (Sections 4.2.5 and 10.3.4.3) has allowed the assessment of the influence of internal variability on anthropogenic signal emergence. The influence of internal variability, and specifically of the unforced atmospheric circulation, on temperature signal emergence can delay or advance the time of emergence by a decade or two in mid-to-high latitude regions </w:t>
      </w:r>
      <w:r w:rsidRPr="00C734F4">
        <w:rPr>
          <w:lang w:val="en-GB"/>
        </w:rPr>
        <w:fldChar w:fldCharType="begin" w:fldLock="1"/>
      </w:r>
      <w:r w:rsidR="000465A7">
        <w:rPr>
          <w:lang w:val="en-GB"/>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"ITEM-2", "itemData" : { "DOI" : "10.1080/16000870.2020.1788901", "ISSN" : "1600-0870", "author" : [ { "dropping-particle" : "", "family" : "Koenigk", "given" : "T.", "non-dropping-particle" : "", "parse-names" : false, "suffix" : "" }, { "dropping-particle" : "", "family" : "B\u00e4rring", "given" : "L.", "non-dropping-particle" : "", "parse-names" : false, "suffix" : "" }, { "dropping-particle" : "", "family" : "Matei", "given" : "D.", "non-dropping-particle" : "", "parse-names" : false, "suffix" : "" }, { "dropping-particle" : "", "family" : "Nikulin", "given" : "G.", "non-dropping-particle" : "", "parse-names" : false, "suffix" : "" }, { "dropping-particle" : "", "family" : "Strandberg", "given" : "G.", "non-dropping-particle" : "", "parse-names" : false, "suffix" : "" }, { "dropping-particle" : "", "family" : "Tyrlis", "given" : "E.", "non-dropping-particle" : "", "parse-names" : false, "suffix" : "" }, { "dropping-particle" : "", "family" : "Wang", "given" : "S.", "non-dropping-particle" : "", "parse-names" : false, "suffix" : "" }, { "dropping-particle" : "", "family" : "Wilcke", "given" : "R.", "non-dropping-particle" : "", "parse-names" : false, "suffix" : "" } ], "container-title" : "Tellus A: Dynamic Meteorology and Oceanography", "id" : "ITEM-2", "issue" : "1", "issued" : { "date-parts" : [ [ "2020", "1", "1" ] ] }, "page" : "1-17", "title" : "On the contribution of internal climate variability to European future climate trends", "translator" : [ { "dropping-particle" : "", "family" : "Q6837", "given" : "", "non-dropping-particle" : "", "parse-names" : false, "suffix" : "" } ], "type" : "article-journal", "volume" : "72" }, "uris" : [ "http://www.mendeley.com/documents/?uuid=d2cfabc9-228f-475a-b598-d229c47aa693" ] } ], "mendeley" : { "formattedCitation" : "(Lehner et al., 2017a; Koenigk et al., 2020)", "plainTextFormattedCitation" : "(Lehner et al., 2017a; Koenigk et al., 2020)", "previouslyFormattedCitation" : "(Lehner et al., 2017a; Koenigk et al., 2020)" }, "properties" : { "noteIndex" : 0 }, "schema" : "https://github.com/citation-style-language/schema/raw/master/csl-citation.json" }</w:instrText>
      </w:r>
      <w:r w:rsidRPr="00C734F4">
        <w:rPr>
          <w:lang w:val="en-GB"/>
        </w:rPr>
        <w:fldChar w:fldCharType="separate"/>
      </w:r>
      <w:r w:rsidR="00E41CA2">
        <w:rPr>
          <w:noProof/>
          <w:lang w:val="en-GB"/>
        </w:rPr>
        <w:t>(Lehner et al., 2017a; Koenigk et al., 2020)</w:t>
      </w:r>
      <w:r w:rsidRPr="00C734F4">
        <w:rPr>
          <w:lang w:val="en-GB"/>
        </w:rPr>
        <w:fldChar w:fldCharType="end"/>
      </w:r>
      <w:r w:rsidRPr="00C734F4">
        <w:rPr>
          <w:lang w:val="en-GB"/>
        </w:rPr>
        <w:t xml:space="preserve">. Internal variability can also result in small or decreasing decadal to multi-decadal heatwave frequency trends under the historical anthropogenic forcing over most regions, thereby delaying emergence of unprecedented heatwave frequency trends relative to the pre-industrial trend distribution </w:t>
      </w:r>
      <w:commentRangeStart w:id="1437"/>
      <w:r w:rsidRPr="00C734F4">
        <w:rPr>
          <w:lang w:val="en-GB"/>
        </w:rPr>
        <w:fldChar w:fldCharType="begin" w:fldLock="1"/>
      </w:r>
      <w:ins w:id="1438" w:author="Robin Matthews" w:date="2021-07-11T17:33:00Z">
        <w:r w:rsidR="004E077D">
          <w:rPr>
            <w:lang w:val="en-GB"/>
          </w:rPr>
          <w:instrText>ADDIN CSL_CITATION { "citationItems" : [ { "id" : "ITEM-1", "itemData" : { "DOI" : "10.1088/1748-9326/aa63fe", "ISSN" : "1748-9326", "author" : [ { "dropping-particle" : "", "family" : "Perkins-Kirkpatrick", "given" : "S E", "non-dropping-particle" : "", "parse-names" : false, "suffix" : "" }, { "dropping-particle" : "", "family" : "Fischer", "given" : "E M", "non-dropping-particle" : "", "parse-names" : false, "suffix" : "" }, { "dropping-particle" : "", "family" : "Ang\u00e9lil", "given" : "O", "non-dropping-particle" : "", "parse-names" : false, "suffix" : "" }, { "dropping-particle" : "", "family" : "Gibson", "given" : "P B", "non-dropping-particle" : "", "parse-names" : false, "suffix" : "" } ], "container-title" : "Environmental Research Letters", "id" : "ITEM-1", "issue" : "4", "issued" : { "date-parts" : [ [ "2017", "4", "1" ] ] }, "page" : "044005", "title" : "The influence of internal climate variability on heatwave frequency trends", "translator" : [ { "dropping-particle" : "", "family" : "Q6838", "given" : "", "non-dropping-particle" : "", "parse-names" : false, "suffix" : "" } ], "type" : "article-journal", "volume" : "12" }, "uris" : [ "http://www.mendeley.com/documents/?uuid=356df8a7-9fc8-45fb-b19d-fa582465c4de" ] } ], "mendeley" : { "formattedCitation" : "(Perkins-Kirkpatrick et al., 2017)", "manualFormatting" : "(Perkins-Kirkpatrick et al., 2017", "plainTextFormattedCitation" : "(Perkins-Kirkpatrick et al., 2017)", "previouslyFormattedCitation" : "(Perkins-Kirkpatrick et al., 2017)" }, "properties" : { "noteIndex" : 0 }, "schema" : "https://github.com/citation-style-language/schema/raw/master/csl-citation.json" }</w:instrText>
        </w:r>
      </w:ins>
      <w:del w:id="1439" w:author="Robin Matthews" w:date="2021-07-11T17:33:00Z">
        <w:r w:rsidR="000465A7" w:rsidDel="004E077D">
          <w:rPr>
            <w:lang w:val="en-GB"/>
          </w:rPr>
          <w:delInstrText>ADDIN CSL_CITATION { "citationItems" : [ { "id" : "ITEM-1", "itemData" : { "DOI" : "10.1088/1748-9326/aa63fe", "ISSN" : "1748-9326", "author" : [ { "dropping-particle" : "", "family" : "Perkins-Kirkpatrick", "given" : "S E", "non-dropping-particle" : "", "parse-names" : false, "suffix" : "" }, { "dropping-particle" : "", "family" : "Fischer", "given" : "E M", "non-dropping-particle" : "", "parse-names" : false, "suffix" : "" }, { "dropping-particle" : "", "family" : "Ang\u00e9lil", "given" : "O", "non-dropping-particle" : "", "parse-names" : false, "suffix" : "" }, { "dropping-particle" : "", "family" : "Gibson", "given" : "P B", "non-dropping-particle" : "", "parse-names" : false, "suffix" : "" } ], "container-title" : "Environmental Research Letters", "id" : "ITEM-1", "issue" : "4", "issued" : { "date-parts" : [ [ "2017", "4", "1" ] ] }, "page" : "044005", "title" : "The influence of internal climate variability on heatwave frequency trends", "translator" : [ { "dropping-particle" : "", "family" : "Q6838", "given" : "", "non-dropping-particle" : "", "parse-names" : false, "suffix" : "" } ], "type" : "article-journal", "volume" : "12" }, "uris" : [ "http://www.mendeley.com/documents/?uuid=356df8a7-9fc8-45fb-b19d-fa582465c4de" ] } ], "mendeley" : { "formattedCitation" : "(Perkins-Kirkpatrick et al., 2017)", "manualFormatting" : "(Perkins-Kirkpatrick et al., 2017; Sections 11.2\u20133)", "plainTextFormattedCitation" : "(Perkins-Kirkpatrick et al., 2017)", "previouslyFormattedCitation" : "(Perkins-Kirkpatrick et al., 2017)" }, "properties" : { "noteIndex" : 0 }, "schema" : "https://github.com/citation-style-language/schema/raw/master/csl-citation.json" }</w:delInstrText>
        </w:r>
      </w:del>
      <w:r w:rsidRPr="00C734F4">
        <w:rPr>
          <w:lang w:val="en-GB"/>
        </w:rPr>
        <w:fldChar w:fldCharType="separate"/>
      </w:r>
      <w:r w:rsidR="00E41CA2">
        <w:rPr>
          <w:noProof/>
          <w:lang w:val="en-GB"/>
        </w:rPr>
        <w:t>(Perkins-Kirkpatrick et al., 2017</w:t>
      </w:r>
      <w:del w:id="1440" w:author="Robin Matthews" w:date="2021-07-11T17:33:00Z">
        <w:r w:rsidR="00E41CA2" w:rsidDel="004E077D">
          <w:rPr>
            <w:noProof/>
            <w:lang w:val="en-GB"/>
          </w:rPr>
          <w:delText>; Sections 11.2–3)</w:delText>
        </w:r>
      </w:del>
      <w:r w:rsidRPr="00C734F4">
        <w:rPr>
          <w:lang w:val="en-GB"/>
        </w:rPr>
        <w:fldChar w:fldCharType="end"/>
      </w:r>
      <w:commentRangeEnd w:id="1437"/>
      <w:r w:rsidR="00E41CA2">
        <w:rPr>
          <w:rStyle w:val="CommentReference"/>
          <w:rFonts w:asciiTheme="minorHAnsi" w:eastAsiaTheme="minorHAnsi" w:hAnsiTheme="minorHAnsi"/>
          <w:lang w:eastAsia="en-US"/>
        </w:rPr>
        <w:commentReference w:id="1437"/>
      </w:r>
      <w:ins w:id="1441" w:author="Robin Matthews" w:date="2021-07-11T17:33:00Z">
        <w:r w:rsidR="004E077D">
          <w:rPr>
            <w:noProof/>
            <w:lang w:val="en-GB"/>
          </w:rPr>
          <w:t>; Sections 11.2–3)</w:t>
        </w:r>
      </w:ins>
      <w:r w:rsidRPr="00C734F4">
        <w:rPr>
          <w:lang w:val="en-GB"/>
        </w:rPr>
        <w:t>.</w:t>
      </w:r>
    </w:p>
    <w:p w14:paraId="69C4D64B" w14:textId="77777777" w:rsidR="006221C8" w:rsidRPr="00C734F4" w:rsidRDefault="006221C8" w:rsidP="006221C8">
      <w:pPr>
        <w:pStyle w:val="AR6BodyText"/>
        <w:rPr>
          <w:lang w:val="en-GB"/>
        </w:rPr>
      </w:pPr>
    </w:p>
    <w:p w14:paraId="3F5DE5B8" w14:textId="377CA1D3" w:rsidR="006221C8" w:rsidRPr="00C734F4" w:rsidRDefault="006221C8" w:rsidP="006221C8">
      <w:pPr>
        <w:pStyle w:val="AR6BodyText"/>
        <w:rPr>
          <w:lang w:val="en-GB"/>
        </w:rPr>
      </w:pPr>
      <w:r w:rsidRPr="00C734F4">
        <w:rPr>
          <w:lang w:val="en-GB"/>
        </w:rPr>
        <w:t xml:space="preserve">Regional precipitation future changes are much more impacted by internal variability than their temperature counterpart </w:t>
      </w:r>
      <w:r w:rsidRPr="00C734F4">
        <w:rPr>
          <w:lang w:val="en-GB"/>
        </w:rPr>
        <w:fldChar w:fldCharType="begin" w:fldLock="1"/>
      </w:r>
      <w:r w:rsidR="000465A7">
        <w:rPr>
          <w:lang w:val="en-GB"/>
        </w:rPr>
        <w:instrText>ADDIN CSL_CITATION { "citationItems" : [ { "id" : "ITEM-1",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"ITEM-1",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"ITEM-2",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"ITEM-2",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"ITEM-3", "itemData" : { "DOI" : "10.1080/16000870.2020.1788901", "ISSN" : "1600-0870", "author" : [ { "dropping-particle" : "", "family" : "Koenigk", "given" : "T.", "non-dropping-particle" : "", "parse-names" : false, "suffix" : "" }, { "dropping-particle" : "", "family" : "B\u00e4rring", "given" : "L.", "non-dropping-particle" : "", "parse-names" : false, "suffix" : "" }, { "dropping-particle" : "", "family" : "Matei", "given" : "D.", "non-dropping-particle" : "", "parse-names" : false, "suffix" : "" }, { "dropping-particle" : "", "family" : "Nikulin", "given" : "G.", "non-dropping-particle" : "", "parse-names" : false, "suffix" : "" }, { "dropping-particle" : "", "family" : "Strandberg", "given" : "G.", "non-dropping-particle" : "", "parse-names" : false, "suffix" : "" }, { "dropping-particle" : "", "family" : "Tyrlis", "given" : "E.", "non-dropping-particle" : "", "parse-names" : false, "suffix" : "" }, { "dropping-particle" : "", "family" : "Wang", "given" : "S.", "non-dropping-particle" : "", "parse-names" : false, "suffix" : "" }, { "dropping-particle" : "", "family" : "Wilcke", "given" : "R.", "non-dropping-particle" : "", "parse-names" : false, "suffix" : "" } ], "container-title" : "Tellus A: Dynamic Meteorology and Oceanography", "id" : "ITEM-3", "issue" : "1", "issued" : { "date-parts" : [ [ "2020", "1", "1" ] ] }, "page" : "1-17", "title" : "On the contribution of internal climate variability to European future climate trends", "translator" : [ { "dropping-particle" : "", "family" : "Q6837", "given" : "", "non-dropping-particle" : "", "parse-names" : false, "suffix" : "" } ], "type" : "article-journal", "volume" : "72" }, "uris" : [ "http://www.mendeley.com/documents/?uuid=d2cfabc9-228f-475a-b598-d229c47aa693" ] }, { "id" : "ITEM-4",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"ITEM-4",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"ITEM-5",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"ITEM-5",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"(Monerie et al., 2017b; Singh and AchutaRao, 2018; Dai and Bloecker, 2019; von Trentini et al., 2019; Koenigk et al., 2020)", "plainTextFormattedCitation" : "(Monerie et al., 2017b; Singh and AchutaRao, 2018; Dai and Bloecker, 2019; von Trentini et al., 2019; Koenigk et al., 2020)", "previouslyFormattedCitation" : "(Monerie et al., 2017b; Singh and AchutaRao, 2018; Dai and Bloecker, 2019; von Trentini et al., 2019; Koenigk et al., 2020)" }, "properties" : { "noteIndex" : 0 }, "schema" : "https://github.com/citation-style-language/schema/raw/master/csl-citation.json" }</w:instrText>
      </w:r>
      <w:r w:rsidRPr="00C734F4">
        <w:rPr>
          <w:lang w:val="en-GB"/>
        </w:rPr>
        <w:fldChar w:fldCharType="separate"/>
      </w:r>
      <w:r w:rsidR="00E41CA2">
        <w:rPr>
          <w:noProof/>
          <w:lang w:val="en-GB"/>
        </w:rPr>
        <w:t>(Monerie et al., 2017b; Singh and AchutaRao, 2018; Dai and Bloecker, 2019; von Trentini et al., 2019; Koenigk et al., 2020)</w:t>
      </w:r>
      <w:r w:rsidRPr="00C734F4">
        <w:rPr>
          <w:lang w:val="en-GB"/>
        </w:rPr>
        <w:fldChar w:fldCharType="end"/>
      </w:r>
      <w:r w:rsidRPr="00C734F4">
        <w:rPr>
          <w:lang w:val="en-GB"/>
        </w:rPr>
        <w:t xml:space="preserve">. Relative to mean temperature changes, this larger influence of internal variability on mean precipitation changes contributes, among other factors </w:t>
      </w:r>
      <w:r w:rsidRPr="00C734F4">
        <w:rPr>
          <w:lang w:val="en-GB"/>
        </w:rPr>
        <w:fldChar w:fldCharType="begin" w:fldLock="1"/>
      </w:r>
      <w:r w:rsidR="000465A7">
        <w:rPr>
          <w:lang w:val="en-GB"/>
        </w:rPr>
        <w: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"mendeley" : { "formattedCitation" : "(Sarojini et al., 2016)", "plainTextFormattedCitation" : "(Sarojini et al., 2016)", "previouslyFormattedCitation" : "(Sarojini et al., 2016)" }, "properties" : { "noteIndex" : 0 }, "schema" : "https://github.com/citation-style-language/schema/raw/master/csl-citation.json" }</w:instrText>
      </w:r>
      <w:r w:rsidRPr="00C734F4">
        <w:rPr>
          <w:lang w:val="en-GB"/>
        </w:rPr>
        <w:fldChar w:fldCharType="separate"/>
      </w:r>
      <w:r w:rsidR="00E41CA2">
        <w:rPr>
          <w:noProof/>
          <w:lang w:val="en-GB"/>
        </w:rPr>
        <w:t>(Sarojini et al., 2016)</w:t>
      </w:r>
      <w:r w:rsidRPr="00C734F4">
        <w:rPr>
          <w:lang w:val="en-GB"/>
        </w:rPr>
        <w:fldChar w:fldCharType="end"/>
      </w:r>
      <w:r w:rsidRPr="00C734F4">
        <w:rPr>
          <w:lang w:val="en-GB"/>
        </w:rPr>
        <w:t xml:space="preserve">, to a much delayed emergence of the forced precipitation response in observations </w:t>
      </w:r>
      <w:r w:rsidRPr="00C734F4">
        <w:rPr>
          <w:lang w:val="en-GB"/>
        </w:rPr>
        <w:fldChar w:fldCharType="begin" w:fldLock="1"/>
      </w:r>
      <w:r w:rsidR="000465A7">
        <w:rPr>
          <w:lang w:val="en-GB"/>
        </w:rPr>
        <w: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"plainTextFormattedCitation" : "(Hawkins et al., 2020)", "previouslyFormattedCitation" : "(Hawkins et al., 2020)" }, "properties" : { "noteIndex" : 0 }, "schema" : "https://github.com/citation-style-language/schema/raw/master/csl-citation.json" }</w:instrText>
      </w:r>
      <w:r w:rsidRPr="00C734F4">
        <w:rPr>
          <w:lang w:val="en-GB"/>
        </w:rPr>
        <w:fldChar w:fldCharType="separate"/>
      </w:r>
      <w:r w:rsidR="00E41CA2">
        <w:rPr>
          <w:noProof/>
          <w:lang w:val="en-GB"/>
        </w:rPr>
        <w:t>(Hawkins et al., 2020)</w:t>
      </w:r>
      <w:r w:rsidRPr="00C734F4">
        <w:rPr>
          <w:lang w:val="en-GB"/>
        </w:rPr>
        <w:fldChar w:fldCharType="end"/>
      </w:r>
      <w:r w:rsidRPr="00C734F4">
        <w:rPr>
          <w:lang w:val="en-GB"/>
        </w:rPr>
        <w:t xml:space="preserve">. Based on the CMIP6 multi-model ensemble forced with the scenario SSP5-8.5, we assess the future emergence of mean precipitation forced change as a function of GWLs for all AR6 land regions (Figure 10.15a). The methodology is a straightforward adaptation of the standard approach </w:t>
      </w:r>
      <w:r w:rsidRPr="00C734F4">
        <w:rPr>
          <w:lang w:val="en-GB"/>
        </w:rPr>
        <w:fldChar w:fldCharType="begin" w:fldLock="1"/>
      </w:r>
      <w:r w:rsidR="000465A7">
        <w:rPr>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"mendeley" : { "formattedCitation" : "(Hawkins and Sutton, 2012)", "plainTextFormattedCitation" : "(Hawkins and Sutton, 2012)", "previouslyFormattedCitation" : "(Hawkins and Sutton, 2012)" }, "properties" : { "noteIndex" : 0 }, "schema" : "https://github.com/citation-style-language/schema/raw/master/csl-citation.json" }</w:instrText>
      </w:r>
      <w:r w:rsidRPr="00C734F4">
        <w:rPr>
          <w:lang w:val="en-GB"/>
        </w:rPr>
        <w:fldChar w:fldCharType="separate"/>
      </w:r>
      <w:r w:rsidR="00E41CA2">
        <w:rPr>
          <w:noProof/>
          <w:lang w:val="en-GB"/>
        </w:rPr>
        <w:t>(Hawkins and Sutton, 2012)</w:t>
      </w:r>
      <w:r w:rsidRPr="00C734F4">
        <w:rPr>
          <w:lang w:val="en-GB"/>
        </w:rPr>
        <w:fldChar w:fldCharType="end"/>
      </w:r>
      <w:r w:rsidRPr="00C734F4">
        <w:rPr>
          <w:lang w:val="en-GB"/>
        </w:rPr>
        <w:t>. While the standard method is only based on the signal-to-noise ratio exceedance of a specified threshold (taken as one), the approach used here assumes that grid-point emergence occurs when the forced change is considered robust following the AR6 WG</w:t>
      </w:r>
      <w:r w:rsidR="00854378">
        <w:rPr>
          <w:lang w:val="en-GB"/>
        </w:rPr>
        <w:t>I</w:t>
      </w:r>
      <w:r w:rsidRPr="00C734F4">
        <w:rPr>
          <w:lang w:val="en-GB"/>
        </w:rPr>
        <w:t xml:space="preserve">1 definition of robustness for projected changes (Cross-Chapter Box Atlas.1). At a GWL of 1°C, emergence only occurs in high-latitude regions </w:t>
      </w:r>
      <w:commentRangeStart w:id="1442"/>
      <w:r w:rsidRPr="00C734F4">
        <w:rPr>
          <w:lang w:val="en-GB"/>
        </w:rPr>
        <w:fldChar w:fldCharType="begin" w:fldLock="1"/>
      </w:r>
      <w:ins w:id="1443" w:author="Robin Matthews" w:date="2021-07-11T17:34:00Z">
        <w:r w:rsidR="00D7211E">
          <w:rPr>
            <w:lang w:val="en-GB"/>
          </w:rPr>
          <w: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"ITEM-2",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"ITEM-2",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"(Wan et al., 2015; Guo et al., 2019b)", "manualFormatting" : "(Wan et al., 2015; R. Guo et al., 2019)", "plainTextFormattedCitation" : "(Wan et al., 2015; Guo et al., 2019b)", "previouslyFormattedCitation" : "(Wan et al., 2015; Guo et al., 2019b)" }, "properties" : { "noteIndex" : 0 }, "schema" : "https://github.com/citation-style-language/schema/raw/master/csl-citation.json" }</w:instrText>
        </w:r>
      </w:ins>
      <w:del w:id="1444" w:author="Robin Matthews" w:date="2021-07-11T17:34:00Z">
        <w:r w:rsidR="000465A7" w:rsidDel="00D7211E">
          <w:rPr>
            <w:lang w:val="en-GB"/>
          </w:rPr>
          <w:del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"ITEM-2",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"ITEM-2",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"(Wan et al., 2015; Guo et al., 2019b)", "plainTextFormattedCitation" : "(Wan et al., 2015; Guo et al., 2019b)", "previouslyFormattedCitation" : "(Wan et al., 2015; Guo et al., 2019b)" }, "properties" : { "noteIndex" : 0 }, "schema" : "https://github.com/citation-style-language/schema/raw/master/csl-citation.json" }</w:delInstrText>
        </w:r>
      </w:del>
      <w:r w:rsidRPr="00C734F4">
        <w:rPr>
          <w:lang w:val="en-GB"/>
        </w:rPr>
        <w:fldChar w:fldCharType="separate"/>
      </w:r>
      <w:r w:rsidR="00E41CA2">
        <w:rPr>
          <w:noProof/>
          <w:lang w:val="en-GB"/>
        </w:rPr>
        <w:t xml:space="preserve">(Wan et al., 2015; </w:t>
      </w:r>
      <w:ins w:id="1445" w:author="Robin Matthews" w:date="2021-07-11T17:33:00Z">
        <w:r w:rsidR="00D7211E">
          <w:rPr>
            <w:noProof/>
            <w:lang w:val="en-GB"/>
          </w:rPr>
          <w:t xml:space="preserve">R. </w:t>
        </w:r>
      </w:ins>
      <w:r w:rsidR="00E41CA2">
        <w:rPr>
          <w:noProof/>
          <w:lang w:val="en-GB"/>
        </w:rPr>
        <w:t>Guo et al., 2019</w:t>
      </w:r>
      <w:del w:id="1446" w:author="Robin Matthews" w:date="2021-07-11T17:34:00Z">
        <w:r w:rsidR="00E41CA2" w:rsidDel="00D7211E">
          <w:rPr>
            <w:noProof/>
            <w:lang w:val="en-GB"/>
          </w:rPr>
          <w:delText>b</w:delText>
        </w:r>
      </w:del>
      <w:r w:rsidR="00E41CA2">
        <w:rPr>
          <w:noProof/>
          <w:lang w:val="en-GB"/>
        </w:rPr>
        <w:t>)</w:t>
      </w:r>
      <w:r w:rsidRPr="00C734F4">
        <w:rPr>
          <w:lang w:val="en-GB"/>
        </w:rPr>
        <w:fldChar w:fldCharType="end"/>
      </w:r>
      <w:commentRangeEnd w:id="1442"/>
      <w:r w:rsidR="00E41CA2">
        <w:rPr>
          <w:rStyle w:val="CommentReference"/>
          <w:rFonts w:asciiTheme="minorHAnsi" w:eastAsiaTheme="minorHAnsi" w:hAnsiTheme="minorHAnsi"/>
          <w:lang w:eastAsia="en-US"/>
        </w:rPr>
        <w:commentReference w:id="1442"/>
      </w:r>
      <w:r w:rsidRPr="00C734F4">
        <w:rPr>
          <w:lang w:val="en-GB"/>
        </w:rPr>
        <w:t xml:space="preserve">, albeit with only small (less than 30%) area fraction with robust change. Robust changes in tropical and subtropical regions only appear from GWLs of 1.5°C, for example in southwest South America </w:t>
      </w:r>
      <w:r w:rsidRPr="00C734F4">
        <w:rPr>
          <w:lang w:val="en-GB"/>
        </w:rPr>
        <w:fldChar w:fldCharType="begin" w:fldLock="1"/>
      </w:r>
      <w:r w:rsidR="000465A7">
        <w:rPr>
          <w:lang w:val="en-GB"/>
        </w:rPr>
        <w:instrText>ADDIN CSL_CITATION { "citationItems" : [ { "id" : "ITEM-1", "itemData" : { "DOI" : "10.1002/2015GL067265", "ISSN" : "0094-8276", "author" : [ { "dropping-particle" : "", "family" : "Boisier", "given" : "Juan P.", "non-dropping-particle" : "", "parse-names" : false, "suffix" : "" }, { "dropping-particle" : "", "family" : "Rondanelli", "given" : "Roberto", "non-dropping-particle" : "", "parse-names" : false, "suffix" : "" }, { "dropping-particle" : "", "family" : "Garreaud", "given" : "Ren\u00e9 D.", "non-dropping-particle" : "", "parse-names" : false, "suffix" : "" }, { "dropping-particle" : "", "family" : "Mu\u00f1oz", "given" : "Francisca", "non-dropping-particle" : "", "parse-names" : false, "suffix" : "" } ], "container-title" : "Geophysical Research Letters", "id" : "ITEM-1", "issue" : "1", "issued" : { "date-parts" : [ [ "2016", "1", "16" ] ] }, "page" : "413-421", "title" : "Anthropogenic and natural contributions to the Southeast Pacific precipitation decline and recent megadrought in central Chile", "translator" : [ { "dropping-particle" : "", "family" : "Q6798", "given" : "", "non-dropping-particle" : "", "parse-names" : false, "suffix" : "" } ], "type" : "article-journal", "volume" : "43" }, "uris" : [ "http://www.mendeley.com/documents/?uuid=b0de59b9-e7a5-4476-b534-90481e1c6235" ] } ], "mendeley" : { "formattedCitation" : "(Boisier et al., 2016)", "plainTextFormattedCitation" : "(Boisier et al., 2016)", "previouslyFormattedCitation" : "(Boisier et al., 2016)" }, "properties" : { "noteIndex" : 0 }, "schema" : "https://github.com/citation-style-language/schema/raw/master/csl-citation.json" }</w:instrText>
      </w:r>
      <w:r w:rsidRPr="00C734F4">
        <w:rPr>
          <w:lang w:val="en-GB"/>
        </w:rPr>
        <w:fldChar w:fldCharType="separate"/>
      </w:r>
      <w:r w:rsidR="00E41CA2">
        <w:rPr>
          <w:noProof/>
          <w:lang w:val="en-GB"/>
        </w:rPr>
        <w:t>(Boisier et al., 2016)</w:t>
      </w:r>
      <w:r w:rsidRPr="00C734F4">
        <w:rPr>
          <w:lang w:val="en-GB"/>
        </w:rPr>
        <w:fldChar w:fldCharType="end"/>
      </w:r>
      <w:r w:rsidRPr="00C734F4">
        <w:rPr>
          <w:lang w:val="en-GB"/>
        </w:rPr>
        <w:t xml:space="preserve">, western Africa </w:t>
      </w:r>
      <w:commentRangeStart w:id="1447"/>
      <w:r w:rsidRPr="00C734F4">
        <w:rPr>
          <w:lang w:val="en-GB"/>
        </w:rPr>
        <w:fldChar w:fldCharType="begin" w:fldLock="1"/>
      </w:r>
      <w:ins w:id="1448" w:author="Robin Matthews" w:date="2021-07-11T17:34:00Z">
        <w:r w:rsidR="00D7211E">
          <w:rPr>
            <w:lang w:val="en-GB"/>
          </w:rPr>
          <w: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instrText>
        </w:r>
      </w:ins>
      <w:del w:id="1449" w:author="Robin Matthews" w:date="2021-07-11T17:34:00Z">
        <w:r w:rsidR="000465A7" w:rsidDel="00D7211E">
          <w:rPr>
            <w:lang w:val="en-GB"/>
          </w:rPr>
          <w:del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"manualFormatting" : "(Hawkins et al., 2020; Section 10.4.2.1)", "plainTextFormattedCitation" : "(Hawkins et al., 2020)", "previouslyFormattedCitation" : "(Hawkins et al., 2020)" }, "properties" : { "noteIndex" : 0 }, "schema" : "https://github.com/citation-style-language/schema/raw/master/csl-citation.json" }</w:delInstrText>
        </w:r>
      </w:del>
      <w:r w:rsidRPr="00C734F4">
        <w:rPr>
          <w:lang w:val="en-GB"/>
        </w:rPr>
        <w:fldChar w:fldCharType="separate"/>
      </w:r>
      <w:r w:rsidR="00E41CA2">
        <w:rPr>
          <w:noProof/>
          <w:lang w:val="en-GB"/>
        </w:rPr>
        <w:t>(Hawkins et al., 2020</w:t>
      </w:r>
      <w:del w:id="1450" w:author="Robin Matthews" w:date="2021-07-11T17:34:00Z">
        <w:r w:rsidR="00E41CA2" w:rsidDel="00D7211E">
          <w:rPr>
            <w:noProof/>
            <w:lang w:val="en-GB"/>
          </w:rPr>
          <w:delText>; Section 10.4.2.1)</w:delText>
        </w:r>
      </w:del>
      <w:r w:rsidRPr="00C734F4">
        <w:rPr>
          <w:lang w:val="en-GB"/>
        </w:rPr>
        <w:fldChar w:fldCharType="end"/>
      </w:r>
      <w:commentRangeEnd w:id="1447"/>
      <w:r w:rsidR="00E41CA2">
        <w:rPr>
          <w:rStyle w:val="CommentReference"/>
          <w:rFonts w:asciiTheme="minorHAnsi" w:eastAsiaTheme="minorHAnsi" w:hAnsiTheme="minorHAnsi"/>
          <w:lang w:eastAsia="en-US"/>
        </w:rPr>
        <w:commentReference w:id="1447"/>
      </w:r>
      <w:ins w:id="1451" w:author="Robin Matthews" w:date="2021-07-11T17:34:00Z">
        <w:r w:rsidR="00D7211E">
          <w:rPr>
            <w:noProof/>
            <w:lang w:val="en-GB"/>
          </w:rPr>
          <w:t>; Section 10.4.2.1)</w:t>
        </w:r>
      </w:ins>
      <w:r w:rsidRPr="00C734F4">
        <w:rPr>
          <w:lang w:val="en-GB"/>
        </w:rPr>
        <w:t xml:space="preserve"> and southern Australia </w:t>
      </w:r>
      <w:r w:rsidRPr="00C734F4">
        <w:rPr>
          <w:lang w:val="en-GB"/>
        </w:rPr>
        <w:fldChar w:fldCharType="begin" w:fldLock="1"/>
      </w:r>
      <w:r w:rsidR="000465A7">
        <w:rPr>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"mendeley" : { "formattedCitation" : "(Delworth and Zeng, 2014)", "plainTextFormattedCitation" : "(Delworth and Zeng, 2014)", "previouslyFormattedCitation" : "(Delworth and Zeng, 2014)" }, "properties" : { "noteIndex" : 0 }, "schema" : "https://github.com/citation-style-language/schema/raw/master/csl-citation.json" }</w:instrText>
      </w:r>
      <w:r w:rsidRPr="00C734F4">
        <w:rPr>
          <w:lang w:val="en-GB"/>
        </w:rPr>
        <w:fldChar w:fldCharType="separate"/>
      </w:r>
      <w:r w:rsidR="00E41CA2">
        <w:rPr>
          <w:noProof/>
          <w:lang w:val="en-GB"/>
        </w:rPr>
        <w:t>(Delworth and Zeng, 2014)</w:t>
      </w:r>
      <w:r w:rsidRPr="00C734F4">
        <w:rPr>
          <w:lang w:val="en-GB"/>
        </w:rPr>
        <w:fldChar w:fldCharType="end"/>
      </w:r>
      <w:r w:rsidRPr="00C734F4">
        <w:rPr>
          <w:lang w:val="en-GB"/>
        </w:rPr>
        <w:t>. Substantial (taken here simply as area fraction greater than 50%) emergence only occurs in some tropical, subtropical and midlatitude regions when high GWLs (3°C–4°C) are reached. Importantly, even at these high GWL values, there are still a large number of these regions with robust changes covering less than 50% of their area. In contrast, most high-latitude regions have an area fraction with robust changes greater than 80% at GWLs of 3°C and above.</w:t>
      </w:r>
    </w:p>
    <w:p w14:paraId="1042A1F5" w14:textId="77777777" w:rsidR="006221C8" w:rsidRPr="00C734F4" w:rsidRDefault="006221C8" w:rsidP="006221C8">
      <w:pPr>
        <w:pStyle w:val="AR6BodyText"/>
        <w:rPr>
          <w:rFonts w:cs="Times New Roman"/>
          <w:lang w:val="en-GB"/>
        </w:rPr>
      </w:pPr>
    </w:p>
    <w:p w14:paraId="674BECDF" w14:textId="77777777" w:rsidR="006221C8" w:rsidRPr="00C734F4" w:rsidRDefault="006221C8" w:rsidP="00094546">
      <w:pPr>
        <w:pStyle w:val="AR6BodyText"/>
        <w:rPr>
          <w:rFonts w:cs="Times New Roman"/>
          <w:lang w:val="en-GB"/>
        </w:rPr>
      </w:pPr>
    </w:p>
    <w:p w14:paraId="66CB220B" w14:textId="77777777" w:rsidR="006221C8" w:rsidRPr="00C734F4" w:rsidRDefault="006221C8" w:rsidP="00094546">
      <w:pPr>
        <w:pStyle w:val="AR6BodyText"/>
        <w:rPr>
          <w:rFonts w:cs="Times New Roman"/>
          <w:b/>
          <w:lang w:val="en-GB"/>
        </w:rPr>
      </w:pPr>
      <w:r w:rsidRPr="00C734F4">
        <w:rPr>
          <w:rFonts w:cs="Times New Roman"/>
          <w:b/>
          <w:lang w:val="en-GB"/>
        </w:rPr>
        <w:t>[START FIGURE 10.15 HERE]</w:t>
      </w:r>
    </w:p>
    <w:p w14:paraId="19E5E394" w14:textId="77777777" w:rsidR="006221C8" w:rsidRPr="00C734F4" w:rsidRDefault="006221C8" w:rsidP="00094546">
      <w:pPr>
        <w:pStyle w:val="AR6BodyText"/>
        <w:rPr>
          <w:rFonts w:cs="Times New Roman"/>
          <w:lang w:val="en-GB"/>
        </w:rPr>
      </w:pPr>
    </w:p>
    <w:p w14:paraId="2358679B" w14:textId="6FD204C5" w:rsidR="006221C8" w:rsidRPr="00C734F4" w:rsidRDefault="0063542E" w:rsidP="00A766DC">
      <w:pPr>
        <w:pStyle w:val="AR6Chap10Figure"/>
        <w:spacing w:line="259" w:lineRule="auto"/>
        <w:rPr>
          <w:rFonts w:cs="Times New Roman"/>
          <w:lang w:val="en-GB"/>
        </w:rPr>
      </w:pPr>
      <w:r>
        <w:rPr>
          <w:lang w:val="en-GB"/>
        </w:rPr>
        <w:t xml:space="preserve"> </w:t>
      </w:r>
      <w:r w:rsidR="00B218F4" w:rsidRPr="00441820">
        <w:rPr>
          <w:b/>
          <w:lang w:val="en-GB"/>
        </w:rPr>
        <w:t>Future emergence of anthropogenic signal at regional scale.</w:t>
      </w:r>
      <w:r w:rsidR="00B218F4">
        <w:rPr>
          <w:lang w:val="en-GB"/>
        </w:rPr>
        <w:t xml:space="preserve"> </w:t>
      </w:r>
      <w:r w:rsidR="006221C8" w:rsidRPr="00C734F4">
        <w:rPr>
          <w:lang w:val="en-GB"/>
        </w:rPr>
        <w:t>(a)</w:t>
      </w:r>
      <w:r w:rsidR="001F5E6A">
        <w:rPr>
          <w:color w:val="000000"/>
          <w:sz w:val="18"/>
          <w:szCs w:val="18"/>
        </w:rPr>
        <w:t xml:space="preserve"> </w:t>
      </w:r>
      <w:r w:rsidR="001F5E6A">
        <w:rPr>
          <w:color w:val="000000"/>
          <w:szCs w:val="20"/>
        </w:rPr>
        <w:t xml:space="preserve">Percentage area of land regions with robust annual mean precipitation change as a function of increasing GWLs. Robustness of the precipitation change is first estimated at each grid-point followed by the estimation of the AR6 region area with robust changes. For each CMIP6 model considered (45 models, one member per model, historical simulations and scenario SSP5-8.5), the annual mean precipitation change is based on the difference between a 20-year average centred on the GWL crossing year and the mean precipitation during the pre-industrial period (1850–1900) taken as a reference. Robustness of the change is acted when at least 66% of the models (30 out of 45) have a signal to noise ratio greater than one and at least 80% of them (36 out of 45) agree on the sign of change. The signal to noise ratio is estimated for each model from the ratio between the change and the standard deviation of non-overlapping 20-year means of the corresponding pre-industrial simulation (scaled by square root of 2 times 1.645). (b) Time evolution of the percentage area of land region with robust annual mean precipitation change for five AR6 land regions. Thick solid lines represent precipitation changes based on the same CMIP6 ensemble as in (a). Thin solid, dotted and dashed lines represent changes based on the three coupled SMILEs used in Chapter 10, illustrating the influence of internal variability on the emergence of robust change. The change is </w:t>
      </w:r>
      <w:r w:rsidR="001F5E6A">
        <w:rPr>
          <w:color w:val="000000"/>
          <w:szCs w:val="20"/>
        </w:rPr>
        <w:lastRenderedPageBreak/>
        <w:t>estimated from the difference between all consecutive 20-year periods from 1900–1919 up to 2081–2100 and the pre-industrial period. The line colour indicates the sign of the robust change given by the multi-model mean (CMIP6) or ensemble mean (SMILE) change: brown (decreasing precipitation) and dark green (increasing precipitation). Further details on data sources and processing are available in the chapter data table (Table 10.SM.1</w:t>
      </w:r>
      <w:r>
        <w:rPr>
          <w:color w:val="000000"/>
          <w:szCs w:val="20"/>
        </w:rPr>
        <w:t>1</w:t>
      </w:r>
      <w:r w:rsidR="001F5E6A">
        <w:rPr>
          <w:color w:val="000000"/>
          <w:szCs w:val="20"/>
        </w:rPr>
        <w:t>).</w:t>
      </w:r>
    </w:p>
    <w:p w14:paraId="118B59B0" w14:textId="77777777" w:rsidR="006221C8" w:rsidRPr="00C734F4" w:rsidRDefault="006221C8" w:rsidP="00A766DC">
      <w:pPr>
        <w:pStyle w:val="AR6BodyText"/>
        <w:rPr>
          <w:rFonts w:cs="Times New Roman"/>
          <w:lang w:val="en-GB"/>
        </w:rPr>
      </w:pPr>
    </w:p>
    <w:p w14:paraId="29FC6724" w14:textId="77777777" w:rsidR="006221C8" w:rsidRPr="00C734F4" w:rsidRDefault="006221C8" w:rsidP="006221C8">
      <w:pPr>
        <w:pStyle w:val="AR6BodyText"/>
        <w:rPr>
          <w:rFonts w:cs="Times New Roman"/>
          <w:b/>
          <w:lang w:val="en-GB"/>
        </w:rPr>
      </w:pPr>
      <w:r w:rsidRPr="00C734F4">
        <w:rPr>
          <w:rFonts w:cs="Times New Roman"/>
          <w:b/>
          <w:lang w:val="en-GB"/>
        </w:rPr>
        <w:t>[END FIGURE 10.15 HERE]</w:t>
      </w:r>
    </w:p>
    <w:p w14:paraId="530D9E61" w14:textId="77777777" w:rsidR="006221C8" w:rsidRPr="00C734F4" w:rsidRDefault="006221C8" w:rsidP="006221C8">
      <w:pPr>
        <w:pStyle w:val="AR6BodyText"/>
        <w:rPr>
          <w:rFonts w:cs="Times New Roman"/>
          <w:lang w:val="en-GB"/>
        </w:rPr>
      </w:pPr>
    </w:p>
    <w:p w14:paraId="4C81C1F5" w14:textId="77777777" w:rsidR="006221C8" w:rsidRPr="00C734F4" w:rsidRDefault="006221C8" w:rsidP="006221C8">
      <w:pPr>
        <w:pStyle w:val="AR6BodyText"/>
        <w:rPr>
          <w:rFonts w:cs="Times New Roman"/>
          <w:lang w:val="en-GB"/>
        </w:rPr>
      </w:pPr>
    </w:p>
    <w:p w14:paraId="28FAC23A" w14:textId="42E10658" w:rsidR="006221C8" w:rsidRPr="00C734F4" w:rsidRDefault="006221C8" w:rsidP="006221C8">
      <w:pPr>
        <w:pStyle w:val="AR6BodyText"/>
        <w:rPr>
          <w:rFonts w:cs="Times New Roman"/>
          <w:lang w:val="en-GB"/>
        </w:rPr>
      </w:pPr>
      <w:r w:rsidRPr="00C734F4">
        <w:rPr>
          <w:rFonts w:cs="Times New Roman"/>
          <w:lang w:val="en-GB"/>
        </w:rPr>
        <w:t>We now illustrate the potential influence of internal variability on late or lack of emergence for a few AR6 land regions (Figure 10.15b). For each of these AR6 regions, the time evolution of the percentage area with robust annual mean precipitation change is estimated for both the CMIP6 multi-model ensemble and the three coupled SMILEs used throughout Chapter 10. Similarity in percentage area time evolution between CMIP6 and the three coupled SMILEs suggests that internal variability can substantially influence the timing of emergence. For example, internal variability could explain the mid-21</w:t>
      </w:r>
      <w:r w:rsidRPr="00441820">
        <w:rPr>
          <w:rFonts w:cs="Times New Roman"/>
          <w:vertAlign w:val="superscript"/>
          <w:lang w:val="en-GB"/>
        </w:rPr>
        <w:t>st</w:t>
      </w:r>
      <w:r w:rsidRPr="00C734F4">
        <w:rPr>
          <w:rFonts w:cs="Times New Roman"/>
          <w:lang w:val="en-GB"/>
        </w:rPr>
        <w:t xml:space="preserve"> century emergence (percentage area greater than 50%) of the drying and wetting signal over the Mediterranean and South Asia (see also Section 10.6.3) regions, respectively. Internal variability can also contribute to the late and moderate emergence over southeast South America (see also Section 10.4.2) and western South Africa (see also Section 10.6.2). In contrast, it cannot explain the lack of robust changes (percentage area less than 30%) over western Africa at the end of the 21</w:t>
      </w:r>
      <w:r w:rsidRPr="00441820">
        <w:rPr>
          <w:rFonts w:cs="Times New Roman"/>
          <w:vertAlign w:val="superscript"/>
          <w:lang w:val="en-GB"/>
        </w:rPr>
        <w:t>st</w:t>
      </w:r>
      <w:r w:rsidRPr="00C734F4">
        <w:rPr>
          <w:rFonts w:cs="Times New Roman"/>
          <w:lang w:val="en-GB"/>
        </w:rPr>
        <w:t xml:space="preserve"> century, suggesting that model differences are also contributing to the lack of emergence </w:t>
      </w:r>
      <w:commentRangeStart w:id="1452"/>
      <w:r w:rsidRPr="00C734F4">
        <w:rPr>
          <w:rFonts w:cs="Times New Roman"/>
          <w:lang w:val="en-GB"/>
        </w:rPr>
        <w:fldChar w:fldCharType="begin" w:fldLock="1"/>
      </w:r>
      <w:ins w:id="1453" w:author="Robin Matthews" w:date="2021-07-11T17:34:00Z">
        <w:r w:rsidR="00D7211E">
          <w:rPr>
            <w:rFonts w:cs="Times New Roman"/>
            <w:lang w:val="en-GB"/>
          </w:rPr>
          <w:instrText>ADDIN CSL_CITATION { "citationItems" : [ { "id" : "ITEM-1",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"ITEM-1",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"ITEM-2", "itemData" : { "DOI" : "10.1007/s00382-016-3236-y", "ISSN" : "0930-7575", "author" : [ { "dropping-particle" : "", "family" : "Monerie", "given" : "Paul-Arthur", "non-dropping-particle" : "", "parse-names" : false, "suffix" : "" }, { "dropping-particle" : "", "family" : "Sanchez-Gomez", "given" : "Emilia", "non-dropping-particle" : "", "parse-names" : false, "suffix" : "" }, { "dropping-particle" : "", "family" : "Bo\u00e9", "given" : "Julien", "non-dropping-particle" : "", "parse-names" : false, "suffix" : "" } ], "container-title" : "Climate Dynamics", "id" : "ITEM-2", "issue" : "7-8", "issued" : { "date-parts" : [ [ "2017", "4", "16" ] ] }, "page" : "2751-2770", "title" : "On the range of future Sahel precipitation projections and the selection of a sub-sample of CMIP5 models for impact studies", "translator" : [ { "dropping-particle" : "", "family" : "Q5316", "given" : "", "non-dropping-particle" : "", "parse-names" : false, "suffix" : "" } ], "type" : "article-journal", "volume" : "48" }, "uris" : [ "http://www.mendeley.com/documents/?uuid=a9e18f7d-e053-40ab-ba87-b7e6d793af24" ] } ], "mendeley" : { "formattedCitation" : "(Monerie et al., 2017b, 2017a)", "manualFormatting" : "(Monerie et al., 2017a, b)", "plainTextFormattedCitation" : "(Monerie et al., 2017b, 2017a)", "previouslyFormattedCitation" : "(Monerie et al., 2017b, 2017a)" }, "properties" : { "noteIndex" : 0 }, "schema" : "https://github.com/citation-style-language/schema/raw/master/csl-citation.json" }</w:instrText>
        </w:r>
      </w:ins>
      <w:del w:id="1454" w:author="Robin Matthews" w:date="2021-07-11T17:34:00Z">
        <w:r w:rsidR="000465A7" w:rsidDel="00D7211E">
          <w:rPr>
            <w:rFonts w:cs="Times New Roman"/>
            <w:lang w:val="en-GB"/>
          </w:rPr>
          <w:delInstrText>ADDIN CSL_CITATION { "citationItems" : [ { "id" : "ITEM-1",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"ITEM-1",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"ITEM-2", "itemData" : { "DOI" : "10.1007/s00382-016-3236-y", "ISSN" : "0930-7575", "author" : [ { "dropping-particle" : "", "family" : "Monerie", "given" : "Paul-Arthur", "non-dropping-particle" : "", "parse-names" : false, "suffix" : "" }, { "dropping-particle" : "", "family" : "Sanchez-Gomez", "given" : "Emilia", "non-dropping-particle" : "", "parse-names" : false, "suffix" : "" }, { "dropping-particle" : "", "family" : "Bo\u00e9", "given" : "Julien", "non-dropping-particle" : "", "parse-names" : false, "suffix" : "" } ], "container-title" : "Climate Dynamics", "id" : "ITEM-2", "issue" : "7-8", "issued" : { "date-parts" : [ [ "2017", "4", "16" ] ] }, "page" : "2751-2770", "title" : "On the range of future Sahel precipitation projections and the selection of a sub-sample of CMIP5 models for impact studies", "translator" : [ { "dropping-particle" : "", "family" : "Q5316", "given" : "", "non-dropping-particle" : "", "parse-names" : false, "suffix" : "" } ], "type" : "article-journal", "volume" : "48" }, "uris" : [ "http://www.mendeley.com/documents/?uuid=a9e18f7d-e053-40ab-ba87-b7e6d793af24" ] } ], "mendeley" : { "formattedCitation" : "(Monerie et al., 2017b, 2017a)", "plainTextFormattedCitation" : "(Monerie et al., 2017b, 2017a)", "previouslyFormattedCitation" : "(Monerie et al., 2017b,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(Monerie et al., 2017</w:t>
      </w:r>
      <w:del w:id="1455" w:author="Robin Matthews" w:date="2021-07-11T17:34:00Z">
        <w:r w:rsidR="00E41CA2" w:rsidDel="00D7211E">
          <w:rPr>
            <w:rFonts w:cs="Times New Roman"/>
            <w:noProof/>
            <w:lang w:val="en-GB"/>
          </w:rPr>
          <w:delText>b</w:delText>
        </w:r>
      </w:del>
      <w:ins w:id="1456" w:author="Robin Matthews" w:date="2021-07-11T17:34:00Z">
        <w:r w:rsidR="00D7211E">
          <w:rPr>
            <w:rFonts w:cs="Times New Roman"/>
            <w:noProof/>
            <w:lang w:val="en-GB"/>
          </w:rPr>
          <w:t>a</w:t>
        </w:r>
      </w:ins>
      <w:r w:rsidR="00E41CA2">
        <w:rPr>
          <w:rFonts w:cs="Times New Roman"/>
          <w:noProof/>
          <w:lang w:val="en-GB"/>
        </w:rPr>
        <w:t xml:space="preserve">, </w:t>
      </w:r>
      <w:ins w:id="1457" w:author="Robin Matthews" w:date="2021-07-11T17:34:00Z">
        <w:r w:rsidR="00D7211E">
          <w:rPr>
            <w:rFonts w:cs="Times New Roman"/>
            <w:noProof/>
            <w:lang w:val="en-GB"/>
          </w:rPr>
          <w:t>b</w:t>
        </w:r>
      </w:ins>
      <w:del w:id="1458" w:author="Robin Matthews" w:date="2021-07-11T17:34:00Z">
        <w:r w:rsidR="00E41CA2" w:rsidDel="00D7211E">
          <w:rPr>
            <w:rFonts w:cs="Times New Roman"/>
            <w:noProof/>
            <w:lang w:val="en-GB"/>
          </w:rPr>
          <w:delText>2017a</w:delText>
        </w:r>
      </w:del>
      <w:r w:rsidR="00E41CA2">
        <w:rPr>
          <w:rFonts w:cs="Times New Roman"/>
          <w:noProof/>
          <w:lang w:val="en-GB"/>
        </w:rPr>
        <w:t>)</w:t>
      </w:r>
      <w:r w:rsidRPr="00C734F4">
        <w:rPr>
          <w:rFonts w:cs="Times New Roman"/>
          <w:lang w:val="en-GB"/>
        </w:rPr>
        <w:fldChar w:fldCharType="end"/>
      </w:r>
      <w:commentRangeEnd w:id="1452"/>
      <w:r w:rsidR="00E41CA2">
        <w:rPr>
          <w:rStyle w:val="CommentReference"/>
          <w:rFonts w:asciiTheme="minorHAnsi" w:eastAsiaTheme="minorHAnsi" w:hAnsiTheme="minorHAnsi"/>
          <w:lang w:eastAsia="en-US"/>
        </w:rPr>
        <w:commentReference w:id="1452"/>
      </w:r>
      <w:r w:rsidRPr="00C734F4">
        <w:rPr>
          <w:rFonts w:cs="Times New Roman"/>
          <w:lang w:val="en-GB"/>
        </w:rPr>
        <w:t xml:space="preserve">. In addition to different forced signals, the differences of time evolution between the three SMILEs, in particular for African regions, point to the issue of global model performance in accurately representing internal variability and its future changes. While overestimation and underestimation of internal variability in current models have been reported </w:t>
      </w:r>
      <w:r w:rsidRPr="00C734F4">
        <w:rPr>
          <w:rFonts w:cs="Times New Roman"/>
          <w:lang w:val="en-GB"/>
        </w:rPr>
        <w:fldChar w:fldCharType="begin" w:fldLock="1"/>
      </w:r>
      <w:r w:rsidR="000465A7">
        <w:rPr>
          <w:rFonts w:cs="Times New Roman"/>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"Q6608", "given" : "", "non-dropping-particle" : "", "parse-names" : false, "suffix" : "" } ], "type" : "article-journal", "volume" : "41" }, "uris" : [ "http://www.mendeley.com/documents/?uuid=6138dd8d-095e-41c1-9503-2acafe470765" ] }, { "id" : "ITEM-2", "itemData" : { "DOI" : "10.1073/pnas.1412077111", "ISSN" : "0027-8424",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"ITEM-2", "issue" : "47", "issued" : { "date-parts" : [ [ "2014", "11", "25" ] ] }, "page" : "16682-16687", "title" : "Ocean surface temperature variability: Large model\u2013data differences at decadal and longer periods", "translator" : [ { "dropping-particle" : "", "family" : "Q6929", "given" : "", "non-dropping-particle" : "", "parse-names" : false, "suffix" : "" } ], "type" : "article-journal", "volume" : "111" }, "uris" : [ "http://www.mendeley.com/documents/?uuid=38b8eb0f-14bb-4aba-b5ff-778ca264d295" ] } ], "mendeley" : { "formattedCitation" : "(Eade et al., 2014; Laepple and Huybers, 2014)", "manualFormatting" : "(Eade et al., 2014; Laepple and Huybers, 2014)", "plainTextFormattedCitation" : "(Eade et al., 2014; Laepple and Huybers, 2014)", "previouslyFormattedCitation" : "(Eade et al., 2014; Laepple and Huybers,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(Eade et al., 2014; Laepple and Huybers, 2014)</w:t>
      </w:r>
      <w:r w:rsidRPr="00C734F4">
        <w:rPr>
          <w:rFonts w:cs="Times New Roman"/>
          <w:lang w:val="en-GB"/>
        </w:rPr>
        <w:fldChar w:fldCharType="end"/>
      </w:r>
      <w:r w:rsidRPr="00C734F4">
        <w:rPr>
          <w:rFonts w:cs="Times New Roman"/>
          <w:lang w:val="en-GB"/>
        </w:rPr>
        <w:t>, methodological challenges to assess the magnitude and spatial pattern of model biases in simulating internal variability, still remain (Section 10.3.4.3). Therefore, the existence of model biases and the limited knowledge of their characteristics lead to limitations about a precise quantification of internal variability influence on delayed regional-scale emergence.</w:t>
      </w:r>
    </w:p>
    <w:p w14:paraId="36F9E5F7" w14:textId="77777777" w:rsidR="006221C8" w:rsidRPr="00C734F4" w:rsidRDefault="006221C8" w:rsidP="006221C8">
      <w:pPr>
        <w:pStyle w:val="AR6BodyText"/>
        <w:rPr>
          <w:rFonts w:cs="Times New Roman"/>
          <w:lang w:val="en-GB"/>
        </w:rPr>
      </w:pPr>
    </w:p>
    <w:p w14:paraId="2BF805BB" w14:textId="008934BF"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iCs/>
          <w:lang w:val="en-GB"/>
        </w:rPr>
        <w:t xml:space="preserve">high confidence </w:t>
      </w:r>
      <w:r w:rsidRPr="00C734F4">
        <w:rPr>
          <w:rFonts w:cs="Times New Roman"/>
          <w:lang w:val="en-GB"/>
        </w:rPr>
        <w:t xml:space="preserve">that consistency in definitions of signal and noise, choice of the reference period and signal-to-noise threshold, is important to robustly assess the future emergence of anthropogenic signals across different types or generations of models, as well as comparing past emergence results between observations and models. There is </w:t>
      </w:r>
      <w:r w:rsidRPr="00C734F4">
        <w:rPr>
          <w:rFonts w:cs="Times New Roman"/>
          <w:i/>
          <w:iCs/>
          <w:lang w:val="en-GB"/>
        </w:rPr>
        <w:t>high confidence</w:t>
      </w:r>
      <w:r w:rsidRPr="00C734F4">
        <w:rPr>
          <w:rFonts w:cs="Times New Roman"/>
          <w:lang w:val="en-GB"/>
        </w:rPr>
        <w:t xml:space="preserve"> that internal variability can delay the emergence of the regional-scale mean precipitation anthropogenic signal in many regions, mainly located in the tropics, subtropics and midlatitudes. An accurate estimation of the delay in regional-scale emergence caused by internal variability remains challenging due to global model biases in their representation of internal variability as well as methodological difficulties to precisely estimate these biases (</w:t>
      </w:r>
      <w:r w:rsidRPr="00C734F4">
        <w:rPr>
          <w:rFonts w:cs="Times New Roman"/>
          <w:i/>
          <w:iCs/>
          <w:lang w:val="en-GB"/>
        </w:rPr>
        <w:t>high confidence</w:t>
      </w:r>
      <w:r w:rsidRPr="00C734F4">
        <w:rPr>
          <w:rFonts w:cs="Times New Roman"/>
          <w:lang w:val="en-GB"/>
        </w:rPr>
        <w:t>).</w:t>
      </w:r>
    </w:p>
    <w:p w14:paraId="18E50E9A" w14:textId="2387AF86" w:rsidR="007844A5" w:rsidRPr="00C734F4" w:rsidRDefault="007844A5" w:rsidP="0070710F">
      <w:pPr>
        <w:pStyle w:val="AR6BodyText"/>
        <w:rPr>
          <w:rFonts w:cs="Times New Roman"/>
          <w:lang w:val="en-GB"/>
        </w:rPr>
      </w:pPr>
    </w:p>
    <w:p w14:paraId="276574EF" w14:textId="77777777" w:rsidR="006221C8" w:rsidRPr="00C734F4" w:rsidRDefault="006221C8" w:rsidP="0070710F">
      <w:pPr>
        <w:pStyle w:val="AR6BodyText"/>
        <w:rPr>
          <w:rFonts w:cs="Times New Roman"/>
          <w:lang w:val="en-GB"/>
        </w:rPr>
      </w:pPr>
    </w:p>
    <w:p w14:paraId="266DDFBF" w14:textId="43C88139" w:rsidR="007844A5" w:rsidRPr="00C734F4" w:rsidRDefault="007F791F" w:rsidP="007844A5">
      <w:pPr>
        <w:pStyle w:val="AR6Chap10Level1101"/>
        <w:rPr>
          <w:lang w:val="en-GB"/>
        </w:rPr>
      </w:pPr>
      <w:bookmarkStart w:id="1459" w:name="_Toc5899715"/>
      <w:bookmarkStart w:id="1460" w:name="_Toc24369320"/>
      <w:bookmarkStart w:id="1461" w:name="_Toc24482512"/>
      <w:bookmarkStart w:id="1462" w:name="_Toc24636630"/>
      <w:bookmarkStart w:id="1463" w:name="_Toc29679452"/>
      <w:bookmarkStart w:id="1464" w:name="_Toc56620076"/>
      <w:bookmarkStart w:id="1465" w:name="_Toc56770407"/>
      <w:bookmarkStart w:id="1466" w:name="_Toc56770552"/>
      <w:bookmarkStart w:id="1467" w:name="_Toc70454768"/>
      <w:r w:rsidRPr="00C734F4">
        <w:rPr>
          <w:lang w:val="en-GB"/>
        </w:rPr>
        <w:t xml:space="preserve">Combining </w:t>
      </w:r>
      <w:r w:rsidR="00BF4F94" w:rsidRPr="00C734F4">
        <w:rPr>
          <w:lang w:val="en-GB"/>
        </w:rPr>
        <w:t>A</w:t>
      </w:r>
      <w:r w:rsidRPr="00C734F4">
        <w:rPr>
          <w:lang w:val="en-GB"/>
        </w:rPr>
        <w:t xml:space="preserve">pproaches to </w:t>
      </w:r>
      <w:r w:rsidR="00BF4F94" w:rsidRPr="00C734F4">
        <w:rPr>
          <w:lang w:val="en-GB"/>
        </w:rPr>
        <w:t>C</w:t>
      </w:r>
      <w:r w:rsidRPr="00C734F4">
        <w:rPr>
          <w:lang w:val="en-GB"/>
        </w:rPr>
        <w:t xml:space="preserve">onstructing </w:t>
      </w:r>
      <w:r w:rsidR="00BF4F94" w:rsidRPr="00C734F4">
        <w:rPr>
          <w:lang w:val="en-GB"/>
        </w:rPr>
        <w:t>R</w:t>
      </w:r>
      <w:r w:rsidRPr="00C734F4">
        <w:rPr>
          <w:lang w:val="en-GB"/>
        </w:rPr>
        <w:t xml:space="preserve">egional </w:t>
      </w:r>
      <w:r w:rsidR="00BF4F94" w:rsidRPr="00C734F4">
        <w:rPr>
          <w:lang w:val="en-GB"/>
        </w:rPr>
        <w:t>C</w:t>
      </w:r>
      <w:r w:rsidRPr="00C734F4">
        <w:rPr>
          <w:lang w:val="en-GB"/>
        </w:rPr>
        <w:t xml:space="preserve">limate </w:t>
      </w:r>
      <w:bookmarkEnd w:id="1459"/>
      <w:bookmarkEnd w:id="1460"/>
      <w:bookmarkEnd w:id="1461"/>
      <w:bookmarkEnd w:id="1462"/>
      <w:bookmarkEnd w:id="1463"/>
      <w:bookmarkEnd w:id="1464"/>
      <w:bookmarkEnd w:id="1465"/>
      <w:bookmarkEnd w:id="1466"/>
      <w:r w:rsidR="00BF4F94" w:rsidRPr="00C734F4">
        <w:rPr>
          <w:lang w:val="en-GB"/>
        </w:rPr>
        <w:t>I</w:t>
      </w:r>
      <w:r w:rsidR="0081226F" w:rsidRPr="00C734F4">
        <w:rPr>
          <w:lang w:val="en-GB"/>
        </w:rPr>
        <w:t>nformation</w:t>
      </w:r>
      <w:bookmarkEnd w:id="1467"/>
    </w:p>
    <w:p w14:paraId="602D65E5" w14:textId="77777777" w:rsidR="007844A5" w:rsidRPr="00C734F4" w:rsidRDefault="007844A5" w:rsidP="00E21E28">
      <w:pPr>
        <w:pStyle w:val="AR6BodyText"/>
        <w:rPr>
          <w:rFonts w:cs="Times New Roman"/>
          <w:lang w:val="en-GB"/>
        </w:rPr>
      </w:pPr>
    </w:p>
    <w:p w14:paraId="63264B20" w14:textId="7B6D3F4F" w:rsidR="00BF4F94" w:rsidRPr="00C734F4" w:rsidRDefault="00BF4F94" w:rsidP="00BF4F94">
      <w:pPr>
        <w:pStyle w:val="AR6BodyText"/>
        <w:rPr>
          <w:rFonts w:cs="Times New Roman"/>
          <w:lang w:val="en-GB"/>
        </w:rPr>
      </w:pPr>
      <w:r w:rsidRPr="00C734F4">
        <w:rPr>
          <w:rFonts w:cs="Times New Roman"/>
          <w:lang w:val="en-GB"/>
        </w:rPr>
        <w:t xml:space="preserve">This section assesses approaches and challenges for producing climate information for climate risk assessments as well as for adaptation and policy decisions at regional scales (Section 10.1.2.1). An overview of the different sources used for developing regional climate information is given in Section 10.5.1. The role of the user context in the construction of climate information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10.5.2. The distillation to combine multiple lines of evidence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10.5.3. Finally, climate services in the context of regional climate information are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10.5.4. The role of storylines in constructing climate information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in Box 10.2. The assessment of how regional climate information is distilled in the report is treated in Cross-Chapter Box 10.3, whereas the assessment of information on regional, physical climate processes that impact society or ecosystems, termed climat</w:t>
      </w:r>
      <w:r w:rsidR="00A25EE5">
        <w:rPr>
          <w:rFonts w:cs="Times New Roman"/>
          <w:lang w:val="en-GB"/>
        </w:rPr>
        <w:t>ic</w:t>
      </w:r>
      <w:r w:rsidRPr="00C734F4">
        <w:rPr>
          <w:rFonts w:cs="Times New Roman"/>
          <w:lang w:val="en-GB"/>
        </w:rPr>
        <w:t xml:space="preserve"> impact</w:t>
      </w:r>
      <w:r w:rsidR="00A25EE5">
        <w:rPr>
          <w:rFonts w:cs="Times New Roman"/>
          <w:lang w:val="en-GB"/>
        </w:rPr>
        <w:t>-</w:t>
      </w:r>
      <w:r w:rsidRPr="00C734F4">
        <w:rPr>
          <w:rFonts w:cs="Times New Roman"/>
          <w:lang w:val="en-GB"/>
        </w:rPr>
        <w:t>drivers (Section 10.1), appears in Chapter 12, as well as more information on climate services in Cross-Chapter Box 12.2.</w:t>
      </w:r>
    </w:p>
    <w:p w14:paraId="4F1CFBC4" w14:textId="77777777" w:rsidR="00BF4F94" w:rsidRPr="00C734F4" w:rsidRDefault="00BF4F94" w:rsidP="00BF4F94">
      <w:pPr>
        <w:pStyle w:val="AR6BodyText"/>
        <w:rPr>
          <w:rFonts w:cs="Times New Roman"/>
          <w:lang w:val="en-GB"/>
        </w:rPr>
      </w:pPr>
    </w:p>
    <w:p w14:paraId="25F372AF" w14:textId="77A8488C" w:rsidR="00BF4F94" w:rsidRPr="00C734F4" w:rsidRDefault="00BF4F94" w:rsidP="00BF4F94">
      <w:pPr>
        <w:pStyle w:val="AR6BodyText"/>
        <w:rPr>
          <w:rFonts w:cs="Times New Roman"/>
          <w:lang w:val="en-GB"/>
        </w:rPr>
      </w:pPr>
      <w:r w:rsidRPr="00C734F4">
        <w:rPr>
          <w:rFonts w:cs="Times New Roman"/>
          <w:lang w:val="en-GB"/>
        </w:rPr>
        <w:t xml:space="preserve">The rise in demand for relevant regional climate information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"id" : "ITEM-2",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"ITEM-2",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"id" : "ITEM-3", "itemData" : { "DOI" : "10.1038/nclimate2836", "ISSN" : "1758-678X",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"ITEM-3", "issue" : "1", "issued" : { "date-parts" : [ [ "2016", "1", "9" ] ] }, "page" : "13-14", "title" : "The rise of demand-driven climate services", "translator" : [ { "dropping-particle" : "", "family" : "Q5654", "given" : "", "non-dropping-particle" : "", "parse-names" : false, "suffix" : "" } ], "type" : "article-journal", "volume" : "6" }, "uris" : [ "http://www.mendeley.com/documents/?uuid=f4d1d4f2-baad-4b77-9db4-1d5030d16e49" ] } ], "mendeley" : { "formattedCitation" : "(Hewitt et al., 2012, 2020; Louren\u00e7o et al., 2016)", "plainTextFormattedCitation" : "(Hewitt et al., 2012, 2020; Louren\u00e7o et al., 2016)", "previouslyFormattedCitation" : "(Hewitt et al., 2012; Louren\u00e7o et al., 2016; Hewitt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(Hewitt et al., 2012, 2020; Lourenço et al., 2016)</w:t>
      </w:r>
      <w:r w:rsidRPr="00C734F4">
        <w:rPr>
          <w:rFonts w:cs="Times New Roman"/>
          <w:lang w:val="en-GB"/>
        </w:rPr>
        <w:fldChar w:fldCharType="end"/>
      </w:r>
      <w:r w:rsidRPr="00C734F4">
        <w:rPr>
          <w:rFonts w:cs="Times New Roman"/>
          <w:lang w:val="en-GB"/>
        </w:rPr>
        <w:t xml:space="preserve"> has resulted in diverse approaches to produce it. Historically, the construction of climate information has been embedded in a linear supply chain: extracting the source </w:t>
      </w:r>
      <w:r w:rsidRPr="005D5F36">
        <w:rPr>
          <w:rFonts w:cs="Times New Roman"/>
          <w:lang w:val="en-GB"/>
        </w:rPr>
        <w:t>data</w:t>
      </w:r>
      <w:r w:rsidRPr="00FD35A7">
        <w:rPr>
          <w:rFonts w:cs="Times New Roman"/>
          <w:lang w:val="en-GB"/>
        </w:rPr>
        <w:t xml:space="preserve">, processing into maps or derived data </w:t>
      </w:r>
      <w:r w:rsidRPr="00FD35A7">
        <w:rPr>
          <w:rFonts w:cs="Times New Roman"/>
          <w:lang w:val="en-GB"/>
        </w:rPr>
        <w:lastRenderedPageBreak/>
        <w:t xml:space="preserve">products, preparing the material for communication, and delivering to users </w:t>
      </w:r>
      <w:r w:rsidRPr="00441820">
        <w:rPr>
          <w:rFonts w:cs="Times New Roman"/>
          <w:lang w:val="en-GB"/>
        </w:rPr>
        <w:t>(Section 10.1.4).</w:t>
      </w:r>
      <w:r w:rsidRPr="00FD35A7">
        <w:rPr>
          <w:rFonts w:cs="Times New Roman"/>
          <w:lang w:val="en-GB"/>
        </w:rPr>
        <w:t xml:space="preserve"> Typical products are open-access, web-portal delivery services of data </w:t>
      </w:r>
      <w:r w:rsidR="003B09DF" w:rsidRPr="00FD35A7">
        <w:rPr>
          <w:rFonts w:cs="Times New Roman"/>
          <w:lang w:val="en-GB"/>
        </w:rPr>
        <w:fldChar w:fldCharType="begin" w:fldLock="1"/>
      </w:r>
      <w:r w:rsidR="000465A7">
        <w:rPr>
          <w:rFonts w:cs="Times New Roman"/>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003B09DF" w:rsidRPr="00FD35A7">
        <w:rPr>
          <w:rFonts w:cs="Times New Roman"/>
          <w:lang w:val="en-GB"/>
        </w:rPr>
        <w:fldChar w:fldCharType="separate"/>
      </w:r>
      <w:r w:rsidR="00E41CA2">
        <w:rPr>
          <w:rFonts w:cs="Times New Roman"/>
          <w:noProof/>
          <w:lang w:val="en-GB"/>
        </w:rPr>
        <w:t>(Hewitson et al., 2017)</w:t>
      </w:r>
      <w:r w:rsidR="003B09DF" w:rsidRPr="00FD35A7">
        <w:rPr>
          <w:rFonts w:cs="Times New Roman"/>
          <w:lang w:val="en-GB"/>
        </w:rPr>
        <w:fldChar w:fldCharType="end"/>
      </w:r>
      <w:r w:rsidRPr="00FD35A7">
        <w:rPr>
          <w:rFonts w:cs="Times New Roman"/>
          <w:lang w:val="en-GB"/>
        </w:rPr>
        <w:t xml:space="preserve">, which may also be implemented as commercialised climate services </w:t>
      </w:r>
      <w:r w:rsidRPr="00FD35A7">
        <w:rPr>
          <w:rFonts w:cs="Times New Roman"/>
          <w:lang w:val="en-GB"/>
        </w:rPr>
        <w:fldChar w:fldCharType="begin" w:fldLock="1"/>
      </w:r>
      <w:r w:rsidR="000465A7">
        <w:rPr>
          <w:rFonts w:cs="Times New Roman"/>
          <w:lang w:val="en-GB"/>
        </w:rPr>
        <w:instrText>ADDIN CSL_CITATION { "citationItems" : [ { "id" : "ITEM-1", "itemData" : { "DOI" : "10.1002/wcc.424", "ISSN" : "17577780", "author" : [ { "dropping-particle" : "", "family" : "Webber", "given" : "Sophie", "non-dropping-particle" : "", "parse-names" : false, "suffix" : "" }, { "dropping-particle" : "", "family" : "Donner", "given" : "Simon D", "non-dropping-particle" : "", "parse-names" : false, "suffix" : "" } ], "container-title" : "WIREs Climate Change", "id" : "ITEM-1", "issue" : "1", "issued" : { "date-parts" : [ [ "2017", "1" ] ] }, "page" : "e424", "title" : "Climate service warnings: cautions about commercializing climate science for adaptation in the developing world", "translator" : [ { "dropping-particle" : "", "family" : "Q5656", "given" : "", "non-dropping-particle" : "", "parse-names" : false, "suffix" : "" } ], "type" : "article-journal", "volume" : "8" }, "uris" : [ "http://www.mendeley.com/documents/?uuid=40501c5a-334a-4d57-b845-3e46b78069d8" ] } ], "mendeley" : { "formattedCitation" : "(Webber and Donner, 2017)", "plainTextFormattedCitation" : "(Webber and Donner, 2017)", "previouslyFormattedCitation" : "(Webber and Donner, 2017)" }, "properties" : { "noteIndex" : 0 }, "schema" : "https://github.com/citation-style-language/schema/raw/master/csl-citation.json" }</w:instrText>
      </w:r>
      <w:r w:rsidRPr="00FD35A7">
        <w:rPr>
          <w:rFonts w:cs="Times New Roman"/>
          <w:lang w:val="en-GB"/>
        </w:rPr>
        <w:fldChar w:fldCharType="separate"/>
      </w:r>
      <w:r w:rsidR="00E41CA2">
        <w:rPr>
          <w:rFonts w:cs="Times New Roman"/>
          <w:noProof/>
          <w:lang w:val="en-GB"/>
        </w:rPr>
        <w:t>(Webber and Donner, 2017)</w:t>
      </w:r>
      <w:r w:rsidRPr="00FD35A7">
        <w:rPr>
          <w:rFonts w:cs="Times New Roman"/>
          <w:lang w:val="en-GB"/>
        </w:rPr>
        <w:fldChar w:fldCharType="end"/>
      </w:r>
      <w:r w:rsidRPr="00FD35A7">
        <w:rPr>
          <w:rFonts w:cs="Times New Roman"/>
          <w:lang w:val="en-GB"/>
        </w:rPr>
        <w:t>. Such a chain, although</w:t>
      </w:r>
      <w:r w:rsidRPr="00C734F4">
        <w:rPr>
          <w:rFonts w:cs="Times New Roman"/>
          <w:lang w:val="en-GB"/>
        </w:rPr>
        <w:t xml:space="preserve"> it is intended to meet a demand for regional climate information, contains many assumptions that are not obvious to the recipients and that may introduce possible misunderstandings in the hand-over from one community to the next </w:t>
      </w:r>
      <w:r w:rsidRPr="00C734F4">
        <w:rPr>
          <w:rFonts w:cs="Times New Roman"/>
          <w:lang w:val="en-GB"/>
        </w:rPr>
        <w:fldChar w:fldCharType="begin" w:fldLock="1"/>
      </w:r>
      <w:r w:rsidR="000465A7">
        <w:rPr>
          <w:rFonts w:cs="Times New Roman"/>
          <w:lang w:val="en-GB"/>
        </w:rPr>
        <w:instrText>ADDIN CSL_CITATION { "citationItems" : [ { "id" : "ITEM-1", "itemData" : { "DOI" : "10.3354/cr033101", "abstract" : "ABSTRACT: The traditional reductionist approach to science has a tendency to create &amp;#145;islands of knowledge in a sea of ignorance&amp;#146;, with a much stronger focus on analysis of scientific inputs rather than synthesis of socially relevant outcomes. This might be the principal reason why intended end users of climate information generally fail to embrace what the climate science community has to offer. The translation of climate information into real-life action requires 3 essential components: salience (the perceived relevance of the information), credibility (the perceived technical quality of the information) and legitimacy (the perceived objectivity of the process by which the information is shared). We explore each of these components using 3 case studies focused on dryland cropping in Australia, India and Brazil. In regards to &amp;#145;salience&amp;#146; we discuss the challenge for climate science to be &amp;#145;policy-relevant&amp;#146;, using Australian drought policy as an example. In a village in southern India &amp;#145;credibility&amp;#146; was gained through engagement between scientists and risk managers with the aim of building social capital, achieved only at high cost to science institutions. Finally, in Brazil we found that &amp;#145;legitimacy&amp;#146; is a fragile, yet renewable resource that needs to be part of the package for successful climate applications; legitimacy can be easily eroded but is difficult to recover. We conclude that climate risk management requires holistic solutions derived from cross-disciplinary and participatory, user-oriented research. Approaches that combine climate, agroecological and socioeconomic models provide the scientific capabilities for establishment of &amp;#145;borderless&amp;#146; institutions without disciplinary constraints. Such institutions could provide the necessary support and flexibility to deliver the social benefits of climate science across diverse contexts. Our case studies show that this type of solution is already being applied, and suggest that the climate science community attempt to address existing institutional constraints, which still impede climate risk management.", "author" : [ { "dropping-particle" : "", "family" : "Meinke", "given" : "Holger", "non-dropping-particle" : "", "parse-names" : false, "suffix" : "" }, { "dropping-particle" : "", "family" : "Nelson", "given" : "Rohan", "non-dropping-particle" : "", "parse-names" : false, "suffix" : "" }, { "dropping-particle" : "", "family" : "Kokic", "given" : "Phil", "non-dropping-particle" : "", "parse-names" : false, "suffix" : "" }, { "dropping-particle" : "", "family" : "Stone", "given" : "Roger", "non-dropping-particle" : "", "parse-names" : false, "suffix" : "" }, { "dropping-particle" : "", "family" : "Selvaraju", "given" : "Ramasamy", "non-dropping-particle" : "", "parse-names" : false, "suffix" : "" } ], "container-title" : "Climate Research", "id" : "ITEM-1", "issue" : "1", "issued" : { "date-parts" : [ [ "2006" ] ] }, "note" : "10.3354/cr033101", "page" : "101-110", "title" : "Actionable climate knowledge: from analysis to synthesis", "translator" : [ { "dropping-particle" : "", "family" : "Q4109", "given" : "", "non-dropping-particle" : "", "parse-names" : false, "suffix" : "" } ], "type" : "article-journal", "volume" : "33" }, "uris" : [ "http://www.mendeley.com/documents/?uuid=f95a9ad5-f5e7-4681-bc69-ffa65d8e1113" ] }, { "id" : "ITEM-2",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"(Meinke et al., 2006; Lemos et al., 2012)", "plainTextFormattedCitation" : "(Meinke et al., 2006; Lemos et al., 2012)", "previouslyFormattedCitation" : "(Meinke et al., 2006; Lemos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(Meinke et al., 2006; Lemos et al., 2012)</w:t>
      </w:r>
      <w:r w:rsidRPr="00C734F4">
        <w:rPr>
          <w:rFonts w:cs="Times New Roman"/>
          <w:lang w:val="en-GB"/>
        </w:rPr>
        <w:fldChar w:fldCharType="end"/>
      </w:r>
      <w:r w:rsidRPr="00C734F4">
        <w:rPr>
          <w:rFonts w:cs="Times New Roman"/>
          <w:lang w:val="en-GB"/>
        </w:rPr>
        <w:t>. In recognition that data is not necessarily relevant information, a new pathway towards a tailored distillation of climate information has emerged. The construction of information assessed in this section draws on multiple sources (Figure 10.16), whereby the context framing for an application is addressed through co-design with users. The constructed information is then translated into the context of the user taking into account the values of all actors involved (Figure 10.1 and Sections 10.5.2 and 10.5.3).</w:t>
      </w:r>
    </w:p>
    <w:p w14:paraId="07836D4F" w14:textId="77777777" w:rsidR="00BF4F94" w:rsidRPr="00C734F4" w:rsidRDefault="00BF4F94" w:rsidP="00BF4F94">
      <w:pPr>
        <w:pStyle w:val="AR6BodyText"/>
        <w:rPr>
          <w:rFonts w:cs="Times New Roman"/>
          <w:lang w:val="en-GB"/>
        </w:rPr>
      </w:pPr>
    </w:p>
    <w:p w14:paraId="580518FC" w14:textId="77777777" w:rsidR="00BF4F94" w:rsidRPr="00C734F4" w:rsidRDefault="00BF4F94" w:rsidP="00BF4F94">
      <w:pPr>
        <w:pStyle w:val="AR6BodyText"/>
        <w:rPr>
          <w:rFonts w:cs="Times New Roman"/>
          <w:lang w:val="en-GB"/>
        </w:rPr>
      </w:pPr>
    </w:p>
    <w:p w14:paraId="569C589B" w14:textId="77777777" w:rsidR="00BF4F94" w:rsidRPr="00C734F4" w:rsidRDefault="00BF4F94" w:rsidP="00BF4F94">
      <w:pPr>
        <w:pStyle w:val="AR6Chap10Level21011"/>
        <w:rPr>
          <w:lang w:val="en-GB"/>
        </w:rPr>
      </w:pPr>
      <w:bookmarkStart w:id="1468" w:name="_Toc70454769"/>
      <w:r w:rsidRPr="00C734F4">
        <w:rPr>
          <w:lang w:val="en-GB"/>
        </w:rPr>
        <w:t>Sources of Regional Climate Information</w:t>
      </w:r>
      <w:bookmarkEnd w:id="1468"/>
    </w:p>
    <w:p w14:paraId="47002313" w14:textId="77777777" w:rsidR="00BF4F94" w:rsidRDefault="00BF4F94" w:rsidP="00094546">
      <w:pPr>
        <w:pStyle w:val="AR6BodyTextBold"/>
        <w:rPr>
          <w:b w:val="0"/>
          <w:lang w:val="en-GB"/>
        </w:rPr>
      </w:pPr>
    </w:p>
    <w:p w14:paraId="29933C8E" w14:textId="77777777" w:rsidR="00A766DC" w:rsidRPr="00A766DC" w:rsidRDefault="00A766DC" w:rsidP="00A766DC">
      <w:pPr>
        <w:pStyle w:val="AR6BodyText"/>
        <w:rPr>
          <w:lang w:val="en-GB"/>
        </w:rPr>
      </w:pPr>
    </w:p>
    <w:p w14:paraId="6B4E77E7" w14:textId="77777777" w:rsidR="00BF4F94" w:rsidRPr="009B6342" w:rsidRDefault="00BF4F94" w:rsidP="009B6342">
      <w:pPr>
        <w:pStyle w:val="AR6BodyText"/>
        <w:rPr>
          <w:b/>
          <w:bCs/>
        </w:rPr>
      </w:pPr>
      <w:bookmarkStart w:id="1469" w:name="_Toc66886362"/>
      <w:r w:rsidRPr="009B6342">
        <w:rPr>
          <w:b/>
          <w:bCs/>
        </w:rPr>
        <w:t>[START FIGURE 10.16 HERE]</w:t>
      </w:r>
      <w:bookmarkEnd w:id="1469"/>
    </w:p>
    <w:p w14:paraId="3C5AB741" w14:textId="77777777" w:rsidR="00BF4F94" w:rsidRPr="00C734F4" w:rsidRDefault="00BF4F94" w:rsidP="00094546">
      <w:pPr>
        <w:pStyle w:val="AR6BodyText"/>
        <w:rPr>
          <w:b/>
          <w:lang w:val="en-GB"/>
        </w:rPr>
      </w:pPr>
    </w:p>
    <w:p w14:paraId="7F350676" w14:textId="3F4B7633" w:rsidR="00BF4F94" w:rsidRPr="00C734F4" w:rsidRDefault="0063542E" w:rsidP="004C600C">
      <w:pPr>
        <w:pStyle w:val="AR6Chap10Figure"/>
        <w:rPr>
          <w:lang w:val="en-GB"/>
        </w:rPr>
      </w:pPr>
      <w:r>
        <w:rPr>
          <w:lang w:val="en-GB"/>
        </w:rPr>
        <w:t xml:space="preserve"> </w:t>
      </w:r>
      <w:r w:rsidR="00BF4F94" w:rsidRPr="00441820">
        <w:rPr>
          <w:b/>
          <w:lang w:val="en-GB"/>
        </w:rPr>
        <w:t xml:space="preserve">Illustration of how using different </w:t>
      </w:r>
      <w:r w:rsidR="00220D77" w:rsidRPr="00441820">
        <w:rPr>
          <w:b/>
          <w:lang w:val="en-GB"/>
        </w:rPr>
        <w:t xml:space="preserve">sources </w:t>
      </w:r>
      <w:r w:rsidR="00BF4F94" w:rsidRPr="00441820">
        <w:rPr>
          <w:b/>
          <w:lang w:val="en-GB"/>
        </w:rPr>
        <w:t>can result in different and potentially conflicting information.</w:t>
      </w:r>
      <w:r w:rsidR="00BF4F94" w:rsidRPr="00C734F4">
        <w:rPr>
          <w:lang w:val="en-GB"/>
        </w:rPr>
        <w:t xml:space="preserve"> Change in daily precipitation (2071‒2100 RCP8.5 relative to 1981‒2010) over West Africa as simulated by an ensemble of GCM-driven RCMs. (a) Change in daily precipitation (mm) for April to September, as mean of 17 CORDEX models </w:t>
      </w:r>
      <w:r w:rsidR="00BF4F94" w:rsidRPr="00A766DC">
        <w:rPr>
          <w:shd w:val="clear" w:color="auto" w:fill="FFFFFF" w:themeFill="background1"/>
          <w:lang w:val="en-GB"/>
        </w:rPr>
        <w:fldChar w:fldCharType="begin" w:fldLock="1"/>
      </w:r>
      <w:r w:rsidR="000465A7">
        <w:rPr>
          <w:shd w:val="clear" w:color="auto" w:fill="FFFFFF" w:themeFill="background1"/>
          <w:lang w:val="en-GB"/>
        </w:rPr>
        <w: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"plainTextFormattedCitation" : "(Dosio et al., 2020)", "previouslyFormattedCitation" : "(Dosio et al., 2020)" }, "properties" : { "noteIndex" : 0 }, "schema" : "https://github.com/citation-style-language/schema/raw/master/csl-citation.json" }</w:instrText>
      </w:r>
      <w:r w:rsidR="00BF4F94" w:rsidRPr="00A766DC">
        <w:rPr>
          <w:shd w:val="clear" w:color="auto" w:fill="FFFFFF" w:themeFill="background1"/>
          <w:lang w:val="en-GB"/>
        </w:rPr>
        <w:fldChar w:fldCharType="separate"/>
      </w:r>
      <w:r w:rsidR="00E41CA2">
        <w:rPr>
          <w:noProof/>
          <w:shd w:val="clear" w:color="auto" w:fill="FFFFFF" w:themeFill="background1"/>
          <w:lang w:val="en-GB"/>
        </w:rPr>
        <w:t>(Dosio et al., 2020)</w:t>
      </w:r>
      <w:r w:rsidR="00BF4F94" w:rsidRPr="00A766DC">
        <w:rPr>
          <w:shd w:val="clear" w:color="auto" w:fill="FFFFFF" w:themeFill="background1"/>
          <w:lang w:val="en-GB"/>
        </w:rPr>
        <w:fldChar w:fldCharType="end"/>
      </w:r>
      <w:r w:rsidR="00BF4F94" w:rsidRPr="00A766DC">
        <w:rPr>
          <w:shd w:val="clear" w:color="auto" w:fill="FFFFFF" w:themeFill="background1"/>
          <w:lang w:val="en-GB"/>
        </w:rPr>
        <w:t xml:space="preserve"> </w:t>
      </w:r>
      <w:r w:rsidR="00BF4F94" w:rsidRPr="00C734F4">
        <w:rPr>
          <w:lang w:val="en-GB"/>
        </w:rPr>
        <w:t xml:space="preserve">(b-e) Time-latitude diagram of daily precipitation change for four selected RCM-GCM combinations. For each month and latitude, model results are zonally averaged between 10°W‒10°E (blue box in a). Different GCM-RCM combinations can produce substantially different and contrasting results, when the same RCM is used to downscale different GCMs (b, d), or the same GCM is downscaled by different RCMs (d, e). GCM1=IPSL-IPSL-CM5A, GCM2=ICHEC-EC-EARTH, RCM1=RCA4, RCM2=REMO2009. </w:t>
      </w:r>
      <w:r w:rsidR="00BF4F94" w:rsidRPr="00C734F4">
        <w:rPr>
          <w:color w:val="1D1C1D"/>
          <w:shd w:val="clear" w:color="auto" w:fill="F8F8F8"/>
          <w:lang w:val="en-GB"/>
        </w:rPr>
        <w:t xml:space="preserve">Adapted </w:t>
      </w:r>
      <w:r w:rsidR="00BF4F94" w:rsidRPr="009E1FF7">
        <w:rPr>
          <w:color w:val="1D1C1D"/>
          <w:shd w:val="clear" w:color="auto" w:fill="F8F8F8"/>
          <w:lang w:val="en-GB"/>
        </w:rPr>
        <w:t>from</w:t>
      </w:r>
      <w:r w:rsidR="006559CC" w:rsidRPr="009E1FF7">
        <w:rPr>
          <w:color w:val="1D1C1D"/>
          <w:shd w:val="clear" w:color="auto" w:fill="F8F8F8"/>
          <w:lang w:val="en-GB"/>
        </w:rPr>
        <w:t xml:space="preserve"> </w:t>
      </w:r>
      <w:r w:rsidR="006559CC" w:rsidRPr="00441820">
        <w:rPr>
          <w:color w:val="1D1C1D"/>
          <w:shd w:val="clear" w:color="auto" w:fill="F8F8F8"/>
          <w:lang w:val="en-GB"/>
        </w:rPr>
        <w:fldChar w:fldCharType="begin" w:fldLock="1"/>
      </w:r>
      <w:ins w:id="1470" w:author="Robin Matthews" w:date="2021-07-11T20:40:00Z">
        <w:r w:rsidR="003833DD">
          <w:rPr>
            <w:color w:val="1D1C1D"/>
            <w:shd w:val="clear" w:color="auto" w:fill="F8F8F8"/>
            <w:lang w:val="en-GB"/>
          </w:rPr>
          <w: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"manualFormatting" : "Dosio et al., (2020)", "plainTextFormattedCitation" : "(Dosio et al., 2020)", "previouslyFormattedCitation" : "(Dosio et al., 2020)" }, "properties" : { "noteIndex" : 0 }, "schema" : "https://github.com/citation-style-language/schema/raw/master/csl-citation.json" }</w:instrText>
        </w:r>
      </w:ins>
      <w:del w:id="1471" w:author="Robin Matthews" w:date="2021-07-11T20:40:00Z">
        <w:r w:rsidR="000465A7" w:rsidDel="003833DD">
          <w:rPr>
            <w:color w:val="1D1C1D"/>
            <w:shd w:val="clear" w:color="auto" w:fill="F8F8F8"/>
            <w:lang w:val="en-GB"/>
          </w:rPr>
          <w:del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"plainTextFormattedCitation" : "(Dosio et al., 2020)", "previouslyFormattedCitation" : "(Dosio et al., 2020)" }, "properties" : { "noteIndex" : 0 }, "schema" : "https://github.com/citation-style-language/schema/raw/master/csl-citation.json" }</w:delInstrText>
        </w:r>
      </w:del>
      <w:r w:rsidR="006559CC" w:rsidRPr="00441820">
        <w:rPr>
          <w:color w:val="1D1C1D"/>
          <w:shd w:val="clear" w:color="auto" w:fill="F8F8F8"/>
          <w:lang w:val="en-GB"/>
        </w:rPr>
        <w:fldChar w:fldCharType="separate"/>
      </w:r>
      <w:del w:id="1472" w:author="Robin Matthews" w:date="2021-07-11T20:40:00Z">
        <w:r w:rsidR="00E41CA2" w:rsidDel="003833DD">
          <w:rPr>
            <w:noProof/>
            <w:color w:val="1D1C1D"/>
            <w:shd w:val="clear" w:color="auto" w:fill="F8F8F8"/>
            <w:lang w:val="en-GB"/>
          </w:rPr>
          <w:delText>(</w:delText>
        </w:r>
      </w:del>
      <w:r w:rsidR="00E41CA2">
        <w:rPr>
          <w:noProof/>
          <w:color w:val="1D1C1D"/>
          <w:shd w:val="clear" w:color="auto" w:fill="F8F8F8"/>
          <w:lang w:val="en-GB"/>
        </w:rPr>
        <w:t xml:space="preserve">Dosio et al., </w:t>
      </w:r>
      <w:ins w:id="1473" w:author="Robin Matthews" w:date="2021-07-11T20:40:00Z">
        <w:r w:rsidR="003833DD">
          <w:rPr>
            <w:noProof/>
            <w:color w:val="1D1C1D"/>
            <w:shd w:val="clear" w:color="auto" w:fill="F8F8F8"/>
            <w:lang w:val="en-GB"/>
          </w:rPr>
          <w:t>(</w:t>
        </w:r>
      </w:ins>
      <w:r w:rsidR="00E41CA2">
        <w:rPr>
          <w:noProof/>
          <w:color w:val="1D1C1D"/>
          <w:shd w:val="clear" w:color="auto" w:fill="F8F8F8"/>
          <w:lang w:val="en-GB"/>
        </w:rPr>
        <w:t>2020)</w:t>
      </w:r>
      <w:r w:rsidR="006559CC" w:rsidRPr="00441820">
        <w:rPr>
          <w:color w:val="1D1C1D"/>
          <w:shd w:val="clear" w:color="auto" w:fill="F8F8F8"/>
          <w:lang w:val="en-GB"/>
        </w:rPr>
        <w:fldChar w:fldCharType="end"/>
      </w:r>
      <w:r w:rsidR="00BF4F94" w:rsidRPr="00441820">
        <w:rPr>
          <w:color w:val="1D1C1D"/>
          <w:shd w:val="clear" w:color="auto" w:fill="F8F8F8"/>
          <w:lang w:val="en-GB"/>
        </w:rPr>
        <w:t>,</w:t>
      </w:r>
      <w:r w:rsidR="00BF4F94" w:rsidRPr="00C734F4">
        <w:rPr>
          <w:color w:val="1D1C1D"/>
          <w:shd w:val="clear" w:color="auto" w:fill="F8F8F8"/>
          <w:lang w:val="en-GB"/>
        </w:rPr>
        <w:t xml:space="preserve"> CCBY4.0 </w:t>
      </w:r>
      <w:hyperlink r:id="rId15" w:tgtFrame="_blank" w:history="1">
        <w:r w:rsidR="00BF4F94" w:rsidRPr="00C734F4">
          <w:rPr>
            <w:rStyle w:val="Hyperlink"/>
            <w:rFonts w:eastAsiaTheme="majorEastAsia" w:cs="Times New Roman"/>
            <w:lang w:val="en-GB"/>
          </w:rPr>
          <w:t>https://creativecommons.org/licenses/by/4.0/</w:t>
        </w:r>
      </w:hyperlink>
      <w:r>
        <w:rPr>
          <w:rStyle w:val="Hyperlink"/>
          <w:rFonts w:eastAsiaTheme="majorEastAsia" w:cs="Times New Roman"/>
          <w:lang w:val="en-GB"/>
        </w:rPr>
        <w:t xml:space="preserve">. </w:t>
      </w:r>
      <w:r w:rsidRPr="004369BC">
        <w:rPr>
          <w:rFonts w:cs="Times New Roman"/>
          <w:szCs w:val="20"/>
        </w:rPr>
        <w:t xml:space="preserve">Further details on data sources and processing are available in the chapter data table (Table </w:t>
      </w:r>
      <w:r>
        <w:rPr>
          <w:rFonts w:cs="Times New Roman"/>
          <w:szCs w:val="20"/>
        </w:rPr>
        <w:t>10.SM.11</w:t>
      </w:r>
      <w:r w:rsidRPr="004369BC">
        <w:rPr>
          <w:rFonts w:cs="Times New Roman"/>
          <w:szCs w:val="20"/>
        </w:rPr>
        <w:t>).</w:t>
      </w:r>
    </w:p>
    <w:p w14:paraId="3045D282" w14:textId="77777777" w:rsidR="00BF4F94" w:rsidRPr="00C734F4" w:rsidRDefault="00BF4F94" w:rsidP="00094546">
      <w:pPr>
        <w:pStyle w:val="AR6BodyText"/>
        <w:rPr>
          <w:lang w:val="en-GB"/>
        </w:rPr>
      </w:pPr>
      <w:r w:rsidRPr="00C734F4">
        <w:rPr>
          <w:lang w:val="en-GB"/>
        </w:rPr>
        <w:t xml:space="preserve"> </w:t>
      </w:r>
    </w:p>
    <w:p w14:paraId="01A97F9A" w14:textId="77777777" w:rsidR="00BF4F94" w:rsidRPr="00737B5A" w:rsidRDefault="00BF4F94" w:rsidP="009B6342">
      <w:pPr>
        <w:pStyle w:val="AR6BodyText"/>
        <w:rPr>
          <w:b/>
          <w:bCs/>
          <w:lang w:val="en-US"/>
        </w:rPr>
      </w:pPr>
      <w:bookmarkStart w:id="1474" w:name="_Toc66886363"/>
      <w:r w:rsidRPr="00737B5A">
        <w:rPr>
          <w:b/>
          <w:bCs/>
          <w:lang w:val="en-US"/>
        </w:rPr>
        <w:t>[END FIGURE 10.16 HERE]</w:t>
      </w:r>
      <w:bookmarkEnd w:id="1474"/>
    </w:p>
    <w:p w14:paraId="5E90D72A" w14:textId="77777777" w:rsidR="00BF4F94" w:rsidRPr="00C734F4" w:rsidRDefault="00BF4F94" w:rsidP="00094546">
      <w:pPr>
        <w:pStyle w:val="AR6BodyText"/>
        <w:rPr>
          <w:lang w:val="en-GB"/>
        </w:rPr>
      </w:pPr>
    </w:p>
    <w:p w14:paraId="759B4424" w14:textId="77777777" w:rsidR="00BF4F94" w:rsidRPr="00C734F4" w:rsidRDefault="00BF4F94" w:rsidP="00BF4F94">
      <w:pPr>
        <w:pStyle w:val="AR6BodyText"/>
        <w:rPr>
          <w:lang w:val="en-GB"/>
        </w:rPr>
      </w:pPr>
    </w:p>
    <w:p w14:paraId="6092153C" w14:textId="77777777" w:rsidR="00BF4F94" w:rsidRPr="00C734F4" w:rsidRDefault="00BF4F94" w:rsidP="00BF4F94">
      <w:pPr>
        <w:pStyle w:val="AR6BodyText"/>
        <w:rPr>
          <w:rFonts w:cs="Times New Roman"/>
          <w:lang w:val="en-GB"/>
        </w:rPr>
      </w:pPr>
      <w:r w:rsidRPr="00C734F4">
        <w:rPr>
          <w:rFonts w:cs="Times New Roman"/>
          <w:lang w:val="en-GB"/>
        </w:rPr>
        <w:t>Regional climate information may be constructed from a diverse range of sources, each depending on different assumptions and affected by different methodological limitations (Sections 10.2, 10.3 and 10.4). The construction of information may lead to products for direct adoption by users, or intermediate products for further analysis by users and climate services agencies in collaboration with climate scientists. Widely used sources include:</w:t>
      </w:r>
    </w:p>
    <w:p w14:paraId="5F4577E3" w14:textId="712E40A1" w:rsidR="00BF4F94" w:rsidRPr="00C734F4" w:rsidRDefault="00BF4F94" w:rsidP="00A766DC">
      <w:pPr>
        <w:pStyle w:val="AR6BodyText"/>
        <w:numPr>
          <w:ilvl w:val="0"/>
          <w:numId w:val="13"/>
        </w:numPr>
        <w:shd w:val="clear" w:color="auto" w:fill="FFFFFF" w:themeFill="background1"/>
        <w:rPr>
          <w:lang w:val="en-GB"/>
        </w:rPr>
      </w:pPr>
      <w:r w:rsidRPr="00C734F4">
        <w:rPr>
          <w:lang w:val="en-GB"/>
        </w:rPr>
        <w:t xml:space="preserve">Extrapolation of observed historical trends into the future (e.g., </w:t>
      </w:r>
      <w:commentRangeStart w:id="1475"/>
      <w:r w:rsidRPr="00C734F4">
        <w:rPr>
          <w:lang w:val="en-GB"/>
        </w:rPr>
        <w:fldChar w:fldCharType="begin" w:fldLock="1"/>
      </w:r>
      <w:ins w:id="1476" w:author="Robin Matthews" w:date="2021-07-11T17:34:00Z">
        <w:r w:rsidR="00D7211E">
          <w:rPr>
            <w:lang w:val="en-GB"/>
          </w:rPr>
          <w:instrText>ADDIN CSL_CITATION { "citationItems" : [ { "id" : "ITEM-1", "itemData" : { "DOI" : "10.1175/2007JAMC1666.1", "ISSN" : "1558-8424", "author" : [ { "dropping-particle" : "", "family" : "Livezey", "given" : "Robert E.", "non-dropping-particle" : "", "parse-names" : false, "suffix" : "" }, { "dropping-particle" : "", "family" : "Vinnikov", "given" : "Konstantin Y.", "non-dropping-particle" : "", "parse-names" : false, "suffix" : "" }, { "dropping-particle" : "", "family" : "Timofeyeva", "given" : "Marina M.", "non-dropping-particle" : "", "parse-names" : false, "suffix" : "" }, { "dropping-particle" : "", "family" : "Tinker", "given" : "Richard", "non-dropping-particle" : "", "parse-names" : false, "suffix" : "" }, { "dropping-particle" : "", "family" : "Dool", "given" : "Huug M.", "non-dropping-particle" : "van den", "parse-names" : false, "suffix" : "" } ], "container-title" : "Journal of Applied Meteorology and Climatology", "id" : "ITEM-1", "issue" : "11", "issued" : { "date-parts" : [ [ "2007", "11" ] ] }, "page" : "1759-1776", "title" : "Estimation and Extrapolation of Climate Normals and Climatic Trends", "translator" : [ { "dropping-particle" : "", "family" : "Q5805", "given" : "", "non-dropping-particle" : "", "parse-names" : false, "suffix" : "" } ], "type" : "article-journal", "volume" : "46" }, "uris" : [ "http://www.mendeley.com/documents/?uuid=ae8dca1b-5e3f-49c7-81d4-e72372e30723" ] }, { "id" : "ITEM-2", "itemData" : { "DOI" : "10.5194/hess-20-3967-2016", "ISSN" : "1607-7938", "abstract" : "Abstract. The objective of this paper is to present a framework for assessing climate impacts on future low flows that combines different sources of information, termed pillars. To illustrate the framework three pillars are chosen: (a) extrapolation of observed low-flow trends into the future, (b) rainfall\u2013runoff projections based on climate scenarios and (c) extrapolation of changing stochastic rainfall characteristics into the future combined with rainfall\u2013runoff modelling. Alternative pillars could be included in the overall framework. The three pillars are combined by expert judgement based on a synoptic view of data, model outputs and process reasoning. The consistency/inconsistency between the pillars is considered an indicator of the certainty/uncertainty of the projections. The viability of the framework is illustrated for four example catchments from Austria that represent typical climate conditions in central Europe. In the Alpine region where winter low flows dominate, trend projections and climate scenarios yield consistently increasing low flows, although of different magnitudes. In the region north of the Alps, consistently small changes are projected by all methods. In the regions in the south and south-east, more pronounced and mostly decreasing trends are projected but there is disagreement in the magnitudes of the projected changes. The process reasons for the consistencies/inconsistencies are discussed. For an Alpine region such as Austria the key to understanding low flows is whether they are controlled by freezing and snowmelt processes, or by the summer moisture deficit associated with evaporation. It is argued that the three-pillar approach offers a systematic framework of combining different sources of information aimed at more robust projections than that obtained from each pillar alone.", "author" : [ { "dropping-particle" : "", "family" : "Laaha", "given" : "Gregor", "non-dropping-particle" : "", "parse-names" : false, "suffix" : "" }, { "dropping-particle" : "", "family" : "Parajka", "given" : "Juraj", "non-dropping-particle" : "", "parse-names" : false, "suffix" : "" }, { "dropping-particle" : "", "family" : "Viglione", "given" : "Alberto", "non-dropping-particle" : "", "parse-names" : false, "suffix" : "" }, { "dropping-particle" : "", "family" : "Koffler", "given" : "Daniel", "non-dropping-particle" : "", "parse-names" : false, "suffix" : "" }, { "dropping-particle" : "", "family" : "Haslinger", "given" : "Klaus", "non-dropping-particle" : "", "parse-names" : false, "suffix" : "" }, { "dropping-particle" : "", "family" : "Sch\u00f6ner", "given" : "Wolfgang", "non-dropping-particle" : "", "parse-names" : false, "suffix" : "" }, { "dropping-particle" : "", "family" : "Zehetgruber", "given" : "Judith", "non-dropping-particle" : "", "parse-names" : false, "suffix" : "" }, { "dropping-particle" : "", "family" : "Bl\u00f6schl", "given" : "G\u00fcnter", "non-dropping-particle" : "", "parse-names" : false, "suffix" : "" } ], "container-title" : "Hydrology and Earth System Sciences", "id" : "ITEM-2", "issue" : "9", "issued" : { "date-parts" : [ [ "2016", "9", "27" ] ] }, "page" : "3967-3985", "title" : "A three-pillar approach to assessing climate impacts on low flows", "translator" : [ { "dropping-particle" : "", "family" : "Q5804", "given" : "", "non-dropping-particle" : "", "parse-names" : false, "suffix" : "" } ], "type" : "article-journal", "volume" : "20" }, "uris" : [ "http://www.mendeley.com/documents/?uuid=b0f99ea1-9358-4704-af88-5d612a76bdb6" ] } ], "mendeley" : { "formattedCitation" : "(Livezey et al., 2007; Laaha et al., 2016)", "manualFormatting" : "Livezey et al., 2007; Laaha et al., 2016)", "plainTextFormattedCitation" : "(Livezey et al., 2007; Laaha et al., 2016)", "previouslyFormattedCitation" : "(Livezey et al., 2007; Laaha et al., 2016)" }, "properties" : { "noteIndex" : 0 }, "schema" : "https://github.com/citation-style-language/schema/raw/master/csl-citation.json" }</w:instrText>
        </w:r>
      </w:ins>
      <w:del w:id="1477" w:author="Robin Matthews" w:date="2021-07-11T17:34:00Z">
        <w:r w:rsidR="000465A7" w:rsidDel="00D7211E">
          <w:rPr>
            <w:lang w:val="en-GB"/>
          </w:rPr>
          <w:delInstrText>ADDIN CSL_CITATION { "citationItems" : [ { "id" : "ITEM-1", "itemData" : { "DOI" : "10.1175/2007JAMC1666.1", "ISSN" : "1558-8424", "author" : [ { "dropping-particle" : "", "family" : "Livezey", "given" : "Robert E.", "non-dropping-particle" : "", "parse-names" : false, "suffix" : "" }, { "dropping-particle" : "", "family" : "Vinnikov", "given" : "Konstantin Y.", "non-dropping-particle" : "", "parse-names" : false, "suffix" : "" }, { "dropping-particle" : "", "family" : "Timofeyeva", "given" : "Marina M.", "non-dropping-particle" : "", "parse-names" : false, "suffix" : "" }, { "dropping-particle" : "", "family" : "Tinker", "given" : "Richard", "non-dropping-particle" : "", "parse-names" : false, "suffix" : "" }, { "dropping-particle" : "", "family" : "Dool", "given" : "Huug M.", "non-dropping-particle" : "van den", "parse-names" : false, "suffix" : "" } ], "container-title" : "Journal of Applied Meteorology and Climatology", "id" : "ITEM-1", "issue" : "11", "issued" : { "date-parts" : [ [ "2007", "11" ] ] }, "page" : "1759-1776", "title" : "Estimation and Extrapolation of Climate Normals and Climatic Trends", "translator" : [ { "dropping-particle" : "", "family" : "Q5805", "given" : "", "non-dropping-particle" : "", "parse-names" : false, "suffix" : "" } ], "type" : "article-journal", "volume" : "46" }, "uris" : [ "http://www.mendeley.com/documents/?uuid=ae8dca1b-5e3f-49c7-81d4-e72372e30723" ] }, { "id" : "ITEM-2", "itemData" : { "DOI" : "10.5194/hess-20-3967-2016", "ISSN" : "1607-7938", "abstract" : "Abstract. The objective of this paper is to present a framework for assessing climate impacts on future low flows that combines different sources of information, termed pillars. To illustrate the framework three pillars are chosen: (a) extrapolation of observed low-flow trends into the future, (b) rainfall\u2013runoff projections based on climate scenarios and (c) extrapolation of changing stochastic rainfall characteristics into the future combined with rainfall\u2013runoff modelling. Alternative pillars could be included in the overall framework. The three pillars are combined by expert judgement based on a synoptic view of data, model outputs and process reasoning. The consistency/inconsistency between the pillars is considered an indicator of the certainty/uncertainty of the projections. The viability of the framework is illustrated for four example catchments from Austria that represent typical climate conditions in central Europe. In the Alpine region where winter low flows dominate, trend projections and climate scenarios yield consistently increasing low flows, although of different magnitudes. In the region north of the Alps, consistently small changes are projected by all methods. In the regions in the south and south-east, more pronounced and mostly decreasing trends are projected but there is disagreement in the magnitudes of the projected changes. The process reasons for the consistencies/inconsistencies are discussed. For an Alpine region such as Austria the key to understanding low flows is whether they are controlled by freezing and snowmelt processes, or by the summer moisture deficit associated with evaporation. It is argued that the three-pillar approach offers a systematic framework of combining different sources of information aimed at more robust projections than that obtained from each pillar alone.", "author" : [ { "dropping-particle" : "", "family" : "Laaha", "given" : "Gregor", "non-dropping-particle" : "", "parse-names" : false, "suffix" : "" }, { "dropping-particle" : "", "family" : "Parajka", "given" : "Juraj", "non-dropping-particle" : "", "parse-names" : false, "suffix" : "" }, { "dropping-particle" : "", "family" : "Viglione", "given" : "Alberto", "non-dropping-particle" : "", "parse-names" : false, "suffix" : "" }, { "dropping-particle" : "", "family" : "Koffler", "given" : "Daniel", "non-dropping-particle" : "", "parse-names" : false, "suffix" : "" }, { "dropping-particle" : "", "family" : "Haslinger", "given" : "Klaus", "non-dropping-particle" : "", "parse-names" : false, "suffix" : "" }, { "dropping-particle" : "", "family" : "Sch\u00f6ner", "given" : "Wolfgang", "non-dropping-particle" : "", "parse-names" : false, "suffix" : "" }, { "dropping-particle" : "", "family" : "Zehetgruber", "given" : "Judith", "non-dropping-particle" : "", "parse-names" : false, "suffix" : "" }, { "dropping-particle" : "", "family" : "Bl\u00f6schl", "given" : "G\u00fcnter", "non-dropping-particle" : "", "parse-names" : false, "suffix" : "" } ], "container-title" : "Hydrology and Earth System Sciences", "id" : "ITEM-2", "issue" : "9", "issued" : { "date-parts" : [ [ "2016", "9", "27" ] ] }, "page" : "3967-3985", "title" : "A three-pillar approach to assessing climate impacts on low flows", "translator" : [ { "dropping-particle" : "", "family" : "Q5804", "given" : "", "non-dropping-particle" : "", "parse-names" : false, "suffix" : "" } ], "type" : "article-journal", "volume" : "20" }, "uris" : [ "http://www.mendeley.com/documents/?uuid=b0f99ea1-9358-4704-af88-5d612a76bdb6" ] } ], "mendeley" : { "formattedCitation" : "(Livezey et al., 2007; Laaha et al., 2016)", "manualFormatting" : "Livezey et al., 2007; Laaha et al., 2016", "plainTextFormattedCitation" : "(Livezey et al., 2007; Laaha et al., 2016)", "previouslyFormattedCitation" : "(Livezey et al., 2007; Laaha et al., 2016)" }, "properties" : { "noteIndex" : 0 }, "schema" : "https://github.com/citation-style-language/schema/raw/master/csl-citation.json" }</w:delInstrText>
        </w:r>
      </w:del>
      <w:r w:rsidRPr="00C734F4">
        <w:rPr>
          <w:lang w:val="en-GB"/>
        </w:rPr>
        <w:fldChar w:fldCharType="separate"/>
      </w:r>
      <w:r w:rsidR="00E41CA2">
        <w:rPr>
          <w:noProof/>
          <w:lang w:val="en-GB"/>
        </w:rPr>
        <w:t>Livezey et al., 2007; Laaha et al., 201</w:t>
      </w:r>
      <w:ins w:id="1478" w:author="Robin Matthews" w:date="2021-07-11T17:34:00Z">
        <w:r w:rsidR="00D7211E">
          <w:rPr>
            <w:noProof/>
            <w:lang w:val="en-GB"/>
          </w:rPr>
          <w:t>6)</w:t>
        </w:r>
      </w:ins>
      <w:del w:id="1479" w:author="Robin Matthews" w:date="2021-07-11T17:34:00Z">
        <w:r w:rsidR="00E41CA2" w:rsidDel="00D7211E">
          <w:rPr>
            <w:noProof/>
            <w:lang w:val="en-GB"/>
          </w:rPr>
          <w:delText>6</w:delText>
        </w:r>
      </w:del>
      <w:r w:rsidRPr="00C734F4">
        <w:rPr>
          <w:lang w:val="en-GB"/>
        </w:rPr>
        <w:fldChar w:fldCharType="end"/>
      </w:r>
      <w:commentRangeEnd w:id="1475"/>
      <w:r w:rsidR="00E41CA2">
        <w:rPr>
          <w:rStyle w:val="CommentReference"/>
          <w:rFonts w:asciiTheme="minorHAnsi" w:eastAsiaTheme="minorHAnsi" w:hAnsiTheme="minorHAnsi"/>
          <w:lang w:eastAsia="en-US"/>
        </w:rPr>
        <w:commentReference w:id="1475"/>
      </w:r>
      <w:del w:id="1480" w:author="Robin Matthews" w:date="2021-07-11T17:34:00Z">
        <w:r w:rsidRPr="00C734F4" w:rsidDel="00D7211E">
          <w:rPr>
            <w:lang w:val="en-GB"/>
          </w:rPr>
          <w:delText>)</w:delText>
        </w:r>
      </w:del>
      <w:r w:rsidRPr="00C734F4">
        <w:rPr>
          <w:lang w:val="en-GB"/>
        </w:rPr>
        <w:t xml:space="preserve">. Given that internal variability can affect regional trends significantly on decadal to multidecadal time scales (Section 10.4), this approach could be potentially misleading without other supporting evidence </w:t>
      </w:r>
      <w:r w:rsidRPr="00C734F4">
        <w:rPr>
          <w:lang w:val="en-GB"/>
        </w:rPr>
        <w:fldChar w:fldCharType="begin" w:fldLock="1"/>
      </w:r>
      <w:r w:rsidR="000465A7">
        <w:rPr>
          <w:lang w:val="en-GB"/>
        </w:rPr>
        <w:instrText>ADDIN CSL_CITATION { "citationItems" : [ { "id" : "ITEM-1", "itemData" : { "DOI" : "10.1080/13241583.2010.11465370", "ISSN" : "1324-1583", "author" : [ { "dropping-particle" : "", "family" : "Westra", "given" : "S", "non-dropping-particle" : "", "parse-names" : false, "suffix" : "" }, { "dropping-particle" : "", "family" : "Varley", "given" : "I", "non-dropping-particle" : "", "parse-names" : false, "suffix" : "" }, { "dropping-particle" : "", "family" : "Jordan", "given" : "P", "non-dropping-particle" : "", "parse-names" : false, "suffix" : "" }, { "dropping-particle" : "", "family" : "Nathan", "given" : "R", "non-dropping-particle" : "", "parse-names" : false, "suffix" : "" }, { "dropping-particle" : "", "family" : "Ladson", "given" : "A", "non-dropping-particle" : "", "parse-names" : false, "suffix" : "" }, { "dropping-particle" : "", "family" : "Sharma", "given" : "A", "non-dropping-particle" : "", "parse-names" : false, "suffix" : "" }, { "dropping-particle" : "", "family" : "Hill", "given" : "P", "non-dropping-particle" : "", "parse-names" : false, "suffix" : "" } ], "container-title" : "Australasian Journal of Water Resources", "id" : "ITEM-1", "issue" : "1", "issued" : { "date-parts" : [ [ "2010", "1", "11" ] ] }, "page" : "1-16", "title" : "Addressing Climatic Non-Stationarity in the Assessment of Flood Risk", "translator" : [ { "dropping-particle" : "", "family" : "Q5992", "given" : "", "non-dropping-particle" : "", "parse-names" : false, "suffix" : "" } ], "type" : "article-journal", "volume" : "14" }, "uris" : [ "http://www.mendeley.com/documents/?uuid=a8a09732-a06f-4cd3-9c57-42f85f7c1d5a" ] } ], "mendeley" : { "formattedCitation" : "(Westra et al., 2010)", "plainTextFormattedCitation" : "(Westra et al., 2010)", "previouslyFormattedCitation" : "(Westra et al., 2010)" }, "properties" : { "noteIndex" : 0 }, "schema" : "https://github.com/citation-style-language/schema/raw/master/csl-citation.json" }</w:instrText>
      </w:r>
      <w:r w:rsidRPr="00C734F4">
        <w:rPr>
          <w:lang w:val="en-GB"/>
        </w:rPr>
        <w:fldChar w:fldCharType="separate"/>
      </w:r>
      <w:r w:rsidR="00E41CA2">
        <w:rPr>
          <w:noProof/>
          <w:lang w:val="en-GB"/>
        </w:rPr>
        <w:t>(Westra et al., 2010)</w:t>
      </w:r>
      <w:r w:rsidRPr="00C734F4">
        <w:rPr>
          <w:lang w:val="en-GB"/>
        </w:rPr>
        <w:fldChar w:fldCharType="end"/>
      </w:r>
      <w:r w:rsidRPr="00C734F4">
        <w:rPr>
          <w:lang w:val="en-GB"/>
        </w:rPr>
        <w:t>, or finding congruence with other changes (e</w:t>
      </w:r>
      <w:r w:rsidRPr="00A766DC">
        <w:rPr>
          <w:lang w:val="en-GB"/>
        </w:rPr>
        <w:t xml:space="preserve">.g., </w:t>
      </w:r>
      <w:commentRangeStart w:id="1481"/>
      <w:r w:rsidRPr="00A766DC">
        <w:rPr>
          <w:lang w:val="en-GB"/>
        </w:rPr>
        <w:fldChar w:fldCharType="begin" w:fldLock="1"/>
      </w:r>
      <w:r w:rsidR="000465A7">
        <w:rPr>
          <w:lang w:val="en-GB"/>
        </w:rPr>
        <w:instrText>ADDIN CSL_CITATION { "citationItems" : [ { "id" : "ITEM-1", "itemData" : { "DOI" : "10.1016/j.gloplacha.2020.103151", "ISSN" : "09218181", "abstract" : "We examine the possibility of making useful climate extrapolations in inner basins. Stressing the role of the local geographic features, for a practical example we focus our attention on the Red Sea. We observe that in spite of being an enclosed and relatively small Sea, its climate conditions are heavily affected by those of the larger neighboring regions, in particular the Mediterranean and the Arabian Seas. Using existing high-resolution information of the recent decades, we use both reasoned extrapolation and knowledge of, past and future, longer term general climatic information to frame what is presently possible to assess for the Red Sea. Specifically, the northern part, influenced by the Mediterranean Sea, shows a clear decreasing trend of both the meteorological and wave conditions in the recent decades. However, within a longer span record of 100 years, this decrease appears to be part of a 70-year cycle, which may be overturning, partly at least, in the coming decades. These trends are consistent with the expectations inferred from regional climatic indices, such as North Atlantic Oscillation and Atlantic Multidecadal Oscillation. No similar long term trend has been found for wave, hence implicitly the wind, conditions in the southern part of the basin. As expected, some correlation exists with the typical patterns of the Indian Ocean, but without any specific indication of a future trend. We suggest that, suitably adapted for the specific local conditions and dominant patterns, similar correlation and physical patterns may exist in several of the enclosed areas of the world, opening the possibility of exploring their possible trends in the future decades.", "author" : [ { "dropping-particle" : "", "family" : "Langodan", "given" : "Sabique", "non-dropping-particle" : "", "parse-names" : false, "suffix" : "" }, { "dropping-particle" : "", "family" : "Cavaleri", "given" : "Luigi", "non-dropping-particle" : "", "parse-names" : false, "suffix" : "" }, { "dropping-particle" : "", "family" : "Portilla", "given" : "Jesus", "non-dropping-particle" : "", "parse-names" : false, "suffix" : "" }, { "dropping-particle" : "", "family" : "Abualnaja", "given" : "Yasser", "non-dropping-particle" : "", "parse-names" : false, "suffix" : "" }, { "dropping-particle" : "", "family" : "Hoteit", "given" : "Ibrahim", "non-dropping-particle" : "", "parse-names" : false, "suffix" : "" } ], "container-title" : "Global and Planetary Change", "id" : "ITEM-1", "issued" : { "date-parts" : [ [ "2020", "5", "1" ] ] }, "page" : "103151", "publisher" : "Elsevier B.V.", "title" : "Can we extrapolate climate in an inner basin? The case of the Red Sea", "translator" : [ { "dropping-particle" : "", "family" : "Q6993", "given" : "", "non-dropping-particle" : "", "parse-names" : false, "suffix" : "" } ], "type" : "article-journal", "volume" : "188" }, "uris" : [ "http://www.mendeley.com/documents/?uuid=cf9242e3-62fe-46a4-915a-38db2a3d2583" ] } ], "mendeley" : { "formattedCitation" : "(Langodan et al., 2020)", "manualFormatting" : "Langodan et al., 2020)", "plainTextFormattedCitation" : "(Langodan et al., 2020)", "previouslyFormattedCitation" : "(Langodan et al., 2020)" }, "properties" : { "noteIndex" : 0 }, "schema" : "https://github.com/citation-style-language/schema/raw/master/csl-citation.json" }</w:instrText>
      </w:r>
      <w:r w:rsidRPr="00A766DC">
        <w:rPr>
          <w:lang w:val="en-GB"/>
        </w:rPr>
        <w:fldChar w:fldCharType="separate"/>
      </w:r>
      <w:r w:rsidR="00E41CA2">
        <w:rPr>
          <w:noProof/>
          <w:lang w:val="en-GB"/>
        </w:rPr>
        <w:t>Langodan et al., 2020)</w:t>
      </w:r>
      <w:r w:rsidRPr="00A766DC">
        <w:rPr>
          <w:lang w:val="en-GB"/>
        </w:rPr>
        <w:fldChar w:fldCharType="end"/>
      </w:r>
      <w:commentRangeEnd w:id="1481"/>
      <w:r w:rsidR="00E41CA2">
        <w:rPr>
          <w:rStyle w:val="CommentReference"/>
          <w:rFonts w:asciiTheme="minorHAnsi" w:eastAsiaTheme="minorHAnsi" w:hAnsiTheme="minorHAnsi"/>
          <w:lang w:eastAsia="en-US"/>
        </w:rPr>
        <w:commentReference w:id="1481"/>
      </w:r>
      <w:r w:rsidRPr="00A766DC">
        <w:rPr>
          <w:lang w:val="en-GB"/>
        </w:rPr>
        <w:t>.</w:t>
      </w:r>
    </w:p>
    <w:p w14:paraId="0715182F" w14:textId="7433EC80" w:rsidR="00BF4F94" w:rsidRPr="00C734F4" w:rsidRDefault="00BF4F94" w:rsidP="00BF4F94">
      <w:pPr>
        <w:pStyle w:val="AR6BodyText"/>
        <w:numPr>
          <w:ilvl w:val="0"/>
          <w:numId w:val="13"/>
        </w:numPr>
        <w:rPr>
          <w:lang w:val="en-GB"/>
        </w:rPr>
      </w:pPr>
      <w:r w:rsidRPr="00C734F4">
        <w:rPr>
          <w:lang w:val="en-GB"/>
        </w:rPr>
        <w:t>The output from global climate models (GCMs, Section 10.3.1), including high-resolution GCMs, for which performance has been assessed and documented (Section 10.3.3). Model data can be used in its raw form or may be bias adjusted (Section 10.3.1 and Cross</w:t>
      </w:r>
      <w:r w:rsidR="00345C04">
        <w:rPr>
          <w:lang w:val="en-GB"/>
        </w:rPr>
        <w:t>-</w:t>
      </w:r>
      <w:r w:rsidRPr="00C734F4">
        <w:rPr>
          <w:lang w:val="en-GB"/>
        </w:rPr>
        <w:t>Chapter Box 10.2) or weighted (Section 10.3.4 and Box 4.1).</w:t>
      </w:r>
    </w:p>
    <w:p w14:paraId="4F4D78F2" w14:textId="3BE000BA" w:rsidR="00BF4F94" w:rsidRPr="00C734F4" w:rsidRDefault="00BF4F94" w:rsidP="00BF4F94">
      <w:pPr>
        <w:pStyle w:val="AR6BodyText"/>
        <w:numPr>
          <w:ilvl w:val="0"/>
          <w:numId w:val="13"/>
        </w:numPr>
        <w:rPr>
          <w:lang w:val="en-GB"/>
        </w:rPr>
      </w:pPr>
      <w:r w:rsidRPr="00C734F4">
        <w:rPr>
          <w:lang w:val="en-GB"/>
        </w:rPr>
        <w:t>The output from dynamically (10.3.1.2) or statistically (10.3.1.</w:t>
      </w:r>
      <w:r w:rsidR="00573261">
        <w:rPr>
          <w:lang w:val="en-GB"/>
        </w:rPr>
        <w:t>3</w:t>
      </w:r>
      <w:r w:rsidRPr="00C734F4">
        <w:rPr>
          <w:lang w:val="en-GB"/>
        </w:rPr>
        <w:t>) downscaled GCM simulations for which performance has been assessed and documented as trustworthy (Section 10.3.3). Model data can be used in its raw form</w:t>
      </w:r>
      <w:r w:rsidR="00375D5A">
        <w:rPr>
          <w:lang w:val="en-GB"/>
        </w:rPr>
        <w:t xml:space="preserve"> </w:t>
      </w:r>
      <w:r w:rsidR="00375D5A" w:rsidRPr="00C734F4">
        <w:rPr>
          <w:lang w:val="en-GB"/>
        </w:rPr>
        <w:t>or may be bias adjusted</w:t>
      </w:r>
      <w:r w:rsidRPr="00C734F4">
        <w:rPr>
          <w:lang w:val="en-GB"/>
        </w:rPr>
        <w:t>, in the case of regional climate models (RCMs, Section 10.3.1)</w:t>
      </w:r>
      <w:r w:rsidR="00375D5A">
        <w:rPr>
          <w:lang w:val="en-GB"/>
        </w:rPr>
        <w:t>.</w:t>
      </w:r>
    </w:p>
    <w:p w14:paraId="6A25CCC1" w14:textId="7D630C14" w:rsidR="00BF4F94" w:rsidRPr="00C734F4" w:rsidRDefault="00BF4F94" w:rsidP="00BF4F94">
      <w:pPr>
        <w:pStyle w:val="AR6BodyText"/>
        <w:numPr>
          <w:ilvl w:val="0"/>
          <w:numId w:val="13"/>
        </w:numPr>
        <w:rPr>
          <w:lang w:val="en-GB"/>
        </w:rPr>
      </w:pPr>
      <w:r w:rsidRPr="00C734F4">
        <w:rPr>
          <w:lang w:val="en-GB"/>
        </w:rPr>
        <w:t>Process understanding about climate and the drivers of regional climate variability and change, grounded in theory about dynamics, thermodynamics and other physics of the climate system as a basis for process-based evaluation</w:t>
      </w:r>
      <w:r w:rsidR="00681C9A">
        <w:rPr>
          <w:lang w:val="en-GB"/>
        </w:rPr>
        <w:t xml:space="preserve">. For instance, </w:t>
      </w:r>
      <w:r w:rsidR="00681C9A" w:rsidRPr="00681C9A">
        <w:rPr>
          <w:lang w:val="en-GB"/>
        </w:rPr>
        <w:t>teleconnections are useful to understand the links between large and regional scales at both near and long-term depending on the application.</w:t>
      </w:r>
      <w:r w:rsidRPr="00C734F4">
        <w:rPr>
          <w:lang w:val="en-GB"/>
        </w:rPr>
        <w:t xml:space="preserve"> (Sections 10.1.3, 10.3.3, 10.4.1</w:t>
      </w:r>
      <w:r w:rsidR="00681C9A">
        <w:rPr>
          <w:lang w:val="en-GB"/>
        </w:rPr>
        <w:t>,</w:t>
      </w:r>
      <w:r w:rsidR="00BB4B91">
        <w:rPr>
          <w:lang w:val="en-GB"/>
        </w:rPr>
        <w:t xml:space="preserve"> </w:t>
      </w:r>
      <w:r w:rsidRPr="00C734F4">
        <w:rPr>
          <w:lang w:val="en-GB"/>
        </w:rPr>
        <w:t>10.4.3</w:t>
      </w:r>
      <w:r w:rsidR="00681C9A">
        <w:rPr>
          <w:lang w:val="en-GB"/>
        </w:rPr>
        <w:t xml:space="preserve"> and Annex IV</w:t>
      </w:r>
      <w:r w:rsidRPr="00C734F4">
        <w:rPr>
          <w:lang w:val="en-GB"/>
        </w:rPr>
        <w:t>).</w:t>
      </w:r>
    </w:p>
    <w:p w14:paraId="472CF715" w14:textId="1008A3BF" w:rsidR="00BF4F94" w:rsidRPr="00C734F4" w:rsidRDefault="00BF4F94" w:rsidP="00BF4F94">
      <w:pPr>
        <w:pStyle w:val="AR6BodyText"/>
        <w:numPr>
          <w:ilvl w:val="0"/>
          <w:numId w:val="13"/>
        </w:numPr>
        <w:rPr>
          <w:lang w:val="en-GB"/>
        </w:rPr>
      </w:pPr>
      <w:r w:rsidRPr="00C734F4">
        <w:rPr>
          <w:lang w:val="en-GB"/>
        </w:rPr>
        <w:lastRenderedPageBreak/>
        <w:t xml:space="preserve">Idealized scenarios of possible future climates as narratives to explore the implications and consequences of such scenarios in the presence of uncertainty </w:t>
      </w:r>
      <w:r w:rsidRPr="00C734F4">
        <w:rPr>
          <w:lang w:val="en-GB"/>
        </w:rPr>
        <w:fldChar w:fldCharType="begin" w:fldLock="1"/>
      </w:r>
      <w:r w:rsidR="00A0035B">
        <w:rPr>
          <w:lang w:val="en-GB"/>
        </w:rPr>
        <w:instrText>ADDIN CSL_CITATION { "citationItems" : [ { "id" : "ITEM-1", "itemData" : { "DOI" : "10.1007/978-3-030-61160-6_2", "ISBN" : "978-3-030-61160-6", "abstract" : "Constructing climate information to inform climate change risk-related decision-making is challenging and requires a rigorous interrogation and understanding of multiple lines of evidence and an assessment of the values, limits and uncertainties involved. Critically, there is no definitive approach agreed on by all climate scientists. Rather, a range of approaches and assumptions are used, with implications for robustness,", "author" : [ { "dropping-particle" : "", "family" : "Jack", "given" : "Christopher D.", "non-dropping-particle" : "", "parse-names" : false, "suffix" : "" }, { "dropping-particle" : "", "family" : "Marsham", "given" : "John", "non-dropping-particle" : "", "parse-names" : false, "suffix" : "" }, { "dropping-particle" : "", "family" : "Rowell", "given" : "David P.", "non-dropping-particle" : "", "parse-names" : false, "suffix" : "" }, { "dropping-particle" : "", "family" : "Jones", "given" : "Richard G.",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"ITEM-1", "issued" : { "date-parts" : [ [ "2021" ] ] }, "page" : "17-35", "publisher" : "Palgrave Macmillan", "publisher-place" : "Cham, Switzerland", "title" : "Climate Information: Towards Transparent Distillation", "translator" : [ { "dropping-particle" : "", "family" : "Rt6", "given" : "Q3598", "non-dropping-particle" : "", "parse-names" : false, "suffix" : "" } ], "type" : "chapter" }, "uris" : [ "http://www.mendeley.com/documents/?uuid=fd1a639e-9d78-4cdc-800e-8e262d354190" ] } ], "mendeley" : { "formattedCitation" : "(Jack et al., 2021)", "plainTextFormattedCitation" : "(Jack et al., 2021)", "previouslyFormattedCitation" : "(Jack et al., 2021)" }, "properties" : { "noteIndex" : 0 }, "schema" : "https://github.com/citation-style-language/schema/raw/master/csl-citation.json" }</w:instrText>
      </w:r>
      <w:r w:rsidRPr="00C734F4">
        <w:rPr>
          <w:lang w:val="en-GB"/>
        </w:rPr>
        <w:fldChar w:fldCharType="separate"/>
      </w:r>
      <w:r w:rsidR="00E41CA2">
        <w:rPr>
          <w:noProof/>
          <w:lang w:val="en-GB"/>
        </w:rPr>
        <w:t>(Jack et al., 2021)</w:t>
      </w:r>
      <w:r w:rsidRPr="00C734F4">
        <w:rPr>
          <w:lang w:val="en-GB"/>
        </w:rPr>
        <w:fldChar w:fldCharType="end"/>
      </w:r>
      <w:r w:rsidRPr="00C734F4">
        <w:rPr>
          <w:lang w:val="en-GB"/>
        </w:rPr>
        <w:t xml:space="preserve">. This approach has been used to explore the response to geoengineering </w:t>
      </w:r>
      <w:commentRangeStart w:id="1482"/>
      <w:commentRangeStart w:id="1483"/>
      <w:r w:rsidRPr="00C734F4">
        <w:rPr>
          <w:lang w:val="en-GB"/>
        </w:rPr>
        <w:fldChar w:fldCharType="begin" w:fldLock="1"/>
      </w:r>
      <w:ins w:id="1484" w:author="Robin Matthews" w:date="2021-07-11T17:35:00Z">
        <w:r w:rsidR="00D7211E">
          <w:rPr>
            <w:lang w:val="en-GB"/>
          </w:rPr>
          <w:instrText>ADDIN CSL_CITATION { "citationItems" : [ { "id" : "ITEM-1", "itemData" : { "DOI" : "10.1002/2016GL068079", "ISSN" : "00948276",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"3", "16" ] ] }, "page" : "2209-2217", "title" : "Simulated long-term climate response to idealized solar geoengineering", "translator" : [ { "dropping-particle" : "", "family" : "Q5801", "given" : "", "non-dropping-particle" : "", "parse-names" : false, "suffix" : "" } ], "type" : "article-journal", "volume" : "43" }, "uris" : [ "http://www.mendeley.com/documents/?uuid=a8d859ca-6fc6-4412-9133-ec62d5c0539f" ] }, { "id" : "ITEM-2", "itemData" : { "DOI" : "10.1002/joc.4995", "ISSN" : "08998418", "abstract" : "World population and industrialization have increased significantly, leading to an increase in global energy demand, mainly relying on fossil fuels. Use of alternative energy sources such as wind, hydro and solar has been steadily increasing. Australia is a vast continent which receives an average 58 million PJ of energy from the sun annually. Given this resource potential, one could envisage construction of massive solar farms to help meet energy demands. If such constructions went ahead, their potential benefits/impacts on the climate over and surrounding the solar arrays would need to be investigated. Here, we study the potential climatic impacts over and in the environment surrounding massive hypothetical solar sites across Australia using a global stretched grid atmospheric model. The solar farms are represented by modelling the effects of perturbing surface albedo and surface roughness. The sensitivity experiments incorporate different combinations of surface albedos, shapes and locations of the solar farms, with a focus on the summer season. Our study suggests that depending on array sizes, locations, orientations and surface albedo (potentially increased by means of highly reflective in\u2010fill material), the climate over solar arrays could be modified significantly. Over the arrays with positive albedo perturbation, rainfall would decrease by around 30\u201370%, and daytime maximum air temperatures would decrease up to 10 \u00b0C. In addition, solar irradiance would increase by around 5\u201320%, which combined with the air temperature cooling, would lead to an enhanced solar power yield up to 25%.", "author" : [ { "dropping-particle" : "", "family" : "Nguyen", "given" : "Kim C.", "non-dropping-particle" : "", "parse-names" : false, "suffix" : "" }, { "dropping-particle" : "", "family" : "Katzfey", "given" : "Jack J.", "non-dropping-particle" : "", "parse-names" : false, "suffix" : "" }, { "dropping-particle" : "", "family" : "Riedl", "given" : "John", "non-dropping-particle" : "", "parse-names" : false, "suffix" : "" }, { "dropping-particle" : "", "family" : "Troccoli", "given" : "Alberto", "non-dropping-particle" : "", "parse-names" : false, "suffix" : "" } ], "container-title" : "International Journal of Climatology", "id" : "ITEM-2", "issue" : "11", "issued" : { "date-parts" : [ [ "2017", "9" ] ] }, "page" : "4053-4064", "title" : "Potential impacts of solar arrays on regional climate and on array efficiency", "translator" : [ { "dropping-particle" : "", "family" : "Q6830", "given" : "", "non-dropping-particle" : "", "parse-names" : false, "suffix" : "" } ], "type" : "article-journal", "volume" : "37" }, "uris" : [ "http://www.mendeley.com/documents/?uuid=944266b7-9da0-4180-9bf8-2cd53b7b1af3" ] } ], "mendeley" : { "formattedCitation" : "(Cao et al., 2016a; Nguyen et al., 2017)", "manualFormatting" : "(Cao et al., 2016a)", "plainTextFormattedCitation" : "(Cao et al., 2016a; Nguyen et al., 2017)", "previouslyFormattedCitation" : "(Cao et al., 2016a; Nguyen et al., 2017)" }, "properties" : { "noteIndex" : 0 }, "schema" : "https://github.com/citation-style-language/schema/raw/master/csl-citation.json" }</w:instrText>
        </w:r>
      </w:ins>
      <w:del w:id="1485" w:author="Robin Matthews" w:date="2021-07-11T17:35:00Z">
        <w:r w:rsidR="000465A7" w:rsidDel="00D7211E">
          <w:rPr>
            <w:lang w:val="en-GB"/>
          </w:rPr>
          <w:delInstrText>ADDIN CSL_CITATION { "citationItems" : [ { "id" : "ITEM-1", "itemData" : { "DOI" : "10.1002/2016GL068079", "ISSN" : "00948276",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"3", "16" ] ] }, "page" : "2209-2217", "title" : "Simulated long-term climate response to idealized solar geoengineering", "translator" : [ { "dropping-particle" : "", "family" : "Q5801", "given" : "", "non-dropping-particle" : "", "parse-names" : false, "suffix" : "" } ], "type" : "article-journal", "volume" : "43" }, "uris" : [ "http://www.mendeley.com/documents/?uuid=a8d859ca-6fc6-4412-9133-ec62d5c0539f" ] }, { "id" : "ITEM-2", "itemData" : { "DOI" : "10.1002/joc.4995", "ISSN" : "08998418", "abstract" : "World population and industrialization have increased significantly, leading to an increase in global energy demand, mainly relying on fossil fuels. Use of alternative energy sources such as wind, hydro and solar has been steadily increasing. Australia is a vast continent which receives an average 58 million PJ of energy from the sun annually. Given this resource potential, one could envisage construction of massive solar farms to help meet energy demands. If such constructions went ahead, their potential benefits/impacts on the climate over and surrounding the solar arrays would need to be investigated. Here, we study the potential climatic impacts over and in the environment surrounding massive hypothetical solar sites across Australia using a global stretched grid atmospheric model. The solar farms are represented by modelling the effects of perturbing surface albedo and surface roughness. The sensitivity experiments incorporate different combinations of surface albedos, shapes and locations of the solar farms, with a focus on the summer season. Our study suggests that depending on array sizes, locations, orientations and surface albedo (potentially increased by means of highly reflective in\u2010fill material), the climate over solar arrays could be modified significantly. Over the arrays with positive albedo perturbation, rainfall would decrease by around 30\u201370%, and daytime maximum air temperatures would decrease up to 10 \u00b0C. In addition, solar irradiance would increase by around 5\u201320%, which combined with the air temperature cooling, would lead to an enhanced solar power yield up to 25%.", "author" : [ { "dropping-particle" : "", "family" : "Nguyen", "given" : "Kim C.", "non-dropping-particle" : "", "parse-names" : false, "suffix" : "" }, { "dropping-particle" : "", "family" : "Katzfey", "given" : "Jack J.", "non-dropping-particle" : "", "parse-names" : false, "suffix" : "" }, { "dropping-particle" : "", "family" : "Riedl", "given" : "John", "non-dropping-particle" : "", "parse-names" : false, "suffix" : "" }, { "dropping-particle" : "", "family" : "Troccoli", "given" : "Alberto", "non-dropping-particle" : "", "parse-names" : false, "suffix" : "" } ], "container-title" : "International Journal of Climatology", "id" : "ITEM-2", "issue" : "11", "issued" : { "date-parts" : [ [ "2017", "9" ] ] }, "page" : "4053-4064", "title" : "Potential impacts of solar arrays on regional climate and on array efficiency", "translator" : [ { "dropping-particle" : "", "family" : "Q6830", "given" : "", "non-dropping-particle" : "", "parse-names" : false, "suffix" : "" } ], "type" : "article-journal", "volume" : "37" }, "uris" : [ "http://www.mendeley.com/documents/?uuid=944266b7-9da0-4180-9bf8-2cd53b7b1af3" ] } ], "mendeley" : { "formattedCitation" : "(Cao et al., 2016a; Nguyen et al., 2017)", "manualFormatting" : "(Cao et al., 2016)", "plainTextFormattedCitation" : "(Cao et al., 2016a; Nguyen et al., 2017)", "previouslyFormattedCitation" : "(Cao et al., 2016a; Nguyen et al., 2017)" }, "properties" : { "noteIndex" : 0 }, "schema" : "https://github.com/citation-style-language/schema/raw/master/csl-citation.json" }</w:delInstrText>
        </w:r>
      </w:del>
      <w:r w:rsidRPr="00C734F4">
        <w:rPr>
          <w:lang w:val="en-GB"/>
        </w:rPr>
        <w:fldChar w:fldCharType="separate"/>
      </w:r>
      <w:r w:rsidR="00E41CA2">
        <w:rPr>
          <w:noProof/>
          <w:lang w:val="en-GB"/>
        </w:rPr>
        <w:t>(Cao et al., 2016</w:t>
      </w:r>
      <w:ins w:id="1486" w:author="Robin Matthews" w:date="2021-07-11T17:35:00Z">
        <w:r w:rsidR="00D7211E">
          <w:rPr>
            <w:noProof/>
            <w:lang w:val="en-GB"/>
          </w:rPr>
          <w:t>a</w:t>
        </w:r>
      </w:ins>
      <w:r w:rsidR="00E41CA2">
        <w:rPr>
          <w:noProof/>
          <w:lang w:val="en-GB"/>
        </w:rPr>
        <w:t>)</w:t>
      </w:r>
      <w:r w:rsidRPr="00C734F4">
        <w:rPr>
          <w:lang w:val="en-GB"/>
        </w:rPr>
        <w:fldChar w:fldCharType="end"/>
      </w:r>
      <w:commentRangeEnd w:id="1482"/>
      <w:commentRangeEnd w:id="1483"/>
      <w:r w:rsidR="00D7211E">
        <w:rPr>
          <w:rStyle w:val="CommentReference"/>
          <w:rFonts w:asciiTheme="minorHAnsi" w:eastAsiaTheme="minorHAnsi" w:hAnsiTheme="minorHAnsi"/>
          <w:lang w:eastAsia="en-US"/>
        </w:rPr>
        <w:commentReference w:id="1482"/>
      </w:r>
      <w:r w:rsidR="00E41CA2">
        <w:rPr>
          <w:rStyle w:val="CommentReference"/>
          <w:rFonts w:asciiTheme="minorHAnsi" w:eastAsiaTheme="minorHAnsi" w:hAnsiTheme="minorHAnsi"/>
          <w:lang w:eastAsia="en-US"/>
        </w:rPr>
        <w:commentReference w:id="1483"/>
      </w:r>
      <w:r w:rsidRPr="00C734F4">
        <w:rPr>
          <w:lang w:val="en-GB"/>
        </w:rPr>
        <w:t xml:space="preserve">, as well as alternative scenarios where model projections are highly uncertain </w:t>
      </w:r>
      <w:r w:rsidRPr="00C734F4">
        <w:rPr>
          <w:lang w:val="en-GB"/>
        </w:rPr>
        <w:fldChar w:fldCharType="begin" w:fldLock="1"/>
      </w:r>
      <w:r w:rsidR="000465A7">
        <w:rPr>
          <w:lang w:val="en-GB"/>
        </w:rPr>
        <w: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"id" : "ITEM-2", "itemData" : { "DOI" : "10.1007/978-3-030-61160-6_2", "ISBN" : "978-3-030-61160-6", "abstract" : "Constructing climate information to inform climate change risk-related decision-making is challenging and requires a rigorous interrogation and understanding of multiple lines of evidence and an assessment of the values, limits and uncertainties involved. Critically, there is no definitive approach agreed on by all climate scientists. Rather, a range of approaches and assumptions are used, with implications for robustness,", "author" : [ { "dropping-particle" : "", "family" : "Jack", "given" : "Christopher D.", "non-dropping-particle" : "", "parse-names" : false, "suffix" : "" }, { "dropping-particle" : "", "family" : "Marsham", "given" : "John", "non-dropping-particle" : "", "parse-names" : false, "suffix" : "" }, { "dropping-particle" : "", "family" : "Rowell", "given" : "David P.", "non-dropping-particle" : "", "parse-names" : false, "suffix" : "" }, { "dropping-particle" : "", "family" : "Jones", "given" : "Richard G.",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"ITEM-2", "issued" : { "date-parts" : [ [ "2021" ] ] }, "page" : "17-35", "publisher" : "Palgrave Macmillan", "publisher-place" : "Cham, Switzerland", "title" : "Climate Information: Towards Transparent Distillation", "translator" : [ { "dropping-particle" : "", "family" : "Rt6", "given" : "Q3598", "non-dropping-particle" : "", "parse-names" : false, "suffix" : "" } ], "type" : "chapter" }, "uris" : [ "http://www.mendeley.com/documents/?uuid=fd1a639e-9d78-4cdc-800e-8e262d354190" ] } ], "mendeley" : { "formattedCitation" : "(Brown et al., 2016; Jack et al., 2021)", "plainTextFormattedCitation" : "(Brown et al., 2016; Jack et al., 2021)", "previouslyFormattedCitation" : "(Brown et al., 2016; Jack et al., 2021)" }, "properties" : { "noteIndex" : 0 }, "schema" : "https://github.com/citation-style-language/schema/raw/master/csl-citation.json" }</w:instrText>
      </w:r>
      <w:r w:rsidRPr="00C734F4">
        <w:rPr>
          <w:lang w:val="en-GB"/>
        </w:rPr>
        <w:fldChar w:fldCharType="separate"/>
      </w:r>
      <w:r w:rsidR="00E41CA2">
        <w:rPr>
          <w:noProof/>
          <w:lang w:val="en-GB"/>
        </w:rPr>
        <w:t>(Brown et al., 2016; Jack et al., 2021)</w:t>
      </w:r>
      <w:r w:rsidRPr="00C734F4">
        <w:rPr>
          <w:lang w:val="en-GB"/>
        </w:rPr>
        <w:fldChar w:fldCharType="end"/>
      </w:r>
      <w:r w:rsidRPr="00C734F4">
        <w:rPr>
          <w:lang w:val="en-GB"/>
        </w:rPr>
        <w:t>.</w:t>
      </w:r>
    </w:p>
    <w:p w14:paraId="230FBAD8" w14:textId="5610ACAF" w:rsidR="00BF4F94" w:rsidRPr="00C734F4" w:rsidRDefault="00BF4F94" w:rsidP="00BF4F94">
      <w:pPr>
        <w:pStyle w:val="AR6BodyText"/>
        <w:numPr>
          <w:ilvl w:val="0"/>
          <w:numId w:val="13"/>
        </w:numPr>
        <w:rPr>
          <w:lang w:val="en-GB"/>
        </w:rPr>
      </w:pPr>
      <w:r w:rsidRPr="00C734F4">
        <w:rPr>
          <w:lang w:val="en-GB"/>
        </w:rPr>
        <w:t xml:space="preserve">Information directly from research reported in the peer-reviewed scientific literature (e.g, </w:t>
      </w:r>
      <w:commentRangeStart w:id="1487"/>
      <w:r w:rsidRPr="00C734F4">
        <w:rPr>
          <w:lang w:val="en-GB"/>
        </w:rPr>
        <w:fldChar w:fldCharType="begin" w:fldLock="1"/>
      </w:r>
      <w:r w:rsidR="000465A7">
        <w:rPr>
          <w:lang w:val="en-GB"/>
        </w:rPr>
        <w:instrText>ADDIN CSL_CITATION { "citationItems" : [ { "id" : "ITEM-1", "itemData" : { "DOI" : "10.1371/journal.pone.0180369", "ISSN" : "1932-6203", "author" : [ { "dropping-particle" : "", "family" : "Sanderson", "given" : "Michael", "non-dropping-particle" : "", "parse-names" : false, "suffix" : "" }, { "dropping-particle" : "", "family" : "Arbuthnott", "given" : "Katherine", "non-dropping-particle" : "", "parse-names" : false, "suffix" : "" }, { "dropping-particle" : "", "family" : "Kovats", "given" : "Sari", "non-dropping-particle" : "", "parse-names" : false, "suffix" : "" }, { "dropping-particle" : "", "family" : "Hajat", "given" : "Shakoor", "non-dropping-particle" : "", "parse-names" : false, "suffix" : "" }, { "dropping-particle" : "", "family" : "Falloon", "given" : "Pete", "non-dropping-particle" : "", "parse-names" : false, "suffix" : "" } ], "container-title" : "PLOS ONE", "editor" : [ { "dropping-particle" : "", "family" : "A\u00f1el", "given" : "Juan A.", "non-dropping-particle" : "", "parse-names" : false, "suffix" : "" } ], "id" : "ITEM-1", "issue" : "7", "issued" : { "date-parts" : [ [ "2017", "7", "7" ] ] }, "page" : "e0180369", "title" : "The use of climate information to estimate future mortality from high ambient temperature: A systematic literature review", "translator" : [ { "dropping-particle" : "", "family" : "Q5798", "given" : "", "non-dropping-particle" : "", "parse-names" : false, "suffix" : "" } ], "type" : "article-journal", "volume" : "12" }, "uris" : [ "http://www.mendeley.com/documents/?uuid=7aa33e09-1d9a-4fe1-96c5-072dec8ddaa3" ] } ], "mendeley" : { "formattedCitation" : "(Sanderson et al., 2017)", "manualFormatting" : "Sanderson et al., 2017)", "plainTextFormattedCitation" : "(Sanderson et al., 2017)", "previouslyFormattedCitation" : "(Sanderson et al., 2017)" }, "properties" : { "noteIndex" : 0 }, "schema" : "https://github.com/citation-style-language/schema/raw/master/csl-citation.json" }</w:instrText>
      </w:r>
      <w:r w:rsidRPr="00C734F4">
        <w:rPr>
          <w:lang w:val="en-GB"/>
        </w:rPr>
        <w:fldChar w:fldCharType="separate"/>
      </w:r>
      <w:r w:rsidR="00E41CA2">
        <w:rPr>
          <w:noProof/>
          <w:lang w:val="en-GB"/>
        </w:rPr>
        <w:t>Sanderson et al., 2017)</w:t>
      </w:r>
      <w:r w:rsidRPr="00C734F4">
        <w:rPr>
          <w:lang w:val="en-GB"/>
        </w:rPr>
        <w:fldChar w:fldCharType="end"/>
      </w:r>
      <w:commentRangeEnd w:id="1487"/>
      <w:r w:rsidR="00E41CA2">
        <w:rPr>
          <w:rStyle w:val="CommentReference"/>
          <w:rFonts w:asciiTheme="minorHAnsi" w:eastAsiaTheme="minorHAnsi" w:hAnsiTheme="minorHAnsi"/>
          <w:lang w:eastAsia="en-US"/>
        </w:rPr>
        <w:commentReference w:id="1487"/>
      </w:r>
      <w:r w:rsidRPr="00C734F4">
        <w:rPr>
          <w:lang w:val="en-GB"/>
        </w:rPr>
        <w:t xml:space="preserve"> or related research reports such as communications to the UN Framework on Climate Change (UNFCCC) about national adaptation.</w:t>
      </w:r>
    </w:p>
    <w:p w14:paraId="2D7FBE9F" w14:textId="73927DD7" w:rsidR="00BF4F94" w:rsidRPr="00A766DC" w:rsidRDefault="00BF4F94" w:rsidP="00BF4F94">
      <w:pPr>
        <w:pStyle w:val="AR6BodyText"/>
        <w:numPr>
          <w:ilvl w:val="0"/>
          <w:numId w:val="13"/>
        </w:numPr>
        <w:rPr>
          <w:lang w:val="en-GB"/>
        </w:rPr>
      </w:pPr>
      <w:r w:rsidRPr="00A766DC">
        <w:rPr>
          <w:lang w:val="en-GB"/>
        </w:rPr>
        <w:t>Engaging with climate scientists and local communities who may provide indigenous information</w:t>
      </w:r>
      <w:ins w:id="1488" w:author="Robin Matthews" w:date="2021-07-11T17:36:00Z">
        <w:r w:rsidR="00D7211E">
          <w:rPr>
            <w:lang w:val="en-GB"/>
          </w:rPr>
          <w:t xml:space="preserve"> </w:t>
        </w:r>
        <w:r w:rsidR="00D7211E">
          <w:rPr>
            <w:lang w:val="en-GB"/>
          </w:rPr>
          <w:fldChar w:fldCharType="begin" w:fldLock="1"/>
        </w:r>
        <w:r w:rsidR="00D7211E">
          <w:rPr>
            <w:lang w:val="en-GB"/>
          </w:rPr>
          <w:instrText>ADDIN CSL_CITATION { "citationItems" : [ { "id" : "ITEM-1", "itemData" : { "DOI" : "10.1016/j.envsci.2018.06.014", "ISSN" : "14629011", "abstract" : "The implementation of climate change response programmes for adaptation and resilience is anchored on western scientific knowledge. However, this has led to a tendency to marginalise indigenous knowledge as it is considered unimportant in this process (Belfer et al., 2017; Lesperance, 2017; Whitfield et al., 2015). Yet, knowledge systems rarely develop in isolation as they normally tend to cross-fertilize and benefit from each other. In this regard, we think that indigenous knowledge is just as important as scientific knowledge and the two must be integrated through multiple evidence base approach for climate change adaptation and mitigation. In this paper, focussing on African traditional society, we combine oral history with the available literature to examine traditional knowledge and awareness of climate change and related environmental risks. Interesting themes emerge from the knowledge holders themselves and our analysis uncovers a wide range of adaptive coping strategies applied with mixed success. From spotting and reading the position and shape of the \u2018new moon\u2019 to the interpretative correctness of its symbolism in \u201capplied traditional climatology,\u201d and from rain-making rituals to conservation of wetlands and forests. Generally, findings seem to suggest that traditional African knowledge of environmental change may be as old as the society itself, with local knowledge transmitted from one generation to the next. Based on the perceived vulnerability of indigenous communities, many scholars tend to argue generically for the integration of indigenous knowledge into climate change policies and implementation (Ross, 2009; Maldonado et al., 2016; Etchart, 2017). In this paper however, we attempt to supplement these arguments by providing specific and contextualised evidence of indigenous knowledge linked to climate change adaptation. It is demonstrated that indigenous knowledge is neither singular nor universal, but rather, a voluminous, diverse and highly localised source of wisdom. We conclude that integration of such unique and specific indigenous knowledge systems into other evidence bases of knowledge, could be one of the best ways to the more effective and sustainable implementation of climate change adaptation strategies among target indigenous communities.",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"1" ] ] }, "page" : "83-91", "publisher" : "Elsevier Ltd", "title" : "Climate change adaptation: Linking indigenous knowledge with western science for effective adaptation", "translator" : [ { "dropping-particle" : "", "family" : "Q6976", "given" : "", "non-dropping-particle" : "", "parse-names" : false, "suffix" : "" } ], "type" : "article-journal", "volume" : "88" }, "uris" : [ "http://www.mendeley.com/documents/?uuid=7208277c-91bc-4134-967c-4bbfbb65145a" ] }, { "id" : "ITEM-2",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"ITEM-2",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"mendeley" : { "formattedCitation" : "(Rosenzweig and Neofotis, 2013; Makondo and Thomas, 2018)", "plainTextFormattedCitation" : "(Rosenzweig and Neofotis, 2013; Makondo and Thomas, 2018)" }, "properties" : { "noteIndex" : 0 }, "schema" : "https://github.com/citation-style-language/schema/raw/master/csl-citation.json" }</w:instrText>
        </w:r>
        <w:r w:rsidR="00D7211E">
          <w:rPr>
            <w:lang w:val="en-GB"/>
          </w:rPr>
          <w:fldChar w:fldCharType="separate"/>
        </w:r>
        <w:r w:rsidR="00D7211E" w:rsidRPr="002B3D43">
          <w:rPr>
            <w:noProof/>
            <w:lang w:val="en-GB"/>
          </w:rPr>
          <w:t>(Rosenzweig and Neofotis, 2013; Makondo and Thomas, 2018)</w:t>
        </w:r>
        <w:r w:rsidR="00D7211E">
          <w:rPr>
            <w:lang w:val="en-GB"/>
          </w:rPr>
          <w:fldChar w:fldCharType="end"/>
        </w:r>
      </w:ins>
      <w:del w:id="1489" w:author="Robin Matthews" w:date="2021-07-11T17:36:00Z">
        <w:r w:rsidRPr="00A766DC" w:rsidDel="00D7211E">
          <w:rPr>
            <w:lang w:val="en-GB"/>
          </w:rPr>
          <w:delText xml:space="preserve"> </w:delText>
        </w:r>
        <w:bookmarkStart w:id="1490" w:name="_Hlk76917381"/>
        <w:commentRangeStart w:id="1491"/>
        <w:r w:rsidRPr="00A766DC" w:rsidDel="00D7211E">
          <w:rPr>
            <w:lang w:val="en-GB"/>
          </w:rPr>
          <w:fldChar w:fldCharType="begin" w:fldLock="1"/>
        </w:r>
        <w:r w:rsidR="000465A7" w:rsidDel="00D7211E">
          <w:rPr>
            <w:lang w:val="en-GB"/>
          </w:rPr>
          <w:delInstrText>ADDIN CSL_CITATION { "citationItems" : [ { "id" : "ITEM-1", "itemData" : { "DOI" : "10.1016/j.envsci.2018.06.014", "ISSN" : "14629011", "abstract" : "The implementation of climate change response programmes for adaptation and resilience is anchored on western scientific knowledge. However, this has led to a tendency to marginalise indigenous knowledge as it is considered unimportant in this process (Belfer et al., 2017; Lesperance, 2017; Whitfield et al., 2015). Yet, knowledge systems rarely develop in isolation as they normally tend to cross-fertilize and benefit from each other. In this regard, we think that indigenous knowledge is just as important as scientific knowledge and the two must be integrated through multiple evidence base approach for climate change adaptation and mitigation. In this paper, focussing on African traditional society, we combine oral history with the available literature to examine traditional knowledge and awareness of climate change and related environmental risks. Interesting themes emerge from the knowledge holders themselves and our analysis uncovers a wide range of adaptive coping strategies applied with mixed success. From spotting and reading the position and shape of the \u2018new moon\u2019 to the interpretative correctness of its symbolism in \u201capplied traditional climatology,\u201d and from rain-making rituals to conservation of wetlands and forests. Generally, findings seem to suggest that traditional African knowledge of environmental change may be as old as the society itself, with local knowledge transmitted from one generation to the next. Based on the perceived vulnerability of indigenous communities, many scholars tend to argue generically for the integration of indigenous knowledge into climate change policies and implementation (Ross, 2009; Maldonado et al., 2016; Etchart, 2017). In this paper however, we attempt to supplement these arguments by providing specific and contextualised evidence of indigenous knowledge linked to climate change adaptation. It is demonstrated that indigenous knowledge is neither singular nor universal, but rather, a voluminous, diverse and highly localised source of wisdom. We conclude that integration of such unique and specific indigenous knowledge systems into other evidence bases of knowledge, could be one of the best ways to the more effective and sustainable implementation of climate change adaptation strategies among target indigenous communities.",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"1" ] ] }, "page" : "83-91", "publisher" : "Elsevier Ltd", "title" : "Climate change adaptation: Linking indigenous knowledge with western science for effective adaptation", "translator" : [ { "dropping-particle" : "", "family" : "Q6976", "given" : "", "non-dropping-particle" : "", "parse-names" : false, "suffix" : "" } ], "type" : "article-journal", "volume" : "88" }, "uris" : [ "http://www.mendeley.com/documents/?uuid=7208277c-91bc-4134-967c-4bbfbb65145a" ] } ], "mendeley" : { "formattedCitation" : "(Makondo and Thomas, 2018)", "manualFormatting" : "(Makondo and Thomas, 2018; ", "plainTextFormattedCitation" : "(Makondo and Thomas, 2018)", "previouslyFormattedCitation" : "(Makondo and Thomas, 2018)" }, "properties" : { "noteIndex" : 0 }, "schema" : "https://github.com/citation-style-language/schema/raw/master/csl-citation.json" }</w:delInstrText>
        </w:r>
        <w:r w:rsidRPr="00A766DC" w:rsidDel="00D7211E">
          <w:rPr>
            <w:lang w:val="en-GB"/>
          </w:rPr>
          <w:fldChar w:fldCharType="separate"/>
        </w:r>
        <w:r w:rsidR="00E41CA2" w:rsidDel="00D7211E">
          <w:rPr>
            <w:noProof/>
            <w:lang w:val="en-GB"/>
          </w:rPr>
          <w:delText xml:space="preserve">(Makondo and Thomas, 2018; </w:delText>
        </w:r>
        <w:r w:rsidRPr="00A766DC" w:rsidDel="00D7211E">
          <w:rPr>
            <w:lang w:val="en-GB"/>
          </w:rPr>
          <w:fldChar w:fldCharType="end"/>
        </w:r>
        <w:commentRangeEnd w:id="1491"/>
        <w:r w:rsidR="00E41CA2" w:rsidDel="00D7211E">
          <w:rPr>
            <w:rStyle w:val="CommentReference"/>
            <w:rFonts w:asciiTheme="minorHAnsi" w:eastAsiaTheme="minorHAnsi" w:hAnsiTheme="minorHAnsi"/>
            <w:lang w:eastAsia="en-US"/>
          </w:rPr>
          <w:commentReference w:id="1491"/>
        </w:r>
        <w:commentRangeStart w:id="1492"/>
        <w:r w:rsidRPr="00A766DC" w:rsidDel="00D7211E">
          <w:rPr>
            <w:lang w:val="en-GB"/>
          </w:rPr>
          <w:fldChar w:fldCharType="begin" w:fldLock="1"/>
        </w:r>
        <w:r w:rsidR="000465A7" w:rsidDel="00D7211E">
          <w:rPr>
            <w:lang w:val="en-GB"/>
          </w:rPr>
          <w:delInstrText>ADDIN CSL_CITATION { "citationItems" : [ { "id" : "ITEM-1",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"ITEM-1",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"mendeley" : { "formattedCitation" : "(Rosenzweig and Neofotis, 2013)", "manualFormatting" : "Rosenzweig and Neofotis, 2013)", "plainTextFormattedCitation" : "(Rosenzweig and Neofotis, 2013)", "previouslyFormattedCitation" : "(Rosenzweig and Neofotis, 2013)" }, "properties" : { "noteIndex" : 0 }, "schema" : "https://github.com/citation-style-language/schema/raw/master/csl-citation.json" }</w:delInstrText>
        </w:r>
        <w:r w:rsidRPr="00A766DC" w:rsidDel="00D7211E">
          <w:rPr>
            <w:lang w:val="en-GB"/>
          </w:rPr>
          <w:fldChar w:fldCharType="separate"/>
        </w:r>
        <w:r w:rsidR="00E41CA2" w:rsidDel="00D7211E">
          <w:rPr>
            <w:noProof/>
            <w:lang w:val="en-GB"/>
          </w:rPr>
          <w:delText>Rosenzweig and Neofotis, 2013)</w:delText>
        </w:r>
        <w:r w:rsidRPr="00A766DC" w:rsidDel="00D7211E">
          <w:rPr>
            <w:lang w:val="en-GB"/>
          </w:rPr>
          <w:fldChar w:fldCharType="end"/>
        </w:r>
        <w:commentRangeEnd w:id="1492"/>
        <w:r w:rsidR="00E41CA2" w:rsidDel="00D7211E">
          <w:rPr>
            <w:rStyle w:val="CommentReference"/>
            <w:rFonts w:asciiTheme="minorHAnsi" w:eastAsiaTheme="minorHAnsi" w:hAnsiTheme="minorHAnsi"/>
            <w:lang w:eastAsia="en-US"/>
          </w:rPr>
          <w:commentReference w:id="1492"/>
        </w:r>
      </w:del>
      <w:r w:rsidRPr="00A766DC">
        <w:rPr>
          <w:lang w:val="en-GB"/>
        </w:rPr>
        <w:t>.</w:t>
      </w:r>
    </w:p>
    <w:bookmarkEnd w:id="1490"/>
    <w:p w14:paraId="18C09E8C" w14:textId="51429250" w:rsidR="00BF4F94" w:rsidRPr="00A766DC" w:rsidRDefault="00BF4F94" w:rsidP="00BF4F94">
      <w:pPr>
        <w:pStyle w:val="AR6BodyText"/>
        <w:numPr>
          <w:ilvl w:val="0"/>
          <w:numId w:val="13"/>
        </w:numPr>
        <w:rPr>
          <w:lang w:val="en-GB"/>
        </w:rPr>
      </w:pPr>
      <w:r w:rsidRPr="00A766DC">
        <w:rPr>
          <w:lang w:val="en-GB"/>
        </w:rPr>
        <w:t xml:space="preserve">Relevant information may also be drawn from paleoclimate studies </w:t>
      </w:r>
      <w:r w:rsidRPr="00A766DC">
        <w:rPr>
          <w:lang w:val="en-GB"/>
        </w:rPr>
        <w:fldChar w:fldCharType="begin" w:fldLock="1"/>
      </w:r>
      <w:r w:rsidR="000465A7">
        <w:rPr>
          <w:lang w:val="en-GB"/>
        </w:rPr>
        <w:instrText>ADDIN CSL_CITATION { "citationItems" : [ { "id" : "ITEM-1", "itemData" : { "DOI" : "10.1038/s41561-017-0046-8", "ISSN" : "17520908", "abstract" : "A compilation of hundreds of palaeoclimate records highlighted the extent of regional variability during the past 2,000 years, and therein the uniqueness of recent warming.", "author" : [ { "dropping-particle" : "", "family" : "McGregor", "given" : "Helen", "non-dropping-particle" : "", "parse-names" : false, "suffix" : "" } ], "container-title" : "Nature Geoscience", "id" : "ITEM-1", "issue" : "1", "issued" : { "date-parts" : [ [ "2018", "1", "1" ] ] }, "page" : "18-19", "publisher" : "Nature Publishing Group", "title" : "Regional climate goes global", "translator" : [ { "dropping-particle" : "", "family" : "Q6987", "given" : "", "non-dropping-particle" : "", "parse-names" : false, "suffix" : "" } ], "type" : "article", "volume" : "11" }, "uris" : [ "http://www.mendeley.com/documents/?uuid=2a9a4f43-0300-46e1-9b29-29fb9e9baf20" ] }, { "id" : "ITEM-2", "itemData" : { "DOI" : "10.1016/j.ejrh.2020.100686", "ISSN" : "22145818", "abstract" : "Study region: South East Queensland (SEQ), Australia. Study focus: Decision makers in the water sector need to deal with uncertainty about the impacts of climate variability and change. Identifying solutions for hydroclimatic risk adaptation strategies that are both optimal and robust in the presence of this uncertainty presents a difficult challenge. The instrumental hydroclimatic record in Australia is short (\u223c60\u2212120 years depending on location and variable), and fails to encompass enough climate variability to allow the calculation of robust statistics around the baseline risk of extreme events (i.e. multi-year droughts, decadal periods with clustering of major flood events). This paper (i) demonstrates how palaeoclimate data can be used to better understand what is possible with respect to drought frequency and duration in South East Queensland (SEQ), Australia and (ii) investigates some implications from palaeoclimate data for drought planning, drought management and water security decision making. New hydrological insights for the region: The instrumental period is not representative of the full range of past climate variability. Droughts worse than those in the instrumental record are not only possible, but likely, and the probability of conditions drier than the worst on instrumental record is not zero. This means that current drought risk estimates are at best misleading and probably convey a false sense of security that is not justified given the insights now available from palaeoclimate data.", "author" : [ { "dropping-particle" : "", "family" : "Kiem", "given" : "Anthony S.", "non-dropping-particle" : "", "parse-names" : false, "suffix" : "" }, { "dropping-particle" : "", "family" : "Vance", "given" : "Tessa R.", "non-dropping-particle" : "", "parse-names" : false, "suffix" : "" }, { "dropping-particle" : "", "family" : "Tozer", "given" : "Carly R.", "non-dropping-particle" : "", "parse-names" : false, "suffix" : "" }, { "dropping-particle" : "", "family" : "Roberts", "given" : "Jason L.", "non-dropping-particle" : "", "parse-names" : false, "suffix" : "" }, { "dropping-particle" : "", "family" : "Dalla Pozza", "given" : "Ramona", "non-dropping-particle" : "", "parse-names" : false, "suffix" : "" }, { "dropping-particle" : "", "family" : "Vitkovsky", "given" : "John", "non-dropping-particle" : "", "parse-names" : false, "suffix" : "" }, { "dropping-particle" : "", "family" : "Smolders", "given" : "Kate", "non-dropping-particle" : "", "parse-names" : false, "suffix" : "" }, { "dropping-particle" : "", "family" : "Curran", "given" : "Mark A.J.", "non-dropping-particle" : "", "parse-names" : false, "suffix" : "" } ], "container-title" : "Journal of Hydrology: Regional Studies", "id" : "ITEM-2", "issued" : { "date-parts" : [ [ "2020", "6", "1" ] ] }, "page" : "100686", "publisher" : "Elsevier B.V.", "title" : "Learning from the past \u2013 Using palaeoclimate data to better understand and manage drought in South East Queensland (SEQ), Australia", "translator" : [ { "dropping-particle" : "", "family" : "Q6985", "given" : "", "non-dropping-particle" : "", "parse-names" : false, "suffix" : "" } ], "type" : "article-journal", "volume" : "29" }, "uris" : [ "http://www.mendeley.com/documents/?uuid=4e2ae9e6-1638-4116-8b6c-37fe39b397fb" ] }, { "id" : "ITEM-3", "itemData" : { "DOI" : "10.1016/j.ejrh.2020.100728", "ISSN" : "22145818", "abstract" : "Study Region: The Lockyer Catchment, Queensland, Australia. Study Focus: Future rainfall projections are usually presented as a percentage change from current climate, where current climate is defined using relatively short instrumental records. However, palaeoclimate reconstructions demonstrate that instrumental data does not capture the full range of climate variability that has occurred. Understanding natural climate variability, and how it compares to climate model projections for the future, requires the use of (a) instrumental and palaeoclimate data to quantify the range of historical variability and (b) climate model data to quantify if/how things could change in the future. Considering this, we compare instrumental, palaeoclimate, and projected rainfall statistics for the Lockyer Catchment. New hydrologic insights for the region: We found that, in the Lockyer Catchment, instrumental data insufficiently captures past variability and plausible projections of rainfall decreases in the future. We also found that at mid-21st and late 21st century time periods decreases in annual average rainfall, rainfall variability, and ninetieth percentile rainfall outside the confines of instrumental and palaeoclimate variability are plausible. Also, when considering variability in the palaeoclimate record compounded with projected rainfall trends, much larger decreases in rainfall are plausible than when only considering instrumental and projected rainfall. The implications of these results are discussed in terms of (a) calculating the sustainable yield of water supply catchments and (b) estimating catchment runoff using hydrological models.", "author" : [ { "dropping-particle" : "", "family" : "Armstrong", "given" : "Matthew S.", "non-dropping-particle" : "", "parse-names" : false, "suffix" : "" }, { "dropping-particle" : "", "family" : "Kiem", "given" : "Anthony S.", "non-dropping-particle" : "", "parse-names" : false, "suffix" : "" }, { "dropping-particle" : "", "family" : "Vance", "given" : "Tessa R.", "non-dropping-particle" : "", "parse-names" : false, "suffix" : "" } ], "container-title" : "Journal of Hydrology: Regional Studies", "id" : "ITEM-3", "issued" : { "date-parts" : [ [ "2020", "10", "1" ] ] }, "page" : "100728", "publisher" : "Elsevier B.V.", "title" : "Comparing instrumental, palaeoclimate, and projected rainfall data: Implications for water resources management and hydrological modelling", "translator" : [ { "dropping-particle" : "", "family" : "Q6986", "given" : "", "non-dropping-particle" : "", "parse-names" : false, "suffix" : "" } ], "type" : "article-journal", "volume" : "31" }, "uris" : [ "http://www.mendeley.com/documents/?uuid=3056890a-f5f7-42dc-b274-5840200fa65d" ] } ], "mendeley" : { "formattedCitation" : "(McGregor, 2018; Armstrong et al., 2020; Kiem et al., 2020)", "manualFormatting" : "(e.g., McGregor, 2018; Armstrong et al., 2020; Kiem et al., 2020)", "plainTextFormattedCitation" : "(McGregor, 2018; Armstrong et al., 2020; Kiem et al., 2020)", "previouslyFormattedCitation" : "(McGregor, 2018; Armstrong et al., 2020; Kiem et al., 2020)" }, "properties" : { "noteIndex" : 0 }, "schema" : "https://github.com/citation-style-language/schema/raw/master/csl-citation.json" }</w:instrText>
      </w:r>
      <w:r w:rsidRPr="00A766DC">
        <w:rPr>
          <w:lang w:val="en-GB"/>
        </w:rPr>
        <w:fldChar w:fldCharType="separate"/>
      </w:r>
      <w:r w:rsidR="00E41CA2">
        <w:rPr>
          <w:noProof/>
          <w:lang w:val="en-GB"/>
        </w:rPr>
        <w:t>(e.g., McGregor, 2018; Armstrong et al., 2020; Kiem et al., 2020)</w:t>
      </w:r>
      <w:r w:rsidRPr="00A766DC">
        <w:rPr>
          <w:lang w:val="en-GB"/>
        </w:rPr>
        <w:fldChar w:fldCharType="end"/>
      </w:r>
      <w:r w:rsidRPr="00A766DC">
        <w:rPr>
          <w:lang w:val="en-GB"/>
        </w:rPr>
        <w:t xml:space="preserve"> to support and contextualize other sources about more recent and projected changes.</w:t>
      </w:r>
    </w:p>
    <w:p w14:paraId="308F30F6" w14:textId="77777777" w:rsidR="00BF4F94" w:rsidRPr="00C734F4" w:rsidRDefault="00BF4F94" w:rsidP="00BF4F94">
      <w:pPr>
        <w:pStyle w:val="AR6BodyText"/>
        <w:rPr>
          <w:lang w:val="en-GB"/>
        </w:rPr>
      </w:pPr>
    </w:p>
    <w:p w14:paraId="00560784" w14:textId="2AB936DD" w:rsidR="00BF4F94" w:rsidRPr="00C734F4" w:rsidRDefault="00BF4F94" w:rsidP="00BF4F94">
      <w:pPr>
        <w:pStyle w:val="AR6BodyText"/>
        <w:rPr>
          <w:lang w:val="en-GB"/>
        </w:rPr>
      </w:pPr>
      <w:r w:rsidRPr="00C734F4">
        <w:rPr>
          <w:lang w:val="en-GB"/>
        </w:rPr>
        <w:t>Different sources of information may be more appropriate for some purposes than others, as they may provide information better aligned to the spatial and temporal scales of interest, in different formats, and tailored to different types of application. In some cases, a purpose may be best served using several types of information together. For example, when model data is the primary source, it can be advantageous to employ data from multiple models or even from a range of different experiment types (Section 10.3.2) supported by assessing how the models reflect changes in driving processes. In this manner a purpose may be best served by seeking the congruence of several types of information together, though one needs to recognize how well the attributes of each source align with the specific need for information. Depending on resources, one may even design model experiments specifically for a given use, such as constructing physical climate storylines of individual events (Box 10.2 and Section 10.3.2). Such analyses may be complemented by event attribution studies (Section 11.</w:t>
      </w:r>
      <w:r w:rsidR="00B60B2B">
        <w:rPr>
          <w:lang w:val="en-GB"/>
        </w:rPr>
        <w:t>1.4</w:t>
      </w:r>
      <w:r w:rsidRPr="00C734F4">
        <w:rPr>
          <w:lang w:val="en-GB"/>
        </w:rPr>
        <w:t>).</w:t>
      </w:r>
    </w:p>
    <w:p w14:paraId="7F6B04A1" w14:textId="77777777" w:rsidR="00BF4F94" w:rsidRPr="00C734F4" w:rsidRDefault="00BF4F94" w:rsidP="00BF4F94">
      <w:pPr>
        <w:pStyle w:val="AR6BodyText"/>
        <w:rPr>
          <w:lang w:val="en-GB"/>
        </w:rPr>
      </w:pPr>
    </w:p>
    <w:p w14:paraId="479D7EBD" w14:textId="1A5A602D" w:rsidR="00BF4F94" w:rsidRPr="00C734F4" w:rsidRDefault="00BF4F94" w:rsidP="00BF4F94">
      <w:pPr>
        <w:pStyle w:val="AR6BodyText"/>
        <w:rPr>
          <w:color w:val="FF0000"/>
          <w:lang w:val="en-GB"/>
        </w:rPr>
      </w:pPr>
      <w:r w:rsidRPr="00C734F4">
        <w:rPr>
          <w:lang w:val="en-GB"/>
        </w:rPr>
        <w:t xml:space="preserve">Users of climate information may face the so-called practitioner’s dilemma: a plethora of different and potentially </w:t>
      </w:r>
      <w:r w:rsidR="004E5BBF">
        <w:rPr>
          <w:lang w:val="en-GB"/>
        </w:rPr>
        <w:t>contrasting</w:t>
      </w:r>
      <w:r w:rsidR="00375D5A">
        <w:rPr>
          <w:lang w:val="en-GB"/>
        </w:rPr>
        <w:t xml:space="preserve"> sources</w:t>
      </w:r>
      <w:r w:rsidRPr="00C734F4">
        <w:rPr>
          <w:lang w:val="en-GB"/>
        </w:rPr>
        <w:t xml:space="preserve"> (Figure 10.16) may be available without a comprehensive and user-relevant evaluation, and these datasets may also lack a transparent and easily understandable explanation of underlying assumptions, strengths and limitations </w:t>
      </w:r>
      <w:r w:rsidR="003B09DF" w:rsidRPr="00C734F4">
        <w:rPr>
          <w:lang w:val="en-GB"/>
        </w:rPr>
        <w:fldChar w:fldCharType="begin" w:fldLock="1"/>
      </w:r>
      <w:r w:rsidR="000465A7">
        <w:rPr>
          <w:lang w:val="en-GB"/>
        </w:rPr>
        <w: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"ITEM-2",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"(Barsugli et al., 2013; Hewitson et al., 2017)", "plainTextFormattedCitation" : "(Barsugli et al., 2013; Hewitson et al., 2017)", "previouslyFormattedCitation" : "(Barsugli et al., 2013; Hewitson et al., 2017)" }, "properties" : { "noteIndex" : 0 }, "schema" : "https://github.com/citation-style-language/schema/raw/master/csl-citation.json" }</w:instrText>
      </w:r>
      <w:r w:rsidR="003B09DF" w:rsidRPr="00C734F4">
        <w:rPr>
          <w:lang w:val="en-GB"/>
        </w:rPr>
        <w:fldChar w:fldCharType="separate"/>
      </w:r>
      <w:r w:rsidR="00E41CA2">
        <w:rPr>
          <w:noProof/>
          <w:lang w:val="en-GB"/>
        </w:rPr>
        <w:t>(Barsugli et al., 2013; Hewitson et al., 2017)</w:t>
      </w:r>
      <w:r w:rsidR="003B09DF" w:rsidRPr="00C734F4">
        <w:rPr>
          <w:lang w:val="en-GB"/>
        </w:rPr>
        <w:fldChar w:fldCharType="end"/>
      </w:r>
      <w:r w:rsidRPr="00C734F4">
        <w:rPr>
          <w:lang w:val="en-GB"/>
        </w:rPr>
        <w:t xml:space="preserve">. Often, the choice of information source is therefore not determined by what is most relevant and informative for the question at hand, but rather by practical constraints such as accessibility and ease of use and may be limited to the availability of just one source in extreme cases </w:t>
      </w:r>
      <w:r w:rsidRPr="00C734F4">
        <w:rPr>
          <w:lang w:val="en-GB"/>
        </w:rPr>
        <w:fldChar w:fldCharType="begin" w:fldLock="1"/>
      </w:r>
      <w:r w:rsidR="000465A7">
        <w:rPr>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C734F4">
        <w:rPr>
          <w:lang w:val="en-GB"/>
        </w:rPr>
        <w:fldChar w:fldCharType="separate"/>
      </w:r>
      <w:r w:rsidR="00E41CA2">
        <w:rPr>
          <w:noProof/>
          <w:lang w:val="en-GB"/>
        </w:rPr>
        <w:t>(Rössler et al., 2019a)</w:t>
      </w:r>
      <w:r w:rsidRPr="00C734F4">
        <w:rPr>
          <w:lang w:val="en-GB"/>
        </w:rPr>
        <w:fldChar w:fldCharType="end"/>
      </w:r>
      <w:r w:rsidRPr="00C734F4">
        <w:rPr>
          <w:lang w:val="en-GB"/>
        </w:rPr>
        <w:t>.</w:t>
      </w:r>
    </w:p>
    <w:p w14:paraId="0013F041" w14:textId="77777777" w:rsidR="00BF4F94" w:rsidRPr="00C734F4" w:rsidRDefault="00BF4F94" w:rsidP="00BF4F94">
      <w:pPr>
        <w:pStyle w:val="AR6BodyText"/>
        <w:rPr>
          <w:color w:val="FF0000"/>
          <w:lang w:val="en-GB"/>
        </w:rPr>
      </w:pPr>
    </w:p>
    <w:p w14:paraId="17F4AE0E" w14:textId="77777777" w:rsidR="00BF4F94" w:rsidRPr="00C734F4" w:rsidRDefault="00BF4F94" w:rsidP="00BF4F94">
      <w:pPr>
        <w:pStyle w:val="AR6BodyText"/>
        <w:rPr>
          <w:color w:val="FF0000"/>
          <w:lang w:val="en-GB"/>
        </w:rPr>
      </w:pPr>
    </w:p>
    <w:p w14:paraId="20C60AA8" w14:textId="77777777" w:rsidR="00BF4F94" w:rsidRPr="00C734F4" w:rsidRDefault="00BF4F94" w:rsidP="00BF4F94">
      <w:pPr>
        <w:pStyle w:val="AR6Chap10Level21011"/>
        <w:rPr>
          <w:lang w:val="en-GB"/>
        </w:rPr>
      </w:pPr>
      <w:bookmarkStart w:id="1493" w:name="_Toc70454770"/>
      <w:r w:rsidRPr="00C734F4">
        <w:rPr>
          <w:lang w:val="en-GB"/>
        </w:rPr>
        <w:t>Framing Elements for Constructing User-Relevant Information</w:t>
      </w:r>
      <w:bookmarkEnd w:id="1493"/>
    </w:p>
    <w:p w14:paraId="68939FAC" w14:textId="77777777" w:rsidR="00BF4F94" w:rsidRPr="00C734F4" w:rsidRDefault="00BF4F94" w:rsidP="00BF4F94">
      <w:pPr>
        <w:pStyle w:val="AR6BodyText"/>
        <w:rPr>
          <w:lang w:val="en-GB"/>
        </w:rPr>
      </w:pPr>
    </w:p>
    <w:p w14:paraId="02616C8B" w14:textId="77777777" w:rsidR="00BF4F94" w:rsidRPr="00C734F4" w:rsidRDefault="00BF4F94" w:rsidP="00BF4F94">
      <w:pPr>
        <w:pStyle w:val="AR6Chap10Level310111"/>
        <w:rPr>
          <w:lang w:val="en-GB"/>
        </w:rPr>
      </w:pPr>
      <w:bookmarkStart w:id="1494" w:name="_Toc70454771"/>
      <w:r w:rsidRPr="00C734F4">
        <w:rPr>
          <w:lang w:val="en-GB"/>
        </w:rPr>
        <w:t>Consideration of different contexts</w:t>
      </w:r>
      <w:bookmarkEnd w:id="1494"/>
    </w:p>
    <w:p w14:paraId="6E8DC8EA" w14:textId="77777777" w:rsidR="00BF4F94" w:rsidRPr="00C734F4" w:rsidRDefault="00BF4F94" w:rsidP="00BF4F94">
      <w:pPr>
        <w:pStyle w:val="AR6BodyText"/>
        <w:rPr>
          <w:lang w:val="en-GB"/>
        </w:rPr>
      </w:pPr>
    </w:p>
    <w:p w14:paraId="5061B098" w14:textId="6A76B990" w:rsidR="00BF4F94" w:rsidRPr="00C734F4" w:rsidRDefault="00BF4F94" w:rsidP="00BF4F94">
      <w:pPr>
        <w:pStyle w:val="AR6BodyText"/>
        <w:rPr>
          <w:lang w:val="en-GB"/>
        </w:rPr>
      </w:pPr>
      <w:r w:rsidRPr="00C734F4">
        <w:rPr>
          <w:lang w:val="en-GB"/>
        </w:rPr>
        <w:t xml:space="preserve">Without considering the specific context, the distillation of climate information relevant to users may poorly serve the goal of informing adaptation and policy </w:t>
      </w:r>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"id" : "ITEM-2", "itemData" : { "DOI" : "10.1073/pnas.1231332100", "abstract" : "The challenge of meeting human development needs while protecting the earth\u2019s life support systems confronts scientists, technologists, policy makers, and communities from local to global levels. Many believe that science and technology (S&amp;T) must play a more central role in sustainable development, yet little systematic scholarship exists on how to create institutions that effectively harness S&amp;T for sustainability. This study suggests that efforts to mobilize S&amp;T for sustainability are more likely to be effective when they manage boundaries between knowledge and action in ways that simultaneously enhance the salience, credibility, and legitimacy of the information they produce. Effective systems apply a variety of institutional mechanisms that facilitate communication, translation and mediation across boundaries.", "author" : [ { "dropping-particle" : "", "family" : "Cash", "given" : "David W", "non-dropping-particle" : "", "parse-names" : false, "suffix" : "" }, { "dropping-particle" : "", "family" : "Clark", "given" : "William C", "non-dropping-particle" : "", "parse-names" : false, "suffix" : "" }, { "dropping-particle" : "", "family" : "Alcock", "given" : "Frank", "non-dropping-particle" : "", "parse-names" : false, "suffix" : "" }, { "dropping-particle" : "", "family" : "Dickson", "given" : "Nancy M", "non-dropping-particle" : "", "parse-names" : false, "suffix" : "" }, { "dropping-particle" : "", "family" : "Eckley", "given" : "Noelle", "non-dropping-particle" : "", "parse-names" : false, "suffix" : "" }, { "dropping-particle" : "", "family" : "Guston", "given" : "David H", "non-dropping-particle" : "", "parse-names" : false, "suffix" : "" }, { "dropping-particle" : "", "family" : "Ja", "given" : "Jill", "non-dropping-particle" : "", "parse-names" : false, "suffix" : "" }, { "dropping-particle" : "", "family" : "Mitchell", "given" : "Ronald B", "non-dropping-particle" : "", "parse-names" : false, "suffix" : "" } ], "container-title" : "Proceedings of the national academy of sciences", "id" : "ITEM-2", "issue" : "July", "issued" : { "date-parts" : [ [ "2003" ] ] }, "page" : "8086-8091", "title" : "Knowledge Systems for Sustainable Development", "translator" : [ { "dropping-particle" : "", "family" : "Q5078", "given" : "", "non-dropping-particle" : "", "parse-names" : false, "suffix" : "" } ], "type" : "article-journal", "volume" : "100" }, "uris" : [ "http://www.mendeley.com/documents/?uuid=482869c8-395c-4eef-bc2c-3117faba0a65" ] }, { "id" : "ITEM-3",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"ITEM-3",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"(Cash et al., 2003; Lemos et al., 2012; Baztan et al., 2017)", "plainTextFormattedCitation" : "(Cash et al., 2003; Lemos et al., 2012; Baztan et al., 2017)", "previouslyFormattedCitation" : "(Cash et al., 2003; Lemos et al., 2012; Baztan et al., 2017)" }, "properties" : { "noteIndex" : 0 }, "schema" : "https://github.com/citation-style-language/schema/raw/master/csl-citation.json" }</w:instrText>
      </w:r>
      <w:r w:rsidRPr="00C734F4">
        <w:rPr>
          <w:lang w:val="en-GB"/>
        </w:rPr>
        <w:fldChar w:fldCharType="separate"/>
      </w:r>
      <w:r w:rsidR="00E41CA2">
        <w:rPr>
          <w:noProof/>
          <w:lang w:val="en-GB"/>
        </w:rPr>
        <w:t>(Cash et al., 2003; Lemos et al., 2012; Baztan et al., 2017)</w:t>
      </w:r>
      <w:r w:rsidRPr="00C734F4">
        <w:rPr>
          <w:lang w:val="en-GB"/>
        </w:rPr>
        <w:fldChar w:fldCharType="end"/>
      </w:r>
      <w:r w:rsidRPr="00C734F4">
        <w:rPr>
          <w:lang w:val="en-GB"/>
        </w:rPr>
        <w:t xml:space="preserve">. Section 10.1.4 identifies three implicit framing issues of constructing and delivering user-relevant climate information: practical issues arising from the climate information sources, issues with including the context in constructing the information, and difficulties presented by complex networks of practitioners. The social context strongly influences decisions about constructing information and requires a nuanced and holistic approach to recognize the complexity of a coupled social and physical system </w:t>
      </w:r>
      <w:r w:rsidRPr="00C734F4">
        <w:rPr>
          <w:lang w:val="en-GB"/>
        </w:rPr>
        <w:fldChar w:fldCharType="begin" w:fldLock="1"/>
      </w:r>
      <w:r w:rsidR="000465A7">
        <w:rPr>
          <w:lang w:val="en-GB"/>
        </w:rPr>
        <w:instrText>ADDIN CSL_CITATION { "citationItems" : [ { "id" : "ITEM-1", "itemData" : { "DOI" : "10.1007/s10113-014-0631-y", "ISBN" : "1436-378X", "ISSN" : "1436378X", "abstract" : "Climate is one of many factors to be considered in adapting systems to environmental and societal change and often it is not the most important factor. Moreover, given considerable model inadequacies, irreducible uncertainties, and poor accessibility to model output, we may legitimately ask whether or not regional climate projections ought to have a central role in guiding climate change adaptation decisions. This question is addressed by analysing the value of regional downscaled climate model output in the management of complex socio-ecological systems (SESs) vulnerable to climate change. We demonstrate, using the example of the Dwesa-Cwebe region in South Africa, that the management of such systems under changing environmental and socio-economic conditions requires a nuanced and holistic approach that addresses cross-scale system interdependencies and incorporates \"complexity thinking\". We argue that the persistent focus on increasing precision and skill in regional climate projections is misguided and does not adequately address the needs of society. However, this does not imply that decision makers should exclude current and future generations of regional climate projections in their management processes. On the contrary, ignoring such information, however uncertain and incomplete, risks the implementation of maladaptive policies and practices. By using regional climate projections to further explore uncertainties and investigate cross-scale system dependencies, such information can be used to aid understanding of how SESs might evolve under alternative future societal and environmental scenarios. \u00a9 2014 The Author(s).", "author" : [ { "dropping-particle" : "", "family" : "Daron", "given" : "Joseph David", "non-dropping-particle" : "", "parse-names" : false, "suffix" : "" }, { "dropping-particle" : "", "family" : "Sutherland", "given" : "Kate", "non-dropping-particle" : "", "parse-names" : false, "suffix" : "" }, { "dropping-particle" : "", "family" : "Jack", "given" : "Christopher", "non-dropping-particle" : "", "parse-names" : false, "suffix" : "" }, { "dropping-particle" : "", "family" : "Hewitson", "given" : "Bruce C.", "non-dropping-particle" : "", "parse-names" : false, "suffix" : "" } ], "container-title" : "Regional Environmental Change", "id" : "ITEM-1", "issue" : "1", "issued" : { "date-parts" : [ [ "2014", "5" ] ] }, "page" : "1-12", "title" : "The role of regional climate projections in managing complex socio-ecological systems", "translator" : [ { "dropping-particle" : "", "family" : "Q5213", "given" : "", "non-dropping-particle" : "", "parse-names" : false, "suffix" : "" } ], "type" : "article-journal", "volume" : "15" }, "uris" : [ "http://www.mendeley.com/documents/?uuid=efa8103c-e044-4495-b600-ecb2414f5556" ] } ], "mendeley" : { "formattedCitation" : "(Daron et al., 2014)", "plainTextFormattedCitation" : "(Daron et al., 2014)", "previouslyFormattedCitation" : "(Daron et al., 2014)" }, "properties" : { "noteIndex" : 0 }, "schema" : "https://github.com/citation-style-language/schema/raw/master/csl-citation.json" }</w:instrText>
      </w:r>
      <w:r w:rsidRPr="00C734F4">
        <w:rPr>
          <w:lang w:val="en-GB"/>
        </w:rPr>
        <w:fldChar w:fldCharType="separate"/>
      </w:r>
      <w:r w:rsidR="00E41CA2">
        <w:rPr>
          <w:noProof/>
          <w:lang w:val="en-GB"/>
        </w:rPr>
        <w:t>(Daron et al., 2014)</w:t>
      </w:r>
      <w:r w:rsidRPr="00C734F4">
        <w:rPr>
          <w:lang w:val="en-GB"/>
        </w:rPr>
        <w:fldChar w:fldCharType="end"/>
      </w:r>
      <w:r w:rsidRPr="00C734F4">
        <w:rPr>
          <w:lang w:val="en-GB"/>
        </w:rPr>
        <w:t xml:space="preserve">. For example, urban water managers must recognize the dependency of the city on different water resources and the interplay of both local and national government legislation that can involve a range of different constituencies and decision makers </w:t>
      </w:r>
      <w:r w:rsidRPr="00C734F4">
        <w:rPr>
          <w:lang w:val="en-GB"/>
        </w:rPr>
        <w:fldChar w:fldCharType="begin" w:fldLock="1"/>
      </w:r>
      <w:r w:rsidR="000465A7">
        <w:rPr>
          <w:lang w:val="en-GB"/>
        </w:rPr>
        <w:instrText>ADDIN CSL_CITATION { "citationItems" : [ { "id" : "ITEM-1",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"ITEM-1",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"ITEM-2", "itemData" : { "DOI" : "10.1016/j.jhydrol.2020.125953", "ISSN" : "00221694", "author" : [ { "dropping-particle" : "", "family" : "Savelli", "given" : "Elisa", "non-dropping-particle" : "", "parse-names" : false, "suffix" : "" }, { "dropping-particle" : "", "family" : "Rusca", "given" : "Maria", "non-dropping-particle" : "", "parse-names" : false, "suffix" : "" }, { "dropping-particle" : "", "family" : "Cloke", "given" : "Hannah", "non-dropping-particle" : "", "parse-names" : false, "suffix" : "" }, { "dropping-particle" : "", "family" : "Baldassarre", "given" : "Giuliano", "non-dropping-particle" : "Di", "parse-names" : false, "suffix" : "" } ], "container-title" : "Journal of Hydrology", "id" : "ITEM-2", "issued" : { "date-parts" : [ [ "2021", "3" ] ] }, "page" : "125953", "title" : "Don\u2019t blame the rain: Social power and the 2015\u20132017 drought in Cape Town", "translator" : [ { "dropping-particle" : "", "family" : "Q6959", "given" : "", "non-dropping-particle" : "", "parse-names" : false, "suffix" : "" } ], "type" : "article-journal", "volume" : "594" }, "uris" : [ "http://www.mendeley.com/documents/?uuid=95c41a26-ba35-4316-8048-76268dbca86e" ] } ], "mendeley" : { "formattedCitation" : "(Scott et al., 2018; Savelli et al., 2021)", "plainTextFormattedCitation" : "(Scott et al., 2018; Savelli et al., 2021)", "previouslyFormattedCitation" : "(Scott et al., 2018; Savelli et al., 2021)" }, "properties" : { "noteIndex" : 0 }, "schema" : "https://github.com/citation-style-language/schema/raw/master/csl-citation.json" }</w:instrText>
      </w:r>
      <w:r w:rsidRPr="00C734F4">
        <w:rPr>
          <w:lang w:val="en-GB"/>
        </w:rPr>
        <w:fldChar w:fldCharType="separate"/>
      </w:r>
      <w:r w:rsidR="00E41CA2">
        <w:rPr>
          <w:noProof/>
          <w:lang w:val="en-GB"/>
        </w:rPr>
        <w:t>(Scott et al., 2018; Savelli et al., 2021)</w:t>
      </w:r>
      <w:r w:rsidRPr="00C734F4">
        <w:rPr>
          <w:lang w:val="en-GB"/>
        </w:rPr>
        <w:fldChar w:fldCharType="end"/>
      </w:r>
      <w:r w:rsidRPr="00C734F4">
        <w:rPr>
          <w:lang w:val="en-GB"/>
        </w:rPr>
        <w:t>.</w:t>
      </w:r>
    </w:p>
    <w:p w14:paraId="4EC0A43D" w14:textId="77777777" w:rsidR="00BF4F94" w:rsidRPr="00C734F4" w:rsidRDefault="00BF4F94" w:rsidP="00BF4F94">
      <w:pPr>
        <w:pStyle w:val="AR6BodyText"/>
        <w:rPr>
          <w:lang w:val="en-GB"/>
        </w:rPr>
      </w:pPr>
    </w:p>
    <w:p w14:paraId="4F699D03" w14:textId="77777777" w:rsidR="00BF4F94" w:rsidRPr="00C734F4" w:rsidRDefault="00BF4F94" w:rsidP="00BF4F94">
      <w:pPr>
        <w:pStyle w:val="AR6BodyText"/>
        <w:rPr>
          <w:lang w:val="en-GB"/>
        </w:rPr>
      </w:pPr>
      <w:r w:rsidRPr="00C734F4">
        <w:rPr>
          <w:lang w:val="en-GB"/>
        </w:rPr>
        <w:t>Context plays a role in determining the risks that may affect human systems and ecosystems and consequently the climate information needs. The context may also limit access to such information. Hence, the context imposes inherent constraints on how climate information can be constructed and optimally aligned with its intended application. Although contexts are unlimited in variety, some key contextual elements include:</w:t>
      </w:r>
    </w:p>
    <w:p w14:paraId="21B968AA" w14:textId="36618953" w:rsidR="00BF4F94" w:rsidRPr="00C734F4" w:rsidRDefault="00BF4F94" w:rsidP="00BF4F94">
      <w:pPr>
        <w:pStyle w:val="AR6BodyText"/>
        <w:numPr>
          <w:ilvl w:val="0"/>
          <w:numId w:val="14"/>
        </w:numPr>
        <w:rPr>
          <w:lang w:val="en-GB"/>
        </w:rPr>
      </w:pPr>
      <w:r w:rsidRPr="00C734F4">
        <w:rPr>
          <w:lang w:val="en-GB"/>
        </w:rPr>
        <w:t xml:space="preserve">Whether the problem formulation needs to be constructed through consultative activities that, for </w:t>
      </w:r>
      <w:r w:rsidRPr="00C734F4">
        <w:rPr>
          <w:lang w:val="en-GB"/>
        </w:rPr>
        <w:lastRenderedPageBreak/>
        <w:t xml:space="preserve">instance, help identify thresholds of vulnerability in complex urban or rural systems </w:t>
      </w:r>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"id" : "ITEM-2", "itemData" : { "DOI" : "10.1038/d41586-018-06858-4", "ISSN" : "0028-0836", "author" : [ { "dropping-particle" : "", "family" : "Willyard", "given" : "Cassandra", "non-dropping-particle" : "", "parse-names" : false, "suffix" : "" }, { "dropping-particle" : "", "family" : "Scudellari", "given" : "Megan", "non-dropping-particle" : "", "parse-names" : false, "suffix" : "" }, { "dropping-particle" : "", "family" : "Nordling", "given" : "Linda", "non-dropping-particle" : "", "parse-names" : false, "suffix" : "" } ], "container-title" : "Nature", "id" : "ITEM-2", "issue" : "7725", "issued" : { "date-parts" : [ [ "2018", "10", "1" ] ] }, "page" : "24-28", "title" : "How three research groups are tearing down the ivory tower", "translator" : [ { "dropping-particle" : "", "family" : "Q4104", "given" : "", "non-dropping-particle" : "", "parse-names" : false, "suffix" : "" } ], "type" : "article-journal", "volume" : "562" }, "uris" : [ "http://www.mendeley.com/documents/?uuid=b64da465-a1af-4628-9adc-a406f44888b2" ] } ], "mendeley" : { "formattedCitation" : "(Baztan et al., 2017; Willyard et al., 2018)", "plainTextFormattedCitation" : "(Baztan et al., 2017; Willyard et al., 2018)", "previouslyFormattedCitation" : "(Baztan et al., 2017; Willyard et al., 2018)" }, "properties" : { "noteIndex" : 0 }, "schema" : "https://github.com/citation-style-language/schema/raw/master/csl-citation.json" }</w:instrText>
      </w:r>
      <w:r w:rsidRPr="00C734F4">
        <w:rPr>
          <w:lang w:val="en-GB"/>
        </w:rPr>
        <w:fldChar w:fldCharType="separate"/>
      </w:r>
      <w:r w:rsidR="00E41CA2">
        <w:rPr>
          <w:noProof/>
          <w:lang w:val="en-GB"/>
        </w:rPr>
        <w:t>(Baztan et al., 2017; Willyard et al., 2018)</w:t>
      </w:r>
      <w:r w:rsidRPr="00C734F4">
        <w:rPr>
          <w:lang w:val="en-GB"/>
        </w:rPr>
        <w:fldChar w:fldCharType="end"/>
      </w:r>
      <w:r w:rsidRPr="00C734F4">
        <w:rPr>
          <w:lang w:val="en-GB"/>
        </w:rPr>
        <w:t xml:space="preserve"> or is more a matter of addressing a generic vulnerability already identified, such as the frequency of flood events or recurrence intervals of multi-year droughts </w:t>
      </w:r>
      <w:r w:rsidRPr="00C734F4">
        <w:rPr>
          <w:lang w:val="en-GB"/>
        </w:rPr>
        <w:fldChar w:fldCharType="begin" w:fldLock="1"/>
      </w:r>
      <w:r w:rsidR="000465A7">
        <w:rPr>
          <w:lang w:val="en-GB"/>
        </w:rPr>
        <w:instrText>ADDIN CSL_CITATION { "citationItems" : [ { "id" : "ITEM-1", "itemData" : { "DOI" : "10.1038/nclimate1979", "ISBN" : "1758-678X", "ISSN" : "1758-678X", "PMID" : "25246403", "abstract" : "Flood exposure is increasing in coastal cities1,2 owing to growing populations and assets, the changing climate3, and subsidence4,5,6. Here we provide a quantification of present and future flood losses in the 136 largest coastal cities. Using a new database of urban protection and different assumptions on adaptation, we account for existing and future flood defences. Average global flood losses in 2005 are estimated to be approximately US$6 billion per year, increasing to US$52 billion by 2050 with projected socio-economic change alone. With climate change and subsidence, present protection will need to be upgraded to avoid unacceptable losses of US$1 trillion or more per year. Even if adaptation investments maintain constant flood probability, subsidence and sea-level rise will increase global flood losses to US$60\u201363 billion per year in 2050. To maintain present flood risk, adaptation will need to reduce flood probabilities below present values. In this case, the magnitude of losses when floods do occur would increase, often by more than 50%, making it critical to also prepare for larger disasters than we experience today. The analysis identifies the cities that seem most vulnerable to these trends, that is, where the largest increase in losses can be expected.", "author" : [ { "dropping-particle" : "", "family" : "Hallegatte", "given" : "Stephane", "non-dropping-particle" : "", "parse-names" : false, "suffix" : "" }, { "dropping-particle" : "", "family" : "Green", "given" : "Colin", "non-dropping-particle" : "", "parse-names" : false, "suffix" : "" }, { "dropping-particle" : "", "family" : "Nicholls", "given" : "Robert J.", "non-dropping-particle" : "", "parse-names" : false, "suffix" : "" }, { "dropping-particle" : "", "family" : "Corfee-Morlot", "given" : "Jan", "non-dropping-particle" : "", "parse-names" : false, "suffix" : "" } ], "container-title" : "Nature Climate Change", "id" : "ITEM-1", "issue" : "9", "issued" : { "date-parts" : [ [ "2013", "9", "18" ] ] }, "page" : "802-806", "title" : "Future flood losses in major coastal cities", "translator" : [ { "dropping-particle" : "", "family" : "Q5753", "given" : "", "non-dropping-particle" : "", "parse-names" : false, "suffix" : "" } ], "type" : "article-journal", "volume" : "3" }, "uris" : [ "http://www.mendeley.com/documents/?uuid=f523cc02-7420-45f2-9173-c82d2c2f1f4a" ] } ], "mendeley" : { "formattedCitation" : "(Hallegatte et al., 2013)", "plainTextFormattedCitation" : "(Hallegatte et al., 2013)", "previouslyFormattedCitation" : "(Hallegatte et al., 2013)" }, "properties" : { "noteIndex" : 0 }, "schema" : "https://github.com/citation-style-language/schema/raw/master/csl-citation.json" }</w:instrText>
      </w:r>
      <w:r w:rsidRPr="00C734F4">
        <w:rPr>
          <w:lang w:val="en-GB"/>
        </w:rPr>
        <w:fldChar w:fldCharType="separate"/>
      </w:r>
      <w:r w:rsidR="00E41CA2">
        <w:rPr>
          <w:noProof/>
          <w:lang w:val="en-GB"/>
        </w:rPr>
        <w:t>(Hallegatte et al., 2013)</w:t>
      </w:r>
      <w:r w:rsidRPr="00C734F4">
        <w:rPr>
          <w:lang w:val="en-GB"/>
        </w:rPr>
        <w:fldChar w:fldCharType="end"/>
      </w:r>
      <w:r w:rsidRPr="00C734F4">
        <w:rPr>
          <w:lang w:val="en-GB"/>
        </w:rPr>
        <w:t>.</w:t>
      </w:r>
    </w:p>
    <w:p w14:paraId="60F0FCCD" w14:textId="3B8BE74A" w:rsidR="00BF4F94" w:rsidRPr="00C734F4" w:rsidRDefault="00BF4F94" w:rsidP="00BF4F94">
      <w:pPr>
        <w:pStyle w:val="AR6BodyText"/>
        <w:numPr>
          <w:ilvl w:val="0"/>
          <w:numId w:val="14"/>
        </w:numPr>
        <w:rPr>
          <w:lang w:val="en-GB"/>
        </w:rPr>
      </w:pPr>
      <w:r w:rsidRPr="00C734F4">
        <w:rPr>
          <w:lang w:val="en-GB"/>
        </w:rPr>
        <w:t xml:space="preserve">Societal capacity, such as cultural or institutional flexibility and willingness to respond to different scientific information (e.g., </w:t>
      </w:r>
      <w:commentRangeStart w:id="1495"/>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"ITEM-2",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"id" : "ITEM-3",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"ITEM-3",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"mendeley" : { "formattedCitation" : "(Hart and Nisbet, 2012; Kahan, 2012, 2013)", "manualFormatting" : "Hart and Nisbet, 2012; Kahan, 2012, 2013)", "plainTextFormattedCitation" : "(Hart and Nisbet, 2012; Kahan, 2012, 2013)", "previouslyFormattedCitation" : "(Hart and Nisbet, 2012; Kahan, 2012, 2013)"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w:t>
      </w:r>
      <w:r w:rsidRPr="00C734F4">
        <w:rPr>
          <w:lang w:val="en-GB"/>
        </w:rPr>
        <w:fldChar w:fldCharType="end"/>
      </w:r>
      <w:commentRangeEnd w:id="1495"/>
      <w:r w:rsidR="00E41CA2">
        <w:rPr>
          <w:rStyle w:val="CommentReference"/>
          <w:rFonts w:asciiTheme="minorHAnsi" w:eastAsiaTheme="minorHAnsi" w:hAnsiTheme="minorHAnsi"/>
          <w:lang w:eastAsia="en-US"/>
        </w:rPr>
        <w:commentReference w:id="1495"/>
      </w:r>
      <w:r w:rsidRPr="00C734F4">
        <w:rPr>
          <w:lang w:val="en-GB"/>
        </w:rPr>
        <w:t>.</w:t>
      </w:r>
    </w:p>
    <w:p w14:paraId="181F2369" w14:textId="5E2E119F" w:rsidR="00BF4F94" w:rsidRPr="00C734F4" w:rsidRDefault="00BF4F94" w:rsidP="00BF4F94">
      <w:pPr>
        <w:pStyle w:val="AR6BodyText"/>
        <w:numPr>
          <w:ilvl w:val="0"/>
          <w:numId w:val="14"/>
        </w:numPr>
        <w:rPr>
          <w:lang w:val="en-GB"/>
        </w:rPr>
      </w:pPr>
      <w:r w:rsidRPr="00C734F4">
        <w:rPr>
          <w:lang w:val="en-GB"/>
        </w:rPr>
        <w:t xml:space="preserve">The technical capability and expertise of the different actors, </w:t>
      </w:r>
      <w:r w:rsidR="004E5BBF">
        <w:rPr>
          <w:lang w:val="en-GB"/>
        </w:rPr>
        <w:t>including</w:t>
      </w:r>
      <w:r w:rsidRPr="00C734F4">
        <w:rPr>
          <w:lang w:val="en-GB"/>
        </w:rPr>
        <w:t xml:space="preserve"> users, producers, and communicators (e.g., </w:t>
      </w:r>
      <w:commentRangeStart w:id="1496"/>
      <w:r w:rsidRPr="00C734F4">
        <w:rPr>
          <w:lang w:val="en-GB"/>
        </w:rPr>
        <w:fldChar w:fldCharType="begin" w:fldLock="1"/>
      </w:r>
      <w:r w:rsidR="000465A7">
        <w:rPr>
          <w:lang w:val="en-GB"/>
        </w:rPr>
        <w:instrText>ADDIN CSL_CITATION { "citationItems" : [ { "id" : "ITEM-1", "itemData" : { "DOI" : "10.1016/j.envsci.2015.12.004", "ISSN" : "14629011", "author" : [ { "dropping-particle" : "", "family" : "Gorddard", "given" : "Russell", "non-dropping-particle" : "", "parse-names" : false, "suffix" : "" }, { "dropping-particle" : "", "family" : "Colloff", "given" : "Matthew J", "non-dropping-particle" : "", "parse-names" : false, "suffix" : "" }, { "dropping-particle" : "", "family" : "Wise", "given" : "Russell M", "non-dropping-particle" : "", "parse-names" : false, "suffix" : "" }, { "dropping-particle" : "", "family" : "Ware", "given" : "Dan", "non-dropping-particle" : "", "parse-names" : false, "suffix" : "" }, { "dropping-particle" : "", "family" : "Dunlop", "given" : "Michael", "non-dropping-particle" : "", "parse-names" : false, "suffix" : "" } ], "container-title" : "Environmental Science &amp; Policy", "id" : "ITEM-1", "issued" : { "date-parts" : [ [ "2016", "3" ] ] }, "page" : "60-69", "publisher" : "Elsevier Ltd", "title" : "Values, rules and knowledge: Adaptation as change in the decision context", "translator" : [ { "dropping-particle" : "", "family" : "Q5216", "given" : "", "non-dropping-particle" : "", "parse-names" : false, "suffix" : "" } ], "type" : "article-journal", "volume" : "57" }, "uris" : [ "http://www.mendeley.com/documents/?uuid=a255f0ee-7317-4618-97d4-ce2fc3849b8a" ] }, { "id" : "ITEM-2", "itemData" : { "DOI" : "10.1016/j.envsci.2004.06.001", "ISBN" : "1462-9011", "ISSN" : "14629011", "abstract" : "I use the example of the 2000 US Presidential election to show that political controversies with technical underpinnings are not resolved by technical means. Then, drawing from examples such as climate change, genetically modified foods, and nuclear waste disposal, I explore the idea that scientific inquiry is inherently and unavoidably subject to becoming politicized in environmental controversies. I discuss three reasons for this. First, science supplies contesting parties with their own bodies of relevant, legitimated facts about nature, chosen in part because they help make sense of, and are made sensible by, particular interests and normative frameworks. Second, competing disciplinary approaches to understanding the scientific bases of an environmental controversy may be causally tied to competing value-based political or ethical positions. The necessity of looking at nature through a variety of disciplinary lenses brings with it a variety of normative lenses, as well. Third, it follows from the foregoing that scientific uncertainty, which so often occupies a central place in environmental controversies, can be understood not as a lack of scientific understanding but as the lack of coherence among competing scientific understandings, amplified by the various political, cultural, and institutional contexts within which science is carried out.In light of these observations, I briefly explore the problem of why some types of political controversies become \"scientized\" and others do not, and conclude that the value bases of disputes underlying environmental controversies must be fully articulated and adjudicated through political means before science can play an effective role in resolving environmental problems. \u00a9 2004 Elsevier Ltd. All rights reserved.", "author" : [ { "dropping-particle" : "", "family" : "Sarewitz", "given" : "Daniel", "non-dropping-particle" : "", "parse-names" : false, "suffix" : "" } ], "container-title" : "Environmental Science &amp; Policy", "id" : "ITEM-2", "issue" : "5", "issued" : { "date-parts" : [ [ "2004", "10" ] ] }, "page" : "385-403", "title" : "How science makes environmental controversies worse", "translator" : [ { "dropping-particle" : "", "family" : "Q3854", "given" : "", "non-dropping-particle" : "", "parse-names" : false, "suffix" : "" } ], "type" : "article-journal", "volume" : "7" }, "uris" : [ "http://www.mendeley.com/documents/?uuid=0e04235b-89f4-455b-8f25-1587c1a8c2c8" ] } ], "mendeley" : { "formattedCitation" : "(Sarewitz, 2004; Gorddard et al., 2016)", "manualFormatting" : "Sarewitz, 2004; Gorddard et al., 2016)", "plainTextFormattedCitation" : "(Sarewitz, 2004; Gorddard et al., 2016)", "previouslyFormattedCitation" : "(Sarewitz, 2004; Gorddard et al., 2016)" }, "properties" : { "noteIndex" : 0 }, "schema" : "https://github.com/citation-style-language/schema/raw/master/csl-citation.json" }</w:instrText>
      </w:r>
      <w:r w:rsidRPr="00C734F4">
        <w:rPr>
          <w:lang w:val="en-GB"/>
        </w:rPr>
        <w:fldChar w:fldCharType="separate"/>
      </w:r>
      <w:r w:rsidR="00E41CA2">
        <w:rPr>
          <w:noProof/>
          <w:lang w:val="en-GB"/>
        </w:rPr>
        <w:t>Sarewitz, 2004; Gorddard et al., 2016)</w:t>
      </w:r>
      <w:r w:rsidRPr="00C734F4">
        <w:rPr>
          <w:lang w:val="en-GB"/>
        </w:rPr>
        <w:fldChar w:fldCharType="end"/>
      </w:r>
      <w:commentRangeEnd w:id="1496"/>
      <w:r w:rsidR="00E41CA2">
        <w:rPr>
          <w:rStyle w:val="CommentReference"/>
          <w:rFonts w:asciiTheme="minorHAnsi" w:eastAsiaTheme="minorHAnsi" w:hAnsiTheme="minorHAnsi"/>
          <w:lang w:eastAsia="en-US"/>
        </w:rPr>
        <w:commentReference w:id="1496"/>
      </w:r>
      <w:r w:rsidRPr="00C734F4">
        <w:rPr>
          <w:lang w:val="en-GB"/>
        </w:rPr>
        <w:t>.</w:t>
      </w:r>
    </w:p>
    <w:p w14:paraId="7D9E2BF0" w14:textId="0B900514" w:rsidR="00BF4F94" w:rsidRPr="00C734F4" w:rsidRDefault="00BF4F94" w:rsidP="00BF4F94">
      <w:pPr>
        <w:pStyle w:val="AR6BodyText"/>
        <w:numPr>
          <w:ilvl w:val="0"/>
          <w:numId w:val="14"/>
        </w:numPr>
        <w:rPr>
          <w:lang w:val="en-GB"/>
        </w:rPr>
      </w:pPr>
      <w:r w:rsidRPr="00C734F4">
        <w:rPr>
          <w:lang w:val="en-GB"/>
        </w:rPr>
        <w:t xml:space="preserve">Potential contrasts in value systems such as the different views of the Global North compared to those of economies in transition or under development </w:t>
      </w:r>
      <w:commentRangeStart w:id="1497"/>
      <w:r w:rsidRPr="00C734F4">
        <w:rPr>
          <w:lang w:val="en-GB"/>
        </w:rPr>
        <w:fldChar w:fldCharType="begin" w:fldLock="1"/>
      </w:r>
      <w:r w:rsidR="000465A7">
        <w:rPr>
          <w:lang w:val="en-GB"/>
        </w:rPr>
        <w:instrText>ADDIN CSL_CITATION { "citationItems" : [ { "id" : "ITEM-1", "itemData" : { "DOI" : "10.1017/S0140525X0999152X", "ISSN" : "0140-525X", "abstract" : "Behavioral scientists routinely publish broad claims about human psychology and behavior in the world\u2019s top journals based on samples drawn entirely from Western, Educated, Industrialized, Rich, and Democratic (WEIRD) societies. Researchers \u2013 often implicitly \u2013 assume that either there is little variation across human populations, or that these \u201cstandard subjects\u201d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\u2013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\u2013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 "author" : [ { "dropping-particle" : "", "family" : "Henrich", "given" : "Joseph", "non-dropping-particle" : "", "parse-names" : false, "suffix" : "" }, { "dropping-particle" : "", "family" : "Heine", "given" : "Steven J", "non-dropping-particle" : "", "parse-names" : false, "suffix" : "" }, { "dropping-particle" : "", "family" : "Norenzayan", "given" : "Ara", "non-dropping-particle" : "", "parse-names" : false, "suffix" : "" } ], "container-title" : "Behavioral and Brain Sciences", "id" : "ITEM-1", "issue" : "2-3", "issued" : { "date-parts" : [ [ "2010", "6", "15" ] ] }, "page" : "61-83", "publisher" : "Cambridge University Press", "title" : "The weirdest people in the world?", "translator" : [ { "dropping-particle" : "", "family" : "Q6919", "given" : "", "non-dropping-particle" : "", "parse-names" : false, "suffix" : "" } ], "type" : "article-journal", "volume" : "33" }, "uris" : [ "http://www.mendeley.com/documents/?uuid=389c76ed-e48d-45ec-953a-c9e4f3c44037" ] }, { "id" : "ITEM-2", "itemData" : { "DOI" : "10.1017/S0140525X10000725", "abstract" : "In our response to the 28 (largely positive) commentaries from an esteemed collection of researchers, we (1) consolidate additional evidence, extensions, and amplifications offered by our commentators; (2) emphasize the value of integrating experimental and ethnographic methods, and show how researchers using behavioral games have done precisely this; (3) present our concerns with arguments from several commentators that separate variable \u201ccontent\u201d from \u201ccomputations\u201d or \u201cbasic processes\u201d; (4) address concerns that the patterns we highlight marking WEIRD people as psychological outliers arise from aspects of the researchers and the research process; (5) respond to the claim that as members of the same species, humans must have the same invariant psychological processes; (6) address criticisms of our telescoping contrasts; and (7) return to the question of explaining why WEIRD people are psychologically unusual. We believe a broad-based behavioral science of human nature needs to integrate a variety of methods and apply them to diverse populations, well beyond the WEIRD samples it has largely relied upon.", "author" : [ { "dropping-particle" : "", "family" : "Henrich", "given" : "J", "non-dropping-particle" : "", "parse-names" : false, "suffix" : "" }, { "dropping-particle" : "", "family" : "Heine", "given" : "S", "non-dropping-particle" : "", "parse-names" : false, "suffix" : "" }, { "dropping-particle" : "", "family" : "Norenzayan", "given" : "A.", "non-dropping-particle" : "", "parse-names" : false, "suffix" : "" } ], "container-title" : "Behavioral and Brain Sciences", "id" : "ITEM-2", "issue" : "2-3", "issued" : { "date-parts" : [ [ "2010" ] ] }, "page" : "111-135", "title" : "Beyond WEIRD: Towards a broad-based behavioral science", "translator" : [ { "dropping-particle" : "", "family" : "Q5210", "given" : "", "non-dropping-particle" : "", "parse-names" : false, "suffix" : "" } ], "type" : "article-journal", "volume" : "33" }, "uris" : [ "http://www.mendeley.com/documents/?uuid=21839a97-ced9-43ff-b82a-db1ba2537685" ] }, { "id" : "ITEM-3", "itemData" : { "DOI" : "10.1002/eet.1912", "ISSN" : "1756-932X", "author" : [ { "dropping-particle" : "", "family" : "Sapiains", "given" : "Rodolfo", "non-dropping-particle" : "", "parse-names" : false, "suffix" : "" }, { "dropping-particle" : "", "family" : "Ibarra", "given" : "Cecilia", "non-dropping-particle" : "", "parse-names" : false, "suffix" : "" }, { "dropping-particle" : "", "family" : "Jim\u00e9nez", "given" : "Guadalupe", "non-dropping-particle" : "", "parse-names" : false, "suffix" : "" }, { "dropping-particle" : "", "family" : "O'Ryan", "given" : "Ra\u00fal", "non-dropping-particle" : "", "parse-names" : false, "suffix" : "" }, { "dropping-particle" : "", "family" : "Blanco", "given" : "Gustavo", "non-dropping-particle" : "", "parse-names" : false, "suffix" : "" }, { "dropping-particle" : "", "family" : "Moraga", "given" : "Pilar", "non-dropping-particle" : "", "parse-names" : false, "suffix" : "" }, { "dropping-particle" : "", "family" : "Rojas", "given" : "Maisa", "non-dropping-particle" : "", "parse-names" : false, "suffix" : "" } ], "container-title" : "Environmental Policy and Governance", "id" : "ITEM-3", "issued" : { "date-parts" : [ [ "2020", "9", "22" ] ] }, "page" : "eet.1912", "title" : "Exploring the contours of climate governance: An interdisciplinary systematic literature review from a southern perspective", "translator" : [ { "dropping-particle" : "", "family" : "Q6848", "given" : "", "non-dropping-particle" : "", "parse-names" : false, "suffix" : "" } ], "type" : "article-journal" }, "uris" : [ "http://www.mendeley.com/documents/?uuid=d1a59260-0481-402c-8c59-5c44f6184ebf" ] } ], "mendeley" : { "formattedCitation" : "(Henrich et al., 2010a, 2010b; Sapiains et al., 2020)", "plainTextFormattedCitation" : "(Henrich et al., 2010a, 2010b; Sapiains et al., 2020)", "previouslyFormattedCitation" : "(Henrich et al., 2010a, 2010b; Sapiains et al., 2020)" }, "properties" : { "noteIndex" : 0 }, "schema" : "https://github.com/citation-style-language/schema/raw/master/csl-citation.json" }</w:instrText>
      </w:r>
      <w:r w:rsidRPr="00C734F4">
        <w:rPr>
          <w:lang w:val="en-GB"/>
        </w:rPr>
        <w:fldChar w:fldCharType="separate"/>
      </w:r>
      <w:r w:rsidR="00E41CA2">
        <w:rPr>
          <w:noProof/>
          <w:lang w:val="en-GB"/>
        </w:rPr>
        <w:t xml:space="preserve">(Henrich et al., 2010a, </w:t>
      </w:r>
      <w:del w:id="1498" w:author="Robin Matthews" w:date="2021-07-11T17:37:00Z">
        <w:r w:rsidR="00E41CA2" w:rsidDel="00D7211E">
          <w:rPr>
            <w:noProof/>
            <w:lang w:val="en-GB"/>
          </w:rPr>
          <w:delText>2010</w:delText>
        </w:r>
      </w:del>
      <w:r w:rsidR="00E41CA2">
        <w:rPr>
          <w:noProof/>
          <w:lang w:val="en-GB"/>
        </w:rPr>
        <w:t>b; Sapiains et al., 2020)</w:t>
      </w:r>
      <w:r w:rsidRPr="00C734F4">
        <w:rPr>
          <w:lang w:val="en-GB"/>
        </w:rPr>
        <w:fldChar w:fldCharType="end"/>
      </w:r>
      <w:commentRangeEnd w:id="1497"/>
      <w:r w:rsidR="00E41CA2">
        <w:rPr>
          <w:rStyle w:val="CommentReference"/>
          <w:rFonts w:asciiTheme="minorHAnsi" w:eastAsiaTheme="minorHAnsi" w:hAnsiTheme="minorHAnsi"/>
          <w:lang w:eastAsia="en-US"/>
        </w:rPr>
        <w:commentReference w:id="1497"/>
      </w:r>
      <w:r w:rsidRPr="00C734F4">
        <w:rPr>
          <w:lang w:val="en-GB"/>
        </w:rPr>
        <w:t>.</w:t>
      </w:r>
    </w:p>
    <w:p w14:paraId="38088A41" w14:textId="3BB6D918" w:rsidR="00BF4F94" w:rsidRPr="00C734F4" w:rsidRDefault="00BF4F94" w:rsidP="00BF4F94">
      <w:pPr>
        <w:pStyle w:val="AR6BodyText"/>
        <w:numPr>
          <w:ilvl w:val="0"/>
          <w:numId w:val="14"/>
        </w:numPr>
        <w:rPr>
          <w:lang w:val="en-GB"/>
        </w:rPr>
      </w:pPr>
      <w:r w:rsidRPr="00C734F4">
        <w:rPr>
          <w:lang w:val="en-GB"/>
        </w:rPr>
        <w:t>The relative importance of climate change in relation to non-climate stressors on the t</w:t>
      </w:r>
      <w:r w:rsidR="00A25EE5">
        <w:rPr>
          <w:lang w:val="en-GB"/>
        </w:rPr>
        <w:t>emporal and spatial</w:t>
      </w:r>
      <w:r w:rsidRPr="00C734F4">
        <w:rPr>
          <w:lang w:val="en-GB"/>
        </w:rPr>
        <w:t xml:space="preserve"> scales of interest to the user, which at times are not the ones initially assumed by the producers </w:t>
      </w:r>
      <w:r w:rsidRPr="00C734F4">
        <w:rPr>
          <w:lang w:val="en-GB"/>
        </w:rPr>
        <w:fldChar w:fldCharType="begin" w:fldLock="1"/>
      </w:r>
      <w:r w:rsidR="000465A7">
        <w:rPr>
          <w:lang w:val="en-GB"/>
        </w:rPr>
        <w:instrText>ADDIN CSL_CITATION { "citationItems" : [ { "id" : "ITEM-1", "itemData" : { "DOI" : "10.1175/BAMS-D-15-00120.1", "ISSN" : "0003-0007", "author" : [ { "dropping-particle" : "", "family" : "Otto", "given" : "Friederike E. L.", "non-dropping-particle" : "", "parse-names" : false, "suffix" : "" }, { "dropping-particle" : "", "family" : "Haustein", "given" : "Karsten", "non-dropping-particle" : "", "parse-names" : false, "suffix" : "" }, { "dropping-particle" : "", "family" : "Uhe", "given" : "Peter", "non-dropping-particle" : "", "parse-names" : false, "suffix" : "" }, { "dropping-particle" : "", "family" : "Coelho", "given" : "Caio A. S.", "non-dropping-particle" : "", "parse-names" : false, "suffix" : "" }, { "dropping-particle" : "", "family" : "Aravequia", "given" : "Jose Antonio", "non-dropping-particle" : "", "parse-names" : false, "suffix" : "" }, { "dropping-particle" : "", "family" : "Almeida", "given" : "Waldenio", "non-dropping-particle" : "", "parse-names" : false, "suffix" : "" }, { "dropping-particle" : "", "family" : "King", "given" : "Andrew", "non-dropping-particle" : "", "parse-names" : false, "suffix" : "" }, { "dropping-particle" : "", "family" : "Coughlan de Perez", "given" : "Erin", "non-dropping-particle" : "", "parse-names" : false, "suffix" : "" }, { "dropping-particle" : "", "family" : "Wada", "given" : "Yoshihide", "non-dropping-particle" : "", "parse-names" : false, "suffix" : "" }, { "dropping-particle" : "", "family" : "Jan van Oldenborgh", "given" : "Geert", "non-dropping-particle" : "", "parse-names" : false, "suffix" : "" }, { "dropping-particle" : "", "family" : "Haarsma", "given" : "Rein", "non-dropping-particle" : "", "parse-names" : false, "suffix" : "" }, { "dropping-particle" : "", "family" : "Aalst", "given" : "Maarten", "non-dropping-particle" : "van", "parse-names" : false, "suffix" : "" }, { "dropping-particle" : "", "family" : "Cullen", "given" : "Heidi", "non-dropping-particle" : "", "parse-names" : false, "suffix" : "" } ], "container-title" : "Bulletin of the American Meteorological Society", "id" : "ITEM-1", "issue" : "12", "issued" : { "date-parts" : [ [ "2015", "12" ] ] }, "page" : "S35-S40", "title" : "Factors Other Than Climate Change, Main Drivers of 2014/15 Water Shortage in Southeast Brazil", "translator" : [ { "dropping-particle" : "", "family" : "Q5744", "given" : "", "non-dropping-particle" : "", "parse-names" : false, "suffix" : "" } ], "type" : "article-journal", "volume" : "96" }, "uris" : [ "http://www.mendeley.com/documents/?uuid=6f9be347-b833-46fd-bed4-abefa37c6503" ] } ], "mendeley" : { "formattedCitation" : "(Otto et al., 2015)", "plainTextFormattedCitation" : "(Otto et al., 2015)", "previouslyFormattedCitation" : "(Otto et al., 2015)" }, "properties" : { "noteIndex" : 0 }, "schema" : "https://github.com/citation-style-language/schema/raw/master/csl-citation.json" }</w:instrText>
      </w:r>
      <w:r w:rsidRPr="00C734F4">
        <w:rPr>
          <w:lang w:val="en-GB"/>
        </w:rPr>
        <w:fldChar w:fldCharType="separate"/>
      </w:r>
      <w:r w:rsidR="00E41CA2">
        <w:rPr>
          <w:noProof/>
          <w:lang w:val="en-GB"/>
        </w:rPr>
        <w:t>(Otto et al., 2015)</w:t>
      </w:r>
      <w:r w:rsidRPr="00C734F4">
        <w:rPr>
          <w:lang w:val="en-GB"/>
        </w:rPr>
        <w:fldChar w:fldCharType="end"/>
      </w:r>
      <w:r w:rsidRPr="00C734F4">
        <w:rPr>
          <w:lang w:val="en-GB"/>
        </w:rPr>
        <w:t>.</w:t>
      </w:r>
    </w:p>
    <w:p w14:paraId="3AACA107" w14:textId="1D51C6E7" w:rsidR="00BF4F94" w:rsidRPr="00C734F4" w:rsidRDefault="00BF4F94" w:rsidP="00BF4F94">
      <w:pPr>
        <w:pStyle w:val="AR6BodyText"/>
        <w:numPr>
          <w:ilvl w:val="0"/>
          <w:numId w:val="14"/>
        </w:numPr>
        <w:rPr>
          <w:lang w:val="en-GB"/>
        </w:rPr>
      </w:pPr>
      <w:r w:rsidRPr="00C734F4">
        <w:rPr>
          <w:lang w:val="en-GB"/>
        </w:rPr>
        <w:t xml:space="preserve">Availability, timing and accessibility of the required climate information, including the availability of sources such as observations, model simulations, literature and experts of the relevant regional climate </w:t>
      </w:r>
      <w:r w:rsidRPr="00C734F4">
        <w:rPr>
          <w:lang w:val="en-GB"/>
        </w:rPr>
        <w:fldChar w:fldCharType="begin" w:fldLock="1"/>
      </w:r>
      <w:r w:rsidR="000465A7">
        <w:rPr>
          <w:lang w:val="en-GB"/>
        </w:rPr>
        <w:instrText>ADDIN CSL_CITATION { "citationItems" : [ { "id" : "ITEM-1", "itemData" : { "DOI" : "10.1016/j.crm.2017.01.002", "ISSN" : "2212-0963", "abstract" : "Why do many smallholder farmers fail to adopt what appear to be relatively simple agronomic or management practices which can help them cope with climate-induced stressors? Using household and plot level data collected in 2011, we implement a multivariate probit model to assess the determinants of farmer adaptation behavior to climatic risks and the relative contribution of information, credit and education on the probability of adopting specific practices in response to adverse changes in weather patterns. We find that plot characteristics, credit constraints and availability of climate-related information explain the adoption of several of these practices. In relative terms, we also find that even when financial limitations are binding, making climate-related information available can still motivate farmers to adapt. Policy implications are that the deepening of extension access with information on the appropriate adaptation strategies is crucial to help farmers make adaptation choices. The need to foster credit markets for easy accessibility and affordability by farmers or otherwise strengthening access to assets is also important.", "author" : [ { "dropping-particle" : "", "family" : "Mulwa", "given" : "Chalmers", "non-dropping-particle" : "", "parse-names" : false, "suffix" : "" }, { "dropping-particle" : "", "family" : "Marenya", "given" : "Paswel", "non-dropping-particle" : "", "parse-names" : false, "suffix" : "" }, { "dropping-particle" : "", "family" : "Rahut", "given" : "Dil Bahadur", "non-dropping-particle" : "", "parse-names" : false, "suffix" : "" }, { "dropping-particle" : "", "family" : "Kassie", "given" : "Menale", "non-dropping-particle" : "", "parse-names" : false, "suffix" : "" } ], "container-title" : "Climate Risk Management", "id" : "ITEM-1", "issued" : { "date-parts" : [ [ "2017" ] ] }, "page" : "208-221", "title" : "Response to climate risks among smallholder farmers in Malawi: A multivariate probit assessment of the role of information, household demographics, and farm characteristics", "translator" : [ { "dropping-particle" : "", "family" : "Q6129", "given" : "", "non-dropping-particle" : "", "parse-names" : false, "suffix" : "" } ], "type" : "article-journal", "volume" : "16" }, "uris" : [ "http://www.mendeley.com/documents/?uuid=fbed1abc-121a-4a16-a674-7ebf2eaa8fb9" ] } ], "mendeley" : { "formattedCitation" : "(Mulwa et al., 2017)", "plainTextFormattedCitation" : "(Mulwa et al., 2017)", "previouslyFormattedCitation" : "(Mulwa et al., 2017)" }, "properties" : { "noteIndex" : 0 }, "schema" : "https://github.com/citation-style-language/schema/raw/master/csl-citation.json" }</w:instrText>
      </w:r>
      <w:r w:rsidRPr="00C734F4">
        <w:rPr>
          <w:lang w:val="en-GB"/>
        </w:rPr>
        <w:fldChar w:fldCharType="separate"/>
      </w:r>
      <w:r w:rsidR="00E41CA2">
        <w:rPr>
          <w:noProof/>
          <w:lang w:val="en-GB"/>
        </w:rPr>
        <w:t>(Mulwa et al., 2017)</w:t>
      </w:r>
      <w:r w:rsidRPr="00C734F4">
        <w:rPr>
          <w:lang w:val="en-GB"/>
        </w:rPr>
        <w:fldChar w:fldCharType="end"/>
      </w:r>
      <w:r w:rsidRPr="00C734F4">
        <w:rPr>
          <w:lang w:val="en-GB"/>
        </w:rPr>
        <w:t xml:space="preserve">. In developing countries, the availability of all or some of these sources may be limited </w:t>
      </w:r>
      <w:r w:rsidRPr="00C734F4">
        <w:rPr>
          <w:lang w:val="en-GB"/>
        </w:rPr>
        <w:fldChar w:fldCharType="begin" w:fldLock="1"/>
      </w:r>
      <w:r w:rsidR="000465A7">
        <w:rPr>
          <w:lang w:val="en-GB"/>
        </w:rPr>
        <w:instrText>ADDIN CSL_CITATION { "citationItems" : [ { "id" : "ITEM-1",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"ITEM-1",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 } ], "mendeley" : { "formattedCitation" : "(Dinku et al., 2014)", "plainTextFormattedCitation" : "(Dinku et al., 2014)", "previouslyFormattedCitation" : "(Dinku et al., 2014)" }, "properties" : { "noteIndex" : 0 }, "schema" : "https://github.com/citation-style-language/schema/raw/master/csl-citation.json" }</w:instrText>
      </w:r>
      <w:r w:rsidRPr="00C734F4">
        <w:rPr>
          <w:lang w:val="en-GB"/>
        </w:rPr>
        <w:fldChar w:fldCharType="separate"/>
      </w:r>
      <w:r w:rsidR="00E41CA2">
        <w:rPr>
          <w:noProof/>
          <w:lang w:val="en-GB"/>
        </w:rPr>
        <w:t>(Dinku et al., 2014)</w:t>
      </w:r>
      <w:r w:rsidRPr="00C734F4">
        <w:rPr>
          <w:lang w:val="en-GB"/>
        </w:rPr>
        <w:fldChar w:fldCharType="end"/>
      </w:r>
      <w:r w:rsidRPr="00C734F4">
        <w:rPr>
          <w:lang w:val="en-GB"/>
        </w:rPr>
        <w:t>.</w:t>
      </w:r>
    </w:p>
    <w:p w14:paraId="0BAA52FA" w14:textId="77777777" w:rsidR="00BF4F94" w:rsidRPr="00C734F4" w:rsidRDefault="00BF4F94" w:rsidP="00BF4F94">
      <w:pPr>
        <w:pStyle w:val="AR6BodyText"/>
        <w:rPr>
          <w:lang w:val="en-GB"/>
        </w:rPr>
      </w:pPr>
    </w:p>
    <w:p w14:paraId="203DF499" w14:textId="77777777" w:rsidR="00BF4F94" w:rsidRPr="00C734F4" w:rsidRDefault="00BF4F94" w:rsidP="00BF4F94">
      <w:pPr>
        <w:pStyle w:val="AR6BodyText"/>
        <w:rPr>
          <w:lang w:val="en-GB"/>
        </w:rPr>
      </w:pPr>
      <w:r w:rsidRPr="00C734F4">
        <w:rPr>
          <w:lang w:val="en-GB"/>
        </w:rPr>
        <w:t>These and other contextual elements can frame subsequent decisions about the construction of regional climate information for applications. For example, an engineer typically seeks quantitative information, while the policy community may be more responsive to storylines and how information is positioned within a causal network describing regional climate risk (Section 1.4.4 and Box 10.2). Multiple contexts can coexist and potentially result in competing approaches (for example, when urban governance contends with regional water-resource management in the same area).</w:t>
      </w:r>
    </w:p>
    <w:p w14:paraId="03DD58C5" w14:textId="77777777" w:rsidR="00BF4F94" w:rsidRPr="00C734F4" w:rsidRDefault="00BF4F94" w:rsidP="00BF4F94">
      <w:pPr>
        <w:pStyle w:val="AR6BodyText"/>
        <w:rPr>
          <w:lang w:val="en-GB"/>
        </w:rPr>
      </w:pPr>
    </w:p>
    <w:p w14:paraId="5DA3201B" w14:textId="77777777" w:rsidR="00BF4F94" w:rsidRPr="00C734F4" w:rsidRDefault="00BF4F94" w:rsidP="00BF4F94">
      <w:pPr>
        <w:pStyle w:val="AR6BodyText"/>
        <w:rPr>
          <w:lang w:val="en-GB"/>
        </w:rPr>
      </w:pPr>
    </w:p>
    <w:p w14:paraId="5613A1E5" w14:textId="77777777" w:rsidR="00BF4F94" w:rsidRPr="00C734F4" w:rsidRDefault="00BF4F94" w:rsidP="00BF4F94">
      <w:pPr>
        <w:pStyle w:val="AR6Chap10Level310111"/>
        <w:rPr>
          <w:lang w:val="en-GB"/>
        </w:rPr>
      </w:pPr>
      <w:bookmarkStart w:id="1499" w:name="_Toc70454772"/>
      <w:r w:rsidRPr="00C734F4">
        <w:rPr>
          <w:lang w:val="en-GB"/>
        </w:rPr>
        <w:t>Developing climate information conditioned by values of different actors and communities</w:t>
      </w:r>
      <w:bookmarkEnd w:id="1499"/>
    </w:p>
    <w:p w14:paraId="4A36B238" w14:textId="77777777" w:rsidR="00BF4F94" w:rsidRPr="00C734F4" w:rsidRDefault="00BF4F94" w:rsidP="00BF4F94">
      <w:pPr>
        <w:pStyle w:val="AR6BodyText"/>
        <w:rPr>
          <w:lang w:val="en-GB"/>
        </w:rPr>
      </w:pPr>
    </w:p>
    <w:p w14:paraId="2F5FFAFE" w14:textId="13339433" w:rsidR="00BF4F94" w:rsidRPr="00C734F4" w:rsidRDefault="00BF4F94" w:rsidP="00BF4F94">
      <w:pPr>
        <w:pStyle w:val="AR6BodyText"/>
        <w:rPr>
          <w:lang w:val="en-GB"/>
        </w:rPr>
      </w:pPr>
      <w:r w:rsidRPr="00C734F4">
        <w:rPr>
          <w:lang w:val="en-GB"/>
        </w:rPr>
        <w:t xml:space="preserve">Developing climate information relevant to user needs can be influenced by the explicit and implicit values of all parties: those constructing the information, those communicating the information, those receiving the information, and, critically, those who construct the problem statement being addressed. A discussion of how values in the scientific community shape climate research appears in Section 1.2.3.2. The </w:t>
      </w:r>
      <w:r w:rsidR="00695479">
        <w:rPr>
          <w:lang w:val="en-GB"/>
        </w:rPr>
        <w:t xml:space="preserve">influence of </w:t>
      </w:r>
      <w:r w:rsidRPr="00C734F4">
        <w:rPr>
          <w:lang w:val="en-GB"/>
        </w:rPr>
        <w:t>value</w:t>
      </w:r>
      <w:r w:rsidR="00402545">
        <w:rPr>
          <w:lang w:val="en-GB"/>
        </w:rPr>
        <w:t>s</w:t>
      </w:r>
      <w:r w:rsidRPr="00C734F4">
        <w:rPr>
          <w:lang w:val="en-GB"/>
        </w:rPr>
        <w:t xml:space="preserve"> need not be a source of bias or distortion; it is sometimes appropriate and beneficial: critical scrutiny from a diverse range of value-governing perspectives may uncover and challenge biases and omissions in the information that might otherwise go unrecognized </w:t>
      </w:r>
      <w:r w:rsidRPr="00441820">
        <w:rPr>
          <w:lang w:val="en-GB"/>
        </w:rPr>
        <w:fldChar w:fldCharType="begin" w:fldLock="1"/>
      </w:r>
      <w:r w:rsidR="000465A7">
        <w:rPr>
          <w:lang w:val="en-GB"/>
        </w:rPr>
        <w:instrText>ADDIN CSL_CITATION { "citationItems" : [ { "id" : "ITEM-1", "itemData" : { "DOI" : "10.2307/j.ctt5vkg7t.11", "author" : [ { "dropping-particle" : "", "family" : "Longino", "given" : "Helen E.", "non-dropping-particle" : "", "parse-names" : false, "suffix" : "" } ], "chapter-number" : "7", "container-title" : "Science, Values, and Objectivity", "editor" : [ { "dropping-particle" : "", "family" : "Machamer", "given" : "Peter", "non-dropping-particle" : "", "parse-names" : false, "suffix" : "" }, { "dropping-particle" : "", "family" : "Wolters", "given" : "Gereon", "non-dropping-particle" : "", "parse-names" : false, "suffix" : "" } ], "id" : "ITEM-1", "issued" : { "date-parts" : [ [ "2004" ] ] }, "page" : "127-142", "publisher" : "Pittsburgh University Press", "publisher-place" : "Pittsburgh, PA, USA", "title" : "How Values Can Be Good for Science", "translator" : [ { "dropping-particle" : "", "family" : "Q6836", "given" : "Rt6", "non-dropping-particle" : "", "parse-names" : false, "suffix" : "" } ], "type" : "chapter" }, "uris" : [ "http://www.mendeley.com/documents/?uuid=b52e3f82-59b5-427a-9214-a8352a17e4fc", "http://www.mendeley.com/documents/?uuid=17dab6b5-67aa-4b95-a16e-5a0761b7c1c9" ] } ], "mendeley" : { "formattedCitation" : "(Longino, 2004)", "plainTextFormattedCitation" : "(Longino, 2004)", "previouslyFormattedCitation" : "(Longino, 2004)" }, "properties" : { "noteIndex" : 0 }, "schema" : "https://github.com/citation-style-language/schema/raw/master/csl-citation.json" }</w:instrText>
      </w:r>
      <w:r w:rsidRPr="00441820">
        <w:rPr>
          <w:lang w:val="en-GB"/>
        </w:rPr>
        <w:fldChar w:fldCharType="separate"/>
      </w:r>
      <w:r w:rsidR="00E41CA2">
        <w:rPr>
          <w:noProof/>
          <w:lang w:val="en-GB"/>
        </w:rPr>
        <w:t>(Longino, 2004)</w:t>
      </w:r>
      <w:r w:rsidRPr="00441820">
        <w:rPr>
          <w:lang w:val="en-GB"/>
        </w:rPr>
        <w:fldChar w:fldCharType="end"/>
      </w:r>
      <w:r w:rsidRPr="00441820">
        <w:rPr>
          <w:lang w:val="en-GB"/>
        </w:rPr>
        <w:t>.</w:t>
      </w:r>
      <w:r w:rsidRPr="00C734F4">
        <w:rPr>
          <w:lang w:val="en-GB"/>
        </w:rPr>
        <w:t xml:space="preserve"> Dialogue among all parties in a culturally, socially, and economically heterogeneous society is therefore important for recognizing and reconciling value differences to best yield information that is salient, relevant and avoids ambiguity, most notably when informing the complexity of risks and resilience for human systems and ecosystems in developing nations (e.g., </w:t>
      </w:r>
      <w:commentRangeStart w:id="1500"/>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"mendeley" : { "formattedCitation" : "(Baztan et al., 2017)", "manualFormatting" : "Baztan et al., 2017)", "plainTextFormattedCitation" : "(Baztan et al., 2017)", "previouslyFormattedCitation" : "(Baztan et al., 2017)" }, "properties" : { "noteIndex" : 0 }, "schema" : "https://github.com/citation-style-language/schema/raw/master/csl-citation.json" }</w:instrText>
      </w:r>
      <w:r w:rsidRPr="00C734F4">
        <w:rPr>
          <w:lang w:val="en-GB"/>
        </w:rPr>
        <w:fldChar w:fldCharType="separate"/>
      </w:r>
      <w:r w:rsidR="00E41CA2">
        <w:rPr>
          <w:noProof/>
          <w:lang w:val="en-GB"/>
        </w:rPr>
        <w:t>Baztan et al., 2017)</w:t>
      </w:r>
      <w:r w:rsidRPr="00C734F4">
        <w:rPr>
          <w:lang w:val="en-GB"/>
        </w:rPr>
        <w:fldChar w:fldCharType="end"/>
      </w:r>
      <w:commentRangeEnd w:id="1500"/>
      <w:r w:rsidR="00E41CA2">
        <w:rPr>
          <w:rStyle w:val="CommentReference"/>
          <w:rFonts w:asciiTheme="minorHAnsi" w:eastAsiaTheme="minorHAnsi" w:hAnsiTheme="minorHAnsi"/>
          <w:lang w:eastAsia="en-US"/>
        </w:rPr>
        <w:commentReference w:id="1500"/>
      </w:r>
      <w:r w:rsidRPr="00C734F4">
        <w:rPr>
          <w:lang w:val="en-GB"/>
        </w:rPr>
        <w:t>.</w:t>
      </w:r>
    </w:p>
    <w:p w14:paraId="102CA44A" w14:textId="77777777" w:rsidR="00BF4F94" w:rsidRPr="00C734F4" w:rsidRDefault="00BF4F94" w:rsidP="00BF4F94">
      <w:pPr>
        <w:pStyle w:val="AR6BodyText"/>
        <w:rPr>
          <w:lang w:val="en-GB"/>
        </w:rPr>
      </w:pPr>
    </w:p>
    <w:p w14:paraId="1BA75F56" w14:textId="277557C0" w:rsidR="00BF4F94" w:rsidRPr="00C734F4" w:rsidRDefault="00BF4F94" w:rsidP="00BF4F94">
      <w:pPr>
        <w:pStyle w:val="AR6BodyText"/>
        <w:rPr>
          <w:lang w:val="en-GB"/>
        </w:rPr>
      </w:pPr>
      <w:r w:rsidRPr="00C734F4">
        <w:rPr>
          <w:lang w:val="en-GB"/>
        </w:rPr>
        <w:t xml:space="preserve">Thus, a challenge with constructing climate information for users, especially about impactful change, is that producing the information may need to involve people with a variety of backgrounds, who have different sets of experiences, capabilities, and values. The information thus would need to accommodate and be relevant to a range of different ways of viewing the problem </w:t>
      </w:r>
      <w:r w:rsidRPr="00C734F4">
        <w:rPr>
          <w:lang w:val="en-GB"/>
        </w:rPr>
        <w:fldChar w:fldCharType="begin" w:fldLock="1"/>
      </w:r>
      <w:r w:rsidR="000465A7">
        <w:rPr>
          <w:lang w:val="en-GB"/>
        </w:rPr>
        <w:instrText>ADDIN CSL_CITATION { "citationItems" : [ { "id" : "ITEM-1", "itemData" : { "DOI" : "10.1016/j.envsci.2004.06.001", "ISBN" : "1462-9011", "ISSN" : "14629011", "abstract" : "I use the example of the 2000 US Presidential election to show that political controversies with technical underpinnings are not resolved by technical means. Then, drawing from examples such as climate change, genetically modified foods, and nuclear waste disposal, I explore the idea that scientific inquiry is inherently and unavoidably subject to becoming politicized in environmental controversies. I discuss three reasons for this. First, science supplies contesting parties with their own bodies of relevant, legitimated facts about nature, chosen in part because they help make sense of, and are made sensible by, particular interests and normative frameworks. Second, competing disciplinary approaches to understanding the scientific bases of an environmental controversy may be causally tied to competing value-based political or ethical positions. The necessity of looking at nature through a variety of disciplinary lenses brings with it a variety of normative lenses, as well. Third, it follows from the foregoing that scientific uncertainty, which so often occupies a central place in environmental controversies, can be understood not as a lack of scientific understanding but as the lack of coherence among competing scientific understandings, amplified by the various political, cultural, and institutional contexts within which science is carried out.In light of these observations, I briefly explore the problem of why some types of political controversies become \"scientized\" and others do not, and conclude that the value bases of disputes underlying environmental controversies must be fully articulated and adjudicated through political means before science can play an effective role in resolving environmental problems. \u00a9 2004 Elsevier Ltd. All rights reserved.", "author" : [ { "dropping-particle" : "", "family" : "Sarewitz", "given" : "Daniel", "non-dropping-particle" : "", "parse-names" : false, "suffix" : "" } ], "container-title" : "Environmental Science &amp; Policy", "id" : "ITEM-1", "issue" : "5", "issued" : { "date-parts" : [ [ "2004", "10" ] ] }, "page" : "385-403", "title" : "How science makes environmental controversies worse", "translator" : [ { "dropping-particle" : "", "family" : "Q3854", "given" : "", "non-dropping-particle" : "", "parse-names" : false, "suffix" : "" } ], "type" : "article-journal", "volume" : "7" }, "uris" : [ "http://www.mendeley.com/documents/?uuid=0e04235b-89f4-455b-8f25-1587c1a8c2c8" ] }, { "id" : "ITEM-2",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"ITEM-2",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"id" : "ITEM-3", "itemData" : { "DOI" : "10.1016/j.envsci.2015.12.004", "ISSN" : "14629011", "author" : [ { "dropping-particle" : "", "family" : "Gorddard", "given" : "Russell", "non-dropping-particle" : "", "parse-names" : false, "suffix" : "" }, { "dropping-particle" : "", "family" : "Colloff", "given" : "Matthew J", "non-dropping-particle" : "", "parse-names" : false, "suffix" : "" }, { "dropping-particle" : "", "family" : "Wise", "given" : "Russell M", "non-dropping-particle" : "", "parse-names" : false, "suffix" : "" }, { "dropping-particle" : "", "family" : "Ware", "given" : "Dan", "non-dropping-particle" : "", "parse-names" : false, "suffix" : "" }, { "dropping-particle" : "", "family" : "Dunlop", "given" : "Michael", "non-dropping-particle" : "", "parse-names" : false, "suffix" : "" } ], "container-title" : "Environmental Science &amp; Policy", "id" : "ITEM-3", "issued" : { "date-parts" : [ [ "2016", "3" ] ] }, "page" : "60-69", "publisher" : "Elsevier Ltd", "title" : "Values, rules and knowledge: Adaptation as change in the decision context", "translator" : [ { "dropping-particle" : "", "family" : "Q5216", "given" : "", "non-dropping-particle" : "", "parse-names" : false, "suffix" : "" } ], "type" : "article-journal", "volume" : "57" }, "uris" : [ "http://www.mendeley.com/documents/?uuid=a255f0ee-7317-4618-97d4-ce2fc3849b8a" ] } ], "mendeley" : { "formattedCitation" : "(Sarewitz, 2004; Rosenzweig and Neofotis, 2013; Gorddard et al., 2016)", "plainTextFormattedCitation" : "(Sarewitz, 2004; Rosenzweig and Neofotis, 2013; Gorddard et al., 2016)", "previouslyFormattedCitation" : "(Sarewitz, 2004; Rosenzweig and Neofotis, 2013; Gorddard et al., 2016)" }, "properties" : { "noteIndex" : 0 }, "schema" : "https://github.com/citation-style-language/schema/raw/master/csl-citation.json" }</w:instrText>
      </w:r>
      <w:r w:rsidRPr="00C734F4">
        <w:rPr>
          <w:lang w:val="en-GB"/>
        </w:rPr>
        <w:fldChar w:fldCharType="separate"/>
      </w:r>
      <w:r w:rsidR="00E41CA2">
        <w:rPr>
          <w:noProof/>
          <w:lang w:val="en-GB"/>
        </w:rPr>
        <w:t>(Sarewitz, 2004; Rosenzweig and Neofotis, 2013; Gorddard et al., 2016)</w:t>
      </w:r>
      <w:r w:rsidRPr="00C734F4">
        <w:rPr>
          <w:lang w:val="en-GB"/>
        </w:rPr>
        <w:fldChar w:fldCharType="end"/>
      </w:r>
      <w:r w:rsidRPr="00C734F4">
        <w:rPr>
          <w:lang w:val="en-GB"/>
        </w:rPr>
        <w:t>. Failure to recognize the variety of people using the climate information can make it ineffective, even if the source data on which it is based is of the highest quality, and may create a danger of mal-adaptation.</w:t>
      </w:r>
    </w:p>
    <w:p w14:paraId="7F011F69" w14:textId="77777777" w:rsidR="00BF4F94" w:rsidRPr="00C734F4" w:rsidRDefault="00BF4F94" w:rsidP="00BF4F94">
      <w:pPr>
        <w:pStyle w:val="AR6BodyText"/>
        <w:rPr>
          <w:lang w:val="en-GB"/>
        </w:rPr>
      </w:pPr>
    </w:p>
    <w:p w14:paraId="691EEFAF" w14:textId="77777777" w:rsidR="00BF4F94" w:rsidRPr="00C734F4" w:rsidRDefault="00BF4F94" w:rsidP="00094546">
      <w:pPr>
        <w:pStyle w:val="AR6BodyText"/>
        <w:rPr>
          <w:lang w:val="en-GB"/>
        </w:rPr>
      </w:pPr>
    </w:p>
    <w:p w14:paraId="62DE062E" w14:textId="77777777" w:rsidR="00BF4F94" w:rsidRPr="009B6342" w:rsidRDefault="00BF4F94" w:rsidP="009B6342">
      <w:pPr>
        <w:pStyle w:val="AR6BodyText"/>
        <w:rPr>
          <w:b/>
          <w:bCs/>
        </w:rPr>
      </w:pPr>
      <w:bookmarkStart w:id="1501" w:name="_Toc66886367"/>
      <w:r w:rsidRPr="009B6342">
        <w:rPr>
          <w:b/>
          <w:bCs/>
        </w:rPr>
        <w:t>[START FIGURE 10.17 HERE]</w:t>
      </w:r>
      <w:bookmarkEnd w:id="1501"/>
    </w:p>
    <w:p w14:paraId="7AA00B58" w14:textId="77777777" w:rsidR="00BF4F94" w:rsidRPr="00C734F4" w:rsidRDefault="00BF4F94" w:rsidP="00094546">
      <w:pPr>
        <w:pStyle w:val="AR6BodyText"/>
        <w:rPr>
          <w:lang w:val="en-GB"/>
        </w:rPr>
      </w:pPr>
    </w:p>
    <w:p w14:paraId="68E019BD" w14:textId="77777777" w:rsidR="00BF4F94" w:rsidRPr="00C734F4" w:rsidRDefault="00BF4F94" w:rsidP="00BE5C8E">
      <w:pPr>
        <w:pStyle w:val="AR6Chap10Figure"/>
        <w:ind w:left="1560" w:hanging="1560"/>
        <w:rPr>
          <w:lang w:val="en-GB"/>
        </w:rPr>
      </w:pPr>
      <w:r w:rsidRPr="00441820">
        <w:rPr>
          <w:b/>
          <w:lang w:val="en-GB"/>
        </w:rPr>
        <w:t>Effective regional climate information requires shared development of actionable information that engages all parties involved and the values that guide their engagement.</w:t>
      </w:r>
      <w:r w:rsidRPr="00C734F4">
        <w:rPr>
          <w:lang w:val="en-GB"/>
        </w:rPr>
        <w:t xml:space="preserve"> Participants in the development of climate information come from varying perspectives, based in part on their </w:t>
      </w:r>
      <w:r w:rsidRPr="00C734F4">
        <w:rPr>
          <w:lang w:val="en-GB"/>
        </w:rPr>
        <w:lastRenderedPageBreak/>
        <w:t>professions and communities. Each of the three broad categories shown in the Venn diagram (Users, Producers, Scientists) is not a homogenous group, and often has a diversity of perspectives, values and interests among its members. The subheadings in each category are illustrative and not all-inclusive. The arrows connecting those categories represent the distillation process of providing context and sharing climate relevant information. The arrows that point toward the centre represent the distillation of climate information that involves all three categories.</w:t>
      </w:r>
    </w:p>
    <w:p w14:paraId="784861B7" w14:textId="77777777" w:rsidR="00BF4F94" w:rsidRPr="00C734F4" w:rsidRDefault="00BF4F94" w:rsidP="00094546">
      <w:pPr>
        <w:pStyle w:val="AR6BodyText"/>
        <w:rPr>
          <w:lang w:val="en-GB"/>
        </w:rPr>
      </w:pPr>
    </w:p>
    <w:p w14:paraId="0BD9A591" w14:textId="77777777" w:rsidR="00BF4F94" w:rsidRPr="00A54092" w:rsidRDefault="00BF4F94" w:rsidP="009B6342">
      <w:pPr>
        <w:pStyle w:val="AR6BodyText"/>
        <w:rPr>
          <w:b/>
          <w:bCs/>
          <w:lang w:val="en-US"/>
        </w:rPr>
      </w:pPr>
      <w:bookmarkStart w:id="1502" w:name="_Toc66886368"/>
      <w:r w:rsidRPr="00A54092">
        <w:rPr>
          <w:b/>
          <w:bCs/>
          <w:lang w:val="en-US"/>
        </w:rPr>
        <w:t>[END FIGURE 10.17 HERE]</w:t>
      </w:r>
      <w:bookmarkEnd w:id="1502"/>
    </w:p>
    <w:p w14:paraId="702601B4" w14:textId="77777777" w:rsidR="009E1FF7" w:rsidRDefault="009E1FF7" w:rsidP="00BF4F94">
      <w:pPr>
        <w:pStyle w:val="AR6BodyText"/>
        <w:rPr>
          <w:lang w:val="en-GB"/>
        </w:rPr>
      </w:pPr>
    </w:p>
    <w:p w14:paraId="3C06D0FF" w14:textId="77777777" w:rsidR="00A766DC" w:rsidRDefault="00A766DC" w:rsidP="00BF4F94">
      <w:pPr>
        <w:pStyle w:val="AR6BodyText"/>
        <w:rPr>
          <w:lang w:val="en-GB"/>
        </w:rPr>
      </w:pPr>
    </w:p>
    <w:p w14:paraId="77D608DD" w14:textId="488F8146" w:rsidR="00BF4F94" w:rsidRPr="00C734F4" w:rsidRDefault="00BF4F94" w:rsidP="00BF4F94">
      <w:pPr>
        <w:pStyle w:val="AR6BodyText"/>
        <w:rPr>
          <w:lang w:val="en-GB"/>
        </w:rPr>
      </w:pPr>
      <w:r w:rsidRPr="00C734F4">
        <w:rPr>
          <w:lang w:val="en-GB"/>
        </w:rPr>
        <w:t xml:space="preserve">A substantial body of evidence shows that the receptivity of individuals to climate information is strongly conditioned by motivated reasoning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"ITEM-2",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"id" : "ITEM-3",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"ITEM-3",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"mendeley" : { "formattedCitation" : "(Hart and Nisbet, 2012; Kahan, 2012, 2013)", "plainTextFormattedCitation" : "(Hart and Nisbet, 2012; Kahan, 2012, 2013)", "previouslyFormattedCitation" : "(Hart and Nisbet, 2012; Kahan, 2012, 2013)"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w:t>
      </w:r>
      <w:r w:rsidRPr="00C734F4">
        <w:rPr>
          <w:lang w:val="en-GB"/>
        </w:rPr>
        <w:fldChar w:fldCharType="end"/>
      </w:r>
      <w:r w:rsidRPr="00C734F4">
        <w:rPr>
          <w:lang w:val="en-GB"/>
        </w:rPr>
        <w:t xml:space="preserve">, wherein a person’s reception of climate information is influenced by the values of the community with which the person identifies. Adherence to a community’s values forms part of an individual’s social identity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"mendeley" : { "formattedCitation" : "(Hart and Nisbet, 2012)", "plainTextFormattedCitation" : "(Hart and Nisbet, 2012)", "previouslyFormattedCitation" : "(Hart and Nisbet, 2012)" }, "properties" : { "noteIndex" : 0 }, "schema" : "https://github.com/citation-style-language/schema/raw/master/csl-citation.json" }</w:instrText>
      </w:r>
      <w:r w:rsidRPr="00C734F4">
        <w:rPr>
          <w:lang w:val="en-GB"/>
        </w:rPr>
        <w:fldChar w:fldCharType="separate"/>
      </w:r>
      <w:r w:rsidR="00E41CA2">
        <w:rPr>
          <w:noProof/>
          <w:lang w:val="en-GB"/>
        </w:rPr>
        <w:t>(Hart and Nisbet, 2012)</w:t>
      </w:r>
      <w:r w:rsidRPr="00C734F4">
        <w:rPr>
          <w:lang w:val="en-GB"/>
        </w:rPr>
        <w:fldChar w:fldCharType="end"/>
      </w:r>
      <w:r w:rsidRPr="00C734F4">
        <w:rPr>
          <w:lang w:val="en-GB"/>
        </w:rPr>
        <w:t xml:space="preserve">. Individuals thus frame their analysis and understanding of climate information in the context of cultural values espoused by their community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"ITEM-2",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"id" : "ITEM-3",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"ITEM-3",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"id" : "ITEM-4", "itemData" : { "DOI" : "10.1037/a0037963", "ISBN" : "0022-3514", "ISSN" : "00223514", "PMID" : "25347128", "abstract" : "There is often a curious distinction between what the scientific community and the general population believe to be true of dire scientific issues, and this skepticism tends to vary markedly across groups. For instance, in the case of climate change, Republicans (conservatives) are especially skeptical of the relevant science, particularly when they are compared with Democrats (liberals). What causes such radical group differences? We suggest, as have previous accounts, that this phenomenon is often motivated. However, the source of this motivation is not necessarily an aversion to the problem, per se, but an aversion to the solutions associated with the problem. This difference in underlying process holds important implications for understanding, predicting, and influencing motivated skepticism. In 4 studies, we tested this solution aversion explanation for why people are often so divided over evidence and why this divide often occurs so saliently across political party lines. Studies 1, 2, and 3-using correlational and experimental methodologies-demonstrated that Republicans' increased skepticism toward environmental sciences may be partly attributable to a conflict between specific ideological values and the most popularly discussed environmental solutions. Study 4 found that, in a different domain (crime), those holding a more liberal ideology (support for gun control) also show skepticism motivated by solution aversion. (PsycINFO Database Record (c) 2014 APA, all rights reserved).", "author" : [ { "dropping-particle" : "", "family" : "Campbell", "given" : "Troy H.", "non-dropping-particle" : "", "parse-names" : false, "suffix" : "" }, { "dropping-particle" : "", "family" : "Kay", "given" : "Aaron C.", "non-dropping-particle" : "", "parse-names" : false, "suffix" : "" } ], "container-title" : "Journal of Personality and Social Psychology", "id" : "ITEM-4", "issue" : "5", "issued" : { "date-parts" : [ [ "2014" ] ] }, "page" : "809-824", "title" : "Solution aversion: On the relation between ideology and motivated disbelief", "translator" : [ { "dropping-particle" : "", "family" : "Q3850", "given" : "", "non-dropping-particle" : "", "parse-names" : false, "suffix" : "" } ], "type" : "article-journal", "volume" : "107" }, "uris" : [ "http://www.mendeley.com/documents/?uuid=8244028d-a5b2-4410-a8d4-b8a47999cce1" ] }, { "id" : "ITEM-5",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"ITEM-5",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"id" : "ITEM-6", "itemData" : { "DOI" : "10.1002/wcc.476", "ISSN" : "17577799", "abstract" : "The United Nations Framework Convention on Climate Change (UNFCCC) is seeking to prepare for losses arising from climate change. This is an emerging issue that challenges climate science and policy to engage more deeply with values, places, and people's experiences. We first provide insight into the UNFCCC framing of loss and damage and current approaches to valuation. We then draw on the growing literature on value- and place-based approaches to adaptation, including limits to adaptation, which examines loss as nuanced and sensitive to the nature of people's lives. Complementary perspectives from human geography, psychology, philosophy, economics, and ecology underscore the importance of understanding what matters to people and what they may likely consider to constitute loss. A significant body of knowledge illustrates that loss is often given meaning through lived, embodied, and place-based experiences, and so is more felt than tangible. We end with insights into recent scholarship that addresses how people make trade-offs between different value priorities. This emerging literature offers an opening in the academic debate to further advance a relational framing of loss in which trade-offs between lived values are seen as dynamic elements in a prospective loss space.", "author" : [ { "dropping-particle" : "", "family" : "Tschakert", "given" : "Petra", "non-dropping-particle" : "", "parse-names" : false, "suffix" : "" }, { "dropping-particle" : "", "family" : "Barnett", "given" : "Jon", "non-dropping-particle" : "", "parse-names" : false, "suffix" : "" }, { "dropping-particle" : "", "family" : "Ellis", "given" : "Neville", "non-dropping-particle" : "", "parse-names" : false, "suffix" : "" }, { "dropping-particle" : "", "family" : "Lawrence", "given" : "Carmen", "non-dropping-particle" : "", "parse-names" : false, "suffix" : "" }, { "dropping-particle" : "", "family" : "Tuana", "given" : "Nancy", "non-dropping-particle" : "", "parse-names" : false, "suffix" : "" }, { "dropping-particle" : "", "family" : "New", "given" : "Mark", "non-dropping-particle" : "", "parse-names" : false, "suffix" : "" }, { "dropping-particle" : "", "family" : "Elrick-Barr", "given" : "Carmen", "non-dropping-particle" : "", "parse-names" : false, "suffix" : "" }, { "dropping-particle" : "", "family" : "Pandit", "given" : "Ram", "non-dropping-particle" : "", "parse-names" : false, "suffix" : "" }, { "dropping-particle" : "", "family" : "Pannell", "given" : "David", "non-dropping-particle" : "", "parse-names" : false, "suffix" : "" } ], "container-title" : "WIREs Climate Change", "id" : "ITEM-6", "issue" : "5", "issued" : { "date-parts" : [ [ "2017" ] ] }, "page" : "1-19", "title" : "Climate change and loss, as if people mattered: values, places, and experiences", "translator" : [ { "dropping-particle" : "", "family" : "Q3623", "given" : "", "non-dropping-particle" : "", "parse-names" : false, "suffix" : "" } ], "type" : "article-journal", "volume" : "8" }, "uris" : [ "http://www.mendeley.com/documents/?uuid=ea28a72b-38f0-4570-bad8-77482bfb6d65" ] }, { "id" : "ITEM-7", "itemData" : { "DOI" : "10.1007/s10584-017-2123-9", "ISSN" : "15731480", "abstract" : "Designing decision analytical models requires making choices that can involve a range of trade-offs and interactions between epistemic and ethical considerations. Such choices include determining the complexity of a model and deciding what types of risk will be assessed. Here, we demonstrate how model design choices can involve trade-offs between the epistemic benefits of representational completeness and simplicity, which inter-act with ethical considerations about fairness and human life. We illustrate this point by focusing on modeling studies that assess flood risks in New Orleans, Louisiana. Addressing the ethical and epistemic implications of model design choices can help clarify the scope of factors necessary to inform ethically sound and economically efficient decision-making.", "author" : [ { "dropping-particle" : "", "family" : "Vez\u00e9r", "given" : "Martin", "non-dropping-particle" : "", "parse-names" : false, "suffix" : "" }, { "dropping-particle" : "", "family" : "Bakker", "given" : "Alexander", "non-dropping-particle" : "", "parse-names" : false, "suffix" : "" }, { "dropping-particle" : "", "family" : "Keller", "given" : "Klaus", "non-dropping-particle" : "", "parse-names" : false, "suffix" : "" }, { "dropping-particle" : "", "family" : "Tuana", "given" : "Nancy", "non-dropping-particle" : "", "parse-names" : false, "suffix" : "" } ], "container-title" : "Climatic Change", "id" : "ITEM-7", "issue" : "1-2", "issued" : { "date-parts" : [ [ "2018" ] ] }, "page" : "1-10", "title" : "Epistemic and ethical trade-offs in decision analytical modelling: A case study of flood risk management in New Orleans", "translator" : [ { "dropping-particle" : "", "family" : "Q3622", "given" : "", "non-dropping-particle" : "", "parse-names" : false, "suffix" : "" } ], "type" : "article-journal", "volume" : "147" }, "uris" : [ "http://www.mendeley.com/documents/?uuid=f0547058-1d87-4978-81c5-8fa48bd0533a" ] } ], "mendeley" : { "formattedCitation" : "(Hart and Nisbet, 2012; Kahan, 2012, 2013; Campbell and Kay, 2014; Bessette et al., 2017; Tschakert et al., 2017; Vez\u00e9r et al., 2018)", "plainTextFormattedCitation" : "(Hart and Nisbet, 2012; Kahan, 2012, 2013; Campbell and Kay, 2014; Bessette et al., 2017; Tschakert et al., 2017; Vez\u00e9r et al., 2018)", "previouslyFormattedCitation" : "(Hart and Nisbet, 2012; Kahan, 2012, 2013; Campbell and Kay, 2014; Bessette et al., 2017; Tschakert et al., 2017; Vez\u00e9r et al., 2018)"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 Campbell and Kay, 2014; Bessette et al., 2017; Tschakert et al., 2017; Vezér et al., 2018)</w:t>
      </w:r>
      <w:r w:rsidRPr="00C734F4">
        <w:rPr>
          <w:lang w:val="en-GB"/>
        </w:rPr>
        <w:fldChar w:fldCharType="end"/>
      </w:r>
      <w:r w:rsidRPr="00C734F4">
        <w:rPr>
          <w:lang w:val="en-GB"/>
        </w:rPr>
        <w:t>. Successful framing of climate information products thus seeks to identify common ground with users, taking account of their values and interests.</w:t>
      </w:r>
    </w:p>
    <w:p w14:paraId="691EFA46" w14:textId="77777777" w:rsidR="00BF4F94" w:rsidRPr="00C734F4" w:rsidRDefault="00BF4F94" w:rsidP="00BF4F94">
      <w:pPr>
        <w:pStyle w:val="AR6BodyText"/>
        <w:rPr>
          <w:lang w:val="en-GB"/>
        </w:rPr>
      </w:pPr>
    </w:p>
    <w:p w14:paraId="64743029" w14:textId="34CFFF7D" w:rsidR="00BF4F94" w:rsidRPr="00C734F4" w:rsidRDefault="00BF4F94" w:rsidP="00BF4F94">
      <w:pPr>
        <w:pStyle w:val="AR6BodyText"/>
        <w:rPr>
          <w:lang w:val="en-GB"/>
        </w:rPr>
      </w:pPr>
      <w:r w:rsidRPr="00C734F4">
        <w:rPr>
          <w:lang w:val="en-GB"/>
        </w:rPr>
        <w:t xml:space="preserve">Given the relevance of both context and values, the effectiveness of climate information can increase if developed in partnership with the target communities </w:t>
      </w:r>
      <w:commentRangeStart w:id="1503"/>
      <w:r w:rsidRPr="00C734F4">
        <w:rPr>
          <w:lang w:val="en-GB"/>
        </w:rPr>
        <w:fldChar w:fldCharType="begin" w:fldLock="1"/>
      </w:r>
      <w:ins w:id="1504" w:author="Robin Matthews" w:date="2021-07-11T17:38:00Z">
        <w:r w:rsidR="0009041D">
          <w:rPr>
            <w:lang w:val="en-GB"/>
          </w:rPr>
          <w:instrText>ADDIN CSL_CITATION { "citationItems" : [ { "id" : "ITEM-1", "itemData" : { "DOI" : "10.1016/j.cosust.2016.04.003", "ISBN" : "1877-3435", "ISSN" : "18773435", "abstract" : "There is growing recognition of the role of values and visioning for transdisciplinary co-production of knowledge and social transformation. Mapping and deliberating values and envisioning desirable futures are seen as important aspects of transformational learning. TCHANGE(Addressing the Climate Crisis through Value Transformation) aimed to examine how values and anticipating future pathways could be assessed in collaboration with transformational communities. Initially, researchers and practitioners from five countries had divergent views about methodological standards, reflecting distinct ontologies and asymmetrical power relations within the team. However, the emerging tension between scientific rigor, societal relevance, and experiential learning proved productive for flexibility in the problem framing and team building phase of the transdisciplinary co-design process.", "author" : [ { "dropping-particle" : "", "family" : "Tschakert", "given" : "Petra", "non-dropping-particle" : "", "parse-names" : false, "suffix" : "" }, { "dropping-particle" : "", "family" : "Tuana", "given" : "Nancy", "non-dropping-particle" : "", "parse-names" : false, "suffix" : "" }, { "dropping-particle" : "", "family" : "Westskog", "given" : "Hege", "non-dropping-particle" : "", "parse-names" : false, "suffix" : "" }, { "dropping-particle" : "", "family" : "Koelle", "given" : "Bettina", "non-dropping-particle" : "", "parse-names" : false, "suffix" : "" }, { "dropping-particle" : "", "family" : "Afrika", "given" : "Alida", "non-dropping-particle" : "", "parse-names" : false, "suffix" : "" } ], "container-title" : "Current Opinion in Environmental Sustainability", "id" : "ITEM-1", "issued" : { "date-parts" : [ [ "2016" ] ] }, "page" : "21-25", "publisher" : "Elsevier B.V.", "title" : "TCHANGE: The role of values and visioning in transformation science", "translator" : [ { "dropping-particle" : "", "family" : "Q3624", "given" : "", "non-dropping-particle" : "", "parse-names" : false, "suffix" : "" } ], "type" : "article-journal", "volume" : "20" }, "uris" : [ "http://www.mendeley.com/documents/?uuid=e7c59f30-54db-42ae-93ce-f3ed5ba54bb0" ] } ], "mendeley" : { "formattedCitation" : "(Tschakert et al., 2016)", "manualFormatting" : "(Tschakert et al., 2016", "plainTextFormattedCitation" : "(Tschakert et al., 2016)", "previouslyFormattedCitation" : "(Tschakert et al., 2016)" }, "properties" : { "noteIndex" : 0 }, "schema" : "https://github.com/citation-style-language/schema/raw/master/csl-citation.json" }</w:instrText>
        </w:r>
      </w:ins>
      <w:del w:id="1505" w:author="Robin Matthews" w:date="2021-07-11T17:38:00Z">
        <w:r w:rsidR="000465A7" w:rsidDel="0009041D">
          <w:rPr>
            <w:lang w:val="en-GB"/>
          </w:rPr>
          <w:delInstrText>ADDIN CSL_CITATION { "citationItems" : [ { "id" : "ITEM-1", "itemData" : { "DOI" : "10.1016/j.cosust.2016.04.003", "ISBN" : "1877-3435", "ISSN" : "18773435", "abstract" : "There is growing recognition of the role of values and visioning for transdisciplinary co-production of knowledge and social transformation. Mapping and deliberating values and envisioning desirable futures are seen as important aspects of transformational learning. TCHANGE(Addressing the Climate Crisis through Value Transformation) aimed to examine how values and anticipating future pathways could be assessed in collaboration with transformational communities. Initially, researchers and practitioners from five countries had divergent views about methodological standards, reflecting distinct ontologies and asymmetrical power relations within the team. However, the emerging tension between scientific rigor, societal relevance, and experiential learning proved productive for flexibility in the problem framing and team building phase of the transdisciplinary co-design process.", "author" : [ { "dropping-particle" : "", "family" : "Tschakert", "given" : "Petra", "non-dropping-particle" : "", "parse-names" : false, "suffix" : "" }, { "dropping-particle" : "", "family" : "Tuana", "given" : "Nancy", "non-dropping-particle" : "", "parse-names" : false, "suffix" : "" }, { "dropping-particle" : "", "family" : "Westskog", "given" : "Hege", "non-dropping-particle" : "", "parse-names" : false, "suffix" : "" }, { "dropping-particle" : "", "family" : "Koelle", "given" : "Bettina", "non-dropping-particle" : "", "parse-names" : false, "suffix" : "" }, { "dropping-particle" : "", "family" : "Afrika", "given" : "Alida", "non-dropping-particle" : "", "parse-names" : false, "suffix" : "" } ], "container-title" : "Current Opinion in Environmental Sustainability", "id" : "ITEM-1", "issued" : { "date-parts" : [ [ "2016" ] ] }, "page" : "21-25", "publisher" : "Elsevier B.V.", "title" : "TCHANGE: The role of values and visioning in transformation science", "translator" : [ { "dropping-particle" : "", "family" : "Q3624", "given" : "", "non-dropping-particle" : "", "parse-names" : false, "suffix" : "" } ], "type" : "article-journal", "volume" : "20" }, "uris" : [ "http://www.mendeley.com/documents/?uuid=e7c59f30-54db-42ae-93ce-f3ed5ba54bb0" ] } ], "mendeley" : { "formattedCitation" : "(Tschakert et al., 2016)", "manualFormatting" : "(Tschakert et al., 2016; ", "plainTextFormattedCitation" : "(Tschakert et al., 2016)", "previouslyFormattedCitation" : "(Tschakert et al., 2016)" }, "properties" : { "noteIndex" : 0 }, "schema" : "https://github.com/citation-style-language/schema/raw/master/csl-citation.json" }</w:delInstrText>
        </w:r>
      </w:del>
      <w:r w:rsidRPr="00C734F4">
        <w:rPr>
          <w:lang w:val="en-GB"/>
        </w:rPr>
        <w:fldChar w:fldCharType="separate"/>
      </w:r>
      <w:r w:rsidR="00E41CA2">
        <w:rPr>
          <w:noProof/>
          <w:lang w:val="en-GB"/>
        </w:rPr>
        <w:t>(Tschakert et al., 2016</w:t>
      </w:r>
      <w:del w:id="1506" w:author="Robin Matthews" w:date="2021-07-11T17:38:00Z">
        <w:r w:rsidR="00E41CA2" w:rsidDel="0009041D">
          <w:rPr>
            <w:noProof/>
            <w:lang w:val="en-GB"/>
          </w:rPr>
          <w:delText xml:space="preserve">; </w:delText>
        </w:r>
      </w:del>
      <w:r w:rsidRPr="00C734F4">
        <w:rPr>
          <w:lang w:val="en-GB"/>
        </w:rPr>
        <w:fldChar w:fldCharType="end"/>
      </w:r>
      <w:commentRangeEnd w:id="1503"/>
      <w:ins w:id="1507" w:author="Robin Matthews" w:date="2021-07-11T17:38:00Z">
        <w:r w:rsidR="0009041D">
          <w:rPr>
            <w:lang w:val="en-GB"/>
          </w:rPr>
          <w:t xml:space="preserve">; </w:t>
        </w:r>
      </w:ins>
      <w:r w:rsidR="00E41CA2">
        <w:rPr>
          <w:rStyle w:val="CommentReference"/>
          <w:rFonts w:asciiTheme="minorHAnsi" w:eastAsiaTheme="minorHAnsi" w:hAnsiTheme="minorHAnsi"/>
          <w:lang w:eastAsia="en-US"/>
        </w:rPr>
        <w:commentReference w:id="1503"/>
      </w:r>
      <w:r w:rsidRPr="00C734F4">
        <w:rPr>
          <w:lang w:val="en-GB"/>
        </w:rPr>
        <w:t xml:space="preserve">Figure 10.17). Such an approach can inspire trust among all parties and at the same time promote a co-production process </w:t>
      </w:r>
      <w:r w:rsidRPr="00C734F4">
        <w:rPr>
          <w:lang w:val="en-GB"/>
        </w:rPr>
        <w:fldChar w:fldCharType="begin" w:fldLock="1"/>
      </w:r>
      <w:r w:rsidR="000465A7">
        <w:rPr>
          <w:lang w:val="en-GB"/>
        </w:rPr>
        <w:instrText>ADDIN CSL_CITATION { "citationItems" : [ { "id" : "ITEM-1", "itemData" : { "DOI" : "10.1073/pnas.1231332100", "abstract" : "The challenge of meeting human development needs while protecting the earth\u2019s life support systems confronts scientists, technologists, policy makers, and communities from local to global levels. Many believe that science and technology (S&amp;T) must play a more central role in sustainable development, yet little systematic scholarship exists on how to create institutions that effectively harness S&amp;T for sustainability. This study suggests that efforts to mobilize S&amp;T for sustainability are more likely to be effective when they manage boundaries between knowledge and action in ways that simultaneously enhance the salience, credibility, and legitimacy of the information they produce. Effective systems apply a variety of institutional mechanisms that facilitate communication, translation and mediation across boundaries.", "author" : [ { "dropping-particle" : "", "family" : "Cash", "given" : "David W", "non-dropping-particle" : "", "parse-names" : false, "suffix" : "" }, { "dropping-particle" : "", "family" : "Clark", "given" : "William C", "non-dropping-particle" : "", "parse-names" : false, "suffix" : "" }, { "dropping-particle" : "", "family" : "Alcock", "given" : "Frank", "non-dropping-particle" : "", "parse-names" : false, "suffix" : "" }, { "dropping-particle" : "", "family" : "Dickson", "given" : "Nancy M", "non-dropping-particle" : "", "parse-names" : false, "suffix" : "" }, { "dropping-particle" : "", "family" : "Eckley", "given" : "Noelle", "non-dropping-particle" : "", "parse-names" : false, "suffix" : "" }, { "dropping-particle" : "", "family" : "Guston", "given" : "David H", "non-dropping-particle" : "", "parse-names" : false, "suffix" : "" }, { "dropping-particle" : "", "family" : "Ja", "given" : "Jill", "non-dropping-particle" : "", "parse-names" : false, "suffix" : "" }, { "dropping-particle" : "", "family" : "Mitchell", "given" : "Ronald B", "non-dropping-particle" : "", "parse-names" : false, "suffix" : "" } ], "container-title" : "Proceedings of the national academy of sciences", "id" : "ITEM-1", "issue" : "July", "issued" : { "date-parts" : [ [ "2003" ] ] }, "page" : "8086-8091", "title" : "Knowledge Systems for Sustainable Development", "translator" : [ { "dropping-particle" : "", "family" : "Q5078", "given" : "", "non-dropping-particle" : "", "parse-names" : false, "suffix" : "" } ], "type" : "article-journal", "volume" : "100" }, "uris" : [ "http://www.mendeley.com/documents/?uuid=482869c8-395c-4eef-bc2c-3117faba0a65" ] } ], "mendeley" : { "formattedCitation" : "(Cash et al., 2003)", "plainTextFormattedCitation" : "(Cash et al., 2003)", "previouslyFormattedCitation" : "(Cash et al., 2003)" }, "properties" : { "noteIndex" : 0 }, "schema" : "https://github.com/citation-style-language/schema/raw/master/csl-citation.json" }</w:instrText>
      </w:r>
      <w:r w:rsidRPr="00C734F4">
        <w:rPr>
          <w:lang w:val="en-GB"/>
        </w:rPr>
        <w:fldChar w:fldCharType="separate"/>
      </w:r>
      <w:r w:rsidR="00E41CA2">
        <w:rPr>
          <w:noProof/>
          <w:lang w:val="en-GB"/>
        </w:rPr>
        <w:t>(Cash et al., 2003)</w:t>
      </w:r>
      <w:r w:rsidRPr="00C734F4">
        <w:rPr>
          <w:lang w:val="en-GB"/>
        </w:rPr>
        <w:fldChar w:fldCharType="end"/>
      </w:r>
      <w:r w:rsidRPr="00C734F4">
        <w:rPr>
          <w:lang w:val="en-GB"/>
        </w:rPr>
        <w:t xml:space="preserve">. Recipients of information have the greatest trust when the communicator is perceived as understanding their context and sharing their values and identity </w:t>
      </w:r>
      <w:r w:rsidRPr="00C734F4">
        <w:rPr>
          <w:lang w:val="en-GB"/>
        </w:rPr>
        <w:fldChar w:fldCharType="begin" w:fldLock="1"/>
      </w:r>
      <w:r w:rsidR="000465A7">
        <w:rPr>
          <w:lang w:val="en-GB"/>
        </w:rPr>
        <w:instrText>ADDIN CSL_CITATION { "citationItems" : [ { "id" : "ITEM-1", "itemData" : { "DOI" : "10.1002/wcc.269", "ISSN" : "17577780", "author" : [ { "dropping-particle" : "", "family" : "Corner", "given" : "Adam", "non-dropping-particle" : "", "parse-names" : false, "suffix" : "" }, { "dropping-particle" : "", "family" : "Markowitz", "given" : "Ezra", "non-dropping-particle" : "", "parse-names" : false, "suffix" : "" }, { "dropping-particle" : "", "family" : "Pidgeon", "given" : "Nick", "non-dropping-particle" : "", "parse-names" : false, "suffix" : "" } ], "container-title" : "WIREs Climate Change", "id" : "ITEM-1", "issue" : "3", "issued" : { "date-parts" : [ [ "2014", "5" ] ] }, "page" : "411-422", "title" : "Public engagement with climate change: the role of human values", "translator" : [ { "dropping-particle" : "", "family" : "Q5808", "given" : "", "non-dropping-particle" : "", "parse-names" : false, "suffix" : "" } ], "type" : "article-journal", "volume" : "5" }, "uris" : [ "http://www.mendeley.com/documents/?uuid=63ff6226-c4aa-466c-a17e-d27a05257b93" ] } ], "mendeley" : { "formattedCitation" : "(Corner et al., 2014)", "plainTextFormattedCitation" : "(Corner et al., 2014)", "previouslyFormattedCitation" : "(Corner et al., 2014)" }, "properties" : { "noteIndex" : 0 }, "schema" : "https://github.com/citation-style-language/schema/raw/master/csl-citation.json" }</w:instrText>
      </w:r>
      <w:r w:rsidRPr="00C734F4">
        <w:rPr>
          <w:lang w:val="en-GB"/>
        </w:rPr>
        <w:fldChar w:fldCharType="separate"/>
      </w:r>
      <w:r w:rsidR="00E41CA2">
        <w:rPr>
          <w:noProof/>
          <w:lang w:val="en-GB"/>
        </w:rPr>
        <w:t>(Corner et al., 2014)</w:t>
      </w:r>
      <w:r w:rsidRPr="00C734F4">
        <w:rPr>
          <w:lang w:val="en-GB"/>
        </w:rPr>
        <w:fldChar w:fldCharType="end"/>
      </w:r>
      <w:r w:rsidRPr="00C734F4">
        <w:rPr>
          <w:lang w:val="en-GB"/>
        </w:rPr>
        <w:t xml:space="preserve">. As a consequence, developing mental models informed by user values can help with understanding complex climate models and their outcomes </w:t>
      </w:r>
      <w:r w:rsidRPr="00C734F4">
        <w:rPr>
          <w:lang w:val="en-GB"/>
        </w:rPr>
        <w:fldChar w:fldCharType="begin" w:fldLock="1"/>
      </w:r>
      <w:r w:rsidR="000465A7">
        <w:rPr>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"mendeley" : { "formattedCitation" : "(Bessette et al., 2017)", "plainTextFormattedCitation" : "(Bessette et al., 2017)", "previouslyFormattedCitation" : "(Bessette et al., 2017)" }, "properties" : { "noteIndex" : 0 }, "schema" : "https://github.com/citation-style-language/schema/raw/master/csl-citation.json" }</w:instrText>
      </w:r>
      <w:r w:rsidRPr="00C734F4">
        <w:rPr>
          <w:lang w:val="en-GB"/>
        </w:rPr>
        <w:fldChar w:fldCharType="separate"/>
      </w:r>
      <w:r w:rsidR="00E41CA2">
        <w:rPr>
          <w:noProof/>
          <w:lang w:val="en-GB"/>
        </w:rPr>
        <w:t>(Bessette et al., 2017)</w:t>
      </w:r>
      <w:r w:rsidRPr="00C734F4">
        <w:rPr>
          <w:lang w:val="en-GB"/>
        </w:rPr>
        <w:fldChar w:fldCharType="end"/>
      </w:r>
      <w:r w:rsidRPr="00C734F4">
        <w:rPr>
          <w:lang w:val="en-GB"/>
        </w:rPr>
        <w:t>.</w:t>
      </w:r>
    </w:p>
    <w:p w14:paraId="586881D7" w14:textId="77777777" w:rsidR="00BF4F94" w:rsidRPr="00C734F4" w:rsidRDefault="00BF4F94" w:rsidP="00BF4F94">
      <w:pPr>
        <w:pStyle w:val="AR6BodyText"/>
        <w:rPr>
          <w:lang w:val="en-GB"/>
        </w:rPr>
      </w:pPr>
    </w:p>
    <w:p w14:paraId="3C49F2FE" w14:textId="53A1433D" w:rsidR="00BF4F94" w:rsidRPr="00C734F4" w:rsidRDefault="00BF4F94" w:rsidP="00BF4F94">
      <w:pPr>
        <w:pStyle w:val="AR6BodyText"/>
        <w:rPr>
          <w:lang w:val="en-GB"/>
        </w:rPr>
      </w:pPr>
      <w:r w:rsidRPr="00C734F4">
        <w:rPr>
          <w:lang w:val="en-GB"/>
        </w:rPr>
        <w:t xml:space="preserve">The importance of a co-production process does not preclude the climate-research community from taking steps to develop and convey relevant information on its own. Indeed, communicating expert consensus about contested scientific issues is beneficial </w:t>
      </w:r>
      <w:r w:rsidRPr="00C734F4">
        <w:rPr>
          <w:lang w:val="en-GB"/>
        </w:rPr>
        <w:fldChar w:fldCharType="begin" w:fldLock="1"/>
      </w:r>
      <w:r w:rsidR="000465A7">
        <w:rPr>
          <w:lang w:val="en-GB"/>
        </w:rPr>
        <w:instrText>ADDIN CSL_CITATION { "citationItems" : [ { "id" : "ITEM-1", "itemData" : { "DOI" : "10.1111/jasp.12576", "ISSN" : "0021-9029", "author" : [ { "dropping-particle" : "", "family" : "Goldberg", "given" : "Matthew H.", "non-dropping-particle" : "", "parse-names" : false, "suffix" : "" }, { "dropping-particle" : "", "family" : "Linden", "given" : "Sander", "non-dropping-particle" : "", "parse-names" : false, "suffix" : "" }, { "dropping-particle" : "", "family" : "Ballew", "given" : "Matthew T.", "non-dropping-particle" : "", "parse-names" : false, "suffix" : "" }, { "dropping-particle" : "", "family" : "Rosenthal", "given" : "Seth A.", "non-dropping-particle" : "", "parse-names" : false, "suffix" : "" }, { "dropping-particle" : "", "family" : "Leiserowitz", "given" : "Anthony", "non-dropping-particle" : "", "parse-names" : false, "suffix" : "" } ], "container-title" : "Journal of Applied Social Psychology", "id" : "ITEM-1", "issue" : "3", "issued" : { "date-parts" : [ [ "2019", "3" ] ] }, "page" : "192-200", "publisher" : "John Wiley &amp; Sons, Ltd (10.1111)", "title" : "The role of anchoring in judgments about expert consensus", "translator" : [ { "dropping-particle" : "", "family" : "Q5802", "given" : "", "non-dropping-particle" : "", "parse-names" : false, "suffix" : "" } ], "type" : "article-journal", "volume" : "49" }, "uris" : [ "http://www.mendeley.com/documents/?uuid=12ecc5d6-ab31-4bb3-bc38-ed16c6d934f1" ] } ], "mendeley" : { "formattedCitation" : "(Goldberg et al., 2019)", "plainTextFormattedCitation" : "(Goldberg et al., 2019)", "previouslyFormattedCitation" : "(Goldberg et al., 2019)" }, "properties" : { "noteIndex" : 0 }, "schema" : "https://github.com/citation-style-language/schema/raw/master/csl-citation.json" }</w:instrText>
      </w:r>
      <w:r w:rsidRPr="00C734F4">
        <w:rPr>
          <w:lang w:val="en-GB"/>
        </w:rPr>
        <w:fldChar w:fldCharType="separate"/>
      </w:r>
      <w:r w:rsidR="00E41CA2">
        <w:rPr>
          <w:noProof/>
          <w:lang w:val="en-GB"/>
        </w:rPr>
        <w:t>(Goldberg et al., 2019)</w:t>
      </w:r>
      <w:r w:rsidRPr="00C734F4">
        <w:rPr>
          <w:lang w:val="en-GB"/>
        </w:rPr>
        <w:fldChar w:fldCharType="end"/>
      </w:r>
      <w:r w:rsidRPr="00C734F4">
        <w:rPr>
          <w:lang w:val="en-GB"/>
        </w:rPr>
        <w:t xml:space="preserve">. Climate services (Section 10.5.4), in particular, can become effective means for using sources from the climate community and crafting these to be consistent with the needs, interests and values of stakeholder communities. However, simply presenting more information without recognizing user values and the contextual elements listed in Section 10.5.2.1 may be ineffective </w:t>
      </w:r>
      <w:r w:rsidRPr="00C734F4">
        <w:rPr>
          <w:lang w:val="en-GB"/>
        </w:rPr>
        <w:fldChar w:fldCharType="begin" w:fldLock="1"/>
      </w:r>
      <w:r w:rsidR="000465A7">
        <w:rPr>
          <w:lang w:val="en-GB"/>
        </w:rPr>
        <w:instrText>ADDIN CSL_CITATION { "citationItems" : [ { "id" : "ITEM-1",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"ITEM-1",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"mendeley" : { "formattedCitation" : "(Kahan, 2013)", "plainTextFormattedCitation" : "(Kahan, 2013)", "previouslyFormattedCitation" : "(Kahan, 2013)" }, "properties" : { "noteIndex" : 0 }, "schema" : "https://github.com/citation-style-language/schema/raw/master/csl-citation.json" }</w:instrText>
      </w:r>
      <w:r w:rsidRPr="00C734F4">
        <w:rPr>
          <w:lang w:val="en-GB"/>
        </w:rPr>
        <w:fldChar w:fldCharType="separate"/>
      </w:r>
      <w:r w:rsidR="00E41CA2">
        <w:rPr>
          <w:noProof/>
          <w:lang w:val="en-GB"/>
        </w:rPr>
        <w:t>(Kahan, 2013)</w:t>
      </w:r>
      <w:r w:rsidRPr="00C734F4">
        <w:rPr>
          <w:lang w:val="en-GB"/>
        </w:rPr>
        <w:fldChar w:fldCharType="end"/>
      </w:r>
      <w:r w:rsidRPr="00C734F4">
        <w:rPr>
          <w:lang w:val="en-GB"/>
        </w:rPr>
        <w:t xml:space="preserve">. An aversion to climate information discordant with one’s preexisting beliefs can actually become stronger for people who are more scientifically literate: they feel more confident sifting through all sources of information to find support for their positions </w:t>
      </w:r>
      <w:r w:rsidRPr="00C734F4">
        <w:rPr>
          <w:lang w:val="en-GB"/>
        </w:rPr>
        <w:fldChar w:fldCharType="begin" w:fldLock="1"/>
      </w:r>
      <w:r w:rsidR="000465A7">
        <w:rPr>
          <w:lang w:val="en-GB"/>
        </w:rPr>
        <w:instrText>ADDIN CSL_CITATION { "citationItems" : [ { "id" : "ITEM-1",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"ITEM-1",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"mendeley" : { "formattedCitation" : "(Kahan, 2012)", "plainTextFormattedCitation" : "(Kahan, 2012)", "previouslyFormattedCitation" : "(Kahan, 2012)" }, "properties" : { "noteIndex" : 0 }, "schema" : "https://github.com/citation-style-language/schema/raw/master/csl-citation.json" }</w:instrText>
      </w:r>
      <w:r w:rsidRPr="00C734F4">
        <w:rPr>
          <w:lang w:val="en-GB"/>
        </w:rPr>
        <w:fldChar w:fldCharType="separate"/>
      </w:r>
      <w:r w:rsidR="00E41CA2">
        <w:rPr>
          <w:noProof/>
          <w:lang w:val="en-GB"/>
        </w:rPr>
        <w:t>(Kahan, 2012)</w:t>
      </w:r>
      <w:r w:rsidRPr="00C734F4">
        <w:rPr>
          <w:lang w:val="en-GB"/>
        </w:rPr>
        <w:fldChar w:fldCharType="end"/>
      </w:r>
      <w:r w:rsidRPr="00C734F4">
        <w:rPr>
          <w:lang w:val="en-GB"/>
        </w:rPr>
        <w:t xml:space="preserve">. A challenge is that if climate information is not framed carefully, recognizing context and user values, it may make the sceptical person less receptive to further information about climate change </w:t>
      </w:r>
      <w:r w:rsidRPr="009E1FF7">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"10.1007/s10584-012-0424-6", "ISSN" : "0165-0009", "author" : [ { "dropping-particle" : "", "family" : "Corner", "given" : "Adam", "non-dropping-particle" : "", "parse-names" : false, "suffix" : "" }, { "dropping-particle" : "", "family" : "Whitmarsh", "given" : "Lorraine", "non-dropping-particle" : "", "parse-names" : false, "suffix" : "" }, { "dropping-particle" : "", "family" : "Xenias", "given" : "Dimitrios", "non-dropping-particle" : "", "parse-names" : false, "suffix" : "" } ], "container-title" : "Climatic Change", "id" : "ITEM-2", "issue" : "3-4", "issued" : { "date-parts" : [ [ "2012", "10", "10" ] ] }, "page" : "463-478", "title" : "Uncertainty, scepticism and attitudes towards climate change: biased assimilation and attitude polarisation", "translator" : [ { "dropping-particle" : "", "family" : "Q6849", "given" : "", "non-dropping-particle" : "", "parse-names" : false, "suffix" : "" } ], "type" : "article-journal", "volume" : "114" }, "uris" : [ "http://www.mendeley.com/documents/?uuid=f8d859cd-6de9-4555-9211-d7d98b2f10ca", "http://www.mendeley.com/documents/?uuid=d3e29dc2-8d22-4c92-a77d-5e8abf38b915" ] }, { "id" : "ITEM-3", "itemData" : { "DOI" : "10.3389/fpsyg.2015.00131", "ISSN" : "1664-1078", "author" : [ { "dropping-particle" : "", "family" : "Shalev", "given" : "Idit", "non-dropping-particle" : "", "parse-names" : false, "suffix" : "" } ], "container-title" : "Frontiers in Psychology", "id" : "ITEM-3", "issued" : { "date-parts" : [ [ "2015", "2", "11" ] ] }, "title" : "The climate change problem: promoting motivation for change when the map is not the territory", "translator" : [ { "dropping-particle" : "", "family" : "Q5751", "given" : "", "non-dropping-particle" : "", "parse-names" : false, "suffix" : "" } ], "type" : "article-journal", "volume" : "6" }, "uris" : [ "http://www.mendeley.com/documents/?uuid=137a851f-4353-44f8-ba6f-6d75930f5e98" ] } ], "mendeley" : { "formattedCitation" : "(Corner et al., 2012; Hart and Nisbet, 2012; Shalev, 2015)", "plainTextFormattedCitation" : "(Corner et al., 2012; Hart and Nisbet, 2012; Shalev, 2015)", "previouslyFormattedCitation" : "(Corner et al., 2012; Hart and Nisbet, 2012; Shalev, 2015)" }, "properties" : { "noteIndex" : 0 }, "schema" : "https://github.com/citation-style-language/schema/raw/master/csl-citation.json" }</w:instrText>
      </w:r>
      <w:r w:rsidRPr="009E1FF7">
        <w:rPr>
          <w:lang w:val="en-GB"/>
        </w:rPr>
        <w:fldChar w:fldCharType="separate"/>
      </w:r>
      <w:r w:rsidR="00E41CA2">
        <w:rPr>
          <w:noProof/>
          <w:lang w:val="en-GB"/>
        </w:rPr>
        <w:t>(Corner et al., 2012; Hart and Nisbet, 2012; Shalev, 2015)</w:t>
      </w:r>
      <w:r w:rsidRPr="009E1FF7">
        <w:rPr>
          <w:lang w:val="en-GB"/>
        </w:rPr>
        <w:fldChar w:fldCharType="end"/>
      </w:r>
      <w:r w:rsidRPr="00C734F4">
        <w:rPr>
          <w:lang w:val="en-GB"/>
        </w:rPr>
        <w:t xml:space="preserve">. A further complication is that audiences may view climate change as a problem distant in time and space </w:t>
      </w:r>
      <w:r w:rsidRPr="00C734F4">
        <w:rPr>
          <w:lang w:val="en-GB"/>
        </w:rPr>
        <w:fldChar w:fldCharType="begin" w:fldLock="1"/>
      </w:r>
      <w:r w:rsidR="000465A7">
        <w:rPr>
          <w:lang w:val="en-GB"/>
        </w:rPr>
        <w:instrText>ADDIN CSL_CITATION { "citationItems" : [ { "id" : "ITEM-1", "itemData" : { "DOI" : "10.1111/j.1539-6924.2011.01695.x", "ISSN" : "02724332", "author" : [ { "dropping-particle" : "", "family" : "Spence", "given" : "Alexa", "non-dropping-particle" : "", "parse-names" : false, "suffix" : "" }, { "dropping-particle" : "", "family" : "Poortinga", "given" : "Wouter", "non-dropping-particle" : "", "parse-names" : false, "suffix" : "" }, { "dropping-particle" : "", "family" : "Pidgeon", "given" : "Nick", "non-dropping-particle" : "", "parse-names" : false, "suffix" : "" } ], "container-title" : "Risk Analysis", "id" : "ITEM-1", "issue" : "6", "issued" : { "date-parts" : [ [ "2012", "6" ] ] }, "page" : "957-972", "publisher" : "John Wiley &amp; Sons, Ltd (10.1111)", "title" : "The Psychological Distance of Climate Change", "translator" : [ { "dropping-particle" : "", "family" : "Q5987", "given" : "", "non-dropping-particle" : "", "parse-names" : false, "suffix" : "" } ], "type" : "article-journal", "volume" : "32" }, "uris" : [ "http://www.mendeley.com/documents/?uuid=494f238e-7ceb-4471-8a39-b1e45158ce98" ] } ], "mendeley" : { "formattedCitation" : "(Spence et al., 2012)", "plainTextFormattedCitation" : "(Spence et al., 2012)", "previouslyFormattedCitation" : "(Spence et al., 2012)" }, "properties" : { "noteIndex" : 0 }, "schema" : "https://github.com/citation-style-language/schema/raw/master/csl-citation.json" }</w:instrText>
      </w:r>
      <w:r w:rsidRPr="00C734F4">
        <w:rPr>
          <w:lang w:val="en-GB"/>
        </w:rPr>
        <w:fldChar w:fldCharType="separate"/>
      </w:r>
      <w:r w:rsidR="00E41CA2">
        <w:rPr>
          <w:noProof/>
          <w:lang w:val="en-GB"/>
        </w:rPr>
        <w:t>(Spence et al., 2012)</w:t>
      </w:r>
      <w:r w:rsidRPr="00C734F4">
        <w:rPr>
          <w:lang w:val="en-GB"/>
        </w:rPr>
        <w:fldChar w:fldCharType="end"/>
      </w:r>
      <w:r w:rsidRPr="00C734F4">
        <w:rPr>
          <w:lang w:val="en-GB"/>
        </w:rPr>
        <w:t xml:space="preserve">, too threatening to acknowledge </w:t>
      </w:r>
      <w:r w:rsidRPr="00C734F4">
        <w:rPr>
          <w:lang w:val="en-GB"/>
        </w:rPr>
        <w:fldChar w:fldCharType="begin" w:fldLock="1"/>
      </w:r>
      <w:r w:rsidR="000465A7">
        <w:rPr>
          <w:lang w:val="en-GB"/>
        </w:rPr>
        <w:instrText>ADDIN CSL_CITATION { "citationItems" : [ { "id" : "ITEM-1", "itemData" : { "DOI" : "10.1038/nclimate2760", "ISSN" : "1758-678X", "abstract" : "It is sometimes assumed that making climate change seem 'closer to home' is a good way to catalyse action. But insights from psychology suggest that people's reaction to the proximity of climate change is complex.", "author" : [ { "dropping-particle" : "", "family" : "Br\u00fcgger", "given" : "Adrian", "non-dropping-particle" : "", "parse-names" : false, "suffix" : "" }, { "dropping-particle" : "", "family" : "Dessai", "given" : "Suraje", "non-dropping-particle" : "", "parse-names" : false, "suffix" : "" }, { "dropping-particle" : "", "family" : "Devine-Wright", "given" : "Patrick", "non-dropping-particle" : "", "parse-names" : false, "suffix" : "" }, { "dropping-particle" : "", "family" : "Morton", "given" : "Thomas A.", "non-dropping-particle" : "", "parse-names" : false, "suffix" : "" }, { "dropping-particle" : "", "family" : "Pidgeon", "given" : "Nicholas F.", "non-dropping-particle" : "", "parse-names" : false, "suffix" : "" } ], "container-title" : "Nature Climate Change", "id" : "ITEM-1", "issue" : "12", "issued" : { "date-parts" : [ [ "2015", "12" ] ] }, "page" : "1031-1037", "publisher" : "Nature Publishing Group", "title" : "Psychological responses to the proximity of climate change", "translator" : [ { "dropping-particle" : "", "family" : "Q5803", "given" : "", "non-dropping-particle" : "", "parse-names" : false, "suffix" : "" } ], "type" : "article-journal", "volume" : "5" }, "uris" : [ "http://www.mendeley.com/documents/?uuid=bfcb385e-e1d7-4d06-a8ab-0d889d306aa7" ] }, { "id" : "ITEM-2", "itemData" : { "DOI" : "10.1016/j.jenvp.2015.10.003", "ISSN" : "02724944", "author" : [ { "dropping-particle" : "", "family" : "McDonald", "given" : "Rachel I.", "non-dropping-particle" : "", "parse-names" : false, "suffix" : "" }, { "dropping-particle" : "", "family" : "Chai", "given" : "Hui Yi", "non-dropping-particle" : "", "parse-names" : false, "suffix" : "" }, { "dropping-particle" : "", "family" : "Newell", "given" : "Ben R.", "non-dropping-particle" : "", "parse-names" : false, "suffix" : "" } ], "container-title" : "Journal of Environmental Psychology", "id" : "ITEM-2", "issued" : { "date-parts" : [ [ "2015", "12" ] ] }, "page" : "109-118", "title" : "Personal experience and the \u2018psychological distance\u2019 of climate change: An integrative review", "translator" : [ { "dropping-particle" : "", "family" : "Q5812", "given" : "", "non-dropping-particle" : "", "parse-names" : false, "suffix" : "" } ], "type" : "article-journal", "volume" : "44" }, "uris" : [ "http://www.mendeley.com/documents/?uuid=56ff1e50-6a40-4545-b9f6-cc445e3edced" ] } ], "mendeley" : { "formattedCitation" : "(Br\u00fcgger et al., 2015; McDonald et al., 2015)", "plainTextFormattedCitation" : "(Br\u00fcgger et al., 2015; McDonald et al., 2015)", "previouslyFormattedCitation" : "(Br\u00fcgger et al., 2015; McDonald et al., 2015)" }, "properties" : { "noteIndex" : 0 }, "schema" : "https://github.com/citation-style-language/schema/raw/master/csl-citation.json" }</w:instrText>
      </w:r>
      <w:r w:rsidRPr="00C734F4">
        <w:rPr>
          <w:lang w:val="en-GB"/>
        </w:rPr>
        <w:fldChar w:fldCharType="separate"/>
      </w:r>
      <w:r w:rsidR="00E41CA2">
        <w:rPr>
          <w:noProof/>
          <w:lang w:val="en-GB"/>
        </w:rPr>
        <w:t>(Brügger et al., 2015; McDonald et al., 2015)</w:t>
      </w:r>
      <w:r w:rsidRPr="00C734F4">
        <w:rPr>
          <w:lang w:val="en-GB"/>
        </w:rPr>
        <w:fldChar w:fldCharType="end"/>
      </w:r>
      <w:r w:rsidRPr="00C734F4">
        <w:rPr>
          <w:lang w:val="en-GB"/>
        </w:rPr>
        <w:t xml:space="preserve">, or too economically challenging to accept </w:t>
      </w:r>
      <w:r w:rsidRPr="00C734F4">
        <w:rPr>
          <w:lang w:val="en-GB"/>
        </w:rPr>
        <w:fldChar w:fldCharType="begin" w:fldLock="1"/>
      </w:r>
      <w:r w:rsidR="000465A7">
        <w:rPr>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"mendeley" : { "formattedCitation" : "(Bessette et al., 2017)", "plainTextFormattedCitation" : "(Bessette et al., 2017)", "previouslyFormattedCitation" : "(Bessette et al., 2017)" }, "properties" : { "noteIndex" : 0 }, "schema" : "https://github.com/citation-style-language/schema/raw/master/csl-citation.json" }</w:instrText>
      </w:r>
      <w:r w:rsidRPr="00C734F4">
        <w:rPr>
          <w:lang w:val="en-GB"/>
        </w:rPr>
        <w:fldChar w:fldCharType="separate"/>
      </w:r>
      <w:r w:rsidR="00E41CA2">
        <w:rPr>
          <w:noProof/>
          <w:lang w:val="en-GB"/>
        </w:rPr>
        <w:t>(Bessette et al., 2017)</w:t>
      </w:r>
      <w:r w:rsidRPr="00C734F4">
        <w:rPr>
          <w:lang w:val="en-GB"/>
        </w:rPr>
        <w:fldChar w:fldCharType="end"/>
      </w:r>
      <w:r w:rsidRPr="00C734F4">
        <w:rPr>
          <w:lang w:val="en-GB"/>
        </w:rPr>
        <w:t xml:space="preserve">. Identifying positive outcomes that align with user values, instead of adaptation and mitigation efforts, appears to promote the interest in and </w:t>
      </w:r>
      <w:r w:rsidR="00375D5A">
        <w:rPr>
          <w:lang w:val="en-GB"/>
        </w:rPr>
        <w:t xml:space="preserve">the </w:t>
      </w:r>
      <w:r w:rsidRPr="00C734F4">
        <w:rPr>
          <w:lang w:val="en-GB"/>
        </w:rPr>
        <w:t xml:space="preserve">success of climate information </w:t>
      </w:r>
      <w:r w:rsidRPr="00C734F4">
        <w:rPr>
          <w:lang w:val="en-GB"/>
        </w:rPr>
        <w:fldChar w:fldCharType="begin" w:fldLock="1"/>
      </w:r>
      <w:r w:rsidR="000465A7">
        <w:rPr>
          <w:lang w:val="en-GB"/>
        </w:rPr>
        <w:instrText>ADDIN CSL_CITATION { "citationItems" : [ { "id" : "ITEM-1", "itemData" : { "DOI" : "10.1038/nclimate1532", "ISSN" : "1758-678X", "abstract" : "Public denial of anthropogenic climate change is significant in Western democracies. Experts assume that deniers would only act pro-environmentally if they were convinced that climate change is real, and therefore urge better communication of climate change risks. Research shows that focusing on the positive societal effects of climate change mitigation efforts can motivate deniers\u2019 pro-environmental actions.", "author" : [ { "dropping-particle" : "", "family" : "Bain", "given" : "Paul G.", "non-dropping-particle" : "", "parse-names" : false, "suffix" : "" }, { "dropping-particle" : "", "family" : "Hornsey", "given" : "Matthew J.", "non-dropping-particle" : "", "parse-names" : false, "suffix" : "" }, { "dropping-particle" : "", "family" : "Bongiorno", "given" : "Renata", "non-dropping-particle" : "", "parse-names" : false, "suffix" : "" }, { "dropping-particle" : "", "family" : "Jeffries", "given" : "Carla", "non-dropping-particle" : "", "parse-names" : false, "suffix" : "" } ], "container-title" : "Nature Climate Change", "id" : "ITEM-1", "issue" : "8", "issued" : { "date-parts" : [ [ "2012", "8" ] ] }, "page" : "600-603", "publisher" : "Nature Publishing Group", "title" : "Promoting pro-environmental action in climate change deniers", "translator" : [ { "dropping-particle" : "", "family" : "Q5811", "given" : "", "non-dropping-particle" : "", "parse-names" : false, "suffix" : "" } ], "type" : "article-journal", "volume" : "2" }, "uris" : [ "http://www.mendeley.com/documents/?uuid=fcdd34b2-1933-4798-9e8e-4a64da896593" ] } ], "mendeley" : { "formattedCitation" : "(Bain et al., 2012)", "plainTextFormattedCitation" : "(Bain et al., 2012)", "previouslyFormattedCitation" : "(Bain et al., 2012)" }, "properties" : { "noteIndex" : 0 }, "schema" : "https://github.com/citation-style-language/schema/raw/master/csl-citation.json" }</w:instrText>
      </w:r>
      <w:r w:rsidRPr="00C734F4">
        <w:rPr>
          <w:lang w:val="en-GB"/>
        </w:rPr>
        <w:fldChar w:fldCharType="separate"/>
      </w:r>
      <w:r w:rsidR="00E41CA2">
        <w:rPr>
          <w:noProof/>
          <w:lang w:val="en-GB"/>
        </w:rPr>
        <w:t>(Bain et al., 2012)</w:t>
      </w:r>
      <w:r w:rsidRPr="00C734F4">
        <w:rPr>
          <w:lang w:val="en-GB"/>
        </w:rPr>
        <w:fldChar w:fldCharType="end"/>
      </w:r>
      <w:r w:rsidRPr="00C734F4">
        <w:rPr>
          <w:lang w:val="en-GB"/>
        </w:rPr>
        <w:t>.</w:t>
      </w:r>
    </w:p>
    <w:p w14:paraId="7BFBC499" w14:textId="77777777" w:rsidR="00BF4F94" w:rsidRPr="00C734F4" w:rsidRDefault="00BF4F94" w:rsidP="00BF4F94">
      <w:pPr>
        <w:pStyle w:val="AR6BodyText"/>
        <w:rPr>
          <w:lang w:val="en-GB"/>
        </w:rPr>
      </w:pPr>
    </w:p>
    <w:p w14:paraId="04B228FB" w14:textId="77777777" w:rsidR="00BF4F94" w:rsidRPr="00C734F4" w:rsidRDefault="00BF4F94" w:rsidP="00BF4F94">
      <w:pPr>
        <w:pStyle w:val="AR6BodyText"/>
        <w:rPr>
          <w:lang w:val="en-GB"/>
        </w:rPr>
      </w:pPr>
    </w:p>
    <w:p w14:paraId="41DAE15A" w14:textId="77777777" w:rsidR="00BF4F94" w:rsidRPr="00C734F4" w:rsidRDefault="00BF4F94" w:rsidP="00BF4F94">
      <w:pPr>
        <w:pStyle w:val="AR6Chap10Level310111"/>
        <w:rPr>
          <w:lang w:val="en-GB"/>
        </w:rPr>
      </w:pPr>
      <w:bookmarkStart w:id="1508" w:name="_Toc70454773"/>
      <w:r w:rsidRPr="00C734F4">
        <w:rPr>
          <w:lang w:val="en-GB"/>
        </w:rPr>
        <w:t>The roles of spatial and temporal resolution in relation to decision scale</w:t>
      </w:r>
      <w:bookmarkEnd w:id="1508"/>
    </w:p>
    <w:p w14:paraId="05040E12" w14:textId="77777777" w:rsidR="00BF4F94" w:rsidRPr="00C734F4" w:rsidRDefault="00BF4F94" w:rsidP="00BF4F94">
      <w:pPr>
        <w:pStyle w:val="AR6BodyText"/>
        <w:rPr>
          <w:lang w:val="en-GB"/>
        </w:rPr>
      </w:pPr>
    </w:p>
    <w:p w14:paraId="079C69E3" w14:textId="51D04B28" w:rsidR="00BF4F94" w:rsidRPr="00C734F4" w:rsidRDefault="00BF4F94" w:rsidP="00BF4F94">
      <w:pPr>
        <w:pStyle w:val="AR6BodyText"/>
        <w:rPr>
          <w:lang w:val="en-GB"/>
        </w:rPr>
      </w:pPr>
      <w:r w:rsidRPr="00C734F4">
        <w:rPr>
          <w:lang w:val="en-GB"/>
        </w:rPr>
        <w:t xml:space="preserve">Climate processes occur on a range of spatial and temporal scales, from global to local, from centuries and longer to days or less (Section 10.1.2 and Figure 10.3). Similarly, decisions by stakeholders cover a range of spatial and temporal scales that can vary with the size of their region of interest and scope of activity. However, the link between decision scales and the spatial and temporal resolution of climate and related non-climatic, natural-system information is not straightforward, and failure to recognize mismatches between the two can undermine the effectiveness and relevance of the information </w:t>
      </w:r>
      <w:r w:rsidRPr="00C734F4">
        <w:rPr>
          <w:lang w:val="en-GB"/>
        </w:rPr>
        <w:fldChar w:fldCharType="begin" w:fldLock="1"/>
      </w:r>
      <w:r w:rsidR="000465A7">
        <w:rPr>
          <w:lang w:val="en-GB"/>
        </w:rPr>
        <w:instrText>ADDIN CSL_CITATION { "citationItems" : [ { "id" : "ITEM-1", "itemData" : { "abstract" : "Scale is a concept that transcends disciplinary boundaries. In ecology and geography, scale is usually defined in terms of spatial and temporal dimensions. Sociological scale also incorporates space and time, but adds ideas about representation and organization. Although spatial and temporal location determine the context for social and ecological dynamics, social-ecological interactions can create dynamic feedback loops in which humans both influence and are influenced by ecosystem processes. We hypothesize that many of the problems encountered by societies in managing natural resources arise because of a mismatch between the scale of management and the scale(s) of the ecological processes being managed. We use examples from southern Africa and the southern United States to address four main questions: (1) What is a \u201cscale mismatch?\u201d (2) How are scale mismatches generated? (3) What are the consequences of scale mismatches? (4) How can scale mismatches be resolved? Scale mismatches occur when the scale of environmental variation and the scale of social organization in which the responsibility for management resides are aligned in such a way that one or more functions of the social-ecological system are disrupted, inefficiencies occur, and/or important components of the system are lost. They are generated by a wide range of social, ecological, and linked social-ecological processes. Mismatches between the scales of ecological processes and the institutions that are responsible for managing them can contribute to a decrease in social-ecological resilience, including the mismanagement of natural resources and a decrease in human well-being. Solutions to scale mismatches usually require institutional changes at more than one hierarchical level. Long-term solutions to scale mismatch problems will depend on social learning and the development of flexible institutions that can adjust and reorganize in response to changes in ecosystems. Further research is needed to improve our ability to diagnose, understand, and resolve scale mismatches in linked socialecological systems.", "author" : [ { "dropping-particle" : "", "family" : "Cumming", "given" : "Graeme S", "non-dropping-particle" : "", "parse-names" : false, "suffix" : "" }, { "dropping-particle" : "", "family" : "Cumming", "given" : "David H M", "non-dropping-particle" : "", "parse-names" : false, "suffix" : "" }, { "dropping-particle" : "", "family" : "Redman", "given" : "Charles L", "non-dropping-particle" : "", "parse-names" : false, "suffix" : "" } ], "container-title" : "Ecology and Society", "id" : "ITEM-1", "issue" : "1", "issued" : { "date-parts" : [ [ "2006" ] ] }, "page" : "14", "title" : "Scale Mismatches in Social-Ecological Systems : Causes, Consequences, and Solutions", "translator" : [ { "dropping-particle" : "", "family" : "Q5208", "given" : "", "non-dropping-particle" : "", "parse-names" : false, "suffix" : "" } ], "type" : "article-journal", "volume" : "11" }, "uris" : [ "http://www.mendeley.com/documents/?uuid=4c7b531f-223a-4a8f-9247-9da99418cda0" ] }, { "id" : "ITEM-2", "itemData" : { "DOI" : "10.3368/er.36.1.62c", "ISSN" : "15434079", "abstract" : "\u00a9 2018 by the Board of Regents of the University of Wisconsin System. Landscape restoration is a global priority as evidenced by the United Nations' 2020 goal to restore 150 million hectares of land worldwide. Landscape restoration is often undermined by misalignments between governance and environmental systems, often called social-ecological scale mismatches. Despite growing recognition of this problem, few empirical studies focus on scale mismatches in environmental restoration work. In response, this paper analyzes scale mismatches in estuary restoration in a sub-basin of Puget Sound, Washington, U.S.A. I address both the effects of scale mismatch on individual restoration projects and landscape level restoration planning and implementation. I qualitatively analyze 95 semi-structured interviews with participants from 80 governing organizations. My analysis reveals how scale mismatch is a complex social-ecological landscape pattern that affects the flow of financial, human, and natural capital across the landscape. Furthermore, many organizations have limited capacity, which often hampers cross border collaborations that might overcome scale mismatches and further affects how resource are allocated in the region. My findings illustrate why human-environment processes should be included in landscape restoration planning. Social factors are not considered as constraints to restoration, but rather, part of the very landscape fabric to be restored. This represents a new way of thinking about scale mismatch for landscape restoration. Understanding these patterns and processes is essential for a social-ecological approach to landscape restoration that can help create sustainable landscapes and communities.", "author" : [ { "dropping-particle" : "", "family" : "Sayles", "given" : "Jesse S.", "non-dropping-particle" : "", "parse-names" : false, "suffix" : "" } ], "container-title" : "Ecological Restoration", "id" : "ITEM-2", "issue" : "1", "issued" : { "date-parts" : [ [ "2018" ] ] }, "page" : "62-75", "title" : "Effects of social-ecological scale mismatches on estuary restoration at the project and landscape level in Puget Sound, USA", "translator" : [ { "dropping-particle" : "", "family" : "Q5217", "given" : "", "non-dropping-particle" : "", "parse-names" : false, "suffix" : "" } ], "type" : "article-journal", "volume" : "36" }, "uris" : [ "http://www.mendeley.com/documents/?uuid=6718cffe-94ae-4e1b-85e9-00b53ee98000" ] } ], "mendeley" : { "formattedCitation" : "(Cumming et al., 2006; Sayles, 2018)", "plainTextFormattedCitation" : "(Cumming et al., 2006; Sayles, 2018)", "previouslyFormattedCitation" : "(Cumming et al., 2006; Sayles, 2018)" }, "properties" : { "noteIndex" : 0 }, "schema" : "https://github.com/citation-style-language/schema/raw/master/csl-citation.json" }</w:instrText>
      </w:r>
      <w:r w:rsidRPr="00C734F4">
        <w:rPr>
          <w:lang w:val="en-GB"/>
        </w:rPr>
        <w:fldChar w:fldCharType="separate"/>
      </w:r>
      <w:r w:rsidR="00E41CA2">
        <w:rPr>
          <w:noProof/>
          <w:lang w:val="en-GB"/>
        </w:rPr>
        <w:t>(Cumming et al., 2006; Sayles, 2018)</w:t>
      </w:r>
      <w:r w:rsidRPr="00C734F4">
        <w:rPr>
          <w:lang w:val="en-GB"/>
        </w:rPr>
        <w:fldChar w:fldCharType="end"/>
      </w:r>
      <w:r w:rsidRPr="00C734F4">
        <w:rPr>
          <w:lang w:val="en-GB"/>
        </w:rPr>
        <w:t>.</w:t>
      </w:r>
    </w:p>
    <w:p w14:paraId="1696D66D" w14:textId="77777777" w:rsidR="00BF4F94" w:rsidRPr="00C734F4" w:rsidRDefault="00BF4F94" w:rsidP="00BF4F94">
      <w:pPr>
        <w:pStyle w:val="AR6BodyText"/>
        <w:rPr>
          <w:lang w:val="en-GB"/>
        </w:rPr>
      </w:pPr>
    </w:p>
    <w:p w14:paraId="33ACC67A" w14:textId="770516B7" w:rsidR="00BF4F94" w:rsidRPr="00C734F4" w:rsidRDefault="00BF4F94" w:rsidP="00BF4F94">
      <w:pPr>
        <w:pStyle w:val="AR6BodyText"/>
        <w:rPr>
          <w:lang w:val="en-GB"/>
        </w:rPr>
      </w:pPr>
      <w:r w:rsidRPr="00C734F4">
        <w:rPr>
          <w:lang w:val="en-GB"/>
        </w:rPr>
        <w:lastRenderedPageBreak/>
        <w:t xml:space="preserve">Nevertheless, the scale of regional climate information does not have to be the same as the decision scale. Physical-climate storylines (Box 10.2) valid at large scales can be used to develop understanding that is relevant to local decisions. For example, global climate change affecting Antarctic ice-mass loss is relevant to formulating Dutch responses to sea-level rise </w:t>
      </w:r>
      <w:r w:rsidRPr="00C734F4">
        <w:rPr>
          <w:lang w:val="en-GB"/>
        </w:rPr>
        <w:fldChar w:fldCharType="begin" w:fldLock="1"/>
      </w:r>
      <w:r w:rsidR="000465A7">
        <w:rPr>
          <w:lang w:val="en-GB"/>
        </w:rPr>
        <w:instrText>ADDIN CSL_CITATION { "citationItems" : [ { "id" : "ITEM-1", "itemData" : { "DOI" : "10.1088/1748-9326/ab666c", "ISSN" : "1748-9326", "author" : [ { "dropping-particle" : "", "family" : "Haasnoot", "given" : "M", "non-dropping-particle" : "", "parse-names" : false, "suffix" : "" }, { "dropping-particle" : "", "family" : "Kwadijk", "given" : "J", "non-dropping-particle" : "", "parse-names" : false, "suffix" : "" }, { "dropping-particle" : "", "family" : "Alphen", "given" : "J", "non-dropping-particle" : "van", "parse-names" : false, "suffix" : "" }, { "dropping-particle" : "", "family" : "Bars", "given" : "D", "non-dropping-particle" : "Le", "parse-names" : false, "suffix" : "" }, { "dropping-particle" : "", "family" : "Hurk", "given" : "B", "non-dropping-particle" : "van den", "parse-names" : false, "suffix" : "" }, { "dropping-particle" : "", "family" : "Diermanse", "given" : "F", "non-dropping-particle" : "", "parse-names" : false, "suffix" : "" }, { "dropping-particle" : "", "family" : "Spek", "given" : "A", "non-dropping-particle" : "van der", "parse-names" : false, "suffix" : "" }, { "dropping-particle" : "", "family" : "Essink", "given" : "G Oude", "non-dropping-particle" : "", "parse-names" : false, "suffix" : "" }, { "dropping-particle" : "", "family" : "Delsman", "given" : "J", "non-dropping-particle" : "", "parse-names" : false, "suffix" : "" }, { "dropping-particle" : "", "family" : "Mens", "given" : "M", "non-dropping-particle" : "", "parse-names" : false, "suffix" : "" } ], "container-title" : "Environmental Research Letters", "id" : "ITEM-1", "issue" : "3", "issued" : { "date-parts" : [ [ "2020", "2", "18" ] ] }, "page" : "034007", "title" : "Adaptation to uncertain sea-level rise; how uncertainty in Antarctic mass-loss impacts the coastal adaptation strategy of the Netherlands", "translator" : [ { "dropping-particle" : "", "family" : "Q6576", "given" : "", "non-dropping-particle" : "", "parse-names" : false, "suffix" : "" } ], "type" : "article-journal", "volume" : "15" }, "uris" : [ "http://www.mendeley.com/documents/?uuid=76c8a8e6-f449-497f-9ee9-7ea1581ed4ee" ] } ], "mendeley" : { "formattedCitation" : "(Haasnoot et al., 2020)", "plainTextFormattedCitation" : "(Haasnoot et al., 2020)", "previouslyFormattedCitation" : "(Haasnoot et al., 2020)" }, "properties" : { "noteIndex" : 0 }, "schema" : "https://github.com/citation-style-language/schema/raw/master/csl-citation.json" }</w:instrText>
      </w:r>
      <w:r w:rsidRPr="00C734F4">
        <w:rPr>
          <w:lang w:val="en-GB"/>
        </w:rPr>
        <w:fldChar w:fldCharType="separate"/>
      </w:r>
      <w:r w:rsidR="00E41CA2">
        <w:rPr>
          <w:noProof/>
          <w:lang w:val="en-GB"/>
        </w:rPr>
        <w:t>(Haasnoot et al., 2020)</w:t>
      </w:r>
      <w:r w:rsidRPr="00C734F4">
        <w:rPr>
          <w:lang w:val="en-GB"/>
        </w:rPr>
        <w:fldChar w:fldCharType="end"/>
      </w:r>
      <w:r w:rsidRPr="00C734F4">
        <w:rPr>
          <w:lang w:val="en-GB"/>
        </w:rPr>
        <w:t xml:space="preserve">. On the other hand, extreme precipitation processes can occur on scales of tens of kilometres and smaller and thus require high resolution climate information when projecting future changes (e.g., </w:t>
      </w:r>
      <w:commentRangeStart w:id="1509"/>
      <w:r w:rsidRPr="00C734F4">
        <w:rPr>
          <w:lang w:val="en-GB"/>
        </w:rPr>
        <w:fldChar w:fldCharType="begin" w:fldLock="1"/>
      </w:r>
      <w:r w:rsidR="000465A7">
        <w:rPr>
          <w:lang w:val="en-GB"/>
        </w:rPr>
        <w:instrText>ADDIN CSL_CITATION { "citationItems" : [ { "id" : "ITEM-1", "itemData" : { "DOI" : "10.1038/nclimate2689", "abstract" : "Regional information on climate change is urgently needed but often deemed unreliable. To achieve credible regional climate projections, it is essential to understand underlying physical processes, reduce model biases and evaluate their impact on projections, and adequately account for internal variability. In the tropics, where atmospheric internal variability is small compared with the forced change, advancing our understanding of the coupling between long-term changes in upper-ocean temperature and the atmospheric circulation will help most to narrow the uncertainty. In the extratropics, relatively large internal variability introduces substantial uncertainty, while exacerbating risks associated with extreme events. Large ensemble simulations are essential to estimate the probabilistic distribution of climate change on regional scales. Regional models inherit atmospheric circulation uncertainty from global models and do not automatically solve the problem of regional climate change. We conclude that the current priority is to understand and reduce uncertainties on scales greater than 100 km to aid assessments at finer scales.",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"Collins", "given" : "Matthew", "non-dropping-particle" : "", "parse-names" : false, "suffix" : "" }, { "dropping-particle" : "", "family" : "Delworth", "given" : "Thomas L", "non-dropping-particle" : "", "parse-names" : false, "suffix" : "" }, { "dropping-particle" : "", "family" : "Hall", "given" : "Alex", "non-dropping-particle" : "", "parse-names" : false, "suffix" : "" }, { "dropping-particle" : "", "family" : "Hawkins", "given" : "Ed", "non-dropping-particle" : "", "parse-names" : false, "suffix" : "" }, { "dropping-particle" : "", "family" : "Johnson", "given" : "Nathaniel C", "non-dropping-particle" : "", "parse-names" : false, "suffix" : "" }, { "dropping-particle" : "", "family" : "Cassou", "given" : "Christophe", "non-dropping-particle" : "", "parse-names" : false, "suffix" : "" }, { "dropping-particle" : "", "family" : "Giannini", "given" : "Alessandra", "non-dropping-particle" : "", "parse-names" : false, "suffix" : "" }, { "dropping-particle" : "", "family" : "Watanabe", "given" : "Masahiro", "non-dropping-particle" : "", "parse-names" : false, "suffix" : "" } ], "container-title" : "Nature Climate Change", "id" : "ITEM-1", "issued" : { "date-parts" : [ [ "2015", "9", "7" ] ] }, "page" : "921", "publisher" : "Nature Publishing Group, a division of Macmillan Publishers Limited. All Rights Reserved.", "title" : "Towards predictive understanding of regional climate change", "translator" : [ { "dropping-particle" : "", "family" : "Q3666", "given" : "", "non-dropping-particle" : "", "parse-names" : false, "suffix" : "" } ], "type" : "article-journal", "volume" : "5" }, "uris" : [ "http://www.mendeley.com/documents/?uuid=e21f67c2-5ab8-4a0e-800d-3234c23a51fa" ] } ], "mendeley" : { "formattedCitation" : "(Xie et al., 2015)", "manualFormatting" : "Xie et al., 2015)", "plainTextFormattedCitation" : "(Xie et al., 2015)", "previouslyFormattedCitation" : "(Xie et al., 2015)" }, "properties" : { "noteIndex" : 0 }, "schema" : "https://github.com/citation-style-language/schema/raw/master/csl-citation.json" }</w:instrText>
      </w:r>
      <w:r w:rsidRPr="00C734F4">
        <w:rPr>
          <w:lang w:val="en-GB"/>
        </w:rPr>
        <w:fldChar w:fldCharType="separate"/>
      </w:r>
      <w:r w:rsidR="00E41CA2">
        <w:rPr>
          <w:noProof/>
          <w:lang w:val="en-GB"/>
        </w:rPr>
        <w:t>Xie et al., 2015)</w:t>
      </w:r>
      <w:r w:rsidRPr="00C734F4">
        <w:rPr>
          <w:lang w:val="en-GB"/>
        </w:rPr>
        <w:fldChar w:fldCharType="end"/>
      </w:r>
      <w:commentRangeEnd w:id="1509"/>
      <w:r w:rsidR="00E41CA2">
        <w:rPr>
          <w:rStyle w:val="CommentReference"/>
          <w:rFonts w:asciiTheme="minorHAnsi" w:eastAsiaTheme="minorHAnsi" w:hAnsiTheme="minorHAnsi"/>
          <w:lang w:eastAsia="en-US"/>
        </w:rPr>
        <w:commentReference w:id="1509"/>
      </w:r>
      <w:r w:rsidRPr="00C734F4">
        <w:rPr>
          <w:lang w:val="en-GB"/>
        </w:rPr>
        <w:t xml:space="preserve">. An important factor for developing effective climate information </w:t>
      </w:r>
      <w:r w:rsidR="004E5BBF">
        <w:rPr>
          <w:lang w:val="en-GB"/>
        </w:rPr>
        <w:t>using</w:t>
      </w:r>
      <w:r w:rsidRPr="00C734F4">
        <w:rPr>
          <w:lang w:val="en-GB"/>
        </w:rPr>
        <w:t xml:space="preserve"> the distillation process </w:t>
      </w:r>
      <w:r w:rsidR="004E5BBF">
        <w:rPr>
          <w:lang w:val="en-GB"/>
        </w:rPr>
        <w:t xml:space="preserve">is aligning </w:t>
      </w:r>
      <w:r w:rsidRPr="00C734F4">
        <w:rPr>
          <w:lang w:val="en-GB"/>
        </w:rPr>
        <w:t xml:space="preserve">the vulnerabilities of the social and economic systems under consideration </w:t>
      </w:r>
      <w:r w:rsidR="004E5BBF">
        <w:rPr>
          <w:lang w:val="en-GB"/>
        </w:rPr>
        <w:t>ranging</w:t>
      </w:r>
      <w:r w:rsidRPr="00C734F4">
        <w:rPr>
          <w:lang w:val="en-GB"/>
        </w:rPr>
        <w:t xml:space="preserve"> from, for example, those important to a farmer to those important to a national agricultural ministry </w:t>
      </w:r>
      <w:r w:rsidRPr="00C734F4">
        <w:rPr>
          <w:lang w:val="en-GB"/>
        </w:rPr>
        <w:fldChar w:fldCharType="begin" w:fldLock="1"/>
      </w:r>
      <w:r w:rsidR="000465A7">
        <w:rPr>
          <w:lang w:val="en-GB"/>
        </w:rPr>
        <w:instrText>ADDIN CSL_CITATION { "citationItems" : [ { "id" : "ITEM-1", "itemData" : { "DOI" : "10.3897/natureconservation.30.28289", "ISSN" : "1314-6947", "abstract" : "Mismatching in the spatial scales of social structures and ecological processes complicates the management of natural resources. Here we suggest the use of variance components to determine at which spatial scale variation in feelings, environmental attitudes and value orientation is largest and hence most exposed to conflicts. We estimated the variance components of the feeling of fear for large carnivores, environmental attitudes towards large carnivores and environmental value orientation at 3 scales (municipality, county and country) in Norway and Sweden. The feeling of fear for specific carnivores had the highest variance components at the municipality level, we found no specific scale that best explained the variance in attitudes towards carnivores in general, while attitudes based on environmental value orientation showed the highest variance components at the country level. To match the social-ecological systems, we conclude that management units have to be designed as the best possible trade-off between the social and ecological scales; i.e. largest possible to maintain ecological sustainability, but small enough to maintain a low degree of social conflicts.", "author" : [ { "dropping-particle" : "", "family" : "Andreassen", "given" : "Harry P.", "non-dropping-particle" : "", "parse-names" : false, "suffix" : "" }, { "dropping-particle" : "", "family" : "Gangaas", "given" : "Kristin E.", "non-dropping-particle" : "", "parse-names" : false, "suffix" : "" }, { "dropping-particle" : "", "family" : "Kaltenborn", "given" : "Bj\u00f8rn P.", "non-dropping-particle" : "", "parse-names" : false, "suffix" : "" } ], "container-title" : "Nature Conservation", "id" : "ITEM-1", "issued" : { "date-parts" : [ [ "2018" ] ] }, "page" : "69-81", "title" : "Matching social-ecological systems by understanding the spatial scale of environmental attitudes", "translator" : [ { "dropping-particle" : "", "family" : "Q5222", "given" : "", "non-dropping-particle" : "", "parse-names" : false, "suffix" : "" } ], "type" : "article-journal", "volume" : "30" }, "uris" : [ "http://www.mendeley.com/documents/?uuid=8bc84516-f36d-4655-9896-2bdf45cc4a7c" ] }, { "id" : "ITEM-2", "itemData" : { "DOI" : "10.1016/j.scitotenv.2018.08.420", "ISSN" : "18791026", "abstract" : "This paper aims to present and demonstrate the applicability of a methodology to characterise supply and demand for ecosystem services (ES) on the basis of spatial properties and interdependence, and economic properties of ES. The typology is demonstrated to support inclusion of ES flow in social-ecological systems management. Ria de Aveiro coastal lagoon, Portugal, is used as a showcase for the proposed spatial typology for ecosystem services assessment across multiple scales. To address the proposed objective a four-step methodology was developed: i) choice of the management area and definition of the boundaries of the system to be governed; ii) assessment and classification of ES produced or consumed within the management area, where supply or demand of an ES may be endogenous, exogenous or partially exogenous/endogenous; iii) mapping of production and consumption areas covering the major categories of ES (biotic and abiotic provisioning services, regulating and maintenance services, and cultural services) and major types of spatial relationships, which may be independent; interdependent, dependent or controlling; and iv) spatial characterisation of the ES production and benefits based on excludability and rivalness of ES. In Ria de Aveiro from the variety of ES and their spatial relationships we highlight interdependencies between the Lagoon and other locations outside the management area. This approach shows that the proposed methodology can support the understanding of these interrelationships and improve these connections by, identifying inherent transactions and key-actors.", "author" : [ { "dropping-particle" : "", "family" : "O'Higgins", "given" : "Tim", "non-dropping-particle" : "", "parse-names" : false, "suffix" : "" }, { "dropping-particle" : "", "family" : "Nogueira", "given" : "Ant\u00f3nio A.", "non-dropping-particle" : "", "parse-names" : false, "suffix" : "" }, { "dropping-particle" : "", "family" : "Lilleb\u00f8", "given" : "Ana I.", "non-dropping-particle" : "", "parse-names" : false, "suffix" : "" } ], "container-title" : "Science of the Total Environment", "id" : "ITEM-2", "issued" : { "date-parts" : [ [ "2019" ] ] }, "page" : "1452-1466", "publisher" : "Elsevier B.V.", "title" : "A simple spatial typology for assessment of complex coastal ecosystem services across multiple scales", "translator" : [ { "dropping-particle" : "", "family" : "Q5212", "given" : "", "non-dropping-particle" : "", "parse-names" : false, "suffix" : "" } ], "type" : "article-journal", "volume" : "649" }, "uris" : [ "http://www.mendeley.com/documents/?uuid=dca84139-2360-4b3f-a713-3ad9a87b9f59" ] } ], "mendeley" : { "formattedCitation" : "(Andreassen et al., 2018; O\u2019Higgins et al., 2019)", "plainTextFormattedCitation" : "(Andreassen et al., 2018; O\u2019Higgins et al., 2019)", "previouslyFormattedCitation" : "(Andreassen et al., 2018; O\u2019Higgins et al., 2019)" }, "properties" : { "noteIndex" : 0 }, "schema" : "https://github.com/citation-style-language/schema/raw/master/csl-citation.json" }</w:instrText>
      </w:r>
      <w:r w:rsidRPr="00C734F4">
        <w:rPr>
          <w:lang w:val="en-GB"/>
        </w:rPr>
        <w:fldChar w:fldCharType="separate"/>
      </w:r>
      <w:r w:rsidR="00E41CA2">
        <w:rPr>
          <w:noProof/>
          <w:lang w:val="en-GB"/>
        </w:rPr>
        <w:t>(Andreassen et al., 2018; O’Higgins et al., 2019)</w:t>
      </w:r>
      <w:r w:rsidRPr="00C734F4">
        <w:rPr>
          <w:lang w:val="en-GB"/>
        </w:rPr>
        <w:fldChar w:fldCharType="end"/>
      </w:r>
      <w:r w:rsidRPr="00C734F4">
        <w:rPr>
          <w:lang w:val="en-GB"/>
        </w:rPr>
        <w:t xml:space="preserve">. Thus, more sophisticated matching of spatial and temporal resolution of climate information with decision scales requires engagement across a hierarchy of governance structures at national, regional and local level (e.g., </w:t>
      </w:r>
      <w:commentRangeStart w:id="1510"/>
      <w:r w:rsidRPr="00C734F4">
        <w:rPr>
          <w:lang w:val="en-GB"/>
        </w:rPr>
        <w:fldChar w:fldCharType="begin" w:fldLock="1"/>
      </w:r>
      <w:r w:rsidR="000465A7">
        <w:rPr>
          <w:lang w:val="en-GB"/>
        </w:rPr>
        <w:instrText>ADDIN CSL_CITATION { "citationItems" : [ { "id" : "ITEM-1", "itemData" : { "DOI" : "10.1371/journal.pone.0192582", "ISBN" : "1111111111", "ISSN" : "19326203", "PMID" : "29969441", "abstract" : "This study proposes and discusses a multi-scale spatial planning method implemented simultaneously at local and national level to prioritize ecosystem management actions across landscapes and seascapes. Mismatches in scale between the occurrence of biodiversity patterns and ecological processes, and the size and nature of the human footprint, and the different levels and scope of governance, are a significant challenge in conservation planning. These scale mismatches are further confounded by data resolution disparities across and amongst the different scales. To address this challenge, we developed a multi-resolution scale-linked marine spatial planning method. We tested this approach in the development of a Conservation Plan for a significant portion of South Africa\u2019s exclusive economic zone, adjacent to the east coast province of KwaZulu-Natal (the SeaPlan project). The study\u2019s dataset integrated the geographic distribution of 390 biodiversity elements (species, habitats, and oceanographic processes) and 38 human activities. A multi-resolution system of planning unit layers (PUL), with individual PUs ranging in resolution from 0.2 to 10 km, was designed to arrange and analyse these data. Spatial priorities for conservation were selected incrementally at different scales, contributing conservation targets from the fine-, medium- and large-scale analyses, and from the coast to the offshore. Compared to a basic single-resolution scale-unlinked plan, our multi-resolution scale-linked method selects 6% less conservation area to achieve the same targets. Compared to a multi-resolution scale-unlinked plan, our method requires only an additional 5% area. Overall, this method reflects the multi-scale nature of marine social-ecological systems more realistically, is relatively simple and replicable, and serves to better connect fine-scale and large-scale spatial management policies. We discuss the impacts of this study on protected area expansion planning processes in South Africa. This study showcases a methodological advance that has the potential to impact marine spatial planning practices and policies.", "author" : [ { "dropping-particle" : "", "family" : "Lagabrielle", "given" : "Erwann", "non-dropping-particle" : "", "parse-names" : false, "suffix" : "" }, { "dropping-particle" : "", "family" : "Lombard", "given" : "Amanda T.", "non-dropping-particle" : "", "parse-names" : false, "suffix" : "" }, { "dropping-particle" : "", "family" : "Harris", "given" : "Jean M.", "non-dropping-particle" : "", "parse-names" : false, "suffix" : "" }, { "dropping-particle" : "", "family" : "Livingstone", "given" : "Tamsyn Claire", "non-dropping-particle" : "", "parse-names" : false, "suffix" : "" } ], "container-title" : "PLoS ONE", "id" : "ITEM-1", "issue" : "7", "issued" : { "date-parts" : [ [ "2018" ] ] }, "page" : "1-29", "title" : "Multi-scale multi-level marine spatial planning: A novel methodological approach applied in south africa", "translator" : [ { "dropping-particle" : "", "family" : "Q5211", "given" : "", "non-dropping-particle" : "", "parse-names" : false, "suffix" : "" } ], "type" : "article-journal", "volume" : "13" }, "uris" : [ "http://www.mendeley.com/documents/?uuid=25c5e727-abbf-41b2-9a82-9a9071f4b2e7" ] } ], "mendeley" : { "formattedCitation" : "(Lagabrielle et al., 2018)", "manualFormatting" : "Lagabrielle et al., 2018)", "plainTextFormattedCitation" : "(Lagabrielle et al., 2018)", "previouslyFormattedCitation" : "(Lagabrielle et al., 2018)" }, "properties" : { "noteIndex" : 0 }, "schema" : "https://github.com/citation-style-language/schema/raw/master/csl-citation.json" }</w:instrText>
      </w:r>
      <w:r w:rsidRPr="00C734F4">
        <w:rPr>
          <w:lang w:val="en-GB"/>
        </w:rPr>
        <w:fldChar w:fldCharType="separate"/>
      </w:r>
      <w:r w:rsidR="00E41CA2">
        <w:rPr>
          <w:noProof/>
          <w:lang w:val="en-GB"/>
        </w:rPr>
        <w:t>Lagabrielle et al., 2018)</w:t>
      </w:r>
      <w:r w:rsidRPr="00C734F4">
        <w:rPr>
          <w:lang w:val="en-GB"/>
        </w:rPr>
        <w:fldChar w:fldCharType="end"/>
      </w:r>
      <w:commentRangeEnd w:id="1510"/>
      <w:r w:rsidR="00E41CA2">
        <w:rPr>
          <w:rStyle w:val="CommentReference"/>
          <w:rFonts w:asciiTheme="minorHAnsi" w:eastAsiaTheme="minorHAnsi" w:hAnsiTheme="minorHAnsi"/>
          <w:lang w:eastAsia="en-US"/>
        </w:rPr>
        <w:commentReference w:id="1510"/>
      </w:r>
      <w:r w:rsidRPr="00C734F4">
        <w:rPr>
          <w:lang w:val="en-GB"/>
        </w:rPr>
        <w:t>.</w:t>
      </w:r>
    </w:p>
    <w:p w14:paraId="0646F69D" w14:textId="77777777" w:rsidR="00BF4F94" w:rsidRPr="00C734F4" w:rsidRDefault="00BF4F94" w:rsidP="00BF4F94">
      <w:pPr>
        <w:pStyle w:val="AR6BodyText"/>
        <w:rPr>
          <w:lang w:val="en-GB"/>
        </w:rPr>
      </w:pPr>
    </w:p>
    <w:p w14:paraId="6B6F92AA" w14:textId="77777777" w:rsidR="00BF4F94" w:rsidRPr="00C734F4" w:rsidRDefault="00BF4F94" w:rsidP="00BF4F94">
      <w:pPr>
        <w:pStyle w:val="AR6BodyText"/>
        <w:rPr>
          <w:lang w:val="en-GB"/>
        </w:rPr>
      </w:pPr>
    </w:p>
    <w:p w14:paraId="325A755A" w14:textId="77777777" w:rsidR="00BF4F94" w:rsidRPr="00C734F4" w:rsidRDefault="00BF4F94" w:rsidP="00BF4F94">
      <w:pPr>
        <w:pStyle w:val="AR6Chap10Level21011"/>
        <w:rPr>
          <w:lang w:val="en-GB"/>
        </w:rPr>
      </w:pPr>
      <w:bookmarkStart w:id="1511" w:name="_Toc70454774"/>
      <w:r w:rsidRPr="00C734F4">
        <w:rPr>
          <w:lang w:val="en-GB"/>
        </w:rPr>
        <w:t>Distillation of Climate Information</w:t>
      </w:r>
      <w:bookmarkEnd w:id="1511"/>
    </w:p>
    <w:p w14:paraId="5354BF42" w14:textId="77777777" w:rsidR="00BF4F94" w:rsidRPr="00C734F4" w:rsidRDefault="00BF4F94" w:rsidP="00BF4F94">
      <w:pPr>
        <w:pStyle w:val="AR6BodyText"/>
        <w:rPr>
          <w:lang w:val="en-GB"/>
        </w:rPr>
      </w:pPr>
    </w:p>
    <w:p w14:paraId="753A1E57" w14:textId="752A0751" w:rsidR="00BF4F94" w:rsidRPr="00C734F4" w:rsidRDefault="00BF4F94" w:rsidP="00BF4F94">
      <w:pPr>
        <w:pStyle w:val="AR6BodyText"/>
        <w:rPr>
          <w:lang w:val="en-GB"/>
        </w:rPr>
      </w:pPr>
      <w:r w:rsidRPr="00C734F4">
        <w:rPr>
          <w:lang w:val="en-GB"/>
        </w:rPr>
        <w:t xml:space="preserve">The preceding sections laid out the diversity of sources of climate information (Section 10.5.1) and important elements for its use in a decision context (Section 10.5.2). Here, it is assessed how context-relevant climate information can be distilled from these sources of information. Although the term distillation lacks a clear definition in the literature, it has, in principle, two aspects: the construction of (potentially user-targeted) information that is defensible and evidence-based </w:t>
      </w:r>
      <w:r w:rsidRPr="00C734F4">
        <w:rPr>
          <w:lang w:val="en-GB"/>
        </w:rPr>
        <w:fldChar w:fldCharType="begin" w:fldLock="1"/>
      </w:r>
      <w:r w:rsidR="000465A7">
        <w:rPr>
          <w:lang w:val="en-GB"/>
        </w:rPr>
        <w:instrText>ADDIN CSL_CITATION { "citationItems" : [ { "id" : "ITEM-1", "itemData" : { "DOI" : "10.1140/epjp/s13360-020-00453-1", "ISSN" : "2190-5444", "abstract" : "The issue of the distillation of actionable climate change information for application to vulnerability, impacts and adaptation studies in support of climate service activities (or VIA-CS) at regional to local scales is revisited. The 3R approach is introduced: robustness, reliability and relevance. Climate information for regions needs to be robust in the sense of producing statistically significant and consistent change signals based on multimodel and multimethod ensembles; it needs to be reliable in the sense of being based on a good understanding of the physical processes underlying the change signals, and on models capable of reproducing the functioning of the climate system at different scales; it needs to be relevant in the sense of providing information targeted for use in VIA-CS applications, including a proper characterization of uncertainties based on probabilistic approaches. It is advocated that the distillation problem requires an interdisciplinary consensus approach and a new generation of scientists acting at the interface between the climate modelling and end-user communities.", "author" : [ { "dropping-particle" : "", "family" : "Giorgi", "given" : "Filippo", "non-dropping-particle" : "", "parse-names" : false, "suffix" : "" } ], "container-title" : "The European Physical Journal Plus", "id" : "ITEM-1", "issue" : "5", "issued" : { "date-parts" : [ [ "2020", "5" ] ] }, "page" : "435", "publisher" : "Springer", "title" : "Producing actionable climate change information for regions: the distillation paradigm and the 3R framework", "translator" : [ { "dropping-particle" : "", "family" : "Q6903", "given" : "", "non-dropping-particle" : "", "parse-names" : false, "suffix" : "" } ], "type" : "article-journal", "volume" : "135" }, "uris" : [ "http://www.mendeley.com/documents/?uuid=df49692e-4756-4436-9715-a8de820989a3" ] } ], "mendeley" : { "formattedCitation" : "(Giorgi, 2020)", "plainTextFormattedCitation" : "(Giorgi, 2020)", "previouslyFormattedCitation" : "(Giorgi, 2020)" }, "properties" : { "noteIndex" : 0 }, "schema" : "https://github.com/citation-style-language/schema/raw/master/csl-citation.json" }</w:instrText>
      </w:r>
      <w:r w:rsidRPr="00C734F4">
        <w:rPr>
          <w:lang w:val="en-GB"/>
        </w:rPr>
        <w:fldChar w:fldCharType="separate"/>
      </w:r>
      <w:r w:rsidR="00E41CA2">
        <w:rPr>
          <w:noProof/>
          <w:lang w:val="en-GB"/>
        </w:rPr>
        <w:t>(Giorgi, 2020)</w:t>
      </w:r>
      <w:r w:rsidRPr="00C734F4">
        <w:rPr>
          <w:lang w:val="en-GB"/>
        </w:rPr>
        <w:fldChar w:fldCharType="end"/>
      </w:r>
      <w:r w:rsidRPr="00C734F4">
        <w:rPr>
          <w:lang w:val="en-GB"/>
        </w:rPr>
        <w:t>, and the translation of this information into a specific context, targeting a specific purpose and set of values. The former typically involves data from multiple sources, including expert knowledge, and comprehensively considers relevant uncertainties to give physically plausible climate information. The latter translates the information explicitly into the user context, such as by linking it to experience, by formulating a narrative, by highlighting the relevance for the user context, or by putting the climate information into the context of the relevant non-climatic stressors.</w:t>
      </w:r>
    </w:p>
    <w:p w14:paraId="51AAE7DD" w14:textId="77777777" w:rsidR="00BF4F94" w:rsidRPr="00C734F4" w:rsidRDefault="00BF4F94" w:rsidP="00BF4F94">
      <w:pPr>
        <w:pStyle w:val="AR6BodyText"/>
        <w:rPr>
          <w:lang w:val="en-GB"/>
        </w:rPr>
      </w:pPr>
    </w:p>
    <w:p w14:paraId="248DF7A8" w14:textId="693B8462" w:rsidR="00BF4F94" w:rsidRPr="00C734F4" w:rsidRDefault="00BF4F94" w:rsidP="00BF4F94">
      <w:pPr>
        <w:pStyle w:val="AR6BodyText"/>
        <w:rPr>
          <w:lang w:val="en-GB"/>
        </w:rPr>
      </w:pPr>
      <w:r w:rsidRPr="00C734F4">
        <w:rPr>
          <w:lang w:val="en-GB"/>
        </w:rPr>
        <w:t xml:space="preserve">Distilling climate information for a specific purpose benefits from a co-production process that includes non-climate-scientists in the research design, analysis and the exploration and interpretation of the results to best place it in context of the intended application </w:t>
      </w:r>
      <w:r w:rsidRPr="009E1FF7">
        <w:rPr>
          <w:lang w:val="en-GB"/>
        </w:rPr>
        <w:fldChar w:fldCharType="begin" w:fldLock="1"/>
      </w:r>
      <w:r w:rsidR="000465A7">
        <w:rPr>
          <w:lang w:val="en-GB"/>
        </w:rPr>
        <w:instrText>ADDIN CSL_CITATION { "citationItems" : [ { "id" : "ITEM-1", "itemData" : { "DOI" : "10.1002/eet.523", "ISSN" : "1756932X", "author" : [ { "dropping-particle" : "", "family" : "Collins", "given" : "Kevin", "non-dropping-particle" : "", "parse-names" : false, "suffix" : "" }, { "dropping-particle" : "", "family" : "Ison", "given" : "Ray", "non-dropping-particle" : "", "parse-names" : false, "suffix" : "" } ], "container-title" : "Environmental Policy and Governance", "id" : "ITEM-1", "issue" : "6", "issued" : { "date-parts" : [ [ "2009", "11" ] ] }, "page" : "358-373", "title" : "Jumping off Arnstein's ladder: social learning as a new policy paradigm for climate change adaptation", "translator" : [ { "dropping-particle" : "", "family" : "Q5635", "given" : "", "non-dropping-particle" : "", "parse-names" : false, "suffix" : "" } ], "type" : "article-journal", "volume" : "19" }, "uris" : [ "http://www.mendeley.com/documents/?uuid=e62f6d90-e865-4a89-b819-b41cfd643cf9" ] }, { "id" : "ITEM-2", "itemData" : { "DOI" : "10.1016/j.futures.2016.11.010", "ISSN" : "00163287", "author" : [ { "dropping-particle" : "", "family" : "Wildschut", "given" : "Diana", "non-dropping-particle" : "", "parse-names" : false, "suffix" : "" } ], "container-title" : "Futures", "id" : "ITEM-2", "issued" : { "date-parts" : [ [ "2017", "8" ] ] }, "page" : "46-52", "title" : "The need for citizen science in the transition to a sustainable peer-to-peer-society", "translator" : [ { "dropping-particle" : "", "family" : "Q5658", "given" : "", "non-dropping-particle" : "", "parse-names" : false, "suffix" : "" } ], "type" : "article-journal", "volume" : "91" }, "uris" : [ "http://www.mendeley.com/documents/?uuid=9402aa55-4995-4658-9465-85b7226724c5" ] }, { "id" : "ITEM-3", "itemData" : { "DOI" : "10.1002/2017WR020970", "ISSN" : "00431397", "abstract" : "Decision-Making Under Uncertainty (DMUU) approaches have been less utilized in developing countries than developed countries for water resources contexts. High climate vulnerability and rapid socioeconomic change often characterize developing country contexts, making DMUU approaches relevant. We develop an iterative multi-method DMUU approach, including scenario generation, coproduction with stakeholders and water resources modeling. We apply this approach to explore the robustness of adaptation options and pathways against future climate and socioeconomic uncertainties in the Cauvery River Basin in Karnataka, India. A water resources model is calibrated and validated satisfactorily using observed streamflow. Plausible future changes in Indian Summer Monsoon (ISM) precipitation and water demand are used to drive simulations of water resources from 2021 to 2055. Two stakeholder-identified decision-critical metrics are examined: a basin-wide metric comprising legal instream flow requirements for the downstream state of Tamil Nadu, and a local metric comprising water supply reliability to Bangalore city. In model simulations, the ability to satisfy these performance metrics without adaptation is reduced under almost all scenarios. Implementing adaptation options can partially offset the negative impacts of change. Sequencing of options according to stakeholder priorities into Adaptation Pathways affects metric satisfaction. Early focus on agricultural demand management improves the robustness of pathways but trade-offs emerge between intrabasin and basin-wide water availability. We demonstrate that the fine balance between water availability and demand is vulnerable to future changes and uncertainty. Despite current and long-term planning challenges, stakeholders in developing countries may engage meaningfully in coproduction approaches for adaptation decision-making under deep uncertainty.", "author" : [ { "dropping-particle" : "", "family" : "Bhave", "given" : "Ajay Gajanan", "non-dropping-particle" : "", "parse-names" : false, "suffix" : "" }, { "dropping-particle" : "", "family" : "Conway", "given" : "Declan", "non-dropping-particle" : "", "parse-names" : false, "suffix" : "" }, { "dropping-particle" : "", "family" : "Dessai", "given" : "Suraje", "non-dropping-particle" : "", "parse-names" : false, "suffix" : "" }, { "dropping-particle" : "", "family" : "Stainforth", "given" : "David A.", "non-dropping-particle" : "", "parse-names" : false, "suffix" : "" } ], "container-title" : "Water Resources Research", "id" : "ITEM-3", "issue" : "2", "issued" : { "date-parts" : [ [ "2018", "2" ] ] }, "page" : "708-728", "title" : "Water Resource Planning Under Future Climate and Socioeconomic Uncertainty in the Cauvery River Basin in Karnataka, India", "translator" : [ { "dropping-particle" : "", "family" : "Q5661", "given" : "", "non-dropping-particle" : "", "parse-names" : false, "suffix" : "" } ], "type" : "article-journal", "volume" : "54" }, "uris" : [ "http://www.mendeley.com/documents/?uuid=e47b931e-067c-4e23-b949-341fd9fea5c4" ] }, { "id" : "ITEM-4",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"ITEM-4",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"ITEM-5",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"ITEM-5",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"(Collins and Ison, 2009; Berkhout et al., 2013; Wildschut, 2017; Bhave et al., 2018; Dessai et al., 2018)", "manualFormatting" : "(Collins and Ison, 2009; Berkhout et al., 2013; Wildschut, 2017; Bhave et al., 2018; Dessai et al., 2018)", "plainTextFormattedCitation" : "(Collins and Ison, 2009; Berkhout et al., 2013; Wildschut, 2017; Bhave et al., 2018; Dessai et al., 2018)", "previouslyFormattedCitation" : "(Collins and Ison, 2009; Berkhout et al., 2013; Wildschut, 2017; Bhave et al., 2018; Dessai et al., 2018)" }, "properties" : { "noteIndex" : 0 }, "schema" : "https://github.com/citation-style-language/schema/raw/master/csl-citation.json" }</w:instrText>
      </w:r>
      <w:r w:rsidRPr="009E1FF7">
        <w:rPr>
          <w:lang w:val="en-GB"/>
        </w:rPr>
        <w:fldChar w:fldCharType="separate"/>
      </w:r>
      <w:r w:rsidR="00E41CA2">
        <w:rPr>
          <w:noProof/>
        </w:rPr>
        <w:t>(Collins and Ison, 2009; Berkhout et al., 2013; Wildschut, 2017; Bhave et al., 2018; Dessai et al., 2018)</w:t>
      </w:r>
      <w:r w:rsidRPr="009E1FF7">
        <w:rPr>
          <w:lang w:val="en-GB"/>
        </w:rPr>
        <w:fldChar w:fldCharType="end"/>
      </w:r>
      <w:r w:rsidRPr="009E1FF7">
        <w:t xml:space="preserve">. </w:t>
      </w:r>
      <w:r w:rsidRPr="009E1FF7">
        <w:rPr>
          <w:lang w:val="en-GB"/>
        </w:rPr>
        <w:t>Consideration of the spec</w:t>
      </w:r>
      <w:r w:rsidRPr="00C734F4">
        <w:rPr>
          <w:lang w:val="en-GB"/>
        </w:rPr>
        <w:t xml:space="preserve">ific contexts of information requirements by the provider as well as including the user values in connecting the science with users is increasingly recognized as paramount to construct information relevant for decisions at the regional scale  </w:t>
      </w:r>
      <w:commentRangeStart w:id="1512"/>
      <w:r w:rsidRPr="00C734F4">
        <w:rPr>
          <w:lang w:val="en-GB"/>
        </w:rPr>
        <w:fldChar w:fldCharType="begin" w:fldLock="1"/>
      </w:r>
      <w:r w:rsidR="000465A7">
        <w:rPr>
          <w:lang w:val="en-GB"/>
        </w:rPr>
        <w:instrText>ADDIN CSL_CITATION { "citationItems" : [ { "id" : "ITEM-1", "itemData" : { "DOI" : "10.1175/BAMS-D-17-0325.1", "ISSN" : "0003-0007", "author" : [ { "dropping-particle" : "", "family" : "Parker", "given" : "Wendy S.", "non-dropping-particle" : "", "parse-names" : false, "suffix" : "" }, { "dropping-particle" : "", "family" : "Lusk", "given" : "Greg", "non-dropping-particle" : "", "parse-names" : false, "suffix" : "" } ], "container-title" : "Bulletin of the American Meteorological Society", "id" : "ITEM-1", "issue" : "9", "issued" : { "date-parts" : [ [ "2019", "9" ] ] }, "page" : "1643-1650", "title" : "Incorporating User Values into Climate Services", "translator" : [ { "dropping-particle" : "", "family" : "Q5983", "given" : "", "non-dropping-particle" : "", "parse-names" : false, "suffix" : "" } ], "type" : "article-journal", "volume" : "100" }, "uris" : [ "http://www.mendeley.com/documents/?uuid=4bdc444d-52bb-4c0b-9d37-24be0d0a03ba" ] }, { "id" : "ITEM-2", "itemData" : { "DOI" : "10.1038/s41893-019-0448-2", "ISSN" : "2398-9629", "abstract" : "Research practice, funding agencies and global science organizations suggest that research aimed at addressing sustainability challenges is most effective when \u2018co-produced\u2019 by academics and non-academics. Co-production promises to address the complex nature of contemporary sustainability challenges better than more traditional scientific approaches. But definitions of knowledge co-production are diverse and often contradictory. We propose a set of four general principles that underlie high-quality knowledge co-production for sustainability research. Using these principles, we offer practical guidance on how to engage in meaningful co-productive practices, and how to evaluate their quality and success.", "author" : [ { "dropping-particle" : "V.", "family" : "Norstr\u00f6m", "given" : "Albert", "non-dropping-particle" : "", "parse-names" : false, "suffix" : "" }, { "dropping-particle" : "", "family" : "Cvitanovic", "given" : "Christopher", "non-dropping-particle" : "", "parse-names" : false, "suffix" : "" }, { "dropping-particle" : "", "family" : "L\u00f6f", "given" : "Marie F.", "non-dropping-particle" : "", "parse-names" : false, "suffix" : "" }, { "dropping-particle" : "", "family" : "West", "given" : "Simon", "non-dropping-particle" : "", "parse-names" : false, "suffix" : "" }, { "dropping-particle" : "", "family" : "Wyborn", "given" : "Carina", "non-dropping-particle" : "", "parse-names" : false, "suffix" : "" }, { "dropping-particle" : "", "family" : "Balvanera", "given" : "Patricia", "non-dropping-particle" : "", "parse-names" : false, "suffix" : "" }, { "dropping-particle" : "", "family" : "Bednarek", "given" : "Angela T.", "non-dropping-particle" : "", "parse-names" : false, "suffix" : "" }, { "dropping-particle" : "", "family" : "Bennett", "given" : "Elena M.", "non-dropping-particle" : "", "parse-names" : false, "suffix" : "" }, { "dropping-particle" : "", "family" : "Biggs", "given" : "Reinette", "non-dropping-particle" : "", "parse-names" : false, "suffix" : "" }, { "dropping-particle" : "", "family" : "Bremond", "given" : "Ariane", "non-dropping-particle" : "de", "parse-names" : false, "suffix" : "" }, { "dropping-particle" : "", "family" : "Campbell", "given" : "Bruce M.", "non-dropping-particle" : "", "parse-names" : false, "suffix" : "" }, { "dropping-particle" : "", "family" : "Canadell", "given" : "Josep G.", "non-dropping-particle" : "", "parse-names" : false, "suffix" : "" }, { "dropping-particle" : "", "family" : "Carpenter", "given" : "Stephen R.", "non-dropping-particle" : "", "parse-names" : false, "suffix" : "" }, { "dropping-particle" : "", "family" : "Folke", "given" : "Carl", "non-dropping-particle" : "", "parse-names" : false, "suffix" : "" }, { "dropping-particle" : "", "family" : "Fulton", "given" : "Elizabeth A.", "non-dropping-particle" : "", "parse-names" : false, "suffix" : "" }, { "dropping-particle" : "", "family" : "Gaffney", "given" : "Owen", "non-dropping-particle" : "", "parse-names" : false, "suffix" : "" }, { "dropping-particle" : "", "family" : "Gelcich", "given" : "Stefan", "non-dropping-particle" : "", "parse-names" : false, "suffix" : "" }, { "dropping-particle" : "", "family" : "Jouffray", "given" : "Jean-Baptiste", "non-dropping-particle" : "", "parse-names" : false, "suffix" : "" }, { "dropping-particle" : "", "family" : "Leach", "given" : "Melissa", "non-dropping-particle" : "", "parse-names" : false, "suffix" : "" }, { "dropping-particle" : "", "family" : "Tissier", "given" : "Martin", "non-dropping-particle" : "Le", "parse-names" : false, "suffix" : "" }, { "dropping-particle" : "", "family" : "Mart\u00edn-L\u00f3pez", "given" : "Berta", "non-dropping-particle" : "", "parse-names" : false, "suffix" : "" }, { "dropping-particle" : "", "family" : "Louder", "given" : "Elena", "non-dropping-particle" : "", "parse-names" : false, "suffix" : "" }, { "dropping-particle" : "", "family" : "Loutre", "given" : "Marie-France", "non-dropping-particle" : "", "parse-names" : false, "suffix" : "" }, { "dropping-particle" : "", "family" : "Meadow", "given" : "Alison M.", "non-dropping-particle" : "", "parse-names" : false, "suffix" : "" }, { "dropping-particle" : "", "family" : "Nagendra", "given" : "Harini", "non-dropping-particle" : "", "parse-names" : false, "suffix" : "" }, { "dropping-particle" : "", "family" : "Payne", "given" : "Davnah", "non-dropping-particle" : "", "parse-names" : false, "suffix" : "" }, { "dropping-particle" : "", "family" : "Peterson", "given" : "Garry D.", "non-dropping-particle" : "", "parse-names" : false, "suffix" : "" }, { "dropping-particle" : "", "family" : "Reyers", "given" : "Belinda", "non-dropping-particle" : "", "parse-names" : false, "suffix" : "" }, { "dropping-particle" : "", "family" : "Scholes", "given" : "Robert", "non-dropping-particle" : "", "parse-names" : false, "suffix" : "" }, { "dropping-particle" : "", "family" : "Speranza", "given" : "Chinwe Ifejika", "non-dropping-particle" : "", "parse-names" : false, "suffix" : "" }, { "dropping-particle" : "", "family" : "Spierenburg", "given" : "Marja", "non-dropping-particle" : "", "parse-names" : false, "suffix" : "" }, { "dropping-particle" : "", "family" : "Stafford-Smith", "given" : "Mark", "non-dropping-particle" : "", "parse-names" : false, "suffix" : "" }, { "dropping-particle" : "", "family" : "Teng\u00f6", "given" : "Maria", "non-dropping-particle" : "", "parse-names" : false, "suffix" : "" }, { "dropping-particle" : "", "family" : "Hel", "given" : "Sandra", "non-dropping-particle" : "van der", "parse-names" : false, "suffix" : "" }, { "dropping-particle" : "", "family" : "Putten", "given" : "Ingrid", "non-dropping-particle" : "van", "parse-names" : false, "suffix" : "" }, { "dropping-particle" : "", "family" : "\u00d6sterblom", "given" : "Henrik", "non-dropping-particle" : "", "parse-names" : false, "suffix" : "" } ], "container-title" : "Nature Sustainability", "id" : "ITEM-2", "issue" : "3", "issued" : { "date-parts" : [ [ "2020", "3", "20" ] ] }, "page" : "182-190", "title" : "Principles for knowledge co-production in sustainability research", "translator" : [ { "dropping-particle" : "", "family" : "Q6833", "given" : "", "non-dropping-particle" : "", "parse-names" : false, "suffix" : "" } ], "type" : "article-journal", "volume" : "3" }, "uris" : [ "http://www.mendeley.com/documents/?uuid=0d128a61-b03f-430c-9df6-b9b917c105e4" ] }, { "id" : "ITEM-3", "itemData" : { "DOI" : "10.1175/JCLI-D-16-0687.1", "ISSN" : "0894-8755", "abstract" : "Prior results indicate an amplified annual mean warming trend over the Sahara, with temperature trends that are 2\u20134 times that of the tropical mean rate. Trend analysis is conducted using five atmospheric reanalyses and three observational datasets to better understand the seasonality and physical processes of this amplified warming and the implications for Sahel precipitation. The seasonality of the amplified warming is maximum during July\u2013October with a minimum during June. Two processes related to the amplified warming are identified. A \u2018\u2018dry process\u2019\u2019 supports amplified warming over the Sahara when there is limited latent heating and/or evaporation to cool the surface and distribute heat to the atmosphere. In this mechanism, the warming results from changes in the upward longwave and downward longwave fluxes that are tightly coupled to each other. The second, termed a \u2018\u2018wet process,\u2019\u2019 occurs during the summer West African monsoon season. In this mechanism there are increases in the low- and midlevel atmospheric moisture over the Sahara that add to the surface warming by increasing the longwave downward radiation. This additional atmospheric moisture is transported over the Sahara because of a strengthening of the thermal low/Saharan high circulation system. A positive feedback mechanism is discussed in which enhanced moisture transport due to the stronger Saharan warming leads to increased Sahel rainfall that further strengthens the meridional temperature and height gradients by cooling the Sahel surface, further enhancing moisture transport into the region. Both processes contribute to the amplified warming, with the amplification being greater during the summer.", "author" : [ { "dropping-particle" : "", "family" : "Vizy", "given" : "Edward K.", "non-dropping-particle" : "", "parse-names" : false, "suffix" : "" }, { "dropping-particle" : "", "family" : "Cook", "given" : "Kerry H.", "non-dropping-particle" : "", "parse-names" : false, "suffix" : "" } ], "container-title" : "Journal of Climate", "id" : "ITEM-3", "issue" : "9", "issued" : { "date-parts" : [ [ "2017", "5" ] ] }, "page" : "3073-3094", "title" : "Seasonality of the Observed Amplified Sahara Warming Trend and Implications for Sahel Rainfall", "translator" : [ { "dropping-particle" : "", "family" : "Q5305", "given" : "", "non-dropping-particle" : "", "parse-names" : false, "suffix" : "" } ], "type" : "article-journal", "volume" : "30" }, "uris" : [ "http://www.mendeley.com/documents/?uuid=f70a5f2e-b75e-45b1-8330-97cb73ce0cb5" ] }, { "id" : "ITEM-4", "itemData" : { "DOI" : "10.1016/j.cosust.2019.11.009", "ISSN" : "18773435", "abstract" : "Literature on co-production is booming. Yet, most literature is aspirational and methodological in nature, focusing on why co-production is important for environmental governance and knowledge production and how it should be done, and does not address the question why these processes often fail to achieve stated objectives of empowerment and societal transformation. In this review, we address this gap by reviewing literature on the political and power dimensions of co-production. Our review shows how depoliticization dynamics in co-production reinforce rather than mitigate existing unequal power relations and how they prevent wider societal transformation from taking place. Drawing on literature about participation, deliberative governance, and democracy, the review concludes by emphasizing the importance of (re)politicizing co-production by allowing for pluralism and for the contestation of knowledge.", "author" : [ { "dropping-particle" : "", "family" : "Turnhout", "given" : "Esther", "non-dropping-particle" : "", "parse-names" : false, "suffix" : "" }, { "dropping-particle" : "", "family" : "Metze", "given" : "Tamara", "non-dropping-particle" : "", "parse-names" : false, "suffix" : "" }, { "dropping-particle" : "", "family" : "Wyborn", "given" : "Carina", "non-dropping-particle" : "", "parse-names" : false, "suffix" : "" }, { "dropping-particle" : "", "family" : "Klenk", "given" : "Nicole", "non-dropping-particle" : "", "parse-names" : false, "suffix" : "" }, { "dropping-particle" : "", "family" : "Louder", "given" : "Elena", "non-dropping-particle" : "", "parse-names" : false, "suffix" : "" } ], "container-title" : "Current Opinion in Environmental Sustainability", "id" : "ITEM-4", "issued" : { "date-parts" : [ [ "2020", "2" ] ] }, "page" : "15-21", "title" : "The politics of co-production: participation, power, and transformation", "translator" : [ { "dropping-particle" : "", "family" : "Q6832", "given" : "", "non-dropping-particle" : "", "parse-names" : false, "suffix" : "" } ], "type" : "article-journal", "volume" : "42" }, "uris" : [ "http://www.mendeley.com/documents/?uuid=0336d19b-a95b-4664-81be-572f0e998019" ] }, { "id" : "ITEM-5", "itemData" : { "DOI" : "10.1007/s00267-018-1028-3", "ISSN" : "0364-152X", "abstract" : "This review paper addresses the challenging question of \u201chow to\u201d design and implement co-production of knowledge in climate science and other environmental and agricultural sciences. Based on a grounded theory review of nine (9) published case studies of transdisciplinary and collaborative research projects, the paper offers a set of common themes regarding specific components and processes for the design, implementation, and achievement of co-production of knowledge work, which represent the \u201cModus Operandi\u201d of knowledge co-production. The analysis focuses on practical methodological guidance based on lessons from how different research teams have approached the challenges of complex collaborative research. We begin by identifying broad factors or actions that inhibit or facilitate the process, then highlight specific practices associated with co-production of knowledge and necessary competencies for undertaking co-production. We provide insights on issues such as the integration of social and professional cultures, gender and social equity, and power dynamics, and illustrate the different ways in which researchers have addressed these issues. By exploring the specific practices involved in knowledge co-production, this paper provides guidance to researchers on how to navigate different possibilities of the process of conducting transdisciplinary and co-production of knowledge research projects that best fit their research context, stakeholder needs, and research team capacities.", "author" : [ { "dropping-particle" : "", "family" : "Djenontin", "given" : "Ida Nadia S.", "non-dropping-particle" : "", "parse-names" : false, "suffix" : "" }, { "dropping-particle" : "", "family" : "Meadow", "given" : "Alison M.", "non-dropping-particle" : "", "parse-names" : false, "suffix" : "" } ], "container-title" : "Environmental Management", "id" : "ITEM-5", "issue" : "6", "issued" : { "date-parts" : [ [ "2018", "6", "5" ] ] }, "page" : "885-903", "title" : "The art of co-production of knowledge in environmental sciences and management: lessons from international practice", "translator" : [ { "dropping-particle" : "", "family" : "Q6834", "given" : "", "non-dropping-particle" : "", "parse-names" : false, "suffix" : "" } ], "type" : "article-journal", "volume" : "61" }, "uris" : [ "http://www.mendeley.com/documents/?uuid=65f852fb-a271-42e4-808c-f22dd1204558" ] }, { "id" : "ITEM-6", "itemData" : { "DOI" : "10.1175/WCAS-D-16-0127.1", "ISSN" : "1948-8327", "author" : [ { "dropping-particle" : "", "family" : "Kruk", "given" : "Michael C.", "non-dropping-particle" : "", "parse-names" : false, "suffix" : "" }, { "dropping-particle" : "", "family" : "Parker", "given" : "Britt", "non-dropping-particle" : "", "parse-names" : false, "suffix" : "" }, { "dropping-particle" : "", "family" : "Marra", "given" : "John J.", "non-dropping-particle" : "", "parse-names" : false, "suffix" : "" }, { "dropping-particle" : "", "family" : "Werner", "given" : "Kevin", "non-dropping-particle" : "", "parse-names" : false, "suffix" : "" }, { "dropping-particle" : "", "family" : "Heim", "given" : "Richard", "non-dropping-particle" : "", "parse-names" : false, "suffix" : "" }, { "dropping-particle" : "", "family" : "Vose", "given" : "Russell", "non-dropping-particle" : "", "parse-names" : false, "suffix" : "" }, { "dropping-particle" : "", "family" : "Malsale", "given" : "Philip", "non-dropping-particle" : "", "parse-names" : false, "suffix" : "" } ], "container-title" : "Weather, Climate, and Society", "id" : "ITEM-6", "issue" : "4", "issued" : { "date-parts" : [ [ "2017", "10" ] ] }, "page" : "839-849", "title" : "Engaging with Users of Climate Information and the Coproduction of Knowledge", "translator" : [ { "dropping-particle" : "", "family" : "Q5984", "given" : "", "non-dropping-particle" : "", "parse-names" : false, "suffix" : "" } ], "type" : "article-journal", "volume" : "9" }, "uris" : [ "http://www.mendeley.com/documents/?uuid=8b9c20d1-7c9b-4970-9b01-753abeb6443d" ] } ], "mendeley" : { "formattedCitation" : "(Kruk et al., 2017; Vizy and Cook, 2017; Djenontin and Meadow, 2018; Parker and Lusk, 2019; Norstr\u00f6m et al., 2020; Turnhout et al., 2020)", "manualFormatting" : "(Section 10.5.2; Kruk et al., 2017; Vizy and Cook, 2017; Djenontin and Meadow, 2018; Parker and Lusk, 2019; Norstr\u00f6m et al., 2020; Turnhout et al., 2020)", "plainTextFormattedCitation" : "(Kruk et al., 2017; Vizy and Cook, 2017; Djenontin and Meadow, 2018; Parker and Lusk, 2019; Norstr\u00f6m et al., 2020; Turnhout et al., 2020)", "previouslyFormattedCitation" : "(Kruk et al., 2017; Vizy and Cook, 2017; Djenontin and Meadow, 2018; Parker and Lusk, 2019; Norstr\u00f6m et al., 2020; Turnhout et al., 2020)" }, "properties" : { "noteIndex" : 0 }, "schema" : "https://github.com/citation-style-language/schema/raw/master/csl-citation.json" }</w:instrText>
      </w:r>
      <w:r w:rsidRPr="00C734F4">
        <w:rPr>
          <w:lang w:val="en-GB"/>
        </w:rPr>
        <w:fldChar w:fldCharType="separate"/>
      </w:r>
      <w:r w:rsidR="00E41CA2">
        <w:rPr>
          <w:noProof/>
          <w:lang w:val="en-GB"/>
        </w:rPr>
        <w:t>(Section 10.5.2; Kruk et al., 2017; Vizy and Cook, 2017; Djenontin and Meadow, 2018; Parker and Lusk, 2019; Norström et al., 2020; Turnhout et al., 2020)</w:t>
      </w:r>
      <w:r w:rsidRPr="00C734F4">
        <w:rPr>
          <w:lang w:val="en-GB"/>
        </w:rPr>
        <w:fldChar w:fldCharType="end"/>
      </w:r>
      <w:commentRangeEnd w:id="1512"/>
      <w:r w:rsidR="00E41CA2">
        <w:rPr>
          <w:rStyle w:val="CommentReference"/>
          <w:rFonts w:asciiTheme="minorHAnsi" w:eastAsiaTheme="minorHAnsi" w:hAnsiTheme="minorHAnsi"/>
          <w:lang w:eastAsia="en-US"/>
        </w:rPr>
        <w:commentReference w:id="1512"/>
      </w:r>
      <w:r w:rsidRPr="00C734F4">
        <w:rPr>
          <w:lang w:val="en-GB"/>
        </w:rPr>
        <w:t xml:space="preserve">. As a response, regional climate change information is increasingly being developed through participatory and context-specific dialogues that bring together producers and users across disciplines and define climate impacts as one of the many stressors shaping user decisions </w:t>
      </w:r>
      <w:r w:rsidRPr="00C734F4">
        <w:rPr>
          <w:lang w:val="en-GB"/>
        </w:rPr>
        <w:fldChar w:fldCharType="begin" w:fldLock="1"/>
      </w:r>
      <w:r w:rsidR="000465A7">
        <w:rPr>
          <w:lang w:val="en-GB"/>
        </w:rPr>
        <w:instrText>ADDIN CSL_CITATION { "citationItems" : [ { "id" : "ITEM-1", "itemData" : { "DOI" : "10.1029/2012EO410001", "ISBN" : "2324-9250", "ISSN" : "2324-9250", "abstract" : "U.S. federal agencies are now required to review the potential impacts of climate change on their assets and missions. Similar arrangements are also in place in the United Kingdom under reporting powers for key infrastructure providers (http://www.defra.gov.uk/environment/climate/sectors/reporting-authorities/reporting-authorities-reports/). These requirements reflect growing concern about climate resilience and the management of long-lived assets. At one level, analyzing climate risks is a matter of due diligence, given mounting scientific evidence. However, there is no consensus about the means for doing so nor about whether climate models are even ft for the purpose; in addition, several important issues are often overlooked when incorporating climate information into adaptation decisions. An alternative to the scenarioled strategy, such as an approach based on a vulnerability analysis (\u201cstress test\u201d), may identify practical options for resource managers.", "author" : [ { "dropping-particle" : "", "family" : "Brown", "given" : "Casey", "non-dropping-particle" : "", "parse-names" : false, "suffix" : "" }, { "dropping-particle" : "", "family" : "Wilby", "given" : "Robert L. R.L.", "non-dropping-particle" : "", "parse-names" : false, "suffix" : "" } ], "container-title" : "Eos", "id" : "ITEM-1", "issue" : "41", "issued" : { "date-parts" : [ [ "2012" ] ] }, "page" : "401-402", "title" : "An Alternate Approach to Assessing Climate Risks", "translator" : [ { "dropping-particle" : "", "family" : "Q4398", "given" : "", "non-dropping-particle" : "", "parse-names" : false, "suffix" : "" } ], "type" : "article-journal", "volume" : "93" }, "uris" : [ "http://www.mendeley.com/documents/?uuid=963ec63c-a68c-462c-b316-47ee1a61a6ad" ] }, { "id" : "ITEM-2",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"(Brown and Wilby, 2012; Lemos et al., 2012)", "plainTextFormattedCitation" : "(Brown and Wilby, 2012; Lemos et al., 2012)", "previouslyFormattedCitation" : "(Brown and Wilby, 2012; Lemos et al., 2012)" }, "properties" : { "noteIndex" : 0 }, "schema" : "https://github.com/citation-style-language/schema/raw/master/csl-citation.json" }</w:instrText>
      </w:r>
      <w:r w:rsidRPr="00C734F4">
        <w:rPr>
          <w:lang w:val="en-GB"/>
        </w:rPr>
        <w:fldChar w:fldCharType="separate"/>
      </w:r>
      <w:r w:rsidR="00E41CA2">
        <w:rPr>
          <w:noProof/>
          <w:lang w:val="en-GB"/>
        </w:rPr>
        <w:t>(Brown and Wilby, 2012; Lemos et al., 2012)</w:t>
      </w:r>
      <w:r w:rsidRPr="00C734F4">
        <w:rPr>
          <w:lang w:val="en-GB"/>
        </w:rPr>
        <w:fldChar w:fldCharType="end"/>
      </w:r>
      <w:r w:rsidRPr="00C734F4">
        <w:rPr>
          <w:lang w:val="en-GB"/>
        </w:rPr>
        <w:t xml:space="preserve">. </w:t>
      </w:r>
      <w:r w:rsidRPr="00C734F4">
        <w:rPr>
          <w:color w:val="000000" w:themeColor="text1"/>
          <w:lang w:val="en-GB"/>
        </w:rPr>
        <w:t xml:space="preserve">Although there are multiple practical issues involving communication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(Rössler et al., 2019a)</w:t>
      </w:r>
      <w:r w:rsidRPr="00C734F4">
        <w:rPr>
          <w:color w:val="000000" w:themeColor="text1"/>
          <w:lang w:val="en-GB"/>
        </w:rPr>
        <w:fldChar w:fldCharType="end"/>
      </w:r>
      <w:r w:rsidRPr="00C734F4">
        <w:rPr>
          <w:color w:val="000000" w:themeColor="text1"/>
          <w:lang w:val="en-GB"/>
        </w:rPr>
        <w:t xml:space="preserve">, such as providing data in a format that users can interpret, being mindful of the contextual issues raised in Section 10.5.2 allows non-scientists to be involved in decisions about approaches and assumptions for the distillation and thus to take ownership of the resultant information and to make informed decisions based on the distilled information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"10.4324/9781315552842", "ISBN" : "9781315552842", "author" : [ { "dropping-particle" : "", "family" : "Pettenger", "given" : "Mary E.", "non-dropping-particle" : "", "parse-names" : false, "suffix" : "" } ], "editor" : [ { "dropping-particle" : "", "family" : "Pettenger", "given" : "Mary E.", "non-dropping-particle" : "", "parse-names" : false, "suffix" : "" } ], "id" : "ITEM-1", "issued" : { "date-parts" : [ [ "2016", "2", "24" ] ] }, "number-of-pages" : "280", "publisher" : "Routledge", "publisher-place" : "London, UK", "title" : "The Social Construction of Climate Change", "translator" : [ { "dropping-particle" : "", "family" : "Q5655", "given" : "Rt5", "non-dropping-particle" : "", "parse-names" : false, "suffix" : "" } ], "type" : "book" }, "uris" : [ "http://www.mendeley.com/documents/?uuid=497e9723-5a2a-4d45-b6f2-040fcf9cdd28" ] }, { "id" : "ITEM-2", "itemData" : { "DOI" : "10.1016/j.futures.2017.01.009", "ISSN" : "00163287", "author" : [ { "dropping-particle" : "", "family" : "Verrax", "given" : "Fanny", "non-dropping-particle" : "", "parse-names" : false, "suffix" : "" } ], "container-title" : "Futures", "id" : "ITEM-2", "issued" : { "date-parts" : [ [ "2017", "8" ] ] }, "page" : "76-79", "title" : "Engineering ethics and post-normal science: A French perspective", "translator" : [ { "dropping-particle" : "", "family" : "Q5663", "given" : "", "non-dropping-particle" : "", "parse-names" : false, "suffix" : "" } ], "type" : "article-journal", "volume" : "91" }, "uris" : [ "http://www.mendeley.com/documents/?uuid=08df55de-99f8-429f-b6c5-8cfaa0bd7cb6" ] } ], "mendeley" : { "formattedCitation" : "(Pettenger, 2016; Verrax, 2017)", "plainTextFormattedCitation" : "(Pettenger, 2016; Verrax, 2017)", "previouslyFormattedCitation" : "(Pettenger, 2016; Verrax, 2017)"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(Pettenger, 2016; Verrax, 2017)</w:t>
      </w:r>
      <w:r w:rsidRPr="00C734F4">
        <w:rPr>
          <w:color w:val="000000" w:themeColor="text1"/>
          <w:lang w:val="en-GB"/>
        </w:rPr>
        <w:fldChar w:fldCharType="end"/>
      </w:r>
      <w:r w:rsidRPr="00C734F4">
        <w:rPr>
          <w:lang w:val="en-GB"/>
        </w:rPr>
        <w:t>. Importantly, the application of trans-disciplinary engagement processes that emphasise the role of non-scientists in the learning and knowledge production process builds relationships and trust between information users and producers, which is arguably as important for the uptake of climate science into decision making as the nature of the climate information itself (Section 10.5.2).</w:t>
      </w:r>
    </w:p>
    <w:p w14:paraId="7562B0DC" w14:textId="77777777" w:rsidR="00BF4F94" w:rsidRPr="00C734F4" w:rsidRDefault="00BF4F94" w:rsidP="00BF4F94">
      <w:pPr>
        <w:pStyle w:val="AR6BodyText"/>
        <w:rPr>
          <w:lang w:val="en-GB"/>
        </w:rPr>
      </w:pPr>
    </w:p>
    <w:p w14:paraId="6627D70A" w14:textId="77777777" w:rsidR="00BF4F94" w:rsidRPr="00C734F4" w:rsidRDefault="00BF4F94" w:rsidP="00BF4F94">
      <w:pPr>
        <w:pStyle w:val="AR6BodyText"/>
        <w:rPr>
          <w:lang w:val="en-GB"/>
        </w:rPr>
      </w:pPr>
    </w:p>
    <w:p w14:paraId="217182DC" w14:textId="77777777" w:rsidR="00BF4F94" w:rsidRPr="00C734F4" w:rsidRDefault="00BF4F94" w:rsidP="00BF4F94">
      <w:pPr>
        <w:pStyle w:val="AR6Chap10Level310111"/>
        <w:rPr>
          <w:lang w:val="en-GB"/>
        </w:rPr>
      </w:pPr>
      <w:bookmarkStart w:id="1513" w:name="_Toc70454775"/>
      <w:r w:rsidRPr="00C734F4">
        <w:rPr>
          <w:lang w:val="en-GB"/>
        </w:rPr>
        <w:t>Information construction</w:t>
      </w:r>
      <w:bookmarkEnd w:id="1513"/>
    </w:p>
    <w:p w14:paraId="1AB5FECD" w14:textId="77777777" w:rsidR="00BF4F94" w:rsidRPr="00C734F4" w:rsidRDefault="00BF4F94" w:rsidP="00BF4F94">
      <w:pPr>
        <w:pStyle w:val="AR6BodyText"/>
        <w:rPr>
          <w:lang w:val="en-GB"/>
        </w:rPr>
      </w:pPr>
    </w:p>
    <w:p w14:paraId="52FCBFE2" w14:textId="32FD31A5" w:rsidR="00BF4F94" w:rsidRPr="00C734F4" w:rsidRDefault="00BF4F94" w:rsidP="00BF4F94">
      <w:pPr>
        <w:pStyle w:val="AR6BodyText"/>
        <w:rPr>
          <w:lang w:val="en-GB"/>
        </w:rPr>
      </w:pPr>
      <w:r w:rsidRPr="00C734F4">
        <w:rPr>
          <w:lang w:val="en-GB"/>
        </w:rPr>
        <w:t xml:space="preserve">Data, either from observations or models, is in general not inherently information, but may contain relevant information if interpreted appropriately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xml:space="preserve">. The same applies to other sources of climate information. Relevance is controlled by the given user context (Section 10.5.2.1) and relates to the required </w:t>
      </w:r>
      <w:r w:rsidR="00A25EE5">
        <w:rPr>
          <w:lang w:val="en-GB"/>
        </w:rPr>
        <w:t>temporal and spatial</w:t>
      </w:r>
      <w:r w:rsidRPr="00C734F4">
        <w:rPr>
          <w:lang w:val="en-GB"/>
        </w:rPr>
        <w:t xml:space="preserve"> scales (Section 10.5.2.3), the characteristics of required variables (often referred to as </w:t>
      </w:r>
      <w:r w:rsidRPr="00C734F4">
        <w:rPr>
          <w:lang w:val="en-GB"/>
        </w:rPr>
        <w:lastRenderedPageBreak/>
        <w:t xml:space="preserve">indicators), and the meteorological and climatic phenomena driving these variables (Section 10.1.3). For example, if climate information for driving impact models is sought (e.g., </w:t>
      </w:r>
      <w:commentRangeStart w:id="1514"/>
      <w:r w:rsidRPr="00C734F4">
        <w:rPr>
          <w:lang w:val="en-GB"/>
        </w:rPr>
        <w:fldChar w:fldCharType="begin" w:fldLock="1"/>
      </w:r>
      <w:r w:rsidR="000465A7">
        <w:rPr>
          <w:lang w:val="en-GB"/>
        </w:rPr>
        <w:instrText>ADDIN CSL_CITATION { "citationItems" : [ { "id" : "ITEM-1",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"mendeley" : { "formattedCitation" : "(McSweeney et al., 2015)", "manualFormatting" : "McSweeney et al., 2015)", "plainTextFormattedCitation" : "(McSweeney et al., 2015)", "previouslyFormattedCitation" : "(McSweeney et al., 2015)" }, "properties" : { "noteIndex" : 0 }, "schema" : "https://github.com/citation-style-language/schema/raw/master/csl-citation.json" }</w:instrText>
      </w:r>
      <w:r w:rsidRPr="00C734F4">
        <w:rPr>
          <w:lang w:val="en-GB"/>
        </w:rPr>
        <w:fldChar w:fldCharType="separate"/>
      </w:r>
      <w:r w:rsidR="00E41CA2">
        <w:rPr>
          <w:noProof/>
          <w:lang w:val="en-GB"/>
        </w:rPr>
        <w:t>McSweeney et al., 2015)</w:t>
      </w:r>
      <w:r w:rsidRPr="00C734F4">
        <w:rPr>
          <w:lang w:val="en-GB"/>
        </w:rPr>
        <w:fldChar w:fldCharType="end"/>
      </w:r>
      <w:commentRangeEnd w:id="1514"/>
      <w:r w:rsidR="00E41CA2">
        <w:rPr>
          <w:rStyle w:val="CommentReference"/>
          <w:rFonts w:asciiTheme="minorHAnsi" w:eastAsiaTheme="minorHAnsi" w:hAnsiTheme="minorHAnsi"/>
          <w:lang w:eastAsia="en-US"/>
        </w:rPr>
        <w:commentReference w:id="1514"/>
      </w:r>
      <w:r w:rsidRPr="00C734F4">
        <w:rPr>
          <w:lang w:val="en-GB"/>
        </w:rPr>
        <w:t>, the impact modelling analysis in the target region is the specific user context.</w:t>
      </w:r>
    </w:p>
    <w:p w14:paraId="455A30E5" w14:textId="77777777" w:rsidR="00BF4F94" w:rsidRPr="00C734F4" w:rsidRDefault="00BF4F94" w:rsidP="00BF4F94">
      <w:pPr>
        <w:pStyle w:val="AR6BodyText"/>
        <w:rPr>
          <w:lang w:val="en-GB"/>
        </w:rPr>
      </w:pPr>
    </w:p>
    <w:p w14:paraId="30129B55" w14:textId="176D59B9" w:rsidR="00BF4F94" w:rsidRPr="00C734F4" w:rsidRDefault="00BF4F94" w:rsidP="00BF4F94">
      <w:pPr>
        <w:pStyle w:val="AR6BodyText"/>
        <w:rPr>
          <w:lang w:val="en-GB"/>
        </w:rPr>
      </w:pPr>
      <w:r w:rsidRPr="00C734F4">
        <w:rPr>
          <w:lang w:val="en-GB"/>
        </w:rPr>
        <w:t xml:space="preserve">Climate risk assessment considers all plausible outcomes </w:t>
      </w:r>
      <w:r w:rsidRPr="00C734F4">
        <w:rPr>
          <w:lang w:val="en-GB"/>
        </w:rPr>
        <w:fldChar w:fldCharType="begin" w:fldLock="1"/>
      </w:r>
      <w:r w:rsidR="000465A7">
        <w:rPr>
          <w:lang w:val="en-GB"/>
        </w:rPr>
        <w:instrText>ADDIN CSL_CITATION { "citationItems" : [ { "id" : "ITEM-1", "itemData" : { "DOI" : "10.1088/1748-9326/aa7494", "ISSN" : "1748-9326", "author" : [ { "dropping-particle" : "", "family" : "Weaver", "given" : "C P", "non-dropping-particle" : "", "parse-names" : false, "suffix" : "" }, { "dropping-particle" : "", "family" : "Moss", "given" : "R H", "non-dropping-particle" : "", "parse-names" : false, "suffix" : "" }, { "dropping-particle" : "", "family" : "Ebi", "given" : "K L", "non-dropping-particle" : "", "parse-names" : false, "suffix" : "" }, { "dropping-particle" : "", "family" : "Gleick", "given" : "P H", "non-dropping-particle" : "", "parse-names" : false, "suffix" : "" }, { "dropping-particle" : "", "family" : "Stern", "given" : "P C", "non-dropping-particle" : "", "parse-names" : false, "suffix" : "" }, { "dropping-particle" : "", "family" : "Tebaldi", "given" : "C", "non-dropping-particle" : "", "parse-names" : false, "suffix" : "" }, { "dropping-particle" : "", "family" : "Wilson", "given" : "R S", "non-dropping-particle" : "", "parse-names" : false, "suffix" : "" }, { "dropping-particle" : "", "family" : "Arvai", "given" : "J L", "non-dropping-particle" : "", "parse-names" : false, "suffix" : "" } ], "container-title" : "Environmental Research Letters", "id" : "ITEM-1", "issue" : "8", "issued" : { "date-parts" : [ [ "2017", "8", "1" ] ] }, "page" : "080201", "title" : "Reframing climate change assessments around risk: recommendations for the US National Climate Assessment", "translator" : [ { "dropping-particle" : "", "family" : "Q6900", "given" : "", "non-dropping-particle" : "", "parse-names" : false, "suffix" : "" } ], "type" : "article-journal", "volume" : "12" }, "uris" : [ "http://www.mendeley.com/documents/?uuid=e00aecbd-089b-43b0-aef0-d3faa1a19e9c" ] }, { "id" : "ITEM-2", "itemData" : { "DOI" : "10.1175/BAMS-D-18-0280.1", "ISSN" : "0003-0007", "abstract" : "For decision-makers, climate change is a problem in risk assessment and risk management. It is, therefore, surprising that the needs and lessons of risk assessment have not featured more centrally in the consideration of priorities for physical climate science research, or in the Working Group I contributions to the major assessment reports of the Intergovernmental Panel on Climate Change. This article considers the reasons, which include a widespread view that the job of physical climate science is to provide predictions and projections\u2014with a focus on likelihood rather than risk\u2014and that risk assessment is a job for others. This view, it is argued, is incorrect. There is an urgent need for physical climate science to take the needs of risk assessment much more seriously. The challenge of meeting this need has important implications for priorities in climate research, climate modeling, and climate assessments.", "author" : [ { "dropping-particle" : "", "family" : "Sutton", "given" : "Rowan T.", "non-dropping-particle" : "", "parse-names" : false, "suffix" : "" } ], "container-title" : "Bulletin of the American Meteorological Society", "id" : "ITEM-2", "issue" : "9", "issued" : { "date-parts" : [ [ "2019", "9" ] ] }, "page" : "1637-1642", "title" : "Climate Science Needs to Take Risk Assessment Much More Seriously", "translator" : [ { "dropping-particle" : "", "family" : "Q6898", "given" : "", "non-dropping-particle" : "", "parse-names" : false, "suffix" : "" } ], "type" : "article-journal", "volume" : "100" }, "uris" : [ "http://www.mendeley.com/documents/?uuid=0b5ac03c-c9b9-418f-884b-ac23de224756" ] }, { "id" : "ITEM-3", "itemData" : { "DOI" : "10.1007/978-3-030-05252-2", "ISBN" : "978-3-030-05251-5", "editor" : [ { "dropping-particle" : "", "family" : "Marchau", "given" : "Vincent A. W. J.", "non-dropping-particle" : "", "parse-names" : false, "suffix" : "" }, { "dropping-particle" : "", "family" : "Walker", "given" : "Warren E.", "non-dropping-particle" : "", "parse-names" : false, "suffix" : "" }, { "dropping-particle" : "", "family" : "Bloemen", "given" : "Pieter J. T. M.", "non-dropping-particle" : "", "parse-names" : false, "suffix" : "" }, { "dropping-particle" : "", "family" : "Popper", "given" : "Steven W.", "non-dropping-particle" : "", "parse-names" : false, "suffix" : "" } ], "id" : "ITEM-3", "issued" : { "date-parts" : [ [ "2019" ] ] }, "number-of-pages" : "405", "publisher" : "Springer", "publisher-place" : "Cham, Switzerland", "title" : "Decision Making under Deep Uncertainty: From Theory to Practice", "translator" : [ { "dropping-particle" : "", "family" : "Q6899", "given" : "Rt5", "non-dropping-particle" : "", "parse-names" : false, "suffix" : "" } ], "type" : "book" }, "uris" : [ "http://www.mendeley.com/documents/?uuid=4e4fe426-5b9f-48d1-8a68-cfe059be675f" ] } ], "mendeley" : { "formattedCitation" : "(Weaver et al., 2017; Marchau et al., 2019; Sutton, 2019)", "plainTextFormattedCitation" : "(Weaver et al., 2017; Marchau et al., 2019; Sutton, 2019)", "previouslyFormattedCitation" : "(Weaver et al., 2017; Marchau et al., 2019; Sutton, 2019)" }, "properties" : { "noteIndex" : 0 }, "schema" : "https://github.com/citation-style-language/schema/raw/master/csl-citation.json" }</w:instrText>
      </w:r>
      <w:r w:rsidRPr="00C734F4">
        <w:rPr>
          <w:lang w:val="en-GB"/>
        </w:rPr>
        <w:fldChar w:fldCharType="separate"/>
      </w:r>
      <w:r w:rsidR="00E41CA2">
        <w:rPr>
          <w:noProof/>
          <w:lang w:val="en-GB"/>
        </w:rPr>
        <w:t>(Weaver et al., 2017; Marchau et al., 2019; Sutton, 2019)</w:t>
      </w:r>
      <w:r w:rsidRPr="00C734F4">
        <w:rPr>
          <w:lang w:val="en-GB"/>
        </w:rPr>
        <w:fldChar w:fldCharType="end"/>
      </w:r>
      <w:r w:rsidRPr="00C734F4">
        <w:rPr>
          <w:lang w:val="en-GB"/>
        </w:rPr>
        <w:t xml:space="preserve">. Thus, a key element of information construction is the exploration and reconciliation of different sources of information </w:t>
      </w:r>
      <w:commentRangeStart w:id="1515"/>
      <w:r w:rsidRPr="009E1FF7">
        <w:rPr>
          <w:lang w:val="en-GB"/>
        </w:rPr>
        <w:fldChar w:fldCharType="begin" w:fldLock="1"/>
      </w:r>
      <w:ins w:id="1516" w:author="Robin Matthews" w:date="2021-07-11T17:39:00Z">
        <w:r w:rsidR="00980AFC">
          <w:rPr>
            <w:lang w:val="en-GB"/>
          </w:rPr>
          <w: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"ITEM-2",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"id" : "ITEM-3", "itemData" : { "DOI" : "10.1017/9781107588783", "ISBN" : "9781107066052", "author" : [ { "dropping-particle" : "", "family" : "Maraun", "given" : "Douglas", "non-dropping-particle" : "", "parse-names" : false, "suffix" : "" }, { "dropping-particle" : "", "family" : "Widmann", "given" : "Martin", "non-dropping-particle" : "", "parse-names" : false, "suffix" : "" } ], "id" : "ITEM-3",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"(Barsugli et al., 2013; Hewitson et al., 2014b; Maraun and Widmann, 2018b)", "manualFormatting" : "(Barsugli et al., 2013; B. Hewitson et al., 2014; Maraun and Widmann, 2018b)", "plainTextFormattedCitation" : "(Barsugli et al., 2013; Hewitson et al., 2014b; Maraun and Widmann, 2018b)", "previouslyFormattedCitation" : "(Barsugli et al., 2013; Hewitson et al., 2014b; Maraun and Widmann, 2018b)" }, "properties" : { "noteIndex" : 0 }, "schema" : "https://github.com/citation-style-language/schema/raw/master/csl-citation.json" }</w:instrText>
        </w:r>
      </w:ins>
      <w:del w:id="1517" w:author="Robin Matthews" w:date="2021-07-11T17:39:00Z">
        <w:r w:rsidR="000465A7" w:rsidDel="00980AFC">
          <w:rPr>
            <w:lang w:val="en-GB"/>
          </w:rPr>
          <w:del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"ITEM-2",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"id" : "ITEM-3", "itemData" : { "DOI" : "10.1017/9781107588783", "ISBN" : "9781107066052", "author" : [ { "dropping-particle" : "", "family" : "Maraun", "given" : "Douglas", "non-dropping-particle" : "", "parse-names" : false, "suffix" : "" }, { "dropping-particle" : "", "family" : "Widmann", "given" : "Martin", "non-dropping-particle" : "", "parse-names" : false, "suffix" : "" } ], "id" : "ITEM-3",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"(Barsugli et al., 2013; Hewitson et al., 2014b; Maraun and Widmann, 2018b)", "plainTextFormattedCitation" : "(Barsugli et al., 2013; Hewitson et al., 2014b; Maraun and Widmann, 2018b)", "previouslyFormattedCitation" : "(Barsugli et al., 2013; Hewitson et al., 2014b; Maraun and Widmann, 2018b)" }, "properties" : { "noteIndex" : 0 }, "schema" : "https://github.com/citation-style-language/schema/raw/master/csl-citation.json" }</w:delInstrText>
        </w:r>
      </w:del>
      <w:r w:rsidRPr="009E1FF7">
        <w:rPr>
          <w:lang w:val="en-GB"/>
        </w:rPr>
        <w:fldChar w:fldCharType="separate"/>
      </w:r>
      <w:r w:rsidR="00E41CA2">
        <w:rPr>
          <w:noProof/>
          <w:lang w:val="en-GB"/>
        </w:rPr>
        <w:t xml:space="preserve">(Barsugli et al., 2013; </w:t>
      </w:r>
      <w:ins w:id="1518" w:author="Robin Matthews" w:date="2021-07-11T17:39:00Z">
        <w:r w:rsidR="00980AFC">
          <w:rPr>
            <w:noProof/>
            <w:lang w:val="en-GB"/>
          </w:rPr>
          <w:t xml:space="preserve">B. </w:t>
        </w:r>
      </w:ins>
      <w:r w:rsidR="00E41CA2">
        <w:rPr>
          <w:noProof/>
          <w:lang w:val="en-GB"/>
        </w:rPr>
        <w:t>Hewitson et al., 2014</w:t>
      </w:r>
      <w:del w:id="1519" w:author="Robin Matthews" w:date="2021-07-11T17:39:00Z">
        <w:r w:rsidR="00E41CA2" w:rsidDel="00980AFC">
          <w:rPr>
            <w:noProof/>
            <w:lang w:val="en-GB"/>
          </w:rPr>
          <w:delText>b</w:delText>
        </w:r>
      </w:del>
      <w:r w:rsidR="00E41CA2">
        <w:rPr>
          <w:noProof/>
          <w:lang w:val="en-GB"/>
        </w:rPr>
        <w:t>; Maraun and Widmann, 2018b)</w:t>
      </w:r>
      <w:r w:rsidRPr="009E1FF7">
        <w:rPr>
          <w:lang w:val="en-GB"/>
        </w:rPr>
        <w:fldChar w:fldCharType="end"/>
      </w:r>
      <w:commentRangeEnd w:id="1515"/>
      <w:r w:rsidR="00E41CA2">
        <w:rPr>
          <w:rStyle w:val="CommentReference"/>
          <w:rFonts w:asciiTheme="minorHAnsi" w:eastAsiaTheme="minorHAnsi" w:hAnsiTheme="minorHAnsi"/>
          <w:lang w:eastAsia="en-US"/>
        </w:rPr>
        <w:commentReference w:id="1515"/>
      </w:r>
      <w:r w:rsidRPr="00C734F4">
        <w:rPr>
          <w:lang w:val="en-GB"/>
        </w:rPr>
        <w:t xml:space="preserve"> and involves mainly two issues: first, assessing the fitness of different sources in the given context and thereby potentially omitting (or down-weighting) selected sources (Sections 10.3.3), and, second, integrating different sources into a broader picture within a context (Sections 10.3.4). </w:t>
      </w:r>
    </w:p>
    <w:p w14:paraId="54DDD30F" w14:textId="77777777" w:rsidR="00BF4F94" w:rsidRPr="00C734F4" w:rsidRDefault="00BF4F94" w:rsidP="00BF4F94">
      <w:pPr>
        <w:pStyle w:val="AR6BodyText"/>
        <w:rPr>
          <w:lang w:val="en-GB"/>
        </w:rPr>
      </w:pPr>
      <w:r w:rsidRPr="00C734F4">
        <w:rPr>
          <w:lang w:val="en-GB"/>
        </w:rPr>
        <w:t>A non-comprehensive selection of approaches that may contribute to the construction of information includes:</w:t>
      </w:r>
    </w:p>
    <w:p w14:paraId="5CF6D5B7" w14:textId="77777777" w:rsidR="00BF4F94" w:rsidRPr="00C734F4" w:rsidRDefault="00BF4F94" w:rsidP="00BF4F94">
      <w:pPr>
        <w:pStyle w:val="AR6BodyText"/>
        <w:numPr>
          <w:ilvl w:val="0"/>
          <w:numId w:val="15"/>
        </w:numPr>
        <w:rPr>
          <w:lang w:val="en-GB"/>
        </w:rPr>
      </w:pPr>
      <w:r w:rsidRPr="00C734F4">
        <w:rPr>
          <w:lang w:val="en-GB"/>
        </w:rPr>
        <w:t>Overall assessment and inter-comparison of different sources of information, including hierarchies of models and identification of potentially conflicting results (Figure 10.16), where observational availability plays a critical role (Section 10.2.3).</w:t>
      </w:r>
    </w:p>
    <w:p w14:paraId="0471C392" w14:textId="77777777" w:rsidR="00BF4F94" w:rsidRPr="00C734F4" w:rsidRDefault="00BF4F94" w:rsidP="00BF4F94">
      <w:pPr>
        <w:pStyle w:val="AR6BodyText"/>
        <w:numPr>
          <w:ilvl w:val="0"/>
          <w:numId w:val="15"/>
        </w:numPr>
        <w:rPr>
          <w:lang w:val="en-GB"/>
        </w:rPr>
      </w:pPr>
      <w:r w:rsidRPr="00C734F4">
        <w:rPr>
          <w:lang w:val="en-GB"/>
        </w:rPr>
        <w:t>Assessing the emergence of forced trends from internal variability (Section 10.4.3), and testing whether differences in simulations can be explained by internal variability, ideally using initial-condition large ensembles (Sections 10.3.4.3 and 10.4.3).</w:t>
      </w:r>
    </w:p>
    <w:p w14:paraId="1B6875B5" w14:textId="77777777" w:rsidR="00BF4F94" w:rsidRPr="00C734F4" w:rsidRDefault="00BF4F94" w:rsidP="00BF4F94">
      <w:pPr>
        <w:pStyle w:val="AR6BodyText"/>
        <w:numPr>
          <w:ilvl w:val="0"/>
          <w:numId w:val="15"/>
        </w:numPr>
        <w:rPr>
          <w:lang w:val="en-GB"/>
        </w:rPr>
      </w:pPr>
      <w:r w:rsidRPr="00C734F4">
        <w:rPr>
          <w:lang w:val="en-GB"/>
        </w:rPr>
        <w:t>Assessing the interdependence of chosen models to identify the amount of independent information (Section 10.3.4.4).</w:t>
      </w:r>
    </w:p>
    <w:p w14:paraId="1178670A" w14:textId="77777777" w:rsidR="00BF4F94" w:rsidRPr="00C734F4" w:rsidRDefault="00BF4F94" w:rsidP="00BF4F94">
      <w:pPr>
        <w:pStyle w:val="AR6BodyText"/>
        <w:numPr>
          <w:ilvl w:val="0"/>
          <w:numId w:val="15"/>
        </w:numPr>
        <w:rPr>
          <w:lang w:val="en-GB"/>
        </w:rPr>
      </w:pPr>
      <w:r w:rsidRPr="00C734F4">
        <w:rPr>
          <w:lang w:val="en-GB"/>
        </w:rPr>
        <w:t>Process-based evaluation with focus on those processes that are relevant for the specific application (Sections 10.3.3.4‒10.3.3.10).</w:t>
      </w:r>
    </w:p>
    <w:p w14:paraId="5315ACA5" w14:textId="77777777" w:rsidR="00BF4F94" w:rsidRPr="00C734F4" w:rsidRDefault="00BF4F94" w:rsidP="00BF4F94">
      <w:pPr>
        <w:pStyle w:val="AR6BodyText"/>
        <w:numPr>
          <w:ilvl w:val="0"/>
          <w:numId w:val="15"/>
        </w:numPr>
        <w:rPr>
          <w:lang w:val="en-GB"/>
        </w:rPr>
      </w:pPr>
      <w:r w:rsidRPr="00C734F4">
        <w:rPr>
          <w:lang w:val="en-GB"/>
        </w:rPr>
        <w:t>Weighting or sub-selecting ensembles based on a priori knowledge or the outcome of a process-based evaluation, while sampling as much uncertainty as possible (Section 10.3.4.4).</w:t>
      </w:r>
    </w:p>
    <w:p w14:paraId="018D10C2" w14:textId="77777777" w:rsidR="00BF4F94" w:rsidRPr="00C734F4" w:rsidRDefault="00BF4F94" w:rsidP="00BF4F94">
      <w:pPr>
        <w:pStyle w:val="AR6BodyText"/>
        <w:numPr>
          <w:ilvl w:val="0"/>
          <w:numId w:val="15"/>
        </w:numPr>
        <w:rPr>
          <w:lang w:val="en-GB"/>
        </w:rPr>
      </w:pPr>
      <w:r w:rsidRPr="00C734F4">
        <w:rPr>
          <w:lang w:val="en-GB"/>
        </w:rPr>
        <w:t>Tracing back differences in projections to the representation of fundamental processes, e.g., by using physical climate storylines (Sections 10.3.4.2 and Box 10.2) or sensitivity simulations (Section 10.3.2.3).</w:t>
      </w:r>
    </w:p>
    <w:p w14:paraId="1BC89BA6" w14:textId="535CC5CB" w:rsidR="00BF4F94" w:rsidRPr="00C734F4" w:rsidRDefault="00BF4F94" w:rsidP="00BF4F94">
      <w:pPr>
        <w:pStyle w:val="AR6BodyText"/>
        <w:numPr>
          <w:ilvl w:val="0"/>
          <w:numId w:val="15"/>
        </w:numPr>
        <w:rPr>
          <w:lang w:val="en-GB"/>
        </w:rPr>
      </w:pPr>
      <w:r w:rsidRPr="00C734F4">
        <w:rPr>
          <w:lang w:val="en-GB"/>
        </w:rPr>
        <w:t xml:space="preserve">Producing physical-climate storylines (Box 10.2) to explore uncertainties not sampled by available model ensembles </w:t>
      </w:r>
      <w:r w:rsidRPr="00C734F4">
        <w:rPr>
          <w:lang w:val="en-GB"/>
        </w:rPr>
        <w:fldChar w:fldCharType="begin" w:fldLock="1"/>
      </w:r>
      <w:r w:rsidR="000465A7">
        <w:rPr>
          <w:lang w:val="en-GB"/>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"(Shepherd et al., 2018)", "plainTextFormattedCitation" : "(Shepherd et al., 2018)", "previouslyFormattedCitation" : "(Shepherd et al., 2018)" }, "properties" : { "noteIndex" : 0 }, "schema" : "https://github.com/citation-style-language/schema/raw/master/csl-citation.json" }</w:instrText>
      </w:r>
      <w:r w:rsidRPr="00C734F4">
        <w:rPr>
          <w:lang w:val="en-GB"/>
        </w:rPr>
        <w:fldChar w:fldCharType="separate"/>
      </w:r>
      <w:r w:rsidR="00E41CA2">
        <w:rPr>
          <w:noProof/>
          <w:lang w:val="en-GB"/>
        </w:rPr>
        <w:t>(Shepherd et al., 2018)</w:t>
      </w:r>
      <w:r w:rsidRPr="00C734F4">
        <w:rPr>
          <w:lang w:val="en-GB"/>
        </w:rPr>
        <w:fldChar w:fldCharType="end"/>
      </w:r>
      <w:r w:rsidRPr="00C734F4">
        <w:rPr>
          <w:lang w:val="en-GB"/>
        </w:rPr>
        <w:t xml:space="preserve">, for example in pseudo-global warming experiments (Section 10.3.2.2), or to simulate events that have never happened before but are nevertheless plausible </w:t>
      </w:r>
      <w:r w:rsidRPr="00C734F4">
        <w:rPr>
          <w:lang w:val="en-GB"/>
        </w:rPr>
        <w:fldChar w:fldCharType="begin" w:fldLock="1"/>
      </w:r>
      <w:r w:rsidR="000465A7">
        <w:rPr>
          <w:lang w:val="en-GB"/>
        </w:rPr>
        <w:instrText>ADDIN CSL_CITATION { "citationItems" : [ { "id" : "ITEM-1", "itemData" : { "DOI" : "10.1038/nclimate2777", "ISSN" : "1758-678X", "author" : [ { "dropping-particle" : "", "family" : "Lin", "given" : "Ning", "non-dropping-particle" : "", "parse-names" : false, "suffix" : "" }, { "dropping-particle" : "", "family" : "Emanuel", "given" : "Kerry", "non-dropping-particle" : "", "parse-names" : false, "suffix" : "" } ], "container-title" : "Nature Climate Change", "id" : "ITEM-1", "issue" : "1", "issued" : { "date-parts" : [ [ "2016", "1", "31" ] ] }, "page" : "106-111", "title" : "Grey swan tropical cyclones", "translator" : [ { "dropping-particle" : "", "family" : "Q6057", "given" : "", "non-dropping-particle" : "", "parse-names" : false, "suffix" : "" } ], "type" : "article-journal", "volume" : "6" }, "uris" : [ "http://www.mendeley.com/documents/?uuid=474c015a-4cda-4faf-be25-2638611ccb14" ] } ], "mendeley" : { "formattedCitation" : "(Lin and Emanuel, 2016)", "plainTextFormattedCitation" : "(Lin and Emanuel, 2016)", "previouslyFormattedCitation" : "(Lin and Emanuel, 2016)" }, "properties" : { "noteIndex" : 0 }, "schema" : "https://github.com/citation-style-language/schema/raw/master/csl-citation.json" }</w:instrText>
      </w:r>
      <w:r w:rsidRPr="00C734F4">
        <w:rPr>
          <w:lang w:val="en-GB"/>
        </w:rPr>
        <w:fldChar w:fldCharType="separate"/>
      </w:r>
      <w:r w:rsidR="00E41CA2">
        <w:rPr>
          <w:noProof/>
          <w:lang w:val="en-GB"/>
        </w:rPr>
        <w:t>(Lin and Emanuel, 2016)</w:t>
      </w:r>
      <w:r w:rsidRPr="00C734F4">
        <w:rPr>
          <w:lang w:val="en-GB"/>
        </w:rPr>
        <w:fldChar w:fldCharType="end"/>
      </w:r>
      <w:r w:rsidRPr="00C734F4">
        <w:rPr>
          <w:lang w:val="en-GB"/>
        </w:rPr>
        <w:t>.</w:t>
      </w:r>
    </w:p>
    <w:p w14:paraId="7A07F97B" w14:textId="77777777" w:rsidR="00BF4F94" w:rsidRPr="00C734F4" w:rsidRDefault="00BF4F94" w:rsidP="00BF4F94">
      <w:pPr>
        <w:pStyle w:val="AR6BodyText"/>
        <w:numPr>
          <w:ilvl w:val="0"/>
          <w:numId w:val="15"/>
        </w:numPr>
        <w:rPr>
          <w:lang w:val="en-GB"/>
        </w:rPr>
      </w:pPr>
      <w:r w:rsidRPr="00C734F4">
        <w:rPr>
          <w:lang w:val="en-GB"/>
        </w:rPr>
        <w:t>Attributing observed changes to different external forcings and internal drivers (Section 10.4.1).</w:t>
      </w:r>
    </w:p>
    <w:p w14:paraId="1EFAE8A5" w14:textId="087BAD83" w:rsidR="00BF4F94" w:rsidRPr="00C734F4" w:rsidRDefault="00BF4F94" w:rsidP="00BF4F94">
      <w:pPr>
        <w:pStyle w:val="AR6BodyText"/>
        <w:numPr>
          <w:ilvl w:val="0"/>
          <w:numId w:val="15"/>
        </w:numPr>
        <w:rPr>
          <w:lang w:val="en-GB"/>
        </w:rPr>
      </w:pPr>
      <w:r w:rsidRPr="00C734F4">
        <w:rPr>
          <w:lang w:val="en-GB"/>
        </w:rPr>
        <w:t xml:space="preserve">Comparing observed trends with </w:t>
      </w:r>
      <w:r w:rsidR="00F6416B">
        <w:rPr>
          <w:lang w:val="en-GB"/>
        </w:rPr>
        <w:t xml:space="preserve">past simulated trends in order </w:t>
      </w:r>
      <w:r w:rsidRPr="00C734F4">
        <w:rPr>
          <w:lang w:val="en-GB"/>
        </w:rPr>
        <w:t xml:space="preserve">to constrain projections with, for instance, the Allen-Stott-Kettleborough method </w:t>
      </w:r>
      <w:r w:rsidRPr="00C734F4">
        <w:rPr>
          <w:lang w:val="en-GB"/>
        </w:rPr>
        <w:fldChar w:fldCharType="begin" w:fldLock="1"/>
      </w:r>
      <w:r w:rsidR="000465A7">
        <w:rPr>
          <w:lang w:val="en-GB"/>
        </w:rPr>
        <w:instrText>ADDIN CSL_CITATION { "citationItems" : [ { "id" : "ITEM-1", "itemData" : { "DOI" : "10.1038/35036559", "ISSN" : "0028-0836", "author" : [ { "dropping-particle" : "", "family" : "Allen", "given" : "Myles R.", "non-dropping-particle" : "", "parse-names" : false, "suffix" : "" }, { "dropping-particle" : "", "family" : "Stott", "given" : "Peter A.", "non-dropping-particle" : "", "parse-names" : false, "suffix" : "" }, { "dropping-particle" : "", "family" : "Mitchell", "given" : "John F. B.", "non-dropping-particle" : "", "parse-names" : false, "suffix" : "" }, { "dropping-particle" : "", "family" : "Schnur", "given" : "Reiner", "non-dropping-particle" : "", "parse-names" : false, "suffix" : "" }, { "dropping-particle" : "", "family" : "Delworth", "given" : "Thomas L.", "non-dropping-particle" : "", "parse-names" : false, "suffix" : "" } ], "container-title" : "Nature", "id" : "ITEM-1", "issue" : "6804", "issued" : { "date-parts" : [ [ "2000", "10" ] ] }, "page" : "617-620", "title" : "Quantifying the uncertainty in forecasts of anthropogenic climate change", "translator" : [ { "dropping-particle" : "", "family" : "Q5019", "given" : "", "non-dropping-particle" : "", "parse-names" : false, "suffix" : "" } ], "type" : "article-journal", "volume" : "407" }, "uris" : [ "http://www.mendeley.com/documents/?uuid=a402bdda-a3ab-454f-b044-dcb11d84ee48" ] }, { "id" : "ITEM-2", "itemData" : { "DOI" : "10.1038/416723a", "ISSN" : "0028-0836", "author" : [ { "dropping-particle" : "", "family" : "Stott", "given" : "Peter A.", "non-dropping-particle" : "", "parse-names" : false, "suffix" : "" }, { "dropping-particle" : "", "family" : "Kettleborough", "given" : "J. A.", "non-dropping-particle" : "", "parse-names" : false, "suffix" : "" } ], "container-title" : "Nature", "id" : "ITEM-2", "issue" : "6882", "issued" : { "date-parts" : [ [ "2002", "4" ] ] }, "page" : "723-726", "title" : "Origins and estimates of uncertainty in predictions of twenty-first century temperature rise", "translator" : [ { "dropping-particle" : "", "family" : "Q5018", "given" : "", "non-dropping-particle" : "", "parse-names" : false, "suffix" : "" } ], "type" : "article-journal", "volume" : "416" }, "uris" : [ "http://www.mendeley.com/documents/?uuid=78ab59cc-e329-4e1c-9bd0-14df04209bed" ] }, { "id" : "ITEM-3", "itemData" : { "DOI" : "10.1088/1748-9326/8/1/014024", "ISSN" : "1748-9326", "author" : [ { "dropping-particle" : "", "family" : "Stott", "given" : "Peter A.",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"ITEM-3", "issue" : "1", "issued" : { "date-parts" : [ [ "2013", "3", "1" ] ] }, "page" : "014024", "title" : "The upper end of climate model temperature projections is inconsistent with past warming", "translator" : [ { "dropping-particle" : "", "family" : "Q5017", "given" : "", "non-dropping-particle" : "", "parse-names" : false, "suffix" : "" } ], "type" : "article-journal", "volume" : "8" }, "uris" : [ "http://www.mendeley.com/documents/?uuid=d1be7bb7-ce24-4000-908c-0ceda4e9b1a1" ] } ], "mendeley" : { "formattedCitation" : "(Allen et al., 2000; Stott and Kettleborough, 2002; Stott et al., 2013)", "plainTextFormattedCitation" : "(Allen et al., 2000; Stott and Kettleborough, 2002; Stott et al., 2013)", "previouslyFormattedCitation" : "(Allen et al., 2000; Stott and Kettleborough, 2002; Stott et al., 2013)" }, "properties" : { "noteIndex" : 0 }, "schema" : "https://github.com/citation-style-language/schema/raw/master/csl-citation.json" }</w:instrText>
      </w:r>
      <w:r w:rsidRPr="00C734F4">
        <w:rPr>
          <w:lang w:val="en-GB"/>
        </w:rPr>
        <w:fldChar w:fldCharType="separate"/>
      </w:r>
      <w:r w:rsidR="00E41CA2">
        <w:rPr>
          <w:noProof/>
          <w:lang w:val="en-GB"/>
        </w:rPr>
        <w:t>(Allen et al., 2000; Stott and Kettleborough, 2002; Stott et al., 2013)</w:t>
      </w:r>
      <w:r w:rsidRPr="00C734F4">
        <w:rPr>
          <w:lang w:val="en-GB"/>
        </w:rPr>
        <w:fldChar w:fldCharType="end"/>
      </w:r>
      <w:r w:rsidRPr="00C734F4">
        <w:rPr>
          <w:lang w:val="en-GB"/>
        </w:rPr>
        <w:t xml:space="preserve"> to explain drivers of past observed trends (Section 10.4.2) for understanding future trends.</w:t>
      </w:r>
    </w:p>
    <w:p w14:paraId="1ABBD50A" w14:textId="77777777" w:rsidR="00BF4F94" w:rsidRPr="00C734F4" w:rsidRDefault="00BF4F94" w:rsidP="00BF4F94">
      <w:pPr>
        <w:pStyle w:val="AR6BodyText"/>
        <w:numPr>
          <w:ilvl w:val="0"/>
          <w:numId w:val="15"/>
        </w:numPr>
        <w:rPr>
          <w:lang w:val="en-GB"/>
        </w:rPr>
      </w:pPr>
      <w:r w:rsidRPr="00C734F4">
        <w:rPr>
          <w:lang w:val="en-GB"/>
        </w:rPr>
        <w:t>Integrating present-day performance via emergent constraints to reduce projection uncertainty (Section 10.3.2).</w:t>
      </w:r>
    </w:p>
    <w:p w14:paraId="32E8A4F8" w14:textId="77777777" w:rsidR="00BF4F94" w:rsidRPr="00C734F4" w:rsidRDefault="00BF4F94" w:rsidP="00BF4F94">
      <w:pPr>
        <w:pStyle w:val="AR6BodyText"/>
        <w:numPr>
          <w:ilvl w:val="0"/>
          <w:numId w:val="15"/>
        </w:numPr>
        <w:rPr>
          <w:lang w:val="en-GB"/>
        </w:rPr>
      </w:pPr>
      <w:r w:rsidRPr="00C734F4">
        <w:rPr>
          <w:lang w:val="en-GB"/>
        </w:rPr>
        <w:t>Complementing the observational and model-based sources with expert judgement (e.g., integrating knowledge from theory or experience that is available from experts or the literature; Section 10.5.1).</w:t>
      </w:r>
    </w:p>
    <w:p w14:paraId="220D8ABF" w14:textId="77777777" w:rsidR="00BF4F94" w:rsidRPr="00C734F4" w:rsidRDefault="00BF4F94" w:rsidP="00BF4F94">
      <w:pPr>
        <w:pStyle w:val="AR6BodyText"/>
        <w:rPr>
          <w:lang w:val="en-GB"/>
        </w:rPr>
      </w:pPr>
    </w:p>
    <w:p w14:paraId="7C909441" w14:textId="0F546773" w:rsidR="00BF4F94" w:rsidRPr="00C734F4" w:rsidRDefault="00BF4F94" w:rsidP="00BF4F94">
      <w:pPr>
        <w:pStyle w:val="AR6BodyText"/>
        <w:rPr>
          <w:lang w:val="en-GB"/>
        </w:rPr>
      </w:pPr>
      <w:r w:rsidRPr="00C734F4">
        <w:rPr>
          <w:lang w:val="en-GB"/>
        </w:rPr>
        <w:t xml:space="preserve">These approaches often can be used in combination to increase confidence in conclusions drawn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xml:space="preserve">. </w:t>
      </w:r>
    </w:p>
    <w:p w14:paraId="51947DC5" w14:textId="77777777" w:rsidR="00BF4F94" w:rsidRPr="00C734F4" w:rsidRDefault="00BF4F94" w:rsidP="00BF4F94">
      <w:pPr>
        <w:pStyle w:val="AR6BodyText"/>
        <w:rPr>
          <w:lang w:val="en-GB"/>
        </w:rPr>
      </w:pPr>
    </w:p>
    <w:p w14:paraId="48A9C7A8" w14:textId="77777777" w:rsidR="00BF4F94" w:rsidRPr="00C734F4" w:rsidRDefault="00BF4F94" w:rsidP="00BF4F94">
      <w:pPr>
        <w:pStyle w:val="AR6BodyText"/>
        <w:rPr>
          <w:lang w:val="en-GB"/>
        </w:rPr>
      </w:pPr>
    </w:p>
    <w:p w14:paraId="345D50BF" w14:textId="77777777" w:rsidR="00BF4F94" w:rsidRPr="00C734F4" w:rsidRDefault="00BF4F94" w:rsidP="00BF4F94">
      <w:pPr>
        <w:pStyle w:val="AR6Chap10Level310111"/>
        <w:rPr>
          <w:lang w:val="en-GB"/>
        </w:rPr>
      </w:pPr>
      <w:bookmarkStart w:id="1520" w:name="_Toc70454776"/>
      <w:r w:rsidRPr="00C734F4">
        <w:rPr>
          <w:lang w:val="en-GB"/>
        </w:rPr>
        <w:t>Translating climate information into the user context</w:t>
      </w:r>
      <w:bookmarkEnd w:id="1520"/>
    </w:p>
    <w:p w14:paraId="7AEF8B9F" w14:textId="77777777" w:rsidR="00BF4F94" w:rsidRPr="00C734F4" w:rsidRDefault="00BF4F94" w:rsidP="00BF4F94">
      <w:pPr>
        <w:pStyle w:val="AR6BodyText"/>
        <w:rPr>
          <w:lang w:val="en-GB"/>
        </w:rPr>
      </w:pPr>
    </w:p>
    <w:p w14:paraId="52CC439A" w14:textId="1853327E" w:rsidR="00BF4F94" w:rsidRPr="00C734F4" w:rsidRDefault="00BF4F94" w:rsidP="00BF4F94">
      <w:pPr>
        <w:pStyle w:val="AR6BodyText"/>
        <w:rPr>
          <w:lang w:val="en-GB"/>
        </w:rPr>
      </w:pPr>
      <w:r w:rsidRPr="00C734F4">
        <w:rPr>
          <w:lang w:val="en-GB"/>
        </w:rPr>
        <w:t>Awareness and understanding of the users</w:t>
      </w:r>
      <w:r w:rsidR="005328C4">
        <w:rPr>
          <w:lang w:val="en-GB"/>
        </w:rPr>
        <w:t>’</w:t>
      </w:r>
      <w:r w:rsidRPr="00C734F4">
        <w:rPr>
          <w:lang w:val="en-GB"/>
        </w:rPr>
        <w:t xml:space="preserve"> decision</w:t>
      </w:r>
      <w:r w:rsidR="00B41176">
        <w:rPr>
          <w:lang w:val="en-GB"/>
        </w:rPr>
        <w:t>-</w:t>
      </w:r>
      <w:r w:rsidRPr="00C734F4">
        <w:rPr>
          <w:lang w:val="en-GB"/>
        </w:rPr>
        <w:t xml:space="preserve">making context is </w:t>
      </w:r>
      <w:r w:rsidR="005328C4">
        <w:rPr>
          <w:lang w:val="en-GB"/>
        </w:rPr>
        <w:t xml:space="preserve">a </w:t>
      </w:r>
      <w:r w:rsidRPr="00C734F4">
        <w:rPr>
          <w:lang w:val="en-GB"/>
        </w:rPr>
        <w:t xml:space="preserve">central and key aspect of developing tailored, context-appropriate </w:t>
      </w:r>
      <w:r w:rsidRPr="009E1FF7">
        <w:rPr>
          <w:lang w:val="en-GB"/>
        </w:rPr>
        <w:t xml:space="preserve">information </w:t>
      </w:r>
      <w:r w:rsidRPr="00441820">
        <w:rPr>
          <w:lang w:val="en-GB"/>
        </w:rPr>
        <w:fldChar w:fldCharType="begin" w:fldLock="1"/>
      </w:r>
      <w:r w:rsidR="000465A7">
        <w:rPr>
          <w:lang w:val="en-GB"/>
        </w:rPr>
        <w:instrText>ADDIN CSL_CITATION { "citationItems" : [ { "id" : "ITEM-1", "itemData" : { "DOI" : "10.1016/j.crm.2015.04.004", "ISSN" : "22120963", "abstract" : "The Great Lakes Integrated Sciences and Assessments program (GLISA) has led the co-development of usable climate information for decision-making in several case study projects. Although each case study is with a unique partnering organization made up of different stakeholders with varying information needs and capabilities, several patterns have emerged that GLISA has identified and overcome to advance the practice of applied climate information. There are three main barriers that GLISA encounters at the onset of many of the case studies: (1) mismatched terminology used by scientists and stakeholders to describe the types of information that are available and needed for problem solving (translation); (2) unrealistic expectations regarding the development of climate information products for problem solving; and (3) disordered integration of when stakeholders want to bring climate information into decision-making processes. Although some or all of these barriers are likely to exist at the onset of any new climate information partnership, GLISA has developed methods for overcoming them more quickly so that the process of co-developing usable climate information is more efficient and effective. In this paper we describe in detail GLISA's experiences that have led to the realization of these barriers and the steps GLISA has taken to overcome them. We also relate these barriers to literature on the \"usability gap\" between climate science and information use in decision-making as well as uncertainty cascades in climate change adaptation. These experiences demonstrate that climate scientists performing outreach experience similar struggles as the stakeholders they interact with. However, they also reveal the potential for climate-centered boundary organizations to cultivate their own capacities to overcome these challenges in their partnerships.", "author" : [ { "dropping-particle" : "", "family" : "Briley", "given" : "Laura", "non-dropping-particle" : "", "parse-names" : false, "suffix" : "" }, { "dropping-particle" : "", "family" : "Brown", "given" : "Daniel", "non-dropping-particle" : "", "parse-names" : false, "suffix" : "" }, { "dropping-particle" : "", "family" : "Kalafatis", "given" : "Scott E.", "non-dropping-particle" : "", "parse-names" : false, "suffix" : "" } ], "container-title" : "Climate Risk Management", "id" : "ITEM-1", "issued" : { "date-parts" : [ [ "2015", "1" ] ] }, "page" : "41-49", "publisher" : "Elsevier", "title" : "Overcoming barriers during the co-production of climate information for decision-making", "translator" : [ { "dropping-particle" : "", "family" : "Q6902", "given" : "", "non-dropping-particle" : "", "parse-names" : false, "suffix" : "" } ], "type" : "article-journal", "volume" : "9" }, "uris" : [ "http://www.mendeley.com/documents/?uuid=60a46494-a5e0-45b9-b6a6-7d1c23277ef4" ] } ], "mendeley" : { "formattedCitation" : "(Briley et al., 2015)", "plainTextFormattedCitation" : "(Briley et al., 2015)", "previouslyFormattedCitation" : "(Briley et al., 2015)" }, "properties" : { "noteIndex" : 0 }, "schema" : "https://github.com/citation-style-language/schema/raw/master/csl-citation.json" }</w:instrText>
      </w:r>
      <w:r w:rsidRPr="00441820">
        <w:rPr>
          <w:lang w:val="en-GB"/>
        </w:rPr>
        <w:fldChar w:fldCharType="separate"/>
      </w:r>
      <w:r w:rsidR="00E41CA2">
        <w:rPr>
          <w:noProof/>
          <w:lang w:val="en-GB"/>
        </w:rPr>
        <w:t>(Briley et al., 2015)</w:t>
      </w:r>
      <w:r w:rsidRPr="00441820">
        <w:rPr>
          <w:lang w:val="en-GB"/>
        </w:rPr>
        <w:fldChar w:fldCharType="end"/>
      </w:r>
      <w:r w:rsidRPr="009E1FF7">
        <w:rPr>
          <w:lang w:val="en-GB"/>
        </w:rPr>
        <w:t>, as</w:t>
      </w:r>
      <w:r w:rsidRPr="00C734F4">
        <w:rPr>
          <w:lang w:val="en-GB"/>
        </w:rPr>
        <w:t xml:space="preserve"> clearly evidenced by the climate services</w:t>
      </w:r>
      <w:r w:rsidR="005328C4">
        <w:rPr>
          <w:lang w:val="en-GB"/>
        </w:rPr>
        <w:t>’</w:t>
      </w:r>
      <w:r w:rsidRPr="00C734F4">
        <w:rPr>
          <w:lang w:val="en-GB"/>
        </w:rPr>
        <w:t xml:space="preserve"> experiences (e.g., </w:t>
      </w:r>
      <w:commentRangeStart w:id="1521"/>
      <w:r w:rsidRPr="00C734F4">
        <w:rPr>
          <w:lang w:val="en-GB"/>
        </w:rPr>
        <w:fldChar w:fldCharType="begin" w:fldLock="1"/>
      </w:r>
      <w:r w:rsidR="000465A7">
        <w:rPr>
          <w:lang w:val="en-GB"/>
        </w:rPr>
        <w:instrText>ADDIN CSL_CITATION { "citationItems" : [ { "id" : "ITEM-1", "itemData" : { "DOI" : "10.1016/j.cliser.2018.11.001", "ISSN" : "2405-8807", "abstract" : "Co-produced climate services are increasingly recognised as a means of improving the effective generation and utilisation of climate information to inform decision-making and support adaptation to climate change, particularly in developing countries. There is a rich literature outlining the theoretical and conceptual evolution of co-production, and experiences of it in a variety of decision contexts \u2013 in different sectors and at different scales. However, the extent to which the producers of climate services have engaged with this literature varies. Reflecting the emerging interest and application, particularly in developing countries, this paper reviews the co-production literature to distil some key principles to inform climate services. Whilst we aim to be neither comprehensive nor prescriptive, these principles can inform a normative and pragmatic approach to co-produced climate services. A co-produced climate service product should be decision-driven, process-based and time-managed. The process of co-producing a climate service should be inclusive, collaborative and flexible. Illustrations are also provided of how these principles may be engaged in practice. Evaluation of these emerging examples will help further inform co-production of climate services.", "author" : [ { "dropping-particle" : "", "family" : "Vincent", "given" : "Katharine", "non-dropping-particle" : "", "parse-names" : false, "suffix" : "" }, { "dropping-particle" : "", "family" : "Daly", "given" : "Meaghan", "non-dropping-particle" : "", "parse-names" : false, "suffix" : "" }, { "dropping-particle" : "", "family" : "Scannell", "given" : "Claire", "non-dropping-particle" : "", "parse-names" : false, "suffix" : "" }, { "dropping-particle" : "", "family" : "Leathes", "given" : "Bill", "non-dropping-particle" : "", "parse-names" : false, "suffix" : "" } ], "container-title" : "Climate Services", "id" : "ITEM-1", "issued" : { "date-parts" : [ [ "2018" ] ] }, "page" : "48-58", "title" : "What can climate services learn from theory and practice of co-production?", "translator" : [ { "dropping-particle" : "", "family" : "Q6130", "given" : "", "non-dropping-particle" : "", "parse-names" : false, "suffix" : "" } ], "type" : "article-journal", "volume" : "12" }, "uris" : [ "http://www.mendeley.com/documents/?uuid=a365ff7a-7232-48c1-ae25-c593955493c3" ] } ], "mendeley" : { "formattedCitation" : "(Vincent et al., 2018)", "manualFormatting" : "Vincent et al., 2018)", "plainTextFormattedCitation" : "(Vincent et al., 2018)", "previouslyFormattedCitation" : "(Vincent et al., 2018)" }, "properties" : { "noteIndex" : 0 }, "schema" : "https://github.com/citation-style-language/schema/raw/master/csl-citation.json" }</w:instrText>
      </w:r>
      <w:r w:rsidRPr="00C734F4">
        <w:rPr>
          <w:lang w:val="en-GB"/>
        </w:rPr>
        <w:fldChar w:fldCharType="separate"/>
      </w:r>
      <w:r w:rsidR="00E41CA2">
        <w:rPr>
          <w:noProof/>
          <w:lang w:val="en-GB"/>
        </w:rPr>
        <w:t>Vincent et al., 2018)</w:t>
      </w:r>
      <w:r w:rsidRPr="00C734F4">
        <w:rPr>
          <w:lang w:val="en-GB"/>
        </w:rPr>
        <w:fldChar w:fldCharType="end"/>
      </w:r>
      <w:commentRangeEnd w:id="1521"/>
      <w:r w:rsidR="00E41CA2">
        <w:rPr>
          <w:rStyle w:val="CommentReference"/>
          <w:rFonts w:asciiTheme="minorHAnsi" w:eastAsiaTheme="minorHAnsi" w:hAnsiTheme="minorHAnsi"/>
          <w:lang w:eastAsia="en-US"/>
        </w:rPr>
        <w:commentReference w:id="1521"/>
      </w:r>
      <w:r w:rsidRPr="00C734F4">
        <w:rPr>
          <w:lang w:val="en-GB"/>
        </w:rPr>
        <w:t>. Understanding the context, however, is not trivial and requir</w:t>
      </w:r>
      <w:r w:rsidR="00B41176">
        <w:rPr>
          <w:lang w:val="en-GB"/>
        </w:rPr>
        <w:t>es</w:t>
      </w:r>
      <w:r w:rsidRPr="00C734F4">
        <w:rPr>
          <w:lang w:val="en-GB"/>
        </w:rPr>
        <w:t xml:space="preserve"> understanding </w:t>
      </w:r>
      <w:r w:rsidR="00B41176">
        <w:rPr>
          <w:lang w:val="en-GB"/>
        </w:rPr>
        <w:t xml:space="preserve">of </w:t>
      </w:r>
      <w:r w:rsidRPr="00C734F4">
        <w:rPr>
          <w:lang w:val="en-GB"/>
        </w:rPr>
        <w:t xml:space="preserve">both the user and provider </w:t>
      </w:r>
      <w:r w:rsidRPr="00C734F4">
        <w:rPr>
          <w:lang w:val="en-GB"/>
        </w:rPr>
        <w:fldChar w:fldCharType="begin" w:fldLock="1"/>
      </w:r>
      <w:r w:rsidR="000465A7">
        <w:rPr>
          <w:lang w:val="en-GB"/>
        </w:rPr>
        <w:instrText>ADDIN CSL_CITATION { "citationItems" : [ { "id" : "ITEM-1", "itemData" : { "DOI" : "10.1080/17565529.2019.1630352", "ISSN" : "1756-5529", "author" : [ { "dropping-particle" : "", "family" : "Guido", "given" : "Zack", "non-dropping-particle" : "", "parse-names" : false, "suffix" : "" }, { "dropping-particle" : "", "family" : "Knudson", "given" : "Chris", "non-dropping-particle" : "", "parse-names" : false, "suffix" : "" }, { "dropping-particle" : "", "family" : "Campbell", "given" : "Donovan", "non-dropping-particle" : "", "parse-names" : false, "suffix" : "" }, { "dropping-particle" : "", "family" : "Tomlinson", "given" : "Jhannel", "non-dropping-particle" : "", "parse-names" : false, "suffix" : "" } ], "container-title" : "Climate and Development", "id" : "ITEM-1", "issue" : "5", "issued" : { "date-parts" : [ [ "2020", "5" ] ] }, "page" : "395-407", "title" : "Climate information services for adaptation: what does it mean to know the context?", "translator" : [ { "dropping-particle" : "", "family" : "Q6904", "given" : "", "non-dropping-particle" : "", "parse-names" : false, "suffix" : "" } ], "type" : "article-journal", "volume" : "12" }, "uris" : [ "http://www.mendeley.com/documents/?uuid=a6fc7483-9ae5-4d6d-9bdd-d6f34466d596" ] } ], "mendeley" : { "formattedCitation" : "(Guido et al., 2020)", "plainTextFormattedCitation" : "(Guido et al., 2020)", "previouslyFormattedCitation" : "(Guido et al., 2020)" }, "properties" : { "noteIndex" : 0 }, "schema" : "https://github.com/citation-style-language/schema/raw/master/csl-citation.json" }</w:instrText>
      </w:r>
      <w:r w:rsidRPr="00C734F4">
        <w:rPr>
          <w:lang w:val="en-GB"/>
        </w:rPr>
        <w:fldChar w:fldCharType="separate"/>
      </w:r>
      <w:r w:rsidR="00E41CA2">
        <w:rPr>
          <w:noProof/>
          <w:lang w:val="en-GB"/>
        </w:rPr>
        <w:t>(Guido et al., 2020)</w:t>
      </w:r>
      <w:r w:rsidRPr="00C734F4">
        <w:rPr>
          <w:lang w:val="en-GB"/>
        </w:rPr>
        <w:fldChar w:fldCharType="end"/>
      </w:r>
      <w:r w:rsidRPr="00C734F4">
        <w:rPr>
          <w:lang w:val="en-GB"/>
        </w:rPr>
        <w:t xml:space="preserve"> if the information is to be robust, reliable and </w:t>
      </w:r>
      <w:r w:rsidRPr="009E1FF7">
        <w:rPr>
          <w:lang w:val="en-GB"/>
        </w:rPr>
        <w:t xml:space="preserve">relevant </w:t>
      </w:r>
      <w:r w:rsidRPr="00441820">
        <w:rPr>
          <w:lang w:val="en-GB"/>
        </w:rPr>
        <w:fldChar w:fldCharType="begin" w:fldLock="1"/>
      </w:r>
      <w:r w:rsidR="000465A7">
        <w:rPr>
          <w:lang w:val="en-GB"/>
        </w:rPr>
        <w:instrText>ADDIN CSL_CITATION { "citationItems" : [ { "id" : "ITEM-1", "itemData" : { "DOI" : "10.1140/epjp/s13360-020-00453-1", "ISSN" : "2190-5444", "abstract" : "The issue of the distillation of actionable climate change information for application to vulnerability, impacts and adaptation studies in support of climate service activities (or VIA-CS) at regional to local scales is revisited. The 3R approach is introduced: robustness, reliability and relevance. Climate information for regions needs to be robust in the sense of producing statistically significant and consistent change signals based on multimodel and multimethod ensembles; it needs to be reliable in the sense of being based on a good understanding of the physical processes underlying the change signals, and on models capable of reproducing the functioning of the climate system at different scales; it needs to be relevant in the sense of providing information targeted for use in VIA-CS applications, including a proper characterization of uncertainties based on probabilistic approaches. It is advocated that the distillation problem requires an interdisciplinary consensus approach and a new generation of scientists acting at the interface between the climate modelling and end-user communities.", "author" : [ { "dropping-particle" : "", "family" : "Giorgi", "given" : "Filippo", "non-dropping-particle" : "", "parse-names" : false, "suffix" : "" } ], "container-title" : "The European Physical Journal Plus", "id" : "ITEM-1", "issue" : "5", "issued" : { "date-parts" : [ [ "2020", "5" ] ] }, "page" : "435", "publisher" : "Springer", "title" : "Producing actionable climate change information for regions: the distillation paradigm and the 3R framework", "translator" : [ { "dropping-particle" : "", "family" : "Q6903", "given" : "", "non-dropping-particle" : "", "parse-names" : false, "suffix" : "" } ], "type" : "article-journal", "volume" : "135" }, "uris" : [ "http://www.mendeley.com/documents/?uuid=df49692e-4756-4436-9715-a8de820989a3" ] } ], "mendeley" : { "formattedCitation" : "(Giorgi, 2020)", "plainTextFormattedCitation" : "(Giorgi, 2020)", "previouslyFormattedCitation" : "(Giorgi, 2020)" }, "properties" : { "noteIndex" : 0 }, "schema" : "https://github.com/citation-style-language/schema/raw/master/csl-citation.json" }</w:instrText>
      </w:r>
      <w:r w:rsidRPr="00441820">
        <w:rPr>
          <w:lang w:val="en-GB"/>
        </w:rPr>
        <w:fldChar w:fldCharType="separate"/>
      </w:r>
      <w:r w:rsidR="00E41CA2">
        <w:rPr>
          <w:noProof/>
          <w:lang w:val="en-GB"/>
        </w:rPr>
        <w:t>(Giorgi, 2020)</w:t>
      </w:r>
      <w:r w:rsidRPr="00441820">
        <w:rPr>
          <w:lang w:val="en-GB"/>
        </w:rPr>
        <w:fldChar w:fldCharType="end"/>
      </w:r>
      <w:r w:rsidRPr="009E1FF7">
        <w:rPr>
          <w:lang w:val="en-GB"/>
        </w:rPr>
        <w:t>.</w:t>
      </w:r>
      <w:r w:rsidRPr="00C734F4">
        <w:rPr>
          <w:lang w:val="en-GB"/>
        </w:rPr>
        <w:t xml:space="preserve"> Translating the information into context requires consideration of terminology and expectations </w:t>
      </w:r>
      <w:r w:rsidRPr="00441820">
        <w:rPr>
          <w:lang w:val="en-GB"/>
        </w:rPr>
        <w:fldChar w:fldCharType="begin" w:fldLock="1"/>
      </w:r>
      <w:r w:rsidR="000465A7">
        <w:rPr>
          <w:lang w:val="en-GB"/>
        </w:rPr>
        <w:instrText>ADDIN CSL_CITATION { "citationItems" : [ { "id" : "ITEM-1", "itemData" : { "DOI" : "10.1016/j.crm.2015.04.004", "ISSN" : "22120963", "abstract" : "The Great Lakes Integrated Sciences and Assessments program (GLISA) has led the co-development of usable climate information for decision-making in several case study projects. Although each case study is with a unique partnering organization made up of different stakeholders with varying information needs and capabilities, several patterns have emerged that GLISA has identified and overcome to advance the practice of applied climate information. There are three main barriers that GLISA encounters at the onset of many of the case studies: (1) mismatched terminology used by scientists and stakeholders to describe the types of information that are available and needed for problem solving (translation); (2) unrealistic expectations regarding the development of climate information products for problem solving; and (3) disordered integration of when stakeholders want to bring climate information into decision-making processes. Although some or all of these barriers are likely to exist at the onset of any new climate information partnership, GLISA has developed methods for overcoming them more quickly so that the process of co-developing usable climate information is more efficient and effective. In this paper we describe in detail GLISA's experiences that have led to the realization of these barriers and the steps GLISA has taken to overcome them. We also relate these barriers to literature on the \"usability gap\" between climate science and information use in decision-making as well as uncertainty cascades in climate change adaptation. These experiences demonstrate that climate scientists performing outreach experience similar struggles as the stakeholders they interact with. However, they also reveal the potential for climate-centered boundary organizations to cultivate their own capacities to overcome these challenges in their partnerships.", "author" : [ { "dropping-particle" : "", "family" : "Briley", "given" : "Laura", "non-dropping-particle" : "", "parse-names" : false, "suffix" : "" }, { "dropping-particle" : "", "family" : "Brown", "given" : "Daniel", "non-dropping-particle" : "", "parse-names" : false, "suffix" : "" }, { "dropping-particle" : "", "family" : "Kalafatis", "given" : "Scott E.", "non-dropping-particle" : "", "parse-names" : false, "suffix" : "" } ], "container-title" : "Climate Risk Management", "id" : "ITEM-1", "issued" : { "date-parts" : [ [ "2015", "1" ] ] }, "page" : "41-49", "publisher" : "Elsevier", "title" : "Overcoming barriers during the co-production of climate information for decision-making", "translator" : [ { "dropping-particle" : "", "family" : "Q6902", "given" : "", "non-dropping-particle" : "", "parse-names" : false, "suffix" : "" } ], "type" : "article-journal", "volume" : "9" }, "uris" : [ "http://www.mendeley.com/documents/?uuid=60a46494-a5e0-45b9-b6a6-7d1c23277ef4" ] } ], "mendeley" : { "formattedCitation" : "(Briley et al., 2015)", "plainTextFormattedCitation" : "(Briley et al., 2015)", "previouslyFormattedCitation" : "(Briley et al., 2015)" }, "properties" : { "noteIndex" : 0 }, "schema" : "https://github.com/citation-style-language/schema/raw/master/csl-citation.json" }</w:instrText>
      </w:r>
      <w:r w:rsidRPr="00441820">
        <w:rPr>
          <w:lang w:val="en-GB"/>
        </w:rPr>
        <w:fldChar w:fldCharType="separate"/>
      </w:r>
      <w:r w:rsidR="00E41CA2">
        <w:rPr>
          <w:noProof/>
          <w:lang w:val="en-GB"/>
        </w:rPr>
        <w:t>(Briley et al., 2015)</w:t>
      </w:r>
      <w:r w:rsidRPr="00441820">
        <w:rPr>
          <w:lang w:val="en-GB"/>
        </w:rPr>
        <w:fldChar w:fldCharType="end"/>
      </w:r>
      <w:r w:rsidRPr="00441820">
        <w:rPr>
          <w:lang w:val="en-GB"/>
        </w:rPr>
        <w:t>,</w:t>
      </w:r>
      <w:r w:rsidRPr="00C734F4">
        <w:rPr>
          <w:lang w:val="en-GB"/>
        </w:rPr>
        <w:t xml:space="preserve"> issues of user </w:t>
      </w:r>
      <w:r w:rsidRPr="009E1FF7">
        <w:rPr>
          <w:lang w:val="en-GB"/>
        </w:rPr>
        <w:t xml:space="preserve">interpretation </w:t>
      </w:r>
      <w:r w:rsidRPr="00441820">
        <w:rPr>
          <w:lang w:val="en-GB"/>
        </w:rPr>
        <w:fldChar w:fldCharType="begin" w:fldLock="1"/>
      </w:r>
      <w:r w:rsidR="000465A7">
        <w:rPr>
          <w:lang w:val="en-GB"/>
        </w:rPr>
        <w:instrText>ADDIN CSL_CITATION { "citationItems" : [ { "id" : "ITEM-1", "itemData" : { "DOI" : "10.1016/j.crm.2015.06.007", "ISSN" : "22120963", "abstract" : "The appropriate development of graphical visualisations to communicate climate data is fundamental to the provision of climate services to guide climate change adaptation decisions. However, at present there is a lack of empirical evidence, particularly in Africa, to help climate information providers determine how best to communicate and display climate data. To help address this issue, an online survey, primarily targeted at the African vulnerability, impacts and adaptation community, was designed and disseminated widely. The survey examines the interpretation of climate data as a function of the style and information content of graphical visualisations. It is shown that choices made when constructing the visualisations, such as presenting percentile information versus showing the range, significantly impact on interpretation. Results also show that respondents who interpret a higher likelihood of future changes to climate, based on the visualisation of climate model projections, express greater confidence in their interpretations. The findings have relevance to the climate risk community in Africa and elsewhere across the world, and imply that a na\u00efve approach to visualising climate data risks misinterpretation and unjustified levels of trust, with the potential to misinform adaptation and policy decisions.", "author" : [ { "dropping-particle" : "", "family" : "Daron", "given" : "Joseph D.", "non-dropping-particle" : "", "parse-names" : false, "suffix" : "" }, { "dropping-particle" : "", "family" : "Lorenz", "given" : "Susanne", "non-dropping-particle" : "", "parse-names" : false, "suffix" : "" }, { "dropping-particle" : "", "family" : "Wolski", "given" : "Piotr", "non-dropping-particle" : "", "parse-names" : false, "suffix" : "" }, { "dropping-particle" : "", "family" : "Blamey", "given" : "Ross C.", "non-dropping-particle" : "", "parse-names" : false, "suffix" : "" }, { "dropping-particle" : "", "family" : "Jack", "given" : "Christopher", "non-dropping-particle" : "", "parse-names" : false, "suffix" : "" } ], "container-title" : "Climate Risk Management", "id" : "ITEM-1", "issued" : { "date-parts" : [ [ "2015", "1" ] ] }, "page" : "17-26", "publisher" : "Elsevier", "title" : "Interpreting climate data visualisations to inform adaptation decisions", "translator" : [ { "dropping-particle" : "", "family" : "Q6905", "given" : "", "non-dropping-particle" : "", "parse-names" : false, "suffix" : "" } ], "type" : "article-journal", "volume" : "10" }, "uris" : [ "http://www.mendeley.com/documents/?uuid=7ff08693-4481-4b5a-a0e5-41d7d62294d6" ] } ], "mendeley" : { "formattedCitation" : "(Daron et al., 2015)", "plainTextFormattedCitation" : "(Daron et al., 2015)", "previouslyFormattedCitation" : "(Daron et al., 2015)" }, "properties" : { "noteIndex" : 0 }, "schema" : "https://github.com/citation-style-language/schema/raw/master/csl-citation.json" }</w:instrText>
      </w:r>
      <w:r w:rsidRPr="00441820">
        <w:rPr>
          <w:lang w:val="en-GB"/>
        </w:rPr>
        <w:fldChar w:fldCharType="separate"/>
      </w:r>
      <w:r w:rsidR="00E41CA2">
        <w:rPr>
          <w:noProof/>
          <w:lang w:val="en-GB"/>
        </w:rPr>
        <w:t>(Daron et al., 2015)</w:t>
      </w:r>
      <w:r w:rsidRPr="00441820">
        <w:rPr>
          <w:lang w:val="en-GB"/>
        </w:rPr>
        <w:fldChar w:fldCharType="end"/>
      </w:r>
      <w:r w:rsidRPr="00C734F4">
        <w:rPr>
          <w:lang w:val="en-GB"/>
        </w:rPr>
        <w:t>, and hence necessitating engag</w:t>
      </w:r>
      <w:r w:rsidR="00F90241">
        <w:rPr>
          <w:lang w:val="en-GB"/>
        </w:rPr>
        <w:t>ement</w:t>
      </w:r>
      <w:r w:rsidRPr="00C734F4">
        <w:rPr>
          <w:lang w:val="en-GB"/>
        </w:rPr>
        <w:t xml:space="preserve"> in co-production with all attendant </w:t>
      </w:r>
      <w:r w:rsidRPr="009E1FF7">
        <w:rPr>
          <w:lang w:val="en-GB"/>
        </w:rPr>
        <w:t xml:space="preserve">challenges </w:t>
      </w:r>
      <w:r w:rsidRPr="00441820">
        <w:rPr>
          <w:lang w:val="en-GB"/>
        </w:rPr>
        <w:fldChar w:fldCharType="begin" w:fldLock="1"/>
      </w:r>
      <w:r w:rsidR="000465A7">
        <w:rPr>
          <w:lang w:val="en-GB"/>
        </w:rPr>
        <w:instrText>ADDIN CSL_CITATION { "citationItems" : [ { "id" : "ITEM-1", "itemData" : { "DOI" : "10.1007/978-3-030-61160-6_3", "abstract" : "Given that climate change is a complex, systemic risk, addressing it requires new knowledge. One way of generating such new knowledge is through co-production, or collaborative development by a range of stakeholders with diverse backgrounds embedded in trans-disciplinary processes. This chapter reflects on emerging experiences of co-producing", "author" : [ { "dropping-particle" : "", "family" : "Vincent", "given" : "Katharine", "non-dropping-particle" : "", "parse-names" : false, "suffix" : "" }, { "dropping-particle" : "", "family" : "Steynor", "given" : "Anna", "non-dropping-particle" : "", "parse-names" : false, "suffix" : "" }, { "dropping-particle" : "", "family" : "McClure", "given" : "Alice", "non-dropping-particle" : "", "parse-names" : false, "suffix" : "" }, { "dropping-particle" : "", "family" : "Visman", "given" : "Emma", "non-dropping-particle" : "", "parse-names" : false, "suffix" : "" }, { "dropping-particle" : "", "family" : "Waagsaether", "given" : "Katinka Lund", "non-dropping-particle" : "", "parse-names" : false, "suffix" : "" }, { "dropping-particle" : "", "family" : "Carter", "given" : "Suzanne", "non-dropping-particle" : "", "parse-names" : false, "suffix" : "" }, { "dropping-particle" : "", "family" : "Mittal", "given" : "Neha",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"ITEM-1", "issued" : { "date-parts" : [ [ "2021" ] ] }, "page" : "37-56", "publisher" : "Palgrave Macmillan", "publisher-place" : "Cham, Switzerland", "title" : "Co-production: Learning from Contexts", "translator" : [ { "dropping-particle" : "", "family" : "Q6901", "given" : "Rt6", "non-dropping-particle" : "", "parse-names" : false, "suffix" : "" } ], "type" : "chapter" }, "uris" : [ "http://www.mendeley.com/documents/?uuid=12564720-a879-47f7-9b1d-010bf4fdd1e4" ] } ], "mendeley" : { "formattedCitation" : "(Vincent et al., 2021)", "plainTextFormattedCitation" : "(Vincent et al., 2021)", "previouslyFormattedCitation" : "(Vincent et al., 2021)" }, "properties" : { "noteIndex" : 0 }, "schema" : "https://github.com/citation-style-language/schema/raw/master/csl-citation.json" }</w:instrText>
      </w:r>
      <w:r w:rsidRPr="00441820">
        <w:rPr>
          <w:lang w:val="en-GB"/>
        </w:rPr>
        <w:fldChar w:fldCharType="separate"/>
      </w:r>
      <w:r w:rsidR="00E41CA2">
        <w:rPr>
          <w:noProof/>
          <w:lang w:val="en-GB"/>
        </w:rPr>
        <w:t>(Vincent et al., 2021)</w:t>
      </w:r>
      <w:r w:rsidRPr="00441820">
        <w:rPr>
          <w:lang w:val="en-GB"/>
        </w:rPr>
        <w:fldChar w:fldCharType="end"/>
      </w:r>
      <w:r w:rsidRPr="00C734F4">
        <w:rPr>
          <w:lang w:val="en-GB"/>
        </w:rPr>
        <w:t xml:space="preserve">. The </w:t>
      </w:r>
      <w:r w:rsidRPr="00C734F4">
        <w:rPr>
          <w:lang w:val="en-GB"/>
        </w:rPr>
        <w:lastRenderedPageBreak/>
        <w:t xml:space="preserve">actual provision of climate information may be conducted at different levels of sophistication, ranging from generic data provision via web portals </w:t>
      </w:r>
      <w:r w:rsidR="00E93851"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00E93851" w:rsidRPr="00C734F4">
        <w:rPr>
          <w:lang w:val="en-GB"/>
        </w:rPr>
        <w:fldChar w:fldCharType="separate"/>
      </w:r>
      <w:r w:rsidR="00E41CA2">
        <w:rPr>
          <w:noProof/>
          <w:lang w:val="en-GB"/>
        </w:rPr>
        <w:t>(Hewitson et al., 2017)</w:t>
      </w:r>
      <w:r w:rsidR="00E93851" w:rsidRPr="00C734F4">
        <w:rPr>
          <w:lang w:val="en-GB"/>
        </w:rPr>
        <w:fldChar w:fldCharType="end"/>
      </w:r>
      <w:r w:rsidRPr="00C734F4">
        <w:rPr>
          <w:lang w:val="en-GB"/>
        </w:rPr>
        <w:t xml:space="preserve">, potentially including impact-relevant climate indicators, region-specific factsheets and stakeholder reports, social </w:t>
      </w:r>
      <w:r w:rsidRPr="009E1FF7">
        <w:rPr>
          <w:lang w:val="en-GB"/>
        </w:rPr>
        <w:t xml:space="preserve">media </w:t>
      </w:r>
      <w:r w:rsidRPr="00441820">
        <w:rPr>
          <w:lang w:val="en-GB"/>
        </w:rPr>
        <w:fldChar w:fldCharType="begin" w:fldLock="1"/>
      </w:r>
      <w:r w:rsidR="000465A7">
        <w:rPr>
          <w:lang w:val="en-GB"/>
        </w:rPr>
        <w:instrText>ADDIN CSL_CITATION { "citationItems" : [ { "id" : "ITEM-1", "itemData" : { "DOI" : "10.1002/wcc.569", "ISSN" : "1757-7780", "abstract" : "Social media is a transformative digital technology, collapsing the \u201csix degrees of separation\u201d which have previously characterized many social networks, and breaking down many of the barriers to individuals communicating with each other. Some commentators suggest that this is having profound effects across society, that social media have opened up new channels for public debates and have revolutionized the communication of prominent public issues such as climate change. In this article we provide the first systematic and critical review of the literature on social media and climate change. We highlight three key findings from the literature: a substantial bias toward Twitter studies, the prevalent approaches to researching climate change on social media (publics, themes, and professional communication), and important empirical findings (the use of mainstream information sources, discussions of \u201csettled science,\u201d polarization, and responses to temperature anomalies). Following this, we identify gaps in the existing literature that should be addressed by future research: namely, researchers should consider qualitative studies, visual communication and alternative social media platforms to Twitter. We conclude by arguing for further research that goes beyond a focus on science communication to a deeper examination of how publics imagine climate change and its future role in social life. This article is categorized under: Perceptions, Behavior, and Communication of Climate Change &gt; Communication.", "author" : [ { "dropping-particle" : "", "family" : "Pearce", "given" : "Warren", "non-dropping-particle" : "", "parse-names" : false, "suffix" : "" }, { "dropping-particle" : "", "family" : "Niederer", "given" : "Sabine", "non-dropping-particle" : "", "parse-names" : false, "suffix" : "" }, { "dropping-particle" : "", "family" : "\u00d6zkula", "given" : "Suay Melisa", "non-dropping-particle" : "", "parse-names" : false, "suffix" : "" }, { "dropping-particle" : "", "family" : "S\u00e1nchez Querub\u00edn", "given" : "Natalia", "non-dropping-particle" : "", "parse-names" : false, "suffix" : "" } ], "container-title" : "WIREs Climate Change", "id" : "ITEM-1", "issue" : "2", "issued" : { "date-parts" : [ [ "2019", "3", "27" ] ] }, "page" : "e569", "publisher" : "Wiley-Blackwell", "title" : "The social media life of climate change: Platforms, publics, and future imaginaries", "translator" : [ { "dropping-particle" : "", "family" : "Q6974", "given" : "", "non-dropping-particle" : "", "parse-names" : false, "suffix" : "" } ], "type" : "article-journal", "volume" : "10" }, "uris" : [ "http://www.mendeley.com/documents/?uuid=1a32daad-f469-4621-9815-95d968fa5dee", "http://www.mendeley.com/documents/?uuid=aa0c457d-95fd-4db4-a641-90142132c08e" ] } ], "mendeley" : { "formattedCitation" : "(Pearce et al., 2019)", "plainTextFormattedCitation" : "(Pearce et al., 2019)", "previouslyFormattedCitation" : "(Pearce et al., 2019)" }, "properties" : { "noteIndex" : 0 }, "schema" : "https://github.com/citation-style-language/schema/raw/master/csl-citation.json" }</w:instrText>
      </w:r>
      <w:r w:rsidRPr="00441820">
        <w:rPr>
          <w:lang w:val="en-GB"/>
        </w:rPr>
        <w:fldChar w:fldCharType="separate"/>
      </w:r>
      <w:r w:rsidR="00E41CA2">
        <w:rPr>
          <w:noProof/>
          <w:lang w:val="en-GB"/>
        </w:rPr>
        <w:t>(Pearce et al., 2019)</w:t>
      </w:r>
      <w:r w:rsidRPr="00441820">
        <w:rPr>
          <w:lang w:val="en-GB"/>
        </w:rPr>
        <w:fldChar w:fldCharType="end"/>
      </w:r>
      <w:r w:rsidRPr="009E1FF7">
        <w:rPr>
          <w:lang w:val="en-GB"/>
        </w:rPr>
        <w:t>,</w:t>
      </w:r>
      <w:r w:rsidRPr="00C734F4">
        <w:rPr>
          <w:lang w:val="en-GB"/>
        </w:rPr>
        <w:t xml:space="preserve"> to a close engagement with specific stakeholders in co-exploring the </w:t>
      </w:r>
      <w:r w:rsidRPr="009E1FF7">
        <w:rPr>
          <w:lang w:val="en-GB"/>
        </w:rPr>
        <w:t xml:space="preserve">research </w:t>
      </w:r>
      <w:r w:rsidRPr="009E1FF7">
        <w:rPr>
          <w:lang w:val="en-GB"/>
        </w:rPr>
        <w:fldChar w:fldCharType="begin" w:fldLock="1"/>
      </w:r>
      <w:r w:rsidR="000465A7">
        <w:rPr>
          <w:lang w:val="en-GB"/>
        </w:rPr>
        <w:instrText>ADDIN CSL_CITATION { "citationItems" : [ { "id" : "ITEM-1", "itemData" : { "DOI" : "10.1016/j.crm.2016.03.001", "ISSN" : "22120963", "abstract" : "Co-production is increasingly recognized as integral to appropriate use and uptake of climate information into decision-making. However, the success of co-production is contingent on an innate understanding of the context in which it is being implemented. Climate knowledge co-production in Africa is unique and requires a nuanced approach because of the immediacy of a myriad of decision challenges on the continent, thereby making it more challenging to engage decision-makers in co-production processes around climate. Given these challenges, the process described here, referred to as \u201cco-exploration\u201d, was designed to complement the multi-stressor decision-making context of various African cities. Users and producers of science work together in an equitable framework to co-explore the urban decision-making space. While the dialogue has potential to inform the development of the science, it is not an explicit expectation of the process. The paper describes the context for a place-based co-exploratory analysis of climate risks, the elements and steps incorporated in the approach, reflections on the effectiveness of this approach in addressing multi-stressor, place-based decision-making and the challenges that still remain in further refining the approach. The co-exploration approach is complementary to the objectives of the Global Framework for Climate Services and provides lessons for uptake of climate information into urban adaptation planning in Africa.", "author" : [ { "dropping-particle" : "", "family" : "Steynor", "given" : "A.", "non-dropping-particle" : "", "parse-names" : false, "suffix" : "" }, { "dropping-particle" : "", "family" : "Padgham", "given" : "J.", "non-dropping-particle" : "", "parse-names" : false, "suffix" : "" }, { "dropping-particle" : "", "family" : "Jack", "given" : "C.", "non-dropping-particle" : "", "parse-names" : false, "suffix" : "" }, { "dropping-particle" : "", "family" : "Hewitson", "given" : "B.", "non-dropping-particle" : "", "parse-names" : false, "suffix" : "" }, { "dropping-particle" : "", "family" : "Lennard", "given" : "C.", "non-dropping-particle" : "", "parse-names" : false, "suffix" : "" } ], "container-title" : "Climate Risk Management", "id" : "ITEM-1", "issued" : { "date-parts" : [ [ "2016", "1", "1" ] ] }, "page" : "95-102", "publisher" : "Elsevier B.V.", "title" : "Co-exploratory climate risk workshops: Experiences from urban Africa", "translator" : [ { "dropping-particle" : "", "family" : "Q6973", "given" : "", "non-dropping-particle" : "", "parse-names" : false, "suffix" : "" } ], "type" : "article-journal", "volume" : "13" }, "uris" : [ "http://www.mendeley.com/documents/?uuid=4d727e08-df37-4a35-90db-a055b33fe0fc", "http://www.mendeley.com/documents/?uuid=98fc51c4-5f0b-462e-9711-a123240c7d4e" ] } ], "mendeley" : { "formattedCitation" : "(Steynor et al., 2016)", "plainTextFormattedCitation" : "(Steynor et al., 2016)", "previouslyFormattedCitation" : "(Steynor et al., 2016)" }, "properties" : { "noteIndex" : 0 }, "schema" : "https://github.com/citation-style-language/schema/raw/master/csl-citation.json" }</w:instrText>
      </w:r>
      <w:r w:rsidRPr="009E1FF7">
        <w:rPr>
          <w:lang w:val="en-GB"/>
        </w:rPr>
        <w:fldChar w:fldCharType="separate"/>
      </w:r>
      <w:r w:rsidR="00E41CA2">
        <w:rPr>
          <w:noProof/>
          <w:lang w:val="en-GB"/>
        </w:rPr>
        <w:t>(Steynor et al., 2016)</w:t>
      </w:r>
      <w:r w:rsidRPr="009E1FF7">
        <w:rPr>
          <w:lang w:val="en-GB"/>
        </w:rPr>
        <w:fldChar w:fldCharType="end"/>
      </w:r>
      <w:r w:rsidRPr="00C734F4">
        <w:rPr>
          <w:lang w:val="en-GB"/>
        </w:rPr>
        <w:t>.</w:t>
      </w:r>
    </w:p>
    <w:p w14:paraId="014A5A11" w14:textId="77777777" w:rsidR="00BF4F94" w:rsidRPr="00C734F4" w:rsidRDefault="00BF4F94" w:rsidP="00BF4F94">
      <w:pPr>
        <w:pStyle w:val="AR6BodyText"/>
        <w:rPr>
          <w:lang w:val="en-GB"/>
        </w:rPr>
      </w:pPr>
    </w:p>
    <w:p w14:paraId="1C6DFFF7" w14:textId="2E81EAAA" w:rsidR="00BF4F94" w:rsidRPr="00C734F4" w:rsidRDefault="00BF4F94" w:rsidP="00BF4F94">
      <w:pPr>
        <w:pStyle w:val="AR6BodyText"/>
        <w:rPr>
          <w:lang w:val="en-GB"/>
        </w:rPr>
      </w:pPr>
      <w:r w:rsidRPr="00C734F4">
        <w:rPr>
          <w:lang w:val="en-GB"/>
        </w:rPr>
        <w:t xml:space="preserve">Climate information products may often lack explanations of their potential use and misuse </w:t>
      </w:r>
      <w:r w:rsidRPr="00C734F4">
        <w:rPr>
          <w:lang w:val="en-GB"/>
        </w:rPr>
        <w:fldChar w:fldCharType="begin" w:fldLock="1"/>
      </w:r>
      <w:r w:rsidR="000465A7">
        <w:rPr>
          <w:lang w:val="en-GB"/>
        </w:rPr>
        <w:instrText>ADDIN CSL_CITATION { "citationItems" : [ { "id" : "ITEM-1", "itemData" : { "DOI" : "10.1016/j.cliser.2015.12.001",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"ITEM-1", "issued" : { "date-parts" : [ [ "2016", "3", "1" ] ] }, "page" : "2-5", "publisher" : "Elsevier", "title" : "Towards a leading role on climate services in Europe: A research and innovation roadmap", "translator" : [ { "dropping-particle" : "", "family" : "Q5660", "given" : "", "non-dropping-particle" : "", "parse-names" : false, "suffix" : "" } ], "type" : "article-journal", "volume" : "1" }, "uris" : [ "http://www.mendeley.com/documents/?uuid=e4e61184-e85c-4499-af03-7a3b496a0317" ] }, { "id" : "ITEM-2", "itemData" : { "DOI" : "10.1093/acrefore/9780190228620.013.564", "author" : [ { "dropping-particle" : "", "family" : "Lamb", "given" : "Michael", "non-dropping-particle" : "", "parse-names" : false, "suffix" : "" } ], "container-title" : "Oxford Research Encyclopedia of Climate Science", "id" : "ITEM-2", "issued" : { "date-parts" : [ [ "2017", "9", "26" ] ] }, "publisher" : "Oxford University Press", "publisher-place" : "Oxford, UK", "title" : "Ethics for Climate Change Communicators", "translator" : [ { "dropping-particle" : "", "family" : "Q5668", "given" : "Rt14", "non-dropping-particle" : "", "parse-names" : false, "suffix" : "" } ], "type" : "chapter" }, "uris" : [ "http://www.mendeley.com/documents/?uuid=43a9ebcf-c38a-4cfe-8238-fca6bdf2fa25" ] }, { "id" : "ITEM-3", "itemData" : { "DOI" : "10.1016/j.cliser.2020.100179", "ISSN" : "24058807", "abstract" : "This paper deals with the subject of elaborating a guideline on the use of climate data, which have been made available to the climate-change and climate-impact community as well as to the general public. The therein descripted data is a gridded dataset on 1 km nominal resolution for Austria, consisting of observational data as well as of bias corrected climate model output. It covers the area of Austria. The aim of this paper is to make reference to this guideline that is by now accessible for those interested in using the dataset as well as for those creating datasets planning to provide guidance to their data users.", "author" : [ { "dropping-particle" : "", "family" : "Chimani", "given" : "Barbara", "non-dropping-particle" : "", "parse-names" : false, "suffix" : "" }, { "dropping-particle" : "", "family" : "Matulla", "given" : "Christoph", "non-dropping-particle" : "", "parse-names" : false, "suffix" : "" }, { "dropping-particle" : "", "family" : "Hiebl", "given" : "Johann", "non-dropping-particle" : "", "parse-names" : false, "suffix" : "" }, { "dropping-particle" : "", "family" : "Schellander-Gorgas", "given" : "Theresa", "non-dropping-particle" : "", "parse-names" : false, "suffix" : "" }, { "dropping-particle" : "", "family" : "Maraun", "given" : "Douglas", "non-dropping-particle" : "", "parse-names" : false, "suffix" : "" }, { "dropping-particle" : "", "family" : "Mendlik", "given" : "Thomas", "non-dropping-particle" : "", "parse-names" : false, "suffix" : "" }, { "dropping-particle" : "", "family" : "Eitzinger", "given" : "Josef", "non-dropping-particle" : "", "parse-names" : false, "suffix" : "" }, { "dropping-particle" : "", "family" : "Kubu", "given" : "Gerhard", "non-dropping-particle" : "", "parse-names" : false, "suffix" : "" }, { "dropping-particle" : "", "family" : "Thaler", "given" : "Sabina", "non-dropping-particle" : "", "parse-names" : false, "suffix" : "" } ], "container-title" : "Climate Services", "id" : "ITEM-3", "issued" : { "date-parts" : [ [ "2020", "8" ] ] }, "page" : "100179", "title" : "Compilation of a guideline providing comprehensive information on freely available climate change data and facilitating their efficient retrieval", "translator" : [ { "dropping-particle" : "", "family" : "Q6831", "given" : "", "non-dropping-particle" : "", "parse-names" : false, "suffix" : "" } ], "type" : "article-journal", "volume" : "19" }, "uris" : [ "http://www.mendeley.com/documents/?uuid=57ab29d2-4a6e-4a22-9f22-8ab1fd851972" ] } ], "mendeley" : { "formattedCitation" : "(Street, 2016; Lamb, 2017; Chimani et al., 2020)", "plainTextFormattedCitation" : "(Street, 2016; Lamb, 2017; Chimani et al., 2020)", "previouslyFormattedCitation" : "(Street, 2016; Lamb, 2017; Chimani et al., 2020)" }, "properties" : { "noteIndex" : 0 }, "schema" : "https://github.com/citation-style-language/schema/raw/master/csl-citation.json" }</w:instrText>
      </w:r>
      <w:r w:rsidRPr="00C734F4">
        <w:rPr>
          <w:lang w:val="en-GB"/>
        </w:rPr>
        <w:fldChar w:fldCharType="separate"/>
      </w:r>
      <w:r w:rsidR="00E41CA2">
        <w:rPr>
          <w:noProof/>
          <w:lang w:val="en-GB"/>
        </w:rPr>
        <w:t>(Street, 2016; Lamb, 2017; Chimani et al., 2020)</w:t>
      </w:r>
      <w:r w:rsidRPr="00C734F4">
        <w:rPr>
          <w:lang w:val="en-GB"/>
        </w:rPr>
        <w:fldChar w:fldCharType="end"/>
      </w:r>
      <w:r w:rsidRPr="00C734F4">
        <w:rPr>
          <w:lang w:val="en-GB"/>
        </w:rPr>
        <w:t xml:space="preserve">. This is particularly important if the information is provided as a generic, publicly accessible product without a specific context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C</w:t>
      </w:r>
      <w:r w:rsidR="002666BE">
        <w:rPr>
          <w:lang w:val="en-GB"/>
        </w:rPr>
        <w:t>ontext</w:t>
      </w:r>
      <w:r w:rsidRPr="00C734F4">
        <w:rPr>
          <w:lang w:val="en-GB"/>
        </w:rPr>
        <w:t>-specific collaboration</w:t>
      </w:r>
      <w:r w:rsidR="002666BE">
        <w:rPr>
          <w:lang w:val="en-GB"/>
        </w:rPr>
        <w:t>, especially if organized in workshop,</w:t>
      </w:r>
      <w:r w:rsidRPr="00C734F4">
        <w:rPr>
          <w:lang w:val="en-GB"/>
        </w:rPr>
        <w:t xml:space="preserve"> enables a close transdisciplinary co-exploration of the results as in the form of climate risk narratives </w:t>
      </w:r>
      <w:commentRangeStart w:id="1522"/>
      <w:r w:rsidRPr="00C734F4">
        <w:rPr>
          <w:lang w:val="en-GB"/>
        </w:rPr>
        <w:fldChar w:fldCharType="begin" w:fldLock="1"/>
      </w:r>
      <w:ins w:id="1523" w:author="Robin Matthews" w:date="2021-07-11T17:39:00Z">
        <w:r w:rsidR="00980AFC">
          <w:rPr>
            <w:lang w:val="en-GB"/>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"plainTextFormattedCitation" : "(Jack et al., 2020)", "previouslyFormattedCitation" : "(Jack et al., 2020)" }, "properties" : { "noteIndex" : 0 }, "schema" : "https://github.com/citation-style-language/schema/raw/master/csl-citation.json" }</w:instrText>
        </w:r>
      </w:ins>
      <w:del w:id="1524" w:author="Robin Matthews" w:date="2021-07-11T17:39:00Z">
        <w:r w:rsidR="000465A7" w:rsidDel="00980AFC">
          <w:rPr>
            <w:lang w:val="en-GB"/>
          </w:rPr>
          <w:del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 "plainTextFormattedCitation" : "(Jack et al., 2020)", "previouslyFormattedCitation" : "(Jack et al., 2020)" }, "properties" : { "noteIndex" : 0 }, "schema" : "https://github.com/citation-style-language/schema/raw/master/csl-citation.json" }</w:delInstrText>
        </w:r>
      </w:del>
      <w:r w:rsidRPr="00C734F4">
        <w:rPr>
          <w:lang w:val="en-GB"/>
        </w:rPr>
        <w:fldChar w:fldCharType="separate"/>
      </w:r>
      <w:r w:rsidR="00E41CA2">
        <w:rPr>
          <w:noProof/>
          <w:lang w:val="en-GB"/>
        </w:rPr>
        <w:t>(Jack et al., 2020</w:t>
      </w:r>
      <w:del w:id="1525" w:author="Robin Matthews" w:date="2021-07-11T17:39:00Z">
        <w:r w:rsidR="00E41CA2" w:rsidDel="00980AFC">
          <w:rPr>
            <w:noProof/>
            <w:lang w:val="en-GB"/>
          </w:rPr>
          <w:delText xml:space="preserve">, </w:delText>
        </w:r>
      </w:del>
      <w:r w:rsidRPr="00C734F4">
        <w:rPr>
          <w:lang w:val="en-GB"/>
        </w:rPr>
        <w:fldChar w:fldCharType="end"/>
      </w:r>
      <w:commentRangeEnd w:id="1522"/>
      <w:ins w:id="1526" w:author="Robin Matthews" w:date="2021-07-11T17:39:00Z">
        <w:r w:rsidR="00980AFC">
          <w:rPr>
            <w:lang w:val="en-GB"/>
          </w:rPr>
          <w:t xml:space="preserve">, </w:t>
        </w:r>
      </w:ins>
      <w:r w:rsidR="00E41CA2">
        <w:rPr>
          <w:rStyle w:val="CommentReference"/>
          <w:rFonts w:asciiTheme="minorHAnsi" w:eastAsiaTheme="minorHAnsi" w:hAnsiTheme="minorHAnsi"/>
          <w:lang w:eastAsia="en-US"/>
        </w:rPr>
        <w:commentReference w:id="1522"/>
      </w:r>
      <w:r w:rsidRPr="00C734F4">
        <w:rPr>
          <w:lang w:val="en-GB"/>
        </w:rPr>
        <w:t xml:space="preserve">Box 10.2). Such approaches explicitly account for the user context, values and non-climatic </w:t>
      </w:r>
      <w:r w:rsidRPr="009E1FF7">
        <w:rPr>
          <w:lang w:val="en-GB"/>
        </w:rPr>
        <w:t xml:space="preserve">stressors </w:t>
      </w:r>
      <w:r w:rsidRPr="00441820">
        <w:rPr>
          <w:lang w:val="en-GB"/>
        </w:rPr>
        <w:fldChar w:fldCharType="begin" w:fldLock="1"/>
      </w:r>
      <w:r w:rsidR="000465A7">
        <w:rPr>
          <w:lang w:val="en-GB"/>
        </w:rPr>
        <w:instrText>ADDIN CSL_CITATION { "citationItems" : [ { "id" : "ITEM-1", "itemData" : { "DOI" : "10.1016/j.cliser.2019.100112", "ISSN" : "24058807", "abstract" : "The context for climate services in Africa is significantly different from that of developed countries, in some part due to the disproportionate impacts of climate variability already being experienced on the African continent. One approach to deepening contextual knowledge for climate services is through an understanding of climate change risk perceptions, because they have been shown to be strong drivers of pro-environmental behaviour. Climate change risk perceptions in Africa are likely to differ significantly from those of developed countries but, to date, the understanding of climate change risk perceptions is highly underdeveloped in Africa. This paper goes some way towards addressing this knowledge deficit by providing preliminary evidence with regards to the psychological distance of climate change, which is one determinant of climate change risk perceptions. We posit that climate change is reasonably psychologically close in Africa. In addition, we emphasise the importance of studying a suite of determinants of risk perceptions in order to better inform climate services. Each of the determinants of climate change risk perceptions can provide value in informing climate services, whether it be through appropriate mechanisms for collaborative practitioner engagement, timelines of relevance, the most appropriate content and format of climate information products and services and/or suitable communication and dissemination mechanisms. Through a better understanding of climate change risk perceptions, there is scope to design climate services that more readily fit the specific decision contexts of the African continent.", "author" : [ { "dropping-particle" : "", "family" : "Steynor", "given" : "Anna", "non-dropping-particle" : "", "parse-names" : false, "suffix" : "" }, { "dropping-particle" : "", "family" : "Pasquini", "given" : "Lorena", "non-dropping-particle" : "", "parse-names" : false, "suffix" : "" } ], "container-title" : "Climate Services", "id" : "ITEM-1", "issued" : { "date-parts" : [ [ "2019", "8" ] ] }, "page" : "100112", "publisher" : "Elsevier B.V.", "title" : "Informing climate services in Africa through climate change risk perceptions", "translator" : [ { "dropping-particle" : "", "family" : "Q6906", "given" : "", "non-dropping-particle" : "", "parse-names" : false, "suffix" : "" } ], "type" : "article", "volume" : "15" }, "uris" : [ "http://www.mendeley.com/documents/?uuid=47ba0251-3f29-4b50-b9ba-f89b597456bc" ] } ], "mendeley" : { "formattedCitation" : "(Steynor and Pasquini, 2019)", "plainTextFormattedCitation" : "(Steynor and Pasquini, 2019)", "previouslyFormattedCitation" : "(Steynor and Pasquini, 2019)" }, "properties" : { "noteIndex" : 0 }, "schema" : "https://github.com/citation-style-language/schema/raw/master/csl-citation.json" }</w:instrText>
      </w:r>
      <w:r w:rsidRPr="00441820">
        <w:rPr>
          <w:lang w:val="en-GB"/>
        </w:rPr>
        <w:fldChar w:fldCharType="separate"/>
      </w:r>
      <w:r w:rsidR="00E41CA2">
        <w:rPr>
          <w:noProof/>
          <w:lang w:val="en-GB"/>
        </w:rPr>
        <w:t>(Steynor and Pasquini, 2019)</w:t>
      </w:r>
      <w:r w:rsidRPr="00441820">
        <w:rPr>
          <w:lang w:val="en-GB"/>
        </w:rPr>
        <w:fldChar w:fldCharType="end"/>
      </w:r>
      <w:r w:rsidRPr="00C734F4">
        <w:rPr>
          <w:lang w:val="en-GB"/>
        </w:rPr>
        <w:t>.</w:t>
      </w:r>
    </w:p>
    <w:p w14:paraId="43016CA4" w14:textId="77777777" w:rsidR="00BF4F94" w:rsidRPr="00C734F4" w:rsidRDefault="00BF4F94" w:rsidP="00BF4F94">
      <w:pPr>
        <w:pStyle w:val="AR6BodyText"/>
        <w:rPr>
          <w:lang w:val="en-GB"/>
        </w:rPr>
      </w:pPr>
    </w:p>
    <w:p w14:paraId="28B1A09D" w14:textId="77777777" w:rsidR="00BF4F94" w:rsidRPr="00C734F4" w:rsidRDefault="00BF4F94" w:rsidP="00BF4F94">
      <w:pPr>
        <w:pStyle w:val="AR6BodyText"/>
        <w:rPr>
          <w:lang w:val="en-GB"/>
        </w:rPr>
      </w:pPr>
    </w:p>
    <w:p w14:paraId="416B7EB4" w14:textId="77777777" w:rsidR="00BF4F94" w:rsidRPr="00C734F4" w:rsidRDefault="00BF4F94" w:rsidP="00BF4F94">
      <w:pPr>
        <w:pStyle w:val="AR6Chap10Level310111"/>
        <w:rPr>
          <w:lang w:val="en-GB"/>
        </w:rPr>
      </w:pPr>
      <w:bookmarkStart w:id="1527" w:name="_Toc70454777"/>
      <w:r w:rsidRPr="00C734F4">
        <w:rPr>
          <w:lang w:val="en-GB"/>
        </w:rPr>
        <w:t>Transdisciplinary approaches to stakeholder interaction</w:t>
      </w:r>
      <w:bookmarkEnd w:id="1527"/>
    </w:p>
    <w:p w14:paraId="53E886CC" w14:textId="77777777" w:rsidR="00BF4F94" w:rsidRPr="00C734F4" w:rsidRDefault="00BF4F94" w:rsidP="00BF4F94">
      <w:pPr>
        <w:pStyle w:val="AR6BodyText"/>
        <w:rPr>
          <w:lang w:val="en-GB"/>
        </w:rPr>
      </w:pPr>
    </w:p>
    <w:p w14:paraId="1A881DEC" w14:textId="31AE890C" w:rsidR="00BF4F94" w:rsidRPr="00C734F4" w:rsidRDefault="00BF4F94" w:rsidP="00BF4F94">
      <w:pPr>
        <w:pStyle w:val="AR6BodyText"/>
        <w:rPr>
          <w:b/>
          <w:lang w:val="en-GB"/>
        </w:rPr>
      </w:pPr>
      <w:r w:rsidRPr="00C734F4">
        <w:rPr>
          <w:lang w:val="en-GB"/>
        </w:rPr>
        <w:t xml:space="preserve">The transdisciplinary interaction with stakeholders has been categorised into top-down, bottom-up and interactive </w:t>
      </w:r>
      <w:r w:rsidRPr="009E1FF7">
        <w:rPr>
          <w:lang w:val="en-GB"/>
        </w:rPr>
        <w:t xml:space="preserve">approaches </w:t>
      </w:r>
      <w:r w:rsidRPr="00441820">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"(Berkhout et al., 2013)", "plainTextFormattedCitation" : "(Berkhout et al., 2013)", "previouslyFormattedCitation" : "(Berkhout et al., 2013)" }, "properties" : { "noteIndex" : 0 }, "schema" : "https://github.com/citation-style-language/schema/raw/master/csl-citation.json" }</w:instrText>
      </w:r>
      <w:r w:rsidRPr="00441820">
        <w:rPr>
          <w:lang w:val="en-GB"/>
        </w:rPr>
        <w:fldChar w:fldCharType="separate"/>
      </w:r>
      <w:r w:rsidR="00E41CA2">
        <w:rPr>
          <w:noProof/>
          <w:lang w:val="en-GB"/>
        </w:rPr>
        <w:t>(Berkhout et al., 2013)</w:t>
      </w:r>
      <w:r w:rsidRPr="00441820">
        <w:rPr>
          <w:lang w:val="en-GB"/>
        </w:rPr>
        <w:fldChar w:fldCharType="end"/>
      </w:r>
      <w:r w:rsidRPr="00441820">
        <w:rPr>
          <w:lang w:val="en-GB"/>
        </w:rPr>
        <w:t>.</w:t>
      </w:r>
      <w:r w:rsidRPr="00C734F4">
        <w:rPr>
          <w:lang w:val="en-GB"/>
        </w:rPr>
        <w:t xml:space="preserve"> Traditional top-down approaches frame the research from the perspective of global climate change as a driver of regional climate risk. Bottom-up approaches, also referred to as scenario-neutral impact studies </w:t>
      </w:r>
      <w:commentRangeStart w:id="1528"/>
      <w:r w:rsidRPr="00C734F4">
        <w:rPr>
          <w:lang w:val="en-GB"/>
        </w:rPr>
        <w:fldChar w:fldCharType="begin" w:fldLock="1"/>
      </w:r>
      <w:ins w:id="1529" w:author="Robin Matthews" w:date="2021-07-11T17:40:00Z">
        <w:r w:rsidR="00980AFC">
          <w:rPr>
            <w:lang w:val="en-GB"/>
          </w:rPr>
          <w: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"id" : "ITEM-3", "itemData" : { "DOI" : "10.1029/2011WR011212", "ISBN" : "1944-7973", "ISSN" : "00431397", "abstract" : "There are few methodologies for the use of climate change projections in decision making or risk assessment processes. In this paper we present an approach for climate risk assessment that links bottom-up vulnerability assessment with multiple sources of climate information. The three step process begins with modeling of the decision and identification of thresholds. Through stochastic analysis and the creation of a climate response function, climate states associated with risk are specified. Climate information such as available from multi-GCM, multirun ensembles, is tailored to estimate probabilities associated with these climate states. The process is designed to maximize the utility of climate information in the decision process and to allow the use of many climate projections to produce best estimates of future climate risks. It couples the benefits of stochastic assessment of risks with the potential insight from climate projections. The method is an attempt to make the best use of uncertain but potentially useful climate information. An example application to an urban water supply system is presented to illustrate the process.", "author" : [ { "dropping-particle" : "", "family" : "Brown", "given" : "Casey", "non-dropping-particle" : "", "parse-names" : false, "suffix" : "" }, { "dropping-particle" : "", "family" : "Ghile", "given" : "Yonas", "non-dropping-particle" : "", "parse-names" : false, "suffix" : "" }, { "dropping-particle" : "", "family" : "Laverty", "given" : "Mikaela", "non-dropping-particle" : "", "parse-names" : false, "suffix" : "" }, { "dropping-particle" : "", "family" : "Li", "given" : "Ke", "non-dropping-particle" : "", "parse-names" : false, "suffix" : "" } ], "container-title" : "Water Resources Research", "id" : "ITEM-3", "issue" : "9", "issued" : { "date-parts" : [ [ "2012", "9" ] ] }, "page" : "1-12", "title" : "Decision scaling: Linking bottom-up vulnerability analysis with climate projections in the water sector", "translator" : [ { "dropping-particle" : "", "family" : "Q5204", "given" : "", "non-dropping-particle" : "", "parse-names" : false, "suffix" : "" } ], "type" : "article-journal", "volume" : "48" }, "uris" : [ "http://www.mendeley.com/documents/?uuid=21f77047-6171-49c3-ba12-fa3688a275f4" ] }, { "id" : "ITEM-4", "itemData" : { "DOI" : "10.1002/2015WR018253", "ISSN" : "00431397", "abstract" : "Many water resource systems have been designed assuming that the statistical characteristics of future inflows are similar to those of the historical record. This assumption is no longer valid due to large\u2010scale changes in the global climate, potentially causing declines in water resource system performance, or even complete system failure. Upgrading system infrastructure to cope with climate change can require substantial financial outlay, so it might be preferable to optimize existing system performance when possible. This paper builds on decision scaling theory by proposing a bottom\u2010up approach to designing optimal feedback control policies for a water system exposed to a changing climate. This approach not only describes optimal operational policies for a range of potential climatic changes but also enables an assessment of a system's upper limit of its operational adaptive capacity, beyond which upgrades to infrastructure become unavoidable. The approach is illustrated using the Lake Como system in Northern Italy\u2014a regulated system with a complex relationship between climate and system performance. By optimizing system operation under different hydrometeorological states, it is shown that the system can continue to meet its minimum performance requirements for more than three times as many states as it can under current operations. Importantly, a single management policy, no matter how robust, cannot fully utilize existing infrastructure as effectively as an ensemble of flexible management policies that are updated as the climate changes.", "author" : [ { "dropping-particle" : "", "family" : "Culley", "given" : "S.", "non-dropping-particle" : "", "parse-names" : false, "suffix" : "" }, { "dropping-particle" : "", "family" : "Noble", "given" : "S.", "non-dropping-particle" : "", "parse-names" : false, "suffix" : "" }, { "dropping-particle" : "", "family" : "Yates", "given" : "A.", "non-dropping-particle" : "", "parse-names" : false, "suffix" : "" }, { "dropping-particle" : "", "family" : "Timbs", "given" : "M.", "non-dropping-particle" : "", "parse-names" : false, "suffix" : "" }, { "dropping-particle" : "", "family" : "Westra", "given" : "S.", "non-dropping-particle" : "", "parse-names" : false, "suffix" : "" }, { "dropping-particle" : "", "family" : "Maier", "given" : "H. R.", "non-dropping-particle" : "", "parse-names" : false, "suffix" : "" }, { "dropping-particle" : "", "family" : "Giuliani", "given" : "M.", "non-dropping-particle" : "", "parse-names" : false, "suffix" : "" }, { "dropping-particle" : "", "family" : "Castelletti", "given" : "A.", "non-dropping-particle" : "", "parse-names" : false, "suffix" : "" } ], "container-title" : "Water Resources Research", "id" : "ITEM-4", "issue" : "9", "issued" : { "date-parts" : [ [ "2016", "9" ] ] }, "page" : "6751-6768", "title" : "A bottom-up approach to identifying the maximum operational adaptive capacity of water resource systems to a changing climate", "translator" : [ { "dropping-particle" : "", "family" : "Q4861", "given" : "", "non-dropping-particle" : "", "parse-names" : false, "suffix" : "" } ], "type" : "article-journal", "volume" : "52" }, "uris" : [ "http://www.mendeley.com/documents/?uuid=d7e794b1-594e-4ee6-a06e-bf9f91b122af" ] } ], "mendeley" : { "formattedCitation" : "(Prudhomme et al., 2010; Brown et al., 2012a, 2012b; Culley et al., 2016)", "manualFormatting" : "(Prudhomme et al., 2010; A. Brown et al., 2012; C. Brown et al., 2012; Culley et al., 2016)", "plainTextFormattedCitation" : "(Prudhomme et al., 2010; Brown et al., 2012a, 2012b; Culley et al., 2016)", "previouslyFormattedCitation" : "(Prudhomme et al., 2010; Brown et al., 2012a, 2012b; Culley et al., 2016)" }, "properties" : { "noteIndex" : 0 }, "schema" : "https://github.com/citation-style-language/schema/raw/master/csl-citation.json" }</w:instrText>
        </w:r>
      </w:ins>
      <w:del w:id="1530" w:author="Robin Matthews" w:date="2021-07-11T17:40:00Z">
        <w:r w:rsidR="000465A7" w:rsidDel="00980AFC">
          <w:rPr>
            <w:lang w:val="en-GB"/>
          </w:rPr>
          <w:del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"id" : "ITEM-3", "itemData" : { "DOI" : "10.1029/2011WR011212", "ISBN" : "1944-7973", "ISSN" : "00431397", "abstract" : "There are few methodologies for the use of climate change projections in decision making or risk assessment processes. In this paper we present an approach for climate risk assessment that links bottom-up vulnerability assessment with multiple sources of climate information. The three step process begins with modeling of the decision and identification of thresholds. Through stochastic analysis and the creation of a climate response function, climate states associated with risk are specified. Climate information such as available from multi-GCM, multirun ensembles, is tailored to estimate probabilities associated with these climate states. The process is designed to maximize the utility of climate information in the decision process and to allow the use of many climate projections to produce best estimates of future climate risks. It couples the benefits of stochastic assessment of risks with the potential insight from climate projections. The method is an attempt to make the best use of uncertain but potentially useful climate information. An example application to an urban water supply system is presented to illustrate the process.", "author" : [ { "dropping-particle" : "", "family" : "Brown", "given" : "Casey", "non-dropping-particle" : "", "parse-names" : false, "suffix" : "" }, { "dropping-particle" : "", "family" : "Ghile", "given" : "Yonas", "non-dropping-particle" : "", "parse-names" : false, "suffix" : "" }, { "dropping-particle" : "", "family" : "Laverty", "given" : "Mikaela", "non-dropping-particle" : "", "parse-names" : false, "suffix" : "" }, { "dropping-particle" : "", "family" : "Li", "given" : "Ke", "non-dropping-particle" : "", "parse-names" : false, "suffix" : "" } ], "container-title" : "Water Resources Research", "id" : "ITEM-3", "issue" : "9", "issued" : { "date-parts" : [ [ "2012", "9" ] ] }, "page" : "1-12", "title" : "Decision scaling: Linking bottom-up vulnerability analysis with climate projections in the water sector", "translator" : [ { "dropping-particle" : "", "family" : "Q5204", "given" : "", "non-dropping-particle" : "", "parse-names" : false, "suffix" : "" } ], "type" : "article-journal", "volume" : "48" }, "uris" : [ "http://www.mendeley.com/documents/?uuid=21f77047-6171-49c3-ba12-fa3688a275f4" ] }, { "id" : "ITEM-4", "itemData" : { "DOI" : "10.1002/2015WR018253", "ISSN" : "00431397", "abstract" : "Many water resource systems have been designed assuming that the statistical characteristics of future inflows are similar to those of the historical record. This assumption is no longer valid due to large\u2010scale changes in the global climate, potentially causing declines in water resource system performance, or even complete system failure. Upgrading system infrastructure to cope with climate change can require substantial financial outlay, so it might be preferable to optimize existing system performance when possible. This paper builds on decision scaling theory by proposing a bottom\u2010up approach to designing optimal feedback control policies for a water system exposed to a changing climate. This approach not only describes optimal operational policies for a range of potential climatic changes but also enables an assessment of a system's upper limit of its operational adaptive capacity, beyond which upgrades to infrastructure become unavoidable. The approach is illustrated using the Lake Como system in Northern Italy\u2014a regulated system with a complex relationship between climate and system performance. By optimizing system operation under different hydrometeorological states, it is shown that the system can continue to meet its minimum performance requirements for more than three times as many states as it can under current operations. Importantly, a single management policy, no matter how robust, cannot fully utilize existing infrastructure as effectively as an ensemble of flexible management policies that are updated as the climate changes.", "author" : [ { "dropping-particle" : "", "family" : "Culley", "given" : "S.", "non-dropping-particle" : "", "parse-names" : false, "suffix" : "" }, { "dropping-particle" : "", "family" : "Noble", "given" : "S.", "non-dropping-particle" : "", "parse-names" : false, "suffix" : "" }, { "dropping-particle" : "", "family" : "Yates", "given" : "A.", "non-dropping-particle" : "", "parse-names" : false, "suffix" : "" }, { "dropping-particle" : "", "family" : "Timbs", "given" : "M.", "non-dropping-particle" : "", "parse-names" : false, "suffix" : "" }, { "dropping-particle" : "", "family" : "Westra", "given" : "S.", "non-dropping-particle" : "", "parse-names" : false, "suffix" : "" }, { "dropping-particle" : "", "family" : "Maier", "given" : "H. R.", "non-dropping-particle" : "", "parse-names" : false, "suffix" : "" }, { "dropping-particle" : "", "family" : "Giuliani", "given" : "M.", "non-dropping-particle" : "", "parse-names" : false, "suffix" : "" }, { "dropping-particle" : "", "family" : "Castelletti", "given" : "A.", "non-dropping-particle" : "", "parse-names" : false, "suffix" : "" } ], "container-title" : "Water Resources Research", "id" : "ITEM-4", "issue" : "9", "issued" : { "date-parts" : [ [ "2016", "9" ] ] }, "page" : "6751-6768", "title" : "A bottom-up approach to identifying the maximum operational adaptive capacity of water resource systems to a changing climate", "translator" : [ { "dropping-particle" : "", "family" : "Q4861", "given" : "", "non-dropping-particle" : "", "parse-names" : false, "suffix" : "" } ], "type" : "article-journal", "volume" : "52" }, "uris" : [ "http://www.mendeley.com/documents/?uuid=d7e794b1-594e-4ee6-a06e-bf9f91b122af" ] } ], "mendeley" : { "formattedCitation" : "(Prudhomme et al., 2010; Brown et al., 2012a, 2012b; Culley et al., 2016)", "plainTextFormattedCitation" : "(Prudhomme et al., 2010; Brown et al., 2012a, 2012b; Culley et al., 2016)", "previouslyFormattedCitation" : "(Prudhomme et al., 2010; Brown et al., 2012a, 2012b; Culley et al., 2016)" }, "properties" : { "noteIndex" : 0 }, "schema" : "https://github.com/citation-style-language/schema/raw/master/csl-citation.json" }</w:delInstrText>
        </w:r>
      </w:del>
      <w:r w:rsidRPr="00C734F4">
        <w:rPr>
          <w:lang w:val="en-GB"/>
        </w:rPr>
        <w:fldChar w:fldCharType="separate"/>
      </w:r>
      <w:r w:rsidR="00E41CA2">
        <w:rPr>
          <w:noProof/>
          <w:lang w:val="en-GB"/>
        </w:rPr>
        <w:t>(</w:t>
      </w:r>
      <w:ins w:id="1531" w:author="Robin Matthews" w:date="2021-07-11T17:40:00Z">
        <w:r w:rsidR="00980AFC">
          <w:t>Prudhomme et al., 2010; A. Brown et al., 2012; C. Brown et al., 2012; Culley et al., 2016</w:t>
        </w:r>
      </w:ins>
      <w:del w:id="1532" w:author="Robin Matthews" w:date="2021-07-11T17:40:00Z">
        <w:r w:rsidR="00E41CA2" w:rsidDel="00980AFC">
          <w:rPr>
            <w:noProof/>
            <w:lang w:val="en-GB"/>
          </w:rPr>
          <w:delText>Prudhomme et al., 2010; Brown et al., 2012a, 2012b; Culley et a</w:delText>
        </w:r>
      </w:del>
      <w:del w:id="1533" w:author="Robin Matthews" w:date="2021-07-11T17:39:00Z">
        <w:r w:rsidR="00E41CA2" w:rsidDel="00980AFC">
          <w:rPr>
            <w:noProof/>
            <w:lang w:val="en-GB"/>
          </w:rPr>
          <w:delText>l., 2016</w:delText>
        </w:r>
      </w:del>
      <w:r w:rsidR="00E41CA2">
        <w:rPr>
          <w:noProof/>
          <w:lang w:val="en-GB"/>
        </w:rPr>
        <w:t>)</w:t>
      </w:r>
      <w:r w:rsidRPr="00C734F4">
        <w:rPr>
          <w:lang w:val="en-GB"/>
        </w:rPr>
        <w:fldChar w:fldCharType="end"/>
      </w:r>
      <w:commentRangeEnd w:id="1528"/>
      <w:r w:rsidR="00E41CA2">
        <w:rPr>
          <w:rStyle w:val="CommentReference"/>
          <w:rFonts w:asciiTheme="minorHAnsi" w:eastAsiaTheme="minorHAnsi" w:hAnsiTheme="minorHAnsi"/>
          <w:lang w:eastAsia="en-US"/>
        </w:rPr>
        <w:commentReference w:id="1528"/>
      </w:r>
      <w:r w:rsidRPr="00C734F4">
        <w:rPr>
          <w:lang w:val="en-GB"/>
        </w:rPr>
        <w:t xml:space="preserve"> begin with the user’s articulation of vulnerability in the context of climatic and non-climatic stressors, follow with the definition of key system thresholds of climatic variables, and only incorporate climate data to assess the likelihood of threshold exceedances. Bottom-up approaches are special cases of robust decision making </w:t>
      </w:r>
      <w:r w:rsidRPr="00C734F4">
        <w:rPr>
          <w:lang w:val="en-GB"/>
        </w:rPr>
        <w:fldChar w:fldCharType="begin" w:fldLock="1"/>
      </w:r>
      <w:r w:rsidR="000465A7">
        <w:rPr>
          <w:lang w:val="en-GB"/>
        </w:rPr>
        <w:instrText>ADDIN CSL_CITATION { "citationItems" : [ { "id" : "ITEM-1", "itemData" : { "DOI" : "10.1287/mnsc.1050.0472", "ISBN" : "0025-1909", "ISSN" : "0025-1909", "PMID" : "20746279", "abstract" : "Abstract Robustness is a key criterion for evaluating alternative decisions under conditions of deep uncertainty. However, no systematic, general approach exists for finding robust strategies using the broad range of models and data often available to decision makers. ... \\n",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"translator" : [ { "dropping-particle" : "", "family" : "Q5670", "given" : "", "non-dropping-particle" : "", "parse-names" : false, "suffix" : "" } ], "type" : "article-journal", "volume" : "52" }, "uris" : [ "http://www.mendeley.com/documents/?uuid=723cecf9-a396-4a4f-8f72-c6d170bcc05a" ] }, { "id" : "ITEM-2", "itemData" : { "DOI" : "10.1111/j.1539-6924.2007.00940.x", "ISSN" : "0272-4332",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"8" ] ] }, "page" : "1009-1026", "title" : "Managing the Risk of Uncertain Threshold Responses: Comparison of Robust, Optimum, and Precautionary Approaches", "translator" : [ { "dropping-particle" : "", "family" : "Q5646", "given" : "", "non-dropping-particle" : "", "parse-names" : false, "suffix" : "" } ], "type" : "article-journal", "volume" : "27" }, "uris" : [ "http://www.mendeley.com/documents/?uuid=57cc7c4c-fd48-4fc7-af57-2d15de52492d" ] }, { "id" : "ITEM-3", "itemData" : { "DOI" : "10.3390/su5030955", "ISSN" : "2071-1050", "author" : [ { "dropping-particle" : "", "family" : "Walker", "given" : "Warren", "non-dropping-particle" : "", "parse-names" : false, "suffix" : "" }, { "dropping-particle" : "", "family" : "Haasnoot", "given" : "Marjolijn", "non-dropping-particle" : "", "parse-names" : false, "suffix" : "" }, { "dropping-particle" : "", "family" : "Kwakkel", "given" : "Jan", "non-dropping-particle" : "", "parse-names" : false, "suffix" : "" } ], "container-title" : "Sustainability", "id" : "ITEM-3", "issue" : "3", "issued" : { "date-parts" : [ [ "2013", "3", "4" ] ] }, "page" : "955-979", "title" : "Adapt or Perish: A Review of Planning Approaches for Adaptation under Deep Uncertainty", "translator" : [ { "dropping-particle" : "", "family" : "Q5662", "given" : "", "non-dropping-particle" : "", "parse-names" : false, "suffix" : "" } ], "type" : "article-journal", "volume" : "5" }, "uris" : [ "http://www.mendeley.com/documents/?uuid=fc2861bc-d31c-4d1b-9720-48a2667f3037" ] }, { "id" : "ITEM-4", "itemData" : { "DOI" : "10.1002/wcc.202", "ISSN" : "17577780", "author" : [ { "dropping-particle" : "", "family" : "Weaver", "given" : "Christopher P.", "non-dropping-particle" : "", "parse-names" : false, "suffix" : "" }, { "dropping-particle" : "", "family" : "Lempert", "given" : "Robert J.", "non-dropping-particle" : "", "parse-names" : false, "suffix" : "" }, { "dropping-particle" : "", "family" : "Brown", "given" : "Casey", "non-dropping-particle" : "", "parse-names" : false, "suffix" : "" }, { "dropping-particle" : "", "family" : "Hall", "given" : "John A.", "non-dropping-particle" : "", "parse-names" : false, "suffix" : "" }, { "dropping-particle" : "", "family" : "Revell", "given" : "David", "non-dropping-particle" : "", "parse-names" : false, "suffix" : "" }, { "dropping-particle" : "", "family" : "Sarewitz", "given" : "Daniel", "non-dropping-particle" : "", "parse-names" : false, "suffix" : "" } ], "container-title" : "WIREs Climate Change", "id" : "ITEM-4", "issue" : "1", "issued" : { "date-parts" : [ [ "2013", "1" ] ] }, "page" : "39-60", "title" : "Improving the contribution of climate model information to decision making: the value and demands of robust decision frameworks", "translator" : [ { "dropping-particle" : "", "family" : "Q5667", "given" : "", "non-dropping-particle" : "", "parse-names" : false, "suffix" : "" } ], "type" : "article-journal", "volume" : "4" }, "uris" : [ "http://www.mendeley.com/documents/?uuid=6256c693-55c7-490b-9b1b-3930dd4efba2" ] } ], "mendeley" : { "formattedCitation" : "(Lempert et al., 2006; Lempert and Collins, 2007; Walker et al., 2013; Weaver et al., 2013)", "plainTextFormattedCitation" : "(Lempert et al., 2006; Lempert and Collins, 2007; Walker et al., 2013; Weaver et al., 2013)", "previouslyFormattedCitation" : "(Lempert et al., 2006; Lempert and Collins, 2007; Walker et al., 2013; Weaver et al., 2013)" }, "properties" : { "noteIndex" : 0 }, "schema" : "https://github.com/citation-style-language/schema/raw/master/csl-citation.json" }</w:instrText>
      </w:r>
      <w:r w:rsidRPr="00C734F4">
        <w:rPr>
          <w:lang w:val="en-GB"/>
        </w:rPr>
        <w:fldChar w:fldCharType="separate"/>
      </w:r>
      <w:r w:rsidR="00E41CA2">
        <w:rPr>
          <w:noProof/>
          <w:lang w:val="en-GB"/>
        </w:rPr>
        <w:t>(Lempert et al., 2006; Lempert and Collins, 2007; Walker et al., 2013; Weaver et al., 2013)</w:t>
      </w:r>
      <w:r w:rsidRPr="00C734F4">
        <w:rPr>
          <w:lang w:val="en-GB"/>
        </w:rPr>
        <w:fldChar w:fldCharType="end"/>
      </w:r>
      <w:r w:rsidRPr="00C734F4">
        <w:rPr>
          <w:lang w:val="en-GB"/>
        </w:rPr>
        <w:t xml:space="preserve">, which are designed to account for uncertainties not represented by climate models as well as non-climatic stressors. Interactive approaches combine aspects of top-down and bottom-up approaches. The choice of approach depends on the context. While bottom-up approaches might be optimal in a local context, where case-specific risks are addressed, top-down approaches provide generic information that may serve a range of different purposes, e.g., at the national </w:t>
      </w:r>
      <w:r w:rsidRPr="00274D1E">
        <w:rPr>
          <w:lang w:val="en-GB"/>
        </w:rPr>
        <w:t xml:space="preserve">scale </w:t>
      </w:r>
      <w:r w:rsidRPr="00274D1E">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"(Berkhout et al., 2013)", "plainTextFormattedCitation" : "(Berkhout et al., 2013)", "previouslyFormattedCitation" : "(Berkhout et al., 2013)" }, "properties" : { "noteIndex" : 0 }, "schema" : "https://github.com/citation-style-language/schema/raw/master/csl-citation.json" }</w:instrText>
      </w:r>
      <w:r w:rsidRPr="00274D1E">
        <w:rPr>
          <w:lang w:val="en-GB"/>
        </w:rPr>
        <w:fldChar w:fldCharType="separate"/>
      </w:r>
      <w:r w:rsidR="00E41CA2">
        <w:rPr>
          <w:noProof/>
          <w:lang w:val="en-GB"/>
        </w:rPr>
        <w:t>(Berkhout et al., 2013)</w:t>
      </w:r>
      <w:r w:rsidRPr="00274D1E">
        <w:rPr>
          <w:lang w:val="en-GB"/>
        </w:rPr>
        <w:fldChar w:fldCharType="end"/>
      </w:r>
      <w:r w:rsidRPr="00274D1E">
        <w:rPr>
          <w:lang w:val="en-GB"/>
        </w:rPr>
        <w:t>.</w:t>
      </w:r>
      <w:r w:rsidRPr="00C734F4">
        <w:rPr>
          <w:lang w:val="en-GB"/>
        </w:rPr>
        <w:t xml:space="preserve"> All these approaches benefit from the integration of fully distilled climate information </w:t>
      </w:r>
      <w:r w:rsidRPr="00274D1E">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"(Berkhout et al., 2013; Maraun and Widmann, 2018b)", "plainTextFormattedCitation" : "(Berkhout et al., 2013; Maraun and Widmann, 2018b)", "previouslyFormattedCitation" : "(Berkhout et al., 2013; Maraun and Widmann, 2018b)" }, "properties" : { "noteIndex" : 0 }, "schema" : "https://github.com/citation-style-language/schema/raw/master/csl-citation.json" }</w:instrText>
      </w:r>
      <w:r w:rsidRPr="00274D1E">
        <w:rPr>
          <w:lang w:val="en-GB"/>
        </w:rPr>
        <w:fldChar w:fldCharType="separate"/>
      </w:r>
      <w:r w:rsidR="00E41CA2">
        <w:rPr>
          <w:noProof/>
          <w:lang w:val="en-GB"/>
        </w:rPr>
        <w:t>(Berkhout et al., 2013; Maraun and Widmann, 2018b)</w:t>
      </w:r>
      <w:r w:rsidRPr="00274D1E">
        <w:rPr>
          <w:lang w:val="en-GB"/>
        </w:rPr>
        <w:fldChar w:fldCharType="end"/>
      </w:r>
      <w:r w:rsidRPr="00274D1E">
        <w:rPr>
          <w:lang w:val="en-GB"/>
        </w:rPr>
        <w:t>.</w:t>
      </w:r>
    </w:p>
    <w:p w14:paraId="72F0AA18" w14:textId="77777777" w:rsidR="00BF4F94" w:rsidRPr="00C734F4" w:rsidRDefault="00BF4F94" w:rsidP="00BF4F94">
      <w:pPr>
        <w:pStyle w:val="AR6BodyText"/>
        <w:rPr>
          <w:lang w:val="en-GB"/>
        </w:rPr>
      </w:pPr>
    </w:p>
    <w:p w14:paraId="15BA3FE0" w14:textId="77777777" w:rsidR="00BF4F94" w:rsidRPr="00C734F4" w:rsidRDefault="00BF4F94" w:rsidP="00BF4F94">
      <w:pPr>
        <w:pStyle w:val="AR6BodyText"/>
        <w:rPr>
          <w:lang w:val="en-GB"/>
        </w:rPr>
      </w:pPr>
    </w:p>
    <w:p w14:paraId="2531303F" w14:textId="77777777" w:rsidR="00BF4F94" w:rsidRPr="00C734F4" w:rsidRDefault="00BF4F94" w:rsidP="00BF4F94">
      <w:pPr>
        <w:pStyle w:val="AR6Chap10Level310111"/>
        <w:rPr>
          <w:lang w:val="en-GB"/>
        </w:rPr>
      </w:pPr>
      <w:bookmarkStart w:id="1534" w:name="_Toc70454778"/>
      <w:r w:rsidRPr="00C734F4">
        <w:rPr>
          <w:lang w:val="en-GB"/>
        </w:rPr>
        <w:t>Barriers to the distillation of climate information</w:t>
      </w:r>
      <w:bookmarkEnd w:id="1534"/>
      <w:r w:rsidRPr="00C734F4">
        <w:rPr>
          <w:lang w:val="en-GB"/>
        </w:rPr>
        <w:t xml:space="preserve"> </w:t>
      </w:r>
      <w:r w:rsidRPr="00C734F4">
        <w:rPr>
          <w:lang w:val="en-GB"/>
        </w:rPr>
        <w:tab/>
      </w:r>
    </w:p>
    <w:p w14:paraId="6B149961" w14:textId="77777777" w:rsidR="00BF4F94" w:rsidRPr="00C734F4" w:rsidRDefault="00BF4F94" w:rsidP="00BF4F94">
      <w:pPr>
        <w:pStyle w:val="AR6BodyText"/>
        <w:rPr>
          <w:lang w:val="en-GB"/>
        </w:rPr>
      </w:pPr>
    </w:p>
    <w:p w14:paraId="104D1CCC" w14:textId="61D2FB28" w:rsidR="00BF4F94" w:rsidRPr="00C734F4" w:rsidRDefault="00BF4F94" w:rsidP="00BF4F94">
      <w:pPr>
        <w:pStyle w:val="AR6BodyText"/>
        <w:rPr>
          <w:lang w:val="en-GB"/>
        </w:rPr>
      </w:pPr>
      <w:r w:rsidRPr="00C734F4">
        <w:rPr>
          <w:lang w:val="en-GB"/>
        </w:rPr>
        <w:t xml:space="preserve">As implied by Section 10.5.2, meeting the needs of users can be a substantial challenge for climate scientists if they misunderstand or have limited understanding of user needs and context </w:t>
      </w:r>
      <w:r w:rsidRPr="00C734F4">
        <w:rPr>
          <w:lang w:val="en-GB"/>
        </w:rPr>
        <w:fldChar w:fldCharType="begin" w:fldLock="1"/>
      </w:r>
      <w:r w:rsidR="000465A7">
        <w:rPr>
          <w:lang w:val="en-GB"/>
        </w:rPr>
        <w:instrText>ADDIN CSL_CITATION { "citationItems" : [ { "id" : "ITEM-1", "itemData" : { "DOI" : "10.1016/j.envsci.2017.07.004", "ISSN" : "14629011", "author" : [ { "dropping-particle" : "", "family" : "Porter", "given" : "James J.", "non-dropping-particle" : "", "parse-names" : false, "suffix" : "" }, { "dropping-particle" : "", "family" : "Dessai", "given" : "Suraje", "non-dropping-particle" : "", "parse-names" : false, "suffix" : "" } ], "container-title" : "Environmental Science &amp; Policy", "id" : "ITEM-1", "issued" : { "date-parts" : [ [ "2017", "11" ] ] }, "page" : "9-14", "title" : "Mini-me: Why do climate scientists\u2019 misunderstand users and their needs?", "translator" : [ { "dropping-particle" : "", "family" : "Q6053", "given" : "", "non-dropping-particle" : "", "parse-names" : false, "suffix" : "" } ], "type" : "article-journal", "volume" : "77" }, "uris" : [ "http://www.mendeley.com/documents/?uuid=fc0d9a09-1733-4083-ae97-caef0e031b1e" ] } ], "mendeley" : { "formattedCitation" : "(Porter and Dessai, 2017)", "plainTextFormattedCitation" : "(Porter and Dessai, 2017)", "previouslyFormattedCitation" : "(Porter and Dessai, 2017)" }, "properties" : { "noteIndex" : 0 }, "schema" : "https://github.com/citation-style-language/schema/raw/master/csl-citation.json" }</w:instrText>
      </w:r>
      <w:r w:rsidRPr="00C734F4">
        <w:rPr>
          <w:lang w:val="en-GB"/>
        </w:rPr>
        <w:fldChar w:fldCharType="separate"/>
      </w:r>
      <w:r w:rsidR="00E41CA2">
        <w:rPr>
          <w:noProof/>
          <w:lang w:val="en-GB"/>
        </w:rPr>
        <w:t>(Porter and Dessai, 2017)</w:t>
      </w:r>
      <w:r w:rsidRPr="00C734F4">
        <w:rPr>
          <w:lang w:val="en-GB"/>
        </w:rPr>
        <w:fldChar w:fldCharType="end"/>
      </w:r>
      <w:r w:rsidRPr="00C734F4">
        <w:rPr>
          <w:lang w:val="en-GB"/>
        </w:rPr>
        <w:t xml:space="preserve">. Several barriers in user communities can trigger and sustain this challenge. This can include an institutional aversion to incorporating new tools into decision making </w:t>
      </w:r>
      <w:r w:rsidRPr="00C734F4">
        <w:rPr>
          <w:lang w:val="en-GB"/>
        </w:rPr>
        <w:fldChar w:fldCharType="begin" w:fldLock="1"/>
      </w:r>
      <w:r w:rsidR="000465A7">
        <w:rPr>
          <w:lang w:val="en-GB"/>
        </w:rPr>
        <w:instrText>ADDIN CSL_CITATION { "citationItems" : [ { "id" : "ITEM-1", "itemData" : { "DOI" : "10.1023/1004604805647", "author" : [ { "dropping-particle" : "", "family" : "Callahan", "given" : "Bridget", "non-dropping-particle" : "", "parse-names" : false, "suffix" : "" }, { "dropping-particle" : "", "family" : "Miles", "given" : "Edward", "non-dropping-particle" : "", "parse-names" : false, "suffix" : "" }, { "dropping-particle" : "", "family" : "Fluharty", "given" : "David", "non-dropping-particle" : "", "parse-names" : false, "suffix" : "" } ], "container-title" : "Policy Sciences", "id" : "ITEM-1", "issue" : "3", "issued" : { "date-parts" : [ [ "1999" ] ] }, "page" : "269-293", "title" : "Policy implications of climate forecasts for water resources management in the Pacific Northwest", "translator" : [ { "dropping-particle" : "", "family" : "Q6055", "given" : "", "non-dropping-particle" : "", "parse-names" : false, "suffix" : "" } ], "type" : "article-journal", "volume" : "32" }, "uris" : [ "http://www.mendeley.com/documents/?uuid=538ca9de-81c8-4f02-872c-c6c814933175" ] } ], "mendeley" : { "formattedCitation" : "(Callahan et al., 1999)", "plainTextFormattedCitation" : "(Callahan et al., 1999)", "previouslyFormattedCitation" : "(Callahan et al., 1999)" }, "properties" : { "noteIndex" : 0 }, "schema" : "https://github.com/citation-style-language/schema/raw/master/csl-citation.json" }</w:instrText>
      </w:r>
      <w:r w:rsidRPr="00C734F4">
        <w:rPr>
          <w:lang w:val="en-GB"/>
        </w:rPr>
        <w:fldChar w:fldCharType="separate"/>
      </w:r>
      <w:r w:rsidR="00E41CA2">
        <w:rPr>
          <w:noProof/>
          <w:lang w:val="en-GB"/>
        </w:rPr>
        <w:t>(Callahan et al., 1999)</w:t>
      </w:r>
      <w:r w:rsidRPr="00C734F4">
        <w:rPr>
          <w:lang w:val="en-GB"/>
        </w:rPr>
        <w:fldChar w:fldCharType="end"/>
      </w:r>
      <w:r w:rsidRPr="00C734F4">
        <w:rPr>
          <w:lang w:val="en-GB"/>
        </w:rPr>
        <w:t xml:space="preserve">. Coincident with this factor, there may be limited staff capacity, lack of management support and lack of a mandate to plan for climate change </w:t>
      </w:r>
      <w:r w:rsidRPr="00C734F4">
        <w:rPr>
          <w:lang w:val="en-GB"/>
        </w:rPr>
        <w:fldChar w:fldCharType="begin" w:fldLock="1"/>
      </w:r>
      <w:r w:rsidR="000465A7">
        <w:rPr>
          <w:lang w:val="en-GB"/>
        </w:rPr>
        <w:instrText>ADDIN CSL_CITATION { "citationItems" : [ { "id" : "ITEM-1", "itemData" : { "author" : [ { "dropping-particle" : "", "family" : "Lee", "given" : "Carrie", "non-dropping-particle" : "", "parse-names" : false, "suffix" : "" }, { "dropping-particle" : "", "family" : "Whitely Binder", "given" : "Lara", "non-dropping-particle" : "", "parse-names" : false, "suffix" : "" } ], "container-title" : "Final Report for the Columbia Basin Climate Change Scenarios Project", "id" : "ITEM-1", "issued" : { "date-parts" : [ [ "2010" ] ] }, "page" : "12", "publisher" : "Climate Impacts Group, Center for Science in the Earth System, Joint Institute for the Study of the Atmosphere and Ocean, University of Washington", "publisher-place" : "Seattle, Washington, USA", "title" : "Assessing Pacific Northwest Water Resources Stakeholder Data Needs", "translator" : [ { "dropping-particle" : "", "family" : "Q6054", "given" : "Rt14", "non-dropping-particle" : "", "parse-names" : false, "suffix" : "" } ], "type" : "chapter" }, "uris" : [ "http://www.mendeley.com/documents/?uuid=f81f4d81-8620-4a7b-976b-e0acc3ee0328" ] } ], "mendeley" : { "formattedCitation" : "(Lee and Whitely Binder, 2010)", "plainTextFormattedCitation" : "(Lee and Whitely Binder, 2010)", "previouslyFormattedCitation" : "(Lee and Whitely Binder, 2010)" }, "properties" : { "noteIndex" : 0 }, "schema" : "https://github.com/citation-style-language/schema/raw/master/csl-citation.json" }</w:instrText>
      </w:r>
      <w:r w:rsidRPr="00C734F4">
        <w:rPr>
          <w:lang w:val="en-GB"/>
        </w:rPr>
        <w:fldChar w:fldCharType="separate"/>
      </w:r>
      <w:r w:rsidR="00E41CA2">
        <w:rPr>
          <w:noProof/>
          <w:lang w:val="en-GB"/>
        </w:rPr>
        <w:t>(Lee and Whitely Binder, 2010)</w:t>
      </w:r>
      <w:r w:rsidRPr="00C734F4">
        <w:rPr>
          <w:lang w:val="en-GB"/>
        </w:rPr>
        <w:fldChar w:fldCharType="end"/>
      </w:r>
      <w:r w:rsidRPr="00C734F4">
        <w:rPr>
          <w:lang w:val="en-GB"/>
        </w:rPr>
        <w:t>.</w:t>
      </w:r>
    </w:p>
    <w:p w14:paraId="795669A4" w14:textId="77777777" w:rsidR="00BF4F94" w:rsidRPr="00C734F4" w:rsidRDefault="00BF4F94" w:rsidP="00BF4F94">
      <w:pPr>
        <w:pStyle w:val="AR6BodyText"/>
        <w:rPr>
          <w:color w:val="0000FF"/>
          <w:lang w:val="en-GB"/>
        </w:rPr>
      </w:pPr>
    </w:p>
    <w:p w14:paraId="031FA6E0" w14:textId="027EBACE" w:rsidR="00BF4F94" w:rsidRPr="00C734F4" w:rsidRDefault="00BF4F94" w:rsidP="00BF4F94">
      <w:pPr>
        <w:pStyle w:val="AR6BodyText"/>
        <w:rPr>
          <w:lang w:val="en-GB"/>
        </w:rPr>
      </w:pPr>
      <w:r w:rsidRPr="00C734F4">
        <w:rPr>
          <w:lang w:val="en-GB"/>
        </w:rPr>
        <w:t xml:space="preserve">Following from those challenges, constructing and communicating regional climate information often occurs under the overarching assumption that uncertainty is a problem and reducing uncertainty is the priority </w:t>
      </w:r>
      <w:commentRangeStart w:id="1535"/>
      <w:r w:rsidRPr="00C734F4">
        <w:rPr>
          <w:lang w:val="en-GB"/>
        </w:rPr>
        <w:fldChar w:fldCharType="begin" w:fldLock="1"/>
      </w:r>
      <w:ins w:id="1536" w:author="Robin Matthews" w:date="2021-07-11T17:40:00Z">
        <w:r w:rsidR="00980AFC">
          <w:rPr>
            <w:lang w:val="en-GB"/>
          </w:rPr>
          <w:instrText>ADDIN CSL_CITATION { "citationItems" : [ { "id" : "ITEM-1", "itemData" : { "DOI" : "10.1038/nclimate2350", "ISSN" : "1758-678X", "author" : [ { "dropping-particle" : "", "family" : "Eisenack", "given" : "Klaus", "non-dropping-particle" : "", "parse-names" : false, "suffix" : "" }, { "dropping-particle" : "", "family" : "Moser", "given" : "Susanne C.", "non-dropping-particle" : "", "parse-names" : false, "suffix" : "" }, { "dropping-particle" : "", "family" : "Hoffmann", "given" : "Esther", "non-dropping-particle" : "", "parse-names" : false, "suffix" : "" }, { "dropping-particle" : "", "family" : "Klein", "given" : "Richard J. T.", "non-dropping-particle" : "", "parse-names" : false, "suffix" : "" }, { "dropping-particle" : "", "family" : "Oberlack", "given" : "Christoph", "non-dropping-particle" : "", "parse-names" : false, "suffix" : "" }, { "dropping-particle" : "", "family" : "Pechan", "given" : "Anna", "non-dropping-particle" : "", "parse-names" : false, "suffix" : "" }, { "dropping-particle" : "", "family" : "Rotter", "given" : "Maja", "non-dropping-particle" : "", "parse-names" : false, "suffix" : "" }, { "dropping-particle" : "", "family" : "Termeer", "given" : "Catrien J. A. M.", "non-dropping-particle" : "", "parse-names" : false, "suffix" : "" } ], "container-title" : "Nature Climate Change", "id" : "ITEM-1", "issue" : "10", "issued" : { "date-parts" : [ [ "2014", "10", "1" ] ] }, "page" : "867-872", "title" : "Explaining and overcoming barriers to climate change adaptation", "translator" : [ { "dropping-particle" : "", "family" : "Q5649", "given" : "", "non-dropping-particle" : "", "parse-names" : false, "suffix" : "" } ], "type" : "article-journal", "volume" : "4" }, "uris" : [ "http://www.mendeley.com/documents/?uuid=74866b3c-35c2-45be-b9f1-7c6092582288" ] }, { "id" : "ITEM-2",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"ITEM-2",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"(Eisenack et al., 2014; Otto et al., 2016b)", "manualFormatting" : "(Eisenack et al., 2014; J. Otto et al., 2016)", "plainTextFormattedCitation" : "(Eisenack et al., 2014; Otto et al., 2016b)", "previouslyFormattedCitation" : "(Eisenack et al., 2014; Otto et al., 2016b)" }, "properties" : { "noteIndex" : 0 }, "schema" : "https://github.com/citation-style-language/schema/raw/master/csl-citation.json" }</w:instrText>
        </w:r>
      </w:ins>
      <w:del w:id="1537" w:author="Robin Matthews" w:date="2021-07-11T17:40:00Z">
        <w:r w:rsidR="000465A7" w:rsidDel="00980AFC">
          <w:rPr>
            <w:lang w:val="en-GB"/>
          </w:rPr>
          <w:delInstrText>ADDIN CSL_CITATION { "citationItems" : [ { "id" : "ITEM-1", "itemData" : { "DOI" : "10.1038/nclimate2350", "ISSN" : "1758-678X", "author" : [ { "dropping-particle" : "", "family" : "Eisenack", "given" : "Klaus", "non-dropping-particle" : "", "parse-names" : false, "suffix" : "" }, { "dropping-particle" : "", "family" : "Moser", "given" : "Susanne C.", "non-dropping-particle" : "", "parse-names" : false, "suffix" : "" }, { "dropping-particle" : "", "family" : "Hoffmann", "given" : "Esther", "non-dropping-particle" : "", "parse-names" : false, "suffix" : "" }, { "dropping-particle" : "", "family" : "Klein", "given" : "Richard J. T.", "non-dropping-particle" : "", "parse-names" : false, "suffix" : "" }, { "dropping-particle" : "", "family" : "Oberlack", "given" : "Christoph", "non-dropping-particle" : "", "parse-names" : false, "suffix" : "" }, { "dropping-particle" : "", "family" : "Pechan", "given" : "Anna", "non-dropping-particle" : "", "parse-names" : false, "suffix" : "" }, { "dropping-particle" : "", "family" : "Rotter", "given" : "Maja", "non-dropping-particle" : "", "parse-names" : false, "suffix" : "" }, { "dropping-particle" : "", "family" : "Termeer", "given" : "Catrien J. A. M.", "non-dropping-particle" : "", "parse-names" : false, "suffix" : "" } ], "container-title" : "Nature Climate Change", "id" : "ITEM-1", "issue" : "10", "issued" : { "date-parts" : [ [ "2014", "10", "1" ] ] }, "page" : "867-872", "title" : "Explaining and overcoming barriers to climate change adaptation", "translator" : [ { "dropping-particle" : "", "family" : "Q5649", "given" : "", "non-dropping-particle" : "", "parse-names" : false, "suffix" : "" } ], "type" : "article-journal", "volume" : "4" }, "uris" : [ "http://www.mendeley.com/documents/?uuid=74866b3c-35c2-45be-b9f1-7c6092582288" ] }, { "id" : "ITEM-2",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"ITEM-2",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"(Eisenack et al., 2014; Otto et al., 2016b)", "plainTextFormattedCitation" : "(Eisenack et al., 2014; Otto et al., 2016b)", "previouslyFormattedCitation" : "(Eisenack et al., 2014; Otto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(Eisenack et al., 2014; </w:t>
      </w:r>
      <w:ins w:id="1538" w:author="Robin Matthews" w:date="2021-07-11T17:40:00Z">
        <w:r w:rsidR="00980AFC">
          <w:rPr>
            <w:noProof/>
            <w:lang w:val="en-GB"/>
          </w:rPr>
          <w:t xml:space="preserve">J. </w:t>
        </w:r>
      </w:ins>
      <w:r w:rsidR="00E41CA2">
        <w:rPr>
          <w:noProof/>
          <w:lang w:val="en-GB"/>
        </w:rPr>
        <w:t>Otto et al., 2016</w:t>
      </w:r>
      <w:del w:id="1539" w:author="Robin Matthews" w:date="2021-07-11T17:40:00Z">
        <w:r w:rsidR="00E41CA2" w:rsidDel="00980AFC">
          <w:rPr>
            <w:noProof/>
            <w:lang w:val="en-GB"/>
          </w:rPr>
          <w:delText>b</w:delText>
        </w:r>
      </w:del>
      <w:r w:rsidR="00E41CA2">
        <w:rPr>
          <w:noProof/>
          <w:lang w:val="en-GB"/>
        </w:rPr>
        <w:t>)</w:t>
      </w:r>
      <w:r w:rsidRPr="00C734F4">
        <w:rPr>
          <w:lang w:val="en-GB"/>
        </w:rPr>
        <w:fldChar w:fldCharType="end"/>
      </w:r>
      <w:commentRangeEnd w:id="1535"/>
      <w:r w:rsidR="00E41CA2">
        <w:rPr>
          <w:rStyle w:val="CommentReference"/>
          <w:rFonts w:asciiTheme="minorHAnsi" w:eastAsiaTheme="minorHAnsi" w:hAnsiTheme="minorHAnsi"/>
          <w:lang w:eastAsia="en-US"/>
        </w:rPr>
        <w:commentReference w:id="1535"/>
      </w:r>
      <w:r w:rsidRPr="00C734F4">
        <w:rPr>
          <w:lang w:val="en-GB"/>
        </w:rPr>
        <w:t xml:space="preserve">. This is both a psychological </w:t>
      </w:r>
      <w:r w:rsidRPr="00C734F4">
        <w:rPr>
          <w:lang w:val="en-GB"/>
        </w:rPr>
        <w:fldChar w:fldCharType="begin" w:fldLock="1"/>
      </w:r>
      <w:r w:rsidR="000465A7">
        <w:rPr>
          <w:lang w:val="en-GB"/>
        </w:rPr>
        <w:instrText>ADDIN CSL_CITATION { "citationItems" : [ { "id" : "ITEM-1", "itemData" : { "DOI" : "10.1016/j.gloenvcha.2010.09.013", "ISSN" : "09593780", "author" : [ { "dropping-particle" : "", "family" : "Morton", "given" : "Thomas A.", "non-dropping-particle" : "", "parse-names" : false, "suffix" : "" }, { "dropping-particle" : "", "family" : "Rabinovich", "given" : "Anna", "non-dropping-particle" : "", "parse-names" : false, "suffix" : "" }, { "dropping-particle" : "", "family" : "Marshall", "given" : "Dan", "non-dropping-particle" : "", "parse-names" : false, "suffix" : "" }, { "dropping-particle" : "", "family" : "Bretschneider", "given" : "Pamela", "non-dropping-particle" : "", "parse-names" : false, "suffix" : "" } ], "container-title" : "Global Environmental Change", "id" : "ITEM-1", "issue" : "1", "issued" : { "date-parts" : [ [ "2011", "2" ] ] }, "page" : "103-109", "title" : "The future that may (or may not) come: How framing changes responses to uncertainty in climate change communications", "translator" : [ { "dropping-particle" : "", "family" : "Q5647", "given" : "", "non-dropping-particle" : "", "parse-names" : false, "suffix" : "" } ], "type" : "article-journal", "volume" : "21" }, "uris" : [ "http://www.mendeley.com/documents/?uuid=34f273dd-f76c-4fbf-b983-da6eecde7065" ] } ], "mendeley" : { "formattedCitation" : "(Morton et al., 2011)", "plainTextFormattedCitation" : "(Morton et al., 2011)", "previouslyFormattedCitation" : "(Morton et al., 2011)" }, "properties" : { "noteIndex" : 0 }, "schema" : "https://github.com/citation-style-language/schema/raw/master/csl-citation.json" }</w:instrText>
      </w:r>
      <w:r w:rsidRPr="00C734F4">
        <w:rPr>
          <w:lang w:val="en-GB"/>
        </w:rPr>
        <w:fldChar w:fldCharType="separate"/>
      </w:r>
      <w:r w:rsidR="00E41CA2">
        <w:rPr>
          <w:noProof/>
          <w:lang w:val="en-GB"/>
        </w:rPr>
        <w:t>(Morton et al., 2011)</w:t>
      </w:r>
      <w:r w:rsidRPr="00C734F4">
        <w:rPr>
          <w:lang w:val="en-GB"/>
        </w:rPr>
        <w:fldChar w:fldCharType="end"/>
      </w:r>
      <w:r w:rsidRPr="00C734F4">
        <w:rPr>
          <w:lang w:val="en-GB"/>
        </w:rPr>
        <w:t xml:space="preserve"> as well as a pragmatic barrier in cases where uncertainty appears to limit the ability to make decisions </w:t>
      </w:r>
      <w:r w:rsidRPr="00C734F4">
        <w:rPr>
          <w:lang w:val="en-GB"/>
        </w:rPr>
        <w:fldChar w:fldCharType="begin" w:fldLock="1"/>
      </w:r>
      <w:r w:rsidR="000465A7">
        <w:rPr>
          <w:lang w:val="en-GB"/>
        </w:rPr>
        <w:instrText>ADDIN CSL_CITATION { "citationItems" : [ { "id" : "ITEM-1", "itemData" : { "DOI" : "10.1177/0956247807076912", "ISSN" : "0956-2478", "author" : [ { "dropping-particle" : "", "family" : "Mukheibir", "given" : "Pierre", "non-dropping-particle" : "", "parse-names" : false, "suffix" : "" }, { "dropping-particle" : "", "family" : "Ziervogel", "given" : "Gina", "non-dropping-particle" : "", "parse-names" : false, "suffix" : "" } ], "container-title" : "Environment and Urbanization", "id" : "ITEM-1", "issue" : "1", "issued" : { "date-parts" : [ [ "2007", "4", "29" ] ] }, "page" : "143-158", "title" : "Developing a Municipal Adaptation Plan (MAP) for climate change: the city of Cape Town", "translator" : [ { "dropping-particle" : "", "family" : "Q5665", "given" : "", "non-dropping-particle" : "", "parse-names" : false, "suffix" : "" } ], "type" : "article-journal", "volume" : "19" }, "uris" : [ "http://www.mendeley.com/documents/?uuid=c5ac897e-66b7-45ec-b7bd-5d343376e130" ] } ], "mendeley" : { "formattedCitation" : "(Mukheibir and Ziervogel, 2007)", "plainTextFormattedCitation" : "(Mukheibir and Ziervogel, 2007)", "previouslyFormattedCitation" : "(Mukheibir and Ziervogel, 2007)" }, "properties" : { "noteIndex" : 0 }, "schema" : "https://github.com/citation-style-language/schema/raw/master/csl-citation.json" }</w:instrText>
      </w:r>
      <w:r w:rsidRPr="00C734F4">
        <w:rPr>
          <w:lang w:val="en-GB"/>
        </w:rPr>
        <w:fldChar w:fldCharType="separate"/>
      </w:r>
      <w:r w:rsidR="00E41CA2">
        <w:rPr>
          <w:noProof/>
          <w:lang w:val="en-GB"/>
        </w:rPr>
        <w:t>(Mukheibir and Ziervogel, 2007)</w:t>
      </w:r>
      <w:r w:rsidRPr="00C734F4">
        <w:rPr>
          <w:lang w:val="en-GB"/>
        </w:rPr>
        <w:fldChar w:fldCharType="end"/>
      </w:r>
      <w:r w:rsidRPr="00C734F4">
        <w:rPr>
          <w:lang w:val="en-GB"/>
        </w:rPr>
        <w:t xml:space="preserve">. However, where in-depth engagements with decision contexts are undertaken, these initial barriers are often dismantled to reveal a more complex, nuanced and potentially more productive intersection with climate information producers that can efficiently handle uncertainty (e.g., </w:t>
      </w:r>
      <w:commentRangeStart w:id="1540"/>
      <w:r w:rsidRPr="00C734F4">
        <w:rPr>
          <w:lang w:val="en-GB"/>
        </w:rPr>
        <w:fldChar w:fldCharType="begin" w:fldLock="1"/>
      </w:r>
      <w:r w:rsidR="000465A7">
        <w:rPr>
          <w:lang w:val="en-GB"/>
        </w:rPr>
        <w:instrText>ADDIN CSL_CITATION { "citationItems" : [ { "id" : "ITEM-1",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"ITEM-1",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"id" : "ITEM-2", "itemData" : { "DOI" : "10.1007/s10584-015-1549-1", "ISSN" : "0165-0009", "author" : [ { "dropping-particle" : "", "family" : "Moss", "given" : "Richard H.", "non-dropping-particle" : "", "parse-names" : false, "suffix" : "" } ], "container-title" : "Climatic Change", "id" : "ITEM-2", "issue" : "1", "issued" : { "date-parts" : [ [ "2016", "3", "16" ] ] }, "page" : "143-155", "title" : "Assessing decision support systems and levels of confidence to narrow the climate information \u201cusability gap\u201d", "translator" : [ { "dropping-particle" : "", "family" : "Q6013", "given" : "", "non-dropping-particle" : "", "parse-names" : false, "suffix" : "" } ], "type" : "article-journal", "volume" : "135" }, "uris" : [ "http://www.mendeley.com/documents/?uuid=db8c0a7e-ed42-40b0-bd97-1a5a9e6ab57a" ] }, { "id" : "ITEM-3", "itemData" : { "DOI" : "10.1111/j.1752-1688.2009.00358.x", "ISSN" : "1093474X", "author" : [ { "dropping-particle" : "", "family" : "Rice", "given" : "Jennifer L.", "non-dropping-particle" : "", "parse-names" : false, "suffix" : "" }, { "dropping-particle" : "", "family" : "Woodhouse", "given" : "Connie A.", "non-dropping-particle" : "", "parse-names" : false, "suffix" : "" }, { "dropping-particle" : "", "family" : "Lukas", "given" : "Jeffrey J.", "non-dropping-particle" : "", "parse-names" : false, "suffix" : "" } ], "container-title" : "JAWRA Journal of the American Water Resources Association", "id" : "ITEM-3", "issue" : "5", "issued" : { "date-parts" : [ [ "2009", "10" ] ] }, "page" : "1248-1259", "title" : "Science and Decision Making: Water Management and Tree-Ring Data in the Western United States", "translator" : [ { "dropping-particle" : "", "family" : "Q5671", "given" : "", "non-dropping-particle" : "", "parse-names" : false, "suffix" : "" } ], "type" : "article-journal", "volume" : "45" }, "uris" : [ "http://www.mendeley.com/documents/?uuid=8ea6e9ab-5d11-489a-8d7a-52c767bdb930" ] } ], "mendeley" : { "formattedCitation" : "(Rice et al., 2009; Lemos et al., 2012; Moss, 2016)", "manualFormatting" : "Rice et al., 2009; Lemos et al., 2012; Moss, 2016)", "plainTextFormattedCitation" : "(Rice et al., 2009; Lemos et al., 2012; Moss, 2016)", "previouslyFormattedCitation" : "(Rice et al., 2009; Lemos et al., 2012; Moss, 2016)" }, "properties" : { "noteIndex" : 0 }, "schema" : "https://github.com/citation-style-language/schema/raw/master/csl-citation.json" }</w:instrText>
      </w:r>
      <w:r w:rsidRPr="00C734F4">
        <w:rPr>
          <w:lang w:val="en-GB"/>
        </w:rPr>
        <w:fldChar w:fldCharType="separate"/>
      </w:r>
      <w:r w:rsidR="00E41CA2">
        <w:rPr>
          <w:noProof/>
          <w:lang w:val="en-GB"/>
        </w:rPr>
        <w:t>Rice et al., 2009; Lemos et al., 2012; Moss, 2016)</w:t>
      </w:r>
      <w:r w:rsidRPr="00C734F4">
        <w:rPr>
          <w:lang w:val="en-GB"/>
        </w:rPr>
        <w:fldChar w:fldCharType="end"/>
      </w:r>
      <w:commentRangeEnd w:id="1540"/>
      <w:r w:rsidR="00E41CA2">
        <w:rPr>
          <w:rStyle w:val="CommentReference"/>
          <w:rFonts w:asciiTheme="minorHAnsi" w:eastAsiaTheme="minorHAnsi" w:hAnsiTheme="minorHAnsi"/>
          <w:lang w:eastAsia="en-US"/>
        </w:rPr>
        <w:commentReference w:id="1540"/>
      </w:r>
      <w:r w:rsidRPr="00C734F4">
        <w:rPr>
          <w:lang w:val="en-GB"/>
        </w:rPr>
        <w:t>. Specifically, disclosure of all uncertainties in the climate information, transparency about the sources of these uncertainties, and tailoring the uncertainty information to specific decision frameworks ha</w:t>
      </w:r>
      <w:r w:rsidR="00F90241">
        <w:rPr>
          <w:lang w:val="en-GB"/>
        </w:rPr>
        <w:t>ve</w:t>
      </w:r>
      <w:r w:rsidRPr="00C734F4">
        <w:rPr>
          <w:lang w:val="en-GB"/>
        </w:rPr>
        <w:t xml:space="preserve"> the potential for reducing problems of distilling and communicating uncertain climate information </w:t>
      </w:r>
      <w:commentRangeStart w:id="1541"/>
      <w:r w:rsidRPr="00C734F4">
        <w:rPr>
          <w:lang w:val="en-GB"/>
        </w:rPr>
        <w:fldChar w:fldCharType="begin" w:fldLock="1"/>
      </w:r>
      <w:ins w:id="1542" w:author="Robin Matthews" w:date="2021-07-11T17:40:00Z">
        <w:r w:rsidR="00980AFC">
          <w:rPr>
            <w:lang w:val="en-GB"/>
          </w:rPr>
          <w:instrText>ADDIN CSL_CITATION { "citationItems" : [ { "id" : "ITEM-1",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"ITEM-1",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"(Otto et al., 2016b)", "manualFormatting" : "(J. Otto et al., 2016)", "plainTextFormattedCitation" : "(Otto et al., 2016b)", "previouslyFormattedCitation" : "(Otto et al., 2016b)" }, "properties" : { "noteIndex" : 0 }, "schema" : "https://github.com/citation-style-language/schema/raw/master/csl-citation.json" }</w:instrText>
        </w:r>
      </w:ins>
      <w:del w:id="1543" w:author="Robin Matthews" w:date="2021-07-11T17:40:00Z">
        <w:r w:rsidR="000465A7" w:rsidDel="00980AFC">
          <w:rPr>
            <w:lang w:val="en-GB"/>
          </w:rPr>
          <w:delInstrText>ADDIN CSL_CITATION { "citationItems" : [ { "id" : "ITEM-1",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"ITEM-1",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"(Otto et al., 2016b)", "plainTextFormattedCitation" : "(Otto et al., 2016b)", "previouslyFormattedCitation" : "(Otto et al., 2016b)" }, "properties" : { "noteIndex" : 0 }, "schema" : "https://github.com/citation-style-language/schema/raw/master/csl-citation.json" }</w:delInstrText>
        </w:r>
      </w:del>
      <w:r w:rsidRPr="00C734F4">
        <w:rPr>
          <w:lang w:val="en-GB"/>
        </w:rPr>
        <w:fldChar w:fldCharType="separate"/>
      </w:r>
      <w:r w:rsidR="00E41CA2">
        <w:rPr>
          <w:noProof/>
          <w:lang w:val="en-GB"/>
        </w:rPr>
        <w:t>(</w:t>
      </w:r>
      <w:ins w:id="1544" w:author="Robin Matthews" w:date="2021-07-11T17:40:00Z">
        <w:r w:rsidR="00980AFC">
          <w:rPr>
            <w:noProof/>
            <w:lang w:val="en-GB"/>
          </w:rPr>
          <w:t xml:space="preserve">J. </w:t>
        </w:r>
      </w:ins>
      <w:r w:rsidR="00E41CA2">
        <w:rPr>
          <w:noProof/>
          <w:lang w:val="en-GB"/>
        </w:rPr>
        <w:t>Otto et al., 2016</w:t>
      </w:r>
      <w:del w:id="1545" w:author="Robin Matthews" w:date="2021-07-11T17:40:00Z">
        <w:r w:rsidR="00E41CA2" w:rsidDel="00980AFC">
          <w:rPr>
            <w:noProof/>
            <w:lang w:val="en-GB"/>
          </w:rPr>
          <w:delText>b</w:delText>
        </w:r>
      </w:del>
      <w:r w:rsidR="00E41CA2">
        <w:rPr>
          <w:noProof/>
          <w:lang w:val="en-GB"/>
        </w:rPr>
        <w:t>)</w:t>
      </w:r>
      <w:r w:rsidRPr="00C734F4">
        <w:rPr>
          <w:lang w:val="en-GB"/>
        </w:rPr>
        <w:fldChar w:fldCharType="end"/>
      </w:r>
      <w:commentRangeEnd w:id="1541"/>
      <w:r w:rsidR="00E41CA2">
        <w:rPr>
          <w:rStyle w:val="CommentReference"/>
          <w:rFonts w:asciiTheme="minorHAnsi" w:eastAsiaTheme="minorHAnsi" w:hAnsiTheme="minorHAnsi"/>
          <w:lang w:eastAsia="en-US"/>
        </w:rPr>
        <w:commentReference w:id="1541"/>
      </w:r>
      <w:r w:rsidRPr="00C734F4">
        <w:rPr>
          <w:lang w:val="en-GB"/>
        </w:rPr>
        <w:t>.</w:t>
      </w:r>
    </w:p>
    <w:p w14:paraId="7051A13C" w14:textId="77777777" w:rsidR="00BF4F94" w:rsidRPr="00C734F4" w:rsidRDefault="00BF4F94" w:rsidP="00BF4F94">
      <w:pPr>
        <w:pStyle w:val="AR6BodyText"/>
        <w:rPr>
          <w:lang w:val="en-GB"/>
        </w:rPr>
      </w:pPr>
    </w:p>
    <w:p w14:paraId="06A36E0B" w14:textId="77777777" w:rsidR="00BF4F94" w:rsidRPr="00C734F4" w:rsidRDefault="00BF4F94" w:rsidP="00BF4F94">
      <w:pPr>
        <w:pStyle w:val="AR6BodyText"/>
        <w:rPr>
          <w:lang w:val="en-GB"/>
        </w:rPr>
      </w:pPr>
    </w:p>
    <w:p w14:paraId="46C14E1F" w14:textId="77777777" w:rsidR="00BF4F94" w:rsidRPr="00C734F4" w:rsidRDefault="00BF4F94" w:rsidP="00BF4F94">
      <w:pPr>
        <w:pStyle w:val="AR6Chap10Level310111"/>
        <w:rPr>
          <w:lang w:val="en-GB"/>
        </w:rPr>
      </w:pPr>
      <w:bookmarkStart w:id="1546" w:name="_Toc70454779"/>
      <w:r w:rsidRPr="00C734F4">
        <w:rPr>
          <w:lang w:val="en-GB"/>
        </w:rPr>
        <w:t>Synthesis assessment of climate information distillation</w:t>
      </w:r>
      <w:bookmarkEnd w:id="1546"/>
      <w:r w:rsidRPr="00C734F4">
        <w:rPr>
          <w:lang w:val="en-GB"/>
        </w:rPr>
        <w:t xml:space="preserve"> </w:t>
      </w:r>
      <w:r w:rsidRPr="00C734F4">
        <w:rPr>
          <w:lang w:val="en-GB"/>
        </w:rPr>
        <w:tab/>
      </w:r>
    </w:p>
    <w:p w14:paraId="00DEE8F6" w14:textId="77777777" w:rsidR="00BF4F94" w:rsidRPr="00C734F4" w:rsidRDefault="00BF4F94" w:rsidP="00BF4F94">
      <w:pPr>
        <w:pStyle w:val="AR6BodyText"/>
        <w:rPr>
          <w:lang w:val="en-GB"/>
        </w:rPr>
      </w:pPr>
    </w:p>
    <w:p w14:paraId="029BD5DA" w14:textId="77777777" w:rsidR="00BF4F94" w:rsidRPr="00C734F4" w:rsidRDefault="00BF4F94" w:rsidP="00BF4F94">
      <w:pPr>
        <w:pStyle w:val="AR6BodyText"/>
        <w:rPr>
          <w:lang w:val="en-GB"/>
        </w:rPr>
      </w:pPr>
      <w:r w:rsidRPr="00C734F4">
        <w:rPr>
          <w:lang w:val="en-GB"/>
        </w:rPr>
        <w:t xml:space="preserve">There is </w:t>
      </w:r>
      <w:r w:rsidRPr="00C734F4">
        <w:rPr>
          <w:i/>
          <w:lang w:val="en-GB"/>
        </w:rPr>
        <w:t>high confidence</w:t>
      </w:r>
      <w:r w:rsidRPr="00C734F4">
        <w:rPr>
          <w:lang w:val="en-GB"/>
        </w:rPr>
        <w:t xml:space="preserve"> that distilling climate information for a specific purpose benefits from a co-production process that involves users of the information, considers the specific user context and the values of relevant actors such as users and scientists, and translates the resultant information into the broader user context. This process allows users to take ownership of the information, builds relationships and trust between information users and producers and helps to overcome barriers in the information construction. This process enhances trust in the information as well its usefulness, relevance, and uptake, especially when the communication involves complex, contextual details (</w:t>
      </w:r>
      <w:r w:rsidRPr="00C734F4">
        <w:rPr>
          <w:i/>
          <w:lang w:val="en-GB"/>
        </w:rPr>
        <w:t>high confidence</w:t>
      </w:r>
      <w:r w:rsidRPr="00C734F4">
        <w:rPr>
          <w:lang w:val="en-GB"/>
        </w:rPr>
        <w:t>). The optimal approach for the transdisciplinary collaboration with users depends on the specific context conditioned by the sources available and the actors involved, which together are dependent on the regions considered and the framing by the question being addressed.</w:t>
      </w:r>
    </w:p>
    <w:p w14:paraId="2F67AD51" w14:textId="77777777" w:rsidR="00BF4F94" w:rsidRPr="00C734F4" w:rsidRDefault="00BF4F94" w:rsidP="00BF4F94">
      <w:pPr>
        <w:pStyle w:val="AR6BodyText"/>
        <w:rPr>
          <w:lang w:val="en-GB"/>
        </w:rPr>
      </w:pPr>
    </w:p>
    <w:p w14:paraId="3770C657" w14:textId="0C7B1E33" w:rsidR="00BF4F94" w:rsidRPr="00C734F4" w:rsidRDefault="00BF4F94" w:rsidP="00BF4F94">
      <w:pPr>
        <w:pStyle w:val="AR6BodyText"/>
        <w:rPr>
          <w:lang w:val="en-GB"/>
        </w:rPr>
      </w:pPr>
      <w:r w:rsidRPr="00C734F4">
        <w:rPr>
          <w:lang w:val="en-GB"/>
        </w:rPr>
        <w:t xml:space="preserve">Drawing upon multiple lines of evidence in the construction of climate information increases the fitness of this information and creates a stronger </w:t>
      </w:r>
      <w:r w:rsidR="00F90241">
        <w:rPr>
          <w:lang w:val="en-GB"/>
        </w:rPr>
        <w:t xml:space="preserve">foundation </w:t>
      </w:r>
      <w:r w:rsidRPr="00C734F4">
        <w:rPr>
          <w:lang w:val="en-GB"/>
        </w:rPr>
        <w:t>(</w:t>
      </w:r>
      <w:r w:rsidRPr="00C734F4">
        <w:rPr>
          <w:i/>
          <w:lang w:val="en-GB"/>
        </w:rPr>
        <w:t>high confidence</w:t>
      </w:r>
      <w:r w:rsidRPr="00C734F4">
        <w:rPr>
          <w:lang w:val="en-GB"/>
        </w:rPr>
        <w:t>). The lines of evidence can include multiple observational datasets, ensembles of different model types, process understanding, expert judgement, and indigenous knowledge, among others. Attribution studies, the characterization of possible outcomes associated with internal variability and a comprehensive assessment of observational, model and forcing uncertainties and possible contradictions using different analysis methods are important elements of distillation.</w:t>
      </w:r>
      <w:r w:rsidR="001E7F47">
        <w:rPr>
          <w:lang w:val="en-GB"/>
        </w:rPr>
        <w:t xml:space="preserve"> </w:t>
      </w:r>
      <w:r w:rsidR="001E7F47" w:rsidRPr="001E7F47">
        <w:rPr>
          <w:lang w:val="en-GB"/>
        </w:rPr>
        <w:t>To make the most appropriate decisions and responses to changing climate it is necessary to consider all physically plausible outcomes from multiple lines of evidence, especially in the case when they are contrasting</w:t>
      </w:r>
      <w:r w:rsidR="001E7F47">
        <w:rPr>
          <w:lang w:val="en-GB"/>
        </w:rPr>
        <w:t xml:space="preserve"> </w:t>
      </w:r>
      <w:r w:rsidR="00057F70">
        <w:rPr>
          <w:lang w:val="en-GB"/>
        </w:rPr>
        <w:t xml:space="preserve">such as in the </w:t>
      </w:r>
      <w:r w:rsidR="00501065">
        <w:rPr>
          <w:lang w:val="en-GB"/>
        </w:rPr>
        <w:t xml:space="preserve">examples </w:t>
      </w:r>
      <w:r w:rsidR="00057F70">
        <w:rPr>
          <w:lang w:val="en-GB"/>
        </w:rPr>
        <w:t>of</w:t>
      </w:r>
      <w:r w:rsidR="00501065">
        <w:rPr>
          <w:lang w:val="en-GB"/>
        </w:rPr>
        <w:t xml:space="preserve"> </w:t>
      </w:r>
      <w:r w:rsidR="001E7F47">
        <w:rPr>
          <w:lang w:val="en-GB"/>
        </w:rPr>
        <w:t>Cross-Chapter Box 10.1</w:t>
      </w:r>
      <w:r w:rsidR="00057F70">
        <w:rPr>
          <w:lang w:val="en-GB"/>
        </w:rPr>
        <w:t xml:space="preserve"> and</w:t>
      </w:r>
      <w:r w:rsidR="001E7F47">
        <w:rPr>
          <w:lang w:val="en-GB"/>
        </w:rPr>
        <w:t xml:space="preserve"> Section </w:t>
      </w:r>
      <w:r w:rsidR="00057F70">
        <w:rPr>
          <w:lang w:val="en-GB"/>
        </w:rPr>
        <w:t>10.</w:t>
      </w:r>
      <w:r w:rsidR="001E7F47">
        <w:rPr>
          <w:lang w:val="en-GB"/>
        </w:rPr>
        <w:t>6.2.</w:t>
      </w:r>
    </w:p>
    <w:p w14:paraId="7C75D4DA" w14:textId="77777777" w:rsidR="00BF4F94" w:rsidRPr="00C734F4" w:rsidRDefault="00BF4F94" w:rsidP="00BF4F94">
      <w:pPr>
        <w:pStyle w:val="AR6BodyText"/>
        <w:rPr>
          <w:lang w:val="en-GB"/>
        </w:rPr>
      </w:pPr>
    </w:p>
    <w:p w14:paraId="4F739E3D" w14:textId="77777777" w:rsidR="00BF4F94" w:rsidRPr="00C734F4" w:rsidRDefault="00BF4F94" w:rsidP="00BF4F94">
      <w:pPr>
        <w:pStyle w:val="AR6BodyText"/>
        <w:rPr>
          <w:lang w:val="en-GB"/>
        </w:rPr>
      </w:pPr>
    </w:p>
    <w:p w14:paraId="218A6B7F" w14:textId="77777777" w:rsidR="00BF4F94" w:rsidRPr="00C734F4" w:rsidRDefault="00BF4F94" w:rsidP="00BF4F94">
      <w:pPr>
        <w:pStyle w:val="AR6Chap10Level21011"/>
        <w:rPr>
          <w:lang w:val="en-GB"/>
        </w:rPr>
      </w:pPr>
      <w:bookmarkStart w:id="1547" w:name="_Toc70454780"/>
      <w:r w:rsidRPr="00C734F4">
        <w:rPr>
          <w:lang w:val="en-GB"/>
        </w:rPr>
        <w:t>Climate Services and the Construction of Regional Climate Information</w:t>
      </w:r>
      <w:bookmarkEnd w:id="1547"/>
    </w:p>
    <w:p w14:paraId="564A98BD" w14:textId="77777777" w:rsidR="00BF4F94" w:rsidRPr="00C734F4" w:rsidRDefault="00BF4F94" w:rsidP="00BF4F94">
      <w:pPr>
        <w:pStyle w:val="AR6BodyText"/>
        <w:rPr>
          <w:lang w:val="en-GB"/>
        </w:rPr>
      </w:pPr>
    </w:p>
    <w:p w14:paraId="06D26DF2" w14:textId="7D74A7FA" w:rsidR="00BF4F94" w:rsidRPr="00C734F4" w:rsidRDefault="00BF4F94" w:rsidP="00BF4F94">
      <w:pPr>
        <w:pStyle w:val="AR6BodyText"/>
        <w:rPr>
          <w:lang w:val="en-GB"/>
        </w:rPr>
      </w:pPr>
      <w:r w:rsidRPr="00C734F4">
        <w:rPr>
          <w:lang w:val="en-GB"/>
        </w:rPr>
        <w:t xml:space="preserve">Climate services have been defined as the provision of climate information to assist decision-making (Sections 1.2.3, and 12.6, and Cross-Chapter Box 12.2). Services are expected to be based on scientifically credible information and expertise, have appropriate engagement from users and providers, have an effective access mechanism and aim at meeting the users’ needs </w:t>
      </w:r>
      <w:r w:rsidRPr="00C734F4">
        <w:rPr>
          <w:lang w:val="en-GB"/>
        </w:rPr>
        <w:fldChar w:fldCharType="begin" w:fldLock="1"/>
      </w:r>
      <w:r w:rsidR="000465A7">
        <w:rPr>
          <w:lang w:val="en-GB"/>
        </w:rPr>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"mendeley" : { "formattedCitation" : "(Hewitt et al., 2020)", "plainTextFormattedCitation" : "(Hewitt et al., 2020)", "previouslyFormattedCitation" : "(Hewitt et al., 2020)" }, "properties" : { "noteIndex" : 0 }, "schema" : "https://github.com/citation-style-language/schema/raw/master/csl-citation.json" }</w:instrText>
      </w:r>
      <w:r w:rsidRPr="00C734F4">
        <w:rPr>
          <w:lang w:val="en-GB"/>
        </w:rPr>
        <w:fldChar w:fldCharType="separate"/>
      </w:r>
      <w:r w:rsidR="00E41CA2">
        <w:rPr>
          <w:noProof/>
          <w:lang w:val="en-GB"/>
        </w:rPr>
        <w:t>(Hewitt et al., 2020)</w:t>
      </w:r>
      <w:r w:rsidRPr="00C734F4">
        <w:rPr>
          <w:lang w:val="en-GB"/>
        </w:rPr>
        <w:fldChar w:fldCharType="end"/>
      </w:r>
      <w:r w:rsidRPr="00C734F4">
        <w:rPr>
          <w:lang w:val="en-GB"/>
        </w:rPr>
        <w:t xml:space="preserve">. To achieve this, climate services synthesize context-relevant climate information addressing questions for a wide range of climate time scales. From this point of view, climate services are instruments for the production, translation and transfer of climate information and knowledge for their use in climate-informed decision-making and climate-smart policy and planning </w:t>
      </w:r>
      <w:r w:rsidRPr="00C734F4">
        <w:rPr>
          <w:lang w:val="en-GB"/>
        </w:rPr>
        <w:fldChar w:fldCharType="begin" w:fldLock="1"/>
      </w:r>
      <w:r w:rsidR="000465A7">
        <w:rPr>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"mendeley" : { "formattedCitation" : "(Hewitt et al., 2012)", "plainTextFormattedCitation" : "(Hewitt et al., 2012)", "previouslyFormattedCitation" : "(Hewitt et al., 2012)" }, "properties" : { "noteIndex" : 0 }, "schema" : "https://github.com/citation-style-language/schema/raw/master/csl-citation.json" }</w:instrText>
      </w:r>
      <w:r w:rsidRPr="00C734F4">
        <w:rPr>
          <w:lang w:val="en-GB"/>
        </w:rPr>
        <w:fldChar w:fldCharType="separate"/>
      </w:r>
      <w:r w:rsidR="00E41CA2">
        <w:rPr>
          <w:noProof/>
          <w:lang w:val="en-GB"/>
        </w:rPr>
        <w:t>(Hewitt et al., 2012)</w:t>
      </w:r>
      <w:r w:rsidRPr="00C734F4">
        <w:rPr>
          <w:lang w:val="en-GB"/>
        </w:rPr>
        <w:fldChar w:fldCharType="end"/>
      </w:r>
      <w:r w:rsidRPr="00C734F4">
        <w:rPr>
          <w:lang w:val="en-GB"/>
        </w:rPr>
        <w:t xml:space="preserve">. The appropriate provision of climate services considers the diagnosis of climate information needs, the service itself and a number of good practices still under </w:t>
      </w:r>
      <w:r w:rsidRPr="00274D1E">
        <w:rPr>
          <w:lang w:val="en-GB"/>
        </w:rPr>
        <w:t xml:space="preserve">development </w:t>
      </w:r>
      <w:r w:rsidRPr="00441820">
        <w:rPr>
          <w:lang w:val="en-GB"/>
        </w:rPr>
        <w:fldChar w:fldCharType="begin" w:fldLock="1"/>
      </w:r>
      <w:r w:rsidR="000465A7">
        <w:rPr>
          <w:lang w:val="en-GB"/>
        </w:rPr>
        <w:instrText>ADDIN CSL_CITATION { "citationItems" : [ { "id" : "ITEM-1", "itemData" : { "DOI" : "10.1175/WCAS-D-17-0030.1", "ISSN" : "1948-8327", "abstract" : "Billed as the creation and provision of timely, tailored information for decision-making at all levels of society, climate services have garnered a great deal of attention in recent years. Despite this growing attention, strategies to design, diagnose, and evaluate climate services remain relatively ad hoc\u2014and while a general sense of what constitutes \u201cgood practice\u201d in climate service provision is developing in some areas, and with respect to certain aspects of service provision, a great deal about the effective implementation of such service remains unknown. This article reviews a sample of more than 100 climate service activities as a means to generate a snapshot of the state of the field in 2012. It is found that a \u201ctypical climate service\u201d at this time was provided by a national meteorological service operating on a national scale to provide seasonal climate information to agricultural decision-makers online. The analysis shows that the field of climate services is still emerging\u2014marked by contested definitions, an emphasis on capacity development, uneven progress toward coproduction, uncertain funding streams, and a lack of evaluation activities\u2014and stands as a signpost against which the development of the field can be measured. The article also reflects on the relative contribution of this sort of sampling activity in informing \u201cgood practice\u201d and offers suggestions for how both sampling and case study efforts can be better designed to increase the potential for learning. This article concludes with some observations on the relative contribution that broad-based analyses can play in informing this emerging field.", "author" : [ { "dropping-particle" : "", "family" : "Vaughan", "given" : "Catherine", "non-dropping-particle" : "", "parse-names" : false, "suffix" : "" }, { "dropping-particle" : "", "family" : "Dessai", "given" : "Suraje", "non-dropping-particle" : "", "parse-names" : false, "suffix" : "" }, { "dropping-particle" : "", "family" : "Hewitt", "given" : "Chris", "non-dropping-particle" : "", "parse-names" : false, "suffix" : "" } ], "container-title" : "Weather, Climate, and Society", "id" : "ITEM-1", "issue" : "2", "issued" : { "date-parts" : [ [ "2018", "4", "1" ] ] }, "page" : "373-395", "title" : "Surveying Climate Services: What Can We Learn from a Bird\u2019s-Eye View?", "translator" : [ { "dropping-particle" : "", "family" : "Q6806", "given" : "", "non-dropping-particle" : "", "parse-names" : false, "suffix" : "" } ], "type" : "article-journal", "volume" : "10" }, "uris" : [ "http://www.mendeley.com/documents/?uuid=9e45a130-b710-4ef4-a6e9-ea85e35cacec" ] } ], "mendeley" : { "formattedCitation" : "(Vaughan et al., 2018)", "plainTextFormattedCitation" : "(Vaughan et al., 2018)", "previouslyFormattedCitation" : "(Vaughan et al., 2018)" }, "properties" : { "noteIndex" : 0 }, "schema" : "https://github.com/citation-style-language/schema/raw/master/csl-citation.json" }</w:instrText>
      </w:r>
      <w:r w:rsidRPr="00441820">
        <w:rPr>
          <w:lang w:val="en-GB"/>
        </w:rPr>
        <w:fldChar w:fldCharType="separate"/>
      </w:r>
      <w:r w:rsidR="00E41CA2">
        <w:rPr>
          <w:noProof/>
          <w:lang w:val="en-GB"/>
        </w:rPr>
        <w:t>(Vaughan et al., 2018)</w:t>
      </w:r>
      <w:r w:rsidRPr="00441820">
        <w:rPr>
          <w:lang w:val="en-GB"/>
        </w:rPr>
        <w:fldChar w:fldCharType="end"/>
      </w:r>
      <w:r w:rsidRPr="00274D1E">
        <w:rPr>
          <w:lang w:val="en-GB"/>
        </w:rPr>
        <w:t>.</w:t>
      </w:r>
    </w:p>
    <w:p w14:paraId="51D083E0" w14:textId="77777777" w:rsidR="00BF4F94" w:rsidRPr="00C734F4" w:rsidRDefault="00BF4F94" w:rsidP="00BF4F94">
      <w:pPr>
        <w:pStyle w:val="AR6BodyText"/>
        <w:rPr>
          <w:lang w:val="en-GB"/>
        </w:rPr>
      </w:pPr>
    </w:p>
    <w:p w14:paraId="47601399" w14:textId="3969C428" w:rsidR="00BF4F94" w:rsidRPr="00C734F4" w:rsidRDefault="00BF4F94" w:rsidP="00BF4F94">
      <w:pPr>
        <w:pStyle w:val="AR6BodyText"/>
        <w:rPr>
          <w:lang w:val="en-GB"/>
        </w:rPr>
      </w:pPr>
      <w:r w:rsidRPr="00C734F4">
        <w:rPr>
          <w:lang w:val="en-GB"/>
        </w:rPr>
        <w:t xml:space="preserve">The preceding subsections assess research on the distillation of climate information, which is directly relevant for the development of climate services. Distillation, when implemented appropriately and interpreted with all due caveats, leads to credible climate information with a broader foundation of evidence to be used in climate services practice according to the recommendations of the Global Framework for Climate Services </w:t>
      </w:r>
      <w:r w:rsidRPr="00C734F4">
        <w:rPr>
          <w:lang w:val="en-GB"/>
        </w:rPr>
        <w:fldChar w:fldCharType="begin" w:fldLock="1"/>
      </w:r>
      <w:r w:rsidR="000465A7">
        <w:rPr>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"mendeley" : { "formattedCitation" : "(Hewitt et al., 2012)", "plainTextFormattedCitation" : "(Hewitt et al., 2012)", "previouslyFormattedCitation" : "(Hewitt et al., 2012)" }, "properties" : { "noteIndex" : 0 }, "schema" : "https://github.com/citation-style-language/schema/raw/master/csl-citation.json" }</w:instrText>
      </w:r>
      <w:r w:rsidRPr="00C734F4">
        <w:rPr>
          <w:lang w:val="en-GB"/>
        </w:rPr>
        <w:fldChar w:fldCharType="separate"/>
      </w:r>
      <w:r w:rsidR="00E41CA2">
        <w:rPr>
          <w:noProof/>
          <w:lang w:val="en-GB"/>
        </w:rPr>
        <w:t>(Hewitt et al., 2012)</w:t>
      </w:r>
      <w:r w:rsidRPr="00C734F4">
        <w:rPr>
          <w:lang w:val="en-GB"/>
        </w:rPr>
        <w:fldChar w:fldCharType="end"/>
      </w:r>
      <w:r w:rsidRPr="00C734F4">
        <w:rPr>
          <w:lang w:val="en-GB"/>
        </w:rPr>
        <w:t>. As stated in Chapter 12, climate services set new scientific challenges to research. Examples of some of the challenges have been given in Chapters 1 and 12, which are complemented by the barriers to the distillation assessed in Section 10.5.3.3.</w:t>
      </w:r>
    </w:p>
    <w:p w14:paraId="6BB1DBB0" w14:textId="77777777" w:rsidR="00BF4F94" w:rsidRDefault="00BF4F94" w:rsidP="00BF4F94">
      <w:pPr>
        <w:pStyle w:val="AR6BodyText"/>
        <w:rPr>
          <w:lang w:val="en-GB"/>
        </w:rPr>
      </w:pPr>
    </w:p>
    <w:p w14:paraId="1A06A65F" w14:textId="77777777" w:rsidR="00A766DC" w:rsidRPr="00C734F4" w:rsidRDefault="00A766DC" w:rsidP="00BF4F94">
      <w:pPr>
        <w:pStyle w:val="AR6BodyText"/>
        <w:rPr>
          <w:lang w:val="en-GB"/>
        </w:rPr>
      </w:pPr>
    </w:p>
    <w:p w14:paraId="2145EDB8" w14:textId="541719EC" w:rsidR="00BF4F94" w:rsidRDefault="00BF4F94" w:rsidP="00422CB7">
      <w:pPr>
        <w:rPr>
          <w:rFonts w:cs="Times New Roman"/>
          <w:b/>
        </w:rPr>
      </w:pPr>
      <w:r w:rsidRPr="00C734F4">
        <w:rPr>
          <w:rFonts w:cs="Times New Roman"/>
          <w:b/>
        </w:rPr>
        <w:t>[START BOX 10.2 HERE]</w:t>
      </w:r>
    </w:p>
    <w:p w14:paraId="154A5F29" w14:textId="77777777" w:rsidR="00422CB7" w:rsidRPr="00C734F4" w:rsidRDefault="00422CB7" w:rsidP="00A766DC">
      <w:pPr>
        <w:shd w:val="clear" w:color="auto" w:fill="DEEAF6" w:themeFill="accent1" w:themeFillTint="33"/>
        <w:rPr>
          <w:rFonts w:cs="Times New Roman"/>
          <w:b/>
        </w:rPr>
      </w:pPr>
    </w:p>
    <w:p w14:paraId="12BD6C36" w14:textId="77777777" w:rsidR="00BF4F94" w:rsidRPr="00BE5C8E" w:rsidRDefault="00BF4F94" w:rsidP="00BE5C8E">
      <w:pPr>
        <w:pStyle w:val="AR6Chap10Box"/>
        <w:shd w:val="clear" w:color="auto" w:fill="DEEAF6" w:themeFill="accent1" w:themeFillTint="33"/>
        <w:ind w:hanging="720"/>
      </w:pPr>
      <w:bookmarkStart w:id="1548" w:name="_Toc70454781"/>
      <w:r w:rsidRPr="00BE5C8E">
        <w:t>Storylines for constructing and communicating regional climate information</w:t>
      </w:r>
      <w:bookmarkEnd w:id="1548"/>
    </w:p>
    <w:p w14:paraId="07ED0838" w14:textId="77777777" w:rsidR="00BF4F94" w:rsidRPr="00C734F4" w:rsidRDefault="00BF4F94" w:rsidP="00BF4F94">
      <w:pPr>
        <w:pStyle w:val="AR6BodyText"/>
        <w:shd w:val="clear" w:color="auto" w:fill="DEEAF6" w:themeFill="accent1" w:themeFillTint="33"/>
        <w:rPr>
          <w:lang w:val="en-GB" w:eastAsia="en-US"/>
        </w:rPr>
      </w:pPr>
    </w:p>
    <w:p w14:paraId="2B611374" w14:textId="695F2B53" w:rsidR="00BF4F94" w:rsidRPr="00C734F4" w:rsidRDefault="00BF4F94" w:rsidP="00BF4F94">
      <w:pPr>
        <w:pStyle w:val="AR6BodyText"/>
        <w:shd w:val="clear" w:color="auto" w:fill="DEEAF6" w:themeFill="accent1" w:themeFillTint="33"/>
        <w:rPr>
          <w:lang w:val="en-GB" w:eastAsia="en-US"/>
        </w:rPr>
      </w:pPr>
      <w:r w:rsidRPr="00C734F4">
        <w:rPr>
          <w:lang w:val="en-GB" w:eastAsia="en-US"/>
        </w:rPr>
        <w:t xml:space="preserve">Communicating the full extent of available information on future climate for a region, including an uncertainty quantification, can act as a barrier to the uptake and use of such information </w:t>
      </w:r>
      <w:r w:rsidRPr="00C734F4">
        <w:rPr>
          <w:lang w:val="en-GB" w:eastAsia="en-US"/>
        </w:rPr>
        <w:fldChar w:fldCharType="begin" w:fldLock="1"/>
      </w:r>
      <w:r w:rsidR="000465A7">
        <w:rPr>
          <w:lang w:val="en-GB" w:eastAsia="en-US"/>
        </w:rPr>
        <w:instrText>ADDIN CSL_CITATION { "citationItems" : [ { "id" : "ITEM-1",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"ITEM-1",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"id" : "ITEM-2", "itemData" : { "DOI" : "10.1007/s10584-018-2183-5", "ISSN" : "0165-0009", "author" : [ { "dropping-particle" : "", "family" : "Daron", "given" : "Joseph D.", "non-dropping-particle" : "", "parse-names" : false, "suffix" : "" }, { "dropping-particle" : "", "family" : "Macadam", "given" : "Ian", "non-dropping-particle" : "", "parse-names" : false, "suffix" : "" }, { "dropping-particle" : "", "family" : "Kanamaru", "given" : "Hideki", "non-dropping-particle" : "", "parse-names" : false, "suffix" : "" }, { "dropping-particle" : "", "family" : "Cinco", "given" : "Thelma", "non-dropping-particle" : "", "parse-names" : false, "suffix" : "" }, { "dropping-particle" : "", "family" : "Katzfey", "given" : "Jack", "non-dropping-particle" : "", "parse-names" : false, "suffix" : "" }, { "dropping-particle" : "", "family" : "Scannell", "given" : "Claire", "non-dropping-particle" : "", "parse-names" : false, "suffix" : "" }, { "dropping-particle" : "", "family" : "Jones", "given" : "Richard", "non-dropping-particle" : "", "parse-names" : false, "suffix" : "" }, { "dropping-particle" : "", "family" : "Villafuerte", "given" : "Marcelino", "non-dropping-particle" : "", "parse-names" : false, "suffix" : "" }, { "dropping-particle" : "", "family" : "Cruz", "given" : "Faye", "non-dropping-particle" : "", "parse-names" : false, "suffix" : "" }, { "dropping-particle" : "", "family" : "Narisma", "given" : "Gemma", "non-dropping-particle" : "", "parse-names" : false, "suffix" : "" }, { "dropping-particle" : "", "family" : "Delfino", "given" : "Rafaela Jane", "non-dropping-particle" : "", "parse-names" : false, "suffix" : "" }, { "dropping-particle" : "", "family" : "Lasco", "given" : "Rodel", "non-dropping-particle" : "", "parse-names" : false, "suffix" : "" }, { "dropping-particle" : "", "family" : "Manalo", "given" : "John", "non-dropping-particle" : "", "parse-names" : false, "suffix" : "" }, { "dropping-particle" : "", "family" : "Ares", "given" : "Emma", "non-dropping-particle" : "", "parse-names" : false, "suffix" : "" }, { "dropping-particle" : "", "family" : "Solis", "given" : "Ana Liza", "non-dropping-particle" : "", "parse-names" : false, "suffix" : "" }, { "dropping-particle" : "", "family" : "Guzman", "given" : "Rosalina", "non-dropping-particle" : "de", "parse-names" : false, "suffix" : "" }, { "dropping-particle" : "", "family" : "Basconcillo", "given" : "Joseph", "non-dropping-particle" : "", "parse-names" : false, "suffix" : "" }, { "dropping-particle" : "", "family" : "Tangang", "given" : "Fredolin", "non-dropping-particle" : "", "parse-names" : false, "suffix" : "" } ], "container-title" : "Climatic Change", "id" : "ITEM-2", "issue" : "1-2", "issued" : { "date-parts" : [ [ "2018", "5", "29" ] ] }, "page" : "187-203", "title" : "Providing future climate projections using multiple models and methods: insights from the Philippines", "translator" : [ { "dropping-particle" : "", "family" : "Q6851", "given" : "", "non-dropping-particle" : "", "parse-names" : false, "suffix" : "" } ], "type" : "article-journal", "volume" : "148" }, "uris" : [ "http://www.mendeley.com/documents/?uuid=e83c86f6-cef7-41e2-b49c-913e40ab3cc1" ] } ], "mendeley" : { "formattedCitation" : "(Lemos et al., 2012; Daron et al., 2018)", "plainTextFormattedCitation" : "(Lemos et al., 2012; Daron et al., 2018)", "previouslyFormattedCitation" : "(Lemos et al., 2012; Daron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(Lemos et al., 2012; Daron et al., 2018)</w:t>
      </w:r>
      <w:r w:rsidRPr="00C734F4">
        <w:rPr>
          <w:lang w:val="en-GB" w:eastAsia="en-US"/>
        </w:rPr>
        <w:fldChar w:fldCharType="end"/>
      </w:r>
      <w:r w:rsidRPr="00C734F4">
        <w:rPr>
          <w:lang w:val="en-GB" w:eastAsia="en-US"/>
        </w:rPr>
        <w:t xml:space="preserve">. To address the need to simplify and increase the relevance of information for specific contexts, recent studies have adopted storyline and narrative approaches </w:t>
      </w:r>
      <w:commentRangeStart w:id="1549"/>
      <w:r w:rsidRPr="00C734F4">
        <w:rPr>
          <w:lang w:val="en-GB" w:eastAsia="en-US"/>
        </w:rPr>
        <w:fldChar w:fldCharType="begin" w:fldLock="1"/>
      </w:r>
      <w:ins w:id="1550" w:author="Robin Matthews" w:date="2021-07-11T17:41:00Z">
        <w:r w:rsidR="00980AFC">
          <w:rPr>
            <w:lang w:val="en-GB" w:eastAsia="en-US"/>
          </w:rPr>
          <w: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"id" : "ITEM-2",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"ITEM-2",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"(Hazeleger et al., 2015; Shepherd et al., 2018)", "manualFormatting" : "(Hazeleger et al., 2015; Shepherd et al., 2018", "plainTextFormattedCitation" : "(Hazeleger et al., 2015; Shepherd et al., 2018)", "previouslyFormattedCitation" : "(Hazeleger et al., 2015; Shepherd et al., 2018)" }, "properties" : { "noteIndex" : 0 }, "schema" : "https://github.com/citation-style-language/schema/raw/master/csl-citation.json" }</w:instrText>
        </w:r>
      </w:ins>
      <w:del w:id="1551" w:author="Robin Matthews" w:date="2021-07-11T17:41:00Z">
        <w:r w:rsidR="000465A7" w:rsidDel="00980AFC">
          <w:rPr>
            <w:lang w:val="en-GB" w:eastAsia="en-US"/>
          </w:rPr>
          <w:del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"id" : "ITEM-2",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"ITEM-2",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"(Hazeleger et al., 2015; Shepherd et al., 2018)", "manualFormatting" : "(Hazeleger et al., 2015; Shepherd et al., 2018; ", "plainTextFormattedCitation" : "(Hazeleger et al., 2015; Shepherd et al., 2018)", "previouslyFormattedCitation" : "(Hazeleger et al., 2015; Shepherd et al., 2018)"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(Hazeleger et al., 2015; Shepherd et al., 2018</w:t>
      </w:r>
      <w:del w:id="1552" w:author="Robin Matthews" w:date="2021-07-11T17:41:00Z">
        <w:r w:rsidR="00E41CA2" w:rsidDel="00980AFC">
          <w:rPr>
            <w:noProof/>
            <w:lang w:val="en-GB" w:eastAsia="en-US"/>
          </w:rPr>
          <w:delText xml:space="preserve">; </w:delText>
        </w:r>
      </w:del>
      <w:r w:rsidRPr="00C734F4">
        <w:rPr>
          <w:lang w:val="en-GB" w:eastAsia="en-US"/>
        </w:rPr>
        <w:fldChar w:fldCharType="end"/>
      </w:r>
      <w:commentRangeEnd w:id="1549"/>
      <w:r w:rsidR="00E41CA2">
        <w:rPr>
          <w:rStyle w:val="CommentReference"/>
          <w:rFonts w:asciiTheme="minorHAnsi" w:eastAsiaTheme="minorHAnsi" w:hAnsiTheme="minorHAnsi"/>
          <w:lang w:eastAsia="en-US"/>
        </w:rPr>
        <w:commentReference w:id="1549"/>
      </w:r>
      <w:ins w:id="1553" w:author="Robin Matthews" w:date="2021-07-11T17:41:00Z">
        <w:r w:rsidR="00980AFC">
          <w:rPr>
            <w:lang w:val="en-GB" w:eastAsia="en-US"/>
          </w:rPr>
          <w:t xml:space="preserve">; </w:t>
        </w:r>
      </w:ins>
      <w:r w:rsidRPr="00C734F4">
        <w:rPr>
          <w:lang w:val="en-GB" w:eastAsia="en-US"/>
        </w:rPr>
        <w:t>Section 1.4.4.2). As such, these approaches are an important tool for the climate information distillation (Section 10.5.3). Here we assess th</w:t>
      </w:r>
      <w:r w:rsidR="004B5645">
        <w:rPr>
          <w:lang w:val="en-GB" w:eastAsia="en-US"/>
        </w:rPr>
        <w:t>e</w:t>
      </w:r>
      <w:r w:rsidRPr="00C734F4">
        <w:rPr>
          <w:lang w:val="en-GB" w:eastAsia="en-US"/>
        </w:rPr>
        <w:t xml:space="preserve">se in a regional climate information context, namely for </w:t>
      </w:r>
      <w:r w:rsidRPr="00C734F4">
        <w:rPr>
          <w:lang w:val="en-GB" w:eastAsia="en-US"/>
        </w:rPr>
        <w:lastRenderedPageBreak/>
        <w:t>exploring uncertainties, embedding climate information into a given user context, and communicating climate change information.</w:t>
      </w:r>
    </w:p>
    <w:p w14:paraId="46340B14" w14:textId="77777777" w:rsidR="00BF4F94" w:rsidRPr="00C734F4" w:rsidRDefault="00BF4F94" w:rsidP="00BF4F94">
      <w:pPr>
        <w:pStyle w:val="AR6BodyText"/>
        <w:shd w:val="clear" w:color="auto" w:fill="DEEAF6" w:themeFill="accent1" w:themeFillTint="33"/>
        <w:rPr>
          <w:lang w:val="en-GB" w:eastAsia="en-US"/>
        </w:rPr>
      </w:pPr>
    </w:p>
    <w:p w14:paraId="5599D21C" w14:textId="3E6F92DE" w:rsidR="00BF4F94" w:rsidRPr="00C734F4" w:rsidRDefault="00BF4F94" w:rsidP="00BF4F94">
      <w:pPr>
        <w:pStyle w:val="AR6BodyText"/>
        <w:shd w:val="clear" w:color="auto" w:fill="DEEAF6" w:themeFill="accent1" w:themeFillTint="33"/>
        <w:rPr>
          <w:lang w:val="en-GB" w:eastAsia="en-US"/>
        </w:rPr>
      </w:pPr>
      <w:r w:rsidRPr="00C734F4">
        <w:rPr>
          <w:lang w:val="en-GB" w:eastAsia="en-US"/>
        </w:rPr>
        <w:t>Physical climate storylines are self-consistent and plausible unfoldings of a physical trajectory of the climate system, or a weather or climate event, on time</w:t>
      </w:r>
      <w:r w:rsidR="00695479">
        <w:rPr>
          <w:lang w:val="en-GB" w:eastAsia="en-US"/>
        </w:rPr>
        <w:t xml:space="preserve"> </w:t>
      </w:r>
      <w:r w:rsidRPr="00C734F4">
        <w:rPr>
          <w:lang w:val="en-GB" w:eastAsia="en-US"/>
        </w:rPr>
        <w:t xml:space="preserve">scales from hours to multiple decades (Section 1.4.4.2). Storylines that condition climatic features and processes on a set of plausible but distinct large-scale climatic changes enables the exploration of uncertainties in regional climate projections (Box 10.2, Figure 1; Section 10.3.4.2). For instance, </w:t>
      </w:r>
      <w:r w:rsidRPr="00C734F4">
        <w:rPr>
          <w:lang w:val="en-GB" w:eastAsia="en-US"/>
        </w:rPr>
        <w:fldChar w:fldCharType="begin" w:fldLock="1"/>
      </w:r>
      <w:r w:rsidR="000465A7">
        <w:rPr>
          <w:lang w:val="en-GB" w:eastAsia="en-US"/>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C734F4">
        <w:rPr>
          <w:lang w:val="en-GB" w:eastAsia="en-US"/>
        </w:rPr>
        <w:fldChar w:fldCharType="separate"/>
      </w:r>
      <w:r w:rsidR="00E41CA2">
        <w:rPr>
          <w:noProof/>
          <w:lang w:val="en-GB" w:eastAsia="en-US"/>
        </w:rPr>
        <w:t>Zappa and Shepherd (2017)</w:t>
      </w:r>
      <w:r w:rsidRPr="00C734F4">
        <w:rPr>
          <w:lang w:val="en-GB" w:eastAsia="en-US"/>
        </w:rPr>
        <w:fldChar w:fldCharType="end"/>
      </w:r>
      <w:r w:rsidRPr="00C734F4">
        <w:rPr>
          <w:lang w:val="en-GB" w:eastAsia="en-US"/>
        </w:rPr>
        <w:t xml:space="preserve"> condition projected changes in European surface wind speeds on different plausible projections of tropical upper tropospheric warming and the polar vortex strength in the CMIP5 multi-model ensemble. Storylines of specific events are generated to explore the unfolding and impacts of comparable events in counterfactual climates </w:t>
      </w:r>
      <w:r w:rsidRPr="00C734F4">
        <w:rPr>
          <w:lang w:val="en-GB" w:eastAsia="en-US"/>
        </w:rPr>
        <w:fldChar w:fldCharType="begin" w:fldLock="1"/>
      </w:r>
      <w:r w:rsidR="000465A7">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"ITEM-4",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"id" : "ITEM-5",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"ITEM-5",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"(Lackmann, 2015; Meredith et al., 2015b; Takayabu et al., 2015; Hegdahl et al., 2020; Sillmann et al., 2020)", "plainTextFormattedCitation" : "(Lackmann, 2015; Meredith et al., 2015b; Takayabu et al., 2015; Hegdahl et al., 2020; Sillmann et al., 2020)", "previouslyFormattedCitation" : "(Lackmann, 2015; Meredith et al., 2015b; Takayabu et al., 2015; Hegdahl et al., 2020; Sillmann et al., 2020)" }, "properties" : { "noteIndex" : 0 }, "schema" : "https://github.com/citation-style-language/schema/raw/master/csl-citation.json" }</w:instrText>
      </w:r>
      <w:r w:rsidRPr="00C734F4">
        <w:rPr>
          <w:lang w:val="en-GB" w:eastAsia="en-US"/>
        </w:rPr>
        <w:fldChar w:fldCharType="separate"/>
      </w:r>
      <w:r w:rsidR="00E41CA2">
        <w:rPr>
          <w:noProof/>
          <w:lang w:val="en-US" w:eastAsia="en-US"/>
        </w:rPr>
        <w:t>(Lackmann, 2015; Meredith et al., 2015b; Takayabu et al., 2015; Hegdahl et al., 2020; Sillmann et al., 2020)</w:t>
      </w:r>
      <w:r w:rsidRPr="00C734F4">
        <w:rPr>
          <w:lang w:val="en-GB" w:eastAsia="en-US"/>
        </w:rPr>
        <w:fldChar w:fldCharType="end"/>
      </w:r>
      <w:r w:rsidRPr="00737B5A">
        <w:rPr>
          <w:lang w:val="en-US" w:eastAsia="en-US"/>
        </w:rPr>
        <w:t xml:space="preserve">. </w:t>
      </w:r>
      <w:r w:rsidRPr="00C734F4">
        <w:rPr>
          <w:lang w:val="en-GB" w:eastAsia="en-US"/>
        </w:rPr>
        <w:t xml:space="preserve">Those event storylines can be based on pseudo-global warming studies </w:t>
      </w:r>
      <w:commentRangeStart w:id="1554"/>
      <w:r w:rsidRPr="00C734F4">
        <w:rPr>
          <w:lang w:val="en-GB" w:eastAsia="en-US"/>
        </w:rPr>
        <w:fldChar w:fldCharType="begin" w:fldLock="1"/>
      </w:r>
      <w:r w:rsidR="000465A7">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"(Lackmann, 2015; Meredith et al., 2015b; Takayabu et al., 2015)", "manualFormatting" : "(Lackmann, 2015; Meredith et al., 2015; Takayabu et al., 2015; ", "plainTextFormattedCitation" : "(Lackmann, 2015; Meredith et al., 2015b; Takayabu et al., 2015)", "previouslyFormattedCitation" : "(Lackmann, 2015; Meredith et al., 2015b; Takayabu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(Lackmann, 2015; Meredith et al., 2015</w:t>
      </w:r>
      <w:ins w:id="1555" w:author="Robin Matthews" w:date="2021-07-11T17:41:00Z">
        <w:r w:rsidR="00980AFC">
          <w:rPr>
            <w:noProof/>
            <w:lang w:val="en-GB" w:eastAsia="en-US"/>
          </w:rPr>
          <w:t>b</w:t>
        </w:r>
      </w:ins>
      <w:r w:rsidR="00E41CA2">
        <w:rPr>
          <w:noProof/>
          <w:lang w:val="en-GB" w:eastAsia="en-US"/>
        </w:rPr>
        <w:t xml:space="preserve">; Takayabu et al., 2015; </w:t>
      </w:r>
      <w:r w:rsidRPr="00C734F4">
        <w:rPr>
          <w:lang w:val="en-GB" w:eastAsia="en-US"/>
        </w:rPr>
        <w:fldChar w:fldCharType="end"/>
      </w:r>
      <w:commentRangeEnd w:id="1554"/>
      <w:r w:rsidR="00E41CA2">
        <w:rPr>
          <w:rStyle w:val="CommentReference"/>
          <w:rFonts w:asciiTheme="minorHAnsi" w:eastAsiaTheme="minorHAnsi" w:hAnsiTheme="minorHAnsi"/>
          <w:lang w:eastAsia="en-US"/>
        </w:rPr>
        <w:commentReference w:id="1554"/>
      </w:r>
      <w:r w:rsidRPr="00C734F4">
        <w:rPr>
          <w:lang w:val="en-GB" w:eastAsia="en-US"/>
        </w:rPr>
        <w:t xml:space="preserve">Section 10.3.2.2), selected and possibly downscaled events from long-term climate projections </w:t>
      </w:r>
      <w:r w:rsidRPr="00C734F4">
        <w:rPr>
          <w:lang w:val="en-GB" w:eastAsia="en-US"/>
        </w:rPr>
        <w:fldChar w:fldCharType="begin" w:fldLock="1"/>
      </w:r>
      <w:r w:rsidR="000465A7">
        <w:rPr>
          <w:lang w:val="en-GB" w:eastAsia="en-US"/>
        </w:rPr>
        <w:instrText>ADDIN CSL_CITATION { "citationItems" : [ { "id" : "ITEM-1", "itemData" : { "DOI" : "10.1126/sciadv.aay6546", "ISSN" : "2375-2548", "abstract" : "A reliable projection of future South Asian summer monsoon (SASM) benefits a large population in Asia. Using a 100-member ensemble of simulations by the Max Planck Institute Earth System Model (MPI-ESM) and a 50-member ensemble of simulations by the Canadian Earth System Model (CanESM2), we find that internal variability can overshadow the forced SASM rainfall trend, leading to large projection uncertainties for the next 15 to 30 years. We further identify that the Interdecadal Pacific Oscillation (IPO) is, in part, responsible for the uncertainties. Removing the IPO-related rainfall variations reduces the uncertainties in the near-term projection of the SASM rainfall by 13 to 15% and 26 to 30% in the MPI-ESM and CanESM2 ensembles, respectively. Our results demonstrate that the uncertainties in near-term projections of the SASM rainfall can be reduced by improving prediction of near-future IPO and other internal modes of climate variability.", "author" : [ { "dropping-particle" : "", "family" : "Huang", "given" : "Xin", "non-dropping-particle" : "", "parse-names" : false, "suffix" : "" }, { "dropping-particle" : "", "family" : "Zhou", "given" : "Tianjun", "non-dropping-particle" : "", "parse-names" : false, "suffix" : "" }, { "dropping-particle" : "", "family" : "Dai", "given" : "Aiguo", "non-dropping-particle" : "", "parse-names" : false, "suffix" : "" }, { "dropping-particle" : "", "family" : "Li", "given" : "Hongmei", "non-dropping-particle" : "", "parse-names" : false, "suffix" : "" }, { "dropping-particle" : "", "family" : "Li", "given" : "Chao", "non-dropping-particle" : "", "parse-names" : false, "suffix" : "" }, { "dropping-particle" : "", "family" : "Chen", "given" : "Xiaolong", "non-dropping-particle" : "", "parse-names" : false, "suffix" : "" }, { "dropping-particle" : "", "family" : "Lu", "given" : "Jingwen", "non-dropping-particle" : "", "parse-names" : false, "suffix" : "" }, { "dropping-particle" : "", "family" : "storch", "given" : "Jin-Song", "non-dropping-particle" : "Von", "parse-names" : false, "suffix" : "" }, { "dropping-particle" : "", "family" : "Wu", "given" : "Bo", "non-dropping-particle" : "", "parse-names" : false, "suffix" : "" } ], "container-title" : "Science Advances", "id" : "ITEM-1", "issue" : "11", "issued" : { "date-parts" : [ [ "2020", "3", "13" ] ] }, "page" : "1-10", "title" : "South Asian summer monsoon projections constrained by the interdecadal Pacific oscillation", "translator" : [ { "dropping-particle" : "", "family" : "Q6211", "given" : "", "non-dropping-particle" : "", "parse-names" : false, "suffix" : "" } ], "type" : "article-journal", "volume" : "6" }, "uris" : [ "http://www.mendeley.com/documents/?uuid=fb9d9217-b9ce-4a16-87e2-6194771156a9" ] }, { "id" : "ITEM-2",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"ITEM-2",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"(Hegdahl et al., 2020; Huang et al., 2020a)", "plainTextFormattedCitation" : "(Hegdahl et al., 2020; Huang et al., 2020a)", "previouslyFormattedCitation" : "(Hegdahl et al., 2020; Huang et al., 2020a)" }, "properties" : { "noteIndex" : 0 }, "schema" : "https://github.com/citation-style-language/schema/raw/master/csl-citation.json" }</w:instrText>
      </w:r>
      <w:r w:rsidRPr="00C734F4">
        <w:rPr>
          <w:lang w:val="en-GB" w:eastAsia="en-US"/>
        </w:rPr>
        <w:fldChar w:fldCharType="separate"/>
      </w:r>
      <w:r w:rsidR="00E41CA2">
        <w:rPr>
          <w:noProof/>
          <w:lang w:val="en-GB" w:eastAsia="en-US"/>
        </w:rPr>
        <w:t>(Hegdahl et al., 2020; Huang et al., 2020a)</w:t>
      </w:r>
      <w:r w:rsidRPr="00C734F4">
        <w:rPr>
          <w:lang w:val="en-GB" w:eastAsia="en-US"/>
        </w:rPr>
        <w:fldChar w:fldCharType="end"/>
      </w:r>
      <w:r w:rsidRPr="00C734F4">
        <w:rPr>
          <w:lang w:val="en-GB" w:eastAsia="en-US"/>
        </w:rPr>
        <w:t xml:space="preserve">, or based on expert judgment of plausible changes to observed events </w:t>
      </w:r>
      <w:r w:rsidRPr="00C734F4">
        <w:rPr>
          <w:lang w:val="en-GB" w:eastAsia="en-US"/>
        </w:rPr>
        <w:fldChar w:fldCharType="begin" w:fldLock="1"/>
      </w:r>
      <w:r w:rsidR="000465A7">
        <w:rPr>
          <w:lang w:val="en-GB" w:eastAsia="en-US"/>
        </w:rPr>
        <w:instrText>ADDIN CSL_CITATION { "citationItems" : [ { "id" : "ITEM-1", "itemData" : { "DOI" : "10.1073/pnas.1018527108", "ISSN" : "0027-8424", "abstract" : "One of the most ominous predictions related to recent climatic warming is that low-lying coastal environments will be inundated by higher sea levels. The threat is especially acute in polar regions because reductions in extent and duration of sea ice cover increase the risk of storm surge occurrence. The Mackenzie Delta of northwest Canada is an ecologically significant ecosystem adapted to freshwater flooding during spring breakup. Marine storm surges during the open-water season, which move saltwater into the delta, can have major impacts on terrestrial and aquatic systems. We examined growth rings of alder shrubs (Alnus viridis subsp. fruticosa) and diatoms preserved in dated lake sediment cores to show that a recent marine storm surge in 1999 caused widespread ecological changes across a broad extent of the outer Mackenzie Delta. For example, diatom assemblages record a striking shift from freshwater to brackish species following the inundation event. What is of particular significance is that the magnitude of this recent ecological impact is unmatched over the &gt; 1,000-year history of this lake ecosystem. We infer that no biological recovery has occurred in this lake, while large areas of terrestrial vegetation remain dramatically altered over a decade later, suggesting that these systems may be on a new ecological trajectory. As climate continues to warm and sea ice declines, similar changes will likely be repeated in other coastal areas of the circumpolar Arctic. Given the magnitude of ecological changes recorded in this study, such impacts may prove to be long lasting or possibly irreversible.", "author" : [ { "dropping-particle" : "", "family" : "Pisaric", "given" : "M. F. J.", "non-dropping-particle" : "", "parse-names" : false, "suffix" : "" }, { "dropping-particle" : "", "family" : "Thienpont", "given" : "J. R.", "non-dropping-particle" : "", "parse-names" : false, "suffix" : "" }, { "dropping-particle" : "V.", "family" : "Kokelj", "given" : "S.", "non-dropping-particle" : "", "parse-names" : false, "suffix" : "" }, { "dropping-particle" : "", "family" : "Nesbitt", "given" : "H.", "non-dropping-particle" : "", "parse-names" : false, "suffix" : "" }, { "dropping-particle" : "", "family" : "Lantz", "given" : "T. C.", "non-dropping-particle" : "", "parse-names" : false, "suffix" : "" }, { "dropping-particle" : "", "family" : "Solomon", "given" : "S.", "non-dropping-particle" : "", "parse-names" : false, "suffix" : "" }, { "dropping-particle" : "", "family" : "Smol", "given" : "J. P.", "non-dropping-particle" : "", "parse-names" : false, "suffix" : "" } ], "container-title" : "Proceedings of the National Academy of Sciences", "id" : "ITEM-1", "issue" : "22", "issued" : { "date-parts" : [ [ "2011", "5", "31" ] ] }, "page" : "8960-8965", "title" : "Impacts of a recent storm surge on an Arctic delta ecosystem examined in the context of the last millennium", "translator" : [ { "dropping-particle" : "", "family" : "Q6807", "given" : "", "non-dropping-particle" : "", "parse-names" : false, "suffix" : "" } ], "type" : "article-journal", "volume" : "108" }, "uris" : [ "http://www.mendeley.com/documents/?uuid=6e639060-308f-426d-a942-96ad879bfbfb" ] }, { "id" : "ITEM-2",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"(Pisaric et al., 2011; Dessai et al., 2018)", "plainTextFormattedCitation" : "(Pisaric et al., 2011; Dessai et al., 2018)", "previouslyFormattedCitation" : "(Pisaric et al., 2011; Dessai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(Pisaric et al., 2011; Dessai et al., 2018)</w:t>
      </w:r>
      <w:r w:rsidRPr="00C734F4">
        <w:rPr>
          <w:lang w:val="en-GB" w:eastAsia="en-US"/>
        </w:rPr>
        <w:fldChar w:fldCharType="end"/>
      </w:r>
      <w:r w:rsidRPr="00C734F4">
        <w:rPr>
          <w:lang w:val="en-GB" w:eastAsia="en-US"/>
        </w:rPr>
        <w:t xml:space="preserve">. They can be used for attributing events to different causal factors </w:t>
      </w:r>
      <w:commentRangeStart w:id="1556"/>
      <w:r w:rsidRPr="00C734F4">
        <w:rPr>
          <w:lang w:val="en-GB" w:eastAsia="en-US"/>
        </w:rPr>
        <w:fldChar w:fldCharType="begin" w:fldLock="1"/>
      </w:r>
      <w:ins w:id="1557" w:author="Robin Matthews" w:date="2021-07-11T17:41:00Z">
        <w:r w:rsidR="00980AFC">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"ITEM-4",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"id" : "ITEM-5", "itemData" : { "DOI" : "10.1007/s40641-016-0033-y", "ISSN" : "2198-6061", "author" : [ { "dropping-particle" : "", "family" : "Shepherd", "given" : "Theodore G.", "non-dropping-particle" : "", "parse-names" : false, "suffix" : "" } ], "container-title" : "Current Climate Change Reports", "id" : "ITEM-5",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"mendeley" : { "formattedCitation" : "(Lackmann, 2015; Meredith et al., 2015b; Takayabu et al., 2015; Trenberth et al., 2015; Shepherd, 2016a)", "manualFormatting" : "(Lackmann, 2015; Meredith et al., 2015b; Takayabu et al., 2015; Trenberth et al., 2015; Shepherd, 2016a", "plainTextFormattedCitation" : "(Lackmann, 2015; Meredith et al., 2015b; Takayabu et al., 2015; Trenberth et al., 2015; Shepherd, 2016a)", "previouslyFormattedCitation" : "(Lackmann, 2015; Meredith et al., 2015b; Takayabu et al., 2015; Trenberth et al., 2015; Shepherd, 2016a)" }, "properties" : { "noteIndex" : 0 }, "schema" : "https://github.com/citation-style-language/schema/raw/master/csl-citation.json" }</w:instrText>
        </w:r>
      </w:ins>
      <w:del w:id="1558" w:author="Robin Matthews" w:date="2021-07-11T17:41:00Z">
        <w:r w:rsidR="000465A7" w:rsidDel="00980AFC">
          <w:rPr>
            <w:lang w:val="en-GB" w:eastAsia="en-US"/>
          </w:rPr>
          <w:del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"ITEM-4",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"id" : "ITEM-5", "itemData" : { "DOI" : "10.1007/s40641-016-0033-y", "ISSN" : "2198-6061", "author" : [ { "dropping-particle" : "", "family" : "Shepherd", "given" : "Theodore G.", "non-dropping-particle" : "", "parse-names" : false, "suffix" : "" } ], "container-title" : "Current Climate Change Reports", "id" : "ITEM-5",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"mendeley" : { "formattedCitation" : "(Lackmann, 2015; Meredith et al., 2015b; Takayabu et al., 2015; Trenberth et al., 2015; Shepherd, 2016a)", "manualFormatting" : "(Lackmann, 2015; Meredith et al., 2015; Takayabu et al., 2015; Trenberth et al., 2015; Shepherd, 2016", "plainTextFormattedCitation" : "(Lackmann, 2015; Meredith et al., 2015b; Takayabu et al., 2015; Trenberth et al., 2015; Shepherd, 2016a)", "previouslyFormattedCitation" : "(Lackmann, 2015; Meredith et al., 2015b; Takayabu et al., 2015; Trenberth et al., 2015; Shepherd, 2016a)"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(Lackmann, 2015; Meredith et al., 2015</w:t>
      </w:r>
      <w:ins w:id="1559" w:author="Robin Matthews" w:date="2021-07-11T17:41:00Z">
        <w:r w:rsidR="00980AFC">
          <w:rPr>
            <w:noProof/>
            <w:lang w:val="en-GB" w:eastAsia="en-US"/>
          </w:rPr>
          <w:t>b</w:t>
        </w:r>
      </w:ins>
      <w:r w:rsidR="00E41CA2">
        <w:rPr>
          <w:noProof/>
          <w:lang w:val="en-GB" w:eastAsia="en-US"/>
        </w:rPr>
        <w:t>; Takayabu et al., 2015; Trenberth et al., 2015; Shepherd, 201</w:t>
      </w:r>
      <w:ins w:id="1560" w:author="Robin Matthews" w:date="2021-07-11T17:41:00Z">
        <w:r w:rsidR="00980AFC">
          <w:rPr>
            <w:noProof/>
            <w:lang w:val="en-GB" w:eastAsia="en-US"/>
          </w:rPr>
          <w:t>6a</w:t>
        </w:r>
      </w:ins>
      <w:del w:id="1561" w:author="Robin Matthews" w:date="2021-07-11T17:41:00Z">
        <w:r w:rsidR="00E41CA2" w:rsidDel="00980AFC">
          <w:rPr>
            <w:noProof/>
            <w:lang w:val="en-GB" w:eastAsia="en-US"/>
          </w:rPr>
          <w:delText>6</w:delText>
        </w:r>
      </w:del>
      <w:r w:rsidRPr="00C734F4">
        <w:rPr>
          <w:lang w:val="en-GB" w:eastAsia="en-US"/>
        </w:rPr>
        <w:fldChar w:fldCharType="end"/>
      </w:r>
      <w:commentRangeEnd w:id="1556"/>
      <w:r w:rsidR="00E41CA2">
        <w:rPr>
          <w:rStyle w:val="CommentReference"/>
          <w:rFonts w:asciiTheme="minorHAnsi" w:eastAsiaTheme="minorHAnsi" w:hAnsiTheme="minorHAnsi"/>
          <w:lang w:eastAsia="en-US"/>
        </w:rPr>
        <w:commentReference w:id="1556"/>
      </w:r>
      <w:r w:rsidRPr="00C734F4">
        <w:rPr>
          <w:lang w:val="en-GB" w:eastAsia="en-US"/>
        </w:rPr>
        <w:t>; Section 11.2.4) as well as for exploring the unfolding of events in future climates.</w:t>
      </w:r>
    </w:p>
    <w:p w14:paraId="091E5FD5" w14:textId="77777777" w:rsidR="00BF4F94" w:rsidRPr="00C734F4" w:rsidRDefault="00BF4F94" w:rsidP="00BF4F94">
      <w:pPr>
        <w:pStyle w:val="AR6BodyText"/>
        <w:shd w:val="clear" w:color="auto" w:fill="DEEAF6" w:themeFill="accent1" w:themeFillTint="33"/>
        <w:rPr>
          <w:lang w:val="en-GB" w:eastAsia="en-US"/>
        </w:rPr>
      </w:pPr>
    </w:p>
    <w:p w14:paraId="6D4F11D1" w14:textId="3C51F21F" w:rsidR="00BF4F94" w:rsidRPr="00C734F4" w:rsidRDefault="00BF4F94" w:rsidP="00BF4F94">
      <w:pPr>
        <w:pStyle w:val="AR6BodyText"/>
        <w:shd w:val="clear" w:color="auto" w:fill="DEEAF6" w:themeFill="accent1" w:themeFillTint="33"/>
        <w:rPr>
          <w:lang w:val="en-GB" w:eastAsia="en-US"/>
        </w:rPr>
      </w:pPr>
      <w:r w:rsidRPr="00C734F4">
        <w:rPr>
          <w:lang w:val="en-GB" w:eastAsia="en-US"/>
        </w:rPr>
        <w:t>Physical climate storylines are complementary to probabilistic or unconditional risk-based approaches, and are particularly suitable to explore low-likelihood changes or events, which are</w:t>
      </w:r>
      <w:r w:rsidR="004B5645">
        <w:rPr>
          <w:lang w:val="en-GB" w:eastAsia="en-US"/>
        </w:rPr>
        <w:t xml:space="preserve"> often</w:t>
      </w:r>
      <w:r w:rsidRPr="00C734F4">
        <w:rPr>
          <w:lang w:val="en-GB" w:eastAsia="en-US"/>
        </w:rPr>
        <w:t xml:space="preserve"> associated with the highest impacts </w:t>
      </w:r>
      <w:commentRangeStart w:id="1562"/>
      <w:r w:rsidRPr="00C734F4">
        <w:rPr>
          <w:lang w:val="en-GB" w:eastAsia="en-US"/>
        </w:rPr>
        <w:fldChar w:fldCharType="begin" w:fldLock="1"/>
      </w:r>
      <w:ins w:id="1563" w:author="Robin Matthews" w:date="2021-07-11T17:42:00Z">
        <w:r w:rsidR="00980AFC">
          <w:rPr>
            <w:lang w:val="en-GB" w:eastAsia="en-US"/>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"ITEM-2",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"(Shepherd et al., 2018; Sillmann et al., 2020)", "manualFormatting" : "(Shepherd et al., 2018; Sillmann et al., 2020", "plainTextFormattedCitation" : "(Shepherd et al., 2018; Sillmann et al., 2020)", "previouslyFormattedCitation" : "(Shepherd et al., 2018; Sillmann et al., 2020)" }, "properties" : { "noteIndex" : 0 }, "schema" : "https://github.com/citation-style-language/schema/raw/master/csl-citation.json" }</w:instrText>
        </w:r>
      </w:ins>
      <w:del w:id="1564" w:author="Robin Matthews" w:date="2021-07-11T17:42:00Z">
        <w:r w:rsidR="000465A7" w:rsidDel="00980AFC">
          <w:rPr>
            <w:lang w:val="en-GB" w:eastAsia="en-US"/>
          </w:rPr>
          <w:del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"ITEM-2",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"(Shepherd et al., 2018; Sillmann et al., 2020)", "manualFormatting" : "(Shepherd et al., 2018; Sillmann et al., 2020; ", "plainTextFormattedCitation" : "(Shepherd et al., 2018; Sillmann et al., 2020)", "previouslyFormattedCitation" : "(Shepherd et al., 2018; Sillmann et al., 2020)"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(Shepherd et al., 2018; Sillmann et al., 2020</w:t>
      </w:r>
      <w:del w:id="1565" w:author="Robin Matthews" w:date="2021-07-11T17:42:00Z">
        <w:r w:rsidR="00E41CA2" w:rsidDel="00980AFC">
          <w:rPr>
            <w:noProof/>
            <w:lang w:val="en-GB" w:eastAsia="en-US"/>
          </w:rPr>
          <w:delText xml:space="preserve">; </w:delText>
        </w:r>
      </w:del>
      <w:r w:rsidRPr="00C734F4">
        <w:rPr>
          <w:lang w:val="en-GB" w:eastAsia="en-US"/>
        </w:rPr>
        <w:fldChar w:fldCharType="end"/>
      </w:r>
      <w:commentRangeEnd w:id="1562"/>
      <w:ins w:id="1566" w:author="Robin Matthews" w:date="2021-07-11T17:42:00Z">
        <w:r w:rsidR="00980AFC">
          <w:rPr>
            <w:lang w:val="en-GB" w:eastAsia="en-US"/>
          </w:rPr>
          <w:t xml:space="preserve">; </w:t>
        </w:r>
      </w:ins>
      <w:r w:rsidR="00E41CA2">
        <w:rPr>
          <w:rStyle w:val="CommentReference"/>
          <w:rFonts w:asciiTheme="minorHAnsi" w:eastAsiaTheme="minorHAnsi" w:hAnsiTheme="minorHAnsi"/>
          <w:lang w:eastAsia="en-US"/>
        </w:rPr>
        <w:commentReference w:id="1562"/>
      </w:r>
      <w:r w:rsidRPr="00C734F4">
        <w:rPr>
          <w:lang w:val="en-GB" w:eastAsia="en-US"/>
        </w:rPr>
        <w:t xml:space="preserve">Section 4.8). They also facilitate providing local context to large-scale trends and changes, by conditioning the projections on locally relevant circumstances </w:t>
      </w:r>
      <w:r w:rsidRPr="00C734F4">
        <w:rPr>
          <w:lang w:val="en-GB" w:eastAsia="en-US"/>
        </w:rPr>
        <w:fldChar w:fldCharType="begin" w:fldLock="1"/>
      </w:r>
      <w:r w:rsidR="000465A7">
        <w:rPr>
          <w:lang w:val="en-GB" w:eastAsia="en-US"/>
        </w:rPr>
        <w: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"mendeley" : { "formattedCitation" : "(Hazeleger et al., 2015)", "plainTextFormattedCitation" : "(Hazeleger et al., 2015)", "previouslyFormattedCitation" : "(Hazeleger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(Hazeleger et al., 2015)</w:t>
      </w:r>
      <w:r w:rsidRPr="00C734F4">
        <w:rPr>
          <w:lang w:val="en-GB" w:eastAsia="en-US"/>
        </w:rPr>
        <w:fldChar w:fldCharType="end"/>
      </w:r>
      <w:r w:rsidRPr="00C734F4">
        <w:rPr>
          <w:lang w:val="en-GB" w:eastAsia="en-US"/>
        </w:rPr>
        <w:t xml:space="preserve">. Storylines are also developed based on expert elicitation and include plausible changes beyond those simulated by existing model projections in order to explore deep uncertainties </w:t>
      </w:r>
      <w:r w:rsidRPr="00C734F4">
        <w:rPr>
          <w:lang w:val="en-GB" w:eastAsia="en-US"/>
        </w:rPr>
        <w:fldChar w:fldCharType="begin" w:fldLock="1"/>
      </w:r>
      <w:r w:rsidR="000465A7">
        <w:rPr>
          <w:lang w:val="en-GB" w:eastAsia="en-US"/>
        </w:rPr>
        <w: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"plainTextFormattedCitation" : "(Dessai et al., 2018)", "previouslyFormattedCitation" : "(Dessai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(Dessai et al., 2018)</w:t>
      </w:r>
      <w:r w:rsidRPr="00C734F4">
        <w:rPr>
          <w:lang w:val="en-GB" w:eastAsia="en-US"/>
        </w:rPr>
        <w:fldChar w:fldCharType="end"/>
      </w:r>
      <w:r w:rsidRPr="00C734F4">
        <w:rPr>
          <w:lang w:val="en-GB" w:eastAsia="en-US"/>
        </w:rPr>
        <w:t>.</w:t>
      </w:r>
    </w:p>
    <w:p w14:paraId="0D6B7BE9" w14:textId="77777777" w:rsidR="00BF4F94" w:rsidRPr="00C734F4" w:rsidRDefault="00BF4F94" w:rsidP="00BF4F94">
      <w:pPr>
        <w:pStyle w:val="AR6BodyText"/>
        <w:shd w:val="clear" w:color="auto" w:fill="DEEAF6" w:themeFill="accent1" w:themeFillTint="33"/>
        <w:rPr>
          <w:lang w:val="en-GB" w:eastAsia="en-US"/>
        </w:rPr>
      </w:pPr>
    </w:p>
    <w:p w14:paraId="6F7D4C38" w14:textId="69B43EFC" w:rsidR="00BF4F94" w:rsidRPr="00FB6EB0" w:rsidRDefault="00BF4F94" w:rsidP="00BF4F94">
      <w:pPr>
        <w:pStyle w:val="AR6BodyText"/>
        <w:shd w:val="clear" w:color="auto" w:fill="DEEAF6" w:themeFill="accent1" w:themeFillTint="33"/>
        <w:rPr>
          <w:lang w:eastAsia="en-US"/>
        </w:rPr>
      </w:pPr>
      <w:r w:rsidRPr="00C734F4">
        <w:rPr>
          <w:lang w:val="en-GB" w:eastAsia="en-US"/>
        </w:rPr>
        <w:t xml:space="preserve">Storylines can be combined with impact modelling </w:t>
      </w:r>
      <w:r w:rsidRPr="00C734F4">
        <w:rPr>
          <w:lang w:val="en-GB" w:eastAsia="en-US"/>
        </w:rPr>
        <w:fldChar w:fldCharType="begin" w:fldLock="1"/>
      </w:r>
      <w:r w:rsidR="000465A7">
        <w:rPr>
          <w:lang w:val="en-GB" w:eastAsia="en-US"/>
        </w:rPr>
        <w:instrText>ADDIN CSL_CITATION { "citationItems" : [ { "id" : "ITEM-1", "itemData" : { "DOI" : "10.1016/j.scitotenv.2018.12.077", "ISSN" : "00489697", "author" : [ { "dropping-particle" : "", "family" : "Strasser", "given" : "Ulrich", "non-dropping-particle" : "", "parse-names" : false, "suffix" : "" }, { "dropping-particle" : "", "family" : "F\u00f6rster", "given" : "Kristian", "non-dropping-particle" : "", "parse-names" : false, "suffix" : "" }, { "dropping-particle" : "", "family" : "Formayer", "given" : "Herbert", "non-dropping-particle" : "", "parse-names" : false, "suffix" : "" }, { "dropping-particle" : "", "family" : "Hofmeister", "given" : "Florentin", "non-dropping-particle" : "", "parse-names" : false, "suffix" : "" }, { "dropping-particle" : "", "family" : "Marke", "given" : "Thomas", "non-dropping-particle" : "", "parse-names" : false, "suffix" : "" }, { "dropping-particle" : "", "family" : "Mei\u00dfl", "given" : "Gertraud", "non-dropping-particle" : "", "parse-names" : false, "suffix" : "" }, { "dropping-particle" : "", "family" : "Nadeem", "given" : "Imran", "non-dropping-particle" : "", "parse-names" : false, "suffix" : "" }, { "dropping-particle" : "", "family" : "Stotten", "given" : "Rike", "non-dropping-particle" : "", "parse-names" : false, "suffix" : "" }, { "dropping-particle" : "", "family" : "Schermer", "given" : "Markus", "non-dropping-particle" : "", "parse-names" : false, "suffix" : "" } ], "container-title" : "Science of The Total Environment", "id" : "ITEM-1", "issued" : { "date-parts" : [ [ "2019", "3" ] ] }, "page" : "746-763", "title" : "Storylines of combined future land use and climate scenarios and their hydrological impacts in an Alpine catchment (Brixental/Austria)", "translator" : [ { "dropping-particle" : "", "family" : "Q5980", "given" : "", "non-dropping-particle" : "", "parse-names" : false, "suffix" : "" } ], "type" : "article-journal", "volume" : "657" }, "uris" : [ "http://www.mendeley.com/documents/?uuid=78afafef-0912-4f17-b09d-9f9e4b164a6a" ] }, { "id" : "ITEM-2",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"ITEM-2",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"(Strasser et al., 2019; Hegdahl et al., 2020)", "plainTextFormattedCitation" : "(Strasser et al., 2019; Hegdahl et al., 2020)", "previouslyFormattedCitation" : "(Strasser et al., 2019; Hegdahl et al., 2020)" }, "properties" : { "noteIndex" : 0 }, "schema" : "https://github.com/citation-style-language/schema/raw/master/csl-citation.json" }</w:instrText>
      </w:r>
      <w:r w:rsidRPr="00C734F4">
        <w:rPr>
          <w:lang w:val="en-GB" w:eastAsia="en-US"/>
        </w:rPr>
        <w:fldChar w:fldCharType="separate"/>
      </w:r>
      <w:r w:rsidR="00E41CA2">
        <w:rPr>
          <w:noProof/>
          <w:lang w:val="en-GB" w:eastAsia="en-US"/>
        </w:rPr>
        <w:t>(Strasser et al., 2019; Hegdahl et al., 2020)</w:t>
      </w:r>
      <w:r w:rsidRPr="00C734F4">
        <w:rPr>
          <w:lang w:val="en-GB" w:eastAsia="en-US"/>
        </w:rPr>
        <w:fldChar w:fldCharType="end"/>
      </w:r>
      <w:r w:rsidRPr="00C734F4">
        <w:rPr>
          <w:lang w:val="en-GB" w:eastAsia="en-US"/>
        </w:rPr>
        <w:t xml:space="preserve"> and can be embedded in a user’s risk landscape </w:t>
      </w:r>
      <w:commentRangeStart w:id="1567"/>
      <w:r w:rsidRPr="00C734F4">
        <w:rPr>
          <w:lang w:val="en-GB" w:eastAsia="en-US"/>
        </w:rPr>
        <w:fldChar w:fldCharType="begin" w:fldLock="1"/>
      </w:r>
      <w:r w:rsidR="000465A7">
        <w:rPr>
          <w:lang w:val="en-GB" w:eastAsia="en-US"/>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"manualFormatting" : "(Shepherd, 2019", "plainTextFormattedCitation" : "(Shepherd, 2019)", "previouslyFormattedCitation" : "(Shepherd, 2019)" }, "properties" : { "noteIndex" : 0 }, "schema" : "https://github.com/citation-style-language/schema/raw/master/csl-citation.json" }</w:instrText>
      </w:r>
      <w:r w:rsidRPr="00C734F4">
        <w:rPr>
          <w:lang w:val="en-GB" w:eastAsia="en-US"/>
        </w:rPr>
        <w:fldChar w:fldCharType="separate"/>
      </w:r>
      <w:r w:rsidR="00E41CA2">
        <w:rPr>
          <w:noProof/>
          <w:lang w:val="en-GB" w:eastAsia="en-US"/>
        </w:rPr>
        <w:t>(Shepherd, 2019</w:t>
      </w:r>
      <w:r w:rsidRPr="00C734F4">
        <w:rPr>
          <w:lang w:val="en-GB" w:eastAsia="en-US"/>
        </w:rPr>
        <w:fldChar w:fldCharType="end"/>
      </w:r>
      <w:commentRangeEnd w:id="1567"/>
      <w:r w:rsidR="00E41CA2">
        <w:rPr>
          <w:rStyle w:val="CommentReference"/>
          <w:rFonts w:asciiTheme="minorHAnsi" w:eastAsiaTheme="minorHAnsi" w:hAnsiTheme="minorHAnsi"/>
          <w:lang w:eastAsia="en-US"/>
        </w:rPr>
        <w:commentReference w:id="1567"/>
      </w:r>
      <w:r w:rsidRPr="00C734F4">
        <w:rPr>
          <w:lang w:val="en-GB" w:eastAsia="en-US"/>
        </w:rPr>
        <w:t xml:space="preserve">; Box 10.2, Figure 1). This holds in particular for event storylines, where confounding factors such as regional characteristics like land-use changes and non-climatic drivers of the event are an element of the storyline </w:t>
      </w:r>
      <w:r w:rsidRPr="00C734F4">
        <w:rPr>
          <w:lang w:val="en-GB" w:eastAsia="en-US"/>
        </w:rPr>
        <w:fldChar w:fldCharType="begin" w:fldLock="1"/>
      </w:r>
      <w:r w:rsidR="000465A7">
        <w:rPr>
          <w:lang w:val="en-GB" w:eastAsia="en-US"/>
        </w:rPr>
        <w:instrText>ADDIN CSL_CITATION { "citationItems" : [ { "id" : "ITEM-1", "itemData" : { "DOI" : "10.1073/pnas.1018527108", "ISSN" : "0027-8424", "abstract" : "One of the most ominous predictions related to recent climatic warming is that low-lying coastal environments will be inundated by higher sea levels. The threat is especially acute in polar regions because reductions in extent and duration of sea ice cover increase the risk of storm surge occurrence. The Mackenzie Delta of northwest Canada is an ecologically significant ecosystem adapted to freshwater flooding during spring breakup. Marine storm surges during the open-water season, which move saltwater into the delta, can have major impacts on terrestrial and aquatic systems. We examined growth rings of alder shrubs (Alnus viridis subsp. fruticosa) and diatoms preserved in dated lake sediment cores to show that a recent marine storm surge in 1999 caused widespread ecological changes across a broad extent of the outer Mackenzie Delta. For example, diatom assemblages record a striking shift from freshwater to brackish species following the inundation event. What is of particular significance is that the magnitude of this recent ecological impact is unmatched over the &gt; 1,000-year history of this lake ecosystem. We infer that no biological recovery has occurred in this lake, while large areas of terrestrial vegetation remain dramatically altered over a decade later, suggesting that these systems may be on a new ecological trajectory. As climate continues to warm and sea ice declines, similar changes will likely be repeated in other coastal areas of the circumpolar Arctic. Given the magnitude of ecological changes recorded in this study, such impacts may prove to be long lasting or possibly irreversible.", "author" : [ { "dropping-particle" : "", "family" : "Pisaric", "given" : "M. F. J.", "non-dropping-particle" : "", "parse-names" : false, "suffix" : "" }, { "dropping-particle" : "", "family" : "Thienpont", "given" : "J. R.", "non-dropping-particle" : "", "parse-names" : false, "suffix" : "" }, { "dropping-particle" : "V.", "family" : "Kokelj", "given" : "S.", "non-dropping-particle" : "", "parse-names" : false, "suffix" : "" }, { "dropping-particle" : "", "family" : "Nesbitt", "given" : "H.", "non-dropping-particle" : "", "parse-names" : false, "suffix" : "" }, { "dropping-particle" : "", "family" : "Lantz", "given" : "T. C.", "non-dropping-particle" : "", "parse-names" : false, "suffix" : "" }, { "dropping-particle" : "", "family" : "Solomon", "given" : "S.", "non-dropping-particle" : "", "parse-names" : false, "suffix" : "" }, { "dropping-particle" : "", "family" : "Smol", "given" : "J. P.", "non-dropping-particle" : "", "parse-names" : false, "suffix" : "" } ], "container-title" : "Proceedings of the National Academy of Sciences", "id" : "ITEM-1", "issue" : "22", "issued" : { "date-parts" : [ [ "2011", "5", "31" ] ] }, "page" : "8960-8965", "title" : "Impacts of a recent storm surge on an Arctic delta ecosystem examined in the context of the last millennium", "translator" : [ { "dropping-particle" : "", "family" : "Q6807", "given" : "", "non-dropping-particle" : "", "parse-names" : false, "suffix" : "" } ], "type" : "article-journal", "volume" : "108" }, "uris" : [ "http://www.mendeley.com/documents/?uuid=6e639060-308f-426d-a942-96ad879bfbfb" ] }, { "id" : "ITEM-2",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"ITEM-3", "itemData" : { "DOI" : "10.1111/nyas.14308", "ISSN" : "0077-8923", "PMID" : "32045029", "abstract" : "In our discussion of environmental and ecological catastrophes or disasters resulting from extreme weather events, we unite disparate literatures, the biological and the physical. Our goal is to tie together biological understandings of extreme environmental events with physical understandings of extreme weather events into joint causal accounts. This requires fine-grained descriptions, in both space and time, of the ecological, evolutionary, and biological moving parts of a system together with fine-grained descriptions, also in both space and time, of the extreme weather events. We find that both the \u201cstoryline\u201d approach to extreme event attribution and the probabilistic \u201crisk-based\u201d approach have uses in such descriptions. However, the storyline approach is more readily aligned with the forensic approach to evidence that is prevalent in the ecological literature, which cultivates expert-based rules of thumb, that is, heuristics, and detailed methods for analyzing causes and mechanisms. We introduce below a number of preliminary examples of such studies as instances of what could be pursued in the future in much more detail.", "author" : [ { "dropping-particle" : "", "family" : "Lloyd", "given" : "Elisabeth A.", "non-dropping-particle" : "", "parse-names" : false, "suffix" : "" }, { "dropping-particle" : "", "family" : "Shepherd", "given" : "Theodore G.", "non-dropping-particle" : "", "parse-names" : false, "suffix" : "" } ], "container-title" : "Annals of the New York Academy of Sciences", "id" : "ITEM-3", "issue" : "1", "issued" : { "date-parts" : [ [ "2020", "6", "11" ] ] }, "page" : "105-124", "title" : "Environmental catastrophes, climate change, and attribution", "translator" : [ { "dropping-particle" : "", "family" : "Q6675", "given" : "", "non-dropping-particle" : "", "parse-names" : false, "suffix" : "" } ], "type" : "article-journal", "volume" : "1469" }, "uris" : [ "http://www.mendeley.com/documents/?uuid=b8c73ab8-fa1e-4e57-b3b4-3159f69296bf" ] }, { "id" : "ITEM-4",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"ITEM-4",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"(Pisaric et al., 2011; Dessai et al., 2018; Lloyd and Shepherd, 2020; Sillmann et al., 2020)", "plainTextFormattedCitation" : "(Pisaric et al., 2011; Dessai et al., 2018; Lloyd and Shepherd, 2020; Sillmann et al., 2020)", "previouslyFormattedCitation" : "(Pisaric et al., 2011; Dessai et al., 2018; Lloyd and Shepherd, 2020; Sillmann et al., 2020)" }, "properties" : { "noteIndex" : 0 }, "schema" : "https://github.com/citation-style-language/schema/raw/master/csl-citation.json" }</w:instrText>
      </w:r>
      <w:r w:rsidRPr="00C734F4">
        <w:rPr>
          <w:lang w:val="en-GB" w:eastAsia="en-US"/>
        </w:rPr>
        <w:fldChar w:fldCharType="separate"/>
      </w:r>
      <w:r w:rsidR="00E41CA2">
        <w:rPr>
          <w:noProof/>
          <w:lang w:eastAsia="en-US"/>
        </w:rPr>
        <w:t>(Pisaric et al., 2011; Dessai et al., 2018; Lloyd and Shepherd, 2020; Sillmann et al., 2020)</w:t>
      </w:r>
      <w:r w:rsidRPr="00C734F4">
        <w:rPr>
          <w:lang w:val="en-GB" w:eastAsia="en-US"/>
        </w:rPr>
        <w:fldChar w:fldCharType="end"/>
      </w:r>
      <w:r w:rsidRPr="00FB6EB0">
        <w:rPr>
          <w:lang w:eastAsia="en-US"/>
        </w:rPr>
        <w:t xml:space="preserve">. </w:t>
      </w:r>
      <w:r w:rsidRPr="00C734F4">
        <w:rPr>
          <w:lang w:val="en-GB" w:eastAsia="en-US"/>
        </w:rPr>
        <w:t xml:space="preserve">In a co-production process, multi-disciplinary expert knowledge as well as the values and interests of the intended audiences and stakeholders can be explicitly considered </w:t>
      </w:r>
      <w:r w:rsidRPr="00C734F4">
        <w:rPr>
          <w:lang w:val="en-GB" w:eastAsia="en-US"/>
        </w:rPr>
        <w:fldChar w:fldCharType="begin" w:fldLock="1"/>
      </w:r>
      <w:r w:rsidR="000465A7">
        <w:rPr>
          <w:lang w:val="en-GB" w:eastAsia="en-US"/>
        </w:rPr>
        <w:instrText>ADDIN CSL_CITATION { "citationItems" : [ { "id" : "ITEM-1", "itemData" : { "DOI" : "10.1007/s10584-014-1143-y", "ISBN" : "0165-0009, 1573-1480", "ISSN" : "01650009", "abstract" : "Scenario development methods get to grips with taking a long-term view on complex issues such as climate change through involvement of stakeholders. Many of the recent (global) scenario exercises have been structured according to a Story-and-Simulation approach. Although elaborately studied, conceptual and practical issues remain in linking qualitative stories and quantitative models. In this paper, we show how stakeholders can directly estimate model parameter values using a three-step approach called Fuzzy Set Theory. We focus on the effect of multiple iterations between stories and models. Results show that we were successful in quickly delivering stakeholder-based quantification of key model parameters, with full consistency between linguistic terms used in stories and numeric values. Yet, values changed strongly from one iteration to the next. A minimum of two and preferably at least three iterations is needed to harmonise stories and models. We conclude that the application of Fuzzy Set Theory enabled a highly valuable, structured and reproducible process to increase consistency between stories and models, but that future work is needed to show its true potential, particularly related to the effect of iterations. Additionally, the number of tools that need to be applied in a short period of time to execute a Story-And-Simulation approach introduces drawbacks that need to be studied. However, an approach such as Story-And-Simulation is indispensable and effective in marrying the perspectives of scientists and other stakeholders when studying complex systems and complex problems.", "author" : [ { "dropping-particle" : "", "family" : "Kok", "given" : "Kasper", "non-dropping-particle" : "", "parse-names" : false, "suffix" : "" }, { "dropping-particle" : "", "family" : "B\u00e4rlund", "given" : "Ilona", "non-dropping-particle" : "", "parse-names" : false, "suffix" : "" }, { "dropping-particle" : "", "family" : "Fl\u00f6rke", "given" : "Martina", "non-dropping-particle" : "", "parse-names" : false, "suffix" : "" }, { "dropping-particle" : "", "family" : "Holman", "given" : "Ian", "non-dropping-particle" : "", "parse-names" : false, "suffix" : "" }, { "dropping-particle" : "", "family" : "Gramberger", "given" : "Marc", "non-dropping-particle" : "", "parse-names" : false, "suffix" : "" }, { "dropping-particle" : "", "family" : "Sendzimir", "given" : "Jan", "non-dropping-particle" : "", "parse-names" : false, "suffix" : "" }, { "dropping-particle" : "", "family" : "Stuch", "given" : "Benjamin", "non-dropping-particle" : "", "parse-names" : false, "suffix" : "" }, { "dropping-particle" : "", "family" : "Zellmer", "given" : "Katharina", "non-dropping-particle" : "", "parse-names" : false, "suffix" : "" } ], "container-title" : "Climatic Change", "id" : "ITEM-1", "issue" : "3-4", "issued" : { "date-parts" : [ [ "2014" ] ] }, "page" : "187-200", "title" : "European participatory scenario development: strengthening the link between stories and models", "translator" : [ { "dropping-particle" : "", "family" : "Q4074", "given" : "", "non-dropping-particle" : "", "parse-names" : false, "suffix" : "" } ], "type" : "article-journal", "volume" : "128" }, "uris" : [ "http://www.mendeley.com/documents/?uuid=5beee702-b728-42fa-9084-8e1c56070bb6" ] }, { "id" : "ITEM-2", "itemData" : { "DOI" : "10.1002/2017WR020970", "ISSN" : "00431397", "abstract" : "Decision-Making Under Uncertainty (DMUU) approaches have been less utilized in developing countries than developed countries for water resources contexts. High climate vulnerability and rapid socioeconomic change often characterize developing country contexts, making DMUU approaches relevant. We develop an iterative multi-method DMUU approach, including scenario generation, coproduction with stakeholders and water resources modeling. We apply this approach to explore the robustness of adaptation options and pathways against future climate and socioeconomic uncertainties in the Cauvery River Basin in Karnataka, India. A water resources model is calibrated and validated satisfactorily using observed streamflow. Plausible future changes in Indian Summer Monsoon (ISM) precipitation and water demand are used to drive simulations of water resources from 2021 to 2055. Two stakeholder-identified decision-critical metrics are examined: a basin-wide metric comprising legal instream flow requirements for the downstream state of Tamil Nadu, and a local metric comprising water supply reliability to Bangalore city. In model simulations, the ability to satisfy these performance metrics without adaptation is reduced under almost all scenarios. Implementing adaptation options can partially offset the negative impacts of change. Sequencing of options according to stakeholder priorities into Adaptation Pathways affects metric satisfaction. Early focus on agricultural demand management improves the robustness of pathways but trade-offs emerge between intrabasin and basin-wide water availability. We demonstrate that the fine balance between water availability and demand is vulnerable to future changes and uncertainty. Despite current and long-term planning challenges, stakeholders in developing countries may engage meaningfully in coproduction approaches for adaptation decision-making under deep uncertainty.", "author" : [ { "dropping-particle" : "", "family" : "Bhave", "given" : "Ajay Gajanan", "non-dropping-particle" : "", "parse-names" : false, "suffix" : "" }, { "dropping-particle" : "", "family" : "Conway", "given" : "Declan", "non-dropping-particle" : "", "parse-names" : false, "suffix" : "" }, { "dropping-particle" : "", "family" : "Dessai", "given" : "Suraje", "non-dropping-particle" : "", "parse-names" : false, "suffix" : "" }, { "dropping-particle" : "", "family" : "Stainforth", "given" : "David A.", "non-dropping-particle" : "", "parse-names" : false, "suffix" : "" } ], "container-title" : "Water Resources Research", "id" : "ITEM-2", "issue" : "2", "issued" : { "date-parts" : [ [ "2018", "2" ] ] }, "page" : "708-728", "title" : "Water Resource Planning Under Future Climate and Socioeconomic Uncertainty in the Cauvery River Basin in Karnataka, India", "translator" : [ { "dropping-particle" : "", "family" : "Q5661", "given" : "", "non-dropping-particle" : "", "parse-names" : false, "suffix" : "" } ], "type" : "article-journal", "volume" : "54" }, "uris" : [ "http://www.mendeley.com/documents/?uuid=e47b931e-067c-4e23-b949-341fd9fea5c4" ] }, { "id" : "ITEM-3",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"ITEM-4",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"ITEM-4",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"ITEM-5",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"ITEM-5",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"(Kok et al., 2014; Bhave et al., 2018; Dessai et al., 2018; Scott et al., 2018; Hegdahl et al., 2020)", "plainTextFormattedCitation" : "(Kok et al., 2014; Bhave et al., 2018; Dessai et al., 2018; Scott et al., 2018; Hegdahl et al., 2020)", "previouslyFormattedCitation" : "(Kok et al., 2014; Bhave et al., 2018; Dessai et al., 2018; Scott et al., 2018; Hegdahl et al., 2020)" }, "properties" : { "noteIndex" : 0 }, "schema" : "https://github.com/citation-style-language/schema/raw/master/csl-citation.json" }</w:instrText>
      </w:r>
      <w:r w:rsidRPr="00C734F4">
        <w:rPr>
          <w:lang w:val="en-GB" w:eastAsia="en-US"/>
        </w:rPr>
        <w:fldChar w:fldCharType="separate"/>
      </w:r>
      <w:r w:rsidR="00E41CA2">
        <w:rPr>
          <w:noProof/>
          <w:lang w:eastAsia="en-US"/>
        </w:rPr>
        <w:t>(Kok et al., 2014; Bhave et al., 2018; Dessai et al., 2018; Scott et al., 2018; Hegdahl et al., 2020)</w:t>
      </w:r>
      <w:r w:rsidRPr="00C734F4">
        <w:rPr>
          <w:lang w:val="en-GB" w:eastAsia="en-US"/>
        </w:rPr>
        <w:fldChar w:fldCharType="end"/>
      </w:r>
      <w:r w:rsidRPr="00FB6EB0">
        <w:rPr>
          <w:lang w:eastAsia="en-US"/>
        </w:rPr>
        <w:t>.</w:t>
      </w:r>
    </w:p>
    <w:p w14:paraId="34E1F17D" w14:textId="77777777" w:rsidR="00BF4F94" w:rsidRPr="00FB6EB0" w:rsidRDefault="00BF4F94" w:rsidP="00BF4F94">
      <w:pPr>
        <w:pStyle w:val="AR6BodyText"/>
        <w:shd w:val="clear" w:color="auto" w:fill="DEEAF6" w:themeFill="accent1" w:themeFillTint="33"/>
        <w:rPr>
          <w:lang w:eastAsia="en-US"/>
        </w:rPr>
      </w:pPr>
    </w:p>
    <w:p w14:paraId="5AFA06AD" w14:textId="2119D81C" w:rsidR="00BF4F94" w:rsidRPr="00C734F4" w:rsidRDefault="00BF4F94" w:rsidP="00BE5C8E">
      <w:pPr>
        <w:pStyle w:val="AR6BodyText"/>
        <w:shd w:val="clear" w:color="auto" w:fill="DEEAF6" w:themeFill="accent1" w:themeFillTint="33"/>
        <w:rPr>
          <w:lang w:val="en-GB" w:eastAsia="en-US"/>
        </w:rPr>
      </w:pPr>
      <w:r w:rsidRPr="00C734F4">
        <w:rPr>
          <w:lang w:val="en-GB" w:eastAsia="en-US"/>
        </w:rPr>
        <w:t xml:space="preserve">Storylines can also be used to communicate climate information by narrative elements describing the main climatological features and the relevant consequences in the user context </w:t>
      </w:r>
      <w:r w:rsidRPr="00C734F4">
        <w:rPr>
          <w:lang w:val="en-GB" w:eastAsia="en-US"/>
        </w:rPr>
        <w:fldChar w:fldCharType="begin" w:fldLock="1"/>
      </w:r>
      <w:r w:rsidR="000465A7">
        <w:rPr>
          <w:lang w:val="en-GB" w:eastAsia="en-US"/>
        </w:rPr>
        <w:instrText>ADDIN CSL_CITATION { "citationItems" : [ { "id" : "ITEM-1", "itemData" : { "DOI" : "https://doi.org/10.1016/j.erss.2017.06.034", "ISSN" : "2214-6296", "abstract" : "Energy and climate change research has been dominated by particular methods and approaches to defining and addressing problems, accomplished by gathering and analysing the corresponding forms of evidence. This special issue starts from the broad concepts of stories, narratives, and storytelling to go beyond these analytic conventions, approaching the intersection of nature, humanity, and technology in multiple ways, using lenses from social sciences, humanities, and practitioners\u2019 perspectives. The contributors use stories as data objects to gather, analyse, and critique; stories as an approach to research an inquiry; narrative analysis as a way of crystallising arguments and assumptions; and storytelling as a way of understanding, communicating, and influencing others. In using these forms of evidence and communication, and applying methods, analytical stances, and interpretations that these invite, something new and different results. This essay is a brief introduction to how, in our view, stories and their kin fit in energy and climate change research. We outline the diversity of data, approaches, and goals represented in the contributions to the special issue. And we reflect on some of the challenges of, and possibilities for, continuing to develop \u2018stories\u2019 as data sources, as modes of inquiry, and as creative paths toward social engagement.",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"ITEM-1", "issued" : { "date-parts" : [ [ "2017" ] ] }, "note" : "From Duplicate 2 (Using stories, narratives, and storytelling in energy and climate change research - Moezzi, Mithra; Janda, Kathryn B; Rotmann, Sea)\n\nNarratives and Storytelling in Energy and Climate Change Research", "page" : "1-10", "title" : "Using stories, narratives, and storytelling in energy and climate change research", "translator" : [ { "dropping-particle" : "", "family" : "Q4272", "given" : "", "non-dropping-particle" : "", "parse-names" : false, "suffix" : "" } ], "type" : "article-journal", "volume" : "31" }, "uris" : [ "http://www.mendeley.com/documents/?uuid=0cc17a05-de20-441c-bfa9-5a5c4dd6442e" ] }, { "id" : "ITEM-2",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"ITEM-2",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"ITEM-3",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"ITEM-3",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"id" : "ITEM-4",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"ITEM-4",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"ITEM-5", "itemData" : { "DOI" : "10.1002/wcc.429", "abstract" : "\u2018Stories\u2019 used to communicate climate change knowledge shape opinions and preferences, and analyzing such narratives can help explain how they are constructed and how they influence us on personal and societal scales. The narrative perspective makes it possible to identify the presence or absence of typical components in a \u2018story,\u2019 such as initial situation, complication, reaction(s), resolution, and final situation, and to identify different actors or narrative characters (heroes, villains, victims). This article reviews the notions of narratives and frames, describes narrative analysis generally and more specifically how a text linguistic perspective can benefit from and contribute to the Narrative Policy Framework in narrative analysis. It illustrates how different approaches can be applied as analytical tools to explore the effects of conflicting narratives (frames) on public opinion of and attitudes towards climate change. Applied to various text genres, the analysis identifies different components of the \u2018stories,\u2019 at overarching levels of the text as a whole and at microlevels such as sentences. This may have rhetorical implications, as controversial points of view can be hidden from critical assessment through the condensation of narrative components into short expressions. When exposed to conflicting \u2018stories,\u2019 people get a diverse picture of climate change, a diversity which may, however, also lead to confusion about how to react. Concerning the narrative characters, recent research indicates that a clear hero role has a large persuasive impact. More experiments testing how people interpret various narratives should be undertaken in an interdisciplinary perspective, combining social science, and linguistic approaches. WIREs Clim Change 2017, 8:e429. doi: 10.1002/wcc.429 This article is categorized under: Perceptions, Behavior, and Communication of Climate Change &gt; Communication", "author" : [ { "dropping-particle" : "", "family" : "Fl\u00f8ttum", "given" : "Kjersti", "non-dropping-particle" : "", "parse-names" : false, "suffix" : "" }, { "dropping-particle" : "", "family" : "Gjerstad", "given" : "\u00d8yvind", "non-dropping-particle" : "", "parse-names" : false, "suffix" : "" } ], "container-title" : "WIREs Climate Change", "id" : "ITEM-5", "issue" : "1", "issued" : { "date-parts" : [ [ "2017" ] ] }, "page" : "e429", "title" : "Narratives in climate change discourse", "translator" : [ { "dropping-particle" : "", "family" : "Q4099", "given" : "", "non-dropping-particle" : "", "parse-names" : false, "suffix" : "" } ], "type" : "article-journal", "volume" : "8" }, "uris" : [ "http://www.mendeley.com/documents/?uuid=5a6db970-1454-47b9-bdde-0ca7d3aa11d1" ] } ], "mendeley" : { "formattedCitation" : "(Fl\u00f8ttum and Gjerstad, 2017; Moezzi et al., 2017; Dessai et al., 2018; Scott et al., 2018; Jack et al., 2020)", "plainTextFormattedCitation" : "(Fl\u00f8ttum and Gjerstad, 2017; Moezzi et al., 2017; Dessai et al., 2018; Scott et al., 2018; Jack et al., 2020)", "previouslyFormattedCitation" : "(Fl\u00f8ttum and Gjerstad, 2017; Moezzi et al., 2017; Dessai et al., 2018; Scott et al., 2018; Jack et al., 2020)" }, "properties" : { "noteIndex" : 0 }, "schema" : "https://github.com/citation-style-language/schema/raw/master/csl-citation.json" }</w:instrText>
      </w:r>
      <w:r w:rsidRPr="00C734F4">
        <w:rPr>
          <w:lang w:val="en-GB" w:eastAsia="en-US"/>
        </w:rPr>
        <w:fldChar w:fldCharType="separate"/>
      </w:r>
      <w:r w:rsidR="00E41CA2">
        <w:rPr>
          <w:noProof/>
          <w:lang w:eastAsia="en-US"/>
        </w:rPr>
        <w:t>(Fløttum and Gjerstad, 2017; Moezzi et al., 2017; Dessai et al., 2018; Scott et al., 2018; Jack et al., 2020)</w:t>
      </w:r>
      <w:r w:rsidRPr="00C734F4">
        <w:rPr>
          <w:lang w:val="en-GB" w:eastAsia="en-US"/>
        </w:rPr>
        <w:fldChar w:fldCharType="end"/>
      </w:r>
      <w:r w:rsidRPr="00FB6EB0">
        <w:rPr>
          <w:lang w:eastAsia="en-US"/>
        </w:rPr>
        <w:t xml:space="preserve">. </w:t>
      </w:r>
      <w:r w:rsidRPr="00C734F4">
        <w:rPr>
          <w:lang w:val="en-GB" w:eastAsia="en-US"/>
        </w:rPr>
        <w:t xml:space="preserve">Co-produced narratives have been demonstrated to enhance knowledge integration in decision-making contexts </w:t>
      </w:r>
      <w:r w:rsidRPr="00C734F4">
        <w:rPr>
          <w:lang w:val="en-GB" w:eastAsia="en-US"/>
        </w:rPr>
        <w:fldChar w:fldCharType="begin" w:fldLock="1"/>
      </w:r>
      <w:r w:rsidR="000465A7">
        <w:rPr>
          <w:lang w:val="en-GB" w:eastAsia="en-US"/>
        </w:rPr>
        <w:instrText>ADDIN CSL_CITATION { "citationItems" : [ { "id" : "ITEM-1", "itemData" : { "DOI" : "10.1051/e3sconf/20160707005", "ISSN" : "2267-1242", "author" : [ { "dropping-particle" : "", "family" : "Bruijn", "given" : "Karin M.", "non-dropping-particle" : "de", "parse-names" : false, "suffix" : "" }, { "dropping-particle" : "", "family" : "Cumiskey", "given" : "Lydia", "non-dropping-particle" : "", "parse-names" : false, "suffix" : "" }, { "dropping-particle" : "", "family" : "N\u00ed Dhubhda", "given" : "R\u00f3is\u00edn", "non-dropping-particle" : "", "parse-names" : false, "suffix" : "" }, { "dropping-particle" : "", "family" : "Hounjet", "given" : "Micheline", "non-dropping-particle" : "", "parse-names" : false, "suffix" : "" }, { "dropping-particle" : "", "family" : "Hynes", "given" : "William", "non-dropping-particle" : "", "parse-names" : false, "suffix" : "" } ], "container-title" : "E3S Web of Conferences", "editor" : [ { "dropping-particle" : "", "family" : "Lang", "given" : "M.", "non-dropping-particle" : "", "parse-names" : false, "suffix" : "" }, { "dropping-particle" : "", "family" : "Klijn", "given" : "F.", "non-dropping-particle" : "", "parse-names" : false, "suffix" : "" }, { "dropping-particle" : "", "family" : "Samuels", "given" : "P.", "non-dropping-particle" : "", "parse-names" : false, "suffix" : "" } ], "id" : "ITEM-1", "issued" : { "date-parts" : [ [ "2016", "10", "20" ] ] }, "page" : "07005", "title" : "Flood vulnerability of critical infrastructure in Cork, Ireland", "translator" : [ { "dropping-particle" : "", "family" : "Q6804", "given" : "", "non-dropping-particle" : "", "parse-names" : false, "suffix" : "" } ], "type" : "article-journal", "volume" : "7" }, "uris" : [ "http://www.mendeley.com/documents/?uuid=c32b6598-82b2-4bb2-b4db-09f5bba506c2" ] } ], "mendeley" : { "formattedCitation" : "(de Bruijn et al., 2016)", "manualFormatting" : "(e.g., de Bruijn et al., 2016)", "plainTextFormattedCitation" : "(de Bruijn et al., 2016)", "previouslyFormattedCitation" : "(de Bruijn et al., 2016)" }, "properties" : { "noteIndex" : 0 }, "schema" : "https://github.com/citation-style-language/schema/raw/master/csl-citation.json" }</w:instrText>
      </w:r>
      <w:r w:rsidRPr="00C734F4">
        <w:rPr>
          <w:lang w:val="en-GB" w:eastAsia="en-US"/>
        </w:rPr>
        <w:fldChar w:fldCharType="separate"/>
      </w:r>
      <w:r w:rsidR="00E41CA2">
        <w:rPr>
          <w:noProof/>
          <w:lang w:val="en-GB" w:eastAsia="en-US"/>
        </w:rPr>
        <w:t>(e.g., de Bruijn et al., 2016)</w:t>
      </w:r>
      <w:r w:rsidRPr="00C734F4">
        <w:rPr>
          <w:lang w:val="en-GB" w:eastAsia="en-US"/>
        </w:rPr>
        <w:fldChar w:fldCharType="end"/>
      </w:r>
      <w:r w:rsidRPr="00C734F4">
        <w:rPr>
          <w:lang w:val="en-GB" w:eastAsia="en-US"/>
        </w:rPr>
        <w:t>.</w:t>
      </w:r>
      <w:r w:rsidRPr="00C734F4" w:rsidDel="00E753F3">
        <w:rPr>
          <w:lang w:val="en-GB" w:eastAsia="en-US"/>
        </w:rPr>
        <w:t xml:space="preserve"> </w:t>
      </w:r>
      <w:r w:rsidRPr="00C734F4">
        <w:rPr>
          <w:lang w:val="en-GB" w:eastAsia="en-US"/>
        </w:rPr>
        <w:t xml:space="preserve">Narrative elements have also been employed to convey information </w:t>
      </w:r>
      <w:r w:rsidR="004B5645">
        <w:rPr>
          <w:lang w:val="en-GB" w:eastAsia="en-US"/>
        </w:rPr>
        <w:t>from</w:t>
      </w:r>
      <w:r w:rsidR="004B5645" w:rsidRPr="00C734F4">
        <w:rPr>
          <w:lang w:val="en-GB" w:eastAsia="en-US"/>
        </w:rPr>
        <w:t xml:space="preserve"> </w:t>
      </w:r>
      <w:r w:rsidRPr="00C734F4">
        <w:rPr>
          <w:lang w:val="en-GB" w:eastAsia="en-US"/>
        </w:rPr>
        <w:t xml:space="preserve">climate models </w:t>
      </w:r>
      <w:r w:rsidRPr="00C734F4">
        <w:rPr>
          <w:lang w:val="en-GB" w:eastAsia="en-US"/>
        </w:rPr>
        <w:fldChar w:fldCharType="begin" w:fldLock="1"/>
      </w:r>
      <w:r w:rsidR="000465A7">
        <w:rPr>
          <w:lang w:val="en-GB" w:eastAsia="en-US"/>
        </w:rPr>
        <w:instrText>ADDIN CSL_CITATION { "citationItems" : [ { "id" : "ITEM-1", "itemData" : { "DOI" : "10.5840/envirophil201981284", "ISSN" : "1718-0198", "abstract" : "This paper asks whether one way to link abstract scientific knowledge about the climate to the everyday imagination might be to think of climate modelling as a narrative practice. To do so, I draw on philosophical insights about narrative in scientific modelling from Norton Wise and Mary Morgan, to show that models can be deployed narratively, and that their outputs take a followable, embodied narrative form. This suggests that climate models might be deployed in an everyday storytelling practice evoking storyworlds with palpable meteorological actants.", "author" : [ { "dropping-particle" : "", "family" : "Corballis", "given" : "Tim", "non-dropping-particle" : "", "parse-names" : false, "suffix" : "" } ], "container-title" : "Environmental Philosophy", "id" : "ITEM-1", "issue" : "2", "issued" : { "date-parts" : [ [ "2019" ] ] }, "page" : "275-289", "title" : "Populating the Climate", "translator" : [ { "dropping-particle" : "", "family" : "Q5979", "given" : "", "non-dropping-particle" : "", "parse-names" : false, "suffix" : "" } ], "type" : "article-journal", "volume" : "16" }, "uris" : [ "http://www.mendeley.com/documents/?uuid=b611b830-c971-4fe0-833a-0adbf5da5ab4" ] } ], "mendeley" : { "formattedCitation" : "(Corballis, 2019)", "plainTextFormattedCitation" : "(Corballis, 2019)", "previouslyFormattedCitation" : "(Corballis, 2019)" }, "properties" : { "noteIndex" : 0 }, "schema" : "https://github.com/citation-style-language/schema/raw/master/csl-citation.json" }</w:instrText>
      </w:r>
      <w:r w:rsidRPr="00C734F4">
        <w:rPr>
          <w:lang w:val="en-GB" w:eastAsia="en-US"/>
        </w:rPr>
        <w:fldChar w:fldCharType="separate"/>
      </w:r>
      <w:r w:rsidR="00E41CA2">
        <w:rPr>
          <w:noProof/>
          <w:lang w:eastAsia="en-US"/>
        </w:rPr>
        <w:t>(Corballis, 2019)</w:t>
      </w:r>
      <w:r w:rsidRPr="00C734F4">
        <w:rPr>
          <w:lang w:val="en-GB" w:eastAsia="en-US"/>
        </w:rPr>
        <w:fldChar w:fldCharType="end"/>
      </w:r>
      <w:r w:rsidRPr="00737B5A">
        <w:rPr>
          <w:lang w:eastAsia="en-US"/>
        </w:rPr>
        <w:t xml:space="preserve">. </w:t>
      </w:r>
      <w:r w:rsidRPr="00C734F4">
        <w:rPr>
          <w:lang w:val="en-GB" w:eastAsia="en-US"/>
        </w:rPr>
        <w:fldChar w:fldCharType="begin" w:fldLock="1"/>
      </w:r>
      <w:r w:rsidR="000465A7">
        <w:rPr>
          <w:lang w:eastAsia="en-US"/>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"plainTextFormattedCitation" : "(Jack et al., 2020)", "previouslyFormattedCitation" : "(Jack et al., 2020)" }, "properties" : { "noteIndex" : 0 }, "schema" : "https://github.com/citation-style-language/schema/raw/master/csl-citation.json" }</w:instrText>
      </w:r>
      <w:r w:rsidRPr="00C734F4">
        <w:rPr>
          <w:lang w:val="en-GB" w:eastAsia="en-US"/>
        </w:rPr>
        <w:fldChar w:fldCharType="separate"/>
      </w:r>
      <w:r w:rsidR="00E41CA2">
        <w:rPr>
          <w:noProof/>
          <w:lang w:val="en-US" w:eastAsia="en-US"/>
        </w:rPr>
        <w:t>Jack et al. (2020)</w:t>
      </w:r>
      <w:r w:rsidRPr="00C734F4">
        <w:rPr>
          <w:lang w:val="en-GB" w:eastAsia="en-US"/>
        </w:rPr>
        <w:fldChar w:fldCharType="end"/>
      </w:r>
      <w:r w:rsidRPr="002C653B">
        <w:rPr>
          <w:lang w:val="en-US" w:eastAsia="en-US"/>
        </w:rPr>
        <w:t xml:space="preserve"> introduced the concept of climate risk narratives and developed a set of principles, such as using present tense in their presentation to avoid effects of future discounting, and writing individual narratives without uncertainty language to assume an imagined observer perspective. </w:t>
      </w:r>
      <w:r w:rsidRPr="00C734F4">
        <w:rPr>
          <w:lang w:val="en-GB" w:eastAsia="en-US"/>
        </w:rPr>
        <w:t xml:space="preserve">From this point of view, event storylines are particularly useful for communication purposes as they link to the experience and episodic memory of stakeholders </w:t>
      </w:r>
      <w:r w:rsidRPr="00C734F4">
        <w:rPr>
          <w:lang w:val="en-GB" w:eastAsia="en-US"/>
        </w:rPr>
        <w:fldChar w:fldCharType="begin" w:fldLock="1"/>
      </w:r>
      <w:r w:rsidR="000465A7">
        <w:rPr>
          <w:lang w:val="en-GB" w:eastAsia="en-US"/>
        </w:rPr>
        <w:instrText>ADDIN CSL_CITATION { "citationItems" : [ { "id" : "ITEM-1", "itemData" : { "DOI" : "10.1016/j.crm.2016.03.001", "ISSN" : "22120963", "abstract" : "Co-production is increasingly recognized as integral to appropriate use and uptake of climate information into decision-making. However, the success of co-production is contingent on an innate understanding of the context in which it is being implemented. Climate knowledge co-production in Africa is unique and requires a nuanced approach because of the immediacy of a myriad of decision challenges on the continent, thereby making it more challenging to engage decision-makers in co-production processes around climate. Given these challenges, the process described here, referred to as \u201cco-exploration\u201d, was designed to complement the multi-stressor decision-making context of various African cities. Users and producers of science work together in an equitable framework to co-explore the urban decision-making space. While the dialogue has potential to inform the development of the science, it is not an explicit expectation of the process. The paper describes the context for a place-based co-exploratory analysis of climate risks, the elements and steps incorporated in the approach, reflections on the effectiveness of this approach in addressing multi-stressor, place-based decision-making and the challenges that still remain in further refining the approach. The co-exploration approach is complementary to the objectives of the Global Framework for Climate Services and provides lessons for uptake of climate information into urban adaptation planning in Africa.", "author" : [ { "dropping-particle" : "", "family" : "Steynor", "given" : "A.", "non-dropping-particle" : "", "parse-names" : false, "suffix" : "" }, { "dropping-particle" : "", "family" : "Padgham", "given" : "J.", "non-dropping-particle" : "", "parse-names" : false, "suffix" : "" }, { "dropping-particle" : "", "family" : "Jack", "given" : "C.", "non-dropping-particle" : "", "parse-names" : false, "suffix" : "" }, { "dropping-particle" : "", "family" : "Hewitson", "given" : "B.", "non-dropping-particle" : "", "parse-names" : false, "suffix" : "" }, { "dropping-particle" : "", "family" : "Lennard", "given" : "C.", "non-dropping-particle" : "", "parse-names" : false, "suffix" : "" } ], "container-title" : "Climate Risk Management", "id" : "ITEM-1", "issued" : { "date-parts" : [ [ "2016", "1", "1" ] ] }, "page" : "95-102", "publisher" : "Elsevier B.V.", "title" : "Co-exploratory climate risk workshops: Experiences from urban Africa", "translator" : [ { "dropping-particle" : "", "family" : "Q6973", "given" : "", "non-dropping-particle" : "", "parse-names" : false, "suffix" : "" } ], "type" : "article-journal", "volume" : "13" }, "uris" : [ "http://www.mendeley.com/documents/?uuid=98fc51c4-5f0b-462e-9711-a123240c7d4e", "http://www.mendeley.com/documents/?uuid=4d727e08-df37-4a35-90db-a055b33fe0fc" ] }, { "id" : "ITEM-2", "itemData" : { "DOI" : "10.1038/nrn2213", "ISSN" : "1471-003X", "abstract" : "A rapidly growing number of recent studies show that imagining the future depends on much of the same neural machinery that is needed for remembering the past. These findings have led to the concept of the prospective brain; an idea that a crucial function of the brain is to use stored information to imagine, simulate and predict possible future events. We suggest that processes such as memory can be productively re-conceptualized in light of this idea.", "author" : [ { "dropping-particle" : "", "family" : "Schacter", "given" : "Daniel L.", "non-dropping-particle" : "", "parse-names" : false, "suffix" : "" }, { "dropping-particle" : "", "family" : "Addis", "given" : "Donna Rose", "non-dropping-particle" : "", "parse-names" : false, "suffix" : "" }, { "dropping-particle" : "", "family" : "Buckner", "given" : "Randy L.", "non-dropping-particle" : "", "parse-names" : false, "suffix" : "" } ], "container-title" : "Nature Reviews Neuroscience", "id" : "ITEM-2", "issue" : "9", "issued" : { "date-parts" : [ [ "2007", "9" ] ] }, "page" : "657-661", "title" : "Remembering the past to imagine the future: the prospective brain", "translator" : [ { "dropping-particle" : "", "family" : "Q6921", "given" : "", "non-dropping-particle" : "", "parse-names" : false, "suffix" : "" } ], "type" : "article-journal", "volume" : "8" }, "uris" : [ "http://www.mendeley.com/documents/?uuid=b85d188f-e40a-4fae-88c9-6226946eb9aa" ] }, { "id" : "ITEM-3",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"(Schacter et al., 2007; Steynor et al., 2016; Shepherd et al., 2018)", "plainTextFormattedCitation" : "(Schacter et al., 2007; Steynor et al., 2016; Shepherd et al., 2018)", "previouslyFormattedCitation" : "(Schacter et al., 2007; Steynor et al., 2016; Shepherd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(Schacter et al., 2007; Steynor et al., 2016; Shepherd et al., 2018)</w:t>
      </w:r>
      <w:r w:rsidRPr="00C734F4">
        <w:rPr>
          <w:lang w:val="en-GB" w:eastAsia="en-US"/>
        </w:rPr>
        <w:fldChar w:fldCharType="end"/>
      </w:r>
      <w:r w:rsidRPr="00C734F4">
        <w:rPr>
          <w:lang w:val="en-GB" w:eastAsia="en-US"/>
        </w:rPr>
        <w:t>.</w:t>
      </w:r>
    </w:p>
    <w:p w14:paraId="44DEF284" w14:textId="684F5819" w:rsidR="00BF4F94" w:rsidRDefault="00BF4F94" w:rsidP="00BE5C8E">
      <w:pPr>
        <w:pStyle w:val="AR6BodyText"/>
        <w:shd w:val="clear" w:color="auto" w:fill="DEEAF6" w:themeFill="accent1" w:themeFillTint="33"/>
        <w:rPr>
          <w:lang w:val="en-GB" w:eastAsia="en-US"/>
        </w:rPr>
      </w:pPr>
    </w:p>
    <w:p w14:paraId="46F3A0BB" w14:textId="77777777" w:rsidR="00422CB7" w:rsidRPr="00C734F4" w:rsidRDefault="00422CB7" w:rsidP="00BE5C8E">
      <w:pPr>
        <w:pStyle w:val="AR6BodyText"/>
        <w:shd w:val="clear" w:color="auto" w:fill="DEEAF6" w:themeFill="accent1" w:themeFillTint="33"/>
        <w:rPr>
          <w:lang w:val="en-GB" w:eastAsia="en-US"/>
        </w:rPr>
      </w:pPr>
    </w:p>
    <w:p w14:paraId="1D16F81B" w14:textId="58F59CC7" w:rsidR="00B1106A" w:rsidRPr="00C734F4" w:rsidRDefault="00B1106A" w:rsidP="00BE5C8E">
      <w:pPr>
        <w:pStyle w:val="AR6BodyText"/>
        <w:shd w:val="clear" w:color="auto" w:fill="DEEAF6" w:themeFill="accent1" w:themeFillTint="33"/>
        <w:rPr>
          <w:rFonts w:cs="Times New Roman"/>
          <w:b/>
          <w:lang w:val="en-GB"/>
        </w:rPr>
      </w:pPr>
      <w:r w:rsidRPr="00C734F4">
        <w:rPr>
          <w:rFonts w:cs="Times New Roman"/>
          <w:b/>
          <w:lang w:val="en-GB"/>
        </w:rPr>
        <w:t>[START BOX 10.2, FIGURE 1 HERE]</w:t>
      </w:r>
    </w:p>
    <w:p w14:paraId="1538DDA8" w14:textId="77777777" w:rsidR="00B1106A" w:rsidRPr="00C734F4" w:rsidRDefault="00B1106A" w:rsidP="00BE5C8E">
      <w:pPr>
        <w:pStyle w:val="AR6BodyText"/>
        <w:shd w:val="clear" w:color="auto" w:fill="DEEAF6" w:themeFill="accent1" w:themeFillTint="33"/>
        <w:rPr>
          <w:rStyle w:val="AR6Chap10FigureCar"/>
          <w:lang w:val="en-GB"/>
        </w:rPr>
      </w:pPr>
    </w:p>
    <w:p w14:paraId="419C3233" w14:textId="74EE4C9D" w:rsidR="00B1106A" w:rsidRPr="00C734F4" w:rsidRDefault="00B1106A" w:rsidP="00BE5C8E">
      <w:pPr>
        <w:pStyle w:val="AR6Chap10Figure"/>
        <w:numPr>
          <w:ilvl w:val="0"/>
          <w:numId w:val="0"/>
        </w:numPr>
        <w:shd w:val="clear" w:color="auto" w:fill="DEEAF6" w:themeFill="accent1" w:themeFillTint="33"/>
        <w:ind w:left="1701" w:hanging="1701"/>
        <w:rPr>
          <w:lang w:val="en-GB" w:eastAsia="en-JM"/>
        </w:rPr>
      </w:pPr>
      <w:r w:rsidRPr="00C734F4">
        <w:rPr>
          <w:b/>
          <w:lang w:val="en-GB"/>
        </w:rPr>
        <w:t xml:space="preserve">Box 10.2, </w:t>
      </w:r>
      <w:r w:rsidRPr="00BE5C8E">
        <w:rPr>
          <w:b/>
          <w:lang w:val="en-GB"/>
        </w:rPr>
        <w:t>Figure 1:</w:t>
      </w:r>
      <w:r w:rsidRPr="00BE5C8E">
        <w:rPr>
          <w:lang w:val="en-GB"/>
        </w:rPr>
        <w:t xml:space="preserve"> </w:t>
      </w:r>
      <w:r w:rsidRPr="00441820">
        <w:rPr>
          <w:b/>
          <w:color w:val="000000"/>
          <w:lang w:val="en-GB"/>
        </w:rPr>
        <w:t>Schematic of two</w:t>
      </w:r>
      <w:r w:rsidRPr="00441820">
        <w:rPr>
          <w:b/>
          <w:color w:val="000000"/>
          <w:shd w:val="clear" w:color="auto" w:fill="D9E2F3" w:themeFill="accent5" w:themeFillTint="33"/>
          <w:lang w:val="en-GB"/>
        </w:rPr>
        <w:t xml:space="preserve"> </w:t>
      </w:r>
      <w:r w:rsidRPr="00441820">
        <w:rPr>
          <w:b/>
          <w:color w:val="000000"/>
          <w:lang w:val="en-GB"/>
        </w:rPr>
        <w:t>types of physical climate storylines with a particular climate impact of concern (red).</w:t>
      </w:r>
      <w:r w:rsidRPr="00BE5C8E">
        <w:rPr>
          <w:color w:val="000000"/>
          <w:lang w:val="en-GB"/>
        </w:rPr>
        <w:t xml:space="preserve"> The storylines are defined by specified elements (dark blue). Variable elements (light blue) are simulated conditional on the specified elements. The white elements are ‘blocked’ since their state does not need to be known to determine the light blue elements. Other types of storylines could be defined by specifying other elements (e.g., storylines of different climate sensitivities or different representative concentration pathways). (a) </w:t>
      </w:r>
      <w:r w:rsidR="00371D58" w:rsidRPr="00BE5C8E">
        <w:rPr>
          <w:color w:val="000000"/>
          <w:lang w:val="en-GB"/>
        </w:rPr>
        <w:t>E</w:t>
      </w:r>
      <w:r w:rsidRPr="00BE5C8E">
        <w:rPr>
          <w:color w:val="000000"/>
          <w:lang w:val="en-GB"/>
        </w:rPr>
        <w:t xml:space="preserve">vent storyline, where the particular dynamical conditions during the event as well as the regional warming are specified and </w:t>
      </w:r>
      <w:r w:rsidRPr="00BE5C8E">
        <w:rPr>
          <w:color w:val="000000"/>
          <w:lang w:val="en-GB"/>
        </w:rPr>
        <w:lastRenderedPageBreak/>
        <w:t xml:space="preserve">control the hazard arising from the event. (b) </w:t>
      </w:r>
      <w:r w:rsidR="00371D58" w:rsidRPr="00BE5C8E">
        <w:rPr>
          <w:color w:val="000000"/>
          <w:lang w:val="en-GB"/>
        </w:rPr>
        <w:t>D</w:t>
      </w:r>
      <w:r w:rsidRPr="00BE5C8E">
        <w:rPr>
          <w:color w:val="000000"/>
          <w:lang w:val="en-GB"/>
        </w:rPr>
        <w:t>ynamical storyline, where the global warming level and</w:t>
      </w:r>
      <w:r w:rsidRPr="00094546">
        <w:rPr>
          <w:color w:val="000000"/>
          <w:shd w:val="clear" w:color="auto" w:fill="D9E2F3" w:themeFill="accent5" w:themeFillTint="33"/>
          <w:lang w:val="en-GB"/>
        </w:rPr>
        <w:t xml:space="preserve"> </w:t>
      </w:r>
      <w:r w:rsidRPr="00BE5C8E">
        <w:rPr>
          <w:color w:val="000000"/>
          <w:lang w:val="en-GB"/>
        </w:rPr>
        <w:t xml:space="preserve">remote drivers are specified and control the long-term changes in atmospheric dynamics and regional warming. In both storylines, the impact is also conditioned on </w:t>
      </w:r>
      <w:r w:rsidRPr="00BE5C8E">
        <w:rPr>
          <w:lang w:val="en-GB" w:eastAsia="en-US"/>
        </w:rPr>
        <w:t xml:space="preserve">specified exposure and vulnerability. Adapted from </w:t>
      </w:r>
      <w:r w:rsidRPr="00BE5C8E">
        <w:rPr>
          <w:lang w:val="en-GB" w:eastAsia="en-US"/>
        </w:rPr>
        <w:fldChar w:fldCharType="begin" w:fldLock="1"/>
      </w:r>
      <w:r w:rsidR="000465A7">
        <w:rPr>
          <w:lang w:val="en-GB" w:eastAsia="en-US"/>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"manualFormatting" : "Shepherd (2019)", "plainTextFormattedCitation" : "(Shepherd, 2019)", "previouslyFormattedCitation" : "(Shepherd, 2019)" }, "properties" : { "noteIndex" : 0 }, "schema" : "https://github.com/citation-style-language/schema/raw/master/csl-citation.json" }</w:instrText>
      </w:r>
      <w:r w:rsidRPr="00BE5C8E">
        <w:rPr>
          <w:lang w:val="en-GB" w:eastAsia="en-US"/>
        </w:rPr>
        <w:fldChar w:fldCharType="separate"/>
      </w:r>
      <w:r w:rsidR="00E41CA2">
        <w:rPr>
          <w:noProof/>
          <w:lang w:val="en-GB" w:eastAsia="en-US"/>
        </w:rPr>
        <w:t>Shepherd (2019)</w:t>
      </w:r>
      <w:r w:rsidRPr="00BE5C8E">
        <w:rPr>
          <w:lang w:val="en-GB" w:eastAsia="en-US"/>
        </w:rPr>
        <w:fldChar w:fldCharType="end"/>
      </w:r>
      <w:r w:rsidRPr="00BE5C8E">
        <w:rPr>
          <w:lang w:val="en-GB" w:eastAsia="en-US"/>
        </w:rPr>
        <w:t>.</w:t>
      </w:r>
    </w:p>
    <w:p w14:paraId="203EA2E6" w14:textId="77777777" w:rsidR="00B1106A" w:rsidRPr="00C734F4" w:rsidRDefault="00B1106A" w:rsidP="00BE5C8E">
      <w:pPr>
        <w:pStyle w:val="AR6BodyText"/>
        <w:shd w:val="clear" w:color="auto" w:fill="DEEAF6" w:themeFill="accent1" w:themeFillTint="33"/>
        <w:rPr>
          <w:rFonts w:cs="Times New Roman"/>
          <w:lang w:val="en-GB"/>
        </w:rPr>
      </w:pPr>
    </w:p>
    <w:p w14:paraId="1DFC1943" w14:textId="48D5F83E" w:rsidR="00B1106A" w:rsidRPr="00C734F4" w:rsidRDefault="00B1106A" w:rsidP="00BE5C8E">
      <w:pPr>
        <w:pStyle w:val="AR6BodyText"/>
        <w:shd w:val="clear" w:color="auto" w:fill="DEEAF6" w:themeFill="accent1" w:themeFillTint="33"/>
        <w:rPr>
          <w:rFonts w:cs="Times New Roman"/>
          <w:b/>
          <w:lang w:val="en-GB"/>
        </w:rPr>
      </w:pPr>
      <w:r w:rsidRPr="00C734F4">
        <w:rPr>
          <w:rFonts w:cs="Times New Roman"/>
          <w:b/>
          <w:lang w:val="en-GB"/>
        </w:rPr>
        <w:t>[END BOX 10.2, FIGURE 1 HERE]</w:t>
      </w:r>
    </w:p>
    <w:p w14:paraId="3182CCDB" w14:textId="77777777" w:rsidR="00BF4F94" w:rsidRPr="00C734F4" w:rsidRDefault="00BF4F94" w:rsidP="00BF4F94">
      <w:pPr>
        <w:pStyle w:val="AR6BodyText"/>
        <w:shd w:val="clear" w:color="auto" w:fill="DEEAF6" w:themeFill="accent1" w:themeFillTint="33"/>
        <w:rPr>
          <w:lang w:val="en-GB" w:eastAsia="en-US"/>
        </w:rPr>
      </w:pPr>
    </w:p>
    <w:p w14:paraId="01F9BF76" w14:textId="77777777" w:rsidR="00BF4F94" w:rsidRPr="00C734F4" w:rsidRDefault="00BF4F94" w:rsidP="00BF4F94">
      <w:pPr>
        <w:pStyle w:val="AR6BodyText"/>
        <w:rPr>
          <w:lang w:val="en-GB"/>
        </w:rPr>
      </w:pPr>
    </w:p>
    <w:p w14:paraId="6532B36F" w14:textId="7128F412" w:rsidR="00BF4F94" w:rsidRDefault="00BF4F94" w:rsidP="00BF4F94">
      <w:pPr>
        <w:pStyle w:val="AR6BodyText"/>
        <w:rPr>
          <w:b/>
          <w:lang w:val="en-GB"/>
        </w:rPr>
      </w:pPr>
      <w:r w:rsidRPr="00C734F4">
        <w:rPr>
          <w:b/>
          <w:lang w:val="en-GB"/>
        </w:rPr>
        <w:t>[END BOX 10.2 HERE]</w:t>
      </w:r>
    </w:p>
    <w:p w14:paraId="4B284FFF" w14:textId="5564A667" w:rsidR="002D0ADB" w:rsidRDefault="002D0ADB" w:rsidP="00BF4F94">
      <w:pPr>
        <w:pStyle w:val="AR6BodyText"/>
        <w:rPr>
          <w:b/>
          <w:lang w:val="en-GB"/>
        </w:rPr>
      </w:pPr>
    </w:p>
    <w:p w14:paraId="1150A9B1" w14:textId="77777777" w:rsidR="00422CB7" w:rsidRDefault="00422CB7" w:rsidP="00BF4F94">
      <w:pPr>
        <w:pStyle w:val="AR6BodyText"/>
        <w:rPr>
          <w:b/>
          <w:lang w:val="en-GB"/>
        </w:rPr>
      </w:pPr>
    </w:p>
    <w:p w14:paraId="2C61197D" w14:textId="77777777" w:rsidR="002D0ADB" w:rsidRDefault="002D0ADB" w:rsidP="002D0ADB">
      <w:pPr>
        <w:pStyle w:val="AR6BodyText"/>
        <w:jc w:val="both"/>
        <w:rPr>
          <w:b/>
          <w:lang w:val="en-GB" w:eastAsia="en-US"/>
        </w:rPr>
      </w:pPr>
      <w:r>
        <w:rPr>
          <w:b/>
          <w:lang w:val="en-GB" w:eastAsia="en-US"/>
        </w:rPr>
        <w:t>[START CROSS-CHAPTER BOX 10.3 HERE]</w:t>
      </w:r>
    </w:p>
    <w:p w14:paraId="713349ED" w14:textId="77777777" w:rsidR="00733AA8" w:rsidRPr="003F2D6A" w:rsidRDefault="00733AA8" w:rsidP="00733AA8">
      <w:pPr>
        <w:pStyle w:val="AR6BodyText"/>
        <w:jc w:val="both"/>
        <w:rPr>
          <w:lang w:val="en-GB" w:eastAsia="en-US"/>
        </w:rPr>
      </w:pPr>
    </w:p>
    <w:p w14:paraId="5481A95E" w14:textId="118A1823" w:rsidR="002D0ADB" w:rsidRPr="00733AA8" w:rsidRDefault="002D0ADB" w:rsidP="00733AA8">
      <w:pPr>
        <w:pStyle w:val="AR6Chap10Cross-ChapterBox"/>
        <w:shd w:val="clear" w:color="auto" w:fill="DEEAF6" w:themeFill="accent1" w:themeFillTint="33"/>
        <w:ind w:left="2410" w:hanging="2410"/>
        <w:rPr>
          <w:bCs/>
          <w:lang w:val="en-GB"/>
        </w:rPr>
      </w:pPr>
      <w:bookmarkStart w:id="1568" w:name="_Toc70454782"/>
      <w:r w:rsidRPr="00733AA8">
        <w:rPr>
          <w:lang w:val="en-GB"/>
        </w:rPr>
        <w:t xml:space="preserve">Assessment of climate change information at </w:t>
      </w:r>
      <w:r w:rsidR="00695479">
        <w:rPr>
          <w:lang w:val="en-GB"/>
        </w:rPr>
        <w:t xml:space="preserve">the </w:t>
      </w:r>
      <w:r w:rsidRPr="00733AA8">
        <w:rPr>
          <w:lang w:val="en-GB"/>
        </w:rPr>
        <w:t>regional scale</w:t>
      </w:r>
      <w:bookmarkEnd w:id="1568"/>
    </w:p>
    <w:p w14:paraId="0D4B6FD1" w14:textId="77777777" w:rsidR="002D0ADB" w:rsidRDefault="002D0ADB" w:rsidP="002D0ADB">
      <w:pPr>
        <w:pStyle w:val="AR6BodyText"/>
        <w:shd w:val="clear" w:color="auto" w:fill="DEEAF6" w:themeFill="accent1" w:themeFillTint="33"/>
        <w:jc w:val="both"/>
        <w:rPr>
          <w:lang w:val="en-GB" w:eastAsia="en-US"/>
        </w:rPr>
      </w:pPr>
    </w:p>
    <w:p w14:paraId="75E5D98E" w14:textId="7EAF5C01" w:rsidR="004B381F" w:rsidRDefault="004B381F" w:rsidP="002D0ADB">
      <w:pPr>
        <w:pStyle w:val="AR6BodyText"/>
        <w:shd w:val="clear" w:color="auto" w:fill="DEEAF6" w:themeFill="accent1" w:themeFillTint="33"/>
        <w:rPr>
          <w:b/>
          <w:bCs/>
          <w:lang w:val="en-GB" w:eastAsia="en-US"/>
        </w:rPr>
      </w:pPr>
      <w:r>
        <w:rPr>
          <w:b/>
          <w:bCs/>
          <w:lang w:val="en-GB" w:eastAsia="en-US"/>
        </w:rPr>
        <w:t>Coordinators:</w:t>
      </w:r>
      <w:r w:rsidRPr="004B381F">
        <w:rPr>
          <w:rFonts w:cs="Times New Roman"/>
          <w:lang w:val="en-GB"/>
        </w:rPr>
        <w:t xml:space="preserve"> </w:t>
      </w:r>
      <w:r>
        <w:rPr>
          <w:rFonts w:cs="Times New Roman"/>
          <w:lang w:val="en-GB"/>
        </w:rPr>
        <w:t>Erika Coppola (Italy), Alessandro Dosio (Italy),</w:t>
      </w:r>
      <w:r w:rsidRPr="004B381F">
        <w:rPr>
          <w:rFonts w:cs="Times New Roman"/>
          <w:lang w:val="en-GB"/>
        </w:rPr>
        <w:t xml:space="preserve"> </w:t>
      </w:r>
      <w:r>
        <w:rPr>
          <w:rFonts w:cs="Times New Roman"/>
          <w:lang w:val="en-GB"/>
        </w:rPr>
        <w:t>Friederike Otto (U</w:t>
      </w:r>
      <w:r w:rsidR="00D56357">
        <w:rPr>
          <w:rFonts w:cs="Times New Roman"/>
          <w:lang w:val="en-GB"/>
        </w:rPr>
        <w:t>nited Kingdom</w:t>
      </w:r>
      <w:r>
        <w:rPr>
          <w:rFonts w:cs="Times New Roman"/>
          <w:lang w:val="en-GB"/>
        </w:rPr>
        <w:t>/Germany)</w:t>
      </w:r>
    </w:p>
    <w:p w14:paraId="220D5149" w14:textId="5B4AFDC8" w:rsidR="002D0ADB" w:rsidRDefault="002D0ADB" w:rsidP="002D0ADB">
      <w:pPr>
        <w:pStyle w:val="AR6BodyText"/>
        <w:shd w:val="clear" w:color="auto" w:fill="DEEAF6" w:themeFill="accent1" w:themeFillTint="33"/>
        <w:rPr>
          <w:lang w:val="en-GB" w:eastAsia="en-US"/>
        </w:rPr>
      </w:pPr>
      <w:r w:rsidRPr="00A54092">
        <w:rPr>
          <w:b/>
          <w:bCs/>
          <w:lang w:val="en-GB" w:eastAsia="en-US"/>
        </w:rPr>
        <w:t>Contributors:</w:t>
      </w:r>
      <w:r>
        <w:rPr>
          <w:lang w:val="en-GB" w:eastAsia="en-US"/>
        </w:rPr>
        <w:t xml:space="preserve"> </w:t>
      </w:r>
      <w:r>
        <w:rPr>
          <w:rFonts w:cs="Times New Roman"/>
          <w:lang w:val="en-GB"/>
        </w:rPr>
        <w:t xml:space="preserve">Claudine Dereczynski (Brazil), Melissa I. Gomis (France/Switzerland), Richard </w:t>
      </w:r>
      <w:r w:rsidR="0058231D">
        <w:rPr>
          <w:rFonts w:cs="Times New Roman"/>
          <w:lang w:val="en-GB"/>
        </w:rPr>
        <w:t xml:space="preserve">G. </w:t>
      </w:r>
      <w:r>
        <w:rPr>
          <w:rFonts w:cs="Times New Roman"/>
          <w:lang w:val="en-GB"/>
        </w:rPr>
        <w:t>Jones (U</w:t>
      </w:r>
      <w:r w:rsidR="00D56357">
        <w:rPr>
          <w:rFonts w:cs="Times New Roman"/>
          <w:lang w:val="en-GB"/>
        </w:rPr>
        <w:t>nited Kingdom</w:t>
      </w:r>
      <w:r>
        <w:rPr>
          <w:rFonts w:cs="Times New Roman"/>
          <w:lang w:val="en-GB"/>
        </w:rPr>
        <w:t>), Roshanka Ranasinghe (The Netherlands</w:t>
      </w:r>
      <w:r w:rsidR="00D56357">
        <w:rPr>
          <w:rFonts w:cs="Times New Roman"/>
          <w:lang w:val="en-GB"/>
        </w:rPr>
        <w:t>/</w:t>
      </w:r>
      <w:r>
        <w:rPr>
          <w:rFonts w:cs="Times New Roman"/>
          <w:lang w:val="en-GB"/>
        </w:rPr>
        <w:t>Sri Lanka, Australia), Alex C. Ruane (U</w:t>
      </w:r>
      <w:r w:rsidR="00D56357">
        <w:rPr>
          <w:rFonts w:cs="Times New Roman"/>
          <w:lang w:val="en-GB"/>
        </w:rPr>
        <w:t>nited States of America</w:t>
      </w:r>
      <w:r>
        <w:rPr>
          <w:rFonts w:cs="Times New Roman"/>
          <w:lang w:val="en-GB"/>
        </w:rPr>
        <w:t>), Sonia I. Seneviratne (Switzerland), Anna A. Sörensson (Argentina), Bart van den Hurk (</w:t>
      </w:r>
      <w:r w:rsidR="004B5645">
        <w:rPr>
          <w:rFonts w:cs="Times New Roman"/>
          <w:lang w:val="en-GB"/>
        </w:rPr>
        <w:t xml:space="preserve">The </w:t>
      </w:r>
      <w:r>
        <w:rPr>
          <w:rFonts w:cs="Times New Roman"/>
          <w:lang w:val="en-GB"/>
        </w:rPr>
        <w:t>Netherlands), Robert Vautard (France), Sergio M. Vicente-Serrano (Spain)</w:t>
      </w:r>
    </w:p>
    <w:p w14:paraId="73F4255F" w14:textId="77777777" w:rsidR="002D0ADB" w:rsidRDefault="002D0ADB" w:rsidP="002D0ADB">
      <w:pPr>
        <w:pStyle w:val="AR6BodyText"/>
        <w:shd w:val="clear" w:color="auto" w:fill="DEEAF6" w:themeFill="accent1" w:themeFillTint="33"/>
        <w:rPr>
          <w:lang w:val="en-GB" w:eastAsia="en-US"/>
        </w:rPr>
      </w:pPr>
    </w:p>
    <w:p w14:paraId="784AB521" w14:textId="1094B2CB" w:rsidR="002D0ADB" w:rsidRDefault="002D0ADB" w:rsidP="002D0ADB">
      <w:pPr>
        <w:pStyle w:val="AR6BodyText"/>
        <w:shd w:val="clear" w:color="auto" w:fill="DEEAF6" w:themeFill="accent1" w:themeFillTint="33"/>
        <w:rPr>
          <w:lang w:val="en-GB" w:eastAsia="en-US"/>
        </w:rPr>
      </w:pPr>
      <w:r>
        <w:rPr>
          <w:lang w:val="en-GB" w:eastAsia="en-US"/>
        </w:rPr>
        <w:t>This C</w:t>
      </w:r>
      <w:r w:rsidR="00436563">
        <w:rPr>
          <w:lang w:val="en-GB" w:eastAsia="en-US"/>
        </w:rPr>
        <w:t>ross-</w:t>
      </w:r>
      <w:r>
        <w:rPr>
          <w:lang w:val="en-GB" w:eastAsia="en-US"/>
        </w:rPr>
        <w:t>C</w:t>
      </w:r>
      <w:r w:rsidR="00436563">
        <w:rPr>
          <w:lang w:val="en-GB" w:eastAsia="en-US"/>
        </w:rPr>
        <w:t xml:space="preserve">hapter </w:t>
      </w:r>
      <w:r>
        <w:rPr>
          <w:lang w:val="en-GB" w:eastAsia="en-US"/>
        </w:rPr>
        <w:t xml:space="preserve">Box illustrates how assessments </w:t>
      </w:r>
      <w:r w:rsidR="00DF6EFD">
        <w:rPr>
          <w:lang w:val="en-GB" w:eastAsia="en-US"/>
        </w:rPr>
        <w:t xml:space="preserve">of </w:t>
      </w:r>
      <w:r>
        <w:rPr>
          <w:lang w:val="en-GB" w:eastAsia="en-US"/>
        </w:rPr>
        <w:t>past, present and future regional climate changes (e.g., change in an extreme event index or Climatic Impact-Driver, CID) are derived in the WGI report. Robust assessments can be derived when changes are supported by multiple lines of evidence.</w:t>
      </w:r>
    </w:p>
    <w:p w14:paraId="6513AA7F" w14:textId="77777777" w:rsidR="002D0ADB" w:rsidRDefault="002D0ADB" w:rsidP="002D0ADB">
      <w:pPr>
        <w:pStyle w:val="AR6BodyText"/>
        <w:shd w:val="clear" w:color="auto" w:fill="DEEAF6" w:themeFill="accent1" w:themeFillTint="33"/>
        <w:rPr>
          <w:lang w:val="en-GB" w:eastAsia="en-US"/>
        </w:rPr>
      </w:pPr>
    </w:p>
    <w:p w14:paraId="3E80BF8D" w14:textId="339BE206" w:rsidR="002D0ADB" w:rsidRDefault="002D0ADB" w:rsidP="002D0ADB">
      <w:pPr>
        <w:pStyle w:val="AR6BodyText"/>
        <w:shd w:val="clear" w:color="auto" w:fill="DEEAF6" w:themeFill="accent1" w:themeFillTint="33"/>
        <w:rPr>
          <w:lang w:val="en-GB" w:eastAsia="en-US"/>
        </w:rPr>
      </w:pPr>
      <w:r>
        <w:rPr>
          <w:lang w:val="en-GB" w:eastAsia="en-US"/>
        </w:rPr>
        <w:t>Multiple, sometimes contrasting, lines of evidence are derived from the various data sources, methodologies and approaches that can be used to construct climate information (Figure 10.1, Section 10.5). Such data sources and methodologies include theoretical understanding of relevant processes, drivers and feedbacks of climate at regional scale, observed data from multiple datasets (e.g., ground station networks, satellite products, reanalysis, etc.), simulations from different model types (including GCMs, RCMs, statistical downscaling methods, etc.) and experiments (e.g., CMIP5 and 6, CORDEX, and Single</w:t>
      </w:r>
      <w:r w:rsidR="008241D4">
        <w:rPr>
          <w:lang w:val="en-GB" w:eastAsia="en-US"/>
        </w:rPr>
        <w:t>-</w:t>
      </w:r>
      <w:r>
        <w:rPr>
          <w:lang w:val="en-GB" w:eastAsia="en-US"/>
        </w:rPr>
        <w:t>Model Initial-condition Large Ensembles), methodologies to attribute observed changes or events to large- and regional-scale anthropogenic and natural drivers and forcings as well as other relevant local knowledge (e.g.</w:t>
      </w:r>
      <w:r w:rsidR="00DF6EFD">
        <w:rPr>
          <w:lang w:val="en-GB" w:eastAsia="en-US"/>
        </w:rPr>
        <w:t>,</w:t>
      </w:r>
      <w:r>
        <w:rPr>
          <w:lang w:val="en-GB" w:eastAsia="en-US"/>
        </w:rPr>
        <w:t xml:space="preserve"> indigenous knowledge).</w:t>
      </w:r>
    </w:p>
    <w:p w14:paraId="6C414FE6" w14:textId="77777777" w:rsidR="002D0ADB" w:rsidRDefault="002D0ADB" w:rsidP="002D0ADB">
      <w:pPr>
        <w:pStyle w:val="AR6BodyText"/>
        <w:shd w:val="clear" w:color="auto" w:fill="DEEAF6" w:themeFill="accent1" w:themeFillTint="33"/>
        <w:rPr>
          <w:lang w:val="en-GB" w:eastAsia="en-US"/>
        </w:rPr>
      </w:pPr>
    </w:p>
    <w:p w14:paraId="20A315EE" w14:textId="77777777" w:rsidR="002D0ADB" w:rsidRDefault="002D0ADB" w:rsidP="002D0ADB">
      <w:pPr>
        <w:pStyle w:val="AR6BodyText"/>
        <w:shd w:val="clear" w:color="auto" w:fill="DEEAF6" w:themeFill="accent1" w:themeFillTint="33"/>
        <w:rPr>
          <w:lang w:val="en-GB" w:eastAsia="en-US"/>
        </w:rPr>
      </w:pPr>
      <w:r>
        <w:rPr>
          <w:lang w:val="en-GB" w:eastAsia="en-US"/>
        </w:rPr>
        <w:t>The assessment is derived following the IPCC uncertainty guidance through a distillation process of multiple lines of evidence on observed trends, attribution of trends or events, climate model projections and physical understanding, covered in several chapters of the WGI report.</w:t>
      </w:r>
    </w:p>
    <w:p w14:paraId="2B8D0A2D" w14:textId="77777777" w:rsidR="002D0ADB" w:rsidRDefault="002D0ADB" w:rsidP="002D0ADB">
      <w:pPr>
        <w:pStyle w:val="AR6BodyText"/>
        <w:shd w:val="clear" w:color="auto" w:fill="DEEAF6" w:themeFill="accent1" w:themeFillTint="33"/>
        <w:rPr>
          <w:lang w:val="en-GB" w:eastAsia="en-US"/>
        </w:rPr>
      </w:pPr>
    </w:p>
    <w:p w14:paraId="5CCC3B76" w14:textId="20773483" w:rsidR="002D0ADB" w:rsidRDefault="002D0ADB" w:rsidP="002D0ADB">
      <w:pPr>
        <w:pStyle w:val="AR6BodyText"/>
        <w:shd w:val="clear" w:color="auto" w:fill="DEEAF6" w:themeFill="accent1" w:themeFillTint="33"/>
        <w:rPr>
          <w:lang w:val="en-GB" w:eastAsia="en-US"/>
        </w:rPr>
      </w:pPr>
      <w:r>
        <w:rPr>
          <w:lang w:val="en-GB" w:eastAsia="en-US"/>
        </w:rPr>
        <w:t>In particular, this C</w:t>
      </w:r>
      <w:r w:rsidR="00436563">
        <w:rPr>
          <w:lang w:val="en-GB" w:eastAsia="en-US"/>
        </w:rPr>
        <w:t>ross-</w:t>
      </w:r>
      <w:r>
        <w:rPr>
          <w:lang w:val="en-GB" w:eastAsia="en-US"/>
        </w:rPr>
        <w:t>C</w:t>
      </w:r>
      <w:r w:rsidR="00436563">
        <w:rPr>
          <w:lang w:val="en-GB" w:eastAsia="en-US"/>
        </w:rPr>
        <w:t xml:space="preserve">hapter </w:t>
      </w:r>
      <w:r>
        <w:rPr>
          <w:lang w:val="en-GB" w:eastAsia="en-US"/>
        </w:rPr>
        <w:t>Box explains the methodology used to derive the regional assessments summarised in the Technical Summary (TS) table that are, in turn, used as a basis for the synthesis assessment in the Summary for Policymakers (SPM).</w:t>
      </w:r>
    </w:p>
    <w:p w14:paraId="2211F2EA" w14:textId="77777777" w:rsidR="002D0ADB" w:rsidRDefault="002D0ADB" w:rsidP="002D0ADB">
      <w:pPr>
        <w:pStyle w:val="AR6BodyText"/>
        <w:shd w:val="clear" w:color="auto" w:fill="DEEAF6" w:themeFill="accent1" w:themeFillTint="33"/>
        <w:rPr>
          <w:lang w:val="en-GB" w:eastAsia="en-US"/>
        </w:rPr>
      </w:pPr>
    </w:p>
    <w:p w14:paraId="25A0B4B4" w14:textId="77777777" w:rsidR="002D0ADB" w:rsidRDefault="002D0ADB" w:rsidP="002D0ADB">
      <w:pPr>
        <w:pStyle w:val="AR6BodyText"/>
        <w:shd w:val="clear" w:color="auto" w:fill="DEEAF6" w:themeFill="accent1" w:themeFillTint="33"/>
        <w:rPr>
          <w:lang w:val="en-GB" w:eastAsia="ko-KR"/>
        </w:rPr>
      </w:pPr>
    </w:p>
    <w:p w14:paraId="214131FD" w14:textId="77777777" w:rsidR="002D0ADB" w:rsidRDefault="002D0ADB" w:rsidP="002D0ADB">
      <w:pPr>
        <w:pStyle w:val="AR6BodyText"/>
        <w:shd w:val="clear" w:color="auto" w:fill="DEEAF6" w:themeFill="accent1" w:themeFillTint="33"/>
        <w:rPr>
          <w:b/>
          <w:lang w:val="en-GB"/>
        </w:rPr>
      </w:pPr>
      <w:r>
        <w:rPr>
          <w:b/>
          <w:lang w:val="en-GB"/>
        </w:rPr>
        <w:t>[START CROSS-CHAPTER BOX 10.3, FIGURE 1 HERE]</w:t>
      </w:r>
    </w:p>
    <w:p w14:paraId="5D276D28" w14:textId="77777777" w:rsidR="002D0ADB" w:rsidRDefault="002D0ADB" w:rsidP="002D0ADB">
      <w:pPr>
        <w:pStyle w:val="AR6BodyText"/>
        <w:shd w:val="clear" w:color="auto" w:fill="DEEAF6" w:themeFill="accent1" w:themeFillTint="33"/>
        <w:rPr>
          <w:sz w:val="20"/>
          <w:lang w:val="en-GB"/>
        </w:rPr>
      </w:pPr>
    </w:p>
    <w:p w14:paraId="4C9384DA" w14:textId="32468970" w:rsidR="002D0ADB" w:rsidRDefault="002D0ADB" w:rsidP="002D0ADB">
      <w:pPr>
        <w:shd w:val="clear" w:color="auto" w:fill="DEEAF6" w:themeFill="accent1" w:themeFillTint="33"/>
        <w:ind w:left="2977" w:hanging="2977"/>
        <w:rPr>
          <w:rFonts w:cs="Times New Roman"/>
          <w:sz w:val="20"/>
          <w:szCs w:val="20"/>
          <w:lang w:val="en-US"/>
        </w:rPr>
      </w:pPr>
      <w:r w:rsidRPr="00A3177C">
        <w:rPr>
          <w:rFonts w:cs="Times New Roman"/>
          <w:b/>
          <w:sz w:val="20"/>
          <w:szCs w:val="20"/>
          <w:lang w:val="en-US" w:eastAsia="en-JM"/>
        </w:rPr>
        <w:t>Cross-Chapter Box 10.</w:t>
      </w:r>
      <w:r w:rsidR="00BE5C8E" w:rsidRPr="00A3177C">
        <w:rPr>
          <w:rFonts w:cs="Times New Roman"/>
          <w:b/>
          <w:sz w:val="20"/>
          <w:szCs w:val="20"/>
          <w:lang w:val="en-US" w:eastAsia="en-JM"/>
        </w:rPr>
        <w:t>3</w:t>
      </w:r>
      <w:r w:rsidRPr="00A3177C">
        <w:rPr>
          <w:rFonts w:cs="Times New Roman"/>
          <w:b/>
          <w:sz w:val="20"/>
          <w:szCs w:val="20"/>
          <w:lang w:val="en-US" w:eastAsia="en-JM"/>
        </w:rPr>
        <w:t>, Figure 1:</w:t>
      </w:r>
      <w:r w:rsidRPr="00A3177C">
        <w:rPr>
          <w:rFonts w:cs="Times New Roman"/>
          <w:sz w:val="20"/>
          <w:szCs w:val="20"/>
          <w:lang w:val="en-US" w:eastAsia="en-JM"/>
        </w:rPr>
        <w:t xml:space="preserve"> </w:t>
      </w:r>
      <w:r w:rsidRPr="00A3177C">
        <w:rPr>
          <w:rFonts w:cs="Times New Roman"/>
          <w:sz w:val="20"/>
          <w:szCs w:val="20"/>
          <w:lang w:val="en-US"/>
        </w:rPr>
        <w:t xml:space="preserve">Schematic illustration of the process to derive the assessment of </w:t>
      </w:r>
      <w:r w:rsidR="009A6C0A" w:rsidRPr="00A3177C">
        <w:rPr>
          <w:rFonts w:cs="Times New Roman"/>
          <w:sz w:val="20"/>
          <w:szCs w:val="20"/>
          <w:lang w:val="en-US"/>
        </w:rPr>
        <w:t xml:space="preserve">regional </w:t>
      </w:r>
      <w:r w:rsidRPr="00A3177C">
        <w:rPr>
          <w:rFonts w:cs="Times New Roman"/>
          <w:sz w:val="20"/>
          <w:szCs w:val="20"/>
          <w:lang w:val="en-US"/>
        </w:rPr>
        <w:t xml:space="preserve">climate change information based on a distillation process of multiple lines of evidence </w:t>
      </w:r>
      <w:r w:rsidR="00D51106" w:rsidRPr="00A3177C">
        <w:rPr>
          <w:rFonts w:cs="Times New Roman"/>
          <w:sz w:val="20"/>
          <w:szCs w:val="20"/>
          <w:lang w:val="en-US"/>
        </w:rPr>
        <w:t xml:space="preserve">taken from </w:t>
      </w:r>
      <w:r w:rsidRPr="00A3177C">
        <w:rPr>
          <w:rFonts w:cs="Times New Roman"/>
          <w:sz w:val="20"/>
          <w:szCs w:val="20"/>
          <w:lang w:val="en-US"/>
        </w:rPr>
        <w:t>observed trends, attribution of trends or events, climate model projections</w:t>
      </w:r>
      <w:r w:rsidR="00D51106" w:rsidRPr="00A3177C">
        <w:rPr>
          <w:rFonts w:cs="Times New Roman"/>
          <w:sz w:val="20"/>
          <w:szCs w:val="20"/>
          <w:lang w:val="en-US"/>
        </w:rPr>
        <w:t>,</w:t>
      </w:r>
      <w:r w:rsidRPr="00A3177C">
        <w:rPr>
          <w:rFonts w:cs="Times New Roman"/>
          <w:sz w:val="20"/>
          <w:szCs w:val="20"/>
          <w:lang w:val="en-US"/>
        </w:rPr>
        <w:t xml:space="preserve"> and physical understanding.</w:t>
      </w:r>
    </w:p>
    <w:p w14:paraId="525C798F" w14:textId="77777777" w:rsidR="002D0ADB" w:rsidRDefault="002D0ADB" w:rsidP="002D0ADB">
      <w:pPr>
        <w:pStyle w:val="AR6BodyText"/>
        <w:shd w:val="clear" w:color="auto" w:fill="DEEAF6" w:themeFill="accent1" w:themeFillTint="33"/>
        <w:rPr>
          <w:lang w:val="en-GB" w:eastAsia="en-US"/>
        </w:rPr>
      </w:pPr>
    </w:p>
    <w:p w14:paraId="40B03F09" w14:textId="77777777" w:rsidR="002D0ADB" w:rsidRDefault="002D0ADB" w:rsidP="002D0ADB">
      <w:pPr>
        <w:pStyle w:val="AR6BodyText"/>
        <w:shd w:val="clear" w:color="auto" w:fill="DEEAF6" w:themeFill="accent1" w:themeFillTint="33"/>
        <w:rPr>
          <w:b/>
          <w:lang w:val="en-GB"/>
        </w:rPr>
      </w:pPr>
      <w:r>
        <w:rPr>
          <w:b/>
          <w:lang w:val="en-GB"/>
        </w:rPr>
        <w:t>[END CROSS-CHAPTER BOX 10.3, FIGURE 1 HERE]</w:t>
      </w:r>
    </w:p>
    <w:p w14:paraId="446F1F2D" w14:textId="77777777" w:rsidR="002D0ADB" w:rsidRDefault="002D0ADB" w:rsidP="002D0ADB">
      <w:pPr>
        <w:pStyle w:val="AR6BodyText"/>
        <w:shd w:val="clear" w:color="auto" w:fill="DEEAF6" w:themeFill="accent1" w:themeFillTint="33"/>
        <w:rPr>
          <w:lang w:val="en-GB" w:eastAsia="en-US"/>
        </w:rPr>
      </w:pPr>
    </w:p>
    <w:p w14:paraId="760BD231" w14:textId="77777777" w:rsidR="002D0ADB" w:rsidRDefault="002D0ADB" w:rsidP="002D0ADB">
      <w:pPr>
        <w:pStyle w:val="AR6BodyText"/>
        <w:shd w:val="clear" w:color="auto" w:fill="DEEAF6" w:themeFill="accent1" w:themeFillTint="33"/>
        <w:rPr>
          <w:lang w:val="en-GB" w:eastAsia="en-US"/>
        </w:rPr>
      </w:pPr>
    </w:p>
    <w:p w14:paraId="3E8BA1A1" w14:textId="571364D4" w:rsidR="002D0ADB" w:rsidRDefault="002D0ADB" w:rsidP="002D0ADB">
      <w:pPr>
        <w:pStyle w:val="AR6BodyText"/>
        <w:shd w:val="clear" w:color="auto" w:fill="DEEAF6" w:themeFill="accent1" w:themeFillTint="33"/>
        <w:rPr>
          <w:lang w:val="en-GB" w:eastAsia="en-US"/>
        </w:rPr>
      </w:pPr>
      <w:r>
        <w:rPr>
          <w:lang w:val="en-GB" w:eastAsia="en-US"/>
        </w:rPr>
        <w:t>The process consists of three discrete steps, listed below and schematically illustrated in C</w:t>
      </w:r>
      <w:r w:rsidR="00436563">
        <w:rPr>
          <w:lang w:val="en-GB" w:eastAsia="en-US"/>
        </w:rPr>
        <w:t>ross-</w:t>
      </w:r>
      <w:r>
        <w:rPr>
          <w:lang w:val="en-GB" w:eastAsia="en-US"/>
        </w:rPr>
        <w:t>C</w:t>
      </w:r>
      <w:r w:rsidR="00436563">
        <w:rPr>
          <w:lang w:val="en-GB" w:eastAsia="en-US"/>
        </w:rPr>
        <w:t xml:space="preserve">hapter </w:t>
      </w:r>
      <w:r>
        <w:rPr>
          <w:lang w:val="en-GB" w:eastAsia="en-US"/>
        </w:rPr>
        <w:t>B</w:t>
      </w:r>
      <w:r w:rsidR="00436563">
        <w:rPr>
          <w:lang w:val="en-GB" w:eastAsia="en-US"/>
        </w:rPr>
        <w:t xml:space="preserve">ox </w:t>
      </w:r>
      <w:r>
        <w:rPr>
          <w:lang w:val="en-GB" w:eastAsia="en-US"/>
        </w:rPr>
        <w:t>10.3</w:t>
      </w:r>
      <w:r w:rsidR="00DF6EFD">
        <w:rPr>
          <w:lang w:val="en-GB" w:eastAsia="en-US"/>
        </w:rPr>
        <w:t>,</w:t>
      </w:r>
      <w:r>
        <w:rPr>
          <w:lang w:val="en-GB" w:eastAsia="en-US"/>
        </w:rPr>
        <w:t xml:space="preserve"> Figure 1:</w:t>
      </w:r>
    </w:p>
    <w:p w14:paraId="0DC472D6" w14:textId="77777777" w:rsidR="002D0ADB" w:rsidRDefault="002D0ADB" w:rsidP="002D0ADB">
      <w:pPr>
        <w:pStyle w:val="AR6BodyText"/>
        <w:shd w:val="clear" w:color="auto" w:fill="DEEAF6" w:themeFill="accent1" w:themeFillTint="33"/>
        <w:rPr>
          <w:lang w:val="en-GB" w:eastAsia="en-US"/>
        </w:rPr>
      </w:pPr>
    </w:p>
    <w:p w14:paraId="44762AF2" w14:textId="77777777" w:rsidR="002D0ADB" w:rsidRDefault="002D0ADB" w:rsidP="002D0ADB">
      <w:pPr>
        <w:pStyle w:val="AR6BodyText"/>
        <w:shd w:val="clear" w:color="auto" w:fill="DEEAF6" w:themeFill="accent1" w:themeFillTint="33"/>
        <w:rPr>
          <w:b/>
          <w:lang w:val="en-GB"/>
        </w:rPr>
      </w:pPr>
      <w:r>
        <w:rPr>
          <w:b/>
          <w:lang w:val="en-GB"/>
        </w:rPr>
        <w:t>1) Collection and assessment of the fitness for purpose of available information</w:t>
      </w:r>
    </w:p>
    <w:p w14:paraId="045A7064" w14:textId="4413559A" w:rsidR="002D0ADB" w:rsidRDefault="002D0ADB" w:rsidP="002D0ADB">
      <w:pPr>
        <w:pStyle w:val="AR6BodyText"/>
        <w:shd w:val="clear" w:color="auto" w:fill="DEEAF6" w:themeFill="accent1" w:themeFillTint="33"/>
        <w:rPr>
          <w:lang w:val="en-GB" w:eastAsia="en-US"/>
        </w:rPr>
      </w:pPr>
      <w:r>
        <w:rPr>
          <w:lang w:val="en-GB" w:eastAsia="en-US"/>
        </w:rPr>
        <w:t xml:space="preserve">Any specific climate change that is regionally relevant is assessed looking at lines of evidence, potentially across multiple indices. For example, several definitions of </w:t>
      </w:r>
      <w:r w:rsidR="00695479">
        <w:rPr>
          <w:lang w:val="en-GB" w:eastAsia="en-US"/>
        </w:rPr>
        <w:t>“</w:t>
      </w:r>
      <w:r>
        <w:rPr>
          <w:lang w:val="en-GB" w:eastAsia="en-US"/>
        </w:rPr>
        <w:t>drought</w:t>
      </w:r>
      <w:r w:rsidR="00695479">
        <w:rPr>
          <w:lang w:val="en-GB" w:eastAsia="en-US"/>
        </w:rPr>
        <w:t>”</w:t>
      </w:r>
      <w:r>
        <w:rPr>
          <w:lang w:val="en-GB" w:eastAsia="en-US"/>
        </w:rPr>
        <w:t xml:space="preserve"> exist that refer to a variety of the underlying processes, temporal and spatial scales, as well as sectoral applications and associated impacts (Sections 11.6, 12.3). Such diverse definitions need to be gathered from the relevant literature, compared, and individually assessed if appropriate.</w:t>
      </w:r>
    </w:p>
    <w:p w14:paraId="1C966414" w14:textId="77777777" w:rsidR="002D0ADB" w:rsidRDefault="002D0ADB" w:rsidP="002D0ADB">
      <w:pPr>
        <w:pStyle w:val="AR6BodyText"/>
        <w:shd w:val="clear" w:color="auto" w:fill="DEEAF6" w:themeFill="accent1" w:themeFillTint="33"/>
        <w:rPr>
          <w:lang w:val="en-GB" w:eastAsia="en-US"/>
        </w:rPr>
      </w:pPr>
    </w:p>
    <w:p w14:paraId="508A0C23" w14:textId="77777777" w:rsidR="002D0ADB" w:rsidRDefault="002D0ADB" w:rsidP="002D0ADB">
      <w:pPr>
        <w:pStyle w:val="AR6BodyText"/>
        <w:shd w:val="clear" w:color="auto" w:fill="DEEAF6" w:themeFill="accent1" w:themeFillTint="33"/>
        <w:rPr>
          <w:lang w:val="en-GB" w:eastAsia="en-US"/>
        </w:rPr>
      </w:pPr>
      <w:r>
        <w:rPr>
          <w:lang w:val="en-GB" w:eastAsia="en-US"/>
        </w:rPr>
        <w:t>Once the indices of change are properly defined, the relevant climate information is collated from the available sources.</w:t>
      </w:r>
    </w:p>
    <w:p w14:paraId="5B006F62" w14:textId="77777777" w:rsidR="002D0ADB" w:rsidRDefault="002D0ADB" w:rsidP="002D0ADB">
      <w:pPr>
        <w:pStyle w:val="AR6BodyText"/>
        <w:shd w:val="clear" w:color="auto" w:fill="DEEAF6" w:themeFill="accent1" w:themeFillTint="33"/>
        <w:rPr>
          <w:lang w:val="en-GB" w:eastAsia="en-US"/>
        </w:rPr>
      </w:pPr>
    </w:p>
    <w:p w14:paraId="3ABDE62F" w14:textId="30BA885B" w:rsidR="002D0ADB" w:rsidRDefault="002D0ADB" w:rsidP="002D0ADB">
      <w:pPr>
        <w:pStyle w:val="AR6BodyText"/>
        <w:shd w:val="clear" w:color="auto" w:fill="DEEAF6" w:themeFill="accent1" w:themeFillTint="33"/>
        <w:rPr>
          <w:lang w:val="en-GB" w:eastAsia="en-US"/>
        </w:rPr>
      </w:pPr>
      <w:r>
        <w:rPr>
          <w:lang w:val="en-GB" w:eastAsia="en-US"/>
        </w:rPr>
        <w:t>The information is then evaluated against its fitness for purpose</w:t>
      </w:r>
      <w:r w:rsidR="00DF6EFD">
        <w:rPr>
          <w:lang w:val="en-GB" w:eastAsia="en-US"/>
        </w:rPr>
        <w:t>,</w:t>
      </w:r>
      <w:r>
        <w:rPr>
          <w:lang w:val="en-GB" w:eastAsia="en-US"/>
        </w:rPr>
        <w:t xml:space="preserve"> i.e., whether it is adequate to provide robust evidence to derive an assessment. In the case of observed data, issues to be considered include (but are not limited to): spatial and temporal resolution, accuracy, gaps in the recorded data, homogeneity in the station network, uncertainty treatment, etc. (Sections 10.2, 11.2, 11.9, 12.4, Atlas.1.4). In case of modeled data, an assessment of the fitness for purpose typically includes an evaluation of numerical or statistical methods adopted, adequate representation of the physical processes, forcings and feedbacks relevant for the region and the change under consideration, the availability of adequate ensembles to assess the interplay between forced response and internal variability and the uncertainty in future projections (Sections 10.3, 10.4, 11.2, 11.9, 12.4</w:t>
      </w:r>
      <w:r w:rsidR="00E76BEA">
        <w:rPr>
          <w:lang w:val="en-GB" w:eastAsia="en-US"/>
        </w:rPr>
        <w:t xml:space="preserve"> and Chapter</w:t>
      </w:r>
      <w:r>
        <w:rPr>
          <w:lang w:val="en-GB" w:eastAsia="en-US"/>
        </w:rPr>
        <w:t xml:space="preserve"> Atlas). Attribution assessments are usually based on models and observations for which the fitness for purpose is assessed with similar criteria as those described above (Cross-Working Group Box</w:t>
      </w:r>
      <w:r w:rsidR="00FB41A2">
        <w:rPr>
          <w:lang w:val="en-GB" w:eastAsia="en-US"/>
        </w:rPr>
        <w:t>: Attribution (in Chapter 1)</w:t>
      </w:r>
      <w:r>
        <w:rPr>
          <w:lang w:val="en-GB" w:eastAsia="en-US"/>
        </w:rPr>
        <w:t>). The assessment is made either directly or indirectly by scrutinizing the data and methods of the relevant literature against the criteria listed above.</w:t>
      </w:r>
    </w:p>
    <w:p w14:paraId="22345BEA" w14:textId="77777777" w:rsidR="002D0ADB" w:rsidRDefault="002D0ADB" w:rsidP="002D0ADB">
      <w:pPr>
        <w:pStyle w:val="AR6BodyText"/>
        <w:shd w:val="clear" w:color="auto" w:fill="DEEAF6" w:themeFill="accent1" w:themeFillTint="33"/>
        <w:rPr>
          <w:lang w:val="en-GB" w:eastAsia="en-US"/>
        </w:rPr>
      </w:pPr>
    </w:p>
    <w:p w14:paraId="4DB6D462" w14:textId="77777777" w:rsidR="002D0ADB" w:rsidRDefault="002D0ADB" w:rsidP="002D0ADB">
      <w:pPr>
        <w:pStyle w:val="AR6BodyText"/>
        <w:shd w:val="clear" w:color="auto" w:fill="DEEAF6" w:themeFill="accent1" w:themeFillTint="33"/>
        <w:rPr>
          <w:b/>
          <w:lang w:val="en-GB"/>
        </w:rPr>
      </w:pPr>
      <w:r>
        <w:rPr>
          <w:b/>
          <w:lang w:val="en-GB"/>
        </w:rPr>
        <w:t>2) Assessment of confidence of the multiple lines of evidence</w:t>
      </w:r>
    </w:p>
    <w:p w14:paraId="79FE8C2A" w14:textId="77777777" w:rsidR="002D0ADB" w:rsidRDefault="002D0ADB" w:rsidP="002D0ADB">
      <w:pPr>
        <w:pStyle w:val="AR6BodyText"/>
        <w:shd w:val="clear" w:color="auto" w:fill="DEEAF6" w:themeFill="accent1" w:themeFillTint="33"/>
        <w:rPr>
          <w:lang w:val="en-GB" w:eastAsia="en-US"/>
        </w:rPr>
      </w:pPr>
      <w:r>
        <w:rPr>
          <w:lang w:val="en-GB" w:eastAsia="en-US"/>
        </w:rPr>
        <w:t>Once the relevant information has been collated for a given regional change, an assessment of the confidence is first made for each line of evidence separately. The assessment of confidence is the result of expert judgment drawing around a set of questions such as:</w:t>
      </w:r>
    </w:p>
    <w:p w14:paraId="35541BEC"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Do we have a physical explanation of the processes responsible for past and future changes in the region? </w:t>
      </w:r>
    </w:p>
    <w:p w14:paraId="76BFFF87"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Do observed trends agree amongst different observational products/datasets? Are they statistically significant? Do the observations cover the same temporal period and/or spatial area? Are the observations homogeneous in time?</w:t>
      </w:r>
    </w:p>
    <w:p w14:paraId="3EBAD33B" w14:textId="7F0DCF04"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Can past trends be attributed to human activities (GHGs, SLCFs or land use/management changes)? Are attributed trends and events consistent? What is the interplay between internal variability and forced response? </w:t>
      </w:r>
    </w:p>
    <w:p w14:paraId="20465B92" w14:textId="4FCBC2FD"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Do model projections agree on the magnitude and sign of the projected signal? Are we able to understand the reasons underlying any discrepancies? Can we quantify the uncertainty in the projected signal? Are the projections based on similar SSP-RCP/time horizon or GWL (Cross-Chapter Box 11.1)? If not, are they comparable? </w:t>
      </w:r>
    </w:p>
    <w:p w14:paraId="4633C169"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Has the signal already emerged? Are there studies indicating the time of emergence of the signal? </w:t>
      </w:r>
    </w:p>
    <w:p w14:paraId="4A8FBD06" w14:textId="77777777" w:rsidR="002D0ADB" w:rsidRDefault="002D0ADB" w:rsidP="002D0ADB">
      <w:pPr>
        <w:pStyle w:val="AR6BodyText"/>
        <w:shd w:val="clear" w:color="auto" w:fill="DEEAF6" w:themeFill="accent1" w:themeFillTint="33"/>
        <w:rPr>
          <w:lang w:val="en-GB" w:eastAsia="en-US"/>
        </w:rPr>
      </w:pPr>
    </w:p>
    <w:p w14:paraId="07536DE5" w14:textId="77777777" w:rsidR="002D0ADB" w:rsidRDefault="002D0ADB" w:rsidP="002D0ADB">
      <w:pPr>
        <w:pStyle w:val="AR6BodyText"/>
        <w:shd w:val="clear" w:color="auto" w:fill="DEEAF6" w:themeFill="accent1" w:themeFillTint="33"/>
        <w:rPr>
          <w:lang w:val="en-GB" w:eastAsia="en-US"/>
        </w:rPr>
      </w:pPr>
      <w:r>
        <w:rPr>
          <w:lang w:val="en-GB" w:eastAsia="en-US"/>
        </w:rPr>
        <w:t>The assessment is then tested for overall coherence across the available lines of evidence, for example:</w:t>
      </w:r>
    </w:p>
    <w:p w14:paraId="26AB8E15"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observed historical changes consistent with future projections?</w:t>
      </w:r>
    </w:p>
    <w:p w14:paraId="1E7695B2"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attributed events similar to the types of changes projected for the future?</w:t>
      </w:r>
    </w:p>
    <w:p w14:paraId="46598DE1"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Is there a physical explanation for changes that are projected but have not yet been clearly observed or attributed?</w:t>
      </w:r>
    </w:p>
    <w:p w14:paraId="74A4BDC3"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assessments of confidence and likelihood performed in a similar way across regions?</w:t>
      </w:r>
    </w:p>
    <w:p w14:paraId="6F10D78D" w14:textId="77777777" w:rsidR="002D0ADB" w:rsidRDefault="002D0ADB" w:rsidP="002D0ADB">
      <w:pPr>
        <w:pStyle w:val="AR6BodyText"/>
        <w:shd w:val="clear" w:color="auto" w:fill="DEEAF6" w:themeFill="accent1" w:themeFillTint="33"/>
        <w:rPr>
          <w:lang w:val="en-GB" w:eastAsia="en-US"/>
        </w:rPr>
      </w:pPr>
    </w:p>
    <w:p w14:paraId="742A23D8" w14:textId="77777777" w:rsidR="002D0ADB" w:rsidRDefault="002D0ADB" w:rsidP="002D0ADB">
      <w:pPr>
        <w:pStyle w:val="AR6BodyText"/>
        <w:shd w:val="clear" w:color="auto" w:fill="DEEAF6" w:themeFill="accent1" w:themeFillTint="33"/>
        <w:rPr>
          <w:b/>
          <w:lang w:val="en-GB" w:eastAsia="en-US"/>
        </w:rPr>
      </w:pPr>
      <w:r>
        <w:rPr>
          <w:b/>
          <w:lang w:val="en-GB" w:eastAsia="en-US"/>
        </w:rPr>
        <w:t>3) Distillation of regional information and synthesis of the independent assessments</w:t>
      </w:r>
    </w:p>
    <w:p w14:paraId="0FAE1DC4" w14:textId="57044B89" w:rsidR="002D0ADB" w:rsidRDefault="002D0ADB" w:rsidP="002D0ADB">
      <w:pPr>
        <w:pStyle w:val="AR6BodyText"/>
        <w:shd w:val="clear" w:color="auto" w:fill="DEEAF6" w:themeFill="accent1" w:themeFillTint="33"/>
        <w:rPr>
          <w:lang w:val="en-GB" w:eastAsia="en-US"/>
        </w:rPr>
      </w:pPr>
      <w:r>
        <w:rPr>
          <w:lang w:val="en-GB" w:eastAsia="en-US"/>
        </w:rPr>
        <w:t>To ensure transparency, a traceback matrix is constructed</w:t>
      </w:r>
      <w:r w:rsidR="00A3177C">
        <w:rPr>
          <w:lang w:val="en-GB" w:eastAsia="en-US"/>
        </w:rPr>
        <w:t xml:space="preserve"> (refer to 10.SM)</w:t>
      </w:r>
      <w:r>
        <w:rPr>
          <w:lang w:val="en-GB" w:eastAsia="en-US"/>
        </w:rPr>
        <w:t xml:space="preserve"> that, for each region and index, identifies where in the chapters the relevant information can be found, together with a summary of the relevant information</w:t>
      </w:r>
      <w:r w:rsidR="00A3177C">
        <w:rPr>
          <w:lang w:val="en-GB" w:eastAsia="en-US"/>
        </w:rPr>
        <w:t xml:space="preserve"> in the Technical Summary</w:t>
      </w:r>
      <w:r>
        <w:rPr>
          <w:lang w:val="en-GB" w:eastAsia="en-US"/>
        </w:rPr>
        <w:t>.</w:t>
      </w:r>
    </w:p>
    <w:p w14:paraId="25B8AB44" w14:textId="77777777" w:rsidR="002D0ADB" w:rsidRDefault="002D0ADB" w:rsidP="002D0ADB">
      <w:pPr>
        <w:pStyle w:val="AR6BodyText"/>
        <w:shd w:val="clear" w:color="auto" w:fill="DEEAF6" w:themeFill="accent1" w:themeFillTint="33"/>
        <w:rPr>
          <w:lang w:val="en-GB" w:eastAsia="en-US"/>
        </w:rPr>
      </w:pPr>
    </w:p>
    <w:p w14:paraId="388F18FC" w14:textId="1D9A15A9" w:rsidR="002D0ADB" w:rsidRDefault="002D0ADB" w:rsidP="002D0ADB">
      <w:pPr>
        <w:pStyle w:val="AR6BodyText"/>
        <w:shd w:val="clear" w:color="auto" w:fill="DEEAF6" w:themeFill="accent1" w:themeFillTint="33"/>
        <w:rPr>
          <w:lang w:val="en-GB" w:eastAsia="en-US"/>
        </w:rPr>
      </w:pPr>
      <w:r>
        <w:rPr>
          <w:lang w:val="en-GB" w:eastAsia="en-US"/>
        </w:rPr>
        <w:t xml:space="preserve">Based on assessments mainly in Chapters 8, 9 11, 12 and Atlas, the table in </w:t>
      </w:r>
      <w:r w:rsidR="00394E97">
        <w:rPr>
          <w:lang w:val="en-GB" w:eastAsia="en-US"/>
        </w:rPr>
        <w:t xml:space="preserve">Technical Summary </w:t>
      </w:r>
      <w:r>
        <w:rPr>
          <w:lang w:val="en-GB" w:eastAsia="en-US"/>
        </w:rPr>
        <w:t>TS</w:t>
      </w:r>
      <w:r w:rsidR="00394E97">
        <w:rPr>
          <w:lang w:val="en-GB" w:eastAsia="en-US"/>
        </w:rPr>
        <w:t>.</w:t>
      </w:r>
      <w:r>
        <w:rPr>
          <w:lang w:val="en-GB" w:eastAsia="en-US"/>
        </w:rPr>
        <w:t xml:space="preserve">4.3.1 </w:t>
      </w:r>
      <w:r>
        <w:rPr>
          <w:lang w:val="en-GB" w:eastAsia="en-US"/>
        </w:rPr>
        <w:lastRenderedPageBreak/>
        <w:t>collates, by means of colo</w:t>
      </w:r>
      <w:r w:rsidR="00695479">
        <w:rPr>
          <w:lang w:val="en-GB" w:eastAsia="en-US"/>
        </w:rPr>
        <w:t>u</w:t>
      </w:r>
      <w:r>
        <w:rPr>
          <w:lang w:val="en-GB" w:eastAsia="en-US"/>
        </w:rPr>
        <w:t xml:space="preserve">rs and symbols, the assessment </w:t>
      </w:r>
      <w:r w:rsidR="00FB41A2">
        <w:rPr>
          <w:lang w:val="en-GB" w:eastAsia="en-US"/>
        </w:rPr>
        <w:t xml:space="preserve">of </w:t>
      </w:r>
      <w:r>
        <w:rPr>
          <w:lang w:val="en-GB" w:eastAsia="en-US"/>
        </w:rPr>
        <w:t>the confidence in past trend, attribution and direction of future change. This distillation process is illustrated below with two examples: (1) a relatively simple case for the assessment of extreme heat over Southeast South America, where most of the lines of evidence agree, and (2) ecological, agricultural and hydrological drought  in the Mediterranean, which is more complex due to the different definitions of ‘drought’ and the sometimes conflicting information arising from different lines of evidence and the example shown here is preceded by the decision to focus on these types of drought rather than, e.g.</w:t>
      </w:r>
      <w:r w:rsidR="00FB41A2">
        <w:rPr>
          <w:lang w:val="en-GB" w:eastAsia="en-US"/>
        </w:rPr>
        <w:t>,</w:t>
      </w:r>
      <w:r>
        <w:rPr>
          <w:lang w:val="en-GB" w:eastAsia="en-US"/>
        </w:rPr>
        <w:t xml:space="preserve"> meteorological drought.</w:t>
      </w:r>
    </w:p>
    <w:p w14:paraId="64BE47BF" w14:textId="77777777" w:rsidR="002D0ADB" w:rsidRDefault="002D0ADB" w:rsidP="002D0ADB">
      <w:pPr>
        <w:pStyle w:val="AR6BodyText"/>
        <w:shd w:val="clear" w:color="auto" w:fill="DEEAF6" w:themeFill="accent1" w:themeFillTint="33"/>
        <w:rPr>
          <w:lang w:val="en-GB" w:eastAsia="en-US"/>
        </w:rPr>
      </w:pPr>
    </w:p>
    <w:p w14:paraId="72D3602C" w14:textId="3B3DC458" w:rsidR="002D0ADB" w:rsidRDefault="00FC092D" w:rsidP="002D0ADB">
      <w:pPr>
        <w:pStyle w:val="AR6BodyText"/>
        <w:shd w:val="clear" w:color="auto" w:fill="DEEAF6" w:themeFill="accent1" w:themeFillTint="33"/>
        <w:rPr>
          <w:b/>
          <w:lang w:val="en-GB" w:eastAsia="en-US"/>
        </w:rPr>
      </w:pPr>
      <w:r>
        <w:rPr>
          <w:b/>
          <w:lang w:val="en-GB" w:eastAsia="en-US"/>
        </w:rPr>
        <w:t>a</w:t>
      </w:r>
      <w:r w:rsidR="002D0ADB">
        <w:rPr>
          <w:b/>
          <w:lang w:val="en-GB" w:eastAsia="en-US"/>
        </w:rPr>
        <w:t>) Extreme heat in southeastern South America (SES)</w:t>
      </w:r>
    </w:p>
    <w:p w14:paraId="321D6681"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Observed past trends</w:t>
      </w:r>
    </w:p>
    <w:p w14:paraId="2CF239B5" w14:textId="2D1572E7" w:rsidR="002D0ADB" w:rsidRDefault="002D0ADB" w:rsidP="002D0ADB">
      <w:pPr>
        <w:pStyle w:val="AR6BodyText"/>
        <w:shd w:val="clear" w:color="auto" w:fill="DEEAF6" w:themeFill="accent1" w:themeFillTint="33"/>
        <w:rPr>
          <w:lang w:val="en-GB" w:eastAsia="en-US"/>
        </w:rPr>
      </w:pPr>
      <w:r>
        <w:rPr>
          <w:lang w:val="en-GB" w:eastAsia="en-US"/>
        </w:rPr>
        <w:t>Mean temperature and extreme maximum and minimum temperatures have shown an increasing trend (</w:t>
      </w:r>
      <w:r w:rsidRPr="00441820">
        <w:rPr>
          <w:i/>
          <w:lang w:val="en-GB" w:eastAsia="en-US"/>
        </w:rPr>
        <w:t>high confidence</w:t>
      </w:r>
      <w:r>
        <w:rPr>
          <w:lang w:val="en-GB" w:eastAsia="en-US"/>
        </w:rPr>
        <w:t xml:space="preserve">). An increase in the intensity and in the frequency of heatwave events between 1961 and 2014 is also observed. However, there is </w:t>
      </w:r>
      <w:r w:rsidRPr="00441820">
        <w:rPr>
          <w:i/>
          <w:lang w:val="en-GB" w:eastAsia="en-US"/>
        </w:rPr>
        <w:t>medium confidence</w:t>
      </w:r>
      <w:r>
        <w:rPr>
          <w:lang w:val="en-GB" w:eastAsia="en-US"/>
        </w:rPr>
        <w:t xml:space="preserve"> that warm extremes have decreased in the last decades over the central region of SES during austral summer </w:t>
      </w:r>
      <w:r w:rsidR="009A6C0A">
        <w:rPr>
          <w:lang w:val="en-GB" w:eastAsia="en-US"/>
        </w:rPr>
        <w:t xml:space="preserve">(Sections </w:t>
      </w:r>
      <w:r>
        <w:rPr>
          <w:lang w:val="en-GB" w:eastAsia="en-US"/>
        </w:rPr>
        <w:t>Atlas.7.2.2</w:t>
      </w:r>
      <w:r w:rsidR="009A6C0A">
        <w:rPr>
          <w:lang w:val="en-GB" w:eastAsia="en-US"/>
        </w:rPr>
        <w:t xml:space="preserve"> and</w:t>
      </w:r>
      <w:r>
        <w:rPr>
          <w:lang w:val="en-GB" w:eastAsia="en-US"/>
        </w:rPr>
        <w:t xml:space="preserve"> 11.9</w:t>
      </w:r>
      <w:r w:rsidR="009A6C0A">
        <w:rPr>
          <w:lang w:val="en-GB" w:eastAsia="en-US"/>
        </w:rPr>
        <w:t>).</w:t>
      </w:r>
    </w:p>
    <w:p w14:paraId="639C9C3C" w14:textId="77777777" w:rsidR="002D0ADB" w:rsidRDefault="002D0ADB" w:rsidP="002D0ADB">
      <w:pPr>
        <w:pStyle w:val="AR6BodyText"/>
        <w:shd w:val="clear" w:color="auto" w:fill="DEEAF6" w:themeFill="accent1" w:themeFillTint="33"/>
        <w:rPr>
          <w:lang w:val="en-GB" w:eastAsia="en-US"/>
        </w:rPr>
      </w:pPr>
    </w:p>
    <w:p w14:paraId="0A228E94" w14:textId="196E6EA1" w:rsidR="002D0ADB" w:rsidRDefault="002D0ADB" w:rsidP="002D0ADB">
      <w:pPr>
        <w:pStyle w:val="AR6BodyText"/>
        <w:shd w:val="clear" w:color="auto" w:fill="DEEAF6" w:themeFill="accent1" w:themeFillTint="33"/>
        <w:rPr>
          <w:lang w:val="en-GB" w:eastAsia="en-US"/>
        </w:rPr>
      </w:pPr>
      <w:r>
        <w:rPr>
          <w:lang w:val="en-GB" w:eastAsia="en-US"/>
        </w:rPr>
        <w:t>There is evidence of increasing heat stress during summertime in much of SES for the period 1973-2012</w:t>
      </w:r>
      <w:r w:rsidR="009A6C0A">
        <w:rPr>
          <w:lang w:val="en-GB" w:eastAsia="en-US"/>
        </w:rPr>
        <w:t xml:space="preserve"> (Section </w:t>
      </w:r>
      <w:r>
        <w:rPr>
          <w:lang w:val="en-GB" w:eastAsia="en-US"/>
        </w:rPr>
        <w:t>12.4.4.1</w:t>
      </w:r>
      <w:r w:rsidR="009A6C0A">
        <w:rPr>
          <w:lang w:val="en-GB" w:eastAsia="en-US"/>
        </w:rPr>
        <w:t>).</w:t>
      </w:r>
    </w:p>
    <w:p w14:paraId="6AC48301" w14:textId="77777777" w:rsidR="002D0ADB" w:rsidRDefault="002D0ADB" w:rsidP="002D0ADB">
      <w:pPr>
        <w:pStyle w:val="AR6BodyText"/>
        <w:shd w:val="clear" w:color="auto" w:fill="DEEAF6" w:themeFill="accent1" w:themeFillTint="33"/>
        <w:rPr>
          <w:lang w:val="en-GB" w:eastAsia="en-US"/>
        </w:rPr>
      </w:pPr>
    </w:p>
    <w:p w14:paraId="0FE2A2E5"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Attribution</w:t>
      </w:r>
    </w:p>
    <w:p w14:paraId="048FE377" w14:textId="4519EDF5" w:rsidR="002D0ADB" w:rsidRDefault="002D0ADB" w:rsidP="002D0ADB">
      <w:pPr>
        <w:pStyle w:val="AR6BodyText"/>
        <w:shd w:val="clear" w:color="auto" w:fill="DEEAF6" w:themeFill="accent1" w:themeFillTint="33"/>
        <w:rPr>
          <w:lang w:val="en-GB" w:eastAsia="en-US"/>
        </w:rPr>
      </w:pPr>
      <w:r>
        <w:rPr>
          <w:lang w:val="en-GB" w:eastAsia="en-US"/>
        </w:rPr>
        <w:t xml:space="preserve">Based on trend detection and attribution studies of maximum and minimum temperatures and event attribution </w:t>
      </w:r>
      <w:r w:rsidR="00FB41A2">
        <w:rPr>
          <w:lang w:val="en-GB" w:eastAsia="en-US"/>
        </w:rPr>
        <w:t xml:space="preserve">of </w:t>
      </w:r>
      <w:r>
        <w:rPr>
          <w:lang w:val="en-GB" w:eastAsia="en-US"/>
        </w:rPr>
        <w:t xml:space="preserve">heat waves in the region, there is </w:t>
      </w:r>
      <w:r w:rsidRPr="00441820">
        <w:rPr>
          <w:i/>
          <w:lang w:val="en-GB" w:eastAsia="en-US"/>
        </w:rPr>
        <w:t>high confidence</w:t>
      </w:r>
      <w:r>
        <w:rPr>
          <w:lang w:val="en-GB" w:eastAsia="en-US"/>
        </w:rPr>
        <w:t xml:space="preserve"> in a human contribution to the observed increase in the intensity and frequency of hot extremes</w:t>
      </w:r>
      <w:r w:rsidR="009A6C0A">
        <w:rPr>
          <w:lang w:val="en-GB" w:eastAsia="en-US"/>
        </w:rPr>
        <w:t xml:space="preserve"> (Section </w:t>
      </w:r>
      <w:r>
        <w:rPr>
          <w:lang w:val="en-GB" w:eastAsia="en-US"/>
        </w:rPr>
        <w:t>11.9</w:t>
      </w:r>
      <w:r w:rsidR="009A6C0A">
        <w:rPr>
          <w:lang w:val="en-GB" w:eastAsia="en-US"/>
        </w:rPr>
        <w:t>).</w:t>
      </w:r>
    </w:p>
    <w:p w14:paraId="1F160F85" w14:textId="77777777" w:rsidR="002D0ADB" w:rsidRDefault="002D0ADB" w:rsidP="002D0ADB">
      <w:pPr>
        <w:pStyle w:val="AR6BodyText"/>
        <w:shd w:val="clear" w:color="auto" w:fill="DEEAF6" w:themeFill="accent1" w:themeFillTint="33"/>
        <w:rPr>
          <w:lang w:val="en-GB" w:eastAsia="en-US"/>
        </w:rPr>
      </w:pPr>
    </w:p>
    <w:p w14:paraId="2C5E1924" w14:textId="0E617D7A" w:rsidR="002D0ADB" w:rsidRDefault="002D0ADB" w:rsidP="002D0ADB">
      <w:pPr>
        <w:pStyle w:val="AR6BodyText"/>
        <w:shd w:val="clear" w:color="auto" w:fill="DEEAF6" w:themeFill="accent1" w:themeFillTint="33"/>
        <w:rPr>
          <w:lang w:val="en-GB" w:eastAsia="en-US"/>
        </w:rPr>
      </w:pPr>
      <w:r>
        <w:rPr>
          <w:lang w:val="en-GB" w:eastAsia="en-US"/>
        </w:rPr>
        <w:t>The increasing heat stress over summertime in much of SES has been attributed to human influence on the climate system</w:t>
      </w:r>
      <w:r w:rsidR="009A6C0A">
        <w:rPr>
          <w:lang w:val="en-GB" w:eastAsia="en-US"/>
        </w:rPr>
        <w:t xml:space="preserve"> (Section </w:t>
      </w:r>
      <w:r>
        <w:rPr>
          <w:lang w:val="en-GB" w:eastAsia="en-US"/>
        </w:rPr>
        <w:t>12.4.4.1</w:t>
      </w:r>
      <w:r w:rsidR="009A6C0A">
        <w:rPr>
          <w:lang w:val="en-GB" w:eastAsia="en-US"/>
        </w:rPr>
        <w:t>).</w:t>
      </w:r>
    </w:p>
    <w:p w14:paraId="30F739EB" w14:textId="77777777" w:rsidR="002D0ADB" w:rsidRDefault="002D0ADB" w:rsidP="002D0ADB">
      <w:pPr>
        <w:pStyle w:val="AR6BodyText"/>
        <w:shd w:val="clear" w:color="auto" w:fill="DEEAF6" w:themeFill="accent1" w:themeFillTint="33"/>
        <w:rPr>
          <w:lang w:val="en-GB" w:eastAsia="en-US"/>
        </w:rPr>
      </w:pPr>
    </w:p>
    <w:p w14:paraId="1775BCEC"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Projections</w:t>
      </w:r>
    </w:p>
    <w:p w14:paraId="1ADD6754" w14:textId="217252D9"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by the end of century most regions in South America will undergo extreme heat stress conditions much more often than in the recent past, with about 50-100 more days per year under SSP1-2.6 and more than 200 additional days per year under SSP5-8.5 (</w:t>
      </w:r>
      <w:r w:rsidRPr="00441820">
        <w:rPr>
          <w:i/>
          <w:lang w:val="en-GB" w:eastAsia="en-US"/>
        </w:rPr>
        <w:t>high confidence</w:t>
      </w:r>
      <w:r>
        <w:rPr>
          <w:lang w:val="en-GB" w:eastAsia="en-US"/>
        </w:rPr>
        <w:t xml:space="preserve">) </w:t>
      </w:r>
      <w:r w:rsidR="009A6C0A">
        <w:rPr>
          <w:lang w:val="en-GB" w:eastAsia="en-US"/>
        </w:rPr>
        <w:t xml:space="preserve">(Section </w:t>
      </w:r>
      <w:r>
        <w:rPr>
          <w:lang w:val="en-GB" w:eastAsia="en-US"/>
        </w:rPr>
        <w:t>12.4.4.1</w:t>
      </w:r>
      <w:r w:rsidR="009A6C0A">
        <w:rPr>
          <w:lang w:val="en-GB" w:eastAsia="en-US"/>
        </w:rPr>
        <w:t>).</w:t>
      </w:r>
    </w:p>
    <w:p w14:paraId="3AD1C0D5" w14:textId="77777777" w:rsidR="002D0ADB" w:rsidRDefault="002D0ADB" w:rsidP="002D0ADB">
      <w:pPr>
        <w:pStyle w:val="AR6BodyText"/>
        <w:shd w:val="clear" w:color="auto" w:fill="DEEAF6" w:themeFill="accent1" w:themeFillTint="33"/>
        <w:rPr>
          <w:lang w:val="en-GB" w:eastAsia="en-US"/>
        </w:rPr>
      </w:pPr>
    </w:p>
    <w:p w14:paraId="1BDF7184" w14:textId="0A9AC5EC" w:rsidR="002D0ADB" w:rsidRDefault="002D0ADB" w:rsidP="002D0ADB">
      <w:pPr>
        <w:pStyle w:val="AR6BodyText"/>
        <w:shd w:val="clear" w:color="auto" w:fill="DEEAF6" w:themeFill="accent1" w:themeFillTint="33"/>
        <w:rPr>
          <w:lang w:val="en-GB" w:eastAsia="en-US"/>
        </w:rPr>
      </w:pPr>
      <w:r>
        <w:rPr>
          <w:lang w:val="en-GB" w:eastAsia="en-US"/>
        </w:rPr>
        <w:t xml:space="preserve">Based on different lines of evidence (GCMs, RCMs) an increase in the intensity and frequency of hot extremes is </w:t>
      </w:r>
      <w:r w:rsidRPr="00441820">
        <w:rPr>
          <w:i/>
          <w:lang w:val="en-GB" w:eastAsia="en-US"/>
        </w:rPr>
        <w:t>extremely likely</w:t>
      </w:r>
      <w:r>
        <w:rPr>
          <w:lang w:val="en-GB" w:eastAsia="en-US"/>
        </w:rPr>
        <w:t xml:space="preserve"> for SES at all assessed warming levels (compared with pre-industrial)</w:t>
      </w:r>
      <w:r w:rsidR="009A6C0A">
        <w:rPr>
          <w:lang w:val="en-GB" w:eastAsia="en-US"/>
        </w:rPr>
        <w:t xml:space="preserve"> (Section 11.9)</w:t>
      </w:r>
      <w:r>
        <w:rPr>
          <w:lang w:val="en-GB" w:eastAsia="en-US"/>
        </w:rPr>
        <w:t>.</w:t>
      </w:r>
    </w:p>
    <w:p w14:paraId="66128907" w14:textId="77777777" w:rsidR="002D0ADB" w:rsidRDefault="002D0ADB" w:rsidP="002D0ADB">
      <w:pPr>
        <w:pStyle w:val="AR6BodyText"/>
        <w:shd w:val="clear" w:color="auto" w:fill="DEEAF6" w:themeFill="accent1" w:themeFillTint="33"/>
        <w:rPr>
          <w:lang w:val="en-GB" w:eastAsia="en-US"/>
        </w:rPr>
      </w:pPr>
    </w:p>
    <w:p w14:paraId="701FB498"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Synthesized assessment in the Technical Summary from multiple lines of evidence</w:t>
      </w:r>
    </w:p>
    <w:p w14:paraId="0B60305F" w14:textId="748E0F5F"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extreme temperatures have increased over SES over the last decades and that human influence </w:t>
      </w:r>
      <w:r w:rsidRPr="00441820">
        <w:rPr>
          <w:i/>
          <w:lang w:val="en-GB" w:eastAsia="en-US"/>
        </w:rPr>
        <w:t>likely</w:t>
      </w:r>
      <w:r>
        <w:rPr>
          <w:lang w:val="en-GB" w:eastAsia="en-US"/>
        </w:rPr>
        <w:t xml:space="preserve"> contributed to the observed changes in extreme temperatures. An increase in the frequency and intensity of heatwave events has been observed. Most land regions will frequently undergo extreme heat stress conditions by the end of the 21</w:t>
      </w:r>
      <w:r w:rsidRPr="00441820">
        <w:rPr>
          <w:vertAlign w:val="superscript"/>
          <w:lang w:val="en-GB" w:eastAsia="en-US"/>
        </w:rPr>
        <w:t>st</w:t>
      </w:r>
      <w:r>
        <w:rPr>
          <w:lang w:val="en-GB" w:eastAsia="en-US"/>
        </w:rPr>
        <w:t xml:space="preserve"> century, with an increase in the frequency of heatwaves and heat stress conditions </w:t>
      </w:r>
      <w:r w:rsidR="009A6C0A">
        <w:rPr>
          <w:lang w:val="en-GB" w:eastAsia="en-US"/>
        </w:rPr>
        <w:t>(Technical Summary TS.</w:t>
      </w:r>
      <w:r>
        <w:rPr>
          <w:lang w:val="en-GB" w:eastAsia="en-US"/>
        </w:rPr>
        <w:t>4.3.2</w:t>
      </w:r>
      <w:r w:rsidR="009A6C0A">
        <w:rPr>
          <w:lang w:val="en-GB" w:eastAsia="en-US"/>
        </w:rPr>
        <w:t>).</w:t>
      </w:r>
    </w:p>
    <w:p w14:paraId="042C5773" w14:textId="77777777" w:rsidR="002D0ADB" w:rsidRDefault="002D0ADB" w:rsidP="002D0ADB">
      <w:pPr>
        <w:pStyle w:val="AR6BodyText"/>
        <w:shd w:val="clear" w:color="auto" w:fill="DEEAF6" w:themeFill="accent1" w:themeFillTint="33"/>
        <w:rPr>
          <w:lang w:val="en-GB" w:eastAsia="en-US"/>
        </w:rPr>
      </w:pPr>
    </w:p>
    <w:p w14:paraId="34238D54" w14:textId="08F09B90" w:rsidR="002D0ADB" w:rsidRDefault="00FC092D" w:rsidP="002D0ADB">
      <w:pPr>
        <w:pStyle w:val="AR6BodyText"/>
        <w:shd w:val="clear" w:color="auto" w:fill="DEEAF6" w:themeFill="accent1" w:themeFillTint="33"/>
        <w:rPr>
          <w:b/>
          <w:lang w:val="en-GB" w:eastAsia="en-US"/>
        </w:rPr>
      </w:pPr>
      <w:r>
        <w:rPr>
          <w:b/>
          <w:lang w:val="en-GB" w:eastAsia="en-US"/>
        </w:rPr>
        <w:t>b</w:t>
      </w:r>
      <w:r w:rsidR="002D0ADB">
        <w:rPr>
          <w:b/>
          <w:lang w:val="en-GB" w:eastAsia="en-US"/>
        </w:rPr>
        <w:t>) Mediterranean ecological, agricultural and hydrological droughts</w:t>
      </w:r>
    </w:p>
    <w:p w14:paraId="52F18BFB"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Observed past trends</w:t>
      </w:r>
    </w:p>
    <w:p w14:paraId="17940C6E" w14:textId="591A19B6" w:rsidR="002D0ADB" w:rsidRDefault="002D0ADB" w:rsidP="002D0ADB">
      <w:pPr>
        <w:pStyle w:val="AR6BodyText"/>
        <w:shd w:val="clear" w:color="auto" w:fill="DEEAF6" w:themeFill="accent1" w:themeFillTint="33"/>
        <w:rPr>
          <w:lang w:val="en-GB" w:eastAsia="en-US"/>
        </w:rPr>
      </w:pPr>
      <w:r>
        <w:rPr>
          <w:lang w:val="en-GB" w:eastAsia="en-US"/>
        </w:rPr>
        <w:t>Hydrological model</w:t>
      </w:r>
      <w:r w:rsidR="00FB41A2">
        <w:rPr>
          <w:lang w:val="en-GB" w:eastAsia="en-US"/>
        </w:rPr>
        <w:t>l</w:t>
      </w:r>
      <w:r>
        <w:rPr>
          <w:lang w:val="en-GB" w:eastAsia="en-US"/>
        </w:rPr>
        <w:t>ing suggests that the recent decline in soil moisture in the Mediterranean is unprecedented in the last 250 years. Paleoclimate evidence extends this view, additionally indicating that dryness in the Mediterranean is approaching an extreme condition compared to the last millennium</w:t>
      </w:r>
      <w:r w:rsidR="009A6C0A">
        <w:rPr>
          <w:lang w:val="en-GB" w:eastAsia="en-US"/>
        </w:rPr>
        <w:t xml:space="preserve"> (Section </w:t>
      </w:r>
      <w:r>
        <w:rPr>
          <w:lang w:val="en-GB" w:eastAsia="en-US"/>
        </w:rPr>
        <w:t>8.3.1.6</w:t>
      </w:r>
      <w:r w:rsidR="009A6C0A">
        <w:rPr>
          <w:lang w:val="en-GB" w:eastAsia="en-US"/>
        </w:rPr>
        <w:t>).</w:t>
      </w:r>
    </w:p>
    <w:p w14:paraId="25AD8F2F" w14:textId="77777777" w:rsidR="002D0ADB" w:rsidRDefault="002D0ADB" w:rsidP="002D0ADB">
      <w:pPr>
        <w:pStyle w:val="AR6BodyText"/>
        <w:shd w:val="clear" w:color="auto" w:fill="DEEAF6" w:themeFill="accent1" w:themeFillTint="33"/>
        <w:rPr>
          <w:lang w:val="en-GB" w:eastAsia="en-US"/>
        </w:rPr>
      </w:pPr>
    </w:p>
    <w:p w14:paraId="0E5AD2E5" w14:textId="4D7CB63F" w:rsidR="002D0ADB" w:rsidRDefault="002D0ADB" w:rsidP="002D0ADB">
      <w:pPr>
        <w:pStyle w:val="AR6BodyText"/>
        <w:shd w:val="clear" w:color="auto" w:fill="DEEAF6" w:themeFill="accent1" w:themeFillTint="33"/>
        <w:rPr>
          <w:lang w:val="en-GB" w:eastAsia="en-US"/>
        </w:rPr>
      </w:pPr>
      <w:r>
        <w:rPr>
          <w:lang w:val="en-GB" w:eastAsia="en-US"/>
        </w:rPr>
        <w:t>There is an increase in probability and intensity of agricultural and ecological droughts (</w:t>
      </w:r>
      <w:r w:rsidRPr="00441820">
        <w:rPr>
          <w:i/>
          <w:lang w:val="en-GB" w:eastAsia="en-US"/>
        </w:rPr>
        <w:t>medium confidence</w:t>
      </w:r>
      <w:r>
        <w:rPr>
          <w:lang w:val="en-GB" w:eastAsia="en-US"/>
        </w:rPr>
        <w:t>) and there is an increase in frequency and severity of hydrological droughts (</w:t>
      </w:r>
      <w:r w:rsidRPr="00441820">
        <w:rPr>
          <w:i/>
          <w:lang w:val="en-GB" w:eastAsia="en-US"/>
        </w:rPr>
        <w:t>high confidence</w:t>
      </w:r>
      <w:r>
        <w:rPr>
          <w:lang w:val="en-GB" w:eastAsia="en-US"/>
        </w:rPr>
        <w:t>)</w:t>
      </w:r>
      <w:r w:rsidR="009A6C0A">
        <w:rPr>
          <w:lang w:val="en-GB" w:eastAsia="en-US"/>
        </w:rPr>
        <w:t xml:space="preserve"> (Section </w:t>
      </w:r>
      <w:r>
        <w:rPr>
          <w:lang w:val="en-GB" w:eastAsia="en-US"/>
        </w:rPr>
        <w:t>11.9</w:t>
      </w:r>
      <w:r w:rsidR="009A6C0A">
        <w:rPr>
          <w:lang w:val="en-GB" w:eastAsia="en-US"/>
        </w:rPr>
        <w:t>).</w:t>
      </w:r>
    </w:p>
    <w:p w14:paraId="4D596658" w14:textId="77777777" w:rsidR="002D0ADB" w:rsidRDefault="002D0ADB" w:rsidP="002D0ADB">
      <w:pPr>
        <w:pStyle w:val="AR6BodyText"/>
        <w:shd w:val="clear" w:color="auto" w:fill="DEEAF6" w:themeFill="accent1" w:themeFillTint="33"/>
        <w:rPr>
          <w:lang w:val="en-GB" w:eastAsia="en-US"/>
        </w:rPr>
      </w:pPr>
    </w:p>
    <w:p w14:paraId="79B81EEC"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Attribution</w:t>
      </w:r>
    </w:p>
    <w:p w14:paraId="27874596" w14:textId="742A7D61" w:rsidR="002D0ADB" w:rsidRDefault="002D0ADB" w:rsidP="002D0ADB">
      <w:pPr>
        <w:pStyle w:val="AR6BodyText"/>
        <w:shd w:val="clear" w:color="auto" w:fill="DEEAF6" w:themeFill="accent1" w:themeFillTint="33"/>
        <w:rPr>
          <w:lang w:val="en-GB" w:eastAsia="en-US"/>
        </w:rPr>
      </w:pPr>
      <w:r>
        <w:rPr>
          <w:lang w:val="en-GB" w:eastAsia="en-US"/>
        </w:rPr>
        <w:t>Global warming has contributed to drying in dry summer climates including the Mediterranean (</w:t>
      </w:r>
      <w:r w:rsidRPr="00441820">
        <w:rPr>
          <w:i/>
          <w:lang w:val="en-GB" w:eastAsia="en-US"/>
        </w:rPr>
        <w:t>high confidence</w:t>
      </w:r>
      <w:r>
        <w:rPr>
          <w:lang w:val="en-GB" w:eastAsia="en-US"/>
        </w:rPr>
        <w:t xml:space="preserve">). Records of soil moisture indicate that higher temperatures and increased atmospheric demand </w:t>
      </w:r>
      <w:r>
        <w:rPr>
          <w:lang w:val="en-GB" w:eastAsia="en-US"/>
        </w:rPr>
        <w:lastRenderedPageBreak/>
        <w:t>have played a strong role in driving Mediterranean aridity. Multiple lines of evidence suggest that anthropogenic forcings are causing increased aridity and drought severity in the Mediterranean region (</w:t>
      </w:r>
      <w:r w:rsidRPr="00441820">
        <w:rPr>
          <w:i/>
          <w:lang w:val="en-GB" w:eastAsia="en-US"/>
        </w:rPr>
        <w:t>high confidence</w:t>
      </w:r>
      <w:r>
        <w:rPr>
          <w:lang w:val="en-GB" w:eastAsia="en-US"/>
        </w:rPr>
        <w:t>)</w:t>
      </w:r>
      <w:r w:rsidR="009A6C0A">
        <w:rPr>
          <w:lang w:val="en-GB" w:eastAsia="en-US"/>
        </w:rPr>
        <w:t xml:space="preserve"> (Section </w:t>
      </w:r>
      <w:r>
        <w:rPr>
          <w:lang w:val="en-GB" w:eastAsia="en-US"/>
        </w:rPr>
        <w:t>8.3.1.6</w:t>
      </w:r>
      <w:r w:rsidR="009A6C0A">
        <w:rPr>
          <w:lang w:val="en-GB" w:eastAsia="en-US"/>
        </w:rPr>
        <w:t>).</w:t>
      </w:r>
    </w:p>
    <w:p w14:paraId="0B855D18" w14:textId="77777777" w:rsidR="002D0ADB" w:rsidRDefault="002D0ADB" w:rsidP="002D0ADB">
      <w:pPr>
        <w:pStyle w:val="AR6BodyText"/>
        <w:shd w:val="clear" w:color="auto" w:fill="DEEAF6" w:themeFill="accent1" w:themeFillTint="33"/>
        <w:rPr>
          <w:lang w:val="en-GB" w:eastAsia="en-US"/>
        </w:rPr>
      </w:pPr>
    </w:p>
    <w:p w14:paraId="16510DC8" w14:textId="0BDC989E" w:rsidR="002D0ADB" w:rsidRDefault="00AC6E86" w:rsidP="002D0ADB">
      <w:pPr>
        <w:pStyle w:val="AR6BodyText"/>
        <w:shd w:val="clear" w:color="auto" w:fill="DEEAF6" w:themeFill="accent1" w:themeFillTint="33"/>
        <w:rPr>
          <w:lang w:val="en-GB" w:eastAsia="en-US"/>
        </w:rPr>
      </w:pPr>
      <w:r>
        <w:rPr>
          <w:lang w:val="en-GB" w:eastAsia="en-US"/>
        </w:rPr>
        <w:t>An i</w:t>
      </w:r>
      <w:r w:rsidR="002D0ADB">
        <w:rPr>
          <w:lang w:val="en-GB" w:eastAsia="en-US"/>
        </w:rPr>
        <w:t>ncreasing trend towards agricultural and ecological droughts has been attributed to human-induced climate change in the Mediterranean (</w:t>
      </w:r>
      <w:r w:rsidR="002D0ADB" w:rsidRPr="00441820">
        <w:rPr>
          <w:i/>
          <w:lang w:val="en-GB" w:eastAsia="en-US"/>
        </w:rPr>
        <w:t>medium confidence</w:t>
      </w:r>
      <w:r w:rsidR="002D0ADB">
        <w:rPr>
          <w:lang w:val="en-GB" w:eastAsia="en-US"/>
        </w:rPr>
        <w:t xml:space="preserve">). Model-based assessment shows with </w:t>
      </w:r>
      <w:r w:rsidR="002D0ADB" w:rsidRPr="00441820">
        <w:rPr>
          <w:i/>
          <w:lang w:val="en-GB" w:eastAsia="en-US"/>
        </w:rPr>
        <w:t>medium confidence</w:t>
      </w:r>
      <w:r w:rsidR="002D0ADB">
        <w:rPr>
          <w:lang w:val="en-GB" w:eastAsia="en-US"/>
        </w:rPr>
        <w:t xml:space="preserve"> a human fingerprint on increased hydrological drought, related to rising temperature and atmospheric demand, and frequency and intensity of recent drought events. There is </w:t>
      </w:r>
      <w:r w:rsidR="002D0ADB" w:rsidRPr="00441820">
        <w:rPr>
          <w:i/>
          <w:lang w:val="en-GB" w:eastAsia="en-US"/>
        </w:rPr>
        <w:t>medium confidence</w:t>
      </w:r>
      <w:r w:rsidR="002D0ADB">
        <w:rPr>
          <w:lang w:val="en-GB" w:eastAsia="en-US"/>
        </w:rPr>
        <w:t xml:space="preserve"> that change in land use and terrestrial water management contribute to trends in hydrological drought</w:t>
      </w:r>
      <w:r w:rsidR="009A6C0A">
        <w:rPr>
          <w:lang w:val="en-GB" w:eastAsia="en-US"/>
        </w:rPr>
        <w:t xml:space="preserve"> (Section </w:t>
      </w:r>
      <w:r w:rsidR="002D0ADB">
        <w:rPr>
          <w:lang w:val="en-GB" w:eastAsia="en-US"/>
        </w:rPr>
        <w:t>11.9</w:t>
      </w:r>
      <w:r w:rsidR="009A6C0A">
        <w:rPr>
          <w:lang w:val="en-GB" w:eastAsia="en-US"/>
        </w:rPr>
        <w:t>).</w:t>
      </w:r>
    </w:p>
    <w:p w14:paraId="3E8A5DA4" w14:textId="77777777" w:rsidR="002D0ADB" w:rsidRDefault="002D0ADB" w:rsidP="002D0ADB">
      <w:pPr>
        <w:pStyle w:val="AR6BodyText"/>
        <w:shd w:val="clear" w:color="auto" w:fill="DEEAF6" w:themeFill="accent1" w:themeFillTint="33"/>
        <w:rPr>
          <w:lang w:val="en-GB" w:eastAsia="en-US"/>
        </w:rPr>
      </w:pPr>
    </w:p>
    <w:p w14:paraId="5D3727F4"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Projections</w:t>
      </w:r>
    </w:p>
    <w:p w14:paraId="2804B181" w14:textId="7A7D647D"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drought severity and intensity will increase in the Mediterranean. Increased evapotranspiration due to growing atmospheric water demand will decrease soil moisture (</w:t>
      </w:r>
      <w:r w:rsidRPr="00441820">
        <w:rPr>
          <w:i/>
          <w:lang w:val="en-GB" w:eastAsia="en-US"/>
        </w:rPr>
        <w:t>high confidence</w:t>
      </w:r>
      <w:r>
        <w:rPr>
          <w:lang w:val="en-GB" w:eastAsia="en-US"/>
        </w:rPr>
        <w:t>). The seasonality of runoff and streamflow (the annual difference between the wettest and driest months of the year) is expected to increase with global warming (</w:t>
      </w:r>
      <w:r w:rsidRPr="00441820">
        <w:rPr>
          <w:i/>
          <w:lang w:val="en-GB" w:eastAsia="en-US"/>
        </w:rPr>
        <w:t>high confidence</w:t>
      </w:r>
      <w:r>
        <w:rPr>
          <w:lang w:val="en-GB" w:eastAsia="en-US"/>
        </w:rPr>
        <w:t>). Annual runoff is very likely to decrease. Under middle or high emissions scenarios, the likelihood of extreme droughts increases by 200–300% in the Mediterranean. The paleoclimate record provides context for these future expected changes: climate change will shift soil moisture outside the range of observed and reconstructed values spanning the last millennium (</w:t>
      </w:r>
      <w:r w:rsidRPr="00441820">
        <w:rPr>
          <w:i/>
          <w:lang w:val="en-GB" w:eastAsia="en-US"/>
        </w:rPr>
        <w:t>high confidence</w:t>
      </w:r>
      <w:r>
        <w:rPr>
          <w:lang w:val="en-GB" w:eastAsia="en-US"/>
        </w:rPr>
        <w:t>)</w:t>
      </w:r>
      <w:r w:rsidR="009A6C0A">
        <w:rPr>
          <w:lang w:val="en-GB" w:eastAsia="en-US"/>
        </w:rPr>
        <w:t xml:space="preserve"> (Sections </w:t>
      </w:r>
      <w:r>
        <w:rPr>
          <w:lang w:val="en-GB" w:eastAsia="en-US"/>
        </w:rPr>
        <w:t>8.4.1.5</w:t>
      </w:r>
      <w:r w:rsidR="009A6C0A">
        <w:rPr>
          <w:lang w:val="en-GB" w:eastAsia="en-US"/>
        </w:rPr>
        <w:t xml:space="preserve"> and </w:t>
      </w:r>
      <w:r>
        <w:rPr>
          <w:lang w:val="en-GB" w:eastAsia="en-US"/>
        </w:rPr>
        <w:t>8.4.1.6</w:t>
      </w:r>
      <w:r w:rsidR="009A6C0A">
        <w:rPr>
          <w:lang w:val="en-GB" w:eastAsia="en-US"/>
        </w:rPr>
        <w:t>).</w:t>
      </w:r>
      <w:r>
        <w:rPr>
          <w:lang w:val="en-GB" w:eastAsia="en-US"/>
        </w:rPr>
        <w:t xml:space="preserve"> </w:t>
      </w:r>
    </w:p>
    <w:p w14:paraId="571A70FD" w14:textId="77777777" w:rsidR="002D0ADB" w:rsidRDefault="002D0ADB" w:rsidP="002D0ADB">
      <w:pPr>
        <w:pStyle w:val="AR6BodyText"/>
        <w:shd w:val="clear" w:color="auto" w:fill="DEEAF6" w:themeFill="accent1" w:themeFillTint="33"/>
        <w:rPr>
          <w:lang w:val="en-GB" w:eastAsia="en-US"/>
        </w:rPr>
      </w:pPr>
    </w:p>
    <w:p w14:paraId="2C6D6C8F" w14:textId="7E3CA39C"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medium confidence</w:t>
      </w:r>
      <w:r>
        <w:rPr>
          <w:lang w:val="en-GB" w:eastAsia="en-US"/>
        </w:rPr>
        <w:t xml:space="preserve"> in </w:t>
      </w:r>
      <w:r w:rsidR="009A6C0A">
        <w:rPr>
          <w:lang w:val="en-GB" w:eastAsia="en-US"/>
        </w:rPr>
        <w:t xml:space="preserve">the </w:t>
      </w:r>
      <w:r>
        <w:rPr>
          <w:lang w:val="en-GB" w:eastAsia="en-US"/>
        </w:rPr>
        <w:t xml:space="preserve">increase of agricultural and ecological drought at +1.5ºC, </w:t>
      </w:r>
      <w:r w:rsidRPr="00441820">
        <w:rPr>
          <w:i/>
          <w:lang w:val="en-GB" w:eastAsia="en-US"/>
        </w:rPr>
        <w:t>high confidence</w:t>
      </w:r>
      <w:r>
        <w:rPr>
          <w:lang w:val="en-GB" w:eastAsia="en-US"/>
        </w:rPr>
        <w:t xml:space="preserve"> at +2ºC and </w:t>
      </w:r>
      <w:r w:rsidRPr="00441820">
        <w:rPr>
          <w:i/>
          <w:lang w:val="en-GB" w:eastAsia="en-US"/>
        </w:rPr>
        <w:t>very likely</w:t>
      </w:r>
      <w:r>
        <w:rPr>
          <w:lang w:val="en-GB" w:eastAsia="en-US"/>
        </w:rPr>
        <w:t xml:space="preserve"> at +4ºC, with large decreas</w:t>
      </w:r>
      <w:r w:rsidR="009A6C0A">
        <w:rPr>
          <w:lang w:val="en-GB" w:eastAsia="en-US"/>
        </w:rPr>
        <w:t>es in</w:t>
      </w:r>
      <w:r>
        <w:rPr>
          <w:lang w:val="en-GB" w:eastAsia="en-US"/>
        </w:rPr>
        <w:t xml:space="preserve"> soil water availability during drought events and increase in drought magnitude. There is </w:t>
      </w:r>
      <w:r w:rsidRPr="00441820">
        <w:rPr>
          <w:i/>
          <w:lang w:val="en-GB" w:eastAsia="en-US"/>
        </w:rPr>
        <w:t>medium confidence</w:t>
      </w:r>
      <w:r>
        <w:rPr>
          <w:lang w:val="en-GB" w:eastAsia="en-US"/>
        </w:rPr>
        <w:t xml:space="preserve"> in the increase in hydrological drought at +1.5ºC, </w:t>
      </w:r>
      <w:r w:rsidRPr="00441820">
        <w:rPr>
          <w:i/>
          <w:lang w:val="en-GB" w:eastAsia="en-US"/>
        </w:rPr>
        <w:t>high confidence</w:t>
      </w:r>
      <w:r>
        <w:rPr>
          <w:lang w:val="en-GB" w:eastAsia="en-US"/>
        </w:rPr>
        <w:t xml:space="preserve"> at +2ºC and </w:t>
      </w:r>
      <w:r w:rsidRPr="00441820">
        <w:rPr>
          <w:i/>
          <w:lang w:val="en-GB" w:eastAsia="en-US"/>
        </w:rPr>
        <w:t>very likely</w:t>
      </w:r>
      <w:r>
        <w:rPr>
          <w:lang w:val="en-GB" w:eastAsia="en-US"/>
        </w:rPr>
        <w:t xml:space="preserve"> at +4ºC with very strong decrease (40-60%) of total runoff in</w:t>
      </w:r>
      <w:r w:rsidR="00AC6E86">
        <w:rPr>
          <w:lang w:val="en-GB" w:eastAsia="en-US"/>
        </w:rPr>
        <w:t xml:space="preserve"> the</w:t>
      </w:r>
      <w:r>
        <w:rPr>
          <w:lang w:val="en-GB" w:eastAsia="en-US"/>
        </w:rPr>
        <w:t xml:space="preserve"> spring-summer half-year and </w:t>
      </w:r>
      <w:r w:rsidR="00AC6E86">
        <w:rPr>
          <w:lang w:val="en-GB" w:eastAsia="en-US"/>
        </w:rPr>
        <w:t xml:space="preserve">a </w:t>
      </w:r>
      <w:r>
        <w:rPr>
          <w:lang w:val="en-GB" w:eastAsia="en-US"/>
        </w:rPr>
        <w:t>50-60% increase in frequency of days under low flow</w:t>
      </w:r>
      <w:r w:rsidR="009A6C0A">
        <w:rPr>
          <w:lang w:val="en-GB" w:eastAsia="en-US"/>
        </w:rPr>
        <w:t xml:space="preserve"> (Section </w:t>
      </w:r>
      <w:r>
        <w:rPr>
          <w:lang w:val="en-GB" w:eastAsia="en-US"/>
        </w:rPr>
        <w:t>11.9</w:t>
      </w:r>
      <w:r w:rsidR="009A6C0A">
        <w:rPr>
          <w:lang w:val="en-GB" w:eastAsia="en-US"/>
        </w:rPr>
        <w:t>).</w:t>
      </w:r>
    </w:p>
    <w:p w14:paraId="7CEA6AD5" w14:textId="77777777" w:rsidR="002D0ADB" w:rsidRDefault="002D0ADB" w:rsidP="002D0ADB">
      <w:pPr>
        <w:pStyle w:val="AR6BodyText"/>
        <w:shd w:val="clear" w:color="auto" w:fill="DEEAF6" w:themeFill="accent1" w:themeFillTint="33"/>
        <w:rPr>
          <w:lang w:val="en-GB" w:eastAsia="en-US"/>
        </w:rPr>
      </w:pPr>
    </w:p>
    <w:p w14:paraId="4811791F" w14:textId="5CE8BA80"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agricultural, ecological and hydrological droughts will increase in the Mediterranean region by mid and far end of century under all RCPs (except RCP2.6/SSP1-2.6), or for GWLs equal </w:t>
      </w:r>
      <w:r w:rsidR="00AC6E86">
        <w:rPr>
          <w:lang w:val="en-GB" w:eastAsia="en-US"/>
        </w:rPr>
        <w:t xml:space="preserve">to </w:t>
      </w:r>
      <w:r>
        <w:rPr>
          <w:lang w:val="en-GB" w:eastAsia="en-US"/>
        </w:rPr>
        <w:t>or higher than 2ºC</w:t>
      </w:r>
      <w:r w:rsidR="009A6C0A">
        <w:rPr>
          <w:lang w:val="en-GB" w:eastAsia="en-US"/>
        </w:rPr>
        <w:t xml:space="preserve"> (Section </w:t>
      </w:r>
      <w:r>
        <w:rPr>
          <w:lang w:val="en-GB" w:eastAsia="en-US"/>
        </w:rPr>
        <w:t>12.4.5.2</w:t>
      </w:r>
      <w:r w:rsidR="009A6C0A">
        <w:rPr>
          <w:lang w:val="en-GB" w:eastAsia="en-US"/>
        </w:rPr>
        <w:t>).</w:t>
      </w:r>
    </w:p>
    <w:p w14:paraId="61606AF5" w14:textId="77777777" w:rsidR="002D0ADB" w:rsidRDefault="002D0ADB" w:rsidP="002D0ADB">
      <w:pPr>
        <w:pStyle w:val="AR6BodyText"/>
        <w:shd w:val="clear" w:color="auto" w:fill="DEEAF6" w:themeFill="accent1" w:themeFillTint="33"/>
        <w:rPr>
          <w:lang w:val="en-GB" w:eastAsia="en-US"/>
        </w:rPr>
      </w:pPr>
    </w:p>
    <w:p w14:paraId="4AF42AE5"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Synthesized assessment in the Technical Summary from multiple lines of evidence</w:t>
      </w:r>
    </w:p>
    <w:p w14:paraId="141E70A1" w14:textId="5302B4FF"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hydrological droughts have increased in the Mediterranean since the 1960s related to rising temperature and atmospheric demand, and </w:t>
      </w:r>
      <w:r w:rsidRPr="00441820">
        <w:rPr>
          <w:i/>
          <w:lang w:val="en-GB" w:eastAsia="en-US"/>
        </w:rPr>
        <w:t>medium confidence</w:t>
      </w:r>
      <w:r>
        <w:rPr>
          <w:lang w:val="en-GB" w:eastAsia="en-US"/>
        </w:rPr>
        <w:t xml:space="preserve"> of </w:t>
      </w:r>
      <w:r w:rsidR="00AC6E86">
        <w:rPr>
          <w:lang w:val="en-GB" w:eastAsia="en-US"/>
        </w:rPr>
        <w:t xml:space="preserve">a </w:t>
      </w:r>
      <w:r>
        <w:rPr>
          <w:lang w:val="en-GB" w:eastAsia="en-US"/>
        </w:rPr>
        <w:t xml:space="preserve">human fingerprint on this increase. There is </w:t>
      </w:r>
      <w:r w:rsidRPr="00441820">
        <w:rPr>
          <w:i/>
          <w:lang w:val="en-GB" w:eastAsia="en-US"/>
        </w:rPr>
        <w:t>medium confidence</w:t>
      </w:r>
      <w:r>
        <w:rPr>
          <w:lang w:val="en-GB" w:eastAsia="en-US"/>
        </w:rPr>
        <w:t xml:space="preserve"> in the increase of ecological and agricultural droughts and in their attribution to human-induced climate change. There is </w:t>
      </w:r>
      <w:r w:rsidRPr="00441820">
        <w:rPr>
          <w:i/>
          <w:lang w:val="en-GB" w:eastAsia="en-US"/>
        </w:rPr>
        <w:t>high confidence</w:t>
      </w:r>
      <w:r>
        <w:rPr>
          <w:lang w:val="en-GB" w:eastAsia="en-US"/>
        </w:rPr>
        <w:t xml:space="preserve"> of an increase in ecological, agricultural and hydrological droughts for warming levels exceeding 2°C, and </w:t>
      </w:r>
      <w:r w:rsidRPr="00441820">
        <w:rPr>
          <w:i/>
          <w:lang w:val="en-GB" w:eastAsia="en-US"/>
        </w:rPr>
        <w:t>medium confidence</w:t>
      </w:r>
      <w:r>
        <w:rPr>
          <w:lang w:val="en-GB" w:eastAsia="en-US"/>
        </w:rPr>
        <w:t xml:space="preserve"> of an increase for lower warming levels</w:t>
      </w:r>
      <w:r w:rsidR="009A6C0A">
        <w:rPr>
          <w:lang w:val="en-GB" w:eastAsia="en-US"/>
        </w:rPr>
        <w:t xml:space="preserve"> (Technical Summary </w:t>
      </w:r>
      <w:r>
        <w:rPr>
          <w:lang w:val="en-GB" w:eastAsia="en-US"/>
        </w:rPr>
        <w:t>TS4.3.2</w:t>
      </w:r>
      <w:r w:rsidR="009A6C0A">
        <w:rPr>
          <w:lang w:val="en-GB" w:eastAsia="en-US"/>
        </w:rPr>
        <w:t>).</w:t>
      </w:r>
    </w:p>
    <w:p w14:paraId="6ED3975E" w14:textId="77777777" w:rsidR="002D0ADB" w:rsidRDefault="002D0ADB" w:rsidP="002D0ADB">
      <w:pPr>
        <w:pStyle w:val="AR6BodyText"/>
        <w:shd w:val="clear" w:color="auto" w:fill="DEEAF6" w:themeFill="accent1" w:themeFillTint="33"/>
        <w:rPr>
          <w:lang w:val="en-GB" w:eastAsia="en-US"/>
        </w:rPr>
      </w:pPr>
    </w:p>
    <w:p w14:paraId="4662EAE8" w14:textId="77777777" w:rsidR="002D0ADB" w:rsidRDefault="002D0ADB" w:rsidP="002D0ADB">
      <w:pPr>
        <w:pStyle w:val="AR6BodyText"/>
        <w:jc w:val="both"/>
        <w:rPr>
          <w:b/>
          <w:lang w:val="en-GB" w:eastAsia="en-US"/>
        </w:rPr>
      </w:pPr>
    </w:p>
    <w:p w14:paraId="5BDAA690" w14:textId="77777777" w:rsidR="002D0ADB" w:rsidRDefault="002D0ADB" w:rsidP="002D0ADB">
      <w:pPr>
        <w:pStyle w:val="AR6BodyText"/>
        <w:jc w:val="both"/>
        <w:rPr>
          <w:b/>
          <w:lang w:val="en-GB" w:eastAsia="en-US"/>
        </w:rPr>
      </w:pPr>
      <w:r>
        <w:rPr>
          <w:b/>
          <w:lang w:val="en-GB" w:eastAsia="en-US"/>
        </w:rPr>
        <w:t>[END CROSS-CHAPTER BOX 10.3 HERE]</w:t>
      </w:r>
    </w:p>
    <w:p w14:paraId="237FB41B" w14:textId="113907A4" w:rsidR="00BF4F94" w:rsidRPr="00C734F4" w:rsidRDefault="00BF4F94" w:rsidP="00E21E28">
      <w:pPr>
        <w:pStyle w:val="AR6BodyText"/>
        <w:rPr>
          <w:rFonts w:cs="Times New Roman"/>
          <w:lang w:val="en-GB"/>
        </w:rPr>
      </w:pPr>
    </w:p>
    <w:p w14:paraId="53E6E0BD" w14:textId="77777777" w:rsidR="00BF4F94" w:rsidRPr="00C734F4" w:rsidRDefault="00BF4F94" w:rsidP="00E21E28">
      <w:pPr>
        <w:pStyle w:val="AR6BodyText"/>
        <w:rPr>
          <w:rFonts w:cs="Times New Roman"/>
          <w:lang w:val="en-GB"/>
        </w:rPr>
      </w:pPr>
    </w:p>
    <w:p w14:paraId="67FA155A" w14:textId="77777777" w:rsidR="009A58BD" w:rsidRPr="00C734F4" w:rsidRDefault="009A58BD" w:rsidP="009A58BD">
      <w:pPr>
        <w:pStyle w:val="AR6Chap10Level1101"/>
        <w:rPr>
          <w:lang w:val="en-GB"/>
        </w:rPr>
      </w:pPr>
      <w:bookmarkStart w:id="1569" w:name="_Toc5899727"/>
      <w:bookmarkStart w:id="1570" w:name="_Toc24369332"/>
      <w:bookmarkStart w:id="1571" w:name="_Toc24482523"/>
      <w:bookmarkStart w:id="1572" w:name="_Toc24636641"/>
      <w:bookmarkStart w:id="1573" w:name="_Toc29679466"/>
      <w:bookmarkStart w:id="1574" w:name="_Toc30602442"/>
      <w:bookmarkStart w:id="1575" w:name="_Toc70454783"/>
      <w:r w:rsidRPr="00C734F4">
        <w:rPr>
          <w:lang w:val="en-GB"/>
        </w:rPr>
        <w:t xml:space="preserve">Comprehensive Examples of Steps Toward Constructing Regional Climate </w:t>
      </w:r>
      <w:bookmarkEnd w:id="1569"/>
      <w:bookmarkEnd w:id="1570"/>
      <w:bookmarkEnd w:id="1571"/>
      <w:bookmarkEnd w:id="1572"/>
      <w:bookmarkEnd w:id="1573"/>
      <w:bookmarkEnd w:id="1574"/>
      <w:r w:rsidRPr="00C734F4">
        <w:rPr>
          <w:lang w:val="en-GB"/>
        </w:rPr>
        <w:t>Information</w:t>
      </w:r>
      <w:bookmarkEnd w:id="1575"/>
    </w:p>
    <w:p w14:paraId="2A4B896B" w14:textId="77777777" w:rsidR="0038381F" w:rsidRPr="00C734F4" w:rsidRDefault="0038381F" w:rsidP="0038381F">
      <w:pPr>
        <w:pStyle w:val="AR6BodyText"/>
        <w:rPr>
          <w:lang w:val="en-GB" w:eastAsia="en-US"/>
        </w:rPr>
      </w:pPr>
    </w:p>
    <w:p w14:paraId="2EE39C19" w14:textId="77777777" w:rsidR="0038381F" w:rsidRPr="00C734F4" w:rsidRDefault="0038381F" w:rsidP="0038381F">
      <w:pPr>
        <w:pStyle w:val="AR6Chap10Level21011"/>
        <w:rPr>
          <w:lang w:val="en-GB"/>
        </w:rPr>
      </w:pPr>
      <w:bookmarkStart w:id="1576" w:name="_Toc5899728"/>
      <w:bookmarkStart w:id="1577" w:name="_Toc6838049"/>
      <w:bookmarkStart w:id="1578" w:name="_Toc24482524"/>
      <w:bookmarkStart w:id="1579" w:name="_Toc25123202"/>
      <w:bookmarkStart w:id="1580" w:name="_Toc29679467"/>
      <w:bookmarkStart w:id="1581" w:name="_Toc30602443"/>
      <w:bookmarkStart w:id="1582" w:name="_Toc70454784"/>
      <w:r w:rsidRPr="00C734F4">
        <w:rPr>
          <w:lang w:val="en-GB"/>
        </w:rPr>
        <w:t>Introduction</w:t>
      </w:r>
      <w:bookmarkEnd w:id="1576"/>
      <w:bookmarkEnd w:id="1577"/>
      <w:bookmarkEnd w:id="1578"/>
      <w:bookmarkEnd w:id="1579"/>
      <w:bookmarkEnd w:id="1580"/>
      <w:bookmarkEnd w:id="1581"/>
      <w:bookmarkEnd w:id="1582"/>
    </w:p>
    <w:p w14:paraId="6CE836D5" w14:textId="77777777" w:rsidR="0038381F" w:rsidRPr="00C734F4" w:rsidRDefault="0038381F" w:rsidP="0038381F">
      <w:pPr>
        <w:pStyle w:val="AR6BodyText"/>
        <w:rPr>
          <w:rFonts w:cs="Times New Roman"/>
          <w:lang w:val="en-GB"/>
        </w:rPr>
      </w:pPr>
    </w:p>
    <w:p w14:paraId="238C7BB9" w14:textId="29E68855" w:rsidR="0038381F" w:rsidRPr="00C734F4" w:rsidRDefault="0038381F" w:rsidP="0038381F">
      <w:pPr>
        <w:pStyle w:val="AR6BodyText"/>
        <w:rPr>
          <w:rFonts w:cs="Times New Roman"/>
          <w:lang w:val="en-GB"/>
        </w:rPr>
      </w:pPr>
      <w:r w:rsidRPr="00C734F4">
        <w:rPr>
          <w:rFonts w:cs="Times New Roman"/>
          <w:lang w:val="en-GB"/>
        </w:rPr>
        <w:t xml:space="preserve">This section presents three comprehensive examples of steps for distilling regional climate information from the multiple sources of regional climate information presented in this chapter. These examples build on the general framework presented in Section 10.5, examining in particular the strengths and challenges in linking the different sources, while also exposing the assumptions behind and consequences of decisions made in the process. The examples are framed taking into account societal perspectives that provide context for their regional climate statements. Although the nature of an IPCC Working Group </w:t>
      </w:r>
      <w:r w:rsidR="00AC6E86">
        <w:rPr>
          <w:rFonts w:cs="Times New Roman"/>
          <w:lang w:val="en-GB"/>
        </w:rPr>
        <w:t>I</w:t>
      </w:r>
      <w:r w:rsidR="00AC6E86" w:rsidRPr="00C734F4">
        <w:rPr>
          <w:rFonts w:cs="Times New Roman"/>
          <w:lang w:val="en-GB"/>
        </w:rPr>
        <w:t xml:space="preserve"> </w:t>
      </w:r>
      <w:r w:rsidRPr="00C734F4">
        <w:rPr>
          <w:rFonts w:cs="Times New Roman"/>
          <w:lang w:val="en-GB"/>
        </w:rPr>
        <w:t xml:space="preserve">assessment precludes engaging with users of climate information (Section 10.5), we do cite relevant national and regional reports that give user perspectives to set a foundation from which one could distil climate information for users. We </w:t>
      </w:r>
      <w:r w:rsidRPr="00C734F4">
        <w:rPr>
          <w:rFonts w:cs="Times New Roman"/>
          <w:lang w:val="en-GB"/>
        </w:rPr>
        <w:lastRenderedPageBreak/>
        <w:t>have chosen the recent Cape Town drought, Indian summer-monsoon trends and the Mediterranean summer warming because they provide a geographically diverse set of locations and relevant processes and because most of the components for constructing regional climate information outlined in Chapter 10 are directly relevant to each case.</w:t>
      </w:r>
    </w:p>
    <w:p w14:paraId="5F7322E0" w14:textId="77777777" w:rsidR="0038381F" w:rsidRPr="00C734F4" w:rsidRDefault="0038381F" w:rsidP="0038381F">
      <w:pPr>
        <w:pStyle w:val="AR6BodyText"/>
        <w:rPr>
          <w:rFonts w:cs="Times New Roman"/>
          <w:lang w:val="en-GB"/>
        </w:rPr>
      </w:pPr>
    </w:p>
    <w:p w14:paraId="5F0DCDD4" w14:textId="77777777" w:rsidR="0038381F" w:rsidRPr="00C734F4" w:rsidRDefault="0038381F" w:rsidP="0038381F">
      <w:pPr>
        <w:pStyle w:val="AR6BodyText"/>
        <w:rPr>
          <w:rFonts w:cs="Times New Roman"/>
          <w:lang w:val="en-GB"/>
        </w:rPr>
      </w:pPr>
      <w:r w:rsidRPr="00C734F4">
        <w:rPr>
          <w:rFonts w:cs="Times New Roman"/>
          <w:lang w:val="en-GB"/>
        </w:rPr>
        <w:t>The three comprehensive examples follow a similar structure:</w:t>
      </w:r>
    </w:p>
    <w:p w14:paraId="2F9E31C8"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Motivation and regional context</w:t>
      </w:r>
    </w:p>
    <w:p w14:paraId="62E8917B"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 xml:space="preserve">The region’s climate </w:t>
      </w:r>
    </w:p>
    <w:p w14:paraId="0F2214FF"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Observational issues</w:t>
      </w:r>
    </w:p>
    <w:p w14:paraId="298C3109"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Relevant anthropogenic and natural drivers</w:t>
      </w:r>
    </w:p>
    <w:p w14:paraId="0241FB2B"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 xml:space="preserve">Model simulation and attribution over the historical period </w:t>
      </w:r>
    </w:p>
    <w:p w14:paraId="384D4C61"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Future climate information from global simulations</w:t>
      </w:r>
    </w:p>
    <w:p w14:paraId="08780215"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Future climate information from regional downscaling</w:t>
      </w:r>
    </w:p>
    <w:p w14:paraId="7EF485C4"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Storylines</w:t>
      </w:r>
    </w:p>
    <w:p w14:paraId="05BC9B81"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Climate information distilled from multiple lines of evidence</w:t>
      </w:r>
    </w:p>
    <w:p w14:paraId="2FA65B89" w14:textId="77777777" w:rsidR="0038381F" w:rsidRPr="00C734F4" w:rsidRDefault="0038381F" w:rsidP="0038381F">
      <w:pPr>
        <w:pStyle w:val="AR6BodyText"/>
        <w:rPr>
          <w:lang w:val="en-GB"/>
        </w:rPr>
      </w:pPr>
    </w:p>
    <w:p w14:paraId="1C126F0A" w14:textId="0C08FBB9" w:rsidR="0038381F" w:rsidRPr="00C734F4" w:rsidRDefault="0038381F" w:rsidP="0038381F">
      <w:pPr>
        <w:pStyle w:val="AR6BodyText"/>
        <w:rPr>
          <w:lang w:val="en-GB"/>
        </w:rPr>
      </w:pPr>
      <w:r w:rsidRPr="00C734F4">
        <w:rPr>
          <w:lang w:val="en-GB"/>
        </w:rPr>
        <w:t>Following this structure, construction of the regional climate information presented in these examples depends on an assessment of observational uncertainty relative to the magnitude of a climate-change signal (Section 10.2), the evaluations of model performance to judge the fitness for purpose of a given model (Section 10.3), and expert judgement. These factors contribute to attribution of historical climate-change signals (Section 10.4), recognizing that attribution must account for the interplay between externally forced signals and unforced internal variability. This interplay is explored using multiple model ensembles, including, when appropriate and feasible, single-model initial-condition large ensembles (SMILEs). The multiple lines of evidence for the climate information may conflict, thus requiring distillation of the evidence (Section 10.5) to arrive at climate-change statements. When moving from global climate information to climate information at the regional scale, following the structure above provides a basis for arriving at relevant and credible climate information. The comprehensive examples of distilling climate information thus show the value of working with multiple lines of evidence to develop robust climate change information for a region.</w:t>
      </w:r>
    </w:p>
    <w:p w14:paraId="0A3A8510" w14:textId="77777777" w:rsidR="0038381F" w:rsidRPr="00C734F4" w:rsidRDefault="0038381F" w:rsidP="0038381F">
      <w:pPr>
        <w:pStyle w:val="AR6BodyText"/>
        <w:rPr>
          <w:lang w:val="en-GB"/>
        </w:rPr>
      </w:pPr>
    </w:p>
    <w:p w14:paraId="020F73A9" w14:textId="13DBCCAF" w:rsidR="0038381F" w:rsidRPr="00C734F4" w:rsidRDefault="0038381F" w:rsidP="0038381F">
      <w:pPr>
        <w:pStyle w:val="AR6BodyText"/>
        <w:rPr>
          <w:lang w:val="en-GB"/>
        </w:rPr>
      </w:pPr>
      <w:r w:rsidRPr="00C734F4">
        <w:rPr>
          <w:lang w:val="en-GB"/>
        </w:rPr>
        <w:t>In addition to the three comprehensive examples, this section contains two additional examples analysing multiple sources of regional climate information. Box 10.</w:t>
      </w:r>
      <w:r w:rsidR="00FB5840">
        <w:rPr>
          <w:lang w:val="en-GB"/>
        </w:rPr>
        <w:t>3</w:t>
      </w:r>
      <w:r w:rsidRPr="00C734F4">
        <w:rPr>
          <w:lang w:val="en-GB"/>
        </w:rPr>
        <w:t xml:space="preserve"> on urban climate assesses information that provides a foundation for understanding climatic behaviour in urban areas and its projected change. Cross-Chapter Box 10.4 on climate change over the Hindu Kush Himalaya assembles information rooted in several chapters and previous assessment reports to assess understanding of several climate elements (temperature, precipitation, snow and glaciers, and extreme events) for the region and their projected changes.</w:t>
      </w:r>
    </w:p>
    <w:p w14:paraId="25D4BA64" w14:textId="77777777" w:rsidR="0038381F" w:rsidRPr="00C734F4" w:rsidRDefault="0038381F" w:rsidP="0038381F">
      <w:pPr>
        <w:pStyle w:val="AR6BodyText"/>
        <w:rPr>
          <w:lang w:val="en-GB"/>
        </w:rPr>
      </w:pPr>
    </w:p>
    <w:p w14:paraId="6CFF574F" w14:textId="77777777" w:rsidR="0038381F" w:rsidRPr="00C734F4" w:rsidRDefault="0038381F" w:rsidP="0038381F">
      <w:pPr>
        <w:pStyle w:val="AR6BodyText"/>
        <w:rPr>
          <w:lang w:val="en-GB"/>
        </w:rPr>
      </w:pPr>
      <w:r w:rsidRPr="00C734F4">
        <w:rPr>
          <w:lang w:val="en-GB"/>
        </w:rPr>
        <w:t>As these examples will show, the distillation process of regional climate information from multiple lines of evidence can vary substantially from one case to another. Confidence in the distilled regional climate information is enhanced when there is agreement across multiple lines of evidence, but the outcome of distilling regional climate information can be limited by inconsistent or contradictory sources.</w:t>
      </w:r>
    </w:p>
    <w:p w14:paraId="1AC55F66" w14:textId="77777777" w:rsidR="0038381F" w:rsidRPr="00C734F4" w:rsidRDefault="0038381F" w:rsidP="0038381F">
      <w:pPr>
        <w:pStyle w:val="AR6BodyText"/>
        <w:rPr>
          <w:lang w:val="en-GB"/>
        </w:rPr>
      </w:pPr>
    </w:p>
    <w:p w14:paraId="20E97C89" w14:textId="77777777" w:rsidR="0038381F" w:rsidRPr="00C734F4" w:rsidRDefault="0038381F" w:rsidP="0038381F">
      <w:pPr>
        <w:pStyle w:val="AR6BodyText"/>
        <w:rPr>
          <w:lang w:val="en-GB"/>
        </w:rPr>
      </w:pPr>
    </w:p>
    <w:p w14:paraId="385B5B40" w14:textId="77777777" w:rsidR="0038381F" w:rsidRPr="00C734F4" w:rsidRDefault="0038381F" w:rsidP="0038381F">
      <w:pPr>
        <w:pStyle w:val="AR6Chap10Level21011"/>
        <w:rPr>
          <w:lang w:val="en-GB"/>
        </w:rPr>
      </w:pPr>
      <w:bookmarkStart w:id="1583" w:name="_Toc5899729"/>
      <w:bookmarkStart w:id="1584" w:name="_Toc6838050"/>
      <w:bookmarkStart w:id="1585" w:name="_Toc24482525"/>
      <w:bookmarkStart w:id="1586" w:name="_Toc25123203"/>
      <w:bookmarkStart w:id="1587" w:name="_Toc29679468"/>
      <w:bookmarkStart w:id="1588" w:name="_Toc30602444"/>
      <w:bookmarkStart w:id="1589" w:name="_Toc70454785"/>
      <w:r w:rsidRPr="00C734F4">
        <w:rPr>
          <w:lang w:val="en-GB"/>
        </w:rPr>
        <w:t>Cape Town Drought</w:t>
      </w:r>
      <w:bookmarkEnd w:id="1583"/>
      <w:bookmarkEnd w:id="1584"/>
      <w:bookmarkEnd w:id="1585"/>
      <w:bookmarkEnd w:id="1586"/>
      <w:bookmarkEnd w:id="1587"/>
      <w:bookmarkEnd w:id="1588"/>
      <w:bookmarkEnd w:id="1589"/>
    </w:p>
    <w:p w14:paraId="23C88B08" w14:textId="77777777" w:rsidR="0038381F" w:rsidRPr="00C734F4" w:rsidRDefault="0038381F" w:rsidP="0038381F">
      <w:pPr>
        <w:pStyle w:val="AR6BodyText"/>
        <w:rPr>
          <w:lang w:val="en-GB"/>
        </w:rPr>
      </w:pPr>
    </w:p>
    <w:p w14:paraId="5F8A7125" w14:textId="77777777" w:rsidR="0038381F" w:rsidRPr="00C734F4" w:rsidRDefault="0038381F" w:rsidP="0038381F">
      <w:pPr>
        <w:pStyle w:val="AR6Chap10Level310111"/>
        <w:rPr>
          <w:lang w:val="en-GB"/>
        </w:rPr>
      </w:pPr>
      <w:bookmarkStart w:id="1590" w:name="_Toc29679469"/>
      <w:bookmarkStart w:id="1591" w:name="_Toc30602445"/>
      <w:bookmarkStart w:id="1592" w:name="_Toc70454786"/>
      <w:r w:rsidRPr="00C734F4">
        <w:rPr>
          <w:lang w:val="en-GB"/>
        </w:rPr>
        <w:t>Motivation and regional context</w:t>
      </w:r>
      <w:bookmarkEnd w:id="1590"/>
      <w:bookmarkEnd w:id="1591"/>
      <w:bookmarkEnd w:id="1592"/>
    </w:p>
    <w:p w14:paraId="5D237DF8" w14:textId="77777777" w:rsidR="0038381F" w:rsidRPr="00C734F4" w:rsidRDefault="0038381F" w:rsidP="0038381F">
      <w:pPr>
        <w:pStyle w:val="AR6BodyText"/>
        <w:rPr>
          <w:lang w:val="en-GB"/>
        </w:rPr>
      </w:pPr>
    </w:p>
    <w:p w14:paraId="35A471A7" w14:textId="4F02D080" w:rsidR="0038381F" w:rsidRPr="00C734F4" w:rsidRDefault="0038381F" w:rsidP="0038381F">
      <w:pPr>
        <w:pStyle w:val="AR6BodyText"/>
        <w:rPr>
          <w:rFonts w:cs="Times New Roman"/>
          <w:lang w:val="en-GB"/>
        </w:rPr>
      </w:pPr>
      <w:r w:rsidRPr="00C734F4">
        <w:rPr>
          <w:lang w:val="en-GB"/>
        </w:rPr>
        <w:t xml:space="preserve">Cape Town’s “Day Zero” water crisis in 2018 threatened a shut-down of water supply to 3.4 million inhabitants of the city and resulted in domestic water use restriction of 50 litres per person per day (pre-drought unconstrained water use was ~170 litres per person per day, </w:t>
      </w:r>
      <w:commentRangeStart w:id="1593"/>
      <w:r w:rsidRPr="00C734F4">
        <w:rPr>
          <w:lang w:val="en-GB"/>
        </w:rPr>
        <w:fldChar w:fldCharType="begin" w:fldLock="1"/>
      </w:r>
      <w:r w:rsidR="000465A7">
        <w:rPr>
          <w:lang w:val="en-GB"/>
        </w:rPr>
        <w:instrText>ADDIN CSL_CITATION { "citationItems" : [ { "id" : "ITEM-1", "itemData" : { "author" : [ { "dropping-particle" : "", "family" : "DWA", "given" : "", "non-dropping-particle" : "", "parse-names" : false, "suffix" : "" } ], "id" : "ITEM-1", "issued" : { "date-parts" : [ [ "2013" ] ] }, "number-of-pages" : "82", "publisher" : "Department of Water Affairs (DWA), Republic of South Africa", "title" : "Metropolitan Municipality Non-Revenue / Water Loss Assessment", "translator" : [ { "dropping-particle" : "", "family" : "Q5340", "given" : "Rt7", "non-dropping-particle" : "", "parse-names" : false, "suffix" : "" } ], "type" : "report" }, "uris" : [ "http://www.mendeley.com/documents/?uuid=fec391e5-6630-4e79-8bb9-bcada9c0c453" ] } ], "mendeley" : { "formattedCitation" : "(DWA, 2013)", "manualFormatting" : "DWA, 2013)", "plainTextFormattedCitation" : "(DWA, 2013)", "previouslyFormattedCitation" : "(DWA, 2013)" }, "properties" : { "noteIndex" : 0 }, "schema" : "https://github.com/citation-style-language/schema/raw/master/csl-citation.json" }</w:instrText>
      </w:r>
      <w:r w:rsidRPr="00C734F4">
        <w:rPr>
          <w:lang w:val="en-GB"/>
        </w:rPr>
        <w:fldChar w:fldCharType="separate"/>
      </w:r>
      <w:r w:rsidR="00E41CA2">
        <w:rPr>
          <w:noProof/>
          <w:lang w:val="en-GB"/>
        </w:rPr>
        <w:t>DWA, 2013)</w:t>
      </w:r>
      <w:r w:rsidRPr="00C734F4">
        <w:rPr>
          <w:lang w:val="en-GB"/>
        </w:rPr>
        <w:fldChar w:fldCharType="end"/>
      </w:r>
      <w:commentRangeEnd w:id="1593"/>
      <w:r w:rsidR="00E41CA2">
        <w:rPr>
          <w:rStyle w:val="CommentReference"/>
          <w:rFonts w:asciiTheme="minorHAnsi" w:eastAsiaTheme="minorHAnsi" w:hAnsiTheme="minorHAnsi"/>
          <w:lang w:eastAsia="en-US"/>
        </w:rPr>
        <w:commentReference w:id="1593"/>
      </w:r>
      <w:r w:rsidRPr="00C734F4">
        <w:rPr>
          <w:lang w:val="en-GB"/>
        </w:rPr>
        <w:t xml:space="preserve"> lasting for nine months, punitive water tariffs, and temporary closure of irrigation systems. Problems with water supply in many large cities in developing countries are endemic and rarely reported internationally. The water crisis in Cape Town attracted considerable international attention to a city with functional government structures, well developed services (compared to other urban centres in Africa), a centre of international tourism, and an economic hub with GDP of USD22 billion (~USD </w:t>
      </w:r>
      <w:r w:rsidR="002A1DDA">
        <w:rPr>
          <w:lang w:val="en-GB"/>
        </w:rPr>
        <w:t>7,500</w:t>
      </w:r>
      <w:r w:rsidRPr="00C734F4">
        <w:rPr>
          <w:lang w:val="en-GB"/>
        </w:rPr>
        <w:t xml:space="preserve"> per capita</w:t>
      </w:r>
      <w:r w:rsidR="00B9012E" w:rsidRPr="000F0AC3">
        <w:rPr>
          <w:lang w:val="en-GB"/>
        </w:rPr>
        <w:t>,</w:t>
      </w:r>
      <w:r w:rsidR="002A1DDA" w:rsidRPr="000F0AC3">
        <w:rPr>
          <w:lang w:val="en-GB"/>
        </w:rPr>
        <w:t xml:space="preserve"> </w:t>
      </w:r>
      <w:commentRangeStart w:id="1594"/>
      <w:r w:rsidR="002A1DDA" w:rsidRPr="000F0AC3">
        <w:rPr>
          <w:lang w:val="en-GB"/>
        </w:rPr>
        <w:fldChar w:fldCharType="begin" w:fldLock="1"/>
      </w:r>
      <w:r w:rsidR="000465A7">
        <w:rPr>
          <w:lang w:val="en-GB"/>
        </w:rPr>
        <w:instrText>ADDIN CSL_CITATION { "citationItems" : [ { "id" : "ITEM-1", "itemData" : { "author" : [ { "dropping-particle" : "", "family" : "Gallie", "given" : "Dilshaad", "non-dropping-particle" : "", "parse-names" : false, "suffix" : "" }, { "dropping-particle" : "", "family" : "Petersen", "given" : "Monique", "non-dropping-particle" : "", "parse-names" : false, "suffix" : "" }, { "dropping-particle" : "", "family" : "Booley", "given" : "Layarn", "non-dropping-particle" : "", "parse-names" : false, "suffix" : "" }, { "dropping-particle" : "", "family" : "Tiwe", "given" : "Yoliswa", "non-dropping-particle" : "", "parse-names" : false, "suffix" : "" } ], "id" : "ITEM-1", "issued" : { "date-parts" : [ [ "2018" ] ] }, "number-of-pages" : "20", "publisher" : "Organisational Policy and Planning Department of the City of Cape Town", "publisher-place" : "Cape Town, South Africa", "title" : "EPIC: Economic Performance Indicators for Cape Town \u2013 2018: Quarter 4", "translator" : [ { "dropping-particle" : "", "family" : "Q7118", "given" : "Rt7", "non-dropping-particle" : "", "parse-names" : false, "suffix" : "" } ], "type" : "report" }, "uris" : [ "http://www.mendeley.com/documents/?uuid=03e31760-8d2e-4b24-b696-e057759593cd" ] } ], "mendeley" : { "formattedCitation" : "(Gallie et al., 2018)", "manualFormatting" : "Gallie et al., 2018)", "plainTextFormattedCitation" : "(Gallie et al., 2018)", "previouslyFormattedCitation" : "(Gallie et al., 2018)" }, "properties" : { "noteIndex" : 0 }, "schema" : "https://github.com/citation-style-language/schema/raw/master/csl-citation.json" }</w:instrText>
      </w:r>
      <w:r w:rsidR="002A1DDA" w:rsidRPr="000F0AC3">
        <w:rPr>
          <w:lang w:val="en-GB"/>
        </w:rPr>
        <w:fldChar w:fldCharType="separate"/>
      </w:r>
      <w:r w:rsidR="00E41CA2">
        <w:rPr>
          <w:noProof/>
          <w:lang w:val="en-GB"/>
        </w:rPr>
        <w:t>Gallie et al., 2018)</w:t>
      </w:r>
      <w:r w:rsidR="002A1DDA" w:rsidRPr="000F0AC3">
        <w:rPr>
          <w:lang w:val="en-GB"/>
        </w:rPr>
        <w:fldChar w:fldCharType="end"/>
      </w:r>
      <w:commentRangeEnd w:id="1594"/>
      <w:r w:rsidR="00E41CA2">
        <w:rPr>
          <w:rStyle w:val="CommentReference"/>
          <w:rFonts w:asciiTheme="minorHAnsi" w:eastAsiaTheme="minorHAnsi" w:hAnsiTheme="minorHAnsi"/>
          <w:lang w:eastAsia="en-US"/>
        </w:rPr>
        <w:commentReference w:id="1594"/>
      </w:r>
      <w:r w:rsidRPr="00C734F4">
        <w:rPr>
          <w:lang w:val="en-GB"/>
        </w:rPr>
        <w:t xml:space="preserve">. </w:t>
      </w:r>
      <w:r w:rsidRPr="00C734F4">
        <w:rPr>
          <w:rFonts w:cs="Times New Roman"/>
          <w:lang w:val="en-GB"/>
        </w:rPr>
        <w:t xml:space="preserve">Economic and social impacts of the </w:t>
      </w:r>
      <w:r w:rsidRPr="00C734F4">
        <w:rPr>
          <w:rFonts w:cs="Times New Roman"/>
          <w:lang w:val="en-GB"/>
        </w:rPr>
        <w:lastRenderedPageBreak/>
        <w:t>crisis were significant. Loss of revenue for companies of all sizes resulted not only from the scaling down of water-dependent activities, but also from the need to invest in water-efficient technologies and processes. Tourism was affected through reduced arrivals and bookings, although only temporarily</w:t>
      </w:r>
      <w:del w:id="1595" w:author="Robin Matthews" w:date="2021-07-11T20:03:00Z">
        <w:r w:rsidRPr="00C734F4" w:rsidDel="00C220AA">
          <w:rPr>
            <w:rFonts w:cs="Times New Roman"/>
            <w:lang w:val="en-GB"/>
          </w:rPr>
          <w:delText xml:space="preserve"> </w:delText>
        </w:r>
      </w:del>
      <w:bookmarkStart w:id="1596" w:name="_Hlk76926170"/>
      <w:ins w:id="1597" w:author="Robin Matthews" w:date="2021-07-11T20:03:00Z">
        <w:r w:rsidR="00C220AA">
          <w:rPr>
            <w:rFonts w:cs="Times New Roman"/>
            <w:lang w:val="en-GB"/>
          </w:rPr>
          <w:t xml:space="preserve"> </w:t>
        </w:r>
        <w:r w:rsidR="00C220AA" w:rsidRPr="00C734F4">
          <w:rPr>
            <w:rFonts w:cs="Times New Roman"/>
            <w:lang w:val="en-GB"/>
          </w:rPr>
          <w:fldChar w:fldCharType="begin" w:fldLock="1"/>
        </w:r>
        <w:r w:rsidR="00C220AA">
          <w:rPr>
            <w:rFonts w:cs="Times New Roman"/>
            <w:lang w:val="en-GB"/>
          </w:rPr>
          <w:instrText>ADDIN CSL_CITATION { "citationItems" : [ { "id" : "ITEM-1", "itemData" : { "author" : [ { "dropping-particle" : "", "family" : "CTT", "given" : "", "non-dropping-particle" : "", "parse-names" : false, "suffix" : "" } ], "id" : "ITEM-1", "issued" : { "date-parts" : [ [ "2018" ] ] }, "language" : "Refcheck: Can't find online - please provide weblink", "number-of-pages" : "4", "publisher-place" : "Cape Town", "title" : "Cape Town Tourism Research Report", "type" : "report" }, "uris" : [ "http://www.mendeley.com/documents/?uuid=d5765dc7-2b53-41ae-b6ed-32f7083a481c" ] } ], "mendeley" : { "formattedCitation" : "(CTT, 2018)", "plainTextFormattedCitation" : "(CTT, 2018)", "previouslyFormattedCitation" : "(CTT, 2018)" }, "properties" : { "noteIndex" : 0 }, "schema" : "https://github.com/citation-style-language/schema/raw/master/csl-citation.json" }</w:instrText>
        </w:r>
        <w:r w:rsidR="00C220AA" w:rsidRPr="00C734F4">
          <w:rPr>
            <w:rFonts w:cs="Times New Roman"/>
            <w:lang w:val="en-GB"/>
          </w:rPr>
          <w:fldChar w:fldCharType="separate"/>
        </w:r>
        <w:r w:rsidR="00C220AA" w:rsidRPr="00C734F4">
          <w:rPr>
            <w:rFonts w:cs="Times New Roman"/>
            <w:noProof/>
            <w:lang w:val="en-GB"/>
          </w:rPr>
          <w:t>(CTT, 2018)</w:t>
        </w:r>
        <w:r w:rsidR="00C220AA" w:rsidRPr="00C734F4">
          <w:rPr>
            <w:rFonts w:cs="Times New Roman"/>
            <w:lang w:val="en-GB"/>
          </w:rPr>
          <w:fldChar w:fldCharType="end"/>
        </w:r>
      </w:ins>
      <w:del w:id="1598" w:author="Robin Matthews" w:date="2021-07-11T20:03:00Z">
        <w:r w:rsidRPr="00C734F4" w:rsidDel="00C220AA">
          <w:rPr>
            <w:rFonts w:cs="Times New Roman"/>
            <w:lang w:val="en-GB"/>
          </w:rPr>
          <w:fldChar w:fldCharType="begin" w:fldLock="1"/>
        </w:r>
        <w:r w:rsidR="000465A7" w:rsidDel="00C220AA">
          <w:rPr>
            <w:rFonts w:cs="Times New Roman"/>
            <w:lang w:val="en-GB"/>
          </w:rPr>
          <w:delInstrText>ADDIN CSL_CITATION { "citationItems" : [ { "id" : "ITEM-1", "itemData" : { "author" : [ { "dropping-particle" : "", "family" : "CTT", "given" : "", "non-dropping-particle" : "", "parse-names" : false, "suffix" : "" } ], "id" : "ITEM-1", "issued" : { "date-parts" : [ [ "2018" ] ] }, "language" : "Cape Town Tourism (CTT)", "number-of-pages" : "11", "publisher-place" : "Cape Town, South Africa", "title" : "Future Forward: Cape Town Tourism Annual Report 2017/2018", "translator" : [ { "dropping-particle" : "", "family" : "Q5503", "given" : "Rt7", "non-dropping-particle" : "", "parse-names" : false, "suffix" : "" } ], "type" : "report" }, "uris" : [ "http://www.mendeley.com/documents/?uuid=d5765dc7-2b53-41ae-b6ed-32f7083a481c" ] } ], "mendeley" : { "formattedCitation" : "(CTT, 2018)", "plainTextFormattedCitation" : "(CTT, 2018)", "previouslyFormattedCitation" : "(CTT, 2018)" }, "properties" : { "noteIndex" : 0 }, "schema" : "https://github.com/citation-style-language/schema/raw/master/csl-citation.json" }</w:delInstrText>
        </w:r>
        <w:r w:rsidRPr="00C734F4" w:rsidDel="00C220AA">
          <w:rPr>
            <w:rFonts w:cs="Times New Roman"/>
            <w:lang w:val="en-GB"/>
          </w:rPr>
          <w:fldChar w:fldCharType="separate"/>
        </w:r>
        <w:r w:rsidR="00E41CA2" w:rsidDel="00C220AA">
          <w:rPr>
            <w:rFonts w:cs="Times New Roman"/>
            <w:noProof/>
            <w:lang w:val="en-GB"/>
          </w:rPr>
          <w:delText>(CTT, 2018)</w:delText>
        </w:r>
        <w:r w:rsidRPr="00C734F4" w:rsidDel="00C220AA">
          <w:rPr>
            <w:rFonts w:cs="Times New Roman"/>
            <w:lang w:val="en-GB"/>
          </w:rPr>
          <w:fldChar w:fldCharType="end"/>
        </w:r>
      </w:del>
      <w:bookmarkEnd w:id="1596"/>
      <w:r w:rsidRPr="00C734F4">
        <w:rPr>
          <w:rFonts w:cs="Times New Roman"/>
          <w:lang w:val="en-GB"/>
        </w:rPr>
        <w:t xml:space="preserve">. In the agricultural sector, 30,000 people were laid-off and production dropped by 20% </w:t>
      </w:r>
      <w:r w:rsidRPr="00C734F4">
        <w:rPr>
          <w:rFonts w:cs="Times New Roman"/>
          <w:lang w:val="en-GB"/>
        </w:rPr>
        <w:fldChar w:fldCharType="begin" w:fldLock="1"/>
      </w:r>
      <w:r w:rsidR="000465A7">
        <w:rPr>
          <w:rFonts w:cs="Times New Roman"/>
          <w:lang w:val="en-GB"/>
        </w:rPr>
        <w:instrText>ADDIN CSL_CITATION { "citationItems" : [ { "id" : "ITEM-1", "itemData" : { "abstract" : "This policy brief highlights the adverse economic consequences of the current drought in the Western Cape on the agricultural sector in order to provide guidance to decision makers in dealing responsibly with this disaster. As is well known by now, the Western Cape is currently experiencing the worst drought in recorded history. The impact of this catastrophe on the provincial economy is exacerbated by the fact that the agricultural and agri-processing sectors combined contribute more than 10% of the Province\u2019s GDP and employ around 340 000 workers whose jobs have now become even more vulnerable. These sectors also produce more than half of the net agricultural exports of South Africa at a time when the Rand has been appreciating against almost all of the leading currencies in the world. The analysis shows significant declines in farm output, but also additional income losses as export volumes also decline (currently they are significantly lower (19%) than last year). These export industries are heavily reliant on higher margins and producers have therefore prioritised fruit exports with the available water, whilst in many cases abandoning large areas of vegetable production and other crops with less favourable profitability projections. The macro-level impact assessment shows that the Western Cape agricultural sector is set to lose an estimated R5.9 billion in the 2017/18 season as a result of the drought. The impact of this dramatic drop in production, especially in highly labour intensive industries, has resulted in around 30 000 jobs being lost in the process. Anecdotal evidence from the labour force surveys confirms this decline. The findings suggest a severely negative impact on the agricultural sector and the financial losses estimated here suggest that many producers will come under extreme pressure and may not be able to remain on their farms.", "author" : [ { "dropping-particle" : "", "family" : "Piennaar", "given" : "Louw", "non-dropping-particle" : "", "parse-names" : false, "suffix" : "" }, { "dropping-particle" : "", "family" : "Boonzaaier", "given" : "Johann", "non-dropping-particle" : "", "parse-names" : false, "suffix" : "" } ], "id" : "ITEM-1", "issued" : { "date-parts" : [ [ "2018" ] ] }, "number-of-pages" : "17", "publisher" : "Bureau for Food and Agriculture Policy", "publisher-place" : "Die Wilgers, South Africa", "title" : "Drought Policy Brief: Western Cape Agriculture", "translator" : [ { "dropping-particle" : "", "family" : "Q5349", "given" : "Rt7", "non-dropping-particle" : "", "parse-names" : false, "suffix" : "" } ], "type" : "report" }, "uris" : [ "http://www.mendeley.com/documents/?uuid=20087cb9-0c7a-42de-9f10-eb6a991e9f42" ] } ], "mendeley" : { "formattedCitation" : "(Piennaar and Boonzaaier, 2018)", "plainTextFormattedCitation" : "(Piennaar and Boonzaaier, 2018)", "previouslyFormattedCitation" : "(Piennaar and Boonzaaier,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(Piennaar and Boonzaaier, 2018)</w:t>
      </w:r>
      <w:r w:rsidRPr="00C734F4">
        <w:rPr>
          <w:rFonts w:cs="Times New Roman"/>
          <w:lang w:val="en-GB"/>
        </w:rPr>
        <w:fldChar w:fldCharType="end"/>
      </w:r>
      <w:r w:rsidRPr="00C734F4">
        <w:rPr>
          <w:rFonts w:cs="Times New Roman"/>
          <w:lang w:val="en-GB"/>
        </w:rPr>
        <w:t xml:space="preserve">. The crisis initially polarized society, with conflict emerging between various water users and erosion of trust in the government, but eventually social cohesion and an acute awareness of limited water resources emerged </w:t>
      </w:r>
      <w:r w:rsidRPr="00C734F4">
        <w:rPr>
          <w:rFonts w:cs="Times New Roman"/>
          <w:lang w:val="en-GB"/>
        </w:rPr>
        <w:fldChar w:fldCharType="begin" w:fldLock="1"/>
      </w:r>
      <w:r w:rsidR="000465A7">
        <w:rPr>
          <w:rFonts w:cs="Times New Roman"/>
          <w:lang w:val="en-GB"/>
        </w:rPr>
        <w:instrText>ADDIN CSL_CITATION { "citationItems" : [ { "id" : "ITEM-1", "itemData" : { "DOI" : "10.1080/03057070.2019.1552424", "ISSN" : "0305-7070", "abstract" : "This article examines how the continuing drought and water crisis in Cape Town in 2017 and 2018 created the conditions for the increasing visibility and public awareness of water and its infrastructures. Following Susan Leigh Star?s famous observation that infrastructure is typically invisible until it breaks down, this article shows how the threat of the total collapse of the water and sanitation system during the drought contributed to rendering water and its infrastructures politically legible. It also contributed to making infrastructural disparities more visible. For instance, while anti-privatisation activists established the Water Crisis Coalition (WCC) to challenge increased water tariffs and ?defend the commons? (that is, by calling for wider public access to the city?s dozens of springs), many middle-class residents in the historically white suburbs sought to go ?off the grid? by purchasing water tanks, boreholes and using their swimming pools as water reservoirs. At the same time, new ?water facts? surfaced, revealing that while residents in impoverished informal settlements used only 4.7 per cent of the city?s water, middle class Capetonians in the suburbs used over 70 per cent. Yet, as a result of increased tariffs and social and moral pressure, the latter drew on a variety of water conservation methods and technologies to reduce their consumption dramatically. This article examines these expressions of ?hydraulic citizenship?, forms of civic activism that drew on the production and circulation of ?water facts? and moral and political claims to water, which were often contested by differentially situated citizens, activists, journalists, scientists and City of Cape Town officials. This contributed to a contentious politics of water and its infrastructures.", "author" : [ { "dropping-particle" : "", "family" : "Robins", "given" : "Steven", "non-dropping-particle" : "", "parse-names" : false, "suffix" : "" } ], "container-title" : "Journal of Southern African Studies", "id" : "ITEM-1", "issued" : { "date-parts" : [ [ "2019", "1", "29" ] ] }, "note" : "doi: 10.1080/03057070.2019.1552424", "page" : "1-25", "publisher" : "Routledge", "title" : "\u2018Day Zero\u2019, Hydraulic Citizenship and the Defence of the Commons in Cape Town: A Case Study of the Politics of Water and its Infrastructures (2017\u20132018)", "translator" : [ { "dropping-particle" : "", "family" : "Q4902", "given" : "", "non-dropping-particle" : "", "parse-names" : false, "suffix" : "" } ], "type" : "article-journal" }, "uris" : [ "http://www.mendeley.com/documents/?uuid=d97f9e8d-157f-4e85-aee7-8e1612033211" ] } ], "mendeley" : { "formattedCitation" : "(Robins, 2019)", "plainTextFormattedCitation" : "(Robins, 2019)", "previouslyFormattedCitation" : "(Robins,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(Robins, 2019)</w:t>
      </w:r>
      <w:r w:rsidRPr="00C734F4">
        <w:rPr>
          <w:rFonts w:cs="Times New Roman"/>
          <w:lang w:val="en-GB"/>
        </w:rPr>
        <w:fldChar w:fldCharType="end"/>
      </w:r>
      <w:r w:rsidRPr="00C734F4">
        <w:rPr>
          <w:rFonts w:cs="Times New Roman"/>
          <w:lang w:val="en-GB"/>
        </w:rPr>
        <w:t>.</w:t>
      </w:r>
    </w:p>
    <w:p w14:paraId="00A8F65A" w14:textId="77777777" w:rsidR="0038381F" w:rsidRPr="00C734F4" w:rsidRDefault="0038381F" w:rsidP="0038381F">
      <w:pPr>
        <w:pStyle w:val="AR6BodyText"/>
        <w:rPr>
          <w:lang w:val="en-GB"/>
        </w:rPr>
      </w:pPr>
    </w:p>
    <w:p w14:paraId="6CFF96A3" w14:textId="25DE086A" w:rsidR="0038381F" w:rsidRPr="00C734F4" w:rsidRDefault="0038381F" w:rsidP="0038381F">
      <w:pPr>
        <w:pStyle w:val="AR6BodyText"/>
        <w:rPr>
          <w:lang w:val="en-GB"/>
        </w:rPr>
      </w:pPr>
      <w:r w:rsidRPr="00C734F4">
        <w:rPr>
          <w:lang w:val="en-GB"/>
        </w:rPr>
        <w:t xml:space="preserve">Cape Town’s crisis resulted from a combination of a strong, rare multi-year meteorological drought (Figure 10.18), estimated at 1 in 300 years </w:t>
      </w:r>
      <w:r w:rsidRPr="00C734F4">
        <w:rPr>
          <w:lang w:val="en-GB"/>
        </w:rPr>
        <w:fldChar w:fldCharType="begin" w:fldLock="1"/>
      </w:r>
      <w:r w:rsidR="000465A7">
        <w:rPr>
          <w:lang w:val="en-GB"/>
        </w:rPr>
        <w:instrText>ADDIN CSL_CITATION { "citationItems" : [ { "id" : "ITEM-1", "itemData" : { "DOI" : "10.1111/j.1740-9713.2018.01127.x", "ISSN" : "17409705", "author" : [ { "dropping-particle" : "", "family" : "Wolski", "given" : "Piotr", "non-dropping-particle" : "", "parse-names" : false, "suffix" : "" } ], "container-title" : "Significance", "id" : "ITEM-1", "issue" : "2", "issued" : { "date-parts" : [ [ "2018", "4" ] ] }, "page" : "24-27", "title" : "How severe is Cape Town's \u201cDay Zero\u201d drought?", "translator" : [ { "dropping-particle" : "", "family" : "Q5489", "given" : "", "non-dropping-particle" : "", "parse-names" : false, "suffix" : "" } ], "type" : "article-journal", "volume" : "15" }, "uris" : [ "http://www.mendeley.com/documents/?uuid=44411eb3-eb51-4ffe-a62a-a24b9985823a" ] } ], "mendeley" : { "formattedCitation" : "(Wolski, 2018)", "plainTextFormattedCitation" : "(Wolski, 2018)", "previouslyFormattedCitation" : "(Wolski, 2018)" }, "properties" : { "noteIndex" : 0 }, "schema" : "https://github.com/citation-style-language/schema/raw/master/csl-citation.json" }</w:instrText>
      </w:r>
      <w:r w:rsidRPr="00C734F4">
        <w:rPr>
          <w:lang w:val="en-GB"/>
        </w:rPr>
        <w:fldChar w:fldCharType="separate"/>
      </w:r>
      <w:r w:rsidR="00E41CA2">
        <w:rPr>
          <w:noProof/>
          <w:lang w:val="en-GB"/>
        </w:rPr>
        <w:t>(Wolski, 2018)</w:t>
      </w:r>
      <w:r w:rsidRPr="00C734F4">
        <w:rPr>
          <w:lang w:val="en-GB"/>
        </w:rPr>
        <w:fldChar w:fldCharType="end"/>
      </w:r>
      <w:r w:rsidRPr="00C734F4">
        <w:rPr>
          <w:lang w:val="en-GB"/>
        </w:rPr>
        <w:t xml:space="preserve">, and factors related to the nature of the water supply system, operational water management and water resource policies. Cape Town was very successful in implementing water-saving actions after the previous drought of 2000–2003, reducing water losses from over 22% to 15% </w:t>
      </w:r>
      <w:r w:rsidRPr="00C734F4">
        <w:rPr>
          <w:lang w:val="en-GB"/>
        </w:rPr>
        <w:fldChar w:fldCharType="begin" w:fldLock="1"/>
      </w:r>
      <w:r w:rsidR="000465A7">
        <w:rPr>
          <w:lang w:val="en-GB"/>
        </w:rPr>
        <w:instrText>ADDIN CSL_CITATION { "citationItems" : [ { "id" : "ITEM-1", "itemData" : { "author" : [ { "dropping-particle" : "", "family" : "DWA", "given" : "", "non-dropping-particle" : "", "parse-names" : false, "suffix" : "" } ], "id" : "ITEM-1", "issued" : { "date-parts" : [ [ "2013" ] ] }, "number-of-pages" : "82", "publisher" : "Department of Water Affairs (DWA), Republic of South Africa", "title" : "Metropolitan Municipality Non-Revenue / Water Loss Assessment", "translator" : [ { "dropping-particle" : "", "family" : "Q5340", "given" : "Rt7", "non-dropping-particle" : "", "parse-names" : false, "suffix" : "" } ], "type" : "report" }, "uris" : [ "http://www.mendeley.com/documents/?uuid=fec391e5-6630-4e79-8bb9-bcada9c0c453" ] }, { "id" : "ITEM-2", "itemData" : { "DOI" : "10.4314/wsa.v30i5.5188", "ISSN" : "0378-4738", "author" : [ { "dropping-particle" : "", "family" : "Frame", "given" : "J", "non-dropping-particle" : "", "parse-names" : false, "suffix" : "" }, { "dropping-particle" : "", "family" : "Killick", "given" : "M", "non-dropping-particle" : "", "parse-names" : false, "suffix" : "" } ], "container-title" : "Water SA", "id" : "ITEM-2", "issue" : "5", "issued" : { "date-parts" : [ [ "2007", "12", "4" ] ] }, "title" : "Integrated water resource planning in the city of Cape Town", "translator" : [ { "dropping-particle" : "", "family" : "Q5502", "given" : "", "non-dropping-particle" : "", "parse-names" : false, "suffix" : "" } ], "type" : "article-journal", "volume" : "30" }, "uris" : [ "http://www.mendeley.com/documents/?uuid=519d5467-55e3-4011-8001-f24c9e279c0d" ] } ], "mendeley" : { "formattedCitation" : "(Frame and Killick, 2007; DWA, 2013)", "plainTextFormattedCitation" : "(Frame and Killick, 2007; DWA, 2013)", "previouslyFormattedCitation" : "(Frame and Killick, 2007; DWA, 2013)" }, "properties" : { "noteIndex" : 0 }, "schema" : "https://github.com/citation-style-language/schema/raw/master/csl-citation.json" }</w:instrText>
      </w:r>
      <w:r w:rsidRPr="00C734F4">
        <w:rPr>
          <w:lang w:val="en-GB"/>
        </w:rPr>
        <w:fldChar w:fldCharType="separate"/>
      </w:r>
      <w:r w:rsidR="00E41CA2">
        <w:rPr>
          <w:noProof/>
          <w:lang w:val="en-GB"/>
        </w:rPr>
        <w:t>(Frame and Killick, 2007; DWA, 2013)</w:t>
      </w:r>
      <w:r w:rsidRPr="00C734F4">
        <w:rPr>
          <w:lang w:val="en-GB"/>
        </w:rPr>
        <w:fldChar w:fldCharType="end"/>
      </w:r>
      <w:r w:rsidRPr="00C734F4">
        <w:rPr>
          <w:lang w:val="en-GB"/>
        </w:rPr>
        <w:t xml:space="preserve">, breaking the previous coupling of growth in water demand with growth in population. As a consequence, Cape Town won a Water Smart City award from the C40 Cities program only three years prior to the crisis. However, the water-saving actions, together with changing priorities in water resource provision from infrastructure-oriented towards resource and demand management, </w:t>
      </w:r>
      <w:r w:rsidR="00DA1DF5">
        <w:rPr>
          <w:lang w:val="en-GB"/>
        </w:rPr>
        <w:t xml:space="preserve">may well </w:t>
      </w:r>
      <w:r w:rsidRPr="00C734F4">
        <w:rPr>
          <w:lang w:val="en-GB"/>
        </w:rPr>
        <w:t xml:space="preserve">have led to delays in implementation of the expansion of water supply infrastructure </w:t>
      </w:r>
      <w:r w:rsidRPr="00C734F4">
        <w:rPr>
          <w:lang w:val="en-GB"/>
        </w:rPr>
        <w:fldChar w:fldCharType="begin" w:fldLock="1"/>
      </w:r>
      <w:r w:rsidR="000465A7">
        <w:rPr>
          <w:lang w:val="en-GB"/>
        </w:rPr>
        <w:instrText>ADDIN CSL_CITATION { "citationItems" : [ { "id" : "ITEM-1", "itemData" : { "DOI" : "10.1038/d41586-018-05649-1", "ISSN" : "0028-0836", "author" : [ { "dropping-particle" : "", "family" : "Muller", "given" : "Mike", "non-dropping-particle" : "", "parse-names" : false, "suffix" : "" } ], "container-title" : "Nature", "id" : "ITEM-1", "issue" : "7713", "issued" : { "date-parts" : [ [ "2018", "7", "6" ] ] }, "page" : "174-176", "title" : "Cape Town\u2019s drought: don\u2019t blame climate change", "translator" : [ { "dropping-particle" : "", "family" : "Q5477", "given" : "", "non-dropping-particle" : "", "parse-names" : false, "suffix" : "" } ], "type" : "article-journal", "volume" : "559" }, "uris" : [ "http://www.mendeley.com/documents/?uuid=a6f207b0-2655-41de-a91e-0e24dbd452cb" ] } ], "mendeley" : { "formattedCitation" : "(Muller, 2018)", "plainTextFormattedCitation" : "(Muller, 2018)", "previouslyFormattedCitation" : "(Muller, 2018)" }, "properties" : { "noteIndex" : 0 }, "schema" : "https://github.com/citation-style-language/schema/raw/master/csl-citation.json" }</w:instrText>
      </w:r>
      <w:r w:rsidRPr="00C734F4">
        <w:rPr>
          <w:lang w:val="en-GB"/>
        </w:rPr>
        <w:fldChar w:fldCharType="separate"/>
      </w:r>
      <w:r w:rsidR="00E41CA2">
        <w:rPr>
          <w:noProof/>
          <w:lang w:val="en-GB"/>
        </w:rPr>
        <w:t>(Muller, 2018)</w:t>
      </w:r>
      <w:r w:rsidRPr="00C734F4">
        <w:rPr>
          <w:lang w:val="en-GB"/>
        </w:rPr>
        <w:fldChar w:fldCharType="end"/>
      </w:r>
      <w:r w:rsidRPr="00C734F4">
        <w:rPr>
          <w:lang w:val="en-GB"/>
        </w:rPr>
        <w:t xml:space="preserve">. The expansion plan, formulated a decade prior to the crisis, included an expectation of long-term climate-change drying in the region </w:t>
      </w:r>
      <w:r w:rsidRPr="00C734F4">
        <w:rPr>
          <w:lang w:val="en-GB"/>
        </w:rPr>
        <w:fldChar w:fldCharType="begin" w:fldLock="1"/>
      </w:r>
      <w:r w:rsidR="000465A7">
        <w:rPr>
          <w:lang w:val="en-GB"/>
        </w:rPr>
        <w:instrText>ADDIN CSL_CITATION { "citationItems" : [ { "id" : "ITEM-1", "itemData" : { "author" : [ { "dropping-particle" : "", "family" : "DWAF", "given" : "", "non-dropping-particle" : "", "parse-names" : false, "suffix" : "" } ], "collection-title" : "P WMA 19/000/00/0507", "id" : "ITEM-1", "issued" : { "date-parts" : [ [ "2007" ] ] }, "number-of-pages" : "160", "publisher" : "Department of Water Affairs and Forestry (DWAF)", "publisher-place" : "South Africa", "title" : "Western Cape Water Supply System: Reconciliation Strategy", "translator" : [ { "dropping-particle" : "", "family" : "Q5500", "given" : "Rt7", "non-dropping-particle" : "", "parse-names" : false, "suffix" : "" } ], "type" : "report" }, "uris" : [ "http://www.mendeley.com/documents/?uuid=db952fb3-3997-4f67-af3b-8339b1f6eef6" ] } ], "mendeley" : { "formattedCitation" : "(DWAF, 2007)", "plainTextFormattedCitation" : "(DWAF, 2007)", "previouslyFormattedCitation" : "(DWAF, 2007)" }, "properties" : { "noteIndex" : 0 }, "schema" : "https://github.com/citation-style-language/schema/raw/master/csl-citation.json" }</w:instrText>
      </w:r>
      <w:r w:rsidRPr="00C734F4">
        <w:rPr>
          <w:lang w:val="en-GB"/>
        </w:rPr>
        <w:fldChar w:fldCharType="separate"/>
      </w:r>
      <w:r w:rsidR="00E41CA2">
        <w:rPr>
          <w:noProof/>
          <w:lang w:val="en-GB"/>
        </w:rPr>
        <w:t>(DWAF, 2007)</w:t>
      </w:r>
      <w:r w:rsidRPr="00C734F4">
        <w:rPr>
          <w:lang w:val="en-GB"/>
        </w:rPr>
        <w:fldChar w:fldCharType="end"/>
      </w:r>
      <w:r w:rsidRPr="00C734F4">
        <w:rPr>
          <w:lang w:val="en-GB"/>
        </w:rPr>
        <w:t xml:space="preserve">. The crisis also exposed structural deficiencies of water management and inadequacy of a policy process in which decisions about local water resources are taken at a national level, particularly in a situation of political tension </w:t>
      </w:r>
      <w:r w:rsidRPr="00C734F4">
        <w:rPr>
          <w:lang w:val="en-GB"/>
        </w:rPr>
        <w:fldChar w:fldCharType="begin" w:fldLock="1"/>
      </w:r>
      <w:r w:rsidR="000465A7">
        <w:rPr>
          <w:lang w:val="en-GB"/>
        </w:rPr>
        <w:instrText>ADDIN CSL_CITATION { "citationItems" : [ { "id" : "ITEM-1", "itemData" : { "DOI" : "10.4102/td.v14i1.567", "ISSN" : "1817-4434", "author" : [ { "dropping-particle" : "", "family" : "Visser", "given" : "Wessel P.", "non-dropping-particle" : "", "parse-names" : false, "suffix" : "" } ], "container-title" : "The Journal for Transdisciplinary Research in Southern Africa", "id" : "ITEM-1", "issue" : "1", "issued" : { "date-parts" : [ [ "2018" ] ] }, "page" : "1-10", "title" : "A perfect storm: The ramifications of Cape Town\u2019s drought crisis", "translator" : [ { "dropping-particle" : "", "family" : "Q4903", "given" : "", "non-dropping-particle" : "", "parse-names" : false, "suffix" : "" } ], "type" : "article-journal", "volume" : "14" }, "uris" : [ "http://www.mendeley.com/documents/?uuid=09283a76-922b-4046-9e28-25a9216fca35" ] } ], "mendeley" : { "formattedCitation" : "(Visser, 2018)", "plainTextFormattedCitation" : "(Visser, 2018)", "previouslyFormattedCitation" : "(Visser, 2018)" }, "properties" : { "noteIndex" : 0 }, "schema" : "https://github.com/citation-style-language/schema/raw/master/csl-citation.json" }</w:instrText>
      </w:r>
      <w:r w:rsidRPr="00C734F4">
        <w:rPr>
          <w:lang w:val="en-GB"/>
        </w:rPr>
        <w:fldChar w:fldCharType="separate"/>
      </w:r>
      <w:r w:rsidR="00E41CA2">
        <w:rPr>
          <w:noProof/>
          <w:lang w:val="en-GB"/>
        </w:rPr>
        <w:t>(Visser, 2018)</w:t>
      </w:r>
      <w:r w:rsidRPr="00C734F4">
        <w:rPr>
          <w:lang w:val="en-GB"/>
        </w:rPr>
        <w:fldChar w:fldCharType="end"/>
      </w:r>
      <w:r w:rsidRPr="00C734F4">
        <w:rPr>
          <w:lang w:val="en-GB"/>
        </w:rPr>
        <w:t>. The crisis was widely seen as a harbinger of future problems to be faced by the city, and a highlight of vulnerability of many cities in the world resulting from the interplay of three factors: 1) the fast urban-population growth, 2) the economic, policy, infrastructural and water resource paradigms and constraints, and 3) anthropogenic climate change.</w:t>
      </w:r>
    </w:p>
    <w:p w14:paraId="2442D10C" w14:textId="77777777" w:rsidR="0038381F" w:rsidRPr="00C734F4" w:rsidRDefault="0038381F" w:rsidP="0038381F">
      <w:pPr>
        <w:pStyle w:val="AR6BodyText"/>
        <w:rPr>
          <w:lang w:val="en-GB"/>
        </w:rPr>
      </w:pPr>
    </w:p>
    <w:p w14:paraId="325A72AE" w14:textId="77777777" w:rsidR="0038381F" w:rsidRPr="00C734F4" w:rsidRDefault="0038381F" w:rsidP="0038381F">
      <w:pPr>
        <w:pStyle w:val="AR6BodyText"/>
        <w:rPr>
          <w:lang w:val="en-GB"/>
        </w:rPr>
      </w:pPr>
    </w:p>
    <w:p w14:paraId="52EE5553" w14:textId="77777777" w:rsidR="0038381F" w:rsidRPr="00C734F4" w:rsidRDefault="0038381F" w:rsidP="0038381F">
      <w:pPr>
        <w:pStyle w:val="AR6BodyText"/>
        <w:rPr>
          <w:rFonts w:cs="Times New Roman"/>
          <w:b/>
          <w:lang w:val="en-GB"/>
        </w:rPr>
      </w:pPr>
      <w:bookmarkStart w:id="1599" w:name="_Hlk5891832"/>
      <w:r w:rsidRPr="00C734F4">
        <w:rPr>
          <w:rFonts w:cs="Times New Roman"/>
          <w:b/>
          <w:lang w:val="en-GB"/>
        </w:rPr>
        <w:t>[START FIGURE 10.18 HERE]</w:t>
      </w:r>
    </w:p>
    <w:bookmarkEnd w:id="1599"/>
    <w:p w14:paraId="1C4C425F" w14:textId="77777777" w:rsidR="0038381F" w:rsidRPr="00C734F4" w:rsidRDefault="0038381F" w:rsidP="00094546">
      <w:pPr>
        <w:pStyle w:val="AR6BodyText"/>
        <w:rPr>
          <w:rFonts w:cs="Times New Roman"/>
          <w:lang w:val="en-GB"/>
        </w:rPr>
      </w:pPr>
    </w:p>
    <w:p w14:paraId="349AFB99" w14:textId="09129A10" w:rsidR="0038381F" w:rsidRPr="00C734F4" w:rsidRDefault="0063542E" w:rsidP="00094546">
      <w:pPr>
        <w:pStyle w:val="AR6Chap10Figure"/>
        <w:rPr>
          <w:rFonts w:cs="Times New Roman"/>
          <w:b/>
          <w:lang w:val="en-GB"/>
        </w:rPr>
      </w:pPr>
      <w:r>
        <w:rPr>
          <w:rFonts w:eastAsia="Calibri"/>
          <w:szCs w:val="20"/>
        </w:rPr>
        <w:t xml:space="preserve"> </w:t>
      </w:r>
      <w:r w:rsidR="001E0425" w:rsidRPr="00441820">
        <w:rPr>
          <w:rFonts w:eastAsia="Calibri"/>
          <w:b/>
          <w:szCs w:val="20"/>
        </w:rPr>
        <w:t>Historical and projected rainfall and Southern Annular Mode (SAM) over the Cape Town region.</w:t>
      </w:r>
      <w:r w:rsidR="001E0425" w:rsidRPr="00470298">
        <w:rPr>
          <w:rFonts w:eastAsia="Calibri"/>
          <w:szCs w:val="20"/>
        </w:rPr>
        <w:t xml:space="preserve"> (a) Yearly accumulation of rainfall (in mm) obtained by summing monthly totals between January and December, with the drought years 2015</w:t>
      </w:r>
      <w:r w:rsidR="001E0425" w:rsidRPr="00470298">
        <w:rPr>
          <w:rFonts w:eastAsia="Noto Sans CJK SC Regular"/>
          <w:szCs w:val="20"/>
        </w:rPr>
        <w:t xml:space="preserve"> (orange), 2016 (red), and 2017 </w:t>
      </w:r>
      <w:r w:rsidR="001E0425" w:rsidRPr="00470298">
        <w:rPr>
          <w:rFonts w:eastAsia="Calibri"/>
          <w:szCs w:val="20"/>
        </w:rPr>
        <w:t>(purple) highlighted in colour. (b) Monthly rainfall for the drought years (in colour) compared with the 1981</w:t>
      </w:r>
      <w:r w:rsidR="001E0425" w:rsidRPr="00470298">
        <w:rPr>
          <w:rFonts w:eastAsia="Noto Sans CJK SC Regular"/>
          <w:szCs w:val="20"/>
        </w:rPr>
        <w:t>‒</w:t>
      </w:r>
      <w:r w:rsidR="001E0425" w:rsidRPr="00470298">
        <w:rPr>
          <w:rFonts w:eastAsia="Calibri"/>
          <w:szCs w:val="20"/>
        </w:rPr>
        <w:t>2014 climatology (grey line). Rainfall in (a) and (b) is the average of 20 quality controlled and gap-filled series from stations within the Cape Town region (31ºS</w:t>
      </w:r>
      <w:r w:rsidR="001E0425" w:rsidRPr="00470298">
        <w:rPr>
          <w:rFonts w:eastAsia="Noto Sans CJK SC Regular"/>
          <w:szCs w:val="20"/>
        </w:rPr>
        <w:t>‒</w:t>
      </w:r>
      <w:r w:rsidR="001E0425" w:rsidRPr="00470298">
        <w:rPr>
          <w:rFonts w:eastAsia="Calibri"/>
          <w:szCs w:val="20"/>
        </w:rPr>
        <w:t>35ºS, 18ºW</w:t>
      </w:r>
      <w:r w:rsidR="001E0425" w:rsidRPr="00470298">
        <w:rPr>
          <w:rFonts w:eastAsia="Noto Sans CJK SC Regular"/>
          <w:szCs w:val="20"/>
        </w:rPr>
        <w:t>‒</w:t>
      </w:r>
      <w:r w:rsidR="001E0425" w:rsidRPr="00470298">
        <w:rPr>
          <w:rFonts w:eastAsia="Calibri"/>
          <w:szCs w:val="20"/>
        </w:rPr>
        <w:t xml:space="preserve">20.5ºW). (c) Time series of the SAM index and of historical and projected rainfall anomalies </w:t>
      </w:r>
      <w:r w:rsidR="001E0425" w:rsidRPr="00470298">
        <w:rPr>
          <w:rFonts w:eastAsia="Noto Sans CJK SC Regular" w:cs="Lohit Devanagari"/>
          <w:kern w:val="2"/>
          <w:szCs w:val="20"/>
          <w:lang w:bidi="hi-IN"/>
        </w:rPr>
        <w:t>(%, baseline 1980–2010)</w:t>
      </w:r>
      <w:r w:rsidR="001E0425" w:rsidRPr="00470298">
        <w:rPr>
          <w:rFonts w:eastAsia="Calibri"/>
          <w:szCs w:val="20"/>
        </w:rPr>
        <w:t xml:space="preserve"> over the Cape Town region. Observed data presented as 30-year running means of relative total annual rainfall over the Cape Town region for station-based data (black line, average of 20 stations as in (a) and (b)), and gridded data (average of all grid cells falling within 31ºS</w:t>
      </w:r>
      <w:r w:rsidR="001E0425" w:rsidRPr="00470298">
        <w:rPr>
          <w:rFonts w:eastAsia="Noto Sans CJK SC Regular"/>
          <w:szCs w:val="20"/>
        </w:rPr>
        <w:t>‒</w:t>
      </w:r>
      <w:r w:rsidR="001E0425" w:rsidRPr="00470298">
        <w:rPr>
          <w:rFonts w:eastAsia="Calibri"/>
          <w:szCs w:val="20"/>
        </w:rPr>
        <w:t>35ºS, 18ºW</w:t>
      </w:r>
      <w:r w:rsidR="001E0425" w:rsidRPr="00470298">
        <w:rPr>
          <w:rFonts w:eastAsia="Noto Sans CJK SC Regular"/>
          <w:szCs w:val="20"/>
        </w:rPr>
        <w:t>‒</w:t>
      </w:r>
      <w:r w:rsidR="001E0425" w:rsidRPr="00470298">
        <w:rPr>
          <w:rFonts w:eastAsia="Calibri"/>
          <w:szCs w:val="20"/>
        </w:rPr>
        <w:t>20.5ºW): GPCC</w:t>
      </w:r>
      <w:r w:rsidR="001E0425">
        <w:rPr>
          <w:rFonts w:eastAsia="Calibri"/>
          <w:szCs w:val="20"/>
        </w:rPr>
        <w:t xml:space="preserve"> </w:t>
      </w:r>
      <w:r w:rsidR="001E0425" w:rsidRPr="00470298">
        <w:rPr>
          <w:szCs w:val="20"/>
        </w:rPr>
        <w:t>(green line) and</w:t>
      </w:r>
      <w:r w:rsidR="001E0425" w:rsidRPr="00470298">
        <w:rPr>
          <w:rFonts w:eastAsia="Calibri"/>
          <w:szCs w:val="20"/>
        </w:rPr>
        <w:t xml:space="preserve"> </w:t>
      </w:r>
      <w:r w:rsidR="001E0425" w:rsidRPr="00470298">
        <w:rPr>
          <w:szCs w:val="20"/>
        </w:rPr>
        <w:t>CRU TS (olive line)</w:t>
      </w:r>
      <w:r w:rsidR="001E0425" w:rsidRPr="00470298">
        <w:rPr>
          <w:rFonts w:eastAsia="Calibri"/>
          <w:szCs w:val="20"/>
        </w:rPr>
        <w:t>. Model ensemble results presented as the 90</w:t>
      </w:r>
      <w:r w:rsidR="001E0425" w:rsidRPr="00470298">
        <w:rPr>
          <w:rFonts w:eastAsia="Calibri"/>
          <w:szCs w:val="20"/>
          <w:vertAlign w:val="superscript"/>
        </w:rPr>
        <w:t>th</w:t>
      </w:r>
      <w:r w:rsidR="001E0425" w:rsidRPr="00470298">
        <w:rPr>
          <w:rFonts w:eastAsia="Calibri"/>
          <w:szCs w:val="20"/>
        </w:rPr>
        <w:t xml:space="preserve">-percentile range of relative 30-year running means of rainfall and the SAM index from </w:t>
      </w:r>
      <w:r w:rsidR="008307C0">
        <w:rPr>
          <w:rFonts w:eastAsia="Calibri"/>
          <w:szCs w:val="20"/>
        </w:rPr>
        <w:t>35</w:t>
      </w:r>
      <w:r w:rsidR="001E0425" w:rsidRPr="00470298">
        <w:rPr>
          <w:rFonts w:eastAsia="Calibri"/>
          <w:szCs w:val="20"/>
        </w:rPr>
        <w:t xml:space="preserve"> CMIP5 (blue shading) and 3</w:t>
      </w:r>
      <w:r w:rsidR="00D57159">
        <w:rPr>
          <w:rFonts w:eastAsia="Calibri"/>
          <w:szCs w:val="20"/>
        </w:rPr>
        <w:t>5</w:t>
      </w:r>
      <w:r w:rsidR="001E0425" w:rsidRPr="00470298">
        <w:rPr>
          <w:rFonts w:eastAsia="Calibri"/>
          <w:szCs w:val="20"/>
        </w:rPr>
        <w:t xml:space="preserve"> CMIP6 (red shading) simulations, 6 CORDEX simulations driven by 1 to 10 GCMs (cyan shading), 6 CCAM (purple shading) simulations from individual ensemble members, and 50 members from the MIROC6 SMILE simulations (orange shading). The light blue, dark red and yellow lines correspond to </w:t>
      </w:r>
      <w:r w:rsidR="001E0425" w:rsidRPr="00470298">
        <w:rPr>
          <w:szCs w:val="20"/>
        </w:rPr>
        <w:t>NCEP/NCAR, ERA20C and 20CR, respectively.</w:t>
      </w:r>
      <w:r w:rsidR="001E0425" w:rsidRPr="00470298">
        <w:rPr>
          <w:rFonts w:eastAsia="Calibri"/>
          <w:szCs w:val="20"/>
        </w:rPr>
        <w:t xml:space="preserve"> The SAM </w:t>
      </w:r>
      <w:r w:rsidR="001E0425">
        <w:rPr>
          <w:rFonts w:eastAsia="Calibri"/>
          <w:szCs w:val="20"/>
        </w:rPr>
        <w:t xml:space="preserve">index is </w:t>
      </w:r>
      <w:r w:rsidR="001E0425" w:rsidRPr="00470298">
        <w:rPr>
          <w:rFonts w:eastAsia="Calibri"/>
          <w:szCs w:val="20"/>
        </w:rPr>
        <w:t xml:space="preserve">calculated from sea-level pressure reanalysis and GCM data as per </w:t>
      </w:r>
      <w:r w:rsidR="001E0425" w:rsidRPr="00470298">
        <w:rPr>
          <w:rFonts w:eastAsia="Calibri"/>
          <w:szCs w:val="20"/>
        </w:rPr>
        <w:fldChar w:fldCharType="begin" w:fldLock="1"/>
      </w:r>
      <w:r w:rsidR="000465A7">
        <w:rPr>
          <w:rFonts w:eastAsia="Calibri"/>
          <w:szCs w:val="20"/>
        </w:rPr>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"Q6246", "given" : "", "non-dropping-particle" : "", "parse-names" : false, "suffix" : "" } ], "type" : "article-journal", "volume" : "26" }, "uris" : [ "http://www.mendeley.com/documents/?uuid=f1c145aa-9b31-4ec6-9579-dd55c54743e9"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001E0425" w:rsidRPr="00470298">
        <w:rPr>
          <w:rFonts w:eastAsia="Calibri"/>
          <w:szCs w:val="20"/>
        </w:rPr>
        <w:fldChar w:fldCharType="separate"/>
      </w:r>
      <w:r w:rsidR="00E41CA2">
        <w:rPr>
          <w:rFonts w:eastAsia="Calibri"/>
          <w:noProof/>
          <w:szCs w:val="20"/>
        </w:rPr>
        <w:t>Gong and Wang (1999)</w:t>
      </w:r>
      <w:r w:rsidR="001E0425" w:rsidRPr="00470298">
        <w:rPr>
          <w:rFonts w:eastAsia="Calibri"/>
          <w:szCs w:val="20"/>
        </w:rPr>
        <w:fldChar w:fldCharType="end"/>
      </w:r>
      <w:r w:rsidR="001E0425" w:rsidRPr="00470298">
        <w:rPr>
          <w:rFonts w:eastAsia="Calibri"/>
          <w:szCs w:val="20"/>
        </w:rPr>
        <w:t xml:space="preserve"> and averaged over the aforementioned bounding box. CMIP5, CORDEX and CCAM projections use RCP8.5, and CMIP6 and MIROC6 SMILE projections use SSP5-8.5. (d) Historical and projected trends in rainfall over the Cape Town region and in the SAM index. Observations and gridded data processed as in (c). Trends calculated as Theil-Sen trend with block-bootstrap confidence interval estimate. Markers show median trend, bars 95% confidence interval. GCMs in each CMIP group </w:t>
      </w:r>
      <w:r w:rsidR="00710A00">
        <w:rPr>
          <w:rFonts w:eastAsia="Calibri"/>
          <w:szCs w:val="20"/>
        </w:rPr>
        <w:t xml:space="preserve">were </w:t>
      </w:r>
      <w:r w:rsidR="001E0425" w:rsidRPr="00470298">
        <w:rPr>
          <w:rFonts w:eastAsia="Calibri"/>
          <w:szCs w:val="20"/>
        </w:rPr>
        <w:t>ordered according to the magnitude of trend in rainfall, and the same order is maintained in panels showing trends in the SAM.</w:t>
      </w:r>
      <w:r w:rsidR="001E0425">
        <w:rPr>
          <w:rFonts w:eastAsia="Calibri"/>
          <w:szCs w:val="20"/>
        </w:rPr>
        <w:t xml:space="preserve"> </w:t>
      </w:r>
      <w:r w:rsidR="001E0425" w:rsidRPr="000B27FF">
        <w:rPr>
          <w:color w:val="000000"/>
          <w:szCs w:val="20"/>
        </w:rPr>
        <w:t>Further details on data sources and processing are available in the chapter data table (Table 10.SM.1</w:t>
      </w:r>
      <w:r>
        <w:rPr>
          <w:color w:val="000000"/>
          <w:szCs w:val="20"/>
        </w:rPr>
        <w:t>1</w:t>
      </w:r>
      <w:r w:rsidR="001E0425" w:rsidRPr="000B27FF">
        <w:rPr>
          <w:color w:val="000000"/>
          <w:szCs w:val="20"/>
        </w:rPr>
        <w:t>).</w:t>
      </w:r>
    </w:p>
    <w:p w14:paraId="38B2E231" w14:textId="77777777" w:rsidR="0038381F" w:rsidRPr="00C734F4" w:rsidRDefault="0038381F" w:rsidP="00094546">
      <w:pPr>
        <w:pStyle w:val="AR6BodyText"/>
        <w:ind w:left="810" w:hanging="810"/>
        <w:rPr>
          <w:rFonts w:cs="Times New Roman"/>
          <w:b/>
          <w:lang w:val="en-GB"/>
        </w:rPr>
      </w:pPr>
      <w:r w:rsidRPr="00C734F4">
        <w:rPr>
          <w:rFonts w:cs="Times New Roman"/>
          <w:b/>
          <w:lang w:val="en-GB"/>
        </w:rPr>
        <w:t xml:space="preserve"> </w:t>
      </w:r>
    </w:p>
    <w:p w14:paraId="419C41D3" w14:textId="77777777" w:rsidR="0038381F" w:rsidRPr="00C734F4" w:rsidRDefault="0038381F" w:rsidP="00094546">
      <w:pPr>
        <w:pStyle w:val="AR6BodyText"/>
        <w:rPr>
          <w:rFonts w:cs="Times New Roman"/>
          <w:b/>
          <w:lang w:val="en-GB"/>
        </w:rPr>
      </w:pPr>
      <w:r w:rsidRPr="00C734F4">
        <w:rPr>
          <w:rFonts w:cs="Times New Roman"/>
          <w:b/>
          <w:lang w:val="en-GB"/>
        </w:rPr>
        <w:t>[END FIGURE 10.18 HERE]</w:t>
      </w:r>
    </w:p>
    <w:p w14:paraId="22961532" w14:textId="77777777" w:rsidR="0038381F" w:rsidRPr="00C734F4" w:rsidRDefault="0038381F" w:rsidP="0038381F">
      <w:pPr>
        <w:pStyle w:val="AR6BodyText"/>
        <w:rPr>
          <w:rFonts w:cs="Times New Roman"/>
          <w:lang w:val="en-GB"/>
        </w:rPr>
      </w:pPr>
    </w:p>
    <w:p w14:paraId="72B7D4F6" w14:textId="77777777" w:rsidR="0038381F" w:rsidRPr="00C734F4" w:rsidRDefault="0038381F" w:rsidP="0038381F">
      <w:pPr>
        <w:pStyle w:val="AR6BodyText"/>
        <w:rPr>
          <w:rFonts w:cs="Times New Roman"/>
          <w:lang w:val="en-GB"/>
        </w:rPr>
      </w:pPr>
    </w:p>
    <w:p w14:paraId="1171CB3E" w14:textId="77777777" w:rsidR="0038381F" w:rsidRPr="00C734F4" w:rsidRDefault="0038381F" w:rsidP="0038381F">
      <w:pPr>
        <w:pStyle w:val="AR6Chap10Level310111"/>
        <w:rPr>
          <w:lang w:val="en-GB"/>
        </w:rPr>
      </w:pPr>
      <w:bookmarkStart w:id="1600" w:name="_Toc29679470"/>
      <w:bookmarkStart w:id="1601" w:name="_Toc30602446"/>
      <w:bookmarkStart w:id="1602" w:name="_Toc70454787"/>
      <w:r w:rsidRPr="00C734F4">
        <w:rPr>
          <w:lang w:val="en-GB"/>
        </w:rPr>
        <w:lastRenderedPageBreak/>
        <w:t>The region’s climate</w:t>
      </w:r>
      <w:bookmarkEnd w:id="1600"/>
      <w:bookmarkEnd w:id="1601"/>
      <w:bookmarkEnd w:id="1602"/>
    </w:p>
    <w:p w14:paraId="558ED653" w14:textId="77777777" w:rsidR="0038381F" w:rsidRPr="00C734F4" w:rsidRDefault="0038381F" w:rsidP="0038381F">
      <w:pPr>
        <w:pStyle w:val="AR6BodyText"/>
        <w:rPr>
          <w:rFonts w:cs="Times New Roman"/>
          <w:lang w:val="en-GB"/>
        </w:rPr>
      </w:pPr>
    </w:p>
    <w:p w14:paraId="63C10EF5" w14:textId="39D1954C" w:rsidR="0038381F" w:rsidRPr="00C734F4" w:rsidRDefault="0038381F" w:rsidP="0038381F">
      <w:pPr>
        <w:pStyle w:val="AR6BodyText"/>
        <w:rPr>
          <w:rFonts w:cs="Times New Roman"/>
          <w:lang w:val="en-GB"/>
        </w:rPr>
      </w:pPr>
      <w:r w:rsidRPr="00C734F4">
        <w:rPr>
          <w:rFonts w:cs="Times New Roman"/>
          <w:lang w:val="en-GB"/>
        </w:rPr>
        <w:t xml:space="preserve">An evaluation of the relative role of rainfall and temperature signal in the 2015–2017 hydrological drought gives a strong indication that lack of rainfall was the primary driver </w:t>
      </w:r>
      <w:r w:rsidRPr="00C734F4">
        <w:rPr>
          <w:rFonts w:cs="Times New Roman"/>
          <w:lang w:val="en-GB"/>
        </w:rPr>
        <w:fldChar w:fldCharType="begin" w:fldLock="1"/>
      </w:r>
      <w:r w:rsidR="000465A7">
        <w:rPr>
          <w:rFonts w:cs="Times New Roman"/>
          <w:lang w:val="en-GB"/>
        </w:rPr>
        <w:instrText>ADDIN CSL_CITATION { "citationItems" : [ { "id" : "ITEM-1", "itemData" : { "DOI" : "10.1088/1748-9326/aae9f9", "ISSN" : "1748-9326", "abstract" : "In the period 2015\u20132017, the Western Cape region has suffered from three consecutive years of below average rainfall\u2014leading to a prolonged drought and acute water shortages, most prominently in the city of Cape Town. After testing that the precipitation deficit is the primary driver behind the reduced surface water availability, we undertake a multi-method attribution analysis for the meteorological drought, defined in terms of a deficit in the 3 years running mean precipitation averaged over the Western Cape area. The exact estimate of the return time of the event is sensitive to the number of stations whose data is incorporated in the analysis but the rarity of the event is unquestionable, with a return time of more than a hundred years. Synthesising the results from five different large model ensembles as well as observed data gives a significant increase by a factor of three (95% confidence interval 1.5\u20136) of such a drought to occur because of anthropogenic climate change. All the model results further suggest that this trend will continue with future global warming. These results are in line with physical understanding of the effect of climate change at these latitudes and highlights that measures to improve Cape Town's resilience to future droughts are an adaptation priority.", "author" : [ { "dropping-particle" : "", "family" : "Otto", "given" : "Friederike E L", "non-dropping-particle" : "", "parse-names" : false, "suffix" : "" }, { "dropping-particle" : "", "family" : "Wolski", "given" : "Piotr", "non-dropping-particle" : "", "parse-names" : false, "suffix" : "" }, { "dropping-particle" : "", "family" : "Lehner", "given" : "Flavio", "non-dropping-particle" : "", "parse-names" : false, "suffix" : "" }, { "dropping-particle" : "", "family" : "Tebaldi", "given" : "Claudia", "non-dropping-particle" : "", "parse-names" : false, "suffix" : "" }, { "dropping-particle" : "", "family" : "Oldenborgh", "given" : "Geert Jan", "non-dropping-particle" : "van", "parse-names" : false, "suffix" : "" }, { "dropping-particle" : "", "family" : "Hogesteeger", "given" : "Sanne", "non-dropping-particle" : "", "parse-names" : false, "suffix" : "" }, { "dropping-particle" : "", "family" : "Singh", "given" : "Roop", "non-dropping-particle" : "", "parse-names" : false, "suffix" : "" }, { "dropping-particle" : "", "family" : "Holden", "given" : "Petra", "non-dropping-particle" : "", "parse-names" : false, "suffix" : "" }, { "dropping-particle" : "", "family" : "Fu\u010dkar", "given" : "Neven S", "non-dropping-particle" : "", "parse-names" : false, "suffix" : "" }, { "dropping-particle" : "", "family" : "Odoulami", "given" : "Romaric C", "non-dropping-particle" : "", "parse-names" : false, "suffix" : "" }, { "dropping-particle" : "", "family" : "New", "given" : "Mark", "non-dropping-particle" : "", "parse-names" : false, "suffix" : "" } ], "container-title" : "Environmental Research Letters", "id" : "ITEM-1", "issue" : "12", "issued" : { "date-parts" : [ [ "2018", "11", "29" ] ] }, "page" : "124010", "title" : "Anthropogenic influence on the drivers of the Western Cape drought 2015\u20132017", "translator" : [ { "dropping-particle" : "", "family" : "Q5456", "given" : "", "non-dropping-particle" : "", "parse-names" : false, "suffix" : "" } ], "type" : "article-journal", "volume" : "13" }, "uris" : [ "http://www.mendeley.com/documents/?uuid=5aad0e3a-558b-4f92-acb3-c22608f9c077" ] } ], "mendeley" : { "formattedCitation" : "(Otto et al., 2018)", "plainTextFormattedCitation" : "(Otto et al., 2018)", "previouslyFormattedCitation" : "(Otto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(Otto et al., 2018)</w:t>
      </w:r>
      <w:r w:rsidRPr="00C734F4">
        <w:rPr>
          <w:rFonts w:cs="Times New Roman"/>
          <w:lang w:val="en-GB"/>
        </w:rPr>
        <w:fldChar w:fldCharType="end"/>
      </w:r>
      <w:r w:rsidRPr="00C734F4">
        <w:rPr>
          <w:rFonts w:cs="Times New Roman"/>
          <w:lang w:val="en-GB"/>
        </w:rPr>
        <w:t xml:space="preserve"> leading to the 2018 water crisis. Thus, the remainder of this section focuses on rainfall. Section 11.6 offers a discussion of African drought over broader areas, including mechanisms relevant to them.</w:t>
      </w:r>
    </w:p>
    <w:p w14:paraId="0067C0EC" w14:textId="77777777" w:rsidR="0038381F" w:rsidRPr="00C734F4" w:rsidRDefault="0038381F" w:rsidP="0038381F">
      <w:pPr>
        <w:pStyle w:val="AR6BodyText"/>
        <w:rPr>
          <w:rFonts w:cs="Times New Roman"/>
          <w:lang w:val="en-GB"/>
        </w:rPr>
      </w:pPr>
    </w:p>
    <w:p w14:paraId="2760D123" w14:textId="43013AB0" w:rsidR="0038381F" w:rsidRPr="00C734F4" w:rsidRDefault="0038381F" w:rsidP="0038381F">
      <w:pPr>
        <w:pStyle w:val="AR6BodyText"/>
        <w:rPr>
          <w:rFonts w:cs="Times New Roman"/>
          <w:lang w:val="en-GB"/>
        </w:rPr>
      </w:pPr>
      <w:r w:rsidRPr="00C734F4">
        <w:rPr>
          <w:rFonts w:cs="Times New Roman"/>
          <w:lang w:val="en-GB"/>
        </w:rPr>
        <w:t xml:space="preserve">Cape Town is located at the southwestern tip of Africa, within an approximately 100 km x 300 km region that receives 80% of its rainfall during the austral winter (March to October), with the largest portion in June to August. In the vicinity of Cape Town, rainfall is strongly heterogeneous, ranging from ~300 mm/year on coastal plains to &gt;2,000 mm/year in mountain ranges. The Cape Town water supply relies on surface water reservoirs located in a few small mountain catchments </w:t>
      </w:r>
      <w:r w:rsidRPr="00C734F4">
        <w:rPr>
          <w:spacing w:val="-2"/>
          <w:lang w:val="en-GB"/>
        </w:rPr>
        <w:t>(</w:t>
      </w:r>
      <w:r w:rsidRPr="00C734F4">
        <w:rPr>
          <w:lang w:val="en-GB"/>
        </w:rPr>
        <w:t xml:space="preserve">~800 </w:t>
      </w:r>
      <w:r w:rsidR="00A52DB6" w:rsidRPr="00A52DB6">
        <w:rPr>
          <w:spacing w:val="-2"/>
          <w:lang w:val="en-GB"/>
        </w:rPr>
        <w:t>km</w:t>
      </w:r>
      <w:r w:rsidR="00A52DB6" w:rsidRPr="00441820">
        <w:rPr>
          <w:spacing w:val="-2"/>
          <w:vertAlign w:val="superscript"/>
          <w:lang w:val="en-GB"/>
        </w:rPr>
        <w:t>2</w:t>
      </w:r>
      <w:r w:rsidRPr="00C734F4">
        <w:rPr>
          <w:spacing w:val="20"/>
          <w:position w:val="8"/>
          <w:sz w:val="14"/>
          <w:szCs w:val="14"/>
          <w:lang w:val="en-GB"/>
        </w:rPr>
        <w:t xml:space="preserve"> </w:t>
      </w:r>
      <w:r w:rsidRPr="00C734F4">
        <w:rPr>
          <w:lang w:val="en-GB"/>
        </w:rPr>
        <w:t xml:space="preserve">in </w:t>
      </w:r>
      <w:r w:rsidRPr="00C734F4">
        <w:rPr>
          <w:spacing w:val="-1"/>
          <w:lang w:val="en-GB"/>
        </w:rPr>
        <w:t>total)</w:t>
      </w:r>
      <w:r w:rsidRPr="00C734F4">
        <w:rPr>
          <w:rFonts w:cs="Times New Roman"/>
          <w:lang w:val="en-GB"/>
        </w:rPr>
        <w:t xml:space="preserve">. The Cape Town region receives 85% of its rainfall from a series of cold fronts forming within mid-latitude cyclones. The remainder is brought in by infrequent cut-off lows that occur throughout the year </w:t>
      </w:r>
      <w:r w:rsidRPr="00C734F4">
        <w:rPr>
          <w:rFonts w:cs="Times New Roman"/>
          <w:lang w:val="en-GB"/>
        </w:rPr>
        <w:fldChar w:fldCharType="begin" w:fldLock="1"/>
      </w:r>
      <w:r w:rsidR="000465A7">
        <w:rPr>
          <w:rFonts w:cs="Times New Roman"/>
          <w:lang w:val="en-GB"/>
        </w:rPr>
        <w:instrText>ADDIN CSL_CITATION { "citationItems" : [ { "id" : "ITEM-1", "itemData" : { "DOI" : "10.1007/s00382-012-1579-6", "ISSN" : "0930-7575", "author" : [ { "dropping-particle" : "", "family" : "Favre", "given" : "Alice", "non-dropping-particle" : "", "parse-names" : false, "suffix" : "" }, { "dropping-particle" : "", "family" : "Hewitson", "given" : "Bruce", "non-dropping-particle" : "", "parse-names" : false, "suffix" : "" }, { "dropping-particle" : "", "family" : "Lennard", "given" : "Christopher", "non-dropping-particle" : "", "parse-names" : false, "suffix" : "" }, { "dropping-particle" : "", "family" : "Cerezo-Mota", "given" : "Ruth", "non-dropping-particle" : "", "parse-names" : false, "suffix" : "" }, { "dropping-particle" : "", "family" : "Tadross", "given" : "Mark", "non-dropping-particle" : "", "parse-names" : false, "suffix" : "" } ], "container-title" : "Climate Dynamics", "id" : "ITEM-1", "issue" : "9-10", "issued" : { "date-parts" : [ [ "2013", "11", "17" ] ] }, "page" : "2331-2351", "title" : "Cut-off Lows in the South Africa region and their contribution to precipitation", "translator" : [ { "dropping-particle" : "", "family" : "Q5298", "given" : "", "non-dropping-particle" : "", "parse-names" : false, "suffix" : "" } ], "type" : "article-journal", "volume" : "41" }, "uris" : [ "http://www.mendeley.com/documents/?uuid=f4601216-9201-4ee9-8cb9-d34ec50433ee" ] } ], "mendeley" : { "formattedCitation" : "(Favre et al., 2013)", "plainTextFormattedCitation" : "(Favre et al., 2013)", "previouslyFormattedCitation" : "(Favre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(Favre et al., 2013)</w:t>
      </w:r>
      <w:r w:rsidRPr="00C734F4">
        <w:rPr>
          <w:rFonts w:cs="Times New Roman"/>
          <w:lang w:val="en-GB"/>
        </w:rPr>
        <w:fldChar w:fldCharType="end"/>
      </w:r>
      <w:r w:rsidRPr="00C734F4">
        <w:rPr>
          <w:rFonts w:cs="Times New Roman"/>
          <w:lang w:val="en-GB"/>
        </w:rPr>
        <w:t>. This creates a very strong water resource dependency on a single rainfall delivery mechanism that may be strongly affected by anthropogenic climate change (Chapter 4, Section 10.6.2.</w:t>
      </w:r>
      <w:r w:rsidR="00873F25">
        <w:rPr>
          <w:rFonts w:cs="Times New Roman"/>
          <w:lang w:val="en-GB"/>
        </w:rPr>
        <w:t>6</w:t>
      </w:r>
      <w:r w:rsidRPr="00C734F4">
        <w:rPr>
          <w:rFonts w:cs="Times New Roman"/>
          <w:lang w:val="en-GB"/>
        </w:rPr>
        <w:t>).</w:t>
      </w:r>
    </w:p>
    <w:p w14:paraId="4843F66B" w14:textId="77777777" w:rsidR="0038381F" w:rsidRPr="00C734F4" w:rsidRDefault="0038381F" w:rsidP="0038381F">
      <w:pPr>
        <w:pStyle w:val="AR6BodyText"/>
        <w:rPr>
          <w:rFonts w:cs="Times New Roman"/>
          <w:lang w:val="en-GB"/>
        </w:rPr>
      </w:pPr>
    </w:p>
    <w:p w14:paraId="725152C4" w14:textId="4AB85DA1" w:rsidR="0038381F" w:rsidRPr="00C734F4" w:rsidRDefault="0038381F" w:rsidP="0038381F">
      <w:pPr>
        <w:pStyle w:val="AR6BodyText"/>
        <w:rPr>
          <w:rFonts w:cs="Times New Roman"/>
          <w:lang w:val="en-GB"/>
        </w:rPr>
      </w:pPr>
      <w:r w:rsidRPr="00C734F4">
        <w:rPr>
          <w:rFonts w:cs="Times New Roman"/>
          <w:lang w:val="en-GB"/>
        </w:rPr>
        <w:t xml:space="preserve">The 2015–2017 drought had strong low-rainfall anomalies in shoulder seasons (March to May and September to November, though weaker in the latter), and average rainfall in June and July </w:t>
      </w:r>
      <w:r w:rsidRPr="00C734F4">
        <w:rPr>
          <w:rFonts w:cs="Times New Roman"/>
          <w:lang w:val="en-GB"/>
        </w:rPr>
        <w:fldChar w:fldCharType="begin" w:fldLock="1"/>
      </w:r>
      <w:r w:rsidR="000465A7">
        <w:rPr>
          <w:rFonts w:cs="Times New Roman"/>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"id" : "ITEM-2",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"ITEM-2",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Mahlalela et al., 2019)", "plainTextFormattedCitation" : "(Sousa et al., 2018a; Mahlalela et al., 2019)", "previouslyFormattedCitation" : "(Sousa et al., 2018a; Mahlalela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 Mahlalela et al., 2019)</w:t>
      </w:r>
      <w:r w:rsidRPr="00C734F4">
        <w:rPr>
          <w:rFonts w:cs="Times New Roman"/>
          <w:lang w:val="en-GB"/>
        </w:rPr>
        <w:fldChar w:fldCharType="end"/>
      </w:r>
      <w:r w:rsidRPr="00C734F4">
        <w:rPr>
          <w:rFonts w:cs="Times New Roman"/>
          <w:lang w:val="en-GB"/>
        </w:rPr>
        <w:t>. The anomaly resulted from fewer rainfall events and lower average intensity of events. The anomaly was strongest in the</w:t>
      </w:r>
      <w:r w:rsidRPr="00C734F4">
        <w:rPr>
          <w:lang w:val="en-GB"/>
        </w:rPr>
        <w:t xml:space="preserve"> mountainous </w:t>
      </w:r>
      <w:r w:rsidRPr="00C734F4">
        <w:rPr>
          <w:spacing w:val="-1"/>
          <w:lang w:val="en-GB"/>
        </w:rPr>
        <w:t xml:space="preserve">region where </w:t>
      </w:r>
      <w:r w:rsidR="00D23ADE">
        <w:rPr>
          <w:spacing w:val="-1"/>
          <w:lang w:val="en-GB"/>
        </w:rPr>
        <w:t xml:space="preserve">the </w:t>
      </w:r>
      <w:r w:rsidRPr="00C734F4">
        <w:rPr>
          <w:spacing w:val="-1"/>
          <w:lang w:val="en-GB"/>
        </w:rPr>
        <w:t xml:space="preserve">water supply system’s catchments are located </w:t>
      </w:r>
      <w:r w:rsidRPr="00C734F4">
        <w:rPr>
          <w:spacing w:val="-1"/>
          <w:lang w:val="en-GB"/>
        </w:rPr>
        <w:fldChar w:fldCharType="begin" w:fldLock="1"/>
      </w:r>
      <w:r w:rsidR="000465A7">
        <w:rPr>
          <w:spacing w:val="-1"/>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(Wolski et al., 2021)</w:t>
      </w:r>
      <w:r w:rsidRPr="00C734F4">
        <w:rPr>
          <w:spacing w:val="-1"/>
          <w:lang w:val="en-GB"/>
        </w:rPr>
        <w:fldChar w:fldCharType="end"/>
      </w:r>
      <w:r w:rsidRPr="00C734F4">
        <w:rPr>
          <w:rFonts w:cs="Times New Roman"/>
          <w:lang w:val="en-GB"/>
        </w:rPr>
        <w:t>.</w:t>
      </w:r>
    </w:p>
    <w:p w14:paraId="34E1189F" w14:textId="77777777" w:rsidR="0038381F" w:rsidRPr="00C734F4" w:rsidRDefault="0038381F" w:rsidP="0038381F">
      <w:pPr>
        <w:pStyle w:val="AR6BodyText"/>
        <w:rPr>
          <w:rFonts w:cs="Times New Roman"/>
          <w:lang w:val="en-GB"/>
        </w:rPr>
      </w:pPr>
    </w:p>
    <w:p w14:paraId="3A7A697F" w14:textId="609CE5E3" w:rsidR="0038381F" w:rsidRPr="00C734F4" w:rsidRDefault="0038381F" w:rsidP="0038381F">
      <w:pPr>
        <w:pStyle w:val="AR6BodyText"/>
        <w:rPr>
          <w:rFonts w:cs="Times New Roman"/>
          <w:lang w:val="en-GB"/>
        </w:rPr>
      </w:pPr>
      <w:r w:rsidRPr="00C734F4">
        <w:rPr>
          <w:rFonts w:cs="Times New Roman"/>
          <w:lang w:val="en-GB"/>
        </w:rPr>
        <w:t xml:space="preserve">Although the 2015–2017 drought was unprecedented in the historical record, the Cape Town region has experienced other droughts of substantial magnitude, notably in the 1930s, 1970s and more recently in 2000‒2003. Long term (&gt;90 years) rainfall trends are mixed in sign, location-dependent, and weak </w:t>
      </w:r>
      <w:r w:rsidRPr="00C734F4">
        <w:rPr>
          <w:rFonts w:cs="Times New Roman"/>
          <w:lang w:val="en-GB"/>
        </w:rPr>
        <w:fldChar w:fldCharType="begin" w:fldLock="1"/>
      </w:r>
      <w:r w:rsidR="000465A7">
        <w:rPr>
          <w:rFonts w:cs="Times New Roman"/>
          <w:lang w:val="en-GB"/>
        </w:rPr>
        <w:instrText>ADDIN CSL_CITATION { "citationItems" : [ { "id" : "ITEM-1", "itemData" : { "DOI" : "10.4314/wsa.v43i2.12", "ISSN" : "0378-4738", "author" : [ { "dropping-particle" : "", "family" : "Kruger", "given" : "A.C.", "non-dropping-particle" : "", "parse-names" : false, "suffix" : "" }, { "dropping-particle" : "", "family" : "Nxumalo", "given" : "M.P.", "non-dropping-particle" : "", "parse-names" : false, "suffix" : "" } ], "container-title" : "Water SA", "id" : "ITEM-1", "issue" : "2", "issued" : { "date-parts" : [ [ "2017", "4", "21" ] ] }, "page" : "285", "title" : "Historical rainfall trends in South Africa: 1921\u20132015", "translator" : [ { "dropping-particle" : "", "family" : "Q5587", "given" : "", "non-dropping-particle" : "", "parse-names" : false, "suffix" : "" } ], "type" : "article-journal", "volume" : "43" }, "uris" : [ "http://www.mendeley.com/documents/?uuid=de9a049f-276a-4b2e-b38c-544a396dd98c"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"(Kruger and Nxumalo, 2017; Wolski et al., 2021)", "plainTextFormattedCitation" : "(Kruger and Nxumalo, 2017; Wolski et al., 2021)", "previouslyFormattedCitation" : "(Kruger and Nxumalo, 2017; Wolski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(Kruger and Nxumalo, 2017; Wolski et al., 2021)</w:t>
      </w:r>
      <w:r w:rsidRPr="00C734F4">
        <w:rPr>
          <w:rFonts w:cs="Times New Roman"/>
          <w:lang w:val="en-GB"/>
        </w:rPr>
        <w:fldChar w:fldCharType="end"/>
      </w:r>
      <w:r w:rsidRPr="00C734F4">
        <w:rPr>
          <w:rFonts w:cs="Times New Roman"/>
          <w:lang w:val="en-GB"/>
        </w:rPr>
        <w:t xml:space="preserve">; mid-term (~50 years) trends are similarly mixed in sign </w:t>
      </w:r>
      <w:del w:id="1603" w:author="Robin Matthews" w:date="2021-07-11T17:43:00Z">
        <w:r w:rsidRPr="00C734F4" w:rsidDel="000B7099">
          <w:rPr>
            <w:rFonts w:cs="Times New Roman"/>
            <w:lang w:val="en-GB"/>
          </w:rPr>
          <w:delText>(</w:delText>
        </w:r>
      </w:del>
      <w:commentRangeStart w:id="1604"/>
      <w:r w:rsidRPr="00C734F4">
        <w:rPr>
          <w:rFonts w:cs="Times New Roman"/>
          <w:lang w:val="en-GB"/>
        </w:rPr>
        <w:fldChar w:fldCharType="begin" w:fldLock="1"/>
      </w:r>
      <w:ins w:id="1605" w:author="Robin Matthews" w:date="2021-07-11T17:43:00Z">
        <w:r w:rsidR="000B7099">
          <w:rPr>
            <w:rFonts w:cs="Times New Roman"/>
            <w:lang w:val="en-GB"/>
          </w:rPr>
          <w:instrText>ADDIN CSL_CITATION { "citationItems" : [ { "id" : "ITEM-1", "itemData" : { "DOI" : "10.1590/sajs.2014/20130353", "ISSN" : "00382353", "author" : [ { "dropping-particle" : "", "family" : "MacKellar", "given" : "Neil", "non-dropping-particle" : "", "parse-names" : false, "suffix" : "" }, { "dropping-particle" : "", "family" : "New", "given" : "Mark", "non-dropping-particle" : "", "parse-names" : false, "suffix" : "" }, { "dropping-particle" : "", "family" : "Jack", "given" : "Chris", "non-dropping-particle" : "", "parse-names" : false, "suffix" : "" } ], "container-title" : "South African Journal of Science", "id" : "ITEM-1", "issue" : "7/8", "issued" : { "date-parts" : [ [ "2014" ] ] }, "page" : "1-13", "title" : "Observed and modelled trends in rainfall and temperature for South Africa: 1960\u20132010", "translator" : [ { "dropping-particle" : "", "family" : "Q5351", "given" : "", "non-dropping-particle" : "", "parse-names" : false, "suffix" : "" } ], "type" : "article-journal", "volume" : "110" }, "uris" : [ "http://www.mendeley.com/documents/?uuid=14f0dc6d-ea60-4187-b6d9-66c2e78c960f" ] } ], "mendeley" : { "formattedCitation" : "(MacKellar et al., 2014)", "manualFormatting" : "(MacKellar et al., 2014)", "plainTextFormattedCitation" : "(MacKellar et al., 2014)", "previouslyFormattedCitation" : "(MacKellar et al., 2014)" }, "properties" : { "noteIndex" : 0 }, "schema" : "https://github.com/citation-style-language/schema/raw/master/csl-citation.json" }</w:instrText>
        </w:r>
      </w:ins>
      <w:del w:id="1606" w:author="Robin Matthews" w:date="2021-07-11T17:43:00Z">
        <w:r w:rsidR="000465A7" w:rsidDel="000B7099">
          <w:rPr>
            <w:rFonts w:cs="Times New Roman"/>
            <w:lang w:val="en-GB"/>
          </w:rPr>
          <w:delInstrText>ADDIN CSL_CITATION { "citationItems" : [ { "id" : "ITEM-1", "itemData" : { "DOI" : "10.1590/sajs.2014/20130353", "ISSN" : "00382353", "author" : [ { "dropping-particle" : "", "family" : "MacKellar", "given" : "Neil", "non-dropping-particle" : "", "parse-names" : false, "suffix" : "" }, { "dropping-particle" : "", "family" : "New", "given" : "Mark", "non-dropping-particle" : "", "parse-names" : false, "suffix" : "" }, { "dropping-particle" : "", "family" : "Jack", "given" : "Chris", "non-dropping-particle" : "", "parse-names" : false, "suffix" : "" } ], "container-title" : "South African Journal of Science", "id" : "ITEM-1", "issue" : "7/8", "issued" : { "date-parts" : [ [ "2014" ] ] }, "page" : "1-13", "title" : "Observed and modelled trends in rainfall and temperature for South Africa: 1960\u20132010", "translator" : [ { "dropping-particle" : "", "family" : "Q5351", "given" : "", "non-dropping-particle" : "", "parse-names" : false, "suffix" : "" } ], "type" : "article-journal", "volume" : "110" }, "uris" : [ "http://www.mendeley.com/documents/?uuid=14f0dc6d-ea60-4187-b6d9-66c2e78c960f" ] } ], "mendeley" : { "formattedCitation" : "(MacKellar et al., 2014)", "manualFormatting" : "MacKellar et al., 2014)", "plainTextFormattedCitation" : "(MacKellar et al., 2014)", "previouslyFormattedCitation" : "(MacKellar et al., 2014)" }, "properties" : { "noteIndex" : 0 }, "schema" : "https://github.com/citation-style-language/schema/raw/master/csl-citation.json" }</w:delInstrText>
        </w:r>
      </w:del>
      <w:r w:rsidRPr="00C734F4">
        <w:rPr>
          <w:rFonts w:cs="Times New Roman"/>
          <w:lang w:val="en-GB"/>
        </w:rPr>
        <w:fldChar w:fldCharType="separate"/>
      </w:r>
      <w:del w:id="1607" w:author="Robin Matthews" w:date="2021-07-11T17:43:00Z">
        <w:r w:rsidR="00E41CA2" w:rsidDel="000B7099">
          <w:rPr>
            <w:rFonts w:cs="Times New Roman"/>
            <w:noProof/>
            <w:lang w:val="en-GB"/>
          </w:rPr>
          <w:delText>M</w:delText>
        </w:r>
      </w:del>
      <w:ins w:id="1608" w:author="Robin Matthews" w:date="2021-07-11T17:42:00Z">
        <w:r w:rsidR="000B7099">
          <w:rPr>
            <w:rFonts w:cs="Times New Roman"/>
            <w:noProof/>
            <w:lang w:val="en-GB"/>
          </w:rPr>
          <w:t>(M</w:t>
        </w:r>
      </w:ins>
      <w:r w:rsidR="00E41CA2">
        <w:rPr>
          <w:rFonts w:cs="Times New Roman"/>
          <w:noProof/>
          <w:lang w:val="en-GB"/>
        </w:rPr>
        <w:t>acKellar et al., 2014)</w:t>
      </w:r>
      <w:r w:rsidRPr="00C734F4">
        <w:rPr>
          <w:rFonts w:cs="Times New Roman"/>
          <w:lang w:val="en-GB"/>
        </w:rPr>
        <w:fldChar w:fldCharType="end"/>
      </w:r>
      <w:commentRangeEnd w:id="1604"/>
      <w:r w:rsidR="00E41CA2">
        <w:rPr>
          <w:rStyle w:val="CommentReference"/>
          <w:rFonts w:asciiTheme="minorHAnsi" w:eastAsiaTheme="minorHAnsi" w:hAnsiTheme="minorHAnsi"/>
          <w:lang w:eastAsia="en-US"/>
        </w:rPr>
        <w:commentReference w:id="1604"/>
      </w:r>
      <w:r w:rsidRPr="00C734F4">
        <w:rPr>
          <w:rFonts w:cs="Times New Roman"/>
          <w:lang w:val="en-GB"/>
        </w:rPr>
        <w:t xml:space="preserve">. In the southwestern part of the region, rainfall is mostly decreasing in the post 1981 period, particularly in December-January-February and March-April-May, </w:t>
      </w:r>
      <w:r w:rsidRPr="00C734F4">
        <w:rPr>
          <w:spacing w:val="-1"/>
          <w:lang w:val="en-GB"/>
        </w:rPr>
        <w:t xml:space="preserve">although there is no trend or a weak wetting in June-July-August </w:t>
      </w:r>
      <w:r w:rsidRPr="00C734F4">
        <w:rPr>
          <w:spacing w:val="-1"/>
          <w:lang w:val="en-GB"/>
        </w:rPr>
        <w:fldChar w:fldCharType="begin" w:fldLock="1"/>
      </w:r>
      <w:r w:rsidR="000465A7">
        <w:rPr>
          <w:spacing w:val="-1"/>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"(Sousa et al., 2018a; Wolski et al., 2021)", "plainTextFormattedCitation" : "(Sousa et al., 2018a; Wolski et al., 2021)", "previouslyFormattedCitation" : "(Sousa et al., 2018a;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(Sousa et al., 2018a; Wolski et al., 2021)</w:t>
      </w:r>
      <w:r w:rsidRPr="00C734F4">
        <w:rPr>
          <w:spacing w:val="-1"/>
          <w:lang w:val="en-GB"/>
        </w:rPr>
        <w:fldChar w:fldCharType="end"/>
      </w:r>
      <w:r w:rsidRPr="00C734F4">
        <w:rPr>
          <w:rFonts w:cs="Times New Roman"/>
          <w:lang w:val="en-GB"/>
        </w:rPr>
        <w:t xml:space="preserve">. </w:t>
      </w:r>
      <w:r w:rsidRPr="00C734F4">
        <w:rPr>
          <w:spacing w:val="-1"/>
          <w:lang w:val="en-GB"/>
        </w:rPr>
        <w:t xml:space="preserve">Rainfall trends of similar magnitude and duration to the post-1981 trend accompanied previous strong droughts in the region </w:t>
      </w:r>
      <w:r w:rsidRPr="00C734F4">
        <w:rPr>
          <w:spacing w:val="-1"/>
          <w:lang w:val="en-GB"/>
        </w:rPr>
        <w:fldChar w:fldCharType="begin" w:fldLock="1"/>
      </w:r>
      <w:r w:rsidR="000465A7">
        <w:rPr>
          <w:spacing w:val="-1"/>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(Wolski et al., 2021)</w:t>
      </w:r>
      <w:r w:rsidRPr="00C734F4">
        <w:rPr>
          <w:spacing w:val="-1"/>
          <w:lang w:val="en-GB"/>
        </w:rPr>
        <w:fldChar w:fldCharType="end"/>
      </w:r>
      <w:r w:rsidRPr="00C734F4">
        <w:rPr>
          <w:spacing w:val="-1"/>
          <w:lang w:val="en-GB"/>
        </w:rPr>
        <w:t>.</w:t>
      </w:r>
    </w:p>
    <w:p w14:paraId="052E0FE5" w14:textId="77777777" w:rsidR="0038381F" w:rsidRPr="00C734F4" w:rsidRDefault="0038381F" w:rsidP="0038381F">
      <w:pPr>
        <w:pStyle w:val="AR6BodyText"/>
        <w:rPr>
          <w:rFonts w:cs="Times New Roman"/>
          <w:lang w:val="en-GB"/>
        </w:rPr>
      </w:pPr>
    </w:p>
    <w:p w14:paraId="5324871A" w14:textId="77777777" w:rsidR="0038381F" w:rsidRPr="00C734F4" w:rsidRDefault="0038381F" w:rsidP="0038381F">
      <w:pPr>
        <w:pStyle w:val="AR6BodyText"/>
        <w:rPr>
          <w:rFonts w:cs="Times New Roman"/>
          <w:lang w:val="en-GB"/>
        </w:rPr>
      </w:pPr>
    </w:p>
    <w:p w14:paraId="3B5FD227" w14:textId="77777777" w:rsidR="0038381F" w:rsidRPr="00C734F4" w:rsidRDefault="0038381F" w:rsidP="0038381F">
      <w:pPr>
        <w:pStyle w:val="AR6Chap10Level310111"/>
        <w:rPr>
          <w:lang w:val="en-GB"/>
        </w:rPr>
      </w:pPr>
      <w:bookmarkStart w:id="1609" w:name="_Toc29679471"/>
      <w:bookmarkStart w:id="1610" w:name="_Toc30602447"/>
      <w:bookmarkStart w:id="1611" w:name="_Toc70454788"/>
      <w:r w:rsidRPr="00C734F4">
        <w:rPr>
          <w:lang w:val="en-GB"/>
        </w:rPr>
        <w:t>Observational issues</w:t>
      </w:r>
      <w:bookmarkEnd w:id="1609"/>
      <w:bookmarkEnd w:id="1610"/>
      <w:bookmarkEnd w:id="1611"/>
    </w:p>
    <w:p w14:paraId="660DF69C" w14:textId="77777777" w:rsidR="0038381F" w:rsidRPr="00C734F4" w:rsidRDefault="0038381F" w:rsidP="0038381F">
      <w:pPr>
        <w:pStyle w:val="AR6BodyText"/>
        <w:rPr>
          <w:rFonts w:cs="Times New Roman"/>
          <w:lang w:val="en-GB"/>
        </w:rPr>
      </w:pPr>
    </w:p>
    <w:p w14:paraId="40BAB3B6" w14:textId="6F10FD96" w:rsidR="0038381F" w:rsidRPr="00C734F4" w:rsidRDefault="0038381F" w:rsidP="0038381F">
      <w:pPr>
        <w:pStyle w:val="AR6BodyText"/>
        <w:rPr>
          <w:rFonts w:cs="Times New Roman"/>
          <w:lang w:val="en-GB"/>
        </w:rPr>
      </w:pPr>
      <w:r w:rsidRPr="00C734F4">
        <w:rPr>
          <w:rFonts w:cs="Times New Roman"/>
          <w:lang w:val="en-GB"/>
        </w:rPr>
        <w:t xml:space="preserve">South Africa and the Cape Town region have good instrumental weather data. Records start in the late 1800s, with in excess of 10 gauges reporting since the 1920s, expanding to ~80 gauges in the 1980s, but the number of stations has declined since. The mountains have only a few stations, which receive more than 1,000 mm/year. In view of the strong heterogeneity of rainfall, changes in the number of stations contributing to datasets such as CRU and GPCP results in a lack of consistency between them, which limits their reliability in the region </w:t>
      </w:r>
      <w:commentRangeStart w:id="1612"/>
      <w:r w:rsidRPr="00C734F4">
        <w:rPr>
          <w:rFonts w:cs="Times New Roman"/>
          <w:lang w:val="en-GB"/>
        </w:rPr>
        <w:fldChar w:fldCharType="begin" w:fldLock="1"/>
      </w:r>
      <w:ins w:id="1613" w:author="Robin Matthews" w:date="2021-07-11T17:43:00Z">
        <w:r w:rsidR="000B7099">
          <w:rPr>
            <w:rFonts w:cs="Times New Roman"/>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"manualFormatting" : "(Wolski et al., 2021", "plainTextFormattedCitation" : "(Wolski et al., 2021)", "previouslyFormattedCitation" : "(Wolski et al., 2021)" }, "properties" : { "noteIndex" : 0 }, "schema" : "https://github.com/citation-style-language/schema/raw/master/csl-citation.json" }</w:instrText>
        </w:r>
      </w:ins>
      <w:del w:id="1614" w:author="Robin Matthews" w:date="2021-07-11T17:43:00Z">
        <w:r w:rsidR="000465A7" w:rsidDel="000B7099">
          <w:rPr>
            <w:rFonts w:cs="Times New Roman"/>
            <w:lang w:val="en-GB"/>
          </w:rPr>
          <w:del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"manualFormatting" : "(Wolski et al., 2021; Section 10.2)", "plainTextFormattedCitation" : "(Wolski et al., 2021)", "previouslyFormattedCitation" : "(Wolski et al., 2021)"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(Wolski et al., 2021</w:t>
      </w:r>
      <w:del w:id="1615" w:author="Robin Matthews" w:date="2021-07-11T17:43:00Z">
        <w:r w:rsidR="00E41CA2" w:rsidDel="000B7099">
          <w:rPr>
            <w:rFonts w:cs="Times New Roman"/>
            <w:noProof/>
            <w:lang w:val="en-GB"/>
          </w:rPr>
          <w:delText>; Section 10.2)</w:delText>
        </w:r>
      </w:del>
      <w:r w:rsidRPr="00C734F4">
        <w:rPr>
          <w:rFonts w:cs="Times New Roman"/>
          <w:lang w:val="en-GB"/>
        </w:rPr>
        <w:fldChar w:fldCharType="end"/>
      </w:r>
      <w:commentRangeEnd w:id="1612"/>
      <w:r w:rsidR="00E41CA2">
        <w:rPr>
          <w:rStyle w:val="CommentReference"/>
          <w:rFonts w:asciiTheme="minorHAnsi" w:eastAsiaTheme="minorHAnsi" w:hAnsiTheme="minorHAnsi"/>
          <w:lang w:eastAsia="en-US"/>
        </w:rPr>
        <w:commentReference w:id="1612"/>
      </w:r>
      <w:ins w:id="1616" w:author="Robin Matthews" w:date="2021-07-11T17:43:00Z">
        <w:r w:rsidR="000B7099">
          <w:rPr>
            <w:rFonts w:cs="Times New Roman"/>
            <w:noProof/>
            <w:lang w:val="en-GB"/>
          </w:rPr>
          <w:t>; Section 10.2)</w:t>
        </w:r>
      </w:ins>
      <w:r w:rsidRPr="00C734F4">
        <w:rPr>
          <w:rFonts w:cs="Times New Roman"/>
          <w:lang w:val="en-GB"/>
        </w:rPr>
        <w:t>.</w:t>
      </w:r>
    </w:p>
    <w:p w14:paraId="558D1C51" w14:textId="77777777" w:rsidR="0038381F" w:rsidRPr="00C734F4" w:rsidRDefault="0038381F" w:rsidP="0038381F">
      <w:pPr>
        <w:pStyle w:val="AR6BodyText"/>
        <w:rPr>
          <w:rFonts w:cs="Times New Roman"/>
          <w:lang w:val="en-GB"/>
        </w:rPr>
      </w:pPr>
    </w:p>
    <w:p w14:paraId="2184290B" w14:textId="77777777" w:rsidR="0038381F" w:rsidRPr="00C734F4" w:rsidRDefault="0038381F" w:rsidP="0038381F">
      <w:pPr>
        <w:pStyle w:val="AR6BodyText"/>
        <w:rPr>
          <w:rFonts w:cs="Times New Roman"/>
          <w:lang w:val="en-GB"/>
        </w:rPr>
      </w:pPr>
    </w:p>
    <w:p w14:paraId="662747C3" w14:textId="77777777" w:rsidR="0038381F" w:rsidRPr="00C734F4" w:rsidRDefault="0038381F" w:rsidP="0038381F">
      <w:pPr>
        <w:pStyle w:val="AR6Chap10Level310111"/>
        <w:rPr>
          <w:lang w:val="en-GB"/>
        </w:rPr>
      </w:pPr>
      <w:bookmarkStart w:id="1617" w:name="_Toc5899732"/>
      <w:bookmarkStart w:id="1618" w:name="_Toc6838053"/>
      <w:bookmarkStart w:id="1619" w:name="_Toc24482528"/>
      <w:bookmarkStart w:id="1620" w:name="_Toc25123206"/>
      <w:bookmarkStart w:id="1621" w:name="_Toc29679472"/>
      <w:bookmarkStart w:id="1622" w:name="_Toc30602448"/>
      <w:bookmarkStart w:id="1623" w:name="_Toc70454789"/>
      <w:r w:rsidRPr="00C734F4">
        <w:rPr>
          <w:lang w:val="en-GB"/>
        </w:rPr>
        <w:t>Relevant anthropogenic and natural drivers</w:t>
      </w:r>
      <w:bookmarkEnd w:id="1617"/>
      <w:bookmarkEnd w:id="1618"/>
      <w:bookmarkEnd w:id="1619"/>
      <w:bookmarkEnd w:id="1620"/>
      <w:bookmarkEnd w:id="1621"/>
      <w:bookmarkEnd w:id="1622"/>
      <w:bookmarkEnd w:id="1623"/>
    </w:p>
    <w:p w14:paraId="0BF8E999" w14:textId="77777777" w:rsidR="0038381F" w:rsidRPr="00C734F4" w:rsidRDefault="0038381F" w:rsidP="0038381F">
      <w:pPr>
        <w:pStyle w:val="AR6BodyText"/>
        <w:rPr>
          <w:rFonts w:cs="Times New Roman"/>
          <w:lang w:val="en-GB"/>
        </w:rPr>
      </w:pPr>
    </w:p>
    <w:p w14:paraId="67263951" w14:textId="6D50A72A" w:rsidR="0038381F" w:rsidRPr="00C734F4" w:rsidRDefault="0038381F" w:rsidP="0038381F">
      <w:pPr>
        <w:pStyle w:val="AR6BodyText"/>
        <w:rPr>
          <w:rFonts w:cs="Times New Roman"/>
          <w:lang w:val="en-GB"/>
        </w:rPr>
      </w:pPr>
      <w:r w:rsidRPr="00C734F4">
        <w:rPr>
          <w:rFonts w:cs="Times New Roman"/>
          <w:lang w:val="en-GB"/>
        </w:rPr>
        <w:t>Because the primary rainfall mechanism is frontal rain, the most relevant large-scale drivers are those that affect cyclogenesis, frontogenesis and the mid-latitude westerlies’</w:t>
      </w:r>
      <w:r w:rsidRPr="00C734F4" w:rsidDel="00FF6492">
        <w:rPr>
          <w:rFonts w:cs="Times New Roman"/>
          <w:lang w:val="en-GB"/>
        </w:rPr>
        <w:t xml:space="preserve"> </w:t>
      </w:r>
      <w:r w:rsidRPr="00C734F4">
        <w:rPr>
          <w:rFonts w:cs="Times New Roman"/>
          <w:lang w:val="en-GB"/>
        </w:rPr>
        <w:t xml:space="preserve">latitudinal position and moisture supply. </w:t>
      </w:r>
      <w:r w:rsidRPr="00C734F4">
        <w:rPr>
          <w:spacing w:val="-3"/>
          <w:lang w:val="en-GB"/>
        </w:rPr>
        <w:t>These drivers and, thus, the</w:t>
      </w:r>
      <w:r w:rsidRPr="00C734F4">
        <w:rPr>
          <w:rFonts w:cs="Times New Roman"/>
          <w:lang w:val="en-GB"/>
        </w:rPr>
        <w:t xml:space="preserve"> region’s rainfall are linked to the</w:t>
      </w:r>
      <w:r w:rsidRPr="00C734F4">
        <w:rPr>
          <w:lang w:val="en-GB"/>
        </w:rPr>
        <w:t xml:space="preserve"> Antarctic Oscillation</w:t>
      </w:r>
      <w:r w:rsidRPr="00C734F4">
        <w:rPr>
          <w:rFonts w:cs="Times New Roman"/>
          <w:lang w:val="en-GB"/>
        </w:rPr>
        <w:t xml:space="preserve"> (AAO; </w:t>
      </w:r>
      <w:commentRangeStart w:id="1624"/>
      <w:r w:rsidRPr="00C734F4">
        <w:rPr>
          <w:rFonts w:cs="Times New Roman"/>
          <w:lang w:val="en-GB"/>
        </w:rPr>
        <w:fldChar w:fldCharType="begin" w:fldLock="1"/>
      </w:r>
      <w:r w:rsidR="000465A7">
        <w:rPr>
          <w:rFonts w:cs="Times New Roman"/>
          <w:lang w:val="en-GB"/>
        </w:rPr>
        <w:instrText>ADDIN CSL_CITATION { "citationItems" : [ { "id" : "ITEM-1", "itemData" : { "DOI" : "10.1029/2005GL022419", "ISSN" : "00948276", "author" : [ { "dropping-particle" : "", "family" : "Reason", "given" : "C. J. C.", "non-dropping-particle" : "", "parse-names" : false, "suffix" : "" }, { "dropping-particle" : "", "family" : "Rouault", "given" : "M.", "non-dropping-particle" : "", "parse-names" : false, "suffix" : "" } ], "container-title" : "Geophysical Research Letters", "id" : "ITEM-1", "issue" : "7", "issued" : { "date-parts" : [ [ "2005", "4" ] ] }, "page" : "L07705", "title" : "Links between the Antarctic Oscillation and winter rainfall over western South Africa", "translator" : [ { "dropping-particle" : "", "family" : "Q5350", "given" : "", "non-dropping-particle" : "", "parse-names" : false, "suffix" : "" } ], "type" : "article-journal", "volume" : "32" }, "uris" : [ "http://www.mendeley.com/documents/?uuid=761bff26-ea56-4dfd-837b-14db4206ca40" ] } ], "mendeley" : { "formattedCitation" : "(Reason and Rouault, 2005)", "manualFormatting" : "Reason and Rouault, 2005)", "plainTextFormattedCitation" : "(Reason and Rouault, 2005)", "previouslyFormattedCitation" : "(Reason and Rouault, 2005)"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Reason and Rouault, 2005)</w:t>
      </w:r>
      <w:r w:rsidRPr="00C734F4">
        <w:rPr>
          <w:rFonts w:cs="Times New Roman"/>
          <w:lang w:val="en-GB"/>
        </w:rPr>
        <w:fldChar w:fldCharType="end"/>
      </w:r>
      <w:commentRangeEnd w:id="1624"/>
      <w:r w:rsidR="00E41CA2">
        <w:rPr>
          <w:rStyle w:val="CommentReference"/>
          <w:rFonts w:asciiTheme="minorHAnsi" w:eastAsiaTheme="minorHAnsi" w:hAnsiTheme="minorHAnsi"/>
          <w:lang w:eastAsia="en-US"/>
        </w:rPr>
        <w:commentReference w:id="1624"/>
      </w:r>
      <w:r w:rsidRPr="00C734F4">
        <w:rPr>
          <w:rFonts w:cs="Times New Roman"/>
          <w:lang w:val="en-GB"/>
        </w:rPr>
        <w:t xml:space="preserve"> or Southern Annual Mode (SAM), the dominant monthly and interannual mode of Southern Hemisphere atmospheric variability, and a measure of the pressure gradient </w:t>
      </w:r>
      <w:r w:rsidRPr="00C734F4">
        <w:rPr>
          <w:spacing w:val="-1"/>
          <w:lang w:val="en-GB"/>
        </w:rPr>
        <w:t>between</w:t>
      </w:r>
      <w:r w:rsidRPr="00C734F4">
        <w:rPr>
          <w:lang w:val="en-GB"/>
        </w:rPr>
        <w:t xml:space="preserve"> mid- and high-</w:t>
      </w:r>
      <w:r w:rsidRPr="00C734F4">
        <w:rPr>
          <w:spacing w:val="-1"/>
          <w:lang w:val="en-GB"/>
        </w:rPr>
        <w:t>latitudes.</w:t>
      </w:r>
      <w:r w:rsidRPr="00C734F4">
        <w:rPr>
          <w:rFonts w:cs="Times New Roman"/>
          <w:lang w:val="en-GB"/>
        </w:rPr>
        <w:t xml:space="preserve">  (see Sections 3.3, 3.7, 4.3 and Annex IV.2.2 for more general discussion of the SAM.) While in the post-1930 period, the SAM displays a long-term positive trend, the Cape Town region’s rainfall does not, </w:t>
      </w:r>
      <w:r w:rsidRPr="00C734F4">
        <w:rPr>
          <w:lang w:val="en-GB"/>
        </w:rPr>
        <w:t>and only the post-1979 trends of rainfall and SAM are conceptually consistent, i.e., a positive trend in the SAM is associated with a negative trend in rainfall</w:t>
      </w:r>
      <w:r w:rsidRPr="00C734F4">
        <w:rPr>
          <w:rFonts w:cs="Times New Roman"/>
          <w:lang w:val="en-GB"/>
        </w:rPr>
        <w:t xml:space="preserve"> (</w:t>
      </w:r>
      <w:r w:rsidRPr="00C734F4">
        <w:rPr>
          <w:spacing w:val="-1"/>
          <w:lang w:val="en-GB"/>
        </w:rPr>
        <w:t>Section 10.6.2.5 and Figure 10.18</w:t>
      </w:r>
      <w:r w:rsidRPr="00C734F4">
        <w:rPr>
          <w:rFonts w:cs="Times New Roman"/>
          <w:lang w:val="en-GB"/>
        </w:rPr>
        <w:t xml:space="preserve">). </w:t>
      </w:r>
      <w:r w:rsidRPr="00C734F4">
        <w:rPr>
          <w:spacing w:val="-5"/>
          <w:lang w:val="en-GB"/>
        </w:rPr>
        <w:t xml:space="preserve">There is also good agreement between the seasonality of the SAM and rainfall trends in the post-1979 period: a drying trend appears </w:t>
      </w:r>
      <w:r w:rsidRPr="00C734F4">
        <w:rPr>
          <w:spacing w:val="-5"/>
          <w:lang w:val="en-GB"/>
        </w:rPr>
        <w:lastRenderedPageBreak/>
        <w:t xml:space="preserve">strongly in December to February and March to May, but not in June to August and September to November </w:t>
      </w:r>
      <w:r w:rsidRPr="00C734F4">
        <w:rPr>
          <w:spacing w:val="-5"/>
          <w:lang w:val="en-GB"/>
        </w:rPr>
        <w:fldChar w:fldCharType="begin" w:fldLock="1"/>
      </w:r>
      <w:r w:rsidR="000465A7">
        <w:rPr>
          <w:spacing w:val="-5"/>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5"/>
          <w:lang w:val="en-GB"/>
        </w:rPr>
        <w:fldChar w:fldCharType="separate"/>
      </w:r>
      <w:r w:rsidR="00E41CA2">
        <w:rPr>
          <w:noProof/>
          <w:spacing w:val="-5"/>
          <w:lang w:val="en-GB"/>
        </w:rPr>
        <w:t>(Wolski et al., 2021)</w:t>
      </w:r>
      <w:r w:rsidRPr="00C734F4">
        <w:rPr>
          <w:spacing w:val="-5"/>
          <w:lang w:val="en-GB"/>
        </w:rPr>
        <w:fldChar w:fldCharType="end"/>
      </w:r>
      <w:r w:rsidRPr="00C734F4">
        <w:rPr>
          <w:spacing w:val="-5"/>
          <w:lang w:val="en-GB"/>
        </w:rPr>
        <w:t xml:space="preserve">, and trends in the SAM have similar seasonal dependence </w:t>
      </w:r>
      <w:commentRangeStart w:id="1625"/>
      <w:r w:rsidRPr="00C734F4">
        <w:rPr>
          <w:spacing w:val="-5"/>
          <w:lang w:val="en-GB"/>
        </w:rPr>
        <w:fldChar w:fldCharType="begin" w:fldLock="1"/>
      </w:r>
      <w:ins w:id="1626" w:author="Robin Matthews" w:date="2021-07-11T17:44:00Z">
        <w:r w:rsidR="006E67E1">
          <w:rPr>
            <w:spacing w:val="-5"/>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"(E.-P. Lim et al., 2016", "plainTextFormattedCitation" : "(Lim et al., 2016a)", "previouslyFormattedCitation" : "(Lim et al., 2016a)" }, "properties" : { "noteIndex" : 0 }, "schema" : "https://github.com/citation-style-language/schema/raw/master/csl-citation.json" }</w:instrText>
        </w:r>
      </w:ins>
      <w:del w:id="1627" w:author="Robin Matthews" w:date="2021-07-11T17:43:00Z">
        <w:r w:rsidR="000465A7" w:rsidDel="006E67E1">
          <w:rPr>
            <w:spacing w:val="-5"/>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"(Lim et al., 2016b; Section 3.7.2)", "plainTextFormattedCitation" : "(Lim et al., 2016a)", "previouslyFormattedCitation" : "(Lim et al., 2016a)" }, "properties" : { "noteIndex" : 0 }, "schema" : "https://github.com/citation-style-language/schema/raw/master/csl-citation.json" }</w:delInstrText>
        </w:r>
      </w:del>
      <w:r w:rsidRPr="00C734F4">
        <w:rPr>
          <w:spacing w:val="-5"/>
          <w:lang w:val="en-GB"/>
        </w:rPr>
        <w:fldChar w:fldCharType="separate"/>
      </w:r>
      <w:r w:rsidR="00E41CA2">
        <w:rPr>
          <w:noProof/>
          <w:spacing w:val="-5"/>
          <w:lang w:val="en-GB"/>
        </w:rPr>
        <w:t>(</w:t>
      </w:r>
      <w:ins w:id="1628" w:author="Robin Matthews" w:date="2021-07-11T17:44:00Z">
        <w:r w:rsidR="006E67E1">
          <w:t>E.-P. Lim et al., 2016</w:t>
        </w:r>
      </w:ins>
      <w:del w:id="1629" w:author="Robin Matthews" w:date="2021-07-11T17:44:00Z">
        <w:r w:rsidR="00E41CA2" w:rsidDel="006E67E1">
          <w:rPr>
            <w:noProof/>
            <w:spacing w:val="-5"/>
            <w:lang w:val="en-GB"/>
          </w:rPr>
          <w:delText>Lim et al., 2016b</w:delText>
        </w:r>
      </w:del>
      <w:del w:id="1630" w:author="Robin Matthews" w:date="2021-07-11T17:43:00Z">
        <w:r w:rsidR="00E41CA2" w:rsidDel="006E67E1">
          <w:rPr>
            <w:noProof/>
            <w:spacing w:val="-5"/>
            <w:lang w:val="en-GB"/>
          </w:rPr>
          <w:delText>; Section 3.7.2)</w:delText>
        </w:r>
      </w:del>
      <w:r w:rsidRPr="00C734F4">
        <w:rPr>
          <w:spacing w:val="-5"/>
          <w:lang w:val="en-GB"/>
        </w:rPr>
        <w:fldChar w:fldCharType="end"/>
      </w:r>
      <w:commentRangeEnd w:id="1625"/>
      <w:r w:rsidR="00E41CA2">
        <w:rPr>
          <w:rStyle w:val="CommentReference"/>
          <w:rFonts w:asciiTheme="minorHAnsi" w:eastAsiaTheme="minorHAnsi" w:hAnsiTheme="minorHAnsi"/>
          <w:lang w:eastAsia="en-US"/>
        </w:rPr>
        <w:commentReference w:id="1625"/>
      </w:r>
      <w:ins w:id="1631" w:author="Robin Matthews" w:date="2021-07-11T17:43:00Z">
        <w:r w:rsidR="006E67E1">
          <w:rPr>
            <w:noProof/>
            <w:spacing w:val="-5"/>
            <w:lang w:val="en-GB"/>
          </w:rPr>
          <w:t>; Section 3.7.2)</w:t>
        </w:r>
      </w:ins>
      <w:r w:rsidRPr="00C734F4">
        <w:rPr>
          <w:spacing w:val="-5"/>
          <w:lang w:val="en-GB"/>
        </w:rPr>
        <w:t xml:space="preserve">. Additionally, there is a similar seasonal pattern in the post-1979 trends in indices capturing the southern edge of the Hadley circulation </w:t>
      </w:r>
      <w:r w:rsidRPr="00C734F4">
        <w:rPr>
          <w:spacing w:val="-5"/>
          <w:lang w:val="en-GB"/>
        </w:rPr>
        <w:fldChar w:fldCharType="begin" w:fldLock="1"/>
      </w:r>
      <w:r w:rsidR="000465A7">
        <w:rPr>
          <w:spacing w:val="-5"/>
          <w:lang w:val="en-GB"/>
        </w:rPr>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"mendeley" : { "formattedCitation" : "(Grise et al., 2018)", "plainTextFormattedCitation" : "(Grise et al., 2018)", "previouslyFormattedCitation" : "(Grise et al., 2018)" }, "properties" : { "noteIndex" : 0 }, "schema" : "https://github.com/citation-style-language/schema/raw/master/csl-citation.json" }</w:instrText>
      </w:r>
      <w:r w:rsidRPr="00C734F4">
        <w:rPr>
          <w:spacing w:val="-5"/>
          <w:lang w:val="en-GB"/>
        </w:rPr>
        <w:fldChar w:fldCharType="separate"/>
      </w:r>
      <w:r w:rsidR="00E41CA2">
        <w:rPr>
          <w:noProof/>
          <w:spacing w:val="-5"/>
          <w:lang w:val="en-GB"/>
        </w:rPr>
        <w:t>(Grise et al., 2018)</w:t>
      </w:r>
      <w:r w:rsidRPr="00C734F4">
        <w:rPr>
          <w:spacing w:val="-5"/>
          <w:lang w:val="en-GB"/>
        </w:rPr>
        <w:fldChar w:fldCharType="end"/>
      </w:r>
      <w:r w:rsidRPr="00C734F4">
        <w:rPr>
          <w:spacing w:val="-5"/>
          <w:lang w:val="en-GB"/>
        </w:rPr>
        <w:t>.</w:t>
      </w:r>
    </w:p>
    <w:p w14:paraId="4071D51B" w14:textId="77777777" w:rsidR="0038381F" w:rsidRPr="00C734F4" w:rsidRDefault="0038381F" w:rsidP="0038381F">
      <w:pPr>
        <w:pStyle w:val="AR6BodyText"/>
        <w:rPr>
          <w:rFonts w:cs="Times New Roman"/>
          <w:lang w:val="en-GB"/>
        </w:rPr>
      </w:pPr>
    </w:p>
    <w:p w14:paraId="6A09503C" w14:textId="3FEE06D8" w:rsidR="0038381F" w:rsidRPr="00C734F4" w:rsidRDefault="0038381F" w:rsidP="0038381F">
      <w:pPr>
        <w:pStyle w:val="AR6BodyText"/>
        <w:rPr>
          <w:lang w:val="en-GB"/>
        </w:rPr>
      </w:pPr>
      <w:r w:rsidRPr="00C734F4">
        <w:rPr>
          <w:rFonts w:cs="Times New Roman"/>
          <w:lang w:val="en-GB"/>
        </w:rPr>
        <w:t xml:space="preserve">In the longer-term, Cape Town regional rainfall is characterized by a multi-decadal scale quasi-periodicity (Figure 10.18; </w:t>
      </w:r>
      <w:commentRangeStart w:id="1632"/>
      <w:r w:rsidRPr="00C734F4">
        <w:rPr>
          <w:rFonts w:cs="Times New Roman"/>
          <w:lang w:val="en-GB"/>
        </w:rPr>
        <w:fldChar w:fldCharType="begin" w:fldLock="1"/>
      </w:r>
      <w:r w:rsidR="000465A7">
        <w:rPr>
          <w:rFonts w:cs="Times New Roman"/>
          <w:lang w:val="en-GB"/>
        </w:rPr>
        <w:instrText>ADDIN CSL_CITATION { "citationItems" : [ { "id" : "ITEM-1", "itemData" : { "DOI" : "10.1007/s00382-019-04720-5", "ISSN" : "0930-7575", "author" : [ { "dropping-particle" : "", "family" : "Dieppois", "given" : "Bastien", "non-dropping-particle" : "", "parse-names" : false, "suffix" : "" }, { "dropping-particle" : "", "family" : "Pohl", "given" : "Benjamin", "non-dropping-particle" : "", "parse-names" : false, "suffix" : "" }, { "dropping-particle" : "", "family" : "Cr\u00e9tat", "given" : "Julien", "non-dropping-particle" : "", "parse-names" : false, "suffix" : "" }, { "dropping-particle" : "", "family" : "Eden", "given" : "Jonathan", "non-dropping-particle" : "", "parse-names" : false, "suffix" : "" }, { "dropping-particle" : "", "family" : "Sidibe", "given" : "Moussa", "non-dropping-particle" : "", "parse-names" : false, "suffix" : "" }, { "dropping-particle" : "", "family" : "New", "given" : "Mark", "non-dropping-particle" : "", "parse-names" : false, "suffix" : "" }, { "dropping-particle" : "", "family" : "Rouault", "given" : "Mathieu", "non-dropping-particle" : "", "parse-names" : false, "suffix" : "" }, { "dropping-particle" : "", "family" : "Lawler", "given" : "Damian", "non-dropping-particle" : "", "parse-names" : false, "suffix" : "" } ], "container-title" : "Climate Dynamics", "id" : "ITEM-1", "issue" : "5-6", "issued" : { "date-parts" : [ [ "2019", "9", "14" ] ] }, "page" : "3505-3527", "title" : "Southern African summer-rainfall variability, and its teleconnections, on interannual to interdecadal timescales in CMIP5 models", "translator" : [ { "dropping-particle" : "", "family" : "Q6286", "given" : "", "non-dropping-particle" : "", "parse-names" : false, "suffix" : "" } ], "type" : "article-journal", "volume" : "53" }, "uris" : [ "http://www.mendeley.com/documents/?uuid=5fd5b86a-582f-428d-833f-af3cf84c24ac"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"(Dieppois et al., 2019; Wolski et al., 2021)", "manualFormatting" : "Dieppois et al., 2019; Wolski et al., 2021)", "plainTextFormattedCitation" : "(Dieppois et al., 2019; Wolski et al., 2021)", "previouslyFormattedCitation" : "(Dieppois et al., 2019; Wolski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Dieppois et al., 2019; Wolski et al., 2021)</w:t>
      </w:r>
      <w:r w:rsidRPr="00C734F4">
        <w:rPr>
          <w:rFonts w:cs="Times New Roman"/>
          <w:lang w:val="en-GB"/>
        </w:rPr>
        <w:fldChar w:fldCharType="end"/>
      </w:r>
      <w:commentRangeEnd w:id="1632"/>
      <w:r w:rsidR="00E41CA2">
        <w:rPr>
          <w:rStyle w:val="CommentReference"/>
          <w:rFonts w:asciiTheme="minorHAnsi" w:eastAsiaTheme="minorHAnsi" w:hAnsiTheme="minorHAnsi"/>
          <w:lang w:eastAsia="en-US"/>
        </w:rPr>
        <w:commentReference w:id="1632"/>
      </w:r>
      <w:r w:rsidRPr="00C734F4">
        <w:rPr>
          <w:rFonts w:cs="Times New Roman"/>
          <w:lang w:val="en-GB"/>
        </w:rPr>
        <w:t xml:space="preserve">, with the 2015‒2017 drought and previous strong droughts (1930s and 1970s) occurring during the rainfall’s periodic low phases. </w:t>
      </w:r>
      <w:r w:rsidRPr="00C734F4">
        <w:rPr>
          <w:spacing w:val="-5"/>
          <w:lang w:val="en-GB"/>
        </w:rPr>
        <w:t>However, the studies linking the Cape Town 2015</w:t>
      </w:r>
      <w:r w:rsidRPr="00C734F4">
        <w:rPr>
          <w:rFonts w:cs="Times New Roman"/>
          <w:spacing w:val="-5"/>
          <w:lang w:val="en-GB"/>
        </w:rPr>
        <w:t>‒</w:t>
      </w:r>
      <w:r w:rsidRPr="00C734F4">
        <w:rPr>
          <w:spacing w:val="-5"/>
          <w:lang w:val="en-GB"/>
        </w:rPr>
        <w:t xml:space="preserve">2017 drought to the hemispheric processes expressed by the SAM </w:t>
      </w:r>
      <w:r w:rsidRPr="00C734F4">
        <w:rPr>
          <w:spacing w:val="-5"/>
          <w:lang w:val="en-GB"/>
        </w:rPr>
        <w:fldChar w:fldCharType="begin" w:fldLock="1"/>
      </w:r>
      <w:r w:rsidR="000465A7">
        <w:rPr>
          <w:spacing w:val="-5"/>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"id" : "ITEM-2",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"ITEM-2",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"id" : "ITEM-3", "itemData" : { "DOI" : "10.1038/s41612-019-0084-6", "ISSN" : "2397-3722", "abstract" : "In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2015\u20132017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 "author" : [ { "dropping-particle" : "", "family" : "Burls", "given" : "Natalie J", "non-dropping-particle" : "", "parse-names" : false, "suffix" : "" }, { "dropping-particle" : "", "family" : "Blamey", "given" : "Ross C", "non-dropping-particle" : "", "parse-names" : false, "suffix" : "" }, { "dropping-particle" : "", "family" : "Cash", "given" : "Benjamin A", "non-dropping-particle" : "", "parse-names" : false, "suffix" : "" }, { "dropping-particle" : "", "family" : "Swenson", "given" : "Erik T", "non-dropping-particle" : "", "parse-names" : false, "suffix" : "" }, { "dropping-particle" : "al", "family" : "Fahad", "given" : "Abdullah", "non-dropping-particle" : "", "parse-names" : false, "suffix" : "" }, { "dropping-particle" : "", "family" : "Bopape", "given" : "Mary-Jane M", "non-dropping-particle" : "", "parse-names" : false, "suffix" : "" }, { "dropping-particle" : "", "family" : "Straus", "given" : "David M", "non-dropping-particle" : "", "parse-names" : false, "suffix" : "" }, { "dropping-particle" : "", "family" : "Reason", "given" : "Chris J C", "non-dropping-particle" : "", "parse-names" : false, "suffix" : "" } ], "container-title" : "npj Climate and Atmospheric Science", "id" : "ITEM-3", "issue" : "1", "issued" : { "date-parts" : [ [ "2019" ] ] }, "page" : "27", "title" : "The Cape Town \u201cDay Zero\u201d drought and Hadley cell expansion", "translator" : [ { "dropping-particle" : "", "family" : "Q5986", "given" : "", "non-dropping-particle" : "", "parse-names" : false, "suffix" : "" } ], "type" : "article-journal", "volume" : "2" }, "uris" : [ "http://www.mendeley.com/documents/?uuid=d78b808d-9df8-4ef4-ad03-87df80cf8d54" ] } ], "mendeley" : { "formattedCitation" : "(Sousa et al., 2018a; Burls et al., 2019; Mahlalela et al., 2019)", "plainTextFormattedCitation" : "(Sousa et al., 2018a; Burls et al., 2019; Mahlalela et al., 2019)", "previouslyFormattedCitation" : "(Sousa et al., 2018a; Burls et al., 2019; Mahlalela et al., 2019)" }, "properties" : { "noteIndex" : 0 }, "schema" : "https://github.com/citation-style-language/schema/raw/master/csl-citation.json" }</w:instrText>
      </w:r>
      <w:r w:rsidRPr="00C734F4">
        <w:rPr>
          <w:spacing w:val="-5"/>
          <w:lang w:val="en-GB"/>
        </w:rPr>
        <w:fldChar w:fldCharType="separate"/>
      </w:r>
      <w:r w:rsidR="00E41CA2">
        <w:rPr>
          <w:noProof/>
          <w:spacing w:val="-5"/>
          <w:lang w:val="en-GB"/>
        </w:rPr>
        <w:t>(Sousa et al., 2018a; Burls et al., 2019; Mahlalela et al., 2019)</w:t>
      </w:r>
      <w:r w:rsidRPr="00C734F4">
        <w:rPr>
          <w:spacing w:val="-5"/>
          <w:lang w:val="en-GB"/>
        </w:rPr>
        <w:fldChar w:fldCharType="end"/>
      </w:r>
      <w:r w:rsidRPr="00C734F4">
        <w:rPr>
          <w:spacing w:val="-5"/>
          <w:lang w:val="en-GB"/>
        </w:rPr>
        <w:t xml:space="preserve"> focused almost exclusively on the post-1979 period, when global reanalyses are available. </w:t>
      </w:r>
      <w:r w:rsidR="00D23ADE">
        <w:rPr>
          <w:rFonts w:cs="Times New Roman"/>
          <w:lang w:val="en-GB"/>
        </w:rPr>
        <w:t>D</w:t>
      </w:r>
      <w:r w:rsidRPr="00C734F4">
        <w:rPr>
          <w:rFonts w:cs="Times New Roman"/>
          <w:lang w:val="en-GB"/>
        </w:rPr>
        <w:t xml:space="preserve">etailed understanding of </w:t>
      </w:r>
      <w:r w:rsidR="00D23ADE">
        <w:rPr>
          <w:rFonts w:cs="Times New Roman"/>
          <w:lang w:val="en-GB"/>
        </w:rPr>
        <w:t xml:space="preserve">the </w:t>
      </w:r>
      <w:r w:rsidRPr="00C734F4">
        <w:rPr>
          <w:rFonts w:cs="Times New Roman"/>
          <w:lang w:val="en-GB"/>
        </w:rPr>
        <w:t>drivers of previous (1930s and 1970s) Cape Town region droughts and the role of hemispheric processes expressed by the SAM in the pre-1979 period is missing.</w:t>
      </w:r>
    </w:p>
    <w:p w14:paraId="02580F6D" w14:textId="77777777" w:rsidR="0038381F" w:rsidRPr="00C734F4" w:rsidRDefault="0038381F" w:rsidP="0038381F">
      <w:pPr>
        <w:pStyle w:val="AR6BodyText"/>
        <w:rPr>
          <w:rFonts w:cs="Times New Roman"/>
          <w:lang w:val="en-GB"/>
        </w:rPr>
      </w:pPr>
    </w:p>
    <w:p w14:paraId="07548538" w14:textId="2F93843D" w:rsidR="0038381F" w:rsidRPr="00C734F4" w:rsidRDefault="0038381F" w:rsidP="0038381F">
      <w:pPr>
        <w:pStyle w:val="AR6BodyText"/>
        <w:rPr>
          <w:rFonts w:cs="Times New Roman"/>
          <w:lang w:val="en-GB"/>
        </w:rPr>
      </w:pP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Cape</w:t>
      </w:r>
      <w:r w:rsidRPr="00C734F4">
        <w:rPr>
          <w:rFonts w:cs="Times New Roman"/>
          <w:spacing w:val="-2"/>
          <w:lang w:val="en-GB"/>
        </w:rPr>
        <w:t xml:space="preserve"> </w:t>
      </w:r>
      <w:r w:rsidRPr="00C734F4">
        <w:rPr>
          <w:rFonts w:cs="Times New Roman"/>
          <w:spacing w:val="-1"/>
          <w:lang w:val="en-GB"/>
        </w:rPr>
        <w:t>Town</w:t>
      </w:r>
      <w:r w:rsidRPr="00C734F4">
        <w:rPr>
          <w:rFonts w:cs="Times New Roman"/>
          <w:spacing w:val="-3"/>
          <w:lang w:val="en-GB"/>
        </w:rPr>
        <w:t xml:space="preserve"> </w:t>
      </w:r>
      <w:r w:rsidRPr="00C734F4">
        <w:rPr>
          <w:rFonts w:cs="Times New Roman"/>
          <w:spacing w:val="-1"/>
          <w:lang w:val="en-GB"/>
        </w:rPr>
        <w:t>regional</w:t>
      </w:r>
      <w:r w:rsidRPr="00C734F4">
        <w:rPr>
          <w:rFonts w:cs="Times New Roman"/>
          <w:spacing w:val="-2"/>
          <w:lang w:val="en-GB"/>
        </w:rPr>
        <w:t xml:space="preserve"> </w:t>
      </w:r>
      <w:r w:rsidRPr="00C734F4">
        <w:rPr>
          <w:rFonts w:cs="Times New Roman"/>
          <w:spacing w:val="-1"/>
          <w:lang w:val="en-GB"/>
        </w:rPr>
        <w:t>rainfall</w:t>
      </w:r>
      <w:r w:rsidRPr="00C734F4">
        <w:rPr>
          <w:rFonts w:cs="Times New Roman"/>
          <w:spacing w:val="1"/>
          <w:lang w:val="en-GB"/>
        </w:rPr>
        <w:t xml:space="preserve"> </w:t>
      </w:r>
      <w:r w:rsidRPr="00C734F4">
        <w:rPr>
          <w:rFonts w:cs="Times New Roman"/>
          <w:lang w:val="en-GB"/>
        </w:rPr>
        <w:t>is</w:t>
      </w:r>
      <w:r w:rsidRPr="00C734F4">
        <w:rPr>
          <w:rFonts w:cs="Times New Roman"/>
          <w:spacing w:val="-2"/>
          <w:lang w:val="en-GB"/>
        </w:rPr>
        <w:t xml:space="preserve"> </w:t>
      </w:r>
      <w:r w:rsidRPr="00C734F4">
        <w:rPr>
          <w:rFonts w:cs="Times New Roman"/>
          <w:spacing w:val="-1"/>
          <w:lang w:val="en-GB"/>
        </w:rPr>
        <w:t>also</w:t>
      </w:r>
      <w:r w:rsidRPr="00C734F4">
        <w:rPr>
          <w:rFonts w:cs="Times New Roman"/>
          <w:lang w:val="en-GB"/>
        </w:rPr>
        <w:t xml:space="preserve"> </w:t>
      </w:r>
      <w:r w:rsidRPr="00C734F4">
        <w:rPr>
          <w:rFonts w:cs="Times New Roman"/>
          <w:spacing w:val="-1"/>
          <w:lang w:val="en-GB"/>
        </w:rPr>
        <w:t>potentially</w:t>
      </w:r>
      <w:r w:rsidRPr="00C734F4">
        <w:rPr>
          <w:rFonts w:cs="Times New Roman"/>
          <w:spacing w:val="-3"/>
          <w:lang w:val="en-GB"/>
        </w:rPr>
        <w:t xml:space="preserve"> </w:t>
      </w:r>
      <w:r w:rsidRPr="00C734F4">
        <w:rPr>
          <w:rFonts w:cs="Times New Roman"/>
          <w:spacing w:val="-1"/>
          <w:lang w:val="en-GB"/>
        </w:rPr>
        <w:t>linked to</w:t>
      </w:r>
      <w:r w:rsidRPr="00C734F4">
        <w:rPr>
          <w:rFonts w:cs="Times New Roman"/>
          <w:spacing w:val="-3"/>
          <w:lang w:val="en-GB"/>
        </w:rPr>
        <w:t xml:space="preserve"> </w:t>
      </w:r>
      <w:r w:rsidRPr="00C734F4">
        <w:rPr>
          <w:rFonts w:cs="Times New Roman"/>
          <w:spacing w:val="-1"/>
          <w:lang w:val="en-GB"/>
        </w:rPr>
        <w:t>other</w:t>
      </w:r>
      <w:r w:rsidRPr="00C734F4">
        <w:rPr>
          <w:rFonts w:cs="Times New Roman"/>
          <w:lang w:val="en-GB"/>
        </w:rPr>
        <w:t xml:space="preserve"> </w:t>
      </w:r>
      <w:r w:rsidRPr="00C734F4">
        <w:rPr>
          <w:rFonts w:cs="Times New Roman"/>
          <w:spacing w:val="-1"/>
          <w:lang w:val="en-GB"/>
        </w:rPr>
        <w:t>hemispheric</w:t>
      </w:r>
      <w:r w:rsidRPr="00C734F4">
        <w:rPr>
          <w:rFonts w:cs="Times New Roman"/>
          <w:spacing w:val="-2"/>
          <w:lang w:val="en-GB"/>
        </w:rPr>
        <w:t xml:space="preserve"> </w:t>
      </w:r>
      <w:r w:rsidRPr="00C734F4">
        <w:rPr>
          <w:rFonts w:cs="Times New Roman"/>
          <w:spacing w:val="-1"/>
          <w:lang w:val="en-GB"/>
        </w:rPr>
        <w:t>phenomena,</w:t>
      </w:r>
      <w:r w:rsidRPr="00C734F4">
        <w:rPr>
          <w:rFonts w:cs="Times New Roman"/>
          <w:lang w:val="en-GB"/>
        </w:rPr>
        <w:t xml:space="preserve"> such</w:t>
      </w:r>
      <w:r w:rsidRPr="00C734F4">
        <w:rPr>
          <w:rFonts w:cs="Times New Roman"/>
          <w:spacing w:val="-3"/>
          <w:lang w:val="en-GB"/>
        </w:rPr>
        <w:t xml:space="preserve"> </w:t>
      </w:r>
      <w:r w:rsidRPr="00C734F4">
        <w:rPr>
          <w:rFonts w:cs="Times New Roman"/>
          <w:lang w:val="en-GB"/>
        </w:rPr>
        <w:t>as</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expansion</w:t>
      </w:r>
      <w:r w:rsidRPr="00C734F4">
        <w:rPr>
          <w:rFonts w:cs="Times New Roman"/>
          <w:spacing w:val="-3"/>
          <w:lang w:val="en-GB"/>
        </w:rPr>
        <w:t xml:space="preserve"> </w:t>
      </w:r>
      <w:r w:rsidRPr="00C734F4">
        <w:rPr>
          <w:rFonts w:cs="Times New Roman"/>
          <w:lang w:val="en-GB"/>
        </w:rPr>
        <w:t>of</w:t>
      </w:r>
      <w:r w:rsidRPr="00C734F4">
        <w:rPr>
          <w:rFonts w:cs="Times New Roman"/>
          <w:spacing w:val="-2"/>
          <w:lang w:val="en-GB"/>
        </w:rPr>
        <w:t xml:space="preserve"> </w:t>
      </w: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tropics</w:t>
      </w:r>
      <w:r w:rsidRPr="00C734F4">
        <w:rPr>
          <w:rFonts w:cs="Times New Roman"/>
          <w:lang w:val="en-GB"/>
        </w:rPr>
        <w:t xml:space="preserve">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specifically,</w:t>
      </w:r>
      <w:r w:rsidRPr="00C734F4">
        <w:rPr>
          <w:rFonts w:cs="Times New Roman"/>
          <w:lang w:val="en-GB"/>
        </w:rPr>
        <w:t xml:space="preserve"> the </w:t>
      </w:r>
      <w:r w:rsidRPr="00C734F4">
        <w:rPr>
          <w:rFonts w:cs="Times New Roman"/>
          <w:spacing w:val="-1"/>
          <w:lang w:val="en-GB"/>
        </w:rPr>
        <w:t>South</w:t>
      </w:r>
      <w:r w:rsidRPr="00C734F4">
        <w:rPr>
          <w:rFonts w:cs="Times New Roman"/>
          <w:lang w:val="en-GB"/>
        </w:rPr>
        <w:t xml:space="preserve"> </w:t>
      </w:r>
      <w:r w:rsidRPr="00C734F4">
        <w:rPr>
          <w:rFonts w:cs="Times New Roman"/>
          <w:spacing w:val="-1"/>
          <w:lang w:val="en-GB"/>
        </w:rPr>
        <w:t>Atlantic</w:t>
      </w:r>
      <w:r w:rsidRPr="00C734F4">
        <w:rPr>
          <w:rFonts w:cs="Times New Roman"/>
          <w:spacing w:val="1"/>
          <w:lang w:val="en-GB"/>
        </w:rPr>
        <w:t xml:space="preserve"> </w:t>
      </w:r>
      <w:r w:rsidRPr="00C734F4">
        <w:rPr>
          <w:rFonts w:cs="Times New Roman"/>
          <w:spacing w:val="-1"/>
          <w:lang w:val="en-GB"/>
        </w:rPr>
        <w:t>high-pressure</w:t>
      </w:r>
      <w:r w:rsidRPr="00C734F4">
        <w:rPr>
          <w:rFonts w:cs="Times New Roman"/>
          <w:spacing w:val="-2"/>
          <w:lang w:val="en-GB"/>
        </w:rPr>
        <w:t xml:space="preserve"> </w:t>
      </w:r>
      <w:r w:rsidRPr="00C734F4">
        <w:rPr>
          <w:rFonts w:cs="Times New Roman"/>
          <w:spacing w:val="-1"/>
          <w:lang w:val="en-GB"/>
        </w:rPr>
        <w:t>system</w:t>
      </w:r>
      <w:r w:rsidRPr="00C734F4">
        <w:rPr>
          <w:rFonts w:cs="Times New Roman"/>
          <w:spacing w:val="-4"/>
          <w:lang w:val="en-GB"/>
        </w:rPr>
        <w:t xml:space="preserve"> </w:t>
      </w:r>
      <w:r w:rsidRPr="00C734F4">
        <w:rPr>
          <w:rFonts w:cs="Times New Roman"/>
          <w:lang w:val="en-GB"/>
        </w:rPr>
        <w:t xml:space="preserve">and </w:t>
      </w:r>
      <w:r w:rsidRPr="00C734F4">
        <w:rPr>
          <w:rFonts w:cs="Times New Roman"/>
          <w:spacing w:val="-1"/>
          <w:lang w:val="en-GB"/>
        </w:rPr>
        <w:t>the</w:t>
      </w:r>
      <w:r w:rsidRPr="00C734F4">
        <w:rPr>
          <w:rFonts w:cs="Times New Roman"/>
          <w:lang w:val="en-GB"/>
        </w:rPr>
        <w:t xml:space="preserve"> </w:t>
      </w:r>
      <w:r w:rsidRPr="00C734F4">
        <w:rPr>
          <w:rFonts w:cs="Times New Roman"/>
          <w:spacing w:val="-1"/>
          <w:lang w:val="en-GB"/>
        </w:rPr>
        <w:t>position</w:t>
      </w:r>
      <w:r w:rsidRPr="00C734F4">
        <w:rPr>
          <w:rFonts w:cs="Times New Roman"/>
          <w:spacing w:val="-3"/>
          <w:lang w:val="en-GB"/>
        </w:rPr>
        <w:t xml:space="preserve"> </w:t>
      </w:r>
      <w:r w:rsidRPr="00C734F4">
        <w:rPr>
          <w:rFonts w:cs="Times New Roman"/>
          <w:lang w:val="en-GB"/>
        </w:rPr>
        <w:t>of</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lang w:val="en-GB"/>
        </w:rPr>
        <w:t>jet, which share some variability with the SAM. The</w:t>
      </w:r>
      <w:r w:rsidRPr="00C734F4">
        <w:rPr>
          <w:rFonts w:cs="Times New Roman"/>
          <w:spacing w:val="-2"/>
          <w:lang w:val="en-GB"/>
        </w:rPr>
        <w:t xml:space="preserve"> </w:t>
      </w:r>
      <w:r w:rsidRPr="00C734F4">
        <w:rPr>
          <w:rFonts w:cs="Times New Roman"/>
          <w:spacing w:val="-1"/>
          <w:lang w:val="en-GB"/>
        </w:rPr>
        <w:t>relationships</w:t>
      </w:r>
      <w:r w:rsidRPr="00C734F4">
        <w:rPr>
          <w:rFonts w:cs="Times New Roman"/>
          <w:lang w:val="en-GB"/>
        </w:rPr>
        <w:t xml:space="preserve"> </w:t>
      </w:r>
      <w:r w:rsidRPr="00C734F4">
        <w:rPr>
          <w:rFonts w:cs="Times New Roman"/>
          <w:spacing w:val="-1"/>
          <w:lang w:val="en-GB"/>
        </w:rPr>
        <w:t>between</w:t>
      </w:r>
      <w:r w:rsidRPr="00C734F4">
        <w:rPr>
          <w:rFonts w:cs="Times New Roman"/>
          <w:lang w:val="en-GB"/>
        </w:rPr>
        <w:t xml:space="preserve"> </w:t>
      </w:r>
      <w:r w:rsidRPr="00C734F4">
        <w:rPr>
          <w:rFonts w:cs="Times New Roman"/>
          <w:spacing w:val="-1"/>
          <w:lang w:val="en-GB"/>
        </w:rPr>
        <w:t>these</w:t>
      </w:r>
      <w:r w:rsidRPr="00C734F4">
        <w:rPr>
          <w:rFonts w:cs="Times New Roman"/>
          <w:spacing w:val="1"/>
          <w:lang w:val="en-GB"/>
        </w:rPr>
        <w:t xml:space="preserve"> </w:t>
      </w:r>
      <w:r w:rsidRPr="00C734F4">
        <w:rPr>
          <w:rFonts w:cs="Times New Roman"/>
          <w:spacing w:val="-1"/>
          <w:lang w:val="en-GB"/>
        </w:rPr>
        <w:t>phenomena</w:t>
      </w:r>
      <w:r w:rsidRPr="00C734F4">
        <w:rPr>
          <w:rFonts w:cs="Times New Roman"/>
          <w:lang w:val="en-GB"/>
        </w:rPr>
        <w:t xml:space="preserve"> and</w:t>
      </w:r>
      <w:r w:rsidRPr="00C734F4">
        <w:rPr>
          <w:rFonts w:cs="Times New Roman"/>
          <w:spacing w:val="-5"/>
          <w:lang w:val="en-GB"/>
        </w:rPr>
        <w:t xml:space="preserve"> </w:t>
      </w:r>
      <w:r w:rsidRPr="00C734F4">
        <w:rPr>
          <w:rFonts w:cs="Times New Roman"/>
          <w:spacing w:val="-1"/>
          <w:lang w:val="en-GB"/>
        </w:rPr>
        <w:t>Cape</w:t>
      </w:r>
      <w:r w:rsidRPr="00C734F4">
        <w:rPr>
          <w:rFonts w:cs="Times New Roman"/>
          <w:spacing w:val="-2"/>
          <w:lang w:val="en-GB"/>
        </w:rPr>
        <w:t xml:space="preserve"> </w:t>
      </w:r>
      <w:r w:rsidRPr="00C734F4">
        <w:rPr>
          <w:rFonts w:cs="Times New Roman"/>
          <w:spacing w:val="-1"/>
          <w:lang w:val="en-GB"/>
        </w:rPr>
        <w:t>Town</w:t>
      </w:r>
      <w:r w:rsidRPr="00C734F4">
        <w:rPr>
          <w:rFonts w:cs="Times New Roman"/>
          <w:lang w:val="en-GB"/>
        </w:rPr>
        <w:t xml:space="preserve"> </w:t>
      </w:r>
      <w:r w:rsidRPr="00C734F4">
        <w:rPr>
          <w:rFonts w:cs="Times New Roman"/>
          <w:spacing w:val="-1"/>
          <w:lang w:val="en-GB"/>
        </w:rPr>
        <w:t>rainfall</w:t>
      </w:r>
      <w:r w:rsidRPr="00C734F4">
        <w:rPr>
          <w:rFonts w:cs="Times New Roman"/>
          <w:spacing w:val="1"/>
          <w:lang w:val="en-GB"/>
        </w:rPr>
        <w:t xml:space="preserve"> </w:t>
      </w:r>
      <w:r w:rsidRPr="00C734F4">
        <w:rPr>
          <w:rFonts w:cs="Times New Roman"/>
          <w:spacing w:val="-2"/>
          <w:lang w:val="en-GB"/>
        </w:rPr>
        <w:t>have</w:t>
      </w:r>
      <w:r w:rsidRPr="00C734F4">
        <w:rPr>
          <w:rFonts w:cs="Times New Roman"/>
          <w:lang w:val="en-GB"/>
        </w:rPr>
        <w:t xml:space="preserve"> not</w:t>
      </w:r>
      <w:r w:rsidRPr="00C734F4">
        <w:rPr>
          <w:rFonts w:cs="Times New Roman"/>
          <w:spacing w:val="1"/>
          <w:lang w:val="en-GB"/>
        </w:rPr>
        <w:t xml:space="preserve"> </w:t>
      </w:r>
      <w:r w:rsidRPr="00C734F4">
        <w:rPr>
          <w:rFonts w:cs="Times New Roman"/>
          <w:spacing w:val="-1"/>
          <w:lang w:val="en-GB"/>
        </w:rPr>
        <w:t>been</w:t>
      </w:r>
      <w:r w:rsidRPr="00C734F4">
        <w:rPr>
          <w:rFonts w:cs="Times New Roman"/>
          <w:lang w:val="en-GB"/>
        </w:rPr>
        <w:t xml:space="preserve"> </w:t>
      </w:r>
      <w:r w:rsidRPr="00C734F4">
        <w:rPr>
          <w:rFonts w:cs="Times New Roman"/>
          <w:spacing w:val="-1"/>
          <w:lang w:val="en-GB"/>
        </w:rPr>
        <w:t>thoroughly</w:t>
      </w:r>
      <w:r w:rsidRPr="00C734F4">
        <w:rPr>
          <w:rFonts w:cs="Times New Roman"/>
          <w:spacing w:val="-3"/>
          <w:lang w:val="en-GB"/>
        </w:rPr>
        <w:t xml:space="preserve"> </w:t>
      </w:r>
      <w:r w:rsidRPr="00C734F4">
        <w:rPr>
          <w:rFonts w:cs="Times New Roman"/>
          <w:spacing w:val="-1"/>
          <w:lang w:val="en-GB"/>
        </w:rPr>
        <w:t>investigated</w:t>
      </w:r>
      <w:r w:rsidRPr="00C734F4">
        <w:rPr>
          <w:rFonts w:cs="Times New Roman"/>
          <w:lang w:val="en-GB"/>
        </w:rPr>
        <w:t xml:space="preserve"> </w:t>
      </w:r>
      <w:r w:rsidRPr="00C734F4">
        <w:rPr>
          <w:rFonts w:cs="Times New Roman"/>
          <w:spacing w:val="-1"/>
          <w:lang w:val="en-GB"/>
        </w:rPr>
        <w:t>outside</w:t>
      </w:r>
      <w:r w:rsidRPr="00C734F4">
        <w:rPr>
          <w:rFonts w:cs="Times New Roman"/>
          <w:lang w:val="en-GB"/>
        </w:rPr>
        <w:t xml:space="preserve"> of</w:t>
      </w:r>
      <w:r w:rsidRPr="00C734F4">
        <w:rPr>
          <w:rFonts w:cs="Times New Roman"/>
          <w:spacing w:val="-1"/>
          <w:lang w:val="en-GB"/>
        </w:rPr>
        <w:t xml:space="preserve"> the</w:t>
      </w:r>
      <w:r w:rsidRPr="00C734F4">
        <w:rPr>
          <w:rFonts w:cs="Times New Roman"/>
          <w:lang w:val="en-GB"/>
        </w:rPr>
        <w:t xml:space="preserve"> </w:t>
      </w:r>
      <w:r w:rsidRPr="00C734F4">
        <w:rPr>
          <w:rFonts w:cs="Times New Roman"/>
          <w:spacing w:val="-1"/>
          <w:lang w:val="en-GB"/>
        </w:rPr>
        <w:t>context</w:t>
      </w:r>
      <w:r w:rsidRPr="00C734F4">
        <w:rPr>
          <w:rFonts w:cs="Times New Roman"/>
          <w:spacing w:val="-2"/>
          <w:lang w:val="en-GB"/>
        </w:rPr>
        <w:t xml:space="preserve"> </w:t>
      </w:r>
      <w:r w:rsidRPr="00C734F4">
        <w:rPr>
          <w:rFonts w:cs="Times New Roman"/>
          <w:lang w:val="en-GB"/>
        </w:rPr>
        <w:t xml:space="preserve">of </w:t>
      </w:r>
      <w:r w:rsidRPr="00C734F4">
        <w:rPr>
          <w:rFonts w:cs="Times New Roman"/>
          <w:spacing w:val="-1"/>
          <w:lang w:val="en-GB"/>
        </w:rPr>
        <w:t>the</w:t>
      </w:r>
      <w:r w:rsidRPr="00C734F4">
        <w:rPr>
          <w:rFonts w:cs="Times New Roman"/>
          <w:lang w:val="en-GB"/>
        </w:rPr>
        <w:t xml:space="preserve"> 2015–2017</w:t>
      </w:r>
      <w:r w:rsidRPr="00C734F4">
        <w:rPr>
          <w:rFonts w:cs="Times New Roman"/>
          <w:spacing w:val="-3"/>
          <w:lang w:val="en-GB"/>
        </w:rPr>
        <w:t xml:space="preserve"> </w:t>
      </w:r>
      <w:r w:rsidRPr="00C734F4">
        <w:rPr>
          <w:rFonts w:cs="Times New Roman"/>
          <w:spacing w:val="-1"/>
          <w:lang w:val="en-GB"/>
        </w:rPr>
        <w:t>drought,</w:t>
      </w:r>
      <w:r w:rsidRPr="00C734F4">
        <w:rPr>
          <w:rFonts w:cs="Times New Roman"/>
          <w:spacing w:val="-3"/>
          <w:lang w:val="en-GB"/>
        </w:rPr>
        <w:t xml:space="preserve"> </w:t>
      </w:r>
      <w:r w:rsidRPr="00C734F4">
        <w:rPr>
          <w:rFonts w:cs="Times New Roman"/>
          <w:lang w:val="en-GB"/>
        </w:rPr>
        <w:t>but</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drought</w:t>
      </w:r>
      <w:r w:rsidRPr="00C734F4">
        <w:rPr>
          <w:rFonts w:cs="Times New Roman"/>
          <w:spacing w:val="-2"/>
          <w:lang w:val="en-GB"/>
        </w:rPr>
        <w:t xml:space="preserve"> </w:t>
      </w:r>
      <w:r w:rsidRPr="00C734F4">
        <w:rPr>
          <w:rFonts w:cs="Times New Roman"/>
          <w:spacing w:val="-1"/>
          <w:lang w:val="en-GB"/>
        </w:rPr>
        <w:t>itself</w:t>
      </w:r>
      <w:r w:rsidRPr="00C734F4">
        <w:rPr>
          <w:rFonts w:cs="Times New Roman"/>
          <w:lang w:val="en-GB"/>
        </w:rPr>
        <w:t xml:space="preserve"> was </w:t>
      </w:r>
      <w:r w:rsidRPr="00C734F4">
        <w:rPr>
          <w:rFonts w:cs="Times New Roman"/>
          <w:spacing w:val="-1"/>
          <w:lang w:val="en-GB"/>
        </w:rPr>
        <w:t>associated</w:t>
      </w:r>
      <w:r w:rsidRPr="00C734F4">
        <w:rPr>
          <w:rFonts w:cs="Times New Roman"/>
          <w:lang w:val="en-GB"/>
        </w:rPr>
        <w:t xml:space="preserve"> </w:t>
      </w:r>
      <w:r w:rsidRPr="00C734F4">
        <w:rPr>
          <w:rFonts w:cs="Times New Roman"/>
          <w:spacing w:val="-1"/>
          <w:lang w:val="en-GB"/>
        </w:rPr>
        <w:t>with</w:t>
      </w:r>
      <w:r w:rsidRPr="00C734F4">
        <w:rPr>
          <w:rFonts w:cs="Times New Roman"/>
          <w:spacing w:val="-3"/>
          <w:lang w:val="en-GB"/>
        </w:rPr>
        <w:t xml:space="preserve"> </w:t>
      </w:r>
      <w:r w:rsidRPr="00C734F4">
        <w:rPr>
          <w:rFonts w:cs="Times New Roman"/>
          <w:spacing w:val="-1"/>
          <w:lang w:val="en-GB"/>
        </w:rPr>
        <w:t>poleward</w:t>
      </w:r>
      <w:r w:rsidRPr="00C734F4">
        <w:rPr>
          <w:rFonts w:cs="Times New Roman"/>
          <w:lang w:val="en-GB"/>
        </w:rPr>
        <w:t xml:space="preserve"> </w:t>
      </w:r>
      <w:r w:rsidRPr="00C734F4">
        <w:rPr>
          <w:rFonts w:cs="Times New Roman"/>
          <w:spacing w:val="-1"/>
          <w:lang w:val="en-GB"/>
        </w:rPr>
        <w:t>expansion</w:t>
      </w:r>
      <w:r w:rsidRPr="00C734F4">
        <w:rPr>
          <w:rFonts w:cs="Times New Roman"/>
          <w:lang w:val="en-GB"/>
        </w:rPr>
        <w:t xml:space="preserve"> of</w:t>
      </w:r>
      <w:r w:rsidRPr="00C734F4">
        <w:rPr>
          <w:rFonts w:cs="Times New Roman"/>
          <w:spacing w:val="-2"/>
          <w:lang w:val="en-GB"/>
        </w:rPr>
        <w:t xml:space="preserve"> </w:t>
      </w: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spacing w:val="-1"/>
          <w:lang w:val="en-GB"/>
        </w:rPr>
        <w:t>anticyclones</w:t>
      </w:r>
      <w:r w:rsidRPr="00C734F4">
        <w:rPr>
          <w:rFonts w:cs="Times New Roman"/>
          <w:spacing w:val="-2"/>
          <w:lang w:val="en-GB"/>
        </w:rPr>
        <w:t xml:space="preserve"> </w:t>
      </w:r>
      <w:r w:rsidRPr="00C734F4">
        <w:rPr>
          <w:rFonts w:cs="Times New Roman"/>
          <w:lang w:val="en-GB"/>
        </w:rPr>
        <w:t xml:space="preserve">in </w:t>
      </w:r>
      <w:r w:rsidRPr="00C734F4">
        <w:rPr>
          <w:rFonts w:cs="Times New Roman"/>
          <w:spacing w:val="-1"/>
          <w:lang w:val="en-GB"/>
        </w:rPr>
        <w:t>the</w:t>
      </w:r>
      <w:r w:rsidRPr="00C734F4">
        <w:rPr>
          <w:rFonts w:cs="Times New Roman"/>
          <w:lang w:val="en-GB"/>
        </w:rPr>
        <w:t xml:space="preserve"> South </w:t>
      </w:r>
      <w:r w:rsidRPr="00C734F4">
        <w:rPr>
          <w:rFonts w:cs="Times New Roman"/>
          <w:spacing w:val="-1"/>
          <w:lang w:val="en-GB"/>
        </w:rPr>
        <w:t>Atlantic</w:t>
      </w:r>
      <w:r w:rsidRPr="00C734F4">
        <w:rPr>
          <w:rFonts w:cs="Times New Roman"/>
          <w:lang w:val="en-GB"/>
        </w:rPr>
        <w:t xml:space="preserve">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South</w:t>
      </w:r>
      <w:r w:rsidRPr="00C734F4">
        <w:rPr>
          <w:rFonts w:cs="Times New Roman"/>
          <w:lang w:val="en-GB"/>
        </w:rPr>
        <w:t xml:space="preserve"> </w:t>
      </w:r>
      <w:r w:rsidRPr="00C734F4">
        <w:rPr>
          <w:rFonts w:cs="Times New Roman"/>
          <w:spacing w:val="-1"/>
          <w:lang w:val="en-GB"/>
        </w:rPr>
        <w:t>Indian</w:t>
      </w:r>
      <w:r w:rsidRPr="00C734F4">
        <w:rPr>
          <w:rFonts w:cs="Times New Roman"/>
          <w:lang w:val="en-GB"/>
        </w:rPr>
        <w:t xml:space="preserve"> Oceans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(a</w:t>
      </w:r>
      <w:r w:rsidRPr="00C734F4">
        <w:rPr>
          <w:rFonts w:cs="Times New Roman"/>
          <w:lang w:val="en-GB"/>
        </w:rPr>
        <w:t xml:space="preserve"> </w:t>
      </w:r>
      <w:r w:rsidRPr="00C734F4">
        <w:rPr>
          <w:rFonts w:cs="Times New Roman"/>
          <w:spacing w:val="-1"/>
          <w:lang w:val="en-GB"/>
        </w:rPr>
        <w:t>resulting)</w:t>
      </w:r>
      <w:r w:rsidRPr="00C734F4">
        <w:rPr>
          <w:rFonts w:cs="Times New Roman"/>
          <w:lang w:val="en-GB"/>
        </w:rPr>
        <w:t xml:space="preserve"> </w:t>
      </w:r>
      <w:r w:rsidRPr="00C734F4">
        <w:rPr>
          <w:rFonts w:cs="Times New Roman"/>
          <w:spacing w:val="-1"/>
          <w:lang w:val="en-GB"/>
        </w:rPr>
        <w:t>poleward</w:t>
      </w:r>
      <w:r w:rsidRPr="00C734F4">
        <w:rPr>
          <w:rFonts w:cs="Times New Roman"/>
          <w:spacing w:val="-2"/>
          <w:lang w:val="en-GB"/>
        </w:rPr>
        <w:t xml:space="preserve"> </w:t>
      </w:r>
      <w:r w:rsidRPr="00C734F4">
        <w:rPr>
          <w:rFonts w:cs="Times New Roman"/>
          <w:spacing w:val="-1"/>
          <w:lang w:val="en-GB"/>
        </w:rPr>
        <w:t xml:space="preserve">displacement </w:t>
      </w:r>
      <w:r w:rsidRPr="00C734F4">
        <w:rPr>
          <w:rFonts w:cs="Times New Roman"/>
          <w:lang w:val="en-GB"/>
        </w:rPr>
        <w:t>of</w:t>
      </w:r>
      <w:r w:rsidRPr="00C734F4">
        <w:rPr>
          <w:rFonts w:cs="Times New Roman"/>
          <w:spacing w:val="2"/>
          <w:lang w:val="en-GB"/>
        </w:rPr>
        <w:t xml:space="preserve"> </w:t>
      </w:r>
      <w:r w:rsidRPr="00C734F4">
        <w:rPr>
          <w:rFonts w:cs="Times New Roman"/>
          <w:spacing w:val="-1"/>
          <w:lang w:val="en-GB"/>
        </w:rPr>
        <w:t>the</w:t>
      </w:r>
      <w:r w:rsidRPr="00C734F4">
        <w:rPr>
          <w:rFonts w:cs="Times New Roman"/>
          <w:lang w:val="en-GB"/>
        </w:rPr>
        <w:t xml:space="preserve"> </w:t>
      </w:r>
      <w:r w:rsidRPr="00C734F4">
        <w:rPr>
          <w:rFonts w:cs="Times New Roman"/>
          <w:spacing w:val="-1"/>
          <w:lang w:val="en-GB"/>
        </w:rPr>
        <w:t>moisture</w:t>
      </w:r>
      <w:r w:rsidRPr="00C734F4">
        <w:rPr>
          <w:rFonts w:cs="Times New Roman"/>
          <w:spacing w:val="-2"/>
          <w:lang w:val="en-GB"/>
        </w:rPr>
        <w:t xml:space="preserve"> </w:t>
      </w:r>
      <w:r w:rsidRPr="00C734F4">
        <w:rPr>
          <w:rFonts w:cs="Times New Roman"/>
          <w:spacing w:val="-1"/>
          <w:lang w:val="en-GB"/>
        </w:rPr>
        <w:t>corridor</w:t>
      </w:r>
      <w:r w:rsidRPr="00C734F4">
        <w:rPr>
          <w:rFonts w:cs="Times New Roman"/>
          <w:lang w:val="en-GB"/>
        </w:rPr>
        <w:t xml:space="preserve"> </w:t>
      </w:r>
      <w:r w:rsidRPr="00C734F4">
        <w:rPr>
          <w:rFonts w:cs="Times New Roman"/>
          <w:spacing w:val="-1"/>
          <w:lang w:val="en-GB"/>
        </w:rPr>
        <w:t>across</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South</w:t>
      </w:r>
      <w:r w:rsidRPr="00C734F4">
        <w:rPr>
          <w:rFonts w:cs="Times New Roman"/>
          <w:spacing w:val="-3"/>
          <w:lang w:val="en-GB"/>
        </w:rPr>
        <w:t xml:space="preserve"> </w:t>
      </w:r>
      <w:r w:rsidRPr="00C734F4">
        <w:rPr>
          <w:rFonts w:cs="Times New Roman"/>
          <w:spacing w:val="-1"/>
          <w:lang w:val="en-GB"/>
        </w:rPr>
        <w:t>Atlantic</w:t>
      </w:r>
      <w:r w:rsidRPr="00C734F4">
        <w:rPr>
          <w:rFonts w:cs="Times New Roman"/>
          <w:lang w:val="en-GB"/>
        </w:rPr>
        <w:t xml:space="preserve"> </w:t>
      </w:r>
      <w:r w:rsidRPr="00C734F4">
        <w:rPr>
          <w:rFonts w:cs="Times New Roman"/>
          <w:lang w:val="en-GB"/>
        </w:rPr>
        <w:fldChar w:fldCharType="begin" w:fldLock="1"/>
      </w:r>
      <w:r w:rsidR="000465A7">
        <w:rPr>
          <w:rFonts w:cs="Times New Roman"/>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"plainTextFormattedCitation" : "(Sousa et al., 2018a)", "previouslyFormattedCitation" : "(Sousa et al., 2018a)"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w:t>
      </w:r>
      <w:r w:rsidRPr="00C734F4">
        <w:rPr>
          <w:rFonts w:cs="Times New Roman"/>
          <w:lang w:val="en-GB"/>
        </w:rPr>
        <w:fldChar w:fldCharType="end"/>
      </w:r>
      <w:r w:rsidRPr="00C734F4">
        <w:rPr>
          <w:rFonts w:cs="Times New Roman"/>
          <w:spacing w:val="-1"/>
          <w:lang w:val="en-GB"/>
        </w:rPr>
        <w:t>,</w:t>
      </w:r>
      <w:r w:rsidRPr="00C734F4">
        <w:rPr>
          <w:rFonts w:cs="Times New Roman"/>
          <w:lang w:val="en-GB"/>
        </w:rPr>
        <w:t xml:space="preserve"> as </w:t>
      </w:r>
      <w:r w:rsidRPr="00C734F4">
        <w:rPr>
          <w:rFonts w:cs="Times New Roman"/>
          <w:spacing w:val="-2"/>
          <w:lang w:val="en-GB"/>
        </w:rPr>
        <w:t xml:space="preserve">well </w:t>
      </w:r>
      <w:r w:rsidRPr="00C734F4">
        <w:rPr>
          <w:rFonts w:cs="Times New Roman"/>
          <w:lang w:val="en-GB"/>
        </w:rPr>
        <w:t xml:space="preserve">as a </w:t>
      </w:r>
      <w:r w:rsidRPr="00C734F4">
        <w:rPr>
          <w:rFonts w:cs="Times New Roman"/>
          <w:spacing w:val="-1"/>
          <w:lang w:val="en-GB"/>
        </w:rPr>
        <w:t>weaker</w:t>
      </w:r>
      <w:r w:rsidRPr="00C734F4">
        <w:rPr>
          <w:rFonts w:cs="Times New Roman"/>
          <w:spacing w:val="1"/>
          <w:lang w:val="en-GB"/>
        </w:rPr>
        <w:t xml:space="preserv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spacing w:val="-1"/>
          <w:lang w:val="en-GB"/>
        </w:rPr>
        <w:t xml:space="preserve">jet </w:t>
      </w:r>
      <w:r w:rsidRPr="00C734F4">
        <w:rPr>
          <w:rFonts w:cs="Times New Roman"/>
          <w:spacing w:val="-1"/>
          <w:lang w:val="en-GB"/>
        </w:rPr>
        <w:fldChar w:fldCharType="begin" w:fldLock="1"/>
      </w:r>
      <w:r w:rsidR="000465A7">
        <w:rPr>
          <w:rFonts w:cs="Times New Roman"/>
          <w:spacing w:val="-1"/>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"mendeley" : { "formattedCitation" : "(Mahlalela et al., 2019)", "plainTextFormattedCitation" : "(Mahlalela et al., 2019)", "previouslyFormattedCitation" : "(Mahlalela et al., 2019)" }, "properties" : { "noteIndex" : 0 }, "schema" : "https://github.com/citation-style-language/schema/raw/master/csl-citation.json" }</w:instrText>
      </w:r>
      <w:r w:rsidRPr="00C734F4">
        <w:rPr>
          <w:rFonts w:cs="Times New Roman"/>
          <w:spacing w:val="-1"/>
          <w:lang w:val="en-GB"/>
        </w:rPr>
        <w:fldChar w:fldCharType="separate"/>
      </w:r>
      <w:r w:rsidR="00E41CA2">
        <w:rPr>
          <w:rFonts w:cs="Times New Roman"/>
          <w:noProof/>
          <w:spacing w:val="-1"/>
          <w:lang w:val="en-GB"/>
        </w:rPr>
        <w:t>(Mahlalela et al., 2019)</w:t>
      </w:r>
      <w:r w:rsidRPr="00C734F4">
        <w:rPr>
          <w:rFonts w:cs="Times New Roman"/>
          <w:spacing w:val="-1"/>
          <w:lang w:val="en-GB"/>
        </w:rPr>
        <w:fldChar w:fldCharType="end"/>
      </w:r>
      <w:r w:rsidRPr="00C734F4">
        <w:rPr>
          <w:rFonts w:cs="Times New Roman"/>
          <w:spacing w:val="-1"/>
          <w:lang w:val="en-GB"/>
        </w:rPr>
        <w:t xml:space="preserve">. </w:t>
      </w:r>
      <w:r w:rsidRPr="00C734F4">
        <w:rPr>
          <w:rFonts w:cs="Times New Roman"/>
          <w:spacing w:val="-1"/>
          <w:lang w:val="en-GB"/>
        </w:rPr>
        <w:fldChar w:fldCharType="begin" w:fldLock="1"/>
      </w:r>
      <w:r w:rsidR="000465A7">
        <w:rPr>
          <w:rFonts w:cs="Times New Roman"/>
          <w:spacing w:val="-1"/>
          <w:lang w:val="en-GB"/>
        </w:rPr>
        <w:instrText>ADDIN CSL_CITATION { "citationItems" : [ { "id" : "ITEM-1", "itemData" : { "DOI" : "10.1038/s41612-019-0084-6", "ISSN" : "2397-3722", "abstract" : "In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2015\u20132017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 "author" : [ { "dropping-particle" : "", "family" : "Burls", "given" : "Natalie J", "non-dropping-particle" : "", "parse-names" : false, "suffix" : "" }, { "dropping-particle" : "", "family" : "Blamey", "given" : "Ross C", "non-dropping-particle" : "", "parse-names" : false, "suffix" : "" }, { "dropping-particle" : "", "family" : "Cash", "given" : "Benjamin A", "non-dropping-particle" : "", "parse-names" : false, "suffix" : "" }, { "dropping-particle" : "", "family" : "Swenson", "given" : "Erik T", "non-dropping-particle" : "", "parse-names" : false, "suffix" : "" }, { "dropping-particle" : "al", "family" : "Fahad", "given" : "Abdullah", "non-dropping-particle" : "", "parse-names" : false, "suffix" : "" }, { "dropping-particle" : "", "family" : "Bopape", "given" : "Mary-Jane M", "non-dropping-particle" : "", "parse-names" : false, "suffix" : "" }, { "dropping-particle" : "", "family" : "Straus", "given" : "David M", "non-dropping-particle" : "", "parse-names" : false, "suffix" : "" }, { "dropping-particle" : "", "family" : "Reason", "given" : "Chris J C", "non-dropping-particle" : "", "parse-names" : false, "suffix" : "" } ], "container-title" : "npj Climate and Atmospheric Science", "id" : "ITEM-1", "issue" : "1", "issued" : { "date-parts" : [ [ "2019" ] ] }, "page" : "27", "title" : "The Cape Town \u201cDay Zero\u201d drought and Hadley cell expansion", "translator" : [ { "dropping-particle" : "", "family" : "Q5986", "given" : "", "non-dropping-particle" : "", "parse-names" : false, "suffix" : "" } ], "type" : "article-journal", "volume" : "2" }, "uris" : [ "http://www.mendeley.com/documents/?uuid=d78b808d-9df8-4ef4-ad03-87df80cf8d54" ] } ], "mendeley" : { "formattedCitation" : "(Burls et al., 2019)", "manualFormatting" : "Burls et al. (2019)", "plainTextFormattedCitation" : "(Burls et al., 2019)", "previouslyFormattedCitation" : "(Burls et al., 2019)" }, "properties" : { "noteIndex" : 0 }, "schema" : "https://github.com/citation-style-language/schema/raw/master/csl-citation.json" }</w:instrText>
      </w:r>
      <w:r w:rsidRPr="00C734F4">
        <w:rPr>
          <w:rFonts w:cs="Times New Roman"/>
          <w:spacing w:val="-1"/>
          <w:lang w:val="en-GB"/>
        </w:rPr>
        <w:fldChar w:fldCharType="separate"/>
      </w:r>
      <w:r w:rsidR="00E41CA2">
        <w:rPr>
          <w:rFonts w:cs="Times New Roman"/>
          <w:noProof/>
          <w:spacing w:val="-1"/>
          <w:lang w:val="en-GB"/>
        </w:rPr>
        <w:t>Burls et al. (2019)</w:t>
      </w:r>
      <w:r w:rsidRPr="00C734F4">
        <w:rPr>
          <w:rFonts w:cs="Times New Roman"/>
          <w:spacing w:val="-1"/>
          <w:lang w:val="en-GB"/>
        </w:rPr>
        <w:fldChar w:fldCharType="end"/>
      </w:r>
      <w:r w:rsidRPr="00C734F4">
        <w:rPr>
          <w:rFonts w:cs="Times New Roman"/>
          <w:spacing w:val="-1"/>
          <w:lang w:val="en-GB"/>
        </w:rPr>
        <w:t xml:space="preserve"> also link the decline in the number of rainy days to the increase in sea-level pressure along the poleward flank of the South Atlantic high-pressure system and the intensity of the post-frontal ridging high. </w:t>
      </w:r>
      <w:r w:rsidRPr="00C734F4">
        <w:rPr>
          <w:rFonts w:cs="Times New Roman"/>
          <w:spacing w:val="-3"/>
          <w:lang w:val="en-GB"/>
        </w:rPr>
        <w:t xml:space="preserve">Additionally, there is a possible linkage between Cape Town rainfall and near-shore cold sea surface temperature (SST) anomalies arising from Ekman upwelling due to reduced westerly and increased south-easterly winds. These might lead to suppression of convection and reduction of rainfall over land </w:t>
      </w:r>
      <w:r w:rsidRPr="00C734F4">
        <w:rPr>
          <w:rFonts w:cs="Times New Roman"/>
          <w:spacing w:val="-3"/>
          <w:lang w:val="en-GB"/>
        </w:rPr>
        <w:fldChar w:fldCharType="begin" w:fldLock="1"/>
      </w:r>
      <w:r w:rsidR="000465A7">
        <w:rPr>
          <w:rFonts w:cs="Times New Roman"/>
          <w:spacing w:val="-3"/>
          <w:lang w:val="en-GB"/>
        </w:rPr>
        <w:instrText>ADDIN CSL_CITATION { "citationItems" : [ { "id" : "ITEM-1", "itemData" : { "DOI" : "10.2989/1814232X.2010.501563", "ISSN" : "1814-232X", "author" : [ { "dropping-particle" : "", "family" : "Rouault", "given" : "M", "non-dropping-particle" : "", "parse-names" : false, "suffix" : "" }, { "dropping-particle" : "", "family" : "Pohl", "given" : "B", "non-dropping-particle" : "", "parse-names" : false, "suffix" : "" }, { "dropping-particle" : "", "family" : "Penven", "given" : "P", "non-dropping-particle" : "", "parse-names" : false, "suffix" : "" } ], "container-title" : "African Journal of Marine Science", "id" : "ITEM-1", "issue" : "2", "issued" : { "date-parts" : [ [ "2010", "11", "2" ] ] }, "page" : "237-246", "title" : "Coastal oceanic climate change and variability from 1982 to 2009 around South Africa", "translator" : [ { "dropping-particle" : "", "family" : "Q6173", "given" : "", "non-dropping-particle" : "", "parse-names" : false, "suffix" : "" } ], "type" : "article-journal", "volume" : "32" }, "uris" : [ "http://www.mendeley.com/documents/?uuid=781fba13-cf8f-4e52-9534-cdb744029b76" ] } ], "mendeley" : { "formattedCitation" : "(Rouault et al., 2010)", "plainTextFormattedCitation" : "(Rouault et al., 2010)", "previouslyFormattedCitation" : "(Rouault et al., 2010)" }, "properties" : { "noteIndex" : 0 }, "schema" : "https://github.com/citation-style-language/schema/raw/master/csl-citation.json" }</w:instrText>
      </w:r>
      <w:r w:rsidRPr="00C734F4">
        <w:rPr>
          <w:rFonts w:cs="Times New Roman"/>
          <w:spacing w:val="-3"/>
          <w:lang w:val="en-GB"/>
        </w:rPr>
        <w:fldChar w:fldCharType="separate"/>
      </w:r>
      <w:r w:rsidR="00E41CA2">
        <w:rPr>
          <w:rFonts w:cs="Times New Roman"/>
          <w:noProof/>
          <w:spacing w:val="-3"/>
          <w:lang w:val="en-GB"/>
        </w:rPr>
        <w:t>(Rouault et al., 2010)</w:t>
      </w:r>
      <w:r w:rsidRPr="00C734F4">
        <w:rPr>
          <w:rFonts w:cs="Times New Roman"/>
          <w:spacing w:val="-3"/>
          <w:lang w:val="en-GB"/>
        </w:rPr>
        <w:fldChar w:fldCharType="end"/>
      </w:r>
      <w:r w:rsidRPr="00C734F4">
        <w:rPr>
          <w:rFonts w:cs="Times New Roman"/>
          <w:spacing w:val="-3"/>
          <w:lang w:val="en-GB"/>
        </w:rPr>
        <w:t xml:space="preserve">. </w:t>
      </w:r>
      <w:r w:rsidRPr="00C734F4">
        <w:rPr>
          <w:rFonts w:cs="Times New Roman"/>
          <w:spacing w:val="-1"/>
          <w:lang w:val="en-GB"/>
        </w:rPr>
        <w:t>All these phenomena are conceptually consistent with the poleward migration of the westerlies and expansion of the tropics.</w:t>
      </w:r>
    </w:p>
    <w:p w14:paraId="508766CC" w14:textId="77777777" w:rsidR="0038381F" w:rsidRPr="00C734F4" w:rsidRDefault="0038381F" w:rsidP="0038381F">
      <w:pPr>
        <w:pStyle w:val="AR6BodyText"/>
        <w:rPr>
          <w:rFonts w:cs="Times New Roman"/>
          <w:lang w:val="en-GB"/>
        </w:rPr>
      </w:pPr>
    </w:p>
    <w:p w14:paraId="757F8C72" w14:textId="364D6805" w:rsidR="0038381F" w:rsidRPr="00C734F4" w:rsidRDefault="0038381F" w:rsidP="0038381F">
      <w:pPr>
        <w:pStyle w:val="AR6BodyText"/>
        <w:rPr>
          <w:rFonts w:cs="Times New Roman"/>
          <w:lang w:val="en-GB"/>
        </w:rPr>
      </w:pPr>
      <w:r w:rsidRPr="00C734F4">
        <w:rPr>
          <w:rFonts w:cs="Times New Roman"/>
          <w:lang w:val="en-GB"/>
        </w:rPr>
        <w:t xml:space="preserve">Rainfall in the Cape Town region also responds to SST anomalies in the Southeast Atlantic, including the Agulhas Current retroflection region, which may drive intensification of low-pressure systems, leading to the trailing front strengthening as it makes landfall over the Cape Town region </w:t>
      </w:r>
      <w:r w:rsidRPr="00C734F4">
        <w:rPr>
          <w:rFonts w:cs="Times New Roman"/>
          <w:lang w:val="en-GB"/>
        </w:rPr>
        <w:fldChar w:fldCharType="begin" w:fldLock="1"/>
      </w:r>
      <w:r w:rsidR="000465A7">
        <w:rPr>
          <w:rFonts w:cs="Times New Roman"/>
          <w:lang w:val="en-GB"/>
        </w:rPr>
        <w:instrText>ADDIN CSL_CITATION { "citationItems" : [ { "id" : "ITEM-1", "itemData" : { "DOI" : "10.1175/JCLI3474.1", "ISSN" : "0894-8755", "author" : [ { "dropping-particle" : "", "family" : "Reason", "given" : "C. J. C.", "non-dropping-particle" : "", "parse-names" : false, "suffix" : "" }, { "dropping-particle" : "", "family" : "Jagadheesha", "given" : "D.", "non-dropping-particle" : "", "parse-names" : false, "suffix" : "" } ], "container-title" : "Journal of Climate", "id" : "ITEM-1", "issue" : "16", "issued" : { "date-parts" : [ [ "2005", "8" ] ] }, "page" : "3339-3355", "title" : "Relationships between South Atlantic SST Variability and Atmospheric Circulation over the South African Region during Austral Winter", "translator" : [ { "dropping-particle" : "", "family" : "Q5347", "given" : "", "non-dropping-particle" : "", "parse-names" : false, "suffix" : "" } ], "type" : "article-journal", "volume" : "18" }, "uris" : [ "http://www.mendeley.com/documents/?uuid=36b1fa9f-e90f-4a2f-9c3d-2eacfa91fc77" ] } ], "mendeley" : { "formattedCitation" : "(Reason and Jagadheesha, 2005)", "plainTextFormattedCitation" : "(Reason and Jagadheesha, 2005)", "previouslyFormattedCitation" : "(Reason and Jagadheesha, 2005)"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(Reason and Jagadheesha, 2005)</w:t>
      </w:r>
      <w:r w:rsidRPr="00C734F4">
        <w:rPr>
          <w:rFonts w:cs="Times New Roman"/>
          <w:lang w:val="en-GB"/>
        </w:rPr>
        <w:fldChar w:fldCharType="end"/>
      </w:r>
      <w:r w:rsidRPr="00C734F4">
        <w:rPr>
          <w:rFonts w:cs="Times New Roman"/>
          <w:lang w:val="en-GB"/>
        </w:rPr>
        <w:t xml:space="preserve">. There are also linkages at seasonal time scale between the Cape Town regional rainfall and Antarctic sea ice </w:t>
      </w:r>
      <w:r w:rsidRPr="00C734F4">
        <w:rPr>
          <w:rFonts w:cs="Times New Roman"/>
          <w:lang w:val="en-GB"/>
        </w:rPr>
        <w:fldChar w:fldCharType="begin" w:fldLock="1"/>
      </w:r>
      <w:r w:rsidR="000465A7">
        <w:rPr>
          <w:rFonts w:cs="Times New Roman"/>
          <w:lang w:val="en-GB"/>
        </w:rPr>
        <w:instrText>ADDIN CSL_CITATION { "citationItems" : [ { "id" : "ITEM-1", "itemData" : { "DOI" : "10.3354/cr033183", "ISSN" : "0936-577X", "author" : [ { "dropping-particle" : "", "family" : "Blamey", "given" : "R", "non-dropping-particle" : "", "parse-names" : false, "suffix" : "" }, { "dropping-particle" : "", "family" : "Reason", "given" : "CJC", "non-dropping-particle" : "", "parse-names" : false, "suffix" : "" } ], "container-title" : "Climate Research", "id" : "ITEM-1", "issued" : { "date-parts" : [ [ "2007", "2", "22" ] ] }, "page" : "183-193", "title" : "Relationships between Antarctic sea-ice and South African winter rainfall", "translator" : [ { "dropping-particle" : "", "family" : "Q5345", "given" : "", "non-dropping-particle" : "", "parse-names" : false, "suffix" : "" } ], "type" : "article-journal", "volume" : "33" }, "uris" : [ "http://www.mendeley.com/documents/?uuid=90f52cfe-875e-420d-8bbe-9b128574a574" ] } ], "mendeley" : { "formattedCitation" : "(Blamey and Reason, 2007)", "plainTextFormattedCitation" : "(Blamey and Reason, 2007)", "previouslyFormattedCitation" : "(Blamey and Reason, 2007)"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and Reason, 2007)</w:t>
      </w:r>
      <w:r w:rsidRPr="00C734F4">
        <w:rPr>
          <w:rFonts w:cs="Times New Roman"/>
          <w:lang w:val="en-GB"/>
        </w:rPr>
        <w:fldChar w:fldCharType="end"/>
      </w:r>
      <w:r w:rsidRPr="00C734F4">
        <w:rPr>
          <w:rFonts w:cs="Times New Roman"/>
          <w:lang w:val="en-GB"/>
        </w:rPr>
        <w:t>.</w:t>
      </w:r>
    </w:p>
    <w:p w14:paraId="393BD4FF" w14:textId="77777777" w:rsidR="0038381F" w:rsidRPr="00C734F4" w:rsidRDefault="0038381F" w:rsidP="0038381F">
      <w:pPr>
        <w:pStyle w:val="AR6BodyText"/>
        <w:rPr>
          <w:rFonts w:cs="Times New Roman"/>
          <w:lang w:val="en-GB"/>
        </w:rPr>
      </w:pPr>
    </w:p>
    <w:p w14:paraId="4766FD8C" w14:textId="1C69D079" w:rsidR="0038381F" w:rsidRPr="00C734F4" w:rsidRDefault="0038381F" w:rsidP="0038381F">
      <w:pPr>
        <w:pStyle w:val="AR6BodyText"/>
        <w:rPr>
          <w:rFonts w:cs="Times New Roman"/>
          <w:lang w:val="en-GB"/>
        </w:rPr>
      </w:pPr>
      <w:r w:rsidRPr="00C734F4">
        <w:rPr>
          <w:rFonts w:cs="Times New Roman"/>
          <w:lang w:val="en-GB"/>
        </w:rPr>
        <w:t xml:space="preserve">In addition to mid-latitude controls, subtropical processes also play a role in the Cape Town region’s rainfall variability. The 10˚‒30˚S region of the subtropical Atlantic, parts of the South American continent and even parts of the African continent north of Cape Town are sources of moisture for atmospheric river events contributing to frontal rainfall </w:t>
      </w:r>
      <w:r w:rsidRPr="00C734F4">
        <w:rPr>
          <w:rFonts w:cs="Times New Roman"/>
          <w:lang w:val="en-GB"/>
        </w:rPr>
        <w:fldChar w:fldCharType="begin" w:fldLock="1"/>
      </w:r>
      <w:r w:rsidR="000465A7">
        <w:rPr>
          <w:rFonts w:cs="Times New Roman"/>
          <w:lang w:val="en-GB"/>
        </w:rPr>
        <w:instrText>ADDIN CSL_CITATION { "citationItems" : [ { "id" : "ITEM-1", "itemData" : { "DOI" : "10.1002/joc.5668", "ISSN" : "08998418", "author" : [ { "dropping-particle" : "", "family" : "Blamey", "given" : "R. C.", "non-dropping-particle" : "", "parse-names" : false, "suffix" : "" }, { "dropping-particle" : "", "family" : "Kolusu", "given" : "S. R.", "non-dropping-particle" : "", "parse-names" : false, "suffix" : "" }, { "dropping-particle" : "", "family" : "Mahlalela", "given" : "P.", "non-dropping-particle" : "", "parse-names" : false, "suffix" : "" }, { "dropping-particle" : "", "family" : "Todd", "given" : "M. C.", "non-dropping-particle" : "", "parse-names" : false, "suffix" : "" }, { "dropping-particle" : "", "family" : "Reason", "given" : "C. J. C.", "non-dropping-particle" : "", "parse-names" : false, "suffix" : "" } ], "container-title" : "International Journal of Climatology", "id" : "ITEM-1", "issue" : "11", "issued" : { "date-parts" : [ [ "2018", "9" ] ] }, "page" : "4276-4295", "title" : "The role of regional circulation features in regulating El Ni\u00f1o climate impacts over southern Africa: A comparison of the 2015/2016 drought with previous events", "translator" : [ { "dropping-particle" : "", "family" : "Q5346", "given" : "", "non-dropping-particle" : "", "parse-names" : false, "suffix" : "" } ], "type" : "article-journal", "volume" : "38" }, "uris" : [ "http://www.mendeley.com/documents/?uuid=3bf1bcb3-016e-4555-8fa1-57e6dfcd3d8a" ] }, { "id" : "ITEM-2", "itemData" : { "DOI" : "10.1111/nyas.13960", "ISSN" : "00778923", "author" : [ { "dropping-particle" : "", "family" : "Ramos", "given" : "Alexandre M.", "non-dropping-particle" : "", "parse-names" : false, "suffix" : "" }, { "dropping-particle" : "", "family" : "Blamey", "given" : "Ross C.", "non-dropping-particle" : "", "parse-names" : false, "suffix" : "" }, { "dropping-particle" : "", "family" : "Algarra", "given" : "Iago", "non-dropping-particle" : "", "parse-names" : false, "suffix" : "" }, { "dropping-particle" : "", "family" : "Nieto", "given" : "Raquel", "non-dropping-particle" : "", "parse-names" : false, "suffix" : "" }, { "dropping-particle" : "", "family" : "Gimeno", "given" : "Luis", "non-dropping-particle" : "", "parse-names" : false, "suffix" : "" }, { "dropping-particle" : "", "family" : "Tom\u00e9", "given" : "Ricardo", "non-dropping-particle" : "", "parse-names" : false, "suffix" : "" }, { "dropping-particle" : "", "family" : "Reason", "given" : "Chris J.C.", "non-dropping-particle" : "", "parse-names" : false, "suffix" : "" }, { "dropping-particle" : "", "family" : "Trigo", "given" : "Ricardo M.", "non-dropping-particle" : "", "parse-names" : false, "suffix" : "" } ], "container-title" : "Annals of the New York Academy of Sciences", "id" : "ITEM-2", "issue" : "1", "issued" : { "date-parts" : [ [ "2019", "1" ] ] }, "page" : "217-230", "title" : "From Amazonia to southern Africa: atmospheric moisture transport through low-level jets and atmospheric rivers", "translator" : [ { "dropping-particle" : "", "family" : "Q6248", "given" : "", "non-dropping-particle" : "", "parse-names" : false, "suffix" : "" } ], "type" : "article-journal", "volume" : "1436" }, "uris" : [ "http://www.mendeley.com/documents/?uuid=0b31bc5a-f652-449d-92af-660d728815b0" ] } ], "mendeley" : { "formattedCitation" : "(Blamey et al., 2018; Ramos et al., 2019)", "plainTextFormattedCitation" : "(Blamey et al., 2018; Ramos et al., 2019)", "previouslyFormattedCitation" : "(Blamey et al., 2018; Ramos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et al., 2018; Ramos et al., 2019)</w:t>
      </w:r>
      <w:r w:rsidRPr="00C734F4">
        <w:rPr>
          <w:rFonts w:cs="Times New Roman"/>
          <w:lang w:val="en-GB"/>
        </w:rPr>
        <w:fldChar w:fldCharType="end"/>
      </w:r>
      <w:r w:rsidRPr="00C734F4">
        <w:rPr>
          <w:rFonts w:cs="Times New Roman"/>
          <w:lang w:val="en-GB"/>
        </w:rPr>
        <w:t xml:space="preserve">, with implications for the 2015‒2017 drought </w:t>
      </w:r>
      <w:r w:rsidRPr="00C734F4">
        <w:rPr>
          <w:rFonts w:cs="Times New Roman"/>
          <w:lang w:val="en-GB"/>
        </w:rPr>
        <w:fldChar w:fldCharType="begin" w:fldLock="1"/>
      </w:r>
      <w:r w:rsidR="000465A7">
        <w:rPr>
          <w:rFonts w:cs="Times New Roman"/>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"plainTextFormattedCitation" : "(Sousa et al., 2018a)", "previouslyFormattedCitation" : "(Sousa et al., 2018a)"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w:t>
      </w:r>
      <w:r w:rsidRPr="00C734F4">
        <w:rPr>
          <w:rFonts w:cs="Times New Roman"/>
          <w:lang w:val="en-GB"/>
        </w:rPr>
        <w:fldChar w:fldCharType="end"/>
      </w:r>
      <w:r w:rsidRPr="00C734F4">
        <w:rPr>
          <w:rFonts w:cs="Times New Roman"/>
          <w:lang w:val="en-GB"/>
        </w:rPr>
        <w:t xml:space="preserve">. Also, the second major rainfall contributing system, cut-off-lows, is conditional on moisture supply from the sub-tropics </w:t>
      </w:r>
      <w:r w:rsidRPr="00C734F4">
        <w:rPr>
          <w:rFonts w:cs="Times New Roman"/>
          <w:lang w:val="en-GB"/>
        </w:rPr>
        <w:fldChar w:fldCharType="begin" w:fldLock="1"/>
      </w:r>
      <w:r w:rsidR="000465A7">
        <w:rPr>
          <w:rFonts w:cs="Times New Roman"/>
          <w:lang w:val="en-GB"/>
        </w:rPr>
        <w:instrText>ADDIN CSL_CITATION { "citationItems" : [ { "id" : "ITEM-1", "itemData" : { "DOI" : "10.1016/j.atmosres.2019.104772", "ISSN" : "01698095", "author" : [ { "dropping-particle" : "", "family" : "Abba Omar", "given" : "Sabina", "non-dropping-particle" : "", "parse-names" : false, "suffix" : "" }, { "dropping-particle" : "", "family" : "Abiodun", "given" : "Babatunde J.", "non-dropping-particle" : "", "parse-names" : false, "suffix" : "" } ], "container-title" : "Atmospheric Research", "id" : "ITEM-1", "issued" : { "date-parts" : [ [ "2020", "5" ] ] }, "page" : "104772", "title" : "Characteristics of cut-off lows during the 2015\u20132017 drought in the Western Cape, South Africa", "translator" : [ { "dropping-particle" : "", "family" : "Q6285", "given" : "", "non-dropping-particle" : "", "parse-names" : false, "suffix" : "" } ], "type" : "article-journal", "volume" : "235" }, "uris" : [ "http://www.mendeley.com/documents/?uuid=3ddef487-0a5e-40a8-96d4-37eb0b026989" ] } ], "mendeley" : { "formattedCitation" : "(Abba Omar and Abiodun, 2020)", "plainTextFormattedCitation" : "(Abba Omar and Abiodun, 2020)", "previouslyFormattedCitation" : "(Abba Omar and Abiodun,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(Abba Omar and Abiodun, 2020)</w:t>
      </w:r>
      <w:r w:rsidRPr="00C734F4">
        <w:rPr>
          <w:rFonts w:cs="Times New Roman"/>
          <w:lang w:val="en-GB"/>
        </w:rPr>
        <w:fldChar w:fldCharType="end"/>
      </w:r>
      <w:r w:rsidRPr="00C734F4">
        <w:rPr>
          <w:rFonts w:cs="Times New Roman"/>
          <w:lang w:val="en-GB"/>
        </w:rPr>
        <w:t>.</w:t>
      </w:r>
    </w:p>
    <w:p w14:paraId="5519C591" w14:textId="77777777" w:rsidR="0038381F" w:rsidRPr="00C734F4" w:rsidRDefault="0038381F" w:rsidP="0038381F">
      <w:pPr>
        <w:pStyle w:val="AR6BodyText"/>
        <w:rPr>
          <w:rFonts w:cs="Times New Roman"/>
          <w:lang w:val="en-GB"/>
        </w:rPr>
      </w:pPr>
    </w:p>
    <w:p w14:paraId="58BD201E" w14:textId="63325D6C" w:rsidR="0038381F" w:rsidRPr="00C734F4" w:rsidRDefault="0038381F" w:rsidP="0038381F">
      <w:pPr>
        <w:pStyle w:val="AR6BodyText"/>
        <w:rPr>
          <w:rFonts w:cs="Times New Roman"/>
          <w:lang w:val="en-GB"/>
        </w:rPr>
      </w:pPr>
      <w:r w:rsidRPr="00C734F4">
        <w:rPr>
          <w:rFonts w:cs="Times New Roman"/>
          <w:lang w:val="en-GB"/>
        </w:rPr>
        <w:t xml:space="preserve">Although El Niño-Southern Oscillation (ENSO) influences climate in southern Africa, any relationship between ENSO and Cape Town’s rainfall is weak and inconsistent, showing the strongest impact in May to June </w:t>
      </w:r>
      <w:r w:rsidRPr="00C734F4">
        <w:rPr>
          <w:rFonts w:cs="Times New Roman"/>
          <w:lang w:val="en-GB"/>
        </w:rPr>
        <w:fldChar w:fldCharType="begin" w:fldLock="1"/>
      </w:r>
      <w:r w:rsidR="000465A7">
        <w:rPr>
          <w:rFonts w:cs="Times New Roman"/>
          <w:lang w:val="en-GB"/>
        </w:rPr>
        <w:instrText>ADDIN CSL_CITATION { "citationItems" : [ { "id" : "ITEM-1", "itemData" : { "DOI" : "10.1002/joc.3403", "ISSN" : "08998418", "author" : [ { "dropping-particle" : "", "family" : "Philippon", "given" : "N.", "non-dropping-particle" : "", "parse-names" : false, "suffix" : "" }, { "dropping-particle" : "", "family" : "Rouault", "given" : "M.", "non-dropping-particle" : "", "parse-names" : false, "suffix" : "" }, { "dropping-particle" : "", "family" : "Richard", "given" : "Y.", "non-dropping-particle" : "", "parse-names" : false, "suffix" : "" }, { "dropping-particle" : "", "family" : "Favre", "given" : "A.", "non-dropping-particle" : "", "parse-names" : false, "suffix" : "" } ], "container-title" : "International Journal of Climatology", "id" : "ITEM-1", "issue" : "15", "issued" : { "date-parts" : [ [ "2012", "12" ] ] }, "page" : "2333-2347", "title" : "The influence of ENSO on winter rainfall in South Africa", "translator" : [ { "dropping-particle" : "", "family" : "Q5504", "given" : "", "non-dropping-particle" : "", "parse-names" : false, "suffix" : "" } ], "type" : "article-journal", "volume" : "32" }, "uris" : [ "http://www.mendeley.com/documents/?uuid=8afc6b38-b54f-43b8-b9e6-61d5ef59e63e" ] } ], "mendeley" : { "formattedCitation" : "(Philippon et al., 2012)", "plainTextFormattedCitation" : "(Philippon et al., 2012)", "previouslyFormattedCitation" : "(Philippon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(Philippon et al., 2012)</w:t>
      </w:r>
      <w:r w:rsidRPr="00C734F4">
        <w:rPr>
          <w:rFonts w:cs="Times New Roman"/>
          <w:lang w:val="en-GB"/>
        </w:rPr>
        <w:fldChar w:fldCharType="end"/>
      </w:r>
      <w:r w:rsidRPr="00C734F4">
        <w:rPr>
          <w:rFonts w:cs="Times New Roman"/>
          <w:lang w:val="en-GB"/>
        </w:rPr>
        <w:t>. ENSO, however, does influence large-scale processes and phenomena relevant to the drought, though the</w:t>
      </w:r>
      <w:r w:rsidRPr="00C734F4" w:rsidDel="00717320">
        <w:rPr>
          <w:rFonts w:cs="Times New Roman"/>
          <w:lang w:val="en-GB"/>
        </w:rPr>
        <w:t xml:space="preserve"> </w:t>
      </w:r>
      <w:r w:rsidRPr="00C734F4">
        <w:rPr>
          <w:rFonts w:cs="Times New Roman"/>
          <w:lang w:val="en-GB"/>
        </w:rPr>
        <w:t>relationship between</w:t>
      </w:r>
      <w:r w:rsidRPr="00C734F4" w:rsidDel="00717320">
        <w:rPr>
          <w:rFonts w:cs="Times New Roman"/>
          <w:lang w:val="en-GB"/>
        </w:rPr>
        <w:t xml:space="preserve"> ENSO </w:t>
      </w:r>
      <w:r w:rsidRPr="00C734F4">
        <w:rPr>
          <w:rFonts w:cs="Times New Roman"/>
          <w:lang w:val="en-GB"/>
        </w:rPr>
        <w:t>and</w:t>
      </w:r>
      <w:r w:rsidRPr="00C734F4" w:rsidDel="00717320">
        <w:rPr>
          <w:rFonts w:cs="Times New Roman"/>
          <w:lang w:val="en-GB"/>
        </w:rPr>
        <w:t xml:space="preserve"> </w:t>
      </w:r>
      <w:r w:rsidRPr="00C734F4">
        <w:rPr>
          <w:rFonts w:cs="Times New Roman"/>
          <w:lang w:val="en-GB"/>
        </w:rPr>
        <w:t>the SAM</w:t>
      </w:r>
      <w:r w:rsidRPr="00C734F4" w:rsidDel="00717320">
        <w:rPr>
          <w:rFonts w:cs="Times New Roman"/>
          <w:lang w:val="en-GB"/>
        </w:rPr>
        <w:t xml:space="preserve"> </w:t>
      </w:r>
      <w:r w:rsidRPr="00C734F4">
        <w:rPr>
          <w:rFonts w:cs="Times New Roman"/>
          <w:lang w:val="en-GB"/>
        </w:rPr>
        <w:t xml:space="preserve">is complex, with each ENSO event influencing the SAM differently in different seasons </w:t>
      </w:r>
      <w:r w:rsidRPr="00C734F4">
        <w:rPr>
          <w:rFonts w:cs="Times New Roman"/>
          <w:lang w:val="en-GB"/>
        </w:rPr>
        <w:fldChar w:fldCharType="begin" w:fldLock="1"/>
      </w:r>
      <w:r w:rsidR="000465A7">
        <w:rPr>
          <w:rFonts w:cs="Times New Roman"/>
          <w:lang w:val="en-GB"/>
        </w:rPr>
        <w:instrText>ADDIN CSL_CITATION { "citationItems" : [ { "id" : "ITEM-1", "itemData" : { "DOI" : "10.1175/JCLI-D-11-00523.1", "ISSN" : "0894-8755", "author" : [ { "dropping-particle" : "", "family" : "Ding", "given" : "Qinghua", "non-dropping-particle" : "", "parse-names" : false, "suffix" : "" }, { "dropping-particle" : "", "family" : "Steig", "given" : "Eric J.", "non-dropping-particle" : "", "parse-names" : false, "suffix" : "" }, { "dropping-particle" : "", "family" : "Battisti", "given" : "David S.", "non-dropping-particle" : "", "parse-names" : false, "suffix" : "" }, { "dropping-particle" : "", "family" : "Wallace", "given" : "John M.", "non-dropping-particle" : "", "parse-names" : false, "suffix" : "" } ], "container-title" : "Journal of Climate", "id" : "ITEM-1", "issue" : "18", "issued" : { "date-parts" : [ [ "2012", "9" ] ] }, "page" : "6330-6348", "title" : "Influence of the Tropics on the Southern Annular Mode", "translator" : [ { "dropping-particle" : "", "family" : "Q6179", "given" : "", "non-dropping-particle" : "", "parse-names" : false, "suffix" : "" } ], "type" : "article-journal", "volume" : "25" }, "uris" : [ "http://www.mendeley.com/documents/?uuid=56086f69-060d-4b82-9c33-80278fbfa9dd" ] } ], "mendeley" : { "formattedCitation" : "(Ding et al., 2012)", "plainTextFormattedCitation" : "(Ding et al., 2012)", "previouslyFormattedCitation" : "(Ding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(Ding et al., 2012)</w:t>
      </w:r>
      <w:r w:rsidRPr="00C734F4">
        <w:rPr>
          <w:rFonts w:cs="Times New Roman"/>
          <w:lang w:val="en-GB"/>
        </w:rPr>
        <w:fldChar w:fldCharType="end"/>
      </w:r>
      <w:r w:rsidRPr="00C734F4">
        <w:rPr>
          <w:rFonts w:cs="Times New Roman"/>
          <w:lang w:val="en-GB"/>
        </w:rPr>
        <w:t xml:space="preserve">. Similarly, ENSO affects meridional circulation and thus the subtropical anticyclone as well as the polar and subtropical jets </w:t>
      </w:r>
      <w:r w:rsidRPr="00C734F4">
        <w:rPr>
          <w:rFonts w:cs="Times New Roman"/>
          <w:lang w:val="en-GB"/>
        </w:rPr>
        <w:fldChar w:fldCharType="begin" w:fldLock="1"/>
      </w:r>
      <w:r w:rsidR="000465A7">
        <w:rPr>
          <w:rFonts w:cs="Times New Roman"/>
          <w:lang w:val="en-GB"/>
        </w:rPr>
        <w:instrText>ADDIN CSL_CITATION { "citationItems" : [ { "id" : "ITEM-1", "itemData" : { "DOI" : "10.1175/JCLI-D-18-0472.1", "ISSN" : "0894-8755", "abstract" : "Mediterranean-type climates are defined by temperate, wet winters, and hot or warm dry summers and exist at the western edges of five continents in locations determined by the geography of winter storm tracks and summer subtropical anticyclones. The climatology, variability, and long-term changes in winter precipitation in Mediterranean-type climates, and the mechanisms for model-projected near-term future change, are analyzed. Despite commonalities in terms of location in the context of planetary-scale dynamics, the causes of variability are distinct across the regions. Internal atmospheric variability is the dominant source of winter precipitation variability in all Mediterranean-type climate regions, but only in the Mediterranean is this clearly related to annular mode variability. Ocean forcing of variability is a notable influence only for California and Chile. As a consequence, potential predictability of winter precipitation variability in the regions is low. In all regions, the trend in winter precipitation since 1901 is similar to that which arises as a response to changes in external forcing in the models participating in phase 5 of the Coupled Model Intercomparison Project. All Mediterranean-type climate regions, except in North America, have dried and the models project further drying over coming decades. In the Northern Hemisphere, dynamical processes are responsible: development of a winter ridge over the Mediterranean that suppresses precipitation and of a trough west of the North American west coast that shifts the Pacific storm track equatorward. In the Southern Hemisphere, mixed dynamic\u2013thermodynamic changes are important that place a minimum in vertically integrated water vapor change at the coast and enhance zonal dry advection into Mediterranean-type climate regions inland.", "author" : [ { "dropping-particle" : "", "family" : "Seager", "given" : "Richard", "non-dropping-particle" : "", "parse-names" : false, "suffix" : "" }, { "dropping-particle" : "", "family" : "Osborn", "given" : "Timothy J.", "non-dropping-particle" : "", "parse-names" : false, "suffix" : "" }, { "dropping-particle" : "", "family" : "Kushnir", "given" : "Yochanan", "non-dropping-particle" : "", "parse-names" : false, "suffix" : "" }, { "dropping-particle" : "", "family" : "Simpson", "given" : "Isla R.", "non-dropping-particle" : "", "parse-names" : false, "suffix" : "" }, { "dropping-particle" : "", "family" : "Nakamura", "given" : "Jennifer", "non-dropping-particle" : "", "parse-names" : false, "suffix" : "" }, { "dropping-particle" : "", "family" : "Liu", "given" : "Haibo", "non-dropping-particle" : "", "parse-names" : false, "suffix" : "" } ], "container-title" : "Journal of Climate", "id" : "ITEM-1", "issue" : "10", "issued" : { "date-parts" : [ [ "2019", "5" ] ] }, "page" : "2887-2915", "title" : "Climate Variability and Change of Mediterranean-Type Climates", "translator" : [ { "dropping-particle" : "", "family" : "Q6176", "given" : "", "non-dropping-particle" : "", "parse-names" : false, "suffix" : "" } ], "type" : "article-journal", "volume" : "32" }, "uris" : [ "http://www.mendeley.com/documents/?uuid=406b27ca-6d2c-4364-af42-8e9393711ec0" ] } ], "mendeley" : { "formattedCitation" : "(Seager et al., 2019)", "plainTextFormattedCitation" : "(Seager et al., 2019)", "previouslyFormattedCitation" : "(Seager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et al., 2019)</w:t>
      </w:r>
      <w:r w:rsidRPr="00C734F4">
        <w:rPr>
          <w:rFonts w:cs="Times New Roman"/>
          <w:lang w:val="en-GB"/>
        </w:rPr>
        <w:fldChar w:fldCharType="end"/>
      </w:r>
      <w:r w:rsidRPr="00C734F4">
        <w:rPr>
          <w:rFonts w:cs="Times New Roman"/>
          <w:lang w:val="en-GB"/>
        </w:rPr>
        <w:t>, but only modifying, not controlling, their role in Cape Town’s rainfall.</w:t>
      </w:r>
    </w:p>
    <w:p w14:paraId="6A8613EF" w14:textId="77777777" w:rsidR="0038381F" w:rsidRPr="00C734F4" w:rsidRDefault="0038381F" w:rsidP="0038381F">
      <w:pPr>
        <w:pStyle w:val="AR6BodyText"/>
        <w:rPr>
          <w:rFonts w:cs="Times New Roman"/>
          <w:lang w:val="en-GB"/>
        </w:rPr>
      </w:pPr>
    </w:p>
    <w:p w14:paraId="34B7AD63" w14:textId="07A26FEE" w:rsidR="0038381F" w:rsidRPr="00C734F4" w:rsidRDefault="0038381F" w:rsidP="0038381F">
      <w:pPr>
        <w:pStyle w:val="AR6BodyText"/>
        <w:rPr>
          <w:rFonts w:cs="Times New Roman"/>
          <w:lang w:val="en-GB"/>
        </w:rPr>
      </w:pPr>
      <w:r w:rsidRPr="00C734F4">
        <w:rPr>
          <w:rFonts w:cs="Times New Roman"/>
          <w:lang w:val="en-GB"/>
        </w:rPr>
        <w:t xml:space="preserve">Paleoclimate studies reveal that long-term variability in the winter rainfall region of South Africa (including Cape Town) is consistent with a general framework of warming/cooling-induced latitudinal migration of the westerlies and transformation of the subtropical high-pressure belt and associated hemispherical processes (see section 10.2.3.2 for assessment of paleoclimate analysis). The synchronicity of winter rainfall with Antarctic ice-core-derived polar temperature anomalies is consistently revealed in studies using different paleoclimate proxies and time scales of 1.4k </w:t>
      </w:r>
      <w:r w:rsidRPr="00C734F4">
        <w:rPr>
          <w:rFonts w:cs="Times New Roman"/>
          <w:lang w:val="en-GB"/>
        </w:rPr>
        <w:fldChar w:fldCharType="begin" w:fldLock="1"/>
      </w:r>
      <w:r w:rsidR="000465A7">
        <w:rPr>
          <w:rFonts w:cs="Times New Roman"/>
          <w:lang w:val="en-GB"/>
        </w:rPr>
        <w:instrText>ADDIN CSL_CITATION { "citationItems" : [ { "id" : "ITEM-1", "itemData" : { "DOI" : "10.5194/cp-8-877-2012", "ISSN" : "1814-9332", "abstract" : "Abstract. The austral westerlies strongly influence precipitation and ocean circulation in the southern temperate zone, with important consequences for cultures and ecosystems. Global climate models anticipate poleward retreat of the austral westerlies with future warming, but the available paleoclimate records that might test these models have been limited to South America and New Zealand, are not fully consistent with each other and may be complicated by influences from other climatic factors. Here we present the first high-resolution diatom and sedimentological records from the winter rainfall region of South Africa, representing precipitation in the equatorward margin of the westerly wind belt during the last 1400 yr. Inferred rainfall was relatively high &amp;sim;1400\u20131200 cal yr BP, decreased until &amp;sim;950 cal yr BP, and rose notably through the Little Ice Age with pulses centred on &amp;sim;600, 530, 470, 330, 200, 90, and 20 cal yr BP. Synchronous fluctuations in Antarctic ice core chemistry strongly suggest that these variations were linked to changes in the westerlies. Equatorward drift of the westerlies during the wet periods may have influenced Atlantic meridional overturning circulation by restricting marine flow around the tip of Africa. Apparent inconsistencies among some aspects of records from South America, New Zealand and South Africa warn against the simplistic application of single records to the Southern Hemisphere as a whole. Nonetheless, these findings in general do support model projections of increasing aridity in the austral winter rainfall zones with future warming.", "author" : [ { "dropping-particle" : "", "family" : "Stager", "given" : "J. C.", "non-dropping-particle" : "", "parse-names" : false, "suffix" : "" }, { "dropping-particle" : "", "family" : "Mayewski", "given" : "P. A.", "non-dropping-particle" : "", "parse-names" : false, "suffix" : "" }, { "dropping-particle" : "", "family" : "White", "given" : "J.", "non-dropping-particle" : "", "parse-names" : false, "suffix" : "" }, { "dropping-particle" : "", "family" : "Chase", "given" : "B. M.", "non-dropping-particle" : "", "parse-names" : false, "suffix" : "" }, { "dropping-particle" : "", "family" : "Neumann", "given" : "F. H.", "non-dropping-particle" : "", "parse-names" : false, "suffix" : "" }, { "dropping-particle" : "", "family" : "Meadows", "given" : "M. E.", "non-dropping-particle" : "", "parse-names" : false, "suffix" : "" }, { "dropping-particle" : "", "family" : "King", "given" : "C. D.", "non-dropping-particle" : "", "parse-names" : false, "suffix" : "" }, { "dropping-particle" : "", "family" : "Dixon", "given" : "D. A.", "non-dropping-particle" : "", "parse-names" : false, "suffix" : "" } ], "container-title" : "Climate of the Past", "id" : "ITEM-1", "issue" : "3", "issued" : { "date-parts" : [ [ "2012", "5", "3" ] ] }, "page" : "877-887", "title" : "Precipitation variability in the winter rainfall zone of South Africa during the last 1400 yr linked to the austral westerlies", "translator" : [ { "dropping-particle" : "", "family" : "Q5578", "given" : "", "non-dropping-particle" : "", "parse-names" : false, "suffix" : "" } ], "type" : "article-journal", "volume" : "8" }, "uris" : [ "http://www.mendeley.com/documents/?uuid=fc02e4d2-e334-4690-b9a0-16ada2d1358d" ] } ], "mendeley" : { "formattedCitation" : "(Stager et al., 2012)", "plainTextFormattedCitation" : "(Stager et al., 2012)", "previouslyFormattedCitation" : "(Stager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(Stager et al., 2012)</w:t>
      </w:r>
      <w:r w:rsidRPr="00C734F4">
        <w:rPr>
          <w:rFonts w:cs="Times New Roman"/>
          <w:lang w:val="en-GB"/>
        </w:rPr>
        <w:fldChar w:fldCharType="end"/>
      </w:r>
      <w:r w:rsidRPr="00FB6EB0">
        <w:rPr>
          <w:rFonts w:cs="Times New Roman"/>
        </w:rPr>
        <w:t xml:space="preserve">, ~3k </w:t>
      </w:r>
      <w:r w:rsidRPr="00C734F4">
        <w:rPr>
          <w:rFonts w:cs="Times New Roman"/>
          <w:lang w:val="en-GB"/>
        </w:rPr>
        <w:fldChar w:fldCharType="begin" w:fldLock="1"/>
      </w:r>
      <w:r w:rsidR="000465A7">
        <w:rPr>
          <w:rFonts w:cs="Times New Roman"/>
        </w:rPr>
        <w:instrText>ADDIN CSL_CITATION { "citationItems" : [ { "id" : "ITEM-1", "itemData" : { "DOI" : "10.1016/j.quaint.2015.10.017", "ISSN" : "10406182", "author" : [ { "dropping-particle" : "", "family" : "Hahn", "given" : "Annette", "non-dropping-particle" : "", "parse-names" : false, "suffix" : "" }, { "dropping-particle" : "", "family" : "Compton", "given" : "John S.", "non-dropping-particle" : "", "parse-names" : false, "suffix" : "" }, { "dropping-particle" : "", "family" : "Meyer-Jacob", "given" : "Carsten", "non-dropping-particle" : "", "parse-names" : false, "suffix" : "" }, { "dropping-particle" : "", "family" : "Kirsten", "given" : "Kelly L.", "non-dropping-particle" : "", "parse-names" : false, "suffix" : "" }, { "dropping-particle" : "", "family" : "Lucasssen", "given" : "Friedrich", "non-dropping-particle" : "", "parse-names" : false, "suffix" : "" }, { "dropping-particle" : "", "family" : "P\u00e9rez Mayo", "given" : "Manuel", "non-dropping-particle" : "", "parse-names" : false, "suffix" : "" }, { "dropping-particle" : "", "family" : "Schefu\u00df", "given" : "Enno", "non-dropping-particle" : "", "parse-names" : false, "suffix" : "" }, { "dropping-particle" : "", "family" : "Zabel", "given" : "Matthias", "non-dropping-particle" : "", "parse-names" : false, "suffix" : "" } ], "container-title" : "Quaternary International", "id" : "ITEM-1", "issued" : { "date-parts" : [ [ "2016", "6" ] ] }, "page" : "121-135", "title" : "Holocene paleo-climatic record from the South African Namaqualand mudbelt: A source to sink approach", "translator" : [ { "dropping-particle" : "", "family" : "Q6174", "given" : "", "non-dropping-particle" : "", "parse-names" : false, "suffix" : "" } ], "type" : "article-journal", "volume" : "404" }, "uris" : [ "http://www.mendeley.com/documents/?uuid=2be6596f-0f54-49e5-8922-ae636c926935" ] } ], "mendeley" : { "formattedCitation" : "(Hahn et al., 2016)", "plainTextFormattedCitation" : "(Hahn et al., 2016)", "previouslyFormattedCitation" : "(Hahn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(Hahn et al., 2016)</w:t>
      </w:r>
      <w:r w:rsidRPr="00C734F4">
        <w:rPr>
          <w:rFonts w:cs="Times New Roman"/>
          <w:lang w:val="en-GB"/>
        </w:rPr>
        <w:fldChar w:fldCharType="end"/>
      </w:r>
      <w:r w:rsidRPr="00FB6EB0">
        <w:rPr>
          <w:rFonts w:cs="Times New Roman"/>
        </w:rPr>
        <w:t xml:space="preserve"> and 12k years </w:t>
      </w:r>
      <w:r w:rsidRPr="00C734F4">
        <w:rPr>
          <w:rFonts w:cs="Times New Roman"/>
          <w:lang w:val="en-GB"/>
        </w:rPr>
        <w:lastRenderedPageBreak/>
        <w:fldChar w:fldCharType="begin" w:fldLock="1"/>
      </w:r>
      <w:r w:rsidR="000465A7">
        <w:rPr>
          <w:rFonts w:cs="Times New Roman"/>
        </w:rPr>
        <w:instrText>ADDIN CSL_CITATION { "citationItems" : [ { "id" : "ITEM-1", "itemData" : { "DOI" : "10.5194/cp-9-2347-2013", "ISSN" : "1814-9332", "abstract" : "Abstract. We established a multi-proxy time series comprising analyses of major elements in bulk sediments, Sr and Nd isotopes, grain size of terrigenous fraction, and \u03b418O and \u03b413C in tests of Neogloboquadrina pachyderma (sinistral) from a marine sediment sequence recovered off the Orange River. The records reveal coherent patterns of variability that reflect changes in wind strength, precipitation over the river catchments, and upwelling of cold and nutrient-rich coastal waters off western South Africa. The wettest episode of the Holocene in the winter rainfall zone (WRZ) of South Africa occurred during the \"Little Ice Age\" (700\u2013100 cal years BP) most likely in response to a northward shift of the austral westerlies. Wet phases and strengthened coastal water upwellings are companied by a decrease of Agulhas water leakage into the South Atlantic and a reduced dust incursion over Antarctica, as indicated in previous studies. A continuous aridification trend in the WRZ and a weakening of the southern Benguela Upwelling System (BUS) between 9000 and 5500 cal years BP parallel with increase of dust deposition over Antarctica and an enhanced leakage of warm Agulhas water into the eastern South Atlantic. The temporal relationship between precipitation changes in the WRZ, the thermal state of the coastal surface water, and leakage of warm water in the South Atlantic, and variation of dust incursion over Antarctica suggests a causal link that most likely was related to latitudinal shifts of the Southern Hemisphere westerlies. Our results of the mid-Holocene time interval may serve as an analogue to a possible long-term consequence of the current and future southward shift of the westerlies. Furthermore, warming of the coastal surface water as a result of warm Agulhas water incursion into the southern BUS may affect coastal fog formation.", "author" : [ { "dropping-particle" : "", "family" : "Weldeab", "given" : "S.", "non-dropping-particle" : "", "parse-names" : false, "suffix" : "" }, { "dropping-particle" : "", "family" : "Stuut", "given" : "J.-B. W.", "non-dropping-particle" : "", "parse-names" : false, "suffix" : "" }, { "dropping-particle" : "", "family" : "Schneider", "given" : "R. R.", "non-dropping-particle" : "", "parse-names" : false, "suffix" : "" }, { "dropping-particle" : "", "family" : "Siebel", "given" : "W.", "non-dropping-particle" : "", "parse-names" : false, "suffix" : "" } ], "container-title" : "Climate of the Past", "id" : "ITEM-1", "issue" : "5", "issued" : { "date-parts" : [ [ "2013", "10", "22" ] ] }, "page" : "2347-2364", "title" : "Holocene climate variability in the winter rainfall zone of South Africa", "translator" : [ { "dropping-particle" : "", "family" : "Q5510", "given" : "", "non-dropping-particle" : "", "parse-names" : false, "suffix" : "" } ], "type" : "article-journal", "volume" : "9" }, "uris" : [ "http://www.mendeley.com/documents/?uuid=5f809703-b686-4fa5-af2d-7b3aa10d6515" ] } ], "mendeley" : { "formattedCitation" : "(Weldeab et al., 2013)", "plainTextFormattedCitation" : "(Weldeab et al., 2013)", "previouslyFormattedCitation" : "(Weldeab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(Weldeab et al., 2013)</w:t>
      </w:r>
      <w:r w:rsidRPr="00C734F4">
        <w:rPr>
          <w:rFonts w:cs="Times New Roman"/>
          <w:lang w:val="en-GB"/>
        </w:rPr>
        <w:fldChar w:fldCharType="end"/>
      </w:r>
      <w:r w:rsidRPr="00C734F4">
        <w:rPr>
          <w:rFonts w:cs="Times New Roman"/>
          <w:lang w:val="en-GB"/>
        </w:rPr>
        <w:t xml:space="preserve">. Changes in rainfall regimes at shorter (decadal) time scales appear to reflect influence of local processes such as the Agulhas current's interaction with the Atlantic, resulting in changes in SST and coastal upwelling, as well as modification of the wind tracks by topography </w:t>
      </w:r>
      <w:r w:rsidRPr="00C734F4">
        <w:rPr>
          <w:rFonts w:cs="Times New Roman"/>
          <w:lang w:val="en-GB"/>
        </w:rPr>
        <w:fldChar w:fldCharType="begin" w:fldLock="1"/>
      </w:r>
      <w:r w:rsidR="000465A7">
        <w:rPr>
          <w:rFonts w:cs="Times New Roman"/>
          <w:lang w:val="en-GB"/>
        </w:rPr>
        <w:instrText>ADDIN CSL_CITATION { "citationItems" : [ { "id" : "ITEM-1", "itemData" : { "DOI" : "10.5194/cp-8-877-2012", "ISSN" : "1814-9332", "abstract" : "Abstract. The austral westerlies strongly influence precipitation and ocean circulation in the southern temperate zone, with important consequences for cultures and ecosystems. Global climate models anticipate poleward retreat of the austral westerlies with future warming, but the available paleoclimate records that might test these models have been limited to South America and New Zealand, are not fully consistent with each other and may be complicated by influences from other climatic factors. Here we present the first high-resolution diatom and sedimentological records from the winter rainfall region of South Africa, representing precipitation in the equatorward margin of the westerly wind belt during the last 1400 yr. Inferred rainfall was relatively high &amp;sim;1400\u20131200 cal yr BP, decreased until &amp;sim;950 cal yr BP, and rose notably through the Little Ice Age with pulses centred on &amp;sim;600, 530, 470, 330, 200, 90, and 20 cal yr BP. Synchronous fluctuations in Antarctic ice core chemistry strongly suggest that these variations were linked to changes in the westerlies. Equatorward drift of the westerlies during the wet periods may have influenced Atlantic meridional overturning circulation by restricting marine flow around the tip of Africa. Apparent inconsistencies among some aspects of records from South America, New Zealand and South Africa warn against the simplistic application of single records to the Southern Hemisphere as a whole. Nonetheless, these findings in general do support model projections of increasing aridity in the austral winter rainfall zones with future warming.", "author" : [ { "dropping-particle" : "", "family" : "Stager", "given" : "J. C.", "non-dropping-particle" : "", "parse-names" : false, "suffix" : "" }, { "dropping-particle" : "", "family" : "Mayewski", "given" : "P. A.", "non-dropping-particle" : "", "parse-names" : false, "suffix" : "" }, { "dropping-particle" : "", "family" : "White", "given" : "J.", "non-dropping-particle" : "", "parse-names" : false, "suffix" : "" }, { "dropping-particle" : "", "family" : "Chase", "given" : "B. M.", "non-dropping-particle" : "", "parse-names" : false, "suffix" : "" }, { "dropping-particle" : "", "family" : "Neumann", "given" : "F. H.", "non-dropping-particle" : "", "parse-names" : false, "suffix" : "" }, { "dropping-particle" : "", "family" : "Meadows", "given" : "M. E.", "non-dropping-particle" : "", "parse-names" : false, "suffix" : "" }, { "dropping-particle" : "", "family" : "King", "given" : "C. D.", "non-dropping-particle" : "", "parse-names" : false, "suffix" : "" }, { "dropping-particle" : "", "family" : "Dixon", "given" : "D. A.", "non-dropping-particle" : "", "parse-names" : false, "suffix" : "" } ], "container-title" : "Climate of the Past", "id" : "ITEM-1", "issue" : "3", "issued" : { "date-parts" : [ [ "2012", "5", "3" ] ] }, "page" : "877-887", "title" : "Precipitation variability in the winter rainfall zone of South Africa during the last 1400 yr linked to the austral westerlies", "translator" : [ { "dropping-particle" : "", "family" : "Q5578", "given" : "", "non-dropping-particle" : "", "parse-names" : false, "suffix" : "" } ], "type" : "article-journal", "volume" : "8" }, "uris" : [ "http://www.mendeley.com/documents/?uuid=fc02e4d2-e334-4690-b9a0-16ada2d1358d" ] } ], "mendeley" : { "formattedCitation" : "(Stager et al., 2012)", "plainTextFormattedCitation" : "(Stager et al., 2012)", "previouslyFormattedCitation" : "(Stager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(Stager et al., 2012)</w:t>
      </w:r>
      <w:r w:rsidRPr="00C734F4">
        <w:rPr>
          <w:rFonts w:cs="Times New Roman"/>
          <w:lang w:val="en-GB"/>
        </w:rPr>
        <w:fldChar w:fldCharType="end"/>
      </w:r>
      <w:r w:rsidRPr="00C734F4">
        <w:rPr>
          <w:rFonts w:cs="Times New Roman"/>
          <w:lang w:val="en-GB"/>
        </w:rPr>
        <w:t>.</w:t>
      </w:r>
    </w:p>
    <w:p w14:paraId="05838895" w14:textId="77777777" w:rsidR="0038381F" w:rsidRPr="00C734F4" w:rsidRDefault="0038381F" w:rsidP="0038381F">
      <w:pPr>
        <w:pStyle w:val="AR6BodyText"/>
        <w:rPr>
          <w:rFonts w:cs="Times New Roman"/>
          <w:lang w:val="en-GB"/>
        </w:rPr>
      </w:pPr>
    </w:p>
    <w:p w14:paraId="221B78E6" w14:textId="77777777" w:rsidR="0038381F" w:rsidRPr="00C734F4" w:rsidRDefault="0038381F" w:rsidP="0038381F">
      <w:pPr>
        <w:pStyle w:val="AR6BodyText"/>
        <w:rPr>
          <w:rFonts w:cs="Times New Roman"/>
          <w:lang w:val="en-GB"/>
        </w:rPr>
      </w:pPr>
    </w:p>
    <w:p w14:paraId="12F9CEF2" w14:textId="77777777" w:rsidR="0038381F" w:rsidRPr="00C734F4" w:rsidRDefault="0038381F" w:rsidP="0038381F">
      <w:pPr>
        <w:pStyle w:val="AR6Chap10Level310111"/>
        <w:rPr>
          <w:lang w:val="en-GB"/>
        </w:rPr>
      </w:pPr>
      <w:bookmarkStart w:id="1633" w:name="_Toc29679473"/>
      <w:bookmarkStart w:id="1634" w:name="_Toc30602449"/>
      <w:bookmarkStart w:id="1635" w:name="_Toc70454790"/>
      <w:r w:rsidRPr="00C734F4">
        <w:rPr>
          <w:lang w:val="en-GB"/>
        </w:rPr>
        <w:t>Model simulation and attribution over the historical period</w:t>
      </w:r>
      <w:bookmarkEnd w:id="1633"/>
      <w:bookmarkEnd w:id="1634"/>
      <w:bookmarkEnd w:id="1635"/>
    </w:p>
    <w:p w14:paraId="1484E705" w14:textId="77777777" w:rsidR="0038381F" w:rsidRPr="00C734F4" w:rsidRDefault="0038381F" w:rsidP="0038381F">
      <w:pPr>
        <w:pStyle w:val="AR6BodyText"/>
        <w:rPr>
          <w:rFonts w:cs="Times New Roman"/>
          <w:lang w:val="en-GB"/>
        </w:rPr>
      </w:pPr>
    </w:p>
    <w:p w14:paraId="499F5AC5" w14:textId="2786DB42" w:rsidR="0038381F" w:rsidRPr="00C734F4" w:rsidRDefault="0038381F" w:rsidP="0038381F">
      <w:pPr>
        <w:pStyle w:val="AR6BodyText"/>
        <w:rPr>
          <w:rFonts w:cs="Times New Roman"/>
          <w:lang w:val="en-GB"/>
        </w:rPr>
      </w:pPr>
      <w:r w:rsidRPr="00C734F4">
        <w:rPr>
          <w:rFonts w:cs="Times New Roman"/>
          <w:lang w:val="en-GB"/>
        </w:rPr>
        <w:t xml:space="preserve">Due to the small scale of the Cape Town region, robust comparison of CMIP simulations to observations is difficult. However, in general, CMIP5 models capture well the seasonality, such as the dominance of austral winter rains, although they overestimate the peak and underestimate the shoulder season rainfall </w:t>
      </w:r>
      <w:r w:rsidRPr="00C734F4">
        <w:rPr>
          <w:rFonts w:cs="Times New Roman"/>
          <w:lang w:val="en-GB"/>
        </w:rPr>
        <w:fldChar w:fldCharType="begin" w:fldLock="1"/>
      </w:r>
      <w:r w:rsidR="000465A7">
        <w:rPr>
          <w:rFonts w:cs="Times New Roman"/>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"mendeley" : { "formattedCitation" : "(Mahlalela et al., 2019)", "plainTextFormattedCitation" : "(Mahlalela et al., 2019)", "previouslyFormattedCitation" : "(Mahlalela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(Mahlalela et al., 2019)</w:t>
      </w:r>
      <w:r w:rsidRPr="00C734F4">
        <w:rPr>
          <w:rFonts w:cs="Times New Roman"/>
          <w:lang w:val="en-GB"/>
        </w:rPr>
        <w:fldChar w:fldCharType="end"/>
      </w:r>
      <w:r w:rsidRPr="00C734F4">
        <w:rPr>
          <w:rFonts w:cs="Times New Roman"/>
          <w:lang w:val="en-GB"/>
        </w:rPr>
        <w:t xml:space="preserve">. Trends in rainfall are particularly difficult to assess as they are generally weak and depend strongly on the time period and dataset adopted for the analyses (Section 10.6.2.3). A multi-method attribution study </w:t>
      </w:r>
      <w:r w:rsidRPr="00C734F4">
        <w:rPr>
          <w:rFonts w:cs="Times New Roman"/>
          <w:lang w:val="en-GB"/>
        </w:rPr>
        <w:fldChar w:fldCharType="begin" w:fldLock="1"/>
      </w:r>
      <w:r w:rsidR="000465A7">
        <w:rPr>
          <w:rFonts w:cs="Times New Roman"/>
          <w:lang w:val="en-GB"/>
        </w:rPr>
        <w:instrText>ADDIN CSL_CITATION { "citationItems" : [ { "id" : "ITEM-1", "itemData" : { "DOI" : "10.1088/1748-9326/aae9f9", "ISSN" : "1748-9326", "abstract" : "In the period 2015\u20132017, the Western Cape region has suffered from three consecutive years of below average rainfall\u2014leading to a prolonged drought and acute water shortages, most prominently in the city of Cape Town. After testing that the precipitation deficit is the primary driver behind the reduced surface water availability, we undertake a multi-method attribution analysis for the meteorological drought, defined in terms of a deficit in the 3 years running mean precipitation averaged over the Western Cape area. The exact estimate of the return time of the event is sensitive to the number of stations whose data is incorporated in the analysis but the rarity of the event is unquestionable, with a return time of more than a hundred years. Synthesising the results from five different large model ensembles as well as observed data gives a significant increase by a factor of three (95% confidence interval 1.5\u20136) of such a drought to occur because of anthropogenic climate change. All the model results further suggest that this trend will continue with future global warming. These results are in line with physical understanding of the effect of climate change at these latitudes and highlights that measures to improve Cape Town's resilience to future droughts are an adaptation priority.", "author" : [ { "dropping-particle" : "", "family" : "Otto", "given" : "Friederike E L", "non-dropping-particle" : "", "parse-names" : false, "suffix" : "" }, { "dropping-particle" : "", "family" : "Wolski", "given" : "Piotr", "non-dropping-particle" : "", "parse-names" : false, "suffix" : "" }, { "dropping-particle" : "", "family" : "Lehner", "given" : "Flavio", "non-dropping-particle" : "", "parse-names" : false, "suffix" : "" }, { "dropping-particle" : "", "family" : "Tebaldi", "given" : "Claudia", "non-dropping-particle" : "", "parse-names" : false, "suffix" : "" }, { "dropping-particle" : "", "family" : "Oldenborgh", "given" : "Geert Jan", "non-dropping-particle" : "van", "parse-names" : false, "suffix" : "" }, { "dropping-particle" : "", "family" : "Hogesteeger", "given" : "Sanne", "non-dropping-particle" : "", "parse-names" : false, "suffix" : "" }, { "dropping-particle" : "", "family" : "Singh", "given" : "Roop", "non-dropping-particle" : "", "parse-names" : false, "suffix" : "" }, { "dropping-particle" : "", "family" : "Holden", "given" : "Petra", "non-dropping-particle" : "", "parse-names" : false, "suffix" : "" }, { "dropping-particle" : "", "family" : "Fu\u010dkar", "given" : "Neven S", "non-dropping-particle" : "", "parse-names" : false, "suffix" : "" }, { "dropping-particle" : "", "family" : "Odoulami", "given" : "Romaric C", "non-dropping-particle" : "", "parse-names" : false, "suffix" : "" }, { "dropping-particle" : "", "family" : "New", "given" : "Mark", "non-dropping-particle" : "", "parse-names" : false, "suffix" : "" } ], "container-title" : "Environmental Research Letters", "id" : "ITEM-1", "issue" : "12", "issued" : { "date-parts" : [ [ "2018", "11", "29" ] ] }, "page" : "124010", "title" : "Anthropogenic influence on the drivers of the Western Cape drought 2015\u20132017", "translator" : [ { "dropping-particle" : "", "family" : "Q5456", "given" : "", "non-dropping-particle" : "", "parse-names" : false, "suffix" : "" } ], "type" : "article-journal", "volume" : "13" }, "uris" : [ "http://www.mendeley.com/documents/?uuid=5aad0e3a-558b-4f92-acb3-c22608f9c077" ] } ], "mendeley" : { "formattedCitation" : "(Otto et al., 2018)", "plainTextFormattedCitation" : "(Otto et al., 2018)", "previouslyFormattedCitation" : "(Otto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(Otto et al., 2018)</w:t>
      </w:r>
      <w:r w:rsidRPr="00C734F4">
        <w:rPr>
          <w:rFonts w:cs="Times New Roman"/>
          <w:lang w:val="en-GB"/>
        </w:rPr>
        <w:fldChar w:fldCharType="end"/>
      </w:r>
      <w:r w:rsidRPr="00C734F4">
        <w:rPr>
          <w:rFonts w:cs="Times New Roman"/>
          <w:lang w:val="en-GB"/>
        </w:rPr>
        <w:t xml:space="preserve"> estimates the probability of the 2015‒2017 drought to have increased by a factor of 3 since pre-industrial times (with a wide 95% confidence interval of 1.5 to 6). However, </w:t>
      </w:r>
      <w:r w:rsidRPr="00C734F4">
        <w:rPr>
          <w:spacing w:val="-1"/>
          <w:lang w:val="en-GB"/>
        </w:rPr>
        <w:t>throughout the 20</w:t>
      </w:r>
      <w:r w:rsidRPr="00C734F4">
        <w:rPr>
          <w:spacing w:val="-1"/>
          <w:vertAlign w:val="superscript"/>
          <w:lang w:val="en-GB"/>
        </w:rPr>
        <w:t>th</w:t>
      </w:r>
      <w:r w:rsidRPr="00C734F4">
        <w:rPr>
          <w:spacing w:val="-1"/>
          <w:lang w:val="en-GB"/>
        </w:rPr>
        <w:t xml:space="preserve"> century,</w:t>
      </w:r>
      <w:r w:rsidRPr="00C734F4">
        <w:rPr>
          <w:lang w:val="en-GB"/>
        </w:rPr>
        <w:t xml:space="preserve"> a substantial portion of the global </w:t>
      </w:r>
      <w:r w:rsidR="00D104EA">
        <w:rPr>
          <w:lang w:val="en-GB"/>
        </w:rPr>
        <w:t xml:space="preserve">climate </w:t>
      </w:r>
      <w:r w:rsidRPr="00C734F4">
        <w:rPr>
          <w:lang w:val="en-GB"/>
        </w:rPr>
        <w:t>models (</w:t>
      </w:r>
      <w:r w:rsidR="00D104EA">
        <w:rPr>
          <w:lang w:val="en-GB"/>
        </w:rPr>
        <w:t xml:space="preserve">GCMs; </w:t>
      </w:r>
      <w:r w:rsidRPr="00C734F4">
        <w:rPr>
          <w:spacing w:val="-1"/>
          <w:lang w:val="en-GB"/>
        </w:rPr>
        <w:t>~36%</w:t>
      </w:r>
      <w:r w:rsidRPr="00C734F4">
        <w:rPr>
          <w:spacing w:val="-2"/>
          <w:lang w:val="en-GB"/>
        </w:rPr>
        <w:t xml:space="preserve"> </w:t>
      </w:r>
      <w:r w:rsidRPr="00C734F4">
        <w:rPr>
          <w:rFonts w:cs="Times New Roman"/>
          <w:lang w:val="en-GB"/>
        </w:rPr>
        <w:t xml:space="preserve">of CMIP5 and 44% of CMIP6 models, as well as many of the MIROC SMILE members) </w:t>
      </w:r>
      <w:r w:rsidRPr="00C734F4">
        <w:rPr>
          <w:lang w:val="en-GB"/>
        </w:rPr>
        <w:t>simulate a statistically significant (95% level) decline in total annual rainfall, while there is no robust long-term trend in observations</w:t>
      </w:r>
      <w:r w:rsidRPr="00C734F4" w:rsidDel="006B6F63">
        <w:rPr>
          <w:lang w:val="en-GB"/>
        </w:rPr>
        <w:t xml:space="preserve"> </w:t>
      </w:r>
      <w:r w:rsidRPr="00C734F4">
        <w:rPr>
          <w:rFonts w:cs="Times New Roman"/>
          <w:lang w:val="en-GB"/>
        </w:rPr>
        <w:t>(Figure 10.18).  Section 10.4 offers a more detailed assessment of attribution challenges.</w:t>
      </w:r>
    </w:p>
    <w:p w14:paraId="016A1B00" w14:textId="77777777" w:rsidR="0038381F" w:rsidRPr="00C734F4" w:rsidRDefault="0038381F" w:rsidP="0038381F">
      <w:pPr>
        <w:pStyle w:val="AR6BodyText"/>
        <w:rPr>
          <w:rFonts w:cs="Times New Roman"/>
          <w:lang w:val="en-GB"/>
        </w:rPr>
      </w:pPr>
    </w:p>
    <w:p w14:paraId="5E9A83E6" w14:textId="62E3DD53" w:rsidR="0038381F" w:rsidRPr="00C734F4" w:rsidRDefault="0038381F" w:rsidP="0038381F">
      <w:pPr>
        <w:pStyle w:val="AR6BodyText"/>
        <w:rPr>
          <w:rFonts w:cs="Times New Roman"/>
          <w:lang w:val="en-GB"/>
        </w:rPr>
      </w:pPr>
      <w:r w:rsidRPr="00C734F4">
        <w:rPr>
          <w:rFonts w:cs="Times New Roman"/>
          <w:lang w:val="en-GB"/>
        </w:rPr>
        <w:t>G</w:t>
      </w:r>
      <w:r w:rsidR="00D104EA">
        <w:rPr>
          <w:rFonts w:cs="Times New Roman"/>
          <w:lang w:val="en-GB"/>
        </w:rPr>
        <w:t>CMs</w:t>
      </w:r>
      <w:r w:rsidRPr="00C734F4">
        <w:rPr>
          <w:rFonts w:cs="Times New Roman"/>
          <w:lang w:val="en-GB"/>
        </w:rPr>
        <w:t xml:space="preserve"> capture the overall behaviour of the observed main hemispherical processes, such as the expansion of the tropics, a positive trend in SAM and the poleward shift of the westerly jet. However, they fail to capture details of their observed climatology and variability </w:t>
      </w:r>
      <w:r w:rsidRPr="00C734F4">
        <w:rPr>
          <w:rFonts w:cs="Times New Roman"/>
          <w:lang w:val="en-GB"/>
        </w:rPr>
        <w:fldChar w:fldCharType="begin" w:fldLock="1"/>
      </w:r>
      <w:r w:rsidR="000465A7">
        <w:rPr>
          <w:rFonts w:cs="Times New Roman"/>
          <w:lang w:val="en-GB"/>
        </w:rPr>
        <w:instrText>ADDIN CSL_CITATION { "citationItems" : [ { "id" : "ITEM-1", "itemData" : { "DOI" : "10.1002/2016GL067989", "ISSN" : "00948276",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"3", "28" ] ] }, "page" : "2896-2903", "title" : "Revisiting the relationship between jet position, forced response, and annular mode variability in the southern midlatitudes", "translator" : [ { "dropping-particle" : "", "family" : "Q5506", "given" : "", "non-dropping-particle" : "", "parse-names" : false, "suffix" : "" } ], "type" : "article-journal", "volume" : "43" }, "uris" : [ "http://www.mendeley.com/documents/?uuid=6b681a0d-2594-40c9-9aa4-40cb2aa3acf9"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(Simpson and Polvani, 2016)</w:t>
      </w:r>
      <w:r w:rsidRPr="00C734F4">
        <w:rPr>
          <w:rFonts w:cs="Times New Roman"/>
          <w:lang w:val="en-GB"/>
        </w:rPr>
        <w:fldChar w:fldCharType="end"/>
      </w:r>
      <w:r w:rsidRPr="00C734F4">
        <w:rPr>
          <w:rFonts w:cs="Times New Roman"/>
          <w:lang w:val="en-GB"/>
        </w:rPr>
        <w:t xml:space="preserve">, and the magnitudes of simulated trends vary, though the models typically underestimate observed trends in these processes </w:t>
      </w:r>
      <w:r w:rsidRPr="00C734F4">
        <w:rPr>
          <w:rFonts w:cs="Times New Roman"/>
          <w:lang w:val="en-GB"/>
        </w:rPr>
        <w:fldChar w:fldCharType="begin" w:fldLock="1"/>
      </w:r>
      <w:r w:rsidR="000465A7">
        <w:rPr>
          <w:rFonts w:cs="Times New Roman"/>
          <w:lang w:val="en-GB"/>
        </w:rPr>
        <w:instrText>ADDIN CSL_CITATION { "citationItems" : [ { "id" : "ITEM-1",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"ITEM-1",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"id" : "ITEM-2", "itemData" : { "DOI" : "10.1038/s41558-018-0246-2", "ISSN" : "1758-678X",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 degrees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"ITEM-2", "issue" : "9", "issued" : { "date-parts" : [ [ "2018", "9", "30" ] ] }, "page" : "768-775", "title" : "Re-examining tropical expansion", "translator" : [ { "dropping-particle" : "", "family" : "Q5505", "given" : "", "non-dropping-particle" : "", "parse-names" : false, "suffix" : "" } ], "type" : "article-journal", "volume" : "8" }, "uris" : [ "http://www.mendeley.com/documents/?uuid=04818c75-4f5d-4984-9a6e-075404cbbd87" ] } ], "mendeley" : { "formattedCitation" : "(Purich et al., 2013; Staten et al., 2018)", "plainTextFormattedCitation" : "(Purich et al., 2013; Staten et al., 2018)", "previouslyFormattedCitation" : "(Purich et al., 2013; Staten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(Purich et al., 2013; Staten et al., 2018)</w:t>
      </w:r>
      <w:r w:rsidRPr="00C734F4">
        <w:rPr>
          <w:rFonts w:cs="Times New Roman"/>
          <w:lang w:val="en-GB"/>
        </w:rPr>
        <w:fldChar w:fldCharType="end"/>
      </w:r>
      <w:r w:rsidRPr="00C734F4">
        <w:rPr>
          <w:rFonts w:cs="Times New Roman"/>
          <w:lang w:val="en-GB"/>
        </w:rPr>
        <w:t xml:space="preserve">. In general, CMIP5 models do capture the SAM-regional rainfall association, although not consistently across all seasons </w:t>
      </w:r>
      <w:commentRangeStart w:id="1636"/>
      <w:r w:rsidRPr="00C734F4">
        <w:rPr>
          <w:rFonts w:cs="Times New Roman"/>
          <w:lang w:val="en-GB"/>
        </w:rPr>
        <w:fldChar w:fldCharType="begin" w:fldLock="1"/>
      </w:r>
      <w:ins w:id="1637" w:author="Robin Matthews" w:date="2021-07-11T17:45:00Z">
        <w:r w:rsidR="00837CAE">
          <w:rPr>
            <w:rFonts w:cs="Times New Roman"/>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"id" : "ITEM-2",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"ITEM-2",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"mendeley" : { "formattedCitation" : "(Purich et al., 2013; Lim et al., 2016a)", "manualFormatting" : "(Purich et al., 2013; E.-P. Lim et al., 2016)", "plainTextFormattedCitation" : "(Purich et al., 2013; Lim et al., 2016a)", "previouslyFormattedCitation" : "(Purich et al., 2013; Lim et al., 2016a)" }, "properties" : { "noteIndex" : 0 }, "schema" : "https://github.com/citation-style-language/schema/raw/master/csl-citation.json" }</w:instrText>
        </w:r>
      </w:ins>
      <w:del w:id="1638" w:author="Robin Matthews" w:date="2021-07-11T17:45:00Z">
        <w:r w:rsidR="000465A7" w:rsidDel="00837CAE">
          <w:rPr>
            <w:rFonts w:cs="Times New Roman"/>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"id" : "ITEM-2",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"ITEM-2",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"mendeley" : { "formattedCitation" : "(Purich et al., 2013; Lim et al., 2016a)", "plainTextFormattedCitation" : "(Purich et al., 2013; Lim et al., 2016a)", "previouslyFormattedCitation" : "(Purich et al., 2013; Lim et al., 2016a)"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(Purich et al., 2013; </w:t>
      </w:r>
      <w:ins w:id="1639" w:author="Robin Matthews" w:date="2021-07-11T17:45:00Z">
        <w:r w:rsidR="00837CAE">
          <w:t xml:space="preserve">E.-P. </w:t>
        </w:r>
      </w:ins>
      <w:r w:rsidR="00E41CA2">
        <w:rPr>
          <w:rFonts w:cs="Times New Roman"/>
          <w:noProof/>
          <w:lang w:val="en-GB"/>
        </w:rPr>
        <w:t>Lim et al., 2016</w:t>
      </w:r>
      <w:del w:id="1640" w:author="Robin Matthews" w:date="2021-07-11T17:45:00Z">
        <w:r w:rsidR="00E41CA2" w:rsidDel="00837CAE">
          <w:rPr>
            <w:rFonts w:cs="Times New Roman"/>
            <w:noProof/>
            <w:lang w:val="en-GB"/>
          </w:rPr>
          <w:delText>a</w:delText>
        </w:r>
      </w:del>
      <w:r w:rsidR="00E41CA2">
        <w:rPr>
          <w:rFonts w:cs="Times New Roman"/>
          <w:noProof/>
          <w:lang w:val="en-GB"/>
        </w:rPr>
        <w:t>)</w:t>
      </w:r>
      <w:r w:rsidRPr="00C734F4">
        <w:rPr>
          <w:rFonts w:cs="Times New Roman"/>
          <w:lang w:val="en-GB"/>
        </w:rPr>
        <w:fldChar w:fldCharType="end"/>
      </w:r>
      <w:commentRangeEnd w:id="1636"/>
      <w:r w:rsidR="00E41CA2">
        <w:rPr>
          <w:rStyle w:val="CommentReference"/>
          <w:rFonts w:asciiTheme="minorHAnsi" w:eastAsiaTheme="minorHAnsi" w:hAnsiTheme="minorHAnsi"/>
          <w:lang w:eastAsia="en-US"/>
        </w:rPr>
        <w:commentReference w:id="1636"/>
      </w:r>
      <w:r w:rsidRPr="00C734F4">
        <w:rPr>
          <w:rFonts w:cs="Times New Roman"/>
          <w:lang w:val="en-GB"/>
        </w:rPr>
        <w:t>.</w:t>
      </w:r>
    </w:p>
    <w:p w14:paraId="68C2F189" w14:textId="77777777" w:rsidR="0038381F" w:rsidRPr="00C734F4" w:rsidRDefault="0038381F" w:rsidP="0038381F">
      <w:pPr>
        <w:pStyle w:val="AR6BodyText"/>
        <w:rPr>
          <w:rFonts w:cs="Times New Roman"/>
          <w:lang w:val="en-GB"/>
        </w:rPr>
      </w:pPr>
    </w:p>
    <w:p w14:paraId="19B8F80D" w14:textId="77777777" w:rsidR="0038381F" w:rsidRPr="00C734F4" w:rsidRDefault="0038381F" w:rsidP="0038381F">
      <w:pPr>
        <w:pStyle w:val="AR6BodyText"/>
        <w:rPr>
          <w:rFonts w:cs="Times New Roman"/>
          <w:lang w:val="en-GB"/>
        </w:rPr>
      </w:pPr>
    </w:p>
    <w:p w14:paraId="6810D80C" w14:textId="77777777" w:rsidR="0038381F" w:rsidRPr="00C734F4" w:rsidRDefault="0038381F" w:rsidP="0038381F">
      <w:pPr>
        <w:pStyle w:val="AR6Chap10Level310111"/>
        <w:rPr>
          <w:lang w:val="en-GB"/>
        </w:rPr>
      </w:pPr>
      <w:bookmarkStart w:id="1641" w:name="_Toc29679474"/>
      <w:bookmarkStart w:id="1642" w:name="_Toc30602450"/>
      <w:bookmarkStart w:id="1643" w:name="_Toc70454791"/>
      <w:r w:rsidRPr="00C734F4">
        <w:rPr>
          <w:lang w:val="en-GB"/>
        </w:rPr>
        <w:t>Future climate information from global simulations</w:t>
      </w:r>
      <w:bookmarkEnd w:id="1641"/>
      <w:bookmarkEnd w:id="1642"/>
      <w:bookmarkEnd w:id="1643"/>
    </w:p>
    <w:p w14:paraId="693D2F94" w14:textId="77777777" w:rsidR="0038381F" w:rsidRPr="00C734F4" w:rsidRDefault="0038381F" w:rsidP="0038381F">
      <w:pPr>
        <w:pStyle w:val="AR6BodyText"/>
        <w:rPr>
          <w:rFonts w:cs="Times New Roman"/>
          <w:lang w:val="en-GB"/>
        </w:rPr>
      </w:pPr>
    </w:p>
    <w:p w14:paraId="6B573E31" w14:textId="6F4B4DD9" w:rsidR="0038381F" w:rsidRPr="00C734F4" w:rsidRDefault="0038381F" w:rsidP="0038381F">
      <w:pPr>
        <w:pStyle w:val="AR6BodyText"/>
        <w:rPr>
          <w:rFonts w:cs="Times New Roman"/>
          <w:lang w:val="en-GB"/>
        </w:rPr>
      </w:pPr>
      <w:r w:rsidRPr="00C734F4">
        <w:rPr>
          <w:rFonts w:cs="Times New Roman"/>
          <w:lang w:val="en-GB"/>
        </w:rPr>
        <w:t>G</w:t>
      </w:r>
      <w:r w:rsidR="00D104EA">
        <w:rPr>
          <w:rFonts w:cs="Times New Roman"/>
          <w:lang w:val="en-GB"/>
        </w:rPr>
        <w:t>CMs</w:t>
      </w:r>
      <w:r w:rsidRPr="00C734F4">
        <w:rPr>
          <w:rFonts w:cs="Times New Roman"/>
          <w:lang w:val="en-GB"/>
        </w:rPr>
        <w:t xml:space="preserve"> show </w:t>
      </w:r>
      <w:r w:rsidRPr="00C734F4">
        <w:rPr>
          <w:rFonts w:cs="Times New Roman"/>
          <w:iCs/>
          <w:lang w:val="en-GB"/>
        </w:rPr>
        <w:t>strong consistency</w:t>
      </w:r>
      <w:r w:rsidRPr="00C734F4">
        <w:rPr>
          <w:rFonts w:cs="Times New Roman"/>
          <w:lang w:val="en-GB"/>
        </w:rPr>
        <w:t xml:space="preserve"> in a drying signal for the Cape Town region, with the reduction in total annual rainfall ranging up to 20% by the end of the 21</w:t>
      </w:r>
      <w:r w:rsidRPr="00441820">
        <w:rPr>
          <w:rFonts w:cs="Times New Roman"/>
          <w:vertAlign w:val="superscript"/>
          <w:lang w:val="en-GB"/>
        </w:rPr>
        <w:t>st</w:t>
      </w:r>
      <w:r w:rsidRPr="00C734F4">
        <w:rPr>
          <w:rFonts w:cs="Times New Roman"/>
          <w:lang w:val="en-GB"/>
        </w:rPr>
        <w:t xml:space="preserve"> century in CMIP5 RCP8.5 and CMIP6 SSP5-8.5 simulations </w:t>
      </w:r>
      <w:commentRangeStart w:id="1644"/>
      <w:r w:rsidRPr="00C734F4">
        <w:rPr>
          <w:rFonts w:cs="Times New Roman"/>
          <w:lang w:val="en-GB"/>
        </w:rPr>
        <w:fldChar w:fldCharType="begin" w:fldLock="1"/>
      </w:r>
      <w:ins w:id="1645" w:author="Robin Matthews" w:date="2021-07-11T17:45:00Z">
        <w:r w:rsidR="00837CAE">
          <w:rPr>
            <w:rFonts w:cs="Times New Roman"/>
            <w:lang w:val="en-GB"/>
          </w:rPr>
          <w:instrText>ADDIN CSL_CITATION { "citationItems" : [ { "id" : "ITEM-1", "itemData" : { "DOI" : "10.1007/s41748-020-00161-x", "ISSN" : "2509-9426", "abstract" : "We analyze data of 27 global climate models from the sixth phase of the Coupled Model Intercomparison Project (CMIP6), and examine projected changes in temperature and precipitation over the African continent during the twenty-first century. The temperature and precipitation changes are computed for two future time slices, 2030\u20132059 (near term) and 2070\u20132099 (long term), relative to the present climate (1981\u20132010), for the entire African continent and its eight subregions. The CMIP6 multi-model ensemble projected a continuous and significant increase in the mean annual temperature over all of Africa and its eight subregions during the twenty-first century. The mean annual temperature over Africa for the near (long)-term period is projected to increase by 1.2 \u00b0C (1.4 \u00b0C), 1.5 \u00b0C (2.3 \u00b0C), and 1.8 \u00b0C (4.4 \u00b0C) under the Shared Socioeconomic Pathways (SSPs) for weak, moderate, and strong forcing, referenced as SSP1-2.6, SSP2-4.5, and SSP5-8.5, respectively. The future warming is not uniform over Africa and varies regionally. By the end of the twenty-first century, the largest rise in mean annual temperature (5.6 \u00b0C) is projected over the Sahara, while the smallest rise (3.5 \u00b0C) is over Central East Africa, under the strong forcing SSP5-8.5 scenario. The projected boreal winter and summer temperature patterns for the twenty-first century show spatial distributions similar to the annual patterns. Uncertainty associated with projected temperature over Africa and its eight subregions increases with time and reaches a maximum by the end of the twenty-first century. On the other hand, the precipitation projections over Africa during the twenty-first century show large spatial variability and seasonal dependency. The northern and southern parts of Africa show a reduction in precipitation, while the central parts of Africa show an increase, in future climates under the three reference scenarios. For the near (long)-term periods, the area-averaged precipitation over Africa is projected to increase by 6.2 (4.8)%, 6.8 (8.5)%, and 9.5 (15.2)% under SSP1-2.6, SSP2-4.5, and SSP5-8.5, respectively. The median warming simulated by the CMIP6 model ensemble remains higher than the CMIP5 ensemble over most of Africa, reaching as high as 2.5 \u00b0C over some regions, while precipitation shows a mixed spatial pattern.", "author" : [ { "dropping-particle" : "", "family" : "Almazroui", "given" : "Mansour", "non-dropping-particle" : "", "parse-names" : false, "suffix" : "" }, { "dropping-particle" : "", "family" : "Saeed", "given" : "Fahad", "non-dropping-particle" : "", "parse-names" : false, "suffix" : "" }, { "dropping-particle" : "", "family" : "Saeed", "given" : "Sajjad", "non-dropping-particle" : "", "parse-names" : false, "suffix" : "" }, { "dropping-particle" : "", "family" : "Nazrul Islam", "given" : "M.", "non-dropping-particle" : "", "parse-names" : false, "suffix" : "" }, { "dropping-particle" : "", "family" : "Ismail", "given" : "Muhammad", "non-dropping-particle" : "", "parse-names" : false, "suffix" : "" }, { "dropping-particle" : "", "family" : "Klutse", "given" : "Nana Ama Browne", "non-dropping-particle" : "", "parse-names" : false, "suffix" : "" }, { "dropping-particle" : "", "family" : "Siddiqui", "given" : "Muhammad Haroon", "non-dropping-particle" : "", "parse-names" : false, "suffix" : "" } ], "container-title" : "Earth Systems and Environment", "id" : "ITEM-1", "issue" : "3", "issued" : { "date-parts" : [ [ "2020", "9", "2" ] ] }, "page" : "455-475", "title" : "Projected Change in Temperature and Precipitation Over Africa from CMIP6", "translator" : [ { "dropping-particle" : "", "family" : "Q6522", "given" : "", "non-dropping-particle" : "", "parse-names" : false, "suffix" : "" } ], "type" : "article-journal", "volume" : "4" }, "uris" : [ "http://www.mendeley.com/documents/?uuid=3f644a86-f41d-421f-94f6-f0665847cf12" ] } ], "mendeley" : { "formattedCitation" : "(Almazroui et al., 2020b)", "manualFormatting" : "(Almazroui et al., 2020c", "plainTextFormattedCitation" : "(Almazroui et al., 2020b)", "previouslyFormattedCitation" : "(Almazroui et al., 2020b)" }, "properties" : { "noteIndex" : 0 }, "schema" : "https://github.com/citation-style-language/schema/raw/master/csl-citation.json" }</w:instrText>
        </w:r>
      </w:ins>
      <w:del w:id="1646" w:author="Robin Matthews" w:date="2021-07-11T17:45:00Z">
        <w:r w:rsidR="000465A7" w:rsidDel="00837CAE">
          <w:rPr>
            <w:rFonts w:cs="Times New Roman"/>
            <w:lang w:val="en-GB"/>
          </w:rPr>
          <w:delInstrText>ADDIN CSL_CITATION { "citationItems" : [ { "id" : "ITEM-1", "itemData" : { "DOI" : "10.1007/s41748-020-00161-x", "ISSN" : "2509-9426", "abstract" : "We analyze data of 27 global climate models from the sixth phase of the Coupled Model Intercomparison Project (CMIP6), and examine projected changes in temperature and precipitation over the African continent during the twenty-first century. The temperature and precipitation changes are computed for two future time slices, 2030\u20132059 (near term) and 2070\u20132099 (long term), relative to the present climate (1981\u20132010), for the entire African continent and its eight subregions. The CMIP6 multi-model ensemble projected a continuous and significant increase in the mean annual temperature over all of Africa and its eight subregions during the twenty-first century. The mean annual temperature over Africa for the near (long)-term period is projected to increase by 1.2 \u00b0C (1.4 \u00b0C), 1.5 \u00b0C (2.3 \u00b0C), and 1.8 \u00b0C (4.4 \u00b0C) under the Shared Socioeconomic Pathways (SSPs) for weak, moderate, and strong forcing, referenced as SSP1-2.6, SSP2-4.5, and SSP5-8.5, respectively. The future warming is not uniform over Africa and varies regionally. By the end of the twenty-first century, the largest rise in mean annual temperature (5.6 \u00b0C) is projected over the Sahara, while the smallest rise (3.5 \u00b0C) is over Central East Africa, under the strong forcing SSP5-8.5 scenario. The projected boreal winter and summer temperature patterns for the twenty-first century show spatial distributions similar to the annual patterns. Uncertainty associated with projected temperature over Africa and its eight subregions increases with time and reaches a maximum by the end of the twenty-first century. On the other hand, the precipitation projections over Africa during the twenty-first century show large spatial variability and seasonal dependency. The northern and southern parts of Africa show a reduction in precipitation, while the central parts of Africa show an increase, in future climates under the three reference scenarios. For the near (long)-term periods, the area-averaged precipitation over Africa is projected to increase by 6.2 (4.8)%, 6.8 (8.5)%, and 9.5 (15.2)% under SSP1-2.6, SSP2-4.5, and SSP5-8.5, respectively. The median warming simulated by the CMIP6 model ensemble remains higher than the CMIP5 ensemble over most of Africa, reaching as high as 2.5 \u00b0C over some regions, while precipitation shows a mixed spatial pattern.", "author" : [ { "dropping-particle" : "", "family" : "Almazroui", "given" : "Mansour", "non-dropping-particle" : "", "parse-names" : false, "suffix" : "" }, { "dropping-particle" : "", "family" : "Saeed", "given" : "Fahad", "non-dropping-particle" : "", "parse-names" : false, "suffix" : "" }, { "dropping-particle" : "", "family" : "Saeed", "given" : "Sajjad", "non-dropping-particle" : "", "parse-names" : false, "suffix" : "" }, { "dropping-particle" : "", "family" : "Nazrul Islam", "given" : "M.", "non-dropping-particle" : "", "parse-names" : false, "suffix" : "" }, { "dropping-particle" : "", "family" : "Ismail", "given" : "Muhammad", "non-dropping-particle" : "", "parse-names" : false, "suffix" : "" }, { "dropping-particle" : "", "family" : "Klutse", "given" : "Nana Ama Browne", "non-dropping-particle" : "", "parse-names" : false, "suffix" : "" }, { "dropping-particle" : "", "family" : "Siddiqui", "given" : "Muhammad Haroon", "non-dropping-particle" : "", "parse-names" : false, "suffix" : "" } ], "container-title" : "Earth Systems and Environment", "id" : "ITEM-1", "issue" : "3", "issued" : { "date-parts" : [ [ "2020", "9", "2" ] ] }, "page" : "455-475", "title" : "Projected Change in Temperature and Precipitation Over Africa from CMIP6", "translator" : [ { "dropping-particle" : "", "family" : "Q6522", "given" : "", "non-dropping-particle" : "", "parse-names" : false, "suffix" : "" } ], "type" : "article-journal", "volume" : "4" }, "uris" : [ "http://www.mendeley.com/documents/?uuid=3f644a86-f41d-421f-94f6-f0665847cf12" ] } ], "mendeley" : { "formattedCitation" : "(Almazroui et al., 2020b)", "manualFormatting" : "(Almazroui et al., 2020a; Figure 10.18)", "plainTextFormattedCitation" : "(Almazroui et al., 2020b)", "previouslyFormattedCitation" : "(Almazroui et al., 2020b)"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(Almazroui et al., 2020</w:t>
      </w:r>
      <w:ins w:id="1647" w:author="Robin Matthews" w:date="2021-07-11T17:45:00Z">
        <w:r w:rsidR="00837CAE">
          <w:rPr>
            <w:rFonts w:cs="Times New Roman"/>
            <w:noProof/>
            <w:lang w:val="en-GB"/>
          </w:rPr>
          <w:t>c</w:t>
        </w:r>
      </w:ins>
      <w:del w:id="1648" w:author="Robin Matthews" w:date="2021-07-11T17:45:00Z">
        <w:r w:rsidR="00E41CA2" w:rsidDel="00837CAE">
          <w:rPr>
            <w:rFonts w:cs="Times New Roman"/>
            <w:noProof/>
            <w:lang w:val="en-GB"/>
          </w:rPr>
          <w:delText>a; Figure 10.18)</w:delText>
        </w:r>
      </w:del>
      <w:r w:rsidRPr="00C734F4">
        <w:rPr>
          <w:rFonts w:cs="Times New Roman"/>
          <w:lang w:val="en-GB"/>
        </w:rPr>
        <w:fldChar w:fldCharType="end"/>
      </w:r>
      <w:commentRangeEnd w:id="1644"/>
      <w:r w:rsidR="00E41CA2">
        <w:rPr>
          <w:rStyle w:val="CommentReference"/>
          <w:rFonts w:asciiTheme="minorHAnsi" w:eastAsiaTheme="minorHAnsi" w:hAnsiTheme="minorHAnsi"/>
          <w:lang w:eastAsia="en-US"/>
        </w:rPr>
        <w:commentReference w:id="1644"/>
      </w:r>
      <w:ins w:id="1649" w:author="Robin Matthews" w:date="2021-07-11T17:45:00Z">
        <w:r w:rsidR="00837CAE">
          <w:rPr>
            <w:rFonts w:cs="Times New Roman"/>
            <w:noProof/>
            <w:lang w:val="en-GB"/>
          </w:rPr>
          <w:t>; Figure 10.18)</w:t>
        </w:r>
      </w:ins>
      <w:r w:rsidRPr="00C734F4">
        <w:rPr>
          <w:rFonts w:cs="Times New Roman"/>
          <w:lang w:val="en-GB"/>
        </w:rPr>
        <w:t xml:space="preserve">. The consistency across the models is a </w:t>
      </w:r>
      <w:r w:rsidRPr="00C734F4">
        <w:rPr>
          <w:rFonts w:cs="Times New Roman"/>
          <w:iCs/>
          <w:lang w:val="en-GB"/>
        </w:rPr>
        <w:t>robust signal</w:t>
      </w:r>
      <w:r w:rsidRPr="00C734F4">
        <w:rPr>
          <w:rFonts w:cs="Times New Roman"/>
          <w:lang w:val="en-GB"/>
        </w:rPr>
        <w:t xml:space="preserve"> compared to the rest of southern Africa, where the climate change signal varies spatially: stronger drying in the west and moderate drying or weak wetting in the east </w:t>
      </w:r>
      <w:commentRangeStart w:id="1650"/>
      <w:r w:rsidRPr="00C734F4">
        <w:rPr>
          <w:rFonts w:cs="Times New Roman"/>
          <w:lang w:val="en-GB"/>
        </w:rPr>
        <w:fldChar w:fldCharType="begin" w:fldLock="1"/>
      </w:r>
      <w:ins w:id="1651" w:author="Robin Matthews" w:date="2021-07-11T17:46:00Z">
        <w:r w:rsidR="00837CAE">
          <w:rPr>
            <w:rFonts w:cs="Times New Roman"/>
            <w:lang w:val="en-GB"/>
          </w:rPr>
          <w: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"manualFormatting" : "(DEA, 2013, 2018", "plainTextFormattedCitation" : "(DEA, 2013, 2018)", "previouslyFormattedCitation" : "(DEA, 2013, 2018)" }, "properties" : { "noteIndex" : 0 }, "schema" : "https://github.com/citation-style-language/schema/raw/master/csl-citation.json" }</w:instrText>
        </w:r>
      </w:ins>
      <w:del w:id="1652" w:author="Robin Matthews" w:date="2021-07-11T17:46:00Z">
        <w:r w:rsidR="000465A7" w:rsidDel="00837CAE">
          <w:rPr>
            <w:rFonts w:cs="Times New Roman"/>
            <w:lang w:val="en-GB"/>
          </w:rPr>
          <w:del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"manualFormatting" : "(DEA, 2013, 2018; Atlas.4.4 for further discussion of southern Africa precipitation projections)", "plainTextFormattedCitation" : "(DEA, 2013, 2018)", "previouslyFormattedCitation" : "(DEA, 2013, 2018)"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(DEA, 2013, 2018</w:t>
      </w:r>
      <w:del w:id="1653" w:author="Robin Matthews" w:date="2021-07-11T17:45:00Z">
        <w:r w:rsidR="00E41CA2" w:rsidDel="00837CAE">
          <w:rPr>
            <w:rFonts w:cs="Times New Roman"/>
            <w:noProof/>
            <w:lang w:val="en-GB"/>
          </w:rPr>
          <w:delText>; Atlas.4.4 for further discussion of southern Africa precipitation projections)</w:delText>
        </w:r>
      </w:del>
      <w:r w:rsidRPr="00C734F4">
        <w:rPr>
          <w:rFonts w:cs="Times New Roman"/>
          <w:lang w:val="en-GB"/>
        </w:rPr>
        <w:fldChar w:fldCharType="end"/>
      </w:r>
      <w:commentRangeEnd w:id="1650"/>
      <w:r w:rsidR="00E41CA2">
        <w:rPr>
          <w:rStyle w:val="CommentReference"/>
          <w:rFonts w:asciiTheme="minorHAnsi" w:eastAsiaTheme="minorHAnsi" w:hAnsiTheme="minorHAnsi"/>
          <w:lang w:eastAsia="en-US"/>
        </w:rPr>
        <w:commentReference w:id="1650"/>
      </w:r>
      <w:ins w:id="1654" w:author="Robin Matthews" w:date="2021-07-11T17:46:00Z">
        <w:r w:rsidR="00837CAE">
          <w:rPr>
            <w:rFonts w:cs="Times New Roman"/>
            <w:noProof/>
            <w:lang w:val="en-GB"/>
          </w:rPr>
          <w:t>; Atlas.4.4 for further discussion of southern Africa precipitation projections)</w:t>
        </w:r>
      </w:ins>
      <w:r w:rsidRPr="00C734F4">
        <w:rPr>
          <w:rFonts w:cs="Times New Roman"/>
          <w:lang w:val="en-GB"/>
        </w:rPr>
        <w:t xml:space="preserve">. Rainfall changes projected for the Cape Town region are consistent with projected changes in hemispheric-scale processes and regional-scale dynamics that point toward reduced frequency of frontal systems affecting that region. These changes include </w:t>
      </w:r>
      <w:r w:rsidRPr="00C734F4">
        <w:rPr>
          <w:rFonts w:cs="Times New Roman"/>
          <w:iCs/>
          <w:lang w:val="en-GB"/>
        </w:rPr>
        <w:t>robust signals</w:t>
      </w:r>
      <w:r w:rsidRPr="00C734F4">
        <w:rPr>
          <w:rFonts w:cs="Times New Roman"/>
          <w:lang w:val="en-GB"/>
        </w:rPr>
        <w:t xml:space="preserve"> in CMIP5 models for the Southern Hemisphere for a poleward expansion of the tropics </w:t>
      </w:r>
      <w:r w:rsidRPr="00C734F4">
        <w:rPr>
          <w:rFonts w:cs="Times New Roman"/>
          <w:lang w:val="en-GB"/>
        </w:rPr>
        <w:fldChar w:fldCharType="begin" w:fldLock="1"/>
      </w:r>
      <w:r w:rsidR="000465A7">
        <w:rPr>
          <w:rFonts w:cs="Times New Roman"/>
          <w:lang w:val="en-GB"/>
        </w:rPr>
        <w:instrText>ADDIN CSL_CITATION { "citationItems" : [ { "id" : "ITEM-1", "itemData" : { "DOI" : "10.1007/s00376-012-2187-4", "ISSN" : "0256-1530", "author" : [ { "dropping-particle" : "", "family" : "Hu", "given" : "Yongyun", "non-dropping-particle" : "", "parse-names" : false, "suffix" : "" }, { "dropping-particle" : "", "family" : "Tao", "given" : "Lijun", "non-dropping-particle" : "", "parse-names" : false, "suffix" : "" }, { "dropping-particle" : "", "family" : "Liu", "given" : "Jiping", "non-dropping-particle" : "", "parse-names" : false, "suffix" : "" } ], "container-title" : "Advances in Atmospheric Sciences", "id" : "ITEM-1", "issue" : "3", "issued" : { "date-parts" : [ [ "2013", "5", "17" ] ] }, "page" : "790-795", "title" : "Poleward expansion of the Hadley circulation in CMIP5 simulations", "translator" : [ { "dropping-particle" : "", "family" : "Q4662", "given" : "", "non-dropping-particle" : "", "parse-names" : false, "suffix" : "" } ], "type" : "article-journal", "volume" : "30" }, "uris" : [ "http://www.mendeley.com/documents/?uuid=542aa975-082e-4037-8624-128b4937c694" ] } ], "mendeley" : { "formattedCitation" : "(Hu et al., 2013b)", "plainTextFormattedCitation" : "(Hu et al., 2013b)", "previouslyFormattedCitation" : "(Hu et al., 2013b)"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 et al., 2013b)</w:t>
      </w:r>
      <w:r w:rsidRPr="00C734F4">
        <w:rPr>
          <w:rFonts w:cs="Times New Roman"/>
          <w:lang w:val="en-GB"/>
        </w:rPr>
        <w:fldChar w:fldCharType="end"/>
      </w:r>
      <w:r w:rsidRPr="00C734F4">
        <w:rPr>
          <w:rFonts w:cs="Times New Roman"/>
          <w:lang w:val="en-GB"/>
        </w:rPr>
        <w:t xml:space="preserve">, poleward displacement of mid-latitude storm tracks </w:t>
      </w:r>
      <w:r w:rsidRPr="00C734F4">
        <w:rPr>
          <w:rFonts w:cs="Times New Roman"/>
          <w:lang w:val="en-GB"/>
        </w:rPr>
        <w:fldChar w:fldCharType="begin" w:fldLock="1"/>
      </w:r>
      <w:r w:rsidR="000465A7">
        <w:rPr>
          <w:rFonts w:cs="Times New Roman"/>
          <w:lang w:val="en-GB"/>
        </w:rPr>
        <w:instrText>ADDIN CSL_CITATION { "citationItems" : [ { "id" : "ITEM-1", "itemData" : { "DOI" : "10.1029/2012JD018578", "ISSN" : "01480227", "author" : [ { "dropping-particle" : "", "family" : "Chang", "given" : "Edmund K. M.", "non-dropping-particle" : "", "parse-names" : false, "suffix" : "" }, { "dropping-particle" : "", "family" : "Guo", "given" : "Yanjuan", "non-dropping-particle" : "", "parse-names" : false, "suffix" : "" }, { "dropping-particle" : "", "family" : "Xia", "given" : "Xiaoming", "non-dropping-particle" : "", "parse-names" : false, "suffix" : "" } ], "container-title" : "Journal of Geophysical Research: Atmospheres", "id" : "ITEM-1", "issue" : "D23", "issued" : { "date-parts" : [ [ "2012", "12", "16" ] ] }, "page" : "n/a-n/a", "title" : "CMIP5 multimodel ensemble projection of storm track change under global warming", "translator" : [ { "dropping-particle" : "", "family" : "Q4562", "given" : "", "non-dropping-particle" : "", "parse-names" : false, "suffix" : "" } ], "type" : "article-journal", "volume" : "117" }, "uris" : [ "http://www.mendeley.com/documents/?uuid=2a67aa2f-d1e3-42d1-8139-6954408e64c6" ] } ], "mendeley" : { "formattedCitation" : "(Chang et al., 2012)", "plainTextFormattedCitation" : "(Chang et al., 2012)", "previouslyFormattedCitation" : "(Chang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(Chang et al., 2012)</w:t>
      </w:r>
      <w:r w:rsidRPr="00C734F4">
        <w:rPr>
          <w:rFonts w:cs="Times New Roman"/>
          <w:lang w:val="en-GB"/>
        </w:rPr>
        <w:fldChar w:fldCharType="end"/>
      </w:r>
      <w:r w:rsidRPr="00C734F4">
        <w:rPr>
          <w:rFonts w:cs="Times New Roman"/>
          <w:lang w:val="en-GB"/>
        </w:rPr>
        <w:t xml:space="preserve">, increased strength and poleward shift of the westerly winds </w:t>
      </w:r>
      <w:r w:rsidRPr="00C734F4">
        <w:rPr>
          <w:rFonts w:cs="Times New Roman"/>
          <w:lang w:val="en-GB"/>
        </w:rPr>
        <w:fldChar w:fldCharType="begin" w:fldLock="1"/>
      </w:r>
      <w:r w:rsidR="000465A7">
        <w:rPr>
          <w:rFonts w:cs="Times New Roman"/>
          <w:lang w:val="en-GB"/>
        </w:rPr>
        <w:instrText>ADDIN CSL_CITATION { "citationItems" : [ { "id" : "ITEM-1", "itemData" : { "DOI" : "10.1175/JCLI-D-17-0320.1", "ISSN" : "0894-8755", "author" : [ { "dropping-particle" : "", "family" : "Bracegirdle", "given" : "Thomas J.", "non-dropping-particle" : "", "parse-names" : false, "suffix" : "" }, { "dropping-particle" : "", "family" : "Hyder", "given" : "Patrick", "non-dropping-particle" : "", "parse-names" : false, "suffix" : "" }, { "dropping-particle" : "", "family" : "Holmes", "given" : "Caroline R.", "non-dropping-particle" : "", "parse-names" : false, "suffix" : "" } ], "container-title" : "Journal of Climate", "id" : "ITEM-1", "issue" : "1", "issued" : { "date-parts" : [ [ "2018", "1" ] ] }, "page" : "195-211", "title" : "CMIP5 Diversity in Southern Westerly Jet Projections Related to Historical Sea Ice Area: Strong Link to Strengthening and Weak Link to Shift", "translator" : [ { "dropping-particle" : "", "family" : "Q5515", "given" : "", "non-dropping-particle" : "", "parse-names" : false, "suffix" : "" } ], "type" : "article-journal", "volume" : "31" }, "uris" : [ "http://www.mendeley.com/documents/?uuid=b047742f-792e-40e7-add0-40dbe40eca49" ] } ], "mendeley" : { "formattedCitation" : "(Bracegirdle et al., 2018)", "plainTextFormattedCitation" : "(Bracegirdle et al., 2018)", "previouslyFormattedCitation" : "(Bracegirdle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(Bracegirdle et al., 2018)</w:t>
      </w:r>
      <w:r w:rsidRPr="00C734F4">
        <w:rPr>
          <w:rFonts w:cs="Times New Roman"/>
          <w:lang w:val="en-GB"/>
        </w:rPr>
        <w:fldChar w:fldCharType="end"/>
      </w:r>
      <w:r w:rsidRPr="00C734F4">
        <w:rPr>
          <w:rFonts w:cs="Times New Roman"/>
          <w:lang w:val="en-GB"/>
        </w:rPr>
        <w:t xml:space="preserve"> and subtropical jet-streams </w:t>
      </w:r>
      <w:r w:rsidRPr="00C734F4">
        <w:rPr>
          <w:rFonts w:cs="Times New Roman"/>
          <w:lang w:val="en-GB"/>
        </w:rPr>
        <w:fldChar w:fldCharType="begin" w:fldLock="1"/>
      </w:r>
      <w:r w:rsidR="000465A7">
        <w:rPr>
          <w:rFonts w:cs="Times New Roman"/>
          <w:lang w:val="en-GB"/>
        </w:rPr>
        <w:instrText>ADDIN CSL_CITATION { "citationItems" : [ { "id" : "ITEM-1", "itemData" : { "DOI" : "10.1007/s00382-016-3102-y", "ISSN" : "0930-7575", "author" : [ { "dropping-particle" : "", "family" : "Chenoli", "given" : "Sheeba Nettukandy", "non-dropping-particle" : "", "parse-names" : false, "suffix" : "" }, { "dropping-particle" : "", "family" : "Ahmad Mazuki", "given" : "Muhammad Yunus", "non-dropping-particle" : "", "parse-names" : false, "suffix" : "" }, { "dropping-particle" : "", "family" : "Turner", "given" : "John", "non-dropping-particle" : "", "parse-names" : false, "suffix" : "" }, { "dropping-particle" : "", "family" : "Samah", "given" : "Azizan Abu", "non-dropping-particle" : "", "parse-names" : false, "suffix" : "" } ], "container-title" : "Climate Dynamics", "id" : "ITEM-1", "issue" : "1-2", "issued" : { "date-parts" : [ [ "2017", "1", "15" ] ] }, "page" : "661-681", "title" : "Historical and projected changes in the Southern Hemisphere Sub-tropical Jet during winter from the CMIP5 models", "translator" : [ { "dropping-particle" : "", "family" : "Q5516", "given" : "", "non-dropping-particle" : "", "parse-names" : false, "suffix" : "" } ], "type" : "article-journal", "volume" : "48" }, "uris" : [ "http://www.mendeley.com/documents/?uuid=87b8164b-c119-412c-9db2-efd5dacf869c" ] } ], "mendeley" : { "formattedCitation" : "(Chenoli et al., 2017)", "plainTextFormattedCitation" : "(Chenoli et al., 2017)", "previouslyFormattedCitation" : "(Chenoli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(Chenoli et al., 2017)</w:t>
      </w:r>
      <w:r w:rsidRPr="00C734F4">
        <w:rPr>
          <w:rFonts w:cs="Times New Roman"/>
          <w:lang w:val="en-GB"/>
        </w:rPr>
        <w:fldChar w:fldCharType="end"/>
      </w:r>
      <w:r w:rsidRPr="00C734F4">
        <w:rPr>
          <w:rFonts w:cs="Times New Roman"/>
          <w:lang w:val="en-GB"/>
        </w:rPr>
        <w:t xml:space="preserve">, and a shift toward a more positive phase of the SAM </w:t>
      </w:r>
      <w:commentRangeStart w:id="1655"/>
      <w:r w:rsidRPr="00C734F4">
        <w:rPr>
          <w:rFonts w:cs="Times New Roman"/>
          <w:lang w:val="en-GB"/>
        </w:rPr>
        <w:fldChar w:fldCharType="begin" w:fldLock="1"/>
      </w:r>
      <w:ins w:id="1656" w:author="Robin Matthews" w:date="2021-07-11T17:46:00Z">
        <w:r w:rsidR="00604260">
          <w:rPr>
            <w:rFonts w:cs="Times New Roman"/>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"(E.-P. Lim et al., 2016)", "plainTextFormattedCitation" : "(Lim et al., 2016a)", "previouslyFormattedCitation" : "(Lim et al., 2016a)" }, "properties" : { "noteIndex" : 0 }, "schema" : "https://github.com/citation-style-language/schema/raw/master/csl-citation.json" }</w:instrText>
        </w:r>
      </w:ins>
      <w:del w:id="1657" w:author="Robin Matthews" w:date="2021-07-11T17:46:00Z">
        <w:r w:rsidR="000465A7" w:rsidDel="00604260">
          <w:rPr>
            <w:rFonts w:cs="Times New Roman"/>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"plainTextFormattedCitation" : "(Lim et al., 2016a)", "previouslyFormattedCitation" : "(Lim et al., 2016a)"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658" w:author="Robin Matthews" w:date="2021-07-11T17:46:00Z">
        <w:r w:rsidR="00604260">
          <w:t>E.-P. Lim et al., 2016</w:t>
        </w:r>
      </w:ins>
      <w:del w:id="1659" w:author="Robin Matthews" w:date="2021-07-11T17:46:00Z">
        <w:r w:rsidR="00E41CA2" w:rsidDel="00604260">
          <w:rPr>
            <w:rFonts w:cs="Times New Roman"/>
            <w:noProof/>
            <w:lang w:val="en-GB"/>
          </w:rPr>
          <w:delText>Lim et al., 2016a</w:delText>
        </w:r>
      </w:del>
      <w:r w:rsidR="00E41CA2">
        <w:rPr>
          <w:rFonts w:cs="Times New Roman"/>
          <w:noProof/>
          <w:lang w:val="en-GB"/>
        </w:rPr>
        <w:t>)</w:t>
      </w:r>
      <w:r w:rsidRPr="00C734F4">
        <w:rPr>
          <w:rFonts w:cs="Times New Roman"/>
          <w:lang w:val="en-GB"/>
        </w:rPr>
        <w:fldChar w:fldCharType="end"/>
      </w:r>
      <w:commentRangeEnd w:id="1655"/>
      <w:r w:rsidR="00E41CA2">
        <w:rPr>
          <w:rStyle w:val="CommentReference"/>
          <w:rFonts w:asciiTheme="minorHAnsi" w:eastAsiaTheme="minorHAnsi" w:hAnsiTheme="minorHAnsi"/>
          <w:lang w:eastAsia="en-US"/>
        </w:rPr>
        <w:commentReference w:id="1655"/>
      </w:r>
      <w:r w:rsidRPr="00C734F4">
        <w:rPr>
          <w:rFonts w:cs="Times New Roman"/>
          <w:lang w:val="en-GB"/>
        </w:rPr>
        <w:t xml:space="preserve">. However, despite the consistency in circulation changes, the emergence of anthropogenic rainfall change above unforced variability in southwestern Africa remains uncertain for annual rainfall throughout most of the </w:t>
      </w:r>
      <w:r w:rsidR="000F0AC3">
        <w:rPr>
          <w:rFonts w:cs="Times New Roman"/>
          <w:lang w:val="en-GB"/>
        </w:rPr>
        <w:t>21</w:t>
      </w:r>
      <w:r w:rsidR="000F0AC3" w:rsidRPr="00441820">
        <w:rPr>
          <w:rFonts w:cs="Times New Roman"/>
          <w:vertAlign w:val="superscript"/>
          <w:lang w:val="en-GB"/>
        </w:rPr>
        <w:t>st</w:t>
      </w:r>
      <w:r w:rsidRPr="00C734F4">
        <w:rPr>
          <w:rFonts w:cs="Times New Roman"/>
          <w:lang w:val="en-GB"/>
        </w:rPr>
        <w:t xml:space="preserve"> century, even under SSP5-8.5 (Section 10.4, Figure 10.15).</w:t>
      </w:r>
    </w:p>
    <w:p w14:paraId="0CF9E08E" w14:textId="77777777" w:rsidR="0038381F" w:rsidRPr="00C734F4" w:rsidRDefault="0038381F" w:rsidP="0038381F">
      <w:pPr>
        <w:pStyle w:val="AR6BodyText"/>
        <w:rPr>
          <w:rFonts w:cs="Times New Roman"/>
          <w:lang w:val="en-GB"/>
        </w:rPr>
      </w:pPr>
    </w:p>
    <w:p w14:paraId="692859B6" w14:textId="23D0C6E3" w:rsidR="0038381F" w:rsidRPr="00C734F4" w:rsidRDefault="0038381F" w:rsidP="0038381F">
      <w:pPr>
        <w:pStyle w:val="AR6BodyText"/>
        <w:rPr>
          <w:rFonts w:cs="Times New Roman"/>
          <w:lang w:val="en-GB"/>
        </w:rPr>
      </w:pPr>
      <w:r w:rsidRPr="00C734F4">
        <w:rPr>
          <w:rFonts w:cs="Times New Roman"/>
          <w:lang w:val="en-GB"/>
        </w:rPr>
        <w:t xml:space="preserve">There is also a substantial increase in the frequency of conditions supporting atmospheric rivers and water vapour transport towards the southwest coast of southern Africa in the projected climate </w:t>
      </w:r>
      <w:r w:rsidRPr="00C734F4">
        <w:rPr>
          <w:rFonts w:cs="Times New Roman"/>
          <w:lang w:val="en-GB"/>
        </w:rPr>
        <w:fldChar w:fldCharType="begin" w:fldLock="1"/>
      </w:r>
      <w:r w:rsidR="000465A7">
        <w:rPr>
          <w:rFonts w:cs="Times New Roman"/>
          <w:lang w:val="en-GB"/>
        </w:rPr>
        <w:instrText>ADDIN CSL_CITATION { "citationItems" : [ { "id" : "ITEM-1", "itemData" : { "DOI" : "10.1029/2017GL076968", "ISSN" : "00948276", "author" : [ { "dropping-particle" : "", "family" : "Espinoza", "given" : "Vicky", "non-dropping-particle" : "", "parse-names" : false, "suffix" : "" }, { "dropping-particle" : "", "family" : "Waliser", "given" : "Duane E.", "non-dropping-particle" : "", "parse-names" : false, "suffix" : "" }, { "dropping-particle" : "", "family" : "Guan", "given" : "Bin", "non-dropping-particle" : "", "parse-names" : false, "suffix" : "" }, { "dropping-particle" : "", "family" : "Lavers", "given" : "David A.", "non-dropping-particle" : "", "parse-names" : false, "suffix" : "" }, { "dropping-particle" : "", "family" : "Ralph", "given" : "F. Martin", "non-dropping-particle" : "", "parse-names" : false, "suffix" : "" } ], "container-title" : "Geophysical Research Letters", "id" : "ITEM-1", "issue" : "9", "issued" : { "date-parts" : [ [ "2018", "5", "16" ] ] }, "page" : "4299-4308", "title" : "Global Analysis of Climate Change Projection Effects on Atmospheric Rivers", "translator" : [ { "dropping-particle" : "", "family" : "Q5513", "given" : "", "non-dropping-particle" : "", "parse-names" : false, "suffix" : "" } ], "type" : "article-journal", "volume" : "45" }, "uris" : [ "http://www.mendeley.com/documents/?uuid=02eda6d4-a9a7-4450-999e-7cee0ad56366" ] } ], "mendeley" : { "formattedCitation" : "(Espinoza et al., 2018)", "plainTextFormattedCitation" : "(Espinoza et al., 2018)", "previouslyFormattedCitation" : "(Espinoza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(Espinoza et al., 2018)</w:t>
      </w:r>
      <w:r w:rsidRPr="00C734F4">
        <w:rPr>
          <w:rFonts w:cs="Times New Roman"/>
          <w:lang w:val="en-GB"/>
        </w:rPr>
        <w:fldChar w:fldCharType="end"/>
      </w:r>
      <w:r w:rsidRPr="00C734F4">
        <w:rPr>
          <w:rFonts w:cs="Times New Roman"/>
          <w:lang w:val="en-GB"/>
        </w:rPr>
        <w:t xml:space="preserve">. This behaviour has strong implications for the region, as most topographically high locations receive rainfall from persistent atmospheric rivers </w:t>
      </w:r>
      <w:r w:rsidRPr="00C734F4">
        <w:rPr>
          <w:rFonts w:cs="Times New Roman"/>
          <w:lang w:val="en-GB"/>
        </w:rPr>
        <w:fldChar w:fldCharType="begin" w:fldLock="1"/>
      </w:r>
      <w:r w:rsidR="000465A7">
        <w:rPr>
          <w:rFonts w:cs="Times New Roman"/>
          <w:lang w:val="en-GB"/>
        </w:rPr>
        <w:instrText>ADDIN CSL_CITATION { "citationItems" : [ { "id" : "ITEM-1", "itemData" : { "DOI" : "10.1002/joc.5668", "ISSN" : "08998418", "author" : [ { "dropping-particle" : "", "family" : "Blamey", "given" : "R. C.", "non-dropping-particle" : "", "parse-names" : false, "suffix" : "" }, { "dropping-particle" : "", "family" : "Kolusu", "given" : "S. R.", "non-dropping-particle" : "", "parse-names" : false, "suffix" : "" }, { "dropping-particle" : "", "family" : "Mahlalela", "given" : "P.", "non-dropping-particle" : "", "parse-names" : false, "suffix" : "" }, { "dropping-particle" : "", "family" : "Todd", "given" : "M. C.", "non-dropping-particle" : "", "parse-names" : false, "suffix" : "" }, { "dropping-particle" : "", "family" : "Reason", "given" : "C. J. C.", "non-dropping-particle" : "", "parse-names" : false, "suffix" : "" } ], "container-title" : "International Journal of Climatology", "id" : "ITEM-1", "issue" : "11", "issued" : { "date-parts" : [ [ "2018", "9" ] ] }, "page" : "4276-4295", "title" : "The role of regional circulation features in regulating El Ni\u00f1o climate impacts over southern Africa: A comparison of the 2015/2016 drought with previous events", "translator" : [ { "dropping-particle" : "", "family" : "Q5346", "given" : "", "non-dropping-particle" : "", "parse-names" : false, "suffix" : "" } ], "type" : "article-journal", "volume" : "38" }, "uris" : [ "http://www.mendeley.com/documents/?uuid=3bf1bcb3-016e-4555-8fa1-57e6dfcd3d8a" ] } ], "mendeley" : { "formattedCitation" : "(Blamey et al., 2018)", "plainTextFormattedCitation" : "(Blamey et al., 2018)", "previouslyFormattedCitation" : "(Blamey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et al., 2018)</w:t>
      </w:r>
      <w:r w:rsidRPr="00C734F4">
        <w:rPr>
          <w:rFonts w:cs="Times New Roman"/>
          <w:lang w:val="en-GB"/>
        </w:rPr>
        <w:fldChar w:fldCharType="end"/>
      </w:r>
      <w:r w:rsidRPr="00C734F4">
        <w:rPr>
          <w:rFonts w:cs="Times New Roman"/>
          <w:lang w:val="en-GB"/>
        </w:rPr>
        <w:t xml:space="preserve">. A thorough understanding of the role of atmospheric rivers in the Cape Town region under </w:t>
      </w:r>
      <w:r w:rsidR="00603726">
        <w:rPr>
          <w:rFonts w:cs="Times New Roman"/>
          <w:lang w:val="en-GB"/>
        </w:rPr>
        <w:t xml:space="preserve">a </w:t>
      </w:r>
      <w:r w:rsidRPr="00C734F4">
        <w:rPr>
          <w:rFonts w:cs="Times New Roman"/>
          <w:lang w:val="en-GB"/>
        </w:rPr>
        <w:t>changing climate is missing.</w:t>
      </w:r>
    </w:p>
    <w:p w14:paraId="4C0688D0" w14:textId="77777777" w:rsidR="0038381F" w:rsidRPr="00C734F4" w:rsidRDefault="0038381F" w:rsidP="0038381F">
      <w:pPr>
        <w:pStyle w:val="AR6BodyText"/>
        <w:rPr>
          <w:rFonts w:cs="Times New Roman"/>
          <w:lang w:val="en-GB"/>
        </w:rPr>
      </w:pPr>
    </w:p>
    <w:p w14:paraId="31BB6A68" w14:textId="77777777" w:rsidR="0038381F" w:rsidRPr="00C734F4" w:rsidRDefault="0038381F" w:rsidP="0038381F">
      <w:pPr>
        <w:pStyle w:val="AR6BodyText"/>
        <w:rPr>
          <w:rFonts w:cs="Times New Roman"/>
          <w:lang w:val="en-GB"/>
        </w:rPr>
      </w:pPr>
    </w:p>
    <w:p w14:paraId="7DEDDF42" w14:textId="77777777" w:rsidR="0038381F" w:rsidRPr="00C734F4" w:rsidRDefault="0038381F" w:rsidP="0038381F">
      <w:pPr>
        <w:pStyle w:val="AR6Chap10Level310111"/>
        <w:rPr>
          <w:lang w:val="en-GB"/>
        </w:rPr>
      </w:pPr>
      <w:bookmarkStart w:id="1660" w:name="_Toc29679475"/>
      <w:bookmarkStart w:id="1661" w:name="_Toc30602451"/>
      <w:bookmarkStart w:id="1662" w:name="_Toc70454792"/>
      <w:r w:rsidRPr="00C734F4">
        <w:rPr>
          <w:lang w:val="en-GB"/>
        </w:rPr>
        <w:t>Future climate information from regional downscaling</w:t>
      </w:r>
      <w:bookmarkEnd w:id="1660"/>
      <w:bookmarkEnd w:id="1661"/>
      <w:bookmarkEnd w:id="1662"/>
    </w:p>
    <w:p w14:paraId="299AF21F" w14:textId="77777777" w:rsidR="0038381F" w:rsidRPr="00C734F4" w:rsidRDefault="0038381F" w:rsidP="0038381F">
      <w:pPr>
        <w:pStyle w:val="AR6BodyText"/>
        <w:rPr>
          <w:rFonts w:cs="Times New Roman"/>
          <w:lang w:val="en-GB"/>
        </w:rPr>
      </w:pPr>
    </w:p>
    <w:p w14:paraId="38474E94" w14:textId="20AAF6F1" w:rsidR="0038381F" w:rsidRPr="00C734F4" w:rsidRDefault="0038381F" w:rsidP="0038381F">
      <w:pPr>
        <w:pStyle w:val="AR6BodyText"/>
        <w:rPr>
          <w:rFonts w:cs="Times New Roman"/>
          <w:lang w:val="en-GB"/>
        </w:rPr>
      </w:pPr>
      <w:r w:rsidRPr="00C734F4">
        <w:rPr>
          <w:rFonts w:cs="Times New Roman"/>
          <w:lang w:val="en-GB"/>
        </w:rPr>
        <w:t xml:space="preserve">Dynamical downscaling studies implemented with a stretched-grid model </w:t>
      </w:r>
      <w:r w:rsidRPr="00C734F4">
        <w:rPr>
          <w:rFonts w:cs="Times New Roman"/>
          <w:lang w:val="en-GB"/>
        </w:rPr>
        <w:fldChar w:fldCharType="begin" w:fldLock="1"/>
      </w:r>
      <w:r w:rsidR="000465A7">
        <w:rPr>
          <w:rFonts w:cs="Times New Roman"/>
          <w:lang w:val="en-GB"/>
        </w:rPr>
        <w:instrText>ADDIN CSL_CITATION { "citationItems" : [ { "id" : "ITEM-1", "itemData" : { "DOI" : "10.1002/joc.1742", "ISSN" : "08998418", "author" : [ { "dropping-particle" : "", "family" : "Engelbrecht", "given" : "F. A.", "non-dropping-particle" : "", "parse-names" : false, "suffix" : "" }, { "dropping-particle" : "", "family" : "McGregor", "given" : "J. L.", "non-dropping-particle" : "", "parse-names" : false, "suffix" : "" }, { "dropping-particle" : "", "family" : "Engelbrecht", "given" : "C. J.", "non-dropping-particle" : "", "parse-names" : false, "suffix" : "" } ], "container-title" : "International Journal of Climatology", "id" : "ITEM-1", "issue" : "7", "issued" : { "date-parts" : [ [ "2009", "6", "15" ] ] }, "page" : "1013-1033", "title" : "Dynamics of the Conformal-Cubic Atmospheric Model projected climate-change signal over southern Africa", "translator" : [ { "dropping-particle" : "", "family" : "Q5341", "given" : "", "non-dropping-particle" : "", "parse-names" : false, "suffix" : "" } ], "type" : "article-journal", "volume" : "29" }, "uris" : [ "http://www.mendeley.com/documents/?uuid=1b181273-4c08-4267-b401-c012824d9380" ] } ], "mendeley" : { "formattedCitation" : "(Engelbrecht et al., 2009)", "plainTextFormattedCitation" : "(Engelbrecht et al., 2009)", "previouslyFormattedCitation" : "(Engelbrecht et al., 2009)"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(Engelbrecht et al., 2009)</w:t>
      </w:r>
      <w:r w:rsidRPr="00C734F4">
        <w:rPr>
          <w:rFonts w:cs="Times New Roman"/>
          <w:lang w:val="en-GB"/>
        </w:rPr>
        <w:fldChar w:fldCharType="end"/>
      </w:r>
      <w:r w:rsidRPr="00C734F4">
        <w:rPr>
          <w:rFonts w:cs="Times New Roman"/>
          <w:lang w:val="en-GB"/>
        </w:rPr>
        <w:t xml:space="preserve"> revealed </w:t>
      </w:r>
      <w:r w:rsidRPr="00C734F4">
        <w:rPr>
          <w:rFonts w:cs="Times New Roman"/>
          <w:lang w:val="en-GB"/>
        </w:rPr>
        <w:lastRenderedPageBreak/>
        <w:t xml:space="preserve">a signal compatible with the driving CMIP5 ensemble, that is, consistent drying throughout the region, amplifying in time, irrespective of the considered emission scenario and the generation of </w:t>
      </w:r>
      <w:r w:rsidR="00D104EA">
        <w:rPr>
          <w:rFonts w:cs="Times New Roman"/>
          <w:lang w:val="en-GB"/>
        </w:rPr>
        <w:t xml:space="preserve">GCMs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"plainTextFormattedCitation" : "(DEA, 2013, 2018)", "previouslyFormattedCitation" : "(DEA, 2013,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(DEA, 2013, 2018)</w:t>
      </w:r>
      <w:r w:rsidRPr="00C734F4">
        <w:rPr>
          <w:rFonts w:cs="Times New Roman"/>
          <w:lang w:val="en-GB"/>
        </w:rPr>
        <w:fldChar w:fldCharType="end"/>
      </w:r>
      <w:r w:rsidRPr="00C734F4">
        <w:rPr>
          <w:lang w:val="en-GB"/>
        </w:rPr>
        <w:t xml:space="preserve">. </w:t>
      </w:r>
      <w:r w:rsidRPr="00C734F4">
        <w:rPr>
          <w:rFonts w:cs="Times New Roman"/>
          <w:lang w:val="en-GB"/>
        </w:rPr>
        <w:t xml:space="preserve">A multi-model CORDEX ensemble indicates a </w:t>
      </w:r>
      <w:r w:rsidRPr="00C734F4">
        <w:rPr>
          <w:rFonts w:cs="Times New Roman"/>
          <w:iCs/>
          <w:lang w:val="en-GB"/>
        </w:rPr>
        <w:t>robust signal</w:t>
      </w:r>
      <w:r w:rsidRPr="00C734F4">
        <w:rPr>
          <w:rFonts w:cs="Times New Roman"/>
          <w:lang w:val="en-GB"/>
        </w:rPr>
        <w:t xml:space="preserve"> of reduction of total annual rainfall in the future, although there is </w:t>
      </w:r>
      <w:r w:rsidRPr="00C734F4">
        <w:rPr>
          <w:rFonts w:cs="Times New Roman"/>
          <w:iCs/>
          <w:lang w:val="en-GB"/>
        </w:rPr>
        <w:t>less agreement</w:t>
      </w:r>
      <w:r w:rsidRPr="00C734F4">
        <w:rPr>
          <w:rFonts w:cs="Times New Roman"/>
          <w:lang w:val="en-GB"/>
        </w:rPr>
        <w:t xml:space="preserve"> on how changes in rainfall occurrence may evolve in the region, such as through fewer consecutive rain days or longer dry spells </w:t>
      </w:r>
      <w:r w:rsidRPr="00C734F4">
        <w:rPr>
          <w:rFonts w:cs="Times New Roman"/>
          <w:lang w:val="en-GB"/>
        </w:rPr>
        <w:fldChar w:fldCharType="begin" w:fldLock="1"/>
      </w:r>
      <w:r w:rsidR="000465A7">
        <w:rPr>
          <w:rFonts w:cs="Times New Roman"/>
          <w:lang w:val="en-GB"/>
        </w:rPr>
        <w:instrText>ADDIN CSL_CITATION { "citationItems" : [ { "id" : "ITEM-1", "itemData" : { "DOI" : "10.1088/1748-9326/aab190", "ISSN" : "1748-9326", "author" : [ { "dropping-particle" : "", "family" : "Ma\u00fare", "given" : "G", "non-dropping-particle" : "", "parse-names" : false, "suffix" : "" }, { "dropping-particle" : "", "family" : "Pinto", "given" : "I", "non-dropping-particle" : "", "parse-names" : false, "suffix" : "" }, { "dropping-particle" : "", "family" : "Ndebele-Murisa", "given" : "M", "non-dropping-particle" : "", "parse-names" : false, "suffix" : "" }, { "dropping-particle" : "", "family" : "Muthige", "given" : "M", "non-dropping-particle" : "", "parse-names" : false, "suffix" : "" }, { "dropping-particle" : "", "family" : "Lennard", "given" : "C", "non-dropping-particle" : "", "parse-names" : false, "suffix" : "" }, { "dropping-particle" : "", "family" : "Nikulin", "given" : "G", "non-dropping-particle" : "", "parse-names" : false, "suffix" : "" }, { "dropping-particle" : "", "family" : "Dosio", "given" : "A", "non-dropping-particle" : "", "parse-names" : false, "suffix" : "" }, { "dropping-particle" : "", "family" : "Meque", "given" : "A", "non-dropping-particle" : "", "parse-names" : false, "suffix" : "" } ], "container-title" : "Environmental Research Letters", "id" : "ITEM-1", "issue" : "6", "issued" : { "date-parts" : [ [ "2018", "6", "1" ] ] }, "page" : "065002", "title" : "The southern African climate under 1.5 \u00b0C and 2 \u00b0C of global warming as simulated by CORDEX regional climate models", "translator" : [ { "dropping-particle" : "", "family" : "Q5385", "given" : "", "non-dropping-particle" : "", "parse-names" : false, "suffix" : "" } ], "type" : "article-journal", "volume" : "13" }, "uris" : [ "http://www.mendeley.com/documents/?uuid=200ac19e-94b9-459d-b206-b4dbc568e0a9" ] }, { "id" : "ITEM-2", "itemData" : { "DOI" : "10.1007/s10584-017-2001-5", "ISSN" : "0165-0009", "author" : [ { "dropping-particle" : "", "family" : "Abiodun", "given" : "Babatunde J.", "non-dropping-particle" : "", "parse-names" : false, "suffix" : "" }, { "dropping-particle" : "", "family" : "Adegoke", "given" : "Jimmy", "non-dropping-particle" : "", "parse-names" : false, "suffix" : "" }, { "dropping-particle" : "", "family" : "Abatan", "given" : "Abayomi A.", "non-dropping-particle" : "", "parse-names" : false, "suffix" : "" }, { "dropping-particle" : "", "family" : "Ibe", "given" : "Chidi A.", "non-dropping-particle" : "", "parse-names" : false, "suffix" : "" }, { "dropping-particle" : "", "family" : "Egbebiyi", "given" : "Temitope S.", "non-dropping-particle" : "", "parse-names" : false, "suffix" : "" }, { "dropping-particle" : "", "family" : "Engelbrecht", "given" : "Francois", "non-dropping-particle" : "", "parse-names" : false, "suffix" : "" }, { "dropping-particle" : "", "family" : "Pinto", "given" : "Izidine", "non-dropping-particle" : "", "parse-names" : false, "suffix" : "" } ], "container-title" : "Climatic Change", "id" : "ITEM-2", "issue" : "3-4", "issued" : { "date-parts" : [ [ "2017", "8", "13" ] ] }, "page" : "399-413", "title" : "Potential impacts of climate change on extreme precipitation over four African coastal cities", "translator" : [ { "dropping-particle" : "", "family" : "Q5342", "given" : "", "non-dropping-particle" : "", "parse-names" : false, "suffix" : "" } ], "type" : "article-journal", "volume" : "143" }, "uris" : [ "http://www.mendeley.com/documents/?uuid=8251b7db-c0d2-47bc-a253-6d85882b3fcb" ] } ], "mendeley" : { "formattedCitation" : "(Abiodun et al., 2017; Ma\u00fare et al., 2018)", "plainTextFormattedCitation" : "(Abiodun et al., 2017; Ma\u00fare et al., 2018)", "previouslyFormattedCitation" : "(Abiodun et al., 2017; Ma\u00fare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(Abiodun et al., 2017; Maúre et al., 2018)</w:t>
      </w:r>
      <w:r w:rsidRPr="00C734F4">
        <w:rPr>
          <w:rFonts w:cs="Times New Roman"/>
          <w:lang w:val="en-GB"/>
        </w:rPr>
        <w:fldChar w:fldCharType="end"/>
      </w:r>
      <w:r w:rsidRPr="00C734F4">
        <w:rPr>
          <w:rFonts w:cs="Times New Roman"/>
          <w:lang w:val="en-GB"/>
        </w:rPr>
        <w:t xml:space="preserve">. For the end of the century under RCP8.5, </w:t>
      </w:r>
      <w:r w:rsidRPr="00C734F4">
        <w:rPr>
          <w:rFonts w:cs="Times New Roman"/>
          <w:lang w:val="en-GB"/>
        </w:rPr>
        <w:fldChar w:fldCharType="begin" w:fldLock="1"/>
      </w:r>
      <w:r w:rsidR="000465A7">
        <w:rPr>
          <w:rFonts w:cs="Times New Roman"/>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Dosio et al. (2019)</w:t>
      </w:r>
      <w:r w:rsidRPr="00C734F4">
        <w:rPr>
          <w:rFonts w:cs="Times New Roman"/>
          <w:lang w:val="en-GB"/>
        </w:rPr>
        <w:fldChar w:fldCharType="end"/>
      </w:r>
      <w:r w:rsidRPr="00C734F4">
        <w:rPr>
          <w:rFonts w:cs="Times New Roman"/>
          <w:lang w:val="en-GB"/>
        </w:rPr>
        <w:t xml:space="preserve"> also found drying. Moreover, in their analysis, the drying is associated with an increase in the number of consecutive dry days and a reduction in number of rainy days. Their results are consistent with the driving GCMs for all the precipitation indices, and they are robust independent of the choice of the regional climate model (RCM) or GCM. However, collectively, these analyses indicate that uncertainty remains in the characteristics of the precipitation decrease.</w:t>
      </w:r>
    </w:p>
    <w:p w14:paraId="229E49E7" w14:textId="77777777" w:rsidR="0038381F" w:rsidRPr="00C734F4" w:rsidRDefault="0038381F" w:rsidP="0038381F">
      <w:pPr>
        <w:pStyle w:val="AR6BodyText"/>
        <w:rPr>
          <w:rFonts w:cs="Times New Roman"/>
          <w:lang w:val="en-GB"/>
        </w:rPr>
      </w:pPr>
    </w:p>
    <w:p w14:paraId="2D85D6FF" w14:textId="77777777" w:rsidR="0038381F" w:rsidRPr="00C734F4" w:rsidRDefault="0038381F" w:rsidP="0038381F">
      <w:pPr>
        <w:pStyle w:val="AR6BodyText"/>
        <w:rPr>
          <w:rFonts w:cs="Times New Roman"/>
          <w:lang w:val="en-GB"/>
        </w:rPr>
      </w:pPr>
    </w:p>
    <w:p w14:paraId="0295B155" w14:textId="77777777" w:rsidR="0038381F" w:rsidRPr="00C734F4" w:rsidRDefault="0038381F" w:rsidP="0038381F">
      <w:pPr>
        <w:pStyle w:val="AR6Chap10Level310111"/>
        <w:rPr>
          <w:lang w:val="en-GB"/>
        </w:rPr>
      </w:pPr>
      <w:bookmarkStart w:id="1663" w:name="_Toc5899738"/>
      <w:bookmarkStart w:id="1664" w:name="_Toc6838059"/>
      <w:bookmarkStart w:id="1665" w:name="_Toc24482534"/>
      <w:bookmarkStart w:id="1666" w:name="_Toc25123212"/>
      <w:bookmarkStart w:id="1667" w:name="_Toc29679477"/>
      <w:bookmarkStart w:id="1668" w:name="_Toc30602453"/>
      <w:bookmarkStart w:id="1669" w:name="_Toc70454793"/>
      <w:r w:rsidRPr="00C734F4">
        <w:rPr>
          <w:lang w:val="en-GB"/>
        </w:rPr>
        <w:t>Storyline approaches</w:t>
      </w:r>
      <w:bookmarkEnd w:id="1663"/>
      <w:bookmarkEnd w:id="1664"/>
      <w:bookmarkEnd w:id="1665"/>
      <w:bookmarkEnd w:id="1666"/>
      <w:bookmarkEnd w:id="1667"/>
      <w:bookmarkEnd w:id="1668"/>
      <w:bookmarkEnd w:id="1669"/>
    </w:p>
    <w:p w14:paraId="43C0C24D" w14:textId="77777777" w:rsidR="0038381F" w:rsidRPr="00C734F4" w:rsidRDefault="0038381F" w:rsidP="0038381F">
      <w:pPr>
        <w:pStyle w:val="AR6BodyText"/>
        <w:rPr>
          <w:rFonts w:cs="Times New Roman"/>
          <w:lang w:val="en-GB"/>
        </w:rPr>
      </w:pPr>
    </w:p>
    <w:p w14:paraId="54EAD532" w14:textId="77777777" w:rsidR="0038381F" w:rsidRPr="00C734F4" w:rsidRDefault="0038381F" w:rsidP="0038381F">
      <w:pPr>
        <w:pStyle w:val="AR6BodyText"/>
        <w:rPr>
          <w:rFonts w:cs="Times New Roman"/>
          <w:lang w:val="en-GB"/>
        </w:rPr>
      </w:pPr>
      <w:r w:rsidRPr="00C734F4">
        <w:rPr>
          <w:rFonts w:cs="Times New Roman"/>
          <w:lang w:val="en-GB"/>
        </w:rPr>
        <w:t>There is a consistency in rainfall projections with the projections of rainfall drivers and with the general understanding of the influence of global warming on the circulation dynamics and rainfall patterns in the region. Thus, the expansion of the South Atlantic high-pressure system, related to widespread warming of the tropics and poleward shift of the subsiding limb of the Hadley cell, is associated with the southward displacement of the subtropical jet, and southward migration of mid-latitude westerlies and storm tracks, in addition to changes in the SAM (Section 10.6.2.4). These effects are also relatively consistent with recent (post-1980s) declines in rainfall in the Cape Town region. The storyline of an extended drought is thus a set of events that can yield reduced rainfall in the Cape Town region: poleward shift of the downward branch of the Hadley cell that produces a sustained southward shift in mid-latitude westerlies and storm tracks. The behaviour is potentially reinforced by changes in the SAM.</w:t>
      </w:r>
    </w:p>
    <w:p w14:paraId="5001CC1C" w14:textId="77777777" w:rsidR="0038381F" w:rsidRPr="00C734F4" w:rsidRDefault="0038381F" w:rsidP="0038381F">
      <w:pPr>
        <w:pStyle w:val="AR6BodyText"/>
        <w:rPr>
          <w:rFonts w:cs="Times New Roman"/>
          <w:lang w:val="en-GB"/>
        </w:rPr>
      </w:pPr>
    </w:p>
    <w:p w14:paraId="70002C0E" w14:textId="77777777" w:rsidR="0038381F" w:rsidRPr="00C734F4" w:rsidRDefault="0038381F" w:rsidP="0038381F">
      <w:pPr>
        <w:pStyle w:val="AR6BodyText"/>
        <w:rPr>
          <w:rFonts w:cs="Times New Roman"/>
          <w:lang w:val="en-GB"/>
        </w:rPr>
      </w:pPr>
    </w:p>
    <w:p w14:paraId="51A705C7" w14:textId="77777777" w:rsidR="0038381F" w:rsidRPr="00C734F4" w:rsidRDefault="0038381F" w:rsidP="0038381F">
      <w:pPr>
        <w:pStyle w:val="AR6Chap10Level310111"/>
        <w:rPr>
          <w:lang w:val="en-GB"/>
        </w:rPr>
      </w:pPr>
      <w:bookmarkStart w:id="1670" w:name="_Toc29679478"/>
      <w:bookmarkStart w:id="1671" w:name="_Toc30602454"/>
      <w:bookmarkStart w:id="1672" w:name="_Toc70454794"/>
      <w:r w:rsidRPr="00C734F4">
        <w:rPr>
          <w:lang w:val="en-GB"/>
        </w:rPr>
        <w:t>Climate information distilled from multiple lines of evidence</w:t>
      </w:r>
      <w:bookmarkEnd w:id="1670"/>
      <w:bookmarkEnd w:id="1671"/>
      <w:bookmarkEnd w:id="1672"/>
    </w:p>
    <w:p w14:paraId="0F958454" w14:textId="77777777" w:rsidR="0038381F" w:rsidRPr="00C734F4" w:rsidRDefault="0038381F" w:rsidP="0038381F">
      <w:pPr>
        <w:pStyle w:val="AR6BodyText"/>
        <w:rPr>
          <w:rFonts w:cs="Times New Roman"/>
          <w:lang w:val="en-GB"/>
        </w:rPr>
      </w:pPr>
    </w:p>
    <w:p w14:paraId="7602469B" w14:textId="77777777" w:rsidR="0038381F" w:rsidRPr="00C734F4" w:rsidRDefault="0038381F" w:rsidP="0038381F">
      <w:pPr>
        <w:pStyle w:val="AR6BodyText"/>
        <w:rPr>
          <w:spacing w:val="-1"/>
          <w:lang w:val="en-GB"/>
        </w:rPr>
      </w:pPr>
      <w:r w:rsidRPr="00C734F4">
        <w:rPr>
          <w:rFonts w:cs="Times New Roman"/>
          <w:lang w:val="en-GB"/>
        </w:rPr>
        <w:t xml:space="preserve">There is </w:t>
      </w:r>
      <w:r w:rsidRPr="00C734F4">
        <w:rPr>
          <w:rFonts w:cs="Times New Roman"/>
          <w:i/>
          <w:lang w:val="en-GB"/>
        </w:rPr>
        <w:t>high agreement</w:t>
      </w:r>
      <w:r w:rsidRPr="00C734F4">
        <w:rPr>
          <w:rFonts w:cs="Times New Roman"/>
          <w:lang w:val="en-GB"/>
        </w:rPr>
        <w:t xml:space="preserve"> among observational data and reanalyses that the recent (post-1979) downward trend in the Cape Town region’s rainfall </w:t>
      </w:r>
      <w:r w:rsidRPr="00C734F4">
        <w:rPr>
          <w:spacing w:val="-1"/>
          <w:lang w:val="en-GB"/>
        </w:rPr>
        <w:t>leading to the 2015</w:t>
      </w:r>
      <w:r w:rsidRPr="00C734F4">
        <w:rPr>
          <w:rFonts w:cs="Times New Roman"/>
          <w:spacing w:val="-1"/>
          <w:lang w:val="en-GB"/>
        </w:rPr>
        <w:t>‒</w:t>
      </w:r>
      <w:r w:rsidRPr="00C734F4">
        <w:rPr>
          <w:spacing w:val="-1"/>
          <w:lang w:val="en-GB"/>
        </w:rPr>
        <w:t xml:space="preserve">2017 drought is related to the hemispheric processes of poleward shift in the westerlies and expansion of the Hadley circulation. However, </w:t>
      </w:r>
      <w:r w:rsidRPr="00C734F4">
        <w:rPr>
          <w:rFonts w:cs="Times New Roman"/>
          <w:lang w:val="en-GB"/>
        </w:rPr>
        <w:t xml:space="preserve">there is less support for the precipitation-circulation relationship in historical CMIP5 and CMIP6 simulations. As a consequence, </w:t>
      </w:r>
      <w:r w:rsidRPr="00C734F4">
        <w:rPr>
          <w:color w:val="000000"/>
          <w:lang w:val="en-GB"/>
        </w:rPr>
        <w:t xml:space="preserve">there is only </w:t>
      </w:r>
      <w:r w:rsidRPr="00C734F4">
        <w:rPr>
          <w:i/>
          <w:color w:val="000000"/>
          <w:lang w:val="en-GB"/>
        </w:rPr>
        <w:t>medium confidence</w:t>
      </w:r>
      <w:r w:rsidRPr="00C734F4">
        <w:rPr>
          <w:color w:val="000000"/>
          <w:lang w:val="en-GB"/>
        </w:rPr>
        <w:t xml:space="preserve"> that these process changes produced the 2015‒2017 drought leading to the 2018 water crisis.</w:t>
      </w:r>
    </w:p>
    <w:p w14:paraId="505B9C12" w14:textId="77777777" w:rsidR="0038381F" w:rsidRPr="00C734F4" w:rsidRDefault="0038381F" w:rsidP="0038381F">
      <w:pPr>
        <w:pStyle w:val="AR6BodyText"/>
        <w:rPr>
          <w:lang w:val="en-GB"/>
        </w:rPr>
      </w:pPr>
    </w:p>
    <w:p w14:paraId="657F50CE" w14:textId="77777777" w:rsidR="0038381F" w:rsidRPr="00C734F4" w:rsidRDefault="0038381F" w:rsidP="0038381F">
      <w:pPr>
        <w:pStyle w:val="AR6BodyText"/>
        <w:rPr>
          <w:rFonts w:cs="Times New Roman"/>
          <w:lang w:val="en-GB"/>
        </w:rPr>
      </w:pPr>
      <w:r w:rsidRPr="00C734F4">
        <w:rPr>
          <w:rFonts w:cs="Times New Roman"/>
          <w:lang w:val="en-GB"/>
        </w:rPr>
        <w:t>For the water-resource planner who has to deal with potential drought like the 2015-2017 event, several lines of evidence indicate future drying: the projected precipitation by GCMs and RCMs of different spatial resolutions, and the observed and projected changes of circulation patterns consistent with drier conditions, the paleoclimatic evidence confirming a millennial-scale circulation-rainfall link. However, the distillation is limited by a lack of information about whether or not a relationship between Cape Town precipitation and large-scale circulation processes adequately explains droughts in the twentieth century prior to 1979.</w:t>
      </w:r>
    </w:p>
    <w:p w14:paraId="604BC8C0" w14:textId="77777777" w:rsidR="0038381F" w:rsidRPr="00C734F4" w:rsidRDefault="0038381F" w:rsidP="0038381F">
      <w:pPr>
        <w:pStyle w:val="AR6BodyText"/>
        <w:rPr>
          <w:lang w:val="en-GB" w:eastAsia="en-US"/>
        </w:rPr>
      </w:pPr>
    </w:p>
    <w:p w14:paraId="56614664" w14:textId="77777777" w:rsidR="0038381F" w:rsidRPr="00A3177C" w:rsidRDefault="0038381F" w:rsidP="0038381F">
      <w:pPr>
        <w:rPr>
          <w:szCs w:val="32"/>
          <w:lang w:val="en-US"/>
        </w:rPr>
      </w:pPr>
      <w:r w:rsidRPr="00A3177C">
        <w:rPr>
          <w:lang w:val="en-US" w:eastAsia="en-US"/>
        </w:rPr>
        <w:t>Thus, a</w:t>
      </w:r>
      <w:r w:rsidRPr="00A3177C">
        <w:rPr>
          <w:szCs w:val="32"/>
          <w:lang w:val="en-US"/>
        </w:rPr>
        <w:t xml:space="preserve">lthough a clear association appears in observations from 1979 onward between increasing GHG concentrations, drying in the Cape Town region and behaviour of a key circulation process, the SAM, further analysis suggests caution. Not all GCMs show the historical post-1979 association among these factors, and when the observational record is extended back further to times when the anthropogenic greenhouse forcing was weaker, there is no strong association between the SAM and Cape Town drought. Thus, there is only </w:t>
      </w:r>
      <w:r w:rsidRPr="00A3177C">
        <w:rPr>
          <w:i/>
          <w:iCs/>
          <w:szCs w:val="32"/>
          <w:lang w:val="en-US"/>
        </w:rPr>
        <w:t>medium confidence</w:t>
      </w:r>
      <w:r w:rsidRPr="00A3177C">
        <w:rPr>
          <w:szCs w:val="32"/>
          <w:lang w:val="en-US"/>
        </w:rPr>
        <w:t xml:space="preserve"> in the expectation of a future drier climate for Cape Town.</w:t>
      </w:r>
    </w:p>
    <w:p w14:paraId="6CD63F98" w14:textId="77777777" w:rsidR="0038381F" w:rsidRPr="00C734F4" w:rsidRDefault="0038381F" w:rsidP="0038381F">
      <w:pPr>
        <w:pStyle w:val="AR6BodyText"/>
        <w:rPr>
          <w:lang w:val="en-GB" w:eastAsia="en-US"/>
        </w:rPr>
      </w:pPr>
    </w:p>
    <w:p w14:paraId="72529F2E" w14:textId="77777777" w:rsidR="0038381F" w:rsidRPr="00C734F4" w:rsidRDefault="0038381F" w:rsidP="0038381F">
      <w:pPr>
        <w:pStyle w:val="AR6BodyText"/>
        <w:rPr>
          <w:lang w:val="en-GB"/>
        </w:rPr>
      </w:pPr>
    </w:p>
    <w:p w14:paraId="66B19661" w14:textId="77777777" w:rsidR="0038381F" w:rsidRPr="00C734F4" w:rsidRDefault="0038381F" w:rsidP="0038381F">
      <w:pPr>
        <w:pStyle w:val="AR6Chap10Level21011"/>
        <w:rPr>
          <w:lang w:val="en-GB"/>
        </w:rPr>
      </w:pPr>
      <w:bookmarkStart w:id="1673" w:name="_Toc5899740"/>
      <w:bookmarkStart w:id="1674" w:name="_Toc6838061"/>
      <w:bookmarkStart w:id="1675" w:name="_Toc29679479"/>
      <w:bookmarkStart w:id="1676" w:name="_Toc30602455"/>
      <w:bookmarkStart w:id="1677" w:name="_Toc70454795"/>
      <w:r w:rsidRPr="00C734F4">
        <w:rPr>
          <w:lang w:val="en-GB"/>
        </w:rPr>
        <w:t>Indian Summer Monsoon</w:t>
      </w:r>
      <w:bookmarkEnd w:id="1673"/>
      <w:bookmarkEnd w:id="1674"/>
      <w:bookmarkEnd w:id="1675"/>
      <w:bookmarkEnd w:id="1676"/>
      <w:bookmarkEnd w:id="1677"/>
    </w:p>
    <w:p w14:paraId="45E2EC04" w14:textId="77777777" w:rsidR="0038381F" w:rsidRPr="00C734F4" w:rsidRDefault="0038381F" w:rsidP="0038381F">
      <w:pPr>
        <w:pStyle w:val="AR6BodyTextBold"/>
        <w:rPr>
          <w:lang w:val="en-GB"/>
        </w:rPr>
      </w:pPr>
    </w:p>
    <w:p w14:paraId="2D853B0F" w14:textId="77777777" w:rsidR="0038381F" w:rsidRPr="00C734F4" w:rsidRDefault="0038381F" w:rsidP="0038381F">
      <w:pPr>
        <w:pStyle w:val="AR6Chap10Level310111"/>
        <w:rPr>
          <w:lang w:val="en-GB"/>
        </w:rPr>
      </w:pPr>
      <w:bookmarkStart w:id="1678" w:name="_Toc5899741"/>
      <w:bookmarkStart w:id="1679" w:name="_Toc6838062"/>
      <w:bookmarkStart w:id="1680" w:name="_Toc29679480"/>
      <w:bookmarkStart w:id="1681" w:name="_Toc30602456"/>
      <w:bookmarkStart w:id="1682" w:name="_Toc70454796"/>
      <w:r w:rsidRPr="00C734F4">
        <w:rPr>
          <w:lang w:val="en-GB"/>
        </w:rPr>
        <w:t>Motivation and regional context</w:t>
      </w:r>
      <w:bookmarkEnd w:id="1678"/>
      <w:bookmarkEnd w:id="1679"/>
      <w:bookmarkEnd w:id="1680"/>
      <w:bookmarkEnd w:id="1681"/>
      <w:bookmarkEnd w:id="1682"/>
    </w:p>
    <w:p w14:paraId="6B376D9D" w14:textId="77777777" w:rsidR="0038381F" w:rsidRPr="00C734F4" w:rsidRDefault="0038381F" w:rsidP="0038381F">
      <w:pPr>
        <w:pStyle w:val="AR6BodyText"/>
        <w:rPr>
          <w:rFonts w:cs="Times New Roman"/>
          <w:lang w:val="en-GB"/>
        </w:rPr>
      </w:pPr>
    </w:p>
    <w:p w14:paraId="4874FE98" w14:textId="6D194034" w:rsidR="0038381F" w:rsidRPr="00C734F4" w:rsidRDefault="0038381F" w:rsidP="0038381F">
      <w:pPr>
        <w:pStyle w:val="AR6BodyText"/>
        <w:rPr>
          <w:rFonts w:cs="Times New Roman"/>
          <w:lang w:val="en-GB"/>
        </w:rPr>
      </w:pPr>
      <w:r w:rsidRPr="00C734F4">
        <w:rPr>
          <w:rFonts w:cs="Times New Roman"/>
          <w:lang w:val="en-GB"/>
        </w:rPr>
        <w:lastRenderedPageBreak/>
        <w:t xml:space="preserve">The Indian summer monsoon provides 80% of the country’s annual rainfall from June to September, supplying the majority of water for agriculture, industry, drinking and sanitation to over a billion people. Any variations in the monsoon on time scales from days to decades can have large impacts </w:t>
      </w:r>
      <w:r w:rsidRPr="00C734F4">
        <w:rPr>
          <w:rFonts w:cs="Times New Roman"/>
          <w:lang w:val="en-GB"/>
        </w:rPr>
        <w:fldChar w:fldCharType="begin" w:fldLock="1"/>
      </w:r>
      <w:r w:rsidR="000465A7">
        <w:rPr>
          <w:rFonts w:cs="Times New Roman"/>
          <w:lang w:val="en-GB"/>
        </w:rPr>
        <w:instrText>ADDIN CSL_CITATION { "citationItems" : [ { "id" : "ITEM-1", "itemData" : { "DOI" : "10.2307/4418949", "ISBN" : "00129976", "ISSN" : "00129976", "abstract" : "This paper attempts to assess the impact of the inter-annual variation of the all-India summer monsoon rainfall on the gross domestic product and foodgrain production by analysing the observed variation during 1951-2003. A substantial decrease in the annual rate of growth of grain production in the last decade (to a value of less than 1 per cent from the 2.7 per cent prevailing until the 1990s) suggests that self-sufficiency in foodgrains may not be sustained without changes in strategies. A significant finding is the observed asymmetry in the response to monsoon variation, with the magnitude of the impact of deficit rainfall on GDP and grain production being larger than the impact of surplus rainfall. We find that despite a substantial decrease in the contribution of agriculture to GDP over the five decades, the impact of severe droughts has remained between 2 and 5 per cent of GDP throughout. We have suggested that a possible reason for the relatively low response of grain production to average or above average monsoon rainfall post-1980 is that the strategies which would allow farmers to reap benefits of the rainfall in good monsoon years are not economically viable in the current milieu. The experience of the monsoon season of 2006 suggests that losses due to floods, caused in part by the sudden release of the water stored in the reservoirs of dams may be another important factor. CR  - Copyright &amp;#169; 2006 Economic and Political Weekly", "author" : [ { "dropping-particle" : "", "family" : "Gadgil", "given" : "Sulochana Siddhartha", "non-dropping-particle" : "", "parse-names" : false, "suffix" : "" }, { "dropping-particle" : "", "family" : "Gadgil", "given" : "Sulochana Siddhartha", "non-dropping-particle" : "", "parse-names" : false, "suffix" : "" } ], "container-title" : "Economic &amp; Political Weekly", "id" : "ITEM-1", "issued" : { "date-parts" : [ [ "2006" ] ] }, "title" : "The Indian monsoon, GDP and agriculture", "translator" : [ { "dropping-particle" : "", "family" : "Q5282", "given" : "", "non-dropping-particle" : "", "parse-names" : false, "suffix" : "" } ], "type" : "article-journal" }, "uris" : [ "http://www.mendeley.com/documents/?uuid=af1c393d-54ee-3508-ac09-d55cc4ceead0" ] }, { "id" : "ITEM-2", "itemData" : { "author" : [ { "dropping-particle" : "", "family" : "Challinor", "given" : "A.", "non-dropping-particle" : "", "parse-names" : false, "suffix" : "" }, { "dropping-particle" : "", "family" : "Slingo", "given" : "J.", "non-dropping-particle" : "", "parse-names" : false, "suffix" : "" }, { "dropping-particle" : "", "family" : "Turner", "given" : "A.", "non-dropping-particle" : "", "parse-names" : false, "suffix" : "" }, { "dropping-particle" : "", "family" : "Wheeler", "given" : "T.", "non-dropping-particle" : "", "parse-names" : false, "suffix" : "" } ], "id" : "ITEM-2", "issued" : { "date-parts" : [ [ "2006" ] ] }, "number-of-pages" : "3", "publisher" : "University of Reading", "publisher-place" : "Reading, UK", "title" : "Indian Monsoon: Contribution to the Stern Review", "translator" : [ { "dropping-particle" : "", "family" : "Q5283", "given" : "Rt7", "non-dropping-particle" : "", "parse-names" : false, "suffix" : "" } ], "type" : "report" }, "uris" : [ "http://www.mendeley.com/documents/?uuid=837ee06f-ab12-4dba-8488-2235bb005212" ] } ], "mendeley" : { "formattedCitation" : "(Challinor et al., 2006; Gadgil and Gadgil, 2006)", "plainTextFormattedCitation" : "(Challinor et al., 2006; Gadgil and Gadgil, 2006)", "previouslyFormattedCitation" : "(Challinor et al., 2006; Gadgil and Gadgil, 2006)"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(Challinor et al., 2006; Gadgil and Gadgil, 2006)</w:t>
      </w:r>
      <w:r w:rsidRPr="00C734F4">
        <w:rPr>
          <w:rFonts w:cs="Times New Roman"/>
          <w:lang w:val="en-GB"/>
        </w:rPr>
        <w:fldChar w:fldCharType="end"/>
      </w:r>
      <w:r w:rsidRPr="00C734F4">
        <w:rPr>
          <w:rFonts w:cs="Times New Roman"/>
          <w:lang w:val="en-GB"/>
        </w:rPr>
        <w:t xml:space="preserve">. </w:t>
      </w:r>
      <w:r w:rsidRPr="00C734F4">
        <w:rPr>
          <w:lang w:val="en-GB"/>
        </w:rPr>
        <w:t xml:space="preserve">Evidence from paleoclimate records (Sections 8.3.2.4.1) shows </w:t>
      </w:r>
      <w:r w:rsidRPr="00C734F4">
        <w:rPr>
          <w:i/>
          <w:iCs/>
          <w:lang w:val="en-GB"/>
        </w:rPr>
        <w:t xml:space="preserve">high confidence </w:t>
      </w:r>
      <w:r w:rsidRPr="00C734F4">
        <w:rPr>
          <w:lang w:val="en-GB"/>
        </w:rPr>
        <w:t xml:space="preserve">in a weakened Indian monsoon during cold epochs of the past such as the Younger Dryas (12,800-11,600 years ago) as measured by speleothem oxygen isotopes </w:t>
      </w:r>
      <w:r w:rsidRPr="00C734F4">
        <w:rPr>
          <w:lang w:val="en-GB"/>
        </w:rPr>
        <w:fldChar w:fldCharType="begin" w:fldLock="1"/>
      </w:r>
      <w:r w:rsidR="000465A7">
        <w:rPr>
          <w:lang w:val="en-GB"/>
        </w:rPr>
        <w:instrText>ADDIN CSL_CITATION { "citationItems" : [ { "id" : "ITEM-1", "itemData" : { "DOI" : "10.1038/srep24374", "ISSN" : "2045-2322", "abstract" : "The Indian summer monsoon (ISM) monsoon is critical to billions of people living in the region. Yet, significant debates remain on primary ISM drivers on millennial-orbital timescales. Here, we use speleothem oxygen isotope (\u03b418O) data from Bittoo cave, Northern India to reconstruct ISM variability over the past 280,000 years. We find strong coherence between North Indian and Chinese speleothem \u03b418O records from the East Asian monsoon domain, suggesting that both Asian monsoon subsystems exhibit a coupled response to changes in Northern Hemisphere summer insolation (NHSI) without significant temporal lags, supporting the view that the tropical-subtropical monsoon variability is driven directly by precession-induced changes in NHSI. Comparisons of the North Indian record with both Antarctic ice core and sea-surface temperature records from the southern Indian Ocean over the last glacial period do not suggest a dominant role of Southern Hemisphere climate processes in regulating the ISM variability on millennial-orbital timescales.", "author" : [ { "dropping-particle" : "", "family" : "Kathayat", "given" : "Gayatri", "non-dropping-particle" : "", "parse-names" : false, "suffix" : "" }, { "dropping-particle" : "", "family" : "Cheng", "given" : "Hai", "non-dropping-particle" : "", "parse-names" : false, "suffix" : "" }, { "dropping-particle" : "", "family" : "Sinha", "given" : "Ashish", "non-dropping-particle" : "", "parse-names" : false, "suffix" : "" }, { "dropping-particle" : "", "family" : "Sp\u00f6tl", "given" : "Christoph", "non-dropping-particle" : "", "parse-names" : false, "suffix" : "" }, { "dropping-particle" : "", "family" : "Edwards", "given" : "R. Lawrence", "non-dropping-particle" : "", "parse-names" : false, "suffix" : "" }, { "dropping-particle" : "", "family" : "Zhang", "given" : "Haiwei", "non-dropping-particle" : "", "parse-names" : false, "suffix" : "" }, { "dropping-particle" : "", "family" : "Li", "given" : "Xianglei", "non-dropping-particle" : "", "parse-names" : false, "suffix" : "" }, { "dropping-particle" : "", "family" : "Yi", "given" : "Liang", "non-dropping-particle" : "", "parse-names" : false, "suffix" : "" }, { "dropping-particle" : "", "family" : "Ning", "given" : "Youfeng", "non-dropping-particle" : "", "parse-names" : false, "suffix" : "" }, { "dropping-particle" : "", "family" : "Cai", "given" : "Yanjun", "non-dropping-particle" : "", "parse-names" : false, "suffix" : "" }, { "dropping-particle" : "", "family" : "Lui", "given" : "Weiguo Lui", "non-dropping-particle" : "", "parse-names" : false, "suffix" : "" }, { "dropping-particle" : "", "family" : "Breitenbach", "given" : "Sebastian F. M.", "non-dropping-particle" : "", "parse-names" : false, "suffix" : "" } ], "container-title" : "Scientific Reports", "id" : "ITEM-1", "issue" : "1", "issued" : { "date-parts" : [ [ "2016", "7", "13" ] ] }, "page" : "24374", "title" : "Indian monsoon variability on millennial-orbital timescales", "translator" : [ { "dropping-particle" : "", "family" : "Q6516", "given" : "", "non-dropping-particle" : "", "parse-names" : false, "suffix" : "" } ], "type" : "article-journal", "volume" : "6" }, "uris" : [ "http://www.mendeley.com/documents/?uuid=0c9b3e94-47fa-485d-9a00-c02becd751a8" ] } ], "mendeley" : { "formattedCitation" : "(Kathayat et al., 2016)", "plainTextFormattedCitation" : "(Kathayat et al., 2016)", "previouslyFormattedCitation" : "(Kathayat et al., 2016)" }, "properties" : { "noteIndex" : 0 }, "schema" : "https://github.com/citation-style-language/schema/raw/master/csl-citation.json" }</w:instrText>
      </w:r>
      <w:r w:rsidRPr="00C734F4">
        <w:rPr>
          <w:lang w:val="en-GB"/>
        </w:rPr>
        <w:fldChar w:fldCharType="separate"/>
      </w:r>
      <w:r w:rsidR="00E41CA2">
        <w:rPr>
          <w:noProof/>
          <w:lang w:val="en-GB"/>
        </w:rPr>
        <w:t>(Kathayat et al., 2016)</w:t>
      </w:r>
      <w:r w:rsidRPr="00C734F4">
        <w:rPr>
          <w:lang w:val="en-GB"/>
        </w:rPr>
        <w:fldChar w:fldCharType="end"/>
      </w:r>
      <w:r w:rsidRPr="00C734F4">
        <w:rPr>
          <w:lang w:val="en-GB"/>
        </w:rPr>
        <w:t xml:space="preserve">. </w:t>
      </w:r>
      <w:r w:rsidRPr="00C734F4">
        <w:rPr>
          <w:rFonts w:cs="Times New Roman"/>
          <w:lang w:val="en-GB"/>
        </w:rPr>
        <w:t xml:space="preserve">There is a pressing need to understand if the monsoon will change in the future under anthropogenic forcing and to quantify such changes. Multiple datasets have shown robust negative trends since the 1950s until the turn of the century </w:t>
      </w:r>
      <w:r w:rsidRPr="00C734F4">
        <w:rPr>
          <w:rFonts w:cs="Times New Roman"/>
          <w:lang w:val="en-GB"/>
        </w:rPr>
        <w:fldChar w:fldCharType="begin" w:fldLock="1"/>
      </w:r>
      <w:r w:rsidR="000465A7">
        <w:rPr>
          <w:rFonts w:cs="Times New Roman"/>
          <w:lang w:val="en-GB"/>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"mendeley" : { "formattedCitation" : "(Bollasina et al., 2011)", "plainTextFormattedCitation" : "(Bollasina et al., 2011)", "previouslyFormattedCitation" : "(Bollasina et al., 2011)"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(Bollasina et al., 2011)</w:t>
      </w:r>
      <w:r w:rsidRPr="00C734F4">
        <w:rPr>
          <w:rFonts w:cs="Times New Roman"/>
          <w:lang w:val="en-GB"/>
        </w:rPr>
        <w:fldChar w:fldCharType="end"/>
      </w:r>
      <w:r w:rsidRPr="00C734F4">
        <w:rPr>
          <w:rFonts w:cs="Times New Roman"/>
          <w:lang w:val="en-GB"/>
        </w:rPr>
        <w:t xml:space="preserve"> followed by a recovery </w:t>
      </w:r>
      <w:r w:rsidRPr="00C734F4">
        <w:rPr>
          <w:rFonts w:cs="Times New Roman"/>
          <w:lang w:val="en-GB"/>
        </w:rPr>
        <w:fldChar w:fldCharType="begin" w:fldLock="1"/>
      </w:r>
      <w:r w:rsidR="000465A7">
        <w:rPr>
          <w:rFonts w:cs="Times New Roman"/>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"plainTextFormattedCitation" : "(Jin and Wang, 2017)", "previouslyFormattedCitation" : "(Jin and Wang,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(Jin and Wang, 2017)</w:t>
      </w:r>
      <w:r w:rsidRPr="00C734F4">
        <w:rPr>
          <w:rFonts w:cs="Times New Roman"/>
          <w:lang w:val="en-GB"/>
        </w:rPr>
        <w:fldChar w:fldCharType="end"/>
      </w:r>
      <w:r w:rsidRPr="00C734F4">
        <w:rPr>
          <w:rFonts w:cs="Times New Roman"/>
          <w:lang w:val="en-GB"/>
        </w:rPr>
        <w:t xml:space="preserve">, yet repeated assessments project the monsoon to increase in strength under enhanced GHG forcing </w:t>
      </w:r>
      <w:commentRangeStart w:id="1683"/>
      <w:r w:rsidRPr="00C734F4">
        <w:rPr>
          <w:rFonts w:cs="Times New Roman"/>
          <w:lang w:val="en-GB"/>
        </w:rPr>
        <w:fldChar w:fldCharType="begin" w:fldLock="1"/>
      </w:r>
      <w:ins w:id="1684" w:author="Robin Matthews" w:date="2021-07-11T17:46:00Z">
        <w:r w:rsidR="00604260">
          <w:rPr>
            <w:rFonts w:cs="Times New Roman"/>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"id" : "ITEM-2", "itemData" : { "ISBN" : "9780521880091", "author" : [ { "dropping-particle" : "", "family" : "Christensen", "given" : "J.H.", "non-dropping-particle" : "", "parse-names" : false, "suffix" : "" }, { "dropping-particle" : "", "family" : "Hewitson", "given" : "B.", "non-dropping-particle" : "", "parse-names" : false, "suffix" : "" }, { "dropping-particle" : "", "family" : "Busuioc", "given" : "A", "non-dropping-particle" : "", "parse-names" : false, "suffix" : "" }, { "dropping-particle" : "", "family" : "Chen", "given" : "A.", "non-dropping-particle" : "", "parse-names" : false, "suffix" : "" }, { "dropping-particle" : "", "family" : "Gao", "given" : "X.", "non-dropping-particle" : "", "parse-names" : false, "suffix" : "" }, { "dropping-particle" : "", "family" : "Held", "given" : "I.", "non-dropping-particle" : "", "parse-names" : false, "suffix" : "" }, { "dropping-particle" : "", "family" : "Jones", "given" : "R.", "non-dropping-particle" : "", "parse-names" : false, "suffix" : "" }, { "dropping-particle" : "", "family" : "Kolli", "given" : "R.K.", "non-dropping-particle" : "", "parse-names" : false, "suffix" : "" }, { "dropping-particle" : "", "family" : "Kwon", "given" : "W.-T.", "non-dropping-particle" : "", "parse-names" : false, "suffix" : "" }, { "dropping-particle" : "", "family" : "Laprise", "given" : "R.", "non-dropping-particle" : "", "parse-names" : false, "suffix" : "" }, { "dropping-particle" : "", "family" : "Maga\u00f1a Rueda", "given" : "V.", "non-dropping-particle" : "", "parse-names" : false, "suffix" : "" }, { "dropping-particle" : "", "family" : "L.", "given" : "", "non-dropping-particle" : "", "parse-names" : false, "suffix" : "" }, { "dropping-particle" : "", "family" : "Mearns, C.G. Men\u00e9ndez, J. R\u00e4is\u00e4nen, A. Rinke", "given" : "A. Sarr and P. Whetton",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"ITEM-2", "issued" : { "date-parts" : [ [ "2007" ] ] }, "page" : "847-940", "publisher" : "Cambridge University Press", "publisher-place" : "Cambridge, United Kingdom and New York, NY, USA", "title" : "Regional Climate Projections", "translator" : [ { "dropping-particle" : "", "family" : "Rt13", "given" : "Q3597", "non-dropping-particle" : "", "parse-names" : false, "suffix" : "" } ], "type" : "chapter" }, "uris" : [ "http://www.mendeley.com/documents/?uuid=9a2b9300-30da-4e79-b3f3-cd7dc677985d" ] } ], "mendeley" : { "formattedCitation" : "(Christensen et al., 2007, 2013)", "manualFormatting" : "(Christensen et al., 2007, 2013", "plainTextFormattedCitation" : "(Christensen et al., 2007, 2013)", "previouslyFormattedCitation" : "(Christensen et al., 2007, 2013)" }, "properties" : { "noteIndex" : 0 }, "schema" : "https://github.com/citation-style-language/schema/raw/master/csl-citation.json" }</w:instrText>
        </w:r>
      </w:ins>
      <w:del w:id="1685" w:author="Robin Matthews" w:date="2021-07-11T17:46:00Z">
        <w:r w:rsidR="000465A7" w:rsidDel="00604260">
          <w:rPr>
            <w:rFonts w:cs="Times New Roman"/>
            <w:lang w:val="en-GB"/>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"id" : "ITEM-2", "itemData" : { "ISBN" : "9780521880091", "author" : [ { "dropping-particle" : "", "family" : "Christensen", "given" : "J.H.", "non-dropping-particle" : "", "parse-names" : false, "suffix" : "" }, { "dropping-particle" : "", "family" : "Hewitson", "given" : "B.", "non-dropping-particle" : "", "parse-names" : false, "suffix" : "" }, { "dropping-particle" : "", "family" : "Busuioc", "given" : "A", "non-dropping-particle" : "", "parse-names" : false, "suffix" : "" }, { "dropping-particle" : "", "family" : "Chen", "given" : "A.", "non-dropping-particle" : "", "parse-names" : false, "suffix" : "" }, { "dropping-particle" : "", "family" : "Gao", "given" : "X.", "non-dropping-particle" : "", "parse-names" : false, "suffix" : "" }, { "dropping-particle" : "", "family" : "Held", "given" : "I.", "non-dropping-particle" : "", "parse-names" : false, "suffix" : "" }, { "dropping-particle" : "", "family" : "Jones", "given" : "R.", "non-dropping-particle" : "", "parse-names" : false, "suffix" : "" }, { "dropping-particle" : "", "family" : "Kolli", "given" : "R.K.", "non-dropping-particle" : "", "parse-names" : false, "suffix" : "" }, { "dropping-particle" : "", "family" : "Kwon", "given" : "W.-T.", "non-dropping-particle" : "", "parse-names" : false, "suffix" : "" }, { "dropping-particle" : "", "family" : "Laprise", "given" : "R.", "non-dropping-particle" : "", "parse-names" : false, "suffix" : "" }, { "dropping-particle" : "", "family" : "Maga\u00f1a Rueda", "given" : "V.", "non-dropping-particle" : "", "parse-names" : false, "suffix" : "" }, { "dropping-particle" : "", "family" : "L.", "given" : "", "non-dropping-particle" : "", "parse-names" : false, "suffix" : "" }, { "dropping-particle" : "", "family" : "Mearns, C.G. Men\u00e9ndez, J. R\u00e4is\u00e4nen, A. Rinke", "given" : "A. Sarr and P. Whetton",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"ITEM-2", "issued" : { "date-parts" : [ [ "2007" ] ] }, "page" : "847-940", "publisher" : "Cambridge University Press", "publisher-place" : "Cambridge, United Kingdom and New York, NY, USA", "title" : "Regional Climate Projections", "translator" : [ { "dropping-particle" : "", "family" : "Rt13", "given" : "Q3597", "non-dropping-particle" : "", "parse-names" : false, "suffix" : "" } ], "type" : "chapter" }, "uris" : [ "http://www.mendeley.com/documents/?uuid=9a2b9300-30da-4e79-b3f3-cd7dc677985d" ] } ], "mendeley" : { "formattedCitation" : "(Christensen et al., 2007, 2013)", "manualFormatting" : "(Christensen et al., 2007, 2013; Sections 8.3.2.4.1 and 8.4.2.4.1)", "plainTextFormattedCitation" : "(Christensen et al., 2007, 2013)", "previouslyFormattedCitation" : "(Christensen et al., 2007, 2013)"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(Christensen et al., 2007, 2013</w:t>
      </w:r>
      <w:del w:id="1686" w:author="Robin Matthews" w:date="2021-07-11T17:46:00Z">
        <w:r w:rsidR="00E41CA2" w:rsidDel="00604260">
          <w:rPr>
            <w:rFonts w:cs="Times New Roman"/>
            <w:noProof/>
            <w:lang w:val="en-GB"/>
          </w:rPr>
          <w:delText>; Sections 8.3.2.4.1 and 8.4.2.4.1)</w:delText>
        </w:r>
      </w:del>
      <w:r w:rsidRPr="00C734F4">
        <w:rPr>
          <w:rFonts w:cs="Times New Roman"/>
          <w:lang w:val="en-GB"/>
        </w:rPr>
        <w:fldChar w:fldCharType="end"/>
      </w:r>
      <w:commentRangeEnd w:id="1683"/>
      <w:r w:rsidR="00E41CA2">
        <w:rPr>
          <w:rStyle w:val="CommentReference"/>
          <w:rFonts w:asciiTheme="minorHAnsi" w:eastAsiaTheme="minorHAnsi" w:hAnsiTheme="minorHAnsi"/>
          <w:lang w:eastAsia="en-US"/>
        </w:rPr>
        <w:commentReference w:id="1683"/>
      </w:r>
      <w:ins w:id="1687" w:author="Robin Matthews" w:date="2021-07-11T17:46:00Z">
        <w:r w:rsidR="00604260">
          <w:rPr>
            <w:rFonts w:cs="Times New Roman"/>
            <w:noProof/>
            <w:lang w:val="en-GB"/>
          </w:rPr>
          <w:t>; Sections 8.3.2.4.1 and 8.4.2.4.1)</w:t>
        </w:r>
      </w:ins>
      <w:r w:rsidRPr="00C734F4">
        <w:rPr>
          <w:rFonts w:cs="Times New Roman"/>
          <w:lang w:val="en-GB"/>
        </w:rPr>
        <w:t>. The apparent contradiction between future projections and observed historical trends makes the region an ideal choice for an in-depth assessment. The reader is also referred to the South Asia (SAS) regional assessment of precipitation extremes (Section 11.9), which is not discussed here for brevity.</w:t>
      </w:r>
    </w:p>
    <w:p w14:paraId="4B57F00C" w14:textId="77777777" w:rsidR="0038381F" w:rsidRPr="00C734F4" w:rsidRDefault="0038381F" w:rsidP="0038381F">
      <w:pPr>
        <w:pStyle w:val="AR6BodyText"/>
        <w:rPr>
          <w:rFonts w:cs="Times New Roman"/>
          <w:lang w:val="en-GB"/>
        </w:rPr>
      </w:pPr>
    </w:p>
    <w:p w14:paraId="07A0EC9B" w14:textId="77777777" w:rsidR="0038381F" w:rsidRPr="00C734F4" w:rsidRDefault="0038381F" w:rsidP="0038381F">
      <w:pPr>
        <w:pStyle w:val="AR6BodyText"/>
        <w:rPr>
          <w:rFonts w:cs="Times New Roman"/>
          <w:lang w:val="en-GB"/>
        </w:rPr>
      </w:pPr>
    </w:p>
    <w:p w14:paraId="43A1AD88" w14:textId="77777777" w:rsidR="0038381F" w:rsidRPr="00C734F4" w:rsidRDefault="0038381F" w:rsidP="0038381F">
      <w:pPr>
        <w:pStyle w:val="AR6Chap10Level310111"/>
        <w:rPr>
          <w:lang w:val="en-GB"/>
        </w:rPr>
      </w:pPr>
      <w:bookmarkStart w:id="1688" w:name="_Toc5899742"/>
      <w:bookmarkStart w:id="1689" w:name="_Toc6838063"/>
      <w:bookmarkStart w:id="1690" w:name="_Toc29679481"/>
      <w:bookmarkStart w:id="1691" w:name="_Toc30602457"/>
      <w:bookmarkStart w:id="1692" w:name="_Toc70454797"/>
      <w:r w:rsidRPr="00C734F4">
        <w:rPr>
          <w:lang w:val="en-GB"/>
        </w:rPr>
        <w:t>The regional climate of India</w:t>
      </w:r>
      <w:bookmarkEnd w:id="1688"/>
      <w:bookmarkEnd w:id="1689"/>
      <w:bookmarkEnd w:id="1690"/>
      <w:bookmarkEnd w:id="1691"/>
      <w:bookmarkEnd w:id="1692"/>
    </w:p>
    <w:p w14:paraId="2C8B0F3A" w14:textId="77777777" w:rsidR="0038381F" w:rsidRPr="00C734F4" w:rsidRDefault="0038381F" w:rsidP="0038381F">
      <w:pPr>
        <w:pStyle w:val="AR6BodyText"/>
        <w:rPr>
          <w:rFonts w:cs="Times New Roman"/>
          <w:lang w:val="en-GB"/>
        </w:rPr>
      </w:pPr>
    </w:p>
    <w:p w14:paraId="6DD3EF39" w14:textId="03CD9B38" w:rsidR="0038381F" w:rsidRPr="00C734F4" w:rsidRDefault="0038381F" w:rsidP="0038381F">
      <w:pPr>
        <w:pStyle w:val="AR6BodyText"/>
        <w:rPr>
          <w:rFonts w:cs="Times New Roman"/>
          <w:lang w:val="en-GB"/>
        </w:rPr>
      </w:pPr>
      <w:r w:rsidRPr="00C734F4">
        <w:rPr>
          <w:rFonts w:cs="Times New Roman"/>
          <w:lang w:val="en-GB"/>
        </w:rPr>
        <w:t xml:space="preserve">Local geography gives rise to distinct differences in societal experience of the summer monsoon. The southwesterly monsoon winds are incident upon the Western Ghats mountains on the west coast, leading to orographic enhancement and heavy rains </w:t>
      </w:r>
      <w:r w:rsidRPr="00C734F4">
        <w:rPr>
          <w:rFonts w:cs="Times New Roman"/>
          <w:lang w:val="en-GB"/>
        </w:rPr>
        <w:fldChar w:fldCharType="begin" w:fldLock="1"/>
      </w:r>
      <w:r w:rsidR="000465A7">
        <w:rPr>
          <w:rFonts w:cs="Times New Roman"/>
          <w:lang w:val="en-GB"/>
        </w:rPr>
        <w:instrText>ADDIN CSL_CITATION { "citationItems" : [ { "id" : "ITEM-1", "itemData" : { "DOI" : "10.1175/JCLI-D-16-0858.1", "ISSN" : "0894-8755", "author" : [ { "dropping-particle" : "", "family" : "Shige", "given" : "Shoichi", "non-dropping-particle" : "", "parse-names" : false, "suffix" : "" }, { "dropping-particle" : "", "family" : "Nakano", "given" : "Yuki", "non-dropping-particle" : "", "parse-names" : false, "suffix" : "" }, { "dropping-particle" : "", "family" : "Yamamoto", "given" : "Munehisa K.", "non-dropping-particle" : "", "parse-names" : false, "suffix" : "" } ], "container-title" : "Journal of Climate", "id" : "ITEM-1", "issue" : "23", "issued" : { "date-parts" : [ [ "2017", "12" ] ] }, "page" : "9365-9381", "title" : "Role of Orography, Diurnal Cycle, and Intraseasonal Oscillation in Summer Monsoon Rainfall over the Western Ghats and Myanmar Coast", "translator" : [ { "dropping-particle" : "", "family" : "Q4517", "given" : "", "non-dropping-particle" : "", "parse-names" : false, "suffix" : "" } ], "type" : "article-journal", "volume" : "30" }, "uris" : [ "http://www.mendeley.com/documents/?uuid=28384624-a18f-4d0d-ad8d-e1324b03ff76" ] } ], "mendeley" : { "formattedCitation" : "(Shige et al., 2017)", "plainTextFormattedCitation" : "(Shige et al., 2017)", "previouslyFormattedCitation" : "(Shige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2017)</w:t>
      </w:r>
      <w:r w:rsidRPr="00C734F4">
        <w:rPr>
          <w:rFonts w:cs="Times New Roman"/>
          <w:lang w:val="en-GB"/>
        </w:rPr>
        <w:fldChar w:fldCharType="end"/>
      </w:r>
      <w:r w:rsidRPr="00C734F4">
        <w:rPr>
          <w:rFonts w:cs="Times New Roman"/>
          <w:lang w:val="en-GB"/>
        </w:rPr>
        <w:t xml:space="preserve">, which supply rivers with water for much of the southern peninsula, often the subject of inter-regional water disputes. The northern plains contain the Ganges river and also India’s most intensive agriculture, both rainfed and irrigated. Synoptic systems known as monsoon depressions cross the northern east coast, supplying much of the rain in central India </w:t>
      </w:r>
      <w:r w:rsidRPr="00C734F4">
        <w:rPr>
          <w:rFonts w:cs="Times New Roman"/>
          <w:lang w:val="en-GB"/>
        </w:rPr>
        <w:fldChar w:fldCharType="begin" w:fldLock="1"/>
      </w:r>
      <w:r w:rsidR="000465A7">
        <w:rPr>
          <w:rFonts w:cs="Times New Roman"/>
          <w:lang w:val="en-GB"/>
        </w:rPr>
        <w:instrText>ADDIN CSL_CITATION { "citationItems" : [ { "id" : "ITEM-1", "itemData" : { "DOI" : "10.1007/s00382-019-04744-x", "ISSN" : "0930-7575", "abstract" : "Indian summer monsoon precipitation is significantly modulated by synoptic-scale tropical low pressure areas (LPAs), the strongest of which are known as monsoon depressions (MDs). Despite their apparent importance, previous studies attempting to constrain the fraction of monsoon precipitation for which such systems are responsible have yielded an unsatisfyingly wide range of estimates. Here, a variant of the DBSCAN algorithm is implemented to identify nontrivial, coherent rainfall structures in TRMM-3B42 precipitation data. Using theoretical considerations and an idealised model, an effective capture radius is computed to be 200 km, providing upper-bound attribution fractions of 57% (17%) for LPAs (MDs) over the monsoon core zone and 44% (12%) over all India. These results are also placed in the context of simpler attribution techniques. A climatology of these clusters suggests that the central Bay of Bengal (BoB) is the region of strongest synoptic organisation. A k-means clustering technique is used to identify four distinct partitions of LPA (and two of MD) track, and their regional contributions to monsoon precipitation are assessed. Most synoptic rainfall over India is attributable to short-lived LPAs originating at the head of the BoB, though longer-lived systems are required to bring rain to west India and east Pakistan. Secondary contributions from systems originating in the Arabian Sea and south BoB are shown to be important for west Pakistan and Sri Lanka respectively. Finally, a database of precipitating-event types is used to show that small-scale deep convection happens independently of MDs, whereas the density of larger-scale convective and stratiform events are sensitive to their presence\u2014justifying the use of a noise-rejecting algorithm.", "author" : [ { "dropping-particle" : "", "family" : "Hunt", "given" : "Kieran M. R.", "non-dropping-particle" : "", "parse-names" : false, "suffix" : "" }, { "dropping-particle" : "", "family" : "Fletcher", "given" : "Jennifer K.", "non-dropping-particle" : "", "parse-names" : false, "suffix" : "" } ], "container-title" : "Climate Dynamics", "id" : "ITEM-1", "issue" : "3-4", "issued" : { "date-parts" : [ [ "2019", "8", "30" ] ] }, "page" : "1859-1871", "title" : "The relationship between Indian monsoon rainfall and low-pressure systems", "translator" : [ { "dropping-particle" : "", "family" : "Q6388", "given" : "", "non-dropping-particle" : "", "parse-names" : false, "suffix" : "" } ], "type" : "article-journal", "volume" : "53" }, "uris" : [ "http://www.mendeley.com/documents/?uuid=2c9c3a41-e24c-4089-a08e-8919312a55df" ] } ], "mendeley" : { "formattedCitation" : "(Hunt and Fletcher, 2019)", "plainTextFormattedCitation" : "(Hunt and Fletcher, 2019)", "previouslyFormattedCitation" : "(Hunt and Fletcher,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(Hunt and Fletcher, 2019)</w:t>
      </w:r>
      <w:r w:rsidRPr="00C734F4">
        <w:rPr>
          <w:rFonts w:cs="Times New Roman"/>
          <w:lang w:val="en-GB"/>
        </w:rPr>
        <w:fldChar w:fldCharType="end"/>
      </w:r>
      <w:r w:rsidRPr="00C734F4">
        <w:rPr>
          <w:rFonts w:cs="Times New Roman"/>
          <w:lang w:val="en-GB"/>
        </w:rPr>
        <w:t xml:space="preserve">. Further north, the eastern Himalayas are dominated by the summer monsoon, while the western Himalayas receive most rainfall from western disturbances during winter </w:t>
      </w:r>
      <w:r w:rsidRPr="00C734F4">
        <w:rPr>
          <w:rFonts w:cs="Times New Roman"/>
          <w:lang w:val="en-GB"/>
        </w:rPr>
        <w:fldChar w:fldCharType="begin" w:fldLock="1"/>
      </w:r>
      <w:r w:rsidR="000465A7">
        <w:rPr>
          <w:rFonts w:cs="Times New Roman"/>
          <w:lang w:val="en-GB"/>
        </w:rPr>
        <w:instrText>ADDIN CSL_CITATION { "citationItems" : [ { "id" : "ITEM-1", "itemData" : { "DOI" : "10.1029/2012JD018697", "ISBN" : "2169-8996", "ISSN" : "2169897X", "PMID" : "18851159", "abstract" : "We study the properties of precipitation in the Hindu-Kush Karakoram\\nHimalaya (HKKH) region using currently available data sets. We consider\\nsatellite rainfall estimates (Tropical Rainfall Measuring Mission),\\nreanalyses (ERA-Interim), gridded in situ rain gauge data (Asian\\nPrecipitation Highly Resolved Observational Data Integration Towards\\nEvaluation of Water Resources, Climate Research Unit, and Global\\nPrecipitation Climatology Centre), and a merged satellite and rain gauge\\nclimatology (Global Precipitation Climatology Project). The data are\\ncompared with simulation results from the global climate model EC-Earth.\\nAll data sets, despite having different resolutions, coherently\\nreproduce the mean annual cycle of precipitation in the western and\\neastern stretches of the HKKH. While for the Himalaya only a strong\\nsummer precipitation signal is present, associated with the monsoon, the\\ndata indicate that the Hindu-Kush Karakoram, which is exposed to\\nmidlatitude ``western weather patterns{''}, receives water inputs in\\nwinter. Time series of seasonal precipitation confirm that the various\\ndata sets provide a consistent measurement of interannual variability\\nfor the HKKH. The longest observational data sets indicate a\\nstatistically significant decreasing trend in Himalaya during summer.\\nNone of the data sets gives statistically significant precipitation\\ntrends in Hindu-Kush Karakoram during winter. Precipitation data from\\nEC-Earth are in good agreement with the climatology of the observations\\n(rainfall distribution and seasonality). The evolution of precipitation\\nunder two different future scenarios (RCP 4.5 and RCP 8.5) reveals an\\nincreasing trend over the Himalaya during summer, associated with an\\nincrease in wet extremes and daily intensity and a decrease in the\\nnumber of rainy days. Unlike the observations, the model shows an\\nincreasing precipitation trend also in the period 1950-2009, possibly as\\na result of the poor representation of aerosols in this type of GCMs.\\nCitation: Palazzi, E., J. von Hardenberg, and A. Provenzale (2013),\\nPrecipitation in the Hindu-Kush Karakoram Himalaya: Observations and\\nfuture scenarios, J. Geophys. Res. Atmos., 118, 85-100, doi:\\n10.1029/2012JD018697.", "author" : [ { "dropping-particle" : "", "family" : "Palazzi", "given" : "E.", "non-dropping-particle" : "", "parse-names" : false, "suffix" : "" }, { "dropping-particle" : "", "family" : "Hardenberg", "given" : "J.", "non-dropping-particle" : "von", "parse-names" : false, "suffix" : "" }, { "dropping-particle" : "", "family" : "Provenzale", "given" : "A.", "non-dropping-particle" : "", "parse-names" : false, "suffix" : "" } ], "container-title" : "Journal of Geophysical Research: Atmospheres", "id" : "ITEM-1", "issue" : "1", "issued" : { "date-parts" : [ [ "2013", "1", "16" ] ] }, "page" : "85-100", "title" : "Precipitation in the Hindu-Kush Karakoram Himalaya: Observations and future scenarios", "translator" : [ { "dropping-particle" : "", "family" : "Q6671", "given" : "", "non-dropping-particle" : "", "parse-names" : false, "suffix" : "" } ], "type" : "article-journal", "volume" : "118" }, "uris" : [ "http://www.mendeley.com/documents/?uuid=2a9df1ac-01db-4cb0-bb3c-dcbbd195625b" ] } ], "mendeley" : { "formattedCitation" : "(Palazzi et al., 2013)", "plainTextFormattedCitation" : "(Palazzi et al., 2013)", "previouslyFormattedCitation" : "(Palazzi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(Palazzi et al., 2013)</w:t>
      </w:r>
      <w:r w:rsidRPr="00C734F4">
        <w:rPr>
          <w:rFonts w:cs="Times New Roman"/>
          <w:lang w:val="en-GB"/>
        </w:rPr>
        <w:fldChar w:fldCharType="end"/>
      </w:r>
      <w:r w:rsidRPr="00C734F4">
        <w:rPr>
          <w:rFonts w:cs="Times New Roman"/>
          <w:lang w:val="en-GB"/>
        </w:rPr>
        <w:t>. Meanwhile, southeastern India sits under a rain shadow (the only region to receive more rainfall during the winter monsoon).</w:t>
      </w:r>
    </w:p>
    <w:p w14:paraId="768D3EA9" w14:textId="77777777" w:rsidR="0038381F" w:rsidRPr="00C734F4" w:rsidRDefault="0038381F" w:rsidP="0038381F">
      <w:pPr>
        <w:pStyle w:val="AR6BodyText"/>
        <w:rPr>
          <w:lang w:val="en-GB"/>
        </w:rPr>
      </w:pPr>
    </w:p>
    <w:p w14:paraId="23A9DB66" w14:textId="77777777" w:rsidR="0038381F" w:rsidRPr="00C734F4" w:rsidRDefault="0038381F" w:rsidP="0038381F">
      <w:pPr>
        <w:pStyle w:val="AR6BodyText"/>
        <w:rPr>
          <w:lang w:val="en-GB"/>
        </w:rPr>
      </w:pPr>
    </w:p>
    <w:p w14:paraId="4652913A" w14:textId="77777777" w:rsidR="0038381F" w:rsidRPr="00C734F4" w:rsidRDefault="0038381F" w:rsidP="0038381F">
      <w:pPr>
        <w:pStyle w:val="AR6Chap10Level310111"/>
        <w:rPr>
          <w:lang w:val="en-GB"/>
        </w:rPr>
      </w:pPr>
      <w:bookmarkStart w:id="1693" w:name="_Toc5899744"/>
      <w:bookmarkStart w:id="1694" w:name="_Toc6838065"/>
      <w:bookmarkStart w:id="1695" w:name="_Toc29679482"/>
      <w:bookmarkStart w:id="1696" w:name="_Toc30602458"/>
      <w:bookmarkStart w:id="1697" w:name="_Toc70454798"/>
      <w:r w:rsidRPr="00C734F4">
        <w:rPr>
          <w:lang w:val="en-GB"/>
        </w:rPr>
        <w:t>Observational issues for India</w:t>
      </w:r>
      <w:bookmarkEnd w:id="1693"/>
      <w:bookmarkEnd w:id="1694"/>
      <w:bookmarkEnd w:id="1695"/>
      <w:bookmarkEnd w:id="1696"/>
      <w:bookmarkEnd w:id="1697"/>
    </w:p>
    <w:p w14:paraId="689A283F" w14:textId="77777777" w:rsidR="0038381F" w:rsidRPr="00C734F4" w:rsidRDefault="0038381F" w:rsidP="0038381F">
      <w:pPr>
        <w:pStyle w:val="AR6BodyText"/>
        <w:rPr>
          <w:rFonts w:cs="Times New Roman"/>
          <w:lang w:val="en-GB"/>
        </w:rPr>
      </w:pPr>
    </w:p>
    <w:p w14:paraId="7D06F258" w14:textId="249FB997" w:rsidR="0038381F" w:rsidRPr="00C734F4" w:rsidRDefault="0038381F" w:rsidP="0038381F">
      <w:pPr>
        <w:pStyle w:val="AR6BodyText"/>
        <w:rPr>
          <w:lang w:val="en-GB"/>
        </w:rPr>
      </w:pPr>
      <w:r w:rsidRPr="00C734F4">
        <w:rPr>
          <w:lang w:val="en-GB"/>
        </w:rPr>
        <w:t xml:space="preserve">India has one of the oldest rain-gauge networks in the world, leading to the production of numerous observational products </w:t>
      </w:r>
      <w:commentRangeStart w:id="1698"/>
      <w:r w:rsidRPr="00C734F4">
        <w:rPr>
          <w:lang w:val="en-GB"/>
        </w:rPr>
        <w:fldChar w:fldCharType="begin" w:fldLock="1"/>
      </w:r>
      <w:r w:rsidR="000465A7">
        <w:rPr>
          <w:lang w:val="en-GB"/>
        </w:rPr>
        <w:instrText>ADDIN CSL_CITATION { "citationItems" : [ { "id" : "ITEM-1", "itemData" : { "DOI" : "10.1175/JHM-D-19-0143.1", "ISSN" : "1525-755X", "abstract" : "Rain gauge data are routinely recorded and used around the world. However, their sparsity and inhomogeneity make them inadequate for climate model calibration and many other climate change studies. Various algorithms and interpolation techniques have been developed over the years to obtain adequately distributed datasets. Objective interpolation methods such as inverse distance weighting (IDW) are the most widely used and have been employed to produce some of the most popular gridded daily rainfall datasets (e.g., India Meteorological Department gridded daily rainfall). Unfortunately, the skill of these techniques becomes very limited to nonexistent in areas located far away from existing recording stations. This is problematic as many areas of the world lack adequate rain gauge coverage throughout the recording history. Here, we introduce a new probabilistic interpolation method in an attempt to address this issue. The new algorithm employs a multitype particle interacting stochastic lattice model that assigns a binned rainfall value, from a given number of bins to each lattice site or grid cell, with a certain probability according to the rainfall amounts observed in neighboring sites and a background climatological rain rate distribution, drawn from the available data. Grid cells containing recording stations are not affected and are being used as \u201cboundary\u201d input conditions by the stochastic model. The new stochastic model is successfully tested and compared against two widely used gridded daily rainfall datasets over the Indian landmass for data from the summer monsoon seasons (June\u2013September) for 1951\u201370.", "author" : [ { "dropping-particle" : "", "family" : "Khouider", "given" : "Boualem", "non-dropping-particle" : "", "parse-names" : false, "suffix" : "" }, { "dropping-particle" : "", "family" : "Sabeerali", "given" : "C. T.", "non-dropping-particle" : "", "parse-names" : false, "suffix" : "" }, { "dropping-particle" : "", "family" : "Ajayamohan", "given" : "R. S.", "non-dropping-particle" : "", "parse-names" : false, "suffix" : "" }, { "dropping-particle" : "", "family" : "Praveen", "given" : "V.", "non-dropping-particle" : "", "parse-names" : false, "suffix" : "" }, { "dropping-particle" : "", "family" : "Majda", "given" : "Andrew J.", "non-dropping-particle" : "", "parse-names" : false, "suffix" : "" }, { "dropping-particle" : "", "family" : "Pai", "given" : "D. S.", "non-dropping-particle" : "", "parse-names" : false, "suffix" : "" }, { "dropping-particle" : "", "family" : "Rajeevan", "given" : "M.", "non-dropping-particle" : "", "parse-names" : false, "suffix" : "" } ], "container-title" : "Journal of Hydrometeorology", "id" : "ITEM-1", "issue" : "5", "issued" : { "date-parts" : [ [ "2020", "5", "1" ] ] }, "page" : "909-933", "title" : "A Novel Method for Interpolating Daily Station Rainfall Data Using a Stochastic Lattice Model", "translator" : [ { "dropping-particle" : "", "family" : "Q6574", "given" : "", "non-dropping-particle" : "", "parse-names" : false, "suffix" : "" } ], "type" : "article-journal", "volume" : "21" }, "uris" : [ "http://www.mendeley.com/documents/?uuid=70f95c30-6867-46de-a548-9f11e32f139f" ] } ], "mendeley" : { "formattedCitation" : "(Khouider et al., 2020)", "manualFormatting" : "(reviewed in Khouider et al., 2020)", "plainTextFormattedCitation" : "(Khouider et al., 2020)", "previouslyFormattedCitation" : "(Khouider et al., 2020)" }, "properties" : { "noteIndex" : 0 }, "schema" : "https://github.com/citation-style-language/schema/raw/master/csl-citation.json" }</w:instrText>
      </w:r>
      <w:r w:rsidRPr="00C734F4">
        <w:rPr>
          <w:lang w:val="en-GB"/>
        </w:rPr>
        <w:fldChar w:fldCharType="separate"/>
      </w:r>
      <w:r w:rsidR="00E41CA2">
        <w:rPr>
          <w:noProof/>
          <w:lang w:val="en-GB"/>
        </w:rPr>
        <w:t>(reviewed in Khouider et al., 2020)</w:t>
      </w:r>
      <w:r w:rsidRPr="00C734F4">
        <w:rPr>
          <w:lang w:val="en-GB"/>
        </w:rPr>
        <w:fldChar w:fldCharType="end"/>
      </w:r>
      <w:commentRangeEnd w:id="1698"/>
      <w:r w:rsidR="00E41CA2">
        <w:rPr>
          <w:rStyle w:val="CommentReference"/>
          <w:rFonts w:asciiTheme="minorHAnsi" w:eastAsiaTheme="minorHAnsi" w:hAnsiTheme="minorHAnsi"/>
          <w:lang w:eastAsia="en-US"/>
        </w:rPr>
        <w:commentReference w:id="1698"/>
      </w:r>
      <w:r w:rsidRPr="00C734F4">
        <w:rPr>
          <w:lang w:val="en-GB"/>
        </w:rPr>
        <w:t>. Gridded gauge-based products dating back to the 19</w:t>
      </w:r>
      <w:r w:rsidRPr="00C734F4">
        <w:rPr>
          <w:vertAlign w:val="superscript"/>
          <w:lang w:val="en-GB"/>
        </w:rPr>
        <w:t>th</w:t>
      </w:r>
      <w:r w:rsidRPr="00C734F4">
        <w:rPr>
          <w:lang w:val="en-GB"/>
        </w:rPr>
        <w:t xml:space="preserve"> century reveal pronounced decadal variability </w:t>
      </w:r>
      <w:del w:id="1699" w:author="Robin Matthews" w:date="2021-07-11T17:47:00Z">
        <w:r w:rsidRPr="00C734F4" w:rsidDel="005E3014">
          <w:rPr>
            <w:lang w:val="en-GB"/>
          </w:rPr>
          <w:delText>(</w:delText>
        </w:r>
      </w:del>
      <w:commentRangeStart w:id="1700"/>
      <w:r w:rsidRPr="00C734F4">
        <w:rPr>
          <w:lang w:val="en-GB"/>
        </w:rPr>
        <w:fldChar w:fldCharType="begin" w:fldLock="1"/>
      </w:r>
      <w:ins w:id="1701" w:author="Robin Matthews" w:date="2021-07-11T17:47:00Z">
        <w:r w:rsidR="005E3014">
          <w:rPr>
            <w:lang w:val="en-GB"/>
          </w:rPr>
          <w:instrText>ADDIN CSL_CITATION { "citationItems" : [ { "id" : "ITEM-1", "itemData" : { "DOI" : "10.1177/0959683608095576", "ISSN" : "0959-6836", "author" : [ { "dropping-particle" : "", "family" : "Sontakke", "given" : "N.A.", "non-dropping-particle" : "", "parse-names" : false, "suffix" : "" }, { "dropping-particle" : "", "family" : "Singh", "given" : "Nityanand", "non-dropping-particle" : "", "parse-names" : false, "suffix" : "" }, { "dropping-particle" : "", "family" : "Singh", "given" : "H.N.", "non-dropping-particle" : "", "parse-names" : false, "suffix" : "" } ], "container-title" : "The Holocene", "id" : "ITEM-1", "issue" : "7", "issued" : { "date-parts" : [ [ "2008", "11" ] ] }, "page" : "1055-1066", "title" : "Instrumental period rainfall series of the Indian region (AD 1813\u20142005): revised reconstruction, update and analysis", "translator" : [ { "dropping-particle" : "", "family" : "Q4740", "given" : "", "non-dropping-particle" : "", "parse-names" : false, "suffix" : "" } ], "type" : "article-journal", "volume" : "18" }, "uris" : [ "http://www.mendeley.com/documents/?uuid=b15ce1a0-aa80-432f-bea9-686781c7cf23" ] } ], "mendeley" : { "formattedCitation" : "(Sontakke et al., 2008)", "manualFormatting" : "(Sontakke et al., 2008)", "plainTextFormattedCitation" : "(Sontakke et al., 2008)", "previouslyFormattedCitation" : "(Sontakke et al., 2008)" }, "properties" : { "noteIndex" : 0 }, "schema" : "https://github.com/citation-style-language/schema/raw/master/csl-citation.json" }</w:instrText>
        </w:r>
      </w:ins>
      <w:del w:id="1702" w:author="Robin Matthews" w:date="2021-07-11T17:47:00Z">
        <w:r w:rsidR="000465A7" w:rsidDel="005E3014">
          <w:rPr>
            <w:lang w:val="en-GB"/>
          </w:rPr>
          <w:delInstrText>ADDIN CSL_CITATION { "citationItems" : [ { "id" : "ITEM-1", "itemData" : { "DOI" : "10.1177/0959683608095576", "ISSN" : "0959-6836", "author" : [ { "dropping-particle" : "", "family" : "Sontakke", "given" : "N.A.", "non-dropping-particle" : "", "parse-names" : false, "suffix" : "" }, { "dropping-particle" : "", "family" : "Singh", "given" : "Nityanand", "non-dropping-particle" : "", "parse-names" : false, "suffix" : "" }, { "dropping-particle" : "", "family" : "Singh", "given" : "H.N.", "non-dropping-particle" : "", "parse-names" : false, "suffix" : "" } ], "container-title" : "The Holocene", "id" : "ITEM-1", "issue" : "7", "issued" : { "date-parts" : [ [ "2008", "11" ] ] }, "page" : "1055-1066", "title" : "Instrumental period rainfall series of the Indian region (AD 1813\u20142005): revised reconstruction, update and analysis", "translator" : [ { "dropping-particle" : "", "family" : "Q4740", "given" : "", "non-dropping-particle" : "", "parse-names" : false, "suffix" : "" } ], "type" : "article-journal", "volume" : "18" }, "uris" : [ "http://www.mendeley.com/documents/?uuid=b15ce1a0-aa80-432f-bea9-686781c7cf23" ] } ], "mendeley" : { "formattedCitation" : "(Sontakke et al., 2008)", "manualFormatting" : "Sontakke et al., 2008)", "plainTextFormattedCitation" : "(Sontakke et al., 2008)", "previouslyFormattedCitation" : "(Sontakke et al., 2008)" }, "properties" : { "noteIndex" : 0 }, "schema" : "https://github.com/citation-style-language/schema/raw/master/csl-citation.json" }</w:delInstrText>
        </w:r>
      </w:del>
      <w:r w:rsidRPr="00C734F4">
        <w:rPr>
          <w:lang w:val="en-GB"/>
        </w:rPr>
        <w:fldChar w:fldCharType="separate"/>
      </w:r>
      <w:del w:id="1703" w:author="Robin Matthews" w:date="2021-07-11T17:47:00Z">
        <w:r w:rsidR="00E41CA2" w:rsidDel="005E3014">
          <w:rPr>
            <w:noProof/>
            <w:lang w:val="en-GB"/>
          </w:rPr>
          <w:delText>S</w:delText>
        </w:r>
      </w:del>
      <w:ins w:id="1704" w:author="Robin Matthews" w:date="2021-07-11T17:47:00Z">
        <w:r w:rsidR="005E3014">
          <w:rPr>
            <w:noProof/>
            <w:lang w:val="en-GB"/>
          </w:rPr>
          <w:t>(S</w:t>
        </w:r>
      </w:ins>
      <w:r w:rsidR="00E41CA2">
        <w:rPr>
          <w:noProof/>
          <w:lang w:val="en-GB"/>
        </w:rPr>
        <w:t>ontakke et al., 2008)</w:t>
      </w:r>
      <w:r w:rsidRPr="00C734F4">
        <w:rPr>
          <w:lang w:val="en-GB"/>
        </w:rPr>
        <w:fldChar w:fldCharType="end"/>
      </w:r>
      <w:commentRangeEnd w:id="1700"/>
      <w:r w:rsidR="00E41CA2">
        <w:rPr>
          <w:rStyle w:val="CommentReference"/>
          <w:rFonts w:asciiTheme="minorHAnsi" w:eastAsiaTheme="minorHAnsi" w:hAnsiTheme="minorHAnsi"/>
          <w:lang w:eastAsia="en-US"/>
        </w:rPr>
        <w:commentReference w:id="1700"/>
      </w:r>
      <w:r w:rsidRPr="00C734F4">
        <w:rPr>
          <w:lang w:val="en-GB"/>
        </w:rPr>
        <w:t>. Trends for India over the whole 20</w:t>
      </w:r>
      <w:r w:rsidRPr="00C734F4">
        <w:rPr>
          <w:vertAlign w:val="superscript"/>
          <w:lang w:val="en-GB"/>
        </w:rPr>
        <w:t>th</w:t>
      </w:r>
      <w:r w:rsidRPr="00C734F4">
        <w:rPr>
          <w:lang w:val="en-GB"/>
        </w:rPr>
        <w:t xml:space="preserve"> century are inconclusive </w:t>
      </w:r>
      <w:r w:rsidRPr="00C734F4">
        <w:rPr>
          <w:lang w:val="en-GB"/>
        </w:rPr>
        <w:fldChar w:fldCharType="begin" w:fldLock="1"/>
      </w:r>
      <w:r w:rsidR="000465A7">
        <w:rPr>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C734F4">
        <w:rPr>
          <w:lang w:val="en-GB"/>
        </w:rPr>
        <w:fldChar w:fldCharType="separate"/>
      </w:r>
      <w:r w:rsidR="00E41CA2">
        <w:rPr>
          <w:noProof/>
          <w:lang w:val="en-GB"/>
        </w:rPr>
        <w:t>(Knutson and Zeng, 2018)</w:t>
      </w:r>
      <w:r w:rsidRPr="00C734F4">
        <w:rPr>
          <w:lang w:val="en-GB"/>
        </w:rPr>
        <w:fldChar w:fldCharType="end"/>
      </w:r>
      <w:r w:rsidRPr="00C734F4">
        <w:rPr>
          <w:lang w:val="en-GB"/>
        </w:rPr>
        <w:t xml:space="preserve">, although declining over central and northern areas </w:t>
      </w:r>
      <w:r w:rsidRPr="00C734F4">
        <w:rPr>
          <w:lang w:val="en-GB"/>
        </w:rPr>
        <w:fldChar w:fldCharType="begin" w:fldLock="1"/>
      </w:r>
      <w:r w:rsidR="000465A7">
        <w:rPr>
          <w:lang w:val="en-GB"/>
        </w:rPr>
        <w:instrText>ADDIN CSL_CITATION { "citationItems" : [ { "id" : "ITEM-1",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"ITEM-1",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"(Roxy et al., 2015)", "plainTextFormattedCitation" : "(Roxy et al., 2015)", "previouslyFormattedCitation" : "(Roxy et al., 2015)" }, "properties" : { "noteIndex" : 0 }, "schema" : "https://github.com/citation-style-language/schema/raw/master/csl-citation.json" }</w:instrText>
      </w:r>
      <w:r w:rsidRPr="00C734F4">
        <w:rPr>
          <w:lang w:val="en-GB"/>
        </w:rPr>
        <w:fldChar w:fldCharType="separate"/>
      </w:r>
      <w:r w:rsidR="00E41CA2">
        <w:rPr>
          <w:noProof/>
          <w:lang w:val="en-GB"/>
        </w:rPr>
        <w:t>(Roxy et al., 2015)</w:t>
      </w:r>
      <w:r w:rsidRPr="00C734F4">
        <w:rPr>
          <w:lang w:val="en-GB"/>
        </w:rPr>
        <w:fldChar w:fldCharType="end"/>
      </w:r>
      <w:r w:rsidRPr="00C734F4">
        <w:rPr>
          <w:lang w:val="en-GB"/>
        </w:rPr>
        <w:t>. Assessment of multiple observational datasets covering the Indian summer monsoon reveals significant declining rainfall over the second half of the 20</w:t>
      </w:r>
      <w:r w:rsidRPr="00C734F4">
        <w:rPr>
          <w:vertAlign w:val="superscript"/>
          <w:lang w:val="en-GB"/>
        </w:rPr>
        <w:t>th</w:t>
      </w:r>
      <w:r w:rsidRPr="00C734F4">
        <w:rPr>
          <w:lang w:val="en-GB"/>
        </w:rPr>
        <w:t xml:space="preserve"> century (Section 8.3.2.4.1, Figure 10.19c,d). A subsequent recovery has been noted since the early 2000s </w:t>
      </w:r>
      <w:r w:rsidRPr="00C734F4">
        <w:rPr>
          <w:lang w:val="en-GB"/>
        </w:rPr>
        <w:fldChar w:fldCharType="begin" w:fldLock="1"/>
      </w:r>
      <w:r w:rsidR="000465A7">
        <w:rPr>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"plainTextFormattedCitation" : "(Jin and Wang, 2017)", "previouslyFormattedCitation" : "(Jin and Wang, 2017)" }, "properties" : { "noteIndex" : 0 }, "schema" : "https://github.com/citation-style-language/schema/raw/master/csl-citation.json" }</w:instrText>
      </w:r>
      <w:r w:rsidRPr="00C734F4">
        <w:rPr>
          <w:lang w:val="en-GB"/>
        </w:rPr>
        <w:fldChar w:fldCharType="separate"/>
      </w:r>
      <w:r w:rsidR="00E41CA2">
        <w:rPr>
          <w:noProof/>
          <w:lang w:val="en-GB"/>
        </w:rPr>
        <w:t>(Jin and Wang, 2017)</w:t>
      </w:r>
      <w:r w:rsidRPr="00C734F4">
        <w:rPr>
          <w:lang w:val="en-GB"/>
        </w:rPr>
        <w:fldChar w:fldCharType="end"/>
      </w:r>
      <w:r w:rsidRPr="00C734F4">
        <w:rPr>
          <w:lang w:val="en-GB"/>
        </w:rPr>
        <w:t>.</w:t>
      </w:r>
    </w:p>
    <w:p w14:paraId="0E8C04AC" w14:textId="77777777" w:rsidR="0038381F" w:rsidRPr="00C734F4" w:rsidRDefault="0038381F" w:rsidP="0038381F">
      <w:pPr>
        <w:pStyle w:val="AR6BodyText"/>
        <w:rPr>
          <w:lang w:val="en-GB"/>
        </w:rPr>
      </w:pPr>
    </w:p>
    <w:p w14:paraId="2C9BE0C6" w14:textId="1E9FBB21" w:rsidR="0038381F" w:rsidRPr="00C734F4" w:rsidRDefault="0038381F" w:rsidP="0038381F">
      <w:pPr>
        <w:pStyle w:val="AR6BodyText"/>
        <w:rPr>
          <w:lang w:val="en-GB"/>
        </w:rPr>
      </w:pPr>
      <w:r w:rsidRPr="00C734F4">
        <w:rPr>
          <w:lang w:val="en-GB"/>
        </w:rPr>
        <w:t xml:space="preserve">Observational products containing critical inhomogeneities in gauge distribution and reporting over time are acknowledged as suitable for mesoscale analysis </w:t>
      </w:r>
      <w:r w:rsidRPr="00C734F4">
        <w:rPr>
          <w:lang w:val="en-GB"/>
        </w:rPr>
        <w:fldChar w:fldCharType="begin" w:fldLock="1"/>
      </w:r>
      <w:r w:rsidR="000465A7">
        <w:rPr>
          <w:lang w:val="en-GB"/>
        </w:rPr>
        <w:instrText>ADDIN CSL_CITATION { "citationItems" : [ { "id" : "ITEM-1", "itemData" : { "abstract" : "In this communication, we discuss the development of a very high resolution (0.5\u00b0 \u00d7 0.5\u00b0) daily rainfall data- set for mesoscale meteorological studies over the Indian region. The dataset was developed using quality- controlled rainfall data from more than 3000 rain gauge stations over India. The analysis consists of daily rainfall data for all the seasons for the period 1971\u2013 2005. A well-tested interpolation method (Shepard\u2019s method) was used to interpolate the station data into regular grids of 0.5\u00b0 \u00d7 0.5\u00b0 lat. \u00d7 long. After proper validation, it has been found that the present dataset is better compared to other available datasets. A few case studies have been shown to demonstrate the utility of the dataset for different mesoscale meteorological analyses. However, since the data density is not kept uniform, there is a possibility of temporal inhomo- geneity and therefore, the present dataset cannot be used for trend analysis. The dataset is freely available from the India Meteorological Department, Pune.", "author" : [ { "dropping-particle" : "", "family" : "Rajeevan", "given" : "M", "non-dropping-particle" : "", "parse-names" : false, "suffix" : "" }, { "dropping-particle" : "", "family" : "Bhate", "given" : "Jyoti", "non-dropping-particle" : "", "parse-names" : false, "suffix" : "" } ], "container-title" : "Current Science", "id" : "ITEM-1", "issue" : "4", "issued" : { "date-parts" : [ [ "2009" ] ] }, "page" : "558-562", "title" : "A High Resolution Daily Gridded rainfall dataset (1971\u20132005) for Mesoscale Meteorological Studies", "translator" : [ { "dropping-particle" : "", "family" : "Q5592", "given" : "", "non-dropping-particle" : "", "parse-names" : false, "suffix" : "" } ], "type" : "article-journal", "volume" : "96" }, "uris" : [ "http://www.mendeley.com/documents/?uuid=848ceea0-ae09-4816-8176-f9d415311cb9" ] } ], "mendeley" : { "formattedCitation" : "(Rajeevan and Bhate, 2009)", "plainTextFormattedCitation" : "(Rajeevan and Bhate, 2009)", "previouslyFormattedCitation" : "(Rajeevan and Bhate, 2009)" }, "properties" : { "noteIndex" : 0 }, "schema" : "https://github.com/citation-style-language/schema/raw/master/csl-citation.json" }</w:instrText>
      </w:r>
      <w:r w:rsidRPr="00C734F4">
        <w:rPr>
          <w:lang w:val="en-GB"/>
        </w:rPr>
        <w:fldChar w:fldCharType="separate"/>
      </w:r>
      <w:r w:rsidR="00E41CA2">
        <w:rPr>
          <w:noProof/>
          <w:lang w:val="en-GB"/>
        </w:rPr>
        <w:t>(Rajeevan and Bhate, 2009)</w:t>
      </w:r>
      <w:r w:rsidRPr="00C734F4">
        <w:rPr>
          <w:lang w:val="en-GB"/>
        </w:rPr>
        <w:fldChar w:fldCharType="end"/>
      </w:r>
      <w:r w:rsidRPr="00C734F4">
        <w:rPr>
          <w:lang w:val="en-GB"/>
        </w:rPr>
        <w:t>, while use for climate trends requires consistent reporting over time from quality-controlled gauges (e.g.</w:t>
      </w:r>
      <w:r w:rsidR="00F96876">
        <w:rPr>
          <w:lang w:val="en-GB"/>
        </w:rPr>
        <w:t>,</w:t>
      </w:r>
      <w:r w:rsidRPr="00C734F4">
        <w:rPr>
          <w:lang w:val="en-GB"/>
        </w:rPr>
        <w:t xml:space="preserve"> ~2000 gauges since the 1950s in </w:t>
      </w:r>
      <w:commentRangeStart w:id="1705"/>
      <w:r w:rsidRPr="00C734F4">
        <w:rPr>
          <w:lang w:val="en-GB"/>
        </w:rPr>
        <w:fldChar w:fldCharType="begin" w:fldLock="1"/>
      </w:r>
      <w:r w:rsidR="000465A7">
        <w:rPr>
          <w:lang w:val="en-GB"/>
        </w:rPr>
        <w:instrText>ADDIN CSL_CITATION { "citationItems" : [ { "id" : "ITEM-1", "itemData" : { "DOI" : "10.1007/s12040-007-0019-1", "ISBN" : "0011-3891", "ISSN" : "00113891", "abstract" : "Here, we report the development of a high resolution (1\u00b0 \u00d7 1\u00b0 lat./long.) gridded daily rainfall dataset for the Indian region. There are only 1803 stations with mini- mum 90% data availability during the analysis period (1951\u20132003). For the analysis, we have followed the in- terpolation method proposed by Shepard. Standard quality-controls were performed before carrying out the interpolation analysis. Comparison with similar global gridded rainfall datasets revealed that the pre- sent rainfall analysis is better in accurate representation of spatial rainfall variation. Using this gridded rainfall dataset, an analysis was made to identify the break and active periods during the southwest monsoon season (June\u2013September). Break (active) periods during the monsoon season were iden- tified as those in which the standardized daily rainfall anomaly averaged over Central India (21\u201327\u00b0N, 72\u2013 85\u00b0E) is less than \u20131.0 (more than 1.0). The break peri- ods thus identified for the period 1951\u20132003 were comparable with those identified by earlier studies. Contrary to a recent study, no evidence was found for any statistically significant trends in the number of break or active days during the period 1951\u20132003. This gridded rainfall dataset is available for non- commercial applications.", "author" : [ { "dropping-particle" : "", "family" : "Rajeevan", "given" : "M.", "non-dropping-particle" : "", "parse-names" : false, "suffix" : "" }, { "dropping-particle" : "", "family" : "Bhate", "given" : "Jyoti", "non-dropping-particle" : "", "parse-names" : false, "suffix" : "" }, { "dropping-particle" : "", "family" : "Kale", "given" : "J. D.", "non-dropping-particle" : "", "parse-names" : false, "suffix" : "" }, { "dropping-particle" : "", "family" : "Lal", "given" : "B.", "non-dropping-particle" : "", "parse-names" : false, "suffix" : "" } ], "container-title" : "Current Science", "id" : "ITEM-1", "issued" : { "date-parts" : [ [ "2006" ] ] }, "title" : "High resolution daily gridded rainfall data for the Indian region: Analysis of break and active monsoon spells", "translator" : [ { "dropping-particle" : "", "family" : "Q4741", "given" : "", "non-dropping-particle" : "", "parse-names" : false, "suffix" : "" } ], "type" : "article-journal" }, "uris" : [ "http://www.mendeley.com/documents/?uuid=04d118fd-51b1-3c11-b339-ef9adb6f49d0" ] } ], "mendeley" : { "formattedCitation" : "(Rajeevan et al., 2006)", "manualFormatting" : "Rajeevan et al., 2006)", "plainTextFormattedCitation" : "(Rajeevan et al., 2006)", "previouslyFormattedCitation" : "(Rajeevan et al., 2006)" }, "properties" : { "noteIndex" : 0 }, "schema" : "https://github.com/citation-style-language/schema/raw/master/csl-citation.json" }</w:instrText>
      </w:r>
      <w:r w:rsidRPr="00C734F4">
        <w:rPr>
          <w:lang w:val="en-GB"/>
        </w:rPr>
        <w:fldChar w:fldCharType="separate"/>
      </w:r>
      <w:r w:rsidR="00E41CA2">
        <w:rPr>
          <w:noProof/>
          <w:lang w:val="en-GB"/>
        </w:rPr>
        <w:t>Rajeevan et al., 2006)</w:t>
      </w:r>
      <w:r w:rsidRPr="00C734F4">
        <w:rPr>
          <w:lang w:val="en-GB"/>
        </w:rPr>
        <w:fldChar w:fldCharType="end"/>
      </w:r>
      <w:commentRangeEnd w:id="1705"/>
      <w:r w:rsidR="00E41CA2">
        <w:rPr>
          <w:rStyle w:val="CommentReference"/>
          <w:rFonts w:asciiTheme="minorHAnsi" w:eastAsiaTheme="minorHAnsi" w:hAnsiTheme="minorHAnsi"/>
          <w:lang w:eastAsia="en-US"/>
        </w:rPr>
        <w:commentReference w:id="1705"/>
      </w:r>
      <w:r w:rsidRPr="00C734F4">
        <w:rPr>
          <w:lang w:val="en-GB"/>
        </w:rPr>
        <w:t xml:space="preserve">. A newer 0.25°-gridded product covering 1901 onwards </w:t>
      </w:r>
      <w:r w:rsidRPr="00C734F4">
        <w:rPr>
          <w:lang w:val="en-GB"/>
        </w:rPr>
        <w:fldChar w:fldCharType="begin" w:fldLock="1"/>
      </w:r>
      <w:r w:rsidR="000465A7">
        <w:rPr>
          <w:lang w:val="en-GB"/>
        </w:rPr>
        <w:instrText>ADDIN CSL_CITATION { "citationItems" : [ { "id" : "ITEM-1", "itemData" : { "ISSN" : "02529416", "abstract" : "The study discusses development of a new daily gridded rainfall data set (IMD4) at a high spatial resolution (0.25\u00b0 \u00d7 0.25\u00b0, latitude \u00d7 longitude) covering a longer period of 110 years (1901-2010) over the Indian main land. A comparison of IMD4 with 4 other existing daily gridded rainfall data sets of different spatial resolutions and time periods has also been discussed. For preparing the new gridded data, daily rainfall records from 6955 rain gauge stations in India were used, highest number of stations used by any studies so far for such a purpose. The gridded data set was developed after making quality control of basic rain-gauge stations. The comparison of IMD4 with other data sets suggested that the climatological and variability features of rainfall over India derived from IMD4 were comparable with the existing gridded daily rainfall data sets. In addition, the spatial rainfall distribution like heavy rainfall areas in the orographic regions of the west coast and over northeast, low rainfall in the lee ward side of the Western Ghats etc. were more realistic and better presented in IMD4 due to its higher spatial resolution and to the higher density of rainfall stations used for its development.", "author" : [ { "dropping-particle" : "", "family" : "Pai", "given" : "D. S.", "non-dropping-particle" : "", "parse-names" : false, "suffix" : "" }, { "dropping-particle" : "", "family" : "Sridhar", "given" : "Latha", "non-dropping-particle" : "", "parse-names" : false, "suffix" : "" }, { "dropping-particle" : "", "family" : "Rajeevan", "given" : "M.", "non-dropping-particle" : "", "parse-names" : false, "suffix" : "" }, { "dropping-particle" : "", "family" : "Sreejith", "given" : "O. P.", "non-dropping-particle" : "", "parse-names" : false, "suffix" : "" }, { "dropping-particle" : "", "family" : "Satbhai", "given" : "N. S.", "non-dropping-particle" : "", "parse-names" : false, "suffix" : "" }, { "dropping-particle" : "", "family" : "Mukhopadhyay", "given" : "B.", "non-dropping-particle" : "", "parse-names" : false, "suffix" : "" } ], "container-title" : "Mausam", "id" : "ITEM-1", "issue" : "1", "issued" : { "date-parts" : [ [ "2014" ] ] }, "page" : "1-18", "title" : "Development of a new high spatial resolution (0.25\u00b0 \u00d7 0.25\u00b0) long period (1901-2010) daily gridded rainfall data set over India and its comparison with existing data sets over the region", "translator" : [ { "dropping-particle" : "", "family" : "Q5822", "given" : "", "non-dropping-particle" : "", "parse-names" : false, "suffix" : "" } ], "type" : "article-journal", "volume" : "65" }, "uris" : [ "http://www.mendeley.com/documents/?uuid=ae442fdf-32a4-301e-965b-0a6a80d75c6c" ] }, { "id" : "ITEM-2", "itemData" : { "DOI" : "10.1007/s00382-014-2307-1", "ISSN" : "0930-7575", "author" : [ { "dropping-particle" : "", "family" : "Pai", "given" : "D. S.", "non-dropping-particle" : "", "parse-names" : false, "suffix" : "" }, { "dropping-particle" : "", "family" : "Sridhar", "given" : "Latha", "non-dropping-particle" : "", "parse-names" : false, "suffix" : "" }, { "dropping-particle" : "", "family" : "Badwaik", "given" : "M. R.", "non-dropping-particle" : "", "parse-names" : false, "suffix" : "" }, { "dropping-particle" : "", "family" : "Rajeevan", "given" : "M.", "non-dropping-particle" : "", "parse-names" : false, "suffix" : "" } ], "container-title" : "Climate Dynamics", "id" : "ITEM-2", "issue" : "3-4", "issued" : { "date-parts" : [ [ "2015", "8", "29" ] ] }, "page" : "755-776", "title" : "Analysis of the daily rainfall events over India using a new long period (1901\u20132010) high resolution (0.25\u00b0 \u00d7 0.25\u00b0) gridded rainfall data set", "translator" : [ { "dropping-particle" : "", "family" : "Q4766", "given" : "", "non-dropping-particle" : "", "parse-names" : false, "suffix" : "" } ], "type" : "article-journal", "volume" : "45" }, "uris" : [ "http://www.mendeley.com/documents/?uuid=2f431639-8d79-4532-9aca-c54a3f052345" ] } ], "mendeley" : { "formattedCitation" : "(Pai et al., 2014, 2015)", "plainTextFormattedCitation" : "(Pai et al., 2014, 2015)", "previouslyFormattedCitation" : "(Pai et al., 2014, 2015)" }, "properties" : { "noteIndex" : 0 }, "schema" : "https://github.com/citation-style-language/schema/raw/master/csl-citation.json" }</w:instrText>
      </w:r>
      <w:r w:rsidRPr="00C734F4">
        <w:rPr>
          <w:lang w:val="en-GB"/>
        </w:rPr>
        <w:fldChar w:fldCharType="separate"/>
      </w:r>
      <w:r w:rsidR="00E41CA2">
        <w:rPr>
          <w:noProof/>
          <w:lang w:val="en-GB"/>
        </w:rPr>
        <w:t>(Pai et al., 2014, 2015)</w:t>
      </w:r>
      <w:r w:rsidRPr="00C734F4">
        <w:rPr>
          <w:lang w:val="en-GB"/>
        </w:rPr>
        <w:fldChar w:fldCharType="end"/>
      </w:r>
      <w:r w:rsidRPr="00C734F4">
        <w:rPr>
          <w:lang w:val="en-GB"/>
        </w:rPr>
        <w:t xml:space="preserve">, based on Shepard’s interpolation method for irregularly-spaced stations </w:t>
      </w:r>
      <w:r w:rsidRPr="00C734F4">
        <w:rPr>
          <w:lang w:val="en-GB"/>
        </w:rPr>
        <w:fldChar w:fldCharType="begin" w:fldLock="1"/>
      </w:r>
      <w:r w:rsidR="000465A7">
        <w:rPr>
          <w:lang w:val="en-GB"/>
        </w:rPr>
        <w:instrText>ADDIN CSL_CITATION { "citationItems" : [ { "id" : "ITEM-1", "itemData" : { "DOI" : "10.1145/800186.810616", "abstract" : "In many fields using empirical areal data there arises a need for interpolating from irregularly-spaced data to produce a continuous surface. These irregularly-spaced locations, hence referred to as \u201cdata points,\u201d may have diverse meanings: in meterology, weather observation stations; in geography, surveyed locations; in city and regional planning, centers of data-collection zones; in biology, observation locations. It is assumed that a unique number (such as rainfall in meteorology, or altitude in geography) is associated with each data point. In order to display these data in some type of contour map or perspective view, to compare them with data for the same region based on other data points, or to analyze them for extremes, gradients, or other purposes, it is extremely useful, if not essential, to define a continuous function fitting the given values exactly. Interpolated values over a fine grid may then be evaluated. In using such a function it is assumed that the original data are without error, or that compensation for error will be made after interpolation.", "author" : [ { "dropping-particle" : "", "family" : "Shepard", "given" : "Donald", "non-dropping-particle" : "", "parse-names" : false, "suffix" : "" } ], "container-title" : "Proceedings of the 1968 23rd ACM National Conference", "id" : "ITEM-1", "issued" : { "date-parts" : [ [ "1968" ] ] }, "page" : "517-524", "title" : "A two-dimensional interpolation function for irregularly-spaced data", "translator" : [ { "dropping-particle" : "", "family" : "Q5832", "given" : "Rt9", "non-dropping-particle" : "", "parse-names" : false, "suffix" : "" } ], "type" : "paper-conference" }, "uris" : [ "http://www.mendeley.com/documents/?uuid=15d1065d-9b87-386b-9d2e-b42d36989acd" ] } ], "mendeley" : { "formattedCitation" : "(Shepard, 1968)", "plainTextFormattedCitation" : "(Shepard, 1968)", "previouslyFormattedCitation" : "(Shepard, 1968)" }, "properties" : { "noteIndex" : 0 }, "schema" : "https://github.com/citation-style-language/schema/raw/master/csl-citation.json" }</w:instrText>
      </w:r>
      <w:r w:rsidRPr="00C734F4">
        <w:rPr>
          <w:lang w:val="en-GB"/>
        </w:rPr>
        <w:fldChar w:fldCharType="separate"/>
      </w:r>
      <w:r w:rsidR="00E41CA2">
        <w:rPr>
          <w:noProof/>
          <w:lang w:val="en-GB"/>
        </w:rPr>
        <w:t>(Shepard, 1968)</w:t>
      </w:r>
      <w:r w:rsidRPr="00C734F4">
        <w:rPr>
          <w:lang w:val="en-GB"/>
        </w:rPr>
        <w:fldChar w:fldCharType="end"/>
      </w:r>
      <w:r w:rsidRPr="00C734F4">
        <w:rPr>
          <w:lang w:val="en-GB"/>
        </w:rPr>
        <w:t>, shows increased intensity of daily rainfall and extremes over some regions, especially in the late-20</w:t>
      </w:r>
      <w:r w:rsidRPr="00C734F4">
        <w:rPr>
          <w:vertAlign w:val="superscript"/>
          <w:lang w:val="en-GB"/>
        </w:rPr>
        <w:t>th</w:t>
      </w:r>
      <w:r w:rsidRPr="00C734F4">
        <w:rPr>
          <w:lang w:val="en-GB"/>
        </w:rPr>
        <w:t xml:space="preserve"> century. However, changes to the inputted gauges may have introduced an artificial jump in extreme rainfall since 1975 over central India </w:t>
      </w:r>
      <w:commentRangeStart w:id="1706"/>
      <w:r w:rsidRPr="00C734F4">
        <w:rPr>
          <w:lang w:val="en-GB"/>
        </w:rPr>
        <w:fldChar w:fldCharType="begin" w:fldLock="1"/>
      </w:r>
      <w:r w:rsidR="000465A7">
        <w:rPr>
          <w:lang w:val="en-GB"/>
        </w:rPr>
        <w:instrText>ADDIN CSL_CITATION { "citationItems" : [ { "id" : "ITEM-1", "itemData" : { "DOI" : "10.1029/2018GL079709", "ISSN" : "00948276", "author" : [ { "dropping-particle" : "", "family" : "Lin", "given" : "Marena", "non-dropping-particle" : "", "parse-names" : false, "suffix" : "" }, { "dropping-particle" : "", "family" : "Huybers", "given" : "Peter", "non-dropping-particle" : "", "parse-names" : false, "suffix" : "" } ], "container-title" : "Geophysical Research Letters", "id" : "ITEM-1", "issued" : { "date-parts" : [ [ "2019", "2", "11" ] ] }, "title" : "If Rain Falls in India and No One Reports It, Are Historical Trends in Monsoon Extremes Biased?", "translator" : [ { "dropping-particle" : "", "family" : "Q4519", "given" : "", "non-dropping-particle" : "", "parse-names" : false, "suffix" : "" } ], "type" : "article-journal" }, "uris" : [ "http://www.mendeley.com/documents/?uuid=325318dd-8749-4467-b81d-736e3983971d" ] } ], "mendeley" : { "formattedCitation" : "(Lin and Huybers, 2019)", "manualFormatting" : "(Section 10.2.2.3; Lin and Huybers, 2019)", "plainTextFormattedCitation" : "(Lin and Huybers, 2019)", "previouslyFormattedCitation" : "(Lin and Huybers, 2019)" }, "properties" : { "noteIndex" : 0 }, "schema" : "https://github.com/citation-style-language/schema/raw/master/csl-citation.json" }</w:instrText>
      </w:r>
      <w:r w:rsidRPr="00C734F4">
        <w:rPr>
          <w:lang w:val="en-GB"/>
        </w:rPr>
        <w:fldChar w:fldCharType="separate"/>
      </w:r>
      <w:r w:rsidR="00E41CA2">
        <w:rPr>
          <w:noProof/>
          <w:lang w:val="en-GB"/>
        </w:rPr>
        <w:t>(Section 10.2.2.3; Lin and Huybers, 2019)</w:t>
      </w:r>
      <w:r w:rsidRPr="00C734F4">
        <w:rPr>
          <w:lang w:val="en-GB"/>
        </w:rPr>
        <w:fldChar w:fldCharType="end"/>
      </w:r>
      <w:commentRangeEnd w:id="1706"/>
      <w:r w:rsidR="00E41CA2">
        <w:rPr>
          <w:rStyle w:val="CommentReference"/>
          <w:rFonts w:asciiTheme="minorHAnsi" w:eastAsiaTheme="minorHAnsi" w:hAnsiTheme="minorHAnsi"/>
          <w:lang w:eastAsia="en-US"/>
        </w:rPr>
        <w:commentReference w:id="1706"/>
      </w:r>
      <w:r w:rsidRPr="00C734F4">
        <w:rPr>
          <w:lang w:val="en-GB"/>
        </w:rPr>
        <w:t xml:space="preserve">. They suggest that this method may have masked declines in mean rainfall and highlight the need for availability of raw gauge data to allow transparent assessments. </w:t>
      </w:r>
      <w:r w:rsidRPr="00C734F4">
        <w:rPr>
          <w:lang w:val="en-GB"/>
        </w:rPr>
        <w:fldChar w:fldCharType="begin" w:fldLock="1"/>
      </w:r>
      <w:r w:rsidR="000465A7">
        <w:rPr>
          <w:lang w:val="en-GB"/>
        </w:rPr>
        <w:instrText>ADDIN CSL_CITATION { "citationItems" : [ { "id" : "ITEM-1", "itemData" : { "DOI" : "10.1175/JHM-D-19-0143.1", "ISSN" : "1525-755X", "abstract" : "Rain gauge data are routinely recorded and used around the world. However, their sparsity and inhomogeneity make them inadequate for climate model calibration and many other climate change studies. Various algorithms and interpolation techniques have been developed over the years to obtain adequately distributed datasets. Objective interpolation methods such as inverse distance weighting (IDW) are the most widely used and have been employed to produce some of the most popular gridded daily rainfall datasets (e.g., India Meteorological Department gridded daily rainfall). Unfortunately, the skill of these techniques becomes very limited to nonexistent in areas located far away from existing recording stations. This is problematic as many areas of the world lack adequate rain gauge coverage throughout the recording history. Here, we introduce a new probabilistic interpolation method in an attempt to address this issue. The new algorithm employs a multitype particle interacting stochastic lattice model that assigns a binned rainfall value, from a given number of bins to each lattice site or grid cell, with a certain probability according to the rainfall amounts observed in neighboring sites and a background climatological rain rate distribution, drawn from the available data. Grid cells containing recording stations are not affected and are being used as \u201cboundary\u201d input conditions by the stochastic model. The new stochastic model is successfully tested and compared against two widely used gridded daily rainfall datasets over the Indian landmass for data from the summer monsoon seasons (June\u2013September) for 1951\u201370.", "author" : [ { "dropping-particle" : "", "family" : "Khouider", "given" : "Boualem", "non-dropping-particle" : "", "parse-names" : false, "suffix" : "" }, { "dropping-particle" : "", "family" : "Sabeerali", "given" : "C. T.", "non-dropping-particle" : "", "parse-names" : false, "suffix" : "" }, { "dropping-particle" : "", "family" : "Ajayamohan", "given" : "R. S.", "non-dropping-particle" : "", "parse-names" : false, "suffix" : "" }, { "dropping-particle" : "", "family" : "Praveen", "given" : "V.", "non-dropping-particle" : "", "parse-names" : false, "suffix" : "" }, { "dropping-particle" : "", "family" : "Majda", "given" : "Andrew J.", "non-dropping-particle" : "", "parse-names" : false, "suffix" : "" }, { "dropping-particle" : "", "family" : "Pai", "given" : "D. S.", "non-dropping-particle" : "", "parse-names" : false, "suffix" : "" }, { "dropping-particle" : "", "family" : "Rajeevan", "given" : "M.", "non-dropping-particle" : "", "parse-names" : false, "suffix" : "" } ], "container-title" : "Journal of Hydrometeorology", "id" : "ITEM-1", "issue" : "5", "issued" : { "date-parts" : [ [ "2020", "5", "1" ] ] }, "page" : "909-933", "title" : "A Novel Method for Interpolating Daily Station Rainfall Data Using a Stochastic Lattice Model", "translator" : [ { "dropping-particle" : "", "family" : "Q6574", "given" : "", "non-dropping-particle" : "", "parse-names" : false, "suffix" : "" } ], "type" : "article-journal", "volume" : "21" }, "uris" : [ "http://www.mendeley.com/documents/?uuid=70f95c30-6867-46de-a548-9f11e32f139f" ] } ], "mendeley" : { "formattedCitation" : "(Khouider et al., 2020)", "manualFormatting" : "Khouider et al. (2020)", "plainTextFormattedCitation" : "(Khouider et al., 2020)", "previouslyFormattedCitation" : "(Khouider et al., 2020)" }, "properties" : { "noteIndex" : 0 }, "schema" : "https://github.com/citation-style-language/schema/raw/master/csl-citation.json" }</w:instrText>
      </w:r>
      <w:r w:rsidRPr="00C734F4">
        <w:rPr>
          <w:lang w:val="en-GB"/>
        </w:rPr>
        <w:fldChar w:fldCharType="separate"/>
      </w:r>
      <w:r w:rsidR="00E41CA2">
        <w:rPr>
          <w:noProof/>
          <w:lang w:val="en-GB"/>
        </w:rPr>
        <w:t>Khouider et al. (2020)</w:t>
      </w:r>
      <w:r w:rsidRPr="00C734F4">
        <w:rPr>
          <w:lang w:val="en-GB"/>
        </w:rPr>
        <w:fldChar w:fldCharType="end"/>
      </w:r>
      <w:r w:rsidRPr="00C734F4">
        <w:rPr>
          <w:lang w:val="en-GB"/>
        </w:rPr>
        <w:t xml:space="preserve"> have successfully tested a probabilistic interpolation method for India to overcome problems inherent in algorithms based on inverse-distance weighting when applied to data-sparse regions. An example snapshot of the uneven distribution of rain gauges in a common observational product is shown in Figure 10.19a.</w:t>
      </w:r>
    </w:p>
    <w:p w14:paraId="730ADECC" w14:textId="77777777" w:rsidR="0038381F" w:rsidRPr="00C734F4" w:rsidRDefault="0038381F" w:rsidP="0038381F">
      <w:pPr>
        <w:pStyle w:val="AR6BodyText"/>
        <w:rPr>
          <w:lang w:val="en-GB"/>
        </w:rPr>
      </w:pPr>
    </w:p>
    <w:p w14:paraId="03123445" w14:textId="3196DE5E" w:rsidR="0038381F" w:rsidRPr="00C734F4" w:rsidRDefault="0038381F" w:rsidP="0038381F">
      <w:pPr>
        <w:pStyle w:val="AR6BodyText"/>
        <w:rPr>
          <w:lang w:val="en-GB"/>
        </w:rPr>
      </w:pPr>
      <w:r w:rsidRPr="00C734F4">
        <w:rPr>
          <w:lang w:val="en-GB"/>
        </w:rPr>
        <w:t xml:space="preserve">The uncertainty among local and international observational products for India can pose challenges when </w:t>
      </w:r>
      <w:r w:rsidRPr="00C734F4">
        <w:rPr>
          <w:lang w:val="en-GB"/>
        </w:rPr>
        <w:lastRenderedPageBreak/>
        <w:t xml:space="preserve">evaluating climate models (as in Section 10.2.2.6; </w:t>
      </w:r>
      <w:commentRangeStart w:id="1707"/>
      <w:r w:rsidRPr="00C734F4">
        <w:rPr>
          <w:lang w:val="en-GB"/>
        </w:rPr>
        <w:fldChar w:fldCharType="begin" w:fldLock="1"/>
      </w:r>
      <w:r w:rsidR="000465A7">
        <w:rPr>
          <w:lang w:val="en-GB"/>
        </w:rPr>
        <w:instrText>ADDIN CSL_CITATION { "citationItems" : [ { "id" : "ITEM-1", "itemData" : { "DOI" : "10.1002/joc.4129", "ISSN" : "08998418", "abstract" : "\u00a9 2014 Royal Meteorological Society. The Indian monsoon is an important component of Earth's climate system, accurate forecasting of its mean rainfall being essential for regional food and water security. Accurate measurement of rainfall is essential for various water-related applications, the evaluation of numeric al models and detection and attribution of trends, but a variety of different gridded rainfall datasets are available for these purposes. In this study, six gridded rainfall datasets are compared against the India Meteorological Department (IMD) gridded rainfall dataset, chosen as the most representative of the observed system due to its high gauge density. The datasets comprise those based solely on rain gauge observations and those merging rain gauge data with satellite-derived products. Various skill metrics and subjective comparisons are carried out for the Indian region during the southwest monsoon season (June-September). Relative biases and skill metrics are documented at all-India and subregional scales. In the gauge-based (land-only) category, Asian Precipitation - Highly-Resolved Observational Data Integration Towards Evaluation of water resources (APHRODITE) and Global Precipitation Climatology Center (GPCC) datasets perform better relative to the others in terms of a variety of skill metrics. In the merged category, the Global Precipitation Climatology Project (GPCP) dataset is shown to perform better than the Climate Prediction Center Merged Analysis of Precipitation (CMAP) for the Indian monsoon in terms of various metrics, when compared with the IMD gridded data. Most of the datasets have difficulties in representing rainfall over orographic regions including the Western Ghats mountains, in Northeast India and the Himalayan foothills. The wide range of skill metrics seen among the datasets and even the change of sign of bias found in some years are causes of concern. This uncertainty between datasets is largest in Northeast India. These results will help those studying the Indian monsoon region to select an appropriate dataset depending on their application and focus of research.", "author" : [ { "dropping-particle" : "", "family" : "Prakash", "given" : "Satya", "non-dropping-particle" : "", "parse-names" : false, "suffix" : "" }, { "dropping-particle" : "", "family" : "Mitra", "given" : "Ashis K.", "non-dropping-particle" : "", "parse-names" : false, "suffix" : "" }, { "dropping-particle" : "", "family" : "Momin", "given" : "Imran M.", "non-dropping-particle" : "", "parse-names" : false, "suffix" : "" }, { "dropping-particle" : "", "family" : "Rajagopal", "given" : "E. N.", "non-dropping-particle" : "", "parse-names" : false, "suffix" : "" }, { "dropping-particle" : "", "family" : "Basu", "given" : "S.", "non-dropping-particle" : "", "parse-names" : false, "suffix" : "" }, { "dropping-particle" : "", "family" : "Collins", "given" : "Mat", "non-dropping-particle" : "", "parse-names" : false, "suffix" : "" }, { "dropping-particle" : "", "family" : "Turner", "given" : "Andrew G.", "non-dropping-particle" : "", "parse-names" : false, "suffix" : "" }, { "dropping-particle" : "", "family" : "Achuta Rao", "given" : "K.", "non-dropping-particle" : "", "parse-names" : false, "suffix" : "" }, { "dropping-particle" : "", "family" : "Ashok", "given" : "K.", "non-dropping-particle" : "", "parse-names" : false, "suffix" : "" } ], "container-title" : "International Journal of Climatology", "id" : "ITEM-1", "issue" : "9", "issued" : { "date-parts" : [ [ "2015", "7" ] ] }, "note" : "Ch10.3.2 Large observational uncertainty", "page" : "2326-2338", "title" : "Seasonal intercomparison of observational rainfall datasets over India during the southwest monsoon season", "translator" : [ { "dropping-particle" : "", "family" : "Q3684", "given" : "", "non-dropping-particle" : "", "parse-names" : false, "suffix" : "" } ], "type" : "article-journal", "volume" : "35" }, "uris" : [ "http://www.mendeley.com/documents/?uuid=71d1abf1-f0f5-3711-8313-1d290c9d2ff5" ] } ], "mendeley" : { "formattedCitation" : "(Prakash et al., 2015)", "manualFormatting" : "Prakash et al., 2015)", "plainTextFormattedCitation" : "(Prakash et al., 2015)", "previouslyFormattedCitation" : "(Prakash et al., 2015)" }, "properties" : { "noteIndex" : 0 }, "schema" : "https://github.com/citation-style-language/schema/raw/master/csl-citation.json" }</w:instrText>
      </w:r>
      <w:r w:rsidRPr="00C734F4">
        <w:rPr>
          <w:lang w:val="en-GB"/>
        </w:rPr>
        <w:fldChar w:fldCharType="separate"/>
      </w:r>
      <w:r w:rsidR="00E41CA2">
        <w:rPr>
          <w:noProof/>
          <w:lang w:val="en-GB"/>
        </w:rPr>
        <w:t>Prakash et al., 2015)</w:t>
      </w:r>
      <w:r w:rsidRPr="00C734F4">
        <w:rPr>
          <w:lang w:val="en-GB"/>
        </w:rPr>
        <w:fldChar w:fldCharType="end"/>
      </w:r>
      <w:commentRangeEnd w:id="1707"/>
      <w:r w:rsidR="00E41CA2">
        <w:rPr>
          <w:rStyle w:val="CommentReference"/>
          <w:rFonts w:asciiTheme="minorHAnsi" w:eastAsiaTheme="minorHAnsi" w:hAnsiTheme="minorHAnsi"/>
          <w:lang w:eastAsia="en-US"/>
        </w:rPr>
        <w:commentReference w:id="1707"/>
      </w:r>
      <w:r w:rsidRPr="00C734F4">
        <w:rPr>
          <w:lang w:val="en-GB"/>
        </w:rPr>
        <w:t xml:space="preserve">. For the seasonal mean summer monsoon rainfall, </w:t>
      </w:r>
      <w:commentRangeStart w:id="1708"/>
      <w:r w:rsidRPr="00C734F4">
        <w:rPr>
          <w:lang w:val="en-GB"/>
        </w:rPr>
        <w:fldChar w:fldCharType="begin" w:fldLock="1"/>
      </w:r>
      <w:ins w:id="1709" w:author="Robin Matthews" w:date="2021-07-11T17:47:00Z">
        <w:r w:rsidR="005E3014">
          <w:rPr>
            <w:lang w:val="en-GB"/>
          </w:rPr>
          <w: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"manualFormatting" : "Collins et al. (2013a)", "plainTextFormattedCitation" : "(Collins et al., 2013a)", "previouslyFormattedCitation" : "(Collins et al., 2013a)" }, "properties" : { "noteIndex" : 0 }, "schema" : "https://github.com/citation-style-language/schema/raw/master/csl-citation.json" }</w:instrText>
        </w:r>
      </w:ins>
      <w:del w:id="1710" w:author="Robin Matthews" w:date="2021-07-11T17:47:00Z">
        <w:r w:rsidR="000465A7" w:rsidDel="005E3014">
          <w:rPr>
            <w:lang w:val="en-GB"/>
          </w:rPr>
          <w:del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"manualFormatting" : "Collins et al. (2013)", "plainTextFormattedCitation" : "(Collins et al., 2013a)", "previouslyFormattedCitation" : "(Collins et al., 2013a)" }, "properties" : { "noteIndex" : 0 }, "schema" : "https://github.com/citation-style-language/schema/raw/master/csl-citation.json" }</w:delInstrText>
        </w:r>
      </w:del>
      <w:r w:rsidRPr="00C734F4">
        <w:rPr>
          <w:lang w:val="en-GB"/>
        </w:rPr>
        <w:fldChar w:fldCharType="separate"/>
      </w:r>
      <w:r w:rsidR="00E41CA2">
        <w:rPr>
          <w:noProof/>
          <w:lang w:val="en-GB"/>
        </w:rPr>
        <w:t>Collins et al. (2013</w:t>
      </w:r>
      <w:ins w:id="1711" w:author="Robin Matthews" w:date="2021-07-11T17:47:00Z">
        <w:r w:rsidR="005E3014">
          <w:rPr>
            <w:noProof/>
            <w:lang w:val="en-GB"/>
          </w:rPr>
          <w:t>a</w:t>
        </w:r>
      </w:ins>
      <w:r w:rsidR="00E41CA2">
        <w:rPr>
          <w:noProof/>
          <w:lang w:val="en-GB"/>
        </w:rPr>
        <w:t>)</w:t>
      </w:r>
      <w:r w:rsidRPr="00C734F4">
        <w:rPr>
          <w:lang w:val="en-GB"/>
        </w:rPr>
        <w:fldChar w:fldCharType="end"/>
      </w:r>
      <w:commentRangeEnd w:id="1708"/>
      <w:r w:rsidR="00E41CA2">
        <w:rPr>
          <w:rStyle w:val="CommentReference"/>
          <w:rFonts w:asciiTheme="minorHAnsi" w:eastAsiaTheme="minorHAnsi" w:hAnsiTheme="minorHAnsi"/>
          <w:lang w:eastAsia="en-US"/>
        </w:rPr>
        <w:commentReference w:id="1708"/>
      </w:r>
      <w:r w:rsidRPr="00C734F4">
        <w:rPr>
          <w:lang w:val="en-GB"/>
        </w:rPr>
        <w:t xml:space="preserve"> found large biases separating many CMIP5 models from the available observational products. However, for seasonal mean variability, the spread across observational products was larger than across the CMIP5 ensemble.</w:t>
      </w:r>
    </w:p>
    <w:p w14:paraId="6C56C0F0" w14:textId="1159429A" w:rsidR="004B381F" w:rsidRDefault="004B381F" w:rsidP="0038381F">
      <w:pPr>
        <w:pStyle w:val="AR6BodyText"/>
        <w:rPr>
          <w:lang w:val="en-GB"/>
        </w:rPr>
      </w:pPr>
    </w:p>
    <w:p w14:paraId="285CD02F" w14:textId="77777777" w:rsidR="004B381F" w:rsidRPr="00C734F4" w:rsidRDefault="004B381F" w:rsidP="0038381F">
      <w:pPr>
        <w:pStyle w:val="AR6BodyText"/>
        <w:rPr>
          <w:lang w:val="en-GB"/>
        </w:rPr>
      </w:pPr>
    </w:p>
    <w:p w14:paraId="07A46B30" w14:textId="77777777" w:rsidR="0038381F" w:rsidRPr="00C734F4" w:rsidRDefault="0038381F" w:rsidP="0038381F">
      <w:pPr>
        <w:pStyle w:val="AR6Chap10Level310111"/>
        <w:ind w:left="1440" w:hanging="1440"/>
        <w:rPr>
          <w:lang w:val="en-GB"/>
        </w:rPr>
      </w:pPr>
      <w:bookmarkStart w:id="1712" w:name="_Toc5899743"/>
      <w:bookmarkStart w:id="1713" w:name="_Toc6838064"/>
      <w:bookmarkStart w:id="1714" w:name="_Toc29679483"/>
      <w:bookmarkStart w:id="1715" w:name="_Toc30602459"/>
      <w:bookmarkStart w:id="1716" w:name="_Toc70454799"/>
      <w:r w:rsidRPr="00C734F4">
        <w:rPr>
          <w:lang w:val="en-GB"/>
        </w:rPr>
        <w:t>Relevant anthropogenic and natural drivers</w:t>
      </w:r>
      <w:bookmarkEnd w:id="1712"/>
      <w:bookmarkEnd w:id="1713"/>
      <w:bookmarkEnd w:id="1714"/>
      <w:bookmarkEnd w:id="1715"/>
      <w:r w:rsidRPr="00C734F4">
        <w:rPr>
          <w:lang w:val="en-GB"/>
        </w:rPr>
        <w:t xml:space="preserve"> for long-term change</w:t>
      </w:r>
      <w:bookmarkEnd w:id="1716"/>
    </w:p>
    <w:p w14:paraId="49B0B274" w14:textId="77777777" w:rsidR="0038381F" w:rsidRPr="00C734F4" w:rsidRDefault="0038381F" w:rsidP="0038381F">
      <w:pPr>
        <w:pStyle w:val="AR6BodyText"/>
        <w:rPr>
          <w:rFonts w:cs="Times New Roman"/>
          <w:lang w:val="en-GB"/>
        </w:rPr>
      </w:pPr>
    </w:p>
    <w:p w14:paraId="1ABAF7D1" w14:textId="77777777" w:rsidR="0038381F" w:rsidRPr="00C734F4" w:rsidRDefault="0038381F" w:rsidP="0038381F">
      <w:pPr>
        <w:pStyle w:val="AR6BodyText"/>
        <w:rPr>
          <w:rFonts w:cs="Times New Roman"/>
          <w:lang w:val="en-GB"/>
        </w:rPr>
      </w:pPr>
      <w:r w:rsidRPr="00C734F4">
        <w:rPr>
          <w:rFonts w:cs="Times New Roman"/>
          <w:lang w:val="en-GB"/>
        </w:rPr>
        <w:t>The relevant drivers for long-term change in the mean Indian summer monsoon are summarised briefly:</w:t>
      </w:r>
    </w:p>
    <w:p w14:paraId="11C1C114" w14:textId="36960578" w:rsidR="0038381F" w:rsidRPr="00C734F4" w:rsidRDefault="0038381F" w:rsidP="000C3C2A">
      <w:pPr>
        <w:pStyle w:val="AR6BodyText"/>
        <w:numPr>
          <w:ilvl w:val="0"/>
          <w:numId w:val="11"/>
        </w:numPr>
        <w:rPr>
          <w:lang w:val="en-GB"/>
        </w:rPr>
      </w:pPr>
      <w:r w:rsidRPr="00C734F4">
        <w:rPr>
          <w:lang w:val="en-GB"/>
        </w:rPr>
        <w:t>Increased greenhouse gas (GHG) concentrations (chiefly CO</w:t>
      </w:r>
      <w:r w:rsidRPr="00C734F4">
        <w:rPr>
          <w:vertAlign w:val="subscript"/>
          <w:lang w:val="en-GB"/>
        </w:rPr>
        <w:t>2</w:t>
      </w:r>
      <w:r w:rsidRPr="00C734F4">
        <w:rPr>
          <w:lang w:val="en-GB"/>
        </w:rPr>
        <w:t xml:space="preserve">) are a strong contributor to changes in the monsoon, with repercussions for the meridional temperature contrast driving the monsoon circulation </w:t>
      </w:r>
      <w:r w:rsidRPr="00C734F4">
        <w:rPr>
          <w:lang w:val="en-GB"/>
        </w:rPr>
        <w:fldChar w:fldCharType="begin" w:fldLock="1"/>
      </w:r>
      <w:r w:rsidR="000465A7">
        <w:rPr>
          <w:lang w:val="en-GB"/>
        </w:rPr>
        <w:instrText>ADDIN CSL_CITATION { "citationItems" : [ { "id" : "ITEM-1", "itemData" : { "DOI" : "10.1029/2005GL025336", "ISBN" : "1944-8007", "ISSN" : "00948276", "abstract" : "The response of the Asian summer monsoon (ASM) to a transient increase in future anthropogenic radiative forcing is investigated by multi-model global warming experiments. Most models show that, in Asia, the summer monsoon rainfall increases significantly with global warming. On the other hand, the future change in the large-scale flow indicates a weakening of the ASM circulation. Enhanced moisture transport over the Asian summer monsoon region, associated with the increased moisture source from the warmer Indian Ocean, leads to a larger moisture flux convergence, which is responsible for the intensification of the mean rainfall. Pronounced warming over the tropics in the middle-to-upper troposphere causes a reduction in the meridional thermal gradient in the Asian region, which is consistent with the weakened monsoon circulation and eastward shift of the Walker circulation.", "author" : [ { "dropping-particle" : "", "family" : "Ueda", "given" : "Hiroaki", "non-dropping-particle" : "", "parse-names" : false, "suffix" : "" }, { "dropping-particle" : "", "family" : "Iwai", "given" : "Ayaka", "non-dropping-particle" : "", "parse-names" : false, "suffix" : "" }, { "dropping-particle" : "", "family" : "Kuwako", "given" : "Ken", "non-dropping-particle" : "", "parse-names" : false, "suffix" : "" }, { "dropping-particle" : "", "family" : "Hori", "given" : "Masatake E.", "non-dropping-particle" : "", "parse-names" : false, "suffix" : "" } ], "container-title" : "Geophysical Research Letters", "id" : "ITEM-1", "issued" : { "date-parts" : [ [ "2006" ] ] }, "page" : "L06703", "title" : "Impact of anthropogenic forcing on the Asian summer monsoon as simulated by eight GCMs", "translator" : [ { "dropping-particle" : "", "family" : "Q3959", "given" : "", "non-dropping-particle" : "", "parse-names" : false, "suffix" : "" } ], "type" : "article-journal", "volume" : "33" }, "uris" : [ "http://www.mendeley.com/documents/?uuid=1ada394c-bfbe-3f7e-932d-f385f6e0b960" ] }, { "id" : "ITEM-2",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"ITEM-2",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"(Ueda et al., 2006; Roxy et al., 2015)", "plainTextFormattedCitation" : "(Ueda et al., 2006; Roxy et al., 2015)", "previouslyFormattedCitation" : "(Ueda et al., 2006; Roxy et al., 2015)" }, "properties" : { "noteIndex" : 0 }, "schema" : "https://github.com/citation-style-language/schema/raw/master/csl-citation.json" }</w:instrText>
      </w:r>
      <w:r w:rsidRPr="00C734F4">
        <w:rPr>
          <w:lang w:val="en-GB"/>
        </w:rPr>
        <w:fldChar w:fldCharType="separate"/>
      </w:r>
      <w:r w:rsidR="00E41CA2">
        <w:rPr>
          <w:noProof/>
          <w:lang w:val="en-GB"/>
        </w:rPr>
        <w:t>(Ueda et al., 2006; Roxy et al., 2015)</w:t>
      </w:r>
      <w:r w:rsidRPr="00C734F4">
        <w:rPr>
          <w:lang w:val="en-GB"/>
        </w:rPr>
        <w:fldChar w:fldCharType="end"/>
      </w:r>
      <w:r w:rsidRPr="00C734F4">
        <w:rPr>
          <w:lang w:val="en-GB"/>
        </w:rPr>
        <w:t xml:space="preserve">, for the monsoon winds in the lower troposphere </w:t>
      </w:r>
      <w:r w:rsidRPr="00C734F4">
        <w:rPr>
          <w:lang w:val="en-GB"/>
        </w:rPr>
        <w:fldChar w:fldCharType="begin" w:fldLock="1"/>
      </w:r>
      <w:r w:rsidR="000465A7">
        <w:rPr>
          <w:lang w:val="en-GB"/>
        </w:rPr>
        <w:instrText>ADDIN CSL_CITATION { "citationItems" : [ { "id" : "ITEM-1", "itemData" : { "DOI" : "10.1007/s00382-010-0801-7", "ISSN" : "0930-7575", "author" : [ { "dropping-particle" : "", "family" : "Cherchi", "given" : "Annalisa", "non-dropping-particle" : "", "parse-names" : false, "suffix" : "" }, { "dropping-particle" : "", "family" : "Alessandri", "given" : "Andrea", "non-dropping-particle" : "", "parse-names" : false, "suffix" : "" }, { "dropping-particle" : "", "family" : "Masina", "given" : "Simona", "non-dropping-particle" : "", "parse-names" : false, "suffix" : "" }, { "dropping-particle" : "", "family" : "Navarra", "given" : "Antonio", "non-dropping-particle" : "", "parse-names" : false, "suffix" : "" } ], "container-title" : "Climate Dynamics", "id" : "ITEM-1", "issue" : "1-2", "issued" : { "date-parts" : [ [ "2011", "7", "4" ] ] }, "page" : "83-101", "title" : "Effects of increased CO2 levels on monsoons", "translator" : [ { "dropping-particle" : "", "family" : "Q5269", "given" : "", "non-dropping-particle" : "", "parse-names" : false, "suffix" : "" } ], "type" : "article-journal", "volume" : "37" }, "uris" : [ "http://www.mendeley.com/documents/?uuid=3f5b5903-1d24-4c41-b943-f212501fe9bf" ] }, { "id" : "ITEM-2", "itemData" : { "DOI" : "10.1007/s00382-012-1317-0", "ISSN" : "0930-7575", "author" : [ { "dropping-particle" : "", "family" : "Krishnan", "given" : "R.", "non-dropping-particle" : "", "parse-names" : false, "suffix" : "" }, { "dropping-particle" : "", "family" : "Sabin", "given" : "T. P.", "non-dropping-particle" : "", "parse-names" : false, "suffix" : "" }, { "dropping-particle" : "", "family" : "Ayantika", "given" : "D. C.", "non-dropping-particle" : "", "parse-names" : false, "suffix" : "" }, { "dropping-particle" : "", "family" : "Kitoh", "given" : "A.", "non-dropping-particle" : "", "parse-names" : false, "suffix" : "" }, { "dropping-particle" : "", "family" : "Sugi", "given" : "M.", "non-dropping-particle" : "", "parse-names" : false, "suffix" : "" }, { "dropping-particle" : "", "family" : "Murakami", "given" : "H.", "non-dropping-particle" : "", "parse-names" : false, "suffix" : "" }, { "dropping-particle" : "", "family" : "Turner", "given" : "A. G.", "non-dropping-particle" : "", "parse-names" : false, "suffix" : "" }, { "dropping-particle" : "", "family" : "Slingo", "given" : "J. M.", "non-dropping-particle" : "", "parse-names" : false, "suffix" : "" }, { "dropping-particle" : "", "family" : "Rajendran", "given" : "K.", "non-dropping-particle" : "", "parse-names" : false, "suffix" : "" } ], "container-title" : "Climate Dynamics", "id" : "ITEM-2", "issue" : "1-2", "issued" : { "date-parts" : [ [ "2013", "1", "29" ] ] }, "page" : "187-211", "title" : "Will the South Asian monsoon overturning circulation stabilize any further?", "translator" : [ { "dropping-particle" : "", "family" : "Q6340", "given" : "", "non-dropping-particle" : "", "parse-names" : false, "suffix" : "" } ], "type" : "article-journal", "volume" : "40" }, "uris" : [ "http://www.mendeley.com/documents/?uuid=afb209a1-1206-4f70-aeb3-e3d3d21a1967" ] } ], "mendeley" : { "formattedCitation" : "(Cherchi et al., 2011; Krishnan et al., 2013)", "plainTextFormattedCitation" : "(Cherchi et al., 2011; Krishnan et al., 2013)", "previouslyFormattedCitation" : "(Cherchi et al., 2011; Krishnan et al., 2013)" }, "properties" : { "noteIndex" : 0 }, "schema" : "https://github.com/citation-style-language/schema/raw/master/csl-citation.json" }</w:instrText>
      </w:r>
      <w:r w:rsidRPr="00C734F4">
        <w:rPr>
          <w:lang w:val="en-GB"/>
        </w:rPr>
        <w:fldChar w:fldCharType="separate"/>
      </w:r>
      <w:r w:rsidR="00E41CA2">
        <w:rPr>
          <w:noProof/>
          <w:lang w:val="en-GB"/>
        </w:rPr>
        <w:t>(Cherchi et al., 2011; Krishnan et al., 2013)</w:t>
      </w:r>
      <w:r w:rsidRPr="00C734F4">
        <w:rPr>
          <w:lang w:val="en-GB"/>
        </w:rPr>
        <w:fldChar w:fldCharType="end"/>
      </w:r>
      <w:r w:rsidRPr="00C734F4">
        <w:rPr>
          <w:lang w:val="en-GB"/>
        </w:rPr>
        <w:t xml:space="preserve">, or for the availability of moisture from the Indian Ocean </w:t>
      </w:r>
      <w:r w:rsidRPr="00C734F4">
        <w:rPr>
          <w:lang w:val="en-GB"/>
        </w:rPr>
        <w:fldChar w:fldCharType="begin" w:fldLock="1"/>
      </w:r>
      <w:r w:rsidR="000465A7">
        <w:rPr>
          <w:lang w:val="en-GB"/>
        </w:rPr>
        <w:instrText>ADDIN CSL_CITATION { "citationItems" : [ { "id" : "ITEM-1", "itemData" : { "DOI" : "10.1007/s00382-010-0942-8", "ISSN" : "0930-7575", "author" : [ { "dropping-particle" : "", "family" : "May", "given" : "Wilhelm", "non-dropping-particle" : "", "parse-names" : false, "suffix" : "" } ], "container-title" : "Climate Dynamics", "id" : "ITEM-1", "issue" : "9-10", "issued" : { "date-parts" : [ [ "2011", "11", "13" ] ] }, "page" : "1843-1868", "title" : "The sensitivity of the Indian summer monsoon to a global warming of 2\u00b0C with respect to pre-industrial times", "translator" : [ { "dropping-particle" : "", "family" : "Q5268", "given" : "", "non-dropping-particle" : "", "parse-names" : false, "suffix" : "" } ], "type" : "article-journal", "volume" : "37" }, "uris" : [ "http://www.mendeley.com/documents/?uuid=0d947be7-4117-4dfd-8ddd-1557f0954c30" ] } ], "mendeley" : { "formattedCitation" : "(May, 2011)", "plainTextFormattedCitation" : "(May, 2011)", "previouslyFormattedCitation" : "(May, 2011)" }, "properties" : { "noteIndex" : 0 }, "schema" : "https://github.com/citation-style-language/schema/raw/master/csl-citation.json" }</w:instrText>
      </w:r>
      <w:r w:rsidRPr="00C734F4">
        <w:rPr>
          <w:lang w:val="en-GB"/>
        </w:rPr>
        <w:fldChar w:fldCharType="separate"/>
      </w:r>
      <w:r w:rsidR="00E41CA2">
        <w:rPr>
          <w:noProof/>
          <w:lang w:val="en-GB"/>
        </w:rPr>
        <w:t>(May, 2011)</w:t>
      </w:r>
      <w:r w:rsidRPr="00C734F4">
        <w:rPr>
          <w:lang w:val="en-GB"/>
        </w:rPr>
        <w:fldChar w:fldCharType="end"/>
      </w:r>
      <w:r w:rsidRPr="00C734F4">
        <w:rPr>
          <w:lang w:val="en-GB"/>
        </w:rPr>
        <w:t>.</w:t>
      </w:r>
    </w:p>
    <w:p w14:paraId="5118DFED" w14:textId="17CEB7C3" w:rsidR="0038381F" w:rsidRPr="00C734F4" w:rsidRDefault="0038381F" w:rsidP="000C3C2A">
      <w:pPr>
        <w:pStyle w:val="AR6BodyText"/>
        <w:numPr>
          <w:ilvl w:val="0"/>
          <w:numId w:val="11"/>
        </w:numPr>
        <w:rPr>
          <w:lang w:val="en-GB"/>
        </w:rPr>
      </w:pPr>
      <w:r w:rsidRPr="00C734F4">
        <w:rPr>
          <w:lang w:val="en-GB"/>
        </w:rPr>
        <w:t xml:space="preserve">Industrial emissions of sulphate aerosol predominantly in the Northern Hemisphere could change inter-hemispheric energy transports and weaken the monsoon </w:t>
      </w:r>
      <w:r w:rsidRPr="00C734F4">
        <w:rPr>
          <w:lang w:val="en-GB"/>
        </w:rPr>
        <w:fldChar w:fldCharType="begin" w:fldLock="1"/>
      </w:r>
      <w:r w:rsidR="000465A7">
        <w:rPr>
          <w:lang w:val="en-GB"/>
        </w:rPr>
        <w: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"id" : "ITEM-2",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"ITEM-2",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"(Polson et al., 2014; Undorf et al., 2018)", "plainTextFormattedCitation" : "(Polson et al., 2014; Undorf et al., 2018)", "previouslyFormattedCitation" : "(Polson et al., 2014; Undorf et al., 2018)" }, "properties" : { "noteIndex" : 0 }, "schema" : "https://github.com/citation-style-language/schema/raw/master/csl-citation.json" }</w:instrText>
      </w:r>
      <w:r w:rsidRPr="00C734F4">
        <w:rPr>
          <w:lang w:val="en-GB"/>
        </w:rPr>
        <w:fldChar w:fldCharType="separate"/>
      </w:r>
      <w:r w:rsidR="00E41CA2">
        <w:rPr>
          <w:noProof/>
          <w:lang w:val="en-GB"/>
        </w:rPr>
        <w:t>(Polson et al., 2014; Undorf et al., 2018)</w:t>
      </w:r>
      <w:r w:rsidRPr="00C734F4">
        <w:rPr>
          <w:lang w:val="en-GB"/>
        </w:rPr>
        <w:fldChar w:fldCharType="end"/>
      </w:r>
      <w:r w:rsidRPr="00C734F4">
        <w:rPr>
          <w:lang w:val="en-GB"/>
        </w:rPr>
        <w:t xml:space="preserve">. The effect of local anthropogenic emissions of black carbon (chiefly from cooking fires) is uncertain </w:t>
      </w:r>
      <w:r w:rsidRPr="00C734F4">
        <w:rPr>
          <w:lang w:val="en-GB"/>
        </w:rPr>
        <w:fldChar w:fldCharType="begin" w:fldLock="1"/>
      </w:r>
      <w:r w:rsidR="000465A7">
        <w:rPr>
          <w:lang w:val="en-GB"/>
        </w:rPr>
        <w:instrText>ADDIN CSL_CITATION { "citationItems" : [ { "id" : "ITEM-1", "itemData" : { "DOI" : "10.1029/2006GL027546", "ISSN" : "0094-8276", "author" : [ { "dropping-particle" : "", "family" : "Lau", "given" : "K.-M.", "non-dropping-particle" : "", "parse-names" : false, "suffix" : "" }, { "dropping-particle" : "", "family" : "Kim", "given" : "K.-M.", "non-dropping-particle" : "", "parse-names" : false, "suffix" : "" } ], "container-title" : "Geophysical Research Letters", "id" : "ITEM-1", "issue" : "21", "issued" : { "date-parts" : [ [ "2006", "11", "8" ] ] }, "page" : "L21810", "title" : "Observational relationships between aerosol and Asian monsoon rainfall, and circulation", "translator" : [ { "dropping-particle" : "", "family" : "Q5278", "given" : "", "non-dropping-particle" : "", "parse-names" : false, "suffix" : "" } ], "type" : "article-journal", "volume" : "33" }, "uris" : [ "http://www.mendeley.com/documents/?uuid=cb134bb7-3ab5-49c9-9a77-01fcc321d7cd" ] }, { "id" : "ITEM-2", "itemData" : { "DOI" : "10.1029/2009JD013800", "ISSN" : "0148-0227", "author" : [ { "dropping-particle" : "", "family" : "Nigam", "given" : "Sumant", "non-dropping-particle" : "", "parse-names" : false, "suffix" : "" }, { "dropping-particle" : "", "family" : "Bollasina", "given" : "Massimo", "non-dropping-particle" : "", "parse-names" : false, "suffix" : "" } ], "container-title" : "Journal of Geophysical Research: Atmospheres", "id" : "ITEM-2", "issue" : "D16", "issued" : { "date-parts" : [ [ "2010", "8", "18" ] ] }, "page" : "D16201", "title" : "\u201cElevated heat pump\u201d hypothesis for the aerosol-monsoon hydroclimate link: \u201cGrounded\u201d in observations?", "translator" : [ { "dropping-particle" : "", "family" : "Q5277", "given" : "", "non-dropping-particle" : "", "parse-names" : false, "suffix" : "" } ], "type" : "article-journal", "volume" : "115" }, "uris" : [ "http://www.mendeley.com/documents/?uuid=1a319f6b-3941-457a-96d9-a2a88cf7a090" ] } ], "mendeley" : { "formattedCitation" : "(Lau and Kim, 2006; Nigam and Bollasina, 2010)", "plainTextFormattedCitation" : "(Lau and Kim, 2006; Nigam and Bollasina, 2010)", "previouslyFormattedCitation" : "(Lau and Kim, 2006; Nigam and Bollasina, 2010)" }, "properties" : { "noteIndex" : 0 }, "schema" : "https://github.com/citation-style-language/schema/raw/master/csl-citation.json" }</w:instrText>
      </w:r>
      <w:r w:rsidRPr="00C734F4">
        <w:rPr>
          <w:lang w:val="en-GB"/>
        </w:rPr>
        <w:fldChar w:fldCharType="separate"/>
      </w:r>
      <w:r w:rsidR="00E41CA2">
        <w:rPr>
          <w:noProof/>
          <w:lang w:val="en-GB"/>
        </w:rPr>
        <w:t>(Lau and Kim, 2006; Nigam and Bollasina, 2010)</w:t>
      </w:r>
      <w:r w:rsidRPr="00C734F4">
        <w:rPr>
          <w:lang w:val="en-GB"/>
        </w:rPr>
        <w:fldChar w:fldCharType="end"/>
      </w:r>
      <w:r w:rsidRPr="00C734F4">
        <w:rPr>
          <w:lang w:val="en-GB"/>
        </w:rPr>
        <w:t>.</w:t>
      </w:r>
    </w:p>
    <w:p w14:paraId="425361C3" w14:textId="150CA032" w:rsidR="0038381F" w:rsidRPr="00C734F4" w:rsidRDefault="0038381F" w:rsidP="000C3C2A">
      <w:pPr>
        <w:pStyle w:val="AR6BodyText"/>
        <w:numPr>
          <w:ilvl w:val="0"/>
          <w:numId w:val="11"/>
        </w:numPr>
        <w:rPr>
          <w:lang w:val="en-GB"/>
        </w:rPr>
      </w:pPr>
      <w:r w:rsidRPr="00C734F4">
        <w:rPr>
          <w:lang w:val="en-GB"/>
        </w:rPr>
        <w:t>India’s green revolution over the late-20</w:t>
      </w:r>
      <w:r w:rsidRPr="00C734F4">
        <w:rPr>
          <w:vertAlign w:val="superscript"/>
          <w:lang w:val="en-GB"/>
        </w:rPr>
        <w:t>th</w:t>
      </w:r>
      <w:r w:rsidRPr="00C734F4">
        <w:rPr>
          <w:lang w:val="en-GB"/>
        </w:rPr>
        <w:t xml:space="preserve"> century led to considerable land-use change, with massive expansion of agriculture at the expense of forest and shrublands. As a result, India’s northern plains feature widespread irrigation, suggested to be a cause of drying </w:t>
      </w:r>
      <w:r w:rsidRPr="00C734F4">
        <w:rPr>
          <w:lang w:val="en-GB"/>
        </w:rPr>
        <w:fldChar w:fldCharType="begin" w:fldLock="1"/>
      </w:r>
      <w:r w:rsidR="000465A7">
        <w:rPr>
          <w:lang w:val="en-GB"/>
        </w:rPr>
        <w:instrText>ADDIN CSL_CITATION { "citationItems" : [ { "id" : "ITEM-1", "itemData" : { "DOI" : "10.1007/s00382-019-05090-8", "ISSN" : "0930-7575", "abstract" : "The Indian subcontinent is one of the most highly irrigated regions of the world where water use has intensified since the second half of the twentieth century. This agricultural intensification has resulted in changes in the water and energy balance between land surface and atmosphere is affected by these changes, which further influences climatic parameters that directly affect us. Over India, the practice of irrigation has changed in recent years resulting in an increased agricultural productivity as well as a depletion of groundwater. In this study, we use the Community Earth System Model CESM1.2 (Community Land Model (CLM4.5) with an active crop model coupled to the Community Atmospheric Model and a slab ocean) to examine the sensitivity of India\u2019s climate to the amount of irrigation. We vary the amount of irrigation water by varying the irrigation factor in the CLM4.5 to produce a range of conditions from a bare minimum of no water stress in the crop to saturated soil. By holding all other forcings constant at year 2000 levels, we are able to examine the changes in temperature and precipitation over India due to varying amounts of irrigation. We find that irrigation decreases the maximum and minimum temperatures by nearly 3 \u00b0C and 4 \u00b0C respectively over the most heavily irrigated parts of the Indian subcontinent as a result of increased latent heat partitioning of energy. The resultant cooling (about 4% in annual mean temperature across India) impacts the monsoon circulation and reduces the moisture transport resulting in a statistically significant decrease of 1.46\u20134.17% in the all India summer monsoon rainfall with a decrease over the eastern part of the Gangetic basin and an increase over the Punjab region of Pakistan and India. While the large effect on temperature and precipitation may be a result of the model simulations having an irrigation seasonality that peaks in the pre-monsoon months, there is significant disagreement across different model based irrigation estimates on the timing and amount of the peak irrigation water added. This uncertainty in irrigation needs to be resolved to better understand its effects on India\u2019s climate.", "author" : [ { "dropping-particle" : "", "family" : "Mathur", "given" : "Roshni", "non-dropping-particle" : "", "parse-names" : false, "suffix" : "" }, { "dropping-particle" : "", "family" : "AchutaRao", "given" : "Krishna", "non-dropping-particle" : "", "parse-names" : false, "suffix" : "" } ], "container-title" : "Climate Dynamics", "id" : "ITEM-1", "issue" : "3-4", "issued" : { "date-parts" : [ [ "2020", "2", "21" ] ] }, "page" : "1851-1872", "title" : "A modelling exploration of the sensitivity of the India\u2019s climate to irrigation", "translator" : [ { "dropping-particle" : "", "family" : "Q6339", "given" : "", "non-dropping-particle" : "", "parse-names" : false, "suffix" : "" } ], "type" : "article-journal", "volume" : "54" }, "uris" : [ "http://www.mendeley.com/documents/?uuid=2f9e3928-06ba-4cc4-bc52-659bdcb0ee44" ] } ], "mendeley" : { "formattedCitation" : "(Mathur and AchutaRao, 2020)", "plainTextFormattedCitation" : "(Mathur and AchutaRao, 2020)", "previouslyFormattedCitation" : "(Mathur and AchutaRao, 2020)" }, "properties" : { "noteIndex" : 0 }, "schema" : "https://github.com/citation-style-language/schema/raw/master/csl-citation.json" }</w:instrText>
      </w:r>
      <w:r w:rsidRPr="00C734F4">
        <w:rPr>
          <w:lang w:val="en-GB"/>
        </w:rPr>
        <w:fldChar w:fldCharType="separate"/>
      </w:r>
      <w:r w:rsidR="00E41CA2">
        <w:rPr>
          <w:noProof/>
          <w:lang w:val="en-GB"/>
        </w:rPr>
        <w:t>(Mathur and AchutaRao, 2020)</w:t>
      </w:r>
      <w:r w:rsidRPr="00C734F4">
        <w:rPr>
          <w:lang w:val="en-GB"/>
        </w:rPr>
        <w:fldChar w:fldCharType="end"/>
      </w:r>
      <w:r w:rsidRPr="00C734F4">
        <w:rPr>
          <w:lang w:val="en-GB"/>
        </w:rPr>
        <w:t>.</w:t>
      </w:r>
    </w:p>
    <w:p w14:paraId="13DA4771" w14:textId="52AF794E" w:rsidR="0038381F" w:rsidRPr="000F0AC3" w:rsidRDefault="0038381F" w:rsidP="000C3C2A">
      <w:pPr>
        <w:pStyle w:val="AR6BodyText"/>
        <w:numPr>
          <w:ilvl w:val="0"/>
          <w:numId w:val="11"/>
        </w:numPr>
        <w:rPr>
          <w:lang w:val="en-GB"/>
        </w:rPr>
      </w:pPr>
      <w:r w:rsidRPr="00C734F4">
        <w:rPr>
          <w:lang w:val="en-GB"/>
        </w:rPr>
        <w:t xml:space="preserve">Decadal modes of variability such as the Pacific Decadal Variability (PDV, Annex IV) and Atlantic Multidecadal Variability (AMV, Annex IV), which may be partly forced (Section 3.7.7), are known to cause decadal modulation of the monsoon </w:t>
      </w:r>
      <w:r w:rsidRPr="000F0AC3">
        <w:rPr>
          <w:lang w:val="en-GB"/>
        </w:rPr>
        <w:fldChar w:fldCharType="begin" w:fldLock="1"/>
      </w:r>
      <w:r w:rsidR="000465A7">
        <w:rPr>
          <w:lang w:val="en-GB"/>
        </w:rPr>
        <w:instrText>ADDIN CSL_CITATION { "citationItems" : [ { "id" : "ITEM-1", "itemData" : { "DOI" : "10.1007/s00382-013-1856-z", "ISSN" : "0930-7575", "abstract" : "This study has investigated the possible relation between the Indian summer monsoon and the Pacific Decadal Oscillation (PDO) observed in the sea surface temperature (SST) of the North Pacific Ocean. Using long records of observations and coupled model (NCAR CCSM4) simulation, this study has found that the warm (cold) phase of the PDO is associated with deficit (excess) rainfall over India. The PDO extends its influence to the tropical Pacific and modifies the relation between the monsoon rainfall and El Ni\u00f1o-Southern Oscillation (ENSO). During the warm PDO period, the impact of El Ni\u00f1o (La Ni\u00f1a) on the monsoon rainfall is enhanced (reduced). A hypothesis put forward for the mechanism by which PDO affects the monsoon starts with the seasonal footprinting of SST from the North Pacific to the subtropical Pacific. This condition affects the trade winds, and either strengthens or weakens the Walker circulation over the Pacific and Indian Oceans depending on the phase of the PDO. The associated Hadley circulation in the monsoon region determines the impact of PDO on the monsoon rainfall. We suggest that knowing the phase of PDO may lead to better long-term prediction of the seasonal monsoon rainfall and the impact of ENSO on monsoon. \u00a9 2013 Springer-Verlag Berlin Heidelberg.", "author" : [ { "dropping-particle" : "", "family" : "Krishnamurthy", "given" : "Lakshmi", "non-dropping-particle" : "", "parse-names" : false, "suffix" : "" }, { "dropping-particle" : "", "family" : "Krishnamurthy", "given" : "V.", "non-dropping-particle" : "", "parse-names" : false, "suffix" : "" } ], "container-title" : "Climate Dynamics", "id" : "ITEM-1", "issue" : "9-10", "issued" : { "date-parts" : [ [ "2014", "5", "6" ] ] }, "page" : "2397-2410", "title" : "Influence of PDO on South Asian summer monsoon and monsoon\u2013ENSO relation", "translator" : [ { "dropping-particle" : "", "family" : "Q6761", "given" : "", "non-dropping-particle" : "", "parse-names" : false, "suffix" : "" } ], "type" : "article-journal", "volume" : "42" }, "uris" : [ "http://www.mendeley.com/documents/?uuid=a465a9e2-5668-496c-a5f1-6bde9884e89e" ] }, { "id" : "ITEM-2", "itemData" : { "DOI" : "10.1038/s41598-020-58265-3", "ISSN" : "2045-2322", "abstract" : "Indian Summer Monsoon (ISM) rainfall has a direct effect on the livelihoods of two billion people in the Indian-subcontinent. Yet, our understanding of the drivers of multi-decadal variability of the ISM is far from being complete. In this context, large-scale forcing of ISM rainfall variability with multi-decadal resolution over the last two millennia is investigated using new records of sea surface salinity (\u03b4 18 Ow) and sea surface temperatures (SSTs) from the Bay of Bengal (BoB). Higher \u03b4 18 Ow values during the Dark Age Cold Period (1550 to 1250 years BP) and the Little Ice Age (700 to 200 years BP) are suggestive of reduced ISM rainfall, whereas lower \u03b4 18 Ow values during the Medieval Warm Period (1200 to 800 years BP) and the major portion of the Roman Warm Period (1950 to 1550 years BP) indicate a wetter ISM. This variability in ISM rainfall appears to be modulated by the Atlantic Multi-decadal Oscillation (AMO) via changes in large-scale thermal contrast between the Asian land mass and the Indian Ocean, a relationship that is also identifiable in the observational data of the last century. Therefore, we suggest that inter-hemispheric scale interactions between such extra tropical forcing mechanisms and global warming are likely to be influential in determining future trends in ISM rainfall.", "author" : [ { "dropping-particle" : "", "family" : "Naidu", "given" : "Pothuri Divakar", "non-dropping-particle" : "", "parse-names" : false, "suffix" : "" }, { "dropping-particle" : "", "family" : "Ganeshram", "given" : "Raja", "non-dropping-particle" : "", "parse-names" : false, "suffix" : "" }, { "dropping-particle" : "", "family" : "Bollasina", "given" : "Massimo A.", "non-dropping-particle" : "", "parse-names" : false, "suffix" : "" }, { "dropping-particle" : "", "family" : "Panmei", "given" : "Champoungam", "non-dropping-particle" : "", "parse-names" : false, "suffix" : "" }, { "dropping-particle" : "", "family" : "N\u00fcrnberg", "given" : "Dirk", "non-dropping-particle" : "", "parse-names" : false, "suffix" : "" }, { "dropping-particle" : "", "family" : "Donges", "given" : "Jonathan F.", "non-dropping-particle" : "", "parse-names" : false, "suffix" : "" } ], "container-title" : "Scientific Reports", "id" : "ITEM-2", "issue" : "1", "issued" : { "date-parts" : [ [ "2020", "12", "28" ] ] }, "page" : "1302", "title" : "Coherent response of the Indian Monsoon Rainfall to Atlantic Multi-decadal Variability over the last 2000 years", "translator" : [ { "dropping-particle" : "", "family" : "Q7136", "given" : "", "non-dropping-particle" : "", "parse-names" : false, "suffix" : "" } ], "type" : "article-journal", "volume" : "10" }, "uris" : [ "http://www.mendeley.com/documents/?uuid=11e793a7-afb9-4431-b316-554a204aaa30" ] } ], "mendeley" : { "formattedCitation" : "(Krishnamurthy and Krishnamurthy, 2014; Naidu et al., 2020)", "plainTextFormattedCitation" : "(Krishnamurthy and Krishnamurthy, 2014; Naidu et al., 2020)", "previouslyFormattedCitation" : "(Krishnamurthy and Krishnamurthy, 2014; Naidu et al., 2020)" }, "properties" : { "noteIndex" : 0 }, "schema" : "https://github.com/citation-style-language/schema/raw/master/csl-citation.json" }</w:instrText>
      </w:r>
      <w:r w:rsidRPr="000F0AC3">
        <w:rPr>
          <w:lang w:val="en-GB"/>
        </w:rPr>
        <w:fldChar w:fldCharType="separate"/>
      </w:r>
      <w:r w:rsidR="00E41CA2">
        <w:rPr>
          <w:noProof/>
          <w:lang w:val="en-GB"/>
        </w:rPr>
        <w:t>(Krishnamurthy and Krishnamurthy, 2014; Naidu et al., 2020)</w:t>
      </w:r>
      <w:r w:rsidRPr="000F0AC3">
        <w:rPr>
          <w:lang w:val="en-GB"/>
        </w:rPr>
        <w:fldChar w:fldCharType="end"/>
      </w:r>
      <w:r w:rsidRPr="000F0AC3">
        <w:rPr>
          <w:lang w:val="en-GB"/>
        </w:rPr>
        <w:t xml:space="preserve">. </w:t>
      </w:r>
    </w:p>
    <w:p w14:paraId="37F3661C" w14:textId="77777777" w:rsidR="0038381F" w:rsidRPr="00C734F4" w:rsidRDefault="0038381F" w:rsidP="0038381F">
      <w:pPr>
        <w:pStyle w:val="AR6BodyText"/>
        <w:rPr>
          <w:lang w:val="en-GB"/>
        </w:rPr>
      </w:pPr>
      <w:r w:rsidRPr="00C734F4">
        <w:rPr>
          <w:lang w:val="en-GB"/>
        </w:rPr>
        <w:t>The interplay of these external and internal drivers is key to understanding past and future monsoon change.</w:t>
      </w:r>
    </w:p>
    <w:p w14:paraId="0FA11285" w14:textId="77777777" w:rsidR="0038381F" w:rsidRPr="00C734F4" w:rsidRDefault="0038381F" w:rsidP="0038381F">
      <w:pPr>
        <w:pStyle w:val="AR6BodyText"/>
        <w:rPr>
          <w:lang w:val="en-GB"/>
        </w:rPr>
      </w:pPr>
    </w:p>
    <w:p w14:paraId="315043B2" w14:textId="77777777" w:rsidR="0038381F" w:rsidRPr="00C734F4" w:rsidRDefault="0038381F" w:rsidP="0038381F">
      <w:pPr>
        <w:pStyle w:val="AR6BodyText"/>
        <w:rPr>
          <w:lang w:val="en-GB"/>
        </w:rPr>
      </w:pPr>
    </w:p>
    <w:p w14:paraId="6F41D329" w14:textId="77777777" w:rsidR="0038381F" w:rsidRPr="00C734F4" w:rsidRDefault="0038381F" w:rsidP="0038381F">
      <w:pPr>
        <w:pStyle w:val="AR6Chap10Level310111"/>
        <w:rPr>
          <w:lang w:val="en-GB"/>
        </w:rPr>
      </w:pPr>
      <w:bookmarkStart w:id="1717" w:name="_Toc5899745"/>
      <w:bookmarkStart w:id="1718" w:name="_Toc6838066"/>
      <w:bookmarkStart w:id="1719" w:name="_Toc29679484"/>
      <w:bookmarkStart w:id="1720" w:name="_Toc30602460"/>
      <w:bookmarkStart w:id="1721" w:name="_Toc70454800"/>
      <w:r w:rsidRPr="00C734F4">
        <w:rPr>
          <w:lang w:val="en-GB"/>
        </w:rPr>
        <w:t>Model simulation and attribution of drying over the historical period</w:t>
      </w:r>
      <w:bookmarkEnd w:id="1717"/>
      <w:bookmarkEnd w:id="1718"/>
      <w:bookmarkEnd w:id="1719"/>
      <w:bookmarkEnd w:id="1720"/>
      <w:bookmarkEnd w:id="1721"/>
    </w:p>
    <w:p w14:paraId="4B4EC162" w14:textId="77777777" w:rsidR="0038381F" w:rsidRPr="00C734F4" w:rsidRDefault="0038381F" w:rsidP="0038381F">
      <w:pPr>
        <w:pStyle w:val="AR6BodyText"/>
        <w:rPr>
          <w:lang w:val="en-GB"/>
        </w:rPr>
      </w:pPr>
    </w:p>
    <w:p w14:paraId="275D9F40" w14:textId="4C95BDE7" w:rsidR="0038381F" w:rsidRPr="00C734F4" w:rsidRDefault="0038381F" w:rsidP="0038381F">
      <w:pPr>
        <w:pStyle w:val="AR6BodyText"/>
        <w:rPr>
          <w:lang w:val="en-GB"/>
        </w:rPr>
      </w:pPr>
      <w:r w:rsidRPr="00C734F4">
        <w:rPr>
          <w:lang w:val="en-GB"/>
        </w:rPr>
        <w:t>The robust decline of Indian summer monsoon rainfall averaged over India in the second half of the 20</w:t>
      </w:r>
      <w:r w:rsidRPr="00C734F4">
        <w:rPr>
          <w:vertAlign w:val="superscript"/>
          <w:lang w:val="en-GB"/>
        </w:rPr>
        <w:t>th</w:t>
      </w:r>
      <w:r w:rsidRPr="00C734F4">
        <w:rPr>
          <w:lang w:val="en-GB"/>
        </w:rPr>
        <w:t xml:space="preserve"> century (Section 10.6.3.3) is not in line with expectations arising from thermodynamic constraints on the water cycle in a warming world (Section 8.2.2) and has been regarded as a puzzle </w:t>
      </w:r>
      <w:r w:rsidRPr="00C734F4">
        <w:rPr>
          <w:lang w:val="en-GB"/>
        </w:rPr>
        <w:fldChar w:fldCharType="begin" w:fldLock="1"/>
      </w:r>
      <w:r w:rsidR="000465A7">
        <w:rPr>
          <w:lang w:val="en-GB"/>
        </w:rPr>
        <w:instrText>ADDIN CSL_CITATION { "citationItems" : [ { "id" : "ITEM-1", "itemData" : { "DOI" : "10.1126/science.1132027", "ISBN" : "00368075 (ISSN)", "ISSN" : "00368075", "PMID" : "17138899", "abstract" : "Against a backdrop of rising global surface temperature, the stability of the Indian monsoon rainfall over the past century has been a puzzle. By using a daily rainfall data set, we show (i) significant rising trends in the frequency and the magnitude of extreme rain events and (ii) a significant decreasing trend in the frequency of moderate events over central India during the monsoon seasons from 1951 to 2000. The seasonal mean rainfall does not show a significant trend, because the contribution from increasing heavy events is offset by decreasing moderate events. A substantial increase in hazards related to heavy rain is expected over central India in the future.", "author" : [ { "dropping-particle" : "", "family" : "Goswami", "given" : "B. N.", "non-dropping-particle" : "", "parse-names" : false, "suffix" : "" }, { "dropping-particle" : "", "family" : "Venugopal", "given" : "V.", "non-dropping-particle" : "", "parse-names" : false, "suffix" : "" }, { "dropping-particle" : "", "family" : "Sangupta", "given" : "D.", "non-dropping-particle" : "", "parse-names" : false, "suffix" : "" }, { "dropping-particle" : "", "family" : "Madhusoodanan", "given" : "M. S.", "non-dropping-particle" : "", "parse-names" : false, "suffix" : "" }, { "dropping-particle" : "", "family" : "Xavier", "given" : "Prince K.", "non-dropping-particle" : "", "parse-names" : false, "suffix" : "" } ], "container-title" : "Science", "id" : "ITEM-1", "issue" : "5804", "issued" : { "date-parts" : [ [ "2006" ] ] }, "page" : "1442-1445", "title" : "Increasing trend of extreme rain events over India in a warming environment", "translator" : [ { "dropping-particle" : "", "family" : "Q3611", "given" : "", "non-dropping-particle" : "", "parse-names" : false, "suffix" : "" } ], "type" : "article-journal", "volume" : "314" }, "uris" : [ "http://www.mendeley.com/documents/?uuid=0921bb0c-94b9-379b-aa8b-37bafe84c9c6" ] } ], "mendeley" : { "formattedCitation" : "(Goswami et al., 2006)", "plainTextFormattedCitation" : "(Goswami et al., 2006)", "previouslyFormattedCitation" : "(Goswami et al., 2006)" }, "properties" : { "noteIndex" : 0 }, "schema" : "https://github.com/citation-style-language/schema/raw/master/csl-citation.json" }</w:instrText>
      </w:r>
      <w:r w:rsidRPr="00C734F4">
        <w:rPr>
          <w:lang w:val="en-GB"/>
        </w:rPr>
        <w:fldChar w:fldCharType="separate"/>
      </w:r>
      <w:r w:rsidR="00E41CA2">
        <w:rPr>
          <w:noProof/>
          <w:lang w:val="en-GB"/>
        </w:rPr>
        <w:t>(Goswami et al., 2006)</w:t>
      </w:r>
      <w:r w:rsidRPr="00C734F4">
        <w:rPr>
          <w:lang w:val="en-GB"/>
        </w:rPr>
        <w:fldChar w:fldCharType="end"/>
      </w:r>
      <w:r w:rsidRPr="00C734F4">
        <w:rPr>
          <w:lang w:val="en-GB"/>
        </w:rPr>
        <w:t>. Assessing the attribution of 20</w:t>
      </w:r>
      <w:r w:rsidRPr="00C734F4">
        <w:rPr>
          <w:vertAlign w:val="superscript"/>
          <w:lang w:val="en-GB"/>
        </w:rPr>
        <w:t>th</w:t>
      </w:r>
      <w:r w:rsidRPr="00C734F4">
        <w:rPr>
          <w:lang w:val="en-GB"/>
        </w:rPr>
        <w:t xml:space="preserve">-century changes to Indian rainfall is the subject of coordinated modelling under the Global Monsoon MIP </w:t>
      </w:r>
      <w:r w:rsidRPr="00C734F4">
        <w:rPr>
          <w:rFonts w:cs="Times New Roman"/>
          <w:lang w:val="en-GB"/>
        </w:rPr>
        <w:t xml:space="preserve">(GMMIP; </w:t>
      </w:r>
      <w:commentRangeStart w:id="1722"/>
      <w:r w:rsidRPr="00C734F4">
        <w:rPr>
          <w:rFonts w:cs="Times New Roman"/>
          <w:lang w:val="en-GB"/>
        </w:rPr>
        <w:fldChar w:fldCharType="begin" w:fldLock="1"/>
      </w:r>
      <w:r w:rsidR="000465A7">
        <w:rPr>
          <w:rFonts w:cs="Times New Roman"/>
          <w:lang w:val="en-GB"/>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"Zhou et al., 2016)", "plainTextFormattedCitation" : "(Zhou et al., 2016)", "previouslyFormattedCitation" : "(Zhou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Zhou et al., 2016)</w:t>
      </w:r>
      <w:r w:rsidRPr="00C734F4">
        <w:rPr>
          <w:rFonts w:cs="Times New Roman"/>
          <w:lang w:val="en-GB"/>
        </w:rPr>
        <w:fldChar w:fldCharType="end"/>
      </w:r>
      <w:commentRangeEnd w:id="1722"/>
      <w:r w:rsidR="00E41CA2">
        <w:rPr>
          <w:rStyle w:val="CommentReference"/>
          <w:rFonts w:asciiTheme="minorHAnsi" w:eastAsiaTheme="minorHAnsi" w:hAnsiTheme="minorHAnsi"/>
          <w:lang w:eastAsia="en-US"/>
        </w:rPr>
        <w:commentReference w:id="1722"/>
      </w:r>
      <w:r w:rsidRPr="00C734F4">
        <w:rPr>
          <w:rFonts w:cs="Times New Roman"/>
          <w:lang w:val="en-GB"/>
        </w:rPr>
        <w:t xml:space="preserve">, but is </w:t>
      </w:r>
      <w:r w:rsidRPr="00C734F4">
        <w:rPr>
          <w:lang w:val="en-GB"/>
        </w:rPr>
        <w:t xml:space="preserve">complicated by long-standing dry biases in coupled CMIP3, CMIP5 </w:t>
      </w:r>
      <w:r w:rsidRPr="00C734F4">
        <w:rPr>
          <w:lang w:val="en-GB"/>
        </w:rPr>
        <w:fldChar w:fldCharType="begin" w:fldLock="1"/>
      </w:r>
      <w:r w:rsidR="000465A7">
        <w:rPr>
          <w:lang w:val="en-GB"/>
        </w:rPr>
        <w:instrText>ADDIN CSL_CITATION { "citationItems" : [ { "id" : "ITEM-1", "itemData" : { "DOI" : "10.1007/s00382-012-1607-6", "ISSN" : "0930-7575", "author" : [ { "dropping-particle" : "", "family" : "Sperber", "given" : "K. R.", "non-dropping-particle" : "", "parse-names" : false, "suffix" : "" }, { "dropping-particle" : "", "family" : "Annamalai", "given" : "H.", "non-dropping-particle" : "", "parse-names" : false, "suffix" : "" }, { "dropping-particle" : "", "family" : "Kang", "given" : "I.-S.", "non-dropping-particle" : "", "parse-names" : false, "suffix" : "" }, { "dropping-particle" : "", "family" : "Kitoh", "given" : "A.", "non-dropping-particle" : "", "parse-names" : false, "suffix" : "" }, { "dropping-particle" : "", "family" : "Moise", "given" : "A.", "non-dropping-particle" : "", "parse-names" : false, "suffix" : "" }, { "dropping-particle" : "", "family" : "Turner", "given" : "A.", "non-dropping-particle" : "", "parse-names" : false, "suffix" : "" }, { "dropping-particle" : "", "family" : "Wang", "given" : "B.", "non-dropping-particle" : "", "parse-names" : false, "suffix" : "" }, { "dropping-particle" : "", "family" : "Zhou", "given" : "T.", "non-dropping-particle" : "", "parse-names" : false, "suffix" : "" } ], "container-title" : "Climate Dynamics", "id" : "ITEM-1", "issue" : "9-10", "issued" : { "date-parts" : [ [ "2013", "11", "18" ] ] }, "page" : "2711-2744", "title" : "The Asian summer monsoon: an intercomparison of CMIP5 vs. CMIP3 simulations of the late 20th century", "translator" : [ { "dropping-particle" : "", "family" : "Q3750", "given" : "", "non-dropping-particle" : "", "parse-names" : false, "suffix" : "" } ], "type" : "article-journal", "volume" : "41" }, "uris" : [ "http://www.mendeley.com/documents/?uuid=86284295-4e4f-4603-a743-6188f8fdbf9e" ] } ], "mendeley" : { "formattedCitation" : "(Sperber et al., 2013)", "plainTextFormattedCitation" : "(Sperber et al., 2013)", "previouslyFormattedCitation" : "(Sperber et al., 2013)" }, "properties" : { "noteIndex" : 0 }, "schema" : "https://github.com/citation-style-language/schema/raw/master/csl-citation.json" }</w:instrText>
      </w:r>
      <w:r w:rsidRPr="00C734F4">
        <w:rPr>
          <w:lang w:val="en-GB"/>
        </w:rPr>
        <w:fldChar w:fldCharType="separate"/>
      </w:r>
      <w:r w:rsidR="00E41CA2">
        <w:rPr>
          <w:noProof/>
          <w:lang w:val="en-GB"/>
        </w:rPr>
        <w:t>(Sperber et al., 2013)</w:t>
      </w:r>
      <w:r w:rsidRPr="00C734F4">
        <w:rPr>
          <w:lang w:val="en-GB"/>
        </w:rPr>
        <w:fldChar w:fldCharType="end"/>
      </w:r>
      <w:r w:rsidRPr="00C734F4">
        <w:rPr>
          <w:lang w:val="en-GB"/>
        </w:rPr>
        <w:t xml:space="preserve"> and CMIP6 (Figure 10.19b) GCMs. These dry biases are connected to a lower tropospheric circulation that is too weak </w:t>
      </w:r>
      <w:r w:rsidRPr="00C734F4">
        <w:rPr>
          <w:lang w:val="en-GB"/>
        </w:rPr>
        <w:fldChar w:fldCharType="begin" w:fldLock="1"/>
      </w:r>
      <w:r w:rsidR="000465A7">
        <w:rPr>
          <w:lang w:val="en-GB"/>
        </w:rPr>
        <w:instrText>ADDIN CSL_CITATION { "citationItems" : [ { "id" : "ITEM-1", "itemData" : { "DOI" : "10.1007/s00382-012-1607-6", "ISSN" : "0930-7575", "author" : [ { "dropping-particle" : "", "family" : "Sperber", "given" : "K. R.", "non-dropping-particle" : "", "parse-names" : false, "suffix" : "" }, { "dropping-particle" : "", "family" : "Annamalai", "given" : "H.", "non-dropping-particle" : "", "parse-names" : false, "suffix" : "" }, { "dropping-particle" : "", "family" : "Kang", "given" : "I.-S.", "non-dropping-particle" : "", "parse-names" : false, "suffix" : "" }, { "dropping-particle" : "", "family" : "Kitoh", "given" : "A.", "non-dropping-particle" : "", "parse-names" : false, "suffix" : "" }, { "dropping-particle" : "", "family" : "Moise", "given" : "A.", "non-dropping-particle" : "", "parse-names" : false, "suffix" : "" }, { "dropping-particle" : "", "family" : "Turner", "given" : "A.", "non-dropping-particle" : "", "parse-names" : false, "suffix" : "" }, { "dropping-particle" : "", "family" : "Wang", "given" : "B.", "non-dropping-particle" : "", "parse-names" : false, "suffix" : "" }, { "dropping-particle" : "", "family" : "Zhou", "given" : "T.", "non-dropping-particle" : "", "parse-names" : false, "suffix" : "" } ], "container-title" : "Climate Dynamics", "id" : "ITEM-1", "issue" : "9-10", "issued" : { "date-parts" : [ [ "2013", "11", "18" ] ] }, "page" : "2711-2744", "title" : "The Asian summer monsoon: an intercomparison of CMIP5 vs. CMIP3 simulations of the late 20th century", "translator" : [ { "dropping-particle" : "", "family" : "Q3750", "given" : "", "non-dropping-particle" : "", "parse-names" : false, "suffix" : "" } ], "type" : "article-journal", "volume" : "41" }, "uris" : [ "http://www.mendeley.com/documents/?uuid=86284295-4e4f-4603-a743-6188f8fdbf9e" ] } ], "mendeley" : { "formattedCitation" : "(Sperber et al., 2013)", "plainTextFormattedCitation" : "(Sperber et al., 2013)", "previouslyFormattedCitation" : "(Sperber et al., 2013)" }, "properties" : { "noteIndex" : 0 }, "schema" : "https://github.com/citation-style-language/schema/raw/master/csl-citation.json" }</w:instrText>
      </w:r>
      <w:r w:rsidRPr="00C734F4">
        <w:rPr>
          <w:lang w:val="en-GB"/>
        </w:rPr>
        <w:fldChar w:fldCharType="separate"/>
      </w:r>
      <w:r w:rsidR="00E41CA2">
        <w:rPr>
          <w:noProof/>
          <w:lang w:val="en-GB"/>
        </w:rPr>
        <w:t>(Sperber et al., 2013)</w:t>
      </w:r>
      <w:r w:rsidRPr="00C734F4">
        <w:rPr>
          <w:lang w:val="en-GB"/>
        </w:rPr>
        <w:fldChar w:fldCharType="end"/>
      </w:r>
      <w:r w:rsidRPr="00C734F4">
        <w:rPr>
          <w:lang w:val="en-GB"/>
        </w:rPr>
        <w:t xml:space="preserve"> and wet biases in the equatorial Indian Ocean </w:t>
      </w:r>
      <w:r w:rsidRPr="00C734F4">
        <w:rPr>
          <w:lang w:val="en-GB"/>
        </w:rPr>
        <w:fldChar w:fldCharType="begin" w:fldLock="1"/>
      </w:r>
      <w:r w:rsidR="000465A7">
        <w:rPr>
          <w:lang w:val="en-GB"/>
        </w:rPr>
        <w:instrText>ADDIN CSL_CITATION { "citationItems" : [ { "id" : "ITEM-1", "itemData" : { "DOI" : "10.1007/s00382-012-1347-7", "ISSN" : "0930-7575", "abstract" : "Most of current general circulation models (GCMs) show a remarkable positive precipitation bias over the southwestern equatorial Indian Ocean (SWEIO), which can be thought of as a westward expansion of the simulated IO convergence zone toward the coast of Africa. The bias is common to both coupled and uncoupled models, suggesting that its origin does not stem from the way boundary conditions are specified. The spatio-temporal evolution of the precipitation and associated three-dimensional atmospheric circulation biases is comprehensively characterized by comparing the GFDL AM3 atmospheric model to observations. It is shown that the oceanic bias, which develops in spring and reduces during the monsoon season, is associated to a consistent precipitation and circulation anomalous pattern over the whole Indian region. In the vertical, the areas are linked by an anomalous Hadley-type meridional circulation, whose northern branch subsides over northeastern India significantly affecting the monsoon evolution (e. g., delaying its onset). This study makes the case that the precipitation bias over the SWEIO is forced by the model excess response to the local meridional sea surface temperature (SST) gradient through enhanced near-surface meridional wind convergence. This is suggested by observational evidence and supported by AM3 sensitivity experiments. The latter show that relaxing the magnitude of the meridional SST gradient in the SWEIO can lead to a significant reduction of both local and large-scale precipitation and circulation biases. The ability of local anomalies over the SWEIO to force a large-scale remote response to the north is further supported by numerical experiments with the GFDL spectral dry dynamical core model. By imposing a realistic anomalous heating source over the SWEIO the model is able to reproduce the main dynamical features of the AM3 bias. These results indicate that improved GCM simulations of the South Asian summer monsoon could be achieved by reducing the springtime model bias over the SWEIO. Deficiencies in the atmospheric model, and in particular in the convective parameterization, are suggested to play a key role. Finally, the important mechanism controlling the simulated precipitation distribution over South Asia found here should be considered in the interpretation and attribution of regional precipitation variation under climate change.", "author" : [ { "dropping-particle" : "", "family" : "Bollasina", "given" : "Massimo A.", "non-dropping-particle" : "", "parse-names" : false, "suffix" : "" }, { "dropping-particle" : "", "family" : "Ming", "given" : "Yi", "non-dropping-particle" : "", "parse-names" : false, "suffix" : "" } ], "container-title" : "Climate Dynamics", "id" : "ITEM-1", "issue" : "3-4", "issued" : { "date-parts" : [ [ "2013", "2", "22" ] ] }, "page" : "823-838", "title" : "The general circulation model precipitation bias over the southwestern equatorial Indian Ocean and its implications for simulating the South Asian monsoon", "translator" : [ { "dropping-particle" : "", "family" : "Q6096", "given" : "", "non-dropping-particle" : "", "parse-names" : false, "suffix" : "" } ], "type" : "article-journal", "volume" : "40" }, "uris" : [ "http://www.mendeley.com/documents/?uuid=3abd068c-690f-41fc-9031-a3dacd5ad8f0" ] } ], "mendeley" : { "formattedCitation" : "(Bollasina and Ming, 2013)", "plainTextFormattedCitation" : "(Bollasina and Ming, 2013)", "previouslyFormattedCitation" : "(Bollasina and Ming, 2013)" }, "properties" : { "noteIndex" : 0 }, "schema" : "https://github.com/citation-style-language/schema/raw/master/csl-citation.json" }</w:instrText>
      </w:r>
      <w:r w:rsidRPr="00C734F4">
        <w:rPr>
          <w:lang w:val="en-GB"/>
        </w:rPr>
        <w:fldChar w:fldCharType="separate"/>
      </w:r>
      <w:r w:rsidR="00E41CA2">
        <w:rPr>
          <w:noProof/>
          <w:lang w:val="en-GB"/>
        </w:rPr>
        <w:t>(Bollasina and Ming, 2013)</w:t>
      </w:r>
      <w:r w:rsidRPr="00C734F4">
        <w:rPr>
          <w:lang w:val="en-GB"/>
        </w:rPr>
        <w:fldChar w:fldCharType="end"/>
      </w:r>
      <w:r w:rsidRPr="00C734F4">
        <w:rPr>
          <w:lang w:val="en-GB"/>
        </w:rPr>
        <w:t xml:space="preserve">. Section 8.3.2.4.1 finds </w:t>
      </w:r>
      <w:r w:rsidRPr="00C734F4">
        <w:rPr>
          <w:i/>
          <w:iCs/>
          <w:lang w:val="en-GB"/>
        </w:rPr>
        <w:t>high confidence</w:t>
      </w:r>
      <w:r w:rsidRPr="00C734F4">
        <w:rPr>
          <w:lang w:val="en-GB"/>
        </w:rPr>
        <w:t xml:space="preserve"> that anthropogenic aerosol emissions have dominated the observed declining trends of countrywide Indian summer monsoon rainfall, consistent with findings at the global-monsoon scale (Section 3.3.3.2).</w:t>
      </w:r>
    </w:p>
    <w:p w14:paraId="4DB31B23" w14:textId="77777777" w:rsidR="0038381F" w:rsidRPr="00C734F4" w:rsidRDefault="0038381F" w:rsidP="0038381F">
      <w:pPr>
        <w:pStyle w:val="AR6BodyText"/>
        <w:rPr>
          <w:lang w:val="en-GB"/>
        </w:rPr>
      </w:pPr>
    </w:p>
    <w:p w14:paraId="6B24F317" w14:textId="41987F56" w:rsidR="0038381F" w:rsidRPr="00C734F4" w:rsidRDefault="0038381F" w:rsidP="0038381F">
      <w:pPr>
        <w:pStyle w:val="AR6BodyText"/>
        <w:rPr>
          <w:lang w:val="en-GB"/>
        </w:rPr>
      </w:pPr>
      <w:r w:rsidRPr="00C734F4">
        <w:rPr>
          <w:lang w:val="en-GB"/>
        </w:rPr>
        <w:t xml:space="preserve">Stronger Northern Hemisphere aerosol emissions cool it relative to the Southern Hemisphere, increasing northward energy transport at the expense of moisture transport towards India </w:t>
      </w:r>
      <w:r w:rsidRPr="00C734F4">
        <w:rPr>
          <w:lang w:val="en-GB"/>
        </w:rPr>
        <w:fldChar w:fldCharType="begin" w:fldLock="1"/>
      </w:r>
      <w:r w:rsidR="000465A7">
        <w:rPr>
          <w:lang w:val="en-GB"/>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"mendeley" : { "formattedCitation" : "(Bollasina et al., 2011)", "manualFormatting" : "(Bollasina et al., 2011)", "plainTextFormattedCitation" : "(Bollasina et al., 2011)", "previouslyFormattedCitation" : "(Bollasina et al., 2011)" }, "properties" : { "noteIndex" : 0 }, "schema" : "https://github.com/citation-style-language/schema/raw/master/csl-citation.json" }</w:instrText>
      </w:r>
      <w:r w:rsidRPr="00C734F4">
        <w:rPr>
          <w:lang w:val="en-GB"/>
        </w:rPr>
        <w:fldChar w:fldCharType="separate"/>
      </w:r>
      <w:r w:rsidR="00E41CA2">
        <w:rPr>
          <w:noProof/>
          <w:lang w:val="en-GB"/>
        </w:rPr>
        <w:t>(Bollasina et al., 2011)</w:t>
      </w:r>
      <w:r w:rsidRPr="00C734F4">
        <w:rPr>
          <w:lang w:val="en-GB"/>
        </w:rPr>
        <w:fldChar w:fldCharType="end"/>
      </w:r>
      <w:r w:rsidRPr="00C734F4">
        <w:rPr>
          <w:lang w:val="en-GB"/>
        </w:rPr>
        <w:t xml:space="preserve">. The attribution to anthropogenic aerosols is supported in CMIP5 single-forcing experiments, including some testing the sensitivity to local and remote emissions </w:t>
      </w:r>
      <w:r w:rsidRPr="00C734F4">
        <w:rPr>
          <w:lang w:val="en-GB"/>
        </w:rPr>
        <w:fldChar w:fldCharType="begin" w:fldLock="1"/>
      </w:r>
      <w:r w:rsidR="000465A7">
        <w:rPr>
          <w:lang w:val="en-GB"/>
        </w:rPr>
        <w:instrText>ADDIN CSL_CITATION { "citationItems" : [ { "id" : "ITEM-1",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"ITEM-1", "issue" : "11", "issued" : { "date-parts" : [ [ "2015" ] ] }, "page" : "6367-6378", "title" : "Impacts of 20th century aerosol emissions on the South Asian monsoon in the CMIP5 models", "translator" : [ { "dropping-particle" : "", "family" : "Q3617", "given" : "", "non-dropping-particle" : "", "parse-names" : false, "suffix" : "" } ], "type" : "article-journal", "volume" : "15" }, "uris" : [ "http://www.mendeley.com/documents/?uuid=c4f8c171-e51c-32f7-8ee2-d861342aa95a" ] }, { "id" : "ITEM-2", "itemData" : { "DOI" : "10.1175/JCLI-D-15-0728.1", "ISSN" : "08948755", "abstract" : "AbstractThe HadGEM2 AGCM is used to determine the most important anthropogenic aerosols in the Indian monsoon using experiments in which observed trends in individual aerosol species are imposed. Sulfur dioxide (SD) emissions are shown to impact rainfall more strongly than black carbon (BC) aerosols, causing reduced rainfall especially over northern India. Significant perturbations due to BC are not noted until its emissions are scaled up in a sensitivity test, resulting in rainfall increases over northern India due to the elevated heat pump mechanism, enhancing convection during the premonsoon, and bringing forward the monsoon onset. Second, the impact of anthropogenic aerosols is compared to that of increasing greenhouse-gas concentrations and observed sea surface temperature (SST) warming. The tropospheric temperature gradient driving the monsoon shows weakening when forced by either SD or imposed SST trends. However, the observed SST trend is dominated by warming in the deep tropics; when the componen...", "author" : [ { "dropping-particle" : "", "family" : "Guo", "given" : "Liang", "non-dropping-particle" : "", "parse-names" : false, "suffix" : "" }, { "dropping-particle" : "", "family" : "Turner", "given" : "Andrew G.", "non-dropping-particle" : "", "parse-names" : false, "suffix" : "" }, { "dropping-particle" : "", "family" : "Highwood", "given" : "Eleanor J.", "non-dropping-particle" : "", "parse-names" : false, "suffix" : "" } ], "container-title" : "Journal of Climate", "id" : "ITEM-2", "issue" : "19", "issued" : { "date-parts" : [ [ "2016" ] ] }, "page" : "6937-6955", "title" : "Local and remote impacts of aerosol species on indian summer monsoon rainfall in a GCM", "translator" : [ { "dropping-particle" : "", "family" : "Q3608", "given" : "", "non-dropping-particle" : "", "parse-names" : false, "suffix" : "" } ], "type" : "article-journal", "volume" : "29" }, "uris" : [ "http://www.mendeley.com/documents/?uuid=17dfcd3c-8c84-3ed3-b462-e25e85bf283e" ] }, { "id" : "ITEM-3", "itemData" : { "DOI" : "10.1029/2018JD028623", "ISSN" : "2169897X", "abstract" : "The South Asian summer monsoon has been suggested to be influenced by atmospheric aerosols, and this influence can be the result of either local or remote emissions. We have used the Hadley Centre Global Environment Model Version 3 (HadGEM3) coupled atmosphere-ocean climate model to investigate for the first time the centennial-scale South Asian precipitation response to emissions of sulfur dioxide (SO2), the dominant anthropogenic precursor of sulfate aerosol, from different midlatitude regions. Despite the localized nature of the regional heating that results from removing SO2 emissions, all experiments featured a similar large-scale precipitation response over South Asia, driven by ocean-modulated changes in the net cross-equatorial heat transport and an opposing cross-equatorial northward moisture transport. The effects are linearly additive, with the sum of the responses from the experiments where SO2 is removed from the United States, Europe, and East Asia resembling the response seen in the experiment where emissions are removed from the northern midlatitudes as a whole, but with East Asia being the largest contributor, even per unit of emission or top-of-atmosphere radiative forcing. This stems from the fact that East Asian emissions can more easily influence regional land-sea thermal contrasts and sea level pressure differences that drive the monsoon circulation, compared to emissions from more remote regions. Our results suggest that radiative effects of remote pollution should not be neglected when examining changes in South Asian climate and that and it is important to examine such effects in coupled ocean-atmosphere modeling frameworks.", "author" : [ { "dropping-particle" : "", "family" : "Shawki", "given" : "D.", "non-dropping-particle" : "", "parse-names" : false, "suffix" : "" }, { "dropping-particle" : "", "family" : "Voulgarakis", "given" : "A.", "non-dropping-particle" : "", "parse-names" : false, "suffix" : "" }, { "dropping-particle" : "", "family" : "Chakraborty", "given" : "A.", "non-dropping-particle" : "", "parse-names" : false, "suffix" : "" }, { "dropping-particle" : "", "family" : "Kasoar", "given" : "M.", "non-dropping-particle" : "", "parse-names" : false, "suffix" : "" }, { "dropping-particle" : "", "family" : "Srinivasan", "given" : "J.", "non-dropping-particle" : "", "parse-names" : false, "suffix" : "" } ], "container-title" : "Journal of Geophysical Research: Atmospheres", "id" : "ITEM-3", "issue" : "20", "issued" : { "date-parts" : [ [ "2018", "10", "27" ] ] }, "page" : "11,585-11,601", "title" : "The South Asian Monsoon Response to Remote Aerosols: Global and Regional Mechanisms", "translator" : [ { "dropping-particle" : "", "family" : "Q5912", "given" : "", "non-dropping-particle" : "", "parse-names" : false, "suffix" : "" } ], "type" : "article-journal", "volume" : "123" }, "uris" : [ "http://www.mendeley.com/documents/?uuid=9a423602-ad5c-478e-995e-99131cf873b3" ] } ], "mendeley" : { "formattedCitation" : "(Guo et al., 2015, 2016; Shawki et al., 2018)", "plainTextFormattedCitation" : "(Guo et al., 2015, 2016; Shawki et al., 2018)", "previouslyFormattedCitation" : "(Guo et al., 2015, 2016; Shawki et al., 2018)" }, "properties" : { "noteIndex" : 0 }, "schema" : "https://github.com/citation-style-language/schema/raw/master/csl-citation.json" }</w:instrText>
      </w:r>
      <w:r w:rsidRPr="00C734F4">
        <w:rPr>
          <w:lang w:val="en-GB"/>
        </w:rPr>
        <w:fldChar w:fldCharType="separate"/>
      </w:r>
      <w:r w:rsidR="00E41CA2">
        <w:rPr>
          <w:noProof/>
          <w:lang w:val="en-GB"/>
        </w:rPr>
        <w:t>(Guo et al., 2015, 2016; Shawki et al., 2018)</w:t>
      </w:r>
      <w:r w:rsidRPr="00C734F4">
        <w:rPr>
          <w:lang w:val="en-GB"/>
        </w:rPr>
        <w:fldChar w:fldCharType="end"/>
      </w:r>
      <w:r w:rsidRPr="00C734F4">
        <w:rPr>
          <w:lang w:val="en-GB"/>
        </w:rPr>
        <w:t xml:space="preserve">, comparing CMIP5 GCMs forced by both aerosol and GHG to GHG only </w:t>
      </w:r>
      <w:del w:id="1723" w:author="Robin Matthews" w:date="2021-07-11T17:48:00Z">
        <w:r w:rsidRPr="00C734F4" w:rsidDel="005E3014">
          <w:rPr>
            <w:lang w:val="en-GB"/>
          </w:rPr>
          <w:delText>(</w:delText>
        </w:r>
      </w:del>
      <w:commentRangeStart w:id="1724"/>
      <w:r w:rsidRPr="00C734F4">
        <w:rPr>
          <w:lang w:val="en-GB"/>
        </w:rPr>
        <w:fldChar w:fldCharType="begin" w:fldLock="1"/>
      </w:r>
      <w:ins w:id="1725" w:author="Robin Matthews" w:date="2021-07-11T17:48:00Z">
        <w:r w:rsidR="005E3014">
          <w:rPr>
            <w:lang w:val="en-GB"/>
          </w:rPr>
          <w: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instrText>
        </w:r>
      </w:ins>
      <w:del w:id="1726" w:author="Robin Matthews" w:date="2021-07-11T17:48:00Z">
        <w:r w:rsidR="000465A7" w:rsidDel="005E3014">
          <w:rPr>
            <w:lang w:val="en-GB"/>
          </w:rPr>
          <w:del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delInstrText>
        </w:r>
      </w:del>
      <w:r w:rsidRPr="00C734F4">
        <w:rPr>
          <w:lang w:val="en-GB"/>
        </w:rPr>
        <w:fldChar w:fldCharType="separate"/>
      </w:r>
      <w:del w:id="1727" w:author="Robin Matthews" w:date="2021-07-11T17:48:00Z">
        <w:r w:rsidR="00E41CA2" w:rsidDel="005E3014">
          <w:rPr>
            <w:noProof/>
            <w:lang w:val="en-GB"/>
          </w:rPr>
          <w:delText>S</w:delText>
        </w:r>
      </w:del>
      <w:ins w:id="1728" w:author="Robin Matthews" w:date="2021-07-11T17:48:00Z">
        <w:r w:rsidR="005E3014">
          <w:rPr>
            <w:noProof/>
            <w:lang w:val="en-GB"/>
          </w:rPr>
          <w:t>(S</w:t>
        </w:r>
      </w:ins>
      <w:r w:rsidR="00E41CA2">
        <w:rPr>
          <w:noProof/>
          <w:lang w:val="en-GB"/>
        </w:rPr>
        <w:t>alzmann et al., 2014)</w:t>
      </w:r>
      <w:r w:rsidRPr="00C734F4">
        <w:rPr>
          <w:lang w:val="en-GB"/>
        </w:rPr>
        <w:fldChar w:fldCharType="end"/>
      </w:r>
      <w:commentRangeEnd w:id="1724"/>
      <w:r w:rsidR="00E41CA2">
        <w:rPr>
          <w:rStyle w:val="CommentReference"/>
          <w:rFonts w:asciiTheme="minorHAnsi" w:eastAsiaTheme="minorHAnsi" w:hAnsiTheme="minorHAnsi"/>
          <w:lang w:eastAsia="en-US"/>
        </w:rPr>
        <w:commentReference w:id="1724"/>
      </w:r>
      <w:r w:rsidRPr="00C734F4">
        <w:rPr>
          <w:lang w:val="en-GB"/>
        </w:rPr>
        <w:t xml:space="preserve"> and reducing emissions to pre-industrial levels </w:t>
      </w:r>
      <w:del w:id="1729" w:author="Robin Matthews" w:date="2021-07-11T17:48:00Z">
        <w:r w:rsidRPr="00C734F4" w:rsidDel="005E3014">
          <w:rPr>
            <w:lang w:val="en-GB"/>
          </w:rPr>
          <w:delText>(</w:delText>
        </w:r>
      </w:del>
      <w:commentRangeStart w:id="1730"/>
      <w:r w:rsidRPr="00C734F4">
        <w:rPr>
          <w:lang w:val="en-GB"/>
        </w:rPr>
        <w:fldChar w:fldCharType="begin" w:fldLock="1"/>
      </w:r>
      <w:ins w:id="1731" w:author="Robin Matthews" w:date="2021-07-11T17:48:00Z">
        <w:r w:rsidR="005E3014">
          <w:rPr>
            <w:lang w:val="en-GB"/>
          </w:rPr>
          <w: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instrText>
        </w:r>
      </w:ins>
      <w:del w:id="1732" w:author="Robin Matthews" w:date="2021-07-11T17:48:00Z">
        <w:r w:rsidR="000465A7" w:rsidDel="005E3014">
          <w:rPr>
            <w:lang w:val="en-GB"/>
          </w:rPr>
          <w:del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delInstrText>
        </w:r>
      </w:del>
      <w:r w:rsidRPr="00C734F4">
        <w:rPr>
          <w:lang w:val="en-GB"/>
        </w:rPr>
        <w:fldChar w:fldCharType="separate"/>
      </w:r>
      <w:del w:id="1733" w:author="Robin Matthews" w:date="2021-07-11T17:48:00Z">
        <w:r w:rsidR="00E41CA2" w:rsidDel="005E3014">
          <w:rPr>
            <w:noProof/>
            <w:lang w:val="en-GB"/>
          </w:rPr>
          <w:delText>T</w:delText>
        </w:r>
      </w:del>
      <w:ins w:id="1734" w:author="Robin Matthews" w:date="2021-07-11T17:48:00Z">
        <w:r w:rsidR="005E3014">
          <w:rPr>
            <w:noProof/>
            <w:lang w:val="en-GB"/>
          </w:rPr>
          <w:t>(T</w:t>
        </w:r>
      </w:ins>
      <w:r w:rsidR="00E41CA2">
        <w:rPr>
          <w:noProof/>
          <w:lang w:val="en-GB"/>
        </w:rPr>
        <w:t>akahashi et al., 2018)</w:t>
      </w:r>
      <w:r w:rsidRPr="00C734F4">
        <w:rPr>
          <w:lang w:val="en-GB"/>
        </w:rPr>
        <w:fldChar w:fldCharType="end"/>
      </w:r>
      <w:commentRangeEnd w:id="1730"/>
      <w:r w:rsidR="00E41CA2">
        <w:rPr>
          <w:rStyle w:val="CommentReference"/>
          <w:rFonts w:asciiTheme="minorHAnsi" w:eastAsiaTheme="minorHAnsi" w:hAnsiTheme="minorHAnsi"/>
          <w:lang w:eastAsia="en-US"/>
        </w:rPr>
        <w:commentReference w:id="1730"/>
      </w:r>
      <w:r w:rsidRPr="00C734F4">
        <w:rPr>
          <w:lang w:val="en-GB"/>
        </w:rPr>
        <w:t xml:space="preserve">. The large spread between individual model realisations of comparable magnitude to the aerosol-induced signal suggested to </w:t>
      </w:r>
      <w:r w:rsidRPr="00C734F4">
        <w:rPr>
          <w:lang w:val="en-GB"/>
        </w:rPr>
        <w:fldChar w:fldCharType="begin" w:fldLock="1"/>
      </w:r>
      <w:r w:rsidR="000465A7">
        <w:rPr>
          <w:lang w:val="en-GB"/>
        </w:rPr>
        <w: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instrText>
      </w:r>
      <w:r w:rsidRPr="00C734F4">
        <w:rPr>
          <w:lang w:val="en-GB"/>
        </w:rPr>
        <w:fldChar w:fldCharType="separate"/>
      </w:r>
      <w:r w:rsidR="00E41CA2">
        <w:rPr>
          <w:noProof/>
          <w:lang w:val="en-GB"/>
        </w:rPr>
        <w:t>Salzmann et al. (2014)</w:t>
      </w:r>
      <w:r w:rsidRPr="00C734F4">
        <w:rPr>
          <w:lang w:val="en-GB"/>
        </w:rPr>
        <w:fldChar w:fldCharType="end"/>
      </w:r>
      <w:r w:rsidRPr="00C734F4">
        <w:rPr>
          <w:lang w:val="en-GB"/>
        </w:rPr>
        <w:t xml:space="preserve"> that internal variability may also play a role over regions such as northern-central India. Further uncertainty surrounds the level of radiative forcing. </w:t>
      </w:r>
      <w:r w:rsidRPr="00C734F4">
        <w:rPr>
          <w:lang w:val="en-GB"/>
        </w:rPr>
        <w:fldChar w:fldCharType="begin" w:fldLock="1"/>
      </w:r>
      <w:r w:rsidR="000465A7">
        <w:rPr>
          <w:lang w:val="en-GB"/>
        </w:rPr>
        <w:instrText>ADDIN CSL_CITATION { "citationItems" : [ { "id" : "ITEM-1", "itemData" : { "DOI" : "10.1029/2019GL085806", "ISSN" : "0094-8276", "abstract" : "The role of anthropogenic aerosol in causing historical climate variations is debated, largely due to uncertainty in aerosol radiative forcing. We analyse a novel large ensemble of simulations with HadGEM3-GC3.1 for 1850-2014, where anthropogenic aerosol and precursor emissions are scaled to sample a wide range of historical aerosol radiative forcing with present-day values ranging from -0.3 to -1.6 W/m . Five ensemble members are run for each of five aerosol scaling factors. Variations in surface temperatures are strongly sensitive to aerosol forcing, particularly between 1950 and 1980. Post-1980, trends are dominated by greenhouse-gas forcing, with much lower sensitivity to aerosol emission differences. Most realisations with forcing more negative than -1 W/m2 simulate stronger cooling trends mid-twentieth century than observations, suggesting that these are unlikely to be realistic. The simulated warming post-1980 always exceeds observed warming, likely due to a warm bias in the Transient Climate Response in HadGEM3-GC3.1.",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"ITEM-1", "issue" : "13", "issued" : { "date-parts" : [ [ "2020", "7", "16" ] ] }, "title" : "Sensitivity of Historical Climate Simulations to Uncertain Aerosol Forcing", "translator" : [ { "dropping-particle" : "", "family" : "Q6094", "given" : "", "non-dropping-particle" : "", "parse-names" : false, "suffix" : "" } ], "type" : "article-journal", "volume" : "47" }, "uris" : [ "http://www.mendeley.com/documents/?uuid=d033e052-6a33-48c7-92f9-d29a99d5b58e" ] } ], "mendeley" : { "formattedCitation" : "(Dittus et al., 2020)", "manualFormatting" : "Dittus et al. (2020)", "plainTextFormattedCitation" : "(Dittus et al., 2020)", "previouslyFormattedCitation" : "(Dittus et al., 2020)" }, "properties" : { "noteIndex" : 0 }, "schema" : "https://github.com/citation-style-language/schema/raw/master/csl-citation.json" }</w:instrText>
      </w:r>
      <w:r w:rsidRPr="00C734F4">
        <w:rPr>
          <w:lang w:val="en-GB"/>
        </w:rPr>
        <w:fldChar w:fldCharType="separate"/>
      </w:r>
      <w:r w:rsidR="00E41CA2">
        <w:rPr>
          <w:noProof/>
          <w:lang w:val="en-GB"/>
        </w:rPr>
        <w:t>Dittus et al. (2020)</w:t>
      </w:r>
      <w:r w:rsidRPr="00C734F4">
        <w:rPr>
          <w:lang w:val="en-GB"/>
        </w:rPr>
        <w:fldChar w:fldCharType="end"/>
      </w:r>
      <w:r w:rsidRPr="00C734F4">
        <w:rPr>
          <w:lang w:val="en-GB"/>
        </w:rPr>
        <w:t xml:space="preserve"> forced a GCM with historical aerosol emissions scaled between 0.2 and 1.5 times their observed values, representing the spread in CMIP5 effective radiative forcing. The strongest forcing led to around 0.5 mm day</w:t>
      </w:r>
      <w:r w:rsidRPr="00C734F4">
        <w:rPr>
          <w:vertAlign w:val="superscript"/>
          <w:lang w:val="en-GB"/>
        </w:rPr>
        <w:t>-1</w:t>
      </w:r>
      <w:r w:rsidRPr="00C734F4">
        <w:rPr>
          <w:lang w:val="en-GB"/>
        </w:rPr>
        <w:t xml:space="preserve"> less late-20</w:t>
      </w:r>
      <w:r w:rsidRPr="00C734F4">
        <w:rPr>
          <w:vertAlign w:val="superscript"/>
          <w:lang w:val="en-GB"/>
        </w:rPr>
        <w:t>th</w:t>
      </w:r>
      <w:r w:rsidRPr="00C734F4">
        <w:rPr>
          <w:lang w:val="en-GB"/>
        </w:rPr>
        <w:t xml:space="preserve"> century Indian monsoon rainfall than the weakest </w:t>
      </w:r>
      <w:r w:rsidRPr="00C734F4">
        <w:rPr>
          <w:lang w:val="en-GB"/>
        </w:rPr>
        <w:fldChar w:fldCharType="begin" w:fldLock="1"/>
      </w:r>
      <w:r w:rsidR="000465A7">
        <w:rPr>
          <w:lang w:val="en-GB"/>
        </w:rPr>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"plainTextFormattedCitation" : "(Shonk et al., 2020)", "previouslyFormattedCitation" : "(Shonk et al., 2020)" }, "properties" : { "noteIndex" : 0 }, "schema" : "https://github.com/citation-style-language/schema/raw/master/csl-citation.json" }</w:instrText>
      </w:r>
      <w:r w:rsidRPr="00C734F4">
        <w:rPr>
          <w:lang w:val="en-GB"/>
        </w:rPr>
        <w:fldChar w:fldCharType="separate"/>
      </w:r>
      <w:r w:rsidR="00E41CA2">
        <w:rPr>
          <w:noProof/>
          <w:lang w:val="en-GB"/>
        </w:rPr>
        <w:t>(Shonk et al., 2020)</w:t>
      </w:r>
      <w:r w:rsidRPr="00C734F4">
        <w:rPr>
          <w:lang w:val="en-GB"/>
        </w:rPr>
        <w:fldChar w:fldCharType="end"/>
      </w:r>
      <w:r w:rsidRPr="00C734F4">
        <w:rPr>
          <w:lang w:val="en-GB"/>
        </w:rPr>
        <w:t>.</w:t>
      </w:r>
      <w:r w:rsidRPr="00C734F4">
        <w:rPr>
          <w:b/>
          <w:bCs/>
          <w:lang w:val="en-GB"/>
        </w:rPr>
        <w:t xml:space="preserve"> </w:t>
      </w:r>
      <w:r w:rsidRPr="00C734F4">
        <w:rPr>
          <w:lang w:val="en-GB"/>
        </w:rPr>
        <w:t>Meanwhile,</w:t>
      </w:r>
      <w:r w:rsidRPr="00C734F4">
        <w:rPr>
          <w:b/>
          <w:bCs/>
          <w:lang w:val="en-GB"/>
        </w:rPr>
        <w:t xml:space="preserve"> </w:t>
      </w:r>
      <w:r w:rsidRPr="00C734F4">
        <w:rPr>
          <w:lang w:val="en-GB"/>
        </w:rPr>
        <w:t xml:space="preserve">the uncertainty surrounding aerosol-cloud interactions could change the sign of long-term precipitation trends </w:t>
      </w:r>
      <w:del w:id="1735" w:author="Robin Matthews" w:date="2021-07-11T17:48:00Z">
        <w:r w:rsidRPr="00C734F4" w:rsidDel="005E3014">
          <w:rPr>
            <w:lang w:val="en-GB"/>
          </w:rPr>
          <w:delText>(</w:delText>
        </w:r>
      </w:del>
      <w:commentRangeStart w:id="1736"/>
      <w:r w:rsidRPr="00C734F4">
        <w:rPr>
          <w:b/>
          <w:bCs/>
          <w:lang w:val="en-GB"/>
        </w:rPr>
        <w:fldChar w:fldCharType="begin" w:fldLock="1"/>
      </w:r>
      <w:ins w:id="1737" w:author="Robin Matthews" w:date="2021-07-11T17:48:00Z">
        <w:r w:rsidR="005E3014">
          <w:rPr>
            <w:b/>
            <w:bCs/>
            <w:lang w:val="en-GB"/>
          </w:rPr>
          <w: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instrText>
        </w:r>
      </w:ins>
      <w:del w:id="1738" w:author="Robin Matthews" w:date="2021-07-11T17:48:00Z">
        <w:r w:rsidR="000465A7" w:rsidDel="005E3014">
          <w:rPr>
            <w:b/>
            <w:bCs/>
            <w:lang w:val="en-GB"/>
          </w:rPr>
          <w:del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delInstrText>
        </w:r>
      </w:del>
      <w:r w:rsidRPr="00C734F4">
        <w:rPr>
          <w:b/>
          <w:bCs/>
          <w:lang w:val="en-GB"/>
        </w:rPr>
        <w:fldChar w:fldCharType="separate"/>
      </w:r>
      <w:del w:id="1739" w:author="Robin Matthews" w:date="2021-07-11T17:48:00Z">
        <w:r w:rsidR="00E41CA2" w:rsidDel="005E3014">
          <w:rPr>
            <w:bCs/>
            <w:noProof/>
            <w:lang w:val="en-GB"/>
          </w:rPr>
          <w:delText>T</w:delText>
        </w:r>
      </w:del>
      <w:ins w:id="1740" w:author="Robin Matthews" w:date="2021-07-11T17:48:00Z">
        <w:r w:rsidR="005E3014">
          <w:rPr>
            <w:bCs/>
            <w:noProof/>
            <w:lang w:val="en-GB"/>
          </w:rPr>
          <w:t>(T</w:t>
        </w:r>
      </w:ins>
      <w:r w:rsidR="00E41CA2">
        <w:rPr>
          <w:bCs/>
          <w:noProof/>
          <w:lang w:val="en-GB"/>
        </w:rPr>
        <w:t>akahashi et al., 2018)</w:t>
      </w:r>
      <w:r w:rsidRPr="00C734F4">
        <w:rPr>
          <w:b/>
          <w:bCs/>
          <w:lang w:val="en-GB"/>
        </w:rPr>
        <w:fldChar w:fldCharType="end"/>
      </w:r>
      <w:commentRangeEnd w:id="1736"/>
      <w:r w:rsidR="00E41CA2">
        <w:rPr>
          <w:rStyle w:val="CommentReference"/>
          <w:rFonts w:asciiTheme="minorHAnsi" w:eastAsiaTheme="minorHAnsi" w:hAnsiTheme="minorHAnsi"/>
          <w:lang w:eastAsia="en-US"/>
        </w:rPr>
        <w:commentReference w:id="1736"/>
      </w:r>
      <w:r w:rsidRPr="00C734F4">
        <w:rPr>
          <w:lang w:val="en-GB"/>
        </w:rPr>
        <w:t>.</w:t>
      </w:r>
    </w:p>
    <w:p w14:paraId="038EB058" w14:textId="77777777" w:rsidR="0038381F" w:rsidRPr="00C734F4" w:rsidRDefault="0038381F" w:rsidP="0038381F">
      <w:pPr>
        <w:pStyle w:val="AR6BodyText"/>
        <w:rPr>
          <w:lang w:val="en-GB"/>
        </w:rPr>
      </w:pPr>
    </w:p>
    <w:p w14:paraId="140FE488" w14:textId="0361A039" w:rsidR="0038381F" w:rsidRPr="00C734F4" w:rsidRDefault="0038381F" w:rsidP="0038381F">
      <w:pPr>
        <w:pStyle w:val="AR6BodyText"/>
        <w:rPr>
          <w:lang w:val="en-GB"/>
        </w:rPr>
      </w:pPr>
      <w:r w:rsidRPr="00C734F4">
        <w:rPr>
          <w:lang w:val="en-GB"/>
        </w:rPr>
        <w:lastRenderedPageBreak/>
        <w:t xml:space="preserve">There is some evidence that declining Indian monsoon rainfall is due to regional SST warming patterns, themselves arising due to radiative forcing from GHG (e.g., in the Indian Ocean, </w:t>
      </w:r>
      <w:commentRangeStart w:id="1741"/>
      <w:r w:rsidRPr="00C734F4">
        <w:rPr>
          <w:lang w:val="en-GB"/>
        </w:rPr>
        <w:fldChar w:fldCharType="begin" w:fldLock="1"/>
      </w:r>
      <w:r w:rsidR="000465A7">
        <w:rPr>
          <w:lang w:val="en-GB"/>
        </w:rPr>
        <w:instrText>ADDIN CSL_CITATION { "citationItems" : [ { "id" : "ITEM-1", "itemData" : { "DOI" : "10.1175/JCLI-D-12-00049.1", "ISSN" : "0894-8755", "abstract" : "The Indian Ocean stands out as the region where the state-of-the-art decadal climate predictions of sea surface temperature (SST) perform the best worldwide for forecast times ranging from the second to the ninth year, according to correlation and root-mean-square error (RMSE) scores. This paper investigates the reasons for this high skill by assessing the contributions from the initial conditions, greenhouse gases, solar activity, and volcanic aerosols. The comparison between the SST correlation skill in uninitialized historical simulations and hindcasts initialized from estimates of the observed climate state shows that the high Indian Ocean skill is largely explained by the varying radiative forcings, the latter finding being supported by a set of additional sensitivity experiments. The long-term warming trend is the primary contributor to the high skill, though not the only one. Volcanic aerosols bring additional skill in this region as shown by the comparison between initialized hindcasts taking into account or not the effect of volcanic stratospheric aerosols and by the drop in skill when filtering out their effect in hindcasts that take them into account. Indeed, the Indian Ocean is shown to be the region where the ratio of the internally generated over the externally forced variability is the lowest, where the amplitude of the internal variability has been estimated by removing the effect of long-term warming trend and volcanic aerosols by a multiple least squares linear regression on observed SSTs.", "author" : [ { "dropping-particle" : "", "family" : "Guemas", "given" : "Virginie", "non-dropping-particle" : "", "parse-names" : false, "suffix" : "" }, { "dropping-particle" : "", "family" : "Corti", "given" : "Susanna", "non-dropping-particle" : "", "parse-names" : false, "suffix" : "" }, { "dropping-particle" : "", "family" : "Garc\u00eda-Serrano", "given" : "J.", "non-dropping-particle" : "", "parse-names" : false, "suffix" : "" }, { "dropping-particle" : "", "family" : "Doblas-Reyes", "given" : "F. J.", "non-dropping-particle" : "", "parse-names" : false, "suffix" : "" }, { "dropping-particle" : "", "family" : "Balmaseda", "given" : "Magdalena", "non-dropping-particle" : "", "parse-names" : false, "suffix" : "" }, { "dropping-particle" : "", "family" : "Magnusson", "given" : "Linus", "non-dropping-particle" : "", "parse-names" : false, "suffix" : "" } ], "container-title" : "Journal of Climate", "id" : "ITEM-1", "issue" : "3", "issued" : { "date-parts" : [ [ "2013", "2" ] ] }, "page" : "726-739", "title" : "The Indian Ocean: The Region of Highest Skill Worldwide in Decadal Climate Prediction", "translator" : [ { "dropping-particle" : "", "family" : "Q6095", "given" : "", "non-dropping-particle" : "", "parse-names" : false, "suffix" : "" } ], "type" : "article-journal", "volume" : "26" }, "uris" : [ "http://www.mendeley.com/documents/?uuid=af5c254e-3c85-48a6-a260-ec6730a24342" ] } ], "mendeley" : { "formattedCitation" : "(Guemas et al., 2013)", "manualFormatting" : "Guemas et al., 2013)", "plainTextFormattedCitation" : "(Guemas et al., 2013)", "previouslyFormattedCitation" : "(Guemas et al., 2013)" }, "properties" : { "noteIndex" : 0 }, "schema" : "https://github.com/citation-style-language/schema/raw/master/csl-citation.json" }</w:instrText>
      </w:r>
      <w:r w:rsidRPr="00C734F4">
        <w:rPr>
          <w:lang w:val="en-GB"/>
        </w:rPr>
        <w:fldChar w:fldCharType="separate"/>
      </w:r>
      <w:r w:rsidR="00E41CA2">
        <w:rPr>
          <w:noProof/>
          <w:lang w:val="es-ES"/>
        </w:rPr>
        <w:t>Guemas et al., 2013)</w:t>
      </w:r>
      <w:r w:rsidRPr="00C734F4">
        <w:rPr>
          <w:lang w:val="en-GB"/>
        </w:rPr>
        <w:fldChar w:fldCharType="end"/>
      </w:r>
      <w:commentRangeEnd w:id="1741"/>
      <w:r w:rsidR="00E41CA2">
        <w:rPr>
          <w:rStyle w:val="CommentReference"/>
          <w:rFonts w:asciiTheme="minorHAnsi" w:eastAsiaTheme="minorHAnsi" w:hAnsiTheme="minorHAnsi"/>
          <w:lang w:eastAsia="en-US"/>
        </w:rPr>
        <w:commentReference w:id="1741"/>
      </w:r>
      <w:r w:rsidRPr="00371D58">
        <w:rPr>
          <w:lang w:val="es-ES"/>
        </w:rPr>
        <w:t xml:space="preserve">. </w:t>
      </w:r>
      <w:r w:rsidRPr="00C734F4">
        <w:rPr>
          <w:lang w:val="en-GB"/>
        </w:rPr>
        <w:fldChar w:fldCharType="begin" w:fldLock="1"/>
      </w:r>
      <w:r w:rsidR="000465A7">
        <w:rPr>
          <w:lang w:val="es-ES"/>
        </w:rPr>
        <w:instrText>ADDIN CSL_CITATION { "citationItems" : [ { "id" : "ITEM-1",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"ITEM-1",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"(Roxy et al., 2015)", "manualFormatting" : "Roxy et al. (2015)", "plainTextFormattedCitation" : "(Roxy et al., 2015)", "previouslyFormattedCitation" : "(Roxy et al., 2015)" }, "properties" : { "noteIndex" : 0 }, "schema" : "https://github.com/citation-style-language/schema/raw/master/csl-citation.json" }</w:instrText>
      </w:r>
      <w:r w:rsidRPr="00C734F4">
        <w:rPr>
          <w:lang w:val="en-GB"/>
        </w:rPr>
        <w:fldChar w:fldCharType="separate"/>
      </w:r>
      <w:r w:rsidR="00E41CA2">
        <w:rPr>
          <w:noProof/>
          <w:lang w:val="es-ES"/>
        </w:rPr>
        <w:t>Roxy et al. (2015)</w:t>
      </w:r>
      <w:r w:rsidRPr="00C734F4">
        <w:rPr>
          <w:lang w:val="en-GB"/>
        </w:rPr>
        <w:fldChar w:fldCharType="end"/>
      </w:r>
      <w:r w:rsidRPr="00371D58">
        <w:rPr>
          <w:lang w:val="es-ES"/>
        </w:rPr>
        <w:t xml:space="preserve"> artificially raised SST in a coupled GCM in the equatorial Indian Ocean (the region of strongest observed SST warming), leading to a weakened monsoon. </w:t>
      </w:r>
      <w:r w:rsidRPr="00C734F4">
        <w:rPr>
          <w:lang w:val="en-GB"/>
        </w:rPr>
        <w:fldChar w:fldCharType="begin" w:fldLock="1"/>
      </w:r>
      <w:r w:rsidR="000465A7">
        <w:rPr>
          <w:lang w:val="es-ES"/>
        </w:rPr>
        <w:instrText>ADDIN CSL_CITATION { "citationItems" : [ { "id" : "ITEM-1", "itemData" : { "DOI" : "10.1175/JCLI-D-12-00208.1", "ISBN" : "0894-8755", "ISSN" : "08948755", "abstract" : "AbstractMonsoon rainfall over South Asia has decreased during the last 5 to 6 decades according to several sets of observations. Although sea surface temperature (SST) has risen across the Indo-Pacific warm pool during this period, the expected accompanying increased rainfall has occurred only in the tropical western Pacific.The above changes noted in observations are also seen in a coupled climate model, but only when the model includes the recent increase in greenhouse gas concentration. The hypothesis that the robust rise in SST over the warm pool, perhaps anchored by an increase in greenhouse gas concentrations, is instrumental in the east\u2013west shift in monsoon rainfall (enhanced rainfall over tropical western Pacific and decreased rainfall over South Asia) is proposed. A suite of controlled experiments with an atmospheric general circulation model has been performed to isolate the impact of regional SST warming trends on the dryness over South Asia. Model experiments support the hypothesis that the r...", "author" : [ { "dropping-particle" : "", "family" : "Annamalai", "given" : "H.", "non-dropping-particle" : "", "parse-names" : false, "suffix" : "" }, { "dropping-particle" : "", "family" : "Hafner", "given" : "Jan", "non-dropping-particle" : "", "parse-names" : false, "suffix" : "" }, { "dropping-particle" : "", "family" : "Sooraj", "given" : "K. P.", "non-dropping-particle" : "", "parse-names" : false, "suffix" : "" }, { "dropping-particle" : "", "family" : "Pillai", "given" : "P.", "non-dropping-particle" : "", "parse-names" : false, "suffix" : "" } ], "container-title" : "Journal of Climate", "id" : "ITEM-1", "issue" : "9", "issued" : { "date-parts" : [ [ "2013" ] ] }, "page" : "2701-2718", "title" : "Global warming shifts the monsoon circulation, drying South Asia", "translator" : [ { "dropping-particle" : "", "family" : "Q3610", "given" : "", "non-dropping-particle" : "", "parse-names" : false, "suffix" : "" } ], "type" : "article-journal", "volume" : "26" }, "uris" : [ "http://www.mendeley.com/documents/?uuid=a370ab57-d016-3f5f-9d48-e3cf922f0366" ] } ], "mendeley" : { "formattedCitation" : "(Annamalai et al., 2013)", "manualFormatting" : "Annamalai et al. (2013)", "plainTextFormattedCitation" : "(Annamalai et al., 2013)", "previouslyFormattedCitation" : "(Annamalai et al., 2013)" }, "properties" : { "noteIndex" : 0 }, "schema" : "https://github.com/citation-style-language/schema/raw/master/csl-citation.json" }</w:instrText>
      </w:r>
      <w:r w:rsidRPr="00C734F4">
        <w:rPr>
          <w:lang w:val="en-GB"/>
        </w:rPr>
        <w:fldChar w:fldCharType="separate"/>
      </w:r>
      <w:r w:rsidR="00E41CA2">
        <w:rPr>
          <w:noProof/>
          <w:lang w:val="en-US"/>
        </w:rPr>
        <w:t>Annamalai et al. (2013)</w:t>
      </w:r>
      <w:r w:rsidRPr="00C734F4">
        <w:rPr>
          <w:lang w:val="en-GB"/>
        </w:rPr>
        <w:fldChar w:fldCharType="end"/>
      </w:r>
      <w:r w:rsidRPr="00C734F4">
        <w:rPr>
          <w:lang w:val="en-GB"/>
        </w:rPr>
        <w:t xml:space="preserve"> used a GCM to suggest instead that preferential warming of the western North Pacific may force a Rossby-wave response to its west that weakens the monsoon through dry advection and subsidence. These hypotheses are not borne out in GHG-forced future projections (Section 10.6.3.6).</w:t>
      </w:r>
    </w:p>
    <w:p w14:paraId="40BEF09A" w14:textId="77777777" w:rsidR="0038381F" w:rsidRPr="00C734F4" w:rsidRDefault="0038381F" w:rsidP="0038381F">
      <w:pPr>
        <w:pStyle w:val="AR6BodyText"/>
        <w:rPr>
          <w:lang w:val="en-GB"/>
        </w:rPr>
      </w:pPr>
    </w:p>
    <w:p w14:paraId="78210A73" w14:textId="31385E72" w:rsidR="0038381F" w:rsidRPr="00C734F4" w:rsidRDefault="0038381F" w:rsidP="0038381F">
      <w:pPr>
        <w:pStyle w:val="AR6BodyText"/>
        <w:rPr>
          <w:lang w:val="en-GB"/>
        </w:rPr>
      </w:pPr>
      <w:r w:rsidRPr="00C734F4">
        <w:rPr>
          <w:lang w:val="en-GB"/>
        </w:rPr>
        <w:t xml:space="preserve">A small anthropogenic contribution may be expected from local land-use/land-cover changes and land management. India is the world’s most irrigated region with around 0.5 mm/day in places, although peaking  higher in summer </w:t>
      </w:r>
      <w:r w:rsidRPr="00C734F4">
        <w:rPr>
          <w:lang w:val="en-GB"/>
        </w:rPr>
        <w:fldChar w:fldCharType="begin" w:fldLock="1"/>
      </w:r>
      <w:r w:rsidR="000465A7">
        <w:rPr>
          <w:lang w:val="en-GB"/>
        </w:rPr>
        <w:instrText>ADDIN CSL_CITATION { "citationItems" : [ { "id" : "ITEM-1", "itemData" : { "DOI" : "10.1002/2016MS000749", "ISSN" : "19422466", "abstract" : "Earth System Model (ESM) advances now enable improved representations of spatially and temporally varying anthropogenic climate forcings. One critical forcing is global agriculture, which is now extensive in land-use and intensive in management, owing to 20th century development trends. Agriculture and food systems now contribute nearly 30% of global greenhouse gas emissions and require copious inputs and resources, such as fertilizer, water, and land. Much uncertainty remains in quantifying important agriculture-climate interactions, including surface moisture and energy balances and biogeochemical cycling. Despite these externalities and uncertainties, agriculture is increasingly being leveraged to function as a net sink of anthropogenic carbon, and there is much emphasis on future sustainable intensification. Given its significance as a major environmental and climate forcing, there now exist a variety of approaches to represent agriculture in ESMs. These approaches are reviewed herein, and range from idealized representations of agricultural extent to the development of coupled climate-crop models that capture dynamic feedbacks. We highlight the robust agriculture-climate interactions and responses identified by these modeling efforts, as well as existing uncertainties and model limitations. To this end, coordinated and benchmarking assessments of land-use-climate feedbacks can be leveraged for further improvements in ESM\u2019s agricultural representations. We suggest key areas for continued model development, including incorporating irrigation and biogeochemical cycling in particular. Last, we pose several critical research questions to guide future work. Our review focuses on ESM representations of climate-surface interactions over managed agricultural lands, rather than on ESMs as an estimation tool for crop yields and productivity.", "author" : [ { "dropping-particle" : "", "family" : "McDermid", "given" : "S. S.", "non-dropping-particle" : "", "parse-names" : false, "suffix" : "" }, { "dropping-particle" : "", "family" : "Mearns", "given" : "L. O.", "non-dropping-particle" : "", "parse-names" : false, "suffix" : "" }, { "dropping-particle" : "", "family" : "Ruane", "given" : "A. C.", "non-dropping-particle" : "", "parse-names" : false, "suffix" : "" } ], "container-title" : "Journal of Advances in Modeling Earth Systems", "id" : "ITEM-1", "issue" : "5", "issued" : { "date-parts" : [ [ "2017", "9" ] ] }, "page" : "2230-2265", "title" : "Representing agriculture in Earth System Models: Approaches and priorities for development", "translator" : [ { "dropping-particle" : "", "family" : "Q4598", "given" : "", "non-dropping-particle" : "", "parse-names" : false, "suffix" : "" } ], "type" : "article-journal", "volume" : "9" }, "uris" : [ "http://www.mendeley.com/documents/?uuid=299dc585-0011-4bb5-a6dd-9815e90fa30d" ] }, { "id" : "ITEM-2", "itemData" : { "DOI" : "10.1007/s00382-014-2204-7", "ISSN" : "0930-7575", "abstract" : "Irrigation is the single largest anthropogenic water use, a modification of the land surface that significantly affects surface energy budgets, the water cycle, and climate. Irrigation, however, is typically not included in standard historical general circulation model (GCM) simulations along with other anthropogenic and natural forcings. To investigate the importance of irrigation as an anthropogenic climate forcing, we conduct two 5-member ensemble GCM experiments. Both are setup identical to the historical forced (anthropogenic plus natural) scenario used in version 5 of the Coupled Model Intercomparison Project, but in one experiment we also add water to the land surface using a dataset of historically estimated irrigation rates. Irrigation has a negligible effect on the global average radiative balance at the top of the atmosphere, but causes significant cooling of global average surface air temperatures over land and dampens regional warming trends. This cooling is regionally focused and is especially strong in Western North America, the Mediterranean, the Middle East, and Asia. Irrigation enhances cloud cover and precipitation in these same regions, except for summer in parts of Monsoon Asia, where irrigation causes a reduction in monsoon season precipitation. Irrigation cools the surface, reducing upward fluxes of longwave radiation (increasing net longwave), and increases cloud cover, enhancing shortwave reflection (reducing net shortwave). The relative magnitude of these two processes causes regional increases (northern India) or decreases (Central Asia, China) in energy availability at the surface and top of the atmosphere. Despite these changes in net radiation, however, climate responses are due primarily to larger magnitude shifts in the Bowen ratio from sensible to latent heating. Irrigation impacts on temperature, precipitation, and other climate variables are regionally significant, even while other anthropogenic forcings (anthropogenic aerosols, greenhouse gases, etc.) dominate the long term climate evolution in the simulations. To better constrain the magnitude and uncertainties of irrigation-forced climate anomalies, irrigation should therefore be considered as another important anthropogenic climate forcing in the next generation of historical climate simulations and multi-model assessments.", "author" : [ { "dropping-particle" : "", "family" : "Cook", "given" : "Benjamin I", "non-dropping-particle" : "", "parse-names" : false, "suffix" : "" }, { "dropping-particle" : "", "family" : "Shukla", "given" : "Sonali P", "non-dropping-particle" : "", "parse-names" : false, "suffix" : "" }, { "dropping-particle" : "", "family" : "Puma", "given" : "Michael J", "non-dropping-particle" : "", "parse-names" : false, "suffix" : "" }, { "dropping-particle" : "", "family" : "Nazarenko", "given" : "Larissa S", "non-dropping-particle" : "", "parse-names" : false, "suffix" : "" } ], "container-title" : "Climate Dynamics", "id" : "ITEM-2", "issue" : "5-6", "issued" : { "date-parts" : [ [ "2015", "3", "19" ] ] }, "page" : "1715-1730", "title" : "Irrigation as an historical climate forcing", "translator" : [ { "dropping-particle" : "", "family" : "Q3656", "given" : "", "non-dropping-particle" : "", "parse-names" : false, "suffix" : "" } ], "type" : "article-journal", "volume" : "44" }, "uris" : [ "http://www.mendeley.com/documents/?uuid=dd7d9724-b3ea-4a5e-8f9f-1c31712bd644" ] } ], "mendeley" : { "formattedCitation" : "(Cook et al., 2015b; McDermid et al., 2017)", "plainTextFormattedCitation" : "(Cook et al., 2015b; McDermid et al., 2017)", "previouslyFormattedCitation" : "(Cook et al., 2015b; McDermid et al., 2017)" }, "properties" : { "noteIndex" : 0 }, "schema" : "https://github.com/citation-style-language/schema/raw/master/csl-citation.json" }</w:instrText>
      </w:r>
      <w:r w:rsidRPr="00C734F4">
        <w:rPr>
          <w:lang w:val="en-GB"/>
        </w:rPr>
        <w:fldChar w:fldCharType="separate"/>
      </w:r>
      <w:r w:rsidR="00E41CA2">
        <w:rPr>
          <w:noProof/>
          <w:lang w:val="en-GB"/>
        </w:rPr>
        <w:t>(Cook et al., 2015b; McDermid et al., 2017)</w:t>
      </w:r>
      <w:r w:rsidRPr="00C734F4">
        <w:rPr>
          <w:lang w:val="en-GB"/>
        </w:rPr>
        <w:fldChar w:fldCharType="end"/>
      </w:r>
      <w:r w:rsidRPr="00C734F4">
        <w:rPr>
          <w:lang w:val="en-GB"/>
        </w:rPr>
        <w:t xml:space="preserve">. Including irrigation in GCMs and RCMs slows the monsoon circulation and diminishes rainfall </w:t>
      </w:r>
      <w:r w:rsidRPr="00C734F4">
        <w:rPr>
          <w:lang w:val="en-GB"/>
        </w:rPr>
        <w:fldChar w:fldCharType="begin" w:fldLock="1"/>
      </w:r>
      <w:r w:rsidR="000465A7">
        <w:rPr>
          <w:lang w:val="en-GB"/>
        </w:rPr>
        <w:instrText>ADDIN CSL_CITATION { "citationItems" : [ { "id" : "ITEM-1", "itemData" : { "DOI" : "10.1175/2011JHM1327.1", "ISSN" : "1525-755X", "abstract" : "The ability of four regional climate models (RCMs) to represent the Indian monsoon was verified in a consistent framework for the period 1981\u20132000 using the 45-yr European Centre for Medium-Range Weather Forecasts (ECMWF) Re-Analysis (ERA-40) as lateral boundary forcing data. During the monsoon period, the RCMs are able to capture the spatial distribution of precipitation with a maximum over the central and west coast of India, but with important biases at the regional scale on the east coast of India in Bangladesh and Myanmar. Most models are too warm in the north of India compared to the observations. This has an impact on the simulated mean sea level pressure from the RCMs, being in general too low compared to ERA-40. Those biases perturb the land\u2013sea temperature and pressure contrasts that drive the monsoon dynamics and, as a consequence, lead to an overestimation of wind speed, especially over the sea. The timing of the monsoon onset of the RCMs is in good agreement with the one obtained from observationally based gridded datasets, while the monsoon withdrawal is less well simulated. A Hovm\u00f6ller diagram representation of the mean annual cycle of precipitation reveals that the meridional motion of the precipitation simulated by the RCMs is comparable to the one observed, but the precipitation amounts and the regional distribution differ substantially between the four RCMs. In summary, the spread at the regional scale between the RCMs indicates that important feedbacks and processes are poorly, or not, taken into account in the state-of-the-art regional climate models.", "author" : [ { "dropping-particle" : "", "family" : "Lucas-Picher", "given" : "Philippe", "non-dropping-particle" : "", "parse-names" : false, "suffix" : "" }, { "dropping-particle" : "", "family" : "Christensen", "given" : "Jens H.", "non-dropping-particle" : "", "parse-names" : false, "suffix" : "" }, { "dropping-particle" : "", "family" : "Saeed", "given" : "Fahad", "non-dropping-particle" : "", "parse-names" : false, "suffix" : "" }, { "dropping-particle" : "", "family" : "Kumar", "given" : "Pankaj", "non-dropping-particle" : "", "parse-names" : false, "suffix" : "" }, { "dropping-particle" : "", "family" : "Asharaf", "given" : "Shakeel", "non-dropping-particle" : "", "parse-names" : false, "suffix" : "" }, { "dropping-particle" : "", "family" : "Ahrens", "given" : "Bodo", "non-dropping-particle" : "", "parse-names" : false, "suffix" : "" }, { "dropping-particle" : "", "family" : "Wiltshire", "given" : "Andrew J.", "non-dropping-particle" : "", "parse-names" : false, "suffix" : "" }, { "dropping-particle" : "", "family" : "Jacob", "given" : "Daniela", "non-dropping-particle" : "", "parse-names" : false, "suffix" : "" }, { "dropping-particle" : "", "family" : "Hagemann", "given" : "Stefan", "non-dropping-particle" : "", "parse-names" : false, "suffix" : "" } ], "container-title" : "Journal of Hydrometeorology", "id" : "ITEM-1", "issue" : "5", "issued" : { "date-parts" : [ [ "2011", "10" ] ] }, "page" : "849-868", "title" : "Can Regional Climate Models Represent the Indian Monsoon?", "translator" : [ { "dropping-particle" : "", "family" : "Q4796", "given" : "", "non-dropping-particle" : "", "parse-names" : false, "suffix" : "" } ], "type" : "article-journal", "volume" : "12" }, "uris" : [ "http://www.mendeley.com/documents/?uuid=6e0399c8-073a-4e68-b64a-8e09660b2865" ] }, { "id" : "ITEM-2", "itemData" : { "DOI" : "10.1007/s00382-011-1252-5", "ISSN" : "0930-7575", "abstract" : "In a context of increased demand for food and of climate change, the water consumptions associated with the agricultural practice of irrigation focuses attention. In order to analyze the global influence of irrigation on the water cycle, the land surface model ORCHIDEE is coupled to the GCM LMDZ to simulate the impact of irrigation on climate. A 30-year simulation which takes into account irrigation is compared with a simulation which does not. Differences are usually not significant on average over all land surfaces but hydrological variables are significantly affected by irrigation over some of the main irrigated river basins. Significant impacts over the Mississippi river basin are shown to be contrasted between eastern and western regions. An increase in summer precipitation is simulated over the arid western region in association with enhanced evapotranspiration whereas a decrease in precipitation occurs over the wet eastern part of the basin. Over the Indian peninsula where irrigation is high during winter and spring, a delay of 6 days is found for the mean monsoon onset date when irrigation is activated, leading to a significant decrease in precipitation during May to July. Moreover, the higher decrease occurs in June when the water requirements by crops are maximum, exacerbating water scarcity in this region. A significant cooling of the land surfaces occurs during the period of high irrigation leading to a decrease of the land-sea heat contrast in June, which delays the monsoon onset.", "author" : [ { "dropping-particle" : "", "family" : "Guimberteau", "given" : "Matthieu", "non-dropping-particle" : "", "parse-names" : false, "suffix" : "" }, { "dropping-particle" : "", "family" : "Laval", "given" : "Katia", "non-dropping-particle" : "", "parse-names" : false, "suffix" : "" }, { "dropping-particle" : "", "family" : "Perrier", "given" : "Alain", "non-dropping-particle" : "", "parse-names" : false, "suffix" : "" }, { "dropping-particle" : "", "family" : "Polcher", "given" : "Jan", "non-dropping-particle" : "", "parse-names" : false, "suffix" : "" } ], "container-title" : "Climate Dynamics", "id" : "ITEM-2", "issue" : "6", "issued" : { "date-parts" : [ [ "2012", "9", "6" ] ] }, "page" : "1329-1348", "title" : "Global effect of irrigation and its impact on the onset of the Indian summer monsoon", "translator" : [ { "dropping-particle" : "", "family" : "Q3658", "given" : "", "non-dropping-particle" : "", "parse-names" : false, "suffix" : "" } ], "type" : "article-journal", "volume" : "39" }, "uris" : [ "http://www.mendeley.com/documents/?uuid=bd565730-e1ab-451c-8735-1df85d0374e1" ] }, { "id" : "ITEM-3", "itemData" : { "DOI" : "10.1007/s00382-013-1786-9", "ISSN" : "0930-7575", "abstract" : "Agricultural intensification in South Asia has resulted in the expansion and intensification of surface irrigation over the twentieth century. The resulting changes to the surface energy balance could affect the temperature contrasts between the South Asian land surface and the equatorial Indian Ocean, potentially altering the South Asian Summer Monsoon (SASM) circulation. Prior studies have noted apparent declines in the monsoon intensity over the twentieth century and have focused on how altered surface energy balances impact the SASM rainfall distribution. Here, we use the coupled Goddard Institute for Space Studies ModelE-R general circulation model to investigate the impact of intensifying irrigation on the large-scale SASM circulation over the twentieth century, including how the effect of irrigation compares to the impact of increasing greenhouse gas (GHG) forcing. We force our simulations with time-varying, historical estimates of irrigation, both alone and with twentieth century GHGs and other forcings. In the irrigation only experiment, irrigation rates correlate strongly with lower and upper level temperature contrasts between the Indian sub-continent and the Indian Ocean (Pearson\u2019s r = \u22120.66 and r = \u22120.46, respectively), important quantities that control the strength of the SASM circulation. When GHG forcing is included, these correlations strengthen: r = \u22120.72 and r = \u22120.47 for lower and upper level temperature contrasts, respectively. Under irrigated conditions, the mean SASM intensity in the model decreases only slightly and insignificantly. However, in the simulation with irrigation and GHG forcing, inter-annual variability of the SASM circulation decreases by ~40 %, consistent with trends in the reanalysis products. This suggests that the inclusion of irrigation may be necessary to accurately simulate the historical trends and variability of the SASM system over the last 50 years. These findings suggest that intensifying irrigation, in concert with increased GHG forcing, is capable of reducing the variability of the simulated SASM circulation and altering the regional moisture transport by limiting the surface warming and reducing land\u2013sea temperature gradients.", "author" : [ { "dropping-particle" : "", "family" : "Shukla", "given" : "Sonali P.", "non-dropping-particle" : "", "parse-names" : false, "suffix" : "" }, { "dropping-particle" : "", "family" : "Puma", "given" : "Michael J.", "non-dropping-particle" : "", "parse-names" : false, "suffix" : "" }, { "dropping-particle" : "", "family" : "Cook", "given" : "Benjamin I.", "non-dropping-particle" : "", "parse-names" : false, "suffix" : "" } ], "container-title" : "Climate Dynamics", "id" : "ITEM-3", "issue" : "1-2", "issued" : { "date-parts" : [ [ "2014", "1", "5" ] ] }, "page" : "21-36", "title" : "The response of the South Asian Summer Monsoon circulation to intensified irrigation in global climate model simulations", "translator" : [ { "dropping-particle" : "", "family" : "Q4597", "given" : "", "non-dropping-particle" : "", "parse-names" : false, "suffix" : "" } ], "type" : "article-journal", "volume" : "42" }, "uris" : [ "http://www.mendeley.com/documents/?uuid=c7164899-837e-4696-b766-11b343f93f06" ] }, { "id" : "ITEM-4", "itemData" : { "DOI" : "10.1175/JHM-D-13-078.1", "ISSN" : "1525-755X", "abstract" : "The effect of large-scale irrigation in India on the moisture budget of the atmosphere was investigated using three regional climate models and one global climate model, all of which performed an irrigated run and a natural run without irrigation. Using a common irrigation map, year-round irrigation was represented by adding water to the soil moisture to keep it at 90% of the maximum soil moisture storage capacity, regardless of water availability. For two focus regions, the seasonal cycle of irrigation matched that of the reference dataset, but irrigation application varied between the models by up to 0.8 mm day21 . Because of the irrigation, evaporation increased in all models, but precipitation decreased because of a strong decrease in atmospheric moisture convergence. A moisture tracking scheme was used to track individual evaporated moisture parcels through the atmosphere to determine where these lead to precipitation. Up to 35% of the evaporation moisture from the Ganges basin is recycling within the river basin. However, because of a decreased moisture convergence into the river basin, the total amount of precipitation in the Ganges basin decreases. Although a significant fraction of the evaporation moisture recycles within the river basin, the changes in large-scale wind patterns due to irrigation shift the precipitation from the eastern parts of India and Nepal to the northern and western parts of India and Pakistan. In these areas where precipitation increases, the relative precipitation increase is larger than the relative decrease in the areas where precipitation decreases. It is concluded 1) that the direct effects of irrigation on precipitation are small and are not uniform across the models; 2) that a fraction of up to 35% of any marginal evaporation increase (for example, due to irrigation) will recycle within the river basin; and 3) that when irrigation is applied on a large scale, the dominant effect will be a change in large-scale atmospheric flow that decreases precipitation in eastern India and increases it in western and northern India.", "author" : [ { "dropping-particle" : "", "family" : "Tuinenburg", "given" : "O. A.", "non-dropping-particle" : "", "parse-names" : false, "suffix" : "" }, { "dropping-particle" : "", "family" : "Hutjes", "given" : "R. W. A.", "non-dropping-particle" : "", "parse-names" : false, "suffix" : "" }, { "dropping-particle" : "", "family" : "Stacke", "given" : "T.", "non-dropping-particle" : "", "parse-names" : false, "suffix" : "" }, { "dropping-particle" : "", "family" : "Wiltshire", "given" : "A.", "non-dropping-particle" : "", "parse-names" : false, "suffix" : "" }, { "dropping-particle" : "", "family" : "Lucas-Picher", "given" : "P.", "non-dropping-particle" : "", "parse-names" : false, "suffix" : "" } ], "container-title" : "Journal of Hydrometeorology", "id" : "ITEM-4", "issue" : "3", "issued" : { "date-parts" : [ [ "2014", "6" ] ] }, "page" : "1028-1050", "title" : "Effects of Irrigation in India on the Atmospheric Water Budget", "translator" : [ { "dropping-particle" : "", "family" : "Q4624", "given" : "", "non-dropping-particle" : "", "parse-names" : false, "suffix" : "" } ], "type" : "article-journal", "volume" : "15" }, "uris" : [ "http://www.mendeley.com/documents/?uuid=f7a131e7-734a-45ce-9a77-11fc76feada9" ] }, { "id" : "ITEM-5", "itemData" : { "DOI" : "10.1007/s00382-014-2204-7", "ISSN" : "0930-7575", "abstract" : "Irrigation is the single largest anthropogenic water use, a modification of the land surface that significantly affects surface energy budgets, the water cycle, and climate. Irrigation, however, is typically not included in standard historical general circulation model (GCM) simulations along with other anthropogenic and natural forcings. To investigate the importance of irrigation as an anthropogenic climate forcing, we conduct two 5-member ensemble GCM experiments. Both are setup identical to the historical forced (anthropogenic plus natural) scenario used in version 5 of the Coupled Model Intercomparison Project, but in one experiment we also add water to the land surface using a dataset of historically estimated irrigation rates. Irrigation has a negligible effect on the global average radiative balance at the top of the atmosphere, but causes significant cooling of global average surface air temperatures over land and dampens regional warming trends. This cooling is regionally focused and is especially strong in Western North America, the Mediterranean, the Middle East, and Asia. Irrigation enhances cloud cover and precipitation in these same regions, except for summer in parts of Monsoon Asia, where irrigation causes a reduction in monsoon season precipitation. Irrigation cools the surface, reducing upward fluxes of longwave radiation (increasing net longwave), and increases cloud cover, enhancing shortwave reflection (reducing net shortwave). The relative magnitude of these two processes causes regional increases (northern India) or decreases (Central Asia, China) in energy availability at the surface and top of the atmosphere. Despite these changes in net radiation, however, climate responses are due primarily to larger magnitude shifts in the Bowen ratio from sensible to latent heating. Irrigation impacts on temperature, precipitation, and other climate variables are regionally significant, even while other anthropogenic forcings (anthropogenic aerosols, greenhouse gases, etc.) dominate the long term climate evolution in the simulations. To better constrain the magnitude and uncertainties of irrigation-forced climate anomalies, irrigation should therefore be considered as another important anthropogenic climate forcing in the next generation of historical climate simulations and multi-model assessments.", "author" : [ { "dropping-particle" : "", "family" : "Cook", "given" : "Benjamin I", "non-dropping-particle" : "", "parse-names" : false, "suffix" : "" }, { "dropping-particle" : "", "family" : "Shukla", "given" : "Sonali P", "non-dropping-particle" : "", "parse-names" : false, "suffix" : "" }, { "dropping-particle" : "", "family" : "Puma", "given" : "Michael J", "non-dropping-particle" : "", "parse-names" : false, "suffix" : "" }, { "dropping-particle" : "", "family" : "Nazarenko", "given" : "Larissa S", "non-dropping-particle" : "", "parse-names" : false, "suffix" : "" } ], "container-title" : "Climate Dynamics", "id" : "ITEM-5", "issue" : "5-6", "issued" : { "date-parts" : [ [ "2015", "3", "19" ] ] }, "page" : "1715-1730", "title" : "Irrigation as an historical climate forcing", "translator" : [ { "dropping-particle" : "", "family" : "Q3656", "given" : "", "non-dropping-particle" : "", "parse-names" : false, "suffix" : "" } ], "type" : "article-journal", "volume" : "44" }, "uris" : [ "http://www.mendeley.com/documents/?uuid=dd7d9724-b3ea-4a5e-8f9f-1c31712bd644" ] } ], "mendeley" : { "formattedCitation" : "(Lucas-Picher et al., 2011; Guimberteau et al., 2012; Shukla et al., 2014; Tuinenburg et al., 2014; Cook et al., 2015b)", "plainTextFormattedCitation" : "(Lucas-Picher et al., 2011; Guimberteau et al., 2012; Shukla et al., 2014; Tuinenburg et al., 2014; Cook et al., 2015b)", "previouslyFormattedCitation" : "(Lucas-Picher et al., 2011; Guimberteau et al., 2012; Shukla et al., 2014; Tuinenburg et al., 2014; Cook et al., 2015b)" }, "properties" : { "noteIndex" : 0 }, "schema" : "https://github.com/citation-style-language/schema/raw/master/csl-citation.json" }</w:instrText>
      </w:r>
      <w:r w:rsidRPr="00C734F4">
        <w:rPr>
          <w:lang w:val="en-GB"/>
        </w:rPr>
        <w:fldChar w:fldCharType="separate"/>
      </w:r>
      <w:r w:rsidR="00E41CA2">
        <w:rPr>
          <w:noProof/>
          <w:lang w:val="en-GB"/>
        </w:rPr>
        <w:t>(Lucas-Picher et al., 2011; Guimberteau et al., 2012; Shukla et al., 2014; Tuinenburg et al., 2014; Cook et al., 2015b)</w:t>
      </w:r>
      <w:r w:rsidRPr="00C734F4">
        <w:rPr>
          <w:lang w:val="en-GB"/>
        </w:rPr>
        <w:fldChar w:fldCharType="end"/>
      </w:r>
      <w:r w:rsidRPr="00C734F4">
        <w:rPr>
          <w:lang w:val="en-GB"/>
        </w:rPr>
        <w:t xml:space="preserve"> due to reduced surface temperature </w:t>
      </w:r>
      <w:r w:rsidRPr="00C734F4">
        <w:rPr>
          <w:lang w:val="en-GB"/>
        </w:rPr>
        <w:fldChar w:fldCharType="begin" w:fldLock="1"/>
      </w:r>
      <w:r w:rsidR="000465A7">
        <w:rPr>
          <w:lang w:val="en-GB"/>
        </w:rPr>
        <w:instrText>ADDIN CSL_CITATION { "citationItems" : [ { "id" : "ITEM-1", "itemData" : { "DOI" : "10.1002/2016JD025740", "ISSN" : "2169-897X", "abstract" : "Abstract Irrigation is an essential practice for sustaining global food production and many regional economies. Emerging scientific evidence indicates that irrigation substantially affects mean climate conditions in different regions of the world. Yet how this practice influences climate extremes is currently unknown. Here we use ensemble simulations with the Community Earth System Model to assess the impacts of irrigation on climate extremes. An evaluation of the model performance reveals that irrigation has a small yet overall beneficial effect on the representation of present-day near-surface climate. While the influence of irrigation on annual mean temperatures is limited, we find a large impact on temperature extremes, with a particularly strong cooling during the hottest day of the year (\u22120.78 K averaged over irrigated land). The strong influence on extremes stems from the timing of irrigation and its influence on land-atmosphere coupling strength. Together these effects result in asymmetric temperature responses, with a more pronounced cooling during hot and/or dry periods. The influence of irrigation is even more pronounced when considering subgrid-scale model output, suggesting that local effects of land management are far more important than previously thought. Our results underline that irrigation has substantially reduced our exposure to hot temperature extremes in the past and highlight the need to account for irrigation in future climate projections.", "author" : [ { "dropping-particle" : "", "family" : "Thiery", "given" : "Wim", "non-dropping-particle" : "", "parse-names" : false, "suffix" : "" }, { "dropping-particle" : "", "family" : "Davin", "given" : "Edouard L.", "non-dropping-particle" : "", "parse-names" : false, "suffix" : "" }, { "dropping-particle" : "", "family" : "Lawrence", "given" : "David M.", "non-dropping-particle" : "", "parse-names" : false, "suffix" : "" }, { "dropping-particle" : "", "family" : "Hirsch", "given" : "Annette L.", "non-dropping-particle" : "", "parse-names" : false, "suffix" : "" }, { "dropping-particle" : "", "family" : "Hauser", "given" : "Mathias", "non-dropping-particle" : "", "parse-names" : false, "suffix" : "" }, { "dropping-particle" : "", "family" : "Seneviratne", "given" : "Sonia I.", "non-dropping-particle" : "", "parse-names" : false, "suffix" : "" } ], "container-title" : "Journal of Geophysical Research: Atmospheres", "id" : "ITEM-1", "issue" : "3", "issued" : { "date-parts" : [ [ "2017", "2", "16" ] ] }, "page" : "1403-1422", "title" : "Present\u2010day irrigation mitigates heat extremes", "translator" : [ { "dropping-particle" : "", "family" : "Q6924", "given" : "", "non-dropping-particle" : "", "parse-names" : false, "suffix" : "" } ], "type" : "article-journal", "volume" : "122" }, "uris" : [ "http://www.mendeley.com/documents/?uuid=4eaf4f63-5dc2-4d5e-8906-ce4e5467803e" ] } ], "mendeley" : { "formattedCitation" : "(Thiery et al., 2017)", "plainTextFormattedCitation" : "(Thiery et al., 2017)", "previouslyFormattedCitation" : "(Thiery et al., 2017)" }, "properties" : { "noteIndex" : 0 }, "schema" : "https://github.com/citation-style-language/schema/raw/master/csl-citation.json" }</w:instrText>
      </w:r>
      <w:r w:rsidRPr="00C734F4">
        <w:rPr>
          <w:lang w:val="en-GB"/>
        </w:rPr>
        <w:fldChar w:fldCharType="separate"/>
      </w:r>
      <w:r w:rsidR="00E41CA2">
        <w:rPr>
          <w:noProof/>
          <w:lang w:val="en-GB"/>
        </w:rPr>
        <w:t>(Thiery et al., 2017)</w:t>
      </w:r>
      <w:r w:rsidRPr="00C734F4">
        <w:rPr>
          <w:lang w:val="en-GB"/>
        </w:rPr>
        <w:fldChar w:fldCharType="end"/>
      </w:r>
      <w:r w:rsidRPr="00C734F4">
        <w:rPr>
          <w:lang w:val="en-GB"/>
        </w:rPr>
        <w:t xml:space="preserve">, reducing the monsoon wind and moisture fluxes towards India </w:t>
      </w:r>
      <w:r w:rsidRPr="00C734F4">
        <w:rPr>
          <w:lang w:val="en-GB"/>
        </w:rPr>
        <w:fldChar w:fldCharType="begin" w:fldLock="1"/>
      </w:r>
      <w:r w:rsidR="000465A7">
        <w:rPr>
          <w:lang w:val="en-GB"/>
        </w:rPr>
        <w:instrText>ADDIN CSL_CITATION { "citationItems" : [ { "id" : "ITEM-1", "itemData" : { "DOI" : "10.1007/s00382-019-05090-8", "ISSN" : "0930-7575", "abstract" : "The Indian subcontinent is one of the most highly irrigated regions of the world where water use has intensified since the second half of the twentieth century. This agricultural intensification has resulted in changes in the water and energy balance between land surface and atmosphere is affected by these changes, which further influences climatic parameters that directly affect us. Over India, the practice of irrigation has changed in recent years resulting in an increased agricultural productivity as well as a depletion of groundwater. In this study, we use the Community Earth System Model CESM1.2 (Community Land Model (CLM4.5) with an active crop model coupled to the Community Atmospheric Model and a slab ocean) to examine the sensitivity of India\u2019s climate to the amount of irrigation. We vary the amount of irrigation water by varying the irrigation factor in the CLM4.5 to produce a range of conditions from a bare minimum of no water stress in the crop to saturated soil. By holding all other forcings constant at year 2000 levels, we are able to examine the changes in temperature and precipitation over India due to varying amounts of irrigation. We find that irrigation decreases the maximum and minimum temperatures by nearly 3 \u00b0C and 4 \u00b0C respectively over the most heavily irrigated parts of the Indian subcontinent as a result of increased latent heat partitioning of energy. The resultant cooling (about 4% in annual mean temperature across India) impacts the monsoon circulation and reduces the moisture transport resulting in a statistically significant decrease of 1.46\u20134.17% in the all India summer monsoon rainfall with a decrease over the eastern part of the Gangetic basin and an increase over the Punjab region of Pakistan and India. While the large effect on temperature and precipitation may be a result of the model simulations having an irrigation seasonality that peaks in the pre-monsoon months, there is significant disagreement across different model based irrigation estimates on the timing and amount of the peak irrigation water added. This uncertainty in irrigation needs to be resolved to better understand its effects on India\u2019s climate.", "author" : [ { "dropping-particle" : "", "family" : "Mathur", "given" : "Roshni", "non-dropping-particle" : "", "parse-names" : false, "suffix" : "" }, { "dropping-particle" : "", "family" : "AchutaRao", "given" : "Krishna", "non-dropping-particle" : "", "parse-names" : false, "suffix" : "" } ], "container-title" : "Climate Dynamics", "id" : "ITEM-1", "issue" : "3-4", "issued" : { "date-parts" : [ [ "2020", "2", "21" ] ] }, "page" : "1851-1872", "title" : "A modelling exploration of the sensitivity of the India\u2019s climate to irrigation", "translator" : [ { "dropping-particle" : "", "family" : "Q6339", "given" : "", "non-dropping-particle" : "", "parse-names" : false, "suffix" : "" } ], "type" : "article-journal", "volume" : "54" }, "uris" : [ "http://www.mendeley.com/documents/?uuid=2f9e3928-06ba-4cc4-bc52-659bdcb0ee44" ] } ], "mendeley" : { "formattedCitation" : "(Mathur and AchutaRao, 2020)", "plainTextFormattedCitation" : "(Mathur and AchutaRao, 2020)", "previouslyFormattedCitation" : "(Mathur and AchutaRao, 2020)" }, "properties" : { "noteIndex" : 0 }, "schema" : "https://github.com/citation-style-language/schema/raw/master/csl-citation.json" }</w:instrText>
      </w:r>
      <w:r w:rsidRPr="00C734F4">
        <w:rPr>
          <w:lang w:val="en-GB"/>
        </w:rPr>
        <w:fldChar w:fldCharType="separate"/>
      </w:r>
      <w:r w:rsidR="00E41CA2">
        <w:rPr>
          <w:noProof/>
          <w:lang w:val="en-GB"/>
        </w:rPr>
        <w:t>(Mathur and AchutaRao, 2020)</w:t>
      </w:r>
      <w:r w:rsidRPr="00C734F4">
        <w:rPr>
          <w:lang w:val="en-GB"/>
        </w:rPr>
        <w:fldChar w:fldCharType="end"/>
      </w:r>
      <w:r w:rsidRPr="00C734F4">
        <w:rPr>
          <w:lang w:val="en-GB"/>
        </w:rPr>
        <w:t xml:space="preserve">. However, implementation methodologies for irrigation in climate models are simplified and often do not account for spatial heterogeneity while overestimating demand and supply </w:t>
      </w:r>
      <w:commentRangeStart w:id="1742"/>
      <w:r w:rsidRPr="00C734F4">
        <w:rPr>
          <w:lang w:val="en-GB"/>
        </w:rPr>
        <w:fldChar w:fldCharType="begin" w:fldLock="1"/>
      </w:r>
      <w:ins w:id="1743" w:author="Robin Matthews" w:date="2021-07-11T17:49:00Z">
        <w:r w:rsidR="004C7898">
          <w:rPr>
            <w:lang w:val="en-GB"/>
          </w:rPr>
          <w:instrText>ADDIN CSL_CITATION { "citationItems" : [ { "id" : "ITEM-1", "itemData" : { "DOI" : "10.5194/hess-19-33-2015", "ISSN" : "1607-7938", "abstract" : "Abstract. Human activities have caused various changes to the Earth system, and hence the interconnections between human activities and the Earth system should be recognized and reflected in models that simulate Earth system processes. One key anthropogenic activity is water resource management, which determines the dynamics of human\u2013water interactions in time and space and controls human livelihoods and economy, including energy and food production. There are immediate needs to include water resource management in Earth system models. First, the extent of human water requirements is increasing rapidly at the global scale and it is crucial to analyze the possible imbalance between water demands and supply under various scenarios of climate change and across various temporal and spatial scales. Second, recent observations show that human\u2013water interactions, manifested through water resource management, can substantially alter the terrestrial water cycle, affect land\u2013atmospheric feedbacks and may further interact with climate and contribute to sea-level change. Due to the importance of water resource management in determining the future of the global water and climate cycles, the World Climate Research Program's Global Energy and Water Exchanges project (WRCP-GEWEX) has recently identified gaps in describing human\u2013water interactions as one of the grand challenges in Earth system modeling (GEWEX, 2012). Here, we divide water resource management into two interdependent elements, related firstly to water demand and secondly to water supply and allocation. In this paper, we survey the current literature on how various components of water demand have been included in large-scale models, in particular land surface and global hydrological models. Issues of water supply and allocation are addressed in a companion paper. The available algorithms to represent the dominant demands are classified based on the demand type, mode of simulation and underlying modeling assumptions. We discuss the pros and cons of available algorithms, address various sources of uncertainty and highlight limitations in current applications. We conclude that current capability of large-scale models to represent human water demands is rather limited, particularly with respect to future projections and coupled land\u2013atmospheric simulations. To fill these gaps, the available models, algorithms and data for representing various water demands should be systematically tested, intercompared and imp\u2026", "author" : [ { "dropping-particle" : "", "family" : "Nazemi", "given" : "A.", "non-dropping-particle" : "", "parse-names" : false, "suffix" : "" }, { "dropping-particle" : "", "family" : "Wheater", "given" : "H. S.", "non-dropping-particle" : "", "parse-names" : false, "suffix" : "" } ], "container-title" : "Hydrology and Earth System Sciences", "id" : "ITEM-1", "issue" : "1", "issued" : { "date-parts" : [ [ "2015", "1", "7" ] ] }, "page" : "33-61", "title" : "On inclusion of water resource management in Earth system models \u2013 Part 1: Problem definition and representation of water demand", "translator" : [ { "dropping-particle" : "", "family" : "Q4870", "given" : "", "non-dropping-particle" : "", "parse-names" : false, "suffix" : "" } ], "type" : "article-journal", "volume" : "19" }, "uris" : [ "http://www.mendeley.com/documents/?uuid=e7213468-4b6f-4e07-9aed-c90ae0d5a691" ] }, { "id" : "ITEM-2", "itemData" : { "DOI" : "10.1002/wat2.1150", "ISSN" : "20491948", "abstract" : "The global water cycle has been profoundly affected by human land\u2013water management. As the changes in the water cycle on land can affect the functioning of a wide range of biophysical and biogeochemical processes of the Earth system, it is essential to represent human land\u2013water management in Earth system models (ESMs). During the recent past, noteworthy progress has been made in large-scale modeling of human impacts on the water cycle but sufficient advancements have not yet been made in integrating the newly developed schemes into ESMs. This study reviews the progresses made in incorporating human factors in large-scale hydrological models and their integration into ESMs. The study focuses primarily on the recent advancements and existing challenges in incorporating human impacts in global land surface models (LSMs) as a way forward to the development of ESMs with humans as integral components, but a brief review of global hydrological models (GHMs) is also provided. The study begins with the general overview of human impacts on the water cycle. Then, the algorithms currently employed to represent irrigation, reservoir operation, and groundwater pumping are discussed. Next, methodological deficiencies in current modeling approaches and existing challenges are identified. Furthermore, light is shed on the sources of uncertainties associated with model parameterizations, grid resolution, and datasets used for forcing and validation. Finally, representing human land\u2013water management in LSMs is highlighted as an important research direction toward developing integrated models using ESM frameworks for the holistic study of human\u2013water interactions within the Earths system.", "author" : [ { "dropping-particle" : "", "family" : "Pokhrel", "given" : "Yadu N.", "non-dropping-particle" : "", "parse-names" : false, "suffix" : "" }, { "dropping-particle" : "", "family" : "Hanasaki", "given" : "Naota", "non-dropping-particle" : "", "parse-names" : false, "suffix" : "" }, { "dropping-particle" : "", "family" : "Wada", "given" : "Yoshihide", "non-dropping-particle" : "", "parse-names" : false, "suffix" : "" }, { "dropping-particle" : "", "family" : "Kim", "given" : "Hyungjun", "non-dropping-particle" : "", "parse-names" : false, "suffix" : "" } ], "container-title" : "WIREs Water", "id" : "ITEM-2", "issue" : "4", "issued" : { "date-parts" : [ [ "2016", "7" ] ] }, "page" : "548-574", "title" : "Recent progresses in incorporating human land-water management into global land surface models toward their integration into Earth system models", "translator" : [ { "dropping-particle" : "", "family" : "Q4869", "given" : "", "non-dropping-particle" : "", "parse-names" : false, "suffix" : "" } ], "type" : "article-journal", "volume" : "3" }, "uris" : [ "http://www.mendeley.com/documents/?uuid=de2dbc48-6ff5-4e10-9f7b-18efc4077f40" ] } ], "mendeley" : { "formattedCitation" : "(Nazemi and Wheater, 2015; Pokhrel et al., 2016)", "manualFormatting" : "(Nazemi and Wheater, 2015; Pokhrel et al., 2016", "plainTextFormattedCitation" : "(Nazemi and Wheater, 2015; Pokhrel et al., 2016)", "previouslyFormattedCitation" : "(Nazemi and Wheater, 2015; Pokhrel et al., 2016)" }, "properties" : { "noteIndex" : 0 }, "schema" : "https://github.com/citation-style-language/schema/raw/master/csl-citation.json" }</w:instrText>
        </w:r>
      </w:ins>
      <w:del w:id="1744" w:author="Robin Matthews" w:date="2021-07-11T17:49:00Z">
        <w:r w:rsidR="000465A7" w:rsidDel="004C7898">
          <w:rPr>
            <w:lang w:val="en-GB"/>
          </w:rPr>
          <w:delInstrText>ADDIN CSL_CITATION { "citationItems" : [ { "id" : "ITEM-1", "itemData" : { "DOI" : "10.5194/hess-19-33-2015", "ISSN" : "1607-7938", "abstract" : "Abstract. Human activities have caused various changes to the Earth system, and hence the interconnections between human activities and the Earth system should be recognized and reflected in models that simulate Earth system processes. One key anthropogenic activity is water resource management, which determines the dynamics of human\u2013water interactions in time and space and controls human livelihoods and economy, including energy and food production. There are immediate needs to include water resource management in Earth system models. First, the extent of human water requirements is increasing rapidly at the global scale and it is crucial to analyze the possible imbalance between water demands and supply under various scenarios of climate change and across various temporal and spatial scales. Second, recent observations show that human\u2013water interactions, manifested through water resource management, can substantially alter the terrestrial water cycle, affect land\u2013atmospheric feedbacks and may further interact with climate and contribute to sea-level change. Due to the importance of water resource management in determining the future of the global water and climate cycles, the World Climate Research Program's Global Energy and Water Exchanges project (WRCP-GEWEX) has recently identified gaps in describing human\u2013water interactions as one of the grand challenges in Earth system modeling (GEWEX, 2012). Here, we divide water resource management into two interdependent elements, related firstly to water demand and secondly to water supply and allocation. In this paper, we survey the current literature on how various components of water demand have been included in large-scale models, in particular land surface and global hydrological models. Issues of water supply and allocation are addressed in a companion paper. The available algorithms to represent the dominant demands are classified based on the demand type, mode of simulation and underlying modeling assumptions. We discuss the pros and cons of available algorithms, address various sources of uncertainty and highlight limitations in current applications. We conclude that current capability of large-scale models to represent human water demands is rather limited, particularly with respect to future projections and coupled land\u2013atmospheric simulations. To fill these gaps, the available models, algorithms and data for representing various water demands should be systematically tested, intercompared and imp\u2026", "author" : [ { "dropping-particle" : "", "family" : "Nazemi", "given" : "A.", "non-dropping-particle" : "", "parse-names" : false, "suffix" : "" }, { "dropping-particle" : "", "family" : "Wheater", "given" : "H. S.", "non-dropping-particle" : "", "parse-names" : false, "suffix" : "" } ], "container-title" : "Hydrology and Earth System Sciences", "id" : "ITEM-1", "issue" : "1", "issued" : { "date-parts" : [ [ "2015", "1", "7" ] ] }, "page" : "33-61", "title" : "On inclusion of water resource management in Earth system models \u2013 Part 1: Problem definition and representation of water demand", "translator" : [ { "dropping-particle" : "", "family" : "Q4870", "given" : "", "non-dropping-particle" : "", "parse-names" : false, "suffix" : "" } ], "type" : "article-journal", "volume" : "19" }, "uris" : [ "http://www.mendeley.com/documents/?uuid=e7213468-4b6f-4e07-9aed-c90ae0d5a691" ] }, { "id" : "ITEM-2", "itemData" : { "DOI" : "10.1002/wat2.1150", "ISSN" : "20491948", "abstract" : "The global water cycle has been profoundly affected by human land\u2013water management. As the changes in the water cycle on land can affect the functioning of a wide range of biophysical and biogeochemical processes of the Earth system, it is essential to represent human land\u2013water management in Earth system models (ESMs). During the recent past, noteworthy progress has been made in large-scale modeling of human impacts on the water cycle but sufficient advancements have not yet been made in integrating the newly developed schemes into ESMs. This study reviews the progresses made in incorporating human factors in large-scale hydrological models and their integration into ESMs. The study focuses primarily on the recent advancements and existing challenges in incorporating human impacts in global land surface models (LSMs) as a way forward to the development of ESMs with humans as integral components, but a brief review of global hydrological models (GHMs) is also provided. The study begins with the general overview of human impacts on the water cycle. Then, the algorithms currently employed to represent irrigation, reservoir operation, and groundwater pumping are discussed. Next, methodological deficiencies in current modeling approaches and existing challenges are identified. Furthermore, light is shed on the sources of uncertainties associated with model parameterizations, grid resolution, and datasets used for forcing and validation. Finally, representing human land\u2013water management in LSMs is highlighted as an important research direction toward developing integrated models using ESM frameworks for the holistic study of human\u2013water interactions within the Earths system.", "author" : [ { "dropping-particle" : "", "family" : "Pokhrel", "given" : "Yadu N.", "non-dropping-particle" : "", "parse-names" : false, "suffix" : "" }, { "dropping-particle" : "", "family" : "Hanasaki", "given" : "Naota", "non-dropping-particle" : "", "parse-names" : false, "suffix" : "" }, { "dropping-particle" : "", "family" : "Wada", "given" : "Yoshihide", "non-dropping-particle" : "", "parse-names" : false, "suffix" : "" }, { "dropping-particle" : "", "family" : "Kim", "given" : "Hyungjun", "non-dropping-particle" : "", "parse-names" : false, "suffix" : "" } ], "container-title" : "WIREs Water", "id" : "ITEM-2", "issue" : "4", "issued" : { "date-parts" : [ [ "2016", "7" ] ] }, "page" : "548-574", "title" : "Recent progresses in incorporating human land-water management into global land surface models toward their integration into Earth system models", "translator" : [ { "dropping-particle" : "", "family" : "Q4869", "given" : "", "non-dropping-particle" : "", "parse-names" : false, "suffix" : "" } ], "type" : "article-journal", "volume" : "3" }, "uris" : [ "http://www.mendeley.com/documents/?uuid=de2dbc48-6ff5-4e10-9f7b-18efc4077f40" ] } ], "mendeley" : { "formattedCitation" : "(Nazemi and Wheater, 2015; Pokhrel et al., 2016)", "manualFormatting" : "(Nazemi and Wheater, 2015; Pokhrel et al., 2016; Section 10.3.3.6)", "plainTextFormattedCitation" : "(Nazemi and Wheater, 2015; Pokhrel et al., 2016)", "previouslyFormattedCitation" : "(Nazemi and Wheater, 2015; Pokhrel et al., 2016)" }, "properties" : { "noteIndex" : 0 }, "schema" : "https://github.com/citation-style-language/schema/raw/master/csl-citation.json" }</w:delInstrText>
        </w:r>
      </w:del>
      <w:r w:rsidRPr="00C734F4">
        <w:rPr>
          <w:lang w:val="en-GB"/>
        </w:rPr>
        <w:fldChar w:fldCharType="separate"/>
      </w:r>
      <w:r w:rsidR="00E41CA2">
        <w:rPr>
          <w:noProof/>
          <w:lang w:val="en-GB"/>
        </w:rPr>
        <w:t>(Nazemi and Wheater, 2015; Pokhrel et al., 2016</w:t>
      </w:r>
      <w:del w:id="1745" w:author="Robin Matthews" w:date="2021-07-11T17:49:00Z">
        <w:r w:rsidR="00E41CA2" w:rsidDel="004C7898">
          <w:rPr>
            <w:noProof/>
            <w:lang w:val="en-GB"/>
          </w:rPr>
          <w:delText>; Section 10.3.3.6)</w:delText>
        </w:r>
      </w:del>
      <w:r w:rsidRPr="00C734F4">
        <w:rPr>
          <w:lang w:val="en-GB"/>
        </w:rPr>
        <w:fldChar w:fldCharType="end"/>
      </w:r>
      <w:commentRangeEnd w:id="1742"/>
      <w:r w:rsidR="00E41CA2">
        <w:rPr>
          <w:rStyle w:val="CommentReference"/>
          <w:rFonts w:asciiTheme="minorHAnsi" w:eastAsiaTheme="minorHAnsi" w:hAnsiTheme="minorHAnsi"/>
          <w:lang w:eastAsia="en-US"/>
        </w:rPr>
        <w:commentReference w:id="1742"/>
      </w:r>
      <w:ins w:id="1746" w:author="Robin Matthews" w:date="2021-07-11T17:49:00Z">
        <w:r w:rsidR="004C7898">
          <w:rPr>
            <w:noProof/>
            <w:lang w:val="en-GB"/>
          </w:rPr>
          <w:t>; Section 10.3.3.6)</w:t>
        </w:r>
      </w:ins>
      <w:r w:rsidRPr="00C734F4">
        <w:rPr>
          <w:lang w:val="en-GB"/>
        </w:rPr>
        <w:t xml:space="preserve">. Changing forest cover to agricultural land in an RCM </w:t>
      </w:r>
      <w:del w:id="1747" w:author="Robin Matthews" w:date="2021-07-11T17:49:00Z">
        <w:r w:rsidRPr="00C734F4" w:rsidDel="004C7898">
          <w:rPr>
            <w:lang w:val="en-GB"/>
          </w:rPr>
          <w:delText>(</w:delText>
        </w:r>
      </w:del>
      <w:commentRangeStart w:id="1748"/>
      <w:r w:rsidRPr="00C734F4">
        <w:rPr>
          <w:lang w:val="en-GB"/>
        </w:rPr>
        <w:fldChar w:fldCharType="begin" w:fldLock="1"/>
      </w:r>
      <w:ins w:id="1749" w:author="Robin Matthews" w:date="2021-07-11T17:49:00Z">
        <w:r w:rsidR="004C7898">
          <w:rPr>
            <w:lang w:val="en-GB"/>
          </w:rPr>
          <w:instrText>ADDIN CSL_CITATION { "citationItems" : [ { "id" : "ITEM-1", "itemData" : { "DOI" : "10.1038/srep32177", "ISSN" : "20452322", "abstract" : "Weakening of Indian summer monsoon rainfall (ISMR) is traditionally linked with large-scale perturbations and circulations. However, the impacts of local changes in land use and land cover (LULC) on ISMR have yet to be explored. Here, we analyzed this topic using the regional Weather Research and Forecasting model with European Center for Medium range Weather Forecast (ECMWF) reanalysis data for the years 2000\u20132010 as a boundary condition and with LULC data from 1987 and 2005. The differences in LULC between 1987 and 2005 showed deforestation with conversion of forest land to crop land, though the magnitude of such conversion is uncertain because of the coarse resolution of satellite images and use of differential sources and methods for data extraction. We performed a sensitivity analysis to understand the impacts of large-scale deforestation in India on monsoon precipitation and found such impacts are similar to the observed changes in terms of spatial patterns and magnitude. We found that deforestation results in weakening of the ISMR because of the decrease in evapotranspiration and subsequent decrease in the recycled component of precipitation.", "author" : [ { "dropping-particle" : "", "family" : "Paul", "given" : "Supantha", "non-dropping-particle" : "", "parse-names" : false, "suffix" : "" }, { "dropping-particle" : "", "family" : "Ghosh", "given" : "Subimal", "non-dropping-particle" : "", "parse-names" : false, "suffix" : "" }, { "dropping-particle" : "", "family" : "Oglesby", "given" : "Robert", "non-dropping-particle" : "", "parse-names" : false, "suffix" : "" }, { "dropping-particle" : "", "family" : "Pathak", "given" : "Amey", "non-dropping-particle" : "", "parse-names" : false, "suffix" : "" }, { "dropping-particle" : "", "family" : "Chandrasekharan", "given" : "Anita", "non-dropping-particle" : "", "parse-names" : false, "suffix" : "" }, { "dropping-particle" : "", "family" : "Ramsankaran", "given" : "Raaj", "non-dropping-particle" : "", "parse-names" : false, "suffix" : "" } ], "container-title" : "Scientific Reports", "id" : "ITEM-1", "issued" : { "date-parts" : [ [ "2016" ] ] }, "title" : "Weakening of Indian Summer Monsoon Rainfall due to Changes in Land Use Land Cover", "translator" : [ { "dropping-particle" : "", "family" : "Q3618", "given" : "", "non-dropping-particle" : "", "parse-names" : false, "suffix" : "" } ], "type" : "article-journal", "volume" : "6" }, "uris" : [ "http://www.mendeley.com/documents/?uuid=a933bd86-03cb-35c5-9c0f-83bd07460c1b" ] } ], "mendeley" : { "formattedCitation" : "(Paul et al., 2016)", "manualFormatting" : "(Paul et al, 2016)", "plainTextFormattedCitation" : "(Paul et al., 2016)", "previouslyFormattedCitation" : "(Paul et al., 2016)" }, "properties" : { "noteIndex" : 0 }, "schema" : "https://github.com/citation-style-language/schema/raw/master/csl-citation.json" }</w:instrText>
        </w:r>
      </w:ins>
      <w:del w:id="1750" w:author="Robin Matthews" w:date="2021-07-11T17:49:00Z">
        <w:r w:rsidR="000465A7" w:rsidDel="004C7898">
          <w:rPr>
            <w:lang w:val="en-GB"/>
          </w:rPr>
          <w:delInstrText>ADDIN CSL_CITATION { "citationItems" : [ { "id" : "ITEM-1", "itemData" : { "DOI" : "10.1038/srep32177", "ISSN" : "20452322", "abstract" : "Weakening of Indian summer monsoon rainfall (ISMR) is traditionally linked with large-scale perturbations and circulations. However, the impacts of local changes in land use and land cover (LULC) on ISMR have yet to be explored. Here, we analyzed this topic using the regional Weather Research and Forecasting model with European Center for Medium range Weather Forecast (ECMWF) reanalysis data for the years 2000\u20132010 as a boundary condition and with LULC data from 1987 and 2005. The differences in LULC between 1987 and 2005 showed deforestation with conversion of forest land to crop land, though the magnitude of such conversion is uncertain because of the coarse resolution of satellite images and use of differential sources and methods for data extraction. We performed a sensitivity analysis to understand the impacts of large-scale deforestation in India on monsoon precipitation and found such impacts are similar to the observed changes in terms of spatial patterns and magnitude. We found that deforestation results in weakening of the ISMR because of the decrease in evapotranspiration and subsequent decrease in the recycled component of precipitation.", "author" : [ { "dropping-particle" : "", "family" : "Paul", "given" : "Supantha", "non-dropping-particle" : "", "parse-names" : false, "suffix" : "" }, { "dropping-particle" : "", "family" : "Ghosh", "given" : "Subimal", "non-dropping-particle" : "", "parse-names" : false, "suffix" : "" }, { "dropping-particle" : "", "family" : "Oglesby", "given" : "Robert", "non-dropping-particle" : "", "parse-names" : false, "suffix" : "" }, { "dropping-particle" : "", "family" : "Pathak", "given" : "Amey", "non-dropping-particle" : "", "parse-names" : false, "suffix" : "" }, { "dropping-particle" : "", "family" : "Chandrasekharan", "given" : "Anita", "non-dropping-particle" : "", "parse-names" : false, "suffix" : "" }, { "dropping-particle" : "", "family" : "Ramsankaran", "given" : "Raaj", "non-dropping-particle" : "", "parse-names" : false, "suffix" : "" } ], "container-title" : "Scientific Reports", "id" : "ITEM-1", "issued" : { "date-parts" : [ [ "2016" ] ] }, "title" : "Weakening of Indian Summer Monsoon Rainfall due to Changes in Land Use Land Cover", "translator" : [ { "dropping-particle" : "", "family" : "Q3618", "given" : "", "non-dropping-particle" : "", "parse-names" : false, "suffix" : "" } ], "type" : "article-journal", "volume" : "6" }, "uris" : [ "http://www.mendeley.com/documents/?uuid=a933bd86-03cb-35c5-9c0f-83bd07460c1b" ] } ], "mendeley" : { "formattedCitation" : "(Paul et al., 2016)", "manualFormatting" : "Paul et al, 2016)", "plainTextFormattedCitation" : "(Paul et al., 2016)", "previouslyFormattedCitation" : "(Paul et al., 2016)" }, "properties" : { "noteIndex" : 0 }, "schema" : "https://github.com/citation-style-language/schema/raw/master/csl-citation.json" }</w:delInstrText>
        </w:r>
      </w:del>
      <w:r w:rsidRPr="00C734F4">
        <w:rPr>
          <w:lang w:val="en-GB"/>
        </w:rPr>
        <w:fldChar w:fldCharType="separate"/>
      </w:r>
      <w:del w:id="1751" w:author="Robin Matthews" w:date="2021-07-11T17:49:00Z">
        <w:r w:rsidR="00E41CA2" w:rsidDel="004C7898">
          <w:rPr>
            <w:noProof/>
            <w:lang w:val="en-GB"/>
          </w:rPr>
          <w:delText>P</w:delText>
        </w:r>
      </w:del>
      <w:ins w:id="1752" w:author="Robin Matthews" w:date="2021-07-11T17:49:00Z">
        <w:r w:rsidR="004C7898">
          <w:rPr>
            <w:noProof/>
            <w:lang w:val="en-GB"/>
          </w:rPr>
          <w:t>(P</w:t>
        </w:r>
      </w:ins>
      <w:r w:rsidR="00E41CA2">
        <w:rPr>
          <w:noProof/>
          <w:lang w:val="en-GB"/>
        </w:rPr>
        <w:t>aul et al, 2016)</w:t>
      </w:r>
      <w:r w:rsidRPr="00C734F4">
        <w:rPr>
          <w:lang w:val="en-GB"/>
        </w:rPr>
        <w:fldChar w:fldCharType="end"/>
      </w:r>
      <w:commentRangeEnd w:id="1748"/>
      <w:r w:rsidR="00E41CA2">
        <w:rPr>
          <w:rStyle w:val="CommentReference"/>
          <w:rFonts w:asciiTheme="minorHAnsi" w:eastAsiaTheme="minorHAnsi" w:hAnsiTheme="minorHAnsi"/>
          <w:lang w:eastAsia="en-US"/>
        </w:rPr>
        <w:commentReference w:id="1748"/>
      </w:r>
      <w:r w:rsidRPr="00C734F4">
        <w:rPr>
          <w:lang w:val="en-GB"/>
        </w:rPr>
        <w:t xml:space="preserve"> finds weakened summer monsoon rainfall especially in central and eastern India, due to decreased local evapotranspiration. Decreased evapotranspiration from a warmer surface since the 1950s in the CMIP5 ensemble may also feedback on the supply of moisture </w:t>
      </w:r>
      <w:del w:id="1753" w:author="Robin Matthews" w:date="2021-07-11T17:49:00Z">
        <w:r w:rsidRPr="00C734F4" w:rsidDel="004C7898">
          <w:rPr>
            <w:lang w:val="en-GB"/>
          </w:rPr>
          <w:delText>(</w:delText>
        </w:r>
      </w:del>
      <w:commentRangeStart w:id="1754"/>
      <w:r w:rsidRPr="00C734F4">
        <w:rPr>
          <w:lang w:val="en-GB"/>
        </w:rPr>
        <w:fldChar w:fldCharType="begin" w:fldLock="1"/>
      </w:r>
      <w:ins w:id="1755" w:author="Robin Matthews" w:date="2021-07-11T17:49:00Z">
        <w:r w:rsidR="004C7898">
          <w:rPr>
            <w:lang w:val="en-GB"/>
          </w:rPr>
          <w:instrText>ADDIN CSL_CITATION { "citationItems" : [ { "id" : "ITEM-1", "itemData" : { "DOI" : "10.5194/esd-6-569-2015", "ISSN" : "2190-4987", "abstract" : "Abstract. Recent studies have drawn attention to a significant weakening trend of the South Asian monsoon circulation and an associated decrease in regional rainfall during the last few decades. While surface temperatures over the region have steadily risen during this period, most of the CMIP (Coupled Model Intercomparison Project) global climate models have difficulties in capturing the observed decrease of monsoon precipitation, thus limiting our understanding of the regional land surface response to monsoonal changes. This problem is investigated by performing two long-term simulation experiments, with and without anthropogenic forcing, using a variable resolution global climate model having high-resolution zooming over the South Asian region. The present results indicate that anthropogenic effects have considerably influenced the recent weakening of the monsoon circulation and decline of precipitation. It is seen that the simulated increase of surface temperature over the Indian region during the post-1950s is accompanied by a significant decrease of monsoon precipitation and soil moisture. Our analysis further reveals that the land surface response to decrease of soil moisture is associated with significant reduction in evapotranspiration over the Indian land region. A future projection, based on the representative concentration pathway 4.5 (RCP4.5) scenario of the Intergovernmental Panel on Climate Change (IPCC), using the same high-resolution model indicates the possibility for detecting the summer-time soil drying signal over the Indian region during the 21st century in response to climate change. Given that these monsoon hydrological changes have profound socio-economic implications the present findings provide deeper insights and enhance our understanding of the regional land surface response to the changing South Asian monsoon. While this study is based on a single model realization, it is highly desirable to have multiple realizations to establish the robustness of the results.", "author" : [ { "dropping-particle" : "", "family" : "Ramarao", "given" : "M. V. S", "non-dropping-particle" : "", "parse-names" : false, "suffix" : "" }, { "dropping-particle" : "", "family" : "Krishnan", "given" : "R.", "non-dropping-particle" : "", "parse-names" : false, "suffix" : "" }, { "dropping-particle" : "", "family" : "Sanjay", "given" : "J.", "non-dropping-particle" : "", "parse-names" : false, "suffix" : "" }, { "dropping-particle" : "", "family" : "Sabin", "given" : "T. P.", "non-dropping-particle" : "", "parse-names" : false, "suffix" : "" } ], "container-title" : "Earth System Dynamics", "id" : "ITEM-1", "issue" : "2", "issued" : { "date-parts" : [ [ "2015", "9", "11" ] ] }, "page" : "569-582", "title" : "Understanding land surface response to changing South Asian monsoon in a warming climate", "translator" : [ { "dropping-particle" : "", "family" : "Q4688", "given" : "", "non-dropping-particle" : "", "parse-names" : false, "suffix" : "" } ], "type" : "article-journal", "volume" : "6" }, "uris" : [ "http://www.mendeley.com/documents/?uuid=ef1893c5-6618-4764-99af-c929260d33a0" ] } ], "mendeley" : { "formattedCitation" : "(Ramarao et al., 2015)", "manualFormatting" : "(Ramarao et al., 2015)", "plainTextFormattedCitation" : "(Ramarao et al., 2015)", "previouslyFormattedCitation" : "(Ramarao et al., 2015)" }, "properties" : { "noteIndex" : 0 }, "schema" : "https://github.com/citation-style-language/schema/raw/master/csl-citation.json" }</w:instrText>
        </w:r>
      </w:ins>
      <w:del w:id="1756" w:author="Robin Matthews" w:date="2021-07-11T17:49:00Z">
        <w:r w:rsidR="000465A7" w:rsidDel="004C7898">
          <w:rPr>
            <w:lang w:val="en-GB"/>
          </w:rPr>
          <w:delInstrText>ADDIN CSL_CITATION { "citationItems" : [ { "id" : "ITEM-1", "itemData" : { "DOI" : "10.5194/esd-6-569-2015", "ISSN" : "2190-4987", "abstract" : "Abstract. Recent studies have drawn attention to a significant weakening trend of the South Asian monsoon circulation and an associated decrease in regional rainfall during the last few decades. While surface temperatures over the region have steadily risen during this period, most of the CMIP (Coupled Model Intercomparison Project) global climate models have difficulties in capturing the observed decrease of monsoon precipitation, thus limiting our understanding of the regional land surface response to monsoonal changes. This problem is investigated by performing two long-term simulation experiments, with and without anthropogenic forcing, using a variable resolution global climate model having high-resolution zooming over the South Asian region. The present results indicate that anthropogenic effects have considerably influenced the recent weakening of the monsoon circulation and decline of precipitation. It is seen that the simulated increase of surface temperature over the Indian region during the post-1950s is accompanied by a significant decrease of monsoon precipitation and soil moisture. Our analysis further reveals that the land surface response to decrease of soil moisture is associated with significant reduction in evapotranspiration over the Indian land region. A future projection, based on the representative concentration pathway 4.5 (RCP4.5) scenario of the Intergovernmental Panel on Climate Change (IPCC), using the same high-resolution model indicates the possibility for detecting the summer-time soil drying signal over the Indian region during the 21st century in response to climate change. Given that these monsoon hydrological changes have profound socio-economic implications the present findings provide deeper insights and enhance our understanding of the regional land surface response to the changing South Asian monsoon. While this study is based on a single model realization, it is highly desirable to have multiple realizations to establish the robustness of the results.", "author" : [ { "dropping-particle" : "", "family" : "Ramarao", "given" : "M. V. S", "non-dropping-particle" : "", "parse-names" : false, "suffix" : "" }, { "dropping-particle" : "", "family" : "Krishnan", "given" : "R.", "non-dropping-particle" : "", "parse-names" : false, "suffix" : "" }, { "dropping-particle" : "", "family" : "Sanjay", "given" : "J.", "non-dropping-particle" : "", "parse-names" : false, "suffix" : "" }, { "dropping-particle" : "", "family" : "Sabin", "given" : "T. P.", "non-dropping-particle" : "", "parse-names" : false, "suffix" : "" } ], "container-title" : "Earth System Dynamics", "id" : "ITEM-1", "issue" : "2", "issued" : { "date-parts" : [ [ "2015", "9", "11" ] ] }, "page" : "569-582", "title" : "Understanding land surface response to changing South Asian monsoon in a warming climate", "translator" : [ { "dropping-particle" : "", "family" : "Q4688", "given" : "", "non-dropping-particle" : "", "parse-names" : false, "suffix" : "" } ], "type" : "article-journal", "volume" : "6" }, "uris" : [ "http://www.mendeley.com/documents/?uuid=ef1893c5-6618-4764-99af-c929260d33a0" ] } ], "mendeley" : { "formattedCitation" : "(Ramarao et al., 2015)", "manualFormatting" : "Ramarao et al., 2015)", "plainTextFormattedCitation" : "(Ramarao et al., 2015)", "previouslyFormattedCitation" : "(Ramarao et al., 2015)" }, "properties" : { "noteIndex" : 0 }, "schema" : "https://github.com/citation-style-language/schema/raw/master/csl-citation.json" }</w:delInstrText>
        </w:r>
      </w:del>
      <w:r w:rsidRPr="00C734F4">
        <w:rPr>
          <w:lang w:val="en-GB"/>
        </w:rPr>
        <w:fldChar w:fldCharType="separate"/>
      </w:r>
      <w:del w:id="1757" w:author="Robin Matthews" w:date="2021-07-11T17:49:00Z">
        <w:r w:rsidR="00E41CA2" w:rsidDel="004C7898">
          <w:rPr>
            <w:noProof/>
            <w:lang w:val="en-GB"/>
          </w:rPr>
          <w:delText>R</w:delText>
        </w:r>
      </w:del>
      <w:ins w:id="1758" w:author="Robin Matthews" w:date="2021-07-11T17:49:00Z">
        <w:r w:rsidR="004C7898">
          <w:rPr>
            <w:noProof/>
            <w:lang w:val="en-GB"/>
          </w:rPr>
          <w:t>(R</w:t>
        </w:r>
      </w:ins>
      <w:r w:rsidR="00E41CA2">
        <w:rPr>
          <w:noProof/>
          <w:lang w:val="en-GB"/>
        </w:rPr>
        <w:t>amarao et al., 2015)</w:t>
      </w:r>
      <w:r w:rsidRPr="00C734F4">
        <w:rPr>
          <w:lang w:val="en-GB"/>
        </w:rPr>
        <w:fldChar w:fldCharType="end"/>
      </w:r>
      <w:commentRangeEnd w:id="1754"/>
      <w:r w:rsidR="00E41CA2">
        <w:rPr>
          <w:rStyle w:val="CommentReference"/>
          <w:rFonts w:asciiTheme="minorHAnsi" w:eastAsiaTheme="minorHAnsi" w:hAnsiTheme="minorHAnsi"/>
          <w:lang w:eastAsia="en-US"/>
        </w:rPr>
        <w:commentReference w:id="1754"/>
      </w:r>
      <w:r w:rsidRPr="00C734F4">
        <w:rPr>
          <w:lang w:val="en-GB"/>
        </w:rPr>
        <w:t xml:space="preserve">. Based on a global atmospheric GCM study and literature review, </w:t>
      </w:r>
      <w:r w:rsidRPr="00C734F4">
        <w:rPr>
          <w:lang w:val="en-GB"/>
        </w:rPr>
        <w:fldChar w:fldCharType="begin" w:fldLock="1"/>
      </w:r>
      <w:r w:rsidR="000465A7">
        <w:rPr>
          <w:lang w:val="en-GB"/>
        </w:rPr>
        <w: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instrText>
      </w:r>
      <w:r w:rsidRPr="00C734F4">
        <w:rPr>
          <w:lang w:val="en-GB"/>
        </w:rPr>
        <w:fldChar w:fldCharType="separate"/>
      </w:r>
      <w:r w:rsidR="00E41CA2">
        <w:rPr>
          <w:noProof/>
          <w:lang w:val="en-GB"/>
        </w:rPr>
        <w:t>Krishnan et al. (2016)</w:t>
      </w:r>
      <w:r w:rsidRPr="00C734F4">
        <w:rPr>
          <w:lang w:val="en-GB"/>
        </w:rPr>
        <w:fldChar w:fldCharType="end"/>
      </w:r>
      <w:r w:rsidRPr="00C734F4">
        <w:rPr>
          <w:lang w:val="en-GB"/>
        </w:rPr>
        <w:t xml:space="preserve"> support the role of land-use/land-cover change in adding to the effects of aerosol in weakening the monsoon, in addition to dynamic effects on the circulation caused by rapid warming of the Indian Ocean.</w:t>
      </w:r>
    </w:p>
    <w:p w14:paraId="269ADB0F" w14:textId="77777777" w:rsidR="0038381F" w:rsidRPr="00C734F4" w:rsidRDefault="0038381F" w:rsidP="0038381F">
      <w:pPr>
        <w:pStyle w:val="AR6BodyText"/>
        <w:rPr>
          <w:lang w:val="en-GB"/>
        </w:rPr>
      </w:pPr>
    </w:p>
    <w:p w14:paraId="1DD29CE7" w14:textId="31D3E143" w:rsidR="0038381F" w:rsidRPr="00C734F4" w:rsidRDefault="0038381F" w:rsidP="0038381F">
      <w:pPr>
        <w:pStyle w:val="AR6BodyText"/>
        <w:rPr>
          <w:lang w:val="en-GB"/>
        </w:rPr>
      </w:pPr>
      <w:r w:rsidRPr="00C734F4">
        <w:rPr>
          <w:lang w:val="en-GB"/>
        </w:rPr>
        <w:t xml:space="preserve">In addition to anthropogenic forcing, there is evidence that internal variability in the Pacific is a significant driver. </w:t>
      </w:r>
      <w:r w:rsidRPr="00C734F4">
        <w:rPr>
          <w:lang w:val="en-GB"/>
        </w:rPr>
        <w:fldChar w:fldCharType="begin" w:fldLock="1"/>
      </w:r>
      <w:r w:rsidR="000465A7">
        <w:rPr>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r w:rsidRPr="00C734F4">
        <w:rPr>
          <w:lang w:val="en-GB"/>
        </w:rPr>
        <w:fldChar w:fldCharType="separate"/>
      </w:r>
      <w:r w:rsidR="00E41CA2">
        <w:rPr>
          <w:noProof/>
          <w:lang w:val="en-GB"/>
        </w:rPr>
        <w:t>Huang et al. (2020b)</w:t>
      </w:r>
      <w:r w:rsidRPr="00C734F4">
        <w:rPr>
          <w:lang w:val="en-GB"/>
        </w:rPr>
        <w:fldChar w:fldCharType="end"/>
      </w:r>
      <w:r w:rsidRPr="00C734F4">
        <w:rPr>
          <w:lang w:val="en-GB"/>
        </w:rPr>
        <w:t xml:space="preserve"> compared</w:t>
      </w:r>
      <w:r w:rsidRPr="00C734F4" w:rsidDel="00DA1C48">
        <w:rPr>
          <w:lang w:val="en-GB"/>
        </w:rPr>
        <w:t xml:space="preserve"> </w:t>
      </w:r>
      <w:r w:rsidRPr="00C734F4">
        <w:rPr>
          <w:lang w:val="en-GB"/>
        </w:rPr>
        <w:t xml:space="preserve">a large perturbed-physics ensemble (HadCM3C) with a SMILE for the historical period. Ensemble members replicating the negative Indian rainfall trend were accompanied by a strong phase change in the PDV from negative to positive, consistent with SST observations. </w:t>
      </w:r>
      <w:r w:rsidRPr="00C734F4">
        <w:rPr>
          <w:lang w:val="en-GB"/>
        </w:rPr>
        <w:fldChar w:fldCharType="begin" w:fldLock="1"/>
      </w:r>
      <w:r w:rsidR="000465A7">
        <w:rPr>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"manualFormatting" : "Jin and Wang (2017)", "plainTextFormattedCitation" : "(Jin and Wang, 2017)", "previouslyFormattedCitation" : "(Jin and Wang, 2017)" }, "properties" : { "noteIndex" : 0 }, "schema" : "https://github.com/citation-style-language/schema/raw/master/csl-citation.json" }</w:instrText>
      </w:r>
      <w:r w:rsidRPr="00C734F4">
        <w:rPr>
          <w:lang w:val="en-GB"/>
        </w:rPr>
        <w:fldChar w:fldCharType="separate"/>
      </w:r>
      <w:r w:rsidR="00E41CA2">
        <w:rPr>
          <w:noProof/>
          <w:lang w:val="en-GB"/>
        </w:rPr>
        <w:t>Jin and Wang (2017)</w:t>
      </w:r>
      <w:r w:rsidRPr="00C734F4">
        <w:rPr>
          <w:lang w:val="en-GB"/>
        </w:rPr>
        <w:fldChar w:fldCharType="end"/>
      </w:r>
      <w:r w:rsidRPr="00C734F4">
        <w:rPr>
          <w:lang w:val="en-GB"/>
        </w:rPr>
        <w:t xml:space="preserve"> have demonstrated increasing Indian monsoon rainfall since 2002 in a variety of observed datasets, suggesting the increase is due either to a change in dominance of a particular forcing (for example from aerosol to GHG) or to a change in phase of internal variability such as the PDV. </w:t>
      </w:r>
      <w:r w:rsidRPr="00C734F4">
        <w:rPr>
          <w:lang w:val="en-GB"/>
        </w:rPr>
        <w:fldChar w:fldCharType="begin" w:fldLock="1"/>
      </w:r>
      <w:r w:rsidR="000465A7">
        <w:rPr>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r w:rsidRPr="00C734F4">
        <w:rPr>
          <w:lang w:val="en-GB"/>
        </w:rPr>
        <w:fldChar w:fldCharType="separate"/>
      </w:r>
      <w:r w:rsidR="00E41CA2">
        <w:rPr>
          <w:noProof/>
          <w:lang w:val="en-GB"/>
        </w:rPr>
        <w:t>Huang et al. (2020b)</w:t>
      </w:r>
      <w:r w:rsidRPr="00C734F4">
        <w:rPr>
          <w:lang w:val="en-GB"/>
        </w:rPr>
        <w:fldChar w:fldCharType="end"/>
      </w:r>
      <w:r w:rsidRPr="00C734F4">
        <w:rPr>
          <w:lang w:val="en-GB"/>
        </w:rPr>
        <w:t xml:space="preserve"> partially attribute the rainfall recovery to a phase change in the PDV, supported by a SMILE study combined with reanalyses </w:t>
      </w:r>
      <w:r w:rsidRPr="00C734F4">
        <w:rPr>
          <w:lang w:val="en-GB"/>
        </w:rPr>
        <w:fldChar w:fldCharType="begin" w:fldLock="1"/>
      </w:r>
      <w:r w:rsidR="000465A7">
        <w:rPr>
          <w:lang w:val="en-GB"/>
        </w:rPr>
        <w:instrText>ADDIN CSL_CITATION { "citationItems" : [ { "id" : "ITEM-1", "itemData" : { "DOI" : "10.1088/1748-9326/ab7767", "ISSN" : "1748-9326", "abstract" : "A number of studies have investigated the mechanisms that determine changes in precipitation, including how a wet region gets wetter. However, not all monsoon areas get wetter \u2013 there is a need to understand the major factors behind changes in regional monsoon precipitation, in terms of external forcing and internal variabilities in the last six decades by a combination of different observed datasets and model runs. We have found that emerging times of anthropogenic signals are detected in the northern African and Southeast Asian monsoons from the 1990s with the use of the CESM Large Ensemble Project. From CMIP5 model runs and three reanalysis datasets, the results are found that the change in rainfall over African monsoon (AFM) is mainly due to anthropogenic forcing and that over Asian-Australian monsoon (AAM) is affected by internal variability. Moreover, the cause of American monsoon (AMM) rainfall change cannot be known due to a discrepancy among observed datasets. Here we show that the asymmetry between Northern Hemisphere (NH) and Southern Hemisphere (SH) parts by greenhouse gas (GHG) is detected over the AFM and AAM regions. However, the land monsoon rainfall in the northern AMM is decreased by a combination of GHG and aerosol forcing. In general, the aerosol forcing causes a decreasing rainfall over the monsoon regions. In future projection, the land rainfall over the AAM and AMM are expected to increase and decrease in the future from most models\u2019 results. The asymmetry between an increase in NH and a decrease in SH is dominant in the future from most models\u2019 future simulation results, which is well shown over the AFM and AAM. This study suggests that the physical process of GHG and aerosol effects in rainfall should be explored in the context of regional aspects.", "author" : [ { "dropping-particle" : "", "family" : "Ha", "given" : "Kyung-Ja", "non-dropping-particle" : "", "parse-names" : false, "suffix" : "" }, { "dropping-particle" : "", "family" : "Kim", "given" : "Byeong-Hee", "non-dropping-particle" : "", "parse-names" : false, "suffix" : "" }, { "dropping-particle" : "", "family" : "Chung", "given" : "Eui-Seok", "non-dropping-particle" : "", "parse-names" : false, "suffix" : "" }, { "dropping-particle" : "", "family" : "Chan", "given" : "Johnny C L", "non-dropping-particle" : "", "parse-names" : false, "suffix" : "" }, { "dropping-particle" : "", "family" : "Chang", "given" : "Chih-Pei", "non-dropping-particle" : "", "parse-names" : false, "suffix" : "" } ], "container-title" : "Environmental Research Letters", "id" : "ITEM-1", "issue" : "3", "issued" : { "date-parts" : [ [ "2020", "3", "6" ] ] }, "page" : "034055", "title" : "Major factors of global and regional monsoon rainfall changes: natural versus anthropogenic forcing", "translator" : [ { "dropping-particle" : "", "family" : "Q5914", "given" : "", "non-dropping-particle" : "", "parse-names" : false, "suffix" : "" } ], "type" : "article-journal", "volume" : "15" }, "uris" : [ "http://www.mendeley.com/documents/?uuid=2d46717c-ac41-4ff7-8af6-d6d5ff626375" ] } ], "mendeley" : { "formattedCitation" : "(Ha et al., 2020)", "plainTextFormattedCitation" : "(Ha et al., 2020)", "previouslyFormattedCitation" : "(Ha et al., 2020)" }, "properties" : { "noteIndex" : 0 }, "schema" : "https://github.com/citation-style-language/schema/raw/master/csl-citation.json" }</w:instrText>
      </w:r>
      <w:r w:rsidRPr="00C734F4">
        <w:rPr>
          <w:lang w:val="en-GB"/>
        </w:rPr>
        <w:fldChar w:fldCharType="separate"/>
      </w:r>
      <w:r w:rsidR="00E41CA2">
        <w:rPr>
          <w:noProof/>
          <w:lang w:val="en-GB"/>
        </w:rPr>
        <w:t>(Ha et al., 2020)</w:t>
      </w:r>
      <w:r w:rsidRPr="00C734F4">
        <w:rPr>
          <w:lang w:val="en-GB"/>
        </w:rPr>
        <w:fldChar w:fldCharType="end"/>
      </w:r>
      <w:r w:rsidRPr="00C734F4">
        <w:rPr>
          <w:lang w:val="en-GB"/>
        </w:rPr>
        <w:t>.</w:t>
      </w:r>
    </w:p>
    <w:p w14:paraId="33DA0437" w14:textId="77777777" w:rsidR="0038381F" w:rsidRPr="00C734F4" w:rsidRDefault="0038381F" w:rsidP="0038381F">
      <w:pPr>
        <w:pStyle w:val="AR6BodyText"/>
        <w:rPr>
          <w:lang w:val="en-GB"/>
        </w:rPr>
      </w:pPr>
    </w:p>
    <w:p w14:paraId="4DE07198" w14:textId="554B663C" w:rsidR="0038381F" w:rsidRPr="00C734F4" w:rsidRDefault="0038381F" w:rsidP="0038381F">
      <w:pPr>
        <w:pStyle w:val="AR6BodyText"/>
        <w:rPr>
          <w:lang w:val="en-GB"/>
        </w:rPr>
      </w:pPr>
      <w:r w:rsidRPr="00C734F4">
        <w:rPr>
          <w:lang w:val="en-GB"/>
        </w:rPr>
        <w:t>The drying trend of Indian summer monsoon rainfall since the mid-20</w:t>
      </w:r>
      <w:r w:rsidRPr="00C734F4">
        <w:rPr>
          <w:vertAlign w:val="superscript"/>
          <w:lang w:val="en-GB"/>
        </w:rPr>
        <w:t>th</w:t>
      </w:r>
      <w:r w:rsidRPr="00C734F4">
        <w:rPr>
          <w:lang w:val="en-GB"/>
        </w:rPr>
        <w:t xml:space="preserve"> century can be attributed with </w:t>
      </w:r>
      <w:r w:rsidRPr="00C734F4">
        <w:rPr>
          <w:i/>
          <w:iCs/>
          <w:lang w:val="en-GB"/>
        </w:rPr>
        <w:t>high confidence</w:t>
      </w:r>
      <w:r w:rsidRPr="00C734F4">
        <w:rPr>
          <w:lang w:val="en-GB"/>
        </w:rPr>
        <w:t xml:space="preserve"> to aerosol as the dominant anthropogenic forcing with a further contribution from internal variability, supported by the review of </w:t>
      </w:r>
      <w:r w:rsidRPr="00C734F4">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"manualFormatting" : "Wang et al. (2020)", "plainTextFormattedCitation" : "(Wang et al., 2020)", "previouslyFormattedCitation" : "(Wang et al., 2020)" }, "properties" : { "noteIndex" : 0 }, "schema" : "https://github.com/citation-style-language/schema/raw/master/csl-citation.json" }</w:instrText>
      </w:r>
      <w:r w:rsidRPr="00C734F4">
        <w:rPr>
          <w:lang w:val="en-GB"/>
        </w:rPr>
        <w:fldChar w:fldCharType="separate"/>
      </w:r>
      <w:r w:rsidR="00E41CA2">
        <w:rPr>
          <w:noProof/>
          <w:lang w:val="en-GB"/>
        </w:rPr>
        <w:t>Wang et al. (2020)</w:t>
      </w:r>
      <w:r w:rsidRPr="00C734F4">
        <w:rPr>
          <w:lang w:val="en-GB"/>
        </w:rPr>
        <w:fldChar w:fldCharType="end"/>
      </w:r>
      <w:r w:rsidRPr="00C734F4">
        <w:rPr>
          <w:lang w:val="en-GB"/>
        </w:rPr>
        <w:t xml:space="preserve"> including CMIP6 results. Understanding the interplay between anthropogenic and internal drivers will be important for understanding future change.</w:t>
      </w:r>
    </w:p>
    <w:p w14:paraId="3672B63A" w14:textId="77777777" w:rsidR="0038381F" w:rsidRPr="00C734F4" w:rsidRDefault="0038381F" w:rsidP="0038381F">
      <w:pPr>
        <w:pStyle w:val="AR6BodyText"/>
        <w:rPr>
          <w:lang w:val="en-GB"/>
        </w:rPr>
      </w:pPr>
    </w:p>
    <w:p w14:paraId="69C59906" w14:textId="77777777" w:rsidR="0038381F" w:rsidRPr="00C734F4" w:rsidRDefault="0038381F" w:rsidP="0038381F">
      <w:pPr>
        <w:pStyle w:val="AR6BodyText"/>
        <w:rPr>
          <w:lang w:val="en-GB"/>
        </w:rPr>
      </w:pPr>
    </w:p>
    <w:p w14:paraId="5C8C5FBB" w14:textId="77777777" w:rsidR="0038381F" w:rsidRPr="00C734F4" w:rsidRDefault="0038381F" w:rsidP="0038381F">
      <w:pPr>
        <w:pStyle w:val="AR6Chap10Level310111"/>
        <w:rPr>
          <w:lang w:val="en-GB"/>
        </w:rPr>
      </w:pPr>
      <w:bookmarkStart w:id="1759" w:name="_Toc5899746"/>
      <w:bookmarkStart w:id="1760" w:name="_Toc6838067"/>
      <w:bookmarkStart w:id="1761" w:name="_Toc29679485"/>
      <w:bookmarkStart w:id="1762" w:name="_Toc30602461"/>
      <w:bookmarkStart w:id="1763" w:name="_Toc70454801"/>
      <w:r w:rsidRPr="00C734F4">
        <w:rPr>
          <w:lang w:val="en-GB"/>
        </w:rPr>
        <w:t>Future climate projections from global simulations</w:t>
      </w:r>
      <w:bookmarkEnd w:id="1759"/>
      <w:bookmarkEnd w:id="1760"/>
      <w:bookmarkEnd w:id="1761"/>
      <w:bookmarkEnd w:id="1762"/>
      <w:bookmarkEnd w:id="1763"/>
    </w:p>
    <w:p w14:paraId="10417FFF" w14:textId="77777777" w:rsidR="0038381F" w:rsidRPr="00C734F4" w:rsidRDefault="0038381F" w:rsidP="0038381F">
      <w:pPr>
        <w:pStyle w:val="AR6BodyText"/>
        <w:rPr>
          <w:rFonts w:cs="Times New Roman"/>
          <w:lang w:val="en-GB"/>
        </w:rPr>
      </w:pPr>
    </w:p>
    <w:p w14:paraId="3BD8252A" w14:textId="1171D4BD" w:rsidR="0038381F" w:rsidRPr="00C734F4" w:rsidRDefault="0038381F" w:rsidP="0038381F">
      <w:pPr>
        <w:pStyle w:val="AR6BodyText"/>
        <w:rPr>
          <w:lang w:val="en-GB"/>
        </w:rPr>
      </w:pPr>
      <w:r w:rsidRPr="00C734F4">
        <w:rPr>
          <w:lang w:val="en-GB"/>
        </w:rPr>
        <w:t xml:space="preserve">The AR5 </w:t>
      </w:r>
      <w:del w:id="1764" w:author="Robin Matthews" w:date="2021-07-11T17:49:00Z">
        <w:r w:rsidRPr="00C734F4" w:rsidDel="004C7898">
          <w:rPr>
            <w:lang w:val="en-GB"/>
          </w:rPr>
          <w:delText>(</w:delText>
        </w:r>
      </w:del>
      <w:commentRangeStart w:id="1765"/>
      <w:r w:rsidRPr="00C734F4">
        <w:rPr>
          <w:lang w:val="en-GB"/>
        </w:rPr>
        <w:fldChar w:fldCharType="begin" w:fldLock="1"/>
      </w:r>
      <w:ins w:id="1766" w:author="Robin Matthews" w:date="2021-07-11T17:49:00Z">
        <w:r w:rsidR="004C7898">
          <w:rPr>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"manualFormatting" : "(Christensen et al., 2013)", "plainTextFormattedCitation" : "(Christensen et al., 2013)", "previouslyFormattedCitation" : "(Christensen et al., 2013)" }, "properties" : { "noteIndex" : 0 }, "schema" : "https://github.com/citation-style-language/schema/raw/master/csl-citation.json" }</w:instrText>
        </w:r>
      </w:ins>
      <w:del w:id="1767" w:author="Robin Matthews" w:date="2021-07-11T17:49:00Z">
        <w:r w:rsidR="000465A7" w:rsidDel="004C7898">
          <w:rPr>
            <w:lang w:val="en-GB"/>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"manualFormatting" : "Christensen et al., 2013)", "plainTextFormattedCitation" : "(Christensen et al., 2013)", "previouslyFormattedCitation" : "(Christensen et al., 2013)" }, "properties" : { "noteIndex" : 0 }, "schema" : "https://github.com/citation-style-language/schema/raw/master/csl-citation.json" }</w:delInstrText>
        </w:r>
      </w:del>
      <w:r w:rsidRPr="00C734F4">
        <w:rPr>
          <w:lang w:val="en-GB"/>
        </w:rPr>
        <w:fldChar w:fldCharType="separate"/>
      </w:r>
      <w:del w:id="1768" w:author="Robin Matthews" w:date="2021-07-11T17:49:00Z">
        <w:r w:rsidR="00E41CA2" w:rsidDel="004C7898">
          <w:rPr>
            <w:noProof/>
            <w:lang w:val="en-GB"/>
          </w:rPr>
          <w:delText>C</w:delText>
        </w:r>
      </w:del>
      <w:ins w:id="1769" w:author="Robin Matthews" w:date="2021-07-11T17:49:00Z">
        <w:r w:rsidR="004C7898">
          <w:rPr>
            <w:noProof/>
            <w:lang w:val="en-GB"/>
          </w:rPr>
          <w:t>(C</w:t>
        </w:r>
      </w:ins>
      <w:r w:rsidR="00E41CA2">
        <w:rPr>
          <w:noProof/>
          <w:lang w:val="en-GB"/>
        </w:rPr>
        <w:t>hristensen et al., 2013)</w:t>
      </w:r>
      <w:r w:rsidRPr="00C734F4">
        <w:rPr>
          <w:lang w:val="en-GB"/>
        </w:rPr>
        <w:fldChar w:fldCharType="end"/>
      </w:r>
      <w:commentRangeEnd w:id="1765"/>
      <w:r w:rsidR="00E41CA2">
        <w:rPr>
          <w:rStyle w:val="CommentReference"/>
          <w:rFonts w:asciiTheme="minorHAnsi" w:eastAsiaTheme="minorHAnsi" w:hAnsiTheme="minorHAnsi"/>
          <w:lang w:eastAsia="en-US"/>
        </w:rPr>
        <w:commentReference w:id="1765"/>
      </w:r>
      <w:r w:rsidRPr="00C734F4">
        <w:rPr>
          <w:lang w:val="en-GB"/>
        </w:rPr>
        <w:t xml:space="preserve"> concluded that Indian summer monsoon rainfall will strengthen under all RCP future climate scenarios, while the circulation will weaken (</w:t>
      </w:r>
      <w:r w:rsidRPr="00C734F4">
        <w:rPr>
          <w:i/>
          <w:iCs/>
          <w:lang w:val="en-GB"/>
        </w:rPr>
        <w:t>medium confidence</w:t>
      </w:r>
      <w:r w:rsidRPr="00C734F4">
        <w:rPr>
          <w:lang w:val="en-GB"/>
        </w:rPr>
        <w:t xml:space="preserve">). </w:t>
      </w:r>
      <w:r w:rsidR="00A52DB6" w:rsidRPr="00A52DB6">
        <w:rPr>
          <w:lang w:val="en-GB"/>
        </w:rPr>
        <w:t>SR1.5</w:t>
      </w:r>
      <w:r w:rsidRPr="00C734F4">
        <w:rPr>
          <w:lang w:val="en-GB"/>
        </w:rPr>
        <w:t xml:space="preserve"> </w:t>
      </w:r>
      <w:del w:id="1770" w:author="Robin Matthews" w:date="2021-07-11T17:50:00Z">
        <w:r w:rsidRPr="00C734F4" w:rsidDel="004C7898">
          <w:rPr>
            <w:lang w:val="en-GB"/>
          </w:rPr>
          <w:delText>(</w:delText>
        </w:r>
      </w:del>
      <w:commentRangeStart w:id="1771"/>
      <w:r w:rsidRPr="00C734F4">
        <w:rPr>
          <w:lang w:val="en-GB"/>
        </w:rPr>
        <w:fldChar w:fldCharType="begin" w:fldLock="1"/>
      </w:r>
      <w:ins w:id="1772" w:author="Robin Matthews" w:date="2021-07-11T17:50:00Z">
        <w:r w:rsidR="004C7898">
          <w:rPr>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773" w:author="Robin Matthews" w:date="2021-07-11T17:50:00Z">
        <w:r w:rsidR="000465A7" w:rsidDel="004C7898">
          <w:rPr>
            <w:lang w:val="en-GB"/>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Pr="00C734F4">
        <w:rPr>
          <w:lang w:val="en-GB"/>
        </w:rPr>
        <w:fldChar w:fldCharType="separate"/>
      </w:r>
      <w:del w:id="1774" w:author="Robin Matthews" w:date="2021-07-11T17:50:00Z">
        <w:r w:rsidR="00E41CA2" w:rsidDel="004C7898">
          <w:rPr>
            <w:noProof/>
            <w:lang w:val="en-GB"/>
          </w:rPr>
          <w:delText>H</w:delText>
        </w:r>
      </w:del>
      <w:ins w:id="1775" w:author="Robin Matthews" w:date="2021-07-11T17:50:00Z">
        <w:r w:rsidR="004C7898">
          <w:rPr>
            <w:noProof/>
            <w:lang w:val="en-GB"/>
          </w:rPr>
          <w:t>(H</w:t>
        </w:r>
      </w:ins>
      <w:r w:rsidR="00E41CA2">
        <w:rPr>
          <w:noProof/>
          <w:lang w:val="en-GB"/>
        </w:rPr>
        <w:t>oegh-Guldberg et al., 2018)</w:t>
      </w:r>
      <w:r w:rsidRPr="00C734F4">
        <w:rPr>
          <w:lang w:val="en-GB"/>
        </w:rPr>
        <w:fldChar w:fldCharType="end"/>
      </w:r>
      <w:commentRangeEnd w:id="1771"/>
      <w:r w:rsidR="00E41CA2">
        <w:rPr>
          <w:rStyle w:val="CommentReference"/>
          <w:rFonts w:asciiTheme="minorHAnsi" w:eastAsiaTheme="minorHAnsi" w:hAnsiTheme="minorHAnsi"/>
          <w:lang w:eastAsia="en-US"/>
        </w:rPr>
        <w:commentReference w:id="1771"/>
      </w:r>
      <w:r w:rsidRPr="00C734F4">
        <w:rPr>
          <w:lang w:val="en-GB"/>
        </w:rPr>
        <w:t xml:space="preserve"> found only </w:t>
      </w:r>
      <w:r w:rsidRPr="00441820">
        <w:rPr>
          <w:i/>
          <w:lang w:val="en-GB"/>
        </w:rPr>
        <w:t>low confidence</w:t>
      </w:r>
      <w:r w:rsidRPr="00C734F4">
        <w:rPr>
          <w:lang w:val="en-GB"/>
        </w:rPr>
        <w:t xml:space="preserve"> in projections of monsoon change at 1.5°C and 2°C, or any difference between them. The AR6 assessment of Chapter 8 (8.4.2.4.1) </w:t>
      </w:r>
      <w:r w:rsidR="00FE24F1">
        <w:rPr>
          <w:lang w:val="en-GB"/>
        </w:rPr>
        <w:t>finds</w:t>
      </w:r>
      <w:r w:rsidR="00FE24F1" w:rsidRPr="00C734F4">
        <w:rPr>
          <w:lang w:val="en-GB"/>
        </w:rPr>
        <w:t xml:space="preserve"> </w:t>
      </w:r>
      <w:r w:rsidRPr="00C734F4">
        <w:rPr>
          <w:lang w:val="en-GB"/>
        </w:rPr>
        <w:t xml:space="preserve">more precipitation in future projections (also depicted in Figure 10.19c,d,e), supported by reviews of CMIP3, CMIP5 and CMIP6 models </w:t>
      </w:r>
      <w:commentRangeStart w:id="1776"/>
      <w:r w:rsidRPr="00C734F4">
        <w:rPr>
          <w:lang w:val="en-GB"/>
        </w:rPr>
        <w:fldChar w:fldCharType="begin" w:fldLock="1"/>
      </w:r>
      <w:ins w:id="1777" w:author="Robin Matthews" w:date="2021-07-11T17:50:00Z">
        <w:r w:rsidR="004C7898">
          <w:rPr>
            <w:lang w:val="en-GB"/>
          </w:rPr>
          <w:instrText>ADDIN CSL_CITATION { "citationItems" : [ { "id" : "ITEM-1", "itemData" : { "DOI" : "10.1038/nclimate1495", "ISBN" : "1758-678X\\r1758-6798", "ISSN" : "1758678X", "abstract" : "The vagaries of South Asian summer monsoon rainfall on short and long timescales impact the lives of more than one billion people. Understanding how the monsoon will change in the face of global warming is a challenge for climate science, not least because our state-of-the-art general circulation models still have di!culty simulating the regional distribution of monsoon rainfall. However, we are beginning to understand more about processes driving the monsoon, its seasonal cycle and modes of variability. This gives us the hope that we can build better models and ultimately reduce the uncertainty in our projections of future monsoon rainfall.", "author" : [ { "dropping-particle" : "", "family" : "Turner", "given" : "Andrew G.", "non-dropping-particle" : "", "parse-names" : false, "suffix" : "" }, { "dropping-particle" : "", "family" : "Annamalai", "given" : "H.", "non-dropping-particle" : "", "parse-names" : false, "suffix" : "" } ], "container-title" : "Nature Climate Change", "id" : "ITEM-1", "issue" : "8", "issued" : { "date-parts" : [ [ "2012" ] ] }, "page" : "587-595", "title" : "Climate change and the South Asian summer monsoon", "translator" : [ { "dropping-particle" : "", "family" : "Q3614", "given" : "", "non-dropping-particle" : "", "parse-names" : false, "suffix" : "" } ], "type" : "article", "volume" : "2" }, "uris" : [ "http://www.mendeley.com/documents/?uuid=0b587e0e-9604-31cc-9009-95c4c3bd2454" ] }, { "id" : "ITEM-2", "itemData" : { "DOI" : "10.2151/jmsj.2017-002", "ISSN" : "0026-1165", "abstract" : "This study provides an overview of the Asian monsoon and its change as simulated by atmosphere\u2013ocean coupled general circulation models and high-resolution atmospheric general circulation models, focusing on the seasonal mean circulation and precipitation climatology. After reviewing the drivers of and the elements that affect the monsoon, the ability of those climate models to reproduce the Asian monsoon is assessed. The Asian monsoon is better reproduced in the Coupled Modeling Intercomparison Project phase 5 (CMIP5) models than in the CMIP3 models, although biases remain. Projected future changes in the Asian monsoon at the end of the 21st century are then reviewed. Overall projections are similar for both CMIP3 and CMIP5 models with increases in precipitation, albeit with weakened circulation in the South Asian summer, enhanced circulation and increased precipitation in the East Asian summer, and latitude-dependent changes in the winter monsoon circulation in East Asia. However, differences exist in the projected local changes, leading to uncertainty in projections.", "author" : [ { "dropping-particle" : "", "family" : "Kitoh", "given" : "Akio", "non-dropping-particle" : "", "parse-names" : false, "suffix" : "" } ], "container-title" : "Journal of the Meteorological Society of Japan. Series II", "id" : "ITEM-2", "issue" : "1", "issued" : { "date-parts" : [ [ "2017" ] ] }, "page" : "7-33", "title" : "The Asian Monsoon and its Future Change in Climate Models: A Review", "translator" : [ { "dropping-particle" : "", "family" : "Q3613", "given" : "", "non-dropping-particle" : "", "parse-names" : false, "suffix" : "" } ], "type" : "article-journal", "volume" : "95" }, "uris" : [ "http://www.mendeley.com/documents/?uuid=85c7ccc8-d6b2-4c3a-a223-4e3418336622"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"ITEM-4",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"ITEM-4",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"(Turner and Annamalai, 2012; Kitoh, 2017; Chen et al., 2020b; Wang et al., 2020)", "manualFormatting" : "(Turner and Annamalai, 2012; Kitoh, 2017; Z. Chen et al., 2020b; Wang et al., 2020)", "plainTextFormattedCitation" : "(Turner and Annamalai, 2012; Kitoh, 2017; Chen et al., 2020b; Wang et al., 2020)", "previouslyFormattedCitation" : "(Turner and Annamalai, 2012; Kitoh, 2017; Chen et al., 2020b; Wang et al., 2020)" }, "properties" : { "noteIndex" : 0 }, "schema" : "https://github.com/citation-style-language/schema/raw/master/csl-citation.json" }</w:instrText>
        </w:r>
      </w:ins>
      <w:del w:id="1778" w:author="Robin Matthews" w:date="2021-07-11T17:50:00Z">
        <w:r w:rsidR="000465A7" w:rsidDel="004C7898">
          <w:rPr>
            <w:lang w:val="en-GB"/>
          </w:rPr>
          <w:delInstrText>ADDIN CSL_CITATION { "citationItems" : [ { "id" : "ITEM-1", "itemData" : { "DOI" : "10.1038/nclimate1495", "ISBN" : "1758-678X\\r1758-6798", "ISSN" : "1758678X", "abstract" : "The vagaries of South Asian summer monsoon rainfall on short and long timescales impact the lives of more than one billion people. Understanding how the monsoon will change in the face of global warming is a challenge for climate science, not least because our state-of-the-art general circulation models still have di!culty simulating the regional distribution of monsoon rainfall. However, we are beginning to understand more about processes driving the monsoon, its seasonal cycle and modes of variability. This gives us the hope that we can build better models and ultimately reduce the uncertainty in our projections of future monsoon rainfall.", "author" : [ { "dropping-particle" : "", "family" : "Turner", "given" : "Andrew G.", "non-dropping-particle" : "", "parse-names" : false, "suffix" : "" }, { "dropping-particle" : "", "family" : "Annamalai", "given" : "H.", "non-dropping-particle" : "", "parse-names" : false, "suffix" : "" } ], "container-title" : "Nature Climate Change", "id" : "ITEM-1", "issue" : "8", "issued" : { "date-parts" : [ [ "2012" ] ] }, "page" : "587-595", "title" : "Climate change and the South Asian summer monsoon", "translator" : [ { "dropping-particle" : "", "family" : "Q3614", "given" : "", "non-dropping-particle" : "", "parse-names" : false, "suffix" : "" } ], "type" : "article", "volume" : "2" }, "uris" : [ "http://www.mendeley.com/documents/?uuid=0b587e0e-9604-31cc-9009-95c4c3bd2454" ] }, { "id" : "ITEM-2", "itemData" : { "DOI" : "10.2151/jmsj.2017-002", "ISSN" : "0026-1165", "abstract" : "This study provides an overview of the Asian monsoon and its change as simulated by atmosphere\u2013ocean coupled general circulation models and high-resolution atmospheric general circulation models, focusing on the seasonal mean circulation and precipitation climatology. After reviewing the drivers of and the elements that affect the monsoon, the ability of those climate models to reproduce the Asian monsoon is assessed. The Asian monsoon is better reproduced in the Coupled Modeling Intercomparison Project phase 5 (CMIP5) models than in the CMIP3 models, although biases remain. Projected future changes in the Asian monsoon at the end of the 21st century are then reviewed. Overall projections are similar for both CMIP3 and CMIP5 models with increases in precipitation, albeit with weakened circulation in the South Asian summer, enhanced circulation and increased precipitation in the East Asian summer, and latitude-dependent changes in the winter monsoon circulation in East Asia. However, differences exist in the projected local changes, leading to uncertainty in projections.", "author" : [ { "dropping-particle" : "", "family" : "Kitoh", "given" : "Akio", "non-dropping-particle" : "", "parse-names" : false, "suffix" : "" } ], "container-title" : "Journal of the Meteorological Society of Japan. Series II", "id" : "ITEM-2", "issue" : "1", "issued" : { "date-parts" : [ [ "2017" ] ] }, "page" : "7-33", "title" : "The Asian Monsoon and its Future Change in Climate Models: A Review", "translator" : [ { "dropping-particle" : "", "family" : "Q3613", "given" : "", "non-dropping-particle" : "", "parse-names" : false, "suffix" : "" } ], "type" : "article-journal", "volume" : "95" }, "uris" : [ "http://www.mendeley.com/documents/?uuid=85c7ccc8-d6b2-4c3a-a223-4e3418336622"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"ITEM-4",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"ITEM-4",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"(Turner and Annamalai, 2012; Kitoh, 2017; Chen et al., 2020b; Wang et al., 2020)", "plainTextFormattedCitation" : "(Turner and Annamalai, 2012; Kitoh, 2017; Chen et al., 2020b; Wang et al., 2020)", "previouslyFormattedCitation" : "(Turner and Annamalai, 2012; Kitoh, 2017; Chen et al., 2020b; Wang et al., 2020)" }, "properties" : { "noteIndex" : 0 }, "schema" : "https://github.com/citation-style-language/schema/raw/master/csl-citation.json" }</w:delInstrText>
        </w:r>
      </w:del>
      <w:r w:rsidRPr="00C734F4">
        <w:rPr>
          <w:lang w:val="en-GB"/>
        </w:rPr>
        <w:fldChar w:fldCharType="separate"/>
      </w:r>
      <w:r w:rsidR="00E41CA2">
        <w:rPr>
          <w:noProof/>
          <w:lang w:val="en-GB"/>
        </w:rPr>
        <w:t xml:space="preserve">(Turner and Annamalai, 2012; Kitoh, 2017; </w:t>
      </w:r>
      <w:ins w:id="1779" w:author="Robin Matthews" w:date="2021-07-11T17:50:00Z">
        <w:r w:rsidR="004C7898">
          <w:rPr>
            <w:noProof/>
            <w:lang w:val="en-GB"/>
          </w:rPr>
          <w:t xml:space="preserve">Z. </w:t>
        </w:r>
      </w:ins>
      <w:r w:rsidR="00E41CA2">
        <w:rPr>
          <w:noProof/>
          <w:lang w:val="en-GB"/>
        </w:rPr>
        <w:t>Chen et al., 2020</w:t>
      </w:r>
      <w:del w:id="1780" w:author="Robin Matthews" w:date="2021-07-11T17:50:00Z">
        <w:r w:rsidR="00E41CA2" w:rsidDel="004C7898">
          <w:rPr>
            <w:noProof/>
            <w:lang w:val="en-GB"/>
          </w:rPr>
          <w:delText>b</w:delText>
        </w:r>
      </w:del>
      <w:r w:rsidR="00E41CA2">
        <w:rPr>
          <w:noProof/>
          <w:lang w:val="en-GB"/>
        </w:rPr>
        <w:t>; Wang et al., 2020)</w:t>
      </w:r>
      <w:r w:rsidRPr="00C734F4">
        <w:rPr>
          <w:lang w:val="en-GB"/>
        </w:rPr>
        <w:fldChar w:fldCharType="end"/>
      </w:r>
      <w:commentRangeEnd w:id="1776"/>
      <w:r w:rsidR="00E41CA2">
        <w:rPr>
          <w:rStyle w:val="CommentReference"/>
          <w:rFonts w:asciiTheme="minorHAnsi" w:eastAsiaTheme="minorHAnsi" w:hAnsiTheme="minorHAnsi"/>
          <w:lang w:eastAsia="en-US"/>
        </w:rPr>
        <w:commentReference w:id="1776"/>
      </w:r>
      <w:r w:rsidRPr="00C734F4">
        <w:rPr>
          <w:lang w:val="en-GB"/>
        </w:rPr>
        <w:t>.</w:t>
      </w:r>
    </w:p>
    <w:p w14:paraId="6E1699B1" w14:textId="77777777" w:rsidR="0038381F" w:rsidRPr="00C734F4" w:rsidRDefault="0038381F" w:rsidP="0038381F">
      <w:pPr>
        <w:pStyle w:val="AR6BodyText"/>
        <w:rPr>
          <w:lang w:val="en-GB"/>
        </w:rPr>
      </w:pPr>
    </w:p>
    <w:p w14:paraId="7413088B" w14:textId="0179F973" w:rsidR="0038381F" w:rsidRPr="00C734F4" w:rsidRDefault="0038381F" w:rsidP="0038381F">
      <w:pPr>
        <w:pStyle w:val="AR6BodyText"/>
        <w:rPr>
          <w:lang w:val="en-GB"/>
        </w:rPr>
      </w:pPr>
      <w:r w:rsidRPr="00C734F4">
        <w:rPr>
          <w:lang w:val="en-GB"/>
        </w:rPr>
        <w:t>Given the assessment for a future wetter monsoon dominated by GHG emissions and attribution of the late-20</w:t>
      </w:r>
      <w:r w:rsidRPr="00C734F4">
        <w:rPr>
          <w:vertAlign w:val="superscript"/>
          <w:lang w:val="en-GB"/>
        </w:rPr>
        <w:t>th</w:t>
      </w:r>
      <w:r w:rsidRPr="00C734F4">
        <w:rPr>
          <w:lang w:val="en-GB"/>
        </w:rPr>
        <w:t xml:space="preserve"> century decline to aerosol (Sections 8.3.2.4.1 and 10.6.3.5), the change between dominant forcings will lead, at some point, to a positive trend. For example,</w:t>
      </w:r>
      <w:r w:rsidRPr="00C734F4" w:rsidDel="00AD221A">
        <w:rPr>
          <w:lang w:val="en-GB"/>
        </w:rPr>
        <w:t xml:space="preserve"> </w:t>
      </w:r>
      <w:r w:rsidRPr="00C734F4">
        <w:rPr>
          <w:lang w:val="en-GB"/>
        </w:rPr>
        <w:t>RCP4.5 experiments in an atmospheric GCM forced by coupled model-derived future SSTs showed continuation of 20</w:t>
      </w:r>
      <w:r w:rsidRPr="00C734F4">
        <w:rPr>
          <w:vertAlign w:val="superscript"/>
          <w:lang w:val="en-GB"/>
        </w:rPr>
        <w:t>th</w:t>
      </w:r>
      <w:r w:rsidRPr="00C734F4">
        <w:rPr>
          <w:lang w:val="en-GB"/>
        </w:rPr>
        <w:t xml:space="preserve">-century drying, before a rainfall recovery </w:t>
      </w:r>
      <w:del w:id="1781" w:author="Robin Matthews" w:date="2021-07-11T17:50:00Z">
        <w:r w:rsidRPr="00C734F4" w:rsidDel="004C7898">
          <w:rPr>
            <w:lang w:val="en-GB"/>
          </w:rPr>
          <w:delText>(</w:delText>
        </w:r>
      </w:del>
      <w:commentRangeStart w:id="1782"/>
      <w:r w:rsidRPr="00C734F4">
        <w:rPr>
          <w:lang w:val="en-GB"/>
        </w:rPr>
        <w:fldChar w:fldCharType="begin" w:fldLock="1"/>
      </w:r>
      <w:ins w:id="1783" w:author="Robin Matthews" w:date="2021-07-11T17:50:00Z">
        <w:r w:rsidR="004C7898">
          <w:rPr>
            <w:lang w:val="en-GB"/>
          </w:rPr>
          <w: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instrText>
        </w:r>
      </w:ins>
      <w:del w:id="1784" w:author="Robin Matthews" w:date="2021-07-11T17:50:00Z">
        <w:r w:rsidR="000465A7" w:rsidDel="004C7898">
          <w:rPr>
            <w:lang w:val="en-GB"/>
          </w:rPr>
          <w:del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delInstrText>
        </w:r>
      </w:del>
      <w:r w:rsidRPr="00C734F4">
        <w:rPr>
          <w:lang w:val="en-GB"/>
        </w:rPr>
        <w:fldChar w:fldCharType="separate"/>
      </w:r>
      <w:del w:id="1785" w:author="Robin Matthews" w:date="2021-07-11T17:50:00Z">
        <w:r w:rsidR="00E41CA2" w:rsidDel="004C7898">
          <w:rPr>
            <w:noProof/>
            <w:lang w:val="en-GB"/>
          </w:rPr>
          <w:delText>K</w:delText>
        </w:r>
      </w:del>
      <w:ins w:id="1786" w:author="Robin Matthews" w:date="2021-07-11T17:50:00Z">
        <w:r w:rsidR="004C7898">
          <w:rPr>
            <w:noProof/>
            <w:lang w:val="en-GB"/>
          </w:rPr>
          <w:t>(K</w:t>
        </w:r>
      </w:ins>
      <w:r w:rsidR="00E41CA2">
        <w:rPr>
          <w:noProof/>
          <w:lang w:val="en-GB"/>
        </w:rPr>
        <w:t>rishnan et al., 2016)</w:t>
      </w:r>
      <w:r w:rsidRPr="00C734F4">
        <w:rPr>
          <w:lang w:val="en-GB"/>
        </w:rPr>
        <w:fldChar w:fldCharType="end"/>
      </w:r>
      <w:commentRangeEnd w:id="1782"/>
      <w:r w:rsidR="00E41CA2">
        <w:rPr>
          <w:rStyle w:val="CommentReference"/>
          <w:rFonts w:asciiTheme="minorHAnsi" w:eastAsiaTheme="minorHAnsi" w:hAnsiTheme="minorHAnsi"/>
          <w:lang w:eastAsia="en-US"/>
        </w:rPr>
        <w:commentReference w:id="1782"/>
      </w:r>
      <w:r w:rsidRPr="00C734F4">
        <w:rPr>
          <w:lang w:val="en-GB"/>
        </w:rPr>
        <w:t>. By holding aerosol emissions at 2005 levels, lower monsoon rainfall is found throughout the 21</w:t>
      </w:r>
      <w:r w:rsidRPr="00C734F4">
        <w:rPr>
          <w:vertAlign w:val="superscript"/>
          <w:lang w:val="en-GB"/>
        </w:rPr>
        <w:t>st</w:t>
      </w:r>
      <w:r w:rsidRPr="00C734F4">
        <w:rPr>
          <w:lang w:val="en-GB"/>
        </w:rPr>
        <w:t xml:space="preserve"> century than in a standard RCP8.5 scenario </w:t>
      </w:r>
      <w:r w:rsidRPr="00C734F4">
        <w:rPr>
          <w:lang w:val="en-GB"/>
        </w:rPr>
        <w:fldChar w:fldCharType="begin" w:fldLock="1"/>
      </w:r>
      <w:r w:rsidR="000465A7">
        <w:rPr>
          <w:lang w:val="en-GB"/>
        </w:rPr>
        <w:instrText>ADDIN CSL_CITATION { "citationItems" : [ { "id" : "ITEM-1", "itemData" : { "DOI" : "10.1007/s00382-018-4514-7", "ISSN" : "0930-7575", "abstract" : "The role of anthropogenic aerosols in future projections (up to 2100) of summertime precipitation and precipitation extremes over the Asian monsoon region is investigated, by comparing two sets of the Community Earth System Model (CESM1) large ensemble simulations under the Representative Concentration Pathway 8.5 scenario (RCP8.5) and the corresponding scenario with aerosol fixed at 2005 levels (RCP8.5_FixA). The model is verified to be performing well in capturing present- day (1986\u20132005) climate and precipitation extremes. Our results suggest that the Asian monsoon region would become progressively warmer and wetter in the future under RCP8.5, while precipitation extremes will be significantly aggravated due to anthropogenic aerosol mitigation, particularly over East Asia. Specifically, aerosol reductions are found to shift the distribution of precipitation mean and extremes to larger values. For example, aerosol reductions would result in an increased likelihood of extreme precipitation (e.g. the maximum consecutive 5-day precipitation amount) and related disasters. Sen- sitivities of changes in precipitation mean and extremes to local warming from aerosol reductions are much larger than that from greenhouse gas increases. This is particularly important over East Asia in accordance with larger magnitudes of aerosol reductions compared to South Asia. Finally, by investigating the response of the climate system to aerosol changes, our findings demonstrate that aerosol induced precipitation changes would be dominated by aerosol\u2013radiation\u2013cloud forcing over northern East Asia and aerosol forcing induced large-scale circulation anomalies over southern East and South Asia.", "author" : [ { "dropping-particle" : "", "family" : "Zhao", "given" : "Alcide D.", "non-dropping-particle" : "", "parse-names" : false, "suffix" : "" }, { "dropping-particle" : "", "family" : "Stevenson", "given" : "David S.", "non-dropping-particle" : "", "parse-names" : false, "suffix" : "" }, { "dropping-particle" : "", "family" : "Bollasina", "given" : "Massimo A.", "non-dropping-particle" : "", "parse-names" : false, "suffix" : "" } ], "container-title" : "Climate Dynamics", "id" : "ITEM-1", "issue" : "9-10", "issued" : { "date-parts" : [ [ "2019", "5", "25" ] ] }, "page" : "6257-6278", "title" : "The role of anthropogenic aerosols in future precipitation extremes over the Asian Monsoon Region", "translator" : [ { "dropping-particle" : "", "family" : "Q5911", "given" : "", "non-dropping-particle" : "", "parse-names" : false, "suffix" : "" } ], "type" : "article-journal", "volume" : "52" }, "uris" : [ "http://www.mendeley.com/documents/?uuid=50f06a7f-e6f8-4c17-a3bf-f65ee80cbeeb" ] } ], "mendeley" : { "formattedCitation" : "(Zhao et al., 2019)", "plainTextFormattedCitation" : "(Zhao et al., 2019)", "previouslyFormattedCitation" : "(Zhao et al., 2019)" }, "properties" : { "noteIndex" : 0 }, "schema" : "https://github.com/citation-style-language/schema/raw/master/csl-citation.json" }</w:instrText>
      </w:r>
      <w:r w:rsidRPr="00C734F4">
        <w:rPr>
          <w:lang w:val="en-GB"/>
        </w:rPr>
        <w:fldChar w:fldCharType="separate"/>
      </w:r>
      <w:r w:rsidR="00E41CA2">
        <w:rPr>
          <w:noProof/>
          <w:lang w:val="en-GB"/>
        </w:rPr>
        <w:t>(Zhao et al., 2019)</w:t>
      </w:r>
      <w:r w:rsidRPr="00C734F4">
        <w:rPr>
          <w:lang w:val="en-GB"/>
        </w:rPr>
        <w:fldChar w:fldCharType="end"/>
      </w:r>
      <w:r w:rsidRPr="00C734F4">
        <w:rPr>
          <w:lang w:val="en-GB"/>
        </w:rPr>
        <w:t xml:space="preserve">, suggesting that </w:t>
      </w:r>
      <w:r w:rsidR="00FE24F1">
        <w:rPr>
          <w:lang w:val="en-GB"/>
        </w:rPr>
        <w:t xml:space="preserve">the </w:t>
      </w:r>
      <w:r w:rsidRPr="00C734F4">
        <w:rPr>
          <w:lang w:val="en-GB"/>
        </w:rPr>
        <w:t xml:space="preserve">timing </w:t>
      </w:r>
      <w:r w:rsidRPr="00C734F4">
        <w:rPr>
          <w:lang w:val="en-GB"/>
        </w:rPr>
        <w:lastRenderedPageBreak/>
        <w:t xml:space="preserve">of the recovery will be partially controlled by the rate at which aerosol emissions decline. The spread in spatial distribution of aerosol emissions in SSPs may also play a role in near-term projections </w:t>
      </w:r>
      <w:r w:rsidRPr="00C734F4">
        <w:rPr>
          <w:lang w:val="en-GB"/>
        </w:rPr>
        <w:fldChar w:fldCharType="begin" w:fldLock="1"/>
      </w:r>
      <w:r w:rsidR="000465A7">
        <w:rPr>
          <w:lang w:val="en-GB"/>
        </w:rPr>
        <w:instrText>ADDIN CSL_CITATION { "citationItems" : [ { "id" : "ITEM-1", "itemData" : { "DOI" : "10.1038/s41561-019-0424-5", "ISSN" : "1752-0894",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"ITEM-1", "issue" : "8", "issued" : { "date-parts" : [ [ "2019", "8", "29" ] ] }, "page" : "582-584", "title" : "Emerging Asian aerosol patterns", "translator" : [ { "dropping-particle" : "", "family" : "Q5913", "given" : "", "non-dropping-particle" : "", "parse-names" : false, "suffix" : "" } ], "type" : "article-journal", "volume" : "12" }, "uris" : [ "http://www.mendeley.com/documents/?uuid=993628ff-1155-48d9-8177-3829bc027c58" ] } ], "mendeley" : { "formattedCitation" : "(Samset et al., 2019)", "plainTextFormattedCitation" : "(Samset et al., 2019)", "previouslyFormattedCitation" : "(Samset et al., 2019)" }, "properties" : { "noteIndex" : 0 }, "schema" : "https://github.com/citation-style-language/schema/raw/master/csl-citation.json" }</w:instrText>
      </w:r>
      <w:r w:rsidRPr="00C734F4">
        <w:rPr>
          <w:lang w:val="en-GB"/>
        </w:rPr>
        <w:fldChar w:fldCharType="separate"/>
      </w:r>
      <w:r w:rsidR="00E41CA2">
        <w:rPr>
          <w:noProof/>
          <w:lang w:val="en-GB"/>
        </w:rPr>
        <w:t>(Samset et al., 2019)</w:t>
      </w:r>
      <w:r w:rsidRPr="00C734F4">
        <w:rPr>
          <w:lang w:val="en-GB"/>
        </w:rPr>
        <w:fldChar w:fldCharType="end"/>
      </w:r>
      <w:r w:rsidRPr="00C734F4">
        <w:rPr>
          <w:lang w:val="en-GB"/>
        </w:rPr>
        <w:t xml:space="preserve">. Under divergent air-quality policies, SSP3 features a dipole of declining sulphate emissions for China but increases over India, leading to suppression of GHG-related precipitation increases there </w:t>
      </w:r>
      <w:r w:rsidRPr="00C734F4">
        <w:rPr>
          <w:lang w:val="en-GB"/>
        </w:rPr>
        <w:fldChar w:fldCharType="begin" w:fldLock="1"/>
      </w:r>
      <w:r w:rsidR="000465A7">
        <w:rPr>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"Q6069", "given" : "", "non-dropping-particle" : "", "parse-names" : false, "suffix" : "" } ], "type" : "article-journal", "volume" : "20" }, "uris" : [ "http://www.mendeley.com/documents/?uuid=578e3d57-4935-4a8b-8738-076d40ba10e3" ] } ], "mendeley" : { "formattedCitation" : "(Wilcox et al., 2020)", "plainTextFormattedCitation" : "(Wilcox et al., 2020)", "previouslyFormattedCitation" : "(Wilcox et al., 2020)" }, "properties" : { "noteIndex" : 0 }, "schema" : "https://github.com/citation-style-language/schema/raw/master/csl-citation.json" }</w:instrText>
      </w:r>
      <w:r w:rsidRPr="00C734F4">
        <w:rPr>
          <w:lang w:val="en-GB"/>
        </w:rPr>
        <w:fldChar w:fldCharType="separate"/>
      </w:r>
      <w:r w:rsidR="00E41CA2">
        <w:rPr>
          <w:noProof/>
          <w:lang w:val="en-GB"/>
        </w:rPr>
        <w:t>(Wilcox et al., 2020)</w:t>
      </w:r>
      <w:r w:rsidRPr="00C734F4">
        <w:rPr>
          <w:lang w:val="en-GB"/>
        </w:rPr>
        <w:fldChar w:fldCharType="end"/>
      </w:r>
      <w:r w:rsidRPr="00C734F4">
        <w:rPr>
          <w:lang w:val="en-GB"/>
        </w:rPr>
        <w:t>. For the near-term future around the mid-21</w:t>
      </w:r>
      <w:r w:rsidRPr="00C734F4">
        <w:rPr>
          <w:vertAlign w:val="superscript"/>
          <w:lang w:val="en-GB"/>
        </w:rPr>
        <w:t>st</w:t>
      </w:r>
      <w:r w:rsidRPr="00C734F4">
        <w:rPr>
          <w:lang w:val="en-GB"/>
        </w:rPr>
        <w:t xml:space="preserve"> century, the interplay between internal variability and external forcing must be considered </w:t>
      </w:r>
      <w:del w:id="1787" w:author="Robin Matthews" w:date="2021-07-11T17:50:00Z">
        <w:r w:rsidRPr="00C734F4" w:rsidDel="004C7898">
          <w:rPr>
            <w:lang w:val="en-GB"/>
          </w:rPr>
          <w:delText>(</w:delText>
        </w:r>
      </w:del>
      <w:commentRangeStart w:id="1788"/>
      <w:r w:rsidRPr="00C734F4">
        <w:rPr>
          <w:lang w:val="en-GB"/>
        </w:rPr>
        <w:fldChar w:fldCharType="begin" w:fldLock="1"/>
      </w:r>
      <w:ins w:id="1789" w:author="Robin Matthews" w:date="2021-07-11T17:50:00Z">
        <w:r w:rsidR="004C7898">
          <w:rPr>
            <w:lang w:val="en-GB"/>
          </w:rPr>
          <w:instrText>ADDIN CSL_CITATION { "citationItems" : [ { "id" : "ITEM-1",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"ITEM-1",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"(Singh and AchutaRao, 2018)", "manualFormatting" : "(Singh and AchutaRao, 2018)", "plainTextFormattedCitation" : "(Singh and AchutaRao, 2018)", "previouslyFormattedCitation" : "(Singh and AchutaRao, 2018)" }, "properties" : { "noteIndex" : 0 }, "schema" : "https://github.com/citation-style-language/schema/raw/master/csl-citation.json" }</w:instrText>
        </w:r>
      </w:ins>
      <w:del w:id="1790" w:author="Robin Matthews" w:date="2021-07-11T17:50:00Z">
        <w:r w:rsidR="000465A7" w:rsidDel="004C7898">
          <w:rPr>
            <w:lang w:val="en-GB"/>
          </w:rPr>
          <w:delInstrText>ADDIN CSL_CITATION { "citationItems" : [ { "id" : "ITEM-1",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"ITEM-1",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"(Singh and AchutaRao, 2018)", "manualFormatting" : "Singh and AchutaRao, 2018)", "plainTextFormattedCitation" : "(Singh and AchutaRao, 2018)", "previouslyFormattedCitation" : "(Singh and AchutaRao, 2018)" }, "properties" : { "noteIndex" : 0 }, "schema" : "https://github.com/citation-style-language/schema/raw/master/csl-citation.json" }</w:delInstrText>
        </w:r>
      </w:del>
      <w:r w:rsidRPr="00C734F4">
        <w:rPr>
          <w:lang w:val="en-GB"/>
        </w:rPr>
        <w:fldChar w:fldCharType="separate"/>
      </w:r>
      <w:del w:id="1791" w:author="Robin Matthews" w:date="2021-07-11T17:50:00Z">
        <w:r w:rsidR="00E41CA2" w:rsidDel="004C7898">
          <w:rPr>
            <w:noProof/>
            <w:lang w:val="en-GB"/>
          </w:rPr>
          <w:delText>S</w:delText>
        </w:r>
      </w:del>
      <w:ins w:id="1792" w:author="Robin Matthews" w:date="2021-07-11T17:50:00Z">
        <w:r w:rsidR="004C7898">
          <w:rPr>
            <w:noProof/>
            <w:lang w:val="en-GB"/>
          </w:rPr>
          <w:t>(S</w:t>
        </w:r>
      </w:ins>
      <w:r w:rsidR="00E41CA2">
        <w:rPr>
          <w:noProof/>
          <w:lang w:val="en-GB"/>
        </w:rPr>
        <w:t>ingh and AchutaRao, 2018)</w:t>
      </w:r>
      <w:r w:rsidRPr="00C734F4">
        <w:rPr>
          <w:lang w:val="en-GB"/>
        </w:rPr>
        <w:fldChar w:fldCharType="end"/>
      </w:r>
      <w:commentRangeEnd w:id="1788"/>
      <w:r w:rsidR="00E41CA2">
        <w:rPr>
          <w:rStyle w:val="CommentReference"/>
          <w:rFonts w:asciiTheme="minorHAnsi" w:eastAsiaTheme="minorHAnsi" w:hAnsiTheme="minorHAnsi"/>
          <w:lang w:eastAsia="en-US"/>
        </w:rPr>
        <w:commentReference w:id="1788"/>
      </w:r>
      <w:r w:rsidRPr="00C734F4">
        <w:rPr>
          <w:lang w:val="en-GB"/>
        </w:rPr>
        <w:t xml:space="preserve">. </w:t>
      </w:r>
      <w:r w:rsidRPr="00C734F4">
        <w:rPr>
          <w:lang w:val="en-GB"/>
        </w:rPr>
        <w:fldChar w:fldCharType="begin" w:fldLock="1"/>
      </w:r>
      <w:r w:rsidR="000465A7">
        <w:rPr>
          <w:lang w:val="en-GB"/>
        </w:rPr>
        <w:instrText>ADDIN CSL_CITATION { "citationItems" : [ { "id" : "ITEM-1", "itemData" : { "DOI" : "10.1126/sciadv.aay6546", "ISSN" : "2375-2548", "abstract" : "A reliable projection of future South Asian summer monsoon (SASM) benefits a large population in Asia. Using a 100-member ensemble of simulations by the Max Planck Institute Earth System Model (MPI-ESM) and a 50-member ensemble of simulations by the Canadian Earth System Model (CanESM2), we find that internal variability can overshadow the forced SASM rainfall trend, leading to large projection uncertainties for the next 15 to 30 years. We further identify that the Interdecadal Pacific Oscillation (IPO) is, in part, responsible for the uncertainties. Removing the IPO-related rainfall variations reduces the uncertainties in the near-term projection of the SASM rainfall by 13 to 15% and 26 to 30% in the MPI-ESM and CanESM2 ensembles, respectively. Our results demonstrate that the uncertainties in near-term projections of the SASM rainfall can be reduced by improving prediction of near-future IPO and other internal modes of climate variability.", "author" : [ { "dropping-particle" : "", "family" : "Huang", "given" : "Xin", "non-dropping-particle" : "", "parse-names" : false, "suffix" : "" }, { "dropping-particle" : "", "family" : "Zhou", "given" : "Tianjun", "non-dropping-particle" : "", "parse-names" : false, "suffix" : "" }, { "dropping-particle" : "", "family" : "Dai", "given" : "Aiguo", "non-dropping-particle" : "", "parse-names" : false, "suffix" : "" }, { "dropping-particle" : "", "family" : "Li", "given" : "Hongmei", "non-dropping-particle" : "", "parse-names" : false, "suffix" : "" }, { "dropping-particle" : "", "family" : "Li", "given" : "Chao", "non-dropping-particle" : "", "parse-names" : false, "suffix" : "" }, { "dropping-particle" : "", "family" : "Chen", "given" : "Xiaolong", "non-dropping-particle" : "", "parse-names" : false, "suffix" : "" }, { "dropping-particle" : "", "family" : "Lu", "given" : "Jingwen", "non-dropping-particle" : "", "parse-names" : false, "suffix" : "" }, { "dropping-particle" : "", "family" : "storch", "given" : "Jin-Song", "non-dropping-particle" : "Von", "parse-names" : false, "suffix" : "" }, { "dropping-particle" : "", "family" : "Wu", "given" : "Bo", "non-dropping-particle" : "", "parse-names" : false, "suffix" : "" } ], "container-title" : "Science Advances", "id" : "ITEM-1", "issue" : "11", "issued" : { "date-parts" : [ [ "2020", "3", "13" ] ] }, "page" : "1-10", "title" : "South Asian summer monsoon projections constrained by the interdecadal Pacific oscillation", "translator" : [ { "dropping-particle" : "", "family" : "Q6211", "given" : "", "non-dropping-particle" : "", "parse-names" : false, "suffix" : "" } ], "type" : "article-journal", "volume" : "6" }, "uris" : [ "http://www.mendeley.com/documents/?uuid=fb9d9217-b9ce-4a16-87e2-6194771156a9" ] } ], "mendeley" : { "formattedCitation" : "(Huang et al., 2020a)", "manualFormatting" : "Huang et al. (2020a)", "plainTextFormattedCitation" : "(Huang et al., 2020a)", "previouslyFormattedCitation" : "(Huang et al., 2020a)" }, "properties" : { "noteIndex" : 0 }, "schema" : "https://github.com/citation-style-language/schema/raw/master/csl-citation.json" }</w:instrText>
      </w:r>
      <w:r w:rsidRPr="00C734F4">
        <w:rPr>
          <w:lang w:val="en-GB"/>
        </w:rPr>
        <w:fldChar w:fldCharType="separate"/>
      </w:r>
      <w:r w:rsidR="00E41CA2">
        <w:rPr>
          <w:noProof/>
          <w:lang w:val="en-GB"/>
        </w:rPr>
        <w:t>Huang et al. (2020a)</w:t>
      </w:r>
      <w:r w:rsidRPr="00C734F4">
        <w:rPr>
          <w:lang w:val="en-GB"/>
        </w:rPr>
        <w:fldChar w:fldCharType="end"/>
      </w:r>
      <w:r w:rsidRPr="00C734F4">
        <w:rPr>
          <w:lang w:val="en-GB"/>
        </w:rPr>
        <w:t xml:space="preserve"> used two SMILEs to show that internal variability related to PDV could potentially overcome the GHG-forced upward trend in Indian monsoon rainfall, consistent with assessments of the global monsoon for the near term (Section 4.4.1.4). </w:t>
      </w:r>
      <w:r w:rsidRPr="00441820">
        <w:rPr>
          <w:lang w:val="en-GB"/>
        </w:rPr>
        <w:t>Emergence of the anthropogenic signal for South Asian precipitation is shown from the 2050s onwards in CMIP6 (Figure 10.15b).</w:t>
      </w:r>
    </w:p>
    <w:p w14:paraId="193BB668" w14:textId="77777777" w:rsidR="0038381F" w:rsidRPr="00C734F4" w:rsidRDefault="0038381F" w:rsidP="0038381F">
      <w:pPr>
        <w:pStyle w:val="AR6BodyText"/>
        <w:rPr>
          <w:lang w:val="en-GB"/>
        </w:rPr>
      </w:pPr>
    </w:p>
    <w:p w14:paraId="22D17BA4" w14:textId="0EE2AAFF" w:rsidR="0038381F" w:rsidRPr="00C734F4" w:rsidRDefault="0038381F" w:rsidP="0038381F">
      <w:pPr>
        <w:pStyle w:val="AR6BodyText"/>
        <w:rPr>
          <w:lang w:val="en-GB"/>
        </w:rPr>
      </w:pPr>
      <w:r w:rsidRPr="00C734F4">
        <w:rPr>
          <w:lang w:val="en-GB"/>
        </w:rPr>
        <w:t xml:space="preserve">In long-term projections, robust signals consist of a weakened upper-tropospheric meridional temperature gradient, either due to upper-level heating over the tropical Pacific </w:t>
      </w:r>
      <w:del w:id="1793" w:author="Robin Matthews" w:date="2021-07-11T17:50:00Z">
        <w:r w:rsidRPr="00C734F4" w:rsidDel="004C7898">
          <w:rPr>
            <w:lang w:val="en-GB"/>
          </w:rPr>
          <w:delText>(</w:delText>
        </w:r>
      </w:del>
      <w:commentRangeStart w:id="1794"/>
      <w:r w:rsidRPr="00C734F4">
        <w:rPr>
          <w:lang w:val="en-GB"/>
        </w:rPr>
        <w:fldChar w:fldCharType="begin" w:fldLock="1"/>
      </w:r>
      <w:ins w:id="1795" w:author="Robin Matthews" w:date="2021-07-11T17:50:00Z">
        <w:r w:rsidR="004C7898">
          <w:rPr>
            <w:lang w:val="en-GB"/>
          </w:rPr>
          <w: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"mendeley" : { "formattedCitation" : "(Sooraj et al., 2015)", "manualFormatting" : "(Sooraj et al., 2015)", "plainTextFormattedCitation" : "(Sooraj et al., 2015)", "previouslyFormattedCitation" : "(Sooraj et al., 2015)" }, "properties" : { "noteIndex" : 0 }, "schema" : "https://github.com/citation-style-language/schema/raw/master/csl-citation.json" }</w:instrText>
        </w:r>
      </w:ins>
      <w:del w:id="1796" w:author="Robin Matthews" w:date="2021-07-11T17:50:00Z">
        <w:r w:rsidR="000465A7" w:rsidDel="004C7898">
          <w:rPr>
            <w:lang w:val="en-GB"/>
          </w:rPr>
          <w:del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"mendeley" : { "formattedCitation" : "(Sooraj et al., 2015)", "manualFormatting" : "Sooraj et al., 2015)", "plainTextFormattedCitation" : "(Sooraj et al., 2015)", "previouslyFormattedCitation" : "(Sooraj et al., 2015)" }, "properties" : { "noteIndex" : 0 }, "schema" : "https://github.com/citation-style-language/schema/raw/master/csl-citation.json" }</w:delInstrText>
        </w:r>
      </w:del>
      <w:r w:rsidRPr="00C734F4">
        <w:rPr>
          <w:lang w:val="en-GB"/>
        </w:rPr>
        <w:fldChar w:fldCharType="separate"/>
      </w:r>
      <w:del w:id="1797" w:author="Robin Matthews" w:date="2021-07-11T17:50:00Z">
        <w:r w:rsidR="00E41CA2" w:rsidDel="004C7898">
          <w:rPr>
            <w:noProof/>
            <w:lang w:val="en-GB"/>
          </w:rPr>
          <w:delText>S</w:delText>
        </w:r>
      </w:del>
      <w:ins w:id="1798" w:author="Robin Matthews" w:date="2021-07-11T17:50:00Z">
        <w:r w:rsidR="004C7898">
          <w:rPr>
            <w:noProof/>
            <w:lang w:val="en-GB"/>
          </w:rPr>
          <w:t>(S</w:t>
        </w:r>
      </w:ins>
      <w:r w:rsidR="00E41CA2">
        <w:rPr>
          <w:noProof/>
          <w:lang w:val="en-GB"/>
        </w:rPr>
        <w:t>ooraj et al., 2015)</w:t>
      </w:r>
      <w:r w:rsidRPr="00C734F4">
        <w:rPr>
          <w:lang w:val="en-GB"/>
        </w:rPr>
        <w:fldChar w:fldCharType="end"/>
      </w:r>
      <w:commentRangeEnd w:id="1794"/>
      <w:r w:rsidR="00E41CA2">
        <w:rPr>
          <w:rStyle w:val="CommentReference"/>
          <w:rFonts w:asciiTheme="minorHAnsi" w:eastAsiaTheme="minorHAnsi" w:hAnsiTheme="minorHAnsi"/>
          <w:lang w:eastAsia="en-US"/>
        </w:rPr>
        <w:commentReference w:id="1794"/>
      </w:r>
      <w:r w:rsidRPr="00C734F4">
        <w:rPr>
          <w:lang w:val="en-GB"/>
        </w:rPr>
        <w:t xml:space="preserve"> or Indian Oceans </w:t>
      </w:r>
      <w:r w:rsidRPr="00C734F4">
        <w:rPr>
          <w:lang w:val="en-GB"/>
        </w:rPr>
        <w:fldChar w:fldCharType="begin" w:fldLock="1"/>
      </w:r>
      <w:r w:rsidR="000465A7">
        <w:rPr>
          <w:lang w:val="en-GB"/>
        </w:rPr>
        <w:instrText>ADDIN CSL_CITATION { "citationItems" : [ { "id" : "ITEM-1", "itemData" : { "DOI" : "10.1007/s00382-017-3709-7", "ISBN" : "0123456789", "ISSN" : "14320894", "abstract" : "Assessing the future projections of the length of rainy season (LRS) has paramount societal impact considering its potential to alter the seasonal mean rainfall over the Indian subcontinent. Here, we explored the projections of LRS using both historical and Representative Concentration Pathways 8.5 (RCP8.5) simulations of the Coupled Model Intercomparison Project Phase5 (CMIP5). RCP8.5 simulations project shortening of the LRS of Indian summer monsoon by altering the timing of onset and withdrawal dates. Most CMIP5 RCP8.5 model simulations indicate a faster warming rate over the western tropical Indian Ocean compared to other regions of the Indian Ocean. It is found that the pronounced western Indian Ocean warming and associated increase in convection results in warmer upper troposphere over the Indian Ocean compared to the Indian subcontinent, reducing the meridional gradient in upper tropospheric temperature (UTT) over the Asian summer monsoon (ASM) domain. The weakening of the meridional gradient in UTT induces weakening of easterly vertical wind shear over the ASM domain during first and last phase of monsoon, facilitate delayed (advanced) monsoon onset (withdrawal) dates, ensues the shortening of LRS of the Indian summer monsoon in a warming scenario.", "author" : [ { "dropping-particle" : "", "family" : "Sabeerali", "given" : "C. T.", "non-dropping-particle" : "", "parse-names" : false, "suffix" : "" }, { "dropping-particle" : "", "family" : "Ajayamohan", "given" : "R. S.", "non-dropping-particle" : "", "parse-names" : false, "suffix" : "" } ], "container-title" : "Climate Dynamics", "id" : "ITEM-1", "issue" : "5-6", "issued" : { "date-parts" : [ [ "2018" ] ] }, "page" : "1609-1624", "title" : "On the shortening of Indian summer monsoon season in a warming scenario", "translator" : [ { "dropping-particle" : "", "family" : "Q4121", "given" : "", "non-dropping-particle" : "", "parse-names" : false, "suffix" : "" } ], "type" : "article-journal", "volume" : "50" }, "uris" : [ "http://www.mendeley.com/documents/?uuid=627c46ed-0ba9-3f2f-9aa1-488bd97f212d" ] } ], "mendeley" : { "formattedCitation" : "(Sabeerali and Ajayamohan, 2018)", "plainTextFormattedCitation" : "(Sabeerali and Ajayamohan, 2018)", "previouslyFormattedCitation" : "(Sabeerali and Ajayamohan, 2018)" }, "properties" : { "noteIndex" : 0 }, "schema" : "https://github.com/citation-style-language/schema/raw/master/csl-citation.json" }</w:instrText>
      </w:r>
      <w:r w:rsidRPr="00C734F4">
        <w:rPr>
          <w:lang w:val="en-GB"/>
        </w:rPr>
        <w:fldChar w:fldCharType="separate"/>
      </w:r>
      <w:r w:rsidR="00E41CA2">
        <w:rPr>
          <w:noProof/>
          <w:lang w:val="en-GB"/>
        </w:rPr>
        <w:t>(Sabeerali and Ajayamohan, 2018)</w:t>
      </w:r>
      <w:r w:rsidRPr="00C734F4">
        <w:rPr>
          <w:lang w:val="en-GB"/>
        </w:rPr>
        <w:fldChar w:fldCharType="end"/>
      </w:r>
      <w:r w:rsidRPr="00C734F4">
        <w:rPr>
          <w:lang w:val="en-GB"/>
        </w:rPr>
        <w:t xml:space="preserve"> in CMIP5, and increased seasonal mean rainfall, including in CMIP6 </w:t>
      </w:r>
      <w:commentRangeStart w:id="1799"/>
      <w:r w:rsidRPr="00C734F4">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"ITEM-2",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"ITEM-2",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Wang et al., 2020)", "plainTextFormattedCitation" : "(Almazroui et al., 2020c; Wang et al., 2020)", "previouslyFormattedCitation" : "(Almazroui et al., 2020c; Wang et al., 2020)" }, "properties" : { "noteIndex" : 0 }, "schema" : "https://github.com/citation-style-language/schema/raw/master/csl-citation.json" }</w:instrText>
      </w:r>
      <w:r w:rsidRPr="00C734F4">
        <w:rPr>
          <w:lang w:val="en-GB"/>
        </w:rPr>
        <w:fldChar w:fldCharType="separate"/>
      </w:r>
      <w:r w:rsidR="00E41CA2">
        <w:rPr>
          <w:noProof/>
          <w:lang w:val="en-GB"/>
        </w:rPr>
        <w:t>(Almazroui et al., 2020</w:t>
      </w:r>
      <w:ins w:id="1800" w:author="Robin Matthews" w:date="2021-07-11T17:51:00Z">
        <w:r w:rsidR="004C7898">
          <w:rPr>
            <w:noProof/>
            <w:lang w:val="en-GB"/>
          </w:rPr>
          <w:t>b</w:t>
        </w:r>
      </w:ins>
      <w:del w:id="1801" w:author="Robin Matthews" w:date="2021-07-11T17:51:00Z">
        <w:r w:rsidR="00E41CA2" w:rsidDel="004C7898">
          <w:rPr>
            <w:noProof/>
            <w:lang w:val="en-GB"/>
          </w:rPr>
          <w:delText>c</w:delText>
        </w:r>
      </w:del>
      <w:r w:rsidR="00E41CA2">
        <w:rPr>
          <w:noProof/>
          <w:lang w:val="en-GB"/>
        </w:rPr>
        <w:t>; Wang et al., 2020)</w:t>
      </w:r>
      <w:r w:rsidRPr="00C734F4">
        <w:rPr>
          <w:lang w:val="en-GB"/>
        </w:rPr>
        <w:fldChar w:fldCharType="end"/>
      </w:r>
      <w:commentRangeEnd w:id="1799"/>
      <w:r w:rsidR="00E41CA2">
        <w:rPr>
          <w:rStyle w:val="CommentReference"/>
          <w:rFonts w:asciiTheme="minorHAnsi" w:eastAsiaTheme="minorHAnsi" w:hAnsiTheme="minorHAnsi"/>
          <w:lang w:eastAsia="en-US"/>
        </w:rPr>
        <w:commentReference w:id="1799"/>
      </w:r>
      <w:r w:rsidRPr="00C734F4">
        <w:rPr>
          <w:lang w:val="en-GB"/>
        </w:rPr>
        <w:t xml:space="preserve">. The weakened temperature gradient combines with increased atmospheric stability to weaken the monsoon overturning circulation, with some findings showing northward movement of the lower-tropospheric monsoon winds in response to a stronger land-sea temperature contrast in CMIP3 and CMIP5 </w:t>
      </w:r>
      <w:r w:rsidRPr="00C734F4">
        <w:rPr>
          <w:lang w:val="en-GB"/>
        </w:rPr>
        <w:fldChar w:fldCharType="begin" w:fldLock="1"/>
      </w:r>
      <w:r w:rsidR="000465A7">
        <w:rPr>
          <w:lang w:val="en-GB"/>
        </w:rPr>
        <w:instrText>ADDIN CSL_CITATION { "citationItems" : [ { "id" : "ITEM-1", "itemData" : { "DOI" : "10.2151/sola.2018-010", "ISSN" : "1349-6476", "abstract" : "Recent studies indicate that the view of a general weakening of the monsoon circulation in a warmer climate cannot be simply applied in the Asian monsoon regions. To understand the Asian summer monsoon response to global warming, idealized multimodel experiments are analyzed. In the coupled model response to increased CO2, monsoon westerlies in the lower troposphere are shifted poleward and slightly strengthened over land including South Asia and East Asia, while the tropical easterly jet in the upper troposphere are broadly weakened. The different circulation responses between the lower and upper troposphere is associated with vertically opposite changes in the meridional temperature gradient (MTG) between the Eurasian continent and the tropical Indian Ocean, with a strengthening (weakening) in the lower (upper) troposphere. Atmospheric model experiments to separate the effects of CO2 radiative forcing and sea surface temperature warming reveal that the strengthened MTG in the lower troposphere is explained by the CO2 forcing. On a global perspective, CO2-induced enhancement of the land-sea thermal contrast and resultant circulation changes are the most influential in the South Asian monsoon. This study emphasizes an important role of the land warming on the Asian monsoon response to global warming.", "author" : [ { "dropping-particle" : "", "family" : "Endo", "given" : "Hirokazu", "non-dropping-particle" : "", "parse-names" : false, "suffix" : "" }, { "dropping-particle" : "", "family" : "Kitoh", "given" : "Akio", "non-dropping-particle" : "", "parse-names" : false, "suffix" : "" }, { "dropping-particle" : "", "family" : "Ueda", "given" : "Hiroaki", "non-dropping-particle" : "", "parse-names" : false, "suffix" : "" } ], "container-title" : "SOLA", "id" : "ITEM-1", "issued" : { "date-parts" : [ [ "2018" ] ] }, "page" : "57-63", "title" : "A Unique Feature of the Asian Summer Monsoon Response to Global Warming: The Role of Different Land\u2013Sea Thermal Contrast Change between the Lower and Upper Troposphere", "translator" : [ { "dropping-particle" : "", "family" : "Q4717", "given" : "", "non-dropping-particle" : "", "parse-names" : false, "suffix" : "" } ], "type" : "article-journal", "volume" : "14" }, "uris" : [ "http://www.mendeley.com/documents/?uuid=61aab397-135a-4c76-b091-51196e881816" ] }, { "id" : "ITEM-2", "itemData" : { "DOI" : "10.1007/s00382-014-2261-y", "ISSN" : "0930-7575", "abstract" : "The low level jetstream (LLJ) transports moisture from the surrounding Oceans to Indian land mass and hence an important component of the Indian summer monsoon (ISM). Widening of tropical belt and poleward shifts in mid-latitude jetstreams have been identified as major impacts of global warming on large-scale atmospheric dynamics. A general northward shift in ISM circulation has been suggested recently, based on the Coupled Model Inter-comparison Project (CMIP5) simulations. Here, we investigate the current and projected future changes in LLJ in observations as well as the coupled model (CMIP3/CMIP5) simulations. A poleward shift in the monsoon LLJ has been detected both in the observations and coupled model simulations. The poleward shift is also reflected in the future projections in a warming scenario, with the magnitude of shift depending on the degree of warming. Consistent with the LLJ shift, a drying (wet) trend in the southern (northern) part of the western coast of India is also observed in the last three decades. Further analysis reveals that enhanced land-sea contrast resulted in a strengthening of the cross-equatorial sea level pressure gradient over Indian Ocean, which in turn resulted in the northward shift of the zero absolute vorticity contour from its climatological position. The poleward shift in zero absolute vorticity contour is consistent with that of LLJ core (location of maximum low-level zonal winds). Possible uncertainties in the results are discussed in the context of known model biases and ensemble sample sizes. These results assume significance in the context of the concerns over ecologically fragile Western Ghats region in a warming scenario.", "author" : [ { "dropping-particle" : "", "family" : "Sandeep", "given" : "S.", "non-dropping-particle" : "", "parse-names" : false, "suffix" : "" }, { "dropping-particle" : "", "family" : "Ajayamohan", "given" : "R. S.", "non-dropping-particle" : "", "parse-names" : false, "suffix" : "" } ], "container-title" : "Climate Dynamics", "id" : "ITEM-2", "issue" : "1-2", "issued" : { "date-parts" : [ [ "2015", "7", "24" ] ] }, "page" : "337-351", "title" : "Poleward shift in Indian summer monsoon low level jetstream under global warming", "translator" : [ { "dropping-particle" : "", "family" : "Q6413", "given" : "", "non-dropping-particle" : "", "parse-names" : false, "suffix" : "" } ], "type" : "article-journal", "volume" : "45" }, "uris" : [ "http://www.mendeley.com/documents/?uuid=cbe22b35-ddf4-48fc-8731-88a7badf5479" ] } ], "mendeley" : { "formattedCitation" : "(Sandeep and Ajayamohan, 2015; Endo et al., 2018)", "plainTextFormattedCitation" : "(Sandeep and Ajayamohan, 2015; Endo et al., 2018)", "previouslyFormattedCitation" : "(Sandeep and Ajayamohan, 2015; Endo et al., 2018)" }, "properties" : { "noteIndex" : 0 }, "schema" : "https://github.com/citation-style-language/schema/raw/master/csl-citation.json" }</w:instrText>
      </w:r>
      <w:r w:rsidRPr="00C734F4">
        <w:rPr>
          <w:lang w:val="en-GB"/>
        </w:rPr>
        <w:fldChar w:fldCharType="separate"/>
      </w:r>
      <w:r w:rsidR="00E41CA2">
        <w:rPr>
          <w:noProof/>
          <w:lang w:val="en-GB"/>
        </w:rPr>
        <w:t>(Sandeep and Ajayamohan, 2015; Endo et al., 2018)</w:t>
      </w:r>
      <w:r w:rsidRPr="00C734F4">
        <w:rPr>
          <w:lang w:val="en-GB"/>
        </w:rPr>
        <w:fldChar w:fldCharType="end"/>
      </w:r>
      <w:r w:rsidRPr="00C734F4">
        <w:rPr>
          <w:lang w:val="en-GB"/>
        </w:rPr>
        <w:t xml:space="preserve">. The northward shift was also found in the genesis of synoptic systems (monsoon depressions) in a single high-resolution atmospheric GCM forced by an ensemble of SSTs derived from four GCMs under the RCP8.5 scenario </w:t>
      </w:r>
      <w:r w:rsidRPr="00C734F4">
        <w:rPr>
          <w:lang w:val="en-GB"/>
        </w:rPr>
        <w:fldChar w:fldCharType="begin" w:fldLock="1"/>
      </w:r>
      <w:r w:rsidR="000465A7">
        <w:rPr>
          <w:lang w:val="en-GB"/>
        </w:rPr>
        <w:instrText>ADDIN CSL_CITATION { "citationItems" : [ { "id" : "ITEM-1", "itemData" : { "DOI" : "10.1073/pnas.1709031115", "ISSN" : "0027-8424", "abstract" : "Cyclonic atmospheric vortices of varying intensity, collectively known as low-pressure systems (LPS), travel northwest across central India and produce more than half of the precipitation received by that fertile region and its \u223c600 million inhabitants. Yet, future changes in LPS activity are poorly understood, due in part to inadequate representation of these storms in current climate models. Using a high-resolution atmospheric general circulation model that realistically simulates the genesis distribution of LPS, here we show that Indian monsoon LPS activity declines about 45% by the late 21st century in simulations of a business-as-usual emission scenario. The distribution of LPS genesis shifts poleward as it weakens, with oceanic genesis decreasing by \u223c60% and continental genesis increasing by \u223c10%; over land the increase in storm counts is accompanied by a shift toward lower storm wind speeds. The weakening and poleward shift of the genesis distribution in a warmer climate are confirmed and attributed, via a statistical model, to the reduction and poleward shift of low-level absolute vorticity over the monsoon region, which in turn are robust features of most coupled model projections. The poleward shift in LPS activity results in an increased frequency of extreme precipitation events over northern India.", "author" : [ { "dropping-particle" : "", "family" : "Sandeep", "given" : "S.", "non-dropping-particle" : "", "parse-names" : false, "suffix" : "" }, { "dropping-particle" : "", "family" : "Ajayamohan", "given" : "R. S.", "non-dropping-particle" : "", "parse-names" : false, "suffix" : "" }, { "dropping-particle" : "", "family" : "Boos", "given" : "William R.", "non-dropping-particle" : "", "parse-names" : false, "suffix" : "" }, { "dropping-particle" : "", "family" : "Sabin", "given" : "T. P.", "non-dropping-particle" : "", "parse-names" : false, "suffix" : "" }, { "dropping-particle" : "", "family" : "Praveen", "given" : "V.", "non-dropping-particle" : "", "parse-names" : false, "suffix" : "" } ], "container-title" : "Proceedings of the National Academy of Sciences", "id" : "ITEM-1", "issue" : "11", "issued" : { "date-parts" : [ [ "2018", "3", "13" ] ] }, "page" : "2681-2686", "title" : "Decline and poleward shift in Indian summer monsoon synoptic activity in a warming climate", "translator" : [ { "dropping-particle" : "", "family" : "Q6414", "given" : "", "non-dropping-particle" : "", "parse-names" : false, "suffix" : "" } ], "type" : "article-journal", "volume" : "115" }, "uris" : [ "http://www.mendeley.com/documents/?uuid=a7946a70-03c2-4c9b-9fb4-3001578e38ab" ] } ], "mendeley" : { "formattedCitation" : "(Sandeep et al., 2018)", "plainTextFormattedCitation" : "(Sandeep et al., 2018)", "previouslyFormattedCitation" : "(Sandeep et al., 2018)" }, "properties" : { "noteIndex" : 0 }, "schema" : "https://github.com/citation-style-language/schema/raw/master/csl-citation.json" }</w:instrText>
      </w:r>
      <w:r w:rsidRPr="00C734F4">
        <w:rPr>
          <w:lang w:val="en-GB"/>
        </w:rPr>
        <w:fldChar w:fldCharType="separate"/>
      </w:r>
      <w:r w:rsidR="00E41CA2">
        <w:rPr>
          <w:noProof/>
          <w:lang w:val="en-GB"/>
        </w:rPr>
        <w:t>(Sandeep et al., 2018)</w:t>
      </w:r>
      <w:r w:rsidRPr="00C734F4">
        <w:rPr>
          <w:lang w:val="en-GB"/>
        </w:rPr>
        <w:fldChar w:fldCharType="end"/>
      </w:r>
      <w:r w:rsidRPr="00C734F4">
        <w:rPr>
          <w:lang w:val="en-GB"/>
        </w:rPr>
        <w:t>.</w:t>
      </w:r>
    </w:p>
    <w:p w14:paraId="5980FD78" w14:textId="77777777" w:rsidR="0038381F" w:rsidRPr="00C734F4" w:rsidRDefault="0038381F" w:rsidP="0038381F">
      <w:pPr>
        <w:pStyle w:val="AR6BodyText"/>
        <w:rPr>
          <w:lang w:val="en-GB"/>
        </w:rPr>
      </w:pPr>
    </w:p>
    <w:p w14:paraId="4488DBF4" w14:textId="030E13A9" w:rsidR="0038381F" w:rsidRPr="00C734F4" w:rsidRDefault="0038381F" w:rsidP="0038381F">
      <w:pPr>
        <w:pStyle w:val="AR6BodyText"/>
        <w:rPr>
          <w:lang w:val="en-GB"/>
        </w:rPr>
      </w:pPr>
      <w:r w:rsidRPr="00C734F4">
        <w:rPr>
          <w:lang w:val="en-GB"/>
        </w:rPr>
        <w:t xml:space="preserve">Projections can also be expressed in terms of global-mean warming levels (GWLs) rather than time horizons (Cross-Chapter Box 11.1). Advancing upon </w:t>
      </w:r>
      <w:r w:rsidR="00A52DB6" w:rsidRPr="00A52DB6">
        <w:rPr>
          <w:lang w:val="en-GB"/>
        </w:rPr>
        <w:t>SR1.5</w:t>
      </w:r>
      <w:r w:rsidRPr="00C734F4">
        <w:rPr>
          <w:lang w:val="en-GB"/>
        </w:rPr>
        <w:t>, amplification of mean and extreme monsoon rainfall at 2.0</w:t>
      </w:r>
      <w:r w:rsidRPr="00C734F4">
        <w:rPr>
          <w:lang w:val="en-GB"/>
        </w:rPr>
        <w:sym w:font="Symbol" w:char="F0B0"/>
      </w:r>
      <w:r w:rsidRPr="00C734F4">
        <w:rPr>
          <w:lang w:val="en-GB"/>
        </w:rPr>
        <w:t>C compared to 1.5</w:t>
      </w:r>
      <w:r w:rsidRPr="00C734F4">
        <w:rPr>
          <w:lang w:val="en-GB"/>
        </w:rPr>
        <w:sym w:font="Symbol" w:char="F0B0"/>
      </w:r>
      <w:r w:rsidRPr="00C734F4">
        <w:rPr>
          <w:lang w:val="en-GB"/>
        </w:rPr>
        <w:t xml:space="preserve">C has been found both by an atmospheric GCM forced by future SST patterns </w:t>
      </w:r>
      <w:r w:rsidRPr="00C734F4">
        <w:rPr>
          <w:lang w:val="en-GB"/>
        </w:rPr>
        <w:fldChar w:fldCharType="begin" w:fldLock="1"/>
      </w:r>
      <w:r w:rsidR="000465A7">
        <w:rPr>
          <w:lang w:val="en-GB"/>
        </w:rPr>
        <w:instrText>ADDIN CSL_CITATION { "citationItems" : [ { "id" : "ITEM-1", "itemData" : { "DOI" : "10.1002/2017EF000734", "ISBN" : "2328-4277", "ISSN" : "2328-4277", "abstract" : "\u00a9 2018 American Geophysical Union. In light of the Paris Agreement, it is essential to identify regional impacts of half a degree additional global warming to inform climate adaptation and mitigation strategies. We investigate the effects of 1.5\u00b0C and 2.0\u00b0C global warming above preindustrial conditions, relative to present day (2006-2015), over the Asian-Australian monsoon region (AAMR) using five models from the Half a degree Additional warming, Prognosis and Projected Impacts (HAPPI) project. There is considerable intermodel variability in projected changes to mean climate and extreme events in 2.0\u00b0C and 1.5\u00b0C scenarios. There is high confidence in projected increases to mean and extreme surface temperatures over AAMR, as well as more-frequent persistent daily temperature extremes over East Asia, Australia, and northern India with an additional 0.5\u00b0C warming, which are likely to occur. Mean and extreme monsoon precipitation amplify over AAMR, except over Australia at 1.5\u00b0C where there is uncertainty in the sign of the change. Persistent daily extreme precipitation events are likely to become more frequent over parts of East Asia and India with an additional 0.5\u00b0C warming. There is lower confidence in projections of precipitation change than in projections of surface temperature change. These results highlight the benefits of limiting the global-mean temperature change to 1.5\u00b0C above preindustrial, as the severity of the above effects increases with an extra 0.5\u00b0C warming.", "author" : [ { "dropping-particle" : "", "family" : "Chevuturi", "given" : "Amulya", "non-dropping-particle" : "", "parse-names" : false, "suffix" : "" }, { "dropping-particle" : "", "family" : "Klingaman", "given" : "Nicholas P.", "non-dropping-particle" : "", "parse-names" : false, "suffix" : "" }, { "dropping-particle" : "", "family" : "Turner", "given" : "Andrew G.", "non-dropping-particle" : "", "parse-names" : false, "suffix" : "" }, { "dropping-particle" : "", "family" : "Hannah", "given" : "Shaun", "non-dropping-particle" : "", "parse-names" : false, "suffix" : "" } ], "container-title" : "Earth's Future", "id" : "ITEM-1", "issue" : "3", "issued" : { "date-parts" : [ [ "2018", "3" ] ] }, "page" : "339-358", "title" : "Projected Changes in the Asian\u2010Australian Monsoon Region in 1.5\u00b0C and 2.0\u00b0C Global\u2010Warming Scenarios", "translator" : [ { "dropping-particle" : "", "family" : "Q5774", "given" : "", "non-dropping-particle" : "", "parse-names" : false, "suffix" : "" } ], "type" : "article-journal", "volume" : "6" }, "uris" : [ "http://www.mendeley.com/documents/?uuid=61e69aca-0926-404b-81d7-bd9c578519dd" ] } ], "mendeley" : { "formattedCitation" : "(Chevuturi et al., 2018)", "plainTextFormattedCitation" : "(Chevuturi et al., 2018)", "previouslyFormattedCitation" : "(Chevuturi et al., 2018)" }, "properties" : { "noteIndex" : 0 }, "schema" : "https://github.com/citation-style-language/schema/raw/master/csl-citation.json" }</w:instrText>
      </w:r>
      <w:r w:rsidRPr="00C734F4">
        <w:rPr>
          <w:lang w:val="en-GB"/>
        </w:rPr>
        <w:fldChar w:fldCharType="separate"/>
      </w:r>
      <w:r w:rsidR="00E41CA2">
        <w:rPr>
          <w:noProof/>
          <w:lang w:val="en-GB"/>
        </w:rPr>
        <w:t>(Chevuturi et al., 2018)</w:t>
      </w:r>
      <w:r w:rsidRPr="00C734F4">
        <w:rPr>
          <w:lang w:val="en-GB"/>
        </w:rPr>
        <w:fldChar w:fldCharType="end"/>
      </w:r>
      <w:r w:rsidRPr="00C734F4">
        <w:rPr>
          <w:lang w:val="en-GB"/>
        </w:rPr>
        <w:t xml:space="preserve"> and using time slices in CMIP5 GCMs </w:t>
      </w:r>
      <w:commentRangeStart w:id="1802"/>
      <w:r w:rsidRPr="00C734F4">
        <w:rPr>
          <w:lang w:val="en-GB"/>
        </w:rPr>
        <w:fldChar w:fldCharType="begin" w:fldLock="1"/>
      </w:r>
      <w:ins w:id="1803" w:author="Robin Matthews" w:date="2021-07-11T17:51:00Z">
        <w:r w:rsidR="00C30064">
          <w:rPr>
            <w:lang w:val="en-GB"/>
          </w:rPr>
          <w:instrText>ADDIN CSL_CITATION { "citationItems" : [ { "id" : "ITEM-1", "itemData" : { "DOI" : "10.1088/2515-7620/ab4ee2", "ISSN" : "2515-7620", "abstract" : "The participating member nations in Paris at the 2015 convention of the United Nations Framework Convention on Climate Change (UNFCCC) resolved to maintain the rise in global average temperature to a level much less than 2.0 \u00b0C compared to pre-industrial levels. It was also committed that the parties would continue with all-out endeavor to limit warming to 1.5 \u00b0C. For a country like India with a primarily agrarian economy this leads to two key questions. Firstly, what does the global rise of mean annual temperature (1.5 \u00b0C and 2.0 \u00b0C) mean at the regional scale? Secondly, what are the implications of keeping warming at or below 1.5 \u00b0C for different sectors and in particular on agriculture and water resources? To address these questions we have examined the annual and seasonal impacts of 1.5 \u00b0C and 2 \u00b0C global temperature rise (GTR) on temperature and rainfall change over all the states of India under two Representative concentration pathways, RCP 8.5 and RCP 4.5, using all Coupled Model Inter Comparison Project CMIP5 Models. Rainfall is projected to increase over all the states with very low change in the western part of the country and highest change in the North eastern and southern region of the country under RCP 8.5. 35% of the country is projected to witness a temperature change equal to or lesser than global mean temperature of 1.5 \u00b0C and 2.0 \u00b0C whereas 65% is expected to show a greater rise in temperature. The most severe temperature change is expected to be witnessed by the presently colder Northern most states of India such as Jammu and Kashmir, Himachal Pradesh and Uttaranchal (2.0 \u00b0C to 2.2 \u00b0C at 1.5 \u00b0C and 2.5 \u00b0C to 2.8 \u00b0C at 2.0 \u00b0C) in both RCPs. There are opportunities and threats due to climate change and it is imperative for researchers and policy makers to recognize these in the context of the scenarios of 1.5 \u00b0C and 2.0 \u00b0C global temperature changes. It is essential for the current national and state action plan on climate change and adaptation to be more sensitive in strategizing an efficient response to the different scenarios at the global level (3 \u00b0C, 2 \u00b0C and 1.5 \u00b0C) in order to take more informed policy decisions at global level in synergy with the regional analysis to be able to develop strategies that benefit the local populace.", "author" : [ { "dropping-particle" : "", "family" : "Yaduvanshi", "given" : "Aradhana", "non-dropping-particle" : "", "parse-names" : false, "suffix" : "" }, { "dropping-particle" : "", "family" : "Zaroug", "given" : "Modathir", "non-dropping-particle" : "", "parse-names" : false, "suffix" : "" }, { "dropping-particle" : "", "family" : "Bendapudi", "given" : "Ramkumar", "non-dropping-particle" : "", "parse-names" : false, "suffix" : "" }, { "dropping-particle" : "", "family" : "New", "given" : "Mark", "non-dropping-particle" : "", "parse-names" : false, "suffix" : "" } ], "container-title" : "Environmental Research Communications", "id" : "ITEM-1", "issue" : "12", "issued" : { "date-parts" : [ [ "2019", "11", "4" ] ] }, "page" : "125002", "title" : "Impacts of 1.5 \u00b0C and 2 \u00b0C global warming on regional rainfall and temperature change across India", "translator" : [ { "dropping-particle" : "", "family" : "Q6511", "given" : "", "non-dropping-particle" : "", "parse-names" : false, "suffix" : "" } ], "type" : "article-journal", "volume" : "1" }, "uris" : [ "http://www.mendeley.com/documents/?uuid=01322231-430c-467b-a453-949832aa45d2" ] }, { "id" : "ITEM-2", "itemData" : { "DOI" : "10.1002/joc.6495", "ISSN" : "0899-8418", "abstract" : "Future precipitation changes impact the availability of water resources and related flood and drought events. Recent studies have focused on the variations in precipitation based on the Representative Concentration Pathways scenarios, which do not reflect the current mitigation commitments of the Paris Agreement to stabilize the global mean temperature below the 2.0\u00b0C threshold. This paper analyzes the Asian precipitation response to emissions scenarios from warming. This response is a result of the Intended Nationally Determined Contributions (INDC) pledges (as of August 2018), which would satisfy the Paris Agreement target over the next few decades. Our results demonstrate that by the end of 21st century, mean precipitation in Asia will increase by 12.9% (11.7\u201314.7%) for a delayed action (No-policy) scenario, 8.0% (6.7\u20138.8%) for a continued mitigation action (continued INDC-pledge) scenario, and 2.4% (1.9\u20133.5%) and 4.4% (3.7\u20135.4%) for scenarios that stabilize the global mean temperature at the 1.5 and 2.0\u00b0C levels, respectively. The spatial heterogeneity of precipitation changes, however, reflects the complexity of precipitation responses in future climate projections. Furthermore, heavy rainfall events will become stronger as warming increases; however, the trend of dry spell events varies depending on the region. Considering the impacts of precipitation-related extremes, we determined that the projected population exposure to heavy rainfall and dry spell events will significantly increase in most Asian regions. Limiting warming to lower levels (such as 1.5 or 2.0\u00b0C) would reduce the population exposure to heavy rainfall, thereby avoiding impacts associated with precipitation extremes. These results contribute to an improved understanding of the risks related to future climate extremes. Such information is crucial for planning mitigation and adaptation activities in Asia, which is home to nearly 60% of the global population.", "author" : [ { "dropping-particle" : "", "family" : "Zhang", "given" : "Jintao", "non-dropping-particle" : "", "parse-names" : false, "suffix" : "" }, { "dropping-particle" : "", "family" : "Wang", "given" : "Fang", "non-dropping-particle" : "", "parse-names" : false, "suffix" : "" }, { "dropping-particle" : "", "family" : "Tokarska", "given" : "Katarzyna B.", "non-dropping-particle" : "", "parse-names" : false, "suffix" : "" }, { "dropping-particle" : "", "family" : "Yang", "given" : "Zongliang", "non-dropping-particle" : "", "parse-names" : false, "suffix" : "" } ], "container-title" : "International Journal of Climatology", "id" : "ITEM-2", "issue" : "11", "issued" : { "date-parts" : [ [ "2020", "9", "5" ] ] }, "page" : "4888-4902", "title" : "Multiple possibilities for future precipitation changes in Asia under the Paris Agreement", "translator" : [ { "dropping-particle" : "", "family" : "Q6512", "given" : "", "non-dropping-particle" : "", "parse-names" : false, "suffix" : "" } ], "type" : "article-journal", "volume" : "40" }, "uris" : [ "http://www.mendeley.com/documents/?uuid=cfb8002f-1345-443a-9305-54895b1babcb" ] } ], "mendeley" : { "formattedCitation" : "(Yaduvanshi et al., 2019; Zhang et al., 2020a)", "manualFormatting" : "(Yaduvanshi et al., 2019; J. Zhang et al., 2020)", "plainTextFormattedCitation" : "(Yaduvanshi et al., 2019; Zhang et al., 2020a)", "previouslyFormattedCitation" : "(Yaduvanshi et al., 2019; Zhang et al., 2020a)" }, "properties" : { "noteIndex" : 0 }, "schema" : "https://github.com/citation-style-language/schema/raw/master/csl-citation.json" }</w:instrText>
        </w:r>
      </w:ins>
      <w:del w:id="1804" w:author="Robin Matthews" w:date="2021-07-11T17:51:00Z">
        <w:r w:rsidR="000465A7" w:rsidDel="00C30064">
          <w:rPr>
            <w:lang w:val="en-GB"/>
          </w:rPr>
          <w:delInstrText>ADDIN CSL_CITATION { "citationItems" : [ { "id" : "ITEM-1", "itemData" : { "DOI" : "10.1088/2515-7620/ab4ee2", "ISSN" : "2515-7620", "abstract" : "The participating member nations in Paris at the 2015 convention of the United Nations Framework Convention on Climate Change (UNFCCC) resolved to maintain the rise in global average temperature to a level much less than 2.0 \u00b0C compared to pre-industrial levels. It was also committed that the parties would continue with all-out endeavor to limit warming to 1.5 \u00b0C. For a country like India with a primarily agrarian economy this leads to two key questions. Firstly, what does the global rise of mean annual temperature (1.5 \u00b0C and 2.0 \u00b0C) mean at the regional scale? Secondly, what are the implications of keeping warming at or below 1.5 \u00b0C for different sectors and in particular on agriculture and water resources? To address these questions we have examined the annual and seasonal impacts of 1.5 \u00b0C and 2 \u00b0C global temperature rise (GTR) on temperature and rainfall change over all the states of India under two Representative concentration pathways, RCP 8.5 and RCP 4.5, using all Coupled Model Inter Comparison Project CMIP5 Models. Rainfall is projected to increase over all the states with very low change in the western part of the country and highest change in the North eastern and southern region of the country under RCP 8.5. 35% of the country is projected to witness a temperature change equal to or lesser than global mean temperature of 1.5 \u00b0C and 2.0 \u00b0C whereas 65% is expected to show a greater rise in temperature. The most severe temperature change is expected to be witnessed by the presently colder Northern most states of India such as Jammu and Kashmir, Himachal Pradesh and Uttaranchal (2.0 \u00b0C to 2.2 \u00b0C at 1.5 \u00b0C and 2.5 \u00b0C to 2.8 \u00b0C at 2.0 \u00b0C) in both RCPs. There are opportunities and threats due to climate change and it is imperative for researchers and policy makers to recognize these in the context of the scenarios of 1.5 \u00b0C and 2.0 \u00b0C global temperature changes. It is essential for the current national and state action plan on climate change and adaptation to be more sensitive in strategizing an efficient response to the different scenarios at the global level (3 \u00b0C, 2 \u00b0C and 1.5 \u00b0C) in order to take more informed policy decisions at global level in synergy with the regional analysis to be able to develop strategies that benefit the local populace.", "author" : [ { "dropping-particle" : "", "family" : "Yaduvanshi", "given" : "Aradhana", "non-dropping-particle" : "", "parse-names" : false, "suffix" : "" }, { "dropping-particle" : "", "family" : "Zaroug", "given" : "Modathir", "non-dropping-particle" : "", "parse-names" : false, "suffix" : "" }, { "dropping-particle" : "", "family" : "Bendapudi", "given" : "Ramkumar", "non-dropping-particle" : "", "parse-names" : false, "suffix" : "" }, { "dropping-particle" : "", "family" : "New", "given" : "Mark", "non-dropping-particle" : "", "parse-names" : false, "suffix" : "" } ], "container-title" : "Environmental Research Communications", "id" : "ITEM-1", "issue" : "12", "issued" : { "date-parts" : [ [ "2019", "11", "4" ] ] }, "page" : "125002", "title" : "Impacts of 1.5 \u00b0C and 2 \u00b0C global warming on regional rainfall and temperature change across India", "translator" : [ { "dropping-particle" : "", "family" : "Q6511", "given" : "", "non-dropping-particle" : "", "parse-names" : false, "suffix" : "" } ], "type" : "article-journal", "volume" : "1" }, "uris" : [ "http://www.mendeley.com/documents/?uuid=01322231-430c-467b-a453-949832aa45d2" ] }, { "id" : "ITEM-2", "itemData" : { "DOI" : "10.1002/joc.6495", "ISSN" : "0899-8418", "abstract" : "Future precipitation changes impact the availability of water resources and related flood and drought events. Recent studies have focused on the variations in precipitation based on the Representative Concentration Pathways scenarios, which do not reflect the current mitigation commitments of the Paris Agreement to stabilize the global mean temperature below the 2.0\u00b0C threshold. This paper analyzes the Asian precipitation response to emissions scenarios from warming. This response is a result of the Intended Nationally Determined Contributions (INDC) pledges (as of August 2018), which would satisfy the Paris Agreement target over the next few decades. Our results demonstrate that by the end of 21st century, mean precipitation in Asia will increase by 12.9% (11.7\u201314.7%) for a delayed action (No-policy) scenario, 8.0% (6.7\u20138.8%) for a continued mitigation action (continued INDC-pledge) scenario, and 2.4% (1.9\u20133.5%) and 4.4% (3.7\u20135.4%) for scenarios that stabilize the global mean temperature at the 1.5 and 2.0\u00b0C levels, respectively. The spatial heterogeneity of precipitation changes, however, reflects the complexity of precipitation responses in future climate projections. Furthermore, heavy rainfall events will become stronger as warming increases; however, the trend of dry spell events varies depending on the region. Considering the impacts of precipitation-related extremes, we determined that the projected population exposure to heavy rainfall and dry spell events will significantly increase in most Asian regions. Limiting warming to lower levels (such as 1.5 or 2.0\u00b0C) would reduce the population exposure to heavy rainfall, thereby avoiding impacts associated with precipitation extremes. These results contribute to an improved understanding of the risks related to future climate extremes. Such information is crucial for planning mitigation and adaptation activities in Asia, which is home to nearly 60% of the global population.", "author" : [ { "dropping-particle" : "", "family" : "Zhang", "given" : "Jintao", "non-dropping-particle" : "", "parse-names" : false, "suffix" : "" }, { "dropping-particle" : "", "family" : "Wang", "given" : "Fang", "non-dropping-particle" : "", "parse-names" : false, "suffix" : "" }, { "dropping-particle" : "", "family" : "Tokarska", "given" : "Katarzyna B.", "non-dropping-particle" : "", "parse-names" : false, "suffix" : "" }, { "dropping-particle" : "", "family" : "Yang", "given" : "Zongliang", "non-dropping-particle" : "", "parse-names" : false, "suffix" : "" } ], "container-title" : "International Journal of Climatology", "id" : "ITEM-2", "issue" : "11", "issued" : { "date-parts" : [ [ "2020", "9", "5" ] ] }, "page" : "4888-4902", "title" : "Multiple possibilities for future precipitation changes in Asia under the Paris Agreement", "translator" : [ { "dropping-particle" : "", "family" : "Q6512", "given" : "", "non-dropping-particle" : "", "parse-names" : false, "suffix" : "" } ], "type" : "article-journal", "volume" : "40" }, "uris" : [ "http://www.mendeley.com/documents/?uuid=cfb8002f-1345-443a-9305-54895b1babcb" ] } ], "mendeley" : { "formattedCitation" : "(Yaduvanshi et al., 2019; Zhang et al., 2020a)", "plainTextFormattedCitation" : "(Yaduvanshi et al., 2019; Zhang et al., 2020a)", "previouslyFormattedCitation" : "(Yaduvanshi et al., 2019; Zhang et al., 2020a)" }, "properties" : { "noteIndex" : 0 }, "schema" : "https://github.com/citation-style-language/schema/raw/master/csl-citation.json" }</w:delInstrText>
        </w:r>
      </w:del>
      <w:r w:rsidRPr="00C734F4">
        <w:rPr>
          <w:lang w:val="en-GB"/>
        </w:rPr>
        <w:fldChar w:fldCharType="separate"/>
      </w:r>
      <w:r w:rsidR="00E41CA2">
        <w:rPr>
          <w:noProof/>
          <w:lang w:val="en-GB"/>
        </w:rPr>
        <w:t xml:space="preserve">(Yaduvanshi et al., 2019; </w:t>
      </w:r>
      <w:ins w:id="1805" w:author="Robin Matthews" w:date="2021-07-11T17:51:00Z">
        <w:r w:rsidR="00C30064">
          <w:rPr>
            <w:noProof/>
            <w:lang w:val="en-GB"/>
          </w:rPr>
          <w:t xml:space="preserve">J. </w:t>
        </w:r>
      </w:ins>
      <w:r w:rsidR="00E41CA2">
        <w:rPr>
          <w:noProof/>
          <w:lang w:val="en-GB"/>
        </w:rPr>
        <w:t>Zhang et al., 2020</w:t>
      </w:r>
      <w:del w:id="1806" w:author="Robin Matthews" w:date="2021-07-11T17:51:00Z">
        <w:r w:rsidR="00E41CA2" w:rsidDel="00C30064">
          <w:rPr>
            <w:noProof/>
            <w:lang w:val="en-GB"/>
          </w:rPr>
          <w:delText>a</w:delText>
        </w:r>
      </w:del>
      <w:r w:rsidR="00E41CA2">
        <w:rPr>
          <w:noProof/>
          <w:lang w:val="en-GB"/>
        </w:rPr>
        <w:t>)</w:t>
      </w:r>
      <w:r w:rsidRPr="00C734F4">
        <w:rPr>
          <w:lang w:val="en-GB"/>
        </w:rPr>
        <w:fldChar w:fldCharType="end"/>
      </w:r>
      <w:commentRangeEnd w:id="1802"/>
      <w:r w:rsidR="00E41CA2">
        <w:rPr>
          <w:rStyle w:val="CommentReference"/>
          <w:rFonts w:asciiTheme="minorHAnsi" w:eastAsiaTheme="minorHAnsi" w:hAnsiTheme="minorHAnsi"/>
          <w:lang w:eastAsia="en-US"/>
        </w:rPr>
        <w:commentReference w:id="1802"/>
      </w:r>
      <w:r w:rsidRPr="00C734F4">
        <w:rPr>
          <w:lang w:val="en-GB"/>
        </w:rPr>
        <w:t xml:space="preserve">. These findings are consistent with the general scaling of Indian monsoon precipitation per degree of warming in CMIP5 </w:t>
      </w:r>
      <w:r w:rsidRPr="00C734F4">
        <w:rPr>
          <w:lang w:val="en-GB"/>
        </w:rPr>
        <w:fldChar w:fldCharType="begin" w:fldLock="1"/>
      </w:r>
      <w:r w:rsidR="000465A7">
        <w:rPr>
          <w:lang w:val="en-GB"/>
        </w:rPr>
        <w: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"Q6510", "given" : "", "non-dropping-particle" : "", "parse-names" : false, "suffix" : "" } ], "type" : "article-journal", "volume" : "32" }, "uris" : [ "http://www.mendeley.com/documents/?uuid=2a7abc32-32dd-47f2-8739-0efc28078ec7" ] } ], "mendeley" : { "formattedCitation" : "(Zhang et al., 2019)", "plainTextFormattedCitation" : "(Zhang et al., 2019)", "previouslyFormattedCitation" : "(Zhang et al., 2019)" }, "properties" : { "noteIndex" : 0 }, "schema" : "https://github.com/citation-style-language/schema/raw/master/csl-citation.json" }</w:instrText>
      </w:r>
      <w:r w:rsidRPr="00C734F4">
        <w:rPr>
          <w:lang w:val="en-GB"/>
        </w:rPr>
        <w:fldChar w:fldCharType="separate"/>
      </w:r>
      <w:r w:rsidR="00E41CA2">
        <w:rPr>
          <w:noProof/>
          <w:lang w:val="en-GB"/>
        </w:rPr>
        <w:t>(Zhang et al., 2019)</w:t>
      </w:r>
      <w:r w:rsidRPr="00C734F4">
        <w:rPr>
          <w:lang w:val="en-GB"/>
        </w:rPr>
        <w:fldChar w:fldCharType="end"/>
      </w:r>
      <w:r w:rsidRPr="00C734F4">
        <w:rPr>
          <w:lang w:val="en-GB"/>
        </w:rPr>
        <w:t xml:space="preserve"> and CMIP6 </w:t>
      </w:r>
      <w:r w:rsidRPr="000F0AC3">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"plainTextFormattedCitation" : "(Wang et al., 2020)", "previouslyFormattedCitation" : "(Wang et al., 2020)" }, "properties" : { "noteIndex" : 0 }, "schema" : "https://github.com/citation-style-language/schema/raw/master/csl-citation.json" }</w:instrText>
      </w:r>
      <w:r w:rsidRPr="000F0AC3">
        <w:rPr>
          <w:lang w:val="en-GB"/>
        </w:rPr>
        <w:fldChar w:fldCharType="separate"/>
      </w:r>
      <w:r w:rsidR="00E41CA2">
        <w:rPr>
          <w:noProof/>
          <w:lang w:val="en-GB"/>
        </w:rPr>
        <w:t>(Wang et al., 2020)</w:t>
      </w:r>
      <w:r w:rsidRPr="000F0AC3">
        <w:rPr>
          <w:lang w:val="en-GB"/>
        </w:rPr>
        <w:fldChar w:fldCharType="end"/>
      </w:r>
      <w:r w:rsidRPr="000F0AC3">
        <w:rPr>
          <w:lang w:val="en-GB"/>
        </w:rPr>
        <w:t xml:space="preserve">. </w:t>
      </w:r>
      <w:r w:rsidRPr="00441820">
        <w:rPr>
          <w:lang w:val="en-GB"/>
        </w:rPr>
        <w:t>Increasing GWLs also lead to emergence of the anthropogenic signal over larger proportions of the South Asian region (Figure 10.15a).</w:t>
      </w:r>
    </w:p>
    <w:p w14:paraId="516B070A" w14:textId="77777777" w:rsidR="0038381F" w:rsidRPr="00C734F4" w:rsidRDefault="0038381F" w:rsidP="0038381F">
      <w:pPr>
        <w:pStyle w:val="AR6BodyText"/>
        <w:rPr>
          <w:lang w:val="en-GB"/>
        </w:rPr>
      </w:pPr>
    </w:p>
    <w:p w14:paraId="11F9FDF3" w14:textId="5D9B1723" w:rsidR="0038381F" w:rsidRPr="00C734F4" w:rsidRDefault="0038381F" w:rsidP="0038381F">
      <w:pPr>
        <w:pStyle w:val="AR6BodyText"/>
        <w:rPr>
          <w:lang w:val="en-GB"/>
        </w:rPr>
      </w:pPr>
      <w:r w:rsidRPr="00C734F4">
        <w:rPr>
          <w:lang w:val="en-GB"/>
        </w:rPr>
        <w:t xml:space="preserve">Decomposition of the increased rainfall signal showed that while the dynamic component led to a drying tendency, this was overcome by the thermodynamic contribution </w:t>
      </w:r>
      <w:commentRangeStart w:id="1807"/>
      <w:r w:rsidRPr="00C734F4">
        <w:rPr>
          <w:lang w:val="en-GB"/>
        </w:rPr>
        <w:fldChar w:fldCharType="begin" w:fldLock="1"/>
      </w:r>
      <w:ins w:id="1808" w:author="Robin Matthews" w:date="2021-07-11T17:51:00Z">
        <w:r w:rsidR="00C30064">
          <w:rPr>
            <w:lang w:val="en-GB"/>
          </w:rPr>
          <w: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"(Sooraj et al., 2015; Chen et al., 2020b)", "manualFormatting" : "(Sooraj et al., 2015; Z. Chen et al., 2020)", "plainTextFormattedCitation" : "(Sooraj et al., 2015; Chen et al., 2020b)", "previouslyFormattedCitation" : "(Sooraj et al., 2015; Chen et al., 2020b)" }, "properties" : { "noteIndex" : 0 }, "schema" : "https://github.com/citation-style-language/schema/raw/master/csl-citation.json" }</w:instrText>
        </w:r>
      </w:ins>
      <w:del w:id="1809" w:author="Robin Matthews" w:date="2021-07-11T17:51:00Z">
        <w:r w:rsidR="000465A7" w:rsidDel="00C30064">
          <w:rPr>
            <w:lang w:val="en-GB"/>
          </w:rPr>
          <w:del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"(Sooraj et al., 2015; Chen et al., 2020b)", "plainTextFormattedCitation" : "(Sooraj et al., 2015; Chen et al., 2020b)", "previouslyFormattedCitation" : "(Sooraj et al., 2015; Chen et al., 2020b)" }, "properties" : { "noteIndex" : 0 }, "schema" : "https://github.com/citation-style-language/schema/raw/master/csl-citation.json" }</w:delInstrText>
        </w:r>
      </w:del>
      <w:r w:rsidRPr="00C734F4">
        <w:rPr>
          <w:lang w:val="en-GB"/>
        </w:rPr>
        <w:fldChar w:fldCharType="separate"/>
      </w:r>
      <w:r w:rsidR="00E41CA2">
        <w:rPr>
          <w:noProof/>
          <w:lang w:val="en-GB"/>
        </w:rPr>
        <w:t xml:space="preserve">(Sooraj et al., 2015; </w:t>
      </w:r>
      <w:ins w:id="1810" w:author="Robin Matthews" w:date="2021-07-11T17:51:00Z">
        <w:r w:rsidR="00C30064">
          <w:rPr>
            <w:noProof/>
            <w:lang w:val="en-GB"/>
          </w:rPr>
          <w:t xml:space="preserve">Z. </w:t>
        </w:r>
      </w:ins>
      <w:r w:rsidR="00E41CA2">
        <w:rPr>
          <w:noProof/>
          <w:lang w:val="en-GB"/>
        </w:rPr>
        <w:t>Chen et al., 2020</w:t>
      </w:r>
      <w:del w:id="1811" w:author="Robin Matthews" w:date="2021-07-11T17:51:00Z">
        <w:r w:rsidR="00E41CA2" w:rsidDel="00C30064">
          <w:rPr>
            <w:noProof/>
            <w:lang w:val="en-GB"/>
          </w:rPr>
          <w:delText>b</w:delText>
        </w:r>
      </w:del>
      <w:r w:rsidR="00E41CA2">
        <w:rPr>
          <w:noProof/>
          <w:lang w:val="en-GB"/>
        </w:rPr>
        <w:t>)</w:t>
      </w:r>
      <w:r w:rsidRPr="00C734F4">
        <w:rPr>
          <w:lang w:val="en-GB"/>
        </w:rPr>
        <w:fldChar w:fldCharType="end"/>
      </w:r>
      <w:commentRangeEnd w:id="1807"/>
      <w:r w:rsidR="00E41CA2">
        <w:rPr>
          <w:rStyle w:val="CommentReference"/>
          <w:rFonts w:asciiTheme="minorHAnsi" w:eastAsiaTheme="minorHAnsi" w:hAnsiTheme="minorHAnsi"/>
          <w:lang w:eastAsia="en-US"/>
        </w:rPr>
        <w:commentReference w:id="1807"/>
      </w:r>
      <w:r w:rsidRPr="00C734F4">
        <w:rPr>
          <w:lang w:val="en-GB"/>
        </w:rPr>
        <w:t xml:space="preserve">. Alternative decomposition experiments using atmospheric GCMs and their coupled counterparts found increases in the lower-tropospheric temperature gradient and monsoon rainfall to be dominated by the fast radiative response to GHG increase rather than SST changes </w:t>
      </w:r>
      <w:r w:rsidRPr="00C734F4">
        <w:rPr>
          <w:lang w:val="en-GB"/>
        </w:rPr>
        <w:fldChar w:fldCharType="begin" w:fldLock="1"/>
      </w:r>
      <w:r w:rsidR="000465A7">
        <w:rPr>
          <w:lang w:val="en-GB"/>
        </w:rPr>
        <w:instrText>ADDIN CSL_CITATION { "citationItems" : [ { "id" : "ITEM-1", "itemData" : { "DOI" : "10.2151/sola.2018-010", "ISSN" : "1349-6476", "abstract" : "Recent studies indicate that the view of a general weakening of the monsoon circulation in a warmer climate cannot be simply applied in the Asian monsoon regions. To understand the Asian summer monsoon response to global warming, idealized multimodel experiments are analyzed. In the coupled model response to increased CO2, monsoon westerlies in the lower troposphere are shifted poleward and slightly strengthened over land including South Asia and East Asia, while the tropical easterly jet in the upper troposphere are broadly weakened. The different circulation responses between the lower and upper troposphere is associated with vertically opposite changes in the meridional temperature gradient (MTG) between the Eurasian continent and the tropical Indian Ocean, with a strengthening (weakening) in the lower (upper) troposphere. Atmospheric model experiments to separate the effects of CO2 radiative forcing and sea surface temperature warming reveal that the strengthened MTG in the lower troposphere is explained by the CO2 forcing. On a global perspective, CO2-induced enhancement of the land-sea thermal contrast and resultant circulation changes are the most influential in the South Asian monsoon. This study emphasizes an important role of the land warming on the Asian monsoon response to global warming.", "author" : [ { "dropping-particle" : "", "family" : "Endo", "given" : "Hirokazu", "non-dropping-particle" : "", "parse-names" : false, "suffix" : "" }, { "dropping-particle" : "", "family" : "Kitoh", "given" : "Akio", "non-dropping-particle" : "", "parse-names" : false, "suffix" : "" }, { "dropping-particle" : "", "family" : "Ueda", "given" : "Hiroaki", "non-dropping-particle" : "", "parse-names" : false, "suffix" : "" } ], "container-title" : "SOLA", "id" : "ITEM-1", "issued" : { "date-parts" : [ [ "2018" ] ] }, "page" : "57-63", "title" : "A Unique Feature of the Asian Summer Monsoon Response to Global Warming: The Role of Different Land\u2013Sea Thermal Contrast Change between the Lower and Upper Troposphere", "translator" : [ { "dropping-particle" : "", "family" : "Q4717", "given" : "", "non-dropping-particle" : "", "parse-names" : false, "suffix" : "" } ], "type" : "article-journal", "volume" : "14" }, "uris" : [ "http://www.mendeley.com/documents/?uuid=61aab397-135a-4c76-b091-51196e881816" ] }, { "id" : "ITEM-2",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"ITEM-2",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Endo et al., 2018)", "plainTextFormattedCitation" : "(Li and Ting, 2017; Endo et al., 2018)", "previouslyFormattedCitation" : "(Li and Ting, 2017; Endo et al., 2018)" }, "properties" : { "noteIndex" : 0 }, "schema" : "https://github.com/citation-style-language/schema/raw/master/csl-citation.json" }</w:instrText>
      </w:r>
      <w:r w:rsidRPr="00C734F4">
        <w:rPr>
          <w:lang w:val="en-GB"/>
        </w:rPr>
        <w:fldChar w:fldCharType="separate"/>
      </w:r>
      <w:r w:rsidR="00E41CA2">
        <w:rPr>
          <w:noProof/>
          <w:lang w:val="en-GB"/>
        </w:rPr>
        <w:t>(Li and Ting, 2017; Endo et al., 2018)</w:t>
      </w:r>
      <w:r w:rsidRPr="00C734F4">
        <w:rPr>
          <w:lang w:val="en-GB"/>
        </w:rPr>
        <w:fldChar w:fldCharType="end"/>
      </w:r>
      <w:r w:rsidRPr="00C734F4">
        <w:rPr>
          <w:lang w:val="en-GB"/>
        </w:rPr>
        <w:t xml:space="preserve">. The response to SST forcing featured a large model spread, particularly arising from the dynamic component </w:t>
      </w:r>
      <w:del w:id="1812" w:author="Robin Matthews" w:date="2021-07-11T17:51:00Z">
        <w:r w:rsidRPr="00C734F4" w:rsidDel="00C30064">
          <w:rPr>
            <w:lang w:val="en-GB"/>
          </w:rPr>
          <w:delText>(</w:delText>
        </w:r>
      </w:del>
      <w:commentRangeStart w:id="1813"/>
      <w:r w:rsidRPr="00C734F4">
        <w:rPr>
          <w:lang w:val="en-GB"/>
        </w:rPr>
        <w:fldChar w:fldCharType="begin" w:fldLock="1"/>
      </w:r>
      <w:ins w:id="1814" w:author="Robin Matthews" w:date="2021-07-11T17:51:00Z">
        <w:r w:rsidR="00C30064">
          <w:rPr>
            <w:lang w:val="en-GB"/>
          </w:rPr>
          <w:instrText>ADDIN CSL_CITATION { "citationItems" : [ { "id" : "ITEM-1",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"ITEM-1",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"manualFormatting" : "(Li and Ting, 2017)", "plainTextFormattedCitation" : "(Li and Ting, 2017)", "previouslyFormattedCitation" : "(Li and Ting, 2017)" }, "properties" : { "noteIndex" : 0 }, "schema" : "https://github.com/citation-style-language/schema/raw/master/csl-citation.json" }</w:instrText>
        </w:r>
      </w:ins>
      <w:del w:id="1815" w:author="Robin Matthews" w:date="2021-07-11T17:51:00Z">
        <w:r w:rsidR="000465A7" w:rsidDel="00C30064">
          <w:rPr>
            <w:lang w:val="en-GB"/>
          </w:rPr>
          <w:delInstrText>ADDIN CSL_CITATION { "citationItems" : [ { "id" : "ITEM-1",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"ITEM-1",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"manualFormatting" : "Li and Ting, 2017)", "plainTextFormattedCitation" : "(Li and Ting, 2017)", "previouslyFormattedCitation" : "(Li and Ting, 2017)" }, "properties" : { "noteIndex" : 0 }, "schema" : "https://github.com/citation-style-language/schema/raw/master/csl-citation.json" }</w:delInstrText>
        </w:r>
      </w:del>
      <w:r w:rsidRPr="00C734F4">
        <w:rPr>
          <w:lang w:val="en-GB"/>
        </w:rPr>
        <w:fldChar w:fldCharType="separate"/>
      </w:r>
      <w:del w:id="1816" w:author="Robin Matthews" w:date="2021-07-11T17:51:00Z">
        <w:r w:rsidR="00E41CA2" w:rsidDel="00C30064">
          <w:rPr>
            <w:noProof/>
            <w:lang w:val="en-GB"/>
          </w:rPr>
          <w:delText>L</w:delText>
        </w:r>
      </w:del>
      <w:ins w:id="1817" w:author="Robin Matthews" w:date="2021-07-11T17:51:00Z">
        <w:r w:rsidR="00C30064">
          <w:rPr>
            <w:noProof/>
            <w:lang w:val="en-GB"/>
          </w:rPr>
          <w:t>(L</w:t>
        </w:r>
      </w:ins>
      <w:r w:rsidR="00E41CA2">
        <w:rPr>
          <w:noProof/>
          <w:lang w:val="en-GB"/>
        </w:rPr>
        <w:t>i and Ting, 2017)</w:t>
      </w:r>
      <w:r w:rsidRPr="00C734F4">
        <w:rPr>
          <w:lang w:val="en-GB"/>
        </w:rPr>
        <w:fldChar w:fldCharType="end"/>
      </w:r>
      <w:commentRangeEnd w:id="1813"/>
      <w:r w:rsidR="00E41CA2">
        <w:rPr>
          <w:rStyle w:val="CommentReference"/>
          <w:rFonts w:asciiTheme="minorHAnsi" w:eastAsiaTheme="minorHAnsi" w:hAnsiTheme="minorHAnsi"/>
          <w:lang w:eastAsia="en-US"/>
        </w:rPr>
        <w:commentReference w:id="1813"/>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"10.1002/2015GL066384", "ISSN" : "00948276", "abstract" : "Significant uncertainties in the projected South Asian summer monsoon (SASM) have been observed in the released Fifth Phase of the Coupled Model Intercomparison Project (CMIP5) data set. Knowing what factors dominate the uncertainties is critical to constraining the local climate changes. Analyzing state-of-the-art climate model simulations under the RCP8.5 scenario, we find that uncertainties in the circulation primarily result from the divergent global mean warming across models. In contrast, the compensation between dynamic and thermodynamic effects makes the spread in monsoon rainfall independent of the global temperature change. Via a suite of sensitivity experiments, we identify that the uncertainties in the SASM rainfall are dominated by the Indo-Pacific sea surface temperature (SST) warming pattern, especially around the western central Pacific. The SST warming pattern plays its role by changing the zonal temperature gradient over the SASM region and modulating the interhemispheric moisture transport. We highlight that the SST warming patterns require more attention in constraining the projected regional rainfall changes.", "author" : [ { "dropping-particle" : "", "family" : "Chen", "given" : "Xiaolong", "non-dropping-particle" : "", "parse-names" : false, "suffix" : "" }, { "dropping-particle" : "", "family" : "Zhou", "given" : "Tianjun", "non-dropping-particle" : "", "parse-names" : false, "suffix" : "" } ], "container-title" : "Geophysical Research Letters", "id" : "ITEM-1", "issue" : "21", "issued" : { "date-parts" : [ [ "2015", "11", "16" ] ] }, "page" : "9433-9439", "title" : "Distinct effects of global mean warming and regional sea surface warming pattern on projected uncertainty in the South Asian summer monsoon", "translator" : [ { "dropping-particle" : "", "family" : "Q6410", "given" : "", "non-dropping-particle" : "", "parse-names" : false, "suffix" : "" } ], "type" : "article-journal", "volume" : "42" }, "uris" : [ "http://www.mendeley.com/documents/?uuid=61c0e236-6f45-4b40-aee6-b0b07b7aca90" ] } ], "mendeley" : { "formattedCitation" : "(Chen and Zhou, 2015)", "manualFormatting" : "Chen and Zhou (2015)", "plainTextFormattedCitation" : "(Chen and Zhou, 2015)", "previouslyFormattedCitation" : "(Chen and Zhou, 2015)" }, "properties" : { "noteIndex" : 0 }, "schema" : "https://github.com/citation-style-language/schema/raw/master/csl-citation.json" }</w:instrText>
      </w:r>
      <w:r w:rsidRPr="00C734F4">
        <w:rPr>
          <w:lang w:val="en-GB"/>
        </w:rPr>
        <w:fldChar w:fldCharType="separate"/>
      </w:r>
      <w:r w:rsidR="00E41CA2">
        <w:rPr>
          <w:noProof/>
          <w:lang w:val="en-GB"/>
        </w:rPr>
        <w:t>Chen and Zhou (2015)</w:t>
      </w:r>
      <w:r w:rsidRPr="00C734F4">
        <w:rPr>
          <w:lang w:val="en-GB"/>
        </w:rPr>
        <w:fldChar w:fldCharType="end"/>
      </w:r>
      <w:r w:rsidRPr="00C734F4">
        <w:rPr>
          <w:lang w:val="en-GB"/>
        </w:rPr>
        <w:t xml:space="preserve"> found that the Indo-Pacific SST warming pattern dominated the uncertainty in Indian monsoon rainfall change. Finally, in assessing the relative impact of CO</w:t>
      </w:r>
      <w:r w:rsidRPr="00C734F4">
        <w:rPr>
          <w:vertAlign w:val="subscript"/>
          <w:lang w:val="en-GB"/>
        </w:rPr>
        <w:t>2</w:t>
      </w:r>
      <w:r w:rsidRPr="00C734F4">
        <w:rPr>
          <w:lang w:val="en-GB"/>
        </w:rPr>
        <w:t xml:space="preserve"> radiati</w:t>
      </w:r>
      <w:r w:rsidR="0026235C">
        <w:rPr>
          <w:lang w:val="en-GB"/>
        </w:rPr>
        <w:t>ve</w:t>
      </w:r>
      <w:r w:rsidRPr="00C734F4">
        <w:rPr>
          <w:lang w:val="en-GB"/>
        </w:rPr>
        <w:t xml:space="preserve"> forcing and plant physiological changes in quadrupled CO</w:t>
      </w:r>
      <w:r w:rsidRPr="00C734F4">
        <w:rPr>
          <w:vertAlign w:val="subscript"/>
          <w:lang w:val="en-GB"/>
        </w:rPr>
        <w:t>2</w:t>
      </w:r>
      <w:r w:rsidRPr="00C734F4">
        <w:rPr>
          <w:lang w:val="en-GB"/>
        </w:rPr>
        <w:t xml:space="preserve"> experiments in four Earth system models, </w:t>
      </w:r>
      <w:r w:rsidRPr="00C734F4">
        <w:rPr>
          <w:lang w:val="en-GB"/>
        </w:rPr>
        <w:fldChar w:fldCharType="begin" w:fldLock="1"/>
      </w:r>
      <w:r w:rsidR="000465A7">
        <w:rPr>
          <w:lang w:val="en-GB"/>
        </w:rPr>
        <w:instrText>ADDIN CSL_CITATION { "citationItems" : [ { "id" : "ITEM-1", "itemData" : { "DOI" : "10.1038/s41467-020-18992-7", "ISSN" : "2041-1723", "abstract" : "The global monsoon is characterised by transitions between pronounced dry and wet seasons, affecting food security for two-thirds of the world\u2019s population. Rising atmospheric CO 2 influences the terrestrial hydrological cycle through climate-radiative and vegetation-physiological forcings. How these two forcings affect the seasonal intensity and characteristics of monsoonal precipitation and runoff is poorly understood. Here we use four Earth System Models to show that in a CO 2 -enriched climate, radiative forcing changes drive annual precipitation increases for most monsoon regions. Further, vegetation feedbacks substantially affect annual precipitation in North and South America and Australia monsoon regions. In the dry season, runoff increases over most monsoon regions, due to stomatal closure-driven evapotranspiration reductions and associated atmospheric circulation change. Our results imply that flood risks may amplify in the wet season. However, the lengthening of the monsoon rainfall season and reduced evapotranspiration will shorten the water resources scarcity period for most monsoon regions.", "author" : [ { "dropping-particle" : "", "family" : "Cui", "given" : "Jiangpeng",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"Wang", "given" : "Xuhui", "non-dropping-particle" : "", "parse-names" : false, "suffix" : "" }, { "dropping-particle" : "", "family" : "Lian", "given" : "Xu", "non-dropping-particle" : "", "parse-names" : false, "suffix" : "" }, { "dropping-particle" : "", "family" : "Chevuturi", "given" : "Amulya", "non-dropping-particle" : "", "parse-names" : false, "suffix" : "" }, { "dropping-particle" : "", "family" : "Turner", "given" : "Andrew G.", "non-dropping-particle" : "", "parse-names" : false, "suffix" : "" }, { "dropping-particle" : "", "family" : "Kooperman", "given" : "Gabriel J.", "non-dropping-particle" : "", "parse-names" : false, "suffix" : "" } ], "container-title" : "Nature Communications", "id" : "ITEM-1", "issue" : "1", "issued" : { "date-parts" : [ [ "2020", "12", "14" ] ] }, "page" : "5184", "title" : "Vegetation forcing modulates global land monsoon and water resources in a CO2-enriched climate", "translator" : [ { "dropping-particle" : "", "family" : "Q5962", "given" : "", "non-dropping-particle" : "", "parse-names" : false, "suffix" : "" } ], "type" : "article-journal", "volume" : "11" }, "uris" : [ "http://www.mendeley.com/documents/?uuid=91492d26-f046-4f46-897e-75e1c7a9b1db" ] } ], "mendeley" : { "formattedCitation" : "(Cui et al., 2020)", "manualFormatting" : "Cui et al. (2020)", "plainTextFormattedCitation" : "(Cui et al., 2020)", "previouslyFormattedCitation" : "(Cui et al., 2020)" }, "properties" : { "noteIndex" : 0 }, "schema" : "https://github.com/citation-style-language/schema/raw/master/csl-citation.json" }</w:instrText>
      </w:r>
      <w:r w:rsidRPr="00C734F4">
        <w:rPr>
          <w:lang w:val="en-GB"/>
        </w:rPr>
        <w:fldChar w:fldCharType="separate"/>
      </w:r>
      <w:r w:rsidR="00E41CA2">
        <w:rPr>
          <w:noProof/>
          <w:lang w:val="en-GB"/>
        </w:rPr>
        <w:t>Cui et al. (2020)</w:t>
      </w:r>
      <w:r w:rsidRPr="00C734F4">
        <w:rPr>
          <w:lang w:val="en-GB"/>
        </w:rPr>
        <w:fldChar w:fldCharType="end"/>
      </w:r>
      <w:r w:rsidRPr="00C734F4">
        <w:rPr>
          <w:lang w:val="en-GB"/>
        </w:rPr>
        <w:t xml:space="preserve"> showed little impact of plant physiology on annual rainfall for the Indian region.</w:t>
      </w:r>
    </w:p>
    <w:p w14:paraId="3E901BA9" w14:textId="77777777" w:rsidR="0038381F" w:rsidRPr="00C734F4" w:rsidRDefault="0038381F" w:rsidP="0038381F">
      <w:pPr>
        <w:pStyle w:val="AR6BodyText"/>
        <w:rPr>
          <w:lang w:val="en-GB"/>
        </w:rPr>
      </w:pPr>
    </w:p>
    <w:p w14:paraId="3981E7B4" w14:textId="7FB5B8E4" w:rsidR="0038381F" w:rsidRPr="00C734F4" w:rsidRDefault="0038381F" w:rsidP="0038381F">
      <w:pPr>
        <w:pStyle w:val="AR6BodyText"/>
        <w:rPr>
          <w:rFonts w:cs="Times New Roman"/>
          <w:lang w:val="en-GB"/>
        </w:rPr>
      </w:pPr>
      <w:r w:rsidRPr="00C734F4">
        <w:rPr>
          <w:lang w:val="en-GB"/>
        </w:rPr>
        <w:t xml:space="preserve">While several of the above studies selected model subsets to constrain future projections based on standard performance metrics of the historical period, such as pattern correlation and root-mean-square error, </w:t>
      </w:r>
      <w:r w:rsidRPr="00C734F4">
        <w:rPr>
          <w:lang w:val="en-GB"/>
        </w:rPr>
        <w:fldChar w:fldCharType="begin" w:fldLock="1"/>
      </w:r>
      <w:r w:rsidR="000465A7">
        <w:rPr>
          <w:lang w:val="en-GB"/>
        </w:rPr>
        <w:instrText>ADDIN CSL_CITATION { "citationItems" : [ { "id" : "ITEM-1", "itemData" : { "DOI" : "10.1002/joc.5391", "ISSN" : "10970088", "abstract" : "Understanding the effects of climate change and global warming on the South Asian summermonsoon rainfall trend is critically important for millions of inhabitants of this region. This study investigates seasonal (June\u2013September) rainfall trend over the Indo-Pakistan subcontinent by using 36 climate model outputs from the World Climate Research Programme\u2019s Coupled Model Inter-comparison Project Phase 5. The historical (1951\u20132005) and future (2006\u20132100) simulations under two representative concentration pathways (RCPs), RCP4.5 and RCP8.5, are analysed for this purpose. Model reproducibility is evaluated based on spatial correlation of seasonal rainfall and vertically integratedmeridionalmoisture transport between simulated and observed fields. It is found that the majority of models shows reasonable skill in capturing the observed pattern of rainfall climatology and trend over the subcontinent. Our results showed that the models are more skilful in simulating seasonal mean moisture transport than trend over the Arabian Sea and Bay of Bengal. Of the 36 models analysed, only two models HadGEM2-AO and CNRM-CM5 closely approximate both the climatology and trend based on statistical performance metrics. Our results suggest that the strengthening of northwards moisture transport over the Arabian Sea and Bay of Bengal is a likely reason for the increasing rainfall trend over Indo-Pakistan subcontinent in a warmer climate. The RCP8.5 indicates marked increase in both rainfall and moisture transport trends compared to RCP4.5 forcing scenario.", "author" : [ { "dropping-particle" : "", "family" : "Latif", "given" : "M.", "non-dropping-particle" : "", "parse-names" : false, "suffix" : "" }, { "dropping-particle" : "", "family" : "Hannachi", "given" : "A.", "non-dropping-particle" : "", "parse-names" : false, "suffix" : "" }, { "dropping-particle" : "", "family" : "Syed", "given" : "F. S.", "non-dropping-particle" : "", "parse-names" : false, "suffix" : "" } ], "container-title" : "International Journal of Climatology", "id" : "ITEM-1", "issued" : { "date-parts" : [ [ "2018" ] ] }, "page" : "e577-e595", "title" : "Analysis of rainfall trends over Indo-Pakistan summer monsoon and related dynamics based on CMIP5 climate model simulations", "translator" : [ { "dropping-particle" : "", "family" : "Q5223", "given" : "", "non-dropping-particle" : "", "parse-names" : false, "suffix" : "" } ], "type" : "article-journal", "volume" : "38" }, "uris" : [ "http://www.mendeley.com/documents/?uuid=889fbe02-2d56-4ddd-ad0d-989b80ccf96e" ] } ], "mendeley" : { "formattedCitation" : "(Latif et al., 2018)", "manualFormatting" : "Latif et al. (2018)", "plainTextFormattedCitation" : "(Latif et al., 2018)", "previouslyFormattedCitation" : "(Latif et al., 2018)" }, "properties" : { "noteIndex" : 0 }, "schema" : "https://github.com/citation-style-language/schema/raw/master/csl-citation.json" }</w:instrText>
      </w:r>
      <w:r w:rsidRPr="00C734F4">
        <w:rPr>
          <w:lang w:val="en-GB"/>
        </w:rPr>
        <w:fldChar w:fldCharType="separate"/>
      </w:r>
      <w:r w:rsidR="00E41CA2">
        <w:rPr>
          <w:noProof/>
          <w:lang w:val="en-GB"/>
        </w:rPr>
        <w:t>Latif et al. (2018)</w:t>
      </w:r>
      <w:r w:rsidRPr="00C734F4">
        <w:rPr>
          <w:lang w:val="en-GB"/>
        </w:rPr>
        <w:fldChar w:fldCharType="end"/>
      </w:r>
      <w:r w:rsidRPr="00C734F4">
        <w:rPr>
          <w:lang w:val="en-GB"/>
        </w:rPr>
        <w:t xml:space="preserve"> included a performance measure based on agreement with historical rainfall trends. This is an unproven constraint for regional projections (Section 10.3.3.9), since the 20</w:t>
      </w:r>
      <w:r w:rsidRPr="00C734F4">
        <w:rPr>
          <w:vertAlign w:val="superscript"/>
          <w:lang w:val="en-GB"/>
        </w:rPr>
        <w:t>th</w:t>
      </w:r>
      <w:r w:rsidRPr="00C734F4">
        <w:rPr>
          <w:lang w:val="en-GB"/>
        </w:rPr>
        <w:t>-century rainfall trend over India is assessed to have been driven chiefly by aerosol and other factors such as PDV (Sections 8.3.2.4.1 and 10.6.3.5), while the dominant late-21</w:t>
      </w:r>
      <w:r w:rsidRPr="00C734F4">
        <w:rPr>
          <w:vertAlign w:val="superscript"/>
          <w:lang w:val="en-GB"/>
        </w:rPr>
        <w:t>st</w:t>
      </w:r>
      <w:r w:rsidRPr="00C734F4">
        <w:rPr>
          <w:lang w:val="en-GB"/>
        </w:rPr>
        <w:t xml:space="preserve"> century forcing is GHG emissions. Modern</w:t>
      </w:r>
      <w:r w:rsidRPr="00C734F4">
        <w:rPr>
          <w:rFonts w:cs="Times New Roman"/>
          <w:lang w:val="en-GB"/>
        </w:rPr>
        <w:t xml:space="preserve"> emergent-constraint techniques (Section 10.3.4.2) are being applied to the Indian monsoon such as </w:t>
      </w:r>
      <w:commentRangeStart w:id="1818"/>
      <w:r w:rsidRPr="00C734F4">
        <w:rPr>
          <w:rFonts w:cs="Times New Roman"/>
          <w:lang w:val="en-GB"/>
        </w:rPr>
        <w:fldChar w:fldCharType="begin" w:fldLock="1"/>
      </w:r>
      <w:ins w:id="1819" w:author="Robin Matthews" w:date="2021-07-11T17:52:00Z">
        <w:r w:rsidR="00A744E9">
          <w:rPr>
            <w:rFonts w:cs="Times New Roman"/>
            <w:lang w:val="en-GB"/>
          </w:rPr>
          <w: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2017b)", "manualFormatting" : "G. Li et al. (2017)", "plainTextFormattedCitation" : "(Li et al., 2017b)", "previouslyFormattedCitation" : "(Li et al., 2017b)" }, "properties" : { "noteIndex" : 0 }, "schema" : "https://github.com/citation-style-language/schema/raw/master/csl-citation.json" }</w:instrText>
        </w:r>
      </w:ins>
      <w:del w:id="1820" w:author="Robin Matthews" w:date="2021-07-11T17:52:00Z">
        <w:r w:rsidR="000465A7" w:rsidDel="00A744E9">
          <w:rPr>
            <w:rFonts w:cs="Times New Roman"/>
            <w:lang w:val="en-GB"/>
          </w:rPr>
          <w:del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2017b)", "manualFormatting" : "Li et al. (2017)", "plainTextFormattedCitation" : "(Li et al., 2017b)", "previouslyFormattedCitation" : "(Li et al., 2017b)" }, "properties" : { "noteIndex" : 0 }, "schema" : "https://github.com/citation-style-language/schema/raw/master/csl-citation.json" }</w:delInstrText>
        </w:r>
      </w:del>
      <w:r w:rsidRPr="00C734F4">
        <w:rPr>
          <w:rFonts w:cs="Times New Roman"/>
          <w:lang w:val="en-GB"/>
        </w:rPr>
        <w:fldChar w:fldCharType="separate"/>
      </w:r>
      <w:del w:id="1821" w:author="Robin Matthews" w:date="2021-07-11T17:52:00Z">
        <w:r w:rsidR="00E41CA2" w:rsidDel="00A744E9">
          <w:rPr>
            <w:rFonts w:cs="Times New Roman"/>
            <w:noProof/>
            <w:lang w:val="en-GB"/>
          </w:rPr>
          <w:delText>L</w:delText>
        </w:r>
      </w:del>
      <w:ins w:id="1822" w:author="Robin Matthews" w:date="2021-07-11T17:52:00Z">
        <w:r w:rsidR="00A744E9">
          <w:rPr>
            <w:rFonts w:cs="Times New Roman"/>
            <w:noProof/>
            <w:lang w:val="en-GB"/>
          </w:rPr>
          <w:t>G. L</w:t>
        </w:r>
      </w:ins>
      <w:r w:rsidR="00E41CA2">
        <w:rPr>
          <w:rFonts w:cs="Times New Roman"/>
          <w:noProof/>
          <w:lang w:val="en-GB"/>
        </w:rPr>
        <w:t>i et al. (2017)</w:t>
      </w:r>
      <w:r w:rsidRPr="00C734F4">
        <w:rPr>
          <w:rFonts w:cs="Times New Roman"/>
          <w:lang w:val="en-GB"/>
        </w:rPr>
        <w:fldChar w:fldCharType="end"/>
      </w:r>
      <w:commentRangeEnd w:id="1818"/>
      <w:r w:rsidR="00E41CA2">
        <w:rPr>
          <w:rStyle w:val="CommentReference"/>
          <w:rFonts w:asciiTheme="minorHAnsi" w:eastAsiaTheme="minorHAnsi" w:hAnsiTheme="minorHAnsi"/>
          <w:lang w:eastAsia="en-US"/>
        </w:rPr>
        <w:commentReference w:id="1818"/>
      </w:r>
      <w:r w:rsidRPr="00C734F4">
        <w:rPr>
          <w:rFonts w:cs="Times New Roman"/>
          <w:lang w:val="en-GB"/>
        </w:rPr>
        <w:t>, who found that models with excessive tropical western Pacific rainfall tend to project a greater Indian monsoon rainfall change in future, due to an exaggerated cloud-radiation feedback. Correcting for this bias reduces the future change.</w:t>
      </w:r>
    </w:p>
    <w:p w14:paraId="47A2BEE7" w14:textId="77777777" w:rsidR="0038381F" w:rsidRPr="00C734F4" w:rsidRDefault="0038381F" w:rsidP="0038381F">
      <w:pPr>
        <w:pStyle w:val="AR6BodyText"/>
        <w:rPr>
          <w:lang w:val="en-GB"/>
        </w:rPr>
      </w:pPr>
    </w:p>
    <w:p w14:paraId="49828DF1" w14:textId="77777777" w:rsidR="0038381F" w:rsidRPr="00C734F4" w:rsidRDefault="0038381F" w:rsidP="0038381F">
      <w:pPr>
        <w:pStyle w:val="AR6BodyText"/>
        <w:rPr>
          <w:lang w:val="en-GB"/>
        </w:rPr>
      </w:pPr>
    </w:p>
    <w:p w14:paraId="308C3137" w14:textId="1F60CE1B" w:rsidR="0038381F" w:rsidRDefault="0038381F" w:rsidP="00094546">
      <w:pPr>
        <w:pStyle w:val="AR6BodyText"/>
        <w:rPr>
          <w:rFonts w:cs="Times New Roman"/>
          <w:b/>
          <w:lang w:val="en-GB"/>
        </w:rPr>
      </w:pPr>
      <w:r w:rsidRPr="00C734F4">
        <w:rPr>
          <w:rFonts w:cs="Times New Roman"/>
          <w:b/>
          <w:lang w:val="en-GB"/>
        </w:rPr>
        <w:t>[START FIGURE 10.19 HERE]</w:t>
      </w:r>
    </w:p>
    <w:p w14:paraId="2481ED19" w14:textId="77777777" w:rsidR="001E0425" w:rsidRPr="00A3177C" w:rsidRDefault="001E0425" w:rsidP="00094546">
      <w:pPr>
        <w:rPr>
          <w:lang w:val="en-US"/>
        </w:rPr>
      </w:pPr>
    </w:p>
    <w:p w14:paraId="2771AA5B" w14:textId="5A357E3A" w:rsidR="001E0425" w:rsidRPr="001E0425" w:rsidRDefault="0063542E" w:rsidP="00BE5C8E">
      <w:pPr>
        <w:pStyle w:val="AR6Chap10Figure"/>
        <w:rPr>
          <w:rFonts w:eastAsia="Calibri"/>
          <w:kern w:val="2"/>
        </w:rPr>
      </w:pPr>
      <w:bookmarkStart w:id="1823" w:name="_Hlk66375297"/>
      <w:r>
        <w:rPr>
          <w:rFonts w:eastAsia="Calibri"/>
          <w:kern w:val="2"/>
        </w:rPr>
        <w:lastRenderedPageBreak/>
        <w:t xml:space="preserve"> </w:t>
      </w:r>
      <w:r w:rsidR="001E0425" w:rsidRPr="00441820">
        <w:rPr>
          <w:rFonts w:eastAsia="Calibri"/>
          <w:b/>
          <w:kern w:val="2"/>
        </w:rPr>
        <w:t>Changes in the Indian summer monsoon in the historical and future periods</w:t>
      </w:r>
      <w:r>
        <w:rPr>
          <w:rFonts w:eastAsia="Calibri"/>
          <w:kern w:val="2"/>
        </w:rPr>
        <w:t>.</w:t>
      </w:r>
      <w:r w:rsidR="001E0425" w:rsidRPr="001E0425">
        <w:rPr>
          <w:rFonts w:eastAsia="Calibri"/>
          <w:kern w:val="2"/>
        </w:rPr>
        <w:t xml:space="preserve"> (a) Observational uncertainty demonstrated by a snapshot of rain-gauge density (% of 0.05°-subgrid boxes containing at least one gauge) in the APHRO-MA 0.5° daily precipitation dataset for June to September 1956. (b) Multi-model ensemble (MME)-mean bias of 34 CMIP6 models for June to September precipitation (mm day</w:t>
      </w:r>
      <w:r w:rsidR="001E0425" w:rsidRPr="00441820">
        <w:rPr>
          <w:rFonts w:eastAsia="Calibri"/>
          <w:kern w:val="2"/>
          <w:vertAlign w:val="superscript"/>
        </w:rPr>
        <w:t>-1</w:t>
      </w:r>
      <w:r w:rsidR="001E0425" w:rsidRPr="001E0425">
        <w:rPr>
          <w:rFonts w:eastAsia="Calibri"/>
          <w:kern w:val="2"/>
        </w:rPr>
        <w:t>) compared to CRU TS observations for the 1985‒2010 period. (c) Maps of rainfall trends (mm day</w:t>
      </w:r>
      <w:r w:rsidR="001E0425" w:rsidRPr="00441820">
        <w:rPr>
          <w:rFonts w:eastAsia="Calibri"/>
          <w:kern w:val="2"/>
          <w:vertAlign w:val="superscript"/>
        </w:rPr>
        <w:t>-1</w:t>
      </w:r>
      <w:r w:rsidR="001E0425" w:rsidRPr="001E0425">
        <w:rPr>
          <w:rFonts w:eastAsia="Calibri"/>
          <w:kern w:val="2"/>
        </w:rPr>
        <w:t xml:space="preserve"> per decade) in CRU TS observations (1950‒2000), the CMIP6 MME-mean of SSP5-8.5 future projections for 2015‒2100 (34 models), the CMIP6 hist-GHG and hist-aer runs, both measured over 1950 to 2000. (d) Low-pass filtered time series of June to September precipitation anomalies (%, relative to 1995‒2014 baseline) averaged over the central India box shown in panel (b). The averaging region (20°N‒28°N, 76°E‒87°E) follows other works </w:t>
      </w:r>
      <w:r w:rsidR="001E0425" w:rsidRPr="001E0425">
        <w:rPr>
          <w:rFonts w:eastAsia="Calibri"/>
          <w:kern w:val="2"/>
        </w:rPr>
        <w:fldChar w:fldCharType="begin" w:fldLock="1"/>
      </w:r>
      <w:r w:rsidR="000465A7">
        <w:rPr>
          <w:rFonts w:eastAsia="Calibri"/>
          <w:kern w:val="2"/>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"id" : "ITEM-2",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"ITEM-2",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"id" : "ITEM-3",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"ITEM-3",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"(Bollasina et al., 2011; Jin and Wang, 2017; Huang et al., 2020b)", "plainTextFormattedCitation" : "(Bollasina et al., 2011; Jin and Wang, 2017; Huang et al., 2020b)", "previouslyFormattedCitation" : "(Bollasina et al., 2011; Jin and Wang, 2017; Huang et al., 2020b)" }, "properties" : { "noteIndex" : 0 }, "schema" : "https://github.com/citation-style-language/schema/raw/master/csl-citation.json" }</w:instrText>
      </w:r>
      <w:r w:rsidR="001E0425" w:rsidRPr="001E0425">
        <w:rPr>
          <w:rFonts w:eastAsia="Calibri"/>
          <w:kern w:val="2"/>
        </w:rPr>
        <w:fldChar w:fldCharType="separate"/>
      </w:r>
      <w:r w:rsidR="00E41CA2">
        <w:rPr>
          <w:rFonts w:eastAsia="Calibri"/>
          <w:noProof/>
          <w:kern w:val="2"/>
        </w:rPr>
        <w:t>(Bollasina et al., 2011; Jin and Wang, 2017; Huang et al., 2020b)</w:t>
      </w:r>
      <w:r w:rsidR="001E0425" w:rsidRPr="001E0425">
        <w:rPr>
          <w:rFonts w:eastAsia="Calibri"/>
          <w:kern w:val="2"/>
        </w:rPr>
        <w:fldChar w:fldCharType="end"/>
      </w:r>
      <w:r w:rsidR="001E0425" w:rsidRPr="001E0425">
        <w:rPr>
          <w:rFonts w:eastAsia="Calibri"/>
          <w:kern w:val="2"/>
        </w:rPr>
        <w:t>. Time series are shown for CRU TS (brown), GPCC (dark blue), REGEN (green), APHRO-MA (light brown) observational estimates and the IITM all-India rainfall product (light blue) in comparison with the CMIP6 mean of 13 models for the all-forcings historical (pink)</w:t>
      </w:r>
      <w:r w:rsidR="0026235C">
        <w:rPr>
          <w:rFonts w:eastAsia="Calibri"/>
          <w:kern w:val="2"/>
        </w:rPr>
        <w:t>,</w:t>
      </w:r>
      <w:r w:rsidR="001E0425" w:rsidRPr="001E0425">
        <w:rPr>
          <w:rFonts w:eastAsia="Calibri"/>
          <w:kern w:val="2"/>
        </w:rPr>
        <w:t xml:space="preserve"> the aerosol-only (hist-aer, grey) and greenhouse gas-only (hist-GHG, blue). Dark red and blue lines show low-pass filtered MME-mean change in the CMIP6 historical/SSP5-8.5 (34 models) and CMIP5 historical/RCP8.5 (41 models) experiments for future projections to 2100. The filter is the same as that used in Figure 10.11(d). To the right, box-and-whisker plots show the 2081‒2100 change averaged over the CMIP5 (blue) and CMIP6 (dark red) ensembles. Note that some models exceed the plotting range (CMIP5: GISS-E2-R-CC, GISS-E2-R &amp; IPSL-CM5B-LRl and CMIP6: CanESM5-CanOE, CanESM5 &amp; GISS-E2-1-G). (e) Precipitation linear trend (% per decade) over central India for historical 1950‒2000 (left) and future 2015‒2100 (right) periods in Indian monsoon rainfall in observed estimates (black crosses), the CMIP5 historical-RCP8.5 simulations (blue), the CMIP6 ensemble (dark red) for historical all-forcings experiment and SSP5-8.5 future projection, the CMIP6 hist-GHG (light blue triangles), hist-aer (grey triangles) and historical all-forcings (same sample as for hist-aer and hist-GHG, pink circles). Ensemble means are also shown. Box-and-whisker plots show the trend distribution of the three coupled and the d4PDF atmosphere-only (for past period only) SMILEs used throughout Chapter 10 and follow the methodology used in Figure 10.6. (f) Example spread of trends (mm day</w:t>
      </w:r>
      <w:r w:rsidR="001E0425" w:rsidRPr="00441820">
        <w:rPr>
          <w:rFonts w:eastAsia="Calibri"/>
          <w:kern w:val="2"/>
          <w:vertAlign w:val="superscript"/>
        </w:rPr>
        <w:t>-1</w:t>
      </w:r>
      <w:r w:rsidR="001E0425" w:rsidRPr="001E0425">
        <w:rPr>
          <w:rFonts w:eastAsia="Calibri"/>
          <w:kern w:val="2"/>
        </w:rPr>
        <w:t xml:space="preserve"> per decade) out to the near term (2016‒2045) in RCP8.5 SMILE experiments of the MPI-ESM model, showing the difference between the three driest and three wettest trends among ensemble members over central India. All trends are estimated using ordinary least-squares regression. Further details on data sources and processing are available in the chapter data table (Table 10.SM.1</w:t>
      </w:r>
      <w:r>
        <w:rPr>
          <w:rFonts w:eastAsia="Calibri"/>
          <w:kern w:val="2"/>
        </w:rPr>
        <w:t>1</w:t>
      </w:r>
      <w:r w:rsidR="001E0425" w:rsidRPr="001E0425">
        <w:rPr>
          <w:rFonts w:eastAsia="Calibri"/>
          <w:kern w:val="2"/>
        </w:rPr>
        <w:t>).</w:t>
      </w:r>
    </w:p>
    <w:bookmarkEnd w:id="1823"/>
    <w:p w14:paraId="4EA12978" w14:textId="77777777" w:rsidR="001E0425" w:rsidRPr="00A3177C" w:rsidRDefault="001E0425" w:rsidP="00094546">
      <w:pPr>
        <w:ind w:left="810" w:hanging="810"/>
        <w:rPr>
          <w:b/>
          <w:lang w:val="en-US"/>
        </w:rPr>
      </w:pPr>
      <w:r w:rsidRPr="00A3177C">
        <w:rPr>
          <w:b/>
          <w:lang w:val="en-US"/>
        </w:rPr>
        <w:t xml:space="preserve"> </w:t>
      </w:r>
    </w:p>
    <w:p w14:paraId="11A94D67" w14:textId="77777777" w:rsidR="0038381F" w:rsidRPr="00C734F4" w:rsidRDefault="0038381F" w:rsidP="00094546">
      <w:pPr>
        <w:pStyle w:val="AR6BodyText"/>
        <w:rPr>
          <w:rFonts w:cs="Times New Roman"/>
          <w:b/>
          <w:lang w:val="en-GB"/>
        </w:rPr>
      </w:pPr>
      <w:r w:rsidRPr="00C734F4">
        <w:rPr>
          <w:rFonts w:cs="Times New Roman"/>
          <w:b/>
          <w:lang w:val="en-GB"/>
        </w:rPr>
        <w:t>[END FIGURE 10.19 HERE]</w:t>
      </w:r>
    </w:p>
    <w:p w14:paraId="270B118E" w14:textId="77777777" w:rsidR="0038381F" w:rsidRPr="00C734F4" w:rsidRDefault="0038381F" w:rsidP="0038381F">
      <w:pPr>
        <w:pStyle w:val="AR6BodyText"/>
        <w:rPr>
          <w:lang w:val="en-GB"/>
        </w:rPr>
      </w:pPr>
    </w:p>
    <w:p w14:paraId="6EAD43B5" w14:textId="77777777" w:rsidR="0038381F" w:rsidRPr="00C734F4" w:rsidRDefault="0038381F" w:rsidP="0038381F">
      <w:pPr>
        <w:pStyle w:val="AR6BodyText"/>
        <w:rPr>
          <w:lang w:val="en-GB"/>
        </w:rPr>
      </w:pPr>
    </w:p>
    <w:p w14:paraId="080B6FC4" w14:textId="0E4A21BE" w:rsidR="0038381F" w:rsidRPr="00C734F4" w:rsidRDefault="0038381F" w:rsidP="0038381F">
      <w:pPr>
        <w:pStyle w:val="AR6BodyText"/>
        <w:rPr>
          <w:lang w:val="en-GB"/>
        </w:rPr>
      </w:pPr>
      <w:r w:rsidRPr="00C734F4">
        <w:rPr>
          <w:lang w:val="en-GB"/>
        </w:rPr>
        <w:t>In summary, long-term future scenarios dominated by GHG increases (such as the RCPs) suggest increases in Indian summer monsoon rainfall (</w:t>
      </w:r>
      <w:r w:rsidRPr="00C734F4">
        <w:rPr>
          <w:i/>
          <w:iCs/>
          <w:lang w:val="en-GB"/>
        </w:rPr>
        <w:t>high confidence</w:t>
      </w:r>
      <w:r w:rsidRPr="00C734F4">
        <w:rPr>
          <w:lang w:val="en-GB"/>
        </w:rPr>
        <w:t xml:space="preserve">), dominated by thermodynamic mechanisms leading to increases in the available moisture. In the near-term, there is </w:t>
      </w:r>
      <w:r w:rsidRPr="00C734F4">
        <w:rPr>
          <w:i/>
          <w:iCs/>
          <w:lang w:val="en-GB"/>
        </w:rPr>
        <w:t>high confidence</w:t>
      </w:r>
      <w:r w:rsidRPr="00C734F4">
        <w:rPr>
          <w:lang w:val="en-GB"/>
        </w:rPr>
        <w:t xml:space="preserve"> (</w:t>
      </w:r>
      <w:r w:rsidRPr="00C734F4">
        <w:rPr>
          <w:i/>
          <w:iCs/>
          <w:lang w:val="en-GB"/>
        </w:rPr>
        <w:t>medium agreement</w:t>
      </w:r>
      <w:r w:rsidRPr="00C734F4">
        <w:rPr>
          <w:lang w:val="en-GB"/>
        </w:rPr>
        <w:t xml:space="preserve">, </w:t>
      </w:r>
      <w:r w:rsidRPr="00C734F4">
        <w:rPr>
          <w:i/>
          <w:iCs/>
          <w:lang w:val="en-GB"/>
        </w:rPr>
        <w:t>robust evidence</w:t>
      </w:r>
      <w:r w:rsidRPr="00C734F4">
        <w:rPr>
          <w:lang w:val="en-GB"/>
        </w:rPr>
        <w:t>) that increased rainfall trends due to GHG</w:t>
      </w:r>
      <w:r w:rsidR="009609C7">
        <w:rPr>
          <w:lang w:val="en-GB"/>
        </w:rPr>
        <w:t>s</w:t>
      </w:r>
      <w:r w:rsidRPr="00C734F4">
        <w:rPr>
          <w:lang w:val="en-GB"/>
        </w:rPr>
        <w:t xml:space="preserve"> could be overcome by aerosol forcing or internal variability.</w:t>
      </w:r>
    </w:p>
    <w:p w14:paraId="39CB732B" w14:textId="77777777" w:rsidR="0038381F" w:rsidRPr="00C734F4" w:rsidRDefault="0038381F" w:rsidP="0038381F">
      <w:pPr>
        <w:pStyle w:val="AR6BodyText"/>
        <w:rPr>
          <w:lang w:val="en-GB"/>
        </w:rPr>
      </w:pPr>
    </w:p>
    <w:p w14:paraId="4D0DFE9B" w14:textId="77777777" w:rsidR="0038381F" w:rsidRPr="00C734F4" w:rsidRDefault="0038381F" w:rsidP="0038381F">
      <w:pPr>
        <w:pStyle w:val="AR6BodyText"/>
        <w:rPr>
          <w:lang w:val="en-GB"/>
        </w:rPr>
      </w:pPr>
    </w:p>
    <w:p w14:paraId="2CED4CD0" w14:textId="77777777" w:rsidR="0038381F" w:rsidRPr="00C734F4" w:rsidRDefault="0038381F" w:rsidP="0038381F">
      <w:pPr>
        <w:pStyle w:val="AR6Chap10Level310111"/>
        <w:rPr>
          <w:lang w:val="en-GB"/>
        </w:rPr>
      </w:pPr>
      <w:bookmarkStart w:id="1824" w:name="_Toc5899747"/>
      <w:bookmarkStart w:id="1825" w:name="_Toc6838068"/>
      <w:bookmarkStart w:id="1826" w:name="_Toc29679486"/>
      <w:bookmarkStart w:id="1827" w:name="_Toc30602462"/>
      <w:bookmarkStart w:id="1828" w:name="_Toc70454802"/>
      <w:r w:rsidRPr="00C734F4">
        <w:rPr>
          <w:lang w:val="en-GB"/>
        </w:rPr>
        <w:t>Future climate projections from regional downscaling</w:t>
      </w:r>
      <w:bookmarkEnd w:id="1824"/>
      <w:bookmarkEnd w:id="1825"/>
      <w:bookmarkEnd w:id="1826"/>
      <w:bookmarkEnd w:id="1827"/>
      <w:bookmarkEnd w:id="1828"/>
    </w:p>
    <w:p w14:paraId="26A88C80" w14:textId="77777777" w:rsidR="0038381F" w:rsidRPr="00C734F4" w:rsidRDefault="0038381F" w:rsidP="0038381F">
      <w:pPr>
        <w:pStyle w:val="AR6BodyText"/>
        <w:rPr>
          <w:lang w:val="en-GB"/>
        </w:rPr>
      </w:pPr>
    </w:p>
    <w:p w14:paraId="2B22C22C" w14:textId="4A5D32CF" w:rsidR="0038381F" w:rsidRPr="00C734F4" w:rsidRDefault="0038381F" w:rsidP="0038381F">
      <w:pPr>
        <w:pStyle w:val="AR6BodyText"/>
        <w:rPr>
          <w:lang w:val="en-GB"/>
        </w:rPr>
      </w:pPr>
      <w:r w:rsidRPr="00C734F4">
        <w:rPr>
          <w:rFonts w:cs="Times New Roman"/>
          <w:lang w:val="en-GB"/>
        </w:rPr>
        <w:t xml:space="preserve">Coordinated monsoon-relevant dynamical downscaling efforts such as CORDEX South Asia </w:t>
      </w:r>
      <w:r w:rsidRPr="00C734F4">
        <w:rPr>
          <w:rFonts w:cs="Times New Roman"/>
          <w:lang w:val="en-GB"/>
        </w:rPr>
        <w:fldChar w:fldCharType="begin" w:fldLock="1"/>
      </w:r>
      <w:r w:rsidR="000465A7">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"id" : "ITEM-2", "itemData" : { "DOI" : "10.1007/s00704-017-2274-7", "ISSN" : "0177-798X", "author" : [ { "dropping-particle" : "", "family" : "Choudhary", "given" : "A.", "non-dropping-particle" : "", "parse-names" : false, "suffix" : "" }, { "dropping-particle" : "", "family" : "Dimri", "given" : "A. P.", "non-dropping-particle" : "", "parse-names" : false, "suffix" : "" }, { "dropping-particle" : "", "family" : "Maharana", "given" : "P.", "non-dropping-particle" : "", "parse-names" : false, "suffix" : "" } ], "container-title" : "Theoretical and Applied Climatology", "id" : "ITEM-2", "issue" : "1-2", "issued" : { "date-parts" : [ [ "2018", "10", "22" ] ] }, "page" : "283-307", "title" : "Assessment of CORDEX-SA experiments in representing precipitation climatology of summer monsoon over India", "translator" : [ { "dropping-particle" : "", "family" : "Q5281", "given" : "", "non-dropping-particle" : "", "parse-names" : false, "suffix" : "" } ], "type" : "article-journal", "volume" : "134" }, "uris" : [ "http://www.mendeley.com/documents/?uuid=b3a52ace-de9b-468a-9348-4b53f4612141" ] } ], "mendeley" : { "formattedCitation" : "(Gutowski et al., 2016; Choudhary et al., 2018)", "plainTextFormattedCitation" : "(Gutowski et al., 2016; Choudhary et al., 2018)", "previouslyFormattedCitation" : "(Gutowski et al., 2016; Choudhary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(Gutowski et al., 2016; Choudhary et al., 2018)</w:t>
      </w:r>
      <w:r w:rsidRPr="00C734F4">
        <w:rPr>
          <w:rFonts w:cs="Times New Roman"/>
          <w:lang w:val="en-GB"/>
        </w:rPr>
        <w:fldChar w:fldCharType="end"/>
      </w:r>
      <w:r w:rsidRPr="00C734F4">
        <w:rPr>
          <w:rFonts w:cs="Times New Roman"/>
          <w:lang w:val="en-GB"/>
        </w:rPr>
        <w:t xml:space="preserve"> are relevant to the Indian summer monsoon, first with assessment of their added value (Sections 10.3.3.2 and Atlas.5.3.3).</w:t>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Pr="00C734F4">
        <w:rPr>
          <w:lang w:val="en-GB"/>
        </w:rPr>
        <w:fldChar w:fldCharType="separate"/>
      </w:r>
      <w:r w:rsidR="00E41CA2">
        <w:rPr>
          <w:noProof/>
          <w:lang w:val="en-GB"/>
        </w:rPr>
        <w:t>Singh et al. (2017)</w:t>
      </w:r>
      <w:r w:rsidRPr="00C734F4">
        <w:rPr>
          <w:lang w:val="en-GB"/>
        </w:rPr>
        <w:fldChar w:fldCharType="end"/>
      </w:r>
      <w:r w:rsidRPr="00C734F4">
        <w:rPr>
          <w:lang w:val="en-GB"/>
        </w:rPr>
        <w:t xml:space="preserve"> compared nine CORDEX-South Asia RCMs against their driving CMIP5 GCMs, for present-day rainfall patterns and processes related to intraseasonal variability. They found no consistent improvement other than for spatial patterns (e.g., rainfall close to better-resolved orography); some characteristics were made worse. Both the rainfall pattern and its bias were worsened in CORDEX compared to CMIP5 in </w:t>
      </w:r>
      <w:r w:rsidRPr="00C734F4">
        <w:rPr>
          <w:lang w:val="en-GB"/>
        </w:rPr>
        <w:fldChar w:fldCharType="begin" w:fldLock="1"/>
      </w:r>
      <w:r w:rsidR="000465A7">
        <w:rPr>
          <w:lang w:val="en-GB"/>
        </w:rPr>
        <w:instrText>ADDIN CSL_CITATION { "citationItems" : [ { "id" : "ITEM-1", "itemData" : { "DOI" : "10.1007/s00704-017-2237-z", "ISSN" : "0177-798X", "abstract" : "Given the general notion that dynamical downscaling leads to added accuracy in both historical simulations as well as climate change projections, this paper investigates its validity over India using historical data (1975--2005) from the CORDEX models and their driving global climate models (GCMs) from Coupled Model Intercomparison Project Phase 5 (CMIP5), and comparing them against observed temperature and rainfall. We find that downscaling invariably leads to an improvement in the spatial pattern of surface air temperature, but compared to the driving GCMs, the errors in magnitude after downscaling are even worse in some cases. In regard to JJAS rainfall simulations, the CMIP5 driving GCMs are found to be superior to their dynamically downscaled counterparts both in terms of spatial patterns as well as magnitude of errors. Both CMIP5 driving GCMs as well as the CORDEX models underestimate rainfall during JJAS; however, negative bias in CORDEX models is worse. Unlike the driving CMIP5 GCMs, their dynamically downscaled counterparts simulate an early onset followed by a slow and late withdrawal of the Indian summer monsoon rainfall. The frequency of occurrence of rainfall intensities is simulated well by both sets of models in the lower intensity regime (0--20 mm/day); however, for higher intensities, the driving CMIP5 GCMs underestimate whereas the CORDEX models overestimate.", "author" : [ { "dropping-particle" : "", "family" : "Mishra", "given" : "Saroj Kanta", "non-dropping-particle" : "", "parse-names" : false, "suffix" : "" }, { "dropping-particle" : "", "family" : "Sahany", "given" : "Sandeep", "non-dropping-particle" : "", "parse-names" : false, "suffix" : "" }, { "dropping-particle" : "", "family" : "Salunke", "given" : "Popat", "non-dropping-particle" : "", "parse-names" : false, "suffix" : "" } ], "container-title" : "Theoretical and Applied Climatology", "id" : "ITEM-1", "issue" : "3-4", "issued" : { "date-parts" : [ [ "2018", "8", "18" ] ] }, "page" : "1133-1141", "title" : "CMIP5 vs. CORDEX over the Indian region: how much do we benefit from dynamical downscaling?", "translator" : [ { "dropping-particle" : "", "family" : "Q6434", "given" : "", "non-dropping-particle" : "", "parse-names" : false, "suffix" : "" } ], "type" : "article-journal", "volume" : "133" }, "uris" : [ "http://www.mendeley.com/documents/?uuid=6204fa38-b3dc-4f4f-8466-9d119f078d19" ] } ], "mendeley" : { "formattedCitation" : "(Mishra et al., 2018)", "manualFormatting" : "Mishra et al. (2018)", "plainTextFormattedCitation" : "(Mishra et al., 2018)", "previouslyFormattedCitation" : "(Mishra et al., 2018)" }, "properties" : { "noteIndex" : 0 }, "schema" : "https://github.com/citation-style-language/schema/raw/master/csl-citation.json" }</w:instrText>
      </w:r>
      <w:r w:rsidRPr="00C734F4">
        <w:rPr>
          <w:lang w:val="en-GB"/>
        </w:rPr>
        <w:fldChar w:fldCharType="separate"/>
      </w:r>
      <w:r w:rsidR="00E41CA2">
        <w:rPr>
          <w:noProof/>
        </w:rPr>
        <w:t>Mishra et al. (2018)</w:t>
      </w:r>
      <w:r w:rsidRPr="00C734F4">
        <w:rPr>
          <w:lang w:val="en-GB"/>
        </w:rPr>
        <w:fldChar w:fldCharType="end"/>
      </w:r>
      <w:r w:rsidRPr="00FB6EB0">
        <w:t xml:space="preserve">. In contrast, </w:t>
      </w:r>
      <w:r w:rsidRPr="00C734F4">
        <w:rPr>
          <w:lang w:val="en-GB"/>
        </w:rPr>
        <w:fldChar w:fldCharType="begin" w:fldLock="1"/>
      </w:r>
      <w:r w:rsidR="000465A7">
        <w:instrText>ADDIN CSL_CITATION { "citationItems" : [ { "id" : "ITEM-1", "itemData" : { "DOI" : "10.1016/j.gloplacha.2017.12.002", "ISSN" : "09218181", "author" : [ { "dropping-particle" : "", "family" : "Varikoden", "given" : "Hamza", "non-dropping-particle" : "", "parse-names" : false, "suffix" : "" }, { "dropping-particle" : "", "family" : "Mujumdar", "given" : "M.", "non-dropping-particle" : "", "parse-names" : false, "suffix" : "" }, { "dropping-particle" : "", "family" : "Revadekar", "given" : "J.V.", "non-dropping-particle" : "", "parse-names" : false, "suffix" : "" }, { "dropping-particle" : "", "family" : "Sooraj", "given" : "K.P.", "non-dropping-particle" : "", "parse-names" : false, "suffix" : "" }, { "dropping-particle" : "", "family" : "Ramarao", "given" : "M.V.S.", "non-dropping-particle" : "", "parse-names" : false, "suffix" : "" }, { "dropping-particle" : "", "family" : "Sanjay", "given" : "J.", "non-dropping-particle" : "", "parse-names" : false, "suffix" : "" }, { "dropping-particle" : "", "family" : "Krishnan", "given" : "R.", "non-dropping-particle" : "", "parse-names" : false, "suffix" : "" } ], "container-title" : "Global and Planetary Change", "id" : "ITEM-1", "issued" : { "date-parts" : [ [ "2018", "3" ] ] }, "page" : "28-38", "title" : "Assessment of regional downscaling simulations for long term mean, excess and deficit Indian Summer Monsoons", "translator" : [ { "dropping-particle" : "", "family" : "Q4338", "given" : "", "non-dropping-particle" : "", "parse-names" : false, "suffix" : "" } ], "type" : "article-journal", "volume" : "162" }, "uris" : [ "http://www.mendeley.com/documents/?uuid=b405417f-b96f-4908-863c-43cfaf95c6d5" ] } ], "mendeley" : { "formattedCitation" : "(Varikoden et al., 2018)", "manualFormatting" : "Varikoden et al. (2018)", "plainTextFormattedCitation" : "(Varikoden et al., 2018)", "previouslyFormattedCitation" : "(Varikoden et al., 2018)" }, "properties" : { "noteIndex" : 0 }, "schema" : "https://github.com/citation-style-language/schema/raw/master/csl-citation.json" }</w:instrText>
      </w:r>
      <w:r w:rsidRPr="00C734F4">
        <w:rPr>
          <w:lang w:val="en-GB"/>
        </w:rPr>
        <w:fldChar w:fldCharType="separate"/>
      </w:r>
      <w:r w:rsidR="00E41CA2">
        <w:rPr>
          <w:noProof/>
        </w:rPr>
        <w:t>Varikoden et al. (2018)</w:t>
      </w:r>
      <w:r w:rsidRPr="00C734F4">
        <w:rPr>
          <w:lang w:val="en-GB"/>
        </w:rPr>
        <w:fldChar w:fldCharType="end"/>
      </w:r>
      <w:r w:rsidRPr="002C653B">
        <w:rPr>
          <w:lang w:val="en-US"/>
        </w:rPr>
        <w:t xml:space="preserve"> found improved representation of historical rainfall patterns, such as over the Western Ghats mountains (consistent with </w:t>
      </w:r>
      <w:commentRangeStart w:id="1829"/>
      <w:r w:rsidRPr="00C734F4">
        <w:rPr>
          <w:lang w:val="en-GB"/>
        </w:rPr>
        <w:fldChar w:fldCharType="begin" w:fldLock="1"/>
      </w:r>
      <w:r w:rsidR="000465A7">
        <w:rPr>
          <w:lang w:val="en-US"/>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Pr="00C734F4">
        <w:rPr>
          <w:lang w:val="en-GB"/>
        </w:rPr>
        <w:fldChar w:fldCharType="separate"/>
      </w:r>
      <w:r w:rsidR="00E41CA2">
        <w:rPr>
          <w:noProof/>
          <w:lang w:val="en-GB"/>
        </w:rPr>
        <w:t>Singh et al., 2017)</w:t>
      </w:r>
      <w:r w:rsidRPr="00C734F4">
        <w:rPr>
          <w:lang w:val="en-GB"/>
        </w:rPr>
        <w:fldChar w:fldCharType="end"/>
      </w:r>
      <w:commentRangeEnd w:id="1829"/>
      <w:r w:rsidR="00E41CA2">
        <w:rPr>
          <w:rStyle w:val="CommentReference"/>
          <w:rFonts w:asciiTheme="minorHAnsi" w:eastAsiaTheme="minorHAnsi" w:hAnsiTheme="minorHAnsi"/>
          <w:lang w:eastAsia="en-US"/>
        </w:rPr>
        <w:commentReference w:id="1829"/>
      </w:r>
      <w:r w:rsidRPr="00C734F4">
        <w:rPr>
          <w:lang w:val="en-GB"/>
        </w:rPr>
        <w:t xml:space="preserve">, reducing the dry bias; improvements were not found over the northern plains, which are dominated by synoptic variability known as monsoon depressions. Similarly, </w:t>
      </w:r>
      <w:r w:rsidRPr="00C734F4">
        <w:rPr>
          <w:lang w:val="en-GB"/>
        </w:rPr>
        <w:fldChar w:fldCharType="begin" w:fldLock="1"/>
      </w:r>
      <w:r w:rsidR="000465A7">
        <w:rPr>
          <w:lang w:val="en-GB"/>
        </w:rPr>
        <w:instrText>ADDIN CSL_CITATION { "citationItems" : [ { "id" : "ITEM-1", "itemData" : { "DOI" : "10.1007/s00382-012-1658-8", "ISSN" : "0930-7575", "author" : [ { "dropping-particle" : "", "family" : "Sabin", "given" : "T. P.", "non-dropping-particle" : "", "parse-names" : false, "suffix" : "" }, { "dropping-particle" : "", "family" : "Krishnan", "given" : "R.", "non-dropping-particle" : "", "parse-names" : false, "suffix" : "" }, { "dropping-particle" : "", "family" : "Ghattas", "given" : "Josefine", "non-dropping-particle" : "", "parse-names" : false, "suffix" : "" }, { "dropping-particle" : "", "family" : "Denvil", "given" : "Sebastien", "non-dropping-particle" : "", "parse-names" : false, "suffix" : "" }, { "dropping-particle" : "", "family" : "Dufresne", "given" : "Jean-Louis", "non-dropping-particle" : "", "parse-names" : false, "suffix" : "" }, { "dropping-particle" : "", "family" : "Hourdin", "given" : "Frederic", "non-dropping-particle" : "", "parse-names" : false, "suffix" : "" }, { "dropping-particle" : "", "family" : "Pascal", "given" : "Terray", "non-dropping-particle" : "", "parse-names" : false, "suffix" : "" } ], "container-title" : "Climate Dynamics", "id" : "ITEM-1", "issue" : "1", "issued" : { "date-parts" : [ [ "2013", "7", "25" ] ] }, "page" : "173-194", "title" : "High resolution simulation of the South Asian monsoon using a variable resolution global climate model", "translator" : [ { "dropping-particle" : "", "family" : "Q4689", "given" : "", "non-dropping-particle" : "", "parse-names" : false, "suffix" : "" } ], "type" : "article-journal", "volume" : "41" }, "uris" : [ "http://www.mendeley.com/documents/?uuid=6d2ab7c2-0dd9-43c6-8bc2-199e59d8b6d2" ] } ], "mendeley" : { "formattedCitation" : "(Sabin et al., 2013)", "manualFormatting" : "Sabin et al. (2013)", "plainTextFormattedCitation" : "(Sabin et al., 2013)", "previouslyFormattedCitation" : "(Sabin et al., 2013)" }, "properties" : { "noteIndex" : 0 }, "schema" : "https://github.com/citation-style-language/schema/raw/master/csl-citation.json" }</w:instrText>
      </w:r>
      <w:r w:rsidRPr="00C734F4">
        <w:rPr>
          <w:lang w:val="en-GB"/>
        </w:rPr>
        <w:fldChar w:fldCharType="separate"/>
      </w:r>
      <w:r w:rsidR="00E41CA2">
        <w:rPr>
          <w:noProof/>
          <w:lang w:val="en-GB"/>
        </w:rPr>
        <w:t>Sabin et al. (2013)</w:t>
      </w:r>
      <w:r w:rsidRPr="00C734F4">
        <w:rPr>
          <w:lang w:val="en-GB"/>
        </w:rPr>
        <w:fldChar w:fldCharType="end"/>
      </w:r>
      <w:r w:rsidRPr="00C734F4">
        <w:rPr>
          <w:lang w:val="en-GB"/>
        </w:rPr>
        <w:t xml:space="preserve"> compared a uniform 1</w:t>
      </w:r>
      <w:r w:rsidRPr="00C734F4">
        <w:rPr>
          <w:lang w:val="en-GB"/>
        </w:rPr>
        <w:sym w:font="Symbol" w:char="F0B0"/>
      </w:r>
      <w:r w:rsidRPr="00C734F4">
        <w:rPr>
          <w:lang w:val="en-GB"/>
        </w:rPr>
        <w:t xml:space="preserve">-resolution model ensemble with another zoomed to ~35 km over South Asia. Local zooming improved simulation of orographic precipitation and the monsoon trough. For the future, a surrogate approach (like pseudo-global warming, see Section 10.3.2.2) was used in an RCM to test the impacts of warming or moistening on monsoon depressions </w:t>
      </w:r>
      <w:r w:rsidRPr="00C734F4">
        <w:rPr>
          <w:lang w:val="en-GB"/>
        </w:rPr>
        <w:fldChar w:fldCharType="begin" w:fldLock="1"/>
      </w:r>
      <w:r w:rsidR="000465A7">
        <w:rPr>
          <w:lang w:val="en-GB"/>
        </w:rPr>
        <w:instrText>ADDIN CSL_CITATION { "citationItems" : [ { "id" : "ITEM-1", "itemData" : { "DOI" : "10.1007/s00382-015-2850-4", "ISSN" : "0930-7575", "abstract" : "Extreme rainfall events in the central Indian region are often related to the passage of synoptic scale monsoon low-pressure systems (LPS). This study uses the surrogate climate change method on ten monsoon LPS cases connected to observed extreme rainfall events, to investigate how sensitive the precipitation and runoff are to an idealized warmer and moister atmosphere. The ten cases are simulated with three different initial and lateral boundary conditions: the unperturbed control run, and two sets of perturbed runs where the atmospheric temperature is increased uniformly throughout the atmosphere, the specific humidity increased according to Clausius Clapeyron\u2019s relation, but the large-scale flow is unchanged. The difference between the control and perturbed simulations are mainly due to the imposed warming and feedback influencing the synoptic flow. The mean precipitation change with warming in the central Indian region is 18\u201320 %/K, with largest changes at the end of the LPS tracks. The LPS in the warmer runs are bringing more moisture further inland that is released as precipitation. In the perturbed runs the precipitation rate is increasing at all percentiles, and there is more frequent rainfall with very heavy intensities. This leads to a shift in which category that contributes most to the total precipitation: more of the precipitation is coming from the category with very heavy intensities. The runoff changes are similar to the precipitation changes, except the response in intensity of very heavy runoff, which is around twice the change in intensity of very heavy precipitation.", "author" : [ { "dropping-particle" : "", "family" : "S\u00f8rland", "given" : "Silje Lund", "non-dropping-particle" : "", "parse-names" : false, "suffix" : "" }, { "dropping-particle" : "", "family" : "Sorteberg", "given" : "Asgeir", "non-dropping-particle" : "", "parse-names" : false, "suffix" : "" } ], "container-title" : "Climate Dynamics", "id" : "ITEM-1", "issue" : "1-2", "issued" : { "date-parts" : [ [ "2016", "7", "13" ] ] }, "page" : "465-480", "title" : "Low-pressure systems and extreme precipitation in central India: sensitivity to temperature changes", "translator" : [ { "dropping-particle" : "", "family" : "Q5818", "given" : "", "non-dropping-particle" : "", "parse-names" : false, "suffix" : "" } ], "type" : "article-journal", "volume" : "47" }, "uris" : [ "http://www.mendeley.com/documents/?uuid=1323034c-801a-4ea5-920a-99f301f7cf1c" ] }, { "id" : "ITEM-2", "itemData" : { "DOI" : "10.1002/2015JD024658", "ISSN" : "2169897X", "abstract" : "The monsoon low-pressure systems (LPSs) are one of the most rain-bearing synoptic-scale systems developing during the Indianmonsoon.We have performed high-resolution, convection-permitting experiments of 10 LPS cases with the Weather Research and Forecasting regional model, to investigate the effect of an idealized uniform temperature increase on the LPS intensification and precipitation. Perturbed runs follow a surrogate climate change approach, in which a uniform temperature perturbation is specified, but the large-scale flow and relative humidity are unchanged. The differences between control and perturbed simulations are therefore mainly due to the imposed warming and moisture changes and their feedbacks to the synoptic-scale flow. Results show that the LPS precipitation increases by 13%/K, twice the imposed moisture increase, which is on the same order as the Clausius-Clapeyron relation. This large precipitation increase is attributed to the feedbacks in vertical velocity and atmospheric stability, which together account for the high sensitivity. In the perturbed simulations the LPSs have higher propagation speeds and aremore intense. The storms intensification to the uniformtemperature perturbation can be interpreted in terms of the conditional instability of second kind mechanism where the condensational heating increases along with low-level convergence and vertical velocity in response to temperature and moisture increases. As a result, the surface low deepens.", "author" : [ { "dropping-particle" : "", "family" : "S\u00f8rland", "given" : "Silje Lund", "non-dropping-particle" : "", "parse-names" : false, "suffix" : "" }, { "dropping-particle" : "", "family" : "Sorteberg", "given" : "Asgeir", "non-dropping-particle" : "", "parse-names" : false, "suffix" : "" }, { "dropping-particle" : "", "family" : "Liu", "given" : "Changhai", "non-dropping-particle" : "", "parse-names" : false, "suffix" : "" }, { "dropping-particle" : "", "family" : "Rasmussen", "given" : "Roy", "non-dropping-particle" : "", "parse-names" : false, "suffix" : "" } ], "container-title" : "Journal of Geophysical Research: Atmospheres", "id" : "ITEM-2", "issue" : "11", "issued" : { "date-parts" : [ [ "2016", "6", "16" ] ] }, "page" : "6258-6272", "title" : "Precipitation response of monsoon low-pressure systems to an idealized uniform temperature increase", "translator" : [ { "dropping-particle" : "", "family" : "Q5817", "given" : "", "non-dropping-particle" : "", "parse-names" : false, "suffix" : "" } ], "type" : "article-journal", "volume" : "121" }, "uris" : [ "http://www.mendeley.com/documents/?uuid=9a992980-651a-45f8-9b01-975a406da24a" ] } ], "mendeley" : { "formattedCitation" : "(S\u00f8rland and Sorteberg, 2016; S\u00f8rland et al., 2016)", "plainTextFormattedCitation" : "(S\u00f8rland and Sorteberg, 2016; S\u00f8rland et al., 2016)", "previouslyFormattedCitation" : "(S\u00f8rland and Sorteberg, 2016; S\u00f8rland et al., 2016)" }, "properties" : { "noteIndex" : 0 }, "schema" : "https://github.com/citation-style-language/schema/raw/master/csl-citation.json" }</w:instrText>
      </w:r>
      <w:r w:rsidRPr="00C734F4">
        <w:rPr>
          <w:lang w:val="en-GB"/>
        </w:rPr>
        <w:fldChar w:fldCharType="separate"/>
      </w:r>
      <w:r w:rsidR="00E41CA2">
        <w:rPr>
          <w:noProof/>
          <w:lang w:val="en-GB"/>
        </w:rPr>
        <w:t xml:space="preserve">(Sørland and Sorteberg, 2016; Sørland et al., </w:t>
      </w:r>
      <w:r w:rsidR="00E41CA2">
        <w:rPr>
          <w:noProof/>
          <w:lang w:val="en-GB"/>
        </w:rPr>
        <w:lastRenderedPageBreak/>
        <w:t>2016)</w:t>
      </w:r>
      <w:r w:rsidRPr="00C734F4">
        <w:rPr>
          <w:lang w:val="en-GB"/>
        </w:rPr>
        <w:fldChar w:fldCharType="end"/>
      </w:r>
      <w:r w:rsidRPr="00C734F4">
        <w:rPr>
          <w:lang w:val="en-GB"/>
        </w:rPr>
        <w:t xml:space="preserve">. The depressions are found to give more rainfall in future, dominated by strengthened synoptic circulation from the warming perturbation. By forcing an RCM with a perturbed parameter ensemble of a GCM, </w:t>
      </w:r>
      <w:r w:rsidRPr="00C734F4">
        <w:rPr>
          <w:lang w:val="en-GB"/>
        </w:rPr>
        <w:fldChar w:fldCharType="begin" w:fldLock="1"/>
      </w:r>
      <w:r w:rsidR="000465A7">
        <w:rPr>
          <w:lang w:val="en-GB"/>
        </w:rPr>
        <w:instrText>ADDIN CSL_CITATION { "citationItems" : [ { "id" : "ITEM-1", "itemData" : { "DOI" : "10.1007/s13143-016-0004-1", "ISSN" : "1976-7633", "author" : [ { "dropping-particle" : "", "family" : "Bal", "given" : "Prasanta Kumar", "non-dropping-particle" : "", "parse-names" : false, "suffix" : "" }, { "dropping-particle" : "", "family" : "Ramachandran", "given" : "Andimuthu", "non-dropping-particle" : "", "parse-names" : false, "suffix" : "" }, { "dropping-particle" : "", "family" : "Palanivelu", "given" : "Kandasamy", "non-dropping-particle" : "", "parse-names" : false, "suffix" : "" }, { "dropping-particle" : "", "family" : "Thirumurugan", "given" : "Perumal", "non-dropping-particle" : "", "parse-names" : false, "suffix" : "" }, { "dropping-particle" : "", "family" : "Geetha", "given" : "Rajadurai", "non-dropping-particle" : "", "parse-names" : false, "suffix" : "" }, { "dropping-particle" : "", "family" : "Bhaskaran", "given" : "Bhaski", "non-dropping-particle" : "", "parse-names" : false, "suffix" : "" } ], "container-title" : "Asia-Pacific Journal of Atmospheric Sciences", "id" : "ITEM-1", "issue" : "4", "issued" : { "date-parts" : [ [ "2016", "8", "26" ] ] }, "page" : "353-369", "title" : "Climate change projections over India by a downscaling approach using PRECIS", "translator" : [ { "dropping-particle" : "", "family" : "Q4339", "given" : "", "non-dropping-particle" : "", "parse-names" : false, "suffix" : "" } ], "type" : "article-journal", "volume" : "52" }, "uris" : [ "http://www.mendeley.com/documents/?uuid=b44da9c3-8b56-4966-8cb1-d68a7c69a82a" ] } ], "mendeley" : { "formattedCitation" : "(Bal et al., 2016)", "manualFormatting" : "Bal et al. (2016)", "plainTextFormattedCitation" : "(Bal et al., 2016)", "previouslyFormattedCitation" : "(Bal et al., 2016)" }, "properties" : { "noteIndex" : 0 }, "schema" : "https://github.com/citation-style-language/schema/raw/master/csl-citation.json" }</w:instrText>
      </w:r>
      <w:r w:rsidRPr="00C734F4">
        <w:rPr>
          <w:lang w:val="en-GB"/>
        </w:rPr>
        <w:fldChar w:fldCharType="separate"/>
      </w:r>
      <w:r w:rsidR="00E41CA2">
        <w:rPr>
          <w:noProof/>
          <w:lang w:val="en-GB"/>
        </w:rPr>
        <w:t>Bal et al. (2016)</w:t>
      </w:r>
      <w:r w:rsidRPr="00C734F4">
        <w:rPr>
          <w:lang w:val="en-GB"/>
        </w:rPr>
        <w:fldChar w:fldCharType="end"/>
      </w:r>
      <w:r w:rsidRPr="00C734F4">
        <w:rPr>
          <w:lang w:val="en-GB"/>
        </w:rPr>
        <w:t xml:space="preserve"> made projections under SRES A1B for the 2020s, 2050s and 2080s. They noted increases in rainfall of 15–24% for India. Finally, evidence from a single CORDEX South Asia RCM showed a mixed signal for changes in peak season rainfall under RCP2.6 and RCP8.5 </w:t>
      </w:r>
      <w:r w:rsidRPr="00C734F4">
        <w:rPr>
          <w:lang w:val="en-GB"/>
        </w:rPr>
        <w:fldChar w:fldCharType="begin" w:fldLock="1"/>
      </w:r>
      <w:r w:rsidR="000465A7">
        <w:rPr>
          <w:lang w:val="en-GB"/>
        </w:rPr>
        <w:instrText>ADDIN CSL_CITATION { "citationItems" : [ { "id" : "ITEM-1", "itemData" : { "DOI" : "10.1007/s00382-020-05306-2", "ISSN" : "0930-7575", "abstract" : "We use an unprecedented ensemble of regional climate model (RCM) projections over seven regional CORDEX domains to provide, for the first time, an RCM-based global view of monsoon changes at various levels of increased greenhouse gas (GHG) forcing. All regional simulations are conducted using RegCM4 at a 25 km horizontal grid spacing using lateral and lower boundary forcing from three General Circulation Models (GCMs), which are part of the fifth phase of the Coupled Model Inter-comparison Project (CMIP5). Each simulation covers the period from 1970 through 2100 under two Representative Concentration Pathways (RCP2.6 and RCP8.5). Regional climate simulations exhibit high fidelity in capturing key characteristics of precipitation and atmospheric dynamics across monsoon regions in the historical period. In the future period, regional monsoons exhibit a spatially robust delay in the monsoon onset, an increase in seasonality, and a reduction in the rainy season length at higher levels of radiative forcing. All regions with substantial delays in the monsoon onset exhibit a decrease in pre-monsoon precipitation, indicating a strong connection between pre-monsoon drying and a shift in the monsoon onset. The weakening of latent heat driven atmospheric warming during the pre-monsoon period delays the overturning of atmospheric subsidence in the monsoon regions, which defers their transitioning into deep convective states. Monsoon changes under the RCP2.6 scenario are mostly within the baseline variability.", "author" : [ { "dropping-particle" : "", "family" : "Ashfaq", "given" : "Moetasim", "non-dropping-particle" : "", "parse-names" : false, "suffix" : "" }, { "dropping-particle" : "", "family" : "Cavazos", "given" : "Tereza", "non-dropping-particle" : "", "parse-names" : false, "suffix" : "" }, { "dropping-particle" : "", "family" : "Reboita", "given" : "Michelle Sim\u00f5es", "non-dropping-particle" : "", "parse-names" : false, "suffix" : "" }, { "dropping-particle" : "", "family" : "Torres-Alavez", "given" : "Jos\u00e9 Abraham", "non-dropping-particle" : "", "parse-names" : false, "suffix" : "" }, { "dropping-particle" : "", "family" : "Im", "given" : "Eun-Soon", "non-dropping-particle" : "", "parse-names" : false, "suffix" : "" }, { "dropping-particle" : "", "family" : "Olusegun", "given" : "Christiana Funmilola", "non-dropping-particle" : "", "parse-names" : false, "suffix" : "" }, { "dropping-particle" : "", "family" : "Alves", "given" : "Lincoln", "non-dropping-particle" : "", "parse-names" : false, "suffix" : "" }, { "dropping-particle" : "", "family" : "Key", "given" : "Kesondra", "non-dropping-particle" : "", "parse-names" : false, "suffix" : "" }, { "dropping-particle" : "", "family" : "Adeniyi", "given" : "Mojisola O.", "non-dropping-particle" : "", "parse-names" : false, "suffix" : "" }, { "dropping-particle" : "", "family" : "Tall", "given" : "Moustapha", "non-dropping-particle" : "", "parse-names" : false, "suffix" : "" }, { "dropping-particle" : "", "family" : "Sylla", "given" : "Mouhamadou Bamba", "non-dropping-particle" : "", "parse-names" : false, "suffix" : "" }, { "dropping-particle" : "", "family" : "Mehmood", "given" : "Shahid", "non-dropping-particle" : "", "parse-names" : false, "suffix" : "" }, { "dropping-particle" : "", "family" : "Zafar", "given" : "Qudsia", "non-dropping-particle" : "", "parse-names" : false, "suffix" : "" }, { "dropping-particle" : "", "family" : "Das", "given" : "Sushant", "non-dropping-particle" : "", "parse-names" : false, "suffix" : "" }, { "dropping-particle" : "", "family" : "Diallo", "given" : "Ismaila",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"ITEM-1", "issued" : { "date-parts" : [ [ "2020", "6", "4" ] ] }, "title" : "Robust late twenty-first century shift in the regional monsoons in RegCM-CORDEX simulations", "translator" : [ { "dropping-particle" : "", "family" : "Q6409", "given" : "", "non-dropping-particle" : "", "parse-names" : false, "suffix" : "" } ], "type" : "article-journal" }, "uris" : [ "http://www.mendeley.com/documents/?uuid=ca6b546d-2e00-4b95-a289-5ce226b55587" ] } ], "mendeley" : { "formattedCitation" : "(Ashfaq et al., 2020)", "plainTextFormattedCitation" : "(Ashfaq et al., 2020)", "previouslyFormattedCitation" : "(Ashfaq et al., 2020)" }, "properties" : { "noteIndex" : 0 }, "schema" : "https://github.com/citation-style-language/schema/raw/master/csl-citation.json" }</w:instrText>
      </w:r>
      <w:r w:rsidRPr="00C734F4">
        <w:rPr>
          <w:lang w:val="en-GB"/>
        </w:rPr>
        <w:fldChar w:fldCharType="separate"/>
      </w:r>
      <w:r w:rsidR="00E41CA2">
        <w:rPr>
          <w:noProof/>
          <w:lang w:val="en-GB"/>
        </w:rPr>
        <w:t>(Ashfaq et al., 2020)</w:t>
      </w:r>
      <w:r w:rsidRPr="00C734F4">
        <w:rPr>
          <w:lang w:val="en-GB"/>
        </w:rPr>
        <w:fldChar w:fldCharType="end"/>
      </w:r>
      <w:r w:rsidRPr="00C734F4">
        <w:rPr>
          <w:lang w:val="en-GB"/>
        </w:rPr>
        <w:t>.</w:t>
      </w:r>
    </w:p>
    <w:p w14:paraId="6F7FEA3F" w14:textId="77777777" w:rsidR="0038381F" w:rsidRPr="00C734F4" w:rsidRDefault="0038381F" w:rsidP="0038381F">
      <w:pPr>
        <w:pStyle w:val="AR6BodyText"/>
        <w:rPr>
          <w:lang w:val="en-GB"/>
        </w:rPr>
      </w:pPr>
    </w:p>
    <w:p w14:paraId="194A720B" w14:textId="2923FA46" w:rsidR="0038381F" w:rsidRPr="00C734F4" w:rsidRDefault="0038381F" w:rsidP="0038381F">
      <w:pPr>
        <w:pStyle w:val="AR6BodyText"/>
        <w:rPr>
          <w:lang w:val="en-GB"/>
        </w:rPr>
      </w:pPr>
      <w:r w:rsidRPr="00C734F4">
        <w:rPr>
          <w:lang w:val="en-GB"/>
        </w:rPr>
        <w:t xml:space="preserve">Statistical downscaling and other post-processing require calibration in historical conditions (e.g., </w:t>
      </w:r>
      <w:commentRangeStart w:id="1830"/>
      <w:r w:rsidRPr="00C734F4">
        <w:rPr>
          <w:lang w:val="en-GB"/>
        </w:rPr>
        <w:fldChar w:fldCharType="begin" w:fldLock="1"/>
      </w:r>
      <w:r w:rsidR="000465A7">
        <w:rPr>
          <w:lang w:val="en-GB"/>
        </w:rPr>
        <w:instrText>ADDIN CSL_CITATION { "citationItems" : [ { "id" : "ITEM-1", "itemData" : { "DOI" : "10.1002/joc.5822", "ISSN" : "08998418", "author" : [ { "dropping-particle" : "", "family" : "Akhter", "given" : "Javed", "non-dropping-particle" : "", "parse-names" : false, "suffix" : "" }, { "dropping-particle" : "", "family" : "Das", "given" : "Lalu", "non-dropping-particle" : "", "parse-names" : false, "suffix" : "" }, { "dropping-particle" : "", "family" : "Meher", "given" : "Jitendra Kumar", "non-dropping-particle" : "", "parse-names" : false, "suffix" : "" }, { "dropping-particle" : "", "family" : "Deb", "given" : "Argha", "non-dropping-particle" : "", "parse-names" : false, "suffix" : "" } ], "container-title" : "International Journal of Climatology", "id" : "ITEM-1", "issue" : "1", "issued" : { "date-parts" : [ [ "2019", "1" ] ] }, "page" : "465-482", "title" : "Evaluation of different large-scale predictor-based statistical downscaling models in simulating zone-wise monsoon precipitation over India", "translator" : [ { "dropping-particle" : "", "family" : "Q4340", "given" : "", "non-dropping-particle" : "", "parse-names" : false, "suffix" : "" } ], "type" : "article-journal", "volume" : "39" }, "uris" : [ "http://www.mendeley.com/documents/?uuid=1b0763b3-777a-4d6c-8649-ee4ed6e37768" ] } ], "mendeley" : { "formattedCitation" : "(Akhter et al., 2019)", "manualFormatting" : "Akhter et al., 2019)", "plainTextFormattedCitation" : "(Akhter et al., 2019)", "previouslyFormattedCitation" : "(Akhter et al., 2019)" }, "properties" : { "noteIndex" : 0 }, "schema" : "https://github.com/citation-style-language/schema/raw/master/csl-citation.json" }</w:instrText>
      </w:r>
      <w:r w:rsidRPr="00C734F4">
        <w:rPr>
          <w:lang w:val="en-GB"/>
        </w:rPr>
        <w:fldChar w:fldCharType="separate"/>
      </w:r>
      <w:r w:rsidR="00E41CA2">
        <w:rPr>
          <w:noProof/>
          <w:lang w:val="en-GB"/>
        </w:rPr>
        <w:t>Akhter et al., 2019)</w:t>
      </w:r>
      <w:r w:rsidRPr="00C734F4">
        <w:rPr>
          <w:lang w:val="en-GB"/>
        </w:rPr>
        <w:fldChar w:fldCharType="end"/>
      </w:r>
      <w:commentRangeEnd w:id="1830"/>
      <w:r w:rsidR="00E41CA2">
        <w:rPr>
          <w:rStyle w:val="CommentReference"/>
          <w:rFonts w:asciiTheme="minorHAnsi" w:eastAsiaTheme="minorHAnsi" w:hAnsiTheme="minorHAnsi"/>
          <w:lang w:eastAsia="en-US"/>
        </w:rPr>
        <w:commentReference w:id="1830"/>
      </w:r>
      <w:r w:rsidRPr="00C734F4">
        <w:rPr>
          <w:lang w:val="en-GB"/>
        </w:rPr>
        <w:t xml:space="preserve"> and assessment of fitness for purpose (Section 10.3.3.9) before use for future projections. Given the noted biases in GCM monsoon simulation (Section 10.6.3.5), </w:t>
      </w:r>
      <w:r w:rsidRPr="00C734F4">
        <w:rPr>
          <w:lang w:val="en-GB"/>
        </w:rPr>
        <w:fldChar w:fldCharType="begin" w:fldLock="1"/>
      </w:r>
      <w:r w:rsidR="000465A7">
        <w:rPr>
          <w:lang w:val="en-GB"/>
        </w:rPr>
        <w:instrText>ADDIN CSL_CITATION { "citationItems" : [ { "id" : "ITEM-1", "itemData" : { "DOI" : "10.1002/joc.3509", "ISSN" : "08998418", "author" : [ { "dropping-particle" : "", "family" : "Vigaud", "given" : "N.", "non-dropping-particle" : "", "parse-names" : false, "suffix" : "" }, { "dropping-particle" : "", "family" : "Vrac", "given" : "M.", "non-dropping-particle" : "", "parse-names" : false, "suffix" : "" }, { "dropping-particle" : "", "family" : "Caballero", "given" : "Y.", "non-dropping-particle" : "", "parse-names" : false, "suffix" : "" } ], "container-title" : "International Journal of Climatology", "id" : "ITEM-1", "issue" : "5", "issued" : { "date-parts" : [ [ "2013", "4" ] ] }, "page" : "1248-1263", "title" : "Probabilistic downscaling of GCM scenarios over southern India", "translator" : [ { "dropping-particle" : "", "family" : "Q4337", "given" : "", "non-dropping-particle" : "", "parse-names" : false, "suffix" : "" } ], "type" : "article-journal", "volume" : "33" }, "uris" : [ "http://www.mendeley.com/documents/?uuid=07cd4306-b894-493b-9d80-b45490e7e7a5" ] } ], "mendeley" : { "formattedCitation" : "(Vigaud et al., 2013)", "manualFormatting" : "Vigaud et al. (2013)", "plainTextFormattedCitation" : "(Vigaud et al., 2013)", "previouslyFormattedCitation" : "(Vigaud et al., 2013)" }, "properties" : { "noteIndex" : 0 }, "schema" : "https://github.com/citation-style-language/schema/raw/master/csl-citation.json" }</w:instrText>
      </w:r>
      <w:r w:rsidRPr="00C734F4">
        <w:rPr>
          <w:lang w:val="en-GB"/>
        </w:rPr>
        <w:fldChar w:fldCharType="separate"/>
      </w:r>
      <w:r w:rsidR="00E41CA2">
        <w:rPr>
          <w:noProof/>
          <w:lang w:val="en-GB"/>
        </w:rPr>
        <w:t>Vigaud et al. (2013)</w:t>
      </w:r>
      <w:r w:rsidRPr="00C734F4">
        <w:rPr>
          <w:lang w:val="en-GB"/>
        </w:rPr>
        <w:fldChar w:fldCharType="end"/>
      </w:r>
      <w:r w:rsidRPr="00C734F4">
        <w:rPr>
          <w:lang w:val="en-GB"/>
        </w:rPr>
        <w:t xml:space="preserve"> used a variant of quantile mapping to bias adjust (Section 10.3.1.3.2 and Cross-Chapter Box 10.2) GCM outputs. For the historical period, the pattern, mean and seasonal cycle of rainfall versus the input GCMs were improved. Increased future monsoon rain, albeit in older SRES A2 projections, was found for southern India. </w:t>
      </w:r>
      <w:r w:rsidRPr="00C734F4">
        <w:rPr>
          <w:lang w:val="en-GB"/>
        </w:rPr>
        <w:fldChar w:fldCharType="begin" w:fldLock="1"/>
      </w:r>
      <w:r w:rsidR="000465A7">
        <w:rPr>
          <w:lang w:val="en-GB"/>
        </w:rPr>
        <w:instrText>ADDIN CSL_CITATION { "citationItems" : [ { "id" : "ITEM-1", "itemData" : { "DOI" : "10.1002/jgrd.50280", "ISSN" : "2169897X", "abstract" : "Climate change impacts assessment involves downscaling of coarse-resolution climate variables simulated by general circulation models (GCMs) using dynamic (physics-based) or statistical (data-driven) approaches. Here we use a statistical downscaling technique for projections of all-India monsoon rainfall at a resolution of 0.5? in latitude/longitude. The present statistical downscaling model utilizes classification and regression tree, and kernel regression and develops a statistical relationship between large-scale climate variables from reanalysis data and fine-resolution observed rainfall, and then applies the relationship to coarse-resolution GCM outputs. A GCM developed by the Canadian Centre for Climate Modeling and Analysis is employed for this study with its five ensemble runs for capturing intramodel uncertainty. The model appears to effectively capture individual station means, the spatial patterns of the standard deviations, and the cross correlation between station rainfalls. Computationally expensive dynamic downscaling models have been applied for India. However, our study is the first to attempt statistical downscaling for the entire country at a resolution of 0.5?. The downscaling model seems to capture the orographic effect on rainfall in mountainous areas of the Western Ghats and northeast India. The model also reveals spatially nonuniform changes in rainfall, with a possible increase for the western coastline and northeastern India (rainfall surplus areas) and a decrease in northern India, western India (rainfall deficit areas), and on the southeastern coastline, highlighting the need for a detailed hydrologic study that includes future projections regarding water availability which may be useful for water resource policy decisions.", "author" : [ { "dropping-particle" : "", "family" : "Salvi", "given" : "Kaustubh", "non-dropping-particle" : "", "parse-names" : false, "suffix" : "" }, { "dropping-particle" : "", "family" : "S.", "given" : "Kannan", "non-dropping-particle" : "", "parse-names" : false, "suffix" : "" }, { "dropping-particle" : "", "family" : "Ghosh", "given" : "Subimal", "non-dropping-particle" : "", "parse-names" : false, "suffix" : "" } ], "container-title" : "Journal of Geophysical Research: Atmospheres", "id" : "ITEM-1", "issue" : "9", "issued" : { "date-parts" : [ [ "2013", "5", "16" ] ] }, "page" : "3557-3578", "title" : "High-resolution multisite daily rainfall projections in India with statistical downscaling for climate change impacts assessment", "translator" : [ { "dropping-particle" : "", "family" : "Q4341", "given" : "", "non-dropping-particle" : "", "parse-names" : false, "suffix" : "" } ], "type" : "article-journal", "volume" : "118" }, "uris" : [ "http://www.mendeley.com/documents/?uuid=7ddedee1-4ab2-3f44-b5ac-393986f903f7" ] } ], "mendeley" : { "formattedCitation" : "(Salvi et al., 2013)", "manualFormatting" : "Salvi et al. (2013)", "plainTextFormattedCitation" : "(Salvi et al., 2013)", "previouslyFormattedCitation" : "(Salvi et al., 2013)" }, "properties" : { "noteIndex" : 0 }, "schema" : "https://github.com/citation-style-language/schema/raw/master/csl-citation.json" }</w:instrText>
      </w:r>
      <w:r w:rsidRPr="00C734F4">
        <w:rPr>
          <w:lang w:val="en-GB"/>
        </w:rPr>
        <w:fldChar w:fldCharType="separate"/>
      </w:r>
      <w:r w:rsidR="00E41CA2">
        <w:rPr>
          <w:noProof/>
          <w:lang w:val="en-GB"/>
        </w:rPr>
        <w:t>Salvi et al. (2013)</w:t>
      </w:r>
      <w:r w:rsidRPr="00C734F4">
        <w:rPr>
          <w:lang w:val="en-GB"/>
        </w:rPr>
        <w:fldChar w:fldCharType="end"/>
      </w:r>
      <w:r w:rsidRPr="00C734F4">
        <w:rPr>
          <w:lang w:val="en-GB"/>
        </w:rPr>
        <w:t xml:space="preserve"> used regression-based perfect prognosis (Section 10.3.1.3.1) for the whole country at 0.5</w:t>
      </w:r>
      <w:r w:rsidRPr="00C734F4">
        <w:rPr>
          <w:lang w:val="en-GB"/>
        </w:rPr>
        <w:sym w:font="Symbol" w:char="F0B0"/>
      </w:r>
      <w:r w:rsidRPr="00C734F4">
        <w:rPr>
          <w:lang w:val="en-GB"/>
        </w:rPr>
        <w:t xml:space="preserve">-resolution based on five ensemble members of a GCM in SRES scenarios. They noted increases over rainy regions of west coast and northeast India, but decreases in the north, west and southeast. </w:t>
      </w:r>
      <w:r w:rsidRPr="00C734F4">
        <w:rPr>
          <w:lang w:val="en-GB"/>
        </w:rPr>
        <w:fldChar w:fldCharType="begin" w:fldLock="1"/>
      </w:r>
      <w:r w:rsidR="000465A7">
        <w:rPr>
          <w:lang w:val="en-GB"/>
        </w:rPr>
        <w:instrText>ADDIN CSL_CITATION { "citationItems" : [ { "id" : "ITEM-1", "itemData" : { "DOI" : "10.1002/joc.5352", "ISSN" : "10970088", "abstract" : "\u00a9 2017 Royal Meteorological Society. The projections of plausible changes in future climate using coarse scale General Circulation Models (GCMs) for non-smooth climate variables, such as precipitation, possess limited skill and are often conflicting. The confidence in precipitation projections is further obscured due to the exclusion of inter-model and natural internal variability. The present study investigates how far statistical downscaling can provide confidence in future projections while incorporating these major uncertainties under a moderate radiative forcing scenario. Here, we assess the consensus for future changes in Indian Summer Monsoon Rainfall (ISMR) from 20 CMIP5 GCMs and their statistically downscaled counterparts at 0.05\u00b0 resolution for the 21st century. The Statistical Downscaling (SD) model is skillful in capturing the spatial variability of observed ISMR and shows significant improvement over host GCMs. GCMs show consistent but spatially inhomogeneous increase in future ISMR which intensify towards the end of the century. On the other hand, the downscaled outputs show spatially non-uniform trends which intensify in their respective directions from near to long term. Both projections show high inter-model inconsistencies. The multi-model consensus among GCMs and SD across these in-congruent models depicts inconclusive and highly uncertain changes in future. The GCMs show significant change with high model inconsistency uniformly across India across time scales. Even though the downscaled outputs show similar results for majority of the Indian landmass, it is highly heterogeneous across time horizons. There is also an emergence of medium evidence for future changes in ISMR for few regions of the country such as the southern Western Ghats, foothills of the Himalaya and central India. The study brings out that even-improved simulations from downscaling fail to reliably project ISMR due to high inter-model uncertainty and internal variability. The significant but inconsistent future changes in ISMR projected for a major portion of the Indian subcontinent, in contrast to earlier studies, pose extreme challenges to climate change impact assessments and adaptation/mitigation planning.", "author" : [ { "dropping-particle" : "", "family" : "Madhusoodhanan", "given" : "C. G.", "non-dropping-particle" : "", "parse-names" : false, "suffix" : "" }, { "dropping-particle" : "", "family" : "Shashikanth", "given" : "K.", "non-dropping-particle" : "", "parse-names" : false, "suffix" : "" }, { "dropping-particle" : "", "family" : "Eldho", "given" : "T. I.", "non-dropping-particle" : "", "parse-names" : false, "suffix" : "" }, { "dropping-particle" : "", "family" : "Ghosh", "given" : "Subimal", "non-dropping-particle" : "", "parse-names" : false, "suffix" : "" } ], "container-title" : "International Journal of Climatology", "id" : "ITEM-1", "issue" : "5", "issued" : { "date-parts" : [ [ "2018" ] ] }, "page" : "2449-2461", "title" : "Can statistical downscaling improve consensus among CMIP5 models for Indian summer monsoon rainfall projections?", "translator" : [ { "dropping-particle" : "", "family" : "Q4115", "given" : "", "non-dropping-particle" : "", "parse-names" : false, "suffix" : "" } ], "type" : "article-journal", "volume" : "38" }, "uris" : [ "http://www.mendeley.com/documents/?uuid=0a84736b-28e9-328b-aa50-6c7ec045bd50" ] } ], "mendeley" : { "formattedCitation" : "(Madhusoodhanan et al., 2018)", "manualFormatting" : "Madhusoodhanan et al. (2018)", "plainTextFormattedCitation" : "(Madhusoodhanan et al., 2018)", "previouslyFormattedCitation" : "(Madhusoodhanan et al., 2018)" }, "properties" : { "noteIndex" : 0 }, "schema" : "https://github.com/citation-style-language/schema/raw/master/csl-citation.json" }</w:instrText>
      </w:r>
      <w:r w:rsidRPr="00C734F4">
        <w:rPr>
          <w:lang w:val="en-GB"/>
        </w:rPr>
        <w:fldChar w:fldCharType="separate"/>
      </w:r>
      <w:r w:rsidR="00E41CA2">
        <w:rPr>
          <w:noProof/>
          <w:lang w:val="en-GB"/>
        </w:rPr>
        <w:t>Madhusoodhanan et al. (2018)</w:t>
      </w:r>
      <w:r w:rsidRPr="00C734F4">
        <w:rPr>
          <w:lang w:val="en-GB"/>
        </w:rPr>
        <w:fldChar w:fldCharType="end"/>
      </w:r>
      <w:r w:rsidRPr="00C734F4">
        <w:rPr>
          <w:lang w:val="en-GB"/>
        </w:rPr>
        <w:t xml:space="preserve"> statistically downscaled 20 CMIP5 models to 0.05</w:t>
      </w:r>
      <w:r w:rsidRPr="00C734F4">
        <w:rPr>
          <w:lang w:val="en-GB"/>
        </w:rPr>
        <w:sym w:font="Symbol" w:char="F0B0"/>
      </w:r>
      <w:r w:rsidRPr="00C734F4">
        <w:rPr>
          <w:lang w:val="en-GB"/>
        </w:rPr>
        <w:t xml:space="preserve">-resolution. While the GCMs projected increased rainfall, the downscaled ensemble depicted both increasing and decreasing trends, indicating uncertainty. However, key physical processes operating at below-GCM scale cannot be resolved nor calibrated for, such as aspects of the flow around topography. This is notably an issue given the resolution disparity between the driving GCMs and output, and the regional challenges in observational data used for calibration (Section 10.6.3.3). </w:t>
      </w:r>
    </w:p>
    <w:p w14:paraId="5805CCE9" w14:textId="77777777" w:rsidR="0038381F" w:rsidRPr="00C734F4" w:rsidRDefault="0038381F" w:rsidP="0038381F">
      <w:pPr>
        <w:pStyle w:val="AR6BodyText"/>
        <w:rPr>
          <w:lang w:val="en-GB"/>
        </w:rPr>
      </w:pPr>
    </w:p>
    <w:p w14:paraId="7192FA55" w14:textId="6AF17365" w:rsidR="0038381F" w:rsidRPr="00C734F4" w:rsidRDefault="0038381F" w:rsidP="0038381F">
      <w:pPr>
        <w:pStyle w:val="AR6BodyText"/>
        <w:rPr>
          <w:lang w:val="en-GB"/>
        </w:rPr>
      </w:pPr>
      <w:r w:rsidRPr="00C734F4">
        <w:rPr>
          <w:lang w:val="en-GB"/>
        </w:rPr>
        <w:t xml:space="preserve">There are mixed messages as to whether downscaling adds value to climate projections of the Indian summer monsoon; however, there is </w:t>
      </w:r>
      <w:r w:rsidRPr="00C734F4">
        <w:rPr>
          <w:i/>
          <w:iCs/>
          <w:lang w:val="en-GB"/>
        </w:rPr>
        <w:t>high confidence</w:t>
      </w:r>
      <w:r w:rsidRPr="00C734F4">
        <w:rPr>
          <w:lang w:val="en-GB"/>
        </w:rPr>
        <w:t xml:space="preserve"> in </w:t>
      </w:r>
      <w:r w:rsidR="00684AAB">
        <w:rPr>
          <w:lang w:val="en-GB"/>
        </w:rPr>
        <w:t xml:space="preserve">projections of </w:t>
      </w:r>
      <w:r w:rsidRPr="00C734F4">
        <w:rPr>
          <w:lang w:val="en-GB"/>
        </w:rPr>
        <w:t>precipitation changes in orographic regions given the consistent improved representation in these regions among several dynamical downscaling studies.</w:t>
      </w:r>
    </w:p>
    <w:p w14:paraId="2E9A7A1A" w14:textId="77777777" w:rsidR="0038381F" w:rsidRPr="00C734F4" w:rsidRDefault="0038381F" w:rsidP="0038381F">
      <w:pPr>
        <w:pStyle w:val="AR6BodyText"/>
        <w:rPr>
          <w:lang w:val="en-GB"/>
        </w:rPr>
      </w:pPr>
    </w:p>
    <w:p w14:paraId="774B0E95" w14:textId="77777777" w:rsidR="0038381F" w:rsidRPr="00C734F4" w:rsidRDefault="0038381F" w:rsidP="0038381F">
      <w:pPr>
        <w:pStyle w:val="AR6BodyText"/>
        <w:rPr>
          <w:lang w:val="en-GB"/>
        </w:rPr>
      </w:pPr>
    </w:p>
    <w:p w14:paraId="157B73DA" w14:textId="77777777" w:rsidR="0038381F" w:rsidRPr="00C734F4" w:rsidRDefault="0038381F" w:rsidP="0038381F">
      <w:pPr>
        <w:pStyle w:val="AR6Chap10Level310111"/>
        <w:rPr>
          <w:lang w:val="en-GB"/>
        </w:rPr>
      </w:pPr>
      <w:bookmarkStart w:id="1831" w:name="_Toc5899749"/>
      <w:bookmarkStart w:id="1832" w:name="_Toc6838070"/>
      <w:bookmarkStart w:id="1833" w:name="_Toc29679488"/>
      <w:bookmarkStart w:id="1834" w:name="_Toc30602464"/>
      <w:bookmarkStart w:id="1835" w:name="_Toc70454803"/>
      <w:r w:rsidRPr="00C734F4">
        <w:rPr>
          <w:lang w:val="en-GB"/>
        </w:rPr>
        <w:t>Storyline approaches for India</w:t>
      </w:r>
      <w:bookmarkEnd w:id="1831"/>
      <w:bookmarkEnd w:id="1832"/>
      <w:bookmarkEnd w:id="1833"/>
      <w:bookmarkEnd w:id="1834"/>
      <w:bookmarkEnd w:id="1835"/>
    </w:p>
    <w:p w14:paraId="3C182047" w14:textId="77777777" w:rsidR="0038381F" w:rsidRPr="00C734F4" w:rsidRDefault="0038381F" w:rsidP="0038381F">
      <w:pPr>
        <w:pStyle w:val="AR6BodyText"/>
        <w:rPr>
          <w:rFonts w:cs="Times New Roman"/>
          <w:lang w:val="en-GB"/>
        </w:rPr>
      </w:pPr>
    </w:p>
    <w:p w14:paraId="049B1279" w14:textId="3DFEEF11" w:rsidR="0038381F" w:rsidRPr="00C734F4" w:rsidRDefault="0038381F" w:rsidP="0038381F">
      <w:pPr>
        <w:pStyle w:val="AR6BodyText"/>
        <w:rPr>
          <w:lang w:val="en-GB"/>
        </w:rPr>
      </w:pPr>
      <w:r w:rsidRPr="00C734F4">
        <w:rPr>
          <w:lang w:val="en-GB"/>
        </w:rPr>
        <w:t xml:space="preserve">Formal storyline approaches (see Box 10.2) have been used infrequently for the Indian summer monsoon, representing a knowledge gap. In an expert-elicitation approach </w:t>
      </w:r>
      <w:del w:id="1836" w:author="Robin Matthews" w:date="2021-07-11T17:52:00Z">
        <w:r w:rsidRPr="00C734F4" w:rsidDel="00A744E9">
          <w:rPr>
            <w:lang w:val="en-GB"/>
          </w:rPr>
          <w:delText>(</w:delText>
        </w:r>
      </w:del>
      <w:commentRangeStart w:id="1837"/>
      <w:r w:rsidRPr="00C734F4">
        <w:rPr>
          <w:lang w:val="en-GB"/>
        </w:rPr>
        <w:fldChar w:fldCharType="begin" w:fldLock="1"/>
      </w:r>
      <w:ins w:id="1838" w:author="Robin Matthews" w:date="2021-07-11T17:52:00Z">
        <w:r w:rsidR="00A744E9">
          <w:rPr>
            <w:lang w:val="en-GB"/>
          </w:rPr>
          <w: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"manualFormatting" : "(Dessai et al., 2018)", "plainTextFormattedCitation" : "(Dessai et al., 2018)", "previouslyFormattedCitation" : "(Dessai et al., 2018)" }, "properties" : { "noteIndex" : 0 }, "schema" : "https://github.com/citation-style-language/schema/raw/master/csl-citation.json" }</w:instrText>
        </w:r>
      </w:ins>
      <w:del w:id="1839" w:author="Robin Matthews" w:date="2021-07-11T17:52:00Z">
        <w:r w:rsidR="000465A7" w:rsidDel="00A744E9">
          <w:rPr>
            <w:lang w:val="en-GB"/>
          </w:rPr>
          <w:del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"manualFormatting" : "Dessai et al., 2018)", "plainTextFormattedCitation" : "(Dessai et al., 2018)", "previouslyFormattedCitation" : "(Dessai et al., 2018)" }, "properties" : { "noteIndex" : 0 }, "schema" : "https://github.com/citation-style-language/schema/raw/master/csl-citation.json" }</w:delInstrText>
        </w:r>
      </w:del>
      <w:r w:rsidRPr="00C734F4">
        <w:rPr>
          <w:lang w:val="en-GB"/>
        </w:rPr>
        <w:fldChar w:fldCharType="separate"/>
      </w:r>
      <w:del w:id="1840" w:author="Robin Matthews" w:date="2021-07-11T17:52:00Z">
        <w:r w:rsidR="00E41CA2" w:rsidDel="00A744E9">
          <w:rPr>
            <w:noProof/>
            <w:lang w:val="en-GB"/>
          </w:rPr>
          <w:delText>D</w:delText>
        </w:r>
      </w:del>
      <w:ins w:id="1841" w:author="Robin Matthews" w:date="2021-07-11T17:52:00Z">
        <w:r w:rsidR="00A744E9">
          <w:rPr>
            <w:noProof/>
            <w:lang w:val="en-GB"/>
          </w:rPr>
          <w:t>(D</w:t>
        </w:r>
      </w:ins>
      <w:r w:rsidR="00E41CA2">
        <w:rPr>
          <w:noProof/>
          <w:lang w:val="en-GB"/>
        </w:rPr>
        <w:t>essai et al., 2018)</w:t>
      </w:r>
      <w:r w:rsidRPr="00C734F4">
        <w:rPr>
          <w:lang w:val="en-GB"/>
        </w:rPr>
        <w:fldChar w:fldCharType="end"/>
      </w:r>
      <w:commentRangeEnd w:id="1837"/>
      <w:r w:rsidR="00E41CA2">
        <w:rPr>
          <w:rStyle w:val="CommentReference"/>
          <w:rFonts w:asciiTheme="minorHAnsi" w:eastAsiaTheme="minorHAnsi" w:hAnsiTheme="minorHAnsi"/>
          <w:lang w:eastAsia="en-US"/>
        </w:rPr>
        <w:commentReference w:id="1837"/>
      </w:r>
      <w:r w:rsidRPr="00C734F4">
        <w:rPr>
          <w:lang w:val="en-GB"/>
        </w:rPr>
        <w:t>, physically plausible futures substantiated by climate processes were constructed, focusing on a river basin in southern India. Possible outcomes were framed based on changes in two drivers: availability of moisture from the Arabian Sea and strength of the low-level flow. The narratives identified were able to explain 70% of the variance in monsoon rainfall over 1979–2013, the implication being that climate uncertainties could be easily communicated to stakeholders in the context of present-day variability.</w:t>
      </w:r>
    </w:p>
    <w:p w14:paraId="4C2054CB" w14:textId="77777777" w:rsidR="0038381F" w:rsidRPr="00C734F4" w:rsidRDefault="0038381F" w:rsidP="0038381F">
      <w:pPr>
        <w:pStyle w:val="AR6BodyText"/>
        <w:rPr>
          <w:lang w:val="en-GB"/>
        </w:rPr>
      </w:pPr>
    </w:p>
    <w:p w14:paraId="0F61C95D" w14:textId="20837C6F" w:rsidR="0038381F" w:rsidRPr="00C734F4" w:rsidRDefault="0038381F" w:rsidP="0038381F">
      <w:pPr>
        <w:pStyle w:val="AR6BodyText"/>
        <w:rPr>
          <w:lang w:val="en-GB"/>
        </w:rPr>
      </w:pPr>
      <w:r w:rsidRPr="00C734F4">
        <w:rPr>
          <w:lang w:val="en-GB"/>
        </w:rPr>
        <w:t xml:space="preserve">The storylines terminology could be used to loosely describe the interplay between internal variability and forced change (see Section 10.6.3.6), such as considering the difference between groups of wettest and driest ensemble members of a SMILE for the near-term future in Figure 10.19f. However, given the interest in low-likelihood high-impact scenarios </w:t>
      </w:r>
      <w:r w:rsidRPr="00C734F4">
        <w:rPr>
          <w:lang w:val="en-GB"/>
        </w:rPr>
        <w:fldChar w:fldCharType="begin" w:fldLock="1"/>
      </w:r>
      <w:r w:rsidR="000465A7">
        <w:rPr>
          <w:lang w:val="en-GB"/>
        </w:rPr>
        <w:instrText>ADDIN CSL_CITATION { "citationItems" : [ { "id" : "ITEM-1", "itemData" : { "DOI" : "10.5194/esd-9-1155-2018", "ISSN" : "2190-4987",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"Q4070", "given" : "", "non-dropping-particle" : "", "parse-names" : false, "suffix" : "" } ], "type" : "article-journal", "volume" : "9" }, "uris" : [ "http://www.mendeley.com/documents/?uuid=c0462881-3efe-40b0-b91a-2acfd2176778" ] } ], "mendeley" : { "formattedCitation" : "(Sutton, 2018)", "plainTextFormattedCitation" : "(Sutton, 2018)", "previouslyFormattedCitation" : "(Sutton, 2018)" }, "properties" : { "noteIndex" : 0 }, "schema" : "https://github.com/citation-style-language/schema/raw/master/csl-citation.json" }</w:instrText>
      </w:r>
      <w:r w:rsidRPr="00C734F4">
        <w:rPr>
          <w:lang w:val="en-GB"/>
        </w:rPr>
        <w:fldChar w:fldCharType="separate"/>
      </w:r>
      <w:r w:rsidR="00E41CA2">
        <w:rPr>
          <w:noProof/>
          <w:lang w:val="en-GB"/>
        </w:rPr>
        <w:t>(Sutton, 2018)</w:t>
      </w:r>
      <w:r w:rsidRPr="00C734F4">
        <w:rPr>
          <w:lang w:val="en-GB"/>
        </w:rPr>
        <w:fldChar w:fldCharType="end"/>
      </w:r>
      <w:r w:rsidRPr="00C734F4">
        <w:rPr>
          <w:lang w:val="en-GB"/>
        </w:rPr>
        <w:t xml:space="preserve">, we can also consider possible storylines for the Indian monsoon constructed from evidence in paleoclimate records and modelling. For example, a future AMOC collapse could cause reduced monsoon rainfall </w:t>
      </w:r>
      <w:commentRangeStart w:id="1842"/>
      <w:r w:rsidRPr="000F0AC3">
        <w:rPr>
          <w:lang w:val="en-GB"/>
        </w:rPr>
        <w:fldChar w:fldCharType="begin" w:fldLock="1"/>
      </w:r>
      <w:r w:rsidR="000465A7">
        <w:rPr>
          <w:lang w:val="en-GB"/>
        </w:rPr>
        <w:instrText>ADDIN CSL_CITATION { "citationItems" : [ { "id" : "ITEM-1", "itemData" : { "DOI" : "10.1126/sciadv.1601666", "ISSN" : "2375-2548",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"Q6517", "given" : "", "non-dropping-particle" : "", "parse-names" : false, "suffix" : "" } ], "type" : "article-journal", "volume" : "3" }, "uris" : [ "http://www.mendeley.com/documents/?uuid=37e076c7-bae1-4db6-a942-fb0afe4d1005" ] } ], "mendeley" : { "formattedCitation" : "(Liu et al., 2017)", "manualFormatting" : "(Section 8.6.1; Liu et al., 2017)", "plainTextFormattedCitation" : "(Liu et al., 2017)", "previouslyFormattedCitation" : "(Liu et al., 2017)" }, "properties" : { "noteIndex" : 0 }, "schema" : "https://github.com/citation-style-language/schema/raw/master/csl-citation.json" }</w:instrText>
      </w:r>
      <w:r w:rsidRPr="000F0AC3">
        <w:rPr>
          <w:lang w:val="en-GB"/>
        </w:rPr>
        <w:fldChar w:fldCharType="separate"/>
      </w:r>
      <w:r w:rsidR="00E41CA2">
        <w:rPr>
          <w:noProof/>
          <w:lang w:val="en-GB"/>
        </w:rPr>
        <w:t>(Section 8.6.1; Liu et al., 2017)</w:t>
      </w:r>
      <w:r w:rsidRPr="000F0AC3">
        <w:rPr>
          <w:lang w:val="en-GB"/>
        </w:rPr>
        <w:fldChar w:fldCharType="end"/>
      </w:r>
      <w:commentRangeEnd w:id="1842"/>
      <w:r w:rsidR="00E41CA2">
        <w:rPr>
          <w:rStyle w:val="CommentReference"/>
          <w:rFonts w:asciiTheme="minorHAnsi" w:eastAsiaTheme="minorHAnsi" w:hAnsiTheme="minorHAnsi"/>
          <w:lang w:eastAsia="en-US"/>
        </w:rPr>
        <w:commentReference w:id="1842"/>
      </w:r>
      <w:r w:rsidRPr="000F0AC3">
        <w:rPr>
          <w:lang w:val="en-GB"/>
        </w:rPr>
        <w:t>,</w:t>
      </w:r>
      <w:r w:rsidRPr="00C734F4">
        <w:rPr>
          <w:lang w:val="en-GB"/>
        </w:rPr>
        <w:t xml:space="preserve"> offsetting increases expected due to GHG. Large tropical volcanic eruptions are also known to weaken the Asian summer monsoon, in observations and model simulations over the last millennium (Section 8.5.2.3</w:t>
      </w:r>
      <w:r w:rsidRPr="000F0AC3">
        <w:rPr>
          <w:lang w:val="en-GB"/>
        </w:rPr>
        <w:t xml:space="preserve">; </w:t>
      </w:r>
      <w:commentRangeStart w:id="1843"/>
      <w:r w:rsidRPr="000F0AC3">
        <w:rPr>
          <w:lang w:val="en-GB"/>
        </w:rPr>
        <w:fldChar w:fldCharType="begin" w:fldLock="1"/>
      </w:r>
      <w:r w:rsidR="000465A7">
        <w:rPr>
          <w:lang w:val="en-GB"/>
        </w:rPr>
        <w:instrText>ADDIN CSL_CITATION { "citationItems" : [ { "id" : "ITEM-1", "itemData" : { "DOI" : "10.1002/2017JD026728", "ISSN" : "2169897X", "abstract" : "Observations show that all recent large tropical volcanic eruptions (1850 to Present) were followed by surface winter warming in the first Northern Hemisphere (NH) winter after the eruption. Recent studies show that climate models produce a surface winter warming response in the first winter after the largest eruptions but require a large ensemble of simulations to see significant changes. It is also generally required that the eruption be very large, and only two such eruptions occurred in the historical period: Krakatau in 1883 and Pinatubo in 1991. Here we examine surface winter warming patterns after the 10 largest volcanic eruptions between 850 and 1850 in the Paleoclimate Modeling Intercomparison Project 3 last millennium simulations and in the Community Earth System Model Last Millennium Ensemble. These eruptions were all larger than those since 1850. Though the results depend on both the individual models and the forcing data set used, we have found that models produce a surface winter warming signal in the first winter after large volcanic eruptions, with higher temperatures over NH continents and a stronger polar vortex in the lower stratosphere. We also examined NH summer precipitation responses in the first year after the eruptions and find clear reductions of summer Asian and African monsoon rainfall.", "author" : [ { "dropping-particle" : "", "family" : "Zambri", "given" : "Brian", "non-dropping-particle" : "", "parse-names" : false, "suffix" : "" }, { "dropping-particle" : "", "family" : "LeGrande", "given" : "Allegra N.", "non-dropping-particle" : "", "parse-names" : false, "suffix" : "" }, { "dropping-particle" : "", "family" : "Robock", "given" : "Alan", "non-dropping-particle" : "", "parse-names" : false, "suffix" : "" }, { "dropping-particle" : "", "family" : "Slawinska", "given" : "Joanna", "non-dropping-particle" : "", "parse-names" : false, "suffix" : "" } ], "container-title" : "Journal of Geophysical Research: Atmospheres", "id" : "ITEM-1", "issue" : "15", "issued" : { "date-parts" : [ [ "2017", "8", "16" ] ] }, "page" : "7971-7989", "title" : "Northern Hemisphere winter warming and summer monsoon reduction after volcanic eruptions over the last millennium", "translator" : [ { "dropping-particle" : "", "family" : "Q6514", "given" : "", "non-dropping-particle" : "", "parse-names" : false, "suffix" : "" } ], "type" : "article-journal", "volume" : "122" }, "uris" : [ "http://www.mendeley.com/documents/?uuid=5d474e30-bc28-32b2-b369-f28dc3522afd" ] } ], "mendeley" : { "formattedCitation" : "(Zambri et al., 2017)", "manualFormatting" : "Zambri et al., 2017)", "plainTextFormattedCitation" : "(Zambri et al., 2017)", "previouslyFormattedCitation" : "(Zambri et al., 2017)" }, "properties" : { "noteIndex" : 0 }, "schema" : "https://github.com/citation-style-language/schema/raw/master/csl-citation.json" }</w:instrText>
      </w:r>
      <w:r w:rsidRPr="000F0AC3">
        <w:rPr>
          <w:lang w:val="en-GB"/>
        </w:rPr>
        <w:fldChar w:fldCharType="separate"/>
      </w:r>
      <w:r w:rsidR="00E41CA2">
        <w:rPr>
          <w:noProof/>
          <w:lang w:val="en-GB"/>
        </w:rPr>
        <w:t>Zambri et al., 2017)</w:t>
      </w:r>
      <w:r w:rsidRPr="000F0AC3">
        <w:rPr>
          <w:lang w:val="en-GB"/>
        </w:rPr>
        <w:fldChar w:fldCharType="end"/>
      </w:r>
      <w:commentRangeEnd w:id="1843"/>
      <w:r w:rsidR="00E41CA2">
        <w:rPr>
          <w:rStyle w:val="CommentReference"/>
          <w:rFonts w:asciiTheme="minorHAnsi" w:eastAsiaTheme="minorHAnsi" w:hAnsiTheme="minorHAnsi"/>
          <w:lang w:eastAsia="en-US"/>
        </w:rPr>
        <w:commentReference w:id="1843"/>
      </w:r>
      <w:r w:rsidRPr="00C734F4">
        <w:rPr>
          <w:lang w:val="en-GB"/>
        </w:rPr>
        <w:t xml:space="preserve">, although a hemispheric dependence is found, with southern hemisphere eruptions even strengthening the monsoon around India </w:t>
      </w:r>
      <w:r w:rsidRPr="00C734F4">
        <w:rPr>
          <w:lang w:val="en-GB"/>
        </w:rPr>
        <w:fldChar w:fldCharType="begin" w:fldLock="1"/>
      </w:r>
      <w:r w:rsidR="000465A7">
        <w:rPr>
          <w:lang w:val="en-GB"/>
        </w:rPr>
        <w: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"Q6513", "given" : "", "non-dropping-particle" : "", "parse-names" : false, "suffix" : "" } ], "type" : "article-journal", "volume" : "32" }, "uris" : [ "http://www.mendeley.com/documents/?uuid=fd53488f-ddaa-40f4-a934-7954e61cdf96" ] } ], "mendeley" : { "formattedCitation" : "(Zuo et al., 2019)", "plainTextFormattedCitation" : "(Zuo et al., 2019)", "previouslyFormattedCitation" : "(Zuo et al., 2019)" }, "properties" : { "noteIndex" : 0 }, "schema" : "https://github.com/citation-style-language/schema/raw/master/csl-citation.json" }</w:instrText>
      </w:r>
      <w:r w:rsidRPr="00C734F4">
        <w:rPr>
          <w:lang w:val="en-GB"/>
        </w:rPr>
        <w:fldChar w:fldCharType="separate"/>
      </w:r>
      <w:r w:rsidR="00E41CA2">
        <w:rPr>
          <w:noProof/>
          <w:lang w:val="en-GB"/>
        </w:rPr>
        <w:t>(Zuo et al., 2019)</w:t>
      </w:r>
      <w:r w:rsidRPr="00C734F4">
        <w:rPr>
          <w:lang w:val="en-GB"/>
        </w:rPr>
        <w:fldChar w:fldCharType="end"/>
      </w:r>
      <w:r w:rsidRPr="00C734F4">
        <w:rPr>
          <w:lang w:val="en-GB"/>
        </w:rPr>
        <w:t xml:space="preserve">. Typically, future climate projections do not consider plausible eruption scenarios and their mitigating effects on greenhouse warming (see also Cross-Chapter Box 4.1). A single-model ensemble </w:t>
      </w:r>
      <w:r w:rsidRPr="00C734F4">
        <w:rPr>
          <w:lang w:val="en-GB"/>
        </w:rPr>
        <w:fldChar w:fldCharType="begin" w:fldLock="1"/>
      </w:r>
      <w:r w:rsidR="000465A7">
        <w:rPr>
          <w:lang w:val="en-GB"/>
        </w:rPr>
        <w:instrText>ADDIN CSL_CITATION { "citationItems" : [ { "id" : "ITEM-1", "itemData" : { "DOI" : "10.1038/nclimate3394", "ISSN" : "1758-678X", "abstract" : "Volcanic activity plays a strong role in modulating climate variability. Most model projections of the twenty-first century, however, under-sample future volcanic effects by not representing the range of plausible eruption scenarios. Here, we explore how sixty possible volcanic futures, consistent with ice-core records, impact climate variability projections of the Norwegian Earth System Model (NorESM) under RCP4.5 (ref.). The inclusion of volcanic forcing enhances climate variability on annual-to-decadal timescales. Although decades with negative global temperature trends become \u223c50% more commonplace with volcanic activity, these are unlikely to be able to mitigate long-term anthropogenic warming. Volcanic activity also impacts probabilistic projections of global radiation, sea level, ocean circulation, and sea-ice variability, the local-scale effects of which are detectable when quantifying the time of emergence. These results highlight the importance and feasibility of representing volcanic uncertainty in future climate assessments.",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"Q6518", "given" : "", "non-dropping-particle" : "", "parse-names" : false, "suffix" : "" } ], "type" : "article-journal", "volume" : "7" }, "uris" : [ "http://www.mendeley.com/documents/?uuid=39e1bb5e-a0f2-4a53-b564-f635c9553bf9" ] } ], "mendeley" : { "formattedCitation" : "(Bethke et al., 2017)", "plainTextFormattedCitation" : "(Bethke et al., 2017)", "previouslyFormattedCitation" : "(Bethke et al., 2017)" }, "properties" : { "noteIndex" : 0 }, "schema" : "https://github.com/citation-style-language/schema/raw/master/csl-citation.json" }</w:instrText>
      </w:r>
      <w:r w:rsidRPr="00C734F4">
        <w:rPr>
          <w:lang w:val="en-GB"/>
        </w:rPr>
        <w:fldChar w:fldCharType="separate"/>
      </w:r>
      <w:r w:rsidR="00E41CA2">
        <w:rPr>
          <w:noProof/>
          <w:lang w:val="en-GB"/>
        </w:rPr>
        <w:t>(Bethke et al., 2017)</w:t>
      </w:r>
      <w:r w:rsidRPr="00C734F4">
        <w:rPr>
          <w:lang w:val="en-GB"/>
        </w:rPr>
        <w:fldChar w:fldCharType="end"/>
      </w:r>
      <w:r w:rsidRPr="00C734F4">
        <w:rPr>
          <w:lang w:val="en-GB"/>
        </w:rPr>
        <w:t xml:space="preserve"> demonstrates a future drier Indian monsoon relative to conditions in which volcanic eruptions are not considered, although the effects of GHG warming dominate beyond the mid-term.</w:t>
      </w:r>
    </w:p>
    <w:p w14:paraId="3576B18E" w14:textId="77777777" w:rsidR="0038381F" w:rsidRPr="00C734F4" w:rsidRDefault="0038381F" w:rsidP="0038381F">
      <w:pPr>
        <w:pStyle w:val="AR6BodyText"/>
        <w:rPr>
          <w:lang w:val="en-GB"/>
        </w:rPr>
      </w:pPr>
    </w:p>
    <w:p w14:paraId="258653FA" w14:textId="6A8468E4" w:rsidR="0038381F" w:rsidRPr="00C734F4" w:rsidRDefault="0038381F" w:rsidP="0038381F">
      <w:pPr>
        <w:pStyle w:val="AR6BodyText"/>
        <w:rPr>
          <w:lang w:val="en-GB"/>
        </w:rPr>
      </w:pPr>
      <w:r w:rsidRPr="00C734F4">
        <w:rPr>
          <w:lang w:val="en-GB"/>
        </w:rPr>
        <w:t xml:space="preserve">The few studies on low-likelihood high-impact scenarios, often in single models, together with findings in </w:t>
      </w:r>
      <w:r w:rsidR="00A52DB6" w:rsidRPr="00A52DB6">
        <w:rPr>
          <w:lang w:val="en-GB"/>
        </w:rPr>
        <w:t>SR1.5</w:t>
      </w:r>
      <w:r w:rsidRPr="00C734F4">
        <w:rPr>
          <w:lang w:val="en-GB"/>
        </w:rPr>
        <w:t xml:space="preserve"> </w:t>
      </w:r>
      <w:del w:id="1844" w:author="Robin Matthews" w:date="2021-07-11T17:53:00Z">
        <w:r w:rsidRPr="00C734F4" w:rsidDel="00A744E9">
          <w:rPr>
            <w:lang w:val="en-GB"/>
          </w:rPr>
          <w:delText>(</w:delText>
        </w:r>
      </w:del>
      <w:commentRangeStart w:id="1845"/>
      <w:r w:rsidRPr="00C734F4">
        <w:rPr>
          <w:lang w:val="en-GB"/>
        </w:rPr>
        <w:fldChar w:fldCharType="begin" w:fldLock="1"/>
      </w:r>
      <w:ins w:id="1846" w:author="Robin Matthews" w:date="2021-07-11T17:53:00Z">
        <w:r w:rsidR="00A744E9">
          <w:rPr>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847" w:author="Robin Matthews" w:date="2021-07-11T17:53:00Z">
        <w:r w:rsidR="000465A7" w:rsidDel="00A744E9">
          <w:rPr>
            <w:lang w:val="en-GB"/>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Pr="00C734F4">
        <w:rPr>
          <w:lang w:val="en-GB"/>
        </w:rPr>
        <w:fldChar w:fldCharType="separate"/>
      </w:r>
      <w:del w:id="1848" w:author="Robin Matthews" w:date="2021-07-11T17:53:00Z">
        <w:r w:rsidR="00E41CA2" w:rsidDel="00A744E9">
          <w:rPr>
            <w:noProof/>
            <w:lang w:val="en-GB"/>
          </w:rPr>
          <w:delText>H</w:delText>
        </w:r>
      </w:del>
      <w:ins w:id="1849" w:author="Robin Matthews" w:date="2021-07-11T17:53:00Z">
        <w:r w:rsidR="00A744E9">
          <w:rPr>
            <w:noProof/>
            <w:lang w:val="en-GB"/>
          </w:rPr>
          <w:t>(H</w:t>
        </w:r>
      </w:ins>
      <w:r w:rsidR="00E41CA2">
        <w:rPr>
          <w:noProof/>
          <w:lang w:val="en-GB"/>
        </w:rPr>
        <w:t>oegh-Guldberg et al. 2018)</w:t>
      </w:r>
      <w:r w:rsidRPr="00C734F4">
        <w:rPr>
          <w:lang w:val="en-GB"/>
        </w:rPr>
        <w:fldChar w:fldCharType="end"/>
      </w:r>
      <w:commentRangeEnd w:id="1845"/>
      <w:r w:rsidR="00E41CA2">
        <w:rPr>
          <w:rStyle w:val="CommentReference"/>
          <w:rFonts w:asciiTheme="minorHAnsi" w:eastAsiaTheme="minorHAnsi" w:hAnsiTheme="minorHAnsi"/>
          <w:lang w:eastAsia="en-US"/>
        </w:rPr>
        <w:commentReference w:id="1845"/>
      </w:r>
      <w:r w:rsidRPr="00C734F4">
        <w:rPr>
          <w:lang w:val="en-GB"/>
        </w:rPr>
        <w:t>, noting the small radiative forcing in 1.5°C or 2°C scenarios, or the absence of large aerosol emissions at the end of the 21</w:t>
      </w:r>
      <w:r w:rsidRPr="00C734F4">
        <w:rPr>
          <w:vertAlign w:val="superscript"/>
          <w:lang w:val="en-GB"/>
        </w:rPr>
        <w:t>st</w:t>
      </w:r>
      <w:r w:rsidRPr="00C734F4">
        <w:rPr>
          <w:lang w:val="en-GB"/>
        </w:rPr>
        <w:t xml:space="preserve"> century in RCPs, give us </w:t>
      </w:r>
      <w:r w:rsidRPr="00C734F4">
        <w:rPr>
          <w:i/>
          <w:iCs/>
          <w:lang w:val="en-GB"/>
        </w:rPr>
        <w:t>low confidence</w:t>
      </w:r>
      <w:r w:rsidRPr="00C734F4">
        <w:rPr>
          <w:lang w:val="en-GB"/>
        </w:rPr>
        <w:t xml:space="preserve"> in abrupt </w:t>
      </w:r>
      <w:r w:rsidRPr="00C734F4">
        <w:rPr>
          <w:lang w:val="en-GB"/>
        </w:rPr>
        <w:lastRenderedPageBreak/>
        <w:t>changes to the monsoon on this time scale.</w:t>
      </w:r>
    </w:p>
    <w:p w14:paraId="2D506AEC" w14:textId="77777777" w:rsidR="0038381F" w:rsidRPr="00C734F4" w:rsidRDefault="0038381F" w:rsidP="0038381F">
      <w:pPr>
        <w:pStyle w:val="AR6BodyText"/>
        <w:rPr>
          <w:lang w:val="en-GB"/>
        </w:rPr>
      </w:pPr>
    </w:p>
    <w:p w14:paraId="0122B60E" w14:textId="77777777" w:rsidR="0038381F" w:rsidRPr="00C734F4" w:rsidRDefault="0038381F" w:rsidP="0038381F">
      <w:pPr>
        <w:pStyle w:val="AR6BodyText"/>
        <w:rPr>
          <w:lang w:val="en-GB"/>
        </w:rPr>
      </w:pPr>
    </w:p>
    <w:p w14:paraId="2BAEF427" w14:textId="77777777" w:rsidR="0038381F" w:rsidRPr="00C734F4" w:rsidRDefault="0038381F" w:rsidP="0038381F">
      <w:pPr>
        <w:pStyle w:val="AR6Chap10Level310111"/>
        <w:rPr>
          <w:lang w:val="en-GB"/>
        </w:rPr>
      </w:pPr>
      <w:bookmarkStart w:id="1850" w:name="_Toc5899750"/>
      <w:bookmarkStart w:id="1851" w:name="_Toc6838071"/>
      <w:bookmarkStart w:id="1852" w:name="_Toc29679489"/>
      <w:bookmarkStart w:id="1853" w:name="_Toc30602465"/>
      <w:bookmarkStart w:id="1854" w:name="_Toc70454804"/>
      <w:r w:rsidRPr="00C734F4">
        <w:rPr>
          <w:lang w:val="en-GB"/>
        </w:rPr>
        <w:t>R</w:t>
      </w:r>
      <w:bookmarkEnd w:id="1850"/>
      <w:bookmarkEnd w:id="1851"/>
      <w:bookmarkEnd w:id="1852"/>
      <w:bookmarkEnd w:id="1853"/>
      <w:r w:rsidRPr="00C734F4">
        <w:rPr>
          <w:lang w:val="en-GB"/>
        </w:rPr>
        <w:t>egional climate information distilled from multiple lines of evidence</w:t>
      </w:r>
      <w:bookmarkEnd w:id="1854"/>
    </w:p>
    <w:p w14:paraId="71D9576E" w14:textId="77777777" w:rsidR="0038381F" w:rsidRPr="00C734F4" w:rsidRDefault="0038381F" w:rsidP="0038381F">
      <w:pPr>
        <w:pStyle w:val="AR6BodyText"/>
        <w:rPr>
          <w:lang w:val="en-GB"/>
        </w:rPr>
      </w:pPr>
    </w:p>
    <w:p w14:paraId="39FC0572" w14:textId="77777777" w:rsidR="0038381F" w:rsidRPr="00C734F4" w:rsidRDefault="0038381F" w:rsidP="0038381F">
      <w:pPr>
        <w:pStyle w:val="AR6BodyText"/>
        <w:rPr>
          <w:lang w:val="en-GB"/>
        </w:rPr>
      </w:pPr>
      <w:r w:rsidRPr="00C734F4">
        <w:rPr>
          <w:lang w:val="en-GB"/>
        </w:rPr>
        <w:t xml:space="preserve">Above, we presented assessments from observational and model attribution studies of the historical period, followed by future climate projections in global and regional models, and storylines approaches including low-likelihood high impact events. Miscellaneous lines of evidence are considered here. </w:t>
      </w:r>
    </w:p>
    <w:p w14:paraId="1469A6A1" w14:textId="77777777" w:rsidR="0038381F" w:rsidRPr="00C734F4" w:rsidRDefault="0038381F" w:rsidP="0038381F">
      <w:pPr>
        <w:pStyle w:val="AR6BodyText"/>
        <w:rPr>
          <w:lang w:val="en-GB"/>
        </w:rPr>
      </w:pPr>
    </w:p>
    <w:p w14:paraId="342A3B84" w14:textId="4419C93F" w:rsidR="0038381F" w:rsidRPr="00C734F4" w:rsidRDefault="0038381F" w:rsidP="0038381F">
      <w:pPr>
        <w:pStyle w:val="AR6BodyText"/>
        <w:rPr>
          <w:lang w:val="en-GB"/>
        </w:rPr>
      </w:pPr>
      <w:r w:rsidRPr="00C734F4">
        <w:rPr>
          <w:lang w:val="en-GB"/>
        </w:rPr>
        <w:t xml:space="preserve">Our assessment could also be informed by attempting to constrain future projections of the Indian summer monsoon using paleoclimate evidence. In modelling work of the mid-Holocene </w:t>
      </w:r>
      <w:r w:rsidRPr="00C734F4">
        <w:rPr>
          <w:lang w:val="en-GB"/>
        </w:rPr>
        <w:fldChar w:fldCharType="begin" w:fldLock="1"/>
      </w:r>
      <w:r w:rsidR="000465A7">
        <w:rPr>
          <w:lang w:val="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C734F4">
        <w:rPr>
          <w:lang w:val="en-GB"/>
        </w:rPr>
        <w:fldChar w:fldCharType="separate"/>
      </w:r>
      <w:r w:rsidR="00E41CA2">
        <w:rPr>
          <w:noProof/>
          <w:lang w:val="en-GB"/>
        </w:rPr>
        <w:t>(D’Agostino et al., 2019)</w:t>
      </w:r>
      <w:r w:rsidRPr="00C734F4">
        <w:rPr>
          <w:lang w:val="en-GB"/>
        </w:rPr>
        <w:fldChar w:fldCharType="end"/>
      </w:r>
      <w:r w:rsidRPr="00C734F4">
        <w:rPr>
          <w:lang w:val="en-GB"/>
        </w:rPr>
        <w:t>, the increased obliquity (axial tilt) and altered orbital precession le</w:t>
      </w:r>
      <w:r w:rsidR="00547D2E">
        <w:rPr>
          <w:lang w:val="en-GB"/>
        </w:rPr>
        <w:t>a</w:t>
      </w:r>
      <w:r w:rsidRPr="00C734F4">
        <w:rPr>
          <w:lang w:val="en-GB"/>
        </w:rPr>
        <w:t xml:space="preserve">d to an enhanced monsoon with a stronger dynamic component (strengthening the mean monsoon overturning) controlling the increase in monsoon rainfall. In future climates however, the dynamic contribution decreases (Section 10.6.3.6), yet the increased thermodynamic component (greater moisture availability) overcomes this to cause a wetter monsoon. Monsoon changes under different epochs may not be governed by the same mechanisms </w:t>
      </w:r>
      <w:r w:rsidRPr="00C734F4">
        <w:rPr>
          <w:lang w:val="en-GB"/>
        </w:rPr>
        <w:fldChar w:fldCharType="begin" w:fldLock="1"/>
      </w:r>
      <w:r w:rsidR="000465A7">
        <w:rPr>
          <w:lang w:val="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"id" : "ITEM-2", "itemData" : { "DOI" : "10.1007/s40641-019-00137-8", "ISSN" : "2198-6061", "abstract" : "Long-standing biases in simulations of past and present climate states and climate model disagreement even in sign of future monsoon rainfall changes evince limitations in our theoretical understanding. Recent Findings: The dominant theoretical paradigms for understanding monsoon rainfall\u2014convective-quasi equilibrium (CQE), the moist static energy (MSE) budget, and monsoons as local Intertropical Convergence Zone (ITCZ) shifts\u2014all jettison the traditional \u201cland-sea breeze\u201d paradigm. Summer monsoon precipitation falls when the assumptions of CQE are most satisfied but those of the ITCZ shift framework are least satisfied. Zonal asymmetries, changes in ITCZ width and strength, hydrology-vegetation-CO2 coupling, and timescale-dependent responses complicate inferences of monsoon rainfall from paleoclimate proxy records. The MSE budget framework applied to deliberately designed simulations can illuminate key mechanisms underlying monsoon responses to external forcings, presenting a path toward falsifying model projections. Summary: Sustained, rapid progress in monsoon rainfall theory is urgently needed by society and is plausible based on recent advances.", "author" : [ { "dropping-particle" : "", "family" : "Hill", "given" : "Spencer A.", "non-dropping-particle" : "", "parse-names" : false, "suffix" : "" } ], "container-title" : "Current Climate Change Reports", "id" : "ITEM-2", "issue" : "3", "issued" : { "date-parts" : [ [ "2019", "9", "25" ] ] }, "page" : "160-171", "title" : "Theories for Past and Future Monsoon Rainfall Changes", "translator" : [ { "dropping-particle" : "", "family" : "Q6072", "given" : "", "non-dropping-particle" : "", "parse-names" : false, "suffix" : "" } ], "type" : "article-journal", "volume" : "5" }, "uris" : [ "http://www.mendeley.com/documents/?uuid=f14f5a02-d61e-4bbb-9c21-1179059636c9" ] } ], "mendeley" : { "formattedCitation" : "(D\u2019Agostino et al., 2019; Hill, 2019)", "plainTextFormattedCitation" : "(D\u2019Agostino et al., 2019; Hill, 2019)", "previouslyFormattedCitation" : "(D\u2019Agostino et al., 2019; Hill, 2019)" }, "properties" : { "noteIndex" : 0 }, "schema" : "https://github.com/citation-style-language/schema/raw/master/csl-citation.json" }</w:instrText>
      </w:r>
      <w:r w:rsidRPr="00C734F4">
        <w:rPr>
          <w:lang w:val="en-GB"/>
        </w:rPr>
        <w:fldChar w:fldCharType="separate"/>
      </w:r>
      <w:r w:rsidR="00E41CA2">
        <w:rPr>
          <w:noProof/>
          <w:lang w:val="en-GB"/>
        </w:rPr>
        <w:t>(D’Agostino et al., 2019; Hill, 2019)</w:t>
      </w:r>
      <w:r w:rsidRPr="00C734F4">
        <w:rPr>
          <w:lang w:val="en-GB"/>
        </w:rPr>
        <w:fldChar w:fldCharType="end"/>
      </w:r>
      <w:r w:rsidRPr="00C734F4">
        <w:rPr>
          <w:lang w:val="en-GB"/>
        </w:rPr>
        <w:t>, making the mid-Holocene, in particular, unsuitable as a</w:t>
      </w:r>
      <w:r w:rsidR="00873F25">
        <w:rPr>
          <w:lang w:val="en-GB"/>
        </w:rPr>
        <w:t xml:space="preserve"> period to compare with</w:t>
      </w:r>
      <w:r w:rsidRPr="00C734F4">
        <w:rPr>
          <w:lang w:val="en-GB"/>
        </w:rPr>
        <w:t>.</w:t>
      </w:r>
    </w:p>
    <w:p w14:paraId="533A064D" w14:textId="77777777" w:rsidR="0038381F" w:rsidRPr="00C734F4" w:rsidRDefault="0038381F" w:rsidP="0038381F">
      <w:pPr>
        <w:pStyle w:val="AR6BodyText"/>
        <w:rPr>
          <w:lang w:val="en-GB"/>
        </w:rPr>
      </w:pPr>
    </w:p>
    <w:p w14:paraId="74109F85" w14:textId="3BE75645" w:rsidR="0038381F" w:rsidRPr="00C734F4" w:rsidRDefault="0038381F" w:rsidP="0038381F">
      <w:pPr>
        <w:pStyle w:val="AR6BodyText"/>
        <w:rPr>
          <w:lang w:val="en-GB"/>
        </w:rPr>
      </w:pPr>
      <w:r w:rsidRPr="00C734F4">
        <w:rPr>
          <w:lang w:val="en-GB"/>
        </w:rPr>
        <w:t xml:space="preserve">Finally, the recent national climate-change assessment for India </w:t>
      </w:r>
      <w:r w:rsidRPr="00C734F4">
        <w:rPr>
          <w:lang w:val="en-GB"/>
        </w:rPr>
        <w:fldChar w:fldCharType="begin" w:fldLock="1"/>
      </w:r>
      <w:r w:rsidR="000465A7">
        <w:rPr>
          <w:lang w:val="en-GB"/>
        </w:rPr>
        <w:instrText>ADDIN CSL_CITATION { "citationItems" : [ { "id" : "ITEM-1", "itemData" : { "DOI" : "10.1007/978-981-15-4327-2", "ISBN" : "9789811543272", "abstract" : "This open access book discusses the impact of human-induced global climate change on the Indian subcontinent and regional monsoon, the adjoining Indian Ocean and the Himalayas. It also examines the regional climate change projections based on the climate models used by the IPCC Fifth Assessment Report (AR5) and national climate change modeling studies using the IITM Earth System Model (ESM) and CORDEX South Asia datasets. The IPCC assessment reports, published every 6-7 years, provide important reference material for major policy decisions on climate change, adaptation, and mitigation. While the IPCC assessment reports largely provide a global perspective on climate change, they offer limited information on the regional aspects of climate change. Regional climate change effects over the Indian subcontinent, especially relating to the Indian monsoon, are unique to the region, and in particular, the climate in this region is shaped by the Himalayas, Western Ghats, the Tibetan Plateau, the Indian Ocean, Arabian Sea, and Bay of Bengal. Climatic variations in this region are influenced by (a) regional-scale interactions between the atmosphere, ocean, land surface, cryosphere and biosphere on different time scales, (b) remote effects from natural phenomena such as the El Nino / Southern Oscillation, North Atlantic Oscillation, Indian Ocean Dipole, and Madden Julian Oscillation, and (c) human-induced climate change. This book presents policy-relevant information based on robust scientific analysis and assessments of the observed and projected future climate change over the Indian region.",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"ITEM-1", "issued" : { "date-parts" : [ [ "2020" ] ] }, "number-of-pages" : "226", "publisher" : "Springer", "publisher-place" : "Singapore", "title" : "Assessment of Climate Change over the Indian Region: A Report of the Ministry of Earth Sciences (MoES), Government of India", "translator" : [ { "dropping-particle" : "", "family" : "Q6420", "given" : "Rt5", "non-dropping-particle" : "", "parse-names" : false, "suffix" : "" } ], "type" : "report" }, "uris" : [ "http://www.mendeley.com/documents/?uuid=16b76297-4082-4a51-a1ec-3f3d2aea2783" ] } ], "mendeley" : { "formattedCitation" : "(Krishnan et al., 2020)", "plainTextFormattedCitation" : "(Krishnan et al., 2020)", "previouslyFormattedCitation" : "(Krishnan et al., 2020)" }, "properties" : { "noteIndex" : 0 }, "schema" : "https://github.com/citation-style-language/schema/raw/master/csl-citation.json" }</w:instrText>
      </w:r>
      <w:r w:rsidRPr="00C734F4">
        <w:rPr>
          <w:lang w:val="en-GB"/>
        </w:rPr>
        <w:fldChar w:fldCharType="separate"/>
      </w:r>
      <w:r w:rsidR="00E41CA2">
        <w:rPr>
          <w:noProof/>
          <w:lang w:val="en-GB"/>
        </w:rPr>
        <w:t>(Krishnan et al., 2020)</w:t>
      </w:r>
      <w:r w:rsidRPr="00C734F4">
        <w:rPr>
          <w:lang w:val="en-GB"/>
        </w:rPr>
        <w:fldChar w:fldCharType="end"/>
      </w:r>
      <w:r w:rsidRPr="00C734F4">
        <w:rPr>
          <w:lang w:val="en-GB"/>
        </w:rPr>
        <w:t xml:space="preserve"> has distilled multiple lines of evidence to show declining summer monsoon rainfall over the second half of the 20</w:t>
      </w:r>
      <w:r w:rsidRPr="00C734F4">
        <w:rPr>
          <w:vertAlign w:val="superscript"/>
          <w:lang w:val="en-GB"/>
        </w:rPr>
        <w:t>th</w:t>
      </w:r>
      <w:r w:rsidRPr="00C734F4">
        <w:rPr>
          <w:lang w:val="en-GB"/>
        </w:rPr>
        <w:t xml:space="preserve"> century, attributable to emissions of anthropogenic aerosols, while future projections informed by CMIP5 modelling and dominated by GHG forcing show increased mean rainfall by the end of the 21</w:t>
      </w:r>
      <w:r w:rsidRPr="00C734F4">
        <w:rPr>
          <w:vertAlign w:val="superscript"/>
          <w:lang w:val="en-GB"/>
        </w:rPr>
        <w:t>st</w:t>
      </w:r>
      <w:r w:rsidRPr="00C734F4">
        <w:rPr>
          <w:lang w:val="en-GB"/>
        </w:rPr>
        <w:t xml:space="preserve"> century.</w:t>
      </w:r>
    </w:p>
    <w:p w14:paraId="3CC4B291" w14:textId="77777777" w:rsidR="0038381F" w:rsidRPr="00C734F4" w:rsidRDefault="0038381F" w:rsidP="0038381F">
      <w:pPr>
        <w:pStyle w:val="AR6BodyText"/>
        <w:rPr>
          <w:lang w:val="en-GB"/>
        </w:rPr>
      </w:pPr>
    </w:p>
    <w:p w14:paraId="61034B40" w14:textId="48F67784" w:rsidR="0038381F" w:rsidRPr="00C734F4" w:rsidRDefault="0038381F" w:rsidP="0038381F">
      <w:pPr>
        <w:pStyle w:val="AR6BodyText"/>
        <w:rPr>
          <w:lang w:val="en-GB"/>
        </w:rPr>
      </w:pPr>
      <w:r w:rsidRPr="00C734F4">
        <w:rPr>
          <w:lang w:val="en-GB"/>
        </w:rPr>
        <w:t xml:space="preserve">There is </w:t>
      </w:r>
      <w:r w:rsidRPr="00C734F4">
        <w:rPr>
          <w:i/>
          <w:iCs/>
          <w:lang w:val="en-GB"/>
        </w:rPr>
        <w:t>very high confidence</w:t>
      </w:r>
      <w:r w:rsidRPr="00C734F4">
        <w:rPr>
          <w:lang w:val="en-GB"/>
        </w:rPr>
        <w:t xml:space="preserve"> (</w:t>
      </w:r>
      <w:r w:rsidRPr="00C734F4">
        <w:rPr>
          <w:i/>
          <w:iCs/>
          <w:lang w:val="en-GB"/>
        </w:rPr>
        <w:t>robust evidence, high agreement</w:t>
      </w:r>
      <w:r w:rsidRPr="00C734F4">
        <w:rPr>
          <w:lang w:val="en-GB"/>
        </w:rPr>
        <w:t>) of a negative trend of summer monsoon rainfall over the second half of the 20</w:t>
      </w:r>
      <w:r w:rsidRPr="00C734F4">
        <w:rPr>
          <w:vertAlign w:val="superscript"/>
          <w:lang w:val="en-GB"/>
        </w:rPr>
        <w:t>th</w:t>
      </w:r>
      <w:r w:rsidRPr="00C734F4">
        <w:rPr>
          <w:lang w:val="en-GB"/>
        </w:rPr>
        <w:t xml:space="preserve"> century averaged over all of India. There is </w:t>
      </w:r>
      <w:r w:rsidRPr="00C734F4">
        <w:rPr>
          <w:i/>
          <w:iCs/>
          <w:lang w:val="en-GB"/>
        </w:rPr>
        <w:t xml:space="preserve">medium agreement </w:t>
      </w:r>
      <w:r w:rsidRPr="00C734F4">
        <w:rPr>
          <w:lang w:val="en-GB"/>
        </w:rPr>
        <w:t>over trends at the regional level owing to uncertainty among observational products, which hinders model evaluation, downscaling and assessment of changes to extremes. There is</w:t>
      </w:r>
      <w:r w:rsidRPr="00C734F4">
        <w:rPr>
          <w:i/>
          <w:iCs/>
          <w:lang w:val="en-GB"/>
        </w:rPr>
        <w:t xml:space="preserve"> high confidence</w:t>
      </w:r>
      <w:r w:rsidRPr="00C734F4">
        <w:rPr>
          <w:lang w:val="en-GB"/>
        </w:rPr>
        <w:t xml:space="preserve"> (</w:t>
      </w:r>
      <w:r w:rsidRPr="00C734F4">
        <w:rPr>
          <w:i/>
          <w:iCs/>
          <w:lang w:val="en-GB"/>
        </w:rPr>
        <w:t>robust evidence</w:t>
      </w:r>
      <w:r w:rsidRPr="00C734F4">
        <w:rPr>
          <w:lang w:val="en-GB"/>
        </w:rPr>
        <w:t xml:space="preserve">, </w:t>
      </w:r>
      <w:r w:rsidRPr="00C734F4">
        <w:rPr>
          <w:i/>
          <w:iCs/>
          <w:lang w:val="en-GB"/>
        </w:rPr>
        <w:t>medium agreement</w:t>
      </w:r>
      <w:r w:rsidRPr="00C734F4">
        <w:rPr>
          <w:lang w:val="en-GB"/>
        </w:rPr>
        <w:t>) that anthropogenic aerosol emissions over the Northern Hemisphere and internal variability have contributed to the negative trend, while there i</w:t>
      </w:r>
      <w:bookmarkStart w:id="1855" w:name="_Toc5899764"/>
      <w:bookmarkStart w:id="1856" w:name="_Toc24369367"/>
      <w:bookmarkStart w:id="1857" w:name="_Toc24482559"/>
      <w:bookmarkStart w:id="1858" w:name="_Toc24636677"/>
      <w:bookmarkStart w:id="1859" w:name="_Toc30602481"/>
      <w:r w:rsidRPr="00C734F4">
        <w:rPr>
          <w:lang w:val="en-GB"/>
        </w:rPr>
        <w:t>s</w:t>
      </w:r>
      <w:bookmarkEnd w:id="1855"/>
      <w:bookmarkEnd w:id="1856"/>
      <w:bookmarkEnd w:id="1857"/>
      <w:bookmarkEnd w:id="1858"/>
      <w:bookmarkEnd w:id="1859"/>
      <w:r w:rsidRPr="00C734F4">
        <w:rPr>
          <w:lang w:val="en-GB"/>
        </w:rPr>
        <w:t xml:space="preserve"> </w:t>
      </w:r>
      <w:r w:rsidRPr="00C734F4">
        <w:rPr>
          <w:i/>
          <w:iCs/>
          <w:lang w:val="en-GB"/>
        </w:rPr>
        <w:t>high confidence</w:t>
      </w:r>
      <w:r w:rsidRPr="00C734F4">
        <w:rPr>
          <w:lang w:val="en-GB"/>
        </w:rPr>
        <w:t xml:space="preserve"> (</w:t>
      </w:r>
      <w:r w:rsidRPr="00C734F4">
        <w:rPr>
          <w:i/>
          <w:iCs/>
          <w:lang w:val="en-GB"/>
        </w:rPr>
        <w:t>robust evidence</w:t>
      </w:r>
      <w:r w:rsidRPr="00C734F4">
        <w:rPr>
          <w:lang w:val="en-GB"/>
        </w:rPr>
        <w:t xml:space="preserve">, </w:t>
      </w:r>
      <w:r w:rsidRPr="00C734F4">
        <w:rPr>
          <w:i/>
          <w:iCs/>
          <w:lang w:val="en-GB"/>
        </w:rPr>
        <w:t>medium agreement</w:t>
      </w:r>
      <w:r w:rsidRPr="00C734F4">
        <w:rPr>
          <w:lang w:val="en-GB"/>
        </w:rPr>
        <w:t>) that Indian summer monsoon rainfall will increase at the end of the 21</w:t>
      </w:r>
      <w:r w:rsidRPr="00C734F4">
        <w:rPr>
          <w:vertAlign w:val="superscript"/>
          <w:lang w:val="en-GB"/>
        </w:rPr>
        <w:t>st</w:t>
      </w:r>
      <w:r w:rsidRPr="00C734F4">
        <w:rPr>
          <w:lang w:val="en-GB"/>
        </w:rPr>
        <w:t xml:space="preserve"> century in response to increased GHG forcing, due to the dominance of thermodynamic mechanisms. </w:t>
      </w:r>
      <w:r w:rsidRPr="00C734F4">
        <w:rPr>
          <w:iCs/>
          <w:lang w:val="en-GB"/>
        </w:rPr>
        <w:t>No</w:t>
      </w:r>
      <w:r w:rsidRPr="00C734F4">
        <w:rPr>
          <w:i/>
          <w:lang w:val="en-GB"/>
        </w:rPr>
        <w:t xml:space="preserve"> </w:t>
      </w:r>
      <w:r w:rsidRPr="00C734F4">
        <w:rPr>
          <w:iCs/>
          <w:lang w:val="en-GB"/>
        </w:rPr>
        <w:t>contradictory evidence</w:t>
      </w:r>
      <w:r w:rsidRPr="00C734F4">
        <w:rPr>
          <w:lang w:val="en-GB"/>
        </w:rPr>
        <w:t xml:space="preserve"> is found from downscaling methods. The contrast between declining rainfall in the observational record and long-term future increases can be explained using multiple lines of evidence. They are not contradictory since they are attributable to different mechanisms (primarily aerosols and greenhouse gases, respectively). The long-term future changes are generally consistent across global (including at high resolution) and regional climate models, and supported by theoretical arguments; furthermore, while there are subtle differences found in </w:t>
      </w:r>
      <w:r w:rsidR="00873F25">
        <w:rPr>
          <w:lang w:val="en-GB"/>
        </w:rPr>
        <w:t xml:space="preserve">past periods with a climate similar to </w:t>
      </w:r>
      <w:r w:rsidRPr="00C734F4">
        <w:rPr>
          <w:lang w:val="en-GB"/>
        </w:rPr>
        <w:t xml:space="preserve">the future climate (the mid-Holocene), different physical mechanisms at play suggest that paleoclimate evidence does not reduce confidence in the future projections. In the near term, there is </w:t>
      </w:r>
      <w:r w:rsidRPr="00C734F4">
        <w:rPr>
          <w:i/>
          <w:iCs/>
          <w:lang w:val="en-GB"/>
        </w:rPr>
        <w:t>high confidence</w:t>
      </w:r>
      <w:r w:rsidRPr="00C734F4">
        <w:rPr>
          <w:lang w:val="en-GB"/>
        </w:rPr>
        <w:t xml:space="preserve"> that internal variability will dominate.</w:t>
      </w:r>
    </w:p>
    <w:p w14:paraId="566AC9A3" w14:textId="77777777" w:rsidR="0038381F" w:rsidRPr="00C734F4" w:rsidRDefault="0038381F" w:rsidP="0038381F">
      <w:pPr>
        <w:pStyle w:val="AR6BodyText"/>
        <w:rPr>
          <w:lang w:val="en-GB"/>
        </w:rPr>
      </w:pPr>
    </w:p>
    <w:p w14:paraId="59C667ED" w14:textId="77777777" w:rsidR="0038381F" w:rsidRPr="00C734F4" w:rsidRDefault="0038381F" w:rsidP="0038381F">
      <w:pPr>
        <w:pStyle w:val="AR6BodyText"/>
        <w:rPr>
          <w:lang w:val="en-GB"/>
        </w:rPr>
      </w:pPr>
    </w:p>
    <w:p w14:paraId="2B8DD6A6" w14:textId="77777777" w:rsidR="0038381F" w:rsidRPr="00C734F4" w:rsidRDefault="0038381F" w:rsidP="0038381F">
      <w:pPr>
        <w:pStyle w:val="AR6Chap10Level21011"/>
        <w:rPr>
          <w:lang w:val="en-GB"/>
        </w:rPr>
      </w:pPr>
      <w:bookmarkStart w:id="1860" w:name="_Toc29679490"/>
      <w:bookmarkStart w:id="1861" w:name="_Toc30602466"/>
      <w:bookmarkStart w:id="1862" w:name="_Toc70454805"/>
      <w:r w:rsidRPr="00C734F4">
        <w:rPr>
          <w:lang w:val="en-GB"/>
        </w:rPr>
        <w:t>Mediterranean Summer Warming</w:t>
      </w:r>
      <w:bookmarkEnd w:id="1860"/>
      <w:bookmarkEnd w:id="1861"/>
      <w:bookmarkEnd w:id="1862"/>
    </w:p>
    <w:p w14:paraId="7B707930" w14:textId="77777777" w:rsidR="0038381F" w:rsidRPr="00C734F4" w:rsidRDefault="0038381F" w:rsidP="0038381F">
      <w:pPr>
        <w:pStyle w:val="AR6BodyText"/>
        <w:rPr>
          <w:lang w:val="en-GB"/>
        </w:rPr>
      </w:pPr>
      <w:r w:rsidRPr="00C734F4">
        <w:rPr>
          <w:lang w:val="en-GB" w:eastAsia="en-US"/>
        </w:rPr>
        <w:tab/>
      </w:r>
      <w:r w:rsidRPr="00C734F4">
        <w:rPr>
          <w:lang w:val="en-GB" w:eastAsia="en-US"/>
        </w:rPr>
        <w:tab/>
      </w:r>
      <w:r w:rsidRPr="00C734F4">
        <w:rPr>
          <w:lang w:val="en-GB" w:eastAsia="en-US"/>
        </w:rPr>
        <w:tab/>
      </w:r>
      <w:r w:rsidRPr="00C734F4">
        <w:rPr>
          <w:lang w:val="en-GB" w:eastAsia="en-US"/>
        </w:rPr>
        <w:tab/>
      </w:r>
    </w:p>
    <w:p w14:paraId="24E6334E" w14:textId="77777777" w:rsidR="0038381F" w:rsidRPr="00C734F4" w:rsidRDefault="0038381F" w:rsidP="0038381F">
      <w:pPr>
        <w:pStyle w:val="AR6Chap10Level310111"/>
        <w:rPr>
          <w:lang w:val="en-GB"/>
        </w:rPr>
      </w:pPr>
      <w:bookmarkStart w:id="1863" w:name="_Toc29679491"/>
      <w:bookmarkStart w:id="1864" w:name="_Toc30602467"/>
      <w:bookmarkStart w:id="1865" w:name="_Toc70454806"/>
      <w:r w:rsidRPr="00C734F4">
        <w:rPr>
          <w:lang w:val="en-GB"/>
        </w:rPr>
        <w:t>Motivation and regional context</w:t>
      </w:r>
      <w:bookmarkEnd w:id="1863"/>
      <w:bookmarkEnd w:id="1864"/>
      <w:bookmarkEnd w:id="1865"/>
    </w:p>
    <w:p w14:paraId="2E4AFD65" w14:textId="77777777" w:rsidR="0038381F" w:rsidRPr="00C734F4" w:rsidRDefault="0038381F" w:rsidP="00C85DE8">
      <w:pPr>
        <w:pStyle w:val="AR6BodyText"/>
        <w:rPr>
          <w:lang w:val="en-GB"/>
        </w:rPr>
      </w:pPr>
    </w:p>
    <w:p w14:paraId="0DE7DF2A" w14:textId="0FD85D2D" w:rsidR="0038381F" w:rsidRPr="00C734F4" w:rsidRDefault="0038381F" w:rsidP="00C85DE8">
      <w:pPr>
        <w:pStyle w:val="AR6BodyText"/>
        <w:rPr>
          <w:lang w:val="en-GB"/>
        </w:rPr>
      </w:pPr>
      <w:r w:rsidRPr="00C734F4">
        <w:rPr>
          <w:lang w:val="en-GB"/>
        </w:rPr>
        <w:t xml:space="preserve">The Mediterranean region is loosely denoted as the region that surrounds the Mediterranean Sea, and it is characterized by complex orography and strong land-sea contrasts. The region contains a dense and growing human population, with large regional differences: whereas the population of the European Mediterranean countries has been relatively stable or even declining during the past decades, the population of countries in Mediterranean areas of the Middle East and North Africa has quadrupled between 1960 and 2015, and the degree of urbanization has risen from 35 to 64% during the same period </w:t>
      </w:r>
      <w:r w:rsidRPr="00C734F4">
        <w:rPr>
          <w:lang w:val="en-GB"/>
        </w:rPr>
        <w:fldChar w:fldCharType="begin" w:fldLock="1"/>
      </w:r>
      <w:r w:rsidR="000465A7">
        <w:rPr>
          <w:lang w:val="en-GB"/>
        </w:rPr>
        <w: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"mendeley" : { "formattedCitation" : "(Cramer et al., 2018)", "plainTextFormattedCitation" : "(Cramer et al., 2018)", "previouslyFormattedCitation" : "(Cramer et al., 2018)" }, "properties" : { "noteIndex" : 0 }, "schema" : "https://github.com/citation-style-language/schema/raw/master/csl-citation.json" }</w:instrText>
      </w:r>
      <w:r w:rsidRPr="00C734F4">
        <w:rPr>
          <w:lang w:val="en-GB"/>
        </w:rPr>
        <w:fldChar w:fldCharType="separate"/>
      </w:r>
      <w:r w:rsidR="00E41CA2">
        <w:rPr>
          <w:noProof/>
          <w:lang w:val="en-GB"/>
        </w:rPr>
        <w:t>(Cramer et al., 2018)</w:t>
      </w:r>
      <w:r w:rsidRPr="00C734F4">
        <w:rPr>
          <w:lang w:val="en-GB"/>
        </w:rPr>
        <w:fldChar w:fldCharType="end"/>
      </w:r>
      <w:r w:rsidR="00C85DE8">
        <w:rPr>
          <w:lang w:val="en-GB"/>
        </w:rPr>
        <w:t xml:space="preserve"> </w:t>
      </w:r>
      <w:r w:rsidR="00C85DE8" w:rsidRPr="00C85DE8">
        <w:rPr>
          <w:lang w:val="en-GB"/>
        </w:rPr>
        <w:t xml:space="preserve">and during the more recent period 2000-2020 the urban expansion rate has exceeded 5% </w:t>
      </w:r>
      <w:r w:rsidR="00C85DE8">
        <w:rPr>
          <w:lang w:val="en-GB"/>
        </w:rPr>
        <w:fldChar w:fldCharType="begin" w:fldLock="1"/>
      </w:r>
      <w:r w:rsidR="000465A7">
        <w:rPr>
          <w:lang w:val="en-GB"/>
        </w:rPr>
        <w:instrText>ADDIN CSL_CITATION { "citationItems" : [ { "id" : "ITEM-1", "itemData" : { "DOI" : "10.1016/j.scib.2020.10.022", "ISSN" : "20959273", "author" : [ { "dropping-particle" : "", "family" : "Kuang", "given" : "Wenhui", "non-dropping-particle" : "", "parse-names" : false, "suffix" : "" }, { "dropping-particle" : "", "family" : "Du", "given" : "Guoming", "non-dropping-particle" : "", "parse-names" : false, "suffix" : "" }, { "dropping-particle" : "", "family" : "Lu", "given" : "Dengsheng", "non-dropping-particle" : "", "parse-names" : false, "suffix" : "" }, { "dropping-particle" : "", "family" : "Dou", "given" : "Yinyin", "non-dropping-particle" : "", "parse-names" : false, "suffix" : "" }, { "dropping-particle" : "", "family" : "Li", "given" : "Xiaoyong", "non-dropping-particle" : "", "parse-names" : false, "suffix" : "" }, { "dropping-particle" : "", "family" : "Zhang", "given" : "Shu", "non-dropping-particle" : "", "parse-names" : false, "suffix" : "" }, { "dropping-particle" : "", "family" : "Chi", "given" : "Wenfeng", "non-dropping-particle" : "", "parse-names" : false, "suffix" : "" }, { "dropping-particle" : "", "family" : "Dong", "given" : "Jinwei", "non-dropping-particle" : "", "parse-names" : false, "suffix" : "" }, { "dropping-particle" : "", "family" : "Chen", "given" : "Guangsheng", "non-dropping-particle" : "", "parse-names" : false, "suffix" : "" }, { "dropping-particle" : "", "family" : "Yin", "given" : "Zherui", "non-dropping-particle" : "", "parse-names" : false, "suffix" : "" }, { "dropping-particle" : "", "family" : "Pan", "given" : "Tao", "non-dropping-particle" : "", "parse-names" : false, "suffix" : "" }, { "dropping-particle" : "", "family" : "Hamdi", "given" : "Rafiq", "non-dropping-particle" : "", "parse-names" : false, "suffix" : "" }, { "dropping-particle" : "", "family" : "Hou", "given" : "Yali", "non-dropping-particle" : "", "parse-names" : false, "suffix" : "" }, { "dropping-particle" : "", "family" : "Chen", "given" : "Chunyang", "non-dropping-particle" : "", "parse-names" : false, "suffix" : "" }, { "dropping-particle" : "", "family" : "Li", "given" : "Han", "non-dropping-particle" : "", "parse-names" : false, "suffix" : "" }, { "dropping-particle" : "", "family" : "Miao", "given" : "Chen", "non-dropping-particle" : "", "parse-names" : false, "suffix" : "" } ], "container-title" : "Science Bulletin", "id" : "ITEM-1", "issue" : "4", "issued" : { "date-parts" : [ [ "2021", "2" ] ] }, "page" : "297-300", "title" : "Global observation of urban expansion and land-cover dynamics using satellite big-data", "translator" : [ { "dropping-particle" : "", "family" : "Q7117", "given" : "", "non-dropping-particle" : "", "parse-names" : false, "suffix" : "" } ], "type" : "article-journal", "volume" : "66" }, "uris" : [ "http://www.mendeley.com/documents/?uuid=2cc2325e-6001-4c12-b08a-52c4205b0d90" ] } ], "mendeley" : { "formattedCitation" : "(Kuang et al., 2021)", "plainTextFormattedCitation" : "(Kuang et al., 2021)", "previouslyFormattedCitation" : "(Kuang et al., 2021)" }, "properties" : { "noteIndex" : 0 }, "schema" : "https://github.com/citation-style-language/schema/raw/master/csl-citation.json" }</w:instrText>
      </w:r>
      <w:r w:rsidR="00C85DE8">
        <w:rPr>
          <w:lang w:val="en-GB"/>
        </w:rPr>
        <w:fldChar w:fldCharType="separate"/>
      </w:r>
      <w:r w:rsidR="00E41CA2">
        <w:rPr>
          <w:noProof/>
          <w:lang w:val="en-GB"/>
        </w:rPr>
        <w:t>(Kuang et al., 2021)</w:t>
      </w:r>
      <w:r w:rsidR="00C85DE8">
        <w:rPr>
          <w:lang w:val="en-GB"/>
        </w:rPr>
        <w:fldChar w:fldCharType="end"/>
      </w:r>
      <w:r w:rsidRPr="00C734F4">
        <w:rPr>
          <w:lang w:val="en-GB"/>
        </w:rPr>
        <w:t>.</w:t>
      </w:r>
    </w:p>
    <w:p w14:paraId="13690F13" w14:textId="77777777" w:rsidR="0038381F" w:rsidRPr="00C734F4" w:rsidRDefault="0038381F" w:rsidP="00C85DE8">
      <w:pPr>
        <w:pStyle w:val="AR6BodyText"/>
        <w:rPr>
          <w:lang w:val="en-GB"/>
        </w:rPr>
      </w:pPr>
    </w:p>
    <w:p w14:paraId="407403F3" w14:textId="278994EA" w:rsidR="0038381F" w:rsidRPr="00C734F4" w:rsidRDefault="0038381F" w:rsidP="00C85DE8">
      <w:pPr>
        <w:pStyle w:val="AR6BodyText"/>
        <w:rPr>
          <w:lang w:val="en-GB"/>
        </w:rPr>
      </w:pPr>
      <w:r w:rsidRPr="00C734F4">
        <w:rPr>
          <w:lang w:val="en-GB"/>
        </w:rPr>
        <w:t>The Mediterranean region has experienced significant climate variability over recent decades and has been affected in particular by severe heatwaves and droughts (</w:t>
      </w:r>
      <w:r w:rsidR="007C1930">
        <w:fldChar w:fldCharType="begin" w:fldLock="1"/>
      </w:r>
      <w:ins w:id="1866" w:author="Robin Matthews" w:date="2021-07-11T20:43:00Z">
        <w:r w:rsidR="003833DD">
          <w:rPr>
            <w:lang w:val="en-US"/>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867" w:author="Robin Matthews" w:date="2021-07-11T20:43:00Z">
        <w:r w:rsidR="000465A7" w:rsidDel="003833DD">
          <w:rPr>
            <w:lang w:val="en-US"/>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007C1930">
        <w:fldChar w:fldCharType="separate"/>
      </w:r>
      <w:r w:rsidR="00E41CA2">
        <w:rPr>
          <w:noProof/>
          <w:lang w:val="en-US"/>
        </w:rPr>
        <w:t>Hoegh-Guldberg et al.</w:t>
      </w:r>
      <w:ins w:id="1868" w:author="Robin Matthews" w:date="2021-07-11T20:43:00Z">
        <w:r w:rsidR="003833DD">
          <w:rPr>
            <w:noProof/>
            <w:lang w:val="en-US"/>
          </w:rPr>
          <w:t xml:space="preserve">, </w:t>
        </w:r>
      </w:ins>
      <w:del w:id="1869" w:author="Robin Matthews" w:date="2021-07-11T20:43:00Z">
        <w:r w:rsidR="00E41CA2" w:rsidDel="003833DD">
          <w:rPr>
            <w:noProof/>
            <w:lang w:val="en-US"/>
          </w:rPr>
          <w:delText xml:space="preserve"> (</w:delText>
        </w:r>
      </w:del>
      <w:r w:rsidR="00E41CA2">
        <w:rPr>
          <w:noProof/>
          <w:lang w:val="en-US"/>
        </w:rPr>
        <w:t>2018</w:t>
      </w:r>
      <w:del w:id="1870" w:author="Robin Matthews" w:date="2021-07-11T20:43:00Z">
        <w:r w:rsidR="00E41CA2" w:rsidDel="003833DD">
          <w:rPr>
            <w:noProof/>
            <w:lang w:val="en-US"/>
          </w:rPr>
          <w:delText>)</w:delText>
        </w:r>
      </w:del>
      <w:r w:rsidR="007C1930">
        <w:fldChar w:fldCharType="end"/>
      </w:r>
      <w:r w:rsidR="00873F25">
        <w:rPr>
          <w:lang w:val="en-GB"/>
        </w:rPr>
        <w:t>;</w:t>
      </w:r>
      <w:r w:rsidRPr="00C734F4">
        <w:rPr>
          <w:lang w:val="en-GB"/>
        </w:rPr>
        <w:t xml:space="preserve"> Sections 8.3, 11.3, </w:t>
      </w:r>
      <w:r w:rsidRPr="00C734F4">
        <w:rPr>
          <w:lang w:val="en-GB"/>
        </w:rPr>
        <w:lastRenderedPageBreak/>
        <w:t>11.6</w:t>
      </w:r>
      <w:r w:rsidR="00873F25">
        <w:rPr>
          <w:lang w:val="en-GB"/>
        </w:rPr>
        <w:t xml:space="preserve"> and</w:t>
      </w:r>
      <w:r w:rsidRPr="00C734F4">
        <w:rPr>
          <w:lang w:val="en-GB"/>
        </w:rPr>
        <w:t xml:space="preserve"> 12.4). Increasing summer temperatures will enhance the frequency and intensity of such extreme events and will cause additional environmental and socio-economic pressure on the region.</w:t>
      </w:r>
    </w:p>
    <w:p w14:paraId="3DC85606" w14:textId="77777777" w:rsidR="0038381F" w:rsidRPr="00A3177C" w:rsidRDefault="0038381F" w:rsidP="0038381F">
      <w:pPr>
        <w:rPr>
          <w:lang w:val="en-US"/>
        </w:rPr>
      </w:pPr>
    </w:p>
    <w:p w14:paraId="4998E85D" w14:textId="77777777" w:rsidR="0038381F" w:rsidRPr="00A3177C" w:rsidRDefault="0038381F" w:rsidP="0038381F">
      <w:pPr>
        <w:rPr>
          <w:lang w:val="en-US"/>
        </w:rPr>
      </w:pPr>
    </w:p>
    <w:p w14:paraId="0A171CDE" w14:textId="77777777" w:rsidR="0038381F" w:rsidRPr="00C734F4" w:rsidRDefault="0038381F" w:rsidP="0038381F">
      <w:pPr>
        <w:pStyle w:val="AR6Chap10Level310111"/>
        <w:rPr>
          <w:lang w:val="en-GB"/>
        </w:rPr>
      </w:pPr>
      <w:bookmarkStart w:id="1871" w:name="_Toc5899753"/>
      <w:bookmarkStart w:id="1872" w:name="_Toc6838074"/>
      <w:bookmarkStart w:id="1873" w:name="_Toc24482549"/>
      <w:bookmarkStart w:id="1874" w:name="_Toc25123227"/>
      <w:bookmarkStart w:id="1875" w:name="_Toc29679492"/>
      <w:bookmarkStart w:id="1876" w:name="_Toc30602468"/>
      <w:bookmarkStart w:id="1877" w:name="_Toc70454807"/>
      <w:r w:rsidRPr="00C734F4">
        <w:rPr>
          <w:lang w:val="en-GB"/>
        </w:rPr>
        <w:t xml:space="preserve">The </w:t>
      </w:r>
      <w:bookmarkEnd w:id="1871"/>
      <w:bookmarkEnd w:id="1872"/>
      <w:bookmarkEnd w:id="1873"/>
      <w:r w:rsidRPr="00C734F4">
        <w:rPr>
          <w:lang w:val="en-GB"/>
        </w:rPr>
        <w:t>region</w:t>
      </w:r>
      <w:bookmarkEnd w:id="1874"/>
      <w:r w:rsidRPr="00C734F4">
        <w:rPr>
          <w:lang w:val="en-GB"/>
        </w:rPr>
        <w:t>’s climate</w:t>
      </w:r>
      <w:bookmarkEnd w:id="1875"/>
      <w:bookmarkEnd w:id="1876"/>
      <w:bookmarkEnd w:id="1877"/>
    </w:p>
    <w:p w14:paraId="33BB2566" w14:textId="77777777" w:rsidR="0038381F" w:rsidRPr="00C734F4" w:rsidRDefault="0038381F" w:rsidP="0038381F">
      <w:pPr>
        <w:pStyle w:val="AR6BodyText"/>
        <w:rPr>
          <w:lang w:val="en-GB"/>
        </w:rPr>
      </w:pPr>
    </w:p>
    <w:p w14:paraId="2D968F1A" w14:textId="163179CF" w:rsidR="0038381F" w:rsidRPr="00C734F4" w:rsidRDefault="0038381F" w:rsidP="0038381F">
      <w:pPr>
        <w:pStyle w:val="AR6BodyText"/>
        <w:rPr>
          <w:lang w:val="en-GB"/>
        </w:rPr>
      </w:pPr>
      <w:r w:rsidRPr="00C734F4">
        <w:rPr>
          <w:lang w:val="en-GB"/>
        </w:rPr>
        <w:t xml:space="preserve">The Mediterranean has a heterogeneous climate that is partly semi-arid, especially along the southern coast of the Mediterranean Sea </w:t>
      </w:r>
      <w:r w:rsidRPr="00C734F4">
        <w:rPr>
          <w:lang w:val="en-GB"/>
        </w:rPr>
        <w:fldChar w:fldCharType="begin" w:fldLock="1"/>
      </w:r>
      <w:r w:rsidR="000465A7">
        <w:rPr>
          <w:lang w:val="en-GB"/>
        </w:rPr>
        <w:instrText>ADDIN CSL_CITATION { "citationItems" : [ { "id" : "ITEM-1", "itemData" : { "DOI" : "10.1016/B978-0-12-416042-2.00012-4", "author" : [ { "dropping-particle" : "", "family" : "Lionello", "given" : "Piero", "non-dropping-particle" : "", "parse-names" : false, "suffix" : "" }, { "dropping-particle" : "", "family" : "Abrantes", "given" : "Fatima", "non-dropping-particle" : "", "parse-names" : false, "suffix" : "" }, { "dropping-particle" : "", "family" : "Congedi", "given" : "Letizia", "non-dropping-particle" : "", "parse-names" : false, "suffix" : "" }, { "dropping-particle" : "", "family" : "Dulac", "given" : "Francois", "non-dropping-particle" : "", "parse-names" : false, "suffix" : "" }, { "dropping-particle" : "", "family" : "Gacic", "given" : "Miro", "non-dropping-particle" : "", "parse-names" : false, "suffix" : "" }, { "dropping-particle" : "", "family" : "Gomis", "given" : "Dami\u00e0", "non-dropping-particle" : "", "parse-names" : false, "suffix" : "" }, { "dropping-particle" : "", "family" : "Goodess", "given" : "Clare", "non-dropping-particle" : "", "parse-names" : false, "suffix" : "" }, { "dropping-particle" : "", "family" : "Hoff", "given" : "Holger", "non-dropping-particle" : "", "parse-names" : false, "suffix" : "" }, { "dropping-particle" : "", "family" : "Kutiel", "given" : "Haim", "non-dropping-particle" : "", "parse-names" : false, "suffix" : "" }, { "dropping-particle" : "", "family" : "Luterbacher", "given" : "J\u00fcrg", "non-dropping-particle" : "", "parse-names" : false, "suffix" : "" }, { "dropping-particle" : "", "family" : "Planton", "given" : "Serge", "non-dropping-particle" : "", "parse-names" : false, "suffix" : "" }, { "dropping-particle" : "", "family" : "Reale", "given" : "Marco", "non-dropping-particle" : "", "parse-names" : false, "suffix" : "" }, { "dropping-particle" : "", "family" : "Schr\u00f6der", "given" : "Katrin", "non-dropping-particle" : "", "parse-names" : false, "suffix" : "" }, { "dropping-particle" : "", "family" : "Vittoria Struglia", "given" : "Maria", "non-dropping-particle" : "", "parse-names" : false, "suffix" : "" }, { "dropping-particle" : "", "family" : "Toreti", "given" : "Andrea", "non-dropping-particle" : "", "parse-names" : false, "suffix" : "" }, { "dropping-particle" : "", "family" : "Tsimplis", "given" : "Michael", "non-dropping-particle" : "", "parse-names" : false, "suffix" : "" }, { "dropping-particle" : "", "family" : "Ulbrich", "given" : "Uwe", "non-dropping-particle" : "", "parse-names" : false, "suffix" : "" }, { "dropping-particle" : "", "family" : "Xoplaki", "given" : "Elena", "non-dropping-particle" : "", "parse-names" : false, "suffix" : "" } ], "container-title" : "The Climate of the Mediterranean Region", "editor" : [ { "dropping-particle" : "", "family" : "Lionello", "given" : "Piero", "non-dropping-particle" : "", "parse-names" : false, "suffix" : "" } ], "id" : "ITEM-1", "issued" : { "date-parts" : [ [ "2012" ] ] }, "page" : "xxxv-xc", "publisher" : "Elsevier", "publisher-place" : "Oxford, UK", "title" : "Introduction: Mediterranean Climate \u2013 Background Information", "translator" : [ { "dropping-particle" : "", "family" : "Q5766", "given" : "Rt6", "non-dropping-particle" : "", "parse-names" : false, "suffix" : "" } ], "type" : "chapter" }, "uris" : [ "http://www.mendeley.com/documents/?uuid=d84df134-c43c-4ff0-8e01-60d40fbec5e5" ] } ], "mendeley" : { "formattedCitation" : "(Lionello et al., 2012)", "plainTextFormattedCitation" : "(Lionello et al., 2012)", "previouslyFormattedCitation" : "(Lionello et al., 2012)" }, "properties" : { "noteIndex" : 0 }, "schema" : "https://github.com/citation-style-language/schema/raw/master/csl-citation.json" }</w:instrText>
      </w:r>
      <w:r w:rsidRPr="00C734F4">
        <w:rPr>
          <w:lang w:val="en-GB"/>
        </w:rPr>
        <w:fldChar w:fldCharType="separate"/>
      </w:r>
      <w:r w:rsidR="00E41CA2">
        <w:rPr>
          <w:noProof/>
          <w:lang w:val="en-GB"/>
        </w:rPr>
        <w:t>(Lionello et al., 2012)</w:t>
      </w:r>
      <w:r w:rsidRPr="00C734F4">
        <w:rPr>
          <w:lang w:val="en-GB"/>
        </w:rPr>
        <w:fldChar w:fldCharType="end"/>
      </w:r>
      <w:r w:rsidRPr="00C734F4">
        <w:rPr>
          <w:lang w:val="en-GB"/>
        </w:rPr>
        <w:t xml:space="preserve">. It is characterized by mild humid winters and dry warm or hot summers, which are associated with large scale subsidence that is partly related to the downward branch of the Hadley circulation. Other factors affecting the Mediterranean circulation include the monsoon heating over Asia </w:t>
      </w:r>
      <w:r w:rsidRPr="00C734F4">
        <w:rPr>
          <w:lang w:val="en-GB"/>
        </w:rPr>
        <w:fldChar w:fldCharType="begin" w:fldLock="1"/>
      </w:r>
      <w:r w:rsidR="000465A7">
        <w:rPr>
          <w:lang w:val="en-GB"/>
        </w:rPr>
        <w:instrText>ADDIN CSL_CITATION { "citationItems" : [ { "id" : "ITEM-1", "itemData" : { "DOI" : "10.1002/qj.49712253408", "ISSN" : "00359009", "abstract" : "The existence of subtropical deserts, such as the Sahara, has often been attributed to the annual\u2010mean, zonal\u2010mean Hadley circulation which shows strong descent in the subtropics. However, the zonal\u2010mean Hadley circulation shows considerable evolution over the course of the year with very strong subtropical descent during winter, but practically no zonal\u2010mean subtropical descent during summer when rainfall over the eastern Sahara and the Mediterranean is least. Charney (1975) proposed a biosphere\u2010albedo feedback mechanism whereby local anthropogenic effects related to over\u2010grazing could affect the radiative balance, enhancing summertime diabatic descent and leading to desertification of the subtropics in general. The present study, which uses an idealized model, suggests a monsoon\u2010desert mechanism for desertification whereby remote diabatic heating in the Asian monsoon region can induce a Rossby\u2010wave pattern to the west. Integral with the Rossby\u2010wave solution is a warm thermal structure that interacts with air on the southern flank of the mid\u2010latitude westerlies causing it to descend. This adiabatic descent is localized over the eastern Sahara and Mediterranean, and over the Kyzylkum desert to the south\u2010east of the Aral Sea, by the mountains of north Africa and south\u2010west Asia. Trajectories indicate that the monsoon\u2010desert mechanism does not represent a simple \u2018Walker\u2010type\u2019 overturning cell. Instead, the descending air is seen to be mainly of mid\u2010latitude origin. It is speculated that the monsoon\u2010forced adiabatic descent may result in clear air and, therefore, a local diabatic enhancement which effectively doubles the strength of descent. With this mechanism, desertification can be forced by remote changes in monsoon strength rather than by local effects. This conclusion is supported by the observed dramatic strengthening of descent over the Mediterranean and east Sahara during the onset of the Asian monsoon and, on the longer timescale, by relating prehistoric lake\u2010levels to Milankovitch\u2010monsoon forcing. The latter may help to explain the perceived discrepancies between the palaeoclimate of the eastern Sahara and the strength of a \u2018tropic\u2010wide\u2019 monsoon. The monsoon\u2010desert mechanism may not be confined to the Asian monsoon alone and the existence of other monsoon\u2010climate regions over the globe may, in a similar way, explain the observed summertime strengthening of the oceanic sub\u2010tropical anticyclones and the existence of western continental deserts and\u2026", "author" : [ { "dropping-particle" : "", "family" : "Rodwell", "given" : "Mark J.", "non-dropping-particle" : "", "parse-names" : false, "suffix" : "" }, { "dropping-particle" : "", "family" : "Hoskins", "given" : "Brian J.", "non-dropping-particle" : "", "parse-names" : false, "suffix" : "" } ], "container-title" : "Quarterly Journal of the Royal Meteorological Society", "id" : "ITEM-1", "issue" : "534", "issued" : { "date-parts" : [ [ "1996", "7" ] ] }, "page" : "1385-1404", "title" : "Monsoons and the dynamics of deserts", "translator" : [ { "dropping-particle" : "", "family" : "Q5609", "given" : "", "non-dropping-particle" : "", "parse-names" : false, "suffix" : "" } ], "type" : "article-journal", "volume" : "122" }, "uris" : [ "http://www.mendeley.com/documents/?uuid=4aa62742-0dce-4d0c-887b-376d36df29ec" ] }, { "id" : "ITEM-2", "itemData" : { "DOI" : "10.1175/JCLI-D-13-00530.1", "ISSN" : "08948755", "abstract" : "Dry summers over the eastern Mediterranean are characterized by strong descent anchored by long Rossby waves, which are forced by diabatic heating associated with summer monsoon rainfall over South Asia. The large-scale teleconnection between rising and subsiding air masses is referred to as the \u201cmonsoon\u2013desert mechanism.\u201d This study evaluates the ability of the phase 5 of the Coupled Model Intercomparison Project (CMIP5) models in representing the physical processes involved in this mechanism.An evaluation of statistics between summer climatologies of monsoon diabatic heating and that of vertical velocity over the eastern Mediterranean suggests a linear relationship. Despite large spatial diversity in monsoon heating, descent over the Mediterranean is coherently located and realistic in intensity. To measure the sensitivity of descent to the diversity in the horizontal and vertical distribution of monsoon heating, a series of linear atmosphere model experiments are performed. It is shown that col...", "author" : [ { "dropping-particle" : "", "family" : "Cherchi", "given" : "Annalisa", "non-dropping-particle" : "", "parse-names" : false, "suffix" : "" }, { "dropping-particle" : "", "family" : "Annamalai", "given" : "H.", "non-dropping-particle" : "", "parse-names" : false, "suffix" : "" }, { "dropping-particle" : "", "family" : "Masina", "given" : "Simona", "non-dropping-particle" : "", "parse-names" : false, "suffix" : "" }, { "dropping-particle" : "", "family" : "Navarra", "given" : "Antonio", "non-dropping-particle" : "", "parse-names" : false, "suffix" : "" } ], "container-title" : "Journal of Climate", "id" : "ITEM-2", "issued" : { "date-parts" : [ [ "2014" ] ] }, "title" : "South Asian summer monsoon and the eastern Mediterranean climate: The monsoon-desert mechanism in CMIP5 simulations", "translator" : [ { "dropping-particle" : "", "family" : "Q4812", "given" : "", "non-dropping-particle" : "", "parse-names" : false, "suffix" : "" } ], "type" : "article-journal" }, "uris" : [ "http://www.mendeley.com/documents/?uuid=9d4a81e1-b896-40c6-b706-c3d145b30cb8" ] }, { "id" : "ITEM-3", "itemData" : { "DOI" : "10.1007/s00382-019-04846-6", "ISSN" : "0930-7575", "abstract" : "Previous studies have established the existence of a large-scale teleconnection between ascent in the South Asian Summer Monsoon and subsidence over the Mediterranean (known as \u201cthe monsoon\u2013desert mechanism\u201d). Improving the representation of this mechanism could potentially improve the skill of seasonal forecasts for European summer weather patterns. In this study, the impact of air\u2013sea coupling on the NH summer climate and the representation of the monsoon\u2013desert mechanism is analysed in two 45-year experiments with the Met-Office Unified Model. In the first coupled experiment, the atmosphere is allowed to freely interact with a high-vertical-resolution mixed-layer ocean model. The diagnosed daily SSTs from this experiment are then used to force an atmosphere-only uncoupled experiment. The two experiments have a similar mean state, but the coupled experiment has a substantially more realistic representation of interannual precipitation variability over the Indian Summer Monsoon region. The coupled experiment can capture the observed westward propagating Rossby-wave trains excited by the Indian Summer Monsoon, while in the uncoupled experiment the Rossby-wave response is more local. It is shown that in the coupled experiment more moisture is transported inland and monsoon precipitation reaches further north, which favours westward Rossby wave propagation. Finally, evidence is shown that the coupled experiment can capture the observed interannual relationship between the Indian Summer Monsoon precipitation and precipitation over the Balkans/Black Sea region.", "author" : [ { "dropping-particle" : "", "family" : "Oss\u00f3", "given" : "Albert", "non-dropping-particle" : "", "parse-names" : false, "suffix" : "" }, { "dropping-particle" : "", "family" : "Shaffrey", "given" : "Len", "non-dropping-particle" : "", "parse-names" : false, "suffix" : "" }, { "dropping-particle" : "", "family" : "Dong", "given" : "Buwen", "non-dropping-particle" : "", "parse-names" : false, "suffix" : "" }, { "dropping-particle" : "", "family" : "Sutton", "given" : "Rowan", "non-dropping-particle" : "", "parse-names" : false, "suffix" : "" } ], "container-title" : "Climate Dynamics", "id" : "ITEM-3", "issue" : "7-8", "issued" : { "date-parts" : [ [ "2019", "10", "15" ] ] }, "page" : "5063-5078", "title" : "Impact of air\u2013sea coupling on Northern Hemisphere summer climate and the monsoon\u2013desert teleconnection", "translator" : [ { "dropping-particle" : "", "family" : "Q6698", "given" : "", "non-dropping-particle" : "", "parse-names" : false, "suffix" : "" } ], "type" : "article-journal", "volume" : "53" }, "uris" : [ "http://www.mendeley.com/documents/?uuid=16a6fee5-49e9-41c8-8c79-c416248e0405" ] } ], "mendeley" : { "formattedCitation" : "(Rodwell and Hoskins, 1996; Cherchi et al., 2014; Oss\u00f3 et al., 2019)", "plainTextFormattedCitation" : "(Rodwell and Hoskins, 1996; Cherchi et al., 2014; Oss\u00f3 et al., 2019)", "previouslyFormattedCitation" : "(Rodwell and Hoskins, 1996; Cherchi et al., 2014; Oss\u00f3 et al., 2019)" }, "properties" : { "noteIndex" : 0 }, "schema" : "https://github.com/citation-style-language/schema/raw/master/csl-citation.json" }</w:instrText>
      </w:r>
      <w:r w:rsidRPr="00C734F4">
        <w:rPr>
          <w:lang w:val="en-GB"/>
        </w:rPr>
        <w:fldChar w:fldCharType="separate"/>
      </w:r>
      <w:r w:rsidR="00E41CA2">
        <w:rPr>
          <w:noProof/>
          <w:lang w:val="en-GB"/>
        </w:rPr>
        <w:t>(Rodwell and Hoskins, 1996; Cherchi et al., 2014; Ossó et al., 2019)</w:t>
      </w:r>
      <w:r w:rsidRPr="00C734F4">
        <w:rPr>
          <w:lang w:val="en-GB"/>
        </w:rPr>
        <w:fldChar w:fldCharType="end"/>
      </w:r>
      <w:r w:rsidRPr="00C734F4">
        <w:rPr>
          <w:lang w:val="en-GB"/>
        </w:rPr>
        <w:t xml:space="preserve"> and circulation anomalies induced by topography </w:t>
      </w:r>
      <w:r w:rsidRPr="00C734F4">
        <w:rPr>
          <w:lang w:val="en-GB"/>
        </w:rPr>
        <w:fldChar w:fldCharType="begin" w:fldLock="1"/>
      </w:r>
      <w:r w:rsidR="000465A7">
        <w:rPr>
          <w:lang w:val="en-GB"/>
        </w:rPr>
        <w:instrText>ADDIN CSL_CITATION { "citationItems" : [ { "id" : "ITEM-1", "itemData" : { "DOI" : "10.1175/JCLI-D-14-00298.1", "ISSN" : "0894-8755", "abstract" : "In summer, the atmospheric circulation over the Mediterranean is characterized by localized intense subsidence and low-level northerlies over the central to eastern portion of the basin. Here, simulations with the Community Atmosphere Model, version 5 are used to investigate the influence of the elevated terrain of North Africa and the Middle East on this summertime circulation. This builds on previous work that recognized a role for North African topography in localizing the Mediterranean subsidence. By flattening the two regions of elevated terrain in the model, it is demonstrated that, while they both conspire to produce about 30% of the summertime subsidence, contrary to previous work, the mountains of the Middle East dominate in this topographic contribution by far. This topography, consisting primarily of the Zagros mountain range, alters the circulation throughout the depth of the troposphere over the Mediterranean and farther east. The model results suggest that about 20% of the Mediterranean summertime moisture deficit can be attributed to this mountain-induced circulation. This topography, therefore, plays an important role in the climate of the Mediterranean and the large-scale circulation over the rest of Eurasia during the summer. Further stationary wave modeling reveals that the mountain influence is produced via mechanical forcing of the flow. The greatest influence of the topography occurs when the low-level incident flow is easterly, as happens during the summer, primarily because of the presence of condensational heating over Asia. During other seasons, when the low-level incident flow is westerly, the influence of Middle East topography on the Mediterranean is negligible.", "author" : [ { "dropping-particle" : "", "family" : "Simpson", "given" : "Isla R.", "non-dropping-particle" : "", "parse-names" : false, "suffix" : "" }, { "dropping-particle" : "", "family" : "Seager", "given" : "Richard", "non-dropping-particle" : "", "parse-names" : false, "suffix" : "" }, { "dropping-particle" : "", "family" : "Shaw", "given" : "Tiffany A.", "non-dropping-particle" : "", "parse-names" : false, "suffix" : "" }, { "dropping-particle" : "", "family" : "Ting", "given" : "Mingfang", "non-dropping-particle" : "", "parse-names" : false, "suffix" : "" } ], "container-title" : "Journal of Climate", "id" : "ITEM-1", "issue" : "5", "issued" : { "date-parts" : [ [ "2015", "3" ] ] }, "page" : "1977-1996", "title" : "Mediterranean Summer Climate and the Importance of Middle East Topography", "translator" : [ { "dropping-particle" : "", "family" : "Q5610", "given" : "", "non-dropping-particle" : "", "parse-names" : false, "suffix" : "" } ], "type" : "article-journal", "volume" : "28" }, "uris" : [ "http://www.mendeley.com/documents/?uuid=ad3085e6-3aa3-4329-838d-223af07347e1" ] } ], "mendeley" : { "formattedCitation" : "(Simpson et al., 2015)", "plainTextFormattedCitation" : "(Simpson et al., 2015)", "previouslyFormattedCitation" : "(Simpson et al., 2015)" }, "properties" : { "noteIndex" : 0 }, "schema" : "https://github.com/citation-style-language/schema/raw/master/csl-citation.json" }</w:instrText>
      </w:r>
      <w:r w:rsidRPr="00C734F4">
        <w:rPr>
          <w:lang w:val="en-GB"/>
        </w:rPr>
        <w:fldChar w:fldCharType="separate"/>
      </w:r>
      <w:r w:rsidR="00E41CA2">
        <w:rPr>
          <w:noProof/>
          <w:lang w:val="en-GB"/>
        </w:rPr>
        <w:t>(Simpson et al., 2015)</w:t>
      </w:r>
      <w:r w:rsidRPr="00C734F4">
        <w:rPr>
          <w:lang w:val="en-GB"/>
        </w:rPr>
        <w:fldChar w:fldCharType="end"/>
      </w:r>
      <w:r w:rsidRPr="00C734F4">
        <w:rPr>
          <w:lang w:val="en-GB"/>
        </w:rPr>
        <w:t xml:space="preserve">. Seasonal and interannual variability is strongly linked to natural modes of variability (Section 10.6.4.4). The Mediterranean Sea acts as an evaporation source that dominates the regional hydrological cycle, which is characterized by local cyclogenesis and a separate branch of the mid-latitude storm track </w:t>
      </w:r>
      <w:r w:rsidRPr="00C734F4">
        <w:rPr>
          <w:lang w:val="en-GB"/>
        </w:rPr>
        <w:fldChar w:fldCharType="begin" w:fldLock="1"/>
      </w:r>
      <w:r w:rsidR="000465A7">
        <w:rPr>
          <w:lang w:val="en-GB"/>
        </w:rPr>
        <w:instrText>ADDIN CSL_CITATION { "citationItems" : [ { "id" : "ITEM-1", "itemData" : { "DOI" : "10.3402/tellusa.v68.29391", "ISSN" : "1600-0870", "author" : [ { "dropping-particle" : "", "family" : "Lionello", "given" : "Piero", "non-dropping-particle" : "", "parse-names" : false, "suffix" : "" }, { "dropping-particle" : "", "family" : "Trigo", "given" : "Isabel F.", "non-dropping-particle" : "", "parse-names" : false, "suffix" : "" }, { "dropping-particle" : "", "family" : "Gil", "given" : "Victoria", "non-dropping-particle" : "", "parse-names" : false, "suffix" : "" }, { "dropping-particle" : "", "family" : "Liberato", "given" : "Margarida L. R.", "non-dropping-particle" : "", "parse-names" : false, "suffix" : "" }, { "dropping-particle" : "", "family" : "Nissen", "given" : "Katrin M.", "non-dropping-particle" : "", "parse-names" : false, "suffix" : "" }, { "dropping-particle" : "", "family" : "Pinto", "given" : "Joaquim G.", "non-dropping-particle" : "", "parse-names" : false, "suffix" : "" }, { "dropping-particle" : "", "family" : "Raible", "given" : "Christoph C.", "non-dropping-particle" : "", "parse-names" : false, "suffix" : "" }, { "dropping-particle" : "", "family" : "Reale", "given" : "Marco", "non-dropping-particle" : "", "parse-names" : false, "suffix" : "" }, { "dropping-particle" : "", "family" : "Tanzarella", "given" : "Annalisa", "non-dropping-particle" : "", "parse-names" : false, "suffix" : "" }, { "dropping-particle" : "", "family" : "Trigo", "given" : "Ricardo M.", "non-dropping-particle" : "", "parse-names" : false, "suffix" : "" }, { "dropping-particle" : "", "family" : "Ulbrich", "given" : "Sven", "non-dropping-particle" : "", "parse-names" : false, "suffix" : "" }, { "dropping-particle" : "", "family" : "Ulbrich", "given" : "Uwe", "non-dropping-particle" : "", "parse-names" : false, "suffix" : "" } ], "container-title" : "Tellus A: Dynamic Meteorology and Oceanography", "id" : "ITEM-1", "issue" : "1", "issued" : { "date-parts" : [ [ "2016", "12", "1" ] ] }, "page" : "29391", "title" : "Objective climatology of cyclones in the Mediterranean region: a consensus view among methods with different system identification and tracking criteria", "translator" : [ { "dropping-particle" : "", "family" : "Q6317", "given" : "", "non-dropping-particle" : "", "parse-names" : false, "suffix" : "" } ], "type" : "article-journal", "volume" : "68" }, "uris" : [ "http://www.mendeley.com/documents/?uuid=2ff1de49-14c0-48e6-8738-a67ba7505f36" ] } ], "mendeley" : { "formattedCitation" : "(Lionello et al., 2016)", "plainTextFormattedCitation" : "(Lionello et al., 2016)", "previouslyFormattedCitation" : "(Lionello et al., 2016)" }, "properties" : { "noteIndex" : 0 }, "schema" : "https://github.com/citation-style-language/schema/raw/master/csl-citation.json" }</w:instrText>
      </w:r>
      <w:r w:rsidRPr="00C734F4">
        <w:rPr>
          <w:lang w:val="en-GB"/>
        </w:rPr>
        <w:fldChar w:fldCharType="separate"/>
      </w:r>
      <w:r w:rsidR="00E41CA2">
        <w:rPr>
          <w:noProof/>
          <w:lang w:val="en-GB"/>
        </w:rPr>
        <w:t>(Lionello et al., 2016)</w:t>
      </w:r>
      <w:r w:rsidRPr="00C734F4">
        <w:rPr>
          <w:lang w:val="en-GB"/>
        </w:rPr>
        <w:fldChar w:fldCharType="end"/>
      </w:r>
      <w:r w:rsidRPr="00C734F4">
        <w:rPr>
          <w:lang w:val="en-GB"/>
        </w:rPr>
        <w:t xml:space="preserve">. It also affects remote locations such as the Sahel </w:t>
      </w:r>
      <w:commentRangeStart w:id="1878"/>
      <w:r w:rsidRPr="00C734F4">
        <w:rPr>
          <w:lang w:val="en-GB"/>
        </w:rPr>
        <w:fldChar w:fldCharType="begin" w:fldLock="1"/>
      </w:r>
      <w:ins w:id="1879" w:author="Robin Matthews" w:date="2021-07-11T17:53:00Z">
        <w:r w:rsidR="0019633B">
          <w:rPr>
            <w:lang w:val="en-GB"/>
          </w:rPr>
          <w: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instrText>
        </w:r>
      </w:ins>
      <w:del w:id="1880" w:author="Robin Matthews" w:date="2021-07-11T17:53:00Z">
        <w:r w:rsidR="000465A7" w:rsidDel="0019633B">
          <w:rPr>
            <w:lang w:val="en-GB"/>
          </w:rPr>
          <w:del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 "plainTextFormattedCitation" : "(Park et al., 2016)", "previouslyFormattedCitation" : "(Park et al., 2016)" }, "properties" : { "noteIndex" : 0 }, "schema" : "https://github.com/citation-style-language/schema/raw/master/csl-citation.json" }</w:delInstrText>
        </w:r>
      </w:del>
      <w:r w:rsidRPr="00C734F4">
        <w:rPr>
          <w:lang w:val="en-GB"/>
        </w:rPr>
        <w:fldChar w:fldCharType="separate"/>
      </w:r>
      <w:r w:rsidR="00E41CA2">
        <w:rPr>
          <w:noProof/>
          <w:lang w:val="en-GB"/>
        </w:rPr>
        <w:t>(Park et al., 2016</w:t>
      </w:r>
      <w:del w:id="1881" w:author="Robin Matthews" w:date="2021-07-11T17:53:00Z">
        <w:r w:rsidR="00E41CA2" w:rsidDel="0019633B">
          <w:rPr>
            <w:noProof/>
            <w:lang w:val="en-GB"/>
          </w:rPr>
          <w:delText xml:space="preserve">; </w:delText>
        </w:r>
      </w:del>
      <w:r w:rsidRPr="00C734F4">
        <w:rPr>
          <w:lang w:val="en-GB"/>
        </w:rPr>
        <w:fldChar w:fldCharType="end"/>
      </w:r>
      <w:commentRangeEnd w:id="1878"/>
      <w:ins w:id="1882" w:author="Robin Matthews" w:date="2021-07-11T17:53:00Z">
        <w:r w:rsidR="0019633B">
          <w:rPr>
            <w:lang w:val="en-GB"/>
          </w:rPr>
          <w:t xml:space="preserve">; </w:t>
        </w:r>
      </w:ins>
      <w:r w:rsidR="00E41CA2">
        <w:rPr>
          <w:rStyle w:val="CommentReference"/>
          <w:rFonts w:asciiTheme="minorHAnsi" w:eastAsiaTheme="minorHAnsi" w:hAnsiTheme="minorHAnsi"/>
          <w:lang w:eastAsia="en-US"/>
        </w:rPr>
        <w:commentReference w:id="1878"/>
      </w:r>
      <w:r w:rsidRPr="00C734F4">
        <w:rPr>
          <w:lang w:val="en-GB"/>
        </w:rPr>
        <w:t>Section 10.4.2.1). Strong storms can develop over the Mediterranean: among th</w:t>
      </w:r>
      <w:r w:rsidR="008E1519">
        <w:rPr>
          <w:lang w:val="en-GB"/>
        </w:rPr>
        <w:t>e</w:t>
      </w:r>
      <w:r w:rsidRPr="00C734F4">
        <w:rPr>
          <w:lang w:val="en-GB"/>
        </w:rPr>
        <w:t xml:space="preserve">se, Medicanes are particularly destructive and exhibit several similarities with tropical cyclones </w:t>
      </w:r>
      <w:r w:rsidRPr="00A41258">
        <w:rPr>
          <w:lang w:val="en-GB"/>
        </w:rPr>
        <w:fldChar w:fldCharType="begin" w:fldLock="1"/>
      </w:r>
      <w:r w:rsidR="000465A7">
        <w:rPr>
          <w:lang w:val="en-GB"/>
        </w:rPr>
        <w:instrText>ADDIN CSL_CITATION { "citationItems" : [ { "id" : "ITEM-1", "itemData" : { "DOI" : "10.1007/s00382-013-1893-7", "ISSN" : "0930-7575", "abstract" : "Medicanes, intense and destructive mesoscale cyclones exhibiting several similarities with tropical hurricanes, are known to struck occasionally the Mediterranean Sea. Thanks to a high-resolution dynamical downscaling effort, we are able to study for the first time the long-term climatology of those rare storms in a systematic way. The distribution of medicanes frequency in space and time is discussed, and the environmental factors responsible for their formation are investigated. We find that medicanes develop in those areas of the Mediterranean region where intrusions of cold air in the upper troposphere can produce configurations of thermodynamical disequilibrium of the atmosphere similar to those associated with the formation of tropical cyclones.", "author" : [ { "dropping-particle" : "", "family" : "Cavicchia", "given" : "Leone", "non-dropping-particle" : "", "parse-names" : false, "suffix" : "" }, { "dropping-particle" : "", "family" : "Storch", "given" : "Hans", "non-dropping-particle" : "von", "parse-names" : false, "suffix" : "" }, { "dropping-particle" : "", "family" : "Gualdi", "given" : "Silvio", "non-dropping-particle" : "", "parse-names" : false, "suffix" : "" } ], "container-title" : "Climate Dynamics", "id" : "ITEM-1", "issue" : "5-6", "issued" : { "date-parts" : [ [ "2014", "9", "2" ] ] }, "page" : "1183-1195", "title" : "A long-term climatology of medicanes", "translator" : [ { "dropping-particle" : "", "family" : "Q5303", "given" : "", "non-dropping-particle" : "", "parse-names" : false, "suffix" : "" } ], "type" : "article-journal", "volume" : "43" }, "uris" : [ "http://www.mendeley.com/documents/?uuid=c068d7e9-1222-4464-aaf4-0fe1958dabf3" ] }, { "id" : "ITEM-2", "itemData" : { "DOI" : "10.1007/s00703-014-0357-x", "ISSN" : "0177-7971", "author" : [ { "dropping-particle" : "", "family" : "Kouroutzoglou", "given" : "J.", "non-dropping-particle" : "", "parse-names" : false, "suffix" : "" }, { "dropping-particle" : "", "family" : "Flocas", "given" : "H. A.", "non-dropping-particle" : "", "parse-names" : false, "suffix" : "" }, { "dropping-particle" : "", "family" : "Hatzaki", "given" : "M.", "non-dropping-particle" : "", "parse-names" : false, "suffix" : "" }, { "dropping-particle" : "", "family" : "Keay", "given" : "K.", "non-dropping-particle" : "", "parse-names" : false, "suffix" : "" }, { "dropping-particle" : "", "family" : "Simmonds", "given" : "I.", "non-dropping-particle" : "", "parse-names" : false, "suffix" : "" }, { "dropping-particle" : "", "family" : "Mavroudis", "given" : "A.", "non-dropping-particle" : "", "parse-names" : false, "suffix" : "" } ], "container-title" : "Meteorology and Atmospheric Physics", "id" : "ITEM-2", "issue" : "1", "issued" : { "date-parts" : [ [ "2015", "2", "23" ] ] }, "page" : "49-73", "title" : "On the dynamics of a case study of explosive cyclogenesis in the Mediterranean", "translator" : [ { "dropping-particle" : "", "family" : "Q6351", "given" : "", "non-dropping-particle" : "", "parse-names" : false, "suffix" : "" } ], "type" : "article-journal", "volume" : "127" }, "uris" : [ "http://www.mendeley.com/documents/?uuid=f7ca7370-652f-4461-8406-737f197cce8f" ] }, { "id" : "ITEM-3", "itemData" : { "DOI" : "10.1007/s00382-016-3456-1", "ISSN" : "0930-7575", "abstract" : "Medicanes are cyclones over the Mediterranean Sea having a tropical-like structure but a rather small size, that can produce significant damage due to the combination of intense winds and heavy precipitation. Future climate projections, performed generally with individual atmospheric climate models, indicate that the intensity of the medicanes could increase under climate change conditions. The availability of large ensembles of high resolution and ocean\u2013atmosphere coupled regional climate model (RCM) simulations, performed in MedCORDEX and EURO-CORDEX projects, represents an opportunity to improve the assessment of the impact of climate change on medicanes. As a first step towards such an improved assessment, we analyze the ability of the RCMs used in these projects to reproduce the observed characteristics of medicanes, and the impact of increased resolution and air-sea coupling on their simulation. In these storms, air-sea interaction plays a fundamental role in their formation and intensification, a different mechanism from that of extra-tropical cyclones, where the baroclinic instability mechanism prevails. An observational database, based on satellite images combined with high resolution simulations (Miglietta et al. in Geophys Res Lett 40:2400\u20132405, 2013), is used as a reference for evaluating the simulations. In general, the simulated medicanes do not coincide on a case-by-case basis with the observed medicanes. However, observed medicanes with a high intensity and relatively long duration of tropical characteristics are better replicated in simulations. The observed spatial distribution of medicanes is generally well simulated, while the monthly distribution reveals the difficulty of simulating the medicanes that first appear in September after the summer minimum in occurrence. Increasing the horizontal resolution has a systematic and generally positive impact on the frequency of simulated medicanes, while the general underestimation of their intensity is not corrected in most cases. The capacity of a few models to better simulate the medicane intensity suggests that the model formulation is more important than reducing the grid spacing alone. A negative intensity feedback is frequently the result of air-sea interaction for tropical cyclones in other basins. The introduction of air-sea coupling in the present simulations has an overall limited impact on medicane frequency and intensity, but it produces an interesting seasonal shift of the simul\u2026", "author" : [ { "dropping-particle" : "", "family" : "Gaertner", "given" : "Miguel \u00c1ngel", "non-dropping-particle" : "", "parse-names" : false, "suffix" : "" }, { "dropping-particle" : "", "family" : "Gonz\u00e1lez-Alem\u00e1n", "given" : "Juan Jes\u00fas", "non-dropping-particle" : "", "parse-names" : false, "suffix" : "" }, { "dropping-particle" : "", "family" : "Romera", "given" : "Raquel", "non-dropping-particle" : "", "parse-names" : false, "suffix" : "" }, { "dropping-particle" : "", "family" : "Dom\u00ednguez", "given" : "Marta", "non-dropping-particle" : "", "parse-names" : false, "suffix" : "" }, { "dropping-particle" : "", "family" : "Gil", "given" : "Victoria", "non-dropping-particle" : "", "parse-names" : false, "suffix" : "" }, { "dropping-particle" : "", "family" : "S\u00e1nchez", "given" : "Enrique", "non-dropping-particle" : "", "parse-names" : false, "suffix" : "" }, { "dropping-particle" : "", "family" : "Gallardo", "given" : "Clemente", "non-dropping-particle" : "", "parse-names" : false, "suffix" : "" }, { "dropping-particle" : "", "family" : "Miglietta", "given" : "Mario Marcello", "non-dropping-particle" : "", "parse-names" : false, "suffix" : "" }, { "dropping-particle" : "", "family" : "Walsh", "given" : "Kevin J. E.", "non-dropping-particle" : "", "parse-names" : false, "suffix" : "" }, { "dropping-particle" : "V.", "family" : "Sein", "given" : "Dmitry", "non-dropping-particle" : "", "parse-names" : false, "suffix" : "" }, { "dropping-particle" : "", "family" : "Somot", "given" : "Samuel", "non-dropping-particle" : "", "parse-names" : false, "suffix" : "" }, { "dropping-particle" : "", "family" : "Dell\u2019Aquila", "given" : "Alessandro", "non-dropping-particle" : "", "parse-names" : false, "suffix" : "" }, { "dropping-particle" : "", "family" : "Teichmann", "given" : "Claas", "non-dropping-particle" : "", "parse-names" : false, "suffix" : "" }, { "dropping-particle" : "", "family" : "Ahrens", "given" : "Bodo", "non-dropping-particle" : "", "parse-names" : false, "suffix" : "" }, { "dropping-particle" : "", "family" : "Buonomo", "given" : "Erasmo", "non-dropping-particle" : "", "parse-names" : false, "suffix" : "" }, { "dropping-particle" : "", "family" : "Colette", "given" : "Augustin", "non-dropping-particle" : "", "parse-names" : false, "suffix" : "" }, { "dropping-particle" : "", "family" : "Bastin", "given" : "Sophie", "non-dropping-particle" : "", "parse-names" : false, "suffix" : "" }, { "dropping-particle" : "", "family" : "Meijgaard", "given" : "Erik", "non-dropping-particle" : "van", "parse-names" : false, "suffix" : "" }, { "dropping-particle" : "", "family" : "Nikulin", "given" : "Grigory", "non-dropping-particle" : "", "parse-names" : false, "suffix" : "" } ], "container-title" : "Climate Dynamics", "id" : "ITEM-3", "issue" : "3", "issued" : { "date-parts" : [ [ "2018", "8", "26" ] ] }, "page" : "1041-1057", "title" : "Simulation of medicanes over the Mediterranean Sea in a regional climate model ensemble: impact of ocean\u2013atmosphere coupling and increased resolution", "translator" : [ { "dropping-particle" : "", "family" : "Q6923", "given" : "", "non-dropping-particle" : "", "parse-names" : false, "suffix" : "" } ], "type" : "article-journal", "volume" : "51" }, "uris" : [ "http://www.mendeley.com/documents/?uuid=f79fc0b5-9ea5-42ab-8262-36e61254fefe" ] } ], "mendeley" : { "formattedCitation" : "(Cavicchia et al., 2014; Kouroutzoglou et al., 2015; Gaertner et al., 2018)", "plainTextFormattedCitation" : "(Cavicchia et al., 2014; Kouroutzoglou et al., 2015; Gaertner et al., 2018)", "previouslyFormattedCitation" : "(Cavicchia et al., 2014; Kouroutzoglou et al., 2015; Gaertner et al., 2018)" }, "properties" : { "noteIndex" : 0 }, "schema" : "https://github.com/citation-style-language/schema/raw/master/csl-citation.json" }</w:instrText>
      </w:r>
      <w:r w:rsidRPr="00A41258">
        <w:rPr>
          <w:lang w:val="en-GB"/>
        </w:rPr>
        <w:fldChar w:fldCharType="separate"/>
      </w:r>
      <w:r w:rsidR="00E41CA2">
        <w:rPr>
          <w:noProof/>
          <w:lang w:val="en-GB"/>
        </w:rPr>
        <w:t>(Cavicchia et al., 2014; Kouroutzoglou et al., 2015; Gaertner et al., 2018)</w:t>
      </w:r>
      <w:r w:rsidRPr="00A41258">
        <w:rPr>
          <w:lang w:val="en-GB"/>
        </w:rPr>
        <w:fldChar w:fldCharType="end"/>
      </w:r>
      <w:r w:rsidRPr="00A41258">
        <w:rPr>
          <w:lang w:val="en-GB"/>
        </w:rPr>
        <w:t>.</w:t>
      </w:r>
      <w:r w:rsidRPr="00C734F4">
        <w:rPr>
          <w:lang w:val="en-GB"/>
        </w:rPr>
        <w:t xml:space="preserve"> The Mediterranean region is also characterized by strong land-atmosphere coupling and feedbacks </w:t>
      </w:r>
      <w:r w:rsidRPr="00C734F4">
        <w:rPr>
          <w:lang w:val="en-GB"/>
        </w:rPr>
        <w:fldChar w:fldCharType="begin" w:fldLock="1"/>
      </w:r>
      <w:r w:rsidR="000465A7">
        <w:rPr>
          <w:lang w:val="en-GB"/>
        </w:rPr>
        <w:instrText>ADDIN CSL_CITATION { "citationItems" : [ { "id" : "ITEM-1", "itemData" : { "DOI" : "10.1038/nature05095", "ISBN" : "1476-4687 (Electronic)\\r0028-0836 (Linking)",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 ] }, "page" : "205-209", "title" : "Land-atmosphere coupling and climate change in Europe", "translator" : [ { "dropping-particle" : "", "family" : "Q4052", "given" : "", "non-dropping-particle" : "", "parse-names" : false, "suffix" : "" } ], "type" : "article-journal", "volume" : "443" }, "uris" : [ "http://www.mendeley.com/documents/?uuid=e5ea0657-7feb-3dcf-b8f2-b2cd5095f076" ] } ], "mendeley" : { "formattedCitation" : "(Seneviratne et al., 2006)", "plainTextFormattedCitation" : "(Seneviratne et al., 2006)", "previouslyFormattedCitation" : "(Seneviratne et al., 2006)" }, "properties" : { "noteIndex" : 0 }, "schema" : "https://github.com/citation-style-language/schema/raw/master/csl-citation.json" }</w:instrText>
      </w:r>
      <w:r w:rsidRPr="00C734F4">
        <w:rPr>
          <w:lang w:val="en-GB"/>
        </w:rPr>
        <w:fldChar w:fldCharType="separate"/>
      </w:r>
      <w:r w:rsidR="00E41CA2">
        <w:rPr>
          <w:noProof/>
          <w:lang w:val="en-GB"/>
        </w:rPr>
        <w:t>(Seneviratne et al., 2006)</w:t>
      </w:r>
      <w:r w:rsidRPr="00C734F4">
        <w:rPr>
          <w:lang w:val="en-GB"/>
        </w:rPr>
        <w:fldChar w:fldCharType="end"/>
      </w:r>
      <w:r w:rsidRPr="00C734F4">
        <w:rPr>
          <w:lang w:val="en-GB"/>
        </w:rPr>
        <w:t xml:space="preserve"> generating prolonged droughts and intense heatwaves, which can also affect continental Europe </w:t>
      </w:r>
      <w:r w:rsidRPr="00C734F4">
        <w:rPr>
          <w:lang w:val="en-GB"/>
        </w:rPr>
        <w:fldChar w:fldCharType="begin" w:fldLock="1"/>
      </w:r>
      <w:r w:rsidR="000465A7">
        <w:rPr>
          <w:lang w:val="en-GB"/>
        </w:rPr>
        <w:instrText>ADDIN CSL_CITATION { "citationItems" : [ { "id" : "ITEM-1", "itemData" : { "DOI" : "10.1175/2009JCLI2568.1", "ISSN" : "0894-8755", "abstract" : "Drought in spring and early summer has been shown to precede anomalous hot summer temperature. In particular, drought in the Mediterranean region has been recently shown to precede and to contribute to the development of extreme heat in continental Europe. In this paper, this mechanism is investigated by performing integrations of a regional mesoscale model at the scale of the European continent in order to reproduce hot summer inception, starting with different initial values of soil moisture south of 46\u00b0N. The mesoscale model is driven by the large-scale atmospheric conditions corresponding to the 10 hottest summers on record from the European Climate Assessment dataset. A northward progression of heat and drought from late spring to summer is observed from the Mediterranean regions, which leads to a further increase of temperature during summer in temperate continental Europe. Dry air formed over dry soils in the Mediterranean region induces less convection and diminished cloudiness, which gets transported northward by occasional southerly wind, increasing northward temperature and vegetation evaporative demand. Later in the season, drier soils have been established in western and central Europe where they further amplify the warming through two main feedback mechanisms: 1) higher sensible heat emissions and 2) favored upper-air anticyclonic circulation. Drier soils in southern Europe accelerate the northward propagation of heat and drying, increasing the probability of strong heat wave episodes in the middle or the end of the summer.", "author" : [ { "dropping-particle" : "", "family" : "Zampieri", "given" : "Matteo", "non-dropping-particle" : "", "parse-names" : false, "suffix" : "" }, { "dropping-particle" : "", "family" : "D\u2019Andrea", "given" : "Fabio", "non-dropping-particle" : "", "parse-names" : false, "suffix" : "" }, { "dropping-particle" : "", "family" : "Vautard", "given" : "Robert", "non-dropping-particle" : "", "parse-names" : false, "suffix" : "" }, { "dropping-particle" : "", "family" : "Ciais", "given" : "Philippe", "non-dropping-particle" : "", "parse-names" : false, "suffix" : "" }, { "dropping-particle" : "", "family" : "Noblet-Ducoudr\u00e9", "given" : "Nathalie", "non-dropping-particle" : "de", "parse-names" : false, "suffix" : "" }, { "dropping-particle" : "", "family" : "Yiou", "given" : "Pascal", "non-dropping-particle" : "", "parse-names" : false, "suffix" : "" } ], "container-title" : "Journal of Climate", "id" : "ITEM-1", "issue" : "18", "issued" : { "date-parts" : [ [ "2009", "9" ] ] }, "page" : "4747-4758", "title" : "Hot European Summers and the Role of Soil Moisture in the Propagation of Mediterranean Drought", "translator" : [ { "dropping-particle" : "", "family" : "Q5301", "given" : "", "non-dropping-particle" : "", "parse-names" : false, "suffix" : "" } ], "type" : "article-journal", "volume" : "22" }, "uris" : [ "http://www.mendeley.com/documents/?uuid=15f20fc9-4210-44ce-836c-3aa5124aef96" ] } ], "mendeley" : { "formattedCitation" : "(Zampieri et al., 2009)", "plainTextFormattedCitation" : "(Zampieri et al., 2009)", "previouslyFormattedCitation" : "(Zampieri et al., 2009)" }, "properties" : { "noteIndex" : 0 }, "schema" : "https://github.com/citation-style-language/schema/raw/master/csl-citation.json" }</w:instrText>
      </w:r>
      <w:r w:rsidRPr="00C734F4">
        <w:rPr>
          <w:lang w:val="en-GB"/>
        </w:rPr>
        <w:fldChar w:fldCharType="separate"/>
      </w:r>
      <w:r w:rsidR="00E41CA2">
        <w:rPr>
          <w:noProof/>
          <w:lang w:val="en-GB"/>
        </w:rPr>
        <w:t>(Zampieri et al., 2009)</w:t>
      </w:r>
      <w:r w:rsidRPr="00C734F4">
        <w:rPr>
          <w:lang w:val="en-GB"/>
        </w:rPr>
        <w:fldChar w:fldCharType="end"/>
      </w:r>
      <w:r w:rsidRPr="00C734F4">
        <w:rPr>
          <w:lang w:val="en-GB"/>
        </w:rPr>
        <w:t xml:space="preserve">. Other aspects of Mediterranean climate include regional winds, which can be very strong due to the channelling effect </w:t>
      </w:r>
      <w:r w:rsidRPr="00441820">
        <w:rPr>
          <w:lang w:val="en-GB"/>
        </w:rPr>
        <w:fldChar w:fldCharType="begin" w:fldLock="1"/>
      </w:r>
      <w:r w:rsidR="000465A7">
        <w:rPr>
          <w:lang w:val="en-GB"/>
        </w:rPr>
        <w: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"plainTextFormattedCitation" : "(Obermann et al., 2018)", "previouslyFormattedCitation" : "(Obermann et al., 2018)" }, "properties" : { "noteIndex" : 0 }, "schema" : "https://github.com/citation-style-language/schema/raw/master/csl-citation.json" }</w:instrText>
      </w:r>
      <w:r w:rsidRPr="00441820">
        <w:rPr>
          <w:lang w:val="en-GB"/>
        </w:rPr>
        <w:fldChar w:fldCharType="separate"/>
      </w:r>
      <w:r w:rsidR="00E41CA2">
        <w:rPr>
          <w:noProof/>
          <w:lang w:val="en-GB"/>
        </w:rPr>
        <w:t>(Obermann et al., 2018)</w:t>
      </w:r>
      <w:r w:rsidRPr="00441820">
        <w:rPr>
          <w:lang w:val="en-GB"/>
        </w:rPr>
        <w:fldChar w:fldCharType="end"/>
      </w:r>
      <w:r w:rsidRPr="00C734F4">
        <w:rPr>
          <w:lang w:val="en-GB"/>
        </w:rPr>
        <w:t xml:space="preserve"> and extreme rainfall during autumn </w:t>
      </w:r>
      <w:r w:rsidRPr="00C734F4">
        <w:rPr>
          <w:lang w:val="en-GB"/>
        </w:rPr>
        <w:fldChar w:fldCharType="begin" w:fldLock="1"/>
      </w:r>
      <w:r w:rsidR="000465A7">
        <w:rPr>
          <w:lang w:val="en-GB"/>
        </w:rPr>
        <w:instrText>ADDIN CSL_CITATION { "citationItems" : [ { "id" : "ITEM-1", "itemData" : { "DOI" : "10.1007/s00382-018-4179-2", "ISSN" : "0930-7575", "abstract" : "We examine long-term trends in the historical record of extreme precipitation events occurring over the French Mediterranean area. Extreme events are considered in terms of their intensity, frequency, extent and precipitated volume. Changes in intensity are analysed via an original statistical approach where the annual maximum rainfall amounts observed at each measurement station are aggregated into a univariate time-series according to their dependence. The mean intensity increase is significant and estimated at + 22% (+ 7 to + 39% at the 90% confidence level) over the 1961\u20132015 period. Given the observed warming over the considered area, this increase is consistent with a rate of about one to three times that implied by the Clausius\u2013Clapeyron relationship. Changes in frequency and other spatial features are investigated through a Generalised Linear Model. Changes in frequency for events exceeding high thresholds (about 200 mm in 1 day) are found to be significant, typically near a doubling of the frequency, but with large uncertainties in this change ratio. The area affected by severe events and the water volume precipitated during those events also exhibit significant trends, with an increase by a factor of about 4 for a 200 mm threshold, again with large uncertainties. All diagnoses consistently point toward an intensification of the most extreme events over the last decades. We argue that it is difficult to explain the diagnosed trends without invoking the human influence on climate.", "author" : [ { "dropping-particle" : "", "family" : "Ribes", "given" : "Aur\u00e9lien", "non-dropping-particle" : "", "parse-names" : false, "suffix" : "" }, { "dropping-particle" : "", "family" : "Thao", "given" : "Soulivanh", "non-dropping-particle" : "", "parse-names" : false, "suffix" : "" }, { "dropping-particle" : "", "family" : "Vautard", "given" : "Robert", "non-dropping-particle" : "", "parse-names" : false, "suffix" : "" }, { "dropping-particle" : "", "family" : "Dubuisson", "given" : "Brigitte", "non-dropping-particle" : "", "parse-names" : false, "suffix" : "" }, { "dropping-particle" : "", "family" : "Somot", "given" : "Samuel", "non-dropping-particle" : "", "parse-names" : false, "suffix" : "" }, { "dropping-particle" : "", "family" : "Colin", "given" : "Jeanne", "non-dropping-particle" : "", "parse-names" : false, "suffix" : "" }, { "dropping-particle" : "", "family" : "Planton", "given" : "Serge", "non-dropping-particle" : "", "parse-names" : false, "suffix" : "" }, { "dropping-particle" : "", "family" : "Soubeyroux", "given" : "Jean-Michel", "non-dropping-particle" : "", "parse-names" : false, "suffix" : "" } ], "container-title" : "Climate Dynamics", "id" : "ITEM-1", "issue" : "1-2", "issued" : { "date-parts" : [ [ "2019", "1", "13" ] ] }, "page" : "1095-1114", "title" : "Observed increase in extreme daily rainfall in the French Mediterranean", "translator" : [ { "dropping-particle" : "", "family" : "Q6521", "given" : "", "non-dropping-particle" : "", "parse-names" : false, "suffix" : "" } ], "type" : "article-journal", "volume" : "52" }, "uris" : [ "http://www.mendeley.com/documents/?uuid=33614e2e-4137-42da-9fb4-87156440d1be" ] }, { "id" : "ITEM-2", "itemData" : { "DOI" : "10.1175/BAMS-D-12-00244.1", "ISSN" : "0003-0007", "abstract" : "The Mediterranean region is frequently affected by heavy precipitation events associated with flash floods, landslides, and mudslides that cause hundreds of millions of euros in damages per year and, often, casualties. A major field campaign was devoted to heavy precipitation and f lash f loods from 5 September to 6 November 2012 within the framework of the 10-yr international Hydrological Cycle in the Mediterranean Experiment (HyMeX) dedicated to the hydrological cycle and related high-impact events. The 2-month field campaign took place over the northwestern Mediterranean Sea and its surrounding coastal regions in France, Italy, and Spain. The observation strategy of the field experiment was devised to improve knowledge of the following key components leading to heavy precipitation and flash flooding in the region: 1) the marine atmospheric f lows that transport moist and conditionally unstable air toward the coasts, 2) the Mediterranean Sea acting as a moisture and energy source, 3) the dynamics and microphysics of the convective systems producing heavy precipitation, and 4) the hydrological processes during flash floods. This article provides the rationale for developing this first HyMeX field experiment and an overview of its design and execution. Highlights of some intensive observation periods illustrate the potential of the unique datasets collected for process understanding, model improvement, and data assimilation.", "author" : [ { "dropping-particle" : "", "family" : "Ducrocq", "given" : "V\u00e9ronique", "non-dropping-particle" : "", "parse-names" : false, "suffix" : "" }, { "dropping-particle" : "", "family" : "Braud", "given" : "Isabelle", "non-dropping-particle" : "", "parse-names" : false, "suffix" : "" }, { "dropping-particle" : "", "family" : "Davolio", "given" : "Silvio", "non-dropping-particle" : "", "parse-names" : false, "suffix" : "" }, { "dropping-particle" : "", "family" : "Ferretti", "given" : "Rossella", "non-dropping-particle" : "", "parse-names" : false, "suffix" : "" }, { "dropping-particle" : "", "family" : "Flamant", "given" : "Cyrille", "non-dropping-particle" : "", "parse-names" : false, "suffix" : "" }, { "dropping-particle" : "", "family" : "Jansa", "given" : "Agustin", "non-dropping-particle" : "", "parse-names" : false, "suffix" : "" }, { "dropping-particle" : "", "family" : "Kalthoff", "given" : "Norbert", "non-dropping-particle" : "", "parse-names" : false, "suffix" : "" }, { "dropping-particle" : "", "family" : "Richard", "given" : "Evelyne", "non-dropping-particle" : "", "parse-names" : false, "suffix" : "" }, { "dropping-particle" : "", "family" : "Taupier-Letage", "given" : "Isabelle", "non-dropping-particle" : "", "parse-names" : false, "suffix" : "" }, { "dropping-particle" : "", "family" : "Ayral", "given" : "Pierre-Alain", "non-dropping-particle" : "", "parse-names" : false, "suffix" : "" }, { "dropping-particle" : "", "family" : "Belamari", "given" : "Sophie", "non-dropping-particle" : "", "parse-names" : false, "suffix" : "" }, { "dropping-particle" : "", "family" : "Berne", "given" : "Alexis", "non-dropping-particle" : "", "parse-names" : false, "suffix" : "" }, { "dropping-particle" : "", "family" : "Borga", "given" : "Marco", "non-dropping-particle" : "", "parse-names" : false, "suffix" : "" }, { "dropping-particle" : "", "family" : "Boudevillain", "given" : "Brice", "non-dropping-particle" : "", "parse-names" : false, "suffix" : "" }, { "dropping-particle" : "", "family" : "Bock", "given" : "Olivier", "non-dropping-particle" : "", "parse-names" : false, "suffix" : "" }, { "dropping-particle" : "", "family" : "Boichard", "given" : "Jean-Luc", "non-dropping-particle" : "", "parse-names" : false, "suffix" : "" }, { "dropping-particle" : "", "family" : "Bouin", "given" : "Marie-No\u00eblle", "non-dropping-particle" : "", "parse-names" : false, "suffix" : "" }, { "dropping-particle" : "", "family" : "Bousquet", "given" : "Olivier", "non-dropping-particle" : "", "parse-names" : false, "suffix" : "" }, { "dropping-particle" : "", "family" : "Bouvier", "given" : "Christophe", "non-dropping-particle" : "", "parse-names" : false, "suffix" : "" }, { "dropping-particle" : "", "family" : "Chiggiato", "given" : "Jacopo", "non-dropping-particle" : "", "parse-names" : false, "suffix" : "" }, { "dropping-particle" : "", "family" : "Cimini", "given" : "Domenico", "non-dropping-particle" : "", "parse-names" : false, "suffix" : "" }, { "dropping-particle" : "", "family" : "Corsmeier", "given" : "Ulrich", "non-dropping-particle" : "", "parse-names" : false, "suffix" : "" }, { "dropping-particle" : "", "family" : "Coppola", "given" : "Laurent", "non-dropping-particle" : "", "parse-names" : false, "suffix" : "" }, { "dropping-particle" : "", "family" : "Cocquerez", "given" : "Philippe", "non-dropping-particle" : "", "parse-names" : false, "suffix" : "" }, { "dropping-particle" : "", "family" : "Defer", "given" : "Eric", "non-dropping-particle" : "", "parse-names" : false, "suffix" : "" }, { "dropping-particle" : "", "family" : "Delano\u00eb", "given" : "Julien", "non-dropping-particle" : "", "parse-names" : false, "suffix" : "" }, { "dropping-particle" : "", "family" : "Girolamo", "given" : "Paolo", "non-dropping-particle" : "Di", "parse-names" : false, "suffix" : "" }, { "dropping-particle" : "", "family" : "Doerenbecher", "given" : "Alexis", "non-dropping-particle" : "", "parse-names" : false, "suffix" : "" }, { "dropping-particle" : "", "family" : "Drobinski", "given" : "Philippe", "non-dropping-particle" : "", "parse-names" : false, "suffix" : "" }, { "dropping-particle" : "", "family" : "Dufournet", "given" : "Yann", "non-dropping-particle" : "", "parse-names" : false, "suffix" : "" }, { "dropping-particle" : "", "family" : "Fourri\u00e9", "given" : "Nadia", "non-dropping-particle" : "", "parse-names" : false, "suffix" : "" }, { "dropping-particle" : "", "family" : "Gourley", "given" : "Jonathan J.", "non-dropping-particle" : "", "parse-names" : false, "suffix" : "" }, { "dropping-particle" : "", "family" : "Labatut", "given" : "Laurent", "non-dropping-particle" : "", "parse-names" : false, "suffix" : "" }, { "dropping-particle" : "", "family" : "Lambert", "given" : "Dominique", "non-dropping-particle" : "", "parse-names" : false, "suffix" : "" }, { "dropping-particle" : "", "family" : "Coz", "given" : "J\u00e9r\u00f4me", "non-dropping-particle" : "Le", "parse-names" : false, "suffix" : "" }, { "dropping-particle" : "", "family" : "Marzano", "given" : "Frank S.", "non-dropping-particle" : "", "parse-names" : false, "suffix" : "" }, { "dropping-particle" : "", "family" : "Molini\u00e9", "given" : "Gilles", "non-dropping-particle" : "", "parse-names" : false, "suffix" : "" }, { "dropping-particle" : "", "family" : "Montani", "given" : "Andrea", "non-dropping-particle" : "", "parse-names" : false, "suffix" : "" }, { "dropping-particle" : "", "family" : "Nord", "given" : "Guillaume", "non-dropping-particle" : "", "parse-names" : false, "suffix" : "" }, { "dropping-particle" : "", "family" : "Nuret", "given" : "Mathieu", "non-dropping-particle" : "", "parse-names" : false, "suffix" : "" }, { "dropping-particle" : "", "family" : "Ramage", "given" : "Karim", "non-dropping-particle" : "", "parse-names" : false, "suffix" : "" }, { "dropping-particle" : "", "family" : "Rison", "given" : "William", "non-dropping-particle" : "", "parse-names" : false, "suffix" : "" }, { "dropping-particle" : "", "family" : "Roussot", "given" : "Odile", "non-dropping-particle" : "", "parse-names" : false, "suffix" : "" }, { "dropping-particle" : "", "family" : "Said", "given" : "Fr\u00e9d\u00e9rique", "non-dropping-particle" : "", "parse-names" : false, "suffix" : "" }, { "dropping-particle" : "", "family" : "Schwarzenboeck", "given" : "Alfons", "non-dropping-particle" : "", "parse-names" : false, "suffix" : "" }, { "dropping-particle" : "", "family" : "Testor", "given" : "Pierre", "non-dropping-particle" : "", "parse-names" : false, "suffix" : "" }, { "dropping-particle" : "", "family" : "Baelen", "given" : "Jo\u00ebl", "non-dropping-particle" : "Van", "parse-names" : false, "suffix" : "" }, { "dropping-particle" : "", "family" : "Vincendon", "given" : "B\u00e9atrice", "non-dropping-particle" : "", "parse-names" : false, "suffix" : "" }, { "dropping-particle" : "", "family" : "Aran", "given" : "Montserrat", "non-dropping-particle" : "", "parse-names" : false, "suffix" : "" }, { "dropping-particle" : "", "family" : "Tamayo", "given" : "Jorge", "non-dropping-particle" : "", "parse-names" : false, "suffix" : "" } ], "container-title" : "Bulletin of the American Meteorological Society", "id" : "ITEM-2", "issue" : "7", "issued" : { "date-parts" : [ [ "2014", "7" ] ] }, "page" : "1083-1100", "title" : "HyMeX-SOP1: The Field Campaign Dedicated to Heavy Precipitation and Flash Flooding in the Northwestern Mediterranean", "translator" : [ { "dropping-particle" : "", "family" : "Q6894", "given" : "", "non-dropping-particle" : "", "parse-names" : false, "suffix" : "" } ], "type" : "article-journal", "volume" : "95" }, "uris" : [ "http://www.mendeley.com/documents/?uuid=3e5c99a8-2d40-4a5f-a39b-0389da65438f" ] } ], "mendeley" : { "formattedCitation" : "(Ducrocq et al., 2014; Ribes et al., 2019)", "plainTextFormattedCitation" : "(Ducrocq et al., 2014; Ribes et al., 2019)", "previouslyFormattedCitation" : "(Ducrocq et al., 2014; Ribes et al., 2019)" }, "properties" : { "noteIndex" : 0 }, "schema" : "https://github.com/citation-style-language/schema/raw/master/csl-citation.json" }</w:instrText>
      </w:r>
      <w:r w:rsidRPr="00C734F4">
        <w:rPr>
          <w:lang w:val="en-GB"/>
        </w:rPr>
        <w:fldChar w:fldCharType="separate"/>
      </w:r>
      <w:r w:rsidR="00E41CA2">
        <w:rPr>
          <w:noProof/>
          <w:lang w:val="en-GB"/>
        </w:rPr>
        <w:t>(Ducrocq et al., 2014; Ribes et al., 2019)</w:t>
      </w:r>
      <w:r w:rsidRPr="00C734F4">
        <w:rPr>
          <w:lang w:val="en-GB"/>
        </w:rPr>
        <w:fldChar w:fldCharType="end"/>
      </w:r>
      <w:r w:rsidRPr="00C734F4">
        <w:rPr>
          <w:lang w:val="en-GB"/>
        </w:rPr>
        <w:t>.</w:t>
      </w:r>
    </w:p>
    <w:p w14:paraId="03FC9225" w14:textId="77777777" w:rsidR="0038381F" w:rsidRPr="00C734F4" w:rsidRDefault="0038381F" w:rsidP="0038381F">
      <w:pPr>
        <w:pStyle w:val="AR6BodyText"/>
        <w:rPr>
          <w:lang w:val="en-GB"/>
        </w:rPr>
      </w:pPr>
    </w:p>
    <w:p w14:paraId="0B7F43AD" w14:textId="77777777" w:rsidR="0038381F" w:rsidRPr="00C734F4" w:rsidRDefault="0038381F" w:rsidP="0038381F">
      <w:pPr>
        <w:pStyle w:val="AR6BodyText"/>
        <w:rPr>
          <w:lang w:val="en-GB"/>
        </w:rPr>
      </w:pPr>
    </w:p>
    <w:p w14:paraId="2C53FA19" w14:textId="77777777" w:rsidR="0038381F" w:rsidRPr="00C734F4" w:rsidRDefault="0038381F" w:rsidP="0038381F">
      <w:pPr>
        <w:pStyle w:val="AR6Chap10Level310111"/>
        <w:rPr>
          <w:lang w:val="en-GB"/>
        </w:rPr>
      </w:pPr>
      <w:bookmarkStart w:id="1883" w:name="_Toc5899754"/>
      <w:bookmarkStart w:id="1884" w:name="_Toc6838075"/>
      <w:bookmarkStart w:id="1885" w:name="_Toc24482550"/>
      <w:bookmarkStart w:id="1886" w:name="_Toc25123228"/>
      <w:bookmarkStart w:id="1887" w:name="_Toc29679493"/>
      <w:bookmarkStart w:id="1888" w:name="_Toc30602469"/>
      <w:bookmarkStart w:id="1889" w:name="_Toc70454808"/>
      <w:r w:rsidRPr="00C734F4">
        <w:rPr>
          <w:lang w:val="en-GB"/>
        </w:rPr>
        <w:t>Observational issues</w:t>
      </w:r>
      <w:bookmarkEnd w:id="1883"/>
      <w:bookmarkEnd w:id="1884"/>
      <w:bookmarkEnd w:id="1885"/>
      <w:bookmarkEnd w:id="1886"/>
      <w:bookmarkEnd w:id="1887"/>
      <w:bookmarkEnd w:id="1888"/>
      <w:bookmarkEnd w:id="1889"/>
    </w:p>
    <w:p w14:paraId="2CAE580A" w14:textId="77777777" w:rsidR="0038381F" w:rsidRPr="00C734F4" w:rsidRDefault="0038381F" w:rsidP="0038381F">
      <w:pPr>
        <w:pStyle w:val="AR6BodyText"/>
        <w:rPr>
          <w:lang w:val="en-GB"/>
        </w:rPr>
      </w:pPr>
    </w:p>
    <w:p w14:paraId="377451FF" w14:textId="0366E9D7" w:rsidR="0038381F" w:rsidRPr="00C734F4" w:rsidRDefault="0038381F" w:rsidP="0038381F">
      <w:pPr>
        <w:pStyle w:val="AR6BodyText"/>
        <w:rPr>
          <w:color w:val="000000" w:themeColor="text1"/>
          <w:lang w:val="en-GB"/>
        </w:rPr>
      </w:pPr>
      <w:r w:rsidRPr="00C734F4">
        <w:rPr>
          <w:lang w:val="en-GB"/>
        </w:rPr>
        <w:t xml:space="preserve">The Mediterranean region spans a wide variety of countries and economies. This has led to large differences in the existence and availability of observational records, with the southern part of the area being sparsely covered by meteorological stations (Figure 10.20b). Consequently, basin-wide, homogeneous, quality controlled observational datasets are lacking, especially before the advent of substantial satellite observations in the 1970s. Observational uncertainties exist also for those regions that are covered by high quality networks such as ECA&amp;D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"10.1088/1748-9326/7/2/024017", "ISSN" : "1748-9326", "author" : [ { "dropping-particle" : "", "family" : "Flaounas", "given" : "Emmanouil", "non-dropping-particle" : "", "parse-names" : false, "suffix" : "" }, { "dropping-particle" : "", "family" : "Drobinski", "given" : "Philippe", "non-dropping-particle" : "", "parse-names" : false, "suffix" : "" }, { "dropping-particle" : "", "family" : "Borga", "given" : "Marco", "non-dropping-particle" : "", "parse-names" : false, "suffix" : "" }, { "dropping-particle" : "", "family" : "Calvet", "given" : "Jean-Christophe", "non-dropping-particle" : "", "parse-names" : false, "suffix" : "" }, { "dropping-particle" : "", "family" : "Delrieu", "given" : "Guy", "non-dropping-particle" : "", "parse-names" : false, "suffix" : "" }, { "dropping-particle" : "", "family" : "Morin", "given" : "Efrat", "non-dropping-particle" : "", "parse-names" : false, "suffix" : "" }, { "dropping-particle" : "", "family" : "Tartari", "given" : "Gianni", "non-dropping-particle" : "", "parse-names" : false, "suffix" : "" }, { "dropping-particle" : "", "family" : "Toffolon", "given" : "Roberta", "non-dropping-particle" : "", "parse-names" : false, "suffix" : "" } ], "container-title" : "Environmental Research Letters", "id" : "ITEM-1", "issue" : "2", "issued" : { "date-parts" : [ [ "2012", "6", "1" ] ] }, "page" : "024017", "title" : "Assessment of gridded observations used for climate model validation in the Mediterranean region: the HyMeX and MED-CORDEX framework", "translator" : [ { "dropping-particle" : "", "family" : "Q6353", "given" : "", "non-dropping-particle" : "", "parse-names" : false, "suffix" : "" } ], "type" : "article-journal", "volume" : "7" }, "uris" : [ "http://www.mendeley.com/documents/?uuid=4ffa6f4f-caa6-4b23-847d-8dd6a99e66ba" ] } ], "mendeley" : { "formattedCitation" : "(Flaounas et al., 2012)", "plainTextFormattedCitation" : "(Flaounas et al., 2012)", "previouslyFormattedCitation" : "(Flaounas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(Flaounas et al., 2012)</w:t>
      </w:r>
      <w:r w:rsidRPr="00C734F4">
        <w:rPr>
          <w:color w:val="000000" w:themeColor="text1"/>
          <w:lang w:val="en-GB"/>
        </w:rPr>
        <w:fldChar w:fldCharType="end"/>
      </w:r>
      <w:r w:rsidRPr="00C734F4">
        <w:rPr>
          <w:color w:val="000000" w:themeColor="text1"/>
          <w:lang w:val="en-GB"/>
        </w:rPr>
        <w:t>.</w:t>
      </w:r>
    </w:p>
    <w:p w14:paraId="047A7FBA" w14:textId="77777777" w:rsidR="0038381F" w:rsidRPr="00C734F4" w:rsidRDefault="0038381F" w:rsidP="0038381F">
      <w:pPr>
        <w:pStyle w:val="AR6BodyText"/>
        <w:rPr>
          <w:lang w:val="en-GB"/>
        </w:rPr>
      </w:pPr>
    </w:p>
    <w:p w14:paraId="6A82BF1C" w14:textId="6DA10F85" w:rsidR="0038381F" w:rsidRPr="00C734F4" w:rsidRDefault="0038381F" w:rsidP="0038381F">
      <w:pPr>
        <w:pStyle w:val="AR6BodyText"/>
        <w:rPr>
          <w:lang w:val="en-GB"/>
        </w:rPr>
      </w:pPr>
      <w:r w:rsidRPr="00C734F4">
        <w:rPr>
          <w:lang w:val="en-GB"/>
        </w:rPr>
        <w:t xml:space="preserve">Large differences </w:t>
      </w:r>
      <w:r w:rsidR="008E1519">
        <w:rPr>
          <w:lang w:val="en-GB"/>
        </w:rPr>
        <w:t xml:space="preserve">of </w:t>
      </w:r>
      <w:r w:rsidRPr="00C734F4">
        <w:rPr>
          <w:lang w:val="en-GB"/>
        </w:rPr>
        <w:t xml:space="preserve">up to 7°C between </w:t>
      </w:r>
      <w:r w:rsidR="008E1519">
        <w:rPr>
          <w:lang w:val="en-GB"/>
        </w:rPr>
        <w:t xml:space="preserve">the </w:t>
      </w:r>
      <w:r w:rsidRPr="00C734F4">
        <w:rPr>
          <w:lang w:val="en-GB"/>
        </w:rPr>
        <w:t xml:space="preserve">CRU and UDEL datasets have been found especially over mountainous areas, such as the Atlas in Morocco </w:t>
      </w:r>
      <w:r w:rsidRPr="00C734F4">
        <w:rPr>
          <w:lang w:val="en-GB"/>
        </w:rPr>
        <w:fldChar w:fldCharType="begin" w:fldLock="1"/>
      </w:r>
      <w:r w:rsidR="000465A7">
        <w:rPr>
          <w:lang w:val="en-GB"/>
        </w:rPr>
        <w:instrText>ADDIN CSL_CITATION { "citationItems" : [ { "id" : "ITEM-1", "itemData" : { "DOI" : "10.1002/joc.4959", "ISSN" : "08998418", "author" : [ { "dropping-particle" : "", "family" : "Zittis", "given" : "G.", "non-dropping-particle" : "", "parse-names" : false, "suffix" : "" }, { "dropping-particle" : "", "family" : "Hadjinicolaou", "given" : "P.", "non-dropping-particle" : "", "parse-names" : false, "suffix" : "" } ], "container-title" : "International Journal of Climatology", "id" : "ITEM-1", "issue" : "10", "issued" : { "date-parts" : [ [ "2017", "8" ] ] }, "page" : "3847-3862", "title" : "The effect of radiation parameterization schemes on surface temperature in regional climate simulations over the MENA-CORDEX domain", "translator" : [ { "dropping-particle" : "", "family" : "Q5790", "given" : "", "non-dropping-particle" : "", "parse-names" : false, "suffix" : "" } ], "type" : "article-journal", "volume" : "37" }, "uris" : [ "http://www.mendeley.com/documents/?uuid=0c06e3bb-316e-4684-9e83-ec8455dc2c36" ] }, { "id" : "ITEM-2", "itemData" : { "DOI" : "10.1175/JAMC-D-18-0051.1", "ISSN" : "15588432", "abstract" : "Regional climate models (RCMs) are expected to provide better representations of the climate dynamics because of their higher spatial resolutions. Here, we generated an ensemble of decadal (2006-36) RCM predictions for the area of Israel, which spans a considerable climatic gradient and comprises complex terrain. We used the WRF Model forced by the MIROC5 global climate model (GCM). The ensemble was generated by choosing different combinations of radiation, microphysics, surface layer, and planetary boundary layer parameterizations. The simulation results were compared with meteorological station data for the first simulated decade. For the minimum surface temperature, all the RCM configurations performed better than the driving GCM, while for the maximum surface temperature, only three out of eight configurations improved the predictions. The RCM configurations had higher errors in predicting the precipitation, but four configurations had comparable errors to the GCM. For the next two decades, the ensemble average predicts an increase of 0.51\u00b0 and 0.40\u00b0C decade-1 for the average daily minimum and maximum surface temperatures, respectively. No significant change is predicted in the precipitation. We found that all the parameterizations affect the predictions of the surface temperatures and precipitation [e.g., the CAM radiation scheme simulates colder temperatures than the RRTM for GCMs (RRTMG)] but the PBL and surface layer scheme has the largest effect on the errors. Spectral nudging was found to have a considerable effect on the deviations of the precipitation predicted by the WRF configurations from the predictions of the GCM and a much smaller effect on the surface temperature predictions.", "author" : [ { "dropping-particle" : "", "family" : "Strobach", "given" : "Ehud", "non-dropping-particle" : "", "parse-names" : false, "suffix" : "" }, { "dropping-particle" : "", "family" : "Bel", "given" : "Golan", "non-dropping-particle" : "", "parse-names" : false, "suffix" : "" } ], "container-title" : "Journal of Applied Meteorology and Climatology", "id" : "ITEM-2", "issue" : "3", "issued" : { "date-parts" : [ [ "2019" ] ] }, "page" : "527-549", "title" : "Regional decadal climate predictions using an ensemble of WRF parameterizations driven by the MIROC5 GCM", "translator" : [ { "dropping-particle" : "", "family" : "Q5929", "given" : "", "non-dropping-particle" : "", "parse-names" : false, "suffix" : "" } ], "type" : "article-journal", "volume" : "58" }, "uris" : [ "http://www.mendeley.com/documents/?uuid=32521952-5e63-423c-bf4d-1eece6f84990" ] } ], "mendeley" : { "formattedCitation" : "(Zittis and Hadjinicolaou, 2017; Strobach and Bel, 2019)", "plainTextFormattedCitation" : "(Zittis and Hadjinicolaou, 2017; Strobach and Bel, 2019)", "previouslyFormattedCitation" : "(Zittis and Hadjinicolaou, 2017; Strobach and Bel, 2019)" }, "properties" : { "noteIndex" : 0 }, "schema" : "https://github.com/citation-style-language/schema/raw/master/csl-citation.json" }</w:instrText>
      </w:r>
      <w:r w:rsidRPr="00C734F4">
        <w:rPr>
          <w:lang w:val="en-GB"/>
        </w:rPr>
        <w:fldChar w:fldCharType="separate"/>
      </w:r>
      <w:r w:rsidR="00E41CA2">
        <w:rPr>
          <w:noProof/>
          <w:lang w:val="en-GB"/>
        </w:rPr>
        <w:t>(Zittis and Hadjinicolaou, 2017; Strobach and Bel, 2019)</w:t>
      </w:r>
      <w:r w:rsidRPr="00C734F4">
        <w:rPr>
          <w:lang w:val="en-GB"/>
        </w:rPr>
        <w:fldChar w:fldCharType="end"/>
      </w:r>
      <w:r w:rsidRPr="00C734F4">
        <w:rPr>
          <w:lang w:val="en-GB"/>
        </w:rPr>
        <w:t xml:space="preserve">. </w:t>
      </w:r>
      <w:commentRangeStart w:id="1890"/>
      <w:r w:rsidRPr="00C734F4">
        <w:rPr>
          <w:lang w:val="en-GB"/>
        </w:rPr>
        <w:fldChar w:fldCharType="begin" w:fldLock="1"/>
      </w:r>
      <w:ins w:id="1891" w:author="Robin Matthews" w:date="2021-07-11T17:53:00Z">
        <w:r w:rsidR="0019633B">
          <w:rPr>
            <w:lang w:val="en-GB"/>
          </w:rPr>
          <w: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"mendeley" : { "formattedCitation" : "(Bucchignani et al., 2016b, 2016a)", "manualFormatting" : "Bucchignani et al., (2016a, b)", "plainTextFormattedCitation" : "(Bucchignani et al., 2016b, 2016a)", "previouslyFormattedCitation" : "(Bucchignani et al., 2016b, 2016a)" }, "properties" : { "noteIndex" : 0 }, "schema" : "https://github.com/citation-style-language/schema/raw/master/csl-citation.json" }</w:instrText>
        </w:r>
      </w:ins>
      <w:del w:id="1892" w:author="Robin Matthews" w:date="2021-07-11T17:53:00Z">
        <w:r w:rsidR="000465A7" w:rsidDel="0019633B">
          <w:rPr>
            <w:lang w:val="en-GB"/>
          </w:rPr>
          <w:del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"mendeley" : { "formattedCitation" : "(Bucchignani et al., 2016b, 2016a)", "manualFormatting" : "Bucchignani et al., (2016b, 2016a)", "plainTextFormattedCitation" : "(Bucchignani et al., 2016b, 2016a)", "previouslyFormattedCitation" : "(Bucchignani et al., 2016b, 2016a)" }, "properties" : { "noteIndex" : 0 }, "schema" : "https://github.com/citation-style-language/schema/raw/master/csl-citation.json" }</w:delInstrText>
        </w:r>
      </w:del>
      <w:r w:rsidRPr="00C734F4">
        <w:rPr>
          <w:lang w:val="en-GB"/>
        </w:rPr>
        <w:fldChar w:fldCharType="separate"/>
      </w:r>
      <w:r w:rsidR="00E41CA2">
        <w:rPr>
          <w:noProof/>
          <w:lang w:val="en-GB"/>
        </w:rPr>
        <w:t>Bucchignani et al.</w:t>
      </w:r>
      <w:del w:id="1893" w:author="Robin Matthews" w:date="2021-07-11T20:44:00Z">
        <w:r w:rsidR="00E41CA2" w:rsidDel="003833DD">
          <w:rPr>
            <w:noProof/>
            <w:lang w:val="en-GB"/>
          </w:rPr>
          <w:delText>,</w:delText>
        </w:r>
      </w:del>
      <w:r w:rsidR="00E41CA2">
        <w:rPr>
          <w:noProof/>
          <w:lang w:val="en-GB"/>
        </w:rPr>
        <w:t xml:space="preserve"> (2016</w:t>
      </w:r>
      <w:ins w:id="1894" w:author="Robin Matthews" w:date="2021-07-11T17:53:00Z">
        <w:r w:rsidR="0019633B">
          <w:rPr>
            <w:noProof/>
            <w:lang w:val="en-GB"/>
          </w:rPr>
          <w:t>a</w:t>
        </w:r>
      </w:ins>
      <w:del w:id="1895" w:author="Robin Matthews" w:date="2021-07-11T17:53:00Z">
        <w:r w:rsidR="00E41CA2" w:rsidDel="0019633B">
          <w:rPr>
            <w:noProof/>
            <w:lang w:val="en-GB"/>
          </w:rPr>
          <w:delText>b</w:delText>
        </w:r>
      </w:del>
      <w:r w:rsidR="00E41CA2">
        <w:rPr>
          <w:noProof/>
          <w:lang w:val="en-GB"/>
        </w:rPr>
        <w:t xml:space="preserve">, </w:t>
      </w:r>
      <w:ins w:id="1896" w:author="Robin Matthews" w:date="2021-07-11T17:53:00Z">
        <w:r w:rsidR="0019633B">
          <w:rPr>
            <w:noProof/>
            <w:lang w:val="en-GB"/>
          </w:rPr>
          <w:t>b</w:t>
        </w:r>
      </w:ins>
      <w:del w:id="1897" w:author="Robin Matthews" w:date="2021-07-11T17:53:00Z">
        <w:r w:rsidR="00E41CA2" w:rsidDel="0019633B">
          <w:rPr>
            <w:noProof/>
            <w:lang w:val="en-GB"/>
          </w:rPr>
          <w:delText>2016a</w:delText>
        </w:r>
      </w:del>
      <w:r w:rsidR="00E41CA2">
        <w:rPr>
          <w:noProof/>
          <w:lang w:val="en-GB"/>
        </w:rPr>
        <w:t>)</w:t>
      </w:r>
      <w:r w:rsidRPr="00C734F4">
        <w:rPr>
          <w:lang w:val="en-GB"/>
        </w:rPr>
        <w:fldChar w:fldCharType="end"/>
      </w:r>
      <w:commentRangeEnd w:id="1890"/>
      <w:r w:rsidR="00E41CA2">
        <w:rPr>
          <w:rStyle w:val="CommentReference"/>
          <w:rFonts w:asciiTheme="minorHAnsi" w:eastAsiaTheme="minorHAnsi" w:hAnsiTheme="minorHAnsi"/>
          <w:lang w:eastAsia="en-US"/>
        </w:rPr>
        <w:commentReference w:id="1890"/>
      </w:r>
      <w:r w:rsidRPr="00C734F4">
        <w:rPr>
          <w:lang w:val="en-GB"/>
        </w:rPr>
        <w:t xml:space="preserve"> compared three different datasets (CRU, UDEL, and MERRA) with the available ground observations and found that although the geographical distribution of the bias is qualitatively similar for the three datasets, differences exist, with the absolute bias being generally lower in MERRA especially over North Africa during the summer and winter season. There is</w:t>
      </w:r>
      <w:r w:rsidRPr="00C734F4">
        <w:rPr>
          <w:i/>
          <w:iCs/>
          <w:lang w:val="en-GB"/>
        </w:rPr>
        <w:t xml:space="preserve"> high confidence </w:t>
      </w:r>
      <w:r w:rsidRPr="00C734F4">
        <w:rPr>
          <w:lang w:val="en-GB"/>
        </w:rPr>
        <w:t>that the sparse monitoring network in parts of the Mediterranean region strongly increases the uncertainty across different gridded datasets (Section 10.2.2.3, Figure 10.20b,c).</w:t>
      </w:r>
    </w:p>
    <w:p w14:paraId="34EA8C62" w14:textId="77777777" w:rsidR="0038381F" w:rsidRPr="00C734F4" w:rsidRDefault="0038381F" w:rsidP="0038381F">
      <w:pPr>
        <w:pStyle w:val="AR6BodyText"/>
        <w:rPr>
          <w:lang w:val="en-GB"/>
        </w:rPr>
      </w:pPr>
    </w:p>
    <w:p w14:paraId="25186511" w14:textId="77777777" w:rsidR="0038381F" w:rsidRPr="00C734F4" w:rsidRDefault="0038381F" w:rsidP="0038381F">
      <w:pPr>
        <w:pStyle w:val="AR6BodyText"/>
        <w:rPr>
          <w:lang w:val="en-GB"/>
        </w:rPr>
      </w:pPr>
    </w:p>
    <w:p w14:paraId="33EA125F" w14:textId="77777777" w:rsidR="0038381F" w:rsidRPr="00C734F4" w:rsidRDefault="0038381F" w:rsidP="0038381F">
      <w:pPr>
        <w:pStyle w:val="AR6Chap10Level310111"/>
        <w:rPr>
          <w:lang w:val="en-GB"/>
        </w:rPr>
      </w:pPr>
      <w:bookmarkStart w:id="1898" w:name="_Toc29679494"/>
      <w:bookmarkStart w:id="1899" w:name="_Toc30602470"/>
      <w:bookmarkStart w:id="1900" w:name="_Toc70454809"/>
      <w:r w:rsidRPr="00C734F4">
        <w:rPr>
          <w:lang w:val="en-GB"/>
        </w:rPr>
        <w:t>Relevant anthropogenic and natural drivers</w:t>
      </w:r>
      <w:bookmarkEnd w:id="1898"/>
      <w:bookmarkEnd w:id="1899"/>
      <w:bookmarkEnd w:id="1900"/>
    </w:p>
    <w:p w14:paraId="35CF8E25" w14:textId="77777777" w:rsidR="0038381F" w:rsidRPr="00C734F4" w:rsidRDefault="0038381F" w:rsidP="0038381F">
      <w:pPr>
        <w:pStyle w:val="AR6BodyText"/>
        <w:rPr>
          <w:lang w:val="en-GB"/>
        </w:rPr>
      </w:pPr>
    </w:p>
    <w:p w14:paraId="768CEDCA" w14:textId="7D5ACBE1" w:rsidR="0038381F" w:rsidRPr="00C734F4" w:rsidRDefault="0038381F" w:rsidP="0038381F">
      <w:pPr>
        <w:pStyle w:val="AR6BodyText"/>
        <w:rPr>
          <w:rFonts w:cs="Times New Roman"/>
          <w:lang w:val="en-GB"/>
        </w:rPr>
      </w:pPr>
      <w:r w:rsidRPr="00C734F4">
        <w:rPr>
          <w:rFonts w:cs="Times New Roman"/>
          <w:lang w:val="en-GB"/>
        </w:rPr>
        <w:t>The Mediterranean summer climate is affected by large-scale modes of natural variability</w:t>
      </w:r>
      <w:r w:rsidRPr="00C734F4">
        <w:rPr>
          <w:color w:val="000000" w:themeColor="text1"/>
          <w:lang w:val="en-GB"/>
        </w:rPr>
        <w:t xml:space="preserve">, the most dominant being the NAO (Annex IV) in winter and the summer NAO in summer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"10.1175/2008JCLI2459.1", "ISSN" : "0894-8755", "abstract" : "Summer climate in the North Atlantic\u2013European sector possesses a principal pattern of year-to-year variability that is the parallel to the well-known North Atlantic Oscillation in winter. This summer North Atlantic Oscillation (SNAO) is defined here as the first empirical orthogonal function (EOF) of observed summertime extratropical North Atlantic pressure at mean sea level. It is shown to be characterized by a more northerly location and smaller spatial scale than its winter counterpart. The SNAO is also detected by cluster analysis and has a near-equivalent barotropic structure on daily and monthly time scales. Although of lesser amplitude than its wintertime counterpart, the SNAO exerts a strong influence on northern European rainfall, temperature, and cloudiness through changes in the position of the North Atlantic storm track. It is, therefore, of key importance in generating summer climate extremes, including flooding, drought, and heat stress in northwestern Europe. The El Ni\u00f1o\u2013Southern Oscillation (ENSO) phenomenon is known to influence summertime European climate; however, interannual variations of the SNAO are only weakly influenced by ENSO. On interdecadal time scales, both modeling and observational results indicate that SNAO variations are partly related to the Atlantic multidecadal oscillation. It is shown that SNAO variations extend far back in time, as evidenced by reconstructions of SNAO variations back to 1706 using tree-ring records. Very long instrumental records, such as central England temperature, are used to validate the reconstruction. Finally, two climate models are shown to simulate the present-day SNAO and predict a trend toward a more positive index phase in the future under increasing greenhouse gas concentrations. This implies the long-term likelihood of increased summer drought for northwestern Europe.", "author" : [ { "dropping-particle" : "", "family" : "Folland", "given" : "Chris K.", "non-dropping-particle" : "", "parse-names" : false, "suffix" : "" }, { "dropping-particle" : "", "family" : "Knight", "given" : "Jeff", "non-dropping-particle" : "", "parse-names" : false, "suffix" : "" }, { "dropping-particle" : "", "family" : "Linderholm", "given" : "Hans W.", "non-dropping-particle" : "", "parse-names" : false, "suffix" : "" }, { "dropping-particle" : "", "family" : "Fereday", "given" : "David", "non-dropping-particle" : "", "parse-names" : false, "suffix" : "" }, { "dropping-particle" : "", "family" : "Ineson", "given" : "Sarah", "non-dropping-particle" : "", "parse-names" : false, "suffix" : "" }, { "dropping-particle" : "", "family" : "Hurrell", "given" : "James W.", "non-dropping-particle" : "", "parse-names" : false, "suffix" : "" } ], "container-title" : "Journal of Climate", "id" : "ITEM-1", "issue" : "5", "issued" : { "date-parts" : [ [ "2009", "3" ] ] }, "page" : "1082-1103", "title" : "The Summer North Atlantic Oscillation: Past, Present, and Future", "translator" : [ { "dropping-particle" : "", "family" : "Q4236", "given" : "", "non-dropping-particle" : "", "parse-names" : false, "suffix" : "" } ], "type" : "article-journal", "volume" : "22" }, "uris" : [ "http://www.mendeley.com/documents/?uuid=bc54c7b5-0203-42d8-ad34-5f84083272e3" ] }, { "id" : "ITEM-2",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"ITEM-2",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"(Folland et al., 2009; Blad\u00e9 et al., 2012)", "plainTextFormattedCitation" : "(Folland et al., 2009; Blad\u00e9 et al., 2012)", "previouslyFormattedCitation" : "(Folland et al., 2009; Blad\u00e9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(Folland et al., 2009; Bladé et al., 2012)</w:t>
      </w:r>
      <w:r w:rsidRPr="00C734F4">
        <w:rPr>
          <w:color w:val="000000" w:themeColor="text1"/>
          <w:lang w:val="en-GB"/>
        </w:rPr>
        <w:fldChar w:fldCharType="end"/>
      </w:r>
      <w:r w:rsidRPr="00C734F4">
        <w:rPr>
          <w:color w:val="000000" w:themeColor="text1"/>
          <w:lang w:val="en-GB"/>
        </w:rPr>
        <w:t xml:space="preserve">, although regional differences exist. </w:t>
      </w:r>
      <w:r w:rsidRPr="00C734F4">
        <w:rPr>
          <w:lang w:val="en-GB"/>
        </w:rPr>
        <w:t xml:space="preserve">The influence of those modes of variability over the eastern Mediterranean is recognized by some studies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"id" : "ITEM-2", "itemData" : { "DOI" : "10.1175/2011JCLI3839.1", "ISSN" : "0894-8755", "abstract" : "This study highlights an important and previously overlooked summer North Atlantic Oscillation (NAO) influence over the eastern Mediterranean. The featured analysis is based on a synergistic use of reanalysis data, satellite retrievals, and coastal and buoy meteorological observations. The physical mechanisms at play reveal a strong summer NAO involvement on the pressure fields over northern Europe and the Anatolian plateau. Especially during August, the summer NAO modulates the Anatolian low, together with the air temperature, meridional atmospheric circulation, and cloudiness over the eastern Mediterranean. Including the dominant action centers over Greenland and the Arctic, the identified modulations rank among the strongest summer NAO-related signals over the entire Northern Hemisphere.", "author" : [ { "dropping-particle" : "", "family" : "Chronis", "given" : "Themis", "non-dropping-particle" : "", "parse-names" : false, "suffix" : "" }, { "dropping-particle" : "", "family" : "Raitsos", "given" : "Dionysios E.", "non-dropping-particle" : "", "parse-names" : false, "suffix" : "" }, { "dropping-particle" : "", "family" : "Kassis", "given" : "Dimitris", "non-dropping-particle" : "", "parse-names" : false, "suffix" : "" }, { "dropping-particle" : "", "family" : "Sarantopoulos", "given" : "Athanassios", "non-dropping-particle" : "", "parse-names" : false, "suffix" : "" } ], "container-title" : "Journal of Climate", "id" : "ITEM-2", "issue" : "21", "issued" : { "date-parts" : [ [ "2011", "11", "1" ] ] }, "page" : "5584-5596", "title" : "The Summer North Atlantic Oscillation Influence on the Eastern Mediterranean", "translator" : [ { "dropping-particle" : "", "family" : "Q6687", "given" : "", "non-dropping-particle" : "", "parse-names" : false, "suffix" : "" } ], "type" : "article-journal", "volume" : "24" }, "uris" : [ "http://www.mendeley.com/documents/?uuid=da62f05b-3fc3-43a4-9ac4-c0a44d7d1e3b" ] }, { "id" : "ITEM-3", "itemData" : { "DOI" : "10.1002/joc.2383", "ISSN" : "08998418", "abstract" : "The arid climate of the Middle East means that variations in rainfall on all timescales from days to years have enormous impact on the people who live in the region. Understanding this variability is crucial if we are to interpret model simulations of the region's climate and make meaningful predictions of how the climate may change in the future. This study investigates the links between the European synoptic regimes that favour rainfall in Israel, interannual variability in the Mediterranean storm track, and large\u2010scale modes of variability such as the North Atlantic Oscillation (NAO). It is shown that particular European circulation regimes favour rainfall in Israel, and that these regimes occur more frequently when the NAO is in its positive phase. This is reflected by increased likelihood of very high rainfall totals in the Middle East during NAO positive winters. In contrast, the circulation regimes associated with an increased probability of dry weather are not associated with NAO negative conditions. This non\u2010linearity, along with the known lack of stationarity in NAO teleconnections explains the weak correlation between the NAO index and precipitation in the Jordan and Israel.", "author" : [ { "dropping-particle" : "", "family" : "Black", "given" : "Emily", "non-dropping-particle" : "", "parse-names" : false, "suffix" : "" } ], "container-title" : "International Journal of Climatology", "id" : "ITEM-3", "issue" : "11", "issued" : { "date-parts" : [ [ "2012", "9" ] ] }, "page" : "1654-1664", "title" : "The influence of the North Atlantic Oscillation and European circulation regimes on the daily to interannual variability of winter precipitation in Israel", "translator" : [ { "dropping-particle" : "", "family" : "Q6688", "given" : "", "non-dropping-particle" : "", "parse-names" : false, "suffix" : "" } ], "type" : "article-journal", "volume" : "32" }, "uris" : [ "http://www.mendeley.com/documents/?uuid=4463353c-7336-4d41-9151-9ec75a537c77" ] }, { "id" : "ITEM-4", "itemData" : { "DOI" : "10.1007/978-94-007-1372-7_5", "abstract" : "The impacts of the NAO on the hydrology of eastern Mediterranean countries, such as Turkey, Iran, Kuwait, Oman, and Israel, are documented here from a general perspective. Results for the eastern Mediterranean countries differ from one location to another in terms of consistent NAO signal. Patterns of precipitation, streamflow, and lake levels in Turkey are discussed to show the NAO impacts. A special attention is devoted to the NAO influences on the formation of streamflow homogeneous region and on the probability distribution functions of critical droughts. The results of all these analyses clearly showed that the NAO signals are quite identifiable in various hydrologic variables in Turkey. For example, the NAO during winter was found to influence precipitation and streamflow patterns. In contrast temperature patterns appeared to be less sensitive to the NAO. The results of wavelet analysis showed that the Tuz, Sapanca, and Uluabat lakes reflect strong NAO influences. In southwest Iran, the October\u2013December season is influenced mostly by the NAO in both dry and wet spells. Positive significant correlation values were found between the NAO and the total rainfall in the centre and southern Israel and with some of the rainfall categories. High correlations between the winter mode of the NAO and temperature and sea level pressure in Israel were also noted. In conclusion, current evidences have shown that the NAO has detectable influences on the hydrology of eastern Mediterranean countries with different magnitudes.", "author" : [ { "dropping-particle" : "", "family" : "Kahya", "given" : "Ercan", "non-dropping-particle" : "", "parse-names" : false, "suffix" : "" } ], "id" : "ITEM-4", "issued" : { "date-parts" : [ [ "2011" ] ] }, "page" : "57-71", "title" : "The Impacts of NAO on the Hydrology of the Eastern Mediterranean", "translator" : [ { "dropping-particle" : "", "family" : "Q6502", "given" : "", "non-dropping-particle" : "", "parse-names" : false, "suffix" : "" } ], "type" : "chapter" }, "uris" : [ "http://www.mendeley.com/documents/?uuid=85280480-1999-428f-b71b-ea1617692105" ] } ], "mendeley" : { "formattedCitation" : "(Chronis et al., 2011; Kahya, 2011; Black, 2012; Blad\u00e9 et al., 2012)", "plainTextFormattedCitation" : "(Chronis et al., 2011; Kahya, 2011; Black, 2012; Blad\u00e9 et al., 2012)", "previouslyFormattedCitation" : "(Chronis et al., 2011; Kahya, 2011; Black, 2012; Blad\u00e9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(Chronis et al., 2011; Kahya, 2011; Black, 2012; Bladé et al., 2012)</w:t>
      </w:r>
      <w:r w:rsidRPr="00C734F4">
        <w:rPr>
          <w:color w:val="000000" w:themeColor="text1"/>
          <w:lang w:val="en-GB"/>
        </w:rPr>
        <w:fldChar w:fldCharType="end"/>
      </w:r>
      <w:r w:rsidRPr="00C734F4">
        <w:rPr>
          <w:color w:val="000000" w:themeColor="text1"/>
          <w:lang w:val="en-GB"/>
        </w:rPr>
        <w:t xml:space="preserve">, but disputed by others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"10.1007/s007040170023", "ISSN" : "0177-798X", "author" : [ { "dropping-particle" : "", "family" : "Ben-Gai", "given" : "T.", "non-dropping-particle" : "", "parse-names" : false, "suffix" : "" }, { "dropping-particle" : "", "family" : "Bitan", "given" : "A.", "non-dropping-particle" : "", "parse-names" : false, "suffix" : "" }, { "dropping-particle" : "", "family" : "Manes", "given" : "A.", "non-dropping-particle" : "", "parse-names" : false, "suffix" : "" }, { "dropping-particle" : "", "family" : "Alpert", "given" : "P.", "non-dropping-particle" : "", "parse-names" : false, "suffix" : "" }, { "dropping-particle" : "", "family" : "Kushnir", "given" : "Y.", "non-dropping-particle" : "", "parse-names" : false, "suffix" : "" } ], "container-title" : "Theoretical and Applied Climatology", "id" : "ITEM-1", "issue" : "3-4", "issued" : { "date-parts" : [ [ "2001", "9", "1" ] ] }, "page" : "171-177", "title" : "Temperature and surface pressure anomalies in Israel and the North Atlantic Oscillation", "translator" : [ { "dropping-particle" : "", "family" : "Q6358", "given" : "", "non-dropping-particle" : "", "parse-names" : false, "suffix" : "" } ], "type" : "article-journal", "volume" : "69" }, "uris" : [ "http://www.mendeley.com/documents/?uuid=5b7e102d-eca5-4054-9da2-004c3cede628" ] }, { "id" : "ITEM-2",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"ITEM-2",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"id" : "ITEM-3", "itemData" : { "DOI" : "10.1002/joc.1238", "ISSN" : "0899-8418", "author" : [ { "dropping-particle" : "", "family" : "Ziv", "given" : "Baruch", "non-dropping-particle" : "", "parse-names" : false, "suffix" : "" }, { "dropping-particle" : "", "family" : "Dayan", "given" : "Uri", "non-dropping-particle" : "", "parse-names" : false, "suffix" : "" }, { "dropping-particle" : "", "family" : "Kushnir", "given" : "Yohanan", "non-dropping-particle" : "", "parse-names" : false, "suffix" : "" }, { "dropping-particle" : "", "family" : "Roth", "given" : "Chaggi", "non-dropping-particle" : "", "parse-names" : false, "suffix" : "" }, { "dropping-particle" : "", "family" : "Enzel", "given" : "Yehouda", "non-dropping-particle" : "", "parse-names" : false, "suffix" : "" } ], "container-title" : "International Journal of Climatology", "id" : "ITEM-3", "issue" : "1", "issued" : { "date-parts" : [ [ "2006", "1" ] ] }, "page" : "55-73", "title" : "Regional and global atmospheric patterns governing rainfall in the southern Levant", "translator" : [ { "dropping-particle" : "", "family" : "Q6357", "given" : "", "non-dropping-particle" : "", "parse-names" : false, "suffix" : "" } ], "type" : "article-journal", "volume" : "26" }, "uris" : [ "http://www.mendeley.com/documents/?uuid=d49df9be-5c04-4122-9ad6-0f47b0fcd22e" ] }, { "id" : "ITEM-4", "itemData" : { "DOI" : "10.1007/s00382-019-04653-z", "ISSN" : "0930-7575", "abstract" : "A statistical framework for evaluating changes in extreme events is proposed and applied to evaluate a 20-member, regional climate model ensemble simulation with 30-km resolution. The model is found to represent the statistics and distributions of extreme events, including observed wet day characteristics, wet/dry days, and wet/dry spell characteristics, reasonably across Africa. Simulations of the mid-twenty-first and late-twenty-first century project statistically-significant changes in these societally-relevant climate characteristics in three regions. Intensification of rainfall is projected for the Sahel rainy season, including large increases in wet spell frequency, wet spell duration, and wet spell intensity. These changes are statistically significant at mid-twenty-first century and become more spatially robust by the end of the century. A weaker intensified rainfall trend is also projected over East Africa, for northern Ethiopia in boreal summer, Tanzania in boreal winter, and southern Ethiopia, Somalia, and the Lake Victoria region in boreal fall. The changes are significant in scattered regions at mid-twenty-first century, but widespread and highly significant by the end of the century. In contrast, increased dry periods is projected for parts of southern Africa (Angola, Zambia, Malawi), including 50\u2013100% reductions in wet spell frequency annually and increases in dry spell duration in austral spring. The spatial coherence and rigorous statistical analysis of the projected changes combined with their physical consistency with the findings of previous studies support confidence in these results.", "author" : [ { "dropping-particle" : "", "family" : "Han", "given" : "Fan", "non-dropping-particle" : "", "parse-names" : false, "suffix" : "" }, { "dropping-particle" : "", "family" : "Cook", "given" : "Kerry H.", "non-dropping-particle" : "", "parse-names" : false, "suffix" : "" }, { "dropping-particle" : "", "family" : "Vizy", "given" : "Edward K.", "non-dropping-particle" : "", "parse-names" : false, "suffix" : "" } ], "container-title" : "Climate Dynamics", "id" : "ITEM-4", "issued" : { "date-parts" : [ [ "2019", "1", "31" ] ] }, "title" : "Changes in intense rainfall events and dry periods across Africa in the twenty-first century", "translator" : [ { "dropping-particle" : "", "family" : "Q4535", "given" : "", "non-dropping-particle" : "", "parse-names" : false, "suffix" : "" } ], "type" : "article-journal" }, "uris" : [ "http://www.mendeley.com/documents/?uuid=6a81adb9-e74b-478f-aa90-b7e7975de52c" ] }, { "id" : "ITEM-5", "itemData" : { "DOI" : "10.3390/atmos7060084", "ISSN" : "2073-4433", "author" : [ { "dropping-particle" : "", "family" : "Zamrane", "given" : "Zineb", "non-dropping-particle" : "", "parse-names" : false, "suffix" : "" }, { "dropping-particle" : "", "family" : "Turki", "given" : "Imen", "non-dropping-particle" : "", "parse-names" : false, "suffix" : "" }, { "dropping-particle" : "", "family" : "Laignel", "given" : "Benoit", "non-dropping-particle" : "", "parse-names" : false, "suffix" : "" }, { "dropping-particle" : "", "family" : "Mah\u00e9", "given" : "Gil", "non-dropping-particle" : "", "parse-names" : false, "suffix" : "" }, { "dropping-particle" : "", "family" : "Laftouhi", "given" : "Nour-Eddine", "non-dropping-particle" : "", "parse-names" : false, "suffix" : "" } ], "container-title" : "Atmosphere", "id" : "ITEM-5", "issue" : "6", "issued" : { "date-parts" : [ [ "2016", "6", "17" ] ] }, "page" : "84", "title" : "Characterization of the Interannual Variability of Precipitation and Streamflow in Tensift and Ksob Basins (Morocco) and Links with the NAO", "translator" : [ { "dropping-particle" : "", "family" : "Q6355", "given" : "", "non-dropping-particle" : "", "parse-names" : false, "suffix" : "" } ], "type" : "article-journal", "volume" : "7" }, "uris" : [ "http://www.mendeley.com/documents/?uuid=01350223-d053-4757-a5ed-87f3ea0f156a" ] }, { "id" : "ITEM-6", "itemData" : { "DOI" : "10.1007/s12517-016-2448-0", "ISSN" : "1866-7511", "author" : [ { "dropping-particle" : "", "family" : "Turki", "given" : "Imen", "non-dropping-particle" : "", "parse-names" : false, "suffix" : "" }, { "dropping-particle" : "", "family" : "Laignel", "given" : "Benoit", "non-dropping-particle" : "", "parse-names" : false, "suffix" : "" }, { "dropping-particle" : "", "family" : "Massei", "given" : "Nicolas", "non-dropping-particle" : "", "parse-names" : false, "suffix" : "" }, { "dropping-particle" : "", "family" : "Nouaceur", "given" : "Zeneddine", "non-dropping-particle" : "", "parse-names" : false, "suffix" : "" }, { "dropping-particle" : "", "family" : "Benhamiche", "given" : "Nadir", "non-dropping-particle" : "", "parse-names" : false, "suffix" : "" }, { "dropping-particle" : "", "family" : "Madani", "given" : "Khodir", "non-dropping-particle" : "", "parse-names" : false, "suffix" : "" } ], "container-title" : "Arabian Journal of Geosciences", "id" : "ITEM-6", "issue" : "6", "issued" : { "date-parts" : [ [ "2016", "5", "26" ] ] }, "page" : "477", "title" : "Hydrological variability of the Soummam watershed (Northeastern Algeria) and the possible links to climate fluctuations", "translator" : [ { "dropping-particle" : "", "family" : "Q6356", "given" : "", "non-dropping-particle" : "", "parse-names" : false, "suffix" : "" } ], "type" : "article-journal", "volume" : "9" }, "uris" : [ "http://www.mendeley.com/documents/?uuid=985f6502-0c39-4f4a-8812-a05091c696e3" ] } ], "mendeley" : { "formattedCitation" : "(Ben-Gai et al., 2001; Ziv et al., 2006; Donat et al., 2014; Turki et al., 2016; Zamrane et al., 2016; Han et al., 2019)", "plainTextFormattedCitation" : "(Ben-Gai et al., 2001; Ziv et al., 2006; Donat et al., 2014; Turki et al., 2016; Zamrane et al., 2016; Han et al., 2019)", "previouslyFormattedCitation" : "(Ben-Gai et al., 2001; Ziv et al., 2006; Donat et al., 2014; Turki et al., 2016; Zamrane et al., 2016; Han et al., 2019)"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s-ES"/>
        </w:rPr>
        <w:t>(Ben-Gai et al., 2001; Ziv et al., 2006; Donat et al., 2014; Turki et al., 2016; Zamrane et al., 2016; Han et al., 2019)</w:t>
      </w:r>
      <w:r w:rsidRPr="00C734F4">
        <w:rPr>
          <w:color w:val="000000" w:themeColor="text1"/>
          <w:lang w:val="en-GB"/>
        </w:rPr>
        <w:fldChar w:fldCharType="end"/>
      </w:r>
      <w:r w:rsidRPr="00371D58">
        <w:rPr>
          <w:color w:val="000000" w:themeColor="text1"/>
          <w:lang w:val="es-ES"/>
        </w:rPr>
        <w:t>.</w:t>
      </w:r>
      <w:r w:rsidRPr="00371D58">
        <w:rPr>
          <w:lang w:val="es-ES"/>
        </w:rPr>
        <w:t xml:space="preserve"> </w:t>
      </w:r>
      <w:r w:rsidRPr="00C734F4">
        <w:rPr>
          <w:lang w:val="en-GB"/>
        </w:rPr>
        <w:t xml:space="preserve">During positive summer NAO phase, associated with an upper-level trough over the Balkans, the Mediterranean is anomalously wet </w:t>
      </w:r>
      <w:r w:rsidRPr="00C734F4">
        <w:rPr>
          <w:lang w:val="en-GB"/>
        </w:rPr>
        <w:fldChar w:fldCharType="begin" w:fldLock="1"/>
      </w:r>
      <w:r w:rsidR="000465A7">
        <w:rPr>
          <w:lang w:val="en-GB"/>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"(Blad\u00e9 et al., 2012)", "plainTextFormattedCitation" : "(Blad\u00e9 et al., 2012)", "previouslyFormattedCitation" : "(Blad\u00e9 et al., 2012)" }, "properties" : { "noteIndex" : 0 }, "schema" : "https://github.com/citation-style-language/schema/raw/master/csl-citation.json" }</w:instrText>
      </w:r>
      <w:r w:rsidRPr="00C734F4">
        <w:rPr>
          <w:lang w:val="en-GB"/>
        </w:rPr>
        <w:fldChar w:fldCharType="separate"/>
      </w:r>
      <w:r w:rsidR="00E41CA2">
        <w:rPr>
          <w:noProof/>
          <w:lang w:val="en-GB"/>
        </w:rPr>
        <w:t>(Bladé et al., 2012)</w:t>
      </w:r>
      <w:r w:rsidRPr="00C734F4">
        <w:rPr>
          <w:lang w:val="en-GB"/>
        </w:rPr>
        <w:fldChar w:fldCharType="end"/>
      </w:r>
      <w:r w:rsidRPr="00C734F4">
        <w:rPr>
          <w:lang w:val="en-GB"/>
        </w:rPr>
        <w:t>.</w:t>
      </w:r>
      <w:r w:rsidRPr="00C734F4">
        <w:rPr>
          <w:rFonts w:cs="Times New Roman"/>
          <w:lang w:val="en-GB"/>
        </w:rPr>
        <w:t xml:space="preserve"> Drivers of Mediterranean climate variability include modes of variability such as the AMV </w:t>
      </w:r>
      <w:r w:rsidRPr="00C734F4">
        <w:rPr>
          <w:rFonts w:cs="Times New Roman"/>
          <w:lang w:val="en-GB"/>
        </w:rPr>
        <w:fldChar w:fldCharType="begin" w:fldLock="1"/>
      </w:r>
      <w:r w:rsidR="000465A7">
        <w:rPr>
          <w:rFonts w:cs="Times New Roman"/>
          <w:lang w:val="en-GB"/>
        </w:rPr>
        <w:instrText>ADDIN CSL_CITATION { "citationItems" : [ { "id" : "ITEM-1", "itemData" : { "DOI" : "10.1038/ngeo1595", "author" : [ { "dropping-particle" : "", "family" : "Sutton", "given" : "Rowan T", "non-dropping-particle" : "", "parse-names" : false, "suffix" : "" }, { "dropping-particle" : "", "family" : "Dong", "given" : "Buwen", "non-dropping-particle" : "", "parse-names" : false, "suffix" : "" } ], "container-title" : "Nature Geoscience", "id" : "ITEM-1", "issued" : { "date-parts" : [ [ "2012", "10", "7" ] ] }, "page" : "788", "publisher" : "Nature Publishing Group", "title" : "Atlantic Ocean influence on a shift in European climate in the 1990s", "translator" : [ { "dropping-particle" : "", "family" : "Q4620", "given" : "", "non-dropping-particle" : "", "parse-names" : false, "suffix" : "" } ], "type" : "article-journal", "volume" : "5" }, "uris" : [ "http://www.mendeley.com/documents/?uuid=a2a6929b-fb0e-4123-b70c-04c1e9d31198" ] } ], "mendeley" : { "formattedCitation" : "(Sutton and Dong, 2012)", "plainTextFormattedCitation" : "(Sutton and Dong, 2012)", "previouslyFormattedCitation" : "(Sutton and Dong,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(Sutton and Dong, 2012)</w:t>
      </w:r>
      <w:r w:rsidRPr="00C734F4">
        <w:rPr>
          <w:rFonts w:cs="Times New Roman"/>
          <w:lang w:val="en-GB"/>
        </w:rPr>
        <w:fldChar w:fldCharType="end"/>
      </w:r>
      <w:r w:rsidRPr="00C734F4">
        <w:rPr>
          <w:rFonts w:cs="Times New Roman"/>
          <w:lang w:val="en-GB"/>
        </w:rPr>
        <w:t xml:space="preserve"> and the Asian monsoon </w:t>
      </w:r>
      <w:r w:rsidRPr="00C734F4">
        <w:rPr>
          <w:rFonts w:cs="Times New Roman"/>
          <w:lang w:val="en-GB"/>
        </w:rPr>
        <w:fldChar w:fldCharType="begin" w:fldLock="1"/>
      </w:r>
      <w:r w:rsidR="000465A7">
        <w:rPr>
          <w:rFonts w:cs="Times New Roman"/>
          <w:lang w:val="en-GB"/>
        </w:rPr>
        <w:instrText>ADDIN CSL_CITATION { "citationItems" : [ { "id" : "ITEM-1", "itemData" : { "DOI" : "10.1002/qj.49712253408", "ISSN" : "00359009", "abstract" : "The existence of subtropical deserts, such as the Sahara, has often been attributed to the annual\u2010mean, zonal\u2010mean Hadley circulation which shows strong descent in the subtropics. However, the zonal\u2010mean Hadley circulation shows considerable evolution over the course of the year with very strong subtropical descent during winter, but practically no zonal\u2010mean subtropical descent during summer when rainfall over the eastern Sahara and the Mediterranean is least. Charney (1975) proposed a biosphere\u2010albedo feedback mechanism whereby local anthropogenic effects related to over\u2010grazing could affect the radiative balance, enhancing summertime diabatic descent and leading to desertification of the subtropics in general. The present study, which uses an idealized model, suggests a monsoon\u2010desert mechanism for desertification whereby remote diabatic heating in the Asian monsoon region can induce a Rossby\u2010wave pattern to the west. Integral with the Rossby\u2010wave solution is a warm thermal structure that interacts with air on the southern flank of the mid\u2010latitude westerlies causing it to descend. This adiabatic descent is localized over the eastern Sahara and Mediterranean, and over the Kyzylkum desert to the south\u2010east of the Aral Sea, by the mountains of north Africa and south\u2010west Asia. Trajectories indicate that the monsoon\u2010desert mechanism does not represent a simple \u2018Walker\u2010type\u2019 overturning cell. Instead, the descending air is seen to be mainly of mid\u2010latitude origin. It is speculated that the monsoon\u2010forced adiabatic descent may result in clear air and, therefore, a local diabatic enhancement which effectively doubles the strength of descent. With this mechanism, desertification can be forced by remote changes in monsoon strength rather than by local effects. This conclusion is supported by the observed dramatic strengthening of descent over the Mediterranean and east Sahara during the onset of the Asian monsoon and, on the longer timescale, by relating prehistoric lake\u2010levels to Milankovitch\u2010monsoon forcing. The latter may help to explain the perceived discrepancies between the palaeoclimate of the eastern Sahara and the strength of a \u2018tropic\u2010wide\u2019 monsoon. The monsoon\u2010desert mechanism may not be confined to the Asian monsoon alone and the existence of other monsoon\u2010climate regions over the globe may, in a similar way, explain the observed summertime strengthening of the oceanic sub\u2010tropical anticyclones and the existence of western continental deserts and\u2026", "author" : [ { "dropping-particle" : "", "family" : "Rodwell", "given" : "Mark J.", "non-dropping-particle" : "", "parse-names" : false, "suffix" : "" }, { "dropping-particle" : "", "family" : "Hoskins", "given" : "Brian J.", "non-dropping-particle" : "", "parse-names" : false, "suffix" : "" } ], "container-title" : "Quarterly Journal of the Royal Meteorological Society", "id" : "ITEM-1", "issue" : "534", "issued" : { "date-parts" : [ [ "1996", "7" ] ] }, "page" : "1385-1404", "title" : "Monsoons and the dynamics of deserts", "translator" : [ { "dropping-particle" : "", "family" : "Q5609", "given" : "", "non-dropping-particle" : "", "parse-names" : false, "suffix" : "" } ], "type" : "article-journal", "volume" : "122" }, "uris" : [ "http://www.mendeley.com/documents/?uuid=4aa62742-0dce-4d0c-887b-376d36df29ec" ] }, { "id" : "ITEM-2", "itemData" : { "DOI" : "10.1002/joc.6259", "ISSN" : "0899-8418", "abstract" : "Etesians are north to south direction winds in the lower atmosphere, blowing over the Aegean basin from early summer to early autumn. They are an important circulation component for the East Mediterranean (EMED) area, linked to the subsidence and ascent circulation over EMED and the extended Indian monsoon region, respectively. In this study we investigate the evolution of Etesian days and the associated wind speed (10 m) over the recent past (1979\u20132005) in simulations from Earth System Models (ESMs) available from the Coupled Model Intercomparison Project Phase 5. Results from this analysis are compared to the ERA-Interim reanalysis. Moreover, we study the connection of the Etesians to the atmospheric circulation over EMED and the wider Indian monsoon area, in particular over the west Indian summer monsoon (wISM) and the Bay of Bengal (BoB). Our findings suggest that while the ESMs underestimate the wind speed of the Etesians, their frequency and summer cycle are in good agreement to reanalysis. ESMs can accurately represent the summer atmospheric circulation and depict the connection between EMED and Indian summer monsoon (ISM), capturing the link between them. Finally, we highlight here the capability and efficiency of ESMs in representing the climatology of Etesians and related atmospheric circulation.", "author" : [ { "dropping-particle" : "", "family" : "Logothetis", "given" : "Ioannis", "non-dropping-particle" : "", "parse-names" : false, "suffix" : "" }, { "dropping-particle" : "", "family" : "Tourpali", "given" : "Kleareti", "non-dropping-particle" : "", "parse-names" : false, "suffix" : "" }, { "dropping-particle" : "", "family" : "Misios", "given" : "Stergios", "non-dropping-particle" : "", "parse-names" : false, "suffix" : "" }, { "dropping-particle" : "", "family" : "Zanis", "given" : "Prodromos", "non-dropping-particle" : "", "parse-names" : false, "suffix" : "" } ], "container-title" : "International Journal of Climatology", "id" : "ITEM-2", "issue" : "2", "issued" : { "date-parts" : [ [ "2020", "2", "13" ] ] }, "page" : "1118-1131", "title" : "Etesians and the summer circulation over East Mediterranean in Coupled Model Intercomparison Project Phase 5 simulations: Connections to the Indian summer monsoon", "translator" : [ { "dropping-particle" : "", "family" : "Q6349", "given" : "", "non-dropping-particle" : "", "parse-names" : false, "suffix" : "" } ], "type" : "article-journal", "volume" : "40" }, "uris" : [ "http://www.mendeley.com/documents/?uuid=32b42631-2d89-4298-95fa-79b1e09571eb" ] } ], "mendeley" : { "formattedCitation" : "(Rodwell and Hoskins, 1996; Logothetis et al., 2020)", "plainTextFormattedCitation" : "(Rodwell and Hoskins, 1996; Logothetis et al., 2020)", "previouslyFormattedCitation" : "(Rodwell and Hoskins, 1996; Logothetis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(Rodwell and Hoskins, 1996; Logothetis et al., 2020)</w:t>
      </w:r>
      <w:r w:rsidRPr="00C734F4">
        <w:rPr>
          <w:rFonts w:cs="Times New Roman"/>
          <w:lang w:val="en-GB"/>
        </w:rPr>
        <w:fldChar w:fldCharType="end"/>
      </w:r>
      <w:r w:rsidRPr="00C734F4">
        <w:rPr>
          <w:rFonts w:cs="Times New Roman"/>
          <w:lang w:val="en-GB"/>
        </w:rPr>
        <w:t>. In addition, the increase of GHGs (e.</w:t>
      </w:r>
      <w:r w:rsidRPr="00A41258">
        <w:rPr>
          <w:rFonts w:cs="Times New Roman"/>
          <w:lang w:val="en-GB"/>
        </w:rPr>
        <w:t>g</w:t>
      </w:r>
      <w:r w:rsidRPr="00441820">
        <w:rPr>
          <w:rFonts w:cs="Times New Roman"/>
          <w:lang w:val="en-GB"/>
        </w:rPr>
        <w:t xml:space="preserve">., </w:t>
      </w:r>
      <w:commentRangeStart w:id="1901"/>
      <w:r w:rsidRPr="00441820">
        <w:rPr>
          <w:rFonts w:cs="Times New Roman"/>
          <w:lang w:val="en-GB"/>
        </w:rPr>
        <w:fldChar w:fldCharType="begin" w:fldLock="1"/>
      </w:r>
      <w:r w:rsidR="000465A7">
        <w:rPr>
          <w:rFonts w:cs="Times New Roman"/>
          <w:lang w:val="en-GB"/>
        </w:rPr>
        <w:instrText>ADDIN CSL_CITATION { "citationItems" : [ { "id" : "ITEM-1", "itemData" : { "DOI" : "10.1007/s10113-019-01565-w", "ISSN" : "1436-3798", "abstract" : "Observation and model-based studies have identified the Mediterranean region as one of the most prominent climate change \u201chot-spots.\u201d Parts of this distinctive region are included in several Coordinated Regional Downscaling Experiment (CORDEX) domains such as those for Europe, Africa, the Mediterranean, and the Middle East/North Africa. In this study, we compile and analyze monthly temperature and precipitation fields derived from regional climate model simulations performed over different CORDEX domains at a spatial resolution of 50 km. This unique multi-model, multi-scenario, and multi-domain \u201csuper-ensemble\u201d is used to update projected changes for the Mediterranean region. The statistical robustness and significance of the climate change signal is assessed. By considering information from more than one CORDEX domains, our analysis addresses an additional type of uncertainty that is often neglected and is related to the positioning of the regional climate model domain. CORDEX simulations suggest a general warming by the end of the century (between 1 and 5 \u00b0C with respect to the 1986\u20132005 reference period), which is expected to be strongest during summer (up to 7 \u00b0C). A general drying (between 10 and 40%) is also inferred for the Mediterranean. However, the projected precipitation change signal is less significant and less robust. The CORDEX ensemble corroborates the fact that the Mediterranean is already entering the 1.5 \u00b0C climate warming era. It is expected to reach 2 \u00b0C warming well within two decades, unless strong greenhouse gas concentration reductions are implemented. The southern part of the Mediterranean is expected to be impacted most strongly since the CORDEX ensemble suggests substantial combined warming and drying, particularly for pathways RCP4.5 and RCP8.5.", "author" : [ { "dropping-particle" : "", "family" : "Zittis", "given" : "George", "non-dropping-particle" : "", "parse-names" : false, "suffix" : "" }, { "dropping-particle" : "", "family" : "Hadjinicolaou", "given" : "Panos", "non-dropping-particle" : "", "parse-names" : false, "suffix" : "" }, { "dropping-particle" : "", "family" : "Klangidou", "given" : "Marina", "non-dropping-particle" : "", "parse-names" : false, "suffix" : "" }, { "dropping-particle" : "", "family" : "Proestos", "given" : "Yiannis", "non-dropping-particle" : "", "parse-names" : false, "suffix" : "" }, { "dropping-particle" : "", "family" : "Lelieveld", "given" : "Jos", "non-dropping-particle" : "", "parse-names" : false, "suffix" : "" } ], "container-title" : "Regional Environmental Change", "id" : "ITEM-1", "issue" : "8", "issued" : { "date-parts" : [ [ "2019", "12", "25" ] ] }, "page" : "2621-2635", "title" : "A multi-model, multi-scenario, and multi-domain analysis of regional climate projections for the Mediterranean", "translator" : [ { "dropping-particle" : "", "family" : "Q6223", "given" : "", "non-dropping-particle" : "", "parse-names" : false, "suffix" : "" } ], "type" : "article-journal", "volume" : "19" }, "uris" : [ "http://www.mendeley.com/documents/?uuid=1acf97a6-9de1-4c3b-b6e4-f9f351999cf8" ] } ], "mendeley" : { "formattedCitation" : "(Zittis et al., 2019)", "manualFormatting" : "Zittis et al., 2019)", "plainTextFormattedCitation" : "(Zittis et al., 2019)", "previouslyFormattedCitation" : "(Zittis et al., 2019)" }, "properties" : { "noteIndex" : 0 }, "schema" : "https://github.com/citation-style-language/schema/raw/master/csl-citation.json" }</w:instrText>
      </w:r>
      <w:r w:rsidRPr="00441820">
        <w:rPr>
          <w:rFonts w:cs="Times New Roman"/>
          <w:lang w:val="en-GB"/>
        </w:rPr>
        <w:fldChar w:fldCharType="separate"/>
      </w:r>
      <w:r w:rsidR="00E41CA2">
        <w:rPr>
          <w:rFonts w:cs="Times New Roman"/>
          <w:noProof/>
          <w:lang w:val="en-GB"/>
        </w:rPr>
        <w:t>Zittis et al., 2019)</w:t>
      </w:r>
      <w:r w:rsidRPr="00441820">
        <w:rPr>
          <w:rFonts w:cs="Times New Roman"/>
          <w:lang w:val="en-GB"/>
        </w:rPr>
        <w:fldChar w:fldCharType="end"/>
      </w:r>
      <w:commentRangeEnd w:id="1901"/>
      <w:r w:rsidR="00E41CA2">
        <w:rPr>
          <w:rStyle w:val="CommentReference"/>
          <w:rFonts w:asciiTheme="minorHAnsi" w:eastAsiaTheme="minorHAnsi" w:hAnsiTheme="minorHAnsi"/>
          <w:lang w:eastAsia="en-US"/>
        </w:rPr>
        <w:commentReference w:id="1901"/>
      </w:r>
      <w:r w:rsidRPr="00C734F4">
        <w:rPr>
          <w:rFonts w:cs="Times New Roman"/>
          <w:lang w:val="en-GB"/>
        </w:rPr>
        <w:t xml:space="preserve">, the decrease of anthropogenic aerosols over Europe and the Mediterranean </w:t>
      </w:r>
      <w:r w:rsidRPr="00C734F4">
        <w:rPr>
          <w:rFonts w:cs="Times New Roman"/>
          <w:lang w:val="en-GB"/>
        </w:rPr>
        <w:lastRenderedPageBreak/>
        <w:t xml:space="preserve">since the 1980’s resulting from air pollution policies </w:t>
      </w:r>
      <w:r w:rsidRPr="00C734F4">
        <w:rPr>
          <w:rFonts w:cs="Times New Roman"/>
          <w:lang w:val="en-GB"/>
        </w:rPr>
        <w:fldChar w:fldCharType="begin" w:fldLock="1"/>
      </w:r>
      <w:r w:rsidR="000465A7">
        <w:rPr>
          <w:rFonts w:cs="Times New Roman"/>
          <w:lang w:val="en-GB"/>
        </w:rPr>
        <w:instrText>ADDIN CSL_CITATION { "citationItems" : [ { "id" : "ITEM-1", "itemData" : { "DOI" : "10.1088/1748-9326/11/2/024010",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"page" : "24010", "title" : "The impact of European legislative and technology measures to reduce air pollutants on air quality, human health and climate", "translator" : [ { "dropping-particle" : "", "family" : "Q4019", "given" : "", "non-dropping-particle" : "", "parse-names" : false, "suffix" : "" } ], "type" : "article-journal", "volume" : "11" }, "uris" : [ "http://www.mendeley.com/documents/?uuid=a53901ce-6c24-4871-ba0b-4e992671cf8a" ] } ], "mendeley" : { "formattedCitation" : "(Turnock et al., 2016)", "plainTextFormattedCitation" : "(Turnock et al., 2016)", "previouslyFormattedCitation" : "(Turnock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(Turnock et al., 2016)</w:t>
      </w:r>
      <w:r w:rsidRPr="00C734F4">
        <w:rPr>
          <w:rFonts w:cs="Times New Roman"/>
          <w:lang w:val="en-GB"/>
        </w:rPr>
        <w:fldChar w:fldCharType="end"/>
      </w:r>
      <w:r w:rsidRPr="00C734F4">
        <w:rPr>
          <w:rFonts w:cs="Times New Roman"/>
          <w:lang w:val="en-GB"/>
        </w:rPr>
        <w:t xml:space="preserve">, and anthropogenic land-use </w:t>
      </w:r>
      <w:r w:rsidRPr="00A41258">
        <w:rPr>
          <w:rFonts w:cs="Times New Roman"/>
          <w:lang w:val="en-GB"/>
        </w:rPr>
        <w:t xml:space="preserve">change </w:t>
      </w:r>
      <w:r w:rsidRPr="00441820">
        <w:rPr>
          <w:rFonts w:cs="Times New Roman"/>
          <w:lang w:val="en-GB"/>
        </w:rPr>
        <w:fldChar w:fldCharType="begin" w:fldLock="1"/>
      </w:r>
      <w:r w:rsidR="000465A7">
        <w:rPr>
          <w:rFonts w:cs="Times New Roman"/>
          <w:lang w:val="en-GB"/>
        </w:rPr>
        <w:instrText>ADDIN CSL_CITATION { "citationItems" : [ { "id" : "ITEM-1", "itemData" : { "DOI" : "10.1016/j.jhydrol.2013.12.041", "ISSN" : "00221694", "author" : [ { "dropping-particle" : "", "family" : "Mill\u00e1n", "given" : "Mill\u00e1n M.", "non-dropping-particle" : "", "parse-names" : false, "suffix" : "" } ], "container-title" : "Journal of Hydrology", "id" : "ITEM-1", "issued" : { "date-parts" : [ [ "2014", "10" ] ] }, "page" : "206-224", "title" : "Extreme hydrometeorological events and climate change predictions in Europe", "translator" : [ { "dropping-particle" : "", "family" : "Q6350", "given" : "", "non-dropping-particle" : "", "parse-names" : false, "suffix" : "" } ], "type" : "article-journal", "volume" : "518" }, "uris" : [ "http://www.mendeley.com/documents/?uuid=ad261929-d757-4ea5-95c6-0ca2c2d2b5a3" ] }, { "id" : "ITEM-2", "itemData" : { "author" : [ { "dropping-particle" : "", "family" : "Cramer", "given" : "W", "non-dropping-particle" : "", "parse-names" : false, "suffix" : "" }, { "dropping-particle" : "", "family" : "Guiot", "given" : "J", "non-dropping-particle" : "", "parse-names" : false, "suffix" : "" }, { "dropping-particle" : "", "family" : "Marini", "given" : "K", "non-dropping-particle" : "", "parse-names" : false, "suffix" : "" } ], "container-title" : "Climate and Environmental Change in the Mediterranean Basin \u2013 Current Situation and Risks for the Future. First Mediterranean Assessment Report", "id" : "ITEM-2", "issued" : { "date-parts" : [ [ "2020" ] ] }, "page" : "34", "publisher" : "Union for the Mediterranean, Plan Bleu, UNEP/MAP", "publisher-place" : "Marseille, France", "title" : "MedECCe 2020 Summary for Policymakers", "translator" : [ { "dropping-particle" : "", "family" : "Q6922", "given" : "Rt6", "non-dropping-particle" : "", "parse-names" : false, "suffix" : "" } ], "type" : "chapter" }, "uris" : [ "http://www.mendeley.com/documents/?uuid=913a57b0-de0d-4fe5-8904-f5e6c21f28b9" ] } ], "mendeley" : { "formattedCitation" : "(Mill\u00e1n, 2014; Cramer et al., 2020)", "plainTextFormattedCitation" : "(Mill\u00e1n, 2014; Cramer et al., 2020)", "previouslyFormattedCitation" : "(Mill\u00e1n, 2014; Cramer et al., 2020)" }, "properties" : { "noteIndex" : 0 }, "schema" : "https://github.com/citation-style-language/schema/raw/master/csl-citation.json" }</w:instrText>
      </w:r>
      <w:r w:rsidRPr="00441820">
        <w:rPr>
          <w:rFonts w:cs="Times New Roman"/>
          <w:lang w:val="en-GB"/>
        </w:rPr>
        <w:fldChar w:fldCharType="separate"/>
      </w:r>
      <w:r w:rsidR="00E41CA2">
        <w:rPr>
          <w:rFonts w:cs="Times New Roman"/>
          <w:noProof/>
          <w:lang w:val="en-GB"/>
        </w:rPr>
        <w:t>(Millán, 2014; Cramer et al., 2020)</w:t>
      </w:r>
      <w:r w:rsidRPr="00441820">
        <w:rPr>
          <w:rFonts w:cs="Times New Roman"/>
          <w:lang w:val="en-GB"/>
        </w:rPr>
        <w:fldChar w:fldCharType="end"/>
      </w:r>
      <w:r w:rsidRPr="00C734F4">
        <w:rPr>
          <w:rFonts w:cs="Times New Roman"/>
          <w:lang w:val="en-GB"/>
        </w:rPr>
        <w:t xml:space="preserve"> have been shown to be linked to the regional warming. </w:t>
      </w:r>
      <w:r w:rsidRPr="00C734F4">
        <w:rPr>
          <w:lang w:val="en-GB"/>
        </w:rPr>
        <w:t xml:space="preserve">The role of the zonal averaged circulation as a driver for the Mediterranean climate has been stressed </w:t>
      </w:r>
      <w:r w:rsidRPr="00A41258">
        <w:rPr>
          <w:lang w:val="en-GB"/>
        </w:rPr>
        <w:t xml:space="preserve">by </w:t>
      </w:r>
      <w:r w:rsidRPr="00441820">
        <w:rPr>
          <w:lang w:val="en-GB"/>
        </w:rPr>
        <w:fldChar w:fldCharType="begin" w:fldLock="1"/>
      </w:r>
      <w:r w:rsidR="000465A7">
        <w:rPr>
          <w:spacing w:val="-1"/>
          <w:lang w:val="en-GB"/>
        </w:rPr>
        <w:instrText>ADDIN CSL_CITATION { "citationItems" : [ { "id" : "ITEM-1", "itemData" : { "DOI" : "10.1175/JCLI-D-19-0232.1", "ISSN" : "0894-8755", "abstract" : "While CMIP5 models robustly project drying of the subtropics and more precipitation in the tropics and subpolar latitudes by the end of the century, the magnitude of these changes in precipitation varies widely across models: for example, some models simulate no drying in the eastern Mediterranean while others simulate more than a 50% reduction in precipitation relative to the model-simulated present-day value. Furthermore, the factors leading to changes in local subtropical precipitation remain unclear. The importance of zonal-mean changes in atmospheric structure for local precipitation changes is explored in 42 CMIP5 models. It is found that up to half of the local intermodel spread over the Mediterranean, northern Mexico, East Asia, southern Africa, southern Australia, and southern South America is related to the intermodel spread in large-scale processes such as the magnitude of globally averaged surface temperature increases, Hadley cell widening, polar amplification, stabilization of the tropical upper troposphere, or changes in the polar stratosphere. Globally averaged surface temperature increases account for intermodel spread in land subtropical drying in the Southern Hemisphere but are not important for land drying adjacent to the Mediterranean. The factors associated with drying over the eastern Mediterranean and western Mediterranean differ, with stabilization of the tropical upper troposphere being a crucial factor for the former only. Differences in precipitation between the western and eastern Mediterranean are also evident on interannual time scales. In contrast, the global factors examined here are unimportant over most of the United States, and more generally over the interior of continents. Much of the rest of the spread can be explained by variations in local relative humidity, a proxy also for zonally asymmetric circulation and thermodynamic changes.", "author" : [ { "dropping-particle" : "", "family" : "Garfinkel", "given" : "Chaim I.", "non-dropping-particle" : "", "parse-names" : false, "suffix" : "" }, { "dropping-particle" : "", "family" : "Adam", "given" : "Ori", "non-dropping-particle" : "", "parse-names" : false, "suffix" : "" }, { "dropping-particle" : "", "family" : "Morin", "given" : "Efrat", "non-dropping-particle" : "", "parse-names" : false, "suffix" : "" }, { "dropping-particle" : "", "family" : "Enzel", "given" : "Yehoudah", "non-dropping-particle" : "", "parse-names" : false, "suffix" : "" }, { "dropping-particle" : "", "family" : "Elbaum", "given" : "Eilat", "non-dropping-particle" : "", "parse-names" : false, "suffix" : "" }, { "dropping-particle" : "", "family" : "Bartov", "given" : "Maya", "non-dropping-particle" : "", "parse-names" : false, "suffix" : "" }, { "dropping-particle" : "", "family" : "Rostkier-Edelstein", "given" : "Dorita", "non-dropping-particle" : "", "parse-names" : false, "suffix" : "" }, { "dropping-particle" : "", "family" : "Dayan", "given" : "Uri", "non-dropping-particle" : "", "parse-names" : false, "suffix" : "" } ], "container-title" : "Journal of Climate", "id" : "ITEM-1", "issue" : "3", "issued" : { "date-parts" : [ [ "2020", "2", "1" ] ] }, "page" : "1141-1154", "title" : "The Role of Zonally Averaged Climate Change in Contributing to Intermodel Spread in CMIP5 Predicted Local Precipitation Changes", "translator" : [ { "dropping-particle" : "", "family" : "Q6344", "given" : "", "non-dropping-particle" : "", "parse-names" : false, "suffix" : "" } ], "type" : "article-journal", "volume" : "33" }, "uris" : [ "http://www.mendeley.com/documents/?uuid=23257e83-2d7e-4889-9f27-5783bd1a0f11" ] } ], "mendeley" : { "formattedCitation" : "(Garfinkel et al., 2020)", "plainTextFormattedCitation" : "(Garfinkel et al., 2020)", "previouslyFormattedCitation" : "(Garfinkel et al., 2020)" }, "properties" : { "noteIndex" : 0 }, "schema" : "https://github.com/citation-style-language/schema/raw/master/csl-citation.json" }</w:instrText>
      </w:r>
      <w:r w:rsidRPr="00441820">
        <w:rPr>
          <w:spacing w:val="-1"/>
          <w:lang w:val="en-GB"/>
        </w:rPr>
        <w:fldChar w:fldCharType="separate"/>
      </w:r>
      <w:r w:rsidR="00E41CA2">
        <w:rPr>
          <w:noProof/>
          <w:spacing w:val="-1"/>
          <w:lang w:val="en-GB"/>
        </w:rPr>
        <w:t>(Garfinkel et al., 2020)</w:t>
      </w:r>
      <w:r w:rsidRPr="00441820">
        <w:rPr>
          <w:lang w:val="en-GB"/>
        </w:rPr>
        <w:fldChar w:fldCharType="end"/>
      </w:r>
      <w:r w:rsidRPr="00A41258">
        <w:rPr>
          <w:lang w:val="en-GB"/>
        </w:rPr>
        <w:t>.</w:t>
      </w:r>
    </w:p>
    <w:p w14:paraId="178B621C" w14:textId="77777777" w:rsidR="0038381F" w:rsidRPr="00C734F4" w:rsidDel="00473FCA" w:rsidRDefault="0038381F" w:rsidP="0038381F">
      <w:pPr>
        <w:pStyle w:val="AR6BodyText"/>
        <w:spacing w:line="259" w:lineRule="auto"/>
        <w:rPr>
          <w:rFonts w:cs="Times New Roman"/>
          <w:lang w:val="en-GB"/>
        </w:rPr>
      </w:pPr>
    </w:p>
    <w:p w14:paraId="593F8C3C" w14:textId="77777777" w:rsidR="0038381F" w:rsidRPr="00C734F4" w:rsidRDefault="0038381F" w:rsidP="0038381F">
      <w:pPr>
        <w:pStyle w:val="AR6BodyText"/>
        <w:rPr>
          <w:rFonts w:cs="Times New Roman"/>
          <w:lang w:val="en-GB"/>
        </w:rPr>
      </w:pPr>
      <w:r w:rsidRPr="00C734F4">
        <w:rPr>
          <w:rFonts w:cs="Times New Roman"/>
          <w:lang w:val="en-GB"/>
        </w:rPr>
        <w:t>The attribution of observed Mediterranean summer warming to above drivers and implications for future projections will be discussed in Sections 10.6.4.5 and 10.6.4.6.</w:t>
      </w:r>
    </w:p>
    <w:p w14:paraId="75F3BF3F" w14:textId="77777777" w:rsidR="0038381F" w:rsidRPr="00C734F4" w:rsidRDefault="0038381F" w:rsidP="0038381F">
      <w:pPr>
        <w:pStyle w:val="AR6BodyText"/>
        <w:rPr>
          <w:rFonts w:cs="Times New Roman"/>
          <w:lang w:val="en-GB"/>
        </w:rPr>
      </w:pPr>
    </w:p>
    <w:p w14:paraId="22FCD1D8" w14:textId="77777777" w:rsidR="0038381F" w:rsidRPr="00C734F4" w:rsidRDefault="0038381F" w:rsidP="0038381F">
      <w:pPr>
        <w:pStyle w:val="AR6BodyText"/>
        <w:rPr>
          <w:lang w:val="en-GB"/>
        </w:rPr>
      </w:pPr>
    </w:p>
    <w:p w14:paraId="580B0BFB" w14:textId="77777777" w:rsidR="0038381F" w:rsidRPr="00C734F4" w:rsidRDefault="0038381F" w:rsidP="0038381F">
      <w:pPr>
        <w:pStyle w:val="AR6Chap10Level310111"/>
        <w:rPr>
          <w:lang w:val="en-GB"/>
        </w:rPr>
      </w:pPr>
      <w:bookmarkStart w:id="1902" w:name="_Toc29679495"/>
      <w:bookmarkStart w:id="1903" w:name="_Toc30602471"/>
      <w:bookmarkStart w:id="1904" w:name="_Toc70454810"/>
      <w:r w:rsidRPr="00C734F4">
        <w:rPr>
          <w:lang w:val="en-GB"/>
        </w:rPr>
        <w:t>Model simulation and attribution over the historical period</w:t>
      </w:r>
      <w:bookmarkEnd w:id="1902"/>
      <w:bookmarkEnd w:id="1903"/>
      <w:bookmarkEnd w:id="1904"/>
    </w:p>
    <w:p w14:paraId="3AD78515" w14:textId="77777777" w:rsidR="0038381F" w:rsidRPr="00C734F4" w:rsidRDefault="0038381F" w:rsidP="0038381F">
      <w:pPr>
        <w:pStyle w:val="AR6BodyText"/>
        <w:rPr>
          <w:lang w:val="en-GB"/>
        </w:rPr>
      </w:pPr>
    </w:p>
    <w:p w14:paraId="79195BDB" w14:textId="208577B1" w:rsidR="0038381F" w:rsidRPr="00C734F4" w:rsidRDefault="0038381F" w:rsidP="0038381F">
      <w:pPr>
        <w:pStyle w:val="AR6BodyText"/>
        <w:rPr>
          <w:lang w:val="en-GB"/>
        </w:rPr>
      </w:pPr>
      <w:r w:rsidRPr="00C734F4">
        <w:rPr>
          <w:lang w:val="en-GB"/>
        </w:rPr>
        <w:t>Observational datasets show large agreement on the historical (1960-2014) temperature evolution at basin-wide scale (Figure 10.20e), with an enhanced warming since the 1990’s, and the early decades of the 21</w:t>
      </w:r>
      <w:r w:rsidRPr="00441820">
        <w:rPr>
          <w:vertAlign w:val="superscript"/>
          <w:lang w:val="en-GB"/>
        </w:rPr>
        <w:t>st</w:t>
      </w:r>
      <w:r w:rsidRPr="00C734F4">
        <w:rPr>
          <w:lang w:val="en-GB"/>
        </w:rPr>
        <w:t xml:space="preserve"> century being on average approximately more than 1°C warmer than late</w:t>
      </w:r>
      <w:r w:rsidR="00A41258">
        <w:rPr>
          <w:lang w:val="en-GB"/>
        </w:rPr>
        <w:t xml:space="preserve"> </w:t>
      </w:r>
      <w:r w:rsidRPr="00C734F4">
        <w:rPr>
          <w:lang w:val="en-GB"/>
        </w:rPr>
        <w:t>19</w:t>
      </w:r>
      <w:r w:rsidRPr="00441820">
        <w:rPr>
          <w:vertAlign w:val="superscript"/>
          <w:lang w:val="en-GB"/>
        </w:rPr>
        <w:t>th</w:t>
      </w:r>
      <w:r w:rsidR="00A41258">
        <w:rPr>
          <w:lang w:val="en-GB"/>
        </w:rPr>
        <w:t xml:space="preserve"> </w:t>
      </w:r>
      <w:r w:rsidRPr="00C734F4">
        <w:rPr>
          <w:lang w:val="en-GB"/>
        </w:rPr>
        <w:t xml:space="preserve">century levels </w:t>
      </w:r>
      <w:commentRangeStart w:id="1905"/>
      <w:r w:rsidRPr="00C734F4">
        <w:rPr>
          <w:lang w:val="en-GB"/>
        </w:rPr>
        <w:fldChar w:fldCharType="begin" w:fldLock="1"/>
      </w:r>
      <w:ins w:id="1906" w:author="Robin Matthews" w:date="2021-07-11T17:54:00Z">
        <w:r w:rsidR="00E90FCC">
          <w:rPr>
            <w:lang w:val="en-GB"/>
          </w:rPr>
          <w: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"id" : "ITEM-2", "itemData" : { "DOI" : "10.1002/jgrd.50444", "ISSN" : "2169897X", "abstract" : "A European average temperature with monthly resolution is constructed based on the E\u2010OBS daily data set with near real\u2010time updates for monitoring. Taken together, the European average temperature and the associated gridded daily maps of surface temperature from the E\u2010OBS data set provide a detailed record of European climate variability and change since 1950. Both are based on validated station data provided by the European National Meteorological and Hydrological Services. A quantitative analysis of the uncertainty sources to the European average temperature indicates that the uncertainties due to urbanization, statistical interpolation, and the potential inhomogeneities in the input records to E\u2010OBS dominate the total uncertainty estimate. In the aggregation of the interpolation uncertainty from the daily to the monthly level and then to a European averaged value, the effective sample size and the effective spatial degrees of freedom are estimated to account for spatial and temporal coherency in the uncertainty estimates. The European average temperature shows that 7 years of the top 10 warmest years are from the period starting as recent as the year 2000 and a clear upward trend in annual average temperatures over the last few decades is visible. The most recent year in the top 10 coldest years is 1987. It also shows that warming in Europe is accelerating compared to the warming over the global land masses and to a lesser extent compared to the Northern Hemisphere land masses over the period 1980\u20132010.", "author" : [ { "dropping-particle" : "", "family" : "Schrier", "given" : "G.", "non-dropping-particle" : "van der", "parse-names" : false, "suffix" : "" }, { "dropping-particle" : "", "family" : "Besselaar", "given" : "E. J. M", "non-dropping-particle" : "van den", "parse-names" : false, "suffix" : "" }, { "dropping-particle" : "", "family" : "Klein Tank", "given" : "A. M. G.", "non-dropping-particle" : "", "parse-names" : false, "suffix" : "" }, { "dropping-particle" : "", "family" : "Verver", "given" : "G.", "non-dropping-particle" : "", "parse-names" : false, "suffix" : "" } ], "container-title" : "Journal of Geophysical Research: Atmospheres", "id" : "ITEM-2", "issue" : "11", "issued" : { "date-parts" : [ [ "2013", "6", "16" ] ] }, "page" : "5120-5135", "title" : "Monitoring European average temperature based on the E-OBS gridded data set", "translator" : [ { "dropping-particle" : "", "family" : "Q3679", "given" : "", "non-dropping-particle" : "", "parse-names" : false, "suffix" : "" } ], "type" : "article-journal", "volume" : "118" }, "uris" : [ "http://www.mendeley.com/documents/?uuid=647fe7a6-4ff1-4b4d-ac98-eaeb06d88a44"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"(van der Schrier et al., 2013; Cramer et al., 2018; Lionello and Scarascia, 2018)", "manualFormatting" : "(van der Schrier et al., 2013; Cramer et al., 2018; Lionello and Scarascia, 2018", "plainTextFormattedCitation" : "(van der Schrier et al., 2013; Cramer et al., 2018; Lionello and Scarascia, 2018)", "previouslyFormattedCitation" : "(van der Schrier et al., 2013; Cramer et al., 2018; Lionello and Scarascia, 2018)" }, "properties" : { "noteIndex" : 0 }, "schema" : "https://github.com/citation-style-language/schema/raw/master/csl-citation.json" }</w:instrText>
        </w:r>
      </w:ins>
      <w:del w:id="1907" w:author="Robin Matthews" w:date="2021-07-11T17:54:00Z">
        <w:r w:rsidR="000465A7" w:rsidDel="00E90FCC">
          <w:rPr>
            <w:lang w:val="en-GB"/>
          </w:rPr>
          <w:del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"id" : "ITEM-2", "itemData" : { "DOI" : "10.1002/jgrd.50444", "ISSN" : "2169897X", "abstract" : "A European average temperature with monthly resolution is constructed based on the E\u2010OBS daily data set with near real\u2010time updates for monitoring. Taken together, the European average temperature and the associated gridded daily maps of surface temperature from the E\u2010OBS data set provide a detailed record of European climate variability and change since 1950. Both are based on validated station data provided by the European National Meteorological and Hydrological Services. A quantitative analysis of the uncertainty sources to the European average temperature indicates that the uncertainties due to urbanization, statistical interpolation, and the potential inhomogeneities in the input records to E\u2010OBS dominate the total uncertainty estimate. In the aggregation of the interpolation uncertainty from the daily to the monthly level and then to a European averaged value, the effective sample size and the effective spatial degrees of freedom are estimated to account for spatial and temporal coherency in the uncertainty estimates. The European average temperature shows that 7 years of the top 10 warmest years are from the period starting as recent as the year 2000 and a clear upward trend in annual average temperatures over the last few decades is visible. The most recent year in the top 10 coldest years is 1987. It also shows that warming in Europe is accelerating compared to the warming over the global land masses and to a lesser extent compared to the Northern Hemisphere land masses over the period 1980\u20132010.", "author" : [ { "dropping-particle" : "", "family" : "Schrier", "given" : "G.", "non-dropping-particle" : "van der", "parse-names" : false, "suffix" : "" }, { "dropping-particle" : "", "family" : "Besselaar", "given" : "E. J. M", "non-dropping-particle" : "van den", "parse-names" : false, "suffix" : "" }, { "dropping-particle" : "", "family" : "Klein Tank", "given" : "A. M. G.", "non-dropping-particle" : "", "parse-names" : false, "suffix" : "" }, { "dropping-particle" : "", "family" : "Verver", "given" : "G.", "non-dropping-particle" : "", "parse-names" : false, "suffix" : "" } ], "container-title" : "Journal of Geophysical Research: Atmospheres", "id" : "ITEM-2", "issue" : "11", "issued" : { "date-parts" : [ [ "2013", "6", "16" ] ] }, "page" : "5120-5135", "title" : "Monitoring European average temperature based on the E-OBS gridded data set", "translator" : [ { "dropping-particle" : "", "family" : "Q3679", "given" : "", "non-dropping-particle" : "", "parse-names" : false, "suffix" : "" } ], "type" : "article-journal", "volume" : "118" }, "uris" : [ "http://www.mendeley.com/documents/?uuid=647fe7a6-4ff1-4b4d-ac98-eaeb06d88a44"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"(van der Schrier et al., 2013; Cramer et al., 2018; Lionello and Scarascia, 2018)", "manualFormatting" : "(van der Schrier et al., 2013; Cramer et al., 2018; Lionello and Scarascia, 2018; ", "plainTextFormattedCitation" : "(van der Schrier et al., 2013; Cramer et al., 2018; Lionello and Scarascia, 2018)", "previouslyFormattedCitation" : "(van der Schrier et al., 2013; Cramer et al., 2018; Lionello and Scarascia, 2018)" }, "properties" : { "noteIndex" : 0 }, "schema" : "https://github.com/citation-style-language/schema/raw/master/csl-citation.json" }</w:delInstrText>
        </w:r>
      </w:del>
      <w:r w:rsidRPr="00C734F4">
        <w:rPr>
          <w:lang w:val="en-GB"/>
        </w:rPr>
        <w:fldChar w:fldCharType="separate"/>
      </w:r>
      <w:r w:rsidR="00E41CA2">
        <w:rPr>
          <w:noProof/>
          <w:lang w:val="es-ES"/>
        </w:rPr>
        <w:t>(van der Schrier et al., 2013; Cramer et al., 2018; Lionello and Scarascia, 2018</w:t>
      </w:r>
      <w:del w:id="1908" w:author="Robin Matthews" w:date="2021-07-11T17:54:00Z">
        <w:r w:rsidR="00E41CA2" w:rsidDel="00E90FCC">
          <w:rPr>
            <w:noProof/>
            <w:lang w:val="es-ES"/>
          </w:rPr>
          <w:delText xml:space="preserve">; </w:delText>
        </w:r>
      </w:del>
      <w:r w:rsidRPr="00C734F4">
        <w:rPr>
          <w:lang w:val="en-GB"/>
        </w:rPr>
        <w:fldChar w:fldCharType="end"/>
      </w:r>
      <w:commentRangeEnd w:id="1905"/>
      <w:ins w:id="1909" w:author="Robin Matthews" w:date="2021-07-11T17:54:00Z">
        <w:r w:rsidR="00E90FCC">
          <w:rPr>
            <w:lang w:val="en-GB"/>
          </w:rPr>
          <w:t xml:space="preserve">; </w:t>
        </w:r>
      </w:ins>
      <w:r w:rsidR="00E41CA2">
        <w:rPr>
          <w:rStyle w:val="CommentReference"/>
          <w:rFonts w:asciiTheme="minorHAnsi" w:eastAsiaTheme="minorHAnsi" w:hAnsiTheme="minorHAnsi"/>
          <w:lang w:eastAsia="en-US"/>
        </w:rPr>
        <w:commentReference w:id="1905"/>
      </w:r>
      <w:r w:rsidRPr="00371D58">
        <w:rPr>
          <w:lang w:val="es-ES"/>
        </w:rPr>
        <w:t xml:space="preserve">Figure 10.20e). </w:t>
      </w:r>
      <w:r w:rsidRPr="00C734F4">
        <w:rPr>
          <w:lang w:val="en-GB"/>
        </w:rPr>
        <w:t xml:space="preserve">Over recent decades, the surface air temperature of the Mediterranean including the Mediterranean Sea has warmed by around 0.4°C per decade </w:t>
      </w:r>
      <w:r w:rsidRPr="00C734F4">
        <w:rPr>
          <w:lang w:val="en-GB"/>
        </w:rPr>
        <w:fldChar w:fldCharType="begin" w:fldLock="1"/>
      </w:r>
      <w:r w:rsidR="000465A7">
        <w:rPr>
          <w:lang w:val="en-GB"/>
        </w:rPr>
        <w:instrText>ADDIN CSL_CITATION { "citationItems" : [ { "id" : "ITEM-1", "itemData" : { "DOI" : "10.1371/journal.pone.0081591", "ISSN" : "1932-6203", "abstract" : "During the past two decades, Mediterranean waters have been warming at a rather high rate resulting in scientific and social concern. This warming trend is observed in satellite data, field data and model simulations, and affects both surface and deep waters throughout the Mediterranean basin. However, the warming rate is regionally different and seems to change with time, which has led to the question of what causes underlie the observed trends. Here, we analyze available satellite information on sea surface temperature (SST) from the last 25 years using spectral techniques and find that more than half of the warming tendency during this period is due to a non-linear, wave-like tendency. Using a state of the art hydrodynamic model, we perform a hindcast simulation and obtain the simulated SST evolution of the Mediterranean basin for the last 52 years. These SST results show a clear sinusoidal tendency that follows the Atlantic Multidecadal Oscillation (AMO) during the simulation period. Our results reveal that 58% of recent warming in Mediterranean waters could be attributed to this AMO-like oscillation, being anthropogenic-induced climate change only responsible for 42% of total trend. The observed acceleration of water warming during the 1990s therefore appears to be caused by a superimposition of anthropogenic-induced warming with the positive phase of the AMO, while the recent slowdown of this tendency is likely due to a shift in the AMO phase. It has been proposed that this change in the AMO phase will mask the effect of global warming in the forthcoming decades, and our results indicate that the same could also be applicable to the Mediterranean Sea. Henceforth, natural multidecadal temperature oscillations should be taken into account to avoid underestimation of the anthropogenic-induced warming of the Mediterranean basin in the future.", "author" : [ { "dropping-particle" : "", "family" : "Macias", "given" : "Diego", "non-dropping-particle" : "", "parse-names" : false, "suffix" : "" }, { "dropping-particle" : "", "family" : "Garcia-Gorriz", "given" : "Elisa", "non-dropping-particle" : "", "parse-names" : false, "suffix" : "" }, { "dropping-particle" : "", "family" : "Stips", "given" : "Adolf", "non-dropping-particle" : "", "parse-names" : false, "suffix" : "" } ], "container-title" : "PLoS ONE", "editor" : [ { "dropping-particle" : "", "family" : "Magar", "given" : "Vanesa", "non-dropping-particle" : "", "parse-names" : false, "suffix" : "" } ], "id" : "ITEM-1", "issue" : "11", "issued" : { "date-parts" : [ [ "2013", "11", "27" ] ] }, "page" : "e81591", "title" : "Understanding the Causes of Recent Warming of Mediterranean Waters. How Much Could Be Attributed to Climate Change?", "translator" : [ { "dropping-particle" : "", "family" : "Q4561", "given" : "", "non-dropping-particle" : "", "parse-names" : false, "suffix" : "" } ], "type" : "article-journal", "volume" : "8" }, "uris" : [ "http://www.mendeley.com/documents/?uuid=fd2746b8-fe80-45f2-b32c-b64e69e83d78" ] } ], "mendeley" : { "formattedCitation" : "(Macias et al., 2013)", "plainTextFormattedCitation" : "(Macias et al., 2013)", "previouslyFormattedCitation" : "(Macias et al., 2013)" }, "properties" : { "noteIndex" : 0 }, "schema" : "https://github.com/citation-style-language/schema/raw/master/csl-citation.json" }</w:instrText>
      </w:r>
      <w:r w:rsidRPr="00C734F4">
        <w:rPr>
          <w:lang w:val="en-GB"/>
        </w:rPr>
        <w:fldChar w:fldCharType="separate"/>
      </w:r>
      <w:r w:rsidR="00E41CA2">
        <w:rPr>
          <w:noProof/>
          <w:lang w:val="en-GB"/>
        </w:rPr>
        <w:t>(Macias et al., 2013)</w:t>
      </w:r>
      <w:r w:rsidRPr="00C734F4">
        <w:rPr>
          <w:lang w:val="en-GB"/>
        </w:rPr>
        <w:fldChar w:fldCharType="end"/>
      </w:r>
      <w:r w:rsidRPr="00C734F4">
        <w:rPr>
          <w:lang w:val="en-GB"/>
        </w:rPr>
        <w:t>. Observed trends over land show large geographical heterogeneity (Figure 10.20d) and notable differences exist amongst different datasets at grid point scale (Figure 10.20c</w:t>
      </w:r>
      <w:ins w:id="1910" w:author="Robin Matthews" w:date="2021-07-11T17:54:00Z">
        <w:r w:rsidR="00E90FCC">
          <w:rPr>
            <w:lang w:val="en-GB"/>
          </w:rPr>
          <w:t xml:space="preserve">; </w:t>
        </w:r>
      </w:ins>
      <w:commentRangeStart w:id="1911"/>
      <w:r w:rsidRPr="00A766DC">
        <w:rPr>
          <w:lang w:val="en-GB"/>
        </w:rPr>
        <w:fldChar w:fldCharType="begin" w:fldLock="1"/>
      </w:r>
      <w:ins w:id="1912" w:author="Robin Matthews" w:date="2021-07-11T17:54:00Z">
        <w:r w:rsidR="00E90FCC">
          <w:rPr>
            <w:lang w:val="en-GB"/>
          </w:rPr>
          <w: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"Qasmi et al., 2021)", "plainTextFormattedCitation" : "(Qasmi et al., 2021)", "previouslyFormattedCitation" : "(Qasmi et al., 2021)" }, "properties" : { "noteIndex" : 0 }, "schema" : "https://github.com/citation-style-language/schema/raw/master/csl-citation.json" }</w:instrText>
        </w:r>
      </w:ins>
      <w:del w:id="1913" w:author="Robin Matthews" w:date="2021-07-11T17:54:00Z">
        <w:r w:rsidR="000465A7" w:rsidDel="00E90FCC">
          <w:rPr>
            <w:lang w:val="en-GB"/>
          </w:rPr>
          <w:del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 Qasmi et al., 2021)", "plainTextFormattedCitation" : "(Qasmi et al., 2021)", "previouslyFormattedCitation" : "(Qasmi et al., 2021)" }, "properties" : { "noteIndex" : 0 }, "schema" : "https://github.com/citation-style-language/schema/raw/master/csl-citation.json" }</w:delInstrText>
        </w:r>
      </w:del>
      <w:r w:rsidRPr="00A766DC">
        <w:rPr>
          <w:lang w:val="en-GB"/>
        </w:rPr>
        <w:fldChar w:fldCharType="separate"/>
      </w:r>
      <w:del w:id="1914" w:author="Robin Matthews" w:date="2021-07-11T17:54:00Z">
        <w:r w:rsidR="00E41CA2" w:rsidDel="00E90FCC">
          <w:rPr>
            <w:noProof/>
            <w:lang w:val="en-GB"/>
          </w:rPr>
          <w:delText xml:space="preserve">; </w:delText>
        </w:r>
      </w:del>
      <w:r w:rsidR="00E41CA2">
        <w:rPr>
          <w:noProof/>
          <w:lang w:val="en-GB"/>
        </w:rPr>
        <w:t>Qasmi et al., 2021)</w:t>
      </w:r>
      <w:r w:rsidRPr="00A766DC">
        <w:rPr>
          <w:lang w:val="en-GB"/>
        </w:rPr>
        <w:fldChar w:fldCharType="end"/>
      </w:r>
      <w:commentRangeEnd w:id="1911"/>
      <w:r w:rsidR="00E41CA2">
        <w:rPr>
          <w:rStyle w:val="CommentReference"/>
          <w:rFonts w:asciiTheme="minorHAnsi" w:eastAsiaTheme="minorHAnsi" w:hAnsiTheme="minorHAnsi"/>
          <w:lang w:eastAsia="en-US"/>
        </w:rPr>
        <w:commentReference w:id="1911"/>
      </w:r>
      <w:r w:rsidRPr="00A766DC">
        <w:rPr>
          <w:lang w:val="en-GB"/>
        </w:rPr>
        <w:t>.</w:t>
      </w:r>
    </w:p>
    <w:p w14:paraId="5CE5C99B" w14:textId="77777777" w:rsidR="0038381F" w:rsidRPr="00C734F4" w:rsidRDefault="0038381F" w:rsidP="0038381F">
      <w:pPr>
        <w:pStyle w:val="AR6BodyText"/>
        <w:rPr>
          <w:lang w:val="en-GB"/>
        </w:rPr>
      </w:pPr>
    </w:p>
    <w:p w14:paraId="7674329F" w14:textId="1BBF9788" w:rsidR="0038381F" w:rsidRPr="00C734F4" w:rsidRDefault="0038381F" w:rsidP="0038381F">
      <w:pPr>
        <w:pStyle w:val="AR6BodyText"/>
        <w:rPr>
          <w:rFonts w:cs="Times New Roman"/>
          <w:lang w:val="en-GB"/>
        </w:rPr>
      </w:pPr>
      <w:r w:rsidRPr="00C734F4">
        <w:rPr>
          <w:lang w:val="en-GB"/>
        </w:rPr>
        <w:t>S</w:t>
      </w:r>
      <w:r w:rsidRPr="00C734F4">
        <w:rPr>
          <w:rFonts w:cs="Times New Roman"/>
          <w:lang w:val="en-GB"/>
        </w:rPr>
        <w:t xml:space="preserve">everal mechanisms have been proposed for the enhanced Mediterranean warming, although their relative importance and the possible interplay between them are not fully understood. Circulation changes might have contributed to this enhanced warming (Figure 10.20a). </w:t>
      </w:r>
      <w:r w:rsidRPr="00C734F4">
        <w:rPr>
          <w:rFonts w:cs="Times New Roman"/>
          <w:lang w:val="en-GB"/>
        </w:rPr>
        <w:fldChar w:fldCharType="begin" w:fldLock="1"/>
      </w:r>
      <w:r w:rsidR="000465A7">
        <w:rPr>
          <w:rFonts w:cs="Times New Roman"/>
          <w:lang w:val="en-GB"/>
        </w:rPr>
        <w:instrText>ADDIN CSL_CITATION { "citationItems" : [ { "id" : "ITEM-1", "itemData" : { "DOI" : "10.1038/ngeo1595", "author" : [ { "dropping-particle" : "", "family" : "Sutton", "given" : "Rowan T", "non-dropping-particle" : "", "parse-names" : false, "suffix" : "" }, { "dropping-particle" : "", "family" : "Dong", "given" : "Buwen", "non-dropping-particle" : "", "parse-names" : false, "suffix" : "" } ], "container-title" : "Nature Geoscience", "id" : "ITEM-1", "issued" : { "date-parts" : [ [ "2012", "10", "7" ] ] }, "page" : "788", "publisher" : "Nature Publishing Group", "title" : "Atlantic Ocean influence on a shift in European climate in the 1990s", "translator" : [ { "dropping-particle" : "", "family" : "Q4620", "given" : "", "non-dropping-particle" : "", "parse-names" : false, "suffix" : "" } ], "type" : "article-journal", "volume" : "5" }, "uris" : [ "http://www.mendeley.com/documents/?uuid=a2a6929b-fb0e-4123-b70c-04c1e9d31198" ] } ], "mendeley" : { "formattedCitation" : "(Sutton and Dong, 2012)", "manualFormatting" : "Sutton and Dong (2012)", "plainTextFormattedCitation" : "(Sutton and Dong, 2012)", "previouslyFormattedCitation" : "(Sutton and Dong,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Sutton and Dong (2012)</w:t>
      </w:r>
      <w:r w:rsidRPr="00C734F4">
        <w:rPr>
          <w:rFonts w:cs="Times New Roman"/>
          <w:lang w:val="en-GB"/>
        </w:rPr>
        <w:fldChar w:fldCharType="end"/>
      </w:r>
      <w:r w:rsidRPr="00C734F4">
        <w:rPr>
          <w:rFonts w:cs="Times New Roman"/>
          <w:lang w:val="en-GB"/>
        </w:rPr>
        <w:t xml:space="preserve"> argued that the AMV induced a shift around the 1990s towards warmer southern European summers. This mechanism is associated with a linear baroclinic atmospheric response to the AMV-related surface heat flux. Also </w:t>
      </w:r>
      <w:r w:rsidRPr="00C734F4">
        <w:rPr>
          <w:rFonts w:cs="Times New Roman"/>
          <w:lang w:val="en-GB"/>
        </w:rPr>
        <w:fldChar w:fldCharType="begin" w:fldLock="1"/>
      </w:r>
      <w:r w:rsidR="000465A7">
        <w:rPr>
          <w:rFonts w:cs="Times New Roman"/>
          <w:lang w:val="en-GB"/>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"http://www.mendeley.com/documents/?uuid=035208da-1877-495f-b00e-ffe0a232454f"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O’Reilly et al. (2017)</w:t>
      </w:r>
      <w:r w:rsidRPr="00C734F4">
        <w:rPr>
          <w:rFonts w:cs="Times New Roman"/>
          <w:lang w:val="en-GB"/>
        </w:rPr>
        <w:fldChar w:fldCharType="end"/>
      </w:r>
      <w:r w:rsidRPr="00C734F4">
        <w:rPr>
          <w:rFonts w:cs="Times New Roman"/>
          <w:lang w:val="en-GB"/>
        </w:rPr>
        <w:t xml:space="preserve"> related warm summer decades to the AMV, but the connection was shown to be mainly thermodynamic.</w:t>
      </w:r>
      <w:r w:rsidRPr="005D5915">
        <w:rPr>
          <w:rFonts w:cs="Times New Roman"/>
          <w:shd w:val="clear" w:color="auto" w:fill="FFFFFF" w:themeFill="background1"/>
          <w:lang w:val="en-GB"/>
        </w:rPr>
        <w:t xml:space="preserve"> </w:t>
      </w:r>
      <w:r w:rsidRPr="005D5915">
        <w:rPr>
          <w:rFonts w:cs="Times New Roman"/>
          <w:shd w:val="clear" w:color="auto" w:fill="FFFFFF" w:themeFill="background1"/>
          <w:lang w:val="en-GB"/>
        </w:rPr>
        <w:fldChar w:fldCharType="begin" w:fldLock="1"/>
      </w:r>
      <w:r w:rsidR="000465A7">
        <w:rPr>
          <w:rFonts w:cs="Times New Roman"/>
          <w:shd w:val="clear" w:color="auto" w:fill="FFFFFF" w:themeFill="background1"/>
          <w:lang w:val="en-GB"/>
        </w:rPr>
        <w: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"Qasmi et al. (2021)", "plainTextFormattedCitation" : "(Qasmi et al., 2021)", "previouslyFormattedCitation" : "(Qasmi et al., 2021)" }, "properties" : { "noteIndex" : 0 }, "schema" : "https://github.com/citation-style-language/schema/raw/master/csl-citation.json" }</w:instrText>
      </w:r>
      <w:r w:rsidRPr="005D5915">
        <w:rPr>
          <w:rFonts w:cs="Times New Roman"/>
          <w:shd w:val="clear" w:color="auto" w:fill="FFFFFF" w:themeFill="background1"/>
          <w:lang w:val="en-GB"/>
        </w:rPr>
        <w:fldChar w:fldCharType="separate"/>
      </w:r>
      <w:r w:rsidR="00E41CA2">
        <w:rPr>
          <w:rFonts w:cs="Times New Roman"/>
          <w:noProof/>
          <w:shd w:val="clear" w:color="auto" w:fill="FFFFFF" w:themeFill="background1"/>
          <w:lang w:val="en-GB"/>
        </w:rPr>
        <w:t>Qasmi et al. (2021)</w:t>
      </w:r>
      <w:r w:rsidRPr="005D5915">
        <w:rPr>
          <w:rFonts w:cs="Times New Roman"/>
          <w:shd w:val="clear" w:color="auto" w:fill="FFFFFF" w:themeFill="background1"/>
          <w:lang w:val="en-GB"/>
        </w:rPr>
        <w:fldChar w:fldCharType="end"/>
      </w:r>
      <w:r w:rsidRPr="00C734F4">
        <w:rPr>
          <w:rFonts w:cs="Times New Roman"/>
          <w:lang w:val="en-GB"/>
        </w:rPr>
        <w:t xml:space="preserve"> estimate an increase in Mediterranean summer temperature of 0.2-0.8°C during a positive AMV.</w:t>
      </w:r>
    </w:p>
    <w:p w14:paraId="62C6EC81" w14:textId="77777777" w:rsidR="0038381F" w:rsidRPr="00C734F4" w:rsidRDefault="0038381F" w:rsidP="0038381F">
      <w:pPr>
        <w:pStyle w:val="AR6BodyText"/>
        <w:rPr>
          <w:lang w:val="en-GB"/>
        </w:rPr>
      </w:pPr>
      <w:r w:rsidRPr="00C734F4">
        <w:rPr>
          <w:lang w:val="en-GB"/>
        </w:rPr>
        <w:t xml:space="preserve"> </w:t>
      </w:r>
    </w:p>
    <w:p w14:paraId="046BFCB0" w14:textId="05DF9C65" w:rsidR="0038381F" w:rsidRPr="00C734F4" w:rsidRDefault="0038381F" w:rsidP="0038381F">
      <w:pPr>
        <w:pStyle w:val="AR6BodyText"/>
        <w:rPr>
          <w:rFonts w:cs="Times New Roman"/>
          <w:lang w:val="en-GB"/>
        </w:rPr>
      </w:pPr>
      <w:r w:rsidRPr="00C734F4">
        <w:rPr>
          <w:rFonts w:cs="Times New Roman"/>
          <w:lang w:val="en-GB"/>
        </w:rPr>
        <w:t xml:space="preserve">Increased warming over land compared to the sea is expected due to the lapse-rate changes associated with tropospheric moisture contrasts </w:t>
      </w:r>
      <w:commentRangeStart w:id="1915"/>
      <w:r w:rsidRPr="00C734F4">
        <w:rPr>
          <w:rFonts w:cs="Times New Roman"/>
          <w:lang w:val="en-GB"/>
        </w:rPr>
        <w:fldChar w:fldCharType="begin" w:fldLock="1"/>
      </w:r>
      <w:ins w:id="1916" w:author="Robin Matthews" w:date="2021-07-11T17:55:00Z">
        <w:r w:rsidR="00D437C6">
          <w:rPr>
            <w:rFonts w:cs="Times New Roman"/>
            <w:lang w:val="en-GB"/>
          </w:rPr>
          <w: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"5", "8" ] ] }, "page" : "4863-4868", "title" : "Trends in continental temperature and humidity directly linked to ocean warming", "translator" : [ { "dropping-particle" : "", "family" : "Q6493", "given" : "", "non-dropping-particle" : "", "parse-names" : false, "suffix" : "" } ], "type" : "article-journal", "volume" : "115" }, "uris" : [ "http://www.mendeley.com/documents/?uuid=498ee4c6-a0f1-4350-85ef-7cd47a233029" ] } ], "mendeley" : { "formattedCitation" : "(Kr\u00f6ner et al., 2017; Byrne and O\u2019Gorman, 2018; Brogli et al., 2019a)", "manualFormatting" : "(Kr\u00f6ner et al., 2017; Byrne and O\u2019Gorman, 2018; Brogli et al., 2019b; ", "plainTextFormattedCitation" : "(Kr\u00f6ner et al., 2017; Byrne and O\u2019Gorman, 2018; Brogli et al., 2019a)", "previouslyFormattedCitation" : "(Kr\u00f6ner et al., 2017; Byrne and O\u2019Gorman, 2018; Brogli et al., 2019a)" }, "properties" : { "noteIndex" : 0 }, "schema" : "https://github.com/citation-style-language/schema/raw/master/csl-citation.json" }</w:instrText>
        </w:r>
      </w:ins>
      <w:del w:id="1917" w:author="Robin Matthews" w:date="2021-07-11T17:55:00Z">
        <w:r w:rsidR="000465A7" w:rsidDel="00D437C6">
          <w:rPr>
            <w:rFonts w:cs="Times New Roman"/>
            <w:lang w:val="en-GB"/>
          </w:rPr>
          <w:del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"5", "8" ] ] }, "page" : "4863-4868", "title" : "Trends in continental temperature and humidity directly linked to ocean warming", "translator" : [ { "dropping-particle" : "", "family" : "Q6493", "given" : "", "non-dropping-particle" : "", "parse-names" : false, "suffix" : "" } ], "type" : "article-journal", "volume" : "115" }, "uris" : [ "http://www.mendeley.com/documents/?uuid=498ee4c6-a0f1-4350-85ef-7cd47a233029" ] } ], "mendeley" : { "formattedCitation" : "(Kr\u00f6ner et al., 2017; Byrne and O\u2019Gorman, 2018; Brogli et al., 2019a)", "manualFormatting" : "(Kr\u00f6ner et al., 2017; Byrne and O\u2019Gorman, 2018; Brogli et al., 2019a; ", "plainTextFormattedCitation" : "(Kr\u00f6ner et al., 2017; Byrne and O\u2019Gorman, 2018; Brogli et al., 2019a)", "previouslyFormattedCitation" : "(Kr\u00f6ner et al., 2017; Byrne and O\u2019Gorman, 2018; Brogli et al., 2019a)"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(Kröner et al., 2017; Byrne and O’Gorman, 2018; Brogli et al., 2019</w:t>
      </w:r>
      <w:del w:id="1918" w:author="Robin Matthews" w:date="2021-07-11T17:55:00Z">
        <w:r w:rsidR="00E41CA2" w:rsidDel="00D437C6">
          <w:rPr>
            <w:rFonts w:cs="Times New Roman"/>
            <w:noProof/>
            <w:lang w:val="en-GB"/>
          </w:rPr>
          <w:delText>a</w:delText>
        </w:r>
      </w:del>
      <w:ins w:id="1919" w:author="Robin Matthews" w:date="2021-07-11T17:55:00Z">
        <w:r w:rsidR="00D437C6">
          <w:rPr>
            <w:rFonts w:cs="Times New Roman"/>
            <w:noProof/>
            <w:lang w:val="en-GB"/>
          </w:rPr>
          <w:t>b</w:t>
        </w:r>
      </w:ins>
      <w:r w:rsidR="00E41CA2">
        <w:rPr>
          <w:rFonts w:cs="Times New Roman"/>
          <w:noProof/>
          <w:lang w:val="en-GB"/>
        </w:rPr>
        <w:t xml:space="preserve">; </w:t>
      </w:r>
      <w:r w:rsidRPr="00C734F4">
        <w:rPr>
          <w:rFonts w:cs="Times New Roman"/>
          <w:lang w:val="en-GB"/>
        </w:rPr>
        <w:fldChar w:fldCharType="end"/>
      </w:r>
      <w:commentRangeEnd w:id="1915"/>
      <w:r w:rsidR="00E41CA2">
        <w:rPr>
          <w:rStyle w:val="CommentReference"/>
          <w:rFonts w:asciiTheme="minorHAnsi" w:eastAsiaTheme="minorHAnsi" w:hAnsiTheme="minorHAnsi"/>
          <w:lang w:eastAsia="en-US"/>
        </w:rPr>
        <w:commentReference w:id="1915"/>
      </w:r>
      <w:r w:rsidRPr="00C734F4">
        <w:rPr>
          <w:rFonts w:cs="Times New Roman"/>
          <w:lang w:val="en-GB"/>
        </w:rPr>
        <w:t>Figure 10.20a). E</w:t>
      </w:r>
      <w:r w:rsidRPr="00C734F4">
        <w:rPr>
          <w:lang w:val="en-GB"/>
        </w:rPr>
        <w:t xml:space="preserve">nhanced land-sea temperature contrast leads to relative humidity and soil moisture feedbacks </w:t>
      </w:r>
      <w:r w:rsidRPr="00C734F4">
        <w:rPr>
          <w:lang w:val="en-GB"/>
        </w:rPr>
        <w:fldChar w:fldCharType="begin" w:fldLock="1"/>
      </w:r>
      <w:r w:rsidR="000465A7">
        <w:rPr>
          <w:lang w:val="en-GB"/>
        </w:rPr>
        <w:instrText>ADDIN CSL_CITATION { "citationItems" : [ { "id" : "ITEM-1", "itemData" : { "DOI" : "10.1007/s00382-006-0125-9", "ISSN" : "0930-7575", "abstract" : "Previous studies have shown that the continuing rise in anthropogenic emissions is likely to cause continental European summers to become substantially drier over the coming century. Since this predicted decline in rainfall and soil moisture (SM) would bring significant stress to society and ecosystems, it is essential that its reliability or otherwise is properly assessed. One approach is to gain a better understanding of the model's mechanisms of regional climate change and integrate this with a knowledge of the model's strengths and weaknesses. Here we propose a methodology that parttions some of the mechanisms of regional climate change, and apply it to the problem of summer drying over continental Europe. Earlier work suggests that a plausible partition of the mechanisms of future mid-latitude continental summer drying might be as follows: (a) an earlier and more rapid decline in SM during spring, leading to lower SM in summer, and hence less convective rainfall ('Spring SM'); (b) a larger land-sea contrast in lower tropospheric summer warming, leading to reduced relative humidity in air advected onto the continent, and so reduced rainfall ('Warming'); (c) other large-scale atmospheric changes, including remotely forced circulation changes ('Large-Scale'); and (d) a positive feedback mechanism in summer, whereby the reduced rainfall dries the soil further, so reducing convective activity further ('Summer SM Feedback'). We attempt to isolate these mechanisms by integrating a geographic subset of the high resolution global atmospheric model HadAM3P to assess their relative importance in generating the projected European summer drying. Each mechanism is approximately represented (and so isolated) using an appropriate mix of inputs to the model, with some matching a control integration and others matching a future scenario integration. These mixed inputs are: atmospheric composition (CO2, aerosol and ozone), surface boundary data (SM and SSTs), and lateral boundary data (temperature, moisture, winds, and surface pressure). We describe this methodology and the experimental suite in some detail, as well as the constraints on our ability to fully separate these mechanisms. It is also shown that the separation of mechanisms is not compromised by interactions between them. For continental and southeastern Europe, it is found that both the 'Warming' and 'Spring SM' mechanisms are the primary drivers of the projected summer drying. 'Summer SM Feedback' plays \u2026", "author" : [ { "dropping-particle" : "", "family" : "Rowell", "given" : "David P.", "non-dropping-particle" : "", "parse-names" : false, "suffix" : "" }, { "dropping-particle" : "", "family" : "Jones", "given" : "Richard G.", "non-dropping-particle" : "", "parse-names" : false, "suffix" : "" } ], "container-title" : "Climate Dynamics", "id" : "ITEM-1", "issue" : "2-3", "issued" : { "date-parts" : [ [ "2006", "8", "6" ] ] }, "page" : "281-299", "title" : "Causes and uncertainty of future summer drying over Europe", "translator" : [ { "dropping-particle" : "", "family" : "Q5608", "given" : "", "non-dropping-particle" : "", "parse-names" : false, "suffix" : "" } ], "type" : "article-journal", "volume" : "27" }, "uris" : [ "http://www.mendeley.com/documents/?uuid=7773113e-0b1d-4ce0-a5a8-1049fdaba65b" ] } ], "mendeley" : { "formattedCitation" : "(Rowell and Jones, 2006)", "plainTextFormattedCitation" : "(Rowell and Jones, 2006)", "previouslyFormattedCitation" : "(Rowell and Jones, 2006)" }, "properties" : { "noteIndex" : 0 }, "schema" : "https://github.com/citation-style-language/schema/raw/master/csl-citation.json" }</w:instrText>
      </w:r>
      <w:r w:rsidRPr="00C734F4">
        <w:rPr>
          <w:lang w:val="en-GB"/>
        </w:rPr>
        <w:fldChar w:fldCharType="separate"/>
      </w:r>
      <w:r w:rsidR="00E41CA2">
        <w:rPr>
          <w:noProof/>
          <w:lang w:val="en-GB"/>
        </w:rPr>
        <w:t>(Rowell and Jones, 2006)</w:t>
      </w:r>
      <w:r w:rsidRPr="00C734F4">
        <w:rPr>
          <w:lang w:val="en-GB"/>
        </w:rPr>
        <w:fldChar w:fldCharType="end"/>
      </w:r>
      <w:r w:rsidRPr="00C734F4">
        <w:rPr>
          <w:lang w:val="en-GB"/>
        </w:rPr>
        <w:t xml:space="preserve">, the latter also depending on weather regimes </w:t>
      </w:r>
      <w:r w:rsidRPr="00C734F4">
        <w:rPr>
          <w:lang w:val="en-GB"/>
        </w:rPr>
        <w:fldChar w:fldCharType="begin" w:fldLock="1"/>
      </w:r>
      <w:r w:rsidR="000465A7">
        <w:rPr>
          <w:lang w:val="en-GB"/>
        </w:rPr>
        <w:instrText>ADDIN CSL_CITATION { "citationItems" : [ { "id" : "ITEM-1", "itemData" : { "DOI" : "10.1038/nclimate1536", "ISSN" : "1758-678X", "author" : [ { "dropping-particle" : "", "family" : "Quesada", "given" : "Benjamin", "non-dropping-particle" : "", "parse-names" : false, "suffix" : "" }, { "dropping-particle" : "", "family" : "Vautard", "given" : "Robert", "non-dropping-particle" : "", "parse-names" : false, "suffix" : "" }, { "dropping-particle" : "", "family" : "Yiou", "given" : "Pascal", "non-dropping-particle" : "", "parse-names" : false, "suffix" : "" }, { "dropping-particle" : "", "family" : "Hirschi", "given" : "Martin", "non-dropping-particle" : "", "parse-names" : false, "suffix" : "" }, { "dropping-particle" : "", "family" : "Seneviratne", "given" : "Sonia I.", "non-dropping-particle" : "", "parse-names" : false, "suffix" : "" } ], "container-title" : "Nature Climate Change", "id" : "ITEM-1", "issue" : "10", "issued" : { "date-parts" : [ [ "2012", "10", "27" ] ] }, "page" : "736-741", "title" : "Asymmetric European summer heat predictability from wet and dry southern winters and springs", "translator" : [ { "dropping-particle" : "", "family" : "Q6519", "given" : "", "non-dropping-particle" : "", "parse-names" : false, "suffix" : "" } ], "type" : "article-journal", "volume" : "2" }, "uris" : [ "http://www.mendeley.com/documents/?uuid=5471abba-aeb9-4f1c-95d9-4d3e2f7c6ff1" ] } ], "mendeley" : { "formattedCitation" : "(Quesada et al., 2012)", "plainTextFormattedCitation" : "(Quesada et al., 2012)", "previouslyFormattedCitation" : "(Quesada et al., 2012)" }, "properties" : { "noteIndex" : 0 }, "schema" : "https://github.com/citation-style-language/schema/raw/master/csl-citation.json" }</w:instrText>
      </w:r>
      <w:r w:rsidRPr="00C734F4">
        <w:rPr>
          <w:lang w:val="en-GB"/>
        </w:rPr>
        <w:fldChar w:fldCharType="separate"/>
      </w:r>
      <w:r w:rsidR="00E41CA2">
        <w:rPr>
          <w:noProof/>
          <w:lang w:val="en-GB"/>
        </w:rPr>
        <w:t>(Quesada et al., 2012)</w:t>
      </w:r>
      <w:r w:rsidRPr="00C734F4">
        <w:rPr>
          <w:lang w:val="en-GB"/>
        </w:rPr>
        <w:fldChar w:fldCharType="end"/>
      </w:r>
      <w:r w:rsidRPr="00C734F4">
        <w:rPr>
          <w:lang w:val="en-GB"/>
        </w:rPr>
        <w:t>. T</w:t>
      </w:r>
      <w:r w:rsidRPr="00C734F4">
        <w:rPr>
          <w:rFonts w:cs="Times New Roman"/>
          <w:lang w:val="en-GB"/>
        </w:rPr>
        <w:t xml:space="preserve">he globally enhanced land-sea contrast in near surface temperature is also a robust result in CMIP5 and CMIP6 models (section 4.5.1.1). </w:t>
      </w:r>
    </w:p>
    <w:p w14:paraId="3DC9AE06" w14:textId="77777777" w:rsidR="0038381F" w:rsidRPr="00C734F4" w:rsidRDefault="0038381F" w:rsidP="0038381F">
      <w:pPr>
        <w:pStyle w:val="AR6BodyText"/>
        <w:rPr>
          <w:highlight w:val="cyan"/>
          <w:lang w:val="en-GB"/>
        </w:rPr>
      </w:pPr>
    </w:p>
    <w:p w14:paraId="7D25FDF5" w14:textId="3AD3E920" w:rsidR="0038381F" w:rsidRPr="00C734F4" w:rsidRDefault="0038381F" w:rsidP="0038381F">
      <w:pPr>
        <w:pStyle w:val="AR6BodyText"/>
        <w:rPr>
          <w:lang w:val="en-GB"/>
        </w:rPr>
      </w:pPr>
      <w:r w:rsidRPr="00C734F4">
        <w:rPr>
          <w:lang w:val="en-GB"/>
        </w:rPr>
        <w:t xml:space="preserve">Due to its semi-arid climate, strong atmosphere-land coupling has contributed to the larger increase of mean summer temperature compared to the increase of annual mean temperature </w:t>
      </w:r>
      <w:r w:rsidRPr="00C734F4">
        <w:rPr>
          <w:lang w:val="en-GB"/>
        </w:rPr>
        <w:fldChar w:fldCharType="begin" w:fldLock="1"/>
      </w:r>
      <w:r w:rsidR="000465A7">
        <w:rPr>
          <w:lang w:val="en-GB"/>
        </w:rPr>
        <w:instrText>ADDIN CSL_CITATION { "citationItems" : [ { "id" : "ITEM-1", "itemData" : { "DOI" : "10.1038/nature05095", "ISBN" : "1476-4687 (Electronic)\\r0028-0836 (Linking)",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 ] }, "page" : "205-209", "title" : "Land-atmosphere coupling and climate change in Europe", "translator" : [ { "dropping-particle" : "", "family" : "Q4052", "given" : "", "non-dropping-particle" : "", "parse-names" : false, "suffix" : "" } ], "type" : "article-journal", "volume" : "443" }, "uris" : [ "http://www.mendeley.com/documents/?uuid=e5ea0657-7feb-3dcf-b8f2-b2cd5095f076" ] } ], "mendeley" : { "formattedCitation" : "(Seneviratne et al., 2006)", "plainTextFormattedCitation" : "(Seneviratne et al., 2006)", "previouslyFormattedCitation" : "(Seneviratne et al., 2006)" }, "properties" : { "noteIndex" : 0 }, "schema" : "https://github.com/citation-style-language/schema/raw/master/csl-citation.json" }</w:instrText>
      </w:r>
      <w:r w:rsidRPr="00C734F4">
        <w:rPr>
          <w:lang w:val="en-GB"/>
        </w:rPr>
        <w:fldChar w:fldCharType="separate"/>
      </w:r>
      <w:r w:rsidR="00E41CA2">
        <w:rPr>
          <w:noProof/>
          <w:lang w:val="en-GB"/>
        </w:rPr>
        <w:t>(Seneviratne et al., 2006)</w:t>
      </w:r>
      <w:r w:rsidRPr="00C734F4">
        <w:rPr>
          <w:lang w:val="en-GB"/>
        </w:rPr>
        <w:fldChar w:fldCharType="end"/>
      </w:r>
      <w:r w:rsidRPr="00C734F4">
        <w:rPr>
          <w:lang w:val="en-GB"/>
        </w:rPr>
        <w:t xml:space="preserve">. In particular, during drought spells, limits to evaporation due to low soil moisture provide a positive feedback and enhances the intensity of heat waves </w:t>
      </w:r>
      <w:commentRangeStart w:id="1920"/>
      <w:r w:rsidRPr="00C734F4">
        <w:rPr>
          <w:lang w:val="en-GB"/>
        </w:rPr>
        <w:fldChar w:fldCharType="begin" w:fldLock="1"/>
      </w:r>
      <w:ins w:id="1921" w:author="Robin Matthews" w:date="2021-07-11T17:55:00Z">
        <w:r w:rsidR="00D437C6">
          <w:rPr>
            <w:lang w:val="en-GB"/>
          </w:rPr>
          <w:instrText>ADDIN CSL_CITATION { "citationItems" : [ { "id" : "ITEM-1",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"ITEM-1",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"(Lorenz et al., 2016)", "manualFormatting" : "(Lorenz et al., 2016;", "plainTextFormattedCitation" : "(Lorenz et al., 2016)", "previouslyFormattedCitation" : "(Lorenz et al., 2016)" }, "properties" : { "noteIndex" : 0 }, "schema" : "https://github.com/citation-style-language/schema/raw/master/csl-citation.json" }</w:instrText>
        </w:r>
      </w:ins>
      <w:del w:id="1922" w:author="Robin Matthews" w:date="2021-07-11T17:55:00Z">
        <w:r w:rsidR="000465A7" w:rsidDel="00D437C6">
          <w:rPr>
            <w:lang w:val="en-GB"/>
          </w:rPr>
          <w:delInstrText>ADDIN CSL_CITATION { "citationItems" : [ { "id" : "ITEM-1",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"ITEM-1",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"(Lorenz et al., 2016)", "manualFormatting" : "(Lorenz et al., 2016; ", "plainTextFormattedCitation" : "(Lorenz et al., 2016)", "previouslyFormattedCitation" : "(Lorenz et al., 2016)" }, "properties" : { "noteIndex" : 0 }, "schema" : "https://github.com/citation-style-language/schema/raw/master/csl-citation.json" }</w:delInstrText>
        </w:r>
      </w:del>
      <w:r w:rsidRPr="00C734F4">
        <w:rPr>
          <w:lang w:val="en-GB"/>
        </w:rPr>
        <w:fldChar w:fldCharType="separate"/>
      </w:r>
      <w:r w:rsidR="00E41CA2">
        <w:rPr>
          <w:noProof/>
          <w:lang w:val="en-GB"/>
        </w:rPr>
        <w:t>(Lorenz et al., 2016;</w:t>
      </w:r>
      <w:del w:id="1923" w:author="Robin Matthews" w:date="2021-07-11T17:55:00Z">
        <w:r w:rsidR="00E41CA2" w:rsidDel="00D437C6">
          <w:rPr>
            <w:noProof/>
            <w:lang w:val="en-GB"/>
          </w:rPr>
          <w:delText xml:space="preserve"> </w:delText>
        </w:r>
      </w:del>
      <w:r w:rsidRPr="00C734F4">
        <w:rPr>
          <w:lang w:val="en-GB"/>
        </w:rPr>
        <w:fldChar w:fldCharType="end"/>
      </w:r>
      <w:commentRangeEnd w:id="1920"/>
      <w:r w:rsidR="00E41CA2">
        <w:rPr>
          <w:rStyle w:val="CommentReference"/>
          <w:rFonts w:asciiTheme="minorHAnsi" w:eastAsiaTheme="minorHAnsi" w:hAnsiTheme="minorHAnsi"/>
          <w:lang w:eastAsia="en-US"/>
        </w:rPr>
        <w:commentReference w:id="1920"/>
      </w:r>
      <w:ins w:id="1924" w:author="Robin Matthews" w:date="2021-07-11T17:55:00Z">
        <w:r w:rsidR="00D437C6">
          <w:rPr>
            <w:lang w:val="en-GB"/>
          </w:rPr>
          <w:t xml:space="preserve"> </w:t>
        </w:r>
      </w:ins>
      <w:r w:rsidRPr="00C734F4">
        <w:rPr>
          <w:lang w:val="en-GB"/>
        </w:rPr>
        <w:t xml:space="preserve">Box 11.1). By comparing reanalysis-driven RCM simulations with observations, </w:t>
      </w:r>
      <w:r w:rsidRPr="00C734F4">
        <w:rPr>
          <w:lang w:val="en-GB"/>
        </w:rPr>
        <w:fldChar w:fldCharType="begin" w:fldLock="1"/>
      </w:r>
      <w:r w:rsidR="000465A7">
        <w:rPr>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"mendeley" : { "formattedCitation" : "(Knist et al., 2017)", "manualFormatting" : "Knist et al. (2017)", "plainTextFormattedCitation" : "(Knist et al., 2017)", "previouslyFormattedCitation" : "(Knist et al., 2017)" }, "properties" : { "noteIndex" : 0 }, "schema" : "https://github.com/citation-style-language/schema/raw/master/csl-citation.json" }</w:instrText>
      </w:r>
      <w:r w:rsidRPr="00C734F4">
        <w:rPr>
          <w:lang w:val="en-GB"/>
        </w:rPr>
        <w:fldChar w:fldCharType="separate"/>
      </w:r>
      <w:r w:rsidR="00E41CA2">
        <w:rPr>
          <w:noProof/>
          <w:lang w:val="en-GB"/>
        </w:rPr>
        <w:t>Knist et al. (2017)</w:t>
      </w:r>
      <w:r w:rsidRPr="00C734F4">
        <w:rPr>
          <w:lang w:val="en-GB"/>
        </w:rPr>
        <w:fldChar w:fldCharType="end"/>
      </w:r>
      <w:r w:rsidRPr="00C734F4">
        <w:rPr>
          <w:lang w:val="en-GB"/>
        </w:rPr>
        <w:t xml:space="preserve"> found that RCMs are able to reproduce soil moisture interannual variability, spatial patterns, and annual cycles of surface fluxes over the period 1990–2008, revealing a strong land-atmosphere coupling especially in southern Europe in summer. In addition cloud feedbacks can modulate the Mediterranean summer temperature </w:t>
      </w:r>
      <w:r w:rsidRPr="00C734F4">
        <w:rPr>
          <w:lang w:val="en-GB"/>
        </w:rPr>
        <w:fldChar w:fldCharType="begin" w:fldLock="1"/>
      </w:r>
      <w:r w:rsidR="000465A7">
        <w:rPr>
          <w:lang w:val="en-GB"/>
        </w:rPr>
        <w:instrText>ADDIN CSL_CITATION { "citationItems" : [ { "id" : "ITEM-1", "itemData" : { "DOI" : "10.1007/s00382-011-1056-7", "ISSN" : "0930-7575", "abstract" : "We analyze decadal climate variability in the Mediterranean region using observational datasets over the period 1850\u20132009 and a regional climate model simulation for the period 1960\u20132000, focusing in particular on the winter (DJF) and summer (JJA) seasons. Our results show that decadal variability associated with the winter and summer manifestations of the North Atlantic Oscillation (NAO and SNAO respectively) and the Atlantic Multidecadal Oscillation (AMO) significantly contribute to decadal climate anomalies over the Mediterranean region during these seasons. Over 30% of decadal variance in DJF and JJA precipitation in parts of the Mediterranean region can be explained by NAO and SNAO variability respectively. During JJA, the AMO explains over 30% of regional surface air temperature anomalies and Mediterranean Sea surface temperature anomalies, with significant influence also in the transition seasons. In DJF, only Mediterranean SST still significantly correlates with the AMO while regional surface air temperature does not. Also, there is no significant NAO influence on decadal Mediterranean surface air temperature anomalies during this season. A simulation with the PROTHEUS regional ocean\u2013atmosphere coupled model is utilized to investigate processes determining regional decadal changes during the 1960\u20132000 period, specifically the wetter and cooler 1971\u20131985 conditions versus the drier and warmer 1986\u20132000 conditions. The simulation successfully captures the essence of observed decadal changes. Model set-up suggests that AMO variability is transmitted to the Mediterranean/European region and the Mediterranean Sea via atmospheric processes. Regional feedbacks involving cloud cover and soil moisture changes also appear to contribute to observed changes. If confirmed, the linkage between Mediterranean temperatures and the AMO may imply a certain degree of regional decadal climate predictability. The AMO and other decadal influences outlined here should be considered along with those from long-term increases in greenhouse gas forcings when making regional climate out-looks for the Mediterranean 10\u201320 years out.", "author" : [ { "dropping-particle" : "", "family" : "Mariotti", "given" : "Annarita", "non-dropping-particle" : "", "parse-names" : false, "suffix" : "" }, { "dropping-particle" : "", "family" : "Dell\u2019Aquila", "given" : "Alessandro", "non-dropping-particle" : "", "parse-names" : false, "suffix" : "" } ], "container-title" : "Climate Dynamics", "id" : "ITEM-1", "issue" : "5-6", "issued" : { "date-parts" : [ [ "2012", "3", "6" ] ] }, "page" : "1129-1145", "title" : "Decadal climate variability in the Mediterranean region: roles of large-scale forcings and regional processes", "translator" : [ { "dropping-particle" : "", "family" : "Q6992", "given" : "", "non-dropping-particle" : "", "parse-names" : false, "suffix" : "" } ], "type" : "article-journal", "volume" : "38" }, "uris" : [ "http://www.mendeley.com/documents/?uuid=6317a546-94ad-43b7-ba53-31ae3e1fa71d" ] } ], "mendeley" : { "formattedCitation" : "(Mariotti and Dell\u2019Aquila, 2012)", "plainTextFormattedCitation" : "(Mariotti and Dell\u2019Aquila, 2012)", "previouslyFormattedCitation" : "(Mariotti and Dell\u2019Aquila, 2012)" }, "properties" : { "noteIndex" : 0 }, "schema" : "https://github.com/citation-style-language/schema/raw/master/csl-citation.json" }</w:instrText>
      </w:r>
      <w:r w:rsidRPr="00C734F4">
        <w:rPr>
          <w:lang w:val="en-GB"/>
        </w:rPr>
        <w:fldChar w:fldCharType="separate"/>
      </w:r>
      <w:r w:rsidR="00E41CA2">
        <w:rPr>
          <w:noProof/>
          <w:lang w:val="en-GB"/>
        </w:rPr>
        <w:t>(Mariotti and Dell’Aquila, 2012)</w:t>
      </w:r>
      <w:r w:rsidRPr="00C734F4">
        <w:rPr>
          <w:lang w:val="en-GB"/>
        </w:rPr>
        <w:fldChar w:fldCharType="end"/>
      </w:r>
      <w:r w:rsidRPr="00C734F4">
        <w:rPr>
          <w:lang w:val="en-GB"/>
        </w:rPr>
        <w:t>.</w:t>
      </w:r>
    </w:p>
    <w:p w14:paraId="358CA1C8" w14:textId="77777777" w:rsidR="0038381F" w:rsidRPr="00C734F4" w:rsidRDefault="0038381F" w:rsidP="0038381F">
      <w:pPr>
        <w:pStyle w:val="AR6BodyText"/>
        <w:rPr>
          <w:rFonts w:cs="Times New Roman"/>
          <w:highlight w:val="cyan"/>
          <w:lang w:val="en-GB"/>
        </w:rPr>
      </w:pPr>
    </w:p>
    <w:p w14:paraId="6F274035" w14:textId="2366AB56" w:rsidR="0038381F" w:rsidRPr="00C734F4" w:rsidRDefault="0038381F" w:rsidP="0038381F">
      <w:pPr>
        <w:pStyle w:val="AR6BodyText"/>
        <w:rPr>
          <w:lang w:val="en-GB"/>
        </w:rPr>
      </w:pPr>
      <w:r w:rsidRPr="00C734F4">
        <w:rPr>
          <w:lang w:val="en-GB"/>
        </w:rPr>
        <w:t xml:space="preserve">The observed trends over 1901‒2010 are outside the range of internal variability shown in CMIP5 pre-industrial control experiments and consistent with, or greater than those simulated by experiments including both anthropogenic and natural forcings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"mendeley" : { "formattedCitation" : "(Knutson et al., 2013)", "plainTextFormattedCitation" : "(Knutson et al., 2013)", "previouslyFormattedCitation" : "(Knutson et al., 2013)" }, "properties" : { "noteIndex" : 0 }, "schema" : "https://github.com/citation-style-language/schema/raw/master/csl-citation.json" }</w:instrText>
      </w:r>
      <w:r w:rsidRPr="00C734F4">
        <w:rPr>
          <w:lang w:val="en-GB"/>
        </w:rPr>
        <w:fldChar w:fldCharType="separate"/>
      </w:r>
      <w:r w:rsidR="00E41CA2">
        <w:rPr>
          <w:noProof/>
          <w:lang w:val="en-GB"/>
        </w:rPr>
        <w:t>(Knutson et al., 2013)</w:t>
      </w:r>
      <w:r w:rsidRPr="00C734F4">
        <w:rPr>
          <w:lang w:val="en-GB"/>
        </w:rPr>
        <w:fldChar w:fldCharType="end"/>
      </w:r>
      <w:r w:rsidRPr="00C734F4">
        <w:rPr>
          <w:lang w:val="en-GB"/>
        </w:rPr>
        <w:t xml:space="preserve"> and therefore partly attributable to anthropogenic forcing. T</w:t>
      </w:r>
      <w:r w:rsidRPr="00C734F4">
        <w:rPr>
          <w:rFonts w:cs="Times New Roman"/>
          <w:lang w:val="en-GB"/>
        </w:rPr>
        <w:t xml:space="preserve">he decrease of anthropogenic aerosols over Europe including the Mediterranean resulting from European de-industrialisation and air pollution policies </w:t>
      </w:r>
      <w:r w:rsidRPr="00C734F4">
        <w:rPr>
          <w:rFonts w:cs="Times New Roman"/>
          <w:lang w:val="en-GB"/>
        </w:rPr>
        <w:fldChar w:fldCharType="begin" w:fldLock="1"/>
      </w:r>
      <w:r w:rsidR="000465A7">
        <w:rPr>
          <w:rFonts w:cs="Times New Roman"/>
          <w:lang w:val="en-GB"/>
        </w:rPr>
        <w:instrText>ADDIN CSL_CITATION { "citationItems" : [ { "id" : "ITEM-1", "itemData" : { "DOI" : "10.1088/1748-9326/11/2/024010",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"page" : "24010", "title" : "The impact of European legislative and technology measures to reduce air pollutants on air quality, human health and climate", "translator" : [ { "dropping-particle" : "", "family" : "Q4019", "given" : "", "non-dropping-particle" : "", "parse-names" : false, "suffix" : "" } ], "type" : "article-journal", "volume" : "11" }, "uris" : [ "http://www.mendeley.com/documents/?uuid=a53901ce-6c24-4871-ba0b-4e992671cf8a" ] } ], "mendeley" : { "formattedCitation" : "(Turnock et al., 2016)", "plainTextFormattedCitation" : "(Turnock et al., 2016)", "previouslyFormattedCitation" : "(Turnock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(Turnock et al., 2016)</w:t>
      </w:r>
      <w:r w:rsidRPr="00C734F4">
        <w:rPr>
          <w:rFonts w:cs="Times New Roman"/>
          <w:lang w:val="en-GB"/>
        </w:rPr>
        <w:fldChar w:fldCharType="end"/>
      </w:r>
      <w:r w:rsidRPr="00C734F4">
        <w:rPr>
          <w:rFonts w:cs="Times New Roman"/>
          <w:lang w:val="en-GB"/>
        </w:rPr>
        <w:t xml:space="preserve"> has been highlighted as an important contributor to the observed warming </w:t>
      </w:r>
      <w:r w:rsidRPr="00C734F4">
        <w:rPr>
          <w:rFonts w:cs="Times New Roman"/>
          <w:lang w:val="en-GB"/>
        </w:rPr>
        <w:fldChar w:fldCharType="begin" w:fldLock="1"/>
      </w:r>
      <w:r w:rsidR="000465A7">
        <w:rPr>
          <w:rFonts w:cs="Times New Roman"/>
          <w:lang w:val="en-GB"/>
        </w:rPr>
        <w:instrText>ADDIN CSL_CITATION { "citationItems" : [ { "id" : "ITEM-1", "itemData" : { "DOI" : "10.1007/s00382-016-3158-8", "ISSN" : "1432-0894", "abstract" : "Analysis of observations indicates that there was a rapid increase in summer (June--August) mean surface air temperature (SAT) since the mid-1990s over Western Europe. Accompanying this rapid warming are significant increases in summer mean daily maximum temperature, daily minimum temperature, annual hottest day temperature and warmest night temperature, and an increase in frequency of summer days and tropical nights, while the change in the diurnal temperature range (DTR) is small. This study focuses on understanding causes of the rapid summer warming and associated temperature extreme changes. A set of experiments using the atmospheric component of the state-of-the-art HadGEM3 global climate model have been carried out to quantify relative roles of changes in sea surface temperature (SST)/sea ice extent (SIE), anthropogenic greenhouse gases (GHGs), and anthropogenic aerosols (AAer). Results indicate that the model forced by changes in all forcings reproduces many of the observed changes since the mid-1990s over Western Europe. Changes in SST/SIE explain 62.2 {\\textpm} 13.0 % of the area averaged seasonal mean warming signal over Western Europe, with the remaining 37.8 {\\textpm} 13.6 % of the warming explained by the direct impact of changes in GHGs and AAer. Results further indicate that the direct impact of the reduction of AAer precursor emissions over Europe, mainly through aerosol-radiation interaction with additional contributions from aerosol-cloud interaction and coupled atmosphere-land surface feedbacks, is a key factor for increases in annual hottest day temperature and in frequency of summer days. It explains 45.5 {\\textpm} 17.6 % and 40.9 {\\textpm} 18.4 % of area averaged signals for these temperature extremes. The direct impact of the reduction of AAer precursor emissions over Europe acts to increase DTR locally, but the change in DTR is countered by the direct impact of GHGs forcing. In the next few decades, greenhouse gas concentrations will continue to rise and AAer precursor emissions over Europe and North America will continue to decline. Our results suggest that the changes in summer seasonal mean SAT and temperature extremes over Western Europe since the mid-1990s are most likely to be sustained or amplified in the near term, unless other factors intervene.", "author" : [ { "dropping-particle" : "", "family" : "Dong", "given" : "Buwen", "non-dropping-particle" : "", "parse-names" : false, "suffix" : "" }, { "dropping-particle" : "", "family" : "Sutton", "given" : "Rowan T", "non-dropping-particle" : "", "parse-names" : false, "suffix" : "" }, { "dropping-particle" : "", "family" : "Shaffrey", "given" : "Len", "non-dropping-particle" : "", "parse-names" : false, "suffix" : "" } ], "container-title" : "Climate Dynamics", "id" : "ITEM-1", "issue" : "5", "issued" : { "date-parts" : [ [ "2017" ] ] }, "page" : "1537-1554", "title" : "Understanding the rapid summer warming and changes in temperature extremes since the mid-1990s over Western Europe", "translator" : [ { "dropping-particle" : "", "family" : "Q3909", "given" : "", "non-dropping-particle" : "", "parse-names" : false, "suffix" : "" } ], "type" : "article-journal", "volume" : "48" }, "uris" : [ "http://www.mendeley.com/documents/?uuid=e18e585a-c288-4115-b109-ab5d3c50d458" ] }, { "id" : "ITEM-2", "itemData" : { "DOI" : "10.4236/acs.2013.33031", "ISSN" : "2160-0414", "abstract" : "We investigate the spatial extent of a statistically highly significant shift in atmospheric temperatures over Europe around 1987-1988 using a boot-strap change point algorithm. According to this algorithm, this change point (average warming of about one degree Celsius) is statistically highly significant (p &gt; 99.9999%). The change point is consistently present in satellite and surface temperature measurements as well as temperature re-analyses and ocean heat content over most of Western Europe. We also find a connection with parts of the North Atlantic Ocean and eastern Asia. Although the time of change coincides with the North Atlantic Oscillation (NAO) going from negative to positive, the consistent warmer temperatures throughout the decades after 1987-1988 does not coincide with a persistent shift of the NAO, as it returns to a neutral/negative in the 1990\u2019s. Furthermore, the shift does not coincide with any other known mode of multidecadal internal climate variability. We argue that the notion of a shift is \u201cspurious\u201d, i.e. the result of a fast change in Europe from dimming to brightening combined with an accidental sequence of cold (negative NAO) and warm (positive) NAO years during this period. The \u201cshift\u201d could therefore be considered as a fingerprint of European brightening during the last few decades.", "author" : [ { "dropping-particle" : "de", "family" : "Laat", "given" : "A. T. J.", "non-dropping-particle" : "", "parse-names" : false, "suffix" : "" }, { "dropping-particle" : "", "family" : "Crok", "given" : "M", "non-dropping-particle" : "", "parse-names" : false, "suffix" : "" } ], "container-title" : "Atmospheric and Climate Sciences", "id" : "ITEM-2", "issue" : "03", "issued" : { "date-parts" : [ [ "2013" ] ] }, "page" : "291-300", "publisher" : "Scientific Research Publishing", "title" : "A Late 20th Century European Climate Shift: Fingerprint of Regional Brightening?", "translator" : [ { "dropping-particle" : "", "family" : "Q4022", "given" : "", "non-dropping-particle" : "", "parse-names" : false, "suffix" : "" } ], "type" : "article-journal", "volume" : "03" }, "uris" : [ "http://www.mendeley.com/documents/?uuid=13a4b75a-01c1-40f1-b7ca-4aa93f9a6a0e" ] }, { "id" : "ITEM-3", "itemData" : { "DOI" : "10.1002/2015JD023640", "abstract" : "Abstract Global radiation is a fundamental source of energy in the climate system. A significant impact of global radiation on temperature change is expected due to the widespread dimming/brightening phenomenon observed since the second half of the twentieth century. This work describes the analysis of 312 stations with sunshine duration (SD) series, a proxy for global radiation, and temperature series in the European Climate Assessment &amp; Dataset (ECA&amp;D) with data over the period 1961\u20132010. The relationship between SD and temperature series is analyzed for four temperature variables: maximum (Tmax), minimum (Tmin), mean temperature (Tmean), and diurnal temperature range (DTR). The analyses are performed on annual and seasonal basis. The results show strong positive correlations between SD and temperatures over Europe, with highest correlation for DTR and Tmax during the summer period. These results confirm the strong relationship between SD and temperature trends over Europe since the second half of the twentieth century. This study supports previous suggestions that dimming (brightening) has partially decreased (increased) temperatures thereby modulating the greenhouse gas induced warming rates over Europe.", "author" : [ { "dropping-particle" : "", "family" : "Besselaar", "given" : "E J M", "non-dropping-particle" : "", "parse-names" : false, "suffix" : "" }, { "dropping-particle" : "", "family" : "Sanchez-Lorenzo", "given" : "A", "non-dropping-particle" : "", "parse-names" : false, "suffix" : "" }, { "dropping-particle" : "", "family" : "Wild", "given" : "M", "non-dropping-particle" : "", "parse-names" : false, "suffix" : "" }, { "dropping-particle" : "", "family" : "Klein Tank", "given" : "A M G", "non-dropping-particle" : "", "parse-names" : false, "suffix" : "" }, { "dropping-particle" : "", "family" : "Laat", "given" : "A T J", "non-dropping-particle" : "", "parse-names" : false, "suffix" : "" } ], "container-title" : "Journal of Geophysical Research: Atmospheres", "id" : "ITEM-3", "issue" : "20", "issued" : { "date-parts" : [ [ "2015" ] ] }, "page" : "10,810-10,836", "title" : "Relationship between sunshine duration and temperature trends across Europe since the second half of the twentieth century", "translator" : [ { "dropping-particle" : "", "family" : "Q4020", "given" : "", "non-dropping-particle" : "", "parse-names" : false, "suffix" : "" } ], "type" : "article-journal", "volume" : "120" }, "uris" : [ "http://www.mendeley.com/documents/?uuid=cd47f22d-4b8c-4940-9f30-aaf9d0d061cb" ] }, { "id" : "ITEM-4", "itemData" : { "DOI" : "10.1029/2008GL034228", "abstract" : "The rapid temperature increase of 1\u00b0C over mainland Europe since 1980 is considerably larger than the temperature rise expected from anthropogenic greenhouse gas increases. Here we present aerosol optical depth measurements from six specific locations and surface irradiance measurements from a large number of radiation sites in Northern Germany and Switzerland. The measurements show a decline in aerosol concentration of up to 60%, which have led to a statistically significant increase of solar irradiance under cloud-free skies since the 1980s. The measurements confirm solar brightening and show that the direct aerosol effect had an approximately five times larger impact on climate forcing than the indirect aerosol and other cloud effects. The overall aerosol and cloud induced surface climate forcing is \u223c+1 W m\u22122 dec\u22121 and has most probably strongly contributed to the recent rapid warming in Europe.", "author" : [ { "dropping-particle" : "", "family" : "Ruckstuhl", "given" : "Christian", "non-dropping-particle" : "", "parse-names" : false, "suffix" : "" }, { "dropping-particle" : "", "family" : "Philipona", "given" : "Rolf", "non-dropping-particle" : "", "parse-names" : false, "suffix" : "" }, { "dropping-particle" : "", "family" : "Behrens", "given" : "Klaus", "non-dropping-particle" : "", "parse-names" : false, "suffix" : "" }, { "dropping-particle" : "", "family" : "Collaud Coen", "given" : "Martine", "non-dropping-particle" : "", "parse-names" : false, "suffix" : "" }, { "dropping-particle" : "", "family" : "D\u00fcrr", "given" : "Bruno", "non-dropping-particle" : "", "parse-names" : false, "suffix" : "" }, { "dropping-particle" : "", "family" : "Heimo", "given" : "Alain", "non-dropping-particle" : "", "parse-names" : false, "suffix" : "" }, { "dropping-particle" : "", "family" : "M\u00e4tzler", "given" : "Christian", "non-dropping-particle" : "", "parse-names" : false, "suffix" : "" }, { "dropping-particle" : "", "family" : "Nyeki", "given" : "Stephan", "non-dropping-particle" : "", "parse-names" : false, "suffix" : "" }, { "dropping-particle" : "", "family" : "Ohmura", "given" : "Atsumu", "non-dropping-particle" : "", "parse-names" : false, "suffix" : "" }, { "dropping-particle" : "", "family" : "Vuilleumier", "given" : "Laurent", "non-dropping-particle" : "", "parse-names" : false, "suffix" : "" }, { "dropping-particle" : "", "family" : "Weller", "given" : "Michael", "non-dropping-particle" : "", "parse-names" : false, "suffix" : "" }, { "dropping-particle" : "", "family" : "Wehrli", "given" : "Christoph", "non-dropping-particle" : "", "parse-names" : false, "suffix" : "" }, { "dropping-particle" : "", "family" : "Zelenka", "given" : "Antoine", "non-dropping-particle" : "", "parse-names" : false, "suffix" : "" } ], "container-title" : "Geophysical Research Letters", "id" : "ITEM-4", "issue" : "12", "issued" : { "date-parts" : [ [ "2008" ] ] }, "page" : "L12708", "title" : "Aerosol and cloud effects on solar brightening and the recent rapid warming", "translator" : [ { "dropping-particle" : "", "family" : "Q4017", "given" : "", "non-dropping-particle" : "", "parse-names" : false, "suffix" : "" } ], "type" : "article-journal", "volume" : "35" }, "uris" : [ "http://www.mendeley.com/documents/?uuid=76237e73-e4e1-424d-a110-2d5380812fbc" ] }, { "id" : "ITEM-5", "itemData" : { "DOI" : "10.1029/2008GL036350", "abstract" : "Mainland Europe's temperature rise of about 1\u00b0C since the 1980s is considerably larger than expected from anthropogenic greenhouse warming. Here we analyse shortwave and longwave surface forcings measured in Switzerland and Northern Germany and relate them to humidity- and temperature increases through the radiation- and energy budget. Shortwave climate forcing from direct aerosol effects is found to be much larger than indirect aerosol cloud forcing, and the total shortwave forcing, that is related to the observed 60% aerosol decline, is two to three times larger than the longwave forcing from rising anthropogenic greenhouse gases. Almost tree quarters of all the shortwave and longwave forcing energy goes into the turbulent fluxes, which increases atmospheric humidity and hence the longwave forcing by water vapour feedback. With anthropogenic aerosols now reaching low and stable values in Europe, solar forcing will subside and future temperature will mainly rise due to anthropogenic greenhouse gas warming.", "author" : [ { "dropping-particle" : "", "family" : "Philipona", "given" : "Rolf", "non-dropping-particle" : "", "parse-names" : false, "suffix" : "" }, { "dropping-particle" : "", "family" : "Behrens", "given" : "Klaus", "non-dropping-particle" : "", "parse-names" : false, "suffix" : "" }, { "dropping-particle" : "", "family" : "Ruckstuhl", "given" : "Christian", "non-dropping-particle" : "", "parse-names" : false, "suffix" : "" } ], "container-title" : "Geophysical Research Letters", "id" : "ITEM-5", "issue" : "2", "issued" : { "date-parts" : [ [ "2009" ] ] }, "page" : "L02806", "title" : "How declining aerosols and rising greenhouse gases forced rapid warming in Europe since the 1980s", "translator" : [ { "dropping-particle" : "", "family" : "Q4021", "given" : "", "non-dropping-particle" : "", "parse-names" : false, "suffix" : "" } ], "type" : "article-journal", "volume" : "36" }, "uris" : [ "http://www.mendeley.com/documents/?uuid=ea6433cf-0be2-40a9-9cf6-6aecd0e94f8b" ] }, { "id" : "ITEM-6",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"ITEM-6",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"ITEM-7",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"ITEM-7",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"(Ruckstuhl et al., 2008; Philipona et al., 2009; Laat and Crok, 2013; Nabat et al., 2014; Besselaar et al., 2015; Dong et al., 2017; Bo\u00e9 et al., 2020a)", "plainTextFormattedCitation" : "(Ruckstuhl et al., 2008; Philipona et al., 2009; Laat and Crok, 2013; Nabat et al., 2014; Besselaar et al., 2015; Dong et al., 2017; Bo\u00e9 et al., 2020a)", "previouslyFormattedCitation" : "(Ruckstuhl et al., 2008; Philipona et al., 2009; Laat and Crok, 2013; Nabat et al., 2014; Besselaar et al., 2015; Dong et al., 2017; Bo\u00e9 et al., 2020a)"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(Ruckstuhl et al., 2008; Philipona et al., 2009; Laat and Crok, 2013; Nabat et al., 2014; Besselaar et al., 2015; Dong et al., 2017; Boé et al., 2020a)</w:t>
      </w:r>
      <w:r w:rsidRPr="00C734F4">
        <w:rPr>
          <w:rFonts w:cs="Times New Roman"/>
          <w:lang w:val="en-GB"/>
        </w:rPr>
        <w:fldChar w:fldCharType="end"/>
      </w:r>
      <w:r w:rsidRPr="00FB6EB0">
        <w:rPr>
          <w:rFonts w:cs="Times New Roman"/>
        </w:rPr>
        <w:t xml:space="preserve">. </w:t>
      </w:r>
      <w:r w:rsidRPr="00C734F4">
        <w:rPr>
          <w:rFonts w:cs="Times New Roman"/>
          <w:lang w:val="en-GB"/>
        </w:rPr>
        <w:fldChar w:fldCharType="begin" w:fldLock="1"/>
      </w:r>
      <w:r w:rsidR="000465A7">
        <w:rPr>
          <w:rFonts w:cs="Times New Roman"/>
        </w:rPr>
        <w:instrText>ADDIN CSL_CITATION { "citationItems" : [ { "id" : "ITEM-1", "itemData" : { "DOI" : "10.5194/asr-15-31-2018", "abstract" : "Solar radiation is the main driver of the Earth's climate. Measuring solar radiation and analysing its interaction with clouds are essential for the understanding of the climate system. The EUMETSAT Satellite Application Facility on Climate Monitoring (CM SAF) generates satellite-based, high-quality climate data records, with a focus on the energy balance and water cycle. Here, multiple of these data records are analyzed in a common framework to assess the consistency in trends and spatio-temporal variability of surface solar radiation, top-of-atmosphere reflected solar radiation and cloud fraction. This multi-parameter analysis focuses on Europe and covers the time period from 1992 to 2015. A high correlation between these three variables has been found over Europe. An overall consistency of the climate data records reveals an increase of surface solar radiation and a decrease in top-of-atmosphere reflected radiation. In addition, those trends are confirmed by negative trends in cloud cover. This consistency documents the high quality and stability of the CM SAF climate data records, which are mostly derived independently from each other. The results of this study indicate that one of the main reasons for the positive trend in surface solar radiation since the 1990's is a decrease in cloud coverage even if an aerosol contribution cannot be completely ruled out.", "author" : [ { "dropping-particle" : "", "family" : "Pfeifroth", "given" : "U", "non-dropping-particle" : "", "parse-names" : false, "suffix" : "" }, { "dropping-particle" : "", "family" : "Bojanowski", "given" : "J S", "non-dropping-particle" : "", "parse-names" : false, "suffix" : "" }, { "dropping-particle" : "", "family" : "Clerbaux", "given" : "N", "non-dropping-particle" : "", "parse-names" : false, "suffix" : "" }, { "dropping-particle" : "", "family" : "Manara", "given" : "V", "non-dropping-particle" : "", "parse-names" : false, "suffix" : "" }, { "dropping-particle" : "", "family" : "Sanchez-Lorenzo", "given" : "A", "non-dropping-particle" : "", "parse-names" : false, "suffix" : "" }, { "dropping-particle" : "", "family" : "Trentmann", "given" : "J", "non-dropping-particle" : "", "parse-names" : false, "suffix" : "" }, { "dropping-particle" : "", "family" : "Walawender", "given" : "J P", "non-dropping-particle" : "", "parse-names" : false, "suffix" : "" }, { "dropping-particle" : "", "family" : "Hollmann", "given" : "R", "non-dropping-particle" : "", "parse-names" : false, "suffix" : "" } ], "container-title" : "Advances in Science and Research", "id" : "ITEM-1", "issued" : { "date-parts" : [ [ "2018" ] ] }, "page" : "31-37", "title" : "Satellite-based trends of solar radiation and cloud parameters in Europe", "translator" : [ { "dropping-particle" : "", "family" : "Q4032", "given" : "", "non-dropping-particle" : "", "parse-names" : false, "suffix" : "" } ], "type" : "article-journal", "volume" : "15" }, "uris" : [ "http://www.mendeley.com/documents/?uuid=b9d04c79-5aef-43a0-916f-9a494f1818da" ] } ], "mendeley" : { "formattedCitation" : "(Pfeifroth et al., 2018)", "manualFormatting" : "Pfeifroth et al. (2018)", "plainTextFormattedCitation" : "(Pfeifroth et al., 2018)", "previouslyFormattedCitation" : "(Pfeifroth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Pfeifroth et al. (2018)</w:t>
      </w:r>
      <w:r w:rsidRPr="00C734F4">
        <w:rPr>
          <w:rFonts w:cs="Times New Roman"/>
          <w:lang w:val="en-GB"/>
        </w:rPr>
        <w:fldChar w:fldCharType="end"/>
      </w:r>
      <w:r w:rsidRPr="00C734F4">
        <w:rPr>
          <w:rFonts w:cs="Times New Roman"/>
          <w:lang w:val="en-GB"/>
        </w:rPr>
        <w:t xml:space="preserve"> argue that this brightening is mainly due to cloud changes caused by the indirect aerosol effect with a minor role for the direct aerosol effect, in contrast to </w:t>
      </w:r>
      <w:r w:rsidRPr="00C734F4">
        <w:rPr>
          <w:rFonts w:cs="Times New Roman"/>
          <w:lang w:val="en-GB"/>
        </w:rPr>
        <w:fldChar w:fldCharType="begin" w:fldLock="1"/>
      </w:r>
      <w:r w:rsidR="000465A7">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Nabat et al. (2014)</w:t>
      </w:r>
      <w:r w:rsidRPr="00C734F4">
        <w:rPr>
          <w:rFonts w:cs="Times New Roman"/>
          <w:lang w:val="en-GB"/>
        </w:rPr>
        <w:fldChar w:fldCharType="end"/>
      </w:r>
      <w:r w:rsidRPr="00C734F4">
        <w:rPr>
          <w:rFonts w:cs="Times New Roman"/>
          <w:lang w:val="en-GB"/>
        </w:rPr>
        <w:t xml:space="preserve"> and </w:t>
      </w:r>
      <w:r w:rsidRPr="00C734F4">
        <w:rPr>
          <w:rFonts w:cs="Times New Roman"/>
          <w:lang w:val="en-GB"/>
        </w:rPr>
        <w:fldChar w:fldCharType="begin" w:fldLock="1"/>
      </w:r>
      <w:r w:rsidR="000465A7">
        <w:rPr>
          <w:rFonts w:cs="Times New Roman"/>
          <w:lang w:val="en-GB"/>
        </w:rPr>
        <w:instrText>ADDIN CSL_CITATION { "citationItems" : [ { "id" : "ITEM-1", "itemData" : { "DOI" : "10.5194/acp-17-8081-2017", "ISSN" : "1680-7324", "abstract" : "Abstract. A 50-year hourly data set of global shortwave radiation, cloudiness and visibility over the Netherlands was used to quantify the contribution of aerosols and clouds to the trend in yearly-averaged all-sky radiation (1.81 \u00b1 1.07 W m\u22122 decade\u22121). Yearly-averaged clear-sky and cloud-base radiation data show large year-to-year fluctuations caused by yearly changes in the occurrence of clear and cloudy periods and cannot be used for trend analysis. Therefore, proxy clear-sky and cloud-base radiations were computed. In a proxy analysis hourly radiation data falling within a fractional cloudiness value are fitted by monotonic increasing functions of solar zenith angle and summed over all zenith angles occurring in a single year to produce an average. Stable trends can then be computed from the proxy radiation data. A functional expression is derived whereby the trend in proxy all-sky radiation is a linear combination of trends in fractional cloudiness, proxy clear-sky radiation and proxy cloud-base radiation. Trends (per decade) in fractional cloudiness, proxy clear-sky and proxy cloud-base radiation were, respectively, 0.0097 \u00b1 0.0062, 2.78 \u00b1 0.50 and 3.43 \u00b1 1.17 W m\u22122. To add up to the all-sky radiation the three trends have weight factors, namely the difference between the mean cloud-base and clear-sky radiation, the clear-sky fraction and the fractional cloudiness, respectively. Our analysis clearly demonstrates that all three components contribute significantly to the observed trend in all-sky radiation. Radiative transfer calculations using the aerosol optical thickness derived from visibility observations indicate that aerosol\u2013radiation interaction (ARI) is a strong candidate to explain the upward trend in the clear-sky radiation. Aerosol\u2013cloud interaction (ACI) may have some impact on cloud-base radiation, but it is suggested that decadal changes in cloud thickness and synoptic-scale changes in cloud amount also play an important role.", "author" : [ { "dropping-particle" : "", "family" : "Boers", "given" : "Reinout", "non-dropping-particle" : "", "parse-names" : false, "suffix" : "" }, { "dropping-particle" : "", "family" : "Brandsma", "given" : "Theo", "non-dropping-particle" : "", "parse-names" : false, "suffix" : "" }, { "dropping-particle" : "", "family" : "Siebesma", "given" : "A. Pier", "non-dropping-particle" : "", "parse-names" : false, "suffix" : "" } ], "container-title" : "Atmospheric Chemistry and Physics", "id" : "ITEM-1", "issue" : "13", "issued" : { "date-parts" : [ [ "2017", "7", "4" ] ] }, "page" : "8081-8100", "title" : "Impact of aerosols and clouds on decadal trends in all-sky solar radiation over the Netherlands (1966\u20132015)", "translator" : [ { "dropping-particle" : "", "family" : "Q6166", "given" : "", "non-dropping-particle" : "", "parse-names" : false, "suffix" : "" } ], "type" : "article-journal", "volume" : "17" }, "uris" : [ "http://www.mendeley.com/documents/?uuid=eed09cb9-daaa-42f4-9aa6-afd35d228cb1" ] } ], "mendeley" : { "formattedCitation" : "(Boers et al., 2017)", "manualFormatting" : "Boers et al. (2017)", "plainTextFormattedCitation" : "(Boers et al., 2017)", "previouslyFormattedCitation" : "(Boers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Boers et al. (2017)</w:t>
      </w:r>
      <w:r w:rsidRPr="00C734F4">
        <w:rPr>
          <w:rFonts w:cs="Times New Roman"/>
          <w:lang w:val="en-GB"/>
        </w:rPr>
        <w:fldChar w:fldCharType="end"/>
      </w:r>
      <w:r w:rsidRPr="00C734F4">
        <w:rPr>
          <w:rFonts w:cs="Times New Roman"/>
          <w:lang w:val="en-GB"/>
        </w:rPr>
        <w:t xml:space="preserve"> who attribute it to the direct aerosol effect.</w:t>
      </w:r>
      <w:r w:rsidRPr="00C734F4">
        <w:rPr>
          <w:lang w:val="en-GB"/>
        </w:rPr>
        <w:t xml:space="preserve"> Using model sensitivity experiments, </w:t>
      </w:r>
      <w:commentRangeStart w:id="1925"/>
      <w:r w:rsidRPr="00C734F4">
        <w:rPr>
          <w:lang w:val="en-GB"/>
        </w:rPr>
        <w:fldChar w:fldCharType="begin" w:fldLock="1"/>
      </w:r>
      <w:ins w:id="1926" w:author="Robin Matthews" w:date="2021-07-11T17:55:00Z">
        <w:r w:rsidR="00D437C6">
          <w:rPr>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ins>
      <w:del w:id="1927" w:author="Robin Matthews" w:date="2021-07-11T17:55:00Z">
        <w:r w:rsidR="000465A7" w:rsidDel="00D437C6">
          <w:rPr>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delInstrText>
        </w:r>
      </w:del>
      <w:r w:rsidRPr="00C734F4">
        <w:rPr>
          <w:lang w:val="en-GB"/>
        </w:rPr>
        <w:fldChar w:fldCharType="separate"/>
      </w:r>
      <w:r w:rsidR="00E41CA2">
        <w:rPr>
          <w:noProof/>
          <w:lang w:val="en-GB"/>
        </w:rPr>
        <w:t>Nabat et al.</w:t>
      </w:r>
      <w:ins w:id="1928" w:author="Robin Matthews" w:date="2021-07-11T17:55:00Z">
        <w:r w:rsidR="00D437C6">
          <w:rPr>
            <w:noProof/>
            <w:lang w:val="en-GB"/>
          </w:rPr>
          <w:t xml:space="preserve"> </w:t>
        </w:r>
      </w:ins>
      <w:del w:id="1929" w:author="Robin Matthews" w:date="2021-07-11T17:55:00Z">
        <w:r w:rsidR="00E41CA2" w:rsidDel="00D437C6">
          <w:rPr>
            <w:noProof/>
            <w:lang w:val="en-GB"/>
          </w:rPr>
          <w:delText xml:space="preserve">, </w:delText>
        </w:r>
      </w:del>
      <w:r w:rsidR="00E41CA2">
        <w:rPr>
          <w:noProof/>
          <w:lang w:val="en-GB"/>
        </w:rPr>
        <w:t>(2014)</w:t>
      </w:r>
      <w:r w:rsidRPr="00C734F4">
        <w:rPr>
          <w:lang w:val="en-GB"/>
        </w:rPr>
        <w:fldChar w:fldCharType="end"/>
      </w:r>
      <w:commentRangeEnd w:id="1925"/>
      <w:r w:rsidR="00E41CA2">
        <w:rPr>
          <w:rStyle w:val="CommentReference"/>
          <w:rFonts w:asciiTheme="minorHAnsi" w:eastAsiaTheme="minorHAnsi" w:hAnsiTheme="minorHAnsi"/>
          <w:lang w:eastAsia="en-US"/>
        </w:rPr>
        <w:commentReference w:id="1925"/>
      </w:r>
      <w:r w:rsidRPr="00C734F4">
        <w:rPr>
          <w:lang w:val="en-GB"/>
        </w:rPr>
        <w:t xml:space="preserve"> </w:t>
      </w:r>
      <w:r w:rsidRPr="00C734F4">
        <w:rPr>
          <w:lang w:val="en-GB"/>
        </w:rPr>
        <w:lastRenderedPageBreak/>
        <w:t>also associated the increase in Mediterranean SST since 1980-2012 with the decrease in aerosol concentrations (Atlas 8.2, 8.3, 8.5).</w:t>
      </w:r>
    </w:p>
    <w:p w14:paraId="4FD72731" w14:textId="77777777" w:rsidR="0038381F" w:rsidRPr="00C734F4" w:rsidRDefault="0038381F" w:rsidP="0038381F">
      <w:pPr>
        <w:pStyle w:val="AR6BodyText"/>
        <w:rPr>
          <w:lang w:val="en-GB"/>
        </w:rPr>
      </w:pPr>
    </w:p>
    <w:p w14:paraId="0C07590C" w14:textId="0F471BF4" w:rsidR="0038381F" w:rsidRPr="00C734F4" w:rsidRDefault="0038381F" w:rsidP="0038381F">
      <w:pPr>
        <w:pStyle w:val="AR6BodyText"/>
        <w:rPr>
          <w:lang w:val="en-GB"/>
        </w:rPr>
      </w:pPr>
      <w:r w:rsidRPr="00C734F4">
        <w:rPr>
          <w:lang w:val="en-GB"/>
        </w:rPr>
        <w:t>Over the period 1960-2014, observed trends over land are consistent with those of most of the multi-model or SMILE</w:t>
      </w:r>
      <w:r w:rsidR="00371D58">
        <w:rPr>
          <w:lang w:val="en-GB"/>
        </w:rPr>
        <w:t>s</w:t>
      </w:r>
      <w:r w:rsidRPr="00C734F4">
        <w:rPr>
          <w:lang w:val="en-GB"/>
        </w:rPr>
        <w:t xml:space="preserve"> ensembles (Figure 10.20f), although large differences exist for individual models and ensemble members. The modelled ensemble-mean trends show large geographical variations; generally, both global and regional models often underestimate the observed trend especially over part of North Africa, Italy, the Balkans and Turkey. The cold bias in GCMs is related to simulated SLP trends that are anti-correlated to the observed trend, which is probably due to systematic model </w:t>
      </w:r>
      <w:r w:rsidRPr="00A41258">
        <w:rPr>
          <w:lang w:val="en-GB"/>
        </w:rPr>
        <w:t xml:space="preserve">errors </w:t>
      </w:r>
      <w:r w:rsidRPr="00A41258">
        <w:rPr>
          <w:lang w:val="en-GB"/>
        </w:rPr>
        <w:fldChar w:fldCharType="begin" w:fldLock="1"/>
      </w:r>
      <w:r w:rsidR="000465A7">
        <w:rPr>
          <w:lang w:val="en-GB"/>
        </w:rPr>
        <w:instrText>ADDIN CSL_CITATION { "citationItems" : [ { "id" : "ITEM-1", "itemData" : { "DOI" : "10.1088/1748-9326/ab8a89", "ISSN" : "1748-9326", "abstract" : "Past studies have concluded that climate models of previous generations tended to underestimate the large warming trend that has been observed in summer over western Europe in the last few decades. The causes of this systematic error are still not clear. Here, we investigate this issue with a new generation of climate models and systematically explore the role of large-scale circulation in that context. As an ensemble, climate models in this study warm less over western Europe and warm more over eastern Europe than observed on the 1951\u20132014 period, but it is difficult to conclude this is directly due to systematic errors given the large potential impact of internal variability. These differences in temperature trends are explained to an important extent by an anti-correlation of sea level pressure trends over the North Atlantic / Europe domain between models and observations. The observed trend tends to warm (cool) western (eastern) Europe but the simulated trends generally have the opposite effect, both in new generation and past generation climate models. The differences between observed and simulated sea level pressure trends are likely the result of systematic model errors, which might also impact future climate projections. Neither a higher resolution nor the realistic representation of the evolution of sea surface temperature and sea ice leads to a better simulation of sea level pressure trends.", "author" : [ { "dropping-particle" : "", "family" : "Bo\u00e9", "given" : "Julien", "non-dropping-particle" : "", "parse-names" : false, "suffix" : "" }, { "dropping-particle" : "", "family" : "Terray", "given" : "Laurent", "non-dropping-particle" : "", "parse-names" : false, "suffix" : "" }, { "dropping-particle" : "", "family" : "Moine", "given" : "Marie-Pierre", "non-dropping-particle" : "", "parse-names" : false, "suffix" : "" }, { "dropping-particle" : "", "family" : "Valcke", "given" : "Sophie", "non-dropping-particle" : "", "parse-names" : false, "suffix" : "" }, { "dropping-particle" : "", "family" : "Bellucci", "given" : "Alessio", "non-dropping-particle" : "", "parse-names" : false, "suffix" : "" }, { "dropping-particle" : "", "family" : "Drijfhout", "given" : "Sybren", "non-dropping-particle" : "", "parse-names" : false, "suffix" : "" }, { "dropping-particle" : "", "family" : "Haarsma", "given" : "Rein",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"Malcom", "non-dropping-particle" : "", "parse-names" : false, "suffix" : "" }, { "dropping-particle" : "", "family" : "Scoccimarro", "given" : "Enrico", "non-dropping-particle" : "", "parse-names" : false, "suffix" : "" }, { "dropping-particle" : "", "family" : "Seddon", "given" : "Jon", "non-dropping-particle" : "", "parse-names" : false, "suffix" : "" }, { "dropping-particle" : "", "family" : "Senan", "given" : "Retish", "non-dropping-particle" : "", "parse-names" : false, "suffix" : "" }, { "dropping-particle" : "", "family" : "Wyser", "given" : "Klaus", "non-dropping-particle" : "", "parse-names" : false, "suffix" : "" } ], "container-title" : "Environmental Research Letters", "id" : "ITEM-1", "issue" : "8", "issued" : { "date-parts" : [ [ "2020", "8", "17" ] ] }, "page" : "084038", "title" : "Past long-term summer warming over western Europe in new generation climate models: role of large-scale atmospheric circulation", "translator" : [ { "dropping-particle" : "", "family" : "Q6797", "given" : "", "non-dropping-particle" : "", "parse-names" : false, "suffix" : "" } ], "type" : "article-journal", "volume" : "15" }, "uris" : [ "http://www.mendeley.com/documents/?uuid=8a3c6434-0798-4966-9e83-2e6365533596" ] } ], "mendeley" : { "formattedCitation" : "(Bo\u00e9 et al., 2020b)", "plainTextFormattedCitation" : "(Bo\u00e9 et al., 2020b)", "previouslyFormattedCitation" : "(Bo\u00e9 et al., 2020b)" }, "properties" : { "noteIndex" : 0 }, "schema" : "https://github.com/citation-style-language/schema/raw/master/csl-citation.json" }</w:instrText>
      </w:r>
      <w:r w:rsidRPr="00A41258">
        <w:rPr>
          <w:lang w:val="en-GB"/>
        </w:rPr>
        <w:fldChar w:fldCharType="separate"/>
      </w:r>
      <w:r w:rsidR="00E41CA2">
        <w:rPr>
          <w:noProof/>
          <w:lang w:val="en-GB"/>
        </w:rPr>
        <w:t>(Boé et al., 2020b)</w:t>
      </w:r>
      <w:r w:rsidRPr="00A41258">
        <w:rPr>
          <w:lang w:val="en-GB"/>
        </w:rPr>
        <w:fldChar w:fldCharType="end"/>
      </w:r>
      <w:r w:rsidRPr="00A41258">
        <w:rPr>
          <w:lang w:val="en-GB"/>
        </w:rPr>
        <w:t>.</w:t>
      </w:r>
      <w:r w:rsidRPr="00C734F4">
        <w:rPr>
          <w:lang w:val="en-GB"/>
        </w:rPr>
        <w:t xml:space="preserve"> Biases in the simulation of soil-moisture and cloud-cover might also have contributed to the underestimation of the warming trend in </w:t>
      </w:r>
      <w:r w:rsidRPr="00A41258">
        <w:rPr>
          <w:lang w:val="en-GB"/>
        </w:rPr>
        <w:t xml:space="preserve">GCMs </w:t>
      </w:r>
      <w:r w:rsidRPr="00441820">
        <w:rPr>
          <w:lang w:val="en-GB"/>
        </w:rPr>
        <w:fldChar w:fldCharType="begin" w:fldLock="1"/>
      </w:r>
      <w:r w:rsidR="000465A7">
        <w:rPr>
          <w:lang w:val="en-GB"/>
        </w:rPr>
        <w:instrText>ADDIN CSL_CITATION { "citationItems" : [ { "id" : "ITEM-1", "itemData" : { "DOI" : "10.5194/cp-5-1-2009", "ISSN" : "1814-9332", "author" : [ { "dropping-particle" : "", "family" : "Oldenborgh", "given" : "G. J.", "non-dropping-particle" : "van", "parse-names" : false, "suffix" : "" }, { "dropping-particle" : "", "family" : "Drijfhout", "given" : "S.", "non-dropping-particle" : "", "parse-names" : false, "suffix" : "" }, { "dropping-particle" : "", "family" : "Ulden", "given" : "A.", "non-dropping-particle" : "van", "parse-names" : false, "suffix" : "" }, { "dropping-particle" : "", "family" : "Haarsma", "given" : "R.", "non-dropping-particle" : "", "parse-names" : false, "suffix" : "" }, { "dropping-particle" : "", "family" : "Sterl", "given" : "A.", "non-dropping-particle" : "", "parse-names" : false, "suffix" : "" }, { "dropping-particle" : "", "family" : "Severijns", "given" : "C.", "non-dropping-particle" : "", "parse-names" : false, "suffix" : "" }, { "dropping-particle" : "", "family" : "Hazeleger", "given" : "W.", "non-dropping-particle" : "", "parse-names" : false, "suffix" : "" }, { "dropping-particle" : "", "family" : "Dijkstra", "given" : "H.", "non-dropping-particle" : "", "parse-names" : false, "suffix" : "" } ], "container-title" : "Climate of the Past", "id" : "ITEM-1", "issue" : "1", "issued" : { "date-parts" : [ [ "2009", "1", "21" ] ] }, "page" : "1-12", "title" : "Western Europe is warming much faster than expected", "translator" : [ { "dropping-particle" : "", "family" : "Q3776", "given" : "", "non-dropping-particle" : "", "parse-names" : false, "suffix" : "" } ], "type" : "article-journal", "volume" : "5" }, "uris" : [ "http://www.mendeley.com/documents/?uuid=fe67e3bd-135c-44cd-a875-6accb2711bba" ] } ], "mendeley" : { "formattedCitation" : "(van Oldenborgh et al., 2009)", "plainTextFormattedCitation" : "(van Oldenborgh et al., 2009)", "previouslyFormattedCitation" : "(van Oldenborgh et al., 2009)" }, "properties" : { "noteIndex" : 0 }, "schema" : "https://github.com/citation-style-language/schema/raw/master/csl-citation.json" }</w:instrText>
      </w:r>
      <w:r w:rsidRPr="00441820">
        <w:rPr>
          <w:lang w:val="en-GB"/>
        </w:rPr>
        <w:fldChar w:fldCharType="separate"/>
      </w:r>
      <w:r w:rsidR="00E41CA2">
        <w:rPr>
          <w:noProof/>
          <w:lang w:val="en-GB"/>
        </w:rPr>
        <w:t>(van Oldenborgh et al., 2009)</w:t>
      </w:r>
      <w:r w:rsidRPr="00441820">
        <w:rPr>
          <w:lang w:val="en-GB"/>
        </w:rPr>
        <w:fldChar w:fldCharType="end"/>
      </w:r>
      <w:r w:rsidRPr="00C734F4">
        <w:rPr>
          <w:lang w:val="en-GB"/>
        </w:rPr>
        <w:t xml:space="preserve">. The CORDEX results (at both 0.44 and 0.11 degree resolution) show consistently smaller values than those in GCMs and the available data sets (Figure 10.20g; </w:t>
      </w:r>
      <w:commentRangeStart w:id="1930"/>
      <w:commentRangeStart w:id="1931"/>
      <w:r w:rsidR="0072604B" w:rsidRPr="00441820">
        <w:rPr>
          <w:lang w:val="en-GB"/>
        </w:rPr>
        <w:fldChar w:fldCharType="begin" w:fldLock="1"/>
      </w:r>
      <w:ins w:id="1932" w:author="Robin Matthews" w:date="2021-07-11T17:55:00Z">
        <w:r w:rsidR="00FD7527">
          <w:rPr>
            <w:lang w:val="en-GB"/>
          </w:rPr>
          <w: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"Vautard et al., 2020)", "plainTextFormattedCitation" : "(Vautard et al., 2020)", "previouslyFormattedCitation" : "(Vautard et al., 2020)" }, "properties" : { "noteIndex" : 0 }, "schema" : "https://github.com/citation-style-language/schema/raw/master/csl-citation.json" }</w:instrText>
        </w:r>
      </w:ins>
      <w:del w:id="1933" w:author="Robin Matthews" w:date="2021-07-11T17:55:00Z">
        <w:r w:rsidR="000465A7" w:rsidDel="00FD7527">
          <w:rPr>
            <w:lang w:val="en-GB"/>
          </w:rPr>
          <w:del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"Vautard et al., (2020)", "plainTextFormattedCitation" : "(Vautard et al., 2020)", "previouslyFormattedCitation" : "(Vautard et al., 2020)" }, "properties" : { "noteIndex" : 0 }, "schema" : "https://github.com/citation-style-language/schema/raw/master/csl-citation.json" }</w:delInstrText>
        </w:r>
      </w:del>
      <w:r w:rsidR="0072604B" w:rsidRPr="00441820">
        <w:rPr>
          <w:lang w:val="en-GB"/>
        </w:rPr>
        <w:fldChar w:fldCharType="separate"/>
      </w:r>
      <w:r w:rsidR="00E41CA2">
        <w:rPr>
          <w:noProof/>
          <w:lang w:val="en-GB"/>
        </w:rPr>
        <w:t xml:space="preserve">Vautard et al., </w:t>
      </w:r>
      <w:del w:id="1934" w:author="Robin Matthews" w:date="2021-07-11T17:55:00Z">
        <w:r w:rsidR="00E41CA2" w:rsidDel="00FD7527">
          <w:rPr>
            <w:noProof/>
            <w:lang w:val="en-GB"/>
          </w:rPr>
          <w:delText>(</w:delText>
        </w:r>
      </w:del>
      <w:r w:rsidR="00E41CA2">
        <w:rPr>
          <w:noProof/>
          <w:lang w:val="en-GB"/>
        </w:rPr>
        <w:t>2020)</w:t>
      </w:r>
      <w:r w:rsidR="0072604B" w:rsidRPr="00441820">
        <w:rPr>
          <w:lang w:val="en-GB"/>
        </w:rPr>
        <w:fldChar w:fldCharType="end"/>
      </w:r>
      <w:commentRangeEnd w:id="1930"/>
      <w:r w:rsidR="00E41CA2">
        <w:rPr>
          <w:rStyle w:val="CommentReference"/>
          <w:rFonts w:asciiTheme="minorHAnsi" w:eastAsiaTheme="minorHAnsi" w:hAnsiTheme="minorHAnsi"/>
          <w:lang w:eastAsia="en-US"/>
        </w:rPr>
        <w:commentReference w:id="1930"/>
      </w:r>
      <w:del w:id="1935" w:author="Robin Matthews" w:date="2021-07-11T17:56:00Z">
        <w:r w:rsidRPr="00441820" w:rsidDel="00FD7527">
          <w:rPr>
            <w:lang w:val="en-GB"/>
          </w:rPr>
          <w:fldChar w:fldCharType="begin" w:fldLock="1"/>
        </w:r>
        <w:r w:rsidR="000465A7" w:rsidRPr="00FD7527" w:rsidDel="00FD7527">
          <w:rPr>
            <w:lang w:val="en-GB"/>
          </w:rPr>
          <w:del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 "plainTextFormattedCitation" : "(Vautard et al., 2020)", "previouslyFormattedCitation" : "(Vautard et al., 2020)" }, "properties" : { "noteIndex" : 0 }, "schema" : "https://github.com/citation-style-language/schema/raw/master/csl-citation.json" }</w:delInstrText>
        </w:r>
        <w:r w:rsidRPr="00441820" w:rsidDel="00FD7527">
          <w:rPr>
            <w:lang w:val="en-GB"/>
          </w:rPr>
          <w:fldChar w:fldCharType="separate"/>
        </w:r>
        <w:r w:rsidR="00E41CA2" w:rsidRPr="00FD7527" w:rsidDel="00FD7527">
          <w:rPr>
            <w:noProof/>
            <w:lang w:val="en-GB"/>
          </w:rPr>
          <w:delText>)</w:delText>
        </w:r>
        <w:r w:rsidRPr="00441820" w:rsidDel="00FD7527">
          <w:rPr>
            <w:lang w:val="en-GB"/>
          </w:rPr>
          <w:fldChar w:fldCharType="end"/>
        </w:r>
      </w:del>
      <w:commentRangeEnd w:id="1931"/>
      <w:r w:rsidR="00E41CA2">
        <w:rPr>
          <w:rStyle w:val="CommentReference"/>
          <w:rFonts w:asciiTheme="minorHAnsi" w:eastAsiaTheme="minorHAnsi" w:hAnsiTheme="minorHAnsi"/>
          <w:lang w:eastAsia="en-US"/>
        </w:rPr>
        <w:commentReference w:id="1931"/>
      </w:r>
      <w:r w:rsidRPr="00A41258">
        <w:rPr>
          <w:lang w:val="en-GB"/>
        </w:rPr>
        <w:t>.</w:t>
      </w:r>
      <w:r w:rsidRPr="00C734F4">
        <w:rPr>
          <w:lang w:val="en-GB"/>
        </w:rPr>
        <w:t xml:space="preserve"> This is partly due to the overestimation in the temperature evolution before 1990 (Figure 10.20e), possibly because of differences in the aerosol forcing </w:t>
      </w:r>
      <w:r w:rsidRPr="00441820">
        <w:rPr>
          <w:lang w:val="en-GB"/>
        </w:rPr>
        <w:fldChar w:fldCharType="begin" w:fldLock="1"/>
      </w:r>
      <w:r w:rsidR="000465A7">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"plainTextFormattedCitation" : "(Bo\u00e9 et al., 2020a)", "previouslyFormattedCitation" : "(Bo\u00e9 et al., 2020a)" }, "properties" : { "noteIndex" : 0 }, "schema" : "https://github.com/citation-style-language/schema/raw/master/csl-citation.json" }</w:instrText>
      </w:r>
      <w:r w:rsidRPr="00441820">
        <w:rPr>
          <w:lang w:val="en-GB"/>
        </w:rPr>
        <w:fldChar w:fldCharType="separate"/>
      </w:r>
      <w:r w:rsidR="00E41CA2">
        <w:rPr>
          <w:noProof/>
          <w:lang w:val="en-GB"/>
        </w:rPr>
        <w:t>(Boé et al., 2020a)</w:t>
      </w:r>
      <w:r w:rsidRPr="00441820">
        <w:rPr>
          <w:lang w:val="en-GB"/>
        </w:rPr>
        <w:fldChar w:fldCharType="end"/>
      </w:r>
      <w:r w:rsidRPr="00A41258">
        <w:rPr>
          <w:lang w:val="en-GB"/>
        </w:rPr>
        <w:t>,</w:t>
      </w:r>
      <w:r w:rsidRPr="00C734F4">
        <w:rPr>
          <w:lang w:val="en-GB"/>
        </w:rPr>
        <w:t xml:space="preserve"> although the driving GCMs also have a cold </w:t>
      </w:r>
      <w:r w:rsidRPr="00A41258">
        <w:rPr>
          <w:lang w:val="en-GB"/>
        </w:rPr>
        <w:t>bias</w:t>
      </w:r>
      <w:r w:rsidR="003C75BC" w:rsidRPr="00A41258">
        <w:rPr>
          <w:lang w:val="en-GB"/>
        </w:rPr>
        <w:t xml:space="preserve"> </w:t>
      </w:r>
      <w:r w:rsidR="0072604B" w:rsidRPr="00441820">
        <w:rPr>
          <w:lang w:val="en-GB"/>
        </w:rPr>
        <w:fldChar w:fldCharType="begin" w:fldLock="1"/>
      </w:r>
      <w:r w:rsidR="000465A7">
        <w:rPr>
          <w:lang w:val="en-GB"/>
        </w:rPr>
        <w: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"plainTextFormattedCitation" : "(Vautard et al., 2020)", "previouslyFormattedCitation" : "(Vautard et al., 2020)" }, "properties" : { "noteIndex" : 0 }, "schema" : "https://github.com/citation-style-language/schema/raw/master/csl-citation.json" }</w:instrText>
      </w:r>
      <w:r w:rsidR="0072604B" w:rsidRPr="00441820">
        <w:rPr>
          <w:lang w:val="en-GB"/>
        </w:rPr>
        <w:fldChar w:fldCharType="separate"/>
      </w:r>
      <w:r w:rsidR="00E41CA2">
        <w:rPr>
          <w:noProof/>
          <w:lang w:val="en-GB"/>
        </w:rPr>
        <w:t>(Vautard et al., 2020)</w:t>
      </w:r>
      <w:r w:rsidR="0072604B" w:rsidRPr="00441820">
        <w:rPr>
          <w:lang w:val="en-GB"/>
        </w:rPr>
        <w:fldChar w:fldCharType="end"/>
      </w:r>
      <w:r w:rsidRPr="00C734F4">
        <w:rPr>
          <w:lang w:val="en-GB"/>
        </w:rPr>
        <w:t xml:space="preserve">. Cold biases for recent decades are also found in Med-CORDEX simulations </w:t>
      </w:r>
      <w:r w:rsidRPr="00C734F4">
        <w:rPr>
          <w:lang w:val="en-GB"/>
        </w:rPr>
        <w:fldChar w:fldCharType="begin" w:fldLock="1"/>
      </w:r>
      <w:r w:rsidR="000465A7">
        <w:rPr>
          <w:lang w:val="en-GB"/>
        </w:rPr>
        <w:instrText>ADDIN CSL_CITATION { "citationItems" : [ { "id" : "ITEM-1", "itemData" : { "DOI" : "10.1007/s00382-016-3143-2", "ISSN" : "0930-7575", "abstract" : "Med-CORDEX simulations over the period 1979\u20132011 are evaluated with regard to their capability to represent observed decadal variations over the Euro-Mediterranean region and improve upon previous generation simulations from the ENSEMBLES project in their various experimental set-ups. Such an evaluation is needed to inform the use of these simulations and also future model development. For temperature, both Med-CORDEX and ENSEMBLES simulations tend to provide comparable results: they generally capture the sign and timing of the anomalies but not the amplitude. In general, no clear stratification appears when considering different types of Med-CORDEX regional modeling systems. Rather, it is remarkable that certain periods are poorly represented by all systems with a general underestimation of the observed long-term temperature trend, mostly in the summer season, even with respect to the corresponding global drivers. For precipitation, the Med-CORDEX simulations are closer to observations than the other datasets, with some improvement with respect to ENSEMBLES dataset. In general, all the systems experience difficulties in representing anomalies during specific periods or for specific regions. These appear in part due to limitations in the reanalysis boundary forcing data. For instance, in the second part of 1980s, the spatial patterns of surface air temperature during DJF/MAM are generally poorly represented, as well as the regionally averaged MAM/JJA surface air temperature decadal anomalies. Overall, the evaluation suggests limited improvement in Med-CORDEX simulations compared to ENSEMBLES, and a lack of sensitivity to resolution or coupling configuration, with persisting problems in part likely related to the representation of surface processes that could also affect the viability of future projections (e.g. the estimation of temperature trends). A set of decadal variability evaluation metrics, as applied in this study, could be useful in the context of a broader evaluation framework.", "author" : [ { "dropping-particle" : "", "family" : "Dell\u2019Aquila", "given" : "Alessandro", "non-dropping-particle" : "", "parse-names" : false, "suffix" : "" }, { "dropping-particle" : "", "family" : "Mariotti", "given" : "Annarita", "non-dropping-particle" : "", "parse-names" : false, "suffix" : "" }, { "dropping-particle" : "", "family" : "Bastin", "given" : "Sophie", "non-dropping-particle" : "", "parse-names" : false, "suffix" : "" }, { "dropping-particle" : "", "family" : "Calmanti", "given" : "Sandro", "non-dropping-particle" : "", "parse-names" : false, "suffix" : "" }, { "dropping-particle" : "", "family" : "Cavicchia", "given" : "Leone", "non-dropping-particle" : "", "parse-names" : false, "suffix" : "" }, { "dropping-particle" : "", "family" : "Deque", "given" : "Michel", "non-dropping-particle" : "", "parse-names" : false, "suffix" : "" }, { "dropping-particle" : "", "family" : "Djurdjevic", "given" : "Vladimir", "non-dropping-particle" : "", "parse-names" : false, "suffix" : "" }, { "dropping-particle" : "", "family" : "Dominguez", "given" : "Marta", "non-dropping-particle" : "", "parse-names" : false, "suffix" : "" }, { "dropping-particle" : "", "family" : "Gaertner", "given" : "Miguel", "non-dropping-particle" : "", "parse-names" : false, "suffix" : "" }, { "dropping-particle" : "", "family" : "Gualdi", "given" : "Silvio", "non-dropping-particle" : "", "parse-names" : false, "suffix" : "" } ], "container-title" : "Climate Dynamics", "id" : "ITEM-1", "issue" : "3", "issued" : { "date-parts" : [ [ "2018", "8", "4" ] ] }, "page" : "857-876", "title" : "Evaluation of simulated decadal variations over the Euro-Mediterranean region from ENSEMBLES to Med-CORDEX", "translator" : [ { "dropping-particle" : "", "family" : "Q4393", "given" : "", "non-dropping-particle" : "", "parse-names" : false, "suffix" : "" } ], "type" : "article-journal", "volume" : "51" }, "uris" : [ "http://www.mendeley.com/documents/?uuid=057189e0-2061-4f8a-853f-773e84babe81" ] } ], "mendeley" : { "formattedCitation" : "(Dell\u2019Aquila et al., 2018)", "plainTextFormattedCitation" : "(Dell\u2019Aquila et al., 2018)", "previouslyFormattedCitation" : "(Dell\u2019Aquila et al., 2018)" }, "properties" : { "noteIndex" : 0 }, "schema" : "https://github.com/citation-style-language/schema/raw/master/csl-citation.json" }</w:instrText>
      </w:r>
      <w:r w:rsidRPr="00C734F4">
        <w:rPr>
          <w:lang w:val="en-GB"/>
        </w:rPr>
        <w:fldChar w:fldCharType="separate"/>
      </w:r>
      <w:r w:rsidR="00E41CA2">
        <w:rPr>
          <w:noProof/>
          <w:lang w:val="en-GB"/>
        </w:rPr>
        <w:t>(Dell’Aquila et al., 2018)</w:t>
      </w:r>
      <w:r w:rsidRPr="00C734F4">
        <w:rPr>
          <w:lang w:val="en-GB"/>
        </w:rPr>
        <w:fldChar w:fldCharType="end"/>
      </w:r>
      <w:r w:rsidRPr="00C734F4">
        <w:rPr>
          <w:lang w:val="en-GB"/>
        </w:rPr>
        <w:t xml:space="preserve"> and by RCM simulations over the southern part of the Mediterranean, Middle East and North Africa region </w:t>
      </w:r>
      <w:commentRangeStart w:id="1936"/>
      <w:commentRangeStart w:id="1937"/>
      <w:r w:rsidRPr="00C734F4">
        <w:rPr>
          <w:lang w:val="en-GB"/>
        </w:rPr>
        <w:fldChar w:fldCharType="begin" w:fldLock="1"/>
      </w:r>
      <w:r w:rsidR="000465A7">
        <w:rPr>
          <w:lang w:val="en-GB"/>
        </w:rPr>
        <w:instrText>ADDIN CSL_CITATION { "citationItems" : [ { "id" : "ITEM-1", "itemData" : { "DOI" : "10.1002/joc.4340", "ISSN" : "08998418", "author" : [ { "dropping-particle" : "", "family" : "Almazroui", "given" : "Mansour", "non-dropping-particle" : "", "parse-names" : false, "suffix" : "" } ], "container-title" : "International Journal of Climatology", "id" : "ITEM-1", "issue" : "1", "issued" : { "date-parts" : [ [ "2016", "1" ] ] }, "page" : "236-251", "title" : "RegCM4 in climate simulation over CORDEX-MENA/Arab domain: selection of suitable domain, convection and land-surface schemes", "translator" : [ { "dropping-particle" : "", "family" : "Q5791", "given" : "", "non-dropping-particle" : "", "parse-names" : false, "suffix" : "" } ], "type" : "article-journal", "volume" : "36" }, "uris" : [ "http://www.mendeley.com/documents/?uuid=fd057a76-1f75-4412-b1f3-e3c2a893ce21" ] }, { "id" : "ITEM-2", "itemData" : { "DOI" : "10.1007/s12517-015-2045-7", "ISBN" : "1866-7511", "ISSN" : "1866-7511", "abstract" : "The performance of a regional climate model RegCM4.3.4 (RegCM4) in simulating the climate characteristics of the Middle East and North Africa (MENA) region has been evaluated. The simulations carried out in this study contribute to the joint effort by the international regional downscaling community called Coordinated Regional climate Downscaling Experiment (CORDEX). The model has been forced with the boundary conditions obtained from the global reanalysis dataset ERA-Interim for the period 1979\u20132010. An east\u2013west cold bias is found in the northern part of the MENA domain in RegCM4 that is absent in the ERA-Interim driving forcings, whereas a large warm bias is found over the southern Arabian Peninsula (Yemen/Oman) for both RegCM4 and ERA-Interim. The possible causes leading to the warm bias over Yemen/Oman in the RegCM4 are discussed. The model performed well in capturing the salient features of precipitation which includes ITCZ, Mediterranean cyclones as well as precipitation minima over the deserts. Moreover, the annual cycles of precipitation and mean temperature over the prominent river basins of the region have been ably captured by the model. Temperature-precipitation relationship revealed that the ERA-Interim driving forcings stay closer to the observations; however, RegCM4 remains competent for most of the Koppen-Geiger climate classification types. Performance of the model in capturing the near surface winds and specific humidity is also presented. Based on the results of this study, it is concluded that RegCM4 is well suited to conduct long-term high-resolution climate change projection for the future period over the CORDEX-MENA/Arab domain.", "author" : [ { "dropping-particle" : "", "family" : "Almazroui", "given" : "Mansour", "non-dropping-particle" : "", "parse-names" : false, "suffix" : "" }, { "dropping-particle" : "", "family" : "Islam", "given" : "M. Nazrul", "non-dropping-particle" : "", "parse-names" : false, "suffix" : "" }, { "dropping-particle" : "", "family" : "Alkhalaf", "given" : "A. K.", "non-dropping-particle" : "", "parse-names" : false, "suffix" : "" }, { "dropping-particle" : "", "family" : "Saeed", "given" : "Fahad", "non-dropping-particle" : "", "parse-names" : false, "suffix" : "" }, { "dropping-particle" : "", "family" : "Dambul", "given" : "Ramzah", "non-dropping-particle" : "", "parse-names" : false, "suffix" : "" }, { "dropping-particle" : "", "family" : "Rahman", "given" : "M. Ashfaqur", "non-dropping-particle" : "", "parse-names" : false, "suffix" : "" } ], "container-title" : "Arabian Journal of Geosciences", "id" : "ITEM-2", "issue" : "1", "issued" : { "date-parts" : [ [ "2016", "1", "8" ] ] }, "page" : "13", "title" : "Simulation of temperature and precipitation climatology for the CORDEX-MENA/Arab domain using RegCM4", "translator" : [ { "dropping-particle" : "", "family" : "Q6007", "given" : "", "non-dropping-particle" : "", "parse-names" : false, "suffix" : "" } ], "type" : "article-journal", "volume" : "9" }, "uris" : [ "http://www.mendeley.com/documents/?uuid=d56cdf78-150c-4087-b223-5ccfc11f5655" ] }, { "id" : "ITEM-3", "itemData" : { "DOI" : "10.1007/s00704-015-1463-5", "ISBN" : "0070401514635", "ISSN" : "0177-798X", "abstract" : "A suitable convective parameterization scheme within Regional Climate Model version 4.3.4 (RegCM4) developed by the Abdus Salam International Centre for Theoretical Physics, Trieste, Italy, is investigated through 12 sensitivity runs for the period 2000\u20132010. RegCM4 is driven with European Centre for Medium-Range Weather Forecasts (ECMWF) ERA-Interim 6-hourly boundary condition fields for the CORDEX-MENA/Arab domain. Besides ERA-Interim lateral boundary conditions data, the Climatic Research Unit (CRU) data is also used to assess the performance of RegCM4. Different statistical measures are taken into consideration in assessing model performance for 11 sub-domains throughout the analysis domain, out of which 7 (4) sub-domains give drier (wetter) conditions for the area of interest. There is no common best option for the simulation of both rainfall and temperature (with lowest bias); however, one option each for temperature and rainfall has been found to be superior among the 12 options investigated in this study. These best options for the two variables vary from region to region as well. Overall, RegCM4 simulates large pressure and water vapor values along with lower wind speeds compared to the driving fields, which are the key sources of bias in simulating rainfall and temperature. Based on the climatic characteristics of most of the Arab countries located within the study domain, the drier sub-domains are given priority in the selection of a suitable convective scheme, albeit with a compromise for both rainfall and temperature simulations. The most suitable option Grell over Land and Emanuel over Ocean in wet (GLEO wet) delivers a rainfall wet bias of 2.96 % and a temperature cold bias of 0.26 \u00b0C, compared to CRU data. An ensemble derived from all 12 runs provides unsatisfactory results for rainfall (28.92 %) and temperature (\u22120.54 \u00b0C) bias in the drier region because some options highly overestimate rainfall (reaching up to 200 %) and underestimate temperature (reaching up to \u22121.16 \u00b0C). Overall, a suitable option (GLEO wet) is recommended for downscaling the Coupled Model Intercomparison Project Phase 5 (CMIP5) multi-model database using RegCM4 for the CORDEX-MENA/Arab domain for its use in future climate change impact studies.", "author" : [ { "dropping-particle" : "", "family" : "Almazroui", "given" : "Mansour", "non-dropping-particle" : "", "parse-names" : false, "suffix" : "" }, { "dropping-particle" : "", "family" : "Islam", "given" : "Md Nazrul", "non-dropping-particle" : "", "parse-names" : false, "suffix" : "" }, { "dropping-particle" : "", "family" : "Al-Khalaf", "given" : "A. K.", "non-dropping-particle" : "", "parse-names" : false, "suffix" : "" }, { "dropping-particle" : "", "family" : "Saeed", "given" : "Fahad", "non-dropping-particle" : "", "parse-names" : false, "suffix" : "" } ], "container-title" : "Theoretical and Applied Climatology", "id" : "ITEM-3", "issue" : "3-4", "issued" : { "date-parts" : [ [ "2016", "5", "22" ] ] }, "page" : "807-823", "title" : "Best convective parameterization scheme within RegCM4 to downscale CMIP5 multi-model data for the CORDEX-MENA/Arab domain", "translator" : [ { "dropping-particle" : "", "family" : "Q6008", "given" : "", "non-dropping-particle" : "", "parse-names" : false, "suffix" : "" } ], "type" : "article-journal", "volume" : "124" }, "uris" : [ "http://www.mendeley.com/documents/?uuid=0bdcd856-be8b-4364-9cdd-72af47ec20d4" ] }, { "id" : "ITEM-4", "itemData" : { "DOI" : "10.1016/j.atmosres.2018.02.009", "ISSN" : "01698095",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"ITEM-4", "issued" : { "date-parts" : [ [ "2018", "7" ] ] }, "page" : "87-107", "title" : "Future projections of temperature and precipitation climatology for CORDEX-MENA domain using RegCM4.4", "translator" : [ { "dropping-particle" : "", "family" : "Q5621", "given" : "", "non-dropping-particle" : "", "parse-names" : false, "suffix" : "" } ], "type" : "article-journal", "volume" : "206" }, "uris" : [ "http://www.mendeley.com/documents/?uuid=3fe602b3-cebb-4374-87d9-1cb10304b70f" ] } ], "mendeley" : { "formattedCitation" : "(Almazroui, 2016; Almazroui et al., 2016b, 2016a; Ozturk et al., 2018)", "manualFormatting" : "(Almazroui, 2016; Almazroui et al., 2016b, 2016a; Ozturk et al., 2018; Zittis and Hadjinicolaou, 2017)", "plainTextFormattedCitation" : "(Almazroui, 2016; Almazroui et al., 2016b, 2016a; Ozturk et al., 2018)", "previouslyFormattedCitation" : "(Almazroui, 2016; Almazroui et al., 2016b, 2016a; Ozturk et al., 2018)" }, "properties" : { "noteIndex" : 0 }, "schema" : "https://github.com/citation-style-language/schema/raw/master/csl-citation.json" }</w:instrText>
      </w:r>
      <w:r w:rsidRPr="00C734F4">
        <w:rPr>
          <w:lang w:val="en-GB"/>
        </w:rPr>
        <w:fldChar w:fldCharType="separate"/>
      </w:r>
      <w:r w:rsidR="00E41CA2">
        <w:rPr>
          <w:noProof/>
          <w:lang w:val="en-GB"/>
        </w:rPr>
        <w:t>(Almazroui, 2016; Almazroui et al., 2016</w:t>
      </w:r>
      <w:ins w:id="1938" w:author="Robin Matthews" w:date="2021-07-11T17:56:00Z">
        <w:r w:rsidR="00FD7527">
          <w:rPr>
            <w:noProof/>
            <w:lang w:val="en-GB"/>
          </w:rPr>
          <w:t>a</w:t>
        </w:r>
      </w:ins>
      <w:del w:id="1939" w:author="Robin Matthews" w:date="2021-07-11T17:56:00Z">
        <w:r w:rsidR="00E41CA2" w:rsidDel="00FD7527">
          <w:rPr>
            <w:noProof/>
            <w:lang w:val="en-GB"/>
          </w:rPr>
          <w:delText>b</w:delText>
        </w:r>
      </w:del>
      <w:r w:rsidR="00E41CA2">
        <w:rPr>
          <w:noProof/>
          <w:lang w:val="en-GB"/>
        </w:rPr>
        <w:t>,</w:t>
      </w:r>
      <w:ins w:id="1940" w:author="Robin Matthews" w:date="2021-07-11T17:56:00Z">
        <w:r w:rsidR="00FD7527">
          <w:rPr>
            <w:noProof/>
            <w:lang w:val="en-GB"/>
          </w:rPr>
          <w:t xml:space="preserve"> b</w:t>
        </w:r>
      </w:ins>
      <w:del w:id="1941" w:author="Robin Matthews" w:date="2021-07-11T17:56:00Z">
        <w:r w:rsidR="00E41CA2" w:rsidDel="00FD7527">
          <w:rPr>
            <w:noProof/>
            <w:lang w:val="en-GB"/>
          </w:rPr>
          <w:delText xml:space="preserve"> 2016a</w:delText>
        </w:r>
      </w:del>
      <w:r w:rsidR="00E41CA2">
        <w:rPr>
          <w:noProof/>
          <w:lang w:val="en-GB"/>
        </w:rPr>
        <w:t>; Ozturk et al., 2018; Zittis and Hadjinicolaou, 2017)</w:t>
      </w:r>
      <w:r w:rsidRPr="00C734F4">
        <w:rPr>
          <w:lang w:val="en-GB"/>
        </w:rPr>
        <w:fldChar w:fldCharType="end"/>
      </w:r>
      <w:commentRangeEnd w:id="1936"/>
      <w:r w:rsidR="00E41CA2">
        <w:rPr>
          <w:rStyle w:val="CommentReference"/>
          <w:rFonts w:asciiTheme="minorHAnsi" w:eastAsiaTheme="minorHAnsi" w:hAnsiTheme="minorHAnsi"/>
          <w:lang w:eastAsia="en-US"/>
        </w:rPr>
        <w:commentReference w:id="1936"/>
      </w:r>
      <w:commentRangeEnd w:id="1937"/>
      <w:r w:rsidR="009E4F88">
        <w:rPr>
          <w:rStyle w:val="CommentReference"/>
          <w:rFonts w:asciiTheme="minorHAnsi" w:eastAsiaTheme="minorHAnsi" w:hAnsiTheme="minorHAnsi"/>
          <w:lang w:eastAsia="en-US"/>
        </w:rPr>
        <w:commentReference w:id="1937"/>
      </w:r>
      <w:r w:rsidRPr="00C734F4">
        <w:rPr>
          <w:lang w:val="en-GB"/>
        </w:rPr>
        <w:t xml:space="preserve">, although higher resolution, new bare soil albedo and modified aerosol parameterization significantly improve the results </w:t>
      </w:r>
      <w:commentRangeStart w:id="1942"/>
      <w:r w:rsidRPr="00C734F4">
        <w:rPr>
          <w:lang w:val="en-GB"/>
        </w:rPr>
        <w:fldChar w:fldCharType="begin" w:fldLock="1"/>
      </w:r>
      <w:ins w:id="1943" w:author="Robin Matthews" w:date="2021-07-11T17:57:00Z">
        <w:r w:rsidR="007C6A5C">
          <w:rPr>
            <w:lang w:val="en-GB"/>
          </w:rPr>
          <w: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"id" : "ITEM-3",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"ITEM-3",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2016b, 2016a, 2018)", "manualFormatting" : "(Bucchignani et al., 2016a, b, 2018)", "plainTextFormattedCitation" : "(Bucchignani et al., 2016b, 2016a, 2018)", "previouslyFormattedCitation" : "(Bucchignani et al., 2016b, 2016a, 2018)" }, "properties" : { "noteIndex" : 0 }, "schema" : "https://github.com/citation-style-language/schema/raw/master/csl-citation.json" }</w:instrText>
        </w:r>
      </w:ins>
      <w:del w:id="1944" w:author="Robin Matthews" w:date="2021-07-11T17:57:00Z">
        <w:r w:rsidR="000465A7" w:rsidDel="007C6A5C">
          <w:rPr>
            <w:lang w:val="en-GB"/>
          </w:rPr>
          <w:del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"id" : "ITEM-3",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"ITEM-3",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2016b, 2016a, 2018)", "plainTextFormattedCitation" : "(Bucchignani et al., 2016b, 2016a, 2018)", "previouslyFormattedCitation" : "(Bucchignani et al., 2016b, 2016a, 2018)" }, "properties" : { "noteIndex" : 0 }, "schema" : "https://github.com/citation-style-language/schema/raw/master/csl-citation.json" }</w:delInstrText>
        </w:r>
      </w:del>
      <w:r w:rsidRPr="00C734F4">
        <w:rPr>
          <w:lang w:val="en-GB"/>
        </w:rPr>
        <w:fldChar w:fldCharType="separate"/>
      </w:r>
      <w:r w:rsidR="00E41CA2">
        <w:rPr>
          <w:noProof/>
          <w:lang w:val="en-GB"/>
        </w:rPr>
        <w:t>(Bucchignani et al., 2016</w:t>
      </w:r>
      <w:ins w:id="1945" w:author="Robin Matthews" w:date="2021-07-11T17:57:00Z">
        <w:r w:rsidR="007C6A5C">
          <w:rPr>
            <w:noProof/>
            <w:lang w:val="en-GB"/>
          </w:rPr>
          <w:t>a</w:t>
        </w:r>
      </w:ins>
      <w:del w:id="1946" w:author="Robin Matthews" w:date="2021-07-11T17:57:00Z">
        <w:r w:rsidR="00E41CA2" w:rsidDel="007C6A5C">
          <w:rPr>
            <w:noProof/>
            <w:lang w:val="en-GB"/>
          </w:rPr>
          <w:delText>b</w:delText>
        </w:r>
      </w:del>
      <w:r w:rsidR="00E41CA2">
        <w:rPr>
          <w:noProof/>
          <w:lang w:val="en-GB"/>
        </w:rPr>
        <w:t>,</w:t>
      </w:r>
      <w:ins w:id="1947" w:author="Robin Matthews" w:date="2021-07-11T17:57:00Z">
        <w:r w:rsidR="007C6A5C">
          <w:rPr>
            <w:noProof/>
            <w:lang w:val="en-GB"/>
          </w:rPr>
          <w:t xml:space="preserve"> b</w:t>
        </w:r>
      </w:ins>
      <w:del w:id="1948" w:author="Robin Matthews" w:date="2021-07-11T17:57:00Z">
        <w:r w:rsidR="00E41CA2" w:rsidDel="007C6A5C">
          <w:rPr>
            <w:noProof/>
            <w:lang w:val="en-GB"/>
          </w:rPr>
          <w:delText xml:space="preserve"> 2016a</w:delText>
        </w:r>
      </w:del>
      <w:r w:rsidR="00E41CA2">
        <w:rPr>
          <w:noProof/>
          <w:lang w:val="en-GB"/>
        </w:rPr>
        <w:t>, 2018)</w:t>
      </w:r>
      <w:r w:rsidRPr="00C734F4">
        <w:rPr>
          <w:lang w:val="en-GB"/>
        </w:rPr>
        <w:fldChar w:fldCharType="end"/>
      </w:r>
      <w:commentRangeEnd w:id="1942"/>
      <w:r w:rsidR="00E41CA2">
        <w:rPr>
          <w:rStyle w:val="CommentReference"/>
          <w:rFonts w:asciiTheme="minorHAnsi" w:eastAsiaTheme="minorHAnsi" w:hAnsiTheme="minorHAnsi"/>
          <w:lang w:eastAsia="en-US"/>
        </w:rPr>
        <w:commentReference w:id="1942"/>
      </w:r>
      <w:r w:rsidRPr="00C734F4">
        <w:rPr>
          <w:lang w:val="en-GB"/>
        </w:rPr>
        <w:t xml:space="preserve">. Despite large differences in the multi-model mean trend (Figure 10.20g), in most of the land points the observed trend lies within the model range in all ensembles. For the SST bias exhibited by coupled RCMs the choice of driving GCM has the largest impact </w:t>
      </w:r>
      <w:r w:rsidRPr="00441820">
        <w:rPr>
          <w:lang w:val="en-GB"/>
        </w:rPr>
        <w:fldChar w:fldCharType="begin" w:fldLock="1"/>
      </w:r>
      <w:r w:rsidR="000465A7">
        <w:rPr>
          <w:lang w:val="en-GB"/>
        </w:rPr>
        <w: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"id" : "ITEM-2", "itemData" : { "DOI" : "10.1007/s00382-019-05105-4", "ISSN" : "0930-7575", "author" : [ { "dropping-particle" : "", "family" : "Soto-Navarro", "given" : "Javier", "non-dropping-particle" : "", "parse-names" : false, "suffix" : "" }, { "dropping-particle" : "", "family" : "Jord\u00e1", "given" : "G.", "non-dropping-particle" : "", "parse-names" : false, "suffix" : "" }, { "dropping-particle" : "", "family" : "Amores", "given" : "A.", "non-dropping-particle" : "", "parse-names" : false, "suffix" : "" }, { "dropping-particle" : "", "family" : "Cabos", "given" : "W.", "non-dropping-particle" : "", "parse-names" : false, "suffix" : "" }, { "dropping-particle" : "", "family" : "Somot", "given" : "S.", "non-dropping-particle" : "", "parse-names" : false, "suffix" : "" }, { "dropping-particle" : "", "family" : "Sevault", "given" : "F.", "non-dropping-particle" : "", "parse-names" : false, "suffix" : "" }, { "dropping-particle" : "", "family" : "Mac\u00edas", "given" : "D.", "non-dropping-particle" : "", "parse-names" : false, "suffix" : "" }, { "dropping-particle" : "", "family" : "Djurdjevic", "given" : "V.", "non-dropping-particle" : "", "parse-names" : false, "suffix" : "" }, { "dropping-particle" : "", "family" : "Sannino", "given" : "G.", "non-dropping-particle" : "", "parse-names" : false, "suffix" : "" }, { "dropping-particle" : "", "family" : "Li", "given" : "L.", "non-dropping-particle" : "", "parse-names" : false, "suffix" : "" }, { "dropping-particle" : "", "family" : "Sein", "given" : "D.", "non-dropping-particle" : "", "parse-names" : false, "suffix" : "" } ], "container-title" : "Climate Dynamics", "id" : "ITEM-2", "issue" : "3-4", "issued" : { "date-parts" : [ [ "2020", "2", "16" ] ] }, "page" : "2135-2165", "title" : "Evolution of Mediterranean Sea water properties under climate change scenarios in the Med-CORDEX ensemble", "translator" : [ { "dropping-particle" : "", "family" : "Q6494", "given" : "", "non-dropping-particle" : "", "parse-names" : false, "suffix" : "" } ], "type" : "article-journal", "volume" : "54" }, "uris" : [ "http://www.mendeley.com/documents/?uuid=eb72c79c-d3a9-407a-acd0-660c35ce1951" ] } ], "mendeley" : { "formattedCitation" : "(Darmaraki et al., 2019; Soto-Navarro et al., 2020)", "plainTextFormattedCitation" : "(Darmaraki et al., 2019; Soto-Navarro et al., 2020)", "previouslyFormattedCitation" : "(Darmaraki et al., 2019; Soto-Navarro et al., 2020)" }, "properties" : { "noteIndex" : 0 }, "schema" : "https://github.com/citation-style-language/schema/raw/master/csl-citation.json" }</w:instrText>
      </w:r>
      <w:r w:rsidRPr="00441820">
        <w:rPr>
          <w:lang w:val="en-GB"/>
        </w:rPr>
        <w:fldChar w:fldCharType="separate"/>
      </w:r>
      <w:r w:rsidR="00E41CA2">
        <w:rPr>
          <w:noProof/>
          <w:lang w:val="en-GB"/>
        </w:rPr>
        <w:t>(Darmaraki et al., 2019; Soto-Navarro et al., 2020)</w:t>
      </w:r>
      <w:r w:rsidRPr="00441820">
        <w:rPr>
          <w:lang w:val="en-GB"/>
        </w:rPr>
        <w:fldChar w:fldCharType="end"/>
      </w:r>
      <w:r w:rsidRPr="00A41258">
        <w:rPr>
          <w:lang w:val="en-GB"/>
        </w:rPr>
        <w:t>.</w:t>
      </w:r>
    </w:p>
    <w:p w14:paraId="10EFD776" w14:textId="77777777" w:rsidR="0038381F" w:rsidRPr="00C734F4" w:rsidRDefault="0038381F" w:rsidP="0038381F">
      <w:pPr>
        <w:pStyle w:val="AR6BodyText"/>
        <w:rPr>
          <w:lang w:val="en-GB"/>
        </w:rPr>
      </w:pPr>
    </w:p>
    <w:p w14:paraId="5C2982E3" w14:textId="77777777" w:rsidR="0038381F" w:rsidRPr="00C734F4" w:rsidRDefault="0038381F" w:rsidP="0038381F">
      <w:pPr>
        <w:pStyle w:val="AR6BodyText"/>
        <w:rPr>
          <w:lang w:val="en-GB"/>
        </w:rPr>
      </w:pPr>
    </w:p>
    <w:p w14:paraId="3F8F2112" w14:textId="77777777" w:rsidR="0038381F" w:rsidRPr="00C734F4" w:rsidRDefault="0038381F" w:rsidP="0038381F">
      <w:pPr>
        <w:pStyle w:val="AR6Chap10Level310111"/>
        <w:rPr>
          <w:lang w:val="en-GB"/>
        </w:rPr>
      </w:pPr>
      <w:bookmarkStart w:id="1949" w:name="_Toc29679496"/>
      <w:bookmarkStart w:id="1950" w:name="_Toc30602472"/>
      <w:bookmarkStart w:id="1951" w:name="_Toc70454811"/>
      <w:r w:rsidRPr="00C734F4">
        <w:rPr>
          <w:lang w:val="en-GB"/>
        </w:rPr>
        <w:t>Future climate information from global simulations</w:t>
      </w:r>
      <w:bookmarkEnd w:id="1949"/>
      <w:bookmarkEnd w:id="1950"/>
      <w:bookmarkEnd w:id="1951"/>
      <w:r w:rsidRPr="00C734F4">
        <w:rPr>
          <w:lang w:val="en-GB"/>
        </w:rPr>
        <w:t xml:space="preserve"> </w:t>
      </w:r>
    </w:p>
    <w:p w14:paraId="70F48AE0" w14:textId="77777777" w:rsidR="0038381F" w:rsidRPr="00C734F4" w:rsidRDefault="0038381F" w:rsidP="0038381F">
      <w:pPr>
        <w:pStyle w:val="AR6BodyText"/>
        <w:rPr>
          <w:lang w:val="en-GB"/>
        </w:rPr>
      </w:pPr>
    </w:p>
    <w:p w14:paraId="70809D52" w14:textId="5DB8A2EB" w:rsidR="0038381F" w:rsidRPr="00C734F4" w:rsidRDefault="0038381F" w:rsidP="0038381F">
      <w:pPr>
        <w:pStyle w:val="AR6BodyText"/>
        <w:rPr>
          <w:lang w:val="en-GB"/>
        </w:rPr>
      </w:pPr>
      <w:r w:rsidRPr="00C734F4">
        <w:rPr>
          <w:lang w:val="en-GB"/>
        </w:rPr>
        <w:t xml:space="preserve">The Mediterranean is expected to be one of the most prominent and vulnerable climate change hotspots </w:t>
      </w:r>
      <w:r w:rsidRPr="00C734F4">
        <w:rPr>
          <w:lang w:val="en-GB"/>
        </w:rPr>
        <w:fldChar w:fldCharType="begin" w:fldLock="1"/>
      </w:r>
      <w:r w:rsidR="000465A7">
        <w:rPr>
          <w:lang w:val="en-GB"/>
        </w:rPr>
        <w:instrText>ADDIN CSL_CITATION { "citationItems" : [ { "id" : "ITEM-1", "itemData" : { "DOI" : "10.1007/s10584-012-0570-x", "ISSN" : "0165-0009", "abstract" : "We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\u00b0C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 "author" : [ { "dropping-particle" : "", "family" : "Diffenbaugh", "given" : "Noah S.", "non-dropping-particle" : "", "parse-names" : false, "suffix" : "" }, { "dropping-particle" : "", "family" : "Giorgi", "given" : "Filippo", "non-dropping-particle" : "", "parse-names" : false, "suffix" : "" } ], "container-title" : "Climatic Change", "id" : "ITEM-1", "issue" : "3-4", "issued" : { "date-parts" : [ [ "2012", "10", "25" ] ] }, "page" : "813-822", "title" : "Climate change hotspots in the CMIP5 global climate model ensemble", "translator" : [ { "dropping-particle" : "", "family" : "Q4553", "given" : "", "non-dropping-particle" : "", "parse-names" : false, "suffix" : "" } ], "type" : "article-journal", "volume" : "114" }, "uris" : [ "http://www.mendeley.com/documents/?uuid=4cdccc8c-680b-4564-b253-1a193c70e418" ] } ], "mendeley" : { "formattedCitation" : "(Diffenbaugh and Giorgi, 2012)", "plainTextFormattedCitation" : "(Diffenbaugh and Giorgi, 2012)", "previouslyFormattedCitation" : "(Diffenbaugh and Giorgi, 2012)" }, "properties" : { "noteIndex" : 0 }, "schema" : "https://github.com/citation-style-language/schema/raw/master/csl-citation.json" }</w:instrText>
      </w:r>
      <w:r w:rsidRPr="00C734F4">
        <w:rPr>
          <w:lang w:val="en-GB"/>
        </w:rPr>
        <w:fldChar w:fldCharType="separate"/>
      </w:r>
      <w:r w:rsidR="00E41CA2">
        <w:rPr>
          <w:noProof/>
          <w:lang w:val="en-GB"/>
        </w:rPr>
        <w:t>(Diffenbaugh and Giorgi, 2012)</w:t>
      </w:r>
      <w:r w:rsidRPr="00C734F4">
        <w:rPr>
          <w:lang w:val="en-GB"/>
        </w:rPr>
        <w:fldChar w:fldCharType="end"/>
      </w:r>
      <w:r w:rsidRPr="00C734F4">
        <w:rPr>
          <w:lang w:val="en-GB"/>
        </w:rPr>
        <w:t xml:space="preserve">. CMIP5, CMIP6, HighResMIP and CORDEX (Section 10.6.4.7) simulations all project a future warming for the 21st century that ranges between 3.5 and 8.75 </w:t>
      </w:r>
      <w:r w:rsidRPr="00C734F4">
        <w:rPr>
          <w:rFonts w:cs="Times New Roman"/>
          <w:lang w:val="en-GB"/>
        </w:rPr>
        <w:t>°</w:t>
      </w:r>
      <w:r w:rsidRPr="00C734F4">
        <w:rPr>
          <w:lang w:val="en-GB"/>
        </w:rPr>
        <w:t>C for RCP8.5 at the end of this century for those ending at 2100 (Figure 10.21a,b</w:t>
      </w:r>
      <w:commentRangeStart w:id="1952"/>
      <w:r w:rsidR="00A41258">
        <w:rPr>
          <w:lang w:val="en-GB"/>
        </w:rPr>
        <w:t>)</w:t>
      </w:r>
      <w:ins w:id="1953" w:author="Robin Matthews" w:date="2021-07-11T17:58:00Z">
        <w:r w:rsidR="005543F3">
          <w:rPr>
            <w:lang w:val="en-GB"/>
          </w:rPr>
          <w:t>)</w:t>
        </w:r>
      </w:ins>
      <w:del w:id="1954" w:author="Robin Matthews" w:date="2021-07-11T17:58:00Z">
        <w:r w:rsidRPr="00C734F4" w:rsidDel="005543F3">
          <w:rPr>
            <w:lang w:val="en-GB"/>
          </w:rPr>
          <w:fldChar w:fldCharType="begin" w:fldLock="1"/>
        </w:r>
        <w:r w:rsidR="000465A7" w:rsidRPr="005543F3" w:rsidDel="005543F3">
          <w:rPr>
            <w:lang w:val="en-GB"/>
          </w:rPr>
          <w:delInstrText>ADDIN CSL_CITATION { "citationItems" : [ { "id" : "ITEM-1",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"ITEM-1",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"mendeley" : { "formattedCitation" : "(Mariotti et al., 2015)", "manualFormatting" : ")", "plainTextFormattedCitation" : "(Mariotti et al., 2015)", "previouslyFormattedCitation" : "(Mariotti et al., 2015)" }, "properties" : { "noteIndex" : 0 }, "schema" : "https://github.com/citation-style-language/schema/raw/master/csl-citation.json" }</w:delInstrText>
        </w:r>
        <w:r w:rsidRPr="00C734F4" w:rsidDel="005543F3">
          <w:rPr>
            <w:lang w:val="en-GB"/>
          </w:rPr>
          <w:fldChar w:fldCharType="separate"/>
        </w:r>
        <w:r w:rsidR="00E41CA2" w:rsidRPr="005543F3" w:rsidDel="005543F3">
          <w:rPr>
            <w:noProof/>
            <w:lang w:val="en-GB"/>
          </w:rPr>
          <w:delText>)</w:delText>
        </w:r>
        <w:r w:rsidRPr="00C734F4" w:rsidDel="005543F3">
          <w:rPr>
            <w:lang w:val="en-GB"/>
          </w:rPr>
          <w:fldChar w:fldCharType="end"/>
        </w:r>
      </w:del>
      <w:commentRangeEnd w:id="1952"/>
      <w:r w:rsidR="00E41CA2">
        <w:rPr>
          <w:rStyle w:val="CommentReference"/>
          <w:rFonts w:asciiTheme="minorHAnsi" w:eastAsiaTheme="minorHAnsi" w:hAnsiTheme="minorHAnsi"/>
          <w:lang w:eastAsia="en-US"/>
        </w:rPr>
        <w:commentReference w:id="1952"/>
      </w:r>
      <w:r w:rsidRPr="00C734F4">
        <w:rPr>
          <w:lang w:val="en-GB"/>
        </w:rPr>
        <w:t xml:space="preserve">. CMIP6 results project more pronounced warming than CMIP5 for a given emission scenario and time period (Figure 10.21c; </w:t>
      </w:r>
      <w:commentRangeStart w:id="1955"/>
      <w:r w:rsidRPr="00A41258">
        <w:rPr>
          <w:lang w:val="en-GB"/>
        </w:rPr>
        <w:fldChar w:fldCharType="begin" w:fldLock="1"/>
      </w:r>
      <w:ins w:id="1956" w:author="Robin Matthews" w:date="2021-07-11T17:58:00Z">
        <w:r w:rsidR="005543F3">
          <w:rPr>
            <w:lang w:val="en-GB"/>
          </w:rPr>
          <w: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"manualFormatting" : "Coppola et al., 2020)", "plainTextFormattedCitation" : "(Coppola et al., 2020)", "previouslyFormattedCitation" : "(Coppola et al., 2020)" }, "properties" : { "noteIndex" : 0 }, "schema" : "https://github.com/citation-style-language/schema/raw/master/csl-citation.json" }</w:instrText>
        </w:r>
      </w:ins>
      <w:del w:id="1957" w:author="Robin Matthews" w:date="2021-07-11T17:58:00Z">
        <w:r w:rsidR="000465A7" w:rsidDel="005543F3">
          <w:rPr>
            <w:lang w:val="en-GB"/>
          </w:rPr>
          <w:del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"manualFormatting" : "Coppola et al., 2020b)", "plainTextFormattedCitation" : "(Coppola et al., 2020)", "previouslyFormattedCitation" : "(Coppola et al., 2020)" }, "properties" : { "noteIndex" : 0 }, "schema" : "https://github.com/citation-style-language/schema/raw/master/csl-citation.json" }</w:delInstrText>
        </w:r>
      </w:del>
      <w:r w:rsidRPr="00A41258">
        <w:rPr>
          <w:lang w:val="en-GB"/>
        </w:rPr>
        <w:fldChar w:fldCharType="separate"/>
      </w:r>
      <w:r w:rsidR="00E41CA2">
        <w:rPr>
          <w:noProof/>
          <w:lang w:val="en-GB"/>
        </w:rPr>
        <w:t>Coppola et al., 2020</w:t>
      </w:r>
      <w:del w:id="1958" w:author="Robin Matthews" w:date="2021-07-11T17:58:00Z">
        <w:r w:rsidR="00E41CA2" w:rsidDel="005543F3">
          <w:rPr>
            <w:noProof/>
            <w:lang w:val="en-GB"/>
          </w:rPr>
          <w:delText>b</w:delText>
        </w:r>
      </w:del>
      <w:r w:rsidR="00E41CA2">
        <w:rPr>
          <w:noProof/>
          <w:lang w:val="en-GB"/>
        </w:rPr>
        <w:t>)</w:t>
      </w:r>
      <w:r w:rsidRPr="00A41258">
        <w:rPr>
          <w:lang w:val="en-GB"/>
        </w:rPr>
        <w:fldChar w:fldCharType="end"/>
      </w:r>
      <w:commentRangeEnd w:id="1955"/>
      <w:r w:rsidR="00E41CA2">
        <w:rPr>
          <w:rStyle w:val="CommentReference"/>
          <w:rFonts w:asciiTheme="minorHAnsi" w:eastAsiaTheme="minorHAnsi" w:hAnsiTheme="minorHAnsi"/>
          <w:lang w:eastAsia="en-US"/>
        </w:rPr>
        <w:commentReference w:id="1955"/>
      </w:r>
      <w:r w:rsidRPr="00A41258">
        <w:rPr>
          <w:lang w:val="en-GB"/>
        </w:rPr>
        <w:t>.</w:t>
      </w:r>
      <w:r w:rsidRPr="00C734F4">
        <w:rPr>
          <w:lang w:val="en-GB"/>
        </w:rPr>
        <w:t xml:space="preserve"> However, when analysing the Mediterranean warming in terms of mean global warming levels, the two ensembles largely agree showing that summer warming is projected to reach values up to 40-50% larger than the global annual warming, largely independent of models and emission scenarios (Figure 10.21d). Large regional differences exist, with enhanced warming projected over Turkey, the Balkan</w:t>
      </w:r>
      <w:r w:rsidR="00A155EA">
        <w:rPr>
          <w:lang w:val="en-GB"/>
        </w:rPr>
        <w:t>s</w:t>
      </w:r>
      <w:r w:rsidRPr="00C734F4">
        <w:rPr>
          <w:lang w:val="en-GB"/>
        </w:rPr>
        <w:t xml:space="preserve">, the Iberian Peninsula and </w:t>
      </w:r>
      <w:r w:rsidRPr="0061379B">
        <w:rPr>
          <w:lang w:val="en-GB"/>
        </w:rPr>
        <w:t>North African regions</w:t>
      </w:r>
      <w:r w:rsidRPr="00C734F4">
        <w:rPr>
          <w:lang w:val="en-GB"/>
        </w:rPr>
        <w:t xml:space="preserve"> </w:t>
      </w:r>
      <w:commentRangeStart w:id="1959"/>
      <w:r w:rsidR="0061379B">
        <w:rPr>
          <w:lang w:val="en-GB"/>
        </w:rPr>
        <w:fldChar w:fldCharType="begin" w:fldLock="1"/>
      </w:r>
      <w:r w:rsidR="000465A7">
        <w:rPr>
          <w:lang w:val="en-GB"/>
        </w:rPr>
        <w:instrText>ADDIN CSL_CITATION { "citationItems" : [ { "id" : "ITEM-1", "itemData" : { "author" : [ { "dropping-particle" : "", "family" : "Almazroui", "given" : "Mansour", "non-dropping-particle" : "", "parse-names" : false, "suffix" : "" }, { "dropping-particle" : "", "family" : "Islam", "given" : "M. Nazrul MN", "non-dropping-particle" : "", "parse-names" : false, "suffix" : "" }, { "dropping-particle" : "", "family" : "Saeed", "given" : "Sajjad", "non-dropping-particle" : "", "parse-names" : false, "suffix" : "" }, { "dropping-particle" : "", "family" : "Ismail", "given" : "Muhammad", "non-dropping-particle" : "", "parse-names" : false, "suffix" : "" }, { "dropping-particle" : "", "family" : "Al.", "given" : "Et", "non-dropping-particle" : "", "parse-names" : false, "suffix" : "" } ], "container-title" : "Earth Systems and Environment", "id" : "ITEM-1", "issue" : "3", "issued" : { "date-parts" : [ [ "2020" ] ] }, "page" : "611-630", "title" : "Future changes in climate over the Arabian Peninsula based on CMIP6 multimodel simulations", "translator" : [ { "dropping-particle" : "", "family" : "Q6600", "given" : "", "non-dropping-particle" : "", "parse-names" : false, "suffix" : "" } ], "type" : "article-journal", "volume" : "4" }, "uris" : [ "http://www.mendeley.com/documents/?uuid=9c9a19e8-66db-48ea-a332-b5e3e28606e0" ] } ], "mendeley" : { "formattedCitation" : "(Almazroui et al., 2020a)", "manualFormatting" : "(Almazroui et al., 2020a; ", "plainTextFormattedCitation" : "(Almazroui et al., 2020a)", "previouslyFormattedCitation" : "(Almazroui et al., 2020a)" }, "properties" : { "noteIndex" : 0 }, "schema" : "https://github.com/citation-style-language/schema/raw/master/csl-citation.json" }</w:instrText>
      </w:r>
      <w:r w:rsidR="0061379B">
        <w:rPr>
          <w:lang w:val="en-GB"/>
        </w:rPr>
        <w:fldChar w:fldCharType="separate"/>
      </w:r>
      <w:r w:rsidR="00E41CA2">
        <w:rPr>
          <w:noProof/>
          <w:lang w:val="en-GB"/>
        </w:rPr>
        <w:t>(Almazroui et al., 2020a</w:t>
      </w:r>
      <w:del w:id="1960" w:author="Robin Matthews" w:date="2021-07-11T17:58:00Z">
        <w:r w:rsidR="00E41CA2" w:rsidDel="005543F3">
          <w:rPr>
            <w:noProof/>
            <w:lang w:val="en-GB"/>
          </w:rPr>
          <w:delText xml:space="preserve">; </w:delText>
        </w:r>
      </w:del>
      <w:r w:rsidR="0061379B">
        <w:rPr>
          <w:lang w:val="en-GB"/>
        </w:rPr>
        <w:fldChar w:fldCharType="end"/>
      </w:r>
      <w:commentRangeEnd w:id="1959"/>
      <w:r w:rsidR="00E41CA2">
        <w:rPr>
          <w:rStyle w:val="CommentReference"/>
          <w:rFonts w:asciiTheme="minorHAnsi" w:eastAsiaTheme="minorHAnsi" w:hAnsiTheme="minorHAnsi"/>
          <w:lang w:eastAsia="en-US"/>
        </w:rPr>
        <w:commentReference w:id="1959"/>
      </w:r>
      <w:ins w:id="1961" w:author="Robin Matthews" w:date="2021-07-11T17:58:00Z">
        <w:r w:rsidR="005543F3">
          <w:rPr>
            <w:lang w:val="en-GB"/>
          </w:rPr>
          <w:t xml:space="preserve">; </w:t>
        </w:r>
      </w:ins>
      <w:r w:rsidRPr="00C734F4">
        <w:rPr>
          <w:color w:val="000000" w:themeColor="text1"/>
          <w:lang w:val="en-GB"/>
        </w:rPr>
        <w:t>Figures 10.14a, 10.21c)</w:t>
      </w:r>
      <w:r w:rsidRPr="00C734F4">
        <w:rPr>
          <w:color w:val="FF0000"/>
          <w:lang w:val="en-GB"/>
        </w:rPr>
        <w:t xml:space="preserve"> </w:t>
      </w:r>
      <w:r w:rsidRPr="00C734F4">
        <w:rPr>
          <w:color w:val="000000" w:themeColor="text1"/>
          <w:lang w:val="en-GB"/>
        </w:rPr>
        <w:t>and reaching,</w:t>
      </w:r>
      <w:r w:rsidRPr="00C734F4">
        <w:rPr>
          <w:color w:val="FF0000"/>
          <w:lang w:val="en-GB"/>
        </w:rPr>
        <w:t xml:space="preserve"> </w:t>
      </w:r>
      <w:r w:rsidRPr="00C734F4">
        <w:rPr>
          <w:lang w:val="en-GB"/>
        </w:rPr>
        <w:t xml:space="preserve">locally, values of up to double the global mean </w:t>
      </w:r>
      <w:commentRangeStart w:id="1962"/>
      <w:commentRangeStart w:id="1963"/>
      <w:r w:rsidRPr="00C734F4">
        <w:rPr>
          <w:lang w:val="en-GB"/>
        </w:rPr>
        <w:fldChar w:fldCharType="begin" w:fldLock="1"/>
      </w:r>
      <w:r w:rsidR="000465A7">
        <w:rPr>
          <w:lang w:val="en-GB"/>
        </w:rPr>
        <w:instrText>ADDIN CSL_CITATION { "citationItems" : [ { "id" : "ITEM-1",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"ITEM-1",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"ITEM-2",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"ITEM-2",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"mendeley" : { "formattedCitation" : "(Cramer et al., 2018; Lionello and Scarascia, 2018)", "manualFormatting" : "(Lionello and Scarascia, 2018)", "plainTextFormattedCitation" : "(Cramer et al., 2018; Lionello and Scarascia, 2018)", "previouslyFormattedCitation" : "(Cramer et al., 2018; Lionello and Scarascia, 2018)" }, "properties" : { "noteIndex" : 0 }, "schema" : "https://github.com/citation-style-language/schema/raw/master/csl-citation.json" }</w:instrText>
      </w:r>
      <w:r w:rsidRPr="00C734F4">
        <w:rPr>
          <w:lang w:val="en-GB"/>
        </w:rPr>
        <w:fldChar w:fldCharType="separate"/>
      </w:r>
      <w:r w:rsidR="00E41CA2">
        <w:rPr>
          <w:noProof/>
          <w:lang w:val="en-GB"/>
        </w:rPr>
        <w:t>(Lionello and Scarascia, 2018)</w:t>
      </w:r>
      <w:r w:rsidRPr="00C734F4">
        <w:rPr>
          <w:lang w:val="en-GB"/>
        </w:rPr>
        <w:fldChar w:fldCharType="end"/>
      </w:r>
      <w:commentRangeEnd w:id="1962"/>
      <w:commentRangeEnd w:id="1963"/>
      <w:r w:rsidR="004C79D6">
        <w:rPr>
          <w:rStyle w:val="CommentReference"/>
          <w:rFonts w:asciiTheme="minorHAnsi" w:eastAsiaTheme="minorHAnsi" w:hAnsiTheme="minorHAnsi"/>
          <w:lang w:eastAsia="en-US"/>
        </w:rPr>
        <w:commentReference w:id="1962"/>
      </w:r>
      <w:r w:rsidR="00E41CA2">
        <w:rPr>
          <w:rStyle w:val="CommentReference"/>
          <w:rFonts w:asciiTheme="minorHAnsi" w:eastAsiaTheme="minorHAnsi" w:hAnsiTheme="minorHAnsi"/>
          <w:lang w:eastAsia="en-US"/>
        </w:rPr>
        <w:commentReference w:id="1963"/>
      </w:r>
      <w:r w:rsidRPr="00C734F4">
        <w:rPr>
          <w:lang w:val="en-GB"/>
        </w:rPr>
        <w:t xml:space="preserve">. The enhanced summer warming also increases the amplitude of the seasonal cycle </w:t>
      </w:r>
      <w:r w:rsidRPr="00C734F4">
        <w:rPr>
          <w:lang w:val="en-GB"/>
        </w:rPr>
        <w:fldChar w:fldCharType="begin" w:fldLock="1"/>
      </w:r>
      <w:r w:rsidR="000465A7">
        <w:rPr>
          <w:lang w:val="en-GB"/>
        </w:rPr>
        <w:instrText>ADDIN CSL_CITATION { "citationItems" : [ { "id" : "ITEM-1", "itemData" : { "DOI" : "10.1029/2018JD029066", "ISSN" : "2169-897X", "author" : [ { "dropping-particle" : "", "family" : "Yettella", "given" : "Vineel", "non-dropping-particle" : "", "parse-names" : false, "suffix" : "" }, { "dropping-particle" : "", "family" : "England", "given" : "Mark R.", "non-dropping-particle" : "", "parse-names" : false, "suffix" : "" } ], "container-title" : "Journal of Geophysical Research: Atmospheres", "id" : "ITEM-1", "issue" : "23", "issued" : { "date-parts" : [ [ "2018", "12", "16" ] ] }, "title" : "The Role of Internal Variability in Twenty\u2010First\u2010Century Projections of the Seasonal Cycle of Northern Hemisphere Surface Temperature", "translator" : [ { "dropping-particle" : "", "family" : "Q6347", "given" : "", "non-dropping-particle" : "", "parse-names" : false, "suffix" : "" } ], "type" : "article-journal", "volume" : "123" }, "uris" : [ "http://www.mendeley.com/documents/?uuid=d88a3924-baf4-4171-b64e-c4d58c0122ab" ] } ], "mendeley" : { "formattedCitation" : "(Yettella and England, 2018)", "plainTextFormattedCitation" : "(Yettella and England, 2018)", "previouslyFormattedCitation" : "(Yettella and England, 2018)" }, "properties" : { "noteIndex" : 0 }, "schema" : "https://github.com/citation-style-language/schema/raw/master/csl-citation.json" }</w:instrText>
      </w:r>
      <w:r w:rsidRPr="00C734F4">
        <w:rPr>
          <w:lang w:val="en-GB"/>
        </w:rPr>
        <w:fldChar w:fldCharType="separate"/>
      </w:r>
      <w:r w:rsidR="00E41CA2">
        <w:rPr>
          <w:noProof/>
          <w:lang w:val="en-GB"/>
        </w:rPr>
        <w:t>(Yettella and England, 2018)</w:t>
      </w:r>
      <w:r w:rsidRPr="00C734F4">
        <w:rPr>
          <w:lang w:val="en-GB"/>
        </w:rPr>
        <w:fldChar w:fldCharType="end"/>
      </w:r>
      <w:r w:rsidRPr="00C734F4">
        <w:rPr>
          <w:lang w:val="en-GB"/>
        </w:rPr>
        <w:t>.</w:t>
      </w:r>
    </w:p>
    <w:p w14:paraId="11204D00" w14:textId="77777777" w:rsidR="0038381F" w:rsidRPr="00C734F4" w:rsidRDefault="0038381F" w:rsidP="0038381F">
      <w:pPr>
        <w:pStyle w:val="AR6BodyText"/>
        <w:rPr>
          <w:lang w:val="en-GB"/>
        </w:rPr>
      </w:pPr>
    </w:p>
    <w:p w14:paraId="1F36B65E" w14:textId="5A91D218" w:rsidR="0038381F" w:rsidRPr="00C734F4" w:rsidRDefault="0038381F" w:rsidP="0038381F">
      <w:pPr>
        <w:pStyle w:val="AR6BodyText"/>
        <w:rPr>
          <w:lang w:val="en-GB"/>
        </w:rPr>
      </w:pPr>
      <w:r w:rsidRPr="00C734F4">
        <w:rPr>
          <w:lang w:val="en-GB"/>
        </w:rPr>
        <w:t xml:space="preserve">As noted in Section 10.6.4.4, the Mediterranean summer climate is affected by large-scale circulation patterns, of which the summer NAO is the most important </w:t>
      </w:r>
      <w:r w:rsidRPr="00C734F4">
        <w:rPr>
          <w:lang w:val="en-GB"/>
        </w:rPr>
        <w:fldChar w:fldCharType="begin" w:fldLock="1"/>
      </w:r>
      <w:r w:rsidR="000465A7">
        <w:rPr>
          <w:lang w:val="en-GB"/>
        </w:rPr>
        <w:instrText>ADDIN CSL_CITATION { "citationItems" : [ { "id" : "ITEM-1", "itemData" : { "DOI" : "10.1175/2008JCLI2459.1", "ISSN" : "0894-8755", "abstract" : "Summer climate in the North Atlantic\u2013European sector possesses a principal pattern of year-to-year variability that is the parallel to the well-known North Atlantic Oscillation in winter. This summer North Atlantic Oscillation (SNAO) is defined here as the first empirical orthogonal function (EOF) of observed summertime extratropical North Atlantic pressure at mean sea level. It is shown to be characterized by a more northerly location and smaller spatial scale than its winter counterpart. The SNAO is also detected by cluster analysis and has a near-equivalent barotropic structure on daily and monthly time scales. Although of lesser amplitude than its wintertime counterpart, the SNAO exerts a strong influence on northern European rainfall, temperature, and cloudiness through changes in the position of the North Atlantic storm track. It is, therefore, of key importance in generating summer climate extremes, including flooding, drought, and heat stress in northwestern Europe. The El Ni\u00f1o\u2013Southern Oscillation (ENSO) phenomenon is known to influence summertime European climate; however, interannual variations of the SNAO are only weakly influenced by ENSO. On interdecadal time scales, both modeling and observational results indicate that SNAO variations are partly related to the Atlantic multidecadal oscillation. It is shown that SNAO variations extend far back in time, as evidenced by reconstructions of SNAO variations back to 1706 using tree-ring records. Very long instrumental records, such as central England temperature, are used to validate the reconstruction. Finally, two climate models are shown to simulate the present-day SNAO and predict a trend toward a more positive index phase in the future under increasing greenhouse gas concentrations. This implies the long-term likelihood of increased summer drought for northwestern Europe.", "author" : [ { "dropping-particle" : "", "family" : "Folland", "given" : "Chris K.", "non-dropping-particle" : "", "parse-names" : false, "suffix" : "" }, { "dropping-particle" : "", "family" : "Knight", "given" : "Jeff", "non-dropping-particle" : "", "parse-names" : false, "suffix" : "" }, { "dropping-particle" : "", "family" : "Linderholm", "given" : "Hans W.", "non-dropping-particle" : "", "parse-names" : false, "suffix" : "" }, { "dropping-particle" : "", "family" : "Fereday", "given" : "David", "non-dropping-particle" : "", "parse-names" : false, "suffix" : "" }, { "dropping-particle" : "", "family" : "Ineson", "given" : "Sarah", "non-dropping-particle" : "", "parse-names" : false, "suffix" : "" }, { "dropping-particle" : "", "family" : "Hurrell", "given" : "James W.", "non-dropping-particle" : "", "parse-names" : false, "suffix" : "" } ], "container-title" : "Journal of Climate", "id" : "ITEM-1", "issue" : "5", "issued" : { "date-parts" : [ [ "2009", "3" ] ] }, "page" : "1082-1103", "title" : "The Summer North Atlantic Oscillation: Past, Present, and Future", "translator" : [ { "dropping-particle" : "", "family" : "Q4236", "given" : "", "non-dropping-particle" : "", "parse-names" : false, "suffix" : "" } ], "type" : "article-journal", "volume" : "22" }, "uris" : [ "http://www.mendeley.com/documents/?uuid=bc54c7b5-0203-42d8-ad34-5f84083272e3" ] }, { "id" : "ITEM-2",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"ITEM-2",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"(Folland et al., 2009; Blad\u00e9 et al., 2012)", "plainTextFormattedCitation" : "(Folland et al., 2009; Blad\u00e9 et al., 2012)", "previouslyFormattedCitation" : "(Folland et al., 2009; Blad\u00e9 et al., 2012)" }, "properties" : { "noteIndex" : 0 }, "schema" : "https://github.com/citation-style-language/schema/raw/master/csl-citation.json" }</w:instrText>
      </w:r>
      <w:r w:rsidRPr="00C734F4">
        <w:rPr>
          <w:lang w:val="en-GB"/>
        </w:rPr>
        <w:fldChar w:fldCharType="separate"/>
      </w:r>
      <w:r w:rsidR="00E41CA2">
        <w:rPr>
          <w:noProof/>
          <w:lang w:val="en-GB"/>
        </w:rPr>
        <w:t>(Folland et al., 2009; Bladé et al., 2012)</w:t>
      </w:r>
      <w:r w:rsidRPr="00C734F4">
        <w:rPr>
          <w:lang w:val="en-GB"/>
        </w:rPr>
        <w:fldChar w:fldCharType="end"/>
      </w:r>
      <w:r w:rsidRPr="00C734F4">
        <w:rPr>
          <w:lang w:val="en-GB"/>
        </w:rPr>
        <w:t xml:space="preserve">. </w:t>
      </w:r>
      <w:r w:rsidRPr="00A41258">
        <w:rPr>
          <w:lang w:val="en-GB"/>
        </w:rPr>
        <w:fldChar w:fldCharType="begin" w:fldLock="1"/>
      </w:r>
      <w:r w:rsidR="000465A7">
        <w:rPr>
          <w:lang w:val="en-GB"/>
        </w:rPr>
        <w:instrText>ADDIN CSL_CITATION { "citationItems" : [ { "id" : "ITEM-1", "itemData" : { "DOI" : "10.5194/esd-11-161-2020", "ISSN" : "2190-4987", "abstract" : "This study analyzes future climate for the Mediterranean region projected with the high-resolution coupled CM2.5 model, which incorporates a new and improved land model (LM3). The simulated climate changes suggest pronounced warming and drying over most of the region. However, the changes are distinctly smaller than those of the CMIP5 multi-model ensemble. In addition, the changes over much of southeast and central Europe indicate very modest warming compared to the CMIP5 projections and also a tendency toward wetter conditions. These differences indicate a possible role of factors such as land surface-atmospheric interactions in these regions. Our analysis also highlights the importance of correctly projecting the magnitude of changes in the summer North Atlantic Oscillation, which has the capacity to partly offset anthropogenic warming and drying over the western and central Mediterranean. Nevertheless, the projections suggest a decreasing influence of local atmospheric dynamics and teleconnections in maintaining the regional temperature and precipitation balance, in particular over arid regions like the eastern and southern Mediterranean, which show a local maximum of warming and drying. The intensification of the heat low in these regions rather suggests an increasing influence of warming land surface on the local surface atmospheric circulation and progressing desertification.", "author" : [ { "dropping-particle" : "", "family" : "Barcikowska", "given" : "Monika J.", "non-dropping-particle" : "", "parse-names" : false, "suffix" : "" }, { "dropping-particle" : "", "family" : "Kapnick", "given" : "Sarah B.", "non-dropping-particle" : "", "parse-names" : false, "suffix" : "" }, { "dropping-particle" : "", "family" : "Krishnamurty", "given" : "Lakshmi", "non-dropping-particle" : "", "parse-names" : false, "suffix" : "" }, { "dropping-particle" : "", "family" : "Russo", "given" : "Simone", "non-dropping-particle" : "", "parse-names" : false, "suffix" : "" }, { "dropping-particle" : "", "family" : "Cherchi", "given" : "Annalisa", "non-dropping-particle" : "", "parse-names" : false, "suffix" : "" }, { "dropping-particle" : "", "family" : "Folland", "given" : "Chris K.", "non-dropping-particle" : "", "parse-names" : false, "suffix" : "" } ], "container-title" : "Earth System Dynamics", "id" : "ITEM-1", "issue" : "1", "issued" : { "date-parts" : [ [ "2020", "2", "18" ] ] }, "page" : "161-181", "title" : "Changes in the future summer Mediterranean climate: contribution of teleconnections and local factors", "translator" : [ { "dropping-particle" : "", "family" : "Q6697", "given" : "", "non-dropping-particle" : "", "parse-names" : false, "suffix" : "" } ], "type" : "article-journal", "volume" : "11" }, "uris" : [ "http://www.mendeley.com/documents/?uuid=91ffa74b-5bd1-4f0c-ba70-58aae8ff7b58" ] } ], "mendeley" : { "formattedCitation" : "(Barcikowska et al., 2020)", "manualFormatting" : "Barcikowska et al. (2020)", "plainTextFormattedCitation" : "(Barcikowska et al., 2020)", "previouslyFormattedCitation" : "(Barcikowska et al., 2020)" }, "properties" : { "noteIndex" : 0 }, "schema" : "https://github.com/citation-style-language/schema/raw/master/csl-citation.json" }</w:instrText>
      </w:r>
      <w:r w:rsidRPr="00A41258">
        <w:rPr>
          <w:lang w:val="en-GB"/>
        </w:rPr>
        <w:fldChar w:fldCharType="separate"/>
      </w:r>
      <w:r w:rsidR="00E41CA2">
        <w:rPr>
          <w:noProof/>
          <w:lang w:val="en-GB"/>
        </w:rPr>
        <w:t>Barcikowska et al. (2020)</w:t>
      </w:r>
      <w:r w:rsidRPr="00A41258">
        <w:rPr>
          <w:lang w:val="en-GB"/>
        </w:rPr>
        <w:fldChar w:fldCharType="end"/>
      </w:r>
      <w:r w:rsidRPr="00C734F4">
        <w:rPr>
          <w:lang w:val="en-GB"/>
        </w:rPr>
        <w:t xml:space="preserve"> highlight the importance of correctly simulating the summer NAO impact on the Mediterranean climate, as it partly offsets the anthropogenic warming signal in </w:t>
      </w:r>
      <w:r w:rsidR="00A155EA">
        <w:rPr>
          <w:lang w:val="en-GB"/>
        </w:rPr>
        <w:t xml:space="preserve">the </w:t>
      </w:r>
      <w:r w:rsidRPr="00C734F4">
        <w:rPr>
          <w:lang w:val="en-GB"/>
        </w:rPr>
        <w:t>western and central Mediterranean.</w:t>
      </w:r>
    </w:p>
    <w:p w14:paraId="10FF04ED" w14:textId="77777777" w:rsidR="0038381F" w:rsidRPr="00C734F4" w:rsidRDefault="0038381F" w:rsidP="0038381F">
      <w:pPr>
        <w:pStyle w:val="AR6BodyText"/>
        <w:rPr>
          <w:rFonts w:cs="Times New Roman"/>
          <w:b/>
          <w:lang w:val="en-GB"/>
        </w:rPr>
      </w:pPr>
    </w:p>
    <w:p w14:paraId="226CA43C" w14:textId="51F4ED60" w:rsidR="0038381F" w:rsidRPr="00C734F4" w:rsidRDefault="0038381F" w:rsidP="0038381F">
      <w:pPr>
        <w:pStyle w:val="AR6BodyText"/>
        <w:rPr>
          <w:color w:val="000000" w:themeColor="text1"/>
          <w:lang w:val="en-GB"/>
        </w:rPr>
      </w:pPr>
      <w:r w:rsidRPr="00C734F4">
        <w:rPr>
          <w:lang w:val="en-GB"/>
        </w:rPr>
        <w:t xml:space="preserve">Climate models project a reduction in precipitation in all seasons, and a northward and eastward expansion of the Mediterranean climate, with the affected areas becoming more arid with an increased summer drying </w:t>
      </w:r>
      <w:commentRangeStart w:id="1964"/>
      <w:r w:rsidR="007142F2">
        <w:rPr>
          <w:lang w:val="en-GB"/>
        </w:rPr>
        <w:fldChar w:fldCharType="begin" w:fldLock="1"/>
      </w:r>
      <w:ins w:id="1965" w:author="Robin Matthews" w:date="2021-07-11T17:59:00Z">
        <w:r w:rsidR="004C79D6">
          <w:rPr>
            <w:lang w:val="en-GB"/>
          </w:rPr>
          <w:instrText>ADDIN CSL_CITATION { "citationItems" : [ { "id" : "ITEM-1", "itemData" : { "DOI" : "10.1038/srep07211", "ISSN" : "2045-2322", "abstract" : "The warm-temperate regions of the globe characterized by dry summers and wet winters (Mediterranean climate; MED) are especially vulnerable to climate change. The potential impact on water resources, ecosystems and human livelihood requires a detailed picture of the future changes in this unique climate zone. Here we apply a probabilistic approach to quantitatively address how and why the geographic distribution of MED will change based on the latest-available climate projections for the 21st century. Our analysis provides, for the first time, a robust assessment of significant northward and eastward future expansions of MED over both the Euro-Mediterranean and western North America. Concurrently, we show a significant 21st century replacement of the equatorward MED margins by the arid climate type. Moreover, future winters will become wetter and summers drier in both the old and newly established MED zones. Should these projections be realized, living conditions in some of the most densely populated regions in the world will be seriously jeopardized.", "author" : [ { "dropping-particle" : "", "family" : "Alessandri", "given" : "Andrea", "non-dropping-particle" : "", "parse-names" : false, "suffix" : "" }, { "dropping-particle" : "", "family" : "Felice", "given" : "Matteo", "non-dropping-particle" : "De", "parse-names" : false, "suffix" : "" }, { "dropping-particle" : "", "family" : "Zeng", "given" : "Ning", "non-dropping-particle" : "", "parse-names" : false, "suffix" : "" }, { "dropping-particle" : "", "family" : "Mariotti", "given" : "Annarita", "non-dropping-particle" : "", "parse-names" : false, "suffix" : "" }, { "dropping-particle" : "", "family" : "Pan", "given" : "Yutong", "non-dropping-particle" : "", "parse-names" : false, "suffix" : "" }, { "dropping-particle" : "", "family" : "Cherchi", "given" : "Annalisa", "non-dropping-particle" : "", "parse-names" : false, "suffix" : "" }, { "dropping-particle" : "", "family" : "Lee", "given" : "June-Yi", "non-dropping-particle" : "", "parse-names" : false, "suffix" : "" }, { "dropping-particle" : "", "family" : "Wang", "given" : "Bin", "non-dropping-particle" : "", "parse-names" : false, "suffix" : "" }, { "dropping-particle" : "", "family" : "Ha", "given" : "Kyung-Ja", "non-dropping-particle" : "", "parse-names" : false, "suffix" : "" }, { "dropping-particle" : "", "family" : "Ruti", "given" : "Paolo", "non-dropping-particle" : "", "parse-names" : false, "suffix" : "" }, { "dropping-particle" : "", "family" : "Artale", "given" : "Vincenzo", "non-dropping-particle" : "", "parse-names" : false, "suffix" : "" } ], "container-title" : "Scientific Reports", "id" : "ITEM-1", "issue" : "1", "issued" : { "date-parts" : [ [ "2015", "5", "2" ] ] }, "page" : "7211", "title" : "Robust assessment of the expansion and retreat of Mediterranean climate in the 21 st century", "translator" : [ { "dropping-particle" : "", "family" : "Q4558", "given" : "", "non-dropping-particle" : "", "parse-names" : false, "suffix" : "" } ], "type" : "article-journal", "volume" : "4" }, "uris" : [ "http://www.mendeley.com/documents/?uuid=eaa630cd-2944-4df9-a55c-0489758035bb" ] }, { "id" : "ITEM-2", "itemData" : { "DOI" : "10.1007/s00024-018-1853-6", "ISBN" : "0002401818536", "ISSN" : "0033-4553", "abstract" : "The Mediterranean basin is the richest biodiversity region in Europe and a global hotspot of biological diversity. In spite of that, anthropogenic climate change is one of the most serious concerns for nature conservation in this region. One of the climatic threats is represented by shifts of the Mediterranean climate and expansion of the arid climate. In this paper, we present an assessment of changes in the spatial range of the Mediterranean climate in Europe and the conversion into arid climate under different greenhouse gas forcings, namely RCP4.5 and RCP8.5. We used 11 simulations in two future 30-year periods of state-of-the-art regional climate models from EURO-CORDEX. Our results indicate that by the end of the century under RCP8.5 the present Mediterranean climate zone is projected to contract by 16%, i.e. an area (* 157,000 km2) equivalent to half the size of Italy. This compares with the less severe scenario RCP4.5 that projected only a 3% reduction. In addition, the Mediterranean climate zone is projected to expand to other zones by an area equivalent to 24 and 50% of its present extent under RCP4.5 and RCP8.5, respectively. Our study indicates that expansion of the arid zone is almost always the cause for contraction of the Mediterranean zone. Under RCP8.5 the arid zone is projected to increase by more than twice its present extent, equivalent to three times the size of Greece. Results of this study are useful for identifying (1) priority zones for biodiversity conservation, i.e. stable Mediterranean climate zones, (2) zones requiring assisted adaptation, such as establishment of new protected areas, implementation of buffer zones around protected areas and creating ecological corridors connecting stable Mediterranean zones.", "author" : [ { "dropping-particle" : "", "family" : "Barredo", "given" : "Jos\u00e9 I", "non-dropping-particle" : "", "parse-names" : false, "suffix" : "" }, { "dropping-particle" : "", "family" : "Mauri", "given" : "Achille", "non-dropping-particle" : "", "parse-names" : false, "suffix" : "" }, { "dropping-particle" : "", "family" : "Caudullo", "given" : "Giovanni", "non-dropping-particle" : "", "parse-names" : false, "suffix" : "" }, { "dropping-particle" : "", "family" : "Dosio", "given" : "Alessandro", "non-dropping-particle" : "", "parse-names" : false, "suffix" : "" } ], "container-title" : "Pure and Applied Geophysics", "id" : "ITEM-2", "issue" : "11", "issued" : { "date-parts" : [ [ "2018", "11", "6" ] ] }, "page" : "3955-3971", "title" : "Assessing Shifts of Mediterranean and Arid Climates Under RCP4.5 and RCP8.5 Climate Projections in Europe", "translator" : [ { "dropping-particle" : "", "family" : "Q4743", "given" : "", "non-dropping-particle" : "", "parse-names" : false, "suffix" : "" } ], "type" : "article-journal", "volume" : "175" }, "uris" : [ "http://www.mendeley.com/documents/?uuid=179cf112-085e-48c1-b118-c7aaf145a92b"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"ITEM-4",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"ITEM-4",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"id" : "ITEM-5",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"ITEM-5",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"id" : "ITEM-6",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"ITEM-6",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"ITEM-7", "itemData" : { "DOI" : "10.1007/s10113-017-1144-2", "ISSN" : "1436378X", "abstract" : "The Middle East and North Africa (MENA) region emerges as one of the hot spots for worsening extreme heat, drought and aridity conditions under climate change. A synthesis of peer-reviewed literature from 2010 to date and own modeling work on biophysical impacts of climate change on selected sectors shows that the region is highly affected by present and future climate change. These biophysical impacts paired with other pressures and a lack of resilience in some countries cause high vulnerabilities within these sectors and for social dimensions in the MENA region. The agricultural sector, of which 70 percent is rain-fed, is highly exposed to changing climatic conditions. This is of critical importance as the agriculture sector is the largest employer in many Arab countries and contributes significantly to national economies. Impacts will be high in a 2\u00a0\u00b0C world, as, e.g., annual water discharge, already critically low, is projected to drop by another 15\u201345% (75% in a 4\u00a0\u00b0C world) and unusual heat extremes projected to affect about one-third of the land area with likely consequences for local food production. As a consequence, deteriorating rural livelihoods associated with declining agricultural productivity will continue to contribute to migration flows, often to urban areas as already observed. The region could be heavily challenged by both rising food and water demand given its projected increase in population that may double by 2070. As a result, the regions already substantial import dependency could increase and thus its vulnerability to agricultural impacts well beyond its country borders. A severe and sustained pressure on resources could contribute to further social unrest in the already unstable political environment that currently characterizes parts of the region. While the particular societal responses to such changes are hard to foresee, it is clear that extreme impacts would constitute unprecedented challenges to the social systems affected.", "author" : [ { "dropping-particle" : "", "family" : "Waha", "given" : "Katharina", "non-dropping-particle" : "", "parse-names" : false, "suffix" : "" }, { "dropping-particle" : "", "family" : "Krummenauer", "given" : "Linda", "non-dropping-particle" : "", "parse-names" : false, "suffix" : "" }, { "dropping-particle" : "", "family" : "Adams", "given" : "Sophie", "non-dropping-particle" : "", "parse-names" : false, "suffix" : "" }, { "dropping-particle" : "", "family" : "Aich", "given" : "Valentin", "non-dropping-particle" : "", "parse-names" : false, "suffix" : "" }, { "dropping-particle" : "", "family" : "Baarsch", "given" : "Florent", "non-dropping-particle" : "", "parse-names" : false, "suffix" : "" }, { "dropping-particle" : "", "family" : "Coumou", "given" : "Dim", "non-dropping-particle" : "", "parse-names" : false, "suffix" : "" }, { "dropping-particle" : "", "family" : "Fader", "given" : "Marianela", "non-dropping-particle" : "", "parse-names" : false, "suffix" : "" }, { "dropping-particle" : "", "family" : "Hoff", "given" : "Holger", "non-dropping-particle" : "", "parse-names" : false, "suffix" : "" }, { "dropping-particle" : "", "family" : "Jobbins", "given" : "Guy", "non-dropping-particle" : "", "parse-names" : false, "suffix" : "" }, { "dropping-particle" : "", "family" : "Marcus", "given" : "Rachel", "non-dropping-particle" : "", "parse-names" : false, "suffix" : "" }, { "dropping-particle" : "", "family" : "Mengel", "given" : "Matthias", "non-dropping-particle" : "", "parse-names" : false, "suffix" : "" }, { "dropping-particle" : "", "family" : "Otto", "given" : "Ilona M.", "non-dropping-particle" : "", "parse-names" : false, "suffix" : "" }, { "dropping-particle" : "", "family" : "Perrette", "given" : "Mah\u00e9", "non-dropping-particle" : "", "parse-names" : false, "suffix" : "" }, { "dropping-particle" : "", "family" : "Rocha", "given" : "Marcia", "non-dropping-particle" : "", "parse-names" : false, "suffix" : "" }, { "dropping-particle" : "", "family" : "Robinson", "given" : "Alexander", "non-dropping-particle" : "", "parse-names" : false, "suffix" : "" }, { "dropping-particle" : "", "family" : "Schleussner", "given" : "Carl Friedrich", "non-dropping-particle" : "", "parse-names" : false, "suffix" : "" } ], "container-title" : "Regional Environmental Change", "id" : "ITEM-7", "issued" : { "date-parts" : [ [ "2017" ] ] }, "title" : "Climate change impacts in the Middle East and Northern Africa (MENA) region and their implications for vulnerable population groups", "translator" : [ { "dropping-particle" : "", "family" : "Q5945", "given" : "", "non-dropping-particle" : "", "parse-names" : false, "suffix" : "" } ], "type" : "article-journal" }, "uris" : [ "http://www.mendeley.com/documents/?uuid=6a69e078-7711-4360-ab6f-05eea49ed7e9" ] }, { "id" : "ITEM-8",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"ITEM-8",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"(Alessandri et al., 2015; Mariotti et al., 2015; Rajczak and Sch\u00e4r, 2017; Waha et al., 2017; Barredo et al., 2018; Lionello and Scarascia, 2018; Spinoni et al., 2018, 2020)", "manualFormatting" : "(Alessandri et al., 2015; Mariotti et al., 2015; Rajczak and Sch\u00e4r, 2017; Waha et al., 2017; Barredo et al., 2018; Lionello and Scarascia, 2018; Spinoni et al., 2018, 2020", "plainTextFormattedCitation" : "(Alessandri et al., 2015; Mariotti et al., 2015; Rajczak and Sch\u00e4r, 2017; Waha et al., 2017; Barredo et al., 2018; Lionello and Scarascia, 2018; Spinoni et al., 2018, 2020)", "previouslyFormattedCitation" : "(Alessandri et al., 2015; Mariotti et al., 2015; Rajczak and Sch\u00e4r, 2017; Waha et al., 2017; Barredo et al., 2018; Lionello and Scarascia, 2018; Spinoni et al., 2018, 2020)" }, "properties" : { "noteIndex" : 0 }, "schema" : "https://github.com/citation-style-language/schema/raw/master/csl-citation.json" }</w:instrText>
        </w:r>
      </w:ins>
      <w:del w:id="1966" w:author="Robin Matthews" w:date="2021-07-11T17:59:00Z">
        <w:r w:rsidR="000465A7" w:rsidDel="004C79D6">
          <w:rPr>
            <w:lang w:val="en-GB"/>
          </w:rPr>
          <w:delInstrText>ADDIN CSL_CITATION { "citationItems" : [ { "id" : "ITEM-1", "itemData" : { "DOI" : "10.1038/srep07211", "ISSN" : "2045-2322", "abstract" : "The warm-temperate regions of the globe characterized by dry summers and wet winters (Mediterranean climate; MED) are especially vulnerable to climate change. The potential impact on water resources, ecosystems and human livelihood requires a detailed picture of the future changes in this unique climate zone. Here we apply a probabilistic approach to quantitatively address how and why the geographic distribution of MED will change based on the latest-available climate projections for the 21st century. Our analysis provides, for the first time, a robust assessment of significant northward and eastward future expansions of MED over both the Euro-Mediterranean and western North America. Concurrently, we show a significant 21st century replacement of the equatorward MED margins by the arid climate type. Moreover, future winters will become wetter and summers drier in both the old and newly established MED zones. Should these projections be realized, living conditions in some of the most densely populated regions in the world will be seriously jeopardized.", "author" : [ { "dropping-particle" : "", "family" : "Alessandri", "given" : "Andrea", "non-dropping-particle" : "", "parse-names" : false, "suffix" : "" }, { "dropping-particle" : "", "family" : "Felice", "given" : "Matteo", "non-dropping-particle" : "De", "parse-names" : false, "suffix" : "" }, { "dropping-particle" : "", "family" : "Zeng", "given" : "Ning", "non-dropping-particle" : "", "parse-names" : false, "suffix" : "" }, { "dropping-particle" : "", "family" : "Mariotti", "given" : "Annarita", "non-dropping-particle" : "", "parse-names" : false, "suffix" : "" }, { "dropping-particle" : "", "family" : "Pan", "given" : "Yutong", "non-dropping-particle" : "", "parse-names" : false, "suffix" : "" }, { "dropping-particle" : "", "family" : "Cherchi", "given" : "Annalisa", "non-dropping-particle" : "", "parse-names" : false, "suffix" : "" }, { "dropping-particle" : "", "family" : "Lee", "given" : "June-Yi", "non-dropping-particle" : "", "parse-names" : false, "suffix" : "" }, { "dropping-particle" : "", "family" : "Wang", "given" : "Bin", "non-dropping-particle" : "", "parse-names" : false, "suffix" : "" }, { "dropping-particle" : "", "family" : "Ha", "given" : "Kyung-Ja", "non-dropping-particle" : "", "parse-names" : false, "suffix" : "" }, { "dropping-particle" : "", "family" : "Ruti", "given" : "Paolo", "non-dropping-particle" : "", "parse-names" : false, "suffix" : "" }, { "dropping-particle" : "", "family" : "Artale", "given" : "Vincenzo", "non-dropping-particle" : "", "parse-names" : false, "suffix" : "" } ], "container-title" : "Scientific Reports", "id" : "ITEM-1", "issue" : "1", "issued" : { "date-parts" : [ [ "2015", "5", "2" ] ] }, "page" : "7211", "title" : "Robust assessment of the expansion and retreat of Mediterranean climate in the 21 st century", "translator" : [ { "dropping-particle" : "", "family" : "Q4558", "given" : "", "non-dropping-particle" : "", "parse-names" : false, "suffix" : "" } ], "type" : "article-journal", "volume" : "4" }, "uris" : [ "http://www.mendeley.com/documents/?uuid=eaa630cd-2944-4df9-a55c-0489758035bb" ] }, { "id" : "ITEM-2", "itemData" : { "DOI" : "10.1007/s00024-018-1853-6", "ISBN" : "0002401818536", "ISSN" : "0033-4553", "abstract" : "The Mediterranean basin is the richest biodiversity region in Europe and a global hotspot of biological diversity. In spite of that, anthropogenic climate change is one of the most serious concerns for nature conservation in this region. One of the climatic threats is represented by shifts of the Mediterranean climate and expansion of the arid climate. In this paper, we present an assessment of changes in the spatial range of the Mediterranean climate in Europe and the conversion into arid climate under different greenhouse gas forcings, namely RCP4.5 and RCP8.5. We used 11 simulations in two future 30-year periods of state-of-the-art regional climate models from EURO-CORDEX. Our results indicate that by the end of the century under RCP8.5 the present Mediterranean climate zone is projected to contract by 16%, i.e. an area (* 157,000 km2) equivalent to half the size of Italy. This compares with the less severe scenario RCP4.5 that projected only a 3% reduction. In addition, the Mediterranean climate zone is projected to expand to other zones by an area equivalent to 24 and 50% of its present extent under RCP4.5 and RCP8.5, respectively. Our study indicates that expansion of the arid zone is almost always the cause for contraction of the Mediterranean zone. Under RCP8.5 the arid zone is projected to increase by more than twice its present extent, equivalent to three times the size of Greece. Results of this study are useful for identifying (1) priority zones for biodiversity conservation, i.e. stable Mediterranean climate zones, (2) zones requiring assisted adaptation, such as establishment of new protected areas, implementation of buffer zones around protected areas and creating ecological corridors connecting stable Mediterranean zones.", "author" : [ { "dropping-particle" : "", "family" : "Barredo", "given" : "Jos\u00e9 I", "non-dropping-particle" : "", "parse-names" : false, "suffix" : "" }, { "dropping-particle" : "", "family" : "Mauri", "given" : "Achille", "non-dropping-particle" : "", "parse-names" : false, "suffix" : "" }, { "dropping-particle" : "", "family" : "Caudullo", "given" : "Giovanni", "non-dropping-particle" : "", "parse-names" : false, "suffix" : "" }, { "dropping-particle" : "", "family" : "Dosio", "given" : "Alessandro", "non-dropping-particle" : "", "parse-names" : false, "suffix" : "" } ], "container-title" : "Pure and Applied Geophysics", "id" : "ITEM-2", "issue" : "11", "issued" : { "date-parts" : [ [ "2018", "11", "6" ] ] }, "page" : "3955-3971", "title" : "Assessing Shifts of Mediterranean and Arid Climates Under RCP4.5 and RCP8.5 Climate Projections in Europe", "translator" : [ { "dropping-particle" : "", "family" : "Q4743", "given" : "", "non-dropping-particle" : "", "parse-names" : false, "suffix" : "" } ], "type" : "article-journal", "volume" : "175" }, "uris" : [ "http://www.mendeley.com/documents/?uuid=179cf112-085e-48c1-b118-c7aaf145a92b"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"ITEM-4",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"ITEM-4",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"id" : "ITEM-5",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"ITEM-5",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"id" : "ITEM-6",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"ITEM-6",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"ITEM-7", "itemData" : { "DOI" : "10.1007/s10113-017-1144-2", "ISSN" : "1436378X", "abstract" : "The Middle East and North Africa (MENA) region emerges as one of the hot spots for worsening extreme heat, drought and aridity conditions under climate change. A synthesis of peer-reviewed literature from 2010 to date and own modeling work on biophysical impacts of climate change on selected sectors shows that the region is highly affected by present and future climate change. These biophysical impacts paired with other pressures and a lack of resilience in some countries cause high vulnerabilities within these sectors and for social dimensions in the MENA region. The agricultural sector, of which 70 percent is rain-fed, is highly exposed to changing climatic conditions. This is of critical importance as the agriculture sector is the largest employer in many Arab countries and contributes significantly to national economies. Impacts will be high in a 2\u00a0\u00b0C world, as, e.g., annual water discharge, already critically low, is projected to drop by another 15\u201345% (75% in a 4\u00a0\u00b0C world) and unusual heat extremes projected to affect about one-third of the land area with likely consequences for local food production. As a consequence, deteriorating rural livelihoods associated with declining agricultural productivity will continue to contribute to migration flows, often to urban areas as already observed. The region could be heavily challenged by both rising food and water demand given its projected increase in population that may double by 2070. As a result, the regions already substantial import dependency could increase and thus its vulnerability to agricultural impacts well beyond its country borders. A severe and sustained pressure on resources could contribute to further social unrest in the already unstable political environment that currently characterizes parts of the region. While the particular societal responses to such changes are hard to foresee, it is clear that extreme impacts would constitute unprecedented challenges to the social systems affected.", "author" : [ { "dropping-particle" : "", "family" : "Waha", "given" : "Katharina", "non-dropping-particle" : "", "parse-names" : false, "suffix" : "" }, { "dropping-particle" : "", "family" : "Krummenauer", "given" : "Linda", "non-dropping-particle" : "", "parse-names" : false, "suffix" : "" }, { "dropping-particle" : "", "family" : "Adams", "given" : "Sophie", "non-dropping-particle" : "", "parse-names" : false, "suffix" : "" }, { "dropping-particle" : "", "family" : "Aich", "given" : "Valentin", "non-dropping-particle" : "", "parse-names" : false, "suffix" : "" }, { "dropping-particle" : "", "family" : "Baarsch", "given" : "Florent", "non-dropping-particle" : "", "parse-names" : false, "suffix" : "" }, { "dropping-particle" : "", "family" : "Coumou", "given" : "Dim", "non-dropping-particle" : "", "parse-names" : false, "suffix" : "" }, { "dropping-particle" : "", "family" : "Fader", "given" : "Marianela", "non-dropping-particle" : "", "parse-names" : false, "suffix" : "" }, { "dropping-particle" : "", "family" : "Hoff", "given" : "Holger", "non-dropping-particle" : "", "parse-names" : false, "suffix" : "" }, { "dropping-particle" : "", "family" : "Jobbins", "given" : "Guy", "non-dropping-particle" : "", "parse-names" : false, "suffix" : "" }, { "dropping-particle" : "", "family" : "Marcus", "given" : "Rachel", "non-dropping-particle" : "", "parse-names" : false, "suffix" : "" }, { "dropping-particle" : "", "family" : "Mengel", "given" : "Matthias", "non-dropping-particle" : "", "parse-names" : false, "suffix" : "" }, { "dropping-particle" : "", "family" : "Otto", "given" : "Ilona M.", "non-dropping-particle" : "", "parse-names" : false, "suffix" : "" }, { "dropping-particle" : "", "family" : "Perrette", "given" : "Mah\u00e9", "non-dropping-particle" : "", "parse-names" : false, "suffix" : "" }, { "dropping-particle" : "", "family" : "Rocha", "given" : "Marcia", "non-dropping-particle" : "", "parse-names" : false, "suffix" : "" }, { "dropping-particle" : "", "family" : "Robinson", "given" : "Alexander", "non-dropping-particle" : "", "parse-names" : false, "suffix" : "" }, { "dropping-particle" : "", "family" : "Schleussner", "given" : "Carl Friedrich", "non-dropping-particle" : "", "parse-names" : false, "suffix" : "" } ], "container-title" : "Regional Environmental Change", "id" : "ITEM-7", "issued" : { "date-parts" : [ [ "2017" ] ] }, "title" : "Climate change impacts in the Middle East and Northern Africa (MENA) region and their implications for vulnerable population groups", "translator" : [ { "dropping-particle" : "", "family" : "Q5945", "given" : "", "non-dropping-particle" : "", "parse-names" : false, "suffix" : "" } ], "type" : "article-journal" }, "uris" : [ "http://www.mendeley.com/documents/?uuid=6a69e078-7711-4360-ab6f-05eea49ed7e9" ] }, { "id" : "ITEM-8",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"ITEM-8",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"(Alessandri et al., 2015; Mariotti et al., 2015; Rajczak and Sch\u00e4r, 2017; Waha et al., 2017; Barredo et al., 2018; Lionello and Scarascia, 2018; Spinoni et al., 2018, 2020)", "manualFormatting" : "(Alessandri et al., 2015; Mariotti et al., 2015; Rajczak and Sch\u00e4r, 2017; Waha et al., 2017; Barredo et al., 2018; Lionello and Scarascia, 2018; Spinoni et al., 2018, 2020; Atlas 8.5)", "plainTextFormattedCitation" : "(Alessandri et al., 2015; Mariotti et al., 2015; Rajczak and Sch\u00e4r, 2017; Waha et al., 2017; Barredo et al., 2018; Lionello and Scarascia, 2018; Spinoni et al., 2018, 2020)", "previouslyFormattedCitation" : "(Alessandri et al., 2015; Mariotti et al., 2015; Rajczak and Sch\u00e4r, 2017; Waha et al., 2017; Barredo et al., 2018; Lionello and Scarascia, 2018; Spinoni et al., 2018, 2020)" }, "properties" : { "noteIndex" : 0 }, "schema" : "https://github.com/citation-style-language/schema/raw/master/csl-citation.json" }</w:delInstrText>
        </w:r>
      </w:del>
      <w:r w:rsidR="007142F2">
        <w:rPr>
          <w:lang w:val="en-GB"/>
        </w:rPr>
        <w:fldChar w:fldCharType="separate"/>
      </w:r>
      <w:r w:rsidR="00E41CA2">
        <w:rPr>
          <w:noProof/>
        </w:rPr>
        <w:t>(Alessandri et al., 2015; Mariotti et al., 2015; Rajczak and Schär, 2017; Waha et al., 2017; Barredo et al., 2018; Lionello and Scarascia, 2018; Spinoni et al., 2018, 2020</w:t>
      </w:r>
      <w:del w:id="1967" w:author="Robin Matthews" w:date="2021-07-11T17:59:00Z">
        <w:r w:rsidR="00E41CA2" w:rsidDel="004C79D6">
          <w:rPr>
            <w:noProof/>
          </w:rPr>
          <w:delText>; Atlas 8.5)</w:delText>
        </w:r>
      </w:del>
      <w:r w:rsidR="007142F2">
        <w:rPr>
          <w:lang w:val="en-GB"/>
        </w:rPr>
        <w:fldChar w:fldCharType="end"/>
      </w:r>
      <w:commentRangeEnd w:id="1964"/>
      <w:r w:rsidR="00E41CA2">
        <w:rPr>
          <w:rStyle w:val="CommentReference"/>
          <w:rFonts w:asciiTheme="minorHAnsi" w:eastAsiaTheme="minorHAnsi" w:hAnsiTheme="minorHAnsi"/>
          <w:lang w:eastAsia="en-US"/>
        </w:rPr>
        <w:commentReference w:id="1964"/>
      </w:r>
      <w:ins w:id="1968" w:author="Robin Matthews" w:date="2021-07-11T17:59:00Z">
        <w:r w:rsidR="004C79D6">
          <w:rPr>
            <w:noProof/>
          </w:rPr>
          <w:t>; Atlas 8.5)</w:t>
        </w:r>
      </w:ins>
      <w:r w:rsidRPr="00FB6EB0">
        <w:rPr>
          <w:color w:val="000000" w:themeColor="text1"/>
        </w:rPr>
        <w:t xml:space="preserve">. </w:t>
      </w:r>
      <w:r w:rsidRPr="00C734F4">
        <w:rPr>
          <w:lang w:val="en-GB"/>
        </w:rPr>
        <w:t xml:space="preserve">The drying can contribute to the enhanced warming by land-surface feedbacks </w:t>
      </w:r>
      <w:r w:rsidRPr="00C734F4">
        <w:rPr>
          <w:lang w:val="en-GB"/>
        </w:rPr>
        <w:fldChar w:fldCharType="begin" w:fldLock="1"/>
      </w:r>
      <w:r w:rsidR="000465A7">
        <w:rPr>
          <w:lang w:val="en-GB"/>
        </w:rPr>
        <w:instrText>ADDIN CSL_CITATION { "citationItems" : [ { "id" : "ITEM-1", "itemData" : { "DOI" : "10.1016/j.wace.2015.05.001", "ISSN" : "2212-0947", "abstract" : "Land-atmosphere interactions play an important role for hot temperature extremes in Europe. Dry soils may amplify such extremes through feedbacks with evapotranspiration. While previous observational studies generally focused on the relationship between precipitation deficits and the number of hot days, we investigate here the influence of soil moisture (SM) on summer monthly maximum temperatures (TXx) using water balance model-based SM estimates (driven with observations) and temperature observations. Generalized extreme value distributions are fitted to TXx using SM as a covariate. We identify a negative relationship between SM and TXx, whereby a 100mm decrease in model-based SM is associated with a 1.6\u00b0C increase in TXx in Southern-Central and Southeastern Europe. Dry SM conditions result in a 2\u20134\u00b0C increase in the 20-year return value of TXx compared to wet conditions in these two regions. In contrast with SM impacts on the number of hot days (NHD), where low and high surface-moisture conditions lead to different variability, we find a mostly linear dependency of the 20-year return value on surface-moisture conditions. We attribute this difference to the non-linear relationship between TXx and NHD that stems from the threshold-based calculation of NHD. Furthermore the employed SM data and the Standardized Precipitation Index (SPI) are only weakly correlated in the investigated regions, highlighting the importance of evapotranspiration and runoff for resulting SM. Finally, in a case study for the hot 2003 summer we illustrate that if 2003 spring conditions in Southern-Central Europe had been as dry as in the more recent 2011 event, temperature extremes in summer would have been higher by about 1\u00b0C, further enhancing the already extreme conditions which prevailed in that year.", "author" : [ { "dropping-particle" : "", "family" : "Whan", "given" : "Kirien", "non-dropping-particle" : "", "parse-names" : false, "suffix" : "" }, { "dropping-particle" : "", "family" : "Zscheischler", "given" : "Jakob", "non-dropping-particle" : "", "parse-names" : false, "suffix" : "" }, { "dropping-particle" : "", "family" : "Orth", "given" : "Rene", "non-dropping-particle" : "", "parse-names" : false, "suffix" : "" }, { "dropping-particle" : "", "family" : "Shongwe", "given" : "Mxolisi", "non-dropping-particle" : "", "parse-names" : false, "suffix" : "" }, { "dropping-particle" : "", "family" : "Rahimi", "given" : "Mohammad", "non-dropping-particle" : "", "parse-names" : false, "suffix" : "" }, { "dropping-particle" : "", "family" : "Asare", "given" : "Ernest O", "non-dropping-particle" : "", "parse-names" : false, "suffix" : "" }, { "dropping-particle" : "", "family" : "Seneviratne", "given" : "Sonia I", "non-dropping-particle" : "", "parse-names" : false, "suffix" : "" } ], "container-title" : "Weather and Climate Extremes", "id" : "ITEM-1", "issued" : { "date-parts" : [ [ "2015" ] ] }, "note" : "The World Climate Research Program Grand Challenge on Extremes \u2013 WCRP-ICTP Summer School on Attribution and Prediction of Extreme Events", "page" : "57-67", "title" : "Impact of soil moisture on extreme maximum temperatures in Europe", "translator" : [ { "dropping-particle" : "", "family" : "Q4030", "given" : "", "non-dropping-particle" : "", "parse-names" : false, "suffix" : "" } ], "type" : "article-journal", "volume" : "9" }, "uris" : [ "http://www.mendeley.com/documents/?uuid=333ecc94-c6d8-4b76-9a15-ed56945dee1e" ] }, { "id" : "ITEM-2", "itemData" : { "DOI" : "10.1088/1748-9326/aaf09e", "ISSN" : "1748-9326", "abstract" : "In the last years a large number of weather driven extreme events has occurred worldwide with unprecedented socio-economic impacts and are expected to increase, in both frequency and intensity, under future global-warming conditions. In this context early identification and predictability of such events are paramount as they mostly affect several socio-economic activities. Despite the effort in monitoring and evaluation of these extreme events, a quantitative assessment of their interaction is still a challenge. We propose to analyze if the occurrence of extremely hot days/nights in the summer is preceded by drought events in spring and early summer throughout the Mediterranean area. This was investigated by correlating the number of hot days and nights in the regions hottest months with a drought indicator on the prior months. Drought characterization was performed using both the Standardized Precipitation Evaporation Index (SPEI) and the Standardized Precipitation Index (SPI) for the 3-, 6- and 9-months time scales, considering the period 1980\u20132014 with a spatial resolution of 0.5\u00b0. The number of hot days and nights per month (NHD and NHN, respectively) is determined for the same period and spatial resolution. Results show that the most frequent hottest months for the Mediterranean region occur in July and August. Most regions exhibit statistically significant negative correlations, i.e. high (low) NHD/NHN following negative (positive) SPEI/SPI values, and thus a potential for NHD/NHN early warning. This analysis allowed to identify the Iberian Peninsula, northern Italy, northern Africa and the Balkans as the main hotspots of predictability of extreme hot temperatures in the summer preceded by the occurrence of drought events in the spring or early summer.", "author" : [ { "dropping-particle" : "", "family" : "Russo", "given" : "A", "non-dropping-particle" : "", "parse-names" : false, "suffix" : "" }, { "dropping-particle" : "", "family" : "Gouveia", "given" : "C M", "non-dropping-particle" : "", "parse-names" : false, "suffix" : "" }, { "dropping-particle" : "", "family" : "Dutra", "given" : "E", "non-dropping-particle" : "", "parse-names" : false, "suffix" : "" }, { "dropping-particle" : "", "family" : "Soares", "given" : "P M M", "non-dropping-particle" : "", "parse-names" : false, "suffix" : "" }, { "dropping-particle" : "", "family" : "Trigo", "given" : "R M", "non-dropping-particle" : "", "parse-names" : false, "suffix" : "" } ], "container-title" : "Environmental Research Letters", "id" : "ITEM-2", "issue" : "1", "issued" : { "date-parts" : [ [ "2019", "1", "17" ] ] }, "page" : "014011", "publisher" : "{IOP} Publishing", "title" : "The synergy between drought and extremely hot summers in the Mediterranean", "translator" : [ { "dropping-particle" : "", "family" : "Q5041", "given" : "", "non-dropping-particle" : "", "parse-names" : false, "suffix" : "" } ], "type" : "article-journal", "volume" : "14" }, "uris" : [ "http://www.mendeley.com/documents/?uuid=f8007f82-a99d-4fd5-bbd0-a8e4e4bfb50f" ] }, { "id" : "ITEM-3",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"ITEM-3",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"(Whan et al., 2015; Lorenz et al., 2016; Russo et al., 2019)", "plainTextFormattedCitation" : "(Whan et al., 2015; Lorenz et al., 2016; Russo et al., 2019)", "previouslyFormattedCitation" : "(Whan et al., 2015; Lorenz et al., 2016; Russo et al., 2019)" }, "properties" : { "noteIndex" : 0 }, "schema" : "https://github.com/citation-style-language/schema/raw/master/csl-citation.json" }</w:instrText>
      </w:r>
      <w:r w:rsidRPr="00C734F4">
        <w:rPr>
          <w:lang w:val="en-GB"/>
        </w:rPr>
        <w:fldChar w:fldCharType="separate"/>
      </w:r>
      <w:r w:rsidR="00E41CA2">
        <w:rPr>
          <w:noProof/>
          <w:lang w:val="en-GB"/>
        </w:rPr>
        <w:t>(Whan et al., 2015; Lorenz et al., 2016; Russo et al., 2019)</w:t>
      </w:r>
      <w:r w:rsidRPr="00C734F4">
        <w:rPr>
          <w:lang w:val="en-GB"/>
        </w:rPr>
        <w:fldChar w:fldCharType="end"/>
      </w:r>
      <w:r w:rsidRPr="00C734F4">
        <w:rPr>
          <w:lang w:val="en-GB"/>
        </w:rPr>
        <w:t xml:space="preserve">. A negative feedback to this dryness induced warming might be provided by an enhanced moisture transport into the dry area associated with the dynamical response of the </w:t>
      </w:r>
      <w:r w:rsidRPr="00A41258">
        <w:rPr>
          <w:lang w:val="en-GB"/>
        </w:rPr>
        <w:t xml:space="preserve">atmosphere </w:t>
      </w:r>
      <w:r w:rsidRPr="00441820">
        <w:rPr>
          <w:lang w:val="en-GB"/>
        </w:rPr>
        <w:fldChar w:fldCharType="begin" w:fldLock="1"/>
      </w:r>
      <w:r w:rsidR="000465A7">
        <w:rPr>
          <w:lang w:val="en-GB"/>
        </w:rPr>
        <w:instrText>ADDIN CSL_CITATION { "citationItems" : [ { "id" : "ITEM-1", "itemData" : { "DOI" : "10.1038/s41558-020-00945-z", "ISSN" : "1758-678X", "abstract" : "Global warming alters surface water availability (precipitation minus evapotranspiration, P\u2013E) and hence freshwater resources. However, the influence of land\u2013atmosphere feedbacks on future P\u2013E changes and the underlying mechanisms remain unclear. Here we demonstrate that soil moisture (SM) strongly impacts future P\u2013E changes, especially in drylands, by regulating evapotranspiration and atmospheric moisture inflow. Using modelling and empirical approaches, we find a consistent negative SM feedback on P\u2013E, which may offset ~60% of the decline in dryland P\u2013E otherwise expected in the absence of SM feedbacks. The negative feedback is not caused by atmospheric thermodynamic responses to declining SM; rather, reduced SM, in addition to limiting evapotranspiration, regulates atmospheric circulation and vertical ascent to enhance moisture transport into drylands. This SM effect is a large source of uncertainty in projected dryland P\u2013E changes, underscoring the need to better constrain future SM changes and improve the representation of SM\u2013atmosphere processes in models.", "author" : [ { "dropping-particle" : "", "family" : "Zhou", "given" : "Sha", "non-dropping-particle" : "", "parse-names" : false, "suffix" : "" }, { "dropping-particle" : "", "family" : "Williams", "given" : "A. Park", "non-dropping-particle" : "", "parse-names" : false, "suffix" : "" }, { "dropping-particle" : "", "family" : "Lintner", "given" : "Benjamin R.", "non-dropping-particle" : "", "parse-names" : false, "suffix" : "" }, { "dropping-particle" : "", "family" : "Berg", "given" : "Alexis M.", "non-dropping-particle" : "", "parse-names" : false, "suffix" : "" }, { "dropping-particle" : "", "family" : "Zhang", "given" : "Yao", "non-dropping-particle" : "", "parse-names" : false, "suffix" : "" }, { "dropping-particle" : "", "family" : "Keenan", "given" : "Trevor F.", "non-dropping-particle" : "", "parse-names" : false, "suffix" : "" }, { "dropping-particle" : "", "family" : "Cook", "given" : "Benjamin I.", "non-dropping-particle" : "", "parse-names" : false, "suffix" : "" }, { "dropping-particle" : "", "family" : "Hagemann", "given" : "Stefan", "non-dropping-particle" : "", "parse-names" : false, "suffix" : "" }, { "dropping-particle" : "", "family" : "Seneviratne", "given" : "Sonia I.", "non-dropping-particle" : "", "parse-names" : false, "suffix" : "" }, { "dropping-particle" : "", "family" : "Gentine", "given" : "Pierre", "non-dropping-particle" : "", "parse-names" : false, "suffix" : "" } ], "container-title" : "Nature Climate Change", "id" : "ITEM-1", "issue" : "1", "issued" : { "date-parts" : [ [ "2021", "1", "4" ] ] }, "page" : "38-44", "title" : "Soil moisture\u2013atmosphere feedbacks mitigate declining water availability in drylands", "translator" : [ { "dropping-particle" : "", "family" : "Q6840", "given" : "", "non-dropping-particle" : "", "parse-names" : false, "suffix" : "" } ], "type" : "article-journal", "volume" : "11" }, "uris" : [ "http://www.mendeley.com/documents/?uuid=11ee5863-8c62-4420-a51f-4d5fc1e3d773" ] } ], "mendeley" : { "formattedCitation" : "(Zhou et al., 2021)", "plainTextFormattedCitation" : "(Zhou et al., 2021)", "previouslyFormattedCitation" : "(Zhou et al., 2021)" }, "properties" : { "noteIndex" : 0 }, "schema" : "https://github.com/citation-style-language/schema/raw/master/csl-citation.json" }</w:instrText>
      </w:r>
      <w:r w:rsidRPr="00441820">
        <w:rPr>
          <w:lang w:val="en-GB"/>
        </w:rPr>
        <w:fldChar w:fldCharType="separate"/>
      </w:r>
      <w:r w:rsidR="00E41CA2">
        <w:rPr>
          <w:noProof/>
          <w:lang w:val="en-GB"/>
        </w:rPr>
        <w:t>(Zhou et al., 2021)</w:t>
      </w:r>
      <w:r w:rsidRPr="00441820">
        <w:rPr>
          <w:lang w:val="en-GB"/>
        </w:rPr>
        <w:fldChar w:fldCharType="end"/>
      </w:r>
      <w:r w:rsidRPr="00441820">
        <w:rPr>
          <w:lang w:val="en-GB"/>
        </w:rPr>
        <w:t>.</w:t>
      </w:r>
      <w:r w:rsidRPr="00C734F4">
        <w:rPr>
          <w:lang w:val="en-GB"/>
        </w:rPr>
        <w:t xml:space="preserve"> Due to the arid climate, no positive soil moisture-temperature feedback is found over the North African regions of the Mediterranean, where the surface energy budget is mostly governed by radiative cooling </w:t>
      </w:r>
      <w:del w:id="1969" w:author="Robin Matthews" w:date="2021-07-11T18:00:00Z">
        <w:r w:rsidRPr="00C734F4" w:rsidDel="004C79D6">
          <w:rPr>
            <w:lang w:val="en-GB"/>
          </w:rPr>
          <w:delText>(</w:delText>
        </w:r>
      </w:del>
      <w:commentRangeStart w:id="1970"/>
      <w:r w:rsidRPr="00C734F4">
        <w:rPr>
          <w:lang w:val="en-GB"/>
        </w:rPr>
        <w:fldChar w:fldCharType="begin" w:fldLock="1"/>
      </w:r>
      <w:ins w:id="1971" w:author="Robin Matthews" w:date="2021-07-11T18:00:00Z">
        <w:r w:rsidR="004C79D6">
          <w:rPr>
            <w:lang w:val="en-GB"/>
          </w:rPr>
          <w:instrText>ADDIN CSL_CITATION { "citationItems" : [ { "id" : "ITEM-1",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"ITEM-1",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"http://www.mendeley.com/documents/?uuid=03f8580d-1a1a-4a22-bf09-3650df222ebc" ] } ], "mendeley" : { "formattedCitation" : "(Lelieveld et al., 2016)", "manualFormatting" : "(Lelieveld et al., 2016)", "plainTextFormattedCitation" : "(Lelieveld et al., 2016)", "previouslyFormattedCitation" : "(Lelieveld et al., 2016)" }, "properties" : { "noteIndex" : 0 }, "schema" : "https://github.com/citation-style-language/schema/raw/master/csl-citation.json" }</w:instrText>
        </w:r>
      </w:ins>
      <w:del w:id="1972" w:author="Robin Matthews" w:date="2021-07-11T18:00:00Z">
        <w:r w:rsidR="000465A7" w:rsidDel="004C79D6">
          <w:rPr>
            <w:lang w:val="en-GB"/>
          </w:rPr>
          <w:delInstrText>ADDIN CSL_CITATION { "citationItems" : [ { "id" : "ITEM-1",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"ITEM-1",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"http://www.mendeley.com/documents/?uuid=03f8580d-1a1a-4a22-bf09-3650df222ebc" ] } ], "mendeley" : { "formattedCitation" : "(Lelieveld et al., 2016)", "manualFormatting" : "Lelieveld et al., 2016)", "plainTextFormattedCitation" : "(Lelieveld et al., 2016)", "previouslyFormattedCitation" : "(Lelieveld et al., 2016)" }, "properties" : { "noteIndex" : 0 }, "schema" : "https://github.com/citation-style-language/schema/raw/master/csl-citation.json" }</w:delInstrText>
        </w:r>
      </w:del>
      <w:r w:rsidRPr="00C734F4">
        <w:rPr>
          <w:lang w:val="en-GB"/>
        </w:rPr>
        <w:fldChar w:fldCharType="separate"/>
      </w:r>
      <w:del w:id="1973" w:author="Robin Matthews" w:date="2021-07-11T18:00:00Z">
        <w:r w:rsidR="00E41CA2" w:rsidDel="004C79D6">
          <w:rPr>
            <w:noProof/>
            <w:lang w:val="en-GB"/>
          </w:rPr>
          <w:delText>L</w:delText>
        </w:r>
      </w:del>
      <w:ins w:id="1974" w:author="Robin Matthews" w:date="2021-07-11T18:00:00Z">
        <w:r w:rsidR="004C79D6">
          <w:rPr>
            <w:noProof/>
            <w:lang w:val="en-GB"/>
          </w:rPr>
          <w:t>(L</w:t>
        </w:r>
      </w:ins>
      <w:r w:rsidR="00E41CA2">
        <w:rPr>
          <w:noProof/>
          <w:lang w:val="en-GB"/>
        </w:rPr>
        <w:t>elieveld et al., 2016)</w:t>
      </w:r>
      <w:r w:rsidRPr="00C734F4">
        <w:rPr>
          <w:lang w:val="en-GB"/>
        </w:rPr>
        <w:fldChar w:fldCharType="end"/>
      </w:r>
      <w:commentRangeEnd w:id="1970"/>
      <w:r w:rsidR="00E41CA2">
        <w:rPr>
          <w:rStyle w:val="CommentReference"/>
          <w:rFonts w:asciiTheme="minorHAnsi" w:eastAsiaTheme="minorHAnsi" w:hAnsiTheme="minorHAnsi"/>
          <w:lang w:eastAsia="en-US"/>
        </w:rPr>
        <w:commentReference w:id="1970"/>
      </w:r>
      <w:r w:rsidRPr="00C734F4">
        <w:rPr>
          <w:color w:val="000000" w:themeColor="text1"/>
          <w:lang w:val="en-GB"/>
        </w:rPr>
        <w:t>, implying that soil-moisture feedbacks are not contributing to enhanced warming over those regions.</w:t>
      </w:r>
    </w:p>
    <w:p w14:paraId="3CE544C0" w14:textId="77777777" w:rsidR="0038381F" w:rsidRPr="00C734F4" w:rsidRDefault="0038381F" w:rsidP="0038381F">
      <w:pPr>
        <w:pStyle w:val="AR6BodyText"/>
        <w:rPr>
          <w:color w:val="000000" w:themeColor="text1"/>
          <w:lang w:val="en-GB"/>
        </w:rPr>
      </w:pPr>
    </w:p>
    <w:p w14:paraId="428B4102" w14:textId="623BC71F" w:rsidR="0038381F" w:rsidRPr="00C734F4" w:rsidRDefault="0038381F" w:rsidP="0038381F">
      <w:pPr>
        <w:pStyle w:val="AR6BodyText"/>
        <w:rPr>
          <w:lang w:val="en-GB"/>
        </w:rPr>
      </w:pPr>
      <w:r w:rsidRPr="00C734F4">
        <w:rPr>
          <w:lang w:val="en-GB"/>
        </w:rPr>
        <w:t xml:space="preserve">Over the Mediterranean region, daily maximum temperature is projected to increase more than the daily minimum. Consequently, the difference between daytime maxima and night-time minima is expected to increase, particularly in summer </w:t>
      </w:r>
      <w:r w:rsidRPr="00C734F4">
        <w:rPr>
          <w:lang w:val="en-GB"/>
        </w:rPr>
        <w:fldChar w:fldCharType="begin" w:fldLock="1"/>
      </w:r>
      <w:r w:rsidR="000465A7">
        <w:rPr>
          <w:lang w:val="en-GB"/>
        </w:rPr>
        <w:instrText>ADDIN CSL_CITATION { "citationItems" : [ { "id" : "ITEM-1",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"ITEM-1",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"(Lionello and Scarascia, 2018)", "plainTextFormattedCitation" : "(Lionello and Scarascia, 2018)", "previouslyFormattedCitation" : "(Lionello and Scarascia, 2018)" }, "properties" : { "noteIndex" : 0 }, "schema" : "https://github.com/citation-style-language/schema/raw/master/csl-citation.json" }</w:instrText>
      </w:r>
      <w:r w:rsidRPr="00C734F4">
        <w:rPr>
          <w:lang w:val="en-GB"/>
        </w:rPr>
        <w:fldChar w:fldCharType="separate"/>
      </w:r>
      <w:r w:rsidR="00E41CA2">
        <w:rPr>
          <w:noProof/>
          <w:lang w:val="en-GB"/>
        </w:rPr>
        <w:t>(Lionello and Scarascia, 2018)</w:t>
      </w:r>
      <w:r w:rsidRPr="00C734F4">
        <w:rPr>
          <w:lang w:val="en-GB"/>
        </w:rPr>
        <w:fldChar w:fldCharType="end"/>
      </w:r>
      <w:r w:rsidRPr="00C734F4">
        <w:rPr>
          <w:lang w:val="en-GB"/>
        </w:rPr>
        <w:t xml:space="preserve">. Temperature extremes will be affected as well, with a dramatic increase in the number of warm days and reduction of cold nights </w:t>
      </w:r>
      <w:commentRangeStart w:id="1975"/>
      <w:r w:rsidRPr="00C734F4">
        <w:rPr>
          <w:lang w:val="en-GB"/>
        </w:rPr>
        <w:fldChar w:fldCharType="begin" w:fldLock="1"/>
      </w:r>
      <w:ins w:id="1976" w:author="Robin Matthews" w:date="2021-07-11T18:00:00Z">
        <w:r w:rsidR="004C79D6">
          <w:rPr>
            <w:lang w:val="en-GB"/>
          </w:rPr>
          <w:instrText>ADDIN CSL_CITATION { "citationItems" : [ { "id" : "ITEM-1", "itemData" : { "DOI" : "10.1007/s10113-020-01610-z", "ISSN" : "1436-3798", "author" : [ { "dropping-particle" : "", "family" : "Lionello", "given" : "Piero", "non-dropping-particle" : "", "parse-names" : false, "suffix" : "" }, { "dropping-particle" : "", "family" : "Scarascia", "given" : "Luca", "non-dropping-particle" : "", "parse-names" : false, "suffix" : "" } ], "container-title" : "Regional Environmental Change", "id" : "ITEM-1", "issue" : "1", "issued" : { "date-parts" : [ [ "2020", "3", "26" ] ] }, "page" : "31", "title" : "The relation of climate extremes with global warming in the Mediterranean region and its north versus south contrast", "translator" : [ { "dropping-particle" : "", "family" : "Q6345", "given" : "", "non-dropping-particle" : "", "parse-names" : false, "suffix" : "" } ], "type" : "article-journal", "volume" : "20" }, "uris" : [ "http://www.mendeley.com/documents/?uuid=8b1219da-ca06-47cd-84d0-0e4cb0bc3d39" ] } ], "mendeley" : { "formattedCitation" : "(Lionello and Scarascia, 2020)", "manualFormatting" : "(Lionello and Scarascia, 2020", "plainTextFormattedCitation" : "(Lionello and Scarascia, 2020)", "previouslyFormattedCitation" : "(Lionello and Scarascia, 2020)" }, "properties" : { "noteIndex" : 0 }, "schema" : "https://github.com/citation-style-language/schema/raw/master/csl-citation.json" }</w:instrText>
        </w:r>
      </w:ins>
      <w:del w:id="1977" w:author="Robin Matthews" w:date="2021-07-11T18:00:00Z">
        <w:r w:rsidR="000465A7" w:rsidDel="004C79D6">
          <w:rPr>
            <w:lang w:val="en-GB"/>
          </w:rPr>
          <w:delInstrText>ADDIN CSL_CITATION { "citationItems" : [ { "id" : "ITEM-1", "itemData" : { "DOI" : "10.1007/s10113-020-01610-z", "ISSN" : "1436-3798", "author" : [ { "dropping-particle" : "", "family" : "Lionello", "given" : "Piero", "non-dropping-particle" : "", "parse-names" : false, "suffix" : "" }, { "dropping-particle" : "", "family" : "Scarascia", "given" : "Luca", "non-dropping-particle" : "", "parse-names" : false, "suffix" : "" } ], "container-title" : "Regional Environmental Change", "id" : "ITEM-1", "issue" : "1", "issued" : { "date-parts" : [ [ "2020", "3", "26" ] ] }, "page" : "31", "title" : "The relation of climate extremes with global warming in the Mediterranean region and its north versus south contrast", "translator" : [ { "dropping-particle" : "", "family" : "Q6345", "given" : "", "non-dropping-particle" : "", "parse-names" : false, "suffix" : "" } ], "type" : "article-journal", "volume" : "20" }, "uris" : [ "http://www.mendeley.com/documents/?uuid=8b1219da-ca06-47cd-84d0-0e4cb0bc3d39" ] } ], "mendeley" : { "formattedCitation" : "(Lionello and Scarascia, 2020)", "manualFormatting" : "(Lionello and Scarascia, 2020; Section 11.9)", "plainTextFormattedCitation" : "(Lionello and Scarascia, 2020)", "previouslyFormattedCitation" : "(Lionello and Scarascia, 2020)" }, "properties" : { "noteIndex" : 0 }, "schema" : "https://github.com/citation-style-language/schema/raw/master/csl-citation.json" }</w:delInstrText>
        </w:r>
      </w:del>
      <w:r w:rsidRPr="00C734F4">
        <w:rPr>
          <w:lang w:val="en-GB"/>
        </w:rPr>
        <w:fldChar w:fldCharType="separate"/>
      </w:r>
      <w:r w:rsidR="00E41CA2">
        <w:rPr>
          <w:noProof/>
          <w:lang w:val="en-GB"/>
        </w:rPr>
        <w:t>(Lionello and Scarascia, 2020</w:t>
      </w:r>
      <w:del w:id="1978" w:author="Robin Matthews" w:date="2021-07-11T18:00:00Z">
        <w:r w:rsidR="00E41CA2" w:rsidDel="004C79D6">
          <w:rPr>
            <w:noProof/>
            <w:lang w:val="en-GB"/>
          </w:rPr>
          <w:delText>; Section 11.9)</w:delText>
        </w:r>
      </w:del>
      <w:r w:rsidRPr="00C734F4">
        <w:rPr>
          <w:lang w:val="en-GB"/>
        </w:rPr>
        <w:fldChar w:fldCharType="end"/>
      </w:r>
      <w:commentRangeEnd w:id="1975"/>
      <w:r w:rsidR="00E41CA2">
        <w:rPr>
          <w:rStyle w:val="CommentReference"/>
          <w:rFonts w:asciiTheme="minorHAnsi" w:eastAsiaTheme="minorHAnsi" w:hAnsiTheme="minorHAnsi"/>
          <w:lang w:eastAsia="en-US"/>
        </w:rPr>
        <w:commentReference w:id="1975"/>
      </w:r>
      <w:ins w:id="1979" w:author="Robin Matthews" w:date="2021-07-11T18:00:00Z">
        <w:r w:rsidR="004C79D6">
          <w:rPr>
            <w:noProof/>
            <w:lang w:val="en-GB"/>
          </w:rPr>
          <w:t>; Section 11.9)</w:t>
        </w:r>
      </w:ins>
      <w:r w:rsidRPr="00C734F4">
        <w:rPr>
          <w:lang w:val="en-GB"/>
        </w:rPr>
        <w:t xml:space="preserve">. The Mediterranean summer warming will also increase the frequency and intensity of heatwaves (Section 11.9). </w:t>
      </w:r>
    </w:p>
    <w:p w14:paraId="7349B999" w14:textId="77777777" w:rsidR="0038381F" w:rsidRPr="00C734F4" w:rsidRDefault="0038381F" w:rsidP="0038381F">
      <w:pPr>
        <w:pStyle w:val="AR6BodyText"/>
        <w:rPr>
          <w:lang w:val="en-GB"/>
        </w:rPr>
      </w:pPr>
    </w:p>
    <w:p w14:paraId="6E62148C" w14:textId="77777777" w:rsidR="0038381F" w:rsidRPr="00C734F4" w:rsidRDefault="0038381F" w:rsidP="0038381F">
      <w:pPr>
        <w:pStyle w:val="AR6BodyText"/>
        <w:rPr>
          <w:lang w:val="en-GB"/>
        </w:rPr>
      </w:pPr>
    </w:p>
    <w:p w14:paraId="43BB2357" w14:textId="77777777" w:rsidR="0038381F" w:rsidRPr="00C734F4" w:rsidRDefault="0038381F" w:rsidP="0038381F">
      <w:pPr>
        <w:pStyle w:val="AR6BodyText"/>
        <w:rPr>
          <w:rFonts w:cs="Times New Roman"/>
          <w:b/>
          <w:lang w:val="en-GB"/>
        </w:rPr>
      </w:pPr>
      <w:r w:rsidRPr="00C734F4">
        <w:rPr>
          <w:rFonts w:cs="Times New Roman"/>
          <w:b/>
          <w:lang w:val="en-GB"/>
        </w:rPr>
        <w:t>[START FIGURE 10.20 HERE]</w:t>
      </w:r>
    </w:p>
    <w:p w14:paraId="7D478A68" w14:textId="77777777" w:rsidR="0038381F" w:rsidRPr="00C734F4" w:rsidRDefault="0038381F" w:rsidP="00B23FA3">
      <w:pPr>
        <w:pStyle w:val="AR6BodyText"/>
        <w:rPr>
          <w:lang w:val="en-GB"/>
        </w:rPr>
      </w:pPr>
    </w:p>
    <w:p w14:paraId="564475C7" w14:textId="22601AD8" w:rsidR="0038381F" w:rsidRPr="001E0425" w:rsidRDefault="0063542E" w:rsidP="00B23FA3">
      <w:pPr>
        <w:pStyle w:val="AR6Chap10Figure"/>
        <w:rPr>
          <w:lang w:val="en-GB"/>
        </w:rPr>
      </w:pPr>
      <w:r>
        <w:rPr>
          <w:color w:val="000000"/>
          <w:szCs w:val="20"/>
        </w:rPr>
        <w:t xml:space="preserve"> </w:t>
      </w:r>
      <w:r w:rsidR="001E0425" w:rsidRPr="00441820">
        <w:rPr>
          <w:b/>
          <w:color w:val="000000"/>
          <w:szCs w:val="20"/>
        </w:rPr>
        <w:t>Aspects of Mediterranean summer warming.</w:t>
      </w:r>
      <w:r w:rsidR="001E0425">
        <w:rPr>
          <w:color w:val="000000"/>
          <w:szCs w:val="20"/>
        </w:rPr>
        <w:t xml:space="preserve"> (a) Mechanisms and feedbacks involved in enhanced Mediterranean summer warming. (b) Locations of observing stations in E-OBS and</w:t>
      </w:r>
      <w:r w:rsidR="00297800">
        <w:rPr>
          <w:color w:val="000000"/>
          <w:szCs w:val="20"/>
        </w:rPr>
        <w:t xml:space="preserve"> </w:t>
      </w:r>
      <w:r w:rsidR="00297800">
        <w:rPr>
          <w:color w:val="000000"/>
          <w:szCs w:val="20"/>
        </w:rPr>
        <w:fldChar w:fldCharType="begin" w:fldLock="1"/>
      </w:r>
      <w:ins w:id="1980" w:author="Robin Matthews" w:date="2021-07-11T18:00:00Z">
        <w:r w:rsidR="004C79D6">
          <w:rPr>
            <w:color w:val="000000"/>
            <w:szCs w:val="20"/>
          </w:rPr>
          <w:instrText>ADDIN CSL_CITATION { "citationItems" : [ { "id" : "ITEM-1",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"ITEM-1",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"mendeley" : { "formattedCitation" : "(Donat et al., 2014)", "manualFormatting" : "Donat et al. (2014)", "plainTextFormattedCitation" : "(Donat et al., 2014)", "previouslyFormattedCitation" : "(Donat et al., 2014)" }, "properties" : { "noteIndex" : 0 }, "schema" : "https://github.com/citation-style-language/schema/raw/master/csl-citation.json" }</w:instrText>
        </w:r>
      </w:ins>
      <w:del w:id="1981" w:author="Robin Matthews" w:date="2021-07-11T18:00:00Z">
        <w:r w:rsidR="000465A7" w:rsidDel="004C79D6">
          <w:rPr>
            <w:color w:val="000000"/>
            <w:szCs w:val="20"/>
          </w:rPr>
          <w:delInstrText>ADDIN CSL_CITATION { "citationItems" : [ { "id" : "ITEM-1",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"ITEM-1",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"mendeley" : { "formattedCitation" : "(Donat et al., 2014)", "plainTextFormattedCitation" : "(Donat et al., 2014)", "previouslyFormattedCitation" : "(Donat et al., 2014)" }, "properties" : { "noteIndex" : 0 }, "schema" : "https://github.com/citation-style-language/schema/raw/master/csl-citation.json" }</w:delInstrText>
        </w:r>
      </w:del>
      <w:r w:rsidR="00297800">
        <w:rPr>
          <w:color w:val="000000"/>
          <w:szCs w:val="20"/>
        </w:rPr>
        <w:fldChar w:fldCharType="separate"/>
      </w:r>
      <w:del w:id="1982" w:author="Robin Matthews" w:date="2021-07-11T18:00:00Z">
        <w:r w:rsidR="00E41CA2" w:rsidDel="004C79D6">
          <w:rPr>
            <w:noProof/>
            <w:color w:val="000000"/>
            <w:szCs w:val="20"/>
          </w:rPr>
          <w:delText>(</w:delText>
        </w:r>
      </w:del>
      <w:r w:rsidR="00E41CA2">
        <w:rPr>
          <w:noProof/>
          <w:color w:val="000000"/>
          <w:szCs w:val="20"/>
        </w:rPr>
        <w:t>Donat et al.</w:t>
      </w:r>
      <w:ins w:id="1983" w:author="Robin Matthews" w:date="2021-07-11T18:00:00Z">
        <w:r w:rsidR="004C79D6">
          <w:rPr>
            <w:noProof/>
            <w:color w:val="000000"/>
            <w:szCs w:val="20"/>
          </w:rPr>
          <w:t xml:space="preserve"> (</w:t>
        </w:r>
      </w:ins>
      <w:del w:id="1984" w:author="Robin Matthews" w:date="2021-07-11T18:00:00Z">
        <w:r w:rsidR="00E41CA2" w:rsidDel="004C79D6">
          <w:rPr>
            <w:noProof/>
            <w:color w:val="000000"/>
            <w:szCs w:val="20"/>
          </w:rPr>
          <w:delText xml:space="preserve">, </w:delText>
        </w:r>
      </w:del>
      <w:r w:rsidR="00E41CA2">
        <w:rPr>
          <w:noProof/>
          <w:color w:val="000000"/>
          <w:szCs w:val="20"/>
        </w:rPr>
        <w:t>2014)</w:t>
      </w:r>
      <w:r w:rsidR="00297800">
        <w:rPr>
          <w:color w:val="000000"/>
          <w:szCs w:val="20"/>
        </w:rPr>
        <w:fldChar w:fldCharType="end"/>
      </w:r>
      <w:r w:rsidR="001E0425">
        <w:rPr>
          <w:color w:val="000000"/>
          <w:szCs w:val="20"/>
        </w:rPr>
        <w:t>. (c) Differences in temperature observational data sets (NOAA Global Temp, Berkeley Earth, CRUTEM4 and GISTEMP) with respect to E-OBS for the land points between the Mediterranean Sea and 46°N and west of 30°E. (d) Observed summer (June to August) surface air temperature linear trends (°C decade</w:t>
      </w:r>
      <w:r w:rsidR="00A155EA" w:rsidRPr="00441820">
        <w:rPr>
          <w:color w:val="000000"/>
          <w:szCs w:val="20"/>
          <w:vertAlign w:val="superscript"/>
        </w:rPr>
        <w:t>-1</w:t>
      </w:r>
      <w:r w:rsidR="001E0425">
        <w:rPr>
          <w:color w:val="000000"/>
          <w:szCs w:val="20"/>
        </w:rPr>
        <w:t>) over the 1960‒2014 period from Berkeley Earth. (e) Time series of area averaged Mediterranean (25°N‒50°N, 10°W‒40°E) land point summer temperature anomalies (°C, baseline 1995–2014). Dark blue, brown and turquoise lines show low-pass filtered temperature of Berkeley Earth, CRU TS and HadCRUT5, respectively. Orange, light blue and green lines show low-pass filtered ensemble means of HighResMIP (4 members), CORDEX EUR-44 (20 members) and CORDEX EUR-11 (37 members). Blue and red lines and shadings show low-pass filtered ensemble means and standard deviations of CMIP5 (41 members) and CMIP6 (36 members). The filter is the same as the one used in Figure 10.10. (f) Distribution of 1960‒2014 Mediterranean summer temperature linear trends (°C decade</w:t>
      </w:r>
      <w:r w:rsidR="00A155EA" w:rsidRPr="00441820">
        <w:rPr>
          <w:color w:val="000000"/>
          <w:szCs w:val="20"/>
          <w:vertAlign w:val="superscript"/>
        </w:rPr>
        <w:t>-1</w:t>
      </w:r>
      <w:r w:rsidR="001E0425">
        <w:rPr>
          <w:color w:val="000000"/>
          <w:szCs w:val="20"/>
        </w:rPr>
        <w:t xml:space="preserve">) for observations (black crosses), CORDEX EUR-11 (green circles), CORDEX EUR-44 (light blue circles), HighResMIP (orange circles), CMIP6 (red circles), CMIP5 (blue circles) and selected SMILEs (grey box-and-whisker plots, MIROC6, CSIRO-Mk3-6-0, MPI-ESM and d4PDF). Ensemble means are also shown. CMIP6 models showing a very high ECS (Box. 4.1) have been marked with a black cross. All trends are estimated using ordinary least-squares and box-and-whisker plots follow the methodology used in Figure 10.6. (g) Ensemble mean differences with respect to </w:t>
      </w:r>
      <w:r w:rsidR="00A155EA">
        <w:rPr>
          <w:color w:val="000000"/>
          <w:szCs w:val="20"/>
        </w:rPr>
        <w:t xml:space="preserve">the </w:t>
      </w:r>
      <w:r w:rsidR="001E0425">
        <w:rPr>
          <w:color w:val="000000"/>
          <w:szCs w:val="20"/>
        </w:rPr>
        <w:t>Berkeley Earth linear trend for 1960‒2014 (°C decade</w:t>
      </w:r>
      <w:r w:rsidR="001E0425">
        <w:rPr>
          <w:color w:val="000000"/>
          <w:sz w:val="12"/>
          <w:szCs w:val="12"/>
          <w:vertAlign w:val="superscript"/>
        </w:rPr>
        <w:t>-1</w:t>
      </w:r>
      <w:r w:rsidR="001E0425">
        <w:rPr>
          <w:color w:val="000000"/>
          <w:szCs w:val="20"/>
        </w:rPr>
        <w:t>) of CMIP5, CMIP6, HighResMIP, CORDEX EUR-44 and CORDEX EUR-11. Further details on data sources and processing are available in the chapter data table (Table 10.SM.1</w:t>
      </w:r>
      <w:r>
        <w:rPr>
          <w:color w:val="000000"/>
          <w:szCs w:val="20"/>
        </w:rPr>
        <w:t>1</w:t>
      </w:r>
      <w:r w:rsidR="001E0425">
        <w:rPr>
          <w:color w:val="000000"/>
          <w:szCs w:val="20"/>
        </w:rPr>
        <w:t>).</w:t>
      </w:r>
    </w:p>
    <w:p w14:paraId="23A3AA27" w14:textId="77777777" w:rsidR="00422CB7" w:rsidRDefault="00422CB7" w:rsidP="00B23FA3">
      <w:pPr>
        <w:pStyle w:val="AR6BodyText"/>
        <w:rPr>
          <w:rFonts w:cs="Times New Roman"/>
          <w:b/>
          <w:lang w:val="en-GB"/>
        </w:rPr>
      </w:pPr>
    </w:p>
    <w:p w14:paraId="1B674470" w14:textId="77B631DC" w:rsidR="0038381F" w:rsidRPr="00C734F4" w:rsidRDefault="0038381F" w:rsidP="00B23FA3">
      <w:pPr>
        <w:pStyle w:val="AR6BodyText"/>
        <w:rPr>
          <w:rFonts w:cs="Times New Roman"/>
          <w:b/>
          <w:lang w:val="en-GB"/>
        </w:rPr>
      </w:pPr>
      <w:r w:rsidRPr="00C734F4">
        <w:rPr>
          <w:rFonts w:cs="Times New Roman"/>
          <w:b/>
          <w:lang w:val="en-GB"/>
        </w:rPr>
        <w:t>[END FIGURE 10.20 HERE]</w:t>
      </w:r>
    </w:p>
    <w:p w14:paraId="63B93ACD" w14:textId="77777777" w:rsidR="0038381F" w:rsidRPr="00C734F4" w:rsidRDefault="0038381F" w:rsidP="00B23FA3">
      <w:pPr>
        <w:pStyle w:val="AR6BodyText"/>
        <w:rPr>
          <w:rFonts w:cs="Times New Roman"/>
          <w:b/>
          <w:lang w:val="en-GB"/>
        </w:rPr>
      </w:pPr>
    </w:p>
    <w:p w14:paraId="5411BA91" w14:textId="77777777" w:rsidR="0038381F" w:rsidRPr="00C734F4" w:rsidRDefault="0038381F" w:rsidP="00B23FA3">
      <w:pPr>
        <w:pStyle w:val="AR6BodyText"/>
        <w:rPr>
          <w:rFonts w:cs="Times New Roman"/>
          <w:b/>
          <w:lang w:val="en-GB"/>
        </w:rPr>
      </w:pPr>
    </w:p>
    <w:p w14:paraId="472F1C53" w14:textId="77777777" w:rsidR="0038381F" w:rsidRPr="00C734F4" w:rsidRDefault="0038381F" w:rsidP="00B23FA3">
      <w:pPr>
        <w:pStyle w:val="AR6BodyText"/>
        <w:rPr>
          <w:rFonts w:cs="Times New Roman"/>
          <w:b/>
          <w:lang w:val="en-GB"/>
        </w:rPr>
      </w:pPr>
      <w:r w:rsidRPr="00C734F4">
        <w:rPr>
          <w:rFonts w:cs="Times New Roman"/>
          <w:b/>
          <w:lang w:val="en-GB"/>
        </w:rPr>
        <w:t>[START FIGURE 10.21 HERE]</w:t>
      </w:r>
    </w:p>
    <w:p w14:paraId="755E7936" w14:textId="77777777" w:rsidR="0038381F" w:rsidRPr="00C734F4" w:rsidRDefault="0038381F" w:rsidP="00B23FA3">
      <w:pPr>
        <w:pStyle w:val="AR6BodyText"/>
        <w:rPr>
          <w:lang w:val="en-GB"/>
        </w:rPr>
      </w:pPr>
    </w:p>
    <w:p w14:paraId="3E7180AD" w14:textId="433F6BA6" w:rsidR="0038381F" w:rsidRPr="00297800" w:rsidRDefault="0063542E" w:rsidP="00B23FA3">
      <w:pPr>
        <w:pStyle w:val="AR6Chap10Figure"/>
        <w:rPr>
          <w:lang w:val="en-GB"/>
        </w:rPr>
      </w:pPr>
      <w:r>
        <w:rPr>
          <w:color w:val="000000"/>
          <w:szCs w:val="20"/>
        </w:rPr>
        <w:t xml:space="preserve"> </w:t>
      </w:r>
      <w:r w:rsidR="00297800" w:rsidRPr="00441820">
        <w:rPr>
          <w:b/>
          <w:color w:val="000000"/>
          <w:szCs w:val="20"/>
        </w:rPr>
        <w:t>Projected Mediterranean summer warming.</w:t>
      </w:r>
      <w:r w:rsidR="00297800">
        <w:rPr>
          <w:color w:val="000000"/>
          <w:szCs w:val="20"/>
        </w:rPr>
        <w:t xml:space="preserve"> (a) Time series of area averaged Mediterranean (25°N‒50°N, 10°W‒40°E) land point summer </w:t>
      </w:r>
      <w:r w:rsidR="008307C0">
        <w:rPr>
          <w:color w:val="000000"/>
          <w:szCs w:val="20"/>
        </w:rPr>
        <w:t xml:space="preserve">surface air </w:t>
      </w:r>
      <w:r w:rsidR="00297800">
        <w:rPr>
          <w:color w:val="000000"/>
          <w:szCs w:val="20"/>
        </w:rPr>
        <w:t>temperature anomalies (°C, baseline period is 1995–2014). Orange, light blue and green lines show low-pass filtered ensemble means of HighResMIP (highres-future, 4 members), CORDEX EUR-44 (RCP8.5, 20 members) and CORDEX EUR-11 (RCP8.5, 37 members). Blue and dark red lines and shadings show low-pass filtered ensemble means and standard deviations of CMIP5 (RCP8.5, 41 members) and CMIP6 (SSP5-8.5, 36 members). The filter is the same as the one used in Figure 10.10. The box-and-whisker plots show long term (until 2081-2100) temperature changes of different CMIP6 scenarios with respect to the baseline period (SSP1-2.6 in dark blue, SSP2-4.5 in yellow, SSP3-7.0 in red, SSP5-8.5 in dark red). (b) Distribution of 2015‒2050 Mediterranean summer temperature linear trends (°C decade</w:t>
      </w:r>
      <w:r w:rsidR="000047C6" w:rsidRPr="00441820">
        <w:rPr>
          <w:color w:val="000000"/>
          <w:szCs w:val="20"/>
          <w:vertAlign w:val="superscript"/>
        </w:rPr>
        <w:t>-1</w:t>
      </w:r>
      <w:r w:rsidR="00297800">
        <w:rPr>
          <w:color w:val="000000"/>
          <w:szCs w:val="20"/>
        </w:rPr>
        <w:t>) for CORDEX EUR-11 (RCP8.5, green circles), CORDEX EUR-44 (RCP8.5, light blue circles), HighResMIP (highres-future, orange circles), CMIP6 (SSP5-8.5, dark red circles), CMIP5 (RCP8.5, blue circles) and selected SMILEs (grey box-and-whisker plots, MIROC6, CSIRO-Mk3-6-0 and MPI-ESM). Ensemble means are also shown. CMIP6 models showing a very high ECS (Box 4.1) have been marked with a black cross. All trends are estimated using ordinary least-squares and box-and-whisker plots follow the methodology used in Figure 10.6. (c) Projections of ensemble mean 2015‒2050 linear trends (°C decade</w:t>
      </w:r>
      <w:r w:rsidR="000047C6" w:rsidRPr="00441820">
        <w:rPr>
          <w:color w:val="000000"/>
          <w:szCs w:val="20"/>
          <w:vertAlign w:val="superscript"/>
        </w:rPr>
        <w:t>-1</w:t>
      </w:r>
      <w:r w:rsidR="00297800">
        <w:rPr>
          <w:color w:val="000000"/>
          <w:szCs w:val="20"/>
        </w:rPr>
        <w:t xml:space="preserve">) of CMIP5 (RCP8.5), CORDEX EUR-44 (RCP8.5), CORDEX EUR-11 (RCP8.5), CMIP6 (SSP5-8.5) and HighResMIP (highres-future). All trends are estimated using ordinary least-squares. (d) Projected Mediterranean summer warming in comparison to global annual mean warming of CMIP5 (dashed lines, RCP2.6 in dark blue, RCP4.5 in light blue, RCP6.0 in orange and RCP8.5 in red) and CMIP6 (solid lines, SSP1-2.6 in dark blue, SSP2-4.5 in yellow, SSP3-7.0 in red and SSP5-8.5 in dark red) ensemble means. Further details on data sources </w:t>
      </w:r>
      <w:r w:rsidR="00297800">
        <w:rPr>
          <w:color w:val="000000"/>
          <w:szCs w:val="20"/>
        </w:rPr>
        <w:lastRenderedPageBreak/>
        <w:t>and processing are available in the chapter data table (Table 10.SM.1</w:t>
      </w:r>
      <w:r>
        <w:rPr>
          <w:color w:val="000000"/>
          <w:szCs w:val="20"/>
        </w:rPr>
        <w:t>1</w:t>
      </w:r>
      <w:r w:rsidR="00297800">
        <w:rPr>
          <w:color w:val="000000"/>
          <w:szCs w:val="20"/>
        </w:rPr>
        <w:t>).</w:t>
      </w:r>
    </w:p>
    <w:p w14:paraId="6983DF99" w14:textId="77777777" w:rsidR="00297800" w:rsidRDefault="00297800" w:rsidP="0038381F">
      <w:pPr>
        <w:pStyle w:val="AR6BodyText"/>
        <w:rPr>
          <w:rFonts w:cs="Times New Roman"/>
          <w:b/>
          <w:lang w:val="en-GB"/>
        </w:rPr>
      </w:pPr>
    </w:p>
    <w:p w14:paraId="0DF66BD3" w14:textId="241B41FC" w:rsidR="0038381F" w:rsidRPr="00C734F4" w:rsidRDefault="0038381F" w:rsidP="0038381F">
      <w:pPr>
        <w:pStyle w:val="AR6BodyText"/>
        <w:rPr>
          <w:rFonts w:cs="Times New Roman"/>
          <w:b/>
          <w:lang w:val="en-GB"/>
        </w:rPr>
      </w:pPr>
      <w:r w:rsidRPr="00C734F4">
        <w:rPr>
          <w:rFonts w:cs="Times New Roman"/>
          <w:b/>
          <w:lang w:val="en-GB"/>
        </w:rPr>
        <w:t>[END FIGURE 10.21 HERE]</w:t>
      </w:r>
    </w:p>
    <w:p w14:paraId="41934655" w14:textId="500F4A15" w:rsidR="0038381F" w:rsidRDefault="0038381F" w:rsidP="0038381F">
      <w:pPr>
        <w:pStyle w:val="AR6BodyText"/>
        <w:rPr>
          <w:lang w:val="en-GB"/>
        </w:rPr>
      </w:pPr>
    </w:p>
    <w:p w14:paraId="7599DD28" w14:textId="77777777" w:rsidR="00422CB7" w:rsidRPr="00C734F4" w:rsidRDefault="00422CB7" w:rsidP="0038381F">
      <w:pPr>
        <w:pStyle w:val="AR6BodyText"/>
        <w:rPr>
          <w:lang w:val="en-GB"/>
        </w:rPr>
      </w:pPr>
    </w:p>
    <w:p w14:paraId="49FE0C10" w14:textId="77777777" w:rsidR="0038381F" w:rsidRPr="00C734F4" w:rsidRDefault="0038381F" w:rsidP="0038381F">
      <w:pPr>
        <w:pStyle w:val="AR6Chap10Level310111"/>
        <w:rPr>
          <w:lang w:val="en-GB"/>
        </w:rPr>
      </w:pPr>
      <w:bookmarkStart w:id="1985" w:name="_Toc29679497"/>
      <w:bookmarkStart w:id="1986" w:name="_Toc30602473"/>
      <w:bookmarkStart w:id="1987" w:name="_Toc70454812"/>
      <w:r w:rsidRPr="00C734F4">
        <w:rPr>
          <w:lang w:val="en-GB"/>
        </w:rPr>
        <w:t>Future climate information from regional downscaling</w:t>
      </w:r>
      <w:bookmarkEnd w:id="1985"/>
      <w:bookmarkEnd w:id="1986"/>
      <w:bookmarkEnd w:id="1987"/>
    </w:p>
    <w:p w14:paraId="32218BD8" w14:textId="77777777" w:rsidR="0038381F" w:rsidRPr="00C734F4" w:rsidRDefault="0038381F" w:rsidP="0038381F">
      <w:pPr>
        <w:pStyle w:val="AR6BodyText"/>
        <w:rPr>
          <w:lang w:val="en-GB"/>
        </w:rPr>
      </w:pPr>
    </w:p>
    <w:p w14:paraId="4BFEA2A1" w14:textId="34E53B32" w:rsidR="0038381F" w:rsidRPr="00441820" w:rsidRDefault="0038381F" w:rsidP="0038381F">
      <w:pPr>
        <w:pStyle w:val="AR6BodyText"/>
        <w:rPr>
          <w:lang w:val="es-ES"/>
        </w:rPr>
      </w:pPr>
      <w:r w:rsidRPr="00C734F4">
        <w:rPr>
          <w:lang w:val="en-GB"/>
        </w:rPr>
        <w:t xml:space="preserve">To unravel the complex interactions and feedbacks over the region on a range of spatial and temporal scales, regional downscaling projects are being developed to provide more comprehensive and detailed information on the future of the Mediterranean. The importance of regional downscaling for investigating the subregional details caused by the complex morphology of the Mediterranean region is a well-known issue in the  literature </w:t>
      </w:r>
      <w:r w:rsidRPr="00C734F4">
        <w:rPr>
          <w:lang w:val="en-GB"/>
        </w:rPr>
        <w:fldChar w:fldCharType="begin" w:fldLock="1"/>
      </w:r>
      <w:r w:rsidR="000465A7">
        <w:rPr>
          <w:lang w:val="en-GB"/>
        </w:rPr>
        <w:instrText>ADDIN CSL_CITATION { "citationItems" : [ { "id" : "ITEM-1", "itemData" : { "DOI" : "10.1016/B978-0-12-416042-2.00008-2", "author" : [ { "dropping-particle" : "", "family" : "Planton", "given" : "Serge", "non-dropping-particle" : "", "parse-names" : false, "suffix" : "" }, { "dropping-particle" : "", "family" : "Lionello", "given" : "Piero", "non-dropping-particle" : "", "parse-names" : false, "suffix" : "" }, { "dropping-particle" : "", "family" : "Artale", "given" : "Vincenzo", "non-dropping-particle" : "", "parse-names" : false, "suffix" : "" }, { "dropping-particle" : "", "family" : "Aznar", "given" : "Rolland", "non-dropping-particle" : "", "parse-names" : false, "suffix" : "" }, { "dropping-particle" : "", "family" : "Carrillo", "given" : "Adriana", "non-dropping-particle" : "", "parse-names" : false, "suffix" : "" }, { "dropping-particle" : "", "family" : "Colin", "given" : "Jeanne", "non-dropping-particle" : "", "parse-names" : false, "suffix" : "" }, { "dropping-particle" : "", "family" : "Congedi", "given" : "Letizia", "non-dropping-particle" : "", "parse-names" : false, "suffix" : "" }, { "dropping-particle" : "", "family" : "Dubois", "given" : "Clotilde", "non-dropping-particle" : "", "parse-names" : false, "suffix" : "" }, { "dropping-particle" : "", "family" : "Elizalde", "given" : "Alberto", "non-dropping-particle" : "", "parse-names" : false, "suffix" : "" }, { "dropping-particle" : "", "family" : "Gualdi", "given" : "Silvio", "non-dropping-particle" : "", "parse-names" : false, "suffix" : "" }, { "dropping-particle" : "", "family" : "Hertig", "given" : "Elke", "non-dropping-particle" : "", "parse-names" : false, "suffix" : "" }, { "dropping-particle" : "", "family" : "Jacobeit", "given" : "Jucundus", "non-dropping-particle" : "", "parse-names" : false, "suffix" : "" }, { "dropping-particle" : "", "family" : "Jord\u00e0", "given" : "Gabriel", "non-dropping-particle" : "", "parse-names" : false, "suffix" : "" }, { "dropping-particle" : "", "family" : "Li", "given" : "Laurent", "non-dropping-particle" : "", "parse-names" : false, "suffix" : "" }, { "dropping-particle" : "", "family" : "Mariotti", "given" : "Annarita", "non-dropping-particle" : "", "parse-names" : false, "suffix" : "" }, { "dropping-particle" : "", "family" : "Piani", "given" : "Claudio", "non-dropping-particle" : "", "parse-names" : false, "suffix" : "" }, { "dropping-particle" : "", "family" : "Ruti", "given" : "Paolo", "non-dropping-particle" : "", "parse-names" : false, "suffix" : "" }, { "dropping-particle" : "", "family" : "Sanchez-Gomez", "given" : "Emilia", "non-dropping-particle" : "", "parse-names" : false, "suffix" : "" }, { "dropping-particle" : "", "family" : "Sannino", "given" : "Gianmaria", "non-dropping-particle" : "", "parse-names" : false, "suffix" : "" }, { "dropping-particle" : "", "family" : "Sevault", "given" : "Florence", "non-dropping-particle" : "", "parse-names" : false, "suffix" : "" }, { "dropping-particle" : "", "family" : "Somot", "given" : "Samuel", "non-dropping-particle" : "", "parse-names" : false, "suffix" : "" }, { "dropping-particle" : "", "family" : "Tsimplis", "given" : "Michael", "non-dropping-particle" : "", "parse-names" : false, "suffix" : "" } ], "container-title" : "The Climate of the Mediterranean Region", "editor" : [ { "dropping-particle" : "", "family" : "Lionello", "given" : "Piero", "non-dropping-particle" : "", "parse-names" : false, "suffix" : "" } ], "id" : "ITEM-1", "issued" : { "date-parts" : [ [ "2012" ] ] }, "page" : "449-502", "publisher" : "Elsevier", "publisher-place" : "Oxford, UK", "title" : "The Climate of the Mediterranean Region in Future Climate Projections", "translator" : [ { "dropping-particle" : "", "family" : "Q6346", "given" : "Rt6", "non-dropping-particle" : "", "parse-names" : false, "suffix" : "" } ], "type" : "chapter" }, "uris" : [ "http://www.mendeley.com/documents/?uuid=96d42f4b-9763-4365-bb92-5f80a91b2819" ] } ], "mendeley" : { "formattedCitation" : "(Planton et al., 2012)", "plainTextFormattedCitation" : "(Planton et al., 2012)", "previouslyFormattedCitation" : "(Planton et al., 2012)" }, "properties" : { "noteIndex" : 0 }, "schema" : "https://github.com/citation-style-language/schema/raw/master/csl-citation.json" }</w:instrText>
      </w:r>
      <w:r w:rsidRPr="00C734F4">
        <w:rPr>
          <w:lang w:val="en-GB"/>
        </w:rPr>
        <w:fldChar w:fldCharType="separate"/>
      </w:r>
      <w:r w:rsidR="00E41CA2">
        <w:rPr>
          <w:noProof/>
          <w:lang w:val="en-GB"/>
        </w:rPr>
        <w:t>(Planton et al., 2012)</w:t>
      </w:r>
      <w:r w:rsidRPr="00C734F4">
        <w:rPr>
          <w:lang w:val="en-GB"/>
        </w:rPr>
        <w:fldChar w:fldCharType="end"/>
      </w:r>
      <w:r w:rsidRPr="00C734F4">
        <w:rPr>
          <w:lang w:val="en-GB"/>
        </w:rPr>
        <w:t xml:space="preserve">, which has been addressed in many studies since AR5. Recent examples of dynamical downscaling are EURO-CORDEX </w:t>
      </w:r>
      <w:r w:rsidRPr="00C734F4">
        <w:rPr>
          <w:lang w:val="en-GB"/>
        </w:rPr>
        <w:fldChar w:fldCharType="begin" w:fldLock="1"/>
      </w:r>
      <w:r w:rsidR="000465A7">
        <w:rPr>
          <w:lang w:val="en-GB"/>
        </w:rPr>
        <w:instrText>ADDIN CSL_CITATION { "citationItems" : [ { "id" : "ITEM-1", "itemData" : { "DOI" : "10.1007/s10113-013-0499-2", "ISSN" : "1436-3798", "abstract" : "A new high-resolution regional climate change ensemble has been established for Europe within the World Climate Research Program Coordinated Regional Down- scaling Experiment (EURO-CORDEX) initiative. The first set of simulations with a horizontal resolution of 12.5 km was completed for the new emission scenarios RCP4.5 and RCP8.5 with more simulations expected to follow. The aim of this paper is to present this data set to the different communities active in regional climate modelling, impact assessment and adaptation. The EURO-CORDEX ensem- ble results have been compared to the SRES A1B simu- lation results achieved within the ENSEMBLES project. The large-scale patterns of changes in mean temperature and precipitation are similar in all three scenarios, but they differ in regional details, which can partly be related to the higher resolution in EURO-CORDEX. The results strengthen those obtained in ENSEMBLES, but need fur- ther investigations. The analysis of impact indices shows that for RCP8.5, there is a substantially larger change projected for temperature-based indices than for RCP4.5. The difference is less pronounced for precipitation-based indices. Two effects of the increased resolution can be regarded as an added value of regional climate simulations. Regional climate model simulations provide higher daily precipitation intensities, which are completely missing in the global climate model simulations, and they provide a significantly different climate change of daily precipitation intensities resulting in a smoother shift from weak to moderate and high intensities.",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"title" : "EURO-CORDEX: new high-resolution climate change projections for European impact research", "translator" : [ { "dropping-particle" : "", "family" : "Q4746", "given" : "", "non-dropping-particle" : "", "parse-names" : false, "suffix" : "" } ], "type" : "article-journal", "volume" : "14" }, "uris" : [ "http://www.mendeley.com/documents/?uuid=6d9bd65d-49b3-49f3-9e3c-2b3e7fde6060" ] } ], "mendeley" : { "formattedCitation" : "(Jacob et al., 2014)", "plainTextFormattedCitation" : "(Jacob et al., 2014)", "previouslyFormattedCitation" : "(Jacob et al., 2014)" }, "properties" : { "noteIndex" : 0 }, "schema" : "https://github.com/citation-style-language/schema/raw/master/csl-citation.json" }</w:instrText>
      </w:r>
      <w:r w:rsidRPr="00C734F4">
        <w:rPr>
          <w:lang w:val="en-GB"/>
        </w:rPr>
        <w:fldChar w:fldCharType="separate"/>
      </w:r>
      <w:r w:rsidR="00E41CA2">
        <w:rPr>
          <w:noProof/>
          <w:lang w:val="en-GB"/>
        </w:rPr>
        <w:t>(Jacob et al., 2014)</w:t>
      </w:r>
      <w:r w:rsidRPr="00C734F4">
        <w:rPr>
          <w:lang w:val="en-GB"/>
        </w:rPr>
        <w:fldChar w:fldCharType="end"/>
      </w:r>
      <w:r w:rsidRPr="00C734F4">
        <w:rPr>
          <w:lang w:val="en-GB"/>
        </w:rPr>
        <w:t xml:space="preserve"> and Med-CORDEX </w:t>
      </w:r>
      <w:r w:rsidRPr="00C734F4">
        <w:rPr>
          <w:lang w:val="en-GB"/>
        </w:rPr>
        <w:fldChar w:fldCharType="begin" w:fldLock="1"/>
      </w:r>
      <w:r w:rsidR="000465A7">
        <w:rPr>
          <w:lang w:val="en-GB"/>
        </w:rPr>
        <w:instrText>ADDIN CSL_CITATION { "citationItems" : [ { "id" : "ITEM-1", "itemData" : { "DOI" : "10.1175/BAMS-D-14-00176.1", "ISSN" : "0003-0007", "abstract" : "AbstractThe Mediterranean is expected to be one of the most prominent and vulnerable climate change ?hotspots? of the twenty-first century, and the physical mechanisms underlying this finding are still not clear. Furthermore, complex interactions and feedbacks involving ocean?atmosphere?land?biogeochemical processes play a prominent role in modulating the climate and environment of the Mediterranean region on a range of spatial and temporal scales. Therefore, it is critical to provide robust climate change information for use in vulnerability?impact?adaptation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"ITEM-1", "issue" : "7", "issued" : { "date-parts" : [ [ "2016", "7", "15" ] ] }, "note" : "From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2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V)\n\ndoi: 10.1175/BAMS-D-14-00176.1", "page" : "1187-1208", "publisher" : "American Meteorological Society", "title" : "Med-CORDEX Initiative for Mediterranean Climate Studies", "translator" : [ { "dropping-particle" : "", "family" : "Q5761", "given" : "", "non-dropping-particle" : "", "parse-names" : false, "suffix" : "" } ], "type" : "article-journal", "volume" : "97" }, "uris" : [ "http://www.mendeley.com/documents/?uuid=e55f23f4-57d9-4dfd-a092-85fb049d8a7d" ] }, { "id" : "ITEM-2", "itemData" : { "DOI" : "10.1007/s00382-018-4325-x", "ISSN" : "0930-7575", "author" : [ { "dropping-particle" : "", "family" : "Somot", "given" : "Samuel", "non-dropping-particle" : "", "parse-names" : false, "suffix" : "" }, { "dropping-particle" : "", "family" : "Ruti", "given" : "Paolo", "non-dropping-particle" : "", "parse-names" : false, "suffix" : "" }, { "dropping-particle" : "", "family" : "Ahrens", "given" : "Bodo", "non-dropping-particle" : "", "parse-names" : false, "suffix" : "" }, { "dropping-particle" : "", "family" : "Coppola", "given" : "Erika", "non-dropping-particle" : "", "parse-names" : false, "suffix" : "" }, { "dropping-particle" : "", "family" : "Jord\u00e0", "given" : "Gabriel", "non-dropping-particle" : "", "parse-names" : false, "suffix" : "" }, { "dropping-particle" : "", "family" : "Sannino", "given" : "Gianmaria", "non-dropping-particle" : "", "parse-names" : false, "suffix" : "" }, { "dropping-particle" : "", "family" : "Solmon", "given" : "Fabien", "non-dropping-particle" : "", "parse-names" : false, "suffix" : "" } ], "container-title" : "Climate Dynamics", "id" : "ITEM-2", "issue" : "3", "issued" : { "date-parts" : [ [ "2018", "8", "27" ] ] }, "page" : "771-777", "title" : "Editorial for the Med-CORDEX special issue", "translator" : [ { "dropping-particle" : "", "family" : "Q5557", "given" : "", "non-dropping-particle" : "", "parse-names" : false, "suffix" : "" } ], "type" : "article-journal", "volume" : "51" }, "uris" : [ "http://www.mendeley.com/documents/?uuid=c54c5341-39c4-4d87-99d9-9e751c2c09df" ] } ], "mendeley" : { "formattedCitation" : "(Ruti et al., 2016; Somot et al., 2018)", "plainTextFormattedCitation" : "(Ruti et al., 2016; Somot et al., 2018)", "previouslyFormattedCitation" : "(Ruti et al., 2016; Somot et al., 2018)" }, "properties" : { "noteIndex" : 0 }, "schema" : "https://github.com/citation-style-language/schema/raw/master/csl-citation.json" }</w:instrText>
      </w:r>
      <w:r w:rsidRPr="00C734F4">
        <w:rPr>
          <w:lang w:val="en-GB"/>
        </w:rPr>
        <w:fldChar w:fldCharType="separate"/>
      </w:r>
      <w:r w:rsidR="00E41CA2">
        <w:rPr>
          <w:noProof/>
          <w:lang w:val="en-GB"/>
        </w:rPr>
        <w:t>(Ruti et al., 2016; Somot et al., 2018)</w:t>
      </w:r>
      <w:r w:rsidRPr="00C734F4">
        <w:rPr>
          <w:lang w:val="en-GB"/>
        </w:rPr>
        <w:fldChar w:fldCharType="end"/>
      </w:r>
      <w:r w:rsidRPr="00C734F4">
        <w:rPr>
          <w:lang w:val="en-GB"/>
        </w:rPr>
        <w:t xml:space="preserve">, but earlier activities have included ENSEMBLES </w:t>
      </w:r>
      <w:r w:rsidRPr="00C734F4">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"ITEM-2",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"(D\u00e9qu\u00e9 et al., 2012; Fern\u00e1ndez et al., 2019)", "plainTextFormattedCitation" : "(D\u00e9qu\u00e9 et al., 2012; Fern\u00e1ndez et al., 2019)", "previouslyFormattedCitation" : "(D\u00e9qu\u00e9 et al., 2012; Fern\u00e1ndez et al., 2019)" }, "properties" : { "noteIndex" : 0 }, "schema" : "https://github.com/citation-style-language/schema/raw/master/csl-citation.json" }</w:instrText>
      </w:r>
      <w:r w:rsidRPr="00C734F4">
        <w:rPr>
          <w:lang w:val="en-GB"/>
        </w:rPr>
        <w:fldChar w:fldCharType="separate"/>
      </w:r>
      <w:r w:rsidR="00E41CA2">
        <w:rPr>
          <w:noProof/>
          <w:lang w:val="es-ES"/>
        </w:rPr>
        <w:t>(Déqué et al., 2012; Fernández et al., 2019)</w:t>
      </w:r>
      <w:r w:rsidRPr="00C734F4">
        <w:rPr>
          <w:lang w:val="en-GB"/>
        </w:rPr>
        <w:fldChar w:fldCharType="end"/>
      </w:r>
      <w:r w:rsidRPr="00371D58">
        <w:rPr>
          <w:lang w:val="es-ES"/>
        </w:rPr>
        <w:t xml:space="preserve">, PRUDENCE </w:t>
      </w:r>
      <w:r w:rsidRPr="00C734F4">
        <w:rPr>
          <w:lang w:val="en-GB"/>
        </w:rPr>
        <w:fldChar w:fldCharType="begin" w:fldLock="1"/>
      </w:r>
      <w:r w:rsidR="000465A7">
        <w:rPr>
          <w:lang w:val="es-ES"/>
        </w:rPr>
        <w:instrText>ADDIN CSL_CITATION { "citationItems" : [ { "id" : "ITEM-1", "itemData" : { "DOI" : "10.1029/2002EO000094", "ISSN" : "0096-3941", "author" : [ { "dropping-particle" : "", "family" : "Christensen", "given" : "Jens Hesselbjerg", "non-dropping-particle" : "", "parse-names" : false, "suffix" : "" }, { "dropping-particle" : "", "family" : "Carter", "given" : "Timothy R.", "non-dropping-particle" : "", "parse-names" : false, "suffix" : "" }, { "dropping-particle" : "", "family" : "Giorgi", "given" : "Filippo", "non-dropping-particle" : "", "parse-names" : false, "suffix" : "" } ], "container-title" : "Eos", "id" : "ITEM-1", "issue" : "13", "issued" : { "date-parts" : [ [ "2002" ] ] }, "page" : "147", "title" : "PRUDENCE employs new methods to assess European climate change", "translator" : [ { "dropping-particle" : "", "family" : "Q6352", "given" : "", "non-dropping-particle" : "", "parse-names" : false, "suffix" : "" } ], "type" : "article-journal", "volume" : "83" }, "uris" : [ "http://www.mendeley.com/documents/?uuid=f833aa4c-7d3c-46c6-9f11-d25318cb2759" ] } ], "mendeley" : { "formattedCitation" : "(Christensen et al., 2002)", "plainTextFormattedCitation" : "(Christensen et al., 2002)", "previouslyFormattedCitation" : "(Christensen et al., 2002)" }, "properties" : { "noteIndex" : 0 }, "schema" : "https://github.com/citation-style-language/schema/raw/master/csl-citation.json" }</w:instrText>
      </w:r>
      <w:r w:rsidRPr="00C734F4">
        <w:rPr>
          <w:lang w:val="en-GB"/>
        </w:rPr>
        <w:fldChar w:fldCharType="separate"/>
      </w:r>
      <w:r w:rsidR="00E41CA2">
        <w:rPr>
          <w:noProof/>
          <w:lang w:val="es-ES"/>
        </w:rPr>
        <w:t>(Christensen et al., 2002)</w:t>
      </w:r>
      <w:r w:rsidRPr="00C734F4">
        <w:rPr>
          <w:lang w:val="en-GB"/>
        </w:rPr>
        <w:fldChar w:fldCharType="end"/>
      </w:r>
      <w:r w:rsidRPr="00371D58">
        <w:rPr>
          <w:lang w:val="es-ES"/>
        </w:rPr>
        <w:t xml:space="preserve">, CIRCE </w:t>
      </w:r>
      <w:r w:rsidRPr="00C734F4">
        <w:rPr>
          <w:lang w:val="en-GB"/>
        </w:rPr>
        <w:fldChar w:fldCharType="begin" w:fldLock="1"/>
      </w:r>
      <w:r w:rsidR="000465A7">
        <w:rPr>
          <w:lang w:val="es-ES"/>
        </w:rPr>
        <w:instrText>ADDIN CSL_CITATION { "citationItems" : [ { "id" : "ITEM-1", "itemData" : { "DOI" : "10.1175/BAMS-D-11-00136.1", "ISSN" : "1520-0477", "abstract" : "In this article, the authors describe an innovative multimodel system developed within the Climate Change and Impact Research: The Mediterranean Environment (CIRCE) European Union (EU) Sixth Framework Programme (FP6) project and used to produce simulations of the Mediterranean Sea regional climate. The models include high-resolution Mediterranean Sea components, which allow assessment of the role of the basin and in particular of the air\u2013sea feedbacks in the climate of the region.", "author" : [ { "dropping-particle" : "", "family" : "Gualdi", "given" : "S.", "non-dropping-particle" : "", "parse-names" : false, "suffix" : "" }, { "dropping-particle" : "", "family" : "Somot", "given" : "S.", "non-dropping-particle" : "", "parse-names" : false, "suffix" : "" }, { "dropping-particle" : "", "family" : "Li", "given" : "L.", "non-dropping-particle" : "", "parse-names" : false, "suffix" : "" }, { "dropping-particle" : "", "family" : "Artale", "given" : "V.", "non-dropping-particle" : "", "parse-names" : false, "suffix" : "" }, { "dropping-particle" : "", "family" : "Adani", "given" : "M.", "non-dropping-particle" : "", "parse-names" : false, "suffix" : "" }, { "dropping-particle" : "", "family" : "Bellucci", "given" : "A.", "non-dropping-particle" : "", "parse-names" : false, "suffix" : "" }, { "dropping-particle" : "", "family" : "Braun", "given" : "A.", "non-dropping-particle" : "", "parse-names" : false, "suffix" : "" }, { "dropping-particle" : "", "family" : "Calmanti", "given" : "S.", "non-dropping-particle" : "", "parse-names" : false, "suffix" : "" }, { "dropping-particle" : "", "family" : "Carillo", "given" : "A.", "non-dropping-particle" : "", "parse-names" : false, "suffix" : "" }, { "dropping-particle" : "", "family" : "Dell'Aquila", "given" : "A.", "non-dropping-particle" : "", "parse-names" : false, "suffix" : "" }, { "dropping-particle" : "", "family" : "D\u00e9qu\u00e9", "given" : "M.", "non-dropping-particle" : "", "parse-names" : false, "suffix" : "" }, { "dropping-particle" : "", "family" : "Dubois", "given" : "C.", "non-dropping-particle" : "", "parse-names" : false, "suffix" : "" }, { "dropping-particle" : "", "family" : "Elizalde", "given" : "A.", "non-dropping-particle" : "", "parse-names" : false, "suffix" : "" }, { "dropping-particle" : "", "family" : "Harzallah", "given" : "A.", "non-dropping-particle" : "", "parse-names" : false, "suffix" : "" }, { "dropping-particle" : "", "family" : "Jacob", "given" : "D.", "non-dropping-particle" : "", "parse-names" : false, "suffix" : "" }, { "dropping-particle" : "", "family" : "L'H\u00e9v\u00e9der", "given" : "B.", "non-dropping-particle" : "", "parse-names" : false, "suffix" : "" }, { "dropping-particle" : "", "family" : "May", "given" : "W.", "non-dropping-particle" : "", "parse-names" : false, "suffix" : "" }, { "dropping-particle" : "", "family" : "Oddo", "given" : "P.", "non-dropping-particle" : "", "parse-names" : false, "suffix" : "" }, { "dropping-particle" : "", "family" : "Ruti", "given" : "P.", "non-dropping-particle" : "", "parse-names" : false, "suffix" : "" }, { "dropping-particle" : "", "family" : "Sanna", "given" : "A.", "non-dropping-particle" : "", "parse-names" : false, "suffix" : "" }, { "dropping-particle" : "", "family" : "Sannino", "given" : "G.", "non-dropping-particle" : "", "parse-names" : false, "suffix" : "" }, { "dropping-particle" : "", "family" : "Scoccimarro", "given" : "E.", "non-dropping-particle" : "", "parse-names" : false, "suffix" : "" }, { "dropping-particle" : "", "family" : "Sevault", "given" : "F.", "non-dropping-particle" : "", "parse-names" : false, "suffix" : "" }, { "dropping-particle" : "", "family" : "Navarra", "given" : "A.", "non-dropping-particle" : "", "parse-names" : false, "suffix" : "" } ], "container-title" : "Bulletin of the American Meteorological Society", "id" : "ITEM-1", "issue" : "1", "issued" : { "date-parts" : [ [ "2013", "1", "1" ] ] }, "page" : "65-81", "title" : "The CIRCE Simulations: Regional Climate Change Projections with Realistic Representation of the Mediterranean Sea", "translator" : [ { "dropping-particle" : "", "family" : "Q6348", "given" : "", "non-dropping-particle" : "", "parse-names" : false, "suffix" : "" } ], "type" : "article-journal", "volume" : "94" }, "uris" : [ "http://www.mendeley.com/documents/?uuid=995fbd22-6251-4824-8795-2b643b1d9b43" ] } ], "mendeley" : { "formattedCitation" : "(Gualdi et al., 2013)", "plainTextFormattedCitation" : "(Gualdi et al., 2013)", "previouslyFormattedCitation" : "(Gualdi et al., 2013)" }, "properties" : { "noteIndex" : 0 }, "schema" : "https://github.com/citation-style-language/schema/raw/master/csl-citation.json" }</w:instrText>
      </w:r>
      <w:r w:rsidRPr="00C734F4">
        <w:rPr>
          <w:lang w:val="en-GB"/>
        </w:rPr>
        <w:fldChar w:fldCharType="separate"/>
      </w:r>
      <w:r w:rsidR="00E41CA2">
        <w:rPr>
          <w:noProof/>
          <w:lang w:val="es-ES"/>
        </w:rPr>
        <w:t>(Gualdi et al., 2013)</w:t>
      </w:r>
      <w:r w:rsidRPr="00C734F4">
        <w:rPr>
          <w:lang w:val="en-GB"/>
        </w:rPr>
        <w:fldChar w:fldCharType="end"/>
      </w:r>
      <w:r w:rsidRPr="00441820">
        <w:rPr>
          <w:lang w:val="es-ES"/>
        </w:rPr>
        <w:t xml:space="preserve"> and ESCENA </w:t>
      </w:r>
      <w:r w:rsidRPr="00C734F4">
        <w:rPr>
          <w:lang w:val="en-GB"/>
        </w:rPr>
        <w:fldChar w:fldCharType="begin" w:fldLock="1"/>
      </w:r>
      <w:r w:rsidR="000465A7">
        <w:rPr>
          <w:lang w:val="es-ES"/>
        </w:rPr>
        <w:instrText>ADDIN CSL_CITATION { "citationItems" : [ { "id" : "ITEM-1", "itemData" : { "DOI" : "10.3354/cr01165", "ISSN" : "0936-577X", "author" : [ { "dropping-particle" : "", "family" : "Jim\u00e9nez-Guerrero", "given" : "P", "non-dropping-particle" : "", "parse-names" : false, "suffix" : "" }, { "dropping-particle" : "", "family" : "Mont\u00e1vez", "given" : "JP", "non-dropping-particle" : "", "parse-names" : false, "suffix" : "" }, { "dropping-particle" : "", "family" : "Dom\u00ednguez", "given" : "M", "non-dropping-particle" : "", "parse-names" : false, "suffix" : "" }, { "dropping-particle" : "", "family" : "Romera", "given" : "R", "non-dropping-particle" : "", "parse-names" : false, "suffix" : "" }, { "dropping-particle" : "", "family" : "Fita", "given" : "L", "non-dropping-particle" : "", "parse-names" : false, "suffix" : "" }, { "dropping-particle" : "", "family" : "Fern\u00e1ndez", "given" : "J", "non-dropping-particle" : "", "parse-names" : false, "suffix" : "" }, { "dropping-particle" : "", "family" : "Cabos", "given" : "WD", "non-dropping-particle" : "", "parse-names" : false, "suffix" : "" }, { "dropping-particle" : "", "family" : "Liguori", "given" : "G", "non-dropping-particle" : "", "parse-names" : false, "suffix" : "" }, { "dropping-particle" : "", "family" : "Gaertner", "given" : "MA", "non-dropping-particle" : "", "parse-names" : false, "suffix" : "" } ], "container-title" : "Climate Research", "id" : "ITEM-1", "issue" : "3", "issued" : { "date-parts" : [ [ "2013", "10", "8" ] ] }, "page" : "201-220", "title" : "Mean fields and interannual variability in RCM simulations over Spain: the ESCENA project", "translator" : [ { "dropping-particle" : "", "family" : "Q5254", "given" : "", "non-dropping-particle" : "", "parse-names" : false, "suffix" : "" } ], "type" : "article-journal", "volume" : "57" }, "uris" : [ "http://www.mendeley.com/documents/?uuid=fc3b36a9-2b86-4872-8867-75de61310c32" ] } ], "mendeley" : { "formattedCitation" : "(Jim\u00e9nez-Guerrero et al., 2013)", "plainTextFormattedCitation" : "(Jim\u00e9nez-Guerrero et al., 2013)", "previouslyFormattedCitation" : "(Jim\u00e9nez-Guerrero et al., 2013)" }, "properties" : { "noteIndex" : 0 }, "schema" : "https://github.com/citation-style-language/schema/raw/master/csl-citation.json" }</w:instrText>
      </w:r>
      <w:r w:rsidRPr="00C734F4">
        <w:rPr>
          <w:lang w:val="en-GB"/>
        </w:rPr>
        <w:fldChar w:fldCharType="separate"/>
      </w:r>
      <w:r w:rsidR="00E41CA2">
        <w:rPr>
          <w:noProof/>
          <w:lang w:val="es-ES"/>
        </w:rPr>
        <w:t>(Jiménez-Guerrero et al., 2013)</w:t>
      </w:r>
      <w:r w:rsidRPr="00C734F4">
        <w:rPr>
          <w:lang w:val="en-GB"/>
        </w:rPr>
        <w:fldChar w:fldCharType="end"/>
      </w:r>
      <w:r w:rsidRPr="00441820">
        <w:rPr>
          <w:lang w:val="es-ES"/>
        </w:rPr>
        <w:t>.</w:t>
      </w:r>
    </w:p>
    <w:p w14:paraId="02B1C712" w14:textId="77777777" w:rsidR="0038381F" w:rsidRPr="00441820" w:rsidRDefault="0038381F" w:rsidP="0038381F">
      <w:pPr>
        <w:pStyle w:val="AR6BodyText"/>
        <w:rPr>
          <w:lang w:val="es-ES"/>
        </w:rPr>
      </w:pPr>
    </w:p>
    <w:p w14:paraId="792EA313" w14:textId="1A2BD2A4" w:rsidR="0038381F" w:rsidRPr="00C734F4" w:rsidRDefault="0038381F" w:rsidP="0038381F">
      <w:pPr>
        <w:pStyle w:val="AR6BodyText"/>
        <w:rPr>
          <w:lang w:val="en-GB"/>
        </w:rPr>
      </w:pPr>
      <w:r w:rsidRPr="00441820">
        <w:rPr>
          <w:lang w:val="es-ES"/>
        </w:rPr>
        <w:t xml:space="preserve">From an analysis of CORDEX results, studies showed that southern Europe is projected to face a robust non-linear increase in temperature larger than the global mean </w:t>
      </w:r>
      <w:r w:rsidRPr="00441820">
        <w:rPr>
          <w:lang w:val="en-GB"/>
        </w:rPr>
        <w:fldChar w:fldCharType="begin" w:fldLock="1"/>
      </w:r>
      <w:r w:rsidR="000465A7">
        <w:rPr>
          <w:lang w:val="es-ES"/>
        </w:rPr>
        <w:instrText>ADDIN CSL_CITATION { "citationItems" : [ { "id" : "ITEM-1", "itemData" : { "DOI" : "10.1007/s10113-019-01565-w", "ISSN" : "1436-3798", "abstract" : "Observation and model-based studies have identified the Mediterranean region as one of the most prominent climate change \u201chot-spots.\u201d Parts of this distinctive region are included in several Coordinated Regional Downscaling Experiment (CORDEX) domains such as those for Europe, Africa, the Mediterranean, and the Middle East/North Africa. In this study, we compile and analyze monthly temperature and precipitation fields derived from regional climate model simulations performed over different CORDEX domains at a spatial resolution of 50 km. This unique multi-model, multi-scenario, and multi-domain \u201csuper-ensemble\u201d is used to update projected changes for the Mediterranean region. The statistical robustness and significance of the climate change signal is assessed. By considering information from more than one CORDEX domains, our analysis addresses an additional type of uncertainty that is often neglected and is related to the positioning of the regional climate model domain. CORDEX simulations suggest a general warming by the end of the century (between 1 and 5 \u00b0C with respect to the 1986\u20132005 reference period), which is expected to be strongest during summer (up to 7 \u00b0C). A general drying (between 10 and 40%) is also inferred for the Mediterranean. However, the projected precipitation change signal is less significant and less robust. The CORDEX ensemble corroborates the fact that the Mediterranean is already entering the 1.5 \u00b0C climate warming era. It is expected to reach 2 \u00b0C warming well within two decades, unless strong greenhouse gas concentration reductions are implemented. The southern part of the Mediterranean is expected to be impacted most strongly since the CORDEX ensemble suggests substantial combined warming and drying, particularly for pathways RCP4.5 and RCP8.5.", "author" : [ { "dropping-particle" : "", "family" : "Zittis", "given" : "George", "non-dropping-particle" : "", "parse-names" : false, "suffix" : "" }, { "dropping-particle" : "", "family" : "Hadjinicolaou", "given" : "Panos", "non-dropping-particle" : "", "parse-names" : false, "suffix" : "" }, { "dropping-particle" : "", "family" : "Klangidou", "given" : "Marina", "non-dropping-particle" : "", "parse-names" : false, "suffix" : "" }, { "dropping-particle" : "", "family" : "Proestos", "given" : "Yiannis", "non-dropping-particle" : "", "parse-names" : false, "suffix" : "" }, { "dropping-particle" : "", "family" : "Lelieveld", "given" : "Jos", "non-dropping-particle" : "", "parse-names" : false, "suffix" : "" } ], "container-title" : "Regional Environmental Change", "id" : "ITEM-1", "issue" : "8", "issued" : { "date-parts" : [ [ "2019", "12", "25" ] ] }, "page" : "2621-2635", "title" : "A multi-model, multi-scenario, and multi-domain analysis of regional climate projections for the Mediterranean", "translator" : [ { "dropping-particle" : "", "family" : "Q6223", "given" : "", "non-dropping-particle" : "", "parse-names" : false, "suffix" : "" } ], "type" : "article-journal", "volume" : "19" }, "uris" : [ "http://www.mendeley.com/documents/?uuid=1acf97a6-9de1-4c3b-b6e4-f9f351999cf8" ] } ], "mendeley" : { "formattedCitation" : "(Zittis et al., 2019)", "plainTextFormattedCitation" : "(Zittis et al., 2019)", "previouslyFormattedCitation" : "(Zittis et al., 2019)" }, "properties" : { "noteIndex" : 0 }, "schema" : "https://github.com/citation-style-language/schema/raw/master/csl-citation.json" }</w:instrText>
      </w:r>
      <w:r w:rsidRPr="00441820">
        <w:rPr>
          <w:lang w:val="en-GB"/>
        </w:rPr>
        <w:fldChar w:fldCharType="separate"/>
      </w:r>
      <w:r w:rsidR="00E41CA2">
        <w:rPr>
          <w:noProof/>
          <w:lang w:val="en-GB"/>
        </w:rPr>
        <w:t>(Zittis et al., 2019)</w:t>
      </w:r>
      <w:r w:rsidRPr="00441820">
        <w:rPr>
          <w:lang w:val="en-GB"/>
        </w:rPr>
        <w:fldChar w:fldCharType="end"/>
      </w:r>
      <w:r w:rsidRPr="00A41258">
        <w:rPr>
          <w:lang w:val="en-GB"/>
        </w:rPr>
        <w:t>,</w:t>
      </w:r>
      <w:r w:rsidRPr="00C734F4">
        <w:rPr>
          <w:lang w:val="en-GB"/>
        </w:rPr>
        <w:t xml:space="preserve"> EURO-CORDEX projections, that are driven by CMIP5 GCMs, project a less pronounced warming than</w:t>
      </w:r>
      <w:r w:rsidR="000047C6">
        <w:rPr>
          <w:lang w:val="en-GB"/>
        </w:rPr>
        <w:t xml:space="preserve">that </w:t>
      </w:r>
      <w:r w:rsidRPr="00C734F4">
        <w:rPr>
          <w:lang w:val="en-GB"/>
        </w:rPr>
        <w:t xml:space="preserve">of </w:t>
      </w:r>
      <w:r w:rsidRPr="00A41258">
        <w:rPr>
          <w:lang w:val="en-GB"/>
        </w:rPr>
        <w:t xml:space="preserve">CMIP6 </w:t>
      </w:r>
      <w:bookmarkStart w:id="1988" w:name="_Hlk76918914"/>
      <w:commentRangeStart w:id="1989"/>
      <w:commentRangeStart w:id="1990"/>
      <w:r w:rsidRPr="00441820">
        <w:rPr>
          <w:lang w:val="en-GB"/>
        </w:rPr>
        <w:fldChar w:fldCharType="begin" w:fldLock="1"/>
      </w:r>
      <w:ins w:id="1991" w:author="Robin Matthews" w:date="2021-07-11T18:00:00Z">
        <w:r w:rsidR="00E9612B">
          <w:rPr>
            <w:lang w:val="en-GB"/>
          </w:rPr>
          <w:instrText>ADDIN CSL_CITATION { "citationItems" : [ { "id" : "ITEM-1",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"mendeley" : { "formattedCitation" : "(Coppola et al., 2021)", "manualFormatting" : "(Coppola et al., 2020a", "plainTextFormattedCitation" : "(Coppola et al., 2021)", "previouslyFormattedCitation" : "(Coppola et al., 2021)" }, "properties" : { "noteIndex" : 0 }, "schema" : "https://github.com/citation-style-language/schema/raw/master/csl-citation.json" }</w:instrText>
        </w:r>
      </w:ins>
      <w:del w:id="1992" w:author="Robin Matthews" w:date="2021-07-11T18:00:00Z">
        <w:r w:rsidR="000465A7" w:rsidDel="00E9612B">
          <w:rPr>
            <w:lang w:val="en-GB"/>
          </w:rPr>
          <w:delInstrText>ADDIN CSL_CITATION { "citationItems" : [ { "id" : "ITEM-1",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"mendeley" : { "formattedCitation" : "(Coppola et al., 2021)", "manualFormatting" : "(Coppola et al., 2020a;", "plainTextFormattedCitation" : "(Coppola et al., 2021)", "previouslyFormattedCitation" : "(Coppola et al., 2021)" }, "properties" : { "noteIndex" : 0 }, "schema" : "https://github.com/citation-style-language/schema/raw/master/csl-citation.json" }</w:delInstrText>
        </w:r>
      </w:del>
      <w:r w:rsidRPr="00441820">
        <w:rPr>
          <w:lang w:val="en-GB"/>
        </w:rPr>
        <w:fldChar w:fldCharType="separate"/>
      </w:r>
      <w:r w:rsidR="00E41CA2">
        <w:rPr>
          <w:noProof/>
          <w:lang w:val="en-GB"/>
        </w:rPr>
        <w:t>(Coppola et al., 2020a</w:t>
      </w:r>
      <w:del w:id="1993" w:author="Robin Matthews" w:date="2021-07-11T18:00:00Z">
        <w:r w:rsidR="00E41CA2" w:rsidDel="00E9612B">
          <w:rPr>
            <w:noProof/>
            <w:lang w:val="en-GB"/>
          </w:rPr>
          <w:delText>;</w:delText>
        </w:r>
      </w:del>
      <w:r w:rsidRPr="00441820">
        <w:rPr>
          <w:lang w:val="en-GB"/>
        </w:rPr>
        <w:fldChar w:fldCharType="end"/>
      </w:r>
      <w:commentRangeEnd w:id="1989"/>
      <w:r w:rsidR="00E41CA2">
        <w:rPr>
          <w:rStyle w:val="CommentReference"/>
          <w:rFonts w:asciiTheme="minorHAnsi" w:eastAsiaTheme="minorHAnsi" w:hAnsiTheme="minorHAnsi"/>
          <w:lang w:eastAsia="en-US"/>
        </w:rPr>
        <w:commentReference w:id="1989"/>
      </w:r>
      <w:commentRangeEnd w:id="1990"/>
      <w:r w:rsidR="00E9612B">
        <w:rPr>
          <w:rStyle w:val="CommentReference"/>
          <w:rFonts w:asciiTheme="minorHAnsi" w:eastAsiaTheme="minorHAnsi" w:hAnsiTheme="minorHAnsi"/>
          <w:lang w:eastAsia="en-US"/>
        </w:rPr>
        <w:commentReference w:id="1990"/>
      </w:r>
      <w:bookmarkEnd w:id="1988"/>
      <w:ins w:id="1994" w:author="Robin Matthews" w:date="2021-07-11T18:00:00Z">
        <w:r w:rsidR="00E9612B">
          <w:rPr>
            <w:lang w:val="en-GB"/>
          </w:rPr>
          <w:t>;</w:t>
        </w:r>
      </w:ins>
      <w:r w:rsidRPr="00C734F4">
        <w:rPr>
          <w:lang w:val="en-GB"/>
        </w:rPr>
        <w:t xml:space="preserve"> Figure 10.21c). The non-linear increase is especially evident for both hot and cold extremes </w:t>
      </w:r>
      <w:commentRangeStart w:id="1995"/>
      <w:r w:rsidRPr="00C734F4">
        <w:rPr>
          <w:lang w:val="en-GB"/>
        </w:rPr>
        <w:fldChar w:fldCharType="begin" w:fldLock="1"/>
      </w:r>
      <w:ins w:id="1996" w:author="Robin Matthews" w:date="2021-07-11T18:02:00Z">
        <w:r w:rsidR="00E9612B">
          <w:rPr>
            <w:lang w:val="en-GB"/>
          </w:rPr>
          <w:instrText>ADDIN CSL_CITATION { "citationItems" : [ { "id" : "ITEM-1", "itemData" : { "DOI" : "10.1002/2017EF000710", "ISSN" : "23284277", "abstract" : "The Paris Agreement of the United Nations Framework Convention on Climate Change aims not only at avoiding +2\u00b0C warming (and even limit the temperature increase further to +1.5\u00b0C), but also sets long\u2010term goals to guide mitigation. Therefore, the best available science is required to inform policymakers on the importance of and the adaptation needs in a +1.5\u00b0C warmer world. Seven research institutes from Europe and Turkey integrated their competencies to provide a cross\u2010sectoral assessment of the potential impacts at a pan\u2010European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Cross\u2010sectoral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"ITEM-1", "issue" : "2", "issued" : { "date-parts" : [ [ "2018", "2" ] ] }, "page" : "264-285", "title" : "Climate Impacts in Europe Under +1.5\u00b0C Global Warming", "translator" : [ { "dropping-particle" : "", "family" : "Q4764", "given" : "", "non-dropping-particle" : "", "parse-names" : false, "suffix" : "" } ], "type" : "article-journal", "volume" : "6" }, "uris" : [ "http://www.mendeley.com/documents/?uuid=c62f4759-86ce-4064-b1cb-6986458ed820" ] }, { "id" : "ITEM-2",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"ITEM-2",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"ITEM-3", "itemData" : { "DOI" : "10.1016/j.cliser.2016.07.002", "ISSN" : "24058807", "abstract" : "The purpose of this study is to investigate if the pathway to reach a 2 degree warmer world influences the regional climate in Europe at the time of 2 degrees of global warming above the pre-industrial level. We have investigated this using climate change data from ensembles of both Global Climate Models and Regional Climate Models. We compare the change of regional temperature in Europe to the global tem- perature change for different emission scenarios, following the IPCC Representative Concentration Pathways (RCP), to see if the pathway has any influence. We find that there is a small but significant dif- ference in the regional temperature change, but the effect is small compared to internal variability on the timescales involved in reaching +2 degrees for the investigated emission scenarios. From an adaptation point of view, reaching +2 degrees as slowly as possible will obviously allow for a longer time period to implement adaptation measures to mitigate the effect of climate change.", "author" : [ { "dropping-particle" : "", "family" : "Maule", "given" : "Cathrine Fox", "non-dropping-particle" : "", "parse-names" : false, "suffix" : "" }, { "dropping-particle" : "", "family" : "Mendlik", "given" : "Thomas", "non-dropping-particle" : "", "parse-names" : false, "suffix" : "" }, { "dropping-particle" : "", "family" : "Christensen", "given" : "Ole B.", "non-dropping-particle" : "", "parse-names" : false, "suffix" : "" } ], "container-title" : "Climate Services", "id" : "ITEM-3", "issued" : { "date-parts" : [ [ "2017", "8" ] ] }, "page" : "3-11", "title" : "The effect of the pathway to a two degrees warmer world on the regional temperature change of Europe", "translator" : [ { "dropping-particle" : "", "family" : "Q4745", "given" : "", "non-dropping-particle" : "", "parse-names" : false, "suffix" : "" } ], "type" : "article-journal", "volume" : "7" }, "uris" : [ "http://www.mendeley.com/documents/?uuid=eef20369-5f58-4da7-ad65-3d40f6470a8e" ] } ], "mendeley" : { "formattedCitation" : "(Maule et al., 2017; Jacob et al., 2018; Kjellstr\u00f6m et al., 2018)", "manualFormatting" : "(Maule et al., 2017; Jacob et al., 2018; Kjellstr\u00f6m et al., 2018", "plainTextFormattedCitation" : "(Maule et al., 2017; Jacob et al., 2018; Kjellstr\u00f6m et al., 2018)", "previouslyFormattedCitation" : "(Maule et al., 2017; Jacob et al., 2018; Kjellstr\u00f6m et al., 2018)" }, "properties" : { "noteIndex" : 0 }, "schema" : "https://github.com/citation-style-language/schema/raw/master/csl-citation.json" }</w:instrText>
        </w:r>
      </w:ins>
      <w:del w:id="1997" w:author="Robin Matthews" w:date="2021-07-11T18:02:00Z">
        <w:r w:rsidR="000465A7" w:rsidDel="00E9612B">
          <w:rPr>
            <w:lang w:val="en-GB"/>
          </w:rPr>
          <w:delInstrText>ADDIN CSL_CITATION { "citationItems" : [ { "id" : "ITEM-1", "itemData" : { "DOI" : "10.1002/2017EF000710", "ISSN" : "23284277", "abstract" : "The Paris Agreement of the United Nations Framework Convention on Climate Change aims not only at avoiding +2\u00b0C warming (and even limit the temperature increase further to +1.5\u00b0C), but also sets long\u2010term goals to guide mitigation. Therefore, the best available science is required to inform policymakers on the importance of and the adaptation needs in a +1.5\u00b0C warmer world. Seven research institutes from Europe and Turkey integrated their competencies to provide a cross\u2010sectoral assessment of the potential impacts at a pan\u2010European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Cross\u2010sectoral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"ITEM-1", "issue" : "2", "issued" : { "date-parts" : [ [ "2018", "2" ] ] }, "page" : "264-285", "title" : "Climate Impacts in Europe Under +1.5\u00b0C Global Warming", "translator" : [ { "dropping-particle" : "", "family" : "Q4764", "given" : "", "non-dropping-particle" : "", "parse-names" : false, "suffix" : "" } ], "type" : "article-journal", "volume" : "6" }, "uris" : [ "http://www.mendeley.com/documents/?uuid=c62f4759-86ce-4064-b1cb-6986458ed820" ] }, { "id" : "ITEM-2",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"ITEM-2",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"ITEM-3", "itemData" : { "DOI" : "10.1016/j.cliser.2016.07.002", "ISSN" : "24058807", "abstract" : "The purpose of this study is to investigate if the pathway to reach a 2 degree warmer world influences the regional climate in Europe at the time of 2 degrees of global warming above the pre-industrial level. We have investigated this using climate change data from ensembles of both Global Climate Models and Regional Climate Models. We compare the change of regional temperature in Europe to the global tem- perature change for different emission scenarios, following the IPCC Representative Concentration Pathways (RCP), to see if the pathway has any influence. We find that there is a small but significant dif- ference in the regional temperature change, but the effect is small compared to internal variability on the timescales involved in reaching +2 degrees for the investigated emission scenarios. From an adaptation point of view, reaching +2 degrees as slowly as possible will obviously allow for a longer time period to implement adaptation measures to mitigate the effect of climate change.", "author" : [ { "dropping-particle" : "", "family" : "Maule", "given" : "Cathrine Fox", "non-dropping-particle" : "", "parse-names" : false, "suffix" : "" }, { "dropping-particle" : "", "family" : "Mendlik", "given" : "Thomas", "non-dropping-particle" : "", "parse-names" : false, "suffix" : "" }, { "dropping-particle" : "", "family" : "Christensen", "given" : "Ole B.", "non-dropping-particle" : "", "parse-names" : false, "suffix" : "" } ], "container-title" : "Climate Services", "id" : "ITEM-3", "issued" : { "date-parts" : [ [ "2017", "8" ] ] }, "page" : "3-11", "title" : "The effect of the pathway to a two degrees warmer world on the regional temperature change of Europe", "translator" : [ { "dropping-particle" : "", "family" : "Q4745", "given" : "", "non-dropping-particle" : "", "parse-names" : false, "suffix" : "" } ], "type" : "article-journal", "volume" : "7" }, "uris" : [ "http://www.mendeley.com/documents/?uuid=eef20369-5f58-4da7-ad65-3d40f6470a8e" ] } ], "mendeley" : { "formattedCitation" : "(Maule et al., 2017; Jacob et al., 2018; Kjellstr\u00f6m et al., 2018)", "manualFormatting" : "(Maule et al., 2017; Jacob et al., 2018; Kjellstr\u00f6m et al., 2018; Section 11.9)", "plainTextFormattedCitation" : "(Maule et al., 2017; Jacob et al., 2018; Kjellstr\u00f6m et al., 2018)", "previouslyFormattedCitation" : "(Maule et al., 2017; Jacob et al., 2018; Kjellstr\u00f6m et al., 2018)" }, "properties" : { "noteIndex" : 0 }, "schema" : "https://github.com/citation-style-language/schema/raw/master/csl-citation.json" }</w:delInstrText>
        </w:r>
      </w:del>
      <w:r w:rsidRPr="00C734F4">
        <w:rPr>
          <w:lang w:val="en-GB"/>
        </w:rPr>
        <w:fldChar w:fldCharType="separate"/>
      </w:r>
      <w:r w:rsidR="00E41CA2">
        <w:rPr>
          <w:noProof/>
        </w:rPr>
        <w:t>(Maule et al., 2017; Jacob et al., 2018; Kjellström et al., 2018</w:t>
      </w:r>
      <w:del w:id="1998" w:author="Robin Matthews" w:date="2021-07-11T18:02:00Z">
        <w:r w:rsidR="00E41CA2" w:rsidDel="00E9612B">
          <w:rPr>
            <w:noProof/>
          </w:rPr>
          <w:delText>; Section 11.9)</w:delText>
        </w:r>
      </w:del>
      <w:r w:rsidRPr="00C734F4">
        <w:rPr>
          <w:lang w:val="en-GB"/>
        </w:rPr>
        <w:fldChar w:fldCharType="end"/>
      </w:r>
      <w:commentRangeEnd w:id="1995"/>
      <w:r w:rsidR="00E41CA2">
        <w:rPr>
          <w:rStyle w:val="CommentReference"/>
          <w:rFonts w:asciiTheme="minorHAnsi" w:eastAsiaTheme="minorHAnsi" w:hAnsiTheme="minorHAnsi"/>
          <w:lang w:eastAsia="en-US"/>
        </w:rPr>
        <w:commentReference w:id="1995"/>
      </w:r>
      <w:ins w:id="1999" w:author="Robin Matthews" w:date="2021-07-11T18:02:00Z">
        <w:r w:rsidR="00E9612B">
          <w:rPr>
            <w:noProof/>
          </w:rPr>
          <w:t>; Section 11.9)</w:t>
        </w:r>
      </w:ins>
      <w:r w:rsidRPr="00FB6EB0">
        <w:t xml:space="preserve">. </w:t>
      </w:r>
      <w:r w:rsidRPr="00C734F4">
        <w:rPr>
          <w:lang w:val="en-GB"/>
        </w:rPr>
        <w:t xml:space="preserve">In particular, </w:t>
      </w:r>
      <w:r w:rsidRPr="00C734F4">
        <w:rPr>
          <w:lang w:val="en-GB"/>
        </w:rPr>
        <w:fldChar w:fldCharType="begin" w:fldLock="1"/>
      </w:r>
      <w:r w:rsidR="000465A7">
        <w:rPr>
          <w:lang w:val="en-GB"/>
        </w:rPr>
        <w:instrText>ADDIN CSL_CITATION { "citationItems" : [ { "id" : "ITEM-1",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"ITEM-1", "issue" : "2", "issued" : { "date-parts" : [ [ "2018", "1", "28" ] ] }, "page" : "935-944", "title" : "Will Half a Degree Make a Difference? Robust Projections of Indices of Mean and Extreme Climate in Europe Under 1.5\u00b0C, 2\u00b0C, and 3\u00b0C Global Warming", "translator" : [ { "dropping-particle" : "", "family" : "Q4765", "given" : "", "non-dropping-particle" : "", "parse-names" : false, "suffix" : "" } ], "type" : "article-journal", "volume" : "45" }, "uris" : [ "http://www.mendeley.com/documents/?uuid=6d02c8c6-01f4-4967-829f-cbf4aa71bd9d" ] } ], "mendeley" : { "formattedCitation" : "(Dosio and Fischer, 2018)", "manualFormatting" : "Dosio and Fischer (2018)", "plainTextFormattedCitation" : "(Dosio and Fischer, 2018)", "previouslyFormattedCitation" : "(Dosio and Fischer, 2018)" }, "properties" : { "noteIndex" : 0 }, "schema" : "https://github.com/citation-style-language/schema/raw/master/csl-citation.json" }</w:instrText>
      </w:r>
      <w:r w:rsidRPr="00C734F4">
        <w:rPr>
          <w:lang w:val="en-GB"/>
        </w:rPr>
        <w:fldChar w:fldCharType="separate"/>
      </w:r>
      <w:r w:rsidR="00E41CA2">
        <w:rPr>
          <w:noProof/>
          <w:lang w:val="en-GB"/>
        </w:rPr>
        <w:t>Dosio and Fischer (2018)</w:t>
      </w:r>
      <w:r w:rsidRPr="00C734F4">
        <w:rPr>
          <w:lang w:val="en-GB"/>
        </w:rPr>
        <w:fldChar w:fldCharType="end"/>
      </w:r>
      <w:r w:rsidRPr="00C734F4">
        <w:rPr>
          <w:lang w:val="en-GB"/>
        </w:rPr>
        <w:t xml:space="preserve"> showed that in many places in southern Europe and the Mediterranean, the increase in the number of nights with temperature above 20°C is more than 60% larger under 2°C warming compared to 1.5°C. Over the region, the projected temperature increase, including a higher probability of severe heat waves </w:t>
      </w:r>
      <w:r w:rsidRPr="00C734F4">
        <w:rPr>
          <w:lang w:val="en-GB"/>
        </w:rPr>
        <w:fldChar w:fldCharType="begin" w:fldLock="1"/>
      </w:r>
      <w:r w:rsidR="000465A7">
        <w:rPr>
          <w:lang w:val="en-GB"/>
        </w:rPr>
        <w:instrText>ADDIN CSL_CITATION { "citationItems" : [ { "id" : "ITEM-1", "itemData" : { "DOI" : "10.1088/1748-9326/10/12/124003", "ISSN" : "1748-9326", "abstract" : "The Russian heatwave in 2010 killed tens of thousands of people, and was by far the worst event in Europe since at least 1950, according to recent studies and a novel universal heatwave index capturing both the duration and magnitude of heatwaves. Here, by taking an improved version of this index, namely the heat wave magnitude index daily, we rank the top ten European heatwaves that occurred in the period 1950\u20132014, and show the spatial distribution of the magnitude of the most recent heatwave in summer 2015. We demonstrate that all these events had a strong impact reported in historical newspapers. We further reveal that the 1972 heatwave in Finland had a comparable spatial extent and magnitude as the European heatwave of 2003, considered the second strongest heatwave of the observational era. In the next two decades (2021\u20132040), regional climate projections suggest that Europe experiences an enhanced probability for heatwaves comparable to or greater than the magnitude, extent and duration of the Russian heatwave in 2010. We demonstrate that the probability of experiencing a major European heatwave in the coming decades is higher in RCP8.5 than RCP4.5 even though global mean temperature projections do not differ substantially. This calls for a proactive vulnerability assessment in Europe in support of formulating heatwave adaptation strategies to reduce the adverse impacts of heatwaves.", "author" : [ { "dropping-particle" : "", "family" : "Russo", "given" : "Simone", "non-dropping-particle" : "", "parse-names" : false, "suffix" : "" }, { "dropping-particle" : "", "family" : "Sillmann", "given" : "Jana", "non-dropping-particle" : "", "parse-names" : false, "suffix" : "" }, { "dropping-particle" : "", "family" : "Fischer", "given" : "Erich M", "non-dropping-particle" : "", "parse-names" : false, "suffix" : "" } ], "container-title" : "Environmental Research Letters", "id" : "ITEM-1", "issue" : "12", "issued" : { "date-parts" : [ [ "2015", "12", "1" ] ] }, "page" : "124003", "title" : "Top ten European heatwaves since 1950 and their occurrence in the coming decades", "translator" : [ { "dropping-particle" : "", "family" : "Q4676", "given" : "", "non-dropping-particle" : "", "parse-names" : false, "suffix" : "" } ], "type" : "article-journal", "volume" : "10" }, "uris" : [ "http://www.mendeley.com/documents/?uuid=8290933d-83d7-4655-b01e-609ca592999b" ] } ], "mendeley" : { "formattedCitation" : "(Russo et al., 2015)", "plainTextFormattedCitation" : "(Russo et al., 2015)", "previouslyFormattedCitation" : "(Russo et al., 2015)" }, "properties" : { "noteIndex" : 0 }, "schema" : "https://github.com/citation-style-language/schema/raw/master/csl-citation.json" }</w:instrText>
      </w:r>
      <w:r w:rsidRPr="00C734F4">
        <w:rPr>
          <w:lang w:val="en-GB"/>
        </w:rPr>
        <w:fldChar w:fldCharType="separate"/>
      </w:r>
      <w:r w:rsidR="00E41CA2">
        <w:rPr>
          <w:noProof/>
          <w:lang w:val="en-GB"/>
        </w:rPr>
        <w:t>(Russo et al., 2015)</w:t>
      </w:r>
      <w:r w:rsidRPr="00C734F4">
        <w:rPr>
          <w:lang w:val="en-GB"/>
        </w:rPr>
        <w:fldChar w:fldCharType="end"/>
      </w:r>
      <w:r w:rsidRPr="00C734F4">
        <w:rPr>
          <w:lang w:val="en-GB"/>
        </w:rPr>
        <w:t xml:space="preserve">, is accompanied by a reduction in precipitation </w:t>
      </w:r>
      <w:r w:rsidRPr="00C734F4">
        <w:rPr>
          <w:lang w:val="en-GB"/>
        </w:rPr>
        <w:fldChar w:fldCharType="begin" w:fldLock="1"/>
      </w:r>
      <w:r w:rsidR="000465A7">
        <w:rPr>
          <w:lang w:val="en-GB"/>
        </w:rPr>
        <w:instrText>ADDIN CSL_CITATION { "citationItems" : [ { "id" : "ITEM-1", "itemData" : { "DOI" : "10.1007/s10113-013-0499-2", "ISSN" : "1436-3798", "abstract" : "A new high-resolution regional climate change ensemble has been established for Europe within the World Climate Research Program Coordinated Regional Down- scaling Experiment (EURO-CORDEX) initiative. The first set of simulations with a horizontal resolution of 12.5 km was completed for the new emission scenarios RCP4.5 and RCP8.5 with more simulations expected to follow. The aim of this paper is to present this data set to the different communities active in regional climate modelling, impact assessment and adaptation. The EURO-CORDEX ensem- ble results have been compared to the SRES A1B simu- lation results achieved within the ENSEMBLES project. The large-scale patterns of changes in mean temperature and precipitation are similar in all three scenarios, but they differ in regional details, which can partly be related to the higher resolution in EURO-CORDEX. The results strengthen those obtained in ENSEMBLES, but need fur- ther investigations. The analysis of impact indices shows that for RCP8.5, there is a substantially larger change projected for temperature-based indices than for RCP4.5. The difference is less pronounced for precipitation-based indices. Two effects of the increased resolution can be regarded as an added value of regional climate simulations. Regional climate model simulations provide higher daily precipitation intensities, which are completely missing in the global climate model simulations, and they provide a significantly different climate change of daily precipitation intensities resulting in a smoother shift from weak to moderate and high intensities.",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"title" : "EURO-CORDEX: new high-resolution climate change projections for European impact research", "translator" : [ { "dropping-particle" : "", "family" : "Q4746", "given" : "", "non-dropping-particle" : "", "parse-names" : false, "suffix" : "" } ], "type" : "article-journal", "volume" : "14" }, "uris" : [ "http://www.mendeley.com/documents/?uuid=6d9bd65d-49b3-49f3-9e3c-2b3e7fde6060" ] }, { "id" : "ITEM-2",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"ITEM-2",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"id" : "ITEM-3",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"ITEM-3",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"mendeley" : { "formattedCitation" : "(Jacob et al., 2014; Dosio, 2016; Rajczak and Sch\u00e4r, 2017)", "plainTextFormattedCitation" : "(Jacob et al., 2014; Dosio, 2016; Rajczak and Sch\u00e4r, 2017)", "previouslyFormattedCitation" : "(Jacob et al., 2014; Dosio, 2016; Rajczak and Sch\u00e4r, 2017)" }, "properties" : { "noteIndex" : 0 }, "schema" : "https://github.com/citation-style-language/schema/raw/master/csl-citation.json" }</w:instrText>
      </w:r>
      <w:r w:rsidRPr="00C734F4">
        <w:rPr>
          <w:lang w:val="en-GB"/>
        </w:rPr>
        <w:fldChar w:fldCharType="separate"/>
      </w:r>
      <w:r w:rsidR="00E41CA2">
        <w:rPr>
          <w:noProof/>
          <w:lang w:val="en-GB"/>
        </w:rPr>
        <w:t>(Jacob et al., 2014; Dosio, 2016; Rajczak and Schär, 2017)</w:t>
      </w:r>
      <w:r w:rsidRPr="00C734F4">
        <w:rPr>
          <w:lang w:val="en-GB"/>
        </w:rPr>
        <w:fldChar w:fldCharType="end"/>
      </w:r>
      <w:r w:rsidRPr="00C734F4">
        <w:rPr>
          <w:lang w:val="en-GB"/>
        </w:rPr>
        <w:t>, resulting in projected increases of drought frequency and severity</w:t>
      </w:r>
      <w:r w:rsidR="00DD3642">
        <w:rPr>
          <w:lang w:val="en-GB"/>
        </w:rPr>
        <w:t xml:space="preserve"> </w:t>
      </w:r>
      <w:r w:rsidR="007142F2">
        <w:rPr>
          <w:lang w:val="en-GB"/>
        </w:rPr>
        <w:fldChar w:fldCharType="begin" w:fldLock="1"/>
      </w:r>
      <w:r w:rsidR="000465A7">
        <w:rPr>
          <w:lang w:val="en-GB"/>
        </w:rPr>
        <w:instrText>ADDIN CSL_CITATION { "citationItems" : [ { "id" : "ITEM-1",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"ITEM-1",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"ITEM-2", "itemData" : { "DOI" : "10.1007/s10113-019-01526-3", "ISSN" : "1436-3798", "author" : [ { "dropping-particle" : "", "family" : "Raymond", "given" : "Florian", "non-dropping-particle" : "", "parse-names" : false, "suffix" : "" }, { "dropping-particle" : "", "family" : "Ullmann", "given" : "Albin", "non-dropping-particle" : "", "parse-names" : false, "suffix" : "" }, { "dropping-particle" : "", "family" : "Tramblay", "given" : "Yves", "non-dropping-particle" : "", "parse-names" : false, "suffix" : "" }, { "dropping-particle" : "", "family" : "Drobinski", "given" : "Philippe", "non-dropping-particle" : "", "parse-names" : false, "suffix" : "" }, { "dropping-particle" : "", "family" : "Camberlin", "given" : "Pierre", "non-dropping-particle" : "", "parse-names" : false, "suffix" : "" } ], "container-title" : "Regional Environmental Change", "id" : "ITEM-2", "issue" : "8", "issued" : { "date-parts" : [ [ "2019", "12", "30" ] ] }, "page" : "2339-2351", "title" : "Evolution of Mediterranean extreme dry spells during the wet season under climate change", "translator" : [ { "dropping-particle" : "", "family" : "Q6342", "given" : "", "non-dropping-particle" : "", "parse-names" : false, "suffix" : "" } ], "type" : "article-journal", "volume" : "19" }, "uris" : [ "http://www.mendeley.com/documents/?uuid=3d452037-1a34-4828-ba6f-15566e710ebe" ] }, { "id" : "ITEM-3",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"ITEM-3",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"(Spinoni et al., 2018, 2020; Raymond et al., 2019)", "plainTextFormattedCitation" : "(Spinoni et al., 2018, 2020; Raymond et al., 2019)", "previouslyFormattedCitation" : "(Spinoni et al., 2018, 2020; Raymond et al., 2019)" }, "properties" : { "noteIndex" : 0 }, "schema" : "https://github.com/citation-style-language/schema/raw/master/csl-citation.json" }</w:instrText>
      </w:r>
      <w:r w:rsidR="007142F2">
        <w:rPr>
          <w:lang w:val="en-GB"/>
        </w:rPr>
        <w:fldChar w:fldCharType="separate"/>
      </w:r>
      <w:r w:rsidR="00E41CA2">
        <w:rPr>
          <w:noProof/>
          <w:lang w:val="en-GB"/>
        </w:rPr>
        <w:t>(Spinoni et al., 2018, 2020; Raymond et al., 2019)</w:t>
      </w:r>
      <w:r w:rsidR="007142F2">
        <w:rPr>
          <w:lang w:val="en-GB"/>
        </w:rPr>
        <w:fldChar w:fldCharType="end"/>
      </w:r>
      <w:r w:rsidRPr="00C734F4">
        <w:rPr>
          <w:lang w:val="en-GB"/>
        </w:rPr>
        <w:t xml:space="preserve">. </w:t>
      </w:r>
      <w:r w:rsidRPr="00C734F4">
        <w:rPr>
          <w:color w:val="000000" w:themeColor="text1"/>
          <w:lang w:val="en-GB"/>
        </w:rPr>
        <w:t xml:space="preserve">Also, the frequency and severity of marine heat waves of the Mediterranean Sea are projected to increase </w:t>
      </w:r>
      <w:commentRangeStart w:id="2000"/>
      <w:r w:rsidRPr="00C734F4">
        <w:rPr>
          <w:color w:val="000000" w:themeColor="text1"/>
          <w:lang w:val="en-GB"/>
        </w:rPr>
        <w:fldChar w:fldCharType="begin" w:fldLock="1"/>
      </w:r>
      <w:ins w:id="2001" w:author="Robin Matthews" w:date="2021-07-11T18:02:00Z">
        <w:r w:rsidR="00E9612B">
          <w:rPr>
            <w:color w:val="000000" w:themeColor="text1"/>
            <w:lang w:val="en-GB"/>
          </w:rPr>
          <w: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"mendeley" : { "formattedCitation" : "(Darmaraki et al., 2019)", "manualFormatting" : "(Darmaraki et al., 2019", "plainTextFormattedCitation" : "(Darmaraki et al., 2019)", "previouslyFormattedCitation" : "(Darmaraki et al., 2019)" }, "properties" : { "noteIndex" : 0 }, "schema" : "https://github.com/citation-style-language/schema/raw/master/csl-citation.json" }</w:instrText>
        </w:r>
      </w:ins>
      <w:del w:id="2002" w:author="Robin Matthews" w:date="2021-07-11T18:02:00Z">
        <w:r w:rsidR="000465A7" w:rsidDel="00E9612B">
          <w:rPr>
            <w:color w:val="000000" w:themeColor="text1"/>
            <w:lang w:val="en-GB"/>
          </w:rPr>
          <w:del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"mendeley" : { "formattedCitation" : "(Darmaraki et al., 2019)", "manualFormatting" : "(Darmaraki et al., 2019;", "plainTextFormattedCitation" : "(Darmaraki et al., 2019)", "previouslyFormattedCitation" : "(Darmaraki et al., 2019)" }, "properties" : { "noteIndex" : 0 }, "schema" : "https://github.com/citation-style-language/schema/raw/master/csl-citation.json" }</w:delInstrText>
        </w:r>
      </w:del>
      <w:r w:rsidRPr="00C734F4">
        <w:rPr>
          <w:color w:val="000000" w:themeColor="text1"/>
          <w:lang w:val="en-GB"/>
        </w:rPr>
        <w:fldChar w:fldCharType="separate"/>
      </w:r>
      <w:r w:rsidR="00E41CA2">
        <w:rPr>
          <w:noProof/>
          <w:color w:val="000000" w:themeColor="text1"/>
          <w:lang w:val="en-GB"/>
        </w:rPr>
        <w:t>(Darmaraki et al., 2019</w:t>
      </w:r>
      <w:del w:id="2003" w:author="Robin Matthews" w:date="2021-07-11T18:02:00Z">
        <w:r w:rsidR="00E41CA2" w:rsidDel="00E9612B">
          <w:rPr>
            <w:noProof/>
            <w:color w:val="000000" w:themeColor="text1"/>
            <w:lang w:val="en-GB"/>
          </w:rPr>
          <w:delText>;</w:delText>
        </w:r>
      </w:del>
      <w:r w:rsidRPr="00C734F4">
        <w:rPr>
          <w:color w:val="000000" w:themeColor="text1"/>
          <w:lang w:val="en-GB"/>
        </w:rPr>
        <w:fldChar w:fldCharType="end"/>
      </w:r>
      <w:commentRangeEnd w:id="2000"/>
      <w:r w:rsidR="00E41CA2">
        <w:rPr>
          <w:rStyle w:val="CommentReference"/>
          <w:rFonts w:asciiTheme="minorHAnsi" w:eastAsiaTheme="minorHAnsi" w:hAnsiTheme="minorHAnsi"/>
          <w:lang w:eastAsia="en-US"/>
        </w:rPr>
        <w:commentReference w:id="2000"/>
      </w:r>
      <w:ins w:id="2004" w:author="Robin Matthews" w:date="2021-07-11T18:02:00Z">
        <w:r w:rsidR="00E9612B">
          <w:rPr>
            <w:color w:val="000000" w:themeColor="text1"/>
            <w:lang w:val="en-GB"/>
          </w:rPr>
          <w:t>;</w:t>
        </w:r>
      </w:ins>
      <w:r w:rsidRPr="00C734F4" w:rsidDel="00416EB5">
        <w:rPr>
          <w:lang w:val="en-GB"/>
        </w:rPr>
        <w:t xml:space="preserve"> </w:t>
      </w:r>
      <w:r w:rsidRPr="00C734F4">
        <w:rPr>
          <w:lang w:val="en-GB"/>
        </w:rPr>
        <w:t>Section 12.4, Atlas 8.4).</w:t>
      </w:r>
    </w:p>
    <w:p w14:paraId="0D33102F" w14:textId="77777777" w:rsidR="0038381F" w:rsidRPr="00C734F4" w:rsidRDefault="0038381F" w:rsidP="0038381F">
      <w:pPr>
        <w:pStyle w:val="AR6BodyText"/>
        <w:rPr>
          <w:lang w:val="en-GB"/>
        </w:rPr>
      </w:pPr>
    </w:p>
    <w:p w14:paraId="7B00A46D" w14:textId="616DC947" w:rsidR="0038381F" w:rsidRPr="00FB6EB0" w:rsidRDefault="0038381F" w:rsidP="0038381F">
      <w:pPr>
        <w:pStyle w:val="AR6BodyText"/>
      </w:pPr>
      <w:r w:rsidRPr="00C734F4">
        <w:rPr>
          <w:lang w:val="en-GB"/>
        </w:rPr>
        <w:t>Only a limited number of RCM simulations for the MENA domain are currently available. For the southern and eastern Mediterranean, they project a mean warming ranging from 3</w:t>
      </w:r>
      <w:r w:rsidRPr="00C734F4">
        <w:rPr>
          <w:rFonts w:cs="Times New Roman"/>
          <w:lang w:val="en-GB"/>
        </w:rPr>
        <w:t>°</w:t>
      </w:r>
      <w:r w:rsidRPr="00C734F4">
        <w:rPr>
          <w:lang w:val="en-GB"/>
        </w:rPr>
        <w:t>C for RCP4.5 to 9</w:t>
      </w:r>
      <w:r w:rsidRPr="00C734F4">
        <w:rPr>
          <w:rFonts w:cs="Times New Roman"/>
          <w:lang w:val="en-GB"/>
        </w:rPr>
        <w:t>°</w:t>
      </w:r>
      <w:r w:rsidRPr="00C734F4">
        <w:rPr>
          <w:lang w:val="en-GB"/>
        </w:rPr>
        <w:t xml:space="preserve">C for RCP8.5 at the end of this century compared to its beginning </w:t>
      </w:r>
      <w:r w:rsidRPr="00C734F4">
        <w:rPr>
          <w:lang w:val="en-GB"/>
        </w:rPr>
        <w:fldChar w:fldCharType="begin" w:fldLock="1"/>
      </w:r>
      <w:r w:rsidR="000465A7">
        <w:rPr>
          <w:lang w:val="en-GB"/>
        </w:rPr>
        <w:instrText>ADDIN CSL_CITATION { "citationItems" : [ { "id" : "ITEM-1", "itemData" : { "DOI" : "10.1016/j.atmosres.2018.02.009", "ISSN" : "01698095",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"ITEM-1", "issued" : { "date-parts" : [ [ "2018", "7" ] ] }, "page" : "87-107", "title" : "Future projections of temperature and precipitation climatology for CORDEX-MENA domain using RegCM4.4", "translator" : [ { "dropping-particle" : "", "family" : "Q5621", "given" : "", "non-dropping-particle" : "", "parse-names" : false, "suffix" : "" } ], "type" : "article-journal", "volume" : "206" }, "uris" : [ "http://www.mendeley.com/documents/?uuid=3fe602b3-cebb-4374-87d9-1cb10304b70f" ] }, { "id" : "ITEM-2",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"ITEM-2",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2018; Ozturk et al., 2018)", "plainTextFormattedCitation" : "(Bucchignani et al., 2018; Ozturk et al., 2018)", "previouslyFormattedCitation" : "(Bucchignani et al., 2018; Ozturk et al., 2018)" }, "properties" : { "noteIndex" : 0 }, "schema" : "https://github.com/citation-style-language/schema/raw/master/csl-citation.json" }</w:instrText>
      </w:r>
      <w:r w:rsidRPr="00C734F4">
        <w:rPr>
          <w:lang w:val="en-GB"/>
        </w:rPr>
        <w:fldChar w:fldCharType="separate"/>
      </w:r>
      <w:r w:rsidR="00E41CA2">
        <w:rPr>
          <w:noProof/>
          <w:lang w:val="en-GB"/>
        </w:rPr>
        <w:t>(Bucchignani et al., 2018; Ozturk et al., 2018)</w:t>
      </w:r>
      <w:r w:rsidRPr="00C734F4">
        <w:rPr>
          <w:lang w:val="en-GB"/>
        </w:rPr>
        <w:fldChar w:fldCharType="end"/>
      </w:r>
      <w:r w:rsidRPr="00C734F4">
        <w:rPr>
          <w:lang w:val="en-GB"/>
        </w:rPr>
        <w:t>. The frequency and duration of heatwaves and annual number of extremely hot days (i.e., those with maximum temperature &gt; 50°C) in the southern Mediterranean will increase substantially. For 2070-2099 with respect to 1971-2000 the latter might even reach 70 days for RCP8.</w:t>
      </w:r>
      <w:r w:rsidRPr="00A41258">
        <w:rPr>
          <w:lang w:val="en-GB"/>
        </w:rPr>
        <w:t xml:space="preserve">5 </w:t>
      </w:r>
      <w:r w:rsidRPr="00A41258">
        <w:rPr>
          <w:lang w:val="en-GB"/>
        </w:rPr>
        <w:fldChar w:fldCharType="begin" w:fldLock="1"/>
      </w:r>
      <w:r w:rsidR="000465A7">
        <w:rPr>
          <w:lang w:val="en-GB"/>
        </w:rPr>
        <w:instrText>ADDIN CSL_CITATION { "citationItems" : [ { "id" : "ITEM-1", "itemData" : { "DOI" : "10.1155/2019/5395676", "ISSN" : "16879317", "abstract" : "This paper examined the temperature changes from the COordinated Regional climate Downscaling Experiment (CORDEX) over the Middle East and North Africa (MENA) domain called CORDEX-MENA. The focus is on the Arabian Peninsula in the 21st century, using data from three Coupled Model Intercomparison Project Phase 5 (CMIP5) models downscaled by RegCM4, a regional climate model. The analysis includes surface observations along with RegCM4 simulations and changes in threshold based on extreme temperature at the end of the 21st century relative to the base period (1971-2000). Irrespective of the driving CMIP5 models, the RegCM4 simulations show enhanced future temperature changes for RCP8.5 as compared to RCP4.5. The Arabian Peninsula will warm at a faster rate (0.83\u00b0C per decade) as compared to the entire domain (0.79\u00b0C per decade) for RCP8.5 during the period 2071-2100. Moreover, the number of hot days (Tmax \u2265 50\u00b0C) (cold nights: Tmin \u2264 5\u00b0C) will increase (decrease) faster in the Arabian Peninsula as compared to the entire domain. This increase (decrease) of hot days (cold nights) will be more prominent in the far future (2071-2100) as compared to the near future (2021-2050) period. Moreover, the future changes in temperature over the main cities in Saudi Arabia are also projected. The RegCM4-based temperature simulation data from two suitable CMIP5 models are recommended as a useful database for further climate-change-related studies.", "author" : [ { "dropping-particle" : "", "family" : "Almazroui", "given" : "Mansour", "non-dropping-particle" : "", "parse-names" : false, "suffix" : "" } ], "container-title" : "Advances in Meteorology", "id" : "ITEM-1", "issued" : { "date-parts" : [ [ "2019" ] ] }, "title" : "Temperature Changes over the CORDEX-MENA Domain in the 21st Century Using CMIP5 Data Downscaled with RegCM4: A Focus on the Arabian Peninsula", "translator" : [ { "dropping-particle" : "", "family" : "Q5949", "given" : "", "non-dropping-particle" : "", "parse-names" : false, "suffix" : "" } ], "type" : "article-journal" }, "uris" : [ "http://www.mendeley.com/documents/?uuid=7e1f6708-f6ae-4585-afdd-bfeb675ebebb" ] }, { "id" : "ITEM-2", "itemData" : { "DOI" : "10.1007/s41748-020-00169-3", "ISSN" : "2509-9434", "abstract" : "This study investigates future changes of temperature, precipitation, and associated extreme events in the MENA region using Regional Climate Model ALADIN-Climate over the CORDEX-MENA domain. Model capabilities to reproduce key observed regional climate features are first assessed, including heat waves, drought and high precipitation extremes. Projected changes indicate the intensification of heat waves number, duration and magnitude, and contrasted precipitation changes. A drying is projected in the north-west and moistening in the north-east along the Mediterranean side of the region. Projected regional warming is found at the rate of about 0.2\u00a0\u00b0C/decade to 0.5\u00a0\u00b0C/decade over land depending on the scenario. Drought is expected to increase in the northern half of the region independently from the index used, but with a higher rate in the case of the index accounting for both the effect of precipitation and temperature changes. ALADIN-Climate results corroborate previous studies projecting the MENA region to host global hot spots for drought in the late twenty-first century.", "author" : [ { "dropping-particle" : "", "family" : "Driouech", "given" : "Fatima", "non-dropping-particle" : "", "parse-names" : false, "suffix" : "" }, { "dropping-particle" : "", "family" : "ElRhaz", "given" : "Khalid", "non-dropping-particle" : "", "parse-names" : false, "suffix" : "" }, { "dropping-particle" : "", "family" : "Moufouma-Okia", "given" : "Willfran", "non-dropping-particle" : "", "parse-names" : false, "suffix" : "" }, { "dropping-particle" : "", "family" : "Arjdal", "given" : "Khadija", "non-dropping-particle" : "", "parse-names" : false, "suffix" : "" }, { "dropping-particle" : "", "family" : "Balhane", "given" : "Saloua", "non-dropping-particle" : "", "parse-names" : false, "suffix" : "" } ], "container-title" : "Earth Systems and Environment", "id" : "ITEM-2", "issued" : { "date-parts" : [ [ "2020" ] ] }, "title" : "Assessing Future Changes of Climate Extreme Events in the CORDEX-MENA Region Using Regional Climate Model ALADIN-Climate", "translator" : [ { "dropping-particle" : "", "family" : "Q6496", "given" : "", "non-dropping-particle" : "", "parse-names" : false, "suffix" : "" } ], "type" : "article-journal" }, "uris" : [ "http://www.mendeley.com/documents/?uuid=e93f4b58-6a9b-45ab-ba01-2a891845f30f" ] }, { "id" : "ITEM-3",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"ITEM-3",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 }, { "id" : "ITEM-4", "itemData" : { "DOI" : "10.1371/journal.pone.0242477", "ISBN" : "1111111111", "ISSN" : "1932-6203", "PMID" : "33201909", "abstract" : "The duration and intensity of future heat waves are analyzed for 53 cities in the Middle East and the North Africa (MENA) region for the 21 st century under two different scenarios (RCP4.5 and RCP8.5). A consistent approach is carried out using data from 13 Regional models within the framework of the Coordinated Regional Climate Downscaling Experiment (CORDEX). By the end of the century, 80% of the most populated MENA cities are expected to be at least 50% of the days under heat wave conditions during the warm season. In addition, the mean and maximum intensity of the heat waves will also increase. Changes in the duration and intensity of heat waves have shown to be negatively correlated. Therefore, the vulnerability of the MENA cities to future heat waves was determined using a cumulative index (CI) that takes into account both duration and intensity. This CI indicates that Middle East and the eastern part of Africa will suffer the most unfavorable temperature conditions in the future. Assuming no intervention trough adaptation/mitigation strategies, these results, together with the particular properties of the MENA region, such as aridity or lack of precipitation, make it likely that the area will be affected by disease or famine.", "author" : [ { "dropping-particle" : "", "family" : "Varela", "given" : "R.", "non-dropping-particle" : "", "parse-names" : false, "suffix" : "" }, { "dropping-particle" : "", "family" : "Rodr\u00edguez-D\u00edaz", "given" : "L.", "non-dropping-particle" : "", "parse-names" : false, "suffix" : "" }, { "dropping-particle" : "", "family" : "DeCastro", "given" : "M.", "non-dropping-particle" : "", "parse-names" : false, "suffix" : "" } ], "container-title" : "PLOS ONE", "editor" : [ { "dropping-particle" : "", "family" : "Li", "given" : "Delei", "non-dropping-particle" : "", "parse-names" : false, "suffix" : "" } ], "id" : "ITEM-4", "issue" : "11", "issued" : { "date-parts" : [ [ "2020", "11", "17" ] ] }, "page" : "e0242477", "title" : "Persistent heat waves projected for Middle East and North Africa by the end of the 21st century", "translator" : [ { "dropping-particle" : "", "family" : "Q6931", "given" : "", "non-dropping-particle" : "", "parse-names" : false, "suffix" : "" } ], "type" : "article-journal", "volume" : "15" }, "uris" : [ "http://www.mendeley.com/documents/?uuid=7461f386-db9d-42ce-a57c-621488b8d78f" ] } ], "mendeley" : { "formattedCitation" : "(Lelieveld et al., 2016; Almazroui, 2019; Driouech et al., 2020; Varela et al., 2020)", "plainTextFormattedCitation" : "(Lelieveld et al., 2016; Almazroui, 2019; Driouech et al., 2020; Varela et al., 2020)", "previouslyFormattedCitation" : "(Lelieveld et al., 2016; Almazroui, 2019; Driouech et al., 2020; Varela et al., 2020)" }, "properties" : { "noteIndex" : 0 }, "schema" : "https://github.com/citation-style-language/schema/raw/master/csl-citation.json" }</w:instrText>
      </w:r>
      <w:r w:rsidRPr="00A41258">
        <w:rPr>
          <w:lang w:val="en-GB"/>
        </w:rPr>
        <w:fldChar w:fldCharType="separate"/>
      </w:r>
      <w:r w:rsidR="00E41CA2">
        <w:rPr>
          <w:noProof/>
        </w:rPr>
        <w:t>(Lelieveld et al., 2016; Almazroui, 2019; Driouech et al., 2020; Varela et al., 2020)</w:t>
      </w:r>
      <w:r w:rsidRPr="00A41258">
        <w:rPr>
          <w:lang w:val="en-GB"/>
        </w:rPr>
        <w:fldChar w:fldCharType="end"/>
      </w:r>
      <w:r w:rsidRPr="00FB6EB0">
        <w:t>.</w:t>
      </w:r>
    </w:p>
    <w:p w14:paraId="62B0E321" w14:textId="77777777" w:rsidR="0038381F" w:rsidRPr="00FB6EB0" w:rsidRDefault="0038381F" w:rsidP="0038381F">
      <w:pPr>
        <w:pStyle w:val="AR6BodyText"/>
      </w:pPr>
    </w:p>
    <w:p w14:paraId="37065ACE" w14:textId="34D91606" w:rsidR="0038381F" w:rsidRPr="00C734F4" w:rsidRDefault="0038381F" w:rsidP="0038381F">
      <w:pPr>
        <w:pStyle w:val="AR6BodyText"/>
        <w:rPr>
          <w:color w:val="FF0000"/>
          <w:lang w:val="en-GB"/>
        </w:rPr>
      </w:pPr>
      <w:r w:rsidRPr="00C734F4">
        <w:rPr>
          <w:lang w:val="en-GB"/>
        </w:rPr>
        <w:t xml:space="preserve">Despite the large efforts of these regional downscaling projects, the GCM-RCM matrix is still sparse and lacking a systematic design to explore the uncertainty sources (e.g., GCM, RCM, scenario, resolution) (Section 10.3). Focusing on the Iberian peninsula, </w:t>
      </w:r>
      <w:r w:rsidRPr="00C734F4">
        <w:rPr>
          <w:lang w:val="en-GB"/>
        </w:rPr>
        <w:fldChar w:fldCharType="begin" w:fldLock="1"/>
      </w:r>
      <w:r w:rsidR="000465A7">
        <w:rPr>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"manualFormatting" : "Fern\u00e1ndez et al. (2019)", "plainTextFormattedCitation" : "(Fern\u00e1ndez et al., 2019)", "previouslyFormattedCitation" : "(Fern\u00e1ndez et al., 2019)" }, "properties" : { "noteIndex" : 0 }, "schema" : "https://github.com/citation-style-language/schema/raw/master/csl-citation.json" }</w:instrText>
      </w:r>
      <w:r w:rsidRPr="00C734F4">
        <w:rPr>
          <w:lang w:val="en-GB"/>
        </w:rPr>
        <w:fldChar w:fldCharType="separate"/>
      </w:r>
      <w:r w:rsidR="00E41CA2">
        <w:rPr>
          <w:noProof/>
          <w:lang w:val="en-GB"/>
        </w:rPr>
        <w:t>Fernández et al. (2019)</w:t>
      </w:r>
      <w:r w:rsidRPr="00C734F4">
        <w:rPr>
          <w:lang w:val="en-GB"/>
        </w:rPr>
        <w:fldChar w:fldCharType="end"/>
      </w:r>
      <w:r w:rsidRPr="00C734F4">
        <w:rPr>
          <w:lang w:val="en-GB"/>
        </w:rPr>
        <w:t xml:space="preserve"> argued that the driving GCM is the main contributor to uncertainty in the ensemble. Physically consistent but implausible temperature changes in RCMs can occur. An example is a strong temperature increase over the Pyrenees due to excessive snow cover in the present climate </w:t>
      </w:r>
      <w:r w:rsidRPr="00C734F4">
        <w:rPr>
          <w:lang w:val="en-GB"/>
        </w:rPr>
        <w:fldChar w:fldCharType="begin" w:fldLock="1"/>
      </w:r>
      <w:r w:rsidR="000465A7">
        <w:rPr>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"plainTextFormattedCitation" : "(Fern\u00e1ndez et al., 2019)", "previouslyFormattedCitation" : "(Fern\u00e1ndez et al., 2019)" }, "properties" : { "noteIndex" : 0 }, "schema" : "https://github.com/citation-style-language/schema/raw/master/csl-citation.json" }</w:instrText>
      </w:r>
      <w:r w:rsidRPr="00C734F4">
        <w:rPr>
          <w:lang w:val="en-GB"/>
        </w:rPr>
        <w:fldChar w:fldCharType="separate"/>
      </w:r>
      <w:r w:rsidR="00E41CA2">
        <w:rPr>
          <w:noProof/>
          <w:lang w:val="en-GB"/>
        </w:rPr>
        <w:t>(Fernández et al., 2019)</w:t>
      </w:r>
      <w:r w:rsidRPr="00C734F4">
        <w:rPr>
          <w:lang w:val="en-GB"/>
        </w:rPr>
        <w:fldChar w:fldCharType="end"/>
      </w:r>
      <w:r w:rsidRPr="00C734F4">
        <w:rPr>
          <w:lang w:val="en-GB"/>
        </w:rPr>
        <w:t xml:space="preserve">. Based on an older set of RCM simulations (ENSEMBLES), </w:t>
      </w:r>
      <w:r w:rsidRPr="00C734F4">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"mendeley" : { "formattedCitation" : "(D\u00e9qu\u00e9 et al., 2012)", "manualFormatting" : "D\u00e9qu\u00e9 et al. (2012)", "plainTextFormattedCitation" : "(D\u00e9qu\u00e9 et al., 2012)", "previouslyFormattedCitation" : "(D\u00e9qu\u00e9 et al., 2012)" }, "properties" : { "noteIndex" : 0 }, "schema" : "https://github.com/citation-style-language/schema/raw/master/csl-citation.json" }</w:instrText>
      </w:r>
      <w:r w:rsidRPr="00C734F4">
        <w:rPr>
          <w:lang w:val="en-GB"/>
        </w:rPr>
        <w:fldChar w:fldCharType="separate"/>
      </w:r>
      <w:r w:rsidR="00E41CA2">
        <w:rPr>
          <w:noProof/>
          <w:lang w:val="en-GB"/>
        </w:rPr>
        <w:t>Déqué et al. (2012)</w:t>
      </w:r>
      <w:r w:rsidRPr="00C734F4">
        <w:rPr>
          <w:lang w:val="en-GB"/>
        </w:rPr>
        <w:fldChar w:fldCharType="end"/>
      </w:r>
      <w:r w:rsidRPr="00C734F4">
        <w:rPr>
          <w:lang w:val="en-GB"/>
        </w:rPr>
        <w:t xml:space="preserve"> also argued that the largest source of uncertainty in the temperature response over Southern Europe is the choice of the driving GCM (whereas for summer precipitation the choice of the RCM dominates the uncertainty). Finally</w:t>
      </w:r>
      <w:r w:rsidRPr="00A41258">
        <w:rPr>
          <w:lang w:val="en-GB"/>
        </w:rPr>
        <w:t xml:space="preserve">, </w:t>
      </w:r>
      <w:commentRangeStart w:id="2005"/>
      <w:r w:rsidRPr="00441820">
        <w:rPr>
          <w:lang w:val="en-GB"/>
        </w:rPr>
        <w:fldChar w:fldCharType="begin" w:fldLock="1"/>
      </w:r>
      <w:ins w:id="2006" w:author="Robin Matthews" w:date="2021-07-11T18:03:00Z">
        <w:r w:rsidR="006E305A">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"manualFormatting" : "Bo\u00e9 et al. (2020a)", "plainTextFormattedCitation" : "(Bo\u00e9 et al., 2020a)", "previouslyFormattedCitation" : "(Bo\u00e9 et al., 2020a)" }, "properties" : { "noteIndex" : 0 }, "schema" : "https://github.com/citation-style-language/schema/raw/master/csl-citation.json" }</w:instrText>
        </w:r>
      </w:ins>
      <w:del w:id="2007" w:author="Robin Matthews" w:date="2021-07-11T18:03:00Z">
        <w:r w:rsidR="000465A7" w:rsidDel="006E305A">
          <w:rPr>
            <w:lang w:val="en-GB"/>
          </w:rPr>
          <w:del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"manualFormatting" : "Bo\u00e9 et al. (2020)", "plainTextFormattedCitation" : "(Bo\u00e9 et al., 2020a)", "previouslyFormattedCitation" : "(Bo\u00e9 et al., 2020a)" }, "properties" : { "noteIndex" : 0 }, "schema" : "https://github.com/citation-style-language/schema/raw/master/csl-citation.json" }</w:delInstrText>
        </w:r>
      </w:del>
      <w:r w:rsidRPr="00441820">
        <w:rPr>
          <w:lang w:val="en-GB"/>
        </w:rPr>
        <w:fldChar w:fldCharType="separate"/>
      </w:r>
      <w:r w:rsidR="00E41CA2">
        <w:rPr>
          <w:noProof/>
          <w:lang w:val="en-GB"/>
        </w:rPr>
        <w:t>Boé et al. (2020</w:t>
      </w:r>
      <w:ins w:id="2008" w:author="Robin Matthews" w:date="2021-07-11T18:03:00Z">
        <w:r w:rsidR="006E305A">
          <w:rPr>
            <w:noProof/>
            <w:lang w:val="en-GB"/>
          </w:rPr>
          <w:t>a</w:t>
        </w:r>
      </w:ins>
      <w:r w:rsidR="00E41CA2">
        <w:rPr>
          <w:noProof/>
          <w:lang w:val="en-GB"/>
        </w:rPr>
        <w:t>)</w:t>
      </w:r>
      <w:r w:rsidRPr="00441820">
        <w:rPr>
          <w:lang w:val="en-GB"/>
        </w:rPr>
        <w:fldChar w:fldCharType="end"/>
      </w:r>
      <w:commentRangeEnd w:id="2005"/>
      <w:r w:rsidR="00E41CA2">
        <w:rPr>
          <w:rStyle w:val="CommentReference"/>
          <w:rFonts w:asciiTheme="minorHAnsi" w:eastAsiaTheme="minorHAnsi" w:hAnsiTheme="minorHAnsi"/>
          <w:lang w:eastAsia="en-US"/>
        </w:rPr>
        <w:commentReference w:id="2005"/>
      </w:r>
      <w:r w:rsidRPr="00A41258">
        <w:rPr>
          <w:lang w:val="en-GB"/>
        </w:rPr>
        <w:t xml:space="preserve"> found</w:t>
      </w:r>
      <w:r w:rsidRPr="00C734F4">
        <w:rPr>
          <w:lang w:val="en-GB"/>
        </w:rPr>
        <w:t xml:space="preserve"> that over a large area of Europe, including parts of the Mediterranean, RCMs project a summer warming 1.5–2°C colder than in their driving GCMs for the end of the 21</w:t>
      </w:r>
      <w:r w:rsidRPr="00C734F4">
        <w:rPr>
          <w:vertAlign w:val="superscript"/>
          <w:lang w:val="en-GB"/>
        </w:rPr>
        <w:t>st</w:t>
      </w:r>
      <w:r w:rsidRPr="00C734F4">
        <w:rPr>
          <w:lang w:val="en-GB"/>
        </w:rPr>
        <w:t xml:space="preserve"> century. This is caused by differences in solar radiation related to the absence of time-varying anthropogenic aerosols in RCMs </w:t>
      </w:r>
      <w:r w:rsidRPr="00C734F4">
        <w:rPr>
          <w:lang w:val="en-GB"/>
        </w:rPr>
        <w:fldChar w:fldCharType="begin" w:fldLock="1"/>
      </w:r>
      <w:r w:rsidR="000465A7">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"ITEM-2",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Pr="00C734F4">
        <w:rPr>
          <w:lang w:val="en-GB"/>
        </w:rPr>
        <w:fldChar w:fldCharType="separate"/>
      </w:r>
      <w:r w:rsidR="00E41CA2">
        <w:rPr>
          <w:noProof/>
          <w:lang w:val="en-GB"/>
        </w:rPr>
        <w:t>(Boé et al., 2020a; Gutiérrez et al., 2020)</w:t>
      </w:r>
      <w:r w:rsidRPr="00C734F4">
        <w:rPr>
          <w:lang w:val="en-GB"/>
        </w:rPr>
        <w:fldChar w:fldCharType="end"/>
      </w:r>
      <w:r w:rsidRPr="00C734F4">
        <w:rPr>
          <w:lang w:val="en-GB"/>
        </w:rPr>
        <w:t xml:space="preserve">, which also affects the noted differences in cloud cover between GCMs and </w:t>
      </w:r>
      <w:r w:rsidRPr="00A41258">
        <w:rPr>
          <w:lang w:val="en-GB"/>
        </w:rPr>
        <w:t xml:space="preserve">RCMs </w:t>
      </w:r>
      <w:r w:rsidRPr="00441820">
        <w:rPr>
          <w:lang w:val="en-GB"/>
        </w:rPr>
        <w:fldChar w:fldCharType="begin" w:fldLock="1"/>
      </w:r>
      <w:r w:rsidR="000465A7">
        <w:rPr>
          <w:lang w:val="en-GB"/>
        </w:rPr>
        <w:instrText>ADDIN CSL_CITATION { "citationItems" : [ { "id" : "ITEM-1", "itemData" : { "DOI" : "10.1007/s00382-016-3471-2", "ISBN" : "0123456789", "ISSN" : "0930-7575", "abstract" : "The objective of the present work is to compare the projections of surface solar radiation (SSR) simulated by four regional climate models (CCLM, RCA4, WRF, ALADIN) with the respective fields of their ten driving CMIP5 global climate models. First the annual and seasonal SSR changes are examined in the regional and in the global climate models based on the RCP8.5 emission scenarios. The results show significant discrepancies between the projected SSR, the multi-model mean of RCMs indicates a decrease in SSR of \u22120.60 W/m2 per decade over Europe, while the multi-model mean of the associated GCMs used to drive the RCMs gives an increase in SSR of +0.39 W/m2 per decade for the period of 2006--2100 over Europe. At seasonal scale the largest differences appear in spring and summer. The different signs of SSR projected changes can be interpreted as the consequence of the different behavior of cloud cover in global and regional climate models. Cloudiness shows a significant decline in GCMs with \u22120.24% per decade which explains the extra income in SSR, while in case of the regional models no significant changes in cloudiness can be detected. The reduction of SSR in RCMs can be attributed to increasing atmospheric absorption in line with the increase of water vapor content. Both global and regional models overestimate SSR in absolute terms as compared to surface observations, in line with an underestimation of cloud cover. Regional models further have difficulties to adequately reproduce the observed trends in SSR over the past decades.", "author" : [ { "dropping-particle" : "", "family" : "Bart\u00f3k", "given" : "Blanka", "non-dropping-particle" : "", "parse-names" : false, "suffix" : "" }, { "dropping-particle" : "", "family" : "Wild", "given" : "Martin", "non-dropping-particle" : "", "parse-names" : false, "suffix" : "" }, { "dropping-particle" : "", "family" : "Folini", "given" : "Doris", "non-dropping-particle" : "", "parse-names" : false, "suffix" : "" }, { "dropping-particle" : "", "family" : "L\u00fcthi", "given" : "Daniel", "non-dropping-particle" : "", "parse-names" : false, "suffix" : "" }, { "dropping-particle" : "", "family" : "Kotlarski", "given" : "Sven", "non-dropping-particle" : "", "parse-names" : false, "suffix" : "" }, { "dropping-particle" : "", "family" : "Sch\u00e4r", "given" : "Christoph", "non-dropping-particle" : "", "parse-names" : false, "suffix" : "" }, { "dropping-particle" : "", "family" : "Vautard", "given" : "Robert", "non-dropping-particle" : "", "parse-names" : false, "suffix" : "" }, { "dropping-particle" : "", "family" : "Jerez", "given" : "Sonia", "non-dropping-particle" : "", "parse-names" : false, "suffix" : "" }, { "dropping-particle" : "", "family" : "Imecs", "given" : "Zolt\u00e1n", "non-dropping-particle" : "", "parse-names" : false, "suffix" : "" } ], "container-title" : "Climate Dynamics", "id" : "ITEM-1", "issue" : "7-8", "issued" : { "date-parts" : [ [ "2017", "10", "9" ] ] }, "page" : "2665-2683", "publisher" : "Springer Berlin Heidelberg", "title" : "Projected changes in surface solar radiation in CMIP5 global climate models and in EURO-CORDEX regional climate models for Europe", "translator" : [ { "dropping-particle" : "", "family" : "Q4744", "given" : "", "non-dropping-particle" : "", "parse-names" : false, "suffix" : "" } ], "type" : "article-journal", "volume" : "49" }, "uris" : [ "http://www.mendeley.com/documents/?uuid=9a7a68bb-07fd-4428-8cba-f69486702fea" ] } ], "mendeley" : { "formattedCitation" : "(Bart\u00f3k et al., 2017)", "plainTextFormattedCitation" : "(Bart\u00f3k et al., 2017)", "previouslyFormattedCitation" : "(Bart\u00f3k et al., 2017)" }, "properties" : { "noteIndex" : 0 }, "schema" : "https://github.com/citation-style-language/schema/raw/master/csl-citation.json" }</w:instrText>
      </w:r>
      <w:r w:rsidRPr="00441820">
        <w:rPr>
          <w:lang w:val="en-GB"/>
        </w:rPr>
        <w:fldChar w:fldCharType="separate"/>
      </w:r>
      <w:r w:rsidR="00E41CA2">
        <w:rPr>
          <w:noProof/>
          <w:lang w:val="en-GB"/>
        </w:rPr>
        <w:t>(Bartók et al., 2017)</w:t>
      </w:r>
      <w:r w:rsidRPr="00441820">
        <w:rPr>
          <w:lang w:val="en-GB"/>
        </w:rPr>
        <w:fldChar w:fldCharType="end"/>
      </w:r>
      <w:r w:rsidRPr="00441820">
        <w:rPr>
          <w:lang w:val="en-GB"/>
        </w:rPr>
        <w:t>.</w:t>
      </w:r>
    </w:p>
    <w:p w14:paraId="09D6674F" w14:textId="77777777" w:rsidR="0038381F" w:rsidRPr="00C734F4" w:rsidRDefault="0038381F" w:rsidP="0038381F">
      <w:pPr>
        <w:pStyle w:val="AR6BodyText"/>
        <w:rPr>
          <w:lang w:val="en-GB"/>
        </w:rPr>
      </w:pPr>
    </w:p>
    <w:p w14:paraId="0145E658" w14:textId="5FC4465B" w:rsidR="0038381F" w:rsidRPr="00C734F4" w:rsidRDefault="00066893" w:rsidP="0038381F">
      <w:pPr>
        <w:pStyle w:val="AR6BodyText"/>
        <w:rPr>
          <w:lang w:val="en-GB"/>
        </w:rPr>
      </w:pPr>
      <w:r>
        <w:rPr>
          <w:lang w:val="en-GB"/>
        </w:rPr>
        <w:t>S</w:t>
      </w:r>
      <w:r w:rsidR="0038381F" w:rsidRPr="00C734F4">
        <w:rPr>
          <w:lang w:val="en-GB"/>
        </w:rPr>
        <w:t xml:space="preserve">tatistical downscaling studies for the Mediterranean confirm the results from GCM and RCM studies, with large agreement among future projections showing lower rates of warming in winter and spring, and, in most cases, higher ones in summer and autumn </w:t>
      </w:r>
      <w:r w:rsidR="0038381F" w:rsidRPr="00C734F4">
        <w:rPr>
          <w:lang w:val="en-GB"/>
        </w:rPr>
        <w:fldChar w:fldCharType="begin" w:fldLock="1"/>
      </w:r>
      <w:r w:rsidR="000465A7">
        <w:rPr>
          <w:lang w:val="en-GB"/>
        </w:rPr>
        <w:instrText>ADDIN CSL_CITATION { "citationItems" : [ { "id" : "ITEM-1", "itemData" : { "DOI" : "10.1007/s10113-014-0605-0", "ISSN" : "1436-3798", "abstract" : "Besides dynamical downscaling by regional climate models, statistical downscaling (SD) is a major tool to derive climate change projections on regional or even local scales. For the Mediterranean area, an increasing number of downscaling studies based on different statistical techniques have been published in the last two decades with a broad range of sometimes differing results relating to different variables and regional domains. This paper gives a short review of these Mediterranean downscaling studies mainly considering the following two aspects: (1) what kind of progress has been realized in this field since the early 1990s? The review addresses the inclusion of extremes in downscaling assessments, the development of probabilistic approaches, the extension of predictor sets, the use of ensembles for both dynamical model simulations and statistical model assessments, the consideration of non-stationarities in the predictor\u2013predictand relationships, and some advances related to synoptic downscaling. (2) What are the main regional climate change signals in the Mediterranean area, considering agreed and controversial points also with respect to dynamical models? Best accordance among future projections can be found in seasonal temperatures with lower rates of warming in winter and spring, and, in most cases, higher ones in summer and autumn. Different results are obtained for the intra-annual range of extreme temperatures, but high-temperature conditions are generally expected to increase. Regarding seasonal precipitation, predominant reductions are indicated for spring, summer, and autumn. For winter, however, projections are distinctly different (GCMs: rainfall decrease; RCMs: increase only in the northernmost parts of the Mediterranean region; SD: widespread increases in the northern and western parts in several studies). Different results are obtained for rainfall extremes, but the entire precipitation distribution tends to shift towards higher and lower values. Apart from some sub-regional deviations, there is a predominant increase in future dry period durations. For near-surface winds, only a few studies are available, and they project some decline mainly for the winter season.", "author" : [ { "dropping-particle" : "", "family" : "Jacobeit", "given" : "Jucundus", "non-dropping-particle" : "", "parse-names" : false, "suffix" : "" }, { "dropping-particle" : "", "family" : "Hertig", "given" : "Elke", "non-dropping-particle" : "", "parse-names" : false, "suffix" : "" }, { "dropping-particle" : "", "family" : "Seubert", "given" : "Stefanie", "non-dropping-particle" : "", "parse-names" : false, "suffix" : "" }, { "dropping-particle" : "", "family" : "Lutz", "given" : "Karin", "non-dropping-particle" : "", "parse-names" : false, "suffix" : "" } ], "container-title" : "Regional Environmental Change", "id" : "ITEM-1", "issue" : "5", "issued" : { "date-parts" : [ [ "2014", "10", "4" ] ] }, "page" : "1891-1906", "title" : "Statistical downscaling for climate change projections in the Mediterranean region: methods and results", "translator" : [ { "dropping-particle" : "", "family" : "Q6143", "given" : "", "non-dropping-particle" : "", "parse-names" : false, "suffix" : "" } ], "type" : "article-journal", "volume" : "14" }, "uris" : [ "http://www.mendeley.com/documents/?uuid=580dfca8-56a9-4e3b-8551-545c4189b68f" ] } ], "mendeley" : { "formattedCitation" : "(Jacobeit et al., 2014)", "plainTextFormattedCitation" : "(Jacobeit et al., 2014)", "previouslyFormattedCitation" : "(Jacobeit et al., 2014)" }, "properties" : { "noteIndex" : 0 }, "schema" : "https://github.com/citation-style-language/schema/raw/master/csl-citation.json" }</w:instrText>
      </w:r>
      <w:r w:rsidR="0038381F" w:rsidRPr="00C734F4">
        <w:rPr>
          <w:lang w:val="en-GB"/>
        </w:rPr>
        <w:fldChar w:fldCharType="separate"/>
      </w:r>
      <w:r w:rsidR="00E41CA2">
        <w:rPr>
          <w:noProof/>
          <w:lang w:val="en-GB"/>
        </w:rPr>
        <w:t>(Jacobeit et al., 2014)</w:t>
      </w:r>
      <w:r w:rsidR="0038381F" w:rsidRPr="00C734F4">
        <w:rPr>
          <w:lang w:val="en-GB"/>
        </w:rPr>
        <w:fldChar w:fldCharType="end"/>
      </w:r>
      <w:r w:rsidR="0038381F" w:rsidRPr="00C734F4">
        <w:rPr>
          <w:lang w:val="en-GB"/>
        </w:rPr>
        <w:t>.</w:t>
      </w:r>
    </w:p>
    <w:p w14:paraId="71A26AA0" w14:textId="59FB63B2" w:rsidR="0038381F" w:rsidRDefault="0038381F" w:rsidP="0038381F">
      <w:pPr>
        <w:pStyle w:val="AR6BodyText"/>
        <w:rPr>
          <w:lang w:val="en-GB"/>
        </w:rPr>
      </w:pPr>
    </w:p>
    <w:p w14:paraId="1C2C8646" w14:textId="77777777" w:rsidR="00422CB7" w:rsidRPr="00C734F4" w:rsidRDefault="00422CB7" w:rsidP="0038381F">
      <w:pPr>
        <w:pStyle w:val="AR6BodyText"/>
        <w:rPr>
          <w:lang w:val="en-GB"/>
        </w:rPr>
      </w:pPr>
    </w:p>
    <w:p w14:paraId="7EE15FDA" w14:textId="77777777" w:rsidR="0038381F" w:rsidRPr="00C734F4" w:rsidRDefault="0038381F" w:rsidP="0038381F">
      <w:pPr>
        <w:pStyle w:val="AR6Chap10Level310111"/>
        <w:rPr>
          <w:lang w:val="en-GB"/>
        </w:rPr>
      </w:pPr>
      <w:bookmarkStart w:id="2009" w:name="_Toc5899759"/>
      <w:bookmarkStart w:id="2010" w:name="_Toc6838080"/>
      <w:bookmarkStart w:id="2011" w:name="_Toc24482555"/>
      <w:bookmarkStart w:id="2012" w:name="_Toc25123233"/>
      <w:bookmarkStart w:id="2013" w:name="_Toc29679499"/>
      <w:bookmarkStart w:id="2014" w:name="_Toc30602475"/>
      <w:bookmarkStart w:id="2015" w:name="_Toc70454813"/>
      <w:r w:rsidRPr="00C734F4">
        <w:rPr>
          <w:lang w:val="en-GB"/>
        </w:rPr>
        <w:t>Storyline approaches</w:t>
      </w:r>
      <w:bookmarkEnd w:id="2009"/>
      <w:bookmarkEnd w:id="2010"/>
      <w:bookmarkEnd w:id="2011"/>
      <w:bookmarkEnd w:id="2012"/>
      <w:bookmarkEnd w:id="2013"/>
      <w:bookmarkEnd w:id="2014"/>
      <w:bookmarkEnd w:id="2015"/>
    </w:p>
    <w:p w14:paraId="272730F2" w14:textId="77777777" w:rsidR="0038381F" w:rsidRPr="00C734F4" w:rsidRDefault="0038381F" w:rsidP="0038381F">
      <w:pPr>
        <w:pStyle w:val="AR6BodyText"/>
        <w:rPr>
          <w:lang w:val="en-GB"/>
        </w:rPr>
      </w:pPr>
    </w:p>
    <w:p w14:paraId="258D8C68" w14:textId="72B67507" w:rsidR="0038381F" w:rsidRPr="00C734F4" w:rsidRDefault="0038381F" w:rsidP="0038381F">
      <w:pPr>
        <w:pStyle w:val="AR6BodyText"/>
        <w:rPr>
          <w:spacing w:val="-1"/>
          <w:lang w:val="en-GB"/>
        </w:rPr>
      </w:pPr>
      <w:r w:rsidRPr="00C734F4">
        <w:rPr>
          <w:lang w:val="en-GB"/>
        </w:rPr>
        <w:t>The atmospheric circulation is influenced by large-scale, often slowly varying components of the climate system, such as ocean, sea</w:t>
      </w:r>
      <w:r w:rsidR="000047C6">
        <w:rPr>
          <w:lang w:val="en-GB"/>
        </w:rPr>
        <w:t xml:space="preserve"> </w:t>
      </w:r>
      <w:r w:rsidRPr="00C734F4">
        <w:rPr>
          <w:lang w:val="en-GB"/>
        </w:rPr>
        <w:t xml:space="preserve">ice and soil moisture. Historical and future changes of the atmospheric circulation depend, among other factors, on how these drivers have changed and will change. </w:t>
      </w:r>
      <w:r w:rsidRPr="00C734F4">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C734F4">
        <w:rPr>
          <w:lang w:val="en-GB"/>
        </w:rPr>
        <w:fldChar w:fldCharType="separate"/>
      </w:r>
      <w:r w:rsidR="00E41CA2">
        <w:rPr>
          <w:noProof/>
          <w:lang w:val="en-GB"/>
        </w:rPr>
        <w:t>Zappa and Shepherd (2017)</w:t>
      </w:r>
      <w:r w:rsidRPr="00C734F4">
        <w:rPr>
          <w:lang w:val="en-GB"/>
        </w:rPr>
        <w:fldChar w:fldCharType="end"/>
      </w:r>
      <w:r w:rsidRPr="00C734F4">
        <w:rPr>
          <w:lang w:val="en-GB"/>
        </w:rPr>
        <w:t xml:space="preserve"> have analysed this for the Mediterranean region and developed a set of storylines based on different plausible evolutions of those drivers and their impact on the Mediterranean winter climate. Important identified drivers during winter are tropical and polar amplification of global warming and the polar stratospheric vortex </w:t>
      </w:r>
      <w:r w:rsidRPr="00C734F4">
        <w:rPr>
          <w:spacing w:val="-1"/>
          <w:lang w:val="en-GB"/>
        </w:rPr>
        <w:fldChar w:fldCharType="begin" w:fldLock="1"/>
      </w:r>
      <w:r w:rsidR="000465A7">
        <w:rPr>
          <w:spacing w:val="-1"/>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"Q4008", "given" : "", "non-dropping-particle" : "", "parse-names" : false, "suffix" : "" } ], "type" : "article-journal", "volume" : "119" }, "uris" : [ "http://www.mendeley.com/documents/?uuid=2a29e1fe-4d63-4743-adf5-9159057e47e1" ] }, { "id" : "ITEM-2", "itemData" : { "DOI" : "10.1175/JCLI-D-18-0041.1", "ISSN" : "0894-8755", "abstract" : "General circulation models display a wide range of future predicted changes in the Northern Hemisphere winter stratospheric polar vortex. The downward influence of this stratospheric uncertainty on the troposphere has previously been inferred from regression analyses across models and is thought to contribute to model spread in tropospheric circulation change. Here we complement such regression analyses with idealized experiments using one model where different changes in the zonal-mean stratospheric polar vortex are artificially imposed to mimic the extreme ends of polar vortex change simulated by models from phase 5 of the Coupled Model Intercomparison Project (CMIP5). The influence of the stratospheric vortex change on the tropospheric circulation in these experiments is quantitatively in agreement with the inferred downward influence from across-model regressions, indicating that such regressions depict a true downward influence of stratospheric vortex change on the troposphere below. With a relative weakening of the polar vortex comes a relative increase in Arctic sea level pressure (SLP), a decrease in zonal wind over the North Atlantic, drying over northern Europe, and wetting over southern Europe. The contribution of stratospheric vortex change to intermodel spread in these quantities is assessed in the CMIP5 models. The spread, as given by 4 times the across-model standard deviation, is reduced by roughly 10% on regressing out the contribution from stratospheric vortex change, while the difference between models on extreme ends of the distribution in terms of their stratospheric vortex change can reach up to 50% of the overall model spread for Arctic SLP and 20% of the overall spread in European precipitation.", "author" : [ { "dropping-particle" : "", "family" : "Simpson", "given" : "Isla R", "non-dropping-particle" : "", "parse-names" : false, "suffix" : "" }, { "dropping-particle" : "", "family" : "Hitchcock", "given" : "Peter", "non-dropping-particle" : "", "parse-names" : false, "suffix" : "" }, { "dropping-particle" : "", "family" : "Seager", "given" : "Richard", "non-dropping-particle" : "", "parse-names" : false, "suffix" : "" }, { "dropping-particle" : "", "family" : "Wu", "given" : "Yutian", "non-dropping-particle" : "", "parse-names" : false, "suffix" : "" }, { "dropping-particle" : "", "family" : "Callaghan", "given" : "Patrick", "non-dropping-particle" : "", "parse-names" : false, "suffix" : "" } ], "container-title" : "Journal of Climate", "id" : "ITEM-2", "issue" : "16", "issued" : { "date-parts" : [ [ "2018", "8" ] ] }, "page" : "6371-6391", "title" : "The Downward Influence of Uncertainty in the Northern Hemisphere Stratospheric Polar Vortex Response to Climate Change", "translator" : [ { "dropping-particle" : "", "family" : "Q5612", "given" : "", "non-dropping-particle" : "", "parse-names" : false, "suffix" : "" } ], "type" : "article-journal", "volume" : "31" }, "uris" : [ "http://www.mendeley.com/documents/?uuid=9cc51aef-6cb1-4185-88e4-bc5e76f04000" ] } ], "mendeley" : { "formattedCitation" : "(Manzini et al., 2014; Simpson et al., 2018)", "plainTextFormattedCitation" : "(Manzini et al., 2014; Simpson et al., 2018)", "previouslyFormattedCitation" : "(Manzini et al., 2014; Simpson et al., 2018)" }, "properties" : { "noteIndex" : 0 }, "schema" : "https://github.com/citation-style-language/schema/raw/master/csl-citation.json" }</w:instrText>
      </w:r>
      <w:r w:rsidRPr="00C734F4">
        <w:rPr>
          <w:spacing w:val="-1"/>
          <w:lang w:val="en-GB"/>
        </w:rPr>
        <w:fldChar w:fldCharType="separate"/>
      </w:r>
      <w:r w:rsidR="00E41CA2">
        <w:rPr>
          <w:noProof/>
          <w:spacing w:val="-1"/>
          <w:lang w:val="en-GB"/>
        </w:rPr>
        <w:t>(Manzini et al., 2014; Simpson et al., 2018)</w:t>
      </w:r>
      <w:r w:rsidRPr="00C734F4">
        <w:rPr>
          <w:spacing w:val="-1"/>
          <w:lang w:val="en-GB"/>
        </w:rPr>
        <w:fldChar w:fldCharType="end"/>
      </w:r>
      <w:r w:rsidRPr="00C734F4">
        <w:rPr>
          <w:lang w:val="en-GB"/>
        </w:rPr>
        <w:t>, with implications for precipitation</w:t>
      </w:r>
      <w:r w:rsidRPr="00A41258">
        <w:rPr>
          <w:lang w:val="en-GB"/>
        </w:rPr>
        <w:t xml:space="preserve">. </w:t>
      </w:r>
      <w:r w:rsidRPr="00441820">
        <w:rPr>
          <w:lang w:val="en-GB"/>
        </w:rPr>
        <w:fldChar w:fldCharType="begin" w:fldLock="1"/>
      </w:r>
      <w:r w:rsidR="000465A7">
        <w:rPr>
          <w:lang w:val="en-GB"/>
        </w:rPr>
        <w:instrText>ADDIN CSL_CITATION { "citationItems" : [ { "id" : "ITEM-1", "itemData" : { "DOI" : "10.1007/s40641-019-00146-7", "ISSN" : "2198-6061", "abstract" : "Purpose of Review: Atmospheric circulation exerts a strong control on regional climate and extremes. However, projections of future circulation change remain uncertain, thus affecting the assessment of regional climate change. The purpose of this review is to describe some key cases where regional precipitation and windiness strongly depend on the mid-latitude atmospheric circulation response to warming, and summarise this into alternative plausible storylines of regional climate change. Recent Findings: Recent research has enabled to better quantify the importance of dynamical aspects of climate change in shaping regional climate. The cold season precipitation response in Mediterranean-like regions is identified as one of the most susceptible impact-relevant aspects of regional climate driven by mid-latitude circulation changes. A circulation-forced drying might already be emerging in the actual Mediterranean, Chile and southwestern Australia. Increasing evidence indicates that distinct regional changes in atmospheric circulation and European windiness might unfold depending on the interplay of different climate drivers, such as surface warming patterns, sea ice loss and stratospheric changes. Summary: The multi-model mean circulation response to warming tends to show washed-out signals due to the lack of robustness in the model projections, with implications for regional changes. To better communicate the information contained within these projections, it is useful to discuss regional climate change conditionally on alternative plausible storylines of atmospheric circulation change. As progress continues in understanding the factors driving the response of circulation to global warming, developing such storylines will provide end\u2013to\u2013end and physically self-consistent descriptions of plausible future unfoldings of regional climate change.", "author" : [ { "dropping-particle" : "", "family" : "Zappa", "given" : "Giuseppe", "non-dropping-particle" : "", "parse-names" : false, "suffix" : "" } ], "container-title" : "Current Climate Change Reports", "id" : "ITEM-1", "issue" : "4", "issued" : { "date-parts" : [ [ "2019", "12", "28" ] ] }, "page" : "358-371", "title" : "Regional Climate Impacts of Future Changes in the Mid\u2013Latitude Atmospheric Circulation: a Storyline View", "translator" : [ { "dropping-particle" : "", "family" : "Q6699", "given" : "", "non-dropping-particle" : "", "parse-names" : false, "suffix" : "" } ], "type" : "article-journal", "volume" : "5" }, "uris" : [ "http://www.mendeley.com/documents/?uuid=a32d5c20-12a4-4a05-896b-9804e69a5236" ] } ], "mendeley" : { "formattedCitation" : "(Zappa, 2019)", "manualFormatting" : "Zappa (2019)", "plainTextFormattedCitation" : "(Zappa, 2019)", "previouslyFormattedCitation" : "(Zappa, 2019)" }, "properties" : { "noteIndex" : 0 }, "schema" : "https://github.com/citation-style-language/schema/raw/master/csl-citation.json" }</w:instrText>
      </w:r>
      <w:r w:rsidRPr="00441820">
        <w:rPr>
          <w:lang w:val="en-GB"/>
        </w:rPr>
        <w:fldChar w:fldCharType="separate"/>
      </w:r>
      <w:r w:rsidR="00E41CA2">
        <w:rPr>
          <w:noProof/>
          <w:lang w:val="en-GB"/>
        </w:rPr>
        <w:t>Zappa (2019)</w:t>
      </w:r>
      <w:r w:rsidRPr="00441820">
        <w:rPr>
          <w:lang w:val="en-GB"/>
        </w:rPr>
        <w:fldChar w:fldCharType="end"/>
      </w:r>
      <w:r w:rsidRPr="00C734F4">
        <w:rPr>
          <w:lang w:val="en-GB"/>
        </w:rPr>
        <w:t xml:space="preserve"> discusses </w:t>
      </w:r>
      <w:r w:rsidR="000047C6">
        <w:rPr>
          <w:lang w:val="en-GB"/>
        </w:rPr>
        <w:t xml:space="preserve">the </w:t>
      </w:r>
      <w:r w:rsidRPr="00C734F4">
        <w:rPr>
          <w:lang w:val="en-GB"/>
        </w:rPr>
        <w:t xml:space="preserve">relative amplitude of tropical and Arctic warming, response of the AMOC, patterns of Pacific SST change, and changes in stratospheric vortex strength as possible drivers of the Mediterranean summer climate and stresses that given the present state of knowledge, alternative storylines based on </w:t>
      </w:r>
      <w:r w:rsidR="000047C6" w:rsidRPr="00C734F4">
        <w:rPr>
          <w:lang w:val="en-GB"/>
        </w:rPr>
        <w:t>th</w:t>
      </w:r>
      <w:r w:rsidR="000047C6">
        <w:rPr>
          <w:lang w:val="en-GB"/>
        </w:rPr>
        <w:t>e</w:t>
      </w:r>
      <w:r w:rsidR="000047C6" w:rsidRPr="00C734F4">
        <w:rPr>
          <w:lang w:val="en-GB"/>
        </w:rPr>
        <w:t xml:space="preserve">se </w:t>
      </w:r>
      <w:r w:rsidRPr="00C734F4">
        <w:rPr>
          <w:lang w:val="en-GB"/>
        </w:rPr>
        <w:t xml:space="preserve">drivers should be considered as equally plausible future manifestations of regional climate change. </w:t>
      </w:r>
      <w:bookmarkStart w:id="2016" w:name="_Hlk76928755"/>
      <w:ins w:id="2017" w:author="Robin Matthews" w:date="2021-07-11T20:47:00Z">
        <w:r w:rsidR="0069625B">
          <w:rPr>
            <w:spacing w:val="-1"/>
          </w:rPr>
          <w:fldChar w:fldCharType="begin" w:fldLock="1"/>
        </w:r>
        <w:r w:rsidR="0069625B">
          <w:rPr>
            <w:spacing w:val="-1"/>
          </w:rPr>
          <w: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"mendeley" : { "formattedCitation" : "(Brogli et al., 2019a, 2019b)", "manualFormatting" : "Brogli et al. (2019a, b)", "plainTextFormattedCitation" : "(Brogli et al., 2019a, 2019b)", "previouslyFormattedCitation" : "(Brogli et al., 2019a, 2019b)" }, "properties" : { "noteIndex" : 0 }, "schema" : "https://github.com/citation-style-language/schema/raw/master/csl-citation.json" }</w:instrText>
        </w:r>
        <w:r w:rsidR="0069625B">
          <w:rPr>
            <w:spacing w:val="-1"/>
          </w:rPr>
          <w:fldChar w:fldCharType="separate"/>
        </w:r>
        <w:r w:rsidR="0069625B" w:rsidRPr="001F6508">
          <w:rPr>
            <w:noProof/>
            <w:spacing w:val="-1"/>
          </w:rPr>
          <w:t>Brogli et al.</w:t>
        </w:r>
        <w:r w:rsidR="0069625B">
          <w:rPr>
            <w:noProof/>
            <w:spacing w:val="-1"/>
          </w:rPr>
          <w:t xml:space="preserve"> (</w:t>
        </w:r>
        <w:r w:rsidR="0069625B" w:rsidRPr="001F6508">
          <w:rPr>
            <w:noProof/>
            <w:spacing w:val="-1"/>
          </w:rPr>
          <w:t>2019a, b)</w:t>
        </w:r>
        <w:r w:rsidR="0069625B">
          <w:rPr>
            <w:spacing w:val="-1"/>
          </w:rPr>
          <w:fldChar w:fldCharType="end"/>
        </w:r>
        <w:r w:rsidR="0069625B">
          <w:rPr>
            <w:spacing w:val="-1"/>
          </w:rPr>
          <w:t xml:space="preserve"> and </w:t>
        </w:r>
        <w:r w:rsidR="0069625B">
          <w:rPr>
            <w:spacing w:val="-1"/>
          </w:rPr>
          <w:fldChar w:fldCharType="begin" w:fldLock="1"/>
        </w:r>
        <w:r w:rsidR="0069625B">
          <w:rPr>
            <w:spacing w:val="-1"/>
          </w:rPr>
          <w: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"mendeley" : { "formattedCitation" : "(Kr\u00f6ner et al., 2017)", "manualFormatting" : "Kr\u00f6ner et al. (2017)", "plainTextFormattedCitation" : "(Kr\u00f6ner et al., 2017)", "previouslyFormattedCitation" : "(Kr\u00f6ner et al., 2017)" }, "properties" : { "noteIndex" : 0 }, "schema" : "https://github.com/citation-style-language/schema/raw/master/csl-citation.json" }</w:instrText>
        </w:r>
        <w:r w:rsidR="0069625B">
          <w:rPr>
            <w:spacing w:val="-1"/>
          </w:rPr>
          <w:fldChar w:fldCharType="separate"/>
        </w:r>
        <w:r w:rsidR="0069625B" w:rsidRPr="001F6508">
          <w:rPr>
            <w:noProof/>
            <w:spacing w:val="-1"/>
          </w:rPr>
          <w:t>Kröner et al.</w:t>
        </w:r>
        <w:r w:rsidR="0069625B">
          <w:rPr>
            <w:noProof/>
            <w:spacing w:val="-1"/>
          </w:rPr>
          <w:t xml:space="preserve"> (</w:t>
        </w:r>
        <w:r w:rsidR="0069625B" w:rsidRPr="001F6508">
          <w:rPr>
            <w:noProof/>
            <w:spacing w:val="-1"/>
          </w:rPr>
          <w:t>2017)</w:t>
        </w:r>
        <w:r w:rsidR="0069625B">
          <w:rPr>
            <w:spacing w:val="-1"/>
          </w:rPr>
          <w:fldChar w:fldCharType="end"/>
        </w:r>
      </w:ins>
      <w:commentRangeStart w:id="2018"/>
      <w:del w:id="2019" w:author="Robin Matthews" w:date="2021-07-11T20:47:00Z">
        <w:r w:rsidRPr="00C734F4" w:rsidDel="0069625B">
          <w:rPr>
            <w:spacing w:val="-1"/>
            <w:lang w:val="en-GB"/>
          </w:rPr>
          <w:fldChar w:fldCharType="begin" w:fldLock="1"/>
        </w:r>
        <w:r w:rsidR="000465A7" w:rsidRPr="0069625B" w:rsidDel="0069625B">
          <w:rPr>
            <w:spacing w:val="-1"/>
            <w:lang w:val="en-GB"/>
          </w:rPr>
          <w:del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"ITEM-3",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"mendeley" : { "formattedCitation" : "(Kr\u00f6ner et al., 2017; Brogli et al., 2019a, 2019b)", "manualFormatting" : "Brogli et al. (2019a, 2019b) and Kr\u00f6ner et al. (2017)", "plainTextFormattedCitation" : "(Kr\u00f6ner et al., 2017; Brogli et al., 2019a, 2019b)", "previouslyFormattedCitation" : "(Kr\u00f6ner et al., 2017; Brogli et al., 2019a, 2019b)" }, "properties" : { "noteIndex" : 0 }, "schema" : "https://github.com/citation-style-language/schema/raw/master/csl-citation.json" }</w:delInstrText>
        </w:r>
        <w:r w:rsidRPr="00C734F4" w:rsidDel="0069625B">
          <w:rPr>
            <w:spacing w:val="-1"/>
            <w:lang w:val="en-GB"/>
          </w:rPr>
          <w:fldChar w:fldCharType="separate"/>
        </w:r>
        <w:r w:rsidR="00E41CA2" w:rsidRPr="0069625B" w:rsidDel="0069625B">
          <w:rPr>
            <w:noProof/>
            <w:spacing w:val="-1"/>
            <w:lang w:val="en-GB"/>
          </w:rPr>
          <w:delText xml:space="preserve">Brogli et al. (2019a, </w:delText>
        </w:r>
      </w:del>
      <w:del w:id="2020" w:author="Robin Matthews" w:date="2021-07-11T18:03:00Z">
        <w:r w:rsidR="00E41CA2" w:rsidRPr="0069625B" w:rsidDel="006E305A">
          <w:rPr>
            <w:noProof/>
            <w:spacing w:val="-1"/>
            <w:lang w:val="en-GB"/>
          </w:rPr>
          <w:delText>2019</w:delText>
        </w:r>
      </w:del>
      <w:del w:id="2021" w:author="Robin Matthews" w:date="2021-07-11T20:47:00Z">
        <w:r w:rsidR="00E41CA2" w:rsidRPr="0069625B" w:rsidDel="0069625B">
          <w:rPr>
            <w:noProof/>
            <w:spacing w:val="-1"/>
            <w:lang w:val="en-GB"/>
          </w:rPr>
          <w:delText>b) and Kröner et al. (2017)</w:delText>
        </w:r>
        <w:r w:rsidRPr="00C734F4" w:rsidDel="0069625B">
          <w:rPr>
            <w:spacing w:val="-1"/>
            <w:lang w:val="en-GB"/>
          </w:rPr>
          <w:fldChar w:fldCharType="end"/>
        </w:r>
      </w:del>
      <w:bookmarkEnd w:id="2016"/>
      <w:commentRangeEnd w:id="2018"/>
      <w:r w:rsidR="00E41CA2">
        <w:rPr>
          <w:rStyle w:val="CommentReference"/>
          <w:rFonts w:asciiTheme="minorHAnsi" w:eastAsiaTheme="minorHAnsi" w:hAnsiTheme="minorHAnsi"/>
          <w:lang w:eastAsia="en-US"/>
        </w:rPr>
        <w:commentReference w:id="2018"/>
      </w:r>
      <w:r w:rsidRPr="00C734F4">
        <w:rPr>
          <w:spacing w:val="-1"/>
          <w:lang w:val="en-GB"/>
        </w:rPr>
        <w:t xml:space="preserve"> have revealed thermodynamic processes, lapse rate</w:t>
      </w:r>
      <w:r w:rsidR="00A41258">
        <w:rPr>
          <w:spacing w:val="-1"/>
          <w:lang w:val="en-GB"/>
        </w:rPr>
        <w:t>,</w:t>
      </w:r>
      <w:r w:rsidRPr="00C734F4">
        <w:rPr>
          <w:spacing w:val="-1"/>
          <w:lang w:val="en-GB"/>
        </w:rPr>
        <w:t xml:space="preserve"> and circulation</w:t>
      </w:r>
      <w:r w:rsidR="000047C6" w:rsidRPr="000047C6">
        <w:rPr>
          <w:spacing w:val="-1"/>
          <w:lang w:val="en-GB"/>
        </w:rPr>
        <w:t xml:space="preserve"> </w:t>
      </w:r>
      <w:r w:rsidR="000047C6" w:rsidRPr="00C734F4">
        <w:rPr>
          <w:spacing w:val="-1"/>
          <w:lang w:val="en-GB"/>
        </w:rPr>
        <w:t>as important drivers</w:t>
      </w:r>
      <w:r w:rsidRPr="00C734F4">
        <w:rPr>
          <w:spacing w:val="-1"/>
          <w:lang w:val="en-GB"/>
        </w:rPr>
        <w:t xml:space="preserve"> for Mediterranean summer climate.</w:t>
      </w:r>
    </w:p>
    <w:p w14:paraId="4250391D" w14:textId="77777777" w:rsidR="0038381F" w:rsidRPr="00C734F4" w:rsidRDefault="0038381F" w:rsidP="0038381F">
      <w:pPr>
        <w:pStyle w:val="AR6BodyText"/>
        <w:rPr>
          <w:spacing w:val="-1"/>
          <w:lang w:val="en-GB"/>
        </w:rPr>
      </w:pPr>
    </w:p>
    <w:p w14:paraId="1AABE461" w14:textId="2ED7ED8E" w:rsidR="0038381F" w:rsidRPr="00C734F4" w:rsidRDefault="0038381F" w:rsidP="0038381F">
      <w:pPr>
        <w:pStyle w:val="AR6BodyText"/>
        <w:rPr>
          <w:lang w:val="en-GB"/>
        </w:rPr>
      </w:pPr>
      <w:r w:rsidRPr="00C734F4">
        <w:rPr>
          <w:lang w:val="en-GB"/>
        </w:rPr>
        <w:t>Low-likel</w:t>
      </w:r>
      <w:r w:rsidR="000047C6">
        <w:rPr>
          <w:lang w:val="en-GB"/>
        </w:rPr>
        <w:t>ihood</w:t>
      </w:r>
      <w:r w:rsidRPr="00C734F4">
        <w:rPr>
          <w:lang w:val="en-GB"/>
        </w:rPr>
        <w:t xml:space="preserve"> high-impact events might affect future Mediterranean climate. An example of such an event is the collapse of the </w:t>
      </w:r>
      <w:r w:rsidRPr="00A41258">
        <w:rPr>
          <w:lang w:val="en-GB"/>
        </w:rPr>
        <w:t xml:space="preserve">AMOC </w:t>
      </w:r>
      <w:r w:rsidRPr="00441820">
        <w:rPr>
          <w:lang w:val="en-GB"/>
        </w:rPr>
        <w:fldChar w:fldCharType="begin" w:fldLock="1"/>
      </w:r>
      <w:r w:rsidR="000465A7">
        <w:rPr>
          <w:lang w:val="en-GB"/>
        </w:rPr>
        <w:instrText>ADDIN CSL_CITATION { "citationItems" : [ { "id" : "ITEM-1", "itemData" : { "DOI" : "10.1029/2019JC015083", "ISSN" : "2169-9275", "abstract" : "The notion that the Atlantic Meridional Overturning Circulation (AMOC) can have more than one stable equilibrium emerged in the 1980s as a powerful hypothesis to explain rapid climate variability during the Pleistocene. Ever since, the idea that a temporary perturbation of the AMOC\u2014or a permanent change in its forcing\u2014could trigger an irreversible collapse has remained a reason for concern. Here we review literature on the equilibrium stability of the AMOC and present a synthesis that puts our understanding of past and future AMOC behavior in a unifying framework. This framework is based on concepts from Dynamical Systems Theory, which has proven to be an important tool in interpreting a wide range of model behavior. We conclude that it cannot be ruled out that the AMOC in our current climate is in, or close to, a regime of multiple equilibria. But there is considerable uncertainty in the location of stability thresholds with respect to our current climate state, so we have no credible indications of where our present\u2010day AMOC is located with respect to thresholds. We conclude by identifying gaps in our knowledge and proposing possible ways forward to address these gaps.", "author" : [ { "dropping-particle" : "", "family" : "Weijer", "given" : "W.", "non-dropping-particle" : "", "parse-names" : false, "suffix" : "" }, { "dropping-particle" : "", "family" : "Cheng", "given" : "W.", "non-dropping-particle" : "", "parse-names" : false, "suffix" : "" }, { "dropping-particle" : "", "family" : "Drijfhout", "given" : "S. S.", "non-dropping-particle" : "", "parse-names" : false, "suffix" : "" }, { "dropping-particle" : "V.", "family" : "Fedorov", "given" : "A.", "non-dropping-particle" : "", "parse-names" : false, "suffix" : "" }, { "dropping-particle" : "", "family" : "Hu", "given" : "A.", "non-dropping-particle" : "", "parse-names" : false, "suffix" : "" }, { "dropping-particle" : "", "family" : "Jackson", "given" : "L. C.", "non-dropping-particle" : "", "parse-names" : false, "suffix" : "" }, { "dropping-particle" : "", "family" : "Liu", "given" : "W.", "non-dropping-particle" : "", "parse-names" : false, "suffix" : "" }, { "dropping-particle" : "", "family" : "McDonagh", "given" : "E. L.", "non-dropping-particle" : "", "parse-names" : false, "suffix" : "" }, { "dropping-particle" : "V.", "family" : "Mecking", "given" : "J.", "non-dropping-particle" : "", "parse-names" : false, "suffix" : "" }, { "dropping-particle" : "", "family" : "Zhang", "given" : "J.", "non-dropping-particle" : "", "parse-names" : false, "suffix" : "" } ], "container-title" : "Journal of Geophysical Research: Oceans", "id" : "ITEM-1", "issue" : "8", "issued" : { "date-parts" : [ [ "2019", "8", "17" ] ] }, "page" : "5336-5375", "title" : "Stability of the Atlantic Meridional Overturning Circulation: A Review and Synthesis", "translator" : [ { "dropping-particle" : "", "family" : "Q6994", "given" : "", "non-dropping-particle" : "", "parse-names" : false, "suffix" : "" } ], "type" : "article-journal", "volume" : "124" }, "uris" : [ "http://www.mendeley.com/documents/?uuid=e257fe6b-d701-41bc-a10b-42e97bc24264" ] } ], "mendeley" : { "formattedCitation" : "(Weijer et al., 2019)", "plainTextFormattedCitation" : "(Weijer et al., 2019)", "previouslyFormattedCitation" : "(Weijer et al., 2019)" }, "properties" : { "noteIndex" : 0 }, "schema" : "https://github.com/citation-style-language/schema/raw/master/csl-citation.json" }</w:instrText>
      </w:r>
      <w:r w:rsidRPr="00441820">
        <w:rPr>
          <w:lang w:val="en-GB"/>
        </w:rPr>
        <w:fldChar w:fldCharType="separate"/>
      </w:r>
      <w:r w:rsidR="00E41CA2">
        <w:rPr>
          <w:noProof/>
          <w:lang w:val="en-GB"/>
        </w:rPr>
        <w:t>(Weijer et al., 2019)</w:t>
      </w:r>
      <w:r w:rsidRPr="00441820">
        <w:rPr>
          <w:lang w:val="en-GB"/>
        </w:rPr>
        <w:fldChar w:fldCharType="end"/>
      </w:r>
      <w:r w:rsidRPr="00C734F4">
        <w:rPr>
          <w:lang w:val="en-GB"/>
        </w:rPr>
        <w:t xml:space="preserve">, that </w:t>
      </w:r>
      <w:r w:rsidR="000047C6">
        <w:rPr>
          <w:lang w:val="en-GB"/>
        </w:rPr>
        <w:t>would</w:t>
      </w:r>
      <w:r w:rsidR="000047C6" w:rsidRPr="00C734F4">
        <w:rPr>
          <w:lang w:val="en-GB"/>
        </w:rPr>
        <w:t xml:space="preserve"> </w:t>
      </w:r>
      <w:r w:rsidRPr="00C734F4">
        <w:rPr>
          <w:lang w:val="en-GB"/>
        </w:rPr>
        <w:t xml:space="preserve">bring widespread cooling over the Northern Hemisphere. For the Mediterranean this is estimated to be a few degrees Celsius during summer in </w:t>
      </w:r>
      <w:r w:rsidR="000047C6">
        <w:rPr>
          <w:lang w:val="en-GB"/>
        </w:rPr>
        <w:t xml:space="preserve">the </w:t>
      </w:r>
      <w:r w:rsidRPr="00C734F4">
        <w:rPr>
          <w:lang w:val="en-GB"/>
        </w:rPr>
        <w:t xml:space="preserve">case of a total </w:t>
      </w:r>
      <w:r w:rsidRPr="00A41258">
        <w:rPr>
          <w:lang w:val="en-GB"/>
        </w:rPr>
        <w:t xml:space="preserve">collapse </w:t>
      </w:r>
      <w:r w:rsidRPr="00441820">
        <w:rPr>
          <w:lang w:val="en-GB"/>
        </w:rPr>
        <w:fldChar w:fldCharType="begin" w:fldLock="1"/>
      </w:r>
      <w:r w:rsidR="000465A7">
        <w:rPr>
          <w:lang w:val="en-GB"/>
        </w:rPr>
        <w:instrText>ADDIN CSL_CITATION { "citationItems" : [ { "id" : "ITEM-1", "itemData" : { "DOI" : "10.1007/s00382-015-2540-2", "ISSN" : "0930-7575", "abstract" : "The impacts of a hypothetical slowdown in the Atlantic Meridional Overturning Circulation (AMOC) are assessed in a state-of-the-art global climate model (HadGEM3), with particular emphasis on Europe. This is the highest resolution coupled global climate model to be used to study the impacts of an AMOC slowdown so far. Many results found are consistent with previous studies and can be considered robust impacts from a large reduction or collapse of the AMOC. These include: widespread cooling throughout the North Atlantic and northern hemisphere in general; less precipitation in the northern hemisphere midlatitudes; large changes in precipitation in the tropics and a strengthening of the North Atlantic storm track. The focus on Europe, aided by the increase in resolution, has revealed previously undiscussed impacts, particularly those associated with changing atmospheric circulation patterns. Summer precipitation decreases (increases) in northern (southern) Europe and is associated with a negative summer North Atlantic Oscillation signal. Winter precipitation is also affected by the changing atmospheric circulation, with localised increases in precipitation associated with more winter storms and a strengthened winter storm track. Stronger westerly winds in winter increase the warming maritime effect while weaker westerlies in summer decrease the cooling maritime effect. In the absence of these circulation changes the cooling over Europe\u2019s landmass would be even larger in both seasons. The general cooling and atmospheric circulation changes result in weaker peak river flows and vegetation productivity, which may raise issues of water availability and crop production.", "author" : [ { "dropping-particle" : "", "family" : "Jackson", "given" : "L. C.", "non-dropping-particle" : "", "parse-names" : false, "suffix" : "" }, { "dropping-particle" : "", "family" : "Kahana", "given" : "R.", "non-dropping-particle" : "", "parse-names" : false, "suffix" : "" }, { "dropping-particle" : "", "family" : "Graham", "given" : "T.", "non-dropping-particle" : "", "parse-names" : false, "suffix" : "" }, { "dropping-particle" : "", "family" : "Ringer", "given" : "M. A.", "non-dropping-particle" : "", "parse-names" : false, "suffix" : "" }, { "dropping-particle" : "", "family" : "Woollings", "given" : "T.", "non-dropping-particle" : "", "parse-names" : false, "suffix" : "" }, { "dropping-particle" : "V.", "family" : "Mecking", "given" : "J.", "non-dropping-particle" : "", "parse-names" : false, "suffix" : "" }, { "dropping-particle" : "", "family" : "Wood", "given" : "R. A.", "non-dropping-particle" : "", "parse-names" : false, "suffix" : "" } ], "container-title" : "Climate Dynamics", "id" : "ITEM-1", "issue" : "11-12", "issued" : { "date-parts" : [ [ "2015", "12", "11" ] ] }, "page" : "3299-3316", "title" : "Global and European climate impacts of a slowdown of the AMOC in a high resolution GCM", "translator" : [ { "dropping-particle" : "", "family" : "Q6995", "given" : "", "non-dropping-particle" : "", "parse-names" : false, "suffix" : "" } ], "type" : "article-journal", "volume" : "45" }, "uris" : [ "http://www.mendeley.com/documents/?uuid=9dab48cc-b010-45ed-8fd1-2041b9204107" ] } ], "mendeley" : { "formattedCitation" : "(Jackson et al., 2015)", "plainTextFormattedCitation" : "(Jackson et al., 2015)", "previouslyFormattedCitation" : "(Jackson et al., 2015)" }, "properties" : { "noteIndex" : 0 }, "schema" : "https://github.com/citation-style-language/schema/raw/master/csl-citation.json" }</w:instrText>
      </w:r>
      <w:r w:rsidRPr="00441820">
        <w:rPr>
          <w:lang w:val="en-GB"/>
        </w:rPr>
        <w:fldChar w:fldCharType="separate"/>
      </w:r>
      <w:r w:rsidR="00E41CA2">
        <w:rPr>
          <w:noProof/>
          <w:lang w:val="en-GB"/>
        </w:rPr>
        <w:t>(Jackson et al., 2015)</w:t>
      </w:r>
      <w:r w:rsidRPr="00441820">
        <w:rPr>
          <w:lang w:val="en-GB"/>
        </w:rPr>
        <w:fldChar w:fldCharType="end"/>
      </w:r>
      <w:r w:rsidRPr="00A41258">
        <w:rPr>
          <w:lang w:val="en-GB"/>
        </w:rPr>
        <w:t>.</w:t>
      </w:r>
      <w:r w:rsidRPr="00C734F4">
        <w:rPr>
          <w:lang w:val="en-GB"/>
        </w:rPr>
        <w:t xml:space="preserve"> </w:t>
      </w:r>
    </w:p>
    <w:p w14:paraId="4F6524B8" w14:textId="77777777" w:rsidR="0038381F" w:rsidRPr="00C734F4" w:rsidRDefault="0038381F" w:rsidP="0038381F">
      <w:pPr>
        <w:pStyle w:val="AR6BodyText"/>
        <w:rPr>
          <w:lang w:val="en-GB"/>
        </w:rPr>
      </w:pPr>
    </w:p>
    <w:p w14:paraId="763E8B9F" w14:textId="77777777" w:rsidR="0038381F" w:rsidRPr="00C734F4" w:rsidRDefault="0038381F" w:rsidP="0038381F">
      <w:pPr>
        <w:pStyle w:val="AR6BodyText"/>
        <w:rPr>
          <w:lang w:val="en-GB"/>
        </w:rPr>
      </w:pPr>
    </w:p>
    <w:p w14:paraId="587F385D" w14:textId="77777777" w:rsidR="0038381F" w:rsidRPr="00C734F4" w:rsidRDefault="0038381F" w:rsidP="0038381F">
      <w:pPr>
        <w:pStyle w:val="AR6Chap10Level310111"/>
        <w:rPr>
          <w:lang w:val="en-GB"/>
        </w:rPr>
      </w:pPr>
      <w:bookmarkStart w:id="2022" w:name="_Toc29679500"/>
      <w:bookmarkStart w:id="2023" w:name="_Toc30602476"/>
      <w:bookmarkStart w:id="2024" w:name="_Toc70454814"/>
      <w:r w:rsidRPr="00C734F4">
        <w:rPr>
          <w:lang w:val="en-GB"/>
        </w:rPr>
        <w:t>Climate information distilled from multiple lines of evidence</w:t>
      </w:r>
      <w:bookmarkEnd w:id="2022"/>
      <w:bookmarkEnd w:id="2023"/>
      <w:bookmarkEnd w:id="2024"/>
    </w:p>
    <w:p w14:paraId="23A22D51" w14:textId="77777777" w:rsidR="0038381F" w:rsidRPr="00C734F4" w:rsidRDefault="0038381F" w:rsidP="0038381F">
      <w:pPr>
        <w:pStyle w:val="AR6BodyText"/>
        <w:rPr>
          <w:lang w:val="en-GB"/>
        </w:rPr>
      </w:pPr>
    </w:p>
    <w:p w14:paraId="1FB134A0" w14:textId="2547C130" w:rsidR="0038381F" w:rsidRPr="00C734F4" w:rsidRDefault="0038381F" w:rsidP="0038381F">
      <w:pPr>
        <w:pStyle w:val="AR6BodyText"/>
        <w:rPr>
          <w:rFonts w:cs="Times New Roman"/>
          <w:lang w:val="en-GB"/>
        </w:rPr>
      </w:pPr>
      <w:r w:rsidRPr="00C734F4">
        <w:rPr>
          <w:rFonts w:cs="Times New Roman"/>
          <w:lang w:val="en-GB"/>
        </w:rPr>
        <w:t xml:space="preserve">There is </w:t>
      </w:r>
      <w:r w:rsidRPr="00C734F4">
        <w:rPr>
          <w:rFonts w:cs="Times New Roman"/>
          <w:i/>
          <w:iCs/>
          <w:lang w:val="en-GB"/>
        </w:rPr>
        <w:t xml:space="preserve">very </w:t>
      </w:r>
      <w:r w:rsidRPr="00C734F4">
        <w:rPr>
          <w:rFonts w:cs="Times New Roman"/>
          <w:i/>
          <w:lang w:val="en-GB"/>
        </w:rPr>
        <w:t>high confidence (high agreement, robust evidence)</w:t>
      </w:r>
      <w:r w:rsidRPr="00C734F4">
        <w:rPr>
          <w:rFonts w:cs="Times New Roman"/>
          <w:lang w:val="en-GB"/>
        </w:rPr>
        <w:t xml:space="preserve"> that </w:t>
      </w:r>
      <w:r w:rsidRPr="00C734F4">
        <w:rPr>
          <w:rFonts w:cs="Times New Roman"/>
          <w:color w:val="222222"/>
          <w:spacing w:val="3"/>
          <w:lang w:val="en-GB"/>
        </w:rPr>
        <w:t xml:space="preserve">the Mediterranean region has experienced a summer temperature increase in recent decades that is faster than the increase for the Northern Hemisphere summer mean. </w:t>
      </w:r>
      <w:r w:rsidRPr="00C734F4">
        <w:rPr>
          <w:rFonts w:cs="Times New Roman"/>
          <w:lang w:val="en-GB"/>
        </w:rPr>
        <w:t xml:space="preserve">There is also </w:t>
      </w:r>
      <w:r w:rsidRPr="00C734F4">
        <w:rPr>
          <w:rFonts w:cs="Times New Roman"/>
          <w:i/>
          <w:iCs/>
          <w:lang w:val="en-GB"/>
        </w:rPr>
        <w:t xml:space="preserve">very </w:t>
      </w:r>
      <w:r w:rsidRPr="00C734F4">
        <w:rPr>
          <w:rFonts w:cs="Times New Roman"/>
          <w:i/>
          <w:lang w:val="en-GB"/>
        </w:rPr>
        <w:t xml:space="preserve">high confidence </w:t>
      </w:r>
      <w:r w:rsidRPr="00C734F4">
        <w:rPr>
          <w:rFonts w:cs="Times New Roman"/>
          <w:lang w:val="en-GB"/>
        </w:rPr>
        <w:t>(</w:t>
      </w:r>
      <w:r w:rsidRPr="00C734F4">
        <w:rPr>
          <w:rFonts w:cs="Times New Roman"/>
          <w:i/>
          <w:lang w:val="en-GB"/>
        </w:rPr>
        <w:t>high agreement, robust evidence</w:t>
      </w:r>
      <w:r w:rsidRPr="00C734F4">
        <w:rPr>
          <w:rFonts w:cs="Times New Roman"/>
          <w:lang w:val="en-GB"/>
        </w:rPr>
        <w:t xml:space="preserve">) that the projected Mediterranean summer temperature increase will be larger than the global warming level, with an increase in </w:t>
      </w:r>
      <w:r w:rsidR="000047C6">
        <w:rPr>
          <w:rFonts w:cs="Times New Roman"/>
          <w:lang w:val="en-GB"/>
        </w:rPr>
        <w:t xml:space="preserve">the </w:t>
      </w:r>
      <w:r w:rsidRPr="00C734F4">
        <w:rPr>
          <w:rFonts w:cs="Times New Roman"/>
          <w:lang w:val="en-GB"/>
        </w:rPr>
        <w:t>frequency and intensity of heat waves.</w:t>
      </w:r>
    </w:p>
    <w:p w14:paraId="6C3C9A71" w14:textId="77777777" w:rsidR="0038381F" w:rsidRPr="00C734F4" w:rsidRDefault="0038381F" w:rsidP="0038381F">
      <w:pPr>
        <w:pStyle w:val="AR6BodyText"/>
        <w:rPr>
          <w:rFonts w:cs="Times New Roman"/>
          <w:lang w:val="en-GB"/>
        </w:rPr>
      </w:pPr>
    </w:p>
    <w:p w14:paraId="6BFDC35B" w14:textId="4ECA05A4" w:rsidR="0038381F" w:rsidRPr="00C734F4" w:rsidRDefault="0038381F" w:rsidP="0038381F">
      <w:pPr>
        <w:pStyle w:val="AR6BodyText"/>
        <w:rPr>
          <w:lang w:val="en-GB"/>
        </w:rPr>
      </w:pPr>
      <w:r w:rsidRPr="00C734F4">
        <w:rPr>
          <w:lang w:val="en-GB"/>
        </w:rPr>
        <w:t xml:space="preserve">Traditionally, the distillation process to produce contextualised, policy relevant information has taken place at regional or national level. For example, the potential effects of climate change on public health </w:t>
      </w:r>
      <w:r w:rsidR="000047C6">
        <w:rPr>
          <w:lang w:val="en-GB"/>
        </w:rPr>
        <w:t>are</w:t>
      </w:r>
      <w:r w:rsidR="000047C6" w:rsidRPr="00C734F4">
        <w:rPr>
          <w:lang w:val="en-GB"/>
        </w:rPr>
        <w:t xml:space="preserve"> </w:t>
      </w:r>
      <w:r w:rsidRPr="00C734F4">
        <w:rPr>
          <w:lang w:val="en-GB"/>
        </w:rPr>
        <w:t xml:space="preserve">discussed in several national climate change and adaptation reports </w:t>
      </w:r>
      <w:r w:rsidRPr="00441820">
        <w:rPr>
          <w:lang w:val="en-GB"/>
        </w:rPr>
        <w:fldChar w:fldCharType="begin" w:fldLock="1"/>
      </w:r>
      <w:r w:rsidR="000465A7">
        <w:rPr>
          <w:lang w:val="en-GB"/>
        </w:rPr>
        <w:instrText>ADDIN CSL_CITATION { "citationItems" : [ { "id" : "ITEM-1", "itemData" : { "author" : [ { "dropping-particle" : "", "family" : "MoEP", "given" : "", "non-dropping-particle" : "", "parse-names" : false, "suffix" : "" } ], "id" : "ITEM-1", "issued" : { "date-parts" : [ [ "2018" ] ] }, "number-of-pages" : "59", "publisher" : "Ministry of Environmental Protection (MoEP)", "publisher-place" : "Israel", "title" : "Israel\u2019s third National Communication on Climate Change", "translator" : [ { "dropping-particle" : "", "family" : "Q6828", "given" : "Rt7", "non-dropping-particle" : "", "parse-names" : false, "suffix" : "" } ], "type" : "report" }, "uris" : [ "http://www.mendeley.com/documents/?uuid=79a6f1c3-caf4-457d-8623-4c95bf309557" ] }, { "id" : "ITEM-2", "itemData" : { "author" : [ { "dropping-particle" : "", "family" : "MoEU", "given" : "", "non-dropping-particle" : "", "parse-names" : false, "suffix" : "" } ], "id" : "ITEM-2",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"ITEM-3",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"ITEM-3",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"ITEM-4", "itemData" : { "author" : [ { "dropping-particle" : "", "family" : "MoARE", "given" : "", "non-dropping-particle" : "", "parse-names" : false, "suffix" : "" } ], "id" : "ITEM-4",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"id" : "ITEM-5", "itemData" : { "abstract" : "The TCN report includes the main information about i- the national inventory of greenhouse gas emissions of Morocco ii- Morocco's vulnerability and adaptation to climate change and iii-the study of policies and mitigation measures for greenhouse gas emissions. The Morocco is located between the Atlantic and the Mediterranean between latitudes 21\u00b0N to 36\u00b0N and longitudes 1\u00b0W to 17\u00b0W, the extreme northwest of the African continent. In the north, it has 512 km of coastline on the Mediterranean Sea. This location gives it a prime geographical and strategic position. The Azores anticyclone in the west and the Saharan depression in the south-east, results in a great spatio-temporal climate variability inducing a considerable impact on water resources, production agricultural and vegetation cover of the country. From a climatic point of view, there are two main climatic zones in Morocco: The northern regions (North of the High Atlas) are influenced by a climate that is both Mediterranean and Atlantic. There is a temperate and humid period (early October until the end of April) with a maximum during the months of December to February and a dry season (from May to the end of September). The southern regions (South of the High Atlas) are, conversely, subject to the influence of a semi-arid to arid, even desert climate with erratic and complex precipitation predominantly tropical. In terms of rainfall, there is strong interannual variability over all regions, in particular in the northern regions of the Kingdom. The range of average annual rainfall goes from less than 100 mm in the south to 1,200 mm with two seasonal peaks, in winter and in spring, depending on the region. Water resources, characterized by their scarcity and their spatial and temporal irregularity, are subject to increasing pressure, linked to population growth and the extension of irrigated agriculture, as well as to urban, industrial and tourist development. The large regional disparity in precipitation induces a large spatial variability in water flows, 51% of surface water resources are produced at the level of four hydraulic basins which cover 7.1% of the country&amp;#39;s surface area. This situation places the kingdom among the countries with the least water resources per capita. The water potential in Morocco is estimated on average at 22 billion m3 per year, or for the year 2014, the equivalent of 650 m3 / inhabitant / year. Potential demand for water is on the rise: estimated in 2010 at near\u2026", "author" : [ { "dropping-particle" : "", "family" : "MoE", "given" : "", "non-dropping-particle" : "", "parse-names" : false, "suffix" : "" } ], "id" : "ITEM-5", "issued" : { "date-parts" : [ [ "2016" ] ] }, "number-of-pages" : "295", "publisher" : "Minist\u00e8re de l'Energie, des Mines, de l'Eau et de l'Environnement", "publisher-place" : "Rabat, Morocco", "title" : "Troisi\u00e8me Communication Nationale du Maroc \u00e0 la Convention Cadre des Nations Unies sur les Changements Climatiques", "translator" : [ { "dropping-particle" : "", "family" : "Q6988", "given" : "Rt7", "non-dropping-particle" : "", "parse-names" : false, "suffix" : "" } ], "type" : "report" }, "uris" : [ "http://www.mendeley.com/documents/?uuid=04f112d9-d447-4087-bc30-32cab093cd44" ] } ], "mendeley" : { "formattedCitation" : "(Bruci et al., 2016; MoARE, 2016; MoE, 2016; MoEP, 2018; MoEU, 2018)", "plainTextFormattedCitation" : "(Bruci et al., 2016; MoARE, 2016; MoE, 2016; MoEP, 2018; MoEU, 2018)", "previouslyFormattedCitation" : "(Bruci et al., 2016; MoARE, 2016; MoE, 2016; MoEP, 2018; MoEU, 2018)" }, "properties" : { "noteIndex" : 0 }, "schema" : "https://github.com/citation-style-language/schema/raw/master/csl-citation.json" }</w:instrText>
      </w:r>
      <w:r w:rsidRPr="00441820">
        <w:rPr>
          <w:lang w:val="en-GB"/>
        </w:rPr>
        <w:fldChar w:fldCharType="separate"/>
      </w:r>
      <w:r w:rsidR="00E41CA2">
        <w:rPr>
          <w:noProof/>
          <w:lang w:val="en-GB"/>
        </w:rPr>
        <w:t>(Bruci et al., 2016; MoARE, 2016; MoE, 2016; MoEP, 2018; MoEU, 2018)</w:t>
      </w:r>
      <w:r w:rsidRPr="00441820">
        <w:rPr>
          <w:lang w:val="en-GB"/>
        </w:rPr>
        <w:fldChar w:fldCharType="end"/>
      </w:r>
      <w:r w:rsidRPr="00A41258">
        <w:rPr>
          <w:lang w:val="en-GB"/>
        </w:rPr>
        <w:t>.</w:t>
      </w:r>
      <w:r w:rsidRPr="00C734F4">
        <w:rPr>
          <w:lang w:val="en-GB"/>
        </w:rPr>
        <w:t xml:space="preserve"> Although these reports are extremely helpful and widely used for the development of national adaptation policies, they are often based on </w:t>
      </w:r>
      <w:r w:rsidR="00235AED">
        <w:rPr>
          <w:lang w:val="en-GB"/>
        </w:rPr>
        <w:t>non-</w:t>
      </w:r>
      <w:r w:rsidRPr="00C734F4">
        <w:rPr>
          <w:lang w:val="en-GB"/>
        </w:rPr>
        <w:t xml:space="preserve">comprehensive and heterogeneous sources of climate </w:t>
      </w:r>
      <w:r w:rsidRPr="00A41258">
        <w:rPr>
          <w:lang w:val="en-GB"/>
        </w:rPr>
        <w:t>information</w:t>
      </w:r>
      <w:r w:rsidR="00D451C4">
        <w:rPr>
          <w:lang w:val="en-GB"/>
        </w:rPr>
        <w:t xml:space="preserve"> </w:t>
      </w:r>
      <w:commentRangeStart w:id="2025"/>
      <w:r w:rsidR="00D451C4">
        <w:fldChar w:fldCharType="begin" w:fldLock="1"/>
      </w:r>
      <w:r w:rsidR="000465A7">
        <w:rPr>
          <w:lang w:val="en-US"/>
        </w:rPr>
        <w:instrText>ADDIN CSL_CITATION { "citationItems" : [ { "id" : "ITEM-1", "itemData" : { "author" : [ { "dropping-particle" : "", "family" : "MoE/UNDP/GEF", "given" : "", "non-dropping-particle" : "", "parse-names" : false, "suffix" : "" } ], "id" : "ITEM-1", "issued" : { "date-parts" : [ [ "2019" ] ] }, "number-of-pages" : "231", "publisher" : "Ministry of Environment (Lebanon)", "publisher-place" : "Beirut, Lebanon", "title" : "Lebanon\u2019s Third Biennial Update Report (BUR) to the UNFCCC", "translator" : [ { "dropping-particle" : "", "family" : "Q6907", "given" : "Rt7", "non-dropping-particle" : "", "parse-names" : false, "suffix" : "" } ], "type" : "report" }, "uris" : [ "http://www.mendeley.com/documents/?uuid=34557eda-8b9c-4ab6-b2c8-c60ed431bf77" ] }, { "id" : "ITEM-2", "itemData" : { "author" : [ { "dropping-particle" : "", "family" : "MEEN", "given" : "", "non-dropping-particle" : "", "parse-names" : false, "suffix" : "" } ], "id" : "ITEM-2", "issued" : { "date-parts" : [ [ "2018" ] ] }, "number-of-pages" : "461", "publisher" : "Ministry of Environment and Energy (MEEN)", "publisher-place" : "Greece", "title" : "7th National Communication and 3rd Biennial Report under the United Nations Framework Convention on Climate Change", "translator" : [ { "dropping-particle" : "", "family" : "Q6824", "given" : "Rt7", "non-dropping-particle" : "", "parse-names" : false, "suffix" : "" } ], "type" : "report" }, "uris" : [ "http://www.mendeley.com/documents/?uuid=22b146c1-562d-4ec7-9f28-8f7086c2327e" ] } ], "mendeley" : { "formattedCitation" : "(MEEN, 2018; MoE/UNDP/GEF, 2019)", "manualFormatting" : "(e.g., MEEN, 2018; MoE/UNDP/GEF, 2019)", "plainTextFormattedCitation" : "(MEEN, 2018; MoE/UNDP/GEF, 2019)", "previouslyFormattedCitation" : "(MEEN, 2018; MoE/UNDP/GEF, 2019)" }, "properties" : { "noteIndex" : 0 }, "schema" : "https://github.com/citation-style-language/schema/raw/master/csl-citation.json" }</w:instrText>
      </w:r>
      <w:r w:rsidR="00D451C4">
        <w:fldChar w:fldCharType="separate"/>
      </w:r>
      <w:r w:rsidR="00E41CA2">
        <w:rPr>
          <w:noProof/>
          <w:lang w:val="en-US"/>
        </w:rPr>
        <w:t>(e.g., MEEN, 2018; MoE/UNDP/GEF, 2019)</w:t>
      </w:r>
      <w:r w:rsidR="00D451C4">
        <w:fldChar w:fldCharType="end"/>
      </w:r>
      <w:commentRangeEnd w:id="2025"/>
      <w:r w:rsidR="00722843">
        <w:rPr>
          <w:rStyle w:val="CommentReference"/>
          <w:rFonts w:asciiTheme="minorHAnsi" w:eastAsiaTheme="minorHAnsi" w:hAnsiTheme="minorHAnsi"/>
          <w:lang w:eastAsia="en-US"/>
        </w:rPr>
        <w:commentReference w:id="2025"/>
      </w:r>
      <w:r w:rsidRPr="00A41258">
        <w:rPr>
          <w:lang w:val="en-GB"/>
        </w:rPr>
        <w:t>:</w:t>
      </w:r>
      <w:r w:rsidRPr="00C734F4">
        <w:rPr>
          <w:lang w:val="en-GB"/>
        </w:rPr>
        <w:t xml:space="preserve"> for instance, future climate change projections are based on a limited number of socio-economic scenario</w:t>
      </w:r>
      <w:r w:rsidR="00235AED">
        <w:rPr>
          <w:lang w:val="en-GB"/>
        </w:rPr>
        <w:t>s</w:t>
      </w:r>
      <w:r w:rsidRPr="00C734F4">
        <w:rPr>
          <w:lang w:val="en-GB"/>
        </w:rPr>
        <w:t xml:space="preserve"> and climate model simulations, which are also often not evaluated </w:t>
      </w:r>
      <w:r w:rsidRPr="00A41258">
        <w:rPr>
          <w:lang w:val="en-GB"/>
        </w:rPr>
        <w:t xml:space="preserve">comprehensively </w:t>
      </w:r>
      <w:bookmarkStart w:id="2026" w:name="_Hlk76919073"/>
      <w:bookmarkStart w:id="2027" w:name="_Hlk76919142"/>
      <w:commentRangeStart w:id="2028"/>
      <w:commentRangeStart w:id="2029"/>
      <w:r w:rsidRPr="00441820">
        <w:rPr>
          <w:lang w:val="en-GB"/>
        </w:rPr>
        <w:fldChar w:fldCharType="begin" w:fldLock="1"/>
      </w:r>
      <w:ins w:id="2030" w:author="Robin Matthews" w:date="2021-07-11T18:04:00Z">
        <w:r w:rsidR="006E305A">
          <w:rPr>
            <w:lang w:val="en-GB"/>
          </w:rPr>
          <w:instrText>ADDIN CSL_CITATION { "citationItems" : [ { "id" : "ITEM-1", "itemData" : { "author" : [ { "dropping-particle" : "", "family" : "MoEU", "given" : "", "non-dropping-particle" : "", "parse-names" : false, "suffix" : "" } ], "id" : "ITEM-1",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"ITEM-2",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"ITEM-2",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"ITEM-3", "itemData" : { "author" : [ { "dropping-particle" : "", "family" : "MoARE", "given" : "", "non-dropping-particle" : "", "parse-names" : false, "suffix" : "" } ], "id" : "ITEM-3",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"mendeley" : { "formattedCitation" : "(Bruci et al., 2016; MoARE, 2016; MoEU, 2018)", "manualFormatting" : "(e.g., Bruci, 2016; MoARE, 2016; MoEU, 2018)", "plainTextFormattedCitation" : "(Bruci et al., 2016; MoARE, 2016; MoEU, 2018)", "previouslyFormattedCitation" : "(Bruci et al., 2016; MoARE, 2016; MoEU, 2018)" }, "properties" : { "noteIndex" : 0 }, "schema" : "https://github.com/citation-style-language/schema/raw/master/csl-citation.json" }</w:instrText>
        </w:r>
      </w:ins>
      <w:del w:id="2031" w:author="Robin Matthews" w:date="2021-07-11T18:04:00Z">
        <w:r w:rsidR="000465A7" w:rsidDel="006E305A">
          <w:rPr>
            <w:lang w:val="en-GB"/>
          </w:rPr>
          <w:delInstrText>ADDIN CSL_CITATION { "citationItems" : [ { "id" : "ITEM-1", "itemData" : { "author" : [ { "dropping-particle" : "", "family" : "MoEU", "given" : "", "non-dropping-particle" : "", "parse-names" : false, "suffix" : "" } ], "id" : "ITEM-1",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"ITEM-2",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"ITEM-2",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"ITEM-3", "itemData" : { "author" : [ { "dropping-particle" : "", "family" : "MoARE", "given" : "", "non-dropping-particle" : "", "parse-names" : false, "suffix" : "" } ], "id" : "ITEM-3",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"mendeley" : { "formattedCitation" : "(Bruci et al., 2016; MoARE, 2016; MoEU, 2018)", "manualFormatting" : "(e.g., Bruci ED, 2016; MoARE, 2016; MoEU, 2018)", "plainTextFormattedCitation" : "(Bruci et al., 2016; MoARE, 2016; MoEU, 2018)", "previouslyFormattedCitation" : "(Bruci et al., 2016; MoARE, 2016; MoEU, 2018)" }, "properties" : { "noteIndex" : 0 }, "schema" : "https://github.com/citation-style-language/schema/raw/master/csl-citation.json" }</w:delInstrText>
        </w:r>
      </w:del>
      <w:r w:rsidRPr="00441820">
        <w:rPr>
          <w:lang w:val="en-GB"/>
        </w:rPr>
        <w:fldChar w:fldCharType="separate"/>
      </w:r>
      <w:r w:rsidR="00E41CA2">
        <w:rPr>
          <w:noProof/>
          <w:lang w:val="en-GB"/>
        </w:rPr>
        <w:t>(e.g., Bruci</w:t>
      </w:r>
      <w:del w:id="2032" w:author="Robin Matthews" w:date="2021-07-11T18:04:00Z">
        <w:r w:rsidR="00E41CA2" w:rsidDel="006E305A">
          <w:rPr>
            <w:noProof/>
            <w:lang w:val="en-GB"/>
          </w:rPr>
          <w:delText xml:space="preserve"> ED</w:delText>
        </w:r>
      </w:del>
      <w:r w:rsidR="00E41CA2">
        <w:rPr>
          <w:noProof/>
          <w:lang w:val="en-GB"/>
        </w:rPr>
        <w:t>, 2016; MoARE, 2016; MoEU, 2018)</w:t>
      </w:r>
      <w:r w:rsidRPr="00441820">
        <w:rPr>
          <w:lang w:val="en-GB"/>
        </w:rPr>
        <w:fldChar w:fldCharType="end"/>
      </w:r>
      <w:commentRangeEnd w:id="2028"/>
      <w:commentRangeEnd w:id="2029"/>
      <w:r w:rsidR="006E305A">
        <w:rPr>
          <w:rStyle w:val="CommentReference"/>
          <w:rFonts w:asciiTheme="minorHAnsi" w:eastAsiaTheme="minorHAnsi" w:hAnsiTheme="minorHAnsi"/>
          <w:lang w:eastAsia="en-US"/>
        </w:rPr>
        <w:commentReference w:id="2028"/>
      </w:r>
      <w:r w:rsidR="00E41CA2">
        <w:rPr>
          <w:rStyle w:val="CommentReference"/>
          <w:rFonts w:asciiTheme="minorHAnsi" w:eastAsiaTheme="minorHAnsi" w:hAnsiTheme="minorHAnsi"/>
          <w:lang w:eastAsia="en-US"/>
        </w:rPr>
        <w:commentReference w:id="2029"/>
      </w:r>
      <w:r w:rsidRPr="00441820">
        <w:rPr>
          <w:lang w:val="en-GB"/>
        </w:rPr>
        <w:t>.</w:t>
      </w:r>
      <w:r w:rsidRPr="00C734F4">
        <w:rPr>
          <w:lang w:val="en-GB"/>
        </w:rPr>
        <w:t xml:space="preserve"> In additi</w:t>
      </w:r>
      <w:bookmarkEnd w:id="2026"/>
      <w:r w:rsidRPr="00C734F4">
        <w:rPr>
          <w:lang w:val="en-GB"/>
        </w:rPr>
        <w:t xml:space="preserve">on, these reports are often not peer-reviewed, not </w:t>
      </w:r>
      <w:bookmarkEnd w:id="2027"/>
      <w:r w:rsidRPr="00C734F4">
        <w:rPr>
          <w:lang w:val="en-GB"/>
        </w:rPr>
        <w:t xml:space="preserve">available in English, and mainly limited to the country level, </w:t>
      </w:r>
      <w:r w:rsidR="00235AED">
        <w:rPr>
          <w:lang w:val="en-GB"/>
        </w:rPr>
        <w:t xml:space="preserve">thus </w:t>
      </w:r>
      <w:r w:rsidRPr="00C734F4">
        <w:rPr>
          <w:lang w:val="en-GB"/>
        </w:rPr>
        <w:t xml:space="preserve">making it difficult to compare the details of the climate information across them. </w:t>
      </w:r>
    </w:p>
    <w:p w14:paraId="013C5FE4" w14:textId="77777777" w:rsidR="0038381F" w:rsidRPr="00C734F4" w:rsidRDefault="0038381F" w:rsidP="0038381F">
      <w:pPr>
        <w:pStyle w:val="AR6BodyText"/>
        <w:rPr>
          <w:b/>
          <w:bCs/>
          <w:color w:val="000000" w:themeColor="text1"/>
          <w:lang w:val="en-GB"/>
        </w:rPr>
      </w:pPr>
    </w:p>
    <w:p w14:paraId="04375B9D" w14:textId="77777777" w:rsidR="0038381F" w:rsidRPr="00C734F4" w:rsidRDefault="0038381F" w:rsidP="0038381F">
      <w:pPr>
        <w:pStyle w:val="AR6BodyText"/>
        <w:rPr>
          <w:lang w:val="en-GB"/>
        </w:rPr>
      </w:pPr>
    </w:p>
    <w:p w14:paraId="5AC248D6" w14:textId="77777777" w:rsidR="0038381F" w:rsidRPr="00C734F4" w:rsidRDefault="0038381F" w:rsidP="0038381F">
      <w:pPr>
        <w:pStyle w:val="AR6BodyText"/>
        <w:rPr>
          <w:rFonts w:cs="Times New Roman"/>
          <w:lang w:val="en-GB"/>
        </w:rPr>
      </w:pPr>
      <w:r w:rsidRPr="00C734F4">
        <w:rPr>
          <w:b/>
          <w:bCs/>
          <w:lang w:val="en-GB"/>
        </w:rPr>
        <w:t>[START BOX 10.3 HERE]</w:t>
      </w:r>
    </w:p>
    <w:p w14:paraId="6A7124EC" w14:textId="77777777" w:rsidR="0038381F" w:rsidRPr="00C734F4" w:rsidRDefault="0038381F" w:rsidP="0038381F">
      <w:pPr>
        <w:rPr>
          <w:b/>
        </w:rPr>
      </w:pPr>
    </w:p>
    <w:p w14:paraId="11A250E5" w14:textId="77777777" w:rsidR="0038381F" w:rsidRDefault="0038381F" w:rsidP="0038381F">
      <w:pPr>
        <w:pStyle w:val="AR6Chap10Box"/>
        <w:shd w:val="clear" w:color="auto" w:fill="DEEAF6" w:themeFill="accent1" w:themeFillTint="33"/>
        <w:rPr>
          <w:lang w:val="en-GB"/>
        </w:rPr>
      </w:pPr>
      <w:bookmarkStart w:id="2033" w:name="_Toc29679451"/>
      <w:bookmarkStart w:id="2034" w:name="_Toc30602426"/>
      <w:bookmarkStart w:id="2035" w:name="_Toc70454815"/>
      <w:r w:rsidRPr="00C734F4">
        <w:rPr>
          <w:lang w:val="en-GB"/>
        </w:rPr>
        <w:t>Urban Climate</w:t>
      </w:r>
      <w:bookmarkEnd w:id="2033"/>
      <w:bookmarkEnd w:id="2034"/>
      <w:r w:rsidRPr="00C734F4">
        <w:rPr>
          <w:lang w:val="en-GB"/>
        </w:rPr>
        <w:t>: Processes and Trends</w:t>
      </w:r>
      <w:bookmarkEnd w:id="2035"/>
    </w:p>
    <w:p w14:paraId="7DA5EFFD" w14:textId="77777777" w:rsidR="00A766DC" w:rsidRPr="00A766DC" w:rsidRDefault="00A766DC" w:rsidP="00A766DC">
      <w:pPr>
        <w:pStyle w:val="AR6BodyText"/>
        <w:shd w:val="clear" w:color="auto" w:fill="DEEAF6" w:themeFill="accent1" w:themeFillTint="33"/>
        <w:rPr>
          <w:lang w:val="en-GB" w:eastAsia="en-US"/>
        </w:rPr>
      </w:pPr>
    </w:p>
    <w:p w14:paraId="1B062EE5" w14:textId="64197C24" w:rsidR="0038381F" w:rsidRPr="00C734F4" w:rsidRDefault="0038381F" w:rsidP="0038381F">
      <w:pPr>
        <w:pStyle w:val="AR6BodyText"/>
        <w:shd w:val="clear" w:color="auto" w:fill="DEEAF6" w:themeFill="accent1" w:themeFillTint="33"/>
        <w:rPr>
          <w:lang w:val="en-GB"/>
        </w:rPr>
      </w:pPr>
      <w:r w:rsidRPr="00C734F4">
        <w:rPr>
          <w:lang w:val="en-GB"/>
        </w:rPr>
        <w:t>Urban areas have special interactions with the climate system that produce heat islands. This box presents information about these processes, how they are parameterized in climate modules, and on the role of urban monitoring network</w:t>
      </w:r>
      <w:r w:rsidR="00235AED">
        <w:rPr>
          <w:lang w:val="en-GB"/>
        </w:rPr>
        <w:t>s</w:t>
      </w:r>
      <w:r w:rsidRPr="00C734F4">
        <w:rPr>
          <w:lang w:val="en-GB"/>
        </w:rPr>
        <w:t>. A discussion on the observed climate trends and climate change projection</w:t>
      </w:r>
      <w:r w:rsidR="00235AED">
        <w:rPr>
          <w:lang w:val="en-GB"/>
        </w:rPr>
        <w:t>s</w:t>
      </w:r>
      <w:r w:rsidRPr="00C734F4">
        <w:rPr>
          <w:lang w:val="en-GB"/>
        </w:rPr>
        <w:t xml:space="preserve"> for urban areas follows.</w:t>
      </w:r>
    </w:p>
    <w:p w14:paraId="5741C887" w14:textId="77777777" w:rsidR="0038381F" w:rsidRPr="00C734F4" w:rsidRDefault="0038381F" w:rsidP="0038381F">
      <w:pPr>
        <w:pStyle w:val="AR6BodyText"/>
        <w:shd w:val="clear" w:color="auto" w:fill="DEEAF6" w:themeFill="accent1" w:themeFillTint="33"/>
        <w:rPr>
          <w:lang w:val="en-GB"/>
        </w:rPr>
      </w:pPr>
    </w:p>
    <w:p w14:paraId="11B6CBDF" w14:textId="77777777" w:rsidR="0038381F" w:rsidRPr="00C734F4" w:rsidRDefault="0038381F" w:rsidP="0038381F">
      <w:pPr>
        <w:pStyle w:val="AR6BodyText"/>
        <w:shd w:val="clear" w:color="auto" w:fill="DEEAF6" w:themeFill="accent1" w:themeFillTint="33"/>
        <w:rPr>
          <w:b/>
          <w:lang w:val="en-GB"/>
        </w:rPr>
      </w:pPr>
      <w:r w:rsidRPr="00C734F4">
        <w:rPr>
          <w:b/>
          <w:lang w:val="en-GB"/>
        </w:rPr>
        <w:t>Urban Heat Island</w:t>
      </w:r>
    </w:p>
    <w:p w14:paraId="2CB7E1E9" w14:textId="1232CD0F" w:rsidR="0038381F" w:rsidRPr="00C734F4" w:rsidRDefault="0038381F" w:rsidP="0038381F">
      <w:pPr>
        <w:pStyle w:val="AR6BodyText"/>
        <w:shd w:val="clear" w:color="auto" w:fill="DEEAF6" w:themeFill="accent1" w:themeFillTint="33"/>
        <w:rPr>
          <w:rFonts w:cs="Times New Roman"/>
          <w:lang w:val="en-GB"/>
        </w:rPr>
      </w:pPr>
      <w:r w:rsidRPr="00C734F4">
        <w:rPr>
          <w:lang w:val="en-GB"/>
        </w:rPr>
        <w:t xml:space="preserve">During night-time, urban centres are often several degrees warmer than the surrounding rural area, a </w:t>
      </w:r>
      <w:r w:rsidRPr="00C734F4">
        <w:rPr>
          <w:lang w:val="en-GB"/>
        </w:rPr>
        <w:lastRenderedPageBreak/>
        <w:t xml:space="preserve">phenomenon known as the night-time canopy urban heat island </w:t>
      </w:r>
      <w:bookmarkStart w:id="2036" w:name="_Hlk76919242"/>
      <w:r w:rsidRPr="00C734F4">
        <w:rPr>
          <w:lang w:val="en-GB"/>
        </w:rPr>
        <w:t xml:space="preserve">effect </w:t>
      </w:r>
      <w:commentRangeStart w:id="2037"/>
      <w:r w:rsidRPr="00C734F4">
        <w:rPr>
          <w:lang w:val="en-GB"/>
        </w:rPr>
        <w:fldChar w:fldCharType="begin" w:fldLock="1"/>
      </w:r>
      <w:ins w:id="2038" w:author="Robin Matthews" w:date="2021-07-11T18:08:00Z">
        <w:r w:rsidR="0036407B">
          <w:rPr>
            <w:lang w:val="en-GB"/>
          </w:rPr>
          <w:instrText>ADDIN CSL_CITATION { "citationItems" : [ { "id" : "ITEM-1", "itemData" : { "DOI" : "10.1126/sciadv.aau4299", "abstract" : "More than half of the world{\\textquoteright}s population now live in cities, which are known to be heat islands. While daytime urban heat islands (UHIs) are traditionally thought to be the consequence of less evaporative cooling in cities, recent work sparks new debate, showing that geographic variations of daytime UHI intensity were largely explained by variations in the efficiency with which urban and rural areas convect heat from the land surface to the lower atmosphere. Here, we reconcile this debate by demonstrating that the difference between the recent finding and the traditional paradigm can be explained by the difference in the attribution methods. Using a new attribution method, we find that spatial variations of daytime UHI intensity are more controlled by variations in the capacity of urban and rural areas to evaporate water, suggesting that strategies enhancing the evaporation capability such as green infrastructure are effective ways to mitigate urban heat.", "author" : [ { "dropping-particle" : "", "family" : "Li", "given" : "Dan", "non-dropping-particle" : "", "parse-names" : false, "suffix" : "" }, { "dropping-particle" : "", "family" : "Liao", "given" : "Weilin", "non-dropping-particle" : "", "parse-names" : false, "suffix" : "" }, { "dropping-particle" : "", "family" : "Rigden", "given" : "Angela J", "non-dropping-particle" : "", "parse-names" : false, "suffix" : "" }, { "dropping-particle" : "", "family" : "Liu", "given" : "Xiaoping", "non-dropping-particle" : "", "parse-names" : false, "suffix" : "" }, { "dropping-particle" : "", "family" : "Wang", "given" : "Dagang", "non-dropping-particle" : "", "parse-names" : false, "suffix" : "" }, { "dropping-particle" : "", "family" : "Malyshev", "given" : "Sergey", "non-dropping-particle" : "", "parse-names" : false, "suffix" : "" }, { "dropping-particle" : "", "family" : "Shevliakova", "given" : "Elena", "non-dropping-particle" : "", "parse-names" : false, "suffix" : "" } ], "container-title" : "Science Advances", "id" : "ITEM-1", "issue" : "4", "issued" : { "date-parts" : [ [ "2019" ] ] }, "publisher" : "American Association for the Advancement of Science", "title" : "Urban heat island: Aerodynamics or imperviousness?", "translator" : [ { "dropping-particle" : "", "family" : "Q6486", "given" : "", "non-dropping-particle" : "", "parse-names" : false, "suffix" : "" } ], "type" : "article-journal", "volume" : "5" }, "uris" : [ "http://www.mendeley.com/documents/?uuid=6dfb7ac6-f5a9-45ae-a8cb-12a853fa407d" ] }, { "id" : "ITEM-2", "itemData" : { "DOI" : "10.1038/s41467-020-16461-9", "ISSN" : "2041-1723", "abstract" : "The canopy layer urban heat island (UHI) effect, as manifested by elevated near-surface air temperatures in urban areas, exposes urban dwellers to additional heat stress in many cities, specially during heat waves. We simulate the urban climate of various generated cities under the same weather conditions. For mono-centric cities, we propose a linear combination of logarithmic city area and logarithmic gross building volume, which also captures the influence of building density. By studying various city shapes, we generalise and propose a reduced form to estimate UHI intensities based only on the structure of urban sites, as well as their relative distances. We conclude that in addition to the size, the UHI intensity of a city is directly related to the density and an amplifying effect that urban sites have on each other. Our approach can serve as a UHI rule of thumb for the comparison of urban development scenarios.", "author" : [ { "dropping-particle" : "", "family" : "Li", "given" : "Yunfei", "non-dropping-particle" : "", "parse-names" : false, "suffix" : "" }, { "dropping-particle" : "", "family" : "Schubert", "given" : "Sebastian", "non-dropping-particle" : "", "parse-names" : false, "suffix" : "" }, { "dropping-particle" : "", "family" : "Kropp", "given" : "J\u00fcrgen P", "non-dropping-particle" : "", "parse-names" : false, "suffix" : "" }, { "dropping-particle" : "", "family" : "Rybski", "given" : "Diego", "non-dropping-particle" : "", "parse-names" : false, "suffix" : "" } ], "container-title" : "Nature Communications", "id" : "ITEM-2", "issue" : "1", "issued" : { "date-parts" : [ [ "2020" ] ] }, "page" : "2647", "title" : "On the influence of density and morphology on the Urban Heat Island intensity", "translator" : [ { "dropping-particle" : "", "family" : "Q6488", "given" : "", "non-dropping-particle" : "", "parse-names" : false, "suffix" : "" } ], "type" : "article-journal", "volume" : "11" }, "uris" : [ "http://www.mendeley.com/documents/?uuid=7d4962f0-47e0-49d1-9650-2dfcdcb1e48d"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"ITEM-4", "itemData" : { "author" : [ { "dropping-particle" : "", "family" : "Kuang", "given" : "Wenhui", "non-dropping-particle" : "", "parse-names" : false, "suffix" : "" } ], "container-title" : "Earth and space science", "id" : "ITEM-4", "issued" : { "date-parts" : [ [ "2019" ] ] }, "title" : "New evidences on anomalous phenomenon of buildings in regulating urban climate from observations in Beijing , China", "translator" : [ { "dropping-particle" : "", "family" : "Q5679", "given" : "", "non-dropping-particle" : "", "parse-names" : false, "suffix" : "" } ], "type" : "article-journal", "volume" : "minor revi" }, "uris" : [ "http://www.mendeley.com/documents/?uuid=8ee59cdc-ebb6-437e-856f-d5a514c12dfc" ] } ], "mendeley" : { "formattedCitation" : "(Bader et al., 2018; Kuang, 2019; Li et al., 2019, 2020d)", "manualFormatting" : "(Bader et al., 2018; Kuang, 2019; Li et al., 2019; Y. Li et al., 2020a)", "plainTextFormattedCitation" : "(Bader et al., 2018; Kuang, 2019; Li et al., 2019, 2020d)", "previouslyFormattedCitation" : "(Bader et al., 2018; Kuang, 2019; Li et al., 2019, 2020d)" }, "properties" : { "noteIndex" : 0 }, "schema" : "https://github.com/citation-style-language/schema/raw/master/csl-citation.json" }</w:instrText>
        </w:r>
      </w:ins>
      <w:del w:id="2039" w:author="Robin Matthews" w:date="2021-07-11T18:08:00Z">
        <w:r w:rsidR="000465A7" w:rsidDel="0036407B">
          <w:rPr>
            <w:lang w:val="en-GB"/>
          </w:rPr>
          <w:delInstrText>ADDIN CSL_CITATION { "citationItems" : [ { "id" : "ITEM-1", "itemData" : { "DOI" : "10.1126/sciadv.aau4299", "abstract" : "More than half of the world{\\textquoteright}s population now live in cities, which are known to be heat islands. While daytime urban heat islands (UHIs) are traditionally thought to be the consequence of less evaporative cooling in cities, recent work sparks new debate, showing that geographic variations of daytime UHI intensity were largely explained by variations in the efficiency with which urban and rural areas convect heat from the land surface to the lower atmosphere. Here, we reconcile this debate by demonstrating that the difference between the recent finding and the traditional paradigm can be explained by the difference in the attribution methods. Using a new attribution method, we find that spatial variations of daytime UHI intensity are more controlled by variations in the capacity of urban and rural areas to evaporate water, suggesting that strategies enhancing the evaporation capability such as green infrastructure are effective ways to mitigate urban heat.", "author" : [ { "dropping-particle" : "", "family" : "Li", "given" : "Dan", "non-dropping-particle" : "", "parse-names" : false, "suffix" : "" }, { "dropping-particle" : "", "family" : "Liao", "given" : "Weilin", "non-dropping-particle" : "", "parse-names" : false, "suffix" : "" }, { "dropping-particle" : "", "family" : "Rigden", "given" : "Angela J", "non-dropping-particle" : "", "parse-names" : false, "suffix" : "" }, { "dropping-particle" : "", "family" : "Liu", "given" : "Xiaoping", "non-dropping-particle" : "", "parse-names" : false, "suffix" : "" }, { "dropping-particle" : "", "family" : "Wang", "given" : "Dagang", "non-dropping-particle" : "", "parse-names" : false, "suffix" : "" }, { "dropping-particle" : "", "family" : "Malyshev", "given" : "Sergey", "non-dropping-particle" : "", "parse-names" : false, "suffix" : "" }, { "dropping-particle" : "", "family" : "Shevliakova", "given" : "Elena", "non-dropping-particle" : "", "parse-names" : false, "suffix" : "" } ], "container-title" : "Science Advances", "id" : "ITEM-1", "issue" : "4", "issued" : { "date-parts" : [ [ "2019" ] ] }, "publisher" : "American Association for the Advancement of Science", "title" : "Urban heat island: Aerodynamics or imperviousness?", "translator" : [ { "dropping-particle" : "", "family" : "Q6486", "given" : "", "non-dropping-particle" : "", "parse-names" : false, "suffix" : "" } ], "type" : "article-journal", "volume" : "5" }, "uris" : [ "http://www.mendeley.com/documents/?uuid=6dfb7ac6-f5a9-45ae-a8cb-12a853fa407d" ] }, { "id" : "ITEM-2", "itemData" : { "DOI" : "10.1038/s41467-020-16461-9", "ISSN" : "2041-1723", "abstract" : "The canopy layer urban heat island (UHI) effect, as manifested by elevated near-surface air temperatures in urban areas, exposes urban dwellers to additional heat stress in many cities, specially during heat waves. We simulate the urban climate of various generated cities under the same weather conditions. For mono-centric cities, we propose a linear combination of logarithmic city area and logarithmic gross building volume, which also captures the influence of building density. By studying various city shapes, we generalise and propose a reduced form to estimate UHI intensities based only on the structure of urban sites, as well as their relative distances. We conclude that in addition to the size, the UHI intensity of a city is directly related to the density and an amplifying effect that urban sites have on each other. Our approach can serve as a UHI rule of thumb for the comparison of urban development scenarios.", "author" : [ { "dropping-particle" : "", "family" : "Li", "given" : "Yunfei", "non-dropping-particle" : "", "parse-names" : false, "suffix" : "" }, { "dropping-particle" : "", "family" : "Schubert", "given" : "Sebastian", "non-dropping-particle" : "", "parse-names" : false, "suffix" : "" }, { "dropping-particle" : "", "family" : "Kropp", "given" : "J\u00fcrgen P", "non-dropping-particle" : "", "parse-names" : false, "suffix" : "" }, { "dropping-particle" : "", "family" : "Rybski", "given" : "Diego", "non-dropping-particle" : "", "parse-names" : false, "suffix" : "" } ], "container-title" : "Nature Communications", "id" : "ITEM-2", "issue" : "1", "issued" : { "date-parts" : [ [ "2020" ] ] }, "page" : "2647", "title" : "On the influence of density and morphology on the Urban Heat Island intensity", "translator" : [ { "dropping-particle" : "", "family" : "Q6488", "given" : "", "non-dropping-particle" : "", "parse-names" : false, "suffix" : "" } ], "type" : "article-journal", "volume" : "11" }, "uris" : [ "http://www.mendeley.com/documents/?uuid=7d4962f0-47e0-49d1-9650-2dfcdcb1e48d"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"ITEM-4", "itemData" : { "author" : [ { "dropping-particle" : "", "family" : "Kuang", "given" : "Wenhui", "non-dropping-particle" : "", "parse-names" : false, "suffix" : "" } ], "container-title" : "Earth and space science", "id" : "ITEM-4", "issued" : { "date-parts" : [ [ "2019" ] ] }, "title" : "New evidences on anomalous phenomenon of buildings in regulating urban climate from observations in Beijing , China", "translator" : [ { "dropping-particle" : "", "family" : "Q5679", "given" : "", "non-dropping-particle" : "", "parse-names" : false, "suffix" : "" } ], "type" : "article-journal", "volume" : "minor revi" }, "uris" : [ "http://www.mendeley.com/documents/?uuid=8ee59cdc-ebb6-437e-856f-d5a514c12dfc" ] } ], "mendeley" : { "formattedCitation" : "(Bader et al., 2018; Kuang, 2019; Li et al., 2019, 2020d)", "plainTextFormattedCitation" : "(Bader et al., 2018; Kuang, 2019; Li et al., 2019, 2020d)", "previouslyFormattedCitation" : "(Bader et al., 2018; Kuang, 2019; Li et al., 2019, 2020d)" }, "properties" : { "noteIndex" : 0 }, "schema" : "https://github.com/citation-style-language/schema/raw/master/csl-citation.json" }</w:delInstrText>
        </w:r>
      </w:del>
      <w:r w:rsidRPr="00C734F4">
        <w:rPr>
          <w:lang w:val="en-GB"/>
        </w:rPr>
        <w:fldChar w:fldCharType="separate"/>
      </w:r>
      <w:r w:rsidR="00E41CA2">
        <w:rPr>
          <w:noProof/>
          <w:lang w:val="en-GB"/>
        </w:rPr>
        <w:t>(</w:t>
      </w:r>
      <w:ins w:id="2040" w:author="Robin Matthews" w:date="2021-07-11T18:07:00Z">
        <w:r w:rsidR="0036407B">
          <w:t>Bader et al., 2018; Kuang, 2019; Li et al., 2019; Y. Li et al., 2020a</w:t>
        </w:r>
      </w:ins>
      <w:del w:id="2041" w:author="Robin Matthews" w:date="2021-07-11T18:07:00Z">
        <w:r w:rsidR="00E41CA2" w:rsidDel="0036407B">
          <w:rPr>
            <w:noProof/>
            <w:lang w:val="en-GB"/>
          </w:rPr>
          <w:delText>Bader et al., 2018; Kuang, 2019; Li et al., 2019, 2020d</w:delText>
        </w:r>
      </w:del>
      <w:r w:rsidR="00E41CA2">
        <w:rPr>
          <w:noProof/>
          <w:lang w:val="en-GB"/>
        </w:rPr>
        <w:t>)</w:t>
      </w:r>
      <w:r w:rsidRPr="00C734F4">
        <w:rPr>
          <w:lang w:val="en-GB"/>
        </w:rPr>
        <w:fldChar w:fldCharType="end"/>
      </w:r>
      <w:commentRangeEnd w:id="2037"/>
      <w:r w:rsidR="00E41CA2">
        <w:rPr>
          <w:rStyle w:val="CommentReference"/>
          <w:rFonts w:asciiTheme="minorHAnsi" w:eastAsiaTheme="minorHAnsi" w:hAnsiTheme="minorHAnsi"/>
          <w:lang w:eastAsia="en-US"/>
        </w:rPr>
        <w:commentReference w:id="2037"/>
      </w:r>
      <w:r w:rsidRPr="00C734F4">
        <w:rPr>
          <w:lang w:val="en-GB"/>
        </w:rPr>
        <w:t xml:space="preserve">. </w:t>
      </w:r>
      <w:bookmarkEnd w:id="2036"/>
      <w:r w:rsidRPr="00C734F4">
        <w:rPr>
          <w:lang w:val="en-GB"/>
        </w:rPr>
        <w:t>While green and blue infrastructures can mitigate the urban heat island effect, t</w:t>
      </w:r>
      <w:r w:rsidRPr="00C734F4">
        <w:rPr>
          <w:rFonts w:cs="Times New Roman"/>
          <w:lang w:val="en-GB"/>
        </w:rPr>
        <w:t xml:space="preserve">hree main factors contribute to its development </w:t>
      </w:r>
      <w:r w:rsidRPr="00C734F4">
        <w:rPr>
          <w:rFonts w:cs="Times New Roman"/>
          <w:lang w:val="en-GB"/>
        </w:rPr>
        <w:fldChar w:fldCharType="begin" w:fldLock="1"/>
      </w:r>
      <w:r w:rsidR="000465A7">
        <w:rPr>
          <w:rFonts w:cs="Times New Roman"/>
          <w:lang w:val="en-GB"/>
        </w:rPr>
        <w:instrText>ADDIN CSL_CITATION { "citationItems" : [ { "id" : "ITEM-1", "itemData" : { "DOI" : "10.1007/s41748-020-00193-3", "ISSN" : "2509-9426", "abstract" : "As an effect of climate change, cities need detailed information on urban climates at decision scale that cannot be easily delivered using current observation networks, nor global and even regional climate models. A review is presented of the recent literature and recommendations are formulated for future work. In most cities, historical observational records are too short, discontinuous, or of too poor quality to support trend analysis and climate change attribution. For climate modeling, on the other hand, specific dynamical and thermal parameterization dedicated to the exchange of water and energy between the atmosphere and the urban surfaces have to be implemented. Therefore, to fully understand how cities are impacted by climate change, it is important to have (1) simulations of the urban climate at fine spatial scales (including coastal hazards for coastal cities) integrating global climate scenarios with urban expansion and population growth scenarios and their associated uncertainty estimates, (2) urban climate observations, especially in Global South cities, and (3) spatial data of high resolution on urban structure and form, human behavior, and energy consumption.", "author" : [ { "dropping-particle" : "", "family" : "Hamdi", "given" : "Rafiq", "non-dropping-particle" : "", "parse-names" : false, "suffix" : "" }, { "dropping-particle" : "", "family" : "Kusaka", "given" : "Hiroyuki", "non-dropping-particle" : "", "parse-names" : false, "suffix" : "" }, { "dropping-particle" : "", "family" : "Doan", "given" : "Quang-Van", "non-dropping-particle" : "", "parse-names" : false, "suffix" : "" }, { "dropping-particle" : "", "family" : "Cai", "given" : "Peng", "non-dropping-particle" : "", "parse-names" : false, "suffix" : "" }, { "dropping-particle" : "", "family" : "He", "given" : "Huili", "non-dropping-particle" : "", "parse-names" : false, "suffix" : "" }, { "dropping-particle" : "", "family" : "Luo", "given" : "Geping", "non-dropping-particle" : "", "parse-names" : false, "suffix" : "" }, { "dropping-particle" : "", "family" : "Kuang", "given" : "Wenhui", "non-dropping-particle" : "", "parse-names" : false, "suffix" : "" }, { "dropping-particle" : "", "family" : "Caluwaerts", "given" : "Steven", "non-dropping-particle" : "", "parse-names" : false, "suffix" : "" }, { "dropping-particle" : "", "family" : "Duch\u00eane", "given" : "Fran\u00e7ois", "non-dropping-particle" : "", "parse-names" : false, "suffix" : "" }, { "dropping-particle" : "", "family" : "Schaeybroek", "given" : "Bert", "non-dropping-particle" : "Van", "parse-names" : false, "suffix" : "" }, { "dropping-particle" : "", "family" : "Termonia", "given" : "Piet", "non-dropping-particle" : "", "parse-names" : false, "suffix" : "" } ], "container-title" : "Earth Systems and Environment", "id" : "ITEM-1", "issue" : "4", "issued" : { "date-parts" : [ [ "2020", "12", "29" ] ] }, "page" : "631-646", "title" : "The State-of-the-Art of Urban Climate Change Modeling and Observations", "translator" : [ { "dropping-particle" : "", "family" : "Q6680", "given" : "", "non-dropping-particle" : "", "parse-names" : false, "suffix" : "" } ], "type" : "article-journal", "volume" : "4" }, "uris" : [ "http://www.mendeley.com/documents/?uuid=6e1331de-82ac-485a-9549-b1a345222685" ] }, { "id" : "ITEM-2", "itemData" : { "DOI" : "10.1146/annurev-environ-012320-083623", "ISSN" : "1543-5938", "abstract" : "Cities are particularly vulnerable to extreme weather episodes, which are expected to increase with climate change. Cities also influence their own local climate, for example, through the relative warming known as the urban heat island (UHI) effect. This review discusses urban climate features (even in complex terrain) and processes. We then present state-of-the-art methodologies on the generalization of a common urban neighborhood classification for UHI studies, as well as recent developments in observation systems and crowdsourcing approaches. We discuss new modeling paradigms pertinent to climate impact studies, with a focus on building energetics and urban vegetation. In combination with regional climate modeling, new methods benefit the variety of climate scenarios and models to provide pertinent information at urban scale. Finally, this article presents how recent research in urban climatology contributes to the global agenda on cities and climate change.", "author" : [ { "dropping-particle" : "", "family" : "Masson", "given" : "Val\u00e9ry", "non-dropping-particle" : "", "parse-names" : false, "suffix" : "" }, { "dropping-particle" : "", "family" : "Lemonsu", "given" : "Aude", "non-dropping-particle" : "", "parse-names" : false, "suffix" : "" }, { "dropping-particle" : "", "family" : "Hidalgo", "given" : "Julia", "non-dropping-particle" : "", "parse-names" : false, "suffix" : "" }, { "dropping-particle" : "", "family" : "Voogt", "given" : "James", "non-dropping-particle" : "", "parse-names" : false, "suffix" : "" } ], "container-title" : "Annual Review of Environment and Resources", "id" : "ITEM-2", "issue" : "1", "issued" : { "date-parts" : [ [ "2020", "10", "17" ] ] }, "note" : "doi: 10.1146/annurev-environ-012320-083623", "page" : "411-444", "publisher" : "Annual Reviews", "title" : "Urban Climates and Climate Change", "translator" : [ { "dropping-particle" : "", "family" : "Q6875", "given" : "", "non-dropping-particle" : "", "parse-names" : false, "suffix" : "" } ], "type" : "article-journal", "volume" : "45" }, "uris" : [ "http://www.mendeley.com/documents/?uuid=83a9aa62-23af-487b-afce-2f0ccbf6a1aa" ] } ], "mendeley" : { "formattedCitation" : "(Hamdi et al., 2020; Masson et al., 2020)", "plainTextFormattedCitation" : "(Hamdi et al., 2020; Masson et al., 2020)", "previouslyFormattedCitation" : "(Hamdi et al., 2020; Masson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2020; Masson et al., 2020)</w:t>
      </w:r>
      <w:r w:rsidRPr="00C734F4">
        <w:rPr>
          <w:rFonts w:cs="Times New Roman"/>
          <w:lang w:val="en-GB"/>
        </w:rPr>
        <w:fldChar w:fldCharType="end"/>
      </w:r>
      <w:r w:rsidRPr="00C734F4">
        <w:rPr>
          <w:rFonts w:cs="Times New Roman"/>
          <w:lang w:val="en-GB"/>
        </w:rPr>
        <w:t xml:space="preserve">: 1) three-dimensional urban geometry including building density and plan area, street aspect ratio and building height, 2) thermal characteristics of impervious surfaces, and 3) anthropogenic heat release, either from building energy consumption, especially waste heat from air conditioning systems, or as direct emissions from industry, traffic, or human metabolism </w:t>
      </w:r>
      <w:r w:rsidRPr="00C734F4">
        <w:rPr>
          <w:rFonts w:cs="Times New Roman"/>
          <w:lang w:val="en-GB"/>
        </w:rPr>
        <w:fldChar w:fldCharType="begin" w:fldLock="1"/>
      </w:r>
      <w:r w:rsidR="000465A7">
        <w:rPr>
          <w:rFonts w:cs="Times New Roman"/>
          <w:lang w:val="en-GB"/>
        </w:rPr>
        <w:instrText>ADDIN CSL_CITATION { "citationItems" : [ { "id" : "ITEM-1", "itemData" : { "DOI" : "10.1002/joc.2106", "ISSN" : "0899-8418", "abstract" : "Abstract Energy consumption in the urban environment impacts the urban surface energy budget and leads to the emission of anthropogenic sensible heat and moisture into the atmosphere. Anthropogenic heat and moisture emissions vary significantly both in time and space, and are not readily measured. As a result, detailed models of these emissions are not commonly available for most cities. Furthermore, most attempts to quantify anthropogenic emissions have focused on the sensible heat component, largely ignoring moisture emissions and invoking assumptions?such as the equivalence of energy consumption and anthropogenic sensible heating?which limit the accuracy of the resulting anthropogenic heating estimates. This paper provides a historical perspective of the development of models of energy consumption in the urban environment and the associated anthropogenic impacts on the urban energy balance. It highlights some fundamental limitations of past approaches and suggests a roadmap forward for including anthropogenic heat and moisture in modelling of the urban environment. Copyright ? 2010 Royal Meteorological Society", "author" : [ { "dropping-particle" : "", "family" : "Sailor", "given" : "David J", "non-dropping-particle" : "", "parse-names" : false, "suffix" : "" } ], "container-title" : "International Journal of Climatology", "id" : "ITEM-1", "issue" : "2", "issued" : { "date-parts" : [ [ "2011", "2", "1" ] ] }, "note" : "doi: 10.1002/joc.2106", "page" : "189-199", "publisher" : "John Wiley &amp; Sons, Ltd", "title" : "A review of methods for estimating anthropogenic heat and moisture emissions in the urban environment", "translator" : [ { "dropping-particle" : "", "family" : "Q6484", "given" : "", "non-dropping-particle" : "", "parse-names" : false, "suffix" : "" } ], "type" : "article-journal", "volume" : "31" }, "uris" : [ "http://www.mendeley.com/documents/?uuid=89253fbc-5606-45a0-a417-6dd9e18f2512" ] }, { "id" : "ITEM-2", "itemData" : { "DOI" : "10.1038/s41598-018-29873-x", "ISSN" : "2045-2322", "abstract" : "One important challenge facing the urbanization and global environmental change community is to understand the relation between urban form, energy use and carbon emissions. Missing from the current literature are scientific assessments that evaluate the impacts of different urban spatial units on energy fluxes; yet, this type of analysis is needed by urban planners, who recognize that local scale zoning affects energy consumption and local climate. Satellite-based estimation of urban energy fluxes at neighbourhood scale is still a challenge. Here we show the potential of the current satellite missions to retrieve urban energy budget\u00a0fluxes, supported by meteorological observations and evaluated by direct flux measurements. We found an agreement within 5% between satellite and in-situ derived net all-wave radiation; and identified that wall facet fraction and urban materials type are the most important parameters for estimating heat storage of the urban canopy. The satellite approaches were found to underestimate measured turbulent heat fluxes, with sensible heat flux being most sensitive to surface temperature variation (\u221264.1, +69.3\u2009W\u2009m\u22122 for \u00b12\u2009K perturbation). \u00a0They\u00a0also underestimate anthropogenic heat fluxes. However, reasonable spatial patterns are obtained for the latter allowing hot-spots to be identified, therefore supporting both urban planning and urban climate modelling.", "author" : [ { "dropping-particle" : "", "family" : "Chrysoulakis", "given" : "Nektarios", "non-dropping-particle" : "", "parse-names" : false, "suffix" : "" }, { "dropping-particle" : "", "family" : "Grimmond", "given" : "Sue", "non-dropping-particle" : "", "parse-names" : false, "suffix" : "" }, { "dropping-particle" : "", "family" : "Feigenwinter", "given" : "Christian", "non-dropping-particle" : "", "parse-names" : false, "suffix" : "" }, { "dropping-particle" : "", "family" : "Lindberg", "given" : "Fredrik", "non-dropping-particle" : "", "parse-names" : false, "suffix" : "" }, { "dropping-particle" : "", "family" : "Gastellu-Etchegorry", "given" : "Jean-Philippe", "non-dropping-particle" : "", "parse-names" : false, "suffix" : "" }, { "dropping-particle" : "", "family" : "Marconcini", "given" : "Mattia", "non-dropping-particle" : "", "parse-names" : false, "suffix" : "" }, { "dropping-particle" : "", "family" : "Mitraka", "given" : "Zina", "non-dropping-particle" : "", "parse-names" : false, "suffix" : "" }, { "dropping-particle" : "", "family" : "Stagakis", "given" : "Stavros", "non-dropping-particle" : "", "parse-names" : false, "suffix" : "" }, { "dropping-particle" : "", "family" : "Crawford", "given" : "Ben", "non-dropping-particle" : "", "parse-names" : false, "suffix" : "" }, { "dropping-particle" : "", "family" : "Olofson", "given" : "Frans", "non-dropping-particle" : "", "parse-names" : false, "suffix" : "" }, { "dropping-particle" : "", "family" : "Landier", "given" : "Lucas", "non-dropping-particle" : "", "parse-names" : false, "suffix" : "" }, { "dropping-particle" : "", "family" : "Morrison", "given" : "William", "non-dropping-particle" : "", "parse-names" : false, "suffix" : "" }, { "dropping-particle" : "", "family" : "Parlow", "given" : "Eberhard", "non-dropping-particle" : "", "parse-names" : false, "suffix" : "" } ], "container-title" : "Scientific Reports", "id" : "ITEM-2", "issue" : "1", "issued" : { "date-parts" : [ [ "2018" ] ] }, "page" : "11498", "title" : "Urban energy exchanges monitoring from space", "translator" : [ { "dropping-particle" : "", "family" : "Q6481", "given" : "", "non-dropping-particle" : "", "parse-names" : false, "suffix" : "" } ], "type" : "article-journal", "volume" : "8" }, "uris" : [ "http://www.mendeley.com/documents/?uuid=cf9f4f17-3ed7-4a31-938d-979e772c85ff" ] }, { "id" : "ITEM-3", "itemData" : { "DOI" : "10.1002/joc.5061", "ISSN" : "0899-8418", "abstract" : "ABSTRACT The Chinese New Year (CNY, also called Spring Festival), which officially lasts for 7 days, is the most important festival in China. Chinese people in large cities usually return to their hometowns for family reunions before the CNY holiday and return afterward. Nearly half of Beijing's population has been reported to leave the city for family reunions before the CNY holidays in the past several years. Hourly automatic weather station data during CNY 2010?2015 were used to analyze the changes in temporal and spatial distribution of Beijing urban heat island intensity (UHII) and the impact of mass human migration on urban temperature. Soil moisture, 10-m wind speed, and cloud cover were considered and indicated nearly no change during the pre-CNY period (2?4 weeks before CNY) and CNY week, which means that UHII variation was mainly affected by the mass human migration. Daily UHII during CNY week was lower than during pre-CNY period. UHII for daily maximum temperature decreased by 55% during CNY week than the pre-CNY period (0.6?\u00b0C during pre-CNY period versus 0.27?\u00b0C during CNY week) due to mass human migration, which was much larger than the relative reduction in UHII for the daily minimum temperature (5%, 4.34?\u00b0C during the pre-CNY period versus 4.11?\u00b0C during the CNY week). The spatial distribution of the UHII difference between CNY week and the pre-CNY period is closely related to the locations of functional population zones. UHII for daily maximum temperature decreases most (80%, 0.40?\u00b0C during the pre-CNY period versus 0.08?\u00b0C during the CNY period) between the Third and Fourth Ring Roads (RRs), an area which experiences high frequency human activities and has high floating population percentage. This study can provide suggestions for optimizing the layout of urban space and land-use structures.", "author" : [ { "dropping-particle" : "", "family" : "Dou", "given" : "Jingjing", "non-dropping-particle" : "", "parse-names" : false, "suffix" : "" }, { "dropping-particle" : "", "family" : "Miao", "given" : "Shiguang", "non-dropping-particle" : "", "parse-names" : false, "suffix" : "" } ], "container-title" : "International Journal of Climatology", "id" : "ITEM-3", "issue" : "11", "issued" : { "date-parts" : [ [ "2017", "9", "1" ] ] }, "note" : "doi: 10.1002/joc.5061", "page" : "4199-4210", "publisher" : "John Wiley &amp; Sons, Ltd", "title" : "Impact of mass human migration during Chinese New Year on Beijing urban heat island", "translator" : [ { "dropping-particle" : "", "family" : "Q6483", "given" : "", "non-dropping-particle" : "", "parse-names" : false, "suffix" : "" } ], "type" : "article-journal", "volume" : "37" }, "uris" : [ "http://www.mendeley.com/documents/?uuid=079a11ea-6072-4fa0-9d8e-99280e447bcd" ] }, { "id" : "ITEM-4", "itemData" : { "DOI" : "10.1016/S1352-2310(99)00132-6", "ISBN" : "1352-2310", "ISSN" : "13522310", "abstract" : "This study quantifies the contribution through energy consumption, to the heat island phenomena and discussed how reductions in energy consumption could mitigate impacts on the urban thermal environment. Very detailed maps of anthropogenic heat in Tokyo were drawn with data from energy statistics and a very detailed digital geographic land use data set including the number of stories of building at each grid point. Animated computer graphics of the annual and diurnal variability in Tokyo's anthropogenic heat were also prepared with the same data sources. These outputs characterize scenarios of anthropogenic heat emission and can be applied to a numerical simulation model of the local climate. The anthropogenic heat flux in central Tokyo exceeded 400Wm-2in daytime, and the maximum value was 1590Wm-2in winter. The hot water supply in offices and hotels contributed 51% of this 1590Wm-2. The anthropogenic heat flux from the household sector in the suburbs reached about 30Wm-2at night. Numerical simulations of urban climate in Tokyo were performed by referring to these maps. A heat island appeared evident in winter because of weakness of the sea breeze from Tokyo Bay. At 8 p.m., several peaks of high-temperature appeared, around Otemachi, Shinjuku and Ikebukuro; the areas with the largest anthropogenic heat fluxes. In summer the shortwave radiation was strong and the influence of anthropogenic heat was relatively small. In winter, on the other hand, the shortwave radiation was weak and the influence of anthropogenic heat was relatively large. The effects of reducing energy consumption, by 50% for hot water supply and 100% for space cooling, on near surface air temperature would be at most -0.5\u00b0C. Copyright (C) 1999 Elsevier Science Ltd.", "author" : [ { "dropping-particle" : "", "family" : "Ichinose", "given" : "Toshiaki", "non-dropping-particle" : "", "parse-names" : false, "suffix" : "" }, { "dropping-particle" : "", "family" : "Shimodozono", "given" : "Kazuhiro", "non-dropping-particle" : "", "parse-names" : false, "suffix" : "" }, { "dropping-particle" : "", "family" : "Hanaki", "given" : "Keisuke", "non-dropping-particle" : "", "parse-names" : false, "suffix" : "" } ], "container-title" : "Atmospheric Environment", "id" : "ITEM-4", "issue" : "24-25", "issued" : { "date-parts" : [ [ "1999" ] ] }, "page" : "3897-3909", "title" : "Impact of anthropogenic heat on urban climate in Tokyo", "translator" : [ { "dropping-particle" : "", "family" : "Q4840", "given" : "", "non-dropping-particle" : "", "parse-names" : false, "suffix" : "" } ], "type" : "article-journal", "volume" : "33" }, "uris" : [ "http://www.mendeley.com/documents/?uuid=060db52b-ee10-45d0-945d-3ac462a4d168" ] }, { "id" : "ITEM-5", "itemData" : { "DOI" : "10.1002/qj.2144", "ISBN" : "00359009", "ISSN" : "1477870X", "abstract" : "We investigate the role of the anthropogenic heat flux on the urban heat island of London. To do this, the time-varying anthropogenic heat flux is added to an urban surface-energy balance parametrization, the Met Office-Reading Urban Surface Exchange Scheme (MORUSES), implemented in a 1 km resolution version of the UK Met Office Unified Model. The anthropogenic heat flux is derived from energy-demand data for London and is specified on the model's 1 km grid; it includes variations on diurnal and seasonal time-scales. We contrast a spring case with a winter case, to illustrate the effects of the larger anthropogenic heat flux in winter and the different roles played by thermodynamics in the different seasons. The surface-energy balance channels the anthropogenic heat into heating the urban surface, which warms slowly because of the large heat capacity of the urban surface. About one third of this additional warming goes into increasing the outgoing long-wave radiation and only about two thirds goes into increasing the sensible heat flux that warms the atmosphere. The anthropogenic heat flux has a larger effect on screen-level temperatures in the winter case, partly because the anthropogenic flux is larger then and partly because the boundary layer is shallower in winter. For the specific winter case studied here, the anthropogenic heat flux maintains a well-mixed boundary layer through the whole night over London, whereas the surrounding rural boundary layer becomes strongly stably stratified. This finding is likely to have important implications for air quality in winter. On the whole, inclusion of the anthropogenic heat flux improves the comparison between model simulations and measurements of screen-level temperature slightly and indicates that the anthropogenic heat flux is beginning to be an important factor in the London urban heat island. \u00a9 2013 Royal Meteorological Society.", "author" : [ { "dropping-particle" : "", "family" : "Bohnenstengel", "given" : "S. I.", "non-dropping-particle" : "", "parse-names" : false, "suffix" : "" }, { "dropping-particle" : "", "family" : "Hamilton", "given" : "I.", "non-dropping-particle" : "", "parse-names" : false, "suffix" : "" }, { "dropping-particle" : "", "family" : "Davies", "given" : "M.", "non-dropping-particle" : "", "parse-names" : false, "suffix" : "" }, { "dropping-particle" : "", "family" : "Belcher", "given" : "S. E.", "non-dropping-particle" : "", "parse-names" : false, "suffix" : "" } ], "container-title" : "Quarterly Journal of the Royal Meteorological Society", "id" : "ITEM-5", "issue" : "679", "issued" : { "date-parts" : [ [ "2014" ] ] }, "page" : "687-698", "title" : "Impact of anthropogenic heat emissions on London's temperatures", "translator" : [ { "dropping-particle" : "", "family" : "Q4842", "given" : "", "non-dropping-particle" : "", "parse-names" : false, "suffix" : "" } ], "type" : "article-journal", "volume" : "140" }, "uris" : [ "http://www.mendeley.com/documents/?uuid=7843c7b0-fcbc-4ac3-b677-16ae657e0b5e" ] }, { "id" : "ITEM-6", "itemData" : { "DOI" : "10.1002/joc.5001", "ISBN" : "1097-0088", "ISSN" : "10970088", "abstract" : "We use the Weather Research and Forecast model and estimate anthropogenic heat (AH) fluxes based on fine-scale energy consumption data for Sydney, Australia, to investigate the effects of urbanization on temperature. We examine both the impact of urban canopy effects (UCE) and AH which in combination causes the urban heat island effect. Sydney's urban heat island (UHI) varies from \u22121 to &gt;3.4\u2009\u00b0C between day and night and between seasons. UHI intensity is highest at night and an urban cool island is often experienced during the day. UCE contributes 80% of the UHI during summer nights because of the release of stored heat from urban infrastructure that has been absorbed during the day. During the day for UCE, the reduced net radiation and greater heat storage by urban infrastructure combine to slightly cool. In contrast, AH contributes 90% of the UHI during winter nights because it does not dissipate into the higher levels of the boundary layer efficiently. The opposite applies during summer nights and during daytime in both summer and winter where heat mixes effectively into the atmosphere. Our results show contrasting impacts of UCE and AH by time of day and time of year and point to major simulation biases if only one of these phenomena is represented, or if their seasonal contributions are not accounted for separately. ", "author" : [ { "dropping-particle" : "", "family" : "Ma", "given" : "Shaoxiu", "non-dropping-particle" : "", "parse-names" : false, "suffix" : "" }, { "dropping-particle" : "", "family" : "Pitman", "given" : "Andy", "non-dropping-particle" : "", "parse-names" : false, "suffix" : "" }, { "dropping-particle" : "", "family" : "Hart", "given" : "Melissa", "non-dropping-particle" : "", "parse-names" : false, "suffix" : "" }, { "dropping-particle" : "", "family" : "Evans", "given" : "Jason P.", "non-dropping-particle" : "", "parse-names" : false, "suffix" : "" }, { "dropping-particle" : "", "family" : "Haghdadi", "given" : "Navid", "non-dropping-particle" : "", "parse-names" : false, "suffix" : "" }, { "dropping-particle" : "", "family" : "MacGill", "given" : "Iain", "non-dropping-particle" : "", "parse-names" : false, "suffix" : "" } ], "container-title" : "International Journal of Climatology", "id" : "ITEM-6", "issue" : "February", "issued" : { "date-parts" : [ [ "2017" ] ] }, "page" : "255-270", "title" : "The impact of an urban canopy and anthropogenic heat fluxes on Sydney's climate", "translator" : [ { "dropping-particle" : "", "family" : "Q4804", "given" : "", "non-dropping-particle" : "", "parse-names" : false, "suffix" : "" } ], "type" : "article-journal", "volume" : "37" }, "uris" : [ "http://www.mendeley.com/documents/?uuid=9526e03a-6b80-4d26-b154-dc2221fc264f" ] }, { "id" : "ITEM-7", "itemData" : { "DOI" : "https://doi.org/10.1016/j.atmosenv.2014.09.053", "ISSN" : "1352-2310", "abstract" : "A multi-method approach estimating summer waste heat emissions from anthropogenic activities (QF) was applied for a major subtropical city (Phoenix, AZ). These included detailed, quality-controlled inventories of city-wide population density and traffic counts to estimate waste heat emissions from population and vehicular sources respectively, and also included waste heat simulations derived from urban electrical consumption generated by a coupled building energy \u2013 regional climate model (WRF-BEM\u00a0+\u00a0BEP). These component QF data were subsequently summed and mapped through Geographic Information Systems techniques to enable analysis over local (i.e. census-tract) and regional (i.e. metropolitan area) scales. Through this approach, local mean daily QF estimates compared reasonably versus (1.) observed daily surface energy balance residuals from an eddy covariance tower sited within a residential area and (2.) estimates from inventory methods employed in a prior study, with improved sensitivity to temperature and precipitation variations. Regional analysis indicates substantial variations in both mean and maximum daily QF, which varied with urban land use type. Average regional daily QF was \u223c13\u00a0W\u00a0m\u22122 for the summer period. Temporal analyses also indicated notable differences using this approach with previous estimates of QF in Phoenix over different land uses, with much larger peak fluxes averaging \u223c50\u00a0W\u00a0m\u22122 occurring in commercial or industrial areas during late summer afternoons. The spatio-temporal analysis of QF also suggests that it may influence the form and intensity of the Phoenix urban heat island, specifically through additional early evening heat input, and by modifying the urban boundary layer structure through increased turbulence.", "author" : [ { "dropping-particle" : "", "family" : "Chow", "given" : "Winston T L", "non-dropping-particle" : "", "parse-names" : false, "suffix" : "" }, { "dropping-particle" : "", "family" : "Salamanca", "given" : "Francisco", "non-dropping-particle" : "", "parse-names" : false, "suffix" : "" }, { "dropping-particle" : "", "family" : "Georgescu", "given" : "Matei", "non-dropping-particle" : "", "parse-names" : false, "suffix" : "" }, { "dropping-particle" : "", "family" : "Mahalov", "given" : "Alex", "non-dropping-particle" : "", "parse-names" : false, "suffix" : "" }, { "dropping-particle" : "", "family" : "Milne", "given" : "Jeffrey M", "non-dropping-particle" : "", "parse-names" : false, "suffix" : "" }, { "dropping-particle" : "", "family" : "Ruddell", "given" : "Benjamin L", "non-dropping-particle" : "", "parse-names" : false, "suffix" : "" } ], "container-title" : "Atmospheric Environment", "id" : "ITEM-7", "issued" : { "date-parts" : [ [ "2014" ] ] }, "page" : "64-76", "title" : "A multi-method and multi-scale approach for estimating city-wide anthropogenic heat fluxes", "translator" : [ { "dropping-particle" : "", "family" : "Q6229", "given" : "", "non-dropping-particle" : "", "parse-names" : false, "suffix" : "" } ], "type" : "article-journal", "volume" : "99" }, "uris" : [ "http://www.mendeley.com/documents/?uuid=75c27e3a-5cfb-4604-ba5f-9ff635127e10" ] }, { "id" : "ITEM-8", "itemData" : { "DOI" : "10.1002/2013JD021225", "ISSN" : "2169-897X", "abstract" : "AbstractThis article investigates the effect of air conditioning (AC) systems on air temperature and examines their electricity consumption for a semiarid urban environment. We simulate a 10?day extreme heat period over the Phoenix metropolitan area (U.S.) with the Weather Research and Forecasting model coupled to a multilayer building energy scheme. The performance of the modeling system is evaluated against 10 Arizona Meteorological Network weather stations and one weather station maintained by the National Weather Service for air temperature, wind speed, and wind direction. We show that explicit representation of waste heat from air conditioning systems improved the 2?m air temperature correspondence to observations. Waste heat release from AC systems was maximum during the day, but the mean effect was negligible near the surface. However, during the night, heat emitted from AC systems increased the mean 2?m air temperature by more than 1\u00b0C for some urban locations. The AC systems modified the thermal stratification of the urban boundary layer, promoting vertical mixing during nighttime hours. The anthropogenic processes examined here (i.e., explicit representation of urban energy consumption processes due to AC systems) require incorporation in future meteorological and climate investigations to improve weather and climate predictability. Our results demonstrate that releasing waste heat into the ambient environment exacerbates the nocturnal urban heat island and increases cooling demands.", "author" : [ { "dropping-particle" : "", "family" : "Salamanca", "given" : "F", "non-dropping-particle" : "", "parse-names" : false, "suffix" : "" }, { "dropping-particle" : "", "family" : "Georgescu", "given" : "M", "non-dropping-particle" : "", "parse-names" : false, "suffix" : "" }, { "dropping-particle" : "", "family" : "Mahalov", "given" : "A", "non-dropping-particle" : "", "parse-names" : false, "suffix" : "" }, { "dropping-particle" : "", "family" : "Moustaoui", "given" : "M", "non-dropping-particle" : "", "parse-names" : false, "suffix" : "" }, { "dropping-particle" : "", "family" : "Wang", "given" : "M", "non-dropping-particle" : "", "parse-names" : false, "suffix" : "" } ], "container-title" : "Journal of Geophysical Research: Atmospheres", "id" : "ITEM-8", "issue" : "10", "issued" : { "date-parts" : [ [ "2014", "5", "27" ] ] }, "note" : "doi: 10.1002/2013JD021225", "page" : "5949-5965", "publisher" : "John Wiley &amp; Sons, Ltd", "title" : "Anthropogenic heating of the urban environment due to air conditioning", "translator" : [ { "dropping-particle" : "", "family" : "Q6490", "given" : "", "non-dropping-particle" : "", "parse-names" : false, "suffix" : "" } ], "type" : "article-journal", "volume" : "119" }, "uris" : [ "http://www.mendeley.com/documents/?uuid=19091585-92f8-47c0-a8ec-59b03a9b8fbc" ] }, { "id" : "ITEM-9", "itemData" : { "DOI" : "10.1002/joc.3415", "ISSN" : "0899-8418", "abstract" : "Abstract 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\u00b0C in the situation with current heat releases, 1 \u00b0C with current releases converted to only sensible heat, and 2 \u00b0C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 "author" : [ { "dropping-particle" : "", "family" : "Munck", "given" : "C\u00e9cile", "non-dropping-particle" : "de", "parse-names" : false, "suffix" : "" }, { "dropping-particle" : "", "family" : "Pigeon", "given" : "Gr\u00e9goire", "non-dropping-particle" : "", "parse-names" : false, "suffix" : "" }, { "dropping-particle" : "", "family" : "Masson", "given" : "Val\u00e9ry", "non-dropping-particle" : "", "parse-names" : false, "suffix" : "" }, { "dropping-particle" : "", "family" : "Meunier", "given" : "Francis", "non-dropping-particle" : "", "parse-names" : false, "suffix" : "" }, { "dropping-particle" : "", "family" : "Bousquet", "given" : "Pierre", "non-dropping-particle" : "", "parse-names" : false, "suffix" : "" }, { "dropping-particle" : "", "family" : "Tr\u00e9m\u00e9ac", "given" : "Brice", "non-dropping-particle" : "", "parse-names" : false, "suffix" : "" }, { "dropping-particle" : "", "family" : "Merchat", "given" : "Mich\u00e8le", "non-dropping-particle" : "", "parse-names" : false, "suffix" : "" }, { "dropping-particle" : "", "family" : "Poeuf", "given" : "Pierre", "non-dropping-particle" : "", "parse-names" : false, "suffix" : "" }, { "dropping-particle" : "", "family" : "Marchadier", "given" : "Colette", "non-dropping-particle" : "", "parse-names" : false, "suffix" : "" } ], "container-title" : "International Journal of Climatology", "id" : "ITEM-9", "issue" : "1", "issued" : { "date-parts" : [ [ "2013", "1", "1" ] ] }, "note" : "doi: 10.1002/joc.3415", "page" : "210-227", "publisher" : "John Wiley &amp; Sons, Ltd", "title" : "How much can air conditioning increase air temperatures for a city like Paris, France?", "translator" : [ { "dropping-particle" : "", "family" : "Q6489", "given" : "", "non-dropping-particle" : "", "parse-names" : false, "suffix" : "" } ], "type" : "article-journal", "volume" : "33" }, "uris" : [ "http://www.mendeley.com/documents/?uuid=43cb6775-9b71-4855-8917-cedb40e8c863" ] }, { "id" : "ITEM-10", "itemData" : { "DOI" : "10.1038/s41612-019-0096-2", "ISSN" : "2397-3722", "abstract" : "The impact of feedback between urban warming and air-conditioning (AC) use on temperatures in future urban climates is explored in this study. Pseudo-global warming projections are dynamically downscaled to 1\u2009km using a regional climate model (RCM) coupled to urban canopy and building energy models for current and six future global warming (\u0394TGW) climates based on IPCC RCP8.5. Anthropogenic heat emissions from AC use is projected to increase almost linearly with \u0394TGW, causing additional urban warming. This feedback on urban warming reaches 20% of \u0394TGW in residential areas. This further uncertainty in future projections is comparable in size to that associated with: a selection of emission scenarios, RCMs, and urban planning scenarios. Thus this feedback should not be neglected in future urban climate projections, especially in hot cities with large AC use. The impact of the feedback during the July 2018 Japanese heat waves is calculated to be 0.11\u2009\u00b0C.", "author" : [ { "dropping-particle" : "", "family" : "Takane", "given" : "Yuya", "non-dropping-particle" : "", "parse-names" : false, "suffix" : "" }, { "dropping-particle" : "", "family" : "Kikegawa", "given" : "Yukihiro", "non-dropping-particle" : "", "parse-names" : false, "suffix" : "" }, { "dropping-particle" : "", "family" : "Hara", "given" : "Masayuki", "non-dropping-particle" : "", "parse-names" : false, "suffix" : "" }, { "dropping-particle" : "", "family" : "Grimmond", "given" : "C Sue B", "non-dropping-particle" : "", "parse-names" : false, "suffix" : "" } ], "container-title" : "npj Climate and Atmospheric Science", "id" : "ITEM-10", "issue" : "1", "issued" : { "date-parts" : [ [ "2019" ] ] }, "page" : "39", "title" : "Urban warming and future air-conditioning use in an Asian megacity: importance of positive feedback", "translator" : [ { "dropping-particle" : "", "family" : "Q6491", "given" : "", "non-dropping-particle" : "", "parse-names" : false, "suffix" : "" } ], "type" : "article-journal", "volume" : "2" }, "uris" : [ "http://www.mendeley.com/documents/?uuid=734a6e5b-cc2b-412a-833d-df4f5139d739" ] } ], "mendeley" : { "formattedCitation" : "(Ichinose et al., 1999; Sailor, 2011; de Munck et al., 2013; Bohnenstengel et al., 2014; Chow et al., 2014; Salamanca et al., 2014; Dou and Miao, 2017; Ma et al., 2017a; Chrysoulakis et al., 2018; Takane et al., 2019)", "plainTextFormattedCitation" : "(Ichinose et al., 1999; Sailor, 2011; de Munck et al., 2013; Bohnenstengel et al., 2014; Chow et al., 2014; Salamanca et al., 2014; Dou and Miao, 2017; Ma et al., 2017a; Chrysoulakis et al., 2018; Takane et al., 2019)", "previouslyFormattedCitation" : "(Ichinose et al., 1999; Sailor, 2011; de Munck et al., 2013; Bohnenstengel et al., 2014; Chow et al., 2014; Salamanca et al., 2014; Dou and Miao, 2017; Ma et al., 2017a; Chrysoulakis et al., 2018; Takane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(Ichinose et al., 1999; Sailor, 2011; de Munck et al., 2013; Bohnenstengel et al., 2014; Chow et al., 2014; Salamanca et al., 2014; Dou and Miao, 2017; Ma et al., 2017a; Chrysoulakis et al., 2018; Takane et al., 2019)</w:t>
      </w:r>
      <w:r w:rsidRPr="00C734F4">
        <w:rPr>
          <w:rFonts w:cs="Times New Roman"/>
          <w:lang w:val="en-GB"/>
        </w:rPr>
        <w:fldChar w:fldCharType="end"/>
      </w:r>
      <w:r w:rsidRPr="00371D58">
        <w:rPr>
          <w:rFonts w:cs="Times New Roman"/>
          <w:lang w:val="es-ES"/>
        </w:rPr>
        <w:t xml:space="preserve">. </w:t>
      </w:r>
      <w:r w:rsidRPr="00C734F4">
        <w:rPr>
          <w:rFonts w:cs="Times New Roman"/>
          <w:lang w:val="en-GB"/>
        </w:rPr>
        <w:t xml:space="preserve">Urban heat island magnitude is also affected by aerosols due to air pollution in urban areas </w:t>
      </w:r>
      <w:r w:rsidRPr="00C734F4">
        <w:rPr>
          <w:rFonts w:cs="Times New Roman"/>
          <w:lang w:val="en-GB"/>
        </w:rPr>
        <w:fldChar w:fldCharType="begin" w:fldLock="1"/>
      </w:r>
      <w:r w:rsidR="000465A7">
        <w:rPr>
          <w:rFonts w:cs="Times New Roman"/>
          <w:lang w:val="en-GB"/>
        </w:rPr>
        <w:instrText>ADDIN CSL_CITATION { "citationItems" : [ { "id" : "ITEM-1", "itemData" : { "DOI" : "10.5194/acp-20-6479-2020", "author" : [ { "dropping-particle" : "", "family" : "Han", "given" : "W", "non-dropping-particle" : "", "parse-names" : false, "suffix" : "" }, { "dropping-particle" : "", "family" : "Li", "given" : "Z", "non-dropping-particle" : "", "parse-names" : false, "suffix" : "" }, { "dropping-particle" : "", "family" : "Wu", "given" : "F", "non-dropping-particle" : "", "parse-names" : false, "suffix" : "" }, { "dropping-particle" : "", "family" : "Zhang", "given" : "Y", "non-dropping-particle" : "", "parse-names" : false, "suffix" : "" }, { "dropping-particle" : "", "family" : "Guo", "given" : "J", "non-dropping-particle" : "", "parse-names" : false, "suffix" : "" }, { "dropping-particle" : "", "family" : "Su", "given" : "T", "non-dropping-particle" : "", "parse-names" : false, "suffix" : "" }, { "dropping-particle" : "", "family" : "Cribb", "given" : "M", "non-dropping-particle" : "", "parse-names" : false, "suffix" : "" }, { "dropping-particle" : "", "family" : "Fan", "given" : "J", "non-dropping-particle" : "", "parse-names" : false, "suffix" : "" }, { "dropping-particle" : "", "family" : "Chen", "given" : "T", "non-dropping-particle" : "", "parse-names" : false, "suffix" : "" }, { "dropping-particle" : "", "family" : "Wei", "given" : "J", "non-dropping-particle" : "", "parse-names" : false, "suffix" : "" }, { "dropping-particle" : "", "family" : "Lee", "given" : "S.-S.", "non-dropping-particle" : "", "parse-names" : false, "suffix" : "" } ], "container-title" : "Atmospheric Chemistry and Physics", "id" : "ITEM-1", "issue" : "11", "issued" : { "date-parts" : [ [ "2020" ] ] }, "page" : "6479-6493", "title" : "The mechanisms and seasonal differences of the impact of aerosols on daytime surface urban heat island effect", "translator" : [ { "dropping-particle" : "", "family" : "Q6874", "given" : "", "non-dropping-particle" : "", "parse-names" : false, "suffix" : "" } ], "type" : "article-journal", "volume" : "20" }, "uris" : [ "http://www.mendeley.com/documents/?uuid=58b9dc32-7f69-4279-8b40-aa8d2221f0aa" ] }, { "id" : "ITEM-2", "itemData" : { "DOI" : "https://doi.org/10.1002/met.1939", "ISSN" : "1350-4827", "abstract" : "Abstract Lanzhou is one of the largest heavy industry cities in northwestern China. The city has carried out massive air pollution-control programmes since 2012. As a result, the concentrations of air pollutants in Lanzhou have decreased. In order to examine the effects of air pollution-control programmes on air temperature, the differences in air temperatures between Lanzhou and Yuzhong (a small county adjacent to Lanzhou) and their change between 2009?2011 (P1) and 2013?2015 (P2) were calculated. The results showed that the maximum (minimum) temperature difference significantly increased (decreased) by 0.32\u00b0C (0.40\u00b0C) in winter (summer) between P1 and P2, indicating an increase (decrease) of the maximum (minimum) temperature in winter (summer) in Lanzhou caused by the reduction in air pollution. Therefore, the diurnal temperature range in Lanzhou increased by 0.50\u00b0C in summer and 0.22\u00b0C in winter during P2 compared with P1. The increase in the maximum temperature in winter and the decrease in the minimum temperature in summer are supported by a decrease in mean air temperature at night and by an increase of mean air temperature in daytime in winter and summer during P2 compared with P1. The increase in temperature in daytime may be ascribed to more absorption of solar radiation at the surface. The decrease in temperature at night in summer is caused by increasing light rainfall. The decrease in temperature at night during winter may be related to more loss of surface heat through long wave radiation.", "author" : [ { "dropping-particle" : "", "family" : "Cheng", "given" : "Xueyan", "non-dropping-particle" : "", "parse-names" : false, "suffix" : "" }, { "dropping-particle" : "", "family" : "Lan", "given" : "Tianhan", "non-dropping-particle" : "", "parse-names" : false, "suffix" : "" }, { "dropping-particle" : "", "family" : "Mao", "given" : "Rui", "non-dropping-particle" : "", "parse-names" : false, "suffix" : "" }, { "dropping-particle" : "", "family" : "Gong", "given" : "Dao-Yi", "non-dropping-particle" : "", "parse-names" : false, "suffix" : "" }, { "dropping-particle" : "", "family" : "Han", "given" : "Hui", "non-dropping-particle" : "", "parse-names" : false, "suffix" : "" }, { "dropping-particle" : "", "family" : "Liu", "given" : "Xiaohong", "non-dropping-particle" : "", "parse-names" : false, "suffix" : "" } ], "container-title" : "Meteorological Applications", "id" : "ITEM-2", "issue" : "4", "issued" : { "date-parts" : [ [ "2020", "7", "1" ] ] }, "note" : "https://doi.org/10.1002/met.1939", "page" : "e1939", "publisher" : "John Wiley &amp; Sons, Ltd", "title" : "Reducing air pollution increases the local diurnal temperature range: A case study of Lanzhou, China", "translator" : [ { "dropping-particle" : "", "family" : "Q6873", "given" : "", "non-dropping-particle" : "", "parse-names" : false, "suffix" : "" } ], "type" : "article-journal", "volume" : "27" }, "uris" : [ "http://www.mendeley.com/documents/?uuid=83dbcad6-ee9d-4625-a1b0-b66debb35b8a" ] } ], "mendeley" : { "formattedCitation" : "(Cheng et al., 2020; Han et al., 2020)", "plainTextFormattedCitation" : "(Cheng et al., 2020; Han et al., 2020)", "previouslyFormattedCitation" : "(Cheng et al., 2020; Han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(Cheng et al., 2020; Han et al., 2020)</w:t>
      </w:r>
      <w:r w:rsidRPr="00C734F4">
        <w:rPr>
          <w:rFonts w:cs="Times New Roman"/>
          <w:lang w:val="en-GB"/>
        </w:rPr>
        <w:fldChar w:fldCharType="end"/>
      </w:r>
      <w:r w:rsidRPr="00C734F4">
        <w:rPr>
          <w:rFonts w:cs="Times New Roman"/>
          <w:lang w:val="en-GB"/>
        </w:rPr>
        <w:t xml:space="preserve"> and by local background climate </w:t>
      </w:r>
      <w:r w:rsidRPr="00C734F4">
        <w:rPr>
          <w:rFonts w:cs="Times New Roman"/>
          <w:lang w:val="en-GB"/>
        </w:rPr>
        <w:fldChar w:fldCharType="begin" w:fldLock="1"/>
      </w:r>
      <w:r w:rsidR="000465A7">
        <w:rPr>
          <w:rFonts w:cs="Times New Roman"/>
          <w:lang w:val="en-GB"/>
        </w:rPr>
        <w:instrText>ADDIN CSL_CITATION { "citationItems" : [ { "id" : "ITEM-1", "itemData" : { "DOI" : "10.1038/nature13462", "ISBN" : "0028-0836", "ISSN" : "14764687", "PMID" : "25008529", "abstract" : "The urban heat island (UHI), a common phenomenon in which surface temperatures are higher in urban areas than in surrounding rural areas, represents one of the most significant human-induced changes to Earth\u2019s surface climate1, 2. Even though they are localized hotspots in the landscape, UHIs have a profound impact on the lives of urban residents, who comprise more than half of the world\u2019s population3. A barrier to UHI mitigation is the lack of quantitative attribution of the various contributions to UHI intensity4 (expressed as the temperature difference between urban and rural areas, \u0394T). A common perception is that reduction in evaporative cooling in urban land is the dominant driver of \u0394T (ref. 5). Here we use a climate model to show that, for cities across North America, geographic variations in daytime \u0394T are largely explained by variations in the efficiency with which urban and rural areas convect heat to the lower atmosphere. If urban areas are aerodynamically smoother than surrounding rural areas, urban heat dissipation is relatively less efficient and urban warming occurs (and vice versa). This convection effect depends on the local background climate, increasing daytime \u0394T by 3.0 \u00b1 0.3 kelvin (mean and standard error) in humid climates but decreasing \u0394T by 1.5 \u00b1 0.2 kelvin in dry climates. In the humid eastern United States, there is evidence of higher \u0394T in drier years. These relationships imply that UHIs will exacerbate heatwave stress on human health in wet climates where high temperature effects are already compounded by high air humidity6, 7 and in drier years when positive temperature anomalies may be reinforced by a precipitation\u2013temperature feedback8. Our results support albedo management as a viable means of reducing \u0394T on large scales9, 10.", "author" : [ { "dropping-particle" : "", "family" : "Zhao", "given" : "Lei", "non-dropping-particle" : "", "parse-names" : false, "suffix" : "" }, { "dropping-particle" : "", "family" : "Lee", "given" : "Xuhui", "non-dropping-particle" : "", "parse-names" : false, "suffix" : "" }, { "dropping-particle" : "", "family" : "Smith", "given" : "Ronald B.", "non-dropping-particle" : "", "parse-names" : false, "suffix" : "" }, { "dropping-particle" : "", "family" : "Oleson", "given" : "Keith", "non-dropping-particle" : "", "parse-names" : false, "suffix" : "" } ], "container-title" : "Nature", "id" : "ITEM-1", "issue" : "7508", "issued" : { "date-parts" : [ [ "2014", "7" ] ] }, "page" : "216-219", "publisher" : "Nature Publishing Group", "title" : "Strong contributions of local background climate to urban heat islands", "translator" : [ { "dropping-particle" : "", "family" : "Q4815", "given" : "", "non-dropping-particle" : "", "parse-names" : false, "suffix" : "" } ], "type" : "article-journal", "volume" : "511" }, "uris" : [ "http://www.mendeley.com/documents/?uuid=113722de-dc7f-457c-b535-f053f88351f5" ] }, { "id" : "ITEM-2", "itemData" : { "DOI" : "10.1016/j.scitotenv.2016.06.119", "ISBN" : "00489697 (ISSN)", "ISSN" : "18791026", "PMID" : "27366983", "abstract" : "The climate change and the proceeding urbanization create future health challenges. Consequently, more people around the globe will be impaired by extreme weather events, such as heat waves. This study investigates the causes for the emergence of surface urban heat islands and its change during heat waves in 70 European cities. A newly created climate class indicator, a set of meaningful landscape metrics, and two population-related parameters were applied to describe the Surface Urban Heat Island Magnitude (SUHIM) \u2013 the mean temperature increase within the urban heat island compared to its surrounding, as well as the Heat Magnitude (HM) \u2013 the extra heat load added to the average summer SUHIM during heat waves. We evaluated the relevance of varying urban parameters within linear models. The exemplary European-wide heat wave in July 2006 was chosen and compared to the average summer conditions using MODIS land surface temperature with an improved spatial resolution of 250\u00a0m. The results revealed that the initial size of the urban heat island had significant influence on SUHIM. For the explanation of HM the size of the heat island, the regional climate and the share of central urban green spaces showed to be critical. Interestingly, cities of cooler climates and cities with higher shares of urban green spaces were more affected by additional heat during heat waves. Accordingly, cooler northern European cities seem to be more vulnerable to heat waves, whereas southern European cities appear to be better adapted. Within the ascertained population and climate clusters more detailed explanations were found. Our findings improve the understanding of the urban heat island effect across European cities and its behavior under heat waves. Also, they provide some indications for urban planners on case-specific adaptation strategies to adverse urban heat caused by heat waves.", "author" : [ { "dropping-particle" : "", "family" : "Ward", "given" : "Kathrin", "non-dropping-particle" : "", "parse-names" : false, "suffix" : "" }, { "dropping-particle" : "", "family" : "Lauf", "given" : "Steffen", "non-dropping-particle" : "", "parse-names" : false, "suffix" : "" }, { "dropping-particle" : "", "family" : "Kleinschmit", "given" : "Birgit", "non-dropping-particle" : "", "parse-names" : false, "suffix" : "" }, { "dropping-particle" : "", "family" : "Endlicher", "given" : "Wilfried", "non-dropping-particle" : "", "parse-names" : false, "suffix" : "" } ], "container-title" : "Science of the Total Environment", "id" : "ITEM-2", "issued" : { "date-parts" : [ [ "2016" ] ] }, "page" : "527-539", "publisher" : "Elsevier B.V.", "title" : "Heat waves and urban heat islands in Europe: A review of relevant drivers", "translator" : [ { "dropping-particle" : "", "family" : "Q4816", "given" : "", "non-dropping-particle" : "", "parse-names" : false, "suffix" : "" } ], "type" : "article-journal", "volume" : "569-570" }, "uris" : [ "http://www.mendeley.com/documents/?uuid=3a7f5b3e-7e12-4bd4-8305-a508be505ebf" ] } ], "mendeley" : { "formattedCitation" : "(Zhao et al., 2014; Ward et al., 2016)", "plainTextFormattedCitation" : "(Zhao et al., 2014; Ward et al., 2016)", "previouslyFormattedCitation" : "(Zhao et al., 2014; Ward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(Zhao et al., 2014; Ward et al., 2016)</w:t>
      </w:r>
      <w:r w:rsidRPr="00C734F4">
        <w:rPr>
          <w:rFonts w:cs="Times New Roman"/>
          <w:lang w:val="en-GB"/>
        </w:rPr>
        <w:fldChar w:fldCharType="end"/>
      </w:r>
      <w:r w:rsidRPr="00C734F4">
        <w:rPr>
          <w:rFonts w:cs="Times New Roman"/>
          <w:lang w:val="en-GB"/>
        </w:rPr>
        <w:t>.</w:t>
      </w:r>
    </w:p>
    <w:p w14:paraId="25626E74" w14:textId="77777777" w:rsidR="0038381F" w:rsidRPr="00C734F4" w:rsidRDefault="0038381F" w:rsidP="0038381F">
      <w:pPr>
        <w:pStyle w:val="AR6BodyText"/>
        <w:shd w:val="clear" w:color="auto" w:fill="DEEAF6" w:themeFill="accent1" w:themeFillTint="33"/>
        <w:rPr>
          <w:rStyle w:val="Strong"/>
          <w:rFonts w:eastAsiaTheme="majorEastAsia"/>
          <w:lang w:val="en-GB"/>
        </w:rPr>
      </w:pPr>
    </w:p>
    <w:p w14:paraId="4C342491"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Monitoring Network</w:t>
      </w:r>
    </w:p>
    <w:p w14:paraId="076BB302" w14:textId="7C6176E6" w:rsidR="0038381F" w:rsidRPr="00371D58" w:rsidRDefault="0038381F" w:rsidP="0038381F">
      <w:pPr>
        <w:pStyle w:val="AR6BodyText"/>
        <w:shd w:val="clear" w:color="auto" w:fill="DEEAF6" w:themeFill="accent1" w:themeFillTint="33"/>
        <w:rPr>
          <w:rFonts w:eastAsiaTheme="majorEastAsia"/>
          <w:lang w:val="es-ES"/>
        </w:rPr>
      </w:pPr>
      <w:r w:rsidRPr="00C734F4">
        <w:rPr>
          <w:lang w:val="en-GB"/>
        </w:rPr>
        <w:t xml:space="preserve">Long-term climate datasets (a year or more) at the small spatial scales required </w:t>
      </w:r>
      <w:r w:rsidRPr="00C734F4">
        <w:rPr>
          <w:color w:val="000000"/>
          <w:lang w:val="en-GB"/>
        </w:rPr>
        <w:t>to resolve processes of interest for cities</w:t>
      </w:r>
      <w:r w:rsidRPr="00C734F4">
        <w:rPr>
          <w:lang w:val="en-GB"/>
        </w:rPr>
        <w:t xml:space="preserve"> (&lt;1 km) are scarce </w:t>
      </w:r>
      <w:r w:rsidRPr="00C734F4">
        <w:rPr>
          <w:lang w:val="en-GB"/>
        </w:rPr>
        <w:fldChar w:fldCharType="begin" w:fldLock="1"/>
      </w:r>
      <w:r w:rsidR="000465A7">
        <w:rPr>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"10.1016/j.uclim.2019.100565", "ISSN" : "2212-0955", "abstract" : "As urban environments have a specific climate that poses extra challenges (e.g. increased heat stress during heat waves), gaining detailed insight into the urban climate is important. This paper presents the high-accuracy MOCCA (MOnitoring the City's Climate and Atmosphere) network, which is monitoring the urban climate of the city of Ghent since July 2016. The study illustrates the complementarity between modelling and observing the urban climate. Two different modelling approaches are used: 1 km resolution runs of the SURFEX land surface model and 100 m resolution runs of the computationally cheaper UrbClim boundary layer model. On the one hand, urban models are able to simulate the spatial variability of the urban climate. As such, these models serve as a tool to help deciding on the locations of the measurement stations. On the other hand, the MOCCA observations are used to validate the high-resolution urban model experiments for the summer (July-August-September) of 2016. Our results demonstrate that the models capture the nighttime intra-urban temperature differences, but they are not able to reproduce the observed daytime temperature differences which are determined by the micro-scale environment.", "author" : [ { "dropping-particle" : "", "family" : "Caluwaerts", "given" : "Steven", "non-dropping-particle" : "", "parse-names" : false, "suffix" : "" }, { "dropping-particle" : "", "family" : "Hamdi", "given" : "Rafiq", "non-dropping-particle" : "", "parse-names" : false, "suffix" : "" }, { "dropping-particle" : "", "family" : "Top", "given" : "Sara", "non-dropping-particle" : "", "parse-names" : false, "suffix" : "" }, { "dropping-particle" : "", "family" : "Lauwaet", "given" : "Dirk", "non-dropping-particle" : "", "parse-names" : false, "suffix" : "" }, { "dropping-particle" : "", "family" : "Berckmans", "given" : "Julie", "non-dropping-particle" : "", "parse-names" : false, "suffix" : "" }, { "dropping-particle" : "", "family" : "Degrauwe", "given" : "Daan", "non-dropping-particle" : "", "parse-names" : false, "suffix" : "" }, { "dropping-particle" : "", "family" : "Dejonghe", "given" : "Herwig", "non-dropping-particle" : "", "parse-names" : false, "suffix" : "" }, { "dropping-particle" : "", "family" : "Ridder", "given" : "Koen", "non-dropping-particle" : "De", "parse-names" : false, "suffix" : "" }, { "dropping-particle" : "", "family" : "Troch", "given" : "Rozemien", "non-dropping-particle" : "De", "parse-names" : false, "suffix" : "" }, { "dropping-particle" : "", "family" : "Duch\u00eane", "given" : "Francois", "non-dropping-particle" : "", "parse-names" : false, "suffix" : "" }, { "dropping-particle" : "", "family" : "Maiheu", "given" : "Bino", "non-dropping-particle" : "", "parse-names" : false, "suffix" : "" }, { "dropping-particle" : "", "family" : "Ginderachter", "given" : "Michiel", "non-dropping-particle" : "Van", "parse-names" : false, "suffix" : "" }, { "dropping-particle" : "", "family" : "Verdonck", "given" : "Marie-Leen", "non-dropping-particle" : "", "parse-names" : false, "suffix" : "" }, { "dropping-particle" : "", "family" : "Vergauwen", "given" : "Thomas", "non-dropping-particle" : "", "parse-names" : false, "suffix" : "" }, { "dropping-particle" : "", "family" : "Wauters", "given" : "Guy", "non-dropping-particle" : "", "parse-names" : false, "suffix" : "" }, { "dropping-particle" : "", "family" : "Termonia", "given" : "Piet", "non-dropping-particle" : "", "parse-names" : false, "suffix" : "" } ], "container-title" : "Urban Climate", "id" : "ITEM-2", "issued" : { "date-parts" : [ [ "2020" ] ] }, "page" : "100565", "title" : "The urban climate of Ghent, Belgium: A case study combining a high-accuracy monitoring network with numerical simulations", "translator" : [ { "dropping-particle" : "", "family" : "Q6287", "given" : "", "non-dropping-particle" : "", "parse-names" : false, "suffix" : "" } ], "type" : "article-journal", "volume" : "31" }, "uris" : [ "http://www.mendeley.com/documents/?uuid=ff9eb5ff-4a2e-40b5-9e79-c6e47f750e27" ] } ], "mendeley" : { "formattedCitation" : "(Bader et al., 2018; Caluwaerts et al., 2020)", "plainTextFormattedCitation" : "(Bader et al., 2018; Caluwaerts et al., 2020)", "previouslyFormattedCitation" : "(Bader et al., 2018; Caluwaerts et al., 2020)" }, "properties" : { "noteIndex" : 0 }, "schema" : "https://github.com/citation-style-language/schema/raw/master/csl-citation.json" }</w:instrText>
      </w:r>
      <w:r w:rsidRPr="00C734F4">
        <w:rPr>
          <w:lang w:val="en-GB"/>
        </w:rPr>
        <w:fldChar w:fldCharType="separate"/>
      </w:r>
      <w:r w:rsidR="00E41CA2">
        <w:rPr>
          <w:noProof/>
          <w:lang w:val="en-GB"/>
        </w:rPr>
        <w:t>(Bader et al., 2018; Caluwaerts et al., 2020)</w:t>
      </w:r>
      <w:r w:rsidRPr="00C734F4">
        <w:rPr>
          <w:lang w:val="en-GB"/>
        </w:rPr>
        <w:fldChar w:fldCharType="end"/>
      </w:r>
      <w:r w:rsidRPr="00C734F4">
        <w:rPr>
          <w:lang w:val="en-GB"/>
        </w:rPr>
        <w:t>. Moreover, urban observation sites often represent only parts of the urban environment and are suboptimal for detecting urban effects (e.g.</w:t>
      </w:r>
      <w:r w:rsidR="00235AED">
        <w:rPr>
          <w:lang w:val="en-GB"/>
        </w:rPr>
        <w:t>,</w:t>
      </w:r>
      <w:r w:rsidRPr="00C734F4">
        <w:rPr>
          <w:lang w:val="en-GB"/>
        </w:rPr>
        <w:t xml:space="preserve"> sites in city parks). Recently, city-scale climate monitoring networks as well as satellite and ground-based remote sensing are being used (though still missing in global south cities; Technical Annex I), enhancing our understanding of the urban microclimate and its interaction with climate change, and providing key information for users </w:t>
      </w:r>
      <w:commentRangeStart w:id="2042"/>
      <w:r w:rsidRPr="00C734F4">
        <w:rPr>
          <w:lang w:val="en-GB"/>
        </w:rPr>
        <w:fldChar w:fldCharType="begin" w:fldLock="1"/>
      </w:r>
      <w:ins w:id="2043" w:author="Robin Matthews" w:date="2021-07-11T18:09:00Z">
        <w:r w:rsidR="0036407B">
          <w:rPr>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"10.1175/BAMS-D-11-00217.1", "ISSN" : "0003-0007", "author" : [ { "dropping-particle" : "", "family" : "Chen", "given" : "Fei", "non-dropping-particle" : "", "parse-names" : false, "suffix" : "" }, { "dropping-particle" : "", "family" : "Bornstein", "given" : "Robert", "non-dropping-particle" : "", "parse-names" : false, "suffix" : "" }, { "dropping-particle" : "", "family" : "Grimmond", "given" : "Sue", "non-dropping-particle" : "", "parse-names" : false, "suffix" : "" }, { "dropping-particle" : "", "family" : "Li", "given" : "Ju", "non-dropping-particle" : "", "parse-names" : false, "suffix" : "" }, { "dropping-particle" : "", "family" : "Liang", "given" : "Xudong",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"Voogt", "given" : "James", "non-dropping-particle" : "", "parse-names" : false, "suffix" : "" }, { "dropping-particle" : "", "family" : "Wang", "given" : "Yingchun", "non-dropping-particle" : "", "parse-names" : false, "suffix" : "" } ], "container-title" : "Bulletin of the American Meteorological Society", "id" : "ITEM-2", "issue" : "11", "issued" : { "date-parts" : [ [ "2012", "3", "6" ] ] }, "note" : "From Duplicate 2 (Research Priorities in Observing and Modeling Urban Weather and Climate - Chen, Fei; Bornstein, Robert; Grimmond, Sue; Li, Ju; Liang, Xudong; Martilli, Alberto; Miao, Shiguang; Voogt, James; Wang, Yingchun)\n\ndoi: 10.1175/BAMS-D-11-00217.1", "page" : "1725-1728", "publisher" : "American Meteorological Society", "title" : "Research Priorities in Observing and Modeling Urban Weather and Climate", "translator" : [ { "dropping-particle" : "", "family" : "Q6235", "given" : "", "non-dropping-particle" : "", "parse-names" : false, "suffix" : "" } ], "type" : "article-journal", "volume" : "93" }, "uris" : [ "http://www.mendeley.com/documents/?uuid=2e3e2492-fb25-46d6-b672-18890013481a" ] }, { "id" : "ITEM-3",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"ITEM-3",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"(Chen et al., 2012a; Barlow et al., 2017; Bader et al., 2018)", "manualFormatting" : "(F. Chen et al., 2012a; Barlow et al., 2017; Bader et al., 2018)", "plainTextFormattedCitation" : "(Chen et al., 2012a; Barlow et al., 2017; Bader et al., 2018)", "previouslyFormattedCitation" : "(Chen et al., 2012a; Barlow et al., 2017; Bader et al., 2018)" }, "properties" : { "noteIndex" : 0 }, "schema" : "https://github.com/citation-style-language/schema/raw/master/csl-citation.json" }</w:instrText>
        </w:r>
      </w:ins>
      <w:del w:id="2044" w:author="Robin Matthews" w:date="2021-07-11T18:09:00Z">
        <w:r w:rsidR="000465A7" w:rsidDel="0036407B">
          <w:rPr>
            <w:lang w:val="en-GB"/>
          </w:rPr>
          <w:del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"10.1175/BAMS-D-11-00217.1", "ISSN" : "0003-0007", "author" : [ { "dropping-particle" : "", "family" : "Chen", "given" : "Fei", "non-dropping-particle" : "", "parse-names" : false, "suffix" : "" }, { "dropping-particle" : "", "family" : "Bornstein", "given" : "Robert", "non-dropping-particle" : "", "parse-names" : false, "suffix" : "" }, { "dropping-particle" : "", "family" : "Grimmond", "given" : "Sue", "non-dropping-particle" : "", "parse-names" : false, "suffix" : "" }, { "dropping-particle" : "", "family" : "Li", "given" : "Ju", "non-dropping-particle" : "", "parse-names" : false, "suffix" : "" }, { "dropping-particle" : "", "family" : "Liang", "given" : "Xudong",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"Voogt", "given" : "James", "non-dropping-particle" : "", "parse-names" : false, "suffix" : "" }, { "dropping-particle" : "", "family" : "Wang", "given" : "Yingchun", "non-dropping-particle" : "", "parse-names" : false, "suffix" : "" } ], "container-title" : "Bulletin of the American Meteorological Society", "id" : "ITEM-2", "issue" : "11", "issued" : { "date-parts" : [ [ "2012", "3", "6" ] ] }, "note" : "From Duplicate 2 (Research Priorities in Observing and Modeling Urban Weather and Climate - Chen, Fei; Bornstein, Robert; Grimmond, Sue; Li, Ju; Liang, Xudong; Martilli, Alberto; Miao, Shiguang; Voogt, James; Wang, Yingchun)\n\ndoi: 10.1175/BAMS-D-11-00217.1", "page" : "1725-1728", "publisher" : "American Meteorological Society", "title" : "Research Priorities in Observing and Modeling Urban Weather and Climate", "translator" : [ { "dropping-particle" : "", "family" : "Q6235", "given" : "", "non-dropping-particle" : "", "parse-names" : false, "suffix" : "" } ], "type" : "article-journal", "volume" : "93" }, "uris" : [ "http://www.mendeley.com/documents/?uuid=2e3e2492-fb25-46d6-b672-18890013481a" ] }, { "id" : "ITEM-3",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"ITEM-3",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"(Chen et al., 2012a; Barlow et al., 2017; Bader et al., 2018)", "plainTextFormattedCitation" : "(Chen et al., 2012a; Barlow et al., 2017; Bader et al., 2018)", "previouslyFormattedCitation" : "(Chen et al., 2012a; Barlow et al., 2017; Bader et al., 2018)" }, "properties" : { "noteIndex" : 0 }, "schema" : "https://github.com/citation-style-language/schema/raw/master/csl-citation.json" }</w:delInstrText>
        </w:r>
      </w:del>
      <w:r w:rsidRPr="00C734F4">
        <w:rPr>
          <w:lang w:val="en-GB"/>
        </w:rPr>
        <w:fldChar w:fldCharType="separate"/>
      </w:r>
      <w:r w:rsidR="00E41CA2">
        <w:rPr>
          <w:noProof/>
        </w:rPr>
        <w:t>(</w:t>
      </w:r>
      <w:ins w:id="2045" w:author="Robin Matthews" w:date="2021-07-11T18:09:00Z">
        <w:r w:rsidR="0036407B">
          <w:rPr>
            <w:noProof/>
          </w:rPr>
          <w:t xml:space="preserve">F. </w:t>
        </w:r>
      </w:ins>
      <w:r w:rsidR="00E41CA2">
        <w:rPr>
          <w:noProof/>
        </w:rPr>
        <w:t>Chen et al., 2012</w:t>
      </w:r>
      <w:del w:id="2046" w:author="Robin Matthews" w:date="2021-07-11T18:09:00Z">
        <w:r w:rsidR="00E41CA2" w:rsidDel="0036407B">
          <w:rPr>
            <w:noProof/>
          </w:rPr>
          <w:delText>a</w:delText>
        </w:r>
      </w:del>
      <w:r w:rsidR="00E41CA2">
        <w:rPr>
          <w:noProof/>
        </w:rPr>
        <w:t>; Barlow et al., 2017; Bader et al., 2018)</w:t>
      </w:r>
      <w:r w:rsidRPr="00C734F4">
        <w:rPr>
          <w:lang w:val="en-GB"/>
        </w:rPr>
        <w:fldChar w:fldCharType="end"/>
      </w:r>
      <w:commentRangeEnd w:id="2042"/>
      <w:r w:rsidR="00E41CA2">
        <w:rPr>
          <w:rStyle w:val="CommentReference"/>
          <w:rFonts w:asciiTheme="minorHAnsi" w:eastAsiaTheme="minorHAnsi" w:hAnsiTheme="minorHAnsi"/>
          <w:lang w:eastAsia="en-US"/>
        </w:rPr>
        <w:commentReference w:id="2042"/>
      </w:r>
      <w:r w:rsidRPr="00FB6EB0">
        <w:t xml:space="preserve">. </w:t>
      </w:r>
      <w:r w:rsidRPr="00C734F4">
        <w:rPr>
          <w:lang w:val="en-GB"/>
        </w:rPr>
        <w:t xml:space="preserve">It has been found that harmonization of collection practices, instrumentation, station locations, and quality control methodologies across urban environments needs improvement to facilitate collaborative research </w:t>
      </w:r>
      <w:r w:rsidRPr="00C734F4">
        <w:rPr>
          <w:lang w:val="en-GB"/>
        </w:rPr>
        <w:fldChar w:fldCharType="begin" w:fldLock="1"/>
      </w:r>
      <w:r w:rsidR="000465A7">
        <w:rPr>
          <w:lang w:val="en-GB"/>
        </w:rPr>
        <w:instrText>ADDIN CSL_CITATION { "citationItems" : [ { "id" : "ITEM-1", "itemData" : { "DOI" : "10.1002/joc.3678", "ISSN" : "0899-8418", "abstract" : "ABSTRACT The heterogeneous nature of urban environments means that atmospheric research ideally requires a dense network of sensors to adequately resolve the local climate. With recent advances in sensor technology, a number of urban meteorological networks now exist with a range of research or operational objectives. This article reviews and assesses the current status of urban meteorological networks, by examining the fundamental scientific and logistical issues related to these networks. The article concludes by making recommendations for future deployments based on the challenges encountered by existing networks, including the need for better reporting and documentation of network characteristics, standardized approaches and guidelines, along with the need to overcome financial barriers via collaborative relationships in order to establish the long-term urban networks essential for advancing urban climate research. Copyright ? 2013 Royal Meteorological Society", "author" : [ { "dropping-particle" : "", "family" : "Muller", "given" : "Catherine L", "non-dropping-particle" : "", "parse-names" : false, "suffix" : "" }, { "dropping-particle" : "", "family" : "Chapman", "given" : "Lee", "non-dropping-particle" : "", "parse-names" : false, "suffix" : "" }, { "dropping-particle" : "", "family" : "Grimmond", "given" : "C S B", "non-dropping-particle" : "", "parse-names" : false, "suffix" : "" }, { "dropping-particle" : "", "family" : "Young", "given" : "Duick T", "non-dropping-particle" : "", "parse-names" : false, "suffix" : "" }, { "dropping-particle" : "", "family" : "Cai", "given" : "Xiaoming", "non-dropping-particle" : "", "parse-names" : false, "suffix" : "" } ], "container-title" : "International Journal of Climatology", "id" : "ITEM-1", "issue" : "7", "issued" : { "date-parts" : [ [ "2013", "6" ] ] }, "page" : "1585-1600", "publisher" : "John Wiley &amp; Sons, Ltd", "title" : "Sensors and the city: a review of urban meteorological networks", "translator" : [ { "dropping-particle" : "", "family" : "Q4934", "given" : "", "non-dropping-particle" : "", "parse-names" : false, "suffix" : "" } ], "type" : "article-journal", "volume" : "33" }, "uris" : [ "http://www.mendeley.com/documents/?uuid=27d229a7-af69-43b8-b2b2-f145f84a9b3d" ] }, { "id" : "ITEM-2",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"ITEM-2",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"(Muller et al., 2013; Barlow et al., 2017)", "plainTextFormattedCitation" : "(Muller et al., 2013; Barlow et al., 2017)", "previouslyFormattedCitation" : "(Muller et al., 2013; Barlow et al., 2017)" }, "properties" : { "noteIndex" : 0 }, "schema" : "https://github.com/citation-style-language/schema/raw/master/csl-citation.json" }</w:instrText>
      </w:r>
      <w:r w:rsidRPr="00C734F4">
        <w:rPr>
          <w:lang w:val="en-GB"/>
        </w:rPr>
        <w:fldChar w:fldCharType="separate"/>
      </w:r>
      <w:r w:rsidR="00E41CA2">
        <w:rPr>
          <w:noProof/>
          <w:lang w:val="en-GB"/>
        </w:rPr>
        <w:t>(Muller et al., 2013; Barlow et al., 2017)</w:t>
      </w:r>
      <w:r w:rsidRPr="00C734F4">
        <w:rPr>
          <w:lang w:val="en-GB"/>
        </w:rPr>
        <w:fldChar w:fldCharType="end"/>
      </w:r>
      <w:r w:rsidRPr="00C734F4">
        <w:rPr>
          <w:lang w:val="en-GB"/>
        </w:rPr>
        <w:t xml:space="preserve">. Real time crowdsourcing data is becoming available (Section 10.2.4). The urban climate community is making efforts to understand how these methods can complement traditional datasets </w:t>
      </w:r>
      <w:commentRangeStart w:id="2047"/>
      <w:r w:rsidRPr="00C734F4">
        <w:rPr>
          <w:lang w:val="en-GB"/>
        </w:rPr>
        <w:fldChar w:fldCharType="begin" w:fldLock="1"/>
      </w:r>
      <w:r w:rsidR="000465A7">
        <w:rPr>
          <w:lang w:val="en-GB"/>
        </w:rPr>
        <w: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"10.1029/2018RG000616", "ISSN" : "8755-1209", "abstract" : "Abstract Data are essential in all areas of geophysics. They are used to better understand and manage systems, either directly or via models. Given the complexity and spatiotemporal variability of geophysical systems (e.g., precipitation), a lack of sufficient data is a perennial problem, which is exacerbated by various drivers, such as climate change and urbanization. In recent years, crowdsourcing has become increasingly prominent as a means of supplementing data obtained from more traditional sources, particularly due to its relatively low implementation cost and ability to increase the spatial and/or temporal resolution of data significantly. Given the proliferation of different crowdsourcing methods in geophysics and the promise they have shown, it is timely to assess the state of the art in this field, to identify potential issues and map out a way forward. In this paper, crowdsourcing-based data acquisition methods that have been used in seven domains of geophysics, including weather, precipitation, air pollution, geography, ecology, surface water, and natural hazard management, are discussed based on a review of 162 papers. In addition, a novel framework for categorizing these methods is introduced and applied to the methods used in the seven domains of geophysics considered in this review. This paper also features a review of 93 papers dealing with issues that are common to data acquisition methods in different domains of geophysics, including the management of crowdsourcing projects, data quality, data processing, and data privacy. In each of these areas, the current status is discussed and challenges and future directions are outlined.", "author" : [ { "dropping-particle" : "", "family" : "Zheng", "given" : "Feifei", "non-dropping-particle" : "", "parse-names" : false, "suffix" : "" }, { "dropping-particle" : "", "family" : "Tao", "given" : "Ruoling", "non-dropping-particle" : "", "parse-names" : false, "suffix" : "" }, { "dropping-particle" : "", "family" : "Maier", "given" : "Holger R", "non-dropping-particle" : "", "parse-names" : false, "suffix" : "" }, { "dropping-particle" : "", "family" : "See", "given" : "Linda", "non-dropping-particle" : "", "parse-names" : false, "suffix" : "" }, { "dropping-particle" : "", "family" : "Savic", "given" : "Dragan", "non-dropping-particle" : "", "parse-names" : false, "suffix" : "" }, { "dropping-particle" : "", "family" : "Zhang", "given" : "Tuqiao", "non-dropping-particle" : "", "parse-names" : false, "suffix" : "" }, { "dropping-particle" : "", "family" : "Chen", "given" : "Qiuwen", "non-dropping-particle" : "", "parse-names" : false, "suffix" : "" }, { "dropping-particle" : "", "family" : "Assump\u00e7\u00e3o", "given" : "Thaine H", "non-dropping-particle" : "", "parse-names" : false, "suffix" : "" }, { "dropping-particle" : "", "family" : "Yang", "given" : "Pan", "non-dropping-particle" : "", "parse-names" : false, "suffix" : "" }, { "dropping-particle" : "", "family" : "Heidari", "given" : "Bardia", "non-dropping-particle" : "", "parse-names" : false, "suffix" : "" }, { "dropping-particle" : "", "family" : "Rieckermann", "given" : "J\u00f6rg", "non-dropping-particle" : "", "parse-names" : false, "suffix" : "" }, { "dropping-particle" : "", "family" : "Minsker", "given" : "Barbara", "non-dropping-particle" : "", "parse-names" : false, "suffix" : "" }, { "dropping-particle" : "", "family" : "Bi", "given" : "Weiwei", "non-dropping-particle" : "", "parse-names" : false, "suffix" : "" }, { "dropping-particle" : "", "family" : "Cai", "given" : "Ximing", "non-dropping-particle" : "", "parse-names" : false, "suffix" : "" }, { "dropping-particle" : "", "family" : "Solomatine", "given" : "Dimitri", "non-dropping-particle" : "", "parse-names" : false, "suffix" : "" }, { "dropping-particle" : "", "family" : "Popescu", "given" : "Ioana", "non-dropping-particle" : "", "parse-names" : false, "suffix" : "" } ], "container-title" : "Reviews of Geophysics", "id" : "ITEM-3", "issue" : "4", "issued" : { "date-parts" : [ [ "2018", "12", "1" ] ] }, "note" : "doi: 10.1029/2018RG000616", "page" : "698-740", "publisher" : "John Wiley &amp; Sons, Ltd", "title" : "Crowdsourcing Methods for Data Collection in Geophysics: State of the Art, Issues, and Future Directions", "translator" : [ { "dropping-particle" : "", "family" : "Q5820", "given" : "", "non-dropping-particle" : "", "parse-names" : false, "suffix" : "" } ], "type" : "article-journal", "volume" : "56" }, "uris" : [ "http://www.mendeley.com/documents/?uuid=5d1dc504-b6b3-4155-b481-85b7b0e216f8" ] }, { "id" : "ITEM-4", "itemData" : { "DOI" : "https://doi.org/10.1016/j.rse.2020.111791", "ISSN" : "0034-4257", "abstract" : "The impacts of climate change such as extreme heat waves are exacerbated in cities where most of the world's population live. Quantifying urbanization impacts on ambient air temperatures (Tair) has relevance for human health risk, building energy use efficiency, vector-borne disease control and urban biodiversity. Remote sensing of urban climate has been focused on land surface temperature (LST) due to a scarcity of data on Tair which is usually interpolated at 1\u00a0km resolution. We assessed the efficacy of mapping hyperlocal Tair (spatial resolutions of 10\u201330\u00a0m) over Oslo, Norway, by integrating Sentinel, Landsat and LiDAR data with crowd-sourced Tair measurements from 1310 private weather stations during 2018. Using Random Forest regression modelling, we found that annual mean, daily maximum and minimum Tair can be mapped with an average RMSE of 0.52\u00a0\u00b0C (R2\u00a0=\u00a00.5), 1.85\u00a0\u00b0C (R2\u00a0=\u00a00.05) and 1.46\u00a0\u00b0C (R2\u00a0=\u00a00.33), respectively. Mapping accuracy decreased sharply with &lt;250 weather stations (approx. 1 station km\u22122) and remote sensing data averaged within a 100-500\u00a0m buffer zone around each station maximized accuracy. Further, models performed best outside of summer months when the spatial variation in temperatures were low and wind velocities were high. Finally, accuracies were not evenly distributed over space and we found the lowest mapping errors in the local climate zone characterized by compact lowrise buildings which are most relevant to city residents. We conclude that this method is transferable to other cities given there was little difference (0.02\u00a0\u00b0C RMSE) between models trained on open- (satellite and terrain) vs closed-source (LiDAR) remote sensing data. These maps can provide a complement to and validation of traditional urban canopy models and may assist in identifying hyperlocal hotspots and coldspots of relevance to urban planners.", "author" : [ { "dropping-particle" : "", "family" : "Venter", "given" : "Zander S", "non-dropping-particle" : "", "parse-names" : false, "suffix" : "" }, { "dropping-particle" : "", "family" : "Brousse", "given" : "Oscar", "non-dropping-particle" : "", "parse-names" : false, "suffix" : "" }, { "dropping-particle" : "", "family" : "Esau", "given" : "Igor", "non-dropping-particle" : "", "parse-names" : false, "suffix" : "" }, { "dropping-particle" : "", "family" : "Meier", "given" : "Fred", "non-dropping-particle" : "", "parse-names" : false, "suffix" : "" } ], "container-title" : "Remote Sensing of Environment", "id" : "ITEM-4", "issued" : { "date-parts" : [ [ "2020" ] ] }, "page" : "111791", "title" : "Hyperlocal mapping of urban air temperature using remote sensing and crowdsourced weather data", "translator" : [ { "dropping-particle" : "", "family" : "Q6868", "given" : "", "non-dropping-particle" : "", "parse-names" : false, "suffix" : "" } ], "type" : "article-journal", "volume" : "242" }, "uris" : [ "http://www.mendeley.com/documents/?uuid=37b89151-d15f-4777-a31d-5dd4d09e6fb3" ] } ], "mendeley" : { "formattedCitation" : "(Meier et al., 2017; Zheng et al., 2018; Langendijk et al., 2019a; Venter et al., 2020)", "plainTextFormattedCitation" : "(Meier et al., 2017; Zheng et al., 2018; Langendijk et al., 2019a; Venter et al., 2020)", "previouslyFormattedCitation" : "(Meier et al., 2017; Zheng et al., 2018; Langendijk et al., 2019a; Venter et al., 2020)" }, "properties" : { "noteIndex" : 0 }, "schema" : "https://github.com/citation-style-language/schema/raw/master/csl-citation.json" }</w:instrText>
      </w:r>
      <w:r w:rsidRPr="00C734F4">
        <w:rPr>
          <w:lang w:val="en-GB"/>
        </w:rPr>
        <w:fldChar w:fldCharType="separate"/>
      </w:r>
      <w:r w:rsidR="00E41CA2">
        <w:rPr>
          <w:noProof/>
          <w:lang w:val="es-ES"/>
        </w:rPr>
        <w:t>(Meier et al., 2017; Zheng et al., 2018; Langendijk et al., 2019</w:t>
      </w:r>
      <w:ins w:id="2048" w:author="Robin Matthews" w:date="2021-07-11T18:09:00Z">
        <w:r w:rsidR="0036407B">
          <w:rPr>
            <w:noProof/>
            <w:lang w:val="es-ES"/>
          </w:rPr>
          <w:t>b</w:t>
        </w:r>
      </w:ins>
      <w:del w:id="2049" w:author="Robin Matthews" w:date="2021-07-11T18:09:00Z">
        <w:r w:rsidR="00E41CA2" w:rsidDel="0036407B">
          <w:rPr>
            <w:noProof/>
            <w:lang w:val="es-ES"/>
          </w:rPr>
          <w:delText>a</w:delText>
        </w:r>
      </w:del>
      <w:r w:rsidR="00E41CA2">
        <w:rPr>
          <w:noProof/>
          <w:lang w:val="es-ES"/>
        </w:rPr>
        <w:t>; Venter et al., 2020)</w:t>
      </w:r>
      <w:r w:rsidRPr="00C734F4">
        <w:rPr>
          <w:lang w:val="en-GB"/>
        </w:rPr>
        <w:fldChar w:fldCharType="end"/>
      </w:r>
      <w:commentRangeEnd w:id="2047"/>
      <w:r w:rsidR="00E41CA2">
        <w:rPr>
          <w:rStyle w:val="CommentReference"/>
          <w:rFonts w:asciiTheme="minorHAnsi" w:eastAsiaTheme="minorHAnsi" w:hAnsiTheme="minorHAnsi"/>
          <w:lang w:eastAsia="en-US"/>
        </w:rPr>
        <w:commentReference w:id="2047"/>
      </w:r>
      <w:r w:rsidRPr="00371D58">
        <w:rPr>
          <w:lang w:val="es-ES"/>
        </w:rPr>
        <w:t>.</w:t>
      </w:r>
    </w:p>
    <w:p w14:paraId="49BF0F85" w14:textId="77777777" w:rsidR="0038381F" w:rsidRPr="00371D58" w:rsidRDefault="0038381F" w:rsidP="0038381F">
      <w:pPr>
        <w:pStyle w:val="AR6BodyText"/>
        <w:shd w:val="clear" w:color="auto" w:fill="DEEAF6" w:themeFill="accent1" w:themeFillTint="33"/>
        <w:rPr>
          <w:lang w:val="es-ES"/>
        </w:rPr>
      </w:pPr>
      <w:r w:rsidRPr="00371D58">
        <w:rPr>
          <w:lang w:val="es-ES"/>
        </w:rPr>
        <w:t xml:space="preserve">     </w:t>
      </w:r>
    </w:p>
    <w:p w14:paraId="41C33935"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Urban Modules in Climate Models</w:t>
      </w:r>
    </w:p>
    <w:p w14:paraId="79768290" w14:textId="41765CC6" w:rsidR="0038381F" w:rsidRPr="00FB6EB0" w:rsidRDefault="0038381F" w:rsidP="0038381F">
      <w:pPr>
        <w:pStyle w:val="AR6BodyText"/>
        <w:shd w:val="clear" w:color="auto" w:fill="DEEAF6" w:themeFill="accent1" w:themeFillTint="33"/>
        <w:rPr>
          <w:rFonts w:cs="Times New Roman"/>
          <w:szCs w:val="24"/>
        </w:rPr>
      </w:pPr>
      <w:r w:rsidRPr="00C734F4">
        <w:rPr>
          <w:rFonts w:cs="Times New Roman"/>
          <w:lang w:val="en-GB"/>
        </w:rPr>
        <w:t xml:space="preserve">Exchanges of heat, water and momentum between the urban surface and its overlying atmosphere are calculated using specific surface-atmosphere exchange schemes. Three different schemes, here in order of increasing complexity, can be distinguished </w:t>
      </w:r>
      <w:r w:rsidRPr="00C734F4">
        <w:rPr>
          <w:rFonts w:cs="Times New Roman"/>
          <w:lang w:val="en-GB"/>
        </w:rPr>
        <w:fldChar w:fldCharType="begin" w:fldLock="1"/>
      </w:r>
      <w:r w:rsidR="000465A7">
        <w:rPr>
          <w:rFonts w:cs="Times New Roman"/>
          <w:lang w:val="en-GB"/>
        </w:rPr>
        <w:instrText>ADDIN CSL_CITATION { "citationItems" : [ { "id" : "ITEM-1", "itemData" : { "DOI" : "10.1007/s00704-005-0142-3", "ISBN" : "0177-798X", "PMID" : "19978919", "abstract" : "New developments of the international community in modeling the urban canopy surface energy balance are presented and classified into five main categories: (i) models statistically fit to observations, (ii) and (iii) modified vegetation schemes with or without drag terms in the canopy, and (iv) and (v), new urban canopy schemes, that present both horizontal and vertical surfaces, again with or without a drag approach. The advantages and disadvantages of each type of model are explained. In general, the more the physics are correctly simulated, the more complex are the urban phenomenon that can be addressed, on the other hand however, the more consuming of computer-time and difficult to couple with atmospheric models the scheme becomes. Present use of these new models in meso-scale atmospheric models show their ability to reproduce the phenomenon of the urban heat island (UHI) and some of its consequences urban breezes, storm initiation, interaction with sea-breeze. Their use opens up new perspectives, for example in the mitigation of the UHI, or assessment of the role of air-conditioning systems or the impact of urban dynamics on air pollution. However, there is need to validate further the different urban models available. In particular it is necessary to compare model output with urban surface energy balance measurements. An intercomparison exercise involving these urban schemes is suggested as an efficient way to assess and improve these models.", "author" : [ { "dropping-particle" : "", "family" : "Masson", "given" : "Val\u00e9ry", "non-dropping-particle" : "", "parse-names" : false, "suffix" : "" } ], "container-title" : "Theoretical and Applied Climatology", "id" : "ITEM-1", "issued" : { "date-parts" : [ [ "2006" ] ] }, "page" : "35-45", "title" : "Urban surface modeling and the meso-scale impact of cities", "translator" : [ { "dropping-particle" : "", "family" : "Q3934", "given" : "", "non-dropping-particle" : "", "parse-names" : false, "suffix" : "" } ], "type" : "article-journal", "volume" : "84" }, "uris" : [ "http://www.mendeley.com/documents/?uuid=37298a9e-058e-38ed-9f52-7dc7eac07316" ] }, { "id" : "ITEM-2", "itemData" : { "DOI" : "10.1175/2010JAMC2354.1", "abstract" : "Abstract A large number of urban surface energy balance models now exist with different assumptions about the important features of the surface and exchange processes that need to be incorporated. To date, no comparison of these models has been conducted; in contrast, models for natural surfaces have been compared extensively as part of the Project for Intercomparison of Land-surface Parameterization Schemes. Here, the methods and first results from an extensive international comparison of 33 models are presented. The aim of the comparison overall is to understand the complexity required to model energy and water exchanges in urban areas. The degree of complexity included in the models is outlined and impacts on model performance are discussed. During the comparison there have been significant developments in the models with resulting improvements in performance (root-mean-square error falling by up to two-thirds). Evaluation is based on a dataset containing net all-wave radiation, sensible heat, and latent heat flux observations for an industrial area in Vancouver, British Columbia, Canada. The aim of the comparison is twofold: to identify those modeling approaches that minimize the errors in the simulated fluxes of the urban energy balance and to determine the degree of model complexity required for accurate simulations. There is evidence that some classes of models perform better for individual fluxes but no model performs best or worst for all fluxes. In general, the simpler models perform as well as the more complex models based on all statistical measures. Generally the schemes have best overall capability to model net all-wave radiation and least capability to model latent heat flux.", "author" : [ { "dropping-particle" : "", "family" : "Grimmond", "given" : "C S B", "non-dropping-particle" : "", "parse-names" : false, "suffix" : "" }, { "dropping-particle" : "", "family" : "Blackett", "given" : "M", "non-dropping-particle" : "", "parse-names" : false, "suffix" : "" }, { "dropping-particle" : "", "family" : "Best", "given" : "M J", "non-dropping-particle" : "", "parse-names" : false, "suffix" : "" }, { "dropping-particle" : "", "family" : "Barlow", "given" : "J", "non-dropping-particle" : "", "parse-names" : false, "suffix" : "" }, { "dropping-particle" : "", "family" : "Baik", "given" : "J-J.", "non-dropping-particle" : "", "parse-names" : false, "suffix" : "" }, { "dropping-particle" : "", "family" : "Belcher", "given" : "S E", "non-dropping-particle" : "", "parse-names" : false, "suffix" : "" }, { "dropping-particle" : "", "family" : "Bohnenstengel", "given" : "S I", "non-dropping-particle" : "", "parse-names" : false, "suffix" : "" }, { "dropping-particle" : "", "family" : "Calmet", "given" : "I", "non-dropping-particle" : "", "parse-names" : false, "suffix" : "" }, { "dropping-particle" : "", "family" : "Chen", "given" : "F", "non-dropping-particle" : "", "parse-names" : false, "suffix" : "" }, { "dropping-particle" : "", "family" : "Dandou", "given" : "A", "non-dropping-particle" : "", "parse-names" : false, "suffix" : "" }, { "dropping-particle" : "", "family" : "Fortuniak", "given" : "K", "non-dropping-particle" : "", "parse-names" : false, "suffix" : "" }, { "dropping-particle" : "", "family" : "Gouvea", "given" : "M L", "non-dropping-particle" : "", "parse-names" : false, "suffix" : "" }, { "dropping-particle" : "", "family" : "Hamdi", "given" : "R", "non-dropping-particle" : "", "parse-names" : false, "suffix" : "" }, { "dropping-particle" : "", "family" : "Hendry", "given" : "M", "non-dropping-particle" : "", "parse-names" : false, "suffix" : "" }, { "dropping-particle" : "", "family" : "Kawai", "given" : "T", "non-dropping-particle" : "", "parse-names" : false, "suffix" : "" }, { "dropping-particle" : "", "family" : "Kawamoto", "given" : "Y", "non-dropping-particle" : "", "parse-names" : false, "suffix" : "" }, { "dropping-particle" : "", "family" : "Kondo", "given" : "H", "non-dropping-particle" : "", "parse-names" : false, "suffix" : "" }, { "dropping-particle" : "", "family" : "Krayenhoff", "given" : "E S", "non-dropping-particle" : "", "parse-names" : false, "suffix" : "" }, { "dropping-particle" : "", "family" : "Lee", "given" : "S-H.", "non-dropping-particle" : "", "parse-names" : false, "suffix" : "" }, { "dropping-particle" : "", "family" : "Loridan", "given" : "T", "non-dropping-particle" : "", "parse-names" : false, "suffix" : "" }, { "dropping-particle" : "", "family" : "Martilli", "given" : "A", "non-dropping-particle" : "", "parse-names" : false, "suffix" : "" }, { "dropping-particle" : "", "family" : "Masson", "given" : "V", "non-dropping-particle" : "", "parse-names" : false, "suffix" : "" }, { "dropping-particle" : "", "family" : "Miao", "given" : "S", "non-dropping-particle" : "", "parse-names" : false, "suffix" : "" }, { "dropping-particle" : "", "family" : "Oleson", "given" : "K", "non-dropping-particle" : "", "parse-names" : false, "suffix" : "" }, { "dropping-particle" : "", "family" : "Pigeon", "given" : "G", "non-dropping-particle" : "", "parse-names" : false, "suffix" : "" }, { "dropping-particle" : "", "family" : "Porson", "given" : "A", "non-dropping-particle" : "", "parse-names" : false, "suffix" : "" }, { "dropping-particle" : "", "family" : "Ryu", "given" : "Y-H.", "non-dropping-particle" : "", "parse-names" : false, "suffix" : "" }, { "dropping-particle" : "", "family" : "Salamanca", "given" : "F", "non-dropping-particle" : "", "parse-names" : false, "suffix" : "" }, { "dropping-particle" : "", "family" : "Shashua-Bar", "given" : "L", "non-dropping-particle" : "", "parse-names" : false, "suffix" : "" }, { "dropping-particle" : "", "family" : "Steeneveld", "given" : "G-J.", "non-dropping-particle" : "", "parse-names" : false, "suffix" : "" }, { "dropping-particle" : "", "family" : "Tombrou", "given" : "M", "non-dropping-particle" : "", "parse-names" : false, "suffix" : "" }, { "dropping-particle" : "", "family" : "Voogt", "given" : "J", "non-dropping-particle" : "", "parse-names" : false, "suffix" : "" }, { "dropping-particle" : "", "family" : "Young", "given" : "D", "non-dropping-particle" : "", "parse-names" : false, "suffix" : "" }, { "dropping-particle" : "", "family" : "Zhang", "given" : "N", "non-dropping-particle" : "", "parse-names" : false, "suffix" : "" } ], "container-title" : "Journal of Applied Meteorology and Climatology", "id" : "ITEM-2", "issue" : "6", "issued" : { "date-parts" : [ [ "2010", "2", "16" ] ] }, "note" : "doi: 10.1175/2010JAMC2354.1", "page" : "1268-1292", "publisher" : "American Meteorological Society", "title" : "The International Urban Energy Balance Models Comparison Project: First Results from Phase 1", "translator" : [ { "dropping-particle" : "", "family" : "Q3933", "given" : "", "non-dropping-particle" : "", "parse-names" : false, "suffix" : "" } ], "type" : "article-journal", "volume" : "49" }, "uris" : [ "http://www.mendeley.com/documents/?uuid=86a897b0-bcf5-35c4-8511-e0aa812fe9b6" ] }, { "id" : "ITEM-3", "itemData" : { "DOI" : "10.1002/joc.2227", "abstract" : "Abstract Urban land surface schemes have been developed to model the distinct features of the urban surface and the associated energy exchange processes. These models have been developed for a range of purposes and make different assumptions related to the inclusion and representation of the relevant processes. Here, the first results of Phase 2 from an international comparison project to evaluate 32 urban land surface schemes are presented. This is the first large-scale systematic evaluation of these models. In four stages, participants were given increasingly detailed information about an urban site for which urban fluxes were directly observed. At each stage, each group returned their models' calculated surface energy balance fluxes. Wide variations are evident in the performance of the models for individual fluxes. No individual model performs best for all fluxes. Providing additional information about the surface generally results in better performance. However, there is clear evidence that poor choice of parameter values can cause a large drop in performance for models that otherwise perform well. As many models do not perform well across all fluxes, there is need for caution in their application, and users should be aware of the implications for applications and decision making. Copyright ? 2010 Royal Meteorological Society", "author" : [ { "dropping-particle" : "", "family" : "Grimmond", "given" : "C S B", "non-dropping-particle" : "", "parse-names" : false, "suffix" : "" }, { "dropping-particle" : "", "family" : "Blackett", "given" : "M", "non-dropping-particle" : "", "parse-names" : false, "suffix" : "" }, { "dropping-particle" : "", "family" : "Best", "given" : "M J", "non-dropping-particle" : "", "parse-names" : false, "suffix" : "" }, { "dropping-particle" : "", "family" : "Baik", "given" : "J.-J.", "non-dropping-particle" : "", "parse-names" : false, "suffix" : "" }, { "dropping-particle" : "", "family" : "Belcher", "given" : "S E", "non-dropping-particle" : "", "parse-names" : false, "suffix" : "" }, { "dropping-particle" : "", "family" : "Beringer", "given" : "J", "non-dropping-particle" : "", "parse-names" : false, "suffix" : "" }, { "dropping-particle" : "", "family" : "Bohnenstengel", "given" : "S I", "non-dropping-particle" : "", "parse-names" : false, "suffix" : "" }, { "dropping-particle" : "", "family" : "Calmet", "given" : "I", "non-dropping-particle" : "", "parse-names" : false, "suffix" : "" }, { "dropping-particle" : "", "family" : "Chen", "given" : "F", "non-dropping-particle" : "", "parse-names" : false, "suffix" : "" }, { "dropping-particle" : "", "family" : "Coutts", "given" : "A", "non-dropping-particle" : "", "parse-names" : false, "suffix" : "" }, { "dropping-particle" : "", "family" : "Dandou", "given" : "A", "non-dropping-particle" : "", "parse-names" : false, "suffix" : "" }, { "dropping-particle" : "", "family" : "Fortuniak", "given" : "K", "non-dropping-particle" : "", "parse-names" : false, "suffix" : "" }, { "dropping-particle" : "", "family" : "Gouvea", "given" : "M L", "non-dropping-particle" : "", "parse-names" : false, "suffix" : "" }, { "dropping-particle" : "", "family" : "Hamdi", "given" : "R", "non-dropping-particle" : "", "parse-names" : false, "suffix" : "" }, { "dropping-particle" : "", "family" : "Hendry", "given" : "M", "non-dropping-particle" : "", "parse-names" : false, "suffix" : "" }, { "dropping-particle" : "", "family" : "Kanda", "given" : "M", "non-dropping-particle" : "", "parse-names" : false, "suffix" : "" }, { "dropping-particle" : "", "family" : "Kawai", "given" : "T", "non-dropping-particle" : "", "parse-names" : false, "suffix" : "" }, { "dropping-particle" : "", "family" : "Kawamoto", "given" : "Y", "non-dropping-particle" : "", "parse-names" : false, "suffix" : "" }, { "dropping-particle" : "", "family" : "Kondo", "given" : "H", "non-dropping-particle" : "", "parse-names" : false, "suffix" : "" }, { "dropping-particle" : "", "family" : "Krayenhoff", "given" : "E S", "non-dropping-particle" : "", "parse-names" : false, "suffix" : "" }, { "dropping-particle" : "", "family" : "Lee", "given" : "S.-H.", "non-dropping-particle" : "", "parse-names" : false, "suffix" : "" }, { "dropping-particle" : "", "family" : "Loridan", "given" : "T", "non-dropping-particle" : "", "parse-names" : false, "suffix" : "" }, { "dropping-particle" : "", "family" : "Martilli", "given" : "A", "non-dropping-particle" : "", "parse-names" : false, "suffix" : "" }, { "dropping-particle" : "", "family" : "Masson", "given" : "V", "non-dropping-particle" : "", "parse-names" : false, "suffix" : "" }, { "dropping-particle" : "", "family" : "Miao", "given" : "S", "non-dropping-particle" : "", "parse-names" : false, "suffix" : "" }, { "dropping-particle" : "", "family" : "Oleson", "given" : "K", "non-dropping-particle" : "", "parse-names" : false, "suffix" : "" }, { "dropping-particle" : "", "family" : "Ooka", "given" : "R", "non-dropping-particle" : "", "parse-names" : false, "suffix" : "" }, { "dropping-particle" : "", "family" : "Pigeon", "given" : "G", "non-dropping-particle" : "", "parse-names" : false, "suffix" : "" }, { "dropping-particle" : "", "family" : "Porson", "given" : "A", "non-dropping-particle" : "", "parse-names" : false, "suffix" : "" }, { "dropping-particle" : "", "family" : "Ryu", "given" : "Y.-H.", "non-dropping-particle" : "", "parse-names" : false, "suffix" : "" }, { "dropping-particle" : "", "family" : "Salamanca", "given" : "F", "non-dropping-particle" : "", "parse-names" : false, "suffix" : "" }, { "dropping-particle" : "", "family" : "Steeneveld", "given" : "G J", "non-dropping-particle" : "", "parse-names" : false, "suffix" : "" }, { "dropping-particle" : "", "family" : "Tombrou", "given" : "M", "non-dropping-particle" : "", "parse-names" : false, "suffix" : "" }, { "dropping-particle" : "", "family" : "Voogt", "given" : "J A", "non-dropping-particle" : "", "parse-names" : false, "suffix" : "" }, { "dropping-particle" : "", "family" : "Young", "given" : "D T", "non-dropping-particle" : "", "parse-names" : false, "suffix" : "" }, { "dropping-particle" : "", "family" : "Zhang", "given" : "N", "non-dropping-particle" : "", "parse-names" : false, "suffix" : "" } ], "container-title" : "International Journal of Climatology", "id" : "ITEM-3", "issue" : "2", "issued" : { "date-parts" : [ [ "2011", "10", "7" ] ] }, "note" : "doi: 10.1002/joc.2227", "page" : "244-272", "publisher" : "Wiley-Blackwell", "title" : "Initial results from Phase 2 of the international urban energy balance model comparison", "translator" : [ { "dropping-particle" : "", "family" : "Q3932", "given" : "", "non-dropping-particle" : "", "parse-names" : false, "suffix" : "" } ], "type" : "article-journal", "volume" : "31" }, "uris" : [ "http://www.mendeley.com/documents/?uuid=e09e8a41-fed3-3e83-957a-247b23ae63fb" ] }, { "id" : "ITEM-4", "itemData" : { "DOI" : "10.1002/joc.2158", "abstract" : "Abstract To bridge the gaps between traditional mesoscale modelling and microscale modelling, the National Center for Atmospheric Research, in collaboration with other agencies and research groups, has developed an integrated urban modelling system coupled to the weather research and forecasting (WRF) model as a community tool to address urban environmental issues. The core of this WRF/urban modelling system consists of the following: (1) three methods with different degrees of freedom to parameterize urban surface processes, ranging from a simple bulk parameterization to a sophisticated multi-layer urban canopy model with an indoor?outdoor exchange sub-model that directly interacts with the atmospheric boundary layer, (2) coupling to fine-scale computational fluid dynamic Reynolds-averaged Navier?Stokes and Large-Eddy simulation models for transport and dispersion (T addresses the daunting challenges of initializing the coupled WRF/urban model and of specifying the potentially vast number of parameters required to execute the WRF/urban model; explores the model sensitivity to these urban parameters; and evaluates the ability of WRF/urban to capture urban heat islands, complex boundary-layer structures aloft, and urban plume T&amp;D for several major metropolitan regions. Recent applications of this modelling system illustrate its promising utility, as a regional climate-modelling tool, to investigate impacts of future urbanization on regional meteorological conditions and on air quality under future climate change scenarios. Copyright ? 2010 Royal Meteorological Society", "author" : [ { "dropping-particle" : "", "family" : "Chen", "given" : "Fei", "non-dropping-particle" : "", "parse-names" : false, "suffix" : "" }, { "dropping-particle" : "", "family" : "Kusaka", "given" : "Hiroyuki", "non-dropping-particle" : "", "parse-names" : false, "suffix" : "" }, { "dropping-particle" : "", "family" : "Bornstein", "given" : "Robert", "non-dropping-particle" : "", "parse-names" : false, "suffix" : "" }, { "dropping-particle" : "", "family" : "Ching", "given" : "Jason", "non-dropping-particle" : "", "parse-names" : false, "suffix" : "" }, { "dropping-particle" : "", "family" : "Grimmond", "given" : "C S B", "non-dropping-particle" : "", "parse-names" : false, "suffix" : "" }, { "dropping-particle" : "", "family" : "Grossman-Clarke", "given" : "Susanne", "non-dropping-particle" : "", "parse-names" : false, "suffix" : "" }, { "dropping-particle" : "", "family" : "Loridan", "given" : "Thomas", "non-dropping-particle" : "", "parse-names" : false, "suffix" : "" }, { "dropping-particle" : "", "family" : "Manning", "given" : "Kevin W",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"Sailor", "given" : "David", "non-dropping-particle" : "", "parse-names" : false, "suffix" : "" }, { "dropping-particle" : "", "family" : "Salamanca", "given" : "Francisco P", "non-dropping-particle" : "", "parse-names" : false, "suffix" : "" }, { "dropping-particle" : "", "family" : "Taha", "given" : "Haider", "non-dropping-particle" : "", "parse-names" : false, "suffix" : "" }, { "dropping-particle" : "", "family" : "Tewari", "given" : "Mukul", "non-dropping-particle" : "", "parse-names" : false, "suffix" : "" }, { "dropping-particle" : "", "family" : "Wang", "given" : "Xuemei", "non-dropping-particle" : "", "parse-names" : false, "suffix" : "" }, { "dropping-particle" : "", "family" : "Wyszogrodzki", "given" : "Andrzej A", "non-dropping-particle" : "", "parse-names" : false, "suffix" : "" }, { "dropping-particle" : "", "family" : "Zhang", "given" : "Chaolin", "non-dropping-particle" : "", "parse-names" : false, "suffix" : "" } ], "container-title" : "International Journal of Climatology", "id" : "ITEM-4", "issue" : "2", "issued" : { "date-parts" : [ [ "2011", "1", "20" ] ] }, "note" : "doi: 10.1002/joc.2158", "page" : "273-288", "publisher" : "Wiley-Blackwell", "title" : "The integrated WRF/urban modelling system: development, evaluation, and applications to urban environmental problems", "translator" : [ { "dropping-particle" : "", "family" : "Q3931", "given" : "", "non-dropping-particle" : "", "parse-names" : false, "suffix" : "" } ], "type" : "article-journal", "volume" : "31" }, "uris" : [ "http://www.mendeley.com/documents/?uuid=25dd5ebd-76ec-3ff2-ab34-2eedebc54e65" ] }, { "id" : "ITEM-5", "itemData" : { "DOI" : "10.1175/BAMS-D-14-00122.1", "ISSN" : "0003-0007", "abstract" : "AbstractThe First International Urban Land Surface Model Comparison was designed to identify three aspects of the urban surface?atmosphere interactions: 1) the dominant physical processes, 2) the level of complexity required to model these, and 3) the parameter requirements for such a model. Offline simulations from 32 land surface schemes, with varying complexity, contributed to the comparison. Model results were analyzed within a framework of physical classifications and over four stages. The results show that the following are important urban processes: i) multiple reflections of shortwave radiation within street canyons; ii) reduction in the amount of visible sky from within the canyon, which impacts the net longwave radiation; iii) the contrast in surface temperatures between building roofs and street canyons; and iv) evaporation from vegetation. Models that use an appropriate bulk albedo based on multiple solar reflections, represent building roof surfaces separately from street canyons and include a representation of vegetation demonstrate more skill, but require parameter information on the albedo, height of the buildings relative to the width of the streets (height to width ratio), the fraction of building roofs compared to street canyons from a plan view (plan area fraction), and the fraction of the surface that is vegetated. These results, while based on a single site and less than 18 months of data, have implications for the future design of urban land surface models, the data that need to be measured in urban observational campaigns, and what needs to be included in initiatives for regional and global parameter databases.", "author" : [ { "dropping-particle" : "", "family" : "Best", "given" : "M. J.", "non-dropping-particle" : "", "parse-names" : false, "suffix" : "" }, { "dropping-particle" : "", "family" : "Grimmond", "given" : "C. S. B.", "non-dropping-particle" : "", "parse-names" : false, "suffix" : "" } ], "container-title" : "Bulletin of the American Meteorological Society", "id" : "ITEM-5", "issue" : "5", "issued" : { "date-parts" : [ [ "2015", "5", "23" ] ] }, "note" : "From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 "page" : "805-819", "publisher" : "American Meteorological Society", "title" : "Key Conclusions of the First International Urban Land Surface Model Comparison Project", "translator" : [ { "dropping-particle" : "", "family" : "Q5539", "given" : "", "non-dropping-particle" : "", "parse-names" : false, "suffix" : "" } ], "type" : "article-journal", "volume" : "96" }, "uris" : [ "http://www.mendeley.com/documents/?uuid=3fdf51d9-29e9-4510-9b8f-0d871cfd49ad" ] } ], "mendeley" : { "formattedCitation" : "(Masson, 2006; Grimmond et al., 2010, 2011; Chen et al., 2011; Best and Grimmond, 2015)", "plainTextFormattedCitation" : "(Masson, 2006; Grimmond et al., 2010, 2011; Chen et al., 2011; Best and Grimmond, 2015)", "previouslyFormattedCitation" : "(Masson, 2006; Grimmond et al., 2010, 2011; Chen et al., 2011; Best and Grimmond,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(Masson, 2006; Grimmond et al., 2010, 2011; Chen et al., 2011; Best and Grimmond, 2015)</w:t>
      </w:r>
      <w:r w:rsidRPr="00C734F4">
        <w:rPr>
          <w:rFonts w:cs="Times New Roman"/>
          <w:lang w:val="en-GB"/>
        </w:rPr>
        <w:fldChar w:fldCharType="end"/>
      </w:r>
      <w:r w:rsidRPr="00C734F4">
        <w:rPr>
          <w:rFonts w:cs="Times New Roman"/>
          <w:lang w:val="en-GB"/>
        </w:rPr>
        <w:t xml:space="preserve">: 1) </w:t>
      </w:r>
      <w:r w:rsidRPr="00C734F4">
        <w:rPr>
          <w:rFonts w:cs="Times New Roman"/>
          <w:szCs w:val="24"/>
          <w:lang w:val="en-GB"/>
        </w:rPr>
        <w:t xml:space="preserve">In the slab or bulk approach, </w:t>
      </w:r>
      <w:r w:rsidRPr="00C734F4">
        <w:rPr>
          <w:color w:val="000000"/>
          <w:lang w:val="en-GB"/>
        </w:rPr>
        <w:t xml:space="preserve">the three-dimensional city structure is not resolved but cities are represented by modifying soil and vegetation parameters within land surface models, increasing roughness length and displacement height </w:t>
      </w:r>
      <w:r w:rsidRPr="00C734F4">
        <w:rPr>
          <w:rFonts w:cs="Times New Roman"/>
          <w:szCs w:val="24"/>
          <w:lang w:val="en-GB"/>
        </w:rPr>
        <w:t xml:space="preserve">(e.g., </w:t>
      </w:r>
      <w:commentRangeStart w:id="2050"/>
      <w:commentRangeStart w:id="2051"/>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"10.1175/1520-0450(1989)028&lt;0760:NSOUPB&gt;2.0.CO;2", "ISSN" : "0894-8763", "abstract" : "Abstract The Pennsylvania State University (PSU)/National Center for Atmospheric Research (NCAR) mesoscale model was modified and used to simulate the evolution of meteorological conditions in the vicinity of St. Louis, Missouri, from near sunrise to noon on 25 July 1975. Observations obtained during the METROMEX (Metropolitan Meteorological Experiment) and RAPS (Regional Air Pollution Study) field programs were available for comparison with modeled conditions. The PSU/NCAR model used a nested grid with two-way interaction between the coarse mesh (7.5 km) and the fine mesh (2.5 km), where the fine domain covered the city and its immediate suburban and rural surroundings. Realistic three-dimensionally variable initial and lateral boundary conditions were obtained from the observations so that the numerical experiments could be used for quantitative evaluation of certain urban effects. After simulation of the actual conditions (control experiment), the importance of a number of processes on the urban planetary boundary layer (PBL) structure were investigated. The PBL effects were isolated by using realistic surface parameters as well as those based on the preurban conditions and an expanded urban environment. Sensitivities to surface evaporative fluxes, radiative processes, and different surface roughness associated with urbanization were examined. The control simulations of the temperature, boundary layer depth, specific humidity and wind fields exhibited essentially the same behavior as observed in the urban PBL throughout the morning forecast period. Unlike many other documented cases that displayed strong urban-induced low-level convergence, the confluence on this morning was relatively weak, with the center of the heat island displaced (in both the simulation and the observations) downwind (south) of the city. A relative minimum in windspeed was associated with the center of the displaced heat island. The sensitivity experiments clearly demonstrated and maintenance of the urban PBL perturbation.", "author" : [ { "dropping-particle" : "", "family" : "Seaman", "given" : "Nelson L", "non-dropping-particle" : "", "parse-names" : false, "suffix" : "" }, { "dropping-particle" : "", "family" : "Ludwig", "given" : "Francis L", "non-dropping-particle" : "", "parse-names" : false, "suffix" : "" }, { "dropping-particle" : "", "family" : "Donall", "given" : "Evelyn G", "non-dropping-particle" : "", "parse-names" : false, "suffix" : "" }, { "dropping-particle" : "", "family" : "Warner", "given" : "Thomas T", "non-dropping-particle" : "", "parse-names" : false, "suffix" : "" }, { "dropping-particle" : "", "family" : "Bhumralkar", "given" : "Chandrakant M", "non-dropping-particle" : "", "parse-names" : false, "suffix" : "" } ], "container-title" : "Journal of Applied Meteorology", "id" : "ITEM-1", "issue" : "8", "issued" : { "date-parts" : [ [ "1989", "8" ] ] }, "page" : "760-781", "publisher" : "American Meteorological Society", "title" : "Numerical Studies of Urban Planetary Boundary-Layer Structure under Realistic Synoptic Conditions", "translator" : [ { "dropping-particle" : "", "family" : "Q4849", "given" : "", "non-dropping-particle" : "", "parse-names" : false, "suffix" : "" } ], "type" : "article-journal", "volume" : "28" }, "uris" : [ "http://www.mendeley.com/documents/?uuid=c7e1a615-d1bf-42d8-ad43-87272e61bbce" ] }, { "id" : "ITEM-2", "itemData" : { "DOI" : "10.1029/2004JD005192", "ISSN" : "0148-0227", "abstract" : "In the present study, the Penn State/NCAR Mesoscale Model (MM5) was modified by considering recent advances in the urban boundary layer. In particular, the modifications were carried out in two directions: (1) With respect to the thermal properties of an urban surface the surface energy balance was modified by taking into account the anthropogenic heat released in urban areas and the urban heat storage term to account for urban/building mass effects, including hysteresis; and (2) the surface stress and fluxes of heat and momentum were modified following recent advances in the atmospheric boundary layer over rough surfaces under unstable conditions. The whole process was supplemented by detailed information on land use cover, derived from satellite image analysis. The modifications were applied to the high-resolution nonlocal medium-range forecast planetary boundary layer parameterization scheme, based on work by Troen and Mahrt (1986). The improvements seen with the modified model, after comparison with available measurements of temperature and fluxes, refer to (1) the strengthening of the nocturnal urban heat island; (2) the changes in the temperature, which proved to be favorable through the whole diurnal cycle, resulting in decreasing the temperature amplitude wave; (3) the decrease of turbulence and fluxes during the daytime; and (4) the diffusion coefficient and potential temperature profiles that are reduced during daytime and are increased at the lower levels during the night and thus affect accordingly the mixing height.", "author" : [ { "dropping-particle" : "", "family" : "Dandou", "given" : "Antant", "non-dropping-particle" : "", "parse-names" : false, "suffix" : "" } ], "container-title" : "Journal of Geophysical Research: Atmospheres", "id" : "ITEM-2", "issue" : "D10", "issued" : { "date-parts" : [ [ "2005" ] ] }, "page" : "D10102", "title" : "Development and evaluation of an urban parameterization scheme in the Penn State/NCAR Mesoscale Model (MM5)", "translator" : [ { "dropping-particle" : "", "family" : "Q4996", "given" : "", "non-dropping-particle" : "", "parse-names" : false, "suffix" : "" } ], "type" : "article-journal", "volume" : "110" }, "uris" : [ "http://www.mendeley.com/documents/?uuid=db408e21-564b-4890-a2f4-66ac47063cd2" ] }, { "id" : "ITEM-3", "itemData" : { "DOI" : "10.1175/JAM2383.1", "ISSN" : "1558-8424", "abstract" : "Abstract The National Center for Atmospheric Research (NCAR) and the U.S. Army Test and Evaluation Command have developed a multiscale, rapid-cycling, real-time, four-dimensional data-assimilation and forecasting system that has been in operational use at five Army test ranges since 2001. This system was employed to provide operational modeling support for the Joint Urban 2003 (JU2003) Dispersion Experiment, conducted in Oklahoma City, Oklahoma, during July 2003. To better support this mission, modifications were made to the nonlocal boundary layer (BL) parameterization (known as the Medium Range Forecast scheme) of the fifth-generation Pennsylvania State University?NCAR Mesoscale Model, in order to improve BL forecasts. The NCEP?Oregon State University?Air Force?Hydrologic Research Laboratory land surface model was also improved to better represent urban forcing. Verification of the operational model runs and retrospectively simulated cases show 1) a significantly reduced low bias in the forecast surface wind speed and 2) more realistic daytime BL heights. During JU2003, the forecast urban heat island, urban dry bubble, and urban BL height agree reasonably well with observations and conceptual models. An analysis of three-dimensional atmospheric structures, based on model analyses for eight clear-sky days during the field program, reveals some interesting features of the Oklahoma City urban BL, including complex thermally induced circulations and associated convergence/divergence zones, a nocturnal thermal shadow downwind of the urban area, and the reduction of low-level jet wind speeds by more vigorous nocturnal mixing over the city.", "author" : [ { "dropping-particle" : "", "family" : "Liu", "given" : "Yubao", "non-dropping-particle" : "", "parse-names" : false, "suffix" : "" }, { "dropping-particle" : "", "family" : "Chen", "given" : "Fei", "non-dropping-particle" : "", "parse-names" : false, "suffix" : "" }, { "dropping-particle" : "", "family" : "Warner", "given" : "Thomas", "non-dropping-particle" : "", "parse-names" : false, "suffix" : "" }, { "dropping-particle" : "", "family" : "Basara", "given" : "Jeffrey", "non-dropping-particle" : "", "parse-names" : false, "suffix" : "" } ], "container-title" : "Journal of Applied Meteorology and Climatology", "id" : "ITEM-3", "issue" : "7", "issued" : { "date-parts" : [ [ "2006", "7" ] ] }, "page" : "912-929", "publisher" : "American Meteorological Society", "title" : "Verification of a Mesoscale Data-Assimilation and Forecasting System for the Oklahoma City Area during the Joint Urban 2003 Field Project", "translator" : [ { "dropping-particle" : "", "family" : "Q4852", "given" : "", "non-dropping-particle" : "", "parse-names" : false, "suffix" : "" } ], "type" : "article-journal", "volume" : "45" }, "uris" : [ "http://www.mendeley.com/documents/?uuid=d9bdde3a-7b4f-4401-9456-84d7827c500d" ] }, { "id" : "ITEM-4", "itemData" : { "DOI" : "10.1007/s10546-005-9025-5", "ISBN" : "1054600590255", "PMID" : "21589593", "abstract" : "The UK Met Office has introduced a new scheme for its urban tile in MOSES 2.2 (Met Office Surface Exchange Scheme version 2.2), which is currently implemented within the operational Met Office weather forecasting model. Here, the performance of the urban tile is evaluated in two urban areas: the historic core of downtown Mexico City and a light industrial site in Vancouver, Canada. The sites differ in terms of building structures and mean building heights. In both cases vegetation cover is less than 5%. The evaluation is based on surface energy balance flux measurements conducted at approximately the blend- ing height, which is the location where the surface scheme passes flux data into the atmo- spheric model. At both sites, MOSES 2.2 correctly simulates the net radiation, but there are discrepancies in the partitioning of turbulent and storage heat fluxes between predicted and observed values. Of the turbulent fluxes, latent heat fluxes were underpredicted by about one order of magnitude. Multiple model runs revealed MOSES 2.2 to be sensitive to changes in the canopy heat storage and in the ratio between the aerodynamic roughness length and that for heat transfer (temperature). Model performance was optimum with heat capacity values smaller than those generally considered for these sites. The results suggest that the current scheme is probably too simple, and that improvements may be obtained by increasing the complexity of the model.", "author" : [ { "dropping-particle" : "", "family" : "Best", "given" : "Martin J.", "non-dropping-particle" : "", "parse-names" : false, "suffix" : "" }, { "dropping-particle" : "", "family" : "Grimmond", "given" : "C. S B", "non-dropping-particle" : "", "parse-names" : false, "suffix" : "" }, { "dropping-particle" : "", "family" : "Villani", "given" : "Maria Gabriella", "non-dropping-particle" : "", "parse-names" : false, "suffix" : "" } ], "container-title" : "Boundary-Layer Meteorology", "id" : "ITEM-4", "issued" : { "date-parts" : [ [ "2006" ] ] }, "page" : "503-525", "title" : "Evaluation of the urban tile in MOSES using surface energy balance observations", "translator" : [ { "dropping-particle" : "", "family" : "Q3925", "given" : "", "non-dropping-particle" : "", "parse-names" : false, "suffix" : "" } ], "type" : "article-journal", "volume" : "118" }, "uris" : [ "http://www.mendeley.com/documents/?uuid=c82110ef-55a5-3786-bf67-9b77790ec257" ] } ], "mendeley" : { "formattedCitation" : "(Seaman et al., 1989; Dandou, 2005; Best et al., 2006; Liu et al., 2006)", "manualFormatting" : "Best et al., 2006; Dandou et al., 2005; Liu et al., 2006; Seaman et al., 1989)", "plainTextFormattedCitation" : "(Seaman et al., 1989; Dandou, 2005; Best et al., 2006; Liu et al., 2006)", "previouslyFormattedCitation" : "(Seaman et al., 1989; Dandou, 2005; Best et al., 2006; Liu et al., 2006)"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rPr>
        <w:t>Best et al., 2006; Dandou et al., 2005; Liu et al., 2006; Seaman et al., 1989)</w:t>
      </w:r>
      <w:r w:rsidRPr="00C734F4">
        <w:rPr>
          <w:rFonts w:cs="Times New Roman"/>
          <w:szCs w:val="24"/>
          <w:lang w:val="en-GB"/>
        </w:rPr>
        <w:fldChar w:fldCharType="end"/>
      </w:r>
      <w:commentRangeEnd w:id="2050"/>
      <w:commentRangeEnd w:id="2051"/>
      <w:r w:rsidR="0036407B">
        <w:rPr>
          <w:rStyle w:val="CommentReference"/>
          <w:rFonts w:asciiTheme="minorHAnsi" w:eastAsiaTheme="minorHAnsi" w:hAnsiTheme="minorHAnsi"/>
          <w:lang w:eastAsia="en-US"/>
        </w:rPr>
        <w:commentReference w:id="2050"/>
      </w:r>
      <w:r w:rsidR="00E41CA2">
        <w:rPr>
          <w:rStyle w:val="CommentReference"/>
          <w:rFonts w:asciiTheme="minorHAnsi" w:eastAsiaTheme="minorHAnsi" w:hAnsiTheme="minorHAnsi"/>
          <w:lang w:eastAsia="en-US"/>
        </w:rPr>
        <w:commentReference w:id="2051"/>
      </w:r>
      <w:r w:rsidRPr="00FB3DB3">
        <w:rPr>
          <w:rFonts w:cs="Times New Roman"/>
          <w:szCs w:val="24"/>
        </w:rPr>
        <w:t xml:space="preserve">. </w:t>
      </w:r>
      <w:r w:rsidRPr="00C734F4">
        <w:rPr>
          <w:rFonts w:cs="Times New Roman"/>
          <w:szCs w:val="24"/>
          <w:lang w:val="en-GB"/>
        </w:rPr>
        <w:t xml:space="preserve">The energy balance is often modified to account for the radiation trapped by the urban canopy, heat storage, evaporation and anthropogenic heat fluxes. 2) Single-layer urban canopy modules use a simplified geometry (urban canyon, with three surface types: roof, road and wall) that approximately capture the three-dimensional dynamical and thermal physical processes influencing radiative and energy fluxes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"10.1023/A:1002463829265", "ISSN" : "00068314", "abstract" : "An urban surface scheme for atmospheric mesoscale models is presented. A generalization of local canyon geometry is defined instead of the usual bare soil formulation currently used to represent cities in atmospheric models. This allows refinement of the radiative budgets as well as momentum, turbulent heat and ground fluxes. The scheme is aimed to be as general as possible, in order to represent any city in the world, for any time or weather condition (heat island cooling by night, urban wake, water evaporation after rainfall and snow effects). Two main parts of the scheme are validated against published data. Firstly, it is shown that the evolution of the model-predicted fluxes during a night with calm winds is satisfactory, considering both the longwave budget and the surface temperatures. Secondly, the original shortwave scheme is tested off-line and compared to the effective albedo of a canyon scale model. These two validations show that the radiative energy input to the urban surface model is realistic. Sensitivity tests of the model are performed for one-year simulation periods, for both oceanic and continental climates. The scheme has the ability to retrieve, without ad hoc assumptions, the diurnal hysteresis between the turbulent heat flux and ground heat flux. It reproduces the damping of the daytime turbulent heat flux by the heat storage flux observed in city centres. The latent heat flux is negligible on average, but can be large when short time scales are considered (especially after rainfall). It also suggests that in densely built areas, domestic heating can overwhelm the net radiation, and supply a continuous turbulent heat flux towards the atmosphere. This becomes very important in winter for continental climates. Finally, a comparison with a vegetation scheme shows that the suburban environment can be represented with a bare soil formulation for large temporal or spatial averages (typical of global climatic studies), but that a surface scheme dedicated to the urban surface is necessary when smaller scales are considered: town meteorological forecasts, mesoscale or local studies.", "author" : [ { "dropping-particle" : "", "family" : "Masson", "given" : "Val\u00e9ry", "non-dropping-particle" : "", "parse-names" : false, "suffix" : "" } ], "container-title" : "Boundary-Layer Meteorology", "id" : "ITEM-1", "issue" : "3", "issued" : { "date-parts" : [ [ "2000" ] ] }, "page" : "357-397", "title" : "A physically-based scheme for the urban energy budget in atmospheric models", "translator" : [ { "dropping-particle" : "", "family" : "Q3930", "given" : "", "non-dropping-particle" : "", "parse-names" : false, "suffix" : "" } ], "type" : "article-journal", "volume" : "94" }, "uris" : [ "http://www.mendeley.com/documents/?uuid=d9bbe64b-0843-3d62-93ea-c847c3528d57" ] }, { "id" : "ITEM-2", "itemData" : { "DOI" : "10.1023/A:1019207923078", "ISBN" : "0006-8314", "PMID" : "17772013", "abstract" : "We developed a simple, single-layer urban canopy model, and comparedit to both multi-layer and slab models. Our single-layer model has thefollowing features: (a) It is a column model of energy and momentumexchange between an urban surface and the atmosphere, (b) it includesthe influence of street canyons, which are parameterized to representthe urban geometry, (c) it includes shadowing from buildings andreflection of radiation, and (d) it estimates both the surfacetemperatures of, and heat fluxes from, three surface types: roof, wall,and road. In the simulation of the single-layer model, the roof washottest during the daytime, but coolest from midnight to early morning.This is consistent with output from the multi-layer model and fieldobservations at a residential area on a clear, summer day. The diurnalvariation of the energy budget from the single-layer model agrees wellwith that from the multi-layer model. Our single-layer model'sperformance is nearly that of a multi-layer model for studyingmesoscale heat islands. Nevertheless, it is simply parameterized,and thus easily included in larger-scale atmospheric models. The slabmodel has the largest nighttime cooling rate of the three models. Toovercome this, it needs more adjustments than for the canopy models.", "author" : [ { "dropping-particle" : "", "family" : "Kusaka", "given" : "Hiroyuki", "non-dropping-particle" : "", "parse-names" : false, "suffix" : "" }, { "dropping-particle" : "", "family" : "Kondo", "given" : "Hiroaki", "non-dropping-particle" : "", "parse-names" : false, "suffix" : "" }, { "dropping-particle" : "", "family" : "Kikegawa", "given" : "Yokihiro", "non-dropping-particle" : "", "parse-names" : false, "suffix" : "" }, { "dropping-particle" : "", "family" : "Kimura", "given" : "Fujio", "non-dropping-particle" : "", "parse-names" : false, "suffix" : "" } ], "container-title" : "Boundary-Layer Meteorology", "id" : "ITEM-2", "issued" : { "date-parts" : [ [ "2001" ] ] }, "page" : "329-358", "title" : "A simple single-layer urban canopy model for atmospheric models: Comparison with multi-layer and slab models", "translator" : [ { "dropping-particle" : "", "family" : "Q3929", "given" : "", "non-dropping-particle" : "", "parse-names" : false, "suffix" : "" } ], "type" : "article-journal", "volume" : "101" }, "uris" : [ "http://www.mendeley.com/documents/?uuid=c4836c43-2ab8-3470-8254-9346ee086cd0" ] } ], "mendeley" : { "formattedCitation" : "(Masson, 2000; Kusaka et al., 2001)", "plainTextFormattedCitation" : "(Masson, 2000; Kusaka et al., 2001)", "previouslyFormattedCitation" : "(Masson, 2000; Kusaka et al., 2001)"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lang w:val="en-GB"/>
        </w:rPr>
        <w:t>(Masson, 2000; Kusaka et al., 2001)</w:t>
      </w:r>
      <w:r w:rsidRPr="00C734F4">
        <w:rPr>
          <w:rFonts w:cs="Times New Roman"/>
          <w:szCs w:val="24"/>
          <w:lang w:val="en-GB"/>
        </w:rPr>
        <w:fldChar w:fldCharType="end"/>
      </w:r>
      <w:r w:rsidRPr="00C734F4">
        <w:rPr>
          <w:rFonts w:cs="Times New Roman"/>
          <w:szCs w:val="24"/>
          <w:lang w:val="en-GB"/>
        </w:rPr>
        <w:t xml:space="preserve">. 3) Multi-layer urban canopy modules compute urban effects vertically, allowing a direct interaction with the planetary boundary layer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"author" : [ { "dropping-particle" : "", "family" : "Brown", "given" : "M J", "non-dropping-particle" : "", "parse-names" : false, "suffix" : "" } ], "container-title" : "Mesoscale Atmospheric Dispersion", "editor" : [ { "dropping-particle" : "", "family" : "Boybeyi", "given" : "Z.", "non-dropping-particle" : "", "parse-names" : false, "suffix" : "" } ], "id" : "ITEM-1", "issued" : { "date-parts" : [ [ "2000" ] ] }, "page" : "193-255", "publisher" : "Wit Press", "publisher-place" : "Southampton, UK", "title" : "Urban parameterizations for mesoscale meteorological models", "translator" : [ { "dropping-particle" : "", "family" : "Q4835", "given" : "Rt6", "non-dropping-particle" : "", "parse-names" : false, "suffix" : "" } ], "type" : "chapter", "volume" : "9" }, "uris" : [ "http://www.mendeley.com/documents/?uuid=6655d244-e252-4d42-ad77-e3827761f0e9" ] }, { "id" : "ITEM-2", "itemData" : { "DOI" : "10.1023/A:1016099921195", "ISBN" : "0303-2434", "PMID" : "198141857", "abstract" : "A scheme to represent the impact of urban buildings on airflow in mesoscale atmospheric models is presented. In the scheme, the buildings are not explicitly resolved, but their effects on the grid-averaged variables are parameterised. An urban quarter is characterised by a horizontal building size, a street canyon width and a building density as a function of height. The module computes the impact of the horizontal (roof and canyon floor) and vertical (walls) surfaces on the wind speed, temperature and turbulent kinetic energy. The computation of the shortwave and longwave radiation, needed to compute the temperature of the urban surfaces, takes into account the shadowing and radiation trapping effects induced by the urban canyons. The computation of the turbulent length scales in the TKE equation is also modified to take into account the presence of the buildings. The parameterisation is introduced into a mesoscale model and tested in a bidimensional case of a city over flat terrain. The new parameterisation is shown to be able to reproduce the most important features observed in urban areas better than the traditional approach which is based only on themodification of the roughness length, thereby retaining theMonin\u2013Obukhov similarity theory. The new surface exchange parameterisation is furthermore shown to have a strong impact on the dispersion characteristics of air pollutants in urban areas. Keywords:", "author" : [ { "dropping-particle" : "", "family" : "Martilli", "given" : "Alberto", "non-dropping-particle" : "", "parse-names" : false, "suffix" : "" }, { "dropping-particle" : "", "family" : "Clappier", "given" : "Alain", "non-dropping-particle" : "", "parse-names" : false, "suffix" : "" }, { "dropping-particle" : "", "family" : "Rotach", "given" : "Mathias W.", "non-dropping-particle" : "", "parse-names" : false, "suffix" : "" } ], "container-title" : "Boundary-Layer Meteorology", "id" : "ITEM-2", "issue" : "2", "issued" : { "date-parts" : [ [ "2002" ] ] }, "page" : "261-304", "title" : "An urban surface exchange parameterisation for mesoscale models", "translator" : [ { "dropping-particle" : "", "family" : "Q3928", "given" : "", "non-dropping-particle" : "", "parse-names" : false, "suffix" : "" } ], "type" : "article-journal", "volume" : "104" }, "uris" : [ "http://www.mendeley.com/documents/?uuid=1814aa03-d409-33b2-a12c-5b13456c8aeb" ] }, { "id" : "ITEM-3", "itemData" : { "DOI" : "10.1175/JAM2417.1", "ISBN" : "1558-8424", "ISSN" : "15588424", "PMID" : "23591376", "abstract" : "Abstract The thermal component of the Soil Model for Submesoscales, Urbanized Version (SM2-U), is described. SM2-U is an extension on a physical basis of the rural Interactions between Soil, Biosphere, and Atmosphere (ISBA) soil model to urban areas. It evaluates the turbulent energy, moisture, and radiative fluxes at the urban canopy\u2013atmosphere interface to provide lower boundary conditions of high-resolution mesoscale models. Unlike previous urban canopy schemes, SM2-U integrates in a simple way the physical processes inside the urban canopy: the building wall influence is integrated in the pavement temperature equation, allowing the model to compute directly the energy budget of street canyons. The SM2-U model is evaluated on the Marseille, France, city-center energy-budget components measured during the field experiments to constrain models of atmospheric pollution and transport of emissions [Exp\u00e9rience sur Site pour Contraindre les Mod\u00e8les de Pollution Atmosph\u00e9rique et de Transport d\u2019Emissions (ESCOM...", "author" : [ { "dropping-particle" : "", "family" : "Dupont", "given" : "Sylvain", "non-dropping-particle" : "", "parse-names" : false, "suffix" : "" }, { "dropping-particle" : "", "family" : "Mestayer", "given" : "Patrice G.", "non-dropping-particle" : "", "parse-names" : false, "suffix" : "" } ], "container-title" : "Journal of Applied Meteorology and Climatology", "id" : "ITEM-3", "issued" : { "date-parts" : [ [ "2006" ] ] }, "title" : "Parameterization of the urban energy budget with the submesoscale soil model", "translator" : [ { "dropping-particle" : "", "family" : "Q4808", "given" : "", "non-dropping-particle" : "", "parse-names" : false, "suffix" : "" } ], "type" : "article-journal" }, "uris" : [ "http://www.mendeley.com/documents/?uuid=842f2b87-e163-4fa8-841e-b61e2818a12f" ] }, { "id" : "ITEM-4", "itemData" : { "DOI" : "10.1007/s10546-005-2078-7", "ISBN" : "0888-8809 (Print)", "ISSN" : "00068314", "PMID" : "12040016", "abstract" : "INTERCOMPARISONS OF EXPERIMENTAL CONVECTIVE HEAT TRANSFER COEFFICIENTS ... We compared recent experimental research on the ... Keywords: Convective heat transfer coefficient , Intercomparison , Mass transfer coefficient , Urban canopy model, Wind-tunnel ... \\n", "author" : [ { "dropping-particle" : "", "family" : "Hagishima", "given" : "Aya", "non-dropping-particle" : "", "parse-names" : false, "suffix" : "" }, { "dropping-particle" : "", "family" : "Tanimoto", "given" : "Jun", "non-dropping-particle" : "", "parse-names" : false, "suffix" : "" }, { "dropping-particle" : "", "family" : "Narita", "given" : "Ken Ich", "non-dropping-particle" : "", "parse-names" : false, "suffix" : "" } ], "container-title" : "Boundary-Layer Meteorology", "id" : "ITEM-4", "issued" : { "date-parts" : [ [ "2005" ] ] }, "page" : "551-576", "title" : "Intercomparisons of experimental convective heat transfer coefficients and mass transfer coefficients of urban surfaces", "translator" : [ { "dropping-particle" : "", "family" : "Q4803", "given" : "", "non-dropping-particle" : "", "parse-names" : false, "suffix" : "" } ], "type" : "article-journal", "volume" : "117" }, "uris" : [ "http://www.mendeley.com/documents/?uuid=4b246b12-b193-4e5b-a78c-1a01721acbf7" ] }, { "id" : "ITEM-5", "itemData" : { "DOI" : "10.1175/2008JAMC1865.1", "abstract" : "Abstract The Town Energy Balance module bridges the micro- and mesoscale and simulates local-scale urban surface energy balance for use in mesoscale meteorological models. Previous offline evaluations show that this urban module is able to simulate in good behavior road, wall, and roof temperatures and to correctly partition radiation forcing into turbulent and storage heat fluxes. However, to improve prediction of the meteorological fields inside the street canyon, a new version has been developed, following the methodology described in a companion paper by Masson and Seity. It resolves the surface boundary layer inside and above urban canopy by introducing a drag force approach to account for the vertical effects of buildings. This new version is tested offline, with one-dimensional simulation, in a street canyon using atmospheric and radiation data recorded at the top of a 30-m-high tower as the upper boundary conditions. Results are compared with simulations using the original single-layer version of the Town Energy Balance module on one hand and with measurements within and above a street canyon on the other hand. Measurements were obtained during the intensive observation period of the Basel Urban Boundary Layer Experiment. Results show that this new version produces profiles of wind speed, friction velocity, turbulent kinetic energy, turbulent heat flux, and potential temperature that are more consistent with observations than with the single-layer version. Furthermore, this new version can still be easily coupled to mesoscale meteorological models.", "author" : [ { "dropping-particle" : "", "family" : "Hamdi", "given" : "R", "non-dropping-particle" : "", "parse-names" : false, "suffix" : "" }, { "dropping-particle" : "", "family" : "Masson", "given" : "V", "non-dropping-particle" : "", "parse-names" : false, "suffix" : "" } ], "container-title" : "Journal of Applied Meteorology and Climatology", "id" : "ITEM-5", "issue" : "10", "issued" : { "date-parts" : [ [ "2008", "10", "1" ] ] }, "note" : "doi: 10.1175/2008JAMC1865.1", "page" : "2627-2644", "publisher" : "American Meteorological Society", "title" : "Inclusion of a Drag Approach in the Town Energy Balance (TEB) Scheme: Offline 1D Evaluation in a Street Canyon", "translator" : [ { "dropping-particle" : "", "family" : "Q3927", "given" : "", "non-dropping-particle" : "", "parse-names" : false, "suffix" : "" } ], "type" : "article-journal", "volume" : "47" }, "uris" : [ "http://www.mendeley.com/documents/?uuid=3e877d15-324c-3f93-abd0-176da6b08194" ] }, { "id" : "ITEM-6", "itemData" : { "DOI" : "10.1007/s10546-012-9728-3", "ISSN" : "00068314", "abstract" : "We develop a double-canyon radiation scheme (DCEP) for urban canopy models embedded inmesoscale numerical models based on the Building Effect Parametriza- tion (BEP). The new scheme calculates the incoming and outgoing longwave and shortwave radiation for roof, wall and ground surfaces for an urban street canyon characterized by its street and building width, canyon length, and the building height distribution. The scheme introduces the radiative interaction of two neighbouring urban canyons allowing the full inclusion of roofs into the radiation exchange both inside the canyon and with the sky. In contrast to BEP, we also treat direct and diffuse shortwave radiation from the sky indepen- dently, thus allowing calculation of the effective parameters representing the urban diffuse and direct shortwave radiation budget inside the mesoscale model. Furthermore, we close the energy balance of incoming longwave and diffuse shortwave radiation from the sky, so that the new scheme is physically more consistent than the BEP scheme. Sensitivity tests showthat thesemodifications are important for urban regions with a large variety of building heights. The evaluation against data from the BaselUrban Boundary Layer Experiment indi- cates a good performance of the DCEP when coupled with the regional weather and climate model COSMO-CLM.", "author" : [ { "dropping-particle" : "", "family" : "Schubert", "given" : "Sebastian", "non-dropping-particle" : "", "parse-names" : false, "suffix" : "" }, { "dropping-particle" : "", "family" : "Grossman-Clarke", "given" : "Susanne", "non-dropping-particle" : "", "parse-names" : false, "suffix" : "" }, { "dropping-particle" : "", "family" : "Martilli", "given" : "Alberto", "non-dropping-particle" : "", "parse-names" : false, "suffix" : "" } ], "container-title" : "Boundary-Layer Meteorology", "id" : "ITEM-6", "issued" : { "date-parts" : [ [ "2012" ] ] }, "title" : "A Double-Canyon Radiation Scheme for Multi-Layer Urban Canopy Models", "translator" : [ { "dropping-particle" : "", "family" : "Q4837", "given" : "", "non-dropping-particle" : "", "parse-names" : false, "suffix" : "" } ], "type" : "article-journal" }, "uris" : [ "http://www.mendeley.com/documents/?uuid=14109f0c-df1d-4b78-9e19-2519cd7e828a" ] } ], "mendeley" : { "formattedCitation" : "(Brown, 2000; Martilli et al., 2002; Hagishima et al., 2005; Dupont and Mestayer, 2006; Hamdi and Masson, 2008; Schubert et al., 2012)", "plainTextFormattedCitation" : "(Brown, 2000; Martilli et al., 2002; Hagishima et al., 2005; Dupont and Mestayer, 2006; Hamdi and Masson, 2008; Schubert et al., 2012)", "previouslyFormattedCitation" : "(Brown, 2000; Martilli et al., 2002; Hagishima et al., 2005; Dupont and Mestayer, 2006; Hamdi and Masson, 2008; Schubert et al., 2012)"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lang w:val="en-GB"/>
        </w:rPr>
        <w:t>(Brown, 2000; Martilli et al., 2002; Hagishima et al., 2005; Dupont and Mestayer, 2006; Hamdi and Masson, 2008; Schubert et al., 2012)</w:t>
      </w:r>
      <w:r w:rsidRPr="00C734F4">
        <w:rPr>
          <w:rFonts w:cs="Times New Roman"/>
          <w:szCs w:val="24"/>
          <w:lang w:val="en-GB"/>
        </w:rPr>
        <w:fldChar w:fldCharType="end"/>
      </w:r>
      <w:r w:rsidRPr="00C734F4">
        <w:rPr>
          <w:rFonts w:cs="Times New Roman"/>
          <w:szCs w:val="24"/>
          <w:lang w:val="en-GB"/>
        </w:rPr>
        <w:t xml:space="preserve">. Building-energy models that estimate anthropogenic heat from a building for given atmospheric conditions can be incorporated. Recent model development has focused on improving the representation of urban vegetation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"10.5194/gmd-13-1685-2020", "author" : [ { "dropping-particle" : "", "family" : "Mussetti", "given" : "G", "non-dropping-particle" : "", "parse-names" : false, "suffix" : "" }, { "dropping-particle" : "", "family" : "Brunner", "given" : "D", "non-dropping-particle" : "", "parse-names" : false, "suffix" : "" }, { "dropping-particle" : "", "family" : "Henne", "given" : "S", "non-dropping-particle" : "", "parse-names" : false, "suffix" : "" }, { "dropping-particle" : "", "family" : "Allegrini", "given" : "J", "non-dropping-particle" : "", "parse-names" : false, "suffix" : "" }, { "dropping-particle" : "", "family" : "Krayenhoff", "given" : "E S", "non-dropping-particle" : "", "parse-names" : false, "suffix" : "" }, { "dropping-particle" : "", "family" : "Schubert", "given" : "S", "non-dropping-particle" : "", "parse-names" : false, "suffix" : "" }, { "dropping-particle" : "", "family" : "Feigenwinter", "given" : "C", "non-dropping-particle" : "", "parse-names" : false, "suffix" : "" }, { "dropping-particle" : "", "family" : "Vogt", "given" : "R", "non-dropping-particle" : "", "parse-names" : false, "suffix" : "" }, { "dropping-particle" : "", "family" : "Wicki", "given" : "A", "non-dropping-particle" : "", "parse-names" : false, "suffix" : "" }, { "dropping-particle" : "", "family" : "Carmeliet", "given" : "J", "non-dropping-particle" : "", "parse-names" : false, "suffix" : "" } ], "container-title" : "Geoscientific Model Development", "id" : "ITEM-1", "issue" : "3", "issued" : { "date-parts" : [ [ "2020" ] ] }, "page" : "1685-1710", "title" : "COSMO-BEP-Tree v1.0: a coupled urban climate model with explicit representation of street trees", "translator" : [ { "dropping-particle" : "", "family" : "Q6472", "given" : "", "non-dropping-particle" : "", "parse-names" : false, "suffix" : "" } ], "type" : "article-journal", "volume" : "13" }, "uris" : [ "http://www.mendeley.com/documents/?uuid=83419beb-5809-4805-9d4b-ac7c83df1174" ] }, { "id" : "ITEM-2", "itemData" : { "DOI" : "10.5194/gmd-10-385-2017", "author" : [ { "dropping-particle" : "", "family" : "Redon", "given" : "E C", "non-dropping-particle" : "", "parse-names" : false, "suffix" : "" }, { "dropping-particle" : "", "family" : "Lemonsu", "given" : "A", "non-dropping-particle" : "", "parse-names" : false, "suffix" : "" }, { "dropping-particle" : "", "family" : "Masson", "given" : "V", "non-dropping-particle" : "", "parse-names" : false, "suffix" : "" }, { "dropping-particle" : "", "family" : "Morille", "given" : "B", "non-dropping-particle" : "", "parse-names" : false, "suffix" : "" }, { "dropping-particle" : "", "family" : "Musy", "given" : "M", "non-dropping-particle" : "", "parse-names" : false, "suffix" : "" } ], "container-title" : "Geoscientific Model Development", "id" : "ITEM-2", "issue" : "1", "issued" : { "date-parts" : [ [ "2017" ] ] }, "page" : "385-411", "title" : "Implementation of street trees within the solar radiative exchange parameterization of TEB in SURFEX v8.0", "translator" : [ { "dropping-particle" : "", "family" : "Q6470", "given" : "", "non-dropping-particle" : "", "parse-names" : false, "suffix" : "" } ], "type" : "article-journal", "volume" : "10" }, "uris" : [ "http://www.mendeley.com/documents/?uuid=cfa6b1f8-9030-4313-a9fa-de2d57de0c64" ] }, { "id" : "ITEM-3", "itemData" : { "DOI" : "10.1002/qj.2847", "ISSN" : "0035-9009", "abstract" : "The thermal environment of an urban street canyon in summer becomes a great concern for human health under rapid urbanization. For accurate prediction of the in-canyon thermal environment, a realistic representation is required of microscale physical processes within the canyon as well as multi-scale atmospheric interaction between the canopy air and the overlying urban boundary layer. To accomplish this, the Vegetated Urban Canopy Model (VUCM), which interactively parametrizes in-canyon radiative/dynamic/thermodynamic/hydrological processes based on a combined framework of the two-dimensional single canyon and the single tree canopy, is implemented into the Weather Research and Forecasting (WRF) model. Using the coupled WRF-VUCM model, a series of simulations is performed for a hot summer day with a finest grid resolution of 0.333 km to investigate the impacts of in-canyon vegetation (permeable grass/soil surfaces and trees, with the vegatation fraction fv ranging from 0 to 0.4 which corresponds to 0 to 15% in urban patch area) and canyon aspect ratio (h/w; ranging from 0.5 to 2) on the thermal environment of urban street canyons over the Seoul metropolitan area. The model simulation compares well with the measured 2 m temperatures (above zero-plane displacement height) and canopy air temperatures at 13 urban sites in Seoul, with root mean square errors of 1.0 and 0.96 \u00b0C, respectively. The increase of the in-canyon vegetation from 0 to 15% (at h/w = 1) leads to a reduction of the canopy air temperature throughout the diurnal cycle, exhibiting relatively larger cooling effect during daytime (?1.1 \u00b0C on average) than at night (?0.8 \u00b0C on average) under a limited condition for evapotranspiration by the in-canyon vegetation. Provided that the soil moisture is enough for the hydrological effect, the cooling effects significantly increase by a factor of ?2.5 in both daytime and night-time. The increase of h/w from 0.5 to 2 (at fv = 0.2) reduces the daytime canopy air temperature (?1.3 \u00b0C on average) but increases the nocturnal canopy air temperature (?0.3 \u00b0C on average). It is also found that the existence of in-canyon vegetation at h/w &gt; 1 has a synergic cooling benefit to the thermal environment of street canyons compared to the effects of no vegetation. These results demonstrate the importance of interactive parametrization of the physical processes and the interplay of in-canyon vegetation and building density (via canyon aspect ratio) effects on accura\u2026", "author" : [ { "dropping-particle" : "", "family" : "Lee", "given" : "Sang-Hyun", "non-dropping-particle" : "", "parse-names" : false, "suffix" : "" }, { "dropping-particle" : "", "family" : "Lee", "given" : "Hyunho", "non-dropping-particle" : "", "parse-names" : false, "suffix" : "" }, { "dropping-particle" : "", "family" : "Park", "given" : "Seung-Bu", "non-dropping-particle" : "", "parse-names" : false, "suffix" : "" }, { "dropping-particle" : "", "family" : "Woo", "given" : "Ju-Wan", "non-dropping-particle" : "", "parse-names" : false, "suffix" : "" }, { "dropping-particle" : "", "family" : "Lee", "given" : "Doo-Il", "non-dropping-particle" : "", "parse-names" : false, "suffix" : "" }, { "dropping-particle" : "", "family" : "Baik", "given" : "Jong-Jin", "non-dropping-particle" : "", "parse-names" : false, "suffix" : "" } ], "container-title" : "Quarterly Journal of the Royal Meteorological Society", "id" : "ITEM-3", "issue" : "699", "issued" : { "date-parts" : [ [ "2016", "7", "1" ] ] }, "note" : "doi: 10.1002/qj.2847", "page" : "2562-2578", "publisher" : "John Wiley &amp; Sons, Ltd", "title" : "Impacts of in-canyon vegetation and canyon aspect ratio on the thermal environment of street canyons: numerical investigation using a coupled WRF-VUCM model", "translator" : [ { "dropping-particle" : "", "family" : "Q6474", "given" : "", "non-dropping-particle" : "", "parse-names" : false, "suffix" : "" } ], "type" : "article-journal", "volume" : "142" }, "uris" : [ "http://www.mendeley.com/documents/?uuid=9347e4ea-3a6b-4d24-abca-8b14220067e2" ] } ], "mendeley" : { "formattedCitation" : "(Lee et al., 2016; Redon et al., 2017; Mussetti et al., 2020)", "plainTextFormattedCitation" : "(Lee et al., 2016; Redon et al., 2017; Mussetti et al., 2020)", "previouslyFormattedCitation" : "(Lee et al., 2016; Redon et al., 2017; Mussetti et al., 2020)"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rPr>
        <w:t>(Lee et al., 2016; Redon et al., 2017; Mussetti et al., 2020)</w:t>
      </w:r>
      <w:r w:rsidRPr="00C734F4">
        <w:rPr>
          <w:rFonts w:cs="Times New Roman"/>
          <w:szCs w:val="24"/>
          <w:lang w:val="en-GB"/>
        </w:rPr>
        <w:fldChar w:fldCharType="end"/>
      </w:r>
      <w:r w:rsidRPr="00FB6EB0">
        <w:rPr>
          <w:rFonts w:cs="Times New Roman"/>
          <w:szCs w:val="24"/>
        </w:rPr>
        <w:t>.</w:t>
      </w:r>
    </w:p>
    <w:p w14:paraId="527BC61F" w14:textId="77777777" w:rsidR="0038381F" w:rsidRPr="00FB6EB0" w:rsidRDefault="0038381F" w:rsidP="0038381F">
      <w:pPr>
        <w:pStyle w:val="AR6BodyText"/>
        <w:shd w:val="clear" w:color="auto" w:fill="DEEAF6" w:themeFill="accent1" w:themeFillTint="33"/>
        <w:rPr>
          <w:rFonts w:cs="Times New Roman"/>
          <w:szCs w:val="24"/>
        </w:rPr>
      </w:pPr>
    </w:p>
    <w:p w14:paraId="716C7E2F" w14:textId="2F5CF9EC" w:rsidR="0038381F" w:rsidRPr="00C734F4" w:rsidRDefault="0038381F" w:rsidP="0038381F">
      <w:pPr>
        <w:pStyle w:val="AR6BodyText"/>
        <w:shd w:val="clear" w:color="auto" w:fill="DEEAF6" w:themeFill="accent1" w:themeFillTint="33"/>
        <w:rPr>
          <w:rFonts w:cs="Times New Roman"/>
          <w:lang w:val="en-GB"/>
        </w:rPr>
      </w:pPr>
      <w:r w:rsidRPr="00FB6EB0">
        <w:rPr>
          <w:rFonts w:cs="Times New Roman"/>
        </w:rPr>
        <w:t xml:space="preserve">Global </w:t>
      </w:r>
      <w:commentRangeStart w:id="2052"/>
      <w:r w:rsidRPr="00C734F4">
        <w:rPr>
          <w:rFonts w:cs="Times New Roman"/>
          <w:lang w:val="en-GB"/>
        </w:rPr>
        <w:fldChar w:fldCharType="begin" w:fldLock="1"/>
      </w:r>
      <w:ins w:id="2053" w:author="Robin Matthews" w:date="2021-07-11T19:49:00Z">
        <w:r w:rsidR="00C24F7C">
          <w:rPr>
            <w:rFonts w:cs="Times New Roman"/>
          </w:rPr>
          <w: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"10.1175/BAMS-D-20-0114.1", "ISSN" : "0003-0007", "abstract" : "Cities and their associated urban areas have a much larger impact on the environment than their spatial footprint on the Earth\u2019s surface. This is undoubtedly true at local and regional scales, but also at global scales. At this time, more than half of the world\u2019s population lives in urban areas (80% in the United States), and the global proportion is projected to climb to 70% by 2050. Therefore, numerical models to study physics, chemistry, and biology affecting the Earth system at regional and global scales must represent the effects of urban areas on climate and the effects of a changing climate on urban areas. At the same time, it is essential to develop state-of-the-art, simple, and accurate urban models to better understand the relevant processes and also to address issues related to urban security against the spectra of chemical, biological, and radiological (CBR) hazards.", "author" : [ { "dropping-particle" : "", "family" : "Sharma", "given" : "Ashish", "non-dropping-particle" : "", "parse-names" : false, "suffix" : "" }, { "dropping-particle" : "", "family" : "Wuebbles", "given" : "Donald J", "non-dropping-particle" : "", "parse-names" : false, "suffix" : "" }, { "dropping-particle" : "", "family" : "Kotamarthi", "given" : "Rao", "non-dropping-particle" : "", "parse-names" : false, "suffix" : "" }, { "dropping-particle" : "", "family" : "Calvin", "given" : "Katherine", "non-dropping-particle" : "", "parse-names" : false, "suffix" : "" }, { "dropping-particle" : "", "family" : "Drewniak", "given" : "Beth", "non-dropping-particle" : "", "parse-names" : false, "suffix" : "" }, { "dropping-particle" : "", "family" : "Catlett", "given" : "Charles E", "non-dropping-particle" : "", "parse-names" : false, "suffix" : "" }, { "dropping-particle" : "", "family" : "Jacob", "given" : "Robert", "non-dropping-particle" : "", "parse-names" : false, "suffix" : "" } ], "container-title" : "Bulletin of the American Meteorological Society", "id" : "ITEM-3", "issue" : "9", "issued" : { "date-parts" : [ [ "2020", "9", "23" ] ] }, "page" : "E1555-E1561", "title" : "Urban-Scale Processes in High-Spatial-Resolution Earth System Models", "translator" : [ { "dropping-particle" : "", "family" : "Q6475", "given" : "", "non-dropping-particle" : "", "parse-names" : false, "suffix" : "" } ], "type" : "article-journal", "volume" : "101" }, "uris" : [ "http://www.mendeley.com/documents/?uuid=0469174e-be2f-4b75-972f-475dddde93a5" ] }, { "id" : "ITEM-4", "itemData" : { "DOI" : "10.1002/qj.3874", "ISSN" : "0035-9009", "abstract" : "The impact of urban areas on the global and regional climate has been assessed using the global Conformal Cubic Atmospheric Model (CCAM) including an urban canyon parameterization at a global resolution of 50?km. Simulations were produced with and without urban areas to assess urban impacts for the historical period 1980?2000. Two different land cover and urban datasets (one based on IGBP-DIS, the other on MODIS) were tested. In addition, simulations were performed for the end of the 21st century with the RCP8.5 scenario. Evaluation of the historical climate simulations indicates realistic local urban effects, such as higher daily minimum air temperatures (tasmin), higher sensible heat flux and lower latent heat flux at urban grid cells. In regions with large fractions of urban areas, some regional changes are also noted. In addition, there are significant regional effects far away from the main urban areas, which are similar in magnitude to the effects of the different non-urban land cover input datasets. Under the projected warming at the end of the 21st century (with no land cover change), there is a decrease in anthropogenic heating, primarily during wintertime. There is a slightly smaller increase in daily maximum temperature and a slightly larger increase in tasmin in urban areas compared to rural areas. This leads to a smaller increase in the diurnal temperature range within urban areas. The tasmin changes also imply an increase in the urban heat island effect for larger cities. The results of this sensitivity study show that there is a detectable impact of urban areas on high-resolution global climate simulations. Consequently, there is a need to include urban areas in global simulations, as well as in studies of land-use change.", "author" : [ { "dropping-particle" : "", "family" : "Katzfey", "given" : "Jack", "non-dropping-particle" : "", "parse-names" : false, "suffix" : "" }, { "dropping-particle" : "", "family" : "Schl\u00fczen", "given" : "Heinke", "non-dropping-particle" : "", "parse-names" : false, "suffix" : "" }, { "dropping-particle" : "", "family" : "Hoffmann", "given" : "Peter", "non-dropping-particle" : "", "parse-names" : false, "suffix" : "" }, { "dropping-particle" : "", "family" : "Thatcher", "given" : "Marcus", "non-dropping-particle" : "", "parse-names" : false, "suffix" : "" } ], "container-title" : "Quarterly Journal of the Royal Meteorological Society", "id" : "ITEM-4", "issue" : "n/a", "issued" : { "date-parts" : [ [ "2020", "7", "13" ] ] }, "note" : "doi: 10.1002/qj.3874", "publisher" : "John Wiley &amp; Sons, Ltd", "title" : "How an urban parameterization affects a high-resolution global climate simulation", "translator" : [ { "dropping-particle" : "", "family" : "Q6477", "given" : "", "non-dropping-particle" : "", "parse-names" : false, "suffix" : "" } ], "type" : "article-journal", "volume" : "n/a" }, "uris" : [ "http://www.mendeley.com/documents/?uuid=14400840-415a-43ec-bdd9-0821ec6dbd56" ] }, { "id" : "ITEM-5",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"ITEM-5",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"ITEM-6",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"ITEM-6",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"ITEM-7",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"ITEM-7",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"(McCarthy et al., 2010; Oleson et al., 2011; Zhang et al., 2013; Chen et al., 2016b; Katzfey et al., 2020; Sharma et al., 2020; Hertwig et al., 2021)", "manualFormatting" : "(McCarthy et al., 2010; Oleson et al., 2011; Zhang et al., 2013; H. Chen et al., 2016; Katzfey et al., 2020; Sharma et al., 2020; Hertwig et al., 2021)", "plainTextFormattedCitation" : "(McCarthy et al., 2010; Oleson et al., 2011; Zhang et al., 2013; Chen et al., 2016b; Katzfey et al., 2020; Sharma et al., 2020; Hertwig et al., 2021)", "previouslyFormattedCitation" : "(McCarthy et al., 2010; Oleson et al., 2011; Zhang et al., 2013; Chen et al., 2016b; Katzfey et al., 2020; Sharma et al., 2020; Hertwig et al., 2021)" }, "properties" : { "noteIndex" : 0 }, "schema" : "https://github.com/citation-style-language/schema/raw/master/csl-citation.json" }</w:instrText>
        </w:r>
      </w:ins>
      <w:del w:id="2054" w:author="Robin Matthews" w:date="2021-07-11T19:49:00Z">
        <w:r w:rsidR="000465A7" w:rsidDel="00C24F7C">
          <w:rPr>
            <w:rFonts w:cs="Times New Roman"/>
          </w:rPr>
          <w:del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"10.1175/BAMS-D-20-0114.1", "ISSN" : "0003-0007", "abstract" : "Cities and their associated urban areas have a much larger impact on the environment than their spatial footprint on the Earth\u2019s surface. This is undoubtedly true at local and regional scales, but also at global scales. At this time, more than half of the world\u2019s population lives in urban areas (80% in the United States), and the global proportion is projected to climb to 70% by 2050. Therefore, numerical models to study physics, chemistry, and biology affecting the Earth system at regional and global scales must represent the effects of urban areas on climate and the effects of a changing climate on urban areas. At the same time, it is essential to develop state-of-the-art, simple, and accurate urban models to better understand the relevant processes and also to address issues related to urban security against the spectra of chemical, biological, and radiological (CBR) hazards.", "author" : [ { "dropping-particle" : "", "family" : "Sharma", "given" : "Ashish", "non-dropping-particle" : "", "parse-names" : false, "suffix" : "" }, { "dropping-particle" : "", "family" : "Wuebbles", "given" : "Donald J", "non-dropping-particle" : "", "parse-names" : false, "suffix" : "" }, { "dropping-particle" : "", "family" : "Kotamarthi", "given" : "Rao", "non-dropping-particle" : "", "parse-names" : false, "suffix" : "" }, { "dropping-particle" : "", "family" : "Calvin", "given" : "Katherine", "non-dropping-particle" : "", "parse-names" : false, "suffix" : "" }, { "dropping-particle" : "", "family" : "Drewniak", "given" : "Beth", "non-dropping-particle" : "", "parse-names" : false, "suffix" : "" }, { "dropping-particle" : "", "family" : "Catlett", "given" : "Charles E", "non-dropping-particle" : "", "parse-names" : false, "suffix" : "" }, { "dropping-particle" : "", "family" : "Jacob", "given" : "Robert", "non-dropping-particle" : "", "parse-names" : false, "suffix" : "" } ], "container-title" : "Bulletin of the American Meteorological Society", "id" : "ITEM-3", "issue" : "9", "issued" : { "date-parts" : [ [ "2020", "9", "23" ] ] }, "page" : "E1555-E1561", "title" : "Urban-Scale Processes in High-Spatial-Resolution Earth System Models", "translator" : [ { "dropping-particle" : "", "family" : "Q6475", "given" : "", "non-dropping-particle" : "", "parse-names" : false, "suffix" : "" } ], "type" : "article-journal", "volume" : "101" }, "uris" : [ "http://www.mendeley.com/documents/?uuid=0469174e-be2f-4b75-972f-475dddde93a5" ] }, { "id" : "ITEM-4", "itemData" : { "DOI" : "10.1002/qj.3874", "ISSN" : "0035-9009", "abstract" : "The impact of urban areas on the global and regional climate has been assessed using the global Conformal Cubic Atmospheric Model (CCAM) including an urban canyon parameterization at a global resolution of 50?km. Simulations were produced with and without urban areas to assess urban impacts for the historical period 1980?2000. Two different land cover and urban datasets (one based on IGBP-DIS, the other on MODIS) were tested. In addition, simulations were performed for the end of the 21st century with the RCP8.5 scenario. Evaluation of the historical climate simulations indicates realistic local urban effects, such as higher daily minimum air temperatures (tasmin), higher sensible heat flux and lower latent heat flux at urban grid cells. In regions with large fractions of urban areas, some regional changes are also noted. In addition, there are significant regional effects far away from the main urban areas, which are similar in magnitude to the effects of the different non-urban land cover input datasets. Under the projected warming at the end of the 21st century (with no land cover change), there is a decrease in anthropogenic heating, primarily during wintertime. There is a slightly smaller increase in daily maximum temperature and a slightly larger increase in tasmin in urban areas compared to rural areas. This leads to a smaller increase in the diurnal temperature range within urban areas. The tasmin changes also imply an increase in the urban heat island effect for larger cities. The results of this sensitivity study show that there is a detectable impact of urban areas on high-resolution global climate simulations. Consequently, there is a need to include urban areas in global simulations, as well as in studies of land-use change.", "author" : [ { "dropping-particle" : "", "family" : "Katzfey", "given" : "Jack", "non-dropping-particle" : "", "parse-names" : false, "suffix" : "" }, { "dropping-particle" : "", "family" : "Schl\u00fczen", "given" : "Heinke", "non-dropping-particle" : "", "parse-names" : false, "suffix" : "" }, { "dropping-particle" : "", "family" : "Hoffmann", "given" : "Peter", "non-dropping-particle" : "", "parse-names" : false, "suffix" : "" }, { "dropping-particle" : "", "family" : "Thatcher", "given" : "Marcus", "non-dropping-particle" : "", "parse-names" : false, "suffix" : "" } ], "container-title" : "Quarterly Journal of the Royal Meteorological Society", "id" : "ITEM-4", "issue" : "n/a", "issued" : { "date-parts" : [ [ "2020", "7", "13" ] ] }, "note" : "doi: 10.1002/qj.3874", "publisher" : "John Wiley &amp; Sons, Ltd", "title" : "How an urban parameterization affects a high-resolution global climate simulation", "translator" : [ { "dropping-particle" : "", "family" : "Q6477", "given" : "", "non-dropping-particle" : "", "parse-names" : false, "suffix" : "" } ], "type" : "article-journal", "volume" : "n/a" }, "uris" : [ "http://www.mendeley.com/documents/?uuid=14400840-415a-43ec-bdd9-0821ec6dbd56" ] }, { "id" : "ITEM-5",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"ITEM-5",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"ITEM-6",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"ITEM-6",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"ITEM-7",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"ITEM-7",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"(McCarthy et al., 2010; Oleson et al., 2011; Zhang et al., 2013; Chen et al., 2016b; Katzfey et al., 2020; Sharma et al., 2020; Hertwig et al., 2021)", "plainTextFormattedCitation" : "(McCarthy et al., 2010; Oleson et al., 2011; Zhang et al., 2013; Chen et al., 2016b; Katzfey et al., 2020; Sharma et al., 2020; Hertwig et al., 2021)", "previouslyFormattedCitation" : "(McCarthy et al., 2010; Oleson et al., 2011; Zhang et al., 2013; Chen et al., 2016b; Katzfey et al., 2020; Sharma et al., 2020; Hertwig et al., 2021)"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w:t>
      </w:r>
      <w:ins w:id="2055" w:author="Robin Matthews" w:date="2021-07-11T19:49:00Z">
        <w:r w:rsidR="00C24F7C">
          <w:t>McCarthy et al., 2010; Oleson et al., 2011; Zhang et al., 2013; H. Chen et al., 2016; Katzfey et al., 2020; Sharma et al., 2020; Hertwig et al., 2021</w:t>
        </w:r>
      </w:ins>
      <w:del w:id="2056" w:author="Robin Matthews" w:date="2021-07-11T19:49:00Z">
        <w:r w:rsidR="00E41CA2" w:rsidDel="00C24F7C">
          <w:rPr>
            <w:rFonts w:cs="Times New Roman"/>
            <w:noProof/>
          </w:rPr>
          <w:delText>McCarthy et al., 2010; Oleson et al., 2011; Zhang et al., 2013; Chen et al., 2016b; Katzfey et al., 2020; Sharma et al., 2020; Hertwig et al., 2021</w:delText>
        </w:r>
      </w:del>
      <w:r w:rsidR="00E41CA2">
        <w:rPr>
          <w:rFonts w:cs="Times New Roman"/>
          <w:noProof/>
        </w:rPr>
        <w:t>)</w:t>
      </w:r>
      <w:r w:rsidRPr="00C734F4">
        <w:rPr>
          <w:rFonts w:cs="Times New Roman"/>
          <w:lang w:val="en-GB"/>
        </w:rPr>
        <w:fldChar w:fldCharType="end"/>
      </w:r>
      <w:commentRangeEnd w:id="2052"/>
      <w:r w:rsidR="00E41CA2">
        <w:rPr>
          <w:rStyle w:val="CommentReference"/>
          <w:rFonts w:asciiTheme="minorHAnsi" w:eastAsiaTheme="minorHAnsi" w:hAnsiTheme="minorHAnsi"/>
          <w:lang w:eastAsia="en-US"/>
        </w:rPr>
        <w:commentReference w:id="2052"/>
      </w:r>
      <w:r w:rsidRPr="00FB6EB0">
        <w:rPr>
          <w:rFonts w:cs="Times New Roman"/>
        </w:rPr>
        <w:t xml:space="preserve"> and regional modelling groups </w:t>
      </w:r>
      <w:commentRangeStart w:id="2057"/>
      <w:commentRangeStart w:id="2058"/>
      <w:r w:rsidRPr="00C734F4">
        <w:rPr>
          <w:rFonts w:cs="Times New Roman"/>
          <w:lang w:val="en-GB"/>
        </w:rPr>
        <w:fldChar w:fldCharType="begin" w:fldLock="1"/>
      </w:r>
      <w:ins w:id="2059" w:author="Robin Matthews" w:date="2021-07-11T19:51:00Z">
        <w:r w:rsidR="00C24F7C">
          <w:rPr>
            <w:rFonts w:cs="Times New Roman"/>
          </w:rPr>
          <w:instrText>ADDIN CSL_CITATION { "citationItems" : [ { "id" : "ITEM-1",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"ITEM-1",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"ITEM-3",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"ITEM-4",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"ITEM-4",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"ITEM-5",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"ITEM-5",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"ITEM-6", "itemData" : { "DOI" : "10.1504/IJEP.2019.101840", "ISSN" : "0957-4352", "abstract" : "To assess the impact of cities on climate, modelling is used with inclusion of urban parameterisation which is important when applying higher resolution. It is essential to assess uncertainties of urban effect parameterisations. To estimate this we performed experiments with available settings of urban canopy models over central Europe for 2001-2010. We have used RegCM4 and WRF in 10 km resolution, three surface schemes and five urban canopy parameterisations available. Selected WRF options were tested for urbanised weather prediction in 3 km resolution to show the effect in a single extreme case study. Urban heat island was detected in all simulations, for summer night the strongest on average was a few \u00b0C. We demonstrate that for cities like Prague it can in extremes approach 5\u00b0C, for larger city such as Budapest it is 8\u00b0C. In weather prediction mode, WRF model captured these effects in a single heat wave with selected parameterisations well.", "author" : [ { "dropping-particle" : "", "family" : "Halenka", "given" : "Tomas", "non-dropping-particle" : "", "parse-names" : false, "suffix" : "" }, { "dropping-particle" : "", "family" : "Belda", "given" : "Michal", "non-dropping-particle" : "", "parse-names" : false, "suffix" : "" }, { "dropping-particle" : "", "family" : "Huszar", "given" : "Peter", "non-dropping-particle" : "", "parse-names" : false, "suffix" : "" }, { "dropping-particle" : "", "family" : "Karlicky", "given" : "Jan", "non-dropping-particle" : "", "parse-names" : false, "suffix" : "" }, { "dropping-particle" : "", "family" : "Novakova", "given" : "Tereza", "non-dropping-particle" : "", "parse-names" : false, "suffix" : "" }, { "dropping-particle" : "", "family" : "Zak", "given" : "Michal", "non-dropping-particle" : "", "parse-names" : false, "suffix" : "" } ], "container-title" : "International Journal of Environment and Pollution", "id" : "ITEM-6", "issue" : "1-3", "issued" : { "date-parts" : [ [ "2019", "1", "1" ] ] }, "note" : "doi: 10.1504/IJEP.2019.101840", "page" : "177-194", "publisher" : "Inderscience Publishers", "title" : "On the comparison of urban canopy effects parameterisation", "translator" : [ { "dropping-particle" : "", "family" : "Q5846", "given" : "", "non-dropping-particle" : "", "parse-names" : false, "suffix" : "" } ], "type" : "article-journal", "volume" : "65" }, "uris" : [ "http://www.mendeley.com/documents/?uuid=76bc214b-4d13-42d1-91f5-d8ee6f82486d" ] }, { "id" : "ITEM-7",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"ITEM-7",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"ITEM-8", "itemData" : { "DOI" : "10.3390/atmos10120730", "ISBN" : "2073-4433", "abstract" : "Climate change will impact urban areas. Decision makers need useful climate information to adapt adequately. This research aims to improve understanding of changes in moisture and temperature projected under climate change in Berlin compared to its surroundings. Simulations for the Representative Concentration Pathway (RCP) 8.5 scenario from the European Coordinated Regional Climate Downscaling Experiment (EURO-CORDEX) 0.11&amp;deg; are analyzed, showing a difference in moisture and temperature variables between Berlin and its surroundings. The running mean over 30 years shows a divergence throughout the twenty-first century for relative humidity between Berlin and its surroundings. Under this scenario, Berlin gets drier over time. The Mann-Kendall test quantifies a robust decreasing trend in relative humidity for the multi-model ensemble throughout the twenty-first century. The Mann-Whitney-Wilcoxon test for relative humidity indicates a robust climate change signal in Berlin. It is drier and warmer in Berlin compared to its surroundings for all months with the largest difference existing in summer. Additionally, the change in humidity for the period 2070&amp;ndash;2099 compared to 1971&amp;ndash;2000 is larger in the summer months. This study presents results to better understand near surface moisture change and related variables under long-term climate change in urban areas compared to their rural surroundings using a regional climate multi-model ensemble.", "author" : [ { "dropping-particle" : "", "family" : "Langendijk", "given" : "Gaby S", "non-dropping-particle" : "", "parse-names" : false, "suffix" : "" }, { "dropping-particle" : "", "family" : "Rechid", "given" : "Diana", "non-dropping-particle" : "", "parse-names" : false, "suffix" : "" }, { "dropping-particle" : "", "family" : "Jacob", "given" : "Daniela", "non-dropping-particle" : "", "parse-names" : false, "suffix" : "" } ], "container-title" : "Atmosphere", "id" : "ITEM-8", "issue" : "12", "issued" : { "date-parts" : [ [ "2019" ] ] }, "title" : "Urban Areas and Urban-Rural Contrasts under Climate Change: What Does the EURO-CORDEX Ensemble Tell Us? \u2013 Investigating near Surface Humidity in Berlin and Its Surroundings", "translator" : [ { "dropping-particle" : "", "family" : "Q6473", "given" : "", "non-dropping-particle" : "", "parse-names" : false, "suffix" : "" } ], "type" : "article", "volume" : "10" }, "uris" : [ "http://www.mendeley.com/documents/?uuid=b278da07-6042-4cb5-aaf3-3f81e2b806f1" ] } ], "mendeley" : { "formattedCitation" : "(Oleson et al., 2011; Kusaka et al., 2012b; McCarthy et al., 2012; Hamdi et al., 2014; Trusilova et al., 2016; Daniel et al., 2019; Halenka et al., 2019; Langendijk et al., 2019b)", "manualFormatting" : "(Kusaka et al., 2012a; McCarthy et al., 2012; Hamdi et al., 2014; Trusilova et al., 2016; Daniel et al., 2019; Halenka et al., 2019; Langendijk et al., 2019a)", "plainTextFormattedCitation" : "(Oleson et al., 2011; Kusaka et al., 2012b; McCarthy et al., 2012; Hamdi et al., 2014; Trusilova et al., 2016; Daniel et al., 2019; Halenka et al., 2019; Langendijk et al., 2019b)", "previouslyFormattedCitation" : "(Oleson et al., 2011; Kusaka et al., 2012b; McCarthy et al., 2012; Hamdi et al., 2014; Trusilova et al., 2016; Daniel et al., 2019; Halenka et al., 2019; Langendijk et al., 2019b)" }, "properties" : { "noteIndex" : 0 }, "schema" : "https://github.com/citation-style-language/schema/raw/master/csl-citation.json" }</w:instrText>
        </w:r>
      </w:ins>
      <w:del w:id="2060" w:author="Robin Matthews" w:date="2021-07-11T19:51:00Z">
        <w:r w:rsidR="000465A7" w:rsidDel="00C24F7C">
          <w:rPr>
            <w:rFonts w:cs="Times New Roman"/>
          </w:rPr>
          <w:delInstrText>ADDIN CSL_CITATION { "citationItems" : [ { "id" : "ITEM-1",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"ITEM-1",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"ITEM-3",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"ITEM-4",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"ITEM-4",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"ITEM-5",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"ITEM-5",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"ITEM-6", "itemData" : { "DOI" : "10.1504/IJEP.2019.101840", "ISSN" : "0957-4352", "abstract" : "To assess the impact of cities on climate, modelling is used with inclusion of urban parameterisation which is important when applying higher resolution. It is essential to assess uncertainties of urban effect parameterisations. To estimate this we performed experiments with available settings of urban canopy models over central Europe for 2001-2010. We have used RegCM4 and WRF in 10 km resolution, three surface schemes and five urban canopy parameterisations available. Selected WRF options were tested for urbanised weather prediction in 3 km resolution to show the effect in a single extreme case study. Urban heat island was detected in all simulations, for summer night the strongest on average was a few \u00b0C. We demonstrate that for cities like Prague it can in extremes approach 5\u00b0C, for larger city such as Budapest it is 8\u00b0C. In weather prediction mode, WRF model captured these effects in a single heat wave with selected parameterisations well.", "author" : [ { "dropping-particle" : "", "family" : "Halenka", "given" : "Tomas", "non-dropping-particle" : "", "parse-names" : false, "suffix" : "" }, { "dropping-particle" : "", "family" : "Belda", "given" : "Michal", "non-dropping-particle" : "", "parse-names" : false, "suffix" : "" }, { "dropping-particle" : "", "family" : "Huszar", "given" : "Peter", "non-dropping-particle" : "", "parse-names" : false, "suffix" : "" }, { "dropping-particle" : "", "family" : "Karlicky", "given" : "Jan", "non-dropping-particle" : "", "parse-names" : false, "suffix" : "" }, { "dropping-particle" : "", "family" : "Novakova", "given" : "Tereza", "non-dropping-particle" : "", "parse-names" : false, "suffix" : "" }, { "dropping-particle" : "", "family" : "Zak", "given" : "Michal", "non-dropping-particle" : "", "parse-names" : false, "suffix" : "" } ], "container-title" : "International Journal of Environment and Pollution", "id" : "ITEM-6", "issue" : "1-3", "issued" : { "date-parts" : [ [ "2019", "1", "1" ] ] }, "note" : "doi: 10.1504/IJEP.2019.101840", "page" : "177-194", "publisher" : "Inderscience Publishers", "title" : "On the comparison of urban canopy effects parameterisation", "translator" : [ { "dropping-particle" : "", "family" : "Q5846", "given" : "", "non-dropping-particle" : "", "parse-names" : false, "suffix" : "" } ], "type" : "article-journal", "volume" : "65" }, "uris" : [ "http://www.mendeley.com/documents/?uuid=76bc214b-4d13-42d1-91f5-d8ee6f82486d" ] }, { "id" : "ITEM-7",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"ITEM-7",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"ITEM-8", "itemData" : { "DOI" : "10.3390/atmos10120730", "ISBN" : "2073-4433", "abstract" : "Climate change will impact urban areas. Decision makers need useful climate information to adapt adequately. This research aims to improve understanding of changes in moisture and temperature projected under climate change in Berlin compared to its surroundings. Simulations for the Representative Concentration Pathway (RCP) 8.5 scenario from the European Coordinated Regional Climate Downscaling Experiment (EURO-CORDEX) 0.11&amp;deg; are analyzed, showing a difference in moisture and temperature variables between Berlin and its surroundings. The running mean over 30 years shows a divergence throughout the twenty-first century for relative humidity between Berlin and its surroundings. Under this scenario, Berlin gets drier over time. The Mann-Kendall test quantifies a robust decreasing trend in relative humidity for the multi-model ensemble throughout the twenty-first century. The Mann-Whitney-Wilcoxon test for relative humidity indicates a robust climate change signal in Berlin. It is drier and warmer in Berlin compared to its surroundings for all months with the largest difference existing in summer. Additionally, the change in humidity for the period 2070&amp;ndash;2099 compared to 1971&amp;ndash;2000 is larger in the summer months. This study presents results to better understand near surface moisture change and related variables under long-term climate change in urban areas compared to their rural surroundings using a regional climate multi-model ensemble.", "author" : [ { "dropping-particle" : "", "family" : "Langendijk", "given" : "Gaby S", "non-dropping-particle" : "", "parse-names" : false, "suffix" : "" }, { "dropping-particle" : "", "family" : "Rechid", "given" : "Diana", "non-dropping-particle" : "", "parse-names" : false, "suffix" : "" }, { "dropping-particle" : "", "family" : "Jacob", "given" : "Daniela", "non-dropping-particle" : "", "parse-names" : false, "suffix" : "" } ], "container-title" : "Atmosphere", "id" : "ITEM-8", "issue" : "12", "issued" : { "date-parts" : [ [ "2019" ] ] }, "title" : "Urban Areas and Urban-Rural Contrasts under Climate Change: What Does the EURO-CORDEX Ensemble Tell Us? \u2013 Investigating near Surface Humidity in Berlin and Its Surroundings", "translator" : [ { "dropping-particle" : "", "family" : "Q6473", "given" : "", "non-dropping-particle" : "", "parse-names" : false, "suffix" : "" } ], "type" : "article", "volume" : "10" }, "uris" : [ "http://www.mendeley.com/documents/?uuid=b278da07-6042-4cb5-aaf3-3f81e2b806f1" ] } ], "mendeley" : { "formattedCitation" : "(Oleson et al., 2011; Kusaka et al., 2012b; McCarthy et al., 2012; Hamdi et al., 2014; Trusilova et al., 2016; Daniel et al., 2019; Halenka et al., 2019; Langendijk et al., 2019b)", "manualFormatting" : "(Kusaka et al., 2012b; McCarthy et al., 2012; Hamdi et al., 2014; Trusilova et al., 2016; Daniel et al., 2019; Halenka et al., 2019; Langendijk et al., 2019b)", "plainTextFormattedCitation" : "(Oleson et al., 2011; Kusaka et al., 2012b; McCarthy et al., 2012; Hamdi et al., 2014; Trusilova et al., 2016; Daniel et al., 2019; Halenka et al., 2019; Langendijk et al., 2019b)", "previouslyFormattedCitation" : "(Oleson et al., 2011; Kusaka et al., 2012b; McCarthy et al., 2012; Hamdi et al., 2014; Trusilova et al., 2016; Daniel et al., 2019; Halenka et al., 2019; Langendijk et al., 2019b)"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(Kusaka et al., 2012</w:t>
      </w:r>
      <w:del w:id="2061" w:author="Robin Matthews" w:date="2021-07-11T19:51:00Z">
        <w:r w:rsidR="00E41CA2" w:rsidDel="00C24F7C">
          <w:rPr>
            <w:rFonts w:cs="Times New Roman"/>
            <w:noProof/>
            <w:lang w:val="en-GB"/>
          </w:rPr>
          <w:delText>b</w:delText>
        </w:r>
      </w:del>
      <w:ins w:id="2062" w:author="Robin Matthews" w:date="2021-07-11T19:51:00Z">
        <w:r w:rsidR="00C24F7C">
          <w:rPr>
            <w:rFonts w:cs="Times New Roman"/>
            <w:noProof/>
            <w:lang w:val="en-GB"/>
          </w:rPr>
          <w:t>a</w:t>
        </w:r>
      </w:ins>
      <w:r w:rsidR="00E41CA2">
        <w:rPr>
          <w:rFonts w:cs="Times New Roman"/>
          <w:noProof/>
          <w:lang w:val="en-GB"/>
        </w:rPr>
        <w:t>; McCarthy et al., 2012; Hamdi et al., 2014; Trusilova et al., 2016; Daniel et al., 2019; Halenka et al., 2019; Langendijk et al., 2019</w:t>
      </w:r>
      <w:ins w:id="2063" w:author="Robin Matthews" w:date="2021-07-11T19:51:00Z">
        <w:r w:rsidR="00C24F7C">
          <w:rPr>
            <w:rFonts w:cs="Times New Roman"/>
            <w:noProof/>
            <w:lang w:val="en-GB"/>
          </w:rPr>
          <w:t>a</w:t>
        </w:r>
      </w:ins>
      <w:del w:id="2064" w:author="Robin Matthews" w:date="2021-07-11T19:51:00Z">
        <w:r w:rsidR="00E41CA2" w:rsidDel="00C24F7C">
          <w:rPr>
            <w:rFonts w:cs="Times New Roman"/>
            <w:noProof/>
            <w:lang w:val="en-GB"/>
          </w:rPr>
          <w:delText>b</w:delText>
        </w:r>
      </w:del>
      <w:r w:rsidR="00E41CA2">
        <w:rPr>
          <w:rFonts w:cs="Times New Roman"/>
          <w:noProof/>
          <w:lang w:val="en-GB"/>
        </w:rPr>
        <w:t>)</w:t>
      </w:r>
      <w:r w:rsidRPr="00C734F4">
        <w:rPr>
          <w:rFonts w:cs="Times New Roman"/>
          <w:lang w:val="en-GB"/>
        </w:rPr>
        <w:fldChar w:fldCharType="end"/>
      </w:r>
      <w:commentRangeEnd w:id="2057"/>
      <w:r w:rsidR="00E41CA2">
        <w:rPr>
          <w:rStyle w:val="CommentReference"/>
          <w:rFonts w:asciiTheme="minorHAnsi" w:eastAsiaTheme="minorHAnsi" w:hAnsiTheme="minorHAnsi"/>
          <w:lang w:eastAsia="en-US"/>
        </w:rPr>
        <w:commentReference w:id="2057"/>
      </w:r>
      <w:r w:rsidRPr="00C734F4">
        <w:rPr>
          <w:rFonts w:cs="Times New Roman"/>
          <w:lang w:val="en-GB"/>
        </w:rPr>
        <w:t xml:space="preserve"> </w:t>
      </w:r>
      <w:commentRangeEnd w:id="2058"/>
      <w:r w:rsidR="00C24F7C">
        <w:rPr>
          <w:rStyle w:val="CommentReference"/>
          <w:rFonts w:asciiTheme="minorHAnsi" w:eastAsiaTheme="minorHAnsi" w:hAnsiTheme="minorHAnsi"/>
          <w:lang w:eastAsia="en-US"/>
        </w:rPr>
        <w:commentReference w:id="2058"/>
      </w:r>
      <w:r w:rsidRPr="00C734F4">
        <w:rPr>
          <w:rFonts w:cs="Times New Roman"/>
          <w:lang w:val="en-GB"/>
        </w:rPr>
        <w:t xml:space="preserve">are beginning to implement these urban parameterizations within the land-surface component of their models. 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w:t>
      </w:r>
      <w:r w:rsidRPr="00C734F4">
        <w:rPr>
          <w:rFonts w:cs="Times New Roman"/>
          <w:i/>
          <w:lang w:val="en-GB"/>
        </w:rPr>
        <w:t xml:space="preserve"> </w:t>
      </w:r>
      <w:r w:rsidRPr="00C734F4">
        <w:rPr>
          <w:rFonts w:cs="Times New Roman"/>
          <w:lang w:val="en-GB"/>
        </w:rPr>
        <w:t xml:space="preserve">that while all types of urban parameterizations generally simulate radiation exchanges in a realistic way, they have strong biases when simulating latent heat fluxes, though recent research incorporating in-canyon vegetation processes improved their performance. There is </w:t>
      </w:r>
      <w:r w:rsidRPr="00C734F4">
        <w:rPr>
          <w:rFonts w:cs="Times New Roman"/>
          <w:i/>
          <w:lang w:val="en-GB"/>
        </w:rPr>
        <w:t>medium confidence</w:t>
      </w:r>
      <w:r w:rsidRPr="00C734F4">
        <w:rPr>
          <w:rFonts w:cs="Times New Roman"/>
          <w:lang w:val="en-GB"/>
        </w:rPr>
        <w:t xml:space="preserve"> (</w:t>
      </w:r>
      <w:r w:rsidRPr="00C734F4">
        <w:rPr>
          <w:rFonts w:cs="Times New Roman"/>
          <w:i/>
          <w:lang w:val="en-GB"/>
        </w:rPr>
        <w:t>medium evidence, high agreement</w:t>
      </w:r>
      <w:r w:rsidRPr="00C734F4">
        <w:rPr>
          <w:rFonts w:cs="Times New Roman"/>
          <w:lang w:val="en-GB"/>
        </w:rPr>
        <w:t xml:space="preserve">) </w:t>
      </w:r>
      <w:commentRangeStart w:id="2065"/>
      <w:r w:rsidRPr="00C734F4">
        <w:rPr>
          <w:rFonts w:cs="Times New Roman"/>
          <w:lang w:val="en-GB"/>
        </w:rPr>
        <w:fldChar w:fldCharType="begin" w:fldLock="1"/>
      </w:r>
      <w:r w:rsidR="000465A7">
        <w:rPr>
          <w:rFonts w:cs="Times New Roman"/>
          <w:lang w:val="en-GB"/>
        </w:rPr>
        <w:instrText>ADDIN CSL_CITATION { "citationItems" : [ { "id" : "ITEM-1",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"ITEM-1",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"ITEM-3",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"ITEM-4", "itemData" : { "DOI" : "10.1002/joc.4835", "ISSN" : "08998418", "abstract" : "ABSTRACT Model-based studies on urban heat islands can be seriously affected by errors in near-surface air temperature (T2), especially if errors differ between cities and their rural surroundings. Furthermore, errors in T2 strongly depend on selected parameterisation schemes, in particular on the planetary boundary layer (PBL) scheme and the urban canopy model (UCM). We developed the Central Europe Refined analysis (CER), a dataset generated by dynamically downscaling a global atmospheric reanalysis with the Weather Research and Forecasting (WRF) model for Central Europe (30?km), Germany (10?km), and the region of Berlin-Brandenburg (2?km). CER data were analysed to study urban?rural and intra-urban differences in T2 for Berlin as well as to test the sensitivity of T2 against two different PBL schemes, a mosaic approach, and three UCMs with different levels of complexity. Results were evaluated using data from 22 weather stations. All tested configurations simulated T2 with small deviations from observations. The PBL schemes predominantly control the deviation of T2. From the tested PBL schemes, the Bougeault?Lacarr\u00e9re scheme performed better than the Mellor?Yamada?Janji? scheme. The application of different UCMs and the mosaic approach also influenced the deviations, but not as strongly as the PBL schemes. The performance of the UCMs regarding the representation of intra-urban and urban?rural differences showed that differences were largest when using a complex multi-layer UCM. Overall, the simplest model showed lowest deviations. We conclude that more research on UCMs is required because complex UCMs showed potentials but did not outperform the simple slab model.", "author" : [ { "dropping-particle" : "", "family" : "J\u00e4nicke", "given" : "Britta", "non-dropping-particle" : "", "parse-names" : false, "suffix" : "" }, { "dropping-particle" : "", "family" : "Meier", "given" : "Fred", "non-dropping-particle" : "", "parse-names" : false, "suffix" : "" }, { "dropping-particle" : "", "family" : "Fenner", "given" : "Daniel", "non-dropping-particle" : "", "parse-names" : false, "suffix" : "" }, { "dropping-particle" : "", "family" : "Fehrenbach", "given" : "Ute", "non-dropping-particle" : "", "parse-names" : false, "suffix" : "" }, { "dropping-particle" : "", "family" : "Holtmann", "given" : "Achim", "non-dropping-particle" : "", "parse-names" : false, "suffix" : "" }, { "dropping-particle" : "", "family" : "Scherer", "given" : "Dieter", "non-dropping-particle" : "", "parse-names" : false, "suffix" : "" } ], "container-title" : "International Journal of Climatology", "id" : "ITEM-4", "issue" : "4", "issued" : { "date-parts" : [ [ "2017", "3", "10" ] ] }, "note" : "doi: 10.1002/joc.4835", "page" : "2063-2079", "publisher" : "Wiley-Blackwell", "title" : "Urban-rural differences in near-surface air temperature as resolved by the Central Europe Refined analysis (CER): sensitivity to planetary boundary layer schemes and urban canopy models", "translator" : [ { "dropping-particle" : "", "family" : "Q3915", "given" : "", "non-dropping-particle" : "", "parse-names" : false, "suffix" : "" } ], "type" : "article-journal", "volume" : "37" }, "uris" : [ "http://www.mendeley.com/documents/?uuid=138ff32a-b015-3768-86b4-b6af3f113e38" ] }, { "id" : "ITEM-5",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"ITEM-5",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"ITEM-6", "itemData" : { "DOI" : "10.2151/jmsj.2012-B03", "ISBN" : "0026-1165", "abstract" : "The present study applies the WRF model involving the single-layer urban canopy model (hereafter, WRF_UCM) to urban climate simulation of the Tokyo metropolitan area for August (2004\u20132007) and compare results to (a) observations, and (b) the WRF model involving the slab urban model (hereafter, WRF_SLAB). In this urban area, WRF_UCM accurately captures the observed monthly mean daytime and nocturnal UHI, whereas WRF_SLAB does not show a nocturnal UHI. Moreover, the observed diurnal variations of the surface air temperature for central Tokyo and Kumagaya, a nearby inland city, are reproduced well by WRF_UCM. However, WRF_SLAB exhibits both a 1-hr phase shift and a 6.2 C excess oscillation magnitude over observa- tions. In addition, WRF_UCM accurately reproduces the frequency distribution of surface air temperatures, showing a maximum at 27 C, whereas WRF_SLAB produce a bimodal distribution, with double peaks at 23 and 33 C. Finally, WRF_UCM does a much better job than WRF_SLAB at modeling the relative humidity.", "author" : [ { "dropping-particle" : "", "family" : "Kusaka", "given" : "Hiroyuki", "non-dropping-particle" : "", "parse-names" : false, "suffix" : "" }, { "dropping-particle" : "", "family" : "Chen", "given" : "Fei", "non-dropping-particle" : "", "parse-names" : false, "suffix" : "" }, { "dropping-particle" : "", "family" : "Tewari", "given" : "Mukul", "non-dropping-particle" : "", "parse-names" : false, "suffix" : "" }, { "dropping-particle" : "", "family" : "Dudhia", "given" : "Jimy", "non-dropping-particle" : "", "parse-names" : false, "suffix" : "" }, { "dropping-particle" : "", "family" : "Gill", "given" : "David O.", "non-dropping-particle" : "", "parse-names" : false, "suffix" : "" }, { "dropping-particle" : "", "family" : "Duda", "given" : "Michael G.", "non-dropping-particle" : "", "parse-names" : false, "suffix" : "" }, { "dropping-particle" : "", "family" : "Wang", "given" : "Wei", "non-dropping-particle" : "", "parse-names" : false, "suffix" : "" }, { "dropping-particle" : "", "family" : "Miya", "given" : "Yukako", "non-dropping-particle" : "", "parse-names" : false, "suffix" : "" } ], "container-title" : "Journal of the Meteorological Society of Japan. Series II", "id" : "ITEM-6", "issued" : { "date-parts" : [ [ "2012" ] ] }, "title" : "Numerical Simulation of Urban Heat Island Effect by the WRF Model with 4-km Grid Increment: An Inter-Comparison Study between the Urban Canopy Model and Slab Model", "translator" : [ { "dropping-particle" : "", "family" : "Q3922", "given" : "", "non-dropping-particle" : "", "parse-names" : false, "suffix" : "" } ], "type" : "article-journal" }, "uris" : [ "http://www.mendeley.com/documents/?uuid=312f5e00-fc46-3066-a5ea-05a3cbad23f7" ] } ], "mendeley" : { "formattedCitation" : "(Kusaka et al., 2012a; McCarthy et al., 2012; Hamdi et al., 2014; Trusilova et al., 2016; J\u00e4nicke et al., 2017; Daniel et al., 2019)", "plainTextFormattedCitation" : "(Kusaka et al., 2012a; McCarthy et al., 2012; Hamdi et al., 2014; Trusilova et al., 2016; J\u00e4nicke et al., 2017; Daniel et al., 2019)", "previouslyFormattedCitation" : "(Kusaka et al., 2012a; McCarthy et al., 2012; Hamdi et al., 2014; Trusilova et al., 2016; J\u00e4nicke et al., 2017; Daniel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(Kusaka et al., 2012</w:t>
      </w:r>
      <w:ins w:id="2066" w:author="Robin Matthews" w:date="2021-07-11T19:51:00Z">
        <w:r w:rsidR="00C24F7C">
          <w:rPr>
            <w:rFonts w:cs="Times New Roman"/>
            <w:noProof/>
            <w:lang w:val="en-GB"/>
          </w:rPr>
          <w:t>b</w:t>
        </w:r>
      </w:ins>
      <w:del w:id="2067" w:author="Robin Matthews" w:date="2021-07-11T19:51:00Z">
        <w:r w:rsidR="00E41CA2" w:rsidDel="00C24F7C">
          <w:rPr>
            <w:rFonts w:cs="Times New Roman"/>
            <w:noProof/>
            <w:lang w:val="en-GB"/>
          </w:rPr>
          <w:delText>a</w:delText>
        </w:r>
      </w:del>
      <w:r w:rsidR="00E41CA2">
        <w:rPr>
          <w:rFonts w:cs="Times New Roman"/>
          <w:noProof/>
          <w:lang w:val="en-GB"/>
        </w:rPr>
        <w:t>; McCarthy et al., 2012; Hamdi et al., 2014; Trusilova et al., 2016; Jänicke et al., 2017; Daniel et al., 2019)</w:t>
      </w:r>
      <w:r w:rsidRPr="00C734F4">
        <w:rPr>
          <w:rFonts w:cs="Times New Roman"/>
          <w:lang w:val="en-GB"/>
        </w:rPr>
        <w:fldChar w:fldCharType="end"/>
      </w:r>
      <w:commentRangeEnd w:id="2065"/>
      <w:r w:rsidR="00E41CA2">
        <w:rPr>
          <w:rStyle w:val="CommentReference"/>
          <w:rFonts w:asciiTheme="minorHAnsi" w:eastAsiaTheme="minorHAnsi" w:hAnsiTheme="minorHAnsi"/>
          <w:lang w:eastAsia="en-US"/>
        </w:rPr>
        <w:commentReference w:id="2065"/>
      </w:r>
      <w:r w:rsidRPr="00C734F4">
        <w:rPr>
          <w:rFonts w:cs="Times New Roman"/>
          <w:lang w:val="en-GB"/>
        </w:rPr>
        <w:t xml:space="preserve"> that a simple single-layer parameterization, is sufficient for the correct simulation of the urban heat island magnitude and its interplay with regional climate change.</w:t>
      </w:r>
    </w:p>
    <w:p w14:paraId="6A31B2A1" w14:textId="77777777" w:rsidR="0038381F" w:rsidRPr="00C734F4" w:rsidRDefault="0038381F" w:rsidP="0038381F">
      <w:pPr>
        <w:pStyle w:val="AR6BodyText"/>
        <w:shd w:val="clear" w:color="auto" w:fill="DEEAF6" w:themeFill="accent1" w:themeFillTint="33"/>
        <w:rPr>
          <w:rStyle w:val="Strong"/>
          <w:rFonts w:eastAsiaTheme="majorEastAsia"/>
          <w:lang w:val="en-GB"/>
        </w:rPr>
      </w:pPr>
    </w:p>
    <w:p w14:paraId="0F9EB783"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Observed Trends</w:t>
      </w:r>
    </w:p>
    <w:p w14:paraId="56F2DB14" w14:textId="2579C0A6" w:rsidR="0038381F" w:rsidRPr="00C734F4" w:rsidRDefault="0038381F" w:rsidP="0038381F">
      <w:pPr>
        <w:pStyle w:val="AR6BodyText"/>
        <w:shd w:val="clear" w:color="auto" w:fill="DEEAF6" w:themeFill="accent1" w:themeFillTint="33"/>
        <w:rPr>
          <w:rFonts w:eastAsiaTheme="majorEastAsia" w:cs="Times New Roman"/>
          <w:lang w:val="en-GB"/>
        </w:rPr>
      </w:pPr>
      <w:r w:rsidRPr="00C734F4">
        <w:rPr>
          <w:rFonts w:cs="Times New Roman"/>
          <w:lang w:val="en-GB"/>
        </w:rPr>
        <w:t xml:space="preserve">There is </w:t>
      </w:r>
      <w:r w:rsidRPr="00C734F4">
        <w:rPr>
          <w:rFonts w:cs="Times New Roman"/>
          <w:i/>
          <w:lang w:val="en-GB"/>
        </w:rPr>
        <w:t>medium evidence</w:t>
      </w:r>
      <w:r w:rsidRPr="00C734F4">
        <w:rPr>
          <w:rFonts w:cs="Times New Roman"/>
          <w:lang w:val="en-GB"/>
        </w:rPr>
        <w:t xml:space="preserve"> but</w:t>
      </w:r>
      <w:r w:rsidRPr="00C734F4">
        <w:rPr>
          <w:rFonts w:cs="Times New Roman"/>
          <w:i/>
          <w:lang w:val="en-GB"/>
        </w:rPr>
        <w:t xml:space="preserve"> high agreement</w:t>
      </w:r>
      <w:r w:rsidRPr="00C734F4">
        <w:rPr>
          <w:rFonts w:cs="Times New Roman"/>
          <w:lang w:val="en-GB"/>
        </w:rPr>
        <w:t xml:space="preserve"> </w:t>
      </w:r>
      <w:commentRangeStart w:id="2068"/>
      <w:r w:rsidRPr="00C734F4">
        <w:rPr>
          <w:rFonts w:cs="Times New Roman"/>
          <w:lang w:val="en-GB"/>
        </w:rPr>
        <w:fldChar w:fldCharType="begin" w:fldLock="1"/>
      </w:r>
      <w:ins w:id="2069" w:author="Robin Matthews" w:date="2021-07-11T19:51:00Z">
        <w:r w:rsidR="00C24F7C">
          <w:rPr>
            <w:rFonts w:cs="Times New Roman"/>
            <w:lang w:val="en-GB"/>
          </w:rPr>
          <w:instrText>ADDIN CSL_CITATION { "citationItems" : [ { "id" : "ITEM-1",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"ITEM-1",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"ITEM-2",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"ITEM-2",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"ITEM-3", "itemData" : { "DOI" : "10.1002/wcc.21", "ISSN" : "1757-7780", "abstract" : "Abstract Urban heat islands are a result of the physical properties of buildings and other structures, and the emission of heat by human activities. They are most pronounced on clear, calm nights; their strength depends also on the background geography and climate, and there are often cool islands in parks and less-developed areas. Some old city centers no longer show warming trends relative to rural neighbourhoods, because urban development has stabilised. This article reviews the effects that urban heat islands may have on estimates of global near-surface temperature trends. These effects have been reduced by avoiding or adjusting urban temperature measurements. Comparisons of windy weather with calm-weather air temperature trends for a worldwide set of observing sites suggest that global near-surface temperature trends have not been greatly affected by urban warming trends; this is supported by comparisons with marine surface temperatures. The use of dynamical-model-based reanalyses to estimate urban influences has been hindered by the heterogeneity of the data input to the reanalyses and by biases in the models. However, improvements in reanalyses are increasing their utility for assessing the surface air temperature record. High-resolution climate models and data on changing land use offer potential for future assessment of worldwide urban warming influences. The latest assessments of the likely magnitude of the residual urban trend in available global near-surface temperature records are summarized, along with the uncertainties of these residual trends. Copyright ? 2010 John Wiley &amp; Sons, Ltd. This article is categorized under: Paleoclimates and Current Trends &gt; Detection and Attribution", "author" : [ { "dropping-particle" : "", "family" : "Parker", "given" : "David E", "non-dropping-particle" : "", "parse-names" : false, "suffix" : "" } ], "container-title" : "WIREs Climate Change", "id" : "ITEM-3", "issue" : "1", "issued" : { "date-parts" : [ [ "2010", "1", "1" ] ] }, "note" : "From Duplicate 1 (Urban heat island effects on estimates of observed climate change - Parker, David E)\n\ndoi: 10.1002/wcc.21", "page" : "123-133", "publisher" : "John Wiley &amp; Sons, Ltd", "title" : "Urban heat island effects on estimates of observed climate change", "translator" : [ { "dropping-particle" : "", "family" : "Q6240", "given" : "", "non-dropping-particle" : "", "parse-names" : false, "suffix" : "" } ], "type" : "article-journal", "volume" : "1" }, "uris" : [ "http://www.mendeley.com/documents/?uuid=2acd7760-152a-4b4e-8f4e-153dbd325ad9" ] } ], "mendeley" : { "formattedCitation" : "(Parker, 2010; Zhang et al., 2013; Chen et al., 2016b)", "manualFormatting" : "(Parker, 2010; Zhang et al., 2013; H. Chen et al., 2016)", "plainTextFormattedCitation" : "(Parker, 2010; Zhang et al., 2013; Chen et al., 2016b)", "previouslyFormattedCitation" : "(Parker, 2010; Zhang et al., 2013; Chen et al., 2016b)" }, "properties" : { "noteIndex" : 0 }, "schema" : "https://github.com/citation-style-language/schema/raw/master/csl-citation.json" }</w:instrText>
        </w:r>
      </w:ins>
      <w:del w:id="2070" w:author="Robin Matthews" w:date="2021-07-11T19:51:00Z">
        <w:r w:rsidR="000465A7" w:rsidDel="00C24F7C">
          <w:rPr>
            <w:rFonts w:cs="Times New Roman"/>
            <w:lang w:val="en-GB"/>
          </w:rPr>
          <w:delInstrText>ADDIN CSL_CITATION { "citationItems" : [ { "id" : "ITEM-1",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"ITEM-1",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"ITEM-2",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"ITEM-2",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"ITEM-3", "itemData" : { "DOI" : "10.1002/wcc.21", "ISSN" : "1757-7780", "abstract" : "Abstract Urban heat islands are a result of the physical properties of buildings and other structures, and the emission of heat by human activities. They are most pronounced on clear, calm nights; their strength depends also on the background geography and climate, and there are often cool islands in parks and less-developed areas. Some old city centers no longer show warming trends relative to rural neighbourhoods, because urban development has stabilised. This article reviews the effects that urban heat islands may have on estimates of global near-surface temperature trends. These effects have been reduced by avoiding or adjusting urban temperature measurements. Comparisons of windy weather with calm-weather air temperature trends for a worldwide set of observing sites suggest that global near-surface temperature trends have not been greatly affected by urban warming trends; this is supported by comparisons with marine surface temperatures. The use of dynamical-model-based reanalyses to estimate urban influences has been hindered by the heterogeneity of the data input to the reanalyses and by biases in the models. However, improvements in reanalyses are increasing their utility for assessing the surface air temperature record. High-resolution climate models and data on changing land use offer potential for future assessment of worldwide urban warming influences. The latest assessments of the likely magnitude of the residual urban trend in available global near-surface temperature records are summarized, along with the uncertainties of these residual trends. Copyright ? 2010 John Wiley &amp; Sons, Ltd. This article is categorized under: Paleoclimates and Current Trends &gt; Detection and Attribution", "author" : [ { "dropping-particle" : "", "family" : "Parker", "given" : "David E", "non-dropping-particle" : "", "parse-names" : false, "suffix" : "" } ], "container-title" : "WIREs Climate Change", "id" : "ITEM-3", "issue" : "1", "issued" : { "date-parts" : [ [ "2010", "1", "1" ] ] }, "note" : "From Duplicate 1 (Urban heat island effects on estimates of observed climate change - Parker, David E)\n\ndoi: 10.1002/wcc.21", "page" : "123-133", "publisher" : "John Wiley &amp; Sons, Ltd", "title" : "Urban heat island effects on estimates of observed climate change", "translator" : [ { "dropping-particle" : "", "family" : "Q6240", "given" : "", "non-dropping-particle" : "", "parse-names" : false, "suffix" : "" } ], "type" : "article-journal", "volume" : "1" }, "uris" : [ "http://www.mendeley.com/documents/?uuid=2acd7760-152a-4b4e-8f4e-153dbd325ad9" ] } ], "mendeley" : { "formattedCitation" : "(Parker, 2010; Zhang et al., 2013; Chen et al., 2016b)", "plainTextFormattedCitation" : "(Parker, 2010; Zhang et al., 2013; Chen et al., 2016b)", "previouslyFormattedCitation" : "(Parker, 2010; Zhang et al., 2013; Chen et al., 2016b)"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(Parker, 2010; Zhang et al., 2013; </w:t>
      </w:r>
      <w:ins w:id="2071" w:author="Robin Matthews" w:date="2021-07-11T19:51:00Z">
        <w:r w:rsidR="00C24F7C">
          <w:rPr>
            <w:rFonts w:cs="Times New Roman"/>
            <w:noProof/>
            <w:lang w:val="en-GB"/>
          </w:rPr>
          <w:t xml:space="preserve">H. </w:t>
        </w:r>
      </w:ins>
      <w:r w:rsidR="00E41CA2">
        <w:rPr>
          <w:rFonts w:cs="Times New Roman"/>
          <w:noProof/>
          <w:lang w:val="en-GB"/>
        </w:rPr>
        <w:t>Chen et al., 2016</w:t>
      </w:r>
      <w:del w:id="2072" w:author="Robin Matthews" w:date="2021-07-11T19:51:00Z">
        <w:r w:rsidR="00E41CA2" w:rsidDel="00C24F7C">
          <w:rPr>
            <w:rFonts w:cs="Times New Roman"/>
            <w:noProof/>
            <w:lang w:val="en-GB"/>
          </w:rPr>
          <w:delText>b</w:delText>
        </w:r>
      </w:del>
      <w:r w:rsidR="00E41CA2">
        <w:rPr>
          <w:rFonts w:cs="Times New Roman"/>
          <w:noProof/>
          <w:lang w:val="en-GB"/>
        </w:rPr>
        <w:t>)</w:t>
      </w:r>
      <w:r w:rsidRPr="00C734F4">
        <w:rPr>
          <w:rFonts w:cs="Times New Roman"/>
          <w:lang w:val="en-GB"/>
        </w:rPr>
        <w:fldChar w:fldCharType="end"/>
      </w:r>
      <w:commentRangeEnd w:id="2068"/>
      <w:r w:rsidR="00E41CA2">
        <w:rPr>
          <w:rStyle w:val="CommentReference"/>
          <w:rFonts w:asciiTheme="minorHAnsi" w:eastAsiaTheme="minorHAnsi" w:hAnsiTheme="minorHAnsi"/>
          <w:lang w:eastAsia="en-US"/>
        </w:rPr>
        <w:commentReference w:id="2068"/>
      </w:r>
      <w:r w:rsidRPr="00C734F4">
        <w:rPr>
          <w:rFonts w:cs="Times New Roman"/>
          <w:lang w:val="en-GB"/>
        </w:rPr>
        <w:t xml:space="preserve"> that the global annual mean surface air temperature response to urbanization is negligible. </w:t>
      </w:r>
      <w:r w:rsidRPr="00C734F4">
        <w:rPr>
          <w:lang w:val="en-GB"/>
        </w:rPr>
        <w:t>There is very high confidence that the different observed warming trend in cities as compared to their surroundings can partly be attributed to urbanization (Box 10.3, Figure 1</w:t>
      </w:r>
      <w:r w:rsidR="00E441B7">
        <w:rPr>
          <w:lang w:val="en-GB"/>
        </w:rPr>
        <w:t>;</w:t>
      </w:r>
      <w:r w:rsidRPr="00C734F4">
        <w:rPr>
          <w:lang w:val="en-GB"/>
        </w:rPr>
        <w:t xml:space="preserve"> </w:t>
      </w:r>
      <w:commentRangeStart w:id="2073"/>
      <w:r w:rsidRPr="00C734F4">
        <w:rPr>
          <w:rFonts w:cs="Times New Roman"/>
          <w:lang w:val="en-GB"/>
        </w:rPr>
        <w:fldChar w:fldCharType="begin" w:fldLock="1"/>
      </w:r>
      <w:r w:rsidR="000465A7">
        <w:rPr>
          <w:rFonts w:cs="Times New Roman"/>
          <w:lang w:val="en-GB"/>
        </w:rPr>
        <w:instrText>ADDIN CSL_CITATION { "citationItems" : [ { "id" : "ITEM-1", "itemData" : { "DOI" : "10.1002/2017JD027167", "ISSN" : "2169-897X", "abstract" : "Abstract This study conducted an updated analysis of the long-term temperature trends over South Korea and reassessed the contribution of the urbanization effect to the local warming trends. Linear trends were analyzed for three different periods over South Korea in order to consider possible inhomogeneity due to changes in the number of available stations: recent 103\u00a0years (1912?2014), 61\u00a0years (1954?2014), and 42\u00a0years (1973?2014). The local temperature has increased by 1.90\u00b0C, 1.35\u00b0C, and 0.99\u00b0C during the three periods, respectively, which are found 1.4?2.6 times larger than the global land mean trends. The countries located in the northern middle and high latitudes exhibit similar warming trends (about 1.5 times stronger than the global mean), suggesting a weak influence of urbanization on the local warming over South Korea. Urbanization contribution is assessed using two methods. First, results from ?city minus rural? methods showed that 30?45% of the local warming trends during recent four decades are likely due to the urbanization effect, depending on station classification methods and analysis periods. Results from an ?observation minus reanalysis? method using the Twentieth Century Reanalysis (20CR) data sets (v2 and v2c) indicated about 25?30% contribution of the urbanization effect to the local warming trend during the recent six decades. However, the urbanization contribution was estimated as low as 3?11% when considering the century-long period. Our results confirm large uncertainties in the estimation of urbanization contribution when using shorter-term periods and suggest that the urbanization contribution to the century-long warming trends could be much lower.", "author" : [ { "dropping-particle" : "", "family" : "Park", "given" : "Bo-Joung", "non-dropping-particle" : "", "parse-names" : false, "suffix" : "" }, { "dropping-particle" : "", "family" : "Kim", "given" : "Yeon-Hee", "non-dropping-particle" : "", "parse-names" : false, "suffix" : "" }, { "dropping-particle" : "", "family" : "Min", "given" : "Seung-Ki", "non-dropping-particle" : "", "parse-names" : false, "suffix" : "" }, { "dropping-particle" : "", "family" : "Kim", "given" : "Maeng-Ki", "non-dropping-particle" : "", "parse-names" : false, "suffix" : "" }, { "dropping-particle" : "", "family" : "Choi", "given" : "Youngeun", "non-dropping-particle" : "", "parse-names" : false, "suffix" : "" }, { "dropping-particle" : "", "family" : "Boo", "given" : "Kyung-On", "non-dropping-particle" : "", "parse-names" : false, "suffix" : "" }, { "dropping-particle" : "", "family" : "Shim", "given" : "Sungbo", "non-dropping-particle" : "", "parse-names" : false, "suffix" : "" } ], "container-title" : "Journal of Geophysical Research: Atmospheres", "id" : "ITEM-1", "issue" : "20", "issued" : { "date-parts" : [ [ "2017", "10", "27" ] ] }, "note" : "doi: 10.1002/2017JD027167", "page" : "10,610-637,654", "publisher" : "John Wiley &amp; Sons, Ltd", "title" : "Long-Term Warming Trends in Korea and Contribution of Urbanization: An Updated Assessment", "translator" : [ { "dropping-particle" : "", "family" : "Q5844", "given" : "", "non-dropping-particle" : "", "parse-names" : false, "suffix" : "" } ], "type" : "article-journal", "volume" : "122" }, "uris" : [ "http://www.mendeley.com/documents/?uuid=1341f736-7070-4f2e-9ddd-a40e83ebc9e0" ] } ], "mendeley" : { "formattedCitation" : "(Park et al., 2017)", "manualFormatting" : "Park et al., 2017)", "plainTextFormattedCitation" : "(Park et al., 2017)", "previouslyFormattedCitation" : "(Park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Park et al., 2017)</w:t>
      </w:r>
      <w:r w:rsidRPr="00C734F4">
        <w:rPr>
          <w:rFonts w:cs="Times New Roman"/>
          <w:lang w:val="en-GB"/>
        </w:rPr>
        <w:fldChar w:fldCharType="end"/>
      </w:r>
      <w:commentRangeEnd w:id="2073"/>
      <w:r w:rsidR="00E41CA2">
        <w:rPr>
          <w:rStyle w:val="CommentReference"/>
          <w:rFonts w:asciiTheme="minorHAnsi" w:eastAsiaTheme="minorHAnsi" w:hAnsiTheme="minorHAnsi"/>
          <w:lang w:eastAsia="en-US"/>
        </w:rPr>
        <w:commentReference w:id="2073"/>
      </w:r>
      <w:r w:rsidRPr="00C734F4">
        <w:rPr>
          <w:rFonts w:cs="Times New Roman"/>
          <w:lang w:val="en-GB"/>
        </w:rPr>
        <w:t>.</w:t>
      </w:r>
    </w:p>
    <w:p w14:paraId="3DCB7AD6" w14:textId="77777777" w:rsidR="0038381F" w:rsidRPr="00C734F4" w:rsidRDefault="0038381F" w:rsidP="0038381F">
      <w:pPr>
        <w:pStyle w:val="AR6BodyText"/>
        <w:shd w:val="clear" w:color="auto" w:fill="DEEAF6" w:themeFill="accent1" w:themeFillTint="33"/>
        <w:rPr>
          <w:rFonts w:cs="Times New Roman"/>
          <w:lang w:val="en-GB"/>
        </w:rPr>
      </w:pPr>
    </w:p>
    <w:p w14:paraId="42344526" w14:textId="77777777" w:rsidR="0038381F" w:rsidRPr="00C734F4" w:rsidRDefault="0038381F" w:rsidP="0038381F">
      <w:pPr>
        <w:pStyle w:val="AR6BodyText"/>
        <w:shd w:val="clear" w:color="auto" w:fill="DEEAF6" w:themeFill="accent1" w:themeFillTint="33"/>
        <w:rPr>
          <w:rFonts w:cs="Times New Roman"/>
          <w:lang w:val="en-GB"/>
        </w:rPr>
      </w:pPr>
    </w:p>
    <w:p w14:paraId="6A4DA1BD" w14:textId="77777777" w:rsidR="0038381F" w:rsidRPr="00C734F4" w:rsidRDefault="0038381F" w:rsidP="0038381F">
      <w:pPr>
        <w:pStyle w:val="AR6BodyText"/>
        <w:shd w:val="clear" w:color="auto" w:fill="DEEAF6" w:themeFill="accent1" w:themeFillTint="33"/>
        <w:rPr>
          <w:rFonts w:cs="Times New Roman"/>
          <w:b/>
          <w:lang w:val="en-GB"/>
        </w:rPr>
      </w:pPr>
      <w:r w:rsidRPr="00C734F4">
        <w:rPr>
          <w:rFonts w:cs="Times New Roman"/>
          <w:b/>
          <w:lang w:val="en-GB"/>
        </w:rPr>
        <w:t>[START BOX 10.3, FIGURE 1 HERE]</w:t>
      </w:r>
    </w:p>
    <w:p w14:paraId="3F42AED2" w14:textId="77777777" w:rsidR="0038381F" w:rsidRPr="00C734F4" w:rsidRDefault="0038381F" w:rsidP="0038381F">
      <w:pPr>
        <w:pStyle w:val="AR6BodyText"/>
        <w:shd w:val="clear" w:color="auto" w:fill="DEEAF6" w:themeFill="accent1" w:themeFillTint="33"/>
        <w:rPr>
          <w:rStyle w:val="AR6Chap10FigureCar"/>
          <w:lang w:val="en-GB"/>
        </w:rPr>
      </w:pPr>
    </w:p>
    <w:p w14:paraId="7C397BFD" w14:textId="0D177C52" w:rsidR="0038381F" w:rsidRPr="00C734F4" w:rsidRDefault="0038381F" w:rsidP="00B23FA3">
      <w:pPr>
        <w:pStyle w:val="AR6Chap10Figure"/>
        <w:numPr>
          <w:ilvl w:val="0"/>
          <w:numId w:val="0"/>
        </w:numPr>
        <w:shd w:val="clear" w:color="auto" w:fill="DEEAF6" w:themeFill="accent1" w:themeFillTint="33"/>
        <w:ind w:left="1701" w:hanging="1701"/>
        <w:rPr>
          <w:lang w:val="en-GB" w:eastAsia="en-JM"/>
        </w:rPr>
      </w:pPr>
      <w:r w:rsidRPr="00C734F4">
        <w:rPr>
          <w:b/>
          <w:lang w:val="en-GB"/>
        </w:rPr>
        <w:t>Box 10.3, Figure 1:</w:t>
      </w:r>
      <w:r w:rsidRPr="00C734F4">
        <w:rPr>
          <w:lang w:val="en-GB"/>
        </w:rPr>
        <w:t xml:space="preserve"> </w:t>
      </w:r>
      <w:r w:rsidR="00494D7B" w:rsidRPr="00441820">
        <w:rPr>
          <w:b/>
          <w:color w:val="000000"/>
          <w:szCs w:val="20"/>
        </w:rPr>
        <w:t>Urban warming compared to global GHG-induced warming.</w:t>
      </w:r>
      <w:r w:rsidR="00494D7B">
        <w:rPr>
          <w:color w:val="000000"/>
          <w:szCs w:val="20"/>
        </w:rPr>
        <w:t xml:space="preserve"> (a) Change in the annual mean surface </w:t>
      </w:r>
      <w:r w:rsidR="008307C0">
        <w:rPr>
          <w:color w:val="000000"/>
          <w:szCs w:val="20"/>
        </w:rPr>
        <w:t xml:space="preserve">air </w:t>
      </w:r>
      <w:r w:rsidR="00494D7B">
        <w:rPr>
          <w:color w:val="000000"/>
          <w:szCs w:val="20"/>
        </w:rPr>
        <w:t xml:space="preserve">temperature over the period 1950‒2018 based on </w:t>
      </w:r>
      <w:r w:rsidR="00235AED">
        <w:rPr>
          <w:color w:val="000000"/>
          <w:szCs w:val="20"/>
        </w:rPr>
        <w:t xml:space="preserve">the </w:t>
      </w:r>
      <w:r w:rsidR="00494D7B">
        <w:rPr>
          <w:color w:val="000000"/>
          <w:szCs w:val="20"/>
        </w:rPr>
        <w:t xml:space="preserve">local linear trend retrieved from CRU TS (°C per 68 years). This background warming is compared to the local warming that has been reported during 1950‒2018 in the literature from historical urbanization. The relative share of the total warming as percentage between the urban warming and the surrounding warming is plotted in a circle for each city. This map has been compiled from a review study </w:t>
      </w:r>
      <w:r w:rsidR="00494D7B" w:rsidRPr="00A41258">
        <w:rPr>
          <w:color w:val="000000"/>
          <w:szCs w:val="20"/>
        </w:rPr>
        <w:fldChar w:fldCharType="begin" w:fldLock="1"/>
      </w:r>
      <w:r w:rsidR="000465A7">
        <w:rPr>
          <w:color w:val="000000"/>
          <w:szCs w:val="20"/>
        </w:rPr>
        <w:instrText>ADDIN CSL_CITATION { "citationItems" : [ { "id" : "ITEM-1", "itemData" : { "DOI" : "10.1007/s41748-020-00193-3", "ISSN" : "2509-9426", "abstract" : "As an effect of climate change, cities need detailed information on urban climates at decision scale that cannot be easily delivered using current observation networks, nor global and even regional climate models. A review is presented of the recent literature and recommendations are formulated for future work. In most cities, historical observational records are too short, discontinuous, or of too poor quality to support trend analysis and climate change attribution. For climate modeling, on the other hand, specific dynamical and thermal parameterization dedicated to the exchange of water and energy between the atmosphere and the urban surfaces have to be implemented. Therefore, to fully understand how cities are impacted by climate change, it is important to have (1) simulations of the urban climate at fine spatial scales (including coastal hazards for coastal cities) integrating global climate scenarios with urban expansion and population growth scenarios and their associated uncertainty estimates, (2) urban climate observations, especially in Global South cities, and (3) spatial data of high resolution on urban structure and form, human behavior, and energy consumption.", "author" : [ { "dropping-particle" : "", "family" : "Hamdi", "given" : "Rafiq", "non-dropping-particle" : "", "parse-names" : false, "suffix" : "" }, { "dropping-particle" : "", "family" : "Kusaka", "given" : "Hiroyuki", "non-dropping-particle" : "", "parse-names" : false, "suffix" : "" }, { "dropping-particle" : "", "family" : "Doan", "given" : "Quang-Van", "non-dropping-particle" : "", "parse-names" : false, "suffix" : "" }, { "dropping-particle" : "", "family" : "Cai", "given" : "Peng", "non-dropping-particle" : "", "parse-names" : false, "suffix" : "" }, { "dropping-particle" : "", "family" : "He", "given" : "Huili", "non-dropping-particle" : "", "parse-names" : false, "suffix" : "" }, { "dropping-particle" : "", "family" : "Luo", "given" : "Geping", "non-dropping-particle" : "", "parse-names" : false, "suffix" : "" }, { "dropping-particle" : "", "family" : "Kuang", "given" : "Wenhui", "non-dropping-particle" : "", "parse-names" : false, "suffix" : "" }, { "dropping-particle" : "", "family" : "Caluwaerts", "given" : "Steven", "non-dropping-particle" : "", "parse-names" : false, "suffix" : "" }, { "dropping-particle" : "", "family" : "Duch\u00eane", "given" : "Fran\u00e7ois", "non-dropping-particle" : "", "parse-names" : false, "suffix" : "" }, { "dropping-particle" : "", "family" : "Schaeybroek", "given" : "Bert", "non-dropping-particle" : "Van", "parse-names" : false, "suffix" : "" }, { "dropping-particle" : "", "family" : "Termonia", "given" : "Piet", "non-dropping-particle" : "", "parse-names" : false, "suffix" : "" } ], "container-title" : "Earth Systems and Environment", "id" : "ITEM-1", "issue" : "4", "issued" : { "date-parts" : [ [ "2020", "12", "29" ] ] }, "page" : "631-646", "title" : "The State-of-the-Art of Urban Climate Change Modeling and Observations", "translator" : [ { "dropping-particle" : "", "family" : "Q6680", "given" : "", "non-dropping-particle" : "", "parse-names" : false, "suffix" : "" } ], "type" : "article-journal", "volume" : "4" }, "uris" : [ "http://www.mendeley.com/documents/?uuid=6e1331de-82ac-485a-9549-b1a345222685" ] } ], "mendeley" : { "formattedCitation" : "(Hamdi et al., 2020)", "plainTextFormattedCitation" : "(Hamdi et al., 2020)", "previouslyFormattedCitation" : "(Hamdi et al., 2020)" }, "properties" : { "noteIndex" : 0 }, "schema" : "https://github.com/citation-style-language/schema/raw/master/csl-citation.json" }</w:instrText>
      </w:r>
      <w:r w:rsidR="00494D7B" w:rsidRPr="00A41258">
        <w:rPr>
          <w:color w:val="000000"/>
          <w:szCs w:val="20"/>
        </w:rPr>
        <w:fldChar w:fldCharType="separate"/>
      </w:r>
      <w:r w:rsidR="00E41CA2">
        <w:rPr>
          <w:noProof/>
          <w:color w:val="000000"/>
          <w:szCs w:val="20"/>
        </w:rPr>
        <w:t>(Hamdi et al., 2020)</w:t>
      </w:r>
      <w:r w:rsidR="00494D7B" w:rsidRPr="00A41258">
        <w:rPr>
          <w:color w:val="000000"/>
          <w:szCs w:val="20"/>
        </w:rPr>
        <w:fldChar w:fldCharType="end"/>
      </w:r>
      <w:r w:rsidR="00494D7B" w:rsidRPr="00A41258">
        <w:rPr>
          <w:color w:val="000000"/>
          <w:szCs w:val="20"/>
        </w:rPr>
        <w:t>.</w:t>
      </w:r>
      <w:r w:rsidR="00494D7B">
        <w:rPr>
          <w:color w:val="000000"/>
          <w:szCs w:val="20"/>
        </w:rPr>
        <w:t xml:space="preserve"> (b) Low-pass filtered time series of the annual mean temperature (°C) observed in the urban station of Tokyo (red line) and the rural reference station in Choshi (blue line) in Japan. The filter is the same as the one used in Figure 10.10. (c) Uncertainties in the relative share of urban warming with respect to the total warming (%) related to the use of different global observational datasets: CRU TS (brown circles), Berkeley Earth (dark blue downward triangle), HadCRUT5 (cyan upward triangle), Cowtan Way (orange plus) and GISTEMP (purple squares). Further details on data sources and processing are available in the chapter data table (Table 10.SM.1</w:t>
      </w:r>
      <w:r w:rsidR="00687A07">
        <w:rPr>
          <w:color w:val="000000"/>
          <w:szCs w:val="20"/>
        </w:rPr>
        <w:t>1</w:t>
      </w:r>
      <w:r w:rsidR="00494D7B">
        <w:rPr>
          <w:color w:val="000000"/>
          <w:szCs w:val="20"/>
        </w:rPr>
        <w:t>).</w:t>
      </w:r>
    </w:p>
    <w:p w14:paraId="4456809C" w14:textId="77777777" w:rsidR="0038381F" w:rsidRPr="00C734F4" w:rsidRDefault="0038381F" w:rsidP="0038381F">
      <w:pPr>
        <w:pStyle w:val="AR6BodyText"/>
        <w:shd w:val="clear" w:color="auto" w:fill="DEEAF6" w:themeFill="accent1" w:themeFillTint="33"/>
        <w:rPr>
          <w:rFonts w:cs="Times New Roman"/>
          <w:lang w:val="en-GB"/>
        </w:rPr>
      </w:pPr>
    </w:p>
    <w:p w14:paraId="4590C97F" w14:textId="77777777" w:rsidR="0038381F" w:rsidRPr="00C734F4" w:rsidRDefault="0038381F" w:rsidP="0038381F">
      <w:pPr>
        <w:pStyle w:val="AR6BodyText"/>
        <w:shd w:val="clear" w:color="auto" w:fill="DEEAF6" w:themeFill="accent1" w:themeFillTint="33"/>
        <w:rPr>
          <w:rFonts w:cs="Times New Roman"/>
          <w:b/>
          <w:lang w:val="en-GB"/>
        </w:rPr>
      </w:pPr>
      <w:r w:rsidRPr="00C734F4">
        <w:rPr>
          <w:rFonts w:cs="Times New Roman"/>
          <w:b/>
          <w:lang w:val="en-GB"/>
        </w:rPr>
        <w:t>[END BOX 10.3, FIGURE 1 HERE]</w:t>
      </w:r>
    </w:p>
    <w:p w14:paraId="5E8EEB65" w14:textId="77777777" w:rsidR="0038381F" w:rsidRPr="00C734F4" w:rsidRDefault="0038381F" w:rsidP="0038381F">
      <w:pPr>
        <w:pStyle w:val="AR6BodyText"/>
        <w:shd w:val="clear" w:color="auto" w:fill="DEEAF6" w:themeFill="accent1" w:themeFillTint="33"/>
        <w:rPr>
          <w:rFonts w:cs="Times New Roman"/>
          <w:lang w:val="en-GB"/>
        </w:rPr>
      </w:pPr>
    </w:p>
    <w:p w14:paraId="2BE96EDD" w14:textId="77777777" w:rsidR="0038381F" w:rsidRPr="00C734F4" w:rsidRDefault="0038381F" w:rsidP="0038381F">
      <w:pPr>
        <w:pStyle w:val="AR6BodyText"/>
        <w:shd w:val="clear" w:color="auto" w:fill="DEEAF6" w:themeFill="accent1" w:themeFillTint="33"/>
        <w:rPr>
          <w:rFonts w:cs="Times New Roman"/>
          <w:lang w:val="en-GB"/>
        </w:rPr>
      </w:pPr>
    </w:p>
    <w:p w14:paraId="354EE0B7" w14:textId="41DB1FBB" w:rsidR="0038381F" w:rsidRPr="00C734F4" w:rsidRDefault="0038381F" w:rsidP="0038381F">
      <w:pPr>
        <w:pStyle w:val="AR6BodyText"/>
        <w:shd w:val="clear" w:color="auto" w:fill="DEEAF6" w:themeFill="accent1" w:themeFillTint="33"/>
        <w:rPr>
          <w:rFonts w:cs="Times New Roman"/>
          <w:lang w:val="en-GB"/>
        </w:rPr>
      </w:pPr>
      <w:r w:rsidRPr="00C734F4">
        <w:rPr>
          <w:rFonts w:cs="Times New Roman"/>
          <w:lang w:val="en-GB"/>
        </w:rPr>
        <w:t xml:space="preserve">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 xml:space="preserve">) that the annual-mean minimum temperature is more affected by urbanization than the maximum temperature </w:t>
      </w:r>
      <w:commentRangeStart w:id="2074"/>
      <w:r w:rsidRPr="00C734F4">
        <w:rPr>
          <w:rFonts w:cs="Times New Roman"/>
          <w:lang w:val="en-GB"/>
        </w:rPr>
        <w:fldChar w:fldCharType="begin" w:fldLock="1"/>
      </w:r>
      <w:r w:rsidR="000465A7">
        <w:rPr>
          <w:rFonts w:cs="Times New Roman"/>
          <w:lang w:val="en-GB"/>
        </w:rPr>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"ITEM-2", "itemData" : { "DOI" : "10.1080/23754931.2015.1084525", "ISSN" : "2375-4931", "author" : [ { "dropping-particle" : "", "family" : "Alghamdi", "given" : "Ali S", "non-dropping-particle" : "", "parse-names" : false, "suffix" : "" }, { "dropping-particle" : "", "family" : "Moore", "given" : "Todd W", "non-dropping-particle" : "", "parse-names" : false, "suffix" : "" } ], "container-title" : "Papers in Applied Geography", "id" : "ITEM-2", "issue" : "4", "issued" : { "date-parts" : [ [ "2015", "10" ] ] }, "page" : "312-325", "publisher" : "Routledge", "title" : "Detecting Temporal Changes in Riyadh's Urban Heat Island", "translator" : [ { "dropping-particle" : "", "family" : "Q5186", "given" : "", "non-dropping-particle" : "", "parse-names" : false, "suffix" : "" } ], "type" : "article-journal", "volume" : "1" }, "uris" : [ "http://www.mendeley.com/documents/?uuid=1c089b5d-7ba8-4ce3-a00c-b671a73aeef9" ] }, { "id" : "ITEM-3", "itemData" : { "DOI" : "10.1029/2012JD018509", "ISBN" : "2169-8996", "ISSN" : "2169897X", "abstract" : "An assessment quantifying the impact of urbanization on temperature trends from the U.S. Historical Climatology Network (USHCN) is described. Stations were first classified as urban and nonurban (rural) using four different proxy measures of urbanity. Trends from the two station types were then compared using a pairing method that controls for differences in instrument type and via spatial gridding to account for the uneven distribution of stations. The comparisons reveal systematic differences between the raw (unadjusted) urban and rural temperature trends throughout the USHCN period of record according to all four urban classifications. According to these classifications, urbanization accounts for 14\u201321% of the rise in unadjusted minimum temperatures since 1895 and 6\u20139% since 1960. The USHCN version 2 homogenization process effectively removes this urban signal such that it becomes insignificant during the last 50\u201380 years. In contrast, prior to 1930, only about half of the urban signal is removed. Accordingly, the National Aeronautics and Space Administration Goddard Institute for Space Studies urban-correction procedure has essentially no impact on USHCN version 2 trends since 1930, but effectively removes the residual urban-rural temperature trend differences for years before 1930 according to all four urban proxy classifications. Finally, an evaluation of the homogenization of USHCN temperature series using subsets of rural-only and urban-only reference series from the larger U.S. Cooperative Observer (Coop) Network suggests that the composition of Coop stations surrounding USHCN stations is sufficiently \u201crural\u201d to limit the aliasing of urban heat island signals onto USHCN version 2 temperature trends during homogenization.", "author" : [ { "dropping-particle" : "", "family" : "Hausfather", "given" : "Zeke", "non-dropping-particle" : "", "parse-names" : false, "suffix" : "" }, { "dropping-particle" : "", "family" : "Menne", "given" : "Matthew J.", "non-dropping-particle" : "", "parse-names" : false, "suffix" : "" }, { "dropping-particle" : "", "family" : "Williams", "given" : "Claude N.", "non-dropping-particle" : "", "parse-names" : false, "suffix" : "" }, { "dropping-particle" : "", "family" : "Masters", "given" : "Troy", "non-dropping-particle" : "", "parse-names" : false, "suffix" : "" }, { "dropping-particle" : "", "family" : "Broberg", "given" : "Ronald", "non-dropping-particle" : "", "parse-names" : false, "suffix" : "" }, { "dropping-particle" : "", "family" : "Jones", "given" : "David", "non-dropping-particle" : "", "parse-names" : false, "suffix" : "" } ], "container-title" : "Journal of Geophysical Research: Atmospheres", "id" : "ITEM-3", "issue" : "2", "issued" : { "date-parts" : [ [ "2013", "1", "16" ] ] }, "page" : "481-494", "title" : "Quantifying the effect of urbanization on U.S. Historical Climatology Network temperature records", "translator" : [ { "dropping-particle" : "", "family" : "Q5481", "given" : "", "non-dropping-particle" : "", "parse-names" : false, "suffix" : "" } ], "type" : "article-journal", "volume" : "118" }, "uris" : [ "http://www.mendeley.com/documents/?uuid=4748ca30-e606-4a51-82f5-cec9d0f8a08a" ] }, { "id" : "ITEM-4", "itemData" : { "DOI" : "10.1002/qj.2642", "ISBN" : "0035-9009", "ISSN" : "00359009", "abstract" : "This study investigated the impacts of climate change on the urban heat island (UHI) and the number of very hot (maximum temperature &gt;35\u00b0C) and very cold days (minimum temperature &lt;5\u00b0C) in the central business district (CBD) of Melbourne city in Australia. A station located in Laverton (less urbanised area), which is 17 km southwest of Melbourne CBD, was selected as the reference station for the computation of UHI intensity in Melbourne CBD. Using daily minimum/maximum temperatures at the two stations, nocturnal/diurnal UHI intensities in Melbourne CBD were computed for the period 1952\u20132010. It was found that in Melbourne CBD, nocturnal UHI intensities show a clear rising trend over the period 1952\u20132010 unlike the diurnal UHI intensities. For the analysis of nocturnal UHI intensities in Melbourne CBD, under changing climate, for each calendar month statistical models based on the gene expression programming (GEP) technique were developed for downscaling general-circulation model (GCM) outputs to monthly average minimum temperature at Melbourne CBD and Laverton. Using the outputs of HadCM3, GFDL2.0 and ECHAM5 pertaining to the A2 greenhouse gas emission scenario on the downscaling models, projections of monthly average minimum temperature were produced for the two stations over the period 2000\u20132099. In each season, at both stations, the ensemble average of monthly minimum temperature gradually increased over the period 2000\u20132099. The ensemble-average UHI intensity in Melbourne CBD projected into the future was higher for all seasons in comparison to that of period 1952\u20131971. Downscaling models based on the GEP technique were developed for each calendar month for projecting the number of very hot days in November\u2013March and very cold days in May\u2013September in Melbourne CBD. It was found that, in the future, summer weather will spread to early autumn, and winter weather will move to early spring, in Melbourne CBD.", "author" : [ { "dropping-particle" : "", "family" : "Sachindra", "given" : "D. A.", "non-dropping-particle" : "", "parse-names" : false, "suffix" : "" }, { "dropping-particle" : "", "family" : "Ng", "given" : "A. W. M.", "non-dropping-particle" : "", "parse-names" : false, "suffix" : "" }, { "dropping-particle" : "", "family" : "Muthukumaran", "given" : "S.", "non-dropping-particle" : "", "parse-names" : false, "suffix" : "" }, { "dropping-particle" : "", "family" : "Perera", "given" : "B. J. C.", "non-dropping-particle" : "", "parse-names" : false, "suffix" : "" } ], "container-title" : "Quarterly Journal of the Royal Meteorological Society", "id" : "ITEM-4", "issue" : "694", "issued" : { "date-parts" : [ [ "2016" ] ] }, "page" : "172-186", "title" : "Impact of climate change on urban heat island effect and extreme temperatures: a case-study", "translator" : [ { "dropping-particle" : "", "family" : "Q5404", "given" : "", "non-dropping-particle" : "", "parse-names" : false, "suffix" : "" } ], "type" : "article-journal", "volume" : "142" }, "uris" : [ "http://www.mendeley.com/documents/?uuid=a5433f00-49f4-40bf-a6b7-b7fc56394618" ] }, { "id" : "ITEM-5", "itemData" : { "DOI" : "10.1007/s00704-011-0459-z", "ISBN" : "0177-798X", "ISSN" : "14344483", "PMID" : "70163186", "abstract" : "This paper describes the statistical characteristics and temporal variability of the urban heat island (UHI) intensity in Buenos Aires using 32-year surface meteorological data with 1-h time intervals. Seasonal analyses show that the UHI intensity is strongest during summer months and an \"inverse\" effect is found frequently during the afternoon hours of the same season. During winter, the UHI effect is in the minimal. The interannual trend and the seasonal variation of the UHI for the main synoptic hours for a longer record of 48 years are studied and associated to changes in meteorological factors as low-level circulation and cloud amount. Despite the population growth, it was found a negative trend in the nocturnal UHI intensity that could be explained by a decline of near clear-sky conditions, a negative trend in the calm frequencies and an increase in wind speed. Urban to rural temperature differences and rural temperatures are negatively correlated for diurnal and nocturnal hours both for annual and seasonal scales. This result is due to the lower interannual variability of urban temperatures in comparison to rural ones.", "author" : [ { "dropping-particle" : "", "family" : "Camilloni", "given" : "In\u00e9s", "non-dropping-particle" : "", "parse-names" : false, "suffix" : "" }, { "dropping-particle" : "", "family" : "Barrucand", "given" : "Mariana", "non-dropping-particle" : "", "parse-names" : false, "suffix" : "" } ], "container-title" : "Theoretical and Applied Climatology", "id" : "ITEM-5", "issued" : { "date-parts" : [ [ "2012" ] ] }, "title" : "Temporal variability of the Buenos Aires, Argentina, urban heat island", "translator" : [ { "dropping-particle" : "", "family" : "Q5178", "given" : "", "non-dropping-particle" : "", "parse-names" : false, "suffix" : "" } ], "type" : "article-journal" }, "uris" : [ "http://www.mendeley.com/documents/?uuid=6e66ef3f-ef2f-48ed-bebc-c71ed68d1dd1" ] }, { "id" : "ITEM-6", "itemData" : { "DOI" : "10.1002/joc.1420", "abstract" : "Abstract Statistical and numerical modeling tools were used to investigate the climatic effects of urbanization in Istanbul, the largest city in Turkey. Mann?Kendall trend test was applied to minimum temperature data from stations located in urban, suburban and rural areas in Istanbul to determine the existence and significance of trends, and the approximate years in which changes in the trends started. In addition, using a mesoscale atmospheric model, a sensitivity experiment was carried out to explore the atmospheric effects of urbanization in the city. Both statistical and modeling analyses indicated significant warming in the atmosphere over the urbanized areas. Mann?Kendall tests indicated statistically significant positive trends in the time series of the differences in minimum temperatures between urban and rural stations. Seasonal analyses showed that the urbanization effect on climate was most pronounced in summer. In most cases, the changes in the trends occurred in the 1970s and 1980s when the population growth rate in Istanbul increased dramatically. The model results exhibited a significant expansion of the urban heat island in Istanbul from 1951 to 2004, fairly consistent with the expansion of the city in this period. A two-cell structure for the urban heat island emerged at the reference level from the difference of the July simulations with current and past landscapes: one on the European side and the other on the Asian side of the city. The maximum reference-level temperature difference between the past and present simulations was found to be around 1 \u00b0C. The modeling experiment also indicated that the velocity of the prevailing northeasterly wind and the water vapor mixing ratio were both reduced over the city. The heating effect due to urbanization was found to penetrate about 600?800 m height in the atmosphere over the city, and the two surface heat island cells were found to combine aloft. Copyright ? 2006 Royal Meteorological Society", "author" : [ { "dropping-particle" : "", "family" : "Ezber", "given" : "Yasemin", "non-dropping-particle" : "", "parse-names" : false, "suffix" : "" }, { "dropping-particle" : "", "family" : "Lutfi Sen", "given" : "Omer", "non-dropping-particle" : "", "parse-names" : false, "suffix" : "" }, { "dropping-particle" : "", "family" : "Kindap", "given" : "Tayfun", "non-dropping-particle" : "", "parse-names" : false, "suffix" : "" }, { "dropping-particle" : "", "family" : "Karaca", "given" : "Mehmet", "non-dropping-particle" : "", "parse-names" : false, "suffix" : "" } ], "container-title" : "International Journal of Climatology", "id" : "ITEM-6", "issue" : "5", "issued" : { "date-parts" : [ [ "2007", "9" ] ] }, "page" : "667-679", "publisher" : "Wiley-Blackwell", "title" : "Climatic effects of urbanization in istanbul: a statistical and modeling analysis", "translator" : [ { "dropping-particle" : "", "family" : "Q4999", "given" : "", "non-dropping-particle" : "", "parse-names" : false, "suffix" : "" } ], "type" : "article-journal", "volume" : "27" }, "uris" : [ "http://www.mendeley.com/documents/?uuid=2b0dfb1a-0c05-486d-9d4b-bd01243bb96f" ] }, { "id" : "ITEM-7", "itemData" : { "DOI" : "10.1007/s00382-016-3248-7", "ISSN" : "14320894", "abstract" : "areas and the urban warming during the extreme heat wave stronger than its climatological mean.", "author" : [ { "dropping-particle" : "", "family" : "Wang", "given" : "Jun", "non-dropping-particle" : "", "parse-names" : false, "suffix" : "" }, { "dropping-particle" : "", "family" : "Yan", "given" : "Zhongwei", "non-dropping-particle" : "", "parse-names" : false, "suffix" : "" }, { "dropping-particle" : "", "family" : "Quan", "given" : "Xiao Wei", "non-dropping-particle" : "", "parse-names" : false, "suffix" : "" }, { "dropping-particle" : "", "family" : "Feng", "given" : "Jinming", "non-dropping-particle" : "", "parse-names" : false, "suffix" : "" } ], "container-title" : "Climate Dynamics", "id" : "ITEM-7", "issue" : "9-10", "issued" : { "date-parts" : [ [ "2017" ] ] }, "page" : "3015-3033", "publisher" : "Springer Berlin Heidelberg", "title" : "Urban warming in the 2013 summer heat wave in eastern China", "translator" : [ { "dropping-particle" : "", "family" : "Q5586", "given" : "", "non-dropping-particle" : "", "parse-names" : false, "suffix" : "" } ], "type" : "article-journal", "volume" : "48" }, "uris" : [ "http://www.mendeley.com/documents/?uuid=49d58c13-e82e-419a-9564-bc3d39f7ae47" ] }, { "id" : "ITEM-8",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"ITEM-8",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 }, { "id" : "ITEM-9", "itemData" : { "DOI" : "10.1016/j.pce.2018.02.009", "ISSN" : "14747065", "abstract" : "Land use change is the second most important anthropogenic influence on climate beside the emission of greenhouse gases. Urbanization is leading to significant land use changes in Africa since the continent is undergoing rapid urbanization and population growth in recent decades. Addis Ababa is one of these fast growing cities in the continent. Therefore, detection of land use change is very important to identify its impact on climate and sustainable land use management of the city. The study used Landsat images to generate land use/land cover change map for the city. The normalized difference vegetation index (NDVI) is used to detect the major changes of vegetation cover occurred between 1986 and 2011 as a result of land use and land cover change. Downscaled HadCM3 simulations under A2 and B2 emission scenarios is used to investigate future urban heat island (UHI) over the city of Addis Ababa. In the city, the analysis of Landsat images has shown that the built-up areas have increased by 121.88 km2within the last 25 years. This finding is consistent with NDVI images taken over the same period that reveal a decline in vegetation cover. The impact of the urbanization-driven land use/cover change has resulted in notable nocturnal urban heat island (UHI) as revealed from an average increase in minimum temperature of 1.5\u00b0C at the centre of the city relative to rural site over the 1960-2001 period. The mean of the 2006-2010 spatial minimum temperature anomaly with respect to the base period mean of 1981-2005 is consistent with the observed UHI. The temperature in the central areas (both commercial and residential sectors) of Addis Ababa is warmer than the surrounding areas. The thermal gradient increase from about 1.44\u00b0C at the centre (Arada, Addis Ketema, Lideta and Kirkos) to 0.21\u00b0C at the peripheral parts of the city (Gulele, Bole, Nefasilk-Lafto, Kolfe Keranio and east of Yeka sub-cities) transecting across the hot (high-density urban) to moderately warm to cool (non-built-up) areas. However, the maximum temperature and rainfall exhibit variability that follows topographic differences. Future urban climate change projections of urban heat island formation under A2 and B2 emission scenarios show that the nocturnal UHI will be intense in winter or dry season episodes in the city. The highest urban warming is from October to December (2.5\u00b0C to 3.2\u00b0C) during 2050s and 2080s.", "author" : [ { "dropping-particle" : "", "family" : "Arsiso", "given" : "Bisrat Kifle", "non-dropping-particle" : "", "parse-names" : false, "suffix" : "" }, { "dropping-particle" : "", "family" : "Mengistu Tsidu", "given" : "Gizaw", "non-dropping-particle" : "", "parse-names" : false, "suffix" : "" }, { "dropping-particle" : "", "family" : "Stoffberg", "given" : "Gerrit Hendrik", "non-dropping-particle" : "", "parse-names" : false, "suffix" : "" }, { "dropping-particle" : "", "family" : "Tadesse", "given" : "Tsegaye", "non-dropping-particle" : "", "parse-names" : false, "suffix" : "" } ], "container-title" : "Physics and Chemistry of the Earth, Parts A/B/C", "id" : "ITEM-9", "issue" : "January", "issued" : { "date-parts" : [ [ "2018", "6" ] ] }, "page" : "212-223", "title" : "Influence of urbanization-driven land use/cover change on climate: The case of Addis Ababa, Ethiopia", "translator" : [ { "dropping-particle" : "", "family" : "Q5323", "given" : "", "non-dropping-particle" : "", "parse-names" : false, "suffix" : "" } ], "type" : "article-journal", "volume" : "105" }, "uris" : [ "http://www.mendeley.com/documents/?uuid=25585810-040e-4f90-8364-6f89c794a295" ] }, { "id" : "ITEM-10", "itemData" : { "DOI" : "10.1002/joc.3661", "ISSN" : "10970088", "abstract" : "Rapid urbanization and industrialization over Greater Cairo Region (GCR), Egypt, have resulted in sharp land cover changes. Urban change not only impacts on land cover but also on urban climate. Detailed studies on the effect of urbanization and industrialization processes on climatic elements in GCR have been performed in this study. Five different districts were selected to represent rural, suburban, urban and industrial areas in GCR. The data of monthly mean values of minimum, maximum and mean temperatures, wind speed, relative humidity, cloud amount and rainfall amounts for the period (1990\u20132010) were used. The results revealed that, for each district, whenever urbanization and/or industrialization increase, the values of minimum, maximum and mean temperatures increase while the values of wind speed, relative humidity, cloud amount and rainfall amounts decrease. The effects of industrialization processes on the climatic elements were found stronger than the effects of urbanization processes. The greatest urban\u2013rural climatic differences were found to be 5.9, 3.1, 3.9\u2009\u00b0C, 3.6\u2009kt, 13.9%, 1.1\u2009octas and 7.0\u2009mm for the minimum, maximum and mean temperatures, wind speed, relative humidity, cloud amount and rainfall amounts, respectively, while the greatest industrial\u2013rural climatic differences were found to be 6.7, 4.3, 4.4\u2009\u00b0C, 4.4\u2009kt, 17.6%, 1.7\u2009octas and 8.0\u2009mm for the minimum, maximum and mean temperatures, wind speed, relative humidity, cloud amount and rainfall amounts, respectively. Copyright \u00a9 2013 Royal Meteorological Society", "author" : [ { "dropping-particle" : "", "family" : "Robaa", "given" : "S. M.", "non-dropping-particle" : "", "parse-names" : false, "suffix" : "" } ], "container-title" : "International Journal of Climatology", "id" : "ITEM-10", "issue" : "15", "issued" : { "date-parts" : [ [ "2013" ] ] }, "page" : "3206-3216", "title" : "Some aspects of the urban climates of Greater Cairo Region, Egypt", "translator" : [ { "dropping-particle" : "", "family" : "Q5193", "given" : "", "non-dropping-particle" : "", "parse-names" : false, "suffix" : "" } ], "type" : "article-journal", "volume" : "33" }, "uris" : [ "http://www.mendeley.com/documents/?uuid=45a8c216-320a-4c09-8409-7b7fad0d577d" ] }, { "id" : "ITEM-11", "itemData" : { "DOI" : "10.1016/j.atmosres.2015.12.001", "ISBN" : "0169-8095", "ISSN" : "01698095", "abstract" : "Urbanization is an extreme case of land-use change which amplifies in most cases the regional warming, and highly impacts a number of sensitive sectors, particularly human health. Using near-surface daily temperature records for a 63-yr period from 1951 to 2013, temperature changes over the urban city of Tehran were examined. Statistically significant warming trend of the order 0.37. \u00b0C/decade has been observed, leading to 2.3. \u00b0C rise over the entire 63-yr period, and the warming trend has been intensified in recent years. The observed warming in the urban city of Tehran has been more than triple the rate of change in the global average temperature, indicating that urbanization has had a significant warming effect. The nighttime warming (0.62. \u00b0C/decade) in the urban city of Tehran was found to be more than three times greater than the daytime warming (0.17. \u00b0C/decade), resulted in a decreasing trend in the diurnal temperature range (DTR; i.e. the difference between the daytime maximum and nighttime minimum temperatures). In a similar manner, a decreasing trend in the number of cold nights was identified, and the rate was more than twice as high as the rate of increase in the number of warm days. From a seasonal perspective, warming trends of the urban city of Tehran have been found to be nearly identical in winter and summer, with the rates of 0.35 \u00b0C/decade and 0.33 \u00b0C/decade, respectively. However, a seasonal cycle in the changes of the DTR was identified, with a stronger decrease rate in winter than summer because while the nighttime warming (which has been greater than the daytime warming) has not changed considerably from winter to summer, the daytime warming has been stronger in summer.", "author" : [ { "dropping-particle" : "", "family" : "Alizadeh-Choobari", "given" : "O.", "non-dropping-particle" : "", "parse-names" : false, "suffix" : "" }, { "dropping-particle" : "", "family" : "Ghafarian", "given" : "P.", "non-dropping-particle" : "", "parse-names" : false, "suffix" : "" }, { "dropping-particle" : "", "family" : "Adibi", "given" : "P.", "non-dropping-particle" : "", "parse-names" : false, "suffix" : "" } ], "container-title" : "Atmospheric Research", "id" : "ITEM-11", "issued" : { "date-parts" : [ [ "2016", "3" ] ] }, "page" : "176-185", "publisher" : "Elsevier B.V.", "title" : "Inter-annual variations and trends of the urban warming in Tehran", "translator" : [ { "dropping-particle" : "", "family" : "Q5013", "given" : "", "non-dropping-particle" : "", "parse-names" : false, "suffix" : "" } ], "type" : "article-journal", "volume" : "170" }, "uris" : [ "http://www.mendeley.com/documents/?uuid=2528d532-d473-441a-9267-069f6e3d4996" ] }, { "id" : "ITEM-12", "itemData" : { "DOI" : "10.1002/joc.1822", "ISBN" : "0262194929", "ISSN" : "08998418", "PMID" : "23739423", "abstract" : "The circulation of the ocean is usually divided into two parts, a wind-driven circulation that dominates in the upper few hundred meters, and a density-driven circulation that dominates below. The latter is called the \u2018thermohaline\u2019 circulation because of the role of heating, cool- ing, freshening, and salinification in producing regional density differences within the ocean. The thermohaline circulation, for the most part, is an \u2018overturning\u2019 circulation in which warm water flows poleward near the surface and is subsequently converted into cold water that sinks and flows equatorward in the in- terior. Radiocarbon measurements show that the thermohaline circulation turns over all the deep water in the ocean every 600 years or so", "author" : [ { "dropping-particle" : "", "family" : "Fujibe", "given" : "Fumiaki", "non-dropping-particle" : "", "parse-names" : false, "suffix" : "" } ], "container-title" : "International Journal of Climatology", "id" : "ITEM-12", "issue" : "12", "issued" : { "date-parts" : [ [ "2009", "12" ] ] }, "page" : "1811-1822", "publisher" : "Wiley-Blackwell", "title" : "Detection of urban warming in recent temperature trends in Japan", "translator" : [ { "dropping-particle" : "", "family" : "Q5180", "given" : "", "non-dropping-particle" : "", "parse-names" : false, "suffix" : "" } ], "type" : "article-journal", "volume" : "29" }, "uris" : [ "http://www.mendeley.com/documents/?uuid=bfacbf1b-8f14-4e86-8f12-1f91ebfaa454" ] }, { "id" : "ITEM-13", "itemData" : { "DOI" : "10.1002/joc.4908", "ISSN" : "10970088", "abstract" :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"ITEM-13", "issue" : "7", "issued" : { "date-parts" : [ [ "2017" ] ] }, "page" : "3197-3208", "title" : "Estimated influence of urbanization on surface warming in Eastern China using time-varying land use data", "translator" : [ { "dropping-particle" : "", "family" : "Q5397", "given" : "", "non-dropping-particle" : "", "parse-names" : false, "suffix" : "" } ], "type" : "article-journal", "volume" : "37" }, "uris" : [ "http://www.mendeley.com/documents/?uuid=858872de-bb51-4ac5-9783-2e5cd1c7e469" ] }, { "id" : "ITEM-14", "itemData" : { "DOI" : "10.1002/joc.2159", "ISBN" : "08998418", "ISSN" : "08998418", "PMID" : "62108863", "abstract" : "A comparison is made between mean maximum and minimum temperatures, Tx and Tn, respectively, taken at Khartoum International Airport (urban) and Shambat Agrometeorological Station (rural) in the capital of Sudan. The objective was mainly to examine the influence of urbanization on the monthly, seasonal and annual temperature observations for the time period 1941\u20132005. Strong evidence exists for a decrease in the diurnal temperature range (DTR) in all seasons on the urban site due to different combinations of trends in Tn and Tx. A reverse tendency is notable on the rural site. The effect in Khartoum appears to be greatest in the hot season and least in the wet season, and is because of more warmth in Tn than in Tx. Significant increasing rates of Tn are apparent at both stations in the series of the hot and wet seasons as well as for the year, but the urban site (Khartoum) is warming at a faster rate than the rural one, except in the wet season because of excess rainfall in the urban site. Higher intra-annual variability in temperature is pronounced for Shambat than for Khartoum, while mixed results are obtained with regard to inter-annual variability. The night-time temperature (Tn) experiences stronger urban effect than the daytime temperature (Tx). An urban heat island intensity (UHII) of up to 6.4 \u00b0C occurred at night in May (hot season) compared to a maximum UHII of 4.1 \u00b0C during the daytime in November (dry season). Significant trends of urban warming are conspicuous in Tn during the dry and hot seasons. On the other hand, significant trends towards urban cooling are observed in Tx in all the seasons. The results of the present study suggest that the estimated UHII in the temperature series for Khartoum must be removed before an assessment of climatic change is made.", "author" : [ { "dropping-particle" : "", "family" : "Elagib", "given" : "Nadir Ahmed", "non-dropping-particle" : "", "parse-names" : false, "suffix" : "" } ], "container-title" : "International Journal of Climatology", "id" : "ITEM-14", "issue" : "9", "issued" : { "date-parts" : [ [ "2011" ] ] }, "page" : "1377-1388", "title" : "Evolution of urban heat island in Khartoum", "translator" : [ { "dropping-particle" : "", "family" : "Q5001", "given" : "", "non-dropping-particle" : "", "parse-names" : false, "suffix" : "" } ], "type" : "article-journal", "volume" : "31" }, "uris" : [ "http://www.mendeley.com/documents/?uuid=800cc78b-52ce-479d-a1ea-176a1d10e751" ] }, { "id" : "ITEM-15", "itemData" : { "DOI" : "10.1175/JAMC-D-16-0383.1", "ISSN" : "1558-8424", "author" : [ { "dropping-particle" : "", "family" : "Lokoshchenko", "given" : "Mikhail A.", "non-dropping-particle" : "", "parse-names" : false, "suffix" : "" } ], "container-title" : "Journal of Applied Meteorology and Climatology", "id" : "ITEM-15", "issue" : "10", "issued" : { "date-parts" : [ [ "2017", "10" ] ] }, "page" : "2729-2745", "publisher" : "American Meteorological Society", "title" : "Urban Heat Island and Urban Dry Island in Moscow and Their Centennial Changes", "translator" : [ { "dropping-particle" : "", "family" : "Q5014", "given" : "", "non-dropping-particle" : "", "parse-names" : false, "suffix" : "" } ], "type" : "article-journal", "volume" : "56" }, "uris" : [ "http://www.mendeley.com/documents/?uuid=f8642c06-b319-47c3-8692-0d04245f0e89" ] } ], "mendeley" : { "formattedCitation" : "(Ezber et al., 2007; Fujibe, 2009; Hamdi, 2010; Elagib, 2011; Camilloni and Barrucand, 2012; Robaa, 2013; Hausfather et al., 2013; Arg\u00fceso et al., 2014; Alghamdi and Moore, 2015; Alizadeh-Choobari et al., 2016; Sachindra et al., 2016; Liao et al., 2017; Lokoshchenko, 2017; Wang et al., 2017a; Arsiso et al., 2018)", "plainTextFormattedCitation" : "(Ezber et al., 2007; Fujibe, 2009; Hamdi, 2010; Elagib, 2011; Camilloni and Barrucand, 2012; Robaa, 2013; Hausfather et al., 2013; Arg\u00fceso et al., 2014; Alghamdi and Moore, 2015; Alizadeh-Choobari et al., 2016; Sachindra et al., 2016; Liao et al., 2017; Lokoshchenko, 2017; Wang et al., 2017a; Arsiso et al., 2018)", "previouslyFormattedCitation" : "(Ezber et al., 2007; Fujibe, 2009; Hamdi, 2010; Elagib, 2011; Camilloni and Barrucand, 2012; Hausfather et al., 2013; Robaa, 2013; Arg\u00fceso et al., 2014; Alghamdi and Moore, 2015; Alizadeh-Choobari et al., 2016; Sachindra et al., 2016; Liao et al., 2017; Lokoshchenko, 2017; Wang et al., 2017a; Arsiso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 xml:space="preserve">(Ezber et al., 2007; Fujibe, 2009; Hamdi, 2010; Elagib, 2011; Camilloni and Barrucand, 2012; Robaa, 2013; Hausfather et al., 2013; Argüeso et al., 2014; Alghamdi and Moore, 2015; Alizadeh-Choobari et al., 2016; Sachindra et al., 2016; Liao et al., 2017; Lokoshchenko, 2017; </w:t>
      </w:r>
      <w:ins w:id="2075" w:author="Robin Matthews" w:date="2021-07-11T19:52:00Z">
        <w:r w:rsidR="00C24F7C">
          <w:rPr>
            <w:rFonts w:cs="Times New Roman"/>
            <w:noProof/>
          </w:rPr>
          <w:t xml:space="preserve">J. </w:t>
        </w:r>
      </w:ins>
      <w:r w:rsidR="00E41CA2">
        <w:rPr>
          <w:rFonts w:cs="Times New Roman"/>
          <w:noProof/>
        </w:rPr>
        <w:t>Wang et al., 2017</w:t>
      </w:r>
      <w:del w:id="2076" w:author="Robin Matthews" w:date="2021-07-11T19:52:00Z">
        <w:r w:rsidR="00E41CA2" w:rsidDel="00C24F7C">
          <w:rPr>
            <w:rFonts w:cs="Times New Roman"/>
            <w:noProof/>
          </w:rPr>
          <w:delText>a</w:delText>
        </w:r>
      </w:del>
      <w:r w:rsidR="00E41CA2">
        <w:rPr>
          <w:rFonts w:cs="Times New Roman"/>
          <w:noProof/>
        </w:rPr>
        <w:t>; Arsiso et al., 2018)</w:t>
      </w:r>
      <w:r w:rsidRPr="00C734F4">
        <w:rPr>
          <w:rFonts w:cs="Times New Roman"/>
          <w:lang w:val="en-GB"/>
        </w:rPr>
        <w:fldChar w:fldCharType="end"/>
      </w:r>
      <w:commentRangeEnd w:id="2074"/>
      <w:r w:rsidR="00E41CA2">
        <w:rPr>
          <w:rStyle w:val="CommentReference"/>
          <w:rFonts w:asciiTheme="minorHAnsi" w:eastAsiaTheme="minorHAnsi" w:hAnsiTheme="minorHAnsi"/>
          <w:lang w:eastAsia="en-US"/>
        </w:rPr>
        <w:commentReference w:id="2074"/>
      </w:r>
      <w:r w:rsidRPr="00FB6EB0">
        <w:rPr>
          <w:rFonts w:cs="Times New Roman"/>
        </w:rPr>
        <w:t xml:space="preserve">. </w:t>
      </w:r>
      <w:r w:rsidRPr="00C734F4">
        <w:rPr>
          <w:rFonts w:cs="Times New Roman"/>
          <w:lang w:val="en-GB"/>
        </w:rPr>
        <w:t xml:space="preserve">Beside temperature, urbanization can induce an urban dryness island, which refers to lower relative humidity in cities than in nearby rural locations </w:t>
      </w:r>
      <w:r w:rsidRPr="00C734F4">
        <w:rPr>
          <w:rFonts w:cs="Times New Roman"/>
          <w:lang w:val="en-GB"/>
        </w:rPr>
        <w:fldChar w:fldCharType="begin" w:fldLock="1"/>
      </w:r>
      <w:r w:rsidR="000465A7">
        <w:rPr>
          <w:rFonts w:cs="Times New Roman"/>
          <w:lang w:val="en-GB"/>
        </w:rPr>
        <w:instrText>ADDIN CSL_CITATION { "citationItems" : [ { "id" : "ITEM-1", "itemData" : { "DOI" : "10.1088/2515-7620/aba10f", "abstract" : "Climatic and environmental change in urban areas attracts more and more attention with rapid urbanization worldwide. Change in key surface climatic variables in urban areas is a core component of urban climatic change. Here we report an analysis of relative humidity (RH) change in Shijiazhuang City, China, over the period 1963\u20132012, based on the RH data of a typical urban station and the surrounding rural stations. We found that the annual mean RH at the urban station underwent a more significant downward trend (\u22120.74%/10 yr) than those at the four rural stations (\u22120.16%/10 yr on average), and the most significant decrease occurred after 1990s; urbanization effect on the decrease of annual mean RH at the urban station reached \u22120.59%/10 yr, which was highly significant, with the urbanization contribution to the overall RH decrease being 78.7%, indicating that the trend of urban drying was caused dominantly by the urbanization; urbanization effects on seasonal mean RH decrease at the urban station were \u22120.60%/10 yr, \u22120.61%/10 yr, \u22120.67%/10 yr and \u22120.46%/10 yr respectively for spring, summer, autumn and winter, which were all significant statistically, with a 100% urbanization contribution for winter; rising temperature, dropping evaporation and decreasing precipitation days relative to rural areas were found to be the main factors affecting the urban RH decrease. The conclusions are of practical significance to further understand the characteristics and causes of RH change at a typical urban meteorological station in North China, and to detect the large-scale climatic and environmental change for assessing the impact of climate change on agricultural production and water cycle.", "author" : [ { "dropping-particle" : "", "family" : "Bian", "given" : "Tao", "non-dropping-particle" : "", "parse-names" : false, "suffix" : "" }, { "dropping-particle" : "", "family" : "Ren", "given" : "Guoyu", "non-dropping-particle" : "", "parse-names" : false, "suffix" : "" }, { "dropping-particle" : "", "family" : "Zhao", "given" : "Xuan", "non-dropping-particle" : "", "parse-names" : false, "suffix" : "" }, { "dropping-particle" : "", "family" : "Zhang", "given" : "Panfeng", "non-dropping-particle" : "", "parse-names" : false, "suffix" : "" }, { "dropping-particle" : "", "family" : "Li", "given" : "Xiliang", "non-dropping-particle" : "", "parse-names" : false, "suffix" : "" }, { "dropping-particle" : "", "family" : "Jia", "given" : "Wenqian", "non-dropping-particle" : "", "parse-names" : false, "suffix" : "" } ], "container-title" : "Environmental Research Communications", "id" : "ITEM-1", "issue" : "7", "issued" : { "date-parts" : [ [ "2020" ] ] }, "page" : "75006", "publisher" : "{IOP} Publishing", "title" : "Half-century urban drying in Shijiazhuang City", "translator" : [ { "dropping-particle" : "", "family" : "Q6485", "given" : "", "non-dropping-particle" : "", "parse-names" : false, "suffix" : "" } ], "type" : "article-journal", "volume" : "2" }, "uris" : [ "http://www.mendeley.com/documents/?uuid=78f44e51-8b7b-4f12-89c2-b20b500ca0f7" ] }, { "id" : "ITEM-2", "itemData" : { "DOI" : "10.1175/JAMC-D-16-0383.1", "ISSN" : "1558-8424", "author" : [ { "dropping-particle" : "", "family" : "Lokoshchenko", "given" : "Mikhail A.", "non-dropping-particle" : "", "parse-names" : false, "suffix" : "" } ], "container-title" : "Journal of Applied Meteorology and Climatology", "id" : "ITEM-2", "issue" : "10", "issued" : { "date-parts" : [ [ "2017", "10" ] ] }, "page" : "2729-2745", "publisher" : "American Meteorological Society", "title" : "Urban Heat Island and Urban Dry Island in Moscow and Their Centennial Changes", "translator" : [ { "dropping-particle" : "", "family" : "Q5014", "given" : "", "non-dropping-particle" : "", "parse-names" : false, "suffix" : "" } ], "type" : "article-journal", "volume" : "56" }, "uris" : [ "http://www.mendeley.com/documents/?uuid=f8642c06-b319-47c3-8692-0d04245f0e89" ] } ], "mendeley" : { "formattedCitation" : "(Lokoshchenko, 2017; Bian et al., 2020)", "plainTextFormattedCitation" : "(Lokoshchenko, 2017; Bian et al., 2020)", "previouslyFormattedCitation" : "(Lokoshchenko, 2017; Bian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(Lokoshchenko, 2017; Bian et al., 2020)</w:t>
      </w:r>
      <w:r w:rsidRPr="00C734F4">
        <w:rPr>
          <w:rFonts w:cs="Times New Roman"/>
          <w:lang w:val="en-GB"/>
        </w:rPr>
        <w:fldChar w:fldCharType="end"/>
      </w:r>
      <w:r w:rsidRPr="00C734F4">
        <w:rPr>
          <w:rFonts w:cs="Times New Roman"/>
          <w:lang w:val="en-GB"/>
        </w:rPr>
        <w:t xml:space="preserve"> and the urban wind island, where slower wind speeds are observed in cities </w:t>
      </w:r>
      <w:r w:rsidRPr="00C734F4">
        <w:rPr>
          <w:rFonts w:cs="Times New Roman"/>
          <w:lang w:val="en-GB"/>
        </w:rPr>
        <w:fldChar w:fldCharType="begin" w:fldLock="1"/>
      </w:r>
      <w:r w:rsidR="000465A7">
        <w:rPr>
          <w:rFonts w:cs="Times New Roman"/>
          <w:lang w:val="en-GB"/>
        </w:rPr>
        <w:instrText>ADDIN CSL_CITATION { "citationItems" : [ { "id" : "ITEM-1", "itemData" : { "DOI" : "https://doi.org/10.1016/j.buildenv.2018.04.037", "ISSN" : "0360-1323", "abstract" : "Decades of urbanization can lead to significant wind reduction in urban areas. At the King's Park meteorological station in the heart of the Kowloon Peninsula Hong Kong, a wind speed reduction of 0.6\u202fm/s per decade was observed from 1968 to 1995, and -0.16\u202fm/s per decade from 1996 to 2017. We obtained data on the changing three-dimensional urban morphology of Kowloon during the period of 1964\u20132010, and conducted computational fluid dynamics simulations on historical wind environment considering the prevailing winds. The wind speed and its loss were calculated as both intrinsic and comprehensive spatial averages within an elevation of 200\u202fm. The results show that the overall mean wind speed in the studied urban areas gradually decreased due to the continuous urban development and elevation in building height. The total wind loss ratios at three representative locations have increased from less than 10% to greater than 20% during the study period. The total wind loss ratio may increase to about 40% by 2050 if the current weakening trend continues. The average wind speed at pedestrian level has significantly declined, and local acceleration of wind was only observed in some local areas. However, such accelerated airflow is only maintained around a few blocks of buildings. Our study demonstrates the impact of urbanization on the wind weakening in Hong Kong and reveals the importance and need of factoring in urban air ventilation into the design of urban morphology.", "author" : [ { "dropping-particle" : "", "family" : "Peng", "given" : "Lei", "non-dropping-particle" : "", "parse-names" : false, "suffix" : "" }, { "dropping-particle" : "", "family" : "Liu", "given" : "Jia-Ping", "non-dropping-particle" : "", "parse-names" : false, "suffix" : "" }, { "dropping-particle" : "", "family" : "Wang", "given" : "Yi", "non-dropping-particle" : "", "parse-names" : false, "suffix" : "" }, { "dropping-particle" : "", "family" : "Chan", "given" : "Pak-wai", "non-dropping-particle" : "", "parse-names" : false, "suffix" : "" }, { "dropping-particle" : "", "family" : "Lee", "given" : "Tsz-cheung", "non-dropping-particle" : "", "parse-names" : false, "suffix" : "" }, { "dropping-particle" : "", "family" : "Peng", "given" : "Fen", "non-dropping-particle" : "", "parse-names" : false, "suffix" : "" }, { "dropping-particle" : "", "family" : "Wong", "given" : "Man-sing", "non-dropping-particle" : "", "parse-names" : false, "suffix" : "" }, { "dropping-particle" : "", "family" : "Li", "given" : "Yuguo", "non-dropping-particle" : "", "parse-names" : false, "suffix" : "" } ], "container-title" : "Building and Environment", "id" : "ITEM-1", "issued" : { "date-parts" : [ [ "2018" ] ] }, "page" : "207-220", "title" : "Wind weakening in a dense high-rise city due to over nearly five decades of urbanization", "translator" : [ { "dropping-particle" : "", "family" : "Q6487", "given" : "", "non-dropping-particle" : "", "parse-names" : false, "suffix" : "" } ], "type" : "article-journal", "volume" : "138" }, "uris" : [ "http://www.mendeley.com/documents/?uuid=10be9790-d71e-4a15-842a-faca5849ffd0" ] }, { "id" : "ITEM-2", "itemData" : { "DOI" : "10.1007/s00382-016-3065-z", "ISBN" : "1432-0894", "ISSN" : "14320894", "abstract" : "The long-term decrease of surface wind speed (SWS) has been revealed by previous studies in China in recent decades, but the reasons for the SWS decrease remain uncertain. In this paper, we evaluated the effects of land use and cover change (LUCC) on the SWS decrease during 1980\u20132011 over the Eastern China Plain (ECP) region using a combined method of statistical downscaling and observation minus reanalysis data, which was used to improve the climate prediction of general circulation models and to evaluate the influence of LUCC on climate change. To exclude the potential influence of LUCC on SWS observation, a statistical downscaling model (SDM) was established during 1980\u20131992 because a lower extent of LUCC occurred during this period than in later periods. The skill of the SDM was checked by comparing the results of different predictor combinations. Then, SDM was used to improve the wind speed data at 10 m above the surface in the ERA-Interim reanalysis data (V10m-ERA) during 1993\u20132011, which decreased the error in the reanalysis wind speed as far as possible. Then, the difference between the station observed SWS (V10m-OBV) and the downscaled SWS (V10m-SDM) during 1993\u20132011 (SWSD) was considered the quantitative estimation of the influence of the LUCC on SWS in this period. The V10m-SDM can capture both the large-scale and local characteristics in the observation, and their patterns are very similar. V10m-SDM has better performance in the spatial\u2013temporal changes than does V10m-ERA with respect to V10m-OBV. The impact of LUCC on the SWS was pronounced, the SWSD was \u22120.24 m s\u22121 in 1993, and the SWSD reached \u22120.56 m s\u22121 in 2011. LUCC could induce a 0.17 m s\u22121 wind speed decrease per 10 year in the ECP region during 1993\u20132011. Furthermore, each 10 % rise of the urbanization rate could cause an approximately 0.12 m s\u22121 decrease in wind speed. Additionally, pressure-gradient force was eliminated as the primary cause of the observed long-term decrease of SWS in ECP by composite analysis and temporal serial analysis, and the rise of the surface drag force caused by LUCC was identified as an important factor inducing the SWS decrease during 1993\u20132011 in ECP region. Moreover, the results from different time lengths used to construct SDM were compared, and the uncertainties in SWSD were evaluated by different SDMs established by different time periods.",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"container-title" : "Climate Dynamics", "id" : "ITEM-2", "issue" : "1-2", "issued" : { "date-parts" : [ [ "2017" ] ] }, "page" : "131-149", "publisher" : "Springer Berlin Heidelberg", "title" : "Evaluating the effects of land use and cover change on the decrease of surface wind speed over China in recent 30 years using a statistical downscaling method", "translator" : [ { "dropping-particle" : "", "family" : "Q4844", "given" : "", "non-dropping-particle" : "", "parse-names" : false, "suffix" : "" } ], "type" : "article-journal", "volume" : "48" }, "uris" : [ "http://www.mendeley.com/documents/?uuid=816322cd-de64-4b1c-8147-6d494e9dd0df"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"mendeley" : { "formattedCitation" : "(Wu et al., 2017; Bader et al., 2018; Peng et al., 2018)", "plainTextFormattedCitation" : "(Wu et al., 2017; Bader et al., 2018; Peng et al., 2018)", "previouslyFormattedCitation" : "(Wu et al., 2017; Bader et al., 2018; Peng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(Wu et al., 2017; Bader et al., 2018; Peng et al., 2018)</w:t>
      </w:r>
      <w:r w:rsidRPr="00C734F4">
        <w:rPr>
          <w:rFonts w:cs="Times New Roman"/>
          <w:lang w:val="en-GB"/>
        </w:rPr>
        <w:fldChar w:fldCharType="end"/>
      </w:r>
      <w:r w:rsidRPr="00C734F4">
        <w:rPr>
          <w:rFonts w:cs="Times New Roman"/>
          <w:lang w:val="en-GB"/>
        </w:rPr>
        <w:t xml:space="preserve">. There is </w:t>
      </w:r>
      <w:r w:rsidRPr="00C734F4">
        <w:rPr>
          <w:rFonts w:cs="Times New Roman"/>
          <w:i/>
          <w:lang w:val="en-GB"/>
        </w:rPr>
        <w:t>medium confidence</w:t>
      </w:r>
      <w:r w:rsidRPr="00C734F4">
        <w:rPr>
          <w:rFonts w:cs="Times New Roman"/>
          <w:lang w:val="en-GB"/>
        </w:rPr>
        <w:t xml:space="preserve"> (</w:t>
      </w:r>
      <w:r w:rsidRPr="00C734F4">
        <w:rPr>
          <w:rFonts w:cs="Times New Roman"/>
          <w:i/>
          <w:lang w:val="en-GB"/>
        </w:rPr>
        <w:t xml:space="preserve">medium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xml:space="preserve">) </w:t>
      </w:r>
      <w:commentRangeStart w:id="2077"/>
      <w:r w:rsidRPr="00C734F4">
        <w:rPr>
          <w:rFonts w:cs="Times New Roman"/>
          <w:lang w:val="en-GB"/>
        </w:rPr>
        <w:fldChar w:fldCharType="begin" w:fldLock="1"/>
      </w:r>
      <w:ins w:id="2078" w:author="Robin Matthews" w:date="2021-07-11T19:52:00Z">
        <w:r w:rsidR="00C24F7C">
          <w:rPr>
            <w:rFonts w:cs="Times New Roman"/>
            <w:lang w:val="en-GB"/>
          </w:rPr>
          <w:instrText>ADDIN CSL_CITATION { "citationItems" : [ { "id" : "ITEM-1", "itemData" : { "DOI" : "10.1016/j.uclim.2017.03.004", "ISSN" : "22120955", "abstract" : "Spatio-temporal patterns in mean and extreme rainfall are examined around the city of Atlanta, Georgia using the Multi-sensor Precipitation Estimates (MPE) and ERA-Interim reanalysis datasets. The analysis spans the period 2002 to 2015 and employs a 9-cell gridded framework centered on downtown Atlanta. Statistically significant anomalies in daily precipitation were found over and downwind (predominately east to northeast) of Atlanta. The pattern of rainfall anomalies is most evident in the early evening hours of the day and is hypothesized to be related to the evolution of the skin or surface urban heat island (UHI), rather than the canopy layer UHI. The study formally proposes the term \u201cflow regime dependent\u201d downwind anomaly regions. Like previous results, the study reveals that downwind anomaly regions can vary as a function of prevailing wind regime. Using a metric called the Wet Millimeter Day (WMD), the study also finds that there is a tendency for extreme rainfall to cluster in the climatological downwind area of Atlanta. The work builds upon previous findings while employing different datasets to provide novel additional contributions related to the temporal evolution of the \u201curban rainfall effect\u201d and the patterns of extreme rainfall.", "author" : [ { "dropping-particle" : "", "family" : "McLeod", "given" : "Jordan", "non-dropping-particle" : "", "parse-names" : false, "suffix" : "" }, { "dropping-particle" : "", "family" : "Shepherd", "given" : "Marshall", "non-dropping-particle" : "", "parse-names" : false, "suffix" : "" }, { "dropping-particle" : "", "family" : "Konrad", "given" : "Charles E.", "non-dropping-particle" : "", "parse-names" : false, "suffix" : "" } ], "container-title" : "Urban Climate", "id" : "ITEM-1", "issue" : "January 2018", "issued" : { "date-parts" : [ [ "2017" ] ] }, "page" : "27-42", "publisher" : "Elsevier B.V.", "title" : "Spatio-temporal rainfall patterns around Atlanta, Georgia and possible relationships to urban land cover", "translator" : [ { "dropping-particle" : "", "family" : "Q4847", "given" : "", "non-dropping-particle" : "", "parse-names" : false, "suffix" : "" } ], "type" : "article-journal", "volume" : "21" }, "uris" : [ "http://www.mendeley.com/documents/?uuid=92a496ac-df45-4a9a-9a58-1a4b1c673ef4" ] }, { "id" : "ITEM-2", "itemData" : { "DOI" : "10.1002/qj.2499", "ISSN" : "00359009", "abstract" : "This study assesses the impact of urban land use on the climatological distribution of thunderstorm initiation occurrences in the humid subtropical region of the southeast United States, which includes the Atlanta, Georgia metropolitan area. Initially, an automated technique is developed to extract the locations of isolated convective initiation (ICI) events from 17 years (1997?2013) of composite reflectivity radar data for the study area. Nearly 26 000 ICI points were detected during 85 warm?season months, providing the foundation for first long?term, systematic assessment of the influence of urban land use on thunderstorm development. Results reveal that ICI events occur more often over the urban area compared to its surrounding rural counterparts, confirming that anthropogenic?induced changes in land cover in moist tropical environments lead to more initiation events, resulting thunderstorms and affiliated hazards over the developed area. The ICI risk for Atlanta is greatest during the late afternoon and early evening in July and August in synoptically benign conditions. Greater ICI counts downwind of Atlanta suggest that prevailing wind direction also influences the location of these events. Moreover, ICI occurrences over the city were significantly higher on weekdays compared to weekend days?a result that was not apparent in a rural control region located west of the city. This suggests that the weekly commuting cycle and associated aerosol levels of Atlanta may amplify ICI rates. The investigation provides a methodological framework for future studies that examine the effect of land use, land cover, and terrain discontinuities on the spatio?temporal character of ICI events.", "author" : [ { "dropping-particle" : "", "family" : "Haberlie", "given" : "Alex M.", "non-dropping-particle" : "", "parse-names" : false, "suffix" : "" }, { "dropping-particle" : "", "family" : "Ashley", "given" : "Walker S.", "non-dropping-particle" : "", "parse-names" : false, "suffix" : "" }, { "dropping-particle" : "", "family" : "Pingel", "given" : "Thomas J.", "non-dropping-particle" : "", "parse-names" : false, "suffix" : "" } ], "container-title" : "Quarterly Journal of the Royal Meteorological Society", "id" : "ITEM-2", "issue" : "688", "issued" : { "date-parts" : [ [ "2015", "4" ] ] }, "page" : "663-675", "publisher" : "Wiley-Blackwell", "title" : "The effect of urbanisation on the climatology of thunderstorm initiation", "translator" : [ { "dropping-particle" : "", "family" : "Q4985", "given" : "", "non-dropping-particle" : "", "parse-names" : false, "suffix" : "" } ], "type" : "article-journal", "volume" : "141" }, "uris" : [ "http://www.mendeley.com/documents/?uuid=83668495-f018-446e-9e56-900d7ec1e5a1" ] }, { "id" : "ITEM-3", "itemData" : { "DOI" : "10.1016/j.uclim.2013.09.004", "ISSN" : "2212-0955", "abstract" : "This study evaluates the influence of the Urban Heat Island (UHI) on warm season precipitation for several US cities by using contemporary high-resolution observations. Spatial (local and downwind) rainfall anomalies associated with propagating and non-propagating storms are analyzed using statistical methods. A diurnal trend analysis suggests that the UHI has a dominant influence on precipitation for inland cities (Minneapolis and Washington D.C.), especially during afternoon and nocturnal hours. Propagating storms appear to converge over the urban region, but the rainfall intensification occurs downwind of the city. The nocturnal precipitation anomaly, which has received less attention in the past, is significant and comparable to the daytime anomaly. For coastal cities (New York City, Providence and Cleveland), a local increase in the frequency and intensity of extreme positive rainfall anomalies may occur during daytime due to the UHI-sea breeze interaction. For non-propagating storms, nocturnal rainfall enhancement is evident downwind of an inland city (Dallas), whereas a local daytime increase in the frequency of heavy rainfall events is observed for a coastal city (Houston). Downwind and nocturnal UHI impacts on rainfall appear less obvious for coastal cities. Future studies are clearly needed to understand the variability in processes that produce urban rainfall enhancement.", "author" : [ { "dropping-particle" : "", "family" : "Ganeshan", "given" : "Manisha", "non-dropping-particle" : "", "parse-names" : false, "suffix" : "" }, { "dropping-particle" : "", "family" : "Murtugudde", "given" : "Raghu", "non-dropping-particle" : "", "parse-names" : false, "suffix" : "" }, { "dropping-particle" : "", "family" : "Imhoff", "given" : "Marc L", "non-dropping-particle" : "", "parse-names" : false, "suffix" : "" } ], "container-title" : "Urban Climate", "id" : "ITEM-3", "issued" : { "date-parts" : [ [ "2013" ] ] }, "page" : "1-23", "title" : "A multi-city analysis of the UHI-influence on warm season rainfall", "translator" : [ { "dropping-particle" : "", "family" : "Q4856", "given" : "", "non-dropping-particle" : "", "parse-names" : false, "suffix" : "" } ], "type" : "article-journal", "volume" : "6" }, "uris" : [ "http://www.mendeley.com/documents/?uuid=488e5017-22a3-4848-859b-91961c82ee25" ] }, { "id" : "ITEM-4", "itemData" : { "DOI" : "10.1016/j.uclim.2015.10.005", "ISBN" : "2212-0955", "ISSN" : "22120955", "abstract" : "High-resolution WRF model sensitivity experiments are. carried out (with and without urban land cover) to study urban impacts on nocturnal propagating thunderstorms over the city of Minneapolis. It is found that the storm spatial characteristics, especially the position of the storm cell, are appreciably altered by the presence of urban land cover. The most robust urban instability during stormy conditions is the enhanced surface convergence due to increased frictional drag. No urban impact is visible on the rainfall intensity simulated by the model. The frictional convergence, aided by the nocturnal Urban Heat Island (UHI), appears to be responsible for attracting propagating storms towards the urban center. Advanced modeling experiments are needed to quantify the mechanical and thermal influence along with similar studies in other cities to further investigate the urban impact on the frequency and trajectory of nocturnal propagating storms.", "author" : [ { "dropping-particle" : "", "family" : "Ganeshan", "given" : "Manisha", "non-dropping-particle" : "", "parse-names" : false, "suffix" : "" }, { "dropping-particle" : "", "family" : "Murtugudde", "given" : "Raghu", "non-dropping-particle" : "", "parse-names" : false, "suffix" : "" } ], "container-title" : "Urban Climate", "id" : "ITEM-4", "issued" : { "date-parts" : [ [ "2015" ] ] }, "page" : "606-621", "publisher" : "Elsevier B.V.", "title" : "Nocturnal propagating thunderstorms may favor urban \"hot-spots\": A model-based study over Minneapolis", "translator" : [ { "dropping-particle" : "", "family" : "Q4819", "given" : "", "non-dropping-particle" : "", "parse-names" : false, "suffix" : "" } ], "type" : "article-journal", "volume" : "14" }, "uris" : [ "http://www.mendeley.com/documents/?uuid=3794f9fb-3a49-461e-9b0a-3748cd3d555c" ] }, { "id" : "ITEM-5", "itemData" : { "DOI" : "10.1002/joc.4458", "ISSN" : "10970088", "abstract" : "Expansion of urban areas has profound effects on land surface characteristics. As such, the land surface can exert influence on atmospheric parameters that might alter precipitation amounts or patterns. In this study, precipitation observations near urban areas along the West coast of the Netherlands are investigated throughout the 1951\u20132010 period. An innovative analysis methodology is used to deal with the small and fragmented urban areas in the Netherlands. The results show that daily precipitation totals downwind of urban areas are, on average, about 7% higher than precipitation in the rest of the Dutch West coast. Precipitation enhancements up to 20% are found depending on wind direction and time period. These results are comparable with studies from around the globe and show that the influence of relatively small fragmented urban areas, as are present in the Netherlands, can be similar to the influence of large metropolitan areas on precipitation.", "author" : [ { "dropping-particle" : "", "family" : "Daniels", "given" : "E. E.", "non-dropping-particle" : "", "parse-names" : false, "suffix" : "" }, { "dropping-particle" : "", "family" : "Lenderink", "given" : "G.", "non-dropping-particle" : "", "parse-names" : false, "suffix" : "" }, { "dropping-particle" : "", "family" : "Hutjes", "given" : "R. W.A.", "non-dropping-particle" : "", "parse-names" : false, "suffix" : "" }, { "dropping-particle" : "", "family" : "Holtslag", "given" : "A. A.M.", "non-dropping-particle" : "", "parse-names" : false, "suffix" : "" } ], "container-title" : "International Journal of Climatology", "id" : "ITEM-5", "issue" : "4", "issued" : { "date-parts" : [ [ "2016" ] ] }, "page" : "2111-2119", "title" : "Observed urban effects on precipitation along the Dutch West coast", "translator" : [ { "dropping-particle" : "", "family" : "Q4843", "given" : "", "non-dropping-particle" : "", "parse-names" : false, "suffix" : "" } ], "type" : "article-journal", "volume" : "36" }, "uris" : [ "http://www.mendeley.com/documents/?uuid=ea6ee17f-dad6-4c3c-808d-9b2fbb0c7978" ] }, { "id" : "ITEM-6", "itemData" : { "DOI" : "10.1002/joc.1968", "ISBN" : "1097-0088", "ISSN" : "08998418", "abstract" : "Climate changes and the urban climate of the lsquogreen cityrsquo Hamburg and its metropolitan region are analyzed using observational data for temperature and precipitation. Values for Hamburg's synoptic site HH-Fuhlsb\u00fcttel start in 1891 and are used to determine climate changes. Additional data from up to 45 climate stations are used to analyze the different aspects of the regional climate and urban effects on the temperature urban heat island (UHI) and precipitation urban precipitation impact (UPI). The analysis of the long-term data shows that the climate has already changed. Annual precipitation significantly increases sim0.8 mm/year when focusing on years 1891-2007 and sim1.3 mm/year for 1948-2007. Precipitation increases are largest in November through March and March as well as June for 1978-2007. For April and July of this period, a precipitation decrease is found. The precipitation distribution shows that moderate daily precipitation amounts (le10 mm/day) have increased by about 10% between 1948-1977 and 1978-2007. Precipitation amounts &amp;gt; 10 mm/day have increased by 20% in the same period. Average temperatures significantly increase by 0.07 K/decade (1891-2007), 0.19 K/decade (1948-2007), 0.6 K/decade (1978-2007) with largest significant increases in fall. For the UHI, it is found that the average temperature is higher up to 1.1 K in the densely build-up city area than outside. Values are about halved for more green urban areas but also depend on more local impacts. The minimum temperatures are up to 3 K higher and maximum temperatures slightly lower in the inner city than in the rural during summer. The winter temperatures are higher throughout the urban area. The UHI differences depend on wind speed; this dependence is best described by using the inverse square root of the wind speed. Classification using different wind directions shows that the precipitation is significantly higher (5-20%) for downwind of urban areas compared with the upwind side. Copyright 2009 Royal Meteorological Society", "author" : [ { "dropping-particle" : "", "family" : "Schl\u00fcnzen", "given" : "K. H.", "non-dropping-particle" : "", "parse-names" : false, "suffix" : "" }, { "dropping-particle" : "", "family" : "Hoffmann", "given" : "P.", "non-dropping-particle" : "", "parse-names" : false, "suffix" : "" }, { "dropping-particle" : "", "family" : "Rosenhagen", "given" : "G.", "non-dropping-particle" : "", "parse-names" : false, "suffix" : "" }, { "dropping-particle" : "", "family" : "Riecke", "given" : "W.", "non-dropping-particle" : "", "parse-names" : false, "suffix" : "" } ], "container-title" : "International Journal of Climatology", "id" : "ITEM-6", "issue" : "8", "issued" : { "date-parts" : [ [ "2010" ] ] }, "page" : "1121-1136", "title" : "Long-term changes and regional differences in temperature and precipitation in the metropolitan area of Hamburg", "translator" : [ { "dropping-particle" : "", "family" : "Q4811", "given" : "", "non-dropping-particle" : "", "parse-names" : false, "suffix" : "" } ], "type" : "article-journal", "volume" : "30" }, "uris" : [ "http://www.mendeley.com/documents/?uuid=3afb5cdd-5120-43bd-a84f-e28501caf571" ] }, { "id" : "ITEM-7", "itemData" : { "DOI" : "10.1007/s00376-016-6120-0", "ISBN" : "0037601661200", "ISSN" : "02561530", "abstract" : "Using the hourly precipitation records of meteorological stations in Shanghai, covering a period of almost a century (1916-2014), the long-term variation of extreme heavy precipitation in Shanghai on multiple spatial and temporal scales is analyzed, and the effects of urbanization on hourly rainstorms studied. Results show that: (1) Over the last century, extreme hourly precipitation events enhanced significantly. During the recent urbanization period from 1981 to 2014, the frequency of heavy precipitation increased significantly, with a distinct localized and abrupt characteristic. (2) The spatial distribution of long-term trends for the occurrence frequency and total precipitation intensity of hourly heavy precipitation in Shanghai shows a distinct urban rain-island feature; namely, heavy precipitation was increasingly focused in urban and suburban areas. Attribution analysis shows that urbanization in Shanghai contributed greatly to the increase in both frequency and intensity of heavy rainfall events in the city, thus leading to an increasing total precipitation amount of heavy rainfall events. In addition, the diurnal variation of rainfall intensity also shows distinctive urban-rural differences, especially during late afternoon and early nighttime in the city area. (3) Regional warming, with subsequent enhancement of water vapor content, convergence of moisture flux and atmospheric instability, provided favorable physical backgrounds for the formation of extreme precipitation. This accounts for the consistent increase in hourly heavy precipitation over the whole Shanghai area during recent times. [ABSTRACT FROM AUTHOR]", "author" : [ { "dropping-particle" : "", "family" : "Liang", "given" : "Ping", "non-dropping-particle" : "", "parse-names" : false, "suffix" : "" }, { "dropping-particle" : "", "family" : "Ding", "given" : "Yihui", "non-dropping-particle" : "", "parse-names" : false, "suffix" : "" } ], "container-title" : "Advances in Atmospheric Sciences", "id" : "ITEM-7", "issue" : "3", "issued" : { "date-parts" : [ [ "2017" ] ] }, "page" : "321-334", "title" : "The long-term variation of extreme heavy precipitation and its link to urbanization effects in Shanghai during 1916\u20132014", "translator" : [ { "dropping-particle" : "", "family" : "Q4814", "given" : "", "non-dropping-particle" : "", "parse-names" : false, "suffix" : "" } ], "type" : "article-journal", "volume" : "34" }, "uris" : [ "http://www.mendeley.com/documents/?uuid=5058ad8a-7152-425e-8445-fbb9e6548c70" ] }, { "id" : "ITEM-8", "itemData" : { "DOI" : "10.1029/2020GL088758", "ISSN" : "0094-8276", "abstract" : "Abstract Although observations and modeling studies show that heavy rainfall is increasing in many regions, how changes will manifest themselves on sub-daily timescales remains highly uncertain. Here, for the first time, we combine observational analysis and high-resolution modeling results to examine changes to extreme rainfall intensities in urbanized Kuala Lumpur, Malaysia. We find that hourly intensities of extreme rainfall have increased by ~35% over the last three decades, nearly 3 times more than in surrounding rural areas, with daily intensities showing much weaker increases. Our modeling results confirm that the urban heat island effect creates a more unstable atmosphere, increased vertical uplift and moisture convergence. This, combined with weak surface winds in the Tropics, causes intensification of rainfall extremes over the city, with reduced rainfall in the surrounding region.", "author" : [ { "dropping-particle" : "", "family" : "Li", "given" : "Yafei", "non-dropping-particle" : "", "parse-names" : false, "suffix" : "" }, { "dropping-particle" : "", "family" : "Fowler", "given" : "Hayley J", "non-dropping-particle" : "", "parse-names" : false, "suffix" : "" }, { "dropping-particle" : "", "family" : "Arg\u00fceso", "given" : "Daniel", "non-dropping-particle" : "", "parse-names" : false, "suffix" : "" }, { "dropping-particle" : "", "family" : "Blenkinsop", "given" : "Stephen", "non-dropping-particle" : "", "parse-names" : false, "suffix" : "" }, { "dropping-particle" : "", "family" : "Evans", "given" : "Jason P", "non-dropping-particle" : "", "parse-names" : false, "suffix" : "" }, { "dropping-particle" : "", "family" : "Lenderink", "given" : "Geert", "non-dropping-particle" : "", "parse-names" : false, "suffix" : "" }, { "dropping-particle" : "", "family" : "Yan", "given" : "Xiaodong", "non-dropping-particle" : "", "parse-names" : false, "suffix" : "" }, { "dropping-particle" : "", "family" : "Guerreiro", "given" : "Selma B", "non-dropping-particle" : "", "parse-names" : false, "suffix" : "" }, { "dropping-particle" : "", "family" : "Lewis", "given" : "Elizabeth", "non-dropping-particle" : "", "parse-names" : false, "suffix" : "" }, { "dropping-particle" : "", "family" : "Li", "given" : "Xiao-Feng", "non-dropping-particle" : "", "parse-names" : false, "suffix" : "" } ], "container-title" : "Geophysical Research Letters", "id" : "ITEM-8", "issue" : "14", "issued" : { "date-parts" : [ [ "2020", "7", "28" ] ] }, "note" : "https://doi.org/10.1029/2020GL088758", "page" : "e2020GL088758", "publisher" : "John Wiley &amp; Sons, Ltd", "title" : "Strong Intensification of Hourly Rainfall Extremes by Urbanization", "translator" : [ { "dropping-particle" : "", "family" : "Q6867", "given" : "", "non-dropping-particle" : "", "parse-names" : false, "suffix" : "" } ], "type" : "article-journal", "volume" : "47" }, "uris" : [ "http://www.mendeley.com/documents/?uuid=4944c0e9-0c19-449e-889c-9fc4881527e2" ] } ], "mendeley" : { "formattedCitation" : "(Schl\u00fcnzen et al., 2010; Ganeshan et al., 2013; Ganeshan and Murtugudde, 2015; Haberlie et al., 2015; Daniels et al., 2016; Liang and Ding, 2017; McLeod et al., 2017; Li et al., 2020c)", "manualFormatting" : "(Schl\u00fcnzen et al., 2010; Ganeshan et al., 2013; Ganeshan and Murtugudde, 2015; Haberlie et al., 2015; Daniels et al., 2016; Liang and Ding, 2017; McLeod et al., 2017; Y. Li et al., 2020b)", "plainTextFormattedCitation" : "(Schl\u00fcnzen et al., 2010; Ganeshan et al., 2013; Ganeshan and Murtugudde, 2015; Haberlie et al., 2015; Daniels et al., 2016; Liang and Ding, 2017; McLeod et al., 2017; Li et al., 2020c)", "previouslyFormattedCitation" : "(Schl\u00fcnzen et al., 2010; Ganeshan et al., 2013; Ganeshan and Murtugudde, 2015; Haberlie et al., 2015; Daniels et al., 2016; Liang and Ding, 2017; McLeod et al., 2017; Li et al., 2020c)" }, "properties" : { "noteIndex" : 0 }, "schema" : "https://github.com/citation-style-language/schema/raw/master/csl-citation.json" }</w:instrText>
        </w:r>
      </w:ins>
      <w:del w:id="2079" w:author="Robin Matthews" w:date="2021-07-11T19:52:00Z">
        <w:r w:rsidR="000465A7" w:rsidDel="00C24F7C">
          <w:rPr>
            <w:rFonts w:cs="Times New Roman"/>
            <w:lang w:val="en-GB"/>
          </w:rPr>
          <w:delInstrText>ADDIN CSL_CITATION { "citationItems" : [ { "id" : "ITEM-1", "itemData" : { "DOI" : "10.1016/j.uclim.2017.03.004", "ISSN" : "22120955", "abstract" : "Spatio-temporal patterns in mean and extreme rainfall are examined around the city of Atlanta, Georgia using the Multi-sensor Precipitation Estimates (MPE) and ERA-Interim reanalysis datasets. The analysis spans the period 2002 to 2015 and employs a 9-cell gridded framework centered on downtown Atlanta. Statistically significant anomalies in daily precipitation were found over and downwind (predominately east to northeast) of Atlanta. The pattern of rainfall anomalies is most evident in the early evening hours of the day and is hypothesized to be related to the evolution of the skin or surface urban heat island (UHI), rather than the canopy layer UHI. The study formally proposes the term \u201cflow regime dependent\u201d downwind anomaly regions. Like previous results, the study reveals that downwind anomaly regions can vary as a function of prevailing wind regime. Using a metric called the Wet Millimeter Day (WMD), the study also finds that there is a tendency for extreme rainfall to cluster in the climatological downwind area of Atlanta. The work builds upon previous findings while employing different datasets to provide novel additional contributions related to the temporal evolution of the \u201curban rainfall effect\u201d and the patterns of extreme rainfall.", "author" : [ { "dropping-particle" : "", "family" : "McLeod", "given" : "Jordan", "non-dropping-particle" : "", "parse-names" : false, "suffix" : "" }, { "dropping-particle" : "", "family" : "Shepherd", "given" : "Marshall", "non-dropping-particle" : "", "parse-names" : false, "suffix" : "" }, { "dropping-particle" : "", "family" : "Konrad", "given" : "Charles E.", "non-dropping-particle" : "", "parse-names" : false, "suffix" : "" } ], "container-title" : "Urban Climate", "id" : "ITEM-1", "issue" : "January 2018", "issued" : { "date-parts" : [ [ "2017" ] ] }, "page" : "27-42", "publisher" : "Elsevier B.V.", "title" : "Spatio-temporal rainfall patterns around Atlanta, Georgia and possible relationships to urban land cover", "translator" : [ { "dropping-particle" : "", "family" : "Q4847", "given" : "", "non-dropping-particle" : "", "parse-names" : false, "suffix" : "" } ], "type" : "article-journal", "volume" : "21" }, "uris" : [ "http://www.mendeley.com/documents/?uuid=92a496ac-df45-4a9a-9a58-1a4b1c673ef4" ] }, { "id" : "ITEM-2", "itemData" : { "DOI" : "10.1002/qj.2499", "ISSN" : "00359009", "abstract" : "This study assesses the impact of urban land use on the climatological distribution of thunderstorm initiation occurrences in the humid subtropical region of the southeast United States, which includes the Atlanta, Georgia metropolitan area. Initially, an automated technique is developed to extract the locations of isolated convective initiation (ICI) events from 17 years (1997?2013) of composite reflectivity radar data for the study area. Nearly 26 000 ICI points were detected during 85 warm?season months, providing the foundation for first long?term, systematic assessment of the influence of urban land use on thunderstorm development. Results reveal that ICI events occur more often over the urban area compared to its surrounding rural counterparts, confirming that anthropogenic?induced changes in land cover in moist tropical environments lead to more initiation events, resulting thunderstorms and affiliated hazards over the developed area. The ICI risk for Atlanta is greatest during the late afternoon and early evening in July and August in synoptically benign conditions. Greater ICI counts downwind of Atlanta suggest that prevailing wind direction also influences the location of these events. Moreover, ICI occurrences over the city were significantly higher on weekdays compared to weekend days?a result that was not apparent in a rural control region located west of the city. This suggests that the weekly commuting cycle and associated aerosol levels of Atlanta may amplify ICI rates. The investigation provides a methodological framework for future studies that examine the effect of land use, land cover, and terrain discontinuities on the spatio?temporal character of ICI events.", "author" : [ { "dropping-particle" : "", "family" : "Haberlie", "given" : "Alex M.", "non-dropping-particle" : "", "parse-names" : false, "suffix" : "" }, { "dropping-particle" : "", "family" : "Ashley", "given" : "Walker S.", "non-dropping-particle" : "", "parse-names" : false, "suffix" : "" }, { "dropping-particle" : "", "family" : "Pingel", "given" : "Thomas J.", "non-dropping-particle" : "", "parse-names" : false, "suffix" : "" } ], "container-title" : "Quarterly Journal of the Royal Meteorological Society", "id" : "ITEM-2", "issue" : "688", "issued" : { "date-parts" : [ [ "2015", "4" ] ] }, "page" : "663-675", "publisher" : "Wiley-Blackwell", "title" : "The effect of urbanisation on the climatology of thunderstorm initiation", "translator" : [ { "dropping-particle" : "", "family" : "Q4985", "given" : "", "non-dropping-particle" : "", "parse-names" : false, "suffix" : "" } ], "type" : "article-journal", "volume" : "141" }, "uris" : [ "http://www.mendeley.com/documents/?uuid=83668495-f018-446e-9e56-900d7ec1e5a1" ] }, { "id" : "ITEM-3", "itemData" : { "DOI" : "10.1016/j.uclim.2013.09.004", "ISSN" : "2212-0955", "abstract" : "This study evaluates the influence of the Urban Heat Island (UHI) on warm season precipitation for several US cities by using contemporary high-resolution observations. Spatial (local and downwind) rainfall anomalies associated with propagating and non-propagating storms are analyzed using statistical methods. A diurnal trend analysis suggests that the UHI has a dominant influence on precipitation for inland cities (Minneapolis and Washington D.C.), especially during afternoon and nocturnal hours. Propagating storms appear to converge over the urban region, but the rainfall intensification occurs downwind of the city. The nocturnal precipitation anomaly, which has received less attention in the past, is significant and comparable to the daytime anomaly. For coastal cities (New York City, Providence and Cleveland), a local increase in the frequency and intensity of extreme positive rainfall anomalies may occur during daytime due to the UHI-sea breeze interaction. For non-propagating storms, nocturnal rainfall enhancement is evident downwind of an inland city (Dallas), whereas a local daytime increase in the frequency of heavy rainfall events is observed for a coastal city (Houston). Downwind and nocturnal UHI impacts on rainfall appear less obvious for coastal cities. Future studies are clearly needed to understand the variability in processes that produce urban rainfall enhancement.", "author" : [ { "dropping-particle" : "", "family" : "Ganeshan", "given" : "Manisha", "non-dropping-particle" : "", "parse-names" : false, "suffix" : "" }, { "dropping-particle" : "", "family" : "Murtugudde", "given" : "Raghu", "non-dropping-particle" : "", "parse-names" : false, "suffix" : "" }, { "dropping-particle" : "", "family" : "Imhoff", "given" : "Marc L", "non-dropping-particle" : "", "parse-names" : false, "suffix" : "" } ], "container-title" : "Urban Climate", "id" : "ITEM-3", "issued" : { "date-parts" : [ [ "2013" ] ] }, "page" : "1-23", "title" : "A multi-city analysis of the UHI-influence on warm season rainfall", "translator" : [ { "dropping-particle" : "", "family" : "Q4856", "given" : "", "non-dropping-particle" : "", "parse-names" : false, "suffix" : "" } ], "type" : "article-journal", "volume" : "6" }, "uris" : [ "http://www.mendeley.com/documents/?uuid=488e5017-22a3-4848-859b-91961c82ee25" ] }, { "id" : "ITEM-4", "itemData" : { "DOI" : "10.1016/j.uclim.2015.10.005", "ISBN" : "2212-0955", "ISSN" : "22120955", "abstract" : "High-resolution WRF model sensitivity experiments are. carried out (with and without urban land cover) to study urban impacts on nocturnal propagating thunderstorms over the city of Minneapolis. It is found that the storm spatial characteristics, especially the position of the storm cell, are appreciably altered by the presence of urban land cover. The most robust urban instability during stormy conditions is the enhanced surface convergence due to increased frictional drag. No urban impact is visible on the rainfall intensity simulated by the model. The frictional convergence, aided by the nocturnal Urban Heat Island (UHI), appears to be responsible for attracting propagating storms towards the urban center. Advanced modeling experiments are needed to quantify the mechanical and thermal influence along with similar studies in other cities to further investigate the urban impact on the frequency and trajectory of nocturnal propagating storms.", "author" : [ { "dropping-particle" : "", "family" : "Ganeshan", "given" : "Manisha", "non-dropping-particle" : "", "parse-names" : false, "suffix" : "" }, { "dropping-particle" : "", "family" : "Murtugudde", "given" : "Raghu", "non-dropping-particle" : "", "parse-names" : false, "suffix" : "" } ], "container-title" : "Urban Climate", "id" : "ITEM-4", "issued" : { "date-parts" : [ [ "2015" ] ] }, "page" : "606-621", "publisher" : "Elsevier B.V.", "title" : "Nocturnal propagating thunderstorms may favor urban \"hot-spots\": A model-based study over Minneapolis", "translator" : [ { "dropping-particle" : "", "family" : "Q4819", "given" : "", "non-dropping-particle" : "", "parse-names" : false, "suffix" : "" } ], "type" : "article-journal", "volume" : "14" }, "uris" : [ "http://www.mendeley.com/documents/?uuid=3794f9fb-3a49-461e-9b0a-3748cd3d555c" ] }, { "id" : "ITEM-5", "itemData" : { "DOI" : "10.1002/joc.4458", "ISSN" : "10970088", "abstract" : "Expansion of urban areas has profound effects on land surface characteristics. As such, the land surface can exert influence on atmospheric parameters that might alter precipitation amounts or patterns. In this study, precipitation observations near urban areas along the West coast of the Netherlands are investigated throughout the 1951\u20132010 period. An innovative analysis methodology is used to deal with the small and fragmented urban areas in the Netherlands. The results show that daily precipitation totals downwind of urban areas are, on average, about 7% higher than precipitation in the rest of the Dutch West coast. Precipitation enhancements up to 20% are found depending on wind direction and time period. These results are comparable with studies from around the globe and show that the influence of relatively small fragmented urban areas, as are present in the Netherlands, can be similar to the influence of large metropolitan areas on precipitation.", "author" : [ { "dropping-particle" : "", "family" : "Daniels", "given" : "E. E.", "non-dropping-particle" : "", "parse-names" : false, "suffix" : "" }, { "dropping-particle" : "", "family" : "Lenderink", "given" : "G.", "non-dropping-particle" : "", "parse-names" : false, "suffix" : "" }, { "dropping-particle" : "", "family" : "Hutjes", "given" : "R. W.A.", "non-dropping-particle" : "", "parse-names" : false, "suffix" : "" }, { "dropping-particle" : "", "family" : "Holtslag", "given" : "A. A.M.", "non-dropping-particle" : "", "parse-names" : false, "suffix" : "" } ], "container-title" : "International Journal of Climatology", "id" : "ITEM-5", "issue" : "4", "issued" : { "date-parts" : [ [ "2016" ] ] }, "page" : "2111-2119", "title" : "Observed urban effects on precipitation along the Dutch West coast", "translator" : [ { "dropping-particle" : "", "family" : "Q4843", "given" : "", "non-dropping-particle" : "", "parse-names" : false, "suffix" : "" } ], "type" : "article-journal", "volume" : "36" }, "uris" : [ "http://www.mendeley.com/documents/?uuid=ea6ee17f-dad6-4c3c-808d-9b2fbb0c7978" ] }, { "id" : "ITEM-6", "itemData" : { "DOI" : "10.1002/joc.1968", "ISBN" : "1097-0088", "ISSN" : "08998418", "abstract" : "Climate changes and the urban climate of the lsquogreen cityrsquo Hamburg and its metropolitan region are analyzed using observational data for temperature and precipitation. Values for Hamburg's synoptic site HH-Fuhlsb\u00fcttel start in 1891 and are used to determine climate changes. Additional data from up to 45 climate stations are used to analyze the different aspects of the regional climate and urban effects on the temperature urban heat island (UHI) and precipitation urban precipitation impact (UPI). The analysis of the long-term data shows that the climate has already changed. Annual precipitation significantly increases sim0.8 mm/year when focusing on years 1891-2007 and sim1.3 mm/year for 1948-2007. Precipitation increases are largest in November through March and March as well as June for 1978-2007. For April and July of this period, a precipitation decrease is found. The precipitation distribution shows that moderate daily precipitation amounts (le10 mm/day) have increased by about 10% between 1948-1977 and 1978-2007. Precipitation amounts &amp;gt; 10 mm/day have increased by 20% in the same period. Average temperatures significantly increase by 0.07 K/decade (1891-2007), 0.19 K/decade (1948-2007), 0.6 K/decade (1978-2007) with largest significant increases in fall. For the UHI, it is found that the average temperature is higher up to 1.1 K in the densely build-up city area than outside. Values are about halved for more green urban areas but also depend on more local impacts. The minimum temperatures are up to 3 K higher and maximum temperatures slightly lower in the inner city than in the rural during summer. The winter temperatures are higher throughout the urban area. The UHI differences depend on wind speed; this dependence is best described by using the inverse square root of the wind speed. Classification using different wind directions shows that the precipitation is significantly higher (5-20%) for downwind of urban areas compared with the upwind side. Copyright 2009 Royal Meteorological Society", "author" : [ { "dropping-particle" : "", "family" : "Schl\u00fcnzen", "given" : "K. H.", "non-dropping-particle" : "", "parse-names" : false, "suffix" : "" }, { "dropping-particle" : "", "family" : "Hoffmann", "given" : "P.", "non-dropping-particle" : "", "parse-names" : false, "suffix" : "" }, { "dropping-particle" : "", "family" : "Rosenhagen", "given" : "G.", "non-dropping-particle" : "", "parse-names" : false, "suffix" : "" }, { "dropping-particle" : "", "family" : "Riecke", "given" : "W.", "non-dropping-particle" : "", "parse-names" : false, "suffix" : "" } ], "container-title" : "International Journal of Climatology", "id" : "ITEM-6", "issue" : "8", "issued" : { "date-parts" : [ [ "2010" ] ] }, "page" : "1121-1136", "title" : "Long-term changes and regional differences in temperature and precipitation in the metropolitan area of Hamburg", "translator" : [ { "dropping-particle" : "", "family" : "Q4811", "given" : "", "non-dropping-particle" : "", "parse-names" : false, "suffix" : "" } ], "type" : "article-journal", "volume" : "30" }, "uris" : [ "http://www.mendeley.com/documents/?uuid=3afb5cdd-5120-43bd-a84f-e28501caf571" ] }, { "id" : "ITEM-7", "itemData" : { "DOI" : "10.1007/s00376-016-6120-0", "ISBN" : "0037601661200", "ISSN" : "02561530", "abstract" : "Using the hourly precipitation records of meteorological stations in Shanghai, covering a period of almost a century (1916-2014), the long-term variation of extreme heavy precipitation in Shanghai on multiple spatial and temporal scales is analyzed, and the effects of urbanization on hourly rainstorms studied. Results show that: (1) Over the last century, extreme hourly precipitation events enhanced significantly. During the recent urbanization period from 1981 to 2014, the frequency of heavy precipitation increased significantly, with a distinct localized and abrupt characteristic. (2) The spatial distribution of long-term trends for the occurrence frequency and total precipitation intensity of hourly heavy precipitation in Shanghai shows a distinct urban rain-island feature; namely, heavy precipitation was increasingly focused in urban and suburban areas. Attribution analysis shows that urbanization in Shanghai contributed greatly to the increase in both frequency and intensity of heavy rainfall events in the city, thus leading to an increasing total precipitation amount of heavy rainfall events. In addition, the diurnal variation of rainfall intensity also shows distinctive urban-rural differences, especially during late afternoon and early nighttime in the city area. (3) Regional warming, with subsequent enhancement of water vapor content, convergence of moisture flux and atmospheric instability, provided favorable physical backgrounds for the formation of extreme precipitation. This accounts for the consistent increase in hourly heavy precipitation over the whole Shanghai area during recent times. [ABSTRACT FROM AUTHOR]", "author" : [ { "dropping-particle" : "", "family" : "Liang", "given" : "Ping", "non-dropping-particle" : "", "parse-names" : false, "suffix" : "" }, { "dropping-particle" : "", "family" : "Ding", "given" : "Yihui", "non-dropping-particle" : "", "parse-names" : false, "suffix" : "" } ], "container-title" : "Advances in Atmospheric Sciences", "id" : "ITEM-7", "issue" : "3", "issued" : { "date-parts" : [ [ "2017" ] ] }, "page" : "321-334", "title" : "The long-term variation of extreme heavy precipitation and its link to urbanization effects in Shanghai during 1916\u20132014", "translator" : [ { "dropping-particle" : "", "family" : "Q4814", "given" : "", "non-dropping-particle" : "", "parse-names" : false, "suffix" : "" } ], "type" : "article-journal", "volume" : "34" }, "uris" : [ "http://www.mendeley.com/documents/?uuid=5058ad8a-7152-425e-8445-fbb9e6548c70" ] }, { "id" : "ITEM-8", "itemData" : { "DOI" : "10.1029/2020GL088758", "ISSN" : "0094-8276", "abstract" : "Abstract Although observations and modeling studies show that heavy rainfall is increasing in many regions, how changes will manifest themselves on sub-daily timescales remains highly uncertain. Here, for the first time, we combine observational analysis and high-resolution modeling results to examine changes to extreme rainfall intensities in urbanized Kuala Lumpur, Malaysia. We find that hourly intensities of extreme rainfall have increased by ~35% over the last three decades, nearly 3 times more than in surrounding rural areas, with daily intensities showing much weaker increases. Our modeling results confirm that the urban heat island effect creates a more unstable atmosphere, increased vertical uplift and moisture convergence. This, combined with weak surface winds in the Tropics, causes intensification of rainfall extremes over the city, with reduced rainfall in the surrounding region.", "author" : [ { "dropping-particle" : "", "family" : "Li", "given" : "Yafei", "non-dropping-particle" : "", "parse-names" : false, "suffix" : "" }, { "dropping-particle" : "", "family" : "Fowler", "given" : "Hayley J", "non-dropping-particle" : "", "parse-names" : false, "suffix" : "" }, { "dropping-particle" : "", "family" : "Arg\u00fceso", "given" : "Daniel", "non-dropping-particle" : "", "parse-names" : false, "suffix" : "" }, { "dropping-particle" : "", "family" : "Blenkinsop", "given" : "Stephen", "non-dropping-particle" : "", "parse-names" : false, "suffix" : "" }, { "dropping-particle" : "", "family" : "Evans", "given" : "Jason P", "non-dropping-particle" : "", "parse-names" : false, "suffix" : "" }, { "dropping-particle" : "", "family" : "Lenderink", "given" : "Geert", "non-dropping-particle" : "", "parse-names" : false, "suffix" : "" }, { "dropping-particle" : "", "family" : "Yan", "given" : "Xiaodong", "non-dropping-particle" : "", "parse-names" : false, "suffix" : "" }, { "dropping-particle" : "", "family" : "Guerreiro", "given" : "Selma B", "non-dropping-particle" : "", "parse-names" : false, "suffix" : "" }, { "dropping-particle" : "", "family" : "Lewis", "given" : "Elizabeth", "non-dropping-particle" : "", "parse-names" : false, "suffix" : "" }, { "dropping-particle" : "", "family" : "Li", "given" : "Xiao-Feng", "non-dropping-particle" : "", "parse-names" : false, "suffix" : "" } ], "container-title" : "Geophysical Research Letters", "id" : "ITEM-8", "issue" : "14", "issued" : { "date-parts" : [ [ "2020", "7", "28" ] ] }, "note" : "https://doi.org/10.1029/2020GL088758", "page" : "e2020GL088758", "publisher" : "John Wiley &amp; Sons, Ltd", "title" : "Strong Intensification of Hourly Rainfall Extremes by Urbanization", "translator" : [ { "dropping-particle" : "", "family" : "Q6867", "given" : "", "non-dropping-particle" : "", "parse-names" : false, "suffix" : "" } ], "type" : "article-journal", "volume" : "47" }, "uris" : [ "http://www.mendeley.com/documents/?uuid=4944c0e9-0c19-449e-889c-9fc4881527e2" ] } ], "mendeley" : { "formattedCitation" : "(Schl\u00fcnzen et al., 2010; Ganeshan et al., 2013; Ganeshan and Murtugudde, 2015; Haberlie et al., 2015; Daniels et al., 2016; Liang and Ding, 2017; McLeod et al., 2017; Li et al., 2020c)", "plainTextFormattedCitation" : "(Schl\u00fcnzen et al., 2010; Ganeshan et al., 2013; Ganeshan and Murtugudde, 2015; Haberlie et al., 2015; Daniels et al., 2016; Liang and Ding, 2017; McLeod et al., 2017; Li et al., 2020c)", "previouslyFormattedCitation" : "(Schl\u00fcnzen et al., 2010; Ganeshan et al., 2013; Ganeshan and Murtugudde, 2015; Haberlie et al., 2015; Daniels et al., 2016; Liang and Ding, 2017; McLeod et al., 2017; Li et al., 2020c)"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(Schlünzen et al., 2010; Ganeshan et al., 2013; Ganeshan and Murtugudde, 2015; Haberlie et al., 2015; Daniels et al., 2016; Liang and Ding, 2017; McLeod et al., 2017; </w:t>
      </w:r>
      <w:ins w:id="2080" w:author="Robin Matthews" w:date="2021-07-11T19:52:00Z">
        <w:r w:rsidR="00C24F7C">
          <w:rPr>
            <w:rFonts w:cs="Times New Roman"/>
            <w:noProof/>
            <w:lang w:val="en-GB"/>
          </w:rPr>
          <w:t xml:space="preserve">Y. </w:t>
        </w:r>
      </w:ins>
      <w:r w:rsidR="00E41CA2">
        <w:rPr>
          <w:rFonts w:cs="Times New Roman"/>
          <w:noProof/>
          <w:lang w:val="en-GB"/>
        </w:rPr>
        <w:t>Li et al., 2020</w:t>
      </w:r>
      <w:del w:id="2081" w:author="Robin Matthews" w:date="2021-07-11T19:52:00Z">
        <w:r w:rsidR="00E41CA2" w:rsidDel="00C24F7C">
          <w:rPr>
            <w:rFonts w:cs="Times New Roman"/>
            <w:noProof/>
            <w:lang w:val="en-GB"/>
          </w:rPr>
          <w:delText>c</w:delText>
        </w:r>
      </w:del>
      <w:ins w:id="2082" w:author="Robin Matthews" w:date="2021-07-11T19:52:00Z">
        <w:r w:rsidR="00C24F7C">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2077"/>
      <w:r w:rsidR="00E41CA2">
        <w:rPr>
          <w:rStyle w:val="CommentReference"/>
          <w:rFonts w:asciiTheme="minorHAnsi" w:eastAsiaTheme="minorHAnsi" w:hAnsiTheme="minorHAnsi"/>
          <w:lang w:eastAsia="en-US"/>
        </w:rPr>
        <w:commentReference w:id="2077"/>
      </w:r>
      <w:r w:rsidRPr="00C734F4">
        <w:rPr>
          <w:rFonts w:cs="Times New Roman"/>
          <w:lang w:val="en-GB"/>
        </w:rPr>
        <w:t xml:space="preserve"> that cities induce increases in mean and extreme precipitation over and downwind of the city especially in the afternoon and early evening.</w:t>
      </w:r>
    </w:p>
    <w:p w14:paraId="2E0F8A73" w14:textId="77777777" w:rsidR="0038381F" w:rsidRPr="00C734F4" w:rsidRDefault="0038381F" w:rsidP="0038381F">
      <w:pPr>
        <w:pStyle w:val="AR6BodyText"/>
        <w:shd w:val="clear" w:color="auto" w:fill="DEEAF6" w:themeFill="accent1" w:themeFillTint="33"/>
        <w:rPr>
          <w:rFonts w:cs="Times New Roman"/>
          <w:lang w:val="en-GB"/>
        </w:rPr>
      </w:pPr>
    </w:p>
    <w:p w14:paraId="253F1992" w14:textId="3A0215AA"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Climate Projection</w:t>
      </w:r>
      <w:r w:rsidR="00235AED">
        <w:rPr>
          <w:rStyle w:val="Strong"/>
          <w:rFonts w:eastAsiaTheme="majorEastAsia"/>
          <w:lang w:val="en-GB"/>
        </w:rPr>
        <w:t>s</w:t>
      </w:r>
    </w:p>
    <w:p w14:paraId="00C4CDEF" w14:textId="569E39DC" w:rsidR="0038381F" w:rsidRPr="00FB6EB0" w:rsidRDefault="0038381F" w:rsidP="0038381F">
      <w:pPr>
        <w:pStyle w:val="AR6BodyText"/>
        <w:shd w:val="clear" w:color="auto" w:fill="DEEAF6" w:themeFill="accent1" w:themeFillTint="33"/>
        <w:rPr>
          <w:rFonts w:cs="Times New Roman"/>
        </w:rPr>
      </w:pPr>
      <w:r w:rsidRPr="00C734F4">
        <w:rPr>
          <w:rFonts w:cs="Times New Roman"/>
          <w:lang w:val="en-GB"/>
        </w:rPr>
        <w:t xml:space="preserve">Estimates of the urban heat island under further climate change are </w:t>
      </w:r>
      <w:r w:rsidRPr="00C734F4">
        <w:rPr>
          <w:rFonts w:cs="Times New Roman"/>
          <w:i/>
          <w:iCs/>
          <w:lang w:val="en-GB"/>
        </w:rPr>
        <w:t>very uncertain</w:t>
      </w:r>
      <w:r w:rsidRPr="00C734F4">
        <w:rPr>
          <w:rFonts w:cs="Times New Roman"/>
          <w:lang w:val="en-GB"/>
        </w:rPr>
        <w:t xml:space="preserve"> because studies using different methods report contrasting results. However, there is </w:t>
      </w:r>
      <w:r w:rsidRPr="00C734F4">
        <w:rPr>
          <w:rFonts w:cs="Times New Roman"/>
          <w:i/>
          <w:lang w:val="en-GB"/>
        </w:rPr>
        <w:t xml:space="preserve">very high confidence </w:t>
      </w:r>
      <w:r w:rsidRPr="00C734F4">
        <w:rPr>
          <w:rFonts w:cs="Times New Roman"/>
          <w:lang w:val="en-GB"/>
        </w:rPr>
        <w:t>(</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 that</w:t>
      </w:r>
      <w:r w:rsidRPr="00C734F4">
        <w:rPr>
          <w:rFonts w:cs="Times New Roman"/>
          <w:i/>
          <w:lang w:val="en-GB"/>
        </w:rPr>
        <w:t xml:space="preserve"> </w:t>
      </w:r>
      <w:r w:rsidRPr="00C734F4">
        <w:rPr>
          <w:rFonts w:cs="Times New Roman"/>
          <w:lang w:val="en-GB"/>
        </w:rPr>
        <w:t>the projected change of the urban heat island under climate change conditions is one order of magnitude less than the projected warming in both urban and rural areas under simulation constraints of no urban growth</w:t>
      </w:r>
      <w:r w:rsidRPr="00C734F4">
        <w:rPr>
          <w:rFonts w:cs="Times New Roman"/>
          <w:i/>
          <w:lang w:val="en-GB"/>
        </w:rPr>
        <w:t xml:space="preserve"> </w:t>
      </w:r>
      <w:bookmarkStart w:id="2083" w:name="_Hlk76925603"/>
      <w:commentRangeStart w:id="2084"/>
      <w:commentRangeStart w:id="2085"/>
      <w:r w:rsidRPr="00C734F4">
        <w:rPr>
          <w:rFonts w:cs="Times New Roman"/>
          <w:lang w:val="en-GB"/>
        </w:rPr>
        <w:fldChar w:fldCharType="begin" w:fldLock="1"/>
      </w:r>
      <w:r w:rsidR="000465A7">
        <w:rPr>
          <w:rFonts w:cs="Times New Roman"/>
          <w:lang w:val="en-GB"/>
        </w:rPr>
        <w: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"10.1175/JCLI-D-11-00098.1", "ISBN" : "0894-8755", "ISSN" : "08948755", "abstract" : "A new parameterization of urban areas in the Community Climate System Model version 4 (CCSM4) allows for simulation of temperature in cities where most of the global population lives. CCSM4 Coupled Model Intercomparison Project phase 5 (CMIP5) simulations [Representative Concentration Pathway (RCP) 2.6, 4.5, and 8.5] are analyzed to examine how urban and rural areas might respond differently to changes in climate. The urban heat island (UHT), defined as the urban minus rural air temperature, is used as a metric. The average UHI at the end of the twenty-first century is similar to present day in RCP2.6 and RCP4.5, but decreases in RCP8.5. Both the daytime and nocturnal UHIs decrease in RCP8.5, but the decrease in the daytime UHI is larger and more uniform across regions and seasons than in the nocturnal UHI. This is caused by changes in evaporation that warm the rural surface more than the urban. There is significant spatial and seasonal variability in the response of the nocturnal UHI caused mainly by changes in the rural surface. In Europe, the response to climate change of rural leaf stem area in summer and clouds and rural soil moisture in winter explains the majority of this variability. Climate change increases the number of warm nights in urban areas substantially more than in rural areas. These results provide evidence that urban and rural areas respond differently to climate change. Thus, the unique aspects of the urban environment should be considered when making climate change projections, particularly since the global population is becoming increasingly urbanized.", "author" : [ { "dropping-particle" : "", "family" : "Oleson", "given" : "Keith", "non-dropping-particle" : "", "parse-names" : false, "suffix" : "" } ], "container-title" : "Journal of Climate", "id" : "ITEM-3", "issue" : "5", "issued" : { "date-parts" : [ [ "2012" ] ] }, "page" : "1390-1412", "title" : "Contrasts between Urban and rural climate in CCSM4 CMIP5 climate change scenarios", "translator" : [ { "dropping-particle" : "", "family" : "Q5025", "given" : "", "non-dropping-particle" : "", "parse-names" : false, "suffix" : "" } ], "type" : "article-journal", "volume" : "25" }, "uris" : [ "http://www.mendeley.com/documents/?uuid=5c6337cb-eb7d-4038-aa64-28d45f236e56", "http://www.mendeley.com/documents/?uuid=ea28bf27-44e4-4171-9cef-cc6b6a2440f2" ] }, { "id" : "ITEM-4",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"ITEM-4",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"ITEM-5", "itemData" : { "DOI" : "10.2151/jmsj.2012-B03", "ISBN" : "0026-1165", "abstract" : "The present study applies the WRF model involving the single-layer urban canopy model (hereafter, WRF_UCM) to urban climate simulation of the Tokyo metropolitan area for August (2004\u20132007) and compare results to (a) observations, and (b) the WRF model involving the slab urban model (hereafter, WRF_SLAB). In this urban area, WRF_UCM accurately captures the observed monthly mean daytime and nocturnal UHI, whereas WRF_SLAB does not show a nocturnal UHI. Moreover, the observed diurnal variations of the surface air temperature for central Tokyo and Kumagaya, a nearby inland city, are reproduced well by WRF_UCM. However, WRF_SLAB exhibits both a 1-hr phase shift and a 6.2 C excess oscillation magnitude over observa- tions. In addition, WRF_UCM accurately reproduces the frequency distribution of surface air temperatures, showing a maximum at 27 C, whereas WRF_SLAB produce a bimodal distribution, with double peaks at 23 and 33 C. Finally, WRF_UCM does a much better job than WRF_SLAB at modeling the relative humidity.", "author" : [ { "dropping-particle" : "", "family" : "Kusaka", "given" : "Hiroyuki", "non-dropping-particle" : "", "parse-names" : false, "suffix" : "" }, { "dropping-particle" : "", "family" : "Chen", "given" : "Fei", "non-dropping-particle" : "", "parse-names" : false, "suffix" : "" }, { "dropping-particle" : "", "family" : "Tewari", "given" : "Mukul", "non-dropping-particle" : "", "parse-names" : false, "suffix" : "" }, { "dropping-particle" : "", "family" : "Dudhia", "given" : "Jimy", "non-dropping-particle" : "", "parse-names" : false, "suffix" : "" }, { "dropping-particle" : "", "family" : "Gill", "given" : "David O.", "non-dropping-particle" : "", "parse-names" : false, "suffix" : "" }, { "dropping-particle" : "", "family" : "Duda", "given" : "Michael G.", "non-dropping-particle" : "", "parse-names" : false, "suffix" : "" }, { "dropping-particle" : "", "family" : "Wang", "given" : "Wei", "non-dropping-particle" : "", "parse-names" : false, "suffix" : "" }, { "dropping-particle" : "", "family" : "Miya", "given" : "Yukako", "non-dropping-particle" : "", "parse-names" : false, "suffix" : "" } ], "container-title" : "Journal of the Meteorological Society of Japan. Series II", "id" : "ITEM-5", "issued" : { "date-parts" : [ [ "2012" ] ] }, "title" : "Numerical Simulation of Urban Heat Island Effect by the WRF Model with 4-km Grid Increment: An Inter-Comparison Study between the Urban Canopy Model and Slab Model", "translator" : [ { "dropping-particle" : "", "family" : "Q3922", "given" : "", "non-dropping-particle" : "", "parse-names" : false, "suffix" : "" } ], "type" : "article-journal" }, "uris" : [ "http://www.mendeley.com/documents/?uuid=312f5e00-fc46-3066-a5ea-05a3cbad23f7" ] }, { "id" : "ITEM-6",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"ITEM-6",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"ITEM-7",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"ITEM-7",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"ITEM-8",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"ITEM-8",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"ITEM-9", "itemData" : { "DOI" : "10.1175/2010JAMC2377.1", "ISBN" : "1558-8424", "ISSN" : "1558-8424", "abstract" : "A pragmatic approach to estimate the impact of climate change on the urban environment, here called the cuboid method, is presented. This method allows one to simulate the urban heat load and the frequency of air temperature threshold exceedances using only eight microscale urban climate simulations for each relevant wind direction and time series of daily meteorological parameters either from observations or regional climate projections. Eight representative simulations are designed to encompass all major potential urban heat-stress conditions. From these representative simulations, the urban-heat-load conditions in any weather situation are derived by interpolation. The presented approach is applied to study possible future heat load in Frankfurt, Germany, using the high-resolution Microscale Urban Climate Model in three dimensions (MUKLIMO_3). To estimate future changes in heat-load-related climate indices in Frankfurt, climate projections from the regional climate models Max Planck Institute ...", "author" : [ { "dropping-particle" : "", "family" : "Fr\u00fch", "given" : "Barbara", "non-dropping-particle" : "", "parse-names" : false, "suffix" : "" }, { "dropping-particle" : "", "family" : "Becker", "given" : "Paul", "non-dropping-particle" : "", "parse-names" : false, "suffix" : "" }, { "dropping-particle" : "", "family" : "Deutschl\u00e4nder", "given" : "Thomas", "non-dropping-particle" : "", "parse-names" : false, "suffix" : "" }, { "dropping-particle" : "", "family" : "Hessel", "given" : "Johann-Dirk", "non-dropping-particle" : "", "parse-names" : false, "suffix" : "" }, { "dropping-particle" : "", "family" : "Kossmann", "given" : "Meinolf", "non-dropping-particle" : "", "parse-names" : false, "suffix" : "" }, { "dropping-particle" : "", "family" : "Mieskes", "given" : "Ingrid", "non-dropping-particle" : "", "parse-names" : false, "suffix" : "" }, { "dropping-particle" : "", "family" : "Namyslo", "given" : "Joachim", "non-dropping-particle" : "", "parse-names" : false, "suffix" : "" }, { "dropping-particle" : "", "family" : "Roos", "given" : "Marita", "non-dropping-particle" : "", "parse-names" : false, "suffix" : "" }, { "dropping-particle" : "", "family" : "Sievers", "given" : "Uwe", "non-dropping-particle" : "", "parse-names" : false, "suffix" : "" }, { "dropping-particle" : "", "family" : "Steigerwald", "given" : "Thomas", "non-dropping-particle" : "", "parse-names" : false, "suffix" : "" }, { "dropping-particle" : "", "family" : "Turau", "given" : "Heidelore", "non-dropping-particle" : "", "parse-names" : false, "suffix" : "" }, { "dropping-particle" : "", "family" : "Wienert", "given" : "Uwe", "non-dropping-particle" : "", "parse-names" : false, "suffix" : "" } ], "container-title" : "Journal of Applied Meteorology and Climatology", "id" : "ITEM-9", "issue" : "1", "issued" : { "date-parts" : [ [ "2011", "1", "2" ] ] }, "note" : "From Duplicate 1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Uwe)\n\nFrom Duplicate 2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Uwe)\n\nFrom Duplicate 1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Uwe)\n\ndoi: 10.1175/2010JAMC2377.1", "page" : "167-184", "publisher" : "American Meteorological Society", "title" : "Estimation of Climate-Change Impacts on the Urban Heat Load Using an Urban Climate Model and Regional Climate Projections", "translator" : [ { "dropping-particle" : "", "family" : "Q5529", "given" : "", "non-dropping-particle" : "", "parse-names" : false, "suffix" : "" } ], "type" : "article-journal", "volume" : "50" }, "uris" : [ "http://www.mendeley.com/documents/?uuid=9322b032-f06e-4098-9a63-d234c64be8ad" ] }, { "id" : "ITEM-10", "itemData" : { "DOI" : "10.1127/metz/2016/0773", "author" : [ { "dropping-particle" : "", "family" : "Hoffmann", "given" : "Peter", "non-dropping-particle" : "", "parse-names" : false, "suffix" : "" }, { "dropping-particle" : "", "family" : "Schoetter", "given" : "Robert", "non-dropping-particle" : "", "parse-names" : false, "suffix" : "" }, { "dropping-particle" : "", "family" : "Schl\u00fcnzen", "given" : "K.\u00a0Heinke", "non-dropping-particle" : "", "parse-names" : false, "suffix" : "" } ], "container-title" : "Meteorologische Zeitschrift", "id" : "ITEM-10", "issue" : "2", "issued" : { "date-parts" : [ [ "2018", "10" ] ] }, "page" : "89-109", "publisher" : "Schweizerbart Science Publishers", "publisher-place" : "Stuttgart, Germany", "title" : "Statistical-dynamical downscaling of the urban heat island in Hamburg, Germany", "translator" : [ { "dropping-particle" : "", "family" : "Q3916", "given" : "", "non-dropping-particle" : "", "parse-names" : false, "suffix" : "" } ], "type" : "article-journal", "volume" : "27" }, "uris" : [ "http://www.mendeley.com/documents/?uuid=b8caa59c-2897-366c-a1e2-fd5c135e22e9" ] }, { "id" : "ITEM-11", "itemData" : { "DOI" : "10.1002/qj.2642", "ISBN" : "0035-9009", "ISSN" : "00359009", "abstract" : "This study investigated the impacts of climate change on the urban heat island (UHI) and the number of very hot (maximum temperature &gt;35\u00b0C) and very cold days (minimum temperature &lt;5\u00b0C) in the central business district (CBD) of Melbourne city in Australia. A station located in Laverton (less urbanised area), which is 17 km southwest of Melbourne CBD, was selected as the reference station for the computation of UHI intensity in Melbourne CBD. Using daily minimum/maximum temperatures at the two stations, nocturnal/diurnal UHI intensities in Melbourne CBD were computed for the period 1952\u20132010. It was found that in Melbourne CBD, nocturnal UHI intensities show a clear rising trend over the period 1952\u20132010 unlike the diurnal UHI intensities. For the analysis of nocturnal UHI intensities in Melbourne CBD, under changing climate, for each calendar month statistical models based on the gene expression programming (GEP) technique were developed for downscaling general-circulation model (GCM) outputs to monthly average minimum temperature at Melbourne CBD and Laverton. Using the outputs of HadCM3, GFDL2.0 and ECHAM5 pertaining to the A2 greenhouse gas emission scenario on the downscaling models, projections of monthly average minimum temperature were produced for the two stations over the period 2000\u20132099. In each season, at both stations, the ensemble average of monthly minimum temperature gradually increased over the period 2000\u20132099. The ensemble-average UHI intensity in Melbourne CBD projected into the future was higher for all seasons in comparison to that of period 1952\u20131971. Downscaling models based on the GEP technique were developed for each calendar month for projecting the number of very hot days in November\u2013March and very cold days in May\u2013September in Melbourne CBD. It was found that, in the future, summer weather will spread to early autumn, and winter weather will move to early spring, in Melbourne CBD.", "author" : [ { "dropping-particle" : "", "family" : "Sachindra", "given" : "D. A.", "non-dropping-particle" : "", "parse-names" : false, "suffix" : "" }, { "dropping-particle" : "", "family" : "Ng", "given" : "A. W. M.", "non-dropping-particle" : "", "parse-names" : false, "suffix" : "" }, { "dropping-particle" : "", "family" : "Muthukumaran", "given" : "S.", "non-dropping-particle" : "", "parse-names" : false, "suffix" : "" }, { "dropping-particle" : "", "family" : "Perera", "given" : "B. J. C.", "non-dropping-particle" : "", "parse-names" : false, "suffix" : "" } ], "container-title" : "Quarterly Journal of the Royal Meteorological Society", "id" : "ITEM-11", "issue" : "694", "issued" : { "date-parts" : [ [ "2016" ] ] }, "page" : "172-186", "title" : "Impact of climate change on urban heat island effect and extreme temperatures: a case-study", "translator" : [ { "dropping-particle" : "", "family" : "Q5404", "given" : "", "non-dropping-particle" : "", "parse-names" : false, "suffix" : "" } ], "type" : "article-journal", "volume" : "142" }, "uris" : [ "http://www.mendeley.com/documents/?uuid=a5433f00-49f4-40bf-a6b7-b7fc56394618" ] }, { "id" : "ITEM-12", "itemData" : { "DOI" : "10.1016/j.jaridenv.2016.01.007", "ISBN" : "0140-1963", "ISSN" : "1095922X", "abstract" : "An urban heat island (UHI) effect is identified in Reno, Nevada by analyzing regional temperature trends calculated from seven long-term observation stations for the summer and winter seasons between 1950 and 2014. The UHI is maximized during summer (June-August) and characterized by asymmetric increases in minimum (~1.1 \u00b0C/decade, p &lt; 0.01) versus maximum temperature (~0.1 \u00b0C/decade, p &lt; 0.01) trends in excess of trends from regional climate stations. Comparisons of historical Reno temperatures with an ensemble of 66 bias-corrected and downscaled global climate model (GCM) outputs spanning 1950-2014 demonstrates cold biases of 1.5-4.5 \u00b0C during summer with minimum temperature having the largest bias. We show that a secondary bias correction step utilizing the statistical downscaling method of quantile-quantile mapping (QQM) can reduce biases in future climate projections assuming no changes to the UHI. The QQM results in an additional total warming of ensemble mean temperatures by ~3 \u00b0C for downscaled GCM output and ~4 \u00b0C for re-gridded 1\u00b0 grid resolution GCM output for 2030-2049 under the RCP8.5 emissions scenario. These temperature differences produce additional increases in summer potential evapotranspiration of 10% compared to non-QQM bias-corrected GCM output. It was shown that the QQM method represents a useful and computationally efficient method for bias correction of temperature projections for cities where UHI effects exist. Planning and impacts studies of urban water resources can benefit from these improved climate projections, particularly in regions where downscaled GCM output is unavailable.", "author" : [ { "dropping-particle" : "", "family" : "Hatchett", "given" : "Benjamin J.", "non-dropping-particle" : "", "parse-names" : false, "suffix" : "" }, { "dropping-particle" : "", "family" : "Kora\u010din", "given" : "Darko", "non-dropping-particle" : "", "parse-names" : false, "suffix" : "" }, { "dropping-particle" : "", "family" : "Mej\u00eda", "given" : "John F.", "non-dropping-particle" : "", "parse-names" : false, "suffix" : "" }, { "dropping-particle" : "", "family" : "Boyle", "given" : "Douglas P.", "non-dropping-particle" : "", "parse-names" : false, "suffix" : "" } ], "container-title" : "Journal of Arid Environments", "id" : "ITEM-12", "issued" : { "date-parts" : [ [ "2016" ] ] }, "page" : "59-64", "title" : "Assimilating urban heat island effects into climate projections", "translator" : [ { "dropping-particle" : "", "family" : "Q5023", "given" : "", "non-dropping-particle" : "", "parse-names" : false, "suffix" : "" } ], "type" : "article-journal", "volume" : "128" }, "uris" : [ "http://www.mendeley.com/documents/?uuid=25ce273d-e07b-451a-9a08-66a3ed483b67", "http://www.mendeley.com/documents/?uuid=5515bbb4-f7a5-4514-827f-723bd581f742" ] }, { "id" : "ITEM-13", "itemData" : { "DOI" : "10.1016/j.pce.2018.02.009", "ISSN" : "14747065", "abstract" : "Land use change is the second most important anthropogenic influence on climate beside the emission of greenhouse gases. Urbanization is leading to significant land use changes in Africa since the continent is undergoing rapid urbanization and population growth in recent decades. Addis Ababa is one of these fast growing cities in the continent. Therefore, detection of land use change is very important to identify its impact on climate and sustainable land use management of the city. The study used Landsat images to generate land use/land cover change map for the city. The normalized difference vegetation index (NDVI) is used to detect the major changes of vegetation cover occurred between 1986 and 2011 as a result of land use and land cover change. Downscaled HadCM3 simulations under A2 and B2 emission scenarios is used to investigate future urban heat island (UHI) over the city of Addis Ababa. In the city, the analysis of Landsat images has shown that the built-up areas have increased by 121.88 km2within the last 25 years. This finding is consistent with NDVI images taken over the same period that reveal a decline in vegetation cover. The impact of the urbanization-driven land use/cover change has resulted in notable nocturnal urban heat island (UHI) as revealed from an average increase in minimum temperature of 1.5\u00b0C at the centre of the city relative to rural site over the 1960-2001 period. The mean of the 2006-2010 spatial minimum temperature anomaly with respect to the base period mean of 1981-2005 is consistent with the observed UHI. The temperature in the central areas (both commercial and residential sectors) of Addis Ababa is warmer than the surrounding areas. The thermal gradient increase from about 1.44\u00b0C at the centre (Arada, Addis Ketema, Lideta and Kirkos) to 0.21\u00b0C at the peripheral parts of the city (Gulele, Bole, Nefasilk-Lafto, Kolfe Keranio and east of Yeka sub-cities) transecting across the hot (high-density urban) to moderately warm to cool (non-built-up) areas. However, the maximum temperature and rainfall exhibit variability that follows topographic differences. Future urban climate change projections of urban heat island formation under A2 and B2 emission scenarios show that the nocturnal UHI will be intense in winter or dry season episodes in the city. The highest urban warming is from October to December (2.5\u00b0C to 3.2\u00b0C) during 2050s and 2080s.", "author" : [ { "dropping-particle" : "", "family" : "Arsiso", "given" : "Bisrat Kifle", "non-dropping-particle" : "", "parse-names" : false, "suffix" : "" }, { "dropping-particle" : "", "family" : "Mengistu Tsidu", "given" : "Gizaw", "non-dropping-particle" : "", "parse-names" : false, "suffix" : "" }, { "dropping-particle" : "", "family" : "Stoffberg", "given" : "Gerrit Hendrik", "non-dropping-particle" : "", "parse-names" : false, "suffix" : "" }, { "dropping-particle" : "", "family" : "Tadesse", "given" : "Tsegaye", "non-dropping-particle" : "", "parse-names" : false, "suffix" : "" } ], "container-title" : "Physics and Chemistry of the Earth, Parts A/B/C", "id" : "ITEM-13", "issue" : "January", "issued" : { "date-parts" : [ [ "2018", "6" ] ] }, "page" : "212-223", "title" : "Influence of urbanization-driven land use/cover change on climate: The case of Addis Ababa, Ethiopia", "translator" : [ { "dropping-particle" : "", "family" : "Q5323", "given" : "", "non-dropping-particle" : "", "parse-names" : false, "suffix" : "" } ], "type" : "article-journal", "volume" : "105" }, "uris" : [ "http://www.mendeley.com/documents/?uuid=25585810-040e-4f90-8364-6f89c794a295" ] } ], "mendeley" : { "formattedCitation" : "(McCarthy et al., 2010, 2012; Oleson et al., 2011; Fr\u00fch et al., 2011; Adachi et al., 2012; Oleson, 2012; Kusaka et al., 2012a, 2012b; Hamdi et al., 2014; Sachindra et al., 2016; Hatchett et al., 2016; Arsiso et al., 2018; Hoffmann et al., 2018)", "manualFormatting" : "(Adachi et al., 2012; Arsiso et al., 2018; Fr\u00fch et al., 2011; Hamdi et al., 2014; Hatchett et al., 2016; Hoffmann et al., 2018; Kusaka et al., 2012; McCarthy et al., 2010, 2012; Oleson, 2012; Oleson et al., 2011; Sachindra et al., 2016)", "plainTextFormattedCitation" : "(McCarthy et al., 2010, 2012; Oleson et al., 2011; Fr\u00fch et al., 2011; Adachi et al., 2012; Oleson, 2012; Kusaka et al., 2012a, 2012b; Hamdi et al., 2014; Sachindra et al., 2016; Hatchett et al., 2016; Arsiso et al., 2018; Hoffmann et al., 2018)", "previouslyFormattedCitation" : "(McCarthy et al., 2010, 2012; Oleson et al., 2011; Fr\u00fch et al., 2011; Adachi et al., 2012; Oleson, 2012; Kusaka et al., 2012a, 2012b; Hamdi et al., 2014; Sachindra et al., 2016; Hatchett et al., 2016; Arsiso et al., 2018; Hoffmann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(Adachi et al., 2012; Arsiso et al., 2018; Früh et al., 2011; Hamdi et al., 2014; Hatchett et al., 2016; Hoffmann et al., 2018; Kusaka et al., 2012; McCarthy et al., 2010, 2012; Oleson, 2012; Oleson et al., 2011; Sachindra et al., 2016)</w:t>
      </w:r>
      <w:r w:rsidRPr="00C734F4">
        <w:rPr>
          <w:rFonts w:cs="Times New Roman"/>
          <w:lang w:val="en-GB"/>
        </w:rPr>
        <w:fldChar w:fldCharType="end"/>
      </w:r>
      <w:commentRangeEnd w:id="2084"/>
      <w:r w:rsidR="00E41CA2">
        <w:rPr>
          <w:rStyle w:val="CommentReference"/>
          <w:rFonts w:asciiTheme="minorHAnsi" w:eastAsiaTheme="minorHAnsi" w:hAnsiTheme="minorHAnsi"/>
          <w:lang w:eastAsia="en-US"/>
        </w:rPr>
        <w:commentReference w:id="2084"/>
      </w:r>
      <w:r w:rsidRPr="00FB6EB0">
        <w:rPr>
          <w:rFonts w:cs="Times New Roman"/>
        </w:rPr>
        <w:t>.</w:t>
      </w:r>
      <w:bookmarkEnd w:id="2083"/>
      <w:commentRangeEnd w:id="2085"/>
      <w:r w:rsidR="00C24F7C">
        <w:rPr>
          <w:rStyle w:val="CommentReference"/>
          <w:rFonts w:asciiTheme="minorHAnsi" w:eastAsiaTheme="minorHAnsi" w:hAnsiTheme="minorHAnsi"/>
          <w:lang w:eastAsia="en-US"/>
        </w:rPr>
        <w:commentReference w:id="2085"/>
      </w:r>
    </w:p>
    <w:p w14:paraId="191CFFC6" w14:textId="77777777" w:rsidR="0038381F" w:rsidRPr="00FB6EB0" w:rsidRDefault="0038381F" w:rsidP="0038381F">
      <w:pPr>
        <w:pStyle w:val="AR6BodyText"/>
        <w:shd w:val="clear" w:color="auto" w:fill="DEEAF6" w:themeFill="accent1" w:themeFillTint="33"/>
        <w:rPr>
          <w:rFonts w:cs="Times New Roman"/>
        </w:rPr>
      </w:pPr>
    </w:p>
    <w:p w14:paraId="088D2062" w14:textId="0878B9CF" w:rsidR="0038381F" w:rsidRPr="00C734F4" w:rsidRDefault="0038381F" w:rsidP="0038381F">
      <w:pPr>
        <w:pStyle w:val="AR6BodyText"/>
        <w:shd w:val="clear" w:color="auto" w:fill="DEEAF6" w:themeFill="accent1" w:themeFillTint="33"/>
        <w:rPr>
          <w:rFonts w:cs="Times New Roman"/>
          <w:lang w:val="en-GB"/>
        </w:rPr>
      </w:pPr>
      <w:r w:rsidRPr="00C734F4">
        <w:rPr>
          <w:rFonts w:cs="Times New Roman"/>
          <w:lang w:val="en-GB"/>
        </w:rPr>
        <w:t xml:space="preserve">Combining climate change conditions together with urban growth scenarios, 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w:t>
      </w:r>
      <w:r w:rsidRPr="00C734F4">
        <w:rPr>
          <w:rFonts w:cs="Times New Roman"/>
          <w:i/>
          <w:lang w:val="en-GB"/>
        </w:rPr>
        <w:t xml:space="preserve"> </w:t>
      </w:r>
      <w:r w:rsidRPr="00C734F4">
        <w:rPr>
          <w:rFonts w:cs="Times New Roman"/>
          <w:lang w:val="en-GB"/>
        </w:rPr>
        <w:t xml:space="preserve">that future urbanization will amplify the projected air temperature warming irrespective of the background climate </w:t>
      </w:r>
      <w:commentRangeStart w:id="2086"/>
      <w:r w:rsidRPr="00C734F4">
        <w:rPr>
          <w:rFonts w:cs="Times New Roman"/>
          <w:lang w:val="en-GB"/>
        </w:rPr>
        <w:fldChar w:fldCharType="begin" w:fldLock="1"/>
      </w:r>
      <w:ins w:id="2087" w:author="Robin Matthews" w:date="2021-07-11T19:55:00Z">
        <w:r w:rsidR="00C24F7C">
          <w:rPr>
            <w:rFonts w:cs="Times New Roman"/>
            <w:lang w:val="en-GB"/>
          </w:rPr>
          <w: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"id" : "ITEM-2",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"ITEM-2",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"ITEM-3",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"ITEM-3",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"ITEM-4",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"ITEM-4",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"id" : "ITEM-5", "itemData" : { "DOI" : "10.1038/nclimate1656", "ISBN" : "1758-678X", "ISSN" : "1758678X", "abstract" : "Efforts characterizing the changing climate of southwestern North America by focusing exclusively on the impacts of in- creasing levels of long-lived greenhouse gases omit funda- mental elements with similar order-of-magnitude impacts as those owing to large-scale climate change1,2. Using a suite of ensemble-based, multiyear simulations, here we show the intensification of observationally based urban-induced phe- nomena and demonstrate that the direct summer-time climate effects of the most rapidly expanding megapolitan region in the USA\u2014Arizona\u2019s Sun Corridor\u2014are considerable. Although urban-induced warming approaches 4\u25e6C locally for the max- imum expansion scenario, impacts depend on the particular trajectory of development. Cool-roof implementation reduces simulated warming by about 50%, yet decreases in summer- time evapotranspiration remain at least as large as those from urban expansion without this mode of adaptation. The contribution of urban-induced warming relative to mid- and end-of-century climate change illustrates strong dependence on built environment expansion scenarios and emissions path- ways. Our results highlight the direct climate impacts that result from newly emerging megapolitan regions and their significance for overcoming present challenges concerning sus- tainable development3,4. Direct", "author" : [ { "dropping-particle" : "", "family" : "Georgescu", "given" : "M.", "non-dropping-particle" : "", "parse-names" : false, "suffix" : "" }, { "dropping-particle" : "", "family" : "Moustaoui", "given" : "M.", "non-dropping-particle" : "", "parse-names" : false, "suffix" : "" }, { "dropping-particle" : "", "family" : "Mahalov", "given" : "A.", "non-dropping-particle" : "", "parse-names" : false, "suffix" : "" }, { "dropping-particle" : "", "family" : "Dudhia", "given" : "J.", "non-dropping-particle" : "", "parse-names" : false, "suffix" : "" } ], "container-title" : "Nature Climate Change", "id" : "ITEM-5", "issue" : "1", "issued" : { "date-parts" : [ [ "2013" ] ] }, "page" : "37-41", "publisher" : "Nature Publishing Group", "title" : "Summer-time climate impacts of projected megapolitan expansion in Arizona", "translator" : [ { "dropping-particle" : "", "family" : "Q5320", "given" : "", "non-dropping-particle" : "", "parse-names" : false, "suffix" : "" } ], "type" : "article-journal", "volume" : "3" }, "uris" : [ "http://www.mendeley.com/documents/?uuid=6bc7d9d0-828c-4d8a-97b6-f7a73a288a3d" ] }, { "id" : "ITEM-6",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"ITEM-6",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"ITEM-7",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"ITEM-7",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"ITEM-8",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"ITEM-8",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"ITEM-9",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"ITEM-9",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"mendeley" : { "formattedCitation" : "(Georgescu et al., 2013; Arg\u00fceso et al., 2014; Mahmood et al., 2014; Doan et al., 2016; Kim et al., 2016; Kusaka et al., 2016; Grossman-Clarke et al., 2017; Kaplan et al., 2017; Li et al., 2018c)", "manualFormatting" : "(Georgescu et al., 2013; Arg\u00fceso et al., 2014; Mahmood et al., 2014; Doan et al., 2016; Kim et al., 2016; Kusaka et al., 2016; Grossman-Clarke et al., 2017; Kaplan et al., 2017; X. Li et al., 2018)", "plainTextFormattedCitation" : "(Georgescu et al., 2013; Arg\u00fceso et al., 2014; Mahmood et al., 2014; Doan et al., 2016; Kim et al., 2016; Kusaka et al., 2016; Grossman-Clarke et al., 2017; Kaplan et al., 2017; Li et al., 2018c)", "previouslyFormattedCitation" : "(Georgescu et al., 2013; Arg\u00fceso et al., 2014; Mahmood et al., 2014; Doan et al., 2016; Kim et al., 2016; Kusaka et al., 2016; Grossman-Clarke et al., 2017; Kaplan et al., 2017; Li et al., 2018c)" }, "properties" : { "noteIndex" : 0 }, "schema" : "https://github.com/citation-style-language/schema/raw/master/csl-citation.json" }</w:instrText>
        </w:r>
      </w:ins>
      <w:del w:id="2088" w:author="Robin Matthews" w:date="2021-07-11T19:55:00Z">
        <w:r w:rsidR="000465A7" w:rsidDel="00C24F7C">
          <w:rPr>
            <w:rFonts w:cs="Times New Roman"/>
            <w:lang w:val="en-GB"/>
          </w:rPr>
          <w:del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"id" : "ITEM-2",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"ITEM-2",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"ITEM-3",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"ITEM-3",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"ITEM-4",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"ITEM-4",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"id" : "ITEM-5", "itemData" : { "DOI" : "10.1038/nclimate1656", "ISBN" : "1758-678X", "ISSN" : "1758678X", "abstract" : "Efforts characterizing the changing climate of southwestern North America by focusing exclusively on the impacts of in- creasing levels of long-lived greenhouse gases omit funda- mental elements with similar order-of-magnitude impacts as those owing to large-scale climate change1,2. Using a suite of ensemble-based, multiyear simulations, here we show the intensification of observationally based urban-induced phe- nomena and demonstrate that the direct summer-time climate effects of the most rapidly expanding megapolitan region in the USA\u2014Arizona\u2019s Sun Corridor\u2014are considerable. Although urban-induced warming approaches 4\u25e6C locally for the max- imum expansion scenario, impacts depend on the particular trajectory of development. Cool-roof implementation reduces simulated warming by about 50%, yet decreases in summer- time evapotranspiration remain at least as large as those from urban expansion without this mode of adaptation. The contribution of urban-induced warming relative to mid- and end-of-century climate change illustrates strong dependence on built environment expansion scenarios and emissions path- ways. Our results highlight the direct climate impacts that result from newly emerging megapolitan regions and their significance for overcoming present challenges concerning sus- tainable development3,4. Direct", "author" : [ { "dropping-particle" : "", "family" : "Georgescu", "given" : "M.", "non-dropping-particle" : "", "parse-names" : false, "suffix" : "" }, { "dropping-particle" : "", "family" : "Moustaoui", "given" : "M.", "non-dropping-particle" : "", "parse-names" : false, "suffix" : "" }, { "dropping-particle" : "", "family" : "Mahalov", "given" : "A.", "non-dropping-particle" : "", "parse-names" : false, "suffix" : "" }, { "dropping-particle" : "", "family" : "Dudhia", "given" : "J.", "non-dropping-particle" : "", "parse-names" : false, "suffix" : "" } ], "container-title" : "Nature Climate Change", "id" : "ITEM-5", "issue" : "1", "issued" : { "date-parts" : [ [ "2013" ] ] }, "page" : "37-41", "publisher" : "Nature Publishing Group", "title" : "Summer-time climate impacts of projected megapolitan expansion in Arizona", "translator" : [ { "dropping-particle" : "", "family" : "Q5320", "given" : "", "non-dropping-particle" : "", "parse-names" : false, "suffix" : "" } ], "type" : "article-journal", "volume" : "3" }, "uris" : [ "http://www.mendeley.com/documents/?uuid=6bc7d9d0-828c-4d8a-97b6-f7a73a288a3d" ] }, { "id" : "ITEM-6",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"ITEM-6",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"ITEM-7",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"ITEM-7",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"ITEM-8",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"ITEM-8",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"ITEM-9",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"ITEM-9",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"mendeley" : { "formattedCitation" : "(Georgescu et al., 2013; Arg\u00fceso et al., 2014; Mahmood et al., 2014; Doan et al., 2016; Kim et al., 2016; Kusaka et al., 2016; Grossman-Clarke et al., 2017; Kaplan et al., 2017; Li et al., 2018c)", "plainTextFormattedCitation" : "(Georgescu et al., 2013; Arg\u00fceso et al., 2014; Mahmood et al., 2014; Doan et al., 2016; Kim et al., 2016; Kusaka et al., 2016; Grossman-Clarke et al., 2017; Kaplan et al., 2017; Li et al., 2018c)", "previouslyFormattedCitation" : "(Georgescu et al., 2013; Arg\u00fceso et al., 2014; Mahmood et al., 2014; Doan et al., 2016; Kim et al., 2016; Kusaka et al., 2016; Grossman-Clarke et al., 2017; Kaplan et al., 2017; Li et al., 2018c)"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(Georgescu et al., 2013; Argüeso et al., 2014; Mahmood et al., 2014; Doan et al., 2016; Kim et al., 2016; Kusaka et al., 2016; Grossman-Clarke et al., 2017; Kaplan et al., 2017; </w:t>
      </w:r>
      <w:ins w:id="2089" w:author="Robin Matthews" w:date="2021-07-11T19:54:00Z">
        <w:r w:rsidR="00C24F7C">
          <w:rPr>
            <w:rFonts w:cs="Times New Roman"/>
            <w:noProof/>
            <w:lang w:val="en-GB"/>
          </w:rPr>
          <w:t xml:space="preserve">X. </w:t>
        </w:r>
      </w:ins>
      <w:r w:rsidR="00E41CA2">
        <w:rPr>
          <w:rFonts w:cs="Times New Roman"/>
          <w:noProof/>
          <w:lang w:val="en-GB"/>
        </w:rPr>
        <w:t>Li et al., 2018</w:t>
      </w:r>
      <w:del w:id="2090" w:author="Robin Matthews" w:date="2021-07-11T19:55:00Z">
        <w:r w:rsidR="00E41CA2" w:rsidDel="00C24F7C">
          <w:rPr>
            <w:rFonts w:cs="Times New Roman"/>
            <w:noProof/>
            <w:lang w:val="en-GB"/>
          </w:rPr>
          <w:delText>c</w:delText>
        </w:r>
      </w:del>
      <w:r w:rsidR="00E41CA2">
        <w:rPr>
          <w:rFonts w:cs="Times New Roman"/>
          <w:noProof/>
          <w:lang w:val="en-GB"/>
        </w:rPr>
        <w:t>)</w:t>
      </w:r>
      <w:r w:rsidRPr="00C734F4">
        <w:rPr>
          <w:rFonts w:cs="Times New Roman"/>
          <w:lang w:val="en-GB"/>
        </w:rPr>
        <w:fldChar w:fldCharType="end"/>
      </w:r>
      <w:commentRangeEnd w:id="2086"/>
      <w:r w:rsidR="00E41CA2">
        <w:rPr>
          <w:rStyle w:val="CommentReference"/>
          <w:rFonts w:asciiTheme="minorHAnsi" w:eastAsiaTheme="minorHAnsi" w:hAnsiTheme="minorHAnsi"/>
          <w:lang w:eastAsia="en-US"/>
        </w:rPr>
        <w:commentReference w:id="2086"/>
      </w:r>
      <w:r w:rsidRPr="00C734F4">
        <w:rPr>
          <w:rFonts w:cs="Times New Roman"/>
          <w:lang w:val="en-GB"/>
        </w:rPr>
        <w:t xml:space="preserve"> Urbanization will have</w:t>
      </w:r>
      <w:r w:rsidRPr="00C734F4">
        <w:rPr>
          <w:rFonts w:cs="Times New Roman"/>
          <w:iCs/>
          <w:lang w:val="en-GB"/>
        </w:rPr>
        <w:t xml:space="preserve"> a strong influence on minimum temperatures that could be locally comparable in magnitude to the global GHG-induced warming </w:t>
      </w:r>
      <w:r w:rsidRPr="00C734F4">
        <w:rPr>
          <w:rFonts w:cs="Times New Roman"/>
          <w:iCs/>
          <w:lang w:val="en-GB"/>
        </w:rPr>
        <w:fldChar w:fldCharType="begin" w:fldLock="1"/>
      </w:r>
      <w:r w:rsidR="000465A7">
        <w:rPr>
          <w:rFonts w:cs="Times New Roman"/>
          <w:iCs/>
          <w:lang w:val="en-GB"/>
        </w:rPr>
        <w: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"plainTextFormattedCitation" : "(Berckmans et al., 2019)", "previouslyFormattedCitation" : "(Berckmans et al., 2019)" }, "properties" : { "noteIndex" : 0 }, "schema" : "https://github.com/citation-style-language/schema/raw/master/csl-citation.json" }</w:instrText>
      </w:r>
      <w:r w:rsidRPr="00C734F4">
        <w:rPr>
          <w:rFonts w:cs="Times New Roman"/>
          <w:iCs/>
          <w:lang w:val="en-GB"/>
        </w:rPr>
        <w:fldChar w:fldCharType="separate"/>
      </w:r>
      <w:r w:rsidR="00E41CA2">
        <w:rPr>
          <w:rFonts w:cs="Times New Roman"/>
          <w:iCs/>
          <w:noProof/>
          <w:lang w:val="en-GB"/>
        </w:rPr>
        <w:t>(Berckmans et al., 2019)</w:t>
      </w:r>
      <w:r w:rsidRPr="00C734F4">
        <w:rPr>
          <w:rFonts w:cs="Times New Roman"/>
          <w:iCs/>
          <w:lang w:val="en-GB"/>
        </w:rPr>
        <w:fldChar w:fldCharType="end"/>
      </w:r>
      <w:r w:rsidRPr="00C734F4">
        <w:rPr>
          <w:rFonts w:cs="Times New Roman"/>
          <w:i/>
          <w:lang w:val="en-GB"/>
        </w:rPr>
        <w:t xml:space="preserve">. </w:t>
      </w:r>
      <w:r w:rsidRPr="00C734F4">
        <w:rPr>
          <w:iCs/>
          <w:lang w:val="en-GB"/>
        </w:rPr>
        <w:t>There</w:t>
      </w:r>
      <w:r w:rsidRPr="00C734F4">
        <w:rPr>
          <w:i/>
          <w:iCs/>
          <w:lang w:val="en-GB"/>
        </w:rPr>
        <w:t xml:space="preserve"> </w:t>
      </w:r>
      <w:r w:rsidRPr="00C734F4">
        <w:rPr>
          <w:iCs/>
          <w:lang w:val="en-GB"/>
        </w:rPr>
        <w:t xml:space="preserve">is </w:t>
      </w:r>
      <w:r w:rsidRPr="00C734F4">
        <w:rPr>
          <w:i/>
          <w:iCs/>
          <w:lang w:val="en-GB"/>
        </w:rPr>
        <w:t>very high confidence</w:t>
      </w:r>
      <w:r w:rsidRPr="00C734F4">
        <w:rPr>
          <w:lang w:val="en-GB"/>
        </w:rPr>
        <w:t xml:space="preserve"> (</w:t>
      </w:r>
      <w:r w:rsidRPr="00C734F4">
        <w:rPr>
          <w:i/>
          <w:iCs/>
          <w:lang w:val="en-GB"/>
        </w:rPr>
        <w:t xml:space="preserve">robust evidence </w:t>
      </w:r>
      <w:r w:rsidRPr="00C734F4">
        <w:rPr>
          <w:iCs/>
          <w:lang w:val="en-GB"/>
        </w:rPr>
        <w:t>and</w:t>
      </w:r>
      <w:r w:rsidRPr="00C734F4">
        <w:rPr>
          <w:i/>
          <w:iCs/>
          <w:lang w:val="en-GB"/>
        </w:rPr>
        <w:t xml:space="preserve"> high agreement</w:t>
      </w:r>
      <w:r w:rsidRPr="00C734F4">
        <w:rPr>
          <w:iCs/>
          <w:lang w:val="en-GB"/>
        </w:rPr>
        <w:t xml:space="preserve">) </w:t>
      </w:r>
      <w:r w:rsidRPr="00C734F4">
        <w:rPr>
          <w:lang w:val="en-GB"/>
        </w:rPr>
        <w:t>for</w:t>
      </w:r>
      <w:r w:rsidRPr="00C734F4">
        <w:rPr>
          <w:rFonts w:cs="Times New Roman"/>
          <w:lang w:val="en-GB"/>
        </w:rPr>
        <w:t xml:space="preserve"> the combination of future urban development </w:t>
      </w:r>
      <w:r w:rsidRPr="00C734F4">
        <w:rPr>
          <w:rFonts w:cs="Times New Roman"/>
          <w:lang w:val="en-GB"/>
        </w:rPr>
        <w:lastRenderedPageBreak/>
        <w:t xml:space="preserve">and more frequent occurrence of extreme climatic events, such as heat waves </w:t>
      </w:r>
      <w:r w:rsidRPr="00C734F4">
        <w:rPr>
          <w:rFonts w:cs="Times New Roman"/>
          <w:lang w:val="en-GB"/>
        </w:rPr>
        <w:fldChar w:fldCharType="begin" w:fldLock="1"/>
      </w:r>
      <w:r w:rsidR="000465A7">
        <w:rPr>
          <w:rFonts w:cs="Times New Roman"/>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"10.1016/J.UCLIM.2016.08.001", "abstract" : "Urban areas are particularly vulnerable to heat wave (HW). This paper will examine the important question on urban heat island (UHI) during HW and their interactions under present and future conditions. Therefore, a 1km-resolution urban dynamical downscaling technique has been applied over the Brussels Capital Region. Results from observations, ERA-Interim driven simulations (1981\u20132010), present (1990\u20131999) and future (2046\u20132055) climate simulations under the A1B scenario of the global climate model ARPEGE-Climat indicate that for the present climate: (i) observed nighttime UHI is enhanced under HW by 1.5\u00b0C (0.6\u00b0C ERA-Interim), (ii) due to a dry summer bias in ARPEGE-Climat, the control simulation was not able to reproduce the UHI intensification during HW, and (iii) in the ERA-Interim runs, HW affects urban and rural surface energy balance differently. Hereby, the HW definition and heat stress index are based upon the warnings issued by the Public Health of Belgium. For the 2050s, climate change increases, statistically significant, the intensity of HW for urban (rural) areas during the night (day). Under future HW, the biggest and statistically significant increase of the ratio of number of hours to number of days while the Humidex is above dangerous (&gt;40) thresholds occurs over urban areas.", "author" : [ { "dropping-particle" : "", "family" : "Hamdi", "given" : "R.", "non-dropping-particle" : "", "parse-names" : false, "suffix" : "" }, { "dropping-particle" : "", "family" : "Duch\u00eane", "given" : "F.", "non-dropping-particle" : "", "parse-names" : false, "suffix" : "" }, { "dropping-particle" : "", "family" : "Berckmans", "given" : "J.", "non-dropping-particle" : "", "parse-names" : false, "suffix" : "" }, { "dropping-particle" : "", "family" : "Delcloo", "given" : "A.", "non-dropping-particle" : "", "parse-names" : false, "suffix" : "" }, { "dropping-particle" : "", "family" : "Vanpoucke", "given" : "C.", "non-dropping-particle" : "", "parse-names" : false, "suffix" : "" }, { "dropping-particle" : "", "family" : "Termonia", "given" : "P.", "non-dropping-particle" : "", "parse-names" : false, "suffix" : "" } ], "container-title" : "Urban Climate", "id" : "ITEM-2", "issued" : { "date-parts" : [ [ "2016", "9", "1" ] ] }, "page" : "176-195", "publisher" : "Elsevier", "title" : "Evolution of urban heat wave intensity for the Brussels Capital Region in the ARPEGE-Climat A1B scenario", "translator" : [ { "dropping-particle" : "", "family" : "Q3917", "given" : "", "non-dropping-particle" : "", "parse-names" : false, "suffix" : "" } ], "type" : "article-journal", "volume" : "17" }, "uris" : [ "http://www.mendeley.com/documents/?uuid=9842d13d-e611-3d40-9147-3bfc099f6e83" ] }, { "id" : "ITEM-3", "itemData" : { "DOI" : "https://doi.org/10.1016/j.envres.2020.110584", "ISSN" : "0013-9351", "abstract" : "Heat waves (HWs) and urban heat islands (UHIs) can potentially interact. The mechanisms behind their synergy are not fully disclosed. Starting from the localized UHI phenomenon, this study aims i) to reveal their associated impacts on human thermal comfort through three different definitions of HW events, based on air temperature (airT), wet-bulb globe temperature (WBGT) and human-perceived temperature (AppT) respectively, and ii) to understand the role of air moisture and wind. The analysis was conducted in four districts (NH, JD, MH and XJH) with different urban development patterns and geographic conditions, in the megacity of Shanghai with a subtropical humid climate. Results evidenced the localized interplay between HWs and UHIs. The results indicate that less urbanized districts were generally more sensitive to the synergies. JD district recorded the highest urban heat island intensity (UHII) amplification, regardless of the specific HW definition. Notably, during AppT-HWs, the increment was observed in terms of maximum (1.3\u00a0\u00b0C), daily average (0.8\u00a0\u00b0C), diurnal (0.4\u00a0\u00b0C) and nocturnal UHII (1.0\u00a0\u00b0C). Nevertheless, localized synergies between HWs and UHIs at different stations also exhibited some commonalities. Under airT-HW, the UHII was amplified throughout the day at all stations. Under WBGT-HW, diurnal UHII (especially at 11:00\u201317:00 LST) was consistently amplified at all stations. Under AppT-HW conditions, the nocturnal UHII was slightly amplified at all stations. Air moisture and wind alleviated the synergistic heat exacerbation to the benefit of thermal comfort. The extent depended on geographic condition, diurnal and nocturnal scenarios, temperature type and HW/normal conditions. Stronger HW-UHI synergies indicate the necessity to develop specific urban heat emergency response plans, able to capture and intervene on the underlying mechanisms. This study paves to way to their identification.", "author" : [ { "dropping-particle" : "", "family" : "He", "given" : "Bao-Jie", "non-dropping-particle" : "", "parse-names" : false, "suffix" : "" }, { "dropping-particle" : "", "family" : "Wang", "given" : "Junsong", "non-dropping-particle" : "", "parse-names" : false, "suffix" : "" }, { "dropping-particle" : "", "family" : "Liu", "given" : "Huimin", "non-dropping-particle" : "", "parse-names" : false, "suffix" : "" }, { "dropping-particle" : "", "family" : "Ulpiani", "given" : "Giulia", "non-dropping-particle" : "", "parse-names" : false, "suffix" : "" } ], "container-title" : "Environmental Research", "id" : "ITEM-3", "issued" : { "date-parts" : [ [ "2021" ] ] }, "page" : "110584", "title" : "Localized synergies between heat waves and urban heat islands: Implications on human thermal comfort and urban heat management", "translator" : [ { "dropping-particle" : "", "family" : "Q6865", "given" : "", "non-dropping-particle" : "", "parse-names" : false, "suffix" : "" } ], "type" : "article-journal", "volume" : "193" }, "uris" : [ "http://www.mendeley.com/documents/?uuid=591579fc-ac79-4f9a-b92f-80fb19a00be3" ] } ], "mendeley" : { "formattedCitation" : "(Hamdi et al., 2016; Bader et al., 2018; He et al., 2021)", "plainTextFormattedCitation" : "(Hamdi et al., 2016; Bader et al., 2018; He et al., 2021)", "previouslyFormattedCitation" : "(Hamdi et al., 2016; Bader et al., 2018; He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2016; Bader et al., 2018; He et al., 2021)</w:t>
      </w:r>
      <w:r w:rsidRPr="00C734F4">
        <w:rPr>
          <w:rFonts w:cs="Times New Roman"/>
          <w:lang w:val="en-GB"/>
        </w:rPr>
        <w:fldChar w:fldCharType="end"/>
      </w:r>
      <w:r w:rsidRPr="00C734F4">
        <w:rPr>
          <w:rFonts w:cs="Times New Roman"/>
          <w:lang w:val="en-GB"/>
        </w:rPr>
        <w:t>.</w:t>
      </w:r>
    </w:p>
    <w:p w14:paraId="291FF93A" w14:textId="77777777" w:rsidR="0038381F" w:rsidRPr="00C734F4" w:rsidRDefault="0038381F" w:rsidP="0038381F">
      <w:pPr>
        <w:pStyle w:val="AR6BodyText"/>
        <w:shd w:val="clear" w:color="auto" w:fill="DEEAF6" w:themeFill="accent1" w:themeFillTint="33"/>
        <w:rPr>
          <w:rFonts w:cs="Times New Roman"/>
          <w:lang w:val="en-GB"/>
        </w:rPr>
      </w:pPr>
    </w:p>
    <w:p w14:paraId="4AA8E8F2" w14:textId="0E76A8C4" w:rsidR="0038381F" w:rsidRPr="00FB6EB0" w:rsidRDefault="0038381F" w:rsidP="0038381F">
      <w:pPr>
        <w:pStyle w:val="AR6BodyText"/>
        <w:shd w:val="clear" w:color="auto" w:fill="DEEAF6" w:themeFill="accent1" w:themeFillTint="33"/>
        <w:rPr>
          <w:lang w:eastAsia="zh-CN"/>
        </w:rPr>
      </w:pPr>
      <w:r w:rsidRPr="00C734F4">
        <w:rPr>
          <w:color w:val="000000"/>
          <w:lang w:val="en-GB"/>
        </w:rPr>
        <w:t xml:space="preserve">The choice of urban planning scenarios and RCM projections shows a large sensitivity during night-time, up to 0.6°C </w:t>
      </w:r>
      <w:r w:rsidRPr="00C734F4">
        <w:rPr>
          <w:color w:val="000000"/>
          <w:lang w:val="en-GB"/>
        </w:rPr>
        <w:fldChar w:fldCharType="begin" w:fldLock="1"/>
      </w:r>
      <w:r w:rsidR="000465A7">
        <w:rPr>
          <w:color w:val="000000"/>
          <w:lang w:val="en-GB"/>
        </w:rPr>
        <w:instrText>ADDIN CSL_CITATION { "citationItems" : [ { "id" : "ITEM-1",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"ITEM-1",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"mendeley" : { "formattedCitation" : "(Kusaka et al., 2016)", "plainTextFormattedCitation" : "(Kusaka et al., 2016)", "previouslyFormattedCitation" : "(Kusaka et al., 2016)" }, "properties" : { "noteIndex" : 0 }, "schema" : "https://github.com/citation-style-language/schema/raw/master/csl-citation.json" }</w:instrText>
      </w:r>
      <w:r w:rsidRPr="00C734F4">
        <w:rPr>
          <w:color w:val="000000"/>
          <w:lang w:val="en-GB"/>
        </w:rPr>
        <w:fldChar w:fldCharType="separate"/>
      </w:r>
      <w:r w:rsidR="00E41CA2">
        <w:rPr>
          <w:noProof/>
          <w:color w:val="000000"/>
          <w:lang w:val="en-GB"/>
        </w:rPr>
        <w:t>(Kusaka et al., 2016)</w:t>
      </w:r>
      <w:r w:rsidRPr="00C734F4">
        <w:rPr>
          <w:color w:val="000000"/>
          <w:lang w:val="en-GB"/>
        </w:rPr>
        <w:fldChar w:fldCharType="end"/>
      </w:r>
      <w:r w:rsidRPr="00C734F4">
        <w:rPr>
          <w:color w:val="000000"/>
          <w:lang w:val="en-GB"/>
        </w:rPr>
        <w:t xml:space="preserve">. The sensitivity is </w:t>
      </w:r>
      <w:r w:rsidRPr="00C734F4">
        <w:rPr>
          <w:rFonts w:cs="Times New Roman"/>
          <w:lang w:val="en-GB"/>
        </w:rPr>
        <w:t xml:space="preserve">significantly less than the uncertainties arising from global emission scenarios or GCM projections. However, there is a large difference between RCM simulations with and without urban land use, indicating that this impact is comparable to the uncertainties related to the use of different GCM projections </w:t>
      </w:r>
      <w:r w:rsidRPr="00C734F4">
        <w:rPr>
          <w:rFonts w:cs="Times New Roman"/>
          <w:lang w:val="en-GB"/>
        </w:rPr>
        <w:fldChar w:fldCharType="begin" w:fldLock="1"/>
      </w:r>
      <w:r w:rsidR="000465A7">
        <w:rPr>
          <w:rFonts w:cs="Times New Roman"/>
          <w:lang w:val="en-GB"/>
        </w:rPr>
        <w:instrText>ADDIN CSL_CITATION { "citationItems" : [ { "id" : "ITEM-1",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"ITEM-1",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"ITEM-2",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"ITEM-2",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"ITEM-3",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"ITEM-3",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"mendeley" : { "formattedCitation" : "(Hamdi et al., 2014; Kusaka et al., 2016; Daniel et al., 2019)", "plainTextFormattedCitation" : "(Hamdi et al., 2014; Kusaka et al., 2016; Daniel et al., 2019)", "previouslyFormattedCitation" : "(Hamdi et al., 2014; Kusaka et al., 2016; Daniel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2014; Kusaka et al., 2016; Daniel et al., 2019)</w:t>
      </w:r>
      <w:r w:rsidRPr="00C734F4">
        <w:rPr>
          <w:rFonts w:cs="Times New Roman"/>
          <w:lang w:val="en-GB"/>
        </w:rPr>
        <w:fldChar w:fldCharType="end"/>
      </w:r>
      <w:r w:rsidRPr="00C734F4">
        <w:rPr>
          <w:rFonts w:cs="Times New Roman"/>
          <w:lang w:val="en-GB"/>
        </w:rPr>
        <w:t xml:space="preserve">. Therefore, impact assessments and adaptation plans for urban areas require high spatial resolution climate projections along with models that represent urban processes, ensemble dynamical and statistical downscaling, and local-impact models </w:t>
      </w:r>
      <w:r w:rsidRPr="00C734F4">
        <w:rPr>
          <w:rFonts w:cs="Times New Roman"/>
          <w:lang w:val="en-GB"/>
        </w:rPr>
        <w:fldChar w:fldCharType="begin" w:fldLock="1"/>
      </w:r>
      <w:r w:rsidR="000465A7">
        <w:rPr>
          <w:rFonts w:cs="Times New Roman"/>
          <w:lang w:val="en-GB"/>
        </w:rPr>
        <w:instrText>ADDIN CSL_CITATION { "citationItems" : [ { "id" : "ITEM-1", "itemData" : { "DOI" : "10.1016/j.uclim.2014.03.004", "ISSN" : "22120955", "abstract" : "Societies have to both reduce their greenhouse gas emissions and undertake adaptation measures to limit the negative impacts of global warming on the population, the economy and the environment. Examining how best to adapt cities is especially challenging as urban areas will evolve as the climate changes. Thus, examining adaptation strategies for cities requires a strong interdisciplinary approach involving urban planners, architects, meteorologists, building engineers, economists, and social scientists. Here we introduce a systemic modelling approach to the problem.Our four-step methodology consists of: first, defining interdisciplinary scenarios; second, simulating the long-term evolution of cities on the basis of socio-economic and land-use models; third, calculating impacts with physical models (such as TEB), and; finally, calculating the indicators that quantify the effect of different adaptation policies. In the examples presented here, urban planning strategies are shown to have unexpected influence on city expansion in the long term. Moreover, the Urban Heat Island should be taken into account in operational estimations of building energy demands. Citizens' practices seem to be an efficient lever for reducing energy consumption in buildings.Interdisciplinary systemic modelling appears well suited to the evaluation of several adaptation strategies for a very broad range of topics.", "author" : [ { "dropping-particle" : "", "family" : "Masson", "given" : "V.", "non-dropping-particle" : "", "parse-names" : false, "suffix" : "" }, { "dropping-particle" : "", "family" : "Marchadier", "given" : "C.", "non-dropping-particle" : "", "parse-names" : false, "suffix" : "" }, { "dropping-particle" : "", "family" : "Adolphe", "given" : "L.", "non-dropping-particle" : "", "parse-names" : false, "suffix" : "" }, { "dropping-particle" : "", "family" : "Aguejdad", "given" : "R.", "non-dropping-particle" : "", "parse-names" : false, "suffix" : "" }, { "dropping-particle" : "", "family" : "Avner", "given" : "P.", "non-dropping-particle" : "", "parse-names" : false, "suffix" : "" }, { "dropping-particle" : "", "family" : "Bonhomme", "given" : "M.", "non-dropping-particle" : "", "parse-names" : false, "suffix" : "" }, { "dropping-particle" : "", "family" : "Bretagne", "given" : "G.", "non-dropping-particle" : "", "parse-names" : false, "suffix" : "" }, { "dropping-particle" : "", "family" : "Briottet", "given" : "X.", "non-dropping-particle" : "", "parse-names" : false, "suffix" : "" }, { "dropping-particle" : "", "family" : "Bueno", "given" : "B.", "non-dropping-particle" : "", "parse-names" : false, "suffix" : "" }, { "dropping-particle" : "", "family" : "Munck", "given" : "C.", "non-dropping-particle" : "de", "parse-names" : false, "suffix" : "" }, { "dropping-particle" : "", "family" : "Doukari", "given" : "O.", "non-dropping-particle" : "", "parse-names" : false, "suffix" : "" }, { "dropping-particle" : "", "family" : "Hallegatte", "given" : "S.", "non-dropping-particle" : "", "parse-names" : false, "suffix" : "" }, { "dropping-particle" : "", "family" : "Hidalgo", "given" : "J.", "non-dropping-particle" : "", "parse-names" : false, "suffix" : "" }, { "dropping-particle" : "", "family" : "Houet", "given" : "T.", "non-dropping-particle" : "", "parse-names" : false, "suffix" : "" }, { "dropping-particle" : "", "family" : "Bras", "given" : "J.", "non-dropping-particle" : "Le", "parse-names" : false, "suffix" : "" }, { "dropping-particle" : "", "family" : "Lemonsu", "given" : "A.", "non-dropping-particle" : "", "parse-names" : false, "suffix" : "" }, { "dropping-particle" : "", "family" : "Long", "given" : "N.", "non-dropping-particle" : "", "parse-names" : false, "suffix" : "" }, { "dropping-particle" : "", "family" : "Moine", "given" : "M.-P.", "non-dropping-particle" : "", "parse-names" : false, "suffix" : "" }, { "dropping-particle" : "", "family" : "Morel", "given" : "T.", "non-dropping-particle" : "", "parse-names" : false, "suffix" : "" }, { "dropping-particle" : "", "family" : "Nolorgues", "given" : "L.", "non-dropping-particle" : "", "parse-names" : false, "suffix" : "" }, { "dropping-particle" : "", "family" : "Pigeon", "given" : "G.", "non-dropping-particle" : "", "parse-names" : false, "suffix" : "" }, { "dropping-particle" : "", "family" : "Salagnac", "given" : "J.-L.", "non-dropping-particle" : "", "parse-names" : false, "suffix" : "" }, { "dropping-particle" : "", "family" : "Vigui\u00e9", "given" : "V.", "non-dropping-particle" : "", "parse-names" : false, "suffix" : "" }, { "dropping-particle" : "", "family" : "Zibouche", "given" : "K.", "non-dropping-particle" : "", "parse-names" : false, "suffix" : "" } ], "container-title" : "Urban Climate", "id" : "ITEM-1", "issue" : "P2", "issued" : { "date-parts" : [ [ "2014", "12" ] ] }, "page" : "407-429", "publisher" : "Elsevier B.V.", "title" : "Adapting cities to climate change: A systemic modelling approach", "translator" : [ { "dropping-particle" : "", "family" : "Q6231", "given" : "", "non-dropping-particle" : "", "parse-names" : false, "suffix" : "" } ], "type" : "article-journal", "volume" : "10" }, "uris" : [ "http://www.mendeley.com/documents/?uuid=cee06e3d-12f2-4b2e-bd4e-fa15ff6afc14" ] }, { "id" : "ITEM-2", "itemData" : { "DOI" : "10.1175/JAMC-D-19-0104.1", "ISSN" : "1558-8424", "abstract" : "The demand of city planners for quantitative information on the impact of climate change on the urban environment is increasing. However, such information is usually extracted from decadelong climate projections generated with global or regional climate models (RCMs). Because of their coarse resolution and unsuitable physical parameterization, however, their model output is not adequate to be used at city scale. A full dynamical downscaling to city level, on the other hand, is computationally too expensive for climatological time scales. A statistical\u2013dynamical computationally inexpensive method is therefore proposed that approximates well the behavior of the full dynamical downscaling approach. The approach downscales RCM simulations using the combination of an RCM at high resolution (H-RES) and a land surface model (LSM). The method involves the setup of a database of urban signatures by running an H-RES RCM with and without urban parameterization for a relatively short period. Using an analog approach, these signatures are first selectively added to the long-term RCM data, which are then used as forcing for an LSM using an urban parameterization in a stand-alone mode. A comparison with a full dynamical downscaling approach is presented for the city of Brussels, Belgium, for 30 summers with the combined ALADIN\u2013AROME model (ALARO-0) coupled to the Surface Externalis\u00e9e model (SURFEX) as H-RES RCM and SURFEX as LSM. The average bias of the nocturnal urban heat island during heat waves is vanishingly small, and the RMSE is strongly reduced. Not only is the statistical\u2013dynamical approach able to correct the heat-wave number and intensities, it can also improve intervariable correlations and multivariate and temporally correlated indices, such as Humidex.", "author" : [ { "dropping-particle" : "", "family" : "Duch\u00cane", "given" : "Fran\u00e7ois", "non-dropping-particle" : "", "parse-names" : false, "suffix" : "" }, { "dropping-particle" : "", "family" : "Schaeybroeck", "given" : "Bert", "non-dropping-particle" : "Van", "parse-names" : false, "suffix" : "" }, { "dropping-particle" : "", "family" : "Caluwaerts", "given" : "Steven", "non-dropping-particle" : "", "parse-names" : false, "suffix" : "" }, { "dropping-particle" : "", "family" : "Troch", "given" : "Rozemien", "non-dropping-particle" : "De", "parse-names" : false, "suffix" : "" }, { "dropping-particle" : "", "family" : "Hamdi", "given" : "Rafiq", "non-dropping-particle" : "", "parse-names" : false, "suffix" : "" }, { "dropping-particle" : "", "family" : "Termonia", "given" : "Piet", "non-dropping-particle" : "", "parse-names" : false, "suffix" : "" } ], "container-title" : "Journal of Applied Meteorology and Climatology", "id" : "ITEM-2", "issue" : "6", "issued" : { "date-parts" : [ [ "2020", "6", "16" ] ] }, "page" : "1109-1123", "title" : "A Statistical\u2013Dynamical Methodology to Downscale Regional Climate Projections to Urban Scale", "translator" : [ { "dropping-particle" : "", "family" : "Q7096", "given" : "", "non-dropping-particle" : "", "parse-names" : false, "suffix" : "" } ], "type" : "article-journal", "volume" : "59" }, "uris" : [ "http://www.mendeley.com/documents/?uuid=5e110c0c-b3fe-48c1-b28d-423af7cf07ed" ] }, { "id" : "ITEM-3", "itemData" : { "DOI" : "10.1016/j.uclim.2017.05.004", "ISSN" : "2212-0955", "abstract" : "Accelerating growth of urban populations, especially in developing countries, has become a driving force of human development. Crowded cities are centres of creativity and economic progress, but polluted air, flooding and other climate impacts, means they also face major weather, climate and environment-related challenges. Increasingly dense, complex and interdependent urban systems leave cities vulnerable: a single extreme event can lead to a widespread breakdown of a city's infrastructure often through domino effects. The World Meteorological Organization (WMO) recognizes that rapid urbanization necessitates new types of services which make the best use of science and technology and considers the challenge of delivering these as one of the main priorities for the meteorological community. Such Integrated Urban Weather, Environment and Climate Services should assist cities in facing hazards such as storm surges, flooding, heat waves, and air pollution episodes, especially in changing climates. The aim is to build urban services that meet the special needs of cities through a combination of dense observation networks, high-resolution forecasts, multi-hazard early warning systems, and climate services for reducing emissions, that will enable the building of resilient, thriving sustainable cities that promote the Sustainable Development Goals. A number of recent international studies have been initiated to explore these issues. The paper provides a brief overview of recent WMO and collaborators research programs and activities in urban hydrometeorology, climate and air pollution; describes the novel concept of urban integrated weather, climate and environment related services; and highlights research needs for their realisation.", "author" : [ { "dropping-particle" : "", "family" : "Baklanov", "given" : "A", "non-dropping-particle" : "", "parse-names" : false, "suffix" : "" }, { "dropping-particle" : "", "family" : "Grimmond", "given" : "C S B", "non-dropping-particle" : "", "parse-names" : false, "suffix" : "" }, { "dropping-particle" : "", "family" : "Carlson", "given" : "D", "non-dropping-particle" : "", "parse-names" : false, "suffix" : "" }, { "dropping-particle" : "", "family" : "Terblanche", "given" : "D", "non-dropping-particle" : "", "parse-names" : false, "suffix" : "" }, { "dropping-particle" : "", "family" : "Tang", "given" : "X", "non-dropping-particle" : "", "parse-names" : false, "suffix" : "" }, { "dropping-particle" : "", "family" : "Bouchet", "given" : "V", "non-dropping-particle" : "", "parse-names" : false, "suffix" : "" }, { "dropping-particle" : "", "family" : "Lee", "given" : "B", "non-dropping-particle" : "", "parse-names" : false, "suffix" : "" }, { "dropping-particle" : "", "family" : "Langendijk", "given" : "G", "non-dropping-particle" : "", "parse-names" : false, "suffix" : "" }, { "dropping-particle" : "", "family" : "Kolli", "given" : "R K", "non-dropping-particle" : "", "parse-names" : false, "suffix" : "" }, { "dropping-particle" : "", "family" : "Hovsepyan", "given" : "A", "non-dropping-particle" : "", "parse-names" : false, "suffix" : "" } ], "container-title" : "Urban Climate", "id" : "ITEM-3", "issued" : { "date-parts" : [ [ "2018" ] ] }, "page" : "330-341", "title" : "From urban meteorology, climate and environment research to integrated city services", "translator" : [ { "dropping-particle" : "", "family" : "Q6478", "given" : "", "non-dropping-particle" : "", "parse-names" : false, "suffix" : "" } ], "type" : "article-journal", "volume" : "23" }, "uris" : [ "http://www.mendeley.com/documents/?uuid=a04aa281-b30a-477d-980b-192b4616f1b0" ] }, { "id" : "ITEM-4", "itemData" : { "DOI" : "10.1016/j.uclim.2020.100610", "ISSN" : "2212-0955", "abstract" : "Rapid urbanization combined with climate change necessitates new types of urban services that make best use of science and technology. The Integrated Urban Hydro-Meteorological, Climate and Environmental Services and systems are a new initiative from the World Meteorological Organization (WMO) that seeks to provide science-based integrated urban services supporting safe, healthy and resilient cities. Various cities have already started development and implementation of such Integrated Urban Services and successfully test and use them following specific requirements of local stakeholders. This paper demonstrates the novel concept and approach of Integrated Urban Hydro-Meteorological, Climate and Environmental Services (IUS) from a set of four case study cities: Hong Kong, Toronto, Mexico City and Paris, that use different IUS configurations with good existing practice. These cities represent a range of countries, climates and geophysical settings. The aggregate main joint similarities of the IUS in these cities and synergy of the cities' experience, achievements and research findings are presented, as well as identification of existing gaps in knowledge and further research needs. A list of potential criteria for identifying and classifying IUS demonstration cities is proposed. It will aid future, more detailed analysis of the IUS experience, and selection of additional demonstration cities.", "author" : [ { "dropping-particle" : "", "family" : "Baklanov", "given" : "Alexander", "non-dropping-particle" : "", "parse-names" : false, "suffix" : "" }, { "dropping-particle" : "", "family" : "C\u00e1rdenas", "given" : "Beatriz", "non-dropping-particle" : "", "parse-names" : false, "suffix" : "" }, { "dropping-particle" : "", "family" : "Lee", "given" : "Tsz-cheung", "non-dropping-particle" : "", "parse-names" : false, "suffix" : "" }, { "dropping-particle" : "", "family" : "Leroyer", "given" : "Sylvie", "non-dropping-particle" : "", "parse-names" : false, "suffix" : "" }, { "dropping-particle" : "", "family" : "Masson", "given" : "Valery", "non-dropping-particle" : "", "parse-names" : false, "suffix" : "" }, { "dropping-particle" : "", "family" : "Molina", "given" : "Luisa T", "non-dropping-particle" : "", "parse-names" : false, "suffix" : "" }, { "dropping-particle" : "", "family" : "M\u00fcller", "given" : "Tanya", "non-dropping-particle" : "", "parse-names" : false, "suffix" : "" }, { "dropping-particle" : "", "family" : "Ren", "given" : "Chao", "non-dropping-particle" : "", "parse-names" : false, "suffix" : "" }, { "dropping-particle" : "", "family" : "Vogel", "given" : "Felix R", "non-dropping-particle" : "", "parse-names" : false, "suffix" : "" }, { "dropping-particle" : "", "family" : "Voogt", "given" : "James A", "non-dropping-particle" : "", "parse-names" : false, "suffix" : "" } ], "container-title" : "Urban Climate", "id" : "ITEM-4", "issued" : { "date-parts" : [ [ "2020" ] ] }, "page" : "100610", "title" : "Integrated urban services: Experience from four cities on different continents", "translator" : [ { "dropping-particle" : "", "family" : "Q6469", "given" : "", "non-dropping-particle" : "", "parse-names" : false, "suffix" : "" } ], "type" : "article-journal", "volume" : "32" }, "uris" : [ "http://www.mendeley.com/documents/?uuid=39a1e0b0-a7e5-4fc8-a9b9-d3682d2140b4" ] }, { "id" : "ITEM-5", "itemData" : { "DOI" : "10.1175/JAMC-D-19-0182.1", "ISSN" : "1558-8424", "abstract" : "High-resolution maps of the urban heat island (UHI) and building energy consumption are relevant for urban planning in the context of climate change mitigation and adaptation. A statistical\u2013dynamical downscaling for these parameters is proposed in the present study. It combines a statistical local weather type approach with dynamical simulations using the mesoscale atmospheric model Meso-NH coupled to the urban canopy model Town Energy Balance. The downscaling is subject to uncertainties related to the weather type approach (statistical uncertainty) and to the numerical models (dynamical uncertainty). These uncertainties are quantified for two French cities (Toulouse and Dijon) for which long-term dense high-quality observations are available. The seasonal average nocturnal UHI intensity is simulated with less than 0.2 K bias for Dijon, but it is overestimated by up to 0.8 K for Toulouse. The sensitivity of the UHI intensity to weather type is, on average, captured by Meso-NH. The statistical uncertainty is as large as the dynamical uncertainty if only one day is simulated for each weather type. It can be considerably reduced if 3\u20136 days are taken instead. The UHI reduces the building energy consumption by 10% in the center of Toulouse; it should therefore be taken into account in the production of building energy consumption maps.", "author" : [ { "dropping-particle" : "", "family" : "Schoetter", "given" : "Robert", "non-dropping-particle" : "", "parse-names" : false, "suffix" : "" }, { "dropping-particle" : "", "family" : "Hidalgo", "given" : "Julia", "non-dropping-particle" : "", "parse-names" : false, "suffix" : "" }, { "dropping-particle" : "", "family" : "Jougla", "given" : "Renaud", "non-dropping-particle" : "", "parse-names" : false, "suffix" : "" }, { "dropping-particle" : "", "family" : "Masson", "given" : "Val\u00e9ry", "non-dropping-particle" : "", "parse-names" : false, "suffix" : "" }, { "dropping-particle" : "", "family" : "Rega", "given" : "Mario", "non-dropping-particle" : "", "parse-names" : false, "suffix" : "" }, { "dropping-particle" : "", "family" : "Pergaud", "given" : "Julien", "non-dropping-particle" : "", "parse-names" : false, "suffix" : "" } ], "container-title" : "Journal of Applied Meteorology and Climatology", "id" : "ITEM-5", "issue" : "5", "issued" : { "date-parts" : [ [ "2020", "5" ] ] }, "language" : "English", "page" : "859-883", "publisher" : "American Meteorological Society", "publisher-place" : "Boston MA, USA", "title" : "A Statistical-Dynamical Downscaling for the Urban Heat Island and Building Energy Consumption \u2013 Analysis of Its Uncertainties", "translator" : [ { "dropping-particle" : "", "family" : "Q6864", "given" : "", "non-dropping-particle" : "", "parse-names" : false, "suffix" : "" } ], "type" : "article-journal", "volume" : "59" }, "uris" : [ "http://www.mendeley.com/documents/?uuid=884e8ddf-db59-4eb8-bc57-08d0dea36727" ] }, { "id" : "ITEM-6", "itemData" : { "DOI" : "10.1007/s00382-020-05600-z", "ISSN" : "1432-0894", "abstract" : "Regional Climate Models (RCMs) are the primary climate information available to public stakeholders and city-planners to support local adaptation policies. However, with resolution in the order of ten kilometres, RCMs do not explicitly represent cities and their influence on local climate (e.g. Urban Heat Island; UHI). Downscaling methods are required to bridge the gap between RCMs and city scale. A statistical\u2013dynamical downscaling methodology is developed to quantify the UHI of the city of Paris (France), based on a Local Weather Types (LWTs) classification combined with short-term high-resolution (1-km) urban climate simulations. The daily near-surface temperature amplitude, specific humidity, precipitation, wind speed and direction simulated by the RCMs are used for the LWTs attribution. The LWTs time series is associated to randomly selected days simulated with the mesoscale atmospheric model Meso-NH coupled to the urban canopy model Town Energy Balance to calculate the UHI corresponding to the successive LWTs. The downscaling methodology is applied to the EURO-CORDEX ensemble driven by the ERA-Interim reanalysis, and evaluated for the 2000\u20132008 period against station observations and a 2.5-km reanalysis. The short-term dynamical simulations slightly underestimate and overestimate near-surface minimum and maximum air temperature respectively, but capture the UHI intensity with biases in the order of a tenth of a degree. RCMs show significant differences in the variables used for the LWTs attribution, but the seasonal LWT frequencies are captured. Consequently, the reconstructed temperature fields maintain the small biases of the\u00a0Meso-NH simulations and the statistical\u2013dynamical downscaling greatly improves the UHI compared to the\u00a0raw data of RCMs.", "author" : [ { "dropping-particle" : "", "family" : "Roy", "given" : "Benjamin", "non-dropping-particle" : "Le", "parse-names" : false, "suffix" : "" }, { "dropping-particle" : "", "family" : "Lemonsu", "given" : "Aude", "non-dropping-particle" : "", "parse-names" : false, "suffix" : "" }, { "dropping-particle" : "", "family" : "Schoetter", "given" : "Robert", "non-dropping-particle" : "", "parse-names" : false, "suffix" : "" } ], "container-title" : "Climate Dynamics", "id" : "ITEM-6", "issued" : { "date-parts" : [ [ "2021" ] ] }, "title" : "A statistical\u2013dynamical downscaling methodology for the urban heat island applied to the EURO-CORDEX ensemble", "translator" : [ { "dropping-particle" : "", "family" : "Q6869", "given" : "", "non-dropping-particle" : "", "parse-names" : false, "suffix" : "" } ], "type" : "article-journal" }, "uris" : [ "http://www.mendeley.com/documents/?uuid=f0af4033-7247-4834-aa30-6405b323c011" ] }, { "id" : "ITEM-7", "itemData" : { "DOI" : "10.1038/s41558-020-00958-8", "ISSN" : "1758-678X", "abstract" : "Effective urban planning for climate-driven risks relies on robust climate projections specific to built landscapes. Such projections are absent because of a near-universal lack of urban representation in global-scale Earth system models. Here, we combine climate modelling and data-driven approaches to provide global multi-model projections of urban climates over the twenty-first century. The results demonstrate the inter-model robustness of specific levels of urban warming over certain regions under climate change. Under a high-emissions scenario, cities in the United States, Middle East, northern Central Asia, northeastern China and inland South America and Africa are estimated to experience substantial warming of more than 4 K\u2014larger than regional warming\u2014by the end of the century, with high inter-model confidence. Our findings highlight the critical need for multi-model global projections of local urban climates for climate-sensitive development and support green infrastructure intervention as an effective means of reducing urban heat stress on large scales.", "author" : [ { "dropping-particle" : "", "family" : "Zhao", "given" : "Lei", "non-dropping-particle" : "", "parse-names" : false, "suffix" : "" }, { "dropping-particle" : "", "family" : "Oleson", "given" : "Keith", "non-dropping-particle" : "", "parse-names" : false, "suffix" : "" }, { "dropping-particle" : "", "family" : "Bou-Zeid", "given" : "Elie", "non-dropping-particle" : "", "parse-names" : false, "suffix" : "" }, { "dropping-particle" : "", "family" : "Krayenhoff", "given" : "E Scott", "non-dropping-particle" : "", "parse-names" : false, "suffix" : "" }, { "dropping-particle" : "", "family" : "Bray", "given" : "Andrew", "non-dropping-particle" : "", "parse-names" : false, "suffix" : "" }, { "dropping-particle" : "", "family" : "Zhu", "given" : "Qing", "non-dropping-particle" : "", "parse-names" : false, "suffix" : "" }, { "dropping-particle" : "", "family" : "Zheng", "given" : "Zhonghua", "non-dropping-particle" : "", "parse-names" : false, "suffix" : "" }, { "dropping-particle" : "", "family" : "Chen", "given" : "Chen", "non-dropping-particle" : "", "parse-names" : false, "suffix" : "" }, { "dropping-particle" : "", "family" : "Oppenheimer", "given" : "Michael", "non-dropping-particle" : "", "parse-names" : false, "suffix" : "" } ], "container-title" : "Nature Climate Change", "id" : "ITEM-7", "issued" : { "date-parts" : [ [ "2021", "1", "4" ] ] }, "title" : "Global multi-model projections of local urban climates", "translator" : [ { "dropping-particle" : "", "family" : "Q6866", "given" : "", "non-dropping-particle" : "", "parse-names" : false, "suffix" : "" } ], "type" : "article-journal" }, "uris" : [ "http://www.mendeley.com/documents/?uuid=529c28df-dcdc-466c-94fd-8dcbfa244d31" ] } ], "mendeley" : { "formattedCitation" : "(Masson et al., 2014; Baklanov et al., 2018, 2020; Duch\u00cane et al., 2020; Schoetter et al., 2020; Le Roy et al., 2021; Zhao et al., 2021)", "manualFormatting" : "(Masson et al., 2014; Baklanov et al., 2018, 2020; Duch\u00eane et al., 2020; Schoetter et al., 2020; Le Roy et al., 2021; Zhao et al., 2021)", "plainTextFormattedCitation" : "(Masson et al., 2014; Baklanov et al., 2018, 2020; Duch\u00cane et al., 2020; Schoetter et al., 2020; Le Roy et al., 2021; Zhao et al., 2021)", "previouslyFormattedCitation" : "(Masson et al., 2014; Baklanov et al., 2018, 2020; Duch\u00cane et al., 2020; Schoetter et al., 2020; Le Roy et al., 2021; Zhao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(Masson et al., 2014; Baklanov et al., 2018, 2020; Duchêne et al., 2020; Schoetter et al., 2020; Le Roy et al., 2021; Zhao et al., 2021)</w:t>
      </w:r>
      <w:r w:rsidRPr="00C734F4">
        <w:rPr>
          <w:rFonts w:cs="Times New Roman"/>
          <w:lang w:val="en-GB"/>
        </w:rPr>
        <w:fldChar w:fldCharType="end"/>
      </w:r>
      <w:r w:rsidRPr="00FB6EB0">
        <w:rPr>
          <w:rFonts w:cs="Times New Roman"/>
        </w:rPr>
        <w:t>.</w:t>
      </w:r>
    </w:p>
    <w:p w14:paraId="4CFD56F4" w14:textId="77777777" w:rsidR="0038381F" w:rsidRPr="00FB6EB0" w:rsidRDefault="0038381F" w:rsidP="0038381F">
      <w:pPr>
        <w:pStyle w:val="AR6BodyText"/>
        <w:shd w:val="clear" w:color="auto" w:fill="FFFFFF" w:themeFill="background1"/>
        <w:rPr>
          <w:b/>
          <w:bCs/>
        </w:rPr>
      </w:pPr>
    </w:p>
    <w:p w14:paraId="2DFDB84A" w14:textId="77777777" w:rsidR="0038381F" w:rsidRPr="00C734F4" w:rsidRDefault="0038381F" w:rsidP="0038381F">
      <w:pPr>
        <w:pStyle w:val="AR6BodyText"/>
        <w:shd w:val="clear" w:color="auto" w:fill="FFFFFF" w:themeFill="background1"/>
        <w:rPr>
          <w:lang w:val="en-GB"/>
        </w:rPr>
      </w:pPr>
      <w:r w:rsidRPr="00C734F4">
        <w:rPr>
          <w:b/>
          <w:bCs/>
          <w:lang w:val="en-GB"/>
        </w:rPr>
        <w:t>[END CHAPTER BOX 10.3 HERE]</w:t>
      </w:r>
    </w:p>
    <w:p w14:paraId="46C703CE" w14:textId="77777777" w:rsidR="009A58BD" w:rsidRPr="00C734F4" w:rsidRDefault="009A58BD" w:rsidP="00144ED8">
      <w:pPr>
        <w:pStyle w:val="AR6BodyText"/>
        <w:shd w:val="clear" w:color="auto" w:fill="FFFFFF" w:themeFill="background1"/>
        <w:rPr>
          <w:rFonts w:cs="Times New Roman"/>
          <w:lang w:val="en-GB"/>
        </w:rPr>
      </w:pPr>
    </w:p>
    <w:p w14:paraId="538C1907" w14:textId="77777777" w:rsidR="00144ED8" w:rsidRPr="00A3177C" w:rsidRDefault="00144ED8" w:rsidP="00144ED8">
      <w:pPr>
        <w:rPr>
          <w:sz w:val="20"/>
          <w:szCs w:val="20"/>
          <w:lang w:val="en-US" w:eastAsia="en-US"/>
        </w:rPr>
      </w:pPr>
    </w:p>
    <w:p w14:paraId="02C5A596" w14:textId="03D5F98F" w:rsidR="00754347" w:rsidRPr="00C734F4" w:rsidRDefault="00754347" w:rsidP="00754347">
      <w:pPr>
        <w:pStyle w:val="AR6BodyText"/>
        <w:jc w:val="both"/>
        <w:rPr>
          <w:b/>
          <w:lang w:val="en-GB" w:eastAsia="en-US"/>
        </w:rPr>
      </w:pPr>
      <w:r w:rsidRPr="00C734F4">
        <w:rPr>
          <w:b/>
          <w:lang w:val="en-GB" w:eastAsia="en-US"/>
        </w:rPr>
        <w:t>[START CROSS-CHAPTER BOX 10.4 HERE]</w:t>
      </w:r>
    </w:p>
    <w:p w14:paraId="4B4A8EBB" w14:textId="3CE1E43B" w:rsidR="00144ED8" w:rsidRPr="00C734F4" w:rsidRDefault="00144ED8" w:rsidP="00144ED8">
      <w:pPr>
        <w:pStyle w:val="AR6BodyText"/>
        <w:rPr>
          <w:lang w:val="en-GB"/>
        </w:rPr>
      </w:pPr>
    </w:p>
    <w:p w14:paraId="19D4CCA4" w14:textId="77777777" w:rsidR="009B12A4" w:rsidRPr="00C734F4" w:rsidRDefault="009B12A4" w:rsidP="009B12A4">
      <w:pPr>
        <w:pStyle w:val="AR6Chap10Cross-ChapterBox"/>
        <w:shd w:val="clear" w:color="auto" w:fill="DEEAF6" w:themeFill="accent1" w:themeFillTint="33"/>
        <w:rPr>
          <w:rFonts w:cs="Times New Roman"/>
          <w:lang w:val="en-GB"/>
        </w:rPr>
      </w:pPr>
      <w:bookmarkStart w:id="2091" w:name="_Toc56770600"/>
      <w:bookmarkStart w:id="2092" w:name="_Toc70454816"/>
      <w:r w:rsidRPr="00C734F4">
        <w:rPr>
          <w:lang w:val="en-GB"/>
        </w:rPr>
        <w:t xml:space="preserve">Climate Change over the </w:t>
      </w:r>
      <w:r w:rsidRPr="00C734F4">
        <w:rPr>
          <w:rFonts w:cs="Times New Roman"/>
          <w:lang w:val="en-GB"/>
        </w:rPr>
        <w:t>H</w:t>
      </w:r>
      <w:r w:rsidRPr="00C734F4">
        <w:rPr>
          <w:rFonts w:cs="Times New Roman"/>
          <w:lang w:val="en-GB" w:eastAsia="zh-CN"/>
        </w:rPr>
        <w:t xml:space="preserve">indu Kush </w:t>
      </w:r>
      <w:r w:rsidRPr="00C734F4">
        <w:rPr>
          <w:rFonts w:cs="Times New Roman"/>
          <w:lang w:val="en-GB"/>
        </w:rPr>
        <w:t>Himalaya</w:t>
      </w:r>
      <w:bookmarkEnd w:id="2091"/>
      <w:bookmarkEnd w:id="2092"/>
    </w:p>
    <w:p w14:paraId="13BB817A" w14:textId="4B0C23C8" w:rsidR="009B12A4" w:rsidRDefault="009B12A4" w:rsidP="009B12A4">
      <w:pPr>
        <w:pStyle w:val="AR6BodyText"/>
        <w:shd w:val="clear" w:color="auto" w:fill="DEEAF6" w:themeFill="accent1" w:themeFillTint="33"/>
        <w:rPr>
          <w:lang w:val="en-GB"/>
        </w:rPr>
      </w:pPr>
    </w:p>
    <w:p w14:paraId="127286F1" w14:textId="68657A7B" w:rsidR="004B381F" w:rsidRDefault="004B381F" w:rsidP="00124A8A">
      <w:pPr>
        <w:pStyle w:val="AR6BodyText"/>
        <w:shd w:val="clear" w:color="auto" w:fill="DEEAF6" w:themeFill="accent1" w:themeFillTint="33"/>
        <w:rPr>
          <w:rFonts w:cs="Times New Roman"/>
          <w:b/>
          <w:bCs/>
          <w:lang w:val="en-GB" w:eastAsia="zh-CN"/>
        </w:rPr>
      </w:pPr>
      <w:r>
        <w:rPr>
          <w:rFonts w:cs="Times New Roman"/>
          <w:b/>
          <w:bCs/>
          <w:lang w:val="en-GB" w:eastAsia="zh-CN"/>
        </w:rPr>
        <w:t xml:space="preserve">Coordinators: </w:t>
      </w:r>
      <w:r w:rsidRPr="00C734F4">
        <w:rPr>
          <w:lang w:val="en-GB"/>
        </w:rPr>
        <w:t>Izuru Takayabu (Japan),</w:t>
      </w:r>
      <w:r w:rsidRPr="004B381F">
        <w:rPr>
          <w:rFonts w:cs="Times New Roman"/>
          <w:lang w:val="en-GB" w:eastAsia="zh-CN"/>
        </w:rPr>
        <w:t xml:space="preserve"> </w:t>
      </w:r>
      <w:r w:rsidRPr="00CB2BDA">
        <w:rPr>
          <w:rFonts w:cs="Times New Roman"/>
          <w:lang w:val="en-GB" w:eastAsia="zh-CN"/>
        </w:rPr>
        <w:t xml:space="preserve">Andrew Turner (UK), </w:t>
      </w:r>
      <w:r w:rsidRPr="00CB2BDA">
        <w:rPr>
          <w:rFonts w:cs="Times New Roman"/>
          <w:lang w:val="en-GB"/>
        </w:rPr>
        <w:t>Z</w:t>
      </w:r>
      <w:r w:rsidRPr="00CB2BDA">
        <w:rPr>
          <w:rFonts w:cs="Times New Roman"/>
          <w:lang w:val="en-GB" w:eastAsia="zh-CN"/>
        </w:rPr>
        <w:t>hiyan Zuo (China)</w:t>
      </w:r>
    </w:p>
    <w:p w14:paraId="7CF44334" w14:textId="648CE0D7" w:rsidR="00124A8A" w:rsidRPr="00CB2BDA" w:rsidRDefault="0058231D" w:rsidP="00124A8A">
      <w:pPr>
        <w:pStyle w:val="AR6BodyText"/>
        <w:shd w:val="clear" w:color="auto" w:fill="DEEAF6" w:themeFill="accent1" w:themeFillTint="33"/>
        <w:rPr>
          <w:b/>
          <w:lang w:val="en-GB" w:eastAsia="zh-CN"/>
        </w:rPr>
      </w:pPr>
      <w:r w:rsidRPr="0058231D">
        <w:rPr>
          <w:rFonts w:cs="Times New Roman"/>
          <w:b/>
          <w:bCs/>
          <w:lang w:val="en-GB" w:eastAsia="zh-CN"/>
        </w:rPr>
        <w:t>Contributors:</w:t>
      </w:r>
      <w:r>
        <w:rPr>
          <w:rFonts w:cs="Times New Roman"/>
          <w:lang w:val="en-GB" w:eastAsia="zh-CN"/>
        </w:rPr>
        <w:t xml:space="preserve"> </w:t>
      </w:r>
      <w:bookmarkStart w:id="2093" w:name="_Hlk66888060"/>
      <w:r w:rsidR="00124A8A">
        <w:rPr>
          <w:rFonts w:cs="Times New Roman"/>
          <w:lang w:val="en-GB" w:eastAsia="zh-CN"/>
        </w:rPr>
        <w:t xml:space="preserve">Bhupesh Adhikary (Nepal), </w:t>
      </w:r>
      <w:r w:rsidR="00124A8A" w:rsidRPr="00CB2BDA">
        <w:rPr>
          <w:rFonts w:cs="Times New Roman"/>
          <w:lang w:val="en-GB" w:eastAsia="zh-CN"/>
        </w:rPr>
        <w:t>Muhammad Adnan (Pakistan), Muhammad Amjad (Pakistan), Subimal Ghos</w:t>
      </w:r>
      <w:r w:rsidR="00124A8A" w:rsidRPr="00CB2BDA">
        <w:rPr>
          <w:rFonts w:cs="Times New Roman"/>
          <w:lang w:val="en-US" w:eastAsia="zh-CN"/>
        </w:rPr>
        <w:t>h</w:t>
      </w:r>
      <w:r w:rsidR="00124A8A" w:rsidRPr="00CB2BDA">
        <w:rPr>
          <w:rFonts w:cs="Times New Roman"/>
          <w:lang w:val="en-GB" w:eastAsia="zh-CN"/>
        </w:rPr>
        <w:t xml:space="preserve"> (India), </w:t>
      </w:r>
      <w:r w:rsidR="00124A8A">
        <w:rPr>
          <w:rFonts w:cs="Times New Roman"/>
          <w:lang w:val="en-GB" w:eastAsia="zh-CN"/>
        </w:rPr>
        <w:t xml:space="preserve">Rafiq Hamdi (Belgium), </w:t>
      </w:r>
      <w:r w:rsidR="00124A8A" w:rsidRPr="00CB2BDA">
        <w:rPr>
          <w:rFonts w:cs="Times New Roman"/>
          <w:lang w:val="en-GB" w:eastAsia="zh-CN"/>
        </w:rPr>
        <w:t>Akm Saiful Islam (Bangladesh),</w:t>
      </w:r>
      <w:r w:rsidR="00124A8A" w:rsidRPr="00CB2BDA">
        <w:rPr>
          <w:rFonts w:cs="Times New Roman" w:hint="eastAsia"/>
          <w:lang w:val="en-GB" w:eastAsia="zh-CN"/>
        </w:rPr>
        <w:t xml:space="preserve"> </w:t>
      </w:r>
      <w:r w:rsidR="00124A8A">
        <w:rPr>
          <w:rFonts w:cs="Times New Roman"/>
          <w:lang w:val="en-GB" w:eastAsia="zh-CN"/>
        </w:rPr>
        <w:t xml:space="preserve">Richard </w:t>
      </w:r>
      <w:r>
        <w:rPr>
          <w:rFonts w:cs="Times New Roman"/>
          <w:lang w:val="en-GB" w:eastAsia="zh-CN"/>
        </w:rPr>
        <w:t xml:space="preserve">G. </w:t>
      </w:r>
      <w:r w:rsidR="00124A8A">
        <w:rPr>
          <w:rFonts w:cs="Times New Roman"/>
          <w:lang w:val="en-GB" w:eastAsia="zh-CN"/>
        </w:rPr>
        <w:t xml:space="preserve">Jones (UK), </w:t>
      </w:r>
      <w:r w:rsidR="00124A8A" w:rsidRPr="00CB2BDA">
        <w:rPr>
          <w:rFonts w:cs="Times New Roman"/>
          <w:lang w:val="en-GB" w:eastAsia="zh-CN"/>
        </w:rPr>
        <w:t xml:space="preserve">Martin Jury (Austria), Asif Khan (Pakistan), </w:t>
      </w:r>
      <w:r w:rsidR="00124A8A">
        <w:rPr>
          <w:rFonts w:cs="Times New Roman"/>
          <w:lang w:val="en-GB" w:eastAsia="zh-CN"/>
        </w:rPr>
        <w:t xml:space="preserve">Akio Kitoh (Japan), </w:t>
      </w:r>
      <w:r w:rsidR="00124A8A" w:rsidRPr="00CB2BDA">
        <w:rPr>
          <w:rFonts w:cs="Times New Roman"/>
          <w:lang w:val="en-GB" w:eastAsia="zh-CN"/>
        </w:rPr>
        <w:t xml:space="preserve">Krishnan Raghavan (India), </w:t>
      </w:r>
      <w:r w:rsidR="00124A8A">
        <w:rPr>
          <w:rFonts w:cs="Times New Roman"/>
          <w:lang w:val="en-GB" w:eastAsia="zh-CN"/>
        </w:rPr>
        <w:t xml:space="preserve">Lucas Ruiz (Argentina), </w:t>
      </w:r>
      <w:r w:rsidR="00124A8A" w:rsidRPr="00CB2BDA">
        <w:rPr>
          <w:rFonts w:cs="Times New Roman"/>
          <w:lang w:val="en-GB" w:eastAsia="zh-CN"/>
        </w:rPr>
        <w:t>Laurent Terray (France)</w:t>
      </w:r>
    </w:p>
    <w:bookmarkEnd w:id="2093"/>
    <w:p w14:paraId="41C32AEF" w14:textId="77777777" w:rsidR="00124A8A" w:rsidRDefault="00124A8A" w:rsidP="00124A8A">
      <w:pPr>
        <w:pStyle w:val="AR6BodyText"/>
        <w:shd w:val="clear" w:color="auto" w:fill="DEEAF6" w:themeFill="accent1" w:themeFillTint="33"/>
        <w:rPr>
          <w:rFonts w:cs="Times New Roman"/>
          <w:lang w:val="en-GB" w:eastAsia="zh-CN"/>
        </w:rPr>
      </w:pPr>
    </w:p>
    <w:p w14:paraId="7752F534" w14:textId="0C7D89F0" w:rsidR="00124A8A" w:rsidRPr="007B03E6" w:rsidRDefault="00124A8A" w:rsidP="00124A8A">
      <w:pPr>
        <w:pStyle w:val="AR6BodyText"/>
        <w:shd w:val="clear" w:color="auto" w:fill="DEEAF6" w:themeFill="accent1" w:themeFillTint="33"/>
        <w:rPr>
          <w:rFonts w:cs="Times New Roman"/>
          <w:lang w:val="en-GB" w:eastAsia="zh-CN"/>
        </w:rPr>
      </w:pPr>
      <w:r w:rsidRPr="00CB2BDA">
        <w:rPr>
          <w:rFonts w:cs="Times New Roman"/>
          <w:lang w:val="en-GB"/>
        </w:rPr>
        <w:t>The H</w:t>
      </w:r>
      <w:r w:rsidRPr="00CB2BDA">
        <w:rPr>
          <w:rFonts w:cs="Times New Roman"/>
          <w:lang w:val="en-GB" w:eastAsia="zh-CN"/>
        </w:rPr>
        <w:t xml:space="preserve">indu Kush </w:t>
      </w:r>
      <w:r w:rsidRPr="00CB2BDA">
        <w:rPr>
          <w:rFonts w:cs="Times New Roman"/>
          <w:lang w:val="en-GB"/>
        </w:rPr>
        <w:t>Himalaya (HKH)</w:t>
      </w:r>
      <w:r>
        <w:rPr>
          <w:rFonts w:cs="Times New Roman"/>
          <w:lang w:val="en-GB"/>
        </w:rPr>
        <w:t xml:space="preserve"> constitutes</w:t>
      </w:r>
      <w:r w:rsidRPr="00CB2BDA">
        <w:rPr>
          <w:rFonts w:cs="Times New Roman"/>
          <w:lang w:val="en-GB"/>
        </w:rPr>
        <w:t xml:space="preserve"> </w:t>
      </w:r>
      <w:r w:rsidRPr="00B30BA9">
        <w:rPr>
          <w:rFonts w:cs="Times New Roman"/>
          <w:lang w:val="en-GB"/>
        </w:rPr>
        <w:t>the largest glacierized region</w:t>
      </w:r>
      <w:r>
        <w:rPr>
          <w:rFonts w:cs="Times New Roman"/>
          <w:lang w:val="en-GB"/>
        </w:rPr>
        <w:t xml:space="preserve"> </w:t>
      </w:r>
      <w:r w:rsidRPr="00CB2BDA">
        <w:rPr>
          <w:rFonts w:cs="Times New Roman"/>
          <w:lang w:val="en-GB"/>
        </w:rPr>
        <w:t>outside the poles</w:t>
      </w:r>
      <w:r>
        <w:rPr>
          <w:rFonts w:cs="Times New Roman"/>
          <w:lang w:val="en-GB"/>
        </w:rPr>
        <w:t xml:space="preserve"> and</w:t>
      </w:r>
      <w:r w:rsidRPr="00CB2BDA">
        <w:rPr>
          <w:rFonts w:cs="Times New Roman"/>
          <w:lang w:val="en-GB"/>
        </w:rPr>
        <w:t xml:space="preserve"> provides the headwaters for several major rivers</w:t>
      </w:r>
      <w:r w:rsidRPr="00FB6EB0">
        <w:rPr>
          <w:rFonts w:cs="Times New Roman"/>
          <w:lang w:val="en-US"/>
        </w:rPr>
        <w:t xml:space="preserve"> </w:t>
      </w:r>
      <w:r>
        <w:rPr>
          <w:rFonts w:cs="Times New Roman"/>
        </w:rPr>
        <w:fldChar w:fldCharType="begin" w:fldLock="1"/>
      </w:r>
      <w:r w:rsidR="000465A7">
        <w:rPr>
          <w:rFonts w:cs="Times New Roman"/>
          <w:lang w:val="en-US"/>
        </w:rPr>
        <w:instrText>ADDIN CSL_CITATION { "citationItems" : [ { "id" : "ITEM-1", "itemData" : { "DOI" : "10.1007/978-3-319-92288-1_1", "author" : [ { "dropping-particle" : "", "family" : "Sharma", "given" : "Eklabya", "non-dropping-particle" : "", "parse-names" : false, "suffix" : "" }, { "dropping-particle" : "", "family" : "Molden", "given" : "David", "non-dropping-particle" : "", "parse-names" : false, "suffix" : "" }, { "dropping-particle" : "", "family" : "Rahman", "given" : "Atiq", "non-dropping-particle" : "", "parse-names" : false, "suffix" : "" }, { "dropping-particle" : "", "family" : "Khatiwada", "given" : "Yuba Raj", "non-dropping-particle" : "", "parse-names" : false, "suffix" : "" }, { "dropping-particle" : "", "family" : "Zhang", "given" : "Linxiu", "non-dropping-particle" : "", "parse-names" : false, "suffix" : "" }, { "dropping-particle" : "", "family" : "Singh", "given" : "Surendra Pratap", "non-dropping-particle" : "", "parse-names" : false, "suffix" : "" }, { "dropping-particle" : "", "family" : "Yao", "given" : "Tandong", "non-dropping-particle" : "", "parse-names" : false, "suffix" : "" }, { "dropping-particle" : "", "family" : "Wester", "given" : "Philippus",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"1-16", "publisher" : "Springer", "publisher-place" : "Cham, Switzerland", "title" : "Introduction to the Hindu Kush Himalaya Assessment", "translator" : [ { "dropping-particle" : "", "family" : "Q7131", "given" : "Rt6", "non-dropping-particle" : "", "parse-names" : false, "suffix" : "" } ], "type" : "chapter" }, "uris" : [ "http://www.mendeley.com/documents/?uuid=28a22788-1171-4451-9f83-11138184871c" ] } ], "mendeley" : { "formattedCitation" : "(Sharma et al., 2019)", "plainTextFormattedCitation" : "(Sharma et al., 2019)", "previouslyFormattedCitation" : "(Sharma et al., 2019)" }, "properties" : { "noteIndex" : 0 }, "schema" : "https://github.com/citation-style-language/schema/raw/master/csl-citation.json" }</w:instrText>
      </w:r>
      <w:r>
        <w:rPr>
          <w:rFonts w:cs="Times New Roman"/>
        </w:rPr>
        <w:fldChar w:fldCharType="separate"/>
      </w:r>
      <w:r w:rsidR="00E41CA2">
        <w:rPr>
          <w:rFonts w:cs="Times New Roman"/>
          <w:noProof/>
          <w:lang w:val="en-US"/>
        </w:rPr>
        <w:t>(Sharma et al., 2019)</w:t>
      </w:r>
      <w:r>
        <w:rPr>
          <w:rFonts w:cs="Times New Roman"/>
        </w:rPr>
        <w:fldChar w:fldCharType="end"/>
      </w:r>
      <w:r w:rsidRPr="00CB2BDA">
        <w:rPr>
          <w:rFonts w:cs="Times New Roman"/>
          <w:lang w:val="en-GB"/>
        </w:rPr>
        <w:t xml:space="preserve">. Since the 1960s, the HKH has experienced significant trends in the mean and extremes of temperature and precipitation, </w:t>
      </w:r>
      <w:r>
        <w:rPr>
          <w:rFonts w:cs="Times New Roman"/>
          <w:lang w:val="en-GB"/>
        </w:rPr>
        <w:t>accompanied by</w:t>
      </w:r>
      <w:r>
        <w:rPr>
          <w:rFonts w:cs="Times New Roman"/>
          <w:lang w:val="en-GB" w:eastAsia="zh-CN"/>
        </w:rPr>
        <w:t xml:space="preserve"> glacier mass loss and </w:t>
      </w:r>
      <w:r w:rsidRPr="00CB2BDA">
        <w:rPr>
          <w:rFonts w:cs="Times New Roman"/>
          <w:lang w:val="en-GB" w:eastAsia="zh-CN"/>
        </w:rPr>
        <w:t>retreat, snowmelt and permafrost degradation</w:t>
      </w:r>
      <w:r>
        <w:rPr>
          <w:rFonts w:cs="Times New Roman"/>
          <w:lang w:val="en-GB" w:eastAsia="zh-CN"/>
        </w:rPr>
        <w:t xml:space="preserve"> </w:t>
      </w:r>
      <w:commentRangeStart w:id="2094"/>
      <w:r>
        <w:rPr>
          <w:rFonts w:cs="Times New Roman"/>
          <w:lang w:val="en-GB" w:eastAsia="zh-CN"/>
        </w:rPr>
        <w:fldChar w:fldCharType="begin" w:fldLock="1"/>
      </w:r>
      <w:r w:rsidR="000465A7">
        <w:rPr>
          <w:rFonts w:cs="Times New Roman"/>
          <w:lang w:val="en-GB" w:eastAsia="zh-CN"/>
        </w:rPr>
        <w:instrText>ADDIN CSL_CITATION { "citationItems" : [ { "id" : "ITEM-1",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"id" : "ITEM-2", "itemData" : { "DOI" : "10.1007/978-981-15-4327-2_11", "author" : [ { "dropping-particle" : "", "family" : "Sabin", "given" : "T. P.", "non-dropping-particle" : "", "parse-names" : false, "suffix" : "" }, { "dropping-particle" : "", "family" : "Krishnan", "given" : "R.", "non-dropping-particle" : "", "parse-names" : false, "suffix" : "" }, { "dropping-particle" : "", "family" : "Vellore", "given" : "Ramesh", "non-dropping-particle" : "", "parse-names" : false, "suffix" : "" }, { "dropping-particle" : "", "family" : "Priya", "given" : "P.", "non-dropping-particle" : "", "parse-names" : false, "suffix" : "" }, { "dropping-particle" : "", "family" : "Borgaonkar", "given" : "H. P.", "non-dropping-particle" : "", "parse-names" : false, "suffix" : "" }, { "dropping-particle" : "", "family" : "Singh", "given" : "Bhupendra B.", "non-dropping-particle" : "", "parse-names" : false, "suffix" : "" }, { "dropping-particle" : "", "family" : "Sagar", "given" : "Aswin", "non-dropping-particle" : "", "parse-names" : false, "suffix" : "" } ], "container-title" : "Assessment of Climate Change over the Indian Region",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"ITEM-2", "issued" : { "date-parts" : [ [ "2020" ] ] }, "page" : "207-222", "publisher" : "Springer", "publisher-place" : "Singapore", "title" : "Climate Change Over the Himalayas", "translator" : [ { "dropping-particle" : "", "family" : "Q6446", "given" : "Rt6", "non-dropping-particle" : "", "parse-names" : false, "suffix" : "" } ], "type" : "chapter" }, "uris" : [ "http://www.mendeley.com/documents/?uuid=8829653e-abd7-406c-b0d3-dcdd7a21f9fd" ] }, { "id" : "ITEM-3",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"ITEM-3",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"id" : "ITEM-4", "itemData" : { "DOI" : "10.1016/j.envdev.2012.04.002", "ISSN" : "22114645", "author" : [ { "dropping-particle" : "", "family" : "Yao", "given" : "Tandong", "non-dropping-particle" : "", "parse-names" : false, "suffix" : "" }, { "dropping-particle" : "", "family" : "Thompson", "given" : "Lonnie G.", "non-dropping-particle" : "", "parse-names" : false, "suffix" : "" }, { "dropping-particle" : "", "family" : "Mosbrugger", "given" : "Volker", "non-dropping-particle" : "", "parse-names" : false, "suffix" : "" }, { "dropping-particle" : "", "family" : "Zhang", "given" : "Fan", "non-dropping-particle" : "", "parse-names" : false, "suffix" : "" }, { "dropping-particle" : "", "family" : "Ma", "given" : "Yaoming", "non-dropping-particle" : "", "parse-names" : false, "suffix" : "" }, { "dropping-particle" : "", "family" : "Luo", "given" : "Tianxiang", "non-dropping-particle" : "", "parse-names" : false, "suffix" : "" }, { "dropping-particle" : "", "family" : "Xu", "given" : "Baiqing", "non-dropping-particle" : "", "parse-names" : false, "suffix" : "" }, { "dropping-particle" : "", "family" : "Yang", "given" : "Xiaoxin", "non-dropping-particle" : "", "parse-names" : false, "suffix" : "" }, { "dropping-particle" : "", "family" : "Joswiak", "given" : "Daniel R.", "non-dropping-particle" : "", "parse-names" : false, "suffix" : "" }, { "dropping-particle" : "", "family" : "Wang", "given" : "Weicai", "non-dropping-particle" : "", "parse-names" : false, "suffix" : "" }, { "dropping-particle" : "", "family" : "Joswiak", "given" : "Meri E.", "non-dropping-particle" : "", "parse-names" : false, "suffix" : "" }, { "dropping-particle" : "", "family" : "Devkota", "given" : "Lochan P.", "non-dropping-particle" : "", "parse-names" : false, "suffix" : "" }, { "dropping-particle" : "", "family" : "Tayal", "given" : "Shresth", "non-dropping-particle" : "", "parse-names" : false, "suffix" : "" }, { "dropping-particle" : "", "family" : "Jilani", "given" : "Rahmatullah", "non-dropping-particle" : "", "parse-names" : false, "suffix" : "" }, { "dropping-particle" : "", "family" : "Fayziev", "given" : "Radjabovich", "non-dropping-particle" : "", "parse-names" : false, "suffix" : "" } ], "container-title" : "Environmental Development", "id" : "ITEM-4", "issued" : { "date-parts" : [ [ "2012", "7" ] ] }, "page" : "52-64", "title" : "Third Pole Environment (TPE)", "translator" : [ { "dropping-particle" : "", "family" : "Q5724", "given" : "", "non-dropping-particle" : "", "parse-names" : false, "suffix" : "" } ], "type" : "article-journal", "volume" : "3" }, "uris" : [ "http://www.mendeley.com/documents/?uuid=1a8f31f7-7d71-4999-a0bf-47bb15408f72" ] }, { "id" : "ITEM-5", "itemData" : { "DOI" : "10.1038/nclimate1580", "ISBN" : "1758-678X", "ISSN" : "1758678X", "PMID" : "22517852", "abstract" : "The Tibetan Plateau and surroundings contain the largest number of glaciers outside the polar regions(1). These glaciers are at the headwaters of many prominent Asian rivers and are largely experiencing shrinkage(2), which affects the water discharge of large rivers such as the lndus(3'4). The resulting potential geohazards(5,6) merit a comprehensive study of glacier status in the Tibetan Plateau and surroundings. Here we report on the glacier status over the past 30 years by investigating the glacial retreat of 82 glaciers, area reduction of 7,090 glaciers and mass-balance change of 15 glaciers. Systematic differences in glacier status are apparent from region to region, with the most intensive shrinkage in the Himalayas (excluding the Karakorum) characterized by the greatest reduction in glacial length and area and the most negative mass balance. The shrinkage generally decreases from the Himalayas to the continental interior and is the least in the eastern Pamir, characterized by the least glacial retreat, area reduction and positive mass balance. In addition to rising temperature, decreased precipitation in the Himalayas and increasing precipitation in the eastern Pamir accompanied by different atmospheric circulation patterns is probably driving these systematic differences.", "author" : [ { "dropping-particle" : "", "family" : "Yao", "given" : "Tandong", "non-dropping-particle" : "", "parse-names" : false, "suffix" : "" }, { "dropping-particle" : "", "family" : "Thompson", "given" : "Lonnie", "non-dropping-particle" : "", "parse-names" : false, "suffix" : "" }, { "dropping-particle" : "", "family" : "Yang", "given" : "Wei", "non-dropping-particle" : "", "parse-names" : false, "suffix" : "" }, { "dropping-particle" : "", "family" : "Yu", "given" : "Wusheng", "non-dropping-particle" : "", "parse-names" : false, "suffix" : "" }, { "dropping-particle" : "", "family" : "Gao", "given" : "Yang", "non-dropping-particle" : "", "parse-names" : false, "suffix" : "" }, { "dropping-particle" : "", "family" : "Guo", "given" : "Xuejun", "non-dropping-particle" : "", "parse-names" : false, "suffix" : "" }, { "dropping-particle" : "", "family" : "Yang", "given" : "Xiaoxin", "non-dropping-particle" : "", "parse-names" : false, "suffix" : "" }, { "dropping-particle" : "", "family" : "Duan", "given" : "Keqin", "non-dropping-particle" : "", "parse-names" : false, "suffix" : "" }, { "dropping-particle" : "", "family" : "Zhao", "given" : "Huabiao", "non-dropping-particle" : "", "parse-names" : false, "suffix" : "" }, { "dropping-particle" : "", "family" : "Xu", "given" : "Baiqing", "non-dropping-particle" : "", "parse-names" : false, "suffix" : "" }, { "dropping-particle" : "", "family" : "Pu", "given" : "Jiancheng", "non-dropping-particle" : "", "parse-names" : false, "suffix" : "" }, { "dropping-particle" : "", "family" : "Lu", "given" : "Anxin", "non-dropping-particle" : "", "parse-names" : false, "suffix" : "" }, { "dropping-particle" : "", "family" : "Xiang", "given" : "Yang", "non-dropping-particle" : "", "parse-names" : false, "suffix" : "" }, { "dropping-particle" : "", "family" : "Kattel", "given" : "Dambaru B.", "non-dropping-particle" : "", "parse-names" : false, "suffix" : "" }, { "dropping-particle" : "", "family" : "Joswiak", "given" : "Daniel", "non-dropping-particle" : "", "parse-names" : false, "suffix" : "" } ], "container-title" : "Nature Climate Change", "id" : "ITEM-5", "issue" : "9", "issued" : { "date-parts" : [ [ "2012", "9", "15" ] ] }, "page" : "663-667", "publisher" : "Nature Publishing Group", "title" : "Different glacier status with atmospheric circulations in Tibetan Plateau and surroundings", "translator" : [ { "dropping-particle" : "", "family" : "Q6196", "given" : "", "non-dropping-particle" : "", "parse-names" : false, "suffix" : "" } ], "type" : "article-journal", "volume" : "2" }, "uris" : [ "http://www.mendeley.com/documents/?uuid=512d7d1f-2c7a-4cfe-9101-3f08d0f7f204" ] }, { "id" : "ITEM-6",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"ITEM-6", "issued" : { "date-parts" : [ [ "2019" ] ] }, "page" : "57-97", "publisher" : "Springer", "publisher-place" : "Cham, Switzerland", "title" : "Unravelling Climate Change in the Hindu Kush Himalaya: Rapid Warming in the Mountains and Increasing Extremes", "translator" : [ { "dropping-particle" : "", "family" : "Q6936", "given" : "Rt6", "non-dropping-particle" : "", "parse-names" : false, "suffix" : "" } ], "type" : "chapter" }, "uris" : [ "http://www.mendeley.com/documents/?uuid=5dc9fcb2-f84b-4eb8-b803-989acd61068d" ] }, { "id" : "ITEM-7",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"ITEM-7",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"id" : "ITEM-8", "itemData" : { "DOI" : "10.1029/2020GL087815", "ISSN" : "0094-8276", "author" : [ { "dropping-particle" : "", "family" : "Chug", "given" : "Divyansh", "non-dropping-particle" : "", "parse-names" : false, "suffix" : "" }, { "dropping-particle" : "", "family" : "Pathak", "given" : "Amey", "non-dropping-particle" : "", "parse-names" : false, "suffix" : "" }, { "dropping-particle" : "", "family" : "Indu", "given" : "J.", "non-dropping-particle" : "", "parse-names" : false, "suffix" : "" }, { "dropping-particle" : "", "family" : "Jain", "given" : "Sharad K.", "non-dropping-particle" : "", "parse-names" : false, "suffix" : "" }, { "dropping-particle" : "", "family" : "Jain", "given" : "Sanjay K.", "non-dropping-particle" : "", "parse-names" : false, "suffix" : "" }, { "dropping-particle" : "", "family" : "Dimri", "given" : "A. P.", "non-dropping-particle" : "", "parse-names" : false, "suffix" : "" }, { "dropping-particle" : "", "family" : "Niyogi", "given" : "Dev", "non-dropping-particle" : "", "parse-names" : false, "suffix" : "" }, { "dropping-particle" : "", "family" : "Ghosh", "given" : "Subimal", "non-dropping-particle" : "", "parse-names" : false, "suffix" : "" } ], "container-title" : "Geophysical Research Letters", "id" : "ITEM-8", "issue" : "15", "issued" : { "date-parts" : [ [ "2020", "8", "16" ] ] }, "title" : "Observed Evidence for Steep Rise in the Extreme Flow of Western Himalayan Rivers", "translator" : [ { "dropping-particle" : "", "family" : "Q7132", "given" : "", "non-dropping-particle" : "", "parse-names" : false, "suffix" : "" } ], "type" : "article-journal", "volume" : "47" }, "uris" : [ "http://www.mendeley.com/documents/?uuid=22c21bf1-812c-4a6a-9061-b691bacc3353" ] } ], "mendeley" : { "formattedCitation" : "(Yao et al., 2012a, 2012b; Azam et al., 2018; Bolch et al., 2019; Krishnan et al., 2019b, 2019a; Chug et al., 2020; Sabin et al., 2020)", "plainTextFormattedCitation" : "(Yao et al., 2012a, 2012b; Azam et al., 2018; Bolch et al., 2019; Krishnan et al., 2019b, 2019a; Chug et al., 2020; Sabin et al., 2020)", "previouslyFormattedCitation" : "(Yao et al., 2012a, 2012b; Azam et al., 2018; Bolch et al., 2019; Krishnan et al., 2019b, 2019a; Chug et al., 2020; Sabin et al., 2020)" }, "properties" : { "noteIndex" : 0 }, "schema" : "https://github.com/citation-style-language/schema/raw/master/csl-citation.json" }</w:instrText>
      </w:r>
      <w:r>
        <w:rPr>
          <w:rFonts w:cs="Times New Roman"/>
          <w:lang w:val="en-GB" w:eastAsia="zh-CN"/>
        </w:rPr>
        <w:fldChar w:fldCharType="separate"/>
      </w:r>
      <w:r w:rsidR="00E41CA2">
        <w:rPr>
          <w:rFonts w:cs="Times New Roman"/>
          <w:noProof/>
          <w:lang w:eastAsia="zh-CN"/>
        </w:rPr>
        <w:t xml:space="preserve">(Yao et al., 2012a, </w:t>
      </w:r>
      <w:del w:id="2095" w:author="Robin Matthews" w:date="2021-07-11T19:55:00Z">
        <w:r w:rsidR="00E41CA2" w:rsidDel="00C24F7C">
          <w:rPr>
            <w:rFonts w:cs="Times New Roman"/>
            <w:noProof/>
            <w:lang w:eastAsia="zh-CN"/>
          </w:rPr>
          <w:delText>2012</w:delText>
        </w:r>
      </w:del>
      <w:r w:rsidR="00E41CA2">
        <w:rPr>
          <w:rFonts w:cs="Times New Roman"/>
          <w:noProof/>
          <w:lang w:eastAsia="zh-CN"/>
        </w:rPr>
        <w:t>b; Azam et al., 2018; Bolch et al., 2019; Krishnan et al., 2019</w:t>
      </w:r>
      <w:ins w:id="2096" w:author="Robin Matthews" w:date="2021-07-11T19:55:00Z">
        <w:r w:rsidR="00C24F7C">
          <w:rPr>
            <w:rFonts w:cs="Times New Roman"/>
            <w:noProof/>
            <w:lang w:eastAsia="zh-CN"/>
          </w:rPr>
          <w:t>a, b</w:t>
        </w:r>
      </w:ins>
      <w:del w:id="2097" w:author="Robin Matthews" w:date="2021-07-11T19:55:00Z">
        <w:r w:rsidR="00E41CA2" w:rsidDel="00C24F7C">
          <w:rPr>
            <w:rFonts w:cs="Times New Roman"/>
            <w:noProof/>
            <w:lang w:eastAsia="zh-CN"/>
          </w:rPr>
          <w:delText>b, 2019a</w:delText>
        </w:r>
      </w:del>
      <w:r w:rsidR="00E41CA2">
        <w:rPr>
          <w:rFonts w:cs="Times New Roman"/>
          <w:noProof/>
          <w:lang w:eastAsia="zh-CN"/>
        </w:rPr>
        <w:t>; Chug et al., 2020; Sabin et al., 2020)</w:t>
      </w:r>
      <w:r>
        <w:rPr>
          <w:rFonts w:cs="Times New Roman"/>
          <w:lang w:val="en-GB" w:eastAsia="zh-CN"/>
        </w:rPr>
        <w:fldChar w:fldCharType="end"/>
      </w:r>
      <w:commentRangeEnd w:id="2094"/>
      <w:r w:rsidR="00E41CA2">
        <w:rPr>
          <w:rStyle w:val="CommentReference"/>
          <w:rFonts w:asciiTheme="minorHAnsi" w:eastAsiaTheme="minorHAnsi" w:hAnsiTheme="minorHAnsi"/>
          <w:lang w:eastAsia="en-US"/>
        </w:rPr>
        <w:commentReference w:id="2094"/>
      </w:r>
      <w:r w:rsidRPr="00444D04">
        <w:rPr>
          <w:rFonts w:cs="Times New Roman"/>
          <w:lang w:val="es-AR" w:eastAsia="zh-CN"/>
        </w:rPr>
        <w:t xml:space="preserve">. </w:t>
      </w:r>
      <w:r w:rsidRPr="00AC0889">
        <w:rPr>
          <w:rFonts w:cs="Times New Roman"/>
          <w:lang w:val="en-GB" w:eastAsia="zh-CN"/>
        </w:rPr>
        <w:t>Observational uncertaint</w:t>
      </w:r>
      <w:r>
        <w:rPr>
          <w:rFonts w:cs="Times New Roman"/>
          <w:lang w:val="en-GB" w:eastAsia="zh-CN"/>
        </w:rPr>
        <w:t>y</w:t>
      </w:r>
      <w:r w:rsidRPr="00AC0889">
        <w:rPr>
          <w:rFonts w:cs="Times New Roman"/>
          <w:lang w:val="en-GB" w:eastAsia="zh-CN"/>
        </w:rPr>
        <w:t xml:space="preserve"> and lack of consistent</w:t>
      </w:r>
      <w:r>
        <w:rPr>
          <w:rFonts w:cs="Times New Roman"/>
          <w:lang w:val="en-GB" w:eastAsia="zh-CN"/>
        </w:rPr>
        <w:t>,</w:t>
      </w:r>
      <w:r w:rsidRPr="00AC0889">
        <w:rPr>
          <w:rFonts w:cs="Times New Roman"/>
          <w:lang w:val="en-GB" w:eastAsia="zh-CN"/>
        </w:rPr>
        <w:t xml:space="preserve"> high-quality datasets hamper reliable assessments of climate change and </w:t>
      </w:r>
      <w:r>
        <w:rPr>
          <w:rFonts w:cs="Times New Roman"/>
          <w:lang w:val="en-GB" w:eastAsia="zh-CN"/>
        </w:rPr>
        <w:t xml:space="preserve">model </w:t>
      </w:r>
      <w:r w:rsidRPr="00AC0889">
        <w:rPr>
          <w:rFonts w:cs="Times New Roman"/>
          <w:lang w:val="en-GB" w:eastAsia="zh-CN"/>
        </w:rPr>
        <w:t xml:space="preserve">evaluation over several mountain areas, </w:t>
      </w:r>
      <w:r>
        <w:rPr>
          <w:rFonts w:cs="Times New Roman"/>
          <w:lang w:val="en-GB" w:eastAsia="zh-CN"/>
        </w:rPr>
        <w:t xml:space="preserve">including </w:t>
      </w:r>
      <w:r w:rsidRPr="00AC0889">
        <w:rPr>
          <w:rFonts w:cs="Times New Roman"/>
          <w:lang w:val="en-GB" w:eastAsia="zh-CN"/>
        </w:rPr>
        <w:t>the HKH</w:t>
      </w:r>
      <w:r>
        <w:rPr>
          <w:rFonts w:cs="Times New Roman"/>
          <w:lang w:val="en-GB" w:eastAsia="zh-CN"/>
        </w:rPr>
        <w:t xml:space="preserve"> (Section 10.2.2)</w:t>
      </w:r>
      <w:r w:rsidRPr="00AC0889">
        <w:rPr>
          <w:rFonts w:cs="Times New Roman"/>
          <w:lang w:val="en-GB" w:eastAsia="zh-CN"/>
        </w:rPr>
        <w:t>. This box assess</w:t>
      </w:r>
      <w:r>
        <w:rPr>
          <w:rFonts w:cs="Times New Roman"/>
          <w:lang w:val="en-GB" w:eastAsia="zh-CN"/>
        </w:rPr>
        <w:t>es</w:t>
      </w:r>
      <w:r w:rsidRPr="00AC0889">
        <w:rPr>
          <w:rFonts w:cs="Times New Roman"/>
          <w:lang w:val="en-GB" w:eastAsia="zh-CN"/>
        </w:rPr>
        <w:t xml:space="preserve"> observed and projected climate change </w:t>
      </w:r>
      <w:r>
        <w:rPr>
          <w:rFonts w:cs="Times New Roman"/>
          <w:lang w:val="en-GB" w:eastAsia="zh-CN"/>
        </w:rPr>
        <w:t>in</w:t>
      </w:r>
      <w:r w:rsidRPr="00AC0889">
        <w:rPr>
          <w:rFonts w:cs="Times New Roman"/>
          <w:lang w:val="en-GB" w:eastAsia="zh-CN"/>
        </w:rPr>
        <w:t xml:space="preserve"> the </w:t>
      </w:r>
      <w:r>
        <w:rPr>
          <w:rFonts w:cs="Times New Roman"/>
          <w:lang w:val="en-GB" w:eastAsia="zh-CN"/>
        </w:rPr>
        <w:t xml:space="preserve">extended </w:t>
      </w:r>
      <w:r w:rsidRPr="00AC0889">
        <w:rPr>
          <w:rFonts w:cs="Times New Roman"/>
          <w:lang w:val="en-GB" w:eastAsia="zh-CN"/>
        </w:rPr>
        <w:t>HKH</w:t>
      </w:r>
      <w:r>
        <w:rPr>
          <w:rFonts w:cs="Times New Roman"/>
          <w:lang w:val="en-GB" w:eastAsia="zh-CN"/>
        </w:rPr>
        <w:t xml:space="preserve"> (outline in Cross-Chapter Box 10.4, Figure 1a), in which we include the Tibetan Plateau (TP) and Pamir mountains</w:t>
      </w:r>
      <w:r w:rsidRPr="00AC0889">
        <w:rPr>
          <w:rFonts w:cs="Times New Roman"/>
          <w:lang w:val="en-GB" w:eastAsia="zh-CN"/>
        </w:rPr>
        <w:t>.</w:t>
      </w:r>
    </w:p>
    <w:p w14:paraId="4495B8B0" w14:textId="77777777" w:rsidR="00124A8A" w:rsidRPr="00073AB7" w:rsidRDefault="00124A8A" w:rsidP="00124A8A">
      <w:pPr>
        <w:pStyle w:val="AR6BodyText"/>
        <w:shd w:val="clear" w:color="auto" w:fill="DEEAF6" w:themeFill="accent1" w:themeFillTint="33"/>
        <w:rPr>
          <w:b/>
          <w:i/>
          <w:lang w:val="en-GB"/>
        </w:rPr>
      </w:pPr>
    </w:p>
    <w:p w14:paraId="3EDB07E3" w14:textId="77777777" w:rsidR="00124A8A" w:rsidRDefault="00124A8A" w:rsidP="00124A8A">
      <w:pPr>
        <w:pStyle w:val="AR6BodyText"/>
        <w:shd w:val="clear" w:color="auto" w:fill="DEEAF6" w:themeFill="accent1" w:themeFillTint="33"/>
        <w:rPr>
          <w:rFonts w:eastAsia="MS Mincho"/>
          <w:b/>
          <w:i/>
          <w:lang w:val="en-US" w:eastAsia="zh-CN"/>
        </w:rPr>
      </w:pPr>
      <w:r w:rsidRPr="00CB2BDA">
        <w:rPr>
          <w:rFonts w:eastAsia="MS Mincho"/>
          <w:b/>
          <w:i/>
          <w:lang w:val="en-US"/>
        </w:rPr>
        <w:t>T</w:t>
      </w:r>
      <w:r w:rsidRPr="00CB2BDA">
        <w:rPr>
          <w:rFonts w:eastAsia="MS Mincho"/>
          <w:b/>
          <w:i/>
          <w:lang w:val="en-US" w:eastAsia="zh-CN"/>
        </w:rPr>
        <w:t xml:space="preserve">emperature </w:t>
      </w:r>
      <w:r>
        <w:rPr>
          <w:rFonts w:eastAsia="MS Mincho"/>
          <w:b/>
          <w:i/>
          <w:lang w:val="en-US" w:eastAsia="zh-CN"/>
        </w:rPr>
        <w:t>trends</w:t>
      </w:r>
    </w:p>
    <w:p w14:paraId="73CA6208" w14:textId="3CACAD1C" w:rsidR="00124A8A" w:rsidRPr="007463A0" w:rsidRDefault="00124A8A" w:rsidP="00124A8A">
      <w:pPr>
        <w:pStyle w:val="AR6BodyText"/>
        <w:shd w:val="clear" w:color="auto" w:fill="DEEAF6" w:themeFill="accent1" w:themeFillTint="33"/>
        <w:rPr>
          <w:rFonts w:cs="Times New Roman"/>
          <w:lang w:val="en-GB" w:eastAsia="zh-CN"/>
        </w:rPr>
      </w:pPr>
      <w:r>
        <w:rPr>
          <w:lang w:val="en-US" w:eastAsia="en-US"/>
        </w:rPr>
        <w:t>L</w:t>
      </w:r>
      <w:r w:rsidRPr="002458DF">
        <w:rPr>
          <w:lang w:val="en-GB" w:eastAsia="en-US"/>
        </w:rPr>
        <w:t xml:space="preserve">ittle </w:t>
      </w:r>
      <w:r>
        <w:rPr>
          <w:lang w:val="en-GB" w:eastAsia="en-US"/>
        </w:rPr>
        <w:t xml:space="preserve">evidence </w:t>
      </w:r>
      <w:r w:rsidRPr="002458DF">
        <w:rPr>
          <w:lang w:val="en-GB" w:eastAsia="en-US"/>
        </w:rPr>
        <w:t xml:space="preserve">was </w:t>
      </w:r>
      <w:r>
        <w:rPr>
          <w:lang w:val="en-GB" w:eastAsia="en-US"/>
        </w:rPr>
        <w:t>presented</w:t>
      </w:r>
      <w:r w:rsidRPr="002458DF">
        <w:rPr>
          <w:lang w:val="en-GB" w:eastAsia="en-US"/>
        </w:rPr>
        <w:t xml:space="preserve"> </w:t>
      </w:r>
      <w:r>
        <w:rPr>
          <w:lang w:val="en-GB" w:eastAsia="en-US"/>
        </w:rPr>
        <w:t xml:space="preserve">in the AR5 </w:t>
      </w:r>
      <w:r>
        <w:rPr>
          <w:lang w:val="en-GB" w:eastAsia="en-US"/>
        </w:rPr>
        <w:fldChar w:fldCharType="begin" w:fldLock="1"/>
      </w:r>
      <w:r w:rsidR="000465A7">
        <w:rPr>
          <w:lang w:val="en-GB" w:eastAsia="en-US"/>
        </w:rPr>
        <w:instrText>ADDIN CSL_CITATION { "citationItems" : [ { "id" : "ITEM-1", "itemData" : { "ISBN" : "9789291691432", "author" : [ { "dropping-particle" : "", "family" : "IPCC", "given" : "", "non-dropping-particle" : "", "parse-names" : false, "suffix" : "" } ], "editor" : [ { "dropping-particle" : "", "family" : "Core Writing Team", "given" : "", "non-dropping-particle" : "", "parse-names" : false, "suffix" : "" }, { "dropping-particle" : "", "family" : "Pachauri", "given" : "R.K.", "non-dropping-particle" : "", "parse-names" : false, "suffix" : "" }, { "dropping-particle" : "", "family" : "Meyer", "given" : "L.A.",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"Q7123", "given" : "Rt12", "non-dropping-particle" : "", "parse-names" : false, "suffix" : "" } ], "type" : "report" }, "uris" : [ "http://www.mendeley.com/documents/?uuid=6dd78051-ea12-3935-a862-a33ccad02762" ] } ], "mendeley" : { "formattedCitation" : "(IPCC, 2014)", "plainTextFormattedCitation" : "(IPCC, 2014)", "previouslyFormattedCitation" : "(IPCC, 2014)" }, "properties" : { "noteIndex" : 0 }, "schema" : "https://github.com/citation-style-language/schema/raw/master/csl-citation.json" }</w:instrText>
      </w:r>
      <w:r>
        <w:rPr>
          <w:lang w:val="en-GB" w:eastAsia="en-US"/>
        </w:rPr>
        <w:fldChar w:fldCharType="separate"/>
      </w:r>
      <w:r w:rsidR="00E41CA2">
        <w:rPr>
          <w:noProof/>
          <w:lang w:val="en-GB" w:eastAsia="en-US"/>
        </w:rPr>
        <w:t>(IPCC, 2014)</w:t>
      </w:r>
      <w:r>
        <w:rPr>
          <w:lang w:val="en-GB" w:eastAsia="en-US"/>
        </w:rPr>
        <w:fldChar w:fldCharType="end"/>
      </w:r>
      <w:r>
        <w:rPr>
          <w:lang w:val="en-GB" w:eastAsia="en-US"/>
        </w:rPr>
        <w:t xml:space="preserve"> other than increased minimum and maximum temperature trends in the western Himalaya </w:t>
      </w:r>
      <w:r>
        <w:rPr>
          <w:lang w:val="en-GB" w:eastAsia="en-US"/>
        </w:rPr>
        <w:fldChar w:fldCharType="begin" w:fldLock="1"/>
      </w:r>
      <w:r w:rsidR="000465A7">
        <w:rPr>
          <w:lang w:val="en-GB" w:eastAsia="en-US"/>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"Q7116", "given" : "Rt13", "non-dropping-particle" : "", "parse-names" : false, "suffix" : "" } ], "type" : "chapter" }, "uris" : [ "http://www.mendeley.com/documents/?uuid=6d7231f7-1053-310c-b864-2c3a3f0cd902" ] } ], "mendeley" : { "formattedCitation" : "(Hartmann et al., 2013)", "plainTextFormattedCitation" : "(Hartmann et al., 2013)", "previouslyFormattedCitation" : "(Hartmann et al., 2013)" }, "properties" : { "noteIndex" : 0 }, "schema" : "https://github.com/citation-style-language/schema/raw/master/csl-citation.json" }</w:instrText>
      </w:r>
      <w:r>
        <w:rPr>
          <w:lang w:val="en-GB" w:eastAsia="en-US"/>
        </w:rPr>
        <w:fldChar w:fldCharType="separate"/>
      </w:r>
      <w:r w:rsidR="00E41CA2">
        <w:rPr>
          <w:noProof/>
          <w:lang w:val="en-GB" w:eastAsia="en-US"/>
        </w:rPr>
        <w:t>(Hartmann et al., 2013)</w:t>
      </w:r>
      <w:r>
        <w:rPr>
          <w:lang w:val="en-GB" w:eastAsia="en-US"/>
        </w:rPr>
        <w:fldChar w:fldCharType="end"/>
      </w:r>
      <w:r>
        <w:rPr>
          <w:lang w:val="en-US" w:eastAsia="zh-CN"/>
        </w:rPr>
        <w:t>.</w:t>
      </w:r>
      <w:r>
        <w:rPr>
          <w:rFonts w:cs="Times New Roman"/>
          <w:lang w:val="en-GB" w:eastAsia="zh-CN"/>
        </w:rPr>
        <w:t xml:space="preserve"> SROCC assessed that HKH (named High </w:t>
      </w:r>
      <w:r w:rsidRPr="00452C3B">
        <w:rPr>
          <w:rFonts w:cs="Times New Roman"/>
          <w:lang w:val="en-GB" w:eastAsia="zh-CN"/>
        </w:rPr>
        <w:t>Mountain Asia) surface-air temperature</w:t>
      </w:r>
      <w:r w:rsidR="00557579">
        <w:rPr>
          <w:rFonts w:cs="Times New Roman"/>
          <w:lang w:val="en-GB" w:eastAsia="zh-CN"/>
        </w:rPr>
        <w:t xml:space="preserve"> has</w:t>
      </w:r>
      <w:r w:rsidRPr="00452C3B">
        <w:rPr>
          <w:rFonts w:cs="Times New Roman"/>
          <w:lang w:val="en-GB" w:eastAsia="zh-CN"/>
        </w:rPr>
        <w:t xml:space="preserve"> warmed more rapidly than the global mean over recent decades (</w:t>
      </w:r>
      <w:r w:rsidRPr="00452C3B">
        <w:rPr>
          <w:rFonts w:cs="Times New Roman"/>
          <w:i/>
          <w:lang w:val="en-GB" w:eastAsia="zh-CN"/>
        </w:rPr>
        <w:t>high confidence</w:t>
      </w:r>
      <w:r w:rsidRPr="00452C3B">
        <w:rPr>
          <w:rFonts w:cs="Times New Roman"/>
          <w:lang w:val="en-GB" w:eastAsia="zh-CN"/>
        </w:rPr>
        <w:t>).</w:t>
      </w:r>
      <w:r w:rsidRPr="00452C3B">
        <w:rPr>
          <w:rFonts w:cs="Times New Roman"/>
          <w:lang w:val="en-US" w:eastAsia="zh-CN"/>
        </w:rPr>
        <w:t xml:space="preserve"> </w:t>
      </w:r>
      <w:r w:rsidRPr="00452C3B">
        <w:rPr>
          <w:lang w:val="en-GB" w:eastAsia="en-US"/>
        </w:rPr>
        <w:t>Annual mean HKH surface</w:t>
      </w:r>
      <w:r w:rsidR="00E50746">
        <w:rPr>
          <w:lang w:val="en-GB" w:eastAsia="en-US"/>
        </w:rPr>
        <w:t xml:space="preserve"> </w:t>
      </w:r>
      <w:r w:rsidRPr="00452C3B">
        <w:rPr>
          <w:lang w:val="en-GB" w:eastAsia="en-US"/>
        </w:rPr>
        <w:t>air temperature increased significantly (about 0.1°C per decade) over</w:t>
      </w:r>
      <w:r w:rsidRPr="0057559B">
        <w:rPr>
          <w:lang w:val="en-GB" w:eastAsia="en-US"/>
        </w:rPr>
        <w:t xml:space="preserve"> 1901–2014</w:t>
      </w:r>
      <w:r>
        <w:rPr>
          <w:lang w:val="en-GB" w:eastAsia="en-US"/>
        </w:rPr>
        <w:t xml:space="preserve"> </w:t>
      </w:r>
      <w:r w:rsidRPr="0057559B">
        <w:rPr>
          <w:lang w:val="en-GB" w:eastAsia="en-US"/>
        </w:rPr>
        <w:fldChar w:fldCharType="begin" w:fldLock="1"/>
      </w:r>
      <w:r w:rsidR="000465A7">
        <w:rPr>
          <w:lang w:val="en-GB" w:eastAsia="en-US"/>
        </w:rPr>
        <w:instrText>ADDIN CSL_CITATION { "citationItems" : [ { "id" : "ITEM-1", "itemData" : { "DOI" : "10.1016/j.accre.2017.08.001", "ISSN" : "16749278", "abstract" : "In this paper, we analyzed the long-term changes in temperature and precipitation in the Hindu Kush Himalayan (HKH) region based on climate datasets LSAT-V1.1 and CGP1.0 recently developed by the China Meteorological Administration. The analysis results show that during 1901\u20132014 the annual mean surface air temperature over the whole HKH has undergone a significant increasing trend. We determined the change rates in the mean temperature, mean maximum temperature, and mean minimum temperature to be 0.104 \u00b0C per decade, 0.077 \u00b0C per decade, and 0.176 \u00b0C per decade, respectively. Most parts of the HKH have experienced a warming trend, with the largest increase occurring on the Tibetan Plateau (TP) and south of Pakistan. The trend of precipitation for the whole HKH is characterized by a slight decrease during 1901\u20132014. During 1961\u20132013, however, the trend of the annual precipitation shows a statistically significant increase, with a rate of 5.28% per decade and has a more rapid increase since the mid-1980s. Most parts of northern India and the northern TP have experienced a strong increase in the number of precipitation days (daily rainfall \u22651 mm), whereas Southwest China and Myanmar have experienced a declining trend in precipitation days. Compared to the trends in precipitation days, the spatial pattern of trends in the precipitation intensity seems to be more closely related to the terrain, and the higher altitude areas have shown more significant upward trends in precipitation intensity during 1961\u20132013.", "author" : [ { "dropping-particle" : "", "family" : "Ren", "given" : "Yu-Yu", "non-dropping-particle" : "", "parse-names" : false, "suffix" : "" }, { "dropping-particle" : "", "family" : "Ren", "given" : "Guo-Yu", "non-dropping-particle" : "", "parse-names" : false, "suffix" : "" }, { "dropping-particle" : "", "family" : "Sun", "given" : "Xiu-Bao", "non-dropping-particle" : "", "parse-names" : false, "suffix" : "" }, { "dropping-particle" : "", "family" : "Shrestha", "given" : "Arun Bhakta", "non-dropping-particle" : "", "parse-names" : false, "suffix" : "" }, { "dropping-particle" : "", "family" : "You", "given" : "Qing-Long", "non-dropping-particle" : "", "parse-names" : false, "suffix" : "" }, { "dropping-particle" : "", "family" : "Zhan", "given" : "Yun-Jian", "non-dropping-particle" : "", "parse-names" : false, "suffix" : "" }, { "dropping-particle" : "", "family" : "Rajbhandari", "given" : "Rupak", "non-dropping-particle" : "", "parse-names" : false, "suffix" : "" }, { "dropping-particle" : "", "family" : "Zhang", "given" : "Pan-Feng", "non-dropping-particle" : "", "parse-names" : false, "suffix" : "" }, { "dropping-particle" : "", "family" : "Wen", "given" : "Kang-Min", "non-dropping-particle" : "", "parse-names" : false, "suffix" : "" } ], "container-title" : "Advances in Climate Change Research", "id" : "ITEM-1", "issue" : "3", "issued" : { "date-parts" : [ [ "2017", "9" ] ] }, "page" : "148-156", "publisher" : "National Climate Center (China Meteorological Administration)", "title" : "Observed changes in surface air temperature and precipitation in the Hindu Kush Himalayan region over the last 100-plus years", "translator" : [ { "dropping-particle" : "", "family" : "Q6676", "given" : "", "non-dropping-particle" : "", "parse-names" : false, "suffix" : "" } ], "type" : "article-journal", "volume" : "8" }, "uris" : [ "http://www.mendeley.com/documents/?uuid=47d6747b-5ea3-4a34-ba5d-f820d5f4b5de" ] } ], "mendeley" : { "formattedCitation" : "(Ren et al., 2017)", "plainTextFormattedCitation" : "(Ren et al., 2017)", "previouslyFormattedCitation" : "(Ren et al., 2017)" }, "properties" : { "noteIndex" : 0 }, "schema" : "https://github.com/citation-style-language/schema/raw/master/csl-citation.json" }</w:instrText>
      </w:r>
      <w:r w:rsidRPr="0057559B">
        <w:rPr>
          <w:lang w:val="en-GB" w:eastAsia="en-US"/>
        </w:rPr>
        <w:fldChar w:fldCharType="separate"/>
      </w:r>
      <w:r w:rsidR="00E41CA2">
        <w:rPr>
          <w:noProof/>
          <w:lang w:val="en-GB" w:eastAsia="en-US"/>
        </w:rPr>
        <w:t>(Ren et al., 2017)</w:t>
      </w:r>
      <w:r w:rsidRPr="0057559B">
        <w:rPr>
          <w:lang w:val="en-GB" w:eastAsia="en-US"/>
        </w:rPr>
        <w:fldChar w:fldCharType="end"/>
      </w:r>
      <w:r>
        <w:rPr>
          <w:lang w:val="en-GB" w:eastAsia="en-US"/>
        </w:rPr>
        <w:t xml:space="preserve">, although Cross-Chapter Box </w:t>
      </w:r>
      <w:r w:rsidR="00557579">
        <w:rPr>
          <w:lang w:val="en-GB" w:eastAsia="en-US"/>
        </w:rPr>
        <w:t xml:space="preserve">10.4, </w:t>
      </w:r>
      <w:r>
        <w:rPr>
          <w:lang w:val="en-GB" w:eastAsia="en-US"/>
        </w:rPr>
        <w:t xml:space="preserve">Figure 1d shows an observational range of </w:t>
      </w:r>
      <w:r>
        <w:rPr>
          <w:rFonts w:cs="Times New Roman"/>
          <w:lang w:val="en-GB"/>
        </w:rPr>
        <w:t>0.20</w:t>
      </w:r>
      <w:r w:rsidRPr="00CB2BDA">
        <w:rPr>
          <w:rFonts w:cs="Times New Roman"/>
          <w:lang w:val="en-GB"/>
        </w:rPr>
        <w:t>–</w:t>
      </w:r>
      <w:r>
        <w:rPr>
          <w:rFonts w:cs="Times New Roman"/>
          <w:lang w:val="en-GB"/>
        </w:rPr>
        <w:t>0.25</w:t>
      </w:r>
      <w:r w:rsidRPr="00A2197C">
        <w:rPr>
          <w:rFonts w:cs="Times New Roman"/>
          <w:lang w:val="en-GB"/>
        </w:rPr>
        <w:t>°C</w:t>
      </w:r>
      <w:r>
        <w:rPr>
          <w:rFonts w:cs="Times New Roman"/>
          <w:lang w:val="en-GB"/>
        </w:rPr>
        <w:t xml:space="preserve"> per decade over 1961</w:t>
      </w:r>
      <w:r w:rsidRPr="00CB2BDA">
        <w:rPr>
          <w:rFonts w:cs="Times New Roman"/>
          <w:lang w:val="en-GB"/>
        </w:rPr>
        <w:t>–</w:t>
      </w:r>
      <w:r>
        <w:rPr>
          <w:rFonts w:cs="Times New Roman"/>
          <w:lang w:val="en-GB"/>
        </w:rPr>
        <w:t>2014.</w:t>
      </w:r>
      <w:r>
        <w:rPr>
          <w:lang w:val="en-GB" w:eastAsia="en-US"/>
        </w:rPr>
        <w:t xml:space="preserve"> There is</w:t>
      </w:r>
      <w:r w:rsidRPr="00CB2BDA">
        <w:rPr>
          <w:lang w:val="en-GB"/>
        </w:rPr>
        <w:t xml:space="preserve"> a rising trend of extreme warm events </w:t>
      </w:r>
      <w:r>
        <w:rPr>
          <w:lang w:val="en-GB"/>
        </w:rPr>
        <w:t xml:space="preserve">and fewer extreme cold events </w:t>
      </w:r>
      <w:r w:rsidRPr="00CB2BDA">
        <w:rPr>
          <w:lang w:val="en-GB"/>
        </w:rPr>
        <w:t>over 1961</w:t>
      </w:r>
      <w:r w:rsidRPr="00CB2BDA">
        <w:rPr>
          <w:rFonts w:cs="Times New Roman"/>
          <w:lang w:val="en-GB"/>
        </w:rPr>
        <w:t>–</w:t>
      </w:r>
      <w:r w:rsidRPr="00CB2BDA">
        <w:rPr>
          <w:lang w:val="en-GB"/>
        </w:rPr>
        <w:t xml:space="preserve">2015 </w:t>
      </w:r>
      <w:r>
        <w:rPr>
          <w:lang w:val="en-GB"/>
        </w:rPr>
        <w:fldChar w:fldCharType="begin" w:fldLock="1"/>
      </w:r>
      <w:r w:rsidR="000465A7">
        <w:rPr>
          <w:lang w:val="en-GB"/>
        </w:rPr>
        <w:instrText>ADDIN CSL_CITATION { "citationItems" : [ { "id" : "ITEM-1",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"57-97", "publisher" : "Springer", "publisher-place" : "Cham, Switzerland", "title" : "Unravelling Climate Change in the Hindu Kush Himalaya: Rapid Warming in the Mountains and Increasing Extremes", "translator" : [ { "dropping-particle" : "", "family" : "Q6936", "given" : "Rt6", "non-dropping-particle" : "", "parse-names" : false, "suffix" : "" } ], "type" : "chapter" }, "uris" : [ "http://www.mendeley.com/documents/?uuid=5dc9fcb2-f84b-4eb8-b803-989acd61068d" ] }, { "id" : "ITEM-2", "itemData" : { "DOI" : "10.1007/978-3-319-92288-1", "ISBN" : "978-3-319-92287-4", "abstract" : "Constitutes the first comprehensive assessment of the Hindu Kush Himalaya region, providing an authoritative overview of the region. Assembles the collective knowledge of over 300 leading researchers, practitioners, experts, and policymakers. Combines the current state of knowledge of the Hindu Kush Himalaya region in one volume. Offers Open Access to a set of evidence-based and actionable policy solutions and recommendations and nine mountain priorities consistent with the Sustainable Development Goals.",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"ITEM-2", "issued" : { "date-parts" : [ [ "2019" ] ] }, "number-of-pages" : "627", "publisher" : "Springer", "publisher-place" : "Cham, Switzerland", "title" : "The Hindu Kush Himalaya Assessment: Mountains, Climate Change, Sustainability and People", "translator" : [ { "dropping-particle" : "", "family" : "Q7133", "given" : "Rt5", "non-dropping-particle" : "", "parse-names" : false, "suffix" : "" } ], "type" : "book" }, "uris" : [ "http://www.mendeley.com/documents/?uuid=80e45d61-bdae-492e-a236-ed05e3e42f3a" ] } ], "mendeley" : { "formattedCitation" : "(Krishnan et al., 2019b; Wester et al., 2019)", "plainTextFormattedCitation" : "(Krishnan et al., 2019b; Wester et al., 2019)", "previouslyFormattedCitation" : "(Krishnan et al., 2019b; Wester et al., 2019)" }, "properties" : { "noteIndex" : 0 }, "schema" : "https://github.com/citation-style-language/schema/raw/master/csl-citation.json" }</w:instrText>
      </w:r>
      <w:r>
        <w:rPr>
          <w:lang w:val="en-GB"/>
        </w:rPr>
        <w:fldChar w:fldCharType="separate"/>
      </w:r>
      <w:r w:rsidR="00E41CA2">
        <w:rPr>
          <w:noProof/>
          <w:lang w:val="en-GB"/>
        </w:rPr>
        <w:t>(Krishnan et al., 2019b; Wester et al., 2019)</w:t>
      </w:r>
      <w:r>
        <w:rPr>
          <w:lang w:val="en-GB"/>
        </w:rPr>
        <w:fldChar w:fldCharType="end"/>
      </w:r>
      <w:r w:rsidRPr="00CB2BDA">
        <w:rPr>
          <w:lang w:val="en-GB"/>
        </w:rPr>
        <w:t xml:space="preserve">. </w:t>
      </w:r>
      <w:r w:rsidRPr="00CB2BDA">
        <w:rPr>
          <w:rFonts w:cs="Times New Roman"/>
          <w:lang w:val="en-GB"/>
        </w:rPr>
        <w:t xml:space="preserve">However, summer cooling over the Karakoram (western HKH) </w:t>
      </w:r>
      <w:r>
        <w:rPr>
          <w:rFonts w:cs="Times New Roman"/>
          <w:lang w:val="en-GB"/>
        </w:rPr>
        <w:t xml:space="preserve">was reported </w:t>
      </w:r>
      <w:r w:rsidRPr="00CB2BDA">
        <w:rPr>
          <w:rFonts w:cs="Times New Roman"/>
          <w:lang w:val="en-GB"/>
        </w:rPr>
        <w:t>for 1960–2010</w:t>
      </w:r>
      <w:r w:rsidRPr="00CB2BDA">
        <w:rPr>
          <w:rFonts w:cs="Times New Roman"/>
          <w:lang w:val="en-GB" w:eastAsia="zh-CN"/>
        </w:rPr>
        <w:t xml:space="preserve"> </w:t>
      </w:r>
      <w:del w:id="2098" w:author="Robin Matthews" w:date="2021-07-11T19:55:00Z">
        <w:r w:rsidRPr="00CB2BDA" w:rsidDel="00C24F7C">
          <w:rPr>
            <w:rFonts w:cs="Times New Roman"/>
            <w:noProof/>
            <w:lang w:val="en-GB"/>
          </w:rPr>
          <w:delText>(</w:delText>
        </w:r>
      </w:del>
      <w:commentRangeStart w:id="2099"/>
      <w:r w:rsidRPr="00963C3D">
        <w:rPr>
          <w:rFonts w:cs="Times New Roman"/>
          <w:lang w:val="en-GB"/>
        </w:rPr>
        <w:fldChar w:fldCharType="begin" w:fldLock="1"/>
      </w:r>
      <w:ins w:id="2100" w:author="Robin Matthews" w:date="2021-07-11T19:55:00Z">
        <w:r w:rsidR="00C24F7C">
          <w:rPr>
            <w:rFonts w:cs="Times New Roman"/>
            <w:lang w:val="en-GB"/>
          </w:rPr>
          <w:instrText>ADDIN CSL_CITATION { "citationItems" : [ { "id" : "ITEM-1", "itemData" : { "DOI" : "10.1038/nclimate3361", "ISBN" : "1758-678X", "ISSN" : "17586798", "abstract" : "The mass balance of glaciers will influence regional water resources in the Himalayas. Changes in atmospheric dynamics, the Karakoram vortex contraction, and interaction with the monsoon influence the glacial melt of the region.", "author" : [ { "dropping-particle" : "", "family" : "Forsythe", "given" : "Nathan", "non-dropping-particle" : "", "parse-names" : false, "suffix" : "" }, { "dropping-particle" : "", "family" : "Fowler", "given" : "Hayley J.", "non-dropping-particle" : "", "parse-names" : false, "suffix" : "" }, { "dropping-particle" : "", "family" : "Li", "given" : "Xiao Feng", "non-dropping-particle" : "", "parse-names" : false, "suffix" : "" }, { "dropping-particle" : "", "family" : "Blenkinsop", "given" : "Stephen", "non-dropping-particle" : "", "parse-names" : false, "suffix" : "" }, { "dropping-particle" : "", "family" : "Pritchard", "given" : "David", "non-dropping-particle" : "", "parse-names" : false, "suffix" : "" } ], "container-title" : "Nature Climate Change", "id" : "ITEM-1", "issue" : "9", "issued" : { "date-parts" : [ [ "2017" ] ] }, "page" : "664-670", "title" : "Karakoram temperature and glacial melt driven by regional atmospheric circulation variability", "translator" : [ { "dropping-particle" : "", "family" : "Q5310", "given" : "", "non-dropping-particle" : "", "parse-names" : false, "suffix" : "" } ], "type" : "article-journal", "volume" : "7" }, "uris" : [ "http://www.mendeley.com/documents/?uuid=4e28fa9f-f95d-4973-8c41-9a159fb6c153", "http://www.mendeley.com/documents/?uuid=a98a5333-387f-48f6-9ec2-5d2962c988c3" ] } ], "mendeley" : { "formattedCitation" : "(Forsythe et al., 2017)", "manualFormatting" : "(Forsythe et al., 2017)", "plainTextFormattedCitation" : "(Forsythe et al., 2017)", "previouslyFormattedCitation" : "(Forsythe et al., 2017)" }, "properties" : { "noteIndex" : 0 }, "schema" : "https://github.com/citation-style-language/schema/raw/master/csl-citation.json" }</w:instrText>
        </w:r>
      </w:ins>
      <w:del w:id="2101" w:author="Robin Matthews" w:date="2021-07-11T19:55:00Z">
        <w:r w:rsidR="000465A7" w:rsidDel="00C24F7C">
          <w:rPr>
            <w:rFonts w:cs="Times New Roman"/>
            <w:lang w:val="en-GB"/>
          </w:rPr>
          <w:delInstrText>ADDIN CSL_CITATION { "citationItems" : [ { "id" : "ITEM-1", "itemData" : { "DOI" : "10.1038/nclimate3361", "ISBN" : "1758-678X", "ISSN" : "17586798", "abstract" : "The mass balance of glaciers will influence regional water resources in the Himalayas. Changes in atmospheric dynamics, the Karakoram vortex contraction, and interaction with the monsoon influence the glacial melt of the region.", "author" : [ { "dropping-particle" : "", "family" : "Forsythe", "given" : "Nathan", "non-dropping-particle" : "", "parse-names" : false, "suffix" : "" }, { "dropping-particle" : "", "family" : "Fowler", "given" : "Hayley J.", "non-dropping-particle" : "", "parse-names" : false, "suffix" : "" }, { "dropping-particle" : "", "family" : "Li", "given" : "Xiao Feng", "non-dropping-particle" : "", "parse-names" : false, "suffix" : "" }, { "dropping-particle" : "", "family" : "Blenkinsop", "given" : "Stephen", "non-dropping-particle" : "", "parse-names" : false, "suffix" : "" }, { "dropping-particle" : "", "family" : "Pritchard", "given" : "David", "non-dropping-particle" : "", "parse-names" : false, "suffix" : "" } ], "container-title" : "Nature Climate Change", "id" : "ITEM-1", "issue" : "9", "issued" : { "date-parts" : [ [ "2017" ] ] }, "page" : "664-670", "title" : "Karakoram temperature and glacial melt driven by regional atmospheric circulation variability", "translator" : [ { "dropping-particle" : "", "family" : "Q5310", "given" : "", "non-dropping-particle" : "", "parse-names" : false, "suffix" : "" } ], "type" : "article-journal", "volume" : "7" }, "uris" : [ "http://www.mendeley.com/documents/?uuid=4e28fa9f-f95d-4973-8c41-9a159fb6c153", "http://www.mendeley.com/documents/?uuid=a98a5333-387f-48f6-9ec2-5d2962c988c3" ] } ], "mendeley" : { "formattedCitation" : "(Forsythe et al., 2017)", "manualFormatting" : "Forsythe et al., 2017)", "plainTextFormattedCitation" : "(Forsythe et al., 2017)", "previouslyFormattedCitation" : "(Forsythe et al., 2017)" }, "properties" : { "noteIndex" : 0 }, "schema" : "https://github.com/citation-style-language/schema/raw/master/csl-citation.json" }</w:delInstrText>
        </w:r>
      </w:del>
      <w:r w:rsidRPr="00963C3D">
        <w:rPr>
          <w:rFonts w:cs="Times New Roman"/>
          <w:lang w:val="en-GB"/>
        </w:rPr>
        <w:fldChar w:fldCharType="separate"/>
      </w:r>
      <w:del w:id="2102" w:author="Robin Matthews" w:date="2021-07-11T19:55:00Z">
        <w:r w:rsidR="00E41CA2" w:rsidDel="00C24F7C">
          <w:rPr>
            <w:rFonts w:cs="Times New Roman"/>
            <w:noProof/>
            <w:lang w:val="en-GB"/>
          </w:rPr>
          <w:delText>F</w:delText>
        </w:r>
      </w:del>
      <w:ins w:id="2103" w:author="Robin Matthews" w:date="2021-07-11T19:55:00Z">
        <w:r w:rsidR="00C24F7C">
          <w:rPr>
            <w:rFonts w:cs="Times New Roman"/>
            <w:noProof/>
            <w:lang w:val="en-GB"/>
          </w:rPr>
          <w:t>(F</w:t>
        </w:r>
      </w:ins>
      <w:r w:rsidR="00E41CA2">
        <w:rPr>
          <w:rFonts w:cs="Times New Roman"/>
          <w:noProof/>
          <w:lang w:val="en-GB"/>
        </w:rPr>
        <w:t>orsythe et al., 2017)</w:t>
      </w:r>
      <w:r w:rsidRPr="00963C3D">
        <w:rPr>
          <w:rFonts w:cs="Times New Roman"/>
          <w:lang w:val="en-GB"/>
        </w:rPr>
        <w:fldChar w:fldCharType="end"/>
      </w:r>
      <w:commentRangeEnd w:id="2099"/>
      <w:r w:rsidR="00E41CA2">
        <w:rPr>
          <w:rStyle w:val="CommentReference"/>
          <w:rFonts w:asciiTheme="minorHAnsi" w:eastAsiaTheme="minorHAnsi" w:hAnsiTheme="minorHAnsi"/>
          <w:lang w:eastAsia="en-US"/>
        </w:rPr>
        <w:commentReference w:id="2099"/>
      </w:r>
      <w:r w:rsidRPr="00CB2BDA">
        <w:rPr>
          <w:rFonts w:cs="Times New Roman"/>
          <w:lang w:val="en-GB"/>
        </w:rPr>
        <w:t>.</w:t>
      </w:r>
      <w:r>
        <w:rPr>
          <w:rFonts w:cs="Times New Roman"/>
          <w:lang w:val="en-GB"/>
        </w:rPr>
        <w:t xml:space="preserve"> </w:t>
      </w:r>
      <w:r w:rsidRPr="00CB2BDA">
        <w:rPr>
          <w:rFonts w:eastAsia="MS Mincho"/>
          <w:lang w:val="en-GB"/>
        </w:rPr>
        <w:t xml:space="preserve">A key </w:t>
      </w:r>
      <w:r>
        <w:rPr>
          <w:rFonts w:eastAsia="MS Mincho"/>
          <w:lang w:val="en-GB"/>
        </w:rPr>
        <w:t>relevant process</w:t>
      </w:r>
      <w:r w:rsidRPr="00CB2BDA">
        <w:rPr>
          <w:rFonts w:eastAsia="MS Mincho"/>
          <w:lang w:val="en-GB"/>
        </w:rPr>
        <w:t xml:space="preserve"> is</w:t>
      </w:r>
      <w:r w:rsidRPr="00CB2BDA">
        <w:rPr>
          <w:rFonts w:eastAsia="MS Mincho"/>
          <w:lang w:val="en-GB" w:eastAsia="zh-CN"/>
        </w:rPr>
        <w:t xml:space="preserve"> </w:t>
      </w:r>
      <w:r w:rsidRPr="00CB2BDA">
        <w:rPr>
          <w:rFonts w:eastAsia="MS Mincho"/>
          <w:lang w:val="en-US" w:eastAsia="zh-CN"/>
        </w:rPr>
        <w:t>elevation-dependent warming (</w:t>
      </w:r>
      <w:r w:rsidRPr="00CB2BDA">
        <w:rPr>
          <w:rFonts w:eastAsia="MS Mincho"/>
          <w:lang w:val="en-GB"/>
        </w:rPr>
        <w:t>EDW</w:t>
      </w:r>
      <w:r>
        <w:rPr>
          <w:rFonts w:eastAsia="MS Mincho"/>
          <w:lang w:val="en-GB"/>
        </w:rPr>
        <w:t>;</w:t>
      </w:r>
      <w:r w:rsidRPr="00CB2BDA">
        <w:rPr>
          <w:rFonts w:eastAsia="MS Mincho"/>
          <w:lang w:val="en-GB"/>
        </w:rPr>
        <w:t xml:space="preserve"> reviewed in</w:t>
      </w:r>
      <w:r w:rsidRPr="00CB2BDA">
        <w:rPr>
          <w:rFonts w:cs="Times New Roman"/>
          <w:lang w:val="en-GB"/>
        </w:rPr>
        <w:t xml:space="preserve"> </w:t>
      </w:r>
      <w:commentRangeStart w:id="2104"/>
      <w:r w:rsidRPr="00963C3D">
        <w:rPr>
          <w:rFonts w:cs="Times New Roman"/>
          <w:lang w:val="en-GB"/>
        </w:rPr>
        <w:fldChar w:fldCharType="begin" w:fldLock="1"/>
      </w:r>
      <w:r w:rsidR="000465A7">
        <w:rPr>
          <w:rFonts w:cs="Times New Roman"/>
          <w:lang w:val="en-GB"/>
        </w:rPr>
        <w:instrText>ADDIN CSL_CITATION { "citationItems" : [ { "id" : "ITEM-1", "itemData" : { "DOI" : "10.1038/nclimate2563", "ISBN" : "1758-678X", "ISSN" : "17586798", "PMID" : "17746758", "abstract" : "There is growing evidence that the rate of warming is amplified with elevation, such that high-mountain environments experience more rapid changes in temperature than environments at lower elevations. Elevation-dependent warming (EDW) can accelerate the rate of change in mountain ecosystems, cryospheric systems, hydrological regimes and biodiversity. Here we review important mechanisms that contribute towards EDW: snow albedo and surface-based feedbacks; water vapour changes and latent heat release; surface water vapour and radiative flux changes; surface heat loss and temperature change; and aerosols. All lead to enhanced warming with elevation (or at a critical elevation), and it is believed that combinations of these mechanisms may account for contrasting regional patterns of EDW. We discuss future needs to increase knowledge of mountain temperature trends and their controlling mechanisms through improved observations, satellite-based remote sensing and model simulations.", "author" : [ { "dropping-particle" : "", "family" : "Pepin", "given" : "N.", "non-dropping-particle" : "", "parse-names" : false, "suffix" : "" }, { "dropping-particle" : "", "family" : "Bradley", "given" : "R. S.", "non-dropping-particle" : "", "parse-names" : false, "suffix" : "" }, { "dropping-particle" : "", "family" : "Diaz", "given" : "H. F.", "non-dropping-particle" : "", "parse-names" : false, "suffix" : "" }, { "dropping-particle" : "", "family" : "Baraer", "given" : "M.", "non-dropping-particle" : "", "parse-names" : false, "suffix" : "" }, { "dropping-particle" : "", "family" : "Caceres", "given" : "E. B.", "non-dropping-particle" : "", "parse-names" : false, "suffix" : "" }, { "dropping-particle" : "", "family" : "Forsythe", "given" : "N.", "non-dropping-particle" : "", "parse-names" : false, "suffix" : "" }, { "dropping-particle" : "", "family" : "Fowler", "given" : "H.", "non-dropping-particle" : "", "parse-names" : false, "suffix" : "" }, { "dropping-particle" : "", "family" : "Greenwood", "given" : "G.", "non-dropping-particle" : "", "parse-names" : false, "suffix" : "" }, { "dropping-particle" : "", "family" : "Hashmi", "given" : "M. Z.", "non-dropping-particle" : "", "parse-names" : false, "suffix" : "" }, { "dropping-particle" : "", "family" : "Liu", "given" : "X. D.", "non-dropping-particle" : "", "parse-names" : false, "suffix" : "" }, { "dropping-particle" : "", "family" : "Miller", "given" : "J. R.", "non-dropping-particle" : "", "parse-names" : false, "suffix" : "" }, { "dropping-particle" : "", "family" : "Ning", "given" : "L.", "non-dropping-particle" : "", "parse-names" : false, "suffix" : "" }, { "dropping-particle" : "", "family" : "Ohmura", "given" : "A.", "non-dropping-particle" : "", "parse-names" : false, "suffix" : "" }, { "dropping-particle" : "", "family" : "Palazzi", "given" : "E.", "non-dropping-particle" : "", "parse-names" : false, "suffix" : "" }, { "dropping-particle" : "", "family" : "Rangwala", "given" : "I.", "non-dropping-particle" : "", "parse-names" : false, "suffix" : "" }, { "dropping-particle" : "", "family" : "Sch\u00f6ner", "given" : "W.", "non-dropping-particle" : "", "parse-names" : false, "suffix" : "" }, { "dropping-particle" : "", "family" : "Severskiy", "given" : "I.", "non-dropping-particle" : "", "parse-names" : false, "suffix" : "" }, { "dropping-particle" : "", "family" : "Shahgedanova", "given" : "M.", "non-dropping-particle" : "", "parse-names" : false, "suffix" : "" }, { "dropping-particle" : "", "family" : "Wang", "given" : "M. B.", "non-dropping-particle" : "", "parse-names" : false, "suffix" : "" }, { "dropping-particle" : "", "family" : "Williamson", "given" : "S. N.", "non-dropping-particle" : "", "parse-names" : false, "suffix" : "" }, { "dropping-particle" : "", "family" : "Yang", "given" : "D. Q.", "non-dropping-particle" : "", "parse-names" : false, "suffix" : "" } ], "container-title" : "Nature Climate Change", "id" : "ITEM-1", "issue" : "5", "issued" : { "date-parts" : [ [ "2015" ] ] }, "page" : "424-430", "title" : "Elevation-dependent warming in mountain regions of the world", "translator" : [ { "dropping-particle" : "", "family" : "Q4302", "given" : "", "non-dropping-particle" : "", "parse-names" : false, "suffix" : "" } ], "type" : "article", "volume" : "5" }, "uris" : [ "http://www.mendeley.com/documents/?uuid=95cd6c9d-2705-387c-8019-696b7414013c" ] } ], "mendeley" : { "formattedCitation" : "(Pepin et al., 2015)", "manualFormatting" : "Pepin et al., 2015)", "plainTextFormattedCitation" : "(Pepin et al., 2015)", "previouslyFormattedCitation" : "(Pepin et al., 2015)" }, "properties" : { "noteIndex" : 0 }, "schema" : "https://github.com/citation-style-language/schema/raw/master/csl-citation.json" }</w:instrText>
      </w:r>
      <w:r w:rsidRPr="00963C3D">
        <w:rPr>
          <w:rFonts w:cs="Times New Roman"/>
          <w:lang w:val="en-GB"/>
        </w:rPr>
        <w:fldChar w:fldCharType="separate"/>
      </w:r>
      <w:r w:rsidR="00E41CA2">
        <w:rPr>
          <w:rFonts w:cs="Times New Roman"/>
          <w:noProof/>
          <w:lang w:val="en-US"/>
        </w:rPr>
        <w:t>Pepin et al., 2015)</w:t>
      </w:r>
      <w:r w:rsidRPr="00963C3D">
        <w:rPr>
          <w:rFonts w:cs="Times New Roman"/>
          <w:lang w:val="en-GB"/>
        </w:rPr>
        <w:fldChar w:fldCharType="end"/>
      </w:r>
      <w:commentRangeEnd w:id="2104"/>
      <w:r w:rsidR="00E41CA2">
        <w:rPr>
          <w:rStyle w:val="CommentReference"/>
          <w:rFonts w:asciiTheme="minorHAnsi" w:eastAsiaTheme="minorHAnsi" w:hAnsiTheme="minorHAnsi"/>
          <w:lang w:eastAsia="en-US"/>
        </w:rPr>
        <w:commentReference w:id="2104"/>
      </w:r>
      <w:r>
        <w:rPr>
          <w:rFonts w:cs="Times New Roman"/>
          <w:lang w:val="en-GB"/>
        </w:rPr>
        <w:t>, leading to warming</w:t>
      </w:r>
      <w:r w:rsidRPr="00A2197C">
        <w:rPr>
          <w:rFonts w:cs="Times New Roman"/>
          <w:lang w:val="en-GB"/>
        </w:rPr>
        <w:t xml:space="preserve"> </w:t>
      </w:r>
      <w:r>
        <w:rPr>
          <w:rFonts w:cs="Times New Roman"/>
          <w:lang w:val="en-GB"/>
        </w:rPr>
        <w:t>of</w:t>
      </w:r>
      <w:r w:rsidRPr="00A2197C">
        <w:rPr>
          <w:rFonts w:cs="Times New Roman"/>
          <w:lang w:val="en-GB"/>
        </w:rPr>
        <w:t xml:space="preserve"> 2</w:t>
      </w:r>
      <w:r w:rsidRPr="00CB2BDA">
        <w:rPr>
          <w:rFonts w:cs="Times New Roman"/>
          <w:lang w:val="en-GB"/>
        </w:rPr>
        <w:t>–</w:t>
      </w:r>
      <w:r w:rsidRPr="00A2197C">
        <w:rPr>
          <w:rFonts w:cs="Times New Roman"/>
          <w:lang w:val="en-GB"/>
        </w:rPr>
        <w:t xml:space="preserve">2.5°C at 5000m </w:t>
      </w:r>
      <w:r>
        <w:rPr>
          <w:rFonts w:cs="Times New Roman"/>
          <w:lang w:val="en-GB"/>
        </w:rPr>
        <w:t>over</w:t>
      </w:r>
      <w:r w:rsidRPr="00A2197C">
        <w:rPr>
          <w:rFonts w:cs="Times New Roman"/>
          <w:lang w:val="en-GB"/>
        </w:rPr>
        <w:t xml:space="preserve"> 1961</w:t>
      </w:r>
      <w:r w:rsidRPr="00CB2BDA">
        <w:rPr>
          <w:rFonts w:cs="Times New Roman"/>
          <w:lang w:val="en-GB"/>
        </w:rPr>
        <w:t>–</w:t>
      </w:r>
      <w:r w:rsidRPr="00A2197C">
        <w:rPr>
          <w:rFonts w:cs="Times New Roman"/>
          <w:lang w:val="en-GB"/>
        </w:rPr>
        <w:t xml:space="preserve">2006, but </w:t>
      </w:r>
      <w:r>
        <w:rPr>
          <w:rFonts w:cs="Times New Roman"/>
          <w:lang w:val="en-GB"/>
        </w:rPr>
        <w:t xml:space="preserve">only </w:t>
      </w:r>
      <w:r w:rsidRPr="00A2197C">
        <w:rPr>
          <w:rFonts w:cs="Times New Roman"/>
          <w:lang w:val="en-GB"/>
        </w:rPr>
        <w:t xml:space="preserve">0.5°C at sea level </w:t>
      </w:r>
      <w:r>
        <w:rPr>
          <w:rFonts w:cs="Times New Roman"/>
          <w:lang w:val="en-GB"/>
        </w:rPr>
        <w:fldChar w:fldCharType="begin" w:fldLock="1"/>
      </w:r>
      <w:r w:rsidR="000465A7">
        <w:rPr>
          <w:rFonts w:cs="Times New Roman"/>
          <w:lang w:val="en-GB"/>
        </w:rPr>
        <w:instrText>ADDIN CSL_CITATION { "citationItems" : [ { "id" : "ITEM-1",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"ITEM-1",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"mendeley" : { "formattedCitation" : "(Xu et al., 2016)", "plainTextFormattedCitation" : "(Xu et al., 2016)", "previouslyFormattedCitation" : "(Xu et al., 2016)" }, "properties" : { "noteIndex" : 0 }, "schema" : "https://github.com/citation-style-language/schema/raw/master/csl-citation.json" }</w:instrText>
      </w:r>
      <w:r>
        <w:rPr>
          <w:rFonts w:cs="Times New Roman"/>
          <w:lang w:val="en-GB"/>
        </w:rPr>
        <w:fldChar w:fldCharType="separate"/>
      </w:r>
      <w:r w:rsidR="00E41CA2">
        <w:rPr>
          <w:rFonts w:cs="Times New Roman"/>
          <w:noProof/>
          <w:lang w:val="en-GB"/>
        </w:rPr>
        <w:t>(Xu et al., 2016)</w:t>
      </w:r>
      <w:r>
        <w:rPr>
          <w:rFonts w:cs="Times New Roman"/>
          <w:lang w:val="en-GB"/>
        </w:rPr>
        <w:fldChar w:fldCharType="end"/>
      </w:r>
      <w:r w:rsidRPr="00A2197C">
        <w:rPr>
          <w:rFonts w:cs="Times New Roman"/>
          <w:lang w:val="en-GB"/>
        </w:rPr>
        <w:t>. H</w:t>
      </w:r>
      <w:r w:rsidRPr="00A2197C">
        <w:rPr>
          <w:rFonts w:cs="Times New Roman"/>
          <w:lang w:val="en-GB" w:eastAsia="zh-CN"/>
        </w:rPr>
        <w:t>owever,</w:t>
      </w:r>
      <w:r w:rsidRPr="00A2197C">
        <w:rPr>
          <w:rFonts w:cs="Times New Roman"/>
          <w:lang w:val="en-GB"/>
        </w:rPr>
        <w:t xml:space="preserve"> EDW </w:t>
      </w:r>
      <w:r>
        <w:rPr>
          <w:rFonts w:cs="Times New Roman"/>
          <w:lang w:val="en-GB"/>
        </w:rPr>
        <w:t>behaviour appears to depend on</w:t>
      </w:r>
      <w:r w:rsidRPr="00A2197C">
        <w:rPr>
          <w:rFonts w:cs="Times New Roman"/>
          <w:lang w:val="en-GB"/>
        </w:rPr>
        <w:t xml:space="preserve"> </w:t>
      </w:r>
      <w:r>
        <w:rPr>
          <w:rFonts w:cs="Times New Roman"/>
          <w:lang w:val="en-GB"/>
        </w:rPr>
        <w:t xml:space="preserve">region, time period </w:t>
      </w:r>
      <w:r w:rsidR="00557579">
        <w:rPr>
          <w:rFonts w:cs="Times New Roman"/>
          <w:lang w:val="en-GB"/>
        </w:rPr>
        <w:t xml:space="preserve">and </w:t>
      </w:r>
      <w:r>
        <w:rPr>
          <w:rFonts w:cs="Times New Roman"/>
          <w:lang w:val="en-GB"/>
        </w:rPr>
        <w:t>elevation</w:t>
      </w:r>
      <w:r w:rsidRPr="00A2197C">
        <w:rPr>
          <w:rFonts w:cs="Times New Roman"/>
          <w:lang w:val="en-GB"/>
        </w:rPr>
        <w:t xml:space="preserve"> </w:t>
      </w:r>
      <w:commentRangeStart w:id="2105"/>
      <w:r>
        <w:rPr>
          <w:rFonts w:cs="Times New Roman"/>
          <w:lang w:val="en-GB"/>
        </w:rPr>
        <w:fldChar w:fldCharType="begin" w:fldLock="1"/>
      </w:r>
      <w:ins w:id="2106" w:author="Robin Matthews" w:date="2021-07-11T19:56:00Z">
        <w:r w:rsidR="00C24F7C">
          <w:rPr>
            <w:rFonts w:cs="Times New Roman"/>
            <w:lang w:val="en-GB"/>
          </w:rPr>
          <w:instrText>ADDIN CSL_CITATION { "citationItems" : [ { "id" : "ITEM-1", "itemData" : { "DOI" : "10.1088/1748-9326/ab6d7f", "ISSN" : "1748-9326", "author" : [ { "dropping-particle" : "", "family" : "Li", "given" : "Baofu", "non-dropping-particle" : "", "parse-names" : false, "suffix" : "" }, { "dropping-particle" : "", "family" : "Chen", "given" : "Yaning", "non-dropping-particle" : "", "parse-names" : false, "suffix" : "" }, { "dropping-particle" : "", "family" : "Shi", "given" : "Xun", "non-dropping-particle" : "", "parse-names" : false, "suffix" : "" } ], "container-title" : "Environmental Research Letters", "id" : "ITEM-1", "issue" : "2", "issued" : { "date-parts" : [ [ "2020", "2", "7" ] ] }, "page" : "024012", "publisher" : "IOP Publishing", "title" : "Does elevation dependent warming exist in high mountain Asia?", "translator" : [ { "dropping-particle" : "", "family" : "Q6423", "given" : "", "non-dropping-particle" : "", "parse-names" : false, "suffix" : "" } ], "type" : "article-journal", "volume" : "15" }, "uris" : [ "http://www.mendeley.com/documents/?uuid=ca5a2db1-07b0-480e-a2a8-17f6f2a168ce" ] }, { "id" : "ITEM-2", "itemData" : { "DOI" : "10.1029/2019JD030666", "ISSN" : "21698996", "abstract" : "Satellite data, characterized by extensive regional coverage and relatively high spatial resolution, have a distinct advantage for examining elevation-dependent warming (EDW) across rugged topography in mountain regions where there are sparse in situ observations. Based on recent (2001\u20132015) comprehensive satellite-based data sets (2 m air temperature, land surface temperature, snow cover, and daytime and nighttime cloud), this study finds that annual mean 2 m air temperature warming rates show rapid decrease above 4,500 m despite increasing from 2,000 to 4,500 m. This indicates a reversal in EDW at the highest elevations on the Tibetan Plateau, which is somehow different from the EDW derived from short-term land surface temperature presented in earlier research. The decrease of warming rate above 4,500 m coincides with the elevation at which most of the current solid water resources reside. Thus, their decline may be less rapid than previously thought. Trends in nighttime cloud and snow cover are both correlated with patterns of EDW on the Tibetan Plateau, but the leading factor varies on an annual and seasonal basis. These results provide important evidence for understanding EDW and its controlling mechanisms in an extreme high-elevation context.", "author" : [ { "dropping-particle" : "", "family" : "Guo", "given" : "Donglin", "non-dropping-particle" : "", "parse-names" : false, "suffix" : "" }, { "dropping-particle" : "", "family" : "Sun", "given" : "Jianqi", "non-dropping-particle" : "", "parse-names" : false, "suffix" : "" }, { "dropping-particle" : "", "family" : "Yang", "given" : "Kun", "non-dropping-particle" : "", "parse-names" : false, "suffix" : "" }, { "dropping-particle" : "", "family" : "Pepin", "given" : "Nick", "non-dropping-particle" : "", "parse-names" : false, "suffix" : "" }, { "dropping-particle" : "", "family" : "Xu", "given" : "Yongming", "non-dropping-particle" : "", "parse-names" : false, "suffix" : "" } ], "container-title" : "Journal of Geophysical Research: Atmospheres", "id" : "ITEM-2", "issue" : "15", "issued" : { "date-parts" : [ [ "2019" ] ] }, "page" : "8511-8521", "title" : "Revisiting Recent Elevation-Dependent Warming on the Tibetan Plateau Using Satellite-Based Data Sets", "translator" : [ { "dropping-particle" : "", "family" : "Q7090", "given" : "", "non-dropping-particle" : "", "parse-names" : false, "suffix" : "" } ], "type" : "article-journal", "volume" : "124" }, "uris" : [ "http://www.mendeley.com/documents/?uuid=b8d9b8d4-3c8c-41be-a8af-ac12425a7610" ] } ], "mendeley" : { "formattedCitation" : "(Guo et al., 2019a; Li et al., 2020a)", "manualFormatting" : "(D. Guo et al., 2019; b. Li et al., 2020)", "plainTextFormattedCitation" : "(Guo et al., 2019a; Li et al., 2020a)", "previouslyFormattedCitation" : "(Guo et al., 2019a; Li et al., 2020a)" }, "properties" : { "noteIndex" : 0 }, "schema" : "https://github.com/citation-style-language/schema/raw/master/csl-citation.json" }</w:instrText>
        </w:r>
      </w:ins>
      <w:del w:id="2107" w:author="Robin Matthews" w:date="2021-07-11T19:55:00Z">
        <w:r w:rsidR="000465A7" w:rsidDel="00C24F7C">
          <w:rPr>
            <w:rFonts w:cs="Times New Roman"/>
            <w:lang w:val="en-GB"/>
          </w:rPr>
          <w:delInstrText>ADDIN CSL_CITATION { "citationItems" : [ { "id" : "ITEM-1", "itemData" : { "DOI" : "10.1088/1748-9326/ab6d7f", "ISSN" : "1748-9326", "author" : [ { "dropping-particle" : "", "family" : "Li", "given" : "Baofu", "non-dropping-particle" : "", "parse-names" : false, "suffix" : "" }, { "dropping-particle" : "", "family" : "Chen", "given" : "Yaning", "non-dropping-particle" : "", "parse-names" : false, "suffix" : "" }, { "dropping-particle" : "", "family" : "Shi", "given" : "Xun", "non-dropping-particle" : "", "parse-names" : false, "suffix" : "" } ], "container-title" : "Environmental Research Letters", "id" : "ITEM-1", "issue" : "2", "issued" : { "date-parts" : [ [ "2020", "2", "7" ] ] }, "page" : "024012", "publisher" : "IOP Publishing", "title" : "Does elevation dependent warming exist in high mountain Asia?", "translator" : [ { "dropping-particle" : "", "family" : "Q6423", "given" : "", "non-dropping-particle" : "", "parse-names" : false, "suffix" : "" } ], "type" : "article-journal", "volume" : "15" }, "uris" : [ "http://www.mendeley.com/documents/?uuid=ca5a2db1-07b0-480e-a2a8-17f6f2a168ce" ] }, { "id" : "ITEM-2", "itemData" : { "DOI" : "10.1029/2019JD030666", "ISSN" : "21698996", "abstract" : "Satellite data, characterized by extensive regional coverage and relatively high spatial resolution, have a distinct advantage for examining elevation-dependent warming (EDW) across rugged topography in mountain regions where there are sparse in situ observations. Based on recent (2001\u20132015) comprehensive satellite-based data sets (2 m air temperature, land surface temperature, snow cover, and daytime and nighttime cloud), this study finds that annual mean 2 m air temperature warming rates show rapid decrease above 4,500 m despite increasing from 2,000 to 4,500 m. This indicates a reversal in EDW at the highest elevations on the Tibetan Plateau, which is somehow different from the EDW derived from short-term land surface temperature presented in earlier research. The decrease of warming rate above 4,500 m coincides with the elevation at which most of the current solid water resources reside. Thus, their decline may be less rapid than previously thought. Trends in nighttime cloud and snow cover are both correlated with patterns of EDW on the Tibetan Plateau, but the leading factor varies on an annual and seasonal basis. These results provide important evidence for understanding EDW and its controlling mechanisms in an extreme high-elevation context.", "author" : [ { "dropping-particle" : "", "family" : "Guo", "given" : "Donglin", "non-dropping-particle" : "", "parse-names" : false, "suffix" : "" }, { "dropping-particle" : "", "family" : "Sun", "given" : "Jianqi", "non-dropping-particle" : "", "parse-names" : false, "suffix" : "" }, { "dropping-particle" : "", "family" : "Yang", "given" : "Kun", "non-dropping-particle" : "", "parse-names" : false, "suffix" : "" }, { "dropping-particle" : "", "family" : "Pepin", "given" : "Nick", "non-dropping-particle" : "", "parse-names" : false, "suffix" : "" }, { "dropping-particle" : "", "family" : "Xu", "given" : "Yongming", "non-dropping-particle" : "", "parse-names" : false, "suffix" : "" } ], "container-title" : "Journal of Geophysical Research: Atmospheres", "id" : "ITEM-2", "issue" : "15", "issued" : { "date-parts" : [ [ "2019" ] ] }, "page" : "8511-8521", "title" : "Revisiting Recent Elevation-Dependent Warming on the Tibetan Plateau Using Satellite-Based Data Sets", "translator" : [ { "dropping-particle" : "", "family" : "Q7090", "given" : "", "non-dropping-particle" : "", "parse-names" : false, "suffix" : "" } ], "type" : "article-journal", "volume" : "124" }, "uris" : [ "http://www.mendeley.com/documents/?uuid=b8d9b8d4-3c8c-41be-a8af-ac12425a7610" ] } ], "mendeley" : { "formattedCitation" : "(Guo et al., 2019a; Li et al., 2020a)", "plainTextFormattedCitation" : "(Guo et al., 2019a; Li et al., 2020a)", "previouslyFormattedCitation" : "(Guo et al., 2019a; Li et al., 2020a)" }, "properties" : { "noteIndex" : 0 }, "schema" : "https://github.com/citation-style-language/schema/raw/master/csl-citation.json" }</w:delInstrText>
        </w:r>
      </w:del>
      <w:r>
        <w:rPr>
          <w:rFonts w:cs="Times New Roman"/>
          <w:lang w:val="en-GB"/>
        </w:rPr>
        <w:fldChar w:fldCharType="separate"/>
      </w:r>
      <w:r w:rsidR="00E41CA2">
        <w:rPr>
          <w:rFonts w:cs="Times New Roman"/>
          <w:noProof/>
          <w:lang w:val="en-GB"/>
        </w:rPr>
        <w:t>(</w:t>
      </w:r>
      <w:ins w:id="2108" w:author="Robin Matthews" w:date="2021-07-11T19:55:00Z">
        <w:r w:rsidR="00C24F7C">
          <w:rPr>
            <w:rFonts w:cs="Times New Roman"/>
            <w:noProof/>
            <w:lang w:val="en-GB"/>
          </w:rPr>
          <w:t xml:space="preserve">D. </w:t>
        </w:r>
      </w:ins>
      <w:r w:rsidR="00E41CA2">
        <w:rPr>
          <w:rFonts w:cs="Times New Roman"/>
          <w:noProof/>
          <w:lang w:val="en-GB"/>
        </w:rPr>
        <w:t>Guo et al., 2019</w:t>
      </w:r>
      <w:del w:id="2109" w:author="Robin Matthews" w:date="2021-07-11T19:55:00Z">
        <w:r w:rsidR="00E41CA2" w:rsidDel="00C24F7C">
          <w:rPr>
            <w:rFonts w:cs="Times New Roman"/>
            <w:noProof/>
            <w:lang w:val="en-GB"/>
          </w:rPr>
          <w:delText>a</w:delText>
        </w:r>
      </w:del>
      <w:r w:rsidR="00E41CA2">
        <w:rPr>
          <w:rFonts w:cs="Times New Roman"/>
          <w:noProof/>
          <w:lang w:val="en-GB"/>
        </w:rPr>
        <w:t xml:space="preserve">; </w:t>
      </w:r>
      <w:ins w:id="2110" w:author="Robin Matthews" w:date="2021-07-11T19:56:00Z">
        <w:r w:rsidR="00C24F7C">
          <w:rPr>
            <w:rFonts w:cs="Times New Roman"/>
            <w:noProof/>
            <w:lang w:val="en-GB"/>
          </w:rPr>
          <w:t xml:space="preserve">b. </w:t>
        </w:r>
      </w:ins>
      <w:r w:rsidR="00E41CA2">
        <w:rPr>
          <w:rFonts w:cs="Times New Roman"/>
          <w:noProof/>
          <w:lang w:val="en-GB"/>
        </w:rPr>
        <w:t>Li et al., 2020</w:t>
      </w:r>
      <w:del w:id="2111" w:author="Robin Matthews" w:date="2021-07-11T19:56:00Z">
        <w:r w:rsidR="00E41CA2" w:rsidDel="00C24F7C">
          <w:rPr>
            <w:rFonts w:cs="Times New Roman"/>
            <w:noProof/>
            <w:lang w:val="en-GB"/>
          </w:rPr>
          <w:delText>a</w:delText>
        </w:r>
      </w:del>
      <w:r w:rsidR="00E41CA2">
        <w:rPr>
          <w:rFonts w:cs="Times New Roman"/>
          <w:noProof/>
          <w:lang w:val="en-GB"/>
        </w:rPr>
        <w:t>)</w:t>
      </w:r>
      <w:r>
        <w:rPr>
          <w:rFonts w:cs="Times New Roman"/>
          <w:lang w:val="en-GB"/>
        </w:rPr>
        <w:fldChar w:fldCharType="end"/>
      </w:r>
      <w:commentRangeEnd w:id="2105"/>
      <w:r w:rsidR="00E41CA2">
        <w:rPr>
          <w:rStyle w:val="CommentReference"/>
          <w:rFonts w:asciiTheme="minorHAnsi" w:eastAsiaTheme="minorHAnsi" w:hAnsiTheme="minorHAnsi"/>
          <w:lang w:eastAsia="en-US"/>
        </w:rPr>
        <w:commentReference w:id="2105"/>
      </w:r>
      <w:r>
        <w:rPr>
          <w:rFonts w:cs="Times New Roman"/>
          <w:lang w:val="en-GB"/>
        </w:rPr>
        <w:t xml:space="preserve"> and understanding is limited by the sparse observational network </w:t>
      </w:r>
      <w:r>
        <w:rPr>
          <w:rFonts w:cs="Times New Roman"/>
          <w:lang w:val="en-GB"/>
        </w:rPr>
        <w:fldChar w:fldCharType="begin" w:fldLock="1"/>
      </w:r>
      <w:r w:rsidR="000465A7">
        <w:rPr>
          <w:rFonts w:cs="Times New Roman"/>
          <w:lang w:val="en-GB"/>
        </w:rPr>
        <w:instrText>ADDIN CSL_CITATION { "citationItems" : [ { "id" : "ITEM-1", "itemData" : { "DOI" : "https://doi.org/10.1016/j.earscirev.2020.103349", "ISSN" : "0012-8252", "abstract" : "The Tibetan Plateau (TP) is also known as the \u201cThird Pole\u201d. Elevation dependent warming (EDW), the phenomenon that warming rate changes systematically with elevation, is of high significance for realistically estimating warming rates and their impacts over the TP. This review summarizes studies of characteristics and mechanisms behind EDW over the TP based on multiple observed datasets and model simulations. Spatial expression of EDW and explanatory mechanisms are still largely unknown because of the lack of suitable data over the TP. The focus is on the roles played by known mechanisms such as snow/ice-albedo feedback, cloud feedback, atmospheric water vapor feedback, aerosol feedback, and changes in land use, ozone and vegetation. At present, there is limited consensus on the main mechanisms controlling EDW. Finally, new perspectives and unresolved issues are outlined, including quantification of EDW in climate model simulations, explanation of the long-term EDW reconstructed from proxies, interaction between the Asian summer monsoon and EDW, importance of EDW for future environmental changes and water resources, and current gaps in understanding EDW over extremely high elevations. Further progress requires a more comprehensive ground observation network, greater use of remote sensing data, and high-resolution climate modeling with better representation of both atmospheric and cryospheric processes.", "author" : [ { "dropping-particle" : "", "family" : "You", "given" : "Qinglong", "non-dropping-particle" : "", "parse-names" : false, "suffix" : "" }, { "dropping-particle" : "", "family" : "Chen", "given" : "Deliang", "non-dropping-particle" : "", "parse-names" : false, "suffix" : "" }, { "dropping-particle" : "", "family" : "Wu", "given" : "Fangying", "non-dropping-particle" : "", "parse-names" : false, "suffix" : "" }, { "dropping-particle" : "", "family" : "Pepin", "given" : "Nick", "non-dropping-particle" : "", "parse-names" : false, "suffix" : "" }, { "dropping-particle" : "", "family" : "Cai", "given" : "Ziyi", "non-dropping-particle" : "", "parse-names" : false, "suffix" : "" }, { "dropping-particle" : "", "family" : "Ahrens", "given" : "Bodo", "non-dropping-particle" : "", "parse-names" : false, "suffix" : "" }, { "dropping-particle" : "", "family" : "Jiang", "given" : "Zhihong", "non-dropping-particle" : "", "parse-names" : false, "suffix" : "" }, { "dropping-particle" : "", "family" : "Wu", "given" : "Zhiwei", "non-dropping-particle" : "", "parse-names" : false, "suffix" : "" }, { "dropping-particle" : "", "family" : "Kang", "given" : "Shichang", "non-dropping-particle" : "", "parse-names" : false, "suffix" : "" }, { "dropping-particle" : "", "family" : "AghaKouchak", "given" : "Amir", "non-dropping-particle" : "", "parse-names" : false, "suffix" : "" } ], "container-title" : "Earth-Science Reviews", "id" : "ITEM-1", "issue" : "2005", "issued" : { "date-parts" : [ [ "2020" ] ] }, "page" : "103349", "publisher" : "Elsevier", "title" : "Elevation dependent warming over the Tibetan Plateau: Patterns, mechanisms and perspectives", "translator" : [ { "dropping-particle" : "", "family" : "Q6448", "given" : "", "non-dropping-particle" : "", "parse-names" : false, "suffix" : "" } ], "type" : "article-journal", "volume" : "210" }, "uris" : [ "http://www.mendeley.com/documents/?uuid=d71231e1-bcb5-4ab4-a536-3e180bc8b831" ] } ], "mendeley" : { "formattedCitation" : "(You et al., 2020)", "plainTextFormattedCitation" : "(You et al., 2020)", "previouslyFormattedCitation" : "(You et al., 2020)" }, "properties" : { "noteIndex" : 0 }, "schema" : "https://github.com/citation-style-language/schema/raw/master/csl-citation.json" }</w:instrText>
      </w:r>
      <w:r>
        <w:rPr>
          <w:rFonts w:cs="Times New Roman"/>
          <w:lang w:val="en-GB"/>
        </w:rPr>
        <w:fldChar w:fldCharType="separate"/>
      </w:r>
      <w:r w:rsidR="00E41CA2">
        <w:rPr>
          <w:rFonts w:cs="Times New Roman"/>
          <w:noProof/>
          <w:lang w:val="en-GB"/>
        </w:rPr>
        <w:t>(You et al., 2020)</w:t>
      </w:r>
      <w:r>
        <w:rPr>
          <w:rFonts w:cs="Times New Roman"/>
          <w:lang w:val="en-GB"/>
        </w:rPr>
        <w:fldChar w:fldCharType="end"/>
      </w:r>
      <w:r w:rsidRPr="00A2197C">
        <w:rPr>
          <w:rFonts w:cs="Times New Roman"/>
          <w:lang w:val="en-GB"/>
        </w:rPr>
        <w:t>.</w:t>
      </w:r>
      <w:r>
        <w:rPr>
          <w:rFonts w:cs="Times New Roman" w:hint="eastAsia"/>
          <w:lang w:val="en-GB" w:eastAsia="zh-CN"/>
        </w:rPr>
        <w:t xml:space="preserve"> </w:t>
      </w:r>
      <w:r w:rsidRPr="00CB2BDA">
        <w:rPr>
          <w:rFonts w:eastAsia="MS Mincho"/>
          <w:lang w:val="en-GB" w:eastAsia="zh-CN"/>
        </w:rPr>
        <w:t xml:space="preserve">Observational </w:t>
      </w:r>
      <w:r>
        <w:rPr>
          <w:rFonts w:eastAsia="MS Mincho"/>
          <w:lang w:val="en-GB" w:eastAsia="zh-CN"/>
        </w:rPr>
        <w:t xml:space="preserve">and model </w:t>
      </w:r>
      <w:r w:rsidR="00557579" w:rsidRPr="00CB2BDA">
        <w:rPr>
          <w:rFonts w:eastAsia="MS Mincho"/>
          <w:lang w:val="en-GB" w:eastAsia="zh-CN"/>
        </w:rPr>
        <w:t>analys</w:t>
      </w:r>
      <w:r w:rsidR="00557579">
        <w:rPr>
          <w:rFonts w:eastAsia="MS Mincho"/>
          <w:lang w:val="en-GB" w:eastAsia="zh-CN"/>
        </w:rPr>
        <w:t>e</w:t>
      </w:r>
      <w:r w:rsidR="00557579" w:rsidRPr="00CB2BDA">
        <w:rPr>
          <w:rFonts w:eastAsia="MS Mincho"/>
          <w:lang w:val="en-GB" w:eastAsia="zh-CN"/>
        </w:rPr>
        <w:t>s ha</w:t>
      </w:r>
      <w:r w:rsidR="00557579">
        <w:rPr>
          <w:rFonts w:eastAsia="MS Mincho"/>
          <w:lang w:val="en-GB" w:eastAsia="zh-CN"/>
        </w:rPr>
        <w:t>ve</w:t>
      </w:r>
      <w:r w:rsidR="00557579" w:rsidRPr="00CB2BDA">
        <w:rPr>
          <w:rFonts w:eastAsia="MS Mincho"/>
          <w:lang w:val="en-GB" w:eastAsia="zh-CN"/>
        </w:rPr>
        <w:t xml:space="preserve"> </w:t>
      </w:r>
      <w:r w:rsidRPr="00CB2BDA">
        <w:rPr>
          <w:rFonts w:eastAsia="MS Mincho"/>
          <w:lang w:val="en-GB" w:eastAsia="zh-CN"/>
        </w:rPr>
        <w:t xml:space="preserve">attributed EDW to </w:t>
      </w:r>
      <w:r>
        <w:rPr>
          <w:rFonts w:eastAsia="MS Mincho"/>
          <w:lang w:val="en-GB" w:eastAsia="zh-CN"/>
        </w:rPr>
        <w:t>GHG</w:t>
      </w:r>
      <w:r w:rsidRPr="00CB2BDA">
        <w:rPr>
          <w:rFonts w:eastAsia="MS Mincho"/>
          <w:lang w:val="en-GB" w:eastAsia="zh-CN"/>
        </w:rPr>
        <w:t xml:space="preserve"> and black carbon </w:t>
      </w:r>
      <w:r w:rsidRPr="00FB13C5">
        <w:rPr>
          <w:rFonts w:eastAsia="MS Mincho"/>
          <w:lang w:val="en-GB" w:eastAsia="zh-CN"/>
        </w:rPr>
        <w:t xml:space="preserve">emissions, </w:t>
      </w:r>
      <w:r w:rsidRPr="001F6DF6">
        <w:rPr>
          <w:rFonts w:eastAsia="MS Mincho"/>
          <w:lang w:val="en-GB" w:eastAsia="zh-CN"/>
        </w:rPr>
        <w:t>accelerating</w:t>
      </w:r>
      <w:r w:rsidRPr="00FB13C5">
        <w:rPr>
          <w:rFonts w:eastAsia="MS Mincho"/>
          <w:lang w:val="en-GB" w:eastAsia="zh-CN"/>
        </w:rPr>
        <w:t xml:space="preserve"> warming</w:t>
      </w:r>
      <w:r>
        <w:rPr>
          <w:rFonts w:eastAsia="MS Mincho"/>
          <w:lang w:val="en-GB" w:eastAsia="zh-CN"/>
        </w:rPr>
        <w:t xml:space="preserve"> by snow-albedo feedback </w:t>
      </w:r>
      <w:commentRangeStart w:id="2112"/>
      <w:r>
        <w:rPr>
          <w:rFonts w:eastAsia="MS Mincho"/>
          <w:lang w:val="en-GB" w:eastAsia="zh-CN"/>
        </w:rPr>
        <w:fldChar w:fldCharType="begin" w:fldLock="1"/>
      </w:r>
      <w:ins w:id="2113" w:author="Robin Matthews" w:date="2021-07-11T19:56:00Z">
        <w:r w:rsidR="00C24F7C">
          <w:rPr>
            <w:rFonts w:eastAsia="MS Mincho"/>
            <w:lang w:val="en-GB" w:eastAsia="zh-CN"/>
          </w:rPr>
          <w:instrText>ADDIN CSL_CITATION { "citationItems" : [ { "id" : "ITEM-1", "itemData" : { "DOI" : "10.1088/1748-9326/7/1/014021", "ISSN" : "1748-9326", "author" : [ { "dropping-particle" : "", "family" : "Ming", "given" : "Jing", "non-dropping-particle" : "", "parse-names" : false, "suffix" : "" }, { "dropping-particle" : "", "family" : "Du", "given" : "Zhencai", "non-dropping-particle" : "", "parse-names" : false, "suffix" : "" }, { "dropping-particle" : "", "family" : "Xiao", "given" : "Cunde", "non-dropping-particle" : "", "parse-names" : false, "suffix" : "" }, { "dropping-particle" : "", "family" : "Xu", "given" : "Xiaobin", "non-dropping-particle" : "", "parse-names" : false, "suffix" : "" }, { "dropping-particle" : "", "family" : "Zhang", "given" : "Dongqi", "non-dropping-particle" : "", "parse-names" : false, "suffix" : "" } ], "container-title" : "Environmental Research Letters", "id" : "ITEM-1", "issue" : "1", "issued" : { "date-parts" : [ [ "2012", "3", "1" ] ] }, "page" : "014021", "title" : "Darkening of the mid-Himalaya glaciers since 2000 and the potential causes", "translator" : [ { "dropping-particle" : "", "family" : "Q6589", "given" : "", "non-dropping-particle" : "", "parse-names" : false, "suffix" : "" } ], "type" : "article-journal", "volume" : "7" }, "uris" : [ "http://www.mendeley.com/documents/?uuid=b562d482-3b02-446c-a04d-9dc51426e0e5" ] }, { "id" : "ITEM-2", "itemData" : { "DOI" : "10.1007/s10584-016-1599-z", "ISSN" : "0165-0009", "author" : [ { "dropping-particle" : "", "family" : "Yan", "given" : "Libin", "non-dropping-particle" : "", "parse-names" : false, "suffix" : "" }, { "dropping-particle" : "", "family" : "Liu", "given" : "Zhengyu", "non-dropping-particle" : "", "parse-names" : false, "suffix" : "" }, { "dropping-particle" : "", "family" : "Chen", "given" : "Guangshan", "non-dropping-particle" : "", "parse-names" : false, "suffix" : "" }, { "dropping-particle" : "", "family" : "Kutzbach", "given" : "J. E.", "non-dropping-particle" : "", "parse-names" : false, "suffix" : "" }, { "dropping-particle" : "", "family" : "Liu", "given" : "Xiaodong", "non-dropping-particle" : "", "parse-names" : false, "suffix" : "" } ], "container-title" : "Climatic Change", "id" : "ITEM-2", "issue" : "3-4", "issued" : { "date-parts" : [ [ "2016", "4", "11" ] ] }, "page" : "509-519", "title" : "Mechanisms of elevation-dependent warming over the Tibetan plateau in quadrupled CO2 experiments", "translator" : [ { "dropping-particle" : "", "family" : "Q5722", "given" : "", "non-dropping-particle" : "", "parse-names" : false, "suffix" : "" } ], "type" : "article-journal", "volume" : "135" }, "uris" : [ "http://www.mendeley.com/documents/?uuid=0111436e-61f8-4b32-9335-d2c1fe9ca583" ] }, { "id" : "ITEM-3", "itemData" : { "DOI" : "10.3390/atmos9110438", "ISBN" : "3014055395", "ISSN" : "20734433", "abstract" : "The impact of snow darkening by deposition of light-absorbing aerosols (LAAs) on snow cover over the Himalayas\u2013Tibetan Plateau (HTP) and the influence on the Asian summer monsoon were investigated using the NASA Goddard Earth Observing System Model Version 5 (GEOS-5). The authors found that during April\u2013May\u2013June, the deposition of LAAs on snow led to a reduction in surface albedo, initiating a sequence of feedback processes, starting with increased net surface solar radiation, rapid snowmelt in the HTP and warming of the surface and upper troposphere, followed by enhanced low-level southwesterlies and increased dust loading over the Himalayas\u2013Indo-Gangetic Plain. The warming was amplified by increased dust aerosol heating, and subsequently amplified by latent heating from enhanced precipitation over the Himalayan foothills and northern India, via the elevated heat pump (EHP) effect during June\u2013July\u2013August. The reduced snow cover in the HTP anchored the enhanced heating over the Tibetan Plateau and its southern slopes, in conjunction with an enhancement of the Tibetan Anticyclone, and the development of an anomalous Rossby wave train over East Asia, leading to a weakening of the subtropical westerly jet, and northward displacement and intensification of the Mei-Yu rain belt. The authors\u2019 results suggest that the atmosphere-land heating induced by LAAs, particularly desert dust, plays a fundamental role in physical processes underpinning the snow\u2013monsoon relationship proposed by Blanford more than a century ago.", "author" : [ { "dropping-particle" : "", "family" : "Lau", "given" : "William K.M.", "non-dropping-particle" : "", "parse-names" : false, "suffix" : "" }, { "dropping-particle" : "", "family" : "Kim", "given" : "Kyu Myong", "non-dropping-particle" : "", "parse-names" : false, "suffix" : "" } ], "container-title" : "Atmosphere", "id" : "ITEM-3", "issue" : "11", "issued" : { "date-parts" : [ [ "2018" ] ] }, "title" : "Impact of snow darkening by deposition of light-absorbing aerosols on snow cover in the Himalayas-Tibetan Plateau and influence on the Asian summer monsoon: A possible mechanism for the blanford hypothesis", "translator" : [ { "dropping-particle" : "", "family" : "Q4222", "given" : "", "non-dropping-particle" : "", "parse-names" : false, "suffix" : "" } ], "type" : "article-journal", "volume" : "9" }, "uris" : [ "http://www.mendeley.com/documents/?uuid=e5d30b5d-5e3f-4b75-926b-eb1fe5bbee4b" ] }, { "id" : "ITEM-4",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"ITEM-4",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"id" : "ITEM-5", "itemData" : { "DOI" : "10.5194/tc-12-413-2018", "ISSN" : "1994-0424", "abstract" : "Abstract. Snow cover plays a key role for sustaining ecology and society in mountainous regions. Light-absorbing particulates (including black carbon, organic carbon, and mineral dust) deposited on snow can reduce surface albedo and contribute to the near-worldwide melting of snow and ice. This study focused on understanding the role of black carbon and other water-insoluble light-absorbing particulates in the snow cover of the Tibetan Plateau (TP). The results found that the black carbon, organic carbon, and dust concentrations in snow cover generally ranged from 202 to 17 468 ng g\u22121, 491 to 13 880 ng g\u22121, and 22 to 846 \u00b5g g\u22121, respectively, with higher concentrations in the central to northern areas of the TP. Back trajectory analysis suggested that the northern TP was influenced mainly by air masses from Central Asia with some Eurasian influence, and air masses in the central and Himalayan region originated mainly from Central and South Asia. The relative biomass-burning-sourced black carbon contributions decreased from \u223c 50 % in the southern TP to \u223c 30 % in the northern TP. The relative contribution of black carbon and dust to snow albedo reduction reached approximately 37 and 15 %, respectively. The effect of black carbon and dust reduced the snow cover duration by 3.1 \u00b1 0.1 to 4.4 \u00b1 0.2 days. Meanwhile, the black carbon and dust had important implications for snowmelt water loss over the TP. The findings indicate that the impacts of black carbon and mineral dust need to be properly accounted for in future regional climate projections, particularly in the high-altitude cryosphere.", "author" : [ { "dropping-particle" : "", "family" : "Zhang", "given" : "Yulan", "non-dropping-particle" : "", "parse-names" : false, "suffix" : "" }, { "dropping-particle" : "", "family" : "Kang", "given" : "Shichang", "non-dropping-particle" : "", "parse-names" : false, "suffix" : "" }, { "dropping-particle" : "", "family" : "Sprenger", "given" : "Michael", "non-dropping-particle" : "", "parse-names" : false, "suffix" : "" }, { "dropping-particle" : "", "family" : "Cong", "given" : "Zhiyuan", "non-dropping-particle" : "", "parse-names" : false, "suffix" : "" }, { "dropping-particle" : "", "family" : "Gao", "given" : "Tanguang", "non-dropping-particle" : "", "parse-names" : false, "suffix" : "" }, { "dropping-particle" : "", "family" : "Li", "given" : "Chaoliu", "non-dropping-particle" : "", "parse-names" : false, "suffix" : "" }, { "dropping-particle" : "", "family" : "Tao", "given" : "Shu", "non-dropping-particle" : "", "parse-names" : false, "suffix" : "" }, { "dropping-particle" : "", "family" : "Li", "given" : "Xiaofei", "non-dropping-particle" : "", "parse-names" : false, "suffix" : "" }, { "dropping-particle" : "", "family" : "Zhong", "given" : "Xinyue", "non-dropping-particle" : "", "parse-names" : false, "suffix" : "" }, { "dropping-particle" : "", "family" : "Xu", "given" : "Min", "non-dropping-particle" : "", "parse-names" : false, "suffix" : "" }, { "dropping-particle" : "", "family" : "Meng", "given" : "Wenjun", "non-dropping-particle" : "", "parse-names" : false, "suffix" : "" }, { "dropping-particle" : "", "family" : "Neupane", "given" : "Bigyan", "non-dropping-particle" : "", "parse-names" : false, "suffix" : "" }, { "dropping-particle" : "", "family" : "Qin", "given" : "Xiang", "non-dropping-particle" : "", "parse-names" : false, "suffix" : "" }, { "dropping-particle" : "", "family" : "Sillanp\u00e4\u00e4", "given" : "Mika", "non-dropping-particle" : "", "parse-names" : false, "suffix" : "" } ], "container-title" : "The Cryosphere", "id" : "ITEM-5", "issue" : "2", "issued" : { "date-parts" : [ [ "2018", "2", "6" ] ] }, "page" : "413-431", "title" : "Black carbon and mineral dust in snow cover on the Tibetan Plateau", "translator" : [ { "dropping-particle" : "", "family" : "Q5909", "given" : "", "non-dropping-particle" : "", "parse-names" : false, "suffix" : "" } ], "type" : "article-journal", "volume" : "12" }, "uris" : [ "http://www.mendeley.com/documents/?uuid=957df5c1-483f-4ef4-8238-928ea3aa84bb" ] }, { "id" : "ITEM-6", "itemData" : { "DOI" : "10.1002/grl.50226", "ISSN" : "00948276", "author" : [ { "dropping-particle" : "", "family" : "Gautam", "given" : "Ritesh", "non-dropping-particle" : "", "parse-names" : false, "suffix" : "" }, { "dropping-particle" : "", "family" : "Hsu", "given" : "N. Christina", "non-dropping-particle" : "", "parse-names" : false, "suffix" : "" }, { "dropping-particle" : "", "family" : "Lau", "given" : "William K.-M.", "non-dropping-particle" : "", "parse-names" : false, "suffix" : "" }, { "dropping-particle" : "", "family" : "Yasunari", "given" : "Teppei J.", "non-dropping-particle" : "", "parse-names" : false, "suffix" : "" } ], "container-title" : "Geophysical Research Letters", "id" : "ITEM-6", "issue" : "5", "issued" : { "date-parts" : [ [ "2013", "3", "16" ] ] }, "page" : "988-993", "title" : "Satellite observations of desert dust-induced Himalayan snow darkening", "translator" : [ { "dropping-particle" : "", "family" : "Q4545", "given" : "", "non-dropping-particle" : "", "parse-names" : false, "suffix" : "" } ], "type" : "article-journal", "volume" : "40" }, "uris" : [ "http://www.mendeley.com/documents/?uuid=34f03dcd-2fc1-4d0a-b165-cf14544f59d4" ] } ], "mendeley" : { "formattedCitation" : "(Ming et al., 2012; Gautam et al., 2013; Xu et al., 2016; Yan et al., 2016; Lau and Kim, 2018; Zhang et al., 2018b)", "manualFormatting" : "(Ming et al., 2012; Gautam et al., 2013; Xu et al., 2016; Yan et al., 2016; Lau and Kim, 2018; Y. Zhang et al., 2018)", "plainTextFormattedCitation" : "(Ming et al., 2012; Gautam et al., 2013; Xu et al., 2016; Yan et al., 2016; Lau and Kim, 2018; Zhang et al., 2018b)", "previouslyFormattedCitation" : "(Ming et al., 2012; Gautam et al., 2013; Xu et al., 2016; Yan et al., 2016; Lau and Kim, 2018; Zhang et al., 2018b)" }, "properties" : { "noteIndex" : 0 }, "schema" : "https://github.com/citation-style-language/schema/raw/master/csl-citation.json" }</w:instrText>
        </w:r>
      </w:ins>
      <w:del w:id="2114" w:author="Robin Matthews" w:date="2021-07-11T19:56:00Z">
        <w:r w:rsidR="000465A7" w:rsidDel="00C24F7C">
          <w:rPr>
            <w:rFonts w:eastAsia="MS Mincho"/>
            <w:lang w:val="en-GB" w:eastAsia="zh-CN"/>
          </w:rPr>
          <w:delInstrText>ADDIN CSL_CITATION { "citationItems" : [ { "id" : "ITEM-1", "itemData" : { "DOI" : "10.1088/1748-9326/7/1/014021", "ISSN" : "1748-9326", "author" : [ { "dropping-particle" : "", "family" : "Ming", "given" : "Jing", "non-dropping-particle" : "", "parse-names" : false, "suffix" : "" }, { "dropping-particle" : "", "family" : "Du", "given" : "Zhencai", "non-dropping-particle" : "", "parse-names" : false, "suffix" : "" }, { "dropping-particle" : "", "family" : "Xiao", "given" : "Cunde", "non-dropping-particle" : "", "parse-names" : false, "suffix" : "" }, { "dropping-particle" : "", "family" : "Xu", "given" : "Xiaobin", "non-dropping-particle" : "", "parse-names" : false, "suffix" : "" }, { "dropping-particle" : "", "family" : "Zhang", "given" : "Dongqi", "non-dropping-particle" : "", "parse-names" : false, "suffix" : "" } ], "container-title" : "Environmental Research Letters", "id" : "ITEM-1", "issue" : "1", "issued" : { "date-parts" : [ [ "2012", "3", "1" ] ] }, "page" : "014021", "title" : "Darkening of the mid-Himalaya glaciers since 2000 and the potential causes", "translator" : [ { "dropping-particle" : "", "family" : "Q6589", "given" : "", "non-dropping-particle" : "", "parse-names" : false, "suffix" : "" } ], "type" : "article-journal", "volume" : "7" }, "uris" : [ "http://www.mendeley.com/documents/?uuid=b562d482-3b02-446c-a04d-9dc51426e0e5" ] }, { "id" : "ITEM-2", "itemData" : { "DOI" : "10.1007/s10584-016-1599-z", "ISSN" : "0165-0009", "author" : [ { "dropping-particle" : "", "family" : "Yan", "given" : "Libin", "non-dropping-particle" : "", "parse-names" : false, "suffix" : "" }, { "dropping-particle" : "", "family" : "Liu", "given" : "Zhengyu", "non-dropping-particle" : "", "parse-names" : false, "suffix" : "" }, { "dropping-particle" : "", "family" : "Chen", "given" : "Guangshan", "non-dropping-particle" : "", "parse-names" : false, "suffix" : "" }, { "dropping-particle" : "", "family" : "Kutzbach", "given" : "J. E.", "non-dropping-particle" : "", "parse-names" : false, "suffix" : "" }, { "dropping-particle" : "", "family" : "Liu", "given" : "Xiaodong", "non-dropping-particle" : "", "parse-names" : false, "suffix" : "" } ], "container-title" : "Climatic Change", "id" : "ITEM-2", "issue" : "3-4", "issued" : { "date-parts" : [ [ "2016", "4", "11" ] ] }, "page" : "509-519", "title" : "Mechanisms of elevation-dependent warming over the Tibetan plateau in quadrupled CO2 experiments", "translator" : [ { "dropping-particle" : "", "family" : "Q5722", "given" : "", "non-dropping-particle" : "", "parse-names" : false, "suffix" : "" } ], "type" : "article-journal", "volume" : "135" }, "uris" : [ "http://www.mendeley.com/documents/?uuid=0111436e-61f8-4b32-9335-d2c1fe9ca583" ] }, { "id" : "ITEM-3", "itemData" : { "DOI" : "10.3390/atmos9110438", "ISBN" : "3014055395", "ISSN" : "20734433", "abstract" : "The impact of snow darkening by deposition of light-absorbing aerosols (LAAs) on snow cover over the Himalayas\u2013Tibetan Plateau (HTP) and the influence on the Asian summer monsoon were investigated using the NASA Goddard Earth Observing System Model Version 5 (GEOS-5). The authors found that during April\u2013May\u2013June, the deposition of LAAs on snow led to a reduction in surface albedo, initiating a sequence of feedback processes, starting with increased net surface solar radiation, rapid snowmelt in the HTP and warming of the surface and upper troposphere, followed by enhanced low-level southwesterlies and increased dust loading over the Himalayas\u2013Indo-Gangetic Plain. The warming was amplified by increased dust aerosol heating, and subsequently amplified by latent heating from enhanced precipitation over the Himalayan foothills and northern India, via the elevated heat pump (EHP) effect during June\u2013July\u2013August. The reduced snow cover in the HTP anchored the enhanced heating over the Tibetan Plateau and its southern slopes, in conjunction with an enhancement of the Tibetan Anticyclone, and the development of an anomalous Rossby wave train over East Asia, leading to a weakening of the subtropical westerly jet, and northward displacement and intensification of the Mei-Yu rain belt. The authors\u2019 results suggest that the atmosphere-land heating induced by LAAs, particularly desert dust, plays a fundamental role in physical processes underpinning the snow\u2013monsoon relationship proposed by Blanford more than a century ago.", "author" : [ { "dropping-particle" : "", "family" : "Lau", "given" : "William K.M.", "non-dropping-particle" : "", "parse-names" : false, "suffix" : "" }, { "dropping-particle" : "", "family" : "Kim", "given" : "Kyu Myong", "non-dropping-particle" : "", "parse-names" : false, "suffix" : "" } ], "container-title" : "Atmosphere", "id" : "ITEM-3", "issue" : "11", "issued" : { "date-parts" : [ [ "2018" ] ] }, "title" : "Impact of snow darkening by deposition of light-absorbing aerosols on snow cover in the Himalayas-Tibetan Plateau and influence on the Asian summer monsoon: A possible mechanism for the blanford hypothesis", "translator" : [ { "dropping-particle" : "", "family" : "Q4222", "given" : "", "non-dropping-particle" : "", "parse-names" : false, "suffix" : "" } ], "type" : "article-journal", "volume" : "9" }, "uris" : [ "http://www.mendeley.com/documents/?uuid=e5d30b5d-5e3f-4b75-926b-eb1fe5bbee4b" ] }, { "id" : "ITEM-4",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"ITEM-4",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"id" : "ITEM-5", "itemData" : { "DOI" : "10.5194/tc-12-413-2018", "ISSN" : "1994-0424", "abstract" : "Abstract. Snow cover plays a key role for sustaining ecology and society in mountainous regions. Light-absorbing particulates (including black carbon, organic carbon, and mineral dust) deposited on snow can reduce surface albedo and contribute to the near-worldwide melting of snow and ice. This study focused on understanding the role of black carbon and other water-insoluble light-absorbing particulates in the snow cover of the Tibetan Plateau (TP). The results found that the black carbon, organic carbon, and dust concentrations in snow cover generally ranged from 202 to 17 468 ng g\u22121, 491 to 13 880 ng g\u22121, and 22 to 846 \u00b5g g\u22121, respectively, with higher concentrations in the central to northern areas of the TP. Back trajectory analysis suggested that the northern TP was influenced mainly by air masses from Central Asia with some Eurasian influence, and air masses in the central and Himalayan region originated mainly from Central and South Asia. The relative biomass-burning-sourced black carbon contributions decreased from \u223c 50 % in the southern TP to \u223c 30 % in the northern TP. The relative contribution of black carbon and dust to snow albedo reduction reached approximately 37 and 15 %, respectively. The effect of black carbon and dust reduced the snow cover duration by 3.1 \u00b1 0.1 to 4.4 \u00b1 0.2 days. Meanwhile, the black carbon and dust had important implications for snowmelt water loss over the TP. The findings indicate that the impacts of black carbon and mineral dust need to be properly accounted for in future regional climate projections, particularly in the high-altitude cryosphere.", "author" : [ { "dropping-particle" : "", "family" : "Zhang", "given" : "Yulan", "non-dropping-particle" : "", "parse-names" : false, "suffix" : "" }, { "dropping-particle" : "", "family" : "Kang", "given" : "Shichang", "non-dropping-particle" : "", "parse-names" : false, "suffix" : "" }, { "dropping-particle" : "", "family" : "Sprenger", "given" : "Michael", "non-dropping-particle" : "", "parse-names" : false, "suffix" : "" }, { "dropping-particle" : "", "family" : "Cong", "given" : "Zhiyuan", "non-dropping-particle" : "", "parse-names" : false, "suffix" : "" }, { "dropping-particle" : "", "family" : "Gao", "given" : "Tanguang", "non-dropping-particle" : "", "parse-names" : false, "suffix" : "" }, { "dropping-particle" : "", "family" : "Li", "given" : "Chaoliu", "non-dropping-particle" : "", "parse-names" : false, "suffix" : "" }, { "dropping-particle" : "", "family" : "Tao", "given" : "Shu", "non-dropping-particle" : "", "parse-names" : false, "suffix" : "" }, { "dropping-particle" : "", "family" : "Li", "given" : "Xiaofei", "non-dropping-particle" : "", "parse-names" : false, "suffix" : "" }, { "dropping-particle" : "", "family" : "Zhong", "given" : "Xinyue", "non-dropping-particle" : "", "parse-names" : false, "suffix" : "" }, { "dropping-particle" : "", "family" : "Xu", "given" : "Min", "non-dropping-particle" : "", "parse-names" : false, "suffix" : "" }, { "dropping-particle" : "", "family" : "Meng", "given" : "Wenjun", "non-dropping-particle" : "", "parse-names" : false, "suffix" : "" }, { "dropping-particle" : "", "family" : "Neupane", "given" : "Bigyan", "non-dropping-particle" : "", "parse-names" : false, "suffix" : "" }, { "dropping-particle" : "", "family" : "Qin", "given" : "Xiang", "non-dropping-particle" : "", "parse-names" : false, "suffix" : "" }, { "dropping-particle" : "", "family" : "Sillanp\u00e4\u00e4", "given" : "Mika", "non-dropping-particle" : "", "parse-names" : false, "suffix" : "" } ], "container-title" : "The Cryosphere", "id" : "ITEM-5", "issue" : "2", "issued" : { "date-parts" : [ [ "2018", "2", "6" ] ] }, "page" : "413-431", "title" : "Black carbon and mineral dust in snow cover on the Tibetan Plateau", "translator" : [ { "dropping-particle" : "", "family" : "Q5909", "given" : "", "non-dropping-particle" : "", "parse-names" : false, "suffix" : "" } ], "type" : "article-journal", "volume" : "12" }, "uris" : [ "http://www.mendeley.com/documents/?uuid=957df5c1-483f-4ef4-8238-928ea3aa84bb" ] }, { "id" : "ITEM-6", "itemData" : { "DOI" : "10.1002/grl.50226", "ISSN" : "00948276", "author" : [ { "dropping-particle" : "", "family" : "Gautam", "given" : "Ritesh", "non-dropping-particle" : "", "parse-names" : false, "suffix" : "" }, { "dropping-particle" : "", "family" : "Hsu", "given" : "N. Christina", "non-dropping-particle" : "", "parse-names" : false, "suffix" : "" }, { "dropping-particle" : "", "family" : "Lau", "given" : "William K.-M.", "non-dropping-particle" : "", "parse-names" : false, "suffix" : "" }, { "dropping-particle" : "", "family" : "Yasunari", "given" : "Teppei J.", "non-dropping-particle" : "", "parse-names" : false, "suffix" : "" } ], "container-title" : "Geophysical Research Letters", "id" : "ITEM-6", "issue" : "5", "issued" : { "date-parts" : [ [ "2013", "3", "16" ] ] }, "page" : "988-993", "title" : "Satellite observations of desert dust-induced Himalayan snow darkening", "translator" : [ { "dropping-particle" : "", "family" : "Q4545", "given" : "", "non-dropping-particle" : "", "parse-names" : false, "suffix" : "" } ], "type" : "article-journal", "volume" : "40" }, "uris" : [ "http://www.mendeley.com/documents/?uuid=34f03dcd-2fc1-4d0a-b165-cf14544f59d4" ] } ], "mendeley" : { "formattedCitation" : "(Ming et al., 2012; Gautam et al., 2013; Xu et al., 2016; Yan et al., 2016; Lau and Kim, 2018; Zhang et al., 2018b)", "plainTextFormattedCitation" : "(Ming et al., 2012; Gautam et al., 2013; Xu et al., 2016; Yan et al., 2016; Lau and Kim, 2018; Zhang et al., 2018b)", "previouslyFormattedCitation" : "(Ming et al., 2012; Gautam et al., 2013; Xu et al., 2016; Yan et al., 2016; Lau and Kim, 2018; Zhang et al., 2018b)" }, "properties" : { "noteIndex" : 0 }, "schema" : "https://github.com/citation-style-language/schema/raw/master/csl-citation.json" }</w:delInstrText>
        </w:r>
      </w:del>
      <w:r>
        <w:rPr>
          <w:rFonts w:eastAsia="MS Mincho"/>
          <w:lang w:val="en-GB" w:eastAsia="zh-CN"/>
        </w:rPr>
        <w:fldChar w:fldCharType="separate"/>
      </w:r>
      <w:r w:rsidR="00E41CA2">
        <w:rPr>
          <w:rFonts w:eastAsia="MS Mincho"/>
          <w:noProof/>
          <w:lang w:val="en-GB" w:eastAsia="zh-CN"/>
        </w:rPr>
        <w:t xml:space="preserve">(Ming et al., 2012; Gautam et al., 2013; Xu et al., 2016; Yan et al., 2016; Lau and Kim, 2018; </w:t>
      </w:r>
      <w:ins w:id="2115" w:author="Robin Matthews" w:date="2021-07-11T19:56:00Z">
        <w:r w:rsidR="00C24F7C">
          <w:rPr>
            <w:rFonts w:eastAsia="MS Mincho"/>
            <w:noProof/>
            <w:lang w:val="en-GB" w:eastAsia="zh-CN"/>
          </w:rPr>
          <w:t xml:space="preserve">Y. </w:t>
        </w:r>
      </w:ins>
      <w:r w:rsidR="00E41CA2">
        <w:rPr>
          <w:rFonts w:eastAsia="MS Mincho"/>
          <w:noProof/>
          <w:lang w:val="en-GB" w:eastAsia="zh-CN"/>
        </w:rPr>
        <w:t>Zhang et al., 2018</w:t>
      </w:r>
      <w:del w:id="2116" w:author="Robin Matthews" w:date="2021-07-11T19:56:00Z">
        <w:r w:rsidR="00E41CA2" w:rsidDel="00C24F7C">
          <w:rPr>
            <w:rFonts w:eastAsia="MS Mincho"/>
            <w:noProof/>
            <w:lang w:val="en-GB" w:eastAsia="zh-CN"/>
          </w:rPr>
          <w:delText>b</w:delText>
        </w:r>
      </w:del>
      <w:r w:rsidR="00E41CA2">
        <w:rPr>
          <w:rFonts w:eastAsia="MS Mincho"/>
          <w:noProof/>
          <w:lang w:val="en-GB" w:eastAsia="zh-CN"/>
        </w:rPr>
        <w:t>)</w:t>
      </w:r>
      <w:r>
        <w:rPr>
          <w:rFonts w:eastAsia="MS Mincho"/>
          <w:lang w:val="en-GB" w:eastAsia="zh-CN"/>
        </w:rPr>
        <w:fldChar w:fldCharType="end"/>
      </w:r>
      <w:commentRangeEnd w:id="2112"/>
      <w:r w:rsidR="00E41CA2">
        <w:rPr>
          <w:rStyle w:val="CommentReference"/>
          <w:rFonts w:asciiTheme="minorHAnsi" w:eastAsiaTheme="minorHAnsi" w:hAnsiTheme="minorHAnsi"/>
          <w:lang w:eastAsia="en-US"/>
        </w:rPr>
        <w:commentReference w:id="2112"/>
      </w:r>
      <w:r w:rsidRPr="00FB6EB0">
        <w:rPr>
          <w:rFonts w:cs="Times New Roman"/>
          <w:lang w:val="en-US"/>
        </w:rPr>
        <w:t xml:space="preserve">, </w:t>
      </w:r>
      <w:r>
        <w:rPr>
          <w:rFonts w:cs="Times New Roman"/>
          <w:lang w:val="en-GB" w:eastAsia="zh-CN"/>
        </w:rPr>
        <w:t xml:space="preserve">or the more pronounced cooling effect of scattering aerosols at low elevations and </w:t>
      </w:r>
      <w:r w:rsidRPr="00CB2BDA">
        <w:rPr>
          <w:rFonts w:eastAsia="MS Mincho"/>
          <w:lang w:val="en-GB" w:eastAsia="zh-CN"/>
        </w:rPr>
        <w:t>stratospheric ozone depletion</w:t>
      </w:r>
      <w:r w:rsidRPr="00C70C10">
        <w:rPr>
          <w:rFonts w:eastAsia="MS Mincho"/>
          <w:lang w:val="en-GB" w:eastAsia="zh-CN"/>
        </w:rPr>
        <w:t xml:space="preserve"> </w:t>
      </w:r>
      <w:r>
        <w:rPr>
          <w:rFonts w:eastAsia="MS Mincho"/>
          <w:lang w:val="en-GB" w:eastAsia="zh-CN"/>
        </w:rPr>
        <w:fldChar w:fldCharType="begin" w:fldLock="1"/>
      </w:r>
      <w:r w:rsidR="000465A7">
        <w:rPr>
          <w:rFonts w:eastAsia="MS Mincho"/>
          <w:lang w:val="en-GB" w:eastAsia="zh-CN"/>
        </w:rPr>
        <w:instrText>ADDIN CSL_CITATION { "citationItems" : [ { "id" : "ITEM-1", "itemData" : { "DOI" : "10.1002/2015GL064410", "ISSN" : "00948276", "author" : [ { "dropping-particle" : "", "family" : "Zeng", "given" : "Zhenzhong", "non-dropping-particle" : "", "parse-names" : false, "suffix" : "" }, { "dropping-particle" : "", "family" : "Chen", "given" : "Anping", "non-dropping-particle" : "", "parse-names" : false, "suffix" : "" }, { "dropping-particle" : "", "family" : "Ciais", "given" : "Philippe", "non-dropping-particle" : "", "parse-names" : false, "suffix" : "" }, { "dropping-particle" : "", "family" : "Li", "given" : "Yue", "non-dropping-particle" : "", "parse-names" : false, "suffix" : "" }, { "dropping-particle" : "", "family" : "Li", "given" : "Laurent Z. X.", "non-dropping-particle" : "", "parse-names" : false, "suffix" : "" }, { "dropping-particle" : "", "family" : "Vautard", "given" : "Robert", "non-dropping-particle" : "", "parse-names" : false, "suffix" : "" }, { "dropping-particle" : "", "family" : "Zhou", "given" : "Liming", "non-dropping-particle" : "", "parse-names" : false, "suffix" : "" }, { "dropping-particle" : "", "family" : "Yang", "given" : "Hui", "non-dropping-particle" : "", "parse-names" : false, "suffix" : "" }, { "dropping-particle" : "", "family" : "Huang", "given" : "Mengtian", "non-dropping-particle" : "", "parse-names" : false, "suffix" : "" }, { "dropping-particle" : "", "family" : "Piao", "given" : "Shilong", "non-dropping-particle" : "", "parse-names" : false, "suffix" : "" } ], "container-title" : "Geophysical Research Letters", "id" : "ITEM-1", "issue" : "11", "issued" : { "date-parts" : [ [ "2015", "6" ] ] }, "page" : "4563-4572", "title" : "Regional air pollution brightening reverses the greenhouse gases induced warming-elevation relationship", "translator" : [ { "dropping-particle" : "", "family" : "Q5953", "given" : "", "non-dropping-particle" : "", "parse-names" : false, "suffix" : "" } ], "type" : "article-journal", "volume" : "42" }, "uris" : [ "http://www.mendeley.com/documents/?uuid=8ea1885b-03e7-4c89-b55d-0aab372d5897" ] }, { "id" : "ITEM-2", "itemData" : { "DOI" : "10.1002/joc.2388", "ISSN" : "08998418", "abstract" : "We have identified the northern Tibetan Plateau as having experienced the most significant warming of any region in the entire plateau domain since 1961. Warming in the northern plateau violates the previously suggested elevation dependency of warming trends. Further analysis shows that the increase in surface air temperature in summer has played a primary role in the rapid increase of the annual mean air temperature in the northern Tibetan Plateau since the mid-1980s. In addition, the summer air temperature is correlated with ozone in the region, a result which is statistically significant. This correlation seems to have a relationship with solar radiation and ozone depletion ratios. Further discussion shows that the most significant warming in the northern plateau may be related to radiative and dynamical heating that are results of pronounced stratospheric ozone depletion.", "author" : [ { "dropping-particle" : "", "family" : "Guo", "given" : "Donglin", "non-dropping-particle" : "", "parse-names" : false, "suffix" : "" }, { "dropping-particle" : "", "family" : "Wang", "given" : "Huijun", "non-dropping-particle" : "", "parse-names" : false, "suffix" : "" } ], "container-title" : "International Journal of Climatology", "id" : "ITEM-2", "issue" : "12", "issued" : { "date-parts" : [ [ "2012", "10" ] ] }, "page" : "1775-1781", "title" : "The significant climate warming in the northern Tibetan Plateau and its possible causes", "translator" : [ { "dropping-particle" : "", "family" : "Q6441", "given" : "", "non-dropping-particle" : "", "parse-names" : false, "suffix" : "" } ], "type" : "article-journal", "volume" : "32" }, "uris" : [ "http://www.mendeley.com/documents/?uuid=70513820-bf7b-4d17-9afe-15354b7c66f0" ] } ], "mendeley" : { "formattedCitation" : "(Guo and Wang, 2012; Zeng et al., 2015)", "plainTextFormattedCitation" : "(Guo and Wang, 2012; Zeng et al., 2015)", "previouslyFormattedCitation" : "(Guo and Wang, 2012; Zeng et al., 2015)" }, "properties" : { "noteIndex" : 0 }, "schema" : "https://github.com/citation-style-language/schema/raw/master/csl-citation.json" }</w:instrText>
      </w:r>
      <w:r>
        <w:rPr>
          <w:rFonts w:eastAsia="MS Mincho"/>
          <w:lang w:val="en-GB" w:eastAsia="zh-CN"/>
        </w:rPr>
        <w:fldChar w:fldCharType="separate"/>
      </w:r>
      <w:r w:rsidR="00E41CA2">
        <w:rPr>
          <w:rFonts w:eastAsia="MS Mincho"/>
          <w:noProof/>
          <w:lang w:val="en-GB" w:eastAsia="zh-CN"/>
        </w:rPr>
        <w:t>(Guo and Wang, 2012; Zeng et al., 2015)</w:t>
      </w:r>
      <w:r>
        <w:rPr>
          <w:rFonts w:eastAsia="MS Mincho"/>
          <w:lang w:val="en-GB" w:eastAsia="zh-CN"/>
        </w:rPr>
        <w:fldChar w:fldCharType="end"/>
      </w:r>
      <w:r w:rsidRPr="00CB2BDA">
        <w:rPr>
          <w:rFonts w:eastAsia="MS Mincho"/>
          <w:lang w:val="en-GB" w:eastAsia="zh-CN"/>
        </w:rPr>
        <w:t xml:space="preserve">. </w:t>
      </w:r>
      <w:r>
        <w:rPr>
          <w:rFonts w:cs="Times New Roman"/>
          <w:lang w:val="en-GB"/>
        </w:rPr>
        <w:t>T</w:t>
      </w:r>
      <w:r w:rsidRPr="00CB2BDA">
        <w:rPr>
          <w:rFonts w:cs="Times New Roman"/>
          <w:lang w:val="en-GB"/>
        </w:rPr>
        <w:t xml:space="preserve">here is </w:t>
      </w:r>
      <w:r w:rsidRPr="00CB2BDA">
        <w:rPr>
          <w:rFonts w:cs="Times New Roman"/>
          <w:i/>
          <w:lang w:val="en-GB"/>
        </w:rPr>
        <w:t xml:space="preserve">high confidence </w:t>
      </w:r>
      <w:r w:rsidRPr="00CB2BDA">
        <w:rPr>
          <w:rFonts w:cs="Times New Roman"/>
          <w:lang w:val="en-GB"/>
        </w:rPr>
        <w:t>that t</w:t>
      </w:r>
      <w:r w:rsidRPr="00DD0E87">
        <w:rPr>
          <w:rFonts w:cs="Times New Roman"/>
          <w:lang w:val="en-GB"/>
        </w:rPr>
        <w:t xml:space="preserve">he eastern and central </w:t>
      </w:r>
      <w:r>
        <w:rPr>
          <w:rFonts w:cs="Times New Roman"/>
          <w:lang w:val="en-GB"/>
        </w:rPr>
        <w:t xml:space="preserve">HKH </w:t>
      </w:r>
      <w:r w:rsidRPr="00CB2BDA">
        <w:rPr>
          <w:rFonts w:cs="Times New Roman"/>
          <w:lang w:val="en-GB"/>
        </w:rPr>
        <w:t>has exhibited rising temperatures</w:t>
      </w:r>
      <w:r>
        <w:rPr>
          <w:rFonts w:cs="Times New Roman"/>
          <w:lang w:val="en-GB"/>
        </w:rPr>
        <w:t xml:space="preserve"> </w:t>
      </w:r>
      <w:r w:rsidRPr="00CB2BDA">
        <w:rPr>
          <w:rFonts w:cs="Times New Roman"/>
          <w:lang w:val="en-GB" w:eastAsia="zh-CN"/>
        </w:rPr>
        <w:t>(</w:t>
      </w:r>
      <w:r>
        <w:rPr>
          <w:rFonts w:cs="Times New Roman"/>
          <w:lang w:val="en-GB" w:eastAsia="zh-CN"/>
        </w:rPr>
        <w:t>Cross-Chapter Box 10.4, Figure 1</w:t>
      </w:r>
      <w:r w:rsidRPr="00FB6EB0">
        <w:rPr>
          <w:rFonts w:cs="Times New Roman"/>
          <w:lang w:val="en-US"/>
        </w:rPr>
        <w:t>)</w:t>
      </w:r>
      <w:r>
        <w:rPr>
          <w:rFonts w:cs="Times New Roman"/>
          <w:lang w:val="en-GB"/>
        </w:rPr>
        <w:t>, with</w:t>
      </w:r>
      <w:r>
        <w:rPr>
          <w:rFonts w:cs="Times New Roman" w:hint="eastAsia"/>
          <w:lang w:val="en-GB" w:eastAsia="zh-CN"/>
        </w:rPr>
        <w:t xml:space="preserve"> warming depend</w:t>
      </w:r>
      <w:r>
        <w:rPr>
          <w:rFonts w:cs="Times New Roman"/>
          <w:lang w:val="en-GB" w:eastAsia="zh-CN"/>
        </w:rPr>
        <w:t>ent</w:t>
      </w:r>
      <w:r>
        <w:rPr>
          <w:rFonts w:cs="Times New Roman" w:hint="eastAsia"/>
          <w:lang w:val="en-GB" w:eastAsia="zh-CN"/>
        </w:rPr>
        <w:t xml:space="preserve"> on</w:t>
      </w:r>
      <w:r>
        <w:rPr>
          <w:rFonts w:cs="Times New Roman"/>
          <w:lang w:val="en-US" w:eastAsia="zh-CN"/>
        </w:rPr>
        <w:t xml:space="preserve"> season and elevation</w:t>
      </w:r>
      <w:r>
        <w:rPr>
          <w:rFonts w:cs="Times New Roman"/>
          <w:lang w:val="en-GB"/>
        </w:rPr>
        <w:t>.</w:t>
      </w:r>
      <w:r w:rsidRPr="00CB2BDA">
        <w:rPr>
          <w:rFonts w:cs="Times New Roman"/>
          <w:lang w:val="en-GB"/>
        </w:rPr>
        <w:t xml:space="preserve"> There is </w:t>
      </w:r>
      <w:r w:rsidRPr="00CB2BDA">
        <w:rPr>
          <w:rFonts w:cs="Times New Roman"/>
          <w:i/>
          <w:lang w:val="en-GB"/>
        </w:rPr>
        <w:t xml:space="preserve">high </w:t>
      </w:r>
      <w:r w:rsidRPr="003F78A9">
        <w:rPr>
          <w:rFonts w:cs="Times New Roman"/>
          <w:i/>
          <w:lang w:val="en-GB"/>
        </w:rPr>
        <w:t>confidence</w:t>
      </w:r>
      <w:r w:rsidRPr="003F78A9" w:rsidDel="0064294A">
        <w:rPr>
          <w:rStyle w:val="CommentReference"/>
          <w:rFonts w:asciiTheme="minorHAnsi" w:eastAsiaTheme="minorHAnsi" w:hAnsiTheme="minorHAnsi"/>
          <w:lang w:val="en-GB" w:eastAsia="en-US"/>
        </w:rPr>
        <w:t xml:space="preserve"> </w:t>
      </w:r>
      <w:r w:rsidRPr="003F78A9">
        <w:rPr>
          <w:rFonts w:cs="Times New Roman"/>
          <w:lang w:val="en-GB"/>
        </w:rPr>
        <w:t>that</w:t>
      </w:r>
      <w:r w:rsidRPr="00CB2BDA">
        <w:rPr>
          <w:rFonts w:cs="Times New Roman"/>
          <w:lang w:val="en-GB"/>
        </w:rPr>
        <w:t xml:space="preserve"> </w:t>
      </w:r>
      <w:r>
        <w:rPr>
          <w:rFonts w:cs="Times New Roman"/>
          <w:lang w:val="en-GB"/>
        </w:rPr>
        <w:t>much</w:t>
      </w:r>
      <w:r w:rsidRPr="00CB2BDA">
        <w:rPr>
          <w:rFonts w:cs="Times New Roman"/>
          <w:lang w:val="en-GB"/>
        </w:rPr>
        <w:t xml:space="preserve"> of the </w:t>
      </w:r>
      <w:r w:rsidRPr="00CB2BDA">
        <w:rPr>
          <w:rFonts w:cs="Times New Roman"/>
          <w:lang w:val="en-GB"/>
        </w:rPr>
        <w:lastRenderedPageBreak/>
        <w:t xml:space="preserve">warming can be attributed to </w:t>
      </w:r>
      <w:r>
        <w:rPr>
          <w:rFonts w:cs="Times New Roman"/>
          <w:lang w:val="en-GB"/>
        </w:rPr>
        <w:t>GHG</w:t>
      </w:r>
      <w:r w:rsidR="00557579">
        <w:rPr>
          <w:rFonts w:cs="Times New Roman"/>
          <w:lang w:val="en-GB"/>
        </w:rPr>
        <w:t>s</w:t>
      </w:r>
      <w:r>
        <w:rPr>
          <w:rFonts w:cs="Times New Roman"/>
          <w:lang w:val="en-GB"/>
        </w:rPr>
        <w:t xml:space="preserve">, but the effect of albedo has only </w:t>
      </w:r>
      <w:r w:rsidRPr="00FE7B26">
        <w:rPr>
          <w:rFonts w:cs="Times New Roman"/>
          <w:i/>
          <w:lang w:val="en-GB"/>
        </w:rPr>
        <w:t>medium confidence</w:t>
      </w:r>
      <w:r w:rsidRPr="00CB2BDA">
        <w:rPr>
          <w:rFonts w:cs="Times New Roman"/>
          <w:lang w:val="en-GB" w:eastAsia="zh-CN"/>
        </w:rPr>
        <w:t>.</w:t>
      </w:r>
      <w:r w:rsidRPr="00560CB6">
        <w:rPr>
          <w:lang w:val="en-GB" w:eastAsia="zh-CN"/>
        </w:rPr>
        <w:t xml:space="preserve"> </w:t>
      </w:r>
      <w:r>
        <w:rPr>
          <w:lang w:val="en-GB" w:eastAsia="zh-CN"/>
        </w:rPr>
        <w:t>T</w:t>
      </w:r>
      <w:r w:rsidRPr="00CB2BDA">
        <w:rPr>
          <w:lang w:val="en-GB" w:eastAsia="zh-CN"/>
        </w:rPr>
        <w:t>h</w:t>
      </w:r>
      <w:r w:rsidRPr="00CB2BDA">
        <w:rPr>
          <w:lang w:val="en-GB"/>
        </w:rPr>
        <w:t xml:space="preserve">ere is </w:t>
      </w:r>
      <w:r w:rsidRPr="00CB2BDA">
        <w:rPr>
          <w:i/>
          <w:lang w:val="en-GB" w:eastAsia="zh-CN"/>
        </w:rPr>
        <w:t>high</w:t>
      </w:r>
      <w:r w:rsidRPr="00CB2BDA">
        <w:rPr>
          <w:i/>
          <w:lang w:val="en-GB"/>
        </w:rPr>
        <w:t xml:space="preserve"> confidence</w:t>
      </w:r>
      <w:r w:rsidRPr="00CB2BDA">
        <w:rPr>
          <w:i/>
          <w:lang w:val="en-GB" w:eastAsia="zh-CN"/>
        </w:rPr>
        <w:t xml:space="preserve"> </w:t>
      </w:r>
      <w:r w:rsidRPr="00CB2BDA">
        <w:rPr>
          <w:lang w:val="en-GB"/>
        </w:rPr>
        <w:t xml:space="preserve">in </w:t>
      </w:r>
      <w:r>
        <w:rPr>
          <w:lang w:val="en-GB"/>
        </w:rPr>
        <w:t>more frequent</w:t>
      </w:r>
      <w:r w:rsidRPr="00CB2BDA">
        <w:rPr>
          <w:lang w:val="en-GB"/>
        </w:rPr>
        <w:t xml:space="preserve"> extreme warm events and</w:t>
      </w:r>
      <w:r>
        <w:rPr>
          <w:lang w:val="en-GB"/>
        </w:rPr>
        <w:t xml:space="preserve"> fewer </w:t>
      </w:r>
      <w:r w:rsidRPr="00CB2BDA">
        <w:rPr>
          <w:lang w:val="en-GB"/>
        </w:rPr>
        <w:t xml:space="preserve">extreme cold events over </w:t>
      </w:r>
      <w:r w:rsidRPr="00FB13C5">
        <w:rPr>
          <w:lang w:val="en-GB"/>
        </w:rPr>
        <w:t xml:space="preserve">the </w:t>
      </w:r>
      <w:r w:rsidRPr="001F6DF6">
        <w:rPr>
          <w:lang w:val="en-GB"/>
        </w:rPr>
        <w:t>eastern Himalayas</w:t>
      </w:r>
      <w:r w:rsidRPr="00FB13C5">
        <w:rPr>
          <w:lang w:val="en-GB"/>
        </w:rPr>
        <w:t xml:space="preserve"> </w:t>
      </w:r>
      <w:r>
        <w:rPr>
          <w:lang w:val="en-GB"/>
        </w:rPr>
        <w:t>in</w:t>
      </w:r>
      <w:r w:rsidRPr="00CB2BDA">
        <w:rPr>
          <w:lang w:val="en-GB"/>
        </w:rPr>
        <w:t xml:space="preserve"> the last five decades.</w:t>
      </w:r>
    </w:p>
    <w:p w14:paraId="361FD38E" w14:textId="067C8EFF" w:rsidR="00124A8A" w:rsidRDefault="00124A8A" w:rsidP="00124A8A">
      <w:pPr>
        <w:pStyle w:val="AR6BodyText"/>
        <w:shd w:val="clear" w:color="auto" w:fill="DEEAF6" w:themeFill="accent1" w:themeFillTint="33"/>
        <w:rPr>
          <w:rFonts w:cs="Times New Roman"/>
          <w:b/>
          <w:lang w:val="en-GB" w:eastAsia="zh-CN"/>
        </w:rPr>
      </w:pPr>
    </w:p>
    <w:p w14:paraId="73867326" w14:textId="77777777" w:rsidR="00422CB7" w:rsidRPr="00CB2BDA" w:rsidRDefault="00422CB7" w:rsidP="00124A8A">
      <w:pPr>
        <w:pStyle w:val="AR6BodyText"/>
        <w:shd w:val="clear" w:color="auto" w:fill="DEEAF6" w:themeFill="accent1" w:themeFillTint="33"/>
        <w:rPr>
          <w:rFonts w:cs="Times New Roman"/>
          <w:b/>
          <w:lang w:val="en-GB" w:eastAsia="zh-CN"/>
        </w:rPr>
      </w:pPr>
    </w:p>
    <w:p w14:paraId="7E03B1CB" w14:textId="77777777" w:rsidR="00124A8A" w:rsidRDefault="00124A8A" w:rsidP="00124A8A">
      <w:pPr>
        <w:pStyle w:val="AR6BodyText"/>
        <w:shd w:val="clear" w:color="auto" w:fill="DEEAF6" w:themeFill="accent1" w:themeFillTint="33"/>
        <w:rPr>
          <w:rFonts w:cs="Times New Roman"/>
          <w:b/>
          <w:lang w:val="en-GB"/>
        </w:rPr>
      </w:pPr>
      <w:r w:rsidRPr="00CB2BDA">
        <w:rPr>
          <w:rFonts w:cs="Times New Roman"/>
          <w:b/>
          <w:lang w:val="en-GB"/>
        </w:rPr>
        <w:t>[START</w:t>
      </w:r>
      <w:r w:rsidRPr="00CB2BDA">
        <w:rPr>
          <w:rFonts w:cs="Times New Roman"/>
          <w:b/>
          <w:lang w:val="en-GB" w:eastAsia="zh-CN"/>
        </w:rPr>
        <w:t xml:space="preserve"> CROSS-CHAPTER</w:t>
      </w:r>
      <w:r>
        <w:rPr>
          <w:rFonts w:cs="Times New Roman"/>
          <w:b/>
          <w:lang w:val="en-GB"/>
        </w:rPr>
        <w:t xml:space="preserve"> BOX 10.4</w:t>
      </w:r>
      <w:r w:rsidRPr="00CB2BDA">
        <w:rPr>
          <w:rFonts w:cs="Times New Roman"/>
          <w:b/>
          <w:lang w:val="en-GB"/>
        </w:rPr>
        <w:t>, FIGURE 1 HERE]</w:t>
      </w:r>
    </w:p>
    <w:p w14:paraId="6EC8B653" w14:textId="77777777" w:rsidR="00124A8A" w:rsidRPr="00CB2BDA" w:rsidRDefault="00124A8A" w:rsidP="00124A8A">
      <w:pPr>
        <w:pStyle w:val="AR6BodyText"/>
        <w:shd w:val="clear" w:color="auto" w:fill="DEEAF6" w:themeFill="accent1" w:themeFillTint="33"/>
        <w:rPr>
          <w:rFonts w:cs="Times New Roman"/>
          <w:b/>
          <w:lang w:val="en-GB"/>
        </w:rPr>
      </w:pPr>
    </w:p>
    <w:p w14:paraId="2507787A" w14:textId="61042F0A" w:rsidR="00124A8A" w:rsidRPr="00FB6EB0" w:rsidRDefault="00124A8A" w:rsidP="00714D9E">
      <w:pPr>
        <w:pStyle w:val="AR6BodyText"/>
        <w:shd w:val="clear" w:color="auto" w:fill="DEEAF6" w:themeFill="accent1" w:themeFillTint="33"/>
        <w:ind w:leftChars="1" w:left="2831" w:hangingChars="1409" w:hanging="2829"/>
        <w:rPr>
          <w:sz w:val="20"/>
          <w:szCs w:val="20"/>
          <w:lang w:val="en-US"/>
        </w:rPr>
      </w:pPr>
      <w:r w:rsidRPr="00CB2BDA">
        <w:rPr>
          <w:b/>
          <w:sz w:val="20"/>
          <w:lang w:val="en-GB"/>
        </w:rPr>
        <w:t>Cross-chapter Box 10.</w:t>
      </w:r>
      <w:r>
        <w:rPr>
          <w:b/>
          <w:sz w:val="20"/>
          <w:lang w:val="en-GB" w:eastAsia="zh-CN"/>
        </w:rPr>
        <w:t>4</w:t>
      </w:r>
      <w:r w:rsidRPr="00CB2BDA">
        <w:rPr>
          <w:b/>
          <w:sz w:val="20"/>
          <w:lang w:val="en-GB"/>
        </w:rPr>
        <w:t>, Figure 1:</w:t>
      </w:r>
      <w:r w:rsidRPr="009A4AAF">
        <w:rPr>
          <w:rStyle w:val="AR6Chap10FigureCar"/>
          <w:szCs w:val="20"/>
          <w:lang w:val="en-GB"/>
        </w:rPr>
        <w:t xml:space="preserve"> </w:t>
      </w:r>
      <w:r w:rsidRPr="00441820">
        <w:rPr>
          <w:b/>
          <w:sz w:val="20"/>
          <w:szCs w:val="20"/>
          <w:lang w:val="en-US"/>
        </w:rPr>
        <w:t>Historical annual-mean surface air temperature linear trend (°C per decade) and its attribution over the Hindu Kush Himalaya (HKH) region.</w:t>
      </w:r>
      <w:r w:rsidRPr="00FB6EB0">
        <w:rPr>
          <w:sz w:val="20"/>
          <w:szCs w:val="20"/>
          <w:lang w:val="en-US"/>
        </w:rPr>
        <w:t xml:space="preserve"> (a) Observed trends from Berkeley Earth (also showing the HKH outline), CRU TS (also showing the AR6 TIB outline, for ease of comparison to the Interactive Atlas), APHRO-MA and JRA-55 datasets over 1961–2014. (b) Models showing the coldest, median and warmest HKH temperature linear trends among the CMIP6 historical ensemble over 1961–2014. (c) Lowpass-filtered time series of annual-mean surface air temperature anomalies (°C, baseline 1961–1980) over the HKH region as outlined in panel (a), showing means of CMIP6 hist all-forcings (red), and the CMIP6 hist all-forcings sample corresponding to DAMIP experiments (pink), for hist-aer (grey) and hist-GHG (pale blue). Observed datasets are Berkeley Earth (dark blue), CRU (brown), APHRO-MA (light green) and JRA-55 (dark green). The filter is the same as that used in Figure 10.10. (d) Distribution of annual mean surface air temperature trends (°C per decade) over the HKH region from 1961 to 2014 for ensemble means, the aforementioned observed and reanalysis data (black crosses), individual members of CMIP6 hist all-forcings (red circles), CMIP6 hist-GHG (blue triangles), CMIP6 hist-aer (grey triangles), and box-and-whisker plots for the SMILEs used throughout Chapter 10 (grey shading). Ensemble means are also shown. All trends are estimated using ordinary least-squares regression and box-and-whisker plots follow the methodology used in Figure 10.6. Further details on data sources and processing are available in the chapter data table (Table 10.SM.1</w:t>
      </w:r>
      <w:r w:rsidR="00687A07">
        <w:rPr>
          <w:sz w:val="20"/>
          <w:szCs w:val="20"/>
          <w:lang w:val="en-US"/>
        </w:rPr>
        <w:t>1</w:t>
      </w:r>
      <w:r w:rsidRPr="00FB6EB0">
        <w:rPr>
          <w:sz w:val="20"/>
          <w:szCs w:val="20"/>
          <w:lang w:val="en-US"/>
        </w:rPr>
        <w:t>).</w:t>
      </w:r>
    </w:p>
    <w:p w14:paraId="2AA5B092" w14:textId="77777777" w:rsidR="00124A8A" w:rsidRPr="009A4AAF" w:rsidRDefault="00124A8A" w:rsidP="00124A8A">
      <w:pPr>
        <w:pStyle w:val="AR6BodyText"/>
        <w:shd w:val="clear" w:color="auto" w:fill="DEEAF6" w:themeFill="accent1" w:themeFillTint="33"/>
        <w:ind w:left="1500" w:hangingChars="750" w:hanging="1500"/>
        <w:rPr>
          <w:sz w:val="20"/>
          <w:szCs w:val="20"/>
          <w:lang w:val="en-US" w:eastAsia="zh-CN"/>
        </w:rPr>
      </w:pPr>
    </w:p>
    <w:p w14:paraId="3173991F" w14:textId="77777777" w:rsidR="00124A8A" w:rsidRPr="00CB2BDA" w:rsidRDefault="00124A8A" w:rsidP="00124A8A">
      <w:pPr>
        <w:pStyle w:val="AR6BodyText"/>
        <w:shd w:val="clear" w:color="auto" w:fill="DEEAF6" w:themeFill="accent1" w:themeFillTint="33"/>
        <w:ind w:left="1656" w:hangingChars="750" w:hanging="1656"/>
        <w:rPr>
          <w:b/>
          <w:lang w:val="en-GB" w:eastAsia="zh-CN"/>
        </w:rPr>
      </w:pPr>
      <w:r w:rsidRPr="00CB2BDA">
        <w:rPr>
          <w:b/>
          <w:lang w:val="en-GB" w:eastAsia="zh-CN"/>
        </w:rPr>
        <w:t>[END CROSS-CHAPTER BOX 10.</w:t>
      </w:r>
      <w:r>
        <w:rPr>
          <w:b/>
          <w:lang w:val="en-GB" w:eastAsia="zh-CN"/>
        </w:rPr>
        <w:t>4</w:t>
      </w:r>
      <w:r w:rsidRPr="00CB2BDA">
        <w:rPr>
          <w:b/>
          <w:lang w:val="en-GB" w:eastAsia="zh-CN"/>
        </w:rPr>
        <w:t>, FIGURE 1 HERE]</w:t>
      </w:r>
    </w:p>
    <w:p w14:paraId="3AC60A10" w14:textId="1E868E82" w:rsidR="00124A8A" w:rsidRDefault="00124A8A" w:rsidP="00124A8A">
      <w:pPr>
        <w:pStyle w:val="AR6BodyText"/>
        <w:shd w:val="clear" w:color="auto" w:fill="DEEAF6" w:themeFill="accent1" w:themeFillTint="33"/>
        <w:rPr>
          <w:rFonts w:eastAsia="MS Mincho"/>
          <w:lang w:val="en-GB" w:eastAsia="zh-CN"/>
        </w:rPr>
      </w:pPr>
    </w:p>
    <w:p w14:paraId="2B15D351" w14:textId="77777777" w:rsidR="00422CB7" w:rsidRPr="00CB2BDA" w:rsidRDefault="00422CB7" w:rsidP="00124A8A">
      <w:pPr>
        <w:pStyle w:val="AR6BodyText"/>
        <w:shd w:val="clear" w:color="auto" w:fill="DEEAF6" w:themeFill="accent1" w:themeFillTint="33"/>
        <w:rPr>
          <w:rFonts w:eastAsia="MS Mincho"/>
          <w:lang w:val="en-GB" w:eastAsia="zh-CN"/>
        </w:rPr>
      </w:pPr>
    </w:p>
    <w:p w14:paraId="5A7CCC72" w14:textId="77777777" w:rsidR="00124A8A" w:rsidRPr="00CB2BDA" w:rsidRDefault="00124A8A" w:rsidP="00124A8A">
      <w:pPr>
        <w:pStyle w:val="AR6BodyText"/>
        <w:shd w:val="clear" w:color="auto" w:fill="DEEAF6" w:themeFill="accent1" w:themeFillTint="33"/>
        <w:rPr>
          <w:lang w:val="en-GB" w:eastAsia="en-US"/>
        </w:rPr>
      </w:pPr>
      <w:r w:rsidRPr="00CB2BDA">
        <w:rPr>
          <w:rFonts w:cs="Times New Roman"/>
          <w:b/>
          <w:i/>
          <w:lang w:val="en-GB"/>
        </w:rPr>
        <w:t>Precipitation</w:t>
      </w:r>
      <w:r>
        <w:rPr>
          <w:rFonts w:cs="Times New Roman"/>
          <w:b/>
          <w:i/>
          <w:lang w:val="en-GB"/>
        </w:rPr>
        <w:t xml:space="preserve"> trends</w:t>
      </w:r>
    </w:p>
    <w:p w14:paraId="00BC19F1" w14:textId="00284A13" w:rsidR="00124A8A" w:rsidRDefault="00124A8A" w:rsidP="00124A8A">
      <w:pPr>
        <w:pStyle w:val="AR6BodyText"/>
        <w:shd w:val="clear" w:color="auto" w:fill="DEEAF6" w:themeFill="accent1" w:themeFillTint="33"/>
        <w:rPr>
          <w:rFonts w:cs="Times New Roman"/>
          <w:lang w:val="en-GB" w:eastAsia="zh-CN"/>
        </w:rPr>
      </w:pPr>
      <w:r>
        <w:rPr>
          <w:rFonts w:cs="Times New Roman"/>
          <w:lang w:val="en-GB"/>
        </w:rPr>
        <w:t>A</w:t>
      </w:r>
      <w:r w:rsidRPr="00CB2BDA">
        <w:rPr>
          <w:rFonts w:cs="Times New Roman"/>
          <w:lang w:val="en-GB"/>
        </w:rPr>
        <w:t>nnual</w:t>
      </w:r>
      <w:r>
        <w:rPr>
          <w:rFonts w:cs="Times New Roman"/>
          <w:lang w:val="en-GB"/>
        </w:rPr>
        <w:t xml:space="preserve"> and summer</w:t>
      </w:r>
      <w:r w:rsidRPr="00CB2BDA">
        <w:rPr>
          <w:rFonts w:cs="Times New Roman"/>
          <w:lang w:val="en-GB"/>
        </w:rPr>
        <w:t xml:space="preserve"> precipitation </w:t>
      </w:r>
      <w:r>
        <w:rPr>
          <w:rFonts w:cs="Times New Roman"/>
          <w:lang w:val="en-GB"/>
        </w:rPr>
        <w:t xml:space="preserve">over the </w:t>
      </w:r>
      <w:r w:rsidRPr="00CB2BDA">
        <w:rPr>
          <w:rFonts w:cs="Times New Roman"/>
          <w:lang w:val="en-GB"/>
        </w:rPr>
        <w:t xml:space="preserve">central-eastern HKH </w:t>
      </w:r>
      <w:r>
        <w:rPr>
          <w:rFonts w:cs="Times New Roman"/>
          <w:lang w:val="en-GB"/>
        </w:rPr>
        <w:t>show</w:t>
      </w:r>
      <w:r w:rsidRPr="00CB2BDA">
        <w:rPr>
          <w:rFonts w:cs="Times New Roman"/>
          <w:lang w:val="en-GB"/>
        </w:rPr>
        <w:t xml:space="preserve"> decreasing trend</w:t>
      </w:r>
      <w:r>
        <w:rPr>
          <w:rFonts w:cs="Times New Roman"/>
          <w:lang w:val="en-GB"/>
        </w:rPr>
        <w:t>s</w:t>
      </w:r>
      <w:r w:rsidRPr="00CB2BDA">
        <w:rPr>
          <w:rFonts w:cs="Times New Roman"/>
          <w:lang w:val="en-GB"/>
        </w:rPr>
        <w:t xml:space="preserve"> </w:t>
      </w:r>
      <w:r>
        <w:rPr>
          <w:rFonts w:cs="Times New Roman"/>
          <w:lang w:val="en-GB"/>
        </w:rPr>
        <w:t xml:space="preserve">over </w:t>
      </w:r>
      <w:r w:rsidRPr="00CB2BDA">
        <w:rPr>
          <w:rFonts w:cs="Times New Roman"/>
          <w:lang w:val="en-GB"/>
        </w:rPr>
        <w:t>1979–2010</w:t>
      </w:r>
      <w:r>
        <w:rPr>
          <w:rFonts w:cs="Times New Roman"/>
          <w:lang w:val="en-GB"/>
        </w:rPr>
        <w:t xml:space="preserve"> </w:t>
      </w:r>
      <w:r w:rsidRPr="00CB2BDA">
        <w:rPr>
          <w:rFonts w:cs="Times New Roman"/>
          <w:lang w:val="en-GB"/>
        </w:rPr>
        <w:t xml:space="preserve">in multiple observed </w:t>
      </w:r>
      <w:r w:rsidRPr="00FB13C5">
        <w:rPr>
          <w:rFonts w:cs="Times New Roman"/>
          <w:lang w:val="en-GB"/>
        </w:rPr>
        <w:t>datasets,</w:t>
      </w:r>
      <w:r w:rsidRPr="001F6DF6">
        <w:rPr>
          <w:rFonts w:cs="Times New Roman"/>
          <w:lang w:val="en-GB"/>
        </w:rPr>
        <w:t xml:space="preserve"> attributable to a weakening South Asian monsoon</w:t>
      </w:r>
      <w:r>
        <w:rPr>
          <w:rFonts w:cs="Times New Roman"/>
          <w:lang w:val="en-GB"/>
        </w:rPr>
        <w:t xml:space="preserve"> </w:t>
      </w:r>
      <w:commentRangeStart w:id="2117"/>
      <w:r>
        <w:rPr>
          <w:rFonts w:cs="Times New Roman"/>
          <w:lang w:val="en-GB"/>
        </w:rPr>
        <w:fldChar w:fldCharType="begin" w:fldLock="1"/>
      </w:r>
      <w:r w:rsidR="000465A7">
        <w:rPr>
          <w:rFonts w:cs="Times New Roman"/>
          <w:lang w:val="en-GB"/>
        </w:rPr>
        <w:instrText>ADDIN CSL_CITATION { "citationItems" : [ { "id" : "ITEM-1", "itemData" : { "DOI" : "10.1038/nclimate1580", "ISBN" : "1758-678X", "ISSN" : "1758678X", "PMID" : "22517852", "abstract" : "The Tibetan Plateau and surroundings contain the largest number of glaciers outside the polar regions(1). These glaciers are at the headwaters of many prominent Asian rivers and are largely experiencing shrinkage(2), which affects the water discharge of large rivers such as the lndus(3'4). The resulting potential geohazards(5,6) merit a comprehensive study of glacier status in the Tibetan Plateau and surroundings. Here we report on the glacier status over the past 30 years by investigating the glacial retreat of 82 glaciers, area reduction of 7,090 glaciers and mass-balance change of 15 glaciers. Systematic differences in glacier status are apparent from region to region, with the most intensive shrinkage in the Himalayas (excluding the Karakorum) characterized by the greatest reduction in glacial length and area and the most negative mass balance. The shrinkage generally decreases from the Himalayas to the continental interior and is the least in the eastern Pamir, characterized by the least glacial retreat, area reduction and positive mass balance. In addition to rising temperature, decreased precipitation in the Himalayas and increasing precipitation in the eastern Pamir accompanied by different atmospheric circulation patterns is probably driving these systematic differences.", "author" : [ { "dropping-particle" : "", "family" : "Yao", "given" : "Tandong", "non-dropping-particle" : "", "parse-names" : false, "suffix" : "" }, { "dropping-particle" : "", "family" : "Thompson", "given" : "Lonnie", "non-dropping-particle" : "", "parse-names" : false, "suffix" : "" }, { "dropping-particle" : "", "family" : "Yang", "given" : "Wei", "non-dropping-particle" : "", "parse-names" : false, "suffix" : "" }, { "dropping-particle" : "", "family" : "Yu", "given" : "Wusheng", "non-dropping-particle" : "", "parse-names" : false, "suffix" : "" }, { "dropping-particle" : "", "family" : "Gao", "given" : "Yang", "non-dropping-particle" : "", "parse-names" : false, "suffix" : "" }, { "dropping-particle" : "", "family" : "Guo", "given" : "Xuejun", "non-dropping-particle" : "", "parse-names" : false, "suffix" : "" }, { "dropping-particle" : "", "family" : "Yang", "given" : "Xiaoxin", "non-dropping-particle" : "", "parse-names" : false, "suffix" : "" }, { "dropping-particle" : "", "family" : "Duan", "given" : "Keqin", "non-dropping-particle" : "", "parse-names" : false, "suffix" : "" }, { "dropping-particle" : "", "family" : "Zhao", "given" : "Huabiao", "non-dropping-particle" : "", "parse-names" : false, "suffix" : "" }, { "dropping-particle" : "", "family" : "Xu", "given" : "Baiqing", "non-dropping-particle" : "", "parse-names" : false, "suffix" : "" }, { "dropping-particle" : "", "family" : "Pu", "given" : "Jiancheng", "non-dropping-particle" : "", "parse-names" : false, "suffix" : "" }, { "dropping-particle" : "", "family" : "Lu", "given" : "Anxin", "non-dropping-particle" : "", "parse-names" : false, "suffix" : "" }, { "dropping-particle" : "", "family" : "Xiang", "given" : "Yang", "non-dropping-particle" : "", "parse-names" : false, "suffix" : "" }, { "dropping-particle" : "", "family" : "Kattel", "given" : "Dambaru B.", "non-dropping-particle" : "", "parse-names" : false, "suffix" : "" }, { "dropping-particle" : "", "family" : "Joswiak", "given" : "Daniel", "non-dropping-particle" : "", "parse-names" : false, "suffix" : "" } ], "container-title" : "Nature Climate Change", "id" : "ITEM-1", "issue" : "9", "issued" : { "date-parts" : [ [ "2012", "9", "15" ] ] }, "page" : "663-667", "publisher" : "Nature Publishing Group", "title" : "Different glacier status with atmospheric circulations in Tibetan Plateau and surroundings", "translator" : [ { "dropping-particle" : "", "family" : "Q6196", "given" : "", "non-dropping-particle" : "", "parse-names" : false, "suffix" : "" } ], "type" : "article-journal", "volume" : "2" }, "uris" : [ "http://www.mendeley.com/documents/?uuid=512d7d1f-2c7a-4cfe-9101-3f08d0f7f204" ] }, { "id" : "ITEM-2", "itemData" : { "DOI" : "10.1029/2012JD018697", "ISBN" : "2169-8996", "ISSN" : "2169897X", "PMID" : "18851159", "abstract" : "We study the properties of precipitation in the Hindu-Kush Karakoram\\nHimalaya (HKKH) region using currently available data sets. We consider\\nsatellite rainfall estimates (Tropical Rainfall Measuring Mission),\\nreanalyses (ERA-Interim), gridded in situ rain gauge data (Asian\\nPrecipitation Highly Resolved Observational Data Integration Towards\\nEvaluation of Water Resources, Climate Research Unit, and Global\\nPrecipitation Climatology Centre), and a merged satellite and rain gauge\\nclimatology (Global Precipitation Climatology Project). The data are\\ncompared with simulation results from the global climate model EC-Earth.\\nAll data sets, despite having different resolutions, coherently\\nreproduce the mean annual cycle of precipitation in the western and\\neastern stretches of the HKKH. While for the Himalaya only a strong\\nsummer precipitation signal is present, associated with the monsoon, the\\ndata indicate that the Hindu-Kush Karakoram, which is exposed to\\nmidlatitude ``western weather patterns{''}, receives water inputs in\\nwinter. Time series of seasonal precipitation confirm that the various\\ndata sets provide a consistent measurement of interannual variability\\nfor the HKKH. The longest observational data sets indicate a\\nstatistically significant decreasing trend in Himalaya during summer.\\nNone of the data sets gives statistically significant precipitation\\ntrends in Hindu-Kush Karakoram during winter. Precipitation data from\\nEC-Earth are in good agreement with the climatology of the observations\\n(rainfall distribution and seasonality). The evolution of precipitation\\nunder two different future scenarios (RCP 4.5 and RCP 8.5) reveals an\\nincreasing trend over the Himalaya during summer, associated with an\\nincrease in wet extremes and daily intensity and a decrease in the\\nnumber of rainy days. Unlike the observations, the model shows an\\nincreasing precipitation trend also in the period 1950-2009, possibly as\\na result of the poor representation of aerosols in this type of GCMs.\\nCitation: Palazzi, E., J. von Hardenberg, and A. Provenzale (2013),\\nPrecipitation in the Hindu-Kush Karakoram Himalaya: Observations and\\nfuture scenarios, J. Geophys. Res. Atmos., 118, 85-100, doi:\\n10.1029/2012JD018697.", "author" : [ { "dropping-particle" : "", "family" : "Palazzi", "given" : "E.", "non-dropping-particle" : "", "parse-names" : false, "suffix" : "" }, { "dropping-particle" : "", "family" : "Hardenberg", "given" : "J.", "non-dropping-particle" : "von", "parse-names" : false, "suffix" : "" }, { "dropping-particle" : "", "family" : "Provenzale", "given" : "A.", "non-dropping-particle" : "", "parse-names" : false, "suffix" : "" } ], "container-title" : "Journal of Geophysical Research: Atmospheres", "id" : "ITEM-2", "issue" : "1", "issued" : { "date-parts" : [ [ "2013", "1", "16" ] ] }, "page" : "85-100", "title" : "Precipitation in the Hindu-Kush Karakoram Himalaya: Observations and future scenarios", "translator" : [ { "dropping-particle" : "", "family" : "Q6671", "given" : "", "non-dropping-particle" : "", "parse-names" : false, "suffix" : "" } ], "type" : "article-journal", "volume" : "118" }, "uris" : [ "http://www.mendeley.com/documents/?uuid=2a9df1ac-01db-4cb0-bb3c-dcbbd195625b" ] }, { "id" : "ITEM-3",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"ITEM-3",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"(Yao et al., 2012b; Palazzi et al., 2013; Roxy et al., 2015)", "plainTextFormattedCitation" : "(Yao et al., 2012b; Palazzi et al., 2013; Roxy et al., 2015)", "previouslyFormattedCitation" : "(Yao et al., 2012b; Palazzi et al., 2013; Roxy et al., 2015)" }, "properties" : { "noteIndex" : 0 }, "schema" : "https://github.com/citation-style-language/schema/raw/master/csl-citation.json" }</w:instrText>
      </w:r>
      <w:r>
        <w:rPr>
          <w:rFonts w:cs="Times New Roman"/>
          <w:lang w:val="en-GB"/>
        </w:rPr>
        <w:fldChar w:fldCharType="separate"/>
      </w:r>
      <w:r w:rsidR="00E41CA2">
        <w:rPr>
          <w:rFonts w:cs="Times New Roman"/>
          <w:noProof/>
          <w:lang w:val="en-US"/>
        </w:rPr>
        <w:t>(Yao et al., 2012</w:t>
      </w:r>
      <w:ins w:id="2118" w:author="Robin Matthews" w:date="2021-07-11T19:56:00Z">
        <w:r w:rsidR="00C24F7C">
          <w:rPr>
            <w:rFonts w:cs="Times New Roman"/>
            <w:noProof/>
            <w:lang w:val="en-US"/>
          </w:rPr>
          <w:t>a</w:t>
        </w:r>
      </w:ins>
      <w:del w:id="2119" w:author="Robin Matthews" w:date="2021-07-11T19:57:00Z">
        <w:r w:rsidR="00E41CA2" w:rsidDel="00C24F7C">
          <w:rPr>
            <w:rFonts w:cs="Times New Roman"/>
            <w:noProof/>
            <w:lang w:val="en-US"/>
          </w:rPr>
          <w:delText>b</w:delText>
        </w:r>
      </w:del>
      <w:r w:rsidR="00E41CA2">
        <w:rPr>
          <w:rFonts w:cs="Times New Roman"/>
          <w:noProof/>
          <w:lang w:val="en-US"/>
        </w:rPr>
        <w:t>; Palazzi et al., 2013; Roxy et al., 2015)</w:t>
      </w:r>
      <w:r>
        <w:rPr>
          <w:rFonts w:cs="Times New Roman"/>
          <w:lang w:val="en-GB"/>
        </w:rPr>
        <w:fldChar w:fldCharType="end"/>
      </w:r>
      <w:commentRangeEnd w:id="2117"/>
      <w:r w:rsidR="00E41CA2">
        <w:rPr>
          <w:rStyle w:val="CommentReference"/>
          <w:rFonts w:asciiTheme="minorHAnsi" w:eastAsiaTheme="minorHAnsi" w:hAnsiTheme="minorHAnsi"/>
          <w:lang w:eastAsia="en-US"/>
        </w:rPr>
        <w:commentReference w:id="2117"/>
      </w:r>
      <w:r w:rsidRPr="002C653B">
        <w:rPr>
          <w:rFonts w:cs="Times New Roman"/>
          <w:lang w:val="en-US"/>
        </w:rPr>
        <w:t xml:space="preserve">. </w:t>
      </w:r>
      <w:r w:rsidRPr="00CB2BDA">
        <w:rPr>
          <w:rFonts w:cs="Times New Roman"/>
          <w:lang w:val="en-GB" w:eastAsia="zh-CN"/>
        </w:rPr>
        <w:t xml:space="preserve">There </w:t>
      </w:r>
      <w:r>
        <w:rPr>
          <w:rFonts w:cs="Times New Roman"/>
          <w:lang w:val="en-GB" w:eastAsia="zh-CN"/>
        </w:rPr>
        <w:t xml:space="preserve">are </w:t>
      </w:r>
      <w:r w:rsidRPr="00CB2BDA">
        <w:rPr>
          <w:rFonts w:cs="Times New Roman"/>
          <w:lang w:val="en-GB" w:eastAsia="zh-CN"/>
        </w:rPr>
        <w:t xml:space="preserve">contradictory </w:t>
      </w:r>
      <w:r w:rsidRPr="00FB13C5">
        <w:rPr>
          <w:rFonts w:cs="Times New Roman"/>
          <w:lang w:val="en-GB" w:eastAsia="zh-CN"/>
        </w:rPr>
        <w:t xml:space="preserve">trends in </w:t>
      </w:r>
      <w:r w:rsidRPr="001F6DF6">
        <w:rPr>
          <w:rFonts w:cs="Times New Roman"/>
          <w:lang w:val="en-GB" w:eastAsia="zh-CN"/>
        </w:rPr>
        <w:t>the western HKH</w:t>
      </w:r>
      <w:r>
        <w:rPr>
          <w:rFonts w:cs="Times New Roman"/>
          <w:lang w:val="en-GB" w:eastAsia="zh-CN"/>
        </w:rPr>
        <w:t xml:space="preserve"> </w:t>
      </w:r>
      <w:commentRangeStart w:id="2120"/>
      <w:r>
        <w:rPr>
          <w:rFonts w:cs="Times New Roman"/>
          <w:lang w:val="en-GB" w:eastAsia="zh-CN"/>
        </w:rPr>
        <w:fldChar w:fldCharType="begin" w:fldLock="1"/>
      </w:r>
      <w:r w:rsidR="000465A7">
        <w:rPr>
          <w:rFonts w:cs="Times New Roman"/>
          <w:lang w:val="en-GB" w:eastAsia="zh-CN"/>
        </w:rPr>
        <w:instrText>ADDIN CSL_CITATION { "citationItems" : [ { "id" : "ITEM-1", "itemData" : { "DOI" : "10.1038/s41598-017-06388-5", "ISSN" : "2045-2322", "author" : [ { "dropping-particle" : "", "family" : "Yadav", "given" : "Ram R.", "non-dropping-particle" : "", "parse-names" : false, "suffix" : "" }, { "dropping-particle" : "", "family" : "Gupta", "given" : "Anil K.", "non-dropping-particle" : "", "parse-names" : false, "suffix" : "" }, { "dropping-particle" : "", "family" : "Kotlia", "given" : "Bahadur S.", "non-dropping-particle" : "", "parse-names" : false, "suffix" : "" }, { "dropping-particle" : "", "family" : "Singh", "given" : "Vikram", "non-dropping-particle" : "", "parse-names" : false, "suffix" : "" }, { "dropping-particle" : "", "family" : "Misra", "given" : "Krishna G.", "non-dropping-particle" : "", "parse-names" : false, "suffix" : "" }, { "dropping-particle" : "", "family" : "Yadava", "given" : "Akhilesh K.", "non-dropping-particle" : "", "parse-names" : false, "suffix" : "" }, { "dropping-particle" : "", "family" : "Singh", "given" : "Anoop K.", "non-dropping-particle" : "", "parse-names" : false, "suffix" : "" } ], "container-title" : "Scientific Reports", "id" : "ITEM-1", "issue" : "1", "issued" : { "date-parts" : [ [ "2017", "12", "21" ] ] }, "page" : "6139", "title" : "Recent Wetting and Glacier Expansion in the Northwest Himalaya and Karakoram", "translator" : [ { "dropping-particle" : "", "family" : "Q6590", "given" : "", "non-dropping-particle" : "", "parse-names" : false, "suffix" : "" } ], "type" : "article-journal", "volume" : "7" }, "uris" : [ "http://www.mendeley.com/documents/?uuid=084183f3-cf28-4459-a640-c3f4bd33bd2e" ] }, { "id" : "ITEM-2", "itemData" : { "DOI" : "10.1002/joc.5385", "ISSN" : "08998418", "abstract" : "This study investigated a detailed picture of some statistical properties of winter rainfall on monthly and seasonal basis over the Western Himalaya (WH) using rain gauge station data during 1902-2005. Results showed a significant shift in the rainfall and rainy-day pattern during 1960-1970 in most of the stations over the WH. State-wise analysis indicated that Himachal Pradesh has received more rainfall (50%) and rainy day (similar to 57%) compared to the state of Uttarakhand. Station data revealed that past winter rainfall has changed in a periodic manner with averaged periodicity (epoch) of 20 years in which 1920-1940 was characterized by excess rainfall period while 1970-1990 was depicted as deficient rainfall period. Most of the rain gauge stations showed declining trends of rainfall and rainy days while the intensity of rainfall indicated increasing trends during the 1902-2005 period. Regional-averaged winter rainfall and rainy day have shown a significant declining trend during 1902-2005. It was found that the rainfall trends are mainly arising due to internal variability although short-term trends (signal) override the internal variability (noise) in some cases. Among five goodness-of-fit distribution, the generalized extreme value (GEV) has emerged as the best fit for the majority of the station locations. Estimated monthly assured rainfall at 75% probability level revealed a range of 100-150 mm, which will be useful for agricultural activities over WH region. The impact of topography on rainfall and rainy day indicated increasing trends up to a certain elevation (similar to 1356 m), thereafter they showed decreasing trends that has been described through a second-order polynomial fit.", "author" : [ { "dropping-particle" : "", "family" : "Meher", "given" : "Jitendra Kumar", "non-dropping-particle" : "", "parse-names" : false, "suffix" : "" }, { "dropping-particle" : "", "family" : "Das", "given" : "Lalu", "non-dropping-particle" : "", "parse-names" : false, "suffix" : "" }, { "dropping-particle" : "", "family" : "Benestad", "given" : "Rasmus E.", "non-dropping-particle" : "", "parse-names" : false, "suffix" : "" }, { "dropping-particle" : "", "family" : "Mezghani", "given" : "Abdelkader", "non-dropping-particle" : "", "parse-names" : false, "suffix" : "" } ], "container-title" : "International Journal of Climatology", "id" : "ITEM-2", "issue" : "December 2017", "issued" : { "date-parts" : [ [ "2018", "4" ] ] }, "page" : "e475-e496", "title" : "Analysis of winter rainfall change statistics over the Western Himalaya: the influence of internal variability and topography", "translator" : [ { "dropping-particle" : "", "family" : "Q5440", "given" : "", "non-dropping-particle" : "", "parse-names" : false, "suffix" : "" } ], "type" : "article-journal", "volume" : "38" }, "uris" : [ "http://www.mendeley.com/documents/?uuid=438b41e3-fa7b-435b-af59-8406c65dc73b" ] }, { "id" : "ITEM-3", "itemData" : { "DOI" : "10.1007/s10113-016-1072-6", "ISBN" : "1436-3798", "ISSN" : "1436378X", "abstract" : "This study examines the change in climate variables and snow cover dynamics and their impact on the hydrological regime of the Jhelum River basin in Western Himalayas. This study utilized daily streamflow records from Mangla dam, spanning a time period of 19 years (1995\u20132013), along with precipitation and temperature data over 52 years (1961\u20132013) from 12 different climate stations in the catchment. Additionally, moderate-resolution imaging spectroradiometer (MODIS) remote sensing product MOD10A2 was utilized to analyze the change in snow cover dynamics during 2000\u20132013. The Pearson and Kendall rank correlation tests were used to scrutinize snow cover trends and correlation between temperature, precipitation, snow cover area (SCA) and streamflows records. Basin-wide trend analysis showed a slightly increasing tendency in temperature (\u03c4 = 0.098) and precipitation (\u03c4 = 0.094), during the years 1961\u20132013. The changes in streamflow indicated a positive (r &gt; 0.12) relationship with respect to temperature but variable trends (r = \u22120.45\u20130.41) with respect to precipitation during both the winter and monsoon seasons. This indicates that temperature has a significant impact on the hydrological regime of the basin. MODIS data-based investigations suggested an expansion in SCA during 2000\u20132013. The changes in SCA of high-altitude zones (&gt;2000 m a.s.l.) depicted a stronger positive correlation with climate variables and streamflow compared with those obtained for low-altitude regions (&lt;2000 m a.s.l.). Overall, these results signify that high-altitude areas contribute to the streamflow largely in the form of snow- and glacier-melt during the early summer season. The streamflow is then further augmented by monsoon rainfall in the low-elevation regions during late summer.", "author" : [ { "dropping-particle" : "", "family" : "Azmat", "given" : "Muhammad", "non-dropping-particle" : "", "parse-names" : false, "suffix" : "" }, { "dropping-particle" : "", "family" : "Liaqat", "given" : "Umar Waqas", "non-dropping-particle" : "", "parse-names" : false, "suffix" : "" }, { "dropping-particle" : "", "family" : "Qamar", "given" : "Muhammad Uzair", "non-dropping-particle" : "", "parse-names" : false, "suffix" : "" }, { "dropping-particle" : "", "family" : "Awan", "given" : "Usman Khalid", "non-dropping-particle" : "", "parse-names" : false, "suffix" : "" } ], "container-title" : "Regional Environmental Change", "id" : "ITEM-3", "issue" : "3", "issued" : { "date-parts" : [ [ "2017" ] ] }, "page" : "813-825", "publisher" : "Springer Berlin Heidelberg", "title" : "Impacts of changing climate and snow cover on the flow regime of Jhelum River, Western Himalayas", "translator" : [ { "dropping-particle" : "", "family" : "Q4217", "given" : "", "non-dropping-particle" : "", "parse-names" : false, "suffix" : "" } ], "type" : "article-journal", "volume" : "17" }, "uris" : [ "http://www.mendeley.com/documents/?uuid=2ee6b068-53d3-48b2-8783-8822be52328c" ] }, { "id" : "ITEM-4", "itemData" : { "DOI" : "10.5194/hess-22-5097-2018", "ISSN" : "16077938", "abstract" : "Data scarcity is the biggest problem for scientific research related to hydrology and climate studies in the Great Himalayas region. High-quality precipitation data are difficult to obtain due to a sparse network, cold climate and high heterogeneity in topography. In this paper, we examine four datasets in northern India of the Western Himalayas: interpolated gridded data based on gauge observations (IMD, 1\u00b0 \u00d7 1\u00b0, and APHRODITE, 0.25\u00b0 \u00d7 0.25\u00b0), reanalysis data (ERA-Interim, 0.75\u00b0 \u00d7 0.75\u00b0) and high-resolution simulation by a regional climate model (WRF, 0.15\u00b0 \u00d7 0.15\u00b0). The four datasets show a similar spatial pattern and temporal variation during the period 1981\u20132007, though the absolute values vary significantly (497\u2013819mmyear\u22121). The differences are particularly large in July and August at the windward slopes and high-elevation areas. Overall, the datasets show that the summer is getting wetter and the winter is getting drier, though most of the trends in monthly precipitation are not significant. Trend analysis of summer and winter precipitation at every grids confirms the changes. Wetter summers will result in more and bigger floods in the downstream areas. Warmer and drier winters will result in less glacier accumulation. All the datasets show consistency in the period 1981\u20132007 and can give a spatial overview of the precipitation in the region. Comparing with the Bhuntar gauge data, the WRF dataset gives the best estimates of extreme precipitation. To conclude, we recommend the APHRODITE dataset and the WRF dataset for hydrological studies for their improved spatial variation which match the scale of hydrological processes as well as accuracy in extreme precipitation for flood simulation.", "author" : [ { "dropping-particle" : "", "family" : "Li", "given" : "Hong", "non-dropping-particle" : "", "parse-names" : false, "suffix" : "" }, { "dropping-particle" : "", "family" : "Haugen", "given" : "Jan Erik", "non-dropping-particle" : "", "parse-names" : false, "suffix" : "" }, { "dropping-particle" : "", "family" : "Xu", "given" : "Chong Yu", "non-dropping-particle" : "", "parse-names" : false, "suffix" : "" } ], "container-title" : "Hydrology and Earth System Sciences", "id" : "ITEM-4", "issue" : "10", "issued" : { "date-parts" : [ [ "2018" ] ] }, "page" : "5097-5110", "title" : "Precipitation pattern in the Western Himalayas revealed by four datasets", "translator" : [ { "dropping-particle" : "", "family" : "Q4218", "given" : "", "non-dropping-particle" : "", "parse-names" : false, "suffix" : "" } ], "type" : "article-journal", "volume" : "22" }, "uris" : [ "http://www.mendeley.com/documents/?uuid=5cd88d00-0733-4f1a-be3b-8f27f3e1043b" ] } ], "mendeley" : { "formattedCitation" : "(Azmat et al., 2017; Yadav et al., 2017; Li et al., 2018b; Meher et al., 2018)", "plainTextFormattedCitation" : "(Azmat et al., 2017; Yadav et al., 2017; Li et al., 2018b; Meher et al., 2018)", "previouslyFormattedCitation" : "(Azmat et al., 2017; Yadav et al., 2017; Li et al., 2018b; Meher et al., 2018)" }, "properties" : { "noteIndex" : 0 }, "schema" : "https://github.com/citation-style-language/schema/raw/master/csl-citation.json" }</w:instrText>
      </w:r>
      <w:r>
        <w:rPr>
          <w:rFonts w:cs="Times New Roman"/>
          <w:lang w:val="en-GB" w:eastAsia="zh-CN"/>
        </w:rPr>
        <w:fldChar w:fldCharType="separate"/>
      </w:r>
      <w:r w:rsidR="00E41CA2">
        <w:rPr>
          <w:rFonts w:cs="Times New Roman"/>
          <w:noProof/>
          <w:lang w:val="en-GB" w:eastAsia="zh-CN"/>
        </w:rPr>
        <w:t xml:space="preserve">(Azmat et al., 2017; Yadav et al., 2017; </w:t>
      </w:r>
      <w:ins w:id="2121" w:author="Robin Matthews" w:date="2021-07-11T19:57:00Z">
        <w:r w:rsidR="00C24F7C">
          <w:rPr>
            <w:rFonts w:cs="Times New Roman"/>
            <w:noProof/>
            <w:lang w:val="en-GB" w:eastAsia="zh-CN"/>
          </w:rPr>
          <w:t xml:space="preserve">H. </w:t>
        </w:r>
      </w:ins>
      <w:r w:rsidR="00E41CA2">
        <w:rPr>
          <w:rFonts w:cs="Times New Roman"/>
          <w:noProof/>
          <w:lang w:val="en-GB" w:eastAsia="zh-CN"/>
        </w:rPr>
        <w:t>Li et al., 2018</w:t>
      </w:r>
      <w:del w:id="2122" w:author="Robin Matthews" w:date="2021-07-11T19:57:00Z">
        <w:r w:rsidR="00E41CA2" w:rsidDel="00C24F7C">
          <w:rPr>
            <w:rFonts w:cs="Times New Roman"/>
            <w:noProof/>
            <w:lang w:val="en-GB" w:eastAsia="zh-CN"/>
          </w:rPr>
          <w:delText>b</w:delText>
        </w:r>
      </w:del>
      <w:r w:rsidR="00E41CA2">
        <w:rPr>
          <w:rFonts w:cs="Times New Roman"/>
          <w:noProof/>
          <w:lang w:val="en-GB" w:eastAsia="zh-CN"/>
        </w:rPr>
        <w:t>; Meher et al., 2018)</w:t>
      </w:r>
      <w:r>
        <w:rPr>
          <w:rFonts w:cs="Times New Roman"/>
          <w:lang w:val="en-GB" w:eastAsia="zh-CN"/>
        </w:rPr>
        <w:fldChar w:fldCharType="end"/>
      </w:r>
      <w:commentRangeEnd w:id="2120"/>
      <w:r w:rsidR="00E41CA2">
        <w:rPr>
          <w:rStyle w:val="CommentReference"/>
          <w:rFonts w:asciiTheme="minorHAnsi" w:eastAsiaTheme="minorHAnsi" w:hAnsiTheme="minorHAnsi"/>
          <w:lang w:eastAsia="en-US"/>
        </w:rPr>
        <w:commentReference w:id="2120"/>
      </w:r>
      <w:r>
        <w:rPr>
          <w:rFonts w:cs="Times New Roman"/>
          <w:lang w:val="en-GB"/>
        </w:rPr>
        <w:t xml:space="preserve">, where most </w:t>
      </w:r>
      <w:r w:rsidRPr="00FB13C5">
        <w:rPr>
          <w:rFonts w:cs="Times New Roman"/>
          <w:lang w:val="en-GB"/>
        </w:rPr>
        <w:t xml:space="preserve">precipitation is </w:t>
      </w:r>
      <w:r w:rsidRPr="001F6DF6">
        <w:rPr>
          <w:rFonts w:cs="Times New Roman"/>
          <w:lang w:val="en-GB"/>
        </w:rPr>
        <w:t>associated with western disturbances</w:t>
      </w:r>
      <w:r>
        <w:rPr>
          <w:rFonts w:cs="Times New Roman"/>
          <w:lang w:val="en-GB"/>
        </w:rPr>
        <w:t xml:space="preserve"> on the subtropical westerly jet, but trends in western disturbance</w:t>
      </w:r>
      <w:r w:rsidRPr="00CB2BDA">
        <w:rPr>
          <w:rFonts w:cs="Times New Roman"/>
          <w:lang w:val="en-GB"/>
        </w:rPr>
        <w:t xml:space="preserve"> </w:t>
      </w:r>
      <w:r>
        <w:rPr>
          <w:rFonts w:cs="Times New Roman"/>
          <w:lang w:val="en-GB"/>
        </w:rPr>
        <w:t>activity are</w:t>
      </w:r>
      <w:r w:rsidRPr="00CB2BDA">
        <w:rPr>
          <w:rFonts w:cs="Times New Roman"/>
          <w:lang w:val="en-GB"/>
        </w:rPr>
        <w:t xml:space="preserve"> </w:t>
      </w:r>
      <w:r>
        <w:rPr>
          <w:rFonts w:cs="Times New Roman"/>
          <w:lang w:val="en-GB"/>
        </w:rPr>
        <w:t xml:space="preserve">unclear </w:t>
      </w:r>
      <w:r>
        <w:rPr>
          <w:rFonts w:cs="Times New Roman"/>
          <w:lang w:val="en-GB"/>
        </w:rPr>
        <w:fldChar w:fldCharType="begin" w:fldLock="1"/>
      </w:r>
      <w:r w:rsidR="000465A7">
        <w:rPr>
          <w:rFonts w:cs="Times New Roman"/>
          <w:lang w:val="en-GB"/>
        </w:rPr>
        <w:instrText>ADDIN CSL_CITATION { "citationItems" : [ { "id" : "ITEM-1", "itemData" : { "DOI" : "10.20937/ATM.2015.28.01.06", "ISSN" : "01876236", "author" : [ { "dropping-particle" : "", "family" : "Kumar", "given" : "Naresh", "non-dropping-particle" : "", "parse-names" : false, "suffix" : "" }, { "dropping-particle" : "", "family" : "Yadav", "given" : "B. P.", "non-dropping-particle" : "", "parse-names" : false, "suffix" : "" }, { "dropping-particle" : "", "family" : "Gahlot", "given" : "Shilpa", "non-dropping-particle" : "", "parse-names" : false, "suffix" : "" }, { "dropping-particle" : "", "family" : "Singh", "given" : "Manmohan", "non-dropping-particle" : "", "parse-names" : false, "suffix" : "" } ], "container-title" : "Atm\u00f3sfera", "id" : "ITEM-1", "issue" : "1", "issued" : { "date-parts" : [ [ "2015", "1", "1" ] ] }, "page" : "63-70", "title" : "Winter frequency of western disturbances and precipitation indices over Himachal Pradesh, India: 1977-2007", "translator" : [ { "dropping-particle" : "", "family" : "Q5708", "given" : "", "non-dropping-particle" : "", "parse-names" : false, "suffix" : "" } ], "type" : "article-journal", "volume" : "28" }, "uris" : [ "http://www.mendeley.com/documents/?uuid=2849f5c8-090f-4ba8-bfab-fd4da8b7a21c" ] }, { "id" : "ITEM-2", "itemData" : { "DOI" : "10.1175/JCLI-D-18-0601.1", "ISSN" : "0894-8755", "author" : [ { "dropping-particle" : "", "family" : "Hunt", "given" : "Kieran M. R.", "non-dropping-particle" : "", "parse-names" : false, "suffix" : "" }, { "dropping-particle" : "", "family" : "Turner", "given" : "Andrew G.", "non-dropping-particle" : "", "parse-names" : false, "suffix" : "" }, { "dropping-particle" : "", "family" : "Shaffrey", "given" : "Len C.", "non-dropping-particle" : "", "parse-names" : false, "suffix" : "" } ], "container-title" : "Journal of Climate", "id" : "ITEM-2", "issue" : "16", "issued" : { "date-parts" : [ [ "2019", "8" ] ] }, "page" : "5037-5051", "title" : "Falling Trend of Western Disturbances in Future Climate Simulations", "translator" : [ { "dropping-particle" : "", "family" : "Q5789", "given" : "", "non-dropping-particle" : "", "parse-names" : false, "suffix" : "" } ], "type" : "article-journal", "volume" : "32" }, "uris" : [ "http://www.mendeley.com/documents/?uuid=eb76a990-d879-4763-a661-333f744b58ac" ] }, { "id" : "ITEM-3",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"ITEM-3",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"mendeley" : { "formattedCitation" : "(Kumar et al., 2015; Hunt et al., 2019; Krishnan et al., 2019a)", "plainTextFormattedCitation" : "(Kumar et al., 2015; Hunt et al., 2019; Krishnan et al., 2019a)", "previouslyFormattedCitation" : "(Kumar et al., 2015; Hunt et al., 2019; Krishnan et al., 2019a)" }, "properties" : { "noteIndex" : 0 }, "schema" : "https://github.com/citation-style-language/schema/raw/master/csl-citation.json" }</w:instrText>
      </w:r>
      <w:r>
        <w:rPr>
          <w:rFonts w:cs="Times New Roman"/>
          <w:lang w:val="en-GB"/>
        </w:rPr>
        <w:fldChar w:fldCharType="separate"/>
      </w:r>
      <w:r w:rsidR="00E41CA2">
        <w:rPr>
          <w:rFonts w:cs="Times New Roman"/>
          <w:noProof/>
        </w:rPr>
        <w:t>(Kumar et al., 2015; Hunt et al., 2019; Krishnan et al., 2019a)</w:t>
      </w:r>
      <w:r>
        <w:rPr>
          <w:rFonts w:cs="Times New Roman"/>
          <w:lang w:val="en-GB"/>
        </w:rPr>
        <w:fldChar w:fldCharType="end"/>
      </w:r>
      <w:r w:rsidRPr="00FB6EB0">
        <w:rPr>
          <w:rFonts w:cs="Times New Roman"/>
        </w:rPr>
        <w:t xml:space="preserve">. </w:t>
      </w:r>
      <w:r>
        <w:rPr>
          <w:rFonts w:cs="Times New Roman"/>
          <w:lang w:val="en-GB"/>
        </w:rPr>
        <w:t>T</w:t>
      </w:r>
      <w:r w:rsidRPr="00CB2BDA">
        <w:rPr>
          <w:rFonts w:eastAsia="MS Mincho"/>
          <w:lang w:val="en-GB"/>
        </w:rPr>
        <w:t xml:space="preserve">here </w:t>
      </w:r>
      <w:r>
        <w:rPr>
          <w:rFonts w:eastAsia="MS Mincho"/>
          <w:lang w:val="en-GB"/>
        </w:rPr>
        <w:t>has been</w:t>
      </w:r>
      <w:r w:rsidRPr="00CB2BDA">
        <w:rPr>
          <w:rFonts w:eastAsia="MS Mincho"/>
          <w:lang w:val="en-GB"/>
        </w:rPr>
        <w:t xml:space="preserve"> an increase</w:t>
      </w:r>
      <w:r>
        <w:rPr>
          <w:rFonts w:eastAsia="MS Mincho"/>
          <w:lang w:val="en-GB"/>
        </w:rPr>
        <w:t>d</w:t>
      </w:r>
      <w:r w:rsidRPr="00CB2BDA">
        <w:rPr>
          <w:rFonts w:eastAsia="MS Mincho"/>
          <w:lang w:val="en-GB"/>
        </w:rPr>
        <w:t xml:space="preserve"> frequency and intensity of extreme precipitation</w:t>
      </w:r>
      <w:r>
        <w:rPr>
          <w:rFonts w:eastAsia="MS Mincho"/>
          <w:lang w:val="en-GB"/>
        </w:rPr>
        <w:t xml:space="preserve"> over</w:t>
      </w:r>
      <w:r w:rsidRPr="00CB2BDA">
        <w:rPr>
          <w:rFonts w:eastAsia="MS Mincho"/>
          <w:lang w:val="en-GB"/>
        </w:rPr>
        <w:t xml:space="preserve"> the central</w:t>
      </w:r>
      <w:r>
        <w:rPr>
          <w:rFonts w:eastAsia="MS Mincho"/>
          <w:lang w:val="en-GB"/>
        </w:rPr>
        <w:t>-</w:t>
      </w:r>
      <w:r w:rsidRPr="00CB2BDA">
        <w:rPr>
          <w:rFonts w:eastAsia="MS Mincho"/>
          <w:lang w:val="en-GB"/>
        </w:rPr>
        <w:t xml:space="preserve">western HKH </w:t>
      </w:r>
      <w:r>
        <w:rPr>
          <w:rFonts w:eastAsia="MS Mincho"/>
          <w:lang w:val="en-GB"/>
        </w:rPr>
        <w:t>but</w:t>
      </w:r>
      <w:r w:rsidRPr="00CB2BDA">
        <w:rPr>
          <w:rFonts w:eastAsia="MS Mincho"/>
          <w:lang w:val="en-GB"/>
        </w:rPr>
        <w:t xml:space="preserve"> contrasting evidence </w:t>
      </w:r>
      <w:r>
        <w:rPr>
          <w:rFonts w:eastAsia="MS Mincho"/>
          <w:lang w:val="en-GB"/>
        </w:rPr>
        <w:t>in the east</w:t>
      </w:r>
      <w:r w:rsidRPr="00CB2BDA">
        <w:rPr>
          <w:rFonts w:eastAsia="MS Mincho"/>
          <w:lang w:val="en-GB"/>
        </w:rPr>
        <w:t xml:space="preserve"> </w:t>
      </w:r>
      <w:r w:rsidRPr="00963C3D">
        <w:rPr>
          <w:rFonts w:eastAsia="MS Mincho"/>
          <w:lang w:val="en-GB"/>
        </w:rPr>
        <w:fldChar w:fldCharType="begin" w:fldLock="1"/>
      </w:r>
      <w:r w:rsidR="000465A7">
        <w:rPr>
          <w:rFonts w:eastAsia="MS Mincho"/>
          <w:lang w:val="en-GB"/>
        </w:rPr>
        <w:instrText>ADDIN CSL_CITATION { "citationItems" : [ { "id" : "ITEM-1", "itemData" : { "DOI" : "10.1002/joc.5669", "ISSN" : "0899-8418", "abstract" : "Nepal is one of the most vulnerable countries to climate change impacts. Extreme weather events associated with heavy precipitations are the principal causes of landslides, debris flows and all types of floods disasters in the country, which by causing tremendous losses of life and property affects the socio-economic development. Given the limited availability of knowledge in spatio-temporal distribution of precipitation in Nepal, this study analyses the spatial distribution of monthly and annual precipitation and 1-day extreme precipitation and their trends utilizing a large number of stations (291 stations for the first time) distributed across the country for the period of 1966?2015. This study focuses on the exploration of elevational dependencies of precipitation to demonstrate the effect of topographic heterogeneity caused by the numbers of broad and narrow river valleys and mountain slopes and ridges. Also, this study investigates the relation of 1-day extreme precipitation with mean annual precipitation. Our results show the peak annual precipitation elevation between 2,000 and 3,500?m above sea level, while in contrast 1-day extreme precipitation peaks are found at lower elevation in the southern foothills with its highest intensity in a central region of the country. The occurrence of 10% of mean annual precipitation in a single day has been observed in 75% of the analysed stations which in turn indicates the high likelihoods of initiation of landslides, soil erosions and floods in different parts of the country. There is no definitive countrywide decadal trend in extreme precipitation intensity and occurrence. A station-wise trend clearly shows the increase in extreme precipitation events in western mountainous regions in the recent decades. In other locations, the mixed patterns of station-wise increasing and decreasing trends are found.", "author" : [ { "dropping-particle" : "", "family" : "Talchabhadel", "given" : "Rocky", "non-dropping-particle" : "", "parse-names" : false, "suffix" : "" }, { "dropping-particle" : "", "family" : "Karki", "given" : "Ramchandra", "non-dropping-particle" : "", "parse-names" : false, "suffix" : "" }, { "dropping-particle" : "", "family" : "Thapa", "given" : "Bhesh Raj", "non-dropping-particle" : "", "parse-names" : false, "suffix" : "" }, { "dropping-particle" : "", "family" : "Maharjan", "given" : "Manisha", "non-dropping-particle" : "", "parse-names" : false, "suffix" : "" }, { "dropping-particle" : "", "family" : "Parajuli", "given" : "Binod", "non-dropping-particle" : "", "parse-names" : false, "suffix" : "" } ], "container-title" : "International Journal of Climatology", "id" : "ITEM-1", "issue" : "11", "issued" : { "date-parts" : [ [ "2018", "9" ] ] }, "page" : "4296-4313", "publisher" : "John Wiley &amp; Sons, Ltd", "title" : "Spatio-temporal variability of extreme precipitation in Nepal", "translator" : [ { "dropping-particle" : "", "family" : "Q5956", "given" : "", "non-dropping-particle" : "", "parse-names" : false, "suffix" : "" } ], "type" : "article-journal", "volume" : "38" }, "uris" : [ "http://www.mendeley.com/documents/?uuid=edaca770-2201-4c61-8c49-4ac5cbad1493", "http://www.mendeley.com/documents/?uuid=c3ab6675-697d-4821-a664-78d19711235d" ] }, { "id" : "ITEM-2", "itemData" : { "DOI" : "10.1002/joc.4081", "ISBN" : "08998418", "ISSN" : "10970088", "abstract" : "Over the last few decades, weather and climate extremes have become a major focus of researchers, the media and general public due to their damaging effects on human society and infrastructure. Trends in indices of climate extremes are studied for the South Asian region using high-quality records of daily temperature and precipitation observations. Data records from 210 (265) temperature (precipitation) observation stations are analysed over the period 1971\u20132000 (1961\u20132000). Spatial maps of station trends, time series of regional averages and frequency distribution analysis form the basis of this study. Due to the highly diverse geography of the South Asian region, the results are also described for some specific regions, such as the island of Sri Lanka; the tropical region (excluding Sri Lanka); the Greater Himalayas above 35 \u2218 N, the Eastern Himalayas (Nepal) and the Thar Desert. Generally, changes in the frequency of temperature extremes over South Asia are what one would expect in a warming world; warm extremes have become more common and cold extremes less common. The warming influence is greater in the Eastern Himalayas compared with that in the Greater Himalayas. The Thar Desert also shows enhanced warming, but increases are mostly less than in the Eastern Himalayas. Changes in the indices of extreme precipitation are more mixed than those of temperature, with spatially coherent changes evident only at relatively small scales. Nevertheless, most extreme precipitation indices show increases in the South Asia average, consistent with globally averaged results. The indices trends are further studied in the context of Atmospheric Brown Clouds (ABCs) over the region. Countries falling within the ABC hotspot namely Indo-Gangetic Plain (IGP) have shown a different behaviour on the trends of extreme indices compared with the parts outside this hotspot. IGP has increased temperature and decreased rainfall and tally closely with the actual trends.", "author" : [ { "dropping-particle" : "", "family" : "Sheikh", "given" : "M. M.", "non-dropping-particle" : "", "parse-names" : false, "suffix" : "" }, { "dropping-particle" : "", "family" : "Manzoor", "given" : "N.", "non-dropping-particle" : "", "parse-names" : false, "suffix" : "" }, { "dropping-particle" : "", "family" : "Ashraf", "given" : "J.", "non-dropping-particle" : "", "parse-names" : false, "suffix" : "" }, { "dropping-particle" : "", "family" : "Adnan", "given" : "M.", "non-dropping-particle" : "", "parse-names" : false, "suffix" : "" }, { "dropping-particle" : "", "family" : "Collins", "given" : "D.", "non-dropping-particle" : "", "parse-names" : false, "suffix" : "" }, { "dropping-particle" : "", "family" : "Hameed", "given" : "S.", "non-dropping-particle" : "", "parse-names" : false, "suffix" : "" }, { "dropping-particle" : "", "family" : "Manton", "given" : "M. J.", "non-dropping-particle" : "", "parse-names" : false, "suffix" : "" }, { "dropping-particle" : "", "family" : "Ahmed", "given" : "A. U.", "non-dropping-particle" : "", "parse-names" : false, "suffix" : "" }, { "dropping-particle" : "", "family" : "Baidya", "given" : "S. K.", "non-dropping-particle" : "", "parse-names" : false, "suffix" : "" }, { "dropping-particle" : "", "family" : "Borgaonkar", "given" : "H. P.", "non-dropping-particle" : "", "parse-names" : false, "suffix" : "" }, { "dropping-particle" : "", "family" : "Islam", "given" : "N.", "non-dropping-particle" : "", "parse-names" : false, "suffix" : "" }, { "dropping-particle" : "", "family" : "Jayasinghearachchi", "given" : "D.", "non-dropping-particle" : "", "parse-names" : false, "suffix" : "" }, { "dropping-particle" : "", "family" : "Kothawale", "given" : "D. R.", "non-dropping-particle" : "", "parse-names" : false, "suffix" : "" }, { "dropping-particle" : "", "family" : "Premalal", "given" : "K. H.M.S.", "non-dropping-particle" : "", "parse-names" : false, "suffix" : "" }, { "dropping-particle" : "V.", "family" : "Revadekar", "given" : "J.", "non-dropping-particle" : "", "parse-names" : false, "suffix" : "" }, { "dropping-particle" : "", "family" : "Shrestha", "given" : "M. L.", "non-dropping-particle" : "", "parse-names" : false, "suffix" : "" } ], "container-title" : "International Journal of Climatology", "id" : "ITEM-2", "issued" : { "date-parts" : [ [ "2015" ] ] }, "page" : "1625-1637", "title" : "Trends in extreme daily rainfall and temperature indices over South Asia", "translator" : [ { "dropping-particle" : "", "family" : "Q5948", "given" : "", "non-dropping-particle" : "", "parse-names" : false, "suffix" : "" } ], "type" : "article-journal", "volume" : "35" }, "uris" : [ "http://www.mendeley.com/documents/?uuid=5dd3d698-3120-4f9d-8108-f14a12f9062e", "http://www.mendeley.com/documents/?uuid=b054dceb-2755-4244-b066-1635702fa260" ] } ], "mendeley" : { "formattedCitation" : "(Sheikh et al., 2015; Talchabhadel et al., 2018)", "manualFormatting" : "(Sheikh et al., 2015; Talchabhadel et al., 2018)", "plainTextFormattedCitation" : "(Sheikh et al., 2015; Talchabhadel et al., 2018)", "previouslyFormattedCitation" : "(Sheikh et al., 2015; Talchabhadel et al., 2018)" }, "properties" : { "noteIndex" : 0 }, "schema" : "https://github.com/citation-style-language/schema/raw/master/csl-citation.json" }</w:instrText>
      </w:r>
      <w:r w:rsidRPr="00963C3D">
        <w:rPr>
          <w:rFonts w:eastAsia="MS Mincho"/>
          <w:lang w:val="en-GB"/>
        </w:rPr>
        <w:fldChar w:fldCharType="separate"/>
      </w:r>
      <w:r w:rsidR="00E41CA2">
        <w:rPr>
          <w:rFonts w:eastAsia="MS Mincho"/>
          <w:noProof/>
          <w:lang w:val="en-US"/>
        </w:rPr>
        <w:t>(Sheikh et al., 2015; Talchabhadel et al., 2018)</w:t>
      </w:r>
      <w:r w:rsidRPr="00963C3D">
        <w:rPr>
          <w:rFonts w:eastAsia="MS Mincho"/>
          <w:lang w:val="en-GB"/>
        </w:rPr>
        <w:fldChar w:fldCharType="end"/>
      </w:r>
      <w:r w:rsidRPr="00FB6EB0">
        <w:rPr>
          <w:rFonts w:eastAsia="MS Mincho"/>
          <w:lang w:val="en-US"/>
        </w:rPr>
        <w:t>.</w:t>
      </w:r>
      <w:r w:rsidRPr="00441820">
        <w:rPr>
          <w:rFonts w:eastAsia="MS Mincho"/>
          <w:lang w:val="en-GB"/>
        </w:rPr>
        <w:t xml:space="preserve"> </w:t>
      </w:r>
      <w:r>
        <w:rPr>
          <w:rFonts w:eastAsia="MS Mincho"/>
          <w:lang w:val="en-GB"/>
        </w:rPr>
        <w:t>The number of consecutive wet days</w:t>
      </w:r>
      <w:r w:rsidRPr="00CB2BDA">
        <w:rPr>
          <w:rFonts w:eastAsia="MS Mincho"/>
          <w:lang w:val="en-GB"/>
        </w:rPr>
        <w:t xml:space="preserve"> </w:t>
      </w:r>
      <w:r>
        <w:rPr>
          <w:rFonts w:eastAsia="MS Mincho"/>
          <w:lang w:val="en-GB"/>
        </w:rPr>
        <w:t>has increased over 1961</w:t>
      </w:r>
      <w:r w:rsidRPr="00CB2BDA">
        <w:rPr>
          <w:rFonts w:cs="Times New Roman"/>
          <w:lang w:val="en-GB"/>
        </w:rPr>
        <w:t>–</w:t>
      </w:r>
      <w:r>
        <w:rPr>
          <w:rFonts w:eastAsia="MS Mincho"/>
          <w:lang w:val="en-GB"/>
        </w:rPr>
        <w:t>2012, but with no uniform trend in consecutive dry days</w:t>
      </w:r>
      <w:r w:rsidRPr="00FB13C5">
        <w:rPr>
          <w:rFonts w:eastAsia="MS Mincho"/>
          <w:lang w:val="en-GB"/>
        </w:rPr>
        <w:t xml:space="preserve"> </w:t>
      </w:r>
      <w:del w:id="2123" w:author="Robin Matthews" w:date="2021-07-11T19:57:00Z">
        <w:r w:rsidRPr="00FB13C5" w:rsidDel="00C24F7C">
          <w:rPr>
            <w:rFonts w:eastAsia="MS Mincho"/>
            <w:noProof/>
            <w:lang w:val="en-GB"/>
          </w:rPr>
          <w:delText>(</w:delText>
        </w:r>
      </w:del>
      <w:commentRangeStart w:id="2124"/>
      <w:r w:rsidRPr="00FB13C5">
        <w:rPr>
          <w:rFonts w:eastAsia="MS Mincho"/>
          <w:lang w:val="en-GB"/>
        </w:rPr>
        <w:fldChar w:fldCharType="begin" w:fldLock="1"/>
      </w:r>
      <w:ins w:id="2125" w:author="Robin Matthews" w:date="2021-07-11T19:57:00Z">
        <w:r w:rsidR="00C24F7C">
          <w:rPr>
            <w:rFonts w:eastAsia="MS Mincho"/>
            <w:lang w:val="en-GB"/>
          </w:rPr>
          <w:instrText>ADDIN CSL_CITATION { "citationItems" : [ { "id" : "ITEM-1", "itemData" : { "DOI" : "10.1016/j.accre.2017.08.002", "ISSN" : "16749278", "author" : [ { "dropping-particle" : "", "family" : "Zhan", "given" : "Yun-Jian", "non-dropping-particle" : "", "parse-names" : false, "suffix" : "" }, { "dropping-particle" : "", "family" : "Ren", "given" : "Guo-Yu", "non-dropping-particle" : "", "parse-names" : false, "suffix" : "" }, { "dropping-particle" : "", "family" : "Shrestha", "given" : "Arun Bhaka", "non-dropping-particle" : "", "parse-names" : false, "suffix" : "" }, { "dropping-particle" : "", "family" : "Rajbhandari", "given" : "Rupak", "non-dropping-particle" : "", "parse-names" : false, "suffix" : "" }, { "dropping-particle" : "", "family" : "Ren", "given" : "Yu-Yu", "non-dropping-particle" : "", "parse-names" : false, "suffix" : "" }, { "dropping-particle" : "", "family" : "Sanjay", "given" : "Jayanarayanan", "non-dropping-particle" : "", "parse-names" : false, "suffix" : "" }, { "dropping-particle" : "", "family" : "Xu", "given" : "Yan", "non-dropping-particle" : "", "parse-names" : false, "suffix" : "" }, { "dropping-particle" : "", "family" : "Sun", "given" : "Xiu-Bao", "non-dropping-particle" : "", "parse-names" : false, "suffix" : "" }, { "dropping-particle" : "", "family" : "You", "given" : "Qing-Long", "non-dropping-particle" : "", "parse-names" : false, "suffix" : "" }, { "dropping-particle" : "", "family" : "Wang", "given" : "Shu", "non-dropping-particle" : "", "parse-names" : false, "suffix" : "" } ], "container-title" : "Advances in Climate Change Research", "id" : "ITEM-1", "issue" : "3", "issued" : { "date-parts" : [ [ "2017", "9" ] ] }, "page" : "166-175", "title" : "Changes in extreme precipitation events over the Hindu Kush Himalayan region during 1961\u20132012", "translator" : [ { "dropping-particle" : "", "family" : "Q5721", "given" : "", "non-dropping-particle" : "", "parse-names" : false, "suffix" : "" } ], "type" : "article-journal", "volume" : "8" }, "uris" : [ "http://www.mendeley.com/documents/?uuid=c206efcd-a2e5-4a6e-b639-913b22b9dd4f", "http://www.mendeley.com/documents/?uuid=88860800-5a85-4369-8827-7cd9ef518ede" ] } ], "mendeley" : { "formattedCitation" : "(Zhan et al., 2017)", "manualFormatting" : "(Zhan et al., 2017)", "plainTextFormattedCitation" : "(Zhan et al., 2017)", "previouslyFormattedCitation" : "(Zhan et al., 2017)" }, "properties" : { "noteIndex" : 0 }, "schema" : "https://github.com/citation-style-language/schema/raw/master/csl-citation.json" }</w:instrText>
        </w:r>
      </w:ins>
      <w:del w:id="2126" w:author="Robin Matthews" w:date="2021-07-11T19:57:00Z">
        <w:r w:rsidR="000465A7" w:rsidDel="00C24F7C">
          <w:rPr>
            <w:rFonts w:eastAsia="MS Mincho"/>
            <w:lang w:val="en-GB"/>
          </w:rPr>
          <w:delInstrText>ADDIN CSL_CITATION { "citationItems" : [ { "id" : "ITEM-1", "itemData" : { "DOI" : "10.1016/j.accre.2017.08.002", "ISSN" : "16749278", "author" : [ { "dropping-particle" : "", "family" : "Zhan", "given" : "Yun-Jian", "non-dropping-particle" : "", "parse-names" : false, "suffix" : "" }, { "dropping-particle" : "", "family" : "Ren", "given" : "Guo-Yu", "non-dropping-particle" : "", "parse-names" : false, "suffix" : "" }, { "dropping-particle" : "", "family" : "Shrestha", "given" : "Arun Bhaka", "non-dropping-particle" : "", "parse-names" : false, "suffix" : "" }, { "dropping-particle" : "", "family" : "Rajbhandari", "given" : "Rupak", "non-dropping-particle" : "", "parse-names" : false, "suffix" : "" }, { "dropping-particle" : "", "family" : "Ren", "given" : "Yu-Yu", "non-dropping-particle" : "", "parse-names" : false, "suffix" : "" }, { "dropping-particle" : "", "family" : "Sanjay", "given" : "Jayanarayanan", "non-dropping-particle" : "", "parse-names" : false, "suffix" : "" }, { "dropping-particle" : "", "family" : "Xu", "given" : "Yan", "non-dropping-particle" : "", "parse-names" : false, "suffix" : "" }, { "dropping-particle" : "", "family" : "Sun", "given" : "Xiu-Bao", "non-dropping-particle" : "", "parse-names" : false, "suffix" : "" }, { "dropping-particle" : "", "family" : "You", "given" : "Qing-Long", "non-dropping-particle" : "", "parse-names" : false, "suffix" : "" }, { "dropping-particle" : "", "family" : "Wang", "given" : "Shu", "non-dropping-particle" : "", "parse-names" : false, "suffix" : "" } ], "container-title" : "Advances in Climate Change Research", "id" : "ITEM-1", "issue" : "3", "issued" : { "date-parts" : [ [ "2017", "9" ] ] }, "page" : "166-175", "title" : "Changes in extreme precipitation events over the Hindu Kush Himalayan region during 1961\u20132012", "translator" : [ { "dropping-particle" : "", "family" : "Q5721", "given" : "", "non-dropping-particle" : "", "parse-names" : false, "suffix" : "" } ], "type" : "article-journal", "volume" : "8" }, "uris" : [ "http://www.mendeley.com/documents/?uuid=c206efcd-a2e5-4a6e-b639-913b22b9dd4f", "http://www.mendeley.com/documents/?uuid=88860800-5a85-4369-8827-7cd9ef518ede" ] } ], "mendeley" : { "formattedCitation" : "(Zhan et al., 2017)", "manualFormatting" : "Zhan et al., 2017)", "plainTextFormattedCitation" : "(Zhan et al., 2017)", "previouslyFormattedCitation" : "(Zhan et al., 2017)" }, "properties" : { "noteIndex" : 0 }, "schema" : "https://github.com/citation-style-language/schema/raw/master/csl-citation.json" }</w:delInstrText>
        </w:r>
      </w:del>
      <w:r w:rsidRPr="00FB13C5">
        <w:rPr>
          <w:rFonts w:eastAsia="MS Mincho"/>
          <w:lang w:val="en-GB"/>
        </w:rPr>
        <w:fldChar w:fldCharType="separate"/>
      </w:r>
      <w:del w:id="2127" w:author="Robin Matthews" w:date="2021-07-11T19:57:00Z">
        <w:r w:rsidR="00E41CA2" w:rsidDel="00C24F7C">
          <w:rPr>
            <w:rFonts w:eastAsia="MS Mincho"/>
            <w:noProof/>
            <w:lang w:val="en-GB"/>
          </w:rPr>
          <w:delText>Z</w:delText>
        </w:r>
      </w:del>
      <w:ins w:id="2128" w:author="Robin Matthews" w:date="2021-07-11T19:57:00Z">
        <w:r w:rsidR="00C24F7C">
          <w:rPr>
            <w:rFonts w:eastAsia="MS Mincho"/>
            <w:noProof/>
            <w:lang w:val="en-GB"/>
          </w:rPr>
          <w:t>(Z</w:t>
        </w:r>
      </w:ins>
      <w:r w:rsidR="00E41CA2">
        <w:rPr>
          <w:rFonts w:eastAsia="MS Mincho"/>
          <w:noProof/>
          <w:lang w:val="en-GB"/>
        </w:rPr>
        <w:t>han et al., 2017)</w:t>
      </w:r>
      <w:r w:rsidRPr="00FB13C5">
        <w:rPr>
          <w:rFonts w:eastAsia="MS Mincho"/>
          <w:lang w:val="en-GB"/>
        </w:rPr>
        <w:fldChar w:fldCharType="end"/>
      </w:r>
      <w:commentRangeEnd w:id="2124"/>
      <w:r w:rsidR="00E41CA2">
        <w:rPr>
          <w:rStyle w:val="CommentReference"/>
          <w:rFonts w:asciiTheme="minorHAnsi" w:eastAsiaTheme="minorHAnsi" w:hAnsiTheme="minorHAnsi"/>
          <w:lang w:eastAsia="en-US"/>
        </w:rPr>
        <w:commentReference w:id="2124"/>
      </w:r>
      <w:r w:rsidRPr="00FB13C5">
        <w:rPr>
          <w:rFonts w:eastAsia="MS Mincho"/>
          <w:lang w:val="en-GB"/>
        </w:rPr>
        <w:t xml:space="preserve">. </w:t>
      </w:r>
      <w:r w:rsidRPr="001F6DF6">
        <w:rPr>
          <w:rFonts w:cs="Times New Roman"/>
          <w:lang w:val="en-GB"/>
        </w:rPr>
        <w:t xml:space="preserve">There is </w:t>
      </w:r>
      <w:r w:rsidRPr="001F6DF6">
        <w:rPr>
          <w:rFonts w:cs="Times New Roman"/>
          <w:i/>
          <w:lang w:val="en-GB"/>
        </w:rPr>
        <w:t>medium confidence</w:t>
      </w:r>
      <w:r w:rsidRPr="001F6DF6">
        <w:rPr>
          <w:rFonts w:cs="Times New Roman"/>
          <w:lang w:val="en-GB"/>
        </w:rPr>
        <w:t xml:space="preserve"> that the eastern-central HKH has experienced decreased summer precipitation</w:t>
      </w:r>
      <w:r w:rsidRPr="00FB13C5">
        <w:rPr>
          <w:rFonts w:cs="Times New Roman"/>
          <w:lang w:val="en-GB"/>
        </w:rPr>
        <w:t xml:space="preserve"> (Section 10.6.3). There is </w:t>
      </w:r>
      <w:r w:rsidRPr="00FB13C5">
        <w:rPr>
          <w:rFonts w:cs="Times New Roman"/>
          <w:i/>
          <w:lang w:val="en-GB" w:eastAsia="zh-CN"/>
        </w:rPr>
        <w:t>medium</w:t>
      </w:r>
      <w:r w:rsidRPr="00FB13C5">
        <w:rPr>
          <w:rFonts w:cs="Times New Roman"/>
          <w:i/>
          <w:lang w:val="en-GB"/>
        </w:rPr>
        <w:t xml:space="preserve"> confid</w:t>
      </w:r>
      <w:r w:rsidRPr="00CB2BDA">
        <w:rPr>
          <w:rFonts w:cs="Times New Roman"/>
          <w:i/>
          <w:lang w:val="en-GB"/>
        </w:rPr>
        <w:t>ence</w:t>
      </w:r>
      <w:r w:rsidRPr="00CB2BDA">
        <w:rPr>
          <w:rFonts w:cs="Times New Roman"/>
          <w:lang w:val="en-US"/>
        </w:rPr>
        <w:t xml:space="preserve"> </w:t>
      </w:r>
      <w:r w:rsidRPr="00CB2BDA">
        <w:rPr>
          <w:rFonts w:cs="Times New Roman"/>
          <w:lang w:val="en-GB"/>
        </w:rPr>
        <w:t xml:space="preserve">in the increase of </w:t>
      </w:r>
      <w:r w:rsidRPr="00CB2BDA">
        <w:rPr>
          <w:rFonts w:cs="Times New Roman"/>
          <w:lang w:val="en-GB" w:eastAsia="zh-CN"/>
        </w:rPr>
        <w:t>summer</w:t>
      </w:r>
      <w:r w:rsidRPr="00CB2BDA">
        <w:rPr>
          <w:rFonts w:cs="Times New Roman"/>
          <w:lang w:val="en-GB"/>
        </w:rPr>
        <w:t xml:space="preserve"> extreme</w:t>
      </w:r>
      <w:r w:rsidRPr="00CB2BDA">
        <w:rPr>
          <w:rFonts w:cs="Times New Roman"/>
          <w:lang w:val="en-GB" w:eastAsia="zh-CN"/>
        </w:rPr>
        <w:t xml:space="preserve"> </w:t>
      </w:r>
      <w:r w:rsidRPr="00CB2BDA">
        <w:rPr>
          <w:rFonts w:cs="Times New Roman"/>
          <w:lang w:val="en-GB"/>
        </w:rPr>
        <w:t xml:space="preserve">precipitation over the western HKH. </w:t>
      </w:r>
    </w:p>
    <w:p w14:paraId="4B3BF4F0" w14:textId="77777777" w:rsidR="00124A8A" w:rsidRPr="00362EA1" w:rsidRDefault="00124A8A" w:rsidP="00124A8A">
      <w:pPr>
        <w:pStyle w:val="AR6BodyText"/>
        <w:shd w:val="clear" w:color="auto" w:fill="DEEAF6" w:themeFill="accent1" w:themeFillTint="33"/>
        <w:rPr>
          <w:rFonts w:cs="Times New Roman"/>
          <w:lang w:val="en-US" w:eastAsia="zh-CN"/>
        </w:rPr>
      </w:pPr>
    </w:p>
    <w:p w14:paraId="5630727B" w14:textId="77777777" w:rsidR="00124A8A" w:rsidRDefault="00124A8A" w:rsidP="00124A8A">
      <w:pPr>
        <w:pStyle w:val="AR6BodyText"/>
        <w:shd w:val="clear" w:color="auto" w:fill="DEEAF6" w:themeFill="accent1" w:themeFillTint="33"/>
        <w:rPr>
          <w:rFonts w:cs="Times New Roman"/>
          <w:b/>
          <w:i/>
          <w:lang w:val="en-US" w:eastAsia="zh-CN"/>
        </w:rPr>
      </w:pPr>
      <w:r w:rsidRPr="00CB2BDA">
        <w:rPr>
          <w:rFonts w:cs="Times New Roman"/>
          <w:b/>
          <w:i/>
          <w:lang w:val="en-US" w:eastAsia="zh-CN"/>
        </w:rPr>
        <w:t>Glacier</w:t>
      </w:r>
      <w:r>
        <w:rPr>
          <w:rFonts w:cs="Times New Roman"/>
          <w:b/>
          <w:i/>
          <w:lang w:val="en-US" w:eastAsia="zh-CN"/>
        </w:rPr>
        <w:t xml:space="preserve"> trends</w:t>
      </w:r>
    </w:p>
    <w:p w14:paraId="1BA4AF14" w14:textId="6539D638" w:rsidR="00124A8A" w:rsidRPr="00FB3DB3" w:rsidRDefault="00124A8A" w:rsidP="00124A8A">
      <w:pPr>
        <w:pStyle w:val="AR6BodyText"/>
        <w:shd w:val="clear" w:color="auto" w:fill="DEEAF6" w:themeFill="accent1" w:themeFillTint="33"/>
        <w:rPr>
          <w:lang w:val="en-US"/>
        </w:rPr>
      </w:pPr>
      <w:r>
        <w:rPr>
          <w:rFonts w:cs="Times New Roman"/>
          <w:lang w:val="en-US" w:eastAsia="zh-CN"/>
        </w:rPr>
        <w:t>The SROCC assessed that snow cover has declined in duration, depth and accumulated mass at lower elevations in mountain regions, including the HKH</w:t>
      </w:r>
      <w:r w:rsidRPr="000731C7">
        <w:rPr>
          <w:rFonts w:cs="Times New Roman"/>
          <w:lang w:val="en-US" w:eastAsia="zh-CN"/>
        </w:rPr>
        <w:t xml:space="preserve"> </w:t>
      </w:r>
      <w:r>
        <w:rPr>
          <w:rFonts w:cs="Times New Roman"/>
          <w:lang w:val="en-US" w:eastAsia="zh-CN"/>
        </w:rPr>
        <w:t>(</w:t>
      </w:r>
      <w:r w:rsidRPr="006875E2">
        <w:rPr>
          <w:rFonts w:cs="Times New Roman"/>
          <w:i/>
          <w:iCs/>
          <w:lang w:val="en-US" w:eastAsia="zh-CN"/>
        </w:rPr>
        <w:t>high confidence</w:t>
      </w:r>
      <w:r w:rsidRPr="00086B07">
        <w:rPr>
          <w:rFonts w:cs="Times New Roman"/>
          <w:lang w:val="en-US" w:eastAsia="zh-CN"/>
        </w:rPr>
        <w:t>)</w:t>
      </w:r>
      <w:r>
        <w:rPr>
          <w:rFonts w:cs="Times New Roman"/>
          <w:lang w:val="en-US" w:eastAsia="zh-CN"/>
        </w:rPr>
        <w:t xml:space="preserve">. </w:t>
      </w:r>
      <w:r>
        <w:rPr>
          <w:rFonts w:cs="Times New Roman"/>
          <w:lang w:val="en-GB" w:eastAsia="zh-CN"/>
        </w:rPr>
        <w:t>Glaciers are losing mass (</w:t>
      </w:r>
      <w:r w:rsidRPr="00430ABB">
        <w:rPr>
          <w:rFonts w:cs="Times New Roman"/>
          <w:i/>
          <w:iCs/>
          <w:lang w:val="en-GB" w:eastAsia="zh-CN"/>
        </w:rPr>
        <w:t xml:space="preserve">very </w:t>
      </w:r>
      <w:r>
        <w:rPr>
          <w:rFonts w:cs="Times New Roman"/>
          <w:i/>
          <w:iCs/>
          <w:lang w:val="en-GB" w:eastAsia="zh-CN"/>
        </w:rPr>
        <w:t>high confidence</w:t>
      </w:r>
      <w:r w:rsidRPr="001B1D75">
        <w:rPr>
          <w:rFonts w:cs="Times New Roman"/>
          <w:lang w:val="en-GB" w:eastAsia="zh-CN"/>
        </w:rPr>
        <w:t>)</w:t>
      </w:r>
      <w:r>
        <w:rPr>
          <w:rFonts w:cs="Times New Roman"/>
          <w:lang w:val="en-GB" w:eastAsia="zh-CN"/>
        </w:rPr>
        <w:t xml:space="preserve"> and permafrost is warming (</w:t>
      </w:r>
      <w:r w:rsidRPr="006875E2">
        <w:rPr>
          <w:rFonts w:cs="Times New Roman"/>
          <w:i/>
          <w:iCs/>
          <w:lang w:val="en-US" w:eastAsia="zh-CN"/>
        </w:rPr>
        <w:t>high confidence</w:t>
      </w:r>
      <w:r>
        <w:rPr>
          <w:rFonts w:cs="Times New Roman"/>
          <w:lang w:val="en-GB" w:eastAsia="zh-CN"/>
        </w:rPr>
        <w:t>) over high mountains</w:t>
      </w:r>
      <w:r>
        <w:rPr>
          <w:rFonts w:cs="Times New Roman"/>
          <w:iCs/>
          <w:lang w:val="en-US" w:eastAsia="zh-CN"/>
        </w:rPr>
        <w:t xml:space="preserve"> </w:t>
      </w:r>
      <w:r>
        <w:rPr>
          <w:rFonts w:cs="Times New Roman"/>
          <w:lang w:val="en-GB" w:eastAsia="zh-CN"/>
        </w:rPr>
        <w:t xml:space="preserve">in recent decades, </w:t>
      </w:r>
      <w:r>
        <w:rPr>
          <w:rFonts w:cs="Times New Roman"/>
          <w:iCs/>
          <w:lang w:val="en-US" w:eastAsia="zh-CN"/>
        </w:rPr>
        <w:t>and it</w:t>
      </w:r>
      <w:r>
        <w:rPr>
          <w:rFonts w:cs="Times New Roman"/>
          <w:lang w:val="en-GB" w:eastAsia="zh-CN"/>
        </w:rPr>
        <w:t xml:space="preserve"> </w:t>
      </w:r>
      <w:r w:rsidRPr="00EF697B">
        <w:rPr>
          <w:rFonts w:cs="Times New Roman"/>
          <w:lang w:val="en-US" w:eastAsia="zh-CN"/>
        </w:rPr>
        <w:t xml:space="preserve">is </w:t>
      </w:r>
      <w:r w:rsidRPr="006875E2">
        <w:rPr>
          <w:rFonts w:cs="Times New Roman"/>
          <w:i/>
          <w:iCs/>
          <w:lang w:val="en-US" w:eastAsia="zh-CN"/>
        </w:rPr>
        <w:t>very likely</w:t>
      </w:r>
      <w:r w:rsidRPr="00EF697B">
        <w:rPr>
          <w:rFonts w:cs="Times New Roman"/>
          <w:lang w:val="en-US" w:eastAsia="zh-CN"/>
        </w:rPr>
        <w:t xml:space="preserve"> that atmospheric warming is the </w:t>
      </w:r>
      <w:r>
        <w:rPr>
          <w:rFonts w:cs="Times New Roman"/>
          <w:lang w:val="en-US" w:eastAsia="zh-CN"/>
        </w:rPr>
        <w:t>main</w:t>
      </w:r>
      <w:r w:rsidRPr="00EF697B">
        <w:rPr>
          <w:rFonts w:cs="Times New Roman"/>
          <w:lang w:val="en-US" w:eastAsia="zh-CN"/>
        </w:rPr>
        <w:t xml:space="preserve"> driver</w:t>
      </w:r>
      <w:r>
        <w:rPr>
          <w:rFonts w:cs="Times New Roman"/>
          <w:lang w:val="en-US" w:eastAsia="zh-CN"/>
        </w:rPr>
        <w:t>. A</w:t>
      </w:r>
      <w:r w:rsidRPr="00CB2BDA">
        <w:rPr>
          <w:rFonts w:cs="Times New Roman"/>
          <w:lang w:val="en-US" w:eastAsia="zh-CN"/>
        </w:rPr>
        <w:t xml:space="preserve"> significant reduction in </w:t>
      </w:r>
      <w:r>
        <w:rPr>
          <w:rFonts w:cs="Times New Roman"/>
          <w:lang w:val="en-US" w:eastAsia="zh-CN"/>
        </w:rPr>
        <w:t xml:space="preserve">HKH </w:t>
      </w:r>
      <w:r w:rsidRPr="00CB2BDA">
        <w:rPr>
          <w:rFonts w:cs="Times New Roman"/>
          <w:lang w:val="en-US" w:eastAsia="zh-CN"/>
        </w:rPr>
        <w:t>glacier area ha</w:t>
      </w:r>
      <w:r>
        <w:rPr>
          <w:rFonts w:cs="Times New Roman"/>
          <w:lang w:val="en-US" w:eastAsia="zh-CN"/>
        </w:rPr>
        <w:t>s</w:t>
      </w:r>
      <w:r w:rsidRPr="00CB2BDA">
        <w:rPr>
          <w:rFonts w:cs="Times New Roman"/>
          <w:lang w:val="en-US" w:eastAsia="zh-CN"/>
        </w:rPr>
        <w:t xml:space="preserve"> been observed since the 1970s, with smaller glaciers </w:t>
      </w:r>
      <w:r>
        <w:rPr>
          <w:rFonts w:cs="Times New Roman"/>
          <w:lang w:val="en-US" w:eastAsia="zh-CN"/>
        </w:rPr>
        <w:t xml:space="preserve">generally </w:t>
      </w:r>
      <w:r w:rsidRPr="00CB2BDA">
        <w:rPr>
          <w:rFonts w:cs="Times New Roman"/>
          <w:lang w:val="en-US" w:eastAsia="zh-CN"/>
        </w:rPr>
        <w:t>shrinking faster</w:t>
      </w:r>
      <w:r>
        <w:rPr>
          <w:rFonts w:cs="Times New Roman"/>
          <w:lang w:val="en-US" w:eastAsia="zh-CN"/>
        </w:rPr>
        <w:t xml:space="preserve"> </w:t>
      </w:r>
      <w:r>
        <w:rPr>
          <w:rFonts w:cs="Times New Roman"/>
          <w:lang w:val="en-US" w:eastAsia="zh-CN"/>
        </w:rPr>
        <w:fldChar w:fldCharType="begin" w:fldLock="1"/>
      </w:r>
      <w:r w:rsidR="000465A7">
        <w:rPr>
          <w:rFonts w:cs="Times New Roman"/>
          <w:lang w:val="en-US" w:eastAsia="zh-CN"/>
        </w:rPr>
        <w:instrText>ADDIN CSL_CITATION { "citationItems" : [ { "id" : "ITEM-1",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"mendeley" : { "formattedCitation" : "(Bolch et al., 2019)", "manualFormatting" : "(e.g., Bolch et al., 2019)", "plainTextFormattedCitation" : "(Bolch et al., 2019)", "previouslyFormattedCitation" : "(Bolch et al., 2019)"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val="en-US" w:eastAsia="zh-CN"/>
        </w:rPr>
        <w:t>(e.g., Bolch et al., 2019)</w:t>
      </w:r>
      <w:r>
        <w:rPr>
          <w:rFonts w:cs="Times New Roman"/>
          <w:lang w:val="en-US" w:eastAsia="zh-CN"/>
        </w:rPr>
        <w:fldChar w:fldCharType="end"/>
      </w:r>
      <w:r w:rsidRPr="00086B07">
        <w:rPr>
          <w:rFonts w:cs="Times New Roman"/>
          <w:lang w:val="en-US" w:eastAsia="zh-CN"/>
        </w:rPr>
        <w:t xml:space="preserve">. </w:t>
      </w:r>
      <w:r>
        <w:rPr>
          <w:rFonts w:cs="Times New Roman"/>
          <w:lang w:val="en-US" w:eastAsia="zh-CN"/>
        </w:rPr>
        <w:t xml:space="preserve">HKH glacier mass loss took place at the lowest rate among high mountain areas in the last 20 years, although with one of the largest total </w:t>
      </w:r>
      <w:bookmarkStart w:id="2129" w:name="_Hlk69815221"/>
      <w:r>
        <w:rPr>
          <w:rFonts w:cs="Times New Roman"/>
          <w:lang w:val="en-US" w:eastAsia="zh-CN"/>
        </w:rPr>
        <w:t xml:space="preserve">losses </w:t>
      </w:r>
      <w:commentRangeStart w:id="2130"/>
      <w:r w:rsidR="00541BD7">
        <w:fldChar w:fldCharType="begin" w:fldLock="1"/>
      </w:r>
      <w:r w:rsidR="000465A7">
        <w:rPr>
          <w:lang w:val="en-US"/>
        </w:rPr>
        <w:instrText>ADDIN CSL_CITATION { "citationItems" : [ { "id" : "ITEM-1",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"ITEM-1",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 } ], "mendeley" : { "formattedCitation" : "(Shean et al., 2020)", "manualFormatting" : "(Shean et al., 2020", "plainTextFormattedCitation" : "(Shean et al., 2020)", "previouslyFormattedCitation" : "(Shean et al., 2020)" }, "properties" : { "noteIndex" : 0 }, "schema" : "https://github.com/citation-style-language/schema/raw/master/csl-citation.json" }</w:instrText>
      </w:r>
      <w:r w:rsidR="00541BD7">
        <w:fldChar w:fldCharType="separate"/>
      </w:r>
      <w:r w:rsidR="00E41CA2">
        <w:rPr>
          <w:noProof/>
          <w:lang w:val="en-GB"/>
        </w:rPr>
        <w:t>(Shean et al., 2020</w:t>
      </w:r>
      <w:r w:rsidR="00541BD7">
        <w:fldChar w:fldCharType="end"/>
      </w:r>
      <w:commentRangeEnd w:id="2130"/>
      <w:r w:rsidR="00E41CA2">
        <w:rPr>
          <w:rStyle w:val="CommentReference"/>
          <w:rFonts w:asciiTheme="minorHAnsi" w:eastAsiaTheme="minorHAnsi" w:hAnsiTheme="minorHAnsi"/>
          <w:lang w:eastAsia="en-US"/>
        </w:rPr>
        <w:commentReference w:id="2130"/>
      </w:r>
      <w:r w:rsidR="00541BD7" w:rsidRPr="00FF42DE">
        <w:rPr>
          <w:lang w:val="en-GB"/>
        </w:rPr>
        <w:t xml:space="preserve">; </w:t>
      </w:r>
      <w:r w:rsidR="00541BD7">
        <w:rPr>
          <w:rFonts w:cs="Times New Roman"/>
          <w:noProof/>
          <w:lang w:val="en-US" w:eastAsia="zh-CN"/>
        </w:rPr>
        <w:t>Section 9.5.1.1; Figure 9.20)</w:t>
      </w:r>
      <w:r>
        <w:rPr>
          <w:rFonts w:cs="Times New Roman"/>
          <w:lang w:val="en-US" w:eastAsia="zh-CN"/>
        </w:rPr>
        <w:t xml:space="preserve">. </w:t>
      </w:r>
      <w:bookmarkEnd w:id="2129"/>
      <w:r>
        <w:rPr>
          <w:rFonts w:cs="Times New Roman"/>
          <w:lang w:val="en-US" w:eastAsia="zh-CN"/>
        </w:rPr>
        <w:t>The h</w:t>
      </w:r>
      <w:r w:rsidRPr="00192FA8">
        <w:rPr>
          <w:rFonts w:cs="Times New Roman"/>
          <w:lang w:val="en-US" w:eastAsia="zh-CN"/>
        </w:rPr>
        <w:t>ighe</w:t>
      </w:r>
      <w:r>
        <w:rPr>
          <w:rFonts w:cs="Times New Roman"/>
          <w:lang w:val="en-US" w:eastAsia="zh-CN"/>
        </w:rPr>
        <w:t>st</w:t>
      </w:r>
      <w:r w:rsidRPr="00192FA8">
        <w:rPr>
          <w:rFonts w:cs="Times New Roman"/>
          <w:lang w:val="en-US" w:eastAsia="zh-CN"/>
        </w:rPr>
        <w:t xml:space="preserve"> mass</w:t>
      </w:r>
      <w:r>
        <w:rPr>
          <w:rFonts w:cs="Times New Roman"/>
          <w:lang w:val="en-US" w:eastAsia="zh-CN"/>
        </w:rPr>
        <w:t>-</w:t>
      </w:r>
      <w:r w:rsidRPr="00192FA8">
        <w:rPr>
          <w:rFonts w:cs="Times New Roman"/>
          <w:lang w:val="en-US" w:eastAsia="zh-CN"/>
        </w:rPr>
        <w:t xml:space="preserve">loss rates </w:t>
      </w:r>
      <w:r>
        <w:rPr>
          <w:rFonts w:cs="Times New Roman"/>
          <w:lang w:val="en-US" w:eastAsia="zh-CN"/>
        </w:rPr>
        <w:t xml:space="preserve">occurred in the eastern and northern HKH, while gains occurred </w:t>
      </w:r>
      <w:r w:rsidRPr="002425EC">
        <w:rPr>
          <w:rFonts w:cs="Times New Roman"/>
          <w:lang w:val="en-US" w:eastAsia="zh-CN"/>
        </w:rPr>
        <w:t xml:space="preserve">in </w:t>
      </w:r>
      <w:r>
        <w:rPr>
          <w:rFonts w:cs="Times New Roman"/>
          <w:lang w:val="en-US" w:eastAsia="zh-CN"/>
        </w:rPr>
        <w:t>the west</w:t>
      </w:r>
      <w:r w:rsidRPr="002425EC">
        <w:rPr>
          <w:rFonts w:cs="Times New Roman"/>
          <w:lang w:val="en-US" w:eastAsia="zh-CN"/>
        </w:rPr>
        <w:t xml:space="preserve"> </w:t>
      </w:r>
      <w:r>
        <w:rPr>
          <w:rFonts w:cs="Times New Roman"/>
          <w:lang w:val="en-US" w:eastAsia="zh-CN"/>
        </w:rPr>
        <w:fldChar w:fldCharType="begin" w:fldLock="1"/>
      </w:r>
      <w:r w:rsidR="000465A7">
        <w:rPr>
          <w:rFonts w:cs="Times New Roman"/>
          <w:lang w:val="en-US" w:eastAsia="zh-CN"/>
        </w:rPr>
        <w:instrText>ADDIN CSL_CITATION { "citationItems" : [ { "id" : "ITEM-1",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"ITEM-1",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"http://www.mendeley.com/documents/?uuid=96d53c9a-74c6-3452-b88c-6a35e69ef5d2" ] } ], "mendeley" : { "formattedCitation" : "(Shean et al., 2020)", "manualFormatting" : "(e.g., Shean et al., 2020)", "plainTextFormattedCitation" : "(Shean et al., 2020)", "previouslyFormattedCitation" : "(Shean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val="en-US" w:eastAsia="zh-CN"/>
        </w:rPr>
        <w:t>(e.g., Shean et al., 2020)</w:t>
      </w:r>
      <w:r>
        <w:rPr>
          <w:rFonts w:cs="Times New Roman"/>
          <w:lang w:val="en-US" w:eastAsia="zh-CN"/>
        </w:rPr>
        <w:fldChar w:fldCharType="end"/>
      </w:r>
      <w:r w:rsidRPr="002425EC">
        <w:rPr>
          <w:rFonts w:cs="Times New Roman"/>
          <w:lang w:val="en-US" w:eastAsia="zh-CN"/>
        </w:rPr>
        <w:t>.</w:t>
      </w:r>
      <w:r>
        <w:rPr>
          <w:rFonts w:cs="Times New Roman"/>
          <w:lang w:val="en-US" w:eastAsia="zh-CN"/>
        </w:rPr>
        <w:t xml:space="preserve"> Glacier mass gain has been coined as the “Karakoram anomaly” (Sections 9.5.1 and Section 8.3.1.7.1), explained by a</w:t>
      </w:r>
      <w:r w:rsidRPr="003A397E">
        <w:rPr>
          <w:rFonts w:cs="Times New Roman"/>
          <w:lang w:val="en-US" w:eastAsia="zh-CN"/>
        </w:rPr>
        <w:t xml:space="preserve"> combination of low</w:t>
      </w:r>
      <w:r>
        <w:rPr>
          <w:rFonts w:cs="Times New Roman"/>
          <w:lang w:val="en-US" w:eastAsia="zh-CN"/>
        </w:rPr>
        <w:t xml:space="preserve"> </w:t>
      </w:r>
      <w:r w:rsidRPr="003A397E">
        <w:rPr>
          <w:rFonts w:cs="Times New Roman"/>
          <w:lang w:val="en-US" w:eastAsia="zh-CN"/>
        </w:rPr>
        <w:t xml:space="preserve">temperature sensitivity of debris-covered glaciers, </w:t>
      </w:r>
      <w:r>
        <w:rPr>
          <w:rFonts w:cs="Times New Roman"/>
          <w:lang w:val="en-US" w:eastAsia="zh-CN"/>
        </w:rPr>
        <w:t xml:space="preserve">a </w:t>
      </w:r>
      <w:r w:rsidRPr="003A397E">
        <w:rPr>
          <w:rFonts w:cs="Times New Roman"/>
          <w:lang w:val="en-US" w:eastAsia="zh-CN"/>
        </w:rPr>
        <w:t>decrease</w:t>
      </w:r>
      <w:r>
        <w:rPr>
          <w:rFonts w:cs="Times New Roman"/>
          <w:lang w:val="en-US" w:eastAsia="zh-CN"/>
        </w:rPr>
        <w:t xml:space="preserve"> in </w:t>
      </w:r>
      <w:r w:rsidRPr="003A397E">
        <w:rPr>
          <w:rFonts w:cs="Times New Roman"/>
          <w:lang w:val="en-US" w:eastAsia="zh-CN"/>
        </w:rPr>
        <w:t>summer air temperatures, and increase</w:t>
      </w:r>
      <w:r>
        <w:rPr>
          <w:rFonts w:cs="Times New Roman"/>
          <w:lang w:val="en-US" w:eastAsia="zh-CN"/>
        </w:rPr>
        <w:t>d</w:t>
      </w:r>
      <w:r w:rsidRPr="003A397E">
        <w:rPr>
          <w:rFonts w:cs="Times New Roman"/>
          <w:lang w:val="en-US" w:eastAsia="zh-CN"/>
        </w:rPr>
        <w:t xml:space="preserve"> snowfall possibly </w:t>
      </w:r>
      <w:r>
        <w:rPr>
          <w:rFonts w:cs="Times New Roman"/>
          <w:lang w:val="en-US" w:eastAsia="zh-CN"/>
        </w:rPr>
        <w:t>linked to</w:t>
      </w:r>
      <w:r w:rsidRPr="003A397E">
        <w:rPr>
          <w:rFonts w:cs="Times New Roman"/>
          <w:lang w:val="en-US" w:eastAsia="zh-CN"/>
        </w:rPr>
        <w:t xml:space="preserve"> evapotranspiration from irrigated agriculture</w:t>
      </w:r>
      <w:r>
        <w:rPr>
          <w:rFonts w:cs="Times New Roman"/>
          <w:lang w:val="en-US" w:eastAsia="zh-CN"/>
        </w:rPr>
        <w:t xml:space="preserve"> </w:t>
      </w:r>
      <w:r>
        <w:rPr>
          <w:rFonts w:cs="Times New Roman"/>
          <w:lang w:val="en-US" w:eastAsia="zh-CN"/>
        </w:rPr>
        <w:lastRenderedPageBreak/>
        <w:fldChar w:fldCharType="begin" w:fldLock="1"/>
      </w:r>
      <w:r w:rsidR="000465A7">
        <w:rPr>
          <w:rFonts w:cs="Times New Roman"/>
          <w:lang w:val="en-US" w:eastAsia="zh-CN"/>
        </w:rPr>
        <w:instrText>ADDIN CSL_CITATION { "citationItems" : [ { "id" : "ITEM-1", "itemData" : { "DOI" : "10.5194/tc-14-3215-2020", "ISSN" : "1994-0424", "author" : [ { "dropping-particle" : "", "family" : "Kok", "given" : "Remco J.", "non-dropping-particle" : "de", "parse-names" : false, "suffix" : "" }, { "dropping-particle" : "", "family" : "Kraaijenbrink", "given" : "Philip D. A.", "non-dropping-particle" : "", "parse-names" : false, "suffix" : "" }, { "dropping-particle" : "", "family" : "Tuinenburg", "given" : "Obbe A.", "non-dropping-particle" : "", "parse-names" : false, "suffix" : "" }, { "dropping-particle" : "", "family" : "Bonekamp", "given" : "Pleun N. J.", "non-dropping-particle" : "", "parse-names" : false, "suffix" : "" }, { "dropping-particle" : "", "family" : "Immerzeel", "given" : "Walter W.", "non-dropping-particle" : "", "parse-names" : false, "suffix" : "" } ], "container-title" : "The Cryosphere", "id" : "ITEM-1", "issue" : "9", "issued" : { "date-parts" : [ [ "2020", "9", "24" ] ] }, "page" : "3215-3234", "title" : "Towards understanding the pattern of glacier mass balances in High Mountain Asia using regional climatic modelling", "translator" : [ { "dropping-particle" : "", "family" : "Q6911", "given" : "", "non-dropping-particle" : "", "parse-names" : false, "suffix" : "" } ], "type" : "article-journal", "volume" : "14" }, "uris" : [ "http://www.mendeley.com/documents/?uuid=eb89acc8-1af3-4777-ac49-93e678b26f2c" ] }, { "id" : "ITEM-2", "itemData" : { "DOI" : "10.1038/s41561-019-0513-5", "ISSN" : "1752-0894", "author" : [ { "dropping-particle" : "", "family" : "Farinotti", "given" : "Daniel", "non-dropping-particle" : "", "parse-names" : false, "suffix" : "" }, { "dropping-particle" : "", "family" : "Immerzeel", "given" : "Walter W.", "non-dropping-particle" : "", "parse-names" : false, "suffix" : "" }, { "dropping-particle" : "", "family" : "Kok", "given" : "Remco J.", "non-dropping-particle" : "de", "parse-names" : false, "suffix" : "" }, { "dropping-particle" : "", "family" : "Quincey", "given" : "Duncan J.", "non-dropping-particle" : "", "parse-names" : false, "suffix" : "" }, { "dropping-particle" : "", "family" : "Dehecq", "given" : "Amaury", "non-dropping-particle" : "", "parse-names" : false, "suffix" : "" } ], "container-title" : "Nature Geoscience", "id" : "ITEM-2", "issue" : "1", "issued" : { "date-parts" : [ [ "2020", "1", "6" ] ] }, "page" : "8-16", "title" : "Manifestations and mechanisms of the Karakoram glacier Anomaly", "translator" : [ { "dropping-particle" : "", "family" : "Q6421", "given" : "", "non-dropping-particle" : "", "parse-names" : false, "suffix" : "" } ], "type" : "article-journal", "volume" : "13" }, "uris" : [ "http://www.mendeley.com/documents/?uuid=a7922030-de11-4861-b0c7-24d7eee0c39b" ] }, { "id" : "ITEM-3", "itemData" : { "DOI" : "10.1016/j.accre.2017.04.001", "ISSN" : "16749278", "author" : [ { "dropping-particle" : "", "family" : "You", "given" : "Qing-Long", "non-dropping-particle" : "", "parse-names" : false, "suffix" : "" }, { "dropping-particle" : "", "family" : "Ren", "given" : "Guo-Yu", "non-dropping-particle" : "", "parse-names" : false, "suffix" : "" }, { "dropping-particle" : "", "family" : "Zhang", "given" : "Yu-Qing", "non-dropping-particle" : "", "parse-names" : false, "suffix" : "" }, { "dropping-particle" : "", "family" : "Ren", "given" : "Yu-Yu", "non-dropping-particle" : "", "parse-names" : false, "suffix" : "" }, { "dropping-particle" : "", "family" : "Sun", "given" : "Xiu-Bao", "non-dropping-particle" : "", "parse-names" : false, "suffix" : "" }, { "dropping-particle" : "", "family" : "Zhan", "given" : "Yun-Jian", "non-dropping-particle" : "", "parse-names" : false, "suffix" : "" }, { "dropping-particle" : "", "family" : "Shrestha", "given" : "Arun Bhakta", "non-dropping-particle" : "", "parse-names" : false, "suffix" : "" }, { "dropping-particle" : "", "family" : "Krishnan", "given" : "Raghavan", "non-dropping-particle" : "", "parse-names" : false, "suffix" : "" } ], "container-title" : "Advances in Climate Change Research", "id" : "ITEM-3", "issue" : "3", "issued" : { "date-parts" : [ [ "2017", "9" ] ] }, "page" : "141-147", "title" : "An overview of studies of observed climate change in the Hindu Kush Himalayan (HKH) region", "translator" : [ { "dropping-particle" : "", "family" : "Q5739", "given" : "", "non-dropping-particle" : "", "parse-names" : false, "suffix" : "" } ], "type" : "article-journal", "volume" : "8" }, "uris" : [ "http://www.mendeley.com/documents/?uuid=69629226-5423-408c-80fb-c5391b9299a6" ] }, { "id" : "ITEM-4",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"ITEM-4",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"mendeley" : { "formattedCitation" : "(You et al., 2017; Bolch et al., 2019; de Kok et al., 2020a; Farinotti et al., 2020)", "plainTextFormattedCitation" : "(You et al., 2017; Bolch et al., 2019; de Kok et al., 2020a; Farinotti et al., 2020)", "previouslyFormattedCitation" : "(You et al., 2017; Bolch et al., 2019; de Kok et al., 2020a; Farinotti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eastAsia="zh-CN"/>
        </w:rPr>
        <w:t>(You et al., 2017; Bolch et al., 2019; de Kok et al., 2020a; Farinotti et al., 2020)</w:t>
      </w:r>
      <w:r>
        <w:rPr>
          <w:rFonts w:cs="Times New Roman"/>
          <w:lang w:val="en-US" w:eastAsia="zh-CN"/>
        </w:rPr>
        <w:fldChar w:fldCharType="end"/>
      </w:r>
      <w:r w:rsidRPr="00FB6EB0">
        <w:rPr>
          <w:rFonts w:cs="Times New Roman"/>
          <w:lang w:eastAsia="zh-CN"/>
        </w:rPr>
        <w:t xml:space="preserve">. </w:t>
      </w:r>
      <w:r>
        <w:rPr>
          <w:rFonts w:cs="Times New Roman"/>
          <w:lang w:val="en-US" w:eastAsia="zh-CN"/>
        </w:rPr>
        <w:t xml:space="preserve">Meanwhile, increased air temperature and decreased snowfall explain the glacier mass decrease elsewhere </w:t>
      </w:r>
      <w:r>
        <w:rPr>
          <w:rFonts w:cs="Times New Roman"/>
          <w:lang w:val="en-US" w:eastAsia="zh-CN"/>
        </w:rPr>
        <w:fldChar w:fldCharType="begin" w:fldLock="1"/>
      </w:r>
      <w:r w:rsidR="000465A7">
        <w:rPr>
          <w:rFonts w:cs="Times New Roman"/>
          <w:lang w:val="en-US" w:eastAsia="zh-CN"/>
        </w:rPr>
        <w:instrText>ADDIN CSL_CITATION { "citationItems" : [ { "id" : "ITEM-1", "itemData" : { "DOI" : "10.3389/feart.2019.00107", "ISSN" : "2296-6463", "abstract" : "There is strong variation in glacier mass balances in High Mountain Asia. Particularly interesting is the fact that glaciers are neutral or even gaining mass in the Karakoram and Kunlun Shan ranges, which is in sharp contrast with the negative mass balances in the rest of High Mountain Asia. To understand this difference, an in-depth understanding of the meteorological drivers of the glacier mass balance is required. In this study, two catchments in contrasting climatic regions, one in the central Himalaya (Langtang) and one in the Karakoram (Shimshal), are modelled at 1 kilometer grid spacing with the numerical atmospheric model WRF for the period of 2011 to 2013. Our results show that the accumulation and melt dynamics of both regions differ due to contrasting meteorological conditions. In Shimshal, 92% of the annual precipitation falls in the form of snow, in contrast with 42% in Langtang. In addition, 80% of the total snow falls above an altitude of 5000 m a.s.l., compared with 35% in Langtang. Another prominent contrast is that most of the annual snowfall falls between December and May (71%), compared with 52% in Langtang. The melt regimes are also different, with 41% less energy available for melt in Shimshal. The melt in the Karakoram is controlled by net shortwave radiation (r=0.79 \u00b1 0.01) through the relatively low glacier albedo in summer, while net longwave radiation (clouds) dominates the energy balance in the Langtang region (r=0.76 \u00b1 0.02). High amounts of snowfall and low melt rates result in a simulated positive glacier surface mass balance in Shimshal (+0.31\u00b10.06 m w.e. yr-1) for the study period, while little snowfall and high melt rates lead to a negative mass balance in Langtang (-0.40\u00b10.09 m w.e. yr-1). The melt in Shimshal is highly variable between years, and is especially sensitive to summer snow events that reset the surface albedo. We conclude that understanding glacier mass balance anomalies requires quantification and insight into subtle shifts in the energy balance and accumulation regimes at high altitude and that the sensitivity of glaciers to climate change is regionally variable.", "author" : [ { "dropping-particle" : "", "family" : "Bonekamp", "given" : "Pleun N J", "non-dropping-particle" : "", "parse-names" : false, "suffix" : "" }, { "dropping-particle" : "", "family" : "Kok", "given" : "Remco J", "non-dropping-particle" : "de", "parse-names" : false, "suffix" : "" }, { "dropping-particle" : "", "family" : "Collier", "given" : "Emily", "non-dropping-particle" : "", "parse-names" : false, "suffix" : "" }, { "dropping-particle" : "", "family" : "Immerzeel", "given" : "Walter W", "non-dropping-particle" : "", "parse-names" : false, "suffix" : "" } ], "container-title" : "Frontiers in Earth Science", "id" : "ITEM-1", "issued" : { "date-parts" : [ [ "2019" ] ] }, "page" : "107", "title" : "Contrasting Meteorological Drivers of the Glacier Mass Balance Between the Karakoram and Central Himalaya", "translator" : [ { "dropping-particle" : "", "family" : "P7588", "given" : "", "non-dropping-particle" : "", "parse-names" : false, "suffix" : "" } ], "type" : "article-journal", "volume" : "7" }, "uris" : [ "http://www.mendeley.com/documents/?uuid=0034509c-2cb1-4c31-9c62-17a7dbd17009", "http://www.mendeley.com/documents/?uuid=646bbe99-da70-438b-a458-2d211d5d56c0" ] }, { "id" : "ITEM-2", "itemData" : { "DOI" : "10.5194/tc-14-3215-2020", "ISSN" : "1994-0424", "abstract" : "&lt;p&gt;&lt;![CDATA[Abstract. Glaciers in High Mountain Asia (HMA) provide an important water resource for communities downstream, and they are markedly impacted by global warming, yet there is a lack of understanding of the observed glacier mass balances and their spatial variability. In particular, the glaciers in the western Kunlun Shan and Karakoram (WKSK) ranges show neutral to positive mass balances despite global warming. Using models of the regional climate and glacier mass balance, we reproduce the observed patterns of glacier mass balance in High Mountain Asia of the last decades within uncertainties. We show that low temperature sensitivities of glaciers and an increase in snowfall, for a large part caused by increases in evapotranspiration from irrigated agriculture, result in positive mass balances in the WKSK. The pattern of mass balances in High Mountain Asia can thus be understood from the combination of changes in climatic forcing and glacier properties, with an important role for irrigated agriculture.]]&gt;&lt;/p&gt;", "author" : [ { "dropping-particle" : "", "family" : "Kok", "given" : "Remco J.", "non-dropping-particle" : "de", "parse-names" : false, "suffix" : "" }, { "dropping-particle" : "", "family" : "Kraaijenbrink", "given" : "Philip D. A.", "non-dropping-particle" : "", "parse-names" : false, "suffix" : "" }, { "dropping-particle" : "", "family" : "Tuinenburg", "given" : "Obbe A.", "non-dropping-particle" : "", "parse-names" : false, "suffix" : "" }, { "dropping-particle" : "", "family" : "Bonekamp", "given" : "Pleun N. J.", "non-dropping-particle" : "", "parse-names" : false, "suffix" : "" }, { "dropping-particle" : "", "family" : "Immerzeel", "given" : "Walter W.", "non-dropping-particle" : "", "parse-names" : false, "suffix" : "" } ], "container-title" : "The Cryosphere", "id" : "ITEM-2", "issue" : "9", "issued" : { "date-parts" : [ [ "2020", "9", "24" ] ] }, "page" : "3215-3234", "title" : "Towards understanding the pattern of glacier mass balances in High Mountain Asia using regional climatic modelling", "translator" : [ { "dropping-particle" : "", "family" : "P8479", "given" : "", "non-dropping-particle" : "", "parse-names" : false, "suffix" : "" } ], "type" : "article-journal", "volume" : "14" }, "uris" : [ "http://www.mendeley.com/documents/?uuid=a2bcbee5-cfaf-3d45-b919-92aa1887d761", "http://www.mendeley.com/documents/?uuid=eb89acc8-1af3-4777-ac49-93e678b26f2c" ] }, { "id" : "ITEM-3", "itemData" : { "DOI" : "10.1038/s41561-019-0513-5", "ISSN" : "1752-0894", "author" : [ { "dropping-particle" : "", "family" : "Farinotti", "given" : "Daniel", "non-dropping-particle" : "", "parse-names" : false, "suffix" : "" }, { "dropping-particle" : "", "family" : "Immerzeel", "given" : "Walter W.", "non-dropping-particle" : "", "parse-names" : false, "suffix" : "" }, { "dropping-particle" : "", "family" : "Kok", "given" : "Remco J.", "non-dropping-particle" : "de", "parse-names" : false, "suffix" : "" }, { "dropping-particle" : "", "family" : "Quincey", "given" : "Duncan J.", "non-dropping-particle" : "", "parse-names" : false, "suffix" : "" }, { "dropping-particle" : "", "family" : "Dehecq", "given" : "Amaury", "non-dropping-particle" : "", "parse-names" : false, "suffix" : "" } ], "container-title" : "Nature Geoscience", "id" : "ITEM-3", "issue" : "1", "issued" : { "date-parts" : [ [ "2020", "1", "6" ] ] }, "page" : "8-16", "title" : "Manifestations and mechanisms of the Karakoram glacier Anomaly", "translator" : [ { "dropping-particle" : "", "family" : "Q6421", "given" : "", "non-dropping-particle" : "", "parse-names" : false, "suffix" : "" } ], "type" : "article-journal", "volume" : "13" }, "uris" : [ "http://www.mendeley.com/documents/?uuid=a7922030-de11-4861-b0c7-24d7eee0c39b" ] }, { "id" : "ITEM-4",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"ITEM-4",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"http://www.mendeley.com/documents/?uuid=96d53c9a-74c6-3452-b88c-6a35e69ef5d2" ] } ], "mendeley" : { "formattedCitation" : "(Bonekamp et al., 2019; de Kok et al., 2020b; Farinotti et al., 2020; Shean et al., 2020)", "plainTextFormattedCitation" : "(Bonekamp et al., 2019; de Kok et al., 2020b; Farinotti et al., 2020; Shean et al., 2020)", "previouslyFormattedCitation" : "(Bonekamp et al., 2019; de Kok et al., 2020b; Farinotti et al., 2020; Shean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eastAsia="zh-CN"/>
        </w:rPr>
        <w:t>(Bonekamp et al., 2019; de Kok et al., 2020b; Farinotti et al., 2020; Shean et al., 2020)</w:t>
      </w:r>
      <w:r>
        <w:rPr>
          <w:rFonts w:cs="Times New Roman"/>
          <w:lang w:val="en-US" w:eastAsia="zh-CN"/>
        </w:rPr>
        <w:fldChar w:fldCharType="end"/>
      </w:r>
      <w:r w:rsidRPr="00FB6EB0">
        <w:rPr>
          <w:rFonts w:cs="Times New Roman"/>
          <w:lang w:eastAsia="zh-CN"/>
        </w:rPr>
        <w:t xml:space="preserve">. </w:t>
      </w:r>
      <w:r>
        <w:rPr>
          <w:rFonts w:cs="Times New Roman"/>
          <w:lang w:val="en-US" w:eastAsia="zh-CN"/>
        </w:rPr>
        <w:t>T</w:t>
      </w:r>
      <w:r w:rsidRPr="00CB2BDA">
        <w:rPr>
          <w:rFonts w:cs="Times New Roman"/>
          <w:lang w:val="en-US" w:eastAsia="zh-CN"/>
        </w:rPr>
        <w:t xml:space="preserve">here is </w:t>
      </w:r>
      <w:r>
        <w:rPr>
          <w:rFonts w:cs="Times New Roman"/>
          <w:i/>
          <w:lang w:val="en-US" w:eastAsia="zh-CN"/>
        </w:rPr>
        <w:t>high confidence</w:t>
      </w:r>
      <w:r w:rsidRPr="00CB2BDA">
        <w:rPr>
          <w:rFonts w:cs="Times New Roman"/>
          <w:lang w:val="en-US" w:eastAsia="zh-CN"/>
        </w:rPr>
        <w:t xml:space="preserve"> that </w:t>
      </w:r>
      <w:r w:rsidRPr="00CB2BDA">
        <w:rPr>
          <w:rFonts w:ascii="Times Roman" w:hAnsi="Times Roman" w:cs="Times Roman"/>
          <w:color w:val="000000"/>
          <w:lang w:val="en-US"/>
        </w:rPr>
        <w:t xml:space="preserve">glaciers in most </w:t>
      </w:r>
      <w:r>
        <w:rPr>
          <w:rFonts w:ascii="Times Roman" w:hAnsi="Times Roman" w:cs="Times Roman"/>
          <w:color w:val="000000"/>
          <w:lang w:val="en-US"/>
        </w:rPr>
        <w:t xml:space="preserve">HKH </w:t>
      </w:r>
      <w:r w:rsidRPr="00CB2BDA">
        <w:rPr>
          <w:rFonts w:ascii="Times Roman" w:hAnsi="Times Roman" w:cs="Times Roman"/>
          <w:color w:val="000000"/>
          <w:lang w:val="en-US"/>
        </w:rPr>
        <w:t>regions have thinned, retreated and lost mass since the 1970s</w:t>
      </w:r>
      <w:r>
        <w:rPr>
          <w:rFonts w:ascii="Times Roman" w:hAnsi="Times Roman" w:cs="Times Roman"/>
          <w:color w:val="000000"/>
          <w:lang w:val="en-US"/>
        </w:rPr>
        <w:t>.</w:t>
      </w:r>
    </w:p>
    <w:p w14:paraId="17DD564E" w14:textId="77777777" w:rsidR="00124A8A" w:rsidRPr="0057559B" w:rsidRDefault="00124A8A" w:rsidP="00124A8A">
      <w:pPr>
        <w:pStyle w:val="AR6BodyText"/>
        <w:shd w:val="clear" w:color="auto" w:fill="DEEAF6" w:themeFill="accent1" w:themeFillTint="33"/>
        <w:rPr>
          <w:rFonts w:eastAsia="MS Mincho"/>
          <w:lang w:val="en-GB" w:eastAsia="zh-CN"/>
        </w:rPr>
      </w:pPr>
    </w:p>
    <w:p w14:paraId="21449F1E" w14:textId="77777777" w:rsidR="00124A8A" w:rsidRDefault="00124A8A" w:rsidP="00124A8A">
      <w:pPr>
        <w:pStyle w:val="AR6BodyText"/>
        <w:shd w:val="clear" w:color="auto" w:fill="DEEAF6" w:themeFill="accent1" w:themeFillTint="33"/>
        <w:rPr>
          <w:b/>
          <w:i/>
          <w:lang w:val="en-GB"/>
        </w:rPr>
      </w:pPr>
      <w:r w:rsidRPr="00CB2BDA">
        <w:rPr>
          <w:b/>
          <w:i/>
          <w:lang w:val="en-GB"/>
        </w:rPr>
        <w:t>Projection</w:t>
      </w:r>
      <w:r>
        <w:rPr>
          <w:b/>
          <w:i/>
          <w:lang w:val="en-GB"/>
        </w:rPr>
        <w:t>s</w:t>
      </w:r>
    </w:p>
    <w:p w14:paraId="6098FEE3" w14:textId="7A723AC6" w:rsidR="00124A8A" w:rsidRPr="00BE380D" w:rsidRDefault="00124A8A" w:rsidP="00124A8A">
      <w:pPr>
        <w:pStyle w:val="AR6BodyText"/>
        <w:shd w:val="clear" w:color="auto" w:fill="DEEAF6" w:themeFill="accent1" w:themeFillTint="33"/>
        <w:rPr>
          <w:lang w:val="en-GB"/>
        </w:rPr>
      </w:pPr>
      <w:r w:rsidRPr="0057559B">
        <w:rPr>
          <w:lang w:val="en-GB" w:eastAsia="en-US"/>
        </w:rPr>
        <w:t>I</w:t>
      </w:r>
      <w:r w:rsidRPr="0057559B">
        <w:rPr>
          <w:lang w:val="en-US" w:eastAsia="zh-CN"/>
        </w:rPr>
        <w:t>n</w:t>
      </w:r>
      <w:r>
        <w:rPr>
          <w:lang w:val="en-US" w:eastAsia="zh-CN"/>
        </w:rPr>
        <w:t xml:space="preserve"> AR5</w:t>
      </w:r>
      <w:r w:rsidRPr="0057559B">
        <w:rPr>
          <w:lang w:val="en-US" w:eastAsia="zh-CN"/>
        </w:rPr>
        <w:t xml:space="preserve">, </w:t>
      </w:r>
      <w:r w:rsidRPr="0057559B">
        <w:rPr>
          <w:lang w:val="en-GB" w:eastAsia="en-US"/>
        </w:rPr>
        <w:t xml:space="preserve">the HKH </w:t>
      </w:r>
      <w:r>
        <w:rPr>
          <w:lang w:val="en-GB" w:eastAsia="en-US"/>
        </w:rPr>
        <w:t>was</w:t>
      </w:r>
      <w:r w:rsidRPr="0057559B">
        <w:rPr>
          <w:lang w:val="en-GB" w:eastAsia="en-US"/>
        </w:rPr>
        <w:t xml:space="preserve"> projected to contin</w:t>
      </w:r>
      <w:r>
        <w:rPr>
          <w:lang w:val="en-GB" w:eastAsia="en-US"/>
        </w:rPr>
        <w:t>ue</w:t>
      </w:r>
      <w:r w:rsidRPr="0057559B">
        <w:rPr>
          <w:lang w:val="en-GB" w:eastAsia="en-US"/>
        </w:rPr>
        <w:t xml:space="preserve"> warm</w:t>
      </w:r>
      <w:r>
        <w:rPr>
          <w:lang w:val="en-GB" w:eastAsia="en-US"/>
        </w:rPr>
        <w:t>ing</w:t>
      </w:r>
      <w:r w:rsidRPr="0057559B">
        <w:rPr>
          <w:lang w:val="en-GB" w:eastAsia="en-US"/>
        </w:rPr>
        <w:t xml:space="preserve"> over the 21</w:t>
      </w:r>
      <w:r w:rsidRPr="0057559B">
        <w:rPr>
          <w:vertAlign w:val="superscript"/>
          <w:lang w:val="en-GB" w:eastAsia="en-US"/>
        </w:rPr>
        <w:t>st</w:t>
      </w:r>
      <w:r w:rsidRPr="0057559B">
        <w:rPr>
          <w:lang w:val="en-GB" w:eastAsia="en-US"/>
        </w:rPr>
        <w:t xml:space="preserve"> century, </w:t>
      </w:r>
      <w:r>
        <w:rPr>
          <w:lang w:val="en-GB" w:eastAsia="en-US"/>
        </w:rPr>
        <w:t xml:space="preserve">faster </w:t>
      </w:r>
      <w:r w:rsidRPr="0057559B">
        <w:rPr>
          <w:lang w:val="en-GB" w:eastAsia="en-US"/>
        </w:rPr>
        <w:t xml:space="preserve">than the </w:t>
      </w:r>
      <w:r w:rsidRPr="00E268AC">
        <w:rPr>
          <w:i/>
          <w:iCs/>
          <w:lang w:val="en-GB" w:eastAsia="en-US"/>
        </w:rPr>
        <w:t>likely</w:t>
      </w:r>
      <w:r w:rsidRPr="0057559B">
        <w:rPr>
          <w:lang w:val="en-GB" w:eastAsia="en-US"/>
        </w:rPr>
        <w:t xml:space="preserve"> ranges for </w:t>
      </w:r>
      <w:r>
        <w:rPr>
          <w:lang w:val="en-GB" w:eastAsia="en-US"/>
        </w:rPr>
        <w:t xml:space="preserve">the </w:t>
      </w:r>
      <w:r w:rsidRPr="0057559B">
        <w:rPr>
          <w:lang w:val="en-GB" w:eastAsia="en-US"/>
        </w:rPr>
        <w:t xml:space="preserve">global </w:t>
      </w:r>
      <w:r>
        <w:rPr>
          <w:lang w:val="en-GB" w:eastAsia="en-US"/>
        </w:rPr>
        <w:t xml:space="preserve">mean </w:t>
      </w:r>
      <w:r w:rsidRPr="0057559B">
        <w:rPr>
          <w:lang w:val="en-GB" w:eastAsia="en-US"/>
        </w:rPr>
        <w:t>and South Asia.</w:t>
      </w:r>
      <w:r>
        <w:rPr>
          <w:lang w:val="en-GB" w:eastAsia="en-US"/>
        </w:rPr>
        <w:t xml:space="preserve"> </w:t>
      </w:r>
      <w:r>
        <w:rPr>
          <w:lang w:val="en-GB"/>
        </w:rPr>
        <w:t>New CMIP5 results show temperature increases across</w:t>
      </w:r>
      <w:r w:rsidRPr="0057559B">
        <w:rPr>
          <w:lang w:val="en-GB"/>
        </w:rPr>
        <w:t xml:space="preserve"> mountainous HKH by about 1–2°C (in some places </w:t>
      </w:r>
      <w:r>
        <w:rPr>
          <w:lang w:val="en-GB"/>
        </w:rPr>
        <w:t xml:space="preserve">in summer </w:t>
      </w:r>
      <w:r w:rsidRPr="0057559B">
        <w:rPr>
          <w:lang w:val="en-GB"/>
        </w:rPr>
        <w:t xml:space="preserve">4–5°C) </w:t>
      </w:r>
      <w:r>
        <w:rPr>
          <w:lang w:val="en-GB"/>
        </w:rPr>
        <w:t>during</w:t>
      </w:r>
      <w:r w:rsidRPr="0057559B">
        <w:rPr>
          <w:lang w:val="en-GB"/>
        </w:rPr>
        <w:t xml:space="preserve"> </w:t>
      </w:r>
      <w:r>
        <w:rPr>
          <w:lang w:val="en-GB"/>
        </w:rPr>
        <w:t>2021</w:t>
      </w:r>
      <w:r w:rsidRPr="0057559B">
        <w:rPr>
          <w:lang w:val="en-GB"/>
        </w:rPr>
        <w:t xml:space="preserve">–2050 </w:t>
      </w:r>
      <w:r>
        <w:rPr>
          <w:lang w:val="en-GB"/>
        </w:rPr>
        <w:t>compared to 1961</w:t>
      </w:r>
      <w:r w:rsidRPr="00CB2BDA">
        <w:rPr>
          <w:rFonts w:cs="Times New Roman"/>
          <w:lang w:val="en-GB"/>
        </w:rPr>
        <w:t>–</w:t>
      </w:r>
      <w:r>
        <w:rPr>
          <w:lang w:val="en-GB"/>
        </w:rPr>
        <w:t>1990</w:t>
      </w:r>
      <w:r w:rsidRPr="0057559B">
        <w:rPr>
          <w:lang w:val="en-GB"/>
        </w:rPr>
        <w:t xml:space="preserve"> </w:t>
      </w:r>
      <w:r w:rsidRPr="0057559B">
        <w:rPr>
          <w:lang w:val="en-GB"/>
        </w:rPr>
        <w:fldChar w:fldCharType="begin" w:fldLock="1"/>
      </w:r>
      <w:r w:rsidR="000465A7">
        <w:rPr>
          <w:lang w:val="en-GB"/>
        </w:rPr>
        <w:instrText>ADDIN CSL_CITATION { "citationItems" : [ { "id" : "ITEM-1", "itemData" : { "ISBN" : "978-92-9115-357-2", "abstract" : "The first atlas of its kind, this new publication offers a comprehensive, regional understanding of the changing climate and its impact on water resources in five of the major river basins in the region: the Indus, Brahmaputra, Ganges, Salween and Mekong. The atlas shows clearly that the region\u2019s climate, which has been changing rapidly, will continue to do so in the future, with severe consequences for populations locally and downstream. Some of the main points in the atlas include: Temperatures across the mountainous Hindu Kush Himalayan region will increase by about 1\u20132\u00b0C (in some places by up to 4\u20135\u00b0C) by 2050. Precipitation will change with the monsoon expected to become longer and more erratic. Extreme rainfall events are becoming less frequent, but more violent and are likely to increase in intensity. Glaciers will continue to suffer substantial ice loss, with the main loss in the Indus basin. Communities living immediately downstream from glaciers are most vulnerable to glacial changes. Despite overall greater river flow projected, higher variability in river flows and more water in pre-monsoon months are expected, which will lead to a higher incidence of unexpected floods and droughts, greatly impacting the livelihood security and agriculture of river-dependent people; Changes in temperature and precipitation will have serious and far-reaching consequences for climate-dependent sectors, such as agriculture, water resources and health. The atlas includes recommendations to encourage policy makers to develop flexible and cooperative strategies between countries in order to deal with increased variability and to meet the challenges posed by either too much or too little water. The findings are drawn from several years of research under the Himalayan Climate Change Adaptation Programme (HICAP), with external reviews from international experts. The project is funded by the governments of Norway and Sweden.", "editor" : [ { "dropping-particle" : "", "family" : "Shrestha", "given" : "AB", "non-dropping-particle" : "", "parse-names" : false, "suffix" : "" }, { "dropping-particle" : "", "family" : "Agrawal", "given" : "NK", "non-dropping-particle" : "", "parse-names" : false, "suffix" : "" }, { "dropping-particle" : "", "family" : "Alfthan", "given" : "B", "non-dropping-particle" : "", "parse-names" : false, "suffix" : "" }, { "dropping-particle" : "", "family" : "Bajracharya", "given" : "SR", "non-dropping-particle" : "", "parse-names" : false, "suffix" : "" }, { "dropping-particle" : "", "family" : "Mar\u00e9chal", "given" : "J", "non-dropping-particle" : "", "parse-names" : false, "suffix" : "" }, { "dropping-particle" : "", "family" : "Oort", "given" : "B", "non-dropping-particle" : "van", "parse-names" : false, "suffix" : "" } ], "id" : "ITEM-1", "issued" : { "date-parts" : [ [ "2015" ] ] }, "number-of-pages" : "1000", "publisher" : "ICIMOD,GRID-Arendal and CICERO", "title" : "The Himalayan Climate and Water Atlas: Impact of climate change on water resources in five of Asia's major river basins", "translator" : [ { "dropping-particle" : "", "family" : "Q6530", "given" : "Rt5", "non-dropping-particle" : "", "parse-names" : false, "suffix" : "" } ], "type" : "book" }, "uris" : [ "http://www.mendeley.com/documents/?uuid=07c5bc07-24f3-43ef-a1c8-4720569d627e" ] } ], "mendeley" : { "formattedCitation" : "(Shrestha et al., 2015)", "plainTextFormattedCitation" : "(Shrestha et al., 2015)", "previouslyFormattedCitation" : "(Shrestha et al., 2015)" }, "properties" : { "noteIndex" : 0 }, "schema" : "https://github.com/citation-style-language/schema/raw/master/csl-citation.json" }</w:instrText>
      </w:r>
      <w:r w:rsidRPr="0057559B">
        <w:rPr>
          <w:lang w:val="en-GB"/>
        </w:rPr>
        <w:fldChar w:fldCharType="separate"/>
      </w:r>
      <w:r w:rsidR="00E41CA2">
        <w:rPr>
          <w:noProof/>
          <w:lang w:val="en-GB"/>
        </w:rPr>
        <w:t>(Shrestha et al., 2015)</w:t>
      </w:r>
      <w:r w:rsidRPr="0057559B">
        <w:rPr>
          <w:lang w:val="en-GB"/>
        </w:rPr>
        <w:fldChar w:fldCharType="end"/>
      </w:r>
      <w:r w:rsidRPr="0057559B">
        <w:rPr>
          <w:lang w:val="en-GB"/>
        </w:rPr>
        <w:t>.</w:t>
      </w:r>
      <w:r>
        <w:rPr>
          <w:lang w:val="en-GB"/>
        </w:rPr>
        <w:t xml:space="preserve"> P</w:t>
      </w:r>
      <w:r w:rsidRPr="0057559B">
        <w:rPr>
          <w:lang w:val="en-GB"/>
        </w:rPr>
        <w:t xml:space="preserve">rojected warming differs by </w:t>
      </w:r>
      <w:r>
        <w:rPr>
          <w:lang w:val="en-GB"/>
        </w:rPr>
        <w:t>up to</w:t>
      </w:r>
      <w:r w:rsidRPr="0057559B">
        <w:rPr>
          <w:lang w:val="en-GB"/>
        </w:rPr>
        <w:t xml:space="preserve"> 1°C between east and west, with higher values in winter </w:t>
      </w:r>
      <w:commentRangeStart w:id="2131"/>
      <w:r>
        <w:rPr>
          <w:lang w:val="en-GB"/>
        </w:rPr>
        <w:fldChar w:fldCharType="begin" w:fldLock="1"/>
      </w:r>
      <w:ins w:id="2132" w:author="Robin Matthews" w:date="2021-07-11T19:57:00Z">
        <w:r w:rsidR="00C24F7C">
          <w:rPr>
            <w:lang w:val="en-GB"/>
          </w:rPr>
          <w: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"mendeley" : { "formattedCitation" : "(Sanjay et al., 2017)", "manualFormatting" : "(Sanjay et al., 2017", "plainTextFormattedCitation" : "(Sanjay et al., 2017)", "previouslyFormattedCitation" : "(Sanjay et al., 2017)" }, "properties" : { "noteIndex" : 0 }, "schema" : "https://github.com/citation-style-language/schema/raw/master/csl-citation.json" }</w:instrText>
        </w:r>
      </w:ins>
      <w:del w:id="2133" w:author="Robin Matthews" w:date="2021-07-11T19:57:00Z">
        <w:r w:rsidR="000465A7" w:rsidDel="00C24F7C">
          <w:rPr>
            <w:lang w:val="en-GB"/>
          </w:rPr>
          <w:del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"mendeley" : { "formattedCitation" : "(Sanjay et al., 2017)", "manualFormatting" : "(Sanjay et al., 2017; see Interactive Atlas)", "plainTextFormattedCitation" : "(Sanjay et al., 2017)", "previouslyFormattedCitation" : "(Sanjay et al., 2017)" }, "properties" : { "noteIndex" : 0 }, "schema" : "https://github.com/citation-style-language/schema/raw/master/csl-citation.json" }</w:delInstrText>
        </w:r>
      </w:del>
      <w:r>
        <w:rPr>
          <w:lang w:val="en-GB"/>
        </w:rPr>
        <w:fldChar w:fldCharType="separate"/>
      </w:r>
      <w:r w:rsidR="00E41CA2">
        <w:rPr>
          <w:noProof/>
          <w:lang w:val="en-GB"/>
        </w:rPr>
        <w:t>(Sanjay et al., 2017</w:t>
      </w:r>
      <w:del w:id="2134" w:author="Robin Matthews" w:date="2021-07-11T19:57:00Z">
        <w:r w:rsidR="00E41CA2" w:rsidDel="00C24F7C">
          <w:rPr>
            <w:noProof/>
            <w:lang w:val="en-GB"/>
          </w:rPr>
          <w:delText>; see Interactive Atlas)</w:delText>
        </w:r>
      </w:del>
      <w:r>
        <w:rPr>
          <w:lang w:val="en-GB"/>
        </w:rPr>
        <w:fldChar w:fldCharType="end"/>
      </w:r>
      <w:commentRangeEnd w:id="2131"/>
      <w:r w:rsidR="00E41CA2">
        <w:rPr>
          <w:rStyle w:val="CommentReference"/>
          <w:rFonts w:asciiTheme="minorHAnsi" w:eastAsiaTheme="minorHAnsi" w:hAnsiTheme="minorHAnsi"/>
          <w:lang w:eastAsia="en-US"/>
        </w:rPr>
        <w:commentReference w:id="2131"/>
      </w:r>
      <w:ins w:id="2135" w:author="Robin Matthews" w:date="2021-07-11T19:57:00Z">
        <w:r w:rsidR="00C24F7C">
          <w:rPr>
            <w:noProof/>
            <w:lang w:val="en-GB"/>
          </w:rPr>
          <w:t>; see Interactive Atlas)</w:t>
        </w:r>
      </w:ins>
      <w:r w:rsidRPr="0057559B">
        <w:rPr>
          <w:lang w:val="en-GB"/>
        </w:rPr>
        <w:t xml:space="preserve">. </w:t>
      </w:r>
      <w:r>
        <w:rPr>
          <w:lang w:val="en-GB"/>
        </w:rPr>
        <w:t>S</w:t>
      </w:r>
      <w:r w:rsidRPr="00050CED">
        <w:rPr>
          <w:lang w:val="en-GB"/>
        </w:rPr>
        <w:t xml:space="preserve">tatistically significant </w:t>
      </w:r>
      <w:r>
        <w:rPr>
          <w:lang w:val="en-GB"/>
        </w:rPr>
        <w:t xml:space="preserve">mean </w:t>
      </w:r>
      <w:r w:rsidRPr="00050CED">
        <w:rPr>
          <w:lang w:val="en-GB"/>
        </w:rPr>
        <w:t xml:space="preserve">warming (0.30–0.90°C per decade until the end of </w:t>
      </w:r>
      <w:r>
        <w:rPr>
          <w:lang w:val="en-GB"/>
        </w:rPr>
        <w:t xml:space="preserve">the </w:t>
      </w:r>
      <w:r w:rsidRPr="00050CED">
        <w:rPr>
          <w:lang w:val="en-GB"/>
        </w:rPr>
        <w:t>21</w:t>
      </w:r>
      <w:r w:rsidRPr="001A55DA">
        <w:rPr>
          <w:vertAlign w:val="superscript"/>
          <w:lang w:val="en-GB"/>
        </w:rPr>
        <w:t>st</w:t>
      </w:r>
      <w:r>
        <w:rPr>
          <w:lang w:val="en-GB"/>
        </w:rPr>
        <w:t xml:space="preserve"> </w:t>
      </w:r>
      <w:r w:rsidRPr="00050CED">
        <w:rPr>
          <w:lang w:val="en-GB"/>
        </w:rPr>
        <w:t>century) across all RCPs ha</w:t>
      </w:r>
      <w:r>
        <w:rPr>
          <w:lang w:val="en-GB"/>
        </w:rPr>
        <w:t>s</w:t>
      </w:r>
      <w:r w:rsidRPr="00050CED">
        <w:rPr>
          <w:lang w:val="en-GB"/>
        </w:rPr>
        <w:t xml:space="preserve"> been projected by CORDEX</w:t>
      </w:r>
      <w:r>
        <w:rPr>
          <w:lang w:val="en-GB"/>
        </w:rPr>
        <w:t xml:space="preserve"> </w:t>
      </w:r>
      <w:r w:rsidRPr="00050CED">
        <w:rPr>
          <w:lang w:val="en-GB"/>
        </w:rPr>
        <w:t xml:space="preserve">South Asia </w:t>
      </w:r>
      <w:r>
        <w:rPr>
          <w:lang w:val="en-GB"/>
        </w:rPr>
        <w:fldChar w:fldCharType="begin" w:fldLock="1"/>
      </w:r>
      <w:r w:rsidR="000465A7">
        <w:rPr>
          <w:lang w:val="en-GB"/>
        </w:rPr>
        <w:instrText>ADDIN CSL_CITATION { "citationItems" : [ { "id" : "ITEM-1", "itemData" : { "DOI" : "10.1016/j.gloplacha.2018.01.014", "ISBN" : "13225235", "ISSN" : "09218181", "abstract" : "An assessment of the projection of near surface air temperature over the Himalayan region from the COordinated Regional Climate Downscaling EXperiment- South Asia (hereafter, CORDEX-SA) regional climate model (RCM) experiments have been carried out for different Representative Concentration Pathway (RCP) scenarios. The purpose of this study is to assess the probable future changes in the mean temperature climatology and its long term trend for different seasons under greenhouse gas forcing scenarios for different seasons till the end of 21st century. A number of statistical measures such as changes in mean climatology, long term trend and probability distribution function have been used in order to detect the signals of changes in climate. Moreover, the associated uncertainties among different model experiments and their ensemble in space, time and different seasons in particular have been quantified. Despite of strong cold bias in the model experiments over Himalayan region (Nengker et al., 2017), statistically significant strong rate of warming (0.03\u20130.09 \u00b0C/year) across all the seasons and RCPs have been projected by all the models and their ensemble. Season specific response towards the warming is indicated by ensemble under future climate while ON season shows comparable magnitude of warming than DJF. Such warming intensifies with the increase in the radiative forcing under a range of greenhouse gas scenarios from RCP2.6 to RCP8.5. In addition to this, a wide range of spatial variability and disagreements in the trend magnitude between different models describes the uncertainty associated with the model projections and scenarios. A substantial seasonal response to warming with respect to elevation was also found, as DJF season followed by ON portrays highest rate of warming, specifically at higher elevation sites such as western Himalayas and northern part of central Himalayas. The different elevation classes respond differently to the projected future warming under different RCPs and seasons. Such higher warming during DJF may have consequences as changes in the fractional distribution of the solid and liquid precipitation as well as the melting of the glacial deposits with ultimately affecting the streamflow response and water resources in the downstream areas.", "author" : [ { "dropping-particle" : "", "family" : "Dimri", "given" : "A.P.", "non-dropping-particle" : "", "parse-names" : false, "suffix" : "" }, { "dropping-particle" : "", "family" : "Kumar", "given" : "D.", "non-dropping-particle" : "", "parse-names" : false, "suffix" : "" }, { "dropping-particle" : "", "family" : "Choudhary", "given" : "A.", "non-dropping-particle" : "", "parse-names" : false, "suffix" : "" }, { "dropping-particle" : "", "family" : "Maharana", "given" : "P.", "non-dropping-particle" : "", "parse-names" : false, "suffix" : "" } ], "container-title" : "Global and Planetary Change", "id" : "ITEM-1", "issue" : "November 2017", "issued" : { "date-parts" : [ [ "2018", "3" ] ] }, "page" : "235-251", "publisher" : "Elsevier", "title" : "Future changes over the Himalayas: Mean temperature", "translator" : [ { "dropping-particle" : "", "family" : "Q5297", "given" : "", "non-dropping-particle" : "", "parse-names" : false, "suffix" : "" } ], "type" : "article-journal", "volume" : "162" }, "uris" : [ "http://www.mendeley.com/documents/?uuid=26f308b8-f9fb-4428-af7f-dec59a0d7ca4" ] } ], "mendeley" : { "formattedCitation" : "(Dimri et al., 2018)", "plainTextFormattedCitation" : "(Dimri et al., 2018)", "previouslyFormattedCitation" : "(Dimri et al., 2018)" }, "properties" : { "noteIndex" : 0 }, "schema" : "https://github.com/citation-style-language/schema/raw/master/csl-citation.json" }</w:instrText>
      </w:r>
      <w:r>
        <w:rPr>
          <w:lang w:val="en-GB"/>
        </w:rPr>
        <w:fldChar w:fldCharType="separate"/>
      </w:r>
      <w:r w:rsidR="00E41CA2">
        <w:rPr>
          <w:noProof/>
          <w:lang w:val="en-GB"/>
        </w:rPr>
        <w:t>(Dimri et al., 2018)</w:t>
      </w:r>
      <w:r>
        <w:rPr>
          <w:lang w:val="en-GB"/>
        </w:rPr>
        <w:fldChar w:fldCharType="end"/>
      </w:r>
      <w:r>
        <w:rPr>
          <w:lang w:val="en-GB"/>
        </w:rPr>
        <w:t xml:space="preserve">. </w:t>
      </w:r>
      <w:r w:rsidRPr="008E1E1C">
        <w:rPr>
          <w:lang w:val="en-GB"/>
        </w:rPr>
        <w:t>CMIP6 model</w:t>
      </w:r>
      <w:r>
        <w:rPr>
          <w:lang w:val="en-GB"/>
        </w:rPr>
        <w:t>s</w:t>
      </w:r>
      <w:r w:rsidRPr="008E1E1C">
        <w:rPr>
          <w:lang w:val="en-GB"/>
        </w:rPr>
        <w:t xml:space="preserve"> </w:t>
      </w:r>
      <w:r>
        <w:rPr>
          <w:lang w:val="en-GB"/>
        </w:rPr>
        <w:t xml:space="preserve">report </w:t>
      </w:r>
      <w:r w:rsidRPr="008E1E1C">
        <w:rPr>
          <w:lang w:val="en-GB"/>
        </w:rPr>
        <w:t xml:space="preserve">that northwestern South Asia, including the western Himalayas, are projected to experience temperature </w:t>
      </w:r>
      <w:r>
        <w:rPr>
          <w:lang w:val="en-GB"/>
        </w:rPr>
        <w:t xml:space="preserve">increases </w:t>
      </w:r>
      <w:r w:rsidRPr="008E1E1C">
        <w:rPr>
          <w:lang w:val="en-GB"/>
        </w:rPr>
        <w:t xml:space="preserve">exceeding 6°C by the end of the </w:t>
      </w:r>
      <w:r>
        <w:rPr>
          <w:lang w:val="en-GB"/>
        </w:rPr>
        <w:t>21</w:t>
      </w:r>
      <w:r w:rsidRPr="0012407A">
        <w:rPr>
          <w:vertAlign w:val="superscript"/>
          <w:lang w:val="en-GB"/>
        </w:rPr>
        <w:t>st</w:t>
      </w:r>
      <w:r>
        <w:rPr>
          <w:lang w:val="en-GB"/>
        </w:rPr>
        <w:t xml:space="preserve"> </w:t>
      </w:r>
      <w:r w:rsidRPr="008E1E1C">
        <w:rPr>
          <w:lang w:val="en-GB"/>
        </w:rPr>
        <w:t>century under SSP5-8.5 relative to 1995–2014</w:t>
      </w:r>
      <w:r>
        <w:rPr>
          <w:lang w:val="en-GB"/>
        </w:rPr>
        <w:t xml:space="preserve"> </w:t>
      </w:r>
      <w:commentRangeStart w:id="2136"/>
      <w:r>
        <w:rPr>
          <w:lang w:val="en-GB"/>
        </w:rPr>
        <w:fldChar w:fldCharType="begin" w:fldLock="1"/>
      </w:r>
      <w:ins w:id="2137" w:author="Robin Matthews" w:date="2021-07-11T19:57:00Z">
        <w:r w:rsidR="00C24F7C">
          <w:rPr>
            <w:lang w:val="en-GB"/>
          </w:rPr>
          <w: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"manualFormatting" : "(Almazroui et al., 2020b)", "plainTextFormattedCitation" : "(Almazroui et al., 2020c)", "previouslyFormattedCitation" : "(Almazroui et al., 2020c)" }, "properties" : { "noteIndex" : 0 }, "schema" : "https://github.com/citation-style-language/schema/raw/master/csl-citation.json" }</w:instrText>
        </w:r>
      </w:ins>
      <w:del w:id="2138" w:author="Robin Matthews" w:date="2021-07-11T19:57:00Z">
        <w:r w:rsidR="000465A7" w:rsidDel="00C24F7C">
          <w:rPr>
            <w:lang w:val="en-GB"/>
          </w:rPr>
          <w:del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"plainTextFormattedCitation" : "(Almazroui et al., 2020c)", "previouslyFormattedCitation" : "(Almazroui et al., 2020c)" }, "properties" : { "noteIndex" : 0 }, "schema" : "https://github.com/citation-style-language/schema/raw/master/csl-citation.json" }</w:delInstrText>
        </w:r>
      </w:del>
      <w:r>
        <w:rPr>
          <w:lang w:val="en-GB"/>
        </w:rPr>
        <w:fldChar w:fldCharType="separate"/>
      </w:r>
      <w:r w:rsidR="00E41CA2">
        <w:rPr>
          <w:noProof/>
          <w:lang w:val="en-GB"/>
        </w:rPr>
        <w:t>(Almazroui et al., 2020</w:t>
      </w:r>
      <w:del w:id="2139" w:author="Robin Matthews" w:date="2021-07-11T19:57:00Z">
        <w:r w:rsidR="00E41CA2" w:rsidDel="00C24F7C">
          <w:rPr>
            <w:noProof/>
            <w:lang w:val="en-GB"/>
          </w:rPr>
          <w:delText>c</w:delText>
        </w:r>
      </w:del>
      <w:ins w:id="2140" w:author="Robin Matthews" w:date="2021-07-11T19:57:00Z">
        <w:r w:rsidR="00C24F7C">
          <w:rPr>
            <w:noProof/>
            <w:lang w:val="en-GB"/>
          </w:rPr>
          <w:t>b</w:t>
        </w:r>
      </w:ins>
      <w:r w:rsidR="00E41CA2">
        <w:rPr>
          <w:noProof/>
          <w:lang w:val="en-GB"/>
        </w:rPr>
        <w:t>)</w:t>
      </w:r>
      <w:r>
        <w:rPr>
          <w:lang w:val="en-GB"/>
        </w:rPr>
        <w:fldChar w:fldCharType="end"/>
      </w:r>
      <w:commentRangeEnd w:id="2136"/>
      <w:r w:rsidR="00E41CA2">
        <w:rPr>
          <w:rStyle w:val="CommentReference"/>
          <w:rFonts w:asciiTheme="minorHAnsi" w:eastAsiaTheme="minorHAnsi" w:hAnsiTheme="minorHAnsi"/>
          <w:lang w:eastAsia="en-US"/>
        </w:rPr>
        <w:commentReference w:id="2136"/>
      </w:r>
      <w:r w:rsidRPr="008E1E1C">
        <w:rPr>
          <w:lang w:val="en-GB"/>
        </w:rPr>
        <w:t>.</w:t>
      </w:r>
      <w:r>
        <w:rPr>
          <w:lang w:val="en-GB"/>
        </w:rPr>
        <w:t xml:space="preserve"> Results from CMIP5, CMIP6 and CORDEX ensembles for different warming levels are shown in the Interactive Atlas and summarised in Figure Atlas.20. </w:t>
      </w:r>
      <w:r>
        <w:rPr>
          <w:lang w:val="en-US"/>
        </w:rPr>
        <w:t>T</w:t>
      </w:r>
      <w:r>
        <w:rPr>
          <w:rFonts w:hint="eastAsia"/>
          <w:lang w:val="en-US" w:eastAsia="zh-CN"/>
        </w:rPr>
        <w:t>h</w:t>
      </w:r>
      <w:r>
        <w:rPr>
          <w:lang w:val="en-US" w:eastAsia="zh-CN"/>
        </w:rPr>
        <w:t xml:space="preserve">e HKH will </w:t>
      </w:r>
      <w:r w:rsidRPr="006C6F5C">
        <w:rPr>
          <w:i/>
          <w:iCs/>
          <w:lang w:val="en-US" w:eastAsia="zh-CN"/>
        </w:rPr>
        <w:t>likely</w:t>
      </w:r>
      <w:r>
        <w:rPr>
          <w:lang w:val="en-US" w:eastAsia="zh-CN"/>
        </w:rPr>
        <w:t xml:space="preserve"> continue warming in the coming decades. </w:t>
      </w:r>
    </w:p>
    <w:p w14:paraId="6877451F" w14:textId="77777777" w:rsidR="00124A8A" w:rsidRDefault="00124A8A" w:rsidP="00124A8A">
      <w:pPr>
        <w:pStyle w:val="AR6BodyText"/>
        <w:shd w:val="clear" w:color="auto" w:fill="DEEAF6" w:themeFill="accent1" w:themeFillTint="33"/>
        <w:rPr>
          <w:lang w:val="en-GB"/>
        </w:rPr>
      </w:pPr>
    </w:p>
    <w:p w14:paraId="42A39D5D" w14:textId="072E89D8" w:rsidR="00124A8A" w:rsidRPr="00086B07" w:rsidRDefault="005A31B2" w:rsidP="00124A8A">
      <w:pPr>
        <w:pStyle w:val="AR6BodyText"/>
        <w:shd w:val="clear" w:color="auto" w:fill="DEEAF6" w:themeFill="accent1" w:themeFillTint="33"/>
        <w:rPr>
          <w:lang w:val="en-GB" w:eastAsia="en-US"/>
        </w:rPr>
      </w:pPr>
      <w:r>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"Q4457", "given" : "Rt12", "non-dropping-particle" : "", "parse-names" : false, "suffix" : "" } ], "type" : "report" }, "uris" : [ "http://www.mendeley.com/documents/?uuid=9bb25c81-feef-41cc-8863-c02743515982" ] } ], "mendeley" : { "formattedCitation" : "(IPCC, 2018b)", "plainTextFormattedCitation" : "(IPCC, 2018b)", "previouslyFormattedCitation" : "(IPCC, 2018b)" }, "properties" : { "noteIndex" : 0 }, "schema" : "https://github.com/citation-style-language/schema/raw/master/csl-citation.json" }</w:instrText>
      </w:r>
      <w:r>
        <w:rPr>
          <w:lang w:val="en-GB" w:eastAsia="en-US"/>
        </w:rPr>
        <w:fldChar w:fldCharType="separate"/>
      </w:r>
      <w:r w:rsidR="00E41CA2">
        <w:rPr>
          <w:noProof/>
          <w:lang w:val="en-GB" w:eastAsia="en-US"/>
        </w:rPr>
        <w:t>(IPCC, 2018b)</w:t>
      </w:r>
      <w:r>
        <w:rPr>
          <w:lang w:val="en-GB" w:eastAsia="en-US"/>
        </w:rPr>
        <w:fldChar w:fldCharType="end"/>
      </w:r>
      <w:r w:rsidR="00124A8A" w:rsidRPr="0057559B">
        <w:rPr>
          <w:lang w:val="en-GB" w:eastAsia="en-US"/>
        </w:rPr>
        <w:t xml:space="preserve"> s</w:t>
      </w:r>
      <w:r w:rsidR="00124A8A">
        <w:rPr>
          <w:lang w:val="en-GB" w:eastAsia="en-US"/>
        </w:rPr>
        <w:t>tated</w:t>
      </w:r>
      <w:r w:rsidR="00124A8A" w:rsidRPr="0057559B">
        <w:rPr>
          <w:lang w:val="en-GB" w:eastAsia="en-US"/>
        </w:rPr>
        <w:t xml:space="preserve"> that heavy precipitation </w:t>
      </w:r>
      <w:r w:rsidR="00124A8A">
        <w:rPr>
          <w:lang w:val="en-GB" w:eastAsia="en-US"/>
        </w:rPr>
        <w:t xml:space="preserve">risk </w:t>
      </w:r>
      <w:r w:rsidR="00124A8A" w:rsidRPr="0057559B">
        <w:rPr>
          <w:lang w:val="en-GB" w:eastAsia="en-US"/>
        </w:rPr>
        <w:t xml:space="preserve">in high-elevation regions </w:t>
      </w:r>
      <w:r w:rsidR="00124A8A">
        <w:rPr>
          <w:lang w:val="en-GB" w:eastAsia="en-US"/>
        </w:rPr>
        <w:t>is</w:t>
      </w:r>
      <w:r w:rsidR="00124A8A" w:rsidRPr="0057559B">
        <w:rPr>
          <w:lang w:val="en-GB" w:eastAsia="en-US"/>
        </w:rPr>
        <w:t xml:space="preserve"> projected to be higher at 2°C compared to 1.5°C of global warming (</w:t>
      </w:r>
      <w:r w:rsidR="00124A8A" w:rsidRPr="0057559B">
        <w:rPr>
          <w:i/>
          <w:lang w:val="en-GB" w:eastAsia="en-US"/>
        </w:rPr>
        <w:t>medium confidence</w:t>
      </w:r>
      <w:r w:rsidR="00124A8A" w:rsidRPr="0057559B">
        <w:rPr>
          <w:lang w:val="en-GB" w:eastAsia="en-US"/>
        </w:rPr>
        <w:t>).</w:t>
      </w:r>
      <w:r w:rsidR="00124A8A">
        <w:rPr>
          <w:lang w:val="en-GB" w:eastAsia="en-US"/>
        </w:rPr>
        <w:t xml:space="preserve"> </w:t>
      </w:r>
      <w:r w:rsidR="00124A8A" w:rsidRPr="0057559B">
        <w:rPr>
          <w:lang w:val="en-GB"/>
        </w:rPr>
        <w:t xml:space="preserve">CMIP5 </w:t>
      </w:r>
      <w:r w:rsidR="00124A8A">
        <w:rPr>
          <w:lang w:val="en-GB"/>
        </w:rPr>
        <w:t>models project increased annual or summer monsoon precipitation over the HKH in the 21</w:t>
      </w:r>
      <w:r w:rsidR="00124A8A" w:rsidRPr="00633E90">
        <w:rPr>
          <w:vertAlign w:val="superscript"/>
          <w:lang w:val="en-GB"/>
        </w:rPr>
        <w:t>st</w:t>
      </w:r>
      <w:r w:rsidR="00124A8A">
        <w:rPr>
          <w:lang w:val="en-GB"/>
        </w:rPr>
        <w:t xml:space="preserve"> century </w:t>
      </w:r>
      <w:r w:rsidR="00124A8A">
        <w:rPr>
          <w:lang w:val="en-GB"/>
        </w:rPr>
        <w:fldChar w:fldCharType="begin" w:fldLock="1"/>
      </w:r>
      <w:r w:rsidR="000465A7">
        <w:rPr>
          <w:lang w:val="en-GB"/>
        </w:rPr>
        <w:instrText>ADDIN CSL_CITATION { "citationItems" : [ { "id" : "ITEM-1", "itemData" : { "DOI" : "10.1007/s00382-014-2341-z", "ISBN" : "0930-7575", "ISSN" : "14320894", "abstract" : "This work analyzes the properties of precipitation in the Hindu-Kush Karakoram Himalaya region as simulated by thirty-two state-of-the-art global climate models participating in the Coupled Model Intercomparison Project phase 5 (CMIP5). We separately consider the HinduKush Karakoram (HKK) in the west and the Himalaya in the east. These two regions are characterized by different precipitation climatologies, which are associated with different circulation patterns. Historical model simulations are compared with the Climate Research Unit (CRU) and Global Precipitation Climatology Centre (GPCC) precipitation data in the period 1901-2005. Future precipitation is analyzed for the two representative concentration pathways (RCP) RCP 4.5 and RCP 8.5 scenarios. We find that the multi-model ensemble mean and most individual models exhibit a wet bias with respect to CRU and GPCC observations in both regions and for all seasons. The models differ greatly in the seasonal climatology of precipitation which they reproduce in the HKK. The CMIP5 models predict wetter future conditions in the Himalaya in summer, with a gradual precipitation increase throughout the 21st century. Wetter summer future conditions are also predicted by most models in the RCP 8.5 scenario for the HKK, while on average no significant change can be detected in winter precipitation for both regions. In general, no single model (or group of models) emerges as that providing the best results for all the statistics considered, and the large spread in the behavior of individual models suggests to consider multi-model ensemble means with extreme care.", "author" : [ { "dropping-particle" : "", "family" : "Palazzi", "given" : "Elisa", "non-dropping-particle" : "", "parse-names" : false, "suffix" : "" }, { "dropping-particle" : "", "family" : "Hardenberg", "given" : "Jost", "non-dropping-particle" : "von", "parse-names" : false, "suffix" : "" }, { "dropping-particle" : "", "family" : "Terzago", "given" : "Silvia", "non-dropping-particle" : "", "parse-names" : false, "suffix" : "" }, { "dropping-particle" : "", "family" : "Provenzale", "given" : "Antonello", "non-dropping-particle" : "", "parse-names" : false, "suffix" : "" } ], "container-title" : "Climate Dynamics", "id" : "ITEM-1", "issue" : "1-2", "issued" : { "date-parts" : [ [ "2015" ] ] }, "page" : "21-45", "title" : "Precipitation in the Karakoram-Himalaya: a CMIP5 view", "translator" : [ { "dropping-particle" : "", "family" : "Q4368", "given" : "", "non-dropping-particle" : "", "parse-names" : false, "suffix" : "" } ], "type" : "article-journal", "volume" : "45" }, "uris" : [ "http://www.mendeley.com/documents/?uuid=8bb71be2-a653-4c69-a1de-1ce1271f0ecf" ] }, { "id" : "ITEM-2", "itemData" : { "DOI" : "10.3178/hrl.10.113", "ISSN" : "1882-3416", "author" : [ { "dropping-particle" : "", "family" : "Kitoh", "given" : "Akio", "non-dropping-particle" : "", "parse-names" : false, "suffix" : "" }, { "dropping-particle" : "", "family" : "Arakawa", "given" : "Osamu", "non-dropping-particle" : "", "parse-names" : false, "suffix" : "" } ], "container-title" : "Hydrological Research Letters", "id" : "ITEM-2", "issue" : "4", "issued" : { "date-parts" : [ [ "2016" ] ] }, "page" : "113-118", "title" : "Reduction in the east\u2013west contrast in water budget over the Tibetan Plateau under a future climate", "translator" : [ { "dropping-particle" : "", "family" : "Q6411", "given" : "", "non-dropping-particle" : "", "parse-names" : false, "suffix" : "" } ], "type" : "article-journal", "volume" : "10" }, "uris" : [ "http://www.mendeley.com/documents/?uuid=b53e5e77-f2e4-4273-8cc0-39a60c0f530a" ] } ], "mendeley" : { "formattedCitation" : "(Palazzi et al., 2015; Kitoh and Arakawa, 2016)", "plainTextFormattedCitation" : "(Palazzi et al., 2015; Kitoh and Arakawa, 2016)", "previouslyFormattedCitation" : "(Palazzi et al., 2015; Kitoh and Arakawa, 2016)" }, "properties" : { "noteIndex" : 0 }, "schema" : "https://github.com/citation-style-language/schema/raw/master/csl-citation.json" }</w:instrText>
      </w:r>
      <w:r w:rsidR="00124A8A">
        <w:rPr>
          <w:lang w:val="en-GB"/>
        </w:rPr>
        <w:fldChar w:fldCharType="separate"/>
      </w:r>
      <w:r w:rsidR="00E41CA2">
        <w:rPr>
          <w:noProof/>
          <w:lang w:val="en-GB"/>
        </w:rPr>
        <w:t>(Palazzi et al., 2015; Kitoh and Arakawa, 2016)</w:t>
      </w:r>
      <w:r w:rsidR="00124A8A">
        <w:rPr>
          <w:lang w:val="en-GB"/>
        </w:rPr>
        <w:fldChar w:fldCharType="end"/>
      </w:r>
      <w:r w:rsidR="00124A8A">
        <w:rPr>
          <w:lang w:val="en-GB"/>
        </w:rPr>
        <w:t>,</w:t>
      </w:r>
      <w:r w:rsidR="00124A8A" w:rsidRPr="0057559B">
        <w:rPr>
          <w:lang w:val="en-GB"/>
        </w:rPr>
        <w:t xml:space="preserve"> intensif</w:t>
      </w:r>
      <w:r w:rsidR="00124A8A">
        <w:rPr>
          <w:lang w:val="en-GB"/>
        </w:rPr>
        <w:t>ying</w:t>
      </w:r>
      <w:r w:rsidR="00124A8A" w:rsidRPr="0057559B">
        <w:rPr>
          <w:lang w:val="en-GB"/>
        </w:rPr>
        <w:t xml:space="preserve"> by about 22% in the hilly so</w:t>
      </w:r>
      <w:r w:rsidR="00124A8A">
        <w:rPr>
          <w:lang w:val="en-GB"/>
        </w:rPr>
        <w:t>uth-eastern Himalaya and T</w:t>
      </w:r>
      <w:r w:rsidR="00124A8A" w:rsidRPr="0057559B">
        <w:rPr>
          <w:lang w:val="en-GB"/>
        </w:rPr>
        <w:t>P</w:t>
      </w:r>
      <w:r w:rsidR="00124A8A">
        <w:rPr>
          <w:rFonts w:hint="eastAsia"/>
          <w:lang w:val="en-GB" w:eastAsia="zh-CN"/>
        </w:rPr>
        <w:t xml:space="preserve"> </w:t>
      </w:r>
      <w:r w:rsidR="00124A8A" w:rsidRPr="0057559B">
        <w:rPr>
          <w:lang w:val="en-GB"/>
        </w:rPr>
        <w:t xml:space="preserve">for the </w:t>
      </w:r>
      <w:r w:rsidR="00124A8A">
        <w:rPr>
          <w:lang w:val="en-GB"/>
        </w:rPr>
        <w:t>long term</w:t>
      </w:r>
      <w:r w:rsidR="00124A8A" w:rsidRPr="0057559B">
        <w:rPr>
          <w:lang w:val="en-GB"/>
        </w:rPr>
        <w:t xml:space="preserve"> </w:t>
      </w:r>
      <w:r w:rsidR="00124A8A">
        <w:rPr>
          <w:lang w:val="en-GB"/>
        </w:rPr>
        <w:t>in</w:t>
      </w:r>
      <w:r w:rsidR="00124A8A" w:rsidRPr="0057559B">
        <w:rPr>
          <w:lang w:val="en-GB"/>
        </w:rPr>
        <w:t xml:space="preserve"> RCP8.5</w:t>
      </w:r>
      <w:r w:rsidR="00124A8A">
        <w:rPr>
          <w:lang w:val="en-GB"/>
        </w:rPr>
        <w:t>, but with no trends in</w:t>
      </w:r>
      <w:r w:rsidR="00124A8A" w:rsidRPr="0057559B">
        <w:rPr>
          <w:lang w:val="en-GB"/>
        </w:rPr>
        <w:t xml:space="preserve"> the western HKH</w:t>
      </w:r>
      <w:r w:rsidR="00124A8A">
        <w:rPr>
          <w:lang w:val="en-GB"/>
        </w:rPr>
        <w:t xml:space="preserve"> </w:t>
      </w:r>
      <w:r w:rsidR="00124A8A">
        <w:rPr>
          <w:lang w:val="en-GB"/>
        </w:rPr>
        <w:fldChar w:fldCharType="begin" w:fldLock="1"/>
      </w:r>
      <w:r w:rsidR="000465A7">
        <w:rPr>
          <w:lang w:val="en-GB"/>
        </w:rPr>
        <w:instrText>ADDIN CSL_CITATION { "citationItems" : [ { "id" : "ITEM-1",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"ITEM-1",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"id" : "ITEM-2", "itemData" : { "DOI" : "10.1007/s00382-014-2183-8", "ISSN" : "0930-7575", "author" : [ { "dropping-particle" : "", "family" : "Rajbhandari", "given" : "R", "non-dropping-particle" : "", "parse-names" : false, "suffix" : "" }, { "dropping-particle" : "", "family" : "Shrestha", "given" : "A B", "non-dropping-particle" : "", "parse-names" : false, "suffix" : "" }, { "dropping-particle" : "", "family" : "Kulkarni", "given" : "A", "non-dropping-particle" : "", "parse-names" : false, "suffix" : "" }, { "dropping-particle" : "", "family" : "Patwardhan", "given" : "S K", "non-dropping-particle" : "", "parse-names" : false, "suffix" : "" }, { "dropping-particle" : "", "family" : "Bajracharya", "given" : "S R", "non-dropping-particle" : "", "parse-names" : false, "suffix" : "" } ], "container-title" : "Climate Dynamics", "id" : "ITEM-2", "issue" : "1-2", "issued" : { "date-parts" : [ [ "2015", "1", "3" ] ] }, "page" : "339-357", "title" : "Projected changes in climate over the Indus river basin using a high resolution regional climate model (PRECIS)", "translator" : [ { "dropping-particle" : "", "family" : "Q6528", "given" : "", "non-dropping-particle" : "", "parse-names" : false, "suffix" : "" } ], "type" : "article-journal", "volume" : "44" }, "uris" : [ "http://www.mendeley.com/documents/?uuid=b3528938-f40d-4ea7-923d-7cac3ad6cacb" ] } ], "mendeley" : { "formattedCitation" : "(Rajbhandari et al., 2015; Krishnan et al., 2019a)", "plainTextFormattedCitation" : "(Rajbhandari et al., 2015; Krishnan et al., 2019a)", "previouslyFormattedCitation" : "(Rajbhandari et al., 2015; Krishnan et al., 2019a)" }, "properties" : { "noteIndex" : 0 }, "schema" : "https://github.com/citation-style-language/schema/raw/master/csl-citation.json" }</w:instrText>
      </w:r>
      <w:r w:rsidR="00124A8A">
        <w:rPr>
          <w:lang w:val="en-GB"/>
        </w:rPr>
        <w:fldChar w:fldCharType="separate"/>
      </w:r>
      <w:r w:rsidR="00E41CA2">
        <w:rPr>
          <w:noProof/>
          <w:lang w:val="en-GB"/>
        </w:rPr>
        <w:t>(Rajbhandari et al., 2015; Krishnan et al., 2019a)</w:t>
      </w:r>
      <w:r w:rsidR="00124A8A">
        <w:rPr>
          <w:lang w:val="en-GB"/>
        </w:rPr>
        <w:fldChar w:fldCharType="end"/>
      </w:r>
      <w:r w:rsidR="00124A8A" w:rsidRPr="0057559B">
        <w:rPr>
          <w:lang w:val="en-GB"/>
        </w:rPr>
        <w:t xml:space="preserve">. </w:t>
      </w:r>
      <w:r w:rsidR="00124A8A" w:rsidRPr="008E1E1C">
        <w:rPr>
          <w:lang w:val="en-GB"/>
        </w:rPr>
        <w:t>CMIP6</w:t>
      </w:r>
      <w:r w:rsidR="00124A8A">
        <w:rPr>
          <w:lang w:val="en-GB"/>
        </w:rPr>
        <w:t xml:space="preserve"> projects</w:t>
      </w:r>
      <w:r w:rsidR="00124A8A" w:rsidRPr="008E1E1C">
        <w:rPr>
          <w:lang w:val="en-GB"/>
        </w:rPr>
        <w:t xml:space="preserve"> a</w:t>
      </w:r>
      <w:r w:rsidR="00124A8A">
        <w:rPr>
          <w:lang w:val="en-GB"/>
        </w:rPr>
        <w:t>n</w:t>
      </w:r>
      <w:r w:rsidR="00124A8A" w:rsidRPr="008E1E1C">
        <w:rPr>
          <w:lang w:val="en-GB"/>
        </w:rPr>
        <w:t xml:space="preserve"> increase of winter precipitation over the western Himalayas, with a corresponding decrease </w:t>
      </w:r>
      <w:r w:rsidR="00124A8A">
        <w:rPr>
          <w:lang w:val="en-GB"/>
        </w:rPr>
        <w:t>in</w:t>
      </w:r>
      <w:r w:rsidR="00124A8A" w:rsidRPr="008E1E1C">
        <w:rPr>
          <w:lang w:val="en-GB"/>
        </w:rPr>
        <w:t xml:space="preserve"> the east</w:t>
      </w:r>
      <w:r w:rsidR="00124A8A">
        <w:rPr>
          <w:lang w:val="en-GB"/>
        </w:rPr>
        <w:t xml:space="preserve"> </w:t>
      </w:r>
      <w:commentRangeStart w:id="2141"/>
      <w:r w:rsidR="00124A8A">
        <w:rPr>
          <w:lang w:val="en-GB"/>
        </w:rPr>
        <w:fldChar w:fldCharType="begin" w:fldLock="1"/>
      </w:r>
      <w:ins w:id="2142" w:author="Robin Matthews" w:date="2021-07-11T19:58:00Z">
        <w:r w:rsidR="00C24F7C">
          <w:rPr>
            <w:lang w:val="en-GB"/>
          </w:rPr>
          <w: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"manualFormatting" : "(Almazroui et al., 2020b)", "plainTextFormattedCitation" : "(Almazroui et al., 2020c)", "previouslyFormattedCitation" : "(Almazroui et al., 2020c)" }, "properties" : { "noteIndex" : 0 }, "schema" : "https://github.com/citation-style-language/schema/raw/master/csl-citation.json" }</w:instrText>
        </w:r>
      </w:ins>
      <w:del w:id="2143" w:author="Robin Matthews" w:date="2021-07-11T19:58:00Z">
        <w:r w:rsidR="000465A7" w:rsidDel="00C24F7C">
          <w:rPr>
            <w:lang w:val="en-GB"/>
          </w:rPr>
          <w:del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"plainTextFormattedCitation" : "(Almazroui et al., 2020c)", "previouslyFormattedCitation" : "(Almazroui et al., 2020c)" }, "properties" : { "noteIndex" : 0 }, "schema" : "https://github.com/citation-style-language/schema/raw/master/csl-citation.json" }</w:delInstrText>
        </w:r>
      </w:del>
      <w:r w:rsidR="00124A8A">
        <w:rPr>
          <w:lang w:val="en-GB"/>
        </w:rPr>
        <w:fldChar w:fldCharType="separate"/>
      </w:r>
      <w:r w:rsidR="00E41CA2">
        <w:rPr>
          <w:noProof/>
          <w:lang w:val="en-GB"/>
        </w:rPr>
        <w:t>(Almazroui et al., 2020</w:t>
      </w:r>
      <w:del w:id="2144" w:author="Robin Matthews" w:date="2021-07-11T19:58:00Z">
        <w:r w:rsidR="00E41CA2" w:rsidDel="00C24F7C">
          <w:rPr>
            <w:noProof/>
            <w:lang w:val="en-GB"/>
          </w:rPr>
          <w:delText>c</w:delText>
        </w:r>
      </w:del>
      <w:ins w:id="2145" w:author="Robin Matthews" w:date="2021-07-11T19:58:00Z">
        <w:r w:rsidR="00C24F7C">
          <w:rPr>
            <w:noProof/>
            <w:lang w:val="en-GB"/>
          </w:rPr>
          <w:t>b</w:t>
        </w:r>
      </w:ins>
      <w:r w:rsidR="00E41CA2">
        <w:rPr>
          <w:noProof/>
          <w:lang w:val="en-GB"/>
        </w:rPr>
        <w:t>)</w:t>
      </w:r>
      <w:r w:rsidR="00124A8A">
        <w:rPr>
          <w:lang w:val="en-GB"/>
        </w:rPr>
        <w:fldChar w:fldCharType="end"/>
      </w:r>
      <w:commentRangeEnd w:id="2141"/>
      <w:r w:rsidR="00E41CA2">
        <w:rPr>
          <w:rStyle w:val="CommentReference"/>
          <w:rFonts w:asciiTheme="minorHAnsi" w:eastAsiaTheme="minorHAnsi" w:hAnsiTheme="minorHAnsi"/>
          <w:lang w:eastAsia="en-US"/>
        </w:rPr>
        <w:commentReference w:id="2141"/>
      </w:r>
      <w:r w:rsidR="00124A8A" w:rsidRPr="008E1E1C">
        <w:rPr>
          <w:lang w:val="en-GB"/>
        </w:rPr>
        <w:t>.</w:t>
      </w:r>
      <w:r w:rsidR="00124A8A">
        <w:rPr>
          <w:lang w:val="en-GB"/>
        </w:rPr>
        <w:t xml:space="preserve"> HKH</w:t>
      </w:r>
      <w:r w:rsidR="00124A8A" w:rsidRPr="0057559B">
        <w:rPr>
          <w:lang w:val="en-GB"/>
        </w:rPr>
        <w:t xml:space="preserve"> </w:t>
      </w:r>
      <w:r w:rsidR="00124A8A">
        <w:rPr>
          <w:lang w:val="en-GB"/>
        </w:rPr>
        <w:t>projections are subject to large</w:t>
      </w:r>
      <w:r w:rsidR="00124A8A" w:rsidRPr="0057559B">
        <w:rPr>
          <w:lang w:val="en-GB"/>
        </w:rPr>
        <w:t xml:space="preserve"> uncertainties in CMIP5 and CORD</w:t>
      </w:r>
      <w:r w:rsidR="00124A8A">
        <w:rPr>
          <w:lang w:val="en-GB"/>
        </w:rPr>
        <w:t xml:space="preserve">EX </w:t>
      </w:r>
      <w:r w:rsidR="00124A8A">
        <w:rPr>
          <w:lang w:val="en-GB"/>
        </w:rPr>
        <w:fldChar w:fldCharType="begin" w:fldLock="1"/>
      </w:r>
      <w:r w:rsidR="000465A7">
        <w:rPr>
          <w:lang w:val="en-GB"/>
        </w:rPr>
        <w: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"id" : "ITEM-2", "itemData" : { "DOI" : "10.5194/esd-8-337-2017", "ISSN" : "2190-4987", "abstract" : "Abstract. Largely depending on the meltwater from the Hindukush\u2013Karakoram\u2013Himalaya, withdrawals from the upper Indus Basin (UIB) contribute half of the surface water availability in Pakistan, indispensable for agricultural production systems, industrial and domestic use, and hydropower generation. Despite such importance, a comprehensive assessment of prevailing state of relevant climatic variables determining the water availability is largely missing. Against this background, this study assesses the trends in maximum, minimum and mean temperatures, diurnal temperature range and precipitation from 18 stations (1250\u20134500 m a.s.l.) for their overlapping period of record (1995\u20132012) and, separately, from six stations of their long-term record (1961\u20132012). For this, a Mann\u2013Kendall test on serially independent time series is applied to detect the existence of a trend, while its true slope is estimated using the Sen's slope method. Further, locally identified climatic trends are statistically assessed for their spatial-scale significance within 10 identified subregions of the UIB, and the spatially (field-) significant climatic trends are then qualitatively compared with the trends in discharge out of corresponding subregions. Over the recent period (1995\u20132012), we find warming and drying of spring (field-significant in March) and increasing early melt season discharge from most of the subregions, likely due to a rapid snowmelt. In stark contrast, most of the subregions feature a field-significant cooling within the monsoon period (particularly in July and September), which coincides well with the main glacier melt season. Hence, a decreasing or weakly increasing discharge is observed from the corresponding subregions during mid- to late melt season (particularly in July). Such tendencies, being largely consistent with the long-term trends (1961\u20132012), most likely indicate dominance of the nival but suppression of the glacial melt regime, altering overall hydrology of the UIB in future. These findings, though constrained by sparse and short observations, largely contribute in understanding the UIB melt runoff dynamics and address the hydroclimatic explanation of the Karakoram Anomaly.", "author" : [ { "dropping-particle" : "", "family" : "Hasson", "given" : "Shabeh", "non-dropping-particle" : "", "parse-names" : false, "suffix" : "" }, { "dropping-particle" : "", "family" : "B\u00f6hner", "given" : "J\u00fcrgen", "non-dropping-particle" : "", "parse-names" : false, "suffix" : "" }, { "dropping-particle" : "", "family" : "Lucarini", "given" : "Valerio", "non-dropping-particle" : "", "parse-names" : false, "suffix" : "" } ], "container-title" : "Earth System Dynamics", "id" : "ITEM-2", "issue" : "2", "issued" : { "date-parts" : [ [ "2017", "5", "17" ] ] }, "page" : "337-355", "title" : "Prevailing climatic trends and runoff response from Hindukush\u2013Karakoram\u2013Himalaya, upper Indus Basin", "translator" : [ { "dropping-particle" : "", "family" : "Q7128", "given" : "", "non-dropping-particle" : "", "parse-names" : false, "suffix" : "" } ], "type" : "article-journal", "volume" : "8" }, "uris" : [ "http://www.mendeley.com/documents/?uuid=db9cb810-f7a5-4b38-8e33-5af51caab62f" ] }, { "id" : "ITEM-3", "itemData" : { "DOI" : "10.5194/esd-4-199-2013", "ISBN" : "2190-4979", "ISSN" : "21904987", "abstract" : "Abstract. We investigate how the climate models contributing to the PCMDI/CMIP3 dataset describe the hydrological cycle over four major South and Southeast Asian river basins (Indus, Ganges, Brahmaputra and Mekong) for the 20th, 21st (13 models) and 22nd (10 models) centuries. For the 20th century, some models do not seem to conserve water at the river basin scale up to a good degree of approximation. The simulated precipitation minus evaporation (P \u2212 E), total runoff (R) and precipitation (P) quantities are neither consistent with the observations nor among the models themselves. Most of the models underestimate P \u2212 E for all four river basins, which is mainly associated with the underestimation of precipitation. This is in agreement with the recent results on the biases of the representation of monsoonal dynamics by GCMs. Overall, a modest inter-model agreement is found only for the evaporation and inter-annual variability of P \u2212 E. For the 21st and 22nd centuries, models agree on the negative (positive) changes of P \u2212 E for the Indus basin (Ganges, Brahmaputra and Mekong basins). Most of the models foresee an increase in the inter-annual variability of P \u2212 E for the Ganges and Mekong basins, thus suggesting an increase in large low-frequency dry/wet events. Instead, no considerable future change in the inter-annual variability of P \u2212 E is found for the Indus and Brahmaputra basins.", "author" : [ { "dropping-particle" : "", "family" : "Hasson", "given" : "S.", "non-dropping-particle" : "", "parse-names" : false, "suffix" : "" }, { "dropping-particle" : "", "family" : "Lucarini", "given" : "V.", "non-dropping-particle" : "", "parse-names" : false, "suffix" : "" }, { "dropping-particle" : "", "family" : "Pascale", "given" : "S.", "non-dropping-particle" : "", "parse-names" : false, "suffix" : "" } ], "container-title" : "Earth System Dynamics", "id" : "ITEM-3", "issue" : "2", "issued" : { "date-parts" : [ [ "2013", "7" ] ] }, "page" : "199-217", "title" : "Hydrological cycle over South and Southeast Asian river basins as simulated by PCMDI/CMIP3 experiments", "translator" : [ { "dropping-particle" : "", "family" : "Q4991", "given" : "", "non-dropping-particle" : "", "parse-names" : false, "suffix" : "" } ], "type" : "article-journal", "volume" : "4" }, "uris" : [ "http://www.mendeley.com/documents/?uuid=e9b8693d-aaf8-4fca-8424-9a7c23baf633" ] }, { "id" : "ITEM-4", "itemData" : { "DOI" : "10.1002/2014JD022650", "ISSN" : "2169897X", "author" : [ { "dropping-particle" : "", "family" : "Mishra", "given" : "Vimal", "non-dropping-particle" : "", "parse-names" : false, "suffix" : "" } ], "container-title" : "Journal of Geophysical Research: Atmospheres", "id" : "ITEM-4", "issue" : "7", "issued" : { "date-parts" : [ [ "2015", "4", "16" ] ] }, "page" : "2689-2705", "title" : "Climatic uncertainty in Himalayan water towers", "translator" : [ { "dropping-particle" : "", "family" : "Q7126", "given" : "", "non-dropping-particle" : "", "parse-names" : false, "suffix" : "" } ], "type" : "article-journal", "volume" : "120" }, "uris" : [ "http://www.mendeley.com/documents/?uuid=8261e34b-d652-4a26-9141-dcfce775864a" ] } ], "mendeley" : { "formattedCitation" : "(Hasson et al., 2013, 2017; Mishra, 2015; Sanjay et al., 2017)", "plainTextFormattedCitation" : "(Hasson et al., 2013, 2017; Mishra, 2015; Sanjay et al., 2017)", "previouslyFormattedCitation" : "(Hasson et al., 2013, 2017; Mishra, 2015; Sanjay et al., 2017)" }, "properties" : { "noteIndex" : 0 }, "schema" : "https://github.com/citation-style-language/schema/raw/master/csl-citation.json" }</w:instrText>
      </w:r>
      <w:r w:rsidR="00124A8A">
        <w:rPr>
          <w:lang w:val="en-GB"/>
        </w:rPr>
        <w:fldChar w:fldCharType="separate"/>
      </w:r>
      <w:r w:rsidR="00E41CA2">
        <w:rPr>
          <w:noProof/>
          <w:lang w:val="en-GB"/>
        </w:rPr>
        <w:t>(Hasson et al., 2013, 2017; Mishra, 2015; Sanjay et al., 2017)</w:t>
      </w:r>
      <w:r w:rsidR="00124A8A">
        <w:rPr>
          <w:lang w:val="en-GB"/>
        </w:rPr>
        <w:fldChar w:fldCharType="end"/>
      </w:r>
      <w:r w:rsidR="00124A8A" w:rsidRPr="00441820">
        <w:rPr>
          <w:lang w:val="en-GB"/>
        </w:rPr>
        <w:t xml:space="preserve">. </w:t>
      </w:r>
      <w:r w:rsidR="00124A8A" w:rsidRPr="0057559B">
        <w:rPr>
          <w:lang w:val="en-GB"/>
        </w:rPr>
        <w:t>CORDEX, in particular, ha</w:t>
      </w:r>
      <w:r w:rsidR="00124A8A">
        <w:rPr>
          <w:lang w:val="en-GB"/>
        </w:rPr>
        <w:t>s</w:t>
      </w:r>
      <w:r w:rsidR="00124A8A" w:rsidRPr="0057559B">
        <w:rPr>
          <w:lang w:val="en-GB"/>
        </w:rPr>
        <w:t xml:space="preserve"> inherent limitations </w:t>
      </w:r>
      <w:r w:rsidR="00124A8A">
        <w:rPr>
          <w:lang w:val="en-GB"/>
        </w:rPr>
        <w:t>at</w:t>
      </w:r>
      <w:r w:rsidR="00124A8A" w:rsidRPr="0057559B">
        <w:rPr>
          <w:lang w:val="en-GB"/>
        </w:rPr>
        <w:t xml:space="preserve"> reproducing the characteristics of summer monsoon rainfall variability </w:t>
      </w:r>
      <w:r w:rsidR="00124A8A" w:rsidRPr="0057559B">
        <w:rPr>
          <w:lang w:val="en-GB"/>
        </w:rPr>
        <w:fldChar w:fldCharType="begin" w:fldLock="1"/>
      </w:r>
      <w:r w:rsidR="000465A7">
        <w:rPr>
          <w:lang w:val="en-GB"/>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00124A8A" w:rsidRPr="0057559B">
        <w:rPr>
          <w:lang w:val="en-GB"/>
        </w:rPr>
        <w:fldChar w:fldCharType="separate"/>
      </w:r>
      <w:r w:rsidR="00E41CA2">
        <w:rPr>
          <w:noProof/>
          <w:lang w:val="en-GB"/>
        </w:rPr>
        <w:t>(Singh et al., 2017)</w:t>
      </w:r>
      <w:r w:rsidR="00124A8A" w:rsidRPr="0057559B">
        <w:rPr>
          <w:lang w:val="en-GB"/>
        </w:rPr>
        <w:fldChar w:fldCharType="end"/>
      </w:r>
      <w:r w:rsidR="00124A8A" w:rsidRPr="0057559B">
        <w:rPr>
          <w:lang w:val="en-GB"/>
        </w:rPr>
        <w:t>.</w:t>
      </w:r>
      <w:r w:rsidR="00124A8A">
        <w:rPr>
          <w:lang w:val="en-GB"/>
        </w:rPr>
        <w:t xml:space="preserve"> T</w:t>
      </w:r>
      <w:r w:rsidR="00124A8A">
        <w:rPr>
          <w:rFonts w:hint="eastAsia"/>
          <w:lang w:val="en-US" w:eastAsia="zh-CN"/>
        </w:rPr>
        <w:t>h</w:t>
      </w:r>
      <w:r w:rsidR="00124A8A">
        <w:rPr>
          <w:lang w:val="en-US" w:eastAsia="zh-CN"/>
        </w:rPr>
        <w:t xml:space="preserve">ere is </w:t>
      </w:r>
      <w:r w:rsidR="00124A8A">
        <w:rPr>
          <w:i/>
          <w:lang w:val="en-US" w:eastAsia="zh-CN"/>
        </w:rPr>
        <w:t>medium</w:t>
      </w:r>
      <w:r w:rsidR="00124A8A" w:rsidRPr="000617B3">
        <w:rPr>
          <w:i/>
          <w:lang w:val="en-US" w:eastAsia="zh-CN"/>
        </w:rPr>
        <w:t xml:space="preserve"> confidence </w:t>
      </w:r>
      <w:r w:rsidR="00124A8A">
        <w:rPr>
          <w:lang w:val="en-US" w:eastAsia="zh-CN"/>
        </w:rPr>
        <w:t xml:space="preserve">that HKH precipitation will increase in the coming decades. </w:t>
      </w:r>
    </w:p>
    <w:p w14:paraId="19D8D03B" w14:textId="77777777" w:rsidR="00124A8A" w:rsidRDefault="00124A8A" w:rsidP="00124A8A">
      <w:pPr>
        <w:pStyle w:val="AR6BodyText"/>
        <w:shd w:val="clear" w:color="auto" w:fill="DEEAF6" w:themeFill="accent1" w:themeFillTint="33"/>
        <w:rPr>
          <w:lang w:val="en-US" w:eastAsia="zh-CN"/>
        </w:rPr>
      </w:pPr>
    </w:p>
    <w:p w14:paraId="2DB919F0" w14:textId="69D1F133" w:rsidR="00124A8A" w:rsidRDefault="00124A8A" w:rsidP="00F765EC">
      <w:pPr>
        <w:pStyle w:val="AR6BodyText"/>
        <w:shd w:val="clear" w:color="auto" w:fill="DEEAF6" w:themeFill="accent1" w:themeFillTint="33"/>
        <w:rPr>
          <w:lang w:val="en-US" w:eastAsia="zh-CN"/>
        </w:rPr>
      </w:pPr>
      <w:r>
        <w:rPr>
          <w:rFonts w:cs="Times New Roman"/>
          <w:lang w:val="en-US" w:eastAsia="zh-CN"/>
        </w:rPr>
        <w:t>The SROCC assessed that glaciers will lose substantial mass (</w:t>
      </w:r>
      <w:r w:rsidRPr="006875E2">
        <w:rPr>
          <w:rFonts w:cs="Times New Roman"/>
          <w:i/>
          <w:iCs/>
          <w:lang w:val="en-US" w:eastAsia="zh-CN"/>
        </w:rPr>
        <w:t>high confidence</w:t>
      </w:r>
      <w:r w:rsidRPr="001B1D75">
        <w:rPr>
          <w:rFonts w:cs="Times New Roman"/>
          <w:lang w:val="en-US" w:eastAsia="zh-CN"/>
        </w:rPr>
        <w:t>)</w:t>
      </w:r>
      <w:r>
        <w:rPr>
          <w:rFonts w:cs="Times New Roman"/>
          <w:lang w:val="en-US" w:eastAsia="zh-CN"/>
        </w:rPr>
        <w:t xml:space="preserve"> and permafrost</w:t>
      </w:r>
      <w:r w:rsidRPr="000D3258">
        <w:rPr>
          <w:rFonts w:cs="Times New Roman"/>
          <w:lang w:val="en-US" w:eastAsia="zh-CN"/>
        </w:rPr>
        <w:t xml:space="preserve"> </w:t>
      </w:r>
      <w:r>
        <w:rPr>
          <w:rFonts w:cs="Times New Roman"/>
          <w:lang w:val="en-US" w:eastAsia="zh-CN"/>
        </w:rPr>
        <w:t>will</w:t>
      </w:r>
      <w:r w:rsidRPr="000D3258">
        <w:rPr>
          <w:rFonts w:cs="Times New Roman"/>
          <w:lang w:val="en-US" w:eastAsia="zh-CN"/>
        </w:rPr>
        <w:t xml:space="preserve"> undergo</w:t>
      </w:r>
      <w:r>
        <w:rPr>
          <w:rFonts w:cs="Times New Roman"/>
          <w:lang w:val="en-US" w:eastAsia="zh-CN"/>
        </w:rPr>
        <w:t xml:space="preserve"> </w:t>
      </w:r>
      <w:r w:rsidRPr="000D3258">
        <w:rPr>
          <w:rFonts w:cs="Times New Roman"/>
          <w:lang w:val="en-US" w:eastAsia="zh-CN"/>
        </w:rPr>
        <w:t>increasing thaw and degradation</w:t>
      </w:r>
      <w:r>
        <w:rPr>
          <w:rFonts w:cs="Times New Roman"/>
          <w:lang w:val="en-US" w:eastAsia="zh-CN"/>
        </w:rPr>
        <w:t xml:space="preserve"> </w:t>
      </w:r>
      <w:r w:rsidRPr="000D3258">
        <w:rPr>
          <w:rFonts w:cs="Times New Roman"/>
          <w:lang w:val="en-US" w:eastAsia="zh-CN"/>
        </w:rPr>
        <w:t>(</w:t>
      </w:r>
      <w:r w:rsidRPr="006875E2">
        <w:rPr>
          <w:rFonts w:cs="Times New Roman"/>
          <w:i/>
          <w:iCs/>
          <w:lang w:val="en-US" w:eastAsia="zh-CN"/>
        </w:rPr>
        <w:t>very high confidence</w:t>
      </w:r>
      <w:r>
        <w:rPr>
          <w:rFonts w:cs="Times New Roman"/>
          <w:lang w:val="en-US" w:eastAsia="zh-CN"/>
        </w:rPr>
        <w:t xml:space="preserve">) </w:t>
      </w:r>
      <w:r>
        <w:rPr>
          <w:rFonts w:cs="Times New Roman"/>
          <w:lang w:val="en-GB" w:eastAsia="zh-CN"/>
        </w:rPr>
        <w:t xml:space="preserve">over high mountain regions (including the </w:t>
      </w:r>
      <w:r>
        <w:rPr>
          <w:rFonts w:cs="Times New Roman"/>
          <w:lang w:val="en-US" w:eastAsia="zh-CN"/>
        </w:rPr>
        <w:t>HKH)</w:t>
      </w:r>
      <w:r w:rsidRPr="000D3258">
        <w:rPr>
          <w:rFonts w:cs="Times New Roman"/>
          <w:lang w:val="en-US" w:eastAsia="zh-CN"/>
        </w:rPr>
        <w:t>, with</w:t>
      </w:r>
      <w:r>
        <w:rPr>
          <w:rFonts w:cs="Times New Roman"/>
          <w:lang w:val="en-US" w:eastAsia="zh-CN"/>
        </w:rPr>
        <w:t xml:space="preserve"> </w:t>
      </w:r>
      <w:r w:rsidRPr="000D3258">
        <w:rPr>
          <w:rFonts w:cs="Times New Roman"/>
          <w:lang w:val="en-US" w:eastAsia="zh-CN"/>
        </w:rPr>
        <w:t>stronger c</w:t>
      </w:r>
      <w:r>
        <w:rPr>
          <w:rFonts w:cs="Times New Roman"/>
          <w:lang w:val="en-US" w:eastAsia="zh-CN"/>
        </w:rPr>
        <w:t>hange</w:t>
      </w:r>
      <w:r w:rsidRPr="000D3258">
        <w:rPr>
          <w:rFonts w:cs="Times New Roman"/>
          <w:lang w:val="en-US" w:eastAsia="zh-CN"/>
        </w:rPr>
        <w:t>s for higher emission</w:t>
      </w:r>
      <w:r>
        <w:rPr>
          <w:rFonts w:cs="Times New Roman"/>
          <w:lang w:val="en-US" w:eastAsia="zh-CN"/>
        </w:rPr>
        <w:t xml:space="preserve"> </w:t>
      </w:r>
      <w:r w:rsidRPr="000D3258">
        <w:rPr>
          <w:rFonts w:cs="Times New Roman"/>
          <w:lang w:val="en-US" w:eastAsia="zh-CN"/>
        </w:rPr>
        <w:t>scenarios</w:t>
      </w:r>
      <w:r>
        <w:rPr>
          <w:rFonts w:cs="Times New Roman"/>
          <w:lang w:val="en-US" w:eastAsia="zh-CN"/>
        </w:rPr>
        <w:t xml:space="preserve">. </w:t>
      </w:r>
      <w:r>
        <w:rPr>
          <w:rFonts w:cs="Times New Roman"/>
          <w:lang w:val="en-GB"/>
        </w:rPr>
        <w:t>Regional d</w:t>
      </w:r>
      <w:r w:rsidRPr="77A74320">
        <w:rPr>
          <w:rFonts w:cs="Times New Roman"/>
          <w:lang w:val="en-GB"/>
        </w:rPr>
        <w:t>ifference</w:t>
      </w:r>
      <w:r>
        <w:rPr>
          <w:rFonts w:cs="Times New Roman"/>
          <w:lang w:val="en-GB"/>
        </w:rPr>
        <w:t>s</w:t>
      </w:r>
      <w:r w:rsidRPr="77A74320">
        <w:rPr>
          <w:rFonts w:cs="Times New Roman"/>
          <w:lang w:val="en-GB"/>
        </w:rPr>
        <w:t xml:space="preserve"> in warming and precipitation </w:t>
      </w:r>
      <w:r>
        <w:rPr>
          <w:rFonts w:cs="Times New Roman"/>
          <w:lang w:val="en-GB"/>
        </w:rPr>
        <w:t>projections and</w:t>
      </w:r>
      <w:r w:rsidRPr="77A74320">
        <w:rPr>
          <w:rFonts w:cs="Times New Roman"/>
          <w:lang w:val="en-GB"/>
        </w:rPr>
        <w:t xml:space="preserve"> glacier properties cause considerable difference</w:t>
      </w:r>
      <w:r>
        <w:rPr>
          <w:rFonts w:cs="Times New Roman"/>
          <w:lang w:val="en-GB"/>
        </w:rPr>
        <w:t xml:space="preserve">s in glacier response within High Mountain Asia </w:t>
      </w:r>
      <w:r>
        <w:rPr>
          <w:rFonts w:cs="Times New Roman"/>
        </w:rPr>
        <w:fldChar w:fldCharType="begin" w:fldLock="1"/>
      </w:r>
      <w:r w:rsidR="000465A7">
        <w:rPr>
          <w:rFonts w:cs="Times New Roman"/>
          <w:lang w:val="en-GB"/>
        </w:rPr>
        <w:instrText>ADDIN CSL_CITATION { "citationItems" : [ { "id" : "ITEM-1", "itemData" : { "DOI" : "10.1038/nature23878", "ISSN" : "0028-0836", "author" : [ { "dropping-particle" : "", "family" : "Kraaijenbrink", "given" : "P. D. A.", "non-dropping-particle" : "", "parse-names" : false, "suffix" : "" }, { "dropping-particle" : "", "family" : "Bierkens", "given" : "M. F. P.", "non-dropping-particle" : "", "parse-names" : false, "suffix" : "" }, { "dropping-particle" : "", "family" : "Lutz", "given" : "A. F.", "non-dropping-particle" : "", "parse-names" : false, "suffix" : "" }, { "dropping-particle" : "", "family" : "Immerzeel", "given" : "W. W.", "non-dropping-particle" : "", "parse-names" : false, "suffix" : "" } ], "container-title" : "Nature", "id" : "ITEM-1", "issue" : "7671", "issued" : { "date-parts" : [ [ "2017", "9", "14" ] ] }, "page" : "257-260", "title" : "Impact of a global temperature rise of 1.5 degrees Celsius on Asia\u2019s glaciers", "translator" : [ { "dropping-particle" : "", "family" : "Q6412", "given" : "", "non-dropping-particle" : "", "parse-names" : false, "suffix" : "" } ], "type" : "article-journal", "volume" : "549" }, "uris" : [ "http://www.mendeley.com/documents/?uuid=43ace618-4275-4556-9229-a13cdae44b70", "http://www.mendeley.com/documents/?uuid=cf054ceb-bc00-469a-a0de-ab9a9844b64c" ] } ], "mendeley" : { "formattedCitation" : "(Kraaijenbrink et al., 2017)", "plainTextFormattedCitation" : "(Kraaijenbrink et al., 2017)", "previouslyFormattedCitation" : "(Kraaijenbrink et al., 2017)" }, "properties" : { "noteIndex" : 0 }, "schema" : "https://github.com/citation-style-language/schema/raw/master/csl-citation.json" }</w:instrText>
      </w:r>
      <w:r>
        <w:rPr>
          <w:rFonts w:cs="Times New Roman"/>
        </w:rPr>
        <w:fldChar w:fldCharType="separate"/>
      </w:r>
      <w:r w:rsidR="00E41CA2">
        <w:rPr>
          <w:rFonts w:cs="Times New Roman"/>
          <w:noProof/>
          <w:lang w:val="en-GB"/>
        </w:rPr>
        <w:t>(Kraaijenbrink et al., 2017)</w:t>
      </w:r>
      <w:r>
        <w:rPr>
          <w:rFonts w:cs="Times New Roman"/>
        </w:rPr>
        <w:fldChar w:fldCharType="end"/>
      </w:r>
      <w:r>
        <w:rPr>
          <w:rFonts w:cs="Times New Roman"/>
          <w:lang w:val="en-GB"/>
        </w:rPr>
        <w:t>.</w:t>
      </w:r>
      <w:r>
        <w:rPr>
          <w:lang w:val="en-US" w:eastAsia="zh-CN"/>
        </w:rPr>
        <w:t xml:space="preserve"> </w:t>
      </w:r>
      <w:r w:rsidRPr="0057559B">
        <w:rPr>
          <w:lang w:val="en-US" w:eastAsia="zh-CN"/>
        </w:rPr>
        <w:t>Glacier mass loss will accelerate through the 21</w:t>
      </w:r>
      <w:r w:rsidRPr="0057559B">
        <w:rPr>
          <w:vertAlign w:val="superscript"/>
          <w:lang w:val="en-US" w:eastAsia="zh-CN"/>
        </w:rPr>
        <w:t>st</w:t>
      </w:r>
      <w:r w:rsidRPr="0057559B">
        <w:rPr>
          <w:lang w:val="en-US" w:eastAsia="zh-CN"/>
        </w:rPr>
        <w:t xml:space="preserve"> </w:t>
      </w:r>
      <w:r w:rsidRPr="00077E3B">
        <w:rPr>
          <w:lang w:val="en-GB" w:eastAsia="zh-CN"/>
        </w:rPr>
        <w:t xml:space="preserve">century, </w:t>
      </w:r>
      <w:r>
        <w:rPr>
          <w:lang w:val="en-GB"/>
        </w:rPr>
        <w:t>increasing with RCP</w:t>
      </w:r>
      <w:r w:rsidRPr="00FB6EB0">
        <w:rPr>
          <w:lang w:val="en-US"/>
        </w:rPr>
        <w:t xml:space="preserve"> </w:t>
      </w:r>
      <w:r w:rsidRPr="0057559B">
        <w:rPr>
          <w:lang w:val="en-US" w:eastAsia="zh-CN"/>
        </w:rPr>
        <w:t xml:space="preserve">after 2030 </w:t>
      </w:r>
      <w:commentRangeStart w:id="2146"/>
      <w:commentRangeStart w:id="2147"/>
      <w:r>
        <w:rPr>
          <w:lang w:val="en-US" w:eastAsia="zh-CN"/>
        </w:rPr>
        <w:fldChar w:fldCharType="begin" w:fldLock="1"/>
      </w:r>
      <w:ins w:id="2148" w:author="Robin Matthews" w:date="2021-07-11T19:58:00Z">
        <w:r w:rsidR="00C24F7C">
          <w:rPr>
            <w:lang w:val="en-US" w:eastAsia="zh-CN"/>
          </w:rPr>
          <w:instrText>ADDIN CSL_CITATION { "citationItems" : [ { "id" : "ITEM-1", "itemData" : { "DOI" : "10.1007/s00382-013-1743-7", "ISSN" : "0930-7575", "author" : [ { "dropping-particle" : "", "family" : "Giesen", "given" : "Rianne H.", "non-dropping-particle" : "", "parse-names" : false, "suffix" : "" }, { "dropping-particle" : "", "family" : "Oerlemans", "given" : "Johannes", "non-dropping-particle" : "", "parse-names" : false, "suffix" : "" } ], "container-title" : "Climate Dynamics", "id" : "ITEM-1", "issue" : "11-12", "issued" : { "date-parts" : [ [ "2013", "12", "13" ] ] }, "page" : "3283-3300", "title" : "Climate-model induced differences in the 21st century global and regional glacier contributions to sea-level rise", "translator" : [ { "dropping-particle" : "", "family" : "Q6447", "given" : "", "non-dropping-particle" : "", "parse-names" : false, "suffix" : "" } ], "type" : "article-journal", "volume" : "41" }, "uris" : [ "http://www.mendeley.com/documents/?uuid=2c5a24e9-70fb-407f-b2d2-8815acaeebdd" ] }, { "id" : "ITEM-2", "itemData" : { "DOI" : "10.1126/science.1254702", "ISSN" : "0036-8075", "author" : [ { "dropping-particle" : "", "family" : "Marzeion", "given" : "B.", "non-dropping-particle" : "", "parse-names" : false, "suffix" : "" }, { "dropping-particle" : "", "family" : "Cogley", "given" : "J. G.", "non-dropping-particle" : "", "parse-names" : false, "suffix" : "" }, { "dropping-particle" : "", "family" : "Richter", "given" : "K.", "non-dropping-particle" : "", "parse-names" : false, "suffix" : "" }, { "dropping-particle" : "", "family" : "Parkes", "given" : "D.", "non-dropping-particle" : "", "parse-names" : false, "suffix" : "" } ], "container-title" : "Science", "id" : "ITEM-2", "issue" : "6199", "issued" : { "date-parts" : [ [ "2014", "8", "22" ] ] }, "page" : "919-921", "title" : "Attribution of global glacier mass loss to anthropogenic and natural causes", "translator" : [ { "dropping-particle" : "", "family" : "Q6449", "given" : "", "non-dropping-particle" : "", "parse-names" : false, "suffix" : "" } ], "type" : "article-journal", "volume" : "345" }, "uris" : [ "http://www.mendeley.com/documents/?uuid=53f98e43-5f0a-4702-b0e7-ba1799c97cff" ] } ], "mendeley" : { "formattedCitation" : "(Giesen and Oerlemans, 2013; Marzeion et al., 2014)", "manualFormatting" : "(Marzeion et al., 2014", "plainTextFormattedCitation" : "(Giesen and Oerlemans, 2013; Marzeion et al., 2014)", "previouslyFormattedCitation" : "(Giesen and Oerlemans, 2013; Marzeion et al., 2014)" }, "properties" : { "noteIndex" : 0 }, "schema" : "https://github.com/citation-style-language/schema/raw/master/csl-citation.json" }</w:instrText>
        </w:r>
      </w:ins>
      <w:del w:id="2149" w:author="Robin Matthews" w:date="2021-07-11T19:58:00Z">
        <w:r w:rsidR="000465A7" w:rsidDel="00C24F7C">
          <w:rPr>
            <w:lang w:val="en-US" w:eastAsia="zh-CN"/>
          </w:rPr>
          <w:delInstrText>ADDIN CSL_CITATION { "citationItems" : [ { "id" : "ITEM-1", "itemData" : { "DOI" : "10.1007/s00382-013-1743-7", "ISSN" : "0930-7575", "author" : [ { "dropping-particle" : "", "family" : "Giesen", "given" : "Rianne H.", "non-dropping-particle" : "", "parse-names" : false, "suffix" : "" }, { "dropping-particle" : "", "family" : "Oerlemans", "given" : "Johannes", "non-dropping-particle" : "", "parse-names" : false, "suffix" : "" } ], "container-title" : "Climate Dynamics", "id" : "ITEM-1", "issue" : "11-12", "issued" : { "date-parts" : [ [ "2013", "12", "13" ] ] }, "page" : "3283-3300", "title" : "Climate-model induced differences in the 21st century global and regional glacier contributions to sea-level rise", "translator" : [ { "dropping-particle" : "", "family" : "Q6447", "given" : "", "non-dropping-particle" : "", "parse-names" : false, "suffix" : "" } ], "type" : "article-journal", "volume" : "41" }, "uris" : [ "http://www.mendeley.com/documents/?uuid=2c5a24e9-70fb-407f-b2d2-8815acaeebdd" ] }, { "id" : "ITEM-2", "itemData" : { "DOI" : "10.1126/science.1254702", "ISSN" : "0036-8075", "author" : [ { "dropping-particle" : "", "family" : "Marzeion", "given" : "B.", "non-dropping-particle" : "", "parse-names" : false, "suffix" : "" }, { "dropping-particle" : "", "family" : "Cogley", "given" : "J. G.", "non-dropping-particle" : "", "parse-names" : false, "suffix" : "" }, { "dropping-particle" : "", "family" : "Richter", "given" : "K.", "non-dropping-particle" : "", "parse-names" : false, "suffix" : "" }, { "dropping-particle" : "", "family" : "Parkes", "given" : "D.", "non-dropping-particle" : "", "parse-names" : false, "suffix" : "" } ], "container-title" : "Science", "id" : "ITEM-2", "issue" : "6199", "issued" : { "date-parts" : [ [ "2014", "8", "22" ] ] }, "page" : "919-921", "title" : "Attribution of global glacier mass loss to anthropogenic and natural causes", "translator" : [ { "dropping-particle" : "", "family" : "Q6449", "given" : "", "non-dropping-particle" : "", "parse-names" : false, "suffix" : "" } ], "type" : "article-journal", "volume" : "345" }, "uris" : [ "http://www.mendeley.com/documents/?uuid=53f98e43-5f0a-4702-b0e7-ba1799c97cff" ] } ], "mendeley" : { "formattedCitation" : "(Giesen and Oerlemans, 2013; Marzeion et al., 2014)", "manualFormatting" : "(Marzeion et al., 2014; Section 9.5.1.3)", "plainTextFormattedCitation" : "(Giesen and Oerlemans, 2013; Marzeion et al., 2014)", "previouslyFormattedCitation" : "(Giesen and Oerlemans, 2013; Marzeion et al., 2014)" }, "properties" : { "noteIndex" : 0 }, "schema" : "https://github.com/citation-style-language/schema/raw/master/csl-citation.json" }</w:delInstrText>
        </w:r>
      </w:del>
      <w:r>
        <w:rPr>
          <w:lang w:val="en-US" w:eastAsia="zh-CN"/>
        </w:rPr>
        <w:fldChar w:fldCharType="separate"/>
      </w:r>
      <w:r w:rsidR="00E41CA2">
        <w:rPr>
          <w:noProof/>
          <w:lang w:val="en-US" w:eastAsia="zh-CN"/>
        </w:rPr>
        <w:t>(Marzeion et al., 2014</w:t>
      </w:r>
      <w:del w:id="2150" w:author="Robin Matthews" w:date="2021-07-11T19:58:00Z">
        <w:r w:rsidR="00E41CA2" w:rsidDel="00C24F7C">
          <w:rPr>
            <w:noProof/>
            <w:lang w:val="en-US" w:eastAsia="zh-CN"/>
          </w:rPr>
          <w:delText>; Section 9.5.1.3)</w:delText>
        </w:r>
      </w:del>
      <w:r>
        <w:rPr>
          <w:lang w:val="en-US" w:eastAsia="zh-CN"/>
        </w:rPr>
        <w:fldChar w:fldCharType="end"/>
      </w:r>
      <w:commentRangeEnd w:id="2146"/>
      <w:commentRangeEnd w:id="2147"/>
      <w:r w:rsidR="00C24F7C">
        <w:rPr>
          <w:rStyle w:val="CommentReference"/>
          <w:rFonts w:asciiTheme="minorHAnsi" w:eastAsiaTheme="minorHAnsi" w:hAnsiTheme="minorHAnsi"/>
          <w:lang w:eastAsia="en-US"/>
        </w:rPr>
        <w:commentReference w:id="2146"/>
      </w:r>
      <w:r w:rsidR="00E41CA2">
        <w:rPr>
          <w:rStyle w:val="CommentReference"/>
          <w:rFonts w:asciiTheme="minorHAnsi" w:eastAsiaTheme="minorHAnsi" w:hAnsiTheme="minorHAnsi"/>
          <w:lang w:eastAsia="en-US"/>
        </w:rPr>
        <w:commentReference w:id="2147"/>
      </w:r>
      <w:ins w:id="2151" w:author="Robin Matthews" w:date="2021-07-11T19:58:00Z">
        <w:r w:rsidR="00C24F7C">
          <w:rPr>
            <w:noProof/>
            <w:lang w:val="en-US" w:eastAsia="zh-CN"/>
          </w:rPr>
          <w:t>; Section 9.5.1.3)</w:t>
        </w:r>
      </w:ins>
      <w:r w:rsidRPr="00FB6EB0">
        <w:rPr>
          <w:lang w:val="en-US"/>
        </w:rPr>
        <w:t>.</w:t>
      </w:r>
      <w:r>
        <w:rPr>
          <w:lang w:val="en-US"/>
        </w:rPr>
        <w:t xml:space="preserve"> Loss of </w:t>
      </w:r>
      <w:r>
        <w:rPr>
          <w:noProof/>
          <w:lang w:val="en-US" w:eastAsia="zh-CN"/>
        </w:rPr>
        <w:t xml:space="preserve">between </w:t>
      </w:r>
      <w:r w:rsidRPr="00B15960">
        <w:rPr>
          <w:noProof/>
          <w:lang w:val="en-US" w:eastAsia="zh-CN"/>
        </w:rPr>
        <w:t xml:space="preserve">40 </w:t>
      </w:r>
      <w:r>
        <w:rPr>
          <w:rFonts w:cs="Times New Roman"/>
          <w:noProof/>
          <w:lang w:val="en-US" w:eastAsia="zh-CN"/>
        </w:rPr>
        <w:t>±</w:t>
      </w:r>
      <w:r w:rsidRPr="00B15960">
        <w:rPr>
          <w:noProof/>
          <w:lang w:val="en-US" w:eastAsia="zh-CN"/>
        </w:rPr>
        <w:t xml:space="preserve"> 25</w:t>
      </w:r>
      <w:r>
        <w:rPr>
          <w:noProof/>
          <w:lang w:val="en-US" w:eastAsia="zh-CN"/>
        </w:rPr>
        <w:t>% to</w:t>
      </w:r>
      <w:r w:rsidRPr="00B15960">
        <w:rPr>
          <w:noProof/>
          <w:lang w:val="en-US" w:eastAsia="zh-CN"/>
        </w:rPr>
        <w:t xml:space="preserve"> 69 </w:t>
      </w:r>
      <w:r>
        <w:rPr>
          <w:rFonts w:cs="Times New Roman"/>
          <w:noProof/>
          <w:lang w:val="en-US" w:eastAsia="zh-CN"/>
        </w:rPr>
        <w:t>±</w:t>
      </w:r>
      <w:r w:rsidRPr="00B15960">
        <w:rPr>
          <w:noProof/>
          <w:lang w:val="en-US" w:eastAsia="zh-CN"/>
        </w:rPr>
        <w:t xml:space="preserve"> 21</w:t>
      </w:r>
      <w:r>
        <w:rPr>
          <w:noProof/>
          <w:lang w:val="en-US" w:eastAsia="zh-CN"/>
        </w:rPr>
        <w:t xml:space="preserve"> % of 2015 glacier volume is expected </w:t>
      </w:r>
      <w:r w:rsidRPr="00F1218F">
        <w:rPr>
          <w:noProof/>
          <w:lang w:val="en-US" w:eastAsia="zh-CN"/>
        </w:rPr>
        <w:t xml:space="preserve">by 2100 </w:t>
      </w:r>
      <w:r>
        <w:rPr>
          <w:noProof/>
          <w:lang w:val="en-US" w:eastAsia="zh-CN"/>
        </w:rPr>
        <w:t>in RCP 2.6 and RCP 8.5, respectively (Section 9.5.1.3; Figure 9.21)</w:t>
      </w:r>
      <w:r w:rsidRPr="0057559B">
        <w:rPr>
          <w:noProof/>
          <w:lang w:val="en-US" w:eastAsia="zh-CN"/>
        </w:rPr>
        <w:t>.</w:t>
      </w:r>
      <w:r w:rsidRPr="0057559B">
        <w:rPr>
          <w:lang w:val="en-US" w:eastAsia="zh-CN"/>
        </w:rPr>
        <w:t xml:space="preserve"> </w:t>
      </w:r>
      <w:r w:rsidRPr="00CB2BDA">
        <w:rPr>
          <w:rFonts w:ascii="Times Roman" w:hAnsi="Times Roman" w:cs="Times Roman"/>
          <w:color w:val="000000"/>
          <w:lang w:val="en-US"/>
        </w:rPr>
        <w:t xml:space="preserve">Glacier </w:t>
      </w:r>
      <w:r>
        <w:rPr>
          <w:rFonts w:ascii="Times Roman" w:hAnsi="Times Roman" w:cs="Times Roman"/>
          <w:color w:val="000000"/>
          <w:lang w:val="en-US"/>
        </w:rPr>
        <w:t>mass loss</w:t>
      </w:r>
      <w:r w:rsidRPr="00CB2BDA">
        <w:rPr>
          <w:rFonts w:ascii="Times Roman" w:hAnsi="Times Roman" w:cs="Times Roman"/>
          <w:color w:val="000000"/>
          <w:lang w:val="en-US"/>
        </w:rPr>
        <w:t xml:space="preserve"> </w:t>
      </w:r>
      <w:r>
        <w:rPr>
          <w:rFonts w:ascii="Times Roman" w:hAnsi="Times Roman" w:cs="Times Roman"/>
          <w:color w:val="000000"/>
          <w:lang w:val="en-US"/>
        </w:rPr>
        <w:t>is expected du</w:t>
      </w:r>
      <w:r w:rsidRPr="00CB2BDA">
        <w:rPr>
          <w:rFonts w:ascii="Times Roman" w:hAnsi="Times Roman" w:cs="Times Roman"/>
          <w:color w:val="000000"/>
          <w:lang w:val="en-US"/>
        </w:rPr>
        <w:t>e to decreased snowfall, increased snowline elevations and longer melt seasons</w:t>
      </w:r>
      <w:r>
        <w:rPr>
          <w:rFonts w:ascii="Times Roman" w:hAnsi="Times Roman" w:cs="Times Roman"/>
          <w:color w:val="000000"/>
          <w:lang w:val="en-US"/>
        </w:rPr>
        <w:t xml:space="preserve">. However, due to projection uncertainties, simplicity of the models, and limited observations, there is </w:t>
      </w:r>
      <w:r w:rsidRPr="001B1D75">
        <w:rPr>
          <w:rFonts w:ascii="Times Roman" w:hAnsi="Times Roman" w:cs="Times Roman"/>
          <w:i/>
          <w:iCs/>
          <w:color w:val="000000"/>
          <w:lang w:val="en-US"/>
        </w:rPr>
        <w:t>medium confidence</w:t>
      </w:r>
      <w:r>
        <w:rPr>
          <w:rFonts w:ascii="Times Roman" w:hAnsi="Times Roman" w:cs="Times Roman"/>
          <w:color w:val="000000"/>
          <w:lang w:val="en-US"/>
        </w:rPr>
        <w:t xml:space="preserve"> in the magnitude and timing of glacier mass changes </w:t>
      </w:r>
      <w:r>
        <w:rPr>
          <w:rFonts w:ascii="Times Roman" w:hAnsi="Times Roman" w:cs="Times Roman"/>
          <w:color w:val="000000"/>
          <w:lang w:val="en-US" w:eastAsia="zh-CN"/>
        </w:rPr>
        <w:t>(Section 9.5.1.3)</w:t>
      </w:r>
      <w:r w:rsidRPr="00FB6EB0">
        <w:rPr>
          <w:lang w:val="en-US"/>
        </w:rPr>
        <w:t>. G</w:t>
      </w:r>
      <w:r w:rsidRPr="0057559B">
        <w:rPr>
          <w:lang w:val="en-GB"/>
        </w:rPr>
        <w:t xml:space="preserve">lacier </w:t>
      </w:r>
      <w:r>
        <w:rPr>
          <w:lang w:val="en-GB"/>
        </w:rPr>
        <w:t xml:space="preserve">mass in HKH </w:t>
      </w:r>
      <w:r w:rsidRPr="0057559B">
        <w:rPr>
          <w:lang w:val="en-GB"/>
        </w:rPr>
        <w:t>will decline</w:t>
      </w:r>
      <w:r>
        <w:rPr>
          <w:lang w:val="en-GB"/>
        </w:rPr>
        <w:t xml:space="preserve"> </w:t>
      </w:r>
      <w:r w:rsidRPr="0057559B">
        <w:rPr>
          <w:lang w:val="en-US" w:eastAsia="zh-CN"/>
        </w:rPr>
        <w:t>through the 21</w:t>
      </w:r>
      <w:r w:rsidRPr="0057559B">
        <w:rPr>
          <w:vertAlign w:val="superscript"/>
          <w:lang w:val="en-US" w:eastAsia="zh-CN"/>
        </w:rPr>
        <w:t>st</w:t>
      </w:r>
      <w:r w:rsidRPr="0057559B">
        <w:rPr>
          <w:lang w:val="en-US" w:eastAsia="zh-CN"/>
        </w:rPr>
        <w:t xml:space="preserve"> </w:t>
      </w:r>
      <w:r w:rsidRPr="00077E3B">
        <w:rPr>
          <w:lang w:val="en-GB" w:eastAsia="zh-CN"/>
        </w:rPr>
        <w:t>century</w:t>
      </w:r>
      <w:r>
        <w:rPr>
          <w:lang w:val="en-GB" w:eastAsia="zh-CN"/>
        </w:rPr>
        <w:t xml:space="preserve"> (</w:t>
      </w:r>
      <w:r w:rsidRPr="00086B07">
        <w:rPr>
          <w:i/>
          <w:iCs/>
          <w:lang w:val="en-GB" w:eastAsia="zh-CN"/>
        </w:rPr>
        <w:t>high confidence</w:t>
      </w:r>
      <w:r>
        <w:rPr>
          <w:lang w:val="en-GB" w:eastAsia="zh-CN"/>
        </w:rPr>
        <w:t>)</w:t>
      </w:r>
      <w:r w:rsidRPr="0057559B">
        <w:rPr>
          <w:lang w:val="en-GB"/>
        </w:rPr>
        <w:t xml:space="preserve">, </w:t>
      </w:r>
      <w:r>
        <w:rPr>
          <w:lang w:val="en-GB"/>
        </w:rPr>
        <w:t>more so under</w:t>
      </w:r>
      <w:r w:rsidRPr="0057559B">
        <w:rPr>
          <w:lang w:val="en-GB"/>
        </w:rPr>
        <w:t xml:space="preserve"> high-emission</w:t>
      </w:r>
      <w:r>
        <w:rPr>
          <w:lang w:val="en-GB"/>
        </w:rPr>
        <w:t>s</w:t>
      </w:r>
      <w:r w:rsidRPr="0057559B">
        <w:rPr>
          <w:lang w:val="en-GB"/>
        </w:rPr>
        <w:t xml:space="preserve"> scenarios</w:t>
      </w:r>
      <w:r>
        <w:rPr>
          <w:lang w:val="en-US" w:eastAsia="zh-CN"/>
        </w:rPr>
        <w:t xml:space="preserve">. </w:t>
      </w:r>
    </w:p>
    <w:p w14:paraId="40FD8FC3" w14:textId="77777777" w:rsidR="009B12A4" w:rsidRPr="00C734F4" w:rsidRDefault="009B12A4" w:rsidP="00F765EC">
      <w:pPr>
        <w:pStyle w:val="AR6BodyText"/>
        <w:shd w:val="clear" w:color="auto" w:fill="DEEAF6" w:themeFill="accent1" w:themeFillTint="33"/>
        <w:rPr>
          <w:lang w:val="en-GB"/>
        </w:rPr>
      </w:pPr>
    </w:p>
    <w:p w14:paraId="44B8158C" w14:textId="77777777" w:rsidR="00754347" w:rsidRPr="00C734F4" w:rsidRDefault="00754347" w:rsidP="00F765EC">
      <w:pPr>
        <w:pStyle w:val="AR6BodyText"/>
        <w:shd w:val="clear" w:color="auto" w:fill="DEEAF6" w:themeFill="accent1" w:themeFillTint="33"/>
        <w:jc w:val="both"/>
        <w:rPr>
          <w:b/>
          <w:lang w:val="en-GB" w:eastAsia="en-US"/>
        </w:rPr>
      </w:pPr>
      <w:r w:rsidRPr="00C734F4">
        <w:rPr>
          <w:b/>
          <w:lang w:val="en-GB" w:eastAsia="en-US"/>
        </w:rPr>
        <w:t>[END CROSS-CHAPTER BOX 10.4 HERE]</w:t>
      </w:r>
    </w:p>
    <w:p w14:paraId="1219ECDF" w14:textId="77777777" w:rsidR="00F73E23" w:rsidRPr="00C734F4" w:rsidRDefault="00F73E23" w:rsidP="00397588">
      <w:pPr>
        <w:pStyle w:val="AR6BodyText"/>
        <w:rPr>
          <w:lang w:val="en-GB"/>
        </w:rPr>
      </w:pPr>
    </w:p>
    <w:p w14:paraId="0C067A1C" w14:textId="77777777" w:rsidR="000D5907" w:rsidRPr="00C734F4" w:rsidRDefault="000D5907" w:rsidP="00397588">
      <w:pPr>
        <w:pStyle w:val="AR6BodyText"/>
        <w:rPr>
          <w:lang w:val="en-GB"/>
        </w:rPr>
      </w:pPr>
    </w:p>
    <w:p w14:paraId="460AC665" w14:textId="5B8C7C4C" w:rsidR="000D5907" w:rsidRPr="00C734F4" w:rsidRDefault="00BB02F0" w:rsidP="000D5907">
      <w:pPr>
        <w:pStyle w:val="AR6Chap10Level1101"/>
        <w:rPr>
          <w:lang w:val="en-GB"/>
        </w:rPr>
      </w:pPr>
      <w:bookmarkStart w:id="2152" w:name="_Toc56770421"/>
      <w:bookmarkStart w:id="2153" w:name="_Toc56770601"/>
      <w:bookmarkStart w:id="2154" w:name="_Toc70454817"/>
      <w:r w:rsidRPr="00C734F4">
        <w:rPr>
          <w:lang w:val="en-GB"/>
        </w:rPr>
        <w:t>Final remarks</w:t>
      </w:r>
      <w:bookmarkEnd w:id="2152"/>
      <w:bookmarkEnd w:id="2153"/>
      <w:bookmarkEnd w:id="2154"/>
    </w:p>
    <w:p w14:paraId="2D835CD8" w14:textId="7C5871AD" w:rsidR="000E0AC0" w:rsidRPr="00C734F4" w:rsidRDefault="000E0AC0" w:rsidP="000E0AC0">
      <w:pPr>
        <w:pStyle w:val="AR6BodyText"/>
        <w:rPr>
          <w:lang w:val="en-GB"/>
        </w:rPr>
      </w:pPr>
    </w:p>
    <w:p w14:paraId="6B2DA5ED" w14:textId="603900DF" w:rsidR="00DD17F1" w:rsidRPr="00A3177C" w:rsidRDefault="00DD17F1" w:rsidP="00DD17F1">
      <w:pPr>
        <w:widowControl/>
        <w:rPr>
          <w:rFonts w:cs="Times New Roman"/>
          <w:sz w:val="24"/>
          <w:szCs w:val="24"/>
          <w:lang w:val="en-US" w:eastAsia="en-US"/>
        </w:rPr>
      </w:pPr>
      <w:r w:rsidRPr="00A3177C">
        <w:rPr>
          <w:rFonts w:cs="Times New Roman"/>
          <w:color w:val="000000"/>
          <w:lang w:val="en-US" w:eastAsia="en-US"/>
        </w:rPr>
        <w:t>The assessments in this chapter are based on a rapidly growing body of evidence from the peer-reviewed literature, most of which was not previously considered by IPCC reports.</w:t>
      </w:r>
      <w:r w:rsidRPr="00A3177C">
        <w:rPr>
          <w:rFonts w:ascii="Arial" w:hAnsi="Arial" w:cs="Arial"/>
          <w:color w:val="3C4043"/>
          <w:sz w:val="21"/>
          <w:szCs w:val="21"/>
          <w:shd w:val="clear" w:color="auto" w:fill="FFFFFF"/>
          <w:lang w:val="en-US" w:eastAsia="en-US"/>
        </w:rPr>
        <w:t xml:space="preserve"> </w:t>
      </w:r>
      <w:r w:rsidRPr="00A3177C">
        <w:rPr>
          <w:rFonts w:cs="Times New Roman"/>
          <w:color w:val="000000"/>
          <w:lang w:val="en-US" w:eastAsia="en-US"/>
        </w:rPr>
        <w:t>A number of challenges in the construction of regional climate change information have been identified:</w:t>
      </w:r>
    </w:p>
    <w:p w14:paraId="51436424"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 xml:space="preserve">Limited climate monitoring in some regions impedes the full understanding of the relevant climate processes, an appropriate validation of model simulations, and the formulation of trustworthy regional climate information. Beyond temperature and precipitation, there is a shortage of observed variables needed for regional process understanding, attribution, and model development and validation, among others. Examples include surface evapotranspiration, soil </w:t>
      </w:r>
      <w:r w:rsidRPr="00A3177C">
        <w:rPr>
          <w:rFonts w:cs="Times New Roman"/>
          <w:color w:val="000000"/>
          <w:lang w:val="en-US" w:eastAsia="en-US"/>
        </w:rPr>
        <w:lastRenderedPageBreak/>
        <w:t>moisture, radiation, wind and relative humidity, among many others identified by sectors sensitive to climate (Sections 10.2, 10.3 and 10.6).</w:t>
      </w:r>
    </w:p>
    <w:p w14:paraId="21659A6A"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Compared to the increasing number of large-scale evaluations, there is a shortage of process-based model evaluations at regional scales to assess the fitness of the chosen models for specific purposes (Sections 10.3 and 10.4).</w:t>
      </w:r>
    </w:p>
    <w:p w14:paraId="51E1861C" w14:textId="4C1D92DC"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There is a general lack of studies of the simulation of large-scale, downscaling-relevant processes in global models to support the design of global/regional model matrices that both span a sufficiently large range of projection uncertainty and realistically represent the regional climate of interest. The fitness of statistical methods for regional climate change studies has received limited attention by the scientific community, while as in the case of global models, process-based evaluation has proven useful</w:t>
      </w:r>
      <w:r w:rsidR="00474C69" w:rsidRPr="00A3177C">
        <w:rPr>
          <w:rFonts w:cs="Times New Roman"/>
          <w:color w:val="000000"/>
          <w:lang w:val="en-US" w:eastAsia="en-US"/>
        </w:rPr>
        <w:t xml:space="preserve"> </w:t>
      </w:r>
      <w:r w:rsidR="00474C69">
        <w:rPr>
          <w:rFonts w:cs="Times New Roman"/>
          <w:color w:val="000000"/>
          <w:lang w:eastAsia="en-US"/>
        </w:rPr>
        <w:fldChar w:fldCharType="begin" w:fldLock="1"/>
      </w:r>
      <w:r w:rsidR="000465A7">
        <w:rPr>
          <w:rFonts w:cs="Times New Roman"/>
          <w:color w:val="000000"/>
          <w:lang w:val="en-US" w:eastAsia="en-US"/>
        </w:rPr>
        <w:instrText>ADDIN CSL_CITATION { "citationItems" : [ { "id" : "ITEM-1", "itemData" : { "DOI" : "10.1002/joc.5911", "ISSN" : "08998418", "author" : [ { "dropping-particle" : "", "family" : "Soares", "given" : "P. M. M.", "non-dropping-particle" : "", "parse-names" : false, "suffix" : "" }, { "dropping-particle" : "", "family" : "Maraun", "given" : "D.", "non-dropping-particle" : "", "parse-names" : false, "suffix" : "" }, { "dropping-particle" : "", "family" : "Brands", "given" : "S.", "non-dropping-particle" : "", "parse-names" : false, "suffix" : "" }, { "dropping-particle" : "", "family" : "Jury", "given" : "M. W.", "non-dropping-particle" : "", "parse-names" : false, "suffix" : "" }, { "dropping-particle" : "", "family" : "Guti\u00e9rrez", "given" : "J. M.", "non-dropping-particle" : "", "parse-names" : false, "suffix" : "" }, { "dropping-particle" : "", "family" : "San-Mart\u00edn", "given" : "D.", "non-dropping-particle" : "", "parse-names" : false, "suffix" : "" }, { "dropping-particle" : "", "family" : "Hertig", "given" : "E.", "non-dropping-particle" : "", "parse-names" : false, "suffix" : "" }, { "dropping-particle" : "", "family" : "Huth", "given" : "R.", "non-dropping-particle" : "", "parse-names" : false, "suffix" : "" }, { "dropping-particle" : "", "family" : "Belu\u0161i\u0107 Vozila", "given" : "A.", "non-dropping-particle" : "", "parse-names" : false, "suffix" : "" }, { "dropping-particle" : "", "family" : "Cardoso", "given" : "Rita M.", "non-dropping-particle" : "", "parse-names" : false, "suffix" : "" }, { "dropping-particle" : "", "family" : "Kotlarski", "given" : "S.", "non-dropping-particle" : "", "parse-names" : false, "suffix" : "" }, { "dropping-particle" : "", "family" : "Drobinski", "given" : "P.", "non-dropping-particle" : "", "parse-names" : false, "suffix" : "" }, { "dropping-particle" : "", "family" : "Obermann-Hellhund", "given" : "A.", "non-dropping-particle" : "", "parse-names" : false, "suffix" : "" } ], "container-title" : "International Journal of Climatology", "id" : "ITEM-1", "issue" : "9", "issued" : { "date-parts" : [ [ "2019", "7", "28" ] ] }, "page" : "3868-3893", "title" : "Process-based evaluation of the VALUE perfect predictor experiment of statistical downscaling methods", "translator" : [ { "dropping-particle" : "", "family" : "Q4768", "given" : "", "non-dropping-particle" : "", "parse-names" : false, "suffix" : "" } ], "type" : "article-journal", "volume" : "39" }, "uris" : [ "http://www.mendeley.com/documents/?uuid=fc92073b-1347-4273-a356-c5be1e82b4f2" ] } ], "mendeley" : { "formattedCitation" : "(Soares et al., 2019b)", "plainTextFormattedCitation" : "(Soares et al., 2019b)", "previouslyFormattedCitation" : "(Soares et al., 2019b)" }, "properties" : { "noteIndex" : 0 }, "schema" : "https://github.com/citation-style-language/schema/raw/master/csl-citation.json" }</w:instrText>
      </w:r>
      <w:r w:rsidR="00474C69">
        <w:rPr>
          <w:rFonts w:cs="Times New Roman"/>
          <w:color w:val="000000"/>
          <w:lang w:eastAsia="en-US"/>
        </w:rPr>
        <w:fldChar w:fldCharType="separate"/>
      </w:r>
      <w:r w:rsidR="00E41CA2">
        <w:rPr>
          <w:rFonts w:cs="Times New Roman"/>
          <w:noProof/>
          <w:color w:val="000000"/>
          <w:lang w:val="en-US" w:eastAsia="en-US"/>
        </w:rPr>
        <w:t>(Soares et al., 2019b)</w:t>
      </w:r>
      <w:r w:rsidR="00474C69">
        <w:rPr>
          <w:rFonts w:cs="Times New Roman"/>
          <w:color w:val="000000"/>
          <w:lang w:eastAsia="en-US"/>
        </w:rPr>
        <w:fldChar w:fldCharType="end"/>
      </w:r>
      <w:r w:rsidRPr="00A3177C">
        <w:rPr>
          <w:rFonts w:cs="Times New Roman"/>
          <w:color w:val="000000"/>
          <w:lang w:val="en-US" w:eastAsia="en-US"/>
        </w:rPr>
        <w:t>. Studies of past changes and pseudo-reality studies to assess the predictors and model structures required for downscaling in a future climate are promising avenues (Section 10.3).</w:t>
      </w:r>
    </w:p>
    <w:p w14:paraId="53E2C373"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Internal variability is a large contributor to climate uncertainty at regional scales, especially for extreme events. Further study of the processes governing regional internal variability, such as the modes of variability and the teleconnections that connect them to the regional variability, but also of the local processes and drivers involved, will help improve its understanding. The same applies to the validation of the simulated internal variability that underpins the trustworthiness of model-based climate information (Sections 10.3, 10.4 and 10.6, Cross-Chapter Box 10.1).</w:t>
      </w:r>
    </w:p>
    <w:p w14:paraId="3D710678" w14:textId="77777777" w:rsidR="00DD17F1" w:rsidRPr="00A3177C" w:rsidRDefault="00DD17F1" w:rsidP="00DD17F1">
      <w:pPr>
        <w:widowControl/>
        <w:numPr>
          <w:ilvl w:val="0"/>
          <w:numId w:val="12"/>
        </w:numPr>
        <w:ind w:left="1080"/>
        <w:textAlignment w:val="baseline"/>
        <w:rPr>
          <w:rFonts w:ascii="Arial" w:hAnsi="Arial" w:cs="Arial"/>
          <w:color w:val="000000"/>
          <w:lang w:val="en-US" w:eastAsia="en-US"/>
        </w:rPr>
      </w:pPr>
      <w:r w:rsidRPr="00A3177C">
        <w:rPr>
          <w:rFonts w:cs="Times New Roman"/>
          <w:color w:val="000000"/>
          <w:lang w:val="en-US" w:eastAsia="en-US"/>
        </w:rPr>
        <w:t>Methodologies on how to propagate climate uncertainties from global and regional scales down to the human settlement scale are still under development. In some cases, bias-adjustment methods are used with substantial neglect of the physical processes involved (Section 10.3, Cross-Chapter Box 10.2).</w:t>
      </w:r>
    </w:p>
    <w:p w14:paraId="3411EE74" w14:textId="77777777" w:rsidR="00DD17F1" w:rsidRPr="00A3177C" w:rsidRDefault="00DD17F1" w:rsidP="00DD17F1">
      <w:pPr>
        <w:widowControl/>
        <w:numPr>
          <w:ilvl w:val="0"/>
          <w:numId w:val="12"/>
        </w:numPr>
        <w:ind w:left="1080"/>
        <w:textAlignment w:val="baseline"/>
        <w:rPr>
          <w:rFonts w:ascii="Arial" w:hAnsi="Arial" w:cs="Arial"/>
          <w:color w:val="000000"/>
          <w:lang w:val="en-US" w:eastAsia="en-US"/>
        </w:rPr>
      </w:pPr>
      <w:r w:rsidRPr="00A3177C">
        <w:rPr>
          <w:rFonts w:cs="Times New Roman"/>
          <w:color w:val="000000"/>
          <w:lang w:val="en-US" w:eastAsia="en-US"/>
        </w:rPr>
        <w:t>The production of regional climate information relies mainly on global and regional models that often do not incorporate human-controlled surface processes</w:t>
      </w:r>
      <w:r w:rsidRPr="00A3177C">
        <w:rPr>
          <w:rFonts w:ascii="Arial" w:hAnsi="Arial" w:cs="Arial"/>
          <w:color w:val="3C4043"/>
          <w:sz w:val="21"/>
          <w:szCs w:val="21"/>
          <w:shd w:val="clear" w:color="auto" w:fill="FFFFFF"/>
          <w:lang w:val="en-US" w:eastAsia="en-US"/>
        </w:rPr>
        <w:t xml:space="preserve"> (</w:t>
      </w:r>
      <w:r w:rsidRPr="00A3177C">
        <w:rPr>
          <w:rFonts w:cs="Times New Roman"/>
          <w:color w:val="000000"/>
          <w:lang w:val="en-US" w:eastAsia="en-US"/>
        </w:rPr>
        <w:t>urban parametrizations is one example) in their land-surface components. This limits the representation of uncertainties for climate information at the urban scale (Box 10.2, Cross-Chapter Box 10.2, Section 10.3).</w:t>
      </w:r>
    </w:p>
    <w:p w14:paraId="2EF5AF35"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Literature plays a central role as a source for constructing regional climate change information. The amount of climate change literature available is unevenly distributed across the world, and large bodies of literature (e.g., local and regional reports) are often overlooked in the construction of climate information. Furthermore, research tends to focus on regions that attract the attention of the Global North so that climate aspects relevant to other regions may not receive sufficient attention for generating appropriate regional climate information (Sections 10.2, 10.3, 10.5 and 10.6).</w:t>
      </w:r>
    </w:p>
    <w:p w14:paraId="224F60A5"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Governmental institutions producing regional and local climate information often use diverging approaches that are not necessarily coherent with each other. Coherency could be improved by implementing a quality control system and a traceability solution for the sources of the information. Collective work with the social sciences and humanities will improve the communication, perception and response to regional climate information and help translate user requirements (Sections 10.5 and 10.6).</w:t>
      </w:r>
    </w:p>
    <w:p w14:paraId="5A3B4BFE"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There is a shortage of regional climate change studies distilling multiple lines of evidence. Most studies rely on either global models or downscaled global models, with an increasing number of studies focusing on the use of emulators and the selection and combination of models. However, there are limited studies distilling this information with a wider range of lines of evidence that includes observations, process understanding, attribution, and hierarchies of models (Sections 10.3, 10.5 and 10.6).</w:t>
      </w:r>
    </w:p>
    <w:p w14:paraId="2FDF3600" w14:textId="77777777" w:rsidR="00DD17F1" w:rsidRPr="00A3177C" w:rsidRDefault="00DD17F1" w:rsidP="00DD17F1">
      <w:pPr>
        <w:widowControl/>
        <w:rPr>
          <w:rFonts w:cs="Times New Roman"/>
          <w:sz w:val="24"/>
          <w:szCs w:val="24"/>
          <w:lang w:val="en-US" w:eastAsia="en-US"/>
        </w:rPr>
      </w:pPr>
    </w:p>
    <w:p w14:paraId="212778F7" w14:textId="77777777" w:rsidR="00DD17F1" w:rsidRPr="00A3177C" w:rsidRDefault="00DD17F1" w:rsidP="00DD17F1">
      <w:pPr>
        <w:widowControl/>
        <w:rPr>
          <w:rFonts w:cs="Times New Roman"/>
          <w:sz w:val="24"/>
          <w:szCs w:val="24"/>
          <w:lang w:val="en-US" w:eastAsia="en-US"/>
        </w:rPr>
      </w:pPr>
      <w:r w:rsidRPr="00A3177C">
        <w:rPr>
          <w:rFonts w:cs="Times New Roman"/>
          <w:color w:val="000000"/>
          <w:lang w:val="en-US" w:eastAsia="en-US"/>
        </w:rPr>
        <w:t>Addressing these challenges could facilitate the assessment of both sources and methodologies that lead to an increased fitness and usefulness of regional climate information for a wide range of purposes.</w:t>
      </w:r>
    </w:p>
    <w:p w14:paraId="680DEA76" w14:textId="4EE55D05" w:rsidR="00DD17F1" w:rsidRPr="00C734F4" w:rsidRDefault="00DD17F1" w:rsidP="000E0AC0">
      <w:pPr>
        <w:pStyle w:val="AR6BodyText"/>
        <w:rPr>
          <w:lang w:val="en-GB"/>
        </w:rPr>
      </w:pPr>
    </w:p>
    <w:p w14:paraId="502E6AD2" w14:textId="77777777" w:rsidR="00DD17F1" w:rsidRPr="00C734F4" w:rsidRDefault="00DD17F1" w:rsidP="000E0AC0">
      <w:pPr>
        <w:pStyle w:val="AR6BodyText"/>
        <w:rPr>
          <w:lang w:val="en-GB"/>
        </w:rPr>
      </w:pPr>
    </w:p>
    <w:p w14:paraId="0BF144B3" w14:textId="77777777" w:rsidR="00115E33" w:rsidRPr="00A3177C" w:rsidRDefault="00115E33">
      <w:pPr>
        <w:rPr>
          <w:b/>
          <w:lang w:val="en-US"/>
        </w:rPr>
      </w:pPr>
      <w:bookmarkStart w:id="2155" w:name="_Toc5899761"/>
      <w:bookmarkStart w:id="2156" w:name="_Toc24369366"/>
      <w:bookmarkStart w:id="2157" w:name="_Toc24482558"/>
      <w:bookmarkStart w:id="2158" w:name="_Toc24636676"/>
      <w:r w:rsidRPr="00A3177C">
        <w:rPr>
          <w:lang w:val="en-US"/>
        </w:rPr>
        <w:br w:type="page"/>
      </w:r>
    </w:p>
    <w:p w14:paraId="41C3F0D1" w14:textId="615B7055" w:rsidR="00397588" w:rsidRPr="00C734F4" w:rsidRDefault="00397588" w:rsidP="00397588">
      <w:pPr>
        <w:pStyle w:val="AR6BodyTextBold"/>
        <w:rPr>
          <w:lang w:val="en-GB"/>
        </w:rPr>
      </w:pPr>
      <w:bookmarkStart w:id="2159" w:name="_Toc70454818"/>
      <w:r w:rsidRPr="00C734F4">
        <w:rPr>
          <w:lang w:val="en-GB"/>
        </w:rPr>
        <w:lastRenderedPageBreak/>
        <w:t>Frequently Asked Questions</w:t>
      </w:r>
      <w:bookmarkEnd w:id="2155"/>
      <w:bookmarkEnd w:id="2156"/>
      <w:bookmarkEnd w:id="2157"/>
      <w:bookmarkEnd w:id="2158"/>
      <w:bookmarkEnd w:id="2159"/>
    </w:p>
    <w:p w14:paraId="78F6D65D" w14:textId="31528C57" w:rsidR="004B0387" w:rsidRDefault="004B0387" w:rsidP="004B0387">
      <w:pPr>
        <w:pStyle w:val="AR6BodyText"/>
        <w:rPr>
          <w:lang w:val="en-GB"/>
        </w:rPr>
      </w:pPr>
    </w:p>
    <w:p w14:paraId="034BBA3B" w14:textId="77777777" w:rsidR="005D5915" w:rsidRDefault="005D5915" w:rsidP="004B0387">
      <w:pPr>
        <w:pStyle w:val="AR6BodyText"/>
        <w:rPr>
          <w:lang w:val="en-GB"/>
        </w:rPr>
      </w:pPr>
    </w:p>
    <w:p w14:paraId="46DEB016" w14:textId="297921D3" w:rsidR="00714D9E" w:rsidRPr="00714D9E" w:rsidRDefault="00714D9E" w:rsidP="004B0387">
      <w:pPr>
        <w:pStyle w:val="AR6BodyText"/>
        <w:rPr>
          <w:b/>
          <w:bCs/>
          <w:lang w:val="en-GB"/>
        </w:rPr>
      </w:pPr>
      <w:bookmarkStart w:id="2160" w:name="_Hlk66883491"/>
      <w:r w:rsidRPr="00714D9E">
        <w:rPr>
          <w:b/>
          <w:bCs/>
          <w:lang w:val="en-GB"/>
        </w:rPr>
        <w:t>[START FAQ10.1 HERE]</w:t>
      </w:r>
    </w:p>
    <w:bookmarkEnd w:id="2160"/>
    <w:p w14:paraId="271364EF" w14:textId="77777777" w:rsidR="00714D9E" w:rsidRPr="00C734F4" w:rsidRDefault="00714D9E" w:rsidP="004B0387">
      <w:pPr>
        <w:pStyle w:val="AR6BodyText"/>
        <w:rPr>
          <w:lang w:val="en-GB"/>
        </w:rPr>
      </w:pPr>
    </w:p>
    <w:p w14:paraId="308A9F01" w14:textId="2E071E85" w:rsidR="004B0387" w:rsidRDefault="004B0387" w:rsidP="00876274">
      <w:pPr>
        <w:pStyle w:val="AR6Chap10FAQ"/>
        <w:rPr>
          <w:lang w:val="en-GB"/>
        </w:rPr>
      </w:pPr>
      <w:bookmarkStart w:id="2161" w:name="_Toc56770602"/>
      <w:bookmarkStart w:id="2162" w:name="_Toc70454819"/>
      <w:r w:rsidRPr="003A1591">
        <w:rPr>
          <w:lang w:val="en-GB"/>
        </w:rPr>
        <w:t>How can we provide useful climate information for regional stakeholders?</w:t>
      </w:r>
      <w:bookmarkEnd w:id="2161"/>
      <w:bookmarkEnd w:id="2162"/>
    </w:p>
    <w:p w14:paraId="622A9880" w14:textId="7C396A07" w:rsidR="0061379B" w:rsidRDefault="0061379B" w:rsidP="0061379B">
      <w:pPr>
        <w:pStyle w:val="AR6BodyText"/>
        <w:rPr>
          <w:lang w:val="en-GB"/>
        </w:rPr>
      </w:pPr>
    </w:p>
    <w:p w14:paraId="028F6492" w14:textId="328803DD" w:rsidR="0061379B" w:rsidRPr="00736D06" w:rsidRDefault="0061379B" w:rsidP="0061379B">
      <w:pPr>
        <w:pStyle w:val="AR6BodyText"/>
        <w:rPr>
          <w:rFonts w:cs="Times New Roman"/>
          <w:i/>
          <w:lang w:val="en-GB"/>
        </w:rPr>
      </w:pPr>
      <w:r w:rsidRPr="00736D06">
        <w:rPr>
          <w:rFonts w:cs="Times New Roman"/>
          <w:i/>
          <w:lang w:val="en-GB"/>
        </w:rPr>
        <w:t>The world is physically and culturally diverse, and the challenges posed by climate change vary by region and location. Because climate change affects so many aspects of people’s daily work and living, climate</w:t>
      </w:r>
      <w:r>
        <w:rPr>
          <w:rFonts w:cs="Times New Roman"/>
          <w:i/>
          <w:lang w:val="en-GB"/>
        </w:rPr>
        <w:t xml:space="preserve"> </w:t>
      </w:r>
      <w:r w:rsidRPr="00736D06">
        <w:rPr>
          <w:rFonts w:cs="Times New Roman"/>
          <w:i/>
          <w:lang w:val="en-GB"/>
        </w:rPr>
        <w:t xml:space="preserve">change information can help with decision-making, but only when the information is relevant for the people involved in making those decisions. Users of climate information may be highly diverse, ranging from professionals in areas such as human health, agriculture or water management to a broader community that experiences the impacts of changing climate. Providing information that supports response actions thus requires </w:t>
      </w:r>
      <w:r w:rsidRPr="00736D06">
        <w:rPr>
          <w:i/>
          <w:lang w:val="en-GB"/>
        </w:rPr>
        <w:t>engaging all relevant stakeholders</w:t>
      </w:r>
      <w:r w:rsidR="009A5455">
        <w:rPr>
          <w:i/>
          <w:lang w:val="en-GB"/>
        </w:rPr>
        <w:t>,</w:t>
      </w:r>
      <w:r w:rsidR="009A5455">
        <w:rPr>
          <w:rFonts w:cs="Times New Roman"/>
          <w:i/>
          <w:lang w:val="en-GB"/>
        </w:rPr>
        <w:t xml:space="preserve"> their knowledge </w:t>
      </w:r>
      <w:r w:rsidRPr="00736D06">
        <w:rPr>
          <w:i/>
          <w:lang w:val="en-GB"/>
        </w:rPr>
        <w:t xml:space="preserve">and their </w:t>
      </w:r>
      <w:r w:rsidRPr="00736D06">
        <w:rPr>
          <w:rFonts w:cs="Times New Roman"/>
          <w:i/>
          <w:lang w:val="en-GB"/>
        </w:rPr>
        <w:t xml:space="preserve">experiences, </w:t>
      </w:r>
      <w:r>
        <w:rPr>
          <w:rFonts w:cs="Times New Roman"/>
          <w:i/>
          <w:lang w:val="en-GB"/>
        </w:rPr>
        <w:t xml:space="preserve">formulating </w:t>
      </w:r>
      <w:r w:rsidRPr="00736D06">
        <w:rPr>
          <w:rFonts w:cs="Times New Roman"/>
          <w:i/>
          <w:lang w:val="en-GB"/>
        </w:rPr>
        <w:t xml:space="preserve">appropriate information, and </w:t>
      </w:r>
      <w:r>
        <w:rPr>
          <w:rFonts w:cs="Times New Roman"/>
          <w:i/>
          <w:lang w:val="en-GB"/>
        </w:rPr>
        <w:t xml:space="preserve">developing </w:t>
      </w:r>
      <w:r w:rsidRPr="00736D06">
        <w:rPr>
          <w:rFonts w:cs="Times New Roman"/>
          <w:i/>
          <w:lang w:val="en-GB"/>
        </w:rPr>
        <w:t xml:space="preserve">a mutual understanding of the usefulness and limitations of the information. </w:t>
      </w:r>
    </w:p>
    <w:p w14:paraId="5211F4A7" w14:textId="77777777" w:rsidR="0061379B" w:rsidRPr="00736D06" w:rsidRDefault="0061379B" w:rsidP="0061379B">
      <w:pPr>
        <w:pStyle w:val="AR6BodyText"/>
        <w:rPr>
          <w:rFonts w:cs="Times New Roman"/>
          <w:lang w:val="en-GB"/>
        </w:rPr>
      </w:pPr>
    </w:p>
    <w:p w14:paraId="15E38CAE" w14:textId="26A55956" w:rsidR="0061379B" w:rsidRPr="00736D06" w:rsidRDefault="0061379B" w:rsidP="0061379B">
      <w:pPr>
        <w:pStyle w:val="AR6BodyText"/>
        <w:rPr>
          <w:rFonts w:cs="Times New Roman"/>
          <w:lang w:val="en-GB"/>
        </w:rPr>
      </w:pPr>
      <w:r w:rsidRPr="00736D06">
        <w:rPr>
          <w:rFonts w:cs="Times New Roman"/>
          <w:lang w:val="en-GB"/>
        </w:rPr>
        <w:t xml:space="preserve">The development, delivery, and use of climate change information requires engaging all parties involved: those producing the climate data and related knowledge, those communicating it, and those who combine that information with their knowledge of the community, region or activity that climate change may impact. To be successful, these parties need to work together to explore the climate data and thus co-develop the climate information needed to make decisions or solve problems, distilling output from the various sources of climate knowledge into relevant climate information. </w:t>
      </w:r>
      <w:r w:rsidRPr="00E8070F">
        <w:rPr>
          <w:rFonts w:cs="Times New Roman"/>
          <w:lang w:val="en-GB"/>
        </w:rPr>
        <w:t>Effective partnerships recognize and respond to the diversity of all parties involved</w:t>
      </w:r>
      <w:r>
        <w:rPr>
          <w:rFonts w:cs="Times New Roman"/>
          <w:lang w:val="en-GB"/>
        </w:rPr>
        <w:t xml:space="preserve"> (</w:t>
      </w:r>
      <w:r w:rsidRPr="00E8070F">
        <w:rPr>
          <w:rFonts w:cs="Times New Roman"/>
          <w:lang w:val="en-GB"/>
        </w:rPr>
        <w:t>including their values, beliefs and interests</w:t>
      </w:r>
      <w:r>
        <w:rPr>
          <w:rFonts w:cs="Times New Roman"/>
          <w:lang w:val="en-GB"/>
        </w:rPr>
        <w:t xml:space="preserve">), </w:t>
      </w:r>
      <w:r w:rsidR="009A5455" w:rsidRPr="0042286B">
        <w:rPr>
          <w:rFonts w:cs="Times New Roman"/>
          <w:lang w:val="en-GB"/>
        </w:rPr>
        <w:t xml:space="preserve">especially when they involve culturally diverse </w:t>
      </w:r>
      <w:r w:rsidR="009A5455" w:rsidRPr="009A5455">
        <w:rPr>
          <w:rFonts w:cs="Times New Roman"/>
          <w:lang w:val="en-GB"/>
        </w:rPr>
        <w:t>communities their indigenous and local knowledge of weather</w:t>
      </w:r>
      <w:r w:rsidRPr="009A5455">
        <w:rPr>
          <w:rFonts w:cs="Times New Roman"/>
          <w:lang w:val="en-GB"/>
        </w:rPr>
        <w:t>, climate and their society. This</w:t>
      </w:r>
      <w:r w:rsidRPr="00736D06">
        <w:rPr>
          <w:rFonts w:cs="Times New Roman"/>
          <w:lang w:val="en-GB"/>
        </w:rPr>
        <w:t xml:space="preserve"> is particularly true for climate change – a global issue posing challenges that vary by region. By recognizing this diversity, climate information can be relevant and credible, most notably when conveying the complexity of risks for human systems and ecosystems and for building resilience.</w:t>
      </w:r>
    </w:p>
    <w:p w14:paraId="5598A9CE" w14:textId="77777777" w:rsidR="0061379B" w:rsidRPr="00736D06" w:rsidRDefault="0061379B" w:rsidP="0061379B">
      <w:pPr>
        <w:pStyle w:val="AR6BodyText"/>
        <w:rPr>
          <w:rFonts w:cs="Times New Roman"/>
          <w:lang w:val="en-GB"/>
        </w:rPr>
      </w:pPr>
    </w:p>
    <w:p w14:paraId="5CB71F52" w14:textId="77777777" w:rsidR="0061379B" w:rsidRPr="00736D06" w:rsidRDefault="0061379B" w:rsidP="0061379B">
      <w:pPr>
        <w:pStyle w:val="AR6BodyText"/>
        <w:rPr>
          <w:rFonts w:cs="Times New Roman"/>
          <w:lang w:val="en-GB"/>
        </w:rPr>
      </w:pPr>
      <w:r w:rsidRPr="00736D06">
        <w:rPr>
          <w:rFonts w:cs="Times New Roman"/>
          <w:lang w:val="en-GB"/>
        </w:rPr>
        <w:t xml:space="preserve">Constructing useful climate information requires considering all available sources in order to capture the fullest possible representation of projected changes and distil the information in a way that meets </w:t>
      </w:r>
      <w:r>
        <w:rPr>
          <w:rFonts w:cs="Times New Roman"/>
          <w:lang w:val="en-GB"/>
        </w:rPr>
        <w:t xml:space="preserve">the </w:t>
      </w:r>
      <w:r w:rsidRPr="00736D06">
        <w:rPr>
          <w:rFonts w:cs="Times New Roman"/>
          <w:lang w:val="en-GB"/>
        </w:rPr>
        <w:t>needs of the stakeholders and communities impacted by the changes. For example, climate scientists can provide information on future changes by using simulations of global and/or regional climate and inferring changes in the weather behaviour influencing a region. An effective distillation process (FAQ 10.1, Figure 1) engages with the intended recipients of the information, especially stakeholders whose work involves non-climatic factors, such as human health, agriculture or water resources. The distillation evaluates the accuracy of all information sources (observations, simulations, expert judgement), weighs the credibility of possible conflicting information, and arrives at climate information that includes estimating the confidence a user should have in it. Producers of climate data should further recognize that the geographic regions and time periods governing stakeholders’ interest (for example, the growing season of an agricultural zone) may not align well with the time and space resolution of available climate data; thus additional model development or data processing may be required to extract useful climate information.</w:t>
      </w:r>
    </w:p>
    <w:p w14:paraId="783984AC" w14:textId="77777777" w:rsidR="0061379B" w:rsidRPr="00736D06" w:rsidRDefault="0061379B" w:rsidP="0061379B">
      <w:pPr>
        <w:pStyle w:val="AR6BodyText"/>
        <w:rPr>
          <w:rFonts w:cs="Times New Roman"/>
          <w:lang w:val="en-GB"/>
        </w:rPr>
      </w:pPr>
    </w:p>
    <w:p w14:paraId="51A3AC4D" w14:textId="7FC11602" w:rsidR="0061379B" w:rsidRPr="00736D06" w:rsidRDefault="0061379B" w:rsidP="0061379B">
      <w:pPr>
        <w:pStyle w:val="AR6BodyText"/>
        <w:rPr>
          <w:rFonts w:cs="Times New Roman"/>
          <w:lang w:val="en-GB"/>
        </w:rPr>
      </w:pPr>
      <w:r w:rsidRPr="00736D06">
        <w:rPr>
          <w:rFonts w:cs="Times New Roman"/>
          <w:lang w:val="en-GB"/>
        </w:rPr>
        <w:t>One way to distil complex information for stakeholder applications is to connect this information to experiences stakeholders have already had through storylines</w:t>
      </w:r>
      <w:r w:rsidR="00901690">
        <w:rPr>
          <w:rFonts w:cs="Times New Roman"/>
          <w:lang w:val="en-GB"/>
        </w:rPr>
        <w:t xml:space="preserve"> as</w:t>
      </w:r>
      <w:r w:rsidRPr="00736D06">
        <w:rPr>
          <w:rFonts w:cs="Times New Roman"/>
          <w:lang w:val="en-GB"/>
        </w:rPr>
        <w:t xml:space="preserve"> plausible unfoldings of weather and climate events related to stakeholders’ experiences. Dialogue between stakeholders and climate scientists can determine the most relevant experiences to evaluate for possible future behaviour. The development of storylines uses the experience and expertise of stakeholders</w:t>
      </w:r>
      <w:r w:rsidRPr="008C3D73">
        <w:rPr>
          <w:rFonts w:cs="Times New Roman"/>
          <w:lang w:val="en-GB"/>
        </w:rPr>
        <w:t>, such as water-resource managers and health professionals</w:t>
      </w:r>
      <w:r>
        <w:rPr>
          <w:rFonts w:cs="Times New Roman"/>
          <w:lang w:val="en-GB"/>
        </w:rPr>
        <w:t>,</w:t>
      </w:r>
      <w:r w:rsidRPr="00736D06">
        <w:rPr>
          <w:rFonts w:cs="Times New Roman"/>
          <w:lang w:val="en-GB"/>
        </w:rPr>
        <w:t xml:space="preserve"> who seek to develop appropriate response measures. Storylines are thus a pathway through the distillation process</w:t>
      </w:r>
      <w:r>
        <w:rPr>
          <w:rFonts w:cs="Times New Roman"/>
          <w:lang w:val="en-GB"/>
        </w:rPr>
        <w:t xml:space="preserve"> </w:t>
      </w:r>
      <w:r w:rsidRPr="00736D06">
        <w:rPr>
          <w:rFonts w:cs="Times New Roman"/>
          <w:lang w:val="en-GB"/>
        </w:rPr>
        <w:t>that can make climate information more accessible and physically comprehensible.</w:t>
      </w:r>
      <w:r w:rsidR="009A5455">
        <w:rPr>
          <w:rFonts w:cs="Times New Roman"/>
          <w:lang w:val="en-GB"/>
        </w:rPr>
        <w:t xml:space="preserve"> </w:t>
      </w:r>
      <w:r w:rsidR="009A5455" w:rsidRPr="0042286B">
        <w:rPr>
          <w:rFonts w:cs="Times New Roman"/>
          <w:lang w:val="en-GB"/>
        </w:rPr>
        <w:t xml:space="preserve">For example, a storyline may take a common experience like </w:t>
      </w:r>
      <w:r w:rsidR="009A5455">
        <w:rPr>
          <w:rFonts w:cs="Times New Roman"/>
          <w:lang w:val="en-GB"/>
        </w:rPr>
        <w:t>an extended drought, with depleted water availability and damaged crops, and show how droughts may change in the future, perhaps with even greater precipitation deficits or longer duration</w:t>
      </w:r>
      <w:r w:rsidR="009A5455" w:rsidRPr="0042286B">
        <w:rPr>
          <w:rFonts w:cs="Times New Roman"/>
          <w:lang w:val="en-GB"/>
        </w:rPr>
        <w:t xml:space="preserve">. </w:t>
      </w:r>
      <w:r w:rsidRPr="00736D06">
        <w:rPr>
          <w:rFonts w:cs="Times New Roman"/>
          <w:lang w:val="en-GB"/>
        </w:rPr>
        <w:t>With appropriate choices, storylines can engage nuances of the climate information in a meaningful way by building on common experiences, thus enhancing the information’s usefulness.</w:t>
      </w:r>
    </w:p>
    <w:p w14:paraId="0F15DC85" w14:textId="77777777" w:rsidR="0061379B" w:rsidRPr="00736D06" w:rsidRDefault="0061379B" w:rsidP="0061379B">
      <w:pPr>
        <w:pStyle w:val="AR6BodyText"/>
        <w:rPr>
          <w:rFonts w:cs="Times New Roman"/>
          <w:b/>
          <w:lang w:val="en-GB"/>
        </w:rPr>
      </w:pPr>
    </w:p>
    <w:p w14:paraId="54B985EC" w14:textId="77777777" w:rsidR="0061379B" w:rsidRPr="00736D06" w:rsidRDefault="0061379B" w:rsidP="0061379B">
      <w:pPr>
        <w:pStyle w:val="AR6BodyText"/>
        <w:rPr>
          <w:rFonts w:cs="Times New Roman"/>
          <w:lang w:val="en-GB"/>
        </w:rPr>
      </w:pPr>
      <w:r w:rsidRPr="00736D06">
        <w:rPr>
          <w:rFonts w:cs="Times New Roman"/>
          <w:lang w:val="en-GB"/>
        </w:rPr>
        <w:lastRenderedPageBreak/>
        <w:t xml:space="preserve">Forging partnerships among all involved with producing, exploring and distilling climate data into climate information is at the centre of creating stakeholder-relevant information. These partnerships can occur through direct interaction between climate scientists and stakeholders as well as through organizations that have emerged to facilitate this process, such as climate services, national and regional climate forums, and consulting firms providing specialized climate information. These so-called </w:t>
      </w:r>
      <w:r>
        <w:rPr>
          <w:rFonts w:cs="Times New Roman"/>
          <w:lang w:val="en-GB"/>
        </w:rPr>
        <w:t>‘</w:t>
      </w:r>
      <w:r w:rsidRPr="00736D06">
        <w:rPr>
          <w:rFonts w:cs="Times New Roman"/>
          <w:lang w:val="en-GB"/>
        </w:rPr>
        <w:t>boundary organizations</w:t>
      </w:r>
      <w:r>
        <w:rPr>
          <w:rFonts w:cs="Times New Roman"/>
          <w:lang w:val="en-GB"/>
        </w:rPr>
        <w:t>’</w:t>
      </w:r>
      <w:r w:rsidRPr="00736D06">
        <w:rPr>
          <w:rFonts w:cs="Times New Roman"/>
          <w:lang w:val="en-GB"/>
        </w:rPr>
        <w:t xml:space="preserve"> can serve the varied needs of all who would fold climate information into their decision processes. All of these partnerships are vital for arriving at climate information that responds to physical and cultural diversity and </w:t>
      </w:r>
      <w:r>
        <w:rPr>
          <w:rFonts w:cs="Times New Roman"/>
          <w:lang w:val="en-GB"/>
        </w:rPr>
        <w:t xml:space="preserve">to </w:t>
      </w:r>
      <w:r w:rsidRPr="00736D06">
        <w:rPr>
          <w:rFonts w:cs="Times New Roman"/>
          <w:lang w:val="en-GB"/>
        </w:rPr>
        <w:t>challenges posed by climate change that can vary region-by</w:t>
      </w:r>
      <w:r>
        <w:rPr>
          <w:rFonts w:cs="Times New Roman"/>
          <w:lang w:val="en-GB"/>
        </w:rPr>
        <w:t>-</w:t>
      </w:r>
      <w:r w:rsidRPr="00736D06">
        <w:rPr>
          <w:rFonts w:cs="Times New Roman"/>
          <w:lang w:val="en-GB"/>
        </w:rPr>
        <w:t>region around the world.</w:t>
      </w:r>
    </w:p>
    <w:p w14:paraId="6C53A3FF" w14:textId="77777777" w:rsidR="0061379B" w:rsidRPr="006A348F" w:rsidRDefault="0061379B" w:rsidP="0061379B">
      <w:pPr>
        <w:pStyle w:val="AR6BodyText"/>
        <w:rPr>
          <w:rFonts w:cs="Times New Roman"/>
          <w:b/>
          <w:lang w:val="en-GB"/>
        </w:rPr>
      </w:pPr>
    </w:p>
    <w:p w14:paraId="5FC751BD" w14:textId="77777777" w:rsidR="0061379B" w:rsidRPr="006A348F" w:rsidRDefault="0061379B" w:rsidP="0061379B">
      <w:pPr>
        <w:pStyle w:val="AR6BodyText"/>
        <w:rPr>
          <w:rFonts w:cs="Times New Roman"/>
          <w:b/>
          <w:lang w:val="en-GB"/>
        </w:rPr>
      </w:pPr>
    </w:p>
    <w:p w14:paraId="7C97B345" w14:textId="3A7A8C90" w:rsidR="0061379B" w:rsidRDefault="0061379B" w:rsidP="00094546">
      <w:pPr>
        <w:pStyle w:val="AR6BodyText"/>
        <w:rPr>
          <w:rFonts w:cs="Times New Roman"/>
          <w:b/>
          <w:lang w:val="en-GB"/>
        </w:rPr>
      </w:pPr>
      <w:r w:rsidRPr="006A348F">
        <w:rPr>
          <w:rFonts w:cs="Times New Roman"/>
          <w:b/>
          <w:lang w:val="en-GB"/>
        </w:rPr>
        <w:t>[START FAQ 10.1, FIGURE 1 HERE]</w:t>
      </w:r>
    </w:p>
    <w:p w14:paraId="0A6F5399" w14:textId="77777777" w:rsidR="0061379B" w:rsidRPr="006A348F" w:rsidRDefault="0061379B" w:rsidP="00094546">
      <w:pPr>
        <w:pStyle w:val="AR6BodyText"/>
        <w:rPr>
          <w:rFonts w:cs="Times New Roman"/>
          <w:b/>
          <w:lang w:val="en-GB"/>
        </w:rPr>
      </w:pPr>
    </w:p>
    <w:p w14:paraId="6666EA2F" w14:textId="00523E4D" w:rsidR="0061379B" w:rsidRPr="00A3177C" w:rsidRDefault="0061379B" w:rsidP="00094546">
      <w:pPr>
        <w:ind w:left="1701" w:hanging="1701"/>
        <w:rPr>
          <w:rFonts w:cs="Arial"/>
          <w:b/>
          <w:bCs/>
          <w:sz w:val="20"/>
          <w:szCs w:val="20"/>
          <w:lang w:val="en-US"/>
        </w:rPr>
      </w:pPr>
      <w:r w:rsidRPr="00A3177C">
        <w:rPr>
          <w:rFonts w:cs="Arial"/>
          <w:b/>
          <w:sz w:val="20"/>
          <w:szCs w:val="20"/>
          <w:lang w:val="en-US"/>
        </w:rPr>
        <w:t>FAQ 10.1, Figure 1:</w:t>
      </w:r>
      <w:r w:rsidRPr="00A3177C">
        <w:rPr>
          <w:rFonts w:cs="Arial"/>
          <w:sz w:val="20"/>
          <w:szCs w:val="20"/>
          <w:lang w:val="en-US"/>
        </w:rPr>
        <w:t xml:space="preserve"> </w:t>
      </w:r>
      <w:r w:rsidRPr="009A5455">
        <w:rPr>
          <w:rFonts w:cs="Arial"/>
          <w:b/>
          <w:bCs/>
          <w:sz w:val="20"/>
          <w:szCs w:val="20"/>
          <w:lang w:val="en-US"/>
        </w:rPr>
        <w:t>Climate information for decision makers is more useful if the physical and cultural diversity across the world is considered</w:t>
      </w:r>
      <w:r w:rsidRPr="00A3177C">
        <w:rPr>
          <w:rFonts w:cs="Arial"/>
          <w:bCs/>
          <w:sz w:val="20"/>
          <w:szCs w:val="20"/>
          <w:lang w:val="en-US"/>
        </w:rPr>
        <w:t>. The figure illustrates schematically the broad range of knowledge that must be blended with the diversity of users to distil information that will have relevance and credibility. This blending or distillation should engage the values and knowledge of both the stakeholders and the scientists. The bottom row contains examples of stakeholders’ interests and is not all-inclusive. As part of the distillation, the outcomes can advance the U.N.’s Sustainable Development Goals, covered in part by these examples.</w:t>
      </w:r>
    </w:p>
    <w:p w14:paraId="15330B42" w14:textId="77777777" w:rsidR="0061379B" w:rsidRPr="006A348F" w:rsidRDefault="0061379B" w:rsidP="00094546">
      <w:pPr>
        <w:pStyle w:val="AR6BodyText"/>
        <w:rPr>
          <w:rFonts w:cs="Arial"/>
          <w:sz w:val="20"/>
          <w:szCs w:val="20"/>
          <w:lang w:val="en-GB"/>
        </w:rPr>
      </w:pPr>
    </w:p>
    <w:p w14:paraId="624391F4" w14:textId="77777777" w:rsidR="0061379B" w:rsidRPr="006A348F" w:rsidRDefault="0061379B" w:rsidP="00094546">
      <w:pPr>
        <w:pStyle w:val="AR6BodyText"/>
        <w:rPr>
          <w:rFonts w:cs="Times New Roman"/>
          <w:b/>
          <w:lang w:val="en-GB"/>
        </w:rPr>
      </w:pPr>
      <w:r w:rsidRPr="006A348F">
        <w:rPr>
          <w:rFonts w:cs="Times New Roman"/>
          <w:b/>
          <w:lang w:val="en-GB"/>
        </w:rPr>
        <w:t>[END FAQ 10.1, FIGURE 1 HERE]</w:t>
      </w:r>
    </w:p>
    <w:p w14:paraId="41A57618" w14:textId="77777777" w:rsidR="0061379B" w:rsidRPr="0061379B" w:rsidRDefault="0061379B" w:rsidP="0061379B">
      <w:pPr>
        <w:pStyle w:val="AR6BodyText"/>
        <w:rPr>
          <w:lang w:val="en-GB"/>
        </w:rPr>
      </w:pPr>
    </w:p>
    <w:p w14:paraId="5102AE85" w14:textId="2938092D" w:rsidR="004B0387" w:rsidRPr="00714D9E" w:rsidRDefault="00714D9E" w:rsidP="004B0387">
      <w:pPr>
        <w:pStyle w:val="AR6BodyText"/>
        <w:jc w:val="both"/>
        <w:rPr>
          <w:rFonts w:cs="Times New Roman"/>
          <w:b/>
          <w:bCs/>
          <w:lang w:val="en-GB"/>
        </w:rPr>
      </w:pPr>
      <w:r w:rsidRPr="00714D9E">
        <w:rPr>
          <w:rFonts w:cs="Times New Roman"/>
          <w:b/>
          <w:bCs/>
          <w:lang w:val="en-GB"/>
        </w:rPr>
        <w:t>[END FAQ10.1 HERE]</w:t>
      </w:r>
    </w:p>
    <w:p w14:paraId="1CD9F716" w14:textId="77777777" w:rsidR="0061379B" w:rsidRPr="00A3177C" w:rsidRDefault="0061379B">
      <w:pPr>
        <w:rPr>
          <w:b/>
          <w:lang w:val="en-US"/>
        </w:rPr>
      </w:pPr>
      <w:bookmarkStart w:id="2163" w:name="_Toc5899763"/>
      <w:bookmarkStart w:id="2164" w:name="_Toc6838084"/>
      <w:bookmarkStart w:id="2165" w:name="_Toc56770603"/>
      <w:r w:rsidRPr="00A3177C">
        <w:rPr>
          <w:lang w:val="en-US"/>
        </w:rPr>
        <w:br w:type="page"/>
      </w:r>
    </w:p>
    <w:p w14:paraId="37EE24FF" w14:textId="744B44BD" w:rsidR="00714D9E" w:rsidRPr="00714D9E" w:rsidRDefault="00714D9E" w:rsidP="00714D9E">
      <w:pPr>
        <w:pStyle w:val="AR6BodyText"/>
        <w:rPr>
          <w:b/>
          <w:bCs/>
          <w:lang w:val="en-US"/>
        </w:rPr>
      </w:pPr>
      <w:r w:rsidRPr="00714D9E">
        <w:rPr>
          <w:b/>
          <w:bCs/>
          <w:lang w:val="en-US"/>
        </w:rPr>
        <w:lastRenderedPageBreak/>
        <w:t>[START FAQ10.</w:t>
      </w:r>
      <w:r>
        <w:rPr>
          <w:b/>
          <w:bCs/>
          <w:lang w:val="en-US"/>
        </w:rPr>
        <w:t>2</w:t>
      </w:r>
      <w:r w:rsidRPr="00714D9E">
        <w:rPr>
          <w:b/>
          <w:bCs/>
          <w:lang w:val="en-US"/>
        </w:rPr>
        <w:t xml:space="preserve"> HERE]</w:t>
      </w:r>
    </w:p>
    <w:p w14:paraId="7CEB32F5" w14:textId="77777777" w:rsidR="00714D9E" w:rsidRPr="00714D9E" w:rsidRDefault="00714D9E" w:rsidP="00714D9E">
      <w:pPr>
        <w:pStyle w:val="AR6BodyText"/>
        <w:rPr>
          <w:lang w:val="en-US"/>
        </w:rPr>
      </w:pPr>
    </w:p>
    <w:p w14:paraId="61BB0A3E" w14:textId="7A7364C7" w:rsidR="007F2D7F" w:rsidRPr="003A1591" w:rsidRDefault="007F2D7F" w:rsidP="007F2D7F">
      <w:pPr>
        <w:pStyle w:val="AR6Chap10FAQ"/>
        <w:rPr>
          <w:lang w:val="en-GB"/>
        </w:rPr>
      </w:pPr>
      <w:bookmarkStart w:id="2166" w:name="_Toc70454820"/>
      <w:r w:rsidRPr="003A1591">
        <w:rPr>
          <w:lang w:val="en-GB"/>
        </w:rPr>
        <w:t>Why are cities hotspots of global warming?</w:t>
      </w:r>
      <w:bookmarkEnd w:id="2166"/>
    </w:p>
    <w:bookmarkEnd w:id="2163"/>
    <w:bookmarkEnd w:id="2164"/>
    <w:bookmarkEnd w:id="2165"/>
    <w:p w14:paraId="71196A23" w14:textId="77777777" w:rsidR="007F2D7F" w:rsidRPr="00A3177C" w:rsidRDefault="007F2D7F">
      <w:pPr>
        <w:rPr>
          <w:rFonts w:cs="Times New Roman"/>
          <w:lang w:val="en-US"/>
        </w:rPr>
      </w:pPr>
    </w:p>
    <w:p w14:paraId="5B7A8465" w14:textId="77777777" w:rsidR="007F2D7F" w:rsidRPr="003A1591" w:rsidRDefault="007F2D7F" w:rsidP="007F2D7F">
      <w:pPr>
        <w:pStyle w:val="AR6BodyText"/>
        <w:rPr>
          <w:rFonts w:cs="Times New Roman"/>
          <w:i/>
          <w:lang w:val="en-GB"/>
        </w:rPr>
      </w:pPr>
      <w:r w:rsidRPr="003A1591">
        <w:rPr>
          <w:rFonts w:cs="Times New Roman"/>
          <w:i/>
          <w:lang w:val="en-GB"/>
        </w:rPr>
        <w:t>Urban areas experience air temperatures that can be several degrees Celsius warmer than surrounding areas, especially during the night. This ‘urban heat island’ effect results from several factors, including reduced ventilation and heat trapping due to the close proximity of tall buildings, heat generated directly from human activities, the heat-absorbing properties of concrete and other urban building materials, and the limited amount of vegetation. Continuing urbanization and increasingly severe heatwaves under climate change will further amplify this effect in the future.</w:t>
      </w:r>
    </w:p>
    <w:p w14:paraId="063609EF" w14:textId="77777777" w:rsidR="007F2D7F" w:rsidRPr="003A1591" w:rsidRDefault="007F2D7F" w:rsidP="007F2D7F">
      <w:pPr>
        <w:pStyle w:val="AR6BodyText"/>
        <w:rPr>
          <w:rFonts w:cs="Times New Roman"/>
          <w:i/>
          <w:lang w:val="en-GB"/>
        </w:rPr>
      </w:pPr>
    </w:p>
    <w:p w14:paraId="6227D73C" w14:textId="77777777" w:rsidR="007F2D7F" w:rsidRPr="003A1591" w:rsidRDefault="007F2D7F" w:rsidP="007F2D7F">
      <w:pPr>
        <w:pStyle w:val="AR6BodyText"/>
        <w:rPr>
          <w:rFonts w:cs="Times New Roman"/>
          <w:lang w:val="en-GB"/>
        </w:rPr>
      </w:pPr>
    </w:p>
    <w:p w14:paraId="2D790897" w14:textId="15EC2C49" w:rsidR="007F2D7F" w:rsidRPr="003A1591" w:rsidRDefault="007F2D7F" w:rsidP="003A1591">
      <w:pPr>
        <w:pStyle w:val="AR6BodyText"/>
        <w:rPr>
          <w:lang w:val="en-GB"/>
        </w:rPr>
      </w:pPr>
      <w:r w:rsidRPr="003A1591">
        <w:rPr>
          <w:lang w:val="en-GB"/>
        </w:rPr>
        <w:t xml:space="preserve">Today, cities are home to 55% of the world’s population. This number is increasing, and every year cities welcome 67 million new residents, 90% of whom are moving to cities in developing countries. By 2030, almost 60% of the world’s population is expected to live in urban areas. Cities and their inhabitants are highly vulnerable to </w:t>
      </w:r>
      <w:r w:rsidR="009A5455">
        <w:rPr>
          <w:rFonts w:cs="Times New Roman"/>
          <w:lang w:val="en-GB"/>
        </w:rPr>
        <w:t>weather and</w:t>
      </w:r>
      <w:r w:rsidR="009A5455" w:rsidRPr="0042286B">
        <w:rPr>
          <w:rFonts w:cs="Times New Roman"/>
          <w:lang w:val="en-GB"/>
        </w:rPr>
        <w:t xml:space="preserve"> </w:t>
      </w:r>
      <w:r w:rsidRPr="003A1591">
        <w:rPr>
          <w:lang w:val="en-GB"/>
        </w:rPr>
        <w:t xml:space="preserve">climate extremes, particularly heatwaves, because urban areas already are local hotspots. Cities are generally warmer – up to several degrees Celsius at night – than their surroundings. This warming effect, called the urban heat island, occurs because cities both receive and retain more heat than the surrounding countryside areas and because natural cooling processes are weakened in cities compared to rural areas. </w:t>
      </w:r>
    </w:p>
    <w:p w14:paraId="174B62FF" w14:textId="77777777" w:rsidR="007F2D7F" w:rsidRPr="003A1591" w:rsidRDefault="007F2D7F" w:rsidP="003A1591">
      <w:pPr>
        <w:pStyle w:val="AR6BodyText"/>
        <w:rPr>
          <w:lang w:val="en-GB"/>
        </w:rPr>
      </w:pPr>
    </w:p>
    <w:p w14:paraId="422197D2" w14:textId="05E36260" w:rsidR="007F2D7F" w:rsidRPr="003A1591" w:rsidRDefault="007F2D7F" w:rsidP="003A1591">
      <w:pPr>
        <w:pStyle w:val="AR6BodyText"/>
        <w:rPr>
          <w:lang w:val="en-GB"/>
        </w:rPr>
      </w:pPr>
      <w:r w:rsidRPr="003A1591">
        <w:rPr>
          <w:lang w:val="en-GB"/>
        </w:rPr>
        <w:t>Three main factors contribute to amplify the warming of urban areas (orange bars in FAQ 10.2, Figure 1).  The strongest contribution comes from urban geometry, which depends on the number of buildings, their size and their proximity. Tall buildings close to each other absorb and store heat and also reduce natural ventilation. Human activities, which are very concentrated in cities, also directly warm the atmosphere locally, due to heat released from domestic and industrial heating or cooling systems, running engines, and other sources. Finally, urban warming also results directly from the heat-retaining properties of the materials that make up cities, including concrete buildings, asphalt roadways, and dark rooftops. These materials are very good at absorbing and retaining heat, and then re-emitting that heat at night.</w:t>
      </w:r>
    </w:p>
    <w:p w14:paraId="1DCA1C32" w14:textId="77777777" w:rsidR="007F2D7F" w:rsidRPr="003A1591" w:rsidRDefault="007F2D7F" w:rsidP="003A1591">
      <w:pPr>
        <w:pStyle w:val="AR6BodyText"/>
        <w:rPr>
          <w:lang w:val="en-GB"/>
        </w:rPr>
      </w:pPr>
    </w:p>
    <w:p w14:paraId="6DA879E3" w14:textId="3971C6CC" w:rsidR="007F2D7F" w:rsidRPr="003A1591" w:rsidRDefault="007F2D7F" w:rsidP="003A1591">
      <w:pPr>
        <w:pStyle w:val="AR6BodyText"/>
        <w:rPr>
          <w:lang w:val="en-GB"/>
        </w:rPr>
      </w:pPr>
      <w:r w:rsidRPr="003A1591">
        <w:rPr>
          <w:lang w:val="en-GB"/>
        </w:rPr>
        <w:t xml:space="preserve">The urban heat island effect is further amplified in cities that lack vegetation and water bodies, both of which can strongly contribute to local cooling (green bars in FAQ 10.2, </w:t>
      </w:r>
      <w:r w:rsidR="00B5617D">
        <w:rPr>
          <w:lang w:val="en-GB"/>
        </w:rPr>
        <w:t>F</w:t>
      </w:r>
      <w:r w:rsidRPr="003A1591">
        <w:rPr>
          <w:lang w:val="en-GB"/>
        </w:rPr>
        <w:t xml:space="preserve">igure 1). This means that when enough vegetation and water are included in the urban fabric, they can counterbalance the urban heat island effect, to the point of even cancelling out the urban heat island effect in some neighbourhoods.   </w:t>
      </w:r>
    </w:p>
    <w:p w14:paraId="7358DD7E" w14:textId="77777777" w:rsidR="007F2D7F" w:rsidRPr="003A1591" w:rsidRDefault="007F2D7F" w:rsidP="003A1591">
      <w:pPr>
        <w:pStyle w:val="AR6BodyText"/>
        <w:rPr>
          <w:lang w:val="en-GB"/>
        </w:rPr>
      </w:pPr>
    </w:p>
    <w:p w14:paraId="3D302C31" w14:textId="5CE463FD" w:rsidR="007F2D7F" w:rsidRPr="003A1591" w:rsidRDefault="007F2D7F" w:rsidP="003A1591">
      <w:pPr>
        <w:pStyle w:val="AR6BodyText"/>
        <w:rPr>
          <w:lang w:val="en-GB"/>
        </w:rPr>
      </w:pPr>
      <w:r w:rsidRPr="003A1591">
        <w:rPr>
          <w:lang w:val="en-GB"/>
        </w:rPr>
        <w:t>The urban heat island phenomenon is well known and understood. For instance, temperature measurements from thermometers located in cities are corrected for this effect when global warming trends are calculated</w:t>
      </w:r>
      <w:r w:rsidR="009A5455">
        <w:rPr>
          <w:lang w:val="en-GB"/>
        </w:rPr>
        <w:t>.</w:t>
      </w:r>
      <w:r w:rsidRPr="003A1591">
        <w:rPr>
          <w:lang w:val="en-GB"/>
        </w:rPr>
        <w:t xml:space="preserve"> </w:t>
      </w:r>
      <w:r w:rsidR="00B5617D">
        <w:rPr>
          <w:lang w:val="en-GB"/>
        </w:rPr>
        <w:t xml:space="preserve"> </w:t>
      </w:r>
      <w:r w:rsidRPr="003A1591">
        <w:rPr>
          <w:lang w:val="en-GB"/>
        </w:rPr>
        <w:t>Nevertheless, observations</w:t>
      </w:r>
      <w:r w:rsidR="009A5455">
        <w:rPr>
          <w:lang w:val="en-GB"/>
        </w:rPr>
        <w:t xml:space="preserve">, including </w:t>
      </w:r>
      <w:r w:rsidRPr="003A1591">
        <w:rPr>
          <w:lang w:val="en-GB"/>
        </w:rPr>
        <w:t xml:space="preserve">long-term measurements of the urban heat island effect are currently too limited to allow a full understanding of how the urban heat island varies across the world and across different types of cities and climatic zones, or how this effect will evolve in the future. </w:t>
      </w:r>
    </w:p>
    <w:p w14:paraId="7C1C3175" w14:textId="77777777" w:rsidR="007F2D7F" w:rsidRPr="003A1591" w:rsidRDefault="007F2D7F" w:rsidP="003A1591">
      <w:pPr>
        <w:pStyle w:val="AR6BodyText"/>
        <w:rPr>
          <w:lang w:val="en-GB"/>
        </w:rPr>
      </w:pPr>
    </w:p>
    <w:p w14:paraId="60A257A7" w14:textId="7623334E" w:rsidR="007F2D7F" w:rsidRPr="003A1591" w:rsidRDefault="007F2D7F" w:rsidP="003A1591">
      <w:pPr>
        <w:pStyle w:val="AR6BodyText"/>
        <w:rPr>
          <w:lang w:val="en-GB"/>
        </w:rPr>
      </w:pPr>
      <w:r w:rsidRPr="003A1591">
        <w:rPr>
          <w:lang w:val="en-GB"/>
        </w:rPr>
        <w:t>As a result, it is hard to assess how climate change will affect the urban heat island effect, and various studies</w:t>
      </w:r>
      <w:r w:rsidR="009A5455">
        <w:rPr>
          <w:lang w:val="en-GB"/>
        </w:rPr>
        <w:t xml:space="preserve"> </w:t>
      </w:r>
      <w:r w:rsidRPr="003A1591">
        <w:rPr>
          <w:lang w:val="en-GB"/>
        </w:rPr>
        <w:t>disagree. Two things are, however, very clear. First, future urbanization will expand the urban heat island areas, thereby amplifying future warming in many places all over the world. In some places, the nighttime warming from the urban heat island effect could even be on the same order of magnitude as the warming expected from human-induced climate change. Second, more intense, longer and more frequent heatwaves caused by climate change will more strongly impact cities and their inhabitants, because the extra warming from the urban heat island effect will exacerbate the impacts of climate change.</w:t>
      </w:r>
    </w:p>
    <w:p w14:paraId="4F098F23" w14:textId="77777777" w:rsidR="007F2D7F" w:rsidRPr="003A1591" w:rsidRDefault="007F2D7F" w:rsidP="003A1591">
      <w:pPr>
        <w:pStyle w:val="AR6BodyText"/>
        <w:rPr>
          <w:lang w:val="en-GB"/>
        </w:rPr>
      </w:pPr>
    </w:p>
    <w:p w14:paraId="3CC51A04" w14:textId="650E3CC8" w:rsidR="007F2D7F" w:rsidRPr="003A1591" w:rsidRDefault="007F2D7F" w:rsidP="003A1591">
      <w:pPr>
        <w:pStyle w:val="AR6BodyText"/>
        <w:rPr>
          <w:lang w:val="en-GB"/>
        </w:rPr>
      </w:pPr>
      <w:r w:rsidRPr="003A1591">
        <w:rPr>
          <w:lang w:val="en-GB"/>
        </w:rPr>
        <w:t xml:space="preserve">In summary, cities are currently local hotspots because their structure, material and activities trap and release heat and reduce natural cooling processes. In the future, climate change will, on average, have a limited effect on the magnitude of the urban heat island itself, but ongoing urbanization together with more frequent, longer and warmer heatwaves will make cities more </w:t>
      </w:r>
      <w:r w:rsidR="009A5455">
        <w:rPr>
          <w:lang w:val="en-GB"/>
        </w:rPr>
        <w:t>exposed</w:t>
      </w:r>
      <w:r w:rsidRPr="003A1591">
        <w:rPr>
          <w:lang w:val="en-GB"/>
        </w:rPr>
        <w:t xml:space="preserve"> to global warming. </w:t>
      </w:r>
    </w:p>
    <w:p w14:paraId="7083DF4C" w14:textId="77777777" w:rsidR="007F2D7F" w:rsidRDefault="007F2D7F" w:rsidP="00094546">
      <w:pPr>
        <w:pStyle w:val="AR6BodyText"/>
        <w:rPr>
          <w:rFonts w:cs="Times New Roman"/>
          <w:lang w:val="en-GB"/>
        </w:rPr>
      </w:pPr>
    </w:p>
    <w:p w14:paraId="6F0EE414" w14:textId="77777777" w:rsidR="005D5915" w:rsidRPr="003A1591" w:rsidRDefault="005D5915" w:rsidP="00094546">
      <w:pPr>
        <w:pStyle w:val="AR6BodyText"/>
        <w:rPr>
          <w:rFonts w:cs="Times New Roman"/>
          <w:lang w:val="en-GB"/>
        </w:rPr>
      </w:pPr>
    </w:p>
    <w:p w14:paraId="0E1A4A44" w14:textId="1F0564CB" w:rsidR="007F2D7F" w:rsidRDefault="007F2D7F" w:rsidP="00094546">
      <w:pPr>
        <w:pStyle w:val="AR6BodyText"/>
        <w:rPr>
          <w:rFonts w:cs="Times New Roman"/>
          <w:b/>
          <w:lang w:val="en-GB"/>
        </w:rPr>
      </w:pPr>
      <w:r w:rsidRPr="003A1591">
        <w:rPr>
          <w:rFonts w:cs="Times New Roman"/>
          <w:b/>
          <w:lang w:val="en-GB"/>
        </w:rPr>
        <w:lastRenderedPageBreak/>
        <w:t>[START FAQ 10.2, FIGURE 1 HERE]</w:t>
      </w:r>
    </w:p>
    <w:p w14:paraId="2CF89192" w14:textId="77777777" w:rsidR="00094546" w:rsidRPr="003A1591" w:rsidRDefault="00094546" w:rsidP="00094546">
      <w:pPr>
        <w:pStyle w:val="AR6BodyText"/>
        <w:rPr>
          <w:rFonts w:cs="Times New Roman"/>
          <w:b/>
          <w:lang w:val="en-GB"/>
        </w:rPr>
      </w:pPr>
    </w:p>
    <w:p w14:paraId="315F2168" w14:textId="22B541FE" w:rsidR="007F2D7F" w:rsidRPr="003A1591" w:rsidRDefault="007F2D7F" w:rsidP="00094546">
      <w:pPr>
        <w:ind w:left="1701" w:hanging="1701"/>
        <w:rPr>
          <w:rStyle w:val="AR6AtlasTableCar"/>
          <w:lang w:val="en-GB"/>
        </w:rPr>
      </w:pPr>
      <w:r w:rsidRPr="00A3177C">
        <w:rPr>
          <w:rFonts w:cs="Arial"/>
          <w:b/>
          <w:sz w:val="20"/>
          <w:szCs w:val="20"/>
          <w:lang w:val="en-US"/>
        </w:rPr>
        <w:t xml:space="preserve">FAQ 10.2, Figure 1: </w:t>
      </w:r>
      <w:r w:rsidRPr="009A5455">
        <w:rPr>
          <w:rStyle w:val="AR6AtlasTableCar"/>
          <w:b/>
          <w:lang w:val="en-GB"/>
        </w:rPr>
        <w:t>Efficiency of the various factors at warming up or cooling down neighbourhoods of urban areas.</w:t>
      </w:r>
      <w:r w:rsidRPr="003A1591">
        <w:rPr>
          <w:rStyle w:val="AR6AtlasTableCar"/>
          <w:lang w:val="en-GB"/>
        </w:rPr>
        <w:t xml:space="preserve"> Overall, cities tend to be warmer than their surroundings. This is called the ‘urban heat island’ effect. The hatched areas on the bars show how the strength of the warming or cooling effects of each factor varies depending on the local climate. For example, vegetation has a stronger cooling effect in temperate and warm climates. Further details on data sources are available in the chapter data table (Table </w:t>
      </w:r>
      <w:hyperlink r:id="rId16" w:tgtFrame="_blank" w:history="1">
        <w:r w:rsidRPr="003A1591">
          <w:rPr>
            <w:rStyle w:val="AR6AtlasTableCar"/>
            <w:rFonts w:eastAsiaTheme="majorEastAsia"/>
            <w:lang w:val="en-GB"/>
          </w:rPr>
          <w:t>10.SM</w:t>
        </w:r>
      </w:hyperlink>
      <w:r w:rsidRPr="003A1591">
        <w:rPr>
          <w:rStyle w:val="AR6AtlasTableCar"/>
          <w:lang w:val="en-GB"/>
        </w:rPr>
        <w:t>.1</w:t>
      </w:r>
      <w:r w:rsidR="00965265">
        <w:rPr>
          <w:rStyle w:val="AR6AtlasTableCar"/>
          <w:lang w:val="en-GB"/>
        </w:rPr>
        <w:t>1</w:t>
      </w:r>
      <w:r w:rsidRPr="003A1591">
        <w:rPr>
          <w:rStyle w:val="AR6AtlasTableCar"/>
          <w:lang w:val="en-GB"/>
        </w:rPr>
        <w:t>)</w:t>
      </w:r>
    </w:p>
    <w:p w14:paraId="29915445" w14:textId="77777777" w:rsidR="007F2D7F" w:rsidRPr="003A1591" w:rsidRDefault="007F2D7F" w:rsidP="00094546">
      <w:pPr>
        <w:pStyle w:val="AR6BodyText"/>
        <w:rPr>
          <w:rFonts w:cs="Times New Roman"/>
          <w:lang w:val="en-GB"/>
        </w:rPr>
      </w:pPr>
    </w:p>
    <w:p w14:paraId="475AAB77" w14:textId="710AFE79" w:rsidR="007F2D7F" w:rsidRDefault="007F2D7F" w:rsidP="00094546">
      <w:pPr>
        <w:pStyle w:val="AR6BodyText"/>
        <w:rPr>
          <w:rFonts w:cs="Times New Roman"/>
          <w:b/>
          <w:lang w:val="en-US"/>
        </w:rPr>
      </w:pPr>
      <w:r w:rsidRPr="00FB6EB0">
        <w:rPr>
          <w:rFonts w:cs="Times New Roman"/>
          <w:b/>
          <w:lang w:val="en-US"/>
        </w:rPr>
        <w:t>[START FAQ 10.2, FIGURE 1 HERE]</w:t>
      </w:r>
    </w:p>
    <w:p w14:paraId="3F69CF24" w14:textId="74B1A380" w:rsidR="00714D9E" w:rsidRDefault="00714D9E" w:rsidP="00094546">
      <w:pPr>
        <w:pStyle w:val="AR6BodyText"/>
        <w:rPr>
          <w:rFonts w:cs="Times New Roman"/>
          <w:b/>
          <w:lang w:val="en-US"/>
        </w:rPr>
      </w:pPr>
    </w:p>
    <w:p w14:paraId="53C266BA" w14:textId="6F9F09C7" w:rsidR="00714D9E" w:rsidRPr="00714D9E" w:rsidRDefault="00714D9E" w:rsidP="00714D9E">
      <w:pPr>
        <w:pStyle w:val="AR6BodyText"/>
        <w:rPr>
          <w:b/>
          <w:bCs/>
          <w:lang w:val="en-GB"/>
        </w:rPr>
      </w:pPr>
      <w:r w:rsidRPr="00714D9E">
        <w:rPr>
          <w:b/>
          <w:bCs/>
          <w:lang w:val="en-GB"/>
        </w:rPr>
        <w:t>[</w:t>
      </w:r>
      <w:r>
        <w:rPr>
          <w:b/>
          <w:bCs/>
          <w:lang w:val="en-GB"/>
        </w:rPr>
        <w:t>END</w:t>
      </w:r>
      <w:r w:rsidRPr="00714D9E">
        <w:rPr>
          <w:b/>
          <w:bCs/>
          <w:lang w:val="en-GB"/>
        </w:rPr>
        <w:t xml:space="preserve"> FAQ10.</w:t>
      </w:r>
      <w:r>
        <w:rPr>
          <w:b/>
          <w:bCs/>
          <w:lang w:val="en-GB"/>
        </w:rPr>
        <w:t>2</w:t>
      </w:r>
      <w:r w:rsidRPr="00714D9E">
        <w:rPr>
          <w:b/>
          <w:bCs/>
          <w:lang w:val="en-GB"/>
        </w:rPr>
        <w:t xml:space="preserve"> HERE]</w:t>
      </w:r>
    </w:p>
    <w:p w14:paraId="5DDA5883" w14:textId="77777777" w:rsidR="00714D9E" w:rsidRPr="00FB6EB0" w:rsidRDefault="00714D9E" w:rsidP="00094546">
      <w:pPr>
        <w:pStyle w:val="AR6BodyText"/>
        <w:rPr>
          <w:lang w:val="en-US"/>
        </w:rPr>
      </w:pPr>
    </w:p>
    <w:p w14:paraId="577E08AB" w14:textId="6EB32DB8" w:rsidR="00DA337D" w:rsidRDefault="00DA337D">
      <w:pPr>
        <w:rPr>
          <w:rFonts w:cs="Times New Roman"/>
          <w:b/>
          <w:lang w:val="en-US"/>
        </w:rPr>
      </w:pPr>
      <w:r>
        <w:rPr>
          <w:rFonts w:cs="Times New Roman"/>
          <w:b/>
          <w:lang w:val="en-US"/>
        </w:rPr>
        <w:br w:type="page"/>
      </w:r>
    </w:p>
    <w:p w14:paraId="6AEDE8E6" w14:textId="500D87F8" w:rsidR="007F2D7F" w:rsidRPr="005D5915" w:rsidRDefault="00DA337D" w:rsidP="005D5915">
      <w:pPr>
        <w:pStyle w:val="AR6BodyTextBold"/>
      </w:pPr>
      <w:bookmarkStart w:id="2167" w:name="_Toc70454821"/>
      <w:r w:rsidRPr="005D5915">
        <w:lastRenderedPageBreak/>
        <w:t>Acknowledgements</w:t>
      </w:r>
      <w:bookmarkEnd w:id="2167"/>
    </w:p>
    <w:p w14:paraId="32262710" w14:textId="35901FA3" w:rsidR="00DA337D" w:rsidRDefault="00DA337D" w:rsidP="00094546">
      <w:pPr>
        <w:pStyle w:val="AR6BodyText"/>
        <w:rPr>
          <w:rFonts w:cs="Times New Roman"/>
          <w:b/>
          <w:lang w:val="en-US"/>
        </w:rPr>
      </w:pPr>
    </w:p>
    <w:p w14:paraId="751A6D81" w14:textId="7F7BC970" w:rsidR="00DA337D" w:rsidRPr="00DA337D" w:rsidRDefault="00DA337D" w:rsidP="00094546">
      <w:pPr>
        <w:pStyle w:val="AR6BodyText"/>
        <w:rPr>
          <w:rFonts w:cs="Times New Roman"/>
          <w:b/>
          <w:lang w:val="en-US"/>
        </w:rPr>
      </w:pPr>
      <w:r w:rsidRPr="00DA337D">
        <w:rPr>
          <w:lang w:val="en-US"/>
        </w:rPr>
        <w:t>We acknowledge the E-OBS dataset and the data providers in the ECA&amp;D project (</w:t>
      </w:r>
      <w:hyperlink r:id="rId17" w:tgtFrame="_blank" w:history="1">
        <w:r w:rsidRPr="00DA337D">
          <w:rPr>
            <w:color w:val="0000FF"/>
            <w:u w:val="single"/>
            <w:lang w:val="en-US"/>
          </w:rPr>
          <w:t>https://www.ecad.eu</w:t>
        </w:r>
      </w:hyperlink>
      <w:r w:rsidRPr="00DA337D">
        <w:rPr>
          <w:lang w:val="en-US"/>
        </w:rPr>
        <w:t xml:space="preserve">) for </w:t>
      </w:r>
      <w:r>
        <w:rPr>
          <w:lang w:val="en-US"/>
        </w:rPr>
        <w:t>t</w:t>
      </w:r>
      <w:r w:rsidRPr="00DA337D">
        <w:rPr>
          <w:lang w:val="en-US"/>
        </w:rPr>
        <w:t xml:space="preserve">heir help and the Japan Aerospace Exploration Agency (JAXA) for delivering the GSMaP (Global Satellite </w:t>
      </w:r>
      <w:r w:rsidRPr="00DA337D">
        <w:rPr>
          <w:lang w:val="en-US"/>
        </w:rPr>
        <w:br/>
        <w:t xml:space="preserve">Mapping of Precipitation) data to us. The invaluable contributions from Lisa van Aardenne (South Africa), Peng Cai (China), Joseph Ching (China), Huili He (China), Kenshi Hibino (Japan), Yukiko Imada (Japan), </w:t>
      </w:r>
      <w:r w:rsidRPr="00DA337D">
        <w:rPr>
          <w:lang w:val="en-US"/>
        </w:rPr>
        <w:br/>
        <w:t xml:space="preserve">Nazrul Islam (Saudi Arabia), Isadora Christel Jiménez (Spain) and Misako Kachi (Japan) are also greatly acknowledged. We acknowledge the World Climate Research Programme for coordinating the modelling </w:t>
      </w:r>
      <w:r w:rsidRPr="00DA337D">
        <w:rPr>
          <w:lang w:val="en-US"/>
        </w:rPr>
        <w:br/>
        <w:t>intercomparison projects CMIP and CORDEX and thank the climate modelling groups for producing and making available their model output.</w:t>
      </w:r>
    </w:p>
    <w:p w14:paraId="0B250753" w14:textId="77777777" w:rsidR="008070FE" w:rsidRPr="00876274" w:rsidRDefault="00397588" w:rsidP="001415DA">
      <w:pPr>
        <w:pStyle w:val="AR6BodyTextBold"/>
      </w:pPr>
      <w:r w:rsidRPr="00C734F4">
        <w:br w:type="page"/>
      </w:r>
      <w:bookmarkStart w:id="2168" w:name="_Toc70454822"/>
      <w:r w:rsidR="008070FE" w:rsidRPr="00876274">
        <w:lastRenderedPageBreak/>
        <w:t>References</w:t>
      </w:r>
      <w:bookmarkEnd w:id="2168"/>
    </w:p>
    <w:p w14:paraId="5FF060AA" w14:textId="0FD31829" w:rsidR="00671F81" w:rsidRDefault="00671F81" w:rsidP="00D6174C">
      <w:pPr>
        <w:pStyle w:val="AR6BodyText"/>
        <w:ind w:left="720" w:hanging="720"/>
        <w:rPr>
          <w:lang w:val="en-GB"/>
        </w:rPr>
      </w:pPr>
    </w:p>
    <w:p w14:paraId="30529C49" w14:textId="4B5E6F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Aalbers, E.E., G. Lenderink, E. van Meijgaard, and B.J.J.M. van den Hurk, 2018: Local-scale changes in mean and heavy precipitation in Western Europe, climate change or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50(11–12)</w:t>
      </w:r>
      <w:r w:rsidRPr="005D5915">
        <w:rPr>
          <w:rFonts w:cs="Times New Roman"/>
          <w:sz w:val="20"/>
          <w:szCs w:val="20"/>
          <w:lang w:val="en-GB"/>
        </w:rPr>
        <w:t>, 4745–4766, doi:</w:t>
      </w:r>
      <w:hyperlink r:id="rId18" w:history="1">
        <w:r w:rsidRPr="005D5915">
          <w:rPr>
            <w:rStyle w:val="Hyperlink"/>
            <w:rFonts w:cs="Times New Roman"/>
            <w:sz w:val="20"/>
            <w:szCs w:val="20"/>
            <w:lang w:val="en-US"/>
          </w:rPr>
          <w:t>10.1007/s00382-017-3901-9</w:t>
        </w:r>
      </w:hyperlink>
      <w:r w:rsidRPr="005D5915">
        <w:rPr>
          <w:rFonts w:cs="Times New Roman"/>
          <w:sz w:val="20"/>
          <w:szCs w:val="20"/>
          <w:lang w:val="en-GB"/>
        </w:rPr>
        <w:t>.</w:t>
      </w:r>
    </w:p>
    <w:p w14:paraId="00FA14ED" w14:textId="45D7CB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Aalto, J., P. Pirinen, and K. Jylhä, 2016: New gridded daily climatology of Finland: Permutation-based uncertainty estimates and temporal trends in climate.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121(8)</w:t>
      </w:r>
      <w:r w:rsidRPr="005D5915">
        <w:rPr>
          <w:rFonts w:cs="Times New Roman"/>
          <w:sz w:val="20"/>
          <w:szCs w:val="20"/>
          <w:lang w:val="en-GB"/>
        </w:rPr>
        <w:t>, 3807–3823, doi:</w:t>
      </w:r>
      <w:hyperlink r:id="rId19" w:history="1">
        <w:r w:rsidRPr="005D5915">
          <w:rPr>
            <w:rStyle w:val="Hyperlink"/>
            <w:rFonts w:cs="Times New Roman"/>
            <w:sz w:val="20"/>
            <w:szCs w:val="20"/>
            <w:lang w:val="en-US"/>
          </w:rPr>
          <w:t>10.1002/2015jd024651</w:t>
        </w:r>
      </w:hyperlink>
      <w:r w:rsidRPr="005D5915">
        <w:rPr>
          <w:rFonts w:cs="Times New Roman"/>
          <w:sz w:val="20"/>
          <w:szCs w:val="20"/>
          <w:lang w:val="en-GB"/>
        </w:rPr>
        <w:t>.</w:t>
      </w:r>
    </w:p>
    <w:p w14:paraId="02961DE7" w14:textId="047F5F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Abatzoglou, J.T. and T.J. Brown, 2012: A comparison of statistical downscaling methods suited for wildfire applications.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772–780, doi:</w:t>
      </w:r>
      <w:hyperlink r:id="rId20" w:history="1">
        <w:r w:rsidRPr="005D5915">
          <w:rPr>
            <w:rStyle w:val="Hyperlink"/>
            <w:rFonts w:cs="Times New Roman"/>
            <w:sz w:val="20"/>
            <w:szCs w:val="20"/>
            <w:lang w:val="en-US"/>
          </w:rPr>
          <w:t>10.1002/joc.2312</w:t>
        </w:r>
      </w:hyperlink>
      <w:r w:rsidRPr="005D5915">
        <w:rPr>
          <w:rFonts w:cs="Times New Roman"/>
          <w:sz w:val="20"/>
          <w:szCs w:val="20"/>
          <w:lang w:val="en-GB"/>
        </w:rPr>
        <w:t>.</w:t>
      </w:r>
    </w:p>
    <w:p w14:paraId="258F03E6" w14:textId="3A2E5C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Abba Omar, S. and B.J. Abiodun, 2020: Characteristics of cut-off lows during the 2015–2017 drought in the Western Cape, South Africa.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235</w:t>
      </w:r>
      <w:r w:rsidRPr="005D5915">
        <w:rPr>
          <w:rFonts w:cs="Times New Roman"/>
          <w:sz w:val="20"/>
          <w:szCs w:val="20"/>
          <w:lang w:val="en-GB"/>
        </w:rPr>
        <w:t>, 104772, doi:</w:t>
      </w:r>
      <w:hyperlink r:id="rId21" w:history="1">
        <w:r w:rsidRPr="005D5915">
          <w:rPr>
            <w:rStyle w:val="Hyperlink"/>
            <w:rFonts w:cs="Times New Roman"/>
            <w:sz w:val="20"/>
            <w:szCs w:val="20"/>
            <w:lang w:val="en-US"/>
          </w:rPr>
          <w:t>10.1016/j.atmosres.2019.104772</w:t>
        </w:r>
      </w:hyperlink>
      <w:r w:rsidRPr="005D5915">
        <w:rPr>
          <w:rFonts w:cs="Times New Roman"/>
          <w:sz w:val="20"/>
          <w:szCs w:val="20"/>
          <w:lang w:val="en-GB"/>
        </w:rPr>
        <w:t>.</w:t>
      </w:r>
    </w:p>
    <w:p w14:paraId="1F981D37" w14:textId="3AFE1B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Abera, W., L. Brocca, and R. Rigon, 2016: Comparative evaluation of different satellite rainfall estimation products and bias correction in the Upper Blue Nile (UBN) basin.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178–179</w:t>
      </w:r>
      <w:r w:rsidRPr="005D5915">
        <w:rPr>
          <w:rFonts w:cs="Times New Roman"/>
          <w:sz w:val="20"/>
          <w:szCs w:val="20"/>
          <w:lang w:val="en-GB"/>
        </w:rPr>
        <w:t>, 471–483, doi:</w:t>
      </w:r>
      <w:hyperlink r:id="rId22" w:history="1">
        <w:r w:rsidRPr="005D5915">
          <w:rPr>
            <w:rStyle w:val="Hyperlink"/>
            <w:rFonts w:cs="Times New Roman"/>
            <w:sz w:val="20"/>
            <w:szCs w:val="20"/>
            <w:lang w:val="en-US"/>
          </w:rPr>
          <w:t>10.1016/j.atmosres.2016.04.017</w:t>
        </w:r>
      </w:hyperlink>
      <w:r w:rsidRPr="005D5915">
        <w:rPr>
          <w:rFonts w:cs="Times New Roman"/>
          <w:sz w:val="20"/>
          <w:szCs w:val="20"/>
          <w:lang w:val="en-GB"/>
        </w:rPr>
        <w:t>.</w:t>
      </w:r>
    </w:p>
    <w:p w14:paraId="4174CE96" w14:textId="189A27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Abiodun, B.J. et al., 2017: Potential impacts of climate change on extreme precipitation over four African coastal cities.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143(3–4)</w:t>
      </w:r>
      <w:r w:rsidRPr="005D5915">
        <w:rPr>
          <w:rFonts w:cs="Times New Roman"/>
          <w:sz w:val="20"/>
          <w:szCs w:val="20"/>
          <w:lang w:val="en-GB"/>
        </w:rPr>
        <w:t>, 399–413, doi:</w:t>
      </w:r>
      <w:hyperlink r:id="rId23" w:history="1">
        <w:r w:rsidRPr="005D5915">
          <w:rPr>
            <w:rStyle w:val="Hyperlink"/>
            <w:rFonts w:cs="Times New Roman"/>
            <w:sz w:val="20"/>
            <w:szCs w:val="20"/>
            <w:lang w:val="en-US"/>
          </w:rPr>
          <w:t>10.1007/s10584-017-2001-5</w:t>
        </w:r>
      </w:hyperlink>
      <w:r w:rsidRPr="005D5915">
        <w:rPr>
          <w:rFonts w:cs="Times New Roman"/>
          <w:sz w:val="20"/>
          <w:szCs w:val="20"/>
          <w:lang w:val="en-GB"/>
        </w:rPr>
        <w:t>.</w:t>
      </w:r>
    </w:p>
    <w:p w14:paraId="6CFCED19" w14:textId="2E02CF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Abram, N.J. et al., 2020: Coupling of Indo-Pacific climate variability over the last millennium.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579(7799)</w:t>
      </w:r>
      <w:r w:rsidRPr="005D5915">
        <w:rPr>
          <w:rFonts w:cs="Times New Roman"/>
          <w:sz w:val="20"/>
          <w:szCs w:val="20"/>
          <w:lang w:val="en-GB"/>
        </w:rPr>
        <w:t>, 385–392, doi:</w:t>
      </w:r>
      <w:hyperlink r:id="rId24" w:history="1">
        <w:r w:rsidRPr="005D5915">
          <w:rPr>
            <w:rStyle w:val="Hyperlink"/>
            <w:rFonts w:cs="Times New Roman"/>
            <w:sz w:val="20"/>
            <w:szCs w:val="20"/>
            <w:lang w:val="en-US"/>
          </w:rPr>
          <w:t>10.1038/s41586-020-2084-4</w:t>
        </w:r>
      </w:hyperlink>
      <w:r w:rsidRPr="005D5915">
        <w:rPr>
          <w:rFonts w:cs="Times New Roman"/>
          <w:sz w:val="20"/>
          <w:szCs w:val="20"/>
          <w:lang w:val="en-GB"/>
        </w:rPr>
        <w:t>.</w:t>
      </w:r>
    </w:p>
    <w:p w14:paraId="3CED9A05" w14:textId="2AA33D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Abramowitz, G. et al., 2019: ESD Reviews: Model dependence in multi-model climate ensembles: weighting, sub-selection and out-of-sample testing.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91–105, doi:</w:t>
      </w:r>
      <w:hyperlink r:id="rId25" w:history="1">
        <w:r w:rsidRPr="005D5915">
          <w:rPr>
            <w:rStyle w:val="Hyperlink"/>
            <w:rFonts w:cs="Times New Roman"/>
            <w:sz w:val="20"/>
            <w:szCs w:val="20"/>
            <w:lang w:val="en-US"/>
          </w:rPr>
          <w:t>10.5194/esd-10-91-2019</w:t>
        </w:r>
      </w:hyperlink>
      <w:r w:rsidRPr="005D5915">
        <w:rPr>
          <w:rFonts w:cs="Times New Roman"/>
          <w:sz w:val="20"/>
          <w:szCs w:val="20"/>
          <w:lang w:val="en-GB"/>
        </w:rPr>
        <w:t>.</w:t>
      </w:r>
    </w:p>
    <w:p w14:paraId="537DCD66" w14:textId="4E61CC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Ackerley, D. et al., 2011: Sensitivity of Twentieth-Century Sahel rainfall to sulfate aerosol and CO2 forcing. </w:t>
      </w:r>
      <w:r w:rsidRPr="005D5915">
        <w:rPr>
          <w:rFonts w:cs="Times New Roman"/>
          <w:i/>
          <w:sz w:val="20"/>
          <w:szCs w:val="20"/>
          <w:lang w:val="en-GB"/>
        </w:rPr>
        <w:t>Journal of Climate</w:t>
      </w:r>
      <w:r w:rsidRPr="005D5915">
        <w:rPr>
          <w:rFonts w:cs="Times New Roman"/>
          <w:sz w:val="20"/>
          <w:szCs w:val="20"/>
          <w:lang w:val="en-GB"/>
        </w:rPr>
        <w:t>, doi:</w:t>
      </w:r>
      <w:hyperlink r:id="rId26" w:history="1">
        <w:r w:rsidRPr="005D5915">
          <w:rPr>
            <w:rStyle w:val="Hyperlink"/>
            <w:rFonts w:cs="Times New Roman"/>
            <w:sz w:val="20"/>
            <w:szCs w:val="20"/>
            <w:lang w:val="en-US"/>
          </w:rPr>
          <w:t>10.1175/jcli-d-11-00019.1</w:t>
        </w:r>
      </w:hyperlink>
      <w:r w:rsidRPr="005D5915">
        <w:rPr>
          <w:rFonts w:cs="Times New Roman"/>
          <w:sz w:val="20"/>
          <w:szCs w:val="20"/>
          <w:lang w:val="en-GB"/>
        </w:rPr>
        <w:t>.</w:t>
      </w:r>
    </w:p>
    <w:p w14:paraId="18E08CA4" w14:textId="7926CD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Ackerman, T.P. and G.M. Stokes, 2003: The Atmospheric Radiation Measurement Program. </w:t>
      </w:r>
      <w:r w:rsidRPr="005D5915">
        <w:rPr>
          <w:rFonts w:cs="Times New Roman"/>
          <w:i/>
          <w:sz w:val="20"/>
          <w:szCs w:val="20"/>
          <w:lang w:val="en-GB"/>
        </w:rPr>
        <w:t>Physics Today</w:t>
      </w:r>
      <w:r w:rsidRPr="005D5915">
        <w:rPr>
          <w:rFonts w:cs="Times New Roman"/>
          <w:sz w:val="20"/>
          <w:szCs w:val="20"/>
          <w:lang w:val="en-GB"/>
        </w:rPr>
        <w:t xml:space="preserve">, </w:t>
      </w:r>
      <w:r w:rsidRPr="005D5915">
        <w:rPr>
          <w:rFonts w:cs="Times New Roman"/>
          <w:b/>
          <w:sz w:val="20"/>
          <w:szCs w:val="20"/>
          <w:lang w:val="en-GB"/>
        </w:rPr>
        <w:t>56(1)</w:t>
      </w:r>
      <w:r w:rsidRPr="005D5915">
        <w:rPr>
          <w:rFonts w:cs="Times New Roman"/>
          <w:sz w:val="20"/>
          <w:szCs w:val="20"/>
          <w:lang w:val="en-GB"/>
        </w:rPr>
        <w:t>, 38–44, doi:</w:t>
      </w:r>
      <w:hyperlink r:id="rId27" w:history="1">
        <w:r w:rsidRPr="005D5915">
          <w:rPr>
            <w:rStyle w:val="Hyperlink"/>
            <w:rFonts w:cs="Times New Roman"/>
            <w:sz w:val="20"/>
            <w:szCs w:val="20"/>
            <w:lang w:val="en-US"/>
          </w:rPr>
          <w:t>10.1063/1.1554135</w:t>
        </w:r>
      </w:hyperlink>
      <w:r w:rsidRPr="005D5915">
        <w:rPr>
          <w:rFonts w:cs="Times New Roman"/>
          <w:sz w:val="20"/>
          <w:szCs w:val="20"/>
          <w:lang w:val="en-GB"/>
        </w:rPr>
        <w:t>.</w:t>
      </w:r>
    </w:p>
    <w:p w14:paraId="60B30C17" w14:textId="6963AE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Adachi, S.A., F. Kimura, H. Kusaka, T. Inoue, and H. Ueda, 2012: Comparison of the Impact of Global Climate Changes and Urbanization on Summertime Future Climate in the Tokyo Metropolitan Area.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51(8)</w:t>
      </w:r>
      <w:r w:rsidRPr="005D5915">
        <w:rPr>
          <w:rFonts w:cs="Times New Roman"/>
          <w:sz w:val="20"/>
          <w:szCs w:val="20"/>
          <w:lang w:val="en-GB"/>
        </w:rPr>
        <w:t>, 1441–1454, doi:</w:t>
      </w:r>
      <w:hyperlink r:id="rId28" w:history="1">
        <w:r w:rsidRPr="005D5915">
          <w:rPr>
            <w:rStyle w:val="Hyperlink"/>
            <w:rFonts w:cs="Times New Roman"/>
            <w:sz w:val="20"/>
            <w:szCs w:val="20"/>
            <w:lang w:val="en-US"/>
          </w:rPr>
          <w:t>10.1175/jamc-d-11-0137.1</w:t>
        </w:r>
      </w:hyperlink>
      <w:r w:rsidRPr="005D5915">
        <w:rPr>
          <w:rFonts w:cs="Times New Roman"/>
          <w:sz w:val="20"/>
          <w:szCs w:val="20"/>
          <w:lang w:val="en-GB"/>
        </w:rPr>
        <w:t>.</w:t>
      </w:r>
    </w:p>
    <w:p w14:paraId="302E6F03" w14:textId="2BFF9B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Addor, N., M. Rohrer, R. Furrer, and J. Seibert, 2016: Propagation of biases in climate models from the synoptic to the regional scale: Implications for bias adjustment.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121(5)</w:t>
      </w:r>
      <w:r w:rsidRPr="005D5915">
        <w:rPr>
          <w:rFonts w:cs="Times New Roman"/>
          <w:sz w:val="20"/>
          <w:szCs w:val="20"/>
          <w:lang w:val="en-GB"/>
        </w:rPr>
        <w:t>, 2075–2089, doi:</w:t>
      </w:r>
      <w:hyperlink r:id="rId29" w:history="1">
        <w:r w:rsidRPr="005D5915">
          <w:rPr>
            <w:rStyle w:val="Hyperlink"/>
            <w:rFonts w:cs="Times New Roman"/>
            <w:sz w:val="20"/>
            <w:szCs w:val="20"/>
            <w:lang w:val="en-US"/>
          </w:rPr>
          <w:t>10.1002/2015jd024040</w:t>
        </w:r>
      </w:hyperlink>
      <w:r w:rsidRPr="005D5915">
        <w:rPr>
          <w:rFonts w:cs="Times New Roman"/>
          <w:sz w:val="20"/>
          <w:szCs w:val="20"/>
          <w:lang w:val="en-GB"/>
        </w:rPr>
        <w:t>.</w:t>
      </w:r>
    </w:p>
    <w:p w14:paraId="080BB233" w14:textId="6E98FF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Adebiyi, A.A. and J.F. Kok, 2020: Climate models miss most of the coarse dust in the atmosphere.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6(15)</w:t>
      </w:r>
      <w:r w:rsidRPr="005D5915">
        <w:rPr>
          <w:rFonts w:cs="Times New Roman"/>
          <w:sz w:val="20"/>
          <w:szCs w:val="20"/>
          <w:lang w:val="en-GB"/>
        </w:rPr>
        <w:t>, doi:</w:t>
      </w:r>
      <w:hyperlink r:id="rId30" w:history="1">
        <w:r w:rsidRPr="005D5915">
          <w:rPr>
            <w:rStyle w:val="Hyperlink"/>
            <w:rFonts w:cs="Times New Roman"/>
            <w:sz w:val="20"/>
            <w:szCs w:val="20"/>
            <w:lang w:val="en-US"/>
          </w:rPr>
          <w:t>10.1126/sciadv.aaz9507</w:t>
        </w:r>
      </w:hyperlink>
      <w:r w:rsidRPr="005D5915">
        <w:rPr>
          <w:rFonts w:cs="Times New Roman"/>
          <w:sz w:val="20"/>
          <w:szCs w:val="20"/>
          <w:lang w:val="en-GB"/>
        </w:rPr>
        <w:t>.</w:t>
      </w:r>
    </w:p>
    <w:p w14:paraId="7E7EF928" w14:textId="3FB5D3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Adloff, F. et al., 2018: Improving sea level simulation in Mediterranean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1167–1178, doi:</w:t>
      </w:r>
      <w:hyperlink r:id="rId31" w:history="1">
        <w:r w:rsidRPr="005D5915">
          <w:rPr>
            <w:rStyle w:val="Hyperlink"/>
            <w:rFonts w:cs="Times New Roman"/>
            <w:sz w:val="20"/>
            <w:szCs w:val="20"/>
            <w:lang w:val="en-US"/>
          </w:rPr>
          <w:t>10.1007/s00382-017-3842-3</w:t>
        </w:r>
      </w:hyperlink>
      <w:r w:rsidRPr="005D5915">
        <w:rPr>
          <w:rFonts w:cs="Times New Roman"/>
          <w:sz w:val="20"/>
          <w:szCs w:val="20"/>
          <w:lang w:val="en-GB"/>
        </w:rPr>
        <w:t>.</w:t>
      </w:r>
    </w:p>
    <w:p w14:paraId="3D85D92E" w14:textId="11E1CF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Ahmed, K.F. et al., 2013: Statistical downscaling and bias correction of climate model outputs for climate change impact assessment in the U.S. northeast.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100</w:t>
      </w:r>
      <w:r w:rsidRPr="005D5915">
        <w:rPr>
          <w:rFonts w:cs="Times New Roman"/>
          <w:sz w:val="20"/>
          <w:szCs w:val="20"/>
          <w:lang w:val="en-GB"/>
        </w:rPr>
        <w:t>, 320–332, doi:</w:t>
      </w:r>
      <w:hyperlink r:id="rId32" w:history="1">
        <w:r w:rsidRPr="005D5915">
          <w:rPr>
            <w:rStyle w:val="Hyperlink"/>
            <w:rFonts w:cs="Times New Roman"/>
            <w:sz w:val="20"/>
            <w:szCs w:val="20"/>
            <w:lang w:val="en-US"/>
          </w:rPr>
          <w:t>10.1016/j.gloplacha.2012.11.003</w:t>
        </w:r>
      </w:hyperlink>
      <w:r w:rsidRPr="005D5915">
        <w:rPr>
          <w:rFonts w:cs="Times New Roman"/>
          <w:sz w:val="20"/>
          <w:szCs w:val="20"/>
          <w:lang w:val="en-GB"/>
        </w:rPr>
        <w:t>.</w:t>
      </w:r>
    </w:p>
    <w:p w14:paraId="1EE7BC38" w14:textId="37215C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Ahn, M.-S. et al., 2017: MJO simulation in CMIP5 climate models: MJO skill metrics and process-oriented diagnosis.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4023–4045, doi:</w:t>
      </w:r>
      <w:hyperlink r:id="rId33" w:history="1">
        <w:r w:rsidRPr="005D5915">
          <w:rPr>
            <w:rStyle w:val="Hyperlink"/>
            <w:rFonts w:cs="Times New Roman"/>
            <w:sz w:val="20"/>
            <w:szCs w:val="20"/>
            <w:lang w:val="en-US"/>
          </w:rPr>
          <w:t>10.1007/s00382-017-3558-4</w:t>
        </w:r>
      </w:hyperlink>
      <w:r w:rsidRPr="005D5915">
        <w:rPr>
          <w:rFonts w:cs="Times New Roman"/>
          <w:sz w:val="20"/>
          <w:szCs w:val="20"/>
          <w:lang w:val="en-GB"/>
        </w:rPr>
        <w:t>.</w:t>
      </w:r>
    </w:p>
    <w:p w14:paraId="15E6364D" w14:textId="147C9C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J. Brauch, and B. Ahrens, 2018: Climate modeling over the Mediterranean Sea: impact of resolution and ocean coupling.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933–948, doi:</w:t>
      </w:r>
      <w:hyperlink r:id="rId34" w:history="1">
        <w:r w:rsidRPr="005D5915">
          <w:rPr>
            <w:rStyle w:val="Hyperlink"/>
            <w:rFonts w:cs="Times New Roman"/>
            <w:sz w:val="20"/>
            <w:szCs w:val="20"/>
            <w:lang w:val="en-US"/>
          </w:rPr>
          <w:t>10.1007/s00382-017-3570-8</w:t>
        </w:r>
      </w:hyperlink>
      <w:r w:rsidRPr="005D5915">
        <w:rPr>
          <w:rFonts w:cs="Times New Roman"/>
          <w:sz w:val="20"/>
          <w:szCs w:val="20"/>
          <w:lang w:val="en-GB"/>
        </w:rPr>
        <w:t>.</w:t>
      </w:r>
    </w:p>
    <w:p w14:paraId="0B9B3676" w14:textId="675269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J. Brauch, A. Dobler, K. Béranger, and B. Ahrens, 2014: Medicanes in an ocean–atmosphere coupled regional climate model. </w:t>
      </w:r>
      <w:r w:rsidRPr="005D5915">
        <w:rPr>
          <w:rFonts w:cs="Times New Roman"/>
          <w:i/>
          <w:sz w:val="20"/>
          <w:szCs w:val="20"/>
          <w:lang w:val="en-GB"/>
        </w:rPr>
        <w:t>Natural Hazards and Earth System Sciences</w:t>
      </w:r>
      <w:r w:rsidRPr="005D5915">
        <w:rPr>
          <w:rFonts w:cs="Times New Roman"/>
          <w:sz w:val="20"/>
          <w:szCs w:val="20"/>
          <w:lang w:val="en-GB"/>
        </w:rPr>
        <w:t xml:space="preserve">, </w:t>
      </w:r>
      <w:r w:rsidRPr="005D5915">
        <w:rPr>
          <w:rFonts w:cs="Times New Roman"/>
          <w:b/>
          <w:sz w:val="20"/>
          <w:szCs w:val="20"/>
          <w:lang w:val="en-GB"/>
        </w:rPr>
        <w:t>14(8)</w:t>
      </w:r>
      <w:r w:rsidRPr="005D5915">
        <w:rPr>
          <w:rFonts w:cs="Times New Roman"/>
          <w:sz w:val="20"/>
          <w:szCs w:val="20"/>
          <w:lang w:val="en-GB"/>
        </w:rPr>
        <w:t>, 2189–2201, doi:</w:t>
      </w:r>
      <w:hyperlink r:id="rId35" w:history="1">
        <w:r w:rsidRPr="005D5915">
          <w:rPr>
            <w:rStyle w:val="Hyperlink"/>
            <w:rFonts w:cs="Times New Roman"/>
            <w:sz w:val="20"/>
            <w:szCs w:val="20"/>
            <w:lang w:val="en-US"/>
          </w:rPr>
          <w:t>10.5194/nhess-14-2189-2014</w:t>
        </w:r>
      </w:hyperlink>
      <w:r w:rsidRPr="005D5915">
        <w:rPr>
          <w:rFonts w:cs="Times New Roman"/>
          <w:sz w:val="20"/>
          <w:szCs w:val="20"/>
          <w:lang w:val="en-GB"/>
        </w:rPr>
        <w:t>.</w:t>
      </w:r>
    </w:p>
    <w:p w14:paraId="5FA812A6" w14:textId="2BD941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et al., 2019: European marginal seas in a regional atmosphere–ocean coupled model and their impact on Vb-cyclones and associated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53(9–10)</w:t>
      </w:r>
      <w:r w:rsidRPr="005D5915">
        <w:rPr>
          <w:rFonts w:cs="Times New Roman"/>
          <w:sz w:val="20"/>
          <w:szCs w:val="20"/>
          <w:lang w:val="en-GB"/>
        </w:rPr>
        <w:t>, 5967–5984, doi:</w:t>
      </w:r>
      <w:hyperlink r:id="rId36" w:history="1">
        <w:r w:rsidRPr="005D5915">
          <w:rPr>
            <w:rStyle w:val="Hyperlink"/>
            <w:rFonts w:cs="Times New Roman"/>
            <w:sz w:val="20"/>
            <w:szCs w:val="20"/>
            <w:lang w:val="en-US"/>
          </w:rPr>
          <w:t>10.1007/s00382-019-04906-x</w:t>
        </w:r>
      </w:hyperlink>
      <w:r w:rsidRPr="005D5915">
        <w:rPr>
          <w:rFonts w:cs="Times New Roman"/>
          <w:sz w:val="20"/>
          <w:szCs w:val="20"/>
          <w:lang w:val="en-GB"/>
        </w:rPr>
        <w:t>.</w:t>
      </w:r>
    </w:p>
    <w:p w14:paraId="48ABB35E" w14:textId="6BB8B2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Akhter, J., L. Das, J.K. Meher, and A. Deb, 2018: Uncertainties and time of emergence of multi-model precipitation projection over homogeneous rainfall zones of India.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50(9–10)</w:t>
      </w:r>
      <w:r w:rsidRPr="005D5915">
        <w:rPr>
          <w:rFonts w:cs="Times New Roman"/>
          <w:sz w:val="20"/>
          <w:szCs w:val="20"/>
          <w:lang w:val="en-GB"/>
        </w:rPr>
        <w:t>, 3813–3831, doi:</w:t>
      </w:r>
      <w:hyperlink r:id="rId37" w:history="1">
        <w:r w:rsidRPr="005D5915">
          <w:rPr>
            <w:rStyle w:val="Hyperlink"/>
            <w:rFonts w:cs="Times New Roman"/>
            <w:sz w:val="20"/>
            <w:szCs w:val="20"/>
            <w:lang w:val="en-US"/>
          </w:rPr>
          <w:t>10.1007/s00382-017-3847-y</w:t>
        </w:r>
      </w:hyperlink>
      <w:r w:rsidRPr="005D5915">
        <w:rPr>
          <w:rFonts w:cs="Times New Roman"/>
          <w:sz w:val="20"/>
          <w:szCs w:val="20"/>
          <w:lang w:val="en-GB"/>
        </w:rPr>
        <w:t>.</w:t>
      </w:r>
    </w:p>
    <w:p w14:paraId="279778B5" w14:textId="74B848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Akhter, J., L. Das, J.K. Meher, and A. Deb, 2019: Evaluation of different large-scale predictor-based statistical downscaling models in simulating zone-wise monsoon precipitation over India.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465–482, doi:</w:t>
      </w:r>
      <w:hyperlink r:id="rId38" w:history="1">
        <w:r w:rsidRPr="005D5915">
          <w:rPr>
            <w:rStyle w:val="Hyperlink"/>
            <w:rFonts w:cs="Times New Roman"/>
            <w:sz w:val="20"/>
            <w:szCs w:val="20"/>
            <w:lang w:val="en-US"/>
          </w:rPr>
          <w:t>10.1002/joc.5822</w:t>
        </w:r>
      </w:hyperlink>
      <w:r w:rsidRPr="005D5915">
        <w:rPr>
          <w:rFonts w:cs="Times New Roman"/>
          <w:sz w:val="20"/>
          <w:szCs w:val="20"/>
          <w:lang w:val="en-GB"/>
        </w:rPr>
        <w:t>.</w:t>
      </w:r>
    </w:p>
    <w:p w14:paraId="5CCD82CA" w14:textId="2EC5B7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Alessandri, A. et al., 2015: Robust assessment of the expansion and retreat of Mediterranean climate in the 21 st century.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7211, doi:</w:t>
      </w:r>
      <w:hyperlink r:id="rId39" w:history="1">
        <w:r w:rsidRPr="005D5915">
          <w:rPr>
            <w:rStyle w:val="Hyperlink"/>
            <w:rFonts w:cs="Times New Roman"/>
            <w:sz w:val="20"/>
            <w:szCs w:val="20"/>
            <w:lang w:val="en-US"/>
          </w:rPr>
          <w:t>10.1038/srep07211</w:t>
        </w:r>
      </w:hyperlink>
      <w:r w:rsidRPr="005D5915">
        <w:rPr>
          <w:rFonts w:cs="Times New Roman"/>
          <w:sz w:val="20"/>
          <w:szCs w:val="20"/>
          <w:lang w:val="en-GB"/>
        </w:rPr>
        <w:t>.</w:t>
      </w:r>
    </w:p>
    <w:p w14:paraId="721A9B60" w14:textId="57EF67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Alexander, L., 2016: Global observed long-term changes in temperature and precipitation extremes: A review of progress and limitations in IPCC assessments and beyond.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4–16, doi:</w:t>
      </w:r>
      <w:hyperlink r:id="rId40" w:history="1">
        <w:r w:rsidRPr="005D5915">
          <w:rPr>
            <w:rStyle w:val="Hyperlink"/>
            <w:rFonts w:cs="Times New Roman"/>
            <w:sz w:val="20"/>
            <w:szCs w:val="20"/>
            <w:lang w:val="en-US"/>
          </w:rPr>
          <w:t>10.1016/j.wace.2015.10.007</w:t>
        </w:r>
      </w:hyperlink>
      <w:r w:rsidRPr="005D5915">
        <w:rPr>
          <w:rFonts w:cs="Times New Roman"/>
          <w:sz w:val="20"/>
          <w:szCs w:val="20"/>
          <w:lang w:val="en-GB"/>
        </w:rPr>
        <w:t>.</w:t>
      </w:r>
    </w:p>
    <w:p w14:paraId="16622138" w14:textId="4D6FD5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Alghamdi, A.S. and T.W. Moore, 2015: Detecting Temporal Changes in Riyadh’s Urban Heat Island. </w:t>
      </w:r>
      <w:r w:rsidRPr="005D5915">
        <w:rPr>
          <w:rFonts w:cs="Times New Roman"/>
          <w:i/>
          <w:sz w:val="20"/>
          <w:szCs w:val="20"/>
          <w:lang w:val="en-GB"/>
        </w:rPr>
        <w:t>Papers in Applied Geography</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312–325, doi:</w:t>
      </w:r>
      <w:hyperlink r:id="rId41" w:history="1">
        <w:r w:rsidRPr="005D5915">
          <w:rPr>
            <w:rStyle w:val="Hyperlink"/>
            <w:rFonts w:cs="Times New Roman"/>
            <w:sz w:val="20"/>
            <w:szCs w:val="20"/>
            <w:lang w:val="en-US"/>
          </w:rPr>
          <w:t>10.1080/23754931.2015.1084525</w:t>
        </w:r>
      </w:hyperlink>
      <w:r w:rsidRPr="005D5915">
        <w:rPr>
          <w:rFonts w:cs="Times New Roman"/>
          <w:sz w:val="20"/>
          <w:szCs w:val="20"/>
          <w:lang w:val="en-GB"/>
        </w:rPr>
        <w:t>.</w:t>
      </w:r>
    </w:p>
    <w:p w14:paraId="566000A6" w14:textId="6F335F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Alizadeh-Choobari, O., P. Ghafarian, and P. Adibi, 2016: Inter-annual variations and trends of the urban warming in Tehran.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170</w:t>
      </w:r>
      <w:r w:rsidRPr="005D5915">
        <w:rPr>
          <w:rFonts w:cs="Times New Roman"/>
          <w:sz w:val="20"/>
          <w:szCs w:val="20"/>
          <w:lang w:val="en-GB"/>
        </w:rPr>
        <w:t>, 176–185, doi:</w:t>
      </w:r>
      <w:hyperlink r:id="rId42" w:history="1">
        <w:r w:rsidRPr="005D5915">
          <w:rPr>
            <w:rStyle w:val="Hyperlink"/>
            <w:rFonts w:cs="Times New Roman"/>
            <w:sz w:val="20"/>
            <w:szCs w:val="20"/>
            <w:lang w:val="en-US"/>
          </w:rPr>
          <w:t>10.1016/j.atmosres.2015.12.001</w:t>
        </w:r>
      </w:hyperlink>
      <w:r w:rsidRPr="005D5915">
        <w:rPr>
          <w:rFonts w:cs="Times New Roman"/>
          <w:sz w:val="20"/>
          <w:szCs w:val="20"/>
          <w:lang w:val="en-GB"/>
        </w:rPr>
        <w:t>.</w:t>
      </w:r>
    </w:p>
    <w:p w14:paraId="20D3A649" w14:textId="1B84D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M.R., P.A. Stott, J.F.B. Mitchell, R. Schnur, and T.L. Delworth, 2000: Quantifying the uncertainty in forecasts of anthropogenic climate change.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407(6804)</w:t>
      </w:r>
      <w:r w:rsidRPr="005D5915">
        <w:rPr>
          <w:rFonts w:cs="Times New Roman"/>
          <w:sz w:val="20"/>
          <w:szCs w:val="20"/>
          <w:lang w:val="en-GB"/>
        </w:rPr>
        <w:t>, 617–620, doi:</w:t>
      </w:r>
      <w:hyperlink r:id="rId43" w:history="1">
        <w:r w:rsidRPr="005D5915">
          <w:rPr>
            <w:rStyle w:val="Hyperlink"/>
            <w:rFonts w:cs="Times New Roman"/>
            <w:sz w:val="20"/>
            <w:szCs w:val="20"/>
            <w:lang w:val="en-US"/>
          </w:rPr>
          <w:t>10.1038/35036559</w:t>
        </w:r>
      </w:hyperlink>
      <w:r w:rsidRPr="005D5915">
        <w:rPr>
          <w:rFonts w:cs="Times New Roman"/>
          <w:sz w:val="20"/>
          <w:szCs w:val="20"/>
          <w:lang w:val="en-GB"/>
        </w:rPr>
        <w:t>.</w:t>
      </w:r>
    </w:p>
    <w:p w14:paraId="5276F1AD" w14:textId="5DDBD8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2015: A 21st century northward tropical precipitation shift caused by future anthropogenic aerosol reductions.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120(18)</w:t>
      </w:r>
      <w:r w:rsidRPr="005D5915">
        <w:rPr>
          <w:rFonts w:cs="Times New Roman"/>
          <w:sz w:val="20"/>
          <w:szCs w:val="20"/>
          <w:lang w:val="en-GB"/>
        </w:rPr>
        <w:t>, 9087–9102, doi:</w:t>
      </w:r>
      <w:hyperlink r:id="rId44" w:history="1">
        <w:r w:rsidRPr="005D5915">
          <w:rPr>
            <w:rStyle w:val="Hyperlink"/>
            <w:rFonts w:cs="Times New Roman"/>
            <w:sz w:val="20"/>
            <w:szCs w:val="20"/>
            <w:lang w:val="en-US"/>
          </w:rPr>
          <w:t>10.1002/2015jd023623</w:t>
        </w:r>
      </w:hyperlink>
      <w:r w:rsidRPr="005D5915">
        <w:rPr>
          <w:rFonts w:cs="Times New Roman"/>
          <w:sz w:val="20"/>
          <w:szCs w:val="20"/>
          <w:lang w:val="en-GB"/>
        </w:rPr>
        <w:t>.</w:t>
      </w:r>
    </w:p>
    <w:p w14:paraId="560412F9" w14:textId="6520CF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and M. Kovilakam, 2017: The Role of Natural Climate Variability in Recent Tropical Expansion.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6329–6350, doi:</w:t>
      </w:r>
      <w:hyperlink r:id="rId45" w:history="1">
        <w:r w:rsidRPr="005D5915">
          <w:rPr>
            <w:rStyle w:val="Hyperlink"/>
            <w:rFonts w:cs="Times New Roman"/>
            <w:sz w:val="20"/>
            <w:szCs w:val="20"/>
            <w:lang w:val="en-US"/>
          </w:rPr>
          <w:t>10.1175/jcli-d-16-0735.1</w:t>
        </w:r>
      </w:hyperlink>
      <w:r w:rsidRPr="005D5915">
        <w:rPr>
          <w:rFonts w:cs="Times New Roman"/>
          <w:sz w:val="20"/>
          <w:szCs w:val="20"/>
          <w:lang w:val="en-GB"/>
        </w:rPr>
        <w:t>.</w:t>
      </w:r>
    </w:p>
    <w:p w14:paraId="36C1A5D8" w14:textId="438CFB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A.T. Evan, and B.B.B. Booth, 2015: Interhemispheric Aerosol Radiative Forcing and Tropical Precipitation Shifts during the Late Twentieth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28(20)</w:t>
      </w:r>
      <w:r w:rsidRPr="005D5915">
        <w:rPr>
          <w:rFonts w:cs="Times New Roman"/>
          <w:sz w:val="20"/>
          <w:szCs w:val="20"/>
          <w:lang w:val="en-GB"/>
        </w:rPr>
        <w:t>, 8219–8246, doi:</w:t>
      </w:r>
      <w:hyperlink r:id="rId46" w:history="1">
        <w:r w:rsidRPr="005D5915">
          <w:rPr>
            <w:rStyle w:val="Hyperlink"/>
            <w:rFonts w:cs="Times New Roman"/>
            <w:sz w:val="20"/>
            <w:szCs w:val="20"/>
            <w:lang w:val="en-US"/>
          </w:rPr>
          <w:t>10.1175/jcli-d-15-0148.1</w:t>
        </w:r>
      </w:hyperlink>
      <w:r w:rsidRPr="005D5915">
        <w:rPr>
          <w:rFonts w:cs="Times New Roman"/>
          <w:sz w:val="20"/>
          <w:szCs w:val="20"/>
          <w:lang w:val="en-GB"/>
        </w:rPr>
        <w:t>.</w:t>
      </w:r>
    </w:p>
    <w:p w14:paraId="128DDCE0" w14:textId="6DC45B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2016: RegCM4 in climate simulation over CORDEX-MENA/Arab domain: selection of suitable domain, convection and land-surface schemes.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236–251, doi:</w:t>
      </w:r>
      <w:hyperlink r:id="rId47" w:history="1">
        <w:r w:rsidRPr="005D5915">
          <w:rPr>
            <w:rStyle w:val="Hyperlink"/>
            <w:rFonts w:cs="Times New Roman"/>
            <w:sz w:val="20"/>
            <w:szCs w:val="20"/>
            <w:lang w:val="en-US"/>
          </w:rPr>
          <w:t>10.1002/joc.4340</w:t>
        </w:r>
      </w:hyperlink>
      <w:r w:rsidRPr="005D5915">
        <w:rPr>
          <w:rFonts w:cs="Times New Roman"/>
          <w:sz w:val="20"/>
          <w:szCs w:val="20"/>
          <w:lang w:val="en-GB"/>
        </w:rPr>
        <w:t>.</w:t>
      </w:r>
    </w:p>
    <w:p w14:paraId="20EB9E61" w14:textId="76A42C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2019: Temperature Changes over the CORDEX-MENA Domain in the 21st Century Using CMIP5 Data Downscaled with RegCM4: A Focus on the Arabian Peninsula. </w:t>
      </w:r>
      <w:r w:rsidRPr="005D5915">
        <w:rPr>
          <w:rFonts w:cs="Times New Roman"/>
          <w:i/>
          <w:sz w:val="20"/>
          <w:szCs w:val="20"/>
          <w:lang w:val="en-GB"/>
        </w:rPr>
        <w:t>Advances in Meteorology</w:t>
      </w:r>
      <w:r w:rsidRPr="005D5915">
        <w:rPr>
          <w:rFonts w:cs="Times New Roman"/>
          <w:sz w:val="20"/>
          <w:szCs w:val="20"/>
          <w:lang w:val="en-GB"/>
        </w:rPr>
        <w:t>, doi:</w:t>
      </w:r>
      <w:hyperlink r:id="rId48" w:history="1">
        <w:r w:rsidRPr="005D5915">
          <w:rPr>
            <w:rStyle w:val="Hyperlink"/>
            <w:rFonts w:cs="Times New Roman"/>
            <w:sz w:val="20"/>
            <w:szCs w:val="20"/>
            <w:lang w:val="en-US"/>
          </w:rPr>
          <w:t>10.1155/2019/5395676</w:t>
        </w:r>
      </w:hyperlink>
      <w:r w:rsidRPr="005D5915">
        <w:rPr>
          <w:rFonts w:cs="Times New Roman"/>
          <w:sz w:val="20"/>
          <w:szCs w:val="20"/>
          <w:lang w:val="en-GB"/>
        </w:rPr>
        <w:t>.</w:t>
      </w:r>
    </w:p>
    <w:p w14:paraId="1345F95F" w14:textId="3CA7F6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M.N. Islam, A.K. Al-Khalaf, and F. Saeed, 2016a: Best convective parameterization scheme within RegCM4 to downscale CMIP5 multi-model data for the CORDEX-MENA/Arab domain.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124(3–4)</w:t>
      </w:r>
      <w:r w:rsidRPr="005D5915">
        <w:rPr>
          <w:rFonts w:cs="Times New Roman"/>
          <w:sz w:val="20"/>
          <w:szCs w:val="20"/>
          <w:lang w:val="en-GB"/>
        </w:rPr>
        <w:t>, 807–823, doi:</w:t>
      </w:r>
      <w:hyperlink r:id="rId49" w:history="1">
        <w:r w:rsidRPr="005D5915">
          <w:rPr>
            <w:rStyle w:val="Hyperlink"/>
            <w:rFonts w:cs="Times New Roman"/>
            <w:sz w:val="20"/>
            <w:szCs w:val="20"/>
            <w:lang w:val="en-US"/>
          </w:rPr>
          <w:t>10.1007/s00704-015-1463-5</w:t>
        </w:r>
      </w:hyperlink>
      <w:r w:rsidRPr="005D5915">
        <w:rPr>
          <w:rFonts w:cs="Times New Roman"/>
          <w:sz w:val="20"/>
          <w:szCs w:val="20"/>
          <w:lang w:val="en-GB"/>
        </w:rPr>
        <w:t>.</w:t>
      </w:r>
    </w:p>
    <w:p w14:paraId="12B99E86" w14:textId="5FFD0E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M.N.M.N. Islam, S. Saeed, M. Ismail, and E. Al., 2020a: Future changes in climate over the Arabian Peninsula based on CMIP6 multimodel simulations.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611–630.</w:t>
      </w:r>
    </w:p>
    <w:p w14:paraId="0A1A1E67" w14:textId="541F1D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S. Saeed, F. Saeed, M.N. Islam, and M. Ismail, 2020b: Projections of Precipitation and Temperature over the South Asian Countries in CMIP6.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297–320, doi:</w:t>
      </w:r>
      <w:hyperlink r:id="rId50" w:history="1">
        <w:r w:rsidRPr="005D5915">
          <w:rPr>
            <w:rStyle w:val="Hyperlink"/>
            <w:rFonts w:cs="Times New Roman"/>
            <w:sz w:val="20"/>
            <w:szCs w:val="20"/>
            <w:lang w:val="en-US"/>
          </w:rPr>
          <w:t>10.1007/s41748-020-00157-7</w:t>
        </w:r>
      </w:hyperlink>
      <w:r w:rsidRPr="005D5915">
        <w:rPr>
          <w:rFonts w:cs="Times New Roman"/>
          <w:sz w:val="20"/>
          <w:szCs w:val="20"/>
          <w:lang w:val="en-GB"/>
        </w:rPr>
        <w:t>.</w:t>
      </w:r>
    </w:p>
    <w:p w14:paraId="48C3CFD8" w14:textId="742D5B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2016b: Simulation of temperature and precipitation climatology for the CORDEX-MENA/Arab domain using RegCM4. </w:t>
      </w:r>
      <w:r w:rsidRPr="005D5915">
        <w:rPr>
          <w:rFonts w:cs="Times New Roman"/>
          <w:i/>
          <w:sz w:val="20"/>
          <w:szCs w:val="20"/>
          <w:lang w:val="en-GB"/>
        </w:rPr>
        <w:t>Arabian Journal of Geosciences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13, doi:</w:t>
      </w:r>
      <w:hyperlink r:id="rId51" w:history="1">
        <w:r w:rsidRPr="005D5915">
          <w:rPr>
            <w:rStyle w:val="Hyperlink"/>
            <w:rFonts w:cs="Times New Roman"/>
            <w:sz w:val="20"/>
            <w:szCs w:val="20"/>
            <w:lang w:val="en-US"/>
          </w:rPr>
          <w:t>10.1007/s12517-015-2045-7</w:t>
        </w:r>
      </w:hyperlink>
      <w:r w:rsidRPr="005D5915">
        <w:rPr>
          <w:rFonts w:cs="Times New Roman"/>
          <w:sz w:val="20"/>
          <w:szCs w:val="20"/>
          <w:lang w:val="en-GB"/>
        </w:rPr>
        <w:t>.</w:t>
      </w:r>
    </w:p>
    <w:p w14:paraId="0B1F1808" w14:textId="77D64A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2020c: Projected Change in Temperature and Precipitation Over Africa from CMIP6.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455–475, doi:</w:t>
      </w:r>
      <w:hyperlink r:id="rId52" w:history="1">
        <w:r w:rsidRPr="005D5915">
          <w:rPr>
            <w:rStyle w:val="Hyperlink"/>
            <w:rFonts w:cs="Times New Roman"/>
            <w:sz w:val="20"/>
            <w:szCs w:val="20"/>
            <w:lang w:val="en-US"/>
          </w:rPr>
          <w:t>10.1007/s41748-020-00161-x</w:t>
        </w:r>
      </w:hyperlink>
      <w:r w:rsidRPr="005D5915">
        <w:rPr>
          <w:rFonts w:cs="Times New Roman"/>
          <w:sz w:val="20"/>
          <w:szCs w:val="20"/>
          <w:lang w:val="en-GB"/>
        </w:rPr>
        <w:t>.</w:t>
      </w:r>
    </w:p>
    <w:p w14:paraId="730448E5" w14:textId="4F4219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2021: Projected Changes in Temperature and Precipitation Over the United States, Central America, and the Caribbean in CMIP6 GCMs. </w:t>
      </w:r>
      <w:r w:rsidRPr="005D5915">
        <w:rPr>
          <w:rFonts w:cs="Times New Roman"/>
          <w:i/>
          <w:sz w:val="20"/>
          <w:szCs w:val="20"/>
          <w:lang w:val="en-GB"/>
        </w:rPr>
        <w:t>Earth Systems and Environment</w:t>
      </w:r>
      <w:r w:rsidRPr="005D5915">
        <w:rPr>
          <w:rFonts w:cs="Times New Roman"/>
          <w:sz w:val="20"/>
          <w:szCs w:val="20"/>
          <w:lang w:val="en-GB"/>
        </w:rPr>
        <w:t>, doi:</w:t>
      </w:r>
      <w:hyperlink r:id="rId53" w:history="1">
        <w:r w:rsidRPr="005D5915">
          <w:rPr>
            <w:rStyle w:val="Hyperlink"/>
            <w:rFonts w:cs="Times New Roman"/>
            <w:sz w:val="20"/>
            <w:szCs w:val="20"/>
            <w:lang w:val="en-US"/>
          </w:rPr>
          <w:t>10.1007/s41748-021-00199-5</w:t>
        </w:r>
      </w:hyperlink>
      <w:r w:rsidRPr="005D5915">
        <w:rPr>
          <w:rFonts w:cs="Times New Roman"/>
          <w:sz w:val="20"/>
          <w:szCs w:val="20"/>
          <w:lang w:val="en-GB"/>
        </w:rPr>
        <w:t>.</w:t>
      </w:r>
    </w:p>
    <w:p w14:paraId="35CB93AF" w14:textId="345616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Alter, R.E., E.-S. Im, and E.A.B. Eltahir, 2015: Rainfall consistently enhanced around the Gezira Scheme in East Africa due to irrigation.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763–767, doi:</w:t>
      </w:r>
      <w:hyperlink r:id="rId54" w:history="1">
        <w:r w:rsidRPr="005D5915">
          <w:rPr>
            <w:rStyle w:val="Hyperlink"/>
            <w:rFonts w:cs="Times New Roman"/>
            <w:sz w:val="20"/>
            <w:szCs w:val="20"/>
            <w:lang w:val="en-US"/>
          </w:rPr>
          <w:t>10.1038/ngeo2514</w:t>
        </w:r>
      </w:hyperlink>
      <w:r w:rsidRPr="005D5915">
        <w:rPr>
          <w:rFonts w:cs="Times New Roman"/>
          <w:sz w:val="20"/>
          <w:szCs w:val="20"/>
          <w:lang w:val="en-GB"/>
        </w:rPr>
        <w:t>.</w:t>
      </w:r>
    </w:p>
    <w:p w14:paraId="659DD8A5" w14:textId="363FF3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Amaya, D.J., N. Siler, S.-P. Xie, and A.J. Miller, 2018: The interplay of internal and forced modes of Hadley Cell expansion: lessons from the global warming hiatus.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51(1–2)</w:t>
      </w:r>
      <w:r w:rsidRPr="005D5915">
        <w:rPr>
          <w:rFonts w:cs="Times New Roman"/>
          <w:sz w:val="20"/>
          <w:szCs w:val="20"/>
          <w:lang w:val="en-GB"/>
        </w:rPr>
        <w:t>, 305–319, doi:</w:t>
      </w:r>
      <w:hyperlink r:id="rId55" w:history="1">
        <w:r w:rsidRPr="005D5915">
          <w:rPr>
            <w:rStyle w:val="Hyperlink"/>
            <w:rFonts w:cs="Times New Roman"/>
            <w:sz w:val="20"/>
            <w:szCs w:val="20"/>
            <w:lang w:val="en-US"/>
          </w:rPr>
          <w:t>10.1007/s00382-017-3921-5</w:t>
        </w:r>
      </w:hyperlink>
      <w:r w:rsidRPr="005D5915">
        <w:rPr>
          <w:rFonts w:cs="Times New Roman"/>
          <w:sz w:val="20"/>
          <w:szCs w:val="20"/>
          <w:lang w:val="en-GB"/>
        </w:rPr>
        <w:t>.</w:t>
      </w:r>
    </w:p>
    <w:p w14:paraId="4E6F0572" w14:textId="6CB0F8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Anand, A. et al., 2018: Indian Summer Monsoon Simulations: Usefulness of Increasing Horizontal Resolution, Manual Tuning, and Semi-Automatic Tuning in Reducing Present-Day Model Biases.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3522, doi:</w:t>
      </w:r>
      <w:hyperlink r:id="rId56" w:history="1">
        <w:r w:rsidRPr="005D5915">
          <w:rPr>
            <w:rStyle w:val="Hyperlink"/>
            <w:rFonts w:cs="Times New Roman"/>
            <w:sz w:val="20"/>
            <w:szCs w:val="20"/>
            <w:lang w:val="en-US"/>
          </w:rPr>
          <w:t>10.1038/s41598-018-21865-1</w:t>
        </w:r>
      </w:hyperlink>
      <w:r w:rsidRPr="005D5915">
        <w:rPr>
          <w:rFonts w:cs="Times New Roman"/>
          <w:sz w:val="20"/>
          <w:szCs w:val="20"/>
          <w:lang w:val="en-GB"/>
        </w:rPr>
        <w:t>.</w:t>
      </w:r>
    </w:p>
    <w:p w14:paraId="5C3F353E" w14:textId="4ECC82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Andreassen, H.P., K.E. Gangaas, and B.P. Kaltenborn, 2018: Matching social-ecological systems by understanding the spatial scale of environmental attitudes. </w:t>
      </w:r>
      <w:r w:rsidRPr="005D5915">
        <w:rPr>
          <w:rFonts w:cs="Times New Roman"/>
          <w:i/>
          <w:sz w:val="20"/>
          <w:szCs w:val="20"/>
          <w:lang w:val="en-GB"/>
        </w:rPr>
        <w:t>Nature Conservation</w:t>
      </w:r>
      <w:r w:rsidRPr="005D5915">
        <w:rPr>
          <w:rFonts w:cs="Times New Roman"/>
          <w:sz w:val="20"/>
          <w:szCs w:val="20"/>
          <w:lang w:val="en-GB"/>
        </w:rPr>
        <w:t xml:space="preserve">, </w:t>
      </w:r>
      <w:r w:rsidRPr="005D5915">
        <w:rPr>
          <w:rFonts w:cs="Times New Roman"/>
          <w:b/>
          <w:sz w:val="20"/>
          <w:szCs w:val="20"/>
          <w:lang w:val="en-GB"/>
        </w:rPr>
        <w:t>30</w:t>
      </w:r>
      <w:r w:rsidRPr="005D5915">
        <w:rPr>
          <w:rFonts w:cs="Times New Roman"/>
          <w:sz w:val="20"/>
          <w:szCs w:val="20"/>
          <w:lang w:val="en-GB"/>
        </w:rPr>
        <w:t>, 69–81, doi:</w:t>
      </w:r>
      <w:hyperlink r:id="rId57" w:history="1">
        <w:r w:rsidRPr="005D5915">
          <w:rPr>
            <w:rStyle w:val="Hyperlink"/>
            <w:rFonts w:cs="Times New Roman"/>
            <w:sz w:val="20"/>
            <w:szCs w:val="20"/>
            <w:lang w:val="en-US"/>
          </w:rPr>
          <w:t>10.3897/natureconservation.30.28289</w:t>
        </w:r>
      </w:hyperlink>
      <w:r w:rsidRPr="005D5915">
        <w:rPr>
          <w:rFonts w:cs="Times New Roman"/>
          <w:sz w:val="20"/>
          <w:szCs w:val="20"/>
          <w:lang w:val="en-GB"/>
        </w:rPr>
        <w:t>.</w:t>
      </w:r>
    </w:p>
    <w:p w14:paraId="16C3DC01" w14:textId="597064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Annamalai, H., J. Hafner, K.P. Sooraj, and P. Pillai, 2013: Global warming shifts the monsoon circulation, drying South Asia.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26(9)</w:t>
      </w:r>
      <w:r w:rsidRPr="005D5915">
        <w:rPr>
          <w:rFonts w:cs="Times New Roman"/>
          <w:sz w:val="20"/>
          <w:szCs w:val="20"/>
          <w:lang w:val="en-GB"/>
        </w:rPr>
        <w:t>, 2701–2718, doi:</w:t>
      </w:r>
      <w:hyperlink r:id="rId58" w:history="1">
        <w:r w:rsidRPr="005D5915">
          <w:rPr>
            <w:rStyle w:val="Hyperlink"/>
            <w:rFonts w:cs="Times New Roman"/>
            <w:sz w:val="20"/>
            <w:szCs w:val="20"/>
            <w:lang w:val="en-US"/>
          </w:rPr>
          <w:t>10.1175/jcli-d-12-00208.1</w:t>
        </w:r>
      </w:hyperlink>
      <w:r w:rsidRPr="005D5915">
        <w:rPr>
          <w:rFonts w:cs="Times New Roman"/>
          <w:sz w:val="20"/>
          <w:szCs w:val="20"/>
          <w:lang w:val="en-GB"/>
        </w:rPr>
        <w:t>.</w:t>
      </w:r>
    </w:p>
    <w:p w14:paraId="47BBC062" w14:textId="4666B8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Annan, J.D. and J.C. Hargreaves, 2017: On the meaning of independence in climate science.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211–224, doi:</w:t>
      </w:r>
      <w:hyperlink r:id="rId59" w:history="1">
        <w:r w:rsidRPr="005D5915">
          <w:rPr>
            <w:rStyle w:val="Hyperlink"/>
            <w:rFonts w:cs="Times New Roman"/>
            <w:sz w:val="20"/>
            <w:szCs w:val="20"/>
            <w:lang w:val="en-US"/>
          </w:rPr>
          <w:t>10.5194/esd-8-211-2017</w:t>
        </w:r>
      </w:hyperlink>
      <w:r w:rsidRPr="005D5915">
        <w:rPr>
          <w:rFonts w:cs="Times New Roman"/>
          <w:sz w:val="20"/>
          <w:szCs w:val="20"/>
          <w:lang w:val="en-GB"/>
        </w:rPr>
        <w:t>.</w:t>
      </w:r>
    </w:p>
    <w:p w14:paraId="6DB21589" w14:textId="6DA0F2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Archer, E. et al., 2018: Seasonal prediction and regional climate projections for southern Africa. </w:t>
      </w:r>
      <w:r w:rsidRPr="005D5915">
        <w:rPr>
          <w:rFonts w:cs="Times New Roman"/>
          <w:i/>
          <w:sz w:val="20"/>
          <w:szCs w:val="20"/>
          <w:lang w:val="en-GB"/>
        </w:rPr>
        <w:t>Biodiversity &amp; Ecology</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14–21, doi:</w:t>
      </w:r>
      <w:hyperlink r:id="rId60" w:history="1">
        <w:r w:rsidRPr="005D5915">
          <w:rPr>
            <w:rStyle w:val="Hyperlink"/>
            <w:rFonts w:cs="Times New Roman"/>
            <w:sz w:val="20"/>
            <w:szCs w:val="20"/>
            <w:lang w:val="en-US"/>
          </w:rPr>
          <w:t>10.7809/b-e.00296</w:t>
        </w:r>
      </w:hyperlink>
      <w:r w:rsidRPr="005D5915">
        <w:rPr>
          <w:rFonts w:cs="Times New Roman"/>
          <w:sz w:val="20"/>
          <w:szCs w:val="20"/>
          <w:lang w:val="en-GB"/>
        </w:rPr>
        <w:t>.</w:t>
      </w:r>
    </w:p>
    <w:p w14:paraId="5276A359" w14:textId="5A0A2C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Ardilouze, C., L. Batté, M. Déqué, E. van Meijgaard, and B. van den Hurk, 2019: Investigating the impact of soil moisture on European summer climate in ensemble numerical experiments.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4011–4026, doi:</w:t>
      </w:r>
      <w:hyperlink r:id="rId61" w:history="1">
        <w:r w:rsidRPr="005D5915">
          <w:rPr>
            <w:rStyle w:val="Hyperlink"/>
            <w:rFonts w:cs="Times New Roman"/>
            <w:sz w:val="20"/>
            <w:szCs w:val="20"/>
            <w:lang w:val="en-US"/>
          </w:rPr>
          <w:t>10.1007/s00382-018-4358-1</w:t>
        </w:r>
      </w:hyperlink>
      <w:r w:rsidRPr="005D5915">
        <w:rPr>
          <w:rFonts w:cs="Times New Roman"/>
          <w:sz w:val="20"/>
          <w:szCs w:val="20"/>
          <w:lang w:val="en-GB"/>
        </w:rPr>
        <w:t>.</w:t>
      </w:r>
    </w:p>
    <w:p w14:paraId="53667EE8" w14:textId="16657B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Argüeso, D., J.P. Evans, L. Fita, and K.J. Bormann, 2014: Temperature response to future urbanization and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2183–2199, doi:</w:t>
      </w:r>
      <w:hyperlink r:id="rId62" w:history="1">
        <w:r w:rsidRPr="005D5915">
          <w:rPr>
            <w:rStyle w:val="Hyperlink"/>
            <w:rFonts w:cs="Times New Roman"/>
            <w:sz w:val="20"/>
            <w:szCs w:val="20"/>
            <w:lang w:val="en-US"/>
          </w:rPr>
          <w:t>10.1007/s00382-013-1789-6</w:t>
        </w:r>
      </w:hyperlink>
      <w:r w:rsidRPr="005D5915">
        <w:rPr>
          <w:rFonts w:cs="Times New Roman"/>
          <w:sz w:val="20"/>
          <w:szCs w:val="20"/>
          <w:lang w:val="en-GB"/>
        </w:rPr>
        <w:t>.</w:t>
      </w:r>
    </w:p>
    <w:p w14:paraId="4E2E6AE4" w14:textId="0B98E7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Armstrong, M.S., A.S. Kiem, and T.R. Vance, 2020: Comparing instrumental, palaeoclimate, and projected rainfall data: Implications for water resources management and hydrological modelling. </w:t>
      </w:r>
      <w:r w:rsidRPr="005D5915">
        <w:rPr>
          <w:rFonts w:cs="Times New Roman"/>
          <w:i/>
          <w:sz w:val="20"/>
          <w:szCs w:val="20"/>
          <w:lang w:val="en-GB"/>
        </w:rPr>
        <w:t>Journal of Hydrology: Regional Studies</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100728, doi:</w:t>
      </w:r>
      <w:hyperlink r:id="rId63" w:history="1">
        <w:r w:rsidRPr="005D5915">
          <w:rPr>
            <w:rStyle w:val="Hyperlink"/>
            <w:rFonts w:cs="Times New Roman"/>
            <w:sz w:val="20"/>
            <w:szCs w:val="20"/>
            <w:lang w:val="en-US"/>
          </w:rPr>
          <w:t>10.1016/j.ejrh.2020.100728</w:t>
        </w:r>
      </w:hyperlink>
      <w:r w:rsidRPr="005D5915">
        <w:rPr>
          <w:rFonts w:cs="Times New Roman"/>
          <w:sz w:val="20"/>
          <w:szCs w:val="20"/>
          <w:lang w:val="en-GB"/>
        </w:rPr>
        <w:t>.</w:t>
      </w:r>
    </w:p>
    <w:p w14:paraId="03F43E70" w14:textId="020D8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Arsiso, B.K., G. Mengistu Tsidu, G.H. Stoffberg, and T. Tadesse, 2018: Influence of urbanization-driven land use/cover change on climate: The case of Addis Ababa, Ethiopia. </w:t>
      </w:r>
      <w:r w:rsidRPr="005D5915">
        <w:rPr>
          <w:rFonts w:cs="Times New Roman"/>
          <w:i/>
          <w:sz w:val="20"/>
          <w:szCs w:val="20"/>
          <w:lang w:val="en-GB"/>
        </w:rPr>
        <w:t>Physics and Chemistry of the Earth</w:t>
      </w:r>
      <w:r w:rsidRPr="005D5915">
        <w:rPr>
          <w:rFonts w:cs="Times New Roman"/>
          <w:sz w:val="20"/>
          <w:szCs w:val="20"/>
          <w:lang w:val="en-GB"/>
        </w:rPr>
        <w:t>, doi:</w:t>
      </w:r>
      <w:hyperlink r:id="rId64" w:history="1">
        <w:r w:rsidRPr="005D5915">
          <w:rPr>
            <w:rStyle w:val="Hyperlink"/>
            <w:rFonts w:cs="Times New Roman"/>
            <w:sz w:val="20"/>
            <w:szCs w:val="20"/>
            <w:lang w:val="en-US"/>
          </w:rPr>
          <w:t>10.1016/j.pce.2018.02.009</w:t>
        </w:r>
      </w:hyperlink>
      <w:r w:rsidRPr="005D5915">
        <w:rPr>
          <w:rFonts w:cs="Times New Roman"/>
          <w:sz w:val="20"/>
          <w:szCs w:val="20"/>
          <w:lang w:val="en-GB"/>
        </w:rPr>
        <w:t>.</w:t>
      </w:r>
    </w:p>
    <w:p w14:paraId="5CF545FC" w14:textId="27274A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Aryee, J.N.A. et al., 2018: Development of high spatial resolution rainfall data for Ghana. </w:t>
      </w:r>
      <w:r w:rsidRPr="005D5915">
        <w:rPr>
          <w:rFonts w:cs="Times New Roman"/>
          <w:i/>
          <w:sz w:val="20"/>
          <w:szCs w:val="20"/>
          <w:lang w:val="en-GB"/>
        </w:rPr>
        <w:t xml:space="preserve">International Journal of </w:t>
      </w:r>
      <w:r w:rsidRPr="005D5915">
        <w:rPr>
          <w:rFonts w:cs="Times New Roman"/>
          <w:i/>
          <w:sz w:val="20"/>
          <w:szCs w:val="20"/>
          <w:lang w:val="en-GB"/>
        </w:rPr>
        <w:lastRenderedPageBreak/>
        <w:t>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1201–1215, doi:</w:t>
      </w:r>
      <w:hyperlink r:id="rId65" w:history="1">
        <w:r w:rsidRPr="005D5915">
          <w:rPr>
            <w:rStyle w:val="Hyperlink"/>
            <w:rFonts w:cs="Times New Roman"/>
            <w:sz w:val="20"/>
            <w:szCs w:val="20"/>
            <w:lang w:val="en-US"/>
          </w:rPr>
          <w:t>10.1002/joc.5238</w:t>
        </w:r>
      </w:hyperlink>
      <w:r w:rsidRPr="005D5915">
        <w:rPr>
          <w:rFonts w:cs="Times New Roman"/>
          <w:sz w:val="20"/>
          <w:szCs w:val="20"/>
          <w:lang w:val="en-GB"/>
        </w:rPr>
        <w:t>.</w:t>
      </w:r>
    </w:p>
    <w:p w14:paraId="295A1808" w14:textId="71E5F36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Ashcroft, L. et al., 2018: A rescued dataset of sub-daily meteorological observations for Europe and the southern Mediterranean region, 1877–2012.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1613–1635, doi:</w:t>
      </w:r>
      <w:hyperlink r:id="rId66" w:history="1">
        <w:r w:rsidRPr="005D5915">
          <w:rPr>
            <w:rStyle w:val="Hyperlink"/>
            <w:rFonts w:cs="Times New Roman"/>
            <w:sz w:val="20"/>
            <w:szCs w:val="20"/>
            <w:lang w:val="en-US"/>
          </w:rPr>
          <w:t>10.5194/essd-10-1613-2018</w:t>
        </w:r>
      </w:hyperlink>
      <w:r w:rsidRPr="005D5915">
        <w:rPr>
          <w:rFonts w:cs="Times New Roman"/>
          <w:sz w:val="20"/>
          <w:szCs w:val="20"/>
          <w:lang w:val="en-GB"/>
        </w:rPr>
        <w:t>.</w:t>
      </w:r>
    </w:p>
    <w:p w14:paraId="1DB6D756" w14:textId="118860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Ashfaq, M. et al., 2020: Robust late twenty-first century shift in the regional monsoons in RegCM-CORDEX simulations. </w:t>
      </w:r>
      <w:r w:rsidRPr="005D5915">
        <w:rPr>
          <w:rFonts w:cs="Times New Roman"/>
          <w:i/>
          <w:sz w:val="20"/>
          <w:szCs w:val="20"/>
          <w:lang w:val="en-GB"/>
        </w:rPr>
        <w:t>Climate Dynamics</w:t>
      </w:r>
      <w:r w:rsidRPr="005D5915">
        <w:rPr>
          <w:rFonts w:cs="Times New Roman"/>
          <w:sz w:val="20"/>
          <w:szCs w:val="20"/>
          <w:lang w:val="en-GB"/>
        </w:rPr>
        <w:t>, doi:</w:t>
      </w:r>
      <w:hyperlink r:id="rId67" w:history="1">
        <w:r w:rsidRPr="005D5915">
          <w:rPr>
            <w:rStyle w:val="Hyperlink"/>
            <w:rFonts w:cs="Times New Roman"/>
            <w:sz w:val="20"/>
            <w:szCs w:val="20"/>
            <w:lang w:val="en-US"/>
          </w:rPr>
          <w:t>10.1007/s00382-020-05306-2</w:t>
        </w:r>
      </w:hyperlink>
      <w:r w:rsidRPr="005D5915">
        <w:rPr>
          <w:rFonts w:cs="Times New Roman"/>
          <w:sz w:val="20"/>
          <w:szCs w:val="20"/>
          <w:lang w:val="en-GB"/>
        </w:rPr>
        <w:t>.</w:t>
      </w:r>
    </w:p>
    <w:p w14:paraId="37FD7E5C" w14:textId="0C6A54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Ashouri, H. et al., 2015: PERSIANN-CDR: Daily Precipitation Climate Data Record from Multisatellite Observations for Hydrological and Climate Studies.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w:t>
      </w:r>
      <w:r w:rsidRPr="005D5915">
        <w:rPr>
          <w:rFonts w:cs="Times New Roman"/>
          <w:sz w:val="20"/>
          <w:szCs w:val="20"/>
          <w:lang w:val="en-GB"/>
        </w:rPr>
        <w:t>, 69–83, doi:</w:t>
      </w:r>
      <w:hyperlink r:id="rId68" w:history="1">
        <w:r w:rsidRPr="005D5915">
          <w:rPr>
            <w:rStyle w:val="Hyperlink"/>
            <w:rFonts w:cs="Times New Roman"/>
            <w:sz w:val="20"/>
            <w:szCs w:val="20"/>
            <w:lang w:val="en-US"/>
          </w:rPr>
          <w:t>10.1175/bams-d-13-00068.1</w:t>
        </w:r>
      </w:hyperlink>
      <w:r w:rsidRPr="005D5915">
        <w:rPr>
          <w:rFonts w:cs="Times New Roman"/>
          <w:sz w:val="20"/>
          <w:szCs w:val="20"/>
          <w:lang w:val="en-GB"/>
        </w:rPr>
        <w:t>.</w:t>
      </w:r>
    </w:p>
    <w:p w14:paraId="66317CFE" w14:textId="5044A5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Attada Raju, A. and Parekh, and Chowdary J S., and and Gnanaseelan C, 2018: Reanalysis of the Indian summer monsoon: four dimensional data assimilation of AIRS retrievals in a regional data assimilation and modeling framework.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w:t>
      </w:r>
      <w:r w:rsidRPr="005D5915">
        <w:rPr>
          <w:rFonts w:cs="Times New Roman"/>
          <w:sz w:val="20"/>
          <w:szCs w:val="20"/>
          <w:lang w:val="en-GB"/>
        </w:rPr>
        <w:t>, 2905–2923, doi:</w:t>
      </w:r>
      <w:hyperlink r:id="rId69" w:history="1">
        <w:r w:rsidRPr="005D5915">
          <w:rPr>
            <w:rStyle w:val="Hyperlink"/>
            <w:rFonts w:cs="Times New Roman"/>
            <w:sz w:val="20"/>
            <w:szCs w:val="20"/>
            <w:lang w:val="en-US"/>
          </w:rPr>
          <w:t>10.1007/s00382-017-3781-z</w:t>
        </w:r>
      </w:hyperlink>
      <w:r w:rsidRPr="005D5915">
        <w:rPr>
          <w:rFonts w:cs="Times New Roman"/>
          <w:sz w:val="20"/>
          <w:szCs w:val="20"/>
          <w:lang w:val="en-GB"/>
        </w:rPr>
        <w:t>.</w:t>
      </w:r>
    </w:p>
    <w:p w14:paraId="74955376" w14:textId="7E2608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Auchmann, R. and S. Brönnimann, 2012: A physics-based correction model for homogenizing sub-daily temperature series.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doi:</w:t>
      </w:r>
      <w:hyperlink r:id="rId70" w:history="1">
        <w:r w:rsidRPr="005D5915">
          <w:rPr>
            <w:rStyle w:val="Hyperlink"/>
            <w:rFonts w:cs="Times New Roman"/>
            <w:sz w:val="20"/>
            <w:szCs w:val="20"/>
            <w:lang w:val="en-US"/>
          </w:rPr>
          <w:t>10.1029/2012jd018067</w:t>
        </w:r>
      </w:hyperlink>
      <w:r w:rsidRPr="005D5915">
        <w:rPr>
          <w:rFonts w:cs="Times New Roman"/>
          <w:sz w:val="20"/>
          <w:szCs w:val="20"/>
          <w:lang w:val="en-GB"/>
        </w:rPr>
        <w:t>.</w:t>
      </w:r>
    </w:p>
    <w:p w14:paraId="14180B1F" w14:textId="26A646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Ayarzagüena, B. and J.A. Screen, 2016: Future Arctic sea ice loss reduces severity of cold air outbreaks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2801–2809, doi:</w:t>
      </w:r>
      <w:hyperlink r:id="rId71" w:history="1">
        <w:r w:rsidRPr="005D5915">
          <w:rPr>
            <w:rStyle w:val="Hyperlink"/>
            <w:rFonts w:cs="Times New Roman"/>
            <w:sz w:val="20"/>
            <w:szCs w:val="20"/>
            <w:lang w:val="en-US"/>
          </w:rPr>
          <w:t>10.1002/2016gl068092</w:t>
        </w:r>
      </w:hyperlink>
      <w:r w:rsidRPr="005D5915">
        <w:rPr>
          <w:rFonts w:cs="Times New Roman"/>
          <w:sz w:val="20"/>
          <w:szCs w:val="20"/>
          <w:lang w:val="en-GB"/>
        </w:rPr>
        <w:t>.</w:t>
      </w:r>
    </w:p>
    <w:p w14:paraId="53FE61A1" w14:textId="3D6E75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Ayarzagüena, B. et al., 2018: No robust evidence of future changes in major stratospheric sudden warmings: a multi-model assessment from CCMI.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18(15)</w:t>
      </w:r>
      <w:r w:rsidRPr="005D5915">
        <w:rPr>
          <w:rFonts w:cs="Times New Roman"/>
          <w:sz w:val="20"/>
          <w:szCs w:val="20"/>
          <w:lang w:val="en-GB"/>
        </w:rPr>
        <w:t>, 11277–11287, doi:</w:t>
      </w:r>
      <w:hyperlink r:id="rId72" w:history="1">
        <w:r w:rsidRPr="005D5915">
          <w:rPr>
            <w:rStyle w:val="Hyperlink"/>
            <w:rFonts w:cs="Times New Roman"/>
            <w:sz w:val="20"/>
            <w:szCs w:val="20"/>
            <w:lang w:val="en-US"/>
          </w:rPr>
          <w:t>10.5194/acp-18-11277-2018</w:t>
        </w:r>
      </w:hyperlink>
      <w:r w:rsidRPr="005D5915">
        <w:rPr>
          <w:rFonts w:cs="Times New Roman"/>
          <w:sz w:val="20"/>
          <w:szCs w:val="20"/>
          <w:lang w:val="en-GB"/>
        </w:rPr>
        <w:t>.</w:t>
      </w:r>
    </w:p>
    <w:p w14:paraId="519130D5" w14:textId="0F69BC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Azam, M.F. et al., 2018: Review of the status and mass changes of Himalayan-Karakoram glaciers. </w:t>
      </w:r>
      <w:r w:rsidRPr="005D5915">
        <w:rPr>
          <w:rFonts w:cs="Times New Roman"/>
          <w:i/>
          <w:sz w:val="20"/>
          <w:szCs w:val="20"/>
          <w:lang w:val="en-GB"/>
        </w:rPr>
        <w:t>Journal of Glaciology</w:t>
      </w:r>
      <w:r w:rsidRPr="005D5915">
        <w:rPr>
          <w:rFonts w:cs="Times New Roman"/>
          <w:sz w:val="20"/>
          <w:szCs w:val="20"/>
          <w:lang w:val="en-GB"/>
        </w:rPr>
        <w:t xml:space="preserve">, </w:t>
      </w:r>
      <w:r w:rsidRPr="005D5915">
        <w:rPr>
          <w:rFonts w:cs="Times New Roman"/>
          <w:b/>
          <w:sz w:val="20"/>
          <w:szCs w:val="20"/>
          <w:lang w:val="en-GB"/>
        </w:rPr>
        <w:t>64(243)</w:t>
      </w:r>
      <w:r w:rsidRPr="005D5915">
        <w:rPr>
          <w:rFonts w:cs="Times New Roman"/>
          <w:sz w:val="20"/>
          <w:szCs w:val="20"/>
          <w:lang w:val="en-GB"/>
        </w:rPr>
        <w:t>, 61–74, doi:</w:t>
      </w:r>
      <w:hyperlink r:id="rId73" w:history="1">
        <w:r w:rsidRPr="005D5915">
          <w:rPr>
            <w:rStyle w:val="Hyperlink"/>
            <w:rFonts w:cs="Times New Roman"/>
            <w:sz w:val="20"/>
            <w:szCs w:val="20"/>
            <w:lang w:val="en-US"/>
          </w:rPr>
          <w:t>10.1017/jog.2017.86</w:t>
        </w:r>
      </w:hyperlink>
      <w:r w:rsidRPr="005D5915">
        <w:rPr>
          <w:rFonts w:cs="Times New Roman"/>
          <w:sz w:val="20"/>
          <w:szCs w:val="20"/>
          <w:lang w:val="en-GB"/>
        </w:rPr>
        <w:t>.</w:t>
      </w:r>
    </w:p>
    <w:p w14:paraId="667AD496" w14:textId="65D382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Azmat, M., U.W. Liaqat, M.U. Qamar, and U.K. Awan, 2017: Impacts of changing climate and snow cover on the flow regime of Jhelum River, Western Himalayas.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17(3)</w:t>
      </w:r>
      <w:r w:rsidRPr="005D5915">
        <w:rPr>
          <w:rFonts w:cs="Times New Roman"/>
          <w:sz w:val="20"/>
          <w:szCs w:val="20"/>
          <w:lang w:val="en-GB"/>
        </w:rPr>
        <w:t>, 813–825, doi:</w:t>
      </w:r>
      <w:hyperlink r:id="rId74" w:history="1">
        <w:r w:rsidRPr="005D5915">
          <w:rPr>
            <w:rStyle w:val="Hyperlink"/>
            <w:rFonts w:cs="Times New Roman"/>
            <w:sz w:val="20"/>
            <w:szCs w:val="20"/>
            <w:lang w:val="en-US"/>
          </w:rPr>
          <w:t>10.1007/s10113-016-1072-6</w:t>
        </w:r>
      </w:hyperlink>
      <w:r w:rsidRPr="005D5915">
        <w:rPr>
          <w:rFonts w:cs="Times New Roman"/>
          <w:sz w:val="20"/>
          <w:szCs w:val="20"/>
          <w:lang w:val="en-GB"/>
        </w:rPr>
        <w:t>.</w:t>
      </w:r>
    </w:p>
    <w:p w14:paraId="7E43BF45" w14:textId="593E1B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Bach, L., C. Schraff, J.D. Keller, and A. Hense, 2016: Towards a probabilistic regional reanalysis system for Europe: evaluation of precipitation from experiments.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32209, doi:</w:t>
      </w:r>
      <w:hyperlink r:id="rId75" w:history="1">
        <w:r w:rsidRPr="005D5915">
          <w:rPr>
            <w:rStyle w:val="Hyperlink"/>
            <w:rFonts w:cs="Times New Roman"/>
            <w:sz w:val="20"/>
            <w:szCs w:val="20"/>
            <w:lang w:val="en-US"/>
          </w:rPr>
          <w:t>10.3402/tellusa.v68.32209</w:t>
        </w:r>
      </w:hyperlink>
      <w:r w:rsidRPr="005D5915">
        <w:rPr>
          <w:rFonts w:cs="Times New Roman"/>
          <w:sz w:val="20"/>
          <w:szCs w:val="20"/>
          <w:lang w:val="en-GB"/>
        </w:rPr>
        <w:t>.</w:t>
      </w:r>
    </w:p>
    <w:p w14:paraId="3EC340AC" w14:textId="6025BA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Bader, D.A. et al., 2018: Urban Climate Science. In: </w:t>
      </w:r>
      <w:r w:rsidRPr="005D5915">
        <w:rPr>
          <w:rFonts w:cs="Times New Roman"/>
          <w:i/>
          <w:sz w:val="20"/>
          <w:szCs w:val="20"/>
          <w:lang w:val="en-GB"/>
        </w:rPr>
        <w:t>Climate Change and Cities: Second Assessment Report of the Urban Climate Change Research Network</w:t>
      </w:r>
      <w:r w:rsidRPr="005D5915">
        <w:rPr>
          <w:rFonts w:cs="Times New Roman"/>
          <w:sz w:val="20"/>
          <w:szCs w:val="20"/>
          <w:lang w:val="en-GB"/>
        </w:rPr>
        <w:t xml:space="preserve"> [Rosenzweig, C., P. Romero-Lankao, S. Mehrotra, S. Dhakal, S. Ali Ibrahim, and W.D. Solecki (eds.)]. Cambridge University Press, Cambridge, United Kingdom, pp. 27–60, doi:</w:t>
      </w:r>
      <w:hyperlink r:id="rId76" w:history="1">
        <w:r w:rsidRPr="005D5915">
          <w:rPr>
            <w:rStyle w:val="Hyperlink"/>
            <w:rFonts w:cs="Times New Roman"/>
            <w:sz w:val="20"/>
            <w:szCs w:val="20"/>
            <w:lang w:val="en-US"/>
          </w:rPr>
          <w:t>10.1017/9781316563878.009</w:t>
        </w:r>
      </w:hyperlink>
      <w:r w:rsidRPr="005D5915">
        <w:rPr>
          <w:rFonts w:cs="Times New Roman"/>
          <w:sz w:val="20"/>
          <w:szCs w:val="20"/>
          <w:lang w:val="en-GB"/>
        </w:rPr>
        <w:t>.</w:t>
      </w:r>
    </w:p>
    <w:p w14:paraId="225F4696" w14:textId="1769AD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Bador, M., L. Terray, and J. Boé, 2016: Emergence of human influence on summer record-breaking temperatures over Europe.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404–412, doi:</w:t>
      </w:r>
      <w:hyperlink r:id="rId77" w:history="1">
        <w:r w:rsidRPr="005D5915">
          <w:rPr>
            <w:rStyle w:val="Hyperlink"/>
            <w:rFonts w:cs="Times New Roman"/>
            <w:sz w:val="20"/>
            <w:szCs w:val="20"/>
            <w:lang w:val="en-US"/>
          </w:rPr>
          <w:t>10.1002/2015gl066560</w:t>
        </w:r>
      </w:hyperlink>
      <w:r w:rsidRPr="005D5915">
        <w:rPr>
          <w:rFonts w:cs="Times New Roman"/>
          <w:sz w:val="20"/>
          <w:szCs w:val="20"/>
          <w:lang w:val="en-GB"/>
        </w:rPr>
        <w:t>.</w:t>
      </w:r>
    </w:p>
    <w:p w14:paraId="4C44B83F" w14:textId="4B4B78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Bador, M. et al., 2020: Impact of Higher Spatial Atmospheric Resolution on Precipitation Extremes Over Land in Global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125(13)</w:t>
      </w:r>
      <w:r w:rsidRPr="005D5915">
        <w:rPr>
          <w:rFonts w:cs="Times New Roman"/>
          <w:sz w:val="20"/>
          <w:szCs w:val="20"/>
          <w:lang w:val="en-GB"/>
        </w:rPr>
        <w:t>, e2019JD032184, doi:</w:t>
      </w:r>
      <w:hyperlink r:id="rId78" w:history="1">
        <w:r w:rsidRPr="005D5915">
          <w:rPr>
            <w:rStyle w:val="Hyperlink"/>
            <w:rFonts w:cs="Times New Roman"/>
            <w:sz w:val="20"/>
            <w:szCs w:val="20"/>
            <w:lang w:val="en-US"/>
          </w:rPr>
          <w:t>10.1029/2019jd032184</w:t>
        </w:r>
      </w:hyperlink>
      <w:r w:rsidRPr="005D5915">
        <w:rPr>
          <w:rFonts w:cs="Times New Roman"/>
          <w:sz w:val="20"/>
          <w:szCs w:val="20"/>
          <w:lang w:val="en-GB"/>
        </w:rPr>
        <w:t>.</w:t>
      </w:r>
    </w:p>
    <w:p w14:paraId="296CC73E" w14:textId="2C2574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Bain, P.G., M.J. Hornsey, R. Bongiorno, and C. Jeffries, 2012: Promoting pro-environmental action in climate change deniers.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600–603, doi:</w:t>
      </w:r>
      <w:hyperlink r:id="rId79" w:history="1">
        <w:r w:rsidRPr="005D5915">
          <w:rPr>
            <w:rStyle w:val="Hyperlink"/>
            <w:rFonts w:cs="Times New Roman"/>
            <w:sz w:val="20"/>
            <w:szCs w:val="20"/>
            <w:lang w:val="en-US"/>
          </w:rPr>
          <w:t>10.1038/nclimate1532</w:t>
        </w:r>
      </w:hyperlink>
      <w:r w:rsidRPr="005D5915">
        <w:rPr>
          <w:rFonts w:cs="Times New Roman"/>
          <w:sz w:val="20"/>
          <w:szCs w:val="20"/>
          <w:lang w:val="en-GB"/>
        </w:rPr>
        <w:t>.</w:t>
      </w:r>
    </w:p>
    <w:p w14:paraId="33F12829" w14:textId="2AA0FE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Baker, D.J., A.J. Hartley, S.H.M. Butchart, and S.G. Willis, 2016: Choice of baseline climate data impacts projected species’ responses to climate change. </w:t>
      </w:r>
      <w:r w:rsidRPr="005D5915">
        <w:rPr>
          <w:rFonts w:cs="Times New Roman"/>
          <w:i/>
          <w:sz w:val="20"/>
          <w:szCs w:val="20"/>
          <w:lang w:val="en-GB"/>
        </w:rPr>
        <w:t>Global Change Biology</w:t>
      </w:r>
      <w:r w:rsidRPr="005D5915">
        <w:rPr>
          <w:rFonts w:cs="Times New Roman"/>
          <w:sz w:val="20"/>
          <w:szCs w:val="20"/>
          <w:lang w:val="en-GB"/>
        </w:rPr>
        <w:t xml:space="preserve">, </w:t>
      </w:r>
      <w:r w:rsidRPr="005D5915">
        <w:rPr>
          <w:rFonts w:cs="Times New Roman"/>
          <w:b/>
          <w:sz w:val="20"/>
          <w:szCs w:val="20"/>
          <w:lang w:val="en-GB"/>
        </w:rPr>
        <w:t>22(7)</w:t>
      </w:r>
      <w:r w:rsidRPr="005D5915">
        <w:rPr>
          <w:rFonts w:cs="Times New Roman"/>
          <w:sz w:val="20"/>
          <w:szCs w:val="20"/>
          <w:lang w:val="en-GB"/>
        </w:rPr>
        <w:t>, 2392–2404, doi:</w:t>
      </w:r>
      <w:hyperlink r:id="rId80" w:history="1">
        <w:r w:rsidRPr="005D5915">
          <w:rPr>
            <w:rStyle w:val="Hyperlink"/>
            <w:rFonts w:cs="Times New Roman"/>
            <w:sz w:val="20"/>
            <w:szCs w:val="20"/>
            <w:lang w:val="en-US"/>
          </w:rPr>
          <w:t>10.1111/gcb.13273</w:t>
        </w:r>
      </w:hyperlink>
      <w:r w:rsidRPr="005D5915">
        <w:rPr>
          <w:rFonts w:cs="Times New Roman"/>
          <w:sz w:val="20"/>
          <w:szCs w:val="20"/>
          <w:lang w:val="en-GB"/>
        </w:rPr>
        <w:t>.</w:t>
      </w:r>
    </w:p>
    <w:p w14:paraId="7D62CEB4" w14:textId="79BE70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Baklanov, A. et al., 2018: From urban meteorology, climate and environment research to integrated city services.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23</w:t>
      </w:r>
      <w:r w:rsidRPr="005D5915">
        <w:rPr>
          <w:rFonts w:cs="Times New Roman"/>
          <w:sz w:val="20"/>
          <w:szCs w:val="20"/>
          <w:lang w:val="en-GB"/>
        </w:rPr>
        <w:t>, 330–341, doi:</w:t>
      </w:r>
      <w:hyperlink r:id="rId81" w:history="1">
        <w:r w:rsidRPr="005D5915">
          <w:rPr>
            <w:rStyle w:val="Hyperlink"/>
            <w:rFonts w:cs="Times New Roman"/>
            <w:sz w:val="20"/>
            <w:szCs w:val="20"/>
            <w:lang w:val="en-US"/>
          </w:rPr>
          <w:t>10.1016/j.uclim.2017.05.004</w:t>
        </w:r>
      </w:hyperlink>
      <w:r w:rsidRPr="005D5915">
        <w:rPr>
          <w:rFonts w:cs="Times New Roman"/>
          <w:sz w:val="20"/>
          <w:szCs w:val="20"/>
          <w:lang w:val="en-GB"/>
        </w:rPr>
        <w:t>.</w:t>
      </w:r>
    </w:p>
    <w:p w14:paraId="19F6B4FC" w14:textId="07FBD8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Baklanov, A. et al., 2020: Integrated urban services: Experience from four cities on different continents.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100610, doi:</w:t>
      </w:r>
      <w:hyperlink r:id="rId82" w:history="1">
        <w:r w:rsidRPr="005D5915">
          <w:rPr>
            <w:rStyle w:val="Hyperlink"/>
            <w:rFonts w:cs="Times New Roman"/>
            <w:sz w:val="20"/>
            <w:szCs w:val="20"/>
            <w:lang w:val="en-US"/>
          </w:rPr>
          <w:t>10.1016/j.uclim.2020.100610</w:t>
        </w:r>
      </w:hyperlink>
      <w:r w:rsidRPr="005D5915">
        <w:rPr>
          <w:rFonts w:cs="Times New Roman"/>
          <w:sz w:val="20"/>
          <w:szCs w:val="20"/>
          <w:lang w:val="en-GB"/>
        </w:rPr>
        <w:t>.</w:t>
      </w:r>
    </w:p>
    <w:p w14:paraId="63A08651" w14:textId="055F43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Bal, P.K. et al., 2016: Climate change projections over India by a downscaling approach using PRECIS.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52(4)</w:t>
      </w:r>
      <w:r w:rsidRPr="005D5915">
        <w:rPr>
          <w:rFonts w:cs="Times New Roman"/>
          <w:sz w:val="20"/>
          <w:szCs w:val="20"/>
          <w:lang w:val="en-GB"/>
        </w:rPr>
        <w:t>, 353–369, doi:</w:t>
      </w:r>
      <w:hyperlink r:id="rId83" w:history="1">
        <w:r w:rsidRPr="005D5915">
          <w:rPr>
            <w:rStyle w:val="Hyperlink"/>
            <w:rFonts w:cs="Times New Roman"/>
            <w:sz w:val="20"/>
            <w:szCs w:val="20"/>
            <w:lang w:val="en-US"/>
          </w:rPr>
          <w:t>10.1007/s13143-016-0004-1</w:t>
        </w:r>
      </w:hyperlink>
      <w:r w:rsidRPr="005D5915">
        <w:rPr>
          <w:rFonts w:cs="Times New Roman"/>
          <w:sz w:val="20"/>
          <w:szCs w:val="20"/>
          <w:lang w:val="en-GB"/>
        </w:rPr>
        <w:t>.</w:t>
      </w:r>
    </w:p>
    <w:p w14:paraId="32BC268B" w14:textId="6D7CAB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Balsamo, G. et al., 2015: ERA-Interim/Land: a global land surface reanalysis data set.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389–407, doi:</w:t>
      </w:r>
      <w:hyperlink r:id="rId84" w:history="1">
        <w:r w:rsidRPr="005D5915">
          <w:rPr>
            <w:rStyle w:val="Hyperlink"/>
            <w:rFonts w:cs="Times New Roman"/>
            <w:sz w:val="20"/>
            <w:szCs w:val="20"/>
            <w:lang w:val="en-US"/>
          </w:rPr>
          <w:t>10.5194/hess-19-389-2015</w:t>
        </w:r>
      </w:hyperlink>
      <w:r w:rsidRPr="005D5915">
        <w:rPr>
          <w:rFonts w:cs="Times New Roman"/>
          <w:sz w:val="20"/>
          <w:szCs w:val="20"/>
          <w:lang w:val="en-GB"/>
        </w:rPr>
        <w:t>.</w:t>
      </w:r>
    </w:p>
    <w:p w14:paraId="62CB14F3" w14:textId="5F1087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J. Schmidli, and C. Schär, 2014: Evaluation of the convection-resolving regional climate modeling approach in decade-long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119(13)</w:t>
      </w:r>
      <w:r w:rsidRPr="005D5915">
        <w:rPr>
          <w:rFonts w:cs="Times New Roman"/>
          <w:sz w:val="20"/>
          <w:szCs w:val="20"/>
          <w:lang w:val="en-GB"/>
        </w:rPr>
        <w:t>, 7889–7907, doi:</w:t>
      </w:r>
      <w:hyperlink r:id="rId85" w:history="1">
        <w:r w:rsidRPr="005D5915">
          <w:rPr>
            <w:rStyle w:val="Hyperlink"/>
            <w:rFonts w:cs="Times New Roman"/>
            <w:sz w:val="20"/>
            <w:szCs w:val="20"/>
            <w:lang w:val="en-US"/>
          </w:rPr>
          <w:t>10.1002/2014jd021478</w:t>
        </w:r>
      </w:hyperlink>
      <w:r w:rsidRPr="005D5915">
        <w:rPr>
          <w:rFonts w:cs="Times New Roman"/>
          <w:sz w:val="20"/>
          <w:szCs w:val="20"/>
          <w:lang w:val="en-GB"/>
        </w:rPr>
        <w:t>.</w:t>
      </w:r>
    </w:p>
    <w:p w14:paraId="183BD7E9" w14:textId="0E8157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J. Schmidli, and C. Schär, 2015: Heavy precipitation in a changing climate: Does short-term summer precipitation increase faster?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42(4)</w:t>
      </w:r>
      <w:r w:rsidRPr="005D5915">
        <w:rPr>
          <w:rFonts w:cs="Times New Roman"/>
          <w:sz w:val="20"/>
          <w:szCs w:val="20"/>
          <w:lang w:val="en-GB"/>
        </w:rPr>
        <w:t>, 1165–1172, doi:</w:t>
      </w:r>
      <w:hyperlink r:id="rId86" w:history="1">
        <w:r w:rsidRPr="005D5915">
          <w:rPr>
            <w:rStyle w:val="Hyperlink"/>
            <w:rFonts w:cs="Times New Roman"/>
            <w:sz w:val="20"/>
            <w:szCs w:val="20"/>
            <w:lang w:val="en-US"/>
          </w:rPr>
          <w:t>10.1002/2014gl062588</w:t>
        </w:r>
      </w:hyperlink>
      <w:r w:rsidRPr="005D5915">
        <w:rPr>
          <w:rFonts w:cs="Times New Roman"/>
          <w:sz w:val="20"/>
          <w:szCs w:val="20"/>
          <w:lang w:val="en-GB"/>
        </w:rPr>
        <w:t>.</w:t>
      </w:r>
    </w:p>
    <w:p w14:paraId="130F80C5" w14:textId="2A45BD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et al., 2021: The first multi-model ensemble of regional climate simulations at kilometer-scale resolution, Part I: Evaluation of precipitation. </w:t>
      </w:r>
      <w:r w:rsidRPr="005D5915">
        <w:rPr>
          <w:rFonts w:cs="Times New Roman"/>
          <w:i/>
          <w:sz w:val="20"/>
          <w:szCs w:val="20"/>
          <w:lang w:val="en-GB"/>
        </w:rPr>
        <w:t>Climate Dynamics</w:t>
      </w:r>
      <w:r w:rsidRPr="005D5915">
        <w:rPr>
          <w:rFonts w:cs="Times New Roman"/>
          <w:sz w:val="20"/>
          <w:szCs w:val="20"/>
          <w:lang w:val="en-GB"/>
        </w:rPr>
        <w:t>, doi:</w:t>
      </w:r>
      <w:hyperlink r:id="rId87" w:history="1">
        <w:r w:rsidRPr="005D5915">
          <w:rPr>
            <w:rStyle w:val="Hyperlink"/>
            <w:rFonts w:cs="Times New Roman"/>
            <w:sz w:val="20"/>
            <w:szCs w:val="20"/>
            <w:lang w:val="en-US"/>
          </w:rPr>
          <w:t>10.1007/s00382-021-05708-w</w:t>
        </w:r>
      </w:hyperlink>
      <w:r w:rsidRPr="005D5915">
        <w:rPr>
          <w:rFonts w:cs="Times New Roman"/>
          <w:sz w:val="20"/>
          <w:szCs w:val="20"/>
          <w:lang w:val="en-GB"/>
        </w:rPr>
        <w:t>.</w:t>
      </w:r>
    </w:p>
    <w:p w14:paraId="5074449E" w14:textId="680412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Bandoro, J., S. Solomon, A. Donohoe, D.W.J. Thompson, and B.D. Santer, 2014: Influences of the Antarctic Ozone Hole on Southern Hemispheric Summer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27(16)</w:t>
      </w:r>
      <w:r w:rsidRPr="005D5915">
        <w:rPr>
          <w:rFonts w:cs="Times New Roman"/>
          <w:sz w:val="20"/>
          <w:szCs w:val="20"/>
          <w:lang w:val="en-GB"/>
        </w:rPr>
        <w:t>, 6245–6264, doi:</w:t>
      </w:r>
      <w:hyperlink r:id="rId88" w:history="1">
        <w:r w:rsidRPr="005D5915">
          <w:rPr>
            <w:rStyle w:val="Hyperlink"/>
            <w:rFonts w:cs="Times New Roman"/>
            <w:sz w:val="20"/>
            <w:szCs w:val="20"/>
            <w:lang w:val="en-US"/>
          </w:rPr>
          <w:t>10.1175/jcli-d-13-00698.1</w:t>
        </w:r>
      </w:hyperlink>
      <w:r w:rsidRPr="005D5915">
        <w:rPr>
          <w:rFonts w:cs="Times New Roman"/>
          <w:sz w:val="20"/>
          <w:szCs w:val="20"/>
          <w:lang w:val="en-GB"/>
        </w:rPr>
        <w:t>.</w:t>
      </w:r>
    </w:p>
    <w:p w14:paraId="7F4E7BCC" w14:textId="4EF46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Baño-Medina, J., R. Manzanas, and J.M. Gutiérrez, 2020: Configuration and intercomparison of deep learning neural models for statistical downscaling.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2109–2124, doi:</w:t>
      </w:r>
      <w:hyperlink r:id="rId89" w:history="1">
        <w:r w:rsidRPr="005D5915">
          <w:rPr>
            <w:rStyle w:val="Hyperlink"/>
            <w:rFonts w:cs="Times New Roman"/>
            <w:sz w:val="20"/>
            <w:szCs w:val="20"/>
            <w:lang w:val="en-US"/>
          </w:rPr>
          <w:t>10.5194/gmd-13-2109-2020</w:t>
        </w:r>
      </w:hyperlink>
      <w:r w:rsidRPr="005D5915">
        <w:rPr>
          <w:rFonts w:cs="Times New Roman"/>
          <w:sz w:val="20"/>
          <w:szCs w:val="20"/>
          <w:lang w:val="en-GB"/>
        </w:rPr>
        <w:t>.</w:t>
      </w:r>
    </w:p>
    <w:p w14:paraId="10FFC076" w14:textId="048F73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Barcikowska, M.J. et al., 2020: Changes in the future summer Mediterranean climate: contribution of teleconnections and local factors.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161–181, doi:</w:t>
      </w:r>
      <w:hyperlink r:id="rId90" w:history="1">
        <w:r w:rsidRPr="005D5915">
          <w:rPr>
            <w:rStyle w:val="Hyperlink"/>
            <w:rFonts w:cs="Times New Roman"/>
            <w:sz w:val="20"/>
            <w:szCs w:val="20"/>
            <w:lang w:val="en-US"/>
          </w:rPr>
          <w:t>10.5194/esd-11-161-2020</w:t>
        </w:r>
      </w:hyperlink>
      <w:r w:rsidRPr="005D5915">
        <w:rPr>
          <w:rFonts w:cs="Times New Roman"/>
          <w:sz w:val="20"/>
          <w:szCs w:val="20"/>
          <w:lang w:val="en-GB"/>
        </w:rPr>
        <w:t>.</w:t>
      </w:r>
    </w:p>
    <w:p w14:paraId="0E61363C" w14:textId="1D516A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Bárdossy, A. and G. Pegram, 2012: Multiscale spatial recorrelation of RCM precipitation to produce unbiased climate change scenarios over large areas and small.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48(9)</w:t>
      </w:r>
      <w:r w:rsidRPr="005D5915">
        <w:rPr>
          <w:rFonts w:cs="Times New Roman"/>
          <w:sz w:val="20"/>
          <w:szCs w:val="20"/>
          <w:lang w:val="en-GB"/>
        </w:rPr>
        <w:t>, doi:</w:t>
      </w:r>
      <w:hyperlink r:id="rId91" w:history="1">
        <w:r w:rsidRPr="005D5915">
          <w:rPr>
            <w:rStyle w:val="Hyperlink"/>
            <w:rFonts w:cs="Times New Roman"/>
            <w:sz w:val="20"/>
            <w:szCs w:val="20"/>
            <w:lang w:val="en-US"/>
          </w:rPr>
          <w:t>10.1029/2011wr011524</w:t>
        </w:r>
      </w:hyperlink>
      <w:r w:rsidRPr="005D5915">
        <w:rPr>
          <w:rFonts w:cs="Times New Roman"/>
          <w:sz w:val="20"/>
          <w:szCs w:val="20"/>
          <w:lang w:val="en-GB"/>
        </w:rPr>
        <w:t>.</w:t>
      </w:r>
    </w:p>
    <w:p w14:paraId="57766143" w14:textId="1DB15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Barlage, M. et al., 2015: The effect of groundwater interaction in North American regional climate simulations with WRF/Noah-MP. </w:t>
      </w:r>
      <w:r w:rsidRPr="005D5915">
        <w:rPr>
          <w:rFonts w:cs="Times New Roman"/>
          <w:i/>
          <w:sz w:val="20"/>
          <w:szCs w:val="20"/>
          <w:lang w:val="en-GB"/>
        </w:rPr>
        <w:t>Climatic Change</w:t>
      </w:r>
      <w:r w:rsidRPr="005D5915">
        <w:rPr>
          <w:rFonts w:cs="Times New Roman"/>
          <w:sz w:val="20"/>
          <w:szCs w:val="20"/>
          <w:lang w:val="en-GB"/>
        </w:rPr>
        <w:t>, doi:</w:t>
      </w:r>
      <w:hyperlink r:id="rId92" w:history="1">
        <w:r w:rsidRPr="005D5915">
          <w:rPr>
            <w:rStyle w:val="Hyperlink"/>
            <w:rFonts w:cs="Times New Roman"/>
            <w:sz w:val="20"/>
            <w:szCs w:val="20"/>
            <w:lang w:val="en-US"/>
          </w:rPr>
          <w:t>10.1007/s10584-014-1308-8</w:t>
        </w:r>
      </w:hyperlink>
      <w:r w:rsidRPr="005D5915">
        <w:rPr>
          <w:rFonts w:cs="Times New Roman"/>
          <w:sz w:val="20"/>
          <w:szCs w:val="20"/>
          <w:lang w:val="en-GB"/>
        </w:rPr>
        <w:t>.</w:t>
      </w:r>
    </w:p>
    <w:p w14:paraId="373E134D" w14:textId="35FA40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Barlow, J. et al., 2017: Developing a Research Strategy to Better Understand, Observe, and Simulate Urban Atmospheric Processes at Kilometer to Subkilometer Scales.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98(10)</w:t>
      </w:r>
      <w:r w:rsidRPr="005D5915">
        <w:rPr>
          <w:rFonts w:cs="Times New Roman"/>
          <w:sz w:val="20"/>
          <w:szCs w:val="20"/>
          <w:lang w:val="en-GB"/>
        </w:rPr>
        <w:t>, ES261–ES264, doi:</w:t>
      </w:r>
      <w:hyperlink r:id="rId93" w:history="1">
        <w:r w:rsidRPr="005D5915">
          <w:rPr>
            <w:rStyle w:val="Hyperlink"/>
            <w:rFonts w:cs="Times New Roman"/>
            <w:sz w:val="20"/>
            <w:szCs w:val="20"/>
            <w:lang w:val="en-US"/>
          </w:rPr>
          <w:t>10.1175/bams-d-17-0106.1</w:t>
        </w:r>
      </w:hyperlink>
      <w:r w:rsidRPr="005D5915">
        <w:rPr>
          <w:rFonts w:cs="Times New Roman"/>
          <w:sz w:val="20"/>
          <w:szCs w:val="20"/>
          <w:lang w:val="en-GB"/>
        </w:rPr>
        <w:t>.</w:t>
      </w:r>
    </w:p>
    <w:p w14:paraId="5C84EB28" w14:textId="6F2449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2013: Revisiting the evidence linking Arctic amplification to extreme weather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40(17)</w:t>
      </w:r>
      <w:r w:rsidRPr="005D5915">
        <w:rPr>
          <w:rFonts w:cs="Times New Roman"/>
          <w:sz w:val="20"/>
          <w:szCs w:val="20"/>
          <w:lang w:val="en-GB"/>
        </w:rPr>
        <w:t>, 4734–4739, doi:</w:t>
      </w:r>
      <w:hyperlink r:id="rId94" w:history="1">
        <w:r w:rsidRPr="005D5915">
          <w:rPr>
            <w:rStyle w:val="Hyperlink"/>
            <w:rFonts w:cs="Times New Roman"/>
            <w:sz w:val="20"/>
            <w:szCs w:val="20"/>
            <w:lang w:val="en-US"/>
          </w:rPr>
          <w:t>10.1002/grl.50880</w:t>
        </w:r>
      </w:hyperlink>
      <w:r w:rsidRPr="005D5915">
        <w:rPr>
          <w:rFonts w:cs="Times New Roman"/>
          <w:sz w:val="20"/>
          <w:szCs w:val="20"/>
          <w:lang w:val="en-GB"/>
        </w:rPr>
        <w:t>.</w:t>
      </w:r>
    </w:p>
    <w:p w14:paraId="5E22EED6" w14:textId="3120B4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and L. Polvani, 2013: Response of the Midlatitude Jets, and of Their Variability, to Increased Greenhouse Gases in the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26(18)</w:t>
      </w:r>
      <w:r w:rsidRPr="005D5915">
        <w:rPr>
          <w:rFonts w:cs="Times New Roman"/>
          <w:sz w:val="20"/>
          <w:szCs w:val="20"/>
          <w:lang w:val="en-GB"/>
        </w:rPr>
        <w:t>, 7117–7135, doi:</w:t>
      </w:r>
      <w:hyperlink r:id="rId95" w:history="1">
        <w:r w:rsidRPr="005D5915">
          <w:rPr>
            <w:rStyle w:val="Hyperlink"/>
            <w:rFonts w:cs="Times New Roman"/>
            <w:sz w:val="20"/>
            <w:szCs w:val="20"/>
            <w:lang w:val="en-US"/>
          </w:rPr>
          <w:t>10.1175/jcli-d-12-00536.1</w:t>
        </w:r>
      </w:hyperlink>
      <w:r w:rsidRPr="005D5915">
        <w:rPr>
          <w:rFonts w:cs="Times New Roman"/>
          <w:sz w:val="20"/>
          <w:szCs w:val="20"/>
          <w:lang w:val="en-GB"/>
        </w:rPr>
        <w:t>.</w:t>
      </w:r>
    </w:p>
    <w:p w14:paraId="4EC691F8" w14:textId="0999D8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and J.A. Screen, 2015: The impact of Arctic warming on the midlatitude jet-stream: Can it? Has it? Will it?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277–286, doi:</w:t>
      </w:r>
      <w:hyperlink r:id="rId96" w:history="1">
        <w:r w:rsidRPr="005D5915">
          <w:rPr>
            <w:rStyle w:val="Hyperlink"/>
            <w:rFonts w:cs="Times New Roman"/>
            <w:sz w:val="20"/>
            <w:szCs w:val="20"/>
            <w:lang w:val="en-US"/>
          </w:rPr>
          <w:t>10.1002/wcc.337</w:t>
        </w:r>
      </w:hyperlink>
      <w:r w:rsidRPr="005D5915">
        <w:rPr>
          <w:rFonts w:cs="Times New Roman"/>
          <w:sz w:val="20"/>
          <w:szCs w:val="20"/>
          <w:lang w:val="en-GB"/>
        </w:rPr>
        <w:t>.</w:t>
      </w:r>
    </w:p>
    <w:p w14:paraId="6E22867B" w14:textId="511493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E. Dunn-Sigouin, G. Masato, and T. Woollings, 2014: Exploring recent trends in Northern Hemisphere blocking.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638–644, doi:</w:t>
      </w:r>
      <w:hyperlink r:id="rId97" w:history="1">
        <w:r w:rsidRPr="005D5915">
          <w:rPr>
            <w:rStyle w:val="Hyperlink"/>
            <w:rFonts w:cs="Times New Roman"/>
            <w:sz w:val="20"/>
            <w:szCs w:val="20"/>
            <w:lang w:val="en-US"/>
          </w:rPr>
          <w:t>10.1002/2013gl058745</w:t>
        </w:r>
      </w:hyperlink>
      <w:r w:rsidRPr="005D5915">
        <w:rPr>
          <w:rFonts w:cs="Times New Roman"/>
          <w:sz w:val="20"/>
          <w:szCs w:val="20"/>
          <w:lang w:val="en-GB"/>
        </w:rPr>
        <w:t>.</w:t>
      </w:r>
    </w:p>
    <w:p w14:paraId="1D67876C" w14:textId="687B48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Barredo, J.I., A. Mauri, G. Caudullo, and A. Dosio, 2018: Assessing Shifts of Mediterranean and Arid Climates Under RCP4.5 and RCP8.5 Climate Projections in Europe.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175(11)</w:t>
      </w:r>
      <w:r w:rsidRPr="005D5915">
        <w:rPr>
          <w:rFonts w:cs="Times New Roman"/>
          <w:sz w:val="20"/>
          <w:szCs w:val="20"/>
          <w:lang w:val="en-GB"/>
        </w:rPr>
        <w:t>, 3955–3971, doi:</w:t>
      </w:r>
      <w:hyperlink r:id="rId98" w:history="1">
        <w:r w:rsidRPr="005D5915">
          <w:rPr>
            <w:rStyle w:val="Hyperlink"/>
            <w:rFonts w:cs="Times New Roman"/>
            <w:sz w:val="20"/>
            <w:szCs w:val="20"/>
            <w:lang w:val="en-US"/>
          </w:rPr>
          <w:t>10.1007/s00024-018-1853-6</w:t>
        </w:r>
      </w:hyperlink>
      <w:r w:rsidRPr="005D5915">
        <w:rPr>
          <w:rFonts w:cs="Times New Roman"/>
          <w:sz w:val="20"/>
          <w:szCs w:val="20"/>
          <w:lang w:val="en-GB"/>
        </w:rPr>
        <w:t>.</w:t>
      </w:r>
    </w:p>
    <w:p w14:paraId="5C8A3D60" w14:textId="0DC1BB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Barreiro, M., N. Díaz, and M. Renom, 2014: Role of the global oceans and land–atmosphere interaction on summertime interdecadal variability over northern Argentina.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1733–1753, doi:</w:t>
      </w:r>
      <w:hyperlink r:id="rId99" w:history="1">
        <w:r w:rsidRPr="005D5915">
          <w:rPr>
            <w:rStyle w:val="Hyperlink"/>
            <w:rFonts w:cs="Times New Roman"/>
            <w:sz w:val="20"/>
            <w:szCs w:val="20"/>
            <w:lang w:val="en-US"/>
          </w:rPr>
          <w:t>10.1007/s00382-014-2088-6</w:t>
        </w:r>
      </w:hyperlink>
      <w:r w:rsidRPr="005D5915">
        <w:rPr>
          <w:rFonts w:cs="Times New Roman"/>
          <w:sz w:val="20"/>
          <w:szCs w:val="20"/>
          <w:lang w:val="en-GB"/>
        </w:rPr>
        <w:t>.</w:t>
      </w:r>
    </w:p>
    <w:p w14:paraId="5C522D5C" w14:textId="1047F7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Barrett, B., I. Nitze, S. Green, and F. Cawkwell, 2014: Assessment of multi-temporal, multi-sensor radar and ancillary spatial data for grasslands monitoring in Ireland using machine learning approaches.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109–124, doi:</w:t>
      </w:r>
      <w:hyperlink r:id="rId100" w:history="1">
        <w:r w:rsidRPr="005D5915">
          <w:rPr>
            <w:rStyle w:val="Hyperlink"/>
            <w:rFonts w:cs="Times New Roman"/>
            <w:sz w:val="20"/>
            <w:szCs w:val="20"/>
            <w:lang w:val="en-US"/>
          </w:rPr>
          <w:t>10.1016/j.rse.2014.05.018</w:t>
        </w:r>
      </w:hyperlink>
      <w:r w:rsidRPr="005D5915">
        <w:rPr>
          <w:rFonts w:cs="Times New Roman"/>
          <w:sz w:val="20"/>
          <w:szCs w:val="20"/>
          <w:lang w:val="en-GB"/>
        </w:rPr>
        <w:t>.</w:t>
      </w:r>
    </w:p>
    <w:p w14:paraId="33FA0575" w14:textId="69DBCD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Barrow, E.M. and D.J. Sauchyn, 2019: Uncertainty in climate projections and time of emergence of climate signals in the western Canadian Prairies.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39(11)</w:t>
      </w:r>
      <w:r w:rsidRPr="005D5915">
        <w:rPr>
          <w:rFonts w:cs="Times New Roman"/>
          <w:sz w:val="20"/>
          <w:szCs w:val="20"/>
          <w:lang w:val="en-GB"/>
        </w:rPr>
        <w:t>, 4358–4371, doi:</w:t>
      </w:r>
      <w:hyperlink r:id="rId101" w:history="1">
        <w:r w:rsidRPr="005D5915">
          <w:rPr>
            <w:rStyle w:val="Hyperlink"/>
            <w:rFonts w:cs="Times New Roman"/>
            <w:sz w:val="20"/>
            <w:szCs w:val="20"/>
            <w:lang w:val="en-US"/>
          </w:rPr>
          <w:t>10.1002/joc.6079</w:t>
        </w:r>
      </w:hyperlink>
      <w:r w:rsidRPr="005D5915">
        <w:rPr>
          <w:rFonts w:cs="Times New Roman"/>
          <w:sz w:val="20"/>
          <w:szCs w:val="20"/>
          <w:lang w:val="en-GB"/>
        </w:rPr>
        <w:t>.</w:t>
      </w:r>
    </w:p>
    <w:p w14:paraId="305A35CC" w14:textId="4556E5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Barry, R.G., 2012: Recent advances in mountain climate research.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110(4)</w:t>
      </w:r>
      <w:r w:rsidRPr="005D5915">
        <w:rPr>
          <w:rFonts w:cs="Times New Roman"/>
          <w:sz w:val="20"/>
          <w:szCs w:val="20"/>
          <w:lang w:val="en-GB"/>
        </w:rPr>
        <w:t>, 549–553, doi:</w:t>
      </w:r>
      <w:hyperlink r:id="rId102" w:history="1">
        <w:r w:rsidRPr="005D5915">
          <w:rPr>
            <w:rStyle w:val="Hyperlink"/>
            <w:rFonts w:cs="Times New Roman"/>
            <w:sz w:val="20"/>
            <w:szCs w:val="20"/>
            <w:lang w:val="en-US"/>
          </w:rPr>
          <w:t>10.1007/s00704-012-0695-x</w:t>
        </w:r>
      </w:hyperlink>
      <w:r w:rsidRPr="005D5915">
        <w:rPr>
          <w:rFonts w:cs="Times New Roman"/>
          <w:sz w:val="20"/>
          <w:szCs w:val="20"/>
          <w:lang w:val="en-GB"/>
        </w:rPr>
        <w:t>.</w:t>
      </w:r>
    </w:p>
    <w:p w14:paraId="31B33F14" w14:textId="1A2443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Barsugli, J.J. et al., 2013: The Practitioner’s Dilemma: How to Assess the Credibility of Downscaled Climate Projections.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94(46)</w:t>
      </w:r>
      <w:r w:rsidRPr="005D5915">
        <w:rPr>
          <w:rFonts w:cs="Times New Roman"/>
          <w:sz w:val="20"/>
          <w:szCs w:val="20"/>
          <w:lang w:val="en-GB"/>
        </w:rPr>
        <w:t>, 424–425, doi:</w:t>
      </w:r>
      <w:hyperlink r:id="rId103" w:history="1">
        <w:r w:rsidRPr="005D5915">
          <w:rPr>
            <w:rStyle w:val="Hyperlink"/>
            <w:rFonts w:cs="Times New Roman"/>
            <w:sz w:val="20"/>
            <w:szCs w:val="20"/>
            <w:lang w:val="en-US"/>
          </w:rPr>
          <w:t>10.1002/2013eo460005</w:t>
        </w:r>
      </w:hyperlink>
      <w:r w:rsidRPr="005D5915">
        <w:rPr>
          <w:rFonts w:cs="Times New Roman"/>
          <w:sz w:val="20"/>
          <w:szCs w:val="20"/>
          <w:lang w:val="en-GB"/>
        </w:rPr>
        <w:t>.</w:t>
      </w:r>
    </w:p>
    <w:p w14:paraId="7C40160A" w14:textId="42D3B6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Bartók, B. et al., 2017: Projected changes in surface solar radiation in CMIP5 global climate models and in EURO-CORDEX regional climate models for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2665–2683, doi:</w:t>
      </w:r>
      <w:hyperlink r:id="rId104" w:history="1">
        <w:r w:rsidRPr="005D5915">
          <w:rPr>
            <w:rStyle w:val="Hyperlink"/>
            <w:rFonts w:cs="Times New Roman"/>
            <w:sz w:val="20"/>
            <w:szCs w:val="20"/>
            <w:lang w:val="en-US"/>
          </w:rPr>
          <w:t>10.1007/s00382-016-3471-2</w:t>
        </w:r>
      </w:hyperlink>
      <w:r w:rsidRPr="005D5915">
        <w:rPr>
          <w:rFonts w:cs="Times New Roman"/>
          <w:sz w:val="20"/>
          <w:szCs w:val="20"/>
          <w:lang w:val="en-GB"/>
        </w:rPr>
        <w:t>.</w:t>
      </w:r>
    </w:p>
    <w:p w14:paraId="4F131728" w14:textId="769488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Barton, N.P., S.A. Klein, J.S. Boyle, and Y.Y. Zhang, 2012: Arctic synoptic regimes: Comparing domain-wide Arctic cloud observations with CAM4 and CAM5 during similar dynamics.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117(D15)</w:t>
      </w:r>
      <w:r w:rsidRPr="005D5915">
        <w:rPr>
          <w:rFonts w:cs="Times New Roman"/>
          <w:sz w:val="20"/>
          <w:szCs w:val="20"/>
          <w:lang w:val="en-GB"/>
        </w:rPr>
        <w:t>, n/a–n/a, doi:</w:t>
      </w:r>
      <w:hyperlink r:id="rId105" w:history="1">
        <w:r w:rsidRPr="005D5915">
          <w:rPr>
            <w:rStyle w:val="Hyperlink"/>
            <w:rFonts w:cs="Times New Roman"/>
            <w:sz w:val="20"/>
            <w:szCs w:val="20"/>
            <w:lang w:val="en-US"/>
          </w:rPr>
          <w:t>10.1029/2012jd017589</w:t>
        </w:r>
      </w:hyperlink>
      <w:r w:rsidRPr="005D5915">
        <w:rPr>
          <w:rFonts w:cs="Times New Roman"/>
          <w:sz w:val="20"/>
          <w:szCs w:val="20"/>
          <w:lang w:val="en-GB"/>
        </w:rPr>
        <w:t>.</w:t>
      </w:r>
    </w:p>
    <w:p w14:paraId="3B552537" w14:textId="3936AF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Bathiany, S., V. Dakos, M. Scheffer, and T.M. Lenton, 2018: Climate models predict increasing temperature variability in poor countries.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4(5)</w:t>
      </w:r>
      <w:r w:rsidRPr="005D5915">
        <w:rPr>
          <w:rFonts w:cs="Times New Roman"/>
          <w:sz w:val="20"/>
          <w:szCs w:val="20"/>
          <w:lang w:val="en-GB"/>
        </w:rPr>
        <w:t>, 1–11, doi:</w:t>
      </w:r>
      <w:hyperlink r:id="rId106" w:history="1">
        <w:r w:rsidRPr="005D5915">
          <w:rPr>
            <w:rStyle w:val="Hyperlink"/>
            <w:rFonts w:cs="Times New Roman"/>
            <w:sz w:val="20"/>
            <w:szCs w:val="20"/>
            <w:lang w:val="en-US"/>
          </w:rPr>
          <w:t>10.1126/sciadv.aar5809</w:t>
        </w:r>
      </w:hyperlink>
      <w:r w:rsidRPr="005D5915">
        <w:rPr>
          <w:rFonts w:cs="Times New Roman"/>
          <w:sz w:val="20"/>
          <w:szCs w:val="20"/>
          <w:lang w:val="en-GB"/>
        </w:rPr>
        <w:t>.</w:t>
      </w:r>
    </w:p>
    <w:p w14:paraId="01E5FDDC" w14:textId="32CBE9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Baumberger, C., R. Knutti, and G. Hirsch Hadorn, 2017: Building confidence in climate model projections: an analysis of inferences from fit.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e454, doi:</w:t>
      </w:r>
      <w:hyperlink r:id="rId107" w:history="1">
        <w:r w:rsidRPr="005D5915">
          <w:rPr>
            <w:rStyle w:val="Hyperlink"/>
            <w:rFonts w:cs="Times New Roman"/>
            <w:sz w:val="20"/>
            <w:szCs w:val="20"/>
            <w:lang w:val="en-US"/>
          </w:rPr>
          <w:t>10.1002/wcc.454</w:t>
        </w:r>
      </w:hyperlink>
      <w:r w:rsidRPr="005D5915">
        <w:rPr>
          <w:rFonts w:cs="Times New Roman"/>
          <w:sz w:val="20"/>
          <w:szCs w:val="20"/>
          <w:lang w:val="en-GB"/>
        </w:rPr>
        <w:t>.</w:t>
      </w:r>
    </w:p>
    <w:p w14:paraId="53DB0507" w14:textId="476C14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Baztan, J., M. Cordier, J.-M. Huctin, Z. Zhu, and J.-P. Vanderlinden, 2017: Life on thin ice: Insights from Uummannaq, Greenland for connecting climate science with Arctic communities. </w:t>
      </w:r>
      <w:r w:rsidRPr="005D5915">
        <w:rPr>
          <w:rFonts w:cs="Times New Roman"/>
          <w:i/>
          <w:sz w:val="20"/>
          <w:szCs w:val="20"/>
          <w:lang w:val="en-GB"/>
        </w:rPr>
        <w:t>Polar Science</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100–108, doi:</w:t>
      </w:r>
      <w:hyperlink r:id="rId108" w:history="1">
        <w:r w:rsidRPr="005D5915">
          <w:rPr>
            <w:rStyle w:val="Hyperlink"/>
            <w:rFonts w:cs="Times New Roman"/>
            <w:sz w:val="20"/>
            <w:szCs w:val="20"/>
            <w:lang w:val="en-US"/>
          </w:rPr>
          <w:t>10.1016/j.polar.2017.05.002</w:t>
        </w:r>
      </w:hyperlink>
      <w:r w:rsidRPr="005D5915">
        <w:rPr>
          <w:rFonts w:cs="Times New Roman"/>
          <w:sz w:val="20"/>
          <w:szCs w:val="20"/>
          <w:lang w:val="en-GB"/>
        </w:rPr>
        <w:t>.</w:t>
      </w:r>
    </w:p>
    <w:p w14:paraId="185C051D" w14:textId="1070A4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Beck, H.E. et al., 2017a: Global evaluation of runoff from 10 state-of-the-art hydrological models.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2881–2903, doi:</w:t>
      </w:r>
      <w:hyperlink r:id="rId109" w:history="1">
        <w:r w:rsidRPr="005D5915">
          <w:rPr>
            <w:rStyle w:val="Hyperlink"/>
            <w:rFonts w:cs="Times New Roman"/>
            <w:sz w:val="20"/>
            <w:szCs w:val="20"/>
            <w:lang w:val="en-US"/>
          </w:rPr>
          <w:t>10.5194/hess-21-2881-2017</w:t>
        </w:r>
      </w:hyperlink>
      <w:r w:rsidRPr="005D5915">
        <w:rPr>
          <w:rFonts w:cs="Times New Roman"/>
          <w:sz w:val="20"/>
          <w:szCs w:val="20"/>
          <w:lang w:val="en-GB"/>
        </w:rPr>
        <w:t>.</w:t>
      </w:r>
    </w:p>
    <w:p w14:paraId="4C706295" w14:textId="19A8B6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Beck, H.E. et al., 2017b: Global-scale evaluation of 22 precipitation datasets using gauge observations and hydrological modeling.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21(12)</w:t>
      </w:r>
      <w:r w:rsidRPr="005D5915">
        <w:rPr>
          <w:rFonts w:cs="Times New Roman"/>
          <w:sz w:val="20"/>
          <w:szCs w:val="20"/>
          <w:lang w:val="en-GB"/>
        </w:rPr>
        <w:t>, 6201–6217, doi:</w:t>
      </w:r>
      <w:hyperlink r:id="rId110" w:history="1">
        <w:r w:rsidRPr="005D5915">
          <w:rPr>
            <w:rStyle w:val="Hyperlink"/>
            <w:rFonts w:cs="Times New Roman"/>
            <w:sz w:val="20"/>
            <w:szCs w:val="20"/>
            <w:lang w:val="en-US"/>
          </w:rPr>
          <w:t>10.5194/hess-21-6201-2017</w:t>
        </w:r>
      </w:hyperlink>
      <w:r w:rsidRPr="005D5915">
        <w:rPr>
          <w:rFonts w:cs="Times New Roman"/>
          <w:sz w:val="20"/>
          <w:szCs w:val="20"/>
          <w:lang w:val="en-GB"/>
        </w:rPr>
        <w:t>.</w:t>
      </w:r>
    </w:p>
    <w:p w14:paraId="7860EEE0" w14:textId="2536B1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Bedia, J., S. Herrera, D.S. Martín, N. Koutsias, and J.M. Gutiérrez, 2013: Robust projections of Fire Weather Index in the Mediterranean using statistical downscaling.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120(1–2)</w:t>
      </w:r>
      <w:r w:rsidRPr="005D5915">
        <w:rPr>
          <w:rFonts w:cs="Times New Roman"/>
          <w:sz w:val="20"/>
          <w:szCs w:val="20"/>
          <w:lang w:val="en-GB"/>
        </w:rPr>
        <w:t>, 229–247, doi:</w:t>
      </w:r>
      <w:hyperlink r:id="rId111" w:history="1">
        <w:r w:rsidRPr="005D5915">
          <w:rPr>
            <w:rStyle w:val="Hyperlink"/>
            <w:rFonts w:cs="Times New Roman"/>
            <w:sz w:val="20"/>
            <w:szCs w:val="20"/>
            <w:lang w:val="en-US"/>
          </w:rPr>
          <w:t>10.1007/s10584-013-0787-3</w:t>
        </w:r>
      </w:hyperlink>
      <w:r w:rsidRPr="005D5915">
        <w:rPr>
          <w:rFonts w:cs="Times New Roman"/>
          <w:sz w:val="20"/>
          <w:szCs w:val="20"/>
          <w:lang w:val="en-GB"/>
        </w:rPr>
        <w:t>.</w:t>
      </w:r>
    </w:p>
    <w:p w14:paraId="3E477067" w14:textId="0E0096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Bellenger, H., E. Guilyardi, J. Leloup, M. Lengaigne, and J. Vialard, 2014: ENSO representation in climate models: from CMIP3 to CMIP5.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1999–2018, doi:</w:t>
      </w:r>
      <w:hyperlink r:id="rId112" w:history="1">
        <w:r w:rsidRPr="005D5915">
          <w:rPr>
            <w:rStyle w:val="Hyperlink"/>
            <w:rFonts w:cs="Times New Roman"/>
            <w:sz w:val="20"/>
            <w:szCs w:val="20"/>
            <w:lang w:val="en-US"/>
          </w:rPr>
          <w:t>10.1007/s00382-013-1783-z</w:t>
        </w:r>
      </w:hyperlink>
      <w:r w:rsidRPr="005D5915">
        <w:rPr>
          <w:rFonts w:cs="Times New Roman"/>
          <w:sz w:val="20"/>
          <w:szCs w:val="20"/>
          <w:lang w:val="en-GB"/>
        </w:rPr>
        <w:t>.</w:t>
      </w:r>
    </w:p>
    <w:p w14:paraId="4799273A" w14:textId="265CEA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Bellprat, O., S. Kotlarski, D. Lüthi, and C. Schär, 2013: Physical constraints for temperature biases in climate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4042–4047, doi:</w:t>
      </w:r>
      <w:hyperlink r:id="rId113" w:history="1">
        <w:r w:rsidRPr="005D5915">
          <w:rPr>
            <w:rStyle w:val="Hyperlink"/>
            <w:rFonts w:cs="Times New Roman"/>
            <w:sz w:val="20"/>
            <w:szCs w:val="20"/>
            <w:lang w:val="en-US"/>
          </w:rPr>
          <w:t>10.1002/grl.50737</w:t>
        </w:r>
      </w:hyperlink>
      <w:r w:rsidRPr="005D5915">
        <w:rPr>
          <w:rFonts w:cs="Times New Roman"/>
          <w:sz w:val="20"/>
          <w:szCs w:val="20"/>
          <w:lang w:val="en-GB"/>
        </w:rPr>
        <w:t>.</w:t>
      </w:r>
    </w:p>
    <w:p w14:paraId="5595121E" w14:textId="5CE94B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Belušić, A. et al., 2018: Near-surface wind variability over the broader Adriatic region: insights from an ensemble of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50(11–12)</w:t>
      </w:r>
      <w:r w:rsidRPr="005D5915">
        <w:rPr>
          <w:rFonts w:cs="Times New Roman"/>
          <w:sz w:val="20"/>
          <w:szCs w:val="20"/>
          <w:lang w:val="en-GB"/>
        </w:rPr>
        <w:t>, 4455–4480, doi:</w:t>
      </w:r>
      <w:hyperlink r:id="rId114" w:history="1">
        <w:r w:rsidRPr="005D5915">
          <w:rPr>
            <w:rStyle w:val="Hyperlink"/>
            <w:rFonts w:cs="Times New Roman"/>
            <w:sz w:val="20"/>
            <w:szCs w:val="20"/>
            <w:lang w:val="en-US"/>
          </w:rPr>
          <w:t>10.1007/s00382-017-3885-5</w:t>
        </w:r>
      </w:hyperlink>
      <w:r w:rsidRPr="005D5915">
        <w:rPr>
          <w:rFonts w:cs="Times New Roman"/>
          <w:sz w:val="20"/>
          <w:szCs w:val="20"/>
          <w:lang w:val="en-GB"/>
        </w:rPr>
        <w:t>.</w:t>
      </w:r>
    </w:p>
    <w:p w14:paraId="7D08B1FD" w14:textId="608A9B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Benedict, J.J., E.D. Maloney, A.H. Sobel, and D.M.W. Frierson, 2014: Gross Moist Stability and MJO Simulation Skill in Three Full-Physics GCMs.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71(9)</w:t>
      </w:r>
      <w:r w:rsidRPr="005D5915">
        <w:rPr>
          <w:rFonts w:cs="Times New Roman"/>
          <w:sz w:val="20"/>
          <w:szCs w:val="20"/>
          <w:lang w:val="en-GB"/>
        </w:rPr>
        <w:t>, 3327–3349, doi:</w:t>
      </w:r>
      <w:hyperlink r:id="rId115" w:history="1">
        <w:r w:rsidRPr="005D5915">
          <w:rPr>
            <w:rStyle w:val="Hyperlink"/>
            <w:rFonts w:cs="Times New Roman"/>
            <w:sz w:val="20"/>
            <w:szCs w:val="20"/>
            <w:lang w:val="en-US"/>
          </w:rPr>
          <w:t>10.1175/jas-d-13-</w:t>
        </w:r>
        <w:r w:rsidRPr="005D5915">
          <w:rPr>
            <w:rStyle w:val="Hyperlink"/>
            <w:rFonts w:cs="Times New Roman"/>
            <w:sz w:val="20"/>
            <w:szCs w:val="20"/>
            <w:lang w:val="en-US"/>
          </w:rPr>
          <w:lastRenderedPageBreak/>
          <w:t>0240.1</w:t>
        </w:r>
      </w:hyperlink>
      <w:r w:rsidRPr="005D5915">
        <w:rPr>
          <w:rFonts w:cs="Times New Roman"/>
          <w:sz w:val="20"/>
          <w:szCs w:val="20"/>
          <w:lang w:val="en-GB"/>
        </w:rPr>
        <w:t>.</w:t>
      </w:r>
    </w:p>
    <w:p w14:paraId="4072A9B0" w14:textId="0EBD13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2011: A New Global Set of Downscaled Temperature Scenarios.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24(8)</w:t>
      </w:r>
      <w:r w:rsidRPr="005D5915">
        <w:rPr>
          <w:rFonts w:cs="Times New Roman"/>
          <w:sz w:val="20"/>
          <w:szCs w:val="20"/>
          <w:lang w:val="en-GB"/>
        </w:rPr>
        <w:t>, 2080–2098, doi:</w:t>
      </w:r>
      <w:hyperlink r:id="rId116" w:history="1">
        <w:r w:rsidRPr="005D5915">
          <w:rPr>
            <w:rStyle w:val="Hyperlink"/>
            <w:rFonts w:cs="Times New Roman"/>
            <w:sz w:val="20"/>
            <w:szCs w:val="20"/>
            <w:lang w:val="en-US"/>
          </w:rPr>
          <w:t>10.1175/2010jcli3687.1</w:t>
        </w:r>
      </w:hyperlink>
      <w:r w:rsidRPr="005D5915">
        <w:rPr>
          <w:rFonts w:cs="Times New Roman"/>
          <w:sz w:val="20"/>
          <w:szCs w:val="20"/>
          <w:lang w:val="en-GB"/>
        </w:rPr>
        <w:t>.</w:t>
      </w:r>
    </w:p>
    <w:p w14:paraId="06946B3B" w14:textId="6B72AD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2018: Implications of a decrease in the precipitation area for the past and the future.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doi:</w:t>
      </w:r>
      <w:hyperlink r:id="rId117" w:history="1">
        <w:r w:rsidRPr="005D5915">
          <w:rPr>
            <w:rStyle w:val="Hyperlink"/>
            <w:rFonts w:cs="Times New Roman"/>
            <w:sz w:val="20"/>
            <w:szCs w:val="20"/>
            <w:lang w:val="en-US"/>
          </w:rPr>
          <w:t>10.1088/1748-9326/aab375</w:t>
        </w:r>
      </w:hyperlink>
      <w:r w:rsidRPr="005D5915">
        <w:rPr>
          <w:rFonts w:cs="Times New Roman"/>
          <w:sz w:val="20"/>
          <w:szCs w:val="20"/>
          <w:lang w:val="en-GB"/>
        </w:rPr>
        <w:t>.</w:t>
      </w:r>
    </w:p>
    <w:p w14:paraId="2983D3DE" w14:textId="661F47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et al., 2018: Downscaling probability of long heatwaves based on seasonal mean daily maximum temperatures. </w:t>
      </w:r>
      <w:r w:rsidRPr="005D5915">
        <w:rPr>
          <w:rFonts w:cs="Times New Roman"/>
          <w:i/>
          <w:sz w:val="20"/>
          <w:szCs w:val="20"/>
          <w:lang w:val="en-GB"/>
        </w:rPr>
        <w:t>Advances in Statistical Climatology, Meteorology and Oceanography</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37–52, doi:</w:t>
      </w:r>
      <w:hyperlink r:id="rId118" w:history="1">
        <w:r w:rsidRPr="005D5915">
          <w:rPr>
            <w:rStyle w:val="Hyperlink"/>
            <w:rFonts w:cs="Times New Roman"/>
            <w:sz w:val="20"/>
            <w:szCs w:val="20"/>
            <w:lang w:val="en-US"/>
          </w:rPr>
          <w:t>10.5194/ascmo-4-37-2018</w:t>
        </w:r>
      </w:hyperlink>
      <w:r w:rsidRPr="005D5915">
        <w:rPr>
          <w:rFonts w:cs="Times New Roman"/>
          <w:sz w:val="20"/>
          <w:szCs w:val="20"/>
          <w:lang w:val="en-GB"/>
        </w:rPr>
        <w:t>.</w:t>
      </w:r>
    </w:p>
    <w:p w14:paraId="590C4C6C" w14:textId="08EF6C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Ben-Gai, T., A. Bitan, A. Manes, P. Alpert, and Y. Kushnir, 2001: Temperature and surface pressure anomalies in Israel and the North Atlantic Oscillation.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69(3–4)</w:t>
      </w:r>
      <w:r w:rsidRPr="005D5915">
        <w:rPr>
          <w:rFonts w:cs="Times New Roman"/>
          <w:sz w:val="20"/>
          <w:szCs w:val="20"/>
          <w:lang w:val="en-GB"/>
        </w:rPr>
        <w:t>, 171–177, doi:</w:t>
      </w:r>
      <w:hyperlink r:id="rId119" w:history="1">
        <w:r w:rsidRPr="005D5915">
          <w:rPr>
            <w:rStyle w:val="Hyperlink"/>
            <w:rFonts w:cs="Times New Roman"/>
            <w:sz w:val="20"/>
            <w:szCs w:val="20"/>
            <w:lang w:val="en-US"/>
          </w:rPr>
          <w:t>10.1007/s007040170023</w:t>
        </w:r>
      </w:hyperlink>
      <w:r w:rsidRPr="005D5915">
        <w:rPr>
          <w:rFonts w:cs="Times New Roman"/>
          <w:sz w:val="20"/>
          <w:szCs w:val="20"/>
          <w:lang w:val="en-GB"/>
        </w:rPr>
        <w:t>.</w:t>
      </w:r>
    </w:p>
    <w:p w14:paraId="64116279" w14:textId="3D97C6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Bengtsson, L. and K.I. Hodges, 2018: Can an ensemble climate simulation be used to separate climate change signals from internal unforced variability? </w:t>
      </w:r>
      <w:r w:rsidRPr="005D5915">
        <w:rPr>
          <w:rFonts w:cs="Times New Roman"/>
          <w:i/>
          <w:sz w:val="20"/>
          <w:szCs w:val="20"/>
          <w:lang w:val="en-GB"/>
        </w:rPr>
        <w:t>Climate Dynamics</w:t>
      </w:r>
      <w:r w:rsidRPr="005D5915">
        <w:rPr>
          <w:rFonts w:cs="Times New Roman"/>
          <w:sz w:val="20"/>
          <w:szCs w:val="20"/>
          <w:lang w:val="en-GB"/>
        </w:rPr>
        <w:t>, doi:</w:t>
      </w:r>
      <w:hyperlink r:id="rId120" w:history="1">
        <w:r w:rsidRPr="005D5915">
          <w:rPr>
            <w:rStyle w:val="Hyperlink"/>
            <w:rFonts w:cs="Times New Roman"/>
            <w:sz w:val="20"/>
            <w:szCs w:val="20"/>
            <w:lang w:val="en-US"/>
          </w:rPr>
          <w:t>10.1007/s00382-018-4343-8</w:t>
        </w:r>
      </w:hyperlink>
      <w:r w:rsidRPr="005D5915">
        <w:rPr>
          <w:rFonts w:cs="Times New Roman"/>
          <w:sz w:val="20"/>
          <w:szCs w:val="20"/>
          <w:lang w:val="en-GB"/>
        </w:rPr>
        <w:t>.</w:t>
      </w:r>
    </w:p>
    <w:p w14:paraId="02B5FBBD" w14:textId="0751C0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Beniston, M. et al., 2018: The European mountain cryosphere: a~review of its current state, trends, and future challenges.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759–794, doi:</w:t>
      </w:r>
      <w:hyperlink r:id="rId121" w:history="1">
        <w:r w:rsidRPr="005D5915">
          <w:rPr>
            <w:rStyle w:val="Hyperlink"/>
            <w:rFonts w:cs="Times New Roman"/>
            <w:sz w:val="20"/>
            <w:szCs w:val="20"/>
            <w:lang w:val="en-US"/>
          </w:rPr>
          <w:t>10.5194/tc-12-759-2018</w:t>
        </w:r>
      </w:hyperlink>
      <w:r w:rsidRPr="005D5915">
        <w:rPr>
          <w:rFonts w:cs="Times New Roman"/>
          <w:sz w:val="20"/>
          <w:szCs w:val="20"/>
          <w:lang w:val="en-GB"/>
        </w:rPr>
        <w:t>.</w:t>
      </w:r>
    </w:p>
    <w:p w14:paraId="66410218" w14:textId="130388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Bennett, W.G., H. Karunarathna, D.E. Reeve, and N. Mori, 2019: Computational modelling of morphodynamic response of a macro-tidal beach to future climate variabilities. </w:t>
      </w:r>
      <w:r w:rsidRPr="005D5915">
        <w:rPr>
          <w:rFonts w:cs="Times New Roman"/>
          <w:i/>
          <w:sz w:val="20"/>
          <w:szCs w:val="20"/>
          <w:lang w:val="en-GB"/>
        </w:rPr>
        <w:t>Marine Geology</w:t>
      </w:r>
      <w:r w:rsidRPr="005D5915">
        <w:rPr>
          <w:rFonts w:cs="Times New Roman"/>
          <w:sz w:val="20"/>
          <w:szCs w:val="20"/>
          <w:lang w:val="en-GB"/>
        </w:rPr>
        <w:t xml:space="preserve">, </w:t>
      </w:r>
      <w:r w:rsidRPr="005D5915">
        <w:rPr>
          <w:rFonts w:cs="Times New Roman"/>
          <w:b/>
          <w:sz w:val="20"/>
          <w:szCs w:val="20"/>
          <w:lang w:val="en-GB"/>
        </w:rPr>
        <w:t>415</w:t>
      </w:r>
      <w:r w:rsidRPr="005D5915">
        <w:rPr>
          <w:rFonts w:cs="Times New Roman"/>
          <w:sz w:val="20"/>
          <w:szCs w:val="20"/>
          <w:lang w:val="en-GB"/>
        </w:rPr>
        <w:t>, 105960, doi:</w:t>
      </w:r>
      <w:hyperlink r:id="rId122" w:history="1">
        <w:r w:rsidRPr="005D5915">
          <w:rPr>
            <w:rStyle w:val="Hyperlink"/>
            <w:rFonts w:cs="Times New Roman"/>
            <w:sz w:val="20"/>
            <w:szCs w:val="20"/>
            <w:lang w:val="en-US"/>
          </w:rPr>
          <w:t>10.1016/j.margeo.2019.105960</w:t>
        </w:r>
      </w:hyperlink>
      <w:r w:rsidRPr="005D5915">
        <w:rPr>
          <w:rFonts w:cs="Times New Roman"/>
          <w:sz w:val="20"/>
          <w:szCs w:val="20"/>
          <w:lang w:val="en-GB"/>
        </w:rPr>
        <w:t>.</w:t>
      </w:r>
    </w:p>
    <w:p w14:paraId="099CEFEA" w14:textId="52C56A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Beranová, R. and J. Kyselý, 2016: Links between circulation indices and precipitation in the Mediterranean in an ensemble of regional climate models.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123(3–4)</w:t>
      </w:r>
      <w:r w:rsidRPr="005D5915">
        <w:rPr>
          <w:rFonts w:cs="Times New Roman"/>
          <w:sz w:val="20"/>
          <w:szCs w:val="20"/>
          <w:lang w:val="en-GB"/>
        </w:rPr>
        <w:t>, 693–701, doi:</w:t>
      </w:r>
      <w:hyperlink r:id="rId123" w:history="1">
        <w:r w:rsidRPr="005D5915">
          <w:rPr>
            <w:rStyle w:val="Hyperlink"/>
            <w:rFonts w:cs="Times New Roman"/>
            <w:sz w:val="20"/>
            <w:szCs w:val="20"/>
            <w:lang w:val="en-US"/>
          </w:rPr>
          <w:t>10.1007/s00704-015-1381-6</w:t>
        </w:r>
      </w:hyperlink>
      <w:r w:rsidRPr="005D5915">
        <w:rPr>
          <w:rFonts w:cs="Times New Roman"/>
          <w:sz w:val="20"/>
          <w:szCs w:val="20"/>
          <w:lang w:val="en-GB"/>
        </w:rPr>
        <w:t>.</w:t>
      </w:r>
    </w:p>
    <w:p w14:paraId="7A856B0C" w14:textId="27F43A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Berckmans, J., R. Hamdi, and N. Dendoncker, 2019: Bridging the gap between policy-driven land use changes and regional climate projections. </w:t>
      </w:r>
      <w:r w:rsidRPr="005D5915">
        <w:rPr>
          <w:rFonts w:cs="Times New Roman"/>
          <w:i/>
          <w:sz w:val="20"/>
          <w:szCs w:val="20"/>
          <w:lang w:val="en-GB"/>
        </w:rPr>
        <w:t>journal of geophysical research</w:t>
      </w:r>
      <w:r w:rsidRPr="005D5915">
        <w:rPr>
          <w:rFonts w:cs="Times New Roman"/>
          <w:sz w:val="20"/>
          <w:szCs w:val="20"/>
          <w:lang w:val="en-GB"/>
        </w:rPr>
        <w:t>, doi:</w:t>
      </w:r>
      <w:hyperlink r:id="rId124" w:history="1">
        <w:r w:rsidRPr="005D5915">
          <w:rPr>
            <w:rStyle w:val="Hyperlink"/>
            <w:rFonts w:cs="Times New Roman"/>
            <w:sz w:val="20"/>
            <w:szCs w:val="20"/>
            <w:lang w:val="en-US"/>
          </w:rPr>
          <w:t>10.1029/2018jd029207</w:t>
        </w:r>
      </w:hyperlink>
      <w:r w:rsidRPr="005D5915">
        <w:rPr>
          <w:rFonts w:cs="Times New Roman"/>
          <w:sz w:val="20"/>
          <w:szCs w:val="20"/>
          <w:lang w:val="en-GB"/>
        </w:rPr>
        <w:t>.</w:t>
      </w:r>
    </w:p>
    <w:p w14:paraId="5F68E60E" w14:textId="5E032E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Berkhout, F. et al., 2013: Framing climate uncertainty: socio-economic and climate scenarios in vulnerability and adaptation assessments. </w:t>
      </w:r>
      <w:r w:rsidRPr="005D5915">
        <w:rPr>
          <w:rFonts w:cs="Times New Roman"/>
          <w:i/>
          <w:sz w:val="20"/>
          <w:szCs w:val="20"/>
          <w:lang w:val="en-GB"/>
        </w:rPr>
        <w:t>Regional Environmental Change</w:t>
      </w:r>
      <w:r w:rsidRPr="005D5915">
        <w:rPr>
          <w:rFonts w:cs="Times New Roman"/>
          <w:sz w:val="20"/>
          <w:szCs w:val="20"/>
          <w:lang w:val="en-GB"/>
        </w:rPr>
        <w:t>, doi:</w:t>
      </w:r>
      <w:hyperlink r:id="rId125" w:history="1">
        <w:r w:rsidRPr="005D5915">
          <w:rPr>
            <w:rStyle w:val="Hyperlink"/>
            <w:rFonts w:cs="Times New Roman"/>
            <w:sz w:val="20"/>
            <w:szCs w:val="20"/>
            <w:lang w:val="en-US"/>
          </w:rPr>
          <w:t>10.1007/s10113-013-0519-2</w:t>
        </w:r>
      </w:hyperlink>
      <w:r w:rsidRPr="005D5915">
        <w:rPr>
          <w:rFonts w:cs="Times New Roman"/>
          <w:sz w:val="20"/>
          <w:szCs w:val="20"/>
          <w:lang w:val="en-GB"/>
        </w:rPr>
        <w:t>.</w:t>
      </w:r>
    </w:p>
    <w:p w14:paraId="3B0D1C3A" w14:textId="3955DB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2015: Sensitivity of an intense rain event between atmosphere-only and atmosphere-ocean regional coupled models: 19 September 1996.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141(686)</w:t>
      </w:r>
      <w:r w:rsidRPr="005D5915">
        <w:rPr>
          <w:rFonts w:cs="Times New Roman"/>
          <w:sz w:val="20"/>
          <w:szCs w:val="20"/>
          <w:lang w:val="en-GB"/>
        </w:rPr>
        <w:t>, 258–271, doi:</w:t>
      </w:r>
      <w:hyperlink r:id="rId126" w:history="1">
        <w:r w:rsidRPr="005D5915">
          <w:rPr>
            <w:rStyle w:val="Hyperlink"/>
            <w:rFonts w:cs="Times New Roman"/>
            <w:sz w:val="20"/>
            <w:szCs w:val="20"/>
            <w:lang w:val="en-US"/>
          </w:rPr>
          <w:t>10.1002/qj.2355</w:t>
        </w:r>
      </w:hyperlink>
      <w:r w:rsidRPr="005D5915">
        <w:rPr>
          <w:rFonts w:cs="Times New Roman"/>
          <w:sz w:val="20"/>
          <w:szCs w:val="20"/>
          <w:lang w:val="en-GB"/>
        </w:rPr>
        <w:t>.</w:t>
      </w:r>
    </w:p>
    <w:p w14:paraId="2DCAF06A" w14:textId="5BC475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2018a: Pan-European climate at convection-permitting scale: a model intercomparison study. </w:t>
      </w:r>
      <w:r w:rsidRPr="005D5915">
        <w:rPr>
          <w:rFonts w:cs="Times New Roman"/>
          <w:i/>
          <w:sz w:val="20"/>
          <w:szCs w:val="20"/>
          <w:lang w:val="en-GB"/>
        </w:rPr>
        <w:t>Climate Dynamics</w:t>
      </w:r>
      <w:r w:rsidRPr="005D5915">
        <w:rPr>
          <w:rFonts w:cs="Times New Roman"/>
          <w:sz w:val="20"/>
          <w:szCs w:val="20"/>
          <w:lang w:val="en-GB"/>
        </w:rPr>
        <w:t>, doi:</w:t>
      </w:r>
      <w:hyperlink r:id="rId127" w:history="1">
        <w:r w:rsidRPr="005D5915">
          <w:rPr>
            <w:rStyle w:val="Hyperlink"/>
            <w:rFonts w:cs="Times New Roman"/>
            <w:sz w:val="20"/>
            <w:szCs w:val="20"/>
            <w:lang w:val="en-US"/>
          </w:rPr>
          <w:t>10.1007/s00382-018-4114-6</w:t>
        </w:r>
      </w:hyperlink>
      <w:r w:rsidRPr="005D5915">
        <w:rPr>
          <w:rFonts w:cs="Times New Roman"/>
          <w:sz w:val="20"/>
          <w:szCs w:val="20"/>
          <w:lang w:val="en-GB"/>
        </w:rPr>
        <w:t>.</w:t>
      </w:r>
    </w:p>
    <w:p w14:paraId="1ADA8875" w14:textId="474F8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2018b: Lagged effects of the Mistral wind on heavy precipitation through ocean-atmosphere coupling in the region of Valencia (Spain).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969–983, doi:</w:t>
      </w:r>
      <w:hyperlink r:id="rId128" w:history="1">
        <w:r w:rsidRPr="005D5915">
          <w:rPr>
            <w:rStyle w:val="Hyperlink"/>
            <w:rFonts w:cs="Times New Roman"/>
            <w:sz w:val="20"/>
            <w:szCs w:val="20"/>
            <w:lang w:val="en-US"/>
          </w:rPr>
          <w:t>10.1007/s00382-016-3153-0</w:t>
        </w:r>
      </w:hyperlink>
      <w:r w:rsidRPr="005D5915">
        <w:rPr>
          <w:rFonts w:cs="Times New Roman"/>
          <w:sz w:val="20"/>
          <w:szCs w:val="20"/>
          <w:lang w:val="en-GB"/>
        </w:rPr>
        <w:t>.</w:t>
      </w:r>
    </w:p>
    <w:p w14:paraId="517B019F" w14:textId="0D5345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Besselaar, E.J.M., A. Sanchez-Lorenzo, M. Wild, A.M.G. Klein Tank, and A.T.J. Laat, 2015: Relationship between sunshine duration and temperature trends across Europe since the second half of the twentieth century.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120(20)</w:t>
      </w:r>
      <w:r w:rsidRPr="005D5915">
        <w:rPr>
          <w:rFonts w:cs="Times New Roman"/>
          <w:sz w:val="20"/>
          <w:szCs w:val="20"/>
          <w:lang w:val="en-GB"/>
        </w:rPr>
        <w:t>, 10,810–10,836, doi:</w:t>
      </w:r>
      <w:hyperlink r:id="rId129" w:history="1">
        <w:r w:rsidRPr="005D5915">
          <w:rPr>
            <w:rStyle w:val="Hyperlink"/>
            <w:rFonts w:cs="Times New Roman"/>
            <w:sz w:val="20"/>
            <w:szCs w:val="20"/>
            <w:lang w:val="en-US"/>
          </w:rPr>
          <w:t>10.1002/2015jd023640</w:t>
        </w:r>
      </w:hyperlink>
      <w:r w:rsidRPr="005D5915">
        <w:rPr>
          <w:rFonts w:cs="Times New Roman"/>
          <w:sz w:val="20"/>
          <w:szCs w:val="20"/>
          <w:lang w:val="en-GB"/>
        </w:rPr>
        <w:t>.</w:t>
      </w:r>
    </w:p>
    <w:p w14:paraId="4EA08DD6" w14:textId="29F8E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Bessette, D.L. et al., 2017: Building a Values-Informed Mental Model for New Orleans Climate Risk Management.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37(10)</w:t>
      </w:r>
      <w:r w:rsidRPr="005D5915">
        <w:rPr>
          <w:rFonts w:cs="Times New Roman"/>
          <w:sz w:val="20"/>
          <w:szCs w:val="20"/>
          <w:lang w:val="en-GB"/>
        </w:rPr>
        <w:t>, 1993–2004, doi:</w:t>
      </w:r>
      <w:hyperlink r:id="rId130" w:history="1">
        <w:r w:rsidRPr="005D5915">
          <w:rPr>
            <w:rStyle w:val="Hyperlink"/>
            <w:rFonts w:cs="Times New Roman"/>
            <w:sz w:val="20"/>
            <w:szCs w:val="20"/>
            <w:lang w:val="en-US"/>
          </w:rPr>
          <w:t>10.1111/risa.12743</w:t>
        </w:r>
      </w:hyperlink>
      <w:r w:rsidRPr="005D5915">
        <w:rPr>
          <w:rFonts w:cs="Times New Roman"/>
          <w:sz w:val="20"/>
          <w:szCs w:val="20"/>
          <w:lang w:val="en-GB"/>
        </w:rPr>
        <w:t>.</w:t>
      </w:r>
    </w:p>
    <w:p w14:paraId="4DF6E2BE" w14:textId="6FF86E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Best, M.J. and C.S.B. Grimmond, 2015: Key Conclusions of the First International Urban Land Surface Model Comparison Project.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96(5)</w:t>
      </w:r>
      <w:r w:rsidRPr="005D5915">
        <w:rPr>
          <w:rFonts w:cs="Times New Roman"/>
          <w:sz w:val="20"/>
          <w:szCs w:val="20"/>
          <w:lang w:val="en-GB"/>
        </w:rPr>
        <w:t>, 805–819, doi:</w:t>
      </w:r>
      <w:hyperlink r:id="rId131" w:history="1">
        <w:r w:rsidRPr="005D5915">
          <w:rPr>
            <w:rStyle w:val="Hyperlink"/>
            <w:rFonts w:cs="Times New Roman"/>
            <w:sz w:val="20"/>
            <w:szCs w:val="20"/>
            <w:lang w:val="en-US"/>
          </w:rPr>
          <w:t>10.1175/bams-d-14-00122.1</w:t>
        </w:r>
      </w:hyperlink>
      <w:r w:rsidRPr="005D5915">
        <w:rPr>
          <w:rFonts w:cs="Times New Roman"/>
          <w:sz w:val="20"/>
          <w:szCs w:val="20"/>
          <w:lang w:val="en-GB"/>
        </w:rPr>
        <w:t>.</w:t>
      </w:r>
    </w:p>
    <w:p w14:paraId="28B5B605" w14:textId="5127BE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Best, M.J., C.S.B. Grimmond, and M.G. Villani, 2006: Evaluation of the urban tile in MOSES using surface energy balance observations.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118</w:t>
      </w:r>
      <w:r w:rsidRPr="005D5915">
        <w:rPr>
          <w:rFonts w:cs="Times New Roman"/>
          <w:sz w:val="20"/>
          <w:szCs w:val="20"/>
          <w:lang w:val="en-GB"/>
        </w:rPr>
        <w:t>, 503–525, doi:</w:t>
      </w:r>
      <w:hyperlink r:id="rId132" w:history="1">
        <w:r w:rsidRPr="005D5915">
          <w:rPr>
            <w:rStyle w:val="Hyperlink"/>
            <w:rFonts w:cs="Times New Roman"/>
            <w:sz w:val="20"/>
            <w:szCs w:val="20"/>
            <w:lang w:val="en-US"/>
          </w:rPr>
          <w:t>10.1007/s10546-005-9025-5</w:t>
        </w:r>
      </w:hyperlink>
      <w:r w:rsidRPr="005D5915">
        <w:rPr>
          <w:rFonts w:cs="Times New Roman"/>
          <w:sz w:val="20"/>
          <w:szCs w:val="20"/>
          <w:lang w:val="en-GB"/>
        </w:rPr>
        <w:t>.</w:t>
      </w:r>
    </w:p>
    <w:p w14:paraId="7CD20637" w14:textId="26D844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Bethke, I. et al., 2017: Potential volcanic impacts on future climate variability.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7(11)</w:t>
      </w:r>
      <w:r w:rsidRPr="005D5915">
        <w:rPr>
          <w:rFonts w:cs="Times New Roman"/>
          <w:sz w:val="20"/>
          <w:szCs w:val="20"/>
          <w:lang w:val="en-GB"/>
        </w:rPr>
        <w:t>, 799–805, doi:</w:t>
      </w:r>
      <w:hyperlink r:id="rId133" w:history="1">
        <w:r w:rsidRPr="005D5915">
          <w:rPr>
            <w:rStyle w:val="Hyperlink"/>
            <w:rFonts w:cs="Times New Roman"/>
            <w:sz w:val="20"/>
            <w:szCs w:val="20"/>
            <w:lang w:val="en-US"/>
          </w:rPr>
          <w:t>10.1038/nclimate3394</w:t>
        </w:r>
      </w:hyperlink>
      <w:r w:rsidRPr="005D5915">
        <w:rPr>
          <w:rFonts w:cs="Times New Roman"/>
          <w:sz w:val="20"/>
          <w:szCs w:val="20"/>
          <w:lang w:val="en-GB"/>
        </w:rPr>
        <w:t>.</w:t>
      </w:r>
    </w:p>
    <w:p w14:paraId="51BAA8BD" w14:textId="79B766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Beusch, L., L. Gudmundsson, and S.I. Seneviratne, 2020: Emulating Earth system model temperatures with MESMER: from global mean temperature trajectories to grid-point-level realizations on land.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139–159, doi:</w:t>
      </w:r>
      <w:hyperlink r:id="rId134" w:history="1">
        <w:r w:rsidRPr="005D5915">
          <w:rPr>
            <w:rStyle w:val="Hyperlink"/>
            <w:rFonts w:cs="Times New Roman"/>
            <w:sz w:val="20"/>
            <w:szCs w:val="20"/>
            <w:lang w:val="en-US"/>
          </w:rPr>
          <w:t>10.5194/esd-11-139-2020</w:t>
        </w:r>
      </w:hyperlink>
      <w:r w:rsidRPr="005D5915">
        <w:rPr>
          <w:rFonts w:cs="Times New Roman"/>
          <w:sz w:val="20"/>
          <w:szCs w:val="20"/>
          <w:lang w:val="en-GB"/>
        </w:rPr>
        <w:t>.</w:t>
      </w:r>
    </w:p>
    <w:p w14:paraId="0BF0E5CE" w14:textId="47D220C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Bevacqua, E., D. Maraun, I. Hobæk Haff, M. Widmann, and M. Vrac, 2017: Multivariate statistical modelling of compound events via pair-copula constructions: analysis of floods in Ravenna (Italy).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2701–2723, doi:</w:t>
      </w:r>
      <w:hyperlink r:id="rId135" w:history="1">
        <w:r w:rsidRPr="005D5915">
          <w:rPr>
            <w:rStyle w:val="Hyperlink"/>
            <w:rFonts w:cs="Times New Roman"/>
            <w:sz w:val="20"/>
            <w:szCs w:val="20"/>
            <w:lang w:val="en-US"/>
          </w:rPr>
          <w:t>10.5194/hess-21-2701-2017</w:t>
        </w:r>
      </w:hyperlink>
      <w:r w:rsidRPr="005D5915">
        <w:rPr>
          <w:rFonts w:cs="Times New Roman"/>
          <w:sz w:val="20"/>
          <w:szCs w:val="20"/>
          <w:lang w:val="en-GB"/>
        </w:rPr>
        <w:t>.</w:t>
      </w:r>
    </w:p>
    <w:p w14:paraId="63408C1E" w14:textId="2E4970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Bhave, A.G., D. Conway, S. Dessai, and D.A. Stainforth, 2018: Water Resource Planning Under Future Climate and Socioeconomic Uncertainty in the Cauvery River Basin in Karnataka, India.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54(2)</w:t>
      </w:r>
      <w:r w:rsidRPr="005D5915">
        <w:rPr>
          <w:rFonts w:cs="Times New Roman"/>
          <w:sz w:val="20"/>
          <w:szCs w:val="20"/>
          <w:lang w:val="en-GB"/>
        </w:rPr>
        <w:t>, 708–728, doi:</w:t>
      </w:r>
      <w:hyperlink r:id="rId136" w:history="1">
        <w:r w:rsidRPr="005D5915">
          <w:rPr>
            <w:rStyle w:val="Hyperlink"/>
            <w:rFonts w:cs="Times New Roman"/>
            <w:sz w:val="20"/>
            <w:szCs w:val="20"/>
            <w:lang w:val="en-US"/>
          </w:rPr>
          <w:t>10.1002/2017wr020970</w:t>
        </w:r>
      </w:hyperlink>
      <w:r w:rsidRPr="005D5915">
        <w:rPr>
          <w:rFonts w:cs="Times New Roman"/>
          <w:sz w:val="20"/>
          <w:szCs w:val="20"/>
          <w:lang w:val="en-GB"/>
        </w:rPr>
        <w:t>.</w:t>
      </w:r>
    </w:p>
    <w:p w14:paraId="52727281" w14:textId="7478C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Bian, T. et al., 2020: Half-century urban drying in Shijiazhuang City.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75006, doi:</w:t>
      </w:r>
      <w:hyperlink r:id="rId137" w:history="1">
        <w:r w:rsidRPr="005D5915">
          <w:rPr>
            <w:rStyle w:val="Hyperlink"/>
            <w:rFonts w:cs="Times New Roman"/>
            <w:sz w:val="20"/>
            <w:szCs w:val="20"/>
            <w:lang w:val="en-US"/>
          </w:rPr>
          <w:t>10.1088/2515-7620/aba10f</w:t>
        </w:r>
      </w:hyperlink>
      <w:r w:rsidRPr="005D5915">
        <w:rPr>
          <w:rFonts w:cs="Times New Roman"/>
          <w:sz w:val="20"/>
          <w:szCs w:val="20"/>
          <w:lang w:val="en-GB"/>
        </w:rPr>
        <w:t>.</w:t>
      </w:r>
    </w:p>
    <w:p w14:paraId="57A39A1F" w14:textId="3FCA68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Biasutti, M. and A. Giannini, 2006: Robust Sahel drying in response to late 20th century forcings.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L11706, doi:</w:t>
      </w:r>
      <w:hyperlink r:id="rId138" w:history="1">
        <w:r w:rsidRPr="005D5915">
          <w:rPr>
            <w:rStyle w:val="Hyperlink"/>
            <w:rFonts w:cs="Times New Roman"/>
            <w:sz w:val="20"/>
            <w:szCs w:val="20"/>
            <w:lang w:val="en-US"/>
          </w:rPr>
          <w:t>10.1029/2006gl026067</w:t>
        </w:r>
      </w:hyperlink>
      <w:r w:rsidRPr="005D5915">
        <w:rPr>
          <w:rFonts w:cs="Times New Roman"/>
          <w:sz w:val="20"/>
          <w:szCs w:val="20"/>
          <w:lang w:val="en-GB"/>
        </w:rPr>
        <w:t>.</w:t>
      </w:r>
    </w:p>
    <w:p w14:paraId="5317BEFE" w14:textId="1B982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Bichet, A. and A. Diedhiou, 2018a: Less frequent and more intense rainfall along the coast of the Gulf of Guinea in West and Central Africa (1981-2014).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76(3)</w:t>
      </w:r>
      <w:r w:rsidRPr="005D5915">
        <w:rPr>
          <w:rFonts w:cs="Times New Roman"/>
          <w:sz w:val="20"/>
          <w:szCs w:val="20"/>
          <w:lang w:val="en-GB"/>
        </w:rPr>
        <w:t>, 191–201, doi:</w:t>
      </w:r>
      <w:hyperlink r:id="rId139" w:history="1">
        <w:r w:rsidRPr="005D5915">
          <w:rPr>
            <w:rStyle w:val="Hyperlink"/>
            <w:rFonts w:cs="Times New Roman"/>
            <w:sz w:val="20"/>
            <w:szCs w:val="20"/>
            <w:lang w:val="en-US"/>
          </w:rPr>
          <w:t>10.3354/cr01537</w:t>
        </w:r>
      </w:hyperlink>
      <w:r w:rsidRPr="005D5915">
        <w:rPr>
          <w:rFonts w:cs="Times New Roman"/>
          <w:sz w:val="20"/>
          <w:szCs w:val="20"/>
          <w:lang w:val="en-GB"/>
        </w:rPr>
        <w:t>.</w:t>
      </w:r>
    </w:p>
    <w:p w14:paraId="37B4F263" w14:textId="654CEA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Bichet, A. and A. Diedhiou, 2018b: West African Sahel has become wetter during the last 30 years, but dry spells are shorter and more frequent.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75(2)</w:t>
      </w:r>
      <w:r w:rsidRPr="005D5915">
        <w:rPr>
          <w:rFonts w:cs="Times New Roman"/>
          <w:sz w:val="20"/>
          <w:szCs w:val="20"/>
          <w:lang w:val="en-GB"/>
        </w:rPr>
        <w:t>, 155–162, doi:</w:t>
      </w:r>
      <w:hyperlink r:id="rId140" w:history="1">
        <w:r w:rsidRPr="005D5915">
          <w:rPr>
            <w:rStyle w:val="Hyperlink"/>
            <w:rFonts w:cs="Times New Roman"/>
            <w:sz w:val="20"/>
            <w:szCs w:val="20"/>
            <w:lang w:val="en-US"/>
          </w:rPr>
          <w:t>10.3354/cr01515</w:t>
        </w:r>
      </w:hyperlink>
      <w:r w:rsidRPr="005D5915">
        <w:rPr>
          <w:rFonts w:cs="Times New Roman"/>
          <w:sz w:val="20"/>
          <w:szCs w:val="20"/>
          <w:lang w:val="en-GB"/>
        </w:rPr>
        <w:t>.</w:t>
      </w:r>
    </w:p>
    <w:p w14:paraId="52CE9BBB" w14:textId="380068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Bindoff, N.L. et al., 2013: Detection and Attribution of Climate Change: from Global to Regional.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 Cambridge University Press, Cambridge, United Kingdom and New York, NY, USA, pp. 867–952, doi:</w:t>
      </w:r>
      <w:hyperlink r:id="rId141" w:history="1">
        <w:r w:rsidRPr="005D5915">
          <w:rPr>
            <w:rStyle w:val="Hyperlink"/>
            <w:rFonts w:cs="Times New Roman"/>
            <w:sz w:val="20"/>
            <w:szCs w:val="20"/>
            <w:lang w:val="en-US"/>
          </w:rPr>
          <w:t>10.1017/cbo9781107415324.022</w:t>
        </w:r>
      </w:hyperlink>
      <w:r w:rsidRPr="005D5915">
        <w:rPr>
          <w:rFonts w:cs="Times New Roman"/>
          <w:sz w:val="20"/>
          <w:szCs w:val="20"/>
          <w:lang w:val="en-GB"/>
        </w:rPr>
        <w:t>.</w:t>
      </w:r>
    </w:p>
    <w:p w14:paraId="02C5B001" w14:textId="1EE3B0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Birner, T., S.M. Davis, and D.J. Seidel, 2014: The changing width of Earth’s tropical belt. </w:t>
      </w:r>
      <w:r w:rsidRPr="005D5915">
        <w:rPr>
          <w:rFonts w:cs="Times New Roman"/>
          <w:i/>
          <w:sz w:val="20"/>
          <w:szCs w:val="20"/>
          <w:lang w:val="en-GB"/>
        </w:rPr>
        <w:t>Physics Today</w:t>
      </w:r>
      <w:r w:rsidRPr="005D5915">
        <w:rPr>
          <w:rFonts w:cs="Times New Roman"/>
          <w:sz w:val="20"/>
          <w:szCs w:val="20"/>
          <w:lang w:val="en-GB"/>
        </w:rPr>
        <w:t xml:space="preserve">, </w:t>
      </w:r>
      <w:r w:rsidRPr="005D5915">
        <w:rPr>
          <w:rFonts w:cs="Times New Roman"/>
          <w:b/>
          <w:sz w:val="20"/>
          <w:szCs w:val="20"/>
          <w:lang w:val="en-GB"/>
        </w:rPr>
        <w:t>67(12)</w:t>
      </w:r>
      <w:r w:rsidRPr="005D5915">
        <w:rPr>
          <w:rFonts w:cs="Times New Roman"/>
          <w:sz w:val="20"/>
          <w:szCs w:val="20"/>
          <w:lang w:val="en-GB"/>
        </w:rPr>
        <w:t>, 38–44, doi:</w:t>
      </w:r>
      <w:hyperlink r:id="rId142" w:history="1">
        <w:r w:rsidRPr="005D5915">
          <w:rPr>
            <w:rStyle w:val="Hyperlink"/>
            <w:rFonts w:cs="Times New Roman"/>
            <w:sz w:val="20"/>
            <w:szCs w:val="20"/>
            <w:lang w:val="en-US"/>
          </w:rPr>
          <w:t>10.1063/pt.3.2620</w:t>
        </w:r>
      </w:hyperlink>
      <w:r w:rsidRPr="005D5915">
        <w:rPr>
          <w:rFonts w:cs="Times New Roman"/>
          <w:sz w:val="20"/>
          <w:szCs w:val="20"/>
          <w:lang w:val="en-GB"/>
        </w:rPr>
        <w:t>.</w:t>
      </w:r>
    </w:p>
    <w:p w14:paraId="1FFC2E97" w14:textId="436A2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Bittner, M., H. Schmidt, C. Timmreck, and F. Sienz, 2016: Using a large ensemble of simulations to assess the Northern Hemisphere stratospheric dynamical response to tropical volcanic eruptions and its uncertainty.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43(17)</w:t>
      </w:r>
      <w:r w:rsidRPr="005D5915">
        <w:rPr>
          <w:rFonts w:cs="Times New Roman"/>
          <w:sz w:val="20"/>
          <w:szCs w:val="20"/>
          <w:lang w:val="en-GB"/>
        </w:rPr>
        <w:t>, 9324–9332, doi:</w:t>
      </w:r>
      <w:hyperlink r:id="rId143" w:history="1">
        <w:r w:rsidRPr="005D5915">
          <w:rPr>
            <w:rStyle w:val="Hyperlink"/>
            <w:rFonts w:cs="Times New Roman"/>
            <w:sz w:val="20"/>
            <w:szCs w:val="20"/>
            <w:lang w:val="en-US"/>
          </w:rPr>
          <w:t>10.1002/2016gl070587</w:t>
        </w:r>
      </w:hyperlink>
      <w:r w:rsidRPr="005D5915">
        <w:rPr>
          <w:rFonts w:cs="Times New Roman"/>
          <w:sz w:val="20"/>
          <w:szCs w:val="20"/>
          <w:lang w:val="en-GB"/>
        </w:rPr>
        <w:t>.</w:t>
      </w:r>
    </w:p>
    <w:p w14:paraId="59937A0C" w14:textId="487122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 E., 2012: The influence of the North Atlantic Oscillation and European circulation regimes on the daily to interannual variability of winter precipitation in Israel.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32(11)</w:t>
      </w:r>
      <w:r w:rsidRPr="005D5915">
        <w:rPr>
          <w:rFonts w:cs="Times New Roman"/>
          <w:sz w:val="20"/>
          <w:szCs w:val="20"/>
          <w:lang w:val="en-GB"/>
        </w:rPr>
        <w:t>, 1654–1664, doi:</w:t>
      </w:r>
      <w:hyperlink r:id="rId144" w:history="1">
        <w:r w:rsidRPr="005D5915">
          <w:rPr>
            <w:rStyle w:val="Hyperlink"/>
            <w:rFonts w:cs="Times New Roman"/>
            <w:sz w:val="20"/>
            <w:szCs w:val="20"/>
            <w:lang w:val="en-US"/>
          </w:rPr>
          <w:t>10.1002/joc.2383</w:t>
        </w:r>
      </w:hyperlink>
      <w:r w:rsidRPr="005D5915">
        <w:rPr>
          <w:rFonts w:cs="Times New Roman"/>
          <w:sz w:val="20"/>
          <w:szCs w:val="20"/>
          <w:lang w:val="en-GB"/>
        </w:rPr>
        <w:t>.</w:t>
      </w:r>
    </w:p>
    <w:p w14:paraId="3743019F" w14:textId="7198AF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P.J. Kushner, 2017: Isolating the Atmospheric Circulation Response to Arctic Sea Ice Loss in the Coupled Climate System.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2163–2185, doi:</w:t>
      </w:r>
      <w:hyperlink r:id="rId145" w:history="1">
        <w:r w:rsidRPr="005D5915">
          <w:rPr>
            <w:rStyle w:val="Hyperlink"/>
            <w:rFonts w:cs="Times New Roman"/>
            <w:sz w:val="20"/>
            <w:szCs w:val="20"/>
            <w:lang w:val="en-US"/>
          </w:rPr>
          <w:t>10.1175/jcli-d-16-0257.1</w:t>
        </w:r>
      </w:hyperlink>
      <w:r w:rsidRPr="005D5915">
        <w:rPr>
          <w:rFonts w:cs="Times New Roman"/>
          <w:sz w:val="20"/>
          <w:szCs w:val="20"/>
          <w:lang w:val="en-GB"/>
        </w:rPr>
        <w:t>.</w:t>
      </w:r>
    </w:p>
    <w:p w14:paraId="099157D5" w14:textId="3D5FC4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J.A. Screen, 2020a: Insignificant effect of Arctic amplification on the amplitude of midlatitude atmospheric waves.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6(8)</w:t>
      </w:r>
      <w:r w:rsidRPr="005D5915">
        <w:rPr>
          <w:rFonts w:cs="Times New Roman"/>
          <w:sz w:val="20"/>
          <w:szCs w:val="20"/>
          <w:lang w:val="en-GB"/>
        </w:rPr>
        <w:t>, eaay2880, doi:</w:t>
      </w:r>
      <w:hyperlink r:id="rId146" w:history="1">
        <w:r w:rsidRPr="005D5915">
          <w:rPr>
            <w:rStyle w:val="Hyperlink"/>
            <w:rFonts w:cs="Times New Roman"/>
            <w:sz w:val="20"/>
            <w:szCs w:val="20"/>
            <w:lang w:val="en-US"/>
          </w:rPr>
          <w:t>10.1126/sciadv.aay2880</w:t>
        </w:r>
      </w:hyperlink>
      <w:r w:rsidRPr="005D5915">
        <w:rPr>
          <w:rFonts w:cs="Times New Roman"/>
          <w:sz w:val="20"/>
          <w:szCs w:val="20"/>
          <w:lang w:val="en-GB"/>
        </w:rPr>
        <w:t>.</w:t>
      </w:r>
    </w:p>
    <w:p w14:paraId="1DF2F635" w14:textId="3350CB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J.A. Screen, 2020b: Weakened evidence for mid-latitude impacts of Arctic warming. </w:t>
      </w:r>
      <w:r w:rsidRPr="005D5915">
        <w:rPr>
          <w:rFonts w:cs="Times New Roman"/>
          <w:i/>
          <w:sz w:val="20"/>
          <w:szCs w:val="20"/>
          <w:lang w:val="en-GB"/>
        </w:rPr>
        <w:t>Nature Climate Change</w:t>
      </w:r>
      <w:r w:rsidRPr="005D5915">
        <w:rPr>
          <w:rFonts w:cs="Times New Roman"/>
          <w:sz w:val="20"/>
          <w:szCs w:val="20"/>
          <w:lang w:val="en-GB"/>
        </w:rPr>
        <w:t>, doi:</w:t>
      </w:r>
      <w:hyperlink r:id="rId147" w:history="1">
        <w:r w:rsidRPr="005D5915">
          <w:rPr>
            <w:rStyle w:val="Hyperlink"/>
            <w:rFonts w:cs="Times New Roman"/>
            <w:sz w:val="20"/>
            <w:szCs w:val="20"/>
            <w:lang w:val="en-US"/>
          </w:rPr>
          <w:t>10.1038/s41558-020-00954-y</w:t>
        </w:r>
      </w:hyperlink>
      <w:r w:rsidRPr="005D5915">
        <w:rPr>
          <w:rFonts w:cs="Times New Roman"/>
          <w:sz w:val="20"/>
          <w:szCs w:val="20"/>
          <w:lang w:val="en-GB"/>
        </w:rPr>
        <w:t>.</w:t>
      </w:r>
    </w:p>
    <w:p w14:paraId="3DA1CEB6" w14:textId="4DBD56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J.A. Screen, K. van der Wiel, and R. Bintanja, 2019: Minimal influence of reduced Arctic sea ice on coincident cold winters in mid-latitudes.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697–704, doi:</w:t>
      </w:r>
      <w:hyperlink r:id="rId148" w:history="1">
        <w:r w:rsidRPr="005D5915">
          <w:rPr>
            <w:rStyle w:val="Hyperlink"/>
            <w:rFonts w:cs="Times New Roman"/>
            <w:sz w:val="20"/>
            <w:szCs w:val="20"/>
            <w:lang w:val="en-US"/>
          </w:rPr>
          <w:t>10.1038/s41558-019-0551-4</w:t>
        </w:r>
      </w:hyperlink>
      <w:r w:rsidRPr="005D5915">
        <w:rPr>
          <w:rFonts w:cs="Times New Roman"/>
          <w:sz w:val="20"/>
          <w:szCs w:val="20"/>
          <w:lang w:val="en-GB"/>
        </w:rPr>
        <w:t>.</w:t>
      </w:r>
    </w:p>
    <w:p w14:paraId="73B96752" w14:textId="00994EE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Bladé, I., B. Liebmann, D. Fortuny, and G.J. van Oldenborgh, 2012: Observed and simulated impacts of the summer NAO in Europe: implications for projected drying in the Mediterranean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39(3–4)</w:t>
      </w:r>
      <w:r w:rsidRPr="005D5915">
        <w:rPr>
          <w:rFonts w:cs="Times New Roman"/>
          <w:sz w:val="20"/>
          <w:szCs w:val="20"/>
          <w:lang w:val="en-GB"/>
        </w:rPr>
        <w:t>, 709–727, doi:</w:t>
      </w:r>
      <w:hyperlink r:id="rId149" w:history="1">
        <w:r w:rsidRPr="005D5915">
          <w:rPr>
            <w:rStyle w:val="Hyperlink"/>
            <w:rFonts w:cs="Times New Roman"/>
            <w:sz w:val="20"/>
            <w:szCs w:val="20"/>
            <w:lang w:val="en-US"/>
          </w:rPr>
          <w:t>10.1007/s00382-011-1195-x</w:t>
        </w:r>
      </w:hyperlink>
      <w:r w:rsidRPr="005D5915">
        <w:rPr>
          <w:rFonts w:cs="Times New Roman"/>
          <w:sz w:val="20"/>
          <w:szCs w:val="20"/>
          <w:lang w:val="en-GB"/>
        </w:rPr>
        <w:t>.</w:t>
      </w:r>
    </w:p>
    <w:p w14:paraId="14754EF0" w14:textId="02CA91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Blamey, R. and C.J.C. Reason, 2007: Relationships between Antarctic sea-ice and South African winter rainfall.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183–193, doi:</w:t>
      </w:r>
      <w:hyperlink r:id="rId150" w:history="1">
        <w:r w:rsidRPr="005D5915">
          <w:rPr>
            <w:rStyle w:val="Hyperlink"/>
            <w:rFonts w:cs="Times New Roman"/>
            <w:sz w:val="20"/>
            <w:szCs w:val="20"/>
            <w:lang w:val="en-US"/>
          </w:rPr>
          <w:t>10.3354/cr033183</w:t>
        </w:r>
      </w:hyperlink>
      <w:r w:rsidRPr="005D5915">
        <w:rPr>
          <w:rFonts w:cs="Times New Roman"/>
          <w:sz w:val="20"/>
          <w:szCs w:val="20"/>
          <w:lang w:val="en-GB"/>
        </w:rPr>
        <w:t>.</w:t>
      </w:r>
    </w:p>
    <w:p w14:paraId="303B7D0A" w14:textId="6E505F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Blamey, R.C., S.R. Kolusu, P. Mahlalela, M.C. Todd, and C.J.C. Reason, 2018: The role of regional circulation features in regulating El Niño climate impacts over southern Africa: A comparison of the 2015/2016 drought with previous events.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4276–4295, doi:</w:t>
      </w:r>
      <w:hyperlink r:id="rId151" w:history="1">
        <w:r w:rsidRPr="005D5915">
          <w:rPr>
            <w:rStyle w:val="Hyperlink"/>
            <w:rFonts w:cs="Times New Roman"/>
            <w:sz w:val="20"/>
            <w:szCs w:val="20"/>
            <w:lang w:val="en-US"/>
          </w:rPr>
          <w:t>10.1002/joc.5668</w:t>
        </w:r>
      </w:hyperlink>
      <w:r w:rsidRPr="005D5915">
        <w:rPr>
          <w:rFonts w:cs="Times New Roman"/>
          <w:sz w:val="20"/>
          <w:szCs w:val="20"/>
          <w:lang w:val="en-GB"/>
        </w:rPr>
        <w:t>.</w:t>
      </w:r>
    </w:p>
    <w:p w14:paraId="1C79212F" w14:textId="4DD9C2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Blázquez, J. and S.A. Solman, 2018: Fronts and precipitation in CMIP5 models for the austral winter of the Southern Hemisphere.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50(7–8)</w:t>
      </w:r>
      <w:r w:rsidRPr="005D5915">
        <w:rPr>
          <w:rFonts w:cs="Times New Roman"/>
          <w:sz w:val="20"/>
          <w:szCs w:val="20"/>
          <w:lang w:val="en-GB"/>
        </w:rPr>
        <w:t>, 2705–2717, doi:</w:t>
      </w:r>
      <w:hyperlink r:id="rId152" w:history="1">
        <w:r w:rsidRPr="005D5915">
          <w:rPr>
            <w:rStyle w:val="Hyperlink"/>
            <w:rFonts w:cs="Times New Roman"/>
            <w:sz w:val="20"/>
            <w:szCs w:val="20"/>
            <w:lang w:val="en-US"/>
          </w:rPr>
          <w:t>10.1007/s00382-017-3765-z</w:t>
        </w:r>
      </w:hyperlink>
      <w:r w:rsidRPr="005D5915">
        <w:rPr>
          <w:rFonts w:cs="Times New Roman"/>
          <w:sz w:val="20"/>
          <w:szCs w:val="20"/>
          <w:lang w:val="en-GB"/>
        </w:rPr>
        <w:t>.</w:t>
      </w:r>
    </w:p>
    <w:p w14:paraId="35FC1A76" w14:textId="3014E3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Blenkinsop, S., E. Lewis, S.C. Chan, and H.J. Fowler, 2017: Quality-control of an hourly rainfall dataset and climatology of extremes for the UK.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37(2)</w:t>
      </w:r>
      <w:r w:rsidRPr="005D5915">
        <w:rPr>
          <w:rFonts w:cs="Times New Roman"/>
          <w:sz w:val="20"/>
          <w:szCs w:val="20"/>
          <w:lang w:val="en-GB"/>
        </w:rPr>
        <w:t>, 722–740, doi:</w:t>
      </w:r>
      <w:hyperlink r:id="rId153" w:history="1">
        <w:r w:rsidRPr="005D5915">
          <w:rPr>
            <w:rStyle w:val="Hyperlink"/>
            <w:rFonts w:cs="Times New Roman"/>
            <w:sz w:val="20"/>
            <w:szCs w:val="20"/>
            <w:lang w:val="en-US"/>
          </w:rPr>
          <w:t>10.1002/joc.4735</w:t>
        </w:r>
      </w:hyperlink>
      <w:r w:rsidRPr="005D5915">
        <w:rPr>
          <w:rFonts w:cs="Times New Roman"/>
          <w:sz w:val="20"/>
          <w:szCs w:val="20"/>
          <w:lang w:val="en-GB"/>
        </w:rPr>
        <w:t>.</w:t>
      </w:r>
    </w:p>
    <w:p w14:paraId="2C628B00" w14:textId="58F6CF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Bližňák, V., M. Kašpar, and M. Müller, 2018: Radar-based summer precipitation climatology of the Czech Republic.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38(2)</w:t>
      </w:r>
      <w:r w:rsidRPr="005D5915">
        <w:rPr>
          <w:rFonts w:cs="Times New Roman"/>
          <w:sz w:val="20"/>
          <w:szCs w:val="20"/>
          <w:lang w:val="en-GB"/>
        </w:rPr>
        <w:t>, 677–691, doi:</w:t>
      </w:r>
      <w:hyperlink r:id="rId154" w:history="1">
        <w:r w:rsidRPr="005D5915">
          <w:rPr>
            <w:rStyle w:val="Hyperlink"/>
            <w:rFonts w:cs="Times New Roman"/>
            <w:sz w:val="20"/>
            <w:szCs w:val="20"/>
            <w:lang w:val="en-US"/>
          </w:rPr>
          <w:t>10.1002/joc.5202</w:t>
        </w:r>
      </w:hyperlink>
      <w:r w:rsidRPr="005D5915">
        <w:rPr>
          <w:rFonts w:cs="Times New Roman"/>
          <w:sz w:val="20"/>
          <w:szCs w:val="20"/>
          <w:lang w:val="en-GB"/>
        </w:rPr>
        <w:t>.</w:t>
      </w:r>
    </w:p>
    <w:p w14:paraId="0F80F706" w14:textId="07D88D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Boberg, F. and J.H. Christensen, 2012: Overestimation of Mediterranean summer temperature projections due to model deficiencies.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1–4, doi:</w:t>
      </w:r>
      <w:hyperlink r:id="rId155" w:history="1">
        <w:r w:rsidRPr="005D5915">
          <w:rPr>
            <w:rStyle w:val="Hyperlink"/>
            <w:rFonts w:cs="Times New Roman"/>
            <w:sz w:val="20"/>
            <w:szCs w:val="20"/>
            <w:lang w:val="en-US"/>
          </w:rPr>
          <w:t>10.1038/nclimate1454</w:t>
        </w:r>
      </w:hyperlink>
      <w:r w:rsidRPr="005D5915">
        <w:rPr>
          <w:rFonts w:cs="Times New Roman"/>
          <w:sz w:val="20"/>
          <w:szCs w:val="20"/>
          <w:lang w:val="en-GB"/>
        </w:rPr>
        <w:t>.</w:t>
      </w:r>
    </w:p>
    <w:p w14:paraId="19CA321E" w14:textId="0C88F5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2018: Interdependency in Multimodel Climate Projections: Component Replication and Result Similarity.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45(6)</w:t>
      </w:r>
      <w:r w:rsidRPr="005D5915">
        <w:rPr>
          <w:rFonts w:cs="Times New Roman"/>
          <w:sz w:val="20"/>
          <w:szCs w:val="20"/>
          <w:lang w:val="en-GB"/>
        </w:rPr>
        <w:t>, 2771–2779, doi:</w:t>
      </w:r>
      <w:hyperlink r:id="rId156" w:history="1">
        <w:r w:rsidRPr="005D5915">
          <w:rPr>
            <w:rStyle w:val="Hyperlink"/>
            <w:rFonts w:cs="Times New Roman"/>
            <w:sz w:val="20"/>
            <w:szCs w:val="20"/>
            <w:lang w:val="en-US"/>
          </w:rPr>
          <w:t>10.1002/2017gl076829</w:t>
        </w:r>
      </w:hyperlink>
      <w:r w:rsidRPr="005D5915">
        <w:rPr>
          <w:rFonts w:cs="Times New Roman"/>
          <w:sz w:val="20"/>
          <w:szCs w:val="20"/>
          <w:lang w:val="en-GB"/>
        </w:rPr>
        <w:t>.</w:t>
      </w:r>
    </w:p>
    <w:p w14:paraId="7D500DAB" w14:textId="40FB79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S. Somot, L. Corre, and P. Nabat, 2020a: Large discrepancies in summer climate change over Europe as projected by global and regional climate models: causes and consequences.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54(5–6)</w:t>
      </w:r>
      <w:r w:rsidRPr="005D5915">
        <w:rPr>
          <w:rFonts w:cs="Times New Roman"/>
          <w:sz w:val="20"/>
          <w:szCs w:val="20"/>
          <w:lang w:val="en-GB"/>
        </w:rPr>
        <w:t>, 2981–3002, doi:</w:t>
      </w:r>
      <w:hyperlink r:id="rId157" w:history="1">
        <w:r w:rsidRPr="005D5915">
          <w:rPr>
            <w:rStyle w:val="Hyperlink"/>
            <w:rFonts w:cs="Times New Roman"/>
            <w:sz w:val="20"/>
            <w:szCs w:val="20"/>
            <w:lang w:val="en-US"/>
          </w:rPr>
          <w:t>10.1007/s00382-020-05153-1</w:t>
        </w:r>
      </w:hyperlink>
      <w:r w:rsidRPr="005D5915">
        <w:rPr>
          <w:rFonts w:cs="Times New Roman"/>
          <w:sz w:val="20"/>
          <w:szCs w:val="20"/>
          <w:lang w:val="en-GB"/>
        </w:rPr>
        <w:t>.</w:t>
      </w:r>
    </w:p>
    <w:p w14:paraId="0A776E37" w14:textId="1CA700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et al., 2020b: Past long-term summer warming over western Europe in new generation climate models: role of large-scale atmospheric circulation.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15(8)</w:t>
      </w:r>
      <w:r w:rsidRPr="005D5915">
        <w:rPr>
          <w:rFonts w:cs="Times New Roman"/>
          <w:sz w:val="20"/>
          <w:szCs w:val="20"/>
          <w:lang w:val="en-GB"/>
        </w:rPr>
        <w:t>, 084038, doi:</w:t>
      </w:r>
      <w:hyperlink r:id="rId158" w:history="1">
        <w:r w:rsidRPr="005D5915">
          <w:rPr>
            <w:rStyle w:val="Hyperlink"/>
            <w:rFonts w:cs="Times New Roman"/>
            <w:sz w:val="20"/>
            <w:szCs w:val="20"/>
            <w:lang w:val="en-US"/>
          </w:rPr>
          <w:t>10.1088/1748-9326/ab8a89</w:t>
        </w:r>
      </w:hyperlink>
      <w:r w:rsidRPr="005D5915">
        <w:rPr>
          <w:rFonts w:cs="Times New Roman"/>
          <w:sz w:val="20"/>
          <w:szCs w:val="20"/>
          <w:lang w:val="en-GB"/>
        </w:rPr>
        <w:t>.</w:t>
      </w:r>
    </w:p>
    <w:p w14:paraId="4DCE2E1F" w14:textId="3135A6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Boer, G.J. et al., 2016: The Decadal Climate Prediction Project (DCPP) contribution to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3751–3777, doi:</w:t>
      </w:r>
      <w:hyperlink r:id="rId159" w:history="1">
        <w:r w:rsidRPr="005D5915">
          <w:rPr>
            <w:rStyle w:val="Hyperlink"/>
            <w:rFonts w:cs="Times New Roman"/>
            <w:sz w:val="20"/>
            <w:szCs w:val="20"/>
            <w:lang w:val="en-US"/>
          </w:rPr>
          <w:t>10.5194/gmd-9-3751-2016</w:t>
        </w:r>
      </w:hyperlink>
      <w:r w:rsidRPr="005D5915">
        <w:rPr>
          <w:rFonts w:cs="Times New Roman"/>
          <w:sz w:val="20"/>
          <w:szCs w:val="20"/>
          <w:lang w:val="en-GB"/>
        </w:rPr>
        <w:t>.</w:t>
      </w:r>
    </w:p>
    <w:p w14:paraId="723457D2" w14:textId="2EBB83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Boers, R., T. Brandsma, and A.P. Siebesma, 2017: Impact of aerosols and clouds on decadal trends in all-sky solar radiation over the Netherlands (1966–2015).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17(13)</w:t>
      </w:r>
      <w:r w:rsidRPr="005D5915">
        <w:rPr>
          <w:rFonts w:cs="Times New Roman"/>
          <w:sz w:val="20"/>
          <w:szCs w:val="20"/>
          <w:lang w:val="en-GB"/>
        </w:rPr>
        <w:t>, 8081–8100, doi:</w:t>
      </w:r>
      <w:hyperlink r:id="rId160" w:history="1">
        <w:r w:rsidRPr="005D5915">
          <w:rPr>
            <w:rStyle w:val="Hyperlink"/>
            <w:rFonts w:cs="Times New Roman"/>
            <w:sz w:val="20"/>
            <w:szCs w:val="20"/>
            <w:lang w:val="en-US"/>
          </w:rPr>
          <w:t>10.5194/acp-17-8081-2017</w:t>
        </w:r>
      </w:hyperlink>
      <w:r w:rsidRPr="005D5915">
        <w:rPr>
          <w:rFonts w:cs="Times New Roman"/>
          <w:sz w:val="20"/>
          <w:szCs w:val="20"/>
          <w:lang w:val="en-GB"/>
        </w:rPr>
        <w:t>.</w:t>
      </w:r>
    </w:p>
    <w:p w14:paraId="6AAB5A07" w14:textId="08C980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Böhm, R. et al., 2010: The early instrumental warm-bias: A solution for long central European temperature series 1760-2007. </w:t>
      </w:r>
      <w:r w:rsidRPr="005D5915">
        <w:rPr>
          <w:rFonts w:cs="Times New Roman"/>
          <w:i/>
          <w:sz w:val="20"/>
          <w:szCs w:val="20"/>
          <w:lang w:val="en-GB"/>
        </w:rPr>
        <w:t>Climatic Change</w:t>
      </w:r>
      <w:r w:rsidRPr="005D5915">
        <w:rPr>
          <w:rFonts w:cs="Times New Roman"/>
          <w:sz w:val="20"/>
          <w:szCs w:val="20"/>
          <w:lang w:val="en-GB"/>
        </w:rPr>
        <w:t>, doi:</w:t>
      </w:r>
      <w:hyperlink r:id="rId161" w:history="1">
        <w:r w:rsidRPr="005D5915">
          <w:rPr>
            <w:rStyle w:val="Hyperlink"/>
            <w:rFonts w:cs="Times New Roman"/>
            <w:sz w:val="20"/>
            <w:szCs w:val="20"/>
            <w:lang w:val="en-US"/>
          </w:rPr>
          <w:t>10.1007/s10584-009-9649-4</w:t>
        </w:r>
      </w:hyperlink>
      <w:r w:rsidRPr="005D5915">
        <w:rPr>
          <w:rFonts w:cs="Times New Roman"/>
          <w:sz w:val="20"/>
          <w:szCs w:val="20"/>
          <w:lang w:val="en-GB"/>
        </w:rPr>
        <w:t>.</w:t>
      </w:r>
    </w:p>
    <w:p w14:paraId="354C0010" w14:textId="748CB7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Böhme, T. et al., 2011: Long-term evaluation of COSMO forecasting using combined observational data of the GOP period.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20(2)</w:t>
      </w:r>
      <w:r w:rsidRPr="005D5915">
        <w:rPr>
          <w:rFonts w:cs="Times New Roman"/>
          <w:sz w:val="20"/>
          <w:szCs w:val="20"/>
          <w:lang w:val="en-GB"/>
        </w:rPr>
        <w:t>, 119–132, doi:</w:t>
      </w:r>
      <w:hyperlink r:id="rId162" w:history="1">
        <w:r w:rsidRPr="005D5915">
          <w:rPr>
            <w:rStyle w:val="Hyperlink"/>
            <w:rFonts w:cs="Times New Roman"/>
            <w:sz w:val="20"/>
            <w:szCs w:val="20"/>
            <w:lang w:val="en-US"/>
          </w:rPr>
          <w:t>10.1127/0941-2948/2011/0225</w:t>
        </w:r>
      </w:hyperlink>
      <w:r w:rsidRPr="005D5915">
        <w:rPr>
          <w:rFonts w:cs="Times New Roman"/>
          <w:sz w:val="20"/>
          <w:szCs w:val="20"/>
          <w:lang w:val="en-GB"/>
        </w:rPr>
        <w:t>.</w:t>
      </w:r>
    </w:p>
    <w:p w14:paraId="555D9883" w14:textId="316461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Bohnenstengel, S.I., I. Hamilton, M. Davies, and S.E. Belcher, 2014: Impact of anthropogenic heat emissions on London’s temperatures.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140(679)</w:t>
      </w:r>
      <w:r w:rsidRPr="005D5915">
        <w:rPr>
          <w:rFonts w:cs="Times New Roman"/>
          <w:sz w:val="20"/>
          <w:szCs w:val="20"/>
          <w:lang w:val="en-GB"/>
        </w:rPr>
        <w:t>, 687–698, doi:</w:t>
      </w:r>
      <w:hyperlink r:id="rId163" w:history="1">
        <w:r w:rsidRPr="005D5915">
          <w:rPr>
            <w:rStyle w:val="Hyperlink"/>
            <w:rFonts w:cs="Times New Roman"/>
            <w:sz w:val="20"/>
            <w:szCs w:val="20"/>
            <w:lang w:val="en-US"/>
          </w:rPr>
          <w:t>10.1002/qj.2144</w:t>
        </w:r>
      </w:hyperlink>
      <w:r w:rsidRPr="005D5915">
        <w:rPr>
          <w:rFonts w:cs="Times New Roman"/>
          <w:sz w:val="20"/>
          <w:szCs w:val="20"/>
          <w:lang w:val="en-GB"/>
        </w:rPr>
        <w:t>.</w:t>
      </w:r>
    </w:p>
    <w:p w14:paraId="72FE7924" w14:textId="71920D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Böhnisch, A., R. Ludwig, and M. Leduc, 2020: Using a nested single-model large ensemble to assess the internal variability of the North Atlantic Oscillation and its climatic implications for central Europe.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11(3)</w:t>
      </w:r>
      <w:r w:rsidRPr="005D5915">
        <w:rPr>
          <w:rFonts w:cs="Times New Roman"/>
          <w:sz w:val="20"/>
          <w:szCs w:val="20"/>
          <w:lang w:val="en-GB"/>
        </w:rPr>
        <w:t>, 617–640, doi:</w:t>
      </w:r>
      <w:hyperlink r:id="rId164" w:history="1">
        <w:r w:rsidRPr="005D5915">
          <w:rPr>
            <w:rStyle w:val="Hyperlink"/>
            <w:rFonts w:cs="Times New Roman"/>
            <w:sz w:val="20"/>
            <w:szCs w:val="20"/>
            <w:lang w:val="en-US"/>
          </w:rPr>
          <w:t>10.5194/esd-11-617-2020</w:t>
        </w:r>
      </w:hyperlink>
      <w:r w:rsidRPr="005D5915">
        <w:rPr>
          <w:rFonts w:cs="Times New Roman"/>
          <w:sz w:val="20"/>
          <w:szCs w:val="20"/>
          <w:lang w:val="en-GB"/>
        </w:rPr>
        <w:t>.</w:t>
      </w:r>
    </w:p>
    <w:p w14:paraId="0B22D035" w14:textId="74DB18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Boisier, J.P., R. Rondanelli, R.D. Garreaud, and F. Muñoz, 2016: Anthropogenic and natural contributions to the Southeast Pacific precipitation decline and recent megadrought in central Chile.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413–421, doi:</w:t>
      </w:r>
      <w:hyperlink r:id="rId165" w:history="1">
        <w:r w:rsidRPr="005D5915">
          <w:rPr>
            <w:rStyle w:val="Hyperlink"/>
            <w:rFonts w:cs="Times New Roman"/>
            <w:sz w:val="20"/>
            <w:szCs w:val="20"/>
            <w:lang w:val="en-US"/>
          </w:rPr>
          <w:t>10.1002/2015gl067265</w:t>
        </w:r>
      </w:hyperlink>
      <w:r w:rsidRPr="005D5915">
        <w:rPr>
          <w:rFonts w:cs="Times New Roman"/>
          <w:sz w:val="20"/>
          <w:szCs w:val="20"/>
          <w:lang w:val="en-GB"/>
        </w:rPr>
        <w:t>.</w:t>
      </w:r>
    </w:p>
    <w:p w14:paraId="14382FE2" w14:textId="1BC551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Bojinski, S. et al., 2014: The Concept of Essential Climate Variables in Support of Climate Research, Applications, and Policy.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95(9)</w:t>
      </w:r>
      <w:r w:rsidRPr="005D5915">
        <w:rPr>
          <w:rFonts w:cs="Times New Roman"/>
          <w:sz w:val="20"/>
          <w:szCs w:val="20"/>
          <w:lang w:val="en-GB"/>
        </w:rPr>
        <w:t>, 1431–1443, doi:</w:t>
      </w:r>
      <w:hyperlink r:id="rId166" w:history="1">
        <w:r w:rsidRPr="005D5915">
          <w:rPr>
            <w:rStyle w:val="Hyperlink"/>
            <w:rFonts w:cs="Times New Roman"/>
            <w:sz w:val="20"/>
            <w:szCs w:val="20"/>
            <w:lang w:val="en-US"/>
          </w:rPr>
          <w:t>10.1175/bams-d-13-00047.1</w:t>
        </w:r>
      </w:hyperlink>
      <w:r w:rsidRPr="005D5915">
        <w:rPr>
          <w:rFonts w:cs="Times New Roman"/>
          <w:sz w:val="20"/>
          <w:szCs w:val="20"/>
          <w:lang w:val="en-GB"/>
        </w:rPr>
        <w:t>.</w:t>
      </w:r>
    </w:p>
    <w:p w14:paraId="7BDDBAFD" w14:textId="0C48C2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Bolch, T. et al., 2019: Status and Change of the Cryosphere in the Extended Hindu Kush Himalaya Region.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209–255, doi:</w:t>
      </w:r>
      <w:hyperlink r:id="rId167" w:history="1">
        <w:r w:rsidRPr="005D5915">
          <w:rPr>
            <w:rStyle w:val="Hyperlink"/>
            <w:rFonts w:cs="Times New Roman"/>
            <w:sz w:val="20"/>
            <w:szCs w:val="20"/>
            <w:lang w:val="en-US"/>
          </w:rPr>
          <w:t>10.1007/978-3-319-92288-1_7</w:t>
        </w:r>
      </w:hyperlink>
      <w:r w:rsidRPr="005D5915">
        <w:rPr>
          <w:rFonts w:cs="Times New Roman"/>
          <w:sz w:val="20"/>
          <w:szCs w:val="20"/>
          <w:lang w:val="en-GB"/>
        </w:rPr>
        <w:t>.</w:t>
      </w:r>
    </w:p>
    <w:p w14:paraId="5E4DDBB6" w14:textId="587A7F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Bollasina, M.A. and Y. Ming, 2013: The general circulation model precipitation bias over the southwestern equatorial Indian Ocean and its implications for simulating the South Asian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40(3–4)</w:t>
      </w:r>
      <w:r w:rsidRPr="005D5915">
        <w:rPr>
          <w:rFonts w:cs="Times New Roman"/>
          <w:sz w:val="20"/>
          <w:szCs w:val="20"/>
          <w:lang w:val="en-GB"/>
        </w:rPr>
        <w:t>, 823–838, doi:</w:t>
      </w:r>
      <w:hyperlink r:id="rId168" w:history="1">
        <w:r w:rsidRPr="005D5915">
          <w:rPr>
            <w:rStyle w:val="Hyperlink"/>
            <w:rFonts w:cs="Times New Roman"/>
            <w:sz w:val="20"/>
            <w:szCs w:val="20"/>
            <w:lang w:val="en-US"/>
          </w:rPr>
          <w:t>10.1007/s00382-012-1347-7</w:t>
        </w:r>
      </w:hyperlink>
      <w:r w:rsidRPr="005D5915">
        <w:rPr>
          <w:rFonts w:cs="Times New Roman"/>
          <w:sz w:val="20"/>
          <w:szCs w:val="20"/>
          <w:lang w:val="en-GB"/>
        </w:rPr>
        <w:t>.</w:t>
      </w:r>
    </w:p>
    <w:p w14:paraId="6E8009F3" w14:textId="1E321D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Bollasina, M.A., Y. Ming, and V. Ramaswamy, 2011: Anthropogenic Aerosols and the Weakening of the South Asian Summer Monsoon.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334(6055)</w:t>
      </w:r>
      <w:r w:rsidRPr="005D5915">
        <w:rPr>
          <w:rFonts w:cs="Times New Roman"/>
          <w:sz w:val="20"/>
          <w:szCs w:val="20"/>
          <w:lang w:val="en-GB"/>
        </w:rPr>
        <w:t>, 502–505, doi:</w:t>
      </w:r>
      <w:hyperlink r:id="rId169" w:history="1">
        <w:r w:rsidRPr="005D5915">
          <w:rPr>
            <w:rStyle w:val="Hyperlink"/>
            <w:rFonts w:cs="Times New Roman"/>
            <w:sz w:val="20"/>
            <w:szCs w:val="20"/>
            <w:lang w:val="en-US"/>
          </w:rPr>
          <w:t>10.1126/science.1204994</w:t>
        </w:r>
      </w:hyperlink>
      <w:r w:rsidRPr="005D5915">
        <w:rPr>
          <w:rFonts w:cs="Times New Roman"/>
          <w:sz w:val="20"/>
          <w:szCs w:val="20"/>
          <w:lang w:val="en-GB"/>
        </w:rPr>
        <w:t>.</w:t>
      </w:r>
    </w:p>
    <w:p w14:paraId="038F6491" w14:textId="54AD0A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Bollmeyer, C. et al., 2015: Towards a high-resolution regional reanalysis for the European CORDEX domain.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141(686)</w:t>
      </w:r>
      <w:r w:rsidRPr="005D5915">
        <w:rPr>
          <w:rFonts w:cs="Times New Roman"/>
          <w:sz w:val="20"/>
          <w:szCs w:val="20"/>
          <w:lang w:val="en-GB"/>
        </w:rPr>
        <w:t>, 1–15, doi:</w:t>
      </w:r>
      <w:hyperlink r:id="rId170" w:history="1">
        <w:r w:rsidRPr="005D5915">
          <w:rPr>
            <w:rStyle w:val="Hyperlink"/>
            <w:rFonts w:cs="Times New Roman"/>
            <w:sz w:val="20"/>
            <w:szCs w:val="20"/>
            <w:lang w:val="en-US"/>
          </w:rPr>
          <w:t>10.1002/qj.2486</w:t>
        </w:r>
      </w:hyperlink>
      <w:r w:rsidRPr="005D5915">
        <w:rPr>
          <w:rFonts w:cs="Times New Roman"/>
          <w:sz w:val="20"/>
          <w:szCs w:val="20"/>
          <w:lang w:val="en-GB"/>
        </w:rPr>
        <w:t>.</w:t>
      </w:r>
    </w:p>
    <w:p w14:paraId="0D8A255C" w14:textId="0E5807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Bonekamp, P.N.J., R.J. de Kok, E. Collier, and W.W. Immerzeel, 2019: Contrasting Meteorological Drivers of the Glacier Mass Balance Between the Karakoram and Central Himalaya.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107, doi:</w:t>
      </w:r>
      <w:hyperlink r:id="rId171" w:history="1">
        <w:r w:rsidRPr="005D5915">
          <w:rPr>
            <w:rStyle w:val="Hyperlink"/>
            <w:rFonts w:cs="Times New Roman"/>
            <w:sz w:val="20"/>
            <w:szCs w:val="20"/>
            <w:lang w:val="en-US"/>
          </w:rPr>
          <w:t>10.3389/feart.2019.00107</w:t>
        </w:r>
      </w:hyperlink>
      <w:r w:rsidRPr="005D5915">
        <w:rPr>
          <w:rFonts w:cs="Times New Roman"/>
          <w:sz w:val="20"/>
          <w:szCs w:val="20"/>
          <w:lang w:val="en-GB"/>
        </w:rPr>
        <w:t>.</w:t>
      </w:r>
    </w:p>
    <w:p w14:paraId="6219EB20" w14:textId="34F510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Bosilovich, M.G., J.-D. Chern, D. Mocko, F.R. Robertson, and A.M. da Silva, 2015: Evaluating Observation Influence on Regional Water Budgets in Reanalyses.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28(9)</w:t>
      </w:r>
      <w:r w:rsidRPr="005D5915">
        <w:rPr>
          <w:rFonts w:cs="Times New Roman"/>
          <w:sz w:val="20"/>
          <w:szCs w:val="20"/>
          <w:lang w:val="en-GB"/>
        </w:rPr>
        <w:t>, 3631–3649, doi:</w:t>
      </w:r>
      <w:hyperlink r:id="rId172" w:history="1">
        <w:r w:rsidRPr="005D5915">
          <w:rPr>
            <w:rStyle w:val="Hyperlink"/>
            <w:rFonts w:cs="Times New Roman"/>
            <w:sz w:val="20"/>
            <w:szCs w:val="20"/>
            <w:lang w:val="en-US"/>
          </w:rPr>
          <w:t>10.1175/jcli-d-14-00623.1</w:t>
        </w:r>
      </w:hyperlink>
      <w:r w:rsidRPr="005D5915">
        <w:rPr>
          <w:rFonts w:cs="Times New Roman"/>
          <w:sz w:val="20"/>
          <w:szCs w:val="20"/>
          <w:lang w:val="en-GB"/>
        </w:rPr>
        <w:t>.</w:t>
      </w:r>
    </w:p>
    <w:p w14:paraId="38857E8C" w14:textId="2D8F8D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Bozkurt, D. et al., 2019: Dynamical downscaling over the complex terrain of southwest South America: present climate conditions and added value analysis.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53(11)</w:t>
      </w:r>
      <w:r w:rsidRPr="005D5915">
        <w:rPr>
          <w:rFonts w:cs="Times New Roman"/>
          <w:sz w:val="20"/>
          <w:szCs w:val="20"/>
          <w:lang w:val="en-GB"/>
        </w:rPr>
        <w:t>, 6745–6767, doi:</w:t>
      </w:r>
      <w:hyperlink r:id="rId173" w:history="1">
        <w:r w:rsidRPr="005D5915">
          <w:rPr>
            <w:rStyle w:val="Hyperlink"/>
            <w:rFonts w:cs="Times New Roman"/>
            <w:sz w:val="20"/>
            <w:szCs w:val="20"/>
            <w:lang w:val="en-US"/>
          </w:rPr>
          <w:t>10.1007/s00382-019-04959-y</w:t>
        </w:r>
      </w:hyperlink>
      <w:r w:rsidRPr="005D5915">
        <w:rPr>
          <w:rFonts w:cs="Times New Roman"/>
          <w:sz w:val="20"/>
          <w:szCs w:val="20"/>
          <w:lang w:val="en-GB"/>
        </w:rPr>
        <w:t>.</w:t>
      </w:r>
    </w:p>
    <w:p w14:paraId="7744EC21" w14:textId="4642BB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Bozkurt, D. et al., 2020: Recent Near-surface Temperature Trends in the Antarctic Peninsula from Observed, Reanalysis and Regional Climate Model Data.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37(5)</w:t>
      </w:r>
      <w:r w:rsidRPr="005D5915">
        <w:rPr>
          <w:rFonts w:cs="Times New Roman"/>
          <w:sz w:val="20"/>
          <w:szCs w:val="20"/>
          <w:lang w:val="en-GB"/>
        </w:rPr>
        <w:t>, 477–493, doi:</w:t>
      </w:r>
      <w:hyperlink r:id="rId174" w:history="1">
        <w:r w:rsidRPr="005D5915">
          <w:rPr>
            <w:rStyle w:val="Hyperlink"/>
            <w:rFonts w:cs="Times New Roman"/>
            <w:sz w:val="20"/>
            <w:szCs w:val="20"/>
            <w:lang w:val="en-US"/>
          </w:rPr>
          <w:t>10.1007/s00376-020-9183-x</w:t>
        </w:r>
      </w:hyperlink>
      <w:r w:rsidRPr="005D5915">
        <w:rPr>
          <w:rFonts w:cs="Times New Roman"/>
          <w:sz w:val="20"/>
          <w:szCs w:val="20"/>
          <w:lang w:val="en-GB"/>
        </w:rPr>
        <w:t>.</w:t>
      </w:r>
    </w:p>
    <w:p w14:paraId="091A1249" w14:textId="19A010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Bracegirdle, T.J., P. Hyder, and C.R. Holmes, 2018: CMIP5 Diversity in Southern Westerly Jet Projections Related to Historical Sea Ice Area: Strong Link to Strengthening and Weak Link to Shift.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w:t>
      </w:r>
      <w:r w:rsidRPr="005D5915">
        <w:rPr>
          <w:rFonts w:cs="Times New Roman"/>
          <w:sz w:val="20"/>
          <w:szCs w:val="20"/>
          <w:lang w:val="en-GB"/>
        </w:rPr>
        <w:t>, 195–211, doi:</w:t>
      </w:r>
      <w:hyperlink r:id="rId175" w:history="1">
        <w:r w:rsidRPr="005D5915">
          <w:rPr>
            <w:rStyle w:val="Hyperlink"/>
            <w:rFonts w:cs="Times New Roman"/>
            <w:sz w:val="20"/>
            <w:szCs w:val="20"/>
            <w:lang w:val="en-US"/>
          </w:rPr>
          <w:t>10.1175/jcli-d-17-0320.1</w:t>
        </w:r>
      </w:hyperlink>
      <w:r w:rsidRPr="005D5915">
        <w:rPr>
          <w:rFonts w:cs="Times New Roman"/>
          <w:sz w:val="20"/>
          <w:szCs w:val="20"/>
          <w:lang w:val="en-GB"/>
        </w:rPr>
        <w:t>.</w:t>
      </w:r>
    </w:p>
    <w:p w14:paraId="2C95C461" w14:textId="6D7D2F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Brands, S., 2017: Which ENSO teleconnections are robust to internal atmospheric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44(3)</w:t>
      </w:r>
      <w:r w:rsidRPr="005D5915">
        <w:rPr>
          <w:rFonts w:cs="Times New Roman"/>
          <w:sz w:val="20"/>
          <w:szCs w:val="20"/>
          <w:lang w:val="en-GB"/>
        </w:rPr>
        <w:t>, 1483–1493, doi:</w:t>
      </w:r>
      <w:hyperlink r:id="rId176" w:history="1">
        <w:r w:rsidRPr="005D5915">
          <w:rPr>
            <w:rStyle w:val="Hyperlink"/>
            <w:rFonts w:cs="Times New Roman"/>
            <w:sz w:val="20"/>
            <w:szCs w:val="20"/>
            <w:lang w:val="en-US"/>
          </w:rPr>
          <w:t>10.1002/2016gl071529</w:t>
        </w:r>
      </w:hyperlink>
      <w:r w:rsidRPr="005D5915">
        <w:rPr>
          <w:rFonts w:cs="Times New Roman"/>
          <w:sz w:val="20"/>
          <w:szCs w:val="20"/>
          <w:lang w:val="en-GB"/>
        </w:rPr>
        <w:t>.</w:t>
      </w:r>
    </w:p>
    <w:p w14:paraId="7695045D" w14:textId="77AB9F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Brands, S., J.M. Gutiérrez, S. Herrera, and A.S. Cofiño, 2012: On the Use of Reanalysis Data for Downscaling.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25(7)</w:t>
      </w:r>
      <w:r w:rsidRPr="005D5915">
        <w:rPr>
          <w:rFonts w:cs="Times New Roman"/>
          <w:sz w:val="20"/>
          <w:szCs w:val="20"/>
          <w:lang w:val="en-GB"/>
        </w:rPr>
        <w:t>, 2517–2526, doi:</w:t>
      </w:r>
      <w:hyperlink r:id="rId177" w:history="1">
        <w:r w:rsidRPr="005D5915">
          <w:rPr>
            <w:rStyle w:val="Hyperlink"/>
            <w:rFonts w:cs="Times New Roman"/>
            <w:sz w:val="20"/>
            <w:szCs w:val="20"/>
            <w:lang w:val="en-US"/>
          </w:rPr>
          <w:t>10.1175/jcli-d-11-00251.1</w:t>
        </w:r>
      </w:hyperlink>
      <w:r w:rsidRPr="005D5915">
        <w:rPr>
          <w:rFonts w:cs="Times New Roman"/>
          <w:sz w:val="20"/>
          <w:szCs w:val="20"/>
          <w:lang w:val="en-GB"/>
        </w:rPr>
        <w:t>.</w:t>
      </w:r>
    </w:p>
    <w:p w14:paraId="0E019CFA" w14:textId="78C10A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Briley, L., D. Brown, and S.E. Kalafatis, 2015: Overcoming barriers during the co-production of climate information for decision-making.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41–49, doi:</w:t>
      </w:r>
      <w:hyperlink r:id="rId178" w:history="1">
        <w:r w:rsidRPr="005D5915">
          <w:rPr>
            <w:rStyle w:val="Hyperlink"/>
            <w:rFonts w:cs="Times New Roman"/>
            <w:sz w:val="20"/>
            <w:szCs w:val="20"/>
            <w:lang w:val="en-US"/>
          </w:rPr>
          <w:t>10.1016/j.crm.2015.04.004</w:t>
        </w:r>
      </w:hyperlink>
      <w:r w:rsidRPr="005D5915">
        <w:rPr>
          <w:rFonts w:cs="Times New Roman"/>
          <w:sz w:val="20"/>
          <w:szCs w:val="20"/>
          <w:lang w:val="en-GB"/>
        </w:rPr>
        <w:t>.</w:t>
      </w:r>
    </w:p>
    <w:p w14:paraId="20B71130" w14:textId="5420D0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Brinckmann, S., J. Trentmann, and B. Ahrens, 2013: Homogeneity Analysis of the CM SAF Surface Solar Irradiance Dataset Derived from Geostationary Satellite Observations.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352–378, doi:</w:t>
      </w:r>
      <w:hyperlink r:id="rId179" w:history="1">
        <w:r w:rsidRPr="005D5915">
          <w:rPr>
            <w:rStyle w:val="Hyperlink"/>
            <w:rFonts w:cs="Times New Roman"/>
            <w:sz w:val="20"/>
            <w:szCs w:val="20"/>
            <w:lang w:val="en-US"/>
          </w:rPr>
          <w:t>10.3390/rs6010352</w:t>
        </w:r>
      </w:hyperlink>
      <w:r w:rsidRPr="005D5915">
        <w:rPr>
          <w:rFonts w:cs="Times New Roman"/>
          <w:sz w:val="20"/>
          <w:szCs w:val="20"/>
          <w:lang w:val="en-GB"/>
        </w:rPr>
        <w:t>.</w:t>
      </w:r>
    </w:p>
    <w:p w14:paraId="09E1E6B8" w14:textId="18D6C2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Brogli, R., S.L. Sørland, N. Kröner, and C. Schär, 2019a: Causes of future Mediterranean precipitation decline depend on the season.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114017, doi:</w:t>
      </w:r>
      <w:hyperlink r:id="rId180" w:history="1">
        <w:r w:rsidRPr="005D5915">
          <w:rPr>
            <w:rStyle w:val="Hyperlink"/>
            <w:rFonts w:cs="Times New Roman"/>
            <w:sz w:val="20"/>
            <w:szCs w:val="20"/>
            <w:lang w:val="en-US"/>
          </w:rPr>
          <w:t>10.1088/1748-9326/ab4438</w:t>
        </w:r>
      </w:hyperlink>
      <w:r w:rsidRPr="005D5915">
        <w:rPr>
          <w:rFonts w:cs="Times New Roman"/>
          <w:sz w:val="20"/>
          <w:szCs w:val="20"/>
          <w:lang w:val="en-GB"/>
        </w:rPr>
        <w:t>.</w:t>
      </w:r>
    </w:p>
    <w:p w14:paraId="01E8415E" w14:textId="7509DC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Brogli, R., N. Kröner, S.L. Sørland, D. Lüthi, and C. Schär, 2019b: The Role of Hadley Circulation and Lapse-Rate Changes for the Future European Summer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w:t>
      </w:r>
      <w:r w:rsidRPr="005D5915">
        <w:rPr>
          <w:rFonts w:cs="Times New Roman"/>
          <w:sz w:val="20"/>
          <w:szCs w:val="20"/>
          <w:lang w:val="en-GB"/>
        </w:rPr>
        <w:t>, 385–404, doi:</w:t>
      </w:r>
      <w:hyperlink r:id="rId181" w:history="1">
        <w:r w:rsidRPr="005D5915">
          <w:rPr>
            <w:rStyle w:val="Hyperlink"/>
            <w:rFonts w:cs="Times New Roman"/>
            <w:sz w:val="20"/>
            <w:szCs w:val="20"/>
            <w:lang w:val="en-US"/>
          </w:rPr>
          <w:t>10.1175/jcli-d-18-0431.1</w:t>
        </w:r>
      </w:hyperlink>
      <w:r w:rsidRPr="005D5915">
        <w:rPr>
          <w:rFonts w:cs="Times New Roman"/>
          <w:sz w:val="20"/>
          <w:szCs w:val="20"/>
          <w:lang w:val="en-GB"/>
        </w:rPr>
        <w:t>.</w:t>
      </w:r>
    </w:p>
    <w:p w14:paraId="166DEF75" w14:textId="711D06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Brogniez, H. et al., 2016: A review of sources of systematic errors and uncertainties in observations and simulations at 183 GHz. </w:t>
      </w:r>
      <w:r w:rsidRPr="005D5915">
        <w:rPr>
          <w:rFonts w:cs="Times New Roman"/>
          <w:i/>
          <w:sz w:val="20"/>
          <w:szCs w:val="20"/>
          <w:lang w:val="en-GB"/>
        </w:rPr>
        <w:t>Atmospheric Measurement Techniques</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2207–2221, doi:</w:t>
      </w:r>
      <w:hyperlink r:id="rId182" w:history="1">
        <w:r w:rsidRPr="005D5915">
          <w:rPr>
            <w:rStyle w:val="Hyperlink"/>
            <w:rFonts w:cs="Times New Roman"/>
            <w:sz w:val="20"/>
            <w:szCs w:val="20"/>
            <w:lang w:val="en-US"/>
          </w:rPr>
          <w:t>10.5194/amt-9-2207-2016</w:t>
        </w:r>
      </w:hyperlink>
      <w:r w:rsidRPr="005D5915">
        <w:rPr>
          <w:rFonts w:cs="Times New Roman"/>
          <w:sz w:val="20"/>
          <w:szCs w:val="20"/>
          <w:lang w:val="en-GB"/>
        </w:rPr>
        <w:t>.</w:t>
      </w:r>
    </w:p>
    <w:p w14:paraId="018884CF" w14:textId="7F0E04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Bromwich, D.H., A.B. Wilson, L.-S. Bai, G.W.K. Moore, and P. Bauer, 2016: A comparison of the regional Arctic System Reanalysis and the global ERA-Interim Reanalysis for the Arctic.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142(695)</w:t>
      </w:r>
      <w:r w:rsidRPr="005D5915">
        <w:rPr>
          <w:rFonts w:cs="Times New Roman"/>
          <w:sz w:val="20"/>
          <w:szCs w:val="20"/>
          <w:lang w:val="en-GB"/>
        </w:rPr>
        <w:t>, 644–658, doi:</w:t>
      </w:r>
      <w:hyperlink r:id="rId183" w:history="1">
        <w:r w:rsidRPr="005D5915">
          <w:rPr>
            <w:rStyle w:val="Hyperlink"/>
            <w:rFonts w:cs="Times New Roman"/>
            <w:sz w:val="20"/>
            <w:szCs w:val="20"/>
            <w:lang w:val="en-US"/>
          </w:rPr>
          <w:t>10.1002/qj.2527</w:t>
        </w:r>
      </w:hyperlink>
      <w:r w:rsidRPr="005D5915">
        <w:rPr>
          <w:rFonts w:cs="Times New Roman"/>
          <w:sz w:val="20"/>
          <w:szCs w:val="20"/>
          <w:lang w:val="en-GB"/>
        </w:rPr>
        <w:t>.</w:t>
      </w:r>
    </w:p>
    <w:p w14:paraId="57D82444" w14:textId="2FA38C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Bromwich, D.H. et al., 2018: The Arctic System Reanalysis, Version 2.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99(4)</w:t>
      </w:r>
      <w:r w:rsidRPr="005D5915">
        <w:rPr>
          <w:rFonts w:cs="Times New Roman"/>
          <w:sz w:val="20"/>
          <w:szCs w:val="20"/>
          <w:lang w:val="en-GB"/>
        </w:rPr>
        <w:t>, 805–828, doi:</w:t>
      </w:r>
      <w:hyperlink r:id="rId184" w:history="1">
        <w:r w:rsidRPr="005D5915">
          <w:rPr>
            <w:rStyle w:val="Hyperlink"/>
            <w:rFonts w:cs="Times New Roman"/>
            <w:sz w:val="20"/>
            <w:szCs w:val="20"/>
            <w:lang w:val="en-US"/>
          </w:rPr>
          <w:t>10.1175/bams-d-16-0215.1</w:t>
        </w:r>
      </w:hyperlink>
      <w:r w:rsidRPr="005D5915">
        <w:rPr>
          <w:rFonts w:cs="Times New Roman"/>
          <w:sz w:val="20"/>
          <w:szCs w:val="20"/>
          <w:lang w:val="en-GB"/>
        </w:rPr>
        <w:t>.</w:t>
      </w:r>
    </w:p>
    <w:p w14:paraId="30637E27" w14:textId="44378B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Brouillet, A. and S. Joussaume, 2020: More perceived but not faster evolution of heat stress than temperature extremes in the future.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162(2)</w:t>
      </w:r>
      <w:r w:rsidRPr="005D5915">
        <w:rPr>
          <w:rFonts w:cs="Times New Roman"/>
          <w:sz w:val="20"/>
          <w:szCs w:val="20"/>
          <w:lang w:val="en-GB"/>
        </w:rPr>
        <w:t>, 527–544, doi:</w:t>
      </w:r>
      <w:hyperlink r:id="rId185" w:history="1">
        <w:r w:rsidRPr="005D5915">
          <w:rPr>
            <w:rStyle w:val="Hyperlink"/>
            <w:rFonts w:cs="Times New Roman"/>
            <w:sz w:val="20"/>
            <w:szCs w:val="20"/>
            <w:lang w:val="en-US"/>
          </w:rPr>
          <w:t>10.1007/s10584-020-02752-z</w:t>
        </w:r>
      </w:hyperlink>
      <w:r w:rsidRPr="005D5915">
        <w:rPr>
          <w:rFonts w:cs="Times New Roman"/>
          <w:sz w:val="20"/>
          <w:szCs w:val="20"/>
          <w:lang w:val="en-GB"/>
        </w:rPr>
        <w:t>.</w:t>
      </w:r>
    </w:p>
    <w:p w14:paraId="21E172EB" w14:textId="075ED4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A. et al., 2012: Unified Modeling and Prediction of Weather and Climate. </w:t>
      </w:r>
      <w:r w:rsidRPr="005D5915">
        <w:rPr>
          <w:rFonts w:cs="Times New Roman"/>
          <w:i/>
          <w:sz w:val="20"/>
          <w:szCs w:val="20"/>
          <w:lang w:val="en-GB"/>
        </w:rPr>
        <w:t>Bull. Amer. Meteor. Soc.</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1865–1877, doi:</w:t>
      </w:r>
      <w:hyperlink r:id="rId186" w:history="1">
        <w:r w:rsidRPr="005D5915">
          <w:rPr>
            <w:rStyle w:val="Hyperlink"/>
            <w:rFonts w:cs="Times New Roman"/>
            <w:sz w:val="20"/>
            <w:szCs w:val="20"/>
            <w:lang w:val="en-US"/>
          </w:rPr>
          <w:t>10.1175/bams-d-12-00018.1</w:t>
        </w:r>
      </w:hyperlink>
      <w:r w:rsidRPr="005D5915">
        <w:rPr>
          <w:rFonts w:cs="Times New Roman"/>
          <w:sz w:val="20"/>
          <w:szCs w:val="20"/>
          <w:lang w:val="en-GB"/>
        </w:rPr>
        <w:t>.</w:t>
      </w:r>
    </w:p>
    <w:p w14:paraId="5C0F0D82" w14:textId="1563FC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C. and R.L.R.L. Wilby, 2012: An Alternate Approach to Assessing Climate Risks.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93(41)</w:t>
      </w:r>
      <w:r w:rsidRPr="005D5915">
        <w:rPr>
          <w:rFonts w:cs="Times New Roman"/>
          <w:sz w:val="20"/>
          <w:szCs w:val="20"/>
          <w:lang w:val="en-GB"/>
        </w:rPr>
        <w:t>, 401–402, doi:</w:t>
      </w:r>
      <w:hyperlink r:id="rId187" w:history="1">
        <w:r w:rsidRPr="005D5915">
          <w:rPr>
            <w:rStyle w:val="Hyperlink"/>
            <w:rFonts w:cs="Times New Roman"/>
            <w:sz w:val="20"/>
            <w:szCs w:val="20"/>
            <w:lang w:val="en-US"/>
          </w:rPr>
          <w:t>10.1029/2012eo410001</w:t>
        </w:r>
      </w:hyperlink>
      <w:r w:rsidRPr="005D5915">
        <w:rPr>
          <w:rFonts w:cs="Times New Roman"/>
          <w:sz w:val="20"/>
          <w:szCs w:val="20"/>
          <w:lang w:val="en-GB"/>
        </w:rPr>
        <w:t>.</w:t>
      </w:r>
    </w:p>
    <w:p w14:paraId="37D51C15" w14:textId="78A6BC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C., Y. Ghile, M. Laverty, and K. Li, 2012: Decision scaling: Linking bottom-up vulnerability analysis with climate projections in the water sector.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48(9)</w:t>
      </w:r>
      <w:r w:rsidRPr="005D5915">
        <w:rPr>
          <w:rFonts w:cs="Times New Roman"/>
          <w:sz w:val="20"/>
          <w:szCs w:val="20"/>
          <w:lang w:val="en-GB"/>
        </w:rPr>
        <w:t>, 1–12, doi:</w:t>
      </w:r>
      <w:hyperlink r:id="rId188" w:history="1">
        <w:r w:rsidRPr="005D5915">
          <w:rPr>
            <w:rStyle w:val="Hyperlink"/>
            <w:rFonts w:cs="Times New Roman"/>
            <w:sz w:val="20"/>
            <w:szCs w:val="20"/>
            <w:lang w:val="en-US"/>
          </w:rPr>
          <w:t>10.1029/2011wr011212</w:t>
        </w:r>
      </w:hyperlink>
      <w:r w:rsidRPr="005D5915">
        <w:rPr>
          <w:rFonts w:cs="Times New Roman"/>
          <w:sz w:val="20"/>
          <w:szCs w:val="20"/>
          <w:lang w:val="en-GB"/>
        </w:rPr>
        <w:t>.</w:t>
      </w:r>
    </w:p>
    <w:p w14:paraId="2F8CB6C0" w14:textId="6F7DA7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J.R., A.F. Moise, and R.A. Colman, 2013: The South Pacific Convergence Zone in CMIP5 simulations of </w:t>
      </w:r>
      <w:r w:rsidRPr="005D5915">
        <w:rPr>
          <w:rFonts w:cs="Times New Roman"/>
          <w:sz w:val="20"/>
          <w:szCs w:val="20"/>
          <w:lang w:val="en-GB"/>
        </w:rPr>
        <w:lastRenderedPageBreak/>
        <w:t xml:space="preserve">historical and future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41(7–8)</w:t>
      </w:r>
      <w:r w:rsidRPr="005D5915">
        <w:rPr>
          <w:rFonts w:cs="Times New Roman"/>
          <w:sz w:val="20"/>
          <w:szCs w:val="20"/>
          <w:lang w:val="en-GB"/>
        </w:rPr>
        <w:t>, 2179–2197, doi:</w:t>
      </w:r>
      <w:hyperlink r:id="rId189" w:history="1">
        <w:r w:rsidRPr="005D5915">
          <w:rPr>
            <w:rStyle w:val="Hyperlink"/>
            <w:rFonts w:cs="Times New Roman"/>
            <w:sz w:val="20"/>
            <w:szCs w:val="20"/>
            <w:lang w:val="en-US"/>
          </w:rPr>
          <w:t>10.1007/s00382-012-1591-x</w:t>
        </w:r>
      </w:hyperlink>
      <w:r w:rsidRPr="005D5915">
        <w:rPr>
          <w:rFonts w:cs="Times New Roman"/>
          <w:sz w:val="20"/>
          <w:szCs w:val="20"/>
          <w:lang w:val="en-GB"/>
        </w:rPr>
        <w:t>.</w:t>
      </w:r>
    </w:p>
    <w:p w14:paraId="4285DDAD" w14:textId="0921E2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J.R., A.F. Moise, R. Colman, and H. Zhang, 2016: Will a Warmer World Mean a Wetter or Drier Australian Monsoon?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4577–4596, doi:</w:t>
      </w:r>
      <w:hyperlink r:id="rId190" w:history="1">
        <w:r w:rsidRPr="005D5915">
          <w:rPr>
            <w:rStyle w:val="Hyperlink"/>
            <w:rFonts w:cs="Times New Roman"/>
            <w:sz w:val="20"/>
            <w:szCs w:val="20"/>
            <w:lang w:val="en-US"/>
          </w:rPr>
          <w:t>10.1175/jcli-d-15-0695.1</w:t>
        </w:r>
      </w:hyperlink>
      <w:r w:rsidRPr="005D5915">
        <w:rPr>
          <w:rFonts w:cs="Times New Roman"/>
          <w:sz w:val="20"/>
          <w:szCs w:val="20"/>
          <w:lang w:val="en-GB"/>
        </w:rPr>
        <w:t>.</w:t>
      </w:r>
    </w:p>
    <w:p w14:paraId="73E95160" w14:textId="43577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M.J., 2000: Urban parameterizations for mesoscale meteorological models. In: </w:t>
      </w:r>
      <w:r w:rsidRPr="005D5915">
        <w:rPr>
          <w:rFonts w:cs="Times New Roman"/>
          <w:i/>
          <w:sz w:val="20"/>
          <w:szCs w:val="20"/>
          <w:lang w:val="en-GB"/>
        </w:rPr>
        <w:t>Mesoscale Atmospheric Dispersion</w:t>
      </w:r>
      <w:r w:rsidRPr="005D5915">
        <w:rPr>
          <w:rFonts w:cs="Times New Roman"/>
          <w:sz w:val="20"/>
          <w:szCs w:val="20"/>
          <w:lang w:val="en-GB"/>
        </w:rPr>
        <w:t xml:space="preserve"> [Boybeyi, Z. (ed.)]. Wit Press, Southampton, UK, pp. 193–255.</w:t>
      </w:r>
    </w:p>
    <w:p w14:paraId="0DD8341D" w14:textId="390278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Bruci, E.D., B. Islami, and M. Kamberi, 2016: </w:t>
      </w:r>
      <w:r w:rsidRPr="005D5915">
        <w:rPr>
          <w:rFonts w:cs="Times New Roman"/>
          <w:i/>
          <w:sz w:val="20"/>
          <w:szCs w:val="20"/>
          <w:lang w:val="en-GB"/>
        </w:rPr>
        <w:t>Third National Communication of the Republic of Albania under the United Nations Framework Convention on Climate Change</w:t>
      </w:r>
      <w:r w:rsidRPr="005D5915">
        <w:rPr>
          <w:rFonts w:cs="Times New Roman"/>
          <w:sz w:val="20"/>
          <w:szCs w:val="20"/>
          <w:lang w:val="en-GB"/>
        </w:rPr>
        <w:t>. Ministry of Environment of the Republic of Albania, Tirana, Albania, 294 pp.</w:t>
      </w:r>
    </w:p>
    <w:p w14:paraId="2EC2A1B8" w14:textId="51335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Brügger, A., S. Dessai, P. Devine-Wright, T.A. Morton, and N.F. Pidgeon, 2015: Psychological responses to the proximity of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5(12)</w:t>
      </w:r>
      <w:r w:rsidRPr="005D5915">
        <w:rPr>
          <w:rFonts w:cs="Times New Roman"/>
          <w:sz w:val="20"/>
          <w:szCs w:val="20"/>
          <w:lang w:val="en-GB"/>
        </w:rPr>
        <w:t>, 1031–1037, doi:</w:t>
      </w:r>
      <w:hyperlink r:id="rId191" w:history="1">
        <w:r w:rsidRPr="005D5915">
          <w:rPr>
            <w:rStyle w:val="Hyperlink"/>
            <w:rFonts w:cs="Times New Roman"/>
            <w:sz w:val="20"/>
            <w:szCs w:val="20"/>
            <w:lang w:val="en-US"/>
          </w:rPr>
          <w:t>10.1038/nclimate2760</w:t>
        </w:r>
      </w:hyperlink>
      <w:r w:rsidRPr="005D5915">
        <w:rPr>
          <w:rFonts w:cs="Times New Roman"/>
          <w:sz w:val="20"/>
          <w:szCs w:val="20"/>
          <w:lang w:val="en-GB"/>
        </w:rPr>
        <w:t>.</w:t>
      </w:r>
    </w:p>
    <w:p w14:paraId="39A8E629" w14:textId="6C88C9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 F. et al., 2015: Seasonal changes in surface albedo of Himalayan glaciers from MODIS data and links with the annual mass balance.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341–355, doi:</w:t>
      </w:r>
      <w:hyperlink r:id="rId192" w:history="1">
        <w:r w:rsidRPr="005D5915">
          <w:rPr>
            <w:rStyle w:val="Hyperlink"/>
            <w:rFonts w:cs="Times New Roman"/>
            <w:sz w:val="20"/>
            <w:szCs w:val="20"/>
            <w:lang w:val="en-US"/>
          </w:rPr>
          <w:t>10.5194/tc-9-341-2015</w:t>
        </w:r>
      </w:hyperlink>
      <w:r w:rsidRPr="005D5915">
        <w:rPr>
          <w:rFonts w:cs="Times New Roman"/>
          <w:sz w:val="20"/>
          <w:szCs w:val="20"/>
          <w:lang w:val="en-GB"/>
        </w:rPr>
        <w:t>.</w:t>
      </w:r>
    </w:p>
    <w:p w14:paraId="56AFE66C" w14:textId="609544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Brunet, M. et al., 2011: The minimization of the screen bias from ancient Western Mediterranean air temperature records: an exploratory statistical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1879–1895, doi:</w:t>
      </w:r>
      <w:hyperlink r:id="rId193" w:history="1">
        <w:r w:rsidRPr="005D5915">
          <w:rPr>
            <w:rStyle w:val="Hyperlink"/>
            <w:rFonts w:cs="Times New Roman"/>
            <w:sz w:val="20"/>
            <w:szCs w:val="20"/>
            <w:lang w:val="en-US"/>
          </w:rPr>
          <w:t>10.1002/joc.2192</w:t>
        </w:r>
      </w:hyperlink>
      <w:r w:rsidRPr="005D5915">
        <w:rPr>
          <w:rFonts w:cs="Times New Roman"/>
          <w:sz w:val="20"/>
          <w:szCs w:val="20"/>
          <w:lang w:val="en-GB"/>
        </w:rPr>
        <w:t>.</w:t>
      </w:r>
    </w:p>
    <w:p w14:paraId="59663A02" w14:textId="249551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Brunner, L., R. Lorenz, M. Zumwald, and R. Knutti, 2019: Quantifying uncertainty in European climate projections using combined performance-independence weighting.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124010, doi:</w:t>
      </w:r>
      <w:hyperlink r:id="rId194" w:history="1">
        <w:r w:rsidRPr="005D5915">
          <w:rPr>
            <w:rStyle w:val="Hyperlink"/>
            <w:rFonts w:cs="Times New Roman"/>
            <w:sz w:val="20"/>
            <w:szCs w:val="20"/>
            <w:lang w:val="en-US"/>
          </w:rPr>
          <w:t>10.1088/1748-9326/ab492f</w:t>
        </w:r>
      </w:hyperlink>
      <w:r w:rsidRPr="005D5915">
        <w:rPr>
          <w:rFonts w:cs="Times New Roman"/>
          <w:sz w:val="20"/>
          <w:szCs w:val="20"/>
          <w:lang w:val="en-GB"/>
        </w:rPr>
        <w:t>.</w:t>
      </w:r>
    </w:p>
    <w:p w14:paraId="0F73D94C" w14:textId="1601B1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Brunner, L. et al., 2020: Comparing Methods to Constrain Future European Climate Projections Using a Consistent Framework.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33(20)</w:t>
      </w:r>
      <w:r w:rsidRPr="005D5915">
        <w:rPr>
          <w:rFonts w:cs="Times New Roman"/>
          <w:sz w:val="20"/>
          <w:szCs w:val="20"/>
          <w:lang w:val="en-GB"/>
        </w:rPr>
        <w:t>, 8671–8692, doi:</w:t>
      </w:r>
      <w:hyperlink r:id="rId195" w:history="1">
        <w:r w:rsidRPr="005D5915">
          <w:rPr>
            <w:rStyle w:val="Hyperlink"/>
            <w:rFonts w:cs="Times New Roman"/>
            <w:sz w:val="20"/>
            <w:szCs w:val="20"/>
            <w:lang w:val="en-US"/>
          </w:rPr>
          <w:t>10.1175/jcli-d-19-0953.1</w:t>
        </w:r>
      </w:hyperlink>
      <w:r w:rsidRPr="005D5915">
        <w:rPr>
          <w:rFonts w:cs="Times New Roman"/>
          <w:sz w:val="20"/>
          <w:szCs w:val="20"/>
          <w:lang w:val="en-GB"/>
        </w:rPr>
        <w:t>.</w:t>
      </w:r>
    </w:p>
    <w:p w14:paraId="59FA21D1" w14:textId="560329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L. Cattaneo, H.-J. Panitz, and P. Mercogliano, 2016a: Sensitivity analysis with the regional climate model COSMO-CLM over the CORDEX-MENA domain.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128(1)</w:t>
      </w:r>
      <w:r w:rsidRPr="005D5915">
        <w:rPr>
          <w:rFonts w:cs="Times New Roman"/>
          <w:sz w:val="20"/>
          <w:szCs w:val="20"/>
          <w:lang w:val="en-GB"/>
        </w:rPr>
        <w:t>, 73–95, doi:</w:t>
      </w:r>
      <w:hyperlink r:id="rId196" w:history="1">
        <w:r w:rsidRPr="005D5915">
          <w:rPr>
            <w:rStyle w:val="Hyperlink"/>
            <w:rFonts w:cs="Times New Roman"/>
            <w:sz w:val="20"/>
            <w:szCs w:val="20"/>
            <w:lang w:val="en-US"/>
          </w:rPr>
          <w:t>10.1007/s00703-015-0403-3</w:t>
        </w:r>
      </w:hyperlink>
      <w:r w:rsidRPr="005D5915">
        <w:rPr>
          <w:rFonts w:cs="Times New Roman"/>
          <w:sz w:val="20"/>
          <w:szCs w:val="20"/>
          <w:lang w:val="en-GB"/>
        </w:rPr>
        <w:t>.</w:t>
      </w:r>
    </w:p>
    <w:p w14:paraId="5264C299" w14:textId="4B59E9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P. Mercogliano, G. Rianna, and H.J. Panitz, 2016b: Analysis of ERA-Interim-driven COSMO-CLM simulations over Middle East – North Africa domain at different spatial resolutions.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36(9)</w:t>
      </w:r>
      <w:r w:rsidRPr="005D5915">
        <w:rPr>
          <w:rFonts w:cs="Times New Roman"/>
          <w:sz w:val="20"/>
          <w:szCs w:val="20"/>
          <w:lang w:val="en-GB"/>
        </w:rPr>
        <w:t>, 3346–3369, doi:</w:t>
      </w:r>
      <w:hyperlink r:id="rId197" w:history="1">
        <w:r w:rsidRPr="005D5915">
          <w:rPr>
            <w:rStyle w:val="Hyperlink"/>
            <w:rFonts w:cs="Times New Roman"/>
            <w:sz w:val="20"/>
            <w:szCs w:val="20"/>
            <w:lang w:val="en-US"/>
          </w:rPr>
          <w:t>10.1002/joc.4559</w:t>
        </w:r>
      </w:hyperlink>
      <w:r w:rsidRPr="005D5915">
        <w:rPr>
          <w:rFonts w:cs="Times New Roman"/>
          <w:sz w:val="20"/>
          <w:szCs w:val="20"/>
          <w:lang w:val="en-GB"/>
        </w:rPr>
        <w:t>.</w:t>
      </w:r>
    </w:p>
    <w:p w14:paraId="53567732" w14:textId="702144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P. Mercogliano, H.J. Panitz, and M. Montesarchio, 2018: Climate change projections for the Middle East–North Africa domain with COSMO-CLM at different spatial resolutions. </w:t>
      </w:r>
      <w:r w:rsidRPr="005D5915">
        <w:rPr>
          <w:rFonts w:cs="Times New Roman"/>
          <w:i/>
          <w:sz w:val="20"/>
          <w:szCs w:val="20"/>
          <w:lang w:val="en-GB"/>
        </w:rPr>
        <w:t>Advances in Climate Change Research</w:t>
      </w:r>
      <w:r w:rsidRPr="005D5915">
        <w:rPr>
          <w:rFonts w:cs="Times New Roman"/>
          <w:sz w:val="20"/>
          <w:szCs w:val="20"/>
          <w:lang w:val="en-GB"/>
        </w:rPr>
        <w:t>, doi:</w:t>
      </w:r>
      <w:hyperlink r:id="rId198" w:history="1">
        <w:r w:rsidRPr="005D5915">
          <w:rPr>
            <w:rStyle w:val="Hyperlink"/>
            <w:rFonts w:cs="Times New Roman"/>
            <w:sz w:val="20"/>
            <w:szCs w:val="20"/>
            <w:lang w:val="en-US"/>
          </w:rPr>
          <w:t>10.1016/j.accre.2018.01.004</w:t>
        </w:r>
      </w:hyperlink>
      <w:r w:rsidRPr="005D5915">
        <w:rPr>
          <w:rFonts w:cs="Times New Roman"/>
          <w:sz w:val="20"/>
          <w:szCs w:val="20"/>
          <w:lang w:val="en-GB"/>
        </w:rPr>
        <w:t>.</w:t>
      </w:r>
    </w:p>
    <w:p w14:paraId="475A1005" w14:textId="581021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Buckley, M.W. and J. Marshall, 2016: Observations, inferences, and mechanisms of the Atlantic Meridional Overturning Circulation: A review.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54(1)</w:t>
      </w:r>
      <w:r w:rsidRPr="005D5915">
        <w:rPr>
          <w:rFonts w:cs="Times New Roman"/>
          <w:sz w:val="20"/>
          <w:szCs w:val="20"/>
          <w:lang w:val="en-GB"/>
        </w:rPr>
        <w:t>, 5–63, doi:</w:t>
      </w:r>
      <w:hyperlink r:id="rId199" w:history="1">
        <w:r w:rsidRPr="005D5915">
          <w:rPr>
            <w:rStyle w:val="Hyperlink"/>
            <w:rFonts w:cs="Times New Roman"/>
            <w:sz w:val="20"/>
            <w:szCs w:val="20"/>
            <w:lang w:val="en-US"/>
          </w:rPr>
          <w:t>10.1002/2015rg000493</w:t>
        </w:r>
      </w:hyperlink>
      <w:r w:rsidRPr="005D5915">
        <w:rPr>
          <w:rFonts w:cs="Times New Roman"/>
          <w:sz w:val="20"/>
          <w:szCs w:val="20"/>
          <w:lang w:val="en-GB"/>
        </w:rPr>
        <w:t>.</w:t>
      </w:r>
    </w:p>
    <w:p w14:paraId="7DD8652B" w14:textId="2A0CC9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Budikova, D., T.W. Ford, and T.J. Ballinger, 2017: Connections between north-central United States summer hydroclimatology and Arctic sea ice variability.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4434–4450, doi:</w:t>
      </w:r>
      <w:hyperlink r:id="rId200" w:history="1">
        <w:r w:rsidRPr="005D5915">
          <w:rPr>
            <w:rStyle w:val="Hyperlink"/>
            <w:rFonts w:cs="Times New Roman"/>
            <w:sz w:val="20"/>
            <w:szCs w:val="20"/>
            <w:lang w:val="en-US"/>
          </w:rPr>
          <w:t>10.1002/joc.5097</w:t>
        </w:r>
      </w:hyperlink>
      <w:r w:rsidRPr="005D5915">
        <w:rPr>
          <w:rFonts w:cs="Times New Roman"/>
          <w:sz w:val="20"/>
          <w:szCs w:val="20"/>
          <w:lang w:val="en-GB"/>
        </w:rPr>
        <w:t>.</w:t>
      </w:r>
    </w:p>
    <w:p w14:paraId="47971A42" w14:textId="4C5A9F5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2012: Temperature Trends in the NARCCAP Regional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25(11)</w:t>
      </w:r>
      <w:r w:rsidRPr="005D5915">
        <w:rPr>
          <w:rFonts w:cs="Times New Roman"/>
          <w:sz w:val="20"/>
          <w:szCs w:val="20"/>
          <w:lang w:val="en-GB"/>
        </w:rPr>
        <w:t>, 3985–3991, doi:</w:t>
      </w:r>
      <w:hyperlink r:id="rId201" w:history="1">
        <w:r w:rsidRPr="005D5915">
          <w:rPr>
            <w:rStyle w:val="Hyperlink"/>
            <w:rFonts w:cs="Times New Roman"/>
            <w:sz w:val="20"/>
            <w:szCs w:val="20"/>
            <w:lang w:val="en-US"/>
          </w:rPr>
          <w:t>10.1175/jcli-d-11-00588.1</w:t>
        </w:r>
      </w:hyperlink>
      <w:r w:rsidRPr="005D5915">
        <w:rPr>
          <w:rFonts w:cs="Times New Roman"/>
          <w:sz w:val="20"/>
          <w:szCs w:val="20"/>
          <w:lang w:val="en-GB"/>
        </w:rPr>
        <w:t>.</w:t>
      </w:r>
    </w:p>
    <w:p w14:paraId="4BA03C87" w14:textId="1070C9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D.J. Gochis, and L.O. Mearns, 2013: Towards Assessing NARCCAP Regional Climate Model Credibility for the North American Monsoon: Current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8802–8826, doi:</w:t>
      </w:r>
      <w:hyperlink r:id="rId202" w:history="1">
        <w:r w:rsidRPr="005D5915">
          <w:rPr>
            <w:rStyle w:val="Hyperlink"/>
            <w:rFonts w:cs="Times New Roman"/>
            <w:sz w:val="20"/>
            <w:szCs w:val="20"/>
            <w:lang w:val="en-US"/>
          </w:rPr>
          <w:t>10.1175/jcli-d-12-00538.1</w:t>
        </w:r>
      </w:hyperlink>
      <w:r w:rsidRPr="005D5915">
        <w:rPr>
          <w:rFonts w:cs="Times New Roman"/>
          <w:sz w:val="20"/>
          <w:szCs w:val="20"/>
          <w:lang w:val="en-GB"/>
        </w:rPr>
        <w:t>.</w:t>
      </w:r>
    </w:p>
    <w:p w14:paraId="51FCE658" w14:textId="3BBCBA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J.A. Thompson, and L.O. Mearns, 2019: Weighting a regional climate model ensemble: Does it make a difference? Can it make a difference?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77(1)</w:t>
      </w:r>
      <w:r w:rsidRPr="005D5915">
        <w:rPr>
          <w:rFonts w:cs="Times New Roman"/>
          <w:sz w:val="20"/>
          <w:szCs w:val="20"/>
          <w:lang w:val="en-GB"/>
        </w:rPr>
        <w:t>, 23–43, doi:</w:t>
      </w:r>
      <w:hyperlink r:id="rId203" w:history="1">
        <w:r w:rsidRPr="005D5915">
          <w:rPr>
            <w:rStyle w:val="Hyperlink"/>
            <w:rFonts w:cs="Times New Roman"/>
            <w:sz w:val="20"/>
            <w:szCs w:val="20"/>
            <w:lang w:val="en-US"/>
          </w:rPr>
          <w:t>10.3354/cr01541</w:t>
        </w:r>
      </w:hyperlink>
      <w:r w:rsidRPr="005D5915">
        <w:rPr>
          <w:rFonts w:cs="Times New Roman"/>
          <w:sz w:val="20"/>
          <w:szCs w:val="20"/>
          <w:lang w:val="en-GB"/>
        </w:rPr>
        <w:t>.</w:t>
      </w:r>
    </w:p>
    <w:p w14:paraId="523C8163" w14:textId="7856A2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R.R. McCrary, A. Seth, and L.O. Mearns, 2017: A Mechanistically Credible, Poleward Shift in Warm-Season Precipitation Projected for the U.S. Southern Great Plains?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30(20)</w:t>
      </w:r>
      <w:r w:rsidRPr="005D5915">
        <w:rPr>
          <w:rFonts w:cs="Times New Roman"/>
          <w:sz w:val="20"/>
          <w:szCs w:val="20"/>
          <w:lang w:val="en-GB"/>
        </w:rPr>
        <w:t>, 8275–8298, doi:</w:t>
      </w:r>
      <w:hyperlink r:id="rId204" w:history="1">
        <w:r w:rsidRPr="005D5915">
          <w:rPr>
            <w:rStyle w:val="Hyperlink"/>
            <w:rFonts w:cs="Times New Roman"/>
            <w:sz w:val="20"/>
            <w:szCs w:val="20"/>
            <w:lang w:val="en-US"/>
          </w:rPr>
          <w:t>10.1175/jcli-d-16-0316.1</w:t>
        </w:r>
      </w:hyperlink>
      <w:r w:rsidRPr="005D5915">
        <w:rPr>
          <w:rFonts w:cs="Times New Roman"/>
          <w:sz w:val="20"/>
          <w:szCs w:val="20"/>
          <w:lang w:val="en-GB"/>
        </w:rPr>
        <w:t>.</w:t>
      </w:r>
    </w:p>
    <w:p w14:paraId="2EA2076A" w14:textId="5C76F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Buontempo, C. et al., 2018: What have we learnt from EUPORIAS climate service prototypes?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21–32, doi:</w:t>
      </w:r>
      <w:hyperlink r:id="rId205" w:history="1">
        <w:r w:rsidRPr="005D5915">
          <w:rPr>
            <w:rStyle w:val="Hyperlink"/>
            <w:rFonts w:cs="Times New Roman"/>
            <w:sz w:val="20"/>
            <w:szCs w:val="20"/>
            <w:lang w:val="en-US"/>
          </w:rPr>
          <w:t>10.1016/j.cliser.2017.06.003</w:t>
        </w:r>
      </w:hyperlink>
      <w:r w:rsidRPr="005D5915">
        <w:rPr>
          <w:rFonts w:cs="Times New Roman"/>
          <w:sz w:val="20"/>
          <w:szCs w:val="20"/>
          <w:lang w:val="en-GB"/>
        </w:rPr>
        <w:t>.</w:t>
      </w:r>
    </w:p>
    <w:p w14:paraId="5A6A0239" w14:textId="5E9062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Burls, N.J. et al., 2019: The Cape Town “Day Zero” drought and Hadley cell expansion.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27, doi:</w:t>
      </w:r>
      <w:hyperlink r:id="rId206" w:history="1">
        <w:r w:rsidRPr="005D5915">
          <w:rPr>
            <w:rStyle w:val="Hyperlink"/>
            <w:rFonts w:cs="Times New Roman"/>
            <w:sz w:val="20"/>
            <w:szCs w:val="20"/>
            <w:lang w:val="en-US"/>
          </w:rPr>
          <w:t>10.1038/s41612-019-0084-6</w:t>
        </w:r>
      </w:hyperlink>
      <w:r w:rsidRPr="005D5915">
        <w:rPr>
          <w:rFonts w:cs="Times New Roman"/>
          <w:sz w:val="20"/>
          <w:szCs w:val="20"/>
          <w:lang w:val="en-GB"/>
        </w:rPr>
        <w:t>.</w:t>
      </w:r>
    </w:p>
    <w:p w14:paraId="64152642" w14:textId="2F227A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Butler, A.H., D.W.J. Thompson, and R. Heikes, 2010: The Steady-State Atmospheric Circulation Response to Climate Change–like Thermal Forcings in a Simple General Circulation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23(13)</w:t>
      </w:r>
      <w:r w:rsidRPr="005D5915">
        <w:rPr>
          <w:rFonts w:cs="Times New Roman"/>
          <w:sz w:val="20"/>
          <w:szCs w:val="20"/>
          <w:lang w:val="en-GB"/>
        </w:rPr>
        <w:t>, 3474–3496, doi:</w:t>
      </w:r>
      <w:hyperlink r:id="rId207" w:history="1">
        <w:r w:rsidRPr="005D5915">
          <w:rPr>
            <w:rStyle w:val="Hyperlink"/>
            <w:rFonts w:cs="Times New Roman"/>
            <w:sz w:val="20"/>
            <w:szCs w:val="20"/>
            <w:lang w:val="en-US"/>
          </w:rPr>
          <w:t>10.1175/2010jcli3228.1</w:t>
        </w:r>
      </w:hyperlink>
      <w:r w:rsidRPr="005D5915">
        <w:rPr>
          <w:rFonts w:cs="Times New Roman"/>
          <w:sz w:val="20"/>
          <w:szCs w:val="20"/>
          <w:lang w:val="en-GB"/>
        </w:rPr>
        <w:t>.</w:t>
      </w:r>
    </w:p>
    <w:p w14:paraId="58C85772" w14:textId="7B143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Byrne, M.P. and P.A. O’Gorman, 2018: Trends in continental temperature and humidity directly linked to ocean warming.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115(19)</w:t>
      </w:r>
      <w:r w:rsidRPr="005D5915">
        <w:rPr>
          <w:rFonts w:cs="Times New Roman"/>
          <w:sz w:val="20"/>
          <w:szCs w:val="20"/>
          <w:lang w:val="en-GB"/>
        </w:rPr>
        <w:t>, 4863–4868, doi:</w:t>
      </w:r>
      <w:hyperlink r:id="rId208" w:history="1">
        <w:r w:rsidRPr="005D5915">
          <w:rPr>
            <w:rStyle w:val="Hyperlink"/>
            <w:rFonts w:cs="Times New Roman"/>
            <w:sz w:val="20"/>
            <w:szCs w:val="20"/>
            <w:lang w:val="en-US"/>
          </w:rPr>
          <w:t>10.1073/pnas.1722312115</w:t>
        </w:r>
      </w:hyperlink>
      <w:r w:rsidRPr="005D5915">
        <w:rPr>
          <w:rFonts w:cs="Times New Roman"/>
          <w:sz w:val="20"/>
          <w:szCs w:val="20"/>
          <w:lang w:val="en-GB"/>
        </w:rPr>
        <w:t>.</w:t>
      </w:r>
    </w:p>
    <w:p w14:paraId="50E195BD" w14:textId="7770D3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L. et al., 2018: The Polar WRF Downscaled Historical and Projected Twenty-First Century Climate for the Coast and Foothills of Arctic Alaska.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1–15, doi:</w:t>
      </w:r>
      <w:hyperlink r:id="rId209" w:history="1">
        <w:r w:rsidRPr="005D5915">
          <w:rPr>
            <w:rStyle w:val="Hyperlink"/>
            <w:rFonts w:cs="Times New Roman"/>
            <w:sz w:val="20"/>
            <w:szCs w:val="20"/>
            <w:lang w:val="en-US"/>
          </w:rPr>
          <w:t>10.3389/feart.2017.00111</w:t>
        </w:r>
      </w:hyperlink>
      <w:r w:rsidRPr="005D5915">
        <w:rPr>
          <w:rFonts w:cs="Times New Roman"/>
          <w:sz w:val="20"/>
          <w:szCs w:val="20"/>
          <w:lang w:val="en-GB"/>
        </w:rPr>
        <w:t>.</w:t>
      </w:r>
    </w:p>
    <w:p w14:paraId="3E7860D0" w14:textId="7E1B1F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P. et al., 2020: Numerical Study of the Interaction between Oasis and Urban Areas within an Arid Mountains-Desert System in Xinjiang, China.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85, doi:</w:t>
      </w:r>
      <w:hyperlink r:id="rId210" w:history="1">
        <w:r w:rsidRPr="005D5915">
          <w:rPr>
            <w:rStyle w:val="Hyperlink"/>
            <w:rFonts w:cs="Times New Roman"/>
            <w:sz w:val="20"/>
            <w:szCs w:val="20"/>
            <w:lang w:val="en-US"/>
          </w:rPr>
          <w:t>10.3390/atmos11010085</w:t>
        </w:r>
      </w:hyperlink>
      <w:r w:rsidRPr="005D5915">
        <w:rPr>
          <w:rFonts w:cs="Times New Roman"/>
          <w:sz w:val="20"/>
          <w:szCs w:val="20"/>
          <w:lang w:val="en-GB"/>
        </w:rPr>
        <w:t>.</w:t>
      </w:r>
    </w:p>
    <w:p w14:paraId="7185B0B7" w14:textId="3C7086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W. et al., 2018: Increased variability of eastern Pacific El Niño under greenhouse warming.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564(7735)</w:t>
      </w:r>
      <w:r w:rsidRPr="005D5915">
        <w:rPr>
          <w:rFonts w:cs="Times New Roman"/>
          <w:sz w:val="20"/>
          <w:szCs w:val="20"/>
          <w:lang w:val="en-GB"/>
        </w:rPr>
        <w:t>, 201–206, doi:</w:t>
      </w:r>
      <w:hyperlink r:id="rId211" w:history="1">
        <w:r w:rsidRPr="005D5915">
          <w:rPr>
            <w:rStyle w:val="Hyperlink"/>
            <w:rFonts w:cs="Times New Roman"/>
            <w:sz w:val="20"/>
            <w:szCs w:val="20"/>
            <w:lang w:val="en-US"/>
          </w:rPr>
          <w:t>10.1038/s41586-018-0776-9</w:t>
        </w:r>
      </w:hyperlink>
      <w:r w:rsidRPr="005D5915">
        <w:rPr>
          <w:rFonts w:cs="Times New Roman"/>
          <w:sz w:val="20"/>
          <w:szCs w:val="20"/>
          <w:lang w:val="en-GB"/>
        </w:rPr>
        <w:t>.</w:t>
      </w:r>
    </w:p>
    <w:p w14:paraId="43F1FB4A" w14:textId="1AFB77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Caillouet, L., J.-P. Vidal, E. Sauquet, and B. Graff, 2016: Probabilistic precipitation and temperature downscaling of the </w:t>
      </w:r>
      <w:r w:rsidRPr="005D5915">
        <w:rPr>
          <w:rFonts w:cs="Times New Roman"/>
          <w:sz w:val="20"/>
          <w:szCs w:val="20"/>
          <w:lang w:val="en-GB"/>
        </w:rPr>
        <w:lastRenderedPageBreak/>
        <w:t xml:space="preserve">Twentieth Century Reanalysis over France.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12(3)</w:t>
      </w:r>
      <w:r w:rsidRPr="005D5915">
        <w:rPr>
          <w:rFonts w:cs="Times New Roman"/>
          <w:sz w:val="20"/>
          <w:szCs w:val="20"/>
          <w:lang w:val="en-GB"/>
        </w:rPr>
        <w:t>, 635–662, doi:</w:t>
      </w:r>
      <w:hyperlink r:id="rId212" w:history="1">
        <w:r w:rsidRPr="005D5915">
          <w:rPr>
            <w:rStyle w:val="Hyperlink"/>
            <w:rFonts w:cs="Times New Roman"/>
            <w:sz w:val="20"/>
            <w:szCs w:val="20"/>
            <w:lang w:val="en-US"/>
          </w:rPr>
          <w:t>10.5194/cp-12-635-2016</w:t>
        </w:r>
      </w:hyperlink>
      <w:r w:rsidRPr="005D5915">
        <w:rPr>
          <w:rFonts w:cs="Times New Roman"/>
          <w:sz w:val="20"/>
          <w:szCs w:val="20"/>
          <w:lang w:val="en-GB"/>
        </w:rPr>
        <w:t>.</w:t>
      </w:r>
    </w:p>
    <w:p w14:paraId="3C2BC660" w14:textId="61B9F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Caillouet, L., J.-P. Vidal, E. Sauquet, B. Graff, and J.-M. Soubeyroux, 2019: SCOPE Climate: a 142-year daily high-resolution ensemble meteorological reconstruction dataset over France.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241–260, doi:</w:t>
      </w:r>
      <w:hyperlink r:id="rId213" w:history="1">
        <w:r w:rsidRPr="005D5915">
          <w:rPr>
            <w:rStyle w:val="Hyperlink"/>
            <w:rFonts w:cs="Times New Roman"/>
            <w:sz w:val="20"/>
            <w:szCs w:val="20"/>
            <w:lang w:val="en-US"/>
          </w:rPr>
          <w:t>10.5194/essd-11-241-2019</w:t>
        </w:r>
      </w:hyperlink>
      <w:r w:rsidRPr="005D5915">
        <w:rPr>
          <w:rFonts w:cs="Times New Roman"/>
          <w:sz w:val="20"/>
          <w:szCs w:val="20"/>
          <w:lang w:val="en-GB"/>
        </w:rPr>
        <w:t>.</w:t>
      </w:r>
    </w:p>
    <w:p w14:paraId="365FE318" w14:textId="5A68A8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Callahan, B., E. Miles, and D. Fluharty, 1999: Policy implications of climate forecasts for water resources management in the Pacific Northwest. </w:t>
      </w:r>
      <w:r w:rsidRPr="005D5915">
        <w:rPr>
          <w:rFonts w:cs="Times New Roman"/>
          <w:i/>
          <w:sz w:val="20"/>
          <w:szCs w:val="20"/>
          <w:lang w:val="en-GB"/>
        </w:rPr>
        <w:t>Policy Sciences</w:t>
      </w:r>
      <w:r w:rsidRPr="005D5915">
        <w:rPr>
          <w:rFonts w:cs="Times New Roman"/>
          <w:sz w:val="20"/>
          <w:szCs w:val="20"/>
          <w:lang w:val="en-GB"/>
        </w:rPr>
        <w:t xml:space="preserve">, </w:t>
      </w:r>
      <w:r w:rsidRPr="005D5915">
        <w:rPr>
          <w:rFonts w:cs="Times New Roman"/>
          <w:b/>
          <w:sz w:val="20"/>
          <w:szCs w:val="20"/>
          <w:lang w:val="en-GB"/>
        </w:rPr>
        <w:t>32(3)</w:t>
      </w:r>
      <w:r w:rsidRPr="005D5915">
        <w:rPr>
          <w:rFonts w:cs="Times New Roman"/>
          <w:sz w:val="20"/>
          <w:szCs w:val="20"/>
          <w:lang w:val="en-GB"/>
        </w:rPr>
        <w:t>, 269–293, doi:</w:t>
      </w:r>
      <w:hyperlink r:id="rId214" w:history="1">
        <w:r w:rsidRPr="005D5915">
          <w:rPr>
            <w:rStyle w:val="Hyperlink"/>
            <w:rFonts w:cs="Times New Roman"/>
            <w:sz w:val="20"/>
            <w:szCs w:val="20"/>
            <w:lang w:val="en-US"/>
          </w:rPr>
          <w:t>10.1023/1004604805647</w:t>
        </w:r>
      </w:hyperlink>
      <w:r w:rsidRPr="005D5915">
        <w:rPr>
          <w:rFonts w:cs="Times New Roman"/>
          <w:sz w:val="20"/>
          <w:szCs w:val="20"/>
          <w:lang w:val="en-GB"/>
        </w:rPr>
        <w:t>.</w:t>
      </w:r>
    </w:p>
    <w:p w14:paraId="7C24E4AF" w14:textId="55328A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Caluwaerts, S. et al., 2020: The urban climate of Ghent, Belgium: A case study combining a high-accuracy monitoring network with numerical simulations.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100565, doi:</w:t>
      </w:r>
      <w:hyperlink r:id="rId215" w:history="1">
        <w:r w:rsidRPr="005D5915">
          <w:rPr>
            <w:rStyle w:val="Hyperlink"/>
            <w:rFonts w:cs="Times New Roman"/>
            <w:sz w:val="20"/>
            <w:szCs w:val="20"/>
            <w:lang w:val="en-US"/>
          </w:rPr>
          <w:t>10.1016/j.uclim.2019.100565</w:t>
        </w:r>
      </w:hyperlink>
      <w:r w:rsidRPr="005D5915">
        <w:rPr>
          <w:rFonts w:cs="Times New Roman"/>
          <w:sz w:val="20"/>
          <w:szCs w:val="20"/>
          <w:lang w:val="en-GB"/>
        </w:rPr>
        <w:t>.</w:t>
      </w:r>
    </w:p>
    <w:p w14:paraId="0EE7106F" w14:textId="679B80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Camera, C., A. Bruggeman, P. Hadjinicolaou, S. Pashiardis, and M.A. Lange, 2014: Evaluation of interpolation techniques for the creation of gridded daily precipitation (1 × 1 km²); Cyprus, 1980–2010.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w:t>
      </w:r>
      <w:r w:rsidRPr="005D5915">
        <w:rPr>
          <w:rFonts w:cs="Times New Roman"/>
          <w:sz w:val="20"/>
          <w:szCs w:val="20"/>
          <w:lang w:val="en-GB"/>
        </w:rPr>
        <w:t>, 693–712, doi:</w:t>
      </w:r>
      <w:hyperlink r:id="rId216" w:history="1">
        <w:r w:rsidRPr="005D5915">
          <w:rPr>
            <w:rStyle w:val="Hyperlink"/>
            <w:rFonts w:cs="Times New Roman"/>
            <w:sz w:val="20"/>
            <w:szCs w:val="20"/>
            <w:lang w:val="en-US"/>
          </w:rPr>
          <w:t>10.1002/2013jd020611</w:t>
        </w:r>
      </w:hyperlink>
      <w:r w:rsidRPr="005D5915">
        <w:rPr>
          <w:rFonts w:cs="Times New Roman"/>
          <w:sz w:val="20"/>
          <w:szCs w:val="20"/>
          <w:lang w:val="en-GB"/>
        </w:rPr>
        <w:t>.</w:t>
      </w:r>
    </w:p>
    <w:p w14:paraId="53999D46" w14:textId="347371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Camilloni, I. and M. Barrucand, 2012: Temporal variability of the Buenos Aires, Argentina, urban heat island. </w:t>
      </w:r>
      <w:r w:rsidRPr="005D5915">
        <w:rPr>
          <w:rFonts w:cs="Times New Roman"/>
          <w:i/>
          <w:sz w:val="20"/>
          <w:szCs w:val="20"/>
          <w:lang w:val="en-GB"/>
        </w:rPr>
        <w:t>Theoretical and Applied Climatology</w:t>
      </w:r>
      <w:r w:rsidRPr="005D5915">
        <w:rPr>
          <w:rFonts w:cs="Times New Roman"/>
          <w:sz w:val="20"/>
          <w:szCs w:val="20"/>
          <w:lang w:val="en-GB"/>
        </w:rPr>
        <w:t>, doi:</w:t>
      </w:r>
      <w:hyperlink r:id="rId217" w:history="1">
        <w:r w:rsidRPr="005D5915">
          <w:rPr>
            <w:rStyle w:val="Hyperlink"/>
            <w:rFonts w:cs="Times New Roman"/>
            <w:sz w:val="20"/>
            <w:szCs w:val="20"/>
            <w:lang w:val="en-US"/>
          </w:rPr>
          <w:t>10.1007/s00704-011-0459-z</w:t>
        </w:r>
      </w:hyperlink>
      <w:r w:rsidRPr="005D5915">
        <w:rPr>
          <w:rFonts w:cs="Times New Roman"/>
          <w:sz w:val="20"/>
          <w:szCs w:val="20"/>
          <w:lang w:val="en-GB"/>
        </w:rPr>
        <w:t>.</w:t>
      </w:r>
    </w:p>
    <w:p w14:paraId="4BCE8D22" w14:textId="7B7662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Campbell, T.H. and A.C. Kay, 2014: Solution aversion: On the relation between ideology and motivated disbelief. </w:t>
      </w:r>
      <w:r w:rsidRPr="005D5915">
        <w:rPr>
          <w:rFonts w:cs="Times New Roman"/>
          <w:i/>
          <w:sz w:val="20"/>
          <w:szCs w:val="20"/>
          <w:lang w:val="en-GB"/>
        </w:rPr>
        <w:t>Journal of Personality and Social Psychology</w:t>
      </w:r>
      <w:r w:rsidRPr="005D5915">
        <w:rPr>
          <w:rFonts w:cs="Times New Roman"/>
          <w:sz w:val="20"/>
          <w:szCs w:val="20"/>
          <w:lang w:val="en-GB"/>
        </w:rPr>
        <w:t xml:space="preserve">, </w:t>
      </w:r>
      <w:r w:rsidRPr="005D5915">
        <w:rPr>
          <w:rFonts w:cs="Times New Roman"/>
          <w:b/>
          <w:sz w:val="20"/>
          <w:szCs w:val="20"/>
          <w:lang w:val="en-GB"/>
        </w:rPr>
        <w:t>107(5)</w:t>
      </w:r>
      <w:r w:rsidRPr="005D5915">
        <w:rPr>
          <w:rFonts w:cs="Times New Roman"/>
          <w:sz w:val="20"/>
          <w:szCs w:val="20"/>
          <w:lang w:val="en-GB"/>
        </w:rPr>
        <w:t>, 809–824, doi:</w:t>
      </w:r>
      <w:hyperlink r:id="rId218" w:history="1">
        <w:r w:rsidRPr="005D5915">
          <w:rPr>
            <w:rStyle w:val="Hyperlink"/>
            <w:rFonts w:cs="Times New Roman"/>
            <w:sz w:val="20"/>
            <w:szCs w:val="20"/>
            <w:lang w:val="en-US"/>
          </w:rPr>
          <w:t>10.1037/a0037963</w:t>
        </w:r>
      </w:hyperlink>
      <w:r w:rsidRPr="005D5915">
        <w:rPr>
          <w:rFonts w:cs="Times New Roman"/>
          <w:sz w:val="20"/>
          <w:szCs w:val="20"/>
          <w:lang w:val="en-GB"/>
        </w:rPr>
        <w:t>.</w:t>
      </w:r>
    </w:p>
    <w:p w14:paraId="07A04305" w14:textId="2C099D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2016: Multivariate Bias Correction of Climate Model Output: Matching Marginal Distributions and Intervariable Dependence Structure.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29(19)</w:t>
      </w:r>
      <w:r w:rsidRPr="005D5915">
        <w:rPr>
          <w:rFonts w:cs="Times New Roman"/>
          <w:sz w:val="20"/>
          <w:szCs w:val="20"/>
          <w:lang w:val="en-GB"/>
        </w:rPr>
        <w:t>, 7045–7064, doi:</w:t>
      </w:r>
      <w:hyperlink r:id="rId219" w:history="1">
        <w:r w:rsidRPr="005D5915">
          <w:rPr>
            <w:rStyle w:val="Hyperlink"/>
            <w:rFonts w:cs="Times New Roman"/>
            <w:sz w:val="20"/>
            <w:szCs w:val="20"/>
            <w:lang w:val="en-US"/>
          </w:rPr>
          <w:t>10.1175/jcli-d-15-0679.1</w:t>
        </w:r>
      </w:hyperlink>
      <w:r w:rsidRPr="005D5915">
        <w:rPr>
          <w:rFonts w:cs="Times New Roman"/>
          <w:sz w:val="20"/>
          <w:szCs w:val="20"/>
          <w:lang w:val="en-GB"/>
        </w:rPr>
        <w:t>.</w:t>
      </w:r>
    </w:p>
    <w:p w14:paraId="07E30F93" w14:textId="69A63A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2018: Multivariate quantile mapping bias correction: an N-dimensional probability density function transform for climate model simulations of multiple variables.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50(1–2)</w:t>
      </w:r>
      <w:r w:rsidRPr="005D5915">
        <w:rPr>
          <w:rFonts w:cs="Times New Roman"/>
          <w:sz w:val="20"/>
          <w:szCs w:val="20"/>
          <w:lang w:val="en-GB"/>
        </w:rPr>
        <w:t>, 31–49, doi:</w:t>
      </w:r>
      <w:hyperlink r:id="rId220" w:history="1">
        <w:r w:rsidRPr="005D5915">
          <w:rPr>
            <w:rStyle w:val="Hyperlink"/>
            <w:rFonts w:cs="Times New Roman"/>
            <w:sz w:val="20"/>
            <w:szCs w:val="20"/>
            <w:lang w:val="en-US"/>
          </w:rPr>
          <w:t>10.1007/s00382-017-3580-6</w:t>
        </w:r>
      </w:hyperlink>
      <w:r w:rsidRPr="005D5915">
        <w:rPr>
          <w:rFonts w:cs="Times New Roman"/>
          <w:sz w:val="20"/>
          <w:szCs w:val="20"/>
          <w:lang w:val="en-GB"/>
        </w:rPr>
        <w:t>.</w:t>
      </w:r>
    </w:p>
    <w:p w14:paraId="2923780C" w14:textId="1B8634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2020: Reductions in daily continental-scale atmospheric circulation biases between generations of global climate models: CMIP5 to CMIP6.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064006, doi:</w:t>
      </w:r>
      <w:hyperlink r:id="rId221" w:history="1">
        <w:r w:rsidRPr="005D5915">
          <w:rPr>
            <w:rStyle w:val="Hyperlink"/>
            <w:rFonts w:cs="Times New Roman"/>
            <w:sz w:val="20"/>
            <w:szCs w:val="20"/>
            <w:lang w:val="en-US"/>
          </w:rPr>
          <w:t>10.1088/1748-9326/ab7e4f</w:t>
        </w:r>
      </w:hyperlink>
      <w:r w:rsidRPr="005D5915">
        <w:rPr>
          <w:rFonts w:cs="Times New Roman"/>
          <w:sz w:val="20"/>
          <w:szCs w:val="20"/>
          <w:lang w:val="en-GB"/>
        </w:rPr>
        <w:t>.</w:t>
      </w:r>
    </w:p>
    <w:p w14:paraId="06978B81" w14:textId="52EB5C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S.R. Sobie, and T.Q. Murdock, 2015: Bias Correction of GCM Precipitation by Quantile Mapping: How Well Do Methods Preserve Changes in Quantiles and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6938–6959, doi:</w:t>
      </w:r>
      <w:hyperlink r:id="rId222" w:history="1">
        <w:r w:rsidRPr="005D5915">
          <w:rPr>
            <w:rStyle w:val="Hyperlink"/>
            <w:rFonts w:cs="Times New Roman"/>
            <w:sz w:val="20"/>
            <w:szCs w:val="20"/>
            <w:lang w:val="en-US"/>
          </w:rPr>
          <w:t>10.1175/jcli-d-14-00754.1</w:t>
        </w:r>
      </w:hyperlink>
      <w:r w:rsidRPr="005D5915">
        <w:rPr>
          <w:rFonts w:cs="Times New Roman"/>
          <w:sz w:val="20"/>
          <w:szCs w:val="20"/>
          <w:lang w:val="en-GB"/>
        </w:rPr>
        <w:t>.</w:t>
      </w:r>
    </w:p>
    <w:p w14:paraId="2A4A7899" w14:textId="5D18E6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D., F. Huang, and X. Qie, 2014: Development and Evaluation of detection algorithm for FY-4 Geostationary Lightning Imager (GLI) measurement. In: </w:t>
      </w:r>
      <w:r w:rsidRPr="005D5915">
        <w:rPr>
          <w:rFonts w:cs="Times New Roman"/>
          <w:i/>
          <w:sz w:val="20"/>
          <w:szCs w:val="20"/>
          <w:lang w:val="en-GB"/>
        </w:rPr>
        <w:t>Proceedings of XV International Conference on Atmospheric Electricity, Norman, OK, USA</w:t>
      </w:r>
      <w:r w:rsidRPr="005D5915">
        <w:rPr>
          <w:rFonts w:cs="Times New Roman"/>
          <w:sz w:val="20"/>
          <w:szCs w:val="20"/>
          <w:lang w:val="en-GB"/>
        </w:rPr>
        <w:t>. pp. 1–6.</w:t>
      </w:r>
    </w:p>
    <w:p w14:paraId="1F5B7B80" w14:textId="460C5E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L., L. Duan, G. Bala, and K. Caldeira, 2016a: Simulated long-term climate response to idealized solar geoengineering.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2209–2217, doi:</w:t>
      </w:r>
      <w:hyperlink r:id="rId223" w:history="1">
        <w:r w:rsidRPr="005D5915">
          <w:rPr>
            <w:rStyle w:val="Hyperlink"/>
            <w:rFonts w:cs="Times New Roman"/>
            <w:sz w:val="20"/>
            <w:szCs w:val="20"/>
            <w:lang w:val="en-US"/>
          </w:rPr>
          <w:t>10.1002/2016gl068079</w:t>
        </w:r>
      </w:hyperlink>
      <w:r w:rsidRPr="005D5915">
        <w:rPr>
          <w:rFonts w:cs="Times New Roman"/>
          <w:sz w:val="20"/>
          <w:szCs w:val="20"/>
          <w:lang w:val="en-GB"/>
        </w:rPr>
        <w:t>.</w:t>
      </w:r>
    </w:p>
    <w:p w14:paraId="63957815" w14:textId="32988B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L., Y. Zhu, G. Tang, F. Yuan, and Z. Yan, 2016b: Climatic warming in China according to a homogenized data set from 2419 stations.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36(13)</w:t>
      </w:r>
      <w:r w:rsidRPr="005D5915">
        <w:rPr>
          <w:rFonts w:cs="Times New Roman"/>
          <w:sz w:val="20"/>
          <w:szCs w:val="20"/>
          <w:lang w:val="en-GB"/>
        </w:rPr>
        <w:t>, 4384–4392, doi:</w:t>
      </w:r>
      <w:hyperlink r:id="rId224" w:history="1">
        <w:r w:rsidRPr="005D5915">
          <w:rPr>
            <w:rStyle w:val="Hyperlink"/>
            <w:rFonts w:cs="Times New Roman"/>
            <w:sz w:val="20"/>
            <w:szCs w:val="20"/>
            <w:lang w:val="en-US"/>
          </w:rPr>
          <w:t>10.1002/joc.4639</w:t>
        </w:r>
      </w:hyperlink>
      <w:r w:rsidRPr="005D5915">
        <w:rPr>
          <w:rFonts w:cs="Times New Roman"/>
          <w:sz w:val="20"/>
          <w:szCs w:val="20"/>
          <w:lang w:val="en-GB"/>
        </w:rPr>
        <w:t>.</w:t>
      </w:r>
    </w:p>
    <w:p w14:paraId="2124F6AB" w14:textId="7AA178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Capotondi, A. et al., 2015: Understanding ENSO Diversity.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96(6)</w:t>
      </w:r>
      <w:r w:rsidRPr="005D5915">
        <w:rPr>
          <w:rFonts w:cs="Times New Roman"/>
          <w:sz w:val="20"/>
          <w:szCs w:val="20"/>
          <w:lang w:val="en-GB"/>
        </w:rPr>
        <w:t>, 921–938, doi:</w:t>
      </w:r>
      <w:hyperlink r:id="rId225" w:history="1">
        <w:r w:rsidRPr="005D5915">
          <w:rPr>
            <w:rStyle w:val="Hyperlink"/>
            <w:rFonts w:cs="Times New Roman"/>
            <w:sz w:val="20"/>
            <w:szCs w:val="20"/>
            <w:lang w:val="en-US"/>
          </w:rPr>
          <w:t>10.1175/bams-d-13-00117.1</w:t>
        </w:r>
      </w:hyperlink>
      <w:r w:rsidRPr="005D5915">
        <w:rPr>
          <w:rFonts w:cs="Times New Roman"/>
          <w:sz w:val="20"/>
          <w:szCs w:val="20"/>
          <w:lang w:val="en-GB"/>
        </w:rPr>
        <w:t>.</w:t>
      </w:r>
    </w:p>
    <w:p w14:paraId="1F914B8A" w14:textId="21E821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Cardoso, R.M., P.M.M. Soares, D.C.A. Lima, and A. Semedo, 2016: The impact of climate change on the Iberian low-level wind jet: EURO-CORDEX regional climate simulation.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29005, doi:</w:t>
      </w:r>
      <w:hyperlink r:id="rId226" w:history="1">
        <w:r w:rsidRPr="005D5915">
          <w:rPr>
            <w:rStyle w:val="Hyperlink"/>
            <w:rFonts w:cs="Times New Roman"/>
            <w:sz w:val="20"/>
            <w:szCs w:val="20"/>
            <w:lang w:val="en-US"/>
          </w:rPr>
          <w:t>10.3402/tellusa.v68.29005</w:t>
        </w:r>
      </w:hyperlink>
      <w:r w:rsidRPr="005D5915">
        <w:rPr>
          <w:rFonts w:cs="Times New Roman"/>
          <w:sz w:val="20"/>
          <w:szCs w:val="20"/>
          <w:lang w:val="en-GB"/>
        </w:rPr>
        <w:t>.</w:t>
      </w:r>
    </w:p>
    <w:p w14:paraId="6152BBB3" w14:textId="280BB2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Careto, J.A.M., R.M. Cardoso, P.M.M. Soares, and R.M. Trigo, 2018: Land-Atmosphere Coupling in CORDEX-Africa: Hindcast Regional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123(19)</w:t>
      </w:r>
      <w:r w:rsidRPr="005D5915">
        <w:rPr>
          <w:rFonts w:cs="Times New Roman"/>
          <w:sz w:val="20"/>
          <w:szCs w:val="20"/>
          <w:lang w:val="en-GB"/>
        </w:rPr>
        <w:t>, 11,048–11,067, doi:</w:t>
      </w:r>
      <w:hyperlink r:id="rId227" w:history="1">
        <w:r w:rsidRPr="005D5915">
          <w:rPr>
            <w:rStyle w:val="Hyperlink"/>
            <w:rFonts w:cs="Times New Roman"/>
            <w:sz w:val="20"/>
            <w:szCs w:val="20"/>
            <w:lang w:val="en-US"/>
          </w:rPr>
          <w:t>10.1029/2018jd028378</w:t>
        </w:r>
      </w:hyperlink>
      <w:r w:rsidRPr="005D5915">
        <w:rPr>
          <w:rFonts w:cs="Times New Roman"/>
          <w:sz w:val="20"/>
          <w:szCs w:val="20"/>
          <w:lang w:val="en-GB"/>
        </w:rPr>
        <w:t>.</w:t>
      </w:r>
    </w:p>
    <w:p w14:paraId="63D5DAF3" w14:textId="5BBC1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Casanueva, A., J. Bedia, S. Herrera, J. Fernández, and J.M. Gutiérrez, 2018: Direct and component-wise bias correction of multi-variate climate indices: the percentile adjustment function diagnostic tool.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147(3–4)</w:t>
      </w:r>
      <w:r w:rsidRPr="005D5915">
        <w:rPr>
          <w:rFonts w:cs="Times New Roman"/>
          <w:sz w:val="20"/>
          <w:szCs w:val="20"/>
          <w:lang w:val="en-GB"/>
        </w:rPr>
        <w:t>, 411–425, doi:</w:t>
      </w:r>
      <w:hyperlink r:id="rId228" w:history="1">
        <w:r w:rsidRPr="005D5915">
          <w:rPr>
            <w:rStyle w:val="Hyperlink"/>
            <w:rFonts w:cs="Times New Roman"/>
            <w:sz w:val="20"/>
            <w:szCs w:val="20"/>
            <w:lang w:val="en-US"/>
          </w:rPr>
          <w:t>10.1007/s10584-018-2167-5</w:t>
        </w:r>
      </w:hyperlink>
      <w:r w:rsidRPr="005D5915">
        <w:rPr>
          <w:rFonts w:cs="Times New Roman"/>
          <w:sz w:val="20"/>
          <w:szCs w:val="20"/>
          <w:lang w:val="en-GB"/>
        </w:rPr>
        <w:t>.</w:t>
      </w:r>
    </w:p>
    <w:p w14:paraId="59F35B46" w14:textId="4FDD77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Casanueva, A. et al., 2020: Testing bias adjustment methods for regional climate change applications under observational uncertainty and resolution mismatch.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21(7)</w:t>
      </w:r>
      <w:r w:rsidRPr="005D5915">
        <w:rPr>
          <w:rFonts w:cs="Times New Roman"/>
          <w:sz w:val="20"/>
          <w:szCs w:val="20"/>
          <w:lang w:val="en-GB"/>
        </w:rPr>
        <w:t>, doi:</w:t>
      </w:r>
      <w:hyperlink r:id="rId229" w:history="1">
        <w:r w:rsidRPr="005D5915">
          <w:rPr>
            <w:rStyle w:val="Hyperlink"/>
            <w:rFonts w:cs="Times New Roman"/>
            <w:sz w:val="20"/>
            <w:szCs w:val="20"/>
            <w:lang w:val="en-US"/>
          </w:rPr>
          <w:t>10.1002/asl.978</w:t>
        </w:r>
      </w:hyperlink>
      <w:r w:rsidRPr="005D5915">
        <w:rPr>
          <w:rFonts w:cs="Times New Roman"/>
          <w:sz w:val="20"/>
          <w:szCs w:val="20"/>
          <w:lang w:val="en-GB"/>
        </w:rPr>
        <w:t>.</w:t>
      </w:r>
    </w:p>
    <w:p w14:paraId="7E403C6D" w14:textId="2262A3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Cash, D.W. et al., 2003: Knowledge Systems for Sustainable Development.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100</w:t>
      </w:r>
      <w:r w:rsidRPr="005D5915">
        <w:rPr>
          <w:rFonts w:cs="Times New Roman"/>
          <w:sz w:val="20"/>
          <w:szCs w:val="20"/>
          <w:lang w:val="en-GB"/>
        </w:rPr>
        <w:t>, 8086–8091, doi:</w:t>
      </w:r>
      <w:hyperlink r:id="rId230" w:history="1">
        <w:r w:rsidRPr="005D5915">
          <w:rPr>
            <w:rStyle w:val="Hyperlink"/>
            <w:rFonts w:cs="Times New Roman"/>
            <w:sz w:val="20"/>
            <w:szCs w:val="20"/>
            <w:lang w:val="en-US"/>
          </w:rPr>
          <w:t>10.1073/pnas.1231332100</w:t>
        </w:r>
      </w:hyperlink>
      <w:r w:rsidRPr="005D5915">
        <w:rPr>
          <w:rFonts w:cs="Times New Roman"/>
          <w:sz w:val="20"/>
          <w:szCs w:val="20"/>
          <w:lang w:val="en-GB"/>
        </w:rPr>
        <w:t>.</w:t>
      </w:r>
    </w:p>
    <w:p w14:paraId="3D225811" w14:textId="032AC4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Castruccio, S., Z. Hu, B. Sanderson, A. Karspeck, and D. Hammerling, 2019: Reproducing Internal Variability with Few Ensemble Runs.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32(24)</w:t>
      </w:r>
      <w:r w:rsidRPr="005D5915">
        <w:rPr>
          <w:rFonts w:cs="Times New Roman"/>
          <w:sz w:val="20"/>
          <w:szCs w:val="20"/>
          <w:lang w:val="en-GB"/>
        </w:rPr>
        <w:t>, 8511–8522, doi:</w:t>
      </w:r>
      <w:hyperlink r:id="rId231" w:history="1">
        <w:r w:rsidRPr="005D5915">
          <w:rPr>
            <w:rStyle w:val="Hyperlink"/>
            <w:rFonts w:cs="Times New Roman"/>
            <w:sz w:val="20"/>
            <w:szCs w:val="20"/>
            <w:lang w:val="en-US"/>
          </w:rPr>
          <w:t>10.1175/jcli-d-19-0280.1</w:t>
        </w:r>
      </w:hyperlink>
      <w:r w:rsidRPr="005D5915">
        <w:rPr>
          <w:rFonts w:cs="Times New Roman"/>
          <w:sz w:val="20"/>
          <w:szCs w:val="20"/>
          <w:lang w:val="en-GB"/>
        </w:rPr>
        <w:t>.</w:t>
      </w:r>
    </w:p>
    <w:p w14:paraId="1ACB7AD5" w14:textId="384A7C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Cattiaux, J. and C. Cassou, 2013: Opposite CMIP3/CMIP5 trends in the wintertime Northern Annular Mode explained by combined local sea ice and remote tropical influences.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40(14)</w:t>
      </w:r>
      <w:r w:rsidRPr="005D5915">
        <w:rPr>
          <w:rFonts w:cs="Times New Roman"/>
          <w:sz w:val="20"/>
          <w:szCs w:val="20"/>
          <w:lang w:val="en-GB"/>
        </w:rPr>
        <w:t>, 3682–3687, doi:</w:t>
      </w:r>
      <w:hyperlink r:id="rId232" w:history="1">
        <w:r w:rsidRPr="005D5915">
          <w:rPr>
            <w:rStyle w:val="Hyperlink"/>
            <w:rFonts w:cs="Times New Roman"/>
            <w:sz w:val="20"/>
            <w:szCs w:val="20"/>
            <w:lang w:val="en-US"/>
          </w:rPr>
          <w:t>10.1002/grl.50643</w:t>
        </w:r>
      </w:hyperlink>
      <w:r w:rsidRPr="005D5915">
        <w:rPr>
          <w:rFonts w:cs="Times New Roman"/>
          <w:sz w:val="20"/>
          <w:szCs w:val="20"/>
          <w:lang w:val="en-GB"/>
        </w:rPr>
        <w:t>.</w:t>
      </w:r>
    </w:p>
    <w:p w14:paraId="1C972281" w14:textId="17378A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Catto, J.L., C. Jakob, and N. Nicholls, 2015: Can the CMIP5 models represent winter frontal precipitation?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42(20)</w:t>
      </w:r>
      <w:r w:rsidRPr="005D5915">
        <w:rPr>
          <w:rFonts w:cs="Times New Roman"/>
          <w:sz w:val="20"/>
          <w:szCs w:val="20"/>
          <w:lang w:val="en-GB"/>
        </w:rPr>
        <w:t>, 8596–8604, doi:</w:t>
      </w:r>
      <w:hyperlink r:id="rId233" w:history="1">
        <w:r w:rsidRPr="005D5915">
          <w:rPr>
            <w:rStyle w:val="Hyperlink"/>
            <w:rFonts w:cs="Times New Roman"/>
            <w:sz w:val="20"/>
            <w:szCs w:val="20"/>
            <w:lang w:val="en-US"/>
          </w:rPr>
          <w:t>10.1002/2015gl066015</w:t>
        </w:r>
      </w:hyperlink>
      <w:r w:rsidRPr="005D5915">
        <w:rPr>
          <w:rFonts w:cs="Times New Roman"/>
          <w:sz w:val="20"/>
          <w:szCs w:val="20"/>
          <w:lang w:val="en-GB"/>
        </w:rPr>
        <w:t>.</w:t>
      </w:r>
    </w:p>
    <w:p w14:paraId="48DA5183" w14:textId="1CED3B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Catto, J.L., N. Nicholls, C. Jakob, and K.L. Shelton, 2014: Atmospheric fronts in current and future climates.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41(21)</w:t>
      </w:r>
      <w:r w:rsidRPr="005D5915">
        <w:rPr>
          <w:rFonts w:cs="Times New Roman"/>
          <w:sz w:val="20"/>
          <w:szCs w:val="20"/>
          <w:lang w:val="en-GB"/>
        </w:rPr>
        <w:t>, 7642–7650, doi:</w:t>
      </w:r>
      <w:hyperlink r:id="rId234" w:history="1">
        <w:r w:rsidRPr="005D5915">
          <w:rPr>
            <w:rStyle w:val="Hyperlink"/>
            <w:rFonts w:cs="Times New Roman"/>
            <w:sz w:val="20"/>
            <w:szCs w:val="20"/>
            <w:lang w:val="en-US"/>
          </w:rPr>
          <w:t>10.1002/2014gl061943</w:t>
        </w:r>
      </w:hyperlink>
      <w:r w:rsidRPr="005D5915">
        <w:rPr>
          <w:rFonts w:cs="Times New Roman"/>
          <w:sz w:val="20"/>
          <w:szCs w:val="20"/>
          <w:lang w:val="en-GB"/>
        </w:rPr>
        <w:t>.</w:t>
      </w:r>
    </w:p>
    <w:p w14:paraId="5421E0E6" w14:textId="77FA01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Cavazos, T. et al., 2019: Climatic trends and regional climate models intercomparison over the CORDEX-CAM (Central America, Caribbean, and Mexico) domain. </w:t>
      </w:r>
      <w:r w:rsidRPr="005D5915">
        <w:rPr>
          <w:rFonts w:cs="Times New Roman"/>
          <w:i/>
          <w:sz w:val="20"/>
          <w:szCs w:val="20"/>
          <w:lang w:val="en-GB"/>
        </w:rPr>
        <w:t>International Journal of Climatology</w:t>
      </w:r>
      <w:r w:rsidRPr="005D5915">
        <w:rPr>
          <w:rFonts w:cs="Times New Roman"/>
          <w:sz w:val="20"/>
          <w:szCs w:val="20"/>
          <w:lang w:val="en-GB"/>
        </w:rPr>
        <w:t>, joc.6276, doi:</w:t>
      </w:r>
      <w:hyperlink r:id="rId235" w:history="1">
        <w:r w:rsidRPr="005D5915">
          <w:rPr>
            <w:rStyle w:val="Hyperlink"/>
            <w:rFonts w:cs="Times New Roman"/>
            <w:sz w:val="20"/>
            <w:szCs w:val="20"/>
            <w:lang w:val="en-US"/>
          </w:rPr>
          <w:t>10.1002/joc.6276</w:t>
        </w:r>
      </w:hyperlink>
      <w:r w:rsidRPr="005D5915">
        <w:rPr>
          <w:rFonts w:cs="Times New Roman"/>
          <w:sz w:val="20"/>
          <w:szCs w:val="20"/>
          <w:lang w:val="en-GB"/>
        </w:rPr>
        <w:t>.</w:t>
      </w:r>
    </w:p>
    <w:p w14:paraId="4D083D99" w14:textId="290379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Cavicchia, L., H. von Storch, and S. Gualdi, 2014: A long-term climatology of medicanes.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43(5–6)</w:t>
      </w:r>
      <w:r w:rsidRPr="005D5915">
        <w:rPr>
          <w:rFonts w:cs="Times New Roman"/>
          <w:sz w:val="20"/>
          <w:szCs w:val="20"/>
          <w:lang w:val="en-GB"/>
        </w:rPr>
        <w:t xml:space="preserve">, </w:t>
      </w:r>
      <w:r w:rsidRPr="005D5915">
        <w:rPr>
          <w:rFonts w:cs="Times New Roman"/>
          <w:sz w:val="20"/>
          <w:szCs w:val="20"/>
          <w:lang w:val="en-GB"/>
        </w:rPr>
        <w:lastRenderedPageBreak/>
        <w:t>1183–1195, doi:</w:t>
      </w:r>
      <w:hyperlink r:id="rId236" w:history="1">
        <w:r w:rsidRPr="005D5915">
          <w:rPr>
            <w:rStyle w:val="Hyperlink"/>
            <w:rFonts w:cs="Times New Roman"/>
            <w:sz w:val="20"/>
            <w:szCs w:val="20"/>
            <w:lang w:val="en-US"/>
          </w:rPr>
          <w:t>10.1007/s00382-013-1893-7</w:t>
        </w:r>
      </w:hyperlink>
      <w:r w:rsidRPr="005D5915">
        <w:rPr>
          <w:rFonts w:cs="Times New Roman"/>
          <w:sz w:val="20"/>
          <w:szCs w:val="20"/>
          <w:lang w:val="en-GB"/>
        </w:rPr>
        <w:t>.</w:t>
      </w:r>
    </w:p>
    <w:p w14:paraId="0562963E" w14:textId="1A50B2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Cayan, D. et al., 2013: Future climate: Projected average. In: </w:t>
      </w:r>
      <w:r w:rsidRPr="005D5915">
        <w:rPr>
          <w:rFonts w:cs="Times New Roman"/>
          <w:i/>
          <w:sz w:val="20"/>
          <w:szCs w:val="20"/>
          <w:lang w:val="en-GB"/>
        </w:rPr>
        <w:t>Assessment of Climate Change in the Southwest United States: A Report Prepared for the National Climate Assessment</w:t>
      </w:r>
      <w:r w:rsidRPr="005D5915">
        <w:rPr>
          <w:rFonts w:cs="Times New Roman"/>
          <w:sz w:val="20"/>
          <w:szCs w:val="20"/>
          <w:lang w:val="en-GB"/>
        </w:rPr>
        <w:t xml:space="preserve"> [Garfin, G., A. Jardine, R. Merideth, M. Black, and S. LeRoy (eds.)]. A report by the Southwest Climate Alliance. Island Press, Washington, DC, USA, pp. 101–125, doi:</w:t>
      </w:r>
      <w:hyperlink r:id="rId237" w:history="1">
        <w:r w:rsidRPr="005D5915">
          <w:rPr>
            <w:rStyle w:val="Hyperlink"/>
            <w:rFonts w:cs="Times New Roman"/>
            <w:sz w:val="20"/>
            <w:szCs w:val="20"/>
            <w:lang w:val="en-US"/>
          </w:rPr>
          <w:t>10.5822/978-1-61091-484-0_6</w:t>
        </w:r>
      </w:hyperlink>
      <w:r w:rsidRPr="005D5915">
        <w:rPr>
          <w:rFonts w:cs="Times New Roman"/>
          <w:sz w:val="20"/>
          <w:szCs w:val="20"/>
          <w:lang w:val="en-GB"/>
        </w:rPr>
        <w:t>.</w:t>
      </w:r>
    </w:p>
    <w:p w14:paraId="24DCE4B1" w14:textId="3A794B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Ceppi, P. and T.G. Shepherd, 2019: The Role of the Stratospheric Polar Vortex for the Austral Jet Response to Greenhouse Gas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6972–6979, doi:</w:t>
      </w:r>
      <w:hyperlink r:id="rId238" w:history="1">
        <w:r w:rsidRPr="005D5915">
          <w:rPr>
            <w:rStyle w:val="Hyperlink"/>
            <w:rFonts w:cs="Times New Roman"/>
            <w:sz w:val="20"/>
            <w:szCs w:val="20"/>
            <w:lang w:val="en-US"/>
          </w:rPr>
          <w:t>10.1029/2019gl082883</w:t>
        </w:r>
      </w:hyperlink>
      <w:r w:rsidRPr="005D5915">
        <w:rPr>
          <w:rFonts w:cs="Times New Roman"/>
          <w:sz w:val="20"/>
          <w:szCs w:val="20"/>
          <w:lang w:val="en-GB"/>
        </w:rPr>
        <w:t>.</w:t>
      </w:r>
    </w:p>
    <w:p w14:paraId="5A433907" w14:textId="4D3C93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Ceppi, P., G. Zappa, T.G. Shepherd, and J.M. Gregory, 2018: Fast and Slow Components of the Extratropical Atmospheric Circulation Response to CO2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31(3)</w:t>
      </w:r>
      <w:r w:rsidRPr="005D5915">
        <w:rPr>
          <w:rFonts w:cs="Times New Roman"/>
          <w:sz w:val="20"/>
          <w:szCs w:val="20"/>
          <w:lang w:val="en-GB"/>
        </w:rPr>
        <w:t>, 1091–1105, doi:</w:t>
      </w:r>
      <w:hyperlink r:id="rId239" w:history="1">
        <w:r w:rsidRPr="005D5915">
          <w:rPr>
            <w:rStyle w:val="Hyperlink"/>
            <w:rFonts w:cs="Times New Roman"/>
            <w:sz w:val="20"/>
            <w:szCs w:val="20"/>
            <w:lang w:val="en-US"/>
          </w:rPr>
          <w:t>10.1175/jcli-d-17-0323.1</w:t>
        </w:r>
      </w:hyperlink>
      <w:r w:rsidRPr="005D5915">
        <w:rPr>
          <w:rFonts w:cs="Times New Roman"/>
          <w:sz w:val="20"/>
          <w:szCs w:val="20"/>
          <w:lang w:val="en-GB"/>
        </w:rPr>
        <w:t>.</w:t>
      </w:r>
    </w:p>
    <w:p w14:paraId="2804557A" w14:textId="32B50A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Chadwick, R. and P. Good, 2013: Understanding nonlinear tropical precipitation responses to CO2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40(18)</w:t>
      </w:r>
      <w:r w:rsidRPr="005D5915">
        <w:rPr>
          <w:rFonts w:cs="Times New Roman"/>
          <w:sz w:val="20"/>
          <w:szCs w:val="20"/>
          <w:lang w:val="en-GB"/>
        </w:rPr>
        <w:t>, 4911–4915, doi:</w:t>
      </w:r>
      <w:hyperlink r:id="rId240" w:history="1">
        <w:r w:rsidRPr="005D5915">
          <w:rPr>
            <w:rStyle w:val="Hyperlink"/>
            <w:rFonts w:cs="Times New Roman"/>
            <w:sz w:val="20"/>
            <w:szCs w:val="20"/>
            <w:lang w:val="en-US"/>
          </w:rPr>
          <w:t>10.1002/grl.50932</w:t>
        </w:r>
      </w:hyperlink>
      <w:r w:rsidRPr="005D5915">
        <w:rPr>
          <w:rFonts w:cs="Times New Roman"/>
          <w:sz w:val="20"/>
          <w:szCs w:val="20"/>
          <w:lang w:val="en-GB"/>
        </w:rPr>
        <w:t>.</w:t>
      </w:r>
    </w:p>
    <w:p w14:paraId="664EE045" w14:textId="67E50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Challinor, A., J. Slingo, A. Turner, and T. Wheeler, 2006: </w:t>
      </w:r>
      <w:r w:rsidRPr="005D5915">
        <w:rPr>
          <w:rFonts w:cs="Times New Roman"/>
          <w:i/>
          <w:sz w:val="20"/>
          <w:szCs w:val="20"/>
          <w:lang w:val="en-GB"/>
        </w:rPr>
        <w:t>Indian Monsoon: Contribution to the Stern Review</w:t>
      </w:r>
      <w:r w:rsidRPr="005D5915">
        <w:rPr>
          <w:rFonts w:cs="Times New Roman"/>
          <w:sz w:val="20"/>
          <w:szCs w:val="20"/>
          <w:lang w:val="en-GB"/>
        </w:rPr>
        <w:t>. University of Reading, Reading, UK, 3 pp.</w:t>
      </w:r>
    </w:p>
    <w:p w14:paraId="598CA0FB" w14:textId="06EEA4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E.J. Kendon, H.J. Fowler, S. Blenkinsop, and N.M. Roberts, 2014a: Projected increases in summer and winter UK sub-daily precipitation extremes from high-resolution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084019, doi:</w:t>
      </w:r>
      <w:hyperlink r:id="rId241" w:history="1">
        <w:r w:rsidRPr="005D5915">
          <w:rPr>
            <w:rStyle w:val="Hyperlink"/>
            <w:rFonts w:cs="Times New Roman"/>
            <w:sz w:val="20"/>
            <w:szCs w:val="20"/>
            <w:lang w:val="en-US"/>
          </w:rPr>
          <w:t>10.1088/1748-9326/9/8/084019</w:t>
        </w:r>
      </w:hyperlink>
      <w:r w:rsidRPr="005D5915">
        <w:rPr>
          <w:rFonts w:cs="Times New Roman"/>
          <w:sz w:val="20"/>
          <w:szCs w:val="20"/>
          <w:lang w:val="en-GB"/>
        </w:rPr>
        <w:t>.</w:t>
      </w:r>
    </w:p>
    <w:p w14:paraId="0C278967" w14:textId="0AAAC1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et al., 2014b: The value of high-resolution Met Office regional climate models in the simulation of multihourly precipitation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27(16)</w:t>
      </w:r>
      <w:r w:rsidRPr="005D5915">
        <w:rPr>
          <w:rFonts w:cs="Times New Roman"/>
          <w:sz w:val="20"/>
          <w:szCs w:val="20"/>
          <w:lang w:val="en-GB"/>
        </w:rPr>
        <w:t>, 6155–6174, doi:</w:t>
      </w:r>
      <w:hyperlink r:id="rId242" w:history="1">
        <w:r w:rsidRPr="005D5915">
          <w:rPr>
            <w:rStyle w:val="Hyperlink"/>
            <w:rFonts w:cs="Times New Roman"/>
            <w:sz w:val="20"/>
            <w:szCs w:val="20"/>
            <w:lang w:val="en-US"/>
          </w:rPr>
          <w:t>10.1175/jcli-d-13-00723.1</w:t>
        </w:r>
      </w:hyperlink>
      <w:r w:rsidRPr="005D5915">
        <w:rPr>
          <w:rFonts w:cs="Times New Roman"/>
          <w:sz w:val="20"/>
          <w:szCs w:val="20"/>
          <w:lang w:val="en-GB"/>
        </w:rPr>
        <w:t>.</w:t>
      </w:r>
    </w:p>
    <w:p w14:paraId="53D133F7" w14:textId="55B51B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et al., 2020: Europe-wide precipitation projections at convection permitting scale with the Unified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55(3–4)</w:t>
      </w:r>
      <w:r w:rsidRPr="005D5915">
        <w:rPr>
          <w:rFonts w:cs="Times New Roman"/>
          <w:sz w:val="20"/>
          <w:szCs w:val="20"/>
          <w:lang w:val="en-GB"/>
        </w:rPr>
        <w:t>, 409–428, doi:</w:t>
      </w:r>
      <w:hyperlink r:id="rId243" w:history="1">
        <w:r w:rsidRPr="005D5915">
          <w:rPr>
            <w:rStyle w:val="Hyperlink"/>
            <w:rFonts w:cs="Times New Roman"/>
            <w:sz w:val="20"/>
            <w:szCs w:val="20"/>
            <w:lang w:val="en-US"/>
          </w:rPr>
          <w:t>10.1007/s00382-020-05192-8</w:t>
        </w:r>
      </w:hyperlink>
      <w:r w:rsidRPr="005D5915">
        <w:rPr>
          <w:rFonts w:cs="Times New Roman"/>
          <w:sz w:val="20"/>
          <w:szCs w:val="20"/>
          <w:lang w:val="en-GB"/>
        </w:rPr>
        <w:t>.</w:t>
      </w:r>
    </w:p>
    <w:p w14:paraId="1FDAA01B" w14:textId="5E4C66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Chandler, R.E., 2020: Multisite, multivariate weather generation based on generalised linear models.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104867, doi:</w:t>
      </w:r>
      <w:hyperlink r:id="rId244" w:history="1">
        <w:r w:rsidRPr="005D5915">
          <w:rPr>
            <w:rStyle w:val="Hyperlink"/>
            <w:rFonts w:cs="Times New Roman"/>
            <w:sz w:val="20"/>
            <w:szCs w:val="20"/>
            <w:lang w:val="en-US"/>
          </w:rPr>
          <w:t>10.1016/j.envsoft.2020.104867</w:t>
        </w:r>
      </w:hyperlink>
      <w:r w:rsidRPr="005D5915">
        <w:rPr>
          <w:rFonts w:cs="Times New Roman"/>
          <w:sz w:val="20"/>
          <w:szCs w:val="20"/>
          <w:lang w:val="en-GB"/>
        </w:rPr>
        <w:t>.</w:t>
      </w:r>
    </w:p>
    <w:p w14:paraId="3410E6E5" w14:textId="0A26B7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Chandrasa, G.T. and A. Montenegro, 2019: Evaluation of regional climate model simulated rainfall over Indonesia and its application for downscaling future climate projections. </w:t>
      </w:r>
      <w:r w:rsidRPr="005D5915">
        <w:rPr>
          <w:rFonts w:cs="Times New Roman"/>
          <w:i/>
          <w:sz w:val="20"/>
          <w:szCs w:val="20"/>
          <w:lang w:val="en-GB"/>
        </w:rPr>
        <w:t>International Journal of Climatology</w:t>
      </w:r>
      <w:r w:rsidRPr="005D5915">
        <w:rPr>
          <w:rFonts w:cs="Times New Roman"/>
          <w:sz w:val="20"/>
          <w:szCs w:val="20"/>
          <w:lang w:val="en-GB"/>
        </w:rPr>
        <w:t>, joc.6316, doi:</w:t>
      </w:r>
      <w:hyperlink r:id="rId245" w:history="1">
        <w:r w:rsidRPr="005D5915">
          <w:rPr>
            <w:rStyle w:val="Hyperlink"/>
            <w:rFonts w:cs="Times New Roman"/>
            <w:sz w:val="20"/>
            <w:szCs w:val="20"/>
            <w:lang w:val="en-US"/>
          </w:rPr>
          <w:t>10.1002/joc.6316</w:t>
        </w:r>
      </w:hyperlink>
      <w:r w:rsidRPr="005D5915">
        <w:rPr>
          <w:rFonts w:cs="Times New Roman"/>
          <w:sz w:val="20"/>
          <w:szCs w:val="20"/>
          <w:lang w:val="en-GB"/>
        </w:rPr>
        <w:t>.</w:t>
      </w:r>
    </w:p>
    <w:p w14:paraId="0A4F5BAD" w14:textId="36B26F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Chaney, N.W., J. Sheffield, G. Villarini, and E.F. Wood, 2014: Development of a High-Resolution Gridded Daily Meteorological Dataset over Sub-Saharan Africa: Spatial Analysis of Trends in Climate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27(15)</w:t>
      </w:r>
      <w:r w:rsidRPr="005D5915">
        <w:rPr>
          <w:rFonts w:cs="Times New Roman"/>
          <w:sz w:val="20"/>
          <w:szCs w:val="20"/>
          <w:lang w:val="en-GB"/>
        </w:rPr>
        <w:t>, 5815–5835, doi:</w:t>
      </w:r>
      <w:hyperlink r:id="rId246" w:history="1">
        <w:r w:rsidRPr="005D5915">
          <w:rPr>
            <w:rStyle w:val="Hyperlink"/>
            <w:rFonts w:cs="Times New Roman"/>
            <w:sz w:val="20"/>
            <w:szCs w:val="20"/>
            <w:lang w:val="en-US"/>
          </w:rPr>
          <w:t>10.1175/jcli-d-13-00423.1</w:t>
        </w:r>
      </w:hyperlink>
      <w:r w:rsidRPr="005D5915">
        <w:rPr>
          <w:rFonts w:cs="Times New Roman"/>
          <w:sz w:val="20"/>
          <w:szCs w:val="20"/>
          <w:lang w:val="en-GB"/>
        </w:rPr>
        <w:t>.</w:t>
      </w:r>
    </w:p>
    <w:p w14:paraId="767AF86E" w14:textId="56DC73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Chang, E.K.M., Y. Guo, and X. Xia, 2012: CMIP5 multimodel ensemble projection of storm track change under global warming.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117(D23)</w:t>
      </w:r>
      <w:r w:rsidRPr="005D5915">
        <w:rPr>
          <w:rFonts w:cs="Times New Roman"/>
          <w:sz w:val="20"/>
          <w:szCs w:val="20"/>
          <w:lang w:val="en-GB"/>
        </w:rPr>
        <w:t>, n/a–n/a, doi:</w:t>
      </w:r>
      <w:hyperlink r:id="rId247" w:history="1">
        <w:r w:rsidRPr="005D5915">
          <w:rPr>
            <w:rStyle w:val="Hyperlink"/>
            <w:rFonts w:cs="Times New Roman"/>
            <w:sz w:val="20"/>
            <w:szCs w:val="20"/>
            <w:lang w:val="en-US"/>
          </w:rPr>
          <w:t>10.1029/2012jd018578</w:t>
        </w:r>
      </w:hyperlink>
      <w:r w:rsidRPr="005D5915">
        <w:rPr>
          <w:rFonts w:cs="Times New Roman"/>
          <w:sz w:val="20"/>
          <w:szCs w:val="20"/>
          <w:lang w:val="en-GB"/>
        </w:rPr>
        <w:t>.</w:t>
      </w:r>
    </w:p>
    <w:p w14:paraId="6250C20B" w14:textId="2954A4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Chang, E.K.M., C.-G. Ma, C. Zheng, and A.M.W. Yau, 2016: Observed and projected decrease in Northern Hemisphere extratropical cyclone activity in summer and its impacts on maximum temperature.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2200–2208, doi:</w:t>
      </w:r>
      <w:hyperlink r:id="rId248" w:history="1">
        <w:r w:rsidRPr="005D5915">
          <w:rPr>
            <w:rStyle w:val="Hyperlink"/>
            <w:rFonts w:cs="Times New Roman"/>
            <w:sz w:val="20"/>
            <w:szCs w:val="20"/>
            <w:lang w:val="en-US"/>
          </w:rPr>
          <w:t>10.1002/2016gl068172</w:t>
        </w:r>
      </w:hyperlink>
      <w:r w:rsidRPr="005D5915">
        <w:rPr>
          <w:rFonts w:cs="Times New Roman"/>
          <w:sz w:val="20"/>
          <w:szCs w:val="20"/>
          <w:lang w:val="en-GB"/>
        </w:rPr>
        <w:t>.</w:t>
      </w:r>
    </w:p>
    <w:p w14:paraId="2F40416C" w14:textId="73B515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Chardon, J., B. Hingray, and A.-C. Favre, 2018: An adaptive two-stage analog/regression model for probabilistic prediction of small-scale precipitation in France.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w:t>
      </w:r>
      <w:r w:rsidRPr="005D5915">
        <w:rPr>
          <w:rFonts w:cs="Times New Roman"/>
          <w:sz w:val="20"/>
          <w:szCs w:val="20"/>
          <w:lang w:val="en-GB"/>
        </w:rPr>
        <w:t>, 265–286, doi:</w:t>
      </w:r>
      <w:hyperlink r:id="rId249" w:history="1">
        <w:r w:rsidRPr="005D5915">
          <w:rPr>
            <w:rStyle w:val="Hyperlink"/>
            <w:rFonts w:cs="Times New Roman"/>
            <w:sz w:val="20"/>
            <w:szCs w:val="20"/>
            <w:lang w:val="en-US"/>
          </w:rPr>
          <w:t>10.5194/hess-22-265-2018</w:t>
        </w:r>
      </w:hyperlink>
      <w:r w:rsidRPr="005D5915">
        <w:rPr>
          <w:rFonts w:cs="Times New Roman"/>
          <w:sz w:val="20"/>
          <w:szCs w:val="20"/>
          <w:lang w:val="en-GB"/>
        </w:rPr>
        <w:t>.</w:t>
      </w:r>
    </w:p>
    <w:p w14:paraId="050A7F5B" w14:textId="52AE3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Charles, S.P., B.C. Bates, P.H. Whetton, and J.P. Hughes, 1999: Validation of downscaling models for changed climate conditions: case study of southwestern Australia.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1–14, doi:</w:t>
      </w:r>
      <w:hyperlink r:id="rId250" w:history="1">
        <w:r w:rsidRPr="005D5915">
          <w:rPr>
            <w:rStyle w:val="Hyperlink"/>
            <w:rFonts w:cs="Times New Roman"/>
            <w:sz w:val="20"/>
            <w:szCs w:val="20"/>
            <w:lang w:val="en-US"/>
          </w:rPr>
          <w:t>10.3354/cr012001</w:t>
        </w:r>
      </w:hyperlink>
      <w:r w:rsidRPr="005D5915">
        <w:rPr>
          <w:rFonts w:cs="Times New Roman"/>
          <w:sz w:val="20"/>
          <w:szCs w:val="20"/>
          <w:lang w:val="en-GB"/>
        </w:rPr>
        <w:t>.</w:t>
      </w:r>
    </w:p>
    <w:p w14:paraId="7FAD45D9" w14:textId="6FB1F9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Chaudhuri, A.H., R.M. Ponte, G. Forget, and P. Heimbach, 2013: A Comparison of Atmospheric Reanalysis Surface Products over the Ocean and Implications for Uncertainties in Air–Sea Boundary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153–170, doi:</w:t>
      </w:r>
      <w:hyperlink r:id="rId251" w:history="1">
        <w:r w:rsidRPr="005D5915">
          <w:rPr>
            <w:rStyle w:val="Hyperlink"/>
            <w:rFonts w:cs="Times New Roman"/>
            <w:sz w:val="20"/>
            <w:szCs w:val="20"/>
            <w:lang w:val="en-US"/>
          </w:rPr>
          <w:t>10.1175/jcli-d-12-00090.1</w:t>
        </w:r>
      </w:hyperlink>
      <w:r w:rsidRPr="005D5915">
        <w:rPr>
          <w:rFonts w:cs="Times New Roman"/>
          <w:sz w:val="20"/>
          <w:szCs w:val="20"/>
          <w:lang w:val="en-GB"/>
        </w:rPr>
        <w:t>.</w:t>
      </w:r>
    </w:p>
    <w:p w14:paraId="19CA85AC" w14:textId="009744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Cheema, M.J.M. and W.G.M. Bastiaanssen, 2012: Local calibration of remotely sensed rainfall from the TRMM satellite for different periods and spatial scales in the Indus Basin. </w:t>
      </w:r>
      <w:r w:rsidRPr="005D5915">
        <w:rPr>
          <w:rFonts w:cs="Times New Roman"/>
          <w:i/>
          <w:sz w:val="20"/>
          <w:szCs w:val="20"/>
          <w:lang w:val="en-GB"/>
        </w:rPr>
        <w:t>International Journal of Remote Sensing</w:t>
      </w:r>
      <w:r w:rsidRPr="005D5915">
        <w:rPr>
          <w:rFonts w:cs="Times New Roman"/>
          <w:sz w:val="20"/>
          <w:szCs w:val="20"/>
          <w:lang w:val="en-GB"/>
        </w:rPr>
        <w:t xml:space="preserve">, </w:t>
      </w:r>
      <w:r w:rsidRPr="005D5915">
        <w:rPr>
          <w:rFonts w:cs="Times New Roman"/>
          <w:b/>
          <w:sz w:val="20"/>
          <w:szCs w:val="20"/>
          <w:lang w:val="en-GB"/>
        </w:rPr>
        <w:t>33(8)</w:t>
      </w:r>
      <w:r w:rsidRPr="005D5915">
        <w:rPr>
          <w:rFonts w:cs="Times New Roman"/>
          <w:sz w:val="20"/>
          <w:szCs w:val="20"/>
          <w:lang w:val="en-GB"/>
        </w:rPr>
        <w:t>, 2603–2627, doi:</w:t>
      </w:r>
      <w:hyperlink r:id="rId252" w:history="1">
        <w:r w:rsidRPr="005D5915">
          <w:rPr>
            <w:rStyle w:val="Hyperlink"/>
            <w:rFonts w:cs="Times New Roman"/>
            <w:sz w:val="20"/>
            <w:szCs w:val="20"/>
            <w:lang w:val="en-US"/>
          </w:rPr>
          <w:t>10.1080/01431161.2011.617397</w:t>
        </w:r>
      </w:hyperlink>
      <w:r w:rsidRPr="005D5915">
        <w:rPr>
          <w:rFonts w:cs="Times New Roman"/>
          <w:sz w:val="20"/>
          <w:szCs w:val="20"/>
          <w:lang w:val="en-GB"/>
        </w:rPr>
        <w:t>.</w:t>
      </w:r>
    </w:p>
    <w:p w14:paraId="46189661" w14:textId="0A82A2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F. et al., 2011: The integrated WRF/urban modelling system: development, evaluation, and applications to urban environmental problems.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273–288, doi:</w:t>
      </w:r>
      <w:hyperlink r:id="rId253" w:history="1">
        <w:r w:rsidRPr="005D5915">
          <w:rPr>
            <w:rStyle w:val="Hyperlink"/>
            <w:rFonts w:cs="Times New Roman"/>
            <w:sz w:val="20"/>
            <w:szCs w:val="20"/>
            <w:lang w:val="en-US"/>
          </w:rPr>
          <w:t>10.1002/joc.2158</w:t>
        </w:r>
      </w:hyperlink>
      <w:r w:rsidRPr="005D5915">
        <w:rPr>
          <w:rFonts w:cs="Times New Roman"/>
          <w:sz w:val="20"/>
          <w:szCs w:val="20"/>
          <w:lang w:val="en-GB"/>
        </w:rPr>
        <w:t>.</w:t>
      </w:r>
    </w:p>
    <w:p w14:paraId="50ACF2F5" w14:textId="63E51A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F. et al., 2012: Research Priorities in Observing and Modeling Urban Weather and Climate.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93(11)</w:t>
      </w:r>
      <w:r w:rsidRPr="005D5915">
        <w:rPr>
          <w:rFonts w:cs="Times New Roman"/>
          <w:sz w:val="20"/>
          <w:szCs w:val="20"/>
          <w:lang w:val="en-GB"/>
        </w:rPr>
        <w:t>, 1725–1728, doi:</w:t>
      </w:r>
      <w:hyperlink r:id="rId254" w:history="1">
        <w:r w:rsidRPr="005D5915">
          <w:rPr>
            <w:rStyle w:val="Hyperlink"/>
            <w:rFonts w:cs="Times New Roman"/>
            <w:sz w:val="20"/>
            <w:szCs w:val="20"/>
            <w:lang w:val="en-US"/>
          </w:rPr>
          <w:t>10.1175/bams-d-11-00217.1</w:t>
        </w:r>
      </w:hyperlink>
      <w:r w:rsidRPr="005D5915">
        <w:rPr>
          <w:rFonts w:cs="Times New Roman"/>
          <w:sz w:val="20"/>
          <w:szCs w:val="20"/>
          <w:lang w:val="en-GB"/>
        </w:rPr>
        <w:t>.</w:t>
      </w:r>
    </w:p>
    <w:p w14:paraId="6735F4E4" w14:textId="0F4C66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C.-Y. Xu, and S. Guo, 2012: Comparison and evaluation of multiple GCMs, statistical downscaling and hydrological models in the study of climate change impacts on runoff.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434–435</w:t>
      </w:r>
      <w:r w:rsidRPr="005D5915">
        <w:rPr>
          <w:rFonts w:cs="Times New Roman"/>
          <w:sz w:val="20"/>
          <w:szCs w:val="20"/>
          <w:lang w:val="en-GB"/>
        </w:rPr>
        <w:t>, 36–45, doi:</w:t>
      </w:r>
      <w:hyperlink r:id="rId255" w:history="1">
        <w:r w:rsidRPr="005D5915">
          <w:rPr>
            <w:rStyle w:val="Hyperlink"/>
            <w:rFonts w:cs="Times New Roman"/>
            <w:sz w:val="20"/>
            <w:szCs w:val="20"/>
            <w:lang w:val="en-US"/>
          </w:rPr>
          <w:t>10.1016/j.jhydrol.2012.02.040</w:t>
        </w:r>
      </w:hyperlink>
      <w:r w:rsidRPr="005D5915">
        <w:rPr>
          <w:rFonts w:cs="Times New Roman"/>
          <w:sz w:val="20"/>
          <w:szCs w:val="20"/>
          <w:lang w:val="en-GB"/>
        </w:rPr>
        <w:t>.</w:t>
      </w:r>
    </w:p>
    <w:p w14:paraId="00F613CC" w14:textId="46044C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H. Ma, X. Li, and S. Sun, 2015: Solar influences on spatial patterns of Eurasian winter temperature and atmospheric general circulation anomalies.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120(17)</w:t>
      </w:r>
      <w:r w:rsidRPr="005D5915">
        <w:rPr>
          <w:rFonts w:cs="Times New Roman"/>
          <w:sz w:val="20"/>
          <w:szCs w:val="20"/>
          <w:lang w:val="en-GB"/>
        </w:rPr>
        <w:t>, 8642–8657, doi:</w:t>
      </w:r>
      <w:hyperlink r:id="rId256" w:history="1">
        <w:r w:rsidRPr="005D5915">
          <w:rPr>
            <w:rStyle w:val="Hyperlink"/>
            <w:rFonts w:cs="Times New Roman"/>
            <w:sz w:val="20"/>
            <w:szCs w:val="20"/>
            <w:lang w:val="en-US"/>
          </w:rPr>
          <w:t>10.1002/2015jd023415</w:t>
        </w:r>
      </w:hyperlink>
      <w:r w:rsidRPr="005D5915">
        <w:rPr>
          <w:rFonts w:cs="Times New Roman"/>
          <w:sz w:val="20"/>
          <w:szCs w:val="20"/>
          <w:lang w:val="en-GB"/>
        </w:rPr>
        <w:t>.</w:t>
      </w:r>
    </w:p>
    <w:p w14:paraId="2E0A7C00" w14:textId="426ECA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et al., 2016: Large-scale urbanization effects on eastern Asian summer monsoon circulation and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117–136, doi:</w:t>
      </w:r>
      <w:hyperlink r:id="rId257" w:history="1">
        <w:r w:rsidRPr="005D5915">
          <w:rPr>
            <w:rStyle w:val="Hyperlink"/>
            <w:rFonts w:cs="Times New Roman"/>
            <w:sz w:val="20"/>
            <w:szCs w:val="20"/>
            <w:lang w:val="en-US"/>
          </w:rPr>
          <w:t>10.1007/s00382-015-2827-3</w:t>
        </w:r>
      </w:hyperlink>
      <w:r w:rsidRPr="005D5915">
        <w:rPr>
          <w:rFonts w:cs="Times New Roman"/>
          <w:sz w:val="20"/>
          <w:szCs w:val="20"/>
          <w:lang w:val="en-GB"/>
        </w:rPr>
        <w:t>.</w:t>
      </w:r>
    </w:p>
    <w:p w14:paraId="2F64F06F" w14:textId="3745AE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H.W., F. Zhang, and R.B. Alley, 2016: The Robustness of Midlatitude Weather Pattern Changes due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29(21)</w:t>
      </w:r>
      <w:r w:rsidRPr="005D5915">
        <w:rPr>
          <w:rFonts w:cs="Times New Roman"/>
          <w:sz w:val="20"/>
          <w:szCs w:val="20"/>
          <w:lang w:val="en-GB"/>
        </w:rPr>
        <w:t>, 7831–7849, doi:</w:t>
      </w:r>
      <w:hyperlink r:id="rId258" w:history="1">
        <w:r w:rsidRPr="005D5915">
          <w:rPr>
            <w:rStyle w:val="Hyperlink"/>
            <w:rFonts w:cs="Times New Roman"/>
            <w:sz w:val="20"/>
            <w:szCs w:val="20"/>
            <w:lang w:val="en-US"/>
          </w:rPr>
          <w:t>10.1175/jcli-d-16-0167.1</w:t>
        </w:r>
      </w:hyperlink>
      <w:r w:rsidRPr="005D5915">
        <w:rPr>
          <w:rFonts w:cs="Times New Roman"/>
          <w:sz w:val="20"/>
          <w:szCs w:val="20"/>
          <w:lang w:val="en-GB"/>
        </w:rPr>
        <w:t>.</w:t>
      </w:r>
    </w:p>
    <w:p w14:paraId="0753C19E" w14:textId="0AE66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J. and J. Chen, 2018: GlobeLand30: Operational global land cover mapping and big-data analysis. </w:t>
      </w:r>
      <w:r w:rsidRPr="005D5915">
        <w:rPr>
          <w:rFonts w:cs="Times New Roman"/>
          <w:i/>
          <w:sz w:val="20"/>
          <w:szCs w:val="20"/>
          <w:lang w:val="en-GB"/>
        </w:rPr>
        <w:t>Science China Earth Sciences</w:t>
      </w:r>
      <w:r w:rsidRPr="005D5915">
        <w:rPr>
          <w:rFonts w:cs="Times New Roman"/>
          <w:sz w:val="20"/>
          <w:szCs w:val="20"/>
          <w:lang w:val="en-GB"/>
        </w:rPr>
        <w:t xml:space="preserve">, </w:t>
      </w:r>
      <w:r w:rsidRPr="005D5915">
        <w:rPr>
          <w:rFonts w:cs="Times New Roman"/>
          <w:b/>
          <w:sz w:val="20"/>
          <w:szCs w:val="20"/>
          <w:lang w:val="en-GB"/>
        </w:rPr>
        <w:t>61(10)</w:t>
      </w:r>
      <w:r w:rsidRPr="005D5915">
        <w:rPr>
          <w:rFonts w:cs="Times New Roman"/>
          <w:sz w:val="20"/>
          <w:szCs w:val="20"/>
          <w:lang w:val="en-GB"/>
        </w:rPr>
        <w:t>, 1533–1534, doi:</w:t>
      </w:r>
      <w:hyperlink r:id="rId259" w:history="1">
        <w:r w:rsidRPr="005D5915">
          <w:rPr>
            <w:rStyle w:val="Hyperlink"/>
            <w:rFonts w:cs="Times New Roman"/>
            <w:sz w:val="20"/>
            <w:szCs w:val="20"/>
            <w:lang w:val="en-US"/>
          </w:rPr>
          <w:t>10.1007/s11430-018-9255-3</w:t>
        </w:r>
      </w:hyperlink>
      <w:r w:rsidRPr="005D5915">
        <w:rPr>
          <w:rFonts w:cs="Times New Roman"/>
          <w:sz w:val="20"/>
          <w:szCs w:val="20"/>
          <w:lang w:val="en-GB"/>
        </w:rPr>
        <w:t>.</w:t>
      </w:r>
    </w:p>
    <w:p w14:paraId="43E9AE06" w14:textId="2B9DE0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Chen, J. and F.P. Brissette, 2019: Reliability of climate model multi-member ensembles in estimating internal precipitation and temperature variability at the multi-decadal scale.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39(2)</w:t>
      </w:r>
      <w:r w:rsidRPr="005D5915">
        <w:rPr>
          <w:rFonts w:cs="Times New Roman"/>
          <w:sz w:val="20"/>
          <w:szCs w:val="20"/>
          <w:lang w:val="en-GB"/>
        </w:rPr>
        <w:t>, 843–856, doi:</w:t>
      </w:r>
      <w:hyperlink r:id="rId260" w:history="1">
        <w:r w:rsidRPr="005D5915">
          <w:rPr>
            <w:rStyle w:val="Hyperlink"/>
            <w:rFonts w:cs="Times New Roman"/>
            <w:sz w:val="20"/>
            <w:szCs w:val="20"/>
            <w:lang w:val="en-US"/>
          </w:rPr>
          <w:t>10.1002/joc.5846</w:t>
        </w:r>
      </w:hyperlink>
      <w:r w:rsidRPr="005D5915">
        <w:rPr>
          <w:rFonts w:cs="Times New Roman"/>
          <w:sz w:val="20"/>
          <w:szCs w:val="20"/>
          <w:lang w:val="en-GB"/>
        </w:rPr>
        <w:t>.</w:t>
      </w:r>
    </w:p>
    <w:p w14:paraId="62ABEAB6" w14:textId="00DE25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J. et al., 2020: Impacts of climate change on tropical cyclones and induced storm surges in the Pearl River Delta region using pseudo-global-warming method.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1965, doi:</w:t>
      </w:r>
      <w:hyperlink r:id="rId261" w:history="1">
        <w:r w:rsidRPr="005D5915">
          <w:rPr>
            <w:rStyle w:val="Hyperlink"/>
            <w:rFonts w:cs="Times New Roman"/>
            <w:sz w:val="20"/>
            <w:szCs w:val="20"/>
            <w:lang w:val="en-US"/>
          </w:rPr>
          <w:t>10.1038/s41598-020-58824-8</w:t>
        </w:r>
      </w:hyperlink>
      <w:r w:rsidRPr="005D5915">
        <w:rPr>
          <w:rFonts w:cs="Times New Roman"/>
          <w:sz w:val="20"/>
          <w:szCs w:val="20"/>
          <w:lang w:val="en-GB"/>
        </w:rPr>
        <w:t>.</w:t>
      </w:r>
    </w:p>
    <w:p w14:paraId="65543551" w14:textId="7BBF65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L. and P.A. Dirmeyer, 2019: Global observed and modelled impacts of irrigation on surface temperature.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39(5)</w:t>
      </w:r>
      <w:r w:rsidRPr="005D5915">
        <w:rPr>
          <w:rFonts w:cs="Times New Roman"/>
          <w:sz w:val="20"/>
          <w:szCs w:val="20"/>
          <w:lang w:val="en-GB"/>
        </w:rPr>
        <w:t>, 2587–2600, doi:</w:t>
      </w:r>
      <w:hyperlink r:id="rId262" w:history="1">
        <w:r w:rsidRPr="005D5915">
          <w:rPr>
            <w:rStyle w:val="Hyperlink"/>
            <w:rFonts w:cs="Times New Roman"/>
            <w:sz w:val="20"/>
            <w:szCs w:val="20"/>
            <w:lang w:val="en-US"/>
          </w:rPr>
          <w:t>10.1002/joc.5973</w:t>
        </w:r>
      </w:hyperlink>
      <w:r w:rsidRPr="005D5915">
        <w:rPr>
          <w:rFonts w:cs="Times New Roman"/>
          <w:sz w:val="20"/>
          <w:szCs w:val="20"/>
          <w:lang w:val="en-GB"/>
        </w:rPr>
        <w:t>.</w:t>
      </w:r>
    </w:p>
    <w:p w14:paraId="78A33DF2" w14:textId="73AEB8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L., J. Francis, and E. Hanna, 2018: The “Warm-Arctic/Cold-continents” pattern during 1901–2010.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38(14)</w:t>
      </w:r>
      <w:r w:rsidRPr="005D5915">
        <w:rPr>
          <w:rFonts w:cs="Times New Roman"/>
          <w:sz w:val="20"/>
          <w:szCs w:val="20"/>
          <w:lang w:val="en-GB"/>
        </w:rPr>
        <w:t>, 5245–5254, doi:</w:t>
      </w:r>
      <w:hyperlink r:id="rId263" w:history="1">
        <w:r w:rsidRPr="005D5915">
          <w:rPr>
            <w:rStyle w:val="Hyperlink"/>
            <w:rFonts w:cs="Times New Roman"/>
            <w:sz w:val="20"/>
            <w:szCs w:val="20"/>
            <w:lang w:val="en-US"/>
          </w:rPr>
          <w:t>10.1002/joc.5725</w:t>
        </w:r>
      </w:hyperlink>
      <w:r w:rsidRPr="005D5915">
        <w:rPr>
          <w:rFonts w:cs="Times New Roman"/>
          <w:sz w:val="20"/>
          <w:szCs w:val="20"/>
          <w:lang w:val="en-GB"/>
        </w:rPr>
        <w:t>.</w:t>
      </w:r>
    </w:p>
    <w:p w14:paraId="10EEB19E" w14:textId="6E0669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M. et al., 2008: Assessing objective techniques for gauge-based analyses of global daily precipitation.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113(D4)</w:t>
      </w:r>
      <w:r w:rsidRPr="005D5915">
        <w:rPr>
          <w:rFonts w:cs="Times New Roman"/>
          <w:sz w:val="20"/>
          <w:szCs w:val="20"/>
          <w:lang w:val="en-GB"/>
        </w:rPr>
        <w:t>, D04110, doi:</w:t>
      </w:r>
      <w:hyperlink r:id="rId264" w:history="1">
        <w:r w:rsidRPr="005D5915">
          <w:rPr>
            <w:rStyle w:val="Hyperlink"/>
            <w:rFonts w:cs="Times New Roman"/>
            <w:sz w:val="20"/>
            <w:szCs w:val="20"/>
            <w:lang w:val="en-US"/>
          </w:rPr>
          <w:t>10.1029/2007jd009132</w:t>
        </w:r>
      </w:hyperlink>
      <w:r w:rsidRPr="005D5915">
        <w:rPr>
          <w:rFonts w:cs="Times New Roman"/>
          <w:sz w:val="20"/>
          <w:szCs w:val="20"/>
          <w:lang w:val="en-GB"/>
        </w:rPr>
        <w:t>.</w:t>
      </w:r>
    </w:p>
    <w:p w14:paraId="07056098" w14:textId="53591C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S. et al., 2019: Added Value of a Dynamical Downscaling Approach for Simulating Precipitation and Temperature Over Tianshan Mountains Area, Central Asia.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124(21)</w:t>
      </w:r>
      <w:r w:rsidRPr="005D5915">
        <w:rPr>
          <w:rFonts w:cs="Times New Roman"/>
          <w:sz w:val="20"/>
          <w:szCs w:val="20"/>
          <w:lang w:val="en-GB"/>
        </w:rPr>
        <w:t>, 11051–11069, doi:</w:t>
      </w:r>
      <w:hyperlink r:id="rId265" w:history="1">
        <w:r w:rsidRPr="005D5915">
          <w:rPr>
            <w:rStyle w:val="Hyperlink"/>
            <w:rFonts w:cs="Times New Roman"/>
            <w:sz w:val="20"/>
            <w:szCs w:val="20"/>
            <w:lang w:val="en-US"/>
          </w:rPr>
          <w:t>10.1029/2019jd031016</w:t>
        </w:r>
      </w:hyperlink>
      <w:r w:rsidRPr="005D5915">
        <w:rPr>
          <w:rFonts w:cs="Times New Roman"/>
          <w:sz w:val="20"/>
          <w:szCs w:val="20"/>
          <w:lang w:val="en-GB"/>
        </w:rPr>
        <w:t>.</w:t>
      </w:r>
    </w:p>
    <w:p w14:paraId="1CA491D6" w14:textId="319766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X. and T. Zhou, 2015: Distinct effects of global mean warming and regional sea surface warming pattern on projected uncertainty in the South Asian summer monsoon.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42(21)</w:t>
      </w:r>
      <w:r w:rsidRPr="005D5915">
        <w:rPr>
          <w:rFonts w:cs="Times New Roman"/>
          <w:sz w:val="20"/>
          <w:szCs w:val="20"/>
          <w:lang w:val="en-GB"/>
        </w:rPr>
        <w:t>, 9433–9439, doi:</w:t>
      </w:r>
      <w:hyperlink r:id="rId266" w:history="1">
        <w:r w:rsidRPr="005D5915">
          <w:rPr>
            <w:rStyle w:val="Hyperlink"/>
            <w:rFonts w:cs="Times New Roman"/>
            <w:sz w:val="20"/>
            <w:szCs w:val="20"/>
            <w:lang w:val="en-US"/>
          </w:rPr>
          <w:t>10.1002/2015gl066384</w:t>
        </w:r>
      </w:hyperlink>
      <w:r w:rsidRPr="005D5915">
        <w:rPr>
          <w:rFonts w:cs="Times New Roman"/>
          <w:sz w:val="20"/>
          <w:szCs w:val="20"/>
          <w:lang w:val="en-GB"/>
        </w:rPr>
        <w:t>.</w:t>
      </w:r>
    </w:p>
    <w:p w14:paraId="18565C1D" w14:textId="132FB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X. and S.-J. Jeong, 2018: Irrigation enhances local warming with greater nocturnal warming effects than daytime cooling effects.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13(2)</w:t>
      </w:r>
      <w:r w:rsidRPr="005D5915">
        <w:rPr>
          <w:rFonts w:cs="Times New Roman"/>
          <w:sz w:val="20"/>
          <w:szCs w:val="20"/>
          <w:lang w:val="en-GB"/>
        </w:rPr>
        <w:t>, 024005, doi:</w:t>
      </w:r>
      <w:hyperlink r:id="rId267" w:history="1">
        <w:r w:rsidRPr="005D5915">
          <w:rPr>
            <w:rStyle w:val="Hyperlink"/>
            <w:rFonts w:cs="Times New Roman"/>
            <w:sz w:val="20"/>
            <w:szCs w:val="20"/>
            <w:lang w:val="en-US"/>
          </w:rPr>
          <w:t>10.1088/1748-9326/aa9dea</w:t>
        </w:r>
      </w:hyperlink>
      <w:r w:rsidRPr="005D5915">
        <w:rPr>
          <w:rFonts w:cs="Times New Roman"/>
          <w:sz w:val="20"/>
          <w:szCs w:val="20"/>
          <w:lang w:val="en-GB"/>
        </w:rPr>
        <w:t>.</w:t>
      </w:r>
    </w:p>
    <w:p w14:paraId="280CA839" w14:textId="5F826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Z. et al., 2020: Global Land Monsoon Precipitation Changes in CMIP6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47(14)</w:t>
      </w:r>
      <w:r w:rsidRPr="005D5915">
        <w:rPr>
          <w:rFonts w:cs="Times New Roman"/>
          <w:sz w:val="20"/>
          <w:szCs w:val="20"/>
          <w:lang w:val="en-GB"/>
        </w:rPr>
        <w:t>, doi:</w:t>
      </w:r>
      <w:hyperlink r:id="rId268" w:history="1">
        <w:r w:rsidRPr="005D5915">
          <w:rPr>
            <w:rStyle w:val="Hyperlink"/>
            <w:rFonts w:cs="Times New Roman"/>
            <w:sz w:val="20"/>
            <w:szCs w:val="20"/>
            <w:lang w:val="en-US"/>
          </w:rPr>
          <w:t>10.1029/2019gl086902</w:t>
        </w:r>
      </w:hyperlink>
      <w:r w:rsidRPr="005D5915">
        <w:rPr>
          <w:rFonts w:cs="Times New Roman"/>
          <w:sz w:val="20"/>
          <w:szCs w:val="20"/>
          <w:lang w:val="en-GB"/>
        </w:rPr>
        <w:t>.</w:t>
      </w:r>
    </w:p>
    <w:p w14:paraId="290B5D31" w14:textId="302848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Cheng, X. et al., 2020: Reducing air pollution increases the local diurnal temperature range: A case study of Lanzhou, China. </w:t>
      </w:r>
      <w:r w:rsidRPr="005D5915">
        <w:rPr>
          <w:rFonts w:cs="Times New Roman"/>
          <w:i/>
          <w:sz w:val="20"/>
          <w:szCs w:val="20"/>
          <w:lang w:val="en-GB"/>
        </w:rPr>
        <w:t>Meteorological Applications</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e1939, doi:</w:t>
      </w:r>
      <w:hyperlink r:id="rId269" w:history="1">
        <w:r w:rsidRPr="005D5915">
          <w:rPr>
            <w:rStyle w:val="Hyperlink"/>
            <w:rFonts w:cs="Times New Roman"/>
            <w:sz w:val="20"/>
            <w:szCs w:val="20"/>
            <w:lang w:val="en-US"/>
          </w:rPr>
          <w:t>10.1002/met.1939</w:t>
        </w:r>
      </w:hyperlink>
      <w:r w:rsidRPr="005D5915">
        <w:rPr>
          <w:rFonts w:cs="Times New Roman"/>
          <w:sz w:val="20"/>
          <w:szCs w:val="20"/>
          <w:lang w:val="en-GB"/>
        </w:rPr>
        <w:t>.</w:t>
      </w:r>
    </w:p>
    <w:p w14:paraId="146A7EED" w14:textId="5B28C3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Chenoli, S.N., M.Y. Ahmad Mazuki, J. Turner, and A.A. Samah, 2017: Historical and projected changes in the Southern Hemisphere Sub-tropical Jet during winter from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48(1–2)</w:t>
      </w:r>
      <w:r w:rsidRPr="005D5915">
        <w:rPr>
          <w:rFonts w:cs="Times New Roman"/>
          <w:sz w:val="20"/>
          <w:szCs w:val="20"/>
          <w:lang w:val="en-GB"/>
        </w:rPr>
        <w:t>, 661–681, doi:</w:t>
      </w:r>
      <w:hyperlink r:id="rId270" w:history="1">
        <w:r w:rsidRPr="005D5915">
          <w:rPr>
            <w:rStyle w:val="Hyperlink"/>
            <w:rFonts w:cs="Times New Roman"/>
            <w:sz w:val="20"/>
            <w:szCs w:val="20"/>
            <w:lang w:val="en-US"/>
          </w:rPr>
          <w:t>10.1007/s00382-016-3102-y</w:t>
        </w:r>
      </w:hyperlink>
      <w:r w:rsidRPr="005D5915">
        <w:rPr>
          <w:rFonts w:cs="Times New Roman"/>
          <w:sz w:val="20"/>
          <w:szCs w:val="20"/>
          <w:lang w:val="en-GB"/>
        </w:rPr>
        <w:t>.</w:t>
      </w:r>
    </w:p>
    <w:p w14:paraId="45EE9368" w14:textId="05890F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Cherchi, A., A. Alessandri, S. Masina, and A. Navarra, 2011: Effects of increased CO2 levels on monsoons.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83–101, doi:</w:t>
      </w:r>
      <w:hyperlink r:id="rId271" w:history="1">
        <w:r w:rsidRPr="005D5915">
          <w:rPr>
            <w:rStyle w:val="Hyperlink"/>
            <w:rFonts w:cs="Times New Roman"/>
            <w:sz w:val="20"/>
            <w:szCs w:val="20"/>
            <w:lang w:val="en-US"/>
          </w:rPr>
          <w:t>10.1007/s00382-010-0801-7</w:t>
        </w:r>
      </w:hyperlink>
      <w:r w:rsidRPr="005D5915">
        <w:rPr>
          <w:rFonts w:cs="Times New Roman"/>
          <w:sz w:val="20"/>
          <w:szCs w:val="20"/>
          <w:lang w:val="en-GB"/>
        </w:rPr>
        <w:t>.</w:t>
      </w:r>
    </w:p>
    <w:p w14:paraId="7623ABA3" w14:textId="1F17DC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Cherchi, A., H. Annamalai, S. Masina, and A. Navarra, 2014: South Asian summer monsoon and the eastern Mediterranean climate: The monsoon-desert mechanism in CMIP5 simulations. </w:t>
      </w:r>
      <w:r w:rsidRPr="005D5915">
        <w:rPr>
          <w:rFonts w:cs="Times New Roman"/>
          <w:i/>
          <w:sz w:val="20"/>
          <w:szCs w:val="20"/>
          <w:lang w:val="en-GB"/>
        </w:rPr>
        <w:t>Journal of Climate</w:t>
      </w:r>
      <w:r w:rsidRPr="005D5915">
        <w:rPr>
          <w:rFonts w:cs="Times New Roman"/>
          <w:sz w:val="20"/>
          <w:szCs w:val="20"/>
          <w:lang w:val="en-GB"/>
        </w:rPr>
        <w:t>, doi:</w:t>
      </w:r>
      <w:hyperlink r:id="rId272" w:history="1">
        <w:r w:rsidRPr="005D5915">
          <w:rPr>
            <w:rStyle w:val="Hyperlink"/>
            <w:rFonts w:cs="Times New Roman"/>
            <w:sz w:val="20"/>
            <w:szCs w:val="20"/>
            <w:lang w:val="en-US"/>
          </w:rPr>
          <w:t>10.1175/jcli-d-13-00530.1</w:t>
        </w:r>
      </w:hyperlink>
      <w:r w:rsidRPr="005D5915">
        <w:rPr>
          <w:rFonts w:cs="Times New Roman"/>
          <w:sz w:val="20"/>
          <w:szCs w:val="20"/>
          <w:lang w:val="en-GB"/>
        </w:rPr>
        <w:t>.</w:t>
      </w:r>
    </w:p>
    <w:p w14:paraId="716AE38A" w14:textId="22832A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Chevuturi, A., N.P. Klingaman, A.G. Turner, and S. Hannah, 2018: Projected Changes in the Asian-Australian Monsoon Region in 1.5°C and 2.0°C Global-Warming Scenarios.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339–358, doi:</w:t>
      </w:r>
      <w:hyperlink r:id="rId273" w:history="1">
        <w:r w:rsidRPr="005D5915">
          <w:rPr>
            <w:rStyle w:val="Hyperlink"/>
            <w:rFonts w:cs="Times New Roman"/>
            <w:sz w:val="20"/>
            <w:szCs w:val="20"/>
            <w:lang w:val="en-US"/>
          </w:rPr>
          <w:t>10.1002/2017ef000734</w:t>
        </w:r>
      </w:hyperlink>
      <w:r w:rsidRPr="005D5915">
        <w:rPr>
          <w:rFonts w:cs="Times New Roman"/>
          <w:sz w:val="20"/>
          <w:szCs w:val="20"/>
          <w:lang w:val="en-GB"/>
        </w:rPr>
        <w:t>.</w:t>
      </w:r>
    </w:p>
    <w:p w14:paraId="1D054FD3" w14:textId="5985B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Chimani, B. et al., 2018: Inter-comparison of methods to homogenize daily relative humidity.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38(7)</w:t>
      </w:r>
      <w:r w:rsidRPr="005D5915">
        <w:rPr>
          <w:rFonts w:cs="Times New Roman"/>
          <w:sz w:val="20"/>
          <w:szCs w:val="20"/>
          <w:lang w:val="en-GB"/>
        </w:rPr>
        <w:t>, 3106–3122, doi:</w:t>
      </w:r>
      <w:hyperlink r:id="rId274" w:history="1">
        <w:r w:rsidRPr="005D5915">
          <w:rPr>
            <w:rStyle w:val="Hyperlink"/>
            <w:rFonts w:cs="Times New Roman"/>
            <w:sz w:val="20"/>
            <w:szCs w:val="20"/>
            <w:lang w:val="en-US"/>
          </w:rPr>
          <w:t>10.1002/joc.5488</w:t>
        </w:r>
      </w:hyperlink>
      <w:r w:rsidRPr="005D5915">
        <w:rPr>
          <w:rFonts w:cs="Times New Roman"/>
          <w:sz w:val="20"/>
          <w:szCs w:val="20"/>
          <w:lang w:val="en-GB"/>
        </w:rPr>
        <w:t>.</w:t>
      </w:r>
    </w:p>
    <w:p w14:paraId="797F184C" w14:textId="67EA25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Chimani, B. et al., 2020: Compilation of a guideline providing comprehensive information on freely available climate change data and facilitating their efficient retrieval.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100179, doi:</w:t>
      </w:r>
      <w:hyperlink r:id="rId275" w:history="1">
        <w:r w:rsidRPr="005D5915">
          <w:rPr>
            <w:rStyle w:val="Hyperlink"/>
            <w:rFonts w:cs="Times New Roman"/>
            <w:sz w:val="20"/>
            <w:szCs w:val="20"/>
            <w:lang w:val="en-US"/>
          </w:rPr>
          <w:t>10.1016/j.cliser.2020.100179</w:t>
        </w:r>
      </w:hyperlink>
      <w:r w:rsidRPr="005D5915">
        <w:rPr>
          <w:rFonts w:cs="Times New Roman"/>
          <w:sz w:val="20"/>
          <w:szCs w:val="20"/>
          <w:lang w:val="en-GB"/>
        </w:rPr>
        <w:t>.</w:t>
      </w:r>
    </w:p>
    <w:p w14:paraId="1CA70459" w14:textId="75990D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Chiodo, G., J. Oehrlein, L.M. Polvani, J.C. Fyfe, and A.K. Smith, 2019: Insignificant influence of the 11-year solar cycle on the North Atlantic Oscillation.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94–99, doi:</w:t>
      </w:r>
      <w:hyperlink r:id="rId276" w:history="1">
        <w:r w:rsidRPr="005D5915">
          <w:rPr>
            <w:rStyle w:val="Hyperlink"/>
            <w:rFonts w:cs="Times New Roman"/>
            <w:sz w:val="20"/>
            <w:szCs w:val="20"/>
            <w:lang w:val="en-US"/>
          </w:rPr>
          <w:t>10.1038/s41561-018-0293-3</w:t>
        </w:r>
      </w:hyperlink>
      <w:r w:rsidRPr="005D5915">
        <w:rPr>
          <w:rFonts w:cs="Times New Roman"/>
          <w:sz w:val="20"/>
          <w:szCs w:val="20"/>
          <w:lang w:val="en-GB"/>
        </w:rPr>
        <w:t>.</w:t>
      </w:r>
    </w:p>
    <w:p w14:paraId="0B979A6D" w14:textId="6CB43A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Chiriaco, M. et al., 2018: ReOBS: a new approach to synthesize long-term multi-variable dataset and application to the SIRTA supersite.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919–940, doi:</w:t>
      </w:r>
      <w:hyperlink r:id="rId277" w:history="1">
        <w:r w:rsidRPr="005D5915">
          <w:rPr>
            <w:rStyle w:val="Hyperlink"/>
            <w:rFonts w:cs="Times New Roman"/>
            <w:sz w:val="20"/>
            <w:szCs w:val="20"/>
            <w:lang w:val="en-US"/>
          </w:rPr>
          <w:t>10.5194/essd-10-919-2018</w:t>
        </w:r>
      </w:hyperlink>
      <w:r w:rsidRPr="005D5915">
        <w:rPr>
          <w:rFonts w:cs="Times New Roman"/>
          <w:sz w:val="20"/>
          <w:szCs w:val="20"/>
          <w:lang w:val="en-GB"/>
        </w:rPr>
        <w:t>.</w:t>
      </w:r>
    </w:p>
    <w:p w14:paraId="592D3FCA" w14:textId="383B98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Cholette, M., R. Laprise, and J. Thériault, 2015: Perspectives for Very High-Resolution Climate Simulations with Nested Models: Illustration of Potential in Simulating St. Lawrence River Valley Channelling Winds with the Fifth-Generation Canadian Regional Climate Model. </w:t>
      </w:r>
      <w:r w:rsidRPr="005D5915">
        <w:rPr>
          <w:rFonts w:cs="Times New Roman"/>
          <w:i/>
          <w:sz w:val="20"/>
          <w:szCs w:val="20"/>
          <w:lang w:val="en-GB"/>
        </w:rPr>
        <w:t>Climate</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283–307, doi:</w:t>
      </w:r>
      <w:hyperlink r:id="rId278" w:history="1">
        <w:r w:rsidRPr="005D5915">
          <w:rPr>
            <w:rStyle w:val="Hyperlink"/>
            <w:rFonts w:cs="Times New Roman"/>
            <w:sz w:val="20"/>
            <w:szCs w:val="20"/>
            <w:lang w:val="en-US"/>
          </w:rPr>
          <w:t>10.3390/cli3020283</w:t>
        </w:r>
      </w:hyperlink>
      <w:r w:rsidRPr="005D5915">
        <w:rPr>
          <w:rFonts w:cs="Times New Roman"/>
          <w:sz w:val="20"/>
          <w:szCs w:val="20"/>
          <w:lang w:val="en-GB"/>
        </w:rPr>
        <w:t>.</w:t>
      </w:r>
    </w:p>
    <w:p w14:paraId="615F43D4" w14:textId="177155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Choudhary, A., A.P. Dimri, and P. Maharana, 2018: Assessment of CORDEX-SA experiments in representing precipitation climatology of summer monsoon over India.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134(1–2)</w:t>
      </w:r>
      <w:r w:rsidRPr="005D5915">
        <w:rPr>
          <w:rFonts w:cs="Times New Roman"/>
          <w:sz w:val="20"/>
          <w:szCs w:val="20"/>
          <w:lang w:val="en-GB"/>
        </w:rPr>
        <w:t>, 283–307, doi:</w:t>
      </w:r>
      <w:hyperlink r:id="rId279" w:history="1">
        <w:r w:rsidRPr="005D5915">
          <w:rPr>
            <w:rStyle w:val="Hyperlink"/>
            <w:rFonts w:cs="Times New Roman"/>
            <w:sz w:val="20"/>
            <w:szCs w:val="20"/>
            <w:lang w:val="en-US"/>
          </w:rPr>
          <w:t>10.1007/s00704-017-2274-7</w:t>
        </w:r>
      </w:hyperlink>
      <w:r w:rsidRPr="005D5915">
        <w:rPr>
          <w:rFonts w:cs="Times New Roman"/>
          <w:sz w:val="20"/>
          <w:szCs w:val="20"/>
          <w:lang w:val="en-GB"/>
        </w:rPr>
        <w:t>.</w:t>
      </w:r>
    </w:p>
    <w:p w14:paraId="71FA0E01" w14:textId="5520CF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Chow, W.T.L. et al., 2014: A multi-method and multi-scale approach for estimating city-wide anthropogenic heat fluxes.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64–76, doi:</w:t>
      </w:r>
      <w:hyperlink r:id="rId280" w:history="1">
        <w:r w:rsidRPr="005D5915">
          <w:rPr>
            <w:rStyle w:val="Hyperlink"/>
            <w:rFonts w:cs="Times New Roman"/>
            <w:sz w:val="20"/>
            <w:szCs w:val="20"/>
            <w:lang w:val="en-US"/>
          </w:rPr>
          <w:t>10.1016/j.atmosenv.2014.09.053</w:t>
        </w:r>
      </w:hyperlink>
      <w:r w:rsidRPr="005D5915">
        <w:rPr>
          <w:rFonts w:cs="Times New Roman"/>
          <w:sz w:val="20"/>
          <w:szCs w:val="20"/>
          <w:lang w:val="en-GB"/>
        </w:rPr>
        <w:t>.</w:t>
      </w:r>
    </w:p>
    <w:p w14:paraId="66C794C9" w14:textId="4D910B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T.R. Carter, and F. Giorgi, 2002: PRUDENCE employs new methods to assess European climate change.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83(13)</w:t>
      </w:r>
      <w:r w:rsidRPr="005D5915">
        <w:rPr>
          <w:rFonts w:cs="Times New Roman"/>
          <w:sz w:val="20"/>
          <w:szCs w:val="20"/>
          <w:lang w:val="en-GB"/>
        </w:rPr>
        <w:t>, 147, doi:</w:t>
      </w:r>
      <w:hyperlink r:id="rId281" w:history="1">
        <w:r w:rsidRPr="005D5915">
          <w:rPr>
            <w:rStyle w:val="Hyperlink"/>
            <w:rFonts w:cs="Times New Roman"/>
            <w:sz w:val="20"/>
            <w:szCs w:val="20"/>
            <w:lang w:val="en-US"/>
          </w:rPr>
          <w:t>10.1029/2002eo000094</w:t>
        </w:r>
      </w:hyperlink>
      <w:r w:rsidRPr="005D5915">
        <w:rPr>
          <w:rFonts w:cs="Times New Roman"/>
          <w:sz w:val="20"/>
          <w:szCs w:val="20"/>
          <w:lang w:val="en-GB"/>
        </w:rPr>
        <w:t>.</w:t>
      </w:r>
    </w:p>
    <w:p w14:paraId="505FCF79" w14:textId="0F69DD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M.A.D.D. Larsen, O.B. Christensen, M. Drews, and M. Stendel, 2019: Robustness of European climate projections from dynamical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4857–4869, doi:</w:t>
      </w:r>
      <w:hyperlink r:id="rId282" w:history="1">
        <w:r w:rsidRPr="005D5915">
          <w:rPr>
            <w:rStyle w:val="Hyperlink"/>
            <w:rFonts w:cs="Times New Roman"/>
            <w:sz w:val="20"/>
            <w:szCs w:val="20"/>
            <w:lang w:val="en-US"/>
          </w:rPr>
          <w:t>10.1007/s00382-019-04831-z</w:t>
        </w:r>
      </w:hyperlink>
      <w:r w:rsidRPr="005D5915">
        <w:rPr>
          <w:rFonts w:cs="Times New Roman"/>
          <w:sz w:val="20"/>
          <w:szCs w:val="20"/>
          <w:lang w:val="en-GB"/>
        </w:rPr>
        <w:t>.</w:t>
      </w:r>
    </w:p>
    <w:p w14:paraId="6B6D5F33" w14:textId="483106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et al., 2007: Regional Climate Projections. In: </w:t>
      </w:r>
      <w:r w:rsidRPr="005D5915">
        <w:rPr>
          <w:rFonts w:cs="Times New Roman"/>
          <w:i/>
          <w:sz w:val="20"/>
          <w:szCs w:val="20"/>
          <w:lang w:val="en-GB"/>
        </w:rPr>
        <w:t>Climate Change 2007: The Physical Science Basis. Contribution of Working Group I to the Fourth Assessment Report of the Intergovernmental Panel on Climate Change</w:t>
      </w:r>
      <w:r w:rsidRPr="005D5915">
        <w:rPr>
          <w:rFonts w:cs="Times New Roman"/>
          <w:sz w:val="20"/>
          <w:szCs w:val="20"/>
          <w:lang w:val="en-GB"/>
        </w:rPr>
        <w:t xml:space="preserve"> [Solomon, S., D. Qin, M. Manning, Z. Chen, M. Marquis, K.B. Averyt, M. Tignor, and H.L. Miller (eds.)]. Cambridge University Press, Cambridge, United Kingdom and New York, NY, USA, pp. 847–940.</w:t>
      </w:r>
    </w:p>
    <w:p w14:paraId="1BCEBF76" w14:textId="1D7FA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Christensen, J.H. et al., 2013: Climate Phenomena and their Relevance for Future Regional Climate Change.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 York, NY, USA, pp. 1217–1308, doi:</w:t>
      </w:r>
      <w:hyperlink r:id="rId283" w:history="1">
        <w:r w:rsidRPr="005D5915">
          <w:rPr>
            <w:rStyle w:val="Hyperlink"/>
            <w:rFonts w:cs="Times New Roman"/>
            <w:sz w:val="20"/>
            <w:szCs w:val="20"/>
            <w:lang w:val="en-US"/>
          </w:rPr>
          <w:t>10.1017/cbo9781107415324.028</w:t>
        </w:r>
      </w:hyperlink>
      <w:r w:rsidRPr="005D5915">
        <w:rPr>
          <w:rFonts w:cs="Times New Roman"/>
          <w:sz w:val="20"/>
          <w:szCs w:val="20"/>
          <w:lang w:val="en-GB"/>
        </w:rPr>
        <w:t>.</w:t>
      </w:r>
    </w:p>
    <w:p w14:paraId="45CE61AE" w14:textId="38E389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O.B. and E. Kjellström, 2020: Partitioning uncertainty components of mean climate and climate change in a large ensemble of European regional climate model projections.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54(9–10)</w:t>
      </w:r>
      <w:r w:rsidRPr="005D5915">
        <w:rPr>
          <w:rFonts w:cs="Times New Roman"/>
          <w:sz w:val="20"/>
          <w:szCs w:val="20"/>
          <w:lang w:val="en-GB"/>
        </w:rPr>
        <w:t>, 4293–4308, doi:</w:t>
      </w:r>
      <w:hyperlink r:id="rId284" w:history="1">
        <w:r w:rsidRPr="005D5915">
          <w:rPr>
            <w:rStyle w:val="Hyperlink"/>
            <w:rFonts w:cs="Times New Roman"/>
            <w:sz w:val="20"/>
            <w:szCs w:val="20"/>
            <w:lang w:val="en-US"/>
          </w:rPr>
          <w:t>10.1007/s00382-020-05229-y</w:t>
        </w:r>
      </w:hyperlink>
      <w:r w:rsidRPr="005D5915">
        <w:rPr>
          <w:rFonts w:cs="Times New Roman"/>
          <w:sz w:val="20"/>
          <w:szCs w:val="20"/>
          <w:lang w:val="en-GB"/>
        </w:rPr>
        <w:t>.</w:t>
      </w:r>
    </w:p>
    <w:p w14:paraId="0C15EFFD" w14:textId="01C714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Christiansen, B., 2013: Changes in Temperature Records and Extremes: Are They Statistically Significant?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26(20)</w:t>
      </w:r>
      <w:r w:rsidRPr="005D5915">
        <w:rPr>
          <w:rFonts w:cs="Times New Roman"/>
          <w:sz w:val="20"/>
          <w:szCs w:val="20"/>
          <w:lang w:val="en-GB"/>
        </w:rPr>
        <w:t>, 7863–7875, doi:</w:t>
      </w:r>
      <w:hyperlink r:id="rId285" w:history="1">
        <w:r w:rsidRPr="005D5915">
          <w:rPr>
            <w:rStyle w:val="Hyperlink"/>
            <w:rFonts w:cs="Times New Roman"/>
            <w:sz w:val="20"/>
            <w:szCs w:val="20"/>
            <w:lang w:val="en-US"/>
          </w:rPr>
          <w:t>10.1175/jcli-d-12-00814.1</w:t>
        </w:r>
      </w:hyperlink>
      <w:r w:rsidRPr="005D5915">
        <w:rPr>
          <w:rFonts w:cs="Times New Roman"/>
          <w:sz w:val="20"/>
          <w:szCs w:val="20"/>
          <w:lang w:val="en-GB"/>
        </w:rPr>
        <w:t>.</w:t>
      </w:r>
    </w:p>
    <w:p w14:paraId="4D7AD3EA" w14:textId="4E239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Chronis, T., D.E. Raitsos, D. Kassis, and A. Sarantopoulos, 2011: The Summer North Atlantic Oscillation Influence on the Eastern Mediterranean.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24(21)</w:t>
      </w:r>
      <w:r w:rsidRPr="005D5915">
        <w:rPr>
          <w:rFonts w:cs="Times New Roman"/>
          <w:sz w:val="20"/>
          <w:szCs w:val="20"/>
          <w:lang w:val="en-GB"/>
        </w:rPr>
        <w:t>, 5584–5596, doi:</w:t>
      </w:r>
      <w:hyperlink r:id="rId286" w:history="1">
        <w:r w:rsidRPr="005D5915">
          <w:rPr>
            <w:rStyle w:val="Hyperlink"/>
            <w:rFonts w:cs="Times New Roman"/>
            <w:sz w:val="20"/>
            <w:szCs w:val="20"/>
            <w:lang w:val="en-US"/>
          </w:rPr>
          <w:t>10.1175/2011jcli3839.1</w:t>
        </w:r>
      </w:hyperlink>
      <w:r w:rsidRPr="005D5915">
        <w:rPr>
          <w:rFonts w:cs="Times New Roman"/>
          <w:sz w:val="20"/>
          <w:szCs w:val="20"/>
          <w:lang w:val="en-GB"/>
        </w:rPr>
        <w:t>.</w:t>
      </w:r>
    </w:p>
    <w:p w14:paraId="470B4793" w14:textId="7602D5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Chrysoulakis, N., Z. Mitraka, and N. Gorelick, 2019: Exploiting satellite observations for global surface albedo trends monitoring.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137(1–2)</w:t>
      </w:r>
      <w:r w:rsidRPr="005D5915">
        <w:rPr>
          <w:rFonts w:cs="Times New Roman"/>
          <w:sz w:val="20"/>
          <w:szCs w:val="20"/>
          <w:lang w:val="en-GB"/>
        </w:rPr>
        <w:t>, 1171–1179, doi:</w:t>
      </w:r>
      <w:hyperlink r:id="rId287" w:history="1">
        <w:r w:rsidRPr="005D5915">
          <w:rPr>
            <w:rStyle w:val="Hyperlink"/>
            <w:rFonts w:cs="Times New Roman"/>
            <w:sz w:val="20"/>
            <w:szCs w:val="20"/>
            <w:lang w:val="en-US"/>
          </w:rPr>
          <w:t>10.1007/s00704-018-2663-6</w:t>
        </w:r>
      </w:hyperlink>
      <w:r w:rsidRPr="005D5915">
        <w:rPr>
          <w:rFonts w:cs="Times New Roman"/>
          <w:sz w:val="20"/>
          <w:szCs w:val="20"/>
          <w:lang w:val="en-GB"/>
        </w:rPr>
        <w:t>.</w:t>
      </w:r>
    </w:p>
    <w:p w14:paraId="65C4E29E" w14:textId="046142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Chrysoulakis, N. et al., 2018: Urban energy exchanges monitoring from space.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11498, doi:</w:t>
      </w:r>
      <w:hyperlink r:id="rId288" w:history="1">
        <w:r w:rsidRPr="005D5915">
          <w:rPr>
            <w:rStyle w:val="Hyperlink"/>
            <w:rFonts w:cs="Times New Roman"/>
            <w:sz w:val="20"/>
            <w:szCs w:val="20"/>
            <w:lang w:val="en-US"/>
          </w:rPr>
          <w:t>10.1038/s41598-018-29873-x</w:t>
        </w:r>
      </w:hyperlink>
      <w:r w:rsidRPr="005D5915">
        <w:rPr>
          <w:rFonts w:cs="Times New Roman"/>
          <w:sz w:val="20"/>
          <w:szCs w:val="20"/>
          <w:lang w:val="en-GB"/>
        </w:rPr>
        <w:t>.</w:t>
      </w:r>
    </w:p>
    <w:p w14:paraId="223E9A6E" w14:textId="6ED4AA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Chubb, T., M.J. Manton, A.D. Peace, and S.P. Bilish, 2015: Estimation of Wind-Induced Losses from a Precipitation Gauge Network in the Australian Snowy Mountains.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16(6)</w:t>
      </w:r>
      <w:r w:rsidRPr="005D5915">
        <w:rPr>
          <w:rFonts w:cs="Times New Roman"/>
          <w:sz w:val="20"/>
          <w:szCs w:val="20"/>
          <w:lang w:val="en-GB"/>
        </w:rPr>
        <w:t>, 2619–2638, doi:</w:t>
      </w:r>
      <w:hyperlink r:id="rId289" w:history="1">
        <w:r w:rsidRPr="005D5915">
          <w:rPr>
            <w:rStyle w:val="Hyperlink"/>
            <w:rFonts w:cs="Times New Roman"/>
            <w:sz w:val="20"/>
            <w:szCs w:val="20"/>
            <w:lang w:val="en-US"/>
          </w:rPr>
          <w:t>10.1175/jhm-d-14-0216.1</w:t>
        </w:r>
      </w:hyperlink>
      <w:r w:rsidRPr="005D5915">
        <w:rPr>
          <w:rFonts w:cs="Times New Roman"/>
          <w:sz w:val="20"/>
          <w:szCs w:val="20"/>
          <w:lang w:val="en-GB"/>
        </w:rPr>
        <w:t>.</w:t>
      </w:r>
    </w:p>
    <w:p w14:paraId="6F8AA953" w14:textId="50E48C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Chug, D. et al., 2020: Observed Evidence for Steep Rise in the Extreme Flow of Western Himalayan Rivers.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47(15)</w:t>
      </w:r>
      <w:r w:rsidRPr="005D5915">
        <w:rPr>
          <w:rFonts w:cs="Times New Roman"/>
          <w:sz w:val="20"/>
          <w:szCs w:val="20"/>
          <w:lang w:val="en-GB"/>
        </w:rPr>
        <w:t>, doi:</w:t>
      </w:r>
      <w:hyperlink r:id="rId290" w:history="1">
        <w:r w:rsidRPr="005D5915">
          <w:rPr>
            <w:rStyle w:val="Hyperlink"/>
            <w:rFonts w:cs="Times New Roman"/>
            <w:sz w:val="20"/>
            <w:szCs w:val="20"/>
            <w:lang w:val="en-US"/>
          </w:rPr>
          <w:t>10.1029/2020gl087815</w:t>
        </w:r>
      </w:hyperlink>
      <w:r w:rsidRPr="005D5915">
        <w:rPr>
          <w:rFonts w:cs="Times New Roman"/>
          <w:sz w:val="20"/>
          <w:szCs w:val="20"/>
          <w:lang w:val="en-GB"/>
        </w:rPr>
        <w:t>.</w:t>
      </w:r>
    </w:p>
    <w:p w14:paraId="6ADFC937" w14:textId="0A28A9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Coats, S., J.E. Smerdon, B.I. Cook, and R. Seager, 2013: Stationarity of the tropical pacific teleconnection to North America in CMIP5/PMIP3 model simulations.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40(18)</w:t>
      </w:r>
      <w:r w:rsidRPr="005D5915">
        <w:rPr>
          <w:rFonts w:cs="Times New Roman"/>
          <w:sz w:val="20"/>
          <w:szCs w:val="20"/>
          <w:lang w:val="en-GB"/>
        </w:rPr>
        <w:t>, 4927–4932, doi:</w:t>
      </w:r>
      <w:hyperlink r:id="rId291" w:history="1">
        <w:r w:rsidRPr="005D5915">
          <w:rPr>
            <w:rStyle w:val="Hyperlink"/>
            <w:rFonts w:cs="Times New Roman"/>
            <w:sz w:val="20"/>
            <w:szCs w:val="20"/>
            <w:lang w:val="en-US"/>
          </w:rPr>
          <w:t>10.1002/grl.50938</w:t>
        </w:r>
      </w:hyperlink>
      <w:r w:rsidRPr="005D5915">
        <w:rPr>
          <w:rFonts w:cs="Times New Roman"/>
          <w:sz w:val="20"/>
          <w:szCs w:val="20"/>
          <w:lang w:val="en-GB"/>
        </w:rPr>
        <w:t>.</w:t>
      </w:r>
    </w:p>
    <w:p w14:paraId="54E9F398" w14:textId="129F1E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 et al., 2014: Recent Arctic amplification and extreme mid-latitude weather.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627–637, doi:</w:t>
      </w:r>
      <w:hyperlink r:id="rId292" w:history="1">
        <w:r w:rsidRPr="005D5915">
          <w:rPr>
            <w:rStyle w:val="Hyperlink"/>
            <w:rFonts w:cs="Times New Roman"/>
            <w:sz w:val="20"/>
            <w:szCs w:val="20"/>
            <w:lang w:val="en-GB"/>
          </w:rPr>
          <w:t>10.1038/ngeo2234</w:t>
        </w:r>
      </w:hyperlink>
      <w:r w:rsidRPr="005D5915">
        <w:rPr>
          <w:rFonts w:cs="Times New Roman"/>
          <w:sz w:val="20"/>
          <w:szCs w:val="20"/>
          <w:lang w:val="en-GB"/>
        </w:rPr>
        <w:t>.</w:t>
      </w:r>
    </w:p>
    <w:p w14:paraId="7D5989C4" w14:textId="73A2E9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 et al., 2020: Divergent consensuses on Arctic amplification influence on midlatitude severe winter weather.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20–29, doi:</w:t>
      </w:r>
      <w:hyperlink r:id="rId293" w:history="1">
        <w:r w:rsidRPr="005D5915">
          <w:rPr>
            <w:rStyle w:val="Hyperlink"/>
            <w:rFonts w:cs="Times New Roman"/>
            <w:sz w:val="20"/>
            <w:szCs w:val="20"/>
            <w:lang w:val="en-GB"/>
          </w:rPr>
          <w:t>10.1038/s41558-019-0662-y</w:t>
        </w:r>
      </w:hyperlink>
      <w:r w:rsidRPr="005D5915">
        <w:rPr>
          <w:rFonts w:cs="Times New Roman"/>
          <w:sz w:val="20"/>
          <w:szCs w:val="20"/>
          <w:lang w:val="en-GB"/>
        </w:rPr>
        <w:t>.</w:t>
      </w:r>
    </w:p>
    <w:p w14:paraId="4BDB6716" w14:textId="4EFFF8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J.L., J.C. Furtado, M.A. Barlow, V.A. Alexeev, and J.E. Cherry, 2012: Arctic warming, increasing snow cover and widespread boreal winter cooling.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014007, doi:</w:t>
      </w:r>
      <w:hyperlink r:id="rId294" w:history="1">
        <w:r w:rsidRPr="005D5915">
          <w:rPr>
            <w:rStyle w:val="Hyperlink"/>
            <w:rFonts w:cs="Times New Roman"/>
            <w:sz w:val="20"/>
            <w:szCs w:val="20"/>
            <w:lang w:val="en-US"/>
          </w:rPr>
          <w:t>10.1088/1748-9326/7/1/014007</w:t>
        </w:r>
      </w:hyperlink>
      <w:r w:rsidRPr="005D5915">
        <w:rPr>
          <w:rFonts w:cs="Times New Roman"/>
          <w:sz w:val="20"/>
          <w:szCs w:val="20"/>
          <w:lang w:val="en-GB"/>
        </w:rPr>
        <w:t>.</w:t>
      </w:r>
    </w:p>
    <w:p w14:paraId="4CE60AD9" w14:textId="2A8152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Colette, A., R. Vautard, and M. Vrac, 2012: Regional climate downscaling with prior statistical correction of the global climate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39(13)</w:t>
      </w:r>
      <w:r w:rsidRPr="005D5915">
        <w:rPr>
          <w:rFonts w:cs="Times New Roman"/>
          <w:sz w:val="20"/>
          <w:szCs w:val="20"/>
          <w:lang w:val="en-GB"/>
        </w:rPr>
        <w:t>, n/a–n/a, doi:</w:t>
      </w:r>
      <w:hyperlink r:id="rId295" w:history="1">
        <w:r w:rsidRPr="005D5915">
          <w:rPr>
            <w:rStyle w:val="Hyperlink"/>
            <w:rFonts w:cs="Times New Roman"/>
            <w:sz w:val="20"/>
            <w:szCs w:val="20"/>
            <w:lang w:val="en-US"/>
          </w:rPr>
          <w:t>10.1029/2012gl052258</w:t>
        </w:r>
      </w:hyperlink>
      <w:r w:rsidRPr="005D5915">
        <w:rPr>
          <w:rFonts w:cs="Times New Roman"/>
          <w:sz w:val="20"/>
          <w:szCs w:val="20"/>
          <w:lang w:val="en-GB"/>
        </w:rPr>
        <w:t>.</w:t>
      </w:r>
    </w:p>
    <w:p w14:paraId="3E348CB7" w14:textId="313042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K. and R. Ison, 2009: Jumping off Arnstein’s ladder: social learning as a new policy paradigm for climate change adaptation. </w:t>
      </w:r>
      <w:r w:rsidRPr="005D5915">
        <w:rPr>
          <w:rFonts w:cs="Times New Roman"/>
          <w:i/>
          <w:sz w:val="20"/>
          <w:szCs w:val="20"/>
          <w:lang w:val="en-GB"/>
        </w:rPr>
        <w:t>Environmental Policy and Governance</w:t>
      </w:r>
      <w:r w:rsidRPr="005D5915">
        <w:rPr>
          <w:rFonts w:cs="Times New Roman"/>
          <w:sz w:val="20"/>
          <w:szCs w:val="20"/>
          <w:lang w:val="en-GB"/>
        </w:rPr>
        <w:t xml:space="preserve">, </w:t>
      </w:r>
      <w:r w:rsidRPr="005D5915">
        <w:rPr>
          <w:rFonts w:cs="Times New Roman"/>
          <w:b/>
          <w:sz w:val="20"/>
          <w:szCs w:val="20"/>
          <w:lang w:val="en-GB"/>
        </w:rPr>
        <w:t>19(6)</w:t>
      </w:r>
      <w:r w:rsidRPr="005D5915">
        <w:rPr>
          <w:rFonts w:cs="Times New Roman"/>
          <w:sz w:val="20"/>
          <w:szCs w:val="20"/>
          <w:lang w:val="en-GB"/>
        </w:rPr>
        <w:t>, 358–373, doi:</w:t>
      </w:r>
      <w:hyperlink r:id="rId296" w:history="1">
        <w:r w:rsidRPr="005D5915">
          <w:rPr>
            <w:rStyle w:val="Hyperlink"/>
            <w:rFonts w:cs="Times New Roman"/>
            <w:sz w:val="20"/>
            <w:szCs w:val="20"/>
            <w:lang w:val="en-US"/>
          </w:rPr>
          <w:t>10.1002/eet.523</w:t>
        </w:r>
      </w:hyperlink>
      <w:r w:rsidRPr="005D5915">
        <w:rPr>
          <w:rFonts w:cs="Times New Roman"/>
          <w:sz w:val="20"/>
          <w:szCs w:val="20"/>
          <w:lang w:val="en-GB"/>
        </w:rPr>
        <w:t>.</w:t>
      </w:r>
    </w:p>
    <w:p w14:paraId="23712099" w14:textId="6E3F14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2013a: Observational challenges in evaluating climate models.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3(11)</w:t>
      </w:r>
      <w:r w:rsidRPr="005D5915">
        <w:rPr>
          <w:rFonts w:cs="Times New Roman"/>
          <w:sz w:val="20"/>
          <w:szCs w:val="20"/>
          <w:lang w:val="en-GB"/>
        </w:rPr>
        <w:t>, 940–941, doi:</w:t>
      </w:r>
      <w:hyperlink r:id="rId297" w:history="1">
        <w:r w:rsidRPr="005D5915">
          <w:rPr>
            <w:rStyle w:val="Hyperlink"/>
            <w:rFonts w:cs="Times New Roman"/>
            <w:sz w:val="20"/>
            <w:szCs w:val="20"/>
            <w:lang w:val="en-US"/>
          </w:rPr>
          <w:t>10.1038/nclimate2012</w:t>
        </w:r>
      </w:hyperlink>
      <w:r w:rsidRPr="005D5915">
        <w:rPr>
          <w:rFonts w:cs="Times New Roman"/>
          <w:sz w:val="20"/>
          <w:szCs w:val="20"/>
          <w:lang w:val="en-GB"/>
        </w:rPr>
        <w:t>.</w:t>
      </w:r>
    </w:p>
    <w:p w14:paraId="04F0F96A" w14:textId="1D1C6C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2013b: Long-term Climate Change: Projections, Commitments and Irreversibility.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M. Midgley (eds.)]. Cambridge University Press, Cambridge, United Kingdom and New York, NY, USA, pp. 1029–1136, doi:</w:t>
      </w:r>
      <w:hyperlink r:id="rId298" w:history="1">
        <w:r w:rsidRPr="005D5915">
          <w:rPr>
            <w:rStyle w:val="Hyperlink"/>
            <w:rFonts w:cs="Times New Roman"/>
            <w:sz w:val="20"/>
            <w:szCs w:val="20"/>
            <w:lang w:val="en-US"/>
          </w:rPr>
          <w:t>10.1017/cbo9781107415324.024</w:t>
        </w:r>
      </w:hyperlink>
      <w:r w:rsidRPr="005D5915">
        <w:rPr>
          <w:rFonts w:cs="Times New Roman"/>
          <w:sz w:val="20"/>
          <w:szCs w:val="20"/>
          <w:lang w:val="en-GB"/>
        </w:rPr>
        <w:t>.</w:t>
      </w:r>
    </w:p>
    <w:p w14:paraId="6678BDA2" w14:textId="4EE959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2018: Challenges and opportunities for improved understanding of regional climate dynamics.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101–108, doi:</w:t>
      </w:r>
      <w:hyperlink r:id="rId299" w:history="1">
        <w:r w:rsidRPr="005D5915">
          <w:rPr>
            <w:rStyle w:val="Hyperlink"/>
            <w:rFonts w:cs="Times New Roman"/>
            <w:sz w:val="20"/>
            <w:szCs w:val="20"/>
            <w:lang w:val="en-US"/>
          </w:rPr>
          <w:t>10.1038/s41558-017-0059-8</w:t>
        </w:r>
      </w:hyperlink>
      <w:r w:rsidRPr="005D5915">
        <w:rPr>
          <w:rFonts w:cs="Times New Roman"/>
          <w:sz w:val="20"/>
          <w:szCs w:val="20"/>
          <w:lang w:val="en-GB"/>
        </w:rPr>
        <w:t>.</w:t>
      </w:r>
    </w:p>
    <w:p w14:paraId="6913CDCA" w14:textId="630F45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Collow, T.W., W. Wang, and A. Kumar, 2019: Reduction in Northern Midlatitude 2-m Temperature Variability due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5021–5035, doi:</w:t>
      </w:r>
      <w:hyperlink r:id="rId300" w:history="1">
        <w:r w:rsidRPr="005D5915">
          <w:rPr>
            <w:rStyle w:val="Hyperlink"/>
            <w:rFonts w:cs="Times New Roman"/>
            <w:sz w:val="20"/>
            <w:szCs w:val="20"/>
            <w:lang w:val="en-US"/>
          </w:rPr>
          <w:t>10.1175/jcli-d-18-0692.1</w:t>
        </w:r>
      </w:hyperlink>
      <w:r w:rsidRPr="005D5915">
        <w:rPr>
          <w:rFonts w:cs="Times New Roman"/>
          <w:sz w:val="20"/>
          <w:szCs w:val="20"/>
          <w:lang w:val="en-GB"/>
        </w:rPr>
        <w:t>.</w:t>
      </w:r>
    </w:p>
    <w:p w14:paraId="5BE88BFE" w14:textId="3CD7A6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Compo, G.P. et al., 2011: The Twentieth Century Reanalysis Project.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137(654)</w:t>
      </w:r>
      <w:r w:rsidRPr="005D5915">
        <w:rPr>
          <w:rFonts w:cs="Times New Roman"/>
          <w:sz w:val="20"/>
          <w:szCs w:val="20"/>
          <w:lang w:val="en-GB"/>
        </w:rPr>
        <w:t>, 1–28, doi:</w:t>
      </w:r>
      <w:hyperlink r:id="rId301" w:history="1">
        <w:r w:rsidRPr="005D5915">
          <w:rPr>
            <w:rStyle w:val="Hyperlink"/>
            <w:rFonts w:cs="Times New Roman"/>
            <w:sz w:val="20"/>
            <w:szCs w:val="20"/>
            <w:lang w:val="en-US"/>
          </w:rPr>
          <w:t>10.1002/qj.776</w:t>
        </w:r>
      </w:hyperlink>
      <w:r w:rsidRPr="005D5915">
        <w:rPr>
          <w:rFonts w:cs="Times New Roman"/>
          <w:sz w:val="20"/>
          <w:szCs w:val="20"/>
          <w:lang w:val="en-GB"/>
        </w:rPr>
        <w:t>.</w:t>
      </w:r>
    </w:p>
    <w:p w14:paraId="38124C55" w14:textId="761FAB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Condom, T. et al., 2020: Climatological and Hydrological Observations for the South American Andes: In situ Stations, Satellite, and Reanalysis Data Sets.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doi:</w:t>
      </w:r>
      <w:hyperlink r:id="rId302" w:history="1">
        <w:r w:rsidRPr="005D5915">
          <w:rPr>
            <w:rStyle w:val="Hyperlink"/>
            <w:rFonts w:cs="Times New Roman"/>
            <w:sz w:val="20"/>
            <w:szCs w:val="20"/>
            <w:lang w:val="en-US"/>
          </w:rPr>
          <w:t>10.3389/feart.2020.00092</w:t>
        </w:r>
      </w:hyperlink>
      <w:r w:rsidRPr="005D5915">
        <w:rPr>
          <w:rFonts w:cs="Times New Roman"/>
          <w:sz w:val="20"/>
          <w:szCs w:val="20"/>
          <w:lang w:val="en-GB"/>
        </w:rPr>
        <w:t>.</w:t>
      </w:r>
    </w:p>
    <w:p w14:paraId="38023CE4" w14:textId="0A05CB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Contractor, S. et al., 2020: Rainfall Estimates on a Gridded Network (REGEN) – a global land-based gridded dataset of daily precipitation from 1950 to 2016.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24(2)</w:t>
      </w:r>
      <w:r w:rsidRPr="005D5915">
        <w:rPr>
          <w:rFonts w:cs="Times New Roman"/>
          <w:sz w:val="20"/>
          <w:szCs w:val="20"/>
          <w:lang w:val="en-GB"/>
        </w:rPr>
        <w:t>, 919–943, doi:</w:t>
      </w:r>
      <w:hyperlink r:id="rId303" w:history="1">
        <w:r w:rsidRPr="005D5915">
          <w:rPr>
            <w:rStyle w:val="Hyperlink"/>
            <w:rFonts w:cs="Times New Roman"/>
            <w:sz w:val="20"/>
            <w:szCs w:val="20"/>
            <w:lang w:val="en-US"/>
          </w:rPr>
          <w:t>10.5194/hess-24-919-2020</w:t>
        </w:r>
      </w:hyperlink>
      <w:r w:rsidRPr="005D5915">
        <w:rPr>
          <w:rFonts w:cs="Times New Roman"/>
          <w:sz w:val="20"/>
          <w:szCs w:val="20"/>
          <w:lang w:val="en-GB"/>
        </w:rPr>
        <w:t>.</w:t>
      </w:r>
    </w:p>
    <w:p w14:paraId="1B6B82A2" w14:textId="3FC9A5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B.I., T.R. Ault, and J.E. Smerdon, 2015a: Unprecedented 21st century drought risk in the American Southwest and Central Plains.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e1400082, doi:</w:t>
      </w:r>
      <w:hyperlink r:id="rId304" w:history="1">
        <w:r w:rsidRPr="005D5915">
          <w:rPr>
            <w:rStyle w:val="Hyperlink"/>
            <w:rFonts w:cs="Times New Roman"/>
            <w:sz w:val="20"/>
            <w:szCs w:val="20"/>
            <w:lang w:val="en-US"/>
          </w:rPr>
          <w:t>10.1126/sciadv.1400082</w:t>
        </w:r>
      </w:hyperlink>
      <w:r w:rsidRPr="005D5915">
        <w:rPr>
          <w:rFonts w:cs="Times New Roman"/>
          <w:sz w:val="20"/>
          <w:szCs w:val="20"/>
          <w:lang w:val="en-GB"/>
        </w:rPr>
        <w:t>.</w:t>
      </w:r>
    </w:p>
    <w:p w14:paraId="35EC8E63" w14:textId="55424B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B.I., S.P. Shukla, M.J. Puma, and L.S. Nazarenko, 2015b: Irrigation as an historical climate forcing.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44(5–6)</w:t>
      </w:r>
      <w:r w:rsidRPr="005D5915">
        <w:rPr>
          <w:rFonts w:cs="Times New Roman"/>
          <w:sz w:val="20"/>
          <w:szCs w:val="20"/>
          <w:lang w:val="en-GB"/>
        </w:rPr>
        <w:t>, 1715–1730, doi:</w:t>
      </w:r>
      <w:hyperlink r:id="rId305" w:history="1">
        <w:r w:rsidRPr="005D5915">
          <w:rPr>
            <w:rStyle w:val="Hyperlink"/>
            <w:rFonts w:cs="Times New Roman"/>
            <w:sz w:val="20"/>
            <w:szCs w:val="20"/>
            <w:lang w:val="en-US"/>
          </w:rPr>
          <w:t>10.1007/s00382-014-2204-7</w:t>
        </w:r>
      </w:hyperlink>
      <w:r w:rsidRPr="005D5915">
        <w:rPr>
          <w:rFonts w:cs="Times New Roman"/>
          <w:sz w:val="20"/>
          <w:szCs w:val="20"/>
          <w:lang w:val="en-GB"/>
        </w:rPr>
        <w:t>.</w:t>
      </w:r>
    </w:p>
    <w:p w14:paraId="6B4BC5FB" w14:textId="43460A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E.R. et al., 2010: Megadroughts in North America: placing IPCC projections of hydroclimatic change in a long-term palaeoclimate context. </w:t>
      </w:r>
      <w:r w:rsidRPr="005D5915">
        <w:rPr>
          <w:rFonts w:cs="Times New Roman"/>
          <w:i/>
          <w:sz w:val="20"/>
          <w:szCs w:val="20"/>
          <w:lang w:val="en-GB"/>
        </w:rPr>
        <w:t>Journal of Quaternary Science</w:t>
      </w:r>
      <w:r w:rsidRPr="005D5915">
        <w:rPr>
          <w:rFonts w:cs="Times New Roman"/>
          <w:sz w:val="20"/>
          <w:szCs w:val="20"/>
          <w:lang w:val="en-GB"/>
        </w:rPr>
        <w:t xml:space="preserve">, </w:t>
      </w:r>
      <w:r w:rsidRPr="005D5915">
        <w:rPr>
          <w:rFonts w:cs="Times New Roman"/>
          <w:b/>
          <w:sz w:val="20"/>
          <w:szCs w:val="20"/>
          <w:lang w:val="en-GB"/>
        </w:rPr>
        <w:t>25(1)</w:t>
      </w:r>
      <w:r w:rsidRPr="005D5915">
        <w:rPr>
          <w:rFonts w:cs="Times New Roman"/>
          <w:sz w:val="20"/>
          <w:szCs w:val="20"/>
          <w:lang w:val="en-GB"/>
        </w:rPr>
        <w:t>, 48–61, doi:</w:t>
      </w:r>
      <w:hyperlink r:id="rId306" w:history="1">
        <w:r w:rsidRPr="005D5915">
          <w:rPr>
            <w:rStyle w:val="Hyperlink"/>
            <w:rFonts w:cs="Times New Roman"/>
            <w:sz w:val="20"/>
            <w:szCs w:val="20"/>
            <w:lang w:val="en-US"/>
          </w:rPr>
          <w:t>10.1002/jqs.1303</w:t>
        </w:r>
      </w:hyperlink>
      <w:r w:rsidRPr="005D5915">
        <w:rPr>
          <w:rFonts w:cs="Times New Roman"/>
          <w:sz w:val="20"/>
          <w:szCs w:val="20"/>
          <w:lang w:val="en-GB"/>
        </w:rPr>
        <w:t>.</w:t>
      </w:r>
    </w:p>
    <w:p w14:paraId="71032796" w14:textId="19572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K.H. and E.K. Vizy, 2015: Detection and Analysis of an Amplified Warming of the Sahara Desert.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6560–6580, doi:</w:t>
      </w:r>
      <w:hyperlink r:id="rId307" w:history="1">
        <w:r w:rsidRPr="005D5915">
          <w:rPr>
            <w:rStyle w:val="Hyperlink"/>
            <w:rFonts w:cs="Times New Roman"/>
            <w:sz w:val="20"/>
            <w:szCs w:val="20"/>
            <w:lang w:val="en-US"/>
          </w:rPr>
          <w:t>10.1175/jcli-d-14-00230.1</w:t>
        </w:r>
      </w:hyperlink>
      <w:r w:rsidRPr="005D5915">
        <w:rPr>
          <w:rFonts w:cs="Times New Roman"/>
          <w:sz w:val="20"/>
          <w:szCs w:val="20"/>
          <w:lang w:val="en-GB"/>
        </w:rPr>
        <w:t>.</w:t>
      </w:r>
    </w:p>
    <w:p w14:paraId="4017D996" w14:textId="0DC19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Cook, K.H. and E.K. Vizy, 2019: Contemporary Climate Change of the African Monsoon Systems.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145–159, doi:</w:t>
      </w:r>
      <w:hyperlink r:id="rId308" w:history="1">
        <w:r w:rsidRPr="005D5915">
          <w:rPr>
            <w:rStyle w:val="Hyperlink"/>
            <w:rFonts w:cs="Times New Roman"/>
            <w:sz w:val="20"/>
            <w:szCs w:val="20"/>
            <w:lang w:val="en-US"/>
          </w:rPr>
          <w:t>10.1007/s40641-019-00130-1</w:t>
        </w:r>
      </w:hyperlink>
      <w:r w:rsidRPr="005D5915">
        <w:rPr>
          <w:rFonts w:cs="Times New Roman"/>
          <w:sz w:val="20"/>
          <w:szCs w:val="20"/>
          <w:lang w:val="en-GB"/>
        </w:rPr>
        <w:t>.</w:t>
      </w:r>
    </w:p>
    <w:p w14:paraId="58098E70" w14:textId="065148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Coppola, E. et al., 2020: A first-of-its-kind multi-model convection permitting ensemble for investigating convective phenomena over Europe and the Mediterranean.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55(1–2)</w:t>
      </w:r>
      <w:r w:rsidRPr="005D5915">
        <w:rPr>
          <w:rFonts w:cs="Times New Roman"/>
          <w:sz w:val="20"/>
          <w:szCs w:val="20"/>
          <w:lang w:val="en-GB"/>
        </w:rPr>
        <w:t>, 3–34, doi:</w:t>
      </w:r>
      <w:hyperlink r:id="rId309" w:history="1">
        <w:r w:rsidRPr="005D5915">
          <w:rPr>
            <w:rStyle w:val="Hyperlink"/>
            <w:rFonts w:cs="Times New Roman"/>
            <w:sz w:val="20"/>
            <w:szCs w:val="20"/>
            <w:lang w:val="en-US"/>
          </w:rPr>
          <w:t>10.1007/s00382-018-4521-8</w:t>
        </w:r>
      </w:hyperlink>
      <w:r w:rsidRPr="005D5915">
        <w:rPr>
          <w:rFonts w:cs="Times New Roman"/>
          <w:sz w:val="20"/>
          <w:szCs w:val="20"/>
          <w:lang w:val="en-GB"/>
        </w:rPr>
        <w:t>.</w:t>
      </w:r>
    </w:p>
    <w:p w14:paraId="775ED085" w14:textId="59A88F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Coppola, E. et al., 2021: Assessment of the European Climate Projections as Simulated by the Large EURO-CORDEX Regional and Global Climate Model Ensemble.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126(4)</w:t>
      </w:r>
      <w:r w:rsidRPr="005D5915">
        <w:rPr>
          <w:rFonts w:cs="Times New Roman"/>
          <w:sz w:val="20"/>
          <w:szCs w:val="20"/>
          <w:lang w:val="en-GB"/>
        </w:rPr>
        <w:t>, doi:</w:t>
      </w:r>
      <w:hyperlink r:id="rId310" w:history="1">
        <w:r w:rsidRPr="005D5915">
          <w:rPr>
            <w:rStyle w:val="Hyperlink"/>
            <w:rFonts w:cs="Times New Roman"/>
            <w:sz w:val="20"/>
            <w:szCs w:val="20"/>
            <w:lang w:val="en-US"/>
          </w:rPr>
          <w:t>10.1029/2019jd032356</w:t>
        </w:r>
      </w:hyperlink>
      <w:r w:rsidRPr="005D5915">
        <w:rPr>
          <w:rFonts w:cs="Times New Roman"/>
          <w:sz w:val="20"/>
          <w:szCs w:val="20"/>
          <w:lang w:val="en-GB"/>
        </w:rPr>
        <w:t>.</w:t>
      </w:r>
    </w:p>
    <w:p w14:paraId="32870408" w14:textId="5C15AE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Corballis, T., 2019: Populating the Climate. </w:t>
      </w:r>
      <w:r w:rsidRPr="005D5915">
        <w:rPr>
          <w:rFonts w:cs="Times New Roman"/>
          <w:i/>
          <w:sz w:val="20"/>
          <w:szCs w:val="20"/>
          <w:lang w:val="en-GB"/>
        </w:rPr>
        <w:t>Environmental Philosophy</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275–289, doi:</w:t>
      </w:r>
      <w:hyperlink r:id="rId311" w:history="1">
        <w:r w:rsidRPr="005D5915">
          <w:rPr>
            <w:rStyle w:val="Hyperlink"/>
            <w:rFonts w:cs="Times New Roman"/>
            <w:sz w:val="20"/>
            <w:szCs w:val="20"/>
            <w:lang w:val="en-US"/>
          </w:rPr>
          <w:t>10.5840/envirophil201981284</w:t>
        </w:r>
      </w:hyperlink>
      <w:r w:rsidRPr="005D5915">
        <w:rPr>
          <w:rFonts w:cs="Times New Roman"/>
          <w:sz w:val="20"/>
          <w:szCs w:val="20"/>
          <w:lang w:val="en-GB"/>
        </w:rPr>
        <w:t>.</w:t>
      </w:r>
    </w:p>
    <w:p w14:paraId="46DF5A64" w14:textId="2F48D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Corner, A., L. Whitmarsh, and D. Xenias, 2012: Uncertainty, scepticism and attitudes towards climate change: biased assimilation and attitude polarisation.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114(3–4)</w:t>
      </w:r>
      <w:r w:rsidRPr="005D5915">
        <w:rPr>
          <w:rFonts w:cs="Times New Roman"/>
          <w:sz w:val="20"/>
          <w:szCs w:val="20"/>
          <w:lang w:val="en-GB"/>
        </w:rPr>
        <w:t>, 463–478, doi:</w:t>
      </w:r>
      <w:hyperlink r:id="rId312" w:history="1">
        <w:r w:rsidRPr="005D5915">
          <w:rPr>
            <w:rStyle w:val="Hyperlink"/>
            <w:rFonts w:cs="Times New Roman"/>
            <w:sz w:val="20"/>
            <w:szCs w:val="20"/>
            <w:lang w:val="en-US"/>
          </w:rPr>
          <w:t>10.1007/s10584-012-0424-6</w:t>
        </w:r>
      </w:hyperlink>
      <w:r w:rsidRPr="005D5915">
        <w:rPr>
          <w:rFonts w:cs="Times New Roman"/>
          <w:sz w:val="20"/>
          <w:szCs w:val="20"/>
          <w:lang w:val="en-GB"/>
        </w:rPr>
        <w:t>.</w:t>
      </w:r>
    </w:p>
    <w:p w14:paraId="195B7FB1" w14:textId="0C1EF9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Corner, A., E. Markowitz, and N. Pidgeon, 2014: Public engagement with climate change: the role of human values.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411–422, doi:</w:t>
      </w:r>
      <w:hyperlink r:id="rId313" w:history="1">
        <w:r w:rsidRPr="005D5915">
          <w:rPr>
            <w:rStyle w:val="Hyperlink"/>
            <w:rFonts w:cs="Times New Roman"/>
            <w:sz w:val="20"/>
            <w:szCs w:val="20"/>
            <w:lang w:val="en-US"/>
          </w:rPr>
          <w:t>10.1002/wcc.269</w:t>
        </w:r>
      </w:hyperlink>
      <w:r w:rsidRPr="005D5915">
        <w:rPr>
          <w:rFonts w:cs="Times New Roman"/>
          <w:sz w:val="20"/>
          <w:szCs w:val="20"/>
          <w:lang w:val="en-GB"/>
        </w:rPr>
        <w:t>.</w:t>
      </w:r>
    </w:p>
    <w:p w14:paraId="1B431B97" w14:textId="3BAEEC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Coumou, D., J. Lehmann, and J. Beckmann, 2015: The weakening summer circulation in the Northern Hemisphere mid-latitudes.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348(6232)</w:t>
      </w:r>
      <w:r w:rsidRPr="005D5915">
        <w:rPr>
          <w:rFonts w:cs="Times New Roman"/>
          <w:sz w:val="20"/>
          <w:szCs w:val="20"/>
          <w:lang w:val="en-GB"/>
        </w:rPr>
        <w:t>, 324–327, doi:</w:t>
      </w:r>
      <w:hyperlink r:id="rId314" w:history="1">
        <w:r w:rsidRPr="005D5915">
          <w:rPr>
            <w:rStyle w:val="Hyperlink"/>
            <w:rFonts w:cs="Times New Roman"/>
            <w:sz w:val="20"/>
            <w:szCs w:val="20"/>
            <w:lang w:val="en-US"/>
          </w:rPr>
          <w:t>10.1126/science.1261768</w:t>
        </w:r>
      </w:hyperlink>
      <w:r w:rsidRPr="005D5915">
        <w:rPr>
          <w:rFonts w:cs="Times New Roman"/>
          <w:sz w:val="20"/>
          <w:szCs w:val="20"/>
          <w:lang w:val="en-GB"/>
        </w:rPr>
        <w:t>.</w:t>
      </w:r>
    </w:p>
    <w:p w14:paraId="40B1A782" w14:textId="650334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Coumou, D., G. Di Capua, S. Vavrus, L. Wang, and S. Wang, 2018: The influence of Arctic amplification on mid-latitude summer circulation.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2959, doi:</w:t>
      </w:r>
      <w:hyperlink r:id="rId315" w:history="1">
        <w:r w:rsidRPr="005D5915">
          <w:rPr>
            <w:rStyle w:val="Hyperlink"/>
            <w:rFonts w:cs="Times New Roman"/>
            <w:sz w:val="20"/>
            <w:szCs w:val="20"/>
            <w:lang w:val="en-US"/>
          </w:rPr>
          <w:t>10.1038/s41467-018-05256-8</w:t>
        </w:r>
      </w:hyperlink>
      <w:r w:rsidRPr="005D5915">
        <w:rPr>
          <w:rFonts w:cs="Times New Roman"/>
          <w:sz w:val="20"/>
          <w:szCs w:val="20"/>
          <w:lang w:val="en-GB"/>
        </w:rPr>
        <w:t>.</w:t>
      </w:r>
    </w:p>
    <w:p w14:paraId="47138806" w14:textId="772041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Cramer, W., J. Guiot, and K. Marini, 2020: MedECCe 2020 Summary for Policymakers. In: </w:t>
      </w:r>
      <w:r w:rsidRPr="005D5915">
        <w:rPr>
          <w:rFonts w:cs="Times New Roman"/>
          <w:i/>
          <w:sz w:val="20"/>
          <w:szCs w:val="20"/>
          <w:lang w:val="en-GB"/>
        </w:rPr>
        <w:t>Climate and Environmental Change in the Mediterranean Basin – Current Situation and Risks for the Future. First Mediterranean Assessment Report</w:t>
      </w:r>
      <w:r w:rsidRPr="005D5915">
        <w:rPr>
          <w:rFonts w:cs="Times New Roman"/>
          <w:sz w:val="20"/>
          <w:szCs w:val="20"/>
          <w:lang w:val="en-GB"/>
        </w:rPr>
        <w:t xml:space="preserve"> []. Union for the Mediterranean, Plan Bleu, UNEP/MAP, Marseille, France, pp. 34.</w:t>
      </w:r>
    </w:p>
    <w:p w14:paraId="2B6A8FCB" w14:textId="769999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Cramer, W. et al., 2018: Climate change and interconnected risks to sustainable development in the Mediterranean.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8(11)</w:t>
      </w:r>
      <w:r w:rsidRPr="005D5915">
        <w:rPr>
          <w:rFonts w:cs="Times New Roman"/>
          <w:sz w:val="20"/>
          <w:szCs w:val="20"/>
          <w:lang w:val="en-GB"/>
        </w:rPr>
        <w:t>, 972–980, doi:</w:t>
      </w:r>
      <w:hyperlink r:id="rId316" w:history="1">
        <w:r w:rsidRPr="005D5915">
          <w:rPr>
            <w:rStyle w:val="Hyperlink"/>
            <w:rFonts w:cs="Times New Roman"/>
            <w:sz w:val="20"/>
            <w:szCs w:val="20"/>
            <w:lang w:val="en-US"/>
          </w:rPr>
          <w:t>10.1038/s41558-018-0299-2</w:t>
        </w:r>
      </w:hyperlink>
      <w:r w:rsidRPr="005D5915">
        <w:rPr>
          <w:rFonts w:cs="Times New Roman"/>
          <w:sz w:val="20"/>
          <w:szCs w:val="20"/>
          <w:lang w:val="en-GB"/>
        </w:rPr>
        <w:t>.</w:t>
      </w:r>
    </w:p>
    <w:p w14:paraId="7D9B1F3F" w14:textId="49F9F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Crook, J. et al., 2019: Assessment of the Representation of West African Storm Lifecycles in Convection-Permitting Simulations. </w:t>
      </w:r>
      <w:r w:rsidRPr="005D5915">
        <w:rPr>
          <w:rFonts w:cs="Times New Roman"/>
          <w:i/>
          <w:sz w:val="20"/>
          <w:szCs w:val="20"/>
          <w:lang w:val="en-GB"/>
        </w:rPr>
        <w:t>Earth and Space Science</w:t>
      </w:r>
      <w:r w:rsidRPr="005D5915">
        <w:rPr>
          <w:rFonts w:cs="Times New Roman"/>
          <w:sz w:val="20"/>
          <w:szCs w:val="20"/>
          <w:lang w:val="en-GB"/>
        </w:rPr>
        <w:t>, 2018EA000491, doi:</w:t>
      </w:r>
      <w:hyperlink r:id="rId317" w:history="1">
        <w:r w:rsidRPr="005D5915">
          <w:rPr>
            <w:rStyle w:val="Hyperlink"/>
            <w:rFonts w:cs="Times New Roman"/>
            <w:sz w:val="20"/>
            <w:szCs w:val="20"/>
            <w:lang w:val="en-US"/>
          </w:rPr>
          <w:t>10.1029/2018ea000491</w:t>
        </w:r>
      </w:hyperlink>
      <w:r w:rsidRPr="005D5915">
        <w:rPr>
          <w:rFonts w:cs="Times New Roman"/>
          <w:sz w:val="20"/>
          <w:szCs w:val="20"/>
          <w:lang w:val="en-GB"/>
        </w:rPr>
        <w:t>.</w:t>
      </w:r>
    </w:p>
    <w:p w14:paraId="16741B7F" w14:textId="522408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Crow, W.T. et al., 2015: Robust estimates of soil moisture and latent heat flux coupling strength obtained from triple collocation.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42(20)</w:t>
      </w:r>
      <w:r w:rsidRPr="005D5915">
        <w:rPr>
          <w:rFonts w:cs="Times New Roman"/>
          <w:sz w:val="20"/>
          <w:szCs w:val="20"/>
          <w:lang w:val="en-GB"/>
        </w:rPr>
        <w:t>, 8415–8423, doi:</w:t>
      </w:r>
      <w:hyperlink r:id="rId318" w:history="1">
        <w:r w:rsidRPr="005D5915">
          <w:rPr>
            <w:rStyle w:val="Hyperlink"/>
            <w:rFonts w:cs="Times New Roman"/>
            <w:sz w:val="20"/>
            <w:szCs w:val="20"/>
            <w:lang w:val="en-US"/>
          </w:rPr>
          <w:t>10.1002/2015gl065929</w:t>
        </w:r>
      </w:hyperlink>
      <w:r w:rsidRPr="005D5915">
        <w:rPr>
          <w:rFonts w:cs="Times New Roman"/>
          <w:sz w:val="20"/>
          <w:szCs w:val="20"/>
          <w:lang w:val="en-GB"/>
        </w:rPr>
        <w:t>.</w:t>
      </w:r>
    </w:p>
    <w:p w14:paraId="4B674FF2" w14:textId="13FFD6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CTT, 2018: </w:t>
      </w:r>
      <w:r w:rsidRPr="005D5915">
        <w:rPr>
          <w:rFonts w:cs="Times New Roman"/>
          <w:i/>
          <w:sz w:val="20"/>
          <w:szCs w:val="20"/>
          <w:lang w:val="en-GB"/>
        </w:rPr>
        <w:t>Future Forward: Cape Town Tourism Annual Report 2017/2018</w:t>
      </w:r>
      <w:r w:rsidRPr="005D5915">
        <w:rPr>
          <w:rFonts w:cs="Times New Roman"/>
          <w:sz w:val="20"/>
          <w:szCs w:val="20"/>
          <w:lang w:val="en-GB"/>
        </w:rPr>
        <w:t>. 4 pp.</w:t>
      </w:r>
    </w:p>
    <w:p w14:paraId="58C7F5D4" w14:textId="210B74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Cuervo-Robayo, A.P. et al., 2014: An update of high-resolution monthly climate surfaces for Mexico.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34(7)</w:t>
      </w:r>
      <w:r w:rsidRPr="005D5915">
        <w:rPr>
          <w:rFonts w:cs="Times New Roman"/>
          <w:sz w:val="20"/>
          <w:szCs w:val="20"/>
          <w:lang w:val="en-GB"/>
        </w:rPr>
        <w:t>, 2427–2437, doi:</w:t>
      </w:r>
      <w:hyperlink r:id="rId319" w:history="1">
        <w:r w:rsidRPr="005D5915">
          <w:rPr>
            <w:rStyle w:val="Hyperlink"/>
            <w:rFonts w:cs="Times New Roman"/>
            <w:sz w:val="20"/>
            <w:szCs w:val="20"/>
            <w:lang w:val="en-US"/>
          </w:rPr>
          <w:t>10.1002/joc.3848</w:t>
        </w:r>
      </w:hyperlink>
      <w:r w:rsidRPr="005D5915">
        <w:rPr>
          <w:rFonts w:cs="Times New Roman"/>
          <w:sz w:val="20"/>
          <w:szCs w:val="20"/>
          <w:lang w:val="en-GB"/>
        </w:rPr>
        <w:t>.</w:t>
      </w:r>
    </w:p>
    <w:p w14:paraId="4F8F6661" w14:textId="1BA4E2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Cui, J. et al., 2020: Vegetation forcing modulates global land monsoon and water resources in a CO2-enriched climate.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5184, doi:</w:t>
      </w:r>
      <w:hyperlink r:id="rId320" w:history="1">
        <w:r w:rsidRPr="005D5915">
          <w:rPr>
            <w:rStyle w:val="Hyperlink"/>
            <w:rFonts w:cs="Times New Roman"/>
            <w:sz w:val="20"/>
            <w:szCs w:val="20"/>
            <w:lang w:val="en-US"/>
          </w:rPr>
          <w:t>10.1038/s41467-020-18992-7</w:t>
        </w:r>
      </w:hyperlink>
      <w:r w:rsidRPr="005D5915">
        <w:rPr>
          <w:rFonts w:cs="Times New Roman"/>
          <w:sz w:val="20"/>
          <w:szCs w:val="20"/>
          <w:lang w:val="en-GB"/>
        </w:rPr>
        <w:t>.</w:t>
      </w:r>
    </w:p>
    <w:p w14:paraId="1F858562" w14:textId="64DBC4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Culley, S. et al., 2016: A bottom-up approach to identifying the maximum operational adaptive capacity of water resource systems to a changing climate.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52(9)</w:t>
      </w:r>
      <w:r w:rsidRPr="005D5915">
        <w:rPr>
          <w:rFonts w:cs="Times New Roman"/>
          <w:sz w:val="20"/>
          <w:szCs w:val="20"/>
          <w:lang w:val="en-GB"/>
        </w:rPr>
        <w:t>, 6751–6768, doi:</w:t>
      </w:r>
      <w:hyperlink r:id="rId321" w:history="1">
        <w:r w:rsidRPr="005D5915">
          <w:rPr>
            <w:rStyle w:val="Hyperlink"/>
            <w:rFonts w:cs="Times New Roman"/>
            <w:sz w:val="20"/>
            <w:szCs w:val="20"/>
            <w:lang w:val="en-US"/>
          </w:rPr>
          <w:t>10.1002/2015wr018253</w:t>
        </w:r>
      </w:hyperlink>
      <w:r w:rsidRPr="005D5915">
        <w:rPr>
          <w:rFonts w:cs="Times New Roman"/>
          <w:sz w:val="20"/>
          <w:szCs w:val="20"/>
          <w:lang w:val="en-GB"/>
        </w:rPr>
        <w:t>.</w:t>
      </w:r>
    </w:p>
    <w:p w14:paraId="5E0B118A" w14:textId="7AF76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Cumming, G.S., D.H.M. Cumming, and C.L. Redman, 2006: Scale Mismatches in Social-Ecological Systems : Causes, Consequences, and Solutions. </w:t>
      </w:r>
      <w:r w:rsidRPr="005D5915">
        <w:rPr>
          <w:rFonts w:cs="Times New Roman"/>
          <w:i/>
          <w:sz w:val="20"/>
          <w:szCs w:val="20"/>
          <w:lang w:val="en-GB"/>
        </w:rPr>
        <w:t>Ecology and Society</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14.</w:t>
      </w:r>
    </w:p>
    <w:p w14:paraId="7F2D12C3" w14:textId="4080C7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Cvijanovic, I. et al., 2017: Future loss of Arctic sea-ice cover could drive a substantial decrease in California’s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1947, doi:</w:t>
      </w:r>
      <w:hyperlink r:id="rId322" w:history="1">
        <w:r w:rsidRPr="005D5915">
          <w:rPr>
            <w:rStyle w:val="Hyperlink"/>
            <w:rFonts w:cs="Times New Roman"/>
            <w:sz w:val="20"/>
            <w:szCs w:val="20"/>
            <w:lang w:val="en-US"/>
          </w:rPr>
          <w:t>10.1038/s41467-017-01907-4</w:t>
        </w:r>
      </w:hyperlink>
      <w:r w:rsidRPr="005D5915">
        <w:rPr>
          <w:rFonts w:cs="Times New Roman"/>
          <w:sz w:val="20"/>
          <w:szCs w:val="20"/>
          <w:lang w:val="en-GB"/>
        </w:rPr>
        <w:t>.</w:t>
      </w:r>
    </w:p>
    <w:p w14:paraId="27765A0E" w14:textId="477674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D’Agostino, R., J. Bader, S. Bordoni, D. Ferreira, and J. Jungclaus, 2019: Northern Hemisphere Monsoon Response to Mid-Holocene Orbital Forcing and Greenhouse Gas-Induced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46(3)</w:t>
      </w:r>
      <w:r w:rsidRPr="005D5915">
        <w:rPr>
          <w:rFonts w:cs="Times New Roman"/>
          <w:sz w:val="20"/>
          <w:szCs w:val="20"/>
          <w:lang w:val="en-GB"/>
        </w:rPr>
        <w:t>, 1591–1601, doi:</w:t>
      </w:r>
      <w:hyperlink r:id="rId323" w:history="1">
        <w:r w:rsidRPr="005D5915">
          <w:rPr>
            <w:rStyle w:val="Hyperlink"/>
            <w:rFonts w:cs="Times New Roman"/>
            <w:sz w:val="20"/>
            <w:szCs w:val="20"/>
            <w:lang w:val="en-US"/>
          </w:rPr>
          <w:t>10.1029/2018gl081589</w:t>
        </w:r>
      </w:hyperlink>
      <w:r w:rsidRPr="005D5915">
        <w:rPr>
          <w:rFonts w:cs="Times New Roman"/>
          <w:sz w:val="20"/>
          <w:szCs w:val="20"/>
          <w:lang w:val="en-GB"/>
        </w:rPr>
        <w:t>.</w:t>
      </w:r>
    </w:p>
    <w:p w14:paraId="26712223" w14:textId="4FEB4D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Dafka, S. et al., 2018: On the ability of RCMs to capture the circulation pattern of Etesians.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51(5–6)</w:t>
      </w:r>
      <w:r w:rsidRPr="005D5915">
        <w:rPr>
          <w:rFonts w:cs="Times New Roman"/>
          <w:sz w:val="20"/>
          <w:szCs w:val="20"/>
          <w:lang w:val="en-GB"/>
        </w:rPr>
        <w:t>, 1687–1706, doi:</w:t>
      </w:r>
      <w:hyperlink r:id="rId324" w:history="1">
        <w:r w:rsidRPr="005D5915">
          <w:rPr>
            <w:rStyle w:val="Hyperlink"/>
            <w:rFonts w:cs="Times New Roman"/>
            <w:sz w:val="20"/>
            <w:szCs w:val="20"/>
            <w:lang w:val="en-US"/>
          </w:rPr>
          <w:t>10.1007/s00382-017-3977-2</w:t>
        </w:r>
      </w:hyperlink>
      <w:r w:rsidRPr="005D5915">
        <w:rPr>
          <w:rFonts w:cs="Times New Roman"/>
          <w:sz w:val="20"/>
          <w:szCs w:val="20"/>
          <w:lang w:val="en-GB"/>
        </w:rPr>
        <w:t>.</w:t>
      </w:r>
    </w:p>
    <w:p w14:paraId="111538B3" w14:textId="1A46DF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Dahlgren, P., T. Landelius, P. Kållberg, and S. Gollvik, 2016: A high-resolution regional reanalysis for Europe. Part 1: Three-dimensional reanalysis with the regional HIgh-Resolution Limited-Area Model (HIRLAM).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142(698)</w:t>
      </w:r>
      <w:r w:rsidRPr="005D5915">
        <w:rPr>
          <w:rFonts w:cs="Times New Roman"/>
          <w:sz w:val="20"/>
          <w:szCs w:val="20"/>
          <w:lang w:val="en-GB"/>
        </w:rPr>
        <w:t>, 2119–2131, doi:</w:t>
      </w:r>
      <w:hyperlink r:id="rId325" w:history="1">
        <w:r w:rsidRPr="005D5915">
          <w:rPr>
            <w:rStyle w:val="Hyperlink"/>
            <w:rFonts w:cs="Times New Roman"/>
            <w:sz w:val="20"/>
            <w:szCs w:val="20"/>
            <w:lang w:val="en-US"/>
          </w:rPr>
          <w:t>10.1002/qj.2807</w:t>
        </w:r>
      </w:hyperlink>
      <w:r w:rsidRPr="005D5915">
        <w:rPr>
          <w:rFonts w:cs="Times New Roman"/>
          <w:sz w:val="20"/>
          <w:szCs w:val="20"/>
          <w:lang w:val="en-GB"/>
        </w:rPr>
        <w:t>.</w:t>
      </w:r>
    </w:p>
    <w:p w14:paraId="2C00FA0C" w14:textId="022C67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Dai, A. and C.E. Bloecker, 2019: Impacts of internal variability on temperature and precipitation trends in large ensemble simulations by two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289–306, doi:</w:t>
      </w:r>
      <w:hyperlink r:id="rId326" w:history="1">
        <w:r w:rsidRPr="005D5915">
          <w:rPr>
            <w:rStyle w:val="Hyperlink"/>
            <w:rFonts w:cs="Times New Roman"/>
            <w:sz w:val="20"/>
            <w:szCs w:val="20"/>
            <w:lang w:val="en-US"/>
          </w:rPr>
          <w:t>10.1007/s00382-018-4132-4</w:t>
        </w:r>
      </w:hyperlink>
      <w:r w:rsidRPr="005D5915">
        <w:rPr>
          <w:rFonts w:cs="Times New Roman"/>
          <w:sz w:val="20"/>
          <w:szCs w:val="20"/>
          <w:lang w:val="en-GB"/>
        </w:rPr>
        <w:t>.</w:t>
      </w:r>
    </w:p>
    <w:p w14:paraId="7C867582" w14:textId="4F86C3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Dai, A. and M. Song, 2020: Little influence of Arctic amplification on mid-latitude 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231–237, doi:</w:t>
      </w:r>
      <w:hyperlink r:id="rId327" w:history="1">
        <w:r w:rsidRPr="005D5915">
          <w:rPr>
            <w:rStyle w:val="Hyperlink"/>
            <w:rFonts w:cs="Times New Roman"/>
            <w:sz w:val="20"/>
            <w:szCs w:val="20"/>
            <w:lang w:val="en-US"/>
          </w:rPr>
          <w:t>10.1038/s41558-020-0694-3</w:t>
        </w:r>
      </w:hyperlink>
      <w:r w:rsidRPr="005D5915">
        <w:rPr>
          <w:rFonts w:cs="Times New Roman"/>
          <w:sz w:val="20"/>
          <w:szCs w:val="20"/>
          <w:lang w:val="en-GB"/>
        </w:rPr>
        <w:t>.</w:t>
      </w:r>
    </w:p>
    <w:p w14:paraId="00079D83" w14:textId="0A56FD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Dandou, A., M. Tombrou, E. Akylas, N. Soulakellis, and E. Bossioli, 2005: Development and evaluation of an urban parameterization scheme in the Penn State/NCAR Mesoscale Model (MM5). </w:t>
      </w:r>
      <w:r w:rsidRPr="005D5915">
        <w:rPr>
          <w:rFonts w:cs="Times New Roman"/>
          <w:i/>
          <w:sz w:val="20"/>
          <w:szCs w:val="20"/>
          <w:lang w:val="en-GB"/>
        </w:rPr>
        <w:t>Journal of Geophysical Research D: Atmospheres</w:t>
      </w:r>
      <w:r w:rsidRPr="005D5915">
        <w:rPr>
          <w:rFonts w:cs="Times New Roman"/>
          <w:sz w:val="20"/>
          <w:szCs w:val="20"/>
          <w:lang w:val="en-GB"/>
        </w:rPr>
        <w:t xml:space="preserve">, </w:t>
      </w:r>
      <w:r w:rsidRPr="005D5915">
        <w:rPr>
          <w:rFonts w:cs="Times New Roman"/>
          <w:b/>
          <w:sz w:val="20"/>
          <w:szCs w:val="20"/>
          <w:lang w:val="en-GB"/>
        </w:rPr>
        <w:t>110</w:t>
      </w:r>
      <w:r w:rsidRPr="005D5915">
        <w:rPr>
          <w:rFonts w:cs="Times New Roman"/>
          <w:sz w:val="20"/>
          <w:szCs w:val="20"/>
          <w:lang w:val="en-GB"/>
        </w:rPr>
        <w:t>, doi:</w:t>
      </w:r>
      <w:hyperlink r:id="rId328" w:history="1">
        <w:r w:rsidRPr="005D5915">
          <w:rPr>
            <w:rStyle w:val="Hyperlink"/>
            <w:rFonts w:cs="Times New Roman"/>
            <w:sz w:val="20"/>
            <w:szCs w:val="20"/>
            <w:lang w:val="en-US"/>
          </w:rPr>
          <w:t>10.1029/2004jd005192</w:t>
        </w:r>
      </w:hyperlink>
      <w:r w:rsidRPr="005D5915">
        <w:rPr>
          <w:rFonts w:cs="Times New Roman"/>
          <w:sz w:val="20"/>
          <w:szCs w:val="20"/>
          <w:lang w:val="en-GB"/>
        </w:rPr>
        <w:t>.</w:t>
      </w:r>
    </w:p>
    <w:p w14:paraId="465A8B1B" w14:textId="670523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Daniel, M. et al., 2019: Benefits of explicit urban parameterization in regional climate modeling to study climate and city interactions.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52(5–6)</w:t>
      </w:r>
      <w:r w:rsidRPr="005D5915">
        <w:rPr>
          <w:rFonts w:cs="Times New Roman"/>
          <w:sz w:val="20"/>
          <w:szCs w:val="20"/>
          <w:lang w:val="en-GB"/>
        </w:rPr>
        <w:t>, 2745–2764, doi:</w:t>
      </w:r>
      <w:hyperlink r:id="rId329" w:history="1">
        <w:r w:rsidRPr="005D5915">
          <w:rPr>
            <w:rStyle w:val="Hyperlink"/>
            <w:rFonts w:cs="Times New Roman"/>
            <w:sz w:val="20"/>
            <w:szCs w:val="20"/>
            <w:lang w:val="en-US"/>
          </w:rPr>
          <w:t>10.1007/s00382-018-4289-x</w:t>
        </w:r>
      </w:hyperlink>
      <w:r w:rsidRPr="005D5915">
        <w:rPr>
          <w:rFonts w:cs="Times New Roman"/>
          <w:sz w:val="20"/>
          <w:szCs w:val="20"/>
          <w:lang w:val="en-GB"/>
        </w:rPr>
        <w:t>.</w:t>
      </w:r>
    </w:p>
    <w:p w14:paraId="4B2A2EF4" w14:textId="142437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Daniels, E.E., G. Lenderink, R.W.A. Hutjes, and A.A.M. Holtslag, 2016: Observed urban effects on precipitation along the Dutch West coast.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36(4)</w:t>
      </w:r>
      <w:r w:rsidRPr="005D5915">
        <w:rPr>
          <w:rFonts w:cs="Times New Roman"/>
          <w:sz w:val="20"/>
          <w:szCs w:val="20"/>
          <w:lang w:val="en-GB"/>
        </w:rPr>
        <w:t>, 2111–2119, doi:</w:t>
      </w:r>
      <w:hyperlink r:id="rId330" w:history="1">
        <w:r w:rsidRPr="005D5915">
          <w:rPr>
            <w:rStyle w:val="Hyperlink"/>
            <w:rFonts w:cs="Times New Roman"/>
            <w:sz w:val="20"/>
            <w:szCs w:val="20"/>
            <w:lang w:val="en-US"/>
          </w:rPr>
          <w:t>10.1002/joc.4458</w:t>
        </w:r>
      </w:hyperlink>
      <w:r w:rsidRPr="005D5915">
        <w:rPr>
          <w:rFonts w:cs="Times New Roman"/>
          <w:sz w:val="20"/>
          <w:szCs w:val="20"/>
          <w:lang w:val="en-GB"/>
        </w:rPr>
        <w:t>.</w:t>
      </w:r>
    </w:p>
    <w:p w14:paraId="4C7C9EAA" w14:textId="0EAF9C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Darmaraki, S. et al., 2019: Future evolution of Marine Heatwaves in the Mediterranean Sea.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sz w:val="20"/>
          <w:szCs w:val="20"/>
          <w:lang w:val="en-GB"/>
        </w:rPr>
        <w:lastRenderedPageBreak/>
        <w:t>doi:</w:t>
      </w:r>
      <w:hyperlink r:id="rId331" w:history="1">
        <w:r w:rsidRPr="005D5915">
          <w:rPr>
            <w:rStyle w:val="Hyperlink"/>
            <w:rFonts w:cs="Times New Roman"/>
            <w:sz w:val="20"/>
            <w:szCs w:val="20"/>
            <w:lang w:val="en-US"/>
          </w:rPr>
          <w:t>10.1007/s00382-019-04661-z</w:t>
        </w:r>
      </w:hyperlink>
      <w:r w:rsidRPr="005D5915">
        <w:rPr>
          <w:rFonts w:cs="Times New Roman"/>
          <w:sz w:val="20"/>
          <w:szCs w:val="20"/>
          <w:lang w:val="en-GB"/>
        </w:rPr>
        <w:t>.</w:t>
      </w:r>
    </w:p>
    <w:p w14:paraId="020A0557" w14:textId="056FDB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 et al., 2018: Providing future climate projections using multiple models and methods: insights from the Philippines.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148(1–2)</w:t>
      </w:r>
      <w:r w:rsidRPr="005D5915">
        <w:rPr>
          <w:rFonts w:cs="Times New Roman"/>
          <w:sz w:val="20"/>
          <w:szCs w:val="20"/>
          <w:lang w:val="en-GB"/>
        </w:rPr>
        <w:t>, 187–203, doi:</w:t>
      </w:r>
      <w:hyperlink r:id="rId332" w:history="1">
        <w:r w:rsidRPr="005D5915">
          <w:rPr>
            <w:rStyle w:val="Hyperlink"/>
            <w:rFonts w:cs="Times New Roman"/>
            <w:sz w:val="20"/>
            <w:szCs w:val="20"/>
            <w:lang w:val="en-US"/>
          </w:rPr>
          <w:t>10.1007/s10584-018-2183-5</w:t>
        </w:r>
      </w:hyperlink>
      <w:r w:rsidRPr="005D5915">
        <w:rPr>
          <w:rFonts w:cs="Times New Roman"/>
          <w:sz w:val="20"/>
          <w:szCs w:val="20"/>
          <w:lang w:val="en-GB"/>
        </w:rPr>
        <w:t>.</w:t>
      </w:r>
    </w:p>
    <w:p w14:paraId="2F324953" w14:textId="111A4F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J.D., K. Sutherland, C. Jack, and B.C. Hewitson, 2014: The role of regional climate projections in managing complex socio-ecological systems.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15(1)</w:t>
      </w:r>
      <w:r w:rsidRPr="005D5915">
        <w:rPr>
          <w:rFonts w:cs="Times New Roman"/>
          <w:sz w:val="20"/>
          <w:szCs w:val="20"/>
          <w:lang w:val="en-GB"/>
        </w:rPr>
        <w:t>, 1–12, doi:</w:t>
      </w:r>
      <w:hyperlink r:id="rId333" w:history="1">
        <w:r w:rsidRPr="005D5915">
          <w:rPr>
            <w:rStyle w:val="Hyperlink"/>
            <w:rFonts w:cs="Times New Roman"/>
            <w:sz w:val="20"/>
            <w:szCs w:val="20"/>
            <w:lang w:val="en-US"/>
          </w:rPr>
          <w:t>10.1007/s10113-014-0631-y</w:t>
        </w:r>
      </w:hyperlink>
      <w:r w:rsidRPr="005D5915">
        <w:rPr>
          <w:rFonts w:cs="Times New Roman"/>
          <w:sz w:val="20"/>
          <w:szCs w:val="20"/>
          <w:lang w:val="en-GB"/>
        </w:rPr>
        <w:t>.</w:t>
      </w:r>
    </w:p>
    <w:p w14:paraId="3977A277" w14:textId="5C0770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J.D., S. Lorenz, P. Wolski, R.C. Blamey, and C. Jack, 2015: Interpreting climate data visualisations to inform adaptation decisions.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10</w:t>
      </w:r>
      <w:r w:rsidRPr="005D5915">
        <w:rPr>
          <w:rFonts w:cs="Times New Roman"/>
          <w:sz w:val="20"/>
          <w:szCs w:val="20"/>
          <w:lang w:val="en-GB"/>
        </w:rPr>
        <w:t>, 17–26, doi:</w:t>
      </w:r>
      <w:hyperlink r:id="rId334" w:history="1">
        <w:r w:rsidRPr="005D5915">
          <w:rPr>
            <w:rStyle w:val="Hyperlink"/>
            <w:rFonts w:cs="Times New Roman"/>
            <w:sz w:val="20"/>
            <w:szCs w:val="20"/>
            <w:lang w:val="en-US"/>
          </w:rPr>
          <w:t>10.1016/j.crm.2015.06.007</w:t>
        </w:r>
      </w:hyperlink>
      <w:r w:rsidRPr="005D5915">
        <w:rPr>
          <w:rFonts w:cs="Times New Roman"/>
          <w:sz w:val="20"/>
          <w:szCs w:val="20"/>
          <w:lang w:val="en-GB"/>
        </w:rPr>
        <w:t>.</w:t>
      </w:r>
    </w:p>
    <w:p w14:paraId="247913C1" w14:textId="103E05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Davini, P., J. Hardenberg, and S. Corti, 2015: Tropical origin for the impacts of the Atlantic Multidecadal Variability on the Euro-Atlantic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094010, doi:</w:t>
      </w:r>
      <w:hyperlink r:id="rId335" w:history="1">
        <w:r w:rsidRPr="005D5915">
          <w:rPr>
            <w:rStyle w:val="Hyperlink"/>
            <w:rFonts w:cs="Times New Roman"/>
            <w:sz w:val="20"/>
            <w:szCs w:val="20"/>
            <w:lang w:val="en-US"/>
          </w:rPr>
          <w:t>10.1088/1748-9326/10/9/094010</w:t>
        </w:r>
      </w:hyperlink>
      <w:r w:rsidRPr="005D5915">
        <w:rPr>
          <w:rFonts w:cs="Times New Roman"/>
          <w:sz w:val="20"/>
          <w:szCs w:val="20"/>
          <w:lang w:val="en-GB"/>
        </w:rPr>
        <w:t>.</w:t>
      </w:r>
    </w:p>
    <w:p w14:paraId="3660D60B" w14:textId="2784B3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Davini, P. et al., 2017: Climate SPHINX: evaluating the impact of resolution and stochastic physics parameterisations in the EC-Earth global climate model.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1383–1402, doi:</w:t>
      </w:r>
      <w:hyperlink r:id="rId336" w:history="1">
        <w:r w:rsidRPr="005D5915">
          <w:rPr>
            <w:rStyle w:val="Hyperlink"/>
            <w:rFonts w:cs="Times New Roman"/>
            <w:sz w:val="20"/>
            <w:szCs w:val="20"/>
            <w:lang w:val="en-US"/>
          </w:rPr>
          <w:t>10.5194/gmd-10-1383-2017</w:t>
        </w:r>
      </w:hyperlink>
      <w:r w:rsidRPr="005D5915">
        <w:rPr>
          <w:rFonts w:cs="Times New Roman"/>
          <w:sz w:val="20"/>
          <w:szCs w:val="20"/>
          <w:lang w:val="en-GB"/>
        </w:rPr>
        <w:t>.</w:t>
      </w:r>
    </w:p>
    <w:p w14:paraId="28F833BE" w14:textId="5C61FA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Dawson, A. and T.N. Palmer, 2015: Simulating weather regimes: impact of model resolution and stochastic parameterization.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44(7)</w:t>
      </w:r>
      <w:r w:rsidRPr="005D5915">
        <w:rPr>
          <w:rFonts w:cs="Times New Roman"/>
          <w:sz w:val="20"/>
          <w:szCs w:val="20"/>
          <w:lang w:val="en-GB"/>
        </w:rPr>
        <w:t>, 2177–2193, doi:</w:t>
      </w:r>
      <w:hyperlink r:id="rId337" w:history="1">
        <w:r w:rsidRPr="005D5915">
          <w:rPr>
            <w:rStyle w:val="Hyperlink"/>
            <w:rFonts w:cs="Times New Roman"/>
            <w:sz w:val="20"/>
            <w:szCs w:val="20"/>
            <w:lang w:val="en-US"/>
          </w:rPr>
          <w:t>10.1007/s00382-014-2238-x</w:t>
        </w:r>
      </w:hyperlink>
      <w:r w:rsidRPr="005D5915">
        <w:rPr>
          <w:rFonts w:cs="Times New Roman"/>
          <w:sz w:val="20"/>
          <w:szCs w:val="20"/>
          <w:lang w:val="en-GB"/>
        </w:rPr>
        <w:t>.</w:t>
      </w:r>
    </w:p>
    <w:p w14:paraId="35E30F8A" w14:textId="0D3C64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Dayon, G., J. Boé, and E. Martin, 2015: Transferability in the future climate of a statistical downscaling method for precipitation in France.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120(3)</w:t>
      </w:r>
      <w:r w:rsidRPr="005D5915">
        <w:rPr>
          <w:rFonts w:cs="Times New Roman"/>
          <w:sz w:val="20"/>
          <w:szCs w:val="20"/>
          <w:lang w:val="en-GB"/>
        </w:rPr>
        <w:t>, 1023–1043, doi:</w:t>
      </w:r>
      <w:hyperlink r:id="rId338" w:history="1">
        <w:r w:rsidRPr="005D5915">
          <w:rPr>
            <w:rStyle w:val="Hyperlink"/>
            <w:rFonts w:cs="Times New Roman"/>
            <w:sz w:val="20"/>
            <w:szCs w:val="20"/>
            <w:lang w:val="en-US"/>
          </w:rPr>
          <w:t>10.1002/2014jd022236</w:t>
        </w:r>
      </w:hyperlink>
      <w:r w:rsidRPr="005D5915">
        <w:rPr>
          <w:rFonts w:cs="Times New Roman"/>
          <w:sz w:val="20"/>
          <w:szCs w:val="20"/>
          <w:lang w:val="en-GB"/>
        </w:rPr>
        <w:t>.</w:t>
      </w:r>
    </w:p>
    <w:p w14:paraId="60E5EA16" w14:textId="62B169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Bruijn, K.M., L. Cumiskey, R. Ní Dhubhda, M. Hounjet, and W. Hynes, 2016: Flood vulnerability of critical infrastructure in Cork, Ireland. </w:t>
      </w:r>
      <w:r w:rsidRPr="005D5915">
        <w:rPr>
          <w:rFonts w:cs="Times New Roman"/>
          <w:i/>
          <w:sz w:val="20"/>
          <w:szCs w:val="20"/>
          <w:lang w:val="en-GB"/>
        </w:rPr>
        <w:t>E3S Web of Conferences</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07005, doi:</w:t>
      </w:r>
      <w:hyperlink r:id="rId339" w:history="1">
        <w:r w:rsidRPr="005D5915">
          <w:rPr>
            <w:rStyle w:val="Hyperlink"/>
            <w:rFonts w:cs="Times New Roman"/>
            <w:sz w:val="20"/>
            <w:szCs w:val="20"/>
            <w:lang w:val="en-US"/>
          </w:rPr>
          <w:t>10.1051/e3sconf/20160707005</w:t>
        </w:r>
      </w:hyperlink>
      <w:r w:rsidRPr="005D5915">
        <w:rPr>
          <w:rFonts w:cs="Times New Roman"/>
          <w:sz w:val="20"/>
          <w:szCs w:val="20"/>
          <w:lang w:val="en-GB"/>
        </w:rPr>
        <w:t>.</w:t>
      </w:r>
    </w:p>
    <w:p w14:paraId="4B314F4C" w14:textId="31E12C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Jesus, E.M. et al., 2016: Contribution of cold fronts to seasonal rainfall in simulations over the southern La Plata Basin.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68(2–3)</w:t>
      </w:r>
      <w:r w:rsidRPr="005D5915">
        <w:rPr>
          <w:rFonts w:cs="Times New Roman"/>
          <w:sz w:val="20"/>
          <w:szCs w:val="20"/>
          <w:lang w:val="en-GB"/>
        </w:rPr>
        <w:t>, 243–255.</w:t>
      </w:r>
    </w:p>
    <w:p w14:paraId="266828F7" w14:textId="0EA472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Kok, R.J., P.D.A. Kraaijenbrink, O.A. Tuinenburg, P.N.J. Bonekamp, and W.W. Immerzeel, 2020a: Towards understanding the pattern of glacier mass balances in High Mountain Asia using regional climatic modelling.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3215–3234, doi:</w:t>
      </w:r>
      <w:hyperlink r:id="rId340" w:history="1">
        <w:r w:rsidRPr="005D5915">
          <w:rPr>
            <w:rStyle w:val="Hyperlink"/>
            <w:rFonts w:cs="Times New Roman"/>
            <w:sz w:val="20"/>
            <w:szCs w:val="20"/>
            <w:lang w:val="en-US"/>
          </w:rPr>
          <w:t>10.5194/tc-14-3215-2020</w:t>
        </w:r>
      </w:hyperlink>
      <w:r w:rsidRPr="005D5915">
        <w:rPr>
          <w:rFonts w:cs="Times New Roman"/>
          <w:sz w:val="20"/>
          <w:szCs w:val="20"/>
          <w:lang w:val="en-GB"/>
        </w:rPr>
        <w:t>.</w:t>
      </w:r>
    </w:p>
    <w:p w14:paraId="55C37D3F" w14:textId="60271C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Kok, R.J., P.D.A. Kraaijenbrink, O.A. Tuinenburg, P.N.J. Bonekamp, and W.W. Immerzeel, 2020b: Towards understanding the pattern of glacier mass balances in High Mountain Asia using regional climatic modelling.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3215–3234, doi:</w:t>
      </w:r>
      <w:hyperlink r:id="rId341" w:history="1">
        <w:r w:rsidRPr="005D5915">
          <w:rPr>
            <w:rStyle w:val="Hyperlink"/>
            <w:rFonts w:cs="Times New Roman"/>
            <w:sz w:val="20"/>
            <w:szCs w:val="20"/>
            <w:lang w:val="en-US"/>
          </w:rPr>
          <w:t>10.5194/tc-14-3215-2020</w:t>
        </w:r>
      </w:hyperlink>
      <w:r w:rsidRPr="005D5915">
        <w:rPr>
          <w:rFonts w:cs="Times New Roman"/>
          <w:sz w:val="20"/>
          <w:szCs w:val="20"/>
          <w:lang w:val="en-GB"/>
        </w:rPr>
        <w:t>.</w:t>
      </w:r>
    </w:p>
    <w:p w14:paraId="57822A39" w14:textId="150D60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Munck, C. et al., 2013: How much can air conditioning increase air temperatures for a city like Paris, France?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210–227, doi:</w:t>
      </w:r>
      <w:hyperlink r:id="rId342" w:history="1">
        <w:r w:rsidRPr="005D5915">
          <w:rPr>
            <w:rStyle w:val="Hyperlink"/>
            <w:rFonts w:cs="Times New Roman"/>
            <w:sz w:val="20"/>
            <w:szCs w:val="20"/>
            <w:lang w:val="en-US"/>
          </w:rPr>
          <w:t>10.1002/joc.3415</w:t>
        </w:r>
      </w:hyperlink>
      <w:r w:rsidRPr="005D5915">
        <w:rPr>
          <w:rFonts w:cs="Times New Roman"/>
          <w:sz w:val="20"/>
          <w:szCs w:val="20"/>
          <w:lang w:val="en-GB"/>
        </w:rPr>
        <w:t>.</w:t>
      </w:r>
    </w:p>
    <w:p w14:paraId="3D33298F" w14:textId="20F994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Troch, R., R. Hamdi, H. Van de Vyver, J.-F. Geleyn, and P. Termonia, 2013: Multiscale Performance of the ALARO-0 Model for Simulating Extreme Summer Precipitation Climatology in Belgium.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8895–8915, doi:</w:t>
      </w:r>
      <w:hyperlink r:id="rId343" w:history="1">
        <w:r w:rsidRPr="005D5915">
          <w:rPr>
            <w:rStyle w:val="Hyperlink"/>
            <w:rFonts w:cs="Times New Roman"/>
            <w:sz w:val="20"/>
            <w:szCs w:val="20"/>
            <w:lang w:val="en-US"/>
          </w:rPr>
          <w:t>10.1175/jcli-d-12-00844.1</w:t>
        </w:r>
      </w:hyperlink>
      <w:r w:rsidRPr="005D5915">
        <w:rPr>
          <w:rFonts w:cs="Times New Roman"/>
          <w:sz w:val="20"/>
          <w:szCs w:val="20"/>
          <w:lang w:val="en-GB"/>
        </w:rPr>
        <w:t>.</w:t>
      </w:r>
    </w:p>
    <w:p w14:paraId="21BE8304" w14:textId="23A87D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Vos, L.W., H. Leijnse, A. Overeem, and R. Uijlenhoet, 2019: Quality Control for Crowdsourced Personal Weather Stations to Enable Operational Rainfall Monitoring.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46(15)</w:t>
      </w:r>
      <w:r w:rsidRPr="005D5915">
        <w:rPr>
          <w:rFonts w:cs="Times New Roman"/>
          <w:sz w:val="20"/>
          <w:szCs w:val="20"/>
          <w:lang w:val="en-GB"/>
        </w:rPr>
        <w:t>, 8820–8829, doi:</w:t>
      </w:r>
      <w:hyperlink r:id="rId344" w:history="1">
        <w:r w:rsidRPr="005D5915">
          <w:rPr>
            <w:rStyle w:val="Hyperlink"/>
            <w:rFonts w:cs="Times New Roman"/>
            <w:sz w:val="20"/>
            <w:szCs w:val="20"/>
            <w:lang w:val="en-US"/>
          </w:rPr>
          <w:t>10.1029/2019gl083731</w:t>
        </w:r>
      </w:hyperlink>
      <w:r w:rsidRPr="005D5915">
        <w:rPr>
          <w:rFonts w:cs="Times New Roman"/>
          <w:sz w:val="20"/>
          <w:szCs w:val="20"/>
          <w:lang w:val="en-GB"/>
        </w:rPr>
        <w:t>.</w:t>
      </w:r>
    </w:p>
    <w:p w14:paraId="11D8BCB1" w14:textId="3D7FF8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DEA, 2013: </w:t>
      </w:r>
      <w:r w:rsidRPr="005D5915">
        <w:rPr>
          <w:rFonts w:cs="Times New Roman"/>
          <w:i/>
          <w:sz w:val="20"/>
          <w:szCs w:val="20"/>
          <w:lang w:val="en-GB"/>
        </w:rPr>
        <w:t>Long-Term Adaptation Scenarios Flagship Research Programme (LTAS) for South Africa. Climate Trends and Scenarios for South Africa</w:t>
      </w:r>
      <w:r w:rsidRPr="005D5915">
        <w:rPr>
          <w:rFonts w:cs="Times New Roman"/>
          <w:sz w:val="20"/>
          <w:szCs w:val="20"/>
          <w:lang w:val="en-GB"/>
        </w:rPr>
        <w:t>. Department of Environmental Affairs (DEA), Pretoria, South Africa, 132 pp.</w:t>
      </w:r>
    </w:p>
    <w:p w14:paraId="71604230" w14:textId="589F08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DEA, 2018: </w:t>
      </w:r>
      <w:r w:rsidRPr="005D5915">
        <w:rPr>
          <w:rFonts w:cs="Times New Roman"/>
          <w:i/>
          <w:sz w:val="20"/>
          <w:szCs w:val="20"/>
          <w:lang w:val="en-GB"/>
        </w:rPr>
        <w:t>South Africa’s Third National Communication under the United Nations Framework Convention on Climate Change</w:t>
      </w:r>
      <w:r w:rsidRPr="005D5915">
        <w:rPr>
          <w:rFonts w:cs="Times New Roman"/>
          <w:sz w:val="20"/>
          <w:szCs w:val="20"/>
          <w:lang w:val="en-GB"/>
        </w:rPr>
        <w:t>. Department of Environmental Affairs (DEA), Pretoria, South Africa, 351 pp.</w:t>
      </w:r>
    </w:p>
    <w:p w14:paraId="68265C0A" w14:textId="5A790B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Dee, D.P. et al., 2011: The ERA-Interim reanalysis: Configuration and performance of the data assimilation system.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553–597, doi:</w:t>
      </w:r>
      <w:hyperlink r:id="rId345" w:history="1">
        <w:r w:rsidRPr="005D5915">
          <w:rPr>
            <w:rStyle w:val="Hyperlink"/>
            <w:rFonts w:cs="Times New Roman"/>
            <w:sz w:val="20"/>
            <w:szCs w:val="20"/>
            <w:lang w:val="en-US"/>
          </w:rPr>
          <w:t>10.1002/qj.828</w:t>
        </w:r>
      </w:hyperlink>
      <w:r w:rsidRPr="005D5915">
        <w:rPr>
          <w:rFonts w:cs="Times New Roman"/>
          <w:sz w:val="20"/>
          <w:szCs w:val="20"/>
          <w:lang w:val="en-GB"/>
        </w:rPr>
        <w:t>.</w:t>
      </w:r>
    </w:p>
    <w:p w14:paraId="70B22D5C" w14:textId="3564C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DeFlorio, M.J. et al., 2016: Interannual modulation of subtropical Atlantic boreal summer dust variability by ENSO.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w:t>
      </w:r>
      <w:r w:rsidRPr="005D5915">
        <w:rPr>
          <w:rFonts w:cs="Times New Roman"/>
          <w:sz w:val="20"/>
          <w:szCs w:val="20"/>
          <w:lang w:val="en-GB"/>
        </w:rPr>
        <w:t>, 585–599, doi:</w:t>
      </w:r>
      <w:hyperlink r:id="rId346" w:history="1">
        <w:r w:rsidRPr="005D5915">
          <w:rPr>
            <w:rStyle w:val="Hyperlink"/>
            <w:rFonts w:cs="Times New Roman"/>
            <w:sz w:val="20"/>
            <w:szCs w:val="20"/>
            <w:lang w:val="en-US"/>
          </w:rPr>
          <w:t>10.1007/s00382-015-2600-7</w:t>
        </w:r>
      </w:hyperlink>
      <w:r w:rsidRPr="005D5915">
        <w:rPr>
          <w:rFonts w:cs="Times New Roman"/>
          <w:sz w:val="20"/>
          <w:szCs w:val="20"/>
          <w:lang w:val="en-GB"/>
        </w:rPr>
        <w:t>.</w:t>
      </w:r>
    </w:p>
    <w:p w14:paraId="754FA614" w14:textId="2E25D7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Dekens, L., S. Parey, M. Grandjacques, and D. Dacunha-Castelle, 2017: Multivariate distribution correction of climate model outputs: A generalization of quantile mapping approaches. </w:t>
      </w:r>
      <w:r w:rsidRPr="005D5915">
        <w:rPr>
          <w:rFonts w:cs="Times New Roman"/>
          <w:i/>
          <w:sz w:val="20"/>
          <w:szCs w:val="20"/>
          <w:lang w:val="en-GB"/>
        </w:rPr>
        <w:t>Environmetrics</w:t>
      </w:r>
      <w:r w:rsidRPr="005D5915">
        <w:rPr>
          <w:rFonts w:cs="Times New Roman"/>
          <w:sz w:val="20"/>
          <w:szCs w:val="20"/>
          <w:lang w:val="en-GB"/>
        </w:rPr>
        <w:t xml:space="preserve">, </w:t>
      </w:r>
      <w:r w:rsidRPr="005D5915">
        <w:rPr>
          <w:rFonts w:cs="Times New Roman"/>
          <w:b/>
          <w:sz w:val="20"/>
          <w:szCs w:val="20"/>
          <w:lang w:val="en-GB"/>
        </w:rPr>
        <w:t>28(6)</w:t>
      </w:r>
      <w:r w:rsidRPr="005D5915">
        <w:rPr>
          <w:rFonts w:cs="Times New Roman"/>
          <w:sz w:val="20"/>
          <w:szCs w:val="20"/>
          <w:lang w:val="en-GB"/>
        </w:rPr>
        <w:t>, e2454, doi:</w:t>
      </w:r>
      <w:hyperlink r:id="rId347" w:history="1">
        <w:r w:rsidRPr="005D5915">
          <w:rPr>
            <w:rStyle w:val="Hyperlink"/>
            <w:rFonts w:cs="Times New Roman"/>
            <w:sz w:val="20"/>
            <w:szCs w:val="20"/>
            <w:lang w:val="en-US"/>
          </w:rPr>
          <w:t>10.1002/env.2454</w:t>
        </w:r>
      </w:hyperlink>
      <w:r w:rsidRPr="005D5915">
        <w:rPr>
          <w:rFonts w:cs="Times New Roman"/>
          <w:sz w:val="20"/>
          <w:szCs w:val="20"/>
          <w:lang w:val="en-GB"/>
        </w:rPr>
        <w:t>.</w:t>
      </w:r>
    </w:p>
    <w:p w14:paraId="7CBE3FC7" w14:textId="45DE8B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Dell’Aquila, A. et al., 2018: Evaluation of simulated decadal variations over the Euro-Mediterranean region from ENSEMBLES to Med-CORDEX.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857–876, doi:</w:t>
      </w:r>
      <w:hyperlink r:id="rId348" w:history="1">
        <w:r w:rsidRPr="005D5915">
          <w:rPr>
            <w:rStyle w:val="Hyperlink"/>
            <w:rFonts w:cs="Times New Roman"/>
            <w:sz w:val="20"/>
            <w:szCs w:val="20"/>
            <w:lang w:val="en-US"/>
          </w:rPr>
          <w:t>10.1007/s00382-016-3143-2</w:t>
        </w:r>
      </w:hyperlink>
      <w:r w:rsidRPr="005D5915">
        <w:rPr>
          <w:rFonts w:cs="Times New Roman"/>
          <w:sz w:val="20"/>
          <w:szCs w:val="20"/>
          <w:lang w:val="en-GB"/>
        </w:rPr>
        <w:t>.</w:t>
      </w:r>
    </w:p>
    <w:p w14:paraId="059D3D1B" w14:textId="7EF863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Della-Marta, P.M. and H. Wanner, 2006: A Method of Homogenizing the Extremes and Mean of Daily Temperature Measurements.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19(17)</w:t>
      </w:r>
      <w:r w:rsidRPr="005D5915">
        <w:rPr>
          <w:rFonts w:cs="Times New Roman"/>
          <w:sz w:val="20"/>
          <w:szCs w:val="20"/>
          <w:lang w:val="en-GB"/>
        </w:rPr>
        <w:t>, 4179–4197, doi:</w:t>
      </w:r>
      <w:hyperlink r:id="rId349" w:history="1">
        <w:r w:rsidRPr="005D5915">
          <w:rPr>
            <w:rStyle w:val="Hyperlink"/>
            <w:rFonts w:cs="Times New Roman"/>
            <w:sz w:val="20"/>
            <w:szCs w:val="20"/>
            <w:lang w:val="en-US"/>
          </w:rPr>
          <w:t>10.1175/jcli3855.1</w:t>
        </w:r>
      </w:hyperlink>
      <w:r w:rsidRPr="005D5915">
        <w:rPr>
          <w:rFonts w:cs="Times New Roman"/>
          <w:sz w:val="20"/>
          <w:szCs w:val="20"/>
          <w:lang w:val="en-GB"/>
        </w:rPr>
        <w:t>.</w:t>
      </w:r>
    </w:p>
    <w:p w14:paraId="1A1BFEB6" w14:textId="532E76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DelSole, T., M.K. Tippett, and J. Shukla, 2011: A Significant Component of Unforced Multidecadal Variability in the Recent Acceleration of Global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24(3)</w:t>
      </w:r>
      <w:r w:rsidRPr="005D5915">
        <w:rPr>
          <w:rFonts w:cs="Times New Roman"/>
          <w:sz w:val="20"/>
          <w:szCs w:val="20"/>
          <w:lang w:val="en-GB"/>
        </w:rPr>
        <w:t>, 909–926, doi:</w:t>
      </w:r>
      <w:hyperlink r:id="rId350" w:history="1">
        <w:r w:rsidRPr="005D5915">
          <w:rPr>
            <w:rStyle w:val="Hyperlink"/>
            <w:rFonts w:cs="Times New Roman"/>
            <w:sz w:val="20"/>
            <w:szCs w:val="20"/>
            <w:lang w:val="en-US"/>
          </w:rPr>
          <w:t>10.1175/2010jcli3659.1</w:t>
        </w:r>
      </w:hyperlink>
      <w:r w:rsidRPr="005D5915">
        <w:rPr>
          <w:rFonts w:cs="Times New Roman"/>
          <w:sz w:val="20"/>
          <w:szCs w:val="20"/>
          <w:lang w:val="en-GB"/>
        </w:rPr>
        <w:t>.</w:t>
      </w:r>
    </w:p>
    <w:p w14:paraId="387731AC" w14:textId="562B8A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Delworth, T.L. and F. Zeng, 2014: Regional rainfall decline in Australia attributed to anthropogenic greenhouse gases and ozone levels.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583–587, doi:</w:t>
      </w:r>
      <w:hyperlink r:id="rId351" w:history="1">
        <w:r w:rsidRPr="005D5915">
          <w:rPr>
            <w:rStyle w:val="Hyperlink"/>
            <w:rFonts w:cs="Times New Roman"/>
            <w:sz w:val="20"/>
            <w:szCs w:val="20"/>
            <w:lang w:val="en-US"/>
          </w:rPr>
          <w:t>10.1038/ngeo2201</w:t>
        </w:r>
      </w:hyperlink>
      <w:r w:rsidRPr="005D5915">
        <w:rPr>
          <w:rFonts w:cs="Times New Roman"/>
          <w:sz w:val="20"/>
          <w:szCs w:val="20"/>
          <w:lang w:val="en-GB"/>
        </w:rPr>
        <w:t>.</w:t>
      </w:r>
    </w:p>
    <w:p w14:paraId="5F5E4756" w14:textId="0F963E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Delworth, T.L., F. Zeng, A. Rosati, G.A. Vecchi, and A.T. Wittenberg, 2015: A Link between the Hiatus in Global Warming and North American Drought.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28(9)</w:t>
      </w:r>
      <w:r w:rsidRPr="005D5915">
        <w:rPr>
          <w:rFonts w:cs="Times New Roman"/>
          <w:sz w:val="20"/>
          <w:szCs w:val="20"/>
          <w:lang w:val="en-GB"/>
        </w:rPr>
        <w:t>, 3834–3845, doi:</w:t>
      </w:r>
      <w:hyperlink r:id="rId352" w:history="1">
        <w:r w:rsidRPr="005D5915">
          <w:rPr>
            <w:rStyle w:val="Hyperlink"/>
            <w:rFonts w:cs="Times New Roman"/>
            <w:sz w:val="20"/>
            <w:szCs w:val="20"/>
            <w:lang w:val="en-US"/>
          </w:rPr>
          <w:t>10.1175/jcli-d-14-00616.1</w:t>
        </w:r>
      </w:hyperlink>
      <w:r w:rsidRPr="005D5915">
        <w:rPr>
          <w:rFonts w:cs="Times New Roman"/>
          <w:sz w:val="20"/>
          <w:szCs w:val="20"/>
          <w:lang w:val="en-GB"/>
        </w:rPr>
        <w:t>.</w:t>
      </w:r>
    </w:p>
    <w:p w14:paraId="11F8526E" w14:textId="44EB1E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Demory, M.-E. et al., 2014: The role of horizontal resolution in simulating drivers of the global hydrological cycle.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w:t>
      </w:r>
      <w:r w:rsidRPr="005D5915">
        <w:rPr>
          <w:rFonts w:cs="Times New Roman"/>
          <w:sz w:val="20"/>
          <w:szCs w:val="20"/>
          <w:lang w:val="en-GB"/>
        </w:rPr>
        <w:t>, 2201–2225, doi:</w:t>
      </w:r>
      <w:hyperlink r:id="rId353" w:history="1">
        <w:r w:rsidRPr="005D5915">
          <w:rPr>
            <w:rStyle w:val="Hyperlink"/>
            <w:rFonts w:cs="Times New Roman"/>
            <w:sz w:val="20"/>
            <w:szCs w:val="20"/>
            <w:lang w:val="en-US"/>
          </w:rPr>
          <w:t>10.1007/s00382-013-1924-4</w:t>
        </w:r>
      </w:hyperlink>
      <w:r w:rsidRPr="005D5915">
        <w:rPr>
          <w:rFonts w:cs="Times New Roman"/>
          <w:sz w:val="20"/>
          <w:szCs w:val="20"/>
          <w:lang w:val="en-GB"/>
        </w:rPr>
        <w:t>.</w:t>
      </w:r>
    </w:p>
    <w:p w14:paraId="0B02CEF3" w14:textId="6C1FB6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Demory, M.-E. et al., 2020: European daily precipitation according to EURO-CORDEX regional climate models </w:t>
      </w:r>
      <w:r w:rsidRPr="005D5915">
        <w:rPr>
          <w:rFonts w:cs="Times New Roman"/>
          <w:sz w:val="20"/>
          <w:szCs w:val="20"/>
          <w:lang w:val="en-GB"/>
        </w:rPr>
        <w:lastRenderedPageBreak/>
        <w:t xml:space="preserve">(RCMs) and high-resolution global climate models (GCMs) from the High-Resolution Model Intercomparison Project (HighResMIP).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13(11)</w:t>
      </w:r>
      <w:r w:rsidRPr="005D5915">
        <w:rPr>
          <w:rFonts w:cs="Times New Roman"/>
          <w:sz w:val="20"/>
          <w:szCs w:val="20"/>
          <w:lang w:val="en-GB"/>
        </w:rPr>
        <w:t>, 5485–5506, doi:</w:t>
      </w:r>
      <w:hyperlink r:id="rId354" w:history="1">
        <w:r w:rsidRPr="005D5915">
          <w:rPr>
            <w:rStyle w:val="Hyperlink"/>
            <w:rFonts w:cs="Times New Roman"/>
            <w:sz w:val="20"/>
            <w:szCs w:val="20"/>
            <w:lang w:val="en-US"/>
          </w:rPr>
          <w:t>10.5194/gmd-13-5485-2020</w:t>
        </w:r>
      </w:hyperlink>
      <w:r w:rsidRPr="005D5915">
        <w:rPr>
          <w:rFonts w:cs="Times New Roman"/>
          <w:sz w:val="20"/>
          <w:szCs w:val="20"/>
          <w:lang w:val="en-GB"/>
        </w:rPr>
        <w:t>.</w:t>
      </w:r>
    </w:p>
    <w:p w14:paraId="17AC5E8E" w14:textId="110C98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Deng, B. et al., 2013: Evaluation of the CLM4 Lake Model at a Large and Shallow Freshwater Lake.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636–649, doi:</w:t>
      </w:r>
      <w:hyperlink r:id="rId355" w:history="1">
        <w:r w:rsidRPr="005D5915">
          <w:rPr>
            <w:rStyle w:val="Hyperlink"/>
            <w:rFonts w:cs="Times New Roman"/>
            <w:sz w:val="20"/>
            <w:szCs w:val="20"/>
            <w:lang w:val="en-US"/>
          </w:rPr>
          <w:t>10.1175/jhm-d-12-067.1</w:t>
        </w:r>
      </w:hyperlink>
      <w:r w:rsidRPr="005D5915">
        <w:rPr>
          <w:rFonts w:cs="Times New Roman"/>
          <w:sz w:val="20"/>
          <w:szCs w:val="20"/>
          <w:lang w:val="en-GB"/>
        </w:rPr>
        <w:t>.</w:t>
      </w:r>
    </w:p>
    <w:p w14:paraId="2B3C70C2" w14:textId="2F2AC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Deng, J., A. Dai, and H. Xu, 2020: Nonlinear Climate Responses to Increasing CO2 and Anthropogenic Aerosols Simulated by CESM1.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281–301, doi:</w:t>
      </w:r>
      <w:hyperlink r:id="rId356" w:history="1">
        <w:r w:rsidRPr="005D5915">
          <w:rPr>
            <w:rStyle w:val="Hyperlink"/>
            <w:rFonts w:cs="Times New Roman"/>
            <w:sz w:val="20"/>
            <w:szCs w:val="20"/>
            <w:lang w:val="en-US"/>
          </w:rPr>
          <w:t>10.1175/jcli-d-19-0195.1</w:t>
        </w:r>
      </w:hyperlink>
      <w:r w:rsidRPr="005D5915">
        <w:rPr>
          <w:rFonts w:cs="Times New Roman"/>
          <w:sz w:val="20"/>
          <w:szCs w:val="20"/>
          <w:lang w:val="en-GB"/>
        </w:rPr>
        <w:t>.</w:t>
      </w:r>
    </w:p>
    <w:p w14:paraId="16A18530" w14:textId="724F78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Déqué, M. and J.P. Piedelievre, 1995: High resolution climate simulation over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11(6)</w:t>
      </w:r>
      <w:r w:rsidRPr="005D5915">
        <w:rPr>
          <w:rFonts w:cs="Times New Roman"/>
          <w:sz w:val="20"/>
          <w:szCs w:val="20"/>
          <w:lang w:val="en-GB"/>
        </w:rPr>
        <w:t>, 321–339, doi:</w:t>
      </w:r>
      <w:hyperlink r:id="rId357" w:history="1">
        <w:r w:rsidRPr="005D5915">
          <w:rPr>
            <w:rStyle w:val="Hyperlink"/>
            <w:rFonts w:cs="Times New Roman"/>
            <w:sz w:val="20"/>
            <w:szCs w:val="20"/>
            <w:lang w:val="en-US"/>
          </w:rPr>
          <w:t>10.1007/bf00215735</w:t>
        </w:r>
      </w:hyperlink>
      <w:r w:rsidRPr="005D5915">
        <w:rPr>
          <w:rFonts w:cs="Times New Roman"/>
          <w:sz w:val="20"/>
          <w:szCs w:val="20"/>
          <w:lang w:val="en-GB"/>
        </w:rPr>
        <w:t>.</w:t>
      </w:r>
    </w:p>
    <w:p w14:paraId="6DC6A9FD" w14:textId="259BE2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Déqué, M. et al., 2012: The spread amongst ENSEMBLES regional scenarios: regional climate models, driving general circulation models and interannual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951–964, doi:</w:t>
      </w:r>
      <w:hyperlink r:id="rId358" w:history="1">
        <w:r w:rsidRPr="005D5915">
          <w:rPr>
            <w:rStyle w:val="Hyperlink"/>
            <w:rFonts w:cs="Times New Roman"/>
            <w:sz w:val="20"/>
            <w:szCs w:val="20"/>
            <w:lang w:val="en-US"/>
          </w:rPr>
          <w:t>10.1007/s00382-011-1053-x</w:t>
        </w:r>
      </w:hyperlink>
      <w:r w:rsidRPr="005D5915">
        <w:rPr>
          <w:rFonts w:cs="Times New Roman"/>
          <w:sz w:val="20"/>
          <w:szCs w:val="20"/>
          <w:lang w:val="en-GB"/>
        </w:rPr>
        <w:t>.</w:t>
      </w:r>
    </w:p>
    <w:p w14:paraId="685CB712" w14:textId="506504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R.A. Tomas, and L. Sun, 2015: The Role of Ocean–Atmosphere Coupling in the Zonal-Mean Atmospheric Response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28(6)</w:t>
      </w:r>
      <w:r w:rsidRPr="005D5915">
        <w:rPr>
          <w:rFonts w:cs="Times New Roman"/>
          <w:sz w:val="20"/>
          <w:szCs w:val="20"/>
          <w:lang w:val="en-GB"/>
        </w:rPr>
        <w:t>, 2168–2186, doi:</w:t>
      </w:r>
      <w:hyperlink r:id="rId359" w:history="1">
        <w:r w:rsidRPr="005D5915">
          <w:rPr>
            <w:rStyle w:val="Hyperlink"/>
            <w:rFonts w:cs="Times New Roman"/>
            <w:sz w:val="20"/>
            <w:szCs w:val="20"/>
            <w:lang w:val="en-US"/>
          </w:rPr>
          <w:t>10.1175/jcli-d-14-00325.1</w:t>
        </w:r>
      </w:hyperlink>
      <w:r w:rsidRPr="005D5915">
        <w:rPr>
          <w:rFonts w:cs="Times New Roman"/>
          <w:sz w:val="20"/>
          <w:szCs w:val="20"/>
          <w:lang w:val="en-GB"/>
        </w:rPr>
        <w:t>.</w:t>
      </w:r>
    </w:p>
    <w:p w14:paraId="4E6F3D40" w14:textId="2C5E35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L. Terray, and A.S. Phillips, 2016: Forced and Internal Components of Winter Air Temperature Trends over North America during the past 50 Years: Mechanisms and Implications.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29(6)</w:t>
      </w:r>
      <w:r w:rsidRPr="005D5915">
        <w:rPr>
          <w:rFonts w:cs="Times New Roman"/>
          <w:sz w:val="20"/>
          <w:szCs w:val="20"/>
          <w:lang w:val="en-GB"/>
        </w:rPr>
        <w:t>, 2237–2258, doi:</w:t>
      </w:r>
      <w:hyperlink r:id="rId360" w:history="1">
        <w:r w:rsidRPr="005D5915">
          <w:rPr>
            <w:rStyle w:val="Hyperlink"/>
            <w:rFonts w:cs="Times New Roman"/>
            <w:sz w:val="20"/>
            <w:szCs w:val="20"/>
            <w:lang w:val="en-US"/>
          </w:rPr>
          <w:t>10.1175/jcli-d-15-0304.1</w:t>
        </w:r>
      </w:hyperlink>
      <w:r w:rsidRPr="005D5915">
        <w:rPr>
          <w:rFonts w:cs="Times New Roman"/>
          <w:sz w:val="20"/>
          <w:szCs w:val="20"/>
          <w:lang w:val="en-GB"/>
        </w:rPr>
        <w:t>.</w:t>
      </w:r>
    </w:p>
    <w:p w14:paraId="35248DEE" w14:textId="16612B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R. Guo, and F. Lehner, 2017a: The relative contributions of tropical Pacific sea surface temperatures and atmospheric internal variability to the recent global warming hiatus.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44(15)</w:t>
      </w:r>
      <w:r w:rsidRPr="005D5915">
        <w:rPr>
          <w:rFonts w:cs="Times New Roman"/>
          <w:sz w:val="20"/>
          <w:szCs w:val="20"/>
          <w:lang w:val="en-GB"/>
        </w:rPr>
        <w:t>, 7945–7954, doi:</w:t>
      </w:r>
      <w:hyperlink r:id="rId361" w:history="1">
        <w:r w:rsidRPr="005D5915">
          <w:rPr>
            <w:rStyle w:val="Hyperlink"/>
            <w:rFonts w:cs="Times New Roman"/>
            <w:sz w:val="20"/>
            <w:szCs w:val="20"/>
            <w:lang w:val="en-US"/>
          </w:rPr>
          <w:t>10.1002/2017gl074273</w:t>
        </w:r>
      </w:hyperlink>
      <w:r w:rsidRPr="005D5915">
        <w:rPr>
          <w:rFonts w:cs="Times New Roman"/>
          <w:sz w:val="20"/>
          <w:szCs w:val="20"/>
          <w:lang w:val="en-GB"/>
        </w:rPr>
        <w:t>.</w:t>
      </w:r>
    </w:p>
    <w:p w14:paraId="28D48953" w14:textId="20213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J.W. Hurrell, and A.S. Phillips, 2017b: The role of the North Atlantic Oscillation in European climate projections.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49(9–10)</w:t>
      </w:r>
      <w:r w:rsidRPr="005D5915">
        <w:rPr>
          <w:rFonts w:cs="Times New Roman"/>
          <w:sz w:val="20"/>
          <w:szCs w:val="20"/>
          <w:lang w:val="en-GB"/>
        </w:rPr>
        <w:t>, 3141–3157, doi:</w:t>
      </w:r>
      <w:hyperlink r:id="rId362" w:history="1">
        <w:r w:rsidRPr="005D5915">
          <w:rPr>
            <w:rStyle w:val="Hyperlink"/>
            <w:rFonts w:cs="Times New Roman"/>
            <w:sz w:val="20"/>
            <w:szCs w:val="20"/>
            <w:lang w:val="en-US"/>
          </w:rPr>
          <w:t>10.1007/s00382-016-3502-z</w:t>
        </w:r>
      </w:hyperlink>
      <w:r w:rsidRPr="005D5915">
        <w:rPr>
          <w:rFonts w:cs="Times New Roman"/>
          <w:sz w:val="20"/>
          <w:szCs w:val="20"/>
          <w:lang w:val="en-GB"/>
        </w:rPr>
        <w:t>.</w:t>
      </w:r>
    </w:p>
    <w:p w14:paraId="35CCA918" w14:textId="4C2EA7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A. Phillips, V. Bourdette, and H. Teng, 2012: Uncertainty in climate change projections: the role of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38(3–4)</w:t>
      </w:r>
      <w:r w:rsidRPr="005D5915">
        <w:rPr>
          <w:rFonts w:cs="Times New Roman"/>
          <w:sz w:val="20"/>
          <w:szCs w:val="20"/>
          <w:lang w:val="en-GB"/>
        </w:rPr>
        <w:t>, 527–546, doi:</w:t>
      </w:r>
      <w:hyperlink r:id="rId363" w:history="1">
        <w:r w:rsidRPr="005D5915">
          <w:rPr>
            <w:rStyle w:val="Hyperlink"/>
            <w:rFonts w:cs="Times New Roman"/>
            <w:sz w:val="20"/>
            <w:szCs w:val="20"/>
            <w:lang w:val="en-US"/>
          </w:rPr>
          <w:t>10.1007/s00382-010-0977-x</w:t>
        </w:r>
      </w:hyperlink>
      <w:r w:rsidRPr="005D5915">
        <w:rPr>
          <w:rFonts w:cs="Times New Roman"/>
          <w:sz w:val="20"/>
          <w:szCs w:val="20"/>
          <w:lang w:val="en-GB"/>
        </w:rPr>
        <w:t>.</w:t>
      </w:r>
    </w:p>
    <w:p w14:paraId="34CB5B64" w14:textId="06AE1A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A.S. Phillips, M.A. Alexander, and B. Smoliak, 2014: Projecting North American Climate over the Next 50 Years: Uncertainty due to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27(6)</w:t>
      </w:r>
      <w:r w:rsidRPr="005D5915">
        <w:rPr>
          <w:rFonts w:cs="Times New Roman"/>
          <w:sz w:val="20"/>
          <w:szCs w:val="20"/>
          <w:lang w:val="en-GB"/>
        </w:rPr>
        <w:t>, 2271–2296, doi:</w:t>
      </w:r>
      <w:hyperlink r:id="rId364" w:history="1">
        <w:r w:rsidRPr="005D5915">
          <w:rPr>
            <w:rStyle w:val="Hyperlink"/>
            <w:rFonts w:cs="Times New Roman"/>
            <w:sz w:val="20"/>
            <w:szCs w:val="20"/>
            <w:lang w:val="en-US"/>
          </w:rPr>
          <w:t>10.1175/jcli-d-13-00451.1</w:t>
        </w:r>
      </w:hyperlink>
      <w:r w:rsidRPr="005D5915">
        <w:rPr>
          <w:rFonts w:cs="Times New Roman"/>
          <w:sz w:val="20"/>
          <w:szCs w:val="20"/>
          <w:lang w:val="en-GB"/>
        </w:rPr>
        <w:t>.</w:t>
      </w:r>
    </w:p>
    <w:p w14:paraId="6048A1FD" w14:textId="7A804D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I.R. Simpson, K.A. McKinnon, and A.S. Phillips, 2017c: The Northern Hemisphere Extratropical Atmospheric Circulation Response to ENSO: How Well Do We Know It and How Do We Evaluate Models Accordingly?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30(13)</w:t>
      </w:r>
      <w:r w:rsidRPr="005D5915">
        <w:rPr>
          <w:rFonts w:cs="Times New Roman"/>
          <w:sz w:val="20"/>
          <w:szCs w:val="20"/>
          <w:lang w:val="en-GB"/>
        </w:rPr>
        <w:t>, 5059–5082, doi:</w:t>
      </w:r>
      <w:hyperlink r:id="rId365" w:history="1">
        <w:r w:rsidRPr="005D5915">
          <w:rPr>
            <w:rStyle w:val="Hyperlink"/>
            <w:rFonts w:cs="Times New Roman"/>
            <w:sz w:val="20"/>
            <w:szCs w:val="20"/>
            <w:lang w:val="en-US"/>
          </w:rPr>
          <w:t>10.1175/jcli-d-16-0844.1</w:t>
        </w:r>
      </w:hyperlink>
      <w:r w:rsidRPr="005D5915">
        <w:rPr>
          <w:rFonts w:cs="Times New Roman"/>
          <w:sz w:val="20"/>
          <w:szCs w:val="20"/>
          <w:lang w:val="en-GB"/>
        </w:rPr>
        <w:t>.</w:t>
      </w:r>
    </w:p>
    <w:p w14:paraId="273D03EF" w14:textId="0C1ACD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et al., 2020: Insights from Earth system model initial-condition large ensembles and future prospects.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277–286, doi:</w:t>
      </w:r>
      <w:hyperlink r:id="rId366" w:history="1">
        <w:r w:rsidRPr="005D5915">
          <w:rPr>
            <w:rStyle w:val="Hyperlink"/>
            <w:rFonts w:cs="Times New Roman"/>
            <w:sz w:val="20"/>
            <w:szCs w:val="20"/>
            <w:lang w:val="en-US"/>
          </w:rPr>
          <w:t>10.1038/s41558-020-0731-2</w:t>
        </w:r>
      </w:hyperlink>
      <w:r w:rsidRPr="005D5915">
        <w:rPr>
          <w:rFonts w:cs="Times New Roman"/>
          <w:sz w:val="20"/>
          <w:szCs w:val="20"/>
          <w:lang w:val="en-GB"/>
        </w:rPr>
        <w:t>.</w:t>
      </w:r>
    </w:p>
    <w:p w14:paraId="7B479E6E" w14:textId="158DAF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Dessai, S. et al., 2018: Building narratives to characterise uncertainty in regional climate change through expert elicitation.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074005, doi:</w:t>
      </w:r>
      <w:hyperlink r:id="rId367" w:history="1">
        <w:r w:rsidRPr="005D5915">
          <w:rPr>
            <w:rStyle w:val="Hyperlink"/>
            <w:rFonts w:cs="Times New Roman"/>
            <w:sz w:val="20"/>
            <w:szCs w:val="20"/>
            <w:lang w:val="en-US"/>
          </w:rPr>
          <w:t>10.1088/1748-9326/aabcdd</w:t>
        </w:r>
      </w:hyperlink>
      <w:r w:rsidRPr="005D5915">
        <w:rPr>
          <w:rFonts w:cs="Times New Roman"/>
          <w:sz w:val="20"/>
          <w:szCs w:val="20"/>
          <w:lang w:val="en-GB"/>
        </w:rPr>
        <w:t>.</w:t>
      </w:r>
    </w:p>
    <w:p w14:paraId="77A1E06B" w14:textId="035ABB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Devanand, A., M. Huang, M. Ashfaq, B. Barik, and S. Ghosh, 2019: Choice of Irrigation Water Management Practice Affects Indian Summer Monsoon Rainfall and Its Extremes.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46(15)</w:t>
      </w:r>
      <w:r w:rsidRPr="005D5915">
        <w:rPr>
          <w:rFonts w:cs="Times New Roman"/>
          <w:sz w:val="20"/>
          <w:szCs w:val="20"/>
          <w:lang w:val="en-GB"/>
        </w:rPr>
        <w:t>, 9126–9135, doi:</w:t>
      </w:r>
      <w:hyperlink r:id="rId368" w:history="1">
        <w:r w:rsidRPr="005D5915">
          <w:rPr>
            <w:rStyle w:val="Hyperlink"/>
            <w:rFonts w:cs="Times New Roman"/>
            <w:sz w:val="20"/>
            <w:szCs w:val="20"/>
            <w:lang w:val="en-US"/>
          </w:rPr>
          <w:t>10.1029/2019gl083875</w:t>
        </w:r>
      </w:hyperlink>
      <w:r w:rsidRPr="005D5915">
        <w:rPr>
          <w:rFonts w:cs="Times New Roman"/>
          <w:sz w:val="20"/>
          <w:szCs w:val="20"/>
          <w:lang w:val="en-GB"/>
        </w:rPr>
        <w:t>.</w:t>
      </w:r>
    </w:p>
    <w:p w14:paraId="4ADE4106" w14:textId="70D12E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Devers, A., J.-P. Vidal, C. Lauvernet, B. Graff, and O. Vannier, 2020: A framework for high-resolution meteorological surface reanalysis through offline data assimilation in an ensemble of downscaled reconstructions.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146(726)</w:t>
      </w:r>
      <w:r w:rsidRPr="005D5915">
        <w:rPr>
          <w:rFonts w:cs="Times New Roman"/>
          <w:sz w:val="20"/>
          <w:szCs w:val="20"/>
          <w:lang w:val="en-GB"/>
        </w:rPr>
        <w:t>, 153–173, doi:</w:t>
      </w:r>
      <w:hyperlink r:id="rId369" w:history="1">
        <w:r w:rsidRPr="005D5915">
          <w:rPr>
            <w:rStyle w:val="Hyperlink"/>
            <w:rFonts w:cs="Times New Roman"/>
            <w:sz w:val="20"/>
            <w:szCs w:val="20"/>
            <w:lang w:val="en-US"/>
          </w:rPr>
          <w:t>10.1002/qj.3663</w:t>
        </w:r>
      </w:hyperlink>
      <w:r w:rsidRPr="005D5915">
        <w:rPr>
          <w:rFonts w:cs="Times New Roman"/>
          <w:sz w:val="20"/>
          <w:szCs w:val="20"/>
          <w:lang w:val="en-GB"/>
        </w:rPr>
        <w:t>.</w:t>
      </w:r>
    </w:p>
    <w:p w14:paraId="23F2033D" w14:textId="1755F4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Dey, R., S.C. Lewis, and N.J. Abram, 2019a: Investigating observed northwest Australian rainfall trends in Coupled Model Intercomparison Project phase 5 detection and attribution experiments.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112–127, doi:</w:t>
      </w:r>
      <w:hyperlink r:id="rId370" w:history="1">
        <w:r w:rsidRPr="005D5915">
          <w:rPr>
            <w:rStyle w:val="Hyperlink"/>
            <w:rFonts w:cs="Times New Roman"/>
            <w:sz w:val="20"/>
            <w:szCs w:val="20"/>
            <w:lang w:val="en-US"/>
          </w:rPr>
          <w:t>10.1002/joc.5788</w:t>
        </w:r>
      </w:hyperlink>
      <w:r w:rsidRPr="005D5915">
        <w:rPr>
          <w:rFonts w:cs="Times New Roman"/>
          <w:sz w:val="20"/>
          <w:szCs w:val="20"/>
          <w:lang w:val="en-GB"/>
        </w:rPr>
        <w:t>.</w:t>
      </w:r>
    </w:p>
    <w:p w14:paraId="57833C5A" w14:textId="042F04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Dey, R., S.C. Lewis, J.M. Arblaster, and N.J. Abram, 2019b: A review of past and projected changes in Australia’s rainfall. </w:t>
      </w:r>
      <w:r w:rsidRPr="005D5915">
        <w:rPr>
          <w:rFonts w:cs="Times New Roman"/>
          <w:i/>
          <w:sz w:val="20"/>
          <w:szCs w:val="20"/>
          <w:lang w:val="en-GB"/>
        </w:rPr>
        <w:t>Wiley Interdisciplinary Reviews: Climate Change</w:t>
      </w:r>
      <w:r w:rsidRPr="005D5915">
        <w:rPr>
          <w:rFonts w:cs="Times New Roman"/>
          <w:sz w:val="20"/>
          <w:szCs w:val="20"/>
          <w:lang w:val="en-GB"/>
        </w:rPr>
        <w:t>, e00577, doi:</w:t>
      </w:r>
      <w:hyperlink r:id="rId371" w:history="1">
        <w:r w:rsidRPr="005D5915">
          <w:rPr>
            <w:rStyle w:val="Hyperlink"/>
            <w:rFonts w:cs="Times New Roman"/>
            <w:sz w:val="20"/>
            <w:szCs w:val="20"/>
            <w:lang w:val="en-US"/>
          </w:rPr>
          <w:t>10.1002/wcc.577</w:t>
        </w:r>
      </w:hyperlink>
      <w:r w:rsidRPr="005D5915">
        <w:rPr>
          <w:rFonts w:cs="Times New Roman"/>
          <w:sz w:val="20"/>
          <w:szCs w:val="20"/>
          <w:lang w:val="en-GB"/>
        </w:rPr>
        <w:t>.</w:t>
      </w:r>
    </w:p>
    <w:p w14:paraId="1ABD250D" w14:textId="74E698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Capua, G. and D. Coumou, 2016: Changes in meandering of the Northern Hemisphere circulation.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11(9)</w:t>
      </w:r>
      <w:r w:rsidRPr="005D5915">
        <w:rPr>
          <w:rFonts w:cs="Times New Roman"/>
          <w:sz w:val="20"/>
          <w:szCs w:val="20"/>
          <w:lang w:val="en-GB"/>
        </w:rPr>
        <w:t>, 094028, doi:</w:t>
      </w:r>
      <w:hyperlink r:id="rId372" w:history="1">
        <w:r w:rsidRPr="005D5915">
          <w:rPr>
            <w:rStyle w:val="Hyperlink"/>
            <w:rFonts w:cs="Times New Roman"/>
            <w:sz w:val="20"/>
            <w:szCs w:val="20"/>
            <w:lang w:val="en-US"/>
          </w:rPr>
          <w:t>10.1088/1748-9326/11/9/094028</w:t>
        </w:r>
      </w:hyperlink>
      <w:r w:rsidRPr="005D5915">
        <w:rPr>
          <w:rFonts w:cs="Times New Roman"/>
          <w:sz w:val="20"/>
          <w:szCs w:val="20"/>
          <w:lang w:val="en-GB"/>
        </w:rPr>
        <w:t>.</w:t>
      </w:r>
    </w:p>
    <w:p w14:paraId="4D82AE6D" w14:textId="7547FB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R. de Elía, and R. Laprise, 2012: Potential for added value in precipitation simulated by high-resolution nested Regional Climate Models and observations.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1229–1247, doi:</w:t>
      </w:r>
      <w:hyperlink r:id="rId373" w:history="1">
        <w:r w:rsidRPr="005D5915">
          <w:rPr>
            <w:rStyle w:val="Hyperlink"/>
            <w:rFonts w:cs="Times New Roman"/>
            <w:sz w:val="20"/>
            <w:szCs w:val="20"/>
            <w:lang w:val="en-US"/>
          </w:rPr>
          <w:t>10.1007/s00382-011-1068-3</w:t>
        </w:r>
      </w:hyperlink>
      <w:r w:rsidRPr="005D5915">
        <w:rPr>
          <w:rFonts w:cs="Times New Roman"/>
          <w:sz w:val="20"/>
          <w:szCs w:val="20"/>
          <w:lang w:val="en-GB"/>
        </w:rPr>
        <w:t>.</w:t>
      </w:r>
    </w:p>
    <w:p w14:paraId="659AF90B" w14:textId="183C3F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R. de Elía, and R. Laprise, 2015: Challenges in the Quest for Added Value of Regional Climate Dynamical Downscaling. </w:t>
      </w:r>
      <w:r w:rsidRPr="005D5915">
        <w:rPr>
          <w:rFonts w:cs="Times New Roman"/>
          <w:i/>
          <w:sz w:val="20"/>
          <w:szCs w:val="20"/>
          <w:lang w:val="en-GB"/>
        </w:rPr>
        <w:t>Current Climate Change Reports</w:t>
      </w:r>
      <w:r w:rsidRPr="005D5915">
        <w:rPr>
          <w:rFonts w:cs="Times New Roman"/>
          <w:sz w:val="20"/>
          <w:szCs w:val="20"/>
          <w:lang w:val="en-GB"/>
        </w:rPr>
        <w:t>, 10–21, doi:</w:t>
      </w:r>
      <w:hyperlink r:id="rId374" w:history="1">
        <w:r w:rsidRPr="005D5915">
          <w:rPr>
            <w:rStyle w:val="Hyperlink"/>
            <w:rFonts w:cs="Times New Roman"/>
            <w:sz w:val="20"/>
            <w:szCs w:val="20"/>
            <w:lang w:val="en-US"/>
          </w:rPr>
          <w:t>10.1007/s40641-015-0003-9</w:t>
        </w:r>
      </w:hyperlink>
      <w:r w:rsidRPr="005D5915">
        <w:rPr>
          <w:rFonts w:cs="Times New Roman"/>
          <w:sz w:val="20"/>
          <w:szCs w:val="20"/>
          <w:lang w:val="en-GB"/>
        </w:rPr>
        <w:t>.</w:t>
      </w:r>
    </w:p>
    <w:p w14:paraId="5A640A6B" w14:textId="6E46BB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D. Argüeso, J.P. Evans, R. de Elía, and R. Laprise, 2016: Quantifying the overall added value of dynamical downscaling and the contribution from different spatial scales.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121(4)</w:t>
      </w:r>
      <w:r w:rsidRPr="005D5915">
        <w:rPr>
          <w:rFonts w:cs="Times New Roman"/>
          <w:sz w:val="20"/>
          <w:szCs w:val="20"/>
          <w:lang w:val="en-GB"/>
        </w:rPr>
        <w:t>, 1575–1590, doi:</w:t>
      </w:r>
      <w:hyperlink r:id="rId375" w:history="1">
        <w:r w:rsidRPr="005D5915">
          <w:rPr>
            <w:rStyle w:val="Hyperlink"/>
            <w:rFonts w:cs="Times New Roman"/>
            <w:sz w:val="20"/>
            <w:szCs w:val="20"/>
            <w:lang w:val="en-US"/>
          </w:rPr>
          <w:t>10.1002/2015jd024009</w:t>
        </w:r>
      </w:hyperlink>
      <w:r w:rsidRPr="005D5915">
        <w:rPr>
          <w:rFonts w:cs="Times New Roman"/>
          <w:sz w:val="20"/>
          <w:szCs w:val="20"/>
          <w:lang w:val="en-GB"/>
        </w:rPr>
        <w:t>.</w:t>
      </w:r>
    </w:p>
    <w:p w14:paraId="2A8D3EC3" w14:textId="62282D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Sante, F., E. Coppola, R. Farneti, and F. Giorgi, 2019: Indian Summer Monsoon as simulated by the regional earth system model RegCM-ES: the role of local air–sea interaction. </w:t>
      </w:r>
      <w:r w:rsidRPr="005D5915">
        <w:rPr>
          <w:rFonts w:cs="Times New Roman"/>
          <w:i/>
          <w:sz w:val="20"/>
          <w:szCs w:val="20"/>
          <w:lang w:val="en-GB"/>
        </w:rPr>
        <w:t>Climate Dynamics</w:t>
      </w:r>
      <w:r w:rsidRPr="005D5915">
        <w:rPr>
          <w:rFonts w:cs="Times New Roman"/>
          <w:sz w:val="20"/>
          <w:szCs w:val="20"/>
          <w:lang w:val="en-GB"/>
        </w:rPr>
        <w:t>, doi:</w:t>
      </w:r>
      <w:hyperlink r:id="rId376" w:history="1">
        <w:r w:rsidRPr="005D5915">
          <w:rPr>
            <w:rStyle w:val="Hyperlink"/>
            <w:rFonts w:cs="Times New Roman"/>
            <w:sz w:val="20"/>
            <w:szCs w:val="20"/>
            <w:lang w:val="en-US"/>
          </w:rPr>
          <w:t>10.1007/s00382-019-04612-8</w:t>
        </w:r>
      </w:hyperlink>
      <w:r w:rsidRPr="005D5915">
        <w:rPr>
          <w:rFonts w:cs="Times New Roman"/>
          <w:sz w:val="20"/>
          <w:szCs w:val="20"/>
          <w:lang w:val="en-GB"/>
        </w:rPr>
        <w:t>.</w:t>
      </w:r>
    </w:p>
    <w:p w14:paraId="3A650081" w14:textId="23FFD5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Diaconescu, E.P. and R. Laprise, 2013: Can added value be expected in RCM-simulated large scales?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41(7–8)</w:t>
      </w:r>
      <w:r w:rsidRPr="005D5915">
        <w:rPr>
          <w:rFonts w:cs="Times New Roman"/>
          <w:sz w:val="20"/>
          <w:szCs w:val="20"/>
          <w:lang w:val="en-GB"/>
        </w:rPr>
        <w:t>, 1769–1800, doi:</w:t>
      </w:r>
      <w:hyperlink r:id="rId377" w:history="1">
        <w:r w:rsidRPr="005D5915">
          <w:rPr>
            <w:rStyle w:val="Hyperlink"/>
            <w:rFonts w:cs="Times New Roman"/>
            <w:sz w:val="20"/>
            <w:szCs w:val="20"/>
            <w:lang w:val="en-US"/>
          </w:rPr>
          <w:t>10.1007/s00382-012-1649-9</w:t>
        </w:r>
      </w:hyperlink>
      <w:r w:rsidRPr="005D5915">
        <w:rPr>
          <w:rFonts w:cs="Times New Roman"/>
          <w:sz w:val="20"/>
          <w:szCs w:val="20"/>
          <w:lang w:val="en-GB"/>
        </w:rPr>
        <w:t>.</w:t>
      </w:r>
    </w:p>
    <w:p w14:paraId="28B716D1" w14:textId="585B14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Díaz, L.B. and C.S. Vera, 2017: Austral summer precipitation interannual variability and trends over Southeastern </w:t>
      </w:r>
      <w:r w:rsidRPr="005D5915">
        <w:rPr>
          <w:rFonts w:cs="Times New Roman"/>
          <w:sz w:val="20"/>
          <w:szCs w:val="20"/>
          <w:lang w:val="en-GB"/>
        </w:rPr>
        <w:lastRenderedPageBreak/>
        <w:t xml:space="preserve">South America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37(S1)</w:t>
      </w:r>
      <w:r w:rsidRPr="005D5915">
        <w:rPr>
          <w:rFonts w:cs="Times New Roman"/>
          <w:sz w:val="20"/>
          <w:szCs w:val="20"/>
          <w:lang w:val="en-GB"/>
        </w:rPr>
        <w:t>, 681–695, doi:</w:t>
      </w:r>
      <w:hyperlink r:id="rId378" w:history="1">
        <w:r w:rsidRPr="005D5915">
          <w:rPr>
            <w:rStyle w:val="Hyperlink"/>
            <w:rFonts w:cs="Times New Roman"/>
            <w:sz w:val="20"/>
            <w:szCs w:val="20"/>
            <w:lang w:val="en-US"/>
          </w:rPr>
          <w:t>10.1002/joc.5031</w:t>
        </w:r>
      </w:hyperlink>
      <w:r w:rsidRPr="005D5915">
        <w:rPr>
          <w:rFonts w:cs="Times New Roman"/>
          <w:sz w:val="20"/>
          <w:szCs w:val="20"/>
          <w:lang w:val="en-GB"/>
        </w:rPr>
        <w:t>.</w:t>
      </w:r>
    </w:p>
    <w:p w14:paraId="3938BE88" w14:textId="6C1A12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Díaz, L.B., R.I. Saurral, and C.S. Vera, 2020: Assessment of South America summer rainfall climatology and trends in a set of global climate models large ensembles. </w:t>
      </w:r>
      <w:r w:rsidRPr="005D5915">
        <w:rPr>
          <w:rFonts w:cs="Times New Roman"/>
          <w:i/>
          <w:sz w:val="20"/>
          <w:szCs w:val="20"/>
          <w:lang w:val="en-GB"/>
        </w:rPr>
        <w:t>International Journal of Climatology</w:t>
      </w:r>
      <w:r w:rsidRPr="005D5915">
        <w:rPr>
          <w:rFonts w:cs="Times New Roman"/>
          <w:sz w:val="20"/>
          <w:szCs w:val="20"/>
          <w:lang w:val="en-GB"/>
        </w:rPr>
        <w:t>, joc.6643, doi:</w:t>
      </w:r>
      <w:hyperlink r:id="rId379" w:history="1">
        <w:r w:rsidRPr="005D5915">
          <w:rPr>
            <w:rStyle w:val="Hyperlink"/>
            <w:rFonts w:cs="Times New Roman"/>
            <w:sz w:val="20"/>
            <w:szCs w:val="20"/>
            <w:lang w:val="en-US"/>
          </w:rPr>
          <w:t>10.1002/joc.6643</w:t>
        </w:r>
      </w:hyperlink>
      <w:r w:rsidRPr="005D5915">
        <w:rPr>
          <w:rFonts w:cs="Times New Roman"/>
          <w:sz w:val="20"/>
          <w:szCs w:val="20"/>
          <w:lang w:val="en-GB"/>
        </w:rPr>
        <w:t>.</w:t>
      </w:r>
    </w:p>
    <w:p w14:paraId="3F54EBAF" w14:textId="65330F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Dienst, M., J. Lindén, E. Engström, and J. Esper, 2017: Removing the relocation bias from the 155-year Haparanda temperature record in Northern Europe.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4015–4026, doi:</w:t>
      </w:r>
      <w:hyperlink r:id="rId380" w:history="1">
        <w:r w:rsidRPr="005D5915">
          <w:rPr>
            <w:rStyle w:val="Hyperlink"/>
            <w:rFonts w:cs="Times New Roman"/>
            <w:sz w:val="20"/>
            <w:szCs w:val="20"/>
            <w:lang w:val="en-US"/>
          </w:rPr>
          <w:t>10.1002/joc.4981</w:t>
        </w:r>
      </w:hyperlink>
      <w:r w:rsidRPr="005D5915">
        <w:rPr>
          <w:rFonts w:cs="Times New Roman"/>
          <w:sz w:val="20"/>
          <w:szCs w:val="20"/>
          <w:lang w:val="en-GB"/>
        </w:rPr>
        <w:t>.</w:t>
      </w:r>
    </w:p>
    <w:p w14:paraId="72E3066F" w14:textId="197B50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Dienst, M., J. Lindén, Saladié, and J. Esper, 2019: Detection and elimination of UHI effects in long temperature records from villages – A case study from Tivissa, Spain.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372–383, doi:</w:t>
      </w:r>
      <w:hyperlink r:id="rId381" w:history="1">
        <w:r w:rsidRPr="005D5915">
          <w:rPr>
            <w:rStyle w:val="Hyperlink"/>
            <w:rFonts w:cs="Times New Roman"/>
            <w:sz w:val="20"/>
            <w:szCs w:val="20"/>
            <w:lang w:val="en-US"/>
          </w:rPr>
          <w:t>10.1016/j.uclim.2018.12.012</w:t>
        </w:r>
      </w:hyperlink>
      <w:r w:rsidRPr="005D5915">
        <w:rPr>
          <w:rFonts w:cs="Times New Roman"/>
          <w:sz w:val="20"/>
          <w:szCs w:val="20"/>
          <w:lang w:val="en-GB"/>
        </w:rPr>
        <w:t>.</w:t>
      </w:r>
    </w:p>
    <w:p w14:paraId="2AC248F8" w14:textId="6E100A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Dieppois, B. et al., 2019: Southern African summer-rainfall variability, and its teleconnections, on interannual to interdecadal timescales in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53(5–6)</w:t>
      </w:r>
      <w:r w:rsidRPr="005D5915">
        <w:rPr>
          <w:rFonts w:cs="Times New Roman"/>
          <w:sz w:val="20"/>
          <w:szCs w:val="20"/>
          <w:lang w:val="en-GB"/>
        </w:rPr>
        <w:t>, 3505–3527, doi:</w:t>
      </w:r>
      <w:hyperlink r:id="rId382" w:history="1">
        <w:r w:rsidRPr="005D5915">
          <w:rPr>
            <w:rStyle w:val="Hyperlink"/>
            <w:rFonts w:cs="Times New Roman"/>
            <w:sz w:val="20"/>
            <w:szCs w:val="20"/>
            <w:lang w:val="en-US"/>
          </w:rPr>
          <w:t>10.1007/s00382-019-04720-5</w:t>
        </w:r>
      </w:hyperlink>
      <w:r w:rsidRPr="005D5915">
        <w:rPr>
          <w:rFonts w:cs="Times New Roman"/>
          <w:sz w:val="20"/>
          <w:szCs w:val="20"/>
          <w:lang w:val="en-GB"/>
        </w:rPr>
        <w:t>.</w:t>
      </w:r>
    </w:p>
    <w:p w14:paraId="78741740" w14:textId="3D42E2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Diffenbaugh, N.S. and F. Giorgi, 2012: Climate change hotspots in the CMIP5 global climate model ensemble.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114(3–4)</w:t>
      </w:r>
      <w:r w:rsidRPr="005D5915">
        <w:rPr>
          <w:rFonts w:cs="Times New Roman"/>
          <w:sz w:val="20"/>
          <w:szCs w:val="20"/>
          <w:lang w:val="en-GB"/>
        </w:rPr>
        <w:t>, 813–822, doi:</w:t>
      </w:r>
      <w:hyperlink r:id="rId383" w:history="1">
        <w:r w:rsidRPr="005D5915">
          <w:rPr>
            <w:rStyle w:val="Hyperlink"/>
            <w:rFonts w:cs="Times New Roman"/>
            <w:sz w:val="20"/>
            <w:szCs w:val="20"/>
            <w:lang w:val="en-US"/>
          </w:rPr>
          <w:t>10.1007/s10584-012-0570-x</w:t>
        </w:r>
      </w:hyperlink>
      <w:r w:rsidRPr="005D5915">
        <w:rPr>
          <w:rFonts w:cs="Times New Roman"/>
          <w:sz w:val="20"/>
          <w:szCs w:val="20"/>
          <w:lang w:val="en-GB"/>
        </w:rPr>
        <w:t>.</w:t>
      </w:r>
    </w:p>
    <w:p w14:paraId="49F438B3" w14:textId="5875E2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Diffenbaugh, N.S., D.L. Swain, and D. Touma, 2015: Anthropogenic warming has increased drought risk in California.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112(13)</w:t>
      </w:r>
      <w:r w:rsidRPr="005D5915">
        <w:rPr>
          <w:rFonts w:cs="Times New Roman"/>
          <w:sz w:val="20"/>
          <w:szCs w:val="20"/>
          <w:lang w:val="en-GB"/>
        </w:rPr>
        <w:t>, 3931–3936, doi:</w:t>
      </w:r>
      <w:hyperlink r:id="rId384" w:history="1">
        <w:r w:rsidRPr="005D5915">
          <w:rPr>
            <w:rStyle w:val="Hyperlink"/>
            <w:rFonts w:cs="Times New Roman"/>
            <w:sz w:val="20"/>
            <w:szCs w:val="20"/>
            <w:lang w:val="en-US"/>
          </w:rPr>
          <w:t>10.1073/pnas.1422385112</w:t>
        </w:r>
      </w:hyperlink>
      <w:r w:rsidRPr="005D5915">
        <w:rPr>
          <w:rFonts w:cs="Times New Roman"/>
          <w:sz w:val="20"/>
          <w:szCs w:val="20"/>
          <w:lang w:val="en-GB"/>
        </w:rPr>
        <w:t>.</w:t>
      </w:r>
    </w:p>
    <w:p w14:paraId="3D8DEEA3" w14:textId="229730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Dileepkumar, R., K. AchutaRao, and T. Arulalan, 2018: Human influence on sub-regional surface air temperature change over India.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8967, doi:</w:t>
      </w:r>
      <w:hyperlink r:id="rId385" w:history="1">
        <w:r w:rsidRPr="005D5915">
          <w:rPr>
            <w:rStyle w:val="Hyperlink"/>
            <w:rFonts w:cs="Times New Roman"/>
            <w:sz w:val="20"/>
            <w:szCs w:val="20"/>
            <w:lang w:val="en-US"/>
          </w:rPr>
          <w:t>10.1038/s41598-018-27185-8</w:t>
        </w:r>
      </w:hyperlink>
      <w:r w:rsidRPr="005D5915">
        <w:rPr>
          <w:rFonts w:cs="Times New Roman"/>
          <w:sz w:val="20"/>
          <w:szCs w:val="20"/>
          <w:lang w:val="en-GB"/>
        </w:rPr>
        <w:t>.</w:t>
      </w:r>
    </w:p>
    <w:p w14:paraId="1D1BD950" w14:textId="7C554A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Dimri, A.P., D. Kumar, A. Choudhary, and P. Maharana, 2018: Future changes over the Himalayas: Mean temperature.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235–251, doi:</w:t>
      </w:r>
      <w:hyperlink r:id="rId386" w:history="1">
        <w:r w:rsidRPr="005D5915">
          <w:rPr>
            <w:rStyle w:val="Hyperlink"/>
            <w:rFonts w:cs="Times New Roman"/>
            <w:sz w:val="20"/>
            <w:szCs w:val="20"/>
            <w:lang w:val="en-US"/>
          </w:rPr>
          <w:t>10.1016/j.gloplacha.2018.01.014</w:t>
        </w:r>
      </w:hyperlink>
      <w:r w:rsidRPr="005D5915">
        <w:rPr>
          <w:rFonts w:cs="Times New Roman"/>
          <w:sz w:val="20"/>
          <w:szCs w:val="20"/>
          <w:lang w:val="en-GB"/>
        </w:rPr>
        <w:t>.</w:t>
      </w:r>
    </w:p>
    <w:p w14:paraId="6F291541" w14:textId="2C0566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Ding, Q., E.J. Steig, D.S. Battisti, and J.M. Wallace, 2012: Influence of the Tropics on the Southern Annular Mode.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25(18)</w:t>
      </w:r>
      <w:r w:rsidRPr="005D5915">
        <w:rPr>
          <w:rFonts w:cs="Times New Roman"/>
          <w:sz w:val="20"/>
          <w:szCs w:val="20"/>
          <w:lang w:val="en-GB"/>
        </w:rPr>
        <w:t>, 6330–6348, doi:</w:t>
      </w:r>
      <w:hyperlink r:id="rId387" w:history="1">
        <w:r w:rsidRPr="005D5915">
          <w:rPr>
            <w:rStyle w:val="Hyperlink"/>
            <w:rFonts w:cs="Times New Roman"/>
            <w:sz w:val="20"/>
            <w:szCs w:val="20"/>
            <w:lang w:val="en-US"/>
          </w:rPr>
          <w:t>10.1175/jcli-d-11-00523.1</w:t>
        </w:r>
      </w:hyperlink>
      <w:r w:rsidRPr="005D5915">
        <w:rPr>
          <w:rFonts w:cs="Times New Roman"/>
          <w:sz w:val="20"/>
          <w:szCs w:val="20"/>
          <w:lang w:val="en-GB"/>
        </w:rPr>
        <w:t>.</w:t>
      </w:r>
    </w:p>
    <w:p w14:paraId="663911A9" w14:textId="34A58E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Ding, Q. et al., 2014: Tropical forcing of the recent rapid Arctic warming in northeastern Canada and Greenland.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509(7499)</w:t>
      </w:r>
      <w:r w:rsidRPr="005D5915">
        <w:rPr>
          <w:rFonts w:cs="Times New Roman"/>
          <w:sz w:val="20"/>
          <w:szCs w:val="20"/>
          <w:lang w:val="en-GB"/>
        </w:rPr>
        <w:t>, 209–212, doi:</w:t>
      </w:r>
      <w:hyperlink r:id="rId388" w:history="1">
        <w:r w:rsidRPr="005D5915">
          <w:rPr>
            <w:rStyle w:val="Hyperlink"/>
            <w:rFonts w:cs="Times New Roman"/>
            <w:sz w:val="20"/>
            <w:szCs w:val="20"/>
            <w:lang w:val="en-US"/>
          </w:rPr>
          <w:t>10.1038/nature13260</w:t>
        </w:r>
      </w:hyperlink>
      <w:r w:rsidRPr="005D5915">
        <w:rPr>
          <w:rFonts w:cs="Times New Roman"/>
          <w:sz w:val="20"/>
          <w:szCs w:val="20"/>
          <w:lang w:val="en-GB"/>
        </w:rPr>
        <w:t>.</w:t>
      </w:r>
    </w:p>
    <w:p w14:paraId="4E46A30B" w14:textId="2B9B46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Dinku, T., K. Hailemariam, R. Maidment, E. Tarnavsky, and S. Connor, 2014: Combined use of satellite estimates and rain gauge observations to generate high-quality historical rainfall time series over Ethiopia.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34(7)</w:t>
      </w:r>
      <w:r w:rsidRPr="005D5915">
        <w:rPr>
          <w:rFonts w:cs="Times New Roman"/>
          <w:sz w:val="20"/>
          <w:szCs w:val="20"/>
          <w:lang w:val="en-GB"/>
        </w:rPr>
        <w:t>, 2489–2504, doi:</w:t>
      </w:r>
      <w:hyperlink r:id="rId389" w:history="1">
        <w:r w:rsidRPr="005D5915">
          <w:rPr>
            <w:rStyle w:val="Hyperlink"/>
            <w:rFonts w:cs="Times New Roman"/>
            <w:sz w:val="20"/>
            <w:szCs w:val="20"/>
            <w:lang w:val="en-US"/>
          </w:rPr>
          <w:t>10.1002/joc.3855</w:t>
        </w:r>
      </w:hyperlink>
      <w:r w:rsidRPr="005D5915">
        <w:rPr>
          <w:rFonts w:cs="Times New Roman"/>
          <w:sz w:val="20"/>
          <w:szCs w:val="20"/>
          <w:lang w:val="en-GB"/>
        </w:rPr>
        <w:t>.</w:t>
      </w:r>
    </w:p>
    <w:p w14:paraId="7EED26CB" w14:textId="048B1F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Dittus, A.J., D.J. Karoly, S.C. Lewis, L. Alexander, and M.G. Donat, 2016: A Multiregion Model Evaluation and Attribution Study of Historical Changes in the Area Affected by Temperature and Precipitation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29(23)</w:t>
      </w:r>
      <w:r w:rsidRPr="005D5915">
        <w:rPr>
          <w:rFonts w:cs="Times New Roman"/>
          <w:sz w:val="20"/>
          <w:szCs w:val="20"/>
          <w:lang w:val="en-GB"/>
        </w:rPr>
        <w:t>, 8285–8299, doi:</w:t>
      </w:r>
      <w:hyperlink r:id="rId390" w:history="1">
        <w:r w:rsidRPr="005D5915">
          <w:rPr>
            <w:rStyle w:val="Hyperlink"/>
            <w:rFonts w:cs="Times New Roman"/>
            <w:sz w:val="20"/>
            <w:szCs w:val="20"/>
            <w:lang w:val="en-US"/>
          </w:rPr>
          <w:t>10.1175/jcli-d-16-0164.1</w:t>
        </w:r>
      </w:hyperlink>
      <w:r w:rsidRPr="005D5915">
        <w:rPr>
          <w:rFonts w:cs="Times New Roman"/>
          <w:sz w:val="20"/>
          <w:szCs w:val="20"/>
          <w:lang w:val="en-GB"/>
        </w:rPr>
        <w:t>.</w:t>
      </w:r>
    </w:p>
    <w:p w14:paraId="6843B435" w14:textId="3C610B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Dittus, A.J. et al., 2020: Sensitivity of Historical Climate Simulations to Uncertain Aerosol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47(13)</w:t>
      </w:r>
      <w:r w:rsidRPr="005D5915">
        <w:rPr>
          <w:rFonts w:cs="Times New Roman"/>
          <w:sz w:val="20"/>
          <w:szCs w:val="20"/>
          <w:lang w:val="en-GB"/>
        </w:rPr>
        <w:t>, doi:</w:t>
      </w:r>
      <w:hyperlink r:id="rId391" w:history="1">
        <w:r w:rsidRPr="005D5915">
          <w:rPr>
            <w:rStyle w:val="Hyperlink"/>
            <w:rFonts w:cs="Times New Roman"/>
            <w:sz w:val="20"/>
            <w:szCs w:val="20"/>
            <w:lang w:val="en-US"/>
          </w:rPr>
          <w:t>10.1029/2019gl085806</w:t>
        </w:r>
      </w:hyperlink>
      <w:r w:rsidRPr="005D5915">
        <w:rPr>
          <w:rFonts w:cs="Times New Roman"/>
          <w:sz w:val="20"/>
          <w:szCs w:val="20"/>
          <w:lang w:val="en-GB"/>
        </w:rPr>
        <w:t>.</w:t>
      </w:r>
    </w:p>
    <w:p w14:paraId="71FA7A3B" w14:textId="786AEA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Dixon, K.W. et al., 2016: Evaluating the stationarity assumption in statistically downscaled climate projections: is past performance an indicator of future results?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395–408, doi:</w:t>
      </w:r>
      <w:hyperlink r:id="rId392" w:history="1">
        <w:r w:rsidRPr="005D5915">
          <w:rPr>
            <w:rStyle w:val="Hyperlink"/>
            <w:rFonts w:cs="Times New Roman"/>
            <w:sz w:val="20"/>
            <w:szCs w:val="20"/>
            <w:lang w:val="en-US"/>
          </w:rPr>
          <w:t>10.1007/s10584-016-1598-0</w:t>
        </w:r>
      </w:hyperlink>
      <w:r w:rsidRPr="005D5915">
        <w:rPr>
          <w:rFonts w:cs="Times New Roman"/>
          <w:sz w:val="20"/>
          <w:szCs w:val="20"/>
          <w:lang w:val="en-GB"/>
        </w:rPr>
        <w:t>.</w:t>
      </w:r>
    </w:p>
    <w:p w14:paraId="38C3962F" w14:textId="146707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Djenontin, I.N.S. and A.M. Meadow, 2018: The art of co-production of knowledge in environmental sciences and management: lessons from international practice. </w:t>
      </w:r>
      <w:r w:rsidRPr="005D5915">
        <w:rPr>
          <w:rFonts w:cs="Times New Roman"/>
          <w:i/>
          <w:sz w:val="20"/>
          <w:szCs w:val="20"/>
          <w:lang w:val="en-GB"/>
        </w:rPr>
        <w:t>Environmental Management</w:t>
      </w:r>
      <w:r w:rsidRPr="005D5915">
        <w:rPr>
          <w:rFonts w:cs="Times New Roman"/>
          <w:sz w:val="20"/>
          <w:szCs w:val="20"/>
          <w:lang w:val="en-GB"/>
        </w:rPr>
        <w:t xml:space="preserve">, </w:t>
      </w:r>
      <w:r w:rsidRPr="005D5915">
        <w:rPr>
          <w:rFonts w:cs="Times New Roman"/>
          <w:b/>
          <w:sz w:val="20"/>
          <w:szCs w:val="20"/>
          <w:lang w:val="en-GB"/>
        </w:rPr>
        <w:t>61(6)</w:t>
      </w:r>
      <w:r w:rsidRPr="005D5915">
        <w:rPr>
          <w:rFonts w:cs="Times New Roman"/>
          <w:sz w:val="20"/>
          <w:szCs w:val="20"/>
          <w:lang w:val="en-GB"/>
        </w:rPr>
        <w:t>, 885–903, doi:</w:t>
      </w:r>
      <w:hyperlink r:id="rId393" w:history="1">
        <w:r w:rsidRPr="005D5915">
          <w:rPr>
            <w:rStyle w:val="Hyperlink"/>
            <w:rFonts w:cs="Times New Roman"/>
            <w:sz w:val="20"/>
            <w:szCs w:val="20"/>
            <w:lang w:val="en-US"/>
          </w:rPr>
          <w:t>10.1007/s00267-018-1028-3</w:t>
        </w:r>
      </w:hyperlink>
      <w:r w:rsidRPr="005D5915">
        <w:rPr>
          <w:rFonts w:cs="Times New Roman"/>
          <w:sz w:val="20"/>
          <w:szCs w:val="20"/>
          <w:lang w:val="en-GB"/>
        </w:rPr>
        <w:t>.</w:t>
      </w:r>
    </w:p>
    <w:p w14:paraId="4F869E5F" w14:textId="22D5C3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Doan, Q., H. Kusaka, and Q.B. Ho, 2016: Impact of future urbanization on temperature and thermal comfort index in a developing tropical city: Ho Chi Minh City.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20–31, doi:</w:t>
      </w:r>
      <w:hyperlink r:id="rId394" w:history="1">
        <w:r w:rsidRPr="005D5915">
          <w:rPr>
            <w:rStyle w:val="Hyperlink"/>
            <w:rFonts w:cs="Times New Roman"/>
            <w:sz w:val="20"/>
            <w:szCs w:val="20"/>
            <w:lang w:val="en-US"/>
          </w:rPr>
          <w:t>10.1016/j.uclim.2016.04.003</w:t>
        </w:r>
      </w:hyperlink>
      <w:r w:rsidRPr="005D5915">
        <w:rPr>
          <w:rFonts w:cs="Times New Roman"/>
          <w:sz w:val="20"/>
          <w:szCs w:val="20"/>
          <w:lang w:val="en-GB"/>
        </w:rPr>
        <w:t>.</w:t>
      </w:r>
    </w:p>
    <w:p w14:paraId="7DBFB2DC" w14:textId="3EBBCF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Dobor, L. and T. Hlásny, 2018: Choice of reference climate conditions matters in impact studies: Case of bias-corrected CORDEX data set. </w:t>
      </w:r>
      <w:r w:rsidRPr="005D5915">
        <w:rPr>
          <w:rFonts w:cs="Times New Roman"/>
          <w:i/>
          <w:sz w:val="20"/>
          <w:szCs w:val="20"/>
          <w:lang w:val="en-GB"/>
        </w:rPr>
        <w:t>International Journal of Climatology</w:t>
      </w:r>
      <w:r w:rsidRPr="005D5915">
        <w:rPr>
          <w:rFonts w:cs="Times New Roman"/>
          <w:sz w:val="20"/>
          <w:szCs w:val="20"/>
          <w:lang w:val="en-GB"/>
        </w:rPr>
        <w:t>, doi:</w:t>
      </w:r>
      <w:hyperlink r:id="rId395" w:history="1">
        <w:r w:rsidRPr="005D5915">
          <w:rPr>
            <w:rStyle w:val="Hyperlink"/>
            <w:rFonts w:cs="Times New Roman"/>
            <w:sz w:val="20"/>
            <w:szCs w:val="20"/>
            <w:lang w:val="en-US"/>
          </w:rPr>
          <w:t>10.1002/joc.5930</w:t>
        </w:r>
      </w:hyperlink>
      <w:r w:rsidRPr="005D5915">
        <w:rPr>
          <w:rFonts w:cs="Times New Roman"/>
          <w:sz w:val="20"/>
          <w:szCs w:val="20"/>
          <w:lang w:val="en-GB"/>
        </w:rPr>
        <w:t>.</w:t>
      </w:r>
    </w:p>
    <w:p w14:paraId="46266AEF" w14:textId="4D7016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Dobriyal, P., A. Qureshi, R. Badola, and S.A. Hussain, 2012: A review of the methods available for estimating soil moisture and its implications for water resource management.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458–459</w:t>
      </w:r>
      <w:r w:rsidRPr="005D5915">
        <w:rPr>
          <w:rFonts w:cs="Times New Roman"/>
          <w:sz w:val="20"/>
          <w:szCs w:val="20"/>
          <w:lang w:val="en-GB"/>
        </w:rPr>
        <w:t>, 110–117, doi:</w:t>
      </w:r>
      <w:hyperlink r:id="rId396" w:history="1">
        <w:r w:rsidRPr="005D5915">
          <w:rPr>
            <w:rStyle w:val="Hyperlink"/>
            <w:rFonts w:cs="Times New Roman"/>
            <w:sz w:val="20"/>
            <w:szCs w:val="20"/>
            <w:lang w:val="en-US"/>
          </w:rPr>
          <w:t>10.1016/j.jhydrol.2012.06.021</w:t>
        </w:r>
      </w:hyperlink>
      <w:r w:rsidRPr="005D5915">
        <w:rPr>
          <w:rFonts w:cs="Times New Roman"/>
          <w:sz w:val="20"/>
          <w:szCs w:val="20"/>
          <w:lang w:val="en-GB"/>
        </w:rPr>
        <w:t>.</w:t>
      </w:r>
    </w:p>
    <w:p w14:paraId="6025962B" w14:textId="2703E4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Dogar, M.M. and T. Sato, 2019: Regional Climate Response of Middle Eastern, African, and South Asian Monsoon Regions to Explosive Volcanism and ENSO Forcing.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124(14)</w:t>
      </w:r>
      <w:r w:rsidRPr="005D5915">
        <w:rPr>
          <w:rFonts w:cs="Times New Roman"/>
          <w:sz w:val="20"/>
          <w:szCs w:val="20"/>
          <w:lang w:val="en-GB"/>
        </w:rPr>
        <w:t>, 7580–7598, doi:</w:t>
      </w:r>
      <w:hyperlink r:id="rId397" w:history="1">
        <w:r w:rsidRPr="005D5915">
          <w:rPr>
            <w:rStyle w:val="Hyperlink"/>
            <w:rFonts w:cs="Times New Roman"/>
            <w:sz w:val="20"/>
            <w:szCs w:val="20"/>
            <w:lang w:val="en-US"/>
          </w:rPr>
          <w:t>10.1029/2019jd030358</w:t>
        </w:r>
      </w:hyperlink>
      <w:r w:rsidRPr="005D5915">
        <w:rPr>
          <w:rFonts w:cs="Times New Roman"/>
          <w:sz w:val="20"/>
          <w:szCs w:val="20"/>
          <w:lang w:val="en-GB"/>
        </w:rPr>
        <w:t>.</w:t>
      </w:r>
    </w:p>
    <w:p w14:paraId="5B565284" w14:textId="75BB9F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A.J. Pitman, and O. Angélil, 2018: Understanding and Reducing Future Uncertainty in Midlatitude Daily Heat Extremes Via Land Surface Feedback Constraints.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45(19)</w:t>
      </w:r>
      <w:r w:rsidRPr="005D5915">
        <w:rPr>
          <w:rFonts w:cs="Times New Roman"/>
          <w:sz w:val="20"/>
          <w:szCs w:val="20"/>
          <w:lang w:val="en-GB"/>
        </w:rPr>
        <w:t>, 10,627–10,636, doi:</w:t>
      </w:r>
      <w:hyperlink r:id="rId398" w:history="1">
        <w:r w:rsidRPr="005D5915">
          <w:rPr>
            <w:rStyle w:val="Hyperlink"/>
            <w:rFonts w:cs="Times New Roman"/>
            <w:sz w:val="20"/>
            <w:szCs w:val="20"/>
            <w:lang w:val="en-US"/>
          </w:rPr>
          <w:t>10.1029/2018gl079128</w:t>
        </w:r>
      </w:hyperlink>
      <w:r w:rsidRPr="005D5915">
        <w:rPr>
          <w:rFonts w:cs="Times New Roman"/>
          <w:sz w:val="20"/>
          <w:szCs w:val="20"/>
          <w:lang w:val="en-GB"/>
        </w:rPr>
        <w:t>.</w:t>
      </w:r>
    </w:p>
    <w:p w14:paraId="39ED7F51" w14:textId="7FB35B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et al., 2013: Updated analyses of temperature and precipitation extreme indices since the beginning of the twentieth century: The HadEX2 dataset.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118(5)</w:t>
      </w:r>
      <w:r w:rsidRPr="005D5915">
        <w:rPr>
          <w:rFonts w:cs="Times New Roman"/>
          <w:sz w:val="20"/>
          <w:szCs w:val="20"/>
          <w:lang w:val="en-GB"/>
        </w:rPr>
        <w:t>, 2098–2118, doi:</w:t>
      </w:r>
      <w:hyperlink r:id="rId399" w:history="1">
        <w:r w:rsidRPr="005D5915">
          <w:rPr>
            <w:rStyle w:val="Hyperlink"/>
            <w:rFonts w:cs="Times New Roman"/>
            <w:sz w:val="20"/>
            <w:szCs w:val="20"/>
            <w:lang w:val="en-US"/>
          </w:rPr>
          <w:t>10.1002/jgrd.50150</w:t>
        </w:r>
      </w:hyperlink>
      <w:r w:rsidRPr="005D5915">
        <w:rPr>
          <w:rFonts w:cs="Times New Roman"/>
          <w:sz w:val="20"/>
          <w:szCs w:val="20"/>
          <w:lang w:val="en-GB"/>
        </w:rPr>
        <w:t>.</w:t>
      </w:r>
    </w:p>
    <w:p w14:paraId="1EB8439C" w14:textId="1B2E8F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et al., 2014: Changes in extreme temperature and precipitation in the Arab region: long-term trends and variability related to ENSO and NAO.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581–592, doi:</w:t>
      </w:r>
      <w:hyperlink r:id="rId400" w:history="1">
        <w:r w:rsidRPr="005D5915">
          <w:rPr>
            <w:rStyle w:val="Hyperlink"/>
            <w:rFonts w:cs="Times New Roman"/>
            <w:sz w:val="20"/>
            <w:szCs w:val="20"/>
            <w:lang w:val="en-US"/>
          </w:rPr>
          <w:t>10.1002/joc.3707</w:t>
        </w:r>
      </w:hyperlink>
      <w:r w:rsidRPr="005D5915">
        <w:rPr>
          <w:rFonts w:cs="Times New Roman"/>
          <w:sz w:val="20"/>
          <w:szCs w:val="20"/>
          <w:lang w:val="en-GB"/>
        </w:rPr>
        <w:t>.</w:t>
      </w:r>
    </w:p>
    <w:p w14:paraId="643CA7A8" w14:textId="35FEC7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Done, J.M., G.J. Holland, C.L. Bruyère, L.R. Leung, and A. Suzuki-Parker, 2015: Modeling high-impact weather and climate: lessons from a tropical cyclone perspective.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129(3–4)</w:t>
      </w:r>
      <w:r w:rsidRPr="005D5915">
        <w:rPr>
          <w:rFonts w:cs="Times New Roman"/>
          <w:sz w:val="20"/>
          <w:szCs w:val="20"/>
          <w:lang w:val="en-GB"/>
        </w:rPr>
        <w:t xml:space="preserve">, 381–395, </w:t>
      </w:r>
      <w:r w:rsidRPr="005D5915">
        <w:rPr>
          <w:rFonts w:cs="Times New Roman"/>
          <w:sz w:val="20"/>
          <w:szCs w:val="20"/>
          <w:lang w:val="en-GB"/>
        </w:rPr>
        <w:lastRenderedPageBreak/>
        <w:t>doi:</w:t>
      </w:r>
      <w:hyperlink r:id="rId401" w:history="1">
        <w:r w:rsidRPr="005D5915">
          <w:rPr>
            <w:rStyle w:val="Hyperlink"/>
            <w:rFonts w:cs="Times New Roman"/>
            <w:sz w:val="20"/>
            <w:szCs w:val="20"/>
            <w:lang w:val="en-US"/>
          </w:rPr>
          <w:t>10.1007/s10584-013-0954-6</w:t>
        </w:r>
      </w:hyperlink>
      <w:r w:rsidRPr="005D5915">
        <w:rPr>
          <w:rFonts w:cs="Times New Roman"/>
          <w:sz w:val="20"/>
          <w:szCs w:val="20"/>
          <w:lang w:val="en-GB"/>
        </w:rPr>
        <w:t>.</w:t>
      </w:r>
    </w:p>
    <w:p w14:paraId="0A288BF5" w14:textId="0E7F24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and A. Dai, 2015: The influence of the Interdecadal Pacific Oscillation on Temperature and Precipitation over the Globe.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2667–2681, doi:</w:t>
      </w:r>
      <w:hyperlink r:id="rId402" w:history="1">
        <w:r w:rsidRPr="005D5915">
          <w:rPr>
            <w:rStyle w:val="Hyperlink"/>
            <w:rFonts w:cs="Times New Roman"/>
            <w:sz w:val="20"/>
            <w:szCs w:val="20"/>
            <w:lang w:val="en-US"/>
          </w:rPr>
          <w:t>10.1007/s00382-015-2500-x</w:t>
        </w:r>
      </w:hyperlink>
      <w:r w:rsidRPr="005D5915">
        <w:rPr>
          <w:rFonts w:cs="Times New Roman"/>
          <w:sz w:val="20"/>
          <w:szCs w:val="20"/>
          <w:lang w:val="en-GB"/>
        </w:rPr>
        <w:t>.</w:t>
      </w:r>
    </w:p>
    <w:p w14:paraId="3EA9C4A9" w14:textId="355818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and R. Sutton, 2015: Dominant role of greenhouse-gas forcing in the recovery of Sahel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757–760, doi:</w:t>
      </w:r>
      <w:hyperlink r:id="rId403" w:history="1">
        <w:r w:rsidRPr="005D5915">
          <w:rPr>
            <w:rStyle w:val="Hyperlink"/>
            <w:rFonts w:cs="Times New Roman"/>
            <w:sz w:val="20"/>
            <w:szCs w:val="20"/>
            <w:lang w:val="en-US"/>
          </w:rPr>
          <w:t>10.1038/nclimate2664</w:t>
        </w:r>
      </w:hyperlink>
      <w:r w:rsidRPr="005D5915">
        <w:rPr>
          <w:rFonts w:cs="Times New Roman"/>
          <w:sz w:val="20"/>
          <w:szCs w:val="20"/>
          <w:lang w:val="en-GB"/>
        </w:rPr>
        <w:t>.</w:t>
      </w:r>
    </w:p>
    <w:p w14:paraId="0FB23DBA" w14:textId="4CA1249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and L. Shaffrey, 2017: Understanding the rapid summer warming and changes in temperature extremes since the mid-1990s over Western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w:t>
      </w:r>
      <w:r w:rsidRPr="005D5915">
        <w:rPr>
          <w:rFonts w:cs="Times New Roman"/>
          <w:sz w:val="20"/>
          <w:szCs w:val="20"/>
          <w:lang w:val="en-GB"/>
        </w:rPr>
        <w:t>, 1537–1554, doi:</w:t>
      </w:r>
      <w:hyperlink r:id="rId404" w:history="1">
        <w:r w:rsidRPr="005D5915">
          <w:rPr>
            <w:rStyle w:val="Hyperlink"/>
            <w:rFonts w:cs="Times New Roman"/>
            <w:sz w:val="20"/>
            <w:szCs w:val="20"/>
            <w:lang w:val="en-US"/>
          </w:rPr>
          <w:t>10.1007/s00382-016-3158-8</w:t>
        </w:r>
      </w:hyperlink>
      <w:r w:rsidRPr="005D5915">
        <w:rPr>
          <w:rFonts w:cs="Times New Roman"/>
          <w:sz w:val="20"/>
          <w:szCs w:val="20"/>
          <w:lang w:val="en-GB"/>
        </w:rPr>
        <w:t>.</w:t>
      </w:r>
    </w:p>
    <w:p w14:paraId="5D060E85" w14:textId="2EF9E7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T. Woollings, and K. Hodges, 2013: Variability of the North Atlantic summer storm track: mechanisms and impacts on European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034037, doi:</w:t>
      </w:r>
      <w:hyperlink r:id="rId405" w:history="1">
        <w:r w:rsidRPr="005D5915">
          <w:rPr>
            <w:rStyle w:val="Hyperlink"/>
            <w:rFonts w:cs="Times New Roman"/>
            <w:sz w:val="20"/>
            <w:szCs w:val="20"/>
            <w:lang w:val="en-US"/>
          </w:rPr>
          <w:t>10.1088/1748-9326/8/3/034037</w:t>
        </w:r>
      </w:hyperlink>
      <w:r w:rsidRPr="005D5915">
        <w:rPr>
          <w:rFonts w:cs="Times New Roman"/>
          <w:sz w:val="20"/>
          <w:szCs w:val="20"/>
          <w:lang w:val="en-GB"/>
        </w:rPr>
        <w:t>.</w:t>
      </w:r>
    </w:p>
    <w:p w14:paraId="442A2725" w14:textId="5E6411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E. Highwood, and L. Wilcox, 2014: The impacts of European and Asian anthropogenic sulfur dioxide emissions on Sahel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7000–7017, doi:</w:t>
      </w:r>
      <w:hyperlink r:id="rId406" w:history="1">
        <w:r w:rsidRPr="005D5915">
          <w:rPr>
            <w:rStyle w:val="Hyperlink"/>
            <w:rFonts w:cs="Times New Roman"/>
            <w:sz w:val="20"/>
            <w:szCs w:val="20"/>
            <w:lang w:val="en-US"/>
          </w:rPr>
          <w:t>10.1175/jcli-d-13-00769.1</w:t>
        </w:r>
      </w:hyperlink>
      <w:r w:rsidRPr="005D5915">
        <w:rPr>
          <w:rFonts w:cs="Times New Roman"/>
          <w:sz w:val="20"/>
          <w:szCs w:val="20"/>
          <w:lang w:val="en-GB"/>
        </w:rPr>
        <w:t>.</w:t>
      </w:r>
    </w:p>
    <w:p w14:paraId="3FEEF8F6" w14:textId="0E2AFE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 Dai, M. Vuille, and O.E. Timm, 2018: Asymmetric Modulation of ENSO Teleconnections by the Interdecadal Pacific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31(18)</w:t>
      </w:r>
      <w:r w:rsidRPr="005D5915">
        <w:rPr>
          <w:rFonts w:cs="Times New Roman"/>
          <w:sz w:val="20"/>
          <w:szCs w:val="20"/>
          <w:lang w:val="en-GB"/>
        </w:rPr>
        <w:t>, 7337–7361, doi:</w:t>
      </w:r>
      <w:hyperlink r:id="rId407" w:history="1">
        <w:r w:rsidRPr="005D5915">
          <w:rPr>
            <w:rStyle w:val="Hyperlink"/>
            <w:rFonts w:cs="Times New Roman"/>
            <w:sz w:val="20"/>
            <w:szCs w:val="20"/>
            <w:lang w:val="en-US"/>
          </w:rPr>
          <w:t>10.1175/jcli-d-17-0663.1</w:t>
        </w:r>
      </w:hyperlink>
      <w:r w:rsidRPr="005D5915">
        <w:rPr>
          <w:rFonts w:cs="Times New Roman"/>
          <w:sz w:val="20"/>
          <w:szCs w:val="20"/>
          <w:lang w:val="en-GB"/>
        </w:rPr>
        <w:t>.</w:t>
      </w:r>
    </w:p>
    <w:p w14:paraId="227561FD" w14:textId="5E517C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L. and M.J. McPhaden, 2017: Why Has the Relationship between Indian and Pacific Ocean Decadal Variability Changed in Recent Decades?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1971–1983, doi:</w:t>
      </w:r>
      <w:hyperlink r:id="rId408" w:history="1">
        <w:r w:rsidRPr="005D5915">
          <w:rPr>
            <w:rStyle w:val="Hyperlink"/>
            <w:rFonts w:cs="Times New Roman"/>
            <w:sz w:val="20"/>
            <w:szCs w:val="20"/>
            <w:lang w:val="en-US"/>
          </w:rPr>
          <w:t>10.1175/jcli-d-16-0313.1</w:t>
        </w:r>
      </w:hyperlink>
      <w:r w:rsidRPr="005D5915">
        <w:rPr>
          <w:rFonts w:cs="Times New Roman"/>
          <w:sz w:val="20"/>
          <w:szCs w:val="20"/>
          <w:lang w:val="en-GB"/>
        </w:rPr>
        <w:t>.</w:t>
      </w:r>
    </w:p>
    <w:p w14:paraId="7728248D" w14:textId="5A025D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Dong-feng, Z., H.A.N. Zhen-yu, and S.H.I. Ying, 2017: ScienceDirect Comparison of climate projections between driving CSIRO-Mk3 . 6 . 0 and downscaling simulation of RegCM4 . 4 over China.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245–255, doi:</w:t>
      </w:r>
      <w:hyperlink r:id="rId409" w:history="1">
        <w:r w:rsidRPr="005D5915">
          <w:rPr>
            <w:rStyle w:val="Hyperlink"/>
            <w:rFonts w:cs="Times New Roman"/>
            <w:sz w:val="20"/>
            <w:szCs w:val="20"/>
            <w:lang w:val="en-US"/>
          </w:rPr>
          <w:t>10.1016/j.accre.2017.10.001</w:t>
        </w:r>
      </w:hyperlink>
      <w:r w:rsidRPr="005D5915">
        <w:rPr>
          <w:rFonts w:cs="Times New Roman"/>
          <w:sz w:val="20"/>
          <w:szCs w:val="20"/>
          <w:lang w:val="en-GB"/>
        </w:rPr>
        <w:t>.</w:t>
      </w:r>
    </w:p>
    <w:p w14:paraId="27BE9BF6" w14:textId="670FB1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2016: Projections of climate change indices of temperature and precipitation from an ensemble of bias-adjusted high-resolution EURO-CORDEX regional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121(10)</w:t>
      </w:r>
      <w:r w:rsidRPr="005D5915">
        <w:rPr>
          <w:rFonts w:cs="Times New Roman"/>
          <w:sz w:val="20"/>
          <w:szCs w:val="20"/>
          <w:lang w:val="en-GB"/>
        </w:rPr>
        <w:t>, 5488–5511, doi:</w:t>
      </w:r>
      <w:hyperlink r:id="rId410" w:history="1">
        <w:r w:rsidRPr="005D5915">
          <w:rPr>
            <w:rStyle w:val="Hyperlink"/>
            <w:rFonts w:cs="Times New Roman"/>
            <w:sz w:val="20"/>
            <w:szCs w:val="20"/>
            <w:lang w:val="en-US"/>
          </w:rPr>
          <w:t>10.1002/2015jd024411</w:t>
        </w:r>
      </w:hyperlink>
      <w:r w:rsidRPr="005D5915">
        <w:rPr>
          <w:rFonts w:cs="Times New Roman"/>
          <w:sz w:val="20"/>
          <w:szCs w:val="20"/>
          <w:lang w:val="en-GB"/>
        </w:rPr>
        <w:t>.</w:t>
      </w:r>
    </w:p>
    <w:p w14:paraId="600771CC" w14:textId="1AECB0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2017: Projection of temperature and heat waves for Africa with an ensemble of CORDEX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49(1–2)</w:t>
      </w:r>
      <w:r w:rsidRPr="005D5915">
        <w:rPr>
          <w:rFonts w:cs="Times New Roman"/>
          <w:sz w:val="20"/>
          <w:szCs w:val="20"/>
          <w:lang w:val="en-GB"/>
        </w:rPr>
        <w:t>, 493–519, doi:</w:t>
      </w:r>
      <w:hyperlink r:id="rId411" w:history="1">
        <w:r w:rsidRPr="005D5915">
          <w:rPr>
            <w:rStyle w:val="Hyperlink"/>
            <w:rFonts w:cs="Times New Roman"/>
            <w:sz w:val="20"/>
            <w:szCs w:val="20"/>
            <w:lang w:val="en-US"/>
          </w:rPr>
          <w:t>10.1007/s00382-016-3355-5</w:t>
        </w:r>
      </w:hyperlink>
      <w:r w:rsidRPr="005D5915">
        <w:rPr>
          <w:rFonts w:cs="Times New Roman"/>
          <w:sz w:val="20"/>
          <w:szCs w:val="20"/>
          <w:lang w:val="en-GB"/>
        </w:rPr>
        <w:t>.</w:t>
      </w:r>
    </w:p>
    <w:p w14:paraId="0545D174" w14:textId="3022D5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and E.M. Fischer, 2018: Will Half a Degree Make a Difference? Robust Projections of Indices of Mean and Extreme Climate in Europe Under 1.5°C, 2°C, and 3°C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935–944, doi:</w:t>
      </w:r>
      <w:hyperlink r:id="rId412" w:history="1">
        <w:r w:rsidRPr="005D5915">
          <w:rPr>
            <w:rStyle w:val="Hyperlink"/>
            <w:rFonts w:cs="Times New Roman"/>
            <w:sz w:val="20"/>
            <w:szCs w:val="20"/>
            <w:lang w:val="en-US"/>
          </w:rPr>
          <w:t>10.1002/2017gl076222</w:t>
        </w:r>
      </w:hyperlink>
      <w:r w:rsidRPr="005D5915">
        <w:rPr>
          <w:rFonts w:cs="Times New Roman"/>
          <w:sz w:val="20"/>
          <w:szCs w:val="20"/>
          <w:lang w:val="en-GB"/>
        </w:rPr>
        <w:t>.</w:t>
      </w:r>
    </w:p>
    <w:p w14:paraId="43771A4E" w14:textId="6511C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P. Paruolo, and R. Rojas, 2012: Bias correction of the ENSEMBLES high resolution climate change projections for use by impact models: Analysis of the climate change signal.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n/a–n/a, doi:</w:t>
      </w:r>
      <w:hyperlink r:id="rId413" w:history="1">
        <w:r w:rsidRPr="005D5915">
          <w:rPr>
            <w:rStyle w:val="Hyperlink"/>
            <w:rFonts w:cs="Times New Roman"/>
            <w:sz w:val="20"/>
            <w:szCs w:val="20"/>
            <w:lang w:val="en-US"/>
          </w:rPr>
          <w:t>10.1029/2012jd017968</w:t>
        </w:r>
      </w:hyperlink>
      <w:r w:rsidRPr="005D5915">
        <w:rPr>
          <w:rFonts w:cs="Times New Roman"/>
          <w:sz w:val="20"/>
          <w:szCs w:val="20"/>
          <w:lang w:val="en-GB"/>
        </w:rPr>
        <w:t>.</w:t>
      </w:r>
    </w:p>
    <w:p w14:paraId="76912260" w14:textId="2F837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H.-J. Panitz, M. Schubert-Frisius, and D. Lüthi, 2015: Dynamical downscaling of CMIP5 global circulation models over CORDEX-Africa with COSMO-CLM: evaluation over the present climate and analysis of the added value.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44(9–10)</w:t>
      </w:r>
      <w:r w:rsidRPr="005D5915">
        <w:rPr>
          <w:rFonts w:cs="Times New Roman"/>
          <w:sz w:val="20"/>
          <w:szCs w:val="20"/>
          <w:lang w:val="en-GB"/>
        </w:rPr>
        <w:t>, 2637–2661, doi:</w:t>
      </w:r>
      <w:hyperlink r:id="rId414" w:history="1">
        <w:r w:rsidRPr="005D5915">
          <w:rPr>
            <w:rStyle w:val="Hyperlink"/>
            <w:rFonts w:cs="Times New Roman"/>
            <w:sz w:val="20"/>
            <w:szCs w:val="20"/>
            <w:lang w:val="en-US"/>
          </w:rPr>
          <w:t>10.1007/s00382-014-2262-x</w:t>
        </w:r>
      </w:hyperlink>
      <w:r w:rsidRPr="005D5915">
        <w:rPr>
          <w:rFonts w:cs="Times New Roman"/>
          <w:sz w:val="20"/>
          <w:szCs w:val="20"/>
          <w:lang w:val="en-GB"/>
        </w:rPr>
        <w:t>.</w:t>
      </w:r>
    </w:p>
    <w:p w14:paraId="61BA750B" w14:textId="566539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et al., 2019: What can we know about future precipitation in Africa? Robustness, significance and added value of projections from a large ensemble of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53(9–10)</w:t>
      </w:r>
      <w:r w:rsidRPr="005D5915">
        <w:rPr>
          <w:rFonts w:cs="Times New Roman"/>
          <w:sz w:val="20"/>
          <w:szCs w:val="20"/>
          <w:lang w:val="en-GB"/>
        </w:rPr>
        <w:t>, 5833–5858, doi:</w:t>
      </w:r>
      <w:hyperlink r:id="rId415" w:history="1">
        <w:r w:rsidRPr="005D5915">
          <w:rPr>
            <w:rStyle w:val="Hyperlink"/>
            <w:rFonts w:cs="Times New Roman"/>
            <w:sz w:val="20"/>
            <w:szCs w:val="20"/>
            <w:lang w:val="en-US"/>
          </w:rPr>
          <w:t>10.1007/s00382-019-04900-3</w:t>
        </w:r>
      </w:hyperlink>
      <w:r w:rsidRPr="005D5915">
        <w:rPr>
          <w:rFonts w:cs="Times New Roman"/>
          <w:sz w:val="20"/>
          <w:szCs w:val="20"/>
          <w:lang w:val="en-GB"/>
        </w:rPr>
        <w:t>.</w:t>
      </w:r>
    </w:p>
    <w:p w14:paraId="04585DB8" w14:textId="22A9A4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et al., 2020: A tale of two futures: contrasting scenarios of future precipitation for West Africa from an ensemble of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064007, doi:</w:t>
      </w:r>
      <w:hyperlink r:id="rId416" w:history="1">
        <w:r w:rsidRPr="005D5915">
          <w:rPr>
            <w:rStyle w:val="Hyperlink"/>
            <w:rFonts w:cs="Times New Roman"/>
            <w:sz w:val="20"/>
            <w:szCs w:val="20"/>
            <w:lang w:val="en-US"/>
          </w:rPr>
          <w:t>10.1088/1748-9326/ab7fde</w:t>
        </w:r>
      </w:hyperlink>
      <w:r w:rsidRPr="005D5915">
        <w:rPr>
          <w:rFonts w:cs="Times New Roman"/>
          <w:sz w:val="20"/>
          <w:szCs w:val="20"/>
          <w:lang w:val="en-GB"/>
        </w:rPr>
        <w:t>.</w:t>
      </w:r>
    </w:p>
    <w:p w14:paraId="611E8750" w14:textId="12BC7F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 J. and S. Miao, 2017: Impact of mass human migration during Chinese New Year on Beijing urban heat island.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4199–4210, doi:</w:t>
      </w:r>
      <w:hyperlink r:id="rId417" w:history="1">
        <w:r w:rsidRPr="005D5915">
          <w:rPr>
            <w:rStyle w:val="Hyperlink"/>
            <w:rFonts w:cs="Times New Roman"/>
            <w:sz w:val="20"/>
            <w:szCs w:val="20"/>
            <w:lang w:val="en-US"/>
          </w:rPr>
          <w:t>10.1002/joc.5061</w:t>
        </w:r>
      </w:hyperlink>
      <w:r w:rsidRPr="005D5915">
        <w:rPr>
          <w:rFonts w:cs="Times New Roman"/>
          <w:sz w:val="20"/>
          <w:szCs w:val="20"/>
          <w:lang w:val="en-GB"/>
        </w:rPr>
        <w:t>.</w:t>
      </w:r>
    </w:p>
    <w:p w14:paraId="6463449A" w14:textId="00890D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Douville, H., A. Voldoire, and O. Geoffroy, 2015: The recent global warming hiatus: What is the role of Pacific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42(3)</w:t>
      </w:r>
      <w:r w:rsidRPr="005D5915">
        <w:rPr>
          <w:rFonts w:cs="Times New Roman"/>
          <w:sz w:val="20"/>
          <w:szCs w:val="20"/>
          <w:lang w:val="en-GB"/>
        </w:rPr>
        <w:t>, 880–888, doi:</w:t>
      </w:r>
      <w:hyperlink r:id="rId418" w:history="1">
        <w:r w:rsidRPr="005D5915">
          <w:rPr>
            <w:rStyle w:val="Hyperlink"/>
            <w:rFonts w:cs="Times New Roman"/>
            <w:sz w:val="20"/>
            <w:szCs w:val="20"/>
            <w:lang w:val="en-US"/>
          </w:rPr>
          <w:t>10.1002/2014gl062775</w:t>
        </w:r>
      </w:hyperlink>
      <w:r w:rsidRPr="005D5915">
        <w:rPr>
          <w:rFonts w:cs="Times New Roman"/>
          <w:sz w:val="20"/>
          <w:szCs w:val="20"/>
          <w:lang w:val="en-GB"/>
        </w:rPr>
        <w:t>.</w:t>
      </w:r>
    </w:p>
    <w:p w14:paraId="24DBBCF7" w14:textId="62B803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Douville, H., Y. Peings, and D. Saint-Martin, 2017: Snow-(N)AO relationship revisited over the whole twentieth century.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w:t>
      </w:r>
      <w:r w:rsidRPr="005D5915">
        <w:rPr>
          <w:rFonts w:cs="Times New Roman"/>
          <w:sz w:val="20"/>
          <w:szCs w:val="20"/>
          <w:lang w:val="en-GB"/>
        </w:rPr>
        <w:t>, 569–577, doi:</w:t>
      </w:r>
      <w:hyperlink r:id="rId419" w:history="1">
        <w:r w:rsidRPr="005D5915">
          <w:rPr>
            <w:rStyle w:val="Hyperlink"/>
            <w:rFonts w:cs="Times New Roman"/>
            <w:sz w:val="20"/>
            <w:szCs w:val="20"/>
            <w:lang w:val="en-US"/>
          </w:rPr>
          <w:t>10.1002/2016gl071584</w:t>
        </w:r>
      </w:hyperlink>
      <w:r w:rsidRPr="005D5915">
        <w:rPr>
          <w:rFonts w:cs="Times New Roman"/>
          <w:sz w:val="20"/>
          <w:szCs w:val="20"/>
          <w:lang w:val="en-GB"/>
        </w:rPr>
        <w:t>.</w:t>
      </w:r>
    </w:p>
    <w:p w14:paraId="48776A2D" w14:textId="5DD58F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Doyle, M.E., R.I. Saurral, and V.R. Barros, 2012: Trends in the distributions of aggregated monthly precipitation over the La Plata Basin.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32(14)</w:t>
      </w:r>
      <w:r w:rsidRPr="005D5915">
        <w:rPr>
          <w:rFonts w:cs="Times New Roman"/>
          <w:sz w:val="20"/>
          <w:szCs w:val="20"/>
          <w:lang w:val="en-GB"/>
        </w:rPr>
        <w:t>, 2149–2162, doi:</w:t>
      </w:r>
      <w:hyperlink r:id="rId420" w:history="1">
        <w:r w:rsidRPr="005D5915">
          <w:rPr>
            <w:rStyle w:val="Hyperlink"/>
            <w:rFonts w:cs="Times New Roman"/>
            <w:sz w:val="20"/>
            <w:szCs w:val="20"/>
            <w:lang w:val="en-US"/>
          </w:rPr>
          <w:t>10.1002/joc.2429</w:t>
        </w:r>
      </w:hyperlink>
      <w:r w:rsidRPr="005D5915">
        <w:rPr>
          <w:rFonts w:cs="Times New Roman"/>
          <w:sz w:val="20"/>
          <w:szCs w:val="20"/>
          <w:lang w:val="en-GB"/>
        </w:rPr>
        <w:t>.</w:t>
      </w:r>
    </w:p>
    <w:p w14:paraId="64F539DB" w14:textId="021303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Driouech, F., K. ElRhaz, W. Moufouma-Okia, K. Arjdal, and S. Balhane, 2020: Assessing Future Changes of Climate Extreme Events in the CORDEX-MENA Region Using Regional Climate Model ALADIN-Climate. </w:t>
      </w:r>
      <w:r w:rsidRPr="005D5915">
        <w:rPr>
          <w:rFonts w:cs="Times New Roman"/>
          <w:i/>
          <w:sz w:val="20"/>
          <w:szCs w:val="20"/>
          <w:lang w:val="en-GB"/>
        </w:rPr>
        <w:t>Earth Systems and Environment</w:t>
      </w:r>
      <w:r w:rsidRPr="005D5915">
        <w:rPr>
          <w:rFonts w:cs="Times New Roman"/>
          <w:sz w:val="20"/>
          <w:szCs w:val="20"/>
          <w:lang w:val="en-GB"/>
        </w:rPr>
        <w:t>, doi:</w:t>
      </w:r>
      <w:hyperlink r:id="rId421" w:history="1">
        <w:r w:rsidRPr="005D5915">
          <w:rPr>
            <w:rStyle w:val="Hyperlink"/>
            <w:rFonts w:cs="Times New Roman"/>
            <w:sz w:val="20"/>
            <w:szCs w:val="20"/>
            <w:lang w:val="en-US"/>
          </w:rPr>
          <w:t>10.1007/s41748-020-00169-3</w:t>
        </w:r>
      </w:hyperlink>
      <w:r w:rsidRPr="005D5915">
        <w:rPr>
          <w:rFonts w:cs="Times New Roman"/>
          <w:sz w:val="20"/>
          <w:szCs w:val="20"/>
          <w:lang w:val="en-GB"/>
        </w:rPr>
        <w:t>.</w:t>
      </w:r>
    </w:p>
    <w:p w14:paraId="2E8B5247" w14:textId="77AAB5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Driscoll, S., A. Bozzo, L.J. Gray, A. Robock, and G. Stenchikov, 2012: Coupled Model Intercomparison Project 5 (CMIP5) simulations of climate following volcanic eruptions.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doi:</w:t>
      </w:r>
      <w:hyperlink r:id="rId422" w:history="1">
        <w:r w:rsidRPr="005D5915">
          <w:rPr>
            <w:rStyle w:val="Hyperlink"/>
            <w:rFonts w:cs="Times New Roman"/>
            <w:sz w:val="20"/>
            <w:szCs w:val="20"/>
            <w:lang w:val="en-US"/>
          </w:rPr>
          <w:t>10.1029/2012jd017607</w:t>
        </w:r>
      </w:hyperlink>
      <w:r w:rsidRPr="005D5915">
        <w:rPr>
          <w:rFonts w:cs="Times New Roman"/>
          <w:sz w:val="20"/>
          <w:szCs w:val="20"/>
          <w:lang w:val="en-GB"/>
        </w:rPr>
        <w:t>.</w:t>
      </w:r>
    </w:p>
    <w:p w14:paraId="6B111BE8" w14:textId="577B4C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Drobinski, P. et al., 2018: North-western Mediterranean sea-breeze circulation in a regional climate system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1077–1093, doi:</w:t>
      </w:r>
      <w:hyperlink r:id="rId423" w:history="1">
        <w:r w:rsidRPr="005D5915">
          <w:rPr>
            <w:rStyle w:val="Hyperlink"/>
            <w:rFonts w:cs="Times New Roman"/>
            <w:sz w:val="20"/>
            <w:szCs w:val="20"/>
            <w:lang w:val="en-US"/>
          </w:rPr>
          <w:t>10.1007/s00382-017-3595-z</w:t>
        </w:r>
      </w:hyperlink>
      <w:r w:rsidRPr="005D5915">
        <w:rPr>
          <w:rFonts w:cs="Times New Roman"/>
          <w:sz w:val="20"/>
          <w:szCs w:val="20"/>
          <w:lang w:val="en-GB"/>
        </w:rPr>
        <w:t>.</w:t>
      </w:r>
    </w:p>
    <w:p w14:paraId="302A1CB5" w14:textId="733858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Drouard, M. and T. Woollings, 2018: Contrasting Mechanisms of Summer Blocking Over Western Eurasia.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45(21)</w:t>
      </w:r>
      <w:r w:rsidRPr="005D5915">
        <w:rPr>
          <w:rFonts w:cs="Times New Roman"/>
          <w:sz w:val="20"/>
          <w:szCs w:val="20"/>
          <w:lang w:val="en-GB"/>
        </w:rPr>
        <w:t>, 12,040–12,048, doi:</w:t>
      </w:r>
      <w:hyperlink r:id="rId424" w:history="1">
        <w:r w:rsidRPr="005D5915">
          <w:rPr>
            <w:rStyle w:val="Hyperlink"/>
            <w:rFonts w:cs="Times New Roman"/>
            <w:sz w:val="20"/>
            <w:szCs w:val="20"/>
            <w:lang w:val="en-US"/>
          </w:rPr>
          <w:t>10.1029/2018gl079894</w:t>
        </w:r>
      </w:hyperlink>
      <w:r w:rsidRPr="005D5915">
        <w:rPr>
          <w:rFonts w:cs="Times New Roman"/>
          <w:sz w:val="20"/>
          <w:szCs w:val="20"/>
          <w:lang w:val="en-GB"/>
        </w:rPr>
        <w:t>.</w:t>
      </w:r>
    </w:p>
    <w:p w14:paraId="53B44A94" w14:textId="6EDC2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Drugé, T., P. Nabat, M. Mallet, and S. Somot, 2019: Model simulation of ammonium and nitrate aerosols distribution in the Euro-Mediterranean region and their radiative and climatic effects over 1979–2016.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19(6)</w:t>
      </w:r>
      <w:r w:rsidRPr="005D5915">
        <w:rPr>
          <w:rFonts w:cs="Times New Roman"/>
          <w:sz w:val="20"/>
          <w:szCs w:val="20"/>
          <w:lang w:val="en-GB"/>
        </w:rPr>
        <w:t>, 3707–3731, doi:</w:t>
      </w:r>
      <w:hyperlink r:id="rId425" w:history="1">
        <w:r w:rsidRPr="005D5915">
          <w:rPr>
            <w:rStyle w:val="Hyperlink"/>
            <w:rFonts w:cs="Times New Roman"/>
            <w:sz w:val="20"/>
            <w:szCs w:val="20"/>
            <w:lang w:val="en-US"/>
          </w:rPr>
          <w:t>10.5194/acp-19-3707-2019</w:t>
        </w:r>
      </w:hyperlink>
      <w:r w:rsidRPr="005D5915">
        <w:rPr>
          <w:rFonts w:cs="Times New Roman"/>
          <w:sz w:val="20"/>
          <w:szCs w:val="20"/>
          <w:lang w:val="en-GB"/>
        </w:rPr>
        <w:t>.</w:t>
      </w:r>
    </w:p>
    <w:p w14:paraId="0E4CD3A2" w14:textId="61A53D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Dubrovsky, M., R. Huth, H. Dabhi, and M.W. Rotach, 2019: Parametric gridded weather generator for use in present and future climates: focus on spatial temperature characteristics. </w:t>
      </w:r>
      <w:r w:rsidRPr="005D5915">
        <w:rPr>
          <w:rFonts w:cs="Times New Roman"/>
          <w:i/>
          <w:sz w:val="20"/>
          <w:szCs w:val="20"/>
          <w:lang w:val="en-GB"/>
        </w:rPr>
        <w:t>Theoretical and Applied Climatology</w:t>
      </w:r>
      <w:r w:rsidRPr="005D5915">
        <w:rPr>
          <w:rFonts w:cs="Times New Roman"/>
          <w:sz w:val="20"/>
          <w:szCs w:val="20"/>
          <w:lang w:val="en-GB"/>
        </w:rPr>
        <w:t>, doi:</w:t>
      </w:r>
      <w:hyperlink r:id="rId426" w:history="1">
        <w:r w:rsidRPr="005D5915">
          <w:rPr>
            <w:rStyle w:val="Hyperlink"/>
            <w:rFonts w:cs="Times New Roman"/>
            <w:sz w:val="20"/>
            <w:szCs w:val="20"/>
            <w:lang w:val="en-US"/>
          </w:rPr>
          <w:t>10.1007/s00704-019-03027-z</w:t>
        </w:r>
      </w:hyperlink>
      <w:r w:rsidRPr="005D5915">
        <w:rPr>
          <w:rFonts w:cs="Times New Roman"/>
          <w:sz w:val="20"/>
          <w:szCs w:val="20"/>
          <w:lang w:val="en-GB"/>
        </w:rPr>
        <w:t>.</w:t>
      </w:r>
    </w:p>
    <w:p w14:paraId="1B4786B3" w14:textId="6BF9C0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DuchÊne, F. et al., 2020: A Statistical-Dynamical Methodology to Downscale Regional Climate Projections to Urban Scale.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59(6)</w:t>
      </w:r>
      <w:r w:rsidRPr="005D5915">
        <w:rPr>
          <w:rFonts w:cs="Times New Roman"/>
          <w:sz w:val="20"/>
          <w:szCs w:val="20"/>
          <w:lang w:val="en-GB"/>
        </w:rPr>
        <w:t>, 1109–1123, doi:</w:t>
      </w:r>
      <w:hyperlink r:id="rId427" w:history="1">
        <w:r w:rsidRPr="005D5915">
          <w:rPr>
            <w:rStyle w:val="Hyperlink"/>
            <w:rFonts w:cs="Times New Roman"/>
            <w:sz w:val="20"/>
            <w:szCs w:val="20"/>
            <w:lang w:val="en-US"/>
          </w:rPr>
          <w:t>10.1175/jamc-d-19-0104.1</w:t>
        </w:r>
      </w:hyperlink>
      <w:r w:rsidRPr="005D5915">
        <w:rPr>
          <w:rFonts w:cs="Times New Roman"/>
          <w:sz w:val="20"/>
          <w:szCs w:val="20"/>
          <w:lang w:val="en-GB"/>
        </w:rPr>
        <w:t>.</w:t>
      </w:r>
    </w:p>
    <w:p w14:paraId="674E1247" w14:textId="45C788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Duchene et al., 9999: A statistical-dynamical methodology to downscale regional climate projections to urban scale.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(submitted</w:t>
      </w:r>
      <w:r w:rsidRPr="005D5915">
        <w:rPr>
          <w:rFonts w:cs="Times New Roman"/>
          <w:sz w:val="20"/>
          <w:szCs w:val="20"/>
          <w:lang w:val="en-GB"/>
        </w:rPr>
        <w:t>.</w:t>
      </w:r>
    </w:p>
    <w:p w14:paraId="12BCE7E6" w14:textId="10E936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Ducrocq, V. et al., 2014: HyMeX-SOP1: The Field Campaign Dedicated to Heavy Precipitation and Flash Flooding in the Northwestern Mediterranean.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95(7)</w:t>
      </w:r>
      <w:r w:rsidRPr="005D5915">
        <w:rPr>
          <w:rFonts w:cs="Times New Roman"/>
          <w:sz w:val="20"/>
          <w:szCs w:val="20"/>
          <w:lang w:val="en-GB"/>
        </w:rPr>
        <w:t>, 1083–1100, doi:</w:t>
      </w:r>
      <w:hyperlink r:id="rId428" w:history="1">
        <w:r w:rsidRPr="005D5915">
          <w:rPr>
            <w:rStyle w:val="Hyperlink"/>
            <w:rFonts w:cs="Times New Roman"/>
            <w:sz w:val="20"/>
            <w:szCs w:val="20"/>
            <w:lang w:val="en-US"/>
          </w:rPr>
          <w:t>10.1175/bams-d-12-00244.1</w:t>
        </w:r>
      </w:hyperlink>
      <w:r w:rsidRPr="005D5915">
        <w:rPr>
          <w:rFonts w:cs="Times New Roman"/>
          <w:sz w:val="20"/>
          <w:szCs w:val="20"/>
          <w:lang w:val="en-GB"/>
        </w:rPr>
        <w:t>.</w:t>
      </w:r>
    </w:p>
    <w:p w14:paraId="5DE7573E" w14:textId="4EC5A3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Dumitrescu, A., M.-V. Birsan, and A. Manea, 2016: Spatio-temporal interpolation of sub-daily (6 h) precipitation over Romania for the period 1975–2010.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36(3)</w:t>
      </w:r>
      <w:r w:rsidRPr="005D5915">
        <w:rPr>
          <w:rFonts w:cs="Times New Roman"/>
          <w:sz w:val="20"/>
          <w:szCs w:val="20"/>
          <w:lang w:val="en-GB"/>
        </w:rPr>
        <w:t>, 1331–1343, doi:</w:t>
      </w:r>
      <w:hyperlink r:id="rId429" w:history="1">
        <w:r w:rsidRPr="005D5915">
          <w:rPr>
            <w:rStyle w:val="Hyperlink"/>
            <w:rFonts w:cs="Times New Roman"/>
            <w:sz w:val="20"/>
            <w:szCs w:val="20"/>
            <w:lang w:val="en-US"/>
          </w:rPr>
          <w:t>10.1002/joc.4427</w:t>
        </w:r>
      </w:hyperlink>
      <w:r w:rsidRPr="005D5915">
        <w:rPr>
          <w:rFonts w:cs="Times New Roman"/>
          <w:sz w:val="20"/>
          <w:szCs w:val="20"/>
          <w:lang w:val="en-GB"/>
        </w:rPr>
        <w:t>.</w:t>
      </w:r>
    </w:p>
    <w:p w14:paraId="0F20719B" w14:textId="06FBF2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Dunn, R.J.H., K.M. Willett, D.E. Parker, and L. Mitchell, 2016: Expanding HadISD: quality-controlled, sub-daily station data from 1931. </w:t>
      </w:r>
      <w:r w:rsidRPr="005D5915">
        <w:rPr>
          <w:rFonts w:cs="Times New Roman"/>
          <w:i/>
          <w:sz w:val="20"/>
          <w:szCs w:val="20"/>
          <w:lang w:val="en-GB"/>
        </w:rPr>
        <w:t>Geoscientific Instrumentation, Methods and Data Systems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473–491, doi:</w:t>
      </w:r>
      <w:hyperlink r:id="rId430" w:history="1">
        <w:r w:rsidRPr="005D5915">
          <w:rPr>
            <w:rStyle w:val="Hyperlink"/>
            <w:rFonts w:cs="Times New Roman"/>
            <w:sz w:val="20"/>
            <w:szCs w:val="20"/>
            <w:lang w:val="en-US"/>
          </w:rPr>
          <w:t>10.5194/gi-5-473-2016</w:t>
        </w:r>
      </w:hyperlink>
      <w:r w:rsidRPr="005D5915">
        <w:rPr>
          <w:rFonts w:cs="Times New Roman"/>
          <w:sz w:val="20"/>
          <w:szCs w:val="20"/>
          <w:lang w:val="en-GB"/>
        </w:rPr>
        <w:t>.</w:t>
      </w:r>
    </w:p>
    <w:p w14:paraId="0AA477ED" w14:textId="20A702F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Dupont, S. and P.G. Mestayer, 2006: Parameterization of the urban energy budget with the submesoscale soil model. </w:t>
      </w:r>
      <w:r w:rsidRPr="005D5915">
        <w:rPr>
          <w:rFonts w:cs="Times New Roman"/>
          <w:i/>
          <w:sz w:val="20"/>
          <w:szCs w:val="20"/>
          <w:lang w:val="en-GB"/>
        </w:rPr>
        <w:t>Journal of Applied Meteorology and Climatology</w:t>
      </w:r>
      <w:r w:rsidRPr="005D5915">
        <w:rPr>
          <w:rFonts w:cs="Times New Roman"/>
          <w:sz w:val="20"/>
          <w:szCs w:val="20"/>
          <w:lang w:val="en-GB"/>
        </w:rPr>
        <w:t>, doi:</w:t>
      </w:r>
      <w:hyperlink r:id="rId431" w:history="1">
        <w:r w:rsidRPr="005D5915">
          <w:rPr>
            <w:rStyle w:val="Hyperlink"/>
            <w:rFonts w:cs="Times New Roman"/>
            <w:sz w:val="20"/>
            <w:szCs w:val="20"/>
            <w:lang w:val="en-US"/>
          </w:rPr>
          <w:t>10.1175/jam2417.1</w:t>
        </w:r>
      </w:hyperlink>
      <w:r w:rsidRPr="005D5915">
        <w:rPr>
          <w:rFonts w:cs="Times New Roman"/>
          <w:sz w:val="20"/>
          <w:szCs w:val="20"/>
          <w:lang w:val="en-GB"/>
        </w:rPr>
        <w:t>.</w:t>
      </w:r>
    </w:p>
    <w:p w14:paraId="4229AA87" w14:textId="27655C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DWA, 2013: </w:t>
      </w:r>
      <w:r w:rsidRPr="005D5915">
        <w:rPr>
          <w:rFonts w:cs="Times New Roman"/>
          <w:i/>
          <w:sz w:val="20"/>
          <w:szCs w:val="20"/>
          <w:lang w:val="en-GB"/>
        </w:rPr>
        <w:t>Metropolitan Municipality Non-Revenue / Water Loss Assessment</w:t>
      </w:r>
      <w:r w:rsidRPr="005D5915">
        <w:rPr>
          <w:rFonts w:cs="Times New Roman"/>
          <w:sz w:val="20"/>
          <w:szCs w:val="20"/>
          <w:lang w:val="en-GB"/>
        </w:rPr>
        <w:t>. Department of Water Affairs (DWA), Republic of South Africa, 82 pp.</w:t>
      </w:r>
    </w:p>
    <w:p w14:paraId="769D8FED" w14:textId="212CD3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DWAF, 2007: </w:t>
      </w:r>
      <w:r w:rsidRPr="005D5915">
        <w:rPr>
          <w:rFonts w:cs="Times New Roman"/>
          <w:i/>
          <w:sz w:val="20"/>
          <w:szCs w:val="20"/>
          <w:lang w:val="en-GB"/>
        </w:rPr>
        <w:t>Western Cape Water Supply System: Reconciliation Strategy</w:t>
      </w:r>
      <w:r w:rsidRPr="005D5915">
        <w:rPr>
          <w:rFonts w:cs="Times New Roman"/>
          <w:sz w:val="20"/>
          <w:szCs w:val="20"/>
          <w:lang w:val="en-GB"/>
        </w:rPr>
        <w:t>. P WMA 19/000/00/0507, Department of Water Affairs and Forestry (DWAF), South Africa, 160 pp.</w:t>
      </w:r>
    </w:p>
    <w:p w14:paraId="4FA990A2" w14:textId="3EE17D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Eade, R. et al., 2014: Do seasonal-to-decadal climate predictions underestimate the predictability of the real world?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41(15)</w:t>
      </w:r>
      <w:r w:rsidRPr="005D5915">
        <w:rPr>
          <w:rFonts w:cs="Times New Roman"/>
          <w:sz w:val="20"/>
          <w:szCs w:val="20"/>
          <w:lang w:val="en-GB"/>
        </w:rPr>
        <w:t>, 5620–5628, doi:</w:t>
      </w:r>
      <w:hyperlink r:id="rId432" w:history="1">
        <w:r w:rsidRPr="005D5915">
          <w:rPr>
            <w:rStyle w:val="Hyperlink"/>
            <w:rFonts w:cs="Times New Roman"/>
            <w:sz w:val="20"/>
            <w:szCs w:val="20"/>
            <w:lang w:val="en-US"/>
          </w:rPr>
          <w:t>10.1002/2014gl061146</w:t>
        </w:r>
      </w:hyperlink>
      <w:r w:rsidRPr="005D5915">
        <w:rPr>
          <w:rFonts w:cs="Times New Roman"/>
          <w:sz w:val="20"/>
          <w:szCs w:val="20"/>
          <w:lang w:val="en-GB"/>
        </w:rPr>
        <w:t>.</w:t>
      </w:r>
    </w:p>
    <w:p w14:paraId="6BA4B774" w14:textId="34422F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Ehmele, F., L.-A. Kautz, H. Feldmann, and J.G. Pinto, 2020: Long-term variance of heavy precipitation across central Europe using a large ensemble of regional climate model simulations.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469–490, doi:</w:t>
      </w:r>
      <w:hyperlink r:id="rId433" w:history="1">
        <w:r w:rsidRPr="005D5915">
          <w:rPr>
            <w:rStyle w:val="Hyperlink"/>
            <w:rFonts w:cs="Times New Roman"/>
            <w:sz w:val="20"/>
            <w:szCs w:val="20"/>
            <w:lang w:val="en-US"/>
          </w:rPr>
          <w:t>10.5194/esd-11-469-2020</w:t>
        </w:r>
      </w:hyperlink>
      <w:r w:rsidRPr="005D5915">
        <w:rPr>
          <w:rFonts w:cs="Times New Roman"/>
          <w:sz w:val="20"/>
          <w:szCs w:val="20"/>
          <w:lang w:val="en-GB"/>
        </w:rPr>
        <w:t>.</w:t>
      </w:r>
    </w:p>
    <w:p w14:paraId="6A1C4926" w14:textId="5DE910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Ehret, U., E. Zehe, V. Wulfmeyer, K. Warrach-Sagi, and J. Liebert, 2012: HESS Opinions ”Should we apply bias correction to global and regional climate model data?”.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16(9)</w:t>
      </w:r>
      <w:r w:rsidRPr="005D5915">
        <w:rPr>
          <w:rFonts w:cs="Times New Roman"/>
          <w:sz w:val="20"/>
          <w:szCs w:val="20"/>
          <w:lang w:val="en-GB"/>
        </w:rPr>
        <w:t>, 3391–3404, doi:</w:t>
      </w:r>
      <w:hyperlink r:id="rId434" w:history="1">
        <w:r w:rsidRPr="005D5915">
          <w:rPr>
            <w:rStyle w:val="Hyperlink"/>
            <w:rFonts w:cs="Times New Roman"/>
            <w:sz w:val="20"/>
            <w:szCs w:val="20"/>
            <w:lang w:val="en-US"/>
          </w:rPr>
          <w:t>10.5194/hess-16-3391-2012</w:t>
        </w:r>
      </w:hyperlink>
      <w:r w:rsidRPr="005D5915">
        <w:rPr>
          <w:rFonts w:cs="Times New Roman"/>
          <w:sz w:val="20"/>
          <w:szCs w:val="20"/>
          <w:lang w:val="en-GB"/>
        </w:rPr>
        <w:t>.</w:t>
      </w:r>
    </w:p>
    <w:p w14:paraId="513D534F" w14:textId="0FD494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Eisenack, K. et al., 2014: Explaining and overcoming barriers to climate change adaptation.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867–872, doi:</w:t>
      </w:r>
      <w:hyperlink r:id="rId435" w:history="1">
        <w:r w:rsidRPr="005D5915">
          <w:rPr>
            <w:rStyle w:val="Hyperlink"/>
            <w:rFonts w:cs="Times New Roman"/>
            <w:sz w:val="20"/>
            <w:szCs w:val="20"/>
            <w:lang w:val="en-US"/>
          </w:rPr>
          <w:t>10.1038/nclimate2350</w:t>
        </w:r>
      </w:hyperlink>
      <w:r w:rsidRPr="005D5915">
        <w:rPr>
          <w:rFonts w:cs="Times New Roman"/>
          <w:sz w:val="20"/>
          <w:szCs w:val="20"/>
          <w:lang w:val="en-GB"/>
        </w:rPr>
        <w:t>.</w:t>
      </w:r>
    </w:p>
    <w:p w14:paraId="6948E458" w14:textId="540CD3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Ekström, M., M.R. Grose, and P.H. Whetton, 2015: An appraisal of downscaling methods used in climate change research.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301–319, doi:</w:t>
      </w:r>
      <w:hyperlink r:id="rId436" w:history="1">
        <w:r w:rsidRPr="005D5915">
          <w:rPr>
            <w:rStyle w:val="Hyperlink"/>
            <w:rFonts w:cs="Times New Roman"/>
            <w:sz w:val="20"/>
            <w:szCs w:val="20"/>
            <w:lang w:val="en-US"/>
          </w:rPr>
          <w:t>10.1002/wcc.339</w:t>
        </w:r>
      </w:hyperlink>
      <w:r w:rsidRPr="005D5915">
        <w:rPr>
          <w:rFonts w:cs="Times New Roman"/>
          <w:sz w:val="20"/>
          <w:szCs w:val="20"/>
          <w:lang w:val="en-GB"/>
        </w:rPr>
        <w:t>.</w:t>
      </w:r>
    </w:p>
    <w:p w14:paraId="0B1879A2" w14:textId="41DCF7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Elagib, N.A., 2011: Evolution of urban heat island in Khartoum.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1377–1388, doi:</w:t>
      </w:r>
      <w:hyperlink r:id="rId437" w:history="1">
        <w:r w:rsidRPr="005D5915">
          <w:rPr>
            <w:rStyle w:val="Hyperlink"/>
            <w:rFonts w:cs="Times New Roman"/>
            <w:sz w:val="20"/>
            <w:szCs w:val="20"/>
            <w:lang w:val="en-US"/>
          </w:rPr>
          <w:t>10.1002/joc.2159</w:t>
        </w:r>
      </w:hyperlink>
      <w:r w:rsidRPr="005D5915">
        <w:rPr>
          <w:rFonts w:cs="Times New Roman"/>
          <w:sz w:val="20"/>
          <w:szCs w:val="20"/>
          <w:lang w:val="en-GB"/>
        </w:rPr>
        <w:t>.</w:t>
      </w:r>
    </w:p>
    <w:p w14:paraId="55031BE3" w14:textId="05D6F2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Emile-Geay, J., R. Seager, M.A. Cane, E.R. Cook, and G.H. Haug, 2008: Volcanoes and ENSO over the Past Millennium.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21(13)</w:t>
      </w:r>
      <w:r w:rsidRPr="005D5915">
        <w:rPr>
          <w:rFonts w:cs="Times New Roman"/>
          <w:sz w:val="20"/>
          <w:szCs w:val="20"/>
          <w:lang w:val="en-GB"/>
        </w:rPr>
        <w:t>, 3134–3148, doi:</w:t>
      </w:r>
      <w:hyperlink r:id="rId438" w:history="1">
        <w:r w:rsidRPr="005D5915">
          <w:rPr>
            <w:rStyle w:val="Hyperlink"/>
            <w:rFonts w:cs="Times New Roman"/>
            <w:sz w:val="20"/>
            <w:szCs w:val="20"/>
            <w:lang w:val="en-US"/>
          </w:rPr>
          <w:t>10.1175/2007jcli1884.1</w:t>
        </w:r>
      </w:hyperlink>
      <w:r w:rsidRPr="005D5915">
        <w:rPr>
          <w:rFonts w:cs="Times New Roman"/>
          <w:sz w:val="20"/>
          <w:szCs w:val="20"/>
          <w:lang w:val="en-GB"/>
        </w:rPr>
        <w:t>.</w:t>
      </w:r>
    </w:p>
    <w:p w14:paraId="2221E035" w14:textId="0AC48A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Endo, H., A. Kitoh, and H. Ueda, 2018: A Unique Feature of the Asian Summer Monsoon Response to Global Warming: The Role of Different Land–Sea Thermal Contrast Change between the Lower and Upper Troposphere.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57–63, doi:</w:t>
      </w:r>
      <w:hyperlink r:id="rId439" w:history="1">
        <w:r w:rsidRPr="005D5915">
          <w:rPr>
            <w:rStyle w:val="Hyperlink"/>
            <w:rFonts w:cs="Times New Roman"/>
            <w:sz w:val="20"/>
            <w:szCs w:val="20"/>
            <w:lang w:val="en-US"/>
          </w:rPr>
          <w:t>10.2151/sola.2018-010</w:t>
        </w:r>
      </w:hyperlink>
      <w:r w:rsidRPr="005D5915">
        <w:rPr>
          <w:rFonts w:cs="Times New Roman"/>
          <w:sz w:val="20"/>
          <w:szCs w:val="20"/>
          <w:lang w:val="en-GB"/>
        </w:rPr>
        <w:t>.</w:t>
      </w:r>
    </w:p>
    <w:p w14:paraId="30FAB58B" w14:textId="152DE0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Endris, H.S. et al., 2013: Assessment of the Performance of CORDEX Regional Climate Models in Simulating East African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26(21)</w:t>
      </w:r>
      <w:r w:rsidRPr="005D5915">
        <w:rPr>
          <w:rFonts w:cs="Times New Roman"/>
          <w:sz w:val="20"/>
          <w:szCs w:val="20"/>
          <w:lang w:val="en-GB"/>
        </w:rPr>
        <w:t>, 8453–8475, doi:</w:t>
      </w:r>
      <w:hyperlink r:id="rId440" w:history="1">
        <w:r w:rsidRPr="005D5915">
          <w:rPr>
            <w:rStyle w:val="Hyperlink"/>
            <w:rFonts w:cs="Times New Roman"/>
            <w:sz w:val="20"/>
            <w:szCs w:val="20"/>
            <w:lang w:val="en-US"/>
          </w:rPr>
          <w:t>10.1175/jcli-d-12-00708.1</w:t>
        </w:r>
      </w:hyperlink>
      <w:r w:rsidRPr="005D5915">
        <w:rPr>
          <w:rFonts w:cs="Times New Roman"/>
          <w:sz w:val="20"/>
          <w:szCs w:val="20"/>
          <w:lang w:val="en-GB"/>
        </w:rPr>
        <w:t>.</w:t>
      </w:r>
    </w:p>
    <w:p w14:paraId="1C10EDD2" w14:textId="22B019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Endris, H.S. et al., 2016: Teleconnection responses in multi-GCM driven CORDEX RCMs over Eastern Africa.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46(9–10)</w:t>
      </w:r>
      <w:r w:rsidRPr="005D5915">
        <w:rPr>
          <w:rFonts w:cs="Times New Roman"/>
          <w:sz w:val="20"/>
          <w:szCs w:val="20"/>
          <w:lang w:val="en-GB"/>
        </w:rPr>
        <w:t>, 2821–2846, doi:</w:t>
      </w:r>
      <w:hyperlink r:id="rId441" w:history="1">
        <w:r w:rsidRPr="005D5915">
          <w:rPr>
            <w:rStyle w:val="Hyperlink"/>
            <w:rFonts w:cs="Times New Roman"/>
            <w:sz w:val="20"/>
            <w:szCs w:val="20"/>
            <w:lang w:val="en-US"/>
          </w:rPr>
          <w:t>10.1007/s00382-015-2734-7</w:t>
        </w:r>
      </w:hyperlink>
      <w:r w:rsidRPr="005D5915">
        <w:rPr>
          <w:rFonts w:cs="Times New Roman"/>
          <w:sz w:val="20"/>
          <w:szCs w:val="20"/>
          <w:lang w:val="en-GB"/>
        </w:rPr>
        <w:t>.</w:t>
      </w:r>
    </w:p>
    <w:p w14:paraId="58C6FB28" w14:textId="28F822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Engelbrecht, F.A., J.L. McGregor, and C.J. Engelbrecht, 2009: Dynamics of the Conformal-Cubic Atmospheric Model projected climate-change signal over southern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1013–1033, doi:</w:t>
      </w:r>
      <w:hyperlink r:id="rId442" w:history="1">
        <w:r w:rsidRPr="005D5915">
          <w:rPr>
            <w:rStyle w:val="Hyperlink"/>
            <w:rFonts w:cs="Times New Roman"/>
            <w:sz w:val="20"/>
            <w:szCs w:val="20"/>
            <w:lang w:val="en-US"/>
          </w:rPr>
          <w:t>10.1002/joc.1742</w:t>
        </w:r>
      </w:hyperlink>
      <w:r w:rsidRPr="005D5915">
        <w:rPr>
          <w:rFonts w:cs="Times New Roman"/>
          <w:sz w:val="20"/>
          <w:szCs w:val="20"/>
          <w:lang w:val="en-GB"/>
        </w:rPr>
        <w:t>.</w:t>
      </w:r>
    </w:p>
    <w:p w14:paraId="524E061E" w14:textId="42937A6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England, M.H. et al., 2014: Recent intensification of wind-driven circulation in the Pacific and the ongoing warming hiatus.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222–227, doi:</w:t>
      </w:r>
      <w:hyperlink r:id="rId443" w:history="1">
        <w:r w:rsidRPr="005D5915">
          <w:rPr>
            <w:rStyle w:val="Hyperlink"/>
            <w:rFonts w:cs="Times New Roman"/>
            <w:sz w:val="20"/>
            <w:szCs w:val="20"/>
            <w:lang w:val="en-US"/>
          </w:rPr>
          <w:t>10.1038/nclimate2106</w:t>
        </w:r>
      </w:hyperlink>
      <w:r w:rsidRPr="005D5915">
        <w:rPr>
          <w:rFonts w:cs="Times New Roman"/>
          <w:sz w:val="20"/>
          <w:szCs w:val="20"/>
          <w:lang w:val="en-GB"/>
        </w:rPr>
        <w:t>.</w:t>
      </w:r>
    </w:p>
    <w:p w14:paraId="2ECABE8F" w14:textId="6FFE8C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England, M.R., L.M. Polvani, L. Sun, and C. Deser, 2020: Tropical climate responses to projected Arctic and Antarctic sea-ice loss.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275–281, doi:</w:t>
      </w:r>
      <w:hyperlink r:id="rId444" w:history="1">
        <w:r w:rsidRPr="005D5915">
          <w:rPr>
            <w:rStyle w:val="Hyperlink"/>
            <w:rFonts w:cs="Times New Roman"/>
            <w:sz w:val="20"/>
            <w:szCs w:val="20"/>
            <w:lang w:val="en-US"/>
          </w:rPr>
          <w:t>10.1038/s41561-020-0546-9</w:t>
        </w:r>
      </w:hyperlink>
      <w:r w:rsidRPr="005D5915">
        <w:rPr>
          <w:rFonts w:cs="Times New Roman"/>
          <w:sz w:val="20"/>
          <w:szCs w:val="20"/>
          <w:lang w:val="en-GB"/>
        </w:rPr>
        <w:t>.</w:t>
      </w:r>
    </w:p>
    <w:p w14:paraId="134E9C52" w14:textId="3F77CA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Erdin, R., C. Frei, and H.R. Künsch, 2012: Data Transformation and Uncertainty in Geostatistical Combination of Radar and Rain Gauges.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1332–1346, doi:</w:t>
      </w:r>
      <w:hyperlink r:id="rId445" w:history="1">
        <w:r w:rsidRPr="005D5915">
          <w:rPr>
            <w:rStyle w:val="Hyperlink"/>
            <w:rFonts w:cs="Times New Roman"/>
            <w:sz w:val="20"/>
            <w:szCs w:val="20"/>
            <w:lang w:val="en-US"/>
          </w:rPr>
          <w:t>10.1175/jhm-d-11-096.1</w:t>
        </w:r>
      </w:hyperlink>
      <w:r w:rsidRPr="005D5915">
        <w:rPr>
          <w:rFonts w:cs="Times New Roman"/>
          <w:sz w:val="20"/>
          <w:szCs w:val="20"/>
          <w:lang w:val="en-GB"/>
        </w:rPr>
        <w:t>.</w:t>
      </w:r>
    </w:p>
    <w:p w14:paraId="71AB2CB3" w14:textId="7356E1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Erfanian, A. and G. Wang, 2018: Explicitly Accounting for the Role of Remote Oceans in Regional Climate Modeling of South America.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2408–2426, doi:</w:t>
      </w:r>
      <w:hyperlink r:id="rId446" w:history="1">
        <w:r w:rsidRPr="005D5915">
          <w:rPr>
            <w:rStyle w:val="Hyperlink"/>
            <w:rFonts w:cs="Times New Roman"/>
            <w:sz w:val="20"/>
            <w:szCs w:val="20"/>
            <w:lang w:val="en-US"/>
          </w:rPr>
          <w:t>10.1029/2018ms001444</w:t>
        </w:r>
      </w:hyperlink>
      <w:r w:rsidRPr="005D5915">
        <w:rPr>
          <w:rFonts w:cs="Times New Roman"/>
          <w:sz w:val="20"/>
          <w:szCs w:val="20"/>
          <w:lang w:val="en-GB"/>
        </w:rPr>
        <w:t>.</w:t>
      </w:r>
    </w:p>
    <w:p w14:paraId="67092275" w14:textId="27BD61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Erlandsen, H.B., K.M. Parding, R. Benestad, A. Mezghani, and M. Pontoppidan, 2020: A Hybrid Downscaling Approach for Future Temperature and Precipitation Change.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59(11)</w:t>
      </w:r>
      <w:r w:rsidRPr="005D5915">
        <w:rPr>
          <w:rFonts w:cs="Times New Roman"/>
          <w:sz w:val="20"/>
          <w:szCs w:val="20"/>
          <w:lang w:val="en-GB"/>
        </w:rPr>
        <w:t>, 1793–1807, doi:</w:t>
      </w:r>
      <w:hyperlink r:id="rId447" w:history="1">
        <w:r w:rsidRPr="005D5915">
          <w:rPr>
            <w:rStyle w:val="Hyperlink"/>
            <w:rFonts w:cs="Times New Roman"/>
            <w:sz w:val="20"/>
            <w:szCs w:val="20"/>
            <w:lang w:val="en-US"/>
          </w:rPr>
          <w:t>10.1175/jamc-d-20-0013.1</w:t>
        </w:r>
      </w:hyperlink>
      <w:r w:rsidRPr="005D5915">
        <w:rPr>
          <w:rFonts w:cs="Times New Roman"/>
          <w:sz w:val="20"/>
          <w:szCs w:val="20"/>
          <w:lang w:val="en-GB"/>
        </w:rPr>
        <w:t>.</w:t>
      </w:r>
    </w:p>
    <w:p w14:paraId="274DADF1" w14:textId="12762F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Espinoza, V., D.E. Waliser, B. Guan, D.A. Lavers, and F.M. Ralph, 2018: Global Analysis of Climate Change </w:t>
      </w:r>
      <w:r w:rsidRPr="005D5915">
        <w:rPr>
          <w:rFonts w:cs="Times New Roman"/>
          <w:sz w:val="20"/>
          <w:szCs w:val="20"/>
          <w:lang w:val="en-GB"/>
        </w:rPr>
        <w:lastRenderedPageBreak/>
        <w:t xml:space="preserve">Projection Effects on Atmospheric Rivers.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4299–4308, doi:</w:t>
      </w:r>
      <w:hyperlink r:id="rId448" w:history="1">
        <w:r w:rsidRPr="005D5915">
          <w:rPr>
            <w:rStyle w:val="Hyperlink"/>
            <w:rFonts w:cs="Times New Roman"/>
            <w:sz w:val="20"/>
            <w:szCs w:val="20"/>
            <w:lang w:val="en-US"/>
          </w:rPr>
          <w:t>10.1029/2017gl076968</w:t>
        </w:r>
      </w:hyperlink>
      <w:r w:rsidRPr="005D5915">
        <w:rPr>
          <w:rFonts w:cs="Times New Roman"/>
          <w:sz w:val="20"/>
          <w:szCs w:val="20"/>
          <w:lang w:val="en-GB"/>
        </w:rPr>
        <w:t>.</w:t>
      </w:r>
    </w:p>
    <w:p w14:paraId="5B120F65" w14:textId="7EF01F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 A.T., C. Flamant, M. Gaetani, and F. Guichard, 2016: The past, present and future of African dust.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531(7595)</w:t>
      </w:r>
      <w:r w:rsidRPr="005D5915">
        <w:rPr>
          <w:rFonts w:cs="Times New Roman"/>
          <w:sz w:val="20"/>
          <w:szCs w:val="20"/>
          <w:lang w:val="en-GB"/>
        </w:rPr>
        <w:t>, 493–495, doi:</w:t>
      </w:r>
      <w:hyperlink r:id="rId449" w:history="1">
        <w:r w:rsidRPr="005D5915">
          <w:rPr>
            <w:rStyle w:val="Hyperlink"/>
            <w:rFonts w:cs="Times New Roman"/>
            <w:sz w:val="20"/>
            <w:szCs w:val="20"/>
            <w:lang w:val="en-GB"/>
          </w:rPr>
          <w:t>10.1038/nature17149</w:t>
        </w:r>
      </w:hyperlink>
      <w:r w:rsidRPr="005D5915">
        <w:rPr>
          <w:rFonts w:cs="Times New Roman"/>
          <w:sz w:val="20"/>
          <w:szCs w:val="20"/>
          <w:lang w:val="en-GB"/>
        </w:rPr>
        <w:t>.</w:t>
      </w:r>
    </w:p>
    <w:p w14:paraId="5CFC7163" w14:textId="2A80B6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Evans, J.P. et al., 2014: Design of a regional climate modelling projection ensemble experiment – NARCliM.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7(2)</w:t>
      </w:r>
      <w:r w:rsidRPr="005D5915">
        <w:rPr>
          <w:rFonts w:cs="Times New Roman"/>
          <w:sz w:val="20"/>
          <w:szCs w:val="20"/>
          <w:lang w:val="en-GB"/>
        </w:rPr>
        <w:t>, 621–629, doi:</w:t>
      </w:r>
      <w:hyperlink r:id="rId450" w:history="1">
        <w:r w:rsidRPr="005D5915">
          <w:rPr>
            <w:rStyle w:val="Hyperlink"/>
            <w:rFonts w:cs="Times New Roman"/>
            <w:sz w:val="20"/>
            <w:szCs w:val="20"/>
            <w:lang w:val="en-GB"/>
          </w:rPr>
          <w:t>10.5194/gmd-7-621-2014</w:t>
        </w:r>
      </w:hyperlink>
      <w:r w:rsidRPr="005D5915">
        <w:rPr>
          <w:rFonts w:cs="Times New Roman"/>
          <w:sz w:val="20"/>
          <w:szCs w:val="20"/>
          <w:lang w:val="en-GB"/>
        </w:rPr>
        <w:t>.</w:t>
      </w:r>
    </w:p>
    <w:p w14:paraId="26EFFC61" w14:textId="252B72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Evans, S., S. Malyshev, P. Ginoux, and E. Shevliakova, 2019: The Impacts of the Dust Radiative Effect on Vegetation Growth in the Sahel. </w:t>
      </w:r>
      <w:r w:rsidRPr="005D5915">
        <w:rPr>
          <w:rFonts w:cs="Times New Roman"/>
          <w:i/>
          <w:sz w:val="20"/>
          <w:szCs w:val="20"/>
          <w:lang w:val="en-GB"/>
        </w:rPr>
        <w:t>Global Biogeochemical Cycles</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451" w:history="1">
        <w:r w:rsidRPr="005D5915">
          <w:rPr>
            <w:rStyle w:val="Hyperlink"/>
            <w:rFonts w:cs="Times New Roman"/>
            <w:sz w:val="20"/>
            <w:szCs w:val="20"/>
            <w:lang w:val="en-US"/>
          </w:rPr>
          <w:t>10.1029/2018gb006128</w:t>
        </w:r>
      </w:hyperlink>
      <w:r w:rsidRPr="005D5915">
        <w:rPr>
          <w:rFonts w:cs="Times New Roman"/>
          <w:sz w:val="20"/>
          <w:szCs w:val="20"/>
          <w:lang w:val="en-GB"/>
        </w:rPr>
        <w:t>.</w:t>
      </w:r>
    </w:p>
    <w:p w14:paraId="0EE14FD1" w14:textId="0A76CD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Evin, G., A.-C. Favre, and B. Hingray, 2018: Stochastic generation of multi-site daily precipitation focusing on extreme events.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w:t>
      </w:r>
      <w:r w:rsidRPr="005D5915">
        <w:rPr>
          <w:rFonts w:cs="Times New Roman"/>
          <w:sz w:val="20"/>
          <w:szCs w:val="20"/>
          <w:lang w:val="en-GB"/>
        </w:rPr>
        <w:t>, 655–672, doi:</w:t>
      </w:r>
      <w:hyperlink r:id="rId452" w:history="1">
        <w:r w:rsidRPr="005D5915">
          <w:rPr>
            <w:rStyle w:val="Hyperlink"/>
            <w:rFonts w:cs="Times New Roman"/>
            <w:sz w:val="20"/>
            <w:szCs w:val="20"/>
            <w:lang w:val="en-US"/>
          </w:rPr>
          <w:t>10.5194/hess-22-655-2018</w:t>
        </w:r>
      </w:hyperlink>
      <w:r w:rsidRPr="005D5915">
        <w:rPr>
          <w:rFonts w:cs="Times New Roman"/>
          <w:sz w:val="20"/>
          <w:szCs w:val="20"/>
          <w:lang w:val="en-GB"/>
        </w:rPr>
        <w:t>.</w:t>
      </w:r>
    </w:p>
    <w:p w14:paraId="0AC20B51" w14:textId="5D671E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Evin, G. et al., 2019: Partitioning Uncertainty Components of an Incomplete Ensemble of Climate Projections Using Data Augmentation.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32(8)</w:t>
      </w:r>
      <w:r w:rsidRPr="005D5915">
        <w:rPr>
          <w:rFonts w:cs="Times New Roman"/>
          <w:sz w:val="20"/>
          <w:szCs w:val="20"/>
          <w:lang w:val="en-GB"/>
        </w:rPr>
        <w:t>, 2423–2440, doi:</w:t>
      </w:r>
      <w:hyperlink r:id="rId453" w:history="1">
        <w:r w:rsidRPr="005D5915">
          <w:rPr>
            <w:rStyle w:val="Hyperlink"/>
            <w:rFonts w:cs="Times New Roman"/>
            <w:sz w:val="20"/>
            <w:szCs w:val="20"/>
            <w:lang w:val="en-US"/>
          </w:rPr>
          <w:t>10.1175/jcli-d-18-0606.1</w:t>
        </w:r>
      </w:hyperlink>
      <w:r w:rsidRPr="005D5915">
        <w:rPr>
          <w:rFonts w:cs="Times New Roman"/>
          <w:sz w:val="20"/>
          <w:szCs w:val="20"/>
          <w:lang w:val="en-GB"/>
        </w:rPr>
        <w:t>.</w:t>
      </w:r>
    </w:p>
    <w:p w14:paraId="58107756" w14:textId="380FA9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2016a: Overview of the Coupled Model Intercomparison Project Phase 6 (CMIP6) experimental design and organization.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1937–1958, doi:</w:t>
      </w:r>
      <w:hyperlink r:id="rId454" w:history="1">
        <w:r w:rsidRPr="005D5915">
          <w:rPr>
            <w:rStyle w:val="Hyperlink"/>
            <w:rFonts w:cs="Times New Roman"/>
            <w:sz w:val="20"/>
            <w:szCs w:val="20"/>
            <w:lang w:val="en-US"/>
          </w:rPr>
          <w:t>10.5194/gmd-9-1937-2016</w:t>
        </w:r>
      </w:hyperlink>
      <w:r w:rsidRPr="005D5915">
        <w:rPr>
          <w:rFonts w:cs="Times New Roman"/>
          <w:sz w:val="20"/>
          <w:szCs w:val="20"/>
          <w:lang w:val="en-GB"/>
        </w:rPr>
        <w:t>.</w:t>
      </w:r>
    </w:p>
    <w:p w14:paraId="4BDA7B24" w14:textId="7B22A9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2016b: ESMValTool (v1.0) – a community diagnostic and performance metrics tool for routine evaluation of Earth system models in CMIP.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1747–1802, doi:</w:t>
      </w:r>
      <w:hyperlink r:id="rId455" w:history="1">
        <w:r w:rsidRPr="005D5915">
          <w:rPr>
            <w:rStyle w:val="Hyperlink"/>
            <w:rFonts w:cs="Times New Roman"/>
            <w:sz w:val="20"/>
            <w:szCs w:val="20"/>
            <w:lang w:val="en-US"/>
          </w:rPr>
          <w:t>10.5194/gmd-9-1747-2016</w:t>
        </w:r>
      </w:hyperlink>
      <w:r w:rsidRPr="005D5915">
        <w:rPr>
          <w:rFonts w:cs="Times New Roman"/>
          <w:sz w:val="20"/>
          <w:szCs w:val="20"/>
          <w:lang w:val="en-GB"/>
        </w:rPr>
        <w:t>.</w:t>
      </w:r>
    </w:p>
    <w:p w14:paraId="7BD438B9" w14:textId="59F0A6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2019: Taking climate model evaluation to the next level.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102–110, doi:</w:t>
      </w:r>
      <w:hyperlink r:id="rId456" w:history="1">
        <w:r w:rsidRPr="005D5915">
          <w:rPr>
            <w:rStyle w:val="Hyperlink"/>
            <w:rFonts w:cs="Times New Roman"/>
            <w:sz w:val="20"/>
            <w:szCs w:val="20"/>
            <w:lang w:val="en-US"/>
          </w:rPr>
          <w:t>10.1038/s41558-018-0355-y</w:t>
        </w:r>
      </w:hyperlink>
      <w:r w:rsidRPr="005D5915">
        <w:rPr>
          <w:rFonts w:cs="Times New Roman"/>
          <w:sz w:val="20"/>
          <w:szCs w:val="20"/>
          <w:lang w:val="en-GB"/>
        </w:rPr>
        <w:t>.</w:t>
      </w:r>
    </w:p>
    <w:p w14:paraId="003A76A3" w14:textId="433E5B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Ezber, Y., O. Lutfi Sen, T. Kindap, and M. Karaca, 2007: Climatic effects of urbanization in istanbul: a statistical and modeling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27(5)</w:t>
      </w:r>
      <w:r w:rsidRPr="005D5915">
        <w:rPr>
          <w:rFonts w:cs="Times New Roman"/>
          <w:sz w:val="20"/>
          <w:szCs w:val="20"/>
          <w:lang w:val="en-GB"/>
        </w:rPr>
        <w:t>, 667–679, doi:</w:t>
      </w:r>
      <w:hyperlink r:id="rId457" w:history="1">
        <w:r w:rsidRPr="005D5915">
          <w:rPr>
            <w:rStyle w:val="Hyperlink"/>
            <w:rFonts w:cs="Times New Roman"/>
            <w:sz w:val="20"/>
            <w:szCs w:val="20"/>
            <w:lang w:val="en-US"/>
          </w:rPr>
          <w:t>10.1002/joc.1420</w:t>
        </w:r>
      </w:hyperlink>
      <w:r w:rsidRPr="005D5915">
        <w:rPr>
          <w:rFonts w:cs="Times New Roman"/>
          <w:sz w:val="20"/>
          <w:szCs w:val="20"/>
          <w:lang w:val="en-GB"/>
        </w:rPr>
        <w:t>.</w:t>
      </w:r>
    </w:p>
    <w:p w14:paraId="4A5139E5" w14:textId="38C9B7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Fabiano, F. et al., 2020: Euro-Atlantic weather Regimes in the PRIMAVERA coupled climate simulations: impact of resolution and mean state biases on model performance.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54(11)</w:t>
      </w:r>
      <w:r w:rsidRPr="005D5915">
        <w:rPr>
          <w:rFonts w:cs="Times New Roman"/>
          <w:sz w:val="20"/>
          <w:szCs w:val="20"/>
          <w:lang w:val="en-GB"/>
        </w:rPr>
        <w:t>, 5031–5048, doi:</w:t>
      </w:r>
      <w:hyperlink r:id="rId458" w:history="1">
        <w:r w:rsidRPr="005D5915">
          <w:rPr>
            <w:rStyle w:val="Hyperlink"/>
            <w:rFonts w:cs="Times New Roman"/>
            <w:sz w:val="20"/>
            <w:szCs w:val="20"/>
            <w:lang w:val="en-US"/>
          </w:rPr>
          <w:t>10.1007/s00382-020-05271-w</w:t>
        </w:r>
      </w:hyperlink>
      <w:r w:rsidRPr="005D5915">
        <w:rPr>
          <w:rFonts w:cs="Times New Roman"/>
          <w:sz w:val="20"/>
          <w:szCs w:val="20"/>
          <w:lang w:val="en-GB"/>
        </w:rPr>
        <w:t>.</w:t>
      </w:r>
    </w:p>
    <w:p w14:paraId="2D833200" w14:textId="20F9EB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Falco, M. et al., 2018: Assessment of CORDEX simulations over South America: added value on seasonal climatology and resolution considerations. </w:t>
      </w:r>
      <w:r w:rsidRPr="005D5915">
        <w:rPr>
          <w:rFonts w:cs="Times New Roman"/>
          <w:i/>
          <w:sz w:val="20"/>
          <w:szCs w:val="20"/>
          <w:lang w:val="en-GB"/>
        </w:rPr>
        <w:t>Climate Dynamics</w:t>
      </w:r>
      <w:r w:rsidRPr="005D5915">
        <w:rPr>
          <w:rFonts w:cs="Times New Roman"/>
          <w:sz w:val="20"/>
          <w:szCs w:val="20"/>
          <w:lang w:val="en-GB"/>
        </w:rPr>
        <w:t>, doi:</w:t>
      </w:r>
      <w:hyperlink r:id="rId459" w:history="1">
        <w:r w:rsidRPr="005D5915">
          <w:rPr>
            <w:rStyle w:val="Hyperlink"/>
            <w:rFonts w:cs="Times New Roman"/>
            <w:sz w:val="20"/>
            <w:szCs w:val="20"/>
            <w:lang w:val="en-US"/>
          </w:rPr>
          <w:t>10.1007/s00382-018-4412-z</w:t>
        </w:r>
      </w:hyperlink>
      <w:r w:rsidRPr="005D5915">
        <w:rPr>
          <w:rFonts w:cs="Times New Roman"/>
          <w:sz w:val="20"/>
          <w:szCs w:val="20"/>
          <w:lang w:val="en-GB"/>
        </w:rPr>
        <w:t>.</w:t>
      </w:r>
    </w:p>
    <w:p w14:paraId="2EC912BB" w14:textId="50AB51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Fallah, B. et al., 2018: Towards high-resolution climate reconstruction using an off-line data assimilation and COSMO-CLM 5.00 model.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1345–1360, doi:</w:t>
      </w:r>
      <w:hyperlink r:id="rId460" w:history="1">
        <w:r w:rsidRPr="005D5915">
          <w:rPr>
            <w:rStyle w:val="Hyperlink"/>
            <w:rFonts w:cs="Times New Roman"/>
            <w:sz w:val="20"/>
            <w:szCs w:val="20"/>
            <w:lang w:val="en-US"/>
          </w:rPr>
          <w:t>10.5194/cp-14-1345-2018</w:t>
        </w:r>
      </w:hyperlink>
      <w:r w:rsidRPr="005D5915">
        <w:rPr>
          <w:rFonts w:cs="Times New Roman"/>
          <w:sz w:val="20"/>
          <w:szCs w:val="20"/>
          <w:lang w:val="en-GB"/>
        </w:rPr>
        <w:t>.</w:t>
      </w:r>
    </w:p>
    <w:p w14:paraId="57592485" w14:textId="22E081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Farinotti, D., W.W. Immerzeel, R.J. de Kok, D.J. Quincey, and A. Dehecq, 2020: Manifestations and mechanisms of the Karakoram glacier Anomaly.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13(1)</w:t>
      </w:r>
      <w:r w:rsidRPr="005D5915">
        <w:rPr>
          <w:rFonts w:cs="Times New Roman"/>
          <w:sz w:val="20"/>
          <w:szCs w:val="20"/>
          <w:lang w:val="en-GB"/>
        </w:rPr>
        <w:t>, 8–16, doi:</w:t>
      </w:r>
      <w:hyperlink r:id="rId461" w:history="1">
        <w:r w:rsidRPr="005D5915">
          <w:rPr>
            <w:rStyle w:val="Hyperlink"/>
            <w:rFonts w:cs="Times New Roman"/>
            <w:sz w:val="20"/>
            <w:szCs w:val="20"/>
            <w:lang w:val="en-US"/>
          </w:rPr>
          <w:t>10.1038/s41561-019-0513-5</w:t>
        </w:r>
      </w:hyperlink>
      <w:r w:rsidRPr="005D5915">
        <w:rPr>
          <w:rFonts w:cs="Times New Roman"/>
          <w:sz w:val="20"/>
          <w:szCs w:val="20"/>
          <w:lang w:val="en-GB"/>
        </w:rPr>
        <w:t>.</w:t>
      </w:r>
    </w:p>
    <w:p w14:paraId="19DAE1C6" w14:textId="2F4A52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Favre, A., B. Hewitson, C. Lennard, R. Cerezo-Mota, and M. Tadross, 2013: Cut-off Lows in the South Africa region and their contribution to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2331–2351, doi:</w:t>
      </w:r>
      <w:hyperlink r:id="rId462" w:history="1">
        <w:r w:rsidRPr="005D5915">
          <w:rPr>
            <w:rStyle w:val="Hyperlink"/>
            <w:rFonts w:cs="Times New Roman"/>
            <w:sz w:val="20"/>
            <w:szCs w:val="20"/>
            <w:lang w:val="en-US"/>
          </w:rPr>
          <w:t>10.1007/s00382-012-1579-6</w:t>
        </w:r>
      </w:hyperlink>
      <w:r w:rsidRPr="005D5915">
        <w:rPr>
          <w:rFonts w:cs="Times New Roman"/>
          <w:sz w:val="20"/>
          <w:szCs w:val="20"/>
          <w:lang w:val="en-GB"/>
        </w:rPr>
        <w:t>.</w:t>
      </w:r>
    </w:p>
    <w:p w14:paraId="51572444" w14:textId="79A82E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Feng, X., B. Huang, B.P. Kirtman, J.L. Kinter, and L.S. Chiu, 2017: A multi-model analysis of the resolution influence on precipitation climatology in the Gulf Stream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1685–1704, doi:</w:t>
      </w:r>
      <w:hyperlink r:id="rId463" w:history="1">
        <w:r w:rsidRPr="005D5915">
          <w:rPr>
            <w:rStyle w:val="Hyperlink"/>
            <w:rFonts w:cs="Times New Roman"/>
            <w:sz w:val="20"/>
            <w:szCs w:val="20"/>
            <w:lang w:val="en-US"/>
          </w:rPr>
          <w:t>10.1007/s00382-016-3167-7</w:t>
        </w:r>
      </w:hyperlink>
      <w:r w:rsidRPr="005D5915">
        <w:rPr>
          <w:rFonts w:cs="Times New Roman"/>
          <w:sz w:val="20"/>
          <w:szCs w:val="20"/>
          <w:lang w:val="en-GB"/>
        </w:rPr>
        <w:t>.</w:t>
      </w:r>
    </w:p>
    <w:p w14:paraId="4401CB59" w14:textId="76CC9A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Ferguson, J.O. et al., 2016: Analyzing the Adaptive Mesh Refinement (AMR) Characteristics of a High-Order 2D Cubed-Sphere Shallow-Water Model.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144(12)</w:t>
      </w:r>
      <w:r w:rsidRPr="005D5915">
        <w:rPr>
          <w:rFonts w:cs="Times New Roman"/>
          <w:sz w:val="20"/>
          <w:szCs w:val="20"/>
          <w:lang w:val="en-GB"/>
        </w:rPr>
        <w:t>, 4641–4666, doi:</w:t>
      </w:r>
      <w:hyperlink r:id="rId464" w:history="1">
        <w:r w:rsidRPr="005D5915">
          <w:rPr>
            <w:rStyle w:val="Hyperlink"/>
            <w:rFonts w:cs="Times New Roman"/>
            <w:sz w:val="20"/>
            <w:szCs w:val="20"/>
            <w:lang w:val="en-US"/>
          </w:rPr>
          <w:t>10.1175/mwr-d-16-0197.1</w:t>
        </w:r>
      </w:hyperlink>
      <w:r w:rsidRPr="005D5915">
        <w:rPr>
          <w:rFonts w:cs="Times New Roman"/>
          <w:sz w:val="20"/>
          <w:szCs w:val="20"/>
          <w:lang w:val="en-GB"/>
        </w:rPr>
        <w:t>.</w:t>
      </w:r>
    </w:p>
    <w:p w14:paraId="22500368" w14:textId="74719A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Fernandes, L.G. and R.R. Rodrigues, 2018: Changes in the patterns of extreme rainfall events in southern Brazil.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1337–1352, doi:</w:t>
      </w:r>
      <w:hyperlink r:id="rId465" w:history="1">
        <w:r w:rsidRPr="005D5915">
          <w:rPr>
            <w:rStyle w:val="Hyperlink"/>
            <w:rFonts w:cs="Times New Roman"/>
            <w:sz w:val="20"/>
            <w:szCs w:val="20"/>
            <w:lang w:val="en-US"/>
          </w:rPr>
          <w:t>10.1002/joc.5248</w:t>
        </w:r>
      </w:hyperlink>
      <w:r w:rsidRPr="005D5915">
        <w:rPr>
          <w:rFonts w:cs="Times New Roman"/>
          <w:sz w:val="20"/>
          <w:szCs w:val="20"/>
          <w:lang w:val="en-GB"/>
        </w:rPr>
        <w:t>.</w:t>
      </w:r>
    </w:p>
    <w:p w14:paraId="4531314F" w14:textId="3194F0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Fernández, J. et al., 2019: Consistency of climate change projections from multiple global and regional model intercomparison projects.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1139–1156, doi:</w:t>
      </w:r>
      <w:hyperlink r:id="rId466" w:history="1">
        <w:r w:rsidRPr="005D5915">
          <w:rPr>
            <w:rStyle w:val="Hyperlink"/>
            <w:rFonts w:cs="Times New Roman"/>
            <w:sz w:val="20"/>
            <w:szCs w:val="20"/>
            <w:lang w:val="en-US"/>
          </w:rPr>
          <w:t>10.1007/s00382-018-4181-8</w:t>
        </w:r>
      </w:hyperlink>
      <w:r w:rsidRPr="005D5915">
        <w:rPr>
          <w:rFonts w:cs="Times New Roman"/>
          <w:sz w:val="20"/>
          <w:szCs w:val="20"/>
          <w:lang w:val="en-GB"/>
        </w:rPr>
        <w:t>.</w:t>
      </w:r>
    </w:p>
    <w:p w14:paraId="39CA85D5" w14:textId="37799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Feser, F., B. Rockel, H. von Storch, J. Winterfeldt, and M. Zahn, 2011: Regional Climate Models Add Value to Global Model Data: A Review and Selected Examples.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92(9)</w:t>
      </w:r>
      <w:r w:rsidRPr="005D5915">
        <w:rPr>
          <w:rFonts w:cs="Times New Roman"/>
          <w:sz w:val="20"/>
          <w:szCs w:val="20"/>
          <w:lang w:val="en-GB"/>
        </w:rPr>
        <w:t>, 1181–1192, doi:</w:t>
      </w:r>
      <w:hyperlink r:id="rId467" w:history="1">
        <w:r w:rsidRPr="005D5915">
          <w:rPr>
            <w:rStyle w:val="Hyperlink"/>
            <w:rFonts w:cs="Times New Roman"/>
            <w:sz w:val="20"/>
            <w:szCs w:val="20"/>
            <w:lang w:val="en-US"/>
          </w:rPr>
          <w:t>10.1175/2011bams3061.1</w:t>
        </w:r>
      </w:hyperlink>
      <w:r w:rsidRPr="005D5915">
        <w:rPr>
          <w:rFonts w:cs="Times New Roman"/>
          <w:sz w:val="20"/>
          <w:szCs w:val="20"/>
          <w:lang w:val="en-GB"/>
        </w:rPr>
        <w:t>.</w:t>
      </w:r>
    </w:p>
    <w:p w14:paraId="4F184F2C" w14:textId="01F74A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Fettweis, X. et al., 2020: GrSMBMIP: intercomparison of the modelled 1980–2012 surface mass balance over the Greenland Ice Sheet.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3935–3958, doi:</w:t>
      </w:r>
      <w:hyperlink r:id="rId468" w:history="1">
        <w:r w:rsidRPr="005D5915">
          <w:rPr>
            <w:rStyle w:val="Hyperlink"/>
            <w:rFonts w:cs="Times New Roman"/>
            <w:sz w:val="20"/>
            <w:szCs w:val="20"/>
            <w:lang w:val="en-US"/>
          </w:rPr>
          <w:t>10.5194/tc-14-3935-2020</w:t>
        </w:r>
      </w:hyperlink>
      <w:r w:rsidRPr="005D5915">
        <w:rPr>
          <w:rFonts w:cs="Times New Roman"/>
          <w:sz w:val="20"/>
          <w:szCs w:val="20"/>
          <w:lang w:val="en-GB"/>
        </w:rPr>
        <w:t>.</w:t>
      </w:r>
    </w:p>
    <w:p w14:paraId="06EBFA0C" w14:textId="1D7826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Fick, S.E. and R.J. Hijmans, 2017: WorldClim 2: new 1-km spatial resolution climate surfaces for global land areas.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4302–4315, doi:</w:t>
      </w:r>
      <w:hyperlink r:id="rId469" w:history="1">
        <w:r w:rsidRPr="005D5915">
          <w:rPr>
            <w:rStyle w:val="Hyperlink"/>
            <w:rFonts w:cs="Times New Roman"/>
            <w:sz w:val="20"/>
            <w:szCs w:val="20"/>
            <w:lang w:val="en-US"/>
          </w:rPr>
          <w:t>10.1002/joc.5086</w:t>
        </w:r>
      </w:hyperlink>
      <w:r w:rsidRPr="005D5915">
        <w:rPr>
          <w:rFonts w:cs="Times New Roman"/>
          <w:sz w:val="20"/>
          <w:szCs w:val="20"/>
          <w:lang w:val="en-GB"/>
        </w:rPr>
        <w:t>.</w:t>
      </w:r>
    </w:p>
    <w:p w14:paraId="256C315D" w14:textId="678A8C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Fiedler, S., B. Stevens, and T. Mauritsen, 2017: On the sensitivity of anthropogenic aerosol forcing to model-internal variability and parameterizing a Twomey effect.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1325–1341, doi:</w:t>
      </w:r>
      <w:hyperlink r:id="rId470" w:history="1">
        <w:r w:rsidRPr="005D5915">
          <w:rPr>
            <w:rStyle w:val="Hyperlink"/>
            <w:rFonts w:cs="Times New Roman"/>
            <w:sz w:val="20"/>
            <w:szCs w:val="20"/>
            <w:lang w:val="en-US"/>
          </w:rPr>
          <w:t>10.1002/2017ms000932</w:t>
        </w:r>
      </w:hyperlink>
      <w:r w:rsidRPr="005D5915">
        <w:rPr>
          <w:rFonts w:cs="Times New Roman"/>
          <w:sz w:val="20"/>
          <w:szCs w:val="20"/>
          <w:lang w:val="en-GB"/>
        </w:rPr>
        <w:t>.</w:t>
      </w:r>
    </w:p>
    <w:p w14:paraId="4943C873" w14:textId="434A9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Fiedler, S. et al., 2019: Anthropogenic aerosol forcing – insights from multiple estimates from aerosol-climate models with reduced complexity.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19(10)</w:t>
      </w:r>
      <w:r w:rsidRPr="005D5915">
        <w:rPr>
          <w:rFonts w:cs="Times New Roman"/>
          <w:sz w:val="20"/>
          <w:szCs w:val="20"/>
          <w:lang w:val="en-GB"/>
        </w:rPr>
        <w:t>, 6821–6841, doi:</w:t>
      </w:r>
      <w:hyperlink r:id="rId471" w:history="1">
        <w:r w:rsidRPr="005D5915">
          <w:rPr>
            <w:rStyle w:val="Hyperlink"/>
            <w:rFonts w:cs="Times New Roman"/>
            <w:sz w:val="20"/>
            <w:szCs w:val="20"/>
            <w:lang w:val="en-US"/>
          </w:rPr>
          <w:t>10.5194/acp-19-6821-2019</w:t>
        </w:r>
      </w:hyperlink>
      <w:r w:rsidRPr="005D5915">
        <w:rPr>
          <w:rFonts w:cs="Times New Roman"/>
          <w:sz w:val="20"/>
          <w:szCs w:val="20"/>
          <w:lang w:val="en-GB"/>
        </w:rPr>
        <w:t>.</w:t>
      </w:r>
    </w:p>
    <w:p w14:paraId="1FCF3E20" w14:textId="128E1F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Finney, D.L. et al., 2019: Implications of Improved Representation of Convection for the East Africa Water Budget Using a Convection-Permitting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32(7)</w:t>
      </w:r>
      <w:r w:rsidRPr="005D5915">
        <w:rPr>
          <w:rFonts w:cs="Times New Roman"/>
          <w:sz w:val="20"/>
          <w:szCs w:val="20"/>
          <w:lang w:val="en-GB"/>
        </w:rPr>
        <w:t>, 2109–2129, doi:</w:t>
      </w:r>
      <w:hyperlink r:id="rId472" w:history="1">
        <w:r w:rsidRPr="005D5915">
          <w:rPr>
            <w:rStyle w:val="Hyperlink"/>
            <w:rFonts w:cs="Times New Roman"/>
            <w:sz w:val="20"/>
            <w:szCs w:val="20"/>
            <w:lang w:val="en-US"/>
          </w:rPr>
          <w:t>10.1175/jcli-d-18-0387.1</w:t>
        </w:r>
      </w:hyperlink>
      <w:r w:rsidRPr="005D5915">
        <w:rPr>
          <w:rFonts w:cs="Times New Roman"/>
          <w:sz w:val="20"/>
          <w:szCs w:val="20"/>
          <w:lang w:val="en-GB"/>
        </w:rPr>
        <w:t>.</w:t>
      </w:r>
    </w:p>
    <w:p w14:paraId="7165DBF3" w14:textId="7E8445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Fischer, E.M., U. Beyerle, and R. Knutti, 2013: Robust spatially aggregated projections of climate extremes.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1033–1038, doi:</w:t>
      </w:r>
      <w:hyperlink r:id="rId473" w:history="1">
        <w:r w:rsidRPr="005D5915">
          <w:rPr>
            <w:rStyle w:val="Hyperlink"/>
            <w:rFonts w:cs="Times New Roman"/>
            <w:sz w:val="20"/>
            <w:szCs w:val="20"/>
            <w:lang w:val="en-US"/>
          </w:rPr>
          <w:t>10.1038/nclimate2051</w:t>
        </w:r>
      </w:hyperlink>
      <w:r w:rsidRPr="005D5915">
        <w:rPr>
          <w:rFonts w:cs="Times New Roman"/>
          <w:sz w:val="20"/>
          <w:szCs w:val="20"/>
          <w:lang w:val="en-GB"/>
        </w:rPr>
        <w:t>.</w:t>
      </w:r>
    </w:p>
    <w:p w14:paraId="33625E3B" w14:textId="1B65E0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Fita, L., J.P. Evans, D. Argüeso, A. King, and Y. Liu, 2017: Evaluation of the regional climate response in Australia to </w:t>
      </w:r>
      <w:r w:rsidRPr="005D5915">
        <w:rPr>
          <w:rFonts w:cs="Times New Roman"/>
          <w:sz w:val="20"/>
          <w:szCs w:val="20"/>
          <w:lang w:val="en-GB"/>
        </w:rPr>
        <w:lastRenderedPageBreak/>
        <w:t xml:space="preserve">large-scale climate modes in the historical NARCliM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2815–2829, doi:</w:t>
      </w:r>
      <w:hyperlink r:id="rId474" w:history="1">
        <w:r w:rsidRPr="005D5915">
          <w:rPr>
            <w:rStyle w:val="Hyperlink"/>
            <w:rFonts w:cs="Times New Roman"/>
            <w:sz w:val="20"/>
            <w:szCs w:val="20"/>
            <w:lang w:val="en-US"/>
          </w:rPr>
          <w:t>10.1007/s00382-016-3484-x</w:t>
        </w:r>
      </w:hyperlink>
      <w:r w:rsidRPr="005D5915">
        <w:rPr>
          <w:rFonts w:cs="Times New Roman"/>
          <w:sz w:val="20"/>
          <w:szCs w:val="20"/>
          <w:lang w:val="en-GB"/>
        </w:rPr>
        <w:t>.</w:t>
      </w:r>
    </w:p>
    <w:p w14:paraId="2E5C58BA" w14:textId="1F9C81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Fitzpatrick, R.G.J. et al., 2020: What Drives the Intensification of Mesoscale Convective Systems over the West African Sahel under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33(8)</w:t>
      </w:r>
      <w:r w:rsidRPr="005D5915">
        <w:rPr>
          <w:rFonts w:cs="Times New Roman"/>
          <w:sz w:val="20"/>
          <w:szCs w:val="20"/>
          <w:lang w:val="en-GB"/>
        </w:rPr>
        <w:t>, 3151–3172, doi:</w:t>
      </w:r>
      <w:hyperlink r:id="rId475" w:history="1">
        <w:r w:rsidRPr="005D5915">
          <w:rPr>
            <w:rStyle w:val="Hyperlink"/>
            <w:rFonts w:cs="Times New Roman"/>
            <w:sz w:val="20"/>
            <w:szCs w:val="20"/>
            <w:lang w:val="en-US"/>
          </w:rPr>
          <w:t>10.1175/jcli-d-19-0380.1</w:t>
        </w:r>
      </w:hyperlink>
      <w:r w:rsidRPr="005D5915">
        <w:rPr>
          <w:rFonts w:cs="Times New Roman"/>
          <w:sz w:val="20"/>
          <w:szCs w:val="20"/>
          <w:lang w:val="en-GB"/>
        </w:rPr>
        <w:t>.</w:t>
      </w:r>
    </w:p>
    <w:p w14:paraId="5213376A" w14:textId="08D987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P. Drobinski, and S. Bastin, 2013: Dynamical downscaling of IPSL-CM5 CMIP5 historical simulations over the Mediterranean: benefits on the representation of regional surface winds and cyclogenesis.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40(9–10)</w:t>
      </w:r>
      <w:r w:rsidRPr="005D5915">
        <w:rPr>
          <w:rFonts w:cs="Times New Roman"/>
          <w:sz w:val="20"/>
          <w:szCs w:val="20"/>
          <w:lang w:val="en-GB"/>
        </w:rPr>
        <w:t>, 2497–2513, doi:</w:t>
      </w:r>
      <w:hyperlink r:id="rId476" w:history="1">
        <w:r w:rsidRPr="005D5915">
          <w:rPr>
            <w:rStyle w:val="Hyperlink"/>
            <w:rFonts w:cs="Times New Roman"/>
            <w:sz w:val="20"/>
            <w:szCs w:val="20"/>
            <w:lang w:val="en-US"/>
          </w:rPr>
          <w:t>10.1007/s00382-012-1606-7</w:t>
        </w:r>
      </w:hyperlink>
      <w:r w:rsidRPr="005D5915">
        <w:rPr>
          <w:rFonts w:cs="Times New Roman"/>
          <w:sz w:val="20"/>
          <w:szCs w:val="20"/>
          <w:lang w:val="en-GB"/>
        </w:rPr>
        <w:t>.</w:t>
      </w:r>
    </w:p>
    <w:p w14:paraId="1C394B6F" w14:textId="5202E0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et al., 2012: Assessment of gridded observations used for climate model validation in the Mediterranean region: the HyMeX and MED-CORDEX framework.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7(2)</w:t>
      </w:r>
      <w:r w:rsidRPr="005D5915">
        <w:rPr>
          <w:rFonts w:cs="Times New Roman"/>
          <w:sz w:val="20"/>
          <w:szCs w:val="20"/>
          <w:lang w:val="en-GB"/>
        </w:rPr>
        <w:t>, 024017, doi:</w:t>
      </w:r>
      <w:hyperlink r:id="rId477" w:history="1">
        <w:r w:rsidRPr="005D5915">
          <w:rPr>
            <w:rStyle w:val="Hyperlink"/>
            <w:rFonts w:cs="Times New Roman"/>
            <w:sz w:val="20"/>
            <w:szCs w:val="20"/>
            <w:lang w:val="en-US"/>
          </w:rPr>
          <w:t>10.1088/1748-9326/7/2/024017</w:t>
        </w:r>
      </w:hyperlink>
      <w:r w:rsidRPr="005D5915">
        <w:rPr>
          <w:rFonts w:cs="Times New Roman"/>
          <w:sz w:val="20"/>
          <w:szCs w:val="20"/>
          <w:lang w:val="en-GB"/>
        </w:rPr>
        <w:t>.</w:t>
      </w:r>
    </w:p>
    <w:p w14:paraId="53779415" w14:textId="62EF67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et al., 2018: Assessment of an ensemble of ocean–atmosphere coupled and uncoupled regional climate models to reproduce the climatology of Mediterranean cyclones.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1023–1040, doi:</w:t>
      </w:r>
      <w:hyperlink r:id="rId478" w:history="1">
        <w:r w:rsidRPr="005D5915">
          <w:rPr>
            <w:rStyle w:val="Hyperlink"/>
            <w:rFonts w:cs="Times New Roman"/>
            <w:sz w:val="20"/>
            <w:szCs w:val="20"/>
            <w:lang w:val="en-US"/>
          </w:rPr>
          <w:t>10.1007/s00382-016-3398-7</w:t>
        </w:r>
      </w:hyperlink>
      <w:r w:rsidRPr="005D5915">
        <w:rPr>
          <w:rFonts w:cs="Times New Roman"/>
          <w:sz w:val="20"/>
          <w:szCs w:val="20"/>
          <w:lang w:val="en-GB"/>
        </w:rPr>
        <w:t>.</w:t>
      </w:r>
    </w:p>
    <w:p w14:paraId="15542DC4" w14:textId="5DFFD0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Flato, G. et al., 2014: Evaluation of Climate Models.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 Cambridge University Press, Cambridge, United Kingdom and New York, NY, USA, pp. 741–866, doi:</w:t>
      </w:r>
      <w:hyperlink r:id="rId479" w:history="1">
        <w:r w:rsidRPr="005D5915">
          <w:rPr>
            <w:rStyle w:val="Hyperlink"/>
            <w:rFonts w:cs="Times New Roman"/>
            <w:sz w:val="20"/>
            <w:szCs w:val="20"/>
            <w:lang w:val="en-US"/>
          </w:rPr>
          <w:t>10.1017/cbo9781107415324.020</w:t>
        </w:r>
      </w:hyperlink>
      <w:r w:rsidRPr="005D5915">
        <w:rPr>
          <w:rFonts w:cs="Times New Roman"/>
          <w:sz w:val="20"/>
          <w:szCs w:val="20"/>
          <w:lang w:val="en-GB"/>
        </w:rPr>
        <w:t>.</w:t>
      </w:r>
    </w:p>
    <w:p w14:paraId="39E19C12" w14:textId="1C5D65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Fletcher, C.G. and P.J. Kushner, 2011: The Role of Linear Interference in the Annular Mode Response to Tropical SST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24(3)</w:t>
      </w:r>
      <w:r w:rsidRPr="005D5915">
        <w:rPr>
          <w:rFonts w:cs="Times New Roman"/>
          <w:sz w:val="20"/>
          <w:szCs w:val="20"/>
          <w:lang w:val="en-GB"/>
        </w:rPr>
        <w:t>, 778–794, doi:</w:t>
      </w:r>
      <w:hyperlink r:id="rId480" w:history="1">
        <w:r w:rsidRPr="005D5915">
          <w:rPr>
            <w:rStyle w:val="Hyperlink"/>
            <w:rFonts w:cs="Times New Roman"/>
            <w:sz w:val="20"/>
            <w:szCs w:val="20"/>
            <w:lang w:val="en-US"/>
          </w:rPr>
          <w:t>10.1175/2010jcli3735.1</w:t>
        </w:r>
      </w:hyperlink>
      <w:r w:rsidRPr="005D5915">
        <w:rPr>
          <w:rFonts w:cs="Times New Roman"/>
          <w:sz w:val="20"/>
          <w:szCs w:val="20"/>
          <w:lang w:val="en-GB"/>
        </w:rPr>
        <w:t>.</w:t>
      </w:r>
    </w:p>
    <w:p w14:paraId="4603AF95" w14:textId="32148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Florczyk, A.J. et al., 2019: </w:t>
      </w:r>
      <w:r w:rsidRPr="005D5915">
        <w:rPr>
          <w:rFonts w:cs="Times New Roman"/>
          <w:i/>
          <w:sz w:val="20"/>
          <w:szCs w:val="20"/>
          <w:lang w:val="en-GB"/>
        </w:rPr>
        <w:t>GHSL Data Package 2019</w:t>
      </w:r>
      <w:r w:rsidRPr="005D5915">
        <w:rPr>
          <w:rFonts w:cs="Times New Roman"/>
          <w:sz w:val="20"/>
          <w:szCs w:val="20"/>
          <w:lang w:val="en-GB"/>
        </w:rPr>
        <w:t>. EUR 29788 EN, Publications Office of the European Union, Luxembourg, 32 pp., doi:</w:t>
      </w:r>
      <w:hyperlink r:id="rId481" w:history="1">
        <w:r w:rsidRPr="005D5915">
          <w:rPr>
            <w:rStyle w:val="Hyperlink"/>
            <w:rFonts w:cs="Times New Roman"/>
            <w:sz w:val="20"/>
            <w:szCs w:val="20"/>
            <w:lang w:val="en-US"/>
          </w:rPr>
          <w:t>10.2760/290498</w:t>
        </w:r>
      </w:hyperlink>
      <w:r w:rsidRPr="005D5915">
        <w:rPr>
          <w:rFonts w:cs="Times New Roman"/>
          <w:sz w:val="20"/>
          <w:szCs w:val="20"/>
          <w:lang w:val="en-GB"/>
        </w:rPr>
        <w:t>.</w:t>
      </w:r>
    </w:p>
    <w:p w14:paraId="58B9C1BA" w14:textId="034CDE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Fløttum, K. and Gjerstad, 2017: Narratives in climate change discourse.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e429, doi:</w:t>
      </w:r>
      <w:hyperlink r:id="rId482" w:history="1">
        <w:r w:rsidRPr="005D5915">
          <w:rPr>
            <w:rStyle w:val="Hyperlink"/>
            <w:rFonts w:cs="Times New Roman"/>
            <w:sz w:val="20"/>
            <w:szCs w:val="20"/>
            <w:lang w:val="en-US"/>
          </w:rPr>
          <w:t>10.1002/wcc.429</w:t>
        </w:r>
      </w:hyperlink>
      <w:r w:rsidRPr="005D5915">
        <w:rPr>
          <w:rFonts w:cs="Times New Roman"/>
          <w:sz w:val="20"/>
          <w:szCs w:val="20"/>
          <w:lang w:val="en-GB"/>
        </w:rPr>
        <w:t>.</w:t>
      </w:r>
    </w:p>
    <w:p w14:paraId="36EEF73B" w14:textId="0ED686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Folland, C.K. et al., 2009: The Summer North Atlantic Oscillation: Past, Present, and Future.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22(5)</w:t>
      </w:r>
      <w:r w:rsidRPr="005D5915">
        <w:rPr>
          <w:rFonts w:cs="Times New Roman"/>
          <w:sz w:val="20"/>
          <w:szCs w:val="20"/>
          <w:lang w:val="en-GB"/>
        </w:rPr>
        <w:t>, 1082–1103, doi:</w:t>
      </w:r>
      <w:hyperlink r:id="rId483" w:history="1">
        <w:r w:rsidRPr="005D5915">
          <w:rPr>
            <w:rStyle w:val="Hyperlink"/>
            <w:rFonts w:cs="Times New Roman"/>
            <w:sz w:val="20"/>
            <w:szCs w:val="20"/>
            <w:lang w:val="en-US"/>
          </w:rPr>
          <w:t>10.1175/2008jcli2459.1</w:t>
        </w:r>
      </w:hyperlink>
      <w:r w:rsidRPr="005D5915">
        <w:rPr>
          <w:rFonts w:cs="Times New Roman"/>
          <w:sz w:val="20"/>
          <w:szCs w:val="20"/>
          <w:lang w:val="en-GB"/>
        </w:rPr>
        <w:t>.</w:t>
      </w:r>
    </w:p>
    <w:p w14:paraId="5700B34F" w14:textId="12D3C0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Forsythe, N., H.J. Fowler, X.F. Li, S. Blenkinsop, and D. Pritchard, 2017: Karakoram temperature and glacial melt driven by regional atmospheric circulation variability.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664–670, doi:</w:t>
      </w:r>
      <w:hyperlink r:id="rId484" w:history="1">
        <w:r w:rsidRPr="005D5915">
          <w:rPr>
            <w:rStyle w:val="Hyperlink"/>
            <w:rFonts w:cs="Times New Roman"/>
            <w:sz w:val="20"/>
            <w:szCs w:val="20"/>
            <w:lang w:val="en-US"/>
          </w:rPr>
          <w:t>10.1038/nclimate3361</w:t>
        </w:r>
      </w:hyperlink>
      <w:r w:rsidRPr="005D5915">
        <w:rPr>
          <w:rFonts w:cs="Times New Roman"/>
          <w:sz w:val="20"/>
          <w:szCs w:val="20"/>
          <w:lang w:val="en-GB"/>
        </w:rPr>
        <w:t>.</w:t>
      </w:r>
    </w:p>
    <w:p w14:paraId="6092EC08" w14:textId="4543E6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Fosser, G., S. Khodayar, and P. Berg, 2015: Benefit of convection permitting climate model simulations in the representation of convective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44(1–2)</w:t>
      </w:r>
      <w:r w:rsidRPr="005D5915">
        <w:rPr>
          <w:rFonts w:cs="Times New Roman"/>
          <w:sz w:val="20"/>
          <w:szCs w:val="20"/>
          <w:lang w:val="en-GB"/>
        </w:rPr>
        <w:t>, 45–60, doi:</w:t>
      </w:r>
      <w:hyperlink r:id="rId485" w:history="1">
        <w:r w:rsidRPr="005D5915">
          <w:rPr>
            <w:rStyle w:val="Hyperlink"/>
            <w:rFonts w:cs="Times New Roman"/>
            <w:sz w:val="20"/>
            <w:szCs w:val="20"/>
            <w:lang w:val="en-US"/>
          </w:rPr>
          <w:t>10.1007/s00382-014-2242-1</w:t>
        </w:r>
      </w:hyperlink>
      <w:r w:rsidRPr="005D5915">
        <w:rPr>
          <w:rFonts w:cs="Times New Roman"/>
          <w:sz w:val="20"/>
          <w:szCs w:val="20"/>
          <w:lang w:val="en-GB"/>
        </w:rPr>
        <w:t>.</w:t>
      </w:r>
    </w:p>
    <w:p w14:paraId="58DBE44B" w14:textId="77EA99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Fosser, G., S. Khodayar, and P. Berg, 2017: Climate change in the next 30 years: What can a convection-permitting model tell us that we did not already know?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1987–2003, doi:</w:t>
      </w:r>
      <w:hyperlink r:id="rId486" w:history="1">
        <w:r w:rsidRPr="005D5915">
          <w:rPr>
            <w:rStyle w:val="Hyperlink"/>
            <w:rFonts w:cs="Times New Roman"/>
            <w:sz w:val="20"/>
            <w:szCs w:val="20"/>
            <w:lang w:val="en-GB"/>
          </w:rPr>
          <w:t>10.1007/s00382-016-3186-4</w:t>
        </w:r>
      </w:hyperlink>
      <w:r w:rsidRPr="005D5915">
        <w:rPr>
          <w:rFonts w:cs="Times New Roman"/>
          <w:sz w:val="20"/>
          <w:szCs w:val="20"/>
          <w:lang w:val="en-GB"/>
        </w:rPr>
        <w:t>.</w:t>
      </w:r>
    </w:p>
    <w:p w14:paraId="7E20D13F" w14:textId="121B88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Fox-Rabinovitz, M., J. Côté, B. Dugas, M. Déqué, and J.L. McGregor, 2006: Variable resolution general circulation models: Stretched-grid model intercomparison project (SGMIP).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111(D16)</w:t>
      </w:r>
      <w:r w:rsidRPr="005D5915">
        <w:rPr>
          <w:rFonts w:cs="Times New Roman"/>
          <w:sz w:val="20"/>
          <w:szCs w:val="20"/>
          <w:lang w:val="en-GB"/>
        </w:rPr>
        <w:t>, D16104, doi:</w:t>
      </w:r>
      <w:hyperlink r:id="rId487" w:history="1">
        <w:r w:rsidRPr="005D5915">
          <w:rPr>
            <w:rStyle w:val="Hyperlink"/>
            <w:rFonts w:cs="Times New Roman"/>
            <w:sz w:val="20"/>
            <w:szCs w:val="20"/>
            <w:lang w:val="en-US"/>
          </w:rPr>
          <w:t>10.1029/2005jd006520</w:t>
        </w:r>
      </w:hyperlink>
      <w:r w:rsidRPr="005D5915">
        <w:rPr>
          <w:rFonts w:cs="Times New Roman"/>
          <w:sz w:val="20"/>
          <w:szCs w:val="20"/>
          <w:lang w:val="en-GB"/>
        </w:rPr>
        <w:t>.</w:t>
      </w:r>
    </w:p>
    <w:p w14:paraId="4545D683" w14:textId="1E069E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Fox-Rabinovitz, M. et al., 2008: Stretched-grid Model Intercomparison Project: decadal regional climate simulations with enhanced variable and uniform-resolution GCMs.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100(1–4)</w:t>
      </w:r>
      <w:r w:rsidRPr="005D5915">
        <w:rPr>
          <w:rFonts w:cs="Times New Roman"/>
          <w:sz w:val="20"/>
          <w:szCs w:val="20"/>
          <w:lang w:val="en-GB"/>
        </w:rPr>
        <w:t>, 159–178, doi:</w:t>
      </w:r>
      <w:hyperlink r:id="rId488" w:history="1">
        <w:r w:rsidRPr="005D5915">
          <w:rPr>
            <w:rStyle w:val="Hyperlink"/>
            <w:rFonts w:cs="Times New Roman"/>
            <w:sz w:val="20"/>
            <w:szCs w:val="20"/>
            <w:lang w:val="en-US"/>
          </w:rPr>
          <w:t>10.1007/s00703-008-0301-z</w:t>
        </w:r>
      </w:hyperlink>
      <w:r w:rsidRPr="005D5915">
        <w:rPr>
          <w:rFonts w:cs="Times New Roman"/>
          <w:sz w:val="20"/>
          <w:szCs w:val="20"/>
          <w:lang w:val="en-GB"/>
        </w:rPr>
        <w:t>.</w:t>
      </w:r>
    </w:p>
    <w:p w14:paraId="7F0A0A3B" w14:textId="515741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Frame, J. and M. Killick, 2007: Integrated water resource planning in the city of Cape Town. </w:t>
      </w:r>
      <w:r w:rsidRPr="005D5915">
        <w:rPr>
          <w:rFonts w:cs="Times New Roman"/>
          <w:i/>
          <w:sz w:val="20"/>
          <w:szCs w:val="20"/>
          <w:lang w:val="en-GB"/>
        </w:rPr>
        <w:t>Water SA</w:t>
      </w:r>
      <w:r w:rsidRPr="005D5915">
        <w:rPr>
          <w:rFonts w:cs="Times New Roman"/>
          <w:sz w:val="20"/>
          <w:szCs w:val="20"/>
          <w:lang w:val="en-GB"/>
        </w:rPr>
        <w:t xml:space="preserve">, </w:t>
      </w:r>
      <w:r w:rsidRPr="005D5915">
        <w:rPr>
          <w:rFonts w:cs="Times New Roman"/>
          <w:b/>
          <w:sz w:val="20"/>
          <w:szCs w:val="20"/>
          <w:lang w:val="en-GB"/>
        </w:rPr>
        <w:t>30(5)</w:t>
      </w:r>
      <w:r w:rsidRPr="005D5915">
        <w:rPr>
          <w:rFonts w:cs="Times New Roman"/>
          <w:sz w:val="20"/>
          <w:szCs w:val="20"/>
          <w:lang w:val="en-GB"/>
        </w:rPr>
        <w:t>, doi:</w:t>
      </w:r>
      <w:hyperlink r:id="rId489" w:history="1">
        <w:r w:rsidRPr="005D5915">
          <w:rPr>
            <w:rStyle w:val="Hyperlink"/>
            <w:rFonts w:cs="Times New Roman"/>
            <w:sz w:val="20"/>
            <w:szCs w:val="20"/>
            <w:lang w:val="en-US"/>
          </w:rPr>
          <w:t>10.4314/wsa.v30i5.5188</w:t>
        </w:r>
      </w:hyperlink>
      <w:r w:rsidRPr="005D5915">
        <w:rPr>
          <w:rFonts w:cs="Times New Roman"/>
          <w:sz w:val="20"/>
          <w:szCs w:val="20"/>
          <w:lang w:val="en-GB"/>
        </w:rPr>
        <w:t>.</w:t>
      </w:r>
    </w:p>
    <w:p w14:paraId="1B8139CA" w14:textId="5E0F90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and S.J. Vavrus, 2012: Evidence linking Arctic amplification to extreme weather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doi:</w:t>
      </w:r>
      <w:hyperlink r:id="rId490" w:history="1">
        <w:r w:rsidRPr="005D5915">
          <w:rPr>
            <w:rStyle w:val="Hyperlink"/>
            <w:rFonts w:cs="Times New Roman"/>
            <w:sz w:val="20"/>
            <w:szCs w:val="20"/>
            <w:lang w:val="en-US"/>
          </w:rPr>
          <w:t>10.1029/2012gl051000</w:t>
        </w:r>
      </w:hyperlink>
      <w:r w:rsidRPr="005D5915">
        <w:rPr>
          <w:rFonts w:cs="Times New Roman"/>
          <w:sz w:val="20"/>
          <w:szCs w:val="20"/>
          <w:lang w:val="en-GB"/>
        </w:rPr>
        <w:t>.</w:t>
      </w:r>
    </w:p>
    <w:p w14:paraId="1619D4D4" w14:textId="5BB19F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and S.J. Vavrus, 2015: Evidence for a wavier jet stream in response to rapid Arctic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014005, doi:</w:t>
      </w:r>
      <w:hyperlink r:id="rId491" w:history="1">
        <w:r w:rsidRPr="005D5915">
          <w:rPr>
            <w:rStyle w:val="Hyperlink"/>
            <w:rFonts w:cs="Times New Roman"/>
            <w:sz w:val="20"/>
            <w:szCs w:val="20"/>
            <w:lang w:val="en-US"/>
          </w:rPr>
          <w:t>10.1088/1748-9326/10/1/014005</w:t>
        </w:r>
      </w:hyperlink>
      <w:r w:rsidRPr="005D5915">
        <w:rPr>
          <w:rFonts w:cs="Times New Roman"/>
          <w:sz w:val="20"/>
          <w:szCs w:val="20"/>
          <w:lang w:val="en-GB"/>
        </w:rPr>
        <w:t>.</w:t>
      </w:r>
    </w:p>
    <w:p w14:paraId="48321897" w14:textId="29DEAC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S.J. Vavrus, and J. Cohen, 2017: Amplified Arctic warming and mid-latitude weather: new perspectives on emerging connections.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e474, doi:</w:t>
      </w:r>
      <w:hyperlink r:id="rId492" w:history="1">
        <w:r w:rsidRPr="005D5915">
          <w:rPr>
            <w:rStyle w:val="Hyperlink"/>
            <w:rFonts w:cs="Times New Roman"/>
            <w:sz w:val="20"/>
            <w:szCs w:val="20"/>
            <w:lang w:val="en-US"/>
          </w:rPr>
          <w:t>10.1002/wcc.474</w:t>
        </w:r>
      </w:hyperlink>
      <w:r w:rsidRPr="005D5915">
        <w:rPr>
          <w:rFonts w:cs="Times New Roman"/>
          <w:sz w:val="20"/>
          <w:szCs w:val="20"/>
          <w:lang w:val="en-GB"/>
        </w:rPr>
        <w:t>.</w:t>
      </w:r>
    </w:p>
    <w:p w14:paraId="5E9E2006" w14:textId="2176C3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François, B., M. Vrac, A.J. Cannon, Y. Robin, and D. Allard, 2020: Multivariate bias corrections of climate simulations: which benefits for which losses?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537–562, doi:</w:t>
      </w:r>
      <w:hyperlink r:id="rId493" w:history="1">
        <w:r w:rsidRPr="005D5915">
          <w:rPr>
            <w:rStyle w:val="Hyperlink"/>
            <w:rFonts w:cs="Times New Roman"/>
            <w:sz w:val="20"/>
            <w:szCs w:val="20"/>
            <w:lang w:val="en-US"/>
          </w:rPr>
          <w:t>10.5194/esd-11-537-2020</w:t>
        </w:r>
      </w:hyperlink>
      <w:r w:rsidRPr="005D5915">
        <w:rPr>
          <w:rFonts w:cs="Times New Roman"/>
          <w:sz w:val="20"/>
          <w:szCs w:val="20"/>
          <w:lang w:val="en-GB"/>
        </w:rPr>
        <w:t>.</w:t>
      </w:r>
    </w:p>
    <w:p w14:paraId="64332460" w14:textId="79FA5B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Frankcombe, L.M., M.H. England, M.E. Mann, and B.A. Steinman, 2015: Separating internal variability from the externally forced climate response.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28(20)</w:t>
      </w:r>
      <w:r w:rsidRPr="005D5915">
        <w:rPr>
          <w:rFonts w:cs="Times New Roman"/>
          <w:sz w:val="20"/>
          <w:szCs w:val="20"/>
          <w:lang w:val="en-GB"/>
        </w:rPr>
        <w:t>, 8184–8202, doi:</w:t>
      </w:r>
      <w:hyperlink r:id="rId494" w:history="1">
        <w:r w:rsidRPr="005D5915">
          <w:rPr>
            <w:rStyle w:val="Hyperlink"/>
            <w:rFonts w:cs="Times New Roman"/>
            <w:sz w:val="20"/>
            <w:szCs w:val="20"/>
            <w:lang w:val="en-US"/>
          </w:rPr>
          <w:t>10.1175/jcli-d-15-0069.1</w:t>
        </w:r>
      </w:hyperlink>
      <w:r w:rsidRPr="005D5915">
        <w:rPr>
          <w:rFonts w:cs="Times New Roman"/>
          <w:sz w:val="20"/>
          <w:szCs w:val="20"/>
          <w:lang w:val="en-GB"/>
        </w:rPr>
        <w:t>.</w:t>
      </w:r>
    </w:p>
    <w:p w14:paraId="1489FB4A" w14:textId="3FC36B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Franke, J., S. Brönnimann, J. Bhend, and Y. Brugnara, 2017: A monthly global paleo-reanalysis of the atmosphere from 1600 to 2005 for studying past climatic variations.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4</w:t>
      </w:r>
      <w:r w:rsidRPr="005D5915">
        <w:rPr>
          <w:rFonts w:cs="Times New Roman"/>
          <w:sz w:val="20"/>
          <w:szCs w:val="20"/>
          <w:lang w:val="en-GB"/>
        </w:rPr>
        <w:t>, 170076, doi:</w:t>
      </w:r>
      <w:hyperlink r:id="rId495" w:history="1">
        <w:r w:rsidRPr="005D5915">
          <w:rPr>
            <w:rStyle w:val="Hyperlink"/>
            <w:rFonts w:cs="Times New Roman"/>
            <w:sz w:val="20"/>
            <w:szCs w:val="20"/>
            <w:lang w:val="en-US"/>
          </w:rPr>
          <w:t>10.1038/sdata.2017.76</w:t>
        </w:r>
      </w:hyperlink>
      <w:r w:rsidRPr="005D5915">
        <w:rPr>
          <w:rFonts w:cs="Times New Roman"/>
          <w:sz w:val="20"/>
          <w:szCs w:val="20"/>
          <w:lang w:val="en-GB"/>
        </w:rPr>
        <w:t>.</w:t>
      </w:r>
    </w:p>
    <w:p w14:paraId="46F23991" w14:textId="1149B0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Frei, C., 2014: Interpolation of temperature in a mountainous region using nonlinear profiles and non-Euclidean distances.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1605</w:t>
      </w:r>
      <w:r w:rsidRPr="005D5915">
        <w:rPr>
          <w:rFonts w:cs="Times New Roman"/>
          <w:sz w:val="20"/>
          <w:szCs w:val="20"/>
          <w:lang w:val="en-GB"/>
        </w:rPr>
        <w:t>, 1585–1605, doi:</w:t>
      </w:r>
      <w:hyperlink r:id="rId496" w:history="1">
        <w:r w:rsidRPr="005D5915">
          <w:rPr>
            <w:rStyle w:val="Hyperlink"/>
            <w:rFonts w:cs="Times New Roman"/>
            <w:sz w:val="20"/>
            <w:szCs w:val="20"/>
            <w:lang w:val="en-US"/>
          </w:rPr>
          <w:t>10.1002/joc.3786</w:t>
        </w:r>
      </w:hyperlink>
      <w:r w:rsidRPr="005D5915">
        <w:rPr>
          <w:rFonts w:cs="Times New Roman"/>
          <w:sz w:val="20"/>
          <w:szCs w:val="20"/>
          <w:lang w:val="en-GB"/>
        </w:rPr>
        <w:t>.</w:t>
      </w:r>
    </w:p>
    <w:p w14:paraId="5313E2E9" w14:textId="49EEC2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Frei, C. et al., 2003: Daily precipitation statistics in regional climate models: Evaluation and intercomparison for the European Alps.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108(D3)</w:t>
      </w:r>
      <w:r w:rsidRPr="005D5915">
        <w:rPr>
          <w:rFonts w:cs="Times New Roman"/>
          <w:sz w:val="20"/>
          <w:szCs w:val="20"/>
          <w:lang w:val="en-GB"/>
        </w:rPr>
        <w:t>, n/a–n/a, doi:</w:t>
      </w:r>
      <w:hyperlink r:id="rId497" w:history="1">
        <w:r w:rsidRPr="005D5915">
          <w:rPr>
            <w:rStyle w:val="Hyperlink"/>
            <w:rFonts w:cs="Times New Roman"/>
            <w:sz w:val="20"/>
            <w:szCs w:val="20"/>
            <w:lang w:val="en-US"/>
          </w:rPr>
          <w:t>10.1029/2002jd002287</w:t>
        </w:r>
      </w:hyperlink>
      <w:r w:rsidRPr="005D5915">
        <w:rPr>
          <w:rFonts w:cs="Times New Roman"/>
          <w:sz w:val="20"/>
          <w:szCs w:val="20"/>
          <w:lang w:val="en-GB"/>
        </w:rPr>
        <w:t>.</w:t>
      </w:r>
    </w:p>
    <w:p w14:paraId="67B0BF45" w14:textId="04938E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Froidevaux, P., L. Schlemmer, J. Schmidli, W. Langhans, and C. Schär, 2014: Influence of the Background Wind on the Local Soil Moisture–Precipitation Feedback.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71(2)</w:t>
      </w:r>
      <w:r w:rsidRPr="005D5915">
        <w:rPr>
          <w:rFonts w:cs="Times New Roman"/>
          <w:sz w:val="20"/>
          <w:szCs w:val="20"/>
          <w:lang w:val="en-GB"/>
        </w:rPr>
        <w:t xml:space="preserve">, 782–799, </w:t>
      </w:r>
      <w:r w:rsidRPr="005D5915">
        <w:rPr>
          <w:rFonts w:cs="Times New Roman"/>
          <w:sz w:val="20"/>
          <w:szCs w:val="20"/>
          <w:lang w:val="en-GB"/>
        </w:rPr>
        <w:lastRenderedPageBreak/>
        <w:t>doi:</w:t>
      </w:r>
      <w:hyperlink r:id="rId498" w:history="1">
        <w:r w:rsidRPr="005D5915">
          <w:rPr>
            <w:rStyle w:val="Hyperlink"/>
            <w:rFonts w:cs="Times New Roman"/>
            <w:sz w:val="20"/>
            <w:szCs w:val="20"/>
            <w:lang w:val="en-US"/>
          </w:rPr>
          <w:t>10.1175/jas-d-13-0180.1</w:t>
        </w:r>
      </w:hyperlink>
      <w:r w:rsidRPr="005D5915">
        <w:rPr>
          <w:rFonts w:cs="Times New Roman"/>
          <w:sz w:val="20"/>
          <w:szCs w:val="20"/>
          <w:lang w:val="en-GB"/>
        </w:rPr>
        <w:t>.</w:t>
      </w:r>
    </w:p>
    <w:p w14:paraId="2BBD4677" w14:textId="26BF72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Frost, A.J. et al., 2011: A comparison of multi-site daily rainfall downscaling techniques under Australian conditions.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408(1–2)</w:t>
      </w:r>
      <w:r w:rsidRPr="005D5915">
        <w:rPr>
          <w:rFonts w:cs="Times New Roman"/>
          <w:sz w:val="20"/>
          <w:szCs w:val="20"/>
          <w:lang w:val="en-GB"/>
        </w:rPr>
        <w:t>, 1–18, doi:</w:t>
      </w:r>
      <w:hyperlink r:id="rId499" w:history="1">
        <w:r w:rsidRPr="005D5915">
          <w:rPr>
            <w:rStyle w:val="Hyperlink"/>
            <w:rFonts w:cs="Times New Roman"/>
            <w:sz w:val="20"/>
            <w:szCs w:val="20"/>
            <w:lang w:val="en-US"/>
          </w:rPr>
          <w:t>10.1016/j.jhydrol.2011.06.021</w:t>
        </w:r>
      </w:hyperlink>
      <w:r w:rsidRPr="005D5915">
        <w:rPr>
          <w:rFonts w:cs="Times New Roman"/>
          <w:sz w:val="20"/>
          <w:szCs w:val="20"/>
          <w:lang w:val="en-GB"/>
        </w:rPr>
        <w:t>.</w:t>
      </w:r>
    </w:p>
    <w:p w14:paraId="19A46D28" w14:textId="3FB8B4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Früh, B. et al., 2011: Estimation of Climate-Change Impacts on the Urban Heat Load Using an Urban Climate Model and Regional Climate Projections.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167–184, doi:</w:t>
      </w:r>
      <w:hyperlink r:id="rId500" w:history="1">
        <w:r w:rsidRPr="005D5915">
          <w:rPr>
            <w:rStyle w:val="Hyperlink"/>
            <w:rFonts w:cs="Times New Roman"/>
            <w:sz w:val="20"/>
            <w:szCs w:val="20"/>
            <w:lang w:val="en-US"/>
          </w:rPr>
          <w:t>10.1175/2010jamc2377.1</w:t>
        </w:r>
      </w:hyperlink>
      <w:r w:rsidRPr="005D5915">
        <w:rPr>
          <w:rFonts w:cs="Times New Roman"/>
          <w:sz w:val="20"/>
          <w:szCs w:val="20"/>
          <w:lang w:val="en-GB"/>
        </w:rPr>
        <w:t>.</w:t>
      </w:r>
    </w:p>
    <w:p w14:paraId="2BE5100B" w14:textId="2B41A3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 G., S.P. Charles, F.H.S. Chiew, M. Ekström, and N.J. Potter, 2018: Uncertainties of statistical downscaling from predictor selection: Equifinality and transferability.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203</w:t>
      </w:r>
      <w:r w:rsidRPr="005D5915">
        <w:rPr>
          <w:rFonts w:cs="Times New Roman"/>
          <w:sz w:val="20"/>
          <w:szCs w:val="20"/>
          <w:lang w:val="en-GB"/>
        </w:rPr>
        <w:t>, 130–140, doi:</w:t>
      </w:r>
      <w:hyperlink r:id="rId501" w:history="1">
        <w:r w:rsidRPr="005D5915">
          <w:rPr>
            <w:rStyle w:val="Hyperlink"/>
            <w:rFonts w:cs="Times New Roman"/>
            <w:sz w:val="20"/>
            <w:szCs w:val="20"/>
            <w:lang w:val="en-US"/>
          </w:rPr>
          <w:t>10.1016/j.atmosres.2017.12.008</w:t>
        </w:r>
      </w:hyperlink>
      <w:r w:rsidRPr="005D5915">
        <w:rPr>
          <w:rFonts w:cs="Times New Roman"/>
          <w:sz w:val="20"/>
          <w:szCs w:val="20"/>
          <w:lang w:val="en-GB"/>
        </w:rPr>
        <w:t>.</w:t>
      </w:r>
    </w:p>
    <w:p w14:paraId="101DA0A9" w14:textId="142CB8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Fujibe, F., 2009: Detection of urban warming in recent temperature trends in Japan.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1811–1822, doi:</w:t>
      </w:r>
      <w:hyperlink r:id="rId502" w:history="1">
        <w:r w:rsidRPr="005D5915">
          <w:rPr>
            <w:rStyle w:val="Hyperlink"/>
            <w:rFonts w:cs="Times New Roman"/>
            <w:sz w:val="20"/>
            <w:szCs w:val="20"/>
            <w:lang w:val="en-US"/>
          </w:rPr>
          <w:t>10.1002/joc.1822</w:t>
        </w:r>
      </w:hyperlink>
      <w:r w:rsidRPr="005D5915">
        <w:rPr>
          <w:rFonts w:cs="Times New Roman"/>
          <w:sz w:val="20"/>
          <w:szCs w:val="20"/>
          <w:lang w:val="en-GB"/>
        </w:rPr>
        <w:t>.</w:t>
      </w:r>
    </w:p>
    <w:p w14:paraId="12BFD3AA" w14:textId="0E011E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Fukui, S., T. Iwasaki, K. Saito, H. Seko, and M. Kunii, 2018: A Feasibility Study on the High-Resolution Regional Reanalysis over Japan Assimilating Only Conventional Observations as an Alternative to the Dynamical Downscaling.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96(6)</w:t>
      </w:r>
      <w:r w:rsidRPr="005D5915">
        <w:rPr>
          <w:rFonts w:cs="Times New Roman"/>
          <w:sz w:val="20"/>
          <w:szCs w:val="20"/>
          <w:lang w:val="en-GB"/>
        </w:rPr>
        <w:t>, 565–585, doi:</w:t>
      </w:r>
      <w:hyperlink r:id="rId503" w:history="1">
        <w:r w:rsidRPr="005D5915">
          <w:rPr>
            <w:rStyle w:val="Hyperlink"/>
            <w:rFonts w:cs="Times New Roman"/>
            <w:sz w:val="20"/>
            <w:szCs w:val="20"/>
            <w:lang w:val="en-US"/>
          </w:rPr>
          <w:t>10.2151/jmsj.2018-056</w:t>
        </w:r>
      </w:hyperlink>
      <w:r w:rsidRPr="005D5915">
        <w:rPr>
          <w:rFonts w:cs="Times New Roman"/>
          <w:sz w:val="20"/>
          <w:szCs w:val="20"/>
          <w:lang w:val="en-GB"/>
        </w:rPr>
        <w:t>.</w:t>
      </w:r>
    </w:p>
    <w:p w14:paraId="5C00F5D5" w14:textId="2994A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Fumière, Q. et al., 2019: Extreme rainfall in Mediterranean France during the fall: added value of the CNRM-AROME Convection-Permitting Regional Climate Model. </w:t>
      </w:r>
      <w:r w:rsidRPr="005D5915">
        <w:rPr>
          <w:rFonts w:cs="Times New Roman"/>
          <w:i/>
          <w:sz w:val="20"/>
          <w:szCs w:val="20"/>
          <w:lang w:val="en-GB"/>
        </w:rPr>
        <w:t>Climate Dynamics</w:t>
      </w:r>
      <w:r w:rsidRPr="005D5915">
        <w:rPr>
          <w:rFonts w:cs="Times New Roman"/>
          <w:sz w:val="20"/>
          <w:szCs w:val="20"/>
          <w:lang w:val="en-GB"/>
        </w:rPr>
        <w:t>, doi:</w:t>
      </w:r>
      <w:hyperlink r:id="rId504" w:history="1">
        <w:r w:rsidRPr="005D5915">
          <w:rPr>
            <w:rStyle w:val="Hyperlink"/>
            <w:rFonts w:cs="Times New Roman"/>
            <w:sz w:val="20"/>
            <w:szCs w:val="20"/>
            <w:lang w:val="en-US"/>
          </w:rPr>
          <w:t>10.1007/s00382-019-04898-8</w:t>
        </w:r>
      </w:hyperlink>
      <w:r w:rsidRPr="005D5915">
        <w:rPr>
          <w:rFonts w:cs="Times New Roman"/>
          <w:sz w:val="20"/>
          <w:szCs w:val="20"/>
          <w:lang w:val="en-GB"/>
        </w:rPr>
        <w:t>.</w:t>
      </w:r>
    </w:p>
    <w:p w14:paraId="46B29E2E" w14:textId="345CE1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Gadgil, S.S. and S.S. Gadgil, 2006: The Indian monsoon, GDP and agriculture. </w:t>
      </w:r>
      <w:r w:rsidRPr="005D5915">
        <w:rPr>
          <w:rFonts w:cs="Times New Roman"/>
          <w:i/>
          <w:sz w:val="20"/>
          <w:szCs w:val="20"/>
          <w:lang w:val="en-GB"/>
        </w:rPr>
        <w:t>Economic &amp; Political Weekly</w:t>
      </w:r>
      <w:r w:rsidRPr="005D5915">
        <w:rPr>
          <w:rFonts w:cs="Times New Roman"/>
          <w:sz w:val="20"/>
          <w:szCs w:val="20"/>
          <w:lang w:val="en-GB"/>
        </w:rPr>
        <w:t>, doi:</w:t>
      </w:r>
      <w:hyperlink r:id="rId505" w:history="1">
        <w:r w:rsidRPr="005D5915">
          <w:rPr>
            <w:rStyle w:val="Hyperlink"/>
            <w:rFonts w:cs="Times New Roman"/>
            <w:sz w:val="20"/>
            <w:szCs w:val="20"/>
            <w:lang w:val="en-US"/>
          </w:rPr>
          <w:t>10.2307/4418949</w:t>
        </w:r>
      </w:hyperlink>
      <w:r w:rsidRPr="005D5915">
        <w:rPr>
          <w:rFonts w:cs="Times New Roman"/>
          <w:sz w:val="20"/>
          <w:szCs w:val="20"/>
          <w:lang w:val="en-GB"/>
        </w:rPr>
        <w:t>.</w:t>
      </w:r>
    </w:p>
    <w:p w14:paraId="6A340200" w14:textId="0E0F4C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Gaertner, M. et al., 2018: Simulation of medicanes over the Mediterranean Sea in a regional climate model ensemble: impact of ocean–atmosphere coupling and increased resolution.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1041–1057, doi:</w:t>
      </w:r>
      <w:hyperlink r:id="rId506" w:history="1">
        <w:r w:rsidRPr="005D5915">
          <w:rPr>
            <w:rStyle w:val="Hyperlink"/>
            <w:rFonts w:cs="Times New Roman"/>
            <w:sz w:val="20"/>
            <w:szCs w:val="20"/>
            <w:lang w:val="en-US"/>
          </w:rPr>
          <w:t>10.1007/s00382-016-3456-1</w:t>
        </w:r>
      </w:hyperlink>
      <w:r w:rsidRPr="005D5915">
        <w:rPr>
          <w:rFonts w:cs="Times New Roman"/>
          <w:sz w:val="20"/>
          <w:szCs w:val="20"/>
          <w:lang w:val="en-GB"/>
        </w:rPr>
        <w:t>.</w:t>
      </w:r>
    </w:p>
    <w:p w14:paraId="7BFD50DA" w14:textId="5EF1F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Gaetani, M. and E. Mohino, 2013: Decadal prediction of the sahelian precipitation in CMIP5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7708–7719, doi:</w:t>
      </w:r>
      <w:hyperlink r:id="rId507" w:history="1">
        <w:r w:rsidRPr="005D5915">
          <w:rPr>
            <w:rStyle w:val="Hyperlink"/>
            <w:rFonts w:cs="Times New Roman"/>
            <w:sz w:val="20"/>
            <w:szCs w:val="20"/>
            <w:lang w:val="en-US"/>
          </w:rPr>
          <w:t>10.1175/jcli-d-12-00635.1</w:t>
        </w:r>
      </w:hyperlink>
      <w:r w:rsidRPr="005D5915">
        <w:rPr>
          <w:rFonts w:cs="Times New Roman"/>
          <w:sz w:val="20"/>
          <w:szCs w:val="20"/>
          <w:lang w:val="en-GB"/>
        </w:rPr>
        <w:t>.</w:t>
      </w:r>
    </w:p>
    <w:p w14:paraId="04D200F9" w14:textId="2FF3B6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Gaetani, M., S. Janicot, M. Vrac, A.M. Famien, and B. Sultan, 2020: Robust assessment of the time of emergence of precipitation change in West Africa.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7670, doi:</w:t>
      </w:r>
      <w:hyperlink r:id="rId508" w:history="1">
        <w:r w:rsidRPr="005D5915">
          <w:rPr>
            <w:rStyle w:val="Hyperlink"/>
            <w:rFonts w:cs="Times New Roman"/>
            <w:sz w:val="20"/>
            <w:szCs w:val="20"/>
            <w:lang w:val="en-US"/>
          </w:rPr>
          <w:t>10.1038/s41598-020-63782-2</w:t>
        </w:r>
      </w:hyperlink>
      <w:r w:rsidRPr="005D5915">
        <w:rPr>
          <w:rFonts w:cs="Times New Roman"/>
          <w:sz w:val="20"/>
          <w:szCs w:val="20"/>
          <w:lang w:val="en-GB"/>
        </w:rPr>
        <w:t>.</w:t>
      </w:r>
    </w:p>
    <w:p w14:paraId="33A76BFE" w14:textId="312CA5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Gallant, A.J.E., S.J. Phipps, D.J. Karoly, A.B. Mullan, and A.M. Lorrey, 2013: Nonstationary Australasian Teleconnections and Implications for Paleoclimate Reconstructions.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8827–8849, doi:</w:t>
      </w:r>
      <w:hyperlink r:id="rId509" w:history="1">
        <w:r w:rsidRPr="005D5915">
          <w:rPr>
            <w:rStyle w:val="Hyperlink"/>
            <w:rFonts w:cs="Times New Roman"/>
            <w:sz w:val="20"/>
            <w:szCs w:val="20"/>
            <w:lang w:val="en-US"/>
          </w:rPr>
          <w:t>10.1175/jcli-d-12-00338.1</w:t>
        </w:r>
      </w:hyperlink>
      <w:r w:rsidRPr="005D5915">
        <w:rPr>
          <w:rFonts w:cs="Times New Roman"/>
          <w:sz w:val="20"/>
          <w:szCs w:val="20"/>
          <w:lang w:val="en-GB"/>
        </w:rPr>
        <w:t>.</w:t>
      </w:r>
    </w:p>
    <w:p w14:paraId="18CB75D8" w14:textId="06DBA5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Gallie, D., M. Petersen, L. Booley, and Y. Tiwe, 2018: </w:t>
      </w:r>
      <w:r w:rsidRPr="005D5915">
        <w:rPr>
          <w:rFonts w:cs="Times New Roman"/>
          <w:i/>
          <w:sz w:val="20"/>
          <w:szCs w:val="20"/>
          <w:lang w:val="en-GB"/>
        </w:rPr>
        <w:t>EPIC: Economic Performance Indicators for Cape Town – 2018: Quarter 4</w:t>
      </w:r>
      <w:r w:rsidRPr="005D5915">
        <w:rPr>
          <w:rFonts w:cs="Times New Roman"/>
          <w:sz w:val="20"/>
          <w:szCs w:val="20"/>
          <w:lang w:val="en-GB"/>
        </w:rPr>
        <w:t>. Organisational Policy and Planning Department of the City of Cape Town, Cape Town, South Africa, 20 pp.</w:t>
      </w:r>
    </w:p>
    <w:p w14:paraId="336B679F" w14:textId="0F8EA6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Galmarini, S. et al., 2019: Adjusting climate model bias for agricultural impact assessment: How to cut the mustard. </w:t>
      </w:r>
      <w:r w:rsidRPr="005D5915">
        <w:rPr>
          <w:rFonts w:cs="Times New Roman"/>
          <w:i/>
          <w:sz w:val="20"/>
          <w:szCs w:val="20"/>
          <w:lang w:val="en-GB"/>
        </w:rPr>
        <w:t>Climate Services</w:t>
      </w:r>
      <w:r w:rsidRPr="005D5915">
        <w:rPr>
          <w:rFonts w:cs="Times New Roman"/>
          <w:sz w:val="20"/>
          <w:szCs w:val="20"/>
          <w:lang w:val="en-GB"/>
        </w:rPr>
        <w:t>, doi:</w:t>
      </w:r>
      <w:hyperlink r:id="rId510" w:history="1">
        <w:r w:rsidRPr="005D5915">
          <w:rPr>
            <w:rStyle w:val="Hyperlink"/>
            <w:rFonts w:cs="Times New Roman"/>
            <w:sz w:val="20"/>
            <w:szCs w:val="20"/>
            <w:lang w:val="en-US"/>
          </w:rPr>
          <w:t>10.1016/j.cliser.2019.01.004</w:t>
        </w:r>
      </w:hyperlink>
      <w:r w:rsidRPr="005D5915">
        <w:rPr>
          <w:rFonts w:cs="Times New Roman"/>
          <w:sz w:val="20"/>
          <w:szCs w:val="20"/>
          <w:lang w:val="en-GB"/>
        </w:rPr>
        <w:t>.</w:t>
      </w:r>
    </w:p>
    <w:p w14:paraId="6E900FA6" w14:textId="1DDEE3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Ganeshan, M. and R. Murtugudde, 2015: Nocturnal propagating thunderstorms may favor urban ”hot-spots”: A model-based study over Minneapolis.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606–621, doi:</w:t>
      </w:r>
      <w:hyperlink r:id="rId511" w:history="1">
        <w:r w:rsidRPr="005D5915">
          <w:rPr>
            <w:rStyle w:val="Hyperlink"/>
            <w:rFonts w:cs="Times New Roman"/>
            <w:sz w:val="20"/>
            <w:szCs w:val="20"/>
            <w:lang w:val="en-US"/>
          </w:rPr>
          <w:t>10.1016/j.uclim.2015.10.005</w:t>
        </w:r>
      </w:hyperlink>
      <w:r w:rsidRPr="005D5915">
        <w:rPr>
          <w:rFonts w:cs="Times New Roman"/>
          <w:sz w:val="20"/>
          <w:szCs w:val="20"/>
          <w:lang w:val="en-GB"/>
        </w:rPr>
        <w:t>.</w:t>
      </w:r>
    </w:p>
    <w:p w14:paraId="0AC227A9" w14:textId="42D84A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Ganeshan, M., R. Murtugudde, and M.L. Imhoff, 2013: A multi-city analysis of the UHI-influence on warm season rainfall.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1–23, doi:</w:t>
      </w:r>
      <w:hyperlink r:id="rId512" w:history="1">
        <w:r w:rsidRPr="005D5915">
          <w:rPr>
            <w:rStyle w:val="Hyperlink"/>
            <w:rFonts w:cs="Times New Roman"/>
            <w:sz w:val="20"/>
            <w:szCs w:val="20"/>
            <w:lang w:val="en-US"/>
          </w:rPr>
          <w:t>10.1016/j.uclim.2013.09.004</w:t>
        </w:r>
      </w:hyperlink>
      <w:r w:rsidRPr="005D5915">
        <w:rPr>
          <w:rFonts w:cs="Times New Roman"/>
          <w:sz w:val="20"/>
          <w:szCs w:val="20"/>
          <w:lang w:val="en-GB"/>
        </w:rPr>
        <w:t>.</w:t>
      </w:r>
    </w:p>
    <w:p w14:paraId="7EBAF855" w14:textId="496345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Gangopadhyay, S., T. Pruitt, L. Brekke, and D. Raff, 2011: Hydrologic projections for the western United States.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92(48)</w:t>
      </w:r>
      <w:r w:rsidRPr="005D5915">
        <w:rPr>
          <w:rFonts w:cs="Times New Roman"/>
          <w:sz w:val="20"/>
          <w:szCs w:val="20"/>
          <w:lang w:val="en-GB"/>
        </w:rPr>
        <w:t>, 441–442, doi:</w:t>
      </w:r>
      <w:hyperlink r:id="rId513" w:history="1">
        <w:r w:rsidRPr="005D5915">
          <w:rPr>
            <w:rStyle w:val="Hyperlink"/>
            <w:rFonts w:cs="Times New Roman"/>
            <w:sz w:val="20"/>
            <w:szCs w:val="20"/>
            <w:lang w:val="en-US"/>
          </w:rPr>
          <w:t>10.1029/2011eo480001</w:t>
        </w:r>
      </w:hyperlink>
      <w:r w:rsidRPr="005D5915">
        <w:rPr>
          <w:rFonts w:cs="Times New Roman"/>
          <w:sz w:val="20"/>
          <w:szCs w:val="20"/>
          <w:lang w:val="en-GB"/>
        </w:rPr>
        <w:t>.</w:t>
      </w:r>
    </w:p>
    <w:p w14:paraId="006CFB1E" w14:textId="02128C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Gao, C.C. and Y.J. Gao, 2018: Revisited Asian Monsoon Hydroclimate Response to Volcanic Eruptions.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123(15)</w:t>
      </w:r>
      <w:r w:rsidRPr="005D5915">
        <w:rPr>
          <w:rFonts w:cs="Times New Roman"/>
          <w:sz w:val="20"/>
          <w:szCs w:val="20"/>
          <w:lang w:val="en-GB"/>
        </w:rPr>
        <w:t>, 7883–7896, doi:</w:t>
      </w:r>
      <w:hyperlink r:id="rId514" w:history="1">
        <w:r w:rsidRPr="005D5915">
          <w:rPr>
            <w:rStyle w:val="Hyperlink"/>
            <w:rFonts w:cs="Times New Roman"/>
            <w:sz w:val="20"/>
            <w:szCs w:val="20"/>
            <w:lang w:val="en-US"/>
          </w:rPr>
          <w:t>10.1029/2017jd027907</w:t>
        </w:r>
      </w:hyperlink>
      <w:r w:rsidRPr="005D5915">
        <w:rPr>
          <w:rFonts w:cs="Times New Roman"/>
          <w:sz w:val="20"/>
          <w:szCs w:val="20"/>
          <w:lang w:val="en-GB"/>
        </w:rPr>
        <w:t>.</w:t>
      </w:r>
    </w:p>
    <w:p w14:paraId="1C9608D5" w14:textId="2B3068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Gao, M. et al., 2016: Modeling study of the 2010 regional haze event in the North China Plain.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1673–1691, doi:</w:t>
      </w:r>
      <w:hyperlink r:id="rId515" w:history="1">
        <w:r w:rsidRPr="005D5915">
          <w:rPr>
            <w:rStyle w:val="Hyperlink"/>
            <w:rFonts w:cs="Times New Roman"/>
            <w:sz w:val="20"/>
            <w:szCs w:val="20"/>
            <w:lang w:val="en-US"/>
          </w:rPr>
          <w:t>10.5194/acp-16-1673-2016</w:t>
        </w:r>
      </w:hyperlink>
      <w:r w:rsidRPr="005D5915">
        <w:rPr>
          <w:rFonts w:cs="Times New Roman"/>
          <w:sz w:val="20"/>
          <w:szCs w:val="20"/>
          <w:lang w:val="en-GB"/>
        </w:rPr>
        <w:t>.</w:t>
      </w:r>
    </w:p>
    <w:p w14:paraId="7B31DA70" w14:textId="5C6E82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García-Díez, M., J. Fernández, and R. Vautard, 2015: An RCM multi-physics ensemble over Europe: multi-variable evaluation to avoid error compensation.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45(11–12)</w:t>
      </w:r>
      <w:r w:rsidRPr="005D5915">
        <w:rPr>
          <w:rFonts w:cs="Times New Roman"/>
          <w:sz w:val="20"/>
          <w:szCs w:val="20"/>
          <w:lang w:val="en-GB"/>
        </w:rPr>
        <w:t>, 3141–3156, doi:</w:t>
      </w:r>
      <w:hyperlink r:id="rId516" w:history="1">
        <w:r w:rsidRPr="005D5915">
          <w:rPr>
            <w:rStyle w:val="Hyperlink"/>
            <w:rFonts w:cs="Times New Roman"/>
            <w:sz w:val="20"/>
            <w:szCs w:val="20"/>
            <w:lang w:val="en-US"/>
          </w:rPr>
          <w:t>10.1007/s00382-015-2529-x</w:t>
        </w:r>
      </w:hyperlink>
      <w:r w:rsidRPr="005D5915">
        <w:rPr>
          <w:rFonts w:cs="Times New Roman"/>
          <w:sz w:val="20"/>
          <w:szCs w:val="20"/>
          <w:lang w:val="en-GB"/>
        </w:rPr>
        <w:t>.</w:t>
      </w:r>
    </w:p>
    <w:p w14:paraId="169E30C0" w14:textId="65D312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Garcia-Villada, L.P., M.G. Donat, O. Angélil, and A.S. Taschetto, 2020: Temperature and precipitation responses to El Niño-Southern Oscillation in a hierarchy of datasets with different levels of observational constraints.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55(9–10)</w:t>
      </w:r>
      <w:r w:rsidRPr="005D5915">
        <w:rPr>
          <w:rFonts w:cs="Times New Roman"/>
          <w:sz w:val="20"/>
          <w:szCs w:val="20"/>
          <w:lang w:val="en-GB"/>
        </w:rPr>
        <w:t>, 2351–2376, doi:</w:t>
      </w:r>
      <w:hyperlink r:id="rId517" w:history="1">
        <w:r w:rsidRPr="005D5915">
          <w:rPr>
            <w:rStyle w:val="Hyperlink"/>
            <w:rFonts w:cs="Times New Roman"/>
            <w:sz w:val="20"/>
            <w:szCs w:val="20"/>
            <w:lang w:val="en-US"/>
          </w:rPr>
          <w:t>10.1007/s00382-020-05389-x</w:t>
        </w:r>
      </w:hyperlink>
      <w:r w:rsidRPr="005D5915">
        <w:rPr>
          <w:rFonts w:cs="Times New Roman"/>
          <w:sz w:val="20"/>
          <w:szCs w:val="20"/>
          <w:lang w:val="en-GB"/>
        </w:rPr>
        <w:t>.</w:t>
      </w:r>
    </w:p>
    <w:p w14:paraId="6D6D2C73" w14:textId="732D6F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Garfinkel, C.I., D.W. Waugh, and L.M. Polvani, 2015: Recent Hadley cell expansion: The role of internal atmospheric variability in reconciling modeled and observed trends.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42(24)</w:t>
      </w:r>
      <w:r w:rsidRPr="005D5915">
        <w:rPr>
          <w:rFonts w:cs="Times New Roman"/>
          <w:sz w:val="20"/>
          <w:szCs w:val="20"/>
          <w:lang w:val="en-GB"/>
        </w:rPr>
        <w:t>, 10,824–10,831, doi:</w:t>
      </w:r>
      <w:hyperlink r:id="rId518" w:history="1">
        <w:r w:rsidRPr="005D5915">
          <w:rPr>
            <w:rStyle w:val="Hyperlink"/>
            <w:rFonts w:cs="Times New Roman"/>
            <w:sz w:val="20"/>
            <w:szCs w:val="20"/>
            <w:lang w:val="en-US"/>
          </w:rPr>
          <w:t>10.1002/2015gl066942</w:t>
        </w:r>
      </w:hyperlink>
      <w:r w:rsidRPr="005D5915">
        <w:rPr>
          <w:rFonts w:cs="Times New Roman"/>
          <w:sz w:val="20"/>
          <w:szCs w:val="20"/>
          <w:lang w:val="en-GB"/>
        </w:rPr>
        <w:t>.</w:t>
      </w:r>
    </w:p>
    <w:p w14:paraId="312193A4" w14:textId="6097EF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Garfinkel, C.I. et al., 2020: The Role of Zonally Averaged Climate Change in Contributing to Intermodel Spread in CMIP5 Predicted Local Precipitation Changes.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33(3)</w:t>
      </w:r>
      <w:r w:rsidRPr="005D5915">
        <w:rPr>
          <w:rFonts w:cs="Times New Roman"/>
          <w:sz w:val="20"/>
          <w:szCs w:val="20"/>
          <w:lang w:val="en-GB"/>
        </w:rPr>
        <w:t>, 1141–1154, doi:</w:t>
      </w:r>
      <w:hyperlink r:id="rId519" w:history="1">
        <w:r w:rsidRPr="005D5915">
          <w:rPr>
            <w:rStyle w:val="Hyperlink"/>
            <w:rFonts w:cs="Times New Roman"/>
            <w:sz w:val="20"/>
            <w:szCs w:val="20"/>
            <w:lang w:val="en-US"/>
          </w:rPr>
          <w:t>10.1175/jcli-d-19-0232.1</w:t>
        </w:r>
      </w:hyperlink>
      <w:r w:rsidRPr="005D5915">
        <w:rPr>
          <w:rFonts w:cs="Times New Roman"/>
          <w:sz w:val="20"/>
          <w:szCs w:val="20"/>
          <w:lang w:val="en-GB"/>
        </w:rPr>
        <w:t>.</w:t>
      </w:r>
    </w:p>
    <w:p w14:paraId="3FD40277" w14:textId="05FD5A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Gastineau, G., J. García-Serrano, and C. Frankignoul, 2017: The Influence of Autumnal Eurasian Snow Cover on Climate and Its Link with Arctic Sea Ice Cover.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7599–7619, doi:</w:t>
      </w:r>
      <w:hyperlink r:id="rId520" w:history="1">
        <w:r w:rsidRPr="005D5915">
          <w:rPr>
            <w:rStyle w:val="Hyperlink"/>
            <w:rFonts w:cs="Times New Roman"/>
            <w:sz w:val="20"/>
            <w:szCs w:val="20"/>
            <w:lang w:val="en-US"/>
          </w:rPr>
          <w:t>10.1175/jcli-d-16-0623.1</w:t>
        </w:r>
      </w:hyperlink>
      <w:r w:rsidRPr="005D5915">
        <w:rPr>
          <w:rFonts w:cs="Times New Roman"/>
          <w:sz w:val="20"/>
          <w:szCs w:val="20"/>
          <w:lang w:val="en-GB"/>
        </w:rPr>
        <w:t>.</w:t>
      </w:r>
    </w:p>
    <w:p w14:paraId="6385F8FA" w14:textId="30875A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Gautam, R., N.C. Hsu, W.K.-M. Lau, and T.J. Yasunari, 2013: Satellite observations of desert dust-induced Himalayan snow darkening.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40(5)</w:t>
      </w:r>
      <w:r w:rsidRPr="005D5915">
        <w:rPr>
          <w:rFonts w:cs="Times New Roman"/>
          <w:sz w:val="20"/>
          <w:szCs w:val="20"/>
          <w:lang w:val="en-GB"/>
        </w:rPr>
        <w:t>, 988–993, doi:</w:t>
      </w:r>
      <w:hyperlink r:id="rId521" w:history="1">
        <w:r w:rsidRPr="005D5915">
          <w:rPr>
            <w:rStyle w:val="Hyperlink"/>
            <w:rFonts w:cs="Times New Roman"/>
            <w:sz w:val="20"/>
            <w:szCs w:val="20"/>
            <w:lang w:val="en-US"/>
          </w:rPr>
          <w:t>10.1002/grl.50226</w:t>
        </w:r>
      </w:hyperlink>
      <w:r w:rsidRPr="005D5915">
        <w:rPr>
          <w:rFonts w:cs="Times New Roman"/>
          <w:sz w:val="20"/>
          <w:szCs w:val="20"/>
          <w:lang w:val="en-GB"/>
        </w:rPr>
        <w:t>.</w:t>
      </w:r>
    </w:p>
    <w:p w14:paraId="53AF5F04" w14:textId="591400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GCOS, 2015: </w:t>
      </w:r>
      <w:r w:rsidRPr="005D5915">
        <w:rPr>
          <w:rFonts w:cs="Times New Roman"/>
          <w:i/>
          <w:sz w:val="20"/>
          <w:szCs w:val="20"/>
          <w:lang w:val="en-GB"/>
        </w:rPr>
        <w:t>Status of the Global Observing System for Climate</w:t>
      </w:r>
      <w:r w:rsidRPr="005D5915">
        <w:rPr>
          <w:rFonts w:cs="Times New Roman"/>
          <w:sz w:val="20"/>
          <w:szCs w:val="20"/>
          <w:lang w:val="en-GB"/>
        </w:rPr>
        <w:t>. Global Climate Observing System (GCOS) Secretariat, c/o World Meteorological Organization (WMO), Geneva, Switzerland, 353 pp.</w:t>
      </w:r>
    </w:p>
    <w:p w14:paraId="6F5171DE" w14:textId="49C5D4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Gentry, M.S. and G.M. Lackmann, 2010: Sensitivity of Simulated Tropical Cyclone Structure and Intensity to Horizontal Resolution.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138(3)</w:t>
      </w:r>
      <w:r w:rsidRPr="005D5915">
        <w:rPr>
          <w:rFonts w:cs="Times New Roman"/>
          <w:sz w:val="20"/>
          <w:szCs w:val="20"/>
          <w:lang w:val="en-GB"/>
        </w:rPr>
        <w:t>, 688–704, doi:</w:t>
      </w:r>
      <w:hyperlink r:id="rId522" w:history="1">
        <w:r w:rsidRPr="005D5915">
          <w:rPr>
            <w:rStyle w:val="Hyperlink"/>
            <w:rFonts w:cs="Times New Roman"/>
            <w:sz w:val="20"/>
            <w:szCs w:val="20"/>
            <w:lang w:val="en-US"/>
          </w:rPr>
          <w:t>10.1175/2009mwr2976.1</w:t>
        </w:r>
      </w:hyperlink>
      <w:r w:rsidRPr="005D5915">
        <w:rPr>
          <w:rFonts w:cs="Times New Roman"/>
          <w:sz w:val="20"/>
          <w:szCs w:val="20"/>
          <w:lang w:val="en-GB"/>
        </w:rPr>
        <w:t>.</w:t>
      </w:r>
    </w:p>
    <w:p w14:paraId="456CDA78" w14:textId="1C1796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Georgakakos, A. et al., 2014: Ch. 3: Water Resources. In: </w:t>
      </w:r>
      <w:r w:rsidRPr="005D5915">
        <w:rPr>
          <w:rFonts w:cs="Times New Roman"/>
          <w:i/>
          <w:sz w:val="20"/>
          <w:szCs w:val="20"/>
          <w:lang w:val="en-GB"/>
        </w:rPr>
        <w:t>Climate Change Impacts in the United States: The Third National Climate Assessment</w:t>
      </w:r>
      <w:r w:rsidRPr="005D5915">
        <w:rPr>
          <w:rFonts w:cs="Times New Roman"/>
          <w:sz w:val="20"/>
          <w:szCs w:val="20"/>
          <w:lang w:val="en-GB"/>
        </w:rPr>
        <w:t xml:space="preserve"> [Melillo, J.M., T.C. Richmond, and G. Yohe (eds.)]. U.S. Global Change Research Program, pp. 69–112, doi:</w:t>
      </w:r>
      <w:hyperlink r:id="rId523" w:history="1">
        <w:r w:rsidRPr="005D5915">
          <w:rPr>
            <w:rStyle w:val="Hyperlink"/>
            <w:rFonts w:cs="Times New Roman"/>
            <w:sz w:val="20"/>
            <w:szCs w:val="20"/>
            <w:lang w:val="en-US"/>
          </w:rPr>
          <w:t>10.7930/j0g44n6t</w:t>
        </w:r>
      </w:hyperlink>
      <w:r w:rsidRPr="005D5915">
        <w:rPr>
          <w:rFonts w:cs="Times New Roman"/>
          <w:sz w:val="20"/>
          <w:szCs w:val="20"/>
          <w:lang w:val="en-GB"/>
        </w:rPr>
        <w:t>.</w:t>
      </w:r>
    </w:p>
    <w:p w14:paraId="4FF51E90" w14:textId="18D0D6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Georgescu, M., M. Moustaoui, A. Mahalov, and J. Dudhia, 2013: Summer-time climate impacts of projected megapolitan expansion in Arizona.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37–41, doi:</w:t>
      </w:r>
      <w:hyperlink r:id="rId524" w:history="1">
        <w:r w:rsidRPr="005D5915">
          <w:rPr>
            <w:rStyle w:val="Hyperlink"/>
            <w:rFonts w:cs="Times New Roman"/>
            <w:sz w:val="20"/>
            <w:szCs w:val="20"/>
            <w:lang w:val="en-US"/>
          </w:rPr>
          <w:t>10.1038/nclimate1656</w:t>
        </w:r>
      </w:hyperlink>
      <w:r w:rsidRPr="005D5915">
        <w:rPr>
          <w:rFonts w:cs="Times New Roman"/>
          <w:sz w:val="20"/>
          <w:szCs w:val="20"/>
          <w:lang w:val="en-GB"/>
        </w:rPr>
        <w:t>.</w:t>
      </w:r>
    </w:p>
    <w:p w14:paraId="1EB1C364" w14:textId="4A240F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Gervais, M., L.B. Tremblay, J.R. Gyakum, and E. Atallah, 2014: Representing Extremes in a Daily Gridded Precipitation Analysis over the United States: Impacts of Station Density, Resolution, and Gridding Methods.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27(14)</w:t>
      </w:r>
      <w:r w:rsidRPr="005D5915">
        <w:rPr>
          <w:rFonts w:cs="Times New Roman"/>
          <w:sz w:val="20"/>
          <w:szCs w:val="20"/>
          <w:lang w:val="en-GB"/>
        </w:rPr>
        <w:t>, 5201–5218, doi:</w:t>
      </w:r>
      <w:hyperlink r:id="rId525" w:history="1">
        <w:r w:rsidRPr="005D5915">
          <w:rPr>
            <w:rStyle w:val="Hyperlink"/>
            <w:rFonts w:cs="Times New Roman"/>
            <w:sz w:val="20"/>
            <w:szCs w:val="20"/>
            <w:lang w:val="en-US"/>
          </w:rPr>
          <w:t>10.1175/jcli-d-13-00319.1</w:t>
        </w:r>
      </w:hyperlink>
      <w:r w:rsidRPr="005D5915">
        <w:rPr>
          <w:rFonts w:cs="Times New Roman"/>
          <w:sz w:val="20"/>
          <w:szCs w:val="20"/>
          <w:lang w:val="en-GB"/>
        </w:rPr>
        <w:t>.</w:t>
      </w:r>
    </w:p>
    <w:p w14:paraId="646392FC" w14:textId="2AE9F2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Gevaert, A.I., D.G. Miralles, R.A.M. de Jeu, J. Schellekens, and A.J. Dolman, 2018: Soil Moisture-Temperature Coupling in a Set of Land Surface Models.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526" w:history="1">
        <w:r w:rsidRPr="005D5915">
          <w:rPr>
            <w:rStyle w:val="Hyperlink"/>
            <w:rFonts w:cs="Times New Roman"/>
            <w:sz w:val="20"/>
            <w:szCs w:val="20"/>
            <w:lang w:val="en-US"/>
          </w:rPr>
          <w:t>10.1002/2017jd027346</w:t>
        </w:r>
      </w:hyperlink>
      <w:r w:rsidRPr="005D5915">
        <w:rPr>
          <w:rFonts w:cs="Times New Roman"/>
          <w:sz w:val="20"/>
          <w:szCs w:val="20"/>
          <w:lang w:val="en-GB"/>
        </w:rPr>
        <w:t>.</w:t>
      </w:r>
    </w:p>
    <w:p w14:paraId="6C0107E7" w14:textId="16519C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Ghosh, R., W.A. Müller, J. Baehr, and J. Bader, 2017: Impact of observed North Atlantic multidecadal variations to European summer climate: a linear baroclinic response to surface heating.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48(11–12)</w:t>
      </w:r>
      <w:r w:rsidRPr="005D5915">
        <w:rPr>
          <w:rFonts w:cs="Times New Roman"/>
          <w:sz w:val="20"/>
          <w:szCs w:val="20"/>
          <w:lang w:val="en-GB"/>
        </w:rPr>
        <w:t>, 3547–3563, doi:</w:t>
      </w:r>
      <w:hyperlink r:id="rId527" w:history="1">
        <w:r w:rsidRPr="005D5915">
          <w:rPr>
            <w:rStyle w:val="Hyperlink"/>
            <w:rFonts w:cs="Times New Roman"/>
            <w:sz w:val="20"/>
            <w:szCs w:val="20"/>
            <w:lang w:val="en-US"/>
          </w:rPr>
          <w:t>10.1007/s00382-016-3283-4</w:t>
        </w:r>
      </w:hyperlink>
      <w:r w:rsidRPr="005D5915">
        <w:rPr>
          <w:rFonts w:cs="Times New Roman"/>
          <w:sz w:val="20"/>
          <w:szCs w:val="20"/>
          <w:lang w:val="en-GB"/>
        </w:rPr>
        <w:t>.</w:t>
      </w:r>
    </w:p>
    <w:p w14:paraId="53FF0A44" w14:textId="1125D7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Giannini, A. and A. Kaplan, 2019: The role of aerosols and greenhouse gases in Sahel drought and recovery.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152(3–4)</w:t>
      </w:r>
      <w:r w:rsidRPr="005D5915">
        <w:rPr>
          <w:rFonts w:cs="Times New Roman"/>
          <w:sz w:val="20"/>
          <w:szCs w:val="20"/>
          <w:lang w:val="en-GB"/>
        </w:rPr>
        <w:t>, 449–466, doi:</w:t>
      </w:r>
      <w:hyperlink r:id="rId528" w:history="1">
        <w:r w:rsidRPr="005D5915">
          <w:rPr>
            <w:rStyle w:val="Hyperlink"/>
            <w:rFonts w:cs="Times New Roman"/>
            <w:sz w:val="20"/>
            <w:szCs w:val="20"/>
            <w:lang w:val="en-US"/>
          </w:rPr>
          <w:t>10.1007/s10584-018-2341-9</w:t>
        </w:r>
      </w:hyperlink>
      <w:r w:rsidRPr="005D5915">
        <w:rPr>
          <w:rFonts w:cs="Times New Roman"/>
          <w:sz w:val="20"/>
          <w:szCs w:val="20"/>
          <w:lang w:val="en-GB"/>
        </w:rPr>
        <w:t>.</w:t>
      </w:r>
    </w:p>
    <w:p w14:paraId="73BA5D2E" w14:textId="6EC695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Giannini, A. et al., 2013: A unifying view of climate change in the Sahel linking intra-seasonal, interannual and longer time scales.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024010, doi:</w:t>
      </w:r>
      <w:hyperlink r:id="rId529" w:history="1">
        <w:r w:rsidRPr="005D5915">
          <w:rPr>
            <w:rStyle w:val="Hyperlink"/>
            <w:rFonts w:cs="Times New Roman"/>
            <w:sz w:val="20"/>
            <w:szCs w:val="20"/>
            <w:lang w:val="en-US"/>
          </w:rPr>
          <w:t>10.1088/1748-9326/8/2/024010</w:t>
        </w:r>
      </w:hyperlink>
      <w:r w:rsidRPr="005D5915">
        <w:rPr>
          <w:rFonts w:cs="Times New Roman"/>
          <w:sz w:val="20"/>
          <w:szCs w:val="20"/>
          <w:lang w:val="en-GB"/>
        </w:rPr>
        <w:t>.</w:t>
      </w:r>
    </w:p>
    <w:p w14:paraId="5373669D" w14:textId="442D26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Giesen, R.H. and J. Oerlemans, 2013: Climate-model induced differences in the 21st century global and regional glacier contributions to sea-level rise.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3283–3300, doi:</w:t>
      </w:r>
      <w:hyperlink r:id="rId530" w:history="1">
        <w:r w:rsidRPr="005D5915">
          <w:rPr>
            <w:rStyle w:val="Hyperlink"/>
            <w:rFonts w:cs="Times New Roman"/>
            <w:sz w:val="20"/>
            <w:szCs w:val="20"/>
            <w:lang w:val="en-US"/>
          </w:rPr>
          <w:t>10.1007/s00382-013-1743-7</w:t>
        </w:r>
      </w:hyperlink>
      <w:r w:rsidRPr="005D5915">
        <w:rPr>
          <w:rFonts w:cs="Times New Roman"/>
          <w:sz w:val="20"/>
          <w:szCs w:val="20"/>
          <w:lang w:val="en-GB"/>
        </w:rPr>
        <w:t>.</w:t>
      </w:r>
    </w:p>
    <w:p w14:paraId="133B99DC" w14:textId="731758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Gillett, N.P. et al., 2016: The Detection and Attribution Model Intercomparison Project (DAMIP v1.0) contribution to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3685–3697, doi:</w:t>
      </w:r>
      <w:hyperlink r:id="rId531" w:history="1">
        <w:r w:rsidRPr="005D5915">
          <w:rPr>
            <w:rStyle w:val="Hyperlink"/>
            <w:rFonts w:cs="Times New Roman"/>
            <w:sz w:val="20"/>
            <w:szCs w:val="20"/>
            <w:lang w:val="en-US"/>
          </w:rPr>
          <w:t>10.5194/gmd-9-3685-2016</w:t>
        </w:r>
      </w:hyperlink>
      <w:r w:rsidRPr="005D5915">
        <w:rPr>
          <w:rFonts w:cs="Times New Roman"/>
          <w:sz w:val="20"/>
          <w:szCs w:val="20"/>
          <w:lang w:val="en-GB"/>
        </w:rPr>
        <w:t>.</w:t>
      </w:r>
    </w:p>
    <w:p w14:paraId="61A6F49B" w14:textId="245F80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Ginoux, P., J. Prospero, T. Gill, N. Hsu, and M. Zhao, 2012: Global-scale attribution of anthropogenic and natural dust sources and their emission rates based on MODIS Deep Blue aerosol products.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50</w:t>
      </w:r>
      <w:r w:rsidRPr="005D5915">
        <w:rPr>
          <w:rFonts w:cs="Times New Roman"/>
          <w:sz w:val="20"/>
          <w:szCs w:val="20"/>
          <w:lang w:val="en-GB"/>
        </w:rPr>
        <w:t>, 3005, doi:</w:t>
      </w:r>
      <w:hyperlink r:id="rId532" w:history="1">
        <w:r w:rsidRPr="005D5915">
          <w:rPr>
            <w:rStyle w:val="Hyperlink"/>
            <w:rFonts w:cs="Times New Roman"/>
            <w:sz w:val="20"/>
            <w:szCs w:val="20"/>
            <w:lang w:val="en-US"/>
          </w:rPr>
          <w:t>10.1029/2012rg000388</w:t>
        </w:r>
      </w:hyperlink>
      <w:r w:rsidRPr="005D5915">
        <w:rPr>
          <w:rFonts w:cs="Times New Roman"/>
          <w:sz w:val="20"/>
          <w:szCs w:val="20"/>
          <w:lang w:val="en-GB"/>
        </w:rPr>
        <w:t>.</w:t>
      </w:r>
    </w:p>
    <w:p w14:paraId="7EC647CB" w14:textId="465673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2019: Thirty Years of Regional Climate Modeling: Where Are We and Where Are We Going next? </w:t>
      </w:r>
      <w:r w:rsidRPr="005D5915">
        <w:rPr>
          <w:rFonts w:cs="Times New Roman"/>
          <w:i/>
          <w:sz w:val="20"/>
          <w:szCs w:val="20"/>
          <w:lang w:val="en-GB"/>
        </w:rPr>
        <w:t>Journal of Geophysical Research: Atmospheres</w:t>
      </w:r>
      <w:r w:rsidRPr="005D5915">
        <w:rPr>
          <w:rFonts w:cs="Times New Roman"/>
          <w:sz w:val="20"/>
          <w:szCs w:val="20"/>
          <w:lang w:val="en-GB"/>
        </w:rPr>
        <w:t>, 2018JD030094, doi:</w:t>
      </w:r>
      <w:hyperlink r:id="rId533" w:history="1">
        <w:r w:rsidRPr="005D5915">
          <w:rPr>
            <w:rStyle w:val="Hyperlink"/>
            <w:rFonts w:cs="Times New Roman"/>
            <w:sz w:val="20"/>
            <w:szCs w:val="20"/>
            <w:lang w:val="en-US"/>
          </w:rPr>
          <w:t>10.1029/2018jd030094</w:t>
        </w:r>
      </w:hyperlink>
      <w:r w:rsidRPr="005D5915">
        <w:rPr>
          <w:rFonts w:cs="Times New Roman"/>
          <w:sz w:val="20"/>
          <w:szCs w:val="20"/>
          <w:lang w:val="en-GB"/>
        </w:rPr>
        <w:t>.</w:t>
      </w:r>
    </w:p>
    <w:p w14:paraId="7D9E8A1A" w14:textId="726DB4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2020: Producing actionable climate change information for regions: the distillation paradigm and the 3R framework. </w:t>
      </w:r>
      <w:r w:rsidRPr="005D5915">
        <w:rPr>
          <w:rFonts w:cs="Times New Roman"/>
          <w:i/>
          <w:sz w:val="20"/>
          <w:szCs w:val="20"/>
          <w:lang w:val="en-GB"/>
        </w:rPr>
        <w:t>The European Physical Journal Plus</w:t>
      </w:r>
      <w:r w:rsidRPr="005D5915">
        <w:rPr>
          <w:rFonts w:cs="Times New Roman"/>
          <w:sz w:val="20"/>
          <w:szCs w:val="20"/>
          <w:lang w:val="en-GB"/>
        </w:rPr>
        <w:t xml:space="preserve">, </w:t>
      </w:r>
      <w:r w:rsidRPr="005D5915">
        <w:rPr>
          <w:rFonts w:cs="Times New Roman"/>
          <w:b/>
          <w:sz w:val="20"/>
          <w:szCs w:val="20"/>
          <w:lang w:val="en-GB"/>
        </w:rPr>
        <w:t>135(5)</w:t>
      </w:r>
      <w:r w:rsidRPr="005D5915">
        <w:rPr>
          <w:rFonts w:cs="Times New Roman"/>
          <w:sz w:val="20"/>
          <w:szCs w:val="20"/>
          <w:lang w:val="en-GB"/>
        </w:rPr>
        <w:t>, 435, doi:</w:t>
      </w:r>
      <w:hyperlink r:id="rId534" w:history="1">
        <w:r w:rsidRPr="005D5915">
          <w:rPr>
            <w:rStyle w:val="Hyperlink"/>
            <w:rFonts w:cs="Times New Roman"/>
            <w:sz w:val="20"/>
            <w:szCs w:val="20"/>
            <w:lang w:val="en-US"/>
          </w:rPr>
          <w:t>10.1140/epjp/s13360-020-00453-1</w:t>
        </w:r>
      </w:hyperlink>
      <w:r w:rsidRPr="005D5915">
        <w:rPr>
          <w:rFonts w:cs="Times New Roman"/>
          <w:sz w:val="20"/>
          <w:szCs w:val="20"/>
          <w:lang w:val="en-GB"/>
        </w:rPr>
        <w:t>.</w:t>
      </w:r>
    </w:p>
    <w:p w14:paraId="75AF80B4" w14:textId="18F6719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and X. Bi, 2009: Time of emergence (TOE) of GHG-forced precipitation change hot-spots.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36(6)</w:t>
      </w:r>
      <w:r w:rsidRPr="005D5915">
        <w:rPr>
          <w:rFonts w:cs="Times New Roman"/>
          <w:sz w:val="20"/>
          <w:szCs w:val="20"/>
          <w:lang w:val="en-GB"/>
        </w:rPr>
        <w:t>, L06709, doi:</w:t>
      </w:r>
      <w:hyperlink r:id="rId535" w:history="1">
        <w:r w:rsidRPr="005D5915">
          <w:rPr>
            <w:rStyle w:val="Hyperlink"/>
            <w:rFonts w:cs="Times New Roman"/>
            <w:sz w:val="20"/>
            <w:szCs w:val="20"/>
            <w:lang w:val="en-US"/>
          </w:rPr>
          <w:t>10.1029/2009gl037593</w:t>
        </w:r>
      </w:hyperlink>
      <w:r w:rsidRPr="005D5915">
        <w:rPr>
          <w:rFonts w:cs="Times New Roman"/>
          <w:sz w:val="20"/>
          <w:szCs w:val="20"/>
          <w:lang w:val="en-GB"/>
        </w:rPr>
        <w:t>.</w:t>
      </w:r>
    </w:p>
    <w:p w14:paraId="4170EAE6" w14:textId="7A6F4B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and W.J. Gutowski, 2015: Regional Dynamical Downscaling and the CORDEX Initiative. </w:t>
      </w:r>
      <w:r w:rsidRPr="005D5915">
        <w:rPr>
          <w:rFonts w:cs="Times New Roman"/>
          <w:i/>
          <w:sz w:val="20"/>
          <w:szCs w:val="20"/>
          <w:lang w:val="en-GB"/>
        </w:rPr>
        <w:t>Annual Review of Environment and Resources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467–490, doi:</w:t>
      </w:r>
      <w:hyperlink r:id="rId536" w:history="1">
        <w:r w:rsidRPr="005D5915">
          <w:rPr>
            <w:rStyle w:val="Hyperlink"/>
            <w:rFonts w:cs="Times New Roman"/>
            <w:sz w:val="20"/>
            <w:szCs w:val="20"/>
            <w:lang w:val="en-US"/>
          </w:rPr>
          <w:t>10.1146/annurev-environ-102014-021217</w:t>
        </w:r>
      </w:hyperlink>
      <w:r w:rsidRPr="005D5915">
        <w:rPr>
          <w:rFonts w:cs="Times New Roman"/>
          <w:sz w:val="20"/>
          <w:szCs w:val="20"/>
          <w:lang w:val="en-GB"/>
        </w:rPr>
        <w:t>.</w:t>
      </w:r>
    </w:p>
    <w:p w14:paraId="1AA75C80" w14:textId="5B565C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C. Jones, and G.R. Asrar, 2009: Addressing climate information needs at the regional level: the CORDEX framework. </w:t>
      </w:r>
      <w:r w:rsidRPr="005D5915">
        <w:rPr>
          <w:rFonts w:cs="Times New Roman"/>
          <w:i/>
          <w:sz w:val="20"/>
          <w:szCs w:val="20"/>
          <w:lang w:val="en-GB"/>
        </w:rPr>
        <w:t>WMO Bulletin</w:t>
      </w:r>
      <w:r w:rsidRPr="005D5915">
        <w:rPr>
          <w:rFonts w:cs="Times New Roman"/>
          <w:sz w:val="20"/>
          <w:szCs w:val="20"/>
          <w:lang w:val="en-GB"/>
        </w:rPr>
        <w:t xml:space="preserve">, </w:t>
      </w:r>
      <w:r w:rsidRPr="005D5915">
        <w:rPr>
          <w:rFonts w:cs="Times New Roman"/>
          <w:b/>
          <w:sz w:val="20"/>
          <w:szCs w:val="20"/>
          <w:lang w:val="en-GB"/>
        </w:rPr>
        <w:t>58(3)</w:t>
      </w:r>
      <w:r w:rsidRPr="005D5915">
        <w:rPr>
          <w:rFonts w:cs="Times New Roman"/>
          <w:sz w:val="20"/>
          <w:szCs w:val="20"/>
          <w:lang w:val="en-GB"/>
        </w:rPr>
        <w:t>, 175–183.</w:t>
      </w:r>
    </w:p>
    <w:p w14:paraId="1B23B2B6" w14:textId="5D7212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et al., 2016: Enhanced summer convective rainfall at Alpine high elevations in response to climate warming.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584–589, doi:</w:t>
      </w:r>
      <w:hyperlink r:id="rId537" w:history="1">
        <w:r w:rsidRPr="005D5915">
          <w:rPr>
            <w:rStyle w:val="Hyperlink"/>
            <w:rFonts w:cs="Times New Roman"/>
            <w:sz w:val="20"/>
            <w:szCs w:val="20"/>
            <w:lang w:val="en-US"/>
          </w:rPr>
          <w:t>10.1038/ngeo2761</w:t>
        </w:r>
      </w:hyperlink>
      <w:r w:rsidRPr="005D5915">
        <w:rPr>
          <w:rFonts w:cs="Times New Roman"/>
          <w:sz w:val="20"/>
          <w:szCs w:val="20"/>
          <w:lang w:val="en-GB"/>
        </w:rPr>
        <w:t>.</w:t>
      </w:r>
    </w:p>
    <w:p w14:paraId="7C41DB51" w14:textId="2120B8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Giot, O. et al., 2016: Validation of the ALARO-0 model within the EURO-CORDEX framework.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1143–1152, doi:</w:t>
      </w:r>
      <w:hyperlink r:id="rId538" w:history="1">
        <w:r w:rsidRPr="005D5915">
          <w:rPr>
            <w:rStyle w:val="Hyperlink"/>
            <w:rFonts w:cs="Times New Roman"/>
            <w:sz w:val="20"/>
            <w:szCs w:val="20"/>
            <w:lang w:val="en-US"/>
          </w:rPr>
          <w:t>10.5194/gmd-9-1143-2016</w:t>
        </w:r>
      </w:hyperlink>
      <w:r w:rsidRPr="005D5915">
        <w:rPr>
          <w:rFonts w:cs="Times New Roman"/>
          <w:sz w:val="20"/>
          <w:szCs w:val="20"/>
          <w:lang w:val="en-GB"/>
        </w:rPr>
        <w:t>.</w:t>
      </w:r>
    </w:p>
    <w:p w14:paraId="7F61A5AB" w14:textId="24FDA5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Gleckler, P. et al., 2016: A More Powerful Reality Test for Climate Models. </w:t>
      </w:r>
      <w:r w:rsidRPr="005D5915">
        <w:rPr>
          <w:rFonts w:cs="Times New Roman"/>
          <w:i/>
          <w:sz w:val="20"/>
          <w:szCs w:val="20"/>
          <w:lang w:val="en-GB"/>
        </w:rPr>
        <w:t>Eos</w:t>
      </w:r>
      <w:r w:rsidRPr="005D5915">
        <w:rPr>
          <w:rFonts w:cs="Times New Roman"/>
          <w:sz w:val="20"/>
          <w:szCs w:val="20"/>
          <w:lang w:val="en-GB"/>
        </w:rPr>
        <w:t xml:space="preserve">, </w:t>
      </w:r>
      <w:r w:rsidRPr="005D5915">
        <w:rPr>
          <w:rFonts w:cs="Times New Roman"/>
          <w:b/>
          <w:sz w:val="20"/>
          <w:szCs w:val="20"/>
          <w:lang w:val="en-GB"/>
        </w:rPr>
        <w:t>97</w:t>
      </w:r>
      <w:r w:rsidRPr="005D5915">
        <w:rPr>
          <w:rFonts w:cs="Times New Roman"/>
          <w:sz w:val="20"/>
          <w:szCs w:val="20"/>
          <w:lang w:val="en-GB"/>
        </w:rPr>
        <w:t>, doi:</w:t>
      </w:r>
      <w:hyperlink r:id="rId539" w:history="1">
        <w:r w:rsidRPr="005D5915">
          <w:rPr>
            <w:rStyle w:val="Hyperlink"/>
            <w:rFonts w:cs="Times New Roman"/>
            <w:sz w:val="20"/>
            <w:szCs w:val="20"/>
            <w:lang w:val="en-US"/>
          </w:rPr>
          <w:t>10.1029/2016eo051663</w:t>
        </w:r>
      </w:hyperlink>
      <w:r w:rsidRPr="005D5915">
        <w:rPr>
          <w:rFonts w:cs="Times New Roman"/>
          <w:sz w:val="20"/>
          <w:szCs w:val="20"/>
          <w:lang w:val="en-GB"/>
        </w:rPr>
        <w:t>.</w:t>
      </w:r>
    </w:p>
    <w:p w14:paraId="31D2A766" w14:textId="707C56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Glinton, M.R., S.L. Gray, J.M. Chagnon, and C.J. Morcrette, 2017: Modulation of precipitation by conditional symmetric instability release.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186–201, doi:</w:t>
      </w:r>
      <w:hyperlink r:id="rId540" w:history="1">
        <w:r w:rsidRPr="005D5915">
          <w:rPr>
            <w:rStyle w:val="Hyperlink"/>
            <w:rFonts w:cs="Times New Roman"/>
            <w:sz w:val="20"/>
            <w:szCs w:val="20"/>
            <w:lang w:val="en-US"/>
          </w:rPr>
          <w:t>10.1016/j.atmosres.2016.10.013</w:t>
        </w:r>
      </w:hyperlink>
      <w:r w:rsidRPr="005D5915">
        <w:rPr>
          <w:rFonts w:cs="Times New Roman"/>
          <w:sz w:val="20"/>
          <w:szCs w:val="20"/>
          <w:lang w:val="en-GB"/>
        </w:rPr>
        <w:t>.</w:t>
      </w:r>
    </w:p>
    <w:p w14:paraId="6D050F7D" w14:textId="4475FE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Glotter, M. et al., 2014: Evaluating the utility of dynamical downscaling in agricultural impacts projections.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111(24)</w:t>
      </w:r>
      <w:r w:rsidRPr="005D5915">
        <w:rPr>
          <w:rFonts w:cs="Times New Roman"/>
          <w:sz w:val="20"/>
          <w:szCs w:val="20"/>
          <w:lang w:val="en-GB"/>
        </w:rPr>
        <w:t>, 8776–8781, doi:</w:t>
      </w:r>
      <w:hyperlink r:id="rId541" w:history="1">
        <w:r w:rsidRPr="005D5915">
          <w:rPr>
            <w:rStyle w:val="Hyperlink"/>
            <w:rFonts w:cs="Times New Roman"/>
            <w:sz w:val="20"/>
            <w:szCs w:val="20"/>
            <w:lang w:val="en-US"/>
          </w:rPr>
          <w:t>10.1073/pnas.1314787111</w:t>
        </w:r>
      </w:hyperlink>
      <w:r w:rsidRPr="005D5915">
        <w:rPr>
          <w:rFonts w:cs="Times New Roman"/>
          <w:sz w:val="20"/>
          <w:szCs w:val="20"/>
          <w:lang w:val="en-GB"/>
        </w:rPr>
        <w:t>.</w:t>
      </w:r>
    </w:p>
    <w:p w14:paraId="7DBD89F7" w14:textId="3FE63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Gobiet, A., M. Suklitsch, and G. Heinrich, 2015: The effect of empirical-statistical correction of intensity-dependent model errors on the temperature climate change signal.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19(10)</w:t>
      </w:r>
      <w:r w:rsidRPr="005D5915">
        <w:rPr>
          <w:rFonts w:cs="Times New Roman"/>
          <w:sz w:val="20"/>
          <w:szCs w:val="20"/>
          <w:lang w:val="en-GB"/>
        </w:rPr>
        <w:t>, 4055–4066, doi:</w:t>
      </w:r>
      <w:hyperlink r:id="rId542" w:history="1">
        <w:r w:rsidRPr="005D5915">
          <w:rPr>
            <w:rStyle w:val="Hyperlink"/>
            <w:rFonts w:cs="Times New Roman"/>
            <w:sz w:val="20"/>
            <w:szCs w:val="20"/>
            <w:lang w:val="en-US"/>
          </w:rPr>
          <w:t>10.5194/hess-19-4055-2015</w:t>
        </w:r>
      </w:hyperlink>
      <w:r w:rsidRPr="005D5915">
        <w:rPr>
          <w:rFonts w:cs="Times New Roman"/>
          <w:sz w:val="20"/>
          <w:szCs w:val="20"/>
          <w:lang w:val="en-GB"/>
        </w:rPr>
        <w:t>.</w:t>
      </w:r>
    </w:p>
    <w:p w14:paraId="7ECACF6B" w14:textId="2A63F1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Goldberg, M.H., S. Linden, M.T. Ballew, S.A. Rosenthal, and A. Leiserowitz, 2019: The role of anchoring in judgments about expert consensus. </w:t>
      </w:r>
      <w:r w:rsidRPr="005D5915">
        <w:rPr>
          <w:rFonts w:cs="Times New Roman"/>
          <w:i/>
          <w:sz w:val="20"/>
          <w:szCs w:val="20"/>
          <w:lang w:val="en-GB"/>
        </w:rPr>
        <w:t>Journal of Applied Social Psychology</w:t>
      </w:r>
      <w:r w:rsidRPr="005D5915">
        <w:rPr>
          <w:rFonts w:cs="Times New Roman"/>
          <w:sz w:val="20"/>
          <w:szCs w:val="20"/>
          <w:lang w:val="en-GB"/>
        </w:rPr>
        <w:t xml:space="preserve">, </w:t>
      </w:r>
      <w:r w:rsidRPr="005D5915">
        <w:rPr>
          <w:rFonts w:cs="Times New Roman"/>
          <w:b/>
          <w:sz w:val="20"/>
          <w:szCs w:val="20"/>
          <w:lang w:val="en-GB"/>
        </w:rPr>
        <w:t>49(3)</w:t>
      </w:r>
      <w:r w:rsidRPr="005D5915">
        <w:rPr>
          <w:rFonts w:cs="Times New Roman"/>
          <w:sz w:val="20"/>
          <w:szCs w:val="20"/>
          <w:lang w:val="en-GB"/>
        </w:rPr>
        <w:t>, 192–200, doi:</w:t>
      </w:r>
      <w:hyperlink r:id="rId543" w:history="1">
        <w:r w:rsidRPr="005D5915">
          <w:rPr>
            <w:rStyle w:val="Hyperlink"/>
            <w:rFonts w:cs="Times New Roman"/>
            <w:sz w:val="20"/>
            <w:szCs w:val="20"/>
            <w:lang w:val="en-US"/>
          </w:rPr>
          <w:t>10.1111/jasp.12576</w:t>
        </w:r>
      </w:hyperlink>
      <w:r w:rsidRPr="005D5915">
        <w:rPr>
          <w:rFonts w:cs="Times New Roman"/>
          <w:sz w:val="20"/>
          <w:szCs w:val="20"/>
          <w:lang w:val="en-GB"/>
        </w:rPr>
        <w:t>.</w:t>
      </w:r>
    </w:p>
    <w:p w14:paraId="572AF984" w14:textId="51774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Golosov, S., I. Zverev, E. Shipunova, and A. Terzhevik, 2018: Modified parameterization of the vertical water temperature profile in the FLake model.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70(1)</w:t>
      </w:r>
      <w:r w:rsidRPr="005D5915">
        <w:rPr>
          <w:rFonts w:cs="Times New Roman"/>
          <w:sz w:val="20"/>
          <w:szCs w:val="20"/>
          <w:lang w:val="en-GB"/>
        </w:rPr>
        <w:t>, 1–7, doi:</w:t>
      </w:r>
      <w:hyperlink r:id="rId544" w:history="1">
        <w:r w:rsidRPr="005D5915">
          <w:rPr>
            <w:rStyle w:val="Hyperlink"/>
            <w:rFonts w:cs="Times New Roman"/>
            <w:sz w:val="20"/>
            <w:szCs w:val="20"/>
            <w:lang w:val="en-US"/>
          </w:rPr>
          <w:t>10.1080/16000870.2018.1441247</w:t>
        </w:r>
      </w:hyperlink>
      <w:r w:rsidRPr="005D5915">
        <w:rPr>
          <w:rFonts w:cs="Times New Roman"/>
          <w:sz w:val="20"/>
          <w:szCs w:val="20"/>
          <w:lang w:val="en-GB"/>
        </w:rPr>
        <w:t>.</w:t>
      </w:r>
    </w:p>
    <w:p w14:paraId="67676145" w14:textId="13F43F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D. and S. Wang, 1999: Definition of Antarctic Oscillation index.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26(4)</w:t>
      </w:r>
      <w:r w:rsidRPr="005D5915">
        <w:rPr>
          <w:rFonts w:cs="Times New Roman"/>
          <w:sz w:val="20"/>
          <w:szCs w:val="20"/>
          <w:lang w:val="en-GB"/>
        </w:rPr>
        <w:t>, 459–462, doi:</w:t>
      </w:r>
      <w:hyperlink r:id="rId545" w:history="1">
        <w:r w:rsidRPr="005D5915">
          <w:rPr>
            <w:rStyle w:val="Hyperlink"/>
            <w:rFonts w:cs="Times New Roman"/>
            <w:sz w:val="20"/>
            <w:szCs w:val="20"/>
            <w:lang w:val="en-US"/>
          </w:rPr>
          <w:t>10.1029/1999gl900003</w:t>
        </w:r>
      </w:hyperlink>
      <w:r w:rsidRPr="005D5915">
        <w:rPr>
          <w:rFonts w:cs="Times New Roman"/>
          <w:sz w:val="20"/>
          <w:szCs w:val="20"/>
          <w:lang w:val="en-GB"/>
        </w:rPr>
        <w:t>.</w:t>
      </w:r>
    </w:p>
    <w:p w14:paraId="1C28B496" w14:textId="61386B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H., L. Wang, W. Chen, and R. Wu, 2019: Attribution of the East Asian Winter Temperature Trends During 1979–2018: Role of External Forcing and Internal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46(19)</w:t>
      </w:r>
      <w:r w:rsidRPr="005D5915">
        <w:rPr>
          <w:rFonts w:cs="Times New Roman"/>
          <w:sz w:val="20"/>
          <w:szCs w:val="20"/>
          <w:lang w:val="en-GB"/>
        </w:rPr>
        <w:t>, 10874–</w:t>
      </w:r>
      <w:r w:rsidRPr="005D5915">
        <w:rPr>
          <w:rFonts w:cs="Times New Roman"/>
          <w:sz w:val="20"/>
          <w:szCs w:val="20"/>
          <w:lang w:val="en-GB"/>
        </w:rPr>
        <w:lastRenderedPageBreak/>
        <w:t>10881, doi:</w:t>
      </w:r>
      <w:hyperlink r:id="rId546" w:history="1">
        <w:r w:rsidRPr="005D5915">
          <w:rPr>
            <w:rStyle w:val="Hyperlink"/>
            <w:rFonts w:cs="Times New Roman"/>
            <w:sz w:val="20"/>
            <w:szCs w:val="20"/>
            <w:lang w:val="en-US"/>
          </w:rPr>
          <w:t>10.1029/2019gl084154</w:t>
        </w:r>
      </w:hyperlink>
      <w:r w:rsidRPr="005D5915">
        <w:rPr>
          <w:rFonts w:cs="Times New Roman"/>
          <w:sz w:val="20"/>
          <w:szCs w:val="20"/>
          <w:lang w:val="en-GB"/>
        </w:rPr>
        <w:t>.</w:t>
      </w:r>
    </w:p>
    <w:p w14:paraId="4C7D2243" w14:textId="10EF57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T., S.B. Feldstein, and S. Lee, 2020: Rossby Wave Propagation from the Arctic into the Midlatitudes: Does It Arise from In Situ Latent Heating or a Trans-Arctic Wave Train?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33(9)</w:t>
      </w:r>
      <w:r w:rsidRPr="005D5915">
        <w:rPr>
          <w:rFonts w:cs="Times New Roman"/>
          <w:sz w:val="20"/>
          <w:szCs w:val="20"/>
          <w:lang w:val="en-GB"/>
        </w:rPr>
        <w:t>, 3619–3633, doi:</w:t>
      </w:r>
      <w:hyperlink r:id="rId547" w:history="1">
        <w:r w:rsidRPr="005D5915">
          <w:rPr>
            <w:rStyle w:val="Hyperlink"/>
            <w:rFonts w:cs="Times New Roman"/>
            <w:sz w:val="20"/>
            <w:szCs w:val="20"/>
            <w:lang w:val="en-US"/>
          </w:rPr>
          <w:t>10.1175/jcli-d-18-0780.1</w:t>
        </w:r>
      </w:hyperlink>
      <w:r w:rsidRPr="005D5915">
        <w:rPr>
          <w:rFonts w:cs="Times New Roman"/>
          <w:sz w:val="20"/>
          <w:szCs w:val="20"/>
          <w:lang w:val="en-GB"/>
        </w:rPr>
        <w:t>.</w:t>
      </w:r>
    </w:p>
    <w:p w14:paraId="49083ACD" w14:textId="3AC58C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Gonzalez, P.L.M., L. Goddard, and A.M. Greene, 2013: Twentieth-century summer precipitation in South Eastern South America: comparison of gridded and station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33(13)</w:t>
      </w:r>
      <w:r w:rsidRPr="005D5915">
        <w:rPr>
          <w:rFonts w:cs="Times New Roman"/>
          <w:sz w:val="20"/>
          <w:szCs w:val="20"/>
          <w:lang w:val="en-GB"/>
        </w:rPr>
        <w:t>, 2923–2928, doi:</w:t>
      </w:r>
      <w:hyperlink r:id="rId548" w:history="1">
        <w:r w:rsidRPr="005D5915">
          <w:rPr>
            <w:rStyle w:val="Hyperlink"/>
            <w:rFonts w:cs="Times New Roman"/>
            <w:sz w:val="20"/>
            <w:szCs w:val="20"/>
            <w:lang w:val="en-US"/>
          </w:rPr>
          <w:t>10.1002/joc.3633</w:t>
        </w:r>
      </w:hyperlink>
      <w:r w:rsidRPr="005D5915">
        <w:rPr>
          <w:rFonts w:cs="Times New Roman"/>
          <w:sz w:val="20"/>
          <w:szCs w:val="20"/>
          <w:lang w:val="en-GB"/>
        </w:rPr>
        <w:t>.</w:t>
      </w:r>
    </w:p>
    <w:p w14:paraId="47BC9EDD" w14:textId="2E968A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 P. et al., 2015: Nonlinear regional warming with increasing CO2 concentrations.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138–142, doi:</w:t>
      </w:r>
      <w:hyperlink r:id="rId549" w:history="1">
        <w:r w:rsidRPr="005D5915">
          <w:rPr>
            <w:rStyle w:val="Hyperlink"/>
            <w:rFonts w:cs="Times New Roman"/>
            <w:sz w:val="20"/>
            <w:szCs w:val="20"/>
            <w:lang w:val="en-US"/>
          </w:rPr>
          <w:t>10.1038/nclimate2498</w:t>
        </w:r>
      </w:hyperlink>
      <w:r w:rsidRPr="005D5915">
        <w:rPr>
          <w:rFonts w:cs="Times New Roman"/>
          <w:sz w:val="20"/>
          <w:szCs w:val="20"/>
          <w:lang w:val="en-GB"/>
        </w:rPr>
        <w:t>.</w:t>
      </w:r>
    </w:p>
    <w:p w14:paraId="603BE7FF" w14:textId="1A4F1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 P. et al., 2016: Large differences in regional precipitation change between a first and second 2 K of global warming.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13667, doi:</w:t>
      </w:r>
      <w:hyperlink r:id="rId550" w:history="1">
        <w:r w:rsidRPr="005D5915">
          <w:rPr>
            <w:rStyle w:val="Hyperlink"/>
            <w:rFonts w:cs="Times New Roman"/>
            <w:sz w:val="20"/>
            <w:szCs w:val="20"/>
            <w:lang w:val="en-US"/>
          </w:rPr>
          <w:t>10.1038/ncomms13667</w:t>
        </w:r>
      </w:hyperlink>
      <w:r w:rsidRPr="005D5915">
        <w:rPr>
          <w:rFonts w:cs="Times New Roman"/>
          <w:sz w:val="20"/>
          <w:szCs w:val="20"/>
          <w:lang w:val="en-GB"/>
        </w:rPr>
        <w:t>.</w:t>
      </w:r>
    </w:p>
    <w:p w14:paraId="67B2317A" w14:textId="09180D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Goodman, S.J., T.J. Schmit, J. Daniels, W. Denig, and K. Metcalf, 2018: GOES: Past, Present, and Future. In: </w:t>
      </w:r>
      <w:r w:rsidRPr="005D5915">
        <w:rPr>
          <w:rFonts w:cs="Times New Roman"/>
          <w:i/>
          <w:sz w:val="20"/>
          <w:szCs w:val="20"/>
          <w:lang w:val="en-GB"/>
        </w:rPr>
        <w:t>Comprehensive Remote Sensing Vol. 1</w:t>
      </w:r>
      <w:r w:rsidRPr="005D5915">
        <w:rPr>
          <w:rFonts w:cs="Times New Roman"/>
          <w:sz w:val="20"/>
          <w:szCs w:val="20"/>
          <w:lang w:val="en-GB"/>
        </w:rPr>
        <w:t xml:space="preserve"> [Liang, S. (ed.)]. Elsevier, Oxford, UK, pp. 119–149, doi:</w:t>
      </w:r>
      <w:hyperlink r:id="rId551" w:history="1">
        <w:r w:rsidRPr="005D5915">
          <w:rPr>
            <w:rStyle w:val="Hyperlink"/>
            <w:rFonts w:cs="Times New Roman"/>
            <w:sz w:val="20"/>
            <w:szCs w:val="20"/>
            <w:lang w:val="en-US"/>
          </w:rPr>
          <w:t>10.1016/b978-0-12-409548-9.10315-x</w:t>
        </w:r>
      </w:hyperlink>
      <w:r w:rsidRPr="005D5915">
        <w:rPr>
          <w:rFonts w:cs="Times New Roman"/>
          <w:sz w:val="20"/>
          <w:szCs w:val="20"/>
          <w:lang w:val="en-GB"/>
        </w:rPr>
        <w:t>.</w:t>
      </w:r>
    </w:p>
    <w:p w14:paraId="7AC6CDF4" w14:textId="6FB605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Goosse, H., 2017: Reconstructed and simulated temperature asymmetry between continents in both hemispheres over the last centuries.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w:t>
      </w:r>
      <w:r w:rsidRPr="005D5915">
        <w:rPr>
          <w:rFonts w:cs="Times New Roman"/>
          <w:sz w:val="20"/>
          <w:szCs w:val="20"/>
          <w:lang w:val="en-GB"/>
        </w:rPr>
        <w:t>, 1483–1501, doi:</w:t>
      </w:r>
      <w:hyperlink r:id="rId552" w:history="1">
        <w:r w:rsidRPr="005D5915">
          <w:rPr>
            <w:rStyle w:val="Hyperlink"/>
            <w:rFonts w:cs="Times New Roman"/>
            <w:sz w:val="20"/>
            <w:szCs w:val="20"/>
            <w:lang w:val="en-US"/>
          </w:rPr>
          <w:t>10.1007/s00382-016-3154-z</w:t>
        </w:r>
      </w:hyperlink>
      <w:r w:rsidRPr="005D5915">
        <w:rPr>
          <w:rFonts w:cs="Times New Roman"/>
          <w:sz w:val="20"/>
          <w:szCs w:val="20"/>
          <w:lang w:val="en-GB"/>
        </w:rPr>
        <w:t>.</w:t>
      </w:r>
    </w:p>
    <w:p w14:paraId="34F2BCD6" w14:textId="3A91B4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Goosse, H. et al., 2012: The role of forcing and internal dynamics in explaining the “Medieval Climate Anomaly”.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39(12)</w:t>
      </w:r>
      <w:r w:rsidRPr="005D5915">
        <w:rPr>
          <w:rFonts w:cs="Times New Roman"/>
          <w:sz w:val="20"/>
          <w:szCs w:val="20"/>
          <w:lang w:val="en-GB"/>
        </w:rPr>
        <w:t>, 2847–2866, doi:</w:t>
      </w:r>
      <w:hyperlink r:id="rId553" w:history="1">
        <w:r w:rsidRPr="005D5915">
          <w:rPr>
            <w:rStyle w:val="Hyperlink"/>
            <w:rFonts w:cs="Times New Roman"/>
            <w:sz w:val="20"/>
            <w:szCs w:val="20"/>
            <w:lang w:val="en-US"/>
          </w:rPr>
          <w:t>10.1007/s00382-012-1297-0</w:t>
        </w:r>
      </w:hyperlink>
      <w:r w:rsidRPr="005D5915">
        <w:rPr>
          <w:rFonts w:cs="Times New Roman"/>
          <w:sz w:val="20"/>
          <w:szCs w:val="20"/>
          <w:lang w:val="en-GB"/>
        </w:rPr>
        <w:t>.</w:t>
      </w:r>
    </w:p>
    <w:p w14:paraId="02D06167" w14:textId="272416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Gorddard, R., M.J. Colloff, R.M. Wise, D. Ware, and M. Dunlop, 2016: Environmental Science &amp; Policy Values , rules and knowledge : Adaptation as change in the decision context.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57</w:t>
      </w:r>
      <w:r w:rsidRPr="005D5915">
        <w:rPr>
          <w:rFonts w:cs="Times New Roman"/>
          <w:sz w:val="20"/>
          <w:szCs w:val="20"/>
          <w:lang w:val="en-GB"/>
        </w:rPr>
        <w:t>, 60–69, doi:</w:t>
      </w:r>
      <w:hyperlink r:id="rId554" w:history="1">
        <w:r w:rsidRPr="005D5915">
          <w:rPr>
            <w:rStyle w:val="Hyperlink"/>
            <w:rFonts w:cs="Times New Roman"/>
            <w:sz w:val="20"/>
            <w:szCs w:val="20"/>
            <w:lang w:val="en-US"/>
          </w:rPr>
          <w:t>10.1016/j.envsci.2015.12.004</w:t>
        </w:r>
      </w:hyperlink>
      <w:r w:rsidRPr="005D5915">
        <w:rPr>
          <w:rFonts w:cs="Times New Roman"/>
          <w:sz w:val="20"/>
          <w:szCs w:val="20"/>
          <w:lang w:val="en-GB"/>
        </w:rPr>
        <w:t>.</w:t>
      </w:r>
    </w:p>
    <w:p w14:paraId="2E6F534F" w14:textId="53E3D2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Goss, M., S.B. Feldstein, and S. Lee, 2016: Stationary Wave Interference and Its Relation to Tropical Convection and Arctic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29(4)</w:t>
      </w:r>
      <w:r w:rsidRPr="005D5915">
        <w:rPr>
          <w:rFonts w:cs="Times New Roman"/>
          <w:sz w:val="20"/>
          <w:szCs w:val="20"/>
          <w:lang w:val="en-GB"/>
        </w:rPr>
        <w:t>, 1369–1389, doi:</w:t>
      </w:r>
      <w:hyperlink r:id="rId555" w:history="1">
        <w:r w:rsidRPr="005D5915">
          <w:rPr>
            <w:rStyle w:val="Hyperlink"/>
            <w:rFonts w:cs="Times New Roman"/>
            <w:sz w:val="20"/>
            <w:szCs w:val="20"/>
            <w:lang w:val="en-US"/>
          </w:rPr>
          <w:t>10.1175/jcli-d-15-0267.1</w:t>
        </w:r>
      </w:hyperlink>
      <w:r w:rsidRPr="005D5915">
        <w:rPr>
          <w:rFonts w:cs="Times New Roman"/>
          <w:sz w:val="20"/>
          <w:szCs w:val="20"/>
          <w:lang w:val="en-GB"/>
        </w:rPr>
        <w:t>.</w:t>
      </w:r>
    </w:p>
    <w:p w14:paraId="660429C5" w14:textId="063445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Goswami, B.N., V. Venugopal, D. Sangupta, M.S. Madhusoodanan, and P.K. Xavier, 2006: Increasing trend of extreme rain events over India in a warming environment.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314(5804)</w:t>
      </w:r>
      <w:r w:rsidRPr="005D5915">
        <w:rPr>
          <w:rFonts w:cs="Times New Roman"/>
          <w:sz w:val="20"/>
          <w:szCs w:val="20"/>
          <w:lang w:val="en-GB"/>
        </w:rPr>
        <w:t>, 1442–1445, doi:</w:t>
      </w:r>
      <w:hyperlink r:id="rId556" w:history="1">
        <w:r w:rsidRPr="005D5915">
          <w:rPr>
            <w:rStyle w:val="Hyperlink"/>
            <w:rFonts w:cs="Times New Roman"/>
            <w:sz w:val="20"/>
            <w:szCs w:val="20"/>
            <w:lang w:val="en-US"/>
          </w:rPr>
          <w:t>10.1126/science.1132027</w:t>
        </w:r>
      </w:hyperlink>
      <w:r w:rsidRPr="005D5915">
        <w:rPr>
          <w:rFonts w:cs="Times New Roman"/>
          <w:sz w:val="20"/>
          <w:szCs w:val="20"/>
          <w:lang w:val="en-GB"/>
        </w:rPr>
        <w:t>.</w:t>
      </w:r>
    </w:p>
    <w:p w14:paraId="1E5E4FFB" w14:textId="27DA8B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Goudenhoofdt, E. and L. Delobbe, 2016: Generation and Verification of Rainfall Estimates from 10-Yr Volumetric Weather Radar Measurements.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1223–1242, doi:</w:t>
      </w:r>
      <w:hyperlink r:id="rId557" w:history="1">
        <w:r w:rsidRPr="005D5915">
          <w:rPr>
            <w:rStyle w:val="Hyperlink"/>
            <w:rFonts w:cs="Times New Roman"/>
            <w:sz w:val="20"/>
            <w:szCs w:val="20"/>
            <w:lang w:val="en-US"/>
          </w:rPr>
          <w:t>10.1175/jhm-d-15-0166.1</w:t>
        </w:r>
      </w:hyperlink>
      <w:r w:rsidRPr="005D5915">
        <w:rPr>
          <w:rFonts w:cs="Times New Roman"/>
          <w:sz w:val="20"/>
          <w:szCs w:val="20"/>
          <w:lang w:val="en-GB"/>
        </w:rPr>
        <w:t>.</w:t>
      </w:r>
    </w:p>
    <w:p w14:paraId="0617A012" w14:textId="3E80C4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Gray, L.J. et al., 2013: A lagged response to the 11 year solar cycle in observed winter Atlantic/European weather patterns.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118(24)</w:t>
      </w:r>
      <w:r w:rsidRPr="005D5915">
        <w:rPr>
          <w:rFonts w:cs="Times New Roman"/>
          <w:sz w:val="20"/>
          <w:szCs w:val="20"/>
          <w:lang w:val="en-GB"/>
        </w:rPr>
        <w:t>, 13,405–413,420, doi:</w:t>
      </w:r>
      <w:hyperlink r:id="rId558" w:history="1">
        <w:r w:rsidRPr="005D5915">
          <w:rPr>
            <w:rStyle w:val="Hyperlink"/>
            <w:rFonts w:cs="Times New Roman"/>
            <w:sz w:val="20"/>
            <w:szCs w:val="20"/>
            <w:lang w:val="en-US"/>
          </w:rPr>
          <w:t>10.1002/2013jd020062</w:t>
        </w:r>
      </w:hyperlink>
      <w:r w:rsidRPr="005D5915">
        <w:rPr>
          <w:rFonts w:cs="Times New Roman"/>
          <w:sz w:val="20"/>
          <w:szCs w:val="20"/>
          <w:lang w:val="en-GB"/>
        </w:rPr>
        <w:t>.</w:t>
      </w:r>
    </w:p>
    <w:p w14:paraId="6D021E4E" w14:textId="71EE69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Griffin, D. and K.J. Anchukaitis, 2014: How unusual is the 2012-2014 California drought?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41(24)</w:t>
      </w:r>
      <w:r w:rsidRPr="005D5915">
        <w:rPr>
          <w:rFonts w:cs="Times New Roman"/>
          <w:sz w:val="20"/>
          <w:szCs w:val="20"/>
          <w:lang w:val="en-GB"/>
        </w:rPr>
        <w:t>, 9017–9023, doi:</w:t>
      </w:r>
      <w:hyperlink r:id="rId559" w:history="1">
        <w:r w:rsidRPr="005D5915">
          <w:rPr>
            <w:rStyle w:val="Hyperlink"/>
            <w:rFonts w:cs="Times New Roman"/>
            <w:sz w:val="20"/>
            <w:szCs w:val="20"/>
            <w:lang w:val="en-US"/>
          </w:rPr>
          <w:t>10.1002/2014gl062433</w:t>
        </w:r>
      </w:hyperlink>
      <w:r w:rsidRPr="005D5915">
        <w:rPr>
          <w:rFonts w:cs="Times New Roman"/>
          <w:sz w:val="20"/>
          <w:szCs w:val="20"/>
          <w:lang w:val="en-GB"/>
        </w:rPr>
        <w:t>.</w:t>
      </w:r>
    </w:p>
    <w:p w14:paraId="62508D56" w14:textId="374E2D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 A.M. and R.G. Tedeschi, 2009: ENSO and Extreme Rainfall Events in South America.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22(7)</w:t>
      </w:r>
      <w:r w:rsidRPr="005D5915">
        <w:rPr>
          <w:rFonts w:cs="Times New Roman"/>
          <w:sz w:val="20"/>
          <w:szCs w:val="20"/>
          <w:lang w:val="en-GB"/>
        </w:rPr>
        <w:t>, 1589–1609, doi:</w:t>
      </w:r>
      <w:hyperlink r:id="rId560" w:history="1">
        <w:r w:rsidRPr="005D5915">
          <w:rPr>
            <w:rStyle w:val="Hyperlink"/>
            <w:rFonts w:cs="Times New Roman"/>
            <w:sz w:val="20"/>
            <w:szCs w:val="20"/>
            <w:lang w:val="en-US"/>
          </w:rPr>
          <w:t>10.1175/2008jcli2429.1</w:t>
        </w:r>
      </w:hyperlink>
      <w:r w:rsidRPr="005D5915">
        <w:rPr>
          <w:rFonts w:cs="Times New Roman"/>
          <w:sz w:val="20"/>
          <w:szCs w:val="20"/>
          <w:lang w:val="en-GB"/>
        </w:rPr>
        <w:t>.</w:t>
      </w:r>
    </w:p>
    <w:p w14:paraId="4D3247F4" w14:textId="5F35E2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 A.M. and J.P.J. Saboia, 2015: Interdecadal Variability of the South American Precipitation in the Monsoon Season.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w:t>
      </w:r>
      <w:r w:rsidRPr="005D5915">
        <w:rPr>
          <w:rFonts w:cs="Times New Roman"/>
          <w:sz w:val="20"/>
          <w:szCs w:val="20"/>
          <w:lang w:val="en-GB"/>
        </w:rPr>
        <w:t>, 755–775, doi:</w:t>
      </w:r>
      <w:hyperlink r:id="rId561" w:history="1">
        <w:r w:rsidRPr="005D5915">
          <w:rPr>
            <w:rStyle w:val="Hyperlink"/>
            <w:rFonts w:cs="Times New Roman"/>
            <w:sz w:val="20"/>
            <w:szCs w:val="20"/>
            <w:lang w:val="en-US"/>
          </w:rPr>
          <w:t>10.1175/jcli-d-14-00046.1</w:t>
        </w:r>
      </w:hyperlink>
      <w:r w:rsidRPr="005D5915">
        <w:rPr>
          <w:rFonts w:cs="Times New Roman"/>
          <w:sz w:val="20"/>
          <w:szCs w:val="20"/>
          <w:lang w:val="en-GB"/>
        </w:rPr>
        <w:t>.</w:t>
      </w:r>
    </w:p>
    <w:p w14:paraId="3144FAA8" w14:textId="03A437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Grimmond, C.S.B. et al., 2010: The International Urban Energy Balance Models Comparison Project: First Results from Phase 1.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49(6)</w:t>
      </w:r>
      <w:r w:rsidRPr="005D5915">
        <w:rPr>
          <w:rFonts w:cs="Times New Roman"/>
          <w:sz w:val="20"/>
          <w:szCs w:val="20"/>
          <w:lang w:val="en-GB"/>
        </w:rPr>
        <w:t>, 1268–1292, doi:</w:t>
      </w:r>
      <w:hyperlink r:id="rId562" w:history="1">
        <w:r w:rsidRPr="005D5915">
          <w:rPr>
            <w:rStyle w:val="Hyperlink"/>
            <w:rFonts w:cs="Times New Roman"/>
            <w:sz w:val="20"/>
            <w:szCs w:val="20"/>
            <w:lang w:val="en-US"/>
          </w:rPr>
          <w:t>10.1175/2010jamc2354.1</w:t>
        </w:r>
      </w:hyperlink>
      <w:r w:rsidRPr="005D5915">
        <w:rPr>
          <w:rFonts w:cs="Times New Roman"/>
          <w:sz w:val="20"/>
          <w:szCs w:val="20"/>
          <w:lang w:val="en-GB"/>
        </w:rPr>
        <w:t>.</w:t>
      </w:r>
    </w:p>
    <w:p w14:paraId="4DF25A55" w14:textId="219D01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Grimmond, C.S.B. et al., 2011: Initial results from Phase 2 of the international urban energy balance model comparison.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244–272, doi:</w:t>
      </w:r>
      <w:hyperlink r:id="rId563" w:history="1">
        <w:r w:rsidRPr="005D5915">
          <w:rPr>
            <w:rStyle w:val="Hyperlink"/>
            <w:rFonts w:cs="Times New Roman"/>
            <w:sz w:val="20"/>
            <w:szCs w:val="20"/>
            <w:lang w:val="en-US"/>
          </w:rPr>
          <w:t>10.1002/joc.2227</w:t>
        </w:r>
      </w:hyperlink>
      <w:r w:rsidRPr="005D5915">
        <w:rPr>
          <w:rFonts w:cs="Times New Roman"/>
          <w:sz w:val="20"/>
          <w:szCs w:val="20"/>
          <w:lang w:val="en-GB"/>
        </w:rPr>
        <w:t>.</w:t>
      </w:r>
    </w:p>
    <w:p w14:paraId="1F3CB1A6" w14:textId="5FE11C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Grise, K.M., S.M. Davis, P.W. Staten, and O. Adam, 2018: Regional and Seasonal Characteristics of the Recent Expansion of the Tropics.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6839–6856, doi:</w:t>
      </w:r>
      <w:hyperlink r:id="rId564" w:history="1">
        <w:r w:rsidRPr="005D5915">
          <w:rPr>
            <w:rStyle w:val="Hyperlink"/>
            <w:rFonts w:cs="Times New Roman"/>
            <w:sz w:val="20"/>
            <w:szCs w:val="20"/>
            <w:lang w:val="en-GB"/>
          </w:rPr>
          <w:t>10.1175/jcli-d-18-0060.1</w:t>
        </w:r>
      </w:hyperlink>
      <w:r w:rsidRPr="005D5915">
        <w:rPr>
          <w:rFonts w:cs="Times New Roman"/>
          <w:sz w:val="20"/>
          <w:szCs w:val="20"/>
          <w:lang w:val="en-GB"/>
        </w:rPr>
        <w:t>.</w:t>
      </w:r>
    </w:p>
    <w:p w14:paraId="5A090B2C" w14:textId="66A294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Grise, K.M. et al., 2019: Recent Tropical Expansion: Natural Variability or Forced Response?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1551–1571, doi:</w:t>
      </w:r>
      <w:hyperlink r:id="rId565" w:history="1">
        <w:r w:rsidRPr="005D5915">
          <w:rPr>
            <w:rStyle w:val="Hyperlink"/>
            <w:rFonts w:cs="Times New Roman"/>
            <w:sz w:val="20"/>
            <w:szCs w:val="20"/>
            <w:lang w:val="en-GB"/>
          </w:rPr>
          <w:t>10.1175/jcli-d-18-0444.1</w:t>
        </w:r>
      </w:hyperlink>
      <w:r w:rsidRPr="005D5915">
        <w:rPr>
          <w:rFonts w:cs="Times New Roman"/>
          <w:sz w:val="20"/>
          <w:szCs w:val="20"/>
          <w:lang w:val="en-GB"/>
        </w:rPr>
        <w:t>.</w:t>
      </w:r>
    </w:p>
    <w:p w14:paraId="06191E3D" w14:textId="6B9E5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Grossman-Clarke, S., S. Schubert, and D. Fenner, 2017: Urban effects on summertime air temperature in Germany under climate change.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37(2)</w:t>
      </w:r>
      <w:r w:rsidRPr="005D5915">
        <w:rPr>
          <w:rFonts w:cs="Times New Roman"/>
          <w:sz w:val="20"/>
          <w:szCs w:val="20"/>
          <w:lang w:val="en-GB"/>
        </w:rPr>
        <w:t>, 905–917, doi:</w:t>
      </w:r>
      <w:hyperlink r:id="rId566" w:history="1">
        <w:r w:rsidRPr="005D5915">
          <w:rPr>
            <w:rStyle w:val="Hyperlink"/>
            <w:rFonts w:cs="Times New Roman"/>
            <w:sz w:val="20"/>
            <w:szCs w:val="20"/>
            <w:lang w:val="en-US"/>
          </w:rPr>
          <w:t>10.1002/joc.4748</w:t>
        </w:r>
      </w:hyperlink>
      <w:r w:rsidRPr="005D5915">
        <w:rPr>
          <w:rFonts w:cs="Times New Roman"/>
          <w:sz w:val="20"/>
          <w:szCs w:val="20"/>
          <w:lang w:val="en-GB"/>
        </w:rPr>
        <w:t>.</w:t>
      </w:r>
    </w:p>
    <w:p w14:paraId="35B10635" w14:textId="39102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Grotjahn, R. et al., 2016: North American extreme temperature events and related large scale meteorological patterns: a review of statistical methods, dynamics, modeling, and trends.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1151–1184, doi:</w:t>
      </w:r>
      <w:hyperlink r:id="rId567" w:history="1">
        <w:r w:rsidRPr="005D5915">
          <w:rPr>
            <w:rStyle w:val="Hyperlink"/>
            <w:rFonts w:cs="Times New Roman"/>
            <w:sz w:val="20"/>
            <w:szCs w:val="20"/>
            <w:lang w:val="en-US"/>
          </w:rPr>
          <w:t>10.1007/s00382-015-2638-6</w:t>
        </w:r>
      </w:hyperlink>
      <w:r w:rsidRPr="005D5915">
        <w:rPr>
          <w:rFonts w:cs="Times New Roman"/>
          <w:sz w:val="20"/>
          <w:szCs w:val="20"/>
          <w:lang w:val="en-GB"/>
        </w:rPr>
        <w:t>.</w:t>
      </w:r>
    </w:p>
    <w:p w14:paraId="3B35651C" w14:textId="21A0C3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 H. et al., 2018: High-resolution ensemble projections and uncertainty assessment of regional climate change over China in CORDEX East Asia.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22(5)</w:t>
      </w:r>
      <w:r w:rsidRPr="005D5915">
        <w:rPr>
          <w:rFonts w:cs="Times New Roman"/>
          <w:sz w:val="20"/>
          <w:szCs w:val="20"/>
          <w:lang w:val="en-GB"/>
        </w:rPr>
        <w:t>, 3087–3103, doi:</w:t>
      </w:r>
      <w:hyperlink r:id="rId568" w:history="1">
        <w:r w:rsidRPr="005D5915">
          <w:rPr>
            <w:rStyle w:val="Hyperlink"/>
            <w:rFonts w:cs="Times New Roman"/>
            <w:sz w:val="20"/>
            <w:szCs w:val="20"/>
            <w:lang w:val="en-US"/>
          </w:rPr>
          <w:t>10.5194/hess-22-3087-2018</w:t>
        </w:r>
      </w:hyperlink>
      <w:r w:rsidRPr="005D5915">
        <w:rPr>
          <w:rFonts w:cs="Times New Roman"/>
          <w:sz w:val="20"/>
          <w:szCs w:val="20"/>
          <w:lang w:val="en-GB"/>
        </w:rPr>
        <w:t>.</w:t>
      </w:r>
    </w:p>
    <w:p w14:paraId="2F808D15" w14:textId="1B186A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Gualdi, S. et al., 2013: The CIRCE Simulations: Regional Climate Change Projections with Realistic Representation of the Mediterranean Sea.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94(1)</w:t>
      </w:r>
      <w:r w:rsidRPr="005D5915">
        <w:rPr>
          <w:rFonts w:cs="Times New Roman"/>
          <w:sz w:val="20"/>
          <w:szCs w:val="20"/>
          <w:lang w:val="en-GB"/>
        </w:rPr>
        <w:t>, 65–81, doi:</w:t>
      </w:r>
      <w:hyperlink r:id="rId569" w:history="1">
        <w:r w:rsidRPr="005D5915">
          <w:rPr>
            <w:rStyle w:val="Hyperlink"/>
            <w:rFonts w:cs="Times New Roman"/>
            <w:sz w:val="20"/>
            <w:szCs w:val="20"/>
            <w:lang w:val="en-US"/>
          </w:rPr>
          <w:t>10.1175/bams-d-11-00136.1</w:t>
        </w:r>
      </w:hyperlink>
      <w:r w:rsidRPr="005D5915">
        <w:rPr>
          <w:rFonts w:cs="Times New Roman"/>
          <w:sz w:val="20"/>
          <w:szCs w:val="20"/>
          <w:lang w:val="en-GB"/>
        </w:rPr>
        <w:t>.</w:t>
      </w:r>
    </w:p>
    <w:p w14:paraId="12C50BAB" w14:textId="633E3B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Gubler, S. et al., 2017: The influence of station density on climate data homogenization.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37(13)</w:t>
      </w:r>
      <w:r w:rsidRPr="005D5915">
        <w:rPr>
          <w:rFonts w:cs="Times New Roman"/>
          <w:sz w:val="20"/>
          <w:szCs w:val="20"/>
          <w:lang w:val="en-GB"/>
        </w:rPr>
        <w:t>, 4670–4683, doi:</w:t>
      </w:r>
      <w:hyperlink r:id="rId570" w:history="1">
        <w:r w:rsidRPr="005D5915">
          <w:rPr>
            <w:rStyle w:val="Hyperlink"/>
            <w:rFonts w:cs="Times New Roman"/>
            <w:sz w:val="20"/>
            <w:szCs w:val="20"/>
            <w:lang w:val="en-US"/>
          </w:rPr>
          <w:t>10.1002/joc.5114</w:t>
        </w:r>
      </w:hyperlink>
      <w:r w:rsidRPr="005D5915">
        <w:rPr>
          <w:rFonts w:cs="Times New Roman"/>
          <w:sz w:val="20"/>
          <w:szCs w:val="20"/>
          <w:lang w:val="en-GB"/>
        </w:rPr>
        <w:t>.</w:t>
      </w:r>
    </w:p>
    <w:p w14:paraId="6573F1C5" w14:textId="455C94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Guemas, V. et al., 2013: The Indian Ocean: The Region of Highest Skill Worldwide in Decadal Climate Prediction. </w:t>
      </w:r>
      <w:r w:rsidRPr="005D5915">
        <w:rPr>
          <w:rFonts w:cs="Times New Roman"/>
          <w:i/>
          <w:sz w:val="20"/>
          <w:szCs w:val="20"/>
          <w:lang w:val="en-GB"/>
        </w:rPr>
        <w:lastRenderedPageBreak/>
        <w:t>Journal of Climate</w:t>
      </w:r>
      <w:r w:rsidRPr="005D5915">
        <w:rPr>
          <w:rFonts w:cs="Times New Roman"/>
          <w:sz w:val="20"/>
          <w:szCs w:val="20"/>
          <w:lang w:val="en-GB"/>
        </w:rPr>
        <w:t xml:space="preserve">, </w:t>
      </w:r>
      <w:r w:rsidRPr="005D5915">
        <w:rPr>
          <w:rFonts w:cs="Times New Roman"/>
          <w:b/>
          <w:sz w:val="20"/>
          <w:szCs w:val="20"/>
          <w:lang w:val="en-GB"/>
        </w:rPr>
        <w:t>26(3)</w:t>
      </w:r>
      <w:r w:rsidRPr="005D5915">
        <w:rPr>
          <w:rFonts w:cs="Times New Roman"/>
          <w:sz w:val="20"/>
          <w:szCs w:val="20"/>
          <w:lang w:val="en-GB"/>
        </w:rPr>
        <w:t>, 726–739, doi:</w:t>
      </w:r>
      <w:hyperlink r:id="rId571" w:history="1">
        <w:r w:rsidRPr="005D5915">
          <w:rPr>
            <w:rStyle w:val="Hyperlink"/>
            <w:rFonts w:cs="Times New Roman"/>
            <w:sz w:val="20"/>
            <w:szCs w:val="20"/>
            <w:lang w:val="en-US"/>
          </w:rPr>
          <w:t>10.1175/jcli-d-12-00049.1</w:t>
        </w:r>
      </w:hyperlink>
      <w:r w:rsidRPr="005D5915">
        <w:rPr>
          <w:rFonts w:cs="Times New Roman"/>
          <w:sz w:val="20"/>
          <w:szCs w:val="20"/>
          <w:lang w:val="en-GB"/>
        </w:rPr>
        <w:t>.</w:t>
      </w:r>
    </w:p>
    <w:p w14:paraId="0BC145A3" w14:textId="675CF8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Guido, Z., C. Knudson, D. Campbell, and J. Tomlinson, 2020: Climate information services for adaptation: what does it mean to know the context? </w:t>
      </w:r>
      <w:r w:rsidRPr="005D5915">
        <w:rPr>
          <w:rFonts w:cs="Times New Roman"/>
          <w:i/>
          <w:sz w:val="20"/>
          <w:szCs w:val="20"/>
          <w:lang w:val="en-GB"/>
        </w:rPr>
        <w:t>Climate and Development</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395–407, doi:</w:t>
      </w:r>
      <w:hyperlink r:id="rId572" w:history="1">
        <w:r w:rsidRPr="005D5915">
          <w:rPr>
            <w:rStyle w:val="Hyperlink"/>
            <w:rFonts w:cs="Times New Roman"/>
            <w:sz w:val="20"/>
            <w:szCs w:val="20"/>
            <w:lang w:val="en-US"/>
          </w:rPr>
          <w:t>10.1080/17565529.2019.1630352</w:t>
        </w:r>
      </w:hyperlink>
      <w:r w:rsidRPr="005D5915">
        <w:rPr>
          <w:rFonts w:cs="Times New Roman"/>
          <w:sz w:val="20"/>
          <w:szCs w:val="20"/>
          <w:lang w:val="en-GB"/>
        </w:rPr>
        <w:t>.</w:t>
      </w:r>
    </w:p>
    <w:p w14:paraId="74C3A5A6" w14:textId="71850D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Guillod, B.P., B. Orlowsky, D.G. Miralles, A.J. Teuling, and S.I. Seneviratne, 2015: Reconciling spatial and temporal soil moisture effects on afternoon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573" w:history="1">
        <w:r w:rsidRPr="005D5915">
          <w:rPr>
            <w:rStyle w:val="Hyperlink"/>
            <w:rFonts w:cs="Times New Roman"/>
            <w:sz w:val="20"/>
            <w:szCs w:val="20"/>
            <w:lang w:val="en-US"/>
          </w:rPr>
          <w:t>10.1038/ncomms7443</w:t>
        </w:r>
      </w:hyperlink>
      <w:r w:rsidRPr="005D5915">
        <w:rPr>
          <w:rFonts w:cs="Times New Roman"/>
          <w:sz w:val="20"/>
          <w:szCs w:val="20"/>
          <w:lang w:val="en-GB"/>
        </w:rPr>
        <w:t>.</w:t>
      </w:r>
    </w:p>
    <w:p w14:paraId="186041A6" w14:textId="6194E9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Guimberteau, M., K. Laval, A. Perrier, and J. Polcher, 2012: Global effect of irrigation and its impact on the onset of the Indian summer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1329–1348, doi:</w:t>
      </w:r>
      <w:hyperlink r:id="rId574" w:history="1">
        <w:r w:rsidRPr="005D5915">
          <w:rPr>
            <w:rStyle w:val="Hyperlink"/>
            <w:rFonts w:cs="Times New Roman"/>
            <w:sz w:val="20"/>
            <w:szCs w:val="20"/>
            <w:lang w:val="en-US"/>
          </w:rPr>
          <w:t>10.1007/s00382-011-1252-5</w:t>
        </w:r>
      </w:hyperlink>
      <w:r w:rsidRPr="005D5915">
        <w:rPr>
          <w:rFonts w:cs="Times New Roman"/>
          <w:sz w:val="20"/>
          <w:szCs w:val="20"/>
          <w:lang w:val="en-GB"/>
        </w:rPr>
        <w:t>.</w:t>
      </w:r>
    </w:p>
    <w:p w14:paraId="28D4364F" w14:textId="3C9ED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Gula, J. and W.R. Peltier, 2012: Dynamical Downscaling over the Great Lakes Basin of North America Using the WRF Regional Climate Model: The Impact of the Great Lakes System on Regional Greenhouse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25(21)</w:t>
      </w:r>
      <w:r w:rsidRPr="005D5915">
        <w:rPr>
          <w:rFonts w:cs="Times New Roman"/>
          <w:sz w:val="20"/>
          <w:szCs w:val="20"/>
          <w:lang w:val="en-GB"/>
        </w:rPr>
        <w:t>, 7723–7742, doi:</w:t>
      </w:r>
      <w:hyperlink r:id="rId575" w:history="1">
        <w:r w:rsidRPr="005D5915">
          <w:rPr>
            <w:rStyle w:val="Hyperlink"/>
            <w:rFonts w:cs="Times New Roman"/>
            <w:sz w:val="20"/>
            <w:szCs w:val="20"/>
            <w:lang w:val="en-US"/>
          </w:rPr>
          <w:t>10.1175/jcli-d-11-00388.1</w:t>
        </w:r>
      </w:hyperlink>
      <w:r w:rsidRPr="005D5915">
        <w:rPr>
          <w:rFonts w:cs="Times New Roman"/>
          <w:sz w:val="20"/>
          <w:szCs w:val="20"/>
          <w:lang w:val="en-GB"/>
        </w:rPr>
        <w:t>.</w:t>
      </w:r>
    </w:p>
    <w:p w14:paraId="33D75884" w14:textId="023BAA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Guldberg, A., E. Kaas, M. Deque, S. Yang, and S. Thorsen, 2005: Reduction of systematic errors by empirical model correction: impact on seasonal prediction skill. </w:t>
      </w:r>
      <w:r w:rsidRPr="005D5915">
        <w:rPr>
          <w:rFonts w:cs="Times New Roman"/>
          <w:i/>
          <w:sz w:val="20"/>
          <w:szCs w:val="20"/>
          <w:lang w:val="en-GB"/>
        </w:rPr>
        <w:t>Tellus A</w:t>
      </w:r>
      <w:r w:rsidRPr="005D5915">
        <w:rPr>
          <w:rFonts w:cs="Times New Roman"/>
          <w:sz w:val="20"/>
          <w:szCs w:val="20"/>
          <w:lang w:val="en-GB"/>
        </w:rPr>
        <w:t xml:space="preserve">, </w:t>
      </w:r>
      <w:r w:rsidRPr="005D5915">
        <w:rPr>
          <w:rFonts w:cs="Times New Roman"/>
          <w:b/>
          <w:sz w:val="20"/>
          <w:szCs w:val="20"/>
          <w:lang w:val="en-GB"/>
        </w:rPr>
        <w:t>57(4)</w:t>
      </w:r>
      <w:r w:rsidRPr="005D5915">
        <w:rPr>
          <w:rFonts w:cs="Times New Roman"/>
          <w:sz w:val="20"/>
          <w:szCs w:val="20"/>
          <w:lang w:val="en-GB"/>
        </w:rPr>
        <w:t>, 575–588, doi:</w:t>
      </w:r>
      <w:hyperlink r:id="rId576" w:history="1">
        <w:r w:rsidRPr="005D5915">
          <w:rPr>
            <w:rStyle w:val="Hyperlink"/>
            <w:rFonts w:cs="Times New Roman"/>
            <w:sz w:val="20"/>
            <w:szCs w:val="20"/>
            <w:lang w:val="en-US"/>
          </w:rPr>
          <w:t>10.1111/j.1600-0870.2005.00120.x</w:t>
        </w:r>
      </w:hyperlink>
      <w:r w:rsidRPr="005D5915">
        <w:rPr>
          <w:rFonts w:cs="Times New Roman"/>
          <w:sz w:val="20"/>
          <w:szCs w:val="20"/>
          <w:lang w:val="en-GB"/>
        </w:rPr>
        <w:t>.</w:t>
      </w:r>
    </w:p>
    <w:p w14:paraId="4608F9B2" w14:textId="542E6A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Gulizia, C. and I. Camilloni, 2015: Comparative analysis of the ability of a set of CMIP3 and CMIP5 global climate models to represent precipitation in South America.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35(4)</w:t>
      </w:r>
      <w:r w:rsidRPr="005D5915">
        <w:rPr>
          <w:rFonts w:cs="Times New Roman"/>
          <w:sz w:val="20"/>
          <w:szCs w:val="20"/>
          <w:lang w:val="en-GB"/>
        </w:rPr>
        <w:t>, 583–595, doi:</w:t>
      </w:r>
      <w:hyperlink r:id="rId577" w:history="1">
        <w:r w:rsidRPr="005D5915">
          <w:rPr>
            <w:rStyle w:val="Hyperlink"/>
            <w:rFonts w:cs="Times New Roman"/>
            <w:sz w:val="20"/>
            <w:szCs w:val="20"/>
            <w:lang w:val="en-US"/>
          </w:rPr>
          <w:t>10.1002/joc.4005</w:t>
        </w:r>
      </w:hyperlink>
      <w:r w:rsidRPr="005D5915">
        <w:rPr>
          <w:rFonts w:cs="Times New Roman"/>
          <w:sz w:val="20"/>
          <w:szCs w:val="20"/>
          <w:lang w:val="en-GB"/>
        </w:rPr>
        <w:t>.</w:t>
      </w:r>
    </w:p>
    <w:p w14:paraId="13BE966F" w14:textId="4D6FF0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Gultepe, I., 2015: Chapter Three – Mountain Weather: Observation and Modeling. In: </w:t>
      </w:r>
      <w:r w:rsidRPr="005D5915">
        <w:rPr>
          <w:rFonts w:cs="Times New Roman"/>
          <w:i/>
          <w:sz w:val="20"/>
          <w:szCs w:val="20"/>
          <w:lang w:val="en-GB"/>
        </w:rPr>
        <w:t>Advances in Geophysics Vol. 56</w:t>
      </w:r>
      <w:r w:rsidRPr="005D5915">
        <w:rPr>
          <w:rFonts w:cs="Times New Roman"/>
          <w:sz w:val="20"/>
          <w:szCs w:val="20"/>
          <w:lang w:val="en-GB"/>
        </w:rPr>
        <w:t xml:space="preserve"> [Dmowska, R. (ed.)]. Elsevier, pp. 229–312, doi:</w:t>
      </w:r>
      <w:hyperlink r:id="rId578" w:history="1">
        <w:r w:rsidRPr="005D5915">
          <w:rPr>
            <w:rStyle w:val="Hyperlink"/>
            <w:rFonts w:cs="Times New Roman"/>
            <w:sz w:val="20"/>
            <w:szCs w:val="20"/>
            <w:lang w:val="en-US"/>
          </w:rPr>
          <w:t>10.1016/bs.agph.2015.01.001</w:t>
        </w:r>
      </w:hyperlink>
      <w:r w:rsidRPr="005D5915">
        <w:rPr>
          <w:rFonts w:cs="Times New Roman"/>
          <w:sz w:val="20"/>
          <w:szCs w:val="20"/>
          <w:lang w:val="en-GB"/>
        </w:rPr>
        <w:t>.</w:t>
      </w:r>
    </w:p>
    <w:p w14:paraId="5A5717B3" w14:textId="39543D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Gultepe, I. et al., 2014: Roundhouse (RND) Mountain Top Research Site: Measurements and Uncertainties for Winter Alpine Weather Conditions.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171(1)</w:t>
      </w:r>
      <w:r w:rsidRPr="005D5915">
        <w:rPr>
          <w:rFonts w:cs="Times New Roman"/>
          <w:sz w:val="20"/>
          <w:szCs w:val="20"/>
          <w:lang w:val="en-GB"/>
        </w:rPr>
        <w:t>, 59–85, doi:</w:t>
      </w:r>
      <w:hyperlink r:id="rId579" w:history="1">
        <w:r w:rsidRPr="005D5915">
          <w:rPr>
            <w:rStyle w:val="Hyperlink"/>
            <w:rFonts w:cs="Times New Roman"/>
            <w:sz w:val="20"/>
            <w:szCs w:val="20"/>
            <w:lang w:val="en-US"/>
          </w:rPr>
          <w:t>10.1007/s00024-012-0582-5</w:t>
        </w:r>
      </w:hyperlink>
      <w:r w:rsidRPr="005D5915">
        <w:rPr>
          <w:rFonts w:cs="Times New Roman"/>
          <w:sz w:val="20"/>
          <w:szCs w:val="20"/>
          <w:lang w:val="en-GB"/>
        </w:rPr>
        <w:t>.</w:t>
      </w:r>
    </w:p>
    <w:p w14:paraId="6FD5C0EA" w14:textId="1A823F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D. and H. Wang, 2012: The significant climate warming in the northern Tibetan Plateau and its possible causes.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32(12)</w:t>
      </w:r>
      <w:r w:rsidRPr="005D5915">
        <w:rPr>
          <w:rFonts w:cs="Times New Roman"/>
          <w:sz w:val="20"/>
          <w:szCs w:val="20"/>
          <w:lang w:val="en-GB"/>
        </w:rPr>
        <w:t>, 1775–1781, doi:</w:t>
      </w:r>
      <w:hyperlink r:id="rId580" w:history="1">
        <w:r w:rsidRPr="005D5915">
          <w:rPr>
            <w:rStyle w:val="Hyperlink"/>
            <w:rFonts w:cs="Times New Roman"/>
            <w:sz w:val="20"/>
            <w:szCs w:val="20"/>
            <w:lang w:val="en-US"/>
          </w:rPr>
          <w:t>10.1002/joc.2388</w:t>
        </w:r>
      </w:hyperlink>
      <w:r w:rsidRPr="005D5915">
        <w:rPr>
          <w:rFonts w:cs="Times New Roman"/>
          <w:sz w:val="20"/>
          <w:szCs w:val="20"/>
          <w:lang w:val="en-GB"/>
        </w:rPr>
        <w:t>.</w:t>
      </w:r>
    </w:p>
    <w:p w14:paraId="11C28619" w14:textId="4C97FE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D., J. Sun, K. Yang, N. Pepin, and Y. Xu, 2019: Revisiting Recent Elevation-Dependent Warming on the Tibetan Plateau Using Satellite-Based Data Sets.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124(15)</w:t>
      </w:r>
      <w:r w:rsidRPr="005D5915">
        <w:rPr>
          <w:rFonts w:cs="Times New Roman"/>
          <w:sz w:val="20"/>
          <w:szCs w:val="20"/>
          <w:lang w:val="en-GB"/>
        </w:rPr>
        <w:t>, 8511–8521, doi:</w:t>
      </w:r>
      <w:hyperlink r:id="rId581" w:history="1">
        <w:r w:rsidRPr="005D5915">
          <w:rPr>
            <w:rStyle w:val="Hyperlink"/>
            <w:rFonts w:cs="Times New Roman"/>
            <w:sz w:val="20"/>
            <w:szCs w:val="20"/>
            <w:lang w:val="en-US"/>
          </w:rPr>
          <w:t>10.1029/2019jd030666</w:t>
        </w:r>
      </w:hyperlink>
      <w:r w:rsidRPr="005D5915">
        <w:rPr>
          <w:rFonts w:cs="Times New Roman"/>
          <w:sz w:val="20"/>
          <w:szCs w:val="20"/>
          <w:lang w:val="en-GB"/>
        </w:rPr>
        <w:t>.</w:t>
      </w:r>
    </w:p>
    <w:p w14:paraId="7DFE5A29" w14:textId="30317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H. et al., 2017: Systematical Evaluation of Satellite Precipitation Estimates Over Central Asia Using an Improved Error-Component Procedure.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10,906–910,927, doi:</w:t>
      </w:r>
      <w:hyperlink r:id="rId582" w:history="1">
        <w:r w:rsidRPr="005D5915">
          <w:rPr>
            <w:rStyle w:val="Hyperlink"/>
            <w:rFonts w:cs="Times New Roman"/>
            <w:sz w:val="20"/>
            <w:szCs w:val="20"/>
            <w:lang w:val="en-US"/>
          </w:rPr>
          <w:t>10.1002/2017jd026877</w:t>
        </w:r>
      </w:hyperlink>
      <w:r w:rsidRPr="005D5915">
        <w:rPr>
          <w:rFonts w:cs="Times New Roman"/>
          <w:sz w:val="20"/>
          <w:szCs w:val="20"/>
          <w:lang w:val="en-GB"/>
        </w:rPr>
        <w:t>.</w:t>
      </w:r>
    </w:p>
    <w:p w14:paraId="756ABE61" w14:textId="1C6BC0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L., A.G. Turner, and E.J. Highwood, 2015: Impacts of 20th century aerosol emissions on the South Asian monsoon in the CMIP5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15(11)</w:t>
      </w:r>
      <w:r w:rsidRPr="005D5915">
        <w:rPr>
          <w:rFonts w:cs="Times New Roman"/>
          <w:sz w:val="20"/>
          <w:szCs w:val="20"/>
          <w:lang w:val="en-GB"/>
        </w:rPr>
        <w:t>, 6367–6378, doi:</w:t>
      </w:r>
      <w:hyperlink r:id="rId583" w:history="1">
        <w:r w:rsidRPr="005D5915">
          <w:rPr>
            <w:rStyle w:val="Hyperlink"/>
            <w:rFonts w:cs="Times New Roman"/>
            <w:sz w:val="20"/>
            <w:szCs w:val="20"/>
            <w:lang w:val="en-US"/>
          </w:rPr>
          <w:t>10.5194/acp-15-6367-2015</w:t>
        </w:r>
      </w:hyperlink>
      <w:r w:rsidRPr="005D5915">
        <w:rPr>
          <w:rFonts w:cs="Times New Roman"/>
          <w:sz w:val="20"/>
          <w:szCs w:val="20"/>
          <w:lang w:val="en-GB"/>
        </w:rPr>
        <w:t>.</w:t>
      </w:r>
    </w:p>
    <w:p w14:paraId="6CB7D91B" w14:textId="005F4E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L., A.G. Turner, and E.J. Highwood, 2016: Local and remote impacts of aerosol species on indian summer monsoon rainfall in a GCM.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29(19)</w:t>
      </w:r>
      <w:r w:rsidRPr="005D5915">
        <w:rPr>
          <w:rFonts w:cs="Times New Roman"/>
          <w:sz w:val="20"/>
          <w:szCs w:val="20"/>
          <w:lang w:val="en-GB"/>
        </w:rPr>
        <w:t>, 6937–6955, doi:</w:t>
      </w:r>
      <w:hyperlink r:id="rId584" w:history="1">
        <w:r w:rsidRPr="005D5915">
          <w:rPr>
            <w:rStyle w:val="Hyperlink"/>
            <w:rFonts w:cs="Times New Roman"/>
            <w:sz w:val="20"/>
            <w:szCs w:val="20"/>
            <w:lang w:val="en-US"/>
          </w:rPr>
          <w:t>10.1175/jcli-d-15-0728.1</w:t>
        </w:r>
      </w:hyperlink>
      <w:r w:rsidRPr="005D5915">
        <w:rPr>
          <w:rFonts w:cs="Times New Roman"/>
          <w:sz w:val="20"/>
          <w:szCs w:val="20"/>
          <w:lang w:val="en-GB"/>
        </w:rPr>
        <w:t>.</w:t>
      </w:r>
    </w:p>
    <w:p w14:paraId="6350F467" w14:textId="6C218E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R., C. Deser, L. Terray, and F. Lehner, 2019: Human Influence on Winter Precipitation Trends (1921–2015) over North America and Eurasia Revealed by Dynamical Adjustment.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46(6)</w:t>
      </w:r>
      <w:r w:rsidRPr="005D5915">
        <w:rPr>
          <w:rFonts w:cs="Times New Roman"/>
          <w:sz w:val="20"/>
          <w:szCs w:val="20"/>
          <w:lang w:val="en-GB"/>
        </w:rPr>
        <w:t>, 3426–3434, doi:</w:t>
      </w:r>
      <w:hyperlink r:id="rId585" w:history="1">
        <w:r w:rsidRPr="005D5915">
          <w:rPr>
            <w:rStyle w:val="Hyperlink"/>
            <w:rFonts w:cs="Times New Roman"/>
            <w:sz w:val="20"/>
            <w:szCs w:val="20"/>
            <w:lang w:val="en-US"/>
          </w:rPr>
          <w:t>10.1029/2018gl081316</w:t>
        </w:r>
      </w:hyperlink>
      <w:r w:rsidRPr="005D5915">
        <w:rPr>
          <w:rFonts w:cs="Times New Roman"/>
          <w:sz w:val="20"/>
          <w:szCs w:val="20"/>
          <w:lang w:val="en-GB"/>
        </w:rPr>
        <w:t>.</w:t>
      </w:r>
    </w:p>
    <w:p w14:paraId="5E71DFB1" w14:textId="399568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Gustafsson and V. Ramanathan, 2016: Convergence on climate warming by black carbon aerosols.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113(16)</w:t>
      </w:r>
      <w:r w:rsidRPr="005D5915">
        <w:rPr>
          <w:rFonts w:cs="Times New Roman"/>
          <w:sz w:val="20"/>
          <w:szCs w:val="20"/>
          <w:lang w:val="en-GB"/>
        </w:rPr>
        <w:t>, 4243–4245, doi:</w:t>
      </w:r>
      <w:hyperlink r:id="rId586" w:history="1">
        <w:r w:rsidRPr="005D5915">
          <w:rPr>
            <w:rStyle w:val="Hyperlink"/>
            <w:rFonts w:cs="Times New Roman"/>
            <w:sz w:val="20"/>
            <w:szCs w:val="20"/>
            <w:lang w:val="en-US"/>
          </w:rPr>
          <w:t>10.1073/pnas.1603570113</w:t>
        </w:r>
      </w:hyperlink>
      <w:r w:rsidRPr="005D5915">
        <w:rPr>
          <w:rFonts w:cs="Times New Roman"/>
          <w:sz w:val="20"/>
          <w:szCs w:val="20"/>
          <w:lang w:val="en-GB"/>
        </w:rPr>
        <w:t>.</w:t>
      </w:r>
    </w:p>
    <w:p w14:paraId="33D98DD2" w14:textId="47EBF6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C. et al., 2018: Impact of aerosols on the spatiotemporal variability of photovoltaic energy production in the Euro-Mediterranean area. </w:t>
      </w:r>
      <w:r w:rsidRPr="005D5915">
        <w:rPr>
          <w:rFonts w:cs="Times New Roman"/>
          <w:i/>
          <w:sz w:val="20"/>
          <w:szCs w:val="20"/>
          <w:lang w:val="en-GB"/>
        </w:rPr>
        <w:t>Solar Energy</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1142–1152, doi:</w:t>
      </w:r>
      <w:hyperlink r:id="rId587" w:history="1">
        <w:r w:rsidRPr="005D5915">
          <w:rPr>
            <w:rStyle w:val="Hyperlink"/>
            <w:rFonts w:cs="Times New Roman"/>
            <w:sz w:val="20"/>
            <w:szCs w:val="20"/>
            <w:lang w:val="en-US"/>
          </w:rPr>
          <w:t>10.1016/j.solener.2018.09.085</w:t>
        </w:r>
      </w:hyperlink>
      <w:r w:rsidRPr="005D5915">
        <w:rPr>
          <w:rFonts w:cs="Times New Roman"/>
          <w:sz w:val="20"/>
          <w:szCs w:val="20"/>
          <w:lang w:val="en-GB"/>
        </w:rPr>
        <w:t>.</w:t>
      </w:r>
    </w:p>
    <w:p w14:paraId="42593180" w14:textId="1D417B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C. et al., 2020: Future evolution of surface solar radiation and photovoltaic potential in Europe: investigating the role of aerosols.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034035, doi:</w:t>
      </w:r>
      <w:hyperlink r:id="rId588" w:history="1">
        <w:r w:rsidRPr="005D5915">
          <w:rPr>
            <w:rStyle w:val="Hyperlink"/>
            <w:rFonts w:cs="Times New Roman"/>
            <w:sz w:val="20"/>
            <w:szCs w:val="20"/>
            <w:lang w:val="en-US"/>
          </w:rPr>
          <w:t>10.1088/1748-9326/ab6666</w:t>
        </w:r>
      </w:hyperlink>
      <w:r w:rsidRPr="005D5915">
        <w:rPr>
          <w:rFonts w:cs="Times New Roman"/>
          <w:sz w:val="20"/>
          <w:szCs w:val="20"/>
          <w:lang w:val="en-GB"/>
        </w:rPr>
        <w:t>.</w:t>
      </w:r>
    </w:p>
    <w:p w14:paraId="742924A4" w14:textId="4F8196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J.M., D. San-Martín, S. Brands, R. Manzanas, and S. Herrera, 2013: Reassessing Statistical Downscaling Techniques for Their Robust Application under Climate Change Conditions.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171–188, doi:</w:t>
      </w:r>
      <w:hyperlink r:id="rId589" w:history="1">
        <w:r w:rsidRPr="005D5915">
          <w:rPr>
            <w:rStyle w:val="Hyperlink"/>
            <w:rFonts w:cs="Times New Roman"/>
            <w:sz w:val="20"/>
            <w:szCs w:val="20"/>
            <w:lang w:val="en-US"/>
          </w:rPr>
          <w:t>10.1175/jcli-d-11-00687.1</w:t>
        </w:r>
      </w:hyperlink>
      <w:r w:rsidRPr="005D5915">
        <w:rPr>
          <w:rFonts w:cs="Times New Roman"/>
          <w:sz w:val="20"/>
          <w:szCs w:val="20"/>
          <w:lang w:val="en-GB"/>
        </w:rPr>
        <w:t>.</w:t>
      </w:r>
    </w:p>
    <w:p w14:paraId="39845F3E" w14:textId="14A9FF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J.M. et al., 2019: An intercomparison of a large ensemble of statistical downscaling methods over Europe: Results from the VALUE perfect predictor cross-validation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3750–3785, doi:</w:t>
      </w:r>
      <w:hyperlink r:id="rId590" w:history="1">
        <w:r w:rsidRPr="005D5915">
          <w:rPr>
            <w:rStyle w:val="Hyperlink"/>
            <w:rFonts w:cs="Times New Roman"/>
            <w:sz w:val="20"/>
            <w:szCs w:val="20"/>
            <w:lang w:val="en-US"/>
          </w:rPr>
          <w:t>10.1002/joc.5462</w:t>
        </w:r>
      </w:hyperlink>
      <w:r w:rsidRPr="005D5915">
        <w:rPr>
          <w:rFonts w:cs="Times New Roman"/>
          <w:sz w:val="20"/>
          <w:szCs w:val="20"/>
          <w:lang w:val="en-GB"/>
        </w:rPr>
        <w:t>.</w:t>
      </w:r>
    </w:p>
    <w:p w14:paraId="58B3DB34" w14:textId="6CC335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Gutmann, E. et al., 2014: An intercomparison of statistical downscaling methods used for water resource assessments in the United States.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50(9)</w:t>
      </w:r>
      <w:r w:rsidRPr="005D5915">
        <w:rPr>
          <w:rFonts w:cs="Times New Roman"/>
          <w:sz w:val="20"/>
          <w:szCs w:val="20"/>
          <w:lang w:val="en-GB"/>
        </w:rPr>
        <w:t>, 7167–7186, doi:</w:t>
      </w:r>
      <w:hyperlink r:id="rId591" w:history="1">
        <w:r w:rsidRPr="005D5915">
          <w:rPr>
            <w:rStyle w:val="Hyperlink"/>
            <w:rFonts w:cs="Times New Roman"/>
            <w:sz w:val="20"/>
            <w:szCs w:val="20"/>
            <w:lang w:val="en-US"/>
          </w:rPr>
          <w:t>10.1002/2014wr015559</w:t>
        </w:r>
      </w:hyperlink>
      <w:r w:rsidRPr="005D5915">
        <w:rPr>
          <w:rFonts w:cs="Times New Roman"/>
          <w:sz w:val="20"/>
          <w:szCs w:val="20"/>
          <w:lang w:val="en-GB"/>
        </w:rPr>
        <w:t>.</w:t>
      </w:r>
    </w:p>
    <w:p w14:paraId="17DDAB3E" w14:textId="3968FC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Gutmann, E.D. et al., 2018: Changes in hurricanes from a 13-Yr convection-permitting pseudo- global warming simulation. </w:t>
      </w:r>
      <w:r w:rsidRPr="005D5915">
        <w:rPr>
          <w:rFonts w:cs="Times New Roman"/>
          <w:i/>
          <w:sz w:val="20"/>
          <w:szCs w:val="20"/>
          <w:lang w:val="en-GB"/>
        </w:rPr>
        <w:t>Journal of Climate</w:t>
      </w:r>
      <w:r w:rsidRPr="005D5915">
        <w:rPr>
          <w:rFonts w:cs="Times New Roman"/>
          <w:sz w:val="20"/>
          <w:szCs w:val="20"/>
          <w:lang w:val="en-GB"/>
        </w:rPr>
        <w:t>, doi:</w:t>
      </w:r>
      <w:hyperlink r:id="rId592" w:history="1">
        <w:r w:rsidRPr="005D5915">
          <w:rPr>
            <w:rStyle w:val="Hyperlink"/>
            <w:rFonts w:cs="Times New Roman"/>
            <w:sz w:val="20"/>
            <w:szCs w:val="20"/>
            <w:lang w:val="en-US"/>
          </w:rPr>
          <w:t>10.1175/jcli-d-17-0391.1</w:t>
        </w:r>
      </w:hyperlink>
      <w:r w:rsidRPr="005D5915">
        <w:rPr>
          <w:rFonts w:cs="Times New Roman"/>
          <w:sz w:val="20"/>
          <w:szCs w:val="20"/>
          <w:lang w:val="en-GB"/>
        </w:rPr>
        <w:t>.</w:t>
      </w:r>
    </w:p>
    <w:p w14:paraId="0BB9DC18" w14:textId="4E03F1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Gutowski, W.J. et al., 2016: WCRP COordinated Regional Downscaling EXperiment (CORDEX): a diagnostic MIP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4087–4095, doi:</w:t>
      </w:r>
      <w:hyperlink r:id="rId593" w:history="1">
        <w:r w:rsidRPr="005D5915">
          <w:rPr>
            <w:rStyle w:val="Hyperlink"/>
            <w:rFonts w:cs="Times New Roman"/>
            <w:sz w:val="20"/>
            <w:szCs w:val="20"/>
            <w:lang w:val="en-US"/>
          </w:rPr>
          <w:t>10.5194/gmd-9-4087-2016</w:t>
        </w:r>
      </w:hyperlink>
      <w:r w:rsidRPr="005D5915">
        <w:rPr>
          <w:rFonts w:cs="Times New Roman"/>
          <w:sz w:val="20"/>
          <w:szCs w:val="20"/>
          <w:lang w:val="en-GB"/>
        </w:rPr>
        <w:t>.</w:t>
      </w:r>
    </w:p>
    <w:p w14:paraId="08553DA2" w14:textId="2015EC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Gutowski, W.J. et al., 2020: The Ongoing Need for High-Resolution Regional Climate Models: Process Understanding and Stakeholder Information.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101(5)</w:t>
      </w:r>
      <w:r w:rsidRPr="005D5915">
        <w:rPr>
          <w:rFonts w:cs="Times New Roman"/>
          <w:sz w:val="20"/>
          <w:szCs w:val="20"/>
          <w:lang w:val="en-GB"/>
        </w:rPr>
        <w:t>, E664–E683, doi:</w:t>
      </w:r>
      <w:hyperlink r:id="rId594" w:history="1">
        <w:r w:rsidRPr="005D5915">
          <w:rPr>
            <w:rStyle w:val="Hyperlink"/>
            <w:rFonts w:cs="Times New Roman"/>
            <w:sz w:val="20"/>
            <w:szCs w:val="20"/>
            <w:lang w:val="en-US"/>
          </w:rPr>
          <w:t>10.1175/bams-d-19-0113.1</w:t>
        </w:r>
      </w:hyperlink>
      <w:r w:rsidRPr="005D5915">
        <w:rPr>
          <w:rFonts w:cs="Times New Roman"/>
          <w:sz w:val="20"/>
          <w:szCs w:val="20"/>
          <w:lang w:val="en-GB"/>
        </w:rPr>
        <w:t>.</w:t>
      </w:r>
    </w:p>
    <w:p w14:paraId="0411A83B" w14:textId="4D0120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 K.-J., B.-H. Kim, E.-S. Chung, J.C.L. Chan, and C.-P. Chang, 2020: Major factors of global and regional monsoon rainfall changes: natural versus anthropogenic forcing.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034055, doi:</w:t>
      </w:r>
      <w:hyperlink r:id="rId595" w:history="1">
        <w:r w:rsidRPr="005D5915">
          <w:rPr>
            <w:rStyle w:val="Hyperlink"/>
            <w:rFonts w:cs="Times New Roman"/>
            <w:sz w:val="20"/>
            <w:szCs w:val="20"/>
            <w:lang w:val="en-US"/>
          </w:rPr>
          <w:t>10.1088/1748-9326/ab7767</w:t>
        </w:r>
      </w:hyperlink>
      <w:r w:rsidRPr="005D5915">
        <w:rPr>
          <w:rFonts w:cs="Times New Roman"/>
          <w:sz w:val="20"/>
          <w:szCs w:val="20"/>
          <w:lang w:val="en-GB"/>
        </w:rPr>
        <w:t>.</w:t>
      </w:r>
    </w:p>
    <w:p w14:paraId="3F46BC23" w14:textId="3887CC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F. Selten, and G.J. van Oldenborgh, 2013a: Anthropogenic changes of the thermal and zonal flow </w:t>
      </w:r>
      <w:r w:rsidRPr="005D5915">
        <w:rPr>
          <w:rFonts w:cs="Times New Roman"/>
          <w:sz w:val="20"/>
          <w:szCs w:val="20"/>
          <w:lang w:val="en-GB"/>
        </w:rPr>
        <w:lastRenderedPageBreak/>
        <w:t xml:space="preserve">structure over Western Europe and Eastern North Atlantic in CMIP3 and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2577–2588, doi:</w:t>
      </w:r>
      <w:hyperlink r:id="rId596" w:history="1">
        <w:r w:rsidRPr="005D5915">
          <w:rPr>
            <w:rStyle w:val="Hyperlink"/>
            <w:rFonts w:cs="Times New Roman"/>
            <w:sz w:val="20"/>
            <w:szCs w:val="20"/>
            <w:lang w:val="en-US"/>
          </w:rPr>
          <w:t>10.1007/s00382-013-1734-8</w:t>
        </w:r>
      </w:hyperlink>
      <w:r w:rsidRPr="005D5915">
        <w:rPr>
          <w:rFonts w:cs="Times New Roman"/>
          <w:sz w:val="20"/>
          <w:szCs w:val="20"/>
          <w:lang w:val="en-GB"/>
        </w:rPr>
        <w:t>.</w:t>
      </w:r>
    </w:p>
    <w:p w14:paraId="4CC677C7" w14:textId="13CC0A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F.M. Selten, and S.S. Drijfhout, 2015: Decelerating Atlantic meridional overturning circulation main cause of future west European summer atmospheric circulation changes.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094007, doi:</w:t>
      </w:r>
      <w:hyperlink r:id="rId597" w:history="1">
        <w:r w:rsidRPr="005D5915">
          <w:rPr>
            <w:rStyle w:val="Hyperlink"/>
            <w:rFonts w:cs="Times New Roman"/>
            <w:sz w:val="20"/>
            <w:szCs w:val="20"/>
            <w:lang w:val="en-US"/>
          </w:rPr>
          <w:t>10.1088/1748-9326/10/9/094007</w:t>
        </w:r>
      </w:hyperlink>
      <w:r w:rsidRPr="005D5915">
        <w:rPr>
          <w:rFonts w:cs="Times New Roman"/>
          <w:sz w:val="20"/>
          <w:szCs w:val="20"/>
          <w:lang w:val="en-GB"/>
        </w:rPr>
        <w:t>.</w:t>
      </w:r>
    </w:p>
    <w:p w14:paraId="15C9E7C1" w14:textId="3DBAFA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et al., 2013b: More hurricanes to hit western Europe due to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40(9)</w:t>
      </w:r>
      <w:r w:rsidRPr="005D5915">
        <w:rPr>
          <w:rFonts w:cs="Times New Roman"/>
          <w:sz w:val="20"/>
          <w:szCs w:val="20"/>
          <w:lang w:val="en-GB"/>
        </w:rPr>
        <w:t>, 1783–1788, doi:</w:t>
      </w:r>
      <w:hyperlink r:id="rId598" w:history="1">
        <w:r w:rsidRPr="005D5915">
          <w:rPr>
            <w:rStyle w:val="Hyperlink"/>
            <w:rFonts w:cs="Times New Roman"/>
            <w:sz w:val="20"/>
            <w:szCs w:val="20"/>
            <w:lang w:val="en-US"/>
          </w:rPr>
          <w:t>10.1002/grl.50360</w:t>
        </w:r>
      </w:hyperlink>
      <w:r w:rsidRPr="005D5915">
        <w:rPr>
          <w:rFonts w:cs="Times New Roman"/>
          <w:sz w:val="20"/>
          <w:szCs w:val="20"/>
          <w:lang w:val="en-GB"/>
        </w:rPr>
        <w:t>.</w:t>
      </w:r>
    </w:p>
    <w:p w14:paraId="4934BCE0" w14:textId="18BF4E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et al., 2016: High Resolution Model Intercomparison Project (HighResMIP v1.0)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4185–4208, doi:</w:t>
      </w:r>
      <w:hyperlink r:id="rId599" w:history="1">
        <w:r w:rsidRPr="005D5915">
          <w:rPr>
            <w:rStyle w:val="Hyperlink"/>
            <w:rFonts w:cs="Times New Roman"/>
            <w:sz w:val="20"/>
            <w:szCs w:val="20"/>
            <w:lang w:val="en-US"/>
          </w:rPr>
          <w:t>10.5194/gmd-9-4185-2016</w:t>
        </w:r>
      </w:hyperlink>
      <w:r w:rsidRPr="005D5915">
        <w:rPr>
          <w:rFonts w:cs="Times New Roman"/>
          <w:sz w:val="20"/>
          <w:szCs w:val="20"/>
          <w:lang w:val="en-GB"/>
        </w:rPr>
        <w:t>.</w:t>
      </w:r>
    </w:p>
    <w:p w14:paraId="7E2E39EC" w14:textId="40E9B8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Haas, R. and J.G. Pinto, 2012: A combined statistical and dynamical approach for downscaling large-scale footprints of European windstorms.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39(23)</w:t>
      </w:r>
      <w:r w:rsidRPr="005D5915">
        <w:rPr>
          <w:rFonts w:cs="Times New Roman"/>
          <w:sz w:val="20"/>
          <w:szCs w:val="20"/>
          <w:lang w:val="en-GB"/>
        </w:rPr>
        <w:t>, n/a–n/a, doi:</w:t>
      </w:r>
      <w:hyperlink r:id="rId600" w:history="1">
        <w:r w:rsidRPr="005D5915">
          <w:rPr>
            <w:rStyle w:val="Hyperlink"/>
            <w:rFonts w:cs="Times New Roman"/>
            <w:sz w:val="20"/>
            <w:szCs w:val="20"/>
            <w:lang w:val="en-US"/>
          </w:rPr>
          <w:t>10.1029/2012gl054014</w:t>
        </w:r>
      </w:hyperlink>
      <w:r w:rsidRPr="005D5915">
        <w:rPr>
          <w:rFonts w:cs="Times New Roman"/>
          <w:sz w:val="20"/>
          <w:szCs w:val="20"/>
          <w:lang w:val="en-GB"/>
        </w:rPr>
        <w:t>.</w:t>
      </w:r>
    </w:p>
    <w:p w14:paraId="614E9105" w14:textId="5F68075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Haasnoot, M. et al., 2020: Adaptation to uncertain sea-level rise; how uncertainty in Antarctic mass-loss impacts the coastal adaptation strategy of the Netherlands.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034007, doi:</w:t>
      </w:r>
      <w:hyperlink r:id="rId601" w:history="1">
        <w:r w:rsidRPr="005D5915">
          <w:rPr>
            <w:rStyle w:val="Hyperlink"/>
            <w:rFonts w:cs="Times New Roman"/>
            <w:sz w:val="20"/>
            <w:szCs w:val="20"/>
            <w:lang w:val="en-US"/>
          </w:rPr>
          <w:t>10.1088/1748-9326/ab666c</w:t>
        </w:r>
      </w:hyperlink>
      <w:r w:rsidRPr="005D5915">
        <w:rPr>
          <w:rFonts w:cs="Times New Roman"/>
          <w:sz w:val="20"/>
          <w:szCs w:val="20"/>
          <w:lang w:val="en-GB"/>
        </w:rPr>
        <w:t>.</w:t>
      </w:r>
    </w:p>
    <w:p w14:paraId="34EF1516" w14:textId="656AF8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Haberlie, A.M., W.S. Ashley, and T.J. Pingel, 2015: The effect of urbanisation on the climatology of thunderstorm initiation.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141(688)</w:t>
      </w:r>
      <w:r w:rsidRPr="005D5915">
        <w:rPr>
          <w:rFonts w:cs="Times New Roman"/>
          <w:sz w:val="20"/>
          <w:szCs w:val="20"/>
          <w:lang w:val="en-GB"/>
        </w:rPr>
        <w:t>, 663–675, doi:</w:t>
      </w:r>
      <w:hyperlink r:id="rId602" w:history="1">
        <w:r w:rsidRPr="005D5915">
          <w:rPr>
            <w:rStyle w:val="Hyperlink"/>
            <w:rFonts w:cs="Times New Roman"/>
            <w:sz w:val="20"/>
            <w:szCs w:val="20"/>
            <w:lang w:val="en-US"/>
          </w:rPr>
          <w:t>10.1002/qj.2499</w:t>
        </w:r>
      </w:hyperlink>
      <w:r w:rsidRPr="005D5915">
        <w:rPr>
          <w:rFonts w:cs="Times New Roman"/>
          <w:sz w:val="20"/>
          <w:szCs w:val="20"/>
          <w:lang w:val="en-GB"/>
        </w:rPr>
        <w:t>.</w:t>
      </w:r>
    </w:p>
    <w:p w14:paraId="53D06DB5" w14:textId="2995A8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Haeffelin, M. et al., 2005: SIRTA, a ground-based atmospheric observatory for cloud and aerosol research. </w:t>
      </w:r>
      <w:r w:rsidRPr="005D5915">
        <w:rPr>
          <w:rFonts w:cs="Times New Roman"/>
          <w:i/>
          <w:sz w:val="20"/>
          <w:szCs w:val="20"/>
          <w:lang w:val="en-GB"/>
        </w:rPr>
        <w:t>Annales Geophysicae</w:t>
      </w:r>
      <w:r w:rsidRPr="005D5915">
        <w:rPr>
          <w:rFonts w:cs="Times New Roman"/>
          <w:sz w:val="20"/>
          <w:szCs w:val="20"/>
          <w:lang w:val="en-GB"/>
        </w:rPr>
        <w:t xml:space="preserve">, </w:t>
      </w:r>
      <w:r w:rsidRPr="005D5915">
        <w:rPr>
          <w:rFonts w:cs="Times New Roman"/>
          <w:b/>
          <w:sz w:val="20"/>
          <w:szCs w:val="20"/>
          <w:lang w:val="en-GB"/>
        </w:rPr>
        <w:t>23(2)</w:t>
      </w:r>
      <w:r w:rsidRPr="005D5915">
        <w:rPr>
          <w:rFonts w:cs="Times New Roman"/>
          <w:sz w:val="20"/>
          <w:szCs w:val="20"/>
          <w:lang w:val="en-GB"/>
        </w:rPr>
        <w:t>, 253–275, doi:</w:t>
      </w:r>
      <w:hyperlink r:id="rId603" w:history="1">
        <w:r w:rsidRPr="005D5915">
          <w:rPr>
            <w:rStyle w:val="Hyperlink"/>
            <w:rFonts w:cs="Times New Roman"/>
            <w:sz w:val="20"/>
            <w:szCs w:val="20"/>
            <w:lang w:val="en-US"/>
          </w:rPr>
          <w:t>10.5194/angeo-23-253-2005</w:t>
        </w:r>
      </w:hyperlink>
      <w:r w:rsidRPr="005D5915">
        <w:rPr>
          <w:rFonts w:cs="Times New Roman"/>
          <w:sz w:val="20"/>
          <w:szCs w:val="20"/>
          <w:lang w:val="en-GB"/>
        </w:rPr>
        <w:t>.</w:t>
      </w:r>
    </w:p>
    <w:p w14:paraId="6D74C265" w14:textId="3A19C5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Haerter, J.O., S. Hagemann, C. Moseley, and C. Piani, 2011: Climate model bias correction and the role of timescales.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1065–1079, doi:</w:t>
      </w:r>
      <w:hyperlink r:id="rId604" w:history="1">
        <w:r w:rsidRPr="005D5915">
          <w:rPr>
            <w:rStyle w:val="Hyperlink"/>
            <w:rFonts w:cs="Times New Roman"/>
            <w:sz w:val="20"/>
            <w:szCs w:val="20"/>
            <w:lang w:val="en-US"/>
          </w:rPr>
          <w:t>10.5194/hess-15-1065-2011</w:t>
        </w:r>
      </w:hyperlink>
      <w:r w:rsidRPr="005D5915">
        <w:rPr>
          <w:rFonts w:cs="Times New Roman"/>
          <w:sz w:val="20"/>
          <w:szCs w:val="20"/>
          <w:lang w:val="en-GB"/>
        </w:rPr>
        <w:t>.</w:t>
      </w:r>
    </w:p>
    <w:p w14:paraId="09BC5AD6" w14:textId="053330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Haga, C. et al., 2020: Scenario Analysis of Renewable Energy–Biodiversity Nexuses Using a Forest Landscape Model. </w:t>
      </w:r>
      <w:r w:rsidRPr="005D5915">
        <w:rPr>
          <w:rFonts w:cs="Times New Roman"/>
          <w:i/>
          <w:sz w:val="20"/>
          <w:szCs w:val="20"/>
          <w:lang w:val="en-GB"/>
        </w:rPr>
        <w:t>Frontiers in Ecology and Evolution</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1–15, doi:</w:t>
      </w:r>
      <w:hyperlink r:id="rId605" w:history="1">
        <w:r w:rsidRPr="005D5915">
          <w:rPr>
            <w:rStyle w:val="Hyperlink"/>
            <w:rFonts w:cs="Times New Roman"/>
            <w:sz w:val="20"/>
            <w:szCs w:val="20"/>
            <w:lang w:val="en-US"/>
          </w:rPr>
          <w:t>10.3389/fevo.2020.00155</w:t>
        </w:r>
      </w:hyperlink>
      <w:r w:rsidRPr="005D5915">
        <w:rPr>
          <w:rFonts w:cs="Times New Roman"/>
          <w:sz w:val="20"/>
          <w:szCs w:val="20"/>
          <w:lang w:val="en-GB"/>
        </w:rPr>
        <w:t>.</w:t>
      </w:r>
    </w:p>
    <w:p w14:paraId="17E665F4" w14:textId="014B9C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Hagemann, S. et al., 2013: Climate change impact on available water resources obtained using multiple global climate and hydrology models.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129–144, doi:</w:t>
      </w:r>
      <w:hyperlink r:id="rId606" w:history="1">
        <w:r w:rsidRPr="005D5915">
          <w:rPr>
            <w:rStyle w:val="Hyperlink"/>
            <w:rFonts w:cs="Times New Roman"/>
            <w:sz w:val="20"/>
            <w:szCs w:val="20"/>
            <w:lang w:val="en-US"/>
          </w:rPr>
          <w:t>10.5194/esd-4-129-2013</w:t>
        </w:r>
      </w:hyperlink>
      <w:r w:rsidRPr="005D5915">
        <w:rPr>
          <w:rFonts w:cs="Times New Roman"/>
          <w:sz w:val="20"/>
          <w:szCs w:val="20"/>
          <w:lang w:val="en-GB"/>
        </w:rPr>
        <w:t>.</w:t>
      </w:r>
    </w:p>
    <w:p w14:paraId="4CCB9C6C" w14:textId="7A9D97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Hagishima, A., J. Tanimoto, and K.I. Narita, 2005: Intercomparisons of experimental convective heat transfer coefficients and mass transfer coefficients of urban surfaces.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551–576, doi:</w:t>
      </w:r>
      <w:hyperlink r:id="rId607" w:history="1">
        <w:r w:rsidRPr="005D5915">
          <w:rPr>
            <w:rStyle w:val="Hyperlink"/>
            <w:rFonts w:cs="Times New Roman"/>
            <w:sz w:val="20"/>
            <w:szCs w:val="20"/>
            <w:lang w:val="en-US"/>
          </w:rPr>
          <w:t>10.1007/s10546-005-2078-7</w:t>
        </w:r>
      </w:hyperlink>
      <w:r w:rsidRPr="005D5915">
        <w:rPr>
          <w:rFonts w:cs="Times New Roman"/>
          <w:sz w:val="20"/>
          <w:szCs w:val="20"/>
          <w:lang w:val="en-GB"/>
        </w:rPr>
        <w:t>.</w:t>
      </w:r>
    </w:p>
    <w:p w14:paraId="0AD96B0A" w14:textId="4E9C1F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Hahn, A. et al., 2016: Holocene paleo-climatic record from the South African Namaqualand mudbelt: A source to sink approach. </w:t>
      </w:r>
      <w:r w:rsidRPr="005D5915">
        <w:rPr>
          <w:rFonts w:cs="Times New Roman"/>
          <w:i/>
          <w:sz w:val="20"/>
          <w:szCs w:val="20"/>
          <w:lang w:val="en-GB"/>
        </w:rPr>
        <w:t>Quaternary International</w:t>
      </w:r>
      <w:r w:rsidRPr="005D5915">
        <w:rPr>
          <w:rFonts w:cs="Times New Roman"/>
          <w:sz w:val="20"/>
          <w:szCs w:val="20"/>
          <w:lang w:val="en-GB"/>
        </w:rPr>
        <w:t xml:space="preserve">, </w:t>
      </w:r>
      <w:r w:rsidRPr="005D5915">
        <w:rPr>
          <w:rFonts w:cs="Times New Roman"/>
          <w:b/>
          <w:sz w:val="20"/>
          <w:szCs w:val="20"/>
          <w:lang w:val="en-GB"/>
        </w:rPr>
        <w:t>404</w:t>
      </w:r>
      <w:r w:rsidRPr="005D5915">
        <w:rPr>
          <w:rFonts w:cs="Times New Roman"/>
          <w:sz w:val="20"/>
          <w:szCs w:val="20"/>
          <w:lang w:val="en-GB"/>
        </w:rPr>
        <w:t>, 121–135, doi:</w:t>
      </w:r>
      <w:hyperlink r:id="rId608" w:history="1">
        <w:r w:rsidRPr="005D5915">
          <w:rPr>
            <w:rStyle w:val="Hyperlink"/>
            <w:rFonts w:cs="Times New Roman"/>
            <w:sz w:val="20"/>
            <w:szCs w:val="20"/>
            <w:lang w:val="en-US"/>
          </w:rPr>
          <w:t>10.1016/j.quaint.2015.10.017</w:t>
        </w:r>
      </w:hyperlink>
      <w:r w:rsidRPr="005D5915">
        <w:rPr>
          <w:rFonts w:cs="Times New Roman"/>
          <w:sz w:val="20"/>
          <w:szCs w:val="20"/>
          <w:lang w:val="en-GB"/>
        </w:rPr>
        <w:t>.</w:t>
      </w:r>
    </w:p>
    <w:p w14:paraId="566E6446" w14:textId="20A042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Haiden, T. et al., 2011: The Integrated Nowcasting through Comprehensive Analysis (INCA) System and Its Validation over the Eastern Alpine Region. </w:t>
      </w:r>
      <w:r w:rsidRPr="005D5915">
        <w:rPr>
          <w:rFonts w:cs="Times New Roman"/>
          <w:i/>
          <w:sz w:val="20"/>
          <w:szCs w:val="20"/>
          <w:lang w:val="en-GB"/>
        </w:rPr>
        <w:t>Weather and Forecasting</w:t>
      </w:r>
      <w:r w:rsidRPr="005D5915">
        <w:rPr>
          <w:rFonts w:cs="Times New Roman"/>
          <w:sz w:val="20"/>
          <w:szCs w:val="20"/>
          <w:lang w:val="en-GB"/>
        </w:rPr>
        <w:t xml:space="preserve">, </w:t>
      </w:r>
      <w:r w:rsidRPr="005D5915">
        <w:rPr>
          <w:rFonts w:cs="Times New Roman"/>
          <w:b/>
          <w:sz w:val="20"/>
          <w:szCs w:val="20"/>
          <w:lang w:val="en-GB"/>
        </w:rPr>
        <w:t>26(2)</w:t>
      </w:r>
      <w:r w:rsidRPr="005D5915">
        <w:rPr>
          <w:rFonts w:cs="Times New Roman"/>
          <w:sz w:val="20"/>
          <w:szCs w:val="20"/>
          <w:lang w:val="en-GB"/>
        </w:rPr>
        <w:t>, 166–183, doi:</w:t>
      </w:r>
      <w:hyperlink r:id="rId609" w:history="1">
        <w:r w:rsidRPr="005D5915">
          <w:rPr>
            <w:rStyle w:val="Hyperlink"/>
            <w:rFonts w:cs="Times New Roman"/>
            <w:sz w:val="20"/>
            <w:szCs w:val="20"/>
            <w:lang w:val="en-US"/>
          </w:rPr>
          <w:t>10.1175/2010waf2222451.1</w:t>
        </w:r>
      </w:hyperlink>
      <w:r w:rsidRPr="005D5915">
        <w:rPr>
          <w:rFonts w:cs="Times New Roman"/>
          <w:sz w:val="20"/>
          <w:szCs w:val="20"/>
          <w:lang w:val="en-GB"/>
        </w:rPr>
        <w:t>.</w:t>
      </w:r>
    </w:p>
    <w:p w14:paraId="3F1D6B41" w14:textId="096489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25(23)</w:t>
      </w:r>
      <w:r w:rsidRPr="005D5915">
        <w:rPr>
          <w:rFonts w:cs="Times New Roman"/>
          <w:sz w:val="20"/>
          <w:szCs w:val="20"/>
          <w:lang w:val="en-GB"/>
        </w:rPr>
        <w:t>, 8108–8131, doi:</w:t>
      </w:r>
      <w:hyperlink r:id="rId610" w:history="1">
        <w:r w:rsidRPr="005D5915">
          <w:rPr>
            <w:rStyle w:val="Hyperlink"/>
            <w:rFonts w:cs="Times New Roman"/>
            <w:sz w:val="20"/>
            <w:szCs w:val="20"/>
            <w:lang w:val="en-US"/>
          </w:rPr>
          <w:t>10.1175/jcli-d-11-00668.1</w:t>
        </w:r>
      </w:hyperlink>
      <w:r w:rsidRPr="005D5915">
        <w:rPr>
          <w:rFonts w:cs="Times New Roman"/>
          <w:sz w:val="20"/>
          <w:szCs w:val="20"/>
          <w:lang w:val="en-GB"/>
        </w:rPr>
        <w:t>.</w:t>
      </w:r>
    </w:p>
    <w:p w14:paraId="7105F4D3" w14:textId="19509B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Hakim, G.J. et al., 2016: The last millennium climate reanalysis project: Framework and first results.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121(12)</w:t>
      </w:r>
      <w:r w:rsidRPr="005D5915">
        <w:rPr>
          <w:rFonts w:cs="Times New Roman"/>
          <w:sz w:val="20"/>
          <w:szCs w:val="20"/>
          <w:lang w:val="en-GB"/>
        </w:rPr>
        <w:t>, 6745–6764, doi:</w:t>
      </w:r>
      <w:hyperlink r:id="rId611" w:history="1">
        <w:r w:rsidRPr="005D5915">
          <w:rPr>
            <w:rStyle w:val="Hyperlink"/>
            <w:rFonts w:cs="Times New Roman"/>
            <w:sz w:val="20"/>
            <w:szCs w:val="20"/>
            <w:lang w:val="en-US"/>
          </w:rPr>
          <w:t>10.1002/2016jd024751</w:t>
        </w:r>
      </w:hyperlink>
      <w:r w:rsidRPr="005D5915">
        <w:rPr>
          <w:rFonts w:cs="Times New Roman"/>
          <w:sz w:val="20"/>
          <w:szCs w:val="20"/>
          <w:lang w:val="en-GB"/>
        </w:rPr>
        <w:t>.</w:t>
      </w:r>
    </w:p>
    <w:p w14:paraId="4466DEC4" w14:textId="1130D8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Halenka, T. et al., 2019: On the comparison of urban canopy effects parameterisation. </w:t>
      </w:r>
      <w:r w:rsidRPr="005D5915">
        <w:rPr>
          <w:rFonts w:cs="Times New Roman"/>
          <w:i/>
          <w:sz w:val="20"/>
          <w:szCs w:val="20"/>
          <w:lang w:val="en-GB"/>
        </w:rPr>
        <w:t>International Journal of Environment and Pollution</w:t>
      </w:r>
      <w:r w:rsidRPr="005D5915">
        <w:rPr>
          <w:rFonts w:cs="Times New Roman"/>
          <w:sz w:val="20"/>
          <w:szCs w:val="20"/>
          <w:lang w:val="en-GB"/>
        </w:rPr>
        <w:t xml:space="preserve">, </w:t>
      </w:r>
      <w:r w:rsidRPr="005D5915">
        <w:rPr>
          <w:rFonts w:cs="Times New Roman"/>
          <w:b/>
          <w:sz w:val="20"/>
          <w:szCs w:val="20"/>
          <w:lang w:val="en-GB"/>
        </w:rPr>
        <w:t>65(1–3)</w:t>
      </w:r>
      <w:r w:rsidRPr="005D5915">
        <w:rPr>
          <w:rFonts w:cs="Times New Roman"/>
          <w:sz w:val="20"/>
          <w:szCs w:val="20"/>
          <w:lang w:val="en-GB"/>
        </w:rPr>
        <w:t>, 177–194, doi:</w:t>
      </w:r>
      <w:hyperlink r:id="rId612" w:history="1">
        <w:r w:rsidRPr="005D5915">
          <w:rPr>
            <w:rStyle w:val="Hyperlink"/>
            <w:rFonts w:cs="Times New Roman"/>
            <w:sz w:val="20"/>
            <w:szCs w:val="20"/>
            <w:lang w:val="en-US"/>
          </w:rPr>
          <w:t>10.1504/ijep.2019.101840</w:t>
        </w:r>
      </w:hyperlink>
      <w:r w:rsidRPr="005D5915">
        <w:rPr>
          <w:rFonts w:cs="Times New Roman"/>
          <w:sz w:val="20"/>
          <w:szCs w:val="20"/>
          <w:lang w:val="en-GB"/>
        </w:rPr>
        <w:t>.</w:t>
      </w:r>
    </w:p>
    <w:p w14:paraId="19FFD645" w14:textId="2446D0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 A., 2014: Projecting regional change.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346(6216)</w:t>
      </w:r>
      <w:r w:rsidRPr="005D5915">
        <w:rPr>
          <w:rFonts w:cs="Times New Roman"/>
          <w:sz w:val="20"/>
          <w:szCs w:val="20"/>
          <w:lang w:val="en-GB"/>
        </w:rPr>
        <w:t>, 1461–1462, doi:</w:t>
      </w:r>
      <w:hyperlink r:id="rId613" w:history="1">
        <w:r w:rsidRPr="005D5915">
          <w:rPr>
            <w:rStyle w:val="Hyperlink"/>
            <w:rFonts w:cs="Times New Roman"/>
            <w:sz w:val="20"/>
            <w:szCs w:val="20"/>
            <w:lang w:val="en-GB"/>
          </w:rPr>
          <w:t>10.1126/science.aaa0629</w:t>
        </w:r>
      </w:hyperlink>
      <w:r w:rsidRPr="005D5915">
        <w:rPr>
          <w:rFonts w:cs="Times New Roman"/>
          <w:sz w:val="20"/>
          <w:szCs w:val="20"/>
          <w:lang w:val="en-GB"/>
        </w:rPr>
        <w:t>.</w:t>
      </w:r>
    </w:p>
    <w:p w14:paraId="4BCB3021" w14:textId="3331F9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 A., P. Cox, C. Huntingford, and S. Klein, 2019: Progressing emergent constraints on future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269–278, doi:</w:t>
      </w:r>
      <w:hyperlink r:id="rId614" w:history="1">
        <w:r w:rsidRPr="005D5915">
          <w:rPr>
            <w:rStyle w:val="Hyperlink"/>
            <w:rFonts w:cs="Times New Roman"/>
            <w:sz w:val="20"/>
            <w:szCs w:val="20"/>
            <w:lang w:val="en-US"/>
          </w:rPr>
          <w:t>10.1038/s41558-019-0436-6</w:t>
        </w:r>
      </w:hyperlink>
      <w:r w:rsidRPr="005D5915">
        <w:rPr>
          <w:rFonts w:cs="Times New Roman"/>
          <w:sz w:val="20"/>
          <w:szCs w:val="20"/>
          <w:lang w:val="en-GB"/>
        </w:rPr>
        <w:t>.</w:t>
      </w:r>
    </w:p>
    <w:p w14:paraId="1F2BEF38" w14:textId="071567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Hallegatte, S., C. Green, R.J. Nicholls, and J. Corfee-Morlot, 2013: Future flood losses in major coastal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802–806, doi:</w:t>
      </w:r>
      <w:hyperlink r:id="rId615" w:history="1">
        <w:r w:rsidRPr="005D5915">
          <w:rPr>
            <w:rStyle w:val="Hyperlink"/>
            <w:rFonts w:cs="Times New Roman"/>
            <w:sz w:val="20"/>
            <w:szCs w:val="20"/>
            <w:lang w:val="en-US"/>
          </w:rPr>
          <w:t>10.1038/nclimate1979</w:t>
        </w:r>
      </w:hyperlink>
      <w:r w:rsidRPr="005D5915">
        <w:rPr>
          <w:rFonts w:cs="Times New Roman"/>
          <w:sz w:val="20"/>
          <w:szCs w:val="20"/>
          <w:lang w:val="en-GB"/>
        </w:rPr>
        <w:t>.</w:t>
      </w:r>
    </w:p>
    <w:p w14:paraId="5B388243" w14:textId="7F7A9C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Hamada, A. and Y.N. Takayabu, 2018: Large-Scale Environmental Conditions Related to Midsummer Extreme Rainfall Events around Japan in the TRMM Region.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6933–6945, doi:</w:t>
      </w:r>
      <w:hyperlink r:id="rId616" w:history="1">
        <w:r w:rsidRPr="005D5915">
          <w:rPr>
            <w:rStyle w:val="Hyperlink"/>
            <w:rFonts w:cs="Times New Roman"/>
            <w:sz w:val="20"/>
            <w:szCs w:val="20"/>
            <w:lang w:val="en-US"/>
          </w:rPr>
          <w:t>10.1175/jcli-d-17-0632.1</w:t>
        </w:r>
      </w:hyperlink>
      <w:r w:rsidRPr="005D5915">
        <w:rPr>
          <w:rFonts w:cs="Times New Roman"/>
          <w:sz w:val="20"/>
          <w:szCs w:val="20"/>
          <w:lang w:val="en-GB"/>
        </w:rPr>
        <w:t>.</w:t>
      </w:r>
    </w:p>
    <w:p w14:paraId="1DC798E3" w14:textId="7F7657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2010: Estimating Urban Heat Island Effects on the Temperature Series of Uccle (Brussels, Belgium) Using Remote Sensing Data and a Land Surface Scheme.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2(12)</w:t>
      </w:r>
      <w:r w:rsidRPr="005D5915">
        <w:rPr>
          <w:rFonts w:cs="Times New Roman"/>
          <w:sz w:val="20"/>
          <w:szCs w:val="20"/>
          <w:lang w:val="en-GB"/>
        </w:rPr>
        <w:t>, 2773–2784, doi:</w:t>
      </w:r>
      <w:hyperlink r:id="rId617" w:history="1">
        <w:r w:rsidRPr="005D5915">
          <w:rPr>
            <w:rStyle w:val="Hyperlink"/>
            <w:rFonts w:cs="Times New Roman"/>
            <w:sz w:val="20"/>
            <w:szCs w:val="20"/>
            <w:lang w:val="en-US"/>
          </w:rPr>
          <w:t>10.3390/rs2122773</w:t>
        </w:r>
      </w:hyperlink>
      <w:r w:rsidRPr="005D5915">
        <w:rPr>
          <w:rFonts w:cs="Times New Roman"/>
          <w:sz w:val="20"/>
          <w:szCs w:val="20"/>
          <w:lang w:val="en-GB"/>
        </w:rPr>
        <w:t>.</w:t>
      </w:r>
    </w:p>
    <w:p w14:paraId="7A046A14" w14:textId="2047CD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and V. Masson, 2008: Inclusion of a Drag Approach in the Town Energy Balance (TEB) Scheme: Offline 1D Evaluation in a Street Canyon.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47(10)</w:t>
      </w:r>
      <w:r w:rsidRPr="005D5915">
        <w:rPr>
          <w:rFonts w:cs="Times New Roman"/>
          <w:sz w:val="20"/>
          <w:szCs w:val="20"/>
          <w:lang w:val="en-GB"/>
        </w:rPr>
        <w:t>, 2627–2644, doi:</w:t>
      </w:r>
      <w:hyperlink r:id="rId618" w:history="1">
        <w:r w:rsidRPr="005D5915">
          <w:rPr>
            <w:rStyle w:val="Hyperlink"/>
            <w:rFonts w:cs="Times New Roman"/>
            <w:sz w:val="20"/>
            <w:szCs w:val="20"/>
            <w:lang w:val="en-US"/>
          </w:rPr>
          <w:t>10.1175/2008jamc1865.1</w:t>
        </w:r>
      </w:hyperlink>
      <w:r w:rsidRPr="005D5915">
        <w:rPr>
          <w:rFonts w:cs="Times New Roman"/>
          <w:sz w:val="20"/>
          <w:szCs w:val="20"/>
          <w:lang w:val="en-GB"/>
        </w:rPr>
        <w:t>.</w:t>
      </w:r>
    </w:p>
    <w:p w14:paraId="7DACE1D0" w14:textId="5AEF14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H. Van de Vyver, and P. Termonia, 2012: New cloud and microphysics parameterisation for use in high-resolution dynamical downscaling: application for summer extreme temperature over Belgium.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32(13)</w:t>
      </w:r>
      <w:r w:rsidRPr="005D5915">
        <w:rPr>
          <w:rFonts w:cs="Times New Roman"/>
          <w:sz w:val="20"/>
          <w:szCs w:val="20"/>
          <w:lang w:val="en-GB"/>
        </w:rPr>
        <w:t>, 2051–2065, doi:</w:t>
      </w:r>
      <w:hyperlink r:id="rId619" w:history="1">
        <w:r w:rsidRPr="005D5915">
          <w:rPr>
            <w:rStyle w:val="Hyperlink"/>
            <w:rFonts w:cs="Times New Roman"/>
            <w:sz w:val="20"/>
            <w:szCs w:val="20"/>
            <w:lang w:val="en-US"/>
          </w:rPr>
          <w:t>10.1002/joc.2409</w:t>
        </w:r>
      </w:hyperlink>
      <w:r w:rsidRPr="005D5915">
        <w:rPr>
          <w:rFonts w:cs="Times New Roman"/>
          <w:sz w:val="20"/>
          <w:szCs w:val="20"/>
          <w:lang w:val="en-GB"/>
        </w:rPr>
        <w:t>.</w:t>
      </w:r>
    </w:p>
    <w:p w14:paraId="20E42A81" w14:textId="222507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H. Van de Vyver, R. De Troch, and P. Termonia, 2014: Assessment of three dynamical urban climate downscaling methods: Brussels’s future urban heat island under an A1B emission scenario.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978–999, doi:</w:t>
      </w:r>
      <w:hyperlink r:id="rId620" w:history="1">
        <w:r w:rsidRPr="005D5915">
          <w:rPr>
            <w:rStyle w:val="Hyperlink"/>
            <w:rFonts w:cs="Times New Roman"/>
            <w:sz w:val="20"/>
            <w:szCs w:val="20"/>
            <w:lang w:val="en-US"/>
          </w:rPr>
          <w:t>10.1002/joc.3734</w:t>
        </w:r>
      </w:hyperlink>
      <w:r w:rsidRPr="005D5915">
        <w:rPr>
          <w:rFonts w:cs="Times New Roman"/>
          <w:sz w:val="20"/>
          <w:szCs w:val="20"/>
          <w:lang w:val="en-GB"/>
        </w:rPr>
        <w:t>.</w:t>
      </w:r>
    </w:p>
    <w:p w14:paraId="019D4B30" w14:textId="469858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et al., 2016: Evolution of urban heat wave intensity for the Brussels Capital Region in the ARPEGE-Climat A1B scenario.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176–195, doi:</w:t>
      </w:r>
      <w:hyperlink r:id="rId621" w:history="1">
        <w:r w:rsidRPr="005D5915">
          <w:rPr>
            <w:rStyle w:val="Hyperlink"/>
            <w:rFonts w:cs="Times New Roman"/>
            <w:sz w:val="20"/>
            <w:szCs w:val="20"/>
            <w:lang w:val="en-US"/>
          </w:rPr>
          <w:t>10.1016/j.uclim.2016.08.001</w:t>
        </w:r>
      </w:hyperlink>
      <w:r w:rsidRPr="005D5915">
        <w:rPr>
          <w:rFonts w:cs="Times New Roman"/>
          <w:sz w:val="20"/>
          <w:szCs w:val="20"/>
          <w:lang w:val="en-GB"/>
        </w:rPr>
        <w:t>.</w:t>
      </w:r>
    </w:p>
    <w:p w14:paraId="5D9B1549" w14:textId="4F9922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et al., 2020: The State-of-the-Art of Urban Climate Change Modeling and Observations. </w:t>
      </w:r>
      <w:r w:rsidRPr="005D5915">
        <w:rPr>
          <w:rFonts w:cs="Times New Roman"/>
          <w:i/>
          <w:sz w:val="20"/>
          <w:szCs w:val="20"/>
          <w:lang w:val="en-GB"/>
        </w:rPr>
        <w:t xml:space="preserve">Earth Systems and </w:t>
      </w:r>
      <w:r w:rsidRPr="005D5915">
        <w:rPr>
          <w:rFonts w:cs="Times New Roman"/>
          <w:i/>
          <w:sz w:val="20"/>
          <w:szCs w:val="20"/>
          <w:lang w:val="en-GB"/>
        </w:rPr>
        <w:lastRenderedPageBreak/>
        <w:t>Environment</w:t>
      </w:r>
      <w:r w:rsidRPr="005D5915">
        <w:rPr>
          <w:rFonts w:cs="Times New Roman"/>
          <w:sz w:val="20"/>
          <w:szCs w:val="20"/>
          <w:lang w:val="en-GB"/>
        </w:rPr>
        <w:t xml:space="preserve">, </w:t>
      </w:r>
      <w:r w:rsidRPr="005D5915">
        <w:rPr>
          <w:rFonts w:cs="Times New Roman"/>
          <w:b/>
          <w:sz w:val="20"/>
          <w:szCs w:val="20"/>
          <w:lang w:val="en-GB"/>
        </w:rPr>
        <w:t>4(4)</w:t>
      </w:r>
      <w:r w:rsidRPr="005D5915">
        <w:rPr>
          <w:rFonts w:cs="Times New Roman"/>
          <w:sz w:val="20"/>
          <w:szCs w:val="20"/>
          <w:lang w:val="en-GB"/>
        </w:rPr>
        <w:t>, 631–646, doi:</w:t>
      </w:r>
      <w:hyperlink r:id="rId622" w:history="1">
        <w:r w:rsidRPr="005D5915">
          <w:rPr>
            <w:rStyle w:val="Hyperlink"/>
            <w:rFonts w:cs="Times New Roman"/>
            <w:sz w:val="20"/>
            <w:szCs w:val="20"/>
            <w:lang w:val="en-US"/>
          </w:rPr>
          <w:t>10.1007/s41748-020-00193-3</w:t>
        </w:r>
      </w:hyperlink>
      <w:r w:rsidRPr="005D5915">
        <w:rPr>
          <w:rFonts w:cs="Times New Roman"/>
          <w:sz w:val="20"/>
          <w:szCs w:val="20"/>
          <w:lang w:val="en-GB"/>
        </w:rPr>
        <w:t>.</w:t>
      </w:r>
    </w:p>
    <w:p w14:paraId="40C5FD5A" w14:textId="2B5E84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 F., K.H. Cook, and E.K. Vizy, 2019: Changes in intense rainfall events and dry periods across Africa in the twenty-first century. </w:t>
      </w:r>
      <w:r w:rsidRPr="005D5915">
        <w:rPr>
          <w:rFonts w:cs="Times New Roman"/>
          <w:i/>
          <w:sz w:val="20"/>
          <w:szCs w:val="20"/>
          <w:lang w:val="en-GB"/>
        </w:rPr>
        <w:t>Climate Dynamics</w:t>
      </w:r>
      <w:r w:rsidRPr="005D5915">
        <w:rPr>
          <w:rFonts w:cs="Times New Roman"/>
          <w:sz w:val="20"/>
          <w:szCs w:val="20"/>
          <w:lang w:val="en-GB"/>
        </w:rPr>
        <w:t>, doi:</w:t>
      </w:r>
      <w:hyperlink r:id="rId623" w:history="1">
        <w:r w:rsidRPr="005D5915">
          <w:rPr>
            <w:rStyle w:val="Hyperlink"/>
            <w:rFonts w:cs="Times New Roman"/>
            <w:sz w:val="20"/>
            <w:szCs w:val="20"/>
            <w:lang w:val="en-US"/>
          </w:rPr>
          <w:t>10.1007/s00382-019-04653-z</w:t>
        </w:r>
      </w:hyperlink>
      <w:r w:rsidRPr="005D5915">
        <w:rPr>
          <w:rFonts w:cs="Times New Roman"/>
          <w:sz w:val="20"/>
          <w:szCs w:val="20"/>
          <w:lang w:val="en-GB"/>
        </w:rPr>
        <w:t>.</w:t>
      </w:r>
    </w:p>
    <w:p w14:paraId="640CBFEA" w14:textId="3632CB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 W. et al., 2020: The mechanisms and seasonal differences of the impact of aerosols on daytime surface urban heat island effect.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20(11)</w:t>
      </w:r>
      <w:r w:rsidRPr="005D5915">
        <w:rPr>
          <w:rFonts w:cs="Times New Roman"/>
          <w:sz w:val="20"/>
          <w:szCs w:val="20"/>
          <w:lang w:val="en-GB"/>
        </w:rPr>
        <w:t>, 6479–6493, doi:</w:t>
      </w:r>
      <w:hyperlink r:id="rId624" w:history="1">
        <w:r w:rsidRPr="005D5915">
          <w:rPr>
            <w:rStyle w:val="Hyperlink"/>
            <w:rFonts w:cs="Times New Roman"/>
            <w:sz w:val="20"/>
            <w:szCs w:val="20"/>
            <w:lang w:val="en-US"/>
          </w:rPr>
          <w:t>10.5194/acp-20-6479-2020</w:t>
        </w:r>
      </w:hyperlink>
      <w:r w:rsidRPr="005D5915">
        <w:rPr>
          <w:rFonts w:cs="Times New Roman"/>
          <w:sz w:val="20"/>
          <w:szCs w:val="20"/>
          <w:lang w:val="en-GB"/>
        </w:rPr>
        <w:t>.</w:t>
      </w:r>
    </w:p>
    <w:p w14:paraId="55BF6E3F" w14:textId="543D44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Hansen, J., R. Ruedy, M. Sato, and K. Lo, 2010: Global Surface Temperature Change.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48(4)</w:t>
      </w:r>
      <w:r w:rsidRPr="005D5915">
        <w:rPr>
          <w:rFonts w:cs="Times New Roman"/>
          <w:sz w:val="20"/>
          <w:szCs w:val="20"/>
          <w:lang w:val="en-GB"/>
        </w:rPr>
        <w:t>, RG4004, doi:</w:t>
      </w:r>
      <w:hyperlink r:id="rId625" w:history="1">
        <w:r w:rsidRPr="005D5915">
          <w:rPr>
            <w:rStyle w:val="Hyperlink"/>
            <w:rFonts w:cs="Times New Roman"/>
            <w:sz w:val="20"/>
            <w:szCs w:val="20"/>
            <w:lang w:val="en-US"/>
          </w:rPr>
          <w:t>10.1029/2010rg000345</w:t>
        </w:r>
      </w:hyperlink>
      <w:r w:rsidRPr="005D5915">
        <w:rPr>
          <w:rFonts w:cs="Times New Roman"/>
          <w:sz w:val="20"/>
          <w:szCs w:val="20"/>
          <w:lang w:val="en-GB"/>
        </w:rPr>
        <w:t>.</w:t>
      </w:r>
    </w:p>
    <w:p w14:paraId="4D7EDC2F" w14:textId="40FE61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Harris, I., P.D. Jones, T.J. Osborn, and D.H. Lister, 2014: Updated high-resolution grids of monthly climatic observations - the CRU TS3.10 Dataset.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623–642, doi:</w:t>
      </w:r>
      <w:hyperlink r:id="rId626" w:history="1">
        <w:r w:rsidRPr="005D5915">
          <w:rPr>
            <w:rStyle w:val="Hyperlink"/>
            <w:rFonts w:cs="Times New Roman"/>
            <w:sz w:val="20"/>
            <w:szCs w:val="20"/>
            <w:lang w:val="en-US"/>
          </w:rPr>
          <w:t>10.1002/joc.3711</w:t>
        </w:r>
      </w:hyperlink>
      <w:r w:rsidRPr="005D5915">
        <w:rPr>
          <w:rFonts w:cs="Times New Roman"/>
          <w:sz w:val="20"/>
          <w:szCs w:val="20"/>
          <w:lang w:val="en-GB"/>
        </w:rPr>
        <w:t>.</w:t>
      </w:r>
    </w:p>
    <w:p w14:paraId="79EE44DB" w14:textId="419248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Harris, L.M. and S.-J. Lin, 2013: A Two-Way Nested Global-Regional Dynamical Core on the Cubed-Sphere Grid.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283–306, doi:</w:t>
      </w:r>
      <w:hyperlink r:id="rId627" w:history="1">
        <w:r w:rsidRPr="005D5915">
          <w:rPr>
            <w:rStyle w:val="Hyperlink"/>
            <w:rFonts w:cs="Times New Roman"/>
            <w:sz w:val="20"/>
            <w:szCs w:val="20"/>
            <w:lang w:val="en-US"/>
          </w:rPr>
          <w:t>10.1175/mwr-d-11-00201.1</w:t>
        </w:r>
      </w:hyperlink>
      <w:r w:rsidRPr="005D5915">
        <w:rPr>
          <w:rFonts w:cs="Times New Roman"/>
          <w:sz w:val="20"/>
          <w:szCs w:val="20"/>
          <w:lang w:val="en-GB"/>
        </w:rPr>
        <w:t>.</w:t>
      </w:r>
    </w:p>
    <w:p w14:paraId="24021C9B" w14:textId="57EE4D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 N.C.G., R. Washington, and R.A. Stratton, 2018: Stronger Local Overturning in Convective-Permitting Regional Climate Model Improves Simulation of the Subtropical Annual Cycle.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45(20)</w:t>
      </w:r>
      <w:r w:rsidRPr="005D5915">
        <w:rPr>
          <w:rFonts w:cs="Times New Roman"/>
          <w:sz w:val="20"/>
          <w:szCs w:val="20"/>
          <w:lang w:val="en-GB"/>
        </w:rPr>
        <w:t>, doi:</w:t>
      </w:r>
      <w:hyperlink r:id="rId628" w:history="1">
        <w:r w:rsidRPr="005D5915">
          <w:rPr>
            <w:rStyle w:val="Hyperlink"/>
            <w:rFonts w:cs="Times New Roman"/>
            <w:sz w:val="20"/>
            <w:szCs w:val="20"/>
            <w:lang w:val="en-US"/>
          </w:rPr>
          <w:t>10.1029/2018gl079563</w:t>
        </w:r>
      </w:hyperlink>
      <w:r w:rsidRPr="005D5915">
        <w:rPr>
          <w:rFonts w:cs="Times New Roman"/>
          <w:sz w:val="20"/>
          <w:szCs w:val="20"/>
          <w:lang w:val="en-GB"/>
        </w:rPr>
        <w:t>.</w:t>
      </w:r>
    </w:p>
    <w:p w14:paraId="6C1E2F35" w14:textId="5C251B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 P.S. and E.C. Nisbet, 2012: Boomerang Effects in Science Communication: How Motivated Reasoning and Identity Cues Amplify Opinion Polarization About Climate Mitigation Policies. </w:t>
      </w:r>
      <w:r w:rsidRPr="005D5915">
        <w:rPr>
          <w:rFonts w:cs="Times New Roman"/>
          <w:i/>
          <w:sz w:val="20"/>
          <w:szCs w:val="20"/>
          <w:lang w:val="en-GB"/>
        </w:rPr>
        <w:t>Communication Research</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701–723, doi:</w:t>
      </w:r>
      <w:hyperlink r:id="rId629" w:history="1">
        <w:r w:rsidRPr="005D5915">
          <w:rPr>
            <w:rStyle w:val="Hyperlink"/>
            <w:rFonts w:cs="Times New Roman"/>
            <w:sz w:val="20"/>
            <w:szCs w:val="20"/>
            <w:lang w:val="en-US"/>
          </w:rPr>
          <w:t>10.1177/0093650211416646</w:t>
        </w:r>
      </w:hyperlink>
      <w:r w:rsidRPr="005D5915">
        <w:rPr>
          <w:rFonts w:cs="Times New Roman"/>
          <w:sz w:val="20"/>
          <w:szCs w:val="20"/>
          <w:lang w:val="en-GB"/>
        </w:rPr>
        <w:t>.</w:t>
      </w:r>
    </w:p>
    <w:p w14:paraId="16A943D3" w14:textId="09AA01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Hartmann, D.L. et al., 2013: Observations: Atmosphere and surface. In: </w:t>
      </w:r>
      <w:r w:rsidRPr="005D5915">
        <w:rPr>
          <w:rFonts w:cs="Times New Roman"/>
          <w:i/>
          <w:sz w:val="20"/>
          <w:szCs w:val="20"/>
          <w:lang w:val="en-GB"/>
        </w:rPr>
        <w:t>Climate Change 2013 the Physical Science Basis: Working Group I Contribution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 York, NY, USA, pp. 159–254, doi:</w:t>
      </w:r>
      <w:hyperlink r:id="rId630" w:history="1">
        <w:r w:rsidRPr="005D5915">
          <w:rPr>
            <w:rStyle w:val="Hyperlink"/>
            <w:rFonts w:cs="Times New Roman"/>
            <w:sz w:val="20"/>
            <w:szCs w:val="20"/>
            <w:lang w:val="en-US"/>
          </w:rPr>
          <w:t>10.1017/cbo9781107415324.008</w:t>
        </w:r>
      </w:hyperlink>
      <w:r w:rsidRPr="005D5915">
        <w:rPr>
          <w:rFonts w:cs="Times New Roman"/>
          <w:sz w:val="20"/>
          <w:szCs w:val="20"/>
          <w:lang w:val="en-GB"/>
        </w:rPr>
        <w:t>.</w:t>
      </w:r>
    </w:p>
    <w:p w14:paraId="59FFFDC6" w14:textId="5FD2A6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Harvey, B.J., P. Cook, L.C. Shaffrey, and R. Schiemann, 2020: The Response of the Northern Hemisphere Storm Tracks and Jet Streams to Climate Change in the CMIP3, CMIP5, and CMIP6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125(23)</w:t>
      </w:r>
      <w:r w:rsidRPr="005D5915">
        <w:rPr>
          <w:rFonts w:cs="Times New Roman"/>
          <w:sz w:val="20"/>
          <w:szCs w:val="20"/>
          <w:lang w:val="en-GB"/>
        </w:rPr>
        <w:t>, doi:</w:t>
      </w:r>
      <w:hyperlink r:id="rId631" w:history="1">
        <w:r w:rsidRPr="005D5915">
          <w:rPr>
            <w:rStyle w:val="Hyperlink"/>
            <w:rFonts w:cs="Times New Roman"/>
            <w:sz w:val="20"/>
            <w:szCs w:val="20"/>
            <w:lang w:val="en-US"/>
          </w:rPr>
          <w:t>10.1029/2020jd032701</w:t>
        </w:r>
      </w:hyperlink>
      <w:r w:rsidRPr="005D5915">
        <w:rPr>
          <w:rFonts w:cs="Times New Roman"/>
          <w:sz w:val="20"/>
          <w:szCs w:val="20"/>
          <w:lang w:val="en-GB"/>
        </w:rPr>
        <w:t>.</w:t>
      </w:r>
    </w:p>
    <w:p w14:paraId="2F4D0B94" w14:textId="4EBD21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Hassanzadeh, P., Z. Kuang, and B.F. Farrell, 2014: Responses of midlatitude blocks and wave amplitude to changes in the meridional temperature gradient in an idealized dry GCM.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41(14)</w:t>
      </w:r>
      <w:r w:rsidRPr="005D5915">
        <w:rPr>
          <w:rFonts w:cs="Times New Roman"/>
          <w:sz w:val="20"/>
          <w:szCs w:val="20"/>
          <w:lang w:val="en-GB"/>
        </w:rPr>
        <w:t>, 5223–5232, doi:</w:t>
      </w:r>
      <w:hyperlink r:id="rId632" w:history="1">
        <w:r w:rsidRPr="005D5915">
          <w:rPr>
            <w:rStyle w:val="Hyperlink"/>
            <w:rFonts w:cs="Times New Roman"/>
            <w:sz w:val="20"/>
            <w:szCs w:val="20"/>
            <w:lang w:val="en-US"/>
          </w:rPr>
          <w:t>10.1002/2014gl060764</w:t>
        </w:r>
      </w:hyperlink>
      <w:r w:rsidRPr="005D5915">
        <w:rPr>
          <w:rFonts w:cs="Times New Roman"/>
          <w:sz w:val="20"/>
          <w:szCs w:val="20"/>
          <w:lang w:val="en-GB"/>
        </w:rPr>
        <w:t>.</w:t>
      </w:r>
    </w:p>
    <w:p w14:paraId="48C326D9" w14:textId="62B196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Hassim, M.E.E.E., T.P. Lane, and W.W. Grabowski, 2016: The diurnal cycle of rainfall over New Guinea in convection-permitting WRF simulations.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16(1)</w:t>
      </w:r>
      <w:r w:rsidRPr="005D5915">
        <w:rPr>
          <w:rFonts w:cs="Times New Roman"/>
          <w:sz w:val="20"/>
          <w:szCs w:val="20"/>
          <w:lang w:val="en-GB"/>
        </w:rPr>
        <w:t>, 161–175, doi:</w:t>
      </w:r>
      <w:hyperlink r:id="rId633" w:history="1">
        <w:r w:rsidRPr="005D5915">
          <w:rPr>
            <w:rStyle w:val="Hyperlink"/>
            <w:rFonts w:cs="Times New Roman"/>
            <w:sz w:val="20"/>
            <w:szCs w:val="20"/>
            <w:lang w:val="en-US"/>
          </w:rPr>
          <w:t>10.5194/acp-16-161-2016</w:t>
        </w:r>
      </w:hyperlink>
      <w:r w:rsidRPr="005D5915">
        <w:rPr>
          <w:rFonts w:cs="Times New Roman"/>
          <w:sz w:val="20"/>
          <w:szCs w:val="20"/>
          <w:lang w:val="en-GB"/>
        </w:rPr>
        <w:t>.</w:t>
      </w:r>
    </w:p>
    <w:p w14:paraId="51E0EB35" w14:textId="1604E0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Hasson, S., V. Lucarini, and S. Pascale, 2013: Hydrological cycle over South and Southeast Asian river basins as simulated by PCMDI/CMIP3 experiments.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199–217, doi:</w:t>
      </w:r>
      <w:hyperlink r:id="rId634" w:history="1">
        <w:r w:rsidRPr="005D5915">
          <w:rPr>
            <w:rStyle w:val="Hyperlink"/>
            <w:rFonts w:cs="Times New Roman"/>
            <w:sz w:val="20"/>
            <w:szCs w:val="20"/>
            <w:lang w:val="en-US"/>
          </w:rPr>
          <w:t>10.5194/esd-4-199-2013</w:t>
        </w:r>
      </w:hyperlink>
      <w:r w:rsidRPr="005D5915">
        <w:rPr>
          <w:rFonts w:cs="Times New Roman"/>
          <w:sz w:val="20"/>
          <w:szCs w:val="20"/>
          <w:lang w:val="en-GB"/>
        </w:rPr>
        <w:t>.</w:t>
      </w:r>
    </w:p>
    <w:p w14:paraId="542C9DAC" w14:textId="28A3A6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Hasson, S., J. Böhner, and V. Lucarini, 2017: Prevailing climatic trends and runoff response from Hindukush–Karakoram–Himalaya, upper Indus Basin.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337–355, doi:</w:t>
      </w:r>
      <w:hyperlink r:id="rId635" w:history="1">
        <w:r w:rsidRPr="005D5915">
          <w:rPr>
            <w:rStyle w:val="Hyperlink"/>
            <w:rFonts w:cs="Times New Roman"/>
            <w:sz w:val="20"/>
            <w:szCs w:val="20"/>
            <w:lang w:val="en-US"/>
          </w:rPr>
          <w:t>10.5194/esd-8-337-2017</w:t>
        </w:r>
      </w:hyperlink>
      <w:r w:rsidRPr="005D5915">
        <w:rPr>
          <w:rFonts w:cs="Times New Roman"/>
          <w:sz w:val="20"/>
          <w:szCs w:val="20"/>
          <w:lang w:val="en-GB"/>
        </w:rPr>
        <w:t>.</w:t>
      </w:r>
    </w:p>
    <w:p w14:paraId="2943F9D2" w14:textId="5298E2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Haszpra, T., M. Herein, and T. Bódai, 2020: Investigating ENSO and its teleconnections under climate change in an ensemble view – a new perspective.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267–280, doi:</w:t>
      </w:r>
      <w:hyperlink r:id="rId636" w:history="1">
        <w:r w:rsidRPr="005D5915">
          <w:rPr>
            <w:rStyle w:val="Hyperlink"/>
            <w:rFonts w:cs="Times New Roman"/>
            <w:sz w:val="20"/>
            <w:szCs w:val="20"/>
            <w:lang w:val="en-US"/>
          </w:rPr>
          <w:t>10.5194/esd-11-267-2020</w:t>
        </w:r>
      </w:hyperlink>
      <w:r w:rsidRPr="005D5915">
        <w:rPr>
          <w:rFonts w:cs="Times New Roman"/>
          <w:sz w:val="20"/>
          <w:szCs w:val="20"/>
          <w:lang w:val="en-GB"/>
        </w:rPr>
        <w:t>.</w:t>
      </w:r>
    </w:p>
    <w:p w14:paraId="4E3CA950" w14:textId="4EC65F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Hatchett, B.J., D. Koračin, J.F. Mejía, and D.P. Boyle, 2016: Assimilating urban heat island effects into climate projections. </w:t>
      </w:r>
      <w:r w:rsidRPr="005D5915">
        <w:rPr>
          <w:rFonts w:cs="Times New Roman"/>
          <w:i/>
          <w:sz w:val="20"/>
          <w:szCs w:val="20"/>
          <w:lang w:val="en-GB"/>
        </w:rPr>
        <w:t>Journal of Arid Environments</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59–64, doi:</w:t>
      </w:r>
      <w:hyperlink r:id="rId637" w:history="1">
        <w:r w:rsidRPr="005D5915">
          <w:rPr>
            <w:rStyle w:val="Hyperlink"/>
            <w:rFonts w:cs="Times New Roman"/>
            <w:sz w:val="20"/>
            <w:szCs w:val="20"/>
            <w:lang w:val="en-US"/>
          </w:rPr>
          <w:t>10.1016/j.jaridenv.2016.01.007</w:t>
        </w:r>
      </w:hyperlink>
      <w:r w:rsidRPr="005D5915">
        <w:rPr>
          <w:rFonts w:cs="Times New Roman"/>
          <w:sz w:val="20"/>
          <w:szCs w:val="20"/>
          <w:lang w:val="en-GB"/>
        </w:rPr>
        <w:t>.</w:t>
      </w:r>
    </w:p>
    <w:p w14:paraId="2B3FB100" w14:textId="6B880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Hauser, M., R. Orth, and S.I. Seneviratne, 2016: Role of soil moisture versus recent climate change for the 2010 heat wave in western Russia.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2819–2826, doi:</w:t>
      </w:r>
      <w:hyperlink r:id="rId638" w:history="1">
        <w:r w:rsidRPr="005D5915">
          <w:rPr>
            <w:rStyle w:val="Hyperlink"/>
            <w:rFonts w:cs="Times New Roman"/>
            <w:sz w:val="20"/>
            <w:szCs w:val="20"/>
            <w:lang w:val="en-US"/>
          </w:rPr>
          <w:t>10.1002/2016gl068036</w:t>
        </w:r>
      </w:hyperlink>
      <w:r w:rsidRPr="005D5915">
        <w:rPr>
          <w:rFonts w:cs="Times New Roman"/>
          <w:sz w:val="20"/>
          <w:szCs w:val="20"/>
          <w:lang w:val="en-GB"/>
        </w:rPr>
        <w:t>.</w:t>
      </w:r>
    </w:p>
    <w:p w14:paraId="5C5C3739" w14:textId="346DB7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Hauser, M., R. Orth, and S.I. Seneviratne, 2017: Investigating soil moisture–climate interactions with prescribed soil moisture experiments: an assessment with the Community Earth System Model (version 1.2).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1665–1677, doi:</w:t>
      </w:r>
      <w:hyperlink r:id="rId639" w:history="1">
        <w:r w:rsidRPr="005D5915">
          <w:rPr>
            <w:rStyle w:val="Hyperlink"/>
            <w:rFonts w:cs="Times New Roman"/>
            <w:sz w:val="20"/>
            <w:szCs w:val="20"/>
            <w:lang w:val="en-US"/>
          </w:rPr>
          <w:t>10.5194/gmd-10-1665-2017</w:t>
        </w:r>
      </w:hyperlink>
      <w:r w:rsidRPr="005D5915">
        <w:rPr>
          <w:rFonts w:cs="Times New Roman"/>
          <w:sz w:val="20"/>
          <w:szCs w:val="20"/>
          <w:lang w:val="en-GB"/>
        </w:rPr>
        <w:t>.</w:t>
      </w:r>
    </w:p>
    <w:p w14:paraId="703789F2" w14:textId="16F82F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Hausfather, Z., K. Cowtan, M.J. Menne, and C.N. Williams Jr., 2016: Evaluating the impact of U.S. Historical Climatology Network homogenization using the U.S. Climate Reference Network.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43(4)</w:t>
      </w:r>
      <w:r w:rsidRPr="005D5915">
        <w:rPr>
          <w:rFonts w:cs="Times New Roman"/>
          <w:sz w:val="20"/>
          <w:szCs w:val="20"/>
          <w:lang w:val="en-GB"/>
        </w:rPr>
        <w:t>, 1695–1701, doi:</w:t>
      </w:r>
      <w:hyperlink r:id="rId640" w:history="1">
        <w:r w:rsidRPr="005D5915">
          <w:rPr>
            <w:rStyle w:val="Hyperlink"/>
            <w:rFonts w:cs="Times New Roman"/>
            <w:sz w:val="20"/>
            <w:szCs w:val="20"/>
            <w:lang w:val="en-US"/>
          </w:rPr>
          <w:t>10.1002/2015gl067640</w:t>
        </w:r>
      </w:hyperlink>
      <w:r w:rsidRPr="005D5915">
        <w:rPr>
          <w:rFonts w:cs="Times New Roman"/>
          <w:sz w:val="20"/>
          <w:szCs w:val="20"/>
          <w:lang w:val="en-GB"/>
        </w:rPr>
        <w:t>.</w:t>
      </w:r>
    </w:p>
    <w:p w14:paraId="4A376ED3" w14:textId="2EF4CC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Hausfather, Z. et al., 2013: Quantifying the effect of urbanization on u.s. Historical climatology network temperature records.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118(2)</w:t>
      </w:r>
      <w:r w:rsidRPr="005D5915">
        <w:rPr>
          <w:rFonts w:cs="Times New Roman"/>
          <w:sz w:val="20"/>
          <w:szCs w:val="20"/>
          <w:lang w:val="en-GB"/>
        </w:rPr>
        <w:t>, 481–494, doi:</w:t>
      </w:r>
      <w:hyperlink r:id="rId641" w:history="1">
        <w:r w:rsidRPr="005D5915">
          <w:rPr>
            <w:rStyle w:val="Hyperlink"/>
            <w:rFonts w:cs="Times New Roman"/>
            <w:sz w:val="20"/>
            <w:szCs w:val="20"/>
            <w:lang w:val="en-US"/>
          </w:rPr>
          <w:t>10.1029/2012jd018509</w:t>
        </w:r>
      </w:hyperlink>
      <w:r w:rsidRPr="005D5915">
        <w:rPr>
          <w:rFonts w:cs="Times New Roman"/>
          <w:sz w:val="20"/>
          <w:szCs w:val="20"/>
          <w:lang w:val="en-GB"/>
        </w:rPr>
        <w:t>.</w:t>
      </w:r>
    </w:p>
    <w:p w14:paraId="005D26F3" w14:textId="56BF07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and R. Sutton, 2012: Time of emergence of climate signals.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n/a–n/a, doi:</w:t>
      </w:r>
      <w:hyperlink r:id="rId642" w:history="1">
        <w:r w:rsidRPr="005D5915">
          <w:rPr>
            <w:rStyle w:val="Hyperlink"/>
            <w:rFonts w:cs="Times New Roman"/>
            <w:sz w:val="20"/>
            <w:szCs w:val="20"/>
            <w:lang w:val="en-US"/>
          </w:rPr>
          <w:t>10.1029/2011gl050087</w:t>
        </w:r>
      </w:hyperlink>
      <w:r w:rsidRPr="005D5915">
        <w:rPr>
          <w:rFonts w:cs="Times New Roman"/>
          <w:sz w:val="20"/>
          <w:szCs w:val="20"/>
          <w:lang w:val="en-GB"/>
        </w:rPr>
        <w:t>.</w:t>
      </w:r>
    </w:p>
    <w:p w14:paraId="7992B418" w14:textId="464765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et al., 2014: Uncertainties in the timing of unprecedented climates.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511(7507)</w:t>
      </w:r>
      <w:r w:rsidRPr="005D5915">
        <w:rPr>
          <w:rFonts w:cs="Times New Roman"/>
          <w:sz w:val="20"/>
          <w:szCs w:val="20"/>
          <w:lang w:val="en-GB"/>
        </w:rPr>
        <w:t>, E3–E5, doi:</w:t>
      </w:r>
      <w:hyperlink r:id="rId643" w:history="1">
        <w:r w:rsidRPr="005D5915">
          <w:rPr>
            <w:rStyle w:val="Hyperlink"/>
            <w:rFonts w:cs="Times New Roman"/>
            <w:sz w:val="20"/>
            <w:szCs w:val="20"/>
            <w:lang w:val="en-US"/>
          </w:rPr>
          <w:t>10.1038/nature13523</w:t>
        </w:r>
      </w:hyperlink>
      <w:r w:rsidRPr="005D5915">
        <w:rPr>
          <w:rFonts w:cs="Times New Roman"/>
          <w:sz w:val="20"/>
          <w:szCs w:val="20"/>
          <w:lang w:val="en-GB"/>
        </w:rPr>
        <w:t>.</w:t>
      </w:r>
    </w:p>
    <w:p w14:paraId="3C0E4109" w14:textId="5163C6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et al., 2020: Observed Emergence of the Climate Change Signal: From the Familiar to the Unknown.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47(6)</w:t>
      </w:r>
      <w:r w:rsidRPr="005D5915">
        <w:rPr>
          <w:rFonts w:cs="Times New Roman"/>
          <w:sz w:val="20"/>
          <w:szCs w:val="20"/>
          <w:lang w:val="en-GB"/>
        </w:rPr>
        <w:t>, doi:</w:t>
      </w:r>
      <w:hyperlink r:id="rId644" w:history="1">
        <w:r w:rsidRPr="005D5915">
          <w:rPr>
            <w:rStyle w:val="Hyperlink"/>
            <w:rFonts w:cs="Times New Roman"/>
            <w:sz w:val="20"/>
            <w:szCs w:val="20"/>
            <w:lang w:val="en-US"/>
          </w:rPr>
          <w:t>10.1029/2019gl086259</w:t>
        </w:r>
      </w:hyperlink>
      <w:r w:rsidRPr="005D5915">
        <w:rPr>
          <w:rFonts w:cs="Times New Roman"/>
          <w:sz w:val="20"/>
          <w:szCs w:val="20"/>
          <w:lang w:val="en-GB"/>
        </w:rPr>
        <w:t>.</w:t>
      </w:r>
    </w:p>
    <w:p w14:paraId="7BB27A26" w14:textId="62525B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Haylock, M.R. et al., 2008: A European daily high-resolution gridded data set of surface temperature and precipitation for 1950–2006.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113(D20)</w:t>
      </w:r>
      <w:r w:rsidRPr="005D5915">
        <w:rPr>
          <w:rFonts w:cs="Times New Roman"/>
          <w:sz w:val="20"/>
          <w:szCs w:val="20"/>
          <w:lang w:val="en-GB"/>
        </w:rPr>
        <w:t>, D20119, doi:</w:t>
      </w:r>
      <w:hyperlink r:id="rId645" w:history="1">
        <w:r w:rsidRPr="005D5915">
          <w:rPr>
            <w:rStyle w:val="Hyperlink"/>
            <w:rFonts w:cs="Times New Roman"/>
            <w:sz w:val="20"/>
            <w:szCs w:val="20"/>
            <w:lang w:val="en-US"/>
          </w:rPr>
          <w:t>10.1029/2008jd010201</w:t>
        </w:r>
      </w:hyperlink>
      <w:r w:rsidRPr="005D5915">
        <w:rPr>
          <w:rFonts w:cs="Times New Roman"/>
          <w:sz w:val="20"/>
          <w:szCs w:val="20"/>
          <w:lang w:val="en-GB"/>
        </w:rPr>
        <w:t>.</w:t>
      </w:r>
    </w:p>
    <w:p w14:paraId="0C8C0A93" w14:textId="23EFE6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Haywood, J.M., A. Jones, N. Bellouin, and D. Stephenson, 2013: Asymmetric forcing from stratospheric aerosols </w:t>
      </w:r>
      <w:r w:rsidRPr="005D5915">
        <w:rPr>
          <w:rFonts w:cs="Times New Roman"/>
          <w:sz w:val="20"/>
          <w:szCs w:val="20"/>
          <w:lang w:val="en-GB"/>
        </w:rPr>
        <w:lastRenderedPageBreak/>
        <w:t xml:space="preserve">impacts Sahelian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3(7)</w:t>
      </w:r>
      <w:r w:rsidRPr="005D5915">
        <w:rPr>
          <w:rFonts w:cs="Times New Roman"/>
          <w:sz w:val="20"/>
          <w:szCs w:val="20"/>
          <w:lang w:val="en-GB"/>
        </w:rPr>
        <w:t>, 660–665, doi:</w:t>
      </w:r>
      <w:hyperlink r:id="rId646" w:history="1">
        <w:r w:rsidRPr="005D5915">
          <w:rPr>
            <w:rStyle w:val="Hyperlink"/>
            <w:rFonts w:cs="Times New Roman"/>
            <w:sz w:val="20"/>
            <w:szCs w:val="20"/>
            <w:lang w:val="en-US"/>
          </w:rPr>
          <w:t>10.1038/nclimate1857</w:t>
        </w:r>
      </w:hyperlink>
      <w:r w:rsidRPr="005D5915">
        <w:rPr>
          <w:rFonts w:cs="Times New Roman"/>
          <w:sz w:val="20"/>
          <w:szCs w:val="20"/>
          <w:lang w:val="en-GB"/>
        </w:rPr>
        <w:t>.</w:t>
      </w:r>
    </w:p>
    <w:p w14:paraId="457B54E9" w14:textId="468BD03B"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Hazeleger, W. et al., 2015: Tales of future weather.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5(2)</w:t>
      </w:r>
      <w:r w:rsidRPr="005D5915">
        <w:rPr>
          <w:rFonts w:cs="Times New Roman"/>
          <w:sz w:val="20"/>
          <w:szCs w:val="20"/>
        </w:rPr>
        <w:t>, 107–113, doi:</w:t>
      </w:r>
      <w:hyperlink r:id="rId647" w:history="1">
        <w:r w:rsidRPr="005D5915">
          <w:rPr>
            <w:rStyle w:val="Hyperlink"/>
            <w:rFonts w:cs="Times New Roman"/>
            <w:sz w:val="20"/>
            <w:szCs w:val="20"/>
          </w:rPr>
          <w:t>10.1038/nclimate2450</w:t>
        </w:r>
      </w:hyperlink>
      <w:r w:rsidRPr="005D5915">
        <w:rPr>
          <w:rFonts w:cs="Times New Roman"/>
          <w:sz w:val="20"/>
          <w:szCs w:val="20"/>
        </w:rPr>
        <w:t>.</w:t>
      </w:r>
    </w:p>
    <w:p w14:paraId="7CC03EB9" w14:textId="74467D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 B.-J., J. Wang, H. Liu, and G. Ulpiani, 2021: Localized synergies between heat waves and urban heat islands: Implications on human thermal comfort and urban heat management. </w:t>
      </w:r>
      <w:r w:rsidRPr="005D5915">
        <w:rPr>
          <w:rFonts w:cs="Times New Roman"/>
          <w:i/>
          <w:sz w:val="20"/>
          <w:szCs w:val="20"/>
          <w:lang w:val="en-GB"/>
        </w:rPr>
        <w:t>Environmental Research</w:t>
      </w:r>
      <w:r w:rsidRPr="005D5915">
        <w:rPr>
          <w:rFonts w:cs="Times New Roman"/>
          <w:sz w:val="20"/>
          <w:szCs w:val="20"/>
          <w:lang w:val="en-GB"/>
        </w:rPr>
        <w:t xml:space="preserve">, </w:t>
      </w:r>
      <w:r w:rsidRPr="005D5915">
        <w:rPr>
          <w:rFonts w:cs="Times New Roman"/>
          <w:b/>
          <w:sz w:val="20"/>
          <w:szCs w:val="20"/>
          <w:lang w:val="en-GB"/>
        </w:rPr>
        <w:t>193</w:t>
      </w:r>
      <w:r w:rsidRPr="005D5915">
        <w:rPr>
          <w:rFonts w:cs="Times New Roman"/>
          <w:sz w:val="20"/>
          <w:szCs w:val="20"/>
          <w:lang w:val="en-GB"/>
        </w:rPr>
        <w:t>, 110584, doi:</w:t>
      </w:r>
      <w:hyperlink r:id="rId648" w:history="1">
        <w:r w:rsidRPr="005D5915">
          <w:rPr>
            <w:rStyle w:val="Hyperlink"/>
            <w:rFonts w:cs="Times New Roman"/>
            <w:sz w:val="20"/>
            <w:szCs w:val="20"/>
            <w:lang w:val="en-US"/>
          </w:rPr>
          <w:t>10.1016/j.envres.2020.110584</w:t>
        </w:r>
      </w:hyperlink>
      <w:r w:rsidRPr="005D5915">
        <w:rPr>
          <w:rFonts w:cs="Times New Roman"/>
          <w:sz w:val="20"/>
          <w:szCs w:val="20"/>
          <w:lang w:val="en-GB"/>
        </w:rPr>
        <w:t>.</w:t>
      </w:r>
    </w:p>
    <w:p w14:paraId="4F3907F6" w14:textId="56117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Heaney, A., E. Little, S. Ng, and J. Shaman, 2016: Meteorological variability and infectious disease in Central Africa: a review of meteorological data quality.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1382(1)</w:t>
      </w:r>
      <w:r w:rsidRPr="005D5915">
        <w:rPr>
          <w:rFonts w:cs="Times New Roman"/>
          <w:sz w:val="20"/>
          <w:szCs w:val="20"/>
          <w:lang w:val="en-GB"/>
        </w:rPr>
        <w:t>, 31–43, doi:</w:t>
      </w:r>
      <w:hyperlink r:id="rId649" w:history="1">
        <w:r w:rsidRPr="005D5915">
          <w:rPr>
            <w:rStyle w:val="Hyperlink"/>
            <w:rFonts w:cs="Times New Roman"/>
            <w:sz w:val="20"/>
            <w:szCs w:val="20"/>
            <w:lang w:val="en-US"/>
          </w:rPr>
          <w:t>10.1111/nyas.13090</w:t>
        </w:r>
      </w:hyperlink>
      <w:r w:rsidRPr="005D5915">
        <w:rPr>
          <w:rFonts w:cs="Times New Roman"/>
          <w:sz w:val="20"/>
          <w:szCs w:val="20"/>
          <w:lang w:val="en-GB"/>
        </w:rPr>
        <w:t>.</w:t>
      </w:r>
    </w:p>
    <w:p w14:paraId="770BC09A" w14:textId="13AF0B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Hegdahl, T.J., K. Engeland, M. Müller, and J. Sillmann, 2020: An Event-Based Approach to Explore Selected Present and Future Atmospheric River–Induced Floods in Western Norway.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21(9)</w:t>
      </w:r>
      <w:r w:rsidRPr="005D5915">
        <w:rPr>
          <w:rFonts w:cs="Times New Roman"/>
          <w:sz w:val="20"/>
          <w:szCs w:val="20"/>
          <w:lang w:val="en-GB"/>
        </w:rPr>
        <w:t>, 2003–2021, doi:</w:t>
      </w:r>
      <w:hyperlink r:id="rId650" w:history="1">
        <w:r w:rsidRPr="005D5915">
          <w:rPr>
            <w:rStyle w:val="Hyperlink"/>
            <w:rFonts w:cs="Times New Roman"/>
            <w:sz w:val="20"/>
            <w:szCs w:val="20"/>
            <w:lang w:val="en-US"/>
          </w:rPr>
          <w:t>10.1175/jhm-d-19-0071.1</w:t>
        </w:r>
      </w:hyperlink>
      <w:r w:rsidRPr="005D5915">
        <w:rPr>
          <w:rFonts w:cs="Times New Roman"/>
          <w:sz w:val="20"/>
          <w:szCs w:val="20"/>
          <w:lang w:val="en-GB"/>
        </w:rPr>
        <w:t>.</w:t>
      </w:r>
    </w:p>
    <w:p w14:paraId="3D6BA288" w14:textId="579C6B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Hegerl, G. et al., 2010: Good Practice Guidance Paper on Detection and Attribution Related to Anthropogenic Climate Change. In: </w:t>
      </w:r>
      <w:r w:rsidRPr="005D5915">
        <w:rPr>
          <w:rFonts w:cs="Times New Roman"/>
          <w:i/>
          <w:sz w:val="20"/>
          <w:szCs w:val="20"/>
          <w:lang w:val="en-GB"/>
        </w:rPr>
        <w:t>Meeting Report of the Intergovernmental Panel on Climate Change Expert Meeting on Detection and Attribution of Anthropogenic Climate Change</w:t>
      </w:r>
      <w:r w:rsidRPr="005D5915">
        <w:rPr>
          <w:rFonts w:cs="Times New Roman"/>
          <w:sz w:val="20"/>
          <w:szCs w:val="20"/>
          <w:lang w:val="en-GB"/>
        </w:rPr>
        <w:t xml:space="preserve"> [Stocker, T.F., C.B. Field, D. Qin, V. Barros, G.-K. Plattner, M. Tignor, P.M. Midgley, and K.L. Ebi (eds.)]. Working Group I Technical Support Unit, University of Bern, Bern, Switzerland, pp. 1–8.</w:t>
      </w:r>
    </w:p>
    <w:p w14:paraId="26CB7C86" w14:textId="4A1471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Heinrich, G., A. Gobiet, and T. Mendlik, 2014: Extended regional climate model projections for Europe until the mid-twentyfirst century: combining ENSEMBLES and CMIP3.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42(1–2)</w:t>
      </w:r>
      <w:r w:rsidRPr="005D5915">
        <w:rPr>
          <w:rFonts w:cs="Times New Roman"/>
          <w:sz w:val="20"/>
          <w:szCs w:val="20"/>
          <w:lang w:val="en-GB"/>
        </w:rPr>
        <w:t>, 521–535, doi:</w:t>
      </w:r>
      <w:hyperlink r:id="rId651" w:history="1">
        <w:r w:rsidRPr="005D5915">
          <w:rPr>
            <w:rStyle w:val="Hyperlink"/>
            <w:rFonts w:cs="Times New Roman"/>
            <w:sz w:val="20"/>
            <w:szCs w:val="20"/>
            <w:lang w:val="en-US"/>
          </w:rPr>
          <w:t>10.1007/s00382-013-1840-7</w:t>
        </w:r>
      </w:hyperlink>
      <w:r w:rsidRPr="005D5915">
        <w:rPr>
          <w:rFonts w:cs="Times New Roman"/>
          <w:sz w:val="20"/>
          <w:szCs w:val="20"/>
          <w:lang w:val="en-GB"/>
        </w:rPr>
        <w:t>.</w:t>
      </w:r>
    </w:p>
    <w:p w14:paraId="0D5B9675" w14:textId="1CA0F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Held, I.M. and B.J. Soden, 2006: Robust Responses of the Hydrological Cycle to Global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19(21)</w:t>
      </w:r>
      <w:r w:rsidRPr="005D5915">
        <w:rPr>
          <w:rFonts w:cs="Times New Roman"/>
          <w:sz w:val="20"/>
          <w:szCs w:val="20"/>
          <w:lang w:val="en-GB"/>
        </w:rPr>
        <w:t>, 5686–5699, doi:</w:t>
      </w:r>
      <w:hyperlink r:id="rId652" w:history="1">
        <w:r w:rsidRPr="005D5915">
          <w:rPr>
            <w:rStyle w:val="Hyperlink"/>
            <w:rFonts w:cs="Times New Roman"/>
            <w:sz w:val="20"/>
            <w:szCs w:val="20"/>
            <w:lang w:val="en-US"/>
          </w:rPr>
          <w:t>10.1175/jcli3990.1</w:t>
        </w:r>
      </w:hyperlink>
      <w:r w:rsidRPr="005D5915">
        <w:rPr>
          <w:rFonts w:cs="Times New Roman"/>
          <w:sz w:val="20"/>
          <w:szCs w:val="20"/>
          <w:lang w:val="en-GB"/>
        </w:rPr>
        <w:t>.</w:t>
      </w:r>
    </w:p>
    <w:p w14:paraId="66B091A0" w14:textId="4599AA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Hellwig, J., K. Stahl, M. Ziese, and A. Becker, 2018: The impact of the resolution of meteorological data sets on catchment-scale precipitation and drought studies.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38(7)</w:t>
      </w:r>
      <w:r w:rsidRPr="005D5915">
        <w:rPr>
          <w:rFonts w:cs="Times New Roman"/>
          <w:sz w:val="20"/>
          <w:szCs w:val="20"/>
          <w:lang w:val="en-GB"/>
        </w:rPr>
        <w:t>, 3069–3081, doi:</w:t>
      </w:r>
      <w:hyperlink r:id="rId653" w:history="1">
        <w:r w:rsidRPr="005D5915">
          <w:rPr>
            <w:rStyle w:val="Hyperlink"/>
            <w:rFonts w:cs="Times New Roman"/>
            <w:sz w:val="20"/>
            <w:szCs w:val="20"/>
            <w:lang w:val="en-US"/>
          </w:rPr>
          <w:t>10.1002/joc.5483</w:t>
        </w:r>
      </w:hyperlink>
      <w:r w:rsidRPr="005D5915">
        <w:rPr>
          <w:rFonts w:cs="Times New Roman"/>
          <w:sz w:val="20"/>
          <w:szCs w:val="20"/>
          <w:lang w:val="en-GB"/>
        </w:rPr>
        <w:t>.</w:t>
      </w:r>
    </w:p>
    <w:p w14:paraId="3327AA96" w14:textId="460696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Hempel, S., K. Frieler, L. Warszawski, J. Schewe, and F. Piontek, 2013: A trend-preserving bias correction – the ISI-MIP approach.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219–236, doi:</w:t>
      </w:r>
      <w:hyperlink r:id="rId654" w:history="1">
        <w:r w:rsidRPr="005D5915">
          <w:rPr>
            <w:rStyle w:val="Hyperlink"/>
            <w:rFonts w:cs="Times New Roman"/>
            <w:sz w:val="20"/>
            <w:szCs w:val="20"/>
            <w:lang w:val="en-US"/>
          </w:rPr>
          <w:t>10.5194/esd-4-219-2013</w:t>
        </w:r>
      </w:hyperlink>
      <w:r w:rsidRPr="005D5915">
        <w:rPr>
          <w:rFonts w:cs="Times New Roman"/>
          <w:sz w:val="20"/>
          <w:szCs w:val="20"/>
          <w:lang w:val="en-GB"/>
        </w:rPr>
        <w:t>.</w:t>
      </w:r>
    </w:p>
    <w:p w14:paraId="05BFACE3" w14:textId="48AD0B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Hendon, H.H., E.-P. Lim, and H. Nguyen, 2014: Seasonal Variations of Subtropical Precipitation Associated with the Southern Annular Mode.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27(9)</w:t>
      </w:r>
      <w:r w:rsidRPr="005D5915">
        <w:rPr>
          <w:rFonts w:cs="Times New Roman"/>
          <w:sz w:val="20"/>
          <w:szCs w:val="20"/>
          <w:lang w:val="en-GB"/>
        </w:rPr>
        <w:t>, 3446–3460, doi:</w:t>
      </w:r>
      <w:hyperlink r:id="rId655" w:history="1">
        <w:r w:rsidRPr="005D5915">
          <w:rPr>
            <w:rStyle w:val="Hyperlink"/>
            <w:rFonts w:cs="Times New Roman"/>
            <w:sz w:val="20"/>
            <w:szCs w:val="20"/>
            <w:lang w:val="en-US"/>
          </w:rPr>
          <w:t>10.1175/jcli-d-13-00550.1</w:t>
        </w:r>
      </w:hyperlink>
      <w:r w:rsidRPr="005D5915">
        <w:rPr>
          <w:rFonts w:cs="Times New Roman"/>
          <w:sz w:val="20"/>
          <w:szCs w:val="20"/>
          <w:lang w:val="en-GB"/>
        </w:rPr>
        <w:t>.</w:t>
      </w:r>
    </w:p>
    <w:p w14:paraId="31915C30" w14:textId="024A6D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Henrich, J., S. Heine, and A. Norenzayan, 2010a: Beyond WEIRD: Towards a broad-based behavioral science. </w:t>
      </w:r>
      <w:r w:rsidRPr="005D5915">
        <w:rPr>
          <w:rFonts w:cs="Times New Roman"/>
          <w:i/>
          <w:sz w:val="20"/>
          <w:szCs w:val="20"/>
          <w:lang w:val="en-GB"/>
        </w:rPr>
        <w:t>Behavioral and Brain Sciences</w:t>
      </w:r>
      <w:r w:rsidRPr="005D5915">
        <w:rPr>
          <w:rFonts w:cs="Times New Roman"/>
          <w:sz w:val="20"/>
          <w:szCs w:val="20"/>
          <w:lang w:val="en-GB"/>
        </w:rPr>
        <w:t xml:space="preserve">, </w:t>
      </w:r>
      <w:r w:rsidRPr="005D5915">
        <w:rPr>
          <w:rFonts w:cs="Times New Roman"/>
          <w:b/>
          <w:sz w:val="20"/>
          <w:szCs w:val="20"/>
          <w:lang w:val="en-GB"/>
        </w:rPr>
        <w:t>33(2–3)</w:t>
      </w:r>
      <w:r w:rsidRPr="005D5915">
        <w:rPr>
          <w:rFonts w:cs="Times New Roman"/>
          <w:sz w:val="20"/>
          <w:szCs w:val="20"/>
          <w:lang w:val="en-GB"/>
        </w:rPr>
        <w:t>, 111–135, doi:</w:t>
      </w:r>
      <w:hyperlink r:id="rId656" w:history="1">
        <w:r w:rsidRPr="005D5915">
          <w:rPr>
            <w:rStyle w:val="Hyperlink"/>
            <w:rFonts w:cs="Times New Roman"/>
            <w:sz w:val="20"/>
            <w:szCs w:val="20"/>
            <w:lang w:val="en-US"/>
          </w:rPr>
          <w:t>10.1017/s0140525x10000725</w:t>
        </w:r>
      </w:hyperlink>
      <w:r w:rsidRPr="005D5915">
        <w:rPr>
          <w:rFonts w:cs="Times New Roman"/>
          <w:sz w:val="20"/>
          <w:szCs w:val="20"/>
          <w:lang w:val="en-GB"/>
        </w:rPr>
        <w:t>.</w:t>
      </w:r>
    </w:p>
    <w:p w14:paraId="7C475DB9" w14:textId="7FA5AD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Henrich, J., S.J. Heine, and A. Norenzayan, 2010b: The weirdest people in the world? </w:t>
      </w:r>
      <w:r w:rsidRPr="005D5915">
        <w:rPr>
          <w:rFonts w:cs="Times New Roman"/>
          <w:i/>
          <w:sz w:val="20"/>
          <w:szCs w:val="20"/>
          <w:lang w:val="en-GB"/>
        </w:rPr>
        <w:t>Behavioral and Brain Sciences</w:t>
      </w:r>
      <w:r w:rsidRPr="005D5915">
        <w:rPr>
          <w:rFonts w:cs="Times New Roman"/>
          <w:sz w:val="20"/>
          <w:szCs w:val="20"/>
          <w:lang w:val="en-GB"/>
        </w:rPr>
        <w:t xml:space="preserve">, </w:t>
      </w:r>
      <w:r w:rsidRPr="005D5915">
        <w:rPr>
          <w:rFonts w:cs="Times New Roman"/>
          <w:b/>
          <w:sz w:val="20"/>
          <w:szCs w:val="20"/>
          <w:lang w:val="en-GB"/>
        </w:rPr>
        <w:t>33(2–3)</w:t>
      </w:r>
      <w:r w:rsidRPr="005D5915">
        <w:rPr>
          <w:rFonts w:cs="Times New Roman"/>
          <w:sz w:val="20"/>
          <w:szCs w:val="20"/>
          <w:lang w:val="en-GB"/>
        </w:rPr>
        <w:t>, 61–83, doi:</w:t>
      </w:r>
      <w:hyperlink r:id="rId657" w:history="1">
        <w:r w:rsidRPr="005D5915">
          <w:rPr>
            <w:rStyle w:val="Hyperlink"/>
            <w:rFonts w:cs="Times New Roman"/>
            <w:sz w:val="20"/>
            <w:szCs w:val="20"/>
            <w:lang w:val="en-US"/>
          </w:rPr>
          <w:t>10.1017/s0140525x0999152x</w:t>
        </w:r>
      </w:hyperlink>
      <w:r w:rsidRPr="005D5915">
        <w:rPr>
          <w:rFonts w:cs="Times New Roman"/>
          <w:sz w:val="20"/>
          <w:szCs w:val="20"/>
          <w:lang w:val="en-GB"/>
        </w:rPr>
        <w:t>.</w:t>
      </w:r>
    </w:p>
    <w:p w14:paraId="11EF4EAA" w14:textId="2A0BA1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Herein, M., G. Drótos, T. Haszpra, J. Márfy, and T. Tél, 2017: The theory of parallel climate realizations as a new framework for teleconnection analysis.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44529, doi:</w:t>
      </w:r>
      <w:hyperlink r:id="rId658" w:history="1">
        <w:r w:rsidRPr="005D5915">
          <w:rPr>
            <w:rStyle w:val="Hyperlink"/>
            <w:rFonts w:cs="Times New Roman"/>
            <w:sz w:val="20"/>
            <w:szCs w:val="20"/>
            <w:lang w:val="en-US"/>
          </w:rPr>
          <w:t>10.1038/srep44529</w:t>
        </w:r>
      </w:hyperlink>
      <w:r w:rsidRPr="005D5915">
        <w:rPr>
          <w:rFonts w:cs="Times New Roman"/>
          <w:sz w:val="20"/>
          <w:szCs w:val="20"/>
          <w:lang w:val="en-GB"/>
        </w:rPr>
        <w:t>.</w:t>
      </w:r>
    </w:p>
    <w:p w14:paraId="1B4B6C74" w14:textId="23F87E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Herger, N., B.M. Sanderson, and R. Knutti, 2015: Improved pattern scaling approaches for the use in climate impact studies.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42(9)</w:t>
      </w:r>
      <w:r w:rsidRPr="005D5915">
        <w:rPr>
          <w:rFonts w:cs="Times New Roman"/>
          <w:sz w:val="20"/>
          <w:szCs w:val="20"/>
          <w:lang w:val="en-GB"/>
        </w:rPr>
        <w:t>, 3486–3494, doi:</w:t>
      </w:r>
      <w:hyperlink r:id="rId659" w:history="1">
        <w:r w:rsidRPr="005D5915">
          <w:rPr>
            <w:rStyle w:val="Hyperlink"/>
            <w:rFonts w:cs="Times New Roman"/>
            <w:sz w:val="20"/>
            <w:szCs w:val="20"/>
            <w:lang w:val="en-US"/>
          </w:rPr>
          <w:t>10.1002/2015gl063569</w:t>
        </w:r>
      </w:hyperlink>
      <w:r w:rsidRPr="005D5915">
        <w:rPr>
          <w:rFonts w:cs="Times New Roman"/>
          <w:sz w:val="20"/>
          <w:szCs w:val="20"/>
          <w:lang w:val="en-GB"/>
        </w:rPr>
        <w:t>.</w:t>
      </w:r>
    </w:p>
    <w:p w14:paraId="0F23D3BD" w14:textId="7AAD71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Hermanson, L. et al., 2020: Robust Multiyear Climate Impacts of Volcanic Eruptions in Decadal Prediction Systems.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125(9)</w:t>
      </w:r>
      <w:r w:rsidRPr="005D5915">
        <w:rPr>
          <w:rFonts w:cs="Times New Roman"/>
          <w:sz w:val="20"/>
          <w:szCs w:val="20"/>
          <w:lang w:val="en-GB"/>
        </w:rPr>
        <w:t>, e2019JD031739, doi:</w:t>
      </w:r>
      <w:hyperlink r:id="rId660" w:history="1">
        <w:r w:rsidRPr="005D5915">
          <w:rPr>
            <w:rStyle w:val="Hyperlink"/>
            <w:rFonts w:cs="Times New Roman"/>
            <w:sz w:val="20"/>
            <w:szCs w:val="20"/>
            <w:lang w:val="en-US"/>
          </w:rPr>
          <w:t>10.1029/2019jd031739</w:t>
        </w:r>
      </w:hyperlink>
      <w:r w:rsidRPr="005D5915">
        <w:rPr>
          <w:rFonts w:cs="Times New Roman"/>
          <w:sz w:val="20"/>
          <w:szCs w:val="20"/>
          <w:lang w:val="en-GB"/>
        </w:rPr>
        <w:t>.</w:t>
      </w:r>
    </w:p>
    <w:p w14:paraId="6ADC1CF5" w14:textId="352F46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Hernández-Díaz, L., O. Nikiéma, R. Laprise, K. Winger, and S. Dandoy, 2019: Effect of empirical correction of sea-surface temperature biases on the CRCM5-simulated climate and projected climate changes over North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53(1–2)</w:t>
      </w:r>
      <w:r w:rsidRPr="005D5915">
        <w:rPr>
          <w:rFonts w:cs="Times New Roman"/>
          <w:sz w:val="20"/>
          <w:szCs w:val="20"/>
          <w:lang w:val="en-GB"/>
        </w:rPr>
        <w:t>, 453–476, doi:</w:t>
      </w:r>
      <w:hyperlink r:id="rId661" w:history="1">
        <w:r w:rsidRPr="005D5915">
          <w:rPr>
            <w:rStyle w:val="Hyperlink"/>
            <w:rFonts w:cs="Times New Roman"/>
            <w:sz w:val="20"/>
            <w:szCs w:val="20"/>
            <w:lang w:val="en-US"/>
          </w:rPr>
          <w:t>10.1007/s00382-018-4596-2</w:t>
        </w:r>
      </w:hyperlink>
      <w:r w:rsidRPr="005D5915">
        <w:rPr>
          <w:rFonts w:cs="Times New Roman"/>
          <w:sz w:val="20"/>
          <w:szCs w:val="20"/>
          <w:lang w:val="en-GB"/>
        </w:rPr>
        <w:t>.</w:t>
      </w:r>
    </w:p>
    <w:p w14:paraId="71A053FD" w14:textId="48C1D3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Hernández-Díaz, L. et al., 2013: Climate simulation over CORDEX Africa domain using the fifth-generation Canadian Regional Climate Model (CRCM5).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40(5–6)</w:t>
      </w:r>
      <w:r w:rsidRPr="005D5915">
        <w:rPr>
          <w:rFonts w:cs="Times New Roman"/>
          <w:sz w:val="20"/>
          <w:szCs w:val="20"/>
          <w:lang w:val="en-GB"/>
        </w:rPr>
        <w:t>, 1415–1433, doi:</w:t>
      </w:r>
      <w:hyperlink r:id="rId662" w:history="1">
        <w:r w:rsidRPr="005D5915">
          <w:rPr>
            <w:rStyle w:val="Hyperlink"/>
            <w:rFonts w:cs="Times New Roman"/>
            <w:sz w:val="20"/>
            <w:szCs w:val="20"/>
            <w:lang w:val="en-US"/>
          </w:rPr>
          <w:t>10.1007/s00382-012-1387-z</w:t>
        </w:r>
      </w:hyperlink>
      <w:r w:rsidRPr="005D5915">
        <w:rPr>
          <w:rFonts w:cs="Times New Roman"/>
          <w:sz w:val="20"/>
          <w:szCs w:val="20"/>
          <w:lang w:val="en-GB"/>
        </w:rPr>
        <w:t>.</w:t>
      </w:r>
    </w:p>
    <w:p w14:paraId="4EC9E652" w14:textId="0426EC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Herrera, S., J. Fernández, and J.M. Gutiérrez, 2016: Update of the Spain02 gridded observational dataset for EURO-CORDEX evaluation: assessing the effect of the interpolation methodology.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36(2)</w:t>
      </w:r>
      <w:r w:rsidRPr="005D5915">
        <w:rPr>
          <w:rFonts w:cs="Times New Roman"/>
          <w:sz w:val="20"/>
          <w:szCs w:val="20"/>
          <w:lang w:val="en-GB"/>
        </w:rPr>
        <w:t>, 900–908, doi:</w:t>
      </w:r>
      <w:hyperlink r:id="rId663" w:history="1">
        <w:r w:rsidRPr="005D5915">
          <w:rPr>
            <w:rStyle w:val="Hyperlink"/>
            <w:rFonts w:cs="Times New Roman"/>
            <w:sz w:val="20"/>
            <w:szCs w:val="20"/>
            <w:lang w:val="en-US"/>
          </w:rPr>
          <w:t>10.1002/joc.4391</w:t>
        </w:r>
      </w:hyperlink>
      <w:r w:rsidRPr="005D5915">
        <w:rPr>
          <w:rFonts w:cs="Times New Roman"/>
          <w:sz w:val="20"/>
          <w:szCs w:val="20"/>
          <w:lang w:val="en-GB"/>
        </w:rPr>
        <w:t>.</w:t>
      </w:r>
    </w:p>
    <w:p w14:paraId="644D5AAC" w14:textId="464C17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Herrera, S. et al., 2019: Uncertainty in gridded precipitation products: Influence of station density, interpolation method and grid resolution.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3717–3729, doi:</w:t>
      </w:r>
      <w:hyperlink r:id="rId664" w:history="1">
        <w:r w:rsidRPr="005D5915">
          <w:rPr>
            <w:rStyle w:val="Hyperlink"/>
            <w:rFonts w:cs="Times New Roman"/>
            <w:sz w:val="20"/>
            <w:szCs w:val="20"/>
            <w:lang w:val="en-US"/>
          </w:rPr>
          <w:t>10.1002/joc.5878</w:t>
        </w:r>
      </w:hyperlink>
      <w:r w:rsidRPr="005D5915">
        <w:rPr>
          <w:rFonts w:cs="Times New Roman"/>
          <w:sz w:val="20"/>
          <w:szCs w:val="20"/>
          <w:lang w:val="en-GB"/>
        </w:rPr>
        <w:t>.</w:t>
      </w:r>
    </w:p>
    <w:p w14:paraId="702A6D68" w14:textId="47494D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Herrmann, M., S. Somot, S. Calmanti, C. Dubois, and F. Sevault, 2011: Representation of spatial and temporal variability of daily wind speed and of intense wind events over the Mediterranean Sea using dynamical downscaling: impact of the regional climate model configuration. </w:t>
      </w:r>
      <w:r w:rsidRPr="005D5915">
        <w:rPr>
          <w:rFonts w:cs="Times New Roman"/>
          <w:i/>
          <w:sz w:val="20"/>
          <w:szCs w:val="20"/>
          <w:lang w:val="en-GB"/>
        </w:rPr>
        <w:t>Natural Hazards and Earth System Science</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1983–2001, doi:</w:t>
      </w:r>
      <w:hyperlink r:id="rId665" w:history="1">
        <w:r w:rsidRPr="005D5915">
          <w:rPr>
            <w:rStyle w:val="Hyperlink"/>
            <w:rFonts w:cs="Times New Roman"/>
            <w:sz w:val="20"/>
            <w:szCs w:val="20"/>
            <w:lang w:val="en-US"/>
          </w:rPr>
          <w:t>10.5194/nhess-11-1983-2011</w:t>
        </w:r>
      </w:hyperlink>
      <w:r w:rsidRPr="005D5915">
        <w:rPr>
          <w:rFonts w:cs="Times New Roman"/>
          <w:sz w:val="20"/>
          <w:szCs w:val="20"/>
          <w:lang w:val="en-GB"/>
        </w:rPr>
        <w:t>.</w:t>
      </w:r>
    </w:p>
    <w:p w14:paraId="62317ADB" w14:textId="26197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Hertig, E., C. Beck, H. Wanner, and J. Jacobeit, 2015: A review of non-stationarities in climate variability of the last century with focus on the North Atlantic–European sector.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147</w:t>
      </w:r>
      <w:r w:rsidRPr="005D5915">
        <w:rPr>
          <w:rFonts w:cs="Times New Roman"/>
          <w:sz w:val="20"/>
          <w:szCs w:val="20"/>
          <w:lang w:val="en-GB"/>
        </w:rPr>
        <w:t>, 1–17, doi:</w:t>
      </w:r>
      <w:hyperlink r:id="rId666" w:history="1">
        <w:r w:rsidRPr="005D5915">
          <w:rPr>
            <w:rStyle w:val="Hyperlink"/>
            <w:rFonts w:cs="Times New Roman"/>
            <w:sz w:val="20"/>
            <w:szCs w:val="20"/>
            <w:lang w:val="en-US"/>
          </w:rPr>
          <w:t>10.1016/j.earscirev.2015.04.009</w:t>
        </w:r>
      </w:hyperlink>
      <w:r w:rsidRPr="005D5915">
        <w:rPr>
          <w:rFonts w:cs="Times New Roman"/>
          <w:sz w:val="20"/>
          <w:szCs w:val="20"/>
          <w:lang w:val="en-GB"/>
        </w:rPr>
        <w:t>.</w:t>
      </w:r>
    </w:p>
    <w:p w14:paraId="39D1A9C9" w14:textId="13029E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Hertig, E. et al., 2019: Comparison of statistical downscaling methods with respect to extreme events over Europe: Validation results from the perfect predictor experiment of the COST Action VALUE.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3846–3867, doi:</w:t>
      </w:r>
      <w:hyperlink r:id="rId667" w:history="1">
        <w:r w:rsidRPr="005D5915">
          <w:rPr>
            <w:rStyle w:val="Hyperlink"/>
            <w:rFonts w:cs="Times New Roman"/>
            <w:sz w:val="20"/>
            <w:szCs w:val="20"/>
            <w:lang w:val="en-US"/>
          </w:rPr>
          <w:t>10.1002/joc.5469</w:t>
        </w:r>
      </w:hyperlink>
      <w:r w:rsidRPr="005D5915">
        <w:rPr>
          <w:rFonts w:cs="Times New Roman"/>
          <w:sz w:val="20"/>
          <w:szCs w:val="20"/>
          <w:lang w:val="en-GB"/>
        </w:rPr>
        <w:t>.</w:t>
      </w:r>
    </w:p>
    <w:p w14:paraId="66953895" w14:textId="6E85CE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Hertwig, D., M. Ng, S. Grimmond, P.L. Vidale, and P.C. McGuire, 2021: High-resolution global climate simulations: representation of cities.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668" w:history="1">
        <w:r w:rsidRPr="005D5915">
          <w:rPr>
            <w:rStyle w:val="Hyperlink"/>
            <w:rFonts w:cs="Times New Roman"/>
            <w:sz w:val="20"/>
            <w:szCs w:val="20"/>
            <w:lang w:val="en-US"/>
          </w:rPr>
          <w:t>10.1002/joc.7018</w:t>
        </w:r>
      </w:hyperlink>
      <w:r w:rsidRPr="005D5915">
        <w:rPr>
          <w:rFonts w:cs="Times New Roman"/>
          <w:sz w:val="20"/>
          <w:szCs w:val="20"/>
          <w:lang w:val="en-GB"/>
        </w:rPr>
        <w:t>.</w:t>
      </w:r>
    </w:p>
    <w:p w14:paraId="1E3FED86" w14:textId="40D1CFA6"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Hewitson, B., K. Waagsaether, J. Wohland, K. Kloppers, and T. Kara, 2017: Climate information websites: an evolving </w:t>
      </w:r>
      <w:r w:rsidRPr="005D5915">
        <w:rPr>
          <w:rFonts w:cs="Times New Roman"/>
          <w:sz w:val="20"/>
          <w:szCs w:val="20"/>
          <w:lang w:val="en-GB"/>
        </w:rPr>
        <w:lastRenderedPageBreak/>
        <w:t xml:space="preserve">landscape. </w:t>
      </w:r>
      <w:r w:rsidRPr="005D5915">
        <w:rPr>
          <w:rFonts w:cs="Times New Roman"/>
          <w:i/>
          <w:sz w:val="20"/>
          <w:szCs w:val="20"/>
        </w:rPr>
        <w:t>WIREs Climate Change</w:t>
      </w:r>
      <w:r w:rsidRPr="005D5915">
        <w:rPr>
          <w:rFonts w:cs="Times New Roman"/>
          <w:sz w:val="20"/>
          <w:szCs w:val="20"/>
        </w:rPr>
        <w:t xml:space="preserve">, </w:t>
      </w:r>
      <w:r w:rsidRPr="005D5915">
        <w:rPr>
          <w:rFonts w:cs="Times New Roman"/>
          <w:b/>
          <w:sz w:val="20"/>
          <w:szCs w:val="20"/>
        </w:rPr>
        <w:t>8(5)</w:t>
      </w:r>
      <w:r w:rsidRPr="005D5915">
        <w:rPr>
          <w:rFonts w:cs="Times New Roman"/>
          <w:sz w:val="20"/>
          <w:szCs w:val="20"/>
        </w:rPr>
        <w:t>, e470, doi:</w:t>
      </w:r>
      <w:hyperlink r:id="rId669" w:history="1">
        <w:r w:rsidRPr="005D5915">
          <w:rPr>
            <w:rStyle w:val="Hyperlink"/>
            <w:rFonts w:cs="Times New Roman"/>
            <w:sz w:val="20"/>
            <w:szCs w:val="20"/>
          </w:rPr>
          <w:t>10.1002/wcc.470</w:t>
        </w:r>
      </w:hyperlink>
      <w:r w:rsidRPr="005D5915">
        <w:rPr>
          <w:rFonts w:cs="Times New Roman"/>
          <w:sz w:val="20"/>
          <w:szCs w:val="20"/>
        </w:rPr>
        <w:t>.</w:t>
      </w:r>
    </w:p>
    <w:p w14:paraId="4C17EDAB" w14:textId="5B54CF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Hewitson, B. et al., 2014: Regional context. </w:t>
      </w:r>
      <w:r w:rsidRPr="005D5915">
        <w:rPr>
          <w:rFonts w:cs="Times New Roman"/>
          <w:sz w:val="20"/>
          <w:szCs w:val="20"/>
          <w:lang w:val="en-GB"/>
        </w:rPr>
        <w:t xml:space="preserve">In: </w:t>
      </w:r>
      <w:r w:rsidRPr="005D5915">
        <w:rPr>
          <w:rFonts w:cs="Times New Roman"/>
          <w:i/>
          <w:sz w:val="20"/>
          <w:szCs w:val="20"/>
          <w:lang w:val="en-GB"/>
        </w:rPr>
        <w:t>Climate Change 2014: Impacts, Adaptation, and Vulnerability. Part B: Regional Aspects. Contribution of Working Group II to the Fifth Assessment Report of the Intergovernmental Panel on Climate Change</w:t>
      </w:r>
      <w:r w:rsidRPr="005D5915">
        <w:rPr>
          <w:rFonts w:cs="Times New Roman"/>
          <w:sz w:val="20"/>
          <w:szCs w:val="20"/>
          <w:lang w:val="en-GB"/>
        </w:rPr>
        <w:t xml:space="preserve"> [Barros, V.R., C.B. Field, D.J. Dokken, M.D. Mastrandrea, K.J. Mach, T.E. Bilir, M. Chatterjee, K.L. Ebi, Y.O. Estrada, R.C. Genova, B. Girma, E.S. Kissel, A.N. Levy, S. MacCracken, P.R. Mastrandrea, and L.L.White (eds.)]. Cambridge University Press, Cambridge, United Kingdom and New York, NY, USA, pp. 1133–1197, doi:</w:t>
      </w:r>
      <w:hyperlink r:id="rId670" w:history="1">
        <w:r w:rsidRPr="005D5915">
          <w:rPr>
            <w:rStyle w:val="Hyperlink"/>
            <w:rFonts w:cs="Times New Roman"/>
            <w:sz w:val="20"/>
            <w:szCs w:val="20"/>
            <w:lang w:val="en-US"/>
          </w:rPr>
          <w:t>10.1017/cbo9781107415386.001</w:t>
        </w:r>
      </w:hyperlink>
      <w:r w:rsidRPr="005D5915">
        <w:rPr>
          <w:rFonts w:cs="Times New Roman"/>
          <w:sz w:val="20"/>
          <w:szCs w:val="20"/>
          <w:lang w:val="en-GB"/>
        </w:rPr>
        <w:t>.</w:t>
      </w:r>
    </w:p>
    <w:p w14:paraId="5F9E0AE7" w14:textId="743430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Hewitson, B.C., J. Daron, R.G. Crane, M.F. Zermoglio, and C. Jack, 2014: Interrogating empirical-statistical downscaling.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122(4)</w:t>
      </w:r>
      <w:r w:rsidRPr="005D5915">
        <w:rPr>
          <w:rFonts w:cs="Times New Roman"/>
          <w:sz w:val="20"/>
          <w:szCs w:val="20"/>
          <w:lang w:val="en-GB"/>
        </w:rPr>
        <w:t>, 539–554, doi:</w:t>
      </w:r>
      <w:hyperlink r:id="rId671" w:history="1">
        <w:r w:rsidRPr="005D5915">
          <w:rPr>
            <w:rStyle w:val="Hyperlink"/>
            <w:rFonts w:cs="Times New Roman"/>
            <w:sz w:val="20"/>
            <w:szCs w:val="20"/>
            <w:lang w:val="en-US"/>
          </w:rPr>
          <w:t>10.1007/s10584-013-1021-z</w:t>
        </w:r>
      </w:hyperlink>
      <w:r w:rsidRPr="005D5915">
        <w:rPr>
          <w:rFonts w:cs="Times New Roman"/>
          <w:sz w:val="20"/>
          <w:szCs w:val="20"/>
          <w:lang w:val="en-GB"/>
        </w:rPr>
        <w:t>.</w:t>
      </w:r>
    </w:p>
    <w:p w14:paraId="11427B0E" w14:textId="3D2B9B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 S. Mason, and D. Walland, 2012: The Global Framework for Climate Services.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w:t>
      </w:r>
      <w:r w:rsidRPr="005D5915">
        <w:rPr>
          <w:rFonts w:cs="Times New Roman"/>
          <w:sz w:val="20"/>
          <w:szCs w:val="20"/>
          <w:lang w:val="en-GB"/>
        </w:rPr>
        <w:t>, 831.</w:t>
      </w:r>
    </w:p>
    <w:p w14:paraId="4CFA8EAA" w14:textId="36F60F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C.D. and J.A. Lowe, 2018: Toward a European Climate Prediction System.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99(10)</w:t>
      </w:r>
      <w:r w:rsidRPr="005D5915">
        <w:rPr>
          <w:rFonts w:cs="Times New Roman"/>
          <w:sz w:val="20"/>
          <w:szCs w:val="20"/>
          <w:lang w:val="en-GB"/>
        </w:rPr>
        <w:t>, 1997–2001, doi:</w:t>
      </w:r>
      <w:hyperlink r:id="rId672" w:history="1">
        <w:r w:rsidRPr="005D5915">
          <w:rPr>
            <w:rStyle w:val="Hyperlink"/>
            <w:rFonts w:cs="Times New Roman"/>
            <w:sz w:val="20"/>
            <w:szCs w:val="20"/>
            <w:lang w:val="en-US"/>
          </w:rPr>
          <w:t>10.1175/bams-d-18-0022.1</w:t>
        </w:r>
      </w:hyperlink>
      <w:r w:rsidRPr="005D5915">
        <w:rPr>
          <w:rFonts w:cs="Times New Roman"/>
          <w:sz w:val="20"/>
          <w:szCs w:val="20"/>
          <w:lang w:val="en-GB"/>
        </w:rPr>
        <w:t>.</w:t>
      </w:r>
    </w:p>
    <w:p w14:paraId="18AF25BB" w14:textId="5D8DA5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C.D. et al., 2020: Making Society Climate Resilient: International Progress under the Global Framework for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E237–E252, doi:</w:t>
      </w:r>
      <w:hyperlink r:id="rId673" w:history="1">
        <w:r w:rsidRPr="005D5915">
          <w:rPr>
            <w:rStyle w:val="Hyperlink"/>
            <w:rFonts w:cs="Times New Roman"/>
            <w:sz w:val="20"/>
            <w:szCs w:val="20"/>
            <w:lang w:val="en-US"/>
          </w:rPr>
          <w:t>10.1175/bams-d-18-0211.1</w:t>
        </w:r>
      </w:hyperlink>
      <w:r w:rsidRPr="005D5915">
        <w:rPr>
          <w:rFonts w:cs="Times New Roman"/>
          <w:sz w:val="20"/>
          <w:szCs w:val="20"/>
          <w:lang w:val="en-GB"/>
        </w:rPr>
        <w:t>.</w:t>
      </w:r>
    </w:p>
    <w:p w14:paraId="1E03A366" w14:textId="2F98C5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Hibino, K. and I. Takayabu, 2016: A Trade-Off Relation between Temporal and Spatial Averaging Scales on Future Precipitation Assessment.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94A</w:t>
      </w:r>
      <w:r w:rsidRPr="005D5915">
        <w:rPr>
          <w:rFonts w:cs="Times New Roman"/>
          <w:sz w:val="20"/>
          <w:szCs w:val="20"/>
          <w:lang w:val="en-GB"/>
        </w:rPr>
        <w:t>, 121–134, doi:</w:t>
      </w:r>
      <w:hyperlink r:id="rId674" w:history="1">
        <w:r w:rsidRPr="005D5915">
          <w:rPr>
            <w:rStyle w:val="Hyperlink"/>
            <w:rFonts w:cs="Times New Roman"/>
            <w:sz w:val="20"/>
            <w:szCs w:val="20"/>
            <w:lang w:val="en-US"/>
          </w:rPr>
          <w:t>10.2151/jmsj.2015-056</w:t>
        </w:r>
      </w:hyperlink>
      <w:r w:rsidRPr="005D5915">
        <w:rPr>
          <w:rFonts w:cs="Times New Roman"/>
          <w:sz w:val="20"/>
          <w:szCs w:val="20"/>
          <w:lang w:val="en-GB"/>
        </w:rPr>
        <w:t>.</w:t>
      </w:r>
    </w:p>
    <w:p w14:paraId="12DD8B1B" w14:textId="04096C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Hibino, K., I. Takayabu, Y. Wakazuki, and T. Ogata, 2018: Physical Responses of Convective Heavy Rainfall to Future Warming Condition: Case Study of the Hiroshima Event.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35, doi:</w:t>
      </w:r>
      <w:hyperlink r:id="rId675" w:history="1">
        <w:r w:rsidRPr="005D5915">
          <w:rPr>
            <w:rStyle w:val="Hyperlink"/>
            <w:rFonts w:cs="Times New Roman"/>
            <w:sz w:val="20"/>
            <w:szCs w:val="20"/>
            <w:lang w:val="en-US"/>
          </w:rPr>
          <w:t>10.3389/feart.2018.00035</w:t>
        </w:r>
      </w:hyperlink>
      <w:r w:rsidRPr="005D5915">
        <w:rPr>
          <w:rFonts w:cs="Times New Roman"/>
          <w:sz w:val="20"/>
          <w:szCs w:val="20"/>
          <w:lang w:val="en-GB"/>
        </w:rPr>
        <w:t>.</w:t>
      </w:r>
    </w:p>
    <w:p w14:paraId="78817B5D" w14:textId="31FD4B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Hiebl, J. and C. Frei, 2016: Daily temperature grids for Austria since 1961 - concept , creation and applicability. </w:t>
      </w:r>
      <w:r w:rsidRPr="005D5915">
        <w:rPr>
          <w:rFonts w:cs="Times New Roman"/>
          <w:i/>
          <w:sz w:val="20"/>
          <w:szCs w:val="20"/>
          <w:lang w:val="en-GB"/>
        </w:rPr>
        <w:t>Theor Appl Climatol</w:t>
      </w:r>
      <w:r w:rsidRPr="005D5915">
        <w:rPr>
          <w:rFonts w:cs="Times New Roman"/>
          <w:sz w:val="20"/>
          <w:szCs w:val="20"/>
          <w:lang w:val="en-GB"/>
        </w:rPr>
        <w:t>, 161–178, doi:</w:t>
      </w:r>
      <w:hyperlink r:id="rId676" w:history="1">
        <w:r w:rsidRPr="005D5915">
          <w:rPr>
            <w:rStyle w:val="Hyperlink"/>
            <w:rFonts w:cs="Times New Roman"/>
            <w:sz w:val="20"/>
            <w:szCs w:val="20"/>
            <w:lang w:val="en-US"/>
          </w:rPr>
          <w:t>10.1007/s00704-015-1411-4</w:t>
        </w:r>
      </w:hyperlink>
      <w:r w:rsidRPr="005D5915">
        <w:rPr>
          <w:rFonts w:cs="Times New Roman"/>
          <w:sz w:val="20"/>
          <w:szCs w:val="20"/>
          <w:lang w:val="en-GB"/>
        </w:rPr>
        <w:t>.</w:t>
      </w:r>
    </w:p>
    <w:p w14:paraId="5D4EA503" w14:textId="3DC5F3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Hill, S.A., 2019: Theories for Past and Future Monsoon Rainfall Changes.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160–171, doi:</w:t>
      </w:r>
      <w:hyperlink r:id="rId677" w:history="1">
        <w:r w:rsidRPr="005D5915">
          <w:rPr>
            <w:rStyle w:val="Hyperlink"/>
            <w:rFonts w:cs="Times New Roman"/>
            <w:sz w:val="20"/>
            <w:szCs w:val="20"/>
            <w:lang w:val="en-US"/>
          </w:rPr>
          <w:t>10.1007/s40641-019-00137-8</w:t>
        </w:r>
      </w:hyperlink>
      <w:r w:rsidRPr="005D5915">
        <w:rPr>
          <w:rFonts w:cs="Times New Roman"/>
          <w:sz w:val="20"/>
          <w:szCs w:val="20"/>
          <w:lang w:val="en-GB"/>
        </w:rPr>
        <w:t>.</w:t>
      </w:r>
    </w:p>
    <w:p w14:paraId="6E26A9F4" w14:textId="6C09A1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Hirose, M., Y.N. Takayabu, A. Hamada, S. Shige, and M.K. Yamamoto, 2017: Spatial contrast of geographically induced rainfall observed by TRMM PR.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4165–4184, doi:</w:t>
      </w:r>
      <w:hyperlink r:id="rId678" w:history="1">
        <w:r w:rsidRPr="005D5915">
          <w:rPr>
            <w:rStyle w:val="Hyperlink"/>
            <w:rFonts w:cs="Times New Roman"/>
            <w:sz w:val="20"/>
            <w:szCs w:val="20"/>
            <w:lang w:val="en-US"/>
          </w:rPr>
          <w:t>10.1175/jcli-d-16-0442.1</w:t>
        </w:r>
      </w:hyperlink>
      <w:r w:rsidRPr="005D5915">
        <w:rPr>
          <w:rFonts w:cs="Times New Roman"/>
          <w:sz w:val="20"/>
          <w:szCs w:val="20"/>
          <w:lang w:val="en-GB"/>
        </w:rPr>
        <w:t>.</w:t>
      </w:r>
    </w:p>
    <w:p w14:paraId="48961083" w14:textId="7ADBBD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Hirota, N., Y.N. Takayabu, M. Watanabe, and M. Kimoto, 2011: Precipitation reproducibility over tropical oceans and its relationship to the double ITCZ problem in CMIP3 and MIROC5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24(18)</w:t>
      </w:r>
      <w:r w:rsidRPr="005D5915">
        <w:rPr>
          <w:rFonts w:cs="Times New Roman"/>
          <w:sz w:val="20"/>
          <w:szCs w:val="20"/>
          <w:lang w:val="en-GB"/>
        </w:rPr>
        <w:t>, 4859–4873, doi:</w:t>
      </w:r>
      <w:hyperlink r:id="rId679" w:history="1">
        <w:r w:rsidRPr="005D5915">
          <w:rPr>
            <w:rStyle w:val="Hyperlink"/>
            <w:rFonts w:cs="Times New Roman"/>
            <w:sz w:val="20"/>
            <w:szCs w:val="20"/>
            <w:lang w:val="en-US"/>
          </w:rPr>
          <w:t>10.1175/2011jcli4156.1</w:t>
        </w:r>
      </w:hyperlink>
      <w:r w:rsidRPr="005D5915">
        <w:rPr>
          <w:rFonts w:cs="Times New Roman"/>
          <w:sz w:val="20"/>
          <w:szCs w:val="20"/>
          <w:lang w:val="en-GB"/>
        </w:rPr>
        <w:t>.</w:t>
      </w:r>
    </w:p>
    <w:p w14:paraId="5B0B93E4" w14:textId="17B458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Hirota, N., Y.N. Takayabu, M. Watanabe, M. Kimoto, and M. Chikira, 2014: Role of convective entrainment in spatial distributions of and temporal variations in precipitation over tropical oceans.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27(23)</w:t>
      </w:r>
      <w:r w:rsidRPr="005D5915">
        <w:rPr>
          <w:rFonts w:cs="Times New Roman"/>
          <w:sz w:val="20"/>
          <w:szCs w:val="20"/>
          <w:lang w:val="en-GB"/>
        </w:rPr>
        <w:t>, 8707–8723, doi:</w:t>
      </w:r>
      <w:hyperlink r:id="rId680" w:history="1">
        <w:r w:rsidRPr="005D5915">
          <w:rPr>
            <w:rStyle w:val="Hyperlink"/>
            <w:rFonts w:cs="Times New Roman"/>
            <w:sz w:val="20"/>
            <w:szCs w:val="20"/>
            <w:lang w:val="en-US"/>
          </w:rPr>
          <w:t>10.1175/jcli-d-13-00701.1</w:t>
        </w:r>
      </w:hyperlink>
      <w:r w:rsidRPr="005D5915">
        <w:rPr>
          <w:rFonts w:cs="Times New Roman"/>
          <w:sz w:val="20"/>
          <w:szCs w:val="20"/>
          <w:lang w:val="en-GB"/>
        </w:rPr>
        <w:t>.</w:t>
      </w:r>
    </w:p>
    <w:p w14:paraId="7CA17E05" w14:textId="21AEDB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Hirsch, A.L. et al., 2018: Modelled biophysical impacts of conservation agriculture on local climates. </w:t>
      </w:r>
      <w:r w:rsidRPr="005D5915">
        <w:rPr>
          <w:rFonts w:cs="Times New Roman"/>
          <w:i/>
          <w:sz w:val="20"/>
          <w:szCs w:val="20"/>
          <w:lang w:val="en-GB"/>
        </w:rPr>
        <w:t>Global Change Biology</w:t>
      </w:r>
      <w:r w:rsidRPr="005D5915">
        <w:rPr>
          <w:rFonts w:cs="Times New Roman"/>
          <w:sz w:val="20"/>
          <w:szCs w:val="20"/>
          <w:lang w:val="en-GB"/>
        </w:rPr>
        <w:t>, doi:</w:t>
      </w:r>
      <w:hyperlink r:id="rId681" w:history="1">
        <w:r w:rsidRPr="005D5915">
          <w:rPr>
            <w:rStyle w:val="Hyperlink"/>
            <w:rFonts w:cs="Times New Roman"/>
            <w:sz w:val="20"/>
            <w:szCs w:val="20"/>
            <w:lang w:val="en-US"/>
          </w:rPr>
          <w:t>10.1111/gcb.14362</w:t>
        </w:r>
      </w:hyperlink>
      <w:r w:rsidRPr="005D5915">
        <w:rPr>
          <w:rFonts w:cs="Times New Roman"/>
          <w:sz w:val="20"/>
          <w:szCs w:val="20"/>
          <w:lang w:val="en-GB"/>
        </w:rPr>
        <w:t>.</w:t>
      </w:r>
    </w:p>
    <w:p w14:paraId="4C2CEF87" w14:textId="578BA5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Hobaek Haff, I., A. Frigessi, and D. Maraun, 2015: How well do regional climate models simulate the spatial dependence of precipitation? An application of pair-copula constructions.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120(7)</w:t>
      </w:r>
      <w:r w:rsidRPr="005D5915">
        <w:rPr>
          <w:rFonts w:cs="Times New Roman"/>
          <w:sz w:val="20"/>
          <w:szCs w:val="20"/>
          <w:lang w:val="en-GB"/>
        </w:rPr>
        <w:t>, 2624–2646, doi:</w:t>
      </w:r>
      <w:hyperlink r:id="rId682" w:history="1">
        <w:r w:rsidRPr="005D5915">
          <w:rPr>
            <w:rStyle w:val="Hyperlink"/>
            <w:rFonts w:cs="Times New Roman"/>
            <w:sz w:val="20"/>
            <w:szCs w:val="20"/>
            <w:lang w:val="en-US"/>
          </w:rPr>
          <w:t>10.1002/2014jd022748</w:t>
        </w:r>
      </w:hyperlink>
      <w:r w:rsidRPr="005D5915">
        <w:rPr>
          <w:rFonts w:cs="Times New Roman"/>
          <w:sz w:val="20"/>
          <w:szCs w:val="20"/>
          <w:lang w:val="en-GB"/>
        </w:rPr>
        <w:t>.</w:t>
      </w:r>
    </w:p>
    <w:p w14:paraId="235EE717" w14:textId="4C59C0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Hock, R. et al., 2019: High Mountain Areas. In: </w:t>
      </w:r>
      <w:r w:rsidRPr="005D5915">
        <w:rPr>
          <w:rFonts w:cs="Times New Roman"/>
          <w:i/>
          <w:sz w:val="20"/>
          <w:szCs w:val="20"/>
          <w:lang w:val="en-GB"/>
        </w:rPr>
        <w:t>IPCC Special Report on the Ocean and Cryosphere in a Changing Climate</w:t>
      </w:r>
      <w:r w:rsidRPr="005D5915">
        <w:rPr>
          <w:rFonts w:cs="Times New Roman"/>
          <w:sz w:val="20"/>
          <w:szCs w:val="20"/>
          <w:lang w:val="en-GB"/>
        </w:rPr>
        <w:t xml:space="preserve"> [Pörtner, H.-O., D.C. Roberts, V. Masson-Delmotte, P. Zhai, M. Tignor, E. Poloczanska, K. Mintenbeck, A. Alegria, M. Nicolai, A. Okem, J. Petzold, B. Rama, and N.M. Weyer (eds.)]. In Press, pp. 131–202.</w:t>
      </w:r>
    </w:p>
    <w:p w14:paraId="2A4B1C84" w14:textId="724593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Hoegh-Guldberg, O. et al., 2018: Impacts of 1.5°C of Global Warming on Natural and Human Systems. In: </w:t>
      </w:r>
      <w:r w:rsidRPr="005D5915">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5D5915">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175–311.</w:t>
      </w:r>
    </w:p>
    <w:p w14:paraId="7233775B" w14:textId="6CB241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Hoell, A., M. Hoerling, J. Eischeid, X.-W. Quan, and B. Liebmann, 2017: Reconciling Theories for Human and Natural Attribution of Recent East Africa Drying.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1939–1957, doi:</w:t>
      </w:r>
      <w:hyperlink r:id="rId683" w:history="1">
        <w:r w:rsidRPr="005D5915">
          <w:rPr>
            <w:rStyle w:val="Hyperlink"/>
            <w:rFonts w:cs="Times New Roman"/>
            <w:sz w:val="20"/>
            <w:szCs w:val="20"/>
            <w:lang w:val="en-US"/>
          </w:rPr>
          <w:t>10.1175/jcli-d-16-0558.1</w:t>
        </w:r>
      </w:hyperlink>
      <w:r w:rsidRPr="005D5915">
        <w:rPr>
          <w:rFonts w:cs="Times New Roman"/>
          <w:sz w:val="20"/>
          <w:szCs w:val="20"/>
          <w:lang w:val="en-GB"/>
        </w:rPr>
        <w:t>.</w:t>
      </w:r>
    </w:p>
    <w:p w14:paraId="0D914788" w14:textId="7D5045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Hoffmann, P., R. Schoetter, and K.H. Schlünzen, 2018: Statistical-dynamical downscaling of the urban heat island in Hamburg, Germany.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89–109, doi:</w:t>
      </w:r>
      <w:hyperlink r:id="rId684" w:history="1">
        <w:r w:rsidRPr="005D5915">
          <w:rPr>
            <w:rStyle w:val="Hyperlink"/>
            <w:rFonts w:cs="Times New Roman"/>
            <w:sz w:val="20"/>
            <w:szCs w:val="20"/>
            <w:lang w:val="en-US"/>
          </w:rPr>
          <w:t>10.1127/metz/2016/0773</w:t>
        </w:r>
      </w:hyperlink>
      <w:r w:rsidRPr="005D5915">
        <w:rPr>
          <w:rFonts w:cs="Times New Roman"/>
          <w:sz w:val="20"/>
          <w:szCs w:val="20"/>
          <w:lang w:val="en-GB"/>
        </w:rPr>
        <w:t>.</w:t>
      </w:r>
    </w:p>
    <w:p w14:paraId="0B977443" w14:textId="042FC1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Hofstra, N., M. Haylock, M. New, P. Jones, and C. Frei, 2008: Comparison of six methods for the interpolation of daily, European climate data.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113(D21)</w:t>
      </w:r>
      <w:r w:rsidRPr="005D5915">
        <w:rPr>
          <w:rFonts w:cs="Times New Roman"/>
          <w:sz w:val="20"/>
          <w:szCs w:val="20"/>
          <w:lang w:val="en-GB"/>
        </w:rPr>
        <w:t>, D21110, doi:</w:t>
      </w:r>
      <w:hyperlink r:id="rId685" w:history="1">
        <w:r w:rsidRPr="005D5915">
          <w:rPr>
            <w:rStyle w:val="Hyperlink"/>
            <w:rFonts w:cs="Times New Roman"/>
            <w:sz w:val="20"/>
            <w:szCs w:val="20"/>
            <w:lang w:val="en-US"/>
          </w:rPr>
          <w:t>10.1029/2008jd010100</w:t>
        </w:r>
      </w:hyperlink>
      <w:r w:rsidRPr="005D5915">
        <w:rPr>
          <w:rFonts w:cs="Times New Roman"/>
          <w:sz w:val="20"/>
          <w:szCs w:val="20"/>
          <w:lang w:val="en-GB"/>
        </w:rPr>
        <w:t>.</w:t>
      </w:r>
    </w:p>
    <w:p w14:paraId="371913DA" w14:textId="7F6DDB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Ho-Hagemann, H.T.M. et al., 2017: Effects of air-sea coupling over the North Sea and the Baltic Sea on simulated summer precipitation over Central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3851–3876, doi:</w:t>
      </w:r>
      <w:hyperlink r:id="rId686" w:history="1">
        <w:r w:rsidRPr="005D5915">
          <w:rPr>
            <w:rStyle w:val="Hyperlink"/>
            <w:rFonts w:cs="Times New Roman"/>
            <w:sz w:val="20"/>
            <w:szCs w:val="20"/>
            <w:lang w:val="en-US"/>
          </w:rPr>
          <w:t>10.1007/s00382-017-3546-8</w:t>
        </w:r>
      </w:hyperlink>
      <w:r w:rsidRPr="005D5915">
        <w:rPr>
          <w:rFonts w:cs="Times New Roman"/>
          <w:sz w:val="20"/>
          <w:szCs w:val="20"/>
          <w:lang w:val="en-GB"/>
        </w:rPr>
        <w:t>.</w:t>
      </w:r>
    </w:p>
    <w:p w14:paraId="3478DA16" w14:textId="731DE6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Hong, S.-Y. and M. Kanamitsu, 2014: Dynamical downscaling: Fundamental issues from an NWP point of view and </w:t>
      </w:r>
      <w:r w:rsidRPr="005D5915">
        <w:rPr>
          <w:rFonts w:cs="Times New Roman"/>
          <w:sz w:val="20"/>
          <w:szCs w:val="20"/>
          <w:lang w:val="en-GB"/>
        </w:rPr>
        <w:lastRenderedPageBreak/>
        <w:t xml:space="preserve">recommendations.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83–104, doi:</w:t>
      </w:r>
      <w:hyperlink r:id="rId687" w:history="1">
        <w:r w:rsidRPr="005D5915">
          <w:rPr>
            <w:rStyle w:val="Hyperlink"/>
            <w:rFonts w:cs="Times New Roman"/>
            <w:sz w:val="20"/>
            <w:szCs w:val="20"/>
            <w:lang w:val="en-US"/>
          </w:rPr>
          <w:t>10.1007/s13143-014-0029-2</w:t>
        </w:r>
      </w:hyperlink>
      <w:r w:rsidRPr="005D5915">
        <w:rPr>
          <w:rFonts w:cs="Times New Roman"/>
          <w:sz w:val="20"/>
          <w:szCs w:val="20"/>
          <w:lang w:val="en-GB"/>
        </w:rPr>
        <w:t>.</w:t>
      </w:r>
    </w:p>
    <w:p w14:paraId="5D2DA20B" w14:textId="795D24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Hope, P. et al., 2014: A Comparison of Automated Methods of Front Recognition for Climate Studies: A Case Study in Southwest Western Australia.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142(1)</w:t>
      </w:r>
      <w:r w:rsidRPr="005D5915">
        <w:rPr>
          <w:rFonts w:cs="Times New Roman"/>
          <w:sz w:val="20"/>
          <w:szCs w:val="20"/>
          <w:lang w:val="en-GB"/>
        </w:rPr>
        <w:t>, 343–363, doi:</w:t>
      </w:r>
      <w:hyperlink r:id="rId688" w:history="1">
        <w:r w:rsidRPr="005D5915">
          <w:rPr>
            <w:rStyle w:val="Hyperlink"/>
            <w:rFonts w:cs="Times New Roman"/>
            <w:sz w:val="20"/>
            <w:szCs w:val="20"/>
            <w:lang w:val="en-US"/>
          </w:rPr>
          <w:t>10.1175/mwr-d-12-00252.1</w:t>
        </w:r>
      </w:hyperlink>
      <w:r w:rsidRPr="005D5915">
        <w:rPr>
          <w:rFonts w:cs="Times New Roman"/>
          <w:sz w:val="20"/>
          <w:szCs w:val="20"/>
          <w:lang w:val="en-GB"/>
        </w:rPr>
        <w:t>.</w:t>
      </w:r>
    </w:p>
    <w:p w14:paraId="055BEBE9" w14:textId="5BD76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Horton, P. and S. Brönnimann, 2019: Impact of global atmospheric reanalyses on statistical precipitation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5189–5211, doi:</w:t>
      </w:r>
      <w:hyperlink r:id="rId689" w:history="1">
        <w:r w:rsidRPr="005D5915">
          <w:rPr>
            <w:rStyle w:val="Hyperlink"/>
            <w:rFonts w:cs="Times New Roman"/>
            <w:sz w:val="20"/>
            <w:szCs w:val="20"/>
            <w:lang w:val="en-US"/>
          </w:rPr>
          <w:t>10.1007/s00382-018-4442-6</w:t>
        </w:r>
      </w:hyperlink>
      <w:r w:rsidRPr="005D5915">
        <w:rPr>
          <w:rFonts w:cs="Times New Roman"/>
          <w:sz w:val="20"/>
          <w:szCs w:val="20"/>
          <w:lang w:val="en-GB"/>
        </w:rPr>
        <w:t>.</w:t>
      </w:r>
    </w:p>
    <w:p w14:paraId="71B17A5D" w14:textId="602748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Hoskins, B., 2013: The potential for skill across the range of the seamless weather-climate prediction problem: A stimulus for our science.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139(672)</w:t>
      </w:r>
      <w:r w:rsidRPr="005D5915">
        <w:rPr>
          <w:rFonts w:cs="Times New Roman"/>
          <w:sz w:val="20"/>
          <w:szCs w:val="20"/>
          <w:lang w:val="en-GB"/>
        </w:rPr>
        <w:t>, 573–584, doi:</w:t>
      </w:r>
      <w:hyperlink r:id="rId690" w:history="1">
        <w:r w:rsidRPr="005D5915">
          <w:rPr>
            <w:rStyle w:val="Hyperlink"/>
            <w:rFonts w:cs="Times New Roman"/>
            <w:sz w:val="20"/>
            <w:szCs w:val="20"/>
            <w:lang w:val="en-US"/>
          </w:rPr>
          <w:t>10.1002/qj.1991</w:t>
        </w:r>
      </w:hyperlink>
      <w:r w:rsidRPr="005D5915">
        <w:rPr>
          <w:rFonts w:cs="Times New Roman"/>
          <w:sz w:val="20"/>
          <w:szCs w:val="20"/>
          <w:lang w:val="en-GB"/>
        </w:rPr>
        <w:t>.</w:t>
      </w:r>
    </w:p>
    <w:p w14:paraId="5E139F79" w14:textId="7F534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Hoskins, B. and T. Woollings, 2015: Persistent Extratropical Regimes and Climate Extremes.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115–124, doi:</w:t>
      </w:r>
      <w:hyperlink r:id="rId691" w:history="1">
        <w:r w:rsidRPr="005D5915">
          <w:rPr>
            <w:rStyle w:val="Hyperlink"/>
            <w:rFonts w:cs="Times New Roman"/>
            <w:sz w:val="20"/>
            <w:szCs w:val="20"/>
            <w:lang w:val="en-US"/>
          </w:rPr>
          <w:t>10.1007/s40641-015-0020-8</w:t>
        </w:r>
      </w:hyperlink>
      <w:r w:rsidRPr="005D5915">
        <w:rPr>
          <w:rFonts w:cs="Times New Roman"/>
          <w:sz w:val="20"/>
          <w:szCs w:val="20"/>
          <w:lang w:val="en-GB"/>
        </w:rPr>
        <w:t>.</w:t>
      </w:r>
    </w:p>
    <w:p w14:paraId="37EBAB09" w14:textId="6E8D76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 Y., S. Maskey, and S. Uhlenbrook, 2013a: Downscaling daily precipitation over the Yellow River source region in China: a comparison of three statistical downscaling methods.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112(3–4)</w:t>
      </w:r>
      <w:r w:rsidRPr="005D5915">
        <w:rPr>
          <w:rFonts w:cs="Times New Roman"/>
          <w:sz w:val="20"/>
          <w:szCs w:val="20"/>
          <w:lang w:val="en-GB"/>
        </w:rPr>
        <w:t>, 447–460, doi:</w:t>
      </w:r>
      <w:hyperlink r:id="rId692" w:history="1">
        <w:r w:rsidRPr="005D5915">
          <w:rPr>
            <w:rStyle w:val="Hyperlink"/>
            <w:rFonts w:cs="Times New Roman"/>
            <w:sz w:val="20"/>
            <w:szCs w:val="20"/>
            <w:lang w:val="en-US"/>
          </w:rPr>
          <w:t>10.1007/s00704-012-0745-4</w:t>
        </w:r>
      </w:hyperlink>
      <w:r w:rsidRPr="005D5915">
        <w:rPr>
          <w:rFonts w:cs="Times New Roman"/>
          <w:sz w:val="20"/>
          <w:szCs w:val="20"/>
          <w:lang w:val="en-GB"/>
        </w:rPr>
        <w:t>.</w:t>
      </w:r>
    </w:p>
    <w:p w14:paraId="440AAB76" w14:textId="51138E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 Y., L. Tao, and J. Liu, 2013b: Poleward expansion of the Hadley circulation in CMIP5 simulations.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30(3)</w:t>
      </w:r>
      <w:r w:rsidRPr="005D5915">
        <w:rPr>
          <w:rFonts w:cs="Times New Roman"/>
          <w:sz w:val="20"/>
          <w:szCs w:val="20"/>
          <w:lang w:val="en-GB"/>
        </w:rPr>
        <w:t>, 790–795, doi:</w:t>
      </w:r>
      <w:hyperlink r:id="rId693" w:history="1">
        <w:r w:rsidRPr="005D5915">
          <w:rPr>
            <w:rStyle w:val="Hyperlink"/>
            <w:rFonts w:cs="Times New Roman"/>
            <w:sz w:val="20"/>
            <w:szCs w:val="20"/>
            <w:lang w:val="en-US"/>
          </w:rPr>
          <w:t>10.1007/s00376-012-2187-4</w:t>
        </w:r>
      </w:hyperlink>
      <w:r w:rsidRPr="005D5915">
        <w:rPr>
          <w:rFonts w:cs="Times New Roman"/>
          <w:sz w:val="20"/>
          <w:szCs w:val="20"/>
          <w:lang w:val="en-GB"/>
        </w:rPr>
        <w:t>.</w:t>
      </w:r>
    </w:p>
    <w:p w14:paraId="7652FCF1" w14:textId="11959C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B. et al., 2015: Extended Reconstructed Sea Surface Temperature Version 4 (ERSST.v4). Part I: Upgrades and Intercomparisons.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28(3)</w:t>
      </w:r>
      <w:r w:rsidRPr="005D5915">
        <w:rPr>
          <w:rFonts w:cs="Times New Roman"/>
          <w:sz w:val="20"/>
          <w:szCs w:val="20"/>
          <w:lang w:val="en-GB"/>
        </w:rPr>
        <w:t>, 911–930, doi:</w:t>
      </w:r>
      <w:hyperlink r:id="rId694" w:history="1">
        <w:r w:rsidRPr="005D5915">
          <w:rPr>
            <w:rStyle w:val="Hyperlink"/>
            <w:rFonts w:cs="Times New Roman"/>
            <w:sz w:val="20"/>
            <w:szCs w:val="20"/>
            <w:lang w:val="en-US"/>
          </w:rPr>
          <w:t>10.1175/jcli-d-14-00006.1</w:t>
        </w:r>
      </w:hyperlink>
      <w:r w:rsidRPr="005D5915">
        <w:rPr>
          <w:rFonts w:cs="Times New Roman"/>
          <w:sz w:val="20"/>
          <w:szCs w:val="20"/>
          <w:lang w:val="en-GB"/>
        </w:rPr>
        <w:t>.</w:t>
      </w:r>
    </w:p>
    <w:p w14:paraId="339E27E9" w14:textId="0AFB9A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J. et al., 2017: Dryland climate change: Recent progress and challenges.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55(3)</w:t>
      </w:r>
      <w:r w:rsidRPr="005D5915">
        <w:rPr>
          <w:rFonts w:cs="Times New Roman"/>
          <w:sz w:val="20"/>
          <w:szCs w:val="20"/>
          <w:lang w:val="en-GB"/>
        </w:rPr>
        <w:t>, 719–778, doi:</w:t>
      </w:r>
      <w:hyperlink r:id="rId695" w:history="1">
        <w:r w:rsidRPr="005D5915">
          <w:rPr>
            <w:rStyle w:val="Hyperlink"/>
            <w:rFonts w:cs="Times New Roman"/>
            <w:sz w:val="20"/>
            <w:szCs w:val="20"/>
            <w:lang w:val="en-US"/>
          </w:rPr>
          <w:t>10.1002/2016rg000550</w:t>
        </w:r>
      </w:hyperlink>
      <w:r w:rsidRPr="005D5915">
        <w:rPr>
          <w:rFonts w:cs="Times New Roman"/>
          <w:sz w:val="20"/>
          <w:szCs w:val="20"/>
          <w:lang w:val="en-GB"/>
        </w:rPr>
        <w:t>.</w:t>
      </w:r>
    </w:p>
    <w:p w14:paraId="7153AE36" w14:textId="41C90E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A.M. Rhoades, P.A. Ullrich, and C.M. Zarzycki, 2016: An evaluation of the variable-resolution CESM for modeling California’s climate.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345–369, doi:</w:t>
      </w:r>
      <w:hyperlink r:id="rId696" w:history="1">
        <w:r w:rsidRPr="005D5915">
          <w:rPr>
            <w:rStyle w:val="Hyperlink"/>
            <w:rFonts w:cs="Times New Roman"/>
            <w:sz w:val="20"/>
            <w:szCs w:val="20"/>
            <w:lang w:val="en-US"/>
          </w:rPr>
          <w:t>10.1002/2015ms000559</w:t>
        </w:r>
      </w:hyperlink>
      <w:r w:rsidRPr="005D5915">
        <w:rPr>
          <w:rFonts w:cs="Times New Roman"/>
          <w:sz w:val="20"/>
          <w:szCs w:val="20"/>
          <w:lang w:val="en-GB"/>
        </w:rPr>
        <w:t>.</w:t>
      </w:r>
    </w:p>
    <w:p w14:paraId="592D2B9E" w14:textId="098D52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et al., 2020a: South Asian summer monsoon projections constrained by the interdecadal Pacific oscillation.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6(11)</w:t>
      </w:r>
      <w:r w:rsidRPr="005D5915">
        <w:rPr>
          <w:rFonts w:cs="Times New Roman"/>
          <w:sz w:val="20"/>
          <w:szCs w:val="20"/>
          <w:lang w:val="en-GB"/>
        </w:rPr>
        <w:t>, 1–10, doi:</w:t>
      </w:r>
      <w:hyperlink r:id="rId697" w:history="1">
        <w:r w:rsidRPr="005D5915">
          <w:rPr>
            <w:rStyle w:val="Hyperlink"/>
            <w:rFonts w:cs="Times New Roman"/>
            <w:sz w:val="20"/>
            <w:szCs w:val="20"/>
            <w:lang w:val="en-US"/>
          </w:rPr>
          <w:t>10.1126/sciadv.aay6546</w:t>
        </w:r>
      </w:hyperlink>
      <w:r w:rsidRPr="005D5915">
        <w:rPr>
          <w:rFonts w:cs="Times New Roman"/>
          <w:sz w:val="20"/>
          <w:szCs w:val="20"/>
          <w:lang w:val="en-GB"/>
        </w:rPr>
        <w:t>.</w:t>
      </w:r>
    </w:p>
    <w:p w14:paraId="0D9731D1" w14:textId="5E73FA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et al., 2020b: The Recent Decline and Recovery of Indian Summer Monsoon Rainfall: Relative Roles of External Forcing and Internal Variability. </w:t>
      </w:r>
      <w:r w:rsidRPr="005D5915">
        <w:rPr>
          <w:rFonts w:cs="Times New Roman"/>
          <w:i/>
          <w:sz w:val="20"/>
          <w:szCs w:val="20"/>
          <w:lang w:val="en-GB"/>
        </w:rPr>
        <w:t>Journal of Climate</w:t>
      </w:r>
      <w:r w:rsidRPr="005D5915">
        <w:rPr>
          <w:rFonts w:cs="Times New Roman"/>
          <w:sz w:val="20"/>
          <w:szCs w:val="20"/>
          <w:lang w:val="en-GB"/>
        </w:rPr>
        <w:t>, JCLI–D–19–0833.1, doi:</w:t>
      </w:r>
      <w:hyperlink r:id="rId698" w:history="1">
        <w:r w:rsidRPr="005D5915">
          <w:rPr>
            <w:rStyle w:val="Hyperlink"/>
            <w:rFonts w:cs="Times New Roman"/>
            <w:sz w:val="20"/>
            <w:szCs w:val="20"/>
            <w:lang w:val="en-US"/>
          </w:rPr>
          <w:t>10.1175/jcli-d-19-0833.1</w:t>
        </w:r>
      </w:hyperlink>
      <w:r w:rsidRPr="005D5915">
        <w:rPr>
          <w:rFonts w:cs="Times New Roman"/>
          <w:sz w:val="20"/>
          <w:szCs w:val="20"/>
          <w:lang w:val="en-GB"/>
        </w:rPr>
        <w:t>.</w:t>
      </w:r>
    </w:p>
    <w:p w14:paraId="2258FD2F" w14:textId="7AE5B8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Huffman, G.J. et al., 2007: The TRMM Multisatellite Precipitation Analysis (TMPA): Quasi-Global, Multiyear, Combined-Sensor Precipitation Estimates at Fine Scales.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38–55, doi:</w:t>
      </w:r>
      <w:hyperlink r:id="rId699" w:history="1">
        <w:r w:rsidRPr="005D5915">
          <w:rPr>
            <w:rStyle w:val="Hyperlink"/>
            <w:rFonts w:cs="Times New Roman"/>
            <w:sz w:val="20"/>
            <w:szCs w:val="20"/>
            <w:lang w:val="en-US"/>
          </w:rPr>
          <w:t>10.1175/jhm560.1</w:t>
        </w:r>
      </w:hyperlink>
      <w:r w:rsidRPr="005D5915">
        <w:rPr>
          <w:rFonts w:cs="Times New Roman"/>
          <w:sz w:val="20"/>
          <w:szCs w:val="20"/>
          <w:lang w:val="en-GB"/>
        </w:rPr>
        <w:t>.</w:t>
      </w:r>
    </w:p>
    <w:p w14:paraId="59D8B1DA" w14:textId="08EE54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Huffman, G.J. et al., 2014: Algorithm Theoretical Basis Document (ATBD) NASA Global Precipitation Measurement (GPM) Integrated Multi-satellitE Retrievals for GPM (IMERG). .</w:t>
      </w:r>
    </w:p>
    <w:p w14:paraId="3A1CE819" w14:textId="4EAC13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Huguenin, M.F. et al., 2020: Lack of Change in the Projected Frequency and Persistence of Atmospheric Circulation Types Over Central Europe.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47(9)</w:t>
      </w:r>
      <w:r w:rsidRPr="005D5915">
        <w:rPr>
          <w:rFonts w:cs="Times New Roman"/>
          <w:sz w:val="20"/>
          <w:szCs w:val="20"/>
          <w:lang w:val="en-GB"/>
        </w:rPr>
        <w:t>, doi:</w:t>
      </w:r>
      <w:hyperlink r:id="rId700" w:history="1">
        <w:r w:rsidRPr="005D5915">
          <w:rPr>
            <w:rStyle w:val="Hyperlink"/>
            <w:rFonts w:cs="Times New Roman"/>
            <w:sz w:val="20"/>
            <w:szCs w:val="20"/>
            <w:lang w:val="en-US"/>
          </w:rPr>
          <w:t>10.1029/2019gl086132</w:t>
        </w:r>
      </w:hyperlink>
      <w:r w:rsidRPr="005D5915">
        <w:rPr>
          <w:rFonts w:cs="Times New Roman"/>
          <w:sz w:val="20"/>
          <w:szCs w:val="20"/>
          <w:lang w:val="en-GB"/>
        </w:rPr>
        <w:t>.</w:t>
      </w:r>
    </w:p>
    <w:p w14:paraId="3A854B15" w14:textId="0FB175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Hulme, M., 2001: Climatic perspectives on Sahelian desiccation: 1973–1998. </w:t>
      </w:r>
      <w:r w:rsidRPr="005D5915">
        <w:rPr>
          <w:rFonts w:cs="Times New Roman"/>
          <w:i/>
          <w:sz w:val="20"/>
          <w:szCs w:val="20"/>
          <w:lang w:val="en-GB"/>
        </w:rPr>
        <w:t>Global Environmental Change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19–29, doi:</w:t>
      </w:r>
      <w:hyperlink r:id="rId701" w:history="1">
        <w:r w:rsidRPr="005D5915">
          <w:rPr>
            <w:rStyle w:val="Hyperlink"/>
            <w:rFonts w:cs="Times New Roman"/>
            <w:sz w:val="20"/>
            <w:szCs w:val="20"/>
            <w:lang w:val="en-US"/>
          </w:rPr>
          <w:t>10.1016/s0959-3780(00)00042-x</w:t>
        </w:r>
      </w:hyperlink>
      <w:r w:rsidRPr="005D5915">
        <w:rPr>
          <w:rFonts w:cs="Times New Roman"/>
          <w:sz w:val="20"/>
          <w:szCs w:val="20"/>
          <w:lang w:val="en-GB"/>
        </w:rPr>
        <w:t>.</w:t>
      </w:r>
    </w:p>
    <w:p w14:paraId="25E9CCA4" w14:textId="348601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Humphrey, V., L. Gudmundsson, and S.I. Seneviratne, 2017: A global reconstruction of climate-driven subdecadal water storage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44(5)</w:t>
      </w:r>
      <w:r w:rsidRPr="005D5915">
        <w:rPr>
          <w:rFonts w:cs="Times New Roman"/>
          <w:sz w:val="20"/>
          <w:szCs w:val="20"/>
          <w:lang w:val="en-GB"/>
        </w:rPr>
        <w:t>, 2300–2309, doi:</w:t>
      </w:r>
      <w:hyperlink r:id="rId702" w:history="1">
        <w:r w:rsidRPr="005D5915">
          <w:rPr>
            <w:rStyle w:val="Hyperlink"/>
            <w:rFonts w:cs="Times New Roman"/>
            <w:sz w:val="20"/>
            <w:szCs w:val="20"/>
            <w:lang w:val="en-US"/>
          </w:rPr>
          <w:t>10.1002/2017gl072564</w:t>
        </w:r>
      </w:hyperlink>
      <w:r w:rsidRPr="005D5915">
        <w:rPr>
          <w:rFonts w:cs="Times New Roman"/>
          <w:sz w:val="20"/>
          <w:szCs w:val="20"/>
          <w:lang w:val="en-GB"/>
        </w:rPr>
        <w:t>.</w:t>
      </w:r>
    </w:p>
    <w:p w14:paraId="13EF3DEE" w14:textId="760013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Hunt, K.M.R. and J.K. Fletcher, 2019: The relationship between Indian monsoon rainfall and low-pressure systems.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53(3–4)</w:t>
      </w:r>
      <w:r w:rsidRPr="005D5915">
        <w:rPr>
          <w:rFonts w:cs="Times New Roman"/>
          <w:sz w:val="20"/>
          <w:szCs w:val="20"/>
          <w:lang w:val="en-GB"/>
        </w:rPr>
        <w:t>, 1859–1871, doi:</w:t>
      </w:r>
      <w:hyperlink r:id="rId703" w:history="1">
        <w:r w:rsidRPr="005D5915">
          <w:rPr>
            <w:rStyle w:val="Hyperlink"/>
            <w:rFonts w:cs="Times New Roman"/>
            <w:sz w:val="20"/>
            <w:szCs w:val="20"/>
            <w:lang w:val="en-US"/>
          </w:rPr>
          <w:t>10.1007/s00382-019-04744-x</w:t>
        </w:r>
      </w:hyperlink>
      <w:r w:rsidRPr="005D5915">
        <w:rPr>
          <w:rFonts w:cs="Times New Roman"/>
          <w:sz w:val="20"/>
          <w:szCs w:val="20"/>
          <w:lang w:val="en-GB"/>
        </w:rPr>
        <w:t>.</w:t>
      </w:r>
    </w:p>
    <w:p w14:paraId="7BFDF794" w14:textId="332835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Hunt, K.M.R., A.G. Turner, and L.C. Shaffrey, 2019: Falling Trend of Western Disturbances in Future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5037–5051, doi:</w:t>
      </w:r>
      <w:hyperlink r:id="rId704" w:history="1">
        <w:r w:rsidRPr="005D5915">
          <w:rPr>
            <w:rStyle w:val="Hyperlink"/>
            <w:rFonts w:cs="Times New Roman"/>
            <w:sz w:val="20"/>
            <w:szCs w:val="20"/>
            <w:lang w:val="en-US"/>
          </w:rPr>
          <w:t>10.1175/jcli-d-18-0601.1</w:t>
        </w:r>
      </w:hyperlink>
      <w:r w:rsidRPr="005D5915">
        <w:rPr>
          <w:rFonts w:cs="Times New Roman"/>
          <w:sz w:val="20"/>
          <w:szCs w:val="20"/>
          <w:lang w:val="en-GB"/>
        </w:rPr>
        <w:t>.</w:t>
      </w:r>
    </w:p>
    <w:p w14:paraId="288FEABD" w14:textId="5C1729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Hurrell, J. et al., 2009: A Unified Modeling Approach to Climate System Prediction.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90(12)</w:t>
      </w:r>
      <w:r w:rsidRPr="005D5915">
        <w:rPr>
          <w:rFonts w:cs="Times New Roman"/>
          <w:sz w:val="20"/>
          <w:szCs w:val="20"/>
          <w:lang w:val="en-GB"/>
        </w:rPr>
        <w:t>, 1819–1832, doi:</w:t>
      </w:r>
      <w:hyperlink r:id="rId705" w:history="1">
        <w:r w:rsidRPr="005D5915">
          <w:rPr>
            <w:rStyle w:val="Hyperlink"/>
            <w:rFonts w:cs="Times New Roman"/>
            <w:sz w:val="20"/>
            <w:szCs w:val="20"/>
            <w:lang w:val="en-US"/>
          </w:rPr>
          <w:t>10.1175/2009bams2752.1</w:t>
        </w:r>
      </w:hyperlink>
      <w:r w:rsidRPr="005D5915">
        <w:rPr>
          <w:rFonts w:cs="Times New Roman"/>
          <w:sz w:val="20"/>
          <w:szCs w:val="20"/>
          <w:lang w:val="en-GB"/>
        </w:rPr>
        <w:t>.</w:t>
      </w:r>
    </w:p>
    <w:p w14:paraId="7FACC8A3" w14:textId="6C1924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Hurwitz, M.M. et al., 2014: Extra-tropical atmospheric response to ENSO in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43(12)</w:t>
      </w:r>
      <w:r w:rsidRPr="005D5915">
        <w:rPr>
          <w:rFonts w:cs="Times New Roman"/>
          <w:sz w:val="20"/>
          <w:szCs w:val="20"/>
          <w:lang w:val="en-GB"/>
        </w:rPr>
        <w:t>, 3367–3376, doi:</w:t>
      </w:r>
      <w:hyperlink r:id="rId706" w:history="1">
        <w:r w:rsidRPr="005D5915">
          <w:rPr>
            <w:rStyle w:val="Hyperlink"/>
            <w:rFonts w:cs="Times New Roman"/>
            <w:sz w:val="20"/>
            <w:szCs w:val="20"/>
            <w:lang w:val="en-US"/>
          </w:rPr>
          <w:t>10.1007/s00382-014-2110-z</w:t>
        </w:r>
      </w:hyperlink>
      <w:r w:rsidRPr="005D5915">
        <w:rPr>
          <w:rFonts w:cs="Times New Roman"/>
          <w:sz w:val="20"/>
          <w:szCs w:val="20"/>
          <w:lang w:val="en-GB"/>
        </w:rPr>
        <w:t>.</w:t>
      </w:r>
    </w:p>
    <w:p w14:paraId="1B8CFC1C" w14:textId="58A0AC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Huth, R. et al., 2015: Comparative validation of statistical and dynamical downscaling models on a dense grid in central Europe: temperature.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120(3–4)</w:t>
      </w:r>
      <w:r w:rsidRPr="005D5915">
        <w:rPr>
          <w:rFonts w:cs="Times New Roman"/>
          <w:sz w:val="20"/>
          <w:szCs w:val="20"/>
          <w:lang w:val="en-GB"/>
        </w:rPr>
        <w:t>, 533–553, doi:</w:t>
      </w:r>
      <w:hyperlink r:id="rId707" w:history="1">
        <w:r w:rsidRPr="005D5915">
          <w:rPr>
            <w:rStyle w:val="Hyperlink"/>
            <w:rFonts w:cs="Times New Roman"/>
            <w:sz w:val="20"/>
            <w:szCs w:val="20"/>
            <w:lang w:val="en-US"/>
          </w:rPr>
          <w:t>10.1007/s00704-014-1190-3</w:t>
        </w:r>
      </w:hyperlink>
      <w:r w:rsidRPr="005D5915">
        <w:rPr>
          <w:rFonts w:cs="Times New Roman"/>
          <w:sz w:val="20"/>
          <w:szCs w:val="20"/>
          <w:lang w:val="en-GB"/>
        </w:rPr>
        <w:t>.</w:t>
      </w:r>
    </w:p>
    <w:p w14:paraId="27104999" w14:textId="10DF4D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Hwang, Y.-T., D.M.W. Frierson, and S.M. Kang, 2013: Anthropogenic sulfate aerosol and the southward shift of tropical precipitation in the late 20th century.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40(11)</w:t>
      </w:r>
      <w:r w:rsidRPr="005D5915">
        <w:rPr>
          <w:rFonts w:cs="Times New Roman"/>
          <w:sz w:val="20"/>
          <w:szCs w:val="20"/>
          <w:lang w:val="en-GB"/>
        </w:rPr>
        <w:t>, 2845–2850, doi:</w:t>
      </w:r>
      <w:hyperlink r:id="rId708" w:history="1">
        <w:r w:rsidRPr="005D5915">
          <w:rPr>
            <w:rStyle w:val="Hyperlink"/>
            <w:rFonts w:cs="Times New Roman"/>
            <w:sz w:val="20"/>
            <w:szCs w:val="20"/>
            <w:lang w:val="en-US"/>
          </w:rPr>
          <w:t>10.1002/grl.50502</w:t>
        </w:r>
      </w:hyperlink>
      <w:r w:rsidRPr="005D5915">
        <w:rPr>
          <w:rFonts w:cs="Times New Roman"/>
          <w:sz w:val="20"/>
          <w:szCs w:val="20"/>
          <w:lang w:val="en-GB"/>
        </w:rPr>
        <w:t>.</w:t>
      </w:r>
    </w:p>
    <w:p w14:paraId="61A5FAAF" w14:textId="46DC22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Ichinose, T., K. Shimodozono, and K. Hanaki, 1999: Impact of anthropogenic heat on urban climate in Tokyo.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33(24–25)</w:t>
      </w:r>
      <w:r w:rsidRPr="005D5915">
        <w:rPr>
          <w:rFonts w:cs="Times New Roman"/>
          <w:sz w:val="20"/>
          <w:szCs w:val="20"/>
          <w:lang w:val="en-GB"/>
        </w:rPr>
        <w:t>, 3897–3909, doi:</w:t>
      </w:r>
      <w:hyperlink r:id="rId709" w:history="1">
        <w:r w:rsidRPr="005D5915">
          <w:rPr>
            <w:rStyle w:val="Hyperlink"/>
            <w:rFonts w:cs="Times New Roman"/>
            <w:sz w:val="20"/>
            <w:szCs w:val="20"/>
            <w:lang w:val="en-US"/>
          </w:rPr>
          <w:t>10.1016/s1352-2310(99)00132-6</w:t>
        </w:r>
      </w:hyperlink>
      <w:r w:rsidRPr="005D5915">
        <w:rPr>
          <w:rFonts w:cs="Times New Roman"/>
          <w:sz w:val="20"/>
          <w:szCs w:val="20"/>
          <w:lang w:val="en-GB"/>
        </w:rPr>
        <w:t>.</w:t>
      </w:r>
    </w:p>
    <w:p w14:paraId="061288B1" w14:textId="48D2ED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Iizumi, T., M.A. Semenov, M. Nishimori, Y. Ishigooka, and T. Kuwagata, 2012: ELPIS-JP: a dataset of local-scale daily climate change scenarios for Japan. </w:t>
      </w:r>
      <w:r w:rsidRPr="005D5915">
        <w:rPr>
          <w:rFonts w:cs="Times New Roman"/>
          <w:i/>
          <w:sz w:val="20"/>
          <w:szCs w:val="20"/>
          <w:lang w:val="en-GB"/>
        </w:rPr>
        <w:t>Philosophical Transactions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370(1962)</w:t>
      </w:r>
      <w:r w:rsidRPr="005D5915">
        <w:rPr>
          <w:rFonts w:cs="Times New Roman"/>
          <w:sz w:val="20"/>
          <w:szCs w:val="20"/>
          <w:lang w:val="en-GB"/>
        </w:rPr>
        <w:t>, 1121–1139, doi:</w:t>
      </w:r>
      <w:hyperlink r:id="rId710" w:history="1">
        <w:r w:rsidRPr="005D5915">
          <w:rPr>
            <w:rStyle w:val="Hyperlink"/>
            <w:rFonts w:cs="Times New Roman"/>
            <w:sz w:val="20"/>
            <w:szCs w:val="20"/>
            <w:lang w:val="en-US"/>
          </w:rPr>
          <w:t>10.1098/rsta.2011.0305</w:t>
        </w:r>
      </w:hyperlink>
      <w:r w:rsidRPr="005D5915">
        <w:rPr>
          <w:rFonts w:cs="Times New Roman"/>
          <w:sz w:val="20"/>
          <w:szCs w:val="20"/>
          <w:lang w:val="en-GB"/>
        </w:rPr>
        <w:t>.</w:t>
      </w:r>
    </w:p>
    <w:p w14:paraId="5EF715FE" w14:textId="3CA246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Iles, C. and G. Hegerl, 2017: Role of the North Atlantic Oscillation in decadal temperature trends.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12(11)</w:t>
      </w:r>
      <w:r w:rsidRPr="005D5915">
        <w:rPr>
          <w:rFonts w:cs="Times New Roman"/>
          <w:sz w:val="20"/>
          <w:szCs w:val="20"/>
          <w:lang w:val="en-GB"/>
        </w:rPr>
        <w:t>, 114010, doi:</w:t>
      </w:r>
      <w:hyperlink r:id="rId711" w:history="1">
        <w:r w:rsidRPr="005D5915">
          <w:rPr>
            <w:rStyle w:val="Hyperlink"/>
            <w:rFonts w:cs="Times New Roman"/>
            <w:sz w:val="20"/>
            <w:szCs w:val="20"/>
            <w:lang w:val="en-US"/>
          </w:rPr>
          <w:t>10.1088/1748-9326/aa9152</w:t>
        </w:r>
      </w:hyperlink>
      <w:r w:rsidRPr="005D5915">
        <w:rPr>
          <w:rFonts w:cs="Times New Roman"/>
          <w:sz w:val="20"/>
          <w:szCs w:val="20"/>
          <w:lang w:val="en-GB"/>
        </w:rPr>
        <w:t>.</w:t>
      </w:r>
    </w:p>
    <w:p w14:paraId="3872B68E" w14:textId="60D04E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Illing, S., C. Kadow, H. Pohlmann, and C. Timmreck, 2018: Assessing the impact of a~future volcanic eruption on </w:t>
      </w:r>
      <w:r w:rsidRPr="005D5915">
        <w:rPr>
          <w:rFonts w:cs="Times New Roman"/>
          <w:sz w:val="20"/>
          <w:szCs w:val="20"/>
          <w:lang w:val="en-GB"/>
        </w:rPr>
        <w:lastRenderedPageBreak/>
        <w:t xml:space="preserve">decadal predictions.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701–715, doi:</w:t>
      </w:r>
      <w:hyperlink r:id="rId712" w:history="1">
        <w:r w:rsidRPr="005D5915">
          <w:rPr>
            <w:rStyle w:val="Hyperlink"/>
            <w:rFonts w:cs="Times New Roman"/>
            <w:sz w:val="20"/>
            <w:szCs w:val="20"/>
            <w:lang w:val="en-US"/>
          </w:rPr>
          <w:t>10.5194/esd-9-701-2018</w:t>
        </w:r>
      </w:hyperlink>
      <w:r w:rsidRPr="005D5915">
        <w:rPr>
          <w:rFonts w:cs="Times New Roman"/>
          <w:sz w:val="20"/>
          <w:szCs w:val="20"/>
          <w:lang w:val="en-GB"/>
        </w:rPr>
        <w:t>.</w:t>
      </w:r>
    </w:p>
    <w:p w14:paraId="326AF6BE" w14:textId="40C313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Immerzeel, W.W., N. Wanders, A.F. Lutz, J.M. Shea, and M.F.P. Bierkens, 2015: Reconciling high-altitude precipitation in the upper Indus basin with glacier mass balances and runoff.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19(11)</w:t>
      </w:r>
      <w:r w:rsidRPr="005D5915">
        <w:rPr>
          <w:rFonts w:cs="Times New Roman"/>
          <w:sz w:val="20"/>
          <w:szCs w:val="20"/>
          <w:lang w:val="en-GB"/>
        </w:rPr>
        <w:t>, 4673–4687, doi:</w:t>
      </w:r>
      <w:hyperlink r:id="rId713" w:history="1">
        <w:r w:rsidRPr="005D5915">
          <w:rPr>
            <w:rStyle w:val="Hyperlink"/>
            <w:rFonts w:cs="Times New Roman"/>
            <w:sz w:val="20"/>
            <w:szCs w:val="20"/>
            <w:lang w:val="en-US"/>
          </w:rPr>
          <w:t>10.5194/hess-19-4673-2015</w:t>
        </w:r>
      </w:hyperlink>
      <w:r w:rsidRPr="005D5915">
        <w:rPr>
          <w:rFonts w:cs="Times New Roman"/>
          <w:sz w:val="20"/>
          <w:szCs w:val="20"/>
          <w:lang w:val="en-GB"/>
        </w:rPr>
        <w:t>.</w:t>
      </w:r>
    </w:p>
    <w:p w14:paraId="16CCCD9C" w14:textId="2D7B46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Inatsu, M. et al., 2015: Multi-GCM by multi-RAM experiments for dynamical downscaling on summertime climate change in Hokkaido.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297–304, doi:</w:t>
      </w:r>
      <w:hyperlink r:id="rId714" w:history="1">
        <w:r w:rsidRPr="005D5915">
          <w:rPr>
            <w:rStyle w:val="Hyperlink"/>
            <w:rFonts w:cs="Times New Roman"/>
            <w:sz w:val="20"/>
            <w:szCs w:val="20"/>
            <w:lang w:val="en-US"/>
          </w:rPr>
          <w:t>10.1002/asl2.557</w:t>
        </w:r>
      </w:hyperlink>
      <w:r w:rsidRPr="005D5915">
        <w:rPr>
          <w:rFonts w:cs="Times New Roman"/>
          <w:sz w:val="20"/>
          <w:szCs w:val="20"/>
          <w:lang w:val="en-GB"/>
        </w:rPr>
        <w:t>.</w:t>
      </w:r>
    </w:p>
    <w:p w14:paraId="6D56E1C9" w14:textId="718F02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Inoue, T. et al., 2016: The Vietnam Gridded Precipitation (VnGP) Dataset: Construction and Validation. </w:t>
      </w:r>
      <w:r w:rsidRPr="005D5915">
        <w:rPr>
          <w:rFonts w:cs="Times New Roman"/>
          <w:i/>
          <w:sz w:val="20"/>
          <w:szCs w:val="20"/>
          <w:lang w:val="en-GB"/>
        </w:rPr>
        <w:t>SOLA</w:t>
      </w:r>
      <w:r w:rsidRPr="005D5915">
        <w:rPr>
          <w:rFonts w:cs="Times New Roman"/>
          <w:sz w:val="20"/>
          <w:szCs w:val="20"/>
          <w:lang w:val="en-GB"/>
        </w:rPr>
        <w:t>, doi:</w:t>
      </w:r>
      <w:hyperlink r:id="rId715" w:history="1">
        <w:r w:rsidRPr="005D5915">
          <w:rPr>
            <w:rStyle w:val="Hyperlink"/>
            <w:rFonts w:cs="Times New Roman"/>
            <w:sz w:val="20"/>
            <w:szCs w:val="20"/>
            <w:lang w:val="en-US"/>
          </w:rPr>
          <w:t>10.2151/sola.2016-057</w:t>
        </w:r>
      </w:hyperlink>
      <w:r w:rsidRPr="005D5915">
        <w:rPr>
          <w:rFonts w:cs="Times New Roman"/>
          <w:sz w:val="20"/>
          <w:szCs w:val="20"/>
          <w:lang w:val="en-GB"/>
        </w:rPr>
        <w:t>.</w:t>
      </w:r>
    </w:p>
    <w:p w14:paraId="1659B37A" w14:textId="00F59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2014: Climate Change 2014: Synthesis Report. Contribution of Working Groups I, II and III to the Fifth Assessment Report of the Intergovernmental Panel on Climate Change. [Core Writing Team, R.K. Pachauri, and L.A. Meyer (eds.)]. IPCC, Geneva, Switzerland, 151 pp.</w:t>
      </w:r>
    </w:p>
    <w:p w14:paraId="69A08EAD" w14:textId="0867D9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IPCC, 2018a: Annex I: Glossary [Matthews, J.B.R. (ed.)]. In: </w:t>
      </w:r>
      <w:r w:rsidRPr="005D5915">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5D5915">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541–562.</w:t>
      </w:r>
    </w:p>
    <w:p w14:paraId="1322C58F" w14:textId="0F87E5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2018b: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6B6FA046" w14:textId="1CA98D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2FB45F6E" w14:textId="30FEF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2019b: IPCC Special Report on the Ocean and Cryosphere in a Changing Climate. [Pörtner, H.-O., D.C. Roberts, V. Masson-Delmotte, P. Zhai, M. Tignor, E. Poloczanska, K. Mintenbeck, A. Alegría, M. Nicolai, A. Okem, J. Petzold, B. Rama, and N.M. Weyer (eds.)]. In Press, 755 pp.</w:t>
      </w:r>
    </w:p>
    <w:p w14:paraId="3F7FB8CF" w14:textId="2855A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Ishii, M. and N. Mori, 2020: d4PDF: large-ensemble and high-resolution climate simulations for global warming risk assessment.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58, doi:</w:t>
      </w:r>
      <w:hyperlink r:id="rId716" w:history="1">
        <w:r w:rsidRPr="005D5915">
          <w:rPr>
            <w:rStyle w:val="Hyperlink"/>
            <w:rFonts w:cs="Times New Roman"/>
            <w:sz w:val="20"/>
            <w:szCs w:val="20"/>
            <w:lang w:val="en-US"/>
          </w:rPr>
          <w:t>10.1186/s40645-020-00367-7</w:t>
        </w:r>
      </w:hyperlink>
      <w:r w:rsidRPr="005D5915">
        <w:rPr>
          <w:rFonts w:cs="Times New Roman"/>
          <w:sz w:val="20"/>
          <w:szCs w:val="20"/>
          <w:lang w:val="en-GB"/>
        </w:rPr>
        <w:t>.</w:t>
      </w:r>
    </w:p>
    <w:p w14:paraId="79E916FC" w14:textId="03CD70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Ishizaki, N. and I. Takayabu, 2009: On the Warming Events over Toyama Plain by Using NHRCM.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129–132, doi:</w:t>
      </w:r>
      <w:hyperlink r:id="rId717" w:history="1">
        <w:r w:rsidRPr="005D5915">
          <w:rPr>
            <w:rStyle w:val="Hyperlink"/>
            <w:rFonts w:cs="Times New Roman"/>
            <w:sz w:val="20"/>
            <w:szCs w:val="20"/>
            <w:lang w:val="en-US"/>
          </w:rPr>
          <w:t>10.2151/sola.2009-033</w:t>
        </w:r>
      </w:hyperlink>
      <w:r w:rsidRPr="005D5915">
        <w:rPr>
          <w:rFonts w:cs="Times New Roman"/>
          <w:sz w:val="20"/>
          <w:szCs w:val="20"/>
          <w:lang w:val="en-GB"/>
        </w:rPr>
        <w:t>.</w:t>
      </w:r>
    </w:p>
    <w:p w14:paraId="7B741782" w14:textId="6E1E41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Isotta, F.A., R. Vogel, and C. Frei, 2015: Evaluation of European regional reanalyses and downscalings for precipitation in the Alpine region.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24(1)</w:t>
      </w:r>
      <w:r w:rsidRPr="005D5915">
        <w:rPr>
          <w:rFonts w:cs="Times New Roman"/>
          <w:sz w:val="20"/>
          <w:szCs w:val="20"/>
          <w:lang w:val="en-GB"/>
        </w:rPr>
        <w:t>, 15–37, doi:</w:t>
      </w:r>
      <w:hyperlink r:id="rId718" w:history="1">
        <w:r w:rsidRPr="005D5915">
          <w:rPr>
            <w:rStyle w:val="Hyperlink"/>
            <w:rFonts w:cs="Times New Roman"/>
            <w:sz w:val="20"/>
            <w:szCs w:val="20"/>
            <w:lang w:val="en-US"/>
          </w:rPr>
          <w:t>10.1127/metz/2014/0584</w:t>
        </w:r>
      </w:hyperlink>
      <w:r w:rsidRPr="005D5915">
        <w:rPr>
          <w:rFonts w:cs="Times New Roman"/>
          <w:sz w:val="20"/>
          <w:szCs w:val="20"/>
          <w:lang w:val="en-GB"/>
        </w:rPr>
        <w:t>.</w:t>
      </w:r>
    </w:p>
    <w:p w14:paraId="19B86E8A" w14:textId="001144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Isotta, F.A. et al., 2014: The climate of daily precipitation in the Alps : development and analysis of a high-resolution grid dataset from pan-Alpine rain-gauge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1675</w:t>
      </w:r>
      <w:r w:rsidRPr="005D5915">
        <w:rPr>
          <w:rFonts w:cs="Times New Roman"/>
          <w:sz w:val="20"/>
          <w:szCs w:val="20"/>
          <w:lang w:val="en-GB"/>
        </w:rPr>
        <w:t>, 1657–1675, doi:</w:t>
      </w:r>
      <w:hyperlink r:id="rId719" w:history="1">
        <w:r w:rsidRPr="005D5915">
          <w:rPr>
            <w:rStyle w:val="Hyperlink"/>
            <w:rFonts w:cs="Times New Roman"/>
            <w:sz w:val="20"/>
            <w:szCs w:val="20"/>
            <w:lang w:val="en-US"/>
          </w:rPr>
          <w:t>10.1002/joc.3794</w:t>
        </w:r>
      </w:hyperlink>
      <w:r w:rsidRPr="005D5915">
        <w:rPr>
          <w:rFonts w:cs="Times New Roman"/>
          <w:sz w:val="20"/>
          <w:szCs w:val="20"/>
          <w:lang w:val="en-GB"/>
        </w:rPr>
        <w:t>.</w:t>
      </w:r>
    </w:p>
    <w:p w14:paraId="316CDE39" w14:textId="217F9A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Ivanov, M., K. Warrach-Sagi, and V. Wulfmeyer, 2017: Field significance of performance measures in the context of regional climate model evaluation. Part 1: temperature. </w:t>
      </w:r>
      <w:r w:rsidRPr="005D5915">
        <w:rPr>
          <w:rFonts w:cs="Times New Roman"/>
          <w:i/>
          <w:sz w:val="20"/>
          <w:szCs w:val="20"/>
          <w:lang w:val="en-GB"/>
        </w:rPr>
        <w:t>Theoretical and Applied Climatology</w:t>
      </w:r>
      <w:r w:rsidRPr="005D5915">
        <w:rPr>
          <w:rFonts w:cs="Times New Roman"/>
          <w:sz w:val="20"/>
          <w:szCs w:val="20"/>
          <w:lang w:val="en-GB"/>
        </w:rPr>
        <w:t>, 1–19, doi:</w:t>
      </w:r>
      <w:hyperlink r:id="rId720" w:history="1">
        <w:r w:rsidRPr="005D5915">
          <w:rPr>
            <w:rStyle w:val="Hyperlink"/>
            <w:rFonts w:cs="Times New Roman"/>
            <w:sz w:val="20"/>
            <w:szCs w:val="20"/>
            <w:lang w:val="en-US"/>
          </w:rPr>
          <w:t>10.1007/s00704-017-2100-2</w:t>
        </w:r>
      </w:hyperlink>
      <w:r w:rsidRPr="005D5915">
        <w:rPr>
          <w:rFonts w:cs="Times New Roman"/>
          <w:sz w:val="20"/>
          <w:szCs w:val="20"/>
          <w:lang w:val="en-GB"/>
        </w:rPr>
        <w:t>.</w:t>
      </w:r>
    </w:p>
    <w:p w14:paraId="374B0BD0" w14:textId="16D380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Ivanov, M., K. Warrach-Sagi, and V. Wulfmeyer, 2018: Field significance of performance measures in the context of regional climate model evaluation. Part 2: precipitation.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132(1–2)</w:t>
      </w:r>
      <w:r w:rsidRPr="005D5915">
        <w:rPr>
          <w:rFonts w:cs="Times New Roman"/>
          <w:sz w:val="20"/>
          <w:szCs w:val="20"/>
          <w:lang w:val="en-GB"/>
        </w:rPr>
        <w:t>, 239–261, doi:</w:t>
      </w:r>
      <w:hyperlink r:id="rId721" w:history="1">
        <w:r w:rsidRPr="005D5915">
          <w:rPr>
            <w:rStyle w:val="Hyperlink"/>
            <w:rFonts w:cs="Times New Roman"/>
            <w:sz w:val="20"/>
            <w:szCs w:val="20"/>
            <w:lang w:val="en-US"/>
          </w:rPr>
          <w:t>10.1007/s00704-017-2077-x</w:t>
        </w:r>
      </w:hyperlink>
      <w:r w:rsidRPr="005D5915">
        <w:rPr>
          <w:rFonts w:cs="Times New Roman"/>
          <w:sz w:val="20"/>
          <w:szCs w:val="20"/>
          <w:lang w:val="en-GB"/>
        </w:rPr>
        <w:t>.</w:t>
      </w:r>
    </w:p>
    <w:p w14:paraId="4B01B548" w14:textId="5959B4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 C.D., R. Jones, L. Burgin, and J. Daron, 2020: Climate risk narratives: An iterative reflective process for co-producing and integrating climate knowledge.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100239, doi:</w:t>
      </w:r>
      <w:hyperlink r:id="rId722" w:history="1">
        <w:r w:rsidRPr="005D5915">
          <w:rPr>
            <w:rStyle w:val="Hyperlink"/>
            <w:rFonts w:cs="Times New Roman"/>
            <w:sz w:val="20"/>
            <w:szCs w:val="20"/>
            <w:lang w:val="en-US"/>
          </w:rPr>
          <w:t>10.1016/j.crm.2020.100239</w:t>
        </w:r>
      </w:hyperlink>
      <w:r w:rsidRPr="005D5915">
        <w:rPr>
          <w:rFonts w:cs="Times New Roman"/>
          <w:sz w:val="20"/>
          <w:szCs w:val="20"/>
          <w:lang w:val="en-GB"/>
        </w:rPr>
        <w:t>.</w:t>
      </w:r>
    </w:p>
    <w:p w14:paraId="617AFDC2" w14:textId="17B4DE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 C.D., J. Marsham, D.P. Rowell, and R.G. Jones, 2021: Climate Information: Towards Transparent Distillation. In: </w:t>
      </w:r>
      <w:r w:rsidRPr="005D5915">
        <w:rPr>
          <w:rFonts w:cs="Times New Roman"/>
          <w:i/>
          <w:sz w:val="20"/>
          <w:szCs w:val="20"/>
          <w:lang w:val="en-GB"/>
        </w:rPr>
        <w:t>Climate Risk in Africa: Adaptation and Resilience</w:t>
      </w:r>
      <w:r w:rsidRPr="005D5915">
        <w:rPr>
          <w:rFonts w:cs="Times New Roman"/>
          <w:sz w:val="20"/>
          <w:szCs w:val="20"/>
          <w:lang w:val="en-GB"/>
        </w:rPr>
        <w:t xml:space="preserve"> [Conway, D. and K. Vincent (eds.)]. Palgrave Macmillan, Cham, Switzerland, pp. 17–35, doi:</w:t>
      </w:r>
      <w:hyperlink r:id="rId723" w:history="1">
        <w:r w:rsidRPr="005D5915">
          <w:rPr>
            <w:rStyle w:val="Hyperlink"/>
            <w:rFonts w:cs="Times New Roman"/>
            <w:sz w:val="20"/>
            <w:szCs w:val="20"/>
            <w:lang w:val="en-US"/>
          </w:rPr>
          <w:t>10.1007/978-3-030-61160-6_2</w:t>
        </w:r>
      </w:hyperlink>
      <w:r w:rsidRPr="005D5915">
        <w:rPr>
          <w:rFonts w:cs="Times New Roman"/>
          <w:sz w:val="20"/>
          <w:szCs w:val="20"/>
          <w:lang w:val="en-GB"/>
        </w:rPr>
        <w:t>.</w:t>
      </w:r>
    </w:p>
    <w:p w14:paraId="10C236BA" w14:textId="58A82F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Jackson, L.C. et al., 2015: Global and European climate impacts of a slowdown of the AMOC in a high resolution GCM.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45(11–12)</w:t>
      </w:r>
      <w:r w:rsidRPr="005D5915">
        <w:rPr>
          <w:rFonts w:cs="Times New Roman"/>
          <w:sz w:val="20"/>
          <w:szCs w:val="20"/>
          <w:lang w:val="en-GB"/>
        </w:rPr>
        <w:t>, 3299–3316, doi:</w:t>
      </w:r>
      <w:hyperlink r:id="rId724" w:history="1">
        <w:r w:rsidRPr="005D5915">
          <w:rPr>
            <w:rStyle w:val="Hyperlink"/>
            <w:rFonts w:cs="Times New Roman"/>
            <w:sz w:val="20"/>
            <w:szCs w:val="20"/>
            <w:lang w:val="en-US"/>
          </w:rPr>
          <w:t>10.1007/s00382-015-2540-2</w:t>
        </w:r>
      </w:hyperlink>
      <w:r w:rsidRPr="005D5915">
        <w:rPr>
          <w:rFonts w:cs="Times New Roman"/>
          <w:sz w:val="20"/>
          <w:szCs w:val="20"/>
          <w:lang w:val="en-GB"/>
        </w:rPr>
        <w:t>.</w:t>
      </w:r>
    </w:p>
    <w:p w14:paraId="47409A35" w14:textId="7DEBBC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 D. et al., 2014: EURO-CORDEX: new high-resolution climate change projections for European impact research.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563–578, doi:</w:t>
      </w:r>
      <w:hyperlink r:id="rId725" w:history="1">
        <w:r w:rsidRPr="005D5915">
          <w:rPr>
            <w:rStyle w:val="Hyperlink"/>
            <w:rFonts w:cs="Times New Roman"/>
            <w:sz w:val="20"/>
            <w:szCs w:val="20"/>
            <w:lang w:val="en-US"/>
          </w:rPr>
          <w:t>10.1007/s10113-013-0499-2</w:t>
        </w:r>
      </w:hyperlink>
      <w:r w:rsidRPr="005D5915">
        <w:rPr>
          <w:rFonts w:cs="Times New Roman"/>
          <w:sz w:val="20"/>
          <w:szCs w:val="20"/>
          <w:lang w:val="en-GB"/>
        </w:rPr>
        <w:t>.</w:t>
      </w:r>
    </w:p>
    <w:p w14:paraId="57B09CA5" w14:textId="62E23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 D. et al., 2018: Climate Impacts in Europe Under +1.5°C Global Warming.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264–285, doi:</w:t>
      </w:r>
      <w:hyperlink r:id="rId726" w:history="1">
        <w:r w:rsidRPr="005D5915">
          <w:rPr>
            <w:rStyle w:val="Hyperlink"/>
            <w:rFonts w:cs="Times New Roman"/>
            <w:sz w:val="20"/>
            <w:szCs w:val="20"/>
            <w:lang w:val="en-US"/>
          </w:rPr>
          <w:t>10.1002/2017ef000710</w:t>
        </w:r>
      </w:hyperlink>
      <w:r w:rsidRPr="005D5915">
        <w:rPr>
          <w:rFonts w:cs="Times New Roman"/>
          <w:sz w:val="20"/>
          <w:szCs w:val="20"/>
          <w:lang w:val="en-GB"/>
        </w:rPr>
        <w:t>.</w:t>
      </w:r>
    </w:p>
    <w:p w14:paraId="1C39783D" w14:textId="592F15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Jacobeit, J., E. Hertig, S. Seubert, and K. Lutz, 2014: Statistical downscaling for climate change projections in the Mediterranean region: methods and results.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14(5)</w:t>
      </w:r>
      <w:r w:rsidRPr="005D5915">
        <w:rPr>
          <w:rFonts w:cs="Times New Roman"/>
          <w:sz w:val="20"/>
          <w:szCs w:val="20"/>
          <w:lang w:val="en-GB"/>
        </w:rPr>
        <w:t>, 1891–1906, doi:</w:t>
      </w:r>
      <w:hyperlink r:id="rId727" w:history="1">
        <w:r w:rsidRPr="005D5915">
          <w:rPr>
            <w:rStyle w:val="Hyperlink"/>
            <w:rFonts w:cs="Times New Roman"/>
            <w:sz w:val="20"/>
            <w:szCs w:val="20"/>
            <w:lang w:val="en-US"/>
          </w:rPr>
          <w:t>10.1007/s10113-014-0605-0</w:t>
        </w:r>
      </w:hyperlink>
      <w:r w:rsidRPr="005D5915">
        <w:rPr>
          <w:rFonts w:cs="Times New Roman"/>
          <w:sz w:val="20"/>
          <w:szCs w:val="20"/>
          <w:lang w:val="en-GB"/>
        </w:rPr>
        <w:t>.</w:t>
      </w:r>
    </w:p>
    <w:p w14:paraId="7E47B93C" w14:textId="56B8D8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Jaiser, R. et al., 2016: Atmospheric winter response to Arctic sea ice changes in reanalysis data and model simulations. </w:t>
      </w:r>
      <w:r w:rsidRPr="005D5915">
        <w:rPr>
          <w:rFonts w:cs="Times New Roman"/>
          <w:i/>
          <w:sz w:val="20"/>
          <w:szCs w:val="20"/>
          <w:lang w:val="en-GB"/>
        </w:rPr>
        <w:lastRenderedPageBreak/>
        <w:t>Journal of Geophysical Research: Atmospheres</w:t>
      </w:r>
      <w:r w:rsidRPr="005D5915">
        <w:rPr>
          <w:rFonts w:cs="Times New Roman"/>
          <w:sz w:val="20"/>
          <w:szCs w:val="20"/>
          <w:lang w:val="en-GB"/>
        </w:rPr>
        <w:t xml:space="preserve">, </w:t>
      </w:r>
      <w:r w:rsidRPr="005D5915">
        <w:rPr>
          <w:rFonts w:cs="Times New Roman"/>
          <w:b/>
          <w:sz w:val="20"/>
          <w:szCs w:val="20"/>
          <w:lang w:val="en-GB"/>
        </w:rPr>
        <w:t>121(13)</w:t>
      </w:r>
      <w:r w:rsidRPr="005D5915">
        <w:rPr>
          <w:rFonts w:cs="Times New Roman"/>
          <w:sz w:val="20"/>
          <w:szCs w:val="20"/>
          <w:lang w:val="en-GB"/>
        </w:rPr>
        <w:t>, 7564–7577, doi:</w:t>
      </w:r>
      <w:hyperlink r:id="rId728" w:history="1">
        <w:r w:rsidRPr="005D5915">
          <w:rPr>
            <w:rStyle w:val="Hyperlink"/>
            <w:rFonts w:cs="Times New Roman"/>
            <w:sz w:val="20"/>
            <w:szCs w:val="20"/>
            <w:lang w:val="en-US"/>
          </w:rPr>
          <w:t>10.1002/2015jd024679</w:t>
        </w:r>
      </w:hyperlink>
      <w:r w:rsidRPr="005D5915">
        <w:rPr>
          <w:rFonts w:cs="Times New Roman"/>
          <w:sz w:val="20"/>
          <w:szCs w:val="20"/>
          <w:lang w:val="en-GB"/>
        </w:rPr>
        <w:t>.</w:t>
      </w:r>
    </w:p>
    <w:p w14:paraId="0C511499" w14:textId="5DA24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Jänicke, B. et al., 2017: Urban-rural differences in near-surface air temperature as resolved by the Central Europe Refined analysis (CER): sensitivity to planetary boundary layer schemes and urban canopy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37(4)</w:t>
      </w:r>
      <w:r w:rsidRPr="005D5915">
        <w:rPr>
          <w:rFonts w:cs="Times New Roman"/>
          <w:sz w:val="20"/>
          <w:szCs w:val="20"/>
          <w:lang w:val="en-GB"/>
        </w:rPr>
        <w:t>, 2063–2079, doi:</w:t>
      </w:r>
      <w:hyperlink r:id="rId729" w:history="1">
        <w:r w:rsidRPr="005D5915">
          <w:rPr>
            <w:rStyle w:val="Hyperlink"/>
            <w:rFonts w:cs="Times New Roman"/>
            <w:sz w:val="20"/>
            <w:szCs w:val="20"/>
            <w:lang w:val="en-US"/>
          </w:rPr>
          <w:t>10.1002/joc.4835</w:t>
        </w:r>
      </w:hyperlink>
      <w:r w:rsidRPr="005D5915">
        <w:rPr>
          <w:rFonts w:cs="Times New Roman"/>
          <w:sz w:val="20"/>
          <w:szCs w:val="20"/>
          <w:lang w:val="en-GB"/>
        </w:rPr>
        <w:t>.</w:t>
      </w:r>
    </w:p>
    <w:p w14:paraId="35CA3983" w14:textId="71E6FA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Jenkner, J. et al., 2009: Detection and climatology of fronts in a high-resolution model reanalysis over the Alps. </w:t>
      </w:r>
      <w:r w:rsidRPr="005D5915">
        <w:rPr>
          <w:rFonts w:cs="Times New Roman"/>
          <w:i/>
          <w:sz w:val="20"/>
          <w:szCs w:val="20"/>
          <w:lang w:val="en-GB"/>
        </w:rPr>
        <w:t>Meteorological Applications</w:t>
      </w:r>
      <w:r w:rsidRPr="005D5915">
        <w:rPr>
          <w:rFonts w:cs="Times New Roman"/>
          <w:sz w:val="20"/>
          <w:szCs w:val="20"/>
          <w:lang w:val="en-GB"/>
        </w:rPr>
        <w:t>, n/a–n/a, doi:</w:t>
      </w:r>
      <w:hyperlink r:id="rId730" w:history="1">
        <w:r w:rsidRPr="005D5915">
          <w:rPr>
            <w:rStyle w:val="Hyperlink"/>
            <w:rFonts w:cs="Times New Roman"/>
            <w:sz w:val="20"/>
            <w:szCs w:val="20"/>
            <w:lang w:val="en-US"/>
          </w:rPr>
          <w:t>10.1002/met.142</w:t>
        </w:r>
      </w:hyperlink>
      <w:r w:rsidRPr="005D5915">
        <w:rPr>
          <w:rFonts w:cs="Times New Roman"/>
          <w:sz w:val="20"/>
          <w:szCs w:val="20"/>
          <w:lang w:val="en-GB"/>
        </w:rPr>
        <w:t>.</w:t>
      </w:r>
    </w:p>
    <w:p w14:paraId="452DF74E" w14:textId="42D50A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Jerez, S. et al., 2018: Impact of evolving greenhouse gas forcing on the warming signal in regional climate model experiments.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1304, doi:</w:t>
      </w:r>
      <w:hyperlink r:id="rId731" w:history="1">
        <w:r w:rsidRPr="005D5915">
          <w:rPr>
            <w:rStyle w:val="Hyperlink"/>
            <w:rFonts w:cs="Times New Roman"/>
            <w:sz w:val="20"/>
            <w:szCs w:val="20"/>
            <w:lang w:val="en-US"/>
          </w:rPr>
          <w:t>10.1038/s41467-018-03527-y</w:t>
        </w:r>
      </w:hyperlink>
      <w:r w:rsidRPr="005D5915">
        <w:rPr>
          <w:rFonts w:cs="Times New Roman"/>
          <w:sz w:val="20"/>
          <w:szCs w:val="20"/>
          <w:lang w:val="en-GB"/>
        </w:rPr>
        <w:t>.</w:t>
      </w:r>
    </w:p>
    <w:p w14:paraId="01F7AF78" w14:textId="60B458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Jermey, P.M. and R.J. Renshaw, 2016: Precipitation representation over a two-year period in regional reanalysis.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142(696)</w:t>
      </w:r>
      <w:r w:rsidRPr="005D5915">
        <w:rPr>
          <w:rFonts w:cs="Times New Roman"/>
          <w:sz w:val="20"/>
          <w:szCs w:val="20"/>
          <w:lang w:val="en-GB"/>
        </w:rPr>
        <w:t>, 1300–1310, doi:</w:t>
      </w:r>
      <w:hyperlink r:id="rId732" w:history="1">
        <w:r w:rsidRPr="005D5915">
          <w:rPr>
            <w:rStyle w:val="Hyperlink"/>
            <w:rFonts w:cs="Times New Roman"/>
            <w:sz w:val="20"/>
            <w:szCs w:val="20"/>
            <w:lang w:val="en-US"/>
          </w:rPr>
          <w:t>10.1002/qj.2733</w:t>
        </w:r>
      </w:hyperlink>
      <w:r w:rsidRPr="005D5915">
        <w:rPr>
          <w:rFonts w:cs="Times New Roman"/>
          <w:sz w:val="20"/>
          <w:szCs w:val="20"/>
          <w:lang w:val="en-GB"/>
        </w:rPr>
        <w:t>.</w:t>
      </w:r>
    </w:p>
    <w:p w14:paraId="01ADEB2F" w14:textId="22D698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 F., Z. Wu, J. Huang, and E.P. Chassignet, 2014: Evolution of land surface air temperature trend.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4(6)</w:t>
      </w:r>
      <w:r w:rsidRPr="005D5915">
        <w:rPr>
          <w:rFonts w:cs="Times New Roman"/>
          <w:sz w:val="20"/>
          <w:szCs w:val="20"/>
          <w:lang w:val="en-GB"/>
        </w:rPr>
        <w:t>, 462–466, doi:</w:t>
      </w:r>
      <w:hyperlink r:id="rId733" w:history="1">
        <w:r w:rsidRPr="005D5915">
          <w:rPr>
            <w:rStyle w:val="Hyperlink"/>
            <w:rFonts w:cs="Times New Roman"/>
            <w:sz w:val="20"/>
            <w:szCs w:val="20"/>
            <w:lang w:val="en-US"/>
          </w:rPr>
          <w:t>10.1038/nclimate2223</w:t>
        </w:r>
      </w:hyperlink>
      <w:r w:rsidRPr="005D5915">
        <w:rPr>
          <w:rFonts w:cs="Times New Roman"/>
          <w:sz w:val="20"/>
          <w:szCs w:val="20"/>
          <w:lang w:val="en-GB"/>
        </w:rPr>
        <w:t>.</w:t>
      </w:r>
    </w:p>
    <w:p w14:paraId="1DA2117F" w14:textId="5709CB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 G. et al., 2019: Land–climate interactions. In: </w:t>
      </w:r>
      <w:r w:rsidRPr="005D5915">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5D5915">
        <w:rPr>
          <w:rFonts w:cs="Times New Roman"/>
          <w:sz w:val="20"/>
          <w:szCs w:val="20"/>
          <w:lang w:val="en-GB"/>
        </w:rPr>
        <w:t xml:space="preserve"> [Shukla, P.R., J. Skea, E. Calvo Buendia, V. Masson-Delmotte, H.-O. Pörtner, D.C. Roberts, P. Zhai, R. Slade, S. Connors, R. van Diemen, M. Ferrat, E. Haughey, S. Luz, S. Neogi, M. Pathak, J. Petzold, J. Portugal Pereira, P. Vyas, E. Huntley, K. Kissick, M. Belkacemi, and J. Malley (eds.)]. In Press, pp. 131–248.</w:t>
      </w:r>
    </w:p>
    <w:p w14:paraId="2DC64E55" w14:textId="422071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Jiang, J., T. Zhou, X. Chen, and L. Zhang, 2020: Future changes in precipitation over Central Asia based on CMIP6 projections.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15(5)</w:t>
      </w:r>
      <w:r w:rsidRPr="005D5915">
        <w:rPr>
          <w:rFonts w:cs="Times New Roman"/>
          <w:sz w:val="20"/>
          <w:szCs w:val="20"/>
          <w:lang w:val="en-GB"/>
        </w:rPr>
        <w:t>, 54009, doi:</w:t>
      </w:r>
      <w:hyperlink r:id="rId734" w:history="1">
        <w:r w:rsidRPr="005D5915">
          <w:rPr>
            <w:rStyle w:val="Hyperlink"/>
            <w:rFonts w:cs="Times New Roman"/>
            <w:sz w:val="20"/>
            <w:szCs w:val="20"/>
            <w:lang w:val="en-US"/>
          </w:rPr>
          <w:t>10.1088/1748-9326/ab7d03</w:t>
        </w:r>
      </w:hyperlink>
      <w:r w:rsidRPr="005D5915">
        <w:rPr>
          <w:rFonts w:cs="Times New Roman"/>
          <w:sz w:val="20"/>
          <w:szCs w:val="20"/>
          <w:lang w:val="en-GB"/>
        </w:rPr>
        <w:t>.</w:t>
      </w:r>
    </w:p>
    <w:p w14:paraId="71C1866B" w14:textId="6DCD70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Jiang, X. et al., 2015: Vertical structure and physical processes of the Madden-Julian oscillation: Exploring key model physics in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120(10)</w:t>
      </w:r>
      <w:r w:rsidRPr="005D5915">
        <w:rPr>
          <w:rFonts w:cs="Times New Roman"/>
          <w:sz w:val="20"/>
          <w:szCs w:val="20"/>
          <w:lang w:val="en-GB"/>
        </w:rPr>
        <w:t>, 4718–4748, doi:</w:t>
      </w:r>
      <w:hyperlink r:id="rId735" w:history="1">
        <w:r w:rsidRPr="005D5915">
          <w:rPr>
            <w:rStyle w:val="Hyperlink"/>
            <w:rFonts w:cs="Times New Roman"/>
            <w:sz w:val="20"/>
            <w:szCs w:val="20"/>
            <w:lang w:val="en-US"/>
          </w:rPr>
          <w:t>10.1002/2014jd022375</w:t>
        </w:r>
      </w:hyperlink>
      <w:r w:rsidRPr="005D5915">
        <w:rPr>
          <w:rFonts w:cs="Times New Roman"/>
          <w:sz w:val="20"/>
          <w:szCs w:val="20"/>
          <w:lang w:val="en-GB"/>
        </w:rPr>
        <w:t>.</w:t>
      </w:r>
    </w:p>
    <w:p w14:paraId="7D6AA845" w14:textId="611231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Jiménez-Guerrero, P. et al., 2013: Mean fields and interannual variability in RCM simulations over Spain: the ESCENA project.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57(3)</w:t>
      </w:r>
      <w:r w:rsidRPr="005D5915">
        <w:rPr>
          <w:rFonts w:cs="Times New Roman"/>
          <w:sz w:val="20"/>
          <w:szCs w:val="20"/>
          <w:lang w:val="en-GB"/>
        </w:rPr>
        <w:t>, 201–220, doi:</w:t>
      </w:r>
      <w:hyperlink r:id="rId736" w:history="1">
        <w:r w:rsidRPr="005D5915">
          <w:rPr>
            <w:rStyle w:val="Hyperlink"/>
            <w:rFonts w:cs="Times New Roman"/>
            <w:sz w:val="20"/>
            <w:szCs w:val="20"/>
            <w:lang w:val="en-US"/>
          </w:rPr>
          <w:t>10.3354/cr01165</w:t>
        </w:r>
      </w:hyperlink>
      <w:r w:rsidRPr="005D5915">
        <w:rPr>
          <w:rFonts w:cs="Times New Roman"/>
          <w:sz w:val="20"/>
          <w:szCs w:val="20"/>
          <w:lang w:val="en-GB"/>
        </w:rPr>
        <w:t>.</w:t>
      </w:r>
    </w:p>
    <w:p w14:paraId="120363E3" w14:textId="25C5F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Jin, Q. and C. Wang, 2017: A revival of Indian summer monsoon rainfall since 2002.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587–594, doi:</w:t>
      </w:r>
      <w:hyperlink r:id="rId737" w:history="1">
        <w:r w:rsidRPr="005D5915">
          <w:rPr>
            <w:rStyle w:val="Hyperlink"/>
            <w:rFonts w:cs="Times New Roman"/>
            <w:sz w:val="20"/>
            <w:szCs w:val="20"/>
            <w:lang w:val="en-US"/>
          </w:rPr>
          <w:t>10.1038/nclimate3348</w:t>
        </w:r>
      </w:hyperlink>
      <w:r w:rsidRPr="005D5915">
        <w:rPr>
          <w:rFonts w:cs="Times New Roman"/>
          <w:sz w:val="20"/>
          <w:szCs w:val="20"/>
          <w:lang w:val="en-GB"/>
        </w:rPr>
        <w:t>.</w:t>
      </w:r>
    </w:p>
    <w:p w14:paraId="3774F359" w14:textId="536DBC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Jin, Q., Z.-L. Yang, and J. Wei, 2016: High sensitivity of Indian summer monsoon to Middle East dust absorptive properties.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30690, doi:</w:t>
      </w:r>
      <w:hyperlink r:id="rId738" w:history="1">
        <w:r w:rsidRPr="005D5915">
          <w:rPr>
            <w:rStyle w:val="Hyperlink"/>
            <w:rFonts w:cs="Times New Roman"/>
            <w:sz w:val="20"/>
            <w:szCs w:val="20"/>
            <w:lang w:val="en-US"/>
          </w:rPr>
          <w:t>10.1038/srep30690</w:t>
        </w:r>
      </w:hyperlink>
      <w:r w:rsidRPr="005D5915">
        <w:rPr>
          <w:rFonts w:cs="Times New Roman"/>
          <w:sz w:val="20"/>
          <w:szCs w:val="20"/>
          <w:lang w:val="en-GB"/>
        </w:rPr>
        <w:t>.</w:t>
      </w:r>
    </w:p>
    <w:p w14:paraId="33ECBB6D" w14:textId="7A64F6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Johnson, F. and A. Sharma, 2012: A nesting model for bias correction of variability at multiple time scales in general circulation model precipitation simulations.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48(1)</w:t>
      </w:r>
      <w:r w:rsidRPr="005D5915">
        <w:rPr>
          <w:rFonts w:cs="Times New Roman"/>
          <w:sz w:val="20"/>
          <w:szCs w:val="20"/>
          <w:lang w:val="en-GB"/>
        </w:rPr>
        <w:t>, doi:</w:t>
      </w:r>
      <w:hyperlink r:id="rId739" w:history="1">
        <w:r w:rsidRPr="005D5915">
          <w:rPr>
            <w:rStyle w:val="Hyperlink"/>
            <w:rFonts w:cs="Times New Roman"/>
            <w:sz w:val="20"/>
            <w:szCs w:val="20"/>
            <w:lang w:val="en-US"/>
          </w:rPr>
          <w:t>10.1029/2011wr010464</w:t>
        </w:r>
      </w:hyperlink>
      <w:r w:rsidRPr="005D5915">
        <w:rPr>
          <w:rFonts w:cs="Times New Roman"/>
          <w:sz w:val="20"/>
          <w:szCs w:val="20"/>
          <w:lang w:val="en-GB"/>
        </w:rPr>
        <w:t>.</w:t>
      </w:r>
    </w:p>
    <w:p w14:paraId="0E647C1E" w14:textId="612A41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Johnson, S.J. et al., 2016: The resolution sensitivity of the South Asian monsoon and Indo-Pacific in a global 0.35° AGCM.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807–831, doi:</w:t>
      </w:r>
      <w:hyperlink r:id="rId740" w:history="1">
        <w:r w:rsidRPr="005D5915">
          <w:rPr>
            <w:rStyle w:val="Hyperlink"/>
            <w:rFonts w:cs="Times New Roman"/>
            <w:sz w:val="20"/>
            <w:szCs w:val="20"/>
            <w:lang w:val="en-US"/>
          </w:rPr>
          <w:t>10.1007/s00382-015-2614-1</w:t>
        </w:r>
      </w:hyperlink>
      <w:r w:rsidRPr="005D5915">
        <w:rPr>
          <w:rFonts w:cs="Times New Roman"/>
          <w:sz w:val="20"/>
          <w:szCs w:val="20"/>
          <w:lang w:val="en-GB"/>
        </w:rPr>
        <w:t>.</w:t>
      </w:r>
    </w:p>
    <w:p w14:paraId="2D184200" w14:textId="5DD761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Jones, A.D., W.D. Collins, and M.S. Torn, 2013: On the additivity of radiative forcing between land use change and greenhouse gases.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4036–4041, doi:</w:t>
      </w:r>
      <w:hyperlink r:id="rId741" w:history="1">
        <w:r w:rsidRPr="005D5915">
          <w:rPr>
            <w:rStyle w:val="Hyperlink"/>
            <w:rFonts w:cs="Times New Roman"/>
            <w:sz w:val="20"/>
            <w:szCs w:val="20"/>
            <w:lang w:val="en-US"/>
          </w:rPr>
          <w:t>10.1002/grl.50754</w:t>
        </w:r>
      </w:hyperlink>
      <w:r w:rsidRPr="005D5915">
        <w:rPr>
          <w:rFonts w:cs="Times New Roman"/>
          <w:sz w:val="20"/>
          <w:szCs w:val="20"/>
          <w:lang w:val="en-GB"/>
        </w:rPr>
        <w:t>.</w:t>
      </w:r>
    </w:p>
    <w:p w14:paraId="2AC57FF7" w14:textId="0C3686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Jones, P., 2016: The reliability of global and hemispheric surface temperature records.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33(3)</w:t>
      </w:r>
      <w:r w:rsidRPr="005D5915">
        <w:rPr>
          <w:rFonts w:cs="Times New Roman"/>
          <w:sz w:val="20"/>
          <w:szCs w:val="20"/>
          <w:lang w:val="en-GB"/>
        </w:rPr>
        <w:t>, 269–282, doi:</w:t>
      </w:r>
      <w:hyperlink r:id="rId742" w:history="1">
        <w:r w:rsidRPr="005D5915">
          <w:rPr>
            <w:rStyle w:val="Hyperlink"/>
            <w:rFonts w:cs="Times New Roman"/>
            <w:sz w:val="20"/>
            <w:szCs w:val="20"/>
            <w:lang w:val="en-US"/>
          </w:rPr>
          <w:t>10.1007/s00376-015-5194-4</w:t>
        </w:r>
      </w:hyperlink>
      <w:r w:rsidRPr="005D5915">
        <w:rPr>
          <w:rFonts w:cs="Times New Roman"/>
          <w:sz w:val="20"/>
          <w:szCs w:val="20"/>
          <w:lang w:val="en-GB"/>
        </w:rPr>
        <w:t>.</w:t>
      </w:r>
    </w:p>
    <w:p w14:paraId="22E425BE" w14:textId="2AF306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Journée, M., C. Delvaux, and C. Bertrand, 2015: Precipitation climate maps of Belgium.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12(1)</w:t>
      </w:r>
      <w:r w:rsidRPr="005D5915">
        <w:rPr>
          <w:rFonts w:cs="Times New Roman"/>
          <w:sz w:val="20"/>
          <w:szCs w:val="20"/>
          <w:lang w:val="en-GB"/>
        </w:rPr>
        <w:t>, 73–78, doi:</w:t>
      </w:r>
      <w:hyperlink r:id="rId743" w:history="1">
        <w:r w:rsidRPr="005D5915">
          <w:rPr>
            <w:rStyle w:val="Hyperlink"/>
            <w:rFonts w:cs="Times New Roman"/>
            <w:sz w:val="20"/>
            <w:szCs w:val="20"/>
            <w:lang w:val="en-US"/>
          </w:rPr>
          <w:t>10.5194/asr-12-73-2015</w:t>
        </w:r>
      </w:hyperlink>
      <w:r w:rsidRPr="005D5915">
        <w:rPr>
          <w:rFonts w:cs="Times New Roman"/>
          <w:sz w:val="20"/>
          <w:szCs w:val="20"/>
          <w:lang w:val="en-GB"/>
        </w:rPr>
        <w:t>.</w:t>
      </w:r>
    </w:p>
    <w:p w14:paraId="483C6050" w14:textId="6E8334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Jovanovic, B., R. Smalley, B. Timbal, and S. Siems, 2017: Homogenized monthly upper-air temperature data set for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37(7)</w:t>
      </w:r>
      <w:r w:rsidRPr="005D5915">
        <w:rPr>
          <w:rFonts w:cs="Times New Roman"/>
          <w:sz w:val="20"/>
          <w:szCs w:val="20"/>
          <w:lang w:val="en-GB"/>
        </w:rPr>
        <w:t>, 3209–3222, doi:</w:t>
      </w:r>
      <w:hyperlink r:id="rId744" w:history="1">
        <w:r w:rsidRPr="005D5915">
          <w:rPr>
            <w:rStyle w:val="Hyperlink"/>
            <w:rFonts w:cs="Times New Roman"/>
            <w:sz w:val="20"/>
            <w:szCs w:val="20"/>
            <w:lang w:val="en-US"/>
          </w:rPr>
          <w:t>10.1002/joc.4909</w:t>
        </w:r>
      </w:hyperlink>
      <w:r w:rsidRPr="005D5915">
        <w:rPr>
          <w:rFonts w:cs="Times New Roman"/>
          <w:sz w:val="20"/>
          <w:szCs w:val="20"/>
          <w:lang w:val="en-GB"/>
        </w:rPr>
        <w:t>.</w:t>
      </w:r>
    </w:p>
    <w:p w14:paraId="3A87565D" w14:textId="412738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Joyce, R.J., J.E. Janowiak, P.A. Arkin, and P. Xie, 2004: CMORPH: A Method that Produces Global Precipitation Estimates from Passive Microwave and Infrared Data at High Spatial and Temporal Resolution.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487–503, doi:</w:t>
      </w:r>
      <w:hyperlink r:id="rId745" w:history="1">
        <w:r w:rsidRPr="005D5915">
          <w:rPr>
            <w:rStyle w:val="Hyperlink"/>
            <w:rFonts w:cs="Times New Roman"/>
            <w:sz w:val="20"/>
            <w:szCs w:val="20"/>
            <w:lang w:val="en-US"/>
          </w:rPr>
          <w:t>10.1175/1525-7541(2004)005&lt;0487:camtpg&gt;2.0.co;2</w:t>
        </w:r>
      </w:hyperlink>
      <w:r w:rsidRPr="005D5915">
        <w:rPr>
          <w:rFonts w:cs="Times New Roman"/>
          <w:sz w:val="20"/>
          <w:szCs w:val="20"/>
          <w:lang w:val="en-GB"/>
        </w:rPr>
        <w:t>.</w:t>
      </w:r>
    </w:p>
    <w:p w14:paraId="18A6DCD4" w14:textId="2A9DD3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Junquas, C., C.S. Vera, L. Li, and H. Le Treut, 2013: Impact of projected SST changes on summer rainfall in southeastern South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40(7–8)</w:t>
      </w:r>
      <w:r w:rsidRPr="005D5915">
        <w:rPr>
          <w:rFonts w:cs="Times New Roman"/>
          <w:sz w:val="20"/>
          <w:szCs w:val="20"/>
          <w:lang w:val="en-GB"/>
        </w:rPr>
        <w:t>, 1569–1589, doi:</w:t>
      </w:r>
      <w:hyperlink r:id="rId746" w:history="1">
        <w:r w:rsidRPr="005D5915">
          <w:rPr>
            <w:rStyle w:val="Hyperlink"/>
            <w:rFonts w:cs="Times New Roman"/>
            <w:sz w:val="20"/>
            <w:szCs w:val="20"/>
            <w:lang w:val="en-US"/>
          </w:rPr>
          <w:t>10.1007/s00382-013-1695-y</w:t>
        </w:r>
      </w:hyperlink>
      <w:r w:rsidRPr="005D5915">
        <w:rPr>
          <w:rFonts w:cs="Times New Roman"/>
          <w:sz w:val="20"/>
          <w:szCs w:val="20"/>
          <w:lang w:val="en-GB"/>
        </w:rPr>
        <w:t>.</w:t>
      </w:r>
    </w:p>
    <w:p w14:paraId="03CC0E9F" w14:textId="022F09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Junquas, C., L. Li, C.S. Vera, H. Le Treut, and K. Takahashi, 2016: Influence of South America orography on summertime precipitation in Southeastern South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46(11–12)</w:t>
      </w:r>
      <w:r w:rsidRPr="005D5915">
        <w:rPr>
          <w:rFonts w:cs="Times New Roman"/>
          <w:sz w:val="20"/>
          <w:szCs w:val="20"/>
          <w:lang w:val="en-GB"/>
        </w:rPr>
        <w:t>, 3941–3963, doi:</w:t>
      </w:r>
      <w:hyperlink r:id="rId747" w:history="1">
        <w:r w:rsidRPr="005D5915">
          <w:rPr>
            <w:rStyle w:val="Hyperlink"/>
            <w:rFonts w:cs="Times New Roman"/>
            <w:sz w:val="20"/>
            <w:szCs w:val="20"/>
            <w:lang w:val="en-US"/>
          </w:rPr>
          <w:t>10.1007/s00382-015-2814-8</w:t>
        </w:r>
      </w:hyperlink>
      <w:r w:rsidRPr="005D5915">
        <w:rPr>
          <w:rFonts w:cs="Times New Roman"/>
          <w:sz w:val="20"/>
          <w:szCs w:val="20"/>
          <w:lang w:val="en-GB"/>
        </w:rPr>
        <w:t>.</w:t>
      </w:r>
    </w:p>
    <w:p w14:paraId="617D82D6" w14:textId="29FE9E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Jury, M.W., S. Herrera, J.M. Gutiérrez, and D. Barriopedro, 2018: Blocking representation in the ERA-Interim driven EURO-CORDEX RCMs.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3291–3306, doi:</w:t>
      </w:r>
      <w:hyperlink r:id="rId748" w:history="1">
        <w:r w:rsidRPr="005D5915">
          <w:rPr>
            <w:rStyle w:val="Hyperlink"/>
            <w:rFonts w:cs="Times New Roman"/>
            <w:sz w:val="20"/>
            <w:szCs w:val="20"/>
            <w:lang w:val="en-US"/>
          </w:rPr>
          <w:t>10.1007/s00382-018-4335-8</w:t>
        </w:r>
      </w:hyperlink>
      <w:r w:rsidRPr="005D5915">
        <w:rPr>
          <w:rFonts w:cs="Times New Roman"/>
          <w:sz w:val="20"/>
          <w:szCs w:val="20"/>
          <w:lang w:val="en-GB"/>
        </w:rPr>
        <w:t>.</w:t>
      </w:r>
    </w:p>
    <w:p w14:paraId="2809F36A" w14:textId="7CBF16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Kaczmarska, J., V. Isham, and C. Onof, 2014: Point process models for fine-resolution rainfall. </w:t>
      </w:r>
      <w:r w:rsidRPr="005D5915">
        <w:rPr>
          <w:rFonts w:cs="Times New Roman"/>
          <w:i/>
          <w:sz w:val="20"/>
          <w:szCs w:val="20"/>
          <w:lang w:val="en-GB"/>
        </w:rPr>
        <w:t>Hydrological Sciences Journal</w:t>
      </w:r>
      <w:r w:rsidRPr="005D5915">
        <w:rPr>
          <w:rFonts w:cs="Times New Roman"/>
          <w:sz w:val="20"/>
          <w:szCs w:val="20"/>
          <w:lang w:val="en-GB"/>
        </w:rPr>
        <w:t xml:space="preserve">, </w:t>
      </w:r>
      <w:r w:rsidRPr="005D5915">
        <w:rPr>
          <w:rFonts w:cs="Times New Roman"/>
          <w:b/>
          <w:sz w:val="20"/>
          <w:szCs w:val="20"/>
          <w:lang w:val="en-GB"/>
        </w:rPr>
        <w:t>59(11)</w:t>
      </w:r>
      <w:r w:rsidRPr="005D5915">
        <w:rPr>
          <w:rFonts w:cs="Times New Roman"/>
          <w:sz w:val="20"/>
          <w:szCs w:val="20"/>
          <w:lang w:val="en-GB"/>
        </w:rPr>
        <w:t>, 1972–1991, doi:</w:t>
      </w:r>
      <w:hyperlink r:id="rId749" w:history="1">
        <w:r w:rsidRPr="005D5915">
          <w:rPr>
            <w:rStyle w:val="Hyperlink"/>
            <w:rFonts w:cs="Times New Roman"/>
            <w:sz w:val="20"/>
            <w:szCs w:val="20"/>
            <w:lang w:val="en-US"/>
          </w:rPr>
          <w:t>10.1080/02626667.2014.925558</w:t>
        </w:r>
      </w:hyperlink>
      <w:r w:rsidRPr="005D5915">
        <w:rPr>
          <w:rFonts w:cs="Times New Roman"/>
          <w:sz w:val="20"/>
          <w:szCs w:val="20"/>
          <w:lang w:val="en-GB"/>
        </w:rPr>
        <w:t>.</w:t>
      </w:r>
    </w:p>
    <w:p w14:paraId="49DDD2DD" w14:textId="101921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Kahan, D.M., 2012: Ideology, Motivated Reasoning, and Cognitive Reflection: An Experimental Study. </w:t>
      </w:r>
      <w:r w:rsidRPr="005D5915">
        <w:rPr>
          <w:rFonts w:cs="Times New Roman"/>
          <w:i/>
          <w:sz w:val="20"/>
          <w:szCs w:val="20"/>
          <w:lang w:val="en-GB"/>
        </w:rPr>
        <w:t>SSRN Electronic Journal</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407–424, doi:</w:t>
      </w:r>
      <w:hyperlink r:id="rId750" w:history="1">
        <w:r w:rsidRPr="005D5915">
          <w:rPr>
            <w:rStyle w:val="Hyperlink"/>
            <w:rFonts w:cs="Times New Roman"/>
            <w:sz w:val="20"/>
            <w:szCs w:val="20"/>
            <w:lang w:val="en-US"/>
          </w:rPr>
          <w:t>10.2139/ssrn.2182588</w:t>
        </w:r>
      </w:hyperlink>
      <w:r w:rsidRPr="005D5915">
        <w:rPr>
          <w:rFonts w:cs="Times New Roman"/>
          <w:sz w:val="20"/>
          <w:szCs w:val="20"/>
          <w:lang w:val="en-GB"/>
        </w:rPr>
        <w:t>.</w:t>
      </w:r>
    </w:p>
    <w:p w14:paraId="2F346377" w14:textId="63A8C2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Kahan, D.M., 2013: Making Climate-Science Communication Evidence-Based – All the Way Down. In: </w:t>
      </w:r>
      <w:r w:rsidRPr="005D5915">
        <w:rPr>
          <w:rFonts w:cs="Times New Roman"/>
          <w:i/>
          <w:sz w:val="20"/>
          <w:szCs w:val="20"/>
          <w:lang w:val="en-GB"/>
        </w:rPr>
        <w:t>Culture, Politics and Climate Change (Culture, P edition)</w:t>
      </w:r>
      <w:r w:rsidRPr="005D5915">
        <w:rPr>
          <w:rFonts w:cs="Times New Roman"/>
          <w:sz w:val="20"/>
          <w:szCs w:val="20"/>
          <w:lang w:val="en-GB"/>
        </w:rPr>
        <w:t xml:space="preserve"> [Boykoff, M. and D. Crow (eds.)]. Routledge Press, pp. 1–19, doi:</w:t>
      </w:r>
      <w:hyperlink r:id="rId751" w:history="1">
        <w:r w:rsidRPr="005D5915">
          <w:rPr>
            <w:rStyle w:val="Hyperlink"/>
            <w:rFonts w:cs="Times New Roman"/>
            <w:sz w:val="20"/>
            <w:szCs w:val="20"/>
            <w:lang w:val="en-US"/>
          </w:rPr>
          <w:t>10.2139/ssrn.2216469</w:t>
        </w:r>
      </w:hyperlink>
      <w:r w:rsidRPr="005D5915">
        <w:rPr>
          <w:rFonts w:cs="Times New Roman"/>
          <w:sz w:val="20"/>
          <w:szCs w:val="20"/>
          <w:lang w:val="en-GB"/>
        </w:rPr>
        <w:t>.</w:t>
      </w:r>
    </w:p>
    <w:p w14:paraId="5C483714" w14:textId="3FDA4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Kahn, B.H., S.L. Nasiri, M.M. Schreier, and B.A. Baum, 2011: Impacts of subpixel cloud heterogeneity on infrared thermodynamic phase 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116(D20)</w:t>
      </w:r>
      <w:r w:rsidRPr="005D5915">
        <w:rPr>
          <w:rFonts w:cs="Times New Roman"/>
          <w:sz w:val="20"/>
          <w:szCs w:val="20"/>
          <w:lang w:val="en-GB"/>
        </w:rPr>
        <w:t>, doi:</w:t>
      </w:r>
      <w:hyperlink r:id="rId752" w:history="1">
        <w:r w:rsidRPr="005D5915">
          <w:rPr>
            <w:rStyle w:val="Hyperlink"/>
            <w:rFonts w:cs="Times New Roman"/>
            <w:sz w:val="20"/>
            <w:szCs w:val="20"/>
            <w:lang w:val="en-US"/>
          </w:rPr>
          <w:t>10.1029/2011jd015774</w:t>
        </w:r>
      </w:hyperlink>
      <w:r w:rsidRPr="005D5915">
        <w:rPr>
          <w:rFonts w:cs="Times New Roman"/>
          <w:sz w:val="20"/>
          <w:szCs w:val="20"/>
          <w:lang w:val="en-GB"/>
        </w:rPr>
        <w:t>.</w:t>
      </w:r>
    </w:p>
    <w:p w14:paraId="33976288" w14:textId="74B015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Kahya, E., 2011: The Impacts of NAO on the Hydrology of the Eastern Mediterranean. , 57–71, doi:</w:t>
      </w:r>
      <w:hyperlink r:id="rId753" w:history="1">
        <w:r w:rsidRPr="005D5915">
          <w:rPr>
            <w:rStyle w:val="Hyperlink"/>
            <w:rFonts w:cs="Times New Roman"/>
            <w:sz w:val="20"/>
            <w:szCs w:val="20"/>
            <w:lang w:val="en-US"/>
          </w:rPr>
          <w:t>10.1007/978-94-007-1372-7_5</w:t>
        </w:r>
      </w:hyperlink>
      <w:r w:rsidRPr="005D5915">
        <w:rPr>
          <w:rFonts w:cs="Times New Roman"/>
          <w:sz w:val="20"/>
          <w:szCs w:val="20"/>
          <w:lang w:val="en-GB"/>
        </w:rPr>
        <w:t>.</w:t>
      </w:r>
    </w:p>
    <w:p w14:paraId="222B7CAF" w14:textId="364A10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Kaiser-Weiss, A.K. et al., 2019: Added value of regional reanalyses for climatological applications.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071004, doi:</w:t>
      </w:r>
      <w:hyperlink r:id="rId754" w:history="1">
        <w:r w:rsidRPr="005D5915">
          <w:rPr>
            <w:rStyle w:val="Hyperlink"/>
            <w:rFonts w:cs="Times New Roman"/>
            <w:sz w:val="20"/>
            <w:szCs w:val="20"/>
            <w:lang w:val="en-US"/>
          </w:rPr>
          <w:t>10.1088/2515-7620/ab2ec3</w:t>
        </w:r>
      </w:hyperlink>
      <w:r w:rsidRPr="005D5915">
        <w:rPr>
          <w:rFonts w:cs="Times New Roman"/>
          <w:sz w:val="20"/>
          <w:szCs w:val="20"/>
          <w:lang w:val="en-GB"/>
        </w:rPr>
        <w:t>.</w:t>
      </w:r>
    </w:p>
    <w:p w14:paraId="52634C07" w14:textId="700A11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Kajino, M. et al., 2017: Synergy between air pollution and urban meteorological changes through aerosol-radiation-diffusion feedback-A case study of Beijing in January 2013.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171</w:t>
      </w:r>
      <w:r w:rsidRPr="005D5915">
        <w:rPr>
          <w:rFonts w:cs="Times New Roman"/>
          <w:sz w:val="20"/>
          <w:szCs w:val="20"/>
          <w:lang w:val="en-GB"/>
        </w:rPr>
        <w:t>, 98–110, doi:</w:t>
      </w:r>
      <w:hyperlink r:id="rId755" w:history="1">
        <w:r w:rsidRPr="005D5915">
          <w:rPr>
            <w:rStyle w:val="Hyperlink"/>
            <w:rFonts w:cs="Times New Roman"/>
            <w:sz w:val="20"/>
            <w:szCs w:val="20"/>
            <w:lang w:val="en-US"/>
          </w:rPr>
          <w:t>10.1016/j.atmosenv.2017.10.018</w:t>
        </w:r>
      </w:hyperlink>
      <w:r w:rsidRPr="005D5915">
        <w:rPr>
          <w:rFonts w:cs="Times New Roman"/>
          <w:sz w:val="20"/>
          <w:szCs w:val="20"/>
          <w:lang w:val="en-GB"/>
        </w:rPr>
        <w:t>.</w:t>
      </w:r>
    </w:p>
    <w:p w14:paraId="4D55F78A" w14:textId="67469D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Kalnay, E. et al., 1996: The NCEP/NCAR 40-Year Reanalysis Project.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77(3)</w:t>
      </w:r>
      <w:r w:rsidRPr="005D5915">
        <w:rPr>
          <w:rFonts w:cs="Times New Roman"/>
          <w:sz w:val="20"/>
          <w:szCs w:val="20"/>
          <w:lang w:val="en-GB"/>
        </w:rPr>
        <w:t>, 437–471, doi:</w:t>
      </w:r>
      <w:hyperlink r:id="rId756" w:history="1">
        <w:r w:rsidRPr="005D5915">
          <w:rPr>
            <w:rStyle w:val="Hyperlink"/>
            <w:rFonts w:cs="Times New Roman"/>
            <w:sz w:val="20"/>
            <w:szCs w:val="20"/>
            <w:lang w:val="en-US"/>
          </w:rPr>
          <w:t>10.1175/1520-0477(1996)077&lt;0437:tnyrp&gt;2.0.co;2</w:t>
        </w:r>
      </w:hyperlink>
      <w:r w:rsidRPr="005D5915">
        <w:rPr>
          <w:rFonts w:cs="Times New Roman"/>
          <w:sz w:val="20"/>
          <w:szCs w:val="20"/>
          <w:lang w:val="en-GB"/>
        </w:rPr>
        <w:t>.</w:t>
      </w:r>
    </w:p>
    <w:p w14:paraId="1B183001" w14:textId="1138FE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Kanada, S., K. Tsuboki, H. Aiki, S. Tsujino, and I. Takayabu, 2017a: Future Enhancement of Heavy Rainfall Events Associated with a Typhoon in the Midlatitude Regions.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246–251, doi:</w:t>
      </w:r>
      <w:hyperlink r:id="rId757" w:history="1">
        <w:r w:rsidRPr="005D5915">
          <w:rPr>
            <w:rStyle w:val="Hyperlink"/>
            <w:rFonts w:cs="Times New Roman"/>
            <w:sz w:val="20"/>
            <w:szCs w:val="20"/>
            <w:lang w:val="en-US"/>
          </w:rPr>
          <w:t>10.2151/sola.2017-045</w:t>
        </w:r>
      </w:hyperlink>
      <w:r w:rsidRPr="005D5915">
        <w:rPr>
          <w:rFonts w:cs="Times New Roman"/>
          <w:sz w:val="20"/>
          <w:szCs w:val="20"/>
          <w:lang w:val="en-GB"/>
        </w:rPr>
        <w:t>.</w:t>
      </w:r>
    </w:p>
    <w:p w14:paraId="52926557" w14:textId="4E67BB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Kanada, S. et al., 2017b: Impacts of SST Patterns on Rapid Intensification of Typhoon Megi (2010).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122(24)</w:t>
      </w:r>
      <w:r w:rsidRPr="005D5915">
        <w:rPr>
          <w:rFonts w:cs="Times New Roman"/>
          <w:sz w:val="20"/>
          <w:szCs w:val="20"/>
          <w:lang w:val="en-GB"/>
        </w:rPr>
        <w:t>, 13,245–13,262, doi:</w:t>
      </w:r>
      <w:hyperlink r:id="rId758" w:history="1">
        <w:r w:rsidRPr="005D5915">
          <w:rPr>
            <w:rStyle w:val="Hyperlink"/>
            <w:rFonts w:cs="Times New Roman"/>
            <w:sz w:val="20"/>
            <w:szCs w:val="20"/>
            <w:lang w:val="en-US"/>
          </w:rPr>
          <w:t>10.1002/2017jd027252</w:t>
        </w:r>
      </w:hyperlink>
      <w:r w:rsidRPr="005D5915">
        <w:rPr>
          <w:rFonts w:cs="Times New Roman"/>
          <w:sz w:val="20"/>
          <w:szCs w:val="20"/>
          <w:lang w:val="en-GB"/>
        </w:rPr>
        <w:t>.</w:t>
      </w:r>
    </w:p>
    <w:p w14:paraId="7C9DFB06" w14:textId="705D3F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Kanamaru, H. and M. Kanamitsu, 2007: Scale-Selective Bias Correction in a Downscaling of Global Analysis Using a Regional Model.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135(2)</w:t>
      </w:r>
      <w:r w:rsidRPr="005D5915">
        <w:rPr>
          <w:rFonts w:cs="Times New Roman"/>
          <w:sz w:val="20"/>
          <w:szCs w:val="20"/>
          <w:lang w:val="en-GB"/>
        </w:rPr>
        <w:t>, 334–350, doi:</w:t>
      </w:r>
      <w:hyperlink r:id="rId759" w:history="1">
        <w:r w:rsidRPr="005D5915">
          <w:rPr>
            <w:rStyle w:val="Hyperlink"/>
            <w:rFonts w:cs="Times New Roman"/>
            <w:sz w:val="20"/>
            <w:szCs w:val="20"/>
            <w:lang w:val="en-US"/>
          </w:rPr>
          <w:t>10.1175/mwr3294.1</w:t>
        </w:r>
      </w:hyperlink>
      <w:r w:rsidRPr="005D5915">
        <w:rPr>
          <w:rFonts w:cs="Times New Roman"/>
          <w:sz w:val="20"/>
          <w:szCs w:val="20"/>
          <w:lang w:val="en-GB"/>
        </w:rPr>
        <w:t>.</w:t>
      </w:r>
    </w:p>
    <w:p w14:paraId="444CF9C9" w14:textId="1D978B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Kanemaru, K., T. Kubota, T. Iguchi, Y.N. Takayabu, and R. Oki, 2017: Development of a precipitation climate record from spaceborne precipitation radar data. Part I: Mitigation of the effects of switching to redundancy electronics in the TRMM precipitation radar.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34(9)</w:t>
      </w:r>
      <w:r w:rsidRPr="005D5915">
        <w:rPr>
          <w:rFonts w:cs="Times New Roman"/>
          <w:sz w:val="20"/>
          <w:szCs w:val="20"/>
          <w:lang w:val="en-GB"/>
        </w:rPr>
        <w:t>, 2043–2057, doi:</w:t>
      </w:r>
      <w:hyperlink r:id="rId760" w:history="1">
        <w:r w:rsidRPr="005D5915">
          <w:rPr>
            <w:rStyle w:val="Hyperlink"/>
            <w:rFonts w:cs="Times New Roman"/>
            <w:sz w:val="20"/>
            <w:szCs w:val="20"/>
            <w:lang w:val="en-US"/>
          </w:rPr>
          <w:t>10.1175/jtech-d-17-0026.1</w:t>
        </w:r>
      </w:hyperlink>
      <w:r w:rsidRPr="005D5915">
        <w:rPr>
          <w:rFonts w:cs="Times New Roman"/>
          <w:sz w:val="20"/>
          <w:szCs w:val="20"/>
          <w:lang w:val="en-GB"/>
        </w:rPr>
        <w:t>.</w:t>
      </w:r>
    </w:p>
    <w:p w14:paraId="59CB522B" w14:textId="75A1E1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Kang, S.M., C. Deser, and L.M. Polvani, 2013: Uncertainty in Climate Change Projections of the Hadley Circulation: The Role of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26(19)</w:t>
      </w:r>
      <w:r w:rsidRPr="005D5915">
        <w:rPr>
          <w:rFonts w:cs="Times New Roman"/>
          <w:sz w:val="20"/>
          <w:szCs w:val="20"/>
          <w:lang w:val="en-GB"/>
        </w:rPr>
        <w:t>, 7541–7554, doi:</w:t>
      </w:r>
      <w:hyperlink r:id="rId761" w:history="1">
        <w:r w:rsidRPr="005D5915">
          <w:rPr>
            <w:rStyle w:val="Hyperlink"/>
            <w:rFonts w:cs="Times New Roman"/>
            <w:sz w:val="20"/>
            <w:szCs w:val="20"/>
            <w:lang w:val="en-US"/>
          </w:rPr>
          <w:t>10.1175/jcli-d-12-00788.1</w:t>
        </w:r>
      </w:hyperlink>
      <w:r w:rsidRPr="005D5915">
        <w:rPr>
          <w:rFonts w:cs="Times New Roman"/>
          <w:sz w:val="20"/>
          <w:szCs w:val="20"/>
          <w:lang w:val="en-GB"/>
        </w:rPr>
        <w:t>.</w:t>
      </w:r>
    </w:p>
    <w:p w14:paraId="5E52BFE2" w14:textId="22D63F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Kaplan, A. et al., 1998: Analyses of global sea surface temperature 1856-1991. </w:t>
      </w:r>
      <w:r w:rsidRPr="005D5915">
        <w:rPr>
          <w:rFonts w:cs="Times New Roman"/>
          <w:i/>
          <w:sz w:val="20"/>
          <w:szCs w:val="20"/>
          <w:lang w:val="en-GB"/>
        </w:rPr>
        <w:t>JOURNAL OF GEOPHYSICAL RESEARCH</w:t>
      </w:r>
      <w:r w:rsidRPr="005D5915">
        <w:rPr>
          <w:rFonts w:cs="Times New Roman"/>
          <w:sz w:val="20"/>
          <w:szCs w:val="20"/>
          <w:lang w:val="en-GB"/>
        </w:rPr>
        <w:t>, doi:</w:t>
      </w:r>
      <w:hyperlink r:id="rId762" w:history="1">
        <w:r w:rsidRPr="005D5915">
          <w:rPr>
            <w:rStyle w:val="Hyperlink"/>
            <w:rFonts w:cs="Times New Roman"/>
            <w:sz w:val="20"/>
            <w:szCs w:val="20"/>
            <w:lang w:val="en-US"/>
          </w:rPr>
          <w:t>10.1029/97jc01736</w:t>
        </w:r>
      </w:hyperlink>
      <w:r w:rsidRPr="005D5915">
        <w:rPr>
          <w:rFonts w:cs="Times New Roman"/>
          <w:sz w:val="20"/>
          <w:szCs w:val="20"/>
          <w:lang w:val="en-GB"/>
        </w:rPr>
        <w:t>.</w:t>
      </w:r>
    </w:p>
    <w:p w14:paraId="105651FB" w14:textId="70CA4F9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Kaplan, S., M. Georgescu, N. Alfasi, and I. Kloog, 2017: Impact of future urbanization on a hot summer: a case study of Israel.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128(1–2)</w:t>
      </w:r>
      <w:r w:rsidRPr="005D5915">
        <w:rPr>
          <w:rFonts w:cs="Times New Roman"/>
          <w:sz w:val="20"/>
          <w:szCs w:val="20"/>
          <w:lang w:val="en-GB"/>
        </w:rPr>
        <w:t>, 325–341, doi:</w:t>
      </w:r>
      <w:hyperlink r:id="rId763" w:history="1">
        <w:r w:rsidRPr="005D5915">
          <w:rPr>
            <w:rStyle w:val="Hyperlink"/>
            <w:rFonts w:cs="Times New Roman"/>
            <w:sz w:val="20"/>
            <w:szCs w:val="20"/>
            <w:lang w:val="en-US"/>
          </w:rPr>
          <w:t>10.1007/s00704-015-1708-3</w:t>
        </w:r>
      </w:hyperlink>
      <w:r w:rsidRPr="005D5915">
        <w:rPr>
          <w:rFonts w:cs="Times New Roman"/>
          <w:sz w:val="20"/>
          <w:szCs w:val="20"/>
          <w:lang w:val="en-GB"/>
        </w:rPr>
        <w:t>.</w:t>
      </w:r>
    </w:p>
    <w:p w14:paraId="1C5C7A93" w14:textId="185CAB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Karmalkar, A. and R.S. Bradley, 2017: Consequences of Global Warming of 1.5°C and 2°C for Regional Temperature and Precipitation Changes in the Contiguous United States.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12(1)</w:t>
      </w:r>
      <w:r w:rsidRPr="005D5915">
        <w:rPr>
          <w:rFonts w:cs="Times New Roman"/>
          <w:sz w:val="20"/>
          <w:szCs w:val="20"/>
          <w:lang w:val="en-GB"/>
        </w:rPr>
        <w:t>, e0168697, doi:</w:t>
      </w:r>
      <w:hyperlink r:id="rId764" w:history="1">
        <w:r w:rsidRPr="005D5915">
          <w:rPr>
            <w:rStyle w:val="Hyperlink"/>
            <w:rFonts w:cs="Times New Roman"/>
            <w:sz w:val="20"/>
            <w:szCs w:val="20"/>
            <w:lang w:val="en-US"/>
          </w:rPr>
          <w:t>10.1371/journal.pone.0168697</w:t>
        </w:r>
      </w:hyperlink>
      <w:r w:rsidRPr="005D5915">
        <w:rPr>
          <w:rFonts w:cs="Times New Roman"/>
          <w:sz w:val="20"/>
          <w:szCs w:val="20"/>
          <w:lang w:val="en-GB"/>
        </w:rPr>
        <w:t>.</w:t>
      </w:r>
    </w:p>
    <w:p w14:paraId="36197898" w14:textId="0E971E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Karnauskas, K.B., C.-F. Schleussner, J.P. Donnelly, and K.J. Anchukaitis, 2018: Freshwater stress on small island developing states: population projections and aridity changes at 1.5 and 2°C.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2273–2282, doi:</w:t>
      </w:r>
      <w:hyperlink r:id="rId765" w:history="1">
        <w:r w:rsidRPr="005D5915">
          <w:rPr>
            <w:rStyle w:val="Hyperlink"/>
            <w:rFonts w:cs="Times New Roman"/>
            <w:sz w:val="20"/>
            <w:szCs w:val="20"/>
            <w:lang w:val="en-US"/>
          </w:rPr>
          <w:t>10.1007/s10113-018-1331-9</w:t>
        </w:r>
      </w:hyperlink>
      <w:r w:rsidRPr="005D5915">
        <w:rPr>
          <w:rFonts w:cs="Times New Roman"/>
          <w:sz w:val="20"/>
          <w:szCs w:val="20"/>
          <w:lang w:val="en-GB"/>
        </w:rPr>
        <w:t>.</w:t>
      </w:r>
    </w:p>
    <w:p w14:paraId="566EAB19" w14:textId="7829D1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Kasoar, M., D. Shawki, and A. Voulgarakis, 2018: Similar spatial patterns of global climate response to aerosols from different regions.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12, doi:</w:t>
      </w:r>
      <w:hyperlink r:id="rId766" w:history="1">
        <w:r w:rsidRPr="005D5915">
          <w:rPr>
            <w:rStyle w:val="Hyperlink"/>
            <w:rFonts w:cs="Times New Roman"/>
            <w:sz w:val="20"/>
            <w:szCs w:val="20"/>
            <w:lang w:val="en-US"/>
          </w:rPr>
          <w:t>10.1038/s41612-018-0022-z</w:t>
        </w:r>
      </w:hyperlink>
      <w:r w:rsidRPr="005D5915">
        <w:rPr>
          <w:rFonts w:cs="Times New Roman"/>
          <w:sz w:val="20"/>
          <w:szCs w:val="20"/>
          <w:lang w:val="en-GB"/>
        </w:rPr>
        <w:t>.</w:t>
      </w:r>
    </w:p>
    <w:p w14:paraId="774E86E0" w14:textId="12505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Kaspar, F. et al., 2020: Regional atmospheric reanalysis activities at Deutscher Wetterdienst: review of evaluation results and application examples with a focus on renewable energy.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115–128, doi:</w:t>
      </w:r>
      <w:hyperlink r:id="rId767" w:history="1">
        <w:r w:rsidRPr="005D5915">
          <w:rPr>
            <w:rStyle w:val="Hyperlink"/>
            <w:rFonts w:cs="Times New Roman"/>
            <w:sz w:val="20"/>
            <w:szCs w:val="20"/>
            <w:lang w:val="en-US"/>
          </w:rPr>
          <w:t>10.5194/asr-17-115-2020</w:t>
        </w:r>
      </w:hyperlink>
      <w:r w:rsidRPr="005D5915">
        <w:rPr>
          <w:rFonts w:cs="Times New Roman"/>
          <w:sz w:val="20"/>
          <w:szCs w:val="20"/>
          <w:lang w:val="en-GB"/>
        </w:rPr>
        <w:t>.</w:t>
      </w:r>
    </w:p>
    <w:p w14:paraId="2F65DB6E" w14:textId="7962E9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Kathayat, G. et al., 2016: Indian monsoon variability on millennial-orbital timescales.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24374, doi:</w:t>
      </w:r>
      <w:hyperlink r:id="rId768" w:history="1">
        <w:r w:rsidRPr="005D5915">
          <w:rPr>
            <w:rStyle w:val="Hyperlink"/>
            <w:rFonts w:cs="Times New Roman"/>
            <w:sz w:val="20"/>
            <w:szCs w:val="20"/>
            <w:lang w:val="en-US"/>
          </w:rPr>
          <w:t>10.1038/srep24374</w:t>
        </w:r>
      </w:hyperlink>
      <w:r w:rsidRPr="005D5915">
        <w:rPr>
          <w:rFonts w:cs="Times New Roman"/>
          <w:sz w:val="20"/>
          <w:szCs w:val="20"/>
          <w:lang w:val="en-GB"/>
        </w:rPr>
        <w:t>.</w:t>
      </w:r>
    </w:p>
    <w:p w14:paraId="62B634CB" w14:textId="03E7C6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Katzfey, J., H. Schlüzen, P. Hoffmann, and M. Thatcher, 2020: How an urban parameterization affects a high-resolution global climate simulation.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769" w:history="1">
        <w:r w:rsidRPr="005D5915">
          <w:rPr>
            <w:rStyle w:val="Hyperlink"/>
            <w:rFonts w:cs="Times New Roman"/>
            <w:sz w:val="20"/>
            <w:szCs w:val="20"/>
            <w:lang w:val="en-US"/>
          </w:rPr>
          <w:t>10.1002/qj.3874</w:t>
        </w:r>
      </w:hyperlink>
      <w:r w:rsidRPr="005D5915">
        <w:rPr>
          <w:rFonts w:cs="Times New Roman"/>
          <w:sz w:val="20"/>
          <w:szCs w:val="20"/>
          <w:lang w:val="en-GB"/>
        </w:rPr>
        <w:t>.</w:t>
      </w:r>
    </w:p>
    <w:p w14:paraId="6DB0C082" w14:textId="1F1D2E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Kawase, H. et al., 2012: Downscaling of Snow Cover Changes in the Late 20th Century Using a Past Climate Simulation Method over Central Japan.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61–64, doi:</w:t>
      </w:r>
      <w:hyperlink r:id="rId770" w:history="1">
        <w:r w:rsidRPr="005D5915">
          <w:rPr>
            <w:rStyle w:val="Hyperlink"/>
            <w:rFonts w:cs="Times New Roman"/>
            <w:sz w:val="20"/>
            <w:szCs w:val="20"/>
            <w:lang w:val="en-US"/>
          </w:rPr>
          <w:t>10.2151/sola.2012-016</w:t>
        </w:r>
      </w:hyperlink>
      <w:r w:rsidRPr="005D5915">
        <w:rPr>
          <w:rFonts w:cs="Times New Roman"/>
          <w:sz w:val="20"/>
          <w:szCs w:val="20"/>
          <w:lang w:val="en-GB"/>
        </w:rPr>
        <w:t>.</w:t>
      </w:r>
    </w:p>
    <w:p w14:paraId="3D994C0F" w14:textId="622306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Kawase, H. et al., 2013: Altitude dependency of future snow cover changes over Central Japan evaluated by a regional climate model.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771" w:history="1">
        <w:r w:rsidRPr="005D5915">
          <w:rPr>
            <w:rStyle w:val="Hyperlink"/>
            <w:rFonts w:cs="Times New Roman"/>
            <w:sz w:val="20"/>
            <w:szCs w:val="20"/>
            <w:lang w:val="en-US"/>
          </w:rPr>
          <w:t>10.1002/2013jd020429</w:t>
        </w:r>
      </w:hyperlink>
      <w:r w:rsidRPr="005D5915">
        <w:rPr>
          <w:rFonts w:cs="Times New Roman"/>
          <w:sz w:val="20"/>
          <w:szCs w:val="20"/>
          <w:lang w:val="en-GB"/>
        </w:rPr>
        <w:t>.</w:t>
      </w:r>
    </w:p>
    <w:p w14:paraId="74B7715A" w14:textId="57C666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Kawazoe, S. and W.J. Gutowski, 2013: Regional, Very Heavy Daily Precipitation in NARCCAP Simulations.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14(4)</w:t>
      </w:r>
      <w:r w:rsidRPr="005D5915">
        <w:rPr>
          <w:rFonts w:cs="Times New Roman"/>
          <w:sz w:val="20"/>
          <w:szCs w:val="20"/>
          <w:lang w:val="en-GB"/>
        </w:rPr>
        <w:t>, 1212–1227, doi:</w:t>
      </w:r>
      <w:hyperlink r:id="rId772" w:history="1">
        <w:r w:rsidRPr="005D5915">
          <w:rPr>
            <w:rStyle w:val="Hyperlink"/>
            <w:rFonts w:cs="Times New Roman"/>
            <w:sz w:val="20"/>
            <w:szCs w:val="20"/>
            <w:lang w:val="en-US"/>
          </w:rPr>
          <w:t>10.1175/jhm-d-12-068.1</w:t>
        </w:r>
      </w:hyperlink>
      <w:r w:rsidRPr="005D5915">
        <w:rPr>
          <w:rFonts w:cs="Times New Roman"/>
          <w:sz w:val="20"/>
          <w:szCs w:val="20"/>
          <w:lang w:val="en-GB"/>
        </w:rPr>
        <w:t>.</w:t>
      </w:r>
    </w:p>
    <w:p w14:paraId="714D5979" w14:textId="7438F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 J.E. et al., 2015: The Community Earth System Model (CESM) Large Ensemble Project: A Community Resource for Studying Climate Change in the Presence of Internal Climate Variability.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96(8)</w:t>
      </w:r>
      <w:r w:rsidRPr="005D5915">
        <w:rPr>
          <w:rFonts w:cs="Times New Roman"/>
          <w:sz w:val="20"/>
          <w:szCs w:val="20"/>
          <w:lang w:val="en-GB"/>
        </w:rPr>
        <w:t>, 1333–1349, doi:</w:t>
      </w:r>
      <w:hyperlink r:id="rId773" w:history="1">
        <w:r w:rsidRPr="005D5915">
          <w:rPr>
            <w:rStyle w:val="Hyperlink"/>
            <w:rFonts w:cs="Times New Roman"/>
            <w:sz w:val="20"/>
            <w:szCs w:val="20"/>
            <w:lang w:val="en-US"/>
          </w:rPr>
          <w:t>10.1175/bams-d-13-00255.1</w:t>
        </w:r>
      </w:hyperlink>
      <w:r w:rsidRPr="005D5915">
        <w:rPr>
          <w:rFonts w:cs="Times New Roman"/>
          <w:sz w:val="20"/>
          <w:szCs w:val="20"/>
          <w:lang w:val="en-GB"/>
        </w:rPr>
        <w:t>.</w:t>
      </w:r>
    </w:p>
    <w:p w14:paraId="47E46115" w14:textId="770926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Kayano, M.T. and R. Andreoli, 2007: Relations of South American summer rainfall interannual variations with the Pacific Decadal Oscillation.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531–540, doi:</w:t>
      </w:r>
      <w:hyperlink r:id="rId774" w:history="1">
        <w:r w:rsidRPr="005D5915">
          <w:rPr>
            <w:rStyle w:val="Hyperlink"/>
            <w:rFonts w:cs="Times New Roman"/>
            <w:sz w:val="20"/>
            <w:szCs w:val="20"/>
            <w:lang w:val="en-US"/>
          </w:rPr>
          <w:t>10.1002/joc.1417</w:t>
        </w:r>
      </w:hyperlink>
      <w:r w:rsidRPr="005D5915">
        <w:rPr>
          <w:rFonts w:cs="Times New Roman"/>
          <w:sz w:val="20"/>
          <w:szCs w:val="20"/>
          <w:lang w:val="en-GB"/>
        </w:rPr>
        <w:t>.</w:t>
      </w:r>
    </w:p>
    <w:p w14:paraId="352606AB" w14:textId="55E855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Kayano, M.T. and V.B. Capistrano, 2014: How the Atlantic multidecadal oscillation (AMO) modifies the ENSO influence on the South American rainfall.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34(1)</w:t>
      </w:r>
      <w:r w:rsidRPr="005D5915">
        <w:rPr>
          <w:rFonts w:cs="Times New Roman"/>
          <w:sz w:val="20"/>
          <w:szCs w:val="20"/>
          <w:lang w:val="en-GB"/>
        </w:rPr>
        <w:t>, 162–178, doi:</w:t>
      </w:r>
      <w:hyperlink r:id="rId775" w:history="1">
        <w:r w:rsidRPr="005D5915">
          <w:rPr>
            <w:rStyle w:val="Hyperlink"/>
            <w:rFonts w:cs="Times New Roman"/>
            <w:sz w:val="20"/>
            <w:szCs w:val="20"/>
            <w:lang w:val="en-US"/>
          </w:rPr>
          <w:t>10.1002/joc.3674</w:t>
        </w:r>
      </w:hyperlink>
      <w:r w:rsidRPr="005D5915">
        <w:rPr>
          <w:rFonts w:cs="Times New Roman"/>
          <w:sz w:val="20"/>
          <w:szCs w:val="20"/>
          <w:lang w:val="en-GB"/>
        </w:rPr>
        <w:t>.</w:t>
      </w:r>
    </w:p>
    <w:p w14:paraId="4D239BE9" w14:textId="19CFE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D.E. et al., 2015: Implementation and validation of a Wilks-type multi-site daily precipitation generator over a typical Alpine river catchment.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19(5)</w:t>
      </w:r>
      <w:r w:rsidRPr="005D5915">
        <w:rPr>
          <w:rFonts w:cs="Times New Roman"/>
          <w:sz w:val="20"/>
          <w:szCs w:val="20"/>
          <w:lang w:val="en-GB"/>
        </w:rPr>
        <w:t>, 2163–2177, doi:</w:t>
      </w:r>
      <w:hyperlink r:id="rId776" w:history="1">
        <w:r w:rsidRPr="005D5915">
          <w:rPr>
            <w:rStyle w:val="Hyperlink"/>
            <w:rFonts w:cs="Times New Roman"/>
            <w:sz w:val="20"/>
            <w:szCs w:val="20"/>
            <w:lang w:val="en-US"/>
          </w:rPr>
          <w:t>10.5194/hess-19-2163-2015</w:t>
        </w:r>
      </w:hyperlink>
      <w:r w:rsidRPr="005D5915">
        <w:rPr>
          <w:rFonts w:cs="Times New Roman"/>
          <w:sz w:val="20"/>
          <w:szCs w:val="20"/>
          <w:lang w:val="en-GB"/>
        </w:rPr>
        <w:t>.</w:t>
      </w:r>
    </w:p>
    <w:p w14:paraId="580B7452" w14:textId="7A24B9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M. et al., 2016: Evaluation of convection-resolving models using satellite data: The diurnal cycle of summer convection over the Alps.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25(2)</w:t>
      </w:r>
      <w:r w:rsidRPr="005D5915">
        <w:rPr>
          <w:rFonts w:cs="Times New Roman"/>
          <w:sz w:val="20"/>
          <w:szCs w:val="20"/>
          <w:lang w:val="en-GB"/>
        </w:rPr>
        <w:t>, 165–179, doi:</w:t>
      </w:r>
      <w:hyperlink r:id="rId777" w:history="1">
        <w:r w:rsidRPr="005D5915">
          <w:rPr>
            <w:rStyle w:val="Hyperlink"/>
            <w:rFonts w:cs="Times New Roman"/>
            <w:sz w:val="20"/>
            <w:szCs w:val="20"/>
            <w:lang w:val="en-US"/>
          </w:rPr>
          <w:t>10.1127/metz/2015/0715</w:t>
        </w:r>
      </w:hyperlink>
      <w:r w:rsidRPr="005D5915">
        <w:rPr>
          <w:rFonts w:cs="Times New Roman"/>
          <w:sz w:val="20"/>
          <w:szCs w:val="20"/>
          <w:lang w:val="en-GB"/>
        </w:rPr>
        <w:t>.</w:t>
      </w:r>
    </w:p>
    <w:p w14:paraId="6DFE5599" w14:textId="649BB1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M. et al., 2018: The sensitivity of Alpine summer convection to surrogate climate change: an intercomparison </w:t>
      </w:r>
      <w:r w:rsidRPr="005D5915">
        <w:rPr>
          <w:rFonts w:cs="Times New Roman"/>
          <w:sz w:val="20"/>
          <w:szCs w:val="20"/>
          <w:lang w:val="en-GB"/>
        </w:rPr>
        <w:lastRenderedPageBreak/>
        <w:t xml:space="preserve">between convection-parameterizing and convection-resolving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5253–5264, doi:</w:t>
      </w:r>
      <w:hyperlink r:id="rId778" w:history="1">
        <w:r w:rsidRPr="005D5915">
          <w:rPr>
            <w:rStyle w:val="Hyperlink"/>
            <w:rFonts w:cs="Times New Roman"/>
            <w:sz w:val="20"/>
            <w:szCs w:val="20"/>
            <w:lang w:val="en-US"/>
          </w:rPr>
          <w:t>10.5194/acp-18-5253-2018</w:t>
        </w:r>
      </w:hyperlink>
      <w:r w:rsidRPr="005D5915">
        <w:rPr>
          <w:rFonts w:cs="Times New Roman"/>
          <w:sz w:val="20"/>
          <w:szCs w:val="20"/>
          <w:lang w:val="en-GB"/>
        </w:rPr>
        <w:t>.</w:t>
      </w:r>
    </w:p>
    <w:p w14:paraId="43F2182F" w14:textId="65F988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2014: Heavier summer downpours with climate change revealed by weather forecast resolution model.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w:t>
      </w:r>
      <w:r w:rsidRPr="005D5915">
        <w:rPr>
          <w:rFonts w:cs="Times New Roman"/>
          <w:sz w:val="20"/>
          <w:szCs w:val="20"/>
          <w:lang w:val="en-GB"/>
        </w:rPr>
        <w:t>, 570, doi:</w:t>
      </w:r>
      <w:hyperlink r:id="rId779" w:history="1">
        <w:r w:rsidRPr="005D5915">
          <w:rPr>
            <w:rStyle w:val="Hyperlink"/>
            <w:rFonts w:cs="Times New Roman"/>
            <w:sz w:val="20"/>
            <w:szCs w:val="20"/>
            <w:lang w:val="en-GB"/>
          </w:rPr>
          <w:t>10.1038/nclimate2258</w:t>
        </w:r>
      </w:hyperlink>
      <w:r w:rsidRPr="005D5915">
        <w:rPr>
          <w:rFonts w:cs="Times New Roman"/>
          <w:sz w:val="20"/>
          <w:szCs w:val="20"/>
          <w:lang w:val="en-GB"/>
        </w:rPr>
        <w:t>.</w:t>
      </w:r>
    </w:p>
    <w:p w14:paraId="30ED8CD8" w14:textId="0F59F6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2017: Do Convection-Permitting Regional Climate Models Improve Projections of Future Precipitation Change?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79–93, doi:</w:t>
      </w:r>
      <w:hyperlink r:id="rId780" w:history="1">
        <w:r w:rsidRPr="005D5915">
          <w:rPr>
            <w:rStyle w:val="Hyperlink"/>
            <w:rFonts w:cs="Times New Roman"/>
            <w:sz w:val="20"/>
            <w:szCs w:val="20"/>
            <w:lang w:val="en-US"/>
          </w:rPr>
          <w:t>10.1175/bams-d-15-0004.1</w:t>
        </w:r>
      </w:hyperlink>
      <w:r w:rsidRPr="005D5915">
        <w:rPr>
          <w:rFonts w:cs="Times New Roman"/>
          <w:sz w:val="20"/>
          <w:szCs w:val="20"/>
          <w:lang w:val="en-GB"/>
        </w:rPr>
        <w:t>.</w:t>
      </w:r>
    </w:p>
    <w:p w14:paraId="0948F78E" w14:textId="568992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2019: Enhanced future changes in wet and dry extremes over Africa at convection-permitting scale.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1794, doi:</w:t>
      </w:r>
      <w:hyperlink r:id="rId781" w:history="1">
        <w:r w:rsidRPr="005D5915">
          <w:rPr>
            <w:rStyle w:val="Hyperlink"/>
            <w:rFonts w:cs="Times New Roman"/>
            <w:sz w:val="20"/>
            <w:szCs w:val="20"/>
            <w:lang w:val="en-US"/>
          </w:rPr>
          <w:t>10.1038/s41467-019-09776-9</w:t>
        </w:r>
      </w:hyperlink>
      <w:r w:rsidRPr="005D5915">
        <w:rPr>
          <w:rFonts w:cs="Times New Roman"/>
          <w:sz w:val="20"/>
          <w:szCs w:val="20"/>
          <w:lang w:val="en-GB"/>
        </w:rPr>
        <w:t>.</w:t>
      </w:r>
    </w:p>
    <w:p w14:paraId="76BA3438" w14:textId="21D1E2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Kennel, C.F. and E. Yulaeva, 2020: Influence of Arctic sea-ice variability on Pacific trade winds.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117(6)</w:t>
      </w:r>
      <w:r w:rsidRPr="005D5915">
        <w:rPr>
          <w:rFonts w:cs="Times New Roman"/>
          <w:sz w:val="20"/>
          <w:szCs w:val="20"/>
          <w:lang w:val="en-GB"/>
        </w:rPr>
        <w:t>, 2824–2834, doi:</w:t>
      </w:r>
      <w:hyperlink r:id="rId782" w:history="1">
        <w:r w:rsidRPr="005D5915">
          <w:rPr>
            <w:rStyle w:val="Hyperlink"/>
            <w:rFonts w:cs="Times New Roman"/>
            <w:sz w:val="20"/>
            <w:szCs w:val="20"/>
            <w:lang w:val="en-US"/>
          </w:rPr>
          <w:t>10.1073/pnas.1717707117</w:t>
        </w:r>
      </w:hyperlink>
      <w:r w:rsidRPr="005D5915">
        <w:rPr>
          <w:rFonts w:cs="Times New Roman"/>
          <w:sz w:val="20"/>
          <w:szCs w:val="20"/>
          <w:lang w:val="en-GB"/>
        </w:rPr>
        <w:t>.</w:t>
      </w:r>
    </w:p>
    <w:p w14:paraId="0BE84E63" w14:textId="2B2E1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Kerkhoff, C., H.R. Künsch, and C. Schär, 2014: Assessment of Bias Assumptions for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27(17)</w:t>
      </w:r>
      <w:r w:rsidRPr="005D5915">
        <w:rPr>
          <w:rFonts w:cs="Times New Roman"/>
          <w:sz w:val="20"/>
          <w:szCs w:val="20"/>
          <w:lang w:val="en-GB"/>
        </w:rPr>
        <w:t>, 6799–6818, doi:</w:t>
      </w:r>
      <w:hyperlink r:id="rId783" w:history="1">
        <w:r w:rsidRPr="005D5915">
          <w:rPr>
            <w:rStyle w:val="Hyperlink"/>
            <w:rFonts w:cs="Times New Roman"/>
            <w:sz w:val="20"/>
            <w:szCs w:val="20"/>
            <w:lang w:val="en-US"/>
          </w:rPr>
          <w:t>10.1175/jcli-d-13-00716.1</w:t>
        </w:r>
      </w:hyperlink>
      <w:r w:rsidRPr="005D5915">
        <w:rPr>
          <w:rFonts w:cs="Times New Roman"/>
          <w:sz w:val="20"/>
          <w:szCs w:val="20"/>
          <w:lang w:val="en-GB"/>
        </w:rPr>
        <w:t>.</w:t>
      </w:r>
    </w:p>
    <w:p w14:paraId="22DBB093" w14:textId="70C3A6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Kerr, Y.H. et al., 2012: The SMOS Soil Moisture Retrieval Algorithm. </w:t>
      </w:r>
      <w:r w:rsidRPr="005D5915">
        <w:rPr>
          <w:rFonts w:cs="Times New Roman"/>
          <w:i/>
          <w:sz w:val="20"/>
          <w:szCs w:val="20"/>
          <w:lang w:val="en-GB"/>
        </w:rPr>
        <w:t>IEEE Transactions on Geoscience and Remote Sensing</w:t>
      </w:r>
      <w:r w:rsidRPr="005D5915">
        <w:rPr>
          <w:rFonts w:cs="Times New Roman"/>
          <w:sz w:val="20"/>
          <w:szCs w:val="20"/>
          <w:lang w:val="en-GB"/>
        </w:rPr>
        <w:t xml:space="preserve">, </w:t>
      </w:r>
      <w:r w:rsidRPr="005D5915">
        <w:rPr>
          <w:rFonts w:cs="Times New Roman"/>
          <w:b/>
          <w:sz w:val="20"/>
          <w:szCs w:val="20"/>
          <w:lang w:val="en-GB"/>
        </w:rPr>
        <w:t>50(5)</w:t>
      </w:r>
      <w:r w:rsidRPr="005D5915">
        <w:rPr>
          <w:rFonts w:cs="Times New Roman"/>
          <w:sz w:val="20"/>
          <w:szCs w:val="20"/>
          <w:lang w:val="en-GB"/>
        </w:rPr>
        <w:t>, 1384–1403, doi:</w:t>
      </w:r>
      <w:hyperlink r:id="rId784" w:history="1">
        <w:r w:rsidRPr="005D5915">
          <w:rPr>
            <w:rStyle w:val="Hyperlink"/>
            <w:rFonts w:cs="Times New Roman"/>
            <w:sz w:val="20"/>
            <w:szCs w:val="20"/>
            <w:lang w:val="en-US"/>
          </w:rPr>
          <w:t>10.1109/tgrs.2012.2184548</w:t>
        </w:r>
      </w:hyperlink>
      <w:r w:rsidRPr="005D5915">
        <w:rPr>
          <w:rFonts w:cs="Times New Roman"/>
          <w:sz w:val="20"/>
          <w:szCs w:val="20"/>
          <w:lang w:val="en-GB"/>
        </w:rPr>
        <w:t>.</w:t>
      </w:r>
    </w:p>
    <w:p w14:paraId="1CDBCB46" w14:textId="168E14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Kharin, V., G.J. Boer, W.J. Merryfield, J.F. Scinocca, and W.-S. Lee, 2012: Statistical adjustment of decadal predictions in a changing climate.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39(19)</w:t>
      </w:r>
      <w:r w:rsidRPr="005D5915">
        <w:rPr>
          <w:rFonts w:cs="Times New Roman"/>
          <w:sz w:val="20"/>
          <w:szCs w:val="20"/>
          <w:lang w:val="en-GB"/>
        </w:rPr>
        <w:t>, n/a–n/a, doi:</w:t>
      </w:r>
      <w:hyperlink r:id="rId785" w:history="1">
        <w:r w:rsidRPr="005D5915">
          <w:rPr>
            <w:rStyle w:val="Hyperlink"/>
            <w:rFonts w:cs="Times New Roman"/>
            <w:sz w:val="20"/>
            <w:szCs w:val="20"/>
            <w:lang w:val="en-US"/>
          </w:rPr>
          <w:t>10.1029/2012gl052647</w:t>
        </w:r>
      </w:hyperlink>
      <w:r w:rsidRPr="005D5915">
        <w:rPr>
          <w:rFonts w:cs="Times New Roman"/>
          <w:sz w:val="20"/>
          <w:szCs w:val="20"/>
          <w:lang w:val="en-GB"/>
        </w:rPr>
        <w:t>.</w:t>
      </w:r>
    </w:p>
    <w:p w14:paraId="63C59F16" w14:textId="5C3F86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Khodri, M. et al., 2017: Tropical explosive volcanic eruptions can trigger El Niño by cooling tropical Africa.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778, doi:</w:t>
      </w:r>
      <w:hyperlink r:id="rId786" w:history="1">
        <w:r w:rsidRPr="005D5915">
          <w:rPr>
            <w:rStyle w:val="Hyperlink"/>
            <w:rFonts w:cs="Times New Roman"/>
            <w:sz w:val="20"/>
            <w:szCs w:val="20"/>
            <w:lang w:val="en-US"/>
          </w:rPr>
          <w:t>10.1038/s41467-017-00755-6</w:t>
        </w:r>
      </w:hyperlink>
      <w:r w:rsidRPr="005D5915">
        <w:rPr>
          <w:rFonts w:cs="Times New Roman"/>
          <w:sz w:val="20"/>
          <w:szCs w:val="20"/>
          <w:lang w:val="en-GB"/>
        </w:rPr>
        <w:t>.</w:t>
      </w:r>
    </w:p>
    <w:p w14:paraId="0C253FF9" w14:textId="682A63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Khouider, B. et al., 2020: A Novel Method for Interpolating Daily Station Rainfall Data Using a Stochastic Lattice Model.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21(5)</w:t>
      </w:r>
      <w:r w:rsidRPr="005D5915">
        <w:rPr>
          <w:rFonts w:cs="Times New Roman"/>
          <w:sz w:val="20"/>
          <w:szCs w:val="20"/>
          <w:lang w:val="en-GB"/>
        </w:rPr>
        <w:t>, 909–933, doi:</w:t>
      </w:r>
      <w:hyperlink r:id="rId787" w:history="1">
        <w:r w:rsidRPr="005D5915">
          <w:rPr>
            <w:rStyle w:val="Hyperlink"/>
            <w:rFonts w:cs="Times New Roman"/>
            <w:sz w:val="20"/>
            <w:szCs w:val="20"/>
            <w:lang w:val="en-US"/>
          </w:rPr>
          <w:t>10.1175/jhm-d-19-0143.1</w:t>
        </w:r>
      </w:hyperlink>
      <w:r w:rsidRPr="005D5915">
        <w:rPr>
          <w:rFonts w:cs="Times New Roman"/>
          <w:sz w:val="20"/>
          <w:szCs w:val="20"/>
          <w:lang w:val="en-GB"/>
        </w:rPr>
        <w:t>.</w:t>
      </w:r>
    </w:p>
    <w:p w14:paraId="3D449269" w14:textId="25606A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Kida, H., T. Koide, H. Sasaki, and M. Chiba, 1991: A New Approach for Coupling a Limited Area Model to a GCM for Regional Climate Simulations.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69(6)</w:t>
      </w:r>
      <w:r w:rsidRPr="005D5915">
        <w:rPr>
          <w:rFonts w:cs="Times New Roman"/>
          <w:sz w:val="20"/>
          <w:szCs w:val="20"/>
          <w:lang w:val="en-GB"/>
        </w:rPr>
        <w:t>, 723–728, doi:</w:t>
      </w:r>
      <w:hyperlink r:id="rId788" w:history="1">
        <w:r w:rsidRPr="005D5915">
          <w:rPr>
            <w:rStyle w:val="Hyperlink"/>
            <w:rFonts w:cs="Times New Roman"/>
            <w:sz w:val="20"/>
            <w:szCs w:val="20"/>
            <w:lang w:val="en-US"/>
          </w:rPr>
          <w:t>10.2151/jmsj1965.69.6_723</w:t>
        </w:r>
      </w:hyperlink>
      <w:r w:rsidRPr="005D5915">
        <w:rPr>
          <w:rFonts w:cs="Times New Roman"/>
          <w:sz w:val="20"/>
          <w:szCs w:val="20"/>
          <w:lang w:val="en-GB"/>
        </w:rPr>
        <w:t>.</w:t>
      </w:r>
    </w:p>
    <w:p w14:paraId="7EDCAFFF" w14:textId="1627A6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Kidd, C. et al., 2017: So, How Much of the Earth’s Surface Is Covered by Rain Gauges?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69–78, doi:</w:t>
      </w:r>
      <w:hyperlink r:id="rId789" w:history="1">
        <w:r w:rsidRPr="005D5915">
          <w:rPr>
            <w:rStyle w:val="Hyperlink"/>
            <w:rFonts w:cs="Times New Roman"/>
            <w:sz w:val="20"/>
            <w:szCs w:val="20"/>
            <w:lang w:val="en-US"/>
          </w:rPr>
          <w:t>10.1175/bams-d-14-00283.1</w:t>
        </w:r>
      </w:hyperlink>
      <w:r w:rsidRPr="005D5915">
        <w:rPr>
          <w:rFonts w:cs="Times New Roman"/>
          <w:sz w:val="20"/>
          <w:szCs w:val="20"/>
          <w:lang w:val="en-GB"/>
        </w:rPr>
        <w:t>.</w:t>
      </w:r>
    </w:p>
    <w:p w14:paraId="0A1C3F0A" w14:textId="4009CB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Kiem, A.S. et al., 2020: Learning from the past – Using palaeoclimate data to better understand and manage drought in South East Queensland (SEQ), Australia. </w:t>
      </w:r>
      <w:r w:rsidRPr="005D5915">
        <w:rPr>
          <w:rFonts w:cs="Times New Roman"/>
          <w:i/>
          <w:sz w:val="20"/>
          <w:szCs w:val="20"/>
          <w:lang w:val="en-GB"/>
        </w:rPr>
        <w:t>Journal of Hydrology: Regional Studies</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100686, doi:</w:t>
      </w:r>
      <w:hyperlink r:id="rId790" w:history="1">
        <w:r w:rsidRPr="005D5915">
          <w:rPr>
            <w:rStyle w:val="Hyperlink"/>
            <w:rFonts w:cs="Times New Roman"/>
            <w:sz w:val="20"/>
            <w:szCs w:val="20"/>
            <w:lang w:val="en-US"/>
          </w:rPr>
          <w:t>10.1016/j.ejrh.2020.100686</w:t>
        </w:r>
      </w:hyperlink>
      <w:r w:rsidRPr="005D5915">
        <w:rPr>
          <w:rFonts w:cs="Times New Roman"/>
          <w:sz w:val="20"/>
          <w:szCs w:val="20"/>
          <w:lang w:val="en-GB"/>
        </w:rPr>
        <w:t>.</w:t>
      </w:r>
    </w:p>
    <w:p w14:paraId="52CBE41C" w14:textId="29B527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Killick, R., M.I. Knight, G.P. Nason, and I.A. Eckley, 2020: The local partial autocorrelation function and some applications. </w:t>
      </w:r>
      <w:r w:rsidRPr="005D5915">
        <w:rPr>
          <w:rFonts w:cs="Times New Roman"/>
          <w:i/>
          <w:sz w:val="20"/>
          <w:szCs w:val="20"/>
          <w:lang w:val="en-GB"/>
        </w:rPr>
        <w:t>Electronic Journal of Statistics</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3268–3314, doi:</w:t>
      </w:r>
      <w:hyperlink r:id="rId791" w:history="1">
        <w:r w:rsidRPr="005D5915">
          <w:rPr>
            <w:rStyle w:val="Hyperlink"/>
            <w:rFonts w:cs="Times New Roman"/>
            <w:sz w:val="20"/>
            <w:szCs w:val="20"/>
            <w:lang w:val="en-US"/>
          </w:rPr>
          <w:t>10.1214/20-ejs1748</w:t>
        </w:r>
      </w:hyperlink>
      <w:r w:rsidRPr="005D5915">
        <w:rPr>
          <w:rFonts w:cs="Times New Roman"/>
          <w:sz w:val="20"/>
          <w:szCs w:val="20"/>
          <w:lang w:val="en-GB"/>
        </w:rPr>
        <w:t>.</w:t>
      </w:r>
    </w:p>
    <w:p w14:paraId="25AEC3FF" w14:textId="5BE69D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B.-M. et al., 2014: Weakening of the stratospheric polar vortex by Arctic sea-ice loss.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4646, doi:</w:t>
      </w:r>
      <w:hyperlink r:id="rId792" w:history="1">
        <w:r w:rsidRPr="005D5915">
          <w:rPr>
            <w:rStyle w:val="Hyperlink"/>
            <w:rFonts w:cs="Times New Roman"/>
            <w:sz w:val="20"/>
            <w:szCs w:val="20"/>
            <w:lang w:val="en-US"/>
          </w:rPr>
          <w:t>10.1038/ncomms5646</w:t>
        </w:r>
      </w:hyperlink>
      <w:r w:rsidRPr="005D5915">
        <w:rPr>
          <w:rFonts w:cs="Times New Roman"/>
          <w:sz w:val="20"/>
          <w:szCs w:val="20"/>
          <w:lang w:val="en-GB"/>
        </w:rPr>
        <w:t>.</w:t>
      </w:r>
    </w:p>
    <w:p w14:paraId="3929BB38" w14:textId="76ED00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D., M.-S. Ahn, I.-S. Kang, and A.D. Del Genio, 2015: Role of Longwave Cloud–Radiation Feedback in the Simulation of the Madden–Julian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6979–6994, doi:</w:t>
      </w:r>
      <w:hyperlink r:id="rId793" w:history="1">
        <w:r w:rsidRPr="005D5915">
          <w:rPr>
            <w:rStyle w:val="Hyperlink"/>
            <w:rFonts w:cs="Times New Roman"/>
            <w:sz w:val="20"/>
            <w:szCs w:val="20"/>
            <w:lang w:val="en-US"/>
          </w:rPr>
          <w:t>10.1175/jcli-d-14-00767.1</w:t>
        </w:r>
      </w:hyperlink>
      <w:r w:rsidRPr="005D5915">
        <w:rPr>
          <w:rFonts w:cs="Times New Roman"/>
          <w:sz w:val="20"/>
          <w:szCs w:val="20"/>
          <w:lang w:val="en-GB"/>
        </w:rPr>
        <w:t>.</w:t>
      </w:r>
    </w:p>
    <w:p w14:paraId="7D4495C1" w14:textId="4296D0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H., Y.K. Kim, S.K. Song, and H.W. Lee, 2016: Impact of future urban growth on regional climate changes in the Seoul Metropolitan Area, Korea.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571</w:t>
      </w:r>
      <w:r w:rsidRPr="005D5915">
        <w:rPr>
          <w:rFonts w:cs="Times New Roman"/>
          <w:sz w:val="20"/>
          <w:szCs w:val="20"/>
          <w:lang w:val="en-GB"/>
        </w:rPr>
        <w:t>, 355–363, doi:</w:t>
      </w:r>
      <w:hyperlink r:id="rId794" w:history="1">
        <w:r w:rsidRPr="005D5915">
          <w:rPr>
            <w:rStyle w:val="Hyperlink"/>
            <w:rFonts w:cs="Times New Roman"/>
            <w:sz w:val="20"/>
            <w:szCs w:val="20"/>
            <w:lang w:val="en-US"/>
          </w:rPr>
          <w:t>10.1016/j.scitotenv.2016.05.046</w:t>
        </w:r>
      </w:hyperlink>
      <w:r w:rsidRPr="005D5915">
        <w:rPr>
          <w:rFonts w:cs="Times New Roman"/>
          <w:sz w:val="20"/>
          <w:szCs w:val="20"/>
          <w:lang w:val="en-GB"/>
        </w:rPr>
        <w:t>.</w:t>
      </w:r>
    </w:p>
    <w:p w14:paraId="2EBFA574" w14:textId="4283D8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J. and S.K. Park, 2016: Uncertainties in calculating precipitation climatology in East Asia.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20(2)</w:t>
      </w:r>
      <w:r w:rsidRPr="005D5915">
        <w:rPr>
          <w:rFonts w:cs="Times New Roman"/>
          <w:sz w:val="20"/>
          <w:szCs w:val="20"/>
          <w:lang w:val="en-GB"/>
        </w:rPr>
        <w:t>, 651–658, doi:</w:t>
      </w:r>
      <w:hyperlink r:id="rId795" w:history="1">
        <w:r w:rsidRPr="005D5915">
          <w:rPr>
            <w:rStyle w:val="Hyperlink"/>
            <w:rFonts w:cs="Times New Roman"/>
            <w:sz w:val="20"/>
            <w:szCs w:val="20"/>
            <w:lang w:val="en-US"/>
          </w:rPr>
          <w:t>10.5194/hess-20-651-2016</w:t>
        </w:r>
      </w:hyperlink>
      <w:r w:rsidRPr="005D5915">
        <w:rPr>
          <w:rFonts w:cs="Times New Roman"/>
          <w:sz w:val="20"/>
          <w:szCs w:val="20"/>
          <w:lang w:val="en-GB"/>
        </w:rPr>
        <w:t>.</w:t>
      </w:r>
    </w:p>
    <w:p w14:paraId="571EEC34" w14:textId="78B2D2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J. et al., 2015: Uncertainties in estimating spatial and interannual variations in precipitation climatology in the India-Tibet region from multiple gridded precipitation datasets.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35(15)</w:t>
      </w:r>
      <w:r w:rsidRPr="005D5915">
        <w:rPr>
          <w:rFonts w:cs="Times New Roman"/>
          <w:sz w:val="20"/>
          <w:szCs w:val="20"/>
          <w:lang w:val="en-GB"/>
        </w:rPr>
        <w:t>, 4557–4573, doi:</w:t>
      </w:r>
      <w:hyperlink r:id="rId796" w:history="1">
        <w:r w:rsidRPr="005D5915">
          <w:rPr>
            <w:rStyle w:val="Hyperlink"/>
            <w:rFonts w:cs="Times New Roman"/>
            <w:sz w:val="20"/>
            <w:szCs w:val="20"/>
            <w:lang w:val="en-US"/>
          </w:rPr>
          <w:t>10.1002/joc.4306</w:t>
        </w:r>
      </w:hyperlink>
      <w:r w:rsidRPr="005D5915">
        <w:rPr>
          <w:rFonts w:cs="Times New Roman"/>
          <w:sz w:val="20"/>
          <w:szCs w:val="20"/>
          <w:lang w:val="en-GB"/>
        </w:rPr>
        <w:t>.</w:t>
      </w:r>
    </w:p>
    <w:p w14:paraId="7F49F5BD" w14:textId="6A1BE1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Y.H., S.K. Min, D.A. Stone, H. Shiogama, and P. Wolski, 2018: Multi-model event attribution of the summer 2013 heat wave in Korea.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20</w:t>
      </w:r>
      <w:r w:rsidRPr="005D5915">
        <w:rPr>
          <w:rFonts w:cs="Times New Roman"/>
          <w:sz w:val="20"/>
          <w:szCs w:val="20"/>
          <w:lang w:val="en-GB"/>
        </w:rPr>
        <w:t>, 33–44, doi:</w:t>
      </w:r>
      <w:hyperlink r:id="rId797" w:history="1">
        <w:r w:rsidRPr="005D5915">
          <w:rPr>
            <w:rStyle w:val="Hyperlink"/>
            <w:rFonts w:cs="Times New Roman"/>
            <w:sz w:val="20"/>
            <w:szCs w:val="20"/>
            <w:lang w:val="en-US"/>
          </w:rPr>
          <w:t>10.1016/j.wace.2018.03.004</w:t>
        </w:r>
      </w:hyperlink>
      <w:r w:rsidRPr="005D5915">
        <w:rPr>
          <w:rFonts w:cs="Times New Roman"/>
          <w:sz w:val="20"/>
          <w:szCs w:val="20"/>
          <w:lang w:val="en-GB"/>
        </w:rPr>
        <w:t>.</w:t>
      </w:r>
    </w:p>
    <w:p w14:paraId="4A99553B" w14:textId="4AB25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King, A.D. et al., 2015: The timing of anthropogenic emergence in simulated climate extremes.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094015, doi:</w:t>
      </w:r>
      <w:hyperlink r:id="rId798" w:history="1">
        <w:r w:rsidRPr="005D5915">
          <w:rPr>
            <w:rStyle w:val="Hyperlink"/>
            <w:rFonts w:cs="Times New Roman"/>
            <w:sz w:val="20"/>
            <w:szCs w:val="20"/>
            <w:lang w:val="en-US"/>
          </w:rPr>
          <w:t>10.1088/1748-9326/10/9/094015</w:t>
        </w:r>
      </w:hyperlink>
      <w:r w:rsidRPr="005D5915">
        <w:rPr>
          <w:rFonts w:cs="Times New Roman"/>
          <w:sz w:val="20"/>
          <w:szCs w:val="20"/>
          <w:lang w:val="en-GB"/>
        </w:rPr>
        <w:t>.</w:t>
      </w:r>
    </w:p>
    <w:p w14:paraId="35E9BC1A" w14:textId="29160C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Kirchengast, G., T. Kabas, A. Leuprecht, C. Bichler, and H. Truhetz, 2014: WegenerNet: A Pioneering High-Resolution Network for Monitoring Weather and Climate.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95(2)</w:t>
      </w:r>
      <w:r w:rsidRPr="005D5915">
        <w:rPr>
          <w:rFonts w:cs="Times New Roman"/>
          <w:sz w:val="20"/>
          <w:szCs w:val="20"/>
          <w:lang w:val="en-GB"/>
        </w:rPr>
        <w:t>, 227–242, doi:</w:t>
      </w:r>
      <w:hyperlink r:id="rId799" w:history="1">
        <w:r w:rsidRPr="005D5915">
          <w:rPr>
            <w:rStyle w:val="Hyperlink"/>
            <w:rFonts w:cs="Times New Roman"/>
            <w:sz w:val="20"/>
            <w:szCs w:val="20"/>
            <w:lang w:val="en-US"/>
          </w:rPr>
          <w:t>10.1175/bams-d-11-00161.1</w:t>
        </w:r>
      </w:hyperlink>
      <w:r w:rsidRPr="005D5915">
        <w:rPr>
          <w:rFonts w:cs="Times New Roman"/>
          <w:sz w:val="20"/>
          <w:szCs w:val="20"/>
          <w:lang w:val="en-GB"/>
        </w:rPr>
        <w:t>.</w:t>
      </w:r>
    </w:p>
    <w:p w14:paraId="4DEF07CD" w14:textId="662599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Kirtman, B.P. et al., 2014: Near-term Climate Change: Projections and Predictability.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NewYork, NY, USA, pp. 953–1028, doi:</w:t>
      </w:r>
      <w:hyperlink r:id="rId800" w:history="1">
        <w:r w:rsidRPr="005D5915">
          <w:rPr>
            <w:rStyle w:val="Hyperlink"/>
            <w:rFonts w:cs="Times New Roman"/>
            <w:sz w:val="20"/>
            <w:szCs w:val="20"/>
            <w:lang w:val="en-US"/>
          </w:rPr>
          <w:t>10.1017/cbo9781107415324.023</w:t>
        </w:r>
      </w:hyperlink>
      <w:r w:rsidRPr="005D5915">
        <w:rPr>
          <w:rFonts w:cs="Times New Roman"/>
          <w:sz w:val="20"/>
          <w:szCs w:val="20"/>
          <w:lang w:val="en-GB"/>
        </w:rPr>
        <w:t>.</w:t>
      </w:r>
    </w:p>
    <w:p w14:paraId="4B821996" w14:textId="5A9093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Kitoh, A., 2017: The Asian Monsoon and its Future Change in Climate Models: A Review.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95(1)</w:t>
      </w:r>
      <w:r w:rsidRPr="005D5915">
        <w:rPr>
          <w:rFonts w:cs="Times New Roman"/>
          <w:sz w:val="20"/>
          <w:szCs w:val="20"/>
          <w:lang w:val="en-GB"/>
        </w:rPr>
        <w:t>, 7–33, doi:</w:t>
      </w:r>
      <w:hyperlink r:id="rId801" w:history="1">
        <w:r w:rsidRPr="005D5915">
          <w:rPr>
            <w:rStyle w:val="Hyperlink"/>
            <w:rFonts w:cs="Times New Roman"/>
            <w:sz w:val="20"/>
            <w:szCs w:val="20"/>
            <w:lang w:val="en-US"/>
          </w:rPr>
          <w:t>10.2151/jmsj.2017-002</w:t>
        </w:r>
      </w:hyperlink>
      <w:r w:rsidRPr="005D5915">
        <w:rPr>
          <w:rFonts w:cs="Times New Roman"/>
          <w:sz w:val="20"/>
          <w:szCs w:val="20"/>
          <w:lang w:val="en-GB"/>
        </w:rPr>
        <w:t>.</w:t>
      </w:r>
    </w:p>
    <w:p w14:paraId="776B0B2C" w14:textId="5A458D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Kitoh, A. and O. Arakawa, 2016: Reduction in the east–west contrast in water budget over the Tibetan Plateau under a future climate. </w:t>
      </w:r>
      <w:r w:rsidRPr="005D5915">
        <w:rPr>
          <w:rFonts w:cs="Times New Roman"/>
          <w:i/>
          <w:sz w:val="20"/>
          <w:szCs w:val="20"/>
          <w:lang w:val="en-GB"/>
        </w:rPr>
        <w:t>Hydrological Research Letters</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113–118, doi:</w:t>
      </w:r>
      <w:hyperlink r:id="rId802" w:history="1">
        <w:r w:rsidRPr="005D5915">
          <w:rPr>
            <w:rStyle w:val="Hyperlink"/>
            <w:rFonts w:cs="Times New Roman"/>
            <w:sz w:val="20"/>
            <w:szCs w:val="20"/>
            <w:lang w:val="en-US"/>
          </w:rPr>
          <w:t>10.3178/hrl.10.113</w:t>
        </w:r>
      </w:hyperlink>
      <w:r w:rsidRPr="005D5915">
        <w:rPr>
          <w:rFonts w:cs="Times New Roman"/>
          <w:sz w:val="20"/>
          <w:szCs w:val="20"/>
          <w:lang w:val="en-GB"/>
        </w:rPr>
        <w:t>.</w:t>
      </w:r>
    </w:p>
    <w:p w14:paraId="394FFB72" w14:textId="46CFF9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R. Döscher, and H.E.M. Meier, 2005: Atmospheric response to different sea surface temperatures in the </w:t>
      </w:r>
      <w:r w:rsidRPr="005D5915">
        <w:rPr>
          <w:rFonts w:cs="Times New Roman"/>
          <w:sz w:val="20"/>
          <w:szCs w:val="20"/>
          <w:lang w:val="en-GB"/>
        </w:rPr>
        <w:lastRenderedPageBreak/>
        <w:t xml:space="preserve">Baltic Sea: coupled versus uncoupled regional climate model experiments.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36(4–5)</w:t>
      </w:r>
      <w:r w:rsidRPr="005D5915">
        <w:rPr>
          <w:rFonts w:cs="Times New Roman"/>
          <w:sz w:val="20"/>
          <w:szCs w:val="20"/>
          <w:lang w:val="en-GB"/>
        </w:rPr>
        <w:t>, 397–409, doi:</w:t>
      </w:r>
      <w:hyperlink r:id="rId803" w:history="1">
        <w:r w:rsidRPr="005D5915">
          <w:rPr>
            <w:rStyle w:val="Hyperlink"/>
            <w:rFonts w:cs="Times New Roman"/>
            <w:sz w:val="20"/>
            <w:szCs w:val="20"/>
            <w:lang w:val="en-US"/>
          </w:rPr>
          <w:t>10.2166/nh.2005.0030</w:t>
        </w:r>
      </w:hyperlink>
      <w:r w:rsidRPr="005D5915">
        <w:rPr>
          <w:rFonts w:cs="Times New Roman"/>
          <w:sz w:val="20"/>
          <w:szCs w:val="20"/>
          <w:lang w:val="en-GB"/>
        </w:rPr>
        <w:t>.</w:t>
      </w:r>
    </w:p>
    <w:p w14:paraId="33A3C964" w14:textId="709804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et al., 2013: Emerging regional climate change signals for Europe under varying large-scale circulation conditions.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56(2)</w:t>
      </w:r>
      <w:r w:rsidRPr="005D5915">
        <w:rPr>
          <w:rFonts w:cs="Times New Roman"/>
          <w:sz w:val="20"/>
          <w:szCs w:val="20"/>
          <w:lang w:val="en-GB"/>
        </w:rPr>
        <w:t>, 103–119, doi:</w:t>
      </w:r>
      <w:hyperlink r:id="rId804" w:history="1">
        <w:r w:rsidRPr="005D5915">
          <w:rPr>
            <w:rStyle w:val="Hyperlink"/>
            <w:rFonts w:cs="Times New Roman"/>
            <w:sz w:val="20"/>
            <w:szCs w:val="20"/>
            <w:lang w:val="en-US"/>
          </w:rPr>
          <w:t>10.3354/cr01146</w:t>
        </w:r>
      </w:hyperlink>
      <w:r w:rsidRPr="005D5915">
        <w:rPr>
          <w:rFonts w:cs="Times New Roman"/>
          <w:sz w:val="20"/>
          <w:szCs w:val="20"/>
          <w:lang w:val="en-GB"/>
        </w:rPr>
        <w:t>.</w:t>
      </w:r>
    </w:p>
    <w:p w14:paraId="12FEA7AA" w14:textId="3DA893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et al., 2018: European climate change at global mean temperature increases of 1.5 and 2°C above pre-industrial conditions as simulated by the EURO-CORDEX regional climate models.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459–478, doi:</w:t>
      </w:r>
      <w:hyperlink r:id="rId805" w:history="1">
        <w:r w:rsidRPr="005D5915">
          <w:rPr>
            <w:rStyle w:val="Hyperlink"/>
            <w:rFonts w:cs="Times New Roman"/>
            <w:sz w:val="20"/>
            <w:szCs w:val="20"/>
            <w:lang w:val="en-US"/>
          </w:rPr>
          <w:t>10.5194/esd-9-459-2018</w:t>
        </w:r>
      </w:hyperlink>
      <w:r w:rsidRPr="005D5915">
        <w:rPr>
          <w:rFonts w:cs="Times New Roman"/>
          <w:sz w:val="20"/>
          <w:szCs w:val="20"/>
          <w:lang w:val="en-GB"/>
        </w:rPr>
        <w:t>.</w:t>
      </w:r>
    </w:p>
    <w:p w14:paraId="071CCE62" w14:textId="6695BF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Klaver, R., R. Haarsma, P.L. Vidale, and W. Hazeleger, 2020: Effective resolution in high resolution global atmospheric models for climate studies.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doi:</w:t>
      </w:r>
      <w:hyperlink r:id="rId806" w:history="1">
        <w:r w:rsidRPr="005D5915">
          <w:rPr>
            <w:rStyle w:val="Hyperlink"/>
            <w:rFonts w:cs="Times New Roman"/>
            <w:sz w:val="20"/>
            <w:szCs w:val="20"/>
            <w:lang w:val="en-US"/>
          </w:rPr>
          <w:t>10.1002/asl.952</w:t>
        </w:r>
      </w:hyperlink>
      <w:r w:rsidRPr="005D5915">
        <w:rPr>
          <w:rFonts w:cs="Times New Roman"/>
          <w:sz w:val="20"/>
          <w:szCs w:val="20"/>
          <w:lang w:val="en-GB"/>
        </w:rPr>
        <w:t>.</w:t>
      </w:r>
    </w:p>
    <w:p w14:paraId="19EF5084" w14:textId="18E527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Klein, F. and H. Goosse, 2018: Reconstructing East African rainfall and Indian Ocean sea surface temperatures over the last centuries using data assimilation.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3909–3929, doi:</w:t>
      </w:r>
      <w:hyperlink r:id="rId807" w:history="1">
        <w:r w:rsidRPr="005D5915">
          <w:rPr>
            <w:rStyle w:val="Hyperlink"/>
            <w:rFonts w:cs="Times New Roman"/>
            <w:sz w:val="20"/>
            <w:szCs w:val="20"/>
            <w:lang w:val="en-US"/>
          </w:rPr>
          <w:t>10.1007/s00382-017-3853-0</w:t>
        </w:r>
      </w:hyperlink>
      <w:r w:rsidRPr="005D5915">
        <w:rPr>
          <w:rFonts w:cs="Times New Roman"/>
          <w:sz w:val="20"/>
          <w:szCs w:val="20"/>
          <w:lang w:val="en-GB"/>
        </w:rPr>
        <w:t>.</w:t>
      </w:r>
    </w:p>
    <w:p w14:paraId="2A26C270" w14:textId="048D9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Knist, S. et al., 2017: Land-atmosphere coupling in EURO-CORDEX evaluation experiments.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122(1)</w:t>
      </w:r>
      <w:r w:rsidRPr="005D5915">
        <w:rPr>
          <w:rFonts w:cs="Times New Roman"/>
          <w:sz w:val="20"/>
          <w:szCs w:val="20"/>
          <w:lang w:val="en-GB"/>
        </w:rPr>
        <w:t>, 79–103, doi:</w:t>
      </w:r>
      <w:hyperlink r:id="rId808" w:history="1">
        <w:r w:rsidRPr="005D5915">
          <w:rPr>
            <w:rStyle w:val="Hyperlink"/>
            <w:rFonts w:cs="Times New Roman"/>
            <w:sz w:val="20"/>
            <w:szCs w:val="20"/>
            <w:lang w:val="en-US"/>
          </w:rPr>
          <w:t>10.1002/2016jd025476</w:t>
        </w:r>
      </w:hyperlink>
      <w:r w:rsidRPr="005D5915">
        <w:rPr>
          <w:rFonts w:cs="Times New Roman"/>
          <w:sz w:val="20"/>
          <w:szCs w:val="20"/>
          <w:lang w:val="en-GB"/>
        </w:rPr>
        <w:t>.</w:t>
      </w:r>
    </w:p>
    <w:p w14:paraId="46E32F3A" w14:textId="190E4B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Knutson, T.R. and F. Zeng, 2018: Model Assessment of Observed Precipitation Trends over Land Regions: Detectable Human Influences and Possible Low Bias in Model Trends.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4617–4637, doi:</w:t>
      </w:r>
      <w:hyperlink r:id="rId809" w:history="1">
        <w:r w:rsidRPr="005D5915">
          <w:rPr>
            <w:rStyle w:val="Hyperlink"/>
            <w:rFonts w:cs="Times New Roman"/>
            <w:sz w:val="20"/>
            <w:szCs w:val="20"/>
            <w:lang w:val="en-US"/>
          </w:rPr>
          <w:t>10.1175/jcli-d-17-0672.1</w:t>
        </w:r>
      </w:hyperlink>
      <w:r w:rsidRPr="005D5915">
        <w:rPr>
          <w:rFonts w:cs="Times New Roman"/>
          <w:sz w:val="20"/>
          <w:szCs w:val="20"/>
          <w:lang w:val="en-GB"/>
        </w:rPr>
        <w:t>.</w:t>
      </w:r>
    </w:p>
    <w:p w14:paraId="54789543" w14:textId="3FE3C8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Knutson, T.R., F. Zeng, and A.T. Wittenberg, 2013: Multimodel Assessment of Regional Surface Temperature Trends: CMIP3 and CMIP5 Twentieth-Century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8709–8743, doi:</w:t>
      </w:r>
      <w:hyperlink r:id="rId810" w:history="1">
        <w:r w:rsidRPr="005D5915">
          <w:rPr>
            <w:rStyle w:val="Hyperlink"/>
            <w:rFonts w:cs="Times New Roman"/>
            <w:sz w:val="20"/>
            <w:szCs w:val="20"/>
            <w:lang w:val="en-US"/>
          </w:rPr>
          <w:t>10.1175/jcli-d-12-00567.1</w:t>
        </w:r>
      </w:hyperlink>
      <w:r w:rsidRPr="005D5915">
        <w:rPr>
          <w:rFonts w:cs="Times New Roman"/>
          <w:sz w:val="20"/>
          <w:szCs w:val="20"/>
          <w:lang w:val="en-GB"/>
        </w:rPr>
        <w:t>.</w:t>
      </w:r>
    </w:p>
    <w:p w14:paraId="208CEFF1" w14:textId="19AE47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Knutti, R., D. Masson, and A. Gettelman, 2013: Climate model genealogy: Generation CMIP5 and how we got there.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40(6)</w:t>
      </w:r>
      <w:r w:rsidRPr="005D5915">
        <w:rPr>
          <w:rFonts w:cs="Times New Roman"/>
          <w:sz w:val="20"/>
          <w:szCs w:val="20"/>
          <w:lang w:val="en-GB"/>
        </w:rPr>
        <w:t>, 1194–1199, doi:</w:t>
      </w:r>
      <w:hyperlink r:id="rId811" w:history="1">
        <w:r w:rsidRPr="005D5915">
          <w:rPr>
            <w:rStyle w:val="Hyperlink"/>
            <w:rFonts w:cs="Times New Roman"/>
            <w:sz w:val="20"/>
            <w:szCs w:val="20"/>
            <w:lang w:val="en-US"/>
          </w:rPr>
          <w:t>10.1002/grl.50256</w:t>
        </w:r>
      </w:hyperlink>
      <w:r w:rsidRPr="005D5915">
        <w:rPr>
          <w:rFonts w:cs="Times New Roman"/>
          <w:sz w:val="20"/>
          <w:szCs w:val="20"/>
          <w:lang w:val="en-GB"/>
        </w:rPr>
        <w:t>.</w:t>
      </w:r>
    </w:p>
    <w:p w14:paraId="4DE6AEF4" w14:textId="1384AC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Knutti, R., R. Furrer, C. Tebaldi, J. Cermak, and G.A. Meehl, 2010: Challenges in combining projections from multiple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23(10)</w:t>
      </w:r>
      <w:r w:rsidRPr="005D5915">
        <w:rPr>
          <w:rFonts w:cs="Times New Roman"/>
          <w:sz w:val="20"/>
          <w:szCs w:val="20"/>
          <w:lang w:val="en-GB"/>
        </w:rPr>
        <w:t>, 2739–2758, doi:</w:t>
      </w:r>
      <w:hyperlink r:id="rId812" w:history="1">
        <w:r w:rsidRPr="005D5915">
          <w:rPr>
            <w:rStyle w:val="Hyperlink"/>
            <w:rFonts w:cs="Times New Roman"/>
            <w:sz w:val="20"/>
            <w:szCs w:val="20"/>
            <w:lang w:val="en-US"/>
          </w:rPr>
          <w:t>10.1175/2009jcli3361.1</w:t>
        </w:r>
      </w:hyperlink>
      <w:r w:rsidRPr="005D5915">
        <w:rPr>
          <w:rFonts w:cs="Times New Roman"/>
          <w:sz w:val="20"/>
          <w:szCs w:val="20"/>
          <w:lang w:val="en-GB"/>
        </w:rPr>
        <w:t>.</w:t>
      </w:r>
    </w:p>
    <w:p w14:paraId="63CF50C2" w14:textId="53259B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Kobayashi, S. et al., 2015: The JRA-55 Reanalysis: General Specifications and Basic Characteristics.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93(1)</w:t>
      </w:r>
      <w:r w:rsidRPr="005D5915">
        <w:rPr>
          <w:rFonts w:cs="Times New Roman"/>
          <w:sz w:val="20"/>
          <w:szCs w:val="20"/>
          <w:lang w:val="en-GB"/>
        </w:rPr>
        <w:t>, 5–48, doi:</w:t>
      </w:r>
      <w:hyperlink r:id="rId813" w:history="1">
        <w:r w:rsidRPr="005D5915">
          <w:rPr>
            <w:rStyle w:val="Hyperlink"/>
            <w:rFonts w:cs="Times New Roman"/>
            <w:sz w:val="20"/>
            <w:szCs w:val="20"/>
            <w:lang w:val="en-US"/>
          </w:rPr>
          <w:t>10.2151/jmsj.2015-001</w:t>
        </w:r>
      </w:hyperlink>
      <w:r w:rsidRPr="005D5915">
        <w:rPr>
          <w:rFonts w:cs="Times New Roman"/>
          <w:sz w:val="20"/>
          <w:szCs w:val="20"/>
          <w:lang w:val="en-GB"/>
        </w:rPr>
        <w:t>.</w:t>
      </w:r>
    </w:p>
    <w:p w14:paraId="64BABDC8" w14:textId="76A6FD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Kochendorfer, J. et al., 2017: The quantification and correction of wind-induced precipitation measurement errors.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1973–1989, doi:</w:t>
      </w:r>
      <w:hyperlink r:id="rId814" w:history="1">
        <w:r w:rsidRPr="005D5915">
          <w:rPr>
            <w:rStyle w:val="Hyperlink"/>
            <w:rFonts w:cs="Times New Roman"/>
            <w:sz w:val="20"/>
            <w:szCs w:val="20"/>
            <w:lang w:val="en-US"/>
          </w:rPr>
          <w:t>10.5194/hess-21-1973-2017</w:t>
        </w:r>
      </w:hyperlink>
      <w:r w:rsidRPr="005D5915">
        <w:rPr>
          <w:rFonts w:cs="Times New Roman"/>
          <w:sz w:val="20"/>
          <w:szCs w:val="20"/>
          <w:lang w:val="en-GB"/>
        </w:rPr>
        <w:t>.</w:t>
      </w:r>
    </w:p>
    <w:p w14:paraId="7F609884" w14:textId="4B1CF1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Koenigk, T. et al., 2020: On the contribution of internal climate variability to European future climate trends.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72(1)</w:t>
      </w:r>
      <w:r w:rsidRPr="005D5915">
        <w:rPr>
          <w:rFonts w:cs="Times New Roman"/>
          <w:sz w:val="20"/>
          <w:szCs w:val="20"/>
          <w:lang w:val="en-GB"/>
        </w:rPr>
        <w:t>, 1–17, doi:</w:t>
      </w:r>
      <w:hyperlink r:id="rId815" w:history="1">
        <w:r w:rsidRPr="005D5915">
          <w:rPr>
            <w:rStyle w:val="Hyperlink"/>
            <w:rFonts w:cs="Times New Roman"/>
            <w:sz w:val="20"/>
            <w:szCs w:val="20"/>
            <w:lang w:val="en-US"/>
          </w:rPr>
          <w:t>10.1080/16000870.2020.1788901</w:t>
        </w:r>
      </w:hyperlink>
      <w:r w:rsidRPr="005D5915">
        <w:rPr>
          <w:rFonts w:cs="Times New Roman"/>
          <w:sz w:val="20"/>
          <w:szCs w:val="20"/>
          <w:lang w:val="en-GB"/>
        </w:rPr>
        <w:t>.</w:t>
      </w:r>
    </w:p>
    <w:p w14:paraId="3072C51D" w14:textId="566028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Kok, K. et al., 2014: European participatory scenario development: strengthening the link between stories and models.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128(3–4)</w:t>
      </w:r>
      <w:r w:rsidRPr="005D5915">
        <w:rPr>
          <w:rFonts w:cs="Times New Roman"/>
          <w:sz w:val="20"/>
          <w:szCs w:val="20"/>
          <w:lang w:val="en-GB"/>
        </w:rPr>
        <w:t>, 187–200, doi:</w:t>
      </w:r>
      <w:hyperlink r:id="rId816" w:history="1">
        <w:r w:rsidRPr="005D5915">
          <w:rPr>
            <w:rStyle w:val="Hyperlink"/>
            <w:rFonts w:cs="Times New Roman"/>
            <w:sz w:val="20"/>
            <w:szCs w:val="20"/>
            <w:lang w:val="en-US"/>
          </w:rPr>
          <w:t>10.1007/s10584-014-1143-y</w:t>
        </w:r>
      </w:hyperlink>
      <w:r w:rsidRPr="005D5915">
        <w:rPr>
          <w:rFonts w:cs="Times New Roman"/>
          <w:sz w:val="20"/>
          <w:szCs w:val="20"/>
          <w:lang w:val="en-GB"/>
        </w:rPr>
        <w:t>.</w:t>
      </w:r>
    </w:p>
    <w:p w14:paraId="420D858D" w14:textId="42F19E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Kolstad, E.W. and J.A. Screen, 2019: Nonstationary Relationship Between Autumn Arctic Sea Ice and the Winter North Atlantic Oscillation.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46(13)</w:t>
      </w:r>
      <w:r w:rsidRPr="005D5915">
        <w:rPr>
          <w:rFonts w:cs="Times New Roman"/>
          <w:sz w:val="20"/>
          <w:szCs w:val="20"/>
          <w:lang w:val="en-GB"/>
        </w:rPr>
        <w:t>, 7583–7591, doi:</w:t>
      </w:r>
      <w:hyperlink r:id="rId817" w:history="1">
        <w:r w:rsidRPr="005D5915">
          <w:rPr>
            <w:rStyle w:val="Hyperlink"/>
            <w:rFonts w:cs="Times New Roman"/>
            <w:sz w:val="20"/>
            <w:szCs w:val="20"/>
            <w:lang w:val="en-US"/>
          </w:rPr>
          <w:t>10.1029/2019gl083059</w:t>
        </w:r>
      </w:hyperlink>
      <w:r w:rsidRPr="005D5915">
        <w:rPr>
          <w:rFonts w:cs="Times New Roman"/>
          <w:sz w:val="20"/>
          <w:szCs w:val="20"/>
          <w:lang w:val="en-GB"/>
        </w:rPr>
        <w:t>.</w:t>
      </w:r>
    </w:p>
    <w:p w14:paraId="4A66F1F9" w14:textId="046578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Kornhuber, K., V. Petoukhov, S. Petri, S. Rahmstorf, and D. Coumou, 2017: Evidence for wave resonance as a key mechanism for generating high-amplitude quasi-stationary waves in boreal summer.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49(5–6)</w:t>
      </w:r>
      <w:r w:rsidRPr="005D5915">
        <w:rPr>
          <w:rFonts w:cs="Times New Roman"/>
          <w:sz w:val="20"/>
          <w:szCs w:val="20"/>
          <w:lang w:val="en-GB"/>
        </w:rPr>
        <w:t>, 1961–1979, doi:</w:t>
      </w:r>
      <w:hyperlink r:id="rId818" w:history="1">
        <w:r w:rsidRPr="005D5915">
          <w:rPr>
            <w:rStyle w:val="Hyperlink"/>
            <w:rFonts w:cs="Times New Roman"/>
            <w:sz w:val="20"/>
            <w:szCs w:val="20"/>
            <w:lang w:val="en-US"/>
          </w:rPr>
          <w:t>10.1007/s00382-016-3399-6</w:t>
        </w:r>
      </w:hyperlink>
      <w:r w:rsidRPr="005D5915">
        <w:rPr>
          <w:rFonts w:cs="Times New Roman"/>
          <w:sz w:val="20"/>
          <w:szCs w:val="20"/>
          <w:lang w:val="en-GB"/>
        </w:rPr>
        <w:t>.</w:t>
      </w:r>
    </w:p>
    <w:p w14:paraId="43CF1F7A" w14:textId="002A89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Kosaka, Y. and S.P. Xie, 2013: Recent global-warming hiatus tied to equatorial Pacific surface cooling. </w:t>
      </w:r>
      <w:r w:rsidRPr="005D5915">
        <w:rPr>
          <w:rFonts w:cs="Times New Roman"/>
          <w:i/>
          <w:sz w:val="20"/>
          <w:szCs w:val="20"/>
          <w:lang w:val="en-GB"/>
        </w:rPr>
        <w:t>Nature</w:t>
      </w:r>
      <w:r w:rsidRPr="005D5915">
        <w:rPr>
          <w:rFonts w:cs="Times New Roman"/>
          <w:sz w:val="20"/>
          <w:szCs w:val="20"/>
          <w:lang w:val="en-GB"/>
        </w:rPr>
        <w:t>, doi:</w:t>
      </w:r>
      <w:hyperlink r:id="rId819" w:history="1">
        <w:r w:rsidRPr="005D5915">
          <w:rPr>
            <w:rStyle w:val="Hyperlink"/>
            <w:rFonts w:cs="Times New Roman"/>
            <w:sz w:val="20"/>
            <w:szCs w:val="20"/>
            <w:lang w:val="en-US"/>
          </w:rPr>
          <w:t>10.1038/nature12534</w:t>
        </w:r>
      </w:hyperlink>
      <w:r w:rsidRPr="005D5915">
        <w:rPr>
          <w:rFonts w:cs="Times New Roman"/>
          <w:sz w:val="20"/>
          <w:szCs w:val="20"/>
          <w:lang w:val="en-GB"/>
        </w:rPr>
        <w:t>.</w:t>
      </w:r>
    </w:p>
    <w:p w14:paraId="7AF33CCD" w14:textId="45C7E0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Kosaka, Y. and S.-P. Xie, 2016: The tropical Pacific as a key pacemaker of the variable rates of global warming.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669–673, doi:</w:t>
      </w:r>
      <w:hyperlink r:id="rId820" w:history="1">
        <w:r w:rsidRPr="005D5915">
          <w:rPr>
            <w:rStyle w:val="Hyperlink"/>
            <w:rFonts w:cs="Times New Roman"/>
            <w:sz w:val="20"/>
            <w:szCs w:val="20"/>
            <w:lang w:val="en-US"/>
          </w:rPr>
          <w:t>10.1038/ngeo2770</w:t>
        </w:r>
      </w:hyperlink>
      <w:r w:rsidRPr="005D5915">
        <w:rPr>
          <w:rFonts w:cs="Times New Roman"/>
          <w:sz w:val="20"/>
          <w:szCs w:val="20"/>
          <w:lang w:val="en-GB"/>
        </w:rPr>
        <w:t>.</w:t>
      </w:r>
    </w:p>
    <w:p w14:paraId="1FF4493B" w14:textId="4F3505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D. Lüthi, and C. Schär, 2015: The elevation dependency of 21st century European climate change: an RCM ensemble perspective.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35(13)</w:t>
      </w:r>
      <w:r w:rsidRPr="005D5915">
        <w:rPr>
          <w:rFonts w:cs="Times New Roman"/>
          <w:sz w:val="20"/>
          <w:szCs w:val="20"/>
          <w:lang w:val="en-GB"/>
        </w:rPr>
        <w:t>, 3902–3920, doi:</w:t>
      </w:r>
      <w:hyperlink r:id="rId821" w:history="1">
        <w:r w:rsidRPr="005D5915">
          <w:rPr>
            <w:rStyle w:val="Hyperlink"/>
            <w:rFonts w:cs="Times New Roman"/>
            <w:sz w:val="20"/>
            <w:szCs w:val="20"/>
            <w:lang w:val="en-US"/>
          </w:rPr>
          <w:t>10.1002/joc.4254</w:t>
        </w:r>
      </w:hyperlink>
      <w:r w:rsidRPr="005D5915">
        <w:rPr>
          <w:rFonts w:cs="Times New Roman"/>
          <w:sz w:val="20"/>
          <w:szCs w:val="20"/>
          <w:lang w:val="en-GB"/>
        </w:rPr>
        <w:t>.</w:t>
      </w:r>
    </w:p>
    <w:p w14:paraId="401362DD" w14:textId="1FB0D5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D. Jacob, R. Podzun, and F. Paul, 2010: Representing glaciers in a regional climate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34(1)</w:t>
      </w:r>
      <w:r w:rsidRPr="005D5915">
        <w:rPr>
          <w:rFonts w:cs="Times New Roman"/>
          <w:sz w:val="20"/>
          <w:szCs w:val="20"/>
          <w:lang w:val="en-GB"/>
        </w:rPr>
        <w:t>, 27–46, doi:</w:t>
      </w:r>
      <w:hyperlink r:id="rId822" w:history="1">
        <w:r w:rsidRPr="005D5915">
          <w:rPr>
            <w:rStyle w:val="Hyperlink"/>
            <w:rFonts w:cs="Times New Roman"/>
            <w:sz w:val="20"/>
            <w:szCs w:val="20"/>
            <w:lang w:val="en-US"/>
          </w:rPr>
          <w:t>10.1007/s00382-009-0685-6</w:t>
        </w:r>
      </w:hyperlink>
      <w:r w:rsidRPr="005D5915">
        <w:rPr>
          <w:rFonts w:cs="Times New Roman"/>
          <w:sz w:val="20"/>
          <w:szCs w:val="20"/>
          <w:lang w:val="en-GB"/>
        </w:rPr>
        <w:t>.</w:t>
      </w:r>
    </w:p>
    <w:p w14:paraId="5DE8714F" w14:textId="68792A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et al., 2014: Regional climate modeling on European scales: a joint standard evaluation of the EURO-CORDEX RCM ensemble.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1297–1333, doi:</w:t>
      </w:r>
      <w:hyperlink r:id="rId823" w:history="1">
        <w:r w:rsidRPr="005D5915">
          <w:rPr>
            <w:rStyle w:val="Hyperlink"/>
            <w:rFonts w:cs="Times New Roman"/>
            <w:sz w:val="20"/>
            <w:szCs w:val="20"/>
            <w:lang w:val="en-US"/>
          </w:rPr>
          <w:t>10.5194/gmd-7-1297-2014</w:t>
        </w:r>
      </w:hyperlink>
      <w:r w:rsidRPr="005D5915">
        <w:rPr>
          <w:rFonts w:cs="Times New Roman"/>
          <w:sz w:val="20"/>
          <w:szCs w:val="20"/>
          <w:lang w:val="en-GB"/>
        </w:rPr>
        <w:t>.</w:t>
      </w:r>
    </w:p>
    <w:p w14:paraId="0B672670" w14:textId="3C4A8D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et al., 2019: Observational uncertainty and regional climate model evaluation: A pan-European perspective.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3730–3749, doi:</w:t>
      </w:r>
      <w:hyperlink r:id="rId824" w:history="1">
        <w:r w:rsidRPr="005D5915">
          <w:rPr>
            <w:rStyle w:val="Hyperlink"/>
            <w:rFonts w:cs="Times New Roman"/>
            <w:sz w:val="20"/>
            <w:szCs w:val="20"/>
            <w:lang w:val="en-US"/>
          </w:rPr>
          <w:t>10.1002/joc.5249</w:t>
        </w:r>
      </w:hyperlink>
      <w:r w:rsidRPr="005D5915">
        <w:rPr>
          <w:rFonts w:cs="Times New Roman"/>
          <w:sz w:val="20"/>
          <w:szCs w:val="20"/>
          <w:lang w:val="en-GB"/>
        </w:rPr>
        <w:t>.</w:t>
      </w:r>
    </w:p>
    <w:p w14:paraId="1331954E" w14:textId="53B818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Kouroutzoglou, J. et al., 2015: On the dynamics of a case study of explosive cyclogenesis in the Mediterranean.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127(1)</w:t>
      </w:r>
      <w:r w:rsidRPr="005D5915">
        <w:rPr>
          <w:rFonts w:cs="Times New Roman"/>
          <w:sz w:val="20"/>
          <w:szCs w:val="20"/>
          <w:lang w:val="en-GB"/>
        </w:rPr>
        <w:t>, 49–73, doi:</w:t>
      </w:r>
      <w:hyperlink r:id="rId825" w:history="1">
        <w:r w:rsidRPr="005D5915">
          <w:rPr>
            <w:rStyle w:val="Hyperlink"/>
            <w:rFonts w:cs="Times New Roman"/>
            <w:sz w:val="20"/>
            <w:szCs w:val="20"/>
            <w:lang w:val="en-US"/>
          </w:rPr>
          <w:t>10.1007/s00703-014-0357-x</w:t>
        </w:r>
      </w:hyperlink>
      <w:r w:rsidRPr="005D5915">
        <w:rPr>
          <w:rFonts w:cs="Times New Roman"/>
          <w:sz w:val="20"/>
          <w:szCs w:val="20"/>
          <w:lang w:val="en-GB"/>
        </w:rPr>
        <w:t>.</w:t>
      </w:r>
    </w:p>
    <w:p w14:paraId="587EBE27" w14:textId="7FB8A5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Kraaijenbrink, P.D.A., M.F.P. Bierkens, A.F. Lutz, and W.W. Immerzeel, 2017: Impact of a global temperature rise of 1.5 degrees Celsius on Asia’s glaciers.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549(7671)</w:t>
      </w:r>
      <w:r w:rsidRPr="005D5915">
        <w:rPr>
          <w:rFonts w:cs="Times New Roman"/>
          <w:sz w:val="20"/>
          <w:szCs w:val="20"/>
          <w:lang w:val="en-GB"/>
        </w:rPr>
        <w:t>, 257–260, doi:</w:t>
      </w:r>
      <w:hyperlink r:id="rId826" w:history="1">
        <w:r w:rsidRPr="005D5915">
          <w:rPr>
            <w:rStyle w:val="Hyperlink"/>
            <w:rFonts w:cs="Times New Roman"/>
            <w:sz w:val="20"/>
            <w:szCs w:val="20"/>
            <w:lang w:val="en-US"/>
          </w:rPr>
          <w:t>10.1038/nature23878</w:t>
        </w:r>
      </w:hyperlink>
      <w:r w:rsidRPr="005D5915">
        <w:rPr>
          <w:rFonts w:cs="Times New Roman"/>
          <w:sz w:val="20"/>
          <w:szCs w:val="20"/>
          <w:lang w:val="en-GB"/>
        </w:rPr>
        <w:t>.</w:t>
      </w:r>
    </w:p>
    <w:p w14:paraId="69C15785" w14:textId="751F62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Krähenmann S., A. and Walter, and Brienen S., and Imbery F., and and Matzarakis A, 2018: High-resolution grids of hourly meteorological variables for Germany.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131(3)</w:t>
      </w:r>
      <w:r w:rsidRPr="005D5915">
        <w:rPr>
          <w:rFonts w:cs="Times New Roman"/>
          <w:sz w:val="20"/>
          <w:szCs w:val="20"/>
          <w:lang w:val="en-GB"/>
        </w:rPr>
        <w:t>, 899–926, doi:</w:t>
      </w:r>
      <w:hyperlink r:id="rId827" w:history="1">
        <w:r w:rsidRPr="005D5915">
          <w:rPr>
            <w:rStyle w:val="Hyperlink"/>
            <w:rFonts w:cs="Times New Roman"/>
            <w:sz w:val="20"/>
            <w:szCs w:val="20"/>
            <w:lang w:val="en-US"/>
          </w:rPr>
          <w:t>10.1007/s00704-016-2003-7</w:t>
        </w:r>
      </w:hyperlink>
      <w:r w:rsidRPr="005D5915">
        <w:rPr>
          <w:rFonts w:cs="Times New Roman"/>
          <w:sz w:val="20"/>
          <w:szCs w:val="20"/>
          <w:lang w:val="en-GB"/>
        </w:rPr>
        <w:t>.</w:t>
      </w:r>
    </w:p>
    <w:p w14:paraId="5009B148" w14:textId="22106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Krayenhoff, E.S., M. Moustaoui, A.M. Broadbent, V. Gupta, and M. Georgescu, 2018: Diurnal interaction between urban expansion, climate change and adaptation in US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8(12)</w:t>
      </w:r>
      <w:r w:rsidRPr="005D5915">
        <w:rPr>
          <w:rFonts w:cs="Times New Roman"/>
          <w:sz w:val="20"/>
          <w:szCs w:val="20"/>
          <w:lang w:val="en-GB"/>
        </w:rPr>
        <w:t>, 1097–1103, doi:</w:t>
      </w:r>
      <w:hyperlink r:id="rId828" w:history="1">
        <w:r w:rsidRPr="005D5915">
          <w:rPr>
            <w:rStyle w:val="Hyperlink"/>
            <w:rFonts w:cs="Times New Roman"/>
            <w:sz w:val="20"/>
            <w:szCs w:val="20"/>
            <w:lang w:val="en-US"/>
          </w:rPr>
          <w:t>10.1038/s41558-018-0320-9</w:t>
        </w:r>
      </w:hyperlink>
      <w:r w:rsidRPr="005D5915">
        <w:rPr>
          <w:rFonts w:cs="Times New Roman"/>
          <w:sz w:val="20"/>
          <w:szCs w:val="20"/>
          <w:lang w:val="en-GB"/>
        </w:rPr>
        <w:t>.</w:t>
      </w:r>
    </w:p>
    <w:p w14:paraId="6978C669" w14:textId="1E6E08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Kretschmer, M., G. Zappa, and T.G. Shepherd, 2020: The role of Barents–Kara sea ice loss in projected polar vortex changes.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715–730, doi:</w:t>
      </w:r>
      <w:hyperlink r:id="rId829" w:history="1">
        <w:r w:rsidRPr="005D5915">
          <w:rPr>
            <w:rStyle w:val="Hyperlink"/>
            <w:rFonts w:cs="Times New Roman"/>
            <w:sz w:val="20"/>
            <w:szCs w:val="20"/>
            <w:lang w:val="en-US"/>
          </w:rPr>
          <w:t>10.5194/wcd-1-715-2020</w:t>
        </w:r>
      </w:hyperlink>
      <w:r w:rsidRPr="005D5915">
        <w:rPr>
          <w:rFonts w:cs="Times New Roman"/>
          <w:sz w:val="20"/>
          <w:szCs w:val="20"/>
          <w:lang w:val="en-GB"/>
        </w:rPr>
        <w:t>.</w:t>
      </w:r>
    </w:p>
    <w:p w14:paraId="7E3655F8" w14:textId="3683B0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Kretschmer, M., D. Coumou, J.F. Donges, and J. Runge, 2016: Using Causal Effect Networks to Analyze Different Arctic Drivers of Midlatitude Winter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29(11)</w:t>
      </w:r>
      <w:r w:rsidRPr="005D5915">
        <w:rPr>
          <w:rFonts w:cs="Times New Roman"/>
          <w:sz w:val="20"/>
          <w:szCs w:val="20"/>
          <w:lang w:val="en-GB"/>
        </w:rPr>
        <w:t>, 4069–4081, doi:</w:t>
      </w:r>
      <w:hyperlink r:id="rId830" w:history="1">
        <w:r w:rsidRPr="005D5915">
          <w:rPr>
            <w:rStyle w:val="Hyperlink"/>
            <w:rFonts w:cs="Times New Roman"/>
            <w:sz w:val="20"/>
            <w:szCs w:val="20"/>
            <w:lang w:val="en-US"/>
          </w:rPr>
          <w:t>10.1175/jcli-d-15-0654.1</w:t>
        </w:r>
      </w:hyperlink>
      <w:r w:rsidRPr="005D5915">
        <w:rPr>
          <w:rFonts w:cs="Times New Roman"/>
          <w:sz w:val="20"/>
          <w:szCs w:val="20"/>
          <w:lang w:val="en-GB"/>
        </w:rPr>
        <w:t>.</w:t>
      </w:r>
    </w:p>
    <w:p w14:paraId="751BA038" w14:textId="2614AE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Kretschmer, M. et al., 2018: More-Persistent Weak Stratospheric Polar Vortex States Linked to Cold Extremes.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w:t>
      </w:r>
      <w:r w:rsidRPr="005D5915">
        <w:rPr>
          <w:rFonts w:cs="Times New Roman"/>
          <w:sz w:val="20"/>
          <w:szCs w:val="20"/>
          <w:lang w:val="en-GB"/>
        </w:rPr>
        <w:t>, 49–60, doi:</w:t>
      </w:r>
      <w:hyperlink r:id="rId831" w:history="1">
        <w:r w:rsidRPr="005D5915">
          <w:rPr>
            <w:rStyle w:val="Hyperlink"/>
            <w:rFonts w:cs="Times New Roman"/>
            <w:sz w:val="20"/>
            <w:szCs w:val="20"/>
            <w:lang w:val="en-US"/>
          </w:rPr>
          <w:t>10.1175/bams-d-16-0259.1</w:t>
        </w:r>
      </w:hyperlink>
      <w:r w:rsidRPr="005D5915">
        <w:rPr>
          <w:rFonts w:cs="Times New Roman"/>
          <w:sz w:val="20"/>
          <w:szCs w:val="20"/>
          <w:lang w:val="en-GB"/>
        </w:rPr>
        <w:t>.</w:t>
      </w:r>
    </w:p>
    <w:p w14:paraId="02803ED6" w14:textId="07EEAD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and C. Genthon, 1998: GCM simulations of the Last Glacial Maximum surface climate of Greenland and Antarctica.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14(10)</w:t>
      </w:r>
      <w:r w:rsidRPr="005D5915">
        <w:rPr>
          <w:rFonts w:cs="Times New Roman"/>
          <w:sz w:val="20"/>
          <w:szCs w:val="20"/>
          <w:lang w:val="en-GB"/>
        </w:rPr>
        <w:t>, 741–758, doi:</w:t>
      </w:r>
      <w:hyperlink r:id="rId832" w:history="1">
        <w:r w:rsidRPr="005D5915">
          <w:rPr>
            <w:rStyle w:val="Hyperlink"/>
            <w:rFonts w:cs="Times New Roman"/>
            <w:sz w:val="20"/>
            <w:szCs w:val="20"/>
            <w:lang w:val="en-US"/>
          </w:rPr>
          <w:t>10.1007/s003820050252</w:t>
        </w:r>
      </w:hyperlink>
      <w:r w:rsidRPr="005D5915">
        <w:rPr>
          <w:rFonts w:cs="Times New Roman"/>
          <w:sz w:val="20"/>
          <w:szCs w:val="20"/>
          <w:lang w:val="en-GB"/>
        </w:rPr>
        <w:t>.</w:t>
      </w:r>
    </w:p>
    <w:p w14:paraId="6A840961" w14:textId="5F4B1E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and M.G. Flanner, 2018: Striking stationarity of large-scale climate model bias patterns under strong climate change.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115(38)</w:t>
      </w:r>
      <w:r w:rsidRPr="005D5915">
        <w:rPr>
          <w:rFonts w:cs="Times New Roman"/>
          <w:sz w:val="20"/>
          <w:szCs w:val="20"/>
          <w:lang w:val="en-GB"/>
        </w:rPr>
        <w:t>, 9462–9466, doi:</w:t>
      </w:r>
      <w:hyperlink r:id="rId833" w:history="1">
        <w:r w:rsidRPr="005D5915">
          <w:rPr>
            <w:rStyle w:val="Hyperlink"/>
            <w:rFonts w:cs="Times New Roman"/>
            <w:sz w:val="20"/>
            <w:szCs w:val="20"/>
            <w:lang w:val="en-US"/>
          </w:rPr>
          <w:t>10.1073/pnas.1807912115</w:t>
        </w:r>
      </w:hyperlink>
      <w:r w:rsidRPr="005D5915">
        <w:rPr>
          <w:rFonts w:cs="Times New Roman"/>
          <w:sz w:val="20"/>
          <w:szCs w:val="20"/>
          <w:lang w:val="en-GB"/>
        </w:rPr>
        <w:t>.</w:t>
      </w:r>
    </w:p>
    <w:p w14:paraId="5FCD5382" w14:textId="30A8C0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C. Largeron, M. Ménégoz, C. Agosta, and C. Brutel-Vuilmet, 2014: Oceanic Forcing of Antarctic Climate Change: A Study Using a Stretched-Grid Atmospheric General Circulation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27(15)</w:t>
      </w:r>
      <w:r w:rsidRPr="005D5915">
        <w:rPr>
          <w:rFonts w:cs="Times New Roman"/>
          <w:sz w:val="20"/>
          <w:szCs w:val="20"/>
          <w:lang w:val="en-GB"/>
        </w:rPr>
        <w:t>, 5786–5800, doi:</w:t>
      </w:r>
      <w:hyperlink r:id="rId834" w:history="1">
        <w:r w:rsidRPr="005D5915">
          <w:rPr>
            <w:rStyle w:val="Hyperlink"/>
            <w:rFonts w:cs="Times New Roman"/>
            <w:sz w:val="20"/>
            <w:szCs w:val="20"/>
            <w:lang w:val="en-US"/>
          </w:rPr>
          <w:t>10.1175/jcli-d-13-00367.1</w:t>
        </w:r>
      </w:hyperlink>
      <w:r w:rsidRPr="005D5915">
        <w:rPr>
          <w:rFonts w:cs="Times New Roman"/>
          <w:sz w:val="20"/>
          <w:szCs w:val="20"/>
          <w:lang w:val="en-GB"/>
        </w:rPr>
        <w:t>.</w:t>
      </w:r>
    </w:p>
    <w:p w14:paraId="54E58D5B" w14:textId="03B0DA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J. Beaumet, V. Favier, M. Déqué, and C. Brutel-Vuilmet, 2019: Empirical Run-Time Bias Correction for Antarctic Regional Climate Projections With a Stretched-Grid AGCM.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64–82, doi:</w:t>
      </w:r>
      <w:hyperlink r:id="rId835" w:history="1">
        <w:r w:rsidRPr="005D5915">
          <w:rPr>
            <w:rStyle w:val="Hyperlink"/>
            <w:rFonts w:cs="Times New Roman"/>
            <w:sz w:val="20"/>
            <w:szCs w:val="20"/>
            <w:lang w:val="en-US"/>
          </w:rPr>
          <w:t>10.1029/2018ms001438</w:t>
        </w:r>
      </w:hyperlink>
      <w:r w:rsidRPr="005D5915">
        <w:rPr>
          <w:rFonts w:cs="Times New Roman"/>
          <w:sz w:val="20"/>
          <w:szCs w:val="20"/>
          <w:lang w:val="en-GB"/>
        </w:rPr>
        <w:t>.</w:t>
      </w:r>
    </w:p>
    <w:p w14:paraId="32C64C81" w14:textId="6062CD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V. Kharin, R. Roehrig, J. Scinocca, and F. Codron, 2020: Historically-based run-time bias corrections substantially improve model projections of 100 years of future climate change. </w:t>
      </w:r>
      <w:r w:rsidRPr="005D5915">
        <w:rPr>
          <w:rFonts w:cs="Times New Roman"/>
          <w:i/>
          <w:sz w:val="20"/>
          <w:szCs w:val="20"/>
          <w:lang w:val="en-GB"/>
        </w:rPr>
        <w:t>Communications Earth &amp; Environment</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29, doi:</w:t>
      </w:r>
      <w:hyperlink r:id="rId836" w:history="1">
        <w:r w:rsidRPr="005D5915">
          <w:rPr>
            <w:rStyle w:val="Hyperlink"/>
            <w:rFonts w:cs="Times New Roman"/>
            <w:sz w:val="20"/>
            <w:szCs w:val="20"/>
            <w:lang w:val="en-US"/>
          </w:rPr>
          <w:t>10.1038/s43247-020-00035-0</w:t>
        </w:r>
      </w:hyperlink>
      <w:r w:rsidRPr="005D5915">
        <w:rPr>
          <w:rFonts w:cs="Times New Roman"/>
          <w:sz w:val="20"/>
          <w:szCs w:val="20"/>
          <w:lang w:val="en-GB"/>
        </w:rPr>
        <w:t>.</w:t>
      </w:r>
    </w:p>
    <w:p w14:paraId="496FF7A3" w14:textId="063262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Krishnamurthy, L. and V. Krishnamurthy, 2014: Influence of PDO on South Asian summer monsoon and monsoon–ENSO relation.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42(9–10)</w:t>
      </w:r>
      <w:r w:rsidRPr="005D5915">
        <w:rPr>
          <w:rFonts w:cs="Times New Roman"/>
          <w:sz w:val="20"/>
          <w:szCs w:val="20"/>
          <w:lang w:val="en-GB"/>
        </w:rPr>
        <w:t>, 2397–2410, doi:</w:t>
      </w:r>
      <w:hyperlink r:id="rId837" w:history="1">
        <w:r w:rsidRPr="005D5915">
          <w:rPr>
            <w:rStyle w:val="Hyperlink"/>
            <w:rFonts w:cs="Times New Roman"/>
            <w:sz w:val="20"/>
            <w:szCs w:val="20"/>
            <w:lang w:val="en-US"/>
          </w:rPr>
          <w:t>10.1007/s00382-013-1856-z</w:t>
        </w:r>
      </w:hyperlink>
      <w:r w:rsidRPr="005D5915">
        <w:rPr>
          <w:rFonts w:cs="Times New Roman"/>
          <w:sz w:val="20"/>
          <w:szCs w:val="20"/>
          <w:lang w:val="en-GB"/>
        </w:rPr>
        <w:t>.</w:t>
      </w:r>
    </w:p>
    <w:p w14:paraId="55EC4244" w14:textId="49DFD0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Krishnamurthy, L. and V. Krishnamurthy, 2016: Teleconnections of Indian monsoon rainfall with AMO and Atlantic tripole.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46(7)</w:t>
      </w:r>
      <w:r w:rsidRPr="005D5915">
        <w:rPr>
          <w:rFonts w:cs="Times New Roman"/>
          <w:sz w:val="20"/>
          <w:szCs w:val="20"/>
          <w:lang w:val="en-GB"/>
        </w:rPr>
        <w:t>, 2269–2285, doi:</w:t>
      </w:r>
      <w:hyperlink r:id="rId838" w:history="1">
        <w:r w:rsidRPr="005D5915">
          <w:rPr>
            <w:rStyle w:val="Hyperlink"/>
            <w:rFonts w:cs="Times New Roman"/>
            <w:sz w:val="20"/>
            <w:szCs w:val="20"/>
            <w:lang w:val="en-US"/>
          </w:rPr>
          <w:t>10.1007/s00382-015-2701-3</w:t>
        </w:r>
      </w:hyperlink>
      <w:r w:rsidRPr="005D5915">
        <w:rPr>
          <w:rFonts w:cs="Times New Roman"/>
          <w:sz w:val="20"/>
          <w:szCs w:val="20"/>
          <w:lang w:val="en-GB"/>
        </w:rPr>
        <w:t>.</w:t>
      </w:r>
    </w:p>
    <w:p w14:paraId="2A449831" w14:textId="7E06B8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2013: Will the South Asian monsoon overturning circulation stabilize any further?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40(1–2)</w:t>
      </w:r>
      <w:r w:rsidRPr="005D5915">
        <w:rPr>
          <w:rFonts w:cs="Times New Roman"/>
          <w:sz w:val="20"/>
          <w:szCs w:val="20"/>
          <w:lang w:val="en-GB"/>
        </w:rPr>
        <w:t>, 187–211, doi:</w:t>
      </w:r>
      <w:hyperlink r:id="rId839" w:history="1">
        <w:r w:rsidRPr="005D5915">
          <w:rPr>
            <w:rStyle w:val="Hyperlink"/>
            <w:rFonts w:cs="Times New Roman"/>
            <w:sz w:val="20"/>
            <w:szCs w:val="20"/>
            <w:lang w:val="en-US"/>
          </w:rPr>
          <w:t>10.1007/s00382-012-1317-0</w:t>
        </w:r>
      </w:hyperlink>
      <w:r w:rsidRPr="005D5915">
        <w:rPr>
          <w:rFonts w:cs="Times New Roman"/>
          <w:sz w:val="20"/>
          <w:szCs w:val="20"/>
          <w:lang w:val="en-GB"/>
        </w:rPr>
        <w:t>.</w:t>
      </w:r>
    </w:p>
    <w:p w14:paraId="62EA8AB2" w14:textId="7DFC7F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2016: Deciphering the desiccation trend of the South Asian monsoon hydroclimate in a warming world.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47(3–4)</w:t>
      </w:r>
      <w:r w:rsidRPr="005D5915">
        <w:rPr>
          <w:rFonts w:cs="Times New Roman"/>
          <w:sz w:val="20"/>
          <w:szCs w:val="20"/>
          <w:lang w:val="en-GB"/>
        </w:rPr>
        <w:t>, 1007–1027, doi:</w:t>
      </w:r>
      <w:hyperlink r:id="rId840" w:history="1">
        <w:r w:rsidRPr="005D5915">
          <w:rPr>
            <w:rStyle w:val="Hyperlink"/>
            <w:rFonts w:cs="Times New Roman"/>
            <w:sz w:val="20"/>
            <w:szCs w:val="20"/>
            <w:lang w:val="en-US"/>
          </w:rPr>
          <w:t>10.1007/s00382-015-2886-5</w:t>
        </w:r>
      </w:hyperlink>
      <w:r w:rsidRPr="005D5915">
        <w:rPr>
          <w:rFonts w:cs="Times New Roman"/>
          <w:sz w:val="20"/>
          <w:szCs w:val="20"/>
          <w:lang w:val="en-GB"/>
        </w:rPr>
        <w:t>.</w:t>
      </w:r>
    </w:p>
    <w:p w14:paraId="5AA7EF30" w14:textId="596514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2019a: Non-monsoonal precipitation response over the Western Himalayas to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4091–4109, doi:</w:t>
      </w:r>
      <w:hyperlink r:id="rId841" w:history="1">
        <w:r w:rsidRPr="005D5915">
          <w:rPr>
            <w:rStyle w:val="Hyperlink"/>
            <w:rFonts w:cs="Times New Roman"/>
            <w:sz w:val="20"/>
            <w:szCs w:val="20"/>
            <w:lang w:val="en-US"/>
          </w:rPr>
          <w:t>10.1007/s00382-018-4357-2</w:t>
        </w:r>
      </w:hyperlink>
      <w:r w:rsidRPr="005D5915">
        <w:rPr>
          <w:rFonts w:cs="Times New Roman"/>
          <w:sz w:val="20"/>
          <w:szCs w:val="20"/>
          <w:lang w:val="en-GB"/>
        </w:rPr>
        <w:t>.</w:t>
      </w:r>
    </w:p>
    <w:p w14:paraId="15D1828C" w14:textId="012809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2019b: Unravelling Climate Change in the Hindu Kush Himalaya: Rapid Warming in the Mountains and Increasing Extremes.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57–97, doi:</w:t>
      </w:r>
      <w:hyperlink r:id="rId842" w:history="1">
        <w:r w:rsidRPr="005D5915">
          <w:rPr>
            <w:rStyle w:val="Hyperlink"/>
            <w:rFonts w:cs="Times New Roman"/>
            <w:sz w:val="20"/>
            <w:szCs w:val="20"/>
            <w:lang w:val="en-US"/>
          </w:rPr>
          <w:t>10.1007/978-3-319-92288-1_3</w:t>
        </w:r>
      </w:hyperlink>
      <w:r w:rsidRPr="005D5915">
        <w:rPr>
          <w:rFonts w:cs="Times New Roman"/>
          <w:sz w:val="20"/>
          <w:szCs w:val="20"/>
          <w:lang w:val="en-GB"/>
        </w:rPr>
        <w:t>.</w:t>
      </w:r>
    </w:p>
    <w:p w14:paraId="78077C7F" w14:textId="493F92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J. Sanjay, C. Gnanaseelan, M. Mujumdar, A. Kulkarni, and S. Chakraborty (eds.), 2020: </w:t>
      </w:r>
      <w:r w:rsidRPr="005D5915">
        <w:rPr>
          <w:rFonts w:cs="Times New Roman"/>
          <w:i/>
          <w:sz w:val="20"/>
          <w:szCs w:val="20"/>
          <w:lang w:val="en-GB"/>
        </w:rPr>
        <w:t>Assessment of Climate Change over the Indian Region: A Report of the Ministry of Earth Sciences (MoES), Government of India</w:t>
      </w:r>
      <w:r w:rsidRPr="005D5915">
        <w:rPr>
          <w:rFonts w:cs="Times New Roman"/>
          <w:sz w:val="20"/>
          <w:szCs w:val="20"/>
          <w:lang w:val="en-GB"/>
        </w:rPr>
        <w:t>. Springer, Singapore, 226 pp., doi:</w:t>
      </w:r>
      <w:hyperlink r:id="rId843" w:history="1">
        <w:r w:rsidRPr="005D5915">
          <w:rPr>
            <w:rStyle w:val="Hyperlink"/>
            <w:rFonts w:cs="Times New Roman"/>
            <w:sz w:val="20"/>
            <w:szCs w:val="20"/>
            <w:lang w:val="en-US"/>
          </w:rPr>
          <w:t>10.1007/978-981-15-4327-2</w:t>
        </w:r>
      </w:hyperlink>
      <w:r w:rsidRPr="005D5915">
        <w:rPr>
          <w:rFonts w:cs="Times New Roman"/>
          <w:sz w:val="20"/>
          <w:szCs w:val="20"/>
          <w:lang w:val="en-GB"/>
        </w:rPr>
        <w:t>.</w:t>
      </w:r>
    </w:p>
    <w:p w14:paraId="26D0D5E7" w14:textId="1980F4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Kröner, N. et al., 2017: Separating climate change signals into thermodynamic, lapse-rate and circulation effects: theory and application to the European summer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48(9–10)</w:t>
      </w:r>
      <w:r w:rsidRPr="005D5915">
        <w:rPr>
          <w:rFonts w:cs="Times New Roman"/>
          <w:sz w:val="20"/>
          <w:szCs w:val="20"/>
          <w:lang w:val="en-GB"/>
        </w:rPr>
        <w:t>, 3425–3440, doi:</w:t>
      </w:r>
      <w:hyperlink r:id="rId844" w:history="1">
        <w:r w:rsidRPr="005D5915">
          <w:rPr>
            <w:rStyle w:val="Hyperlink"/>
            <w:rFonts w:cs="Times New Roman"/>
            <w:sz w:val="20"/>
            <w:szCs w:val="20"/>
            <w:lang w:val="en-US"/>
          </w:rPr>
          <w:t>10.1007/s00382-016-3276-3</w:t>
        </w:r>
      </w:hyperlink>
      <w:r w:rsidRPr="005D5915">
        <w:rPr>
          <w:rFonts w:cs="Times New Roman"/>
          <w:sz w:val="20"/>
          <w:szCs w:val="20"/>
          <w:lang w:val="en-GB"/>
        </w:rPr>
        <w:t>.</w:t>
      </w:r>
    </w:p>
    <w:p w14:paraId="0340DF40" w14:textId="7A84B7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Kruger, A.C. and M.P. Nxumalo, 2017: Historical rainfall trends in South Africa: 1921–2015. </w:t>
      </w:r>
      <w:r w:rsidRPr="005D5915">
        <w:rPr>
          <w:rFonts w:cs="Times New Roman"/>
          <w:i/>
          <w:sz w:val="20"/>
          <w:szCs w:val="20"/>
          <w:lang w:val="en-GB"/>
        </w:rPr>
        <w:t>Water SA</w:t>
      </w:r>
      <w:r w:rsidRPr="005D5915">
        <w:rPr>
          <w:rFonts w:cs="Times New Roman"/>
          <w:sz w:val="20"/>
          <w:szCs w:val="20"/>
          <w:lang w:val="en-GB"/>
        </w:rPr>
        <w:t xml:space="preserve">, </w:t>
      </w:r>
      <w:r w:rsidRPr="005D5915">
        <w:rPr>
          <w:rFonts w:cs="Times New Roman"/>
          <w:b/>
          <w:sz w:val="20"/>
          <w:szCs w:val="20"/>
          <w:lang w:val="en-GB"/>
        </w:rPr>
        <w:t>43(2)</w:t>
      </w:r>
      <w:r w:rsidRPr="005D5915">
        <w:rPr>
          <w:rFonts w:cs="Times New Roman"/>
          <w:sz w:val="20"/>
          <w:szCs w:val="20"/>
          <w:lang w:val="en-GB"/>
        </w:rPr>
        <w:t>, 285, doi:</w:t>
      </w:r>
      <w:hyperlink r:id="rId845" w:history="1">
        <w:r w:rsidRPr="005D5915">
          <w:rPr>
            <w:rStyle w:val="Hyperlink"/>
            <w:rFonts w:cs="Times New Roman"/>
            <w:sz w:val="20"/>
            <w:szCs w:val="20"/>
            <w:lang w:val="en-US"/>
          </w:rPr>
          <w:t>10.4314/wsa.v43i2.12</w:t>
        </w:r>
      </w:hyperlink>
      <w:r w:rsidRPr="005D5915">
        <w:rPr>
          <w:rFonts w:cs="Times New Roman"/>
          <w:sz w:val="20"/>
          <w:szCs w:val="20"/>
          <w:lang w:val="en-GB"/>
        </w:rPr>
        <w:t>.</w:t>
      </w:r>
    </w:p>
    <w:p w14:paraId="50914462" w14:textId="3E14DB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Kruk, M.C. et al., 2017: Engaging with Users of Climate Information and the Coproduction of Knowledge. </w:t>
      </w:r>
      <w:r w:rsidRPr="005D5915">
        <w:rPr>
          <w:rFonts w:cs="Times New Roman"/>
          <w:i/>
          <w:sz w:val="20"/>
          <w:szCs w:val="20"/>
          <w:lang w:val="en-GB"/>
        </w:rPr>
        <w:t>Weather, Climate, and Society</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839–849, doi:</w:t>
      </w:r>
      <w:hyperlink r:id="rId846" w:history="1">
        <w:r w:rsidRPr="005D5915">
          <w:rPr>
            <w:rStyle w:val="Hyperlink"/>
            <w:rFonts w:cs="Times New Roman"/>
            <w:sz w:val="20"/>
            <w:szCs w:val="20"/>
            <w:lang w:val="en-US"/>
          </w:rPr>
          <w:t>10.1175/wcas-d-16-0127.1</w:t>
        </w:r>
      </w:hyperlink>
      <w:r w:rsidRPr="005D5915">
        <w:rPr>
          <w:rFonts w:cs="Times New Roman"/>
          <w:sz w:val="20"/>
          <w:szCs w:val="20"/>
          <w:lang w:val="en-GB"/>
        </w:rPr>
        <w:t>.</w:t>
      </w:r>
    </w:p>
    <w:p w14:paraId="41312747" w14:textId="6F77E0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Kuang, W., 2019: New evidences on anomalous phenomenon of buildings in regulating urban climate from observations in Beijing , China. </w:t>
      </w:r>
      <w:r w:rsidRPr="005D5915">
        <w:rPr>
          <w:rFonts w:cs="Times New Roman"/>
          <w:i/>
          <w:sz w:val="20"/>
          <w:szCs w:val="20"/>
          <w:lang w:val="en-GB"/>
        </w:rPr>
        <w:t>Earth and space science</w:t>
      </w:r>
      <w:r w:rsidRPr="005D5915">
        <w:rPr>
          <w:rFonts w:cs="Times New Roman"/>
          <w:sz w:val="20"/>
          <w:szCs w:val="20"/>
          <w:lang w:val="en-GB"/>
        </w:rPr>
        <w:t xml:space="preserve">, </w:t>
      </w:r>
      <w:r w:rsidRPr="005D5915">
        <w:rPr>
          <w:rFonts w:cs="Times New Roman"/>
          <w:b/>
          <w:sz w:val="20"/>
          <w:szCs w:val="20"/>
          <w:lang w:val="en-GB"/>
        </w:rPr>
        <w:t>minor revi</w:t>
      </w:r>
      <w:r w:rsidRPr="005D5915">
        <w:rPr>
          <w:rFonts w:cs="Times New Roman"/>
          <w:sz w:val="20"/>
          <w:szCs w:val="20"/>
          <w:lang w:val="en-GB"/>
        </w:rPr>
        <w:t>.</w:t>
      </w:r>
    </w:p>
    <w:p w14:paraId="64E0DC57" w14:textId="60907A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Kuang, W. et al., 2021: Global observation of urban expansion and land-cover dynamics using satellite big-data. </w:t>
      </w:r>
      <w:r w:rsidRPr="005D5915">
        <w:rPr>
          <w:rFonts w:cs="Times New Roman"/>
          <w:i/>
          <w:sz w:val="20"/>
          <w:szCs w:val="20"/>
          <w:lang w:val="en-GB"/>
        </w:rPr>
        <w:t>Science Bulletin</w:t>
      </w:r>
      <w:r w:rsidRPr="005D5915">
        <w:rPr>
          <w:rFonts w:cs="Times New Roman"/>
          <w:sz w:val="20"/>
          <w:szCs w:val="20"/>
          <w:lang w:val="en-GB"/>
        </w:rPr>
        <w:t xml:space="preserve">, </w:t>
      </w:r>
      <w:r w:rsidRPr="005D5915">
        <w:rPr>
          <w:rFonts w:cs="Times New Roman"/>
          <w:b/>
          <w:sz w:val="20"/>
          <w:szCs w:val="20"/>
          <w:lang w:val="en-GB"/>
        </w:rPr>
        <w:t>66(4)</w:t>
      </w:r>
      <w:r w:rsidRPr="005D5915">
        <w:rPr>
          <w:rFonts w:cs="Times New Roman"/>
          <w:sz w:val="20"/>
          <w:szCs w:val="20"/>
          <w:lang w:val="en-GB"/>
        </w:rPr>
        <w:t>, 297–300, doi:</w:t>
      </w:r>
      <w:hyperlink r:id="rId847" w:history="1">
        <w:r w:rsidRPr="005D5915">
          <w:rPr>
            <w:rStyle w:val="Hyperlink"/>
            <w:rFonts w:cs="Times New Roman"/>
            <w:sz w:val="20"/>
            <w:szCs w:val="20"/>
            <w:lang w:val="en-US"/>
          </w:rPr>
          <w:t>10.1016/j.scib.2020.10.022</w:t>
        </w:r>
      </w:hyperlink>
      <w:r w:rsidRPr="005D5915">
        <w:rPr>
          <w:rFonts w:cs="Times New Roman"/>
          <w:sz w:val="20"/>
          <w:szCs w:val="20"/>
          <w:lang w:val="en-GB"/>
        </w:rPr>
        <w:t>.</w:t>
      </w:r>
    </w:p>
    <w:p w14:paraId="21AD6A92" w14:textId="5F9A7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Kubota, T. et al., 2007: Global Precipitation Map Using Satellite-Borne Microwave Radiometers by the GSMaP Project: Production and Validation. </w:t>
      </w:r>
      <w:r w:rsidRPr="005D5915">
        <w:rPr>
          <w:rFonts w:cs="Times New Roman"/>
          <w:i/>
          <w:sz w:val="20"/>
          <w:szCs w:val="20"/>
          <w:lang w:val="en-GB"/>
        </w:rPr>
        <w:t>IEEE Transactions on Geoscience and Remote Sensing</w:t>
      </w:r>
      <w:r w:rsidRPr="005D5915">
        <w:rPr>
          <w:rFonts w:cs="Times New Roman"/>
          <w:sz w:val="20"/>
          <w:szCs w:val="20"/>
          <w:lang w:val="en-GB"/>
        </w:rPr>
        <w:t>, doi:</w:t>
      </w:r>
      <w:hyperlink r:id="rId848" w:history="1">
        <w:r w:rsidRPr="005D5915">
          <w:rPr>
            <w:rStyle w:val="Hyperlink"/>
            <w:rFonts w:cs="Times New Roman"/>
            <w:sz w:val="20"/>
            <w:szCs w:val="20"/>
            <w:lang w:val="en-US"/>
          </w:rPr>
          <w:t>10.1109/tgrs.2007.895337</w:t>
        </w:r>
      </w:hyperlink>
      <w:r w:rsidRPr="005D5915">
        <w:rPr>
          <w:rFonts w:cs="Times New Roman"/>
          <w:sz w:val="20"/>
          <w:szCs w:val="20"/>
          <w:lang w:val="en-GB"/>
        </w:rPr>
        <w:t>.</w:t>
      </w:r>
    </w:p>
    <w:p w14:paraId="448FECEA" w14:textId="0300D7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Kucharski, F., I.-S. Kang, D. Straus, and M.P. King, 2010: Teleconnections in the Atmosphere and Oceans.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91(3)</w:t>
      </w:r>
      <w:r w:rsidRPr="005D5915">
        <w:rPr>
          <w:rFonts w:cs="Times New Roman"/>
          <w:sz w:val="20"/>
          <w:szCs w:val="20"/>
          <w:lang w:val="en-GB"/>
        </w:rPr>
        <w:t>, 381–383, doi:</w:t>
      </w:r>
      <w:hyperlink r:id="rId849" w:history="1">
        <w:r w:rsidRPr="005D5915">
          <w:rPr>
            <w:rStyle w:val="Hyperlink"/>
            <w:rFonts w:cs="Times New Roman"/>
            <w:sz w:val="20"/>
            <w:szCs w:val="20"/>
            <w:lang w:val="en-US"/>
          </w:rPr>
          <w:t>10.1175/2009bams2834.1</w:t>
        </w:r>
      </w:hyperlink>
      <w:r w:rsidRPr="005D5915">
        <w:rPr>
          <w:rFonts w:cs="Times New Roman"/>
          <w:sz w:val="20"/>
          <w:szCs w:val="20"/>
          <w:lang w:val="en-GB"/>
        </w:rPr>
        <w:t>.</w:t>
      </w:r>
    </w:p>
    <w:p w14:paraId="526AFDEB" w14:textId="629968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Kumar, N., B.P. Yadav, S. Gahlot, and M. Singh, 2015: Winter frequency of western disturbances and precipitation indices over Himachal Pradesh, India: 1977-2007. </w:t>
      </w:r>
      <w:r w:rsidRPr="005D5915">
        <w:rPr>
          <w:rFonts w:cs="Times New Roman"/>
          <w:i/>
          <w:sz w:val="20"/>
          <w:szCs w:val="20"/>
          <w:lang w:val="en-GB"/>
        </w:rPr>
        <w:t>Atmósfera</w:t>
      </w:r>
      <w:r w:rsidRPr="005D5915">
        <w:rPr>
          <w:rFonts w:cs="Times New Roman"/>
          <w:sz w:val="20"/>
          <w:szCs w:val="20"/>
          <w:lang w:val="en-GB"/>
        </w:rPr>
        <w:t xml:space="preserve">, </w:t>
      </w:r>
      <w:r w:rsidRPr="005D5915">
        <w:rPr>
          <w:rFonts w:cs="Times New Roman"/>
          <w:b/>
          <w:sz w:val="20"/>
          <w:szCs w:val="20"/>
          <w:lang w:val="en-GB"/>
        </w:rPr>
        <w:t>28(1)</w:t>
      </w:r>
      <w:r w:rsidRPr="005D5915">
        <w:rPr>
          <w:rFonts w:cs="Times New Roman"/>
          <w:sz w:val="20"/>
          <w:szCs w:val="20"/>
          <w:lang w:val="en-GB"/>
        </w:rPr>
        <w:t>, 63–70, doi:</w:t>
      </w:r>
      <w:hyperlink r:id="rId850" w:history="1">
        <w:r w:rsidRPr="005D5915">
          <w:rPr>
            <w:rStyle w:val="Hyperlink"/>
            <w:rFonts w:cs="Times New Roman"/>
            <w:sz w:val="20"/>
            <w:szCs w:val="20"/>
            <w:lang w:val="en-US"/>
          </w:rPr>
          <w:t>10.20937/atm.2015.28.01.06</w:t>
        </w:r>
      </w:hyperlink>
      <w:r w:rsidRPr="005D5915">
        <w:rPr>
          <w:rFonts w:cs="Times New Roman"/>
          <w:sz w:val="20"/>
          <w:szCs w:val="20"/>
          <w:lang w:val="en-GB"/>
        </w:rPr>
        <w:t>.</w:t>
      </w:r>
    </w:p>
    <w:p w14:paraId="324779B5" w14:textId="74ECD9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Kumar, S., J.L. Kinter, Z. Pan, and J. Sheffield, 2016: Twentieth century temperature trends in CMIP3, CMIP5, and CESM-LE climate simulations: Spatial-temporal uncertainties, differences, and their potential sources.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121(16)</w:t>
      </w:r>
      <w:r w:rsidRPr="005D5915">
        <w:rPr>
          <w:rFonts w:cs="Times New Roman"/>
          <w:sz w:val="20"/>
          <w:szCs w:val="20"/>
          <w:lang w:val="en-GB"/>
        </w:rPr>
        <w:t>, 9561–9575, doi:</w:t>
      </w:r>
      <w:hyperlink r:id="rId851" w:history="1">
        <w:r w:rsidRPr="005D5915">
          <w:rPr>
            <w:rStyle w:val="Hyperlink"/>
            <w:rFonts w:cs="Times New Roman"/>
            <w:sz w:val="20"/>
            <w:szCs w:val="20"/>
            <w:lang w:val="en-US"/>
          </w:rPr>
          <w:t>10.1002/2015jd024382</w:t>
        </w:r>
      </w:hyperlink>
      <w:r w:rsidRPr="005D5915">
        <w:rPr>
          <w:rFonts w:cs="Times New Roman"/>
          <w:sz w:val="20"/>
          <w:szCs w:val="20"/>
          <w:lang w:val="en-GB"/>
        </w:rPr>
        <w:t>.</w:t>
      </w:r>
    </w:p>
    <w:p w14:paraId="3D53AD12" w14:textId="65D9FD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Kurihara, Y., H. Murakami, and M. Kachi, 2016: Sea surface temperature from the new Japanese geostationary meteorological Himawari-8 satellite.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43(3)</w:t>
      </w:r>
      <w:r w:rsidRPr="005D5915">
        <w:rPr>
          <w:rFonts w:cs="Times New Roman"/>
          <w:sz w:val="20"/>
          <w:szCs w:val="20"/>
          <w:lang w:val="en-GB"/>
        </w:rPr>
        <w:t>, 1234–1240, doi:</w:t>
      </w:r>
      <w:hyperlink r:id="rId852" w:history="1">
        <w:r w:rsidRPr="005D5915">
          <w:rPr>
            <w:rStyle w:val="Hyperlink"/>
            <w:rFonts w:cs="Times New Roman"/>
            <w:sz w:val="20"/>
            <w:szCs w:val="20"/>
            <w:lang w:val="en-US"/>
          </w:rPr>
          <w:t>10.1002/2015gl067159</w:t>
        </w:r>
      </w:hyperlink>
      <w:r w:rsidRPr="005D5915">
        <w:rPr>
          <w:rFonts w:cs="Times New Roman"/>
          <w:sz w:val="20"/>
          <w:szCs w:val="20"/>
          <w:lang w:val="en-GB"/>
        </w:rPr>
        <w:t>.</w:t>
      </w:r>
    </w:p>
    <w:p w14:paraId="76CF0B28" w14:textId="378E23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M. Hara, and Y. Takane, 2012a: Urban Climate Projection by the WRF Model at 3-km Horizontal Grid </w:t>
      </w:r>
      <w:r w:rsidRPr="005D5915">
        <w:rPr>
          <w:rFonts w:cs="Times New Roman"/>
          <w:sz w:val="20"/>
          <w:szCs w:val="20"/>
          <w:lang w:val="en-GB"/>
        </w:rPr>
        <w:lastRenderedPageBreak/>
        <w:t xml:space="preserve">Increment: Dynamical Downscaling and Predicting Heat Stress in the 2070’s August for Tokyo, Osaka, and Nagoya Metropolises.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90B(0)</w:t>
      </w:r>
      <w:r w:rsidRPr="005D5915">
        <w:rPr>
          <w:rFonts w:cs="Times New Roman"/>
          <w:sz w:val="20"/>
          <w:szCs w:val="20"/>
          <w:lang w:val="en-GB"/>
        </w:rPr>
        <w:t>, 47–63, doi:</w:t>
      </w:r>
      <w:hyperlink r:id="rId853" w:history="1">
        <w:r w:rsidRPr="005D5915">
          <w:rPr>
            <w:rStyle w:val="Hyperlink"/>
            <w:rFonts w:cs="Times New Roman"/>
            <w:sz w:val="20"/>
            <w:szCs w:val="20"/>
            <w:lang w:val="en-US"/>
          </w:rPr>
          <w:t>10.2151/jmsj.2012-b04</w:t>
        </w:r>
      </w:hyperlink>
      <w:r w:rsidRPr="005D5915">
        <w:rPr>
          <w:rFonts w:cs="Times New Roman"/>
          <w:sz w:val="20"/>
          <w:szCs w:val="20"/>
          <w:lang w:val="en-GB"/>
        </w:rPr>
        <w:t>.</w:t>
      </w:r>
    </w:p>
    <w:p w14:paraId="62F98B1D" w14:textId="0C8E6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H. Kondo, Y. Kikegawa, and F. Kimura, 2001: A simple single-layer urban canopy model for atmospheric models: Comparison with multi-layer and slab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329–358, doi:</w:t>
      </w:r>
      <w:hyperlink r:id="rId854" w:history="1">
        <w:r w:rsidRPr="005D5915">
          <w:rPr>
            <w:rStyle w:val="Hyperlink"/>
            <w:rFonts w:cs="Times New Roman"/>
            <w:sz w:val="20"/>
            <w:szCs w:val="20"/>
            <w:lang w:val="en-US"/>
          </w:rPr>
          <w:t>10.1023/a:1019207923078</w:t>
        </w:r>
      </w:hyperlink>
      <w:r w:rsidRPr="005D5915">
        <w:rPr>
          <w:rFonts w:cs="Times New Roman"/>
          <w:sz w:val="20"/>
          <w:szCs w:val="20"/>
          <w:lang w:val="en-GB"/>
        </w:rPr>
        <w:t>.</w:t>
      </w:r>
    </w:p>
    <w:p w14:paraId="4F465541" w14:textId="17D86D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A. Suzuki-Parker, T. Aoyagi, S.A. Adachi, and Y. Yamagata, 2016: Assessment of RCM and urban scenarios uncertainties in the climate projections for August in the 2050s in Tokyo.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137(3–4)</w:t>
      </w:r>
      <w:r w:rsidRPr="005D5915">
        <w:rPr>
          <w:rFonts w:cs="Times New Roman"/>
          <w:sz w:val="20"/>
          <w:szCs w:val="20"/>
          <w:lang w:val="en-GB"/>
        </w:rPr>
        <w:t>, 427–438, doi:</w:t>
      </w:r>
      <w:hyperlink r:id="rId855" w:history="1">
        <w:r w:rsidRPr="005D5915">
          <w:rPr>
            <w:rStyle w:val="Hyperlink"/>
            <w:rFonts w:cs="Times New Roman"/>
            <w:sz w:val="20"/>
            <w:szCs w:val="20"/>
            <w:lang w:val="en-US"/>
          </w:rPr>
          <w:t>10.1007/s10584-016-1693-2</w:t>
        </w:r>
      </w:hyperlink>
      <w:r w:rsidRPr="005D5915">
        <w:rPr>
          <w:rFonts w:cs="Times New Roman"/>
          <w:sz w:val="20"/>
          <w:szCs w:val="20"/>
          <w:lang w:val="en-GB"/>
        </w:rPr>
        <w:t>.</w:t>
      </w:r>
    </w:p>
    <w:p w14:paraId="64F5CC49" w14:textId="506AA6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et al., 2012b: Numerical Simulation of Urban Heat Island Effect by the WRF Model with 4-km Grid Increment: An Inter-Comparison Study between the Urban Canopy Model and Slab Model. </w:t>
      </w:r>
      <w:r w:rsidRPr="005D5915">
        <w:rPr>
          <w:rFonts w:cs="Times New Roman"/>
          <w:i/>
          <w:sz w:val="20"/>
          <w:szCs w:val="20"/>
          <w:lang w:val="en-GB"/>
        </w:rPr>
        <w:t>Journal of the Meteorological Society of Japan. Ser. II</w:t>
      </w:r>
      <w:r w:rsidRPr="005D5915">
        <w:rPr>
          <w:rFonts w:cs="Times New Roman"/>
          <w:sz w:val="20"/>
          <w:szCs w:val="20"/>
          <w:lang w:val="en-GB"/>
        </w:rPr>
        <w:t>, doi:</w:t>
      </w:r>
      <w:hyperlink r:id="rId856" w:history="1">
        <w:r w:rsidRPr="005D5915">
          <w:rPr>
            <w:rStyle w:val="Hyperlink"/>
            <w:rFonts w:cs="Times New Roman"/>
            <w:sz w:val="20"/>
            <w:szCs w:val="20"/>
            <w:lang w:val="en-US"/>
          </w:rPr>
          <w:t>10.2151/jmsj.2012-b03</w:t>
        </w:r>
      </w:hyperlink>
      <w:r w:rsidRPr="005D5915">
        <w:rPr>
          <w:rFonts w:cs="Times New Roman"/>
          <w:sz w:val="20"/>
          <w:szCs w:val="20"/>
          <w:lang w:val="en-GB"/>
        </w:rPr>
        <w:t>.</w:t>
      </w:r>
    </w:p>
    <w:p w14:paraId="268691E1" w14:textId="76A697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Kushnir, Y. et al., 2019: Towards operational predictions of the near-term 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94–101, doi:</w:t>
      </w:r>
      <w:hyperlink r:id="rId857" w:history="1">
        <w:r w:rsidRPr="005D5915">
          <w:rPr>
            <w:rStyle w:val="Hyperlink"/>
            <w:rFonts w:cs="Times New Roman"/>
            <w:sz w:val="20"/>
            <w:szCs w:val="20"/>
            <w:lang w:val="en-US"/>
          </w:rPr>
          <w:t>10.1038/s41558-018-0359-7</w:t>
        </w:r>
      </w:hyperlink>
      <w:r w:rsidRPr="005D5915">
        <w:rPr>
          <w:rFonts w:cs="Times New Roman"/>
          <w:sz w:val="20"/>
          <w:szCs w:val="20"/>
          <w:lang w:val="en-GB"/>
        </w:rPr>
        <w:t>.</w:t>
      </w:r>
    </w:p>
    <w:p w14:paraId="70219F7F" w14:textId="645D04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Kusunoki, S., T. Ose, and M. Hosaka, 2020: Emergence of unprecedented climate change in projected future precipitation.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4802, doi:</w:t>
      </w:r>
      <w:hyperlink r:id="rId858" w:history="1">
        <w:r w:rsidRPr="005D5915">
          <w:rPr>
            <w:rStyle w:val="Hyperlink"/>
            <w:rFonts w:cs="Times New Roman"/>
            <w:sz w:val="20"/>
            <w:szCs w:val="20"/>
            <w:lang w:val="en-US"/>
          </w:rPr>
          <w:t>10.1038/s41598-020-61792-8</w:t>
        </w:r>
      </w:hyperlink>
      <w:r w:rsidRPr="005D5915">
        <w:rPr>
          <w:rFonts w:cs="Times New Roman"/>
          <w:sz w:val="20"/>
          <w:szCs w:val="20"/>
          <w:lang w:val="en-GB"/>
        </w:rPr>
        <w:t>.</w:t>
      </w:r>
    </w:p>
    <w:p w14:paraId="5F7F4E9E" w14:textId="468342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Laaha, G. et al., 2016: A three-pillar approach to assessing climate impacts on low flows.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3967–3985, doi:</w:t>
      </w:r>
      <w:hyperlink r:id="rId859" w:history="1">
        <w:r w:rsidRPr="005D5915">
          <w:rPr>
            <w:rStyle w:val="Hyperlink"/>
            <w:rFonts w:cs="Times New Roman"/>
            <w:sz w:val="20"/>
            <w:szCs w:val="20"/>
            <w:lang w:val="en-US"/>
          </w:rPr>
          <w:t>10.5194/hess-20-3967-2016</w:t>
        </w:r>
      </w:hyperlink>
      <w:r w:rsidRPr="005D5915">
        <w:rPr>
          <w:rFonts w:cs="Times New Roman"/>
          <w:sz w:val="20"/>
          <w:szCs w:val="20"/>
          <w:lang w:val="en-GB"/>
        </w:rPr>
        <w:t>.</w:t>
      </w:r>
    </w:p>
    <w:p w14:paraId="348C7954" w14:textId="58E02C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Laat, A.T.J. and M. Crok, 2013: A Late 20th Century European Climate Shift: Fingerprint of Regional Brightening? </w:t>
      </w:r>
      <w:r w:rsidRPr="005D5915">
        <w:rPr>
          <w:rFonts w:cs="Times New Roman"/>
          <w:i/>
          <w:sz w:val="20"/>
          <w:szCs w:val="20"/>
          <w:lang w:val="en-GB"/>
        </w:rPr>
        <w:t>Atmospheric and Climate Sciences</w:t>
      </w:r>
      <w:r w:rsidRPr="005D5915">
        <w:rPr>
          <w:rFonts w:cs="Times New Roman"/>
          <w:sz w:val="20"/>
          <w:szCs w:val="20"/>
          <w:lang w:val="en-GB"/>
        </w:rPr>
        <w:t xml:space="preserve">, </w:t>
      </w:r>
      <w:r w:rsidRPr="005D5915">
        <w:rPr>
          <w:rFonts w:cs="Times New Roman"/>
          <w:b/>
          <w:sz w:val="20"/>
          <w:szCs w:val="20"/>
          <w:lang w:val="en-GB"/>
        </w:rPr>
        <w:t>03(03)</w:t>
      </w:r>
      <w:r w:rsidRPr="005D5915">
        <w:rPr>
          <w:rFonts w:cs="Times New Roman"/>
          <w:sz w:val="20"/>
          <w:szCs w:val="20"/>
          <w:lang w:val="en-GB"/>
        </w:rPr>
        <w:t>, 291–300, doi:</w:t>
      </w:r>
      <w:hyperlink r:id="rId860" w:history="1">
        <w:r w:rsidRPr="005D5915">
          <w:rPr>
            <w:rStyle w:val="Hyperlink"/>
            <w:rFonts w:cs="Times New Roman"/>
            <w:sz w:val="20"/>
            <w:szCs w:val="20"/>
            <w:lang w:val="en-US"/>
          </w:rPr>
          <w:t>10.4236/acs.2013.33031</w:t>
        </w:r>
      </w:hyperlink>
      <w:r w:rsidRPr="005D5915">
        <w:rPr>
          <w:rFonts w:cs="Times New Roman"/>
          <w:sz w:val="20"/>
          <w:szCs w:val="20"/>
          <w:lang w:val="en-GB"/>
        </w:rPr>
        <w:t>.</w:t>
      </w:r>
    </w:p>
    <w:p w14:paraId="2B082042" w14:textId="28A0B1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Lackmann, G.M., 2015: Hurricane Sandy before 1900 and after 2100.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96(4)</w:t>
      </w:r>
      <w:r w:rsidRPr="005D5915">
        <w:rPr>
          <w:rFonts w:cs="Times New Roman"/>
          <w:sz w:val="20"/>
          <w:szCs w:val="20"/>
          <w:lang w:val="en-GB"/>
        </w:rPr>
        <w:t>, 547–560, doi:</w:t>
      </w:r>
      <w:hyperlink r:id="rId861" w:history="1">
        <w:r w:rsidRPr="005D5915">
          <w:rPr>
            <w:rStyle w:val="Hyperlink"/>
            <w:rFonts w:cs="Times New Roman"/>
            <w:sz w:val="20"/>
            <w:szCs w:val="20"/>
            <w:lang w:val="en-US"/>
          </w:rPr>
          <w:t>10.1175/bams-d-14-00123.1</w:t>
        </w:r>
      </w:hyperlink>
      <w:r w:rsidRPr="005D5915">
        <w:rPr>
          <w:rFonts w:cs="Times New Roman"/>
          <w:sz w:val="20"/>
          <w:szCs w:val="20"/>
          <w:lang w:val="en-GB"/>
        </w:rPr>
        <w:t>.</w:t>
      </w:r>
    </w:p>
    <w:p w14:paraId="37CFF761" w14:textId="65425A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Laepple, T. and P. Huybers, 2014: Ocean surface temperature variability: Large model–data differences at decadal and longer periods.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111(47)</w:t>
      </w:r>
      <w:r w:rsidRPr="005D5915">
        <w:rPr>
          <w:rFonts w:cs="Times New Roman"/>
          <w:sz w:val="20"/>
          <w:szCs w:val="20"/>
          <w:lang w:val="en-GB"/>
        </w:rPr>
        <w:t>, 16682–16687, doi:</w:t>
      </w:r>
      <w:hyperlink r:id="rId862" w:history="1">
        <w:r w:rsidRPr="005D5915">
          <w:rPr>
            <w:rStyle w:val="Hyperlink"/>
            <w:rFonts w:cs="Times New Roman"/>
            <w:sz w:val="20"/>
            <w:szCs w:val="20"/>
            <w:lang w:val="en-US"/>
          </w:rPr>
          <w:t>10.1073/pnas.1412077111</w:t>
        </w:r>
      </w:hyperlink>
      <w:r w:rsidRPr="005D5915">
        <w:rPr>
          <w:rFonts w:cs="Times New Roman"/>
          <w:sz w:val="20"/>
          <w:szCs w:val="20"/>
          <w:lang w:val="en-GB"/>
        </w:rPr>
        <w:t>.</w:t>
      </w:r>
    </w:p>
    <w:p w14:paraId="3D962096" w14:textId="2DE561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Lafaysse, M., B. Hingray, A. Mezghani, J. Gailhard, and L. Terray, 2014: Internal variability and model uncertainty components in future hydrometeorological projections: The Alpine Durance basin.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50(4)</w:t>
      </w:r>
      <w:r w:rsidRPr="005D5915">
        <w:rPr>
          <w:rFonts w:cs="Times New Roman"/>
          <w:sz w:val="20"/>
          <w:szCs w:val="20"/>
          <w:lang w:val="en-GB"/>
        </w:rPr>
        <w:t>, 3317–3341, doi:</w:t>
      </w:r>
      <w:hyperlink r:id="rId863" w:history="1">
        <w:r w:rsidRPr="005D5915">
          <w:rPr>
            <w:rStyle w:val="Hyperlink"/>
            <w:rFonts w:cs="Times New Roman"/>
            <w:sz w:val="20"/>
            <w:szCs w:val="20"/>
            <w:lang w:val="en-US"/>
          </w:rPr>
          <w:t>10.1002/2013wr014897</w:t>
        </w:r>
      </w:hyperlink>
      <w:r w:rsidRPr="005D5915">
        <w:rPr>
          <w:rFonts w:cs="Times New Roman"/>
          <w:sz w:val="20"/>
          <w:szCs w:val="20"/>
          <w:lang w:val="en-GB"/>
        </w:rPr>
        <w:t>.</w:t>
      </w:r>
    </w:p>
    <w:p w14:paraId="53E3B2EE" w14:textId="5FE202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Lagabrielle, E., A.T. Lombard, J.M. Harris, and T.C. Livingstone, 2018: Multi-scale multi-level marine spatial planning: A novel methodological approach applied in south africa.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1–29, doi:</w:t>
      </w:r>
      <w:hyperlink r:id="rId864" w:history="1">
        <w:r w:rsidRPr="005D5915">
          <w:rPr>
            <w:rStyle w:val="Hyperlink"/>
            <w:rFonts w:cs="Times New Roman"/>
            <w:sz w:val="20"/>
            <w:szCs w:val="20"/>
            <w:lang w:val="en-US"/>
          </w:rPr>
          <w:t>10.1371/journal.pone.0192582</w:t>
        </w:r>
      </w:hyperlink>
      <w:r w:rsidRPr="005D5915">
        <w:rPr>
          <w:rFonts w:cs="Times New Roman"/>
          <w:sz w:val="20"/>
          <w:szCs w:val="20"/>
          <w:lang w:val="en-GB"/>
        </w:rPr>
        <w:t>.</w:t>
      </w:r>
    </w:p>
    <w:p w14:paraId="7C919E2D" w14:textId="0A665C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LaJoie, E. and T. DelSole, 2016: Changes in Internal Variability due to Anthropogenic Forcing: A New Field Significance Test.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29(15)</w:t>
      </w:r>
      <w:r w:rsidRPr="005D5915">
        <w:rPr>
          <w:rFonts w:cs="Times New Roman"/>
          <w:sz w:val="20"/>
          <w:szCs w:val="20"/>
          <w:lang w:val="en-GB"/>
        </w:rPr>
        <w:t>, 5547–5560, doi:</w:t>
      </w:r>
      <w:hyperlink r:id="rId865" w:history="1">
        <w:r w:rsidRPr="005D5915">
          <w:rPr>
            <w:rStyle w:val="Hyperlink"/>
            <w:rFonts w:cs="Times New Roman"/>
            <w:sz w:val="20"/>
            <w:szCs w:val="20"/>
            <w:lang w:val="en-US"/>
          </w:rPr>
          <w:t>10.1175/jcli-d-15-0718.1</w:t>
        </w:r>
      </w:hyperlink>
      <w:r w:rsidRPr="005D5915">
        <w:rPr>
          <w:rFonts w:cs="Times New Roman"/>
          <w:sz w:val="20"/>
          <w:szCs w:val="20"/>
          <w:lang w:val="en-GB"/>
        </w:rPr>
        <w:t>.</w:t>
      </w:r>
    </w:p>
    <w:p w14:paraId="13EEC824" w14:textId="29BBCA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Laloyaux, P. et al., 2018: CERA-20C: A Coupled Reanalysis of the Twentieth Century.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10(5)</w:t>
      </w:r>
      <w:r w:rsidRPr="005D5915">
        <w:rPr>
          <w:rFonts w:cs="Times New Roman"/>
          <w:sz w:val="20"/>
          <w:szCs w:val="20"/>
          <w:lang w:val="en-GB"/>
        </w:rPr>
        <w:t>, 1172–1195, doi:</w:t>
      </w:r>
      <w:hyperlink r:id="rId866" w:history="1">
        <w:r w:rsidRPr="005D5915">
          <w:rPr>
            <w:rStyle w:val="Hyperlink"/>
            <w:rFonts w:cs="Times New Roman"/>
            <w:sz w:val="20"/>
            <w:szCs w:val="20"/>
            <w:lang w:val="en-US"/>
          </w:rPr>
          <w:t>10.1029/2018ms001273</w:t>
        </w:r>
      </w:hyperlink>
      <w:r w:rsidRPr="005D5915">
        <w:rPr>
          <w:rFonts w:cs="Times New Roman"/>
          <w:sz w:val="20"/>
          <w:szCs w:val="20"/>
          <w:lang w:val="en-GB"/>
        </w:rPr>
        <w:t>.</w:t>
      </w:r>
    </w:p>
    <w:p w14:paraId="24417563" w14:textId="32624C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Lamb, M., 2017: Ethics for Climate Change Communicators. In: </w:t>
      </w:r>
      <w:r w:rsidRPr="005D5915">
        <w:rPr>
          <w:rFonts w:cs="Times New Roman"/>
          <w:i/>
          <w:sz w:val="20"/>
          <w:szCs w:val="20"/>
          <w:lang w:val="en-GB"/>
        </w:rPr>
        <w:t>Oxford Research Encyclopedia of Climate Science</w:t>
      </w:r>
      <w:r w:rsidRPr="005D5915">
        <w:rPr>
          <w:rFonts w:cs="Times New Roman"/>
          <w:sz w:val="20"/>
          <w:szCs w:val="20"/>
          <w:lang w:val="en-GB"/>
        </w:rPr>
        <w:t>. Oxford University Press, Oxford, UK, doi:</w:t>
      </w:r>
      <w:hyperlink r:id="rId867" w:history="1">
        <w:r w:rsidRPr="005D5915">
          <w:rPr>
            <w:rStyle w:val="Hyperlink"/>
            <w:rFonts w:cs="Times New Roman"/>
            <w:sz w:val="20"/>
            <w:szCs w:val="20"/>
            <w:lang w:val="en-US"/>
          </w:rPr>
          <w:t>10.1093/acrefore/9780190228620.013.564</w:t>
        </w:r>
      </w:hyperlink>
      <w:r w:rsidRPr="005D5915">
        <w:rPr>
          <w:rFonts w:cs="Times New Roman"/>
          <w:sz w:val="20"/>
          <w:szCs w:val="20"/>
          <w:lang w:val="en-GB"/>
        </w:rPr>
        <w:t>.</w:t>
      </w:r>
    </w:p>
    <w:p w14:paraId="00201253" w14:textId="23D8B5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 S., 2019: Trend-preserving bias adjustment and statistical downscaling with ISIMIP3BASD (v1.0).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12(7)</w:t>
      </w:r>
      <w:r w:rsidRPr="005D5915">
        <w:rPr>
          <w:rFonts w:cs="Times New Roman"/>
          <w:sz w:val="20"/>
          <w:szCs w:val="20"/>
          <w:lang w:val="en-GB"/>
        </w:rPr>
        <w:t>, 3055–3070, doi:</w:t>
      </w:r>
      <w:hyperlink r:id="rId868" w:history="1">
        <w:r w:rsidRPr="005D5915">
          <w:rPr>
            <w:rStyle w:val="Hyperlink"/>
            <w:rFonts w:cs="Times New Roman"/>
            <w:sz w:val="20"/>
            <w:szCs w:val="20"/>
            <w:lang w:val="en-US"/>
          </w:rPr>
          <w:t>10.5194/gmd-12-3055-2019</w:t>
        </w:r>
      </w:hyperlink>
      <w:r w:rsidRPr="005D5915">
        <w:rPr>
          <w:rFonts w:cs="Times New Roman"/>
          <w:sz w:val="20"/>
          <w:szCs w:val="20"/>
          <w:lang w:val="en-GB"/>
        </w:rPr>
        <w:t>.</w:t>
      </w:r>
    </w:p>
    <w:p w14:paraId="4BA77790" w14:textId="71D5B8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Langenbrunner, B. and J.D. Neelin, 2013: Analyzing ENSO Teleconnections in CMIP Models as a Measure of Model Fidelity in Simulating Precipitation.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26(13)</w:t>
      </w:r>
      <w:r w:rsidRPr="005D5915">
        <w:rPr>
          <w:rFonts w:cs="Times New Roman"/>
          <w:sz w:val="20"/>
          <w:szCs w:val="20"/>
          <w:lang w:val="en-GB"/>
        </w:rPr>
        <w:t>, 4431–4446, doi:</w:t>
      </w:r>
      <w:hyperlink r:id="rId869" w:history="1">
        <w:r w:rsidRPr="005D5915">
          <w:rPr>
            <w:rStyle w:val="Hyperlink"/>
            <w:rFonts w:cs="Times New Roman"/>
            <w:sz w:val="20"/>
            <w:szCs w:val="20"/>
            <w:lang w:val="en-US"/>
          </w:rPr>
          <w:t>10.1175/jcli-d-12-00542.1</w:t>
        </w:r>
      </w:hyperlink>
      <w:r w:rsidRPr="005D5915">
        <w:rPr>
          <w:rFonts w:cs="Times New Roman"/>
          <w:sz w:val="20"/>
          <w:szCs w:val="20"/>
          <w:lang w:val="en-GB"/>
        </w:rPr>
        <w:t>.</w:t>
      </w:r>
    </w:p>
    <w:p w14:paraId="2F19225A" w14:textId="67C72C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Langendijk, G.S., D. Rechid, and D. Jacob, 2019a: Urban Areas and Urban-Rural Contrasts under Climate Change: What Does the EURO-CORDEX Ensemble Tell Us? – Investigating near Surface Humidity in Berlin and Its Surroundings.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doi:</w:t>
      </w:r>
      <w:hyperlink r:id="rId870" w:history="1">
        <w:r w:rsidRPr="005D5915">
          <w:rPr>
            <w:rStyle w:val="Hyperlink"/>
            <w:rFonts w:cs="Times New Roman"/>
            <w:sz w:val="20"/>
            <w:szCs w:val="20"/>
            <w:lang w:val="en-US"/>
          </w:rPr>
          <w:t>10.3390/atmos10120730</w:t>
        </w:r>
      </w:hyperlink>
      <w:r w:rsidRPr="005D5915">
        <w:rPr>
          <w:rFonts w:cs="Times New Roman"/>
          <w:sz w:val="20"/>
          <w:szCs w:val="20"/>
          <w:lang w:val="en-GB"/>
        </w:rPr>
        <w:t>.</w:t>
      </w:r>
    </w:p>
    <w:p w14:paraId="5F0160D0" w14:textId="454260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Langendijk, G.S. et al., 2019b: Three Ways Forward to Improve Regional Information for Extreme Events: An Early Career Perspective.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doi:</w:t>
      </w:r>
      <w:hyperlink r:id="rId871" w:history="1">
        <w:r w:rsidRPr="005D5915">
          <w:rPr>
            <w:rStyle w:val="Hyperlink"/>
            <w:rFonts w:cs="Times New Roman"/>
            <w:sz w:val="20"/>
            <w:szCs w:val="20"/>
            <w:lang w:val="en-US"/>
          </w:rPr>
          <w:t>10.3389/fenvs.2019.00006</w:t>
        </w:r>
      </w:hyperlink>
      <w:r w:rsidRPr="005D5915">
        <w:rPr>
          <w:rFonts w:cs="Times New Roman"/>
          <w:sz w:val="20"/>
          <w:szCs w:val="20"/>
          <w:lang w:val="en-GB"/>
        </w:rPr>
        <w:t>.</w:t>
      </w:r>
    </w:p>
    <w:p w14:paraId="1E7AD733" w14:textId="78F840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Langhans, W., J. Schmidli, O. Fuhrer, S. Bieri, and C. Schär, 2013: Long-Term Simulations of Thermally Driven Flows and Orographic Convection at Convection-Parameterizing and Cloud-Resolving Resolutions.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52(6)</w:t>
      </w:r>
      <w:r w:rsidRPr="005D5915">
        <w:rPr>
          <w:rFonts w:cs="Times New Roman"/>
          <w:sz w:val="20"/>
          <w:szCs w:val="20"/>
          <w:lang w:val="en-GB"/>
        </w:rPr>
        <w:t>, 1490–1510, doi:</w:t>
      </w:r>
      <w:hyperlink r:id="rId872" w:history="1">
        <w:r w:rsidRPr="005D5915">
          <w:rPr>
            <w:rStyle w:val="Hyperlink"/>
            <w:rFonts w:cs="Times New Roman"/>
            <w:sz w:val="20"/>
            <w:szCs w:val="20"/>
            <w:lang w:val="en-US"/>
          </w:rPr>
          <w:t>10.1175/jamc-d-12-0167.1</w:t>
        </w:r>
      </w:hyperlink>
      <w:r w:rsidRPr="005D5915">
        <w:rPr>
          <w:rFonts w:cs="Times New Roman"/>
          <w:sz w:val="20"/>
          <w:szCs w:val="20"/>
          <w:lang w:val="en-GB"/>
        </w:rPr>
        <w:t>.</w:t>
      </w:r>
    </w:p>
    <w:p w14:paraId="66D3CC41" w14:textId="3D05E2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Langodan, S., L. Cavaleri, J. Portilla, Y. Abualnaja, and I. Hoteit, 2020: Can we extrapolate climate in an inner basin? The case of the Red Sea.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103151, doi:</w:t>
      </w:r>
      <w:hyperlink r:id="rId873" w:history="1">
        <w:r w:rsidRPr="005D5915">
          <w:rPr>
            <w:rStyle w:val="Hyperlink"/>
            <w:rFonts w:cs="Times New Roman"/>
            <w:sz w:val="20"/>
            <w:szCs w:val="20"/>
            <w:lang w:val="en-US"/>
          </w:rPr>
          <w:t>10.1016/j.gloplacha.2020.103151</w:t>
        </w:r>
      </w:hyperlink>
      <w:r w:rsidRPr="005D5915">
        <w:rPr>
          <w:rFonts w:cs="Times New Roman"/>
          <w:sz w:val="20"/>
          <w:szCs w:val="20"/>
          <w:lang w:val="en-GB"/>
        </w:rPr>
        <w:t>.</w:t>
      </w:r>
    </w:p>
    <w:p w14:paraId="25D688AE" w14:textId="357365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Langodan, S. et al., 2017: The climatology of the Red Sea - part 1: the wind.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37(13)</w:t>
      </w:r>
      <w:r w:rsidRPr="005D5915">
        <w:rPr>
          <w:rFonts w:cs="Times New Roman"/>
          <w:sz w:val="20"/>
          <w:szCs w:val="20"/>
          <w:lang w:val="en-GB"/>
        </w:rPr>
        <w:t>, 4509–4517, doi:</w:t>
      </w:r>
      <w:hyperlink r:id="rId874" w:history="1">
        <w:r w:rsidRPr="005D5915">
          <w:rPr>
            <w:rStyle w:val="Hyperlink"/>
            <w:rFonts w:cs="Times New Roman"/>
            <w:sz w:val="20"/>
            <w:szCs w:val="20"/>
            <w:lang w:val="en-US"/>
          </w:rPr>
          <w:t>10.1002/joc.5103</w:t>
        </w:r>
      </w:hyperlink>
      <w:r w:rsidRPr="005D5915">
        <w:rPr>
          <w:rFonts w:cs="Times New Roman"/>
          <w:sz w:val="20"/>
          <w:szCs w:val="20"/>
          <w:lang w:val="en-GB"/>
        </w:rPr>
        <w:t>.</w:t>
      </w:r>
    </w:p>
    <w:p w14:paraId="26FBDDDC" w14:textId="2F74D3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Laprise, R., 2014: Comment on “The added value to global model projections of climate change by dynamical downscaling: A case study over the continental U.S. using the GISS-ModelE2 and WRF models” by Racherla et al..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119(7)</w:t>
      </w:r>
      <w:r w:rsidRPr="005D5915">
        <w:rPr>
          <w:rFonts w:cs="Times New Roman"/>
          <w:sz w:val="20"/>
          <w:szCs w:val="20"/>
          <w:lang w:val="en-GB"/>
        </w:rPr>
        <w:t>, 3877–3881, doi:</w:t>
      </w:r>
      <w:hyperlink r:id="rId875" w:history="1">
        <w:r w:rsidRPr="005D5915">
          <w:rPr>
            <w:rStyle w:val="Hyperlink"/>
            <w:rFonts w:cs="Times New Roman"/>
            <w:sz w:val="20"/>
            <w:szCs w:val="20"/>
            <w:lang w:val="en-US"/>
          </w:rPr>
          <w:t>10.1002/2013jd019945</w:t>
        </w:r>
      </w:hyperlink>
      <w:r w:rsidRPr="005D5915">
        <w:rPr>
          <w:rFonts w:cs="Times New Roman"/>
          <w:sz w:val="20"/>
          <w:szCs w:val="20"/>
          <w:lang w:val="en-GB"/>
        </w:rPr>
        <w:t>.</w:t>
      </w:r>
    </w:p>
    <w:p w14:paraId="2FD95C93" w14:textId="1C8DB2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Laprise, R. et al., 2013: Climate projections over CORDEX Africa domain using the fifth-generation Canadian Regional Climate Model (CRCM5).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3219–3246, doi:</w:t>
      </w:r>
      <w:hyperlink r:id="rId876" w:history="1">
        <w:r w:rsidRPr="005D5915">
          <w:rPr>
            <w:rStyle w:val="Hyperlink"/>
            <w:rFonts w:cs="Times New Roman"/>
            <w:sz w:val="20"/>
            <w:szCs w:val="20"/>
            <w:lang w:val="en-US"/>
          </w:rPr>
          <w:t>10.1007/s00382-012-1651-2</w:t>
        </w:r>
      </w:hyperlink>
      <w:r w:rsidRPr="005D5915">
        <w:rPr>
          <w:rFonts w:cs="Times New Roman"/>
          <w:sz w:val="20"/>
          <w:szCs w:val="20"/>
          <w:lang w:val="en-GB"/>
        </w:rPr>
        <w:t>.</w:t>
      </w:r>
    </w:p>
    <w:p w14:paraId="0315D045" w14:textId="1DFA39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Larsen, M.A.D., J.H. Christensen, M. Drews, M.B. Butts, and J.C. Refsgaard, 2016: Local control on precipitation in a fully coupled climate-hydrology model.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22927, doi:</w:t>
      </w:r>
      <w:hyperlink r:id="rId877" w:history="1">
        <w:r w:rsidRPr="005D5915">
          <w:rPr>
            <w:rStyle w:val="Hyperlink"/>
            <w:rFonts w:cs="Times New Roman"/>
            <w:sz w:val="20"/>
            <w:szCs w:val="20"/>
            <w:lang w:val="en-US"/>
          </w:rPr>
          <w:t>10.1038/srep22927</w:t>
        </w:r>
      </w:hyperlink>
      <w:r w:rsidRPr="005D5915">
        <w:rPr>
          <w:rFonts w:cs="Times New Roman"/>
          <w:sz w:val="20"/>
          <w:szCs w:val="20"/>
          <w:lang w:val="en-GB"/>
        </w:rPr>
        <w:t>.</w:t>
      </w:r>
    </w:p>
    <w:p w14:paraId="237D754A" w14:textId="6ACFF6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Latif, M., A. Hannachi, and F.S. Syed, 2018: Analysis of rainfall trends over Indo-Pakistan summer monsoon and related dynamics based on CMIP5 climate model simulations.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w:t>
      </w:r>
      <w:r w:rsidRPr="005D5915">
        <w:rPr>
          <w:rFonts w:cs="Times New Roman"/>
          <w:sz w:val="20"/>
          <w:szCs w:val="20"/>
          <w:lang w:val="en-GB"/>
        </w:rPr>
        <w:t>, e577–e595, doi:</w:t>
      </w:r>
      <w:hyperlink r:id="rId878" w:history="1">
        <w:r w:rsidRPr="005D5915">
          <w:rPr>
            <w:rStyle w:val="Hyperlink"/>
            <w:rFonts w:cs="Times New Roman"/>
            <w:sz w:val="20"/>
            <w:szCs w:val="20"/>
            <w:lang w:val="en-US"/>
          </w:rPr>
          <w:t>10.1002/joc.5391</w:t>
        </w:r>
      </w:hyperlink>
      <w:r w:rsidRPr="005D5915">
        <w:rPr>
          <w:rFonts w:cs="Times New Roman"/>
          <w:sz w:val="20"/>
          <w:szCs w:val="20"/>
          <w:lang w:val="en-GB"/>
        </w:rPr>
        <w:t>.</w:t>
      </w:r>
    </w:p>
    <w:p w14:paraId="47210801" w14:textId="299F95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K.-M. and K.-M. Kim, 2006: Observational relationships between aerosol and Asian monsoon rainfall, and circulation.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33(21)</w:t>
      </w:r>
      <w:r w:rsidRPr="005D5915">
        <w:rPr>
          <w:rFonts w:cs="Times New Roman"/>
          <w:sz w:val="20"/>
          <w:szCs w:val="20"/>
          <w:lang w:val="en-GB"/>
        </w:rPr>
        <w:t>, L21810, doi:</w:t>
      </w:r>
      <w:hyperlink r:id="rId879" w:history="1">
        <w:r w:rsidRPr="005D5915">
          <w:rPr>
            <w:rStyle w:val="Hyperlink"/>
            <w:rFonts w:cs="Times New Roman"/>
            <w:sz w:val="20"/>
            <w:szCs w:val="20"/>
            <w:lang w:val="en-US"/>
          </w:rPr>
          <w:t>10.1029/2006gl027546</w:t>
        </w:r>
      </w:hyperlink>
      <w:r w:rsidRPr="005D5915">
        <w:rPr>
          <w:rFonts w:cs="Times New Roman"/>
          <w:sz w:val="20"/>
          <w:szCs w:val="20"/>
          <w:lang w:val="en-GB"/>
        </w:rPr>
        <w:t>.</w:t>
      </w:r>
    </w:p>
    <w:p w14:paraId="6A291FC7" w14:textId="3D2D88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W.K.M. and K.M. Kim, 2018: Impact of snow darkening by deposition of light-absorbing aerosols on snow cover in the Himalayas-Tibetan Plateau and influence on the Asian summer monsoon: A possible mechanism for the blanford hypothesis.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doi:</w:t>
      </w:r>
      <w:hyperlink r:id="rId880" w:history="1">
        <w:r w:rsidRPr="005D5915">
          <w:rPr>
            <w:rStyle w:val="Hyperlink"/>
            <w:rFonts w:cs="Times New Roman"/>
            <w:sz w:val="20"/>
            <w:szCs w:val="20"/>
            <w:lang w:val="en-US"/>
          </w:rPr>
          <w:t>10.3390/atmos9110438</w:t>
        </w:r>
      </w:hyperlink>
      <w:r w:rsidRPr="005D5915">
        <w:rPr>
          <w:rFonts w:cs="Times New Roman"/>
          <w:sz w:val="20"/>
          <w:szCs w:val="20"/>
          <w:lang w:val="en-GB"/>
        </w:rPr>
        <w:t>.</w:t>
      </w:r>
    </w:p>
    <w:p w14:paraId="16E358C9" w14:textId="64DBF4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W.K.M., J.J. Shi, W.K. Tao, and K.M. Kim, 2016: What would happen to Superstorm Sandy under the influence of a substantially warmer Atlantic Ocean?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43(2)</w:t>
      </w:r>
      <w:r w:rsidRPr="005D5915">
        <w:rPr>
          <w:rFonts w:cs="Times New Roman"/>
          <w:sz w:val="20"/>
          <w:szCs w:val="20"/>
          <w:lang w:val="en-GB"/>
        </w:rPr>
        <w:t>, 802–811, doi:</w:t>
      </w:r>
      <w:hyperlink r:id="rId881" w:history="1">
        <w:r w:rsidRPr="005D5915">
          <w:rPr>
            <w:rStyle w:val="Hyperlink"/>
            <w:rFonts w:cs="Times New Roman"/>
            <w:sz w:val="20"/>
            <w:szCs w:val="20"/>
            <w:lang w:val="en-US"/>
          </w:rPr>
          <w:t>10.1002/2015gl067050</w:t>
        </w:r>
      </w:hyperlink>
      <w:r w:rsidRPr="005D5915">
        <w:rPr>
          <w:rFonts w:cs="Times New Roman"/>
          <w:sz w:val="20"/>
          <w:szCs w:val="20"/>
          <w:lang w:val="en-GB"/>
        </w:rPr>
        <w:t>.</w:t>
      </w:r>
    </w:p>
    <w:p w14:paraId="6541333D" w14:textId="09A87077"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Lavaysse, C., C. Flamant, A. Evan, S. Janicot, and M. Gaetani, 2016: Recent climatological trend of the Saharan heat low and its impact on the West African climate. </w:t>
      </w:r>
      <w:r w:rsidRPr="005D5915">
        <w:rPr>
          <w:rFonts w:cs="Times New Roman"/>
          <w:i/>
          <w:sz w:val="20"/>
          <w:szCs w:val="20"/>
        </w:rPr>
        <w:t>Climate Dynamics</w:t>
      </w:r>
      <w:r w:rsidRPr="005D5915">
        <w:rPr>
          <w:rFonts w:cs="Times New Roman"/>
          <w:sz w:val="20"/>
          <w:szCs w:val="20"/>
        </w:rPr>
        <w:t xml:space="preserve">, </w:t>
      </w:r>
      <w:r w:rsidRPr="005D5915">
        <w:rPr>
          <w:rFonts w:cs="Times New Roman"/>
          <w:b/>
          <w:sz w:val="20"/>
          <w:szCs w:val="20"/>
        </w:rPr>
        <w:t>47(11)</w:t>
      </w:r>
      <w:r w:rsidRPr="005D5915">
        <w:rPr>
          <w:rFonts w:cs="Times New Roman"/>
          <w:sz w:val="20"/>
          <w:szCs w:val="20"/>
        </w:rPr>
        <w:t>, 3479–3498, doi:</w:t>
      </w:r>
      <w:hyperlink r:id="rId882" w:history="1">
        <w:r w:rsidRPr="005D5915">
          <w:rPr>
            <w:rStyle w:val="Hyperlink"/>
            <w:rFonts w:cs="Times New Roman"/>
            <w:sz w:val="20"/>
            <w:szCs w:val="20"/>
          </w:rPr>
          <w:t>10.1007/s00382-015-2847-z</w:t>
        </w:r>
      </w:hyperlink>
      <w:r w:rsidRPr="005D5915">
        <w:rPr>
          <w:rFonts w:cs="Times New Roman"/>
          <w:sz w:val="20"/>
          <w:szCs w:val="20"/>
        </w:rPr>
        <w:t>.</w:t>
      </w:r>
    </w:p>
    <w:p w14:paraId="1DEF3E7A" w14:textId="3212E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Lawal, K.A. et al., 2016: 13. </w:t>
      </w:r>
      <w:r w:rsidRPr="005D5915">
        <w:rPr>
          <w:rFonts w:cs="Times New Roman"/>
          <w:sz w:val="20"/>
          <w:szCs w:val="20"/>
          <w:lang w:val="en-GB"/>
        </w:rPr>
        <w:t xml:space="preserve">The late onset of the 2015 wet season in Nigeria.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S63–S69, doi:</w:t>
      </w:r>
      <w:hyperlink r:id="rId883" w:history="1">
        <w:r w:rsidRPr="005D5915">
          <w:rPr>
            <w:rStyle w:val="Hyperlink"/>
            <w:rFonts w:cs="Times New Roman"/>
            <w:sz w:val="20"/>
            <w:szCs w:val="20"/>
            <w:lang w:val="en-US"/>
          </w:rPr>
          <w:t>10.1175/bams-d-16-0131.1</w:t>
        </w:r>
      </w:hyperlink>
      <w:r w:rsidRPr="005D5915">
        <w:rPr>
          <w:rFonts w:cs="Times New Roman"/>
          <w:sz w:val="20"/>
          <w:szCs w:val="20"/>
          <w:lang w:val="en-GB"/>
        </w:rPr>
        <w:t>.</w:t>
      </w:r>
    </w:p>
    <w:p w14:paraId="1A5F98A6" w14:textId="557E85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Lawrimore, J.H. et al., 2011: An overview of the Global Historical Climatology Network monthly mean temperature data set, version 3.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116(D19)</w:t>
      </w:r>
      <w:r w:rsidRPr="005D5915">
        <w:rPr>
          <w:rFonts w:cs="Times New Roman"/>
          <w:sz w:val="20"/>
          <w:szCs w:val="20"/>
          <w:lang w:val="en-GB"/>
        </w:rPr>
        <w:t>, doi:</w:t>
      </w:r>
      <w:hyperlink r:id="rId884" w:history="1">
        <w:r w:rsidRPr="005D5915">
          <w:rPr>
            <w:rStyle w:val="Hyperlink"/>
            <w:rFonts w:cs="Times New Roman"/>
            <w:sz w:val="20"/>
            <w:szCs w:val="20"/>
            <w:lang w:val="en-US"/>
          </w:rPr>
          <w:t>10.1029/2011jd016187</w:t>
        </w:r>
      </w:hyperlink>
      <w:r w:rsidRPr="005D5915">
        <w:rPr>
          <w:rFonts w:cs="Times New Roman"/>
          <w:sz w:val="20"/>
          <w:szCs w:val="20"/>
          <w:lang w:val="en-GB"/>
        </w:rPr>
        <w:t>.</w:t>
      </w:r>
    </w:p>
    <w:p w14:paraId="71E34841" w14:textId="22521E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 Roy, B., A. Lemonsu, and R. Schoetter, 2021: A statistical–dynamical downscaling methodology for the urban heat island applied to the EURO-CORDEX ensemble. </w:t>
      </w:r>
      <w:r w:rsidRPr="005D5915">
        <w:rPr>
          <w:rFonts w:cs="Times New Roman"/>
          <w:i/>
          <w:sz w:val="20"/>
          <w:szCs w:val="20"/>
          <w:lang w:val="en-GB"/>
        </w:rPr>
        <w:t>Climate Dynamics</w:t>
      </w:r>
      <w:r w:rsidRPr="005D5915">
        <w:rPr>
          <w:rFonts w:cs="Times New Roman"/>
          <w:sz w:val="20"/>
          <w:szCs w:val="20"/>
          <w:lang w:val="en-GB"/>
        </w:rPr>
        <w:t>, doi:</w:t>
      </w:r>
      <w:hyperlink r:id="rId885" w:history="1">
        <w:r w:rsidRPr="005D5915">
          <w:rPr>
            <w:rStyle w:val="Hyperlink"/>
            <w:rFonts w:cs="Times New Roman"/>
            <w:sz w:val="20"/>
            <w:szCs w:val="20"/>
            <w:lang w:val="en-US"/>
          </w:rPr>
          <w:t>10.1007/s00382-020-05600-z</w:t>
        </w:r>
      </w:hyperlink>
      <w:r w:rsidRPr="005D5915">
        <w:rPr>
          <w:rFonts w:cs="Times New Roman"/>
          <w:sz w:val="20"/>
          <w:szCs w:val="20"/>
          <w:lang w:val="en-GB"/>
        </w:rPr>
        <w:t>.</w:t>
      </w:r>
    </w:p>
    <w:p w14:paraId="436972BD" w14:textId="19626C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Lebeaupin Brossier, C., S. Bastin, K. Béranger, and P. Drobinski, 2015: Regional mesoscale air–sea coupling impacts and extreme meteorological events role on the Mediterranean Sea water budget.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44(3–4)</w:t>
      </w:r>
      <w:r w:rsidRPr="005D5915">
        <w:rPr>
          <w:rFonts w:cs="Times New Roman"/>
          <w:sz w:val="20"/>
          <w:szCs w:val="20"/>
          <w:lang w:val="en-GB"/>
        </w:rPr>
        <w:t>, 1029–1051, doi:</w:t>
      </w:r>
      <w:hyperlink r:id="rId886" w:history="1">
        <w:r w:rsidRPr="005D5915">
          <w:rPr>
            <w:rStyle w:val="Hyperlink"/>
            <w:rFonts w:cs="Times New Roman"/>
            <w:sz w:val="20"/>
            <w:szCs w:val="20"/>
            <w:lang w:val="en-US"/>
          </w:rPr>
          <w:t>10.1007/s00382-014-2252-z</w:t>
        </w:r>
      </w:hyperlink>
      <w:r w:rsidRPr="005D5915">
        <w:rPr>
          <w:rFonts w:cs="Times New Roman"/>
          <w:sz w:val="20"/>
          <w:szCs w:val="20"/>
          <w:lang w:val="en-GB"/>
        </w:rPr>
        <w:t>.</w:t>
      </w:r>
    </w:p>
    <w:p w14:paraId="6FF3F47E" w14:textId="40E949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Lebel, T. and A. Ali, 2009: Recent trends in the Central and Western Sahel rainfall regime (1990-2007).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375(1–2)</w:t>
      </w:r>
      <w:r w:rsidRPr="005D5915">
        <w:rPr>
          <w:rFonts w:cs="Times New Roman"/>
          <w:sz w:val="20"/>
          <w:szCs w:val="20"/>
          <w:lang w:val="en-GB"/>
        </w:rPr>
        <w:t>, 52–64, doi:</w:t>
      </w:r>
      <w:hyperlink r:id="rId887" w:history="1">
        <w:r w:rsidRPr="005D5915">
          <w:rPr>
            <w:rStyle w:val="Hyperlink"/>
            <w:rFonts w:cs="Times New Roman"/>
            <w:sz w:val="20"/>
            <w:szCs w:val="20"/>
            <w:lang w:val="en-US"/>
          </w:rPr>
          <w:t>10.1016/j.jhydrol.2008.11.030</w:t>
        </w:r>
      </w:hyperlink>
      <w:r w:rsidRPr="005D5915">
        <w:rPr>
          <w:rFonts w:cs="Times New Roman"/>
          <w:sz w:val="20"/>
          <w:szCs w:val="20"/>
          <w:lang w:val="en-GB"/>
        </w:rPr>
        <w:t>.</w:t>
      </w:r>
    </w:p>
    <w:p w14:paraId="50BA87B8" w14:textId="508249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Leduc, M. et al., 2019: The ClimEx Project: A 50-Member Ensemble of Climate Change Projections at 12-km Resolution over Europe and Northeastern North America with the Canadian Regional Climate Model (CRCM5).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58(4)</w:t>
      </w:r>
      <w:r w:rsidRPr="005D5915">
        <w:rPr>
          <w:rFonts w:cs="Times New Roman"/>
          <w:sz w:val="20"/>
          <w:szCs w:val="20"/>
          <w:lang w:val="en-GB"/>
        </w:rPr>
        <w:t>, 663–693, doi:</w:t>
      </w:r>
      <w:hyperlink r:id="rId888" w:history="1">
        <w:r w:rsidRPr="005D5915">
          <w:rPr>
            <w:rStyle w:val="Hyperlink"/>
            <w:rFonts w:cs="Times New Roman"/>
            <w:sz w:val="20"/>
            <w:szCs w:val="20"/>
            <w:lang w:val="en-US"/>
          </w:rPr>
          <w:t>10.1175/jamc-d-18-0021.1</w:t>
        </w:r>
      </w:hyperlink>
      <w:r w:rsidRPr="005D5915">
        <w:rPr>
          <w:rFonts w:cs="Times New Roman"/>
          <w:sz w:val="20"/>
          <w:szCs w:val="20"/>
          <w:lang w:val="en-GB"/>
        </w:rPr>
        <w:t>.</w:t>
      </w:r>
    </w:p>
    <w:p w14:paraId="3146C99D" w14:textId="4BC3CF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C. and L. Whitely Binder, 2010: Assessing Pacific Northwest Water Resources Stakeholder Data Needs. In: </w:t>
      </w:r>
      <w:r w:rsidRPr="005D5915">
        <w:rPr>
          <w:rFonts w:cs="Times New Roman"/>
          <w:i/>
          <w:sz w:val="20"/>
          <w:szCs w:val="20"/>
          <w:lang w:val="en-GB"/>
        </w:rPr>
        <w:t>Final Report for the Columbia Basin Climate Change Scenarios Project</w:t>
      </w:r>
      <w:r w:rsidRPr="005D5915">
        <w:rPr>
          <w:rFonts w:cs="Times New Roman"/>
          <w:sz w:val="20"/>
          <w:szCs w:val="20"/>
          <w:lang w:val="en-GB"/>
        </w:rPr>
        <w:t>. Climate Impacts Group, Center for Science in the Earth System, Joint Institute for the Study of the Atmosphere and Ocean, University of Washington, Seattle, Washington, USA, pp. 12.</w:t>
      </w:r>
    </w:p>
    <w:p w14:paraId="31FA975E" w14:textId="78FB64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H.T., A. Gruber, R.G. Ellingson, and I. Laszlo, 2007: Development of the HIRS outgoing longwave radiation climate dataset.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2029–2047, doi:</w:t>
      </w:r>
      <w:hyperlink r:id="rId889" w:history="1">
        <w:r w:rsidRPr="005D5915">
          <w:rPr>
            <w:rStyle w:val="Hyperlink"/>
            <w:rFonts w:cs="Times New Roman"/>
            <w:sz w:val="20"/>
            <w:szCs w:val="20"/>
            <w:lang w:val="en-US"/>
          </w:rPr>
          <w:t>10.1175/2007jtecha989.1</w:t>
        </w:r>
      </w:hyperlink>
      <w:r w:rsidRPr="005D5915">
        <w:rPr>
          <w:rFonts w:cs="Times New Roman"/>
          <w:sz w:val="20"/>
          <w:szCs w:val="20"/>
          <w:lang w:val="en-GB"/>
        </w:rPr>
        <w:t>.</w:t>
      </w:r>
    </w:p>
    <w:p w14:paraId="5F4F93FB" w14:textId="55D735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 K.R. Sperber, P.J. Gleckler, C.J.W. Bonfils, and K.E. Taylor, 2019: Quantifying the agreement between observed and simulated extratropical modes of interannual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4057–4089, doi:</w:t>
      </w:r>
      <w:hyperlink r:id="rId890" w:history="1">
        <w:r w:rsidRPr="005D5915">
          <w:rPr>
            <w:rStyle w:val="Hyperlink"/>
            <w:rFonts w:cs="Times New Roman"/>
            <w:sz w:val="20"/>
            <w:szCs w:val="20"/>
            <w:lang w:val="en-US"/>
          </w:rPr>
          <w:t>10.1007/s00382-018-4355-4</w:t>
        </w:r>
      </w:hyperlink>
      <w:r w:rsidRPr="005D5915">
        <w:rPr>
          <w:rFonts w:cs="Times New Roman"/>
          <w:sz w:val="20"/>
          <w:szCs w:val="20"/>
          <w:lang w:val="en-GB"/>
        </w:rPr>
        <w:t>.</w:t>
      </w:r>
    </w:p>
    <w:p w14:paraId="3C2121E6" w14:textId="55081F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J.-W. and S.-Y. Hong, 2014: Potential for added value to downscaled climate extremes over Korea by increased resolution of a regional climate model.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117(3–4)</w:t>
      </w:r>
      <w:r w:rsidRPr="005D5915">
        <w:rPr>
          <w:rFonts w:cs="Times New Roman"/>
          <w:sz w:val="20"/>
          <w:szCs w:val="20"/>
          <w:lang w:val="en-GB"/>
        </w:rPr>
        <w:t>, 667–677, doi:</w:t>
      </w:r>
      <w:hyperlink r:id="rId891" w:history="1">
        <w:r w:rsidRPr="005D5915">
          <w:rPr>
            <w:rStyle w:val="Hyperlink"/>
            <w:rFonts w:cs="Times New Roman"/>
            <w:sz w:val="20"/>
            <w:szCs w:val="20"/>
            <w:lang w:val="en-US"/>
          </w:rPr>
          <w:t>10.1007/s00704-013-1034-6</w:t>
        </w:r>
      </w:hyperlink>
      <w:r w:rsidRPr="005D5915">
        <w:rPr>
          <w:rFonts w:cs="Times New Roman"/>
          <w:sz w:val="20"/>
          <w:szCs w:val="20"/>
          <w:lang w:val="en-GB"/>
        </w:rPr>
        <w:t>.</w:t>
      </w:r>
    </w:p>
    <w:p w14:paraId="33A3DE6D" w14:textId="0142CE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J.-W. et al., 2015: Development and implementation of river-routing process module in a regional climate model and its evaluation in Korean river basins.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120(10)</w:t>
      </w:r>
      <w:r w:rsidRPr="005D5915">
        <w:rPr>
          <w:rFonts w:cs="Times New Roman"/>
          <w:sz w:val="20"/>
          <w:szCs w:val="20"/>
          <w:lang w:val="en-GB"/>
        </w:rPr>
        <w:t>, 4613–4629, doi:</w:t>
      </w:r>
      <w:hyperlink r:id="rId892" w:history="1">
        <w:r w:rsidRPr="005D5915">
          <w:rPr>
            <w:rStyle w:val="Hyperlink"/>
            <w:rFonts w:cs="Times New Roman"/>
            <w:sz w:val="20"/>
            <w:szCs w:val="20"/>
            <w:lang w:val="en-US"/>
          </w:rPr>
          <w:t>10.1002/2014jd022698</w:t>
        </w:r>
      </w:hyperlink>
      <w:r w:rsidRPr="005D5915">
        <w:rPr>
          <w:rFonts w:cs="Times New Roman"/>
          <w:sz w:val="20"/>
          <w:szCs w:val="20"/>
          <w:lang w:val="en-GB"/>
        </w:rPr>
        <w:t>.</w:t>
      </w:r>
    </w:p>
    <w:p w14:paraId="7AFC2323" w14:textId="17DD13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S., 2014: A theory for polar amplification from a general circulation perspective.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31–43, doi:</w:t>
      </w:r>
      <w:hyperlink r:id="rId893" w:history="1">
        <w:r w:rsidRPr="005D5915">
          <w:rPr>
            <w:rStyle w:val="Hyperlink"/>
            <w:rFonts w:cs="Times New Roman"/>
            <w:sz w:val="20"/>
            <w:szCs w:val="20"/>
            <w:lang w:val="en-US"/>
          </w:rPr>
          <w:t>10.1007/s13143-014-0024-7</w:t>
        </w:r>
      </w:hyperlink>
      <w:r w:rsidRPr="005D5915">
        <w:rPr>
          <w:rFonts w:cs="Times New Roman"/>
          <w:sz w:val="20"/>
          <w:szCs w:val="20"/>
          <w:lang w:val="en-GB"/>
        </w:rPr>
        <w:t>.</w:t>
      </w:r>
    </w:p>
    <w:p w14:paraId="174F302B" w14:textId="78A107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S.-H. et al., 2016: Impacts of in-canyon vegetation and canyon aspect ratio on the thermal environment of street canyons: numerical investigation using a coupled WRF-VUCM model.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142(699)</w:t>
      </w:r>
      <w:r w:rsidRPr="005D5915">
        <w:rPr>
          <w:rFonts w:cs="Times New Roman"/>
          <w:sz w:val="20"/>
          <w:szCs w:val="20"/>
          <w:lang w:val="en-GB"/>
        </w:rPr>
        <w:t>, 2562–2578, doi:</w:t>
      </w:r>
      <w:hyperlink r:id="rId894" w:history="1">
        <w:r w:rsidRPr="005D5915">
          <w:rPr>
            <w:rStyle w:val="Hyperlink"/>
            <w:rFonts w:cs="Times New Roman"/>
            <w:sz w:val="20"/>
            <w:szCs w:val="20"/>
            <w:lang w:val="en-US"/>
          </w:rPr>
          <w:t>10.1002/qj.2847</w:t>
        </w:r>
      </w:hyperlink>
      <w:r w:rsidRPr="005D5915">
        <w:rPr>
          <w:rFonts w:cs="Times New Roman"/>
          <w:sz w:val="20"/>
          <w:szCs w:val="20"/>
          <w:lang w:val="en-GB"/>
        </w:rPr>
        <w:t>.</w:t>
      </w:r>
    </w:p>
    <w:p w14:paraId="54AF478A" w14:textId="40AE77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LeGrande, A.N., K. Tsigaridis, and S.E. Bauer, 2016: Role of atmospheric chemistry in the climate impacts of stratospheric volcanic injections.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652–655, doi:</w:t>
      </w:r>
      <w:hyperlink r:id="rId895" w:history="1">
        <w:r w:rsidRPr="005D5915">
          <w:rPr>
            <w:rStyle w:val="Hyperlink"/>
            <w:rFonts w:cs="Times New Roman"/>
            <w:sz w:val="20"/>
            <w:szCs w:val="20"/>
            <w:lang w:val="en-US"/>
          </w:rPr>
          <w:t>10.1038/ngeo2771</w:t>
        </w:r>
      </w:hyperlink>
      <w:r w:rsidRPr="005D5915">
        <w:rPr>
          <w:rFonts w:cs="Times New Roman"/>
          <w:sz w:val="20"/>
          <w:szCs w:val="20"/>
          <w:lang w:val="en-GB"/>
        </w:rPr>
        <w:t>.</w:t>
      </w:r>
    </w:p>
    <w:p w14:paraId="002501E7" w14:textId="530578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C. Deser, and L. Terray, 2017a: Toward a New Estimate of “Time of Emergence” of Anthropogenic Warming: Insights from Dynamical Adjustment and a Large Initial-Condition Model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7739–7756, doi:</w:t>
      </w:r>
      <w:hyperlink r:id="rId896" w:history="1">
        <w:r w:rsidRPr="005D5915">
          <w:rPr>
            <w:rStyle w:val="Hyperlink"/>
            <w:rFonts w:cs="Times New Roman"/>
            <w:sz w:val="20"/>
            <w:szCs w:val="20"/>
            <w:lang w:val="en-US"/>
          </w:rPr>
          <w:t>10.1175/jcli-d-16-0792.1</w:t>
        </w:r>
      </w:hyperlink>
      <w:r w:rsidRPr="005D5915">
        <w:rPr>
          <w:rFonts w:cs="Times New Roman"/>
          <w:sz w:val="20"/>
          <w:szCs w:val="20"/>
          <w:lang w:val="en-GB"/>
        </w:rPr>
        <w:t>.</w:t>
      </w:r>
    </w:p>
    <w:p w14:paraId="13EEB90E" w14:textId="4CA3A3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C. Deser, I.R. Simpson, and L. Terray, 2018: Attributing the U.S. Southwest’s Recent Shift Into Drier Conditions.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6251–6261, doi:</w:t>
      </w:r>
      <w:hyperlink r:id="rId897" w:history="1">
        <w:r w:rsidRPr="005D5915">
          <w:rPr>
            <w:rStyle w:val="Hyperlink"/>
            <w:rFonts w:cs="Times New Roman"/>
            <w:sz w:val="20"/>
            <w:szCs w:val="20"/>
            <w:lang w:val="en-US"/>
          </w:rPr>
          <w:t>10.1029/2018gl078312</w:t>
        </w:r>
      </w:hyperlink>
      <w:r w:rsidRPr="005D5915">
        <w:rPr>
          <w:rFonts w:cs="Times New Roman"/>
          <w:sz w:val="20"/>
          <w:szCs w:val="20"/>
          <w:lang w:val="en-GB"/>
        </w:rPr>
        <w:t>.</w:t>
      </w:r>
    </w:p>
    <w:p w14:paraId="3CCEB983" w14:textId="24C4F9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E.R. Wahl, A.W. Wood, D.B. Blatchford, and D. Llewellyn, 2017b: Assessing recent declines in Upper Rio Grande runoff efficiency from a paleoclimate perspective.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44(9)</w:t>
      </w:r>
      <w:r w:rsidRPr="005D5915">
        <w:rPr>
          <w:rFonts w:cs="Times New Roman"/>
          <w:sz w:val="20"/>
          <w:szCs w:val="20"/>
          <w:lang w:val="en-GB"/>
        </w:rPr>
        <w:t>, 4124–4133, doi:</w:t>
      </w:r>
      <w:hyperlink r:id="rId898" w:history="1">
        <w:r w:rsidRPr="005D5915">
          <w:rPr>
            <w:rStyle w:val="Hyperlink"/>
            <w:rFonts w:cs="Times New Roman"/>
            <w:sz w:val="20"/>
            <w:szCs w:val="20"/>
            <w:lang w:val="en-US"/>
          </w:rPr>
          <w:t>10.1002/2017gl073253</w:t>
        </w:r>
      </w:hyperlink>
      <w:r w:rsidRPr="005D5915">
        <w:rPr>
          <w:rFonts w:cs="Times New Roman"/>
          <w:sz w:val="20"/>
          <w:szCs w:val="20"/>
          <w:lang w:val="en-GB"/>
        </w:rPr>
        <w:t>.</w:t>
      </w:r>
    </w:p>
    <w:p w14:paraId="33A1F73C" w14:textId="688F74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et al., 2020: Partitioning climate projection uncertainty with multiple large ensembles and CMIP5/6.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491–508, doi:</w:t>
      </w:r>
      <w:hyperlink r:id="rId899" w:history="1">
        <w:r w:rsidRPr="005D5915">
          <w:rPr>
            <w:rStyle w:val="Hyperlink"/>
            <w:rFonts w:cs="Times New Roman"/>
            <w:sz w:val="20"/>
            <w:szCs w:val="20"/>
            <w:lang w:val="en-US"/>
          </w:rPr>
          <w:t>10.5194/esd-11-491-2020</w:t>
        </w:r>
      </w:hyperlink>
      <w:r w:rsidRPr="005D5915">
        <w:rPr>
          <w:rFonts w:cs="Times New Roman"/>
          <w:sz w:val="20"/>
          <w:szCs w:val="20"/>
          <w:lang w:val="en-GB"/>
        </w:rPr>
        <w:t>.</w:t>
      </w:r>
    </w:p>
    <w:p w14:paraId="627F158F" w14:textId="21C5D8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Lelieveld, J. et al., 2016: Strongly increasing heat extremes in the Middle East and North Africa (MENA) in the 21st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245–260, doi:</w:t>
      </w:r>
      <w:hyperlink r:id="rId900" w:history="1">
        <w:r w:rsidRPr="005D5915">
          <w:rPr>
            <w:rStyle w:val="Hyperlink"/>
            <w:rFonts w:cs="Times New Roman"/>
            <w:sz w:val="20"/>
            <w:szCs w:val="20"/>
            <w:lang w:val="en-US"/>
          </w:rPr>
          <w:t>10.1007/s10584-016-1665-6</w:t>
        </w:r>
      </w:hyperlink>
      <w:r w:rsidRPr="005D5915">
        <w:rPr>
          <w:rFonts w:cs="Times New Roman"/>
          <w:sz w:val="20"/>
          <w:szCs w:val="20"/>
          <w:lang w:val="en-GB"/>
        </w:rPr>
        <w:t>.</w:t>
      </w:r>
    </w:p>
    <w:p w14:paraId="3E1D8781" w14:textId="47B6E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Lemos, M.C., C.J. Kirchhoff, and V. Ramprasad, 2012: Narrowing the climate information usability gap.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2(11)</w:t>
      </w:r>
      <w:r w:rsidRPr="005D5915">
        <w:rPr>
          <w:rFonts w:cs="Times New Roman"/>
          <w:sz w:val="20"/>
          <w:szCs w:val="20"/>
          <w:lang w:val="en-GB"/>
        </w:rPr>
        <w:t>, 789–794, doi:</w:t>
      </w:r>
      <w:hyperlink r:id="rId901" w:history="1">
        <w:r w:rsidRPr="005D5915">
          <w:rPr>
            <w:rStyle w:val="Hyperlink"/>
            <w:rFonts w:cs="Times New Roman"/>
            <w:sz w:val="20"/>
            <w:szCs w:val="20"/>
            <w:lang w:val="en-US"/>
          </w:rPr>
          <w:t>10.1038/nclimate1614</w:t>
        </w:r>
      </w:hyperlink>
      <w:r w:rsidRPr="005D5915">
        <w:rPr>
          <w:rFonts w:cs="Times New Roman"/>
          <w:sz w:val="20"/>
          <w:szCs w:val="20"/>
          <w:lang w:val="en-GB"/>
        </w:rPr>
        <w:t>.</w:t>
      </w:r>
    </w:p>
    <w:p w14:paraId="4EA83C2F" w14:textId="553029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Lempert, R.J. and M.T. Collins, 2007: Managing the Risk of Uncertain Threshold Responses: Comparison of Robust, Optimum, and Precautionary Approaches.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1009–1026, doi:</w:t>
      </w:r>
      <w:hyperlink r:id="rId902" w:history="1">
        <w:r w:rsidRPr="005D5915">
          <w:rPr>
            <w:rStyle w:val="Hyperlink"/>
            <w:rFonts w:cs="Times New Roman"/>
            <w:sz w:val="20"/>
            <w:szCs w:val="20"/>
            <w:lang w:val="en-US"/>
          </w:rPr>
          <w:t>10.1111/j.1539-6924.2007.00940.x</w:t>
        </w:r>
      </w:hyperlink>
      <w:r w:rsidRPr="005D5915">
        <w:rPr>
          <w:rFonts w:cs="Times New Roman"/>
          <w:sz w:val="20"/>
          <w:szCs w:val="20"/>
          <w:lang w:val="en-GB"/>
        </w:rPr>
        <w:t>.</w:t>
      </w:r>
    </w:p>
    <w:p w14:paraId="33A8B0AA" w14:textId="4A0D7A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Lempert, R.J., D.G. Groves, S.W. Popper, and S.C. Bankes, 2006: A General, Analytic Method for Generating Robust Strategies and Narrative Scenarios. </w:t>
      </w:r>
      <w:r w:rsidRPr="005D5915">
        <w:rPr>
          <w:rFonts w:cs="Times New Roman"/>
          <w:i/>
          <w:sz w:val="20"/>
          <w:szCs w:val="20"/>
          <w:lang w:val="en-GB"/>
        </w:rPr>
        <w:t>Management Science</w:t>
      </w:r>
      <w:r w:rsidRPr="005D5915">
        <w:rPr>
          <w:rFonts w:cs="Times New Roman"/>
          <w:sz w:val="20"/>
          <w:szCs w:val="20"/>
          <w:lang w:val="en-GB"/>
        </w:rPr>
        <w:t xml:space="preserve">, </w:t>
      </w:r>
      <w:r w:rsidRPr="005D5915">
        <w:rPr>
          <w:rFonts w:cs="Times New Roman"/>
          <w:b/>
          <w:sz w:val="20"/>
          <w:szCs w:val="20"/>
          <w:lang w:val="en-GB"/>
        </w:rPr>
        <w:t>52(4)</w:t>
      </w:r>
      <w:r w:rsidRPr="005D5915">
        <w:rPr>
          <w:rFonts w:cs="Times New Roman"/>
          <w:sz w:val="20"/>
          <w:szCs w:val="20"/>
          <w:lang w:val="en-GB"/>
        </w:rPr>
        <w:t>, 514–528, doi:</w:t>
      </w:r>
      <w:hyperlink r:id="rId903" w:history="1">
        <w:r w:rsidRPr="005D5915">
          <w:rPr>
            <w:rStyle w:val="Hyperlink"/>
            <w:rFonts w:cs="Times New Roman"/>
            <w:sz w:val="20"/>
            <w:szCs w:val="20"/>
            <w:lang w:val="en-US"/>
          </w:rPr>
          <w:t>10.1287/mnsc.1050.0472</w:t>
        </w:r>
      </w:hyperlink>
      <w:r w:rsidRPr="005D5915">
        <w:rPr>
          <w:rFonts w:cs="Times New Roman"/>
          <w:sz w:val="20"/>
          <w:szCs w:val="20"/>
          <w:lang w:val="en-GB"/>
        </w:rPr>
        <w:t>.</w:t>
      </w:r>
    </w:p>
    <w:p w14:paraId="0222F6E6" w14:textId="1E82CE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Lenz, C.J., B. Früh, and F.D. Adalatpanah, 2017: Is there potential added value in COSMO–CLM forced by ERA reanalysis data?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4061–4074, doi:</w:t>
      </w:r>
      <w:hyperlink r:id="rId904" w:history="1">
        <w:r w:rsidRPr="005D5915">
          <w:rPr>
            <w:rStyle w:val="Hyperlink"/>
            <w:rFonts w:cs="Times New Roman"/>
            <w:sz w:val="20"/>
            <w:szCs w:val="20"/>
            <w:lang w:val="en-US"/>
          </w:rPr>
          <w:t>10.1007/s00382-017-3562-8</w:t>
        </w:r>
      </w:hyperlink>
      <w:r w:rsidRPr="005D5915">
        <w:rPr>
          <w:rFonts w:cs="Times New Roman"/>
          <w:sz w:val="20"/>
          <w:szCs w:val="20"/>
          <w:lang w:val="en-GB"/>
        </w:rPr>
        <w:t>.</w:t>
      </w:r>
    </w:p>
    <w:p w14:paraId="1B277F33" w14:textId="18554D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Letcher, T.W. and J.R. Minder, 2017: The Simulated Response of Diurnal Mountain Winds to Regionally Enhanced Warming Caused by the Snow Albedo Feedback.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74(1)</w:t>
      </w:r>
      <w:r w:rsidRPr="005D5915">
        <w:rPr>
          <w:rFonts w:cs="Times New Roman"/>
          <w:sz w:val="20"/>
          <w:szCs w:val="20"/>
          <w:lang w:val="en-GB"/>
        </w:rPr>
        <w:t>, 49–67, doi:</w:t>
      </w:r>
      <w:hyperlink r:id="rId905" w:history="1">
        <w:r w:rsidRPr="005D5915">
          <w:rPr>
            <w:rStyle w:val="Hyperlink"/>
            <w:rFonts w:cs="Times New Roman"/>
            <w:sz w:val="20"/>
            <w:szCs w:val="20"/>
            <w:lang w:val="en-US"/>
          </w:rPr>
          <w:t>10.1175/jas-d-16-0158.1</w:t>
        </w:r>
      </w:hyperlink>
      <w:r w:rsidRPr="005D5915">
        <w:rPr>
          <w:rFonts w:cs="Times New Roman"/>
          <w:sz w:val="20"/>
          <w:szCs w:val="20"/>
          <w:lang w:val="en-GB"/>
        </w:rPr>
        <w:t>.</w:t>
      </w:r>
    </w:p>
    <w:p w14:paraId="1B89DDA5" w14:textId="79CFBC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Levine, P.A., J.T. Randerson, S.C. Swenson, and D.M. Lawrence, 2016: Evaluating the strength of the land-atmosphere moisture feedback in Earth system models using satellite observations.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20(12)</w:t>
      </w:r>
      <w:r w:rsidRPr="005D5915">
        <w:rPr>
          <w:rFonts w:cs="Times New Roman"/>
          <w:sz w:val="20"/>
          <w:szCs w:val="20"/>
          <w:lang w:val="en-GB"/>
        </w:rPr>
        <w:t>, 4837–4856, doi:</w:t>
      </w:r>
      <w:hyperlink r:id="rId906" w:history="1">
        <w:r w:rsidRPr="005D5915">
          <w:rPr>
            <w:rStyle w:val="Hyperlink"/>
            <w:rFonts w:cs="Times New Roman"/>
            <w:sz w:val="20"/>
            <w:szCs w:val="20"/>
            <w:lang w:val="en-US"/>
          </w:rPr>
          <w:t>10.5194/hess-20-4837-2016</w:t>
        </w:r>
      </w:hyperlink>
      <w:r w:rsidRPr="005D5915">
        <w:rPr>
          <w:rFonts w:cs="Times New Roman"/>
          <w:sz w:val="20"/>
          <w:szCs w:val="20"/>
          <w:lang w:val="en-GB"/>
        </w:rPr>
        <w:t>.</w:t>
      </w:r>
    </w:p>
    <w:p w14:paraId="318AEE46" w14:textId="1B0EC3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M. Jenkinson, W. Ingram, and M. Allen, 2014a: Correcting precipitation feature location in general circulation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119(23)</w:t>
      </w:r>
      <w:r w:rsidRPr="005D5915">
        <w:rPr>
          <w:rFonts w:cs="Times New Roman"/>
          <w:sz w:val="20"/>
          <w:szCs w:val="20"/>
          <w:lang w:val="en-GB"/>
        </w:rPr>
        <w:t>, 13,350–13,369, doi:</w:t>
      </w:r>
      <w:hyperlink r:id="rId907" w:history="1">
        <w:r w:rsidRPr="005D5915">
          <w:rPr>
            <w:rStyle w:val="Hyperlink"/>
            <w:rFonts w:cs="Times New Roman"/>
            <w:sz w:val="20"/>
            <w:szCs w:val="20"/>
            <w:lang w:val="en-US"/>
          </w:rPr>
          <w:t>10.1002/2014jd022357</w:t>
        </w:r>
      </w:hyperlink>
      <w:r w:rsidRPr="005D5915">
        <w:rPr>
          <w:rFonts w:cs="Times New Roman"/>
          <w:sz w:val="20"/>
          <w:szCs w:val="20"/>
          <w:lang w:val="en-GB"/>
        </w:rPr>
        <w:t>.</w:t>
      </w:r>
    </w:p>
    <w:p w14:paraId="205F952A" w14:textId="09FDC6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et al., 2013: Can correcting feature location in simulated mean climate improve agreement on projected changes?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40(2)</w:t>
      </w:r>
      <w:r w:rsidRPr="005D5915">
        <w:rPr>
          <w:rFonts w:cs="Times New Roman"/>
          <w:sz w:val="20"/>
          <w:szCs w:val="20"/>
          <w:lang w:val="en-GB"/>
        </w:rPr>
        <w:t>, 354–358, doi:</w:t>
      </w:r>
      <w:hyperlink r:id="rId908" w:history="1">
        <w:r w:rsidRPr="005D5915">
          <w:rPr>
            <w:rStyle w:val="Hyperlink"/>
            <w:rFonts w:cs="Times New Roman"/>
            <w:sz w:val="20"/>
            <w:szCs w:val="20"/>
            <w:lang w:val="en-US"/>
          </w:rPr>
          <w:t>10.1002/2012gl053964</w:t>
        </w:r>
      </w:hyperlink>
      <w:r w:rsidRPr="005D5915">
        <w:rPr>
          <w:rFonts w:cs="Times New Roman"/>
          <w:sz w:val="20"/>
          <w:szCs w:val="20"/>
          <w:lang w:val="en-GB"/>
        </w:rPr>
        <w:t>.</w:t>
      </w:r>
    </w:p>
    <w:p w14:paraId="67AC1829" w14:textId="7553B3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et al., 2014b: Increasing the detectability of external influence on precipitation by correcting feature location in GCMs.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119(22)</w:t>
      </w:r>
      <w:r w:rsidRPr="005D5915">
        <w:rPr>
          <w:rFonts w:cs="Times New Roman"/>
          <w:sz w:val="20"/>
          <w:szCs w:val="20"/>
          <w:lang w:val="en-GB"/>
        </w:rPr>
        <w:t>, 12,466–12,478, doi:</w:t>
      </w:r>
      <w:hyperlink r:id="rId909" w:history="1">
        <w:r w:rsidRPr="005D5915">
          <w:rPr>
            <w:rStyle w:val="Hyperlink"/>
            <w:rFonts w:cs="Times New Roman"/>
            <w:sz w:val="20"/>
            <w:szCs w:val="20"/>
            <w:lang w:val="en-US"/>
          </w:rPr>
          <w:t>10.1002/2014jd022358</w:t>
        </w:r>
      </w:hyperlink>
      <w:r w:rsidRPr="005D5915">
        <w:rPr>
          <w:rFonts w:cs="Times New Roman"/>
          <w:sz w:val="20"/>
          <w:szCs w:val="20"/>
          <w:lang w:val="en-GB"/>
        </w:rPr>
        <w:t>.</w:t>
      </w:r>
    </w:p>
    <w:p w14:paraId="271810DB" w14:textId="27B65D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B., Y. Chen, and X. Shi, 2020: Does elevation dependent warming exist in high mountain Asia?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024012, doi:</w:t>
      </w:r>
      <w:hyperlink r:id="rId910" w:history="1">
        <w:r w:rsidRPr="005D5915">
          <w:rPr>
            <w:rStyle w:val="Hyperlink"/>
            <w:rFonts w:cs="Times New Roman"/>
            <w:sz w:val="20"/>
            <w:szCs w:val="20"/>
            <w:lang w:val="en-US"/>
          </w:rPr>
          <w:t>10.1088/1748-9326/ab6d7f</w:t>
        </w:r>
      </w:hyperlink>
      <w:r w:rsidRPr="005D5915">
        <w:rPr>
          <w:rFonts w:cs="Times New Roman"/>
          <w:sz w:val="20"/>
          <w:szCs w:val="20"/>
          <w:lang w:val="en-GB"/>
        </w:rPr>
        <w:t>.</w:t>
      </w:r>
    </w:p>
    <w:p w14:paraId="1A364FC3" w14:textId="480495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B. et al., 2016: The contribution of China’s emissions to global climate forcing.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531(7594)</w:t>
      </w:r>
      <w:r w:rsidRPr="005D5915">
        <w:rPr>
          <w:rFonts w:cs="Times New Roman"/>
          <w:sz w:val="20"/>
          <w:szCs w:val="20"/>
          <w:lang w:val="en-GB"/>
        </w:rPr>
        <w:t>, 357–361, doi:</w:t>
      </w:r>
      <w:hyperlink r:id="rId911" w:history="1">
        <w:r w:rsidRPr="005D5915">
          <w:rPr>
            <w:rStyle w:val="Hyperlink"/>
            <w:rFonts w:cs="Times New Roman"/>
            <w:sz w:val="20"/>
            <w:szCs w:val="20"/>
            <w:lang w:val="en-US"/>
          </w:rPr>
          <w:t>10.1038/nature17165</w:t>
        </w:r>
      </w:hyperlink>
      <w:r w:rsidRPr="005D5915">
        <w:rPr>
          <w:rFonts w:cs="Times New Roman"/>
          <w:sz w:val="20"/>
          <w:szCs w:val="20"/>
          <w:lang w:val="en-GB"/>
        </w:rPr>
        <w:t>.</w:t>
      </w:r>
    </w:p>
    <w:p w14:paraId="72DF7CC3" w14:textId="664CBA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C., T. Zhao, and K. Ying, 2016: Effects of anthropogenic aerosols on temperature changes in China during the twentieth century based on CMIP5 models. </w:t>
      </w:r>
      <w:r w:rsidRPr="005D5915">
        <w:rPr>
          <w:rFonts w:cs="Times New Roman"/>
          <w:i/>
          <w:sz w:val="20"/>
          <w:szCs w:val="20"/>
          <w:lang w:val="en-GB"/>
        </w:rPr>
        <w:t>Theoretical and Applied Climatology</w:t>
      </w:r>
      <w:r w:rsidRPr="005D5915">
        <w:rPr>
          <w:rFonts w:cs="Times New Roman"/>
          <w:sz w:val="20"/>
          <w:szCs w:val="20"/>
          <w:lang w:val="en-GB"/>
        </w:rPr>
        <w:t>, doi:</w:t>
      </w:r>
      <w:hyperlink r:id="rId912" w:history="1">
        <w:r w:rsidRPr="005D5915">
          <w:rPr>
            <w:rStyle w:val="Hyperlink"/>
            <w:rFonts w:cs="Times New Roman"/>
            <w:sz w:val="20"/>
            <w:szCs w:val="20"/>
            <w:lang w:val="en-US"/>
          </w:rPr>
          <w:t>10.1007/s00704-015-1527-6</w:t>
        </w:r>
      </w:hyperlink>
      <w:r w:rsidRPr="005D5915">
        <w:rPr>
          <w:rFonts w:cs="Times New Roman"/>
          <w:sz w:val="20"/>
          <w:szCs w:val="20"/>
          <w:lang w:val="en-GB"/>
        </w:rPr>
        <w:t>.</w:t>
      </w:r>
    </w:p>
    <w:p w14:paraId="289DDB37" w14:textId="1F8149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C., T. Zhao, and K. Ying, 2017: Quantifying the contributions of anthropogenic and natural forcings to climate changes over arid-semiarid areas during 1946–2005.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144(3)</w:t>
      </w:r>
      <w:r w:rsidRPr="005D5915">
        <w:rPr>
          <w:rFonts w:cs="Times New Roman"/>
          <w:sz w:val="20"/>
          <w:szCs w:val="20"/>
          <w:lang w:val="en-GB"/>
        </w:rPr>
        <w:t>, 505–517, doi:</w:t>
      </w:r>
      <w:hyperlink r:id="rId913" w:history="1">
        <w:r w:rsidRPr="005D5915">
          <w:rPr>
            <w:rStyle w:val="Hyperlink"/>
            <w:rFonts w:cs="Times New Roman"/>
            <w:sz w:val="20"/>
            <w:szCs w:val="20"/>
            <w:lang w:val="en-US"/>
          </w:rPr>
          <w:t>10.1007/s10584-017-2028-7</w:t>
        </w:r>
      </w:hyperlink>
      <w:r w:rsidRPr="005D5915">
        <w:rPr>
          <w:rFonts w:cs="Times New Roman"/>
          <w:sz w:val="20"/>
          <w:szCs w:val="20"/>
          <w:lang w:val="en-GB"/>
        </w:rPr>
        <w:t>.</w:t>
      </w:r>
    </w:p>
    <w:p w14:paraId="3DFB09CF" w14:textId="337AA7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D. and Z. Xiao, 2018: Can solar cycle modulate the ENSO effect on the Pacific/North American pattern? </w:t>
      </w:r>
      <w:r w:rsidRPr="005D5915">
        <w:rPr>
          <w:rFonts w:cs="Times New Roman"/>
          <w:i/>
          <w:sz w:val="20"/>
          <w:szCs w:val="20"/>
          <w:lang w:val="en-GB"/>
        </w:rPr>
        <w:t>Journal of Atmospheric and Solar-Terrestrial Physics</w:t>
      </w:r>
      <w:r w:rsidRPr="005D5915">
        <w:rPr>
          <w:rFonts w:cs="Times New Roman"/>
          <w:sz w:val="20"/>
          <w:szCs w:val="20"/>
          <w:lang w:val="en-GB"/>
        </w:rPr>
        <w:t xml:space="preserve">, </w:t>
      </w:r>
      <w:r w:rsidRPr="005D5915">
        <w:rPr>
          <w:rFonts w:cs="Times New Roman"/>
          <w:b/>
          <w:sz w:val="20"/>
          <w:szCs w:val="20"/>
          <w:lang w:val="en-GB"/>
        </w:rPr>
        <w:t>167</w:t>
      </w:r>
      <w:r w:rsidRPr="005D5915">
        <w:rPr>
          <w:rFonts w:cs="Times New Roman"/>
          <w:sz w:val="20"/>
          <w:szCs w:val="20"/>
          <w:lang w:val="en-GB"/>
        </w:rPr>
        <w:t>, 30–38, doi:</w:t>
      </w:r>
      <w:hyperlink r:id="rId914" w:history="1">
        <w:r w:rsidRPr="005D5915">
          <w:rPr>
            <w:rStyle w:val="Hyperlink"/>
            <w:rFonts w:cs="Times New Roman"/>
            <w:sz w:val="20"/>
            <w:szCs w:val="20"/>
            <w:lang w:val="en-US"/>
          </w:rPr>
          <w:t>10.1016/j.jastp.2017.10.007</w:t>
        </w:r>
      </w:hyperlink>
      <w:r w:rsidRPr="005D5915">
        <w:rPr>
          <w:rFonts w:cs="Times New Roman"/>
          <w:sz w:val="20"/>
          <w:szCs w:val="20"/>
          <w:lang w:val="en-GB"/>
        </w:rPr>
        <w:t>.</w:t>
      </w:r>
    </w:p>
    <w:p w14:paraId="0374F336" w14:textId="3BD45B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D. et al., 2019: Urban heat island: Aerodynamics or imperviousness?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doi:</w:t>
      </w:r>
      <w:hyperlink r:id="rId915" w:history="1">
        <w:r w:rsidRPr="005D5915">
          <w:rPr>
            <w:rStyle w:val="Hyperlink"/>
            <w:rFonts w:cs="Times New Roman"/>
            <w:sz w:val="20"/>
            <w:szCs w:val="20"/>
            <w:lang w:val="en-US"/>
          </w:rPr>
          <w:t>10.1126/sciadv.aau4299</w:t>
        </w:r>
      </w:hyperlink>
      <w:r w:rsidRPr="005D5915">
        <w:rPr>
          <w:rFonts w:cs="Times New Roman"/>
          <w:sz w:val="20"/>
          <w:szCs w:val="20"/>
          <w:lang w:val="en-GB"/>
        </w:rPr>
        <w:t>.</w:t>
      </w:r>
    </w:p>
    <w:p w14:paraId="5CCAE255" w14:textId="38053F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F., Y.J. Orsolini, H. Wang, Y. Gao, and S. He, 2018: Atlantic Multidecadal Oscillation Modulates the Impacts of Arctic Sea Ice Decline.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2497–2506, doi:</w:t>
      </w:r>
      <w:hyperlink r:id="rId916" w:history="1">
        <w:r w:rsidRPr="005D5915">
          <w:rPr>
            <w:rStyle w:val="Hyperlink"/>
            <w:rFonts w:cs="Times New Roman"/>
            <w:sz w:val="20"/>
            <w:szCs w:val="20"/>
            <w:lang w:val="en-US"/>
          </w:rPr>
          <w:t>10.1002/2017gl076210</w:t>
        </w:r>
      </w:hyperlink>
      <w:r w:rsidRPr="005D5915">
        <w:rPr>
          <w:rFonts w:cs="Times New Roman"/>
          <w:sz w:val="20"/>
          <w:szCs w:val="20"/>
          <w:lang w:val="en-GB"/>
        </w:rPr>
        <w:t>.</w:t>
      </w:r>
    </w:p>
    <w:p w14:paraId="3C5E2092" w14:textId="3D630E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G., S.-P. Xie, C. He, and Z. Chen, 2017: Western Pacific emergent constraint lowers projected increase in Indian summer monsoon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7(10)</w:t>
      </w:r>
      <w:r w:rsidRPr="005D5915">
        <w:rPr>
          <w:rFonts w:cs="Times New Roman"/>
          <w:sz w:val="20"/>
          <w:szCs w:val="20"/>
          <w:lang w:val="en-GB"/>
        </w:rPr>
        <w:t>, 708–712, doi:</w:t>
      </w:r>
      <w:hyperlink r:id="rId917" w:history="1">
        <w:r w:rsidRPr="005D5915">
          <w:rPr>
            <w:rStyle w:val="Hyperlink"/>
            <w:rFonts w:cs="Times New Roman"/>
            <w:sz w:val="20"/>
            <w:szCs w:val="20"/>
            <w:lang w:val="en-US"/>
          </w:rPr>
          <w:t>10.1038/nclimate3387</w:t>
        </w:r>
      </w:hyperlink>
      <w:r w:rsidRPr="005D5915">
        <w:rPr>
          <w:rFonts w:cs="Times New Roman"/>
          <w:sz w:val="20"/>
          <w:szCs w:val="20"/>
          <w:lang w:val="en-GB"/>
        </w:rPr>
        <w:t>.</w:t>
      </w:r>
    </w:p>
    <w:p w14:paraId="1C3D313D" w14:textId="3A6D39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H., J.E. Haugen, and C.Y. Xu, 2018: Precipitation pattern in the Western Himalayas revealed by four datasets.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22(10)</w:t>
      </w:r>
      <w:r w:rsidRPr="005D5915">
        <w:rPr>
          <w:rFonts w:cs="Times New Roman"/>
          <w:sz w:val="20"/>
          <w:szCs w:val="20"/>
          <w:lang w:val="en-GB"/>
        </w:rPr>
        <w:t>, 5097–5110, doi:</w:t>
      </w:r>
      <w:hyperlink r:id="rId918" w:history="1">
        <w:r w:rsidRPr="005D5915">
          <w:rPr>
            <w:rStyle w:val="Hyperlink"/>
            <w:rFonts w:cs="Times New Roman"/>
            <w:sz w:val="20"/>
            <w:szCs w:val="20"/>
            <w:lang w:val="en-US"/>
          </w:rPr>
          <w:t>10.5194/hess-22-5097-2018</w:t>
        </w:r>
      </w:hyperlink>
      <w:r w:rsidRPr="005D5915">
        <w:rPr>
          <w:rFonts w:cs="Times New Roman"/>
          <w:sz w:val="20"/>
          <w:szCs w:val="20"/>
          <w:lang w:val="en-GB"/>
        </w:rPr>
        <w:t>.</w:t>
      </w:r>
    </w:p>
    <w:p w14:paraId="0B3150C2" w14:textId="7A68CD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K., H. Liao, Y. Mao, and D.A. Ridley, 2016: Source sector and region contributions to concentration and direct radiative forcing of black carbon in China.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351–366, doi:</w:t>
      </w:r>
      <w:hyperlink r:id="rId919" w:history="1">
        <w:r w:rsidRPr="005D5915">
          <w:rPr>
            <w:rStyle w:val="Hyperlink"/>
            <w:rFonts w:cs="Times New Roman"/>
            <w:sz w:val="20"/>
            <w:szCs w:val="20"/>
            <w:lang w:val="en-US"/>
          </w:rPr>
          <w:t>10.1016/j.atmosenv.2015.06.014</w:t>
        </w:r>
      </w:hyperlink>
      <w:r w:rsidRPr="005D5915">
        <w:rPr>
          <w:rFonts w:cs="Times New Roman"/>
          <w:sz w:val="20"/>
          <w:szCs w:val="20"/>
          <w:lang w:val="en-GB"/>
        </w:rPr>
        <w:t>.</w:t>
      </w:r>
    </w:p>
    <w:p w14:paraId="219E4D95" w14:textId="361CC9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Q., W. Dong, and P. Jones, 2020: Continental scale surface air temperature variations: Experience derived from the Chinese region.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200</w:t>
      </w:r>
      <w:r w:rsidRPr="005D5915">
        <w:rPr>
          <w:rFonts w:cs="Times New Roman"/>
          <w:sz w:val="20"/>
          <w:szCs w:val="20"/>
          <w:lang w:val="en-GB"/>
        </w:rPr>
        <w:t>, 102998, doi:</w:t>
      </w:r>
      <w:hyperlink r:id="rId920" w:history="1">
        <w:r w:rsidRPr="005D5915">
          <w:rPr>
            <w:rStyle w:val="Hyperlink"/>
            <w:rFonts w:cs="Times New Roman"/>
            <w:sz w:val="20"/>
            <w:szCs w:val="20"/>
            <w:lang w:val="en-US"/>
          </w:rPr>
          <w:t>10.1016/j.earscirev.2019.102998</w:t>
        </w:r>
      </w:hyperlink>
      <w:r w:rsidRPr="005D5915">
        <w:rPr>
          <w:rFonts w:cs="Times New Roman"/>
          <w:sz w:val="20"/>
          <w:szCs w:val="20"/>
          <w:lang w:val="en-GB"/>
        </w:rPr>
        <w:t>.</w:t>
      </w:r>
    </w:p>
    <w:p w14:paraId="097CDA8E" w14:textId="4612C0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X. and M. Ting, 2017: Understanding the Asian summer monsoon response to greenhouse warming: the relative roles of direct radiative forcing and sea surface temperature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2863–2880, doi:</w:t>
      </w:r>
      <w:hyperlink r:id="rId921" w:history="1">
        <w:r w:rsidRPr="005D5915">
          <w:rPr>
            <w:rStyle w:val="Hyperlink"/>
            <w:rFonts w:cs="Times New Roman"/>
            <w:sz w:val="20"/>
            <w:szCs w:val="20"/>
            <w:lang w:val="en-US"/>
          </w:rPr>
          <w:t>10.1007/s00382-016-3470-3</w:t>
        </w:r>
      </w:hyperlink>
      <w:r w:rsidRPr="005D5915">
        <w:rPr>
          <w:rFonts w:cs="Times New Roman"/>
          <w:sz w:val="20"/>
          <w:szCs w:val="20"/>
          <w:lang w:val="en-GB"/>
        </w:rPr>
        <w:t>.</w:t>
      </w:r>
    </w:p>
    <w:p w14:paraId="5870D34F" w14:textId="7C52D5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X., C. Mitra, L. Dong, and Q. Yang, 2018: Understanding land use change impacts on microclimate using Weather Research and Forecasting (WRF) model. </w:t>
      </w:r>
      <w:r w:rsidRPr="005D5915">
        <w:rPr>
          <w:rFonts w:cs="Times New Roman"/>
          <w:i/>
          <w:sz w:val="20"/>
          <w:szCs w:val="20"/>
          <w:lang w:val="en-GB"/>
        </w:rPr>
        <w:t>Physics and Chemistry of the Earth, Parts A/B/C</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115–126, doi:</w:t>
      </w:r>
      <w:hyperlink r:id="rId922" w:history="1">
        <w:r w:rsidRPr="005D5915">
          <w:rPr>
            <w:rStyle w:val="Hyperlink"/>
            <w:rFonts w:cs="Times New Roman"/>
            <w:sz w:val="20"/>
            <w:szCs w:val="20"/>
            <w:lang w:val="en-US"/>
          </w:rPr>
          <w:t>10.1016/j.pce.2017.01.017</w:t>
        </w:r>
      </w:hyperlink>
      <w:r w:rsidRPr="005D5915">
        <w:rPr>
          <w:rFonts w:cs="Times New Roman"/>
          <w:sz w:val="20"/>
          <w:szCs w:val="20"/>
          <w:lang w:val="en-GB"/>
        </w:rPr>
        <w:t>.</w:t>
      </w:r>
    </w:p>
    <w:p w14:paraId="10C34896" w14:textId="35E1D9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Y., S. Schubert, J.P. Kropp, and D. Rybski, 2020a: On the influence of density and morphology on the Urban Heat Island intensity.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2647, doi:</w:t>
      </w:r>
      <w:hyperlink r:id="rId923" w:history="1">
        <w:r w:rsidRPr="005D5915">
          <w:rPr>
            <w:rStyle w:val="Hyperlink"/>
            <w:rFonts w:cs="Times New Roman"/>
            <w:sz w:val="20"/>
            <w:szCs w:val="20"/>
            <w:lang w:val="en-US"/>
          </w:rPr>
          <w:t>10.1038/s41467-020-16461-9</w:t>
        </w:r>
      </w:hyperlink>
      <w:r w:rsidRPr="005D5915">
        <w:rPr>
          <w:rFonts w:cs="Times New Roman"/>
          <w:sz w:val="20"/>
          <w:szCs w:val="20"/>
          <w:lang w:val="en-GB"/>
        </w:rPr>
        <w:t>.</w:t>
      </w:r>
    </w:p>
    <w:p w14:paraId="3450E3B9" w14:textId="673429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Y. et al., 2020b: Strong Intensification of Hourly Rainfall Extremes by Urbanization.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47(14)</w:t>
      </w:r>
      <w:r w:rsidRPr="005D5915">
        <w:rPr>
          <w:rFonts w:cs="Times New Roman"/>
          <w:sz w:val="20"/>
          <w:szCs w:val="20"/>
          <w:lang w:val="en-GB"/>
        </w:rPr>
        <w:t>, e2020GL088758, doi:</w:t>
      </w:r>
      <w:hyperlink r:id="rId924" w:history="1">
        <w:r w:rsidRPr="005D5915">
          <w:rPr>
            <w:rStyle w:val="Hyperlink"/>
            <w:rFonts w:cs="Times New Roman"/>
            <w:sz w:val="20"/>
            <w:szCs w:val="20"/>
            <w:lang w:val="en-US"/>
          </w:rPr>
          <w:t>10.1029/2020gl088758</w:t>
        </w:r>
      </w:hyperlink>
      <w:r w:rsidRPr="005D5915">
        <w:rPr>
          <w:rFonts w:cs="Times New Roman"/>
          <w:sz w:val="20"/>
          <w:szCs w:val="20"/>
          <w:lang w:val="en-GB"/>
        </w:rPr>
        <w:t>.</w:t>
      </w:r>
    </w:p>
    <w:p w14:paraId="572868A4" w14:textId="63C2FD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Z. et al., 2016: Aerosol and monsoon climate interactions over Asia.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54(4)</w:t>
      </w:r>
      <w:r w:rsidRPr="005D5915">
        <w:rPr>
          <w:rFonts w:cs="Times New Roman"/>
          <w:sz w:val="20"/>
          <w:szCs w:val="20"/>
          <w:lang w:val="en-GB"/>
        </w:rPr>
        <w:t xml:space="preserve">, 866–929, </w:t>
      </w:r>
      <w:r w:rsidRPr="005D5915">
        <w:rPr>
          <w:rFonts w:cs="Times New Roman"/>
          <w:sz w:val="20"/>
          <w:szCs w:val="20"/>
          <w:lang w:val="en-GB"/>
        </w:rPr>
        <w:lastRenderedPageBreak/>
        <w:t>doi:</w:t>
      </w:r>
      <w:hyperlink r:id="rId925" w:history="1">
        <w:r w:rsidRPr="005D5915">
          <w:rPr>
            <w:rStyle w:val="Hyperlink"/>
            <w:rFonts w:cs="Times New Roman"/>
            <w:sz w:val="20"/>
            <w:szCs w:val="20"/>
            <w:lang w:val="en-US"/>
          </w:rPr>
          <w:t>10.1002/2015rg000500</w:t>
        </w:r>
      </w:hyperlink>
      <w:r w:rsidRPr="005D5915">
        <w:rPr>
          <w:rFonts w:cs="Times New Roman"/>
          <w:sz w:val="20"/>
          <w:szCs w:val="20"/>
          <w:lang w:val="en-GB"/>
        </w:rPr>
        <w:t>.</w:t>
      </w:r>
    </w:p>
    <w:p w14:paraId="4A8DC55B" w14:textId="366A9F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Z.-X., 1999: Ensemble Atmospheric GCM Simulation of Climate Interannual Variability from 1979 to 1994.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986–1001, doi:</w:t>
      </w:r>
      <w:hyperlink r:id="rId926" w:history="1">
        <w:r w:rsidRPr="005D5915">
          <w:rPr>
            <w:rStyle w:val="Hyperlink"/>
            <w:rFonts w:cs="Times New Roman"/>
            <w:sz w:val="20"/>
            <w:szCs w:val="20"/>
            <w:lang w:val="en-US"/>
          </w:rPr>
          <w:t>10.1175/1520-0442(1999)012&lt;0986:eagsoc&gt;2.0.co;2</w:t>
        </w:r>
      </w:hyperlink>
      <w:r w:rsidRPr="005D5915">
        <w:rPr>
          <w:rFonts w:cs="Times New Roman"/>
          <w:sz w:val="20"/>
          <w:szCs w:val="20"/>
          <w:lang w:val="en-GB"/>
        </w:rPr>
        <w:t>.</w:t>
      </w:r>
    </w:p>
    <w:p w14:paraId="3372DAAF" w14:textId="52099E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Liang, P. and Y. Ding, 2017: The long-term variation of extreme heavy precipitation and its link to urbanization effects in Shanghai during 1916–2014.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321–334, doi:</w:t>
      </w:r>
      <w:hyperlink r:id="rId927" w:history="1">
        <w:r w:rsidRPr="005D5915">
          <w:rPr>
            <w:rStyle w:val="Hyperlink"/>
            <w:rFonts w:cs="Times New Roman"/>
            <w:sz w:val="20"/>
            <w:szCs w:val="20"/>
            <w:lang w:val="en-US"/>
          </w:rPr>
          <w:t>10.1007/s00376-016-6120-0</w:t>
        </w:r>
      </w:hyperlink>
      <w:r w:rsidRPr="005D5915">
        <w:rPr>
          <w:rFonts w:cs="Times New Roman"/>
          <w:sz w:val="20"/>
          <w:szCs w:val="20"/>
          <w:lang w:val="en-GB"/>
        </w:rPr>
        <w:t>.</w:t>
      </w:r>
    </w:p>
    <w:p w14:paraId="560DEADE" w14:textId="27F76D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Liao, W., D. Wang, X. Liu, G. Wang, and J. Zhang, 2017: Estimated influence of urbanization on surface warming in Eastern China using time-varying land use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37(7)</w:t>
      </w:r>
      <w:r w:rsidRPr="005D5915">
        <w:rPr>
          <w:rFonts w:cs="Times New Roman"/>
          <w:sz w:val="20"/>
          <w:szCs w:val="20"/>
          <w:lang w:val="en-GB"/>
        </w:rPr>
        <w:t>, 3197–3208, doi:</w:t>
      </w:r>
      <w:hyperlink r:id="rId928" w:history="1">
        <w:r w:rsidRPr="005D5915">
          <w:rPr>
            <w:rStyle w:val="Hyperlink"/>
            <w:rFonts w:cs="Times New Roman"/>
            <w:sz w:val="20"/>
            <w:szCs w:val="20"/>
            <w:lang w:val="en-US"/>
          </w:rPr>
          <w:t>10.1002/joc.4908</w:t>
        </w:r>
      </w:hyperlink>
      <w:r w:rsidRPr="005D5915">
        <w:rPr>
          <w:rFonts w:cs="Times New Roman"/>
          <w:sz w:val="20"/>
          <w:szCs w:val="20"/>
          <w:lang w:val="en-GB"/>
        </w:rPr>
        <w:t>.</w:t>
      </w:r>
    </w:p>
    <w:p w14:paraId="5A3F7DF9" w14:textId="336E71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 E.-P. et al., 2016: The impact of the Southern Annular Mode on future changes in Southern Hemisphere rainfall.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43(13)</w:t>
      </w:r>
      <w:r w:rsidRPr="005D5915">
        <w:rPr>
          <w:rFonts w:cs="Times New Roman"/>
          <w:sz w:val="20"/>
          <w:szCs w:val="20"/>
          <w:lang w:val="en-GB"/>
        </w:rPr>
        <w:t>, 7160–7167, doi:</w:t>
      </w:r>
      <w:hyperlink r:id="rId929" w:history="1">
        <w:r w:rsidRPr="005D5915">
          <w:rPr>
            <w:rStyle w:val="Hyperlink"/>
            <w:rFonts w:cs="Times New Roman"/>
            <w:sz w:val="20"/>
            <w:szCs w:val="20"/>
            <w:lang w:val="en-US"/>
          </w:rPr>
          <w:t>10.1002/2016gl069453</w:t>
        </w:r>
      </w:hyperlink>
      <w:r w:rsidRPr="005D5915">
        <w:rPr>
          <w:rFonts w:cs="Times New Roman"/>
          <w:sz w:val="20"/>
          <w:szCs w:val="20"/>
          <w:lang w:val="en-GB"/>
        </w:rPr>
        <w:t>.</w:t>
      </w:r>
    </w:p>
    <w:p w14:paraId="2EFE0E03" w14:textId="5615A5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 H.-G. et al., 2016: Threshold of the volcanic forcing that leads the El Niño-like warming in the last millennium: results from the ERIK simulation.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46(11)</w:t>
      </w:r>
      <w:r w:rsidRPr="005D5915">
        <w:rPr>
          <w:rFonts w:cs="Times New Roman"/>
          <w:sz w:val="20"/>
          <w:szCs w:val="20"/>
          <w:lang w:val="en-GB"/>
        </w:rPr>
        <w:t>, 3725–3736, doi:</w:t>
      </w:r>
      <w:hyperlink r:id="rId930" w:history="1">
        <w:r w:rsidRPr="005D5915">
          <w:rPr>
            <w:rStyle w:val="Hyperlink"/>
            <w:rFonts w:cs="Times New Roman"/>
            <w:sz w:val="20"/>
            <w:szCs w:val="20"/>
            <w:lang w:val="en-US"/>
          </w:rPr>
          <w:t>10.1007/s00382-015-2799-3</w:t>
        </w:r>
      </w:hyperlink>
      <w:r w:rsidRPr="005D5915">
        <w:rPr>
          <w:rFonts w:cs="Times New Roman"/>
          <w:sz w:val="20"/>
          <w:szCs w:val="20"/>
          <w:lang w:val="en-GB"/>
        </w:rPr>
        <w:t>.</w:t>
      </w:r>
    </w:p>
    <w:p w14:paraId="176F45DC" w14:textId="459694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Lima, D.C.A. et al., 2019: How Will a Warming Climate Affect the Benguela Coastal Low-Level Wind Jet?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124(9)</w:t>
      </w:r>
      <w:r w:rsidRPr="005D5915">
        <w:rPr>
          <w:rFonts w:cs="Times New Roman"/>
          <w:sz w:val="20"/>
          <w:szCs w:val="20"/>
          <w:lang w:val="en-GB"/>
        </w:rPr>
        <w:t>, 5010–5028, doi:</w:t>
      </w:r>
      <w:hyperlink r:id="rId931" w:history="1">
        <w:r w:rsidRPr="005D5915">
          <w:rPr>
            <w:rStyle w:val="Hyperlink"/>
            <w:rFonts w:cs="Times New Roman"/>
            <w:sz w:val="20"/>
            <w:szCs w:val="20"/>
            <w:lang w:val="en-US"/>
          </w:rPr>
          <w:t>10.1029/2018jd029574</w:t>
        </w:r>
      </w:hyperlink>
      <w:r w:rsidRPr="005D5915">
        <w:rPr>
          <w:rFonts w:cs="Times New Roman"/>
          <w:sz w:val="20"/>
          <w:szCs w:val="20"/>
          <w:lang w:val="en-GB"/>
        </w:rPr>
        <w:t>.</w:t>
      </w:r>
    </w:p>
    <w:p w14:paraId="3CD8E6CE" w14:textId="537574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 G., H. Wan, K. Zhang, Y. Qian, and S.J. Ghan, 2016: Can nudging be used to quantify model sensitivities in precipitation and cloud forcing?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1073–1091, doi:</w:t>
      </w:r>
      <w:hyperlink r:id="rId932" w:history="1">
        <w:r w:rsidRPr="005D5915">
          <w:rPr>
            <w:rStyle w:val="Hyperlink"/>
            <w:rFonts w:cs="Times New Roman"/>
            <w:sz w:val="20"/>
            <w:szCs w:val="20"/>
            <w:lang w:val="en-US"/>
          </w:rPr>
          <w:t>10.1002/2016ms000659</w:t>
        </w:r>
      </w:hyperlink>
      <w:r w:rsidRPr="005D5915">
        <w:rPr>
          <w:rFonts w:cs="Times New Roman"/>
          <w:sz w:val="20"/>
          <w:szCs w:val="20"/>
          <w:lang w:val="en-GB"/>
        </w:rPr>
        <w:t>.</w:t>
      </w:r>
    </w:p>
    <w:p w14:paraId="5C0590F4" w14:textId="56C724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 M. and P. Huybers, 2019: If Rain Falls in India and No One Reports It, Are Historical Trends in Monsoon Extremes Biased? </w:t>
      </w:r>
      <w:r w:rsidRPr="005D5915">
        <w:rPr>
          <w:rFonts w:cs="Times New Roman"/>
          <w:i/>
          <w:sz w:val="20"/>
          <w:szCs w:val="20"/>
          <w:lang w:val="en-GB"/>
        </w:rPr>
        <w:t>Geophysical Research Letters</w:t>
      </w:r>
      <w:r w:rsidRPr="005D5915">
        <w:rPr>
          <w:rFonts w:cs="Times New Roman"/>
          <w:sz w:val="20"/>
          <w:szCs w:val="20"/>
          <w:lang w:val="en-GB"/>
        </w:rPr>
        <w:t>, doi:</w:t>
      </w:r>
      <w:hyperlink r:id="rId933" w:history="1">
        <w:r w:rsidRPr="005D5915">
          <w:rPr>
            <w:rStyle w:val="Hyperlink"/>
            <w:rFonts w:cs="Times New Roman"/>
            <w:sz w:val="20"/>
            <w:szCs w:val="20"/>
            <w:lang w:val="en-US"/>
          </w:rPr>
          <w:t>10.1029/2018gl079709</w:t>
        </w:r>
      </w:hyperlink>
      <w:r w:rsidRPr="005D5915">
        <w:rPr>
          <w:rFonts w:cs="Times New Roman"/>
          <w:sz w:val="20"/>
          <w:szCs w:val="20"/>
          <w:lang w:val="en-GB"/>
        </w:rPr>
        <w:t>.</w:t>
      </w:r>
    </w:p>
    <w:p w14:paraId="30BE2B29" w14:textId="4F17B0E7"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Lin, N. and K. Emanuel, 2016: Grey swan tropical cyclones.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6(1)</w:t>
      </w:r>
      <w:r w:rsidRPr="005D5915">
        <w:rPr>
          <w:rFonts w:cs="Times New Roman"/>
          <w:sz w:val="20"/>
          <w:szCs w:val="20"/>
        </w:rPr>
        <w:t>, 106–111, doi:</w:t>
      </w:r>
      <w:hyperlink r:id="rId934" w:history="1">
        <w:r w:rsidRPr="005D5915">
          <w:rPr>
            <w:rStyle w:val="Hyperlink"/>
            <w:rFonts w:cs="Times New Roman"/>
            <w:sz w:val="20"/>
            <w:szCs w:val="20"/>
          </w:rPr>
          <w:t>10.1038/nclimate2777</w:t>
        </w:r>
      </w:hyperlink>
      <w:r w:rsidRPr="005D5915">
        <w:rPr>
          <w:rFonts w:cs="Times New Roman"/>
          <w:sz w:val="20"/>
          <w:szCs w:val="20"/>
        </w:rPr>
        <w:t>.</w:t>
      </w:r>
    </w:p>
    <w:p w14:paraId="5AEA5EEA" w14:textId="20CB83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Lindau, R. and V. Venema, 2018a: On the reduction of trend errors by the ANOVA joint correction scheme used in homogenization of climate station records.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38(14)</w:t>
      </w:r>
      <w:r w:rsidRPr="005D5915">
        <w:rPr>
          <w:rFonts w:cs="Times New Roman"/>
          <w:sz w:val="20"/>
          <w:szCs w:val="20"/>
          <w:lang w:val="en-GB"/>
        </w:rPr>
        <w:t>, 5255–5271, doi:</w:t>
      </w:r>
      <w:hyperlink r:id="rId935" w:history="1">
        <w:r w:rsidRPr="005D5915">
          <w:rPr>
            <w:rStyle w:val="Hyperlink"/>
            <w:rFonts w:cs="Times New Roman"/>
            <w:sz w:val="20"/>
            <w:szCs w:val="20"/>
            <w:lang w:val="en-US"/>
          </w:rPr>
          <w:t>10.1002/joc.5728</w:t>
        </w:r>
      </w:hyperlink>
      <w:r w:rsidRPr="005D5915">
        <w:rPr>
          <w:rFonts w:cs="Times New Roman"/>
          <w:sz w:val="20"/>
          <w:szCs w:val="20"/>
          <w:lang w:val="en-GB"/>
        </w:rPr>
        <w:t>.</w:t>
      </w:r>
    </w:p>
    <w:p w14:paraId="3A79EF9A" w14:textId="75522D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Lindau, R. and V.K.C. Venema, 2018b: The joint influence of break and noise variance on the break detection capability in time series homogenization. </w:t>
      </w:r>
      <w:r w:rsidRPr="005D5915">
        <w:rPr>
          <w:rFonts w:cs="Times New Roman"/>
          <w:i/>
          <w:sz w:val="20"/>
          <w:szCs w:val="20"/>
          <w:lang w:val="en-GB"/>
        </w:rPr>
        <w:t>Advances in Statistical Climatology, Meteorology and Oceanography</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1–18, doi:</w:t>
      </w:r>
      <w:hyperlink r:id="rId936" w:history="1">
        <w:r w:rsidRPr="005D5915">
          <w:rPr>
            <w:rStyle w:val="Hyperlink"/>
            <w:rFonts w:cs="Times New Roman"/>
            <w:sz w:val="20"/>
            <w:szCs w:val="20"/>
            <w:lang w:val="en-US"/>
          </w:rPr>
          <w:t>10.5194/ascmo-4-1-2018</w:t>
        </w:r>
      </w:hyperlink>
      <w:r w:rsidRPr="005D5915">
        <w:rPr>
          <w:rFonts w:cs="Times New Roman"/>
          <w:sz w:val="20"/>
          <w:szCs w:val="20"/>
          <w:lang w:val="en-GB"/>
        </w:rPr>
        <w:t>.</w:t>
      </w:r>
    </w:p>
    <w:p w14:paraId="6CB5BD10" w14:textId="17BD78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and L. Scarascia, 2018: The relation between climate change in the Mediterranean region and global warming.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1481–1493, doi:</w:t>
      </w:r>
      <w:hyperlink r:id="rId937" w:history="1">
        <w:r w:rsidRPr="005D5915">
          <w:rPr>
            <w:rStyle w:val="Hyperlink"/>
            <w:rFonts w:cs="Times New Roman"/>
            <w:sz w:val="20"/>
            <w:szCs w:val="20"/>
            <w:lang w:val="en-US"/>
          </w:rPr>
          <w:t>10.1007/s10113-018-1290-1</w:t>
        </w:r>
      </w:hyperlink>
      <w:r w:rsidRPr="005D5915">
        <w:rPr>
          <w:rFonts w:cs="Times New Roman"/>
          <w:sz w:val="20"/>
          <w:szCs w:val="20"/>
          <w:lang w:val="en-GB"/>
        </w:rPr>
        <w:t>.</w:t>
      </w:r>
    </w:p>
    <w:p w14:paraId="5ACBC5C9" w14:textId="23F70C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and L. Scarascia, 2020: The relation of climate extremes with global warming in the Mediterranean region and its north versus south contrast.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20(1)</w:t>
      </w:r>
      <w:r w:rsidRPr="005D5915">
        <w:rPr>
          <w:rFonts w:cs="Times New Roman"/>
          <w:sz w:val="20"/>
          <w:szCs w:val="20"/>
          <w:lang w:val="en-GB"/>
        </w:rPr>
        <w:t>, 31, doi:</w:t>
      </w:r>
      <w:hyperlink r:id="rId938" w:history="1">
        <w:r w:rsidRPr="005D5915">
          <w:rPr>
            <w:rStyle w:val="Hyperlink"/>
            <w:rFonts w:cs="Times New Roman"/>
            <w:sz w:val="20"/>
            <w:szCs w:val="20"/>
            <w:lang w:val="en-US"/>
          </w:rPr>
          <w:t>10.1007/s10113-020-01610-z</w:t>
        </w:r>
      </w:hyperlink>
      <w:r w:rsidRPr="005D5915">
        <w:rPr>
          <w:rFonts w:cs="Times New Roman"/>
          <w:sz w:val="20"/>
          <w:szCs w:val="20"/>
          <w:lang w:val="en-GB"/>
        </w:rPr>
        <w:t>.</w:t>
      </w:r>
    </w:p>
    <w:p w14:paraId="579E6079" w14:textId="3B3D04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et al., 2012: Introduction: Mediterranean Climate – Background Information. In: </w:t>
      </w:r>
      <w:r w:rsidRPr="005D5915">
        <w:rPr>
          <w:rFonts w:cs="Times New Roman"/>
          <w:i/>
          <w:sz w:val="20"/>
          <w:szCs w:val="20"/>
          <w:lang w:val="en-GB"/>
        </w:rPr>
        <w:t>The Climate of the Mediterranean Region</w:t>
      </w:r>
      <w:r w:rsidRPr="005D5915">
        <w:rPr>
          <w:rFonts w:cs="Times New Roman"/>
          <w:sz w:val="20"/>
          <w:szCs w:val="20"/>
          <w:lang w:val="en-GB"/>
        </w:rPr>
        <w:t xml:space="preserve"> [Lionello, P. (ed.)]. Elsevier, Oxford, UK, pp. xxxv–xc, doi:</w:t>
      </w:r>
      <w:hyperlink r:id="rId939" w:history="1">
        <w:r w:rsidRPr="005D5915">
          <w:rPr>
            <w:rStyle w:val="Hyperlink"/>
            <w:rFonts w:cs="Times New Roman"/>
            <w:sz w:val="20"/>
            <w:szCs w:val="20"/>
            <w:lang w:val="en-US"/>
          </w:rPr>
          <w:t>10.1016/b978-0-12-416042-2.00012-4</w:t>
        </w:r>
      </w:hyperlink>
      <w:r w:rsidRPr="005D5915">
        <w:rPr>
          <w:rFonts w:cs="Times New Roman"/>
          <w:sz w:val="20"/>
          <w:szCs w:val="20"/>
          <w:lang w:val="en-GB"/>
        </w:rPr>
        <w:t>.</w:t>
      </w:r>
    </w:p>
    <w:p w14:paraId="2ED500FE" w14:textId="2807F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et al., 2016: Objective climatology of cyclones in the Mediterranean region: a consensus view among methods with different system identification and tracking criteria.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29391, doi:</w:t>
      </w:r>
      <w:hyperlink r:id="rId940" w:history="1">
        <w:r w:rsidRPr="005D5915">
          <w:rPr>
            <w:rStyle w:val="Hyperlink"/>
            <w:rFonts w:cs="Times New Roman"/>
            <w:sz w:val="20"/>
            <w:szCs w:val="20"/>
            <w:lang w:val="en-US"/>
          </w:rPr>
          <w:t>10.3402/tellusa.v68.29391</w:t>
        </w:r>
      </w:hyperlink>
      <w:r w:rsidRPr="005D5915">
        <w:rPr>
          <w:rFonts w:cs="Times New Roman"/>
          <w:sz w:val="20"/>
          <w:szCs w:val="20"/>
          <w:lang w:val="en-GB"/>
        </w:rPr>
        <w:t>.</w:t>
      </w:r>
    </w:p>
    <w:p w14:paraId="5476972D" w14:textId="1350ED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2016: Global monsoon precipitation responses to large volcanic eruptions.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24331, doi:</w:t>
      </w:r>
      <w:hyperlink r:id="rId941" w:history="1">
        <w:r w:rsidRPr="005D5915">
          <w:rPr>
            <w:rStyle w:val="Hyperlink"/>
            <w:rFonts w:cs="Times New Roman"/>
            <w:sz w:val="20"/>
            <w:szCs w:val="20"/>
            <w:lang w:val="en-US"/>
          </w:rPr>
          <w:t>10.1038/srep24331</w:t>
        </w:r>
      </w:hyperlink>
      <w:r w:rsidRPr="005D5915">
        <w:rPr>
          <w:rFonts w:cs="Times New Roman"/>
          <w:sz w:val="20"/>
          <w:szCs w:val="20"/>
          <w:lang w:val="en-GB"/>
        </w:rPr>
        <w:t>.</w:t>
      </w:r>
    </w:p>
    <w:p w14:paraId="22B619D5" w14:textId="004A3B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2018a: Divergent El Niño responses to volcanic eruptions at different latitudes over the past millennium.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50(9–10)</w:t>
      </w:r>
      <w:r w:rsidRPr="005D5915">
        <w:rPr>
          <w:rFonts w:cs="Times New Roman"/>
          <w:sz w:val="20"/>
          <w:szCs w:val="20"/>
          <w:lang w:val="en-GB"/>
        </w:rPr>
        <w:t>, 3799–3812, doi:</w:t>
      </w:r>
      <w:hyperlink r:id="rId942" w:history="1">
        <w:r w:rsidRPr="005D5915">
          <w:rPr>
            <w:rStyle w:val="Hyperlink"/>
            <w:rFonts w:cs="Times New Roman"/>
            <w:sz w:val="20"/>
            <w:szCs w:val="20"/>
            <w:lang w:val="en-US"/>
          </w:rPr>
          <w:t>10.1007/s00382-017-3846-z</w:t>
        </w:r>
      </w:hyperlink>
      <w:r w:rsidRPr="005D5915">
        <w:rPr>
          <w:rFonts w:cs="Times New Roman"/>
          <w:sz w:val="20"/>
          <w:szCs w:val="20"/>
          <w:lang w:val="en-GB"/>
        </w:rPr>
        <w:t>.</w:t>
      </w:r>
    </w:p>
    <w:p w14:paraId="3AE22B68" w14:textId="39900F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2018b: How Do Tropical, Northern Hemispheric, and Southern Hemispheric Volcanic Eruptions Affect ENSO Under Different Initial Ocean Conditions? </w:t>
      </w:r>
      <w:r w:rsidRPr="005D5915">
        <w:rPr>
          <w:rFonts w:cs="Times New Roman"/>
          <w:i/>
          <w:sz w:val="20"/>
          <w:szCs w:val="20"/>
          <w:lang w:val="en-GB"/>
        </w:rPr>
        <w:t>Geophysical Research Letters</w:t>
      </w:r>
      <w:r w:rsidRPr="005D5915">
        <w:rPr>
          <w:rFonts w:cs="Times New Roman"/>
          <w:sz w:val="20"/>
          <w:szCs w:val="20"/>
          <w:lang w:val="en-GB"/>
        </w:rPr>
        <w:t>, 2018GL080315, doi:</w:t>
      </w:r>
      <w:hyperlink r:id="rId943" w:history="1">
        <w:r w:rsidRPr="005D5915">
          <w:rPr>
            <w:rStyle w:val="Hyperlink"/>
            <w:rFonts w:cs="Times New Roman"/>
            <w:sz w:val="20"/>
            <w:szCs w:val="20"/>
            <w:lang w:val="en-US"/>
          </w:rPr>
          <w:t>10.1029/2018gl080315</w:t>
        </w:r>
      </w:hyperlink>
      <w:r w:rsidRPr="005D5915">
        <w:rPr>
          <w:rFonts w:cs="Times New Roman"/>
          <w:sz w:val="20"/>
          <w:szCs w:val="20"/>
          <w:lang w:val="en-GB"/>
        </w:rPr>
        <w:t>.</w:t>
      </w:r>
    </w:p>
    <w:p w14:paraId="66A2994B" w14:textId="596DDF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L., R. Zhang, and Z. Zuo, 2016: The Relationship between Soil Moisture and LAI in Different Types of Soil in Central Eastern China.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17(11)</w:t>
      </w:r>
      <w:r w:rsidRPr="005D5915">
        <w:rPr>
          <w:rFonts w:cs="Times New Roman"/>
          <w:sz w:val="20"/>
          <w:szCs w:val="20"/>
          <w:lang w:val="en-GB"/>
        </w:rPr>
        <w:t>, 2733–2742, doi:</w:t>
      </w:r>
      <w:hyperlink r:id="rId944" w:history="1">
        <w:r w:rsidRPr="005D5915">
          <w:rPr>
            <w:rStyle w:val="Hyperlink"/>
            <w:rFonts w:cs="Times New Roman"/>
            <w:sz w:val="20"/>
            <w:szCs w:val="20"/>
            <w:lang w:val="en-US"/>
          </w:rPr>
          <w:t>10.1175/jhm-d-15-0240.1</w:t>
        </w:r>
      </w:hyperlink>
      <w:r w:rsidRPr="005D5915">
        <w:rPr>
          <w:rFonts w:cs="Times New Roman"/>
          <w:sz w:val="20"/>
          <w:szCs w:val="20"/>
          <w:lang w:val="en-GB"/>
        </w:rPr>
        <w:t>.</w:t>
      </w:r>
    </w:p>
    <w:p w14:paraId="6721B662" w14:textId="222D68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L. et al., 2018: A PDRMIP Multimodel Study on the Impacts of Regional Aerosol Forcings on Global and Regional Precipitation.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31(11)</w:t>
      </w:r>
      <w:r w:rsidRPr="005D5915">
        <w:rPr>
          <w:rFonts w:cs="Times New Roman"/>
          <w:sz w:val="20"/>
          <w:szCs w:val="20"/>
          <w:lang w:val="en-GB"/>
        </w:rPr>
        <w:t>, 4429–4447, doi:</w:t>
      </w:r>
      <w:hyperlink r:id="rId945" w:history="1">
        <w:r w:rsidRPr="005D5915">
          <w:rPr>
            <w:rStyle w:val="Hyperlink"/>
            <w:rFonts w:cs="Times New Roman"/>
            <w:sz w:val="20"/>
            <w:szCs w:val="20"/>
            <w:lang w:val="en-US"/>
          </w:rPr>
          <w:t>10.1175/jcli-d-17-0439.1</w:t>
        </w:r>
      </w:hyperlink>
      <w:r w:rsidRPr="005D5915">
        <w:rPr>
          <w:rFonts w:cs="Times New Roman"/>
          <w:sz w:val="20"/>
          <w:szCs w:val="20"/>
          <w:lang w:val="en-GB"/>
        </w:rPr>
        <w:t>.</w:t>
      </w:r>
    </w:p>
    <w:p w14:paraId="430614B4" w14:textId="76BBF6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W., S.-P. Xie, Z. Liu, and J. Zhu, 2017: Overlooked possibility of a collapsed Atlantic Meridional Overturning Circulation in warming climate.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e1601666, doi:</w:t>
      </w:r>
      <w:hyperlink r:id="rId946" w:history="1">
        <w:r w:rsidRPr="005D5915">
          <w:rPr>
            <w:rStyle w:val="Hyperlink"/>
            <w:rFonts w:cs="Times New Roman"/>
            <w:sz w:val="20"/>
            <w:szCs w:val="20"/>
            <w:lang w:val="en-US"/>
          </w:rPr>
          <w:t>10.1126/sciadv.1601666</w:t>
        </w:r>
      </w:hyperlink>
      <w:r w:rsidRPr="005D5915">
        <w:rPr>
          <w:rFonts w:cs="Times New Roman"/>
          <w:sz w:val="20"/>
          <w:szCs w:val="20"/>
          <w:lang w:val="en-GB"/>
        </w:rPr>
        <w:t>.</w:t>
      </w:r>
    </w:p>
    <w:p w14:paraId="23FA092D" w14:textId="61EA12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W. et al., 2018: Global drought and severe drought-affected populations in 1.5 and 2°C warmer worlds.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267–283, doi:</w:t>
      </w:r>
      <w:hyperlink r:id="rId947" w:history="1">
        <w:r w:rsidRPr="005D5915">
          <w:rPr>
            <w:rStyle w:val="Hyperlink"/>
            <w:rFonts w:cs="Times New Roman"/>
            <w:sz w:val="20"/>
            <w:szCs w:val="20"/>
            <w:lang w:val="en-US"/>
          </w:rPr>
          <w:t>10.5194/esd-9-267-2018</w:t>
        </w:r>
      </w:hyperlink>
      <w:r w:rsidRPr="005D5915">
        <w:rPr>
          <w:rFonts w:cs="Times New Roman"/>
          <w:sz w:val="20"/>
          <w:szCs w:val="20"/>
          <w:lang w:val="en-GB"/>
        </w:rPr>
        <w:t>.</w:t>
      </w:r>
    </w:p>
    <w:p w14:paraId="6BE3BB8C" w14:textId="299A8A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Y., F. Chen, T. Warner, and J. Basara, 2006: Verification of a Mesoscale Data-Assimilation and Forecasting System for the Oklahoma City Area during the Joint Urban 2003 Field Project.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45(7)</w:t>
      </w:r>
      <w:r w:rsidRPr="005D5915">
        <w:rPr>
          <w:rFonts w:cs="Times New Roman"/>
          <w:sz w:val="20"/>
          <w:szCs w:val="20"/>
          <w:lang w:val="en-GB"/>
        </w:rPr>
        <w:t>, 912–929, doi:</w:t>
      </w:r>
      <w:hyperlink r:id="rId948" w:history="1">
        <w:r w:rsidRPr="005D5915">
          <w:rPr>
            <w:rStyle w:val="Hyperlink"/>
            <w:rFonts w:cs="Times New Roman"/>
            <w:sz w:val="20"/>
            <w:szCs w:val="20"/>
            <w:lang w:val="en-US"/>
          </w:rPr>
          <w:t>10.1175/jam2383.1</w:t>
        </w:r>
      </w:hyperlink>
      <w:r w:rsidRPr="005D5915">
        <w:rPr>
          <w:rFonts w:cs="Times New Roman"/>
          <w:sz w:val="20"/>
          <w:szCs w:val="20"/>
          <w:lang w:val="en-GB"/>
        </w:rPr>
        <w:t>.</w:t>
      </w:r>
    </w:p>
    <w:p w14:paraId="28D12814" w14:textId="27D86A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Z., K. Yoshimura, N.H. Buenning, and X. He, 2014: Solar cycle modulation of the Pacific–North American teleconnection influence on North American winter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24004, doi:</w:t>
      </w:r>
      <w:hyperlink r:id="rId949" w:history="1">
        <w:r w:rsidRPr="005D5915">
          <w:rPr>
            <w:rStyle w:val="Hyperlink"/>
            <w:rFonts w:cs="Times New Roman"/>
            <w:sz w:val="20"/>
            <w:szCs w:val="20"/>
            <w:lang w:val="en-US"/>
          </w:rPr>
          <w:t>10.1088/1748-9326/9/2/024004</w:t>
        </w:r>
      </w:hyperlink>
      <w:r w:rsidRPr="005D5915">
        <w:rPr>
          <w:rFonts w:cs="Times New Roman"/>
          <w:sz w:val="20"/>
          <w:szCs w:val="20"/>
          <w:lang w:val="en-GB"/>
        </w:rPr>
        <w:t>.</w:t>
      </w:r>
    </w:p>
    <w:p w14:paraId="3471060C" w14:textId="51A3FA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Livezey, R.E., K.Y. Vinnikov, M.M. Timofeyeva, R. Tinker, and H.M. van den Dool, 2007: Estimation and </w:t>
      </w:r>
      <w:r w:rsidRPr="005D5915">
        <w:rPr>
          <w:rFonts w:cs="Times New Roman"/>
          <w:sz w:val="20"/>
          <w:szCs w:val="20"/>
          <w:lang w:val="en-GB"/>
        </w:rPr>
        <w:lastRenderedPageBreak/>
        <w:t xml:space="preserve">Extrapolation of Climate Normals and Climatic Trends.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46(11)</w:t>
      </w:r>
      <w:r w:rsidRPr="005D5915">
        <w:rPr>
          <w:rFonts w:cs="Times New Roman"/>
          <w:sz w:val="20"/>
          <w:szCs w:val="20"/>
          <w:lang w:val="en-GB"/>
        </w:rPr>
        <w:t>, 1759–1776, doi:</w:t>
      </w:r>
      <w:hyperlink r:id="rId950" w:history="1">
        <w:r w:rsidRPr="005D5915">
          <w:rPr>
            <w:rStyle w:val="Hyperlink"/>
            <w:rFonts w:cs="Times New Roman"/>
            <w:sz w:val="20"/>
            <w:szCs w:val="20"/>
            <w:lang w:val="en-US"/>
          </w:rPr>
          <w:t>10.1175/2007jamc1666.1</w:t>
        </w:r>
      </w:hyperlink>
      <w:r w:rsidRPr="005D5915">
        <w:rPr>
          <w:rFonts w:cs="Times New Roman"/>
          <w:sz w:val="20"/>
          <w:szCs w:val="20"/>
          <w:lang w:val="en-GB"/>
        </w:rPr>
        <w:t>.</w:t>
      </w:r>
    </w:p>
    <w:p w14:paraId="1AD25DE3" w14:textId="36DBF5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Lloyd, E.A. and T.G. Shepherd, 2020: Environmental catastrophes, climate change, and attribution.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1469(1)</w:t>
      </w:r>
      <w:r w:rsidRPr="005D5915">
        <w:rPr>
          <w:rFonts w:cs="Times New Roman"/>
          <w:sz w:val="20"/>
          <w:szCs w:val="20"/>
          <w:lang w:val="en-GB"/>
        </w:rPr>
        <w:t>, 105–124, doi:</w:t>
      </w:r>
      <w:hyperlink r:id="rId951" w:history="1">
        <w:r w:rsidRPr="005D5915">
          <w:rPr>
            <w:rStyle w:val="Hyperlink"/>
            <w:rFonts w:cs="Times New Roman"/>
            <w:sz w:val="20"/>
            <w:szCs w:val="20"/>
            <w:lang w:val="en-US"/>
          </w:rPr>
          <w:t>10.1111/nyas.14308</w:t>
        </w:r>
      </w:hyperlink>
      <w:r w:rsidRPr="005D5915">
        <w:rPr>
          <w:rFonts w:cs="Times New Roman"/>
          <w:sz w:val="20"/>
          <w:szCs w:val="20"/>
          <w:lang w:val="en-GB"/>
        </w:rPr>
        <w:t>.</w:t>
      </w:r>
    </w:p>
    <w:p w14:paraId="2F6F865E" w14:textId="58A6B6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Lloyd, E.A., M. Bukovsky, and L.O. Mearns, 2020: An analysis of the disagreement about added value by regional climate models. </w:t>
      </w:r>
      <w:r w:rsidRPr="005D5915">
        <w:rPr>
          <w:rFonts w:cs="Times New Roman"/>
          <w:i/>
          <w:sz w:val="20"/>
          <w:szCs w:val="20"/>
          <w:lang w:val="en-GB"/>
        </w:rPr>
        <w:t>Synthese</w:t>
      </w:r>
      <w:r w:rsidRPr="005D5915">
        <w:rPr>
          <w:rFonts w:cs="Times New Roman"/>
          <w:sz w:val="20"/>
          <w:szCs w:val="20"/>
          <w:lang w:val="en-GB"/>
        </w:rPr>
        <w:t>, doi:</w:t>
      </w:r>
      <w:hyperlink r:id="rId952" w:history="1">
        <w:r w:rsidRPr="005D5915">
          <w:rPr>
            <w:rStyle w:val="Hyperlink"/>
            <w:rFonts w:cs="Times New Roman"/>
            <w:sz w:val="20"/>
            <w:szCs w:val="20"/>
            <w:lang w:val="en-US"/>
          </w:rPr>
          <w:t>10.1007/s11229-020-02821-x</w:t>
        </w:r>
      </w:hyperlink>
      <w:r w:rsidRPr="005D5915">
        <w:rPr>
          <w:rFonts w:cs="Times New Roman"/>
          <w:sz w:val="20"/>
          <w:szCs w:val="20"/>
          <w:lang w:val="en-GB"/>
        </w:rPr>
        <w:t>.</w:t>
      </w:r>
    </w:p>
    <w:p w14:paraId="0EA58F8B" w14:textId="0EE3EF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Logothetis, I., K. Tourpali, S. Misios, and P. Zanis, 2020: Etesians and the summer circulation over East Mediterranean in Coupled Model Intercomparison Project Phase 5 simulations: Connections to the Indian summer monsoon.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40(2)</w:t>
      </w:r>
      <w:r w:rsidRPr="005D5915">
        <w:rPr>
          <w:rFonts w:cs="Times New Roman"/>
          <w:sz w:val="20"/>
          <w:szCs w:val="20"/>
          <w:lang w:val="en-GB"/>
        </w:rPr>
        <w:t>, 1118–1131, doi:</w:t>
      </w:r>
      <w:hyperlink r:id="rId953" w:history="1">
        <w:r w:rsidRPr="005D5915">
          <w:rPr>
            <w:rStyle w:val="Hyperlink"/>
            <w:rFonts w:cs="Times New Roman"/>
            <w:sz w:val="20"/>
            <w:szCs w:val="20"/>
            <w:lang w:val="en-US"/>
          </w:rPr>
          <w:t>10.1002/joc.6259</w:t>
        </w:r>
      </w:hyperlink>
      <w:r w:rsidRPr="005D5915">
        <w:rPr>
          <w:rFonts w:cs="Times New Roman"/>
          <w:sz w:val="20"/>
          <w:szCs w:val="20"/>
          <w:lang w:val="en-GB"/>
        </w:rPr>
        <w:t>.</w:t>
      </w:r>
    </w:p>
    <w:p w14:paraId="595C22AF" w14:textId="144A5D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Lokoshchenko, M.A., 2017: Urban Heat Island and Urban Dry Island in Moscow and Their Centennial Changes.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56(10)</w:t>
      </w:r>
      <w:r w:rsidRPr="005D5915">
        <w:rPr>
          <w:rFonts w:cs="Times New Roman"/>
          <w:sz w:val="20"/>
          <w:szCs w:val="20"/>
          <w:lang w:val="en-GB"/>
        </w:rPr>
        <w:t>, 2729–2745, doi:</w:t>
      </w:r>
      <w:hyperlink r:id="rId954" w:history="1">
        <w:r w:rsidRPr="005D5915">
          <w:rPr>
            <w:rStyle w:val="Hyperlink"/>
            <w:rFonts w:cs="Times New Roman"/>
            <w:sz w:val="20"/>
            <w:szCs w:val="20"/>
            <w:lang w:val="en-US"/>
          </w:rPr>
          <w:t>10.1175/jamc-d-16-0383.1</w:t>
        </w:r>
      </w:hyperlink>
      <w:r w:rsidRPr="005D5915">
        <w:rPr>
          <w:rFonts w:cs="Times New Roman"/>
          <w:sz w:val="20"/>
          <w:szCs w:val="20"/>
          <w:lang w:val="en-GB"/>
        </w:rPr>
        <w:t>.</w:t>
      </w:r>
    </w:p>
    <w:p w14:paraId="04023314" w14:textId="0F88C4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Long, S.-M., S.-P. Xie, X.-T. Zheng, and Q. Liu, 2014: Fast and Slow Responses to Global Warming: Sea Surface Temperature and Precipitation Patterns.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w:t>
      </w:r>
      <w:r w:rsidRPr="005D5915">
        <w:rPr>
          <w:rFonts w:cs="Times New Roman"/>
          <w:sz w:val="20"/>
          <w:szCs w:val="20"/>
          <w:lang w:val="en-GB"/>
        </w:rPr>
        <w:t>, 285–299, doi:</w:t>
      </w:r>
      <w:hyperlink r:id="rId955" w:history="1">
        <w:r w:rsidRPr="005D5915">
          <w:rPr>
            <w:rStyle w:val="Hyperlink"/>
            <w:rFonts w:cs="Times New Roman"/>
            <w:sz w:val="20"/>
            <w:szCs w:val="20"/>
            <w:lang w:val="en-US"/>
          </w:rPr>
          <w:t>10.1175/jcli-d-13-00297.1</w:t>
        </w:r>
      </w:hyperlink>
      <w:r w:rsidRPr="005D5915">
        <w:rPr>
          <w:rFonts w:cs="Times New Roman"/>
          <w:sz w:val="20"/>
          <w:szCs w:val="20"/>
          <w:lang w:val="en-GB"/>
        </w:rPr>
        <w:t>.</w:t>
      </w:r>
    </w:p>
    <w:p w14:paraId="0CD588FB" w14:textId="7CB722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Longino, H.E., 2004: How Values Can Be Good for Science. In: </w:t>
      </w:r>
      <w:r w:rsidRPr="005D5915">
        <w:rPr>
          <w:rFonts w:cs="Times New Roman"/>
          <w:i/>
          <w:sz w:val="20"/>
          <w:szCs w:val="20"/>
          <w:lang w:val="en-GB"/>
        </w:rPr>
        <w:t>Science, Values, and Objectivity</w:t>
      </w:r>
      <w:r w:rsidRPr="005D5915">
        <w:rPr>
          <w:rFonts w:cs="Times New Roman"/>
          <w:sz w:val="20"/>
          <w:szCs w:val="20"/>
          <w:lang w:val="en-GB"/>
        </w:rPr>
        <w:t xml:space="preserve"> [Machamer, P. and G. Wolters (eds.)]. Pittsburgh University Press, Pittsburgh, PA, USA, pp. 127–142, doi:</w:t>
      </w:r>
      <w:hyperlink r:id="rId956" w:history="1">
        <w:r w:rsidRPr="005D5915">
          <w:rPr>
            <w:rStyle w:val="Hyperlink"/>
            <w:rFonts w:cs="Times New Roman"/>
            <w:sz w:val="20"/>
            <w:szCs w:val="20"/>
            <w:lang w:val="en-US"/>
          </w:rPr>
          <w:t>10.2307/j.ctt5vkg7t.11</w:t>
        </w:r>
      </w:hyperlink>
      <w:r w:rsidRPr="005D5915">
        <w:rPr>
          <w:rFonts w:cs="Times New Roman"/>
          <w:sz w:val="20"/>
          <w:szCs w:val="20"/>
          <w:lang w:val="en-GB"/>
        </w:rPr>
        <w:t>.</w:t>
      </w:r>
    </w:p>
    <w:p w14:paraId="18BC4550" w14:textId="7FC954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P. and D. Jacob, 2005: Influence of regional scale information on the global circulation: A two-way nesting climate simulation.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32(18)</w:t>
      </w:r>
      <w:r w:rsidRPr="005D5915">
        <w:rPr>
          <w:rFonts w:cs="Times New Roman"/>
          <w:sz w:val="20"/>
          <w:szCs w:val="20"/>
          <w:lang w:val="en-GB"/>
        </w:rPr>
        <w:t>, n/a–n/a, doi:</w:t>
      </w:r>
      <w:hyperlink r:id="rId957" w:history="1">
        <w:r w:rsidRPr="005D5915">
          <w:rPr>
            <w:rStyle w:val="Hyperlink"/>
            <w:rFonts w:cs="Times New Roman"/>
            <w:sz w:val="20"/>
            <w:szCs w:val="20"/>
            <w:lang w:val="en-US"/>
          </w:rPr>
          <w:t>10.1029/2005gl023351</w:t>
        </w:r>
      </w:hyperlink>
      <w:r w:rsidRPr="005D5915">
        <w:rPr>
          <w:rFonts w:cs="Times New Roman"/>
          <w:sz w:val="20"/>
          <w:szCs w:val="20"/>
          <w:lang w:val="en-GB"/>
        </w:rPr>
        <w:t>.</w:t>
      </w:r>
    </w:p>
    <w:p w14:paraId="69C92FB2" w14:textId="73B304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P. and D. Jacob, 2010: Validation of temperature trends in the ENSEMBLES regional climate model runs driven by ERA40.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44(2–3)</w:t>
      </w:r>
      <w:r w:rsidRPr="005D5915">
        <w:rPr>
          <w:rFonts w:cs="Times New Roman"/>
          <w:sz w:val="20"/>
          <w:szCs w:val="20"/>
          <w:lang w:val="en-GB"/>
        </w:rPr>
        <w:t>, 167–177, doi:</w:t>
      </w:r>
      <w:hyperlink r:id="rId958" w:history="1">
        <w:r w:rsidRPr="005D5915">
          <w:rPr>
            <w:rStyle w:val="Hyperlink"/>
            <w:rFonts w:cs="Times New Roman"/>
            <w:sz w:val="20"/>
            <w:szCs w:val="20"/>
            <w:lang w:val="en-US"/>
          </w:rPr>
          <w:t>10.3354/cr00973</w:t>
        </w:r>
      </w:hyperlink>
      <w:r w:rsidRPr="005D5915">
        <w:rPr>
          <w:rFonts w:cs="Times New Roman"/>
          <w:sz w:val="20"/>
          <w:szCs w:val="20"/>
          <w:lang w:val="en-GB"/>
        </w:rPr>
        <w:t>.</w:t>
      </w:r>
    </w:p>
    <w:p w14:paraId="35B6536E" w14:textId="51C450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R. et al., 2016: Influence of land-atmosphere feedbacks on temperature and precipitation extremes in the GLACE-CMIP5 ensemble.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121(2)</w:t>
      </w:r>
      <w:r w:rsidRPr="005D5915">
        <w:rPr>
          <w:rFonts w:cs="Times New Roman"/>
          <w:sz w:val="20"/>
          <w:szCs w:val="20"/>
          <w:lang w:val="en-GB"/>
        </w:rPr>
        <w:t>, 607–623, doi:</w:t>
      </w:r>
      <w:hyperlink r:id="rId959" w:history="1">
        <w:r w:rsidRPr="005D5915">
          <w:rPr>
            <w:rStyle w:val="Hyperlink"/>
            <w:rFonts w:cs="Times New Roman"/>
            <w:sz w:val="20"/>
            <w:szCs w:val="20"/>
            <w:lang w:val="en-US"/>
          </w:rPr>
          <w:t>10.1002/2015jd024053</w:t>
        </w:r>
      </w:hyperlink>
      <w:r w:rsidRPr="005D5915">
        <w:rPr>
          <w:rFonts w:cs="Times New Roman"/>
          <w:sz w:val="20"/>
          <w:szCs w:val="20"/>
          <w:lang w:val="en-GB"/>
        </w:rPr>
        <w:t>.</w:t>
      </w:r>
    </w:p>
    <w:p w14:paraId="73576804" w14:textId="6BF04C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Lourenço, T.C., R. Swart, H. Goosen, and R. Street, 2016: The rise of demand-driven climate services.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13–14, doi:</w:t>
      </w:r>
      <w:hyperlink r:id="rId960" w:history="1">
        <w:r w:rsidRPr="005D5915">
          <w:rPr>
            <w:rStyle w:val="Hyperlink"/>
            <w:rFonts w:cs="Times New Roman"/>
            <w:sz w:val="20"/>
            <w:szCs w:val="20"/>
            <w:lang w:val="en-US"/>
          </w:rPr>
          <w:t>10.1038/nclimate2836</w:t>
        </w:r>
      </w:hyperlink>
      <w:r w:rsidRPr="005D5915">
        <w:rPr>
          <w:rFonts w:cs="Times New Roman"/>
          <w:sz w:val="20"/>
          <w:szCs w:val="20"/>
          <w:lang w:val="en-GB"/>
        </w:rPr>
        <w:t>.</w:t>
      </w:r>
    </w:p>
    <w:p w14:paraId="7CB5C3A4" w14:textId="7B75C2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Lovino, M.A., O. Müller, E.H. Berbery, and G. Müller, 2018: Evaluation of CMIP5 retrospective simulations of temperature and precipitation in northeastern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38(S1)</w:t>
      </w:r>
      <w:r w:rsidRPr="005D5915">
        <w:rPr>
          <w:rFonts w:cs="Times New Roman"/>
          <w:sz w:val="20"/>
          <w:szCs w:val="20"/>
          <w:lang w:val="en-GB"/>
        </w:rPr>
        <w:t>, e1158–e1175, doi:</w:t>
      </w:r>
      <w:hyperlink r:id="rId961" w:history="1">
        <w:r w:rsidRPr="005D5915">
          <w:rPr>
            <w:rStyle w:val="Hyperlink"/>
            <w:rFonts w:cs="Times New Roman"/>
            <w:sz w:val="20"/>
            <w:szCs w:val="20"/>
            <w:lang w:val="en-US"/>
          </w:rPr>
          <w:t>10.1002/joc.5441</w:t>
        </w:r>
      </w:hyperlink>
      <w:r w:rsidRPr="005D5915">
        <w:rPr>
          <w:rFonts w:cs="Times New Roman"/>
          <w:sz w:val="20"/>
          <w:szCs w:val="20"/>
          <w:lang w:val="en-GB"/>
        </w:rPr>
        <w:t>.</w:t>
      </w:r>
    </w:p>
    <w:p w14:paraId="6FBEE486" w14:textId="0268A3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Lowry, D.P. and C. Morrill, 2019: Is the Last Glacial Maximum a reverse analog for future hydroclimate changes in the Americas?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4407–4427, doi:</w:t>
      </w:r>
      <w:hyperlink r:id="rId962" w:history="1">
        <w:r w:rsidRPr="005D5915">
          <w:rPr>
            <w:rStyle w:val="Hyperlink"/>
            <w:rFonts w:cs="Times New Roman"/>
            <w:sz w:val="20"/>
            <w:szCs w:val="20"/>
            <w:lang w:val="en-US"/>
          </w:rPr>
          <w:t>10.1007/s00382-018-4385-y</w:t>
        </w:r>
      </w:hyperlink>
      <w:r w:rsidRPr="005D5915">
        <w:rPr>
          <w:rFonts w:cs="Times New Roman"/>
          <w:sz w:val="20"/>
          <w:szCs w:val="20"/>
          <w:lang w:val="en-GB"/>
        </w:rPr>
        <w:t>.</w:t>
      </w:r>
    </w:p>
    <w:p w14:paraId="036198CB" w14:textId="43FBF2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 C., B. Timbal, and H. Nguyen, 2014: The expanding tropics: a critical assessment of the observational and modeling studies.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89–112, doi:</w:t>
      </w:r>
      <w:hyperlink r:id="rId963" w:history="1">
        <w:r w:rsidRPr="005D5915">
          <w:rPr>
            <w:rStyle w:val="Hyperlink"/>
            <w:rFonts w:cs="Times New Roman"/>
            <w:sz w:val="20"/>
            <w:szCs w:val="20"/>
            <w:lang w:val="en-US"/>
          </w:rPr>
          <w:t>10.1002/wcc.251</w:t>
        </w:r>
      </w:hyperlink>
      <w:r w:rsidRPr="005D5915">
        <w:rPr>
          <w:rFonts w:cs="Times New Roman"/>
          <w:sz w:val="20"/>
          <w:szCs w:val="20"/>
          <w:lang w:val="en-GB"/>
        </w:rPr>
        <w:t>.</w:t>
      </w:r>
    </w:p>
    <w:p w14:paraId="3387B937" w14:textId="503F49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Lucas-Picher, P., R. Laprise, and K. Winger, 2017: Evidence of added value in North American regional climate model hindcast simulations using ever-increasing horizontal resolutions.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2611–2633, doi:</w:t>
      </w:r>
      <w:hyperlink r:id="rId964" w:history="1">
        <w:r w:rsidRPr="005D5915">
          <w:rPr>
            <w:rStyle w:val="Hyperlink"/>
            <w:rFonts w:cs="Times New Roman"/>
            <w:sz w:val="20"/>
            <w:szCs w:val="20"/>
            <w:lang w:val="en-US"/>
          </w:rPr>
          <w:t>10.1007/s00382-016-3227-z</w:t>
        </w:r>
      </w:hyperlink>
      <w:r w:rsidRPr="005D5915">
        <w:rPr>
          <w:rFonts w:cs="Times New Roman"/>
          <w:sz w:val="20"/>
          <w:szCs w:val="20"/>
          <w:lang w:val="en-GB"/>
        </w:rPr>
        <w:t>.</w:t>
      </w:r>
    </w:p>
    <w:p w14:paraId="26FED899" w14:textId="4D65D3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Lucas-Picher, P. et al., 2011: Can Regional Climate Models Represent the Indian Monsoon?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849–868, doi:</w:t>
      </w:r>
      <w:hyperlink r:id="rId965" w:history="1">
        <w:r w:rsidRPr="005D5915">
          <w:rPr>
            <w:rStyle w:val="Hyperlink"/>
            <w:rFonts w:cs="Times New Roman"/>
            <w:sz w:val="20"/>
            <w:szCs w:val="20"/>
            <w:lang w:val="en-US"/>
          </w:rPr>
          <w:t>10.1175/2011jhm1327.1</w:t>
        </w:r>
      </w:hyperlink>
      <w:r w:rsidRPr="005D5915">
        <w:rPr>
          <w:rFonts w:cs="Times New Roman"/>
          <w:sz w:val="20"/>
          <w:szCs w:val="20"/>
          <w:lang w:val="en-GB"/>
        </w:rPr>
        <w:t>.</w:t>
      </w:r>
    </w:p>
    <w:p w14:paraId="56607904" w14:textId="15F888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Luo, N., Y. Guo, Z. Gao, K. Chen, and J. Chou, 2020: Assessment of CMIP6 and CMIP5 model performance for extreme temperature in China. </w:t>
      </w:r>
      <w:r w:rsidRPr="005D5915">
        <w:rPr>
          <w:rFonts w:cs="Times New Roman"/>
          <w:i/>
          <w:sz w:val="20"/>
          <w:szCs w:val="20"/>
          <w:lang w:val="en-GB"/>
        </w:rPr>
        <w:t>Atmospheric and Oceanic Science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589–597, doi:</w:t>
      </w:r>
      <w:hyperlink r:id="rId966" w:history="1">
        <w:r w:rsidRPr="005D5915">
          <w:rPr>
            <w:rStyle w:val="Hyperlink"/>
            <w:rFonts w:cs="Times New Roman"/>
            <w:sz w:val="20"/>
            <w:szCs w:val="20"/>
            <w:lang w:val="en-US"/>
          </w:rPr>
          <w:t>10.1080/16742834.2020.1808430</w:t>
        </w:r>
      </w:hyperlink>
      <w:r w:rsidRPr="005D5915">
        <w:rPr>
          <w:rFonts w:cs="Times New Roman"/>
          <w:sz w:val="20"/>
          <w:szCs w:val="20"/>
          <w:lang w:val="en-GB"/>
        </w:rPr>
        <w:t>.</w:t>
      </w:r>
    </w:p>
    <w:p w14:paraId="7AA215DE" w14:textId="5A990A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 S. et al., 2017a: The impact of an urban canopy and anthropogenic heat fluxes on Sydney’s climate.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w:t>
      </w:r>
      <w:r w:rsidRPr="005D5915">
        <w:rPr>
          <w:rFonts w:cs="Times New Roman"/>
          <w:sz w:val="20"/>
          <w:szCs w:val="20"/>
          <w:lang w:val="en-GB"/>
        </w:rPr>
        <w:t>, 255–270, doi:</w:t>
      </w:r>
      <w:hyperlink r:id="rId967" w:history="1">
        <w:r w:rsidRPr="005D5915">
          <w:rPr>
            <w:rStyle w:val="Hyperlink"/>
            <w:rFonts w:cs="Times New Roman"/>
            <w:sz w:val="20"/>
            <w:szCs w:val="20"/>
            <w:lang w:val="en-US"/>
          </w:rPr>
          <w:t>10.1002/joc.5001</w:t>
        </w:r>
      </w:hyperlink>
      <w:r w:rsidRPr="005D5915">
        <w:rPr>
          <w:rFonts w:cs="Times New Roman"/>
          <w:sz w:val="20"/>
          <w:szCs w:val="20"/>
          <w:lang w:val="en-GB"/>
        </w:rPr>
        <w:t>.</w:t>
      </w:r>
    </w:p>
    <w:p w14:paraId="3C422589" w14:textId="54CBD5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 S. et al., 2017b: Detectable Anthropogenic Shift toward Heavy Precipitation over Eastern China.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30(4)</w:t>
      </w:r>
      <w:r w:rsidRPr="005D5915">
        <w:rPr>
          <w:rFonts w:cs="Times New Roman"/>
          <w:sz w:val="20"/>
          <w:szCs w:val="20"/>
          <w:lang w:val="en-GB"/>
        </w:rPr>
        <w:t>, 1381–1396, doi:</w:t>
      </w:r>
      <w:hyperlink r:id="rId968" w:history="1">
        <w:r w:rsidRPr="005D5915">
          <w:rPr>
            <w:rStyle w:val="Hyperlink"/>
            <w:rFonts w:cs="Times New Roman"/>
            <w:sz w:val="20"/>
            <w:szCs w:val="20"/>
            <w:lang w:val="en-US"/>
          </w:rPr>
          <w:t>10.1175/jcli-d-16-0311.1</w:t>
        </w:r>
      </w:hyperlink>
      <w:r w:rsidRPr="005D5915">
        <w:rPr>
          <w:rFonts w:cs="Times New Roman"/>
          <w:sz w:val="20"/>
          <w:szCs w:val="20"/>
          <w:lang w:val="en-GB"/>
        </w:rPr>
        <w:t>.</w:t>
      </w:r>
    </w:p>
    <w:p w14:paraId="2AD09055" w14:textId="447BD5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Macias, D., E. Garcia-Gorriz, and A. Stips, 2013: Understanding the Causes of Recent Warming of Mediterranean Waters. How Much Could Be Attributed to Climate Change?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8(11)</w:t>
      </w:r>
      <w:r w:rsidRPr="005D5915">
        <w:rPr>
          <w:rFonts w:cs="Times New Roman"/>
          <w:sz w:val="20"/>
          <w:szCs w:val="20"/>
          <w:lang w:val="en-GB"/>
        </w:rPr>
        <w:t>, e81591, doi:</w:t>
      </w:r>
      <w:hyperlink r:id="rId969" w:history="1">
        <w:r w:rsidRPr="005D5915">
          <w:rPr>
            <w:rStyle w:val="Hyperlink"/>
            <w:rFonts w:cs="Times New Roman"/>
            <w:sz w:val="20"/>
            <w:szCs w:val="20"/>
            <w:lang w:val="en-US"/>
          </w:rPr>
          <w:t>10.1371/journal.pone.0081591</w:t>
        </w:r>
      </w:hyperlink>
      <w:r w:rsidRPr="005D5915">
        <w:rPr>
          <w:rFonts w:cs="Times New Roman"/>
          <w:sz w:val="20"/>
          <w:szCs w:val="20"/>
          <w:lang w:val="en-GB"/>
        </w:rPr>
        <w:t>.</w:t>
      </w:r>
    </w:p>
    <w:p w14:paraId="5DBD32A8" w14:textId="24A036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Macias, D., E. Garcia-Gorriz, A. Dosio, A. Stips, and K. Keuler, 2018: Obtaining the correct sea surface temperature: bias correction of regional climate model data for the Mediterranean Sea.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1095–1117, doi:</w:t>
      </w:r>
      <w:hyperlink r:id="rId970" w:history="1">
        <w:r w:rsidRPr="005D5915">
          <w:rPr>
            <w:rStyle w:val="Hyperlink"/>
            <w:rFonts w:cs="Times New Roman"/>
            <w:sz w:val="20"/>
            <w:szCs w:val="20"/>
            <w:lang w:val="en-US"/>
          </w:rPr>
          <w:t>10.1007/s00382-016-3049-z</w:t>
        </w:r>
      </w:hyperlink>
      <w:r w:rsidRPr="005D5915">
        <w:rPr>
          <w:rFonts w:cs="Times New Roman"/>
          <w:sz w:val="20"/>
          <w:szCs w:val="20"/>
          <w:lang w:val="en-GB"/>
        </w:rPr>
        <w:t>.</w:t>
      </w:r>
    </w:p>
    <w:p w14:paraId="3157E116" w14:textId="5CAB22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MacKellar, N., M. New, and C. Jack, 2014: Observed and modelled trends in rainfall and temperature for South Africa: 1960–2010. </w:t>
      </w:r>
      <w:r w:rsidRPr="005D5915">
        <w:rPr>
          <w:rFonts w:cs="Times New Roman"/>
          <w:i/>
          <w:sz w:val="20"/>
          <w:szCs w:val="20"/>
          <w:lang w:val="en-GB"/>
        </w:rPr>
        <w:t>South African Journal of Science</w:t>
      </w:r>
      <w:r w:rsidRPr="005D5915">
        <w:rPr>
          <w:rFonts w:cs="Times New Roman"/>
          <w:sz w:val="20"/>
          <w:szCs w:val="20"/>
          <w:lang w:val="en-GB"/>
        </w:rPr>
        <w:t xml:space="preserve">, </w:t>
      </w:r>
      <w:r w:rsidRPr="005D5915">
        <w:rPr>
          <w:rFonts w:cs="Times New Roman"/>
          <w:b/>
          <w:sz w:val="20"/>
          <w:szCs w:val="20"/>
          <w:lang w:val="en-GB"/>
        </w:rPr>
        <w:t>110(7/8)</w:t>
      </w:r>
      <w:r w:rsidRPr="005D5915">
        <w:rPr>
          <w:rFonts w:cs="Times New Roman"/>
          <w:sz w:val="20"/>
          <w:szCs w:val="20"/>
          <w:lang w:val="en-GB"/>
        </w:rPr>
        <w:t>, 1–13, doi:</w:t>
      </w:r>
      <w:hyperlink r:id="rId971" w:history="1">
        <w:r w:rsidRPr="005D5915">
          <w:rPr>
            <w:rStyle w:val="Hyperlink"/>
            <w:rFonts w:cs="Times New Roman"/>
            <w:sz w:val="20"/>
            <w:szCs w:val="20"/>
            <w:lang w:val="en-US"/>
          </w:rPr>
          <w:t>10.1590/sajs.2014/20130353</w:t>
        </w:r>
      </w:hyperlink>
      <w:r w:rsidRPr="005D5915">
        <w:rPr>
          <w:rFonts w:cs="Times New Roman"/>
          <w:sz w:val="20"/>
          <w:szCs w:val="20"/>
          <w:lang w:val="en-GB"/>
        </w:rPr>
        <w:t>.</w:t>
      </w:r>
    </w:p>
    <w:p w14:paraId="2C64D72B" w14:textId="4174F7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MacLeod, D.A., H.L. Cloke, F. Pappenberger, and A. Weisheimer, 2016: Improved seasonal prediction of the hot summer of 2003 over Europe through better representation of uncertainty in the land surface.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142(694)</w:t>
      </w:r>
      <w:r w:rsidRPr="005D5915">
        <w:rPr>
          <w:rFonts w:cs="Times New Roman"/>
          <w:sz w:val="20"/>
          <w:szCs w:val="20"/>
          <w:lang w:val="en-GB"/>
        </w:rPr>
        <w:t>, 79–90, doi:</w:t>
      </w:r>
      <w:hyperlink r:id="rId972" w:history="1">
        <w:r w:rsidRPr="005D5915">
          <w:rPr>
            <w:rStyle w:val="Hyperlink"/>
            <w:rFonts w:cs="Times New Roman"/>
            <w:sz w:val="20"/>
            <w:szCs w:val="20"/>
            <w:lang w:val="en-US"/>
          </w:rPr>
          <w:t>10.1002/qj.2631</w:t>
        </w:r>
      </w:hyperlink>
      <w:r w:rsidRPr="005D5915">
        <w:rPr>
          <w:rFonts w:cs="Times New Roman"/>
          <w:sz w:val="20"/>
          <w:szCs w:val="20"/>
          <w:lang w:val="en-GB"/>
        </w:rPr>
        <w:t>.</w:t>
      </w:r>
    </w:p>
    <w:p w14:paraId="3F56F039" w14:textId="5B940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Madhusoodhanan, C.G., K. Shashikanth, T.I. Eldho, and S. Ghosh, 2018: Can statistical downscaling improve consensus among CMIP5 models for Indian summer monsoon rainfall projections?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38(5)</w:t>
      </w:r>
      <w:r w:rsidRPr="005D5915">
        <w:rPr>
          <w:rFonts w:cs="Times New Roman"/>
          <w:sz w:val="20"/>
          <w:szCs w:val="20"/>
          <w:lang w:val="en-GB"/>
        </w:rPr>
        <w:t>, 2449–2461, doi:</w:t>
      </w:r>
      <w:hyperlink r:id="rId973" w:history="1">
        <w:r w:rsidRPr="005D5915">
          <w:rPr>
            <w:rStyle w:val="Hyperlink"/>
            <w:rFonts w:cs="Times New Roman"/>
            <w:sz w:val="20"/>
            <w:szCs w:val="20"/>
            <w:lang w:val="en-US"/>
          </w:rPr>
          <w:t>10.1002/joc.5352</w:t>
        </w:r>
      </w:hyperlink>
      <w:r w:rsidRPr="005D5915">
        <w:rPr>
          <w:rFonts w:cs="Times New Roman"/>
          <w:sz w:val="20"/>
          <w:szCs w:val="20"/>
          <w:lang w:val="en-GB"/>
        </w:rPr>
        <w:t>.</w:t>
      </w:r>
    </w:p>
    <w:p w14:paraId="5809F6AB" w14:textId="2EC9B5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Madsen, M.S., P.L. Langen, F. Boberg, and J.H. Christensen, 2017: Inflated Uncertainty in Multimodel-Based Regional Climate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44(22)</w:t>
      </w:r>
      <w:r w:rsidRPr="005D5915">
        <w:rPr>
          <w:rFonts w:cs="Times New Roman"/>
          <w:sz w:val="20"/>
          <w:szCs w:val="20"/>
          <w:lang w:val="en-GB"/>
        </w:rPr>
        <w:t>, 11,606–11,613, doi:</w:t>
      </w:r>
      <w:hyperlink r:id="rId974" w:history="1">
        <w:r w:rsidRPr="005D5915">
          <w:rPr>
            <w:rStyle w:val="Hyperlink"/>
            <w:rFonts w:cs="Times New Roman"/>
            <w:sz w:val="20"/>
            <w:szCs w:val="20"/>
            <w:lang w:val="en-US"/>
          </w:rPr>
          <w:t>10.1002/2017gl075627</w:t>
        </w:r>
      </w:hyperlink>
      <w:r w:rsidRPr="005D5915">
        <w:rPr>
          <w:rFonts w:cs="Times New Roman"/>
          <w:sz w:val="20"/>
          <w:szCs w:val="20"/>
          <w:lang w:val="en-GB"/>
        </w:rPr>
        <w:t>.</w:t>
      </w:r>
    </w:p>
    <w:p w14:paraId="0B49A574" w14:textId="287FD9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Maher, N., D. Matei, S. Milinski, and J. Marotzke, 2018: ENSO Change in Climate Projections: Forced Response or Internal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45(20)</w:t>
      </w:r>
      <w:r w:rsidRPr="005D5915">
        <w:rPr>
          <w:rFonts w:cs="Times New Roman"/>
          <w:sz w:val="20"/>
          <w:szCs w:val="20"/>
          <w:lang w:val="en-GB"/>
        </w:rPr>
        <w:t>, doi:</w:t>
      </w:r>
      <w:hyperlink r:id="rId975" w:history="1">
        <w:r w:rsidRPr="005D5915">
          <w:rPr>
            <w:rStyle w:val="Hyperlink"/>
            <w:rFonts w:cs="Times New Roman"/>
            <w:sz w:val="20"/>
            <w:szCs w:val="20"/>
            <w:lang w:val="en-US"/>
          </w:rPr>
          <w:t>10.1029/2018gl079764</w:t>
        </w:r>
      </w:hyperlink>
      <w:r w:rsidRPr="005D5915">
        <w:rPr>
          <w:rFonts w:cs="Times New Roman"/>
          <w:sz w:val="20"/>
          <w:szCs w:val="20"/>
          <w:lang w:val="en-GB"/>
        </w:rPr>
        <w:t>.</w:t>
      </w:r>
    </w:p>
    <w:p w14:paraId="4BD8C173" w14:textId="4D773E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Maher, N. et al., 2019: The Max Planck Institute Grand Ensemble: Enabling the Exploration of Climate System Variability.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2050–2069, doi:</w:t>
      </w:r>
      <w:hyperlink r:id="rId976" w:history="1">
        <w:r w:rsidRPr="005D5915">
          <w:rPr>
            <w:rStyle w:val="Hyperlink"/>
            <w:rFonts w:cs="Times New Roman"/>
            <w:sz w:val="20"/>
            <w:szCs w:val="20"/>
            <w:lang w:val="en-US"/>
          </w:rPr>
          <w:t>10.1029/2019ms001639</w:t>
        </w:r>
      </w:hyperlink>
      <w:r w:rsidRPr="005D5915">
        <w:rPr>
          <w:rFonts w:cs="Times New Roman"/>
          <w:sz w:val="20"/>
          <w:szCs w:val="20"/>
          <w:lang w:val="en-GB"/>
        </w:rPr>
        <w:t>.</w:t>
      </w:r>
    </w:p>
    <w:p w14:paraId="72AF5C22" w14:textId="533802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Mahlalela, P.T., R.C. Blamey, and C.J.C. Reason, 2019: Mechanisms behind early winter rainfall variability in the southwestern Cape, South Africa.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21–39, doi:</w:t>
      </w:r>
      <w:hyperlink r:id="rId977" w:history="1">
        <w:r w:rsidRPr="005D5915">
          <w:rPr>
            <w:rStyle w:val="Hyperlink"/>
            <w:rFonts w:cs="Times New Roman"/>
            <w:sz w:val="20"/>
            <w:szCs w:val="20"/>
            <w:lang w:val="en-US"/>
          </w:rPr>
          <w:t>10.1007/s00382-018-4571-y</w:t>
        </w:r>
      </w:hyperlink>
      <w:r w:rsidRPr="005D5915">
        <w:rPr>
          <w:rFonts w:cs="Times New Roman"/>
          <w:sz w:val="20"/>
          <w:szCs w:val="20"/>
          <w:lang w:val="en-GB"/>
        </w:rPr>
        <w:t>.</w:t>
      </w:r>
    </w:p>
    <w:p w14:paraId="26B5EAA7" w14:textId="56CFD4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Mahlstein, I., G. Hegerl, and S. Solomon, 2012: Emerging local warming signals in observational data.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39(21)</w:t>
      </w:r>
      <w:r w:rsidRPr="005D5915">
        <w:rPr>
          <w:rFonts w:cs="Times New Roman"/>
          <w:sz w:val="20"/>
          <w:szCs w:val="20"/>
          <w:lang w:val="en-GB"/>
        </w:rPr>
        <w:t>, n/a–n/a, doi:</w:t>
      </w:r>
      <w:hyperlink r:id="rId978" w:history="1">
        <w:r w:rsidRPr="005D5915">
          <w:rPr>
            <w:rStyle w:val="Hyperlink"/>
            <w:rFonts w:cs="Times New Roman"/>
            <w:sz w:val="20"/>
            <w:szCs w:val="20"/>
            <w:lang w:val="en-US"/>
          </w:rPr>
          <w:t>10.1029/2012gl053952</w:t>
        </w:r>
      </w:hyperlink>
      <w:r w:rsidRPr="005D5915">
        <w:rPr>
          <w:rFonts w:cs="Times New Roman"/>
          <w:sz w:val="20"/>
          <w:szCs w:val="20"/>
          <w:lang w:val="en-GB"/>
        </w:rPr>
        <w:t>.</w:t>
      </w:r>
    </w:p>
    <w:p w14:paraId="7E0FCDAE" w14:textId="3B25E3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Mahlstein, I., R. Knutti, S. Solomon, and R.W. Portmann, 2011: Early onset of significant local warming in low latitude countries.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034009, doi:</w:t>
      </w:r>
      <w:hyperlink r:id="rId979" w:history="1">
        <w:r w:rsidRPr="005D5915">
          <w:rPr>
            <w:rStyle w:val="Hyperlink"/>
            <w:rFonts w:cs="Times New Roman"/>
            <w:sz w:val="20"/>
            <w:szCs w:val="20"/>
            <w:lang w:val="en-US"/>
          </w:rPr>
          <w:t>10.1088/1748-9326/6/3/034009</w:t>
        </w:r>
      </w:hyperlink>
      <w:r w:rsidRPr="005D5915">
        <w:rPr>
          <w:rFonts w:cs="Times New Roman"/>
          <w:sz w:val="20"/>
          <w:szCs w:val="20"/>
          <w:lang w:val="en-GB"/>
        </w:rPr>
        <w:t>.</w:t>
      </w:r>
    </w:p>
    <w:p w14:paraId="37A7AA4A" w14:textId="3BA5C7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Mahmood, R. et al., 2014: Land cover changes and their biogeophysical effects on climate.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929–953, doi:</w:t>
      </w:r>
      <w:hyperlink r:id="rId980" w:history="1">
        <w:r w:rsidRPr="005D5915">
          <w:rPr>
            <w:rStyle w:val="Hyperlink"/>
            <w:rFonts w:cs="Times New Roman"/>
            <w:sz w:val="20"/>
            <w:szCs w:val="20"/>
            <w:lang w:val="en-US"/>
          </w:rPr>
          <w:t>10.1002/joc.3736</w:t>
        </w:r>
      </w:hyperlink>
      <w:r w:rsidRPr="005D5915">
        <w:rPr>
          <w:rFonts w:cs="Times New Roman"/>
          <w:sz w:val="20"/>
          <w:szCs w:val="20"/>
          <w:lang w:val="en-GB"/>
        </w:rPr>
        <w:t>.</w:t>
      </w:r>
    </w:p>
    <w:p w14:paraId="61D7D14F" w14:textId="614BD7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Mahmood, S. et al., 2018: Indian monsoon data assimilation and analysis regional reanalysis: Configuration and performance.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19(3)</w:t>
      </w:r>
      <w:r w:rsidRPr="005D5915">
        <w:rPr>
          <w:rFonts w:cs="Times New Roman"/>
          <w:sz w:val="20"/>
          <w:szCs w:val="20"/>
          <w:lang w:val="en-GB"/>
        </w:rPr>
        <w:t>, e808, doi:</w:t>
      </w:r>
      <w:hyperlink r:id="rId981" w:history="1">
        <w:r w:rsidRPr="005D5915">
          <w:rPr>
            <w:rStyle w:val="Hyperlink"/>
            <w:rFonts w:cs="Times New Roman"/>
            <w:sz w:val="20"/>
            <w:szCs w:val="20"/>
            <w:lang w:val="en-US"/>
          </w:rPr>
          <w:t>10.1002/asl.808</w:t>
        </w:r>
      </w:hyperlink>
      <w:r w:rsidRPr="005D5915">
        <w:rPr>
          <w:rFonts w:cs="Times New Roman"/>
          <w:sz w:val="20"/>
          <w:szCs w:val="20"/>
          <w:lang w:val="en-GB"/>
        </w:rPr>
        <w:t>.</w:t>
      </w:r>
    </w:p>
    <w:p w14:paraId="3597E016" w14:textId="272776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Maidment, R.I., R.P. Allan, and E. Black, 2015: Recent observed and simulated changes in precipitation over Africa.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42(19)</w:t>
      </w:r>
      <w:r w:rsidRPr="005D5915">
        <w:rPr>
          <w:rFonts w:cs="Times New Roman"/>
          <w:sz w:val="20"/>
          <w:szCs w:val="20"/>
          <w:lang w:val="en-GB"/>
        </w:rPr>
        <w:t>, 8155–8164, doi:</w:t>
      </w:r>
      <w:hyperlink r:id="rId982" w:history="1">
        <w:r w:rsidRPr="005D5915">
          <w:rPr>
            <w:rStyle w:val="Hyperlink"/>
            <w:rFonts w:cs="Times New Roman"/>
            <w:sz w:val="20"/>
            <w:szCs w:val="20"/>
            <w:lang w:val="en-US"/>
          </w:rPr>
          <w:t>10.1002/2015gl065765</w:t>
        </w:r>
      </w:hyperlink>
      <w:r w:rsidRPr="005D5915">
        <w:rPr>
          <w:rFonts w:cs="Times New Roman"/>
          <w:sz w:val="20"/>
          <w:szCs w:val="20"/>
          <w:lang w:val="en-GB"/>
        </w:rPr>
        <w:t>.</w:t>
      </w:r>
    </w:p>
    <w:p w14:paraId="2FE7023A" w14:textId="5C6AD2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Maidment, R.I. et al., 2014: The 30 year TAMSAT African Rainfall Climatology And Time series (TARCAT)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119(18)</w:t>
      </w:r>
      <w:r w:rsidRPr="005D5915">
        <w:rPr>
          <w:rFonts w:cs="Times New Roman"/>
          <w:sz w:val="20"/>
          <w:szCs w:val="20"/>
          <w:lang w:val="en-GB"/>
        </w:rPr>
        <w:t>, 10, 610–619, 644, doi:</w:t>
      </w:r>
      <w:hyperlink r:id="rId983" w:history="1">
        <w:r w:rsidRPr="005D5915">
          <w:rPr>
            <w:rStyle w:val="Hyperlink"/>
            <w:rFonts w:cs="Times New Roman"/>
            <w:sz w:val="20"/>
            <w:szCs w:val="20"/>
            <w:lang w:val="en-US"/>
          </w:rPr>
          <w:t>10.1002/2014jd021927</w:t>
        </w:r>
      </w:hyperlink>
      <w:r w:rsidRPr="005D5915">
        <w:rPr>
          <w:rFonts w:cs="Times New Roman"/>
          <w:sz w:val="20"/>
          <w:szCs w:val="20"/>
          <w:lang w:val="en-GB"/>
        </w:rPr>
        <w:t>.</w:t>
      </w:r>
    </w:p>
    <w:p w14:paraId="0920E6E1" w14:textId="09ED1D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Makondo, C.C. and D.S.G. Thomas, 2018: Climate change adaptation: Linking indigenous knowledge with western science for effective adaptation.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88</w:t>
      </w:r>
      <w:r w:rsidRPr="005D5915">
        <w:rPr>
          <w:rFonts w:cs="Times New Roman"/>
          <w:sz w:val="20"/>
          <w:szCs w:val="20"/>
          <w:lang w:val="en-GB"/>
        </w:rPr>
        <w:t>, 83–91, doi:</w:t>
      </w:r>
      <w:hyperlink r:id="rId984" w:history="1">
        <w:r w:rsidRPr="005D5915">
          <w:rPr>
            <w:rStyle w:val="Hyperlink"/>
            <w:rFonts w:cs="Times New Roman"/>
            <w:sz w:val="20"/>
            <w:szCs w:val="20"/>
            <w:lang w:val="en-US"/>
          </w:rPr>
          <w:t>10.1016/j.envsci.2018.06.014</w:t>
        </w:r>
      </w:hyperlink>
      <w:r w:rsidRPr="005D5915">
        <w:rPr>
          <w:rFonts w:cs="Times New Roman"/>
          <w:sz w:val="20"/>
          <w:szCs w:val="20"/>
          <w:lang w:val="en-GB"/>
        </w:rPr>
        <w:t>.</w:t>
      </w:r>
    </w:p>
    <w:p w14:paraId="68840CD9" w14:textId="2B7C85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Mallard, M.S., C.G. Nolte, O.R. Bullock, T.L. Spero, and J. Gula, 2014: Using a coupled lake model with WRF for dynamical downscaling.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119(12)</w:t>
      </w:r>
      <w:r w:rsidRPr="005D5915">
        <w:rPr>
          <w:rFonts w:cs="Times New Roman"/>
          <w:sz w:val="20"/>
          <w:szCs w:val="20"/>
          <w:lang w:val="en-GB"/>
        </w:rPr>
        <w:t>, 7193–7208, doi:</w:t>
      </w:r>
      <w:hyperlink r:id="rId985" w:history="1">
        <w:r w:rsidRPr="005D5915">
          <w:rPr>
            <w:rStyle w:val="Hyperlink"/>
            <w:rFonts w:cs="Times New Roman"/>
            <w:sz w:val="20"/>
            <w:szCs w:val="20"/>
            <w:lang w:val="en-US"/>
          </w:rPr>
          <w:t>10.1002/2014jd021785</w:t>
        </w:r>
      </w:hyperlink>
      <w:r w:rsidRPr="005D5915">
        <w:rPr>
          <w:rFonts w:cs="Times New Roman"/>
          <w:sz w:val="20"/>
          <w:szCs w:val="20"/>
          <w:lang w:val="en-GB"/>
        </w:rPr>
        <w:t>.</w:t>
      </w:r>
    </w:p>
    <w:p w14:paraId="630E888F" w14:textId="04C3C1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Mallet, M. et al., 2016: Overview of the Chemistry-Aerosol Mediterranean Experiment/Aerosol Direct Radiative Forcing on the Mediterranean Climate (ChArMEx/ADRIMED) summer 2013 campaign.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455–504, doi:</w:t>
      </w:r>
      <w:hyperlink r:id="rId986" w:history="1">
        <w:r w:rsidRPr="005D5915">
          <w:rPr>
            <w:rStyle w:val="Hyperlink"/>
            <w:rFonts w:cs="Times New Roman"/>
            <w:sz w:val="20"/>
            <w:szCs w:val="20"/>
            <w:lang w:val="en-US"/>
          </w:rPr>
          <w:t>10.5194/acp-16-455-2016</w:t>
        </w:r>
      </w:hyperlink>
      <w:r w:rsidRPr="005D5915">
        <w:rPr>
          <w:rFonts w:cs="Times New Roman"/>
          <w:sz w:val="20"/>
          <w:szCs w:val="20"/>
          <w:lang w:val="en-GB"/>
        </w:rPr>
        <w:t>.</w:t>
      </w:r>
    </w:p>
    <w:p w14:paraId="64D2ACE6" w14:textId="0C4D58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 W. and T. Zhou, 2014: Response of the East Asian summer monsoon to large volcanic eruptions during the last millennium. </w:t>
      </w:r>
      <w:r w:rsidRPr="005D5915">
        <w:rPr>
          <w:rFonts w:cs="Times New Roman"/>
          <w:i/>
          <w:sz w:val="20"/>
          <w:szCs w:val="20"/>
          <w:lang w:val="en-GB"/>
        </w:rPr>
        <w:t>Chinese Science Bulletin</w:t>
      </w:r>
      <w:r w:rsidRPr="005D5915">
        <w:rPr>
          <w:rFonts w:cs="Times New Roman"/>
          <w:sz w:val="20"/>
          <w:szCs w:val="20"/>
          <w:lang w:val="en-GB"/>
        </w:rPr>
        <w:t xml:space="preserve">, </w:t>
      </w:r>
      <w:r w:rsidRPr="005D5915">
        <w:rPr>
          <w:rFonts w:cs="Times New Roman"/>
          <w:b/>
          <w:sz w:val="20"/>
          <w:szCs w:val="20"/>
          <w:lang w:val="en-GB"/>
        </w:rPr>
        <w:t>59(31)</w:t>
      </w:r>
      <w:r w:rsidRPr="005D5915">
        <w:rPr>
          <w:rFonts w:cs="Times New Roman"/>
          <w:sz w:val="20"/>
          <w:szCs w:val="20"/>
          <w:lang w:val="en-GB"/>
        </w:rPr>
        <w:t>, 4123–4129, doi:</w:t>
      </w:r>
      <w:hyperlink r:id="rId987" w:history="1">
        <w:r w:rsidRPr="005D5915">
          <w:rPr>
            <w:rStyle w:val="Hyperlink"/>
            <w:rFonts w:cs="Times New Roman"/>
            <w:sz w:val="20"/>
            <w:szCs w:val="20"/>
            <w:lang w:val="en-US"/>
          </w:rPr>
          <w:t>10.1007/s11434-014-0404-5</w:t>
        </w:r>
      </w:hyperlink>
      <w:r w:rsidRPr="005D5915">
        <w:rPr>
          <w:rFonts w:cs="Times New Roman"/>
          <w:sz w:val="20"/>
          <w:szCs w:val="20"/>
          <w:lang w:val="en-GB"/>
        </w:rPr>
        <w:t>.</w:t>
      </w:r>
    </w:p>
    <w:p w14:paraId="0E4584B2" w14:textId="00331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Mankin, J.S., F. Lehner, S. Coats, and K.A. McKinnon, 2020: The Value of Initial Condition Large Ensembles to Robust Adaptation Decision-Making.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doi:</w:t>
      </w:r>
      <w:hyperlink r:id="rId988" w:history="1">
        <w:r w:rsidRPr="005D5915">
          <w:rPr>
            <w:rStyle w:val="Hyperlink"/>
            <w:rFonts w:cs="Times New Roman"/>
            <w:sz w:val="20"/>
            <w:szCs w:val="20"/>
            <w:lang w:val="en-US"/>
          </w:rPr>
          <w:t>10.1029/2020ef001610</w:t>
        </w:r>
      </w:hyperlink>
      <w:r w:rsidRPr="005D5915">
        <w:rPr>
          <w:rFonts w:cs="Times New Roman"/>
          <w:sz w:val="20"/>
          <w:szCs w:val="20"/>
          <w:lang w:val="en-GB"/>
        </w:rPr>
        <w:t>.</w:t>
      </w:r>
    </w:p>
    <w:p w14:paraId="4219DFEC" w14:textId="579B83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Mann, M.E. et al., 2017: Influence of Anthropogenic Climate Change on Planetary Wave Resonance and Extreme Weather Events.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45242, doi:</w:t>
      </w:r>
      <w:hyperlink r:id="rId989" w:history="1">
        <w:r w:rsidRPr="005D5915">
          <w:rPr>
            <w:rStyle w:val="Hyperlink"/>
            <w:rFonts w:cs="Times New Roman"/>
            <w:sz w:val="20"/>
            <w:szCs w:val="20"/>
            <w:lang w:val="en-US"/>
          </w:rPr>
          <w:t>10.1038/srep45242</w:t>
        </w:r>
      </w:hyperlink>
      <w:r w:rsidRPr="005D5915">
        <w:rPr>
          <w:rFonts w:cs="Times New Roman"/>
          <w:sz w:val="20"/>
          <w:szCs w:val="20"/>
          <w:lang w:val="en-GB"/>
        </w:rPr>
        <w:t>.</w:t>
      </w:r>
    </w:p>
    <w:p w14:paraId="041EE67F" w14:textId="195637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Mann, M.E. et al., 2018: Projected changes in persistent extreme summer weather events: The role of quasi-resonant amplification.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eaat3272, doi:</w:t>
      </w:r>
      <w:hyperlink r:id="rId990" w:history="1">
        <w:r w:rsidRPr="005D5915">
          <w:rPr>
            <w:rStyle w:val="Hyperlink"/>
            <w:rFonts w:cs="Times New Roman"/>
            <w:sz w:val="20"/>
            <w:szCs w:val="20"/>
            <w:lang w:val="en-GB"/>
          </w:rPr>
          <w:t>10.1126/sciadv.aat3272</w:t>
        </w:r>
      </w:hyperlink>
      <w:r w:rsidRPr="005D5915">
        <w:rPr>
          <w:rFonts w:cs="Times New Roman"/>
          <w:sz w:val="20"/>
          <w:szCs w:val="20"/>
          <w:lang w:val="en-GB"/>
        </w:rPr>
        <w:t>.</w:t>
      </w:r>
    </w:p>
    <w:p w14:paraId="1B931AE6" w14:textId="37B714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 B. et al., 2016: High-resolution satellite-gauge merged precipitation climatologies of the Tropical Andes.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121(3)</w:t>
      </w:r>
      <w:r w:rsidRPr="005D5915">
        <w:rPr>
          <w:rFonts w:cs="Times New Roman"/>
          <w:sz w:val="20"/>
          <w:szCs w:val="20"/>
          <w:lang w:val="en-GB"/>
        </w:rPr>
        <w:t>, 1190–1207, doi:</w:t>
      </w:r>
      <w:hyperlink r:id="rId991" w:history="1">
        <w:r w:rsidRPr="005D5915">
          <w:rPr>
            <w:rStyle w:val="Hyperlink"/>
            <w:rFonts w:cs="Times New Roman"/>
            <w:sz w:val="20"/>
            <w:szCs w:val="20"/>
            <w:lang w:val="en-US"/>
          </w:rPr>
          <w:t>10.1002/2015jd023788</w:t>
        </w:r>
      </w:hyperlink>
      <w:r w:rsidRPr="005D5915">
        <w:rPr>
          <w:rFonts w:cs="Times New Roman"/>
          <w:sz w:val="20"/>
          <w:szCs w:val="20"/>
          <w:lang w:val="en-GB"/>
        </w:rPr>
        <w:t>.</w:t>
      </w:r>
    </w:p>
    <w:p w14:paraId="05AC0733" w14:textId="3AD757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and J.M. Gutiérrez, 2019: Process-conditioned bias correction for seasonal forecasting: a case-study with ENSO in Peru.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52(3–4)</w:t>
      </w:r>
      <w:r w:rsidRPr="005D5915">
        <w:rPr>
          <w:rFonts w:cs="Times New Roman"/>
          <w:sz w:val="20"/>
          <w:szCs w:val="20"/>
          <w:lang w:val="en-GB"/>
        </w:rPr>
        <w:t>, 1673–1683, doi:</w:t>
      </w:r>
      <w:hyperlink r:id="rId992" w:history="1">
        <w:r w:rsidRPr="005D5915">
          <w:rPr>
            <w:rStyle w:val="Hyperlink"/>
            <w:rFonts w:cs="Times New Roman"/>
            <w:sz w:val="20"/>
            <w:szCs w:val="20"/>
            <w:lang w:val="en-US"/>
          </w:rPr>
          <w:t>10.1007/s00382-018-4226-z</w:t>
        </w:r>
      </w:hyperlink>
      <w:r w:rsidRPr="005D5915">
        <w:rPr>
          <w:rFonts w:cs="Times New Roman"/>
          <w:sz w:val="20"/>
          <w:szCs w:val="20"/>
          <w:lang w:val="en-GB"/>
        </w:rPr>
        <w:t>.</w:t>
      </w:r>
    </w:p>
    <w:p w14:paraId="723DE690" w14:textId="7681A3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L.K. Amekudzi, K. Preko, S. Herrera, and J.M. Gutiérrez, 2014: Precipitation variability and trends in Ghana: An intercomparison of observational and reanalysis products.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124(4)</w:t>
      </w:r>
      <w:r w:rsidRPr="005D5915">
        <w:rPr>
          <w:rFonts w:cs="Times New Roman"/>
          <w:sz w:val="20"/>
          <w:szCs w:val="20"/>
          <w:lang w:val="en-GB"/>
        </w:rPr>
        <w:t>, 805–819, doi:</w:t>
      </w:r>
      <w:hyperlink r:id="rId993" w:history="1">
        <w:r w:rsidRPr="005D5915">
          <w:rPr>
            <w:rStyle w:val="Hyperlink"/>
            <w:rFonts w:cs="Times New Roman"/>
            <w:sz w:val="20"/>
            <w:szCs w:val="20"/>
            <w:lang w:val="en-US"/>
          </w:rPr>
          <w:t>10.1007/s10584-014-1100-9</w:t>
        </w:r>
      </w:hyperlink>
      <w:r w:rsidRPr="005D5915">
        <w:rPr>
          <w:rFonts w:cs="Times New Roman"/>
          <w:sz w:val="20"/>
          <w:szCs w:val="20"/>
          <w:lang w:val="en-GB"/>
        </w:rPr>
        <w:t>.</w:t>
      </w:r>
    </w:p>
    <w:p w14:paraId="666B49B5" w14:textId="4A315E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L. Fiwa, C. Vanya, H. Kanamaru, and J.M. Gutiérrez, 2020: Statistical downscaling or bias adjustment? A case study involving implausible climate change projections of precipitation in Malawi. </w:t>
      </w:r>
      <w:r w:rsidRPr="005D5915">
        <w:rPr>
          <w:rFonts w:cs="Times New Roman"/>
          <w:i/>
          <w:sz w:val="20"/>
          <w:szCs w:val="20"/>
          <w:lang w:val="en-GB"/>
        </w:rPr>
        <w:t>Climatic Change</w:t>
      </w:r>
      <w:r w:rsidRPr="005D5915">
        <w:rPr>
          <w:rFonts w:cs="Times New Roman"/>
          <w:sz w:val="20"/>
          <w:szCs w:val="20"/>
          <w:lang w:val="en-GB"/>
        </w:rPr>
        <w:t>, doi:</w:t>
      </w:r>
      <w:hyperlink r:id="rId994" w:history="1">
        <w:r w:rsidRPr="005D5915">
          <w:rPr>
            <w:rStyle w:val="Hyperlink"/>
            <w:rFonts w:cs="Times New Roman"/>
            <w:sz w:val="20"/>
            <w:szCs w:val="20"/>
            <w:lang w:val="en-US"/>
          </w:rPr>
          <w:t>10.1007/s10584-020-02867-3</w:t>
        </w:r>
      </w:hyperlink>
      <w:r w:rsidRPr="005D5915">
        <w:rPr>
          <w:rFonts w:cs="Times New Roman"/>
          <w:sz w:val="20"/>
          <w:szCs w:val="20"/>
          <w:lang w:val="en-GB"/>
        </w:rPr>
        <w:t>.</w:t>
      </w:r>
    </w:p>
    <w:p w14:paraId="630227B7" w14:textId="48CCBE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et al., 2015: Statistical Downscaling in the Tropics Can Be Sensitive to Reanalysis Choice: A Case Study for Precipitation in the Philippines.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4171–4184, doi:</w:t>
      </w:r>
      <w:hyperlink r:id="rId995" w:history="1">
        <w:r w:rsidRPr="005D5915">
          <w:rPr>
            <w:rStyle w:val="Hyperlink"/>
            <w:rFonts w:cs="Times New Roman"/>
            <w:sz w:val="20"/>
            <w:szCs w:val="20"/>
            <w:lang w:val="en-US"/>
          </w:rPr>
          <w:t>10.1175/jcli-d-14-00331.1</w:t>
        </w:r>
      </w:hyperlink>
      <w:r w:rsidRPr="005D5915">
        <w:rPr>
          <w:rFonts w:cs="Times New Roman"/>
          <w:sz w:val="20"/>
          <w:szCs w:val="20"/>
          <w:lang w:val="en-GB"/>
        </w:rPr>
        <w:t>.</w:t>
      </w:r>
    </w:p>
    <w:p w14:paraId="71A5521E" w14:textId="72D9DD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Manzini, E. et al., 2014: Northern winter climate change: Assessment of uncertainty in CMIP5 projections related to stratosphere-troposphere coupling.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119(13)</w:t>
      </w:r>
      <w:r w:rsidRPr="005D5915">
        <w:rPr>
          <w:rFonts w:cs="Times New Roman"/>
          <w:sz w:val="20"/>
          <w:szCs w:val="20"/>
          <w:lang w:val="en-GB"/>
        </w:rPr>
        <w:t>, 7979–7998, doi:</w:t>
      </w:r>
      <w:hyperlink r:id="rId996" w:history="1">
        <w:r w:rsidRPr="005D5915">
          <w:rPr>
            <w:rStyle w:val="Hyperlink"/>
            <w:rFonts w:cs="Times New Roman"/>
            <w:sz w:val="20"/>
            <w:szCs w:val="20"/>
            <w:lang w:val="en-US"/>
          </w:rPr>
          <w:t>10.1002/2013jd021403</w:t>
        </w:r>
      </w:hyperlink>
      <w:r w:rsidRPr="005D5915">
        <w:rPr>
          <w:rFonts w:cs="Times New Roman"/>
          <w:sz w:val="20"/>
          <w:szCs w:val="20"/>
          <w:lang w:val="en-GB"/>
        </w:rPr>
        <w:t>.</w:t>
      </w:r>
    </w:p>
    <w:p w14:paraId="2B058286" w14:textId="409C93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2012: Nonstationarities of regional climate model biases in European seasonal mean temperature and precipitation sums.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n/a–n/a, doi:</w:t>
      </w:r>
      <w:hyperlink r:id="rId997" w:history="1">
        <w:r w:rsidRPr="005D5915">
          <w:rPr>
            <w:rStyle w:val="Hyperlink"/>
            <w:rFonts w:cs="Times New Roman"/>
            <w:sz w:val="20"/>
            <w:szCs w:val="20"/>
            <w:lang w:val="en-US"/>
          </w:rPr>
          <w:t>10.1029/2012gl051210</w:t>
        </w:r>
      </w:hyperlink>
      <w:r w:rsidRPr="005D5915">
        <w:rPr>
          <w:rFonts w:cs="Times New Roman"/>
          <w:sz w:val="20"/>
          <w:szCs w:val="20"/>
          <w:lang w:val="en-GB"/>
        </w:rPr>
        <w:t>.</w:t>
      </w:r>
    </w:p>
    <w:p w14:paraId="51C44C33" w14:textId="5175F2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2013a: Bias Correction, Quantile Mapping, and Downscaling: Revisiting the Inflation Issue.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26(6)</w:t>
      </w:r>
      <w:r w:rsidRPr="005D5915">
        <w:rPr>
          <w:rFonts w:cs="Times New Roman"/>
          <w:sz w:val="20"/>
          <w:szCs w:val="20"/>
          <w:lang w:val="en-GB"/>
        </w:rPr>
        <w:t>, 2137–2143, doi:</w:t>
      </w:r>
      <w:hyperlink r:id="rId998" w:history="1">
        <w:r w:rsidRPr="005D5915">
          <w:rPr>
            <w:rStyle w:val="Hyperlink"/>
            <w:rFonts w:cs="Times New Roman"/>
            <w:sz w:val="20"/>
            <w:szCs w:val="20"/>
            <w:lang w:val="en-US"/>
          </w:rPr>
          <w:t>10.1175/jcli-d-12-00821.1</w:t>
        </w:r>
      </w:hyperlink>
      <w:r w:rsidRPr="005D5915">
        <w:rPr>
          <w:rFonts w:cs="Times New Roman"/>
          <w:sz w:val="20"/>
          <w:szCs w:val="20"/>
          <w:lang w:val="en-GB"/>
        </w:rPr>
        <w:t>.</w:t>
      </w:r>
    </w:p>
    <w:p w14:paraId="34E92470" w14:textId="548BE5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2013b: When will trends in European mean and heavy daily precipitation emerge?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014004, doi:</w:t>
      </w:r>
      <w:hyperlink r:id="rId999" w:history="1">
        <w:r w:rsidRPr="005D5915">
          <w:rPr>
            <w:rStyle w:val="Hyperlink"/>
            <w:rFonts w:cs="Times New Roman"/>
            <w:sz w:val="20"/>
            <w:szCs w:val="20"/>
            <w:lang w:val="en-GB"/>
          </w:rPr>
          <w:t>10.1088/1748-9326/8/1/014004</w:t>
        </w:r>
      </w:hyperlink>
      <w:r w:rsidRPr="005D5915">
        <w:rPr>
          <w:rFonts w:cs="Times New Roman"/>
          <w:sz w:val="20"/>
          <w:szCs w:val="20"/>
          <w:lang w:val="en-GB"/>
        </w:rPr>
        <w:t>.</w:t>
      </w:r>
    </w:p>
    <w:p w14:paraId="15ED9843" w14:textId="339718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2016: Bias Correcting Climate Change Simulations - a Critical Review.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211–220, doi:</w:t>
      </w:r>
      <w:hyperlink r:id="rId1000" w:history="1">
        <w:r w:rsidRPr="005D5915">
          <w:rPr>
            <w:rStyle w:val="Hyperlink"/>
            <w:rFonts w:cs="Times New Roman"/>
            <w:sz w:val="20"/>
            <w:szCs w:val="20"/>
            <w:lang w:val="en-GB"/>
          </w:rPr>
          <w:t>10.1007/s40641-016-0050-x</w:t>
        </w:r>
      </w:hyperlink>
      <w:r w:rsidRPr="005D5915">
        <w:rPr>
          <w:rFonts w:cs="Times New Roman"/>
          <w:sz w:val="20"/>
          <w:szCs w:val="20"/>
          <w:lang w:val="en-GB"/>
        </w:rPr>
        <w:t>.</w:t>
      </w:r>
    </w:p>
    <w:p w14:paraId="468113FD" w14:textId="2CF91F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and M. Widmann, 2018a: Cross-validation of bias-corrected climate simulations is misleading.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22(9)</w:t>
      </w:r>
      <w:r w:rsidRPr="005D5915">
        <w:rPr>
          <w:rFonts w:cs="Times New Roman"/>
          <w:sz w:val="20"/>
          <w:szCs w:val="20"/>
          <w:lang w:val="en-GB"/>
        </w:rPr>
        <w:t>, 4867–4873, doi:</w:t>
      </w:r>
      <w:hyperlink r:id="rId1001" w:history="1">
        <w:r w:rsidRPr="005D5915">
          <w:rPr>
            <w:rStyle w:val="Hyperlink"/>
            <w:rFonts w:cs="Times New Roman"/>
            <w:sz w:val="20"/>
            <w:szCs w:val="20"/>
            <w:lang w:val="en-US"/>
          </w:rPr>
          <w:t>10.5194/hess-22-4867-2018</w:t>
        </w:r>
      </w:hyperlink>
      <w:r w:rsidRPr="005D5915">
        <w:rPr>
          <w:rFonts w:cs="Times New Roman"/>
          <w:sz w:val="20"/>
          <w:szCs w:val="20"/>
          <w:lang w:val="en-GB"/>
        </w:rPr>
        <w:t>.</w:t>
      </w:r>
    </w:p>
    <w:p w14:paraId="6C2DD796" w14:textId="71182D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and M. Widmann, 2018b: </w:t>
      </w:r>
      <w:r w:rsidRPr="005D5915">
        <w:rPr>
          <w:rFonts w:cs="Times New Roman"/>
          <w:i/>
          <w:sz w:val="20"/>
          <w:szCs w:val="20"/>
          <w:lang w:val="en-GB"/>
        </w:rPr>
        <w:t>Statistical Downscaling and Bias Correction for Climate Research</w:t>
      </w:r>
      <w:r w:rsidRPr="005D5915">
        <w:rPr>
          <w:rFonts w:cs="Times New Roman"/>
          <w:sz w:val="20"/>
          <w:szCs w:val="20"/>
          <w:lang w:val="en-GB"/>
        </w:rPr>
        <w:t>. Cambridge University Press, Cambridge, United Kingdom and NewYork, NY, USA, 360 pp., doi:</w:t>
      </w:r>
      <w:hyperlink r:id="rId1002" w:history="1">
        <w:r w:rsidRPr="005D5915">
          <w:rPr>
            <w:rStyle w:val="Hyperlink"/>
            <w:rFonts w:cs="Times New Roman"/>
            <w:sz w:val="20"/>
            <w:szCs w:val="20"/>
            <w:lang w:val="en-US"/>
          </w:rPr>
          <w:t>10.1017/9781107588783</w:t>
        </w:r>
      </w:hyperlink>
      <w:r w:rsidRPr="005D5915">
        <w:rPr>
          <w:rFonts w:cs="Times New Roman"/>
          <w:sz w:val="20"/>
          <w:szCs w:val="20"/>
          <w:lang w:val="en-GB"/>
        </w:rPr>
        <w:t>.</w:t>
      </w:r>
    </w:p>
    <w:p w14:paraId="47A5DDF2" w14:textId="164AD1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Maraun, D., M. Widmann, and J.M. Gutiérrez, 2019a: Statistical downscaling skill under present climate conditions: A synthesis of the VALUE perfect predictor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3692–3703, doi:</w:t>
      </w:r>
      <w:hyperlink r:id="rId1003" w:history="1">
        <w:r w:rsidRPr="005D5915">
          <w:rPr>
            <w:rStyle w:val="Hyperlink"/>
            <w:rFonts w:cs="Times New Roman"/>
            <w:sz w:val="20"/>
            <w:szCs w:val="20"/>
            <w:lang w:val="en-US"/>
          </w:rPr>
          <w:t>10.1002/joc.5877</w:t>
        </w:r>
      </w:hyperlink>
      <w:r w:rsidRPr="005D5915">
        <w:rPr>
          <w:rFonts w:cs="Times New Roman"/>
          <w:sz w:val="20"/>
          <w:szCs w:val="20"/>
          <w:lang w:val="en-GB"/>
        </w:rPr>
        <w:t>.</w:t>
      </w:r>
    </w:p>
    <w:p w14:paraId="4F5B36BC" w14:textId="5FB74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2015: VALUE: A framework to validate downscaling approaches for climate change studies.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1–14, doi:</w:t>
      </w:r>
      <w:hyperlink r:id="rId1004" w:history="1">
        <w:r w:rsidRPr="005D5915">
          <w:rPr>
            <w:rStyle w:val="Hyperlink"/>
            <w:rFonts w:cs="Times New Roman"/>
            <w:sz w:val="20"/>
            <w:szCs w:val="20"/>
            <w:lang w:val="en-US"/>
          </w:rPr>
          <w:t>10.1002/2014ef000259</w:t>
        </w:r>
      </w:hyperlink>
      <w:r w:rsidRPr="005D5915">
        <w:rPr>
          <w:rFonts w:cs="Times New Roman"/>
          <w:sz w:val="20"/>
          <w:szCs w:val="20"/>
          <w:lang w:val="en-GB"/>
        </w:rPr>
        <w:t>.</w:t>
      </w:r>
    </w:p>
    <w:p w14:paraId="166AB00B" w14:textId="0F17BC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2017: Towards process-informed bias correction of climate change simulations.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7(11)</w:t>
      </w:r>
      <w:r w:rsidRPr="005D5915">
        <w:rPr>
          <w:rFonts w:cs="Times New Roman"/>
          <w:sz w:val="20"/>
          <w:szCs w:val="20"/>
          <w:lang w:val="en-GB"/>
        </w:rPr>
        <w:t>, 664–773, doi:</w:t>
      </w:r>
      <w:hyperlink r:id="rId1005" w:history="1">
        <w:r w:rsidRPr="005D5915">
          <w:rPr>
            <w:rStyle w:val="Hyperlink"/>
            <w:rFonts w:cs="Times New Roman"/>
            <w:sz w:val="20"/>
            <w:szCs w:val="20"/>
            <w:lang w:val="en-US"/>
          </w:rPr>
          <w:t>10.1038/nclimate3418</w:t>
        </w:r>
      </w:hyperlink>
      <w:r w:rsidRPr="005D5915">
        <w:rPr>
          <w:rFonts w:cs="Times New Roman"/>
          <w:sz w:val="20"/>
          <w:szCs w:val="20"/>
          <w:lang w:val="en-GB"/>
        </w:rPr>
        <w:t>.</w:t>
      </w:r>
    </w:p>
    <w:p w14:paraId="1C9917AE" w14:textId="4DBA16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2019b: The VALUE perfect predictor experiment: Evaluation of temporal variability.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3786–3818, doi:</w:t>
      </w:r>
      <w:hyperlink r:id="rId1006" w:history="1">
        <w:r w:rsidRPr="005D5915">
          <w:rPr>
            <w:rStyle w:val="Hyperlink"/>
            <w:rFonts w:cs="Times New Roman"/>
            <w:sz w:val="20"/>
            <w:szCs w:val="20"/>
            <w:lang w:val="en-US"/>
          </w:rPr>
          <w:t>10.1002/joc.5222</w:t>
        </w:r>
      </w:hyperlink>
      <w:r w:rsidRPr="005D5915">
        <w:rPr>
          <w:rFonts w:cs="Times New Roman"/>
          <w:sz w:val="20"/>
          <w:szCs w:val="20"/>
          <w:lang w:val="en-GB"/>
        </w:rPr>
        <w:t>.</w:t>
      </w:r>
    </w:p>
    <w:p w14:paraId="77071CA2" w14:textId="15ED17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Marchau, V.A.W.J., W.E. Walker, P.J.T.M. Bloemen, and S.W. Popper (eds.), 2019: </w:t>
      </w:r>
      <w:r w:rsidRPr="005D5915">
        <w:rPr>
          <w:rFonts w:cs="Times New Roman"/>
          <w:i/>
          <w:sz w:val="20"/>
          <w:szCs w:val="20"/>
          <w:lang w:val="en-GB"/>
        </w:rPr>
        <w:t>Decision Making under Deep Uncertainty: From Theory to Practice</w:t>
      </w:r>
      <w:r w:rsidRPr="005D5915">
        <w:rPr>
          <w:rFonts w:cs="Times New Roman"/>
          <w:sz w:val="20"/>
          <w:szCs w:val="20"/>
          <w:lang w:val="en-GB"/>
        </w:rPr>
        <w:t>. Springer, Cham, Switzerland, 405 pp., doi:</w:t>
      </w:r>
      <w:hyperlink r:id="rId1007" w:history="1">
        <w:r w:rsidRPr="005D5915">
          <w:rPr>
            <w:rStyle w:val="Hyperlink"/>
            <w:rFonts w:cs="Times New Roman"/>
            <w:sz w:val="20"/>
            <w:szCs w:val="20"/>
            <w:lang w:val="en-US"/>
          </w:rPr>
          <w:t>10.1007/978-3-030-05252-2</w:t>
        </w:r>
      </w:hyperlink>
      <w:r w:rsidRPr="005D5915">
        <w:rPr>
          <w:rFonts w:cs="Times New Roman"/>
          <w:sz w:val="20"/>
          <w:szCs w:val="20"/>
          <w:lang w:val="en-GB"/>
        </w:rPr>
        <w:t>.</w:t>
      </w:r>
    </w:p>
    <w:p w14:paraId="43ADD5BD" w14:textId="252B7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Marengo, J.A., M. Rusticucci, O. Penalba, and M. Renom, 2010: An intercomparison of observed and simulated extreme rainfall and temperature events during the last half of the twentieth century: part 2: historical trends.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98(3–4)</w:t>
      </w:r>
      <w:r w:rsidRPr="005D5915">
        <w:rPr>
          <w:rFonts w:cs="Times New Roman"/>
          <w:sz w:val="20"/>
          <w:szCs w:val="20"/>
          <w:lang w:val="en-GB"/>
        </w:rPr>
        <w:t>, 509–529, doi:</w:t>
      </w:r>
      <w:hyperlink r:id="rId1008" w:history="1">
        <w:r w:rsidRPr="005D5915">
          <w:rPr>
            <w:rStyle w:val="Hyperlink"/>
            <w:rFonts w:cs="Times New Roman"/>
            <w:sz w:val="20"/>
            <w:szCs w:val="20"/>
            <w:lang w:val="en-US"/>
          </w:rPr>
          <w:t>10.1007/s10584-009-9743-7</w:t>
        </w:r>
      </w:hyperlink>
      <w:r w:rsidRPr="005D5915">
        <w:rPr>
          <w:rFonts w:cs="Times New Roman"/>
          <w:sz w:val="20"/>
          <w:szCs w:val="20"/>
          <w:lang w:val="en-GB"/>
        </w:rPr>
        <w:t>.</w:t>
      </w:r>
    </w:p>
    <w:p w14:paraId="0FBF1919" w14:textId="1E59E7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Mariotti, A. and A. Dell’Aquila, 2012: Decadal climate variability in the Mediterranean region: roles of large-scale forcings and regional processes.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1129–1145, doi:</w:t>
      </w:r>
      <w:hyperlink r:id="rId1009" w:history="1">
        <w:r w:rsidRPr="005D5915">
          <w:rPr>
            <w:rStyle w:val="Hyperlink"/>
            <w:rFonts w:cs="Times New Roman"/>
            <w:sz w:val="20"/>
            <w:szCs w:val="20"/>
            <w:lang w:val="en-US"/>
          </w:rPr>
          <w:t>10.1007/s00382-011-1056-7</w:t>
        </w:r>
      </w:hyperlink>
      <w:r w:rsidRPr="005D5915">
        <w:rPr>
          <w:rFonts w:cs="Times New Roman"/>
          <w:sz w:val="20"/>
          <w:szCs w:val="20"/>
          <w:lang w:val="en-GB"/>
        </w:rPr>
        <w:t>.</w:t>
      </w:r>
    </w:p>
    <w:p w14:paraId="7A11EBE3" w14:textId="00D635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Mariotti, A., Y. Pan, N. Zeng, and A. Alessandri, 2015: Long-term climate change in the Mediterranean region in the midst of decadal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44(5–6)</w:t>
      </w:r>
      <w:r w:rsidRPr="005D5915">
        <w:rPr>
          <w:rFonts w:cs="Times New Roman"/>
          <w:sz w:val="20"/>
          <w:szCs w:val="20"/>
          <w:lang w:val="en-GB"/>
        </w:rPr>
        <w:t>, 1437–1456, doi:</w:t>
      </w:r>
      <w:hyperlink r:id="rId1010" w:history="1">
        <w:r w:rsidRPr="005D5915">
          <w:rPr>
            <w:rStyle w:val="Hyperlink"/>
            <w:rFonts w:cs="Times New Roman"/>
            <w:sz w:val="20"/>
            <w:szCs w:val="20"/>
            <w:lang w:val="en-US"/>
          </w:rPr>
          <w:t>10.1007/s00382-015-2487-3</w:t>
        </w:r>
      </w:hyperlink>
      <w:r w:rsidRPr="005D5915">
        <w:rPr>
          <w:rFonts w:cs="Times New Roman"/>
          <w:sz w:val="20"/>
          <w:szCs w:val="20"/>
          <w:lang w:val="en-GB"/>
        </w:rPr>
        <w:t>.</w:t>
      </w:r>
    </w:p>
    <w:p w14:paraId="34BF4530" w14:textId="3379AE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Marteau, R., Y. Richard, B. Pohl, C.C. Smith, and T. Castel, 2015: High-resolution rainfall variability simulated by the WRF RCM: application to eastern France.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44(3–4)</w:t>
      </w:r>
      <w:r w:rsidRPr="005D5915">
        <w:rPr>
          <w:rFonts w:cs="Times New Roman"/>
          <w:sz w:val="20"/>
          <w:szCs w:val="20"/>
          <w:lang w:val="en-GB"/>
        </w:rPr>
        <w:t>, 1093–1107, doi:</w:t>
      </w:r>
      <w:hyperlink r:id="rId1011" w:history="1">
        <w:r w:rsidRPr="005D5915">
          <w:rPr>
            <w:rStyle w:val="Hyperlink"/>
            <w:rFonts w:cs="Times New Roman"/>
            <w:sz w:val="20"/>
            <w:szCs w:val="20"/>
            <w:lang w:val="en-US"/>
          </w:rPr>
          <w:t>10.1007/s00382-014-2125-5</w:t>
        </w:r>
      </w:hyperlink>
      <w:r w:rsidRPr="005D5915">
        <w:rPr>
          <w:rFonts w:cs="Times New Roman"/>
          <w:sz w:val="20"/>
          <w:szCs w:val="20"/>
          <w:lang w:val="en-GB"/>
        </w:rPr>
        <w:t>.</w:t>
      </w:r>
    </w:p>
    <w:p w14:paraId="5E1D6ABE" w14:textId="55E44E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Martilli, A., A. Clappier, and M.W. Rotach, 2002: An urban surface exchange parameterisation for mesoscale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104(2)</w:t>
      </w:r>
      <w:r w:rsidRPr="005D5915">
        <w:rPr>
          <w:rFonts w:cs="Times New Roman"/>
          <w:sz w:val="20"/>
          <w:szCs w:val="20"/>
          <w:lang w:val="en-GB"/>
        </w:rPr>
        <w:t>, 261–304, doi:</w:t>
      </w:r>
      <w:hyperlink r:id="rId1012" w:history="1">
        <w:r w:rsidRPr="005D5915">
          <w:rPr>
            <w:rStyle w:val="Hyperlink"/>
            <w:rFonts w:cs="Times New Roman"/>
            <w:sz w:val="20"/>
            <w:szCs w:val="20"/>
            <w:lang w:val="en-US"/>
          </w:rPr>
          <w:t>10.1023/a:1016099921195</w:t>
        </w:r>
      </w:hyperlink>
      <w:r w:rsidRPr="005D5915">
        <w:rPr>
          <w:rFonts w:cs="Times New Roman"/>
          <w:sz w:val="20"/>
          <w:szCs w:val="20"/>
          <w:lang w:val="en-GB"/>
        </w:rPr>
        <w:t>.</w:t>
      </w:r>
    </w:p>
    <w:p w14:paraId="32AF2ABF" w14:textId="4EB931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 B. Timbal, and E. Brun, 1996: Downscaling of general circulation model outputs: simulation of the snow climatology of the French Alps and sensitivity to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13(1)</w:t>
      </w:r>
      <w:r w:rsidRPr="005D5915">
        <w:rPr>
          <w:rFonts w:cs="Times New Roman"/>
          <w:sz w:val="20"/>
          <w:szCs w:val="20"/>
          <w:lang w:val="en-GB"/>
        </w:rPr>
        <w:t>, 45–56, doi:</w:t>
      </w:r>
      <w:hyperlink r:id="rId1013" w:history="1">
        <w:r w:rsidRPr="005D5915">
          <w:rPr>
            <w:rStyle w:val="Hyperlink"/>
            <w:rFonts w:cs="Times New Roman"/>
            <w:sz w:val="20"/>
            <w:szCs w:val="20"/>
            <w:lang w:val="en-US"/>
          </w:rPr>
          <w:t>10.1007/s003820050152</w:t>
        </w:r>
      </w:hyperlink>
      <w:r w:rsidRPr="005D5915">
        <w:rPr>
          <w:rFonts w:cs="Times New Roman"/>
          <w:sz w:val="20"/>
          <w:szCs w:val="20"/>
          <w:lang w:val="en-GB"/>
        </w:rPr>
        <w:t>.</w:t>
      </w:r>
    </w:p>
    <w:p w14:paraId="31AA49EA" w14:textId="7CEC52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and C.D. Thorncroft, 2014: The impact of the AMO on the West African monsoon annual cycle.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140</w:t>
      </w:r>
      <w:r w:rsidRPr="005D5915">
        <w:rPr>
          <w:rFonts w:cs="Times New Roman"/>
          <w:sz w:val="20"/>
          <w:szCs w:val="20"/>
          <w:lang w:val="en-GB"/>
        </w:rPr>
        <w:t>, 31–46, doi:</w:t>
      </w:r>
      <w:hyperlink r:id="rId1014" w:history="1">
        <w:r w:rsidRPr="005D5915">
          <w:rPr>
            <w:rStyle w:val="Hyperlink"/>
            <w:rFonts w:cs="Times New Roman"/>
            <w:sz w:val="20"/>
            <w:szCs w:val="20"/>
            <w:lang w:val="en-US"/>
          </w:rPr>
          <w:t>10.1002/qj.2107</w:t>
        </w:r>
      </w:hyperlink>
      <w:r w:rsidRPr="005D5915">
        <w:rPr>
          <w:rFonts w:cs="Times New Roman"/>
          <w:sz w:val="20"/>
          <w:szCs w:val="20"/>
          <w:lang w:val="en-GB"/>
        </w:rPr>
        <w:t>.</w:t>
      </w:r>
    </w:p>
    <w:p w14:paraId="112EB53D" w14:textId="4DC6E3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and C. Thorncroft, 2015: Representation of African Easterly Waves in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28(19)</w:t>
      </w:r>
      <w:r w:rsidRPr="005D5915">
        <w:rPr>
          <w:rFonts w:cs="Times New Roman"/>
          <w:sz w:val="20"/>
          <w:szCs w:val="20"/>
          <w:lang w:val="en-GB"/>
        </w:rPr>
        <w:t>, 7702–7715, doi:</w:t>
      </w:r>
      <w:hyperlink r:id="rId1015" w:history="1">
        <w:r w:rsidRPr="005D5915">
          <w:rPr>
            <w:rStyle w:val="Hyperlink"/>
            <w:rFonts w:cs="Times New Roman"/>
            <w:sz w:val="20"/>
            <w:szCs w:val="20"/>
            <w:lang w:val="en-US"/>
          </w:rPr>
          <w:t>10.1175/jcli-d-15-0145.1</w:t>
        </w:r>
      </w:hyperlink>
      <w:r w:rsidRPr="005D5915">
        <w:rPr>
          <w:rFonts w:cs="Times New Roman"/>
          <w:sz w:val="20"/>
          <w:szCs w:val="20"/>
          <w:lang w:val="en-GB"/>
        </w:rPr>
        <w:t>.</w:t>
      </w:r>
    </w:p>
    <w:p w14:paraId="62165160" w14:textId="75D397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C. Thorncroft, and B.B.B. Booth, 2014: The Multidecadal Atlantic SST-Sahel Rainfall Teleconnection in CMIP5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784–806, doi:</w:t>
      </w:r>
      <w:hyperlink r:id="rId1016" w:history="1">
        <w:r w:rsidRPr="005D5915">
          <w:rPr>
            <w:rStyle w:val="Hyperlink"/>
            <w:rFonts w:cs="Times New Roman"/>
            <w:sz w:val="20"/>
            <w:szCs w:val="20"/>
            <w:lang w:val="en-US"/>
          </w:rPr>
          <w:t>10.1175/jcli-d-13-00242.1</w:t>
        </w:r>
      </w:hyperlink>
      <w:r w:rsidRPr="005D5915">
        <w:rPr>
          <w:rFonts w:cs="Times New Roman"/>
          <w:sz w:val="20"/>
          <w:szCs w:val="20"/>
          <w:lang w:val="en-GB"/>
        </w:rPr>
        <w:t>.</w:t>
      </w:r>
    </w:p>
    <w:p w14:paraId="51672459" w14:textId="6A7D449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G.M. et al., 2017: Understanding the West African Monsoon from the analysis of diabatic heating distributions as simulated by climate models.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239–270, doi:</w:t>
      </w:r>
      <w:hyperlink r:id="rId1017" w:history="1">
        <w:r w:rsidRPr="005D5915">
          <w:rPr>
            <w:rStyle w:val="Hyperlink"/>
            <w:rFonts w:cs="Times New Roman"/>
            <w:sz w:val="20"/>
            <w:szCs w:val="20"/>
            <w:lang w:val="en-US"/>
          </w:rPr>
          <w:t>10.1002/2016ms000697</w:t>
        </w:r>
      </w:hyperlink>
      <w:r w:rsidRPr="005D5915">
        <w:rPr>
          <w:rFonts w:cs="Times New Roman"/>
          <w:sz w:val="20"/>
          <w:szCs w:val="20"/>
          <w:lang w:val="en-GB"/>
        </w:rPr>
        <w:t>.</w:t>
      </w:r>
    </w:p>
    <w:p w14:paraId="62BD7CB1" w14:textId="014FBA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Martín-Gómez, V. and M. Barreiro, 2016: Analysis of oceans’ influence on spring time rainfall variability over Southeastern South America during the 20th century.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36(3)</w:t>
      </w:r>
      <w:r w:rsidRPr="005D5915">
        <w:rPr>
          <w:rFonts w:cs="Times New Roman"/>
          <w:sz w:val="20"/>
          <w:szCs w:val="20"/>
          <w:lang w:val="en-GB"/>
        </w:rPr>
        <w:t>, 1344–1358, doi:</w:t>
      </w:r>
      <w:hyperlink r:id="rId1018" w:history="1">
        <w:r w:rsidRPr="005D5915">
          <w:rPr>
            <w:rStyle w:val="Hyperlink"/>
            <w:rFonts w:cs="Times New Roman"/>
            <w:sz w:val="20"/>
            <w:szCs w:val="20"/>
            <w:lang w:val="en-US"/>
          </w:rPr>
          <w:t>10.1002/joc.4428</w:t>
        </w:r>
      </w:hyperlink>
      <w:r w:rsidRPr="005D5915">
        <w:rPr>
          <w:rFonts w:cs="Times New Roman"/>
          <w:sz w:val="20"/>
          <w:szCs w:val="20"/>
          <w:lang w:val="en-GB"/>
        </w:rPr>
        <w:t>.</w:t>
      </w:r>
    </w:p>
    <w:p w14:paraId="6AABD46C" w14:textId="74CD0F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Martín-Gómez, V. and M. Barreiro, 2017: Effect of future climate change on the coupling between the tropical oceans and precipitation over Southeastern South America.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315–329, doi:</w:t>
      </w:r>
      <w:hyperlink r:id="rId1019" w:history="1">
        <w:r w:rsidRPr="005D5915">
          <w:rPr>
            <w:rStyle w:val="Hyperlink"/>
            <w:rFonts w:cs="Times New Roman"/>
            <w:sz w:val="20"/>
            <w:szCs w:val="20"/>
            <w:lang w:val="en-US"/>
          </w:rPr>
          <w:t>10.1007/s10584-016-1888-6</w:t>
        </w:r>
      </w:hyperlink>
      <w:r w:rsidRPr="005D5915">
        <w:rPr>
          <w:rFonts w:cs="Times New Roman"/>
          <w:sz w:val="20"/>
          <w:szCs w:val="20"/>
          <w:lang w:val="en-GB"/>
        </w:rPr>
        <w:t>.</w:t>
      </w:r>
    </w:p>
    <w:p w14:paraId="79C7DB43" w14:textId="15A36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Martynov, A., L. Sushama, R. Laprise, K. Winger, and B. Dugas, 2012: Interactive lakes in the Canadian Regional Climate Model, version 5: the role of lakes in the regional climate of North America.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64(1)</w:t>
      </w:r>
      <w:r w:rsidRPr="005D5915">
        <w:rPr>
          <w:rFonts w:cs="Times New Roman"/>
          <w:sz w:val="20"/>
          <w:szCs w:val="20"/>
          <w:lang w:val="en-GB"/>
        </w:rPr>
        <w:t>, 16226, doi:</w:t>
      </w:r>
      <w:hyperlink r:id="rId1020" w:history="1">
        <w:r w:rsidRPr="005D5915">
          <w:rPr>
            <w:rStyle w:val="Hyperlink"/>
            <w:rFonts w:cs="Times New Roman"/>
            <w:sz w:val="20"/>
            <w:szCs w:val="20"/>
            <w:lang w:val="en-US"/>
          </w:rPr>
          <w:t>10.3402/tellusa.v64i0.16226</w:t>
        </w:r>
      </w:hyperlink>
      <w:r w:rsidRPr="005D5915">
        <w:rPr>
          <w:rFonts w:cs="Times New Roman"/>
          <w:sz w:val="20"/>
          <w:szCs w:val="20"/>
          <w:lang w:val="en-GB"/>
        </w:rPr>
        <w:t>.</w:t>
      </w:r>
    </w:p>
    <w:p w14:paraId="37DFAB96" w14:textId="723CB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Marvel, K. et al., 2015: Do responses to different anthropogenic forcings add linearly in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104010, doi:</w:t>
      </w:r>
      <w:hyperlink r:id="rId1021" w:history="1">
        <w:r w:rsidRPr="005D5915">
          <w:rPr>
            <w:rStyle w:val="Hyperlink"/>
            <w:rFonts w:cs="Times New Roman"/>
            <w:sz w:val="20"/>
            <w:szCs w:val="20"/>
            <w:lang w:val="en-US"/>
          </w:rPr>
          <w:t>10.1088/1748-9326/10/10/104010</w:t>
        </w:r>
      </w:hyperlink>
      <w:r w:rsidRPr="005D5915">
        <w:rPr>
          <w:rFonts w:cs="Times New Roman"/>
          <w:sz w:val="20"/>
          <w:szCs w:val="20"/>
          <w:lang w:val="en-GB"/>
        </w:rPr>
        <w:t>.</w:t>
      </w:r>
    </w:p>
    <w:p w14:paraId="1F19F6D1" w14:textId="0DC804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Marzeion, B., J.G. Cogley, K. Richter, and D. Parkes, 2014: Attribution of global glacier mass loss to anthropogenic and natural causes.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345(6199)</w:t>
      </w:r>
      <w:r w:rsidRPr="005D5915">
        <w:rPr>
          <w:rFonts w:cs="Times New Roman"/>
          <w:sz w:val="20"/>
          <w:szCs w:val="20"/>
          <w:lang w:val="en-GB"/>
        </w:rPr>
        <w:t>, 919–921, doi:</w:t>
      </w:r>
      <w:hyperlink r:id="rId1022" w:history="1">
        <w:r w:rsidRPr="005D5915">
          <w:rPr>
            <w:rStyle w:val="Hyperlink"/>
            <w:rFonts w:cs="Times New Roman"/>
            <w:sz w:val="20"/>
            <w:szCs w:val="20"/>
            <w:lang w:val="en-US"/>
          </w:rPr>
          <w:t>10.1126/science.1254702</w:t>
        </w:r>
      </w:hyperlink>
      <w:r w:rsidRPr="005D5915">
        <w:rPr>
          <w:rFonts w:cs="Times New Roman"/>
          <w:sz w:val="20"/>
          <w:szCs w:val="20"/>
          <w:lang w:val="en-GB"/>
        </w:rPr>
        <w:t>.</w:t>
      </w:r>
    </w:p>
    <w:p w14:paraId="4D55929C" w14:textId="0DE5F3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D. and C. Frei, 2014: Spatial analysis of precipitation in a high-mountain region : exploring methods with multi-scale topographic predictors and circulation types. </w:t>
      </w:r>
      <w:r w:rsidRPr="005D5915">
        <w:rPr>
          <w:rFonts w:cs="Times New Roman"/>
          <w:i/>
          <w:sz w:val="20"/>
          <w:szCs w:val="20"/>
          <w:lang w:val="en-GB"/>
        </w:rPr>
        <w:t>Hydrol. Earth Syst. Sci.,</w:t>
      </w:r>
      <w:r w:rsidRPr="005D5915">
        <w:rPr>
          <w:rFonts w:cs="Times New Roman"/>
          <w:sz w:val="20"/>
          <w:szCs w:val="20"/>
          <w:lang w:val="en-GB"/>
        </w:rPr>
        <w:t xml:space="preserve">, </w:t>
      </w:r>
      <w:r w:rsidRPr="005D5915">
        <w:rPr>
          <w:rFonts w:cs="Times New Roman"/>
          <w:b/>
          <w:sz w:val="20"/>
          <w:szCs w:val="20"/>
          <w:lang w:val="en-GB"/>
        </w:rPr>
        <w:t>18</w:t>
      </w:r>
      <w:r w:rsidRPr="005D5915">
        <w:rPr>
          <w:rFonts w:cs="Times New Roman"/>
          <w:sz w:val="20"/>
          <w:szCs w:val="20"/>
          <w:lang w:val="en-GB"/>
        </w:rPr>
        <w:t>, 4543–4563, doi:</w:t>
      </w:r>
      <w:hyperlink r:id="rId1023" w:history="1">
        <w:r w:rsidRPr="005D5915">
          <w:rPr>
            <w:rStyle w:val="Hyperlink"/>
            <w:rFonts w:cs="Times New Roman"/>
            <w:sz w:val="20"/>
            <w:szCs w:val="20"/>
            <w:lang w:val="en-US"/>
          </w:rPr>
          <w:t>10.5194/hess-18-4543-2014</w:t>
        </w:r>
      </w:hyperlink>
      <w:r w:rsidRPr="005D5915">
        <w:rPr>
          <w:rFonts w:cs="Times New Roman"/>
          <w:sz w:val="20"/>
          <w:szCs w:val="20"/>
          <w:lang w:val="en-GB"/>
        </w:rPr>
        <w:t>.</w:t>
      </w:r>
    </w:p>
    <w:p w14:paraId="49CCCE67" w14:textId="2DF5F6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2000: A physically-based scheme for the urban energy budget in atmospheric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94(3)</w:t>
      </w:r>
      <w:r w:rsidRPr="005D5915">
        <w:rPr>
          <w:rFonts w:cs="Times New Roman"/>
          <w:sz w:val="20"/>
          <w:szCs w:val="20"/>
          <w:lang w:val="en-GB"/>
        </w:rPr>
        <w:t>, 357–397, doi:</w:t>
      </w:r>
      <w:hyperlink r:id="rId1024" w:history="1">
        <w:r w:rsidRPr="005D5915">
          <w:rPr>
            <w:rStyle w:val="Hyperlink"/>
            <w:rFonts w:cs="Times New Roman"/>
            <w:sz w:val="20"/>
            <w:szCs w:val="20"/>
            <w:lang w:val="en-US"/>
          </w:rPr>
          <w:t>10.1023/a:1002463829265</w:t>
        </w:r>
      </w:hyperlink>
      <w:r w:rsidRPr="005D5915">
        <w:rPr>
          <w:rFonts w:cs="Times New Roman"/>
          <w:sz w:val="20"/>
          <w:szCs w:val="20"/>
          <w:lang w:val="en-GB"/>
        </w:rPr>
        <w:t>.</w:t>
      </w:r>
    </w:p>
    <w:p w14:paraId="4FED8659" w14:textId="095860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2006: Urban surface modeling and the meso-scale impact of cities.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35–45, doi:</w:t>
      </w:r>
      <w:hyperlink r:id="rId1025" w:history="1">
        <w:r w:rsidRPr="005D5915">
          <w:rPr>
            <w:rStyle w:val="Hyperlink"/>
            <w:rFonts w:cs="Times New Roman"/>
            <w:sz w:val="20"/>
            <w:szCs w:val="20"/>
            <w:lang w:val="en-US"/>
          </w:rPr>
          <w:t>10.1007/s00704-005-0142-3</w:t>
        </w:r>
      </w:hyperlink>
      <w:r w:rsidRPr="005D5915">
        <w:rPr>
          <w:rFonts w:cs="Times New Roman"/>
          <w:sz w:val="20"/>
          <w:szCs w:val="20"/>
          <w:lang w:val="en-GB"/>
        </w:rPr>
        <w:t>.</w:t>
      </w:r>
    </w:p>
    <w:p w14:paraId="1E8657B7" w14:textId="44F44D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A. Lemonsu, J. Hidalgo, and J. Voogt, 2020: Urban Climates and Climate Change. </w:t>
      </w:r>
      <w:r w:rsidRPr="005D5915">
        <w:rPr>
          <w:rFonts w:cs="Times New Roman"/>
          <w:i/>
          <w:sz w:val="20"/>
          <w:szCs w:val="20"/>
          <w:lang w:val="en-GB"/>
        </w:rPr>
        <w:t>Annual Review of Environment and Resources</w:t>
      </w:r>
      <w:r w:rsidRPr="005D5915">
        <w:rPr>
          <w:rFonts w:cs="Times New Roman"/>
          <w:sz w:val="20"/>
          <w:szCs w:val="20"/>
          <w:lang w:val="en-GB"/>
        </w:rPr>
        <w:t xml:space="preserve">, </w:t>
      </w:r>
      <w:r w:rsidRPr="005D5915">
        <w:rPr>
          <w:rFonts w:cs="Times New Roman"/>
          <w:b/>
          <w:sz w:val="20"/>
          <w:szCs w:val="20"/>
          <w:lang w:val="en-GB"/>
        </w:rPr>
        <w:t>45(1)</w:t>
      </w:r>
      <w:r w:rsidRPr="005D5915">
        <w:rPr>
          <w:rFonts w:cs="Times New Roman"/>
          <w:sz w:val="20"/>
          <w:szCs w:val="20"/>
          <w:lang w:val="en-GB"/>
        </w:rPr>
        <w:t>, 411–444, doi:</w:t>
      </w:r>
      <w:hyperlink r:id="rId1026" w:history="1">
        <w:r w:rsidRPr="005D5915">
          <w:rPr>
            <w:rStyle w:val="Hyperlink"/>
            <w:rFonts w:cs="Times New Roman"/>
            <w:sz w:val="20"/>
            <w:szCs w:val="20"/>
            <w:lang w:val="en-US"/>
          </w:rPr>
          <w:t>10.1146/annurev-environ-012320-083623</w:t>
        </w:r>
      </w:hyperlink>
      <w:r w:rsidRPr="005D5915">
        <w:rPr>
          <w:rFonts w:cs="Times New Roman"/>
          <w:sz w:val="20"/>
          <w:szCs w:val="20"/>
          <w:lang w:val="en-GB"/>
        </w:rPr>
        <w:t>.</w:t>
      </w:r>
    </w:p>
    <w:p w14:paraId="6B591C31" w14:textId="4375F3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et al., 2014: Adapting cities to climate change: A systemic modelling approach.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10(P2)</w:t>
      </w:r>
      <w:r w:rsidRPr="005D5915">
        <w:rPr>
          <w:rFonts w:cs="Times New Roman"/>
          <w:sz w:val="20"/>
          <w:szCs w:val="20"/>
          <w:lang w:val="en-GB"/>
        </w:rPr>
        <w:t>, 407–429, doi:</w:t>
      </w:r>
      <w:hyperlink r:id="rId1027" w:history="1">
        <w:r w:rsidRPr="005D5915">
          <w:rPr>
            <w:rStyle w:val="Hyperlink"/>
            <w:rFonts w:cs="Times New Roman"/>
            <w:sz w:val="20"/>
            <w:szCs w:val="20"/>
            <w:lang w:val="en-US"/>
          </w:rPr>
          <w:t>10.1016/j.uclim.2014.03.004</w:t>
        </w:r>
      </w:hyperlink>
      <w:r w:rsidRPr="005D5915">
        <w:rPr>
          <w:rFonts w:cs="Times New Roman"/>
          <w:sz w:val="20"/>
          <w:szCs w:val="20"/>
          <w:lang w:val="en-GB"/>
        </w:rPr>
        <w:t>.</w:t>
      </w:r>
    </w:p>
    <w:p w14:paraId="1F10C92D" w14:textId="673239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Massonnet, F., O. Bellprat, V. Guemas, and F.J. Doblas-Reyes, 2016: Using climate models to estimate the quality of </w:t>
      </w:r>
      <w:r w:rsidRPr="005D5915">
        <w:rPr>
          <w:rFonts w:cs="Times New Roman"/>
          <w:sz w:val="20"/>
          <w:szCs w:val="20"/>
          <w:lang w:val="en-GB"/>
        </w:rPr>
        <w:lastRenderedPageBreak/>
        <w:t xml:space="preserve">global observational data sets.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354(6311)</w:t>
      </w:r>
      <w:r w:rsidRPr="005D5915">
        <w:rPr>
          <w:rFonts w:cs="Times New Roman"/>
          <w:sz w:val="20"/>
          <w:szCs w:val="20"/>
          <w:lang w:val="en-GB"/>
        </w:rPr>
        <w:t>, 452–455, doi:</w:t>
      </w:r>
      <w:hyperlink r:id="rId1028" w:history="1">
        <w:r w:rsidRPr="005D5915">
          <w:rPr>
            <w:rStyle w:val="Hyperlink"/>
            <w:rFonts w:cs="Times New Roman"/>
            <w:sz w:val="20"/>
            <w:szCs w:val="20"/>
            <w:lang w:val="en-US"/>
          </w:rPr>
          <w:t>10.1126/science.aaf6369</w:t>
        </w:r>
      </w:hyperlink>
      <w:r w:rsidRPr="005D5915">
        <w:rPr>
          <w:rFonts w:cs="Times New Roman"/>
          <w:sz w:val="20"/>
          <w:szCs w:val="20"/>
          <w:lang w:val="en-GB"/>
        </w:rPr>
        <w:t>.</w:t>
      </w:r>
    </w:p>
    <w:p w14:paraId="0CD9C536" w14:textId="73F924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Mathur, R. and K. AchutaRao, 2020: A modelling exploration of the sensitivity of the India’s climate to irrigation.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54(3–4)</w:t>
      </w:r>
      <w:r w:rsidRPr="005D5915">
        <w:rPr>
          <w:rFonts w:cs="Times New Roman"/>
          <w:sz w:val="20"/>
          <w:szCs w:val="20"/>
          <w:lang w:val="en-GB"/>
        </w:rPr>
        <w:t>, 1851–1872, doi:</w:t>
      </w:r>
      <w:hyperlink r:id="rId1029" w:history="1">
        <w:r w:rsidRPr="005D5915">
          <w:rPr>
            <w:rStyle w:val="Hyperlink"/>
            <w:rFonts w:cs="Times New Roman"/>
            <w:sz w:val="20"/>
            <w:szCs w:val="20"/>
            <w:lang w:val="en-US"/>
          </w:rPr>
          <w:t>10.1007/s00382-019-05090-8</w:t>
        </w:r>
      </w:hyperlink>
      <w:r w:rsidRPr="005D5915">
        <w:rPr>
          <w:rFonts w:cs="Times New Roman"/>
          <w:sz w:val="20"/>
          <w:szCs w:val="20"/>
          <w:lang w:val="en-GB"/>
        </w:rPr>
        <w:t>.</w:t>
      </w:r>
    </w:p>
    <w:p w14:paraId="37FBD7C4" w14:textId="2CAAA8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Matte, D., M.A.D. Larsen, O.B. Christensen, and J.H. Christensen, 2019: Robustness and Scalability of Regional Climate Projections Over Europe.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163, doi:</w:t>
      </w:r>
      <w:hyperlink r:id="rId1030" w:history="1">
        <w:r w:rsidRPr="005D5915">
          <w:rPr>
            <w:rStyle w:val="Hyperlink"/>
            <w:rFonts w:cs="Times New Roman"/>
            <w:sz w:val="20"/>
            <w:szCs w:val="20"/>
            <w:lang w:val="en-US"/>
          </w:rPr>
          <w:t>10.3389/fenvs.2018.00163</w:t>
        </w:r>
      </w:hyperlink>
      <w:r w:rsidRPr="005D5915">
        <w:rPr>
          <w:rFonts w:cs="Times New Roman"/>
          <w:sz w:val="20"/>
          <w:szCs w:val="20"/>
          <w:lang w:val="en-GB"/>
        </w:rPr>
        <w:t>.</w:t>
      </w:r>
    </w:p>
    <w:p w14:paraId="29FEC588" w14:textId="08138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Maule, C.F., T. Mendlik, and O.B. Christensen, 2017: The effect of the pathway to a two degrees warmer world on the regional temperature change of Europe.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3–11, doi:</w:t>
      </w:r>
      <w:hyperlink r:id="rId1031" w:history="1">
        <w:r w:rsidRPr="005D5915">
          <w:rPr>
            <w:rStyle w:val="Hyperlink"/>
            <w:rFonts w:cs="Times New Roman"/>
            <w:sz w:val="20"/>
            <w:szCs w:val="20"/>
            <w:lang w:val="en-US"/>
          </w:rPr>
          <w:t>10.1016/j.cliser.2016.07.002</w:t>
        </w:r>
      </w:hyperlink>
      <w:r w:rsidRPr="005D5915">
        <w:rPr>
          <w:rFonts w:cs="Times New Roman"/>
          <w:sz w:val="20"/>
          <w:szCs w:val="20"/>
          <w:lang w:val="en-GB"/>
        </w:rPr>
        <w:t>.</w:t>
      </w:r>
    </w:p>
    <w:p w14:paraId="7056E343" w14:textId="2E783A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Maúre, G. et al., 2018: The southern African climate under 1.5°C and 2°C of global warming as simulated by CORDEX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065002, doi:</w:t>
      </w:r>
      <w:hyperlink r:id="rId1032" w:history="1">
        <w:r w:rsidRPr="005D5915">
          <w:rPr>
            <w:rStyle w:val="Hyperlink"/>
            <w:rFonts w:cs="Times New Roman"/>
            <w:sz w:val="20"/>
            <w:szCs w:val="20"/>
            <w:lang w:val="en-US"/>
          </w:rPr>
          <w:t>10.1088/1748-9326/aab190</w:t>
        </w:r>
      </w:hyperlink>
      <w:r w:rsidRPr="005D5915">
        <w:rPr>
          <w:rFonts w:cs="Times New Roman"/>
          <w:sz w:val="20"/>
          <w:szCs w:val="20"/>
          <w:lang w:val="en-GB"/>
        </w:rPr>
        <w:t>.</w:t>
      </w:r>
    </w:p>
    <w:p w14:paraId="556D28FE" w14:textId="6E6B0D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Maurer, E.P. and D.W. Pierce, 2014: Bias correction can modify climate model simulated precipitation changes without adverse effect on the ensemble mean.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18(3)</w:t>
      </w:r>
      <w:r w:rsidRPr="005D5915">
        <w:rPr>
          <w:rFonts w:cs="Times New Roman"/>
          <w:sz w:val="20"/>
          <w:szCs w:val="20"/>
          <w:lang w:val="en-GB"/>
        </w:rPr>
        <w:t>, 915–925, doi:</w:t>
      </w:r>
      <w:hyperlink r:id="rId1033" w:history="1">
        <w:r w:rsidRPr="005D5915">
          <w:rPr>
            <w:rStyle w:val="Hyperlink"/>
            <w:rFonts w:cs="Times New Roman"/>
            <w:sz w:val="20"/>
            <w:szCs w:val="20"/>
            <w:lang w:val="en-US"/>
          </w:rPr>
          <w:t>10.5194/hess-18-915-2014</w:t>
        </w:r>
      </w:hyperlink>
      <w:r w:rsidRPr="005D5915">
        <w:rPr>
          <w:rFonts w:cs="Times New Roman"/>
          <w:sz w:val="20"/>
          <w:szCs w:val="20"/>
          <w:lang w:val="en-GB"/>
        </w:rPr>
        <w:t>.</w:t>
      </w:r>
    </w:p>
    <w:p w14:paraId="1BED5C71" w14:textId="2FD0E3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May, W., 2011: The sensitivity of the Indian summer monsoon to a global warming of 2°C with respect to pre-industrial times.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37(9–10)</w:t>
      </w:r>
      <w:r w:rsidRPr="005D5915">
        <w:rPr>
          <w:rFonts w:cs="Times New Roman"/>
          <w:sz w:val="20"/>
          <w:szCs w:val="20"/>
          <w:lang w:val="en-GB"/>
        </w:rPr>
        <w:t>, 1843–1868, doi:</w:t>
      </w:r>
      <w:hyperlink r:id="rId1034" w:history="1">
        <w:r w:rsidRPr="005D5915">
          <w:rPr>
            <w:rStyle w:val="Hyperlink"/>
            <w:rFonts w:cs="Times New Roman"/>
            <w:sz w:val="20"/>
            <w:szCs w:val="20"/>
            <w:lang w:val="en-US"/>
          </w:rPr>
          <w:t>10.1007/s00382-010-0942-8</w:t>
        </w:r>
      </w:hyperlink>
      <w:r w:rsidRPr="005D5915">
        <w:rPr>
          <w:rFonts w:cs="Times New Roman"/>
          <w:sz w:val="20"/>
          <w:szCs w:val="20"/>
          <w:lang w:val="en-GB"/>
        </w:rPr>
        <w:t>.</w:t>
      </w:r>
    </w:p>
    <w:p w14:paraId="7BC78BBE" w14:textId="154F3F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Mayer, M., L. Haimberger, J.M. Edwards, and P. Hyder, 2017: Toward Consistent Diagnostics of the Coupled Atmosphere and Ocean Energy Budgets.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30(22)</w:t>
      </w:r>
      <w:r w:rsidRPr="005D5915">
        <w:rPr>
          <w:rFonts w:cs="Times New Roman"/>
          <w:sz w:val="20"/>
          <w:szCs w:val="20"/>
          <w:lang w:val="en-GB"/>
        </w:rPr>
        <w:t>, 9225–9246, doi:</w:t>
      </w:r>
      <w:hyperlink r:id="rId1035" w:history="1">
        <w:r w:rsidRPr="005D5915">
          <w:rPr>
            <w:rStyle w:val="Hyperlink"/>
            <w:rFonts w:cs="Times New Roman"/>
            <w:sz w:val="20"/>
            <w:szCs w:val="20"/>
            <w:lang w:val="en-US"/>
          </w:rPr>
          <w:t>10.1175/jcli-d-17-0137.1</w:t>
        </w:r>
      </w:hyperlink>
      <w:r w:rsidRPr="005D5915">
        <w:rPr>
          <w:rFonts w:cs="Times New Roman"/>
          <w:sz w:val="20"/>
          <w:szCs w:val="20"/>
          <w:lang w:val="en-GB"/>
        </w:rPr>
        <w:t>.</w:t>
      </w:r>
    </w:p>
    <w:p w14:paraId="1C50E297" w14:textId="4D0E7B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McCarthy, M.P., M.J. Best, and R.A. Betts, 2010: Climate change in cities due to global warming and urban effects.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37(9)</w:t>
      </w:r>
      <w:r w:rsidRPr="005D5915">
        <w:rPr>
          <w:rFonts w:cs="Times New Roman"/>
          <w:sz w:val="20"/>
          <w:szCs w:val="20"/>
          <w:lang w:val="en-GB"/>
        </w:rPr>
        <w:t>, doi:</w:t>
      </w:r>
      <w:hyperlink r:id="rId1036" w:history="1">
        <w:r w:rsidRPr="005D5915">
          <w:rPr>
            <w:rStyle w:val="Hyperlink"/>
            <w:rFonts w:cs="Times New Roman"/>
            <w:sz w:val="20"/>
            <w:szCs w:val="20"/>
            <w:lang w:val="en-US"/>
          </w:rPr>
          <w:t>10.1029/2010gl042845</w:t>
        </w:r>
      </w:hyperlink>
      <w:r w:rsidRPr="005D5915">
        <w:rPr>
          <w:rFonts w:cs="Times New Roman"/>
          <w:sz w:val="20"/>
          <w:szCs w:val="20"/>
          <w:lang w:val="en-GB"/>
        </w:rPr>
        <w:t>.</w:t>
      </w:r>
    </w:p>
    <w:p w14:paraId="3FA42F32" w14:textId="741E39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McCarthy, M.P., C. Harpham, C.M. Goodess, and P.D. Jones, 2012: Simulating climate change in UK cities using a regional climate model, HadRM3.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32(12)</w:t>
      </w:r>
      <w:r w:rsidRPr="005D5915">
        <w:rPr>
          <w:rFonts w:cs="Times New Roman"/>
          <w:sz w:val="20"/>
          <w:szCs w:val="20"/>
          <w:lang w:val="en-GB"/>
        </w:rPr>
        <w:t>, 1875–1888, doi:</w:t>
      </w:r>
      <w:hyperlink r:id="rId1037" w:history="1">
        <w:r w:rsidRPr="005D5915">
          <w:rPr>
            <w:rStyle w:val="Hyperlink"/>
            <w:rFonts w:cs="Times New Roman"/>
            <w:sz w:val="20"/>
            <w:szCs w:val="20"/>
            <w:lang w:val="en-US"/>
          </w:rPr>
          <w:t>10.1002/joc.2402</w:t>
        </w:r>
      </w:hyperlink>
      <w:r w:rsidRPr="005D5915">
        <w:rPr>
          <w:rFonts w:cs="Times New Roman"/>
          <w:sz w:val="20"/>
          <w:szCs w:val="20"/>
          <w:lang w:val="en-GB"/>
        </w:rPr>
        <w:t>.</w:t>
      </w:r>
    </w:p>
    <w:p w14:paraId="46811593" w14:textId="6BD834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McCrary, R.R., D.A. Randall, and C. Stan, 2014: Simulations of the West African Monsoon with a Superparameterized Climate Model. Part II: African Easterly Waves.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27(22)</w:t>
      </w:r>
      <w:r w:rsidRPr="005D5915">
        <w:rPr>
          <w:rFonts w:cs="Times New Roman"/>
          <w:sz w:val="20"/>
          <w:szCs w:val="20"/>
          <w:lang w:val="en-GB"/>
        </w:rPr>
        <w:t>, 8323–8341, doi:</w:t>
      </w:r>
      <w:hyperlink r:id="rId1038" w:history="1">
        <w:r w:rsidRPr="005D5915">
          <w:rPr>
            <w:rStyle w:val="Hyperlink"/>
            <w:rFonts w:cs="Times New Roman"/>
            <w:sz w:val="20"/>
            <w:szCs w:val="20"/>
            <w:lang w:val="en-US"/>
          </w:rPr>
          <w:t>10.1175/jcli-d-13-00677.1</w:t>
        </w:r>
      </w:hyperlink>
      <w:r w:rsidRPr="005D5915">
        <w:rPr>
          <w:rFonts w:cs="Times New Roman"/>
          <w:sz w:val="20"/>
          <w:szCs w:val="20"/>
          <w:lang w:val="en-GB"/>
        </w:rPr>
        <w:t>.</w:t>
      </w:r>
    </w:p>
    <w:p w14:paraId="605CAB0C" w14:textId="64DA84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McCusker, K.E. et al., 2017: Remarkable separability of circulation response to Arctic sea ice loss and greenhouse gas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44(15)</w:t>
      </w:r>
      <w:r w:rsidRPr="005D5915">
        <w:rPr>
          <w:rFonts w:cs="Times New Roman"/>
          <w:sz w:val="20"/>
          <w:szCs w:val="20"/>
          <w:lang w:val="en-GB"/>
        </w:rPr>
        <w:t>, 7955–7964, doi:</w:t>
      </w:r>
      <w:hyperlink r:id="rId1039" w:history="1">
        <w:r w:rsidRPr="005D5915">
          <w:rPr>
            <w:rStyle w:val="Hyperlink"/>
            <w:rFonts w:cs="Times New Roman"/>
            <w:sz w:val="20"/>
            <w:szCs w:val="20"/>
            <w:lang w:val="en-US"/>
          </w:rPr>
          <w:t>10.1002/2017gl074327</w:t>
        </w:r>
      </w:hyperlink>
      <w:r w:rsidRPr="005D5915">
        <w:rPr>
          <w:rFonts w:cs="Times New Roman"/>
          <w:sz w:val="20"/>
          <w:szCs w:val="20"/>
          <w:lang w:val="en-GB"/>
        </w:rPr>
        <w:t>.</w:t>
      </w:r>
    </w:p>
    <w:p w14:paraId="2E07EEB0" w14:textId="03C9C4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McDermid, S.S., L.O. Mearns, and A.C. Ruane, 2017: Representing agriculture in Earth System Models: Approaches and priorities for development.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2230–2265, doi:</w:t>
      </w:r>
      <w:hyperlink r:id="rId1040" w:history="1">
        <w:r w:rsidRPr="005D5915">
          <w:rPr>
            <w:rStyle w:val="Hyperlink"/>
            <w:rFonts w:cs="Times New Roman"/>
            <w:sz w:val="20"/>
            <w:szCs w:val="20"/>
            <w:lang w:val="en-US"/>
          </w:rPr>
          <w:t>10.1002/2016ms000749</w:t>
        </w:r>
      </w:hyperlink>
      <w:r w:rsidRPr="005D5915">
        <w:rPr>
          <w:rFonts w:cs="Times New Roman"/>
          <w:sz w:val="20"/>
          <w:szCs w:val="20"/>
          <w:lang w:val="en-GB"/>
        </w:rPr>
        <w:t>.</w:t>
      </w:r>
    </w:p>
    <w:p w14:paraId="6E817292" w14:textId="635BF4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McDonald, R.I., H.Y. Chai, and B.R. Newell, 2015: Personal experience and the ‘psychological distance’ of climate change: An integrative review. </w:t>
      </w:r>
      <w:r w:rsidRPr="005D5915">
        <w:rPr>
          <w:rFonts w:cs="Times New Roman"/>
          <w:i/>
          <w:sz w:val="20"/>
          <w:szCs w:val="20"/>
          <w:lang w:val="en-GB"/>
        </w:rPr>
        <w:t>Journal of Environmental Psychology</w:t>
      </w:r>
      <w:r w:rsidRPr="005D5915">
        <w:rPr>
          <w:rFonts w:cs="Times New Roman"/>
          <w:sz w:val="20"/>
          <w:szCs w:val="20"/>
          <w:lang w:val="en-GB"/>
        </w:rPr>
        <w:t xml:space="preserve">, </w:t>
      </w:r>
      <w:r w:rsidRPr="005D5915">
        <w:rPr>
          <w:rFonts w:cs="Times New Roman"/>
          <w:b/>
          <w:sz w:val="20"/>
          <w:szCs w:val="20"/>
          <w:lang w:val="en-GB"/>
        </w:rPr>
        <w:t>44</w:t>
      </w:r>
      <w:r w:rsidRPr="005D5915">
        <w:rPr>
          <w:rFonts w:cs="Times New Roman"/>
          <w:sz w:val="20"/>
          <w:szCs w:val="20"/>
          <w:lang w:val="en-GB"/>
        </w:rPr>
        <w:t>, 109–118, doi:</w:t>
      </w:r>
      <w:hyperlink r:id="rId1041" w:history="1">
        <w:r w:rsidRPr="005D5915">
          <w:rPr>
            <w:rStyle w:val="Hyperlink"/>
            <w:rFonts w:cs="Times New Roman"/>
            <w:sz w:val="20"/>
            <w:szCs w:val="20"/>
            <w:lang w:val="en-US"/>
          </w:rPr>
          <w:t>10.1016/j.jenvp.2015.10.003</w:t>
        </w:r>
      </w:hyperlink>
      <w:r w:rsidRPr="005D5915">
        <w:rPr>
          <w:rFonts w:cs="Times New Roman"/>
          <w:sz w:val="20"/>
          <w:szCs w:val="20"/>
          <w:lang w:val="en-GB"/>
        </w:rPr>
        <w:t>.</w:t>
      </w:r>
    </w:p>
    <w:p w14:paraId="59CADF05" w14:textId="62AB79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H., 2018: Regional climate goes global.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18–19, doi:</w:t>
      </w:r>
      <w:hyperlink r:id="rId1042" w:history="1">
        <w:r w:rsidRPr="005D5915">
          <w:rPr>
            <w:rStyle w:val="Hyperlink"/>
            <w:rFonts w:cs="Times New Roman"/>
            <w:sz w:val="20"/>
            <w:szCs w:val="20"/>
            <w:lang w:val="en-US"/>
          </w:rPr>
          <w:t>10.1038/s41561-017-0046-8</w:t>
        </w:r>
      </w:hyperlink>
      <w:r w:rsidRPr="005D5915">
        <w:rPr>
          <w:rFonts w:cs="Times New Roman"/>
          <w:sz w:val="20"/>
          <w:szCs w:val="20"/>
          <w:lang w:val="en-GB"/>
        </w:rPr>
        <w:t>.</w:t>
      </w:r>
    </w:p>
    <w:p w14:paraId="675C85DB" w14:textId="567CA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J.L., 2015: Recent developments in variable-resolution global climate modelling.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129(3–4)</w:t>
      </w:r>
      <w:r w:rsidRPr="005D5915">
        <w:rPr>
          <w:rFonts w:cs="Times New Roman"/>
          <w:sz w:val="20"/>
          <w:szCs w:val="20"/>
          <w:lang w:val="en-GB"/>
        </w:rPr>
        <w:t>, 369–380, doi:</w:t>
      </w:r>
      <w:hyperlink r:id="rId1043" w:history="1">
        <w:r w:rsidRPr="005D5915">
          <w:rPr>
            <w:rStyle w:val="Hyperlink"/>
            <w:rFonts w:cs="Times New Roman"/>
            <w:sz w:val="20"/>
            <w:szCs w:val="20"/>
            <w:lang w:val="en-US"/>
          </w:rPr>
          <w:t>10.1007/s10584-013-0866-5</w:t>
        </w:r>
      </w:hyperlink>
      <w:r w:rsidRPr="005D5915">
        <w:rPr>
          <w:rFonts w:cs="Times New Roman"/>
          <w:sz w:val="20"/>
          <w:szCs w:val="20"/>
          <w:lang w:val="en-GB"/>
        </w:rPr>
        <w:t>.</w:t>
      </w:r>
    </w:p>
    <w:p w14:paraId="0648C00B" w14:textId="113387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S. et al., 2014: Recent Walker circulation strengthening and Pacific cooling amplified by Atlantic warming.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888–892, doi:</w:t>
      </w:r>
      <w:hyperlink r:id="rId1044" w:history="1">
        <w:r w:rsidRPr="005D5915">
          <w:rPr>
            <w:rStyle w:val="Hyperlink"/>
            <w:rFonts w:cs="Times New Roman"/>
            <w:sz w:val="20"/>
            <w:szCs w:val="20"/>
            <w:lang w:val="en-US"/>
          </w:rPr>
          <w:t>10.1038/nclimate2330</w:t>
        </w:r>
      </w:hyperlink>
      <w:r w:rsidRPr="005D5915">
        <w:rPr>
          <w:rFonts w:cs="Times New Roman"/>
          <w:sz w:val="20"/>
          <w:szCs w:val="20"/>
          <w:lang w:val="en-GB"/>
        </w:rPr>
        <w:t>.</w:t>
      </w:r>
    </w:p>
    <w:p w14:paraId="00F47570" w14:textId="387D98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McKinnon, K.A. and C. Deser, 2018: Internal Variability and Regional Climate Trends in an Observational Large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6783–6802, doi:</w:t>
      </w:r>
      <w:hyperlink r:id="rId1045" w:history="1">
        <w:r w:rsidRPr="005D5915">
          <w:rPr>
            <w:rStyle w:val="Hyperlink"/>
            <w:rFonts w:cs="Times New Roman"/>
            <w:sz w:val="20"/>
            <w:szCs w:val="20"/>
            <w:lang w:val="en-US"/>
          </w:rPr>
          <w:t>10.1175/jcli-d-17-0901.1</w:t>
        </w:r>
      </w:hyperlink>
      <w:r w:rsidRPr="005D5915">
        <w:rPr>
          <w:rFonts w:cs="Times New Roman"/>
          <w:sz w:val="20"/>
          <w:szCs w:val="20"/>
          <w:lang w:val="en-GB"/>
        </w:rPr>
        <w:t>.</w:t>
      </w:r>
    </w:p>
    <w:p w14:paraId="45487FA3" w14:textId="1B03D3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McKinnon, K.A., A. Poppick, E. Dunn-Sigouin, and C. Deser, 2017: An “Observational Large Ensemble” to Compare Observed and Modeled Temperature Trend Uncertainty due to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7585–7598, doi:</w:t>
      </w:r>
      <w:hyperlink r:id="rId1046" w:history="1">
        <w:r w:rsidRPr="005D5915">
          <w:rPr>
            <w:rStyle w:val="Hyperlink"/>
            <w:rFonts w:cs="Times New Roman"/>
            <w:sz w:val="20"/>
            <w:szCs w:val="20"/>
            <w:lang w:val="en-US"/>
          </w:rPr>
          <w:t>10.1175/jcli-d-16-0905.1</w:t>
        </w:r>
      </w:hyperlink>
      <w:r w:rsidRPr="005D5915">
        <w:rPr>
          <w:rFonts w:cs="Times New Roman"/>
          <w:sz w:val="20"/>
          <w:szCs w:val="20"/>
          <w:lang w:val="en-GB"/>
        </w:rPr>
        <w:t>.</w:t>
      </w:r>
    </w:p>
    <w:p w14:paraId="7CDC283A" w14:textId="2640FD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McLandress, C. et al., 2010: Separating the Dynamical Effects of Climate Change and Ozone Depletion. Part I: Southern Hemisphere Stratosphere.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23(18)</w:t>
      </w:r>
      <w:r w:rsidRPr="005D5915">
        <w:rPr>
          <w:rFonts w:cs="Times New Roman"/>
          <w:sz w:val="20"/>
          <w:szCs w:val="20"/>
          <w:lang w:val="en-GB"/>
        </w:rPr>
        <w:t>, 5002–5020, doi:</w:t>
      </w:r>
      <w:hyperlink r:id="rId1047" w:history="1">
        <w:r w:rsidRPr="005D5915">
          <w:rPr>
            <w:rStyle w:val="Hyperlink"/>
            <w:rFonts w:cs="Times New Roman"/>
            <w:sz w:val="20"/>
            <w:szCs w:val="20"/>
            <w:lang w:val="en-US"/>
          </w:rPr>
          <w:t>10.1175/2010jcli3586.1</w:t>
        </w:r>
      </w:hyperlink>
      <w:r w:rsidRPr="005D5915">
        <w:rPr>
          <w:rFonts w:cs="Times New Roman"/>
          <w:sz w:val="20"/>
          <w:szCs w:val="20"/>
          <w:lang w:val="en-GB"/>
        </w:rPr>
        <w:t>.</w:t>
      </w:r>
    </w:p>
    <w:p w14:paraId="263E2C2D" w14:textId="73B2B6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McLeod, J., M. Shepherd, and C.E. Konrad, 2017: Spatio-temporal rainfall patterns around Atlanta, Georgia and possible relationships to urban land cover.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27–42, doi:</w:t>
      </w:r>
      <w:hyperlink r:id="rId1048" w:history="1">
        <w:r w:rsidRPr="005D5915">
          <w:rPr>
            <w:rStyle w:val="Hyperlink"/>
            <w:rFonts w:cs="Times New Roman"/>
            <w:sz w:val="20"/>
            <w:szCs w:val="20"/>
            <w:lang w:val="en-US"/>
          </w:rPr>
          <w:t>10.1016/j.uclim.2017.03.004</w:t>
        </w:r>
      </w:hyperlink>
      <w:r w:rsidRPr="005D5915">
        <w:rPr>
          <w:rFonts w:cs="Times New Roman"/>
          <w:sz w:val="20"/>
          <w:szCs w:val="20"/>
          <w:lang w:val="en-GB"/>
        </w:rPr>
        <w:t>.</w:t>
      </w:r>
    </w:p>
    <w:p w14:paraId="2A21E997" w14:textId="1F3539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McNeall, D. et al., 2016: The impact of structural error on parameter constraint in a climate model.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917–935, doi:</w:t>
      </w:r>
      <w:hyperlink r:id="rId1049" w:history="1">
        <w:r w:rsidRPr="005D5915">
          <w:rPr>
            <w:rStyle w:val="Hyperlink"/>
            <w:rFonts w:cs="Times New Roman"/>
            <w:sz w:val="20"/>
            <w:szCs w:val="20"/>
            <w:lang w:val="en-US"/>
          </w:rPr>
          <w:t>10.5194/esd-7-917-2016</w:t>
        </w:r>
      </w:hyperlink>
      <w:r w:rsidRPr="005D5915">
        <w:rPr>
          <w:rFonts w:cs="Times New Roman"/>
          <w:sz w:val="20"/>
          <w:szCs w:val="20"/>
          <w:lang w:val="en-GB"/>
        </w:rPr>
        <w:t>.</w:t>
      </w:r>
    </w:p>
    <w:p w14:paraId="57E5DF40" w14:textId="2E1DED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McPherson, R.A., 2013: High-Resolution Surface Observations for Climate Monitoring. In: </w:t>
      </w:r>
      <w:r w:rsidRPr="005D5915">
        <w:rPr>
          <w:rFonts w:cs="Times New Roman"/>
          <w:i/>
          <w:sz w:val="20"/>
          <w:szCs w:val="20"/>
          <w:lang w:val="en-GB"/>
        </w:rPr>
        <w:t>Climate Variability – Regional and Thematic Patterns</w:t>
      </w:r>
      <w:r w:rsidRPr="005D5915">
        <w:rPr>
          <w:rFonts w:cs="Times New Roman"/>
          <w:sz w:val="20"/>
          <w:szCs w:val="20"/>
          <w:lang w:val="en-GB"/>
        </w:rPr>
        <w:t xml:space="preserve"> [Tarhule, A. (ed.)]. InTechOpen, London, UK, doi:</w:t>
      </w:r>
      <w:hyperlink r:id="rId1050" w:history="1">
        <w:r w:rsidRPr="005D5915">
          <w:rPr>
            <w:rStyle w:val="Hyperlink"/>
            <w:rFonts w:cs="Times New Roman"/>
            <w:sz w:val="20"/>
            <w:szCs w:val="20"/>
            <w:lang w:val="en-US"/>
          </w:rPr>
          <w:t>10.5772/56044</w:t>
        </w:r>
      </w:hyperlink>
      <w:r w:rsidRPr="005D5915">
        <w:rPr>
          <w:rFonts w:cs="Times New Roman"/>
          <w:sz w:val="20"/>
          <w:szCs w:val="20"/>
          <w:lang w:val="en-GB"/>
        </w:rPr>
        <w:t>.</w:t>
      </w:r>
    </w:p>
    <w:p w14:paraId="4D22C63A" w14:textId="3247AF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McSweeney, C.F. and R.G. Jones, 2013: No consensus on consensus: the challenge of finding a universal approach to measuring and mapping ensemble consistency in GCM projections.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119(3–4)</w:t>
      </w:r>
      <w:r w:rsidRPr="005D5915">
        <w:rPr>
          <w:rFonts w:cs="Times New Roman"/>
          <w:sz w:val="20"/>
          <w:szCs w:val="20"/>
          <w:lang w:val="en-GB"/>
        </w:rPr>
        <w:t>, 617–629, doi:</w:t>
      </w:r>
      <w:hyperlink r:id="rId1051" w:history="1">
        <w:r w:rsidRPr="005D5915">
          <w:rPr>
            <w:rStyle w:val="Hyperlink"/>
            <w:rFonts w:cs="Times New Roman"/>
            <w:sz w:val="20"/>
            <w:szCs w:val="20"/>
            <w:lang w:val="en-US"/>
          </w:rPr>
          <w:t>10.1007/s10584-013-0781-9</w:t>
        </w:r>
      </w:hyperlink>
      <w:r w:rsidRPr="005D5915">
        <w:rPr>
          <w:rFonts w:cs="Times New Roman"/>
          <w:sz w:val="20"/>
          <w:szCs w:val="20"/>
          <w:lang w:val="en-GB"/>
        </w:rPr>
        <w:t>.</w:t>
      </w:r>
    </w:p>
    <w:p w14:paraId="0311D0E0" w14:textId="36D24B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McSweeney, C.F., R.G. Jones, R.W. Lee, and D.P. Rowell, 2015: Selecting CMIP5 GCMs for downscaling over multiple regions.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44(11–12)</w:t>
      </w:r>
      <w:r w:rsidRPr="005D5915">
        <w:rPr>
          <w:rFonts w:cs="Times New Roman"/>
          <w:sz w:val="20"/>
          <w:szCs w:val="20"/>
          <w:lang w:val="en-GB"/>
        </w:rPr>
        <w:t>, 3237–3260, doi:</w:t>
      </w:r>
      <w:hyperlink r:id="rId1052" w:history="1">
        <w:r w:rsidRPr="005D5915">
          <w:rPr>
            <w:rStyle w:val="Hyperlink"/>
            <w:rFonts w:cs="Times New Roman"/>
            <w:sz w:val="20"/>
            <w:szCs w:val="20"/>
            <w:lang w:val="en-US"/>
          </w:rPr>
          <w:t>10.1007/s00382-014-2418-8</w:t>
        </w:r>
      </w:hyperlink>
      <w:r w:rsidRPr="005D5915">
        <w:rPr>
          <w:rFonts w:cs="Times New Roman"/>
          <w:sz w:val="20"/>
          <w:szCs w:val="20"/>
          <w:lang w:val="en-GB"/>
        </w:rPr>
        <w:t>.</w:t>
      </w:r>
    </w:p>
    <w:p w14:paraId="3C9973BA" w14:textId="09E9EC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Mearns, L.O. et al., 2012: The North American Regional Climate Change Assessment Program.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93(9)</w:t>
      </w:r>
      <w:r w:rsidRPr="005D5915">
        <w:rPr>
          <w:rFonts w:cs="Times New Roman"/>
          <w:sz w:val="20"/>
          <w:szCs w:val="20"/>
          <w:lang w:val="en-GB"/>
        </w:rPr>
        <w:t>, 1337–1362, doi:</w:t>
      </w:r>
      <w:hyperlink r:id="rId1053" w:history="1">
        <w:r w:rsidRPr="005D5915">
          <w:rPr>
            <w:rStyle w:val="Hyperlink"/>
            <w:rFonts w:cs="Times New Roman"/>
            <w:sz w:val="20"/>
            <w:szCs w:val="20"/>
            <w:lang w:val="en-US"/>
          </w:rPr>
          <w:t>10.1175/bams-d-11-00223.1</w:t>
        </w:r>
      </w:hyperlink>
      <w:r w:rsidRPr="005D5915">
        <w:rPr>
          <w:rFonts w:cs="Times New Roman"/>
          <w:sz w:val="20"/>
          <w:szCs w:val="20"/>
          <w:lang w:val="en-GB"/>
        </w:rPr>
        <w:t>.</w:t>
      </w:r>
    </w:p>
    <w:p w14:paraId="6E119E23" w14:textId="72C8A4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Mearns, L.O. et al., 2013: Climate change projections of the North American Regional Climate Change Assessment Program (NARCCAP).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120(4)</w:t>
      </w:r>
      <w:r w:rsidRPr="005D5915">
        <w:rPr>
          <w:rFonts w:cs="Times New Roman"/>
          <w:sz w:val="20"/>
          <w:szCs w:val="20"/>
          <w:lang w:val="en-GB"/>
        </w:rPr>
        <w:t>, doi:</w:t>
      </w:r>
      <w:hyperlink r:id="rId1054" w:history="1">
        <w:r w:rsidRPr="005D5915">
          <w:rPr>
            <w:rStyle w:val="Hyperlink"/>
            <w:rFonts w:cs="Times New Roman"/>
            <w:sz w:val="20"/>
            <w:szCs w:val="20"/>
            <w:lang w:val="en-US"/>
          </w:rPr>
          <w:t>10.1007/s10584-013-0831-3</w:t>
        </w:r>
      </w:hyperlink>
      <w:r w:rsidRPr="005D5915">
        <w:rPr>
          <w:rFonts w:cs="Times New Roman"/>
          <w:sz w:val="20"/>
          <w:szCs w:val="20"/>
          <w:lang w:val="en-GB"/>
        </w:rPr>
        <w:t>.</w:t>
      </w:r>
    </w:p>
    <w:p w14:paraId="16657527" w14:textId="264C26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Meehl, G.A., A. Hu, J.M. Arblaster, J. Fasullo, and K.E. Trenberth, 2013: Externally Forced and Internally Generated </w:t>
      </w:r>
      <w:r w:rsidRPr="005D5915">
        <w:rPr>
          <w:rFonts w:cs="Times New Roman"/>
          <w:sz w:val="20"/>
          <w:szCs w:val="20"/>
          <w:lang w:val="en-GB"/>
        </w:rPr>
        <w:lastRenderedPageBreak/>
        <w:t xml:space="preserve">Decadal Climate Variability Associated with the Interdecadal Pacific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26(18)</w:t>
      </w:r>
      <w:r w:rsidRPr="005D5915">
        <w:rPr>
          <w:rFonts w:cs="Times New Roman"/>
          <w:sz w:val="20"/>
          <w:szCs w:val="20"/>
          <w:lang w:val="en-GB"/>
        </w:rPr>
        <w:t>, 7298–7310, doi:</w:t>
      </w:r>
      <w:hyperlink r:id="rId1055" w:history="1">
        <w:r w:rsidRPr="005D5915">
          <w:rPr>
            <w:rStyle w:val="Hyperlink"/>
            <w:rFonts w:cs="Times New Roman"/>
            <w:sz w:val="20"/>
            <w:szCs w:val="20"/>
            <w:lang w:val="en-US"/>
          </w:rPr>
          <w:t>10.1175/jcli-d-12-00548.1</w:t>
        </w:r>
      </w:hyperlink>
      <w:r w:rsidRPr="005D5915">
        <w:rPr>
          <w:rFonts w:cs="Times New Roman"/>
          <w:sz w:val="20"/>
          <w:szCs w:val="20"/>
          <w:lang w:val="en-GB"/>
        </w:rPr>
        <w:t>.</w:t>
      </w:r>
    </w:p>
    <w:p w14:paraId="5278E49B" w14:textId="05BDB7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MEEN, 2018: </w:t>
      </w:r>
      <w:r w:rsidRPr="005D5915">
        <w:rPr>
          <w:rFonts w:cs="Times New Roman"/>
          <w:i/>
          <w:sz w:val="20"/>
          <w:szCs w:val="20"/>
          <w:lang w:val="en-GB"/>
        </w:rPr>
        <w:t>7th National Communication and 3rd Biennial Report under the United Nations Framework Convention on Climate Change</w:t>
      </w:r>
      <w:r w:rsidRPr="005D5915">
        <w:rPr>
          <w:rFonts w:cs="Times New Roman"/>
          <w:sz w:val="20"/>
          <w:szCs w:val="20"/>
          <w:lang w:val="en-GB"/>
        </w:rPr>
        <w:t>. Ministry of Environment and Energy (MEEN), Greece, 461 pp.</w:t>
      </w:r>
    </w:p>
    <w:p w14:paraId="5A2E1369" w14:textId="3521D3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Meher, J.K., L. Das, R.E. Benestad, and A. Mezghani, 2018: Analysis of winter rainfall change statistics over the Western Himalaya: the influence of internal variability and topography.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w:t>
      </w:r>
      <w:r w:rsidRPr="005D5915">
        <w:rPr>
          <w:rFonts w:cs="Times New Roman"/>
          <w:sz w:val="20"/>
          <w:szCs w:val="20"/>
          <w:lang w:val="en-GB"/>
        </w:rPr>
        <w:t>, e475–e496, doi:</w:t>
      </w:r>
      <w:hyperlink r:id="rId1056" w:history="1">
        <w:r w:rsidRPr="005D5915">
          <w:rPr>
            <w:rStyle w:val="Hyperlink"/>
            <w:rFonts w:cs="Times New Roman"/>
            <w:sz w:val="20"/>
            <w:szCs w:val="20"/>
            <w:lang w:val="en-US"/>
          </w:rPr>
          <w:t>10.1002/joc.5385</w:t>
        </w:r>
      </w:hyperlink>
      <w:r w:rsidRPr="005D5915">
        <w:rPr>
          <w:rFonts w:cs="Times New Roman"/>
          <w:sz w:val="20"/>
          <w:szCs w:val="20"/>
          <w:lang w:val="en-GB"/>
        </w:rPr>
        <w:t>.</w:t>
      </w:r>
    </w:p>
    <w:p w14:paraId="6DC72B73" w14:textId="52E4C4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Mehrotra, R., J.P. Evans, A. Sharma, and B. Sivakumar, 2014: Evaluation of downscaled daily rainfall hindcasts over Sydney, Australia using statistical and dynamical downscaling approaches.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226–249, doi:</w:t>
      </w:r>
      <w:hyperlink r:id="rId1057" w:history="1">
        <w:r w:rsidRPr="005D5915">
          <w:rPr>
            <w:rStyle w:val="Hyperlink"/>
            <w:rFonts w:cs="Times New Roman"/>
            <w:sz w:val="20"/>
            <w:szCs w:val="20"/>
            <w:lang w:val="en-US"/>
          </w:rPr>
          <w:t>10.2166/nh.2013.094</w:t>
        </w:r>
      </w:hyperlink>
      <w:r w:rsidRPr="005D5915">
        <w:rPr>
          <w:rFonts w:cs="Times New Roman"/>
          <w:sz w:val="20"/>
          <w:szCs w:val="20"/>
          <w:lang w:val="en-GB"/>
        </w:rPr>
        <w:t>.</w:t>
      </w:r>
    </w:p>
    <w:p w14:paraId="2D4486E5" w14:textId="5096DD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Meier, F., D. Fenner, T. Grassmann, M. Otto, and D. Scherer, 2017: Crowdsourcing air temperature from citizen weather stations for urban climate research.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170–191, doi:</w:t>
      </w:r>
      <w:hyperlink r:id="rId1058" w:history="1">
        <w:r w:rsidRPr="005D5915">
          <w:rPr>
            <w:rStyle w:val="Hyperlink"/>
            <w:rFonts w:cs="Times New Roman"/>
            <w:sz w:val="20"/>
            <w:szCs w:val="20"/>
            <w:lang w:val="en-US"/>
          </w:rPr>
          <w:t>10.1016/j.uclim.2017.01.006</w:t>
        </w:r>
      </w:hyperlink>
      <w:r w:rsidRPr="005D5915">
        <w:rPr>
          <w:rFonts w:cs="Times New Roman"/>
          <w:sz w:val="20"/>
          <w:szCs w:val="20"/>
          <w:lang w:val="en-GB"/>
        </w:rPr>
        <w:t>.</w:t>
      </w:r>
    </w:p>
    <w:p w14:paraId="46CDF830" w14:textId="6783BF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Meinke, H., R. Nelson, P. Kokic, R. Stone, and R. Selvaraju, 2006: Actionable climate knowledge: from analysis to synthesis.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101–110, doi:</w:t>
      </w:r>
      <w:hyperlink r:id="rId1059" w:history="1">
        <w:r w:rsidRPr="005D5915">
          <w:rPr>
            <w:rStyle w:val="Hyperlink"/>
            <w:rFonts w:cs="Times New Roman"/>
            <w:sz w:val="20"/>
            <w:szCs w:val="20"/>
            <w:lang w:val="en-US"/>
          </w:rPr>
          <w:t>10.3354/cr033101</w:t>
        </w:r>
      </w:hyperlink>
      <w:r w:rsidRPr="005D5915">
        <w:rPr>
          <w:rFonts w:cs="Times New Roman"/>
          <w:sz w:val="20"/>
          <w:szCs w:val="20"/>
          <w:lang w:val="en-GB"/>
        </w:rPr>
        <w:t>.</w:t>
      </w:r>
    </w:p>
    <w:p w14:paraId="445D2EC8" w14:textId="0E23F9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Menary, M.B. et al., 2018: Preindustrial Control Simulations With HadGEM3-GC3.1 for CMIP6.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3049–3075, doi:</w:t>
      </w:r>
      <w:hyperlink r:id="rId1060" w:history="1">
        <w:r w:rsidRPr="005D5915">
          <w:rPr>
            <w:rStyle w:val="Hyperlink"/>
            <w:rFonts w:cs="Times New Roman"/>
            <w:sz w:val="20"/>
            <w:szCs w:val="20"/>
            <w:lang w:val="en-US"/>
          </w:rPr>
          <w:t>10.1029/2018ms001495</w:t>
        </w:r>
      </w:hyperlink>
      <w:r w:rsidRPr="005D5915">
        <w:rPr>
          <w:rFonts w:cs="Times New Roman"/>
          <w:sz w:val="20"/>
          <w:szCs w:val="20"/>
          <w:lang w:val="en-GB"/>
        </w:rPr>
        <w:t>.</w:t>
      </w:r>
    </w:p>
    <w:p w14:paraId="1516205F" w14:textId="37C2A2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Mendlik, T. and A. Gobiet, 2016: Selecting climate simulations for impact studies based on multivariate patterns of climate change.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381–393, doi:</w:t>
      </w:r>
      <w:hyperlink r:id="rId1061" w:history="1">
        <w:r w:rsidRPr="005D5915">
          <w:rPr>
            <w:rStyle w:val="Hyperlink"/>
            <w:rFonts w:cs="Times New Roman"/>
            <w:sz w:val="20"/>
            <w:szCs w:val="20"/>
            <w:lang w:val="en-US"/>
          </w:rPr>
          <w:t>10.1007/s10584-015-1582-0</w:t>
        </w:r>
      </w:hyperlink>
      <w:r w:rsidRPr="005D5915">
        <w:rPr>
          <w:rFonts w:cs="Times New Roman"/>
          <w:sz w:val="20"/>
          <w:szCs w:val="20"/>
          <w:lang w:val="en-GB"/>
        </w:rPr>
        <w:t>.</w:t>
      </w:r>
    </w:p>
    <w:p w14:paraId="40ECAF4C" w14:textId="790E68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Ménégoz, M., R. Bilbao, O. Bellprat, V. Guemas, and F.J. Doblas-Reyes, 2018a: Forecasting the climate response to volcanic eruptions: prediction skill related to stratospheric aerosol forcing.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64022, doi:</w:t>
      </w:r>
      <w:hyperlink r:id="rId1062" w:history="1">
        <w:r w:rsidRPr="005D5915">
          <w:rPr>
            <w:rStyle w:val="Hyperlink"/>
            <w:rFonts w:cs="Times New Roman"/>
            <w:sz w:val="20"/>
            <w:szCs w:val="20"/>
            <w:lang w:val="en-US"/>
          </w:rPr>
          <w:t>10.1088/1748-9326/aac4db</w:t>
        </w:r>
      </w:hyperlink>
      <w:r w:rsidRPr="005D5915">
        <w:rPr>
          <w:rFonts w:cs="Times New Roman"/>
          <w:sz w:val="20"/>
          <w:szCs w:val="20"/>
          <w:lang w:val="en-GB"/>
        </w:rPr>
        <w:t>.</w:t>
      </w:r>
    </w:p>
    <w:p w14:paraId="38B9EFDF" w14:textId="62A2D9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Ménégoz, M. et al., 2018b: Role of the Atlantic Multidecadal Variability in modulating the climate response to a Pinatubo-like volcanic eruption.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51(5)</w:t>
      </w:r>
      <w:r w:rsidRPr="005D5915">
        <w:rPr>
          <w:rFonts w:cs="Times New Roman"/>
          <w:sz w:val="20"/>
          <w:szCs w:val="20"/>
          <w:lang w:val="en-GB"/>
        </w:rPr>
        <w:t>, 1863–1883, doi:</w:t>
      </w:r>
      <w:hyperlink r:id="rId1063" w:history="1">
        <w:r w:rsidRPr="005D5915">
          <w:rPr>
            <w:rStyle w:val="Hyperlink"/>
            <w:rFonts w:cs="Times New Roman"/>
            <w:sz w:val="20"/>
            <w:szCs w:val="20"/>
            <w:lang w:val="en-US"/>
          </w:rPr>
          <w:t>10.1007/s00382-017-3986-1</w:t>
        </w:r>
      </w:hyperlink>
      <w:r w:rsidRPr="005D5915">
        <w:rPr>
          <w:rFonts w:cs="Times New Roman"/>
          <w:sz w:val="20"/>
          <w:szCs w:val="20"/>
          <w:lang w:val="en-GB"/>
        </w:rPr>
        <w:t>.</w:t>
      </w:r>
    </w:p>
    <w:p w14:paraId="1C7707BC" w14:textId="01CA2D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Menne, M.J., I. Durre, R.S. Vose, B.E. Gleason, and T.G. Houston, 2012: An Overview of the Global Historical Climatology Network-Daily Database.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897–910, doi:</w:t>
      </w:r>
      <w:hyperlink r:id="rId1064" w:history="1">
        <w:r w:rsidRPr="005D5915">
          <w:rPr>
            <w:rStyle w:val="Hyperlink"/>
            <w:rFonts w:cs="Times New Roman"/>
            <w:sz w:val="20"/>
            <w:szCs w:val="20"/>
            <w:lang w:val="en-US"/>
          </w:rPr>
          <w:t>10.1175/jtech-d-11-00103.1</w:t>
        </w:r>
      </w:hyperlink>
      <w:r w:rsidRPr="005D5915">
        <w:rPr>
          <w:rFonts w:cs="Times New Roman"/>
          <w:sz w:val="20"/>
          <w:szCs w:val="20"/>
          <w:lang w:val="en-GB"/>
        </w:rPr>
        <w:t>.</w:t>
      </w:r>
    </w:p>
    <w:p w14:paraId="44506737" w14:textId="41B9E4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Menne, M.J., C.N. Williams, B.E. Gleason, J.J. Rennie, and J.H. Lawrimore, 2018: The Global Historical Climatology Network Monthly Temperature Dataset, Version 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31(24)</w:t>
      </w:r>
      <w:r w:rsidRPr="005D5915">
        <w:rPr>
          <w:rFonts w:cs="Times New Roman"/>
          <w:sz w:val="20"/>
          <w:szCs w:val="20"/>
          <w:lang w:val="en-GB"/>
        </w:rPr>
        <w:t>, 9835–9854, doi:</w:t>
      </w:r>
      <w:hyperlink r:id="rId1065" w:history="1">
        <w:r w:rsidRPr="005D5915">
          <w:rPr>
            <w:rStyle w:val="Hyperlink"/>
            <w:rFonts w:cs="Times New Roman"/>
            <w:sz w:val="20"/>
            <w:szCs w:val="20"/>
            <w:lang w:val="en-US"/>
          </w:rPr>
          <w:t>10.1175/jcli-d-18-0094.1</w:t>
        </w:r>
      </w:hyperlink>
      <w:r w:rsidRPr="005D5915">
        <w:rPr>
          <w:rFonts w:cs="Times New Roman"/>
          <w:sz w:val="20"/>
          <w:szCs w:val="20"/>
          <w:lang w:val="en-GB"/>
        </w:rPr>
        <w:t>.</w:t>
      </w:r>
    </w:p>
    <w:p w14:paraId="1381249A" w14:textId="636AED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Merchant, C.J. et al., 2017: Uncertainty information in climate data records from Earth observation.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511–527, doi:</w:t>
      </w:r>
      <w:hyperlink r:id="rId1066" w:history="1">
        <w:r w:rsidRPr="005D5915">
          <w:rPr>
            <w:rStyle w:val="Hyperlink"/>
            <w:rFonts w:cs="Times New Roman"/>
            <w:sz w:val="20"/>
            <w:szCs w:val="20"/>
            <w:lang w:val="en-US"/>
          </w:rPr>
          <w:t>10.5194/essd-9-511-2017</w:t>
        </w:r>
      </w:hyperlink>
      <w:r w:rsidRPr="005D5915">
        <w:rPr>
          <w:rFonts w:cs="Times New Roman"/>
          <w:sz w:val="20"/>
          <w:szCs w:val="20"/>
          <w:lang w:val="en-GB"/>
        </w:rPr>
        <w:t>.</w:t>
      </w:r>
    </w:p>
    <w:p w14:paraId="18315898" w14:textId="60D99B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Meredith, E.P., D. Maraun, V.A. Semenov, and W. Park, 2015a: Evidence for added value of convection-permitting models for studying changes in extreme precipitation.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120(24)</w:t>
      </w:r>
      <w:r w:rsidRPr="005D5915">
        <w:rPr>
          <w:rFonts w:cs="Times New Roman"/>
          <w:sz w:val="20"/>
          <w:szCs w:val="20"/>
          <w:lang w:val="en-GB"/>
        </w:rPr>
        <w:t>, 12500–12513, doi:</w:t>
      </w:r>
      <w:hyperlink r:id="rId1067" w:history="1">
        <w:r w:rsidRPr="005D5915">
          <w:rPr>
            <w:rStyle w:val="Hyperlink"/>
            <w:rFonts w:cs="Times New Roman"/>
            <w:sz w:val="20"/>
            <w:szCs w:val="20"/>
            <w:lang w:val="en-US"/>
          </w:rPr>
          <w:t>10.1002/2015jd024238</w:t>
        </w:r>
      </w:hyperlink>
      <w:r w:rsidRPr="005D5915">
        <w:rPr>
          <w:rFonts w:cs="Times New Roman"/>
          <w:sz w:val="20"/>
          <w:szCs w:val="20"/>
          <w:lang w:val="en-GB"/>
        </w:rPr>
        <w:t>.</w:t>
      </w:r>
    </w:p>
    <w:p w14:paraId="1727D595" w14:textId="1C2AF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Meredith, E.P., V.A. Semenov, D. Maraun, W. Park, and A. Chernokulsky, 2015b: Crucial role of Black Sea warming in amplifying the 2012 Krymsk precipitation extreme.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8(8)</w:t>
      </w:r>
      <w:r w:rsidRPr="005D5915">
        <w:rPr>
          <w:rFonts w:cs="Times New Roman"/>
          <w:sz w:val="20"/>
          <w:szCs w:val="20"/>
          <w:lang w:val="en-GB"/>
        </w:rPr>
        <w:t>, 615–619, doi:</w:t>
      </w:r>
      <w:hyperlink r:id="rId1068" w:history="1">
        <w:r w:rsidRPr="005D5915">
          <w:rPr>
            <w:rStyle w:val="Hyperlink"/>
            <w:rFonts w:cs="Times New Roman"/>
            <w:sz w:val="20"/>
            <w:szCs w:val="20"/>
            <w:lang w:val="en-US"/>
          </w:rPr>
          <w:t>10.1038/ngeo2483</w:t>
        </w:r>
      </w:hyperlink>
      <w:r w:rsidRPr="005D5915">
        <w:rPr>
          <w:rFonts w:cs="Times New Roman"/>
          <w:sz w:val="20"/>
          <w:szCs w:val="20"/>
          <w:lang w:val="en-GB"/>
        </w:rPr>
        <w:t>.</w:t>
      </w:r>
    </w:p>
    <w:p w14:paraId="3825FCB7" w14:textId="48139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Mesinger, F. et al., 2006: North American regional reanalysis. </w:t>
      </w:r>
      <w:r w:rsidRPr="005D5915">
        <w:rPr>
          <w:rFonts w:cs="Times New Roman"/>
          <w:i/>
          <w:sz w:val="20"/>
          <w:szCs w:val="20"/>
          <w:lang w:val="en-GB"/>
        </w:rPr>
        <w:t>Bulletin of the American Meteorological Society</w:t>
      </w:r>
      <w:r w:rsidRPr="005D5915">
        <w:rPr>
          <w:rFonts w:cs="Times New Roman"/>
          <w:sz w:val="20"/>
          <w:szCs w:val="20"/>
          <w:lang w:val="en-GB"/>
        </w:rPr>
        <w:t>, doi:</w:t>
      </w:r>
      <w:hyperlink r:id="rId1069" w:history="1">
        <w:r w:rsidRPr="005D5915">
          <w:rPr>
            <w:rStyle w:val="Hyperlink"/>
            <w:rFonts w:cs="Times New Roman"/>
            <w:sz w:val="20"/>
            <w:szCs w:val="20"/>
            <w:lang w:val="en-US"/>
          </w:rPr>
          <w:t>10.1175/bams-87-3-343</w:t>
        </w:r>
      </w:hyperlink>
      <w:r w:rsidRPr="005D5915">
        <w:rPr>
          <w:rFonts w:cs="Times New Roman"/>
          <w:sz w:val="20"/>
          <w:szCs w:val="20"/>
          <w:lang w:val="en-GB"/>
        </w:rPr>
        <w:t>.</w:t>
      </w:r>
    </w:p>
    <w:p w14:paraId="31B1419F" w14:textId="4CB95A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Mestre, O., C. Gruber, C. Prieur, H. Caussinus, and S. Jourdain, 2011: SPLIDHOM: A Method for Homogenization of Daily Temperature Observations.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2343–2358, doi:</w:t>
      </w:r>
      <w:hyperlink r:id="rId1070" w:history="1">
        <w:r w:rsidRPr="005D5915">
          <w:rPr>
            <w:rStyle w:val="Hyperlink"/>
            <w:rFonts w:cs="Times New Roman"/>
            <w:sz w:val="20"/>
            <w:szCs w:val="20"/>
            <w:lang w:val="en-US"/>
          </w:rPr>
          <w:t>10.1175/2011jamc2641.1</w:t>
        </w:r>
      </w:hyperlink>
      <w:r w:rsidRPr="005D5915">
        <w:rPr>
          <w:rFonts w:cs="Times New Roman"/>
          <w:sz w:val="20"/>
          <w:szCs w:val="20"/>
          <w:lang w:val="en-GB"/>
        </w:rPr>
        <w:t>.</w:t>
      </w:r>
    </w:p>
    <w:p w14:paraId="7DC5D061" w14:textId="1E6D12F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Mezghani, A. and B. Hingray, 2009: A combined downscaling-disaggregation weather generator for stochastic generation of multisite hourly weather variables over complex terrain: Development and multi-scale validation for the Upper Rhone River basin.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377(3–4)</w:t>
      </w:r>
      <w:r w:rsidRPr="005D5915">
        <w:rPr>
          <w:rFonts w:cs="Times New Roman"/>
          <w:sz w:val="20"/>
          <w:szCs w:val="20"/>
          <w:lang w:val="en-GB"/>
        </w:rPr>
        <w:t>, 245–260, doi:</w:t>
      </w:r>
      <w:hyperlink r:id="rId1071" w:history="1">
        <w:r w:rsidRPr="005D5915">
          <w:rPr>
            <w:rStyle w:val="Hyperlink"/>
            <w:rFonts w:cs="Times New Roman"/>
            <w:sz w:val="20"/>
            <w:szCs w:val="20"/>
            <w:lang w:val="en-US"/>
          </w:rPr>
          <w:t>10.1016/j.jhydrol.2009.08.033</w:t>
        </w:r>
      </w:hyperlink>
      <w:r w:rsidRPr="005D5915">
        <w:rPr>
          <w:rFonts w:cs="Times New Roman"/>
          <w:sz w:val="20"/>
          <w:szCs w:val="20"/>
          <w:lang w:val="en-GB"/>
        </w:rPr>
        <w:t>.</w:t>
      </w:r>
    </w:p>
    <w:p w14:paraId="597D81DE" w14:textId="666147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Michel, S. et al., 2018: Reconstructing climatic modes of variability from proxy records: sensitivity to the methodological approach. </w:t>
      </w:r>
      <w:r w:rsidRPr="005D5915">
        <w:rPr>
          <w:rFonts w:cs="Times New Roman"/>
          <w:i/>
          <w:sz w:val="20"/>
          <w:szCs w:val="20"/>
          <w:lang w:val="en-GB"/>
        </w:rPr>
        <w:t>Geoscientific Model Development Discussions</w:t>
      </w:r>
      <w:r w:rsidRPr="005D5915">
        <w:rPr>
          <w:rFonts w:cs="Times New Roman"/>
          <w:sz w:val="20"/>
          <w:szCs w:val="20"/>
          <w:lang w:val="en-GB"/>
        </w:rPr>
        <w:t xml:space="preserve">, </w:t>
      </w:r>
      <w:r w:rsidRPr="005D5915">
        <w:rPr>
          <w:rFonts w:cs="Times New Roman"/>
          <w:b/>
          <w:sz w:val="20"/>
          <w:szCs w:val="20"/>
          <w:lang w:val="en-GB"/>
        </w:rPr>
        <w:t>2018</w:t>
      </w:r>
      <w:r w:rsidRPr="005D5915">
        <w:rPr>
          <w:rFonts w:cs="Times New Roman"/>
          <w:sz w:val="20"/>
          <w:szCs w:val="20"/>
          <w:lang w:val="en-GB"/>
        </w:rPr>
        <w:t>, 1–48, doi:</w:t>
      </w:r>
      <w:hyperlink r:id="rId1072" w:history="1">
        <w:r w:rsidRPr="005D5915">
          <w:rPr>
            <w:rStyle w:val="Hyperlink"/>
            <w:rFonts w:cs="Times New Roman"/>
            <w:sz w:val="20"/>
            <w:szCs w:val="20"/>
            <w:lang w:val="en-US"/>
          </w:rPr>
          <w:t>10.5194/gmd-2018-211</w:t>
        </w:r>
      </w:hyperlink>
      <w:r w:rsidRPr="005D5915">
        <w:rPr>
          <w:rFonts w:cs="Times New Roman"/>
          <w:sz w:val="20"/>
          <w:szCs w:val="20"/>
          <w:lang w:val="en-GB"/>
        </w:rPr>
        <w:t>.</w:t>
      </w:r>
    </w:p>
    <w:p w14:paraId="3CF46237" w14:textId="2EA8A7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Migliavacca, M. et al., 2013: Modeling biomass burning and related carbon emissions during the 21st century in Europe. </w:t>
      </w:r>
      <w:r w:rsidRPr="005D5915">
        <w:rPr>
          <w:rFonts w:cs="Times New Roman"/>
          <w:i/>
          <w:sz w:val="20"/>
          <w:szCs w:val="20"/>
          <w:lang w:val="en-GB"/>
        </w:rPr>
        <w:t>Journal of Geophysical Research: Biogeosciences</w:t>
      </w:r>
      <w:r w:rsidRPr="005D5915">
        <w:rPr>
          <w:rFonts w:cs="Times New Roman"/>
          <w:sz w:val="20"/>
          <w:szCs w:val="20"/>
          <w:lang w:val="en-GB"/>
        </w:rPr>
        <w:t xml:space="preserve">, </w:t>
      </w:r>
      <w:r w:rsidRPr="005D5915">
        <w:rPr>
          <w:rFonts w:cs="Times New Roman"/>
          <w:b/>
          <w:sz w:val="20"/>
          <w:szCs w:val="20"/>
          <w:lang w:val="en-GB"/>
        </w:rPr>
        <w:t>118(4)</w:t>
      </w:r>
      <w:r w:rsidRPr="005D5915">
        <w:rPr>
          <w:rFonts w:cs="Times New Roman"/>
          <w:sz w:val="20"/>
          <w:szCs w:val="20"/>
          <w:lang w:val="en-GB"/>
        </w:rPr>
        <w:t>, 1732–1747, doi:</w:t>
      </w:r>
      <w:hyperlink r:id="rId1073" w:history="1">
        <w:r w:rsidRPr="005D5915">
          <w:rPr>
            <w:rStyle w:val="Hyperlink"/>
            <w:rFonts w:cs="Times New Roman"/>
            <w:sz w:val="20"/>
            <w:szCs w:val="20"/>
            <w:lang w:val="en-US"/>
          </w:rPr>
          <w:t>10.1002/2013jg002444</w:t>
        </w:r>
      </w:hyperlink>
      <w:r w:rsidRPr="005D5915">
        <w:rPr>
          <w:rFonts w:cs="Times New Roman"/>
          <w:sz w:val="20"/>
          <w:szCs w:val="20"/>
          <w:lang w:val="en-GB"/>
        </w:rPr>
        <w:t>.</w:t>
      </w:r>
    </w:p>
    <w:p w14:paraId="173D92AC" w14:textId="251701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Milinski, S., N. Maher, and D. Olonscheck, 2020: How large does a large ensemble need to be?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885–901, doi:</w:t>
      </w:r>
      <w:hyperlink r:id="rId1074" w:history="1">
        <w:r w:rsidRPr="005D5915">
          <w:rPr>
            <w:rStyle w:val="Hyperlink"/>
            <w:rFonts w:cs="Times New Roman"/>
            <w:sz w:val="20"/>
            <w:szCs w:val="20"/>
            <w:lang w:val="en-US"/>
          </w:rPr>
          <w:t>10.5194/esd-11-885-2020</w:t>
        </w:r>
      </w:hyperlink>
      <w:r w:rsidRPr="005D5915">
        <w:rPr>
          <w:rFonts w:cs="Times New Roman"/>
          <w:sz w:val="20"/>
          <w:szCs w:val="20"/>
          <w:lang w:val="en-GB"/>
        </w:rPr>
        <w:t>.</w:t>
      </w:r>
    </w:p>
    <w:p w14:paraId="7EB196F8" w14:textId="156185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Millán, M.M., 2014: Extreme hydrometeorological events and climate change predictions in Europe.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518</w:t>
      </w:r>
      <w:r w:rsidRPr="005D5915">
        <w:rPr>
          <w:rFonts w:cs="Times New Roman"/>
          <w:sz w:val="20"/>
          <w:szCs w:val="20"/>
          <w:lang w:val="en-GB"/>
        </w:rPr>
        <w:t>, 206–224, doi:</w:t>
      </w:r>
      <w:hyperlink r:id="rId1075" w:history="1">
        <w:r w:rsidRPr="005D5915">
          <w:rPr>
            <w:rStyle w:val="Hyperlink"/>
            <w:rFonts w:cs="Times New Roman"/>
            <w:sz w:val="20"/>
            <w:szCs w:val="20"/>
            <w:lang w:val="en-US"/>
          </w:rPr>
          <w:t>10.1016/j.jhydrol.2013.12.041</w:t>
        </w:r>
      </w:hyperlink>
      <w:r w:rsidRPr="005D5915">
        <w:rPr>
          <w:rFonts w:cs="Times New Roman"/>
          <w:sz w:val="20"/>
          <w:szCs w:val="20"/>
          <w:lang w:val="en-GB"/>
        </w:rPr>
        <w:t>.</w:t>
      </w:r>
    </w:p>
    <w:p w14:paraId="5957F95F" w14:textId="36E79B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Miller, R.L., P. Knippertz, C. Pérez García-Pando, J.P. Perlwitz, and I. Tegen, 2014: Impact of Dust Radiative Forcing upon Climate. In: </w:t>
      </w:r>
      <w:r w:rsidRPr="005D5915">
        <w:rPr>
          <w:rFonts w:cs="Times New Roman"/>
          <w:i/>
          <w:sz w:val="20"/>
          <w:szCs w:val="20"/>
          <w:lang w:val="en-GB"/>
        </w:rPr>
        <w:t>Mineral Dust</w:t>
      </w:r>
      <w:r w:rsidRPr="005D5915">
        <w:rPr>
          <w:rFonts w:cs="Times New Roman"/>
          <w:sz w:val="20"/>
          <w:szCs w:val="20"/>
          <w:lang w:val="en-GB"/>
        </w:rPr>
        <w:t xml:space="preserve"> [Knippertz, P. and J.-B.W. Stuut (eds.)]. Springer, Dordrecht, The Netherlands, pp. 327–357, doi:</w:t>
      </w:r>
      <w:hyperlink r:id="rId1076" w:history="1">
        <w:r w:rsidRPr="005D5915">
          <w:rPr>
            <w:rStyle w:val="Hyperlink"/>
            <w:rFonts w:cs="Times New Roman"/>
            <w:sz w:val="20"/>
            <w:szCs w:val="20"/>
            <w:lang w:val="en-US"/>
          </w:rPr>
          <w:t>10.1007/978-94-017-8978-3_13</w:t>
        </w:r>
      </w:hyperlink>
      <w:r w:rsidRPr="005D5915">
        <w:rPr>
          <w:rFonts w:cs="Times New Roman"/>
          <w:sz w:val="20"/>
          <w:szCs w:val="20"/>
          <w:lang w:val="en-GB"/>
        </w:rPr>
        <w:t>.</w:t>
      </w:r>
    </w:p>
    <w:p w14:paraId="6E363133" w14:textId="4F8907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Minder, J.R., T.W. Letcher, and S.M.K. Skiles, 2016: An evaluation of high-resolution regional climate model simulations of snow cover and albedo over the Rocky Mountains, with implications for the simulated snow-albedo feedback.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121(15)</w:t>
      </w:r>
      <w:r w:rsidRPr="005D5915">
        <w:rPr>
          <w:rFonts w:cs="Times New Roman"/>
          <w:sz w:val="20"/>
          <w:szCs w:val="20"/>
          <w:lang w:val="en-GB"/>
        </w:rPr>
        <w:t xml:space="preserve">, 9069–9088, </w:t>
      </w:r>
      <w:r w:rsidRPr="005D5915">
        <w:rPr>
          <w:rFonts w:cs="Times New Roman"/>
          <w:sz w:val="20"/>
          <w:szCs w:val="20"/>
          <w:lang w:val="en-GB"/>
        </w:rPr>
        <w:lastRenderedPageBreak/>
        <w:t>doi:</w:t>
      </w:r>
      <w:hyperlink r:id="rId1077" w:history="1">
        <w:r w:rsidRPr="005D5915">
          <w:rPr>
            <w:rStyle w:val="Hyperlink"/>
            <w:rFonts w:cs="Times New Roman"/>
            <w:sz w:val="20"/>
            <w:szCs w:val="20"/>
            <w:lang w:val="en-US"/>
          </w:rPr>
          <w:t>10.1002/2016jd024995</w:t>
        </w:r>
      </w:hyperlink>
      <w:r w:rsidRPr="005D5915">
        <w:rPr>
          <w:rFonts w:cs="Times New Roman"/>
          <w:sz w:val="20"/>
          <w:szCs w:val="20"/>
          <w:lang w:val="en-GB"/>
        </w:rPr>
        <w:t>.</w:t>
      </w:r>
    </w:p>
    <w:p w14:paraId="56F6D7F9" w14:textId="18CDDD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Mindlin, J. et al., 2020: Storyline description of Southern Hemisphere midlatitude circulation and precipitation response to greenhouse gas forcing.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54(9–10)</w:t>
      </w:r>
      <w:r w:rsidRPr="005D5915">
        <w:rPr>
          <w:rFonts w:cs="Times New Roman"/>
          <w:sz w:val="20"/>
          <w:szCs w:val="20"/>
          <w:lang w:val="en-GB"/>
        </w:rPr>
        <w:t>, 4399–4421, doi:</w:t>
      </w:r>
      <w:hyperlink r:id="rId1078" w:history="1">
        <w:r w:rsidRPr="005D5915">
          <w:rPr>
            <w:rStyle w:val="Hyperlink"/>
            <w:rFonts w:cs="Times New Roman"/>
            <w:sz w:val="20"/>
            <w:szCs w:val="20"/>
            <w:lang w:val="en-US"/>
          </w:rPr>
          <w:t>10.1007/s00382-020-05234-1</w:t>
        </w:r>
      </w:hyperlink>
      <w:r w:rsidRPr="005D5915">
        <w:rPr>
          <w:rFonts w:cs="Times New Roman"/>
          <w:sz w:val="20"/>
          <w:szCs w:val="20"/>
          <w:lang w:val="en-GB"/>
        </w:rPr>
        <w:t>.</w:t>
      </w:r>
    </w:p>
    <w:p w14:paraId="2CBE9FED" w14:textId="6941D7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Ming, J., Z. Du, C. Xiao, X. Xu, and D. Zhang, 2012: Darkening of the mid-Himalaya glaciers since 2000 and the potential causes.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014021, doi:</w:t>
      </w:r>
      <w:hyperlink r:id="rId1079" w:history="1">
        <w:r w:rsidRPr="005D5915">
          <w:rPr>
            <w:rStyle w:val="Hyperlink"/>
            <w:rFonts w:cs="Times New Roman"/>
            <w:sz w:val="20"/>
            <w:szCs w:val="20"/>
            <w:lang w:val="en-US"/>
          </w:rPr>
          <w:t>10.1088/1748-9326/7/1/014021</w:t>
        </w:r>
      </w:hyperlink>
      <w:r w:rsidRPr="005D5915">
        <w:rPr>
          <w:rFonts w:cs="Times New Roman"/>
          <w:sz w:val="20"/>
          <w:szCs w:val="20"/>
          <w:lang w:val="en-GB"/>
        </w:rPr>
        <w:t>.</w:t>
      </w:r>
    </w:p>
    <w:p w14:paraId="1DF63AAD" w14:textId="79A3A7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Ming, Y. and V. Ramaswamy, 2011: A Model Investigation of Aerosol-Induced Changes in Tropical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24(19)</w:t>
      </w:r>
      <w:r w:rsidRPr="005D5915">
        <w:rPr>
          <w:rFonts w:cs="Times New Roman"/>
          <w:sz w:val="20"/>
          <w:szCs w:val="20"/>
          <w:lang w:val="en-GB"/>
        </w:rPr>
        <w:t>, 5125–5133, doi:</w:t>
      </w:r>
      <w:hyperlink r:id="rId1080" w:history="1">
        <w:r w:rsidRPr="005D5915">
          <w:rPr>
            <w:rStyle w:val="Hyperlink"/>
            <w:rFonts w:cs="Times New Roman"/>
            <w:sz w:val="20"/>
            <w:szCs w:val="20"/>
            <w:lang w:val="en-US"/>
          </w:rPr>
          <w:t>10.1175/2011jcli4108.1</w:t>
        </w:r>
      </w:hyperlink>
      <w:r w:rsidRPr="005D5915">
        <w:rPr>
          <w:rFonts w:cs="Times New Roman"/>
          <w:sz w:val="20"/>
          <w:szCs w:val="20"/>
          <w:lang w:val="en-GB"/>
        </w:rPr>
        <w:t>.</w:t>
      </w:r>
    </w:p>
    <w:p w14:paraId="16571E81" w14:textId="09F7D8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Miralles, D.G., A.J. Teuling, C.C. van Heerwaarden, and J. Vilà-Guerau de Arellano, 2014: Mega-heatwave temperatures due to combined soil desiccation and atmospheric heat accumulation.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345, doi:</w:t>
      </w:r>
      <w:hyperlink r:id="rId1081" w:history="1">
        <w:r w:rsidRPr="005D5915">
          <w:rPr>
            <w:rStyle w:val="Hyperlink"/>
            <w:rFonts w:cs="Times New Roman"/>
            <w:sz w:val="20"/>
            <w:szCs w:val="20"/>
            <w:lang w:val="en-US"/>
          </w:rPr>
          <w:t>10.1038/ngeo2141</w:t>
        </w:r>
      </w:hyperlink>
      <w:r w:rsidRPr="005D5915">
        <w:rPr>
          <w:rFonts w:cs="Times New Roman"/>
          <w:sz w:val="20"/>
          <w:szCs w:val="20"/>
          <w:lang w:val="en-GB"/>
        </w:rPr>
        <w:t>.</w:t>
      </w:r>
    </w:p>
    <w:p w14:paraId="04277F94" w14:textId="59534B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Mironov, D. et al., 2010: Implementation of the lake parameterisation scheme FLake into numerical weather prediction model COSMO. </w:t>
      </w:r>
      <w:r w:rsidRPr="005D5915">
        <w:rPr>
          <w:rFonts w:cs="Times New Roman"/>
          <w:i/>
          <w:sz w:val="20"/>
          <w:szCs w:val="20"/>
          <w:lang w:val="en-GB"/>
        </w:rPr>
        <w:t>Boreal environment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218–230.</w:t>
      </w:r>
    </w:p>
    <w:p w14:paraId="6B96A3E3" w14:textId="178DB2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Mishra, S.K., S. Sahany, and P. Salunke, 2018: CMIP5 vs. CORDEX over the Indian region: how much do we benefit from dynamical downscaling?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133(3–4)</w:t>
      </w:r>
      <w:r w:rsidRPr="005D5915">
        <w:rPr>
          <w:rFonts w:cs="Times New Roman"/>
          <w:sz w:val="20"/>
          <w:szCs w:val="20"/>
          <w:lang w:val="en-GB"/>
        </w:rPr>
        <w:t>, 1133–1141, doi:</w:t>
      </w:r>
      <w:hyperlink r:id="rId1082" w:history="1">
        <w:r w:rsidRPr="005D5915">
          <w:rPr>
            <w:rStyle w:val="Hyperlink"/>
            <w:rFonts w:cs="Times New Roman"/>
            <w:sz w:val="20"/>
            <w:szCs w:val="20"/>
            <w:lang w:val="en-US"/>
          </w:rPr>
          <w:t>10.1007/s00704-017-2237-z</w:t>
        </w:r>
      </w:hyperlink>
      <w:r w:rsidRPr="005D5915">
        <w:rPr>
          <w:rFonts w:cs="Times New Roman"/>
          <w:sz w:val="20"/>
          <w:szCs w:val="20"/>
          <w:lang w:val="en-GB"/>
        </w:rPr>
        <w:t>.</w:t>
      </w:r>
    </w:p>
    <w:p w14:paraId="3213777E" w14:textId="399D5A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Mishra, V., 2015: Climatic uncertainty in Himalayan water towers.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120(7)</w:t>
      </w:r>
      <w:r w:rsidRPr="005D5915">
        <w:rPr>
          <w:rFonts w:cs="Times New Roman"/>
          <w:sz w:val="20"/>
          <w:szCs w:val="20"/>
          <w:lang w:val="en-GB"/>
        </w:rPr>
        <w:t>, 2689–2705, doi:</w:t>
      </w:r>
      <w:hyperlink r:id="rId1083" w:history="1">
        <w:r w:rsidRPr="005D5915">
          <w:rPr>
            <w:rStyle w:val="Hyperlink"/>
            <w:rFonts w:cs="Times New Roman"/>
            <w:sz w:val="20"/>
            <w:szCs w:val="20"/>
            <w:lang w:val="en-US"/>
          </w:rPr>
          <w:t>10.1002/2014jd022650</w:t>
        </w:r>
      </w:hyperlink>
      <w:r w:rsidRPr="005D5915">
        <w:rPr>
          <w:rFonts w:cs="Times New Roman"/>
          <w:sz w:val="20"/>
          <w:szCs w:val="20"/>
          <w:lang w:val="en-GB"/>
        </w:rPr>
        <w:t>.</w:t>
      </w:r>
    </w:p>
    <w:p w14:paraId="64A08177" w14:textId="48FDDE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Mitchell, D. et al., 2017: Assessing mid-latitude dynamics in extreme event attribution systems. </w:t>
      </w:r>
      <w:r w:rsidRPr="005D5915">
        <w:rPr>
          <w:rFonts w:cs="Times New Roman"/>
          <w:i/>
          <w:sz w:val="20"/>
          <w:szCs w:val="20"/>
          <w:lang w:val="en-GB"/>
        </w:rPr>
        <w:t>Climate Dynamics</w:t>
      </w:r>
      <w:r w:rsidRPr="005D5915">
        <w:rPr>
          <w:rFonts w:cs="Times New Roman"/>
          <w:sz w:val="20"/>
          <w:szCs w:val="20"/>
          <w:lang w:val="en-GB"/>
        </w:rPr>
        <w:t>, doi:</w:t>
      </w:r>
      <w:hyperlink r:id="rId1084" w:history="1">
        <w:r w:rsidRPr="005D5915">
          <w:rPr>
            <w:rStyle w:val="Hyperlink"/>
            <w:rFonts w:cs="Times New Roman"/>
            <w:sz w:val="20"/>
            <w:szCs w:val="20"/>
            <w:lang w:val="en-US"/>
          </w:rPr>
          <w:t>10.1007/s00382-016-3308-z</w:t>
        </w:r>
      </w:hyperlink>
      <w:r w:rsidRPr="005D5915">
        <w:rPr>
          <w:rFonts w:cs="Times New Roman"/>
          <w:sz w:val="20"/>
          <w:szCs w:val="20"/>
          <w:lang w:val="en-GB"/>
        </w:rPr>
        <w:t>.</w:t>
      </w:r>
    </w:p>
    <w:p w14:paraId="4E5FC774" w14:textId="24D5BE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Mizuta, R. et al., 2017: Over 5,000 Years of Ensemble Future Climate Simulations by 60-km Global and 20-km Regional Atmospheric Models.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98(7)</w:t>
      </w:r>
      <w:r w:rsidRPr="005D5915">
        <w:rPr>
          <w:rFonts w:cs="Times New Roman"/>
          <w:sz w:val="20"/>
          <w:szCs w:val="20"/>
          <w:lang w:val="en-GB"/>
        </w:rPr>
        <w:t>, 1383–1398, doi:</w:t>
      </w:r>
      <w:hyperlink r:id="rId1085" w:history="1">
        <w:r w:rsidRPr="005D5915">
          <w:rPr>
            <w:rStyle w:val="Hyperlink"/>
            <w:rFonts w:cs="Times New Roman"/>
            <w:sz w:val="20"/>
            <w:szCs w:val="20"/>
            <w:lang w:val="en-US"/>
          </w:rPr>
          <w:t>10.1175/bams-d-16-0099.1</w:t>
        </w:r>
      </w:hyperlink>
      <w:r w:rsidRPr="005D5915">
        <w:rPr>
          <w:rFonts w:cs="Times New Roman"/>
          <w:sz w:val="20"/>
          <w:szCs w:val="20"/>
          <w:lang w:val="en-GB"/>
        </w:rPr>
        <w:t>.</w:t>
      </w:r>
    </w:p>
    <w:p w14:paraId="36F585DA" w14:textId="4E7413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MJO Working Group, 2009: MJO Simulation Diagnostics.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22(11)</w:t>
      </w:r>
      <w:r w:rsidRPr="005D5915">
        <w:rPr>
          <w:rFonts w:cs="Times New Roman"/>
          <w:sz w:val="20"/>
          <w:szCs w:val="20"/>
          <w:lang w:val="en-GB"/>
        </w:rPr>
        <w:t>, 3006–3030, doi:</w:t>
      </w:r>
      <w:hyperlink r:id="rId1086" w:history="1">
        <w:r w:rsidRPr="005D5915">
          <w:rPr>
            <w:rStyle w:val="Hyperlink"/>
            <w:rFonts w:cs="Times New Roman"/>
            <w:sz w:val="20"/>
            <w:szCs w:val="20"/>
            <w:lang w:val="en-US"/>
          </w:rPr>
          <w:t>10.1175/2008jcli2731.1</w:t>
        </w:r>
      </w:hyperlink>
      <w:r w:rsidRPr="005D5915">
        <w:rPr>
          <w:rFonts w:cs="Times New Roman"/>
          <w:sz w:val="20"/>
          <w:szCs w:val="20"/>
          <w:lang w:val="en-GB"/>
        </w:rPr>
        <w:t>.</w:t>
      </w:r>
    </w:p>
    <w:p w14:paraId="561366C6" w14:textId="143BA4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MoARE, 2016: Climate Change Risk Assessment The Cyprus Climate Change Risk Assessment. , 1-165.</w:t>
      </w:r>
    </w:p>
    <w:p w14:paraId="4F34570B" w14:textId="2A6108D4" w:rsidR="00D6174C" w:rsidRPr="005D5915" w:rsidRDefault="00D6174C" w:rsidP="00D6174C">
      <w:pPr>
        <w:pStyle w:val="AR6BodyText"/>
        <w:ind w:left="720" w:hanging="720"/>
        <w:rPr>
          <w:rFonts w:cs="Times New Roman"/>
          <w:sz w:val="20"/>
          <w:szCs w:val="20"/>
        </w:rPr>
      </w:pPr>
      <w:r w:rsidRPr="005D5915">
        <w:rPr>
          <w:rFonts w:cs="Times New Roman"/>
          <w:sz w:val="20"/>
          <w:szCs w:val="20"/>
        </w:rPr>
        <w:t xml:space="preserve">MoE, 2016: </w:t>
      </w:r>
      <w:r w:rsidRPr="005D5915">
        <w:rPr>
          <w:rFonts w:cs="Times New Roman"/>
          <w:i/>
          <w:sz w:val="20"/>
          <w:szCs w:val="20"/>
        </w:rPr>
        <w:t>Troisième Communication Nationale du Maroc à la Convention Cadre des Nations Unies sur les Changements Climatiques</w:t>
      </w:r>
      <w:r w:rsidRPr="005D5915">
        <w:rPr>
          <w:rFonts w:cs="Times New Roman"/>
          <w:sz w:val="20"/>
          <w:szCs w:val="20"/>
        </w:rPr>
        <w:t>. Ministère de l’Energie, des Mines, de l’Eau et de l’Environnement, Rabat, Morocco, 295 pp.</w:t>
      </w:r>
    </w:p>
    <w:p w14:paraId="679C6D9A" w14:textId="736A99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MoE/UNDP/GEF, 2019: </w:t>
      </w:r>
      <w:r w:rsidRPr="005D5915">
        <w:rPr>
          <w:rFonts w:cs="Times New Roman"/>
          <w:i/>
          <w:sz w:val="20"/>
          <w:szCs w:val="20"/>
          <w:lang w:val="en-GB"/>
        </w:rPr>
        <w:t>Lebanon’s Third Biennial Update Report (BUR) to the UNFCCC</w:t>
      </w:r>
      <w:r w:rsidRPr="005D5915">
        <w:rPr>
          <w:rFonts w:cs="Times New Roman"/>
          <w:sz w:val="20"/>
          <w:szCs w:val="20"/>
          <w:lang w:val="en-GB"/>
        </w:rPr>
        <w:t>. Ministry of Environment (Lebanon), Beirut, Lebanon, 231 pp.</w:t>
      </w:r>
    </w:p>
    <w:p w14:paraId="5B8E7F7C" w14:textId="1AF0D2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MoEP, 2018: </w:t>
      </w:r>
      <w:r w:rsidRPr="005D5915">
        <w:rPr>
          <w:rFonts w:cs="Times New Roman"/>
          <w:i/>
          <w:sz w:val="20"/>
          <w:szCs w:val="20"/>
          <w:lang w:val="en-GB"/>
        </w:rPr>
        <w:t>Israel’s third National Communication on Climate Change</w:t>
      </w:r>
      <w:r w:rsidRPr="005D5915">
        <w:rPr>
          <w:rFonts w:cs="Times New Roman"/>
          <w:sz w:val="20"/>
          <w:szCs w:val="20"/>
          <w:lang w:val="en-GB"/>
        </w:rPr>
        <w:t>. Ministry of Environmental Protection (MoEP), Israel, 59 pp.</w:t>
      </w:r>
    </w:p>
    <w:p w14:paraId="23BEB300" w14:textId="3BAACC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MoEU, 2018: </w:t>
      </w:r>
      <w:r w:rsidRPr="005D5915">
        <w:rPr>
          <w:rFonts w:cs="Times New Roman"/>
          <w:i/>
          <w:sz w:val="20"/>
          <w:szCs w:val="20"/>
          <w:lang w:val="en-GB"/>
        </w:rPr>
        <w:t>Seventh National Communication of Turkey under the United Nations Framework Convention on Climate Change</w:t>
      </w:r>
      <w:r w:rsidRPr="005D5915">
        <w:rPr>
          <w:rFonts w:cs="Times New Roman"/>
          <w:sz w:val="20"/>
          <w:szCs w:val="20"/>
          <w:lang w:val="en-GB"/>
        </w:rPr>
        <w:t>. Ministry of Environment and Urbanization (MoEU), Republic of Turkey, 265 pp.</w:t>
      </w:r>
    </w:p>
    <w:p w14:paraId="227B15A4" w14:textId="44B206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Moezzi, M., K.B. Janda, and S. Rotmann, 2017: Using stories, narratives, and storytelling in energy and climate change research. </w:t>
      </w:r>
      <w:r w:rsidRPr="005D5915">
        <w:rPr>
          <w:rFonts w:cs="Times New Roman"/>
          <w:i/>
          <w:sz w:val="20"/>
          <w:szCs w:val="20"/>
          <w:lang w:val="en-GB"/>
        </w:rPr>
        <w:t>Energy Research &amp; Social Science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1–10, doi:</w:t>
      </w:r>
      <w:hyperlink r:id="rId1087" w:history="1">
        <w:r w:rsidRPr="005D5915">
          <w:rPr>
            <w:rStyle w:val="Hyperlink"/>
            <w:rFonts w:cs="Times New Roman"/>
            <w:sz w:val="20"/>
            <w:szCs w:val="20"/>
            <w:lang w:val="en-US"/>
          </w:rPr>
          <w:t>10.1016/j.erss.2017.06.034</w:t>
        </w:r>
      </w:hyperlink>
      <w:r w:rsidRPr="005D5915">
        <w:rPr>
          <w:rFonts w:cs="Times New Roman"/>
          <w:sz w:val="20"/>
          <w:szCs w:val="20"/>
          <w:lang w:val="en-GB"/>
        </w:rPr>
        <w:t>.</w:t>
      </w:r>
    </w:p>
    <w:p w14:paraId="7CC31064" w14:textId="519C4A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Mohino, E., N. Keenlyside, and H. Pohlmann, 2016: Decadal prediction of Sahel rainfall: where does the skill (or lack thereof) come from?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47(11)</w:t>
      </w:r>
      <w:r w:rsidRPr="005D5915">
        <w:rPr>
          <w:rFonts w:cs="Times New Roman"/>
          <w:sz w:val="20"/>
          <w:szCs w:val="20"/>
          <w:lang w:val="en-GB"/>
        </w:rPr>
        <w:t>, 3593–3612, doi:</w:t>
      </w:r>
      <w:hyperlink r:id="rId1088" w:history="1">
        <w:r w:rsidRPr="005D5915">
          <w:rPr>
            <w:rStyle w:val="Hyperlink"/>
            <w:rFonts w:cs="Times New Roman"/>
            <w:sz w:val="20"/>
            <w:szCs w:val="20"/>
            <w:lang w:val="en-US"/>
          </w:rPr>
          <w:t>10.1007/s00382-016-3416-9</w:t>
        </w:r>
      </w:hyperlink>
      <w:r w:rsidRPr="005D5915">
        <w:rPr>
          <w:rFonts w:cs="Times New Roman"/>
          <w:sz w:val="20"/>
          <w:szCs w:val="20"/>
          <w:lang w:val="en-GB"/>
        </w:rPr>
        <w:t>.</w:t>
      </w:r>
    </w:p>
    <w:p w14:paraId="73E64EE8" w14:textId="52CA96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E. Sanchez-Gomez, and J. Boé, 2017a: On the range of future Sahel precipitation projections and the selection of a sub-sample of CMIP5 models for impact studies.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2751–2770, doi:</w:t>
      </w:r>
      <w:hyperlink r:id="rId1089" w:history="1">
        <w:r w:rsidRPr="005D5915">
          <w:rPr>
            <w:rStyle w:val="Hyperlink"/>
            <w:rFonts w:cs="Times New Roman"/>
            <w:sz w:val="20"/>
            <w:szCs w:val="20"/>
            <w:lang w:val="en-US"/>
          </w:rPr>
          <w:t>10.1007/s00382-016-3236-y</w:t>
        </w:r>
      </w:hyperlink>
      <w:r w:rsidRPr="005D5915">
        <w:rPr>
          <w:rFonts w:cs="Times New Roman"/>
          <w:sz w:val="20"/>
          <w:szCs w:val="20"/>
          <w:lang w:val="en-GB"/>
        </w:rPr>
        <w:t>.</w:t>
      </w:r>
    </w:p>
    <w:p w14:paraId="40F2FC6D" w14:textId="274A33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E. Sanchez-Gomez, B. Pohl, J. Robson, and B. Dong, 2017b: Impact of internal variability on projections of Sahel precipitation change.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12(11)</w:t>
      </w:r>
      <w:r w:rsidRPr="005D5915">
        <w:rPr>
          <w:rFonts w:cs="Times New Roman"/>
          <w:sz w:val="20"/>
          <w:szCs w:val="20"/>
          <w:lang w:val="en-GB"/>
        </w:rPr>
        <w:t>, 114003, doi:</w:t>
      </w:r>
      <w:hyperlink r:id="rId1090" w:history="1">
        <w:r w:rsidRPr="005D5915">
          <w:rPr>
            <w:rStyle w:val="Hyperlink"/>
            <w:rFonts w:cs="Times New Roman"/>
            <w:sz w:val="20"/>
            <w:szCs w:val="20"/>
            <w:lang w:val="en-US"/>
          </w:rPr>
          <w:t>10.1088/1748-9326/aa8cda</w:t>
        </w:r>
      </w:hyperlink>
      <w:r w:rsidRPr="005D5915">
        <w:rPr>
          <w:rFonts w:cs="Times New Roman"/>
          <w:sz w:val="20"/>
          <w:szCs w:val="20"/>
          <w:lang w:val="en-GB"/>
        </w:rPr>
        <w:t>.</w:t>
      </w:r>
    </w:p>
    <w:p w14:paraId="64AE19B7" w14:textId="4FA47F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J. Robson, B. Dong, D.L.R. Hodson, and N.P. Klingaman, 2019: Effect of the Atlantic Multidecadal Variability on the Global Monsoon.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w:t>
      </w:r>
      <w:r w:rsidRPr="005D5915">
        <w:rPr>
          <w:rFonts w:cs="Times New Roman"/>
          <w:sz w:val="20"/>
          <w:szCs w:val="20"/>
          <w:lang w:val="en-GB"/>
        </w:rPr>
        <w:t>, 1765–1775, doi:</w:t>
      </w:r>
      <w:hyperlink r:id="rId1091" w:history="1">
        <w:r w:rsidRPr="005D5915">
          <w:rPr>
            <w:rStyle w:val="Hyperlink"/>
            <w:rFonts w:cs="Times New Roman"/>
            <w:sz w:val="20"/>
            <w:szCs w:val="20"/>
            <w:lang w:val="en-US"/>
          </w:rPr>
          <w:t>10.1029/2018gl080903</w:t>
        </w:r>
      </w:hyperlink>
      <w:r w:rsidRPr="005D5915">
        <w:rPr>
          <w:rFonts w:cs="Times New Roman"/>
          <w:sz w:val="20"/>
          <w:szCs w:val="20"/>
          <w:lang w:val="en-GB"/>
        </w:rPr>
        <w:t>.</w:t>
      </w:r>
    </w:p>
    <w:p w14:paraId="74CD1511" w14:textId="29D20D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Montroull, N.B., R.I. Saurral, and I.A. Camilloni, 2018: Hydrological impacts in La Plata basin under 1.5, 2 and 3°C global warming above the pre-industrial level.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38(8)</w:t>
      </w:r>
      <w:r w:rsidRPr="005D5915">
        <w:rPr>
          <w:rFonts w:cs="Times New Roman"/>
          <w:sz w:val="20"/>
          <w:szCs w:val="20"/>
          <w:lang w:val="en-GB"/>
        </w:rPr>
        <w:t>, 3355–3368, doi:</w:t>
      </w:r>
      <w:hyperlink r:id="rId1092" w:history="1">
        <w:r w:rsidRPr="005D5915">
          <w:rPr>
            <w:rStyle w:val="Hyperlink"/>
            <w:rFonts w:cs="Times New Roman"/>
            <w:sz w:val="20"/>
            <w:szCs w:val="20"/>
            <w:lang w:val="en-US"/>
          </w:rPr>
          <w:t>10.1002/joc.5505</w:t>
        </w:r>
      </w:hyperlink>
      <w:r w:rsidRPr="005D5915">
        <w:rPr>
          <w:rFonts w:cs="Times New Roman"/>
          <w:sz w:val="20"/>
          <w:szCs w:val="20"/>
          <w:lang w:val="en-GB"/>
        </w:rPr>
        <w:t>.</w:t>
      </w:r>
    </w:p>
    <w:p w14:paraId="7A4AC644" w14:textId="7E4BF6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Mori, M., Y. Kosaka, M. Watanabe, H. Nakamura, and M. Kimoto, 2019: A reconciled estimate of the influence of Arctic sea-ice loss on recent Eurasian cooling.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123–129, doi:</w:t>
      </w:r>
      <w:hyperlink r:id="rId1093" w:history="1">
        <w:r w:rsidRPr="005D5915">
          <w:rPr>
            <w:rStyle w:val="Hyperlink"/>
            <w:rFonts w:cs="Times New Roman"/>
            <w:sz w:val="20"/>
            <w:szCs w:val="20"/>
            <w:lang w:val="en-US"/>
          </w:rPr>
          <w:t>10.1038/s41558-018-0379-3</w:t>
        </w:r>
      </w:hyperlink>
      <w:r w:rsidRPr="005D5915">
        <w:rPr>
          <w:rFonts w:cs="Times New Roman"/>
          <w:sz w:val="20"/>
          <w:szCs w:val="20"/>
          <w:lang w:val="en-GB"/>
        </w:rPr>
        <w:t>.</w:t>
      </w:r>
    </w:p>
    <w:p w14:paraId="4329D3EA" w14:textId="76608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Mori, N. et al., 2014: Local amplification of storm surge by super typhoon Haiyan in Leyte Gulf. </w:t>
      </w:r>
      <w:r w:rsidRPr="005D5915">
        <w:rPr>
          <w:rFonts w:cs="Times New Roman"/>
          <w:i/>
          <w:sz w:val="20"/>
          <w:szCs w:val="20"/>
          <w:lang w:val="en-GB"/>
        </w:rPr>
        <w:t>Geophys. Res. Lett.</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5106–5113, doi:</w:t>
      </w:r>
      <w:hyperlink r:id="rId1094" w:history="1">
        <w:r w:rsidRPr="005D5915">
          <w:rPr>
            <w:rStyle w:val="Hyperlink"/>
            <w:rFonts w:cs="Times New Roman"/>
            <w:sz w:val="20"/>
            <w:szCs w:val="20"/>
            <w:lang w:val="en-US"/>
          </w:rPr>
          <w:t>10.1002/2014gl060689</w:t>
        </w:r>
      </w:hyperlink>
      <w:r w:rsidRPr="005D5915">
        <w:rPr>
          <w:rFonts w:cs="Times New Roman"/>
          <w:sz w:val="20"/>
          <w:szCs w:val="20"/>
          <w:lang w:val="en-GB"/>
        </w:rPr>
        <w:t>.</w:t>
      </w:r>
    </w:p>
    <w:p w14:paraId="6FA35AE9" w14:textId="3430CE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Morrill, C., D.P. Lowry, and A. Hoell, 2018: Thermodynamic and Dynamic Causes of Pluvial Conditions During the Last Glacial Maximum in Western North America.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w:t>
      </w:r>
      <w:r w:rsidRPr="005D5915">
        <w:rPr>
          <w:rFonts w:cs="Times New Roman"/>
          <w:sz w:val="20"/>
          <w:szCs w:val="20"/>
          <w:lang w:val="en-GB"/>
        </w:rPr>
        <w:t>, 335–345, doi:</w:t>
      </w:r>
      <w:hyperlink r:id="rId1095" w:history="1">
        <w:r w:rsidRPr="005D5915">
          <w:rPr>
            <w:rStyle w:val="Hyperlink"/>
            <w:rFonts w:cs="Times New Roman"/>
            <w:sz w:val="20"/>
            <w:szCs w:val="20"/>
            <w:lang w:val="en-US"/>
          </w:rPr>
          <w:t>10.1002/2017gl075807</w:t>
        </w:r>
      </w:hyperlink>
      <w:r w:rsidRPr="005D5915">
        <w:rPr>
          <w:rFonts w:cs="Times New Roman"/>
          <w:sz w:val="20"/>
          <w:szCs w:val="20"/>
          <w:lang w:val="en-GB"/>
        </w:rPr>
        <w:t>.</w:t>
      </w:r>
    </w:p>
    <w:p w14:paraId="4F6E2EDB" w14:textId="75CD6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Morton, T.A., A. Rabinovich, D. Marshall, and P. Bretschneider, 2011: The future that may (or may not) come: How framing changes responses to uncertainty in climate change communications. </w:t>
      </w:r>
      <w:r w:rsidRPr="005D5915">
        <w:rPr>
          <w:rFonts w:cs="Times New Roman"/>
          <w:i/>
          <w:sz w:val="20"/>
          <w:szCs w:val="20"/>
          <w:lang w:val="en-GB"/>
        </w:rPr>
        <w:t>Global Environmental Change</w:t>
      </w:r>
      <w:r w:rsidRPr="005D5915">
        <w:rPr>
          <w:rFonts w:cs="Times New Roman"/>
          <w:sz w:val="20"/>
          <w:szCs w:val="20"/>
          <w:lang w:val="en-GB"/>
        </w:rPr>
        <w:t xml:space="preserve">, </w:t>
      </w:r>
      <w:r w:rsidRPr="005D5915">
        <w:rPr>
          <w:rFonts w:cs="Times New Roman"/>
          <w:b/>
          <w:sz w:val="20"/>
          <w:szCs w:val="20"/>
          <w:lang w:val="en-GB"/>
        </w:rPr>
        <w:t>21(1)</w:t>
      </w:r>
      <w:r w:rsidRPr="005D5915">
        <w:rPr>
          <w:rFonts w:cs="Times New Roman"/>
          <w:sz w:val="20"/>
          <w:szCs w:val="20"/>
          <w:lang w:val="en-GB"/>
        </w:rPr>
        <w:t>, 103–109, doi:</w:t>
      </w:r>
      <w:hyperlink r:id="rId1096" w:history="1">
        <w:r w:rsidRPr="005D5915">
          <w:rPr>
            <w:rStyle w:val="Hyperlink"/>
            <w:rFonts w:cs="Times New Roman"/>
            <w:sz w:val="20"/>
            <w:szCs w:val="20"/>
            <w:lang w:val="en-US"/>
          </w:rPr>
          <w:t>10.1016/j.gloenvcha.2010.09.013</w:t>
        </w:r>
      </w:hyperlink>
      <w:r w:rsidRPr="005D5915">
        <w:rPr>
          <w:rFonts w:cs="Times New Roman"/>
          <w:sz w:val="20"/>
          <w:szCs w:val="20"/>
          <w:lang w:val="en-GB"/>
        </w:rPr>
        <w:t>.</w:t>
      </w:r>
    </w:p>
    <w:p w14:paraId="64E76902" w14:textId="2D3845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Moss, R.H., 2016: Assessing decision support systems and levels of confidence to narrow the climate information “usability gap”.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135(1)</w:t>
      </w:r>
      <w:r w:rsidRPr="005D5915">
        <w:rPr>
          <w:rFonts w:cs="Times New Roman"/>
          <w:sz w:val="20"/>
          <w:szCs w:val="20"/>
          <w:lang w:val="en-GB"/>
        </w:rPr>
        <w:t>, 143–155, doi:</w:t>
      </w:r>
      <w:hyperlink r:id="rId1097" w:history="1">
        <w:r w:rsidRPr="005D5915">
          <w:rPr>
            <w:rStyle w:val="Hyperlink"/>
            <w:rFonts w:cs="Times New Roman"/>
            <w:sz w:val="20"/>
            <w:szCs w:val="20"/>
            <w:lang w:val="en-US"/>
          </w:rPr>
          <w:t>10.1007/s10584-015-1549-1</w:t>
        </w:r>
      </w:hyperlink>
      <w:r w:rsidRPr="005D5915">
        <w:rPr>
          <w:rFonts w:cs="Times New Roman"/>
          <w:sz w:val="20"/>
          <w:szCs w:val="20"/>
          <w:lang w:val="en-GB"/>
        </w:rPr>
        <w:t>.</w:t>
      </w:r>
    </w:p>
    <w:p w14:paraId="62D84597" w14:textId="664617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Muerth, M.J. et al., 2013: On the need for bias correction in regional climate scenarios to assess climate change impacts on river runoff.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17(3)</w:t>
      </w:r>
      <w:r w:rsidRPr="005D5915">
        <w:rPr>
          <w:rFonts w:cs="Times New Roman"/>
          <w:sz w:val="20"/>
          <w:szCs w:val="20"/>
          <w:lang w:val="en-GB"/>
        </w:rPr>
        <w:t>, 1189–1204, doi:</w:t>
      </w:r>
      <w:hyperlink r:id="rId1098" w:history="1">
        <w:r w:rsidRPr="005D5915">
          <w:rPr>
            <w:rStyle w:val="Hyperlink"/>
            <w:rFonts w:cs="Times New Roman"/>
            <w:sz w:val="20"/>
            <w:szCs w:val="20"/>
            <w:lang w:val="en-US"/>
          </w:rPr>
          <w:t>10.5194/hess-17-1189-2013</w:t>
        </w:r>
      </w:hyperlink>
      <w:r w:rsidRPr="005D5915">
        <w:rPr>
          <w:rFonts w:cs="Times New Roman"/>
          <w:sz w:val="20"/>
          <w:szCs w:val="20"/>
          <w:lang w:val="en-GB"/>
        </w:rPr>
        <w:t>.</w:t>
      </w:r>
    </w:p>
    <w:p w14:paraId="29FCC274" w14:textId="21AA2F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Mukheibir, P. and G. Ziervogel, 2007: Developing a Municipal Adaptation Plan (MAP) for climate change: the city of Cape Town. </w:t>
      </w:r>
      <w:r w:rsidRPr="005D5915">
        <w:rPr>
          <w:rFonts w:cs="Times New Roman"/>
          <w:i/>
          <w:sz w:val="20"/>
          <w:szCs w:val="20"/>
          <w:lang w:val="en-GB"/>
        </w:rPr>
        <w:t>Environment and Urbanization</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143–158, doi:</w:t>
      </w:r>
      <w:hyperlink r:id="rId1099" w:history="1">
        <w:r w:rsidRPr="005D5915">
          <w:rPr>
            <w:rStyle w:val="Hyperlink"/>
            <w:rFonts w:cs="Times New Roman"/>
            <w:sz w:val="20"/>
            <w:szCs w:val="20"/>
            <w:lang w:val="en-US"/>
          </w:rPr>
          <w:t>10.1177/0956247807076912</w:t>
        </w:r>
      </w:hyperlink>
      <w:r w:rsidRPr="005D5915">
        <w:rPr>
          <w:rFonts w:cs="Times New Roman"/>
          <w:sz w:val="20"/>
          <w:szCs w:val="20"/>
          <w:lang w:val="en-GB"/>
        </w:rPr>
        <w:t>.</w:t>
      </w:r>
    </w:p>
    <w:p w14:paraId="18E47343" w14:textId="47B394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Muller, C.L., L. Chapman, C.S.B. Grimmond, D.T. Young, and X. Cai, 2013: Sensors and the city: a review of urban meteorological networks.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33(7)</w:t>
      </w:r>
      <w:r w:rsidRPr="005D5915">
        <w:rPr>
          <w:rFonts w:cs="Times New Roman"/>
          <w:sz w:val="20"/>
          <w:szCs w:val="20"/>
          <w:lang w:val="en-GB"/>
        </w:rPr>
        <w:t>, 1585–1600, doi:</w:t>
      </w:r>
      <w:hyperlink r:id="rId1100" w:history="1">
        <w:r w:rsidRPr="005D5915">
          <w:rPr>
            <w:rStyle w:val="Hyperlink"/>
            <w:rFonts w:cs="Times New Roman"/>
            <w:sz w:val="20"/>
            <w:szCs w:val="20"/>
            <w:lang w:val="en-US"/>
          </w:rPr>
          <w:t>10.1002/joc.3678</w:t>
        </w:r>
      </w:hyperlink>
      <w:r w:rsidRPr="005D5915">
        <w:rPr>
          <w:rFonts w:cs="Times New Roman"/>
          <w:sz w:val="20"/>
          <w:szCs w:val="20"/>
          <w:lang w:val="en-GB"/>
        </w:rPr>
        <w:t>.</w:t>
      </w:r>
    </w:p>
    <w:p w14:paraId="4F51FA8E" w14:textId="5AA55D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Muller, M., 2018: Cape Town’s drought: don’t blame climate change.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559(7713)</w:t>
      </w:r>
      <w:r w:rsidRPr="005D5915">
        <w:rPr>
          <w:rFonts w:cs="Times New Roman"/>
          <w:sz w:val="20"/>
          <w:szCs w:val="20"/>
          <w:lang w:val="en-GB"/>
        </w:rPr>
        <w:t>, 174–176, doi:</w:t>
      </w:r>
      <w:hyperlink r:id="rId1101" w:history="1">
        <w:r w:rsidRPr="005D5915">
          <w:rPr>
            <w:rStyle w:val="Hyperlink"/>
            <w:rFonts w:cs="Times New Roman"/>
            <w:sz w:val="20"/>
            <w:szCs w:val="20"/>
            <w:lang w:val="en-US"/>
          </w:rPr>
          <w:t>10.1038/d41586-018-05649-1</w:t>
        </w:r>
      </w:hyperlink>
      <w:r w:rsidRPr="005D5915">
        <w:rPr>
          <w:rFonts w:cs="Times New Roman"/>
          <w:sz w:val="20"/>
          <w:szCs w:val="20"/>
          <w:lang w:val="en-GB"/>
        </w:rPr>
        <w:t>.</w:t>
      </w:r>
    </w:p>
    <w:p w14:paraId="14FF7C91" w14:textId="189EC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Mulwa, C., P. Marenya, D.B. Rahut, and M. Kassie, 2017: Response to climate risks among smallholder farmers in Malawi: A multivariate probit assessment of the role of information, household demographics, and farm characteristics.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16</w:t>
      </w:r>
      <w:r w:rsidRPr="005D5915">
        <w:rPr>
          <w:rFonts w:cs="Times New Roman"/>
          <w:sz w:val="20"/>
          <w:szCs w:val="20"/>
          <w:lang w:val="en-GB"/>
        </w:rPr>
        <w:t>, 208–221, doi:</w:t>
      </w:r>
      <w:hyperlink r:id="rId1102" w:history="1">
        <w:r w:rsidRPr="005D5915">
          <w:rPr>
            <w:rStyle w:val="Hyperlink"/>
            <w:rFonts w:cs="Times New Roman"/>
            <w:sz w:val="20"/>
            <w:szCs w:val="20"/>
            <w:lang w:val="en-US"/>
          </w:rPr>
          <w:t>10.1016/j.crm.2017.01.002</w:t>
        </w:r>
      </w:hyperlink>
      <w:r w:rsidRPr="005D5915">
        <w:rPr>
          <w:rFonts w:cs="Times New Roman"/>
          <w:sz w:val="20"/>
          <w:szCs w:val="20"/>
          <w:lang w:val="en-GB"/>
        </w:rPr>
        <w:t>.</w:t>
      </w:r>
    </w:p>
    <w:p w14:paraId="1F4316DE" w14:textId="34FE02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Munday, C. and R. Washington, 2018: Systematic Climate Model Rainfall Biases over Southern Africa: Links to Moisture Circulation and Topography.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31(18)</w:t>
      </w:r>
      <w:r w:rsidRPr="005D5915">
        <w:rPr>
          <w:rFonts w:cs="Times New Roman"/>
          <w:sz w:val="20"/>
          <w:szCs w:val="20"/>
          <w:lang w:val="en-GB"/>
        </w:rPr>
        <w:t>, 7533–7548, doi:</w:t>
      </w:r>
      <w:hyperlink r:id="rId1103" w:history="1">
        <w:r w:rsidRPr="005D5915">
          <w:rPr>
            <w:rStyle w:val="Hyperlink"/>
            <w:rFonts w:cs="Times New Roman"/>
            <w:sz w:val="20"/>
            <w:szCs w:val="20"/>
            <w:lang w:val="en-US"/>
          </w:rPr>
          <w:t>10.1175/jcli-d-18-0008.1</w:t>
        </w:r>
      </w:hyperlink>
      <w:r w:rsidRPr="005D5915">
        <w:rPr>
          <w:rFonts w:cs="Times New Roman"/>
          <w:sz w:val="20"/>
          <w:szCs w:val="20"/>
          <w:lang w:val="en-GB"/>
        </w:rPr>
        <w:t>.</w:t>
      </w:r>
    </w:p>
    <w:p w14:paraId="0FC5B307" w14:textId="36D492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Mussetti, G. et al., 2020: COSMO-BEP-Tree v1.0: a coupled urban climate model with explicit representation of street trees.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13(3)</w:t>
      </w:r>
      <w:r w:rsidRPr="005D5915">
        <w:rPr>
          <w:rFonts w:cs="Times New Roman"/>
          <w:sz w:val="20"/>
          <w:szCs w:val="20"/>
          <w:lang w:val="en-GB"/>
        </w:rPr>
        <w:t>, 1685–1710, doi:</w:t>
      </w:r>
      <w:hyperlink r:id="rId1104" w:history="1">
        <w:r w:rsidRPr="005D5915">
          <w:rPr>
            <w:rStyle w:val="Hyperlink"/>
            <w:rFonts w:cs="Times New Roman"/>
            <w:sz w:val="20"/>
            <w:szCs w:val="20"/>
            <w:lang w:val="en-US"/>
          </w:rPr>
          <w:t>10.5194/gmd-13-1685-2020</w:t>
        </w:r>
      </w:hyperlink>
      <w:r w:rsidRPr="005D5915">
        <w:rPr>
          <w:rFonts w:cs="Times New Roman"/>
          <w:sz w:val="20"/>
          <w:szCs w:val="20"/>
          <w:lang w:val="en-GB"/>
        </w:rPr>
        <w:t>.</w:t>
      </w:r>
    </w:p>
    <w:p w14:paraId="1413FFD6" w14:textId="298B6B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S. Somot, M. Mallet, A. Sanchez-Lorenzo, and M. Wild, 2014: Contribution of anthropogenic sulfate aerosols to the changing Euro-Mediterranean climate since 1980.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41(15)</w:t>
      </w:r>
      <w:r w:rsidRPr="005D5915">
        <w:rPr>
          <w:rFonts w:cs="Times New Roman"/>
          <w:sz w:val="20"/>
          <w:szCs w:val="20"/>
          <w:lang w:val="en-GB"/>
        </w:rPr>
        <w:t>, 5605–5611, doi:</w:t>
      </w:r>
      <w:hyperlink r:id="rId1105" w:history="1">
        <w:r w:rsidRPr="005D5915">
          <w:rPr>
            <w:rStyle w:val="Hyperlink"/>
            <w:rFonts w:cs="Times New Roman"/>
            <w:sz w:val="20"/>
            <w:szCs w:val="20"/>
            <w:lang w:val="en-US"/>
          </w:rPr>
          <w:t>10.1002/2014gl060798</w:t>
        </w:r>
      </w:hyperlink>
      <w:r w:rsidRPr="005D5915">
        <w:rPr>
          <w:rFonts w:cs="Times New Roman"/>
          <w:sz w:val="20"/>
          <w:szCs w:val="20"/>
          <w:lang w:val="en-GB"/>
        </w:rPr>
        <w:t>.</w:t>
      </w:r>
    </w:p>
    <w:p w14:paraId="64B4AE42" w14:textId="74BCD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et al., 2015: Dust aerosol radiative effects during summer 2012 simulated with a coupled regional aerosol–atmosphere–ocean model over the Mediterranean.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3303–3326, doi:</w:t>
      </w:r>
      <w:hyperlink r:id="rId1106" w:history="1">
        <w:r w:rsidRPr="005D5915">
          <w:rPr>
            <w:rStyle w:val="Hyperlink"/>
            <w:rFonts w:cs="Times New Roman"/>
            <w:sz w:val="20"/>
            <w:szCs w:val="20"/>
            <w:lang w:val="en-US"/>
          </w:rPr>
          <w:t>10.5194/acp-15-3303-2015</w:t>
        </w:r>
      </w:hyperlink>
      <w:r w:rsidRPr="005D5915">
        <w:rPr>
          <w:rFonts w:cs="Times New Roman"/>
          <w:sz w:val="20"/>
          <w:szCs w:val="20"/>
          <w:lang w:val="en-GB"/>
        </w:rPr>
        <w:t>.</w:t>
      </w:r>
    </w:p>
    <w:p w14:paraId="0BBBEC9D" w14:textId="6F4D84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et al., 2020: Modulation of radiative aerosols effects by atmospheric circulation over the Euro-Mediterranean region.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20(14)</w:t>
      </w:r>
      <w:r w:rsidRPr="005D5915">
        <w:rPr>
          <w:rFonts w:cs="Times New Roman"/>
          <w:sz w:val="20"/>
          <w:szCs w:val="20"/>
          <w:lang w:val="en-GB"/>
        </w:rPr>
        <w:t>, 8315–8349, doi:</w:t>
      </w:r>
      <w:hyperlink r:id="rId1107" w:history="1">
        <w:r w:rsidRPr="005D5915">
          <w:rPr>
            <w:rStyle w:val="Hyperlink"/>
            <w:rFonts w:cs="Times New Roman"/>
            <w:sz w:val="20"/>
            <w:szCs w:val="20"/>
            <w:lang w:val="en-US"/>
          </w:rPr>
          <w:t>10.5194/acp-20-8315-2020</w:t>
        </w:r>
      </w:hyperlink>
      <w:r w:rsidRPr="005D5915">
        <w:rPr>
          <w:rFonts w:cs="Times New Roman"/>
          <w:sz w:val="20"/>
          <w:szCs w:val="20"/>
          <w:lang w:val="en-GB"/>
        </w:rPr>
        <w:t>.</w:t>
      </w:r>
    </w:p>
    <w:p w14:paraId="0BED794F" w14:textId="0A7845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Naidu, P.D. et al., 2020: Coherent response of the Indian Monsoon Rainfall to Atlantic Multi-decadal Variability over the last 2000 years.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1302, doi:</w:t>
      </w:r>
      <w:hyperlink r:id="rId1108" w:history="1">
        <w:r w:rsidRPr="005D5915">
          <w:rPr>
            <w:rStyle w:val="Hyperlink"/>
            <w:rFonts w:cs="Times New Roman"/>
            <w:sz w:val="20"/>
            <w:szCs w:val="20"/>
            <w:lang w:val="en-US"/>
          </w:rPr>
          <w:t>10.1038/s41598-020-58265-3</w:t>
        </w:r>
      </w:hyperlink>
      <w:r w:rsidRPr="005D5915">
        <w:rPr>
          <w:rFonts w:cs="Times New Roman"/>
          <w:sz w:val="20"/>
          <w:szCs w:val="20"/>
          <w:lang w:val="en-GB"/>
        </w:rPr>
        <w:t>.</w:t>
      </w:r>
    </w:p>
    <w:p w14:paraId="43135939" w14:textId="37937C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Nakamura, T. et al., 2015: A negative phase shift of the winter AO/NAO due to the recent Arctic sea-ice reduction in late autumn.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120(8)</w:t>
      </w:r>
      <w:r w:rsidRPr="005D5915">
        <w:rPr>
          <w:rFonts w:cs="Times New Roman"/>
          <w:sz w:val="20"/>
          <w:szCs w:val="20"/>
          <w:lang w:val="en-GB"/>
        </w:rPr>
        <w:t>, 3209–3227, doi:</w:t>
      </w:r>
      <w:hyperlink r:id="rId1109" w:history="1">
        <w:r w:rsidRPr="005D5915">
          <w:rPr>
            <w:rStyle w:val="Hyperlink"/>
            <w:rFonts w:cs="Times New Roman"/>
            <w:sz w:val="20"/>
            <w:szCs w:val="20"/>
            <w:lang w:val="en-US"/>
          </w:rPr>
          <w:t>10.1002/2014jd022848</w:t>
        </w:r>
      </w:hyperlink>
      <w:r w:rsidRPr="005D5915">
        <w:rPr>
          <w:rFonts w:cs="Times New Roman"/>
          <w:sz w:val="20"/>
          <w:szCs w:val="20"/>
          <w:lang w:val="en-GB"/>
        </w:rPr>
        <w:t>.</w:t>
      </w:r>
    </w:p>
    <w:p w14:paraId="300B0778" w14:textId="3CA11D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Nath, R., Y. Luo, W. Chen, and X. Cui, 2018: On the contribution of internal variability and external forcing factors to the Cooling trend over the Humid Subtropical Indo-Gangetic Plain in India.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18047, doi:</w:t>
      </w:r>
      <w:hyperlink r:id="rId1110" w:history="1">
        <w:r w:rsidRPr="005D5915">
          <w:rPr>
            <w:rStyle w:val="Hyperlink"/>
            <w:rFonts w:cs="Times New Roman"/>
            <w:sz w:val="20"/>
            <w:szCs w:val="20"/>
            <w:lang w:val="en-US"/>
          </w:rPr>
          <w:t>10.1038/s41598-018-36311-5</w:t>
        </w:r>
      </w:hyperlink>
      <w:r w:rsidRPr="005D5915">
        <w:rPr>
          <w:rFonts w:cs="Times New Roman"/>
          <w:sz w:val="20"/>
          <w:szCs w:val="20"/>
          <w:lang w:val="en-GB"/>
        </w:rPr>
        <w:t>.</w:t>
      </w:r>
    </w:p>
    <w:p w14:paraId="0BF2D30A" w14:textId="69E56B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Nazemi, A. and H.S. Wheater, 2015: On inclusion of water resource management in Earth system models – Part 1: Problem definition and representation of water demand.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33–61, doi:</w:t>
      </w:r>
      <w:hyperlink r:id="rId1111" w:history="1">
        <w:r w:rsidRPr="005D5915">
          <w:rPr>
            <w:rStyle w:val="Hyperlink"/>
            <w:rFonts w:cs="Times New Roman"/>
            <w:sz w:val="20"/>
            <w:szCs w:val="20"/>
            <w:lang w:val="en-US"/>
          </w:rPr>
          <w:t>10.5194/hess-19-33-2015</w:t>
        </w:r>
      </w:hyperlink>
      <w:r w:rsidRPr="005D5915">
        <w:rPr>
          <w:rFonts w:cs="Times New Roman"/>
          <w:sz w:val="20"/>
          <w:szCs w:val="20"/>
          <w:lang w:val="en-GB"/>
        </w:rPr>
        <w:t>.</w:t>
      </w:r>
    </w:p>
    <w:p w14:paraId="21537DF6" w14:textId="770283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Nelson, B.R., O.P. Prat, D.-J. Seo, and E. Habib, 2016: Assessment and Implications of NCEP Stage IV Quantitative Precipitation Estimates for Product Intercomparisons. </w:t>
      </w:r>
      <w:r w:rsidRPr="005D5915">
        <w:rPr>
          <w:rFonts w:cs="Times New Roman"/>
          <w:i/>
          <w:sz w:val="20"/>
          <w:szCs w:val="20"/>
          <w:lang w:val="en-GB"/>
        </w:rPr>
        <w:t>Weather and Forecasting</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371–394, doi:</w:t>
      </w:r>
      <w:hyperlink r:id="rId1112" w:history="1">
        <w:r w:rsidRPr="005D5915">
          <w:rPr>
            <w:rStyle w:val="Hyperlink"/>
            <w:rFonts w:cs="Times New Roman"/>
            <w:sz w:val="20"/>
            <w:szCs w:val="20"/>
            <w:lang w:val="en-US"/>
          </w:rPr>
          <w:t>10.1175/waf-d-14-00112.1</w:t>
        </w:r>
      </w:hyperlink>
      <w:r w:rsidRPr="005D5915">
        <w:rPr>
          <w:rFonts w:cs="Times New Roman"/>
          <w:sz w:val="20"/>
          <w:szCs w:val="20"/>
          <w:lang w:val="en-GB"/>
        </w:rPr>
        <w:t>.</w:t>
      </w:r>
    </w:p>
    <w:p w14:paraId="368B9D1F" w14:textId="52167D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Neu, U. et al., 2013: IMILAST: A Community Effort to Intercompare Extratropical Cyclone Detection and Tracking Algorithms.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94(4)</w:t>
      </w:r>
      <w:r w:rsidRPr="005D5915">
        <w:rPr>
          <w:rFonts w:cs="Times New Roman"/>
          <w:sz w:val="20"/>
          <w:szCs w:val="20"/>
          <w:lang w:val="en-GB"/>
        </w:rPr>
        <w:t>, 529–547, doi:</w:t>
      </w:r>
      <w:hyperlink r:id="rId1113" w:history="1">
        <w:r w:rsidRPr="005D5915">
          <w:rPr>
            <w:rStyle w:val="Hyperlink"/>
            <w:rFonts w:cs="Times New Roman"/>
            <w:sz w:val="20"/>
            <w:szCs w:val="20"/>
            <w:lang w:val="en-US"/>
          </w:rPr>
          <w:t>10.1175/bams-d-11-00154.1</w:t>
        </w:r>
      </w:hyperlink>
      <w:r w:rsidRPr="005D5915">
        <w:rPr>
          <w:rFonts w:cs="Times New Roman"/>
          <w:sz w:val="20"/>
          <w:szCs w:val="20"/>
          <w:lang w:val="en-GB"/>
        </w:rPr>
        <w:t>.</w:t>
      </w:r>
    </w:p>
    <w:p w14:paraId="43E8431C" w14:textId="2E85D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Neukom, R., N. Steiger, J.J. Gómez-Navarro, J. Wang, and J.P. Werner, 2019: No evidence for globally coherent warm and cold periods over the preindustrial Common Era.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571(7766)</w:t>
      </w:r>
      <w:r w:rsidRPr="005D5915">
        <w:rPr>
          <w:rFonts w:cs="Times New Roman"/>
          <w:sz w:val="20"/>
          <w:szCs w:val="20"/>
          <w:lang w:val="en-GB"/>
        </w:rPr>
        <w:t>, 550–554, doi:</w:t>
      </w:r>
      <w:hyperlink r:id="rId1114" w:history="1">
        <w:r w:rsidRPr="005D5915">
          <w:rPr>
            <w:rStyle w:val="Hyperlink"/>
            <w:rFonts w:cs="Times New Roman"/>
            <w:sz w:val="20"/>
            <w:szCs w:val="20"/>
            <w:lang w:val="en-US"/>
          </w:rPr>
          <w:t>10.1038/s41586-019-1401-2</w:t>
        </w:r>
      </w:hyperlink>
      <w:r w:rsidRPr="005D5915">
        <w:rPr>
          <w:rFonts w:cs="Times New Roman"/>
          <w:sz w:val="20"/>
          <w:szCs w:val="20"/>
          <w:lang w:val="en-GB"/>
        </w:rPr>
        <w:t>.</w:t>
      </w:r>
    </w:p>
    <w:p w14:paraId="5FEAD2F8" w14:textId="752368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Newman, M. et al., 2016: The Pacific decadal oscillation, revisited. </w:t>
      </w:r>
      <w:r w:rsidRPr="005D5915">
        <w:rPr>
          <w:rFonts w:cs="Times New Roman"/>
          <w:i/>
          <w:sz w:val="20"/>
          <w:szCs w:val="20"/>
          <w:lang w:val="en-GB"/>
        </w:rPr>
        <w:t>Journal of Climate</w:t>
      </w:r>
      <w:r w:rsidRPr="005D5915">
        <w:rPr>
          <w:rFonts w:cs="Times New Roman"/>
          <w:sz w:val="20"/>
          <w:szCs w:val="20"/>
          <w:lang w:val="en-GB"/>
        </w:rPr>
        <w:t>, doi:</w:t>
      </w:r>
      <w:hyperlink r:id="rId1115" w:history="1">
        <w:r w:rsidRPr="005D5915">
          <w:rPr>
            <w:rStyle w:val="Hyperlink"/>
            <w:rFonts w:cs="Times New Roman"/>
            <w:sz w:val="20"/>
            <w:szCs w:val="20"/>
            <w:lang w:val="en-US"/>
          </w:rPr>
          <w:t>10.1175/jcli-d-15-0508.1</w:t>
        </w:r>
      </w:hyperlink>
      <w:r w:rsidRPr="005D5915">
        <w:rPr>
          <w:rFonts w:cs="Times New Roman"/>
          <w:sz w:val="20"/>
          <w:szCs w:val="20"/>
          <w:lang w:val="en-GB"/>
        </w:rPr>
        <w:t>.</w:t>
      </w:r>
    </w:p>
    <w:p w14:paraId="6A703D5F" w14:textId="39921C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K.C., J.J. Katzfey, J. Riedl, and A. Troccoli, 2017: Potential impacts of solar arrays on regional climate and on array efficiency.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4053–4064, doi:</w:t>
      </w:r>
      <w:hyperlink r:id="rId1116" w:history="1">
        <w:r w:rsidRPr="005D5915">
          <w:rPr>
            <w:rStyle w:val="Hyperlink"/>
            <w:rFonts w:cs="Times New Roman"/>
            <w:sz w:val="20"/>
            <w:szCs w:val="20"/>
            <w:lang w:val="en-US"/>
          </w:rPr>
          <w:t>10.1002/joc.4995</w:t>
        </w:r>
      </w:hyperlink>
      <w:r w:rsidRPr="005D5915">
        <w:rPr>
          <w:rFonts w:cs="Times New Roman"/>
          <w:sz w:val="20"/>
          <w:szCs w:val="20"/>
          <w:lang w:val="en-GB"/>
        </w:rPr>
        <w:t>.</w:t>
      </w:r>
    </w:p>
    <w:p w14:paraId="3551F94C" w14:textId="5CF9B1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P. et al., 2019: The CHRS Data Portal, an easily accessible public repository for PERSIANN global satellite precipitation data.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180296, doi:</w:t>
      </w:r>
      <w:hyperlink r:id="rId1117" w:history="1">
        <w:r w:rsidRPr="005D5915">
          <w:rPr>
            <w:rStyle w:val="Hyperlink"/>
            <w:rFonts w:cs="Times New Roman"/>
            <w:sz w:val="20"/>
            <w:szCs w:val="20"/>
            <w:lang w:val="en-US"/>
          </w:rPr>
          <w:t>10.1038/sdata.2018.296</w:t>
        </w:r>
      </w:hyperlink>
      <w:r w:rsidRPr="005D5915">
        <w:rPr>
          <w:rFonts w:cs="Times New Roman"/>
          <w:sz w:val="20"/>
          <w:szCs w:val="20"/>
          <w:lang w:val="en-GB"/>
        </w:rPr>
        <w:t>.</w:t>
      </w:r>
    </w:p>
    <w:p w14:paraId="7219A6F3" w14:textId="497561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T.-H., S.-K. Min, S. Paik, and D. Lee, 2018: Time of emergence in regional precipitation changes: an updated assessment using the CMIP5 multi-model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3179–3193, doi:</w:t>
      </w:r>
      <w:hyperlink r:id="rId1118" w:history="1">
        <w:r w:rsidRPr="005D5915">
          <w:rPr>
            <w:rStyle w:val="Hyperlink"/>
            <w:rFonts w:cs="Times New Roman"/>
            <w:sz w:val="20"/>
            <w:szCs w:val="20"/>
            <w:lang w:val="en-US"/>
          </w:rPr>
          <w:t>10.1007/s00382-018-4073-y</w:t>
        </w:r>
      </w:hyperlink>
      <w:r w:rsidRPr="005D5915">
        <w:rPr>
          <w:rFonts w:cs="Times New Roman"/>
          <w:sz w:val="20"/>
          <w:szCs w:val="20"/>
          <w:lang w:val="en-GB"/>
        </w:rPr>
        <w:t>.</w:t>
      </w:r>
    </w:p>
    <w:p w14:paraId="37328B90" w14:textId="1F9421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Nicholson, S.E., 2013: The West African Sahel: A Review of Recent Studies on the Rainfall Regime and Its Interannual Variability. </w:t>
      </w:r>
      <w:r w:rsidRPr="005D5915">
        <w:rPr>
          <w:rFonts w:cs="Times New Roman"/>
          <w:i/>
          <w:sz w:val="20"/>
          <w:szCs w:val="20"/>
          <w:lang w:val="en-GB"/>
        </w:rPr>
        <w:t>ISRN Meteorology</w:t>
      </w:r>
      <w:r w:rsidRPr="005D5915">
        <w:rPr>
          <w:rFonts w:cs="Times New Roman"/>
          <w:sz w:val="20"/>
          <w:szCs w:val="20"/>
          <w:lang w:val="en-GB"/>
        </w:rPr>
        <w:t xml:space="preserve">, </w:t>
      </w:r>
      <w:r w:rsidRPr="005D5915">
        <w:rPr>
          <w:rFonts w:cs="Times New Roman"/>
          <w:b/>
          <w:sz w:val="20"/>
          <w:szCs w:val="20"/>
          <w:lang w:val="en-GB"/>
        </w:rPr>
        <w:t>2013</w:t>
      </w:r>
      <w:r w:rsidRPr="005D5915">
        <w:rPr>
          <w:rFonts w:cs="Times New Roman"/>
          <w:sz w:val="20"/>
          <w:szCs w:val="20"/>
          <w:lang w:val="en-GB"/>
        </w:rPr>
        <w:t>, 1–32, doi:</w:t>
      </w:r>
      <w:hyperlink r:id="rId1119" w:history="1">
        <w:r w:rsidRPr="005D5915">
          <w:rPr>
            <w:rStyle w:val="Hyperlink"/>
            <w:rFonts w:cs="Times New Roman"/>
            <w:sz w:val="20"/>
            <w:szCs w:val="20"/>
            <w:lang w:val="en-US"/>
          </w:rPr>
          <w:t>10.1155/2013/453521</w:t>
        </w:r>
      </w:hyperlink>
      <w:r w:rsidRPr="005D5915">
        <w:rPr>
          <w:rFonts w:cs="Times New Roman"/>
          <w:sz w:val="20"/>
          <w:szCs w:val="20"/>
          <w:lang w:val="en-GB"/>
        </w:rPr>
        <w:t>.</w:t>
      </w:r>
    </w:p>
    <w:p w14:paraId="10CE4B9C" w14:textId="3FADC4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Nicholson, S.E., A.H. Fink, and C. Funk, 2018: Assessing recovery and change in West Africa’s rainfall regime from a 161-year record.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38(10)</w:t>
      </w:r>
      <w:r w:rsidRPr="005D5915">
        <w:rPr>
          <w:rFonts w:cs="Times New Roman"/>
          <w:sz w:val="20"/>
          <w:szCs w:val="20"/>
          <w:lang w:val="en-GB"/>
        </w:rPr>
        <w:t>, 3770–3786, doi:</w:t>
      </w:r>
      <w:hyperlink r:id="rId1120" w:history="1">
        <w:r w:rsidRPr="005D5915">
          <w:rPr>
            <w:rStyle w:val="Hyperlink"/>
            <w:rFonts w:cs="Times New Roman"/>
            <w:sz w:val="20"/>
            <w:szCs w:val="20"/>
            <w:lang w:val="en-US"/>
          </w:rPr>
          <w:t>10.1002/joc.5530</w:t>
        </w:r>
      </w:hyperlink>
      <w:r w:rsidRPr="005D5915">
        <w:rPr>
          <w:rFonts w:cs="Times New Roman"/>
          <w:sz w:val="20"/>
          <w:szCs w:val="20"/>
          <w:lang w:val="en-GB"/>
        </w:rPr>
        <w:t>.</w:t>
      </w:r>
    </w:p>
    <w:p w14:paraId="08535ECF" w14:textId="713063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Nigam, S. and M. Bollasina, 2010: “Elevated heat pump” hypothesis for the aerosol-monsoon hydroclimate link: “Grounded” in observations?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115(D16)</w:t>
      </w:r>
      <w:r w:rsidRPr="005D5915">
        <w:rPr>
          <w:rFonts w:cs="Times New Roman"/>
          <w:sz w:val="20"/>
          <w:szCs w:val="20"/>
          <w:lang w:val="en-GB"/>
        </w:rPr>
        <w:t>, D16201, doi:</w:t>
      </w:r>
      <w:hyperlink r:id="rId1121" w:history="1">
        <w:r w:rsidRPr="005D5915">
          <w:rPr>
            <w:rStyle w:val="Hyperlink"/>
            <w:rFonts w:cs="Times New Roman"/>
            <w:sz w:val="20"/>
            <w:szCs w:val="20"/>
            <w:lang w:val="en-US"/>
          </w:rPr>
          <w:t>10.1029/2009jd013800</w:t>
        </w:r>
      </w:hyperlink>
      <w:r w:rsidRPr="005D5915">
        <w:rPr>
          <w:rFonts w:cs="Times New Roman"/>
          <w:sz w:val="20"/>
          <w:szCs w:val="20"/>
          <w:lang w:val="en-GB"/>
        </w:rPr>
        <w:t>.</w:t>
      </w:r>
    </w:p>
    <w:p w14:paraId="6862AC60" w14:textId="7D5CF7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Nightingale, J. et al., 2019: Ten Priority Science Gaps in Assessing Climate Data Record Quality. </w:t>
      </w:r>
      <w:r w:rsidRPr="005D5915">
        <w:rPr>
          <w:rFonts w:cs="Times New Roman"/>
          <w:i/>
          <w:sz w:val="20"/>
          <w:szCs w:val="20"/>
          <w:lang w:val="en-GB"/>
        </w:rPr>
        <w:t xml:space="preserve">Remote Sensing </w:t>
      </w:r>
      <w:r w:rsidRPr="005D5915">
        <w:rPr>
          <w:rFonts w:cs="Times New Roman"/>
          <w:sz w:val="20"/>
          <w:szCs w:val="20"/>
          <w:lang w:val="en-GB"/>
        </w:rPr>
        <w:t xml:space="preserve">, </w:t>
      </w:r>
      <w:r w:rsidRPr="005D5915">
        <w:rPr>
          <w:rFonts w:cs="Times New Roman"/>
          <w:b/>
          <w:sz w:val="20"/>
          <w:szCs w:val="20"/>
          <w:lang w:val="en-GB"/>
        </w:rPr>
        <w:t>11(8)</w:t>
      </w:r>
      <w:r w:rsidRPr="005D5915">
        <w:rPr>
          <w:rFonts w:cs="Times New Roman"/>
          <w:sz w:val="20"/>
          <w:szCs w:val="20"/>
          <w:lang w:val="en-GB"/>
        </w:rPr>
        <w:t>, doi:</w:t>
      </w:r>
      <w:hyperlink r:id="rId1122" w:history="1">
        <w:r w:rsidRPr="005D5915">
          <w:rPr>
            <w:rStyle w:val="Hyperlink"/>
            <w:rFonts w:cs="Times New Roman"/>
            <w:sz w:val="20"/>
            <w:szCs w:val="20"/>
            <w:lang w:val="en-US"/>
          </w:rPr>
          <w:t>10.3390/rs11080986</w:t>
        </w:r>
      </w:hyperlink>
      <w:r w:rsidRPr="005D5915">
        <w:rPr>
          <w:rFonts w:cs="Times New Roman"/>
          <w:sz w:val="20"/>
          <w:szCs w:val="20"/>
          <w:lang w:val="en-GB"/>
        </w:rPr>
        <w:t>.</w:t>
      </w:r>
    </w:p>
    <w:p w14:paraId="72902664" w14:textId="0E6A3D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Nikiema, P.M. et al., 2017: Multi-model CMIP5 and CORDEX simulations of historical summer temperature and precipitation variabilities over West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37(5)</w:t>
      </w:r>
      <w:r w:rsidRPr="005D5915">
        <w:rPr>
          <w:rFonts w:cs="Times New Roman"/>
          <w:sz w:val="20"/>
          <w:szCs w:val="20"/>
          <w:lang w:val="en-GB"/>
        </w:rPr>
        <w:t>, 2438–2450, doi:</w:t>
      </w:r>
      <w:hyperlink r:id="rId1123" w:history="1">
        <w:r w:rsidRPr="005D5915">
          <w:rPr>
            <w:rStyle w:val="Hyperlink"/>
            <w:rFonts w:cs="Times New Roman"/>
            <w:sz w:val="20"/>
            <w:szCs w:val="20"/>
            <w:lang w:val="en-US"/>
          </w:rPr>
          <w:t>10.1002/joc.4856</w:t>
        </w:r>
      </w:hyperlink>
      <w:r w:rsidRPr="005D5915">
        <w:rPr>
          <w:rFonts w:cs="Times New Roman"/>
          <w:sz w:val="20"/>
          <w:szCs w:val="20"/>
          <w:lang w:val="en-GB"/>
        </w:rPr>
        <w:t>.</w:t>
      </w:r>
    </w:p>
    <w:p w14:paraId="1CCEF91E" w14:textId="110C2A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Nikulin, G. et al., 2012: Precipitation Climatology in an Ensemble of CORDEX-Africa Regional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25(18)</w:t>
      </w:r>
      <w:r w:rsidRPr="005D5915">
        <w:rPr>
          <w:rFonts w:cs="Times New Roman"/>
          <w:sz w:val="20"/>
          <w:szCs w:val="20"/>
          <w:lang w:val="en-GB"/>
        </w:rPr>
        <w:t>, 6057–6078, doi:</w:t>
      </w:r>
      <w:hyperlink r:id="rId1124" w:history="1">
        <w:r w:rsidRPr="005D5915">
          <w:rPr>
            <w:rStyle w:val="Hyperlink"/>
            <w:rFonts w:cs="Times New Roman"/>
            <w:sz w:val="20"/>
            <w:szCs w:val="20"/>
            <w:lang w:val="en-US"/>
          </w:rPr>
          <w:t>10.1175/jcli-d-11-00375.1</w:t>
        </w:r>
      </w:hyperlink>
      <w:r w:rsidRPr="005D5915">
        <w:rPr>
          <w:rFonts w:cs="Times New Roman"/>
          <w:sz w:val="20"/>
          <w:szCs w:val="20"/>
          <w:lang w:val="en-GB"/>
        </w:rPr>
        <w:t>.</w:t>
      </w:r>
    </w:p>
    <w:p w14:paraId="1ABA7D5A" w14:textId="6B062C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Nissan, H., G. Muñoz, and S.J. Mason, 2020: Targeted model evaluations for climate services: A case study on heat waves in Bangladesh.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100213, doi:</w:t>
      </w:r>
      <w:hyperlink r:id="rId1125" w:history="1">
        <w:r w:rsidRPr="005D5915">
          <w:rPr>
            <w:rStyle w:val="Hyperlink"/>
            <w:rFonts w:cs="Times New Roman"/>
            <w:sz w:val="20"/>
            <w:szCs w:val="20"/>
            <w:lang w:val="en-US"/>
          </w:rPr>
          <w:t>10.1016/j.crm.2020.100213</w:t>
        </w:r>
      </w:hyperlink>
      <w:r w:rsidRPr="005D5915">
        <w:rPr>
          <w:rFonts w:cs="Times New Roman"/>
          <w:sz w:val="20"/>
          <w:szCs w:val="20"/>
          <w:lang w:val="en-GB"/>
        </w:rPr>
        <w:t>.</w:t>
      </w:r>
    </w:p>
    <w:p w14:paraId="66F63B10" w14:textId="67C111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Nitu, R. et al., 2018: </w:t>
      </w:r>
      <w:r w:rsidRPr="005D5915">
        <w:rPr>
          <w:rFonts w:cs="Times New Roman"/>
          <w:i/>
          <w:sz w:val="20"/>
          <w:szCs w:val="20"/>
          <w:lang w:val="en-GB"/>
        </w:rPr>
        <w:t>WMO Solid Precipitation Intercomparison Experiment (SPICE) (2012 - 2015)</w:t>
      </w:r>
      <w:r w:rsidRPr="005D5915">
        <w:rPr>
          <w:rFonts w:cs="Times New Roman"/>
          <w:sz w:val="20"/>
          <w:szCs w:val="20"/>
          <w:lang w:val="en-GB"/>
        </w:rPr>
        <w:t>. Instruments and Observing Methods Report No. 131, World Meteorological Organization (WMO), Geneva, Switzerland, 1445 pp.</w:t>
      </w:r>
    </w:p>
    <w:p w14:paraId="74D9AC94" w14:textId="0FA52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Noël, B. et al., 2018: Modelling the climate and surface mass balance of polar ice sheets using RACMO2 – Part 1: Greenland (1958–2016).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12(3)</w:t>
      </w:r>
      <w:r w:rsidRPr="005D5915">
        <w:rPr>
          <w:rFonts w:cs="Times New Roman"/>
          <w:sz w:val="20"/>
          <w:szCs w:val="20"/>
          <w:lang w:val="en-GB"/>
        </w:rPr>
        <w:t>, 811–831, doi:</w:t>
      </w:r>
      <w:hyperlink r:id="rId1126" w:history="1">
        <w:r w:rsidRPr="005D5915">
          <w:rPr>
            <w:rStyle w:val="Hyperlink"/>
            <w:rFonts w:cs="Times New Roman"/>
            <w:sz w:val="20"/>
            <w:szCs w:val="20"/>
            <w:lang w:val="en-US"/>
          </w:rPr>
          <w:t>10.5194/tc-12-811-2018</w:t>
        </w:r>
      </w:hyperlink>
      <w:r w:rsidRPr="005D5915">
        <w:rPr>
          <w:rFonts w:cs="Times New Roman"/>
          <w:sz w:val="20"/>
          <w:szCs w:val="20"/>
          <w:lang w:val="en-GB"/>
        </w:rPr>
        <w:t>.</w:t>
      </w:r>
    </w:p>
    <w:p w14:paraId="4E1771EF" w14:textId="3083AD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Norström, A. et al., 2020: Principles for knowledge co-production in sustainability research. </w:t>
      </w:r>
      <w:r w:rsidRPr="005D5915">
        <w:rPr>
          <w:rFonts w:cs="Times New Roman"/>
          <w:i/>
          <w:sz w:val="20"/>
          <w:szCs w:val="20"/>
          <w:lang w:val="en-GB"/>
        </w:rPr>
        <w:t>Nature Sustainability</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182–190, doi:</w:t>
      </w:r>
      <w:hyperlink r:id="rId1127" w:history="1">
        <w:r w:rsidRPr="005D5915">
          <w:rPr>
            <w:rStyle w:val="Hyperlink"/>
            <w:rFonts w:cs="Times New Roman"/>
            <w:sz w:val="20"/>
            <w:szCs w:val="20"/>
            <w:lang w:val="en-US"/>
          </w:rPr>
          <w:t>10.1038/s41893-019-0448-2</w:t>
        </w:r>
      </w:hyperlink>
      <w:r w:rsidRPr="005D5915">
        <w:rPr>
          <w:rFonts w:cs="Times New Roman"/>
          <w:sz w:val="20"/>
          <w:szCs w:val="20"/>
          <w:lang w:val="en-GB"/>
        </w:rPr>
        <w:t>.</w:t>
      </w:r>
    </w:p>
    <w:p w14:paraId="46A591C0" w14:textId="5F8E7B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Notaro, M., V. Bennington, and S. Vavrus, 2015: Dynamically Downscaled Projections of Lake-Effect Snow in the Great Lakes Basin*,+.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28(4)</w:t>
      </w:r>
      <w:r w:rsidRPr="005D5915">
        <w:rPr>
          <w:rFonts w:cs="Times New Roman"/>
          <w:sz w:val="20"/>
          <w:szCs w:val="20"/>
          <w:lang w:val="en-GB"/>
        </w:rPr>
        <w:t>, 1661–1684, doi:</w:t>
      </w:r>
      <w:hyperlink r:id="rId1128" w:history="1">
        <w:r w:rsidRPr="005D5915">
          <w:rPr>
            <w:rStyle w:val="Hyperlink"/>
            <w:rFonts w:cs="Times New Roman"/>
            <w:sz w:val="20"/>
            <w:szCs w:val="20"/>
            <w:lang w:val="en-US"/>
          </w:rPr>
          <w:t>10.1175/jcli-d-14-00467.1</w:t>
        </w:r>
      </w:hyperlink>
      <w:r w:rsidRPr="005D5915">
        <w:rPr>
          <w:rFonts w:cs="Times New Roman"/>
          <w:sz w:val="20"/>
          <w:szCs w:val="20"/>
          <w:lang w:val="en-GB"/>
        </w:rPr>
        <w:t>.</w:t>
      </w:r>
    </w:p>
    <w:p w14:paraId="7830DDAF" w14:textId="277EC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Notaro, M. et al., 2013: Influence of the Laurentian Great Lakes on Regional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26(3)</w:t>
      </w:r>
      <w:r w:rsidRPr="005D5915">
        <w:rPr>
          <w:rFonts w:cs="Times New Roman"/>
          <w:sz w:val="20"/>
          <w:szCs w:val="20"/>
          <w:lang w:val="en-GB"/>
        </w:rPr>
        <w:t>, 789–804, doi:</w:t>
      </w:r>
      <w:hyperlink r:id="rId1129" w:history="1">
        <w:r w:rsidRPr="005D5915">
          <w:rPr>
            <w:rStyle w:val="Hyperlink"/>
            <w:rFonts w:cs="Times New Roman"/>
            <w:sz w:val="20"/>
            <w:szCs w:val="20"/>
            <w:lang w:val="en-US"/>
          </w:rPr>
          <w:t>10.1175/jcli-d-12-00140.1</w:t>
        </w:r>
      </w:hyperlink>
      <w:r w:rsidRPr="005D5915">
        <w:rPr>
          <w:rFonts w:cs="Times New Roman"/>
          <w:sz w:val="20"/>
          <w:szCs w:val="20"/>
          <w:lang w:val="en-GB"/>
        </w:rPr>
        <w:t>.</w:t>
      </w:r>
    </w:p>
    <w:p w14:paraId="46E73B5E" w14:textId="12DFF1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Notz, D., 2015: How well must climate models agree with observations? </w:t>
      </w:r>
      <w:r w:rsidRPr="005D5915">
        <w:rPr>
          <w:rFonts w:cs="Times New Roman"/>
          <w:i/>
          <w:sz w:val="20"/>
          <w:szCs w:val="20"/>
          <w:lang w:val="en-GB"/>
        </w:rPr>
        <w:t>Philosophical Transactions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373(2052)</w:t>
      </w:r>
      <w:r w:rsidRPr="005D5915">
        <w:rPr>
          <w:rFonts w:cs="Times New Roman"/>
          <w:sz w:val="20"/>
          <w:szCs w:val="20"/>
          <w:lang w:val="en-GB"/>
        </w:rPr>
        <w:t>, 20140164, doi:</w:t>
      </w:r>
      <w:hyperlink r:id="rId1130" w:history="1">
        <w:r w:rsidRPr="005D5915">
          <w:rPr>
            <w:rStyle w:val="Hyperlink"/>
            <w:rFonts w:cs="Times New Roman"/>
            <w:sz w:val="20"/>
            <w:szCs w:val="20"/>
            <w:lang w:val="en-US"/>
          </w:rPr>
          <w:t>10.1098/rsta.2014.0164</w:t>
        </w:r>
      </w:hyperlink>
      <w:r w:rsidRPr="005D5915">
        <w:rPr>
          <w:rFonts w:cs="Times New Roman"/>
          <w:sz w:val="20"/>
          <w:szCs w:val="20"/>
          <w:lang w:val="en-GB"/>
        </w:rPr>
        <w:t>.</w:t>
      </w:r>
    </w:p>
    <w:p w14:paraId="343643E5" w14:textId="7AF16C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 S. and U. Foelsche, 2019: Assessment of spatial uncertainty of heavy rainfall at catchment scale using a dense gauge network.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23(7)</w:t>
      </w:r>
      <w:r w:rsidRPr="005D5915">
        <w:rPr>
          <w:rFonts w:cs="Times New Roman"/>
          <w:sz w:val="20"/>
          <w:szCs w:val="20"/>
          <w:lang w:val="en-GB"/>
        </w:rPr>
        <w:t>, 2863–2875, doi:</w:t>
      </w:r>
      <w:hyperlink r:id="rId1131" w:history="1">
        <w:r w:rsidRPr="005D5915">
          <w:rPr>
            <w:rStyle w:val="Hyperlink"/>
            <w:rFonts w:cs="Times New Roman"/>
            <w:sz w:val="20"/>
            <w:szCs w:val="20"/>
            <w:lang w:val="en-US"/>
          </w:rPr>
          <w:t>10.5194/hess-23-2863-2019</w:t>
        </w:r>
      </w:hyperlink>
      <w:r w:rsidRPr="005D5915">
        <w:rPr>
          <w:rFonts w:cs="Times New Roman"/>
          <w:sz w:val="20"/>
          <w:szCs w:val="20"/>
          <w:lang w:val="en-GB"/>
        </w:rPr>
        <w:t>.</w:t>
      </w:r>
    </w:p>
    <w:p w14:paraId="1AEEDEA2" w14:textId="5B6B21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O’Higgins, T., A.A. Nogueira, and A.I. Lillebø, 2019: A simple spatial typology for assessment of complex coastal ecosystem services across multiple scales.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649</w:t>
      </w:r>
      <w:r w:rsidRPr="005D5915">
        <w:rPr>
          <w:rFonts w:cs="Times New Roman"/>
          <w:sz w:val="20"/>
          <w:szCs w:val="20"/>
          <w:lang w:val="en-GB"/>
        </w:rPr>
        <w:t>, 1452–1466, doi:</w:t>
      </w:r>
      <w:hyperlink r:id="rId1132" w:history="1">
        <w:r w:rsidRPr="005D5915">
          <w:rPr>
            <w:rStyle w:val="Hyperlink"/>
            <w:rFonts w:cs="Times New Roman"/>
            <w:sz w:val="20"/>
            <w:szCs w:val="20"/>
            <w:lang w:val="en-US"/>
          </w:rPr>
          <w:t>10.1016/j.scitotenv.2018.08.420</w:t>
        </w:r>
      </w:hyperlink>
      <w:r w:rsidRPr="005D5915">
        <w:rPr>
          <w:rFonts w:cs="Times New Roman"/>
          <w:sz w:val="20"/>
          <w:szCs w:val="20"/>
          <w:lang w:val="en-GB"/>
        </w:rPr>
        <w:t>.</w:t>
      </w:r>
    </w:p>
    <w:p w14:paraId="37E8A245" w14:textId="07D41F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2018: Interdecadal variability of the ENSO teleconnection to the wintertime North Pacific.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3333–3350, doi:</w:t>
      </w:r>
      <w:hyperlink r:id="rId1133" w:history="1">
        <w:r w:rsidRPr="005D5915">
          <w:rPr>
            <w:rStyle w:val="Hyperlink"/>
            <w:rFonts w:cs="Times New Roman"/>
            <w:sz w:val="20"/>
            <w:szCs w:val="20"/>
            <w:lang w:val="en-US"/>
          </w:rPr>
          <w:t>10.1007/s00382-018-4081-y</w:t>
        </w:r>
      </w:hyperlink>
      <w:r w:rsidRPr="005D5915">
        <w:rPr>
          <w:rFonts w:cs="Times New Roman"/>
          <w:sz w:val="20"/>
          <w:szCs w:val="20"/>
          <w:lang w:val="en-GB"/>
        </w:rPr>
        <w:t>.</w:t>
      </w:r>
    </w:p>
    <w:p w14:paraId="6FCF619F" w14:textId="58F877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T. Woollings, and L. Zanna, 2017: The Dynamical Influence of the Atlantic Multidecadal Oscillation on Continental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30(18)</w:t>
      </w:r>
      <w:r w:rsidRPr="005D5915">
        <w:rPr>
          <w:rFonts w:cs="Times New Roman"/>
          <w:sz w:val="20"/>
          <w:szCs w:val="20"/>
          <w:lang w:val="en-GB"/>
        </w:rPr>
        <w:t>, 7213–7230, doi:</w:t>
      </w:r>
      <w:hyperlink r:id="rId1134" w:history="1">
        <w:r w:rsidRPr="005D5915">
          <w:rPr>
            <w:rStyle w:val="Hyperlink"/>
            <w:rFonts w:cs="Times New Roman"/>
            <w:sz w:val="20"/>
            <w:szCs w:val="20"/>
            <w:lang w:val="en-US"/>
          </w:rPr>
          <w:t>10.1175/jcli-d-16-0345.1</w:t>
        </w:r>
      </w:hyperlink>
      <w:r w:rsidRPr="005D5915">
        <w:rPr>
          <w:rFonts w:cs="Times New Roman"/>
          <w:sz w:val="20"/>
          <w:szCs w:val="20"/>
          <w:lang w:val="en-GB"/>
        </w:rPr>
        <w:t>.</w:t>
      </w:r>
    </w:p>
    <w:p w14:paraId="4F1150F2" w14:textId="6E4FB9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D.J. Befort, and A. Weisheimer, 2020: Calibrating large-ensemble European climate projections using observational data.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1033–1049, doi:</w:t>
      </w:r>
      <w:hyperlink r:id="rId1135" w:history="1">
        <w:r w:rsidRPr="005D5915">
          <w:rPr>
            <w:rStyle w:val="Hyperlink"/>
            <w:rFonts w:cs="Times New Roman"/>
            <w:sz w:val="20"/>
            <w:szCs w:val="20"/>
            <w:lang w:val="en-US"/>
          </w:rPr>
          <w:t>10.5194/esd-11-1033-2020</w:t>
        </w:r>
      </w:hyperlink>
      <w:r w:rsidRPr="005D5915">
        <w:rPr>
          <w:rFonts w:cs="Times New Roman"/>
          <w:sz w:val="20"/>
          <w:szCs w:val="20"/>
          <w:lang w:val="en-GB"/>
        </w:rPr>
        <w:t>.</w:t>
      </w:r>
    </w:p>
    <w:p w14:paraId="037E5C8B" w14:textId="43A38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T. Woollings, L. Zanna, and A. Weisheimer, 2019: An Interdecadal Shift of the Extratropical Teleconnection From the Tropical Pacific During Boreal Summer.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46(22)</w:t>
      </w:r>
      <w:r w:rsidRPr="005D5915">
        <w:rPr>
          <w:rFonts w:cs="Times New Roman"/>
          <w:sz w:val="20"/>
          <w:szCs w:val="20"/>
          <w:lang w:val="en-GB"/>
        </w:rPr>
        <w:t>, 13379–13388, doi:</w:t>
      </w:r>
      <w:hyperlink r:id="rId1136" w:history="1">
        <w:r w:rsidRPr="005D5915">
          <w:rPr>
            <w:rStyle w:val="Hyperlink"/>
            <w:rFonts w:cs="Times New Roman"/>
            <w:sz w:val="20"/>
            <w:szCs w:val="20"/>
            <w:lang w:val="en-US"/>
          </w:rPr>
          <w:t>10.1029/2019gl084079</w:t>
        </w:r>
      </w:hyperlink>
      <w:r w:rsidRPr="005D5915">
        <w:rPr>
          <w:rFonts w:cs="Times New Roman"/>
          <w:sz w:val="20"/>
          <w:szCs w:val="20"/>
          <w:lang w:val="en-GB"/>
        </w:rPr>
        <w:t>.</w:t>
      </w:r>
    </w:p>
    <w:p w14:paraId="738A3A95" w14:textId="2A908B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Obermann, A. et al., 2018: Mistral and Tramontane wind speed and wind direction patterns in regional climate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1059–1076, doi:</w:t>
      </w:r>
      <w:hyperlink r:id="rId1137" w:history="1">
        <w:r w:rsidRPr="005D5915">
          <w:rPr>
            <w:rStyle w:val="Hyperlink"/>
            <w:rFonts w:cs="Times New Roman"/>
            <w:sz w:val="20"/>
            <w:szCs w:val="20"/>
            <w:lang w:val="en-US"/>
          </w:rPr>
          <w:t>10.1007/s00382-016-3053-3</w:t>
        </w:r>
      </w:hyperlink>
      <w:r w:rsidRPr="005D5915">
        <w:rPr>
          <w:rFonts w:cs="Times New Roman"/>
          <w:sz w:val="20"/>
          <w:szCs w:val="20"/>
          <w:lang w:val="en-GB"/>
        </w:rPr>
        <w:t>.</w:t>
      </w:r>
    </w:p>
    <w:p w14:paraId="06572A67" w14:textId="4CDAEB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Ochsner, T.E. et al., 2013: State of the Art in Large-Scale Soil Moisture Monitoring. </w:t>
      </w:r>
      <w:r w:rsidRPr="005D5915">
        <w:rPr>
          <w:rFonts w:cs="Times New Roman"/>
          <w:i/>
          <w:sz w:val="20"/>
          <w:szCs w:val="20"/>
          <w:lang w:val="en-GB"/>
        </w:rPr>
        <w:t>Soil Science Society of America Journal</w:t>
      </w:r>
      <w:r w:rsidRPr="005D5915">
        <w:rPr>
          <w:rFonts w:cs="Times New Roman"/>
          <w:sz w:val="20"/>
          <w:szCs w:val="20"/>
          <w:lang w:val="en-GB"/>
        </w:rPr>
        <w:t xml:space="preserve">, </w:t>
      </w:r>
      <w:r w:rsidRPr="005D5915">
        <w:rPr>
          <w:rFonts w:cs="Times New Roman"/>
          <w:b/>
          <w:sz w:val="20"/>
          <w:szCs w:val="20"/>
          <w:lang w:val="en-GB"/>
        </w:rPr>
        <w:t>77(6)</w:t>
      </w:r>
      <w:r w:rsidRPr="005D5915">
        <w:rPr>
          <w:rFonts w:cs="Times New Roman"/>
          <w:sz w:val="20"/>
          <w:szCs w:val="20"/>
          <w:lang w:val="en-GB"/>
        </w:rPr>
        <w:t>, 1888, doi:</w:t>
      </w:r>
      <w:hyperlink r:id="rId1138" w:history="1">
        <w:r w:rsidRPr="005D5915">
          <w:rPr>
            <w:rStyle w:val="Hyperlink"/>
            <w:rFonts w:cs="Times New Roman"/>
            <w:sz w:val="20"/>
            <w:szCs w:val="20"/>
            <w:lang w:val="en-US"/>
          </w:rPr>
          <w:t>10.2136/sssaj2013.03.0093</w:t>
        </w:r>
      </w:hyperlink>
      <w:r w:rsidRPr="005D5915">
        <w:rPr>
          <w:rFonts w:cs="Times New Roman"/>
          <w:sz w:val="20"/>
          <w:szCs w:val="20"/>
          <w:lang w:val="en-GB"/>
        </w:rPr>
        <w:t>.</w:t>
      </w:r>
    </w:p>
    <w:p w14:paraId="0585F1EA" w14:textId="1B325B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Ogawa, F. et al., 2018: Evaluating Impacts of Recent Arctic Sea Ice Loss on the Northern Hemisphere Winter Climate Change.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45(7)</w:t>
      </w:r>
      <w:r w:rsidRPr="005D5915">
        <w:rPr>
          <w:rFonts w:cs="Times New Roman"/>
          <w:sz w:val="20"/>
          <w:szCs w:val="20"/>
          <w:lang w:val="en-GB"/>
        </w:rPr>
        <w:t>, 3255–3263, doi:</w:t>
      </w:r>
      <w:hyperlink r:id="rId1139" w:history="1">
        <w:r w:rsidRPr="005D5915">
          <w:rPr>
            <w:rStyle w:val="Hyperlink"/>
            <w:rFonts w:cs="Times New Roman"/>
            <w:sz w:val="20"/>
            <w:szCs w:val="20"/>
            <w:lang w:val="en-US"/>
          </w:rPr>
          <w:t>10.1002/2017gl076502</w:t>
        </w:r>
      </w:hyperlink>
      <w:r w:rsidRPr="005D5915">
        <w:rPr>
          <w:rFonts w:cs="Times New Roman"/>
          <w:sz w:val="20"/>
          <w:szCs w:val="20"/>
          <w:lang w:val="en-GB"/>
        </w:rPr>
        <w:t>.</w:t>
      </w:r>
    </w:p>
    <w:p w14:paraId="75F47F79" w14:textId="54A758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Ohki, M. et al., 2019: Flood Area Detection Using ALOS-2 PALSAR-2 Data for the 2015 Heavy Rainfall Disaster in the Kanto and Tohoku Area, Japan. </w:t>
      </w:r>
      <w:r w:rsidRPr="005D5915">
        <w:rPr>
          <w:rFonts w:cs="Times New Roman"/>
          <w:i/>
          <w:sz w:val="20"/>
          <w:szCs w:val="20"/>
          <w:lang w:val="en-GB"/>
        </w:rPr>
        <w:t>Journal of The Remote Sensing Society of Japan</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43–55.</w:t>
      </w:r>
    </w:p>
    <w:p w14:paraId="32F16891" w14:textId="2A1A58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Okamoto, K., T. Ushio, T. Iguchi, N. Takahashi, and K. Iwanami, 2005: The global satellite mapping of precipitation (GSMaP) project. </w:t>
      </w:r>
      <w:r w:rsidRPr="005D5915">
        <w:rPr>
          <w:rFonts w:cs="Times New Roman"/>
          <w:i/>
          <w:sz w:val="20"/>
          <w:szCs w:val="20"/>
          <w:lang w:val="en-GB"/>
        </w:rPr>
        <w:t>Proceedings. 2005 IEEE International Geoscience and Remote Sensing Symposium, 2005. IGARSS ’05.</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3414–3416, doi:</w:t>
      </w:r>
      <w:hyperlink r:id="rId1140" w:history="1">
        <w:r w:rsidRPr="005D5915">
          <w:rPr>
            <w:rStyle w:val="Hyperlink"/>
            <w:rFonts w:cs="Times New Roman"/>
            <w:sz w:val="20"/>
            <w:szCs w:val="20"/>
            <w:lang w:val="en-US"/>
          </w:rPr>
          <w:t>10.1109/igarss.2005.1526575</w:t>
        </w:r>
      </w:hyperlink>
      <w:r w:rsidRPr="005D5915">
        <w:rPr>
          <w:rFonts w:cs="Times New Roman"/>
          <w:sz w:val="20"/>
          <w:szCs w:val="20"/>
          <w:lang w:val="en-GB"/>
        </w:rPr>
        <w:t>.</w:t>
      </w:r>
    </w:p>
    <w:p w14:paraId="4FD4C0FE" w14:textId="015F17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Oleson, K., 2012: Contrasts between Urban and rural climate in CCSM4 CMIP5 climate change scenarios.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25(5)</w:t>
      </w:r>
      <w:r w:rsidRPr="005D5915">
        <w:rPr>
          <w:rFonts w:cs="Times New Roman"/>
          <w:sz w:val="20"/>
          <w:szCs w:val="20"/>
          <w:lang w:val="en-GB"/>
        </w:rPr>
        <w:t>, 1390–1412, doi:</w:t>
      </w:r>
      <w:hyperlink r:id="rId1141" w:history="1">
        <w:r w:rsidRPr="005D5915">
          <w:rPr>
            <w:rStyle w:val="Hyperlink"/>
            <w:rFonts w:cs="Times New Roman"/>
            <w:sz w:val="20"/>
            <w:szCs w:val="20"/>
            <w:lang w:val="en-US"/>
          </w:rPr>
          <w:t>10.1175/jcli-d-11-00098.1</w:t>
        </w:r>
      </w:hyperlink>
      <w:r w:rsidRPr="005D5915">
        <w:rPr>
          <w:rFonts w:cs="Times New Roman"/>
          <w:sz w:val="20"/>
          <w:szCs w:val="20"/>
          <w:lang w:val="en-GB"/>
        </w:rPr>
        <w:t>.</w:t>
      </w:r>
    </w:p>
    <w:p w14:paraId="38092876" w14:textId="28563F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Oleson, K.W., G.B. Bonan, J. Feddema, and T. Jackson, 2011: An examination of urban heat island characteristics in a global climate model.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1848–1865, doi:</w:t>
      </w:r>
      <w:hyperlink r:id="rId1142" w:history="1">
        <w:r w:rsidRPr="005D5915">
          <w:rPr>
            <w:rStyle w:val="Hyperlink"/>
            <w:rFonts w:cs="Times New Roman"/>
            <w:sz w:val="20"/>
            <w:szCs w:val="20"/>
            <w:lang w:val="en-US"/>
          </w:rPr>
          <w:t>10.1002/joc.2201</w:t>
        </w:r>
      </w:hyperlink>
      <w:r w:rsidRPr="005D5915">
        <w:rPr>
          <w:rFonts w:cs="Times New Roman"/>
          <w:sz w:val="20"/>
          <w:szCs w:val="20"/>
          <w:lang w:val="en-GB"/>
        </w:rPr>
        <w:t>.</w:t>
      </w:r>
    </w:p>
    <w:p w14:paraId="0FDAC8DC" w14:textId="46DBAD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Olonscheck, D. and D. Notz, 2017: Consistently Estimating Internal Climate Variability from Climate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30(23)</w:t>
      </w:r>
      <w:r w:rsidRPr="005D5915">
        <w:rPr>
          <w:rFonts w:cs="Times New Roman"/>
          <w:sz w:val="20"/>
          <w:szCs w:val="20"/>
          <w:lang w:val="en-GB"/>
        </w:rPr>
        <w:t>, 9555–9573, doi:</w:t>
      </w:r>
      <w:hyperlink r:id="rId1143" w:history="1">
        <w:r w:rsidRPr="005D5915">
          <w:rPr>
            <w:rStyle w:val="Hyperlink"/>
            <w:rFonts w:cs="Times New Roman"/>
            <w:sz w:val="20"/>
            <w:szCs w:val="20"/>
            <w:lang w:val="en-US"/>
          </w:rPr>
          <w:t>10.1175/jcli-d-16-0428.1</w:t>
        </w:r>
      </w:hyperlink>
      <w:r w:rsidRPr="005D5915">
        <w:rPr>
          <w:rFonts w:cs="Times New Roman"/>
          <w:sz w:val="20"/>
          <w:szCs w:val="20"/>
          <w:lang w:val="en-GB"/>
        </w:rPr>
        <w:t>.</w:t>
      </w:r>
    </w:p>
    <w:p w14:paraId="74A7659D" w14:textId="40D603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Olonscheck, D., T. Mauritsen, and D. Notz, 2019: Arctic sea-ice variability is primarily driven by atmospheric temperature fluctuations.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12(6)</w:t>
      </w:r>
      <w:r w:rsidRPr="005D5915">
        <w:rPr>
          <w:rFonts w:cs="Times New Roman"/>
          <w:sz w:val="20"/>
          <w:szCs w:val="20"/>
          <w:lang w:val="en-GB"/>
        </w:rPr>
        <w:t>, 430–434, doi:</w:t>
      </w:r>
      <w:hyperlink r:id="rId1144" w:history="1">
        <w:r w:rsidRPr="005D5915">
          <w:rPr>
            <w:rStyle w:val="Hyperlink"/>
            <w:rFonts w:cs="Times New Roman"/>
            <w:sz w:val="20"/>
            <w:szCs w:val="20"/>
            <w:lang w:val="en-US"/>
          </w:rPr>
          <w:t>10.1038/s41561-019-0363-1</w:t>
        </w:r>
      </w:hyperlink>
      <w:r w:rsidRPr="005D5915">
        <w:rPr>
          <w:rFonts w:cs="Times New Roman"/>
          <w:sz w:val="20"/>
          <w:szCs w:val="20"/>
          <w:lang w:val="en-GB"/>
        </w:rPr>
        <w:t>.</w:t>
      </w:r>
    </w:p>
    <w:p w14:paraId="6D56D111" w14:textId="2FE6BE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Orlanski, I., 1975: A Rational Subdivision of Scales for Atmospheric Processes.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56(5)</w:t>
      </w:r>
      <w:r w:rsidRPr="005D5915">
        <w:rPr>
          <w:rFonts w:cs="Times New Roman"/>
          <w:sz w:val="20"/>
          <w:szCs w:val="20"/>
          <w:lang w:val="en-GB"/>
        </w:rPr>
        <w:t>, 527–530.</w:t>
      </w:r>
    </w:p>
    <w:p w14:paraId="4232B7DB" w14:textId="5CE788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Ortega, P. et al., 2015: A model-tested North Atlantic Oscillation reconstruction for the past millennium.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523(7558)</w:t>
      </w:r>
      <w:r w:rsidRPr="005D5915">
        <w:rPr>
          <w:rFonts w:cs="Times New Roman"/>
          <w:sz w:val="20"/>
          <w:szCs w:val="20"/>
          <w:lang w:val="en-GB"/>
        </w:rPr>
        <w:t>, 71–74, doi:</w:t>
      </w:r>
      <w:hyperlink r:id="rId1145" w:history="1">
        <w:r w:rsidRPr="005D5915">
          <w:rPr>
            <w:rStyle w:val="Hyperlink"/>
            <w:rFonts w:cs="Times New Roman"/>
            <w:sz w:val="20"/>
            <w:szCs w:val="20"/>
            <w:lang w:val="en-US"/>
          </w:rPr>
          <w:t>10.1038/nature14518</w:t>
        </w:r>
      </w:hyperlink>
      <w:r w:rsidRPr="005D5915">
        <w:rPr>
          <w:rFonts w:cs="Times New Roman"/>
          <w:sz w:val="20"/>
          <w:szCs w:val="20"/>
          <w:lang w:val="en-GB"/>
        </w:rPr>
        <w:t>.</w:t>
      </w:r>
    </w:p>
    <w:p w14:paraId="3971CA1B" w14:textId="43889A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Osborn, T.J. and P.D. Jones, 2014: The CRUTEM4 land-surface air temperature data set: construction, previous versions and dissemination via Google Earth.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61–68, doi:</w:t>
      </w:r>
      <w:hyperlink r:id="rId1146" w:history="1">
        <w:r w:rsidRPr="005D5915">
          <w:rPr>
            <w:rStyle w:val="Hyperlink"/>
            <w:rFonts w:cs="Times New Roman"/>
            <w:sz w:val="20"/>
            <w:szCs w:val="20"/>
            <w:lang w:val="en-US"/>
          </w:rPr>
          <w:t>10.5194/essd-6-61-2014</w:t>
        </w:r>
      </w:hyperlink>
      <w:r w:rsidRPr="005D5915">
        <w:rPr>
          <w:rFonts w:cs="Times New Roman"/>
          <w:sz w:val="20"/>
          <w:szCs w:val="20"/>
          <w:lang w:val="en-GB"/>
        </w:rPr>
        <w:t>.</w:t>
      </w:r>
    </w:p>
    <w:p w14:paraId="6A8D1A7B" w14:textId="0D4754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Osborn, T.J. et al., 2021: Land Surface Air Temperature Variations Across the Globe Updated to 2019: The CRUTEM5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126(2)</w:t>
      </w:r>
      <w:r w:rsidRPr="005D5915">
        <w:rPr>
          <w:rFonts w:cs="Times New Roman"/>
          <w:sz w:val="20"/>
          <w:szCs w:val="20"/>
          <w:lang w:val="en-GB"/>
        </w:rPr>
        <w:t>, e2019JD032352, doi:</w:t>
      </w:r>
      <w:hyperlink r:id="rId1147" w:history="1">
        <w:r w:rsidRPr="005D5915">
          <w:rPr>
            <w:rStyle w:val="Hyperlink"/>
            <w:rFonts w:cs="Times New Roman"/>
            <w:sz w:val="20"/>
            <w:szCs w:val="20"/>
            <w:lang w:val="en-US"/>
          </w:rPr>
          <w:t>10.1029/2019jd032352</w:t>
        </w:r>
      </w:hyperlink>
      <w:r w:rsidRPr="005D5915">
        <w:rPr>
          <w:rFonts w:cs="Times New Roman"/>
          <w:sz w:val="20"/>
          <w:szCs w:val="20"/>
          <w:lang w:val="en-GB"/>
        </w:rPr>
        <w:t>.</w:t>
      </w:r>
    </w:p>
    <w:p w14:paraId="0473D042" w14:textId="6272ED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Ose, T., 2019: Future Changes in Summertime East Asian Monthly Precipitation in CMIP5 and Their Dependence on Present-Day Model Climatology.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97(5)</w:t>
      </w:r>
      <w:r w:rsidRPr="005D5915">
        <w:rPr>
          <w:rFonts w:cs="Times New Roman"/>
          <w:sz w:val="20"/>
          <w:szCs w:val="20"/>
          <w:lang w:val="en-GB"/>
        </w:rPr>
        <w:t>, 1041–1053, doi:</w:t>
      </w:r>
      <w:hyperlink r:id="rId1148" w:history="1">
        <w:r w:rsidRPr="005D5915">
          <w:rPr>
            <w:rStyle w:val="Hyperlink"/>
            <w:rFonts w:cs="Times New Roman"/>
            <w:sz w:val="20"/>
            <w:szCs w:val="20"/>
            <w:lang w:val="en-US"/>
          </w:rPr>
          <w:t>10.2151/jmsj.2019-055</w:t>
        </w:r>
      </w:hyperlink>
      <w:r w:rsidRPr="005D5915">
        <w:rPr>
          <w:rFonts w:cs="Times New Roman"/>
          <w:sz w:val="20"/>
          <w:szCs w:val="20"/>
          <w:lang w:val="en-GB"/>
        </w:rPr>
        <w:t>.</w:t>
      </w:r>
    </w:p>
    <w:p w14:paraId="6E13684B" w14:textId="1BDC54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Ose, T., Y. Takaya, S. Maeda, and T. Nakaegawa, 2020: Resolution of Summertime East Asian Pressure Pattern and Southerly Monsoon Wind in CMIP5 Multi-model Future Projections.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98(5)</w:t>
      </w:r>
      <w:r w:rsidRPr="005D5915">
        <w:rPr>
          <w:rFonts w:cs="Times New Roman"/>
          <w:sz w:val="20"/>
          <w:szCs w:val="20"/>
          <w:lang w:val="en-GB"/>
        </w:rPr>
        <w:t>, 927–944, doi:</w:t>
      </w:r>
      <w:hyperlink r:id="rId1149" w:history="1">
        <w:r w:rsidRPr="005D5915">
          <w:rPr>
            <w:rStyle w:val="Hyperlink"/>
            <w:rFonts w:cs="Times New Roman"/>
            <w:sz w:val="20"/>
            <w:szCs w:val="20"/>
            <w:lang w:val="en-US"/>
          </w:rPr>
          <w:t>10.2151/jmsj.2020-047</w:t>
        </w:r>
      </w:hyperlink>
      <w:r w:rsidRPr="005D5915">
        <w:rPr>
          <w:rFonts w:cs="Times New Roman"/>
          <w:sz w:val="20"/>
          <w:szCs w:val="20"/>
          <w:lang w:val="en-GB"/>
        </w:rPr>
        <w:t>.</w:t>
      </w:r>
    </w:p>
    <w:p w14:paraId="6E9E166E" w14:textId="699ECF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Ossó, A., L. Shaffrey, B. Dong, and R. Sutton, 2019: Impact of air–sea coupling on Northern Hemisphere summer climate and the monsoon–desert teleconnection.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5063–5078, doi:</w:t>
      </w:r>
      <w:hyperlink r:id="rId1150" w:history="1">
        <w:r w:rsidRPr="005D5915">
          <w:rPr>
            <w:rStyle w:val="Hyperlink"/>
            <w:rFonts w:cs="Times New Roman"/>
            <w:sz w:val="20"/>
            <w:szCs w:val="20"/>
            <w:lang w:val="en-US"/>
          </w:rPr>
          <w:t>10.1007/s00382-019-04846-6</w:t>
        </w:r>
      </w:hyperlink>
      <w:r w:rsidRPr="005D5915">
        <w:rPr>
          <w:rFonts w:cs="Times New Roman"/>
          <w:sz w:val="20"/>
          <w:szCs w:val="20"/>
          <w:lang w:val="en-GB"/>
        </w:rPr>
        <w:t>.</w:t>
      </w:r>
    </w:p>
    <w:p w14:paraId="0C99827F" w14:textId="552D1C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2015: Factors Other Than Climate Change, Main Drivers of 2014/15 Water Shortage in Southeast Brazil.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96(12)</w:t>
      </w:r>
      <w:r w:rsidRPr="005D5915">
        <w:rPr>
          <w:rFonts w:cs="Times New Roman"/>
          <w:sz w:val="20"/>
          <w:szCs w:val="20"/>
          <w:lang w:val="en-GB"/>
        </w:rPr>
        <w:t>, S35–S40, doi:</w:t>
      </w:r>
      <w:hyperlink r:id="rId1151" w:history="1">
        <w:r w:rsidRPr="005D5915">
          <w:rPr>
            <w:rStyle w:val="Hyperlink"/>
            <w:rFonts w:cs="Times New Roman"/>
            <w:sz w:val="20"/>
            <w:szCs w:val="20"/>
            <w:lang w:val="en-US"/>
          </w:rPr>
          <w:t>10.1175/bams-d-15-00120.1</w:t>
        </w:r>
      </w:hyperlink>
      <w:r w:rsidRPr="005D5915">
        <w:rPr>
          <w:rFonts w:cs="Times New Roman"/>
          <w:sz w:val="20"/>
          <w:szCs w:val="20"/>
          <w:lang w:val="en-GB"/>
        </w:rPr>
        <w:t>.</w:t>
      </w:r>
    </w:p>
    <w:p w14:paraId="3EA03E20" w14:textId="3770CA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2016: The attribution question.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6(9)</w:t>
      </w:r>
      <w:r w:rsidRPr="005D5915">
        <w:rPr>
          <w:rFonts w:cs="Times New Roman"/>
          <w:sz w:val="20"/>
          <w:szCs w:val="20"/>
          <w:lang w:val="en-GB"/>
        </w:rPr>
        <w:t>, 813–816, doi:</w:t>
      </w:r>
      <w:hyperlink r:id="rId1152" w:history="1">
        <w:r w:rsidRPr="005D5915">
          <w:rPr>
            <w:rStyle w:val="Hyperlink"/>
            <w:rFonts w:cs="Times New Roman"/>
            <w:sz w:val="20"/>
            <w:szCs w:val="20"/>
            <w:lang w:val="en-US"/>
          </w:rPr>
          <w:t>10.1038/nclimate3089</w:t>
        </w:r>
      </w:hyperlink>
      <w:r w:rsidRPr="005D5915">
        <w:rPr>
          <w:rFonts w:cs="Times New Roman"/>
          <w:sz w:val="20"/>
          <w:szCs w:val="20"/>
          <w:lang w:val="en-GB"/>
        </w:rPr>
        <w:t>.</w:t>
      </w:r>
    </w:p>
    <w:p w14:paraId="7D20DD3B" w14:textId="20907E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2018: Anthropogenic influence on the drivers of the Western Cape drought 2015–2017.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13(12)</w:t>
      </w:r>
      <w:r w:rsidRPr="005D5915">
        <w:rPr>
          <w:rFonts w:cs="Times New Roman"/>
          <w:sz w:val="20"/>
          <w:szCs w:val="20"/>
          <w:lang w:val="en-GB"/>
        </w:rPr>
        <w:t>, 124010, doi:</w:t>
      </w:r>
      <w:hyperlink r:id="rId1153" w:history="1">
        <w:r w:rsidRPr="005D5915">
          <w:rPr>
            <w:rStyle w:val="Hyperlink"/>
            <w:rFonts w:cs="Times New Roman"/>
            <w:sz w:val="20"/>
            <w:szCs w:val="20"/>
            <w:lang w:val="en-US"/>
          </w:rPr>
          <w:t>10.1088/1748-9326/aae9f9</w:t>
        </w:r>
      </w:hyperlink>
      <w:r w:rsidRPr="005D5915">
        <w:rPr>
          <w:rFonts w:cs="Times New Roman"/>
          <w:sz w:val="20"/>
          <w:szCs w:val="20"/>
          <w:lang w:val="en-GB"/>
        </w:rPr>
        <w:t>.</w:t>
      </w:r>
    </w:p>
    <w:p w14:paraId="62591C2C" w14:textId="5BA81F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J. et al., 2016: Uncertainty: Lessons Learned for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ES265–ES269, doi:</w:t>
      </w:r>
      <w:hyperlink r:id="rId1154" w:history="1">
        <w:r w:rsidRPr="005D5915">
          <w:rPr>
            <w:rStyle w:val="Hyperlink"/>
            <w:rFonts w:cs="Times New Roman"/>
            <w:sz w:val="20"/>
            <w:szCs w:val="20"/>
            <w:lang w:val="en-US"/>
          </w:rPr>
          <w:t>10.1175/bams-d-16-0173.1</w:t>
        </w:r>
      </w:hyperlink>
      <w:r w:rsidRPr="005D5915">
        <w:rPr>
          <w:rFonts w:cs="Times New Roman"/>
          <w:sz w:val="20"/>
          <w:szCs w:val="20"/>
          <w:lang w:val="en-GB"/>
        </w:rPr>
        <w:t>.</w:t>
      </w:r>
    </w:p>
    <w:p w14:paraId="5BC8E7CA" w14:textId="5FB7BE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Oudar, T., J. Cattiaux, and H. Douville, 2020: Drivers of the Northern Extratropical Eddy-Driven Jet Change in CMIP5 and CMIP6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47(8)</w:t>
      </w:r>
      <w:r w:rsidRPr="005D5915">
        <w:rPr>
          <w:rFonts w:cs="Times New Roman"/>
          <w:sz w:val="20"/>
          <w:szCs w:val="20"/>
          <w:lang w:val="en-GB"/>
        </w:rPr>
        <w:t>, doi:</w:t>
      </w:r>
      <w:hyperlink r:id="rId1155" w:history="1">
        <w:r w:rsidRPr="005D5915">
          <w:rPr>
            <w:rStyle w:val="Hyperlink"/>
            <w:rFonts w:cs="Times New Roman"/>
            <w:sz w:val="20"/>
            <w:szCs w:val="20"/>
            <w:lang w:val="en-US"/>
          </w:rPr>
          <w:t>10.1029/2019gl086695</w:t>
        </w:r>
      </w:hyperlink>
      <w:r w:rsidRPr="005D5915">
        <w:rPr>
          <w:rFonts w:cs="Times New Roman"/>
          <w:sz w:val="20"/>
          <w:szCs w:val="20"/>
          <w:lang w:val="en-GB"/>
        </w:rPr>
        <w:t>.</w:t>
      </w:r>
    </w:p>
    <w:p w14:paraId="2722DA91" w14:textId="4D836C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Overeem, A. et al., 2013: Crowdsourcing urban air temperatures from smartphone battery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4081–4085, doi:</w:t>
      </w:r>
      <w:hyperlink r:id="rId1156" w:history="1">
        <w:r w:rsidRPr="005D5915">
          <w:rPr>
            <w:rStyle w:val="Hyperlink"/>
            <w:rFonts w:cs="Times New Roman"/>
            <w:sz w:val="20"/>
            <w:szCs w:val="20"/>
            <w:lang w:val="en-US"/>
          </w:rPr>
          <w:t>10.1002/grl.50786</w:t>
        </w:r>
      </w:hyperlink>
      <w:r w:rsidRPr="005D5915">
        <w:rPr>
          <w:rFonts w:cs="Times New Roman"/>
          <w:sz w:val="20"/>
          <w:szCs w:val="20"/>
          <w:lang w:val="en-GB"/>
        </w:rPr>
        <w:t>.</w:t>
      </w:r>
    </w:p>
    <w:p w14:paraId="45ED6238" w14:textId="522B36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Overland, J.E. et al., 2016: Nonlinear response of mid-latitude weather to the changing Arctic.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6(11)</w:t>
      </w:r>
      <w:r w:rsidRPr="005D5915">
        <w:rPr>
          <w:rFonts w:cs="Times New Roman"/>
          <w:sz w:val="20"/>
          <w:szCs w:val="20"/>
          <w:lang w:val="en-GB"/>
        </w:rPr>
        <w:t>, 992–999, doi:</w:t>
      </w:r>
      <w:hyperlink r:id="rId1157" w:history="1">
        <w:r w:rsidRPr="005D5915">
          <w:rPr>
            <w:rStyle w:val="Hyperlink"/>
            <w:rFonts w:cs="Times New Roman"/>
            <w:sz w:val="20"/>
            <w:szCs w:val="20"/>
            <w:lang w:val="en-US"/>
          </w:rPr>
          <w:t>10.1038/nclimate3121</w:t>
        </w:r>
      </w:hyperlink>
      <w:r w:rsidRPr="005D5915">
        <w:rPr>
          <w:rFonts w:cs="Times New Roman"/>
          <w:sz w:val="20"/>
          <w:szCs w:val="20"/>
          <w:lang w:val="en-GB"/>
        </w:rPr>
        <w:t>.</w:t>
      </w:r>
    </w:p>
    <w:p w14:paraId="5EC4EB55" w14:textId="19E087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Oyler, J.W., A. Ballantyne, K. Jencso, M. Sweet, and S.W. Running, 2015: Creating a topoclimatic daily air temperature dataset for the conterminous United States using homogenized station data and remotely sensed land skin temperature.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35(9)</w:t>
      </w:r>
      <w:r w:rsidRPr="005D5915">
        <w:rPr>
          <w:rFonts w:cs="Times New Roman"/>
          <w:sz w:val="20"/>
          <w:szCs w:val="20"/>
          <w:lang w:val="en-GB"/>
        </w:rPr>
        <w:t>, 2258–2279, doi:</w:t>
      </w:r>
      <w:hyperlink r:id="rId1158" w:history="1">
        <w:r w:rsidRPr="005D5915">
          <w:rPr>
            <w:rStyle w:val="Hyperlink"/>
            <w:rFonts w:cs="Times New Roman"/>
            <w:sz w:val="20"/>
            <w:szCs w:val="20"/>
            <w:lang w:val="en-US"/>
          </w:rPr>
          <w:t>10.1002/joc.4127</w:t>
        </w:r>
      </w:hyperlink>
      <w:r w:rsidRPr="005D5915">
        <w:rPr>
          <w:rFonts w:cs="Times New Roman"/>
          <w:sz w:val="20"/>
          <w:szCs w:val="20"/>
          <w:lang w:val="en-GB"/>
        </w:rPr>
        <w:t>.</w:t>
      </w:r>
    </w:p>
    <w:p w14:paraId="55B59DA0" w14:textId="2AD4AC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Ozturk, T., M.T. Turp, M. Türkeş, and M.L. Kurnaz, 2018: Future projections of temperature and precipitation climatology for CORDEX-MENA domain using RegCM4.4.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206</w:t>
      </w:r>
      <w:r w:rsidRPr="005D5915">
        <w:rPr>
          <w:rFonts w:cs="Times New Roman"/>
          <w:sz w:val="20"/>
          <w:szCs w:val="20"/>
          <w:lang w:val="en-GB"/>
        </w:rPr>
        <w:t>, 87–107, doi:</w:t>
      </w:r>
      <w:hyperlink r:id="rId1159" w:history="1">
        <w:r w:rsidRPr="005D5915">
          <w:rPr>
            <w:rStyle w:val="Hyperlink"/>
            <w:rFonts w:cs="Times New Roman"/>
            <w:sz w:val="20"/>
            <w:szCs w:val="20"/>
            <w:lang w:val="en-US"/>
          </w:rPr>
          <w:t>10.1016/j.atmosres.2018.02.009</w:t>
        </w:r>
      </w:hyperlink>
      <w:r w:rsidRPr="005D5915">
        <w:rPr>
          <w:rFonts w:cs="Times New Roman"/>
          <w:sz w:val="20"/>
          <w:szCs w:val="20"/>
          <w:lang w:val="en-GB"/>
        </w:rPr>
        <w:t>.</w:t>
      </w:r>
    </w:p>
    <w:p w14:paraId="3BF9732E" w14:textId="74D9A7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Paegle, J.N. and K.C. Mo, 2002: Linkages between Summer Rainfall Variability over South America and Sea Surface Temperature Anomalies.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15(12)</w:t>
      </w:r>
      <w:r w:rsidRPr="005D5915">
        <w:rPr>
          <w:rFonts w:cs="Times New Roman"/>
          <w:sz w:val="20"/>
          <w:szCs w:val="20"/>
          <w:lang w:val="en-GB"/>
        </w:rPr>
        <w:t>, 1389–1407, doi:</w:t>
      </w:r>
      <w:hyperlink r:id="rId1160" w:history="1">
        <w:r w:rsidRPr="005D5915">
          <w:rPr>
            <w:rStyle w:val="Hyperlink"/>
            <w:rFonts w:cs="Times New Roman"/>
            <w:sz w:val="20"/>
            <w:szCs w:val="20"/>
            <w:lang w:val="en-US"/>
          </w:rPr>
          <w:t>10.1175/1520-0442(2002)015&lt;1389:lbsrvo&gt;2.0.co;2</w:t>
        </w:r>
      </w:hyperlink>
      <w:r w:rsidRPr="005D5915">
        <w:rPr>
          <w:rFonts w:cs="Times New Roman"/>
          <w:sz w:val="20"/>
          <w:szCs w:val="20"/>
          <w:lang w:val="en-GB"/>
        </w:rPr>
        <w:t>.</w:t>
      </w:r>
    </w:p>
    <w:p w14:paraId="5D092AF0" w14:textId="3FC408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Pai, D.S., L. Sridhar, M.R. Badwaik, and M. Rajeevan, 2015: Analysis of the daily rainfall events over India using a new long period (1901–2010) high resolution (0.25° × 0.25°) gridded rainfall data set.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45(3–4)</w:t>
      </w:r>
      <w:r w:rsidRPr="005D5915">
        <w:rPr>
          <w:rFonts w:cs="Times New Roman"/>
          <w:sz w:val="20"/>
          <w:szCs w:val="20"/>
          <w:lang w:val="en-GB"/>
        </w:rPr>
        <w:t>, 755–776, doi:</w:t>
      </w:r>
      <w:hyperlink r:id="rId1161" w:history="1">
        <w:r w:rsidRPr="005D5915">
          <w:rPr>
            <w:rStyle w:val="Hyperlink"/>
            <w:rFonts w:cs="Times New Roman"/>
            <w:sz w:val="20"/>
            <w:szCs w:val="20"/>
            <w:lang w:val="en-US"/>
          </w:rPr>
          <w:t>10.1007/s00382-014-2307-1</w:t>
        </w:r>
      </w:hyperlink>
      <w:r w:rsidRPr="005D5915">
        <w:rPr>
          <w:rFonts w:cs="Times New Roman"/>
          <w:sz w:val="20"/>
          <w:szCs w:val="20"/>
          <w:lang w:val="en-GB"/>
        </w:rPr>
        <w:t>.</w:t>
      </w:r>
    </w:p>
    <w:p w14:paraId="5E8D81E1" w14:textId="632EC4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Pai, D.S. et al., 2014: Development of a new high spatial resolution (0.25° × 0.25°) long period (1901-2010) daily gridded rainfall data set over India and its comparison with existing data sets over the region. </w:t>
      </w:r>
      <w:r w:rsidRPr="005D5915">
        <w:rPr>
          <w:rFonts w:cs="Times New Roman"/>
          <w:i/>
          <w:sz w:val="20"/>
          <w:szCs w:val="20"/>
          <w:lang w:val="en-GB"/>
        </w:rPr>
        <w:t>Mausam</w:t>
      </w:r>
      <w:r w:rsidRPr="005D5915">
        <w:rPr>
          <w:rFonts w:cs="Times New Roman"/>
          <w:sz w:val="20"/>
          <w:szCs w:val="20"/>
          <w:lang w:val="en-GB"/>
        </w:rPr>
        <w:t xml:space="preserve">, </w:t>
      </w:r>
      <w:r w:rsidRPr="005D5915">
        <w:rPr>
          <w:rFonts w:cs="Times New Roman"/>
          <w:b/>
          <w:sz w:val="20"/>
          <w:szCs w:val="20"/>
          <w:lang w:val="en-GB"/>
        </w:rPr>
        <w:t>65(1)</w:t>
      </w:r>
      <w:r w:rsidRPr="005D5915">
        <w:rPr>
          <w:rFonts w:cs="Times New Roman"/>
          <w:sz w:val="20"/>
          <w:szCs w:val="20"/>
          <w:lang w:val="en-GB"/>
        </w:rPr>
        <w:t>, 1–18.</w:t>
      </w:r>
    </w:p>
    <w:p w14:paraId="142C94DD" w14:textId="6D477C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Palazzi, E., J. von Hardenberg, and A. Provenzale, 2013: Precipitation in the Hindu-Kush Karakoram Himalaya: Observations and future scenarios.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w:t>
      </w:r>
      <w:r w:rsidRPr="005D5915">
        <w:rPr>
          <w:rFonts w:cs="Times New Roman"/>
          <w:sz w:val="20"/>
          <w:szCs w:val="20"/>
          <w:lang w:val="en-GB"/>
        </w:rPr>
        <w:t>, 85–100, doi:</w:t>
      </w:r>
      <w:hyperlink r:id="rId1162" w:history="1">
        <w:r w:rsidRPr="005D5915">
          <w:rPr>
            <w:rStyle w:val="Hyperlink"/>
            <w:rFonts w:cs="Times New Roman"/>
            <w:sz w:val="20"/>
            <w:szCs w:val="20"/>
            <w:lang w:val="en-US"/>
          </w:rPr>
          <w:t>10.1029/2012jd018697</w:t>
        </w:r>
      </w:hyperlink>
      <w:r w:rsidRPr="005D5915">
        <w:rPr>
          <w:rFonts w:cs="Times New Roman"/>
          <w:sz w:val="20"/>
          <w:szCs w:val="20"/>
          <w:lang w:val="en-GB"/>
        </w:rPr>
        <w:t>.</w:t>
      </w:r>
    </w:p>
    <w:p w14:paraId="6A8E3773" w14:textId="6718AC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Palazzi, E., J. von Hardenberg, S. Terzago, and A. Provenzale, 2015: Precipitation in the Karakoram-Himalaya: a CMIP5 view.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21–45, doi:</w:t>
      </w:r>
      <w:hyperlink r:id="rId1163" w:history="1">
        <w:r w:rsidRPr="005D5915">
          <w:rPr>
            <w:rStyle w:val="Hyperlink"/>
            <w:rFonts w:cs="Times New Roman"/>
            <w:sz w:val="20"/>
            <w:szCs w:val="20"/>
            <w:lang w:val="en-US"/>
          </w:rPr>
          <w:t>10.1007/s00382-014-2341-z</w:t>
        </w:r>
      </w:hyperlink>
      <w:r w:rsidRPr="005D5915">
        <w:rPr>
          <w:rFonts w:cs="Times New Roman"/>
          <w:sz w:val="20"/>
          <w:szCs w:val="20"/>
          <w:lang w:val="en-GB"/>
        </w:rPr>
        <w:t>.</w:t>
      </w:r>
    </w:p>
    <w:p w14:paraId="3893332A" w14:textId="4B6D6E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Pall, P. et al., 2017: Diagnosing conditional anthropogenic contributions to heavy Colorado rainfall in September 2013.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1–6, doi:</w:t>
      </w:r>
      <w:hyperlink r:id="rId1164" w:history="1">
        <w:r w:rsidRPr="005D5915">
          <w:rPr>
            <w:rStyle w:val="Hyperlink"/>
            <w:rFonts w:cs="Times New Roman"/>
            <w:sz w:val="20"/>
            <w:szCs w:val="20"/>
            <w:lang w:val="en-US"/>
          </w:rPr>
          <w:t>10.1016/j.wace.2017.03.004</w:t>
        </w:r>
      </w:hyperlink>
      <w:r w:rsidRPr="005D5915">
        <w:rPr>
          <w:rFonts w:cs="Times New Roman"/>
          <w:sz w:val="20"/>
          <w:szCs w:val="20"/>
          <w:lang w:val="en-GB"/>
        </w:rPr>
        <w:t>.</w:t>
      </w:r>
    </w:p>
    <w:p w14:paraId="4047F6AB" w14:textId="685D13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2013: Climate extremes and the role of dynamics.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110(14)</w:t>
      </w:r>
      <w:r w:rsidRPr="005D5915">
        <w:rPr>
          <w:rFonts w:cs="Times New Roman"/>
          <w:sz w:val="20"/>
          <w:szCs w:val="20"/>
          <w:lang w:val="en-GB"/>
        </w:rPr>
        <w:t>, 5281–5282, doi:</w:t>
      </w:r>
      <w:hyperlink r:id="rId1165" w:history="1">
        <w:r w:rsidRPr="005D5915">
          <w:rPr>
            <w:rStyle w:val="Hyperlink"/>
            <w:rFonts w:cs="Times New Roman"/>
            <w:sz w:val="20"/>
            <w:szCs w:val="20"/>
            <w:lang w:val="en-US"/>
          </w:rPr>
          <w:t>10.1073/pnas.1303295110</w:t>
        </w:r>
      </w:hyperlink>
      <w:r w:rsidRPr="005D5915">
        <w:rPr>
          <w:rFonts w:cs="Times New Roman"/>
          <w:sz w:val="20"/>
          <w:szCs w:val="20"/>
          <w:lang w:val="en-GB"/>
        </w:rPr>
        <w:t>.</w:t>
      </w:r>
    </w:p>
    <w:p w14:paraId="55B90B77" w14:textId="42DAD2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2016: A personal perspective on modelling the climate system. </w:t>
      </w:r>
      <w:r w:rsidRPr="005D5915">
        <w:rPr>
          <w:rFonts w:cs="Times New Roman"/>
          <w:i/>
          <w:sz w:val="20"/>
          <w:szCs w:val="20"/>
          <w:lang w:val="en-GB"/>
        </w:rPr>
        <w:t>Proceedings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472(2188)</w:t>
      </w:r>
      <w:r w:rsidRPr="005D5915">
        <w:rPr>
          <w:rFonts w:cs="Times New Roman"/>
          <w:sz w:val="20"/>
          <w:szCs w:val="20"/>
          <w:lang w:val="en-GB"/>
        </w:rPr>
        <w:t>, 20150772, doi:</w:t>
      </w:r>
      <w:hyperlink r:id="rId1166" w:history="1">
        <w:r w:rsidRPr="005D5915">
          <w:rPr>
            <w:rStyle w:val="Hyperlink"/>
            <w:rFonts w:cs="Times New Roman"/>
            <w:sz w:val="20"/>
            <w:szCs w:val="20"/>
            <w:lang w:val="en-US"/>
          </w:rPr>
          <w:t>10.1098/rspa.2015.0772</w:t>
        </w:r>
      </w:hyperlink>
      <w:r w:rsidRPr="005D5915">
        <w:rPr>
          <w:rFonts w:cs="Times New Roman"/>
          <w:sz w:val="20"/>
          <w:szCs w:val="20"/>
          <w:lang w:val="en-GB"/>
        </w:rPr>
        <w:t>.</w:t>
      </w:r>
    </w:p>
    <w:p w14:paraId="5FBE14B0" w14:textId="4CC914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2019: Stochastic weather and climate models. </w:t>
      </w:r>
      <w:r w:rsidRPr="005D5915">
        <w:rPr>
          <w:rFonts w:cs="Times New Roman"/>
          <w:i/>
          <w:sz w:val="20"/>
          <w:szCs w:val="20"/>
          <w:lang w:val="en-GB"/>
        </w:rPr>
        <w:t>Nature Reviews Physics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463–471, doi:</w:t>
      </w:r>
      <w:hyperlink r:id="rId1167" w:history="1">
        <w:r w:rsidRPr="005D5915">
          <w:rPr>
            <w:rStyle w:val="Hyperlink"/>
            <w:rFonts w:cs="Times New Roman"/>
            <w:sz w:val="20"/>
            <w:szCs w:val="20"/>
            <w:lang w:val="en-US"/>
          </w:rPr>
          <w:t>10.1038/s42254-019-0062-2</w:t>
        </w:r>
      </w:hyperlink>
      <w:r w:rsidRPr="005D5915">
        <w:rPr>
          <w:rFonts w:cs="Times New Roman"/>
          <w:sz w:val="20"/>
          <w:szCs w:val="20"/>
          <w:lang w:val="en-GB"/>
        </w:rPr>
        <w:t>.</w:t>
      </w:r>
    </w:p>
    <w:p w14:paraId="59319795" w14:textId="24B674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Panthou, G. et al., 2018: Rainfall intensification in tropical semi-arid regions: the Sahelian case.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064013, doi:</w:t>
      </w:r>
      <w:hyperlink r:id="rId1168" w:history="1">
        <w:r w:rsidRPr="005D5915">
          <w:rPr>
            <w:rStyle w:val="Hyperlink"/>
            <w:rFonts w:cs="Times New Roman"/>
            <w:sz w:val="20"/>
            <w:szCs w:val="20"/>
            <w:lang w:val="en-US"/>
          </w:rPr>
          <w:t>10.1088/1748-9326/aac334</w:t>
        </w:r>
      </w:hyperlink>
      <w:r w:rsidRPr="005D5915">
        <w:rPr>
          <w:rFonts w:cs="Times New Roman"/>
          <w:sz w:val="20"/>
          <w:szCs w:val="20"/>
          <w:lang w:val="en-GB"/>
        </w:rPr>
        <w:t>.</w:t>
      </w:r>
    </w:p>
    <w:p w14:paraId="06A151D6" w14:textId="57DFF1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Panziera, L., M. Gabella, U. Germann, and O. Martius, 2018: A 12-year radar-based climatology of daily and sub-daily extreme precipitation over the Swiss Alps.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38(10)</w:t>
      </w:r>
      <w:r w:rsidRPr="005D5915">
        <w:rPr>
          <w:rFonts w:cs="Times New Roman"/>
          <w:sz w:val="20"/>
          <w:szCs w:val="20"/>
          <w:lang w:val="en-GB"/>
        </w:rPr>
        <w:t>, 3749–3769, doi:</w:t>
      </w:r>
      <w:hyperlink r:id="rId1169" w:history="1">
        <w:r w:rsidRPr="005D5915">
          <w:rPr>
            <w:rStyle w:val="Hyperlink"/>
            <w:rFonts w:cs="Times New Roman"/>
            <w:sz w:val="20"/>
            <w:szCs w:val="20"/>
            <w:lang w:val="en-US"/>
          </w:rPr>
          <w:t>10.1002/joc.5528</w:t>
        </w:r>
      </w:hyperlink>
      <w:r w:rsidRPr="005D5915">
        <w:rPr>
          <w:rFonts w:cs="Times New Roman"/>
          <w:sz w:val="20"/>
          <w:szCs w:val="20"/>
          <w:lang w:val="en-GB"/>
        </w:rPr>
        <w:t>.</w:t>
      </w:r>
    </w:p>
    <w:p w14:paraId="454A2B64" w14:textId="3AA762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Parastatidis, D., Z. Mitraka, N. Chrysoulakis, and M. Abrams, 2017: Online Global Land Surface Temperature Estimation from Landsat.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9(12)</w:t>
      </w:r>
      <w:r w:rsidRPr="005D5915">
        <w:rPr>
          <w:rFonts w:cs="Times New Roman"/>
          <w:sz w:val="20"/>
          <w:szCs w:val="20"/>
          <w:lang w:val="en-GB"/>
        </w:rPr>
        <w:t>, 1208, doi:</w:t>
      </w:r>
      <w:hyperlink r:id="rId1170" w:history="1">
        <w:r w:rsidRPr="005D5915">
          <w:rPr>
            <w:rStyle w:val="Hyperlink"/>
            <w:rFonts w:cs="Times New Roman"/>
            <w:sz w:val="20"/>
            <w:szCs w:val="20"/>
            <w:lang w:val="en-US"/>
          </w:rPr>
          <w:t>10.3390/rs9121208</w:t>
        </w:r>
      </w:hyperlink>
      <w:r w:rsidRPr="005D5915">
        <w:rPr>
          <w:rFonts w:cs="Times New Roman"/>
          <w:sz w:val="20"/>
          <w:szCs w:val="20"/>
          <w:lang w:val="en-GB"/>
        </w:rPr>
        <w:t>.</w:t>
      </w:r>
    </w:p>
    <w:p w14:paraId="426FD4F6" w14:textId="566D5A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B.-J. et al., 2017: Long-Term Warming Trends in Korea and Contribution of Urbanization: An Updated </w:t>
      </w:r>
      <w:r w:rsidRPr="005D5915">
        <w:rPr>
          <w:rFonts w:cs="Times New Roman"/>
          <w:sz w:val="20"/>
          <w:szCs w:val="20"/>
          <w:lang w:val="en-GB"/>
        </w:rPr>
        <w:lastRenderedPageBreak/>
        <w:t xml:space="preserve">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10,610–637,654, doi:</w:t>
      </w:r>
      <w:hyperlink r:id="rId1171" w:history="1">
        <w:r w:rsidRPr="005D5915">
          <w:rPr>
            <w:rStyle w:val="Hyperlink"/>
            <w:rFonts w:cs="Times New Roman"/>
            <w:sz w:val="20"/>
            <w:szCs w:val="20"/>
            <w:lang w:val="en-US"/>
          </w:rPr>
          <w:t>10.1002/2017jd027167</w:t>
        </w:r>
      </w:hyperlink>
      <w:r w:rsidRPr="005D5915">
        <w:rPr>
          <w:rFonts w:cs="Times New Roman"/>
          <w:sz w:val="20"/>
          <w:szCs w:val="20"/>
          <w:lang w:val="en-GB"/>
        </w:rPr>
        <w:t>.</w:t>
      </w:r>
    </w:p>
    <w:p w14:paraId="3C4074D6" w14:textId="5BB587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J.Y., J. Bader, and D. Matei, 2016: Anthropogenic Mediterranean warming essential driver for present and future Sahel rainfall. </w:t>
      </w:r>
      <w:r w:rsidRPr="005D5915">
        <w:rPr>
          <w:rFonts w:cs="Times New Roman"/>
          <w:i/>
          <w:sz w:val="20"/>
          <w:szCs w:val="20"/>
          <w:lang w:val="en-GB"/>
        </w:rPr>
        <w:t>Nature Climate Change</w:t>
      </w:r>
      <w:r w:rsidRPr="005D5915">
        <w:rPr>
          <w:rFonts w:cs="Times New Roman"/>
          <w:sz w:val="20"/>
          <w:szCs w:val="20"/>
          <w:lang w:val="en-GB"/>
        </w:rPr>
        <w:t>, doi:</w:t>
      </w:r>
      <w:hyperlink r:id="rId1172" w:history="1">
        <w:r w:rsidRPr="005D5915">
          <w:rPr>
            <w:rStyle w:val="Hyperlink"/>
            <w:rFonts w:cs="Times New Roman"/>
            <w:sz w:val="20"/>
            <w:szCs w:val="20"/>
            <w:lang w:val="en-US"/>
          </w:rPr>
          <w:t>10.1038/nclimate3065</w:t>
        </w:r>
      </w:hyperlink>
      <w:r w:rsidRPr="005D5915">
        <w:rPr>
          <w:rFonts w:cs="Times New Roman"/>
          <w:sz w:val="20"/>
          <w:szCs w:val="20"/>
          <w:lang w:val="en-GB"/>
        </w:rPr>
        <w:t>.</w:t>
      </w:r>
    </w:p>
    <w:p w14:paraId="5E0E41AC" w14:textId="25FF30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J.-Y., J. Bader, and D. Matei, 2015: Northern-hemispheric differential warming is the key to understanding the discrepancies in the projected Sahel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5985, doi:</w:t>
      </w:r>
      <w:hyperlink r:id="rId1173" w:history="1">
        <w:r w:rsidRPr="005D5915">
          <w:rPr>
            <w:rStyle w:val="Hyperlink"/>
            <w:rFonts w:cs="Times New Roman"/>
            <w:sz w:val="20"/>
            <w:szCs w:val="20"/>
            <w:lang w:val="en-US"/>
          </w:rPr>
          <w:t>10.1038/ncomms6985</w:t>
        </w:r>
      </w:hyperlink>
      <w:r w:rsidRPr="005D5915">
        <w:rPr>
          <w:rFonts w:cs="Times New Roman"/>
          <w:sz w:val="20"/>
          <w:szCs w:val="20"/>
          <w:lang w:val="en-GB"/>
        </w:rPr>
        <w:t>.</w:t>
      </w:r>
    </w:p>
    <w:p w14:paraId="49E951A5" w14:textId="0041B3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D.E., 1994: Effects of changing exposure of thermometers at land stations.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1–31, doi:</w:t>
      </w:r>
      <w:hyperlink r:id="rId1174" w:history="1">
        <w:r w:rsidRPr="005D5915">
          <w:rPr>
            <w:rStyle w:val="Hyperlink"/>
            <w:rFonts w:cs="Times New Roman"/>
            <w:sz w:val="20"/>
            <w:szCs w:val="20"/>
            <w:lang w:val="en-US"/>
          </w:rPr>
          <w:t>10.1002/joc.3370140102</w:t>
        </w:r>
      </w:hyperlink>
      <w:r w:rsidRPr="005D5915">
        <w:rPr>
          <w:rFonts w:cs="Times New Roman"/>
          <w:sz w:val="20"/>
          <w:szCs w:val="20"/>
          <w:lang w:val="en-GB"/>
        </w:rPr>
        <w:t>.</w:t>
      </w:r>
    </w:p>
    <w:p w14:paraId="737CD9CB" w14:textId="5DAF56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D.E., 2010: Urban heat island effects on estimates of observed climate change. </w:t>
      </w:r>
      <w:r w:rsidRPr="005D5915">
        <w:rPr>
          <w:rFonts w:cs="Times New Roman"/>
          <w:i/>
          <w:sz w:val="20"/>
          <w:szCs w:val="20"/>
          <w:lang w:val="en-GB"/>
        </w:rPr>
        <w:t>WIREs Climate Change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123–133, doi:</w:t>
      </w:r>
      <w:hyperlink r:id="rId1175" w:history="1">
        <w:r w:rsidRPr="005D5915">
          <w:rPr>
            <w:rStyle w:val="Hyperlink"/>
            <w:rFonts w:cs="Times New Roman"/>
            <w:sz w:val="20"/>
            <w:szCs w:val="20"/>
            <w:lang w:val="en-US"/>
          </w:rPr>
          <w:t>10.1002/wcc.21</w:t>
        </w:r>
      </w:hyperlink>
      <w:r w:rsidRPr="005D5915">
        <w:rPr>
          <w:rFonts w:cs="Times New Roman"/>
          <w:sz w:val="20"/>
          <w:szCs w:val="20"/>
          <w:lang w:val="en-GB"/>
        </w:rPr>
        <w:t>.</w:t>
      </w:r>
    </w:p>
    <w:p w14:paraId="2A98D6B6" w14:textId="57AF1B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W.S., 2009: II–Confirmation and Adequacy-for-Purpose in Climate Modelling. </w:t>
      </w:r>
      <w:r w:rsidRPr="005D5915">
        <w:rPr>
          <w:rFonts w:cs="Times New Roman"/>
          <w:i/>
          <w:sz w:val="20"/>
          <w:szCs w:val="20"/>
          <w:lang w:val="en-GB"/>
        </w:rPr>
        <w:t>Aristotelian Society Supplementary Volume</w:t>
      </w:r>
      <w:r w:rsidRPr="005D5915">
        <w:rPr>
          <w:rFonts w:cs="Times New Roman"/>
          <w:sz w:val="20"/>
          <w:szCs w:val="20"/>
          <w:lang w:val="en-GB"/>
        </w:rPr>
        <w:t xml:space="preserve">, </w:t>
      </w:r>
      <w:r w:rsidRPr="005D5915">
        <w:rPr>
          <w:rFonts w:cs="Times New Roman"/>
          <w:b/>
          <w:sz w:val="20"/>
          <w:szCs w:val="20"/>
          <w:lang w:val="en-GB"/>
        </w:rPr>
        <w:t>83(1)</w:t>
      </w:r>
      <w:r w:rsidRPr="005D5915">
        <w:rPr>
          <w:rFonts w:cs="Times New Roman"/>
          <w:sz w:val="20"/>
          <w:szCs w:val="20"/>
          <w:lang w:val="en-GB"/>
        </w:rPr>
        <w:t>, 233–249, doi:</w:t>
      </w:r>
      <w:hyperlink r:id="rId1176" w:history="1">
        <w:r w:rsidRPr="005D5915">
          <w:rPr>
            <w:rStyle w:val="Hyperlink"/>
            <w:rFonts w:cs="Times New Roman"/>
            <w:sz w:val="20"/>
            <w:szCs w:val="20"/>
            <w:lang w:val="en-US"/>
          </w:rPr>
          <w:t>10.1111/j.1467-8349.2009.00180.x</w:t>
        </w:r>
      </w:hyperlink>
      <w:r w:rsidRPr="005D5915">
        <w:rPr>
          <w:rFonts w:cs="Times New Roman"/>
          <w:sz w:val="20"/>
          <w:szCs w:val="20"/>
          <w:lang w:val="en-GB"/>
        </w:rPr>
        <w:t>.</w:t>
      </w:r>
    </w:p>
    <w:p w14:paraId="73CE7D87" w14:textId="1496F7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W.S. and G. Lusk, 2019: Incorporating User Values into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100(9)</w:t>
      </w:r>
      <w:r w:rsidRPr="005D5915">
        <w:rPr>
          <w:rFonts w:cs="Times New Roman"/>
          <w:sz w:val="20"/>
          <w:szCs w:val="20"/>
          <w:lang w:val="en-GB"/>
        </w:rPr>
        <w:t>, 1643–1650, doi:</w:t>
      </w:r>
      <w:hyperlink r:id="rId1177" w:history="1">
        <w:r w:rsidRPr="005D5915">
          <w:rPr>
            <w:rStyle w:val="Hyperlink"/>
            <w:rFonts w:cs="Times New Roman"/>
            <w:sz w:val="20"/>
            <w:szCs w:val="20"/>
            <w:lang w:val="en-US"/>
          </w:rPr>
          <w:t>10.1175/bams-d-17-0325.1</w:t>
        </w:r>
      </w:hyperlink>
      <w:r w:rsidRPr="005D5915">
        <w:rPr>
          <w:rFonts w:cs="Times New Roman"/>
          <w:sz w:val="20"/>
          <w:szCs w:val="20"/>
          <w:lang w:val="en-GB"/>
        </w:rPr>
        <w:t>.</w:t>
      </w:r>
    </w:p>
    <w:p w14:paraId="7EAB3040" w14:textId="4E0259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Patricola, C.M. and M.F. Wehner, 2018: Anthropogenic influences on major tropical cyclone events.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563(7731)</w:t>
      </w:r>
      <w:r w:rsidRPr="005D5915">
        <w:rPr>
          <w:rFonts w:cs="Times New Roman"/>
          <w:sz w:val="20"/>
          <w:szCs w:val="20"/>
          <w:lang w:val="en-GB"/>
        </w:rPr>
        <w:t>, 339–346, doi:</w:t>
      </w:r>
      <w:hyperlink r:id="rId1178" w:history="1">
        <w:r w:rsidRPr="005D5915">
          <w:rPr>
            <w:rStyle w:val="Hyperlink"/>
            <w:rFonts w:cs="Times New Roman"/>
            <w:sz w:val="20"/>
            <w:szCs w:val="20"/>
            <w:lang w:val="en-US"/>
          </w:rPr>
          <w:t>10.1038/s41586-018-0673-2</w:t>
        </w:r>
      </w:hyperlink>
      <w:r w:rsidRPr="005D5915">
        <w:rPr>
          <w:rFonts w:cs="Times New Roman"/>
          <w:sz w:val="20"/>
          <w:szCs w:val="20"/>
          <w:lang w:val="en-GB"/>
        </w:rPr>
        <w:t>.</w:t>
      </w:r>
    </w:p>
    <w:p w14:paraId="4B40DB79" w14:textId="09D283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Paul, S. et al., 2016: Weakening of Indian Summer Monsoon Rainfall due to Changes in Land Use Land Cover.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1179" w:history="1">
        <w:r w:rsidRPr="005D5915">
          <w:rPr>
            <w:rStyle w:val="Hyperlink"/>
            <w:rFonts w:cs="Times New Roman"/>
            <w:sz w:val="20"/>
            <w:szCs w:val="20"/>
            <w:lang w:val="en-US"/>
          </w:rPr>
          <w:t>10.1038/srep32177</w:t>
        </w:r>
      </w:hyperlink>
      <w:r w:rsidRPr="005D5915">
        <w:rPr>
          <w:rFonts w:cs="Times New Roman"/>
          <w:sz w:val="20"/>
          <w:szCs w:val="20"/>
          <w:lang w:val="en-GB"/>
        </w:rPr>
        <w:t>.</w:t>
      </w:r>
    </w:p>
    <w:p w14:paraId="6C182EBC" w14:textId="3981E7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Pausata, F.S.R., L. Chafik, R. Caballero, and D.S. Battisti, 2015: Impacts of high-latitude volcanic eruptions on ENSO and AMOC.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112(45)</w:t>
      </w:r>
      <w:r w:rsidRPr="005D5915">
        <w:rPr>
          <w:rFonts w:cs="Times New Roman"/>
          <w:sz w:val="20"/>
          <w:szCs w:val="20"/>
          <w:lang w:val="en-GB"/>
        </w:rPr>
        <w:t>, 13784–13788, doi:</w:t>
      </w:r>
      <w:hyperlink r:id="rId1180" w:history="1">
        <w:r w:rsidRPr="005D5915">
          <w:rPr>
            <w:rStyle w:val="Hyperlink"/>
            <w:rFonts w:cs="Times New Roman"/>
            <w:sz w:val="20"/>
            <w:szCs w:val="20"/>
            <w:lang w:val="en-US"/>
          </w:rPr>
          <w:t>10.1073/pnas.1509153112</w:t>
        </w:r>
      </w:hyperlink>
      <w:r w:rsidRPr="005D5915">
        <w:rPr>
          <w:rFonts w:cs="Times New Roman"/>
          <w:sz w:val="20"/>
          <w:szCs w:val="20"/>
          <w:lang w:val="en-GB"/>
        </w:rPr>
        <w:t>.</w:t>
      </w:r>
    </w:p>
    <w:p w14:paraId="478A97BF" w14:textId="4B0F8E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Pearce, W., S. Niederer, S.M. Özkula, and N. Sánchez Querubín, 2019: The social media life of climate change: Platforms, publics, and future imaginaries.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e569, doi:</w:t>
      </w:r>
      <w:hyperlink r:id="rId1181" w:history="1">
        <w:r w:rsidRPr="005D5915">
          <w:rPr>
            <w:rStyle w:val="Hyperlink"/>
            <w:rFonts w:cs="Times New Roman"/>
            <w:sz w:val="20"/>
            <w:szCs w:val="20"/>
            <w:lang w:val="en-US"/>
          </w:rPr>
          <w:t>10.1002/wcc.569</w:t>
        </w:r>
      </w:hyperlink>
      <w:r w:rsidRPr="005D5915">
        <w:rPr>
          <w:rFonts w:cs="Times New Roman"/>
          <w:sz w:val="20"/>
          <w:szCs w:val="20"/>
          <w:lang w:val="en-GB"/>
        </w:rPr>
        <w:t>.</w:t>
      </w:r>
    </w:p>
    <w:p w14:paraId="2ED7A897" w14:textId="194ADF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Pedro, J.B. et al., 2016: Southern Ocean deep convection as a driver of Antarctic warming events.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2192–2199, doi:</w:t>
      </w:r>
      <w:hyperlink r:id="rId1182" w:history="1">
        <w:r w:rsidRPr="005D5915">
          <w:rPr>
            <w:rStyle w:val="Hyperlink"/>
            <w:rFonts w:cs="Times New Roman"/>
            <w:sz w:val="20"/>
            <w:szCs w:val="20"/>
            <w:lang w:val="en-US"/>
          </w:rPr>
          <w:t>10.1002/2016gl067861</w:t>
        </w:r>
      </w:hyperlink>
      <w:r w:rsidRPr="005D5915">
        <w:rPr>
          <w:rFonts w:cs="Times New Roman"/>
          <w:sz w:val="20"/>
          <w:szCs w:val="20"/>
          <w:lang w:val="en-GB"/>
        </w:rPr>
        <w:t>.</w:t>
      </w:r>
    </w:p>
    <w:p w14:paraId="68639E93" w14:textId="0E5EB9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2019: Ural Blocking as a Driver of Early-Winter Stratospheric Warmings.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46(10)</w:t>
      </w:r>
      <w:r w:rsidRPr="005D5915">
        <w:rPr>
          <w:rFonts w:cs="Times New Roman"/>
          <w:sz w:val="20"/>
          <w:szCs w:val="20"/>
          <w:lang w:val="en-GB"/>
        </w:rPr>
        <w:t>, 5460–5468, doi:</w:t>
      </w:r>
      <w:hyperlink r:id="rId1183" w:history="1">
        <w:r w:rsidRPr="005D5915">
          <w:rPr>
            <w:rStyle w:val="Hyperlink"/>
            <w:rFonts w:cs="Times New Roman"/>
            <w:sz w:val="20"/>
            <w:szCs w:val="20"/>
            <w:lang w:val="en-US"/>
          </w:rPr>
          <w:t>10.1029/2019gl082097</w:t>
        </w:r>
      </w:hyperlink>
      <w:r w:rsidRPr="005D5915">
        <w:rPr>
          <w:rFonts w:cs="Times New Roman"/>
          <w:sz w:val="20"/>
          <w:szCs w:val="20"/>
          <w:lang w:val="en-GB"/>
        </w:rPr>
        <w:t>.</w:t>
      </w:r>
    </w:p>
    <w:p w14:paraId="63000745" w14:textId="2510C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J. Cattiaux, S.J. Vavrus, and G. Magnusdottir, 2018: Projected squeezing of the wintertime North-Atlantic jet.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074016, doi:</w:t>
      </w:r>
      <w:hyperlink r:id="rId1184" w:history="1">
        <w:r w:rsidRPr="005D5915">
          <w:rPr>
            <w:rStyle w:val="Hyperlink"/>
            <w:rFonts w:cs="Times New Roman"/>
            <w:sz w:val="20"/>
            <w:szCs w:val="20"/>
            <w:lang w:val="en-US"/>
          </w:rPr>
          <w:t>10.1088/1748-9326/aacc79</w:t>
        </w:r>
      </w:hyperlink>
      <w:r w:rsidRPr="005D5915">
        <w:rPr>
          <w:rFonts w:cs="Times New Roman"/>
          <w:sz w:val="20"/>
          <w:szCs w:val="20"/>
          <w:lang w:val="en-GB"/>
        </w:rPr>
        <w:t>.</w:t>
      </w:r>
    </w:p>
    <w:p w14:paraId="1024BFED" w14:textId="7FF979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H. Douville, J. Colin, D. Martin, and G. Magnusdottir, 2017: Snow-(N)AO Teleconnection and Its Modulation by the Quasi-Biennial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30(24)</w:t>
      </w:r>
      <w:r w:rsidRPr="005D5915">
        <w:rPr>
          <w:rFonts w:cs="Times New Roman"/>
          <w:sz w:val="20"/>
          <w:szCs w:val="20"/>
          <w:lang w:val="en-GB"/>
        </w:rPr>
        <w:t>, 10211–10235, doi:</w:t>
      </w:r>
      <w:hyperlink r:id="rId1185" w:history="1">
        <w:r w:rsidRPr="005D5915">
          <w:rPr>
            <w:rStyle w:val="Hyperlink"/>
            <w:rFonts w:cs="Times New Roman"/>
            <w:sz w:val="20"/>
            <w:szCs w:val="20"/>
            <w:lang w:val="en-US"/>
          </w:rPr>
          <w:t>10.1175/jcli-d-17-0041.1</w:t>
        </w:r>
      </w:hyperlink>
      <w:r w:rsidRPr="005D5915">
        <w:rPr>
          <w:rFonts w:cs="Times New Roman"/>
          <w:sz w:val="20"/>
          <w:szCs w:val="20"/>
          <w:lang w:val="en-GB"/>
        </w:rPr>
        <w:t>.</w:t>
      </w:r>
    </w:p>
    <w:p w14:paraId="20A5D81E" w14:textId="7953CB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Penalba, O.C. and F.A. Robledo, 2010: Spatial and temporal variability of the frequency of extreme daily rainfall regime in the La Plata Basin during the 20th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98(3)</w:t>
      </w:r>
      <w:r w:rsidRPr="005D5915">
        <w:rPr>
          <w:rFonts w:cs="Times New Roman"/>
          <w:sz w:val="20"/>
          <w:szCs w:val="20"/>
          <w:lang w:val="en-GB"/>
        </w:rPr>
        <w:t>, 531–550, doi:</w:t>
      </w:r>
      <w:hyperlink r:id="rId1186" w:history="1">
        <w:r w:rsidRPr="005D5915">
          <w:rPr>
            <w:rStyle w:val="Hyperlink"/>
            <w:rFonts w:cs="Times New Roman"/>
            <w:sz w:val="20"/>
            <w:szCs w:val="20"/>
            <w:lang w:val="en-US"/>
          </w:rPr>
          <w:t>10.1007/s10584-009-9744-6</w:t>
        </w:r>
      </w:hyperlink>
      <w:r w:rsidRPr="005D5915">
        <w:rPr>
          <w:rFonts w:cs="Times New Roman"/>
          <w:sz w:val="20"/>
          <w:szCs w:val="20"/>
          <w:lang w:val="en-GB"/>
        </w:rPr>
        <w:t>.</w:t>
      </w:r>
    </w:p>
    <w:p w14:paraId="1EB582F2" w14:textId="07855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Pendergrass, A.G., R. Knutti, F. Lehner, C. Deser, and B.M. Sanderson, 2017: Precipitation variability increases in a warmer climate.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17966, doi:</w:t>
      </w:r>
      <w:hyperlink r:id="rId1187" w:history="1">
        <w:r w:rsidRPr="005D5915">
          <w:rPr>
            <w:rStyle w:val="Hyperlink"/>
            <w:rFonts w:cs="Times New Roman"/>
            <w:sz w:val="20"/>
            <w:szCs w:val="20"/>
            <w:lang w:val="en-US"/>
          </w:rPr>
          <w:t>10.1038/s41598-017-17966-y</w:t>
        </w:r>
      </w:hyperlink>
      <w:r w:rsidRPr="005D5915">
        <w:rPr>
          <w:rFonts w:cs="Times New Roman"/>
          <w:sz w:val="20"/>
          <w:szCs w:val="20"/>
          <w:lang w:val="en-GB"/>
        </w:rPr>
        <w:t>.</w:t>
      </w:r>
    </w:p>
    <w:p w14:paraId="207B1ECD" w14:textId="53F49F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Peng, D., T. Zhou, L. Zhang, and L. Zou, 2019: Detecting human influence on the temperature changes in Central Asia.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4553–4568, doi:</w:t>
      </w:r>
      <w:hyperlink r:id="rId1188" w:history="1">
        <w:r w:rsidRPr="005D5915">
          <w:rPr>
            <w:rStyle w:val="Hyperlink"/>
            <w:rFonts w:cs="Times New Roman"/>
            <w:sz w:val="20"/>
            <w:szCs w:val="20"/>
            <w:lang w:val="en-US"/>
          </w:rPr>
          <w:t>10.1007/s00382-019-04804-2</w:t>
        </w:r>
      </w:hyperlink>
      <w:r w:rsidRPr="005D5915">
        <w:rPr>
          <w:rFonts w:cs="Times New Roman"/>
          <w:sz w:val="20"/>
          <w:szCs w:val="20"/>
          <w:lang w:val="en-GB"/>
        </w:rPr>
        <w:t>.</w:t>
      </w:r>
    </w:p>
    <w:p w14:paraId="6AA7A1DB" w14:textId="6BF8FB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Peng, L. et al., 2018: Wind weakening in a dense high-rise city due to over nearly five decades of urbanization. </w:t>
      </w:r>
      <w:r w:rsidRPr="005D5915">
        <w:rPr>
          <w:rFonts w:cs="Times New Roman"/>
          <w:i/>
          <w:sz w:val="20"/>
          <w:szCs w:val="20"/>
          <w:lang w:val="en-GB"/>
        </w:rPr>
        <w:t>Building and Environment</w:t>
      </w:r>
      <w:r w:rsidRPr="005D5915">
        <w:rPr>
          <w:rFonts w:cs="Times New Roman"/>
          <w:sz w:val="20"/>
          <w:szCs w:val="20"/>
          <w:lang w:val="en-GB"/>
        </w:rPr>
        <w:t xml:space="preserve">, </w:t>
      </w:r>
      <w:r w:rsidRPr="005D5915">
        <w:rPr>
          <w:rFonts w:cs="Times New Roman"/>
          <w:b/>
          <w:sz w:val="20"/>
          <w:szCs w:val="20"/>
          <w:lang w:val="en-GB"/>
        </w:rPr>
        <w:t>138</w:t>
      </w:r>
      <w:r w:rsidRPr="005D5915">
        <w:rPr>
          <w:rFonts w:cs="Times New Roman"/>
          <w:sz w:val="20"/>
          <w:szCs w:val="20"/>
          <w:lang w:val="en-GB"/>
        </w:rPr>
        <w:t>, 207–220, doi:</w:t>
      </w:r>
      <w:hyperlink r:id="rId1189" w:history="1">
        <w:r w:rsidRPr="005D5915">
          <w:rPr>
            <w:rStyle w:val="Hyperlink"/>
            <w:rFonts w:cs="Times New Roman"/>
            <w:sz w:val="20"/>
            <w:szCs w:val="20"/>
            <w:lang w:val="en-US"/>
          </w:rPr>
          <w:t>10.1016/j.buildenv.2018.04.037</w:t>
        </w:r>
      </w:hyperlink>
      <w:r w:rsidRPr="005D5915">
        <w:rPr>
          <w:rFonts w:cs="Times New Roman"/>
          <w:sz w:val="20"/>
          <w:szCs w:val="20"/>
          <w:lang w:val="en-GB"/>
        </w:rPr>
        <w:t>.</w:t>
      </w:r>
    </w:p>
    <w:p w14:paraId="49E6F69E" w14:textId="5CED43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Pepin, N. et al., 2015: Elevation-dependent warming in mountain regions of the world.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5(5)</w:t>
      </w:r>
      <w:r w:rsidRPr="005D5915">
        <w:rPr>
          <w:rFonts w:cs="Times New Roman"/>
          <w:sz w:val="20"/>
          <w:szCs w:val="20"/>
          <w:lang w:val="en-GB"/>
        </w:rPr>
        <w:t>, 424–430, doi:</w:t>
      </w:r>
      <w:hyperlink r:id="rId1190" w:history="1">
        <w:r w:rsidRPr="005D5915">
          <w:rPr>
            <w:rStyle w:val="Hyperlink"/>
            <w:rFonts w:cs="Times New Roman"/>
            <w:sz w:val="20"/>
            <w:szCs w:val="20"/>
            <w:lang w:val="en-US"/>
          </w:rPr>
          <w:t>10.1038/nclimate2563</w:t>
        </w:r>
      </w:hyperlink>
      <w:r w:rsidRPr="005D5915">
        <w:rPr>
          <w:rFonts w:cs="Times New Roman"/>
          <w:sz w:val="20"/>
          <w:szCs w:val="20"/>
          <w:lang w:val="en-GB"/>
        </w:rPr>
        <w:t>.</w:t>
      </w:r>
    </w:p>
    <w:p w14:paraId="15382624" w14:textId="0059D7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Pepler, A., A. Coutts-Smith, and B. Timbal, 2014: The role of East Coast Lows on rainfall patterns and inter-annual variability across the East Coast of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1011–1021, doi:</w:t>
      </w:r>
      <w:hyperlink r:id="rId1191" w:history="1">
        <w:r w:rsidRPr="005D5915">
          <w:rPr>
            <w:rStyle w:val="Hyperlink"/>
            <w:rFonts w:cs="Times New Roman"/>
            <w:sz w:val="20"/>
            <w:szCs w:val="20"/>
            <w:lang w:val="en-US"/>
          </w:rPr>
          <w:t>10.1002/joc.3741</w:t>
        </w:r>
      </w:hyperlink>
      <w:r w:rsidRPr="005D5915">
        <w:rPr>
          <w:rFonts w:cs="Times New Roman"/>
          <w:sz w:val="20"/>
          <w:szCs w:val="20"/>
          <w:lang w:val="en-GB"/>
        </w:rPr>
        <w:t>.</w:t>
      </w:r>
    </w:p>
    <w:p w14:paraId="11AE5101" w14:textId="04FAE1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Pepler, A.S., L. Alexander, J.P. Evans, and S.C. Sherwood, 2016: Zonal winds and southeast Australian rainfall in global and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123–133, doi:</w:t>
      </w:r>
      <w:hyperlink r:id="rId1192" w:history="1">
        <w:r w:rsidRPr="005D5915">
          <w:rPr>
            <w:rStyle w:val="Hyperlink"/>
            <w:rFonts w:cs="Times New Roman"/>
            <w:sz w:val="20"/>
            <w:szCs w:val="20"/>
            <w:lang w:val="en-US"/>
          </w:rPr>
          <w:t>10.1007/s00382-015-2573-6</w:t>
        </w:r>
      </w:hyperlink>
      <w:r w:rsidRPr="005D5915">
        <w:rPr>
          <w:rFonts w:cs="Times New Roman"/>
          <w:sz w:val="20"/>
          <w:szCs w:val="20"/>
          <w:lang w:val="en-GB"/>
        </w:rPr>
        <w:t>.</w:t>
      </w:r>
    </w:p>
    <w:p w14:paraId="27AC4F1E" w14:textId="5E518E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Perkins-Kirkpatrick, S.E., E.M. Fischer, O. Angélil, and P.B. Gibson, 2017: The influence of internal climate variability on heatwave frequency trends.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044005, doi:</w:t>
      </w:r>
      <w:hyperlink r:id="rId1193" w:history="1">
        <w:r w:rsidRPr="005D5915">
          <w:rPr>
            <w:rStyle w:val="Hyperlink"/>
            <w:rFonts w:cs="Times New Roman"/>
            <w:sz w:val="20"/>
            <w:szCs w:val="20"/>
            <w:lang w:val="en-US"/>
          </w:rPr>
          <w:t>10.1088/1748-9326/aa63fe</w:t>
        </w:r>
      </w:hyperlink>
      <w:r w:rsidRPr="005D5915">
        <w:rPr>
          <w:rFonts w:cs="Times New Roman"/>
          <w:sz w:val="20"/>
          <w:szCs w:val="20"/>
          <w:lang w:val="en-GB"/>
        </w:rPr>
        <w:t>.</w:t>
      </w:r>
    </w:p>
    <w:p w14:paraId="79C95879" w14:textId="6F7C60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Perry, S.J., S. McGregor, A. Gupta, and M.H. England, 2017: Future Changes to El Niño-Southern Oscillation Temperature and Precipitation Teleconnections.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44(20)</w:t>
      </w:r>
      <w:r w:rsidRPr="005D5915">
        <w:rPr>
          <w:rFonts w:cs="Times New Roman"/>
          <w:sz w:val="20"/>
          <w:szCs w:val="20"/>
          <w:lang w:val="en-GB"/>
        </w:rPr>
        <w:t>, 10,608–10,616, doi:</w:t>
      </w:r>
      <w:hyperlink r:id="rId1194" w:history="1">
        <w:r w:rsidRPr="005D5915">
          <w:rPr>
            <w:rStyle w:val="Hyperlink"/>
            <w:rFonts w:cs="Times New Roman"/>
            <w:sz w:val="20"/>
            <w:szCs w:val="20"/>
            <w:lang w:val="en-US"/>
          </w:rPr>
          <w:t>10.1002/2017gl074509</w:t>
        </w:r>
      </w:hyperlink>
      <w:r w:rsidRPr="005D5915">
        <w:rPr>
          <w:rFonts w:cs="Times New Roman"/>
          <w:sz w:val="20"/>
          <w:szCs w:val="20"/>
          <w:lang w:val="en-GB"/>
        </w:rPr>
        <w:t>.</w:t>
      </w:r>
    </w:p>
    <w:p w14:paraId="119E9B0C" w14:textId="20AAA7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Petoukhov, V., S. Rahmstorf, S. Petri, and H.J. Schellnhuber, 2013: Quasiresonant amplification of planetary waves and recent Northern Hemisphere weather extremes.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110(14)</w:t>
      </w:r>
      <w:r w:rsidRPr="005D5915">
        <w:rPr>
          <w:rFonts w:cs="Times New Roman"/>
          <w:sz w:val="20"/>
          <w:szCs w:val="20"/>
          <w:lang w:val="en-GB"/>
        </w:rPr>
        <w:t>, 5336–5341, doi:</w:t>
      </w:r>
      <w:hyperlink r:id="rId1195" w:history="1">
        <w:r w:rsidRPr="005D5915">
          <w:rPr>
            <w:rStyle w:val="Hyperlink"/>
            <w:rFonts w:cs="Times New Roman"/>
            <w:sz w:val="20"/>
            <w:szCs w:val="20"/>
            <w:lang w:val="en-US"/>
          </w:rPr>
          <w:t>10.1073/pnas.1222000110</w:t>
        </w:r>
      </w:hyperlink>
      <w:r w:rsidRPr="005D5915">
        <w:rPr>
          <w:rFonts w:cs="Times New Roman"/>
          <w:sz w:val="20"/>
          <w:szCs w:val="20"/>
          <w:lang w:val="en-GB"/>
        </w:rPr>
        <w:t>.</w:t>
      </w:r>
    </w:p>
    <w:p w14:paraId="4DF5AAA9" w14:textId="0EEEBC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Petrie, R.E., L.C. Shaffrey, and R.T. Sutton, 2015: Atmospheric Impact of Arctic Sea Ice Loss in a Coupled Ocean–Atmosphere Simulation.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28(24)</w:t>
      </w:r>
      <w:r w:rsidRPr="005D5915">
        <w:rPr>
          <w:rFonts w:cs="Times New Roman"/>
          <w:sz w:val="20"/>
          <w:szCs w:val="20"/>
          <w:lang w:val="en-GB"/>
        </w:rPr>
        <w:t>, 9606–9622, doi:</w:t>
      </w:r>
      <w:hyperlink r:id="rId1196" w:history="1">
        <w:r w:rsidRPr="005D5915">
          <w:rPr>
            <w:rStyle w:val="Hyperlink"/>
            <w:rFonts w:cs="Times New Roman"/>
            <w:sz w:val="20"/>
            <w:szCs w:val="20"/>
            <w:lang w:val="en-US"/>
          </w:rPr>
          <w:t>10.1175/jcli-d-15-0316.1</w:t>
        </w:r>
      </w:hyperlink>
      <w:r w:rsidRPr="005D5915">
        <w:rPr>
          <w:rFonts w:cs="Times New Roman"/>
          <w:sz w:val="20"/>
          <w:szCs w:val="20"/>
          <w:lang w:val="en-GB"/>
        </w:rPr>
        <w:t>.</w:t>
      </w:r>
    </w:p>
    <w:p w14:paraId="77BA1887" w14:textId="3ECF67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Pettenger, M.E. (ed.), 2016: </w:t>
      </w:r>
      <w:r w:rsidRPr="005D5915">
        <w:rPr>
          <w:rFonts w:cs="Times New Roman"/>
          <w:i/>
          <w:sz w:val="20"/>
          <w:szCs w:val="20"/>
          <w:lang w:val="en-GB"/>
        </w:rPr>
        <w:t>The Social Construction of Climate Change</w:t>
      </w:r>
      <w:r w:rsidRPr="005D5915">
        <w:rPr>
          <w:rFonts w:cs="Times New Roman"/>
          <w:sz w:val="20"/>
          <w:szCs w:val="20"/>
          <w:lang w:val="en-GB"/>
        </w:rPr>
        <w:t xml:space="preserve">. Routledge, London, UK, 280 pp., </w:t>
      </w:r>
      <w:r w:rsidRPr="005D5915">
        <w:rPr>
          <w:rFonts w:cs="Times New Roman"/>
          <w:sz w:val="20"/>
          <w:szCs w:val="20"/>
          <w:lang w:val="en-GB"/>
        </w:rPr>
        <w:lastRenderedPageBreak/>
        <w:t>doi:</w:t>
      </w:r>
      <w:hyperlink r:id="rId1197" w:history="1">
        <w:r w:rsidRPr="005D5915">
          <w:rPr>
            <w:rStyle w:val="Hyperlink"/>
            <w:rFonts w:cs="Times New Roman"/>
            <w:sz w:val="20"/>
            <w:szCs w:val="20"/>
            <w:lang w:val="en-US"/>
          </w:rPr>
          <w:t>10.4324/9781315552842</w:t>
        </w:r>
      </w:hyperlink>
      <w:r w:rsidRPr="005D5915">
        <w:rPr>
          <w:rFonts w:cs="Times New Roman"/>
          <w:sz w:val="20"/>
          <w:szCs w:val="20"/>
          <w:lang w:val="en-GB"/>
        </w:rPr>
        <w:t>.</w:t>
      </w:r>
    </w:p>
    <w:p w14:paraId="35CAD85C" w14:textId="38C390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Pfeifroth, U. et al., 2018: Satellite-based trends of solar radiation and cloud parameters in Europe.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31–37, doi:</w:t>
      </w:r>
      <w:hyperlink r:id="rId1198" w:history="1">
        <w:r w:rsidRPr="005D5915">
          <w:rPr>
            <w:rStyle w:val="Hyperlink"/>
            <w:rFonts w:cs="Times New Roman"/>
            <w:sz w:val="20"/>
            <w:szCs w:val="20"/>
            <w:lang w:val="en-US"/>
          </w:rPr>
          <w:t>10.5194/asr-15-31-2018</w:t>
        </w:r>
      </w:hyperlink>
      <w:r w:rsidRPr="005D5915">
        <w:rPr>
          <w:rFonts w:cs="Times New Roman"/>
          <w:sz w:val="20"/>
          <w:szCs w:val="20"/>
          <w:lang w:val="en-GB"/>
        </w:rPr>
        <w:t>.</w:t>
      </w:r>
    </w:p>
    <w:p w14:paraId="419A3F03" w14:textId="7B1856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Pham, T., J. Brauch, B. Früh, and B. Ahrens, 2017: Simulation of snowbands in the Baltic Sea area with the coupled atmosphere-ocean-ice model COSMO-CLM/NEMO.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71–82, doi:</w:t>
      </w:r>
      <w:hyperlink r:id="rId1199" w:history="1">
        <w:r w:rsidRPr="005D5915">
          <w:rPr>
            <w:rStyle w:val="Hyperlink"/>
            <w:rFonts w:cs="Times New Roman"/>
            <w:sz w:val="20"/>
            <w:szCs w:val="20"/>
            <w:lang w:val="en-US"/>
          </w:rPr>
          <w:t>10.1127/metz/2016/0775</w:t>
        </w:r>
      </w:hyperlink>
      <w:r w:rsidRPr="005D5915">
        <w:rPr>
          <w:rFonts w:cs="Times New Roman"/>
          <w:sz w:val="20"/>
          <w:szCs w:val="20"/>
          <w:lang w:val="en-GB"/>
        </w:rPr>
        <w:t>.</w:t>
      </w:r>
    </w:p>
    <w:p w14:paraId="6FC75E39" w14:textId="1F199E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Pham, T., J. Brauch, B. Früh, and B. Ahrens, 2018: Added decadal prediction skill with the coupled regional climate model COSMO-CLM/NEMO.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27(5)</w:t>
      </w:r>
      <w:r w:rsidRPr="005D5915">
        <w:rPr>
          <w:rFonts w:cs="Times New Roman"/>
          <w:sz w:val="20"/>
          <w:szCs w:val="20"/>
          <w:lang w:val="en-GB"/>
        </w:rPr>
        <w:t>, 391–399, doi:</w:t>
      </w:r>
      <w:hyperlink r:id="rId1200" w:history="1">
        <w:r w:rsidRPr="005D5915">
          <w:rPr>
            <w:rStyle w:val="Hyperlink"/>
            <w:rFonts w:cs="Times New Roman"/>
            <w:sz w:val="20"/>
            <w:szCs w:val="20"/>
            <w:lang w:val="en-US"/>
          </w:rPr>
          <w:t>10.1127/metz/2018/0872</w:t>
        </w:r>
      </w:hyperlink>
      <w:r w:rsidRPr="005D5915">
        <w:rPr>
          <w:rFonts w:cs="Times New Roman"/>
          <w:sz w:val="20"/>
          <w:szCs w:val="20"/>
          <w:lang w:val="en-GB"/>
        </w:rPr>
        <w:t>.</w:t>
      </w:r>
    </w:p>
    <w:p w14:paraId="34D2F3E8" w14:textId="7EDEA0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Philipona, R., K. Behrens, and C. Ruckstuhl, 2009: How declining aerosols and rising greenhouse gases forced rapid warming in Europe since the 1980s.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36(2)</w:t>
      </w:r>
      <w:r w:rsidRPr="005D5915">
        <w:rPr>
          <w:rFonts w:cs="Times New Roman"/>
          <w:sz w:val="20"/>
          <w:szCs w:val="20"/>
          <w:lang w:val="en-GB"/>
        </w:rPr>
        <w:t>, L02806, doi:</w:t>
      </w:r>
      <w:hyperlink r:id="rId1201" w:history="1">
        <w:r w:rsidRPr="005D5915">
          <w:rPr>
            <w:rStyle w:val="Hyperlink"/>
            <w:rFonts w:cs="Times New Roman"/>
            <w:sz w:val="20"/>
            <w:szCs w:val="20"/>
            <w:lang w:val="en-US"/>
          </w:rPr>
          <w:t>10.1029/2008gl036350</w:t>
        </w:r>
      </w:hyperlink>
      <w:r w:rsidRPr="005D5915">
        <w:rPr>
          <w:rFonts w:cs="Times New Roman"/>
          <w:sz w:val="20"/>
          <w:szCs w:val="20"/>
          <w:lang w:val="en-GB"/>
        </w:rPr>
        <w:t>.</w:t>
      </w:r>
    </w:p>
    <w:p w14:paraId="3DBCB0BD" w14:textId="4D667C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Philippon, N., M. Rouault, Y. Richard, and A. Favre, 2012: The influence of ENSO on winter rainfall in South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32(15)</w:t>
      </w:r>
      <w:r w:rsidRPr="005D5915">
        <w:rPr>
          <w:rFonts w:cs="Times New Roman"/>
          <w:sz w:val="20"/>
          <w:szCs w:val="20"/>
          <w:lang w:val="en-GB"/>
        </w:rPr>
        <w:t>, 2333–2347, doi:</w:t>
      </w:r>
      <w:hyperlink r:id="rId1202" w:history="1">
        <w:r w:rsidRPr="005D5915">
          <w:rPr>
            <w:rStyle w:val="Hyperlink"/>
            <w:rFonts w:cs="Times New Roman"/>
            <w:sz w:val="20"/>
            <w:szCs w:val="20"/>
            <w:lang w:val="en-US"/>
          </w:rPr>
          <w:t>10.1002/joc.3403</w:t>
        </w:r>
      </w:hyperlink>
      <w:r w:rsidRPr="005D5915">
        <w:rPr>
          <w:rFonts w:cs="Times New Roman"/>
          <w:sz w:val="20"/>
          <w:szCs w:val="20"/>
          <w:lang w:val="en-GB"/>
        </w:rPr>
        <w:t>.</w:t>
      </w:r>
    </w:p>
    <w:p w14:paraId="6FB1ED17" w14:textId="0492DD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Photiadou, C., B. van den Hurk, A. van Delden, and A. Weerts, 2016: Incorporating circulation statistics in bias correction of GCM ensembles: hydrological application for the Rhine basin.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187–203, doi:</w:t>
      </w:r>
      <w:hyperlink r:id="rId1203" w:history="1">
        <w:r w:rsidRPr="005D5915">
          <w:rPr>
            <w:rStyle w:val="Hyperlink"/>
            <w:rFonts w:cs="Times New Roman"/>
            <w:sz w:val="20"/>
            <w:szCs w:val="20"/>
            <w:lang w:val="en-US"/>
          </w:rPr>
          <w:t>10.1007/s00382-015-2578-1</w:t>
        </w:r>
      </w:hyperlink>
      <w:r w:rsidRPr="005D5915">
        <w:rPr>
          <w:rFonts w:cs="Times New Roman"/>
          <w:sz w:val="20"/>
          <w:szCs w:val="20"/>
          <w:lang w:val="en-GB"/>
        </w:rPr>
        <w:t>.</w:t>
      </w:r>
    </w:p>
    <w:p w14:paraId="1148085D" w14:textId="59836F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Pichelli, E. et al., 2021: The first multi-model ensemble of regional climate simulations at kilometer-scale resolution part 2: historical and future simulations of precipitation. </w:t>
      </w:r>
      <w:r w:rsidRPr="005D5915">
        <w:rPr>
          <w:rFonts w:cs="Times New Roman"/>
          <w:i/>
          <w:sz w:val="20"/>
          <w:szCs w:val="20"/>
          <w:lang w:val="en-GB"/>
        </w:rPr>
        <w:t>Climate Dynamics</w:t>
      </w:r>
      <w:r w:rsidRPr="005D5915">
        <w:rPr>
          <w:rFonts w:cs="Times New Roman"/>
          <w:sz w:val="20"/>
          <w:szCs w:val="20"/>
          <w:lang w:val="en-GB"/>
        </w:rPr>
        <w:t>, doi:</w:t>
      </w:r>
      <w:hyperlink r:id="rId1204" w:history="1">
        <w:r w:rsidRPr="005D5915">
          <w:rPr>
            <w:rStyle w:val="Hyperlink"/>
            <w:rFonts w:cs="Times New Roman"/>
            <w:sz w:val="20"/>
            <w:szCs w:val="20"/>
            <w:lang w:val="en-US"/>
          </w:rPr>
          <w:t>10.1007/s00382-021-05657-4</w:t>
        </w:r>
      </w:hyperlink>
      <w:r w:rsidRPr="005D5915">
        <w:rPr>
          <w:rFonts w:cs="Times New Roman"/>
          <w:sz w:val="20"/>
          <w:szCs w:val="20"/>
          <w:lang w:val="en-GB"/>
        </w:rPr>
        <w:t>.</w:t>
      </w:r>
    </w:p>
    <w:p w14:paraId="2264D428" w14:textId="4AFE89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Piennaar, L.O.U.W. and J.O.H.A.N.N. Boonzaaier, 2018: </w:t>
      </w:r>
      <w:r w:rsidRPr="005D5915">
        <w:rPr>
          <w:rFonts w:cs="Times New Roman"/>
          <w:i/>
          <w:sz w:val="20"/>
          <w:szCs w:val="20"/>
          <w:lang w:val="en-GB"/>
        </w:rPr>
        <w:t>Drought Policy Brief: Western Cape Agriculture</w:t>
      </w:r>
      <w:r w:rsidRPr="005D5915">
        <w:rPr>
          <w:rFonts w:cs="Times New Roman"/>
          <w:sz w:val="20"/>
          <w:szCs w:val="20"/>
          <w:lang w:val="en-GB"/>
        </w:rPr>
        <w:t>. Bureau for Food and Agriculture Policy, Die Wilgers, South Africa, 17 pp.</w:t>
      </w:r>
    </w:p>
    <w:p w14:paraId="21F4FD94" w14:textId="1FC030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Pierce, D.W., D.R. Cayan, and B.L. Thrasher, 2014: Statistical Downscaling Using Localized Constructed Analogs (LOCA).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2558–2585, doi:</w:t>
      </w:r>
      <w:hyperlink r:id="rId1205" w:history="1">
        <w:r w:rsidRPr="005D5915">
          <w:rPr>
            <w:rStyle w:val="Hyperlink"/>
            <w:rFonts w:cs="Times New Roman"/>
            <w:sz w:val="20"/>
            <w:szCs w:val="20"/>
            <w:lang w:val="en-US"/>
          </w:rPr>
          <w:t>10.1175/jhm-d-14-0082.1</w:t>
        </w:r>
      </w:hyperlink>
      <w:r w:rsidRPr="005D5915">
        <w:rPr>
          <w:rFonts w:cs="Times New Roman"/>
          <w:sz w:val="20"/>
          <w:szCs w:val="20"/>
          <w:lang w:val="en-GB"/>
        </w:rPr>
        <w:t>.</w:t>
      </w:r>
    </w:p>
    <w:p w14:paraId="2B0173BE" w14:textId="7BC850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Pierce, D.W., D.R. Cayan, E.P. Maurer, J.T. Abatzoglou, and K.C. Hegewisch, 2015: Improved Bias Correction Techniques for Hydrological Simulations of Climate Change.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16(6)</w:t>
      </w:r>
      <w:r w:rsidRPr="005D5915">
        <w:rPr>
          <w:rFonts w:cs="Times New Roman"/>
          <w:sz w:val="20"/>
          <w:szCs w:val="20"/>
          <w:lang w:val="en-GB"/>
        </w:rPr>
        <w:t>, 2421–2442, doi:</w:t>
      </w:r>
      <w:hyperlink r:id="rId1206" w:history="1">
        <w:r w:rsidRPr="005D5915">
          <w:rPr>
            <w:rStyle w:val="Hyperlink"/>
            <w:rFonts w:cs="Times New Roman"/>
            <w:sz w:val="20"/>
            <w:szCs w:val="20"/>
            <w:lang w:val="en-US"/>
          </w:rPr>
          <w:t>10.1175/jhm-d-14-0236.1</w:t>
        </w:r>
      </w:hyperlink>
      <w:r w:rsidRPr="005D5915">
        <w:rPr>
          <w:rFonts w:cs="Times New Roman"/>
          <w:sz w:val="20"/>
          <w:szCs w:val="20"/>
          <w:lang w:val="en-GB"/>
        </w:rPr>
        <w:t>.</w:t>
      </w:r>
    </w:p>
    <w:p w14:paraId="4EC79CCC" w14:textId="6BAC41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Pietikäinen, J.-P. et al., 2018: The regional climate model REMO (v2015) coupled with the 1-D freshwater lake model FLake (v1): Fenno-Scandinavian climate and lakes.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1321–1342, doi:</w:t>
      </w:r>
      <w:hyperlink r:id="rId1207" w:history="1">
        <w:r w:rsidRPr="005D5915">
          <w:rPr>
            <w:rStyle w:val="Hyperlink"/>
            <w:rFonts w:cs="Times New Roman"/>
            <w:sz w:val="20"/>
            <w:szCs w:val="20"/>
            <w:lang w:val="en-US"/>
          </w:rPr>
          <w:t>10.5194/gmd-11-1321-2018</w:t>
        </w:r>
      </w:hyperlink>
      <w:r w:rsidRPr="005D5915">
        <w:rPr>
          <w:rFonts w:cs="Times New Roman"/>
          <w:sz w:val="20"/>
          <w:szCs w:val="20"/>
          <w:lang w:val="en-GB"/>
        </w:rPr>
        <w:t>.</w:t>
      </w:r>
    </w:p>
    <w:p w14:paraId="4A49B7E4" w14:textId="412D68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Pinto, I., C. Jack, and B. Hewitson, 2018: Process-based model evaluation and projections over southern Africa from Coordinated Regional Climate Downscaling Experiment and Coupled Model Intercomparison Project Phase 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4251–4261, doi:</w:t>
      </w:r>
      <w:hyperlink r:id="rId1208" w:history="1">
        <w:r w:rsidRPr="005D5915">
          <w:rPr>
            <w:rStyle w:val="Hyperlink"/>
            <w:rFonts w:cs="Times New Roman"/>
            <w:sz w:val="20"/>
            <w:szCs w:val="20"/>
            <w:lang w:val="en-US"/>
          </w:rPr>
          <w:t>10.1002/joc.5666</w:t>
        </w:r>
      </w:hyperlink>
      <w:r w:rsidRPr="005D5915">
        <w:rPr>
          <w:rFonts w:cs="Times New Roman"/>
          <w:sz w:val="20"/>
          <w:szCs w:val="20"/>
          <w:lang w:val="en-GB"/>
        </w:rPr>
        <w:t>.</w:t>
      </w:r>
    </w:p>
    <w:p w14:paraId="060CA473" w14:textId="0E1AD3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Piovano, E.L., D. Ariztegui, S.M. Bernasconi, and J.A. McKenzie, 2004: Stable isotopic record of hydrological changes in subtropical Laguna Mar Chiquita (Argentina) over the last 230 years. </w:t>
      </w:r>
      <w:r w:rsidRPr="005D5915">
        <w:rPr>
          <w:rFonts w:cs="Times New Roman"/>
          <w:i/>
          <w:sz w:val="20"/>
          <w:szCs w:val="20"/>
          <w:lang w:val="en-GB"/>
        </w:rPr>
        <w:t>The Holocene</w:t>
      </w:r>
      <w:r w:rsidRPr="005D5915">
        <w:rPr>
          <w:rFonts w:cs="Times New Roman"/>
          <w:sz w:val="20"/>
          <w:szCs w:val="20"/>
          <w:lang w:val="en-GB"/>
        </w:rPr>
        <w:t xml:space="preserve">, </w:t>
      </w:r>
      <w:r w:rsidRPr="005D5915">
        <w:rPr>
          <w:rFonts w:cs="Times New Roman"/>
          <w:b/>
          <w:sz w:val="20"/>
          <w:szCs w:val="20"/>
          <w:lang w:val="en-GB"/>
        </w:rPr>
        <w:t>14(4)</w:t>
      </w:r>
      <w:r w:rsidRPr="005D5915">
        <w:rPr>
          <w:rFonts w:cs="Times New Roman"/>
          <w:sz w:val="20"/>
          <w:szCs w:val="20"/>
          <w:lang w:val="en-GB"/>
        </w:rPr>
        <w:t>, 525–535, doi:</w:t>
      </w:r>
      <w:hyperlink r:id="rId1209" w:history="1">
        <w:r w:rsidRPr="005D5915">
          <w:rPr>
            <w:rStyle w:val="Hyperlink"/>
            <w:rFonts w:cs="Times New Roman"/>
            <w:sz w:val="20"/>
            <w:szCs w:val="20"/>
            <w:lang w:val="en-US"/>
          </w:rPr>
          <w:t>10.1191/0959683604hl729rp</w:t>
        </w:r>
      </w:hyperlink>
      <w:r w:rsidRPr="005D5915">
        <w:rPr>
          <w:rFonts w:cs="Times New Roman"/>
          <w:sz w:val="20"/>
          <w:szCs w:val="20"/>
          <w:lang w:val="en-GB"/>
        </w:rPr>
        <w:t>.</w:t>
      </w:r>
    </w:p>
    <w:p w14:paraId="36278077" w14:textId="71D0E1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Pisaric, M.F.J. et al., 2011: Impacts of a recent storm surge on an Arctic delta ecosystem examined in the context of the last millennium.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108(22)</w:t>
      </w:r>
      <w:r w:rsidRPr="005D5915">
        <w:rPr>
          <w:rFonts w:cs="Times New Roman"/>
          <w:sz w:val="20"/>
          <w:szCs w:val="20"/>
          <w:lang w:val="en-GB"/>
        </w:rPr>
        <w:t>, 8960–8965, doi:</w:t>
      </w:r>
      <w:hyperlink r:id="rId1210" w:history="1">
        <w:r w:rsidRPr="005D5915">
          <w:rPr>
            <w:rStyle w:val="Hyperlink"/>
            <w:rFonts w:cs="Times New Roman"/>
            <w:sz w:val="20"/>
            <w:szCs w:val="20"/>
            <w:lang w:val="en-US"/>
          </w:rPr>
          <w:t>10.1073/pnas.1018527108</w:t>
        </w:r>
      </w:hyperlink>
      <w:r w:rsidRPr="005D5915">
        <w:rPr>
          <w:rFonts w:cs="Times New Roman"/>
          <w:sz w:val="20"/>
          <w:szCs w:val="20"/>
          <w:lang w:val="en-GB"/>
        </w:rPr>
        <w:t>.</w:t>
      </w:r>
    </w:p>
    <w:p w14:paraId="757A3345" w14:textId="688F55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Plant, R.S. and J.-I. Yano (eds.), 2015: </w:t>
      </w:r>
      <w:r w:rsidRPr="005D5915">
        <w:rPr>
          <w:rFonts w:cs="Times New Roman"/>
          <w:i/>
          <w:sz w:val="20"/>
          <w:szCs w:val="20"/>
          <w:lang w:val="en-GB"/>
        </w:rPr>
        <w:t>Parameterization of Atmospheric Convection</w:t>
      </w:r>
      <w:r w:rsidRPr="005D5915">
        <w:rPr>
          <w:rFonts w:cs="Times New Roman"/>
          <w:sz w:val="20"/>
          <w:szCs w:val="20"/>
          <w:lang w:val="en-GB"/>
        </w:rPr>
        <w:t>. World Scientific, 1132 pp., doi:</w:t>
      </w:r>
      <w:hyperlink r:id="rId1211" w:history="1">
        <w:r w:rsidRPr="005D5915">
          <w:rPr>
            <w:rStyle w:val="Hyperlink"/>
            <w:rFonts w:cs="Times New Roman"/>
            <w:sz w:val="20"/>
            <w:szCs w:val="20"/>
            <w:lang w:val="en-US"/>
          </w:rPr>
          <w:t>10.1142/p1005</w:t>
        </w:r>
      </w:hyperlink>
      <w:r w:rsidRPr="005D5915">
        <w:rPr>
          <w:rFonts w:cs="Times New Roman"/>
          <w:sz w:val="20"/>
          <w:szCs w:val="20"/>
          <w:lang w:val="en-GB"/>
        </w:rPr>
        <w:t>.</w:t>
      </w:r>
    </w:p>
    <w:p w14:paraId="5DD48B3A" w14:textId="5073B3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Planton, S. et al., 2012: The Climate of the Mediterranean Region in Future Climate Projections. In: </w:t>
      </w:r>
      <w:r w:rsidRPr="005D5915">
        <w:rPr>
          <w:rFonts w:cs="Times New Roman"/>
          <w:i/>
          <w:sz w:val="20"/>
          <w:szCs w:val="20"/>
          <w:lang w:val="en-GB"/>
        </w:rPr>
        <w:t>The Climate of the Mediterranean Region</w:t>
      </w:r>
      <w:r w:rsidRPr="005D5915">
        <w:rPr>
          <w:rFonts w:cs="Times New Roman"/>
          <w:sz w:val="20"/>
          <w:szCs w:val="20"/>
          <w:lang w:val="en-GB"/>
        </w:rPr>
        <w:t xml:space="preserve"> [Lionello, P. (ed.)]. Elsevier, Oxford, UK, pp. 449–502, doi:</w:t>
      </w:r>
      <w:hyperlink r:id="rId1212" w:history="1">
        <w:r w:rsidRPr="005D5915">
          <w:rPr>
            <w:rStyle w:val="Hyperlink"/>
            <w:rFonts w:cs="Times New Roman"/>
            <w:sz w:val="20"/>
            <w:szCs w:val="20"/>
            <w:lang w:val="en-US"/>
          </w:rPr>
          <w:t>10.1016/b978-0-12-416042-2.00008-2</w:t>
        </w:r>
      </w:hyperlink>
      <w:r w:rsidRPr="005D5915">
        <w:rPr>
          <w:rFonts w:cs="Times New Roman"/>
          <w:sz w:val="20"/>
          <w:szCs w:val="20"/>
          <w:lang w:val="en-GB"/>
        </w:rPr>
        <w:t>.</w:t>
      </w:r>
    </w:p>
    <w:p w14:paraId="01A8686B" w14:textId="34A21F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Poan, E.D., P. Gachon, R. Laprise, R. Aider, and G. Dueymes, 2018: Investigating added value of regional climate modeling in North American winter storm track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50(5–6)</w:t>
      </w:r>
      <w:r w:rsidRPr="005D5915">
        <w:rPr>
          <w:rFonts w:cs="Times New Roman"/>
          <w:sz w:val="20"/>
          <w:szCs w:val="20"/>
          <w:lang w:val="en-GB"/>
        </w:rPr>
        <w:t>, 1799–1818, doi:</w:t>
      </w:r>
      <w:hyperlink r:id="rId1213" w:history="1">
        <w:r w:rsidRPr="005D5915">
          <w:rPr>
            <w:rStyle w:val="Hyperlink"/>
            <w:rFonts w:cs="Times New Roman"/>
            <w:sz w:val="20"/>
            <w:szCs w:val="20"/>
            <w:lang w:val="en-US"/>
          </w:rPr>
          <w:t>10.1007/s00382-017-3723-9</w:t>
        </w:r>
      </w:hyperlink>
      <w:r w:rsidRPr="005D5915">
        <w:rPr>
          <w:rFonts w:cs="Times New Roman"/>
          <w:sz w:val="20"/>
          <w:szCs w:val="20"/>
          <w:lang w:val="en-GB"/>
        </w:rPr>
        <w:t>.</w:t>
      </w:r>
    </w:p>
    <w:p w14:paraId="4AAFA1C3" w14:textId="46A409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Pokhrel, Y.N., N. Hanasaki, Y. Wada, and H. Kim, 2016: Recent progresses in incorporating human land-water management into global land surface models toward their integration into Earth system models. </w:t>
      </w:r>
      <w:r w:rsidRPr="005D5915">
        <w:rPr>
          <w:rFonts w:cs="Times New Roman"/>
          <w:i/>
          <w:sz w:val="20"/>
          <w:szCs w:val="20"/>
          <w:lang w:val="en-GB"/>
        </w:rPr>
        <w:t>Wiley Interdisciplinary Reviews: Water</w:t>
      </w:r>
      <w:r w:rsidRPr="005D5915">
        <w:rPr>
          <w:rFonts w:cs="Times New Roman"/>
          <w:sz w:val="20"/>
          <w:szCs w:val="20"/>
          <w:lang w:val="en-GB"/>
        </w:rPr>
        <w:t xml:space="preserve">, </w:t>
      </w:r>
      <w:r w:rsidRPr="005D5915">
        <w:rPr>
          <w:rFonts w:cs="Times New Roman"/>
          <w:b/>
          <w:sz w:val="20"/>
          <w:szCs w:val="20"/>
          <w:lang w:val="en-GB"/>
        </w:rPr>
        <w:t>3(4)</w:t>
      </w:r>
      <w:r w:rsidRPr="005D5915">
        <w:rPr>
          <w:rFonts w:cs="Times New Roman"/>
          <w:sz w:val="20"/>
          <w:szCs w:val="20"/>
          <w:lang w:val="en-GB"/>
        </w:rPr>
        <w:t>, 548–574, doi:</w:t>
      </w:r>
      <w:hyperlink r:id="rId1214" w:history="1">
        <w:r w:rsidRPr="005D5915">
          <w:rPr>
            <w:rStyle w:val="Hyperlink"/>
            <w:rFonts w:cs="Times New Roman"/>
            <w:sz w:val="20"/>
            <w:szCs w:val="20"/>
            <w:lang w:val="en-US"/>
          </w:rPr>
          <w:t>10.1002/wat2.1150</w:t>
        </w:r>
      </w:hyperlink>
      <w:r w:rsidRPr="005D5915">
        <w:rPr>
          <w:rFonts w:cs="Times New Roman"/>
          <w:sz w:val="20"/>
          <w:szCs w:val="20"/>
          <w:lang w:val="en-GB"/>
        </w:rPr>
        <w:t>.</w:t>
      </w:r>
    </w:p>
    <w:p w14:paraId="1E15FC3D" w14:textId="1D07E0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Polade, S.D., A. Gershunov, D.R. Cayan, M.D. Dettinger, and D.W. Pierce, 2013: Natural climate variability and teleconnections to precipitation over the Pacific-North American region in CMIP3 and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40(10)</w:t>
      </w:r>
      <w:r w:rsidRPr="005D5915">
        <w:rPr>
          <w:rFonts w:cs="Times New Roman"/>
          <w:sz w:val="20"/>
          <w:szCs w:val="20"/>
          <w:lang w:val="en-GB"/>
        </w:rPr>
        <w:t>, 2296–2301, doi:</w:t>
      </w:r>
      <w:hyperlink r:id="rId1215" w:history="1">
        <w:r w:rsidRPr="005D5915">
          <w:rPr>
            <w:rStyle w:val="Hyperlink"/>
            <w:rFonts w:cs="Times New Roman"/>
            <w:sz w:val="20"/>
            <w:szCs w:val="20"/>
            <w:lang w:val="en-US"/>
          </w:rPr>
          <w:t>10.1002/grl.50491</w:t>
        </w:r>
      </w:hyperlink>
      <w:r w:rsidRPr="005D5915">
        <w:rPr>
          <w:rFonts w:cs="Times New Roman"/>
          <w:sz w:val="20"/>
          <w:szCs w:val="20"/>
          <w:lang w:val="en-GB"/>
        </w:rPr>
        <w:t>.</w:t>
      </w:r>
    </w:p>
    <w:p w14:paraId="524DB1C1" w14:textId="5F4E56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Polcher, J., M. Piles, E. Gelati, A. Barella-Ortiz, and M. Tello, 2016: Comparing surface-soil moisture from the SMOS mission and the ORCHIDEE land-surface model over the Iberian Peninsula.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69–81, doi:</w:t>
      </w:r>
      <w:hyperlink r:id="rId1216" w:history="1">
        <w:r w:rsidRPr="005D5915">
          <w:rPr>
            <w:rStyle w:val="Hyperlink"/>
            <w:rFonts w:cs="Times New Roman"/>
            <w:sz w:val="20"/>
            <w:szCs w:val="20"/>
            <w:lang w:val="en-US"/>
          </w:rPr>
          <w:t>10.1016/j.rse.2015.12.004</w:t>
        </w:r>
      </w:hyperlink>
      <w:r w:rsidRPr="005D5915">
        <w:rPr>
          <w:rFonts w:cs="Times New Roman"/>
          <w:sz w:val="20"/>
          <w:szCs w:val="20"/>
          <w:lang w:val="en-GB"/>
        </w:rPr>
        <w:t>.</w:t>
      </w:r>
    </w:p>
    <w:p w14:paraId="5B5517EA" w14:textId="0AA128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Poli, P. et al., 2016a: Recent Advances in Satellite Data Rescue.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98(7)</w:t>
      </w:r>
      <w:r w:rsidRPr="005D5915">
        <w:rPr>
          <w:rFonts w:cs="Times New Roman"/>
          <w:sz w:val="20"/>
          <w:szCs w:val="20"/>
          <w:lang w:val="en-GB"/>
        </w:rPr>
        <w:t>, 1471–1484, doi:</w:t>
      </w:r>
      <w:hyperlink r:id="rId1217" w:history="1">
        <w:r w:rsidRPr="005D5915">
          <w:rPr>
            <w:rStyle w:val="Hyperlink"/>
            <w:rFonts w:cs="Times New Roman"/>
            <w:sz w:val="20"/>
            <w:szCs w:val="20"/>
            <w:lang w:val="en-US"/>
          </w:rPr>
          <w:t>10.1175/bams-d-15-00194.1</w:t>
        </w:r>
      </w:hyperlink>
      <w:r w:rsidRPr="005D5915">
        <w:rPr>
          <w:rFonts w:cs="Times New Roman"/>
          <w:sz w:val="20"/>
          <w:szCs w:val="20"/>
          <w:lang w:val="en-GB"/>
        </w:rPr>
        <w:t>.</w:t>
      </w:r>
    </w:p>
    <w:p w14:paraId="63ADB956" w14:textId="5DCBBC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Poli, P. et al., 2016b: ERA-20C: An Atmospheric Reanalysis of the Twentieth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29(11)</w:t>
      </w:r>
      <w:r w:rsidRPr="005D5915">
        <w:rPr>
          <w:rFonts w:cs="Times New Roman"/>
          <w:sz w:val="20"/>
          <w:szCs w:val="20"/>
          <w:lang w:val="en-GB"/>
        </w:rPr>
        <w:t>, 4083–4097, doi:</w:t>
      </w:r>
      <w:hyperlink r:id="rId1218" w:history="1">
        <w:r w:rsidRPr="005D5915">
          <w:rPr>
            <w:rStyle w:val="Hyperlink"/>
            <w:rFonts w:cs="Times New Roman"/>
            <w:sz w:val="20"/>
            <w:szCs w:val="20"/>
            <w:lang w:val="en-US"/>
          </w:rPr>
          <w:t>10.1175/jcli-d-15-0556.1</w:t>
        </w:r>
      </w:hyperlink>
      <w:r w:rsidRPr="005D5915">
        <w:rPr>
          <w:rFonts w:cs="Times New Roman"/>
          <w:sz w:val="20"/>
          <w:szCs w:val="20"/>
          <w:lang w:val="en-GB"/>
        </w:rPr>
        <w:t>.</w:t>
      </w:r>
    </w:p>
    <w:p w14:paraId="6C1C3E98" w14:textId="104498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Polson, D., M. Bollasina, G.C. Hegerl, and L.J. Wilcox, 2014: Decreased monsoon precipitation in the Northern Hemisphere due to anthropogenic aerosols.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41(16)</w:t>
      </w:r>
      <w:r w:rsidRPr="005D5915">
        <w:rPr>
          <w:rFonts w:cs="Times New Roman"/>
          <w:sz w:val="20"/>
          <w:szCs w:val="20"/>
          <w:lang w:val="en-GB"/>
        </w:rPr>
        <w:t>, 6023–6029, doi:</w:t>
      </w:r>
      <w:hyperlink r:id="rId1219" w:history="1">
        <w:r w:rsidRPr="005D5915">
          <w:rPr>
            <w:rStyle w:val="Hyperlink"/>
            <w:rFonts w:cs="Times New Roman"/>
            <w:sz w:val="20"/>
            <w:szCs w:val="20"/>
            <w:lang w:val="en-US"/>
          </w:rPr>
          <w:t>10.1002/2014gl060811</w:t>
        </w:r>
      </w:hyperlink>
      <w:r w:rsidRPr="005D5915">
        <w:rPr>
          <w:rFonts w:cs="Times New Roman"/>
          <w:sz w:val="20"/>
          <w:szCs w:val="20"/>
          <w:lang w:val="en-GB"/>
        </w:rPr>
        <w:t>.</w:t>
      </w:r>
    </w:p>
    <w:p w14:paraId="32A5A053" w14:textId="6E98A5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Pontoppidan, M. et al., 2019: Large-scale regional model biases in the extratropical North Atlantic storm track and </w:t>
      </w:r>
      <w:r w:rsidRPr="005D5915">
        <w:rPr>
          <w:rFonts w:cs="Times New Roman"/>
          <w:sz w:val="20"/>
          <w:szCs w:val="20"/>
          <w:lang w:val="en-GB"/>
        </w:rPr>
        <w:lastRenderedPageBreak/>
        <w:t xml:space="preserve">impacts on downstream precipitation. </w:t>
      </w:r>
      <w:r w:rsidRPr="005D5915">
        <w:rPr>
          <w:rFonts w:cs="Times New Roman"/>
          <w:i/>
          <w:sz w:val="20"/>
          <w:szCs w:val="20"/>
          <w:lang w:val="en-GB"/>
        </w:rPr>
        <w:t>Quarterly Journal of the Royal Meteorological Society</w:t>
      </w:r>
      <w:r w:rsidRPr="005D5915">
        <w:rPr>
          <w:rFonts w:cs="Times New Roman"/>
          <w:sz w:val="20"/>
          <w:szCs w:val="20"/>
          <w:lang w:val="en-GB"/>
        </w:rPr>
        <w:t>, qj.3588, doi:</w:t>
      </w:r>
      <w:hyperlink r:id="rId1220" w:history="1">
        <w:r w:rsidRPr="005D5915">
          <w:rPr>
            <w:rStyle w:val="Hyperlink"/>
            <w:rFonts w:cs="Times New Roman"/>
            <w:sz w:val="20"/>
            <w:szCs w:val="20"/>
            <w:lang w:val="en-US"/>
          </w:rPr>
          <w:t>10.1002/qj.3588</w:t>
        </w:r>
      </w:hyperlink>
      <w:r w:rsidRPr="005D5915">
        <w:rPr>
          <w:rFonts w:cs="Times New Roman"/>
          <w:sz w:val="20"/>
          <w:szCs w:val="20"/>
          <w:lang w:val="en-GB"/>
        </w:rPr>
        <w:t>.</w:t>
      </w:r>
    </w:p>
    <w:p w14:paraId="7120F00B" w14:textId="2EF1CD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Porter, J.J. and S. Dessai, 2017: Mini-me: Why do climate scientists’ misunderstand users and their needs? </w:t>
      </w:r>
      <w:r w:rsidRPr="005D5915">
        <w:rPr>
          <w:rFonts w:cs="Times New Roman"/>
          <w:i/>
          <w:sz w:val="20"/>
          <w:szCs w:val="20"/>
          <w:lang w:val="en-GB"/>
        </w:rPr>
        <w:t>Environmental Science &amp; Policy</w:t>
      </w:r>
      <w:r w:rsidRPr="005D5915">
        <w:rPr>
          <w:rFonts w:cs="Times New Roman"/>
          <w:sz w:val="20"/>
          <w:szCs w:val="20"/>
          <w:lang w:val="en-GB"/>
        </w:rPr>
        <w:t xml:space="preserve">, </w:t>
      </w:r>
      <w:r w:rsidRPr="005D5915">
        <w:rPr>
          <w:rFonts w:cs="Times New Roman"/>
          <w:b/>
          <w:sz w:val="20"/>
          <w:szCs w:val="20"/>
          <w:lang w:val="en-GB"/>
        </w:rPr>
        <w:t>77</w:t>
      </w:r>
      <w:r w:rsidRPr="005D5915">
        <w:rPr>
          <w:rFonts w:cs="Times New Roman"/>
          <w:sz w:val="20"/>
          <w:szCs w:val="20"/>
          <w:lang w:val="en-GB"/>
        </w:rPr>
        <w:t>, 9–14, doi:</w:t>
      </w:r>
      <w:hyperlink r:id="rId1221" w:history="1">
        <w:r w:rsidRPr="005D5915">
          <w:rPr>
            <w:rStyle w:val="Hyperlink"/>
            <w:rFonts w:cs="Times New Roman"/>
            <w:sz w:val="20"/>
            <w:szCs w:val="20"/>
            <w:lang w:val="en-US"/>
          </w:rPr>
          <w:t>10.1016/j.envsci.2017.07.004</w:t>
        </w:r>
      </w:hyperlink>
      <w:r w:rsidRPr="005D5915">
        <w:rPr>
          <w:rFonts w:cs="Times New Roman"/>
          <w:sz w:val="20"/>
          <w:szCs w:val="20"/>
          <w:lang w:val="en-GB"/>
        </w:rPr>
        <w:t>.</w:t>
      </w:r>
    </w:p>
    <w:p w14:paraId="0D74AD40" w14:textId="2A3EF0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Power, S.B. and F.P.D. Delage, 2018: El Niño–Southern Oscillation and Associated Climatic Conditions around the World during the Latter Half of the Twenty-First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31(15)</w:t>
      </w:r>
      <w:r w:rsidRPr="005D5915">
        <w:rPr>
          <w:rFonts w:cs="Times New Roman"/>
          <w:sz w:val="20"/>
          <w:szCs w:val="20"/>
          <w:lang w:val="en-GB"/>
        </w:rPr>
        <w:t>, 6189–6207, doi:</w:t>
      </w:r>
      <w:hyperlink r:id="rId1222" w:history="1">
        <w:r w:rsidRPr="005D5915">
          <w:rPr>
            <w:rStyle w:val="Hyperlink"/>
            <w:rFonts w:cs="Times New Roman"/>
            <w:sz w:val="20"/>
            <w:szCs w:val="20"/>
            <w:lang w:val="en-US"/>
          </w:rPr>
          <w:t>10.1175/jcli-d-18-0138.1</w:t>
        </w:r>
      </w:hyperlink>
      <w:r w:rsidRPr="005D5915">
        <w:rPr>
          <w:rFonts w:cs="Times New Roman"/>
          <w:sz w:val="20"/>
          <w:szCs w:val="20"/>
          <w:lang w:val="en-GB"/>
        </w:rPr>
        <w:t>.</w:t>
      </w:r>
    </w:p>
    <w:p w14:paraId="4B8E508A" w14:textId="7DB784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Praetorius, S., M. Rugenstein, G. Persad, and K. Caldeira, 2018: Global and Arctic climate sensitivity enhanced by changes in North Pacific heat flux.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3124, doi:</w:t>
      </w:r>
      <w:hyperlink r:id="rId1223" w:history="1">
        <w:r w:rsidRPr="005D5915">
          <w:rPr>
            <w:rStyle w:val="Hyperlink"/>
            <w:rFonts w:cs="Times New Roman"/>
            <w:sz w:val="20"/>
            <w:szCs w:val="20"/>
            <w:lang w:val="en-US"/>
          </w:rPr>
          <w:t>10.1038/s41467-018-05337-8</w:t>
        </w:r>
      </w:hyperlink>
      <w:r w:rsidRPr="005D5915">
        <w:rPr>
          <w:rFonts w:cs="Times New Roman"/>
          <w:sz w:val="20"/>
          <w:szCs w:val="20"/>
          <w:lang w:val="en-GB"/>
        </w:rPr>
        <w:t>.</w:t>
      </w:r>
    </w:p>
    <w:p w14:paraId="0472B112" w14:textId="77D64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Prakash, S. et al., 2015: Seasonal intercomparison of observational rainfall datasets over India during the southwest monsoon season.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35(9)</w:t>
      </w:r>
      <w:r w:rsidRPr="005D5915">
        <w:rPr>
          <w:rFonts w:cs="Times New Roman"/>
          <w:sz w:val="20"/>
          <w:szCs w:val="20"/>
          <w:lang w:val="en-GB"/>
        </w:rPr>
        <w:t>, 2326–2338, doi:</w:t>
      </w:r>
      <w:hyperlink r:id="rId1224" w:history="1">
        <w:r w:rsidRPr="005D5915">
          <w:rPr>
            <w:rStyle w:val="Hyperlink"/>
            <w:rFonts w:cs="Times New Roman"/>
            <w:sz w:val="20"/>
            <w:szCs w:val="20"/>
            <w:lang w:val="en-US"/>
          </w:rPr>
          <w:t>10.1002/joc.4129</w:t>
        </w:r>
      </w:hyperlink>
      <w:r w:rsidRPr="005D5915">
        <w:rPr>
          <w:rFonts w:cs="Times New Roman"/>
          <w:sz w:val="20"/>
          <w:szCs w:val="20"/>
          <w:lang w:val="en-GB"/>
        </w:rPr>
        <w:t>.</w:t>
      </w:r>
    </w:p>
    <w:p w14:paraId="735D5C45" w14:textId="302C3A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Prasanna, V., 2016: Assessment of South Asian Summer Monsoon Simulation in CMIP5-Coupled Climate Models During the Historical Period (1850--2005).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173(4)</w:t>
      </w:r>
      <w:r w:rsidRPr="005D5915">
        <w:rPr>
          <w:rFonts w:cs="Times New Roman"/>
          <w:sz w:val="20"/>
          <w:szCs w:val="20"/>
          <w:lang w:val="en-GB"/>
        </w:rPr>
        <w:t>, 1379–1402, doi:</w:t>
      </w:r>
      <w:hyperlink r:id="rId1225" w:history="1">
        <w:r w:rsidRPr="005D5915">
          <w:rPr>
            <w:rStyle w:val="Hyperlink"/>
            <w:rFonts w:cs="Times New Roman"/>
            <w:sz w:val="20"/>
            <w:szCs w:val="20"/>
            <w:lang w:val="en-US"/>
          </w:rPr>
          <w:t>10.1007/s00024-015-1126-6</w:t>
        </w:r>
      </w:hyperlink>
      <w:r w:rsidRPr="005D5915">
        <w:rPr>
          <w:rFonts w:cs="Times New Roman"/>
          <w:sz w:val="20"/>
          <w:szCs w:val="20"/>
          <w:lang w:val="en-GB"/>
        </w:rPr>
        <w:t>.</w:t>
      </w:r>
    </w:p>
    <w:p w14:paraId="2BD44017" w14:textId="4F53C7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and A. Gobiet, 2017: Impacts of uncertainties in European gridded precipitation observations on regional climate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w:t>
      </w:r>
      <w:r w:rsidRPr="005D5915">
        <w:rPr>
          <w:rFonts w:cs="Times New Roman"/>
          <w:sz w:val="20"/>
          <w:szCs w:val="20"/>
          <w:lang w:val="en-GB"/>
        </w:rPr>
        <w:t>, 305–327, doi:</w:t>
      </w:r>
      <w:hyperlink r:id="rId1226" w:history="1">
        <w:r w:rsidRPr="005D5915">
          <w:rPr>
            <w:rStyle w:val="Hyperlink"/>
            <w:rFonts w:cs="Times New Roman"/>
            <w:sz w:val="20"/>
            <w:szCs w:val="20"/>
            <w:lang w:val="en-US"/>
          </w:rPr>
          <w:t>10.1002/joc.4706</w:t>
        </w:r>
      </w:hyperlink>
      <w:r w:rsidRPr="005D5915">
        <w:rPr>
          <w:rFonts w:cs="Times New Roman"/>
          <w:sz w:val="20"/>
          <w:szCs w:val="20"/>
          <w:lang w:val="en-GB"/>
        </w:rPr>
        <w:t>.</w:t>
      </w:r>
    </w:p>
    <w:p w14:paraId="5C0F1CDD" w14:textId="6C9E48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G.J. Holland, R.M. Rasmussen, M.P. Clark, and M.R. Tye, 2016a: Running dry: The U.S. Southwest’s drift into a drier climate state.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43(3)</w:t>
      </w:r>
      <w:r w:rsidRPr="005D5915">
        <w:rPr>
          <w:rFonts w:cs="Times New Roman"/>
          <w:sz w:val="20"/>
          <w:szCs w:val="20"/>
          <w:lang w:val="en-GB"/>
        </w:rPr>
        <w:t>, 1272–1279, doi:</w:t>
      </w:r>
      <w:hyperlink r:id="rId1227" w:history="1">
        <w:r w:rsidRPr="005D5915">
          <w:rPr>
            <w:rStyle w:val="Hyperlink"/>
            <w:rFonts w:cs="Times New Roman"/>
            <w:sz w:val="20"/>
            <w:szCs w:val="20"/>
            <w:lang w:val="en-US"/>
          </w:rPr>
          <w:t>10.1002/2015gl066727</w:t>
        </w:r>
      </w:hyperlink>
      <w:r w:rsidRPr="005D5915">
        <w:rPr>
          <w:rFonts w:cs="Times New Roman"/>
          <w:sz w:val="20"/>
          <w:szCs w:val="20"/>
          <w:lang w:val="en-GB"/>
        </w:rPr>
        <w:t>.</w:t>
      </w:r>
    </w:p>
    <w:p w14:paraId="0F45A952" w14:textId="2D27D9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M.S. Bukovsky, L.O. Mearns, C.L. Bruyère, and J.M. Done, 2019: Simulating North American Weather Types With Regional Climate Models.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36, doi:</w:t>
      </w:r>
      <w:hyperlink r:id="rId1228" w:history="1">
        <w:r w:rsidRPr="005D5915">
          <w:rPr>
            <w:rStyle w:val="Hyperlink"/>
            <w:rFonts w:cs="Times New Roman"/>
            <w:sz w:val="20"/>
            <w:szCs w:val="20"/>
            <w:lang w:val="en-US"/>
          </w:rPr>
          <w:t>10.3389/fenvs.2019.00036</w:t>
        </w:r>
      </w:hyperlink>
      <w:r w:rsidRPr="005D5915">
        <w:rPr>
          <w:rFonts w:cs="Times New Roman"/>
          <w:sz w:val="20"/>
          <w:szCs w:val="20"/>
          <w:lang w:val="en-GB"/>
        </w:rPr>
        <w:t>.</w:t>
      </w:r>
    </w:p>
    <w:p w14:paraId="6CD3808C" w14:textId="295E36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2013a: Added value of convection permitting seasonal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2655–2677, doi:</w:t>
      </w:r>
      <w:hyperlink r:id="rId1229" w:history="1">
        <w:r w:rsidRPr="005D5915">
          <w:rPr>
            <w:rStyle w:val="Hyperlink"/>
            <w:rFonts w:cs="Times New Roman"/>
            <w:sz w:val="20"/>
            <w:szCs w:val="20"/>
            <w:lang w:val="en-US"/>
          </w:rPr>
          <w:t>10.1007/s00382-013-1744-6</w:t>
        </w:r>
      </w:hyperlink>
      <w:r w:rsidRPr="005D5915">
        <w:rPr>
          <w:rFonts w:cs="Times New Roman"/>
          <w:sz w:val="20"/>
          <w:szCs w:val="20"/>
          <w:lang w:val="en-GB"/>
        </w:rPr>
        <w:t>.</w:t>
      </w:r>
    </w:p>
    <w:p w14:paraId="1E5AF2E7" w14:textId="183DA6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2013b: Importance of Regional Climate Model Grid Spacing for the Simulation of Heavy Precipitation in the Colorado Headwaters.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26(13)</w:t>
      </w:r>
      <w:r w:rsidRPr="005D5915">
        <w:rPr>
          <w:rFonts w:cs="Times New Roman"/>
          <w:sz w:val="20"/>
          <w:szCs w:val="20"/>
          <w:lang w:val="en-GB"/>
        </w:rPr>
        <w:t>, 4848–4857, doi:</w:t>
      </w:r>
      <w:hyperlink r:id="rId1230" w:history="1">
        <w:r w:rsidRPr="005D5915">
          <w:rPr>
            <w:rStyle w:val="Hyperlink"/>
            <w:rFonts w:cs="Times New Roman"/>
            <w:sz w:val="20"/>
            <w:szCs w:val="20"/>
            <w:lang w:val="en-US"/>
          </w:rPr>
          <w:t>10.1175/jcli-d-12-00727.1</w:t>
        </w:r>
      </w:hyperlink>
      <w:r w:rsidRPr="005D5915">
        <w:rPr>
          <w:rFonts w:cs="Times New Roman"/>
          <w:sz w:val="20"/>
          <w:szCs w:val="20"/>
          <w:lang w:val="en-GB"/>
        </w:rPr>
        <w:t>.</w:t>
      </w:r>
    </w:p>
    <w:p w14:paraId="1033E228" w14:textId="3D0371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2015: A review on regional convection-permitting climate modeling: Demonstrations, prospects, and challenges.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53(2)</w:t>
      </w:r>
      <w:r w:rsidRPr="005D5915">
        <w:rPr>
          <w:rFonts w:cs="Times New Roman"/>
          <w:sz w:val="20"/>
          <w:szCs w:val="20"/>
          <w:lang w:val="en-GB"/>
        </w:rPr>
        <w:t>, 323–361, doi:</w:t>
      </w:r>
      <w:hyperlink r:id="rId1231" w:history="1">
        <w:r w:rsidRPr="005D5915">
          <w:rPr>
            <w:rStyle w:val="Hyperlink"/>
            <w:rFonts w:cs="Times New Roman"/>
            <w:sz w:val="20"/>
            <w:szCs w:val="20"/>
            <w:lang w:val="en-US"/>
          </w:rPr>
          <w:t>10.1002/2014rg000475</w:t>
        </w:r>
      </w:hyperlink>
      <w:r w:rsidRPr="005D5915">
        <w:rPr>
          <w:rFonts w:cs="Times New Roman"/>
          <w:sz w:val="20"/>
          <w:szCs w:val="20"/>
          <w:lang w:val="en-GB"/>
        </w:rPr>
        <w:t>.</w:t>
      </w:r>
    </w:p>
    <w:p w14:paraId="4837E58D" w14:textId="7BAF82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2016b: Precipitation in the EURO-CORDEX 0.11° and 0.44° simulations: high resolution, high benefits?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383–412, doi:</w:t>
      </w:r>
      <w:hyperlink r:id="rId1232" w:history="1">
        <w:r w:rsidRPr="005D5915">
          <w:rPr>
            <w:rStyle w:val="Hyperlink"/>
            <w:rFonts w:cs="Times New Roman"/>
            <w:sz w:val="20"/>
            <w:szCs w:val="20"/>
            <w:lang w:val="en-US"/>
          </w:rPr>
          <w:t>10.1007/s00382-015-2589-y</w:t>
        </w:r>
      </w:hyperlink>
      <w:r w:rsidRPr="005D5915">
        <w:rPr>
          <w:rFonts w:cs="Times New Roman"/>
          <w:sz w:val="20"/>
          <w:szCs w:val="20"/>
          <w:lang w:val="en-GB"/>
        </w:rPr>
        <w:t>.</w:t>
      </w:r>
    </w:p>
    <w:p w14:paraId="172CF523" w14:textId="14E8F1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2017: Increased rainfall volume from future convective storms in the 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7(12)</w:t>
      </w:r>
      <w:r w:rsidRPr="005D5915">
        <w:rPr>
          <w:rFonts w:cs="Times New Roman"/>
          <w:sz w:val="20"/>
          <w:szCs w:val="20"/>
          <w:lang w:val="en-GB"/>
        </w:rPr>
        <w:t>, 880–884, doi:</w:t>
      </w:r>
      <w:hyperlink r:id="rId1233" w:history="1">
        <w:r w:rsidRPr="005D5915">
          <w:rPr>
            <w:rStyle w:val="Hyperlink"/>
            <w:rFonts w:cs="Times New Roman"/>
            <w:sz w:val="20"/>
            <w:szCs w:val="20"/>
            <w:lang w:val="en-US"/>
          </w:rPr>
          <w:t>10.1038/s41558-017-0007-7</w:t>
        </w:r>
      </w:hyperlink>
      <w:r w:rsidRPr="005D5915">
        <w:rPr>
          <w:rFonts w:cs="Times New Roman"/>
          <w:sz w:val="20"/>
          <w:szCs w:val="20"/>
          <w:lang w:val="en-GB"/>
        </w:rPr>
        <w:t>.</w:t>
      </w:r>
    </w:p>
    <w:p w14:paraId="47914C1E" w14:textId="2CF62B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Prodhomme, C. et al., 2016: Benefits of increasing the model resolution for the seasonal forecast quality in EC-earth.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29(24)</w:t>
      </w:r>
      <w:r w:rsidRPr="005D5915">
        <w:rPr>
          <w:rFonts w:cs="Times New Roman"/>
          <w:sz w:val="20"/>
          <w:szCs w:val="20"/>
          <w:lang w:val="en-GB"/>
        </w:rPr>
        <w:t>, doi:</w:t>
      </w:r>
      <w:hyperlink r:id="rId1234" w:history="1">
        <w:r w:rsidRPr="005D5915">
          <w:rPr>
            <w:rStyle w:val="Hyperlink"/>
            <w:rFonts w:cs="Times New Roman"/>
            <w:sz w:val="20"/>
            <w:szCs w:val="20"/>
            <w:lang w:val="en-US"/>
          </w:rPr>
          <w:t>10.1175/jcli-d-16-0117.1</w:t>
        </w:r>
      </w:hyperlink>
      <w:r w:rsidRPr="005D5915">
        <w:rPr>
          <w:rFonts w:cs="Times New Roman"/>
          <w:sz w:val="20"/>
          <w:szCs w:val="20"/>
          <w:lang w:val="en-GB"/>
        </w:rPr>
        <w:t>.</w:t>
      </w:r>
    </w:p>
    <w:p w14:paraId="7ADD3EF2" w14:textId="57C9C8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Prospero, J.M., P. Ginoux, O. Torres, S.E. Nicholson, and T.E. Gill, 2002: Environmental characterization of global sources of atmospheric soil dust identified with the Nimbus 7 Total Ozone Mapping Spectrometer (TOMS) absorbing aerosol product.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2–31, doi:</w:t>
      </w:r>
      <w:hyperlink r:id="rId1235" w:history="1">
        <w:r w:rsidRPr="005D5915">
          <w:rPr>
            <w:rStyle w:val="Hyperlink"/>
            <w:rFonts w:cs="Times New Roman"/>
            <w:sz w:val="20"/>
            <w:szCs w:val="20"/>
            <w:lang w:val="en-US"/>
          </w:rPr>
          <w:t>10.1029/2000rg000095</w:t>
        </w:r>
      </w:hyperlink>
      <w:r w:rsidRPr="005D5915">
        <w:rPr>
          <w:rFonts w:cs="Times New Roman"/>
          <w:sz w:val="20"/>
          <w:szCs w:val="20"/>
          <w:lang w:val="en-GB"/>
        </w:rPr>
        <w:t>.</w:t>
      </w:r>
    </w:p>
    <w:p w14:paraId="7315DBB4" w14:textId="1D513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Prudhomme, C., R.L. Wilby, S. Crooks, A.L. Kay, and N.S. Reynard, 2010: Scenario-neutral approach to climate change impact studies: Application to flood risk.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390(3–4)</w:t>
      </w:r>
      <w:r w:rsidRPr="005D5915">
        <w:rPr>
          <w:rFonts w:cs="Times New Roman"/>
          <w:sz w:val="20"/>
          <w:szCs w:val="20"/>
          <w:lang w:val="en-GB"/>
        </w:rPr>
        <w:t>, 198–209, doi:</w:t>
      </w:r>
      <w:hyperlink r:id="rId1236" w:history="1">
        <w:r w:rsidRPr="005D5915">
          <w:rPr>
            <w:rStyle w:val="Hyperlink"/>
            <w:rFonts w:cs="Times New Roman"/>
            <w:sz w:val="20"/>
            <w:szCs w:val="20"/>
            <w:lang w:val="en-US"/>
          </w:rPr>
          <w:t>10.1016/j.jhydrol.2010.06.043</w:t>
        </w:r>
      </w:hyperlink>
      <w:r w:rsidRPr="005D5915">
        <w:rPr>
          <w:rFonts w:cs="Times New Roman"/>
          <w:sz w:val="20"/>
          <w:szCs w:val="20"/>
          <w:lang w:val="en-GB"/>
        </w:rPr>
        <w:t>.</w:t>
      </w:r>
    </w:p>
    <w:p w14:paraId="50F9F509" w14:textId="1EE4DB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Pryor, S.C. and A.N. Hahmann, 2019: Downscaling Wind. In: </w:t>
      </w:r>
      <w:r w:rsidRPr="005D5915">
        <w:rPr>
          <w:rFonts w:cs="Times New Roman"/>
          <w:i/>
          <w:sz w:val="20"/>
          <w:szCs w:val="20"/>
          <w:lang w:val="en-GB"/>
        </w:rPr>
        <w:t>Oxford Research Encyclopedia of Climate Science</w:t>
      </w:r>
      <w:r w:rsidRPr="005D5915">
        <w:rPr>
          <w:rFonts w:cs="Times New Roman"/>
          <w:sz w:val="20"/>
          <w:szCs w:val="20"/>
          <w:lang w:val="en-GB"/>
        </w:rPr>
        <w:t>. Oxford University Press, Oxford, UK, doi:</w:t>
      </w:r>
      <w:hyperlink r:id="rId1237" w:history="1">
        <w:r w:rsidRPr="005D5915">
          <w:rPr>
            <w:rStyle w:val="Hyperlink"/>
            <w:rFonts w:cs="Times New Roman"/>
            <w:sz w:val="20"/>
            <w:szCs w:val="20"/>
            <w:lang w:val="en-US"/>
          </w:rPr>
          <w:t>10.1093/acrefore/9780190228620.013.730</w:t>
        </w:r>
      </w:hyperlink>
      <w:r w:rsidRPr="005D5915">
        <w:rPr>
          <w:rFonts w:cs="Times New Roman"/>
          <w:sz w:val="20"/>
          <w:szCs w:val="20"/>
          <w:lang w:val="en-GB"/>
        </w:rPr>
        <w:t>.</w:t>
      </w:r>
    </w:p>
    <w:p w14:paraId="4CD71F05" w14:textId="1E1003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Pu, B. and P. Ginoux, 2018: How reliable are CMIP5 models in simulating dust optical depth?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12491–12510, doi:</w:t>
      </w:r>
      <w:hyperlink r:id="rId1238" w:history="1">
        <w:r w:rsidRPr="005D5915">
          <w:rPr>
            <w:rStyle w:val="Hyperlink"/>
            <w:rFonts w:cs="Times New Roman"/>
            <w:sz w:val="20"/>
            <w:szCs w:val="20"/>
            <w:lang w:val="en-US"/>
          </w:rPr>
          <w:t>10.5194/acp-18-12491-2018</w:t>
        </w:r>
      </w:hyperlink>
      <w:r w:rsidRPr="005D5915">
        <w:rPr>
          <w:rFonts w:cs="Times New Roman"/>
          <w:sz w:val="20"/>
          <w:szCs w:val="20"/>
          <w:lang w:val="en-GB"/>
        </w:rPr>
        <w:t>.</w:t>
      </w:r>
    </w:p>
    <w:p w14:paraId="675359E7" w14:textId="2B066B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Purich, A., T. Cowan, S.-K. Min, and W. Cai, 2013: Autumn Precipitation Trends over Southern Hemisphere Midlatitudes as Simulated by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26(21)</w:t>
      </w:r>
      <w:r w:rsidRPr="005D5915">
        <w:rPr>
          <w:rFonts w:cs="Times New Roman"/>
          <w:sz w:val="20"/>
          <w:szCs w:val="20"/>
          <w:lang w:val="en-GB"/>
        </w:rPr>
        <w:t>, 8341–8356, doi:</w:t>
      </w:r>
      <w:hyperlink r:id="rId1239" w:history="1">
        <w:r w:rsidRPr="005D5915">
          <w:rPr>
            <w:rStyle w:val="Hyperlink"/>
            <w:rFonts w:cs="Times New Roman"/>
            <w:sz w:val="20"/>
            <w:szCs w:val="20"/>
            <w:lang w:val="en-US"/>
          </w:rPr>
          <w:t>10.1175/jcli-d-13-00007.1</w:t>
        </w:r>
      </w:hyperlink>
      <w:r w:rsidRPr="005D5915">
        <w:rPr>
          <w:rFonts w:cs="Times New Roman"/>
          <w:sz w:val="20"/>
          <w:szCs w:val="20"/>
          <w:lang w:val="en-GB"/>
        </w:rPr>
        <w:t>.</w:t>
      </w:r>
    </w:p>
    <w:p w14:paraId="30445750" w14:textId="574F70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Qasmi, S., E. Sanchez-Gomez, Y. Ruprich-Robert, J. Boé, and C. Cassou, 2021: Modulation of the Occurrence of Heatwaves over the Euro-Mediterranean Region by the Intensity of the Atlantic Multidecadal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1099–1114, doi:</w:t>
      </w:r>
      <w:hyperlink r:id="rId1240" w:history="1">
        <w:r w:rsidRPr="005D5915">
          <w:rPr>
            <w:rStyle w:val="Hyperlink"/>
            <w:rFonts w:cs="Times New Roman"/>
            <w:sz w:val="20"/>
            <w:szCs w:val="20"/>
            <w:lang w:val="en-US"/>
          </w:rPr>
          <w:t>10.1175/jcli-d-19-0982.1</w:t>
        </w:r>
      </w:hyperlink>
      <w:r w:rsidRPr="005D5915">
        <w:rPr>
          <w:rFonts w:cs="Times New Roman"/>
          <w:sz w:val="20"/>
          <w:szCs w:val="20"/>
          <w:lang w:val="en-GB"/>
        </w:rPr>
        <w:t>.</w:t>
      </w:r>
    </w:p>
    <w:p w14:paraId="1DA0B738" w14:textId="4CAFF7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Qian, C., 2016: Disentangling the urbanization effect, multi-decadal variability, and secular trend in temperature in eastern China during 1909-2010.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17(2)</w:t>
      </w:r>
      <w:r w:rsidRPr="005D5915">
        <w:rPr>
          <w:rFonts w:cs="Times New Roman"/>
          <w:sz w:val="20"/>
          <w:szCs w:val="20"/>
          <w:lang w:val="en-GB"/>
        </w:rPr>
        <w:t>, 177–182, doi:</w:t>
      </w:r>
      <w:hyperlink r:id="rId1241" w:history="1">
        <w:r w:rsidRPr="005D5915">
          <w:rPr>
            <w:rStyle w:val="Hyperlink"/>
            <w:rFonts w:cs="Times New Roman"/>
            <w:sz w:val="20"/>
            <w:szCs w:val="20"/>
            <w:lang w:val="en-US"/>
          </w:rPr>
          <w:t>10.1002/asl.640</w:t>
        </w:r>
      </w:hyperlink>
      <w:r w:rsidRPr="005D5915">
        <w:rPr>
          <w:rFonts w:cs="Times New Roman"/>
          <w:sz w:val="20"/>
          <w:szCs w:val="20"/>
          <w:lang w:val="en-GB"/>
        </w:rPr>
        <w:t>.</w:t>
      </w:r>
    </w:p>
    <w:p w14:paraId="15B9A529" w14:textId="408C1A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Qian, C. and T. Zhou, 2014: Multidecadal variability of North China aridity and its relationship to PDO during 1900-2010.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27(3)</w:t>
      </w:r>
      <w:r w:rsidRPr="005D5915">
        <w:rPr>
          <w:rFonts w:cs="Times New Roman"/>
          <w:sz w:val="20"/>
          <w:szCs w:val="20"/>
          <w:lang w:val="en-GB"/>
        </w:rPr>
        <w:t>, 1210–1222, doi:</w:t>
      </w:r>
      <w:hyperlink r:id="rId1242" w:history="1">
        <w:r w:rsidRPr="005D5915">
          <w:rPr>
            <w:rStyle w:val="Hyperlink"/>
            <w:rFonts w:cs="Times New Roman"/>
            <w:sz w:val="20"/>
            <w:szCs w:val="20"/>
            <w:lang w:val="en-US"/>
          </w:rPr>
          <w:t>10.1175/jcli-d-13-00235.1</w:t>
        </w:r>
      </w:hyperlink>
      <w:r w:rsidRPr="005D5915">
        <w:rPr>
          <w:rFonts w:cs="Times New Roman"/>
          <w:sz w:val="20"/>
          <w:szCs w:val="20"/>
          <w:lang w:val="en-GB"/>
        </w:rPr>
        <w:t>.</w:t>
      </w:r>
    </w:p>
    <w:p w14:paraId="59CF724E" w14:textId="112235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Qiao, L. et al., 2014: Climate Change and Hydrological Response in the Trans-State Oologah Lake Watershed–Evaluating Dynamically Downscaled NARCCAP and Statistically Downscaled CMIP3 Simulations with VIC Model. </w:t>
      </w:r>
      <w:r w:rsidRPr="005D5915">
        <w:rPr>
          <w:rFonts w:cs="Times New Roman"/>
          <w:i/>
          <w:sz w:val="20"/>
          <w:szCs w:val="20"/>
          <w:lang w:val="en-GB"/>
        </w:rPr>
        <w:t>Water Resources Management</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3291–3305, doi:</w:t>
      </w:r>
      <w:hyperlink r:id="rId1243" w:history="1">
        <w:r w:rsidRPr="005D5915">
          <w:rPr>
            <w:rStyle w:val="Hyperlink"/>
            <w:rFonts w:cs="Times New Roman"/>
            <w:sz w:val="20"/>
            <w:szCs w:val="20"/>
            <w:lang w:val="en-US"/>
          </w:rPr>
          <w:t>10.1007/s11269-014-0678-z</w:t>
        </w:r>
      </w:hyperlink>
      <w:r w:rsidRPr="005D5915">
        <w:rPr>
          <w:rFonts w:cs="Times New Roman"/>
          <w:sz w:val="20"/>
          <w:szCs w:val="20"/>
          <w:lang w:val="en-GB"/>
        </w:rPr>
        <w:t>.</w:t>
      </w:r>
    </w:p>
    <w:p w14:paraId="686C676A" w14:textId="0B49E9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Qin, J., K. Yang, S. Liang, and X. Guo, 2009: The altitudinal dependence of recent rapid warming over the Tibetan Plateau.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97(1)</w:t>
      </w:r>
      <w:r w:rsidRPr="005D5915">
        <w:rPr>
          <w:rFonts w:cs="Times New Roman"/>
          <w:sz w:val="20"/>
          <w:szCs w:val="20"/>
          <w:lang w:val="en-GB"/>
        </w:rPr>
        <w:t>, 321, doi:</w:t>
      </w:r>
      <w:hyperlink r:id="rId1244" w:history="1">
        <w:r w:rsidRPr="005D5915">
          <w:rPr>
            <w:rStyle w:val="Hyperlink"/>
            <w:rFonts w:cs="Times New Roman"/>
            <w:sz w:val="20"/>
            <w:szCs w:val="20"/>
            <w:lang w:val="en-US"/>
          </w:rPr>
          <w:t>10.1007/s10584-009-9733-9</w:t>
        </w:r>
      </w:hyperlink>
      <w:r w:rsidRPr="005D5915">
        <w:rPr>
          <w:rFonts w:cs="Times New Roman"/>
          <w:sz w:val="20"/>
          <w:szCs w:val="20"/>
          <w:lang w:val="en-GB"/>
        </w:rPr>
        <w:t>.</w:t>
      </w:r>
    </w:p>
    <w:p w14:paraId="2D8A4E68" w14:textId="3B7973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Quesada, B., R. Vautard, P. Yiou, M. Hirschi, and S.I. Seneviratne, 2012: Asymmetric European summer heat predictability from wet and dry southern winters and springs.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2(10)</w:t>
      </w:r>
      <w:r w:rsidRPr="005D5915">
        <w:rPr>
          <w:rFonts w:cs="Times New Roman"/>
          <w:sz w:val="20"/>
          <w:szCs w:val="20"/>
          <w:lang w:val="en-GB"/>
        </w:rPr>
        <w:t xml:space="preserve">, 736–741, </w:t>
      </w:r>
      <w:r w:rsidRPr="005D5915">
        <w:rPr>
          <w:rFonts w:cs="Times New Roman"/>
          <w:sz w:val="20"/>
          <w:szCs w:val="20"/>
          <w:lang w:val="en-GB"/>
        </w:rPr>
        <w:lastRenderedPageBreak/>
        <w:t>doi:</w:t>
      </w:r>
      <w:hyperlink r:id="rId1245" w:history="1">
        <w:r w:rsidRPr="005D5915">
          <w:rPr>
            <w:rStyle w:val="Hyperlink"/>
            <w:rFonts w:cs="Times New Roman"/>
            <w:sz w:val="20"/>
            <w:szCs w:val="20"/>
            <w:lang w:val="en-US"/>
          </w:rPr>
          <w:t>10.1038/nclimate1536</w:t>
        </w:r>
      </w:hyperlink>
      <w:r w:rsidRPr="005D5915">
        <w:rPr>
          <w:rFonts w:cs="Times New Roman"/>
          <w:sz w:val="20"/>
          <w:szCs w:val="20"/>
          <w:lang w:val="en-GB"/>
        </w:rPr>
        <w:t>.</w:t>
      </w:r>
    </w:p>
    <w:p w14:paraId="3D61F71C" w14:textId="764611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Rackow, T. et al., 2018: Towards multi-resolution global climate modeling with ECHAM6-FESOM. Part II: climate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w:t>
      </w:r>
      <w:r w:rsidRPr="005D5915">
        <w:rPr>
          <w:rFonts w:cs="Times New Roman"/>
          <w:sz w:val="20"/>
          <w:szCs w:val="20"/>
          <w:lang w:val="en-GB"/>
        </w:rPr>
        <w:t>, 2369–2394, doi:</w:t>
      </w:r>
      <w:hyperlink r:id="rId1246" w:history="1">
        <w:r w:rsidRPr="005D5915">
          <w:rPr>
            <w:rStyle w:val="Hyperlink"/>
            <w:rFonts w:cs="Times New Roman"/>
            <w:sz w:val="20"/>
            <w:szCs w:val="20"/>
            <w:lang w:val="en-US"/>
          </w:rPr>
          <w:t>10.1007/s00382-016-3192-6</w:t>
        </w:r>
      </w:hyperlink>
      <w:r w:rsidRPr="005D5915">
        <w:rPr>
          <w:rFonts w:cs="Times New Roman"/>
          <w:sz w:val="20"/>
          <w:szCs w:val="20"/>
          <w:lang w:val="en-GB"/>
        </w:rPr>
        <w:t>.</w:t>
      </w:r>
    </w:p>
    <w:p w14:paraId="792CCE94" w14:textId="39DD46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Rajbhandari, R., A.B. Shrestha, A. Kulkarni, S.K. Patwardhan, and S.R. Bajracharya, 2015: Projected changes in climate over the Indus river basin using a high resolution regional climate model (PRECIS).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44(1–2)</w:t>
      </w:r>
      <w:r w:rsidRPr="005D5915">
        <w:rPr>
          <w:rFonts w:cs="Times New Roman"/>
          <w:sz w:val="20"/>
          <w:szCs w:val="20"/>
          <w:lang w:val="en-GB"/>
        </w:rPr>
        <w:t>, 339–357, doi:</w:t>
      </w:r>
      <w:hyperlink r:id="rId1247" w:history="1">
        <w:r w:rsidRPr="005D5915">
          <w:rPr>
            <w:rStyle w:val="Hyperlink"/>
            <w:rFonts w:cs="Times New Roman"/>
            <w:sz w:val="20"/>
            <w:szCs w:val="20"/>
            <w:lang w:val="en-US"/>
          </w:rPr>
          <w:t>10.1007/s00382-014-2183-8</w:t>
        </w:r>
      </w:hyperlink>
      <w:r w:rsidRPr="005D5915">
        <w:rPr>
          <w:rFonts w:cs="Times New Roman"/>
          <w:sz w:val="20"/>
          <w:szCs w:val="20"/>
          <w:lang w:val="en-GB"/>
        </w:rPr>
        <w:t>.</w:t>
      </w:r>
    </w:p>
    <w:p w14:paraId="78EFBC97" w14:textId="01672E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Rajczak, J. and C. Schär, 2017: Projections of Future Precipitation Extremes Over Europe: A Multimodel Assessment of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10,773–10,800, doi:</w:t>
      </w:r>
      <w:hyperlink r:id="rId1248" w:history="1">
        <w:r w:rsidRPr="005D5915">
          <w:rPr>
            <w:rStyle w:val="Hyperlink"/>
            <w:rFonts w:cs="Times New Roman"/>
            <w:sz w:val="20"/>
            <w:szCs w:val="20"/>
            <w:lang w:val="en-US"/>
          </w:rPr>
          <w:t>10.1002/2017jd027176</w:t>
        </w:r>
      </w:hyperlink>
      <w:r w:rsidRPr="005D5915">
        <w:rPr>
          <w:rFonts w:cs="Times New Roman"/>
          <w:sz w:val="20"/>
          <w:szCs w:val="20"/>
          <w:lang w:val="en-GB"/>
        </w:rPr>
        <w:t>.</w:t>
      </w:r>
    </w:p>
    <w:p w14:paraId="6E745EA7" w14:textId="010B2C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Rajeevan, M. and J. Bhate, 2009: A High Resolution Daily Gridded rainfall dataset (1971–2005) for Mesoscale Meteorological Studies. </w:t>
      </w:r>
      <w:r w:rsidRPr="005D5915">
        <w:rPr>
          <w:rFonts w:cs="Times New Roman"/>
          <w:i/>
          <w:sz w:val="20"/>
          <w:szCs w:val="20"/>
          <w:lang w:val="en-GB"/>
        </w:rPr>
        <w:t>Current Science</w:t>
      </w:r>
      <w:r w:rsidRPr="005D5915">
        <w:rPr>
          <w:rFonts w:cs="Times New Roman"/>
          <w:sz w:val="20"/>
          <w:szCs w:val="20"/>
          <w:lang w:val="en-GB"/>
        </w:rPr>
        <w:t xml:space="preserve">, </w:t>
      </w:r>
      <w:r w:rsidRPr="005D5915">
        <w:rPr>
          <w:rFonts w:cs="Times New Roman"/>
          <w:b/>
          <w:sz w:val="20"/>
          <w:szCs w:val="20"/>
          <w:lang w:val="en-GB"/>
        </w:rPr>
        <w:t>96(4)</w:t>
      </w:r>
      <w:r w:rsidRPr="005D5915">
        <w:rPr>
          <w:rFonts w:cs="Times New Roman"/>
          <w:sz w:val="20"/>
          <w:szCs w:val="20"/>
          <w:lang w:val="en-GB"/>
        </w:rPr>
        <w:t>, 558–562.</w:t>
      </w:r>
    </w:p>
    <w:p w14:paraId="24B096EA" w14:textId="02E6A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Rajeevan, M., J. Bhate, J.D. Kale, and B. Lal, 2006: High resolution daily gridded rainfall data for the Indian region: Analysis of break and active monsoon spells. </w:t>
      </w:r>
      <w:r w:rsidRPr="005D5915">
        <w:rPr>
          <w:rFonts w:cs="Times New Roman"/>
          <w:i/>
          <w:sz w:val="20"/>
          <w:szCs w:val="20"/>
          <w:lang w:val="en-GB"/>
        </w:rPr>
        <w:t>Current Science</w:t>
      </w:r>
      <w:r w:rsidRPr="005D5915">
        <w:rPr>
          <w:rFonts w:cs="Times New Roman"/>
          <w:sz w:val="20"/>
          <w:szCs w:val="20"/>
          <w:lang w:val="en-GB"/>
        </w:rPr>
        <w:t>, doi:</w:t>
      </w:r>
      <w:hyperlink r:id="rId1249" w:history="1">
        <w:r w:rsidRPr="005D5915">
          <w:rPr>
            <w:rStyle w:val="Hyperlink"/>
            <w:rFonts w:cs="Times New Roman"/>
            <w:sz w:val="20"/>
            <w:szCs w:val="20"/>
            <w:lang w:val="en-US"/>
          </w:rPr>
          <w:t>10.1007/s12040-007-0019-1</w:t>
        </w:r>
      </w:hyperlink>
      <w:r w:rsidRPr="005D5915">
        <w:rPr>
          <w:rFonts w:cs="Times New Roman"/>
          <w:sz w:val="20"/>
          <w:szCs w:val="20"/>
          <w:lang w:val="en-GB"/>
        </w:rPr>
        <w:t>.</w:t>
      </w:r>
    </w:p>
    <w:p w14:paraId="6674D81B" w14:textId="1C572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Ramarao, M.V.S., R. Krishnan, J. Sanjay, and T.P. Sabin, 2015: Understanding land surface response to changing South Asian monsoon in a warming climate.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569–582, doi:</w:t>
      </w:r>
      <w:hyperlink r:id="rId1250" w:history="1">
        <w:r w:rsidRPr="005D5915">
          <w:rPr>
            <w:rStyle w:val="Hyperlink"/>
            <w:rFonts w:cs="Times New Roman"/>
            <w:sz w:val="20"/>
            <w:szCs w:val="20"/>
            <w:lang w:val="en-US"/>
          </w:rPr>
          <w:t>10.5194/esd-6-569-2015</w:t>
        </w:r>
      </w:hyperlink>
      <w:r w:rsidRPr="005D5915">
        <w:rPr>
          <w:rFonts w:cs="Times New Roman"/>
          <w:sz w:val="20"/>
          <w:szCs w:val="20"/>
          <w:lang w:val="en-GB"/>
        </w:rPr>
        <w:t>.</w:t>
      </w:r>
    </w:p>
    <w:p w14:paraId="569A2A8E" w14:textId="589400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Ramos, A.M. et al., 2019: From Amazonia to southern Africa: atmospheric moisture transport through low-level jets and atmospheric rivers.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1436(1)</w:t>
      </w:r>
      <w:r w:rsidRPr="005D5915">
        <w:rPr>
          <w:rFonts w:cs="Times New Roman"/>
          <w:sz w:val="20"/>
          <w:szCs w:val="20"/>
          <w:lang w:val="en-GB"/>
        </w:rPr>
        <w:t>, 217–230, doi:</w:t>
      </w:r>
      <w:hyperlink r:id="rId1251" w:history="1">
        <w:r w:rsidRPr="005D5915">
          <w:rPr>
            <w:rStyle w:val="Hyperlink"/>
            <w:rFonts w:cs="Times New Roman"/>
            <w:sz w:val="20"/>
            <w:szCs w:val="20"/>
            <w:lang w:val="en-US"/>
          </w:rPr>
          <w:t>10.1111/nyas.13960</w:t>
        </w:r>
      </w:hyperlink>
      <w:r w:rsidRPr="005D5915">
        <w:rPr>
          <w:rFonts w:cs="Times New Roman"/>
          <w:sz w:val="20"/>
          <w:szCs w:val="20"/>
          <w:lang w:val="en-GB"/>
        </w:rPr>
        <w:t>.</w:t>
      </w:r>
    </w:p>
    <w:p w14:paraId="40D77472" w14:textId="6D1044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Rasmijn, L.M. et al., 2018: Future equivalent of 2010 Russian heatwave intensified by weakening soil moisture constraints.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381–385, doi:</w:t>
      </w:r>
      <w:hyperlink r:id="rId1252" w:history="1">
        <w:r w:rsidRPr="005D5915">
          <w:rPr>
            <w:rStyle w:val="Hyperlink"/>
            <w:rFonts w:cs="Times New Roman"/>
            <w:sz w:val="20"/>
            <w:szCs w:val="20"/>
            <w:lang w:val="en-US"/>
          </w:rPr>
          <w:t>10.1038/s41558-018-0114-0</w:t>
        </w:r>
      </w:hyperlink>
      <w:r w:rsidRPr="005D5915">
        <w:rPr>
          <w:rFonts w:cs="Times New Roman"/>
          <w:sz w:val="20"/>
          <w:szCs w:val="20"/>
          <w:lang w:val="en-GB"/>
        </w:rPr>
        <w:t>.</w:t>
      </w:r>
    </w:p>
    <w:p w14:paraId="2429EE83" w14:textId="482709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Rasmussen, R. et al., 2012: How Well Are We Measuring Snow: The NOAA/FAA/NCAR Winter Precipitation Test Bed.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93(6)</w:t>
      </w:r>
      <w:r w:rsidRPr="005D5915">
        <w:rPr>
          <w:rFonts w:cs="Times New Roman"/>
          <w:sz w:val="20"/>
          <w:szCs w:val="20"/>
          <w:lang w:val="en-GB"/>
        </w:rPr>
        <w:t>, 811–829, doi:</w:t>
      </w:r>
      <w:hyperlink r:id="rId1253" w:history="1">
        <w:r w:rsidRPr="005D5915">
          <w:rPr>
            <w:rStyle w:val="Hyperlink"/>
            <w:rFonts w:cs="Times New Roman"/>
            <w:sz w:val="20"/>
            <w:szCs w:val="20"/>
            <w:lang w:val="en-US"/>
          </w:rPr>
          <w:t>10.1175/bams-d-11-00052.1</w:t>
        </w:r>
      </w:hyperlink>
      <w:r w:rsidRPr="005D5915">
        <w:rPr>
          <w:rFonts w:cs="Times New Roman"/>
          <w:sz w:val="20"/>
          <w:szCs w:val="20"/>
          <w:lang w:val="en-GB"/>
        </w:rPr>
        <w:t>.</w:t>
      </w:r>
    </w:p>
    <w:p w14:paraId="1C96B3B9" w14:textId="2F18A4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Räty, O., J. Räisänen, and J.S. Ylhäisi, 2014: Evaluation of delta change and bias correction methods for future daily precipitation: intermodel cross-validation using ENSEMBLES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42(9–10)</w:t>
      </w:r>
      <w:r w:rsidRPr="005D5915">
        <w:rPr>
          <w:rFonts w:cs="Times New Roman"/>
          <w:sz w:val="20"/>
          <w:szCs w:val="20"/>
          <w:lang w:val="en-GB"/>
        </w:rPr>
        <w:t>, 2287–2303, doi:</w:t>
      </w:r>
      <w:hyperlink r:id="rId1254" w:history="1">
        <w:r w:rsidRPr="005D5915">
          <w:rPr>
            <w:rStyle w:val="Hyperlink"/>
            <w:rFonts w:cs="Times New Roman"/>
            <w:sz w:val="20"/>
            <w:szCs w:val="20"/>
            <w:lang w:val="en-US"/>
          </w:rPr>
          <w:t>10.1007/s00382-014-2130-8</w:t>
        </w:r>
      </w:hyperlink>
      <w:r w:rsidRPr="005D5915">
        <w:rPr>
          <w:rFonts w:cs="Times New Roman"/>
          <w:sz w:val="20"/>
          <w:szCs w:val="20"/>
          <w:lang w:val="en-GB"/>
        </w:rPr>
        <w:t>.</w:t>
      </w:r>
    </w:p>
    <w:p w14:paraId="5F625556" w14:textId="431C2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Raymond, F., A. Ullmann, Y. Tramblay, P. Drobinski, and P. Camberlin, 2019: Evolution of Mediterranean extreme dry spells during the wet season under climate change.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19(8)</w:t>
      </w:r>
      <w:r w:rsidRPr="005D5915">
        <w:rPr>
          <w:rFonts w:cs="Times New Roman"/>
          <w:sz w:val="20"/>
          <w:szCs w:val="20"/>
          <w:lang w:val="en-GB"/>
        </w:rPr>
        <w:t>, 2339–2351, doi:</w:t>
      </w:r>
      <w:hyperlink r:id="rId1255" w:history="1">
        <w:r w:rsidRPr="005D5915">
          <w:rPr>
            <w:rStyle w:val="Hyperlink"/>
            <w:rFonts w:cs="Times New Roman"/>
            <w:sz w:val="20"/>
            <w:szCs w:val="20"/>
            <w:lang w:val="en-US"/>
          </w:rPr>
          <w:t>10.1007/s10113-019-01526-3</w:t>
        </w:r>
      </w:hyperlink>
      <w:r w:rsidRPr="005D5915">
        <w:rPr>
          <w:rFonts w:cs="Times New Roman"/>
          <w:sz w:val="20"/>
          <w:szCs w:val="20"/>
          <w:lang w:val="en-GB"/>
        </w:rPr>
        <w:t>.</w:t>
      </w:r>
    </w:p>
    <w:p w14:paraId="2A392A01" w14:textId="0BB54C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 M. and V.R. Barros, 2009: Extreme rainfalls in SE South America.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96(1–2)</w:t>
      </w:r>
      <w:r w:rsidRPr="005D5915">
        <w:rPr>
          <w:rFonts w:cs="Times New Roman"/>
          <w:sz w:val="20"/>
          <w:szCs w:val="20"/>
          <w:lang w:val="en-GB"/>
        </w:rPr>
        <w:t>, 119–136, doi:</w:t>
      </w:r>
      <w:hyperlink r:id="rId1256" w:history="1">
        <w:r w:rsidRPr="005D5915">
          <w:rPr>
            <w:rStyle w:val="Hyperlink"/>
            <w:rFonts w:cs="Times New Roman"/>
            <w:sz w:val="20"/>
            <w:szCs w:val="20"/>
            <w:lang w:val="en-US"/>
          </w:rPr>
          <w:t>10.1007/s10584-009-9619-x</w:t>
        </w:r>
      </w:hyperlink>
      <w:r w:rsidRPr="005D5915">
        <w:rPr>
          <w:rFonts w:cs="Times New Roman"/>
          <w:sz w:val="20"/>
          <w:szCs w:val="20"/>
          <w:lang w:val="en-GB"/>
        </w:rPr>
        <w:t>.</w:t>
      </w:r>
    </w:p>
    <w:p w14:paraId="453A2BDB" w14:textId="0FEE12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Reason, C.J.C. and D. Jagadheesha, 2005: Relationships between South Atlantic SST Variability and Atmospheric Circulation over the South African Region during Austral Winter.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3339–3355, doi:</w:t>
      </w:r>
      <w:hyperlink r:id="rId1257" w:history="1">
        <w:r w:rsidRPr="005D5915">
          <w:rPr>
            <w:rStyle w:val="Hyperlink"/>
            <w:rFonts w:cs="Times New Roman"/>
            <w:sz w:val="20"/>
            <w:szCs w:val="20"/>
            <w:lang w:val="en-US"/>
          </w:rPr>
          <w:t>10.1175/jcli3474.1</w:t>
        </w:r>
      </w:hyperlink>
      <w:r w:rsidRPr="005D5915">
        <w:rPr>
          <w:rFonts w:cs="Times New Roman"/>
          <w:sz w:val="20"/>
          <w:szCs w:val="20"/>
          <w:lang w:val="en-GB"/>
        </w:rPr>
        <w:t>.</w:t>
      </w:r>
    </w:p>
    <w:p w14:paraId="3B3A91D8" w14:textId="75AB42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Reason, C.J.C. and M. Rouault, 2005: Links between the Antarctic Oscillation and winter rainfall over western South Africa.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32(7)</w:t>
      </w:r>
      <w:r w:rsidRPr="005D5915">
        <w:rPr>
          <w:rFonts w:cs="Times New Roman"/>
          <w:sz w:val="20"/>
          <w:szCs w:val="20"/>
          <w:lang w:val="en-GB"/>
        </w:rPr>
        <w:t>, L07705, doi:</w:t>
      </w:r>
      <w:hyperlink r:id="rId1258" w:history="1">
        <w:r w:rsidRPr="005D5915">
          <w:rPr>
            <w:rStyle w:val="Hyperlink"/>
            <w:rFonts w:cs="Times New Roman"/>
            <w:sz w:val="20"/>
            <w:szCs w:val="20"/>
            <w:lang w:val="en-US"/>
          </w:rPr>
          <w:t>10.1029/2005gl022419</w:t>
        </w:r>
      </w:hyperlink>
      <w:r w:rsidRPr="005D5915">
        <w:rPr>
          <w:rFonts w:cs="Times New Roman"/>
          <w:sz w:val="20"/>
          <w:szCs w:val="20"/>
          <w:lang w:val="en-GB"/>
        </w:rPr>
        <w:t>.</w:t>
      </w:r>
    </w:p>
    <w:p w14:paraId="46179E94" w14:textId="1ADD3F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Reboita, M.S., R.P. da Rocha, M.R. de Souza, and M. Llopart, 2018: Extratropical cyclones over the southwestern South Atlantic Ocean: HadGEM2-ES and RegCM4 projections.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38(6)</w:t>
      </w:r>
      <w:r w:rsidRPr="005D5915">
        <w:rPr>
          <w:rFonts w:cs="Times New Roman"/>
          <w:sz w:val="20"/>
          <w:szCs w:val="20"/>
          <w:lang w:val="en-GB"/>
        </w:rPr>
        <w:t>, 2866–2879, doi:</w:t>
      </w:r>
      <w:hyperlink r:id="rId1259" w:history="1">
        <w:r w:rsidRPr="005D5915">
          <w:rPr>
            <w:rStyle w:val="Hyperlink"/>
            <w:rFonts w:cs="Times New Roman"/>
            <w:sz w:val="20"/>
            <w:szCs w:val="20"/>
            <w:lang w:val="en-US"/>
          </w:rPr>
          <w:t>10.1002/joc.5468</w:t>
        </w:r>
      </w:hyperlink>
      <w:r w:rsidRPr="005D5915">
        <w:rPr>
          <w:rFonts w:cs="Times New Roman"/>
          <w:sz w:val="20"/>
          <w:szCs w:val="20"/>
          <w:lang w:val="en-GB"/>
        </w:rPr>
        <w:t>.</w:t>
      </w:r>
    </w:p>
    <w:p w14:paraId="34CBF33D" w14:textId="0D5D22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Redon, E.C., A. Lemonsu, V. Masson, B. Morille, and M. Musy, 2017: Implementation of street trees within the solar radiative exchange parameterization of TEB in SURFEX v8.0.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385–411, doi:</w:t>
      </w:r>
      <w:hyperlink r:id="rId1260" w:history="1">
        <w:r w:rsidRPr="005D5915">
          <w:rPr>
            <w:rStyle w:val="Hyperlink"/>
            <w:rFonts w:cs="Times New Roman"/>
            <w:sz w:val="20"/>
            <w:szCs w:val="20"/>
            <w:lang w:val="en-US"/>
          </w:rPr>
          <w:t>10.5194/gmd-10-385-2017</w:t>
        </w:r>
      </w:hyperlink>
      <w:r w:rsidRPr="005D5915">
        <w:rPr>
          <w:rFonts w:cs="Times New Roman"/>
          <w:sz w:val="20"/>
          <w:szCs w:val="20"/>
          <w:lang w:val="en-GB"/>
        </w:rPr>
        <w:t>.</w:t>
      </w:r>
    </w:p>
    <w:p w14:paraId="48F05A7D" w14:textId="06431C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Reichstein, M. et al., 2019: Deep learning and process understanding for data-driven Earth system science.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566(7743)</w:t>
      </w:r>
      <w:r w:rsidRPr="005D5915">
        <w:rPr>
          <w:rFonts w:cs="Times New Roman"/>
          <w:sz w:val="20"/>
          <w:szCs w:val="20"/>
          <w:lang w:val="en-GB"/>
        </w:rPr>
        <w:t>, 195–204, doi:</w:t>
      </w:r>
      <w:hyperlink r:id="rId1261" w:history="1">
        <w:r w:rsidRPr="005D5915">
          <w:rPr>
            <w:rStyle w:val="Hyperlink"/>
            <w:rFonts w:cs="Times New Roman"/>
            <w:sz w:val="20"/>
            <w:szCs w:val="20"/>
            <w:lang w:val="en-US"/>
          </w:rPr>
          <w:t>10.1038/s41586-019-0912-1</w:t>
        </w:r>
      </w:hyperlink>
      <w:r w:rsidRPr="005D5915">
        <w:rPr>
          <w:rFonts w:cs="Times New Roman"/>
          <w:sz w:val="20"/>
          <w:szCs w:val="20"/>
          <w:lang w:val="en-GB"/>
        </w:rPr>
        <w:t>.</w:t>
      </w:r>
    </w:p>
    <w:p w14:paraId="57997C17" w14:textId="5B2091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 Y., L. Song, Y. Xiao, and L. Du, 2019: Underestimated interannual variability of East Asian summer rainfall under climate change.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911–920, doi:</w:t>
      </w:r>
      <w:hyperlink r:id="rId1262" w:history="1">
        <w:r w:rsidRPr="005D5915">
          <w:rPr>
            <w:rStyle w:val="Hyperlink"/>
            <w:rFonts w:cs="Times New Roman"/>
            <w:sz w:val="20"/>
            <w:szCs w:val="20"/>
            <w:lang w:val="en-US"/>
          </w:rPr>
          <w:t>10.1007/s00704-018-2398-4</w:t>
        </w:r>
      </w:hyperlink>
      <w:r w:rsidRPr="005D5915">
        <w:rPr>
          <w:rFonts w:cs="Times New Roman"/>
          <w:sz w:val="20"/>
          <w:szCs w:val="20"/>
          <w:lang w:val="en-GB"/>
        </w:rPr>
        <w:t>.</w:t>
      </w:r>
    </w:p>
    <w:p w14:paraId="0B75A9E1" w14:textId="1C8C35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 Y.-Y. et al., 2017: Observed changes in surface air temperature and precipitation in the Hindu Kush Himalayan region over the last 100-plus years.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148–156, doi:</w:t>
      </w:r>
      <w:hyperlink r:id="rId1263" w:history="1">
        <w:r w:rsidRPr="005D5915">
          <w:rPr>
            <w:rStyle w:val="Hyperlink"/>
            <w:rFonts w:cs="Times New Roman"/>
            <w:sz w:val="20"/>
            <w:szCs w:val="20"/>
            <w:lang w:val="en-US"/>
          </w:rPr>
          <w:t>10.1016/j.accre.2017.08.001</w:t>
        </w:r>
      </w:hyperlink>
      <w:r w:rsidRPr="005D5915">
        <w:rPr>
          <w:rFonts w:cs="Times New Roman"/>
          <w:sz w:val="20"/>
          <w:szCs w:val="20"/>
          <w:lang w:val="en-GB"/>
        </w:rPr>
        <w:t>.</w:t>
      </w:r>
    </w:p>
    <w:p w14:paraId="49F043E2" w14:textId="5486A5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Rennie, J.J. et al., 2014: The international surface temperature initiative global land surface databank: monthly temperature data release description and methods. </w:t>
      </w:r>
      <w:r w:rsidRPr="005D5915">
        <w:rPr>
          <w:rFonts w:cs="Times New Roman"/>
          <w:i/>
          <w:sz w:val="20"/>
          <w:szCs w:val="20"/>
          <w:lang w:val="en-GB"/>
        </w:rPr>
        <w:t>Geoscience Data Journal</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75–102, doi:</w:t>
      </w:r>
      <w:hyperlink r:id="rId1264" w:history="1">
        <w:r w:rsidRPr="005D5915">
          <w:rPr>
            <w:rStyle w:val="Hyperlink"/>
            <w:rFonts w:cs="Times New Roman"/>
            <w:sz w:val="20"/>
            <w:szCs w:val="20"/>
            <w:lang w:val="en-US"/>
          </w:rPr>
          <w:t>10.1002/gdj3.8</w:t>
        </w:r>
      </w:hyperlink>
      <w:r w:rsidRPr="005D5915">
        <w:rPr>
          <w:rFonts w:cs="Times New Roman"/>
          <w:sz w:val="20"/>
          <w:szCs w:val="20"/>
          <w:lang w:val="en-GB"/>
        </w:rPr>
        <w:t>.</w:t>
      </w:r>
    </w:p>
    <w:p w14:paraId="4C8CA305" w14:textId="49786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Reszler, C., M.B. Switanek, and H. Truhetz, 2018: Convection-permitting regional climate simulations for representing floods in small- and medium-sized catchments in the Eastern Alps. </w:t>
      </w:r>
      <w:r w:rsidRPr="005D5915">
        <w:rPr>
          <w:rFonts w:cs="Times New Roman"/>
          <w:i/>
          <w:sz w:val="20"/>
          <w:szCs w:val="20"/>
          <w:lang w:val="en-GB"/>
        </w:rPr>
        <w:t>Natural Hazards and Earth System Sciences</w:t>
      </w:r>
      <w:r w:rsidRPr="005D5915">
        <w:rPr>
          <w:rFonts w:cs="Times New Roman"/>
          <w:sz w:val="20"/>
          <w:szCs w:val="20"/>
          <w:lang w:val="en-GB"/>
        </w:rPr>
        <w:t xml:space="preserve">, </w:t>
      </w:r>
      <w:r w:rsidRPr="005D5915">
        <w:rPr>
          <w:rFonts w:cs="Times New Roman"/>
          <w:b/>
          <w:sz w:val="20"/>
          <w:szCs w:val="20"/>
          <w:lang w:val="en-GB"/>
        </w:rPr>
        <w:t>18(10)</w:t>
      </w:r>
      <w:r w:rsidRPr="005D5915">
        <w:rPr>
          <w:rFonts w:cs="Times New Roman"/>
          <w:sz w:val="20"/>
          <w:szCs w:val="20"/>
          <w:lang w:val="en-GB"/>
        </w:rPr>
        <w:t>, 2653–2674, doi:</w:t>
      </w:r>
      <w:hyperlink r:id="rId1265" w:history="1">
        <w:r w:rsidRPr="005D5915">
          <w:rPr>
            <w:rStyle w:val="Hyperlink"/>
            <w:rFonts w:cs="Times New Roman"/>
            <w:sz w:val="20"/>
            <w:szCs w:val="20"/>
            <w:lang w:val="en-US"/>
          </w:rPr>
          <w:t>10.5194/nhess-18-2653-2018</w:t>
        </w:r>
      </w:hyperlink>
      <w:r w:rsidRPr="005D5915">
        <w:rPr>
          <w:rFonts w:cs="Times New Roman"/>
          <w:sz w:val="20"/>
          <w:szCs w:val="20"/>
          <w:lang w:val="en-GB"/>
        </w:rPr>
        <w:t>.</w:t>
      </w:r>
    </w:p>
    <w:p w14:paraId="2B693E18" w14:textId="713754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Rhoades, A.M., A.D. Jones, and P.A. Ullrich, 2018: Assessing Mountains as Natural Reservoirs With a Multimetric Framework.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6(9)</w:t>
      </w:r>
      <w:r w:rsidRPr="005D5915">
        <w:rPr>
          <w:rFonts w:cs="Times New Roman"/>
          <w:sz w:val="20"/>
          <w:szCs w:val="20"/>
          <w:lang w:val="en-GB"/>
        </w:rPr>
        <w:t>, 1221–1241, doi:</w:t>
      </w:r>
      <w:hyperlink r:id="rId1266" w:history="1">
        <w:r w:rsidRPr="005D5915">
          <w:rPr>
            <w:rStyle w:val="Hyperlink"/>
            <w:rFonts w:cs="Times New Roman"/>
            <w:sz w:val="20"/>
            <w:szCs w:val="20"/>
            <w:lang w:val="en-US"/>
          </w:rPr>
          <w:t>10.1002/2017ef000789</w:t>
        </w:r>
      </w:hyperlink>
      <w:r w:rsidRPr="005D5915">
        <w:rPr>
          <w:rFonts w:cs="Times New Roman"/>
          <w:sz w:val="20"/>
          <w:szCs w:val="20"/>
          <w:lang w:val="en-GB"/>
        </w:rPr>
        <w:t>.</w:t>
      </w:r>
    </w:p>
    <w:p w14:paraId="72B61C8B" w14:textId="198018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Ribes, A. and L. Terray, 2013: Application of regularised optimal fingerprinting to attribution. Part II: application to global near-surface temperature.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2837–2853, doi:</w:t>
      </w:r>
      <w:hyperlink r:id="rId1267" w:history="1">
        <w:r w:rsidRPr="005D5915">
          <w:rPr>
            <w:rStyle w:val="Hyperlink"/>
            <w:rFonts w:cs="Times New Roman"/>
            <w:sz w:val="20"/>
            <w:szCs w:val="20"/>
            <w:lang w:val="en-US"/>
          </w:rPr>
          <w:t>10.1007/s00382-013-1736-6</w:t>
        </w:r>
      </w:hyperlink>
      <w:r w:rsidRPr="005D5915">
        <w:rPr>
          <w:rFonts w:cs="Times New Roman"/>
          <w:sz w:val="20"/>
          <w:szCs w:val="20"/>
          <w:lang w:val="en-GB"/>
        </w:rPr>
        <w:t>.</w:t>
      </w:r>
    </w:p>
    <w:p w14:paraId="624628BA" w14:textId="47B78C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Ribes, A. et al., 2019: Observed increase in extreme daily rainfall in the French Mediterranean.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1095–1114, doi:</w:t>
      </w:r>
      <w:hyperlink r:id="rId1268" w:history="1">
        <w:r w:rsidRPr="005D5915">
          <w:rPr>
            <w:rStyle w:val="Hyperlink"/>
            <w:rFonts w:cs="Times New Roman"/>
            <w:sz w:val="20"/>
            <w:szCs w:val="20"/>
            <w:lang w:val="en-US"/>
          </w:rPr>
          <w:t>10.1007/s00382-018-4179-2</w:t>
        </w:r>
      </w:hyperlink>
      <w:r w:rsidRPr="005D5915">
        <w:rPr>
          <w:rFonts w:cs="Times New Roman"/>
          <w:sz w:val="20"/>
          <w:szCs w:val="20"/>
          <w:lang w:val="en-GB"/>
        </w:rPr>
        <w:t>.</w:t>
      </w:r>
    </w:p>
    <w:p w14:paraId="678AF744" w14:textId="253104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Riboldi, J., F. Lott, F. D’Andrea, and G. Rivière, 2020: On the Linkage Between Rossby Wave Phase Speed, </w:t>
      </w:r>
      <w:r w:rsidRPr="005D5915">
        <w:rPr>
          <w:rFonts w:cs="Times New Roman"/>
          <w:sz w:val="20"/>
          <w:szCs w:val="20"/>
          <w:lang w:val="en-GB"/>
        </w:rPr>
        <w:lastRenderedPageBreak/>
        <w:t xml:space="preserve">Atmospheric Blocking, and Arctic Amplification.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47(19)</w:t>
      </w:r>
      <w:r w:rsidRPr="005D5915">
        <w:rPr>
          <w:rFonts w:cs="Times New Roman"/>
          <w:sz w:val="20"/>
          <w:szCs w:val="20"/>
          <w:lang w:val="en-GB"/>
        </w:rPr>
        <w:t>, doi:</w:t>
      </w:r>
      <w:hyperlink r:id="rId1269" w:history="1">
        <w:r w:rsidRPr="005D5915">
          <w:rPr>
            <w:rStyle w:val="Hyperlink"/>
            <w:rFonts w:cs="Times New Roman"/>
            <w:sz w:val="20"/>
            <w:szCs w:val="20"/>
            <w:lang w:val="en-US"/>
          </w:rPr>
          <w:t>10.1029/2020gl087796</w:t>
        </w:r>
      </w:hyperlink>
      <w:r w:rsidRPr="005D5915">
        <w:rPr>
          <w:rFonts w:cs="Times New Roman"/>
          <w:sz w:val="20"/>
          <w:szCs w:val="20"/>
          <w:lang w:val="en-GB"/>
        </w:rPr>
        <w:t>.</w:t>
      </w:r>
    </w:p>
    <w:p w14:paraId="6488CD3F" w14:textId="3F143E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Rice, J.L., C.A. Woodhouse, and J.J. Lukas, 2009: Science and Decision Making: Water Management and Tree-Ring Data in the Western United States. </w:t>
      </w:r>
      <w:r w:rsidRPr="005D5915">
        <w:rPr>
          <w:rFonts w:cs="Times New Roman"/>
          <w:i/>
          <w:sz w:val="20"/>
          <w:szCs w:val="20"/>
          <w:lang w:val="en-GB"/>
        </w:rPr>
        <w:t>JAWRA Journal of the American Water Resources Association</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1248–1259, doi:</w:t>
      </w:r>
      <w:hyperlink r:id="rId1270" w:history="1">
        <w:r w:rsidRPr="005D5915">
          <w:rPr>
            <w:rStyle w:val="Hyperlink"/>
            <w:rFonts w:cs="Times New Roman"/>
            <w:sz w:val="20"/>
            <w:szCs w:val="20"/>
            <w:lang w:val="en-US"/>
          </w:rPr>
          <w:t>10.1111/j.1752-1688.2009.00358.x</w:t>
        </w:r>
      </w:hyperlink>
      <w:r w:rsidRPr="005D5915">
        <w:rPr>
          <w:rFonts w:cs="Times New Roman"/>
          <w:sz w:val="20"/>
          <w:szCs w:val="20"/>
          <w:lang w:val="en-GB"/>
        </w:rPr>
        <w:t>.</w:t>
      </w:r>
    </w:p>
    <w:p w14:paraId="06A630BE" w14:textId="22CBB7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Ridley, D.A., C.L. Heald, and J.M. Prospero, 2014: What controls the recent changes in African mineral dust aerosol across the Atlantic?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5735–5747, doi:</w:t>
      </w:r>
      <w:hyperlink r:id="rId1271" w:history="1">
        <w:r w:rsidRPr="005D5915">
          <w:rPr>
            <w:rStyle w:val="Hyperlink"/>
            <w:rFonts w:cs="Times New Roman"/>
            <w:sz w:val="20"/>
            <w:szCs w:val="20"/>
            <w:lang w:val="en-US"/>
          </w:rPr>
          <w:t>10.5194/acp-14-5735-2014</w:t>
        </w:r>
      </w:hyperlink>
      <w:r w:rsidRPr="005D5915">
        <w:rPr>
          <w:rFonts w:cs="Times New Roman"/>
          <w:sz w:val="20"/>
          <w:szCs w:val="20"/>
          <w:lang w:val="en-GB"/>
        </w:rPr>
        <w:t>.</w:t>
      </w:r>
    </w:p>
    <w:p w14:paraId="7C5CDEF5" w14:textId="01489F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Rienecker, M.M. et al., 2011: MERRA: NASA’s Modern-Era Retrospective Analysis for Research and Applications.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24(14)</w:t>
      </w:r>
      <w:r w:rsidRPr="005D5915">
        <w:rPr>
          <w:rFonts w:cs="Times New Roman"/>
          <w:sz w:val="20"/>
          <w:szCs w:val="20"/>
          <w:lang w:val="en-GB"/>
        </w:rPr>
        <w:t>, 3624–3648, doi:</w:t>
      </w:r>
      <w:hyperlink r:id="rId1272" w:history="1">
        <w:r w:rsidRPr="005D5915">
          <w:rPr>
            <w:rStyle w:val="Hyperlink"/>
            <w:rFonts w:cs="Times New Roman"/>
            <w:sz w:val="20"/>
            <w:szCs w:val="20"/>
            <w:lang w:val="en-US"/>
          </w:rPr>
          <w:t>10.1175/jcli-d-11-00015.1</w:t>
        </w:r>
      </w:hyperlink>
      <w:r w:rsidRPr="005D5915">
        <w:rPr>
          <w:rFonts w:cs="Times New Roman"/>
          <w:sz w:val="20"/>
          <w:szCs w:val="20"/>
          <w:lang w:val="en-GB"/>
        </w:rPr>
        <w:t>.</w:t>
      </w:r>
    </w:p>
    <w:p w14:paraId="5A1DA5DC" w14:textId="39062E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Robaa, S.M., 2013: Some aspects of the urban climates of Greater Cairo Region, Egypt.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33(15)</w:t>
      </w:r>
      <w:r w:rsidRPr="005D5915">
        <w:rPr>
          <w:rFonts w:cs="Times New Roman"/>
          <w:sz w:val="20"/>
          <w:szCs w:val="20"/>
          <w:lang w:val="en-GB"/>
        </w:rPr>
        <w:t>, 3206–3216, doi:</w:t>
      </w:r>
      <w:hyperlink r:id="rId1273" w:history="1">
        <w:r w:rsidRPr="005D5915">
          <w:rPr>
            <w:rStyle w:val="Hyperlink"/>
            <w:rFonts w:cs="Times New Roman"/>
            <w:sz w:val="20"/>
            <w:szCs w:val="20"/>
            <w:lang w:val="en-US"/>
          </w:rPr>
          <w:t>10.1002/joc.3661</w:t>
        </w:r>
      </w:hyperlink>
      <w:r w:rsidRPr="005D5915">
        <w:rPr>
          <w:rFonts w:cs="Times New Roman"/>
          <w:sz w:val="20"/>
          <w:szCs w:val="20"/>
          <w:lang w:val="en-GB"/>
        </w:rPr>
        <w:t>.</w:t>
      </w:r>
    </w:p>
    <w:p w14:paraId="3D2DB8DF" w14:textId="31C99F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Roberts, M.J. et al., 2018: The Benefits of Global High Resolution for Climate Simulation: Process Understanding and the Enabling of Stakeholder Decisions at the Regional Scale.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99(11)</w:t>
      </w:r>
      <w:r w:rsidRPr="005D5915">
        <w:rPr>
          <w:rFonts w:cs="Times New Roman"/>
          <w:sz w:val="20"/>
          <w:szCs w:val="20"/>
          <w:lang w:val="en-GB"/>
        </w:rPr>
        <w:t>, 2341–2359, doi:</w:t>
      </w:r>
      <w:hyperlink r:id="rId1274" w:history="1">
        <w:r w:rsidRPr="005D5915">
          <w:rPr>
            <w:rStyle w:val="Hyperlink"/>
            <w:rFonts w:cs="Times New Roman"/>
            <w:sz w:val="20"/>
            <w:szCs w:val="20"/>
            <w:lang w:val="en-US"/>
          </w:rPr>
          <w:t>10.1175/bams-d-15-00320.1</w:t>
        </w:r>
      </w:hyperlink>
      <w:r w:rsidRPr="005D5915">
        <w:rPr>
          <w:rFonts w:cs="Times New Roman"/>
          <w:sz w:val="20"/>
          <w:szCs w:val="20"/>
          <w:lang w:val="en-GB"/>
        </w:rPr>
        <w:t>.</w:t>
      </w:r>
    </w:p>
    <w:p w14:paraId="1F0898A5" w14:textId="663FD5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Robeson, S.M., 2015: Revisiting the recent California drought as an extreme value.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42(16)</w:t>
      </w:r>
      <w:r w:rsidRPr="005D5915">
        <w:rPr>
          <w:rFonts w:cs="Times New Roman"/>
          <w:sz w:val="20"/>
          <w:szCs w:val="20"/>
          <w:lang w:val="en-GB"/>
        </w:rPr>
        <w:t>, 6771–6779, doi:</w:t>
      </w:r>
      <w:hyperlink r:id="rId1275" w:history="1">
        <w:r w:rsidRPr="005D5915">
          <w:rPr>
            <w:rStyle w:val="Hyperlink"/>
            <w:rFonts w:cs="Times New Roman"/>
            <w:sz w:val="20"/>
            <w:szCs w:val="20"/>
            <w:lang w:val="en-US"/>
          </w:rPr>
          <w:t>10.1002/2015gl064593</w:t>
        </w:r>
      </w:hyperlink>
      <w:r w:rsidRPr="005D5915">
        <w:rPr>
          <w:rFonts w:cs="Times New Roman"/>
          <w:sz w:val="20"/>
          <w:szCs w:val="20"/>
          <w:lang w:val="en-GB"/>
        </w:rPr>
        <w:t>.</w:t>
      </w:r>
    </w:p>
    <w:p w14:paraId="39EE0529" w14:textId="215731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Robin, Y., M. Vrac, P. Naveau, and P. Yiou, 2019: Multivariate stochastic bias corrections with optimal transport.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23(2)</w:t>
      </w:r>
      <w:r w:rsidRPr="005D5915">
        <w:rPr>
          <w:rFonts w:cs="Times New Roman"/>
          <w:sz w:val="20"/>
          <w:szCs w:val="20"/>
          <w:lang w:val="en-GB"/>
        </w:rPr>
        <w:t>, 773–786, doi:</w:t>
      </w:r>
      <w:hyperlink r:id="rId1276" w:history="1">
        <w:r w:rsidRPr="005D5915">
          <w:rPr>
            <w:rStyle w:val="Hyperlink"/>
            <w:rFonts w:cs="Times New Roman"/>
            <w:sz w:val="20"/>
            <w:szCs w:val="20"/>
            <w:lang w:val="en-US"/>
          </w:rPr>
          <w:t>10.5194/hess-23-773-2019</w:t>
        </w:r>
      </w:hyperlink>
      <w:r w:rsidRPr="005D5915">
        <w:rPr>
          <w:rFonts w:cs="Times New Roman"/>
          <w:sz w:val="20"/>
          <w:szCs w:val="20"/>
          <w:lang w:val="en-GB"/>
        </w:rPr>
        <w:t>.</w:t>
      </w:r>
    </w:p>
    <w:p w14:paraId="29063A54" w14:textId="62AF12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Robins, S., 2019: ‘Day Zero’, Hydraulic Citizenship and the Defence of the Commons in Cape Town: A Case Study of the Politics of Water and its Infrastructures (2017–2018). </w:t>
      </w:r>
      <w:r w:rsidRPr="005D5915">
        <w:rPr>
          <w:rFonts w:cs="Times New Roman"/>
          <w:i/>
          <w:sz w:val="20"/>
          <w:szCs w:val="20"/>
          <w:lang w:val="en-GB"/>
        </w:rPr>
        <w:t>Journal of Southern African Studies</w:t>
      </w:r>
      <w:r w:rsidRPr="005D5915">
        <w:rPr>
          <w:rFonts w:cs="Times New Roman"/>
          <w:sz w:val="20"/>
          <w:szCs w:val="20"/>
          <w:lang w:val="en-GB"/>
        </w:rPr>
        <w:t>, 1–25, doi:</w:t>
      </w:r>
      <w:hyperlink r:id="rId1277" w:history="1">
        <w:r w:rsidRPr="005D5915">
          <w:rPr>
            <w:rStyle w:val="Hyperlink"/>
            <w:rFonts w:cs="Times New Roman"/>
            <w:sz w:val="20"/>
            <w:szCs w:val="20"/>
            <w:lang w:val="en-US"/>
          </w:rPr>
          <w:t>10.1080/03057070.2019.1552424</w:t>
        </w:r>
      </w:hyperlink>
      <w:r w:rsidRPr="005D5915">
        <w:rPr>
          <w:rFonts w:cs="Times New Roman"/>
          <w:sz w:val="20"/>
          <w:szCs w:val="20"/>
          <w:lang w:val="en-GB"/>
        </w:rPr>
        <w:t>.</w:t>
      </w:r>
    </w:p>
    <w:p w14:paraId="7154F448" w14:textId="373588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Robledo, F., C. Vera, and O. Penalba, 2020: Multi-scale features of the co-variability between global sea surface temperature anomalies and daily extreme rainfall in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40(9)</w:t>
      </w:r>
      <w:r w:rsidRPr="005D5915">
        <w:rPr>
          <w:rFonts w:cs="Times New Roman"/>
          <w:sz w:val="20"/>
          <w:szCs w:val="20"/>
          <w:lang w:val="en-GB"/>
        </w:rPr>
        <w:t>, 4289–4299, doi:</w:t>
      </w:r>
      <w:hyperlink r:id="rId1278" w:history="1">
        <w:r w:rsidRPr="005D5915">
          <w:rPr>
            <w:rStyle w:val="Hyperlink"/>
            <w:rFonts w:cs="Times New Roman"/>
            <w:sz w:val="20"/>
            <w:szCs w:val="20"/>
            <w:lang w:val="en-US"/>
          </w:rPr>
          <w:t>10.1002/joc.6462</w:t>
        </w:r>
      </w:hyperlink>
      <w:r w:rsidRPr="005D5915">
        <w:rPr>
          <w:rFonts w:cs="Times New Roman"/>
          <w:sz w:val="20"/>
          <w:szCs w:val="20"/>
          <w:lang w:val="en-GB"/>
        </w:rPr>
        <w:t>.</w:t>
      </w:r>
    </w:p>
    <w:p w14:paraId="1BC95461" w14:textId="20E22E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Robledo, F.A., C. Vera, and O.C. Penalba, 2016: Influence of the large-scale climate variability on daily rainfall extremes over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412–423, doi:</w:t>
      </w:r>
      <w:hyperlink r:id="rId1279" w:history="1">
        <w:r w:rsidRPr="005D5915">
          <w:rPr>
            <w:rStyle w:val="Hyperlink"/>
            <w:rFonts w:cs="Times New Roman"/>
            <w:sz w:val="20"/>
            <w:szCs w:val="20"/>
            <w:lang w:val="en-US"/>
          </w:rPr>
          <w:t>10.1002/joc.4359</w:t>
        </w:r>
      </w:hyperlink>
      <w:r w:rsidRPr="005D5915">
        <w:rPr>
          <w:rFonts w:cs="Times New Roman"/>
          <w:sz w:val="20"/>
          <w:szCs w:val="20"/>
          <w:lang w:val="en-GB"/>
        </w:rPr>
        <w:t>.</w:t>
      </w:r>
    </w:p>
    <w:p w14:paraId="202E7A0A" w14:textId="1795BB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Robson, J., P. Ortega, and R. Sutton, 2016: A reversal of climatic trends in the North Atlantic since 2005.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9(7)</w:t>
      </w:r>
      <w:r w:rsidRPr="005D5915">
        <w:rPr>
          <w:rFonts w:cs="Times New Roman"/>
          <w:sz w:val="20"/>
          <w:szCs w:val="20"/>
          <w:lang w:val="en-GB"/>
        </w:rPr>
        <w:t>, 513–517, doi:</w:t>
      </w:r>
      <w:hyperlink r:id="rId1280" w:history="1">
        <w:r w:rsidRPr="005D5915">
          <w:rPr>
            <w:rStyle w:val="Hyperlink"/>
            <w:rFonts w:cs="Times New Roman"/>
            <w:sz w:val="20"/>
            <w:szCs w:val="20"/>
            <w:lang w:val="en-US"/>
          </w:rPr>
          <w:t>10.1038/ngeo2727</w:t>
        </w:r>
      </w:hyperlink>
      <w:r w:rsidRPr="005D5915">
        <w:rPr>
          <w:rFonts w:cs="Times New Roman"/>
          <w:sz w:val="20"/>
          <w:szCs w:val="20"/>
          <w:lang w:val="en-GB"/>
        </w:rPr>
        <w:t>.</w:t>
      </w:r>
    </w:p>
    <w:p w14:paraId="664F1732" w14:textId="4EE964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Rodríguez-Fonseca, B. et al., 2015: Variability and Predictability of West African Droughts: A Review on the Role of Sea Surface Temperature Anomalies.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4034–4060, doi:</w:t>
      </w:r>
      <w:hyperlink r:id="rId1281" w:history="1">
        <w:r w:rsidRPr="005D5915">
          <w:rPr>
            <w:rStyle w:val="Hyperlink"/>
            <w:rFonts w:cs="Times New Roman"/>
            <w:sz w:val="20"/>
            <w:szCs w:val="20"/>
            <w:lang w:val="en-US"/>
          </w:rPr>
          <w:t>10.1175/jcli-d-14-00130.1</w:t>
        </w:r>
      </w:hyperlink>
      <w:r w:rsidRPr="005D5915">
        <w:rPr>
          <w:rFonts w:cs="Times New Roman"/>
          <w:sz w:val="20"/>
          <w:szCs w:val="20"/>
          <w:lang w:val="en-GB"/>
        </w:rPr>
        <w:t>.</w:t>
      </w:r>
    </w:p>
    <w:p w14:paraId="6ACADCA9" w14:textId="54BB5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Rodwell, M.J. and B.J. Hoskins, 1996: Monsoons and the dynamics of deserts.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122(534)</w:t>
      </w:r>
      <w:r w:rsidRPr="005D5915">
        <w:rPr>
          <w:rFonts w:cs="Times New Roman"/>
          <w:sz w:val="20"/>
          <w:szCs w:val="20"/>
          <w:lang w:val="en-GB"/>
        </w:rPr>
        <w:t>, 1385–1404, doi:</w:t>
      </w:r>
      <w:hyperlink r:id="rId1282" w:history="1">
        <w:r w:rsidRPr="005D5915">
          <w:rPr>
            <w:rStyle w:val="Hyperlink"/>
            <w:rFonts w:cs="Times New Roman"/>
            <w:sz w:val="20"/>
            <w:szCs w:val="20"/>
            <w:lang w:val="en-US"/>
          </w:rPr>
          <w:t>10.1002/qj.49712253408</w:t>
        </w:r>
      </w:hyperlink>
      <w:r w:rsidRPr="005D5915">
        <w:rPr>
          <w:rFonts w:cs="Times New Roman"/>
          <w:sz w:val="20"/>
          <w:szCs w:val="20"/>
          <w:lang w:val="en-GB"/>
        </w:rPr>
        <w:t>.</w:t>
      </w:r>
    </w:p>
    <w:p w14:paraId="32F9FFF2" w14:textId="23DD7B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Roehrig, R., D. Bouniol, F. Guichard, F. Hourdin, and J.-L. Redelsperger, 2013: The Present and Future of the West African Monsoon: A Process-Oriented Assessment of CMIP5 Simulations along the AMMA Transect.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26(17)</w:t>
      </w:r>
      <w:r w:rsidRPr="005D5915">
        <w:rPr>
          <w:rFonts w:cs="Times New Roman"/>
          <w:sz w:val="20"/>
          <w:szCs w:val="20"/>
          <w:lang w:val="en-GB"/>
        </w:rPr>
        <w:t>, 6471–6505, doi:</w:t>
      </w:r>
      <w:hyperlink r:id="rId1283" w:history="1">
        <w:r w:rsidRPr="005D5915">
          <w:rPr>
            <w:rStyle w:val="Hyperlink"/>
            <w:rFonts w:cs="Times New Roman"/>
            <w:sz w:val="20"/>
            <w:szCs w:val="20"/>
            <w:lang w:val="en-US"/>
          </w:rPr>
          <w:t>10.1175/jcli-d-12-00505.1</w:t>
        </w:r>
      </w:hyperlink>
      <w:r w:rsidRPr="005D5915">
        <w:rPr>
          <w:rFonts w:cs="Times New Roman"/>
          <w:sz w:val="20"/>
          <w:szCs w:val="20"/>
          <w:lang w:val="en-GB"/>
        </w:rPr>
        <w:t>.</w:t>
      </w:r>
    </w:p>
    <w:p w14:paraId="02C9D472" w14:textId="36A107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Rohrer, M. et al., 2018: Representation of Extratropical Cyclones, Blocking Anticyclones, and Alpine Circulation Types in Multiple Reanalyses and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31(8)</w:t>
      </w:r>
      <w:r w:rsidRPr="005D5915">
        <w:rPr>
          <w:rFonts w:cs="Times New Roman"/>
          <w:sz w:val="20"/>
          <w:szCs w:val="20"/>
          <w:lang w:val="en-GB"/>
        </w:rPr>
        <w:t>, 3009–3031, doi:</w:t>
      </w:r>
      <w:hyperlink r:id="rId1284" w:history="1">
        <w:r w:rsidRPr="005D5915">
          <w:rPr>
            <w:rStyle w:val="Hyperlink"/>
            <w:rFonts w:cs="Times New Roman"/>
            <w:sz w:val="20"/>
            <w:szCs w:val="20"/>
            <w:lang w:val="en-US"/>
          </w:rPr>
          <w:t>10.1175/jcli-d-17-0350.1</w:t>
        </w:r>
      </w:hyperlink>
      <w:r w:rsidRPr="005D5915">
        <w:rPr>
          <w:rFonts w:cs="Times New Roman"/>
          <w:sz w:val="20"/>
          <w:szCs w:val="20"/>
          <w:lang w:val="en-GB"/>
        </w:rPr>
        <w:t>.</w:t>
      </w:r>
    </w:p>
    <w:p w14:paraId="5A985829" w14:textId="095FD1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Rojas, R., L. Feyen, A. Dosio, and D. Bavera, 2011: Improving pan-European hydrological simulation of extreme events through statistical bias correction of RCM-driven climate simulations.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15(8)</w:t>
      </w:r>
      <w:r w:rsidRPr="005D5915">
        <w:rPr>
          <w:rFonts w:cs="Times New Roman"/>
          <w:sz w:val="20"/>
          <w:szCs w:val="20"/>
          <w:lang w:val="en-GB"/>
        </w:rPr>
        <w:t>, 2599–2620, doi:</w:t>
      </w:r>
      <w:hyperlink r:id="rId1285" w:history="1">
        <w:r w:rsidRPr="005D5915">
          <w:rPr>
            <w:rStyle w:val="Hyperlink"/>
            <w:rFonts w:cs="Times New Roman"/>
            <w:sz w:val="20"/>
            <w:szCs w:val="20"/>
            <w:lang w:val="en-US"/>
          </w:rPr>
          <w:t>10.5194/hess-15-2599-2011</w:t>
        </w:r>
      </w:hyperlink>
      <w:r w:rsidRPr="005D5915">
        <w:rPr>
          <w:rFonts w:cs="Times New Roman"/>
          <w:sz w:val="20"/>
          <w:szCs w:val="20"/>
          <w:lang w:val="en-GB"/>
        </w:rPr>
        <w:t>.</w:t>
      </w:r>
    </w:p>
    <w:p w14:paraId="3BEE2D8D" w14:textId="253960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Ropelewski, C.F. and M.S. Halpert, 1987: Global and Regional Scale Precipitation Patterns Associated with the El Niño/Southern Oscillation.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115(8)</w:t>
      </w:r>
      <w:r w:rsidRPr="005D5915">
        <w:rPr>
          <w:rFonts w:cs="Times New Roman"/>
          <w:sz w:val="20"/>
          <w:szCs w:val="20"/>
          <w:lang w:val="en-GB"/>
        </w:rPr>
        <w:t>, 1606–1626, doi:</w:t>
      </w:r>
      <w:hyperlink r:id="rId1286" w:history="1">
        <w:r w:rsidRPr="005D5915">
          <w:rPr>
            <w:rStyle w:val="Hyperlink"/>
            <w:rFonts w:cs="Times New Roman"/>
            <w:sz w:val="20"/>
            <w:szCs w:val="20"/>
            <w:lang w:val="en-US"/>
          </w:rPr>
          <w:t>10.1175/1520-0493(1987)115&lt;1606:garspp&gt;2.0.co;2</w:t>
        </w:r>
      </w:hyperlink>
      <w:r w:rsidRPr="005D5915">
        <w:rPr>
          <w:rFonts w:cs="Times New Roman"/>
          <w:sz w:val="20"/>
          <w:szCs w:val="20"/>
          <w:lang w:val="en-GB"/>
        </w:rPr>
        <w:t>.</w:t>
      </w:r>
    </w:p>
    <w:p w14:paraId="25372108" w14:textId="13232F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Rosenzweig, C. and P. Neofotis, 2013: Detection and attribution of anthropogenic climate change impacts.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121–150, doi:</w:t>
      </w:r>
      <w:hyperlink r:id="rId1287" w:history="1">
        <w:r w:rsidRPr="005D5915">
          <w:rPr>
            <w:rStyle w:val="Hyperlink"/>
            <w:rFonts w:cs="Times New Roman"/>
            <w:sz w:val="20"/>
            <w:szCs w:val="20"/>
            <w:lang w:val="en-US"/>
          </w:rPr>
          <w:t>10.1002/wcc.209</w:t>
        </w:r>
      </w:hyperlink>
      <w:r w:rsidRPr="005D5915">
        <w:rPr>
          <w:rFonts w:cs="Times New Roman"/>
          <w:sz w:val="20"/>
          <w:szCs w:val="20"/>
          <w:lang w:val="en-GB"/>
        </w:rPr>
        <w:t>.</w:t>
      </w:r>
    </w:p>
    <w:p w14:paraId="47E9A90D" w14:textId="30D0B1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Rössler, O. et al., 2019a: Challenges to link climate change data provision and user needs: Perspective from the COST-action VALUE.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3704–3716, doi:</w:t>
      </w:r>
      <w:hyperlink r:id="rId1288" w:history="1">
        <w:r w:rsidRPr="005D5915">
          <w:rPr>
            <w:rStyle w:val="Hyperlink"/>
            <w:rFonts w:cs="Times New Roman"/>
            <w:sz w:val="20"/>
            <w:szCs w:val="20"/>
            <w:lang w:val="en-US"/>
          </w:rPr>
          <w:t>10.1002/joc.5060</w:t>
        </w:r>
      </w:hyperlink>
      <w:r w:rsidRPr="005D5915">
        <w:rPr>
          <w:rFonts w:cs="Times New Roman"/>
          <w:sz w:val="20"/>
          <w:szCs w:val="20"/>
          <w:lang w:val="en-GB"/>
        </w:rPr>
        <w:t>.</w:t>
      </w:r>
    </w:p>
    <w:p w14:paraId="512BE027" w14:textId="16B0EF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Rössler, O. et al., 2019b: Evaluating the added value of the new Swiss climate scenarios for hydrology: An example from the Thur catchment.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1–13, doi:</w:t>
      </w:r>
      <w:hyperlink r:id="rId1289" w:history="1">
        <w:r w:rsidRPr="005D5915">
          <w:rPr>
            <w:rStyle w:val="Hyperlink"/>
            <w:rFonts w:cs="Times New Roman"/>
            <w:sz w:val="20"/>
            <w:szCs w:val="20"/>
            <w:lang w:val="en-US"/>
          </w:rPr>
          <w:t>10.1016/j.cliser.2019.01.001</w:t>
        </w:r>
      </w:hyperlink>
      <w:r w:rsidRPr="005D5915">
        <w:rPr>
          <w:rFonts w:cs="Times New Roman"/>
          <w:sz w:val="20"/>
          <w:szCs w:val="20"/>
          <w:lang w:val="en-GB"/>
        </w:rPr>
        <w:t>.</w:t>
      </w:r>
    </w:p>
    <w:p w14:paraId="1CDDBE54" w14:textId="56F42A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Rostkier-Edelstein, D. et al., 2014: Towards a high-resolution climatography of seasonal precipitation over Israel.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34(6)</w:t>
      </w:r>
      <w:r w:rsidRPr="005D5915">
        <w:rPr>
          <w:rFonts w:cs="Times New Roman"/>
          <w:sz w:val="20"/>
          <w:szCs w:val="20"/>
          <w:lang w:val="en-GB"/>
        </w:rPr>
        <w:t>, 1964–1979, doi:</w:t>
      </w:r>
      <w:hyperlink r:id="rId1290" w:history="1">
        <w:r w:rsidRPr="005D5915">
          <w:rPr>
            <w:rStyle w:val="Hyperlink"/>
            <w:rFonts w:cs="Times New Roman"/>
            <w:sz w:val="20"/>
            <w:szCs w:val="20"/>
            <w:lang w:val="en-US"/>
          </w:rPr>
          <w:t>10.1002/joc.3814</w:t>
        </w:r>
      </w:hyperlink>
      <w:r w:rsidRPr="005D5915">
        <w:rPr>
          <w:rFonts w:cs="Times New Roman"/>
          <w:sz w:val="20"/>
          <w:szCs w:val="20"/>
          <w:lang w:val="en-GB"/>
        </w:rPr>
        <w:t>.</w:t>
      </w:r>
    </w:p>
    <w:p w14:paraId="70179325" w14:textId="26524F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Rotstayn, L.D., M.A. Collier, D.T. Shindell, and O. Boucher, 2015: Why Does Aerosol Forcing Control Historical Global-Mean Surface Temperature Change in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6608–6625, doi:</w:t>
      </w:r>
      <w:hyperlink r:id="rId1291" w:history="1">
        <w:r w:rsidRPr="005D5915">
          <w:rPr>
            <w:rStyle w:val="Hyperlink"/>
            <w:rFonts w:cs="Times New Roman"/>
            <w:sz w:val="20"/>
            <w:szCs w:val="20"/>
            <w:lang w:val="en-US"/>
          </w:rPr>
          <w:t>10.1175/jcli-d-14-00712.1</w:t>
        </w:r>
      </w:hyperlink>
      <w:r w:rsidRPr="005D5915">
        <w:rPr>
          <w:rFonts w:cs="Times New Roman"/>
          <w:sz w:val="20"/>
          <w:szCs w:val="20"/>
          <w:lang w:val="en-GB"/>
        </w:rPr>
        <w:t>.</w:t>
      </w:r>
    </w:p>
    <w:p w14:paraId="3ED33C01" w14:textId="363480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Rouault, M., B. Pohl, and P. Penven, 2010: Coastal oceanic climate change and variability from 1982 to 2009 around South Africa. </w:t>
      </w:r>
      <w:r w:rsidRPr="005D5915">
        <w:rPr>
          <w:rFonts w:cs="Times New Roman"/>
          <w:i/>
          <w:sz w:val="20"/>
          <w:szCs w:val="20"/>
          <w:lang w:val="en-GB"/>
        </w:rPr>
        <w:t>African Journal of Marine Science</w:t>
      </w:r>
      <w:r w:rsidRPr="005D5915">
        <w:rPr>
          <w:rFonts w:cs="Times New Roman"/>
          <w:sz w:val="20"/>
          <w:szCs w:val="20"/>
          <w:lang w:val="en-GB"/>
        </w:rPr>
        <w:t xml:space="preserve">, </w:t>
      </w:r>
      <w:r w:rsidRPr="005D5915">
        <w:rPr>
          <w:rFonts w:cs="Times New Roman"/>
          <w:b/>
          <w:sz w:val="20"/>
          <w:szCs w:val="20"/>
          <w:lang w:val="en-GB"/>
        </w:rPr>
        <w:t>32(2)</w:t>
      </w:r>
      <w:r w:rsidRPr="005D5915">
        <w:rPr>
          <w:rFonts w:cs="Times New Roman"/>
          <w:sz w:val="20"/>
          <w:szCs w:val="20"/>
          <w:lang w:val="en-GB"/>
        </w:rPr>
        <w:t>, 237–246, doi:</w:t>
      </w:r>
      <w:hyperlink r:id="rId1292" w:history="1">
        <w:r w:rsidRPr="005D5915">
          <w:rPr>
            <w:rStyle w:val="Hyperlink"/>
            <w:rFonts w:cs="Times New Roman"/>
            <w:sz w:val="20"/>
            <w:szCs w:val="20"/>
            <w:lang w:val="en-US"/>
          </w:rPr>
          <w:t>10.2989/1814232x.2010.501563</w:t>
        </w:r>
      </w:hyperlink>
      <w:r w:rsidRPr="005D5915">
        <w:rPr>
          <w:rFonts w:cs="Times New Roman"/>
          <w:sz w:val="20"/>
          <w:szCs w:val="20"/>
          <w:lang w:val="en-GB"/>
        </w:rPr>
        <w:t>.</w:t>
      </w:r>
    </w:p>
    <w:p w14:paraId="17280D3C" w14:textId="156C5B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Rowell, D.P. and R.G. Jones, 2006: Causes and uncertainty of future summer drying over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27(2–3)</w:t>
      </w:r>
      <w:r w:rsidRPr="005D5915">
        <w:rPr>
          <w:rFonts w:cs="Times New Roman"/>
          <w:sz w:val="20"/>
          <w:szCs w:val="20"/>
          <w:lang w:val="en-GB"/>
        </w:rPr>
        <w:t>, 281–299, doi:</w:t>
      </w:r>
      <w:hyperlink r:id="rId1293" w:history="1">
        <w:r w:rsidRPr="005D5915">
          <w:rPr>
            <w:rStyle w:val="Hyperlink"/>
            <w:rFonts w:cs="Times New Roman"/>
            <w:sz w:val="20"/>
            <w:szCs w:val="20"/>
            <w:lang w:val="en-US"/>
          </w:rPr>
          <w:t>10.1007/s00382-006-0125-9</w:t>
        </w:r>
      </w:hyperlink>
      <w:r w:rsidRPr="005D5915">
        <w:rPr>
          <w:rFonts w:cs="Times New Roman"/>
          <w:sz w:val="20"/>
          <w:szCs w:val="20"/>
          <w:lang w:val="en-GB"/>
        </w:rPr>
        <w:t>.</w:t>
      </w:r>
    </w:p>
    <w:p w14:paraId="79078771" w14:textId="687F51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Roxy, M.K. et al., 2015: Drying of Indian subcontinent by rapid Indian Ocean warming and a weakening land-sea thermal gradient.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7423, doi:</w:t>
      </w:r>
      <w:hyperlink r:id="rId1294" w:history="1">
        <w:r w:rsidRPr="005D5915">
          <w:rPr>
            <w:rStyle w:val="Hyperlink"/>
            <w:rFonts w:cs="Times New Roman"/>
            <w:sz w:val="20"/>
            <w:szCs w:val="20"/>
            <w:lang w:val="en-US"/>
          </w:rPr>
          <w:t>10.1038/ncomms8423</w:t>
        </w:r>
      </w:hyperlink>
      <w:r w:rsidRPr="005D5915">
        <w:rPr>
          <w:rFonts w:cs="Times New Roman"/>
          <w:sz w:val="20"/>
          <w:szCs w:val="20"/>
          <w:lang w:val="en-GB"/>
        </w:rPr>
        <w:t>.</w:t>
      </w:r>
    </w:p>
    <w:p w14:paraId="77655F5A" w14:textId="691E85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Ruckstuhl, C. et al., 2008: Aerosol and cloud effects on solar brightening and the recent rapid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35(12)</w:t>
      </w:r>
      <w:r w:rsidRPr="005D5915">
        <w:rPr>
          <w:rFonts w:cs="Times New Roman"/>
          <w:sz w:val="20"/>
          <w:szCs w:val="20"/>
          <w:lang w:val="en-GB"/>
        </w:rPr>
        <w:t>, L12708, doi:</w:t>
      </w:r>
      <w:hyperlink r:id="rId1295" w:history="1">
        <w:r w:rsidRPr="005D5915">
          <w:rPr>
            <w:rStyle w:val="Hyperlink"/>
            <w:rFonts w:cs="Times New Roman"/>
            <w:sz w:val="20"/>
            <w:szCs w:val="20"/>
            <w:lang w:val="en-US"/>
          </w:rPr>
          <w:t>10.1029/2008gl034228</w:t>
        </w:r>
      </w:hyperlink>
      <w:r w:rsidRPr="005D5915">
        <w:rPr>
          <w:rFonts w:cs="Times New Roman"/>
          <w:sz w:val="20"/>
          <w:szCs w:val="20"/>
          <w:lang w:val="en-GB"/>
        </w:rPr>
        <w:t>.</w:t>
      </w:r>
    </w:p>
    <w:p w14:paraId="52FF3E8B" w14:textId="324479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Ruiz-Ramos, M. et al., 2016: Comparing correction methods of RCM outputs for improving crop impact projections in the Iberian Peninsula for 21st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134(1–2)</w:t>
      </w:r>
      <w:r w:rsidRPr="005D5915">
        <w:rPr>
          <w:rFonts w:cs="Times New Roman"/>
          <w:sz w:val="20"/>
          <w:szCs w:val="20"/>
          <w:lang w:val="en-GB"/>
        </w:rPr>
        <w:t>, 283–297, doi:</w:t>
      </w:r>
      <w:hyperlink r:id="rId1296" w:history="1">
        <w:r w:rsidRPr="005D5915">
          <w:rPr>
            <w:rStyle w:val="Hyperlink"/>
            <w:rFonts w:cs="Times New Roman"/>
            <w:sz w:val="20"/>
            <w:szCs w:val="20"/>
            <w:lang w:val="en-US"/>
          </w:rPr>
          <w:t>10.1007/s10584-015-1518-8</w:t>
        </w:r>
      </w:hyperlink>
      <w:r w:rsidRPr="005D5915">
        <w:rPr>
          <w:rFonts w:cs="Times New Roman"/>
          <w:sz w:val="20"/>
          <w:szCs w:val="20"/>
          <w:lang w:val="en-GB"/>
        </w:rPr>
        <w:t>.</w:t>
      </w:r>
    </w:p>
    <w:p w14:paraId="0801D265" w14:textId="696270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Rummukainen, M., 2016: Added value in regional climate modeling.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145–159, doi:</w:t>
      </w:r>
      <w:hyperlink r:id="rId1297" w:history="1">
        <w:r w:rsidRPr="005D5915">
          <w:rPr>
            <w:rStyle w:val="Hyperlink"/>
            <w:rFonts w:cs="Times New Roman"/>
            <w:sz w:val="20"/>
            <w:szCs w:val="20"/>
            <w:lang w:val="en-US"/>
          </w:rPr>
          <w:t>10.1002/wcc.378</w:t>
        </w:r>
      </w:hyperlink>
      <w:r w:rsidRPr="005D5915">
        <w:rPr>
          <w:rFonts w:cs="Times New Roman"/>
          <w:sz w:val="20"/>
          <w:szCs w:val="20"/>
          <w:lang w:val="en-GB"/>
        </w:rPr>
        <w:t>.</w:t>
      </w:r>
    </w:p>
    <w:p w14:paraId="0071AA7F" w14:textId="73C34A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Ruprich-Robert, Y. et al., 2017: Assessing the Climate Impacts of the Observed Atlantic Multidecadal Variability Using the GFDL CM2.1 and NCAR CESM1 Global Coupled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2785–2810, doi:</w:t>
      </w:r>
      <w:hyperlink r:id="rId1298" w:history="1">
        <w:r w:rsidRPr="005D5915">
          <w:rPr>
            <w:rStyle w:val="Hyperlink"/>
            <w:rFonts w:cs="Times New Roman"/>
            <w:sz w:val="20"/>
            <w:szCs w:val="20"/>
            <w:lang w:val="en-US"/>
          </w:rPr>
          <w:t>10.1175/jcli-d-16-0127.1</w:t>
        </w:r>
      </w:hyperlink>
      <w:r w:rsidRPr="005D5915">
        <w:rPr>
          <w:rFonts w:cs="Times New Roman"/>
          <w:sz w:val="20"/>
          <w:szCs w:val="20"/>
          <w:lang w:val="en-GB"/>
        </w:rPr>
        <w:t>.</w:t>
      </w:r>
    </w:p>
    <w:p w14:paraId="260721E1" w14:textId="466042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Ruprich-Robert, Y. et al., 2018: Impacts of the Atlantic Multidecadal Variability on North American Summer Climate and Heat Waves.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3679–3700, doi:</w:t>
      </w:r>
      <w:hyperlink r:id="rId1299" w:history="1">
        <w:r w:rsidRPr="005D5915">
          <w:rPr>
            <w:rStyle w:val="Hyperlink"/>
            <w:rFonts w:cs="Times New Roman"/>
            <w:sz w:val="20"/>
            <w:szCs w:val="20"/>
            <w:lang w:val="en-US"/>
          </w:rPr>
          <w:t>10.1175/jcli-d-17-0270.1</w:t>
        </w:r>
      </w:hyperlink>
      <w:r w:rsidRPr="005D5915">
        <w:rPr>
          <w:rFonts w:cs="Times New Roman"/>
          <w:sz w:val="20"/>
          <w:szCs w:val="20"/>
          <w:lang w:val="en-GB"/>
        </w:rPr>
        <w:t>.</w:t>
      </w:r>
    </w:p>
    <w:p w14:paraId="75F69463" w14:textId="333B97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Russo, A., C.M. Gouveia, E. Dutra, P.M.M. Soares, and R.M. Trigo, 2019: The synergy between drought and extremely hot summers in the Mediterranean.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014011, doi:</w:t>
      </w:r>
      <w:hyperlink r:id="rId1300" w:history="1">
        <w:r w:rsidRPr="005D5915">
          <w:rPr>
            <w:rStyle w:val="Hyperlink"/>
            <w:rFonts w:cs="Times New Roman"/>
            <w:sz w:val="20"/>
            <w:szCs w:val="20"/>
            <w:lang w:val="en-US"/>
          </w:rPr>
          <w:t>10.1088/1748-9326/aaf09e</w:t>
        </w:r>
      </w:hyperlink>
      <w:r w:rsidRPr="005D5915">
        <w:rPr>
          <w:rFonts w:cs="Times New Roman"/>
          <w:sz w:val="20"/>
          <w:szCs w:val="20"/>
          <w:lang w:val="en-GB"/>
        </w:rPr>
        <w:t>.</w:t>
      </w:r>
    </w:p>
    <w:p w14:paraId="103302D4" w14:textId="139487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Russo, S., J. Sillmann, and E.M. Fischer, 2015: Top ten European heatwaves since 1950 and their occurrence in the coming decades.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124003, doi:</w:t>
      </w:r>
      <w:hyperlink r:id="rId1301" w:history="1">
        <w:r w:rsidRPr="005D5915">
          <w:rPr>
            <w:rStyle w:val="Hyperlink"/>
            <w:rFonts w:cs="Times New Roman"/>
            <w:sz w:val="20"/>
            <w:szCs w:val="20"/>
            <w:lang w:val="en-US"/>
          </w:rPr>
          <w:t>10.1088/1748-9326/10/12/124003</w:t>
        </w:r>
      </w:hyperlink>
      <w:r w:rsidRPr="005D5915">
        <w:rPr>
          <w:rFonts w:cs="Times New Roman"/>
          <w:sz w:val="20"/>
          <w:szCs w:val="20"/>
          <w:lang w:val="en-GB"/>
        </w:rPr>
        <w:t>.</w:t>
      </w:r>
    </w:p>
    <w:p w14:paraId="44236A13" w14:textId="2C5E76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Ruti, P.M. et al., 2016: Med-CORDEX Initiative for Mediterranean Climate Studies.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97(7)</w:t>
      </w:r>
      <w:r w:rsidRPr="005D5915">
        <w:rPr>
          <w:rFonts w:cs="Times New Roman"/>
          <w:sz w:val="20"/>
          <w:szCs w:val="20"/>
          <w:lang w:val="en-GB"/>
        </w:rPr>
        <w:t>, 1187–1208, doi:</w:t>
      </w:r>
      <w:hyperlink r:id="rId1302" w:history="1">
        <w:r w:rsidRPr="005D5915">
          <w:rPr>
            <w:rStyle w:val="Hyperlink"/>
            <w:rFonts w:cs="Times New Roman"/>
            <w:sz w:val="20"/>
            <w:szCs w:val="20"/>
            <w:lang w:val="en-US"/>
          </w:rPr>
          <w:t>10.1175/bams-d-14-00176.1</w:t>
        </w:r>
      </w:hyperlink>
      <w:r w:rsidRPr="005D5915">
        <w:rPr>
          <w:rFonts w:cs="Times New Roman"/>
          <w:sz w:val="20"/>
          <w:szCs w:val="20"/>
          <w:lang w:val="en-GB"/>
        </w:rPr>
        <w:t>.</w:t>
      </w:r>
    </w:p>
    <w:p w14:paraId="3F06A58A" w14:textId="11D29E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Sabeerali, C.T. and R.S. Ajayamohan, 2018: On the shortening of Indian summer monsoon season in a warming scenario.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50(5–6)</w:t>
      </w:r>
      <w:r w:rsidRPr="005D5915">
        <w:rPr>
          <w:rFonts w:cs="Times New Roman"/>
          <w:sz w:val="20"/>
          <w:szCs w:val="20"/>
          <w:lang w:val="en-GB"/>
        </w:rPr>
        <w:t>, 1609–1624, doi:</w:t>
      </w:r>
      <w:hyperlink r:id="rId1303" w:history="1">
        <w:r w:rsidRPr="005D5915">
          <w:rPr>
            <w:rStyle w:val="Hyperlink"/>
            <w:rFonts w:cs="Times New Roman"/>
            <w:sz w:val="20"/>
            <w:szCs w:val="20"/>
            <w:lang w:val="en-US"/>
          </w:rPr>
          <w:t>10.1007/s00382-017-3709-7</w:t>
        </w:r>
      </w:hyperlink>
      <w:r w:rsidRPr="005D5915">
        <w:rPr>
          <w:rFonts w:cs="Times New Roman"/>
          <w:sz w:val="20"/>
          <w:szCs w:val="20"/>
          <w:lang w:val="en-GB"/>
        </w:rPr>
        <w:t>.</w:t>
      </w:r>
    </w:p>
    <w:p w14:paraId="580D59A8" w14:textId="341926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Sabin, T.P. et al., 2013: High resolution simulation of the South Asian monsoon using a variable resolution global climate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w:t>
      </w:r>
      <w:r w:rsidRPr="005D5915">
        <w:rPr>
          <w:rFonts w:cs="Times New Roman"/>
          <w:sz w:val="20"/>
          <w:szCs w:val="20"/>
          <w:lang w:val="en-GB"/>
        </w:rPr>
        <w:t>, 173–194, doi:</w:t>
      </w:r>
      <w:hyperlink r:id="rId1304" w:history="1">
        <w:r w:rsidRPr="005D5915">
          <w:rPr>
            <w:rStyle w:val="Hyperlink"/>
            <w:rFonts w:cs="Times New Roman"/>
            <w:sz w:val="20"/>
            <w:szCs w:val="20"/>
            <w:lang w:val="en-US"/>
          </w:rPr>
          <w:t>10.1007/s00382-012-1658-8</w:t>
        </w:r>
      </w:hyperlink>
      <w:r w:rsidRPr="005D5915">
        <w:rPr>
          <w:rFonts w:cs="Times New Roman"/>
          <w:sz w:val="20"/>
          <w:szCs w:val="20"/>
          <w:lang w:val="en-GB"/>
        </w:rPr>
        <w:t>.</w:t>
      </w:r>
    </w:p>
    <w:p w14:paraId="43E9FF6A" w14:textId="5C3FBD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Sabin, T.P. et al., 2020: Climate Change Over the Himalayas. In: </w:t>
      </w:r>
      <w:r w:rsidRPr="005D5915">
        <w:rPr>
          <w:rFonts w:cs="Times New Roman"/>
          <w:i/>
          <w:sz w:val="20"/>
          <w:szCs w:val="20"/>
          <w:lang w:val="en-GB"/>
        </w:rPr>
        <w:t>Assessment of Climate Change over the Indian Region</w:t>
      </w:r>
      <w:r w:rsidRPr="005D5915">
        <w:rPr>
          <w:rFonts w:cs="Times New Roman"/>
          <w:sz w:val="20"/>
          <w:szCs w:val="20"/>
          <w:lang w:val="en-GB"/>
        </w:rPr>
        <w:t xml:space="preserve"> [Krishnan, R., J. Sanjay, C. Gnanaseelan, M. Mujumdar, A. Kulkarni, and S. Chakraborty (eds.)]. Springer, Singapore, pp. 207–222, doi:</w:t>
      </w:r>
      <w:hyperlink r:id="rId1305" w:history="1">
        <w:r w:rsidRPr="005D5915">
          <w:rPr>
            <w:rStyle w:val="Hyperlink"/>
            <w:rFonts w:cs="Times New Roman"/>
            <w:sz w:val="20"/>
            <w:szCs w:val="20"/>
            <w:lang w:val="en-US"/>
          </w:rPr>
          <w:t>10.1007/978-981-15-4327-2_11</w:t>
        </w:r>
      </w:hyperlink>
      <w:r w:rsidRPr="005D5915">
        <w:rPr>
          <w:rFonts w:cs="Times New Roman"/>
          <w:sz w:val="20"/>
          <w:szCs w:val="20"/>
          <w:lang w:val="en-GB"/>
        </w:rPr>
        <w:t>.</w:t>
      </w:r>
    </w:p>
    <w:p w14:paraId="145E949D" w14:textId="6FEE62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Sachindra, D.A., A.W.M. Ng, S. Muthukumaran, and B.J.C. Perera, 2016: Impact of climate change on urban heat island effect and extreme temperatures: a case-study.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142(694)</w:t>
      </w:r>
      <w:r w:rsidRPr="005D5915">
        <w:rPr>
          <w:rFonts w:cs="Times New Roman"/>
          <w:sz w:val="20"/>
          <w:szCs w:val="20"/>
          <w:lang w:val="en-GB"/>
        </w:rPr>
        <w:t>, 172–186, doi:</w:t>
      </w:r>
      <w:hyperlink r:id="rId1306" w:history="1">
        <w:r w:rsidRPr="005D5915">
          <w:rPr>
            <w:rStyle w:val="Hyperlink"/>
            <w:rFonts w:cs="Times New Roman"/>
            <w:sz w:val="20"/>
            <w:szCs w:val="20"/>
            <w:lang w:val="en-US"/>
          </w:rPr>
          <w:t>10.1002/qj.2642</w:t>
        </w:r>
      </w:hyperlink>
      <w:r w:rsidRPr="005D5915">
        <w:rPr>
          <w:rFonts w:cs="Times New Roman"/>
          <w:sz w:val="20"/>
          <w:szCs w:val="20"/>
          <w:lang w:val="en-GB"/>
        </w:rPr>
        <w:t>.</w:t>
      </w:r>
    </w:p>
    <w:p w14:paraId="2755A3F2" w14:textId="5A98A6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Saeed, F., S. Hagemann, S. Saeed, and D. Jacob, 2013: Influence of mid-latitude circulation on upper Indus basin precipitation: the explicit role of irrigation.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40(1–2)</w:t>
      </w:r>
      <w:r w:rsidRPr="005D5915">
        <w:rPr>
          <w:rFonts w:cs="Times New Roman"/>
          <w:sz w:val="20"/>
          <w:szCs w:val="20"/>
          <w:lang w:val="en-GB"/>
        </w:rPr>
        <w:t>, 21–38, doi:</w:t>
      </w:r>
      <w:hyperlink r:id="rId1307" w:history="1">
        <w:r w:rsidRPr="005D5915">
          <w:rPr>
            <w:rStyle w:val="Hyperlink"/>
            <w:rFonts w:cs="Times New Roman"/>
            <w:sz w:val="20"/>
            <w:szCs w:val="20"/>
            <w:lang w:val="en-US"/>
          </w:rPr>
          <w:t>10.1007/s00382-012-1480-3</w:t>
        </w:r>
      </w:hyperlink>
      <w:r w:rsidRPr="005D5915">
        <w:rPr>
          <w:rFonts w:cs="Times New Roman"/>
          <w:sz w:val="20"/>
          <w:szCs w:val="20"/>
          <w:lang w:val="en-GB"/>
        </w:rPr>
        <w:t>.</w:t>
      </w:r>
    </w:p>
    <w:p w14:paraId="2D25F179" w14:textId="5800E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Saffioti, C., E.M. Fischer, S.C. Scherrer, and R. Knutti, 2016: Reconciling observed and modeled temperature and precipitation trends over Europe by adjusting for circulation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43(15)</w:t>
      </w:r>
      <w:r w:rsidRPr="005D5915">
        <w:rPr>
          <w:rFonts w:cs="Times New Roman"/>
          <w:sz w:val="20"/>
          <w:szCs w:val="20"/>
          <w:lang w:val="en-GB"/>
        </w:rPr>
        <w:t>, 8189–8198, doi:</w:t>
      </w:r>
      <w:hyperlink r:id="rId1308" w:history="1">
        <w:r w:rsidRPr="005D5915">
          <w:rPr>
            <w:rStyle w:val="Hyperlink"/>
            <w:rFonts w:cs="Times New Roman"/>
            <w:sz w:val="20"/>
            <w:szCs w:val="20"/>
            <w:lang w:val="en-US"/>
          </w:rPr>
          <w:t>10.1002/2016gl069802</w:t>
        </w:r>
      </w:hyperlink>
      <w:r w:rsidRPr="005D5915">
        <w:rPr>
          <w:rFonts w:cs="Times New Roman"/>
          <w:sz w:val="20"/>
          <w:szCs w:val="20"/>
          <w:lang w:val="en-GB"/>
        </w:rPr>
        <w:t>.</w:t>
      </w:r>
    </w:p>
    <w:p w14:paraId="362FB57E" w14:textId="6F88C1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Saggioro, E. and T.G. Shepherd, 2019: Quantifying the Timescale and Strength of Southern Hemisphere Intraseasonal Stratosphere-troposphere Coupling.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46(22)</w:t>
      </w:r>
      <w:r w:rsidRPr="005D5915">
        <w:rPr>
          <w:rFonts w:cs="Times New Roman"/>
          <w:sz w:val="20"/>
          <w:szCs w:val="20"/>
          <w:lang w:val="en-GB"/>
        </w:rPr>
        <w:t>, 13479–13487, doi:</w:t>
      </w:r>
      <w:hyperlink r:id="rId1309" w:history="1">
        <w:r w:rsidRPr="005D5915">
          <w:rPr>
            <w:rStyle w:val="Hyperlink"/>
            <w:rFonts w:cs="Times New Roman"/>
            <w:sz w:val="20"/>
            <w:szCs w:val="20"/>
            <w:lang w:val="en-US"/>
          </w:rPr>
          <w:t>10.1029/2019gl084763</w:t>
        </w:r>
      </w:hyperlink>
      <w:r w:rsidRPr="005D5915">
        <w:rPr>
          <w:rFonts w:cs="Times New Roman"/>
          <w:sz w:val="20"/>
          <w:szCs w:val="20"/>
          <w:lang w:val="en-GB"/>
        </w:rPr>
        <w:t>.</w:t>
      </w:r>
    </w:p>
    <w:p w14:paraId="6C6B163B" w14:textId="7E32A4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Sailor, D.J., 2011: A review of methods for estimating anthropogenic heat and moisture emissions in the urban environment.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189–199, doi:</w:t>
      </w:r>
      <w:hyperlink r:id="rId1310" w:history="1">
        <w:r w:rsidRPr="005D5915">
          <w:rPr>
            <w:rStyle w:val="Hyperlink"/>
            <w:rFonts w:cs="Times New Roman"/>
            <w:sz w:val="20"/>
            <w:szCs w:val="20"/>
            <w:lang w:val="en-US"/>
          </w:rPr>
          <w:t>10.1002/joc.2106</w:t>
        </w:r>
      </w:hyperlink>
      <w:r w:rsidRPr="005D5915">
        <w:rPr>
          <w:rFonts w:cs="Times New Roman"/>
          <w:sz w:val="20"/>
          <w:szCs w:val="20"/>
          <w:lang w:val="en-GB"/>
        </w:rPr>
        <w:t>.</w:t>
      </w:r>
    </w:p>
    <w:p w14:paraId="77CB4987" w14:textId="665321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Sakai, A. et al., 2015: Climate regime of Asian glaciers revealed by GAMDAM glacier inventory.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865–880, doi:</w:t>
      </w:r>
      <w:hyperlink r:id="rId1311" w:history="1">
        <w:r w:rsidRPr="005D5915">
          <w:rPr>
            <w:rStyle w:val="Hyperlink"/>
            <w:rFonts w:cs="Times New Roman"/>
            <w:sz w:val="20"/>
            <w:szCs w:val="20"/>
            <w:lang w:val="en-US"/>
          </w:rPr>
          <w:t>10.5194/tc-9-865-2015</w:t>
        </w:r>
      </w:hyperlink>
      <w:r w:rsidRPr="005D5915">
        <w:rPr>
          <w:rFonts w:cs="Times New Roman"/>
          <w:sz w:val="20"/>
          <w:szCs w:val="20"/>
          <w:lang w:val="en-GB"/>
        </w:rPr>
        <w:t>.</w:t>
      </w:r>
    </w:p>
    <w:p w14:paraId="1E2CF373" w14:textId="0017A0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Salamanca, F., M. Georgescu, A. Mahalov, M. Moustaoui, and M. Wang, 2014: Anthropogenic heating of the urban environment due to air conditioning.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119(10)</w:t>
      </w:r>
      <w:r w:rsidRPr="005D5915">
        <w:rPr>
          <w:rFonts w:cs="Times New Roman"/>
          <w:sz w:val="20"/>
          <w:szCs w:val="20"/>
          <w:lang w:val="en-GB"/>
        </w:rPr>
        <w:t>, 5949–5965, doi:</w:t>
      </w:r>
      <w:hyperlink r:id="rId1312" w:history="1">
        <w:r w:rsidRPr="005D5915">
          <w:rPr>
            <w:rStyle w:val="Hyperlink"/>
            <w:rFonts w:cs="Times New Roman"/>
            <w:sz w:val="20"/>
            <w:szCs w:val="20"/>
            <w:lang w:val="en-US"/>
          </w:rPr>
          <w:t>10.1002/2013jd021225</w:t>
        </w:r>
      </w:hyperlink>
      <w:r w:rsidRPr="005D5915">
        <w:rPr>
          <w:rFonts w:cs="Times New Roman"/>
          <w:sz w:val="20"/>
          <w:szCs w:val="20"/>
          <w:lang w:val="en-GB"/>
        </w:rPr>
        <w:t>.</w:t>
      </w:r>
    </w:p>
    <w:p w14:paraId="25656587" w14:textId="192427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Salazar, E. et al., 2016: Observation-based blended projections from ensembles of regional climate models.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138(1–2)</w:t>
      </w:r>
      <w:r w:rsidRPr="005D5915">
        <w:rPr>
          <w:rFonts w:cs="Times New Roman"/>
          <w:sz w:val="20"/>
          <w:szCs w:val="20"/>
          <w:lang w:val="en-GB"/>
        </w:rPr>
        <w:t>, 55–69, doi:</w:t>
      </w:r>
      <w:hyperlink r:id="rId1313" w:history="1">
        <w:r w:rsidRPr="005D5915">
          <w:rPr>
            <w:rStyle w:val="Hyperlink"/>
            <w:rFonts w:cs="Times New Roman"/>
            <w:sz w:val="20"/>
            <w:szCs w:val="20"/>
            <w:lang w:val="en-US"/>
          </w:rPr>
          <w:t>10.1007/s10584-016-1722-1</w:t>
        </w:r>
      </w:hyperlink>
      <w:r w:rsidRPr="005D5915">
        <w:rPr>
          <w:rFonts w:cs="Times New Roman"/>
          <w:sz w:val="20"/>
          <w:szCs w:val="20"/>
          <w:lang w:val="en-GB"/>
        </w:rPr>
        <w:t>.</w:t>
      </w:r>
    </w:p>
    <w:p w14:paraId="1B06E20B" w14:textId="229836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Salvi, K., S. Kannan, and S. Ghosh, 2013: High-resolution multisite daily rainfall projections in India with statistical downscaling for climate change impacts 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118(9)</w:t>
      </w:r>
      <w:r w:rsidRPr="005D5915">
        <w:rPr>
          <w:rFonts w:cs="Times New Roman"/>
          <w:sz w:val="20"/>
          <w:szCs w:val="20"/>
          <w:lang w:val="en-GB"/>
        </w:rPr>
        <w:t>, 3557–3578, doi:</w:t>
      </w:r>
      <w:hyperlink r:id="rId1314" w:history="1">
        <w:r w:rsidRPr="005D5915">
          <w:rPr>
            <w:rStyle w:val="Hyperlink"/>
            <w:rFonts w:cs="Times New Roman"/>
            <w:sz w:val="20"/>
            <w:szCs w:val="20"/>
            <w:lang w:val="en-US"/>
          </w:rPr>
          <w:t>10.1002/jgrd.502802013</w:t>
        </w:r>
      </w:hyperlink>
      <w:r w:rsidRPr="005D5915">
        <w:rPr>
          <w:rFonts w:cs="Times New Roman"/>
          <w:sz w:val="20"/>
          <w:szCs w:val="20"/>
          <w:lang w:val="en-GB"/>
        </w:rPr>
        <w:t>.</w:t>
      </w:r>
    </w:p>
    <w:p w14:paraId="4480144A" w14:textId="5D7F01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Salzmann, M., H. Weser, and R. Cherian, 2014: Robust response of Asian summer monsoon to anthropogenic aerosols in CMIP5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119(19)</w:t>
      </w:r>
      <w:r w:rsidRPr="005D5915">
        <w:rPr>
          <w:rFonts w:cs="Times New Roman"/>
          <w:sz w:val="20"/>
          <w:szCs w:val="20"/>
          <w:lang w:val="en-GB"/>
        </w:rPr>
        <w:t>, 11,321–11,337, doi:</w:t>
      </w:r>
      <w:hyperlink r:id="rId1315" w:history="1">
        <w:r w:rsidRPr="005D5915">
          <w:rPr>
            <w:rStyle w:val="Hyperlink"/>
            <w:rFonts w:cs="Times New Roman"/>
            <w:sz w:val="20"/>
            <w:szCs w:val="20"/>
            <w:lang w:val="en-US"/>
          </w:rPr>
          <w:t>10.1002/2014jd021783</w:t>
        </w:r>
      </w:hyperlink>
      <w:r w:rsidRPr="005D5915">
        <w:rPr>
          <w:rFonts w:cs="Times New Roman"/>
          <w:sz w:val="20"/>
          <w:szCs w:val="20"/>
          <w:lang w:val="en-GB"/>
        </w:rPr>
        <w:t>.</w:t>
      </w:r>
    </w:p>
    <w:p w14:paraId="6C732BDE" w14:textId="2FE346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Samanta, D. et al., 2018: Impact of a Narrow Coastal Bay of Bengal Sea Surface Temperature Front on an Indian Summer Monsoon Simulation.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17694, doi:</w:t>
      </w:r>
      <w:hyperlink r:id="rId1316" w:history="1">
        <w:r w:rsidRPr="005D5915">
          <w:rPr>
            <w:rStyle w:val="Hyperlink"/>
            <w:rFonts w:cs="Times New Roman"/>
            <w:sz w:val="20"/>
            <w:szCs w:val="20"/>
            <w:lang w:val="en-US"/>
          </w:rPr>
          <w:t>10.1038/s41598-018-35735-3</w:t>
        </w:r>
      </w:hyperlink>
      <w:r w:rsidRPr="005D5915">
        <w:rPr>
          <w:rFonts w:cs="Times New Roman"/>
          <w:sz w:val="20"/>
          <w:szCs w:val="20"/>
          <w:lang w:val="en-GB"/>
        </w:rPr>
        <w:t>.</w:t>
      </w:r>
    </w:p>
    <w:p w14:paraId="3D1E28DD" w14:textId="0941E5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Samset, B.H., M.T. Lund, M. Bollasina, G. Myhre, and L. Wilcox, 2019: Emerging Asian aerosol patterns.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582–584, doi:</w:t>
      </w:r>
      <w:hyperlink r:id="rId1317" w:history="1">
        <w:r w:rsidRPr="005D5915">
          <w:rPr>
            <w:rStyle w:val="Hyperlink"/>
            <w:rFonts w:cs="Times New Roman"/>
            <w:sz w:val="20"/>
            <w:szCs w:val="20"/>
            <w:lang w:val="en-US"/>
          </w:rPr>
          <w:t>10.1038/s41561-019-0424-5</w:t>
        </w:r>
      </w:hyperlink>
      <w:r w:rsidRPr="005D5915">
        <w:rPr>
          <w:rFonts w:cs="Times New Roman"/>
          <w:sz w:val="20"/>
          <w:szCs w:val="20"/>
          <w:lang w:val="en-GB"/>
        </w:rPr>
        <w:t>.</w:t>
      </w:r>
    </w:p>
    <w:p w14:paraId="40151775" w14:textId="2A744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Samset, B.H. et al., 2018: Climate Impacts From a Removal of Anthropogenic Aerosol Emissions.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1020–1029, doi:</w:t>
      </w:r>
      <w:hyperlink r:id="rId1318" w:history="1">
        <w:r w:rsidRPr="005D5915">
          <w:rPr>
            <w:rStyle w:val="Hyperlink"/>
            <w:rFonts w:cs="Times New Roman"/>
            <w:sz w:val="20"/>
            <w:szCs w:val="20"/>
            <w:lang w:val="en-US"/>
          </w:rPr>
          <w:t>10.1002/2017gl076079</w:t>
        </w:r>
      </w:hyperlink>
      <w:r w:rsidRPr="005D5915">
        <w:rPr>
          <w:rFonts w:cs="Times New Roman"/>
          <w:sz w:val="20"/>
          <w:szCs w:val="20"/>
          <w:lang w:val="en-GB"/>
        </w:rPr>
        <w:t>.</w:t>
      </w:r>
    </w:p>
    <w:p w14:paraId="4B090654" w14:textId="13ED45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Samson, G. et al., 2014: The NOW regional coupled model: Application to the tropical Indian Ocean climate and tropical cyclone activity.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700–722, doi:</w:t>
      </w:r>
      <w:hyperlink r:id="rId1319" w:history="1">
        <w:r w:rsidRPr="005D5915">
          <w:rPr>
            <w:rStyle w:val="Hyperlink"/>
            <w:rFonts w:cs="Times New Roman"/>
            <w:sz w:val="20"/>
            <w:szCs w:val="20"/>
            <w:lang w:val="en-US"/>
          </w:rPr>
          <w:t>10.1002/2014ms000324</w:t>
        </w:r>
      </w:hyperlink>
      <w:r w:rsidRPr="005D5915">
        <w:rPr>
          <w:rFonts w:cs="Times New Roman"/>
          <w:sz w:val="20"/>
          <w:szCs w:val="20"/>
          <w:lang w:val="en-GB"/>
        </w:rPr>
        <w:t>.</w:t>
      </w:r>
    </w:p>
    <w:p w14:paraId="1098C0D2" w14:textId="5A67CA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Samuelsson, P., E. Kourzeneva, and D. Mironov, 2010: The impact of lakes on the European climate as simulated by a regional climate model. </w:t>
      </w:r>
      <w:r w:rsidRPr="005D5915">
        <w:rPr>
          <w:rFonts w:cs="Times New Roman"/>
          <w:i/>
          <w:sz w:val="20"/>
          <w:szCs w:val="20"/>
          <w:lang w:val="en-GB"/>
        </w:rPr>
        <w:t>Boreal environment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113–129.</w:t>
      </w:r>
    </w:p>
    <w:p w14:paraId="5AC97E49" w14:textId="236631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Sanchez-Gomez, E. and S. Somot, 2018: Impact of the internal variability on the cyclone tracks simulated by a regional climate model over the Med-CORDEX domain.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1005–1021, doi:</w:t>
      </w:r>
      <w:hyperlink r:id="rId1320" w:history="1">
        <w:r w:rsidRPr="005D5915">
          <w:rPr>
            <w:rStyle w:val="Hyperlink"/>
            <w:rFonts w:cs="Times New Roman"/>
            <w:sz w:val="20"/>
            <w:szCs w:val="20"/>
            <w:lang w:val="en-US"/>
          </w:rPr>
          <w:t>10.1007/s00382-016-3394-y</w:t>
        </w:r>
      </w:hyperlink>
      <w:r w:rsidRPr="005D5915">
        <w:rPr>
          <w:rFonts w:cs="Times New Roman"/>
          <w:sz w:val="20"/>
          <w:szCs w:val="20"/>
          <w:lang w:val="en-GB"/>
        </w:rPr>
        <w:t>.</w:t>
      </w:r>
    </w:p>
    <w:p w14:paraId="2277193A" w14:textId="3E18C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Sandeep, S. and R.S. Ajayamohan, 2015: Poleward shift in Indian summer monsoon low level jetstream under global warming.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337–351, doi:</w:t>
      </w:r>
      <w:hyperlink r:id="rId1321" w:history="1">
        <w:r w:rsidRPr="005D5915">
          <w:rPr>
            <w:rStyle w:val="Hyperlink"/>
            <w:rFonts w:cs="Times New Roman"/>
            <w:sz w:val="20"/>
            <w:szCs w:val="20"/>
            <w:lang w:val="en-US"/>
          </w:rPr>
          <w:t>10.1007/s00382-014-2261-y</w:t>
        </w:r>
      </w:hyperlink>
      <w:r w:rsidRPr="005D5915">
        <w:rPr>
          <w:rFonts w:cs="Times New Roman"/>
          <w:sz w:val="20"/>
          <w:szCs w:val="20"/>
          <w:lang w:val="en-GB"/>
        </w:rPr>
        <w:t>.</w:t>
      </w:r>
    </w:p>
    <w:p w14:paraId="5895234D" w14:textId="1E8051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Sandeep, S., R.S. Ajayamohan, W.R. Boos, T.P. Sabin, and V. Praveen, 2018: Decline and poleward shift in Indian summer monsoon synoptic activity in a warming climate.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115(11)</w:t>
      </w:r>
      <w:r w:rsidRPr="005D5915">
        <w:rPr>
          <w:rFonts w:cs="Times New Roman"/>
          <w:sz w:val="20"/>
          <w:szCs w:val="20"/>
          <w:lang w:val="en-GB"/>
        </w:rPr>
        <w:t>, 2681–2686, doi:</w:t>
      </w:r>
      <w:hyperlink r:id="rId1322" w:history="1">
        <w:r w:rsidRPr="005D5915">
          <w:rPr>
            <w:rStyle w:val="Hyperlink"/>
            <w:rFonts w:cs="Times New Roman"/>
            <w:sz w:val="20"/>
            <w:szCs w:val="20"/>
            <w:lang w:val="en-US"/>
          </w:rPr>
          <w:t>10.1073/pnas.1709031115</w:t>
        </w:r>
      </w:hyperlink>
      <w:r w:rsidRPr="005D5915">
        <w:rPr>
          <w:rFonts w:cs="Times New Roman"/>
          <w:sz w:val="20"/>
          <w:szCs w:val="20"/>
          <w:lang w:val="en-GB"/>
        </w:rPr>
        <w:t>.</w:t>
      </w:r>
    </w:p>
    <w:p w14:paraId="3BD01D77" w14:textId="71F767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Sanderson, B.M., R. Knutti, and P. Caldwell, 2015: Addressing Interdependency in a Multimodel Ensemble by Interpolation of Model Properties.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28(13)</w:t>
      </w:r>
      <w:r w:rsidRPr="005D5915">
        <w:rPr>
          <w:rFonts w:cs="Times New Roman"/>
          <w:sz w:val="20"/>
          <w:szCs w:val="20"/>
          <w:lang w:val="en-GB"/>
        </w:rPr>
        <w:t>, 5150–5170, doi:</w:t>
      </w:r>
      <w:hyperlink r:id="rId1323" w:history="1">
        <w:r w:rsidRPr="005D5915">
          <w:rPr>
            <w:rStyle w:val="Hyperlink"/>
            <w:rFonts w:cs="Times New Roman"/>
            <w:sz w:val="20"/>
            <w:szCs w:val="20"/>
            <w:lang w:val="en-US"/>
          </w:rPr>
          <w:t>10.1175/jcli-d-14-00361.1</w:t>
        </w:r>
      </w:hyperlink>
      <w:r w:rsidRPr="005D5915">
        <w:rPr>
          <w:rFonts w:cs="Times New Roman"/>
          <w:sz w:val="20"/>
          <w:szCs w:val="20"/>
          <w:lang w:val="en-GB"/>
        </w:rPr>
        <w:t>.</w:t>
      </w:r>
    </w:p>
    <w:p w14:paraId="3B3AD1B8" w14:textId="0AB38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Sanderson, M., K. Arbuthnott, S. Kovats, S. Hajat, and P. Falloon, 2017: The use of climate information to estimate future mortality from high ambient temperature: A systematic literature review.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12(7)</w:t>
      </w:r>
      <w:r w:rsidRPr="005D5915">
        <w:rPr>
          <w:rFonts w:cs="Times New Roman"/>
          <w:sz w:val="20"/>
          <w:szCs w:val="20"/>
          <w:lang w:val="en-GB"/>
        </w:rPr>
        <w:t>, e0180369, doi:</w:t>
      </w:r>
      <w:hyperlink r:id="rId1324" w:history="1">
        <w:r w:rsidRPr="005D5915">
          <w:rPr>
            <w:rStyle w:val="Hyperlink"/>
            <w:rFonts w:cs="Times New Roman"/>
            <w:sz w:val="20"/>
            <w:szCs w:val="20"/>
            <w:lang w:val="en-US"/>
          </w:rPr>
          <w:t>10.1371/journal.pone.0180369</w:t>
        </w:r>
      </w:hyperlink>
      <w:r w:rsidRPr="005D5915">
        <w:rPr>
          <w:rFonts w:cs="Times New Roman"/>
          <w:sz w:val="20"/>
          <w:szCs w:val="20"/>
          <w:lang w:val="en-GB"/>
        </w:rPr>
        <w:t>.</w:t>
      </w:r>
    </w:p>
    <w:p w14:paraId="250A83E5" w14:textId="38C829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Sanjay, J., R. Krishnan, A.B. Shrestha, R. Rajbhandari, and G.-Y. Ren, 2017: Downscaled climate change projections for the Hindu Kush Himalayan region using CORDEX South Asia regional climate models.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185–198, doi:</w:t>
      </w:r>
      <w:hyperlink r:id="rId1325" w:history="1">
        <w:r w:rsidRPr="005D5915">
          <w:rPr>
            <w:rStyle w:val="Hyperlink"/>
            <w:rFonts w:cs="Times New Roman"/>
            <w:sz w:val="20"/>
            <w:szCs w:val="20"/>
            <w:lang w:val="en-US"/>
          </w:rPr>
          <w:t>10.1016/j.accre.2017.08.003</w:t>
        </w:r>
      </w:hyperlink>
      <w:r w:rsidRPr="005D5915">
        <w:rPr>
          <w:rFonts w:cs="Times New Roman"/>
          <w:sz w:val="20"/>
          <w:szCs w:val="20"/>
          <w:lang w:val="en-GB"/>
        </w:rPr>
        <w:t>.</w:t>
      </w:r>
    </w:p>
    <w:p w14:paraId="71E2EE63" w14:textId="71D9F0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San-Martín, D., R. Manzanas, S. Brands, S. Herrera, and J.M. Gutiérrez, 2017: Reassessing Model Uncertainty for Regional Projections of Precipitation with an Ensemble of Statistical Downscaling Methods.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w:t>
      </w:r>
      <w:r w:rsidRPr="005D5915">
        <w:rPr>
          <w:rFonts w:cs="Times New Roman"/>
          <w:sz w:val="20"/>
          <w:szCs w:val="20"/>
          <w:lang w:val="en-GB"/>
        </w:rPr>
        <w:t>, 203–223, doi:</w:t>
      </w:r>
      <w:hyperlink r:id="rId1326" w:history="1">
        <w:r w:rsidRPr="005D5915">
          <w:rPr>
            <w:rStyle w:val="Hyperlink"/>
            <w:rFonts w:cs="Times New Roman"/>
            <w:sz w:val="20"/>
            <w:szCs w:val="20"/>
            <w:lang w:val="en-US"/>
          </w:rPr>
          <w:t>10.1175/jcli-d-16-0366.1</w:t>
        </w:r>
      </w:hyperlink>
      <w:r w:rsidRPr="005D5915">
        <w:rPr>
          <w:rFonts w:cs="Times New Roman"/>
          <w:sz w:val="20"/>
          <w:szCs w:val="20"/>
          <w:lang w:val="en-GB"/>
        </w:rPr>
        <w:t>.</w:t>
      </w:r>
    </w:p>
    <w:p w14:paraId="50E35823" w14:textId="762CA7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Sanogo, S. et al., 2015: Spatio-temporal characteristics of the recent rainfall recovery in West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35(15)</w:t>
      </w:r>
      <w:r w:rsidRPr="005D5915">
        <w:rPr>
          <w:rFonts w:cs="Times New Roman"/>
          <w:sz w:val="20"/>
          <w:szCs w:val="20"/>
          <w:lang w:val="en-GB"/>
        </w:rPr>
        <w:t>, 4589–4605, doi:</w:t>
      </w:r>
      <w:hyperlink r:id="rId1327" w:history="1">
        <w:r w:rsidRPr="005D5915">
          <w:rPr>
            <w:rStyle w:val="Hyperlink"/>
            <w:rFonts w:cs="Times New Roman"/>
            <w:sz w:val="20"/>
            <w:szCs w:val="20"/>
            <w:lang w:val="en-US"/>
          </w:rPr>
          <w:t>10.1002/joc.4309</w:t>
        </w:r>
      </w:hyperlink>
      <w:r w:rsidRPr="005D5915">
        <w:rPr>
          <w:rFonts w:cs="Times New Roman"/>
          <w:sz w:val="20"/>
          <w:szCs w:val="20"/>
          <w:lang w:val="en-GB"/>
        </w:rPr>
        <w:t>.</w:t>
      </w:r>
    </w:p>
    <w:p w14:paraId="2A1870BB" w14:textId="5CC313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Santanello, J.A. et al., 2018: Land–Atmosphere Interactions: The LoCo Perspective.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99(6)</w:t>
      </w:r>
      <w:r w:rsidRPr="005D5915">
        <w:rPr>
          <w:rFonts w:cs="Times New Roman"/>
          <w:sz w:val="20"/>
          <w:szCs w:val="20"/>
          <w:lang w:val="en-GB"/>
        </w:rPr>
        <w:t>, 1253–1272, doi:</w:t>
      </w:r>
      <w:hyperlink r:id="rId1328" w:history="1">
        <w:r w:rsidRPr="005D5915">
          <w:rPr>
            <w:rStyle w:val="Hyperlink"/>
            <w:rFonts w:cs="Times New Roman"/>
            <w:sz w:val="20"/>
            <w:szCs w:val="20"/>
            <w:lang w:val="en-US"/>
          </w:rPr>
          <w:t>10.1175/bams-d-17-0001.1</w:t>
        </w:r>
      </w:hyperlink>
      <w:r w:rsidRPr="005D5915">
        <w:rPr>
          <w:rFonts w:cs="Times New Roman"/>
          <w:sz w:val="20"/>
          <w:szCs w:val="20"/>
          <w:lang w:val="en-GB"/>
        </w:rPr>
        <w:t>.</w:t>
      </w:r>
    </w:p>
    <w:p w14:paraId="42C80787" w14:textId="4F211F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Santolaria-Otín, M., J. García-Serrano, M. Ménégoz, and J. Bech, 2021: On the observed connection between Arctic sea ice and Eurasian snow in relation to the winter North Atlantic Oscillation.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15(12)</w:t>
      </w:r>
      <w:r w:rsidRPr="005D5915">
        <w:rPr>
          <w:rFonts w:cs="Times New Roman"/>
          <w:sz w:val="20"/>
          <w:szCs w:val="20"/>
          <w:lang w:val="en-GB"/>
        </w:rPr>
        <w:t>, 124010, doi:</w:t>
      </w:r>
      <w:hyperlink r:id="rId1329" w:history="1">
        <w:r w:rsidRPr="005D5915">
          <w:rPr>
            <w:rStyle w:val="Hyperlink"/>
            <w:rFonts w:cs="Times New Roman"/>
            <w:sz w:val="20"/>
            <w:szCs w:val="20"/>
            <w:lang w:val="en-US"/>
          </w:rPr>
          <w:t>10.1088/1748-9326/abad57</w:t>
        </w:r>
      </w:hyperlink>
      <w:r w:rsidRPr="005D5915">
        <w:rPr>
          <w:rFonts w:cs="Times New Roman"/>
          <w:sz w:val="20"/>
          <w:szCs w:val="20"/>
          <w:lang w:val="en-GB"/>
        </w:rPr>
        <w:t>.</w:t>
      </w:r>
    </w:p>
    <w:p w14:paraId="44C0DFB6" w14:textId="053972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Sapiains, R. et al., 2020: Exploring the contours of climate governance: An interdisciplinary systematic literature review from a southern perspective. </w:t>
      </w:r>
      <w:r w:rsidRPr="005D5915">
        <w:rPr>
          <w:rFonts w:cs="Times New Roman"/>
          <w:i/>
          <w:sz w:val="20"/>
          <w:szCs w:val="20"/>
          <w:lang w:val="en-GB"/>
        </w:rPr>
        <w:t>Environmental Policy and Governance</w:t>
      </w:r>
      <w:r w:rsidRPr="005D5915">
        <w:rPr>
          <w:rFonts w:cs="Times New Roman"/>
          <w:sz w:val="20"/>
          <w:szCs w:val="20"/>
          <w:lang w:val="en-GB"/>
        </w:rPr>
        <w:t>, eet.1912, doi:</w:t>
      </w:r>
      <w:hyperlink r:id="rId1330" w:history="1">
        <w:r w:rsidRPr="005D5915">
          <w:rPr>
            <w:rStyle w:val="Hyperlink"/>
            <w:rFonts w:cs="Times New Roman"/>
            <w:sz w:val="20"/>
            <w:szCs w:val="20"/>
            <w:lang w:val="en-US"/>
          </w:rPr>
          <w:t>10.1002/eet.1912</w:t>
        </w:r>
      </w:hyperlink>
      <w:r w:rsidRPr="005D5915">
        <w:rPr>
          <w:rFonts w:cs="Times New Roman"/>
          <w:sz w:val="20"/>
          <w:szCs w:val="20"/>
          <w:lang w:val="en-GB"/>
        </w:rPr>
        <w:t>.</w:t>
      </w:r>
    </w:p>
    <w:p w14:paraId="07FB193D" w14:textId="3AE205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Sarewitz, D., 2004: How science makes environmental controversies worse.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7(5)</w:t>
      </w:r>
      <w:r w:rsidRPr="005D5915">
        <w:rPr>
          <w:rFonts w:cs="Times New Roman"/>
          <w:sz w:val="20"/>
          <w:szCs w:val="20"/>
          <w:lang w:val="en-GB"/>
        </w:rPr>
        <w:t>, 385–403, doi:</w:t>
      </w:r>
      <w:hyperlink r:id="rId1331" w:history="1">
        <w:r w:rsidRPr="005D5915">
          <w:rPr>
            <w:rStyle w:val="Hyperlink"/>
            <w:rFonts w:cs="Times New Roman"/>
            <w:sz w:val="20"/>
            <w:szCs w:val="20"/>
            <w:lang w:val="en-US"/>
          </w:rPr>
          <w:t>10.1016/j.envsci.2004.06.001</w:t>
        </w:r>
      </w:hyperlink>
      <w:r w:rsidRPr="005D5915">
        <w:rPr>
          <w:rFonts w:cs="Times New Roman"/>
          <w:sz w:val="20"/>
          <w:szCs w:val="20"/>
          <w:lang w:val="en-GB"/>
        </w:rPr>
        <w:t>.</w:t>
      </w:r>
    </w:p>
    <w:p w14:paraId="0BF97D68" w14:textId="17D33D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Sarojini, B.B., P.A. Stott, and E. Black, 2016: Detection and attribution of human influence on regional precipitation.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669–675, doi:</w:t>
      </w:r>
      <w:hyperlink r:id="rId1332" w:history="1">
        <w:r w:rsidRPr="005D5915">
          <w:rPr>
            <w:rStyle w:val="Hyperlink"/>
            <w:rFonts w:cs="Times New Roman"/>
            <w:sz w:val="20"/>
            <w:szCs w:val="20"/>
            <w:lang w:val="en-US"/>
          </w:rPr>
          <w:t>10.1038/nclimate2976</w:t>
        </w:r>
      </w:hyperlink>
      <w:r w:rsidRPr="005D5915">
        <w:rPr>
          <w:rFonts w:cs="Times New Roman"/>
          <w:sz w:val="20"/>
          <w:szCs w:val="20"/>
          <w:lang w:val="en-GB"/>
        </w:rPr>
        <w:t>.</w:t>
      </w:r>
    </w:p>
    <w:p w14:paraId="1DE7241C" w14:textId="164953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Satoh, M. et al., 2019: Global Cloud-Resolving Models.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172–184, doi:</w:t>
      </w:r>
      <w:hyperlink r:id="rId1333" w:history="1">
        <w:r w:rsidRPr="005D5915">
          <w:rPr>
            <w:rStyle w:val="Hyperlink"/>
            <w:rFonts w:cs="Times New Roman"/>
            <w:sz w:val="20"/>
            <w:szCs w:val="20"/>
            <w:lang w:val="en-US"/>
          </w:rPr>
          <w:t>10.1007/s40641-019-00131-0</w:t>
        </w:r>
      </w:hyperlink>
      <w:r w:rsidRPr="005D5915">
        <w:rPr>
          <w:rFonts w:cs="Times New Roman"/>
          <w:sz w:val="20"/>
          <w:szCs w:val="20"/>
          <w:lang w:val="en-GB"/>
        </w:rPr>
        <w:t>.</w:t>
      </w:r>
    </w:p>
    <w:p w14:paraId="1621D8D0" w14:textId="183A00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Sattari, M.T., A. Rezazadeh-Joudi, and A. Kusiak, 2017: Assessment of different methods for estimation of missing data in precipitation studies.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48(4)</w:t>
      </w:r>
      <w:r w:rsidRPr="005D5915">
        <w:rPr>
          <w:rFonts w:cs="Times New Roman"/>
          <w:sz w:val="20"/>
          <w:szCs w:val="20"/>
          <w:lang w:val="en-GB"/>
        </w:rPr>
        <w:t>, 1032–1044, doi:</w:t>
      </w:r>
      <w:hyperlink r:id="rId1334" w:history="1">
        <w:r w:rsidRPr="005D5915">
          <w:rPr>
            <w:rStyle w:val="Hyperlink"/>
            <w:rFonts w:cs="Times New Roman"/>
            <w:sz w:val="20"/>
            <w:szCs w:val="20"/>
            <w:lang w:val="en-US"/>
          </w:rPr>
          <w:t>10.2166/nh.2016.364</w:t>
        </w:r>
      </w:hyperlink>
      <w:r w:rsidRPr="005D5915">
        <w:rPr>
          <w:rFonts w:cs="Times New Roman"/>
          <w:sz w:val="20"/>
          <w:szCs w:val="20"/>
          <w:lang w:val="en-GB"/>
        </w:rPr>
        <w:t>.</w:t>
      </w:r>
    </w:p>
    <w:p w14:paraId="043EEEA8" w14:textId="631835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Saurral, R.I., I.A. Camilloni, and V.R. Barros, 2017: Low-frequency variability and trends in centennial precipitation stations in southern South America.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37(4)</w:t>
      </w:r>
      <w:r w:rsidRPr="005D5915">
        <w:rPr>
          <w:rFonts w:cs="Times New Roman"/>
          <w:sz w:val="20"/>
          <w:szCs w:val="20"/>
          <w:lang w:val="en-GB"/>
        </w:rPr>
        <w:t>, 1774–1793, doi:</w:t>
      </w:r>
      <w:hyperlink r:id="rId1335" w:history="1">
        <w:r w:rsidRPr="005D5915">
          <w:rPr>
            <w:rStyle w:val="Hyperlink"/>
            <w:rFonts w:cs="Times New Roman"/>
            <w:sz w:val="20"/>
            <w:szCs w:val="20"/>
            <w:lang w:val="en-US"/>
          </w:rPr>
          <w:t>10.1002/joc.4810</w:t>
        </w:r>
      </w:hyperlink>
      <w:r w:rsidRPr="005D5915">
        <w:rPr>
          <w:rFonts w:cs="Times New Roman"/>
          <w:sz w:val="20"/>
          <w:szCs w:val="20"/>
          <w:lang w:val="en-GB"/>
        </w:rPr>
        <w:t>.</w:t>
      </w:r>
    </w:p>
    <w:p w14:paraId="32C9F7A0" w14:textId="303F2B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Saurral, R.I., F. Kucharski, and G.A. Raggio, 2019: Variations in ozone and greenhouse gases as drivers of Southern Hemisphere climate in a medium-complexity global climate model. </w:t>
      </w:r>
      <w:r w:rsidRPr="005D5915">
        <w:rPr>
          <w:rFonts w:cs="Times New Roman"/>
          <w:i/>
          <w:sz w:val="20"/>
          <w:szCs w:val="20"/>
          <w:lang w:val="en-GB"/>
        </w:rPr>
        <w:t>Climate Dynamics</w:t>
      </w:r>
      <w:r w:rsidRPr="005D5915">
        <w:rPr>
          <w:rFonts w:cs="Times New Roman"/>
          <w:sz w:val="20"/>
          <w:szCs w:val="20"/>
          <w:lang w:val="en-GB"/>
        </w:rPr>
        <w:t>, doi:</w:t>
      </w:r>
      <w:hyperlink r:id="rId1336" w:history="1">
        <w:r w:rsidRPr="005D5915">
          <w:rPr>
            <w:rStyle w:val="Hyperlink"/>
            <w:rFonts w:cs="Times New Roman"/>
            <w:sz w:val="20"/>
            <w:szCs w:val="20"/>
            <w:lang w:val="en-US"/>
          </w:rPr>
          <w:t>10.1007/s00382-019-04950-7</w:t>
        </w:r>
      </w:hyperlink>
      <w:r w:rsidRPr="005D5915">
        <w:rPr>
          <w:rFonts w:cs="Times New Roman"/>
          <w:sz w:val="20"/>
          <w:szCs w:val="20"/>
          <w:lang w:val="en-GB"/>
        </w:rPr>
        <w:t>.</w:t>
      </w:r>
    </w:p>
    <w:p w14:paraId="026B169D" w14:textId="5FC23D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Savelli, E., M. Rusca, H. Cloke, and G. Di Baldassarre, 2021: Don’t blame the rain: Social power and the 2015–2017 drought in Cape Town.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594</w:t>
      </w:r>
      <w:r w:rsidRPr="005D5915">
        <w:rPr>
          <w:rFonts w:cs="Times New Roman"/>
          <w:sz w:val="20"/>
          <w:szCs w:val="20"/>
          <w:lang w:val="en-GB"/>
        </w:rPr>
        <w:t>, 125953, doi:</w:t>
      </w:r>
      <w:hyperlink r:id="rId1337" w:history="1">
        <w:r w:rsidRPr="005D5915">
          <w:rPr>
            <w:rStyle w:val="Hyperlink"/>
            <w:rFonts w:cs="Times New Roman"/>
            <w:sz w:val="20"/>
            <w:szCs w:val="20"/>
            <w:lang w:val="en-US"/>
          </w:rPr>
          <w:t>10.1016/j.jhydrol.2020.125953</w:t>
        </w:r>
      </w:hyperlink>
      <w:r w:rsidRPr="005D5915">
        <w:rPr>
          <w:rFonts w:cs="Times New Roman"/>
          <w:sz w:val="20"/>
          <w:szCs w:val="20"/>
          <w:lang w:val="en-GB"/>
        </w:rPr>
        <w:t>.</w:t>
      </w:r>
    </w:p>
    <w:p w14:paraId="39AF4785" w14:textId="46A4A0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Sayles, J.S., 2018: Effects of social-ecological scale mismatches on estuary restoration at the project and landscape level in Puget Sound, USA. </w:t>
      </w:r>
      <w:r w:rsidRPr="005D5915">
        <w:rPr>
          <w:rFonts w:cs="Times New Roman"/>
          <w:i/>
          <w:sz w:val="20"/>
          <w:szCs w:val="20"/>
          <w:lang w:val="en-GB"/>
        </w:rPr>
        <w:t>Ecological Restoration</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62–75, doi:</w:t>
      </w:r>
      <w:hyperlink r:id="rId1338" w:history="1">
        <w:r w:rsidRPr="005D5915">
          <w:rPr>
            <w:rStyle w:val="Hyperlink"/>
            <w:rFonts w:cs="Times New Roman"/>
            <w:sz w:val="20"/>
            <w:szCs w:val="20"/>
            <w:lang w:val="en-US"/>
          </w:rPr>
          <w:t>10.3368/er.36.1.62c</w:t>
        </w:r>
      </w:hyperlink>
      <w:r w:rsidRPr="005D5915">
        <w:rPr>
          <w:rFonts w:cs="Times New Roman"/>
          <w:sz w:val="20"/>
          <w:szCs w:val="20"/>
          <w:lang w:val="en-GB"/>
        </w:rPr>
        <w:t>.</w:t>
      </w:r>
    </w:p>
    <w:p w14:paraId="34BAD6FC" w14:textId="1A4099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Scaife, A.A. and D. Smith, 2018: A signal-to-noise paradox in climate science.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28, doi:</w:t>
      </w:r>
      <w:hyperlink r:id="rId1339" w:history="1">
        <w:r w:rsidRPr="005D5915">
          <w:rPr>
            <w:rStyle w:val="Hyperlink"/>
            <w:rFonts w:cs="Times New Roman"/>
            <w:sz w:val="20"/>
            <w:szCs w:val="20"/>
            <w:lang w:val="en-US"/>
          </w:rPr>
          <w:t>10.1038/s41612-018-0038-4</w:t>
        </w:r>
      </w:hyperlink>
      <w:r w:rsidRPr="005D5915">
        <w:rPr>
          <w:rFonts w:cs="Times New Roman"/>
          <w:sz w:val="20"/>
          <w:szCs w:val="20"/>
          <w:lang w:val="en-GB"/>
        </w:rPr>
        <w:t>.</w:t>
      </w:r>
    </w:p>
    <w:p w14:paraId="3B421265" w14:textId="78787B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Scannell, C. et al., 2019: The Influence of Remote Aerosol Forcing from Industrialized Economies on the Future Evolution of East and West African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32(23)</w:t>
      </w:r>
      <w:r w:rsidRPr="005D5915">
        <w:rPr>
          <w:rFonts w:cs="Times New Roman"/>
          <w:sz w:val="20"/>
          <w:szCs w:val="20"/>
          <w:lang w:val="en-GB"/>
        </w:rPr>
        <w:t>, 8335–8354, doi:</w:t>
      </w:r>
      <w:hyperlink r:id="rId1340" w:history="1">
        <w:r w:rsidRPr="005D5915">
          <w:rPr>
            <w:rStyle w:val="Hyperlink"/>
            <w:rFonts w:cs="Times New Roman"/>
            <w:sz w:val="20"/>
            <w:szCs w:val="20"/>
            <w:lang w:val="en-US"/>
          </w:rPr>
          <w:t>10.1175/jcli-d-18-0716.1</w:t>
        </w:r>
      </w:hyperlink>
      <w:r w:rsidRPr="005D5915">
        <w:rPr>
          <w:rFonts w:cs="Times New Roman"/>
          <w:sz w:val="20"/>
          <w:szCs w:val="20"/>
          <w:lang w:val="en-GB"/>
        </w:rPr>
        <w:t>.</w:t>
      </w:r>
    </w:p>
    <w:p w14:paraId="412A5800" w14:textId="23BE7C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Schaaf, B. and F. Feser, 2018: Is there added value of convection-permitting regional climate model simulations for storms over the German Bight and Northern Germany? </w:t>
      </w:r>
      <w:r w:rsidRPr="005D5915">
        <w:rPr>
          <w:rFonts w:cs="Times New Roman"/>
          <w:i/>
          <w:sz w:val="20"/>
          <w:szCs w:val="20"/>
          <w:lang w:val="en-GB"/>
        </w:rPr>
        <w:t>Meteorology Hydrology and Water Management</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21–37, doi:</w:t>
      </w:r>
      <w:hyperlink r:id="rId1341" w:history="1">
        <w:r w:rsidRPr="005D5915">
          <w:rPr>
            <w:rStyle w:val="Hyperlink"/>
            <w:rFonts w:cs="Times New Roman"/>
            <w:sz w:val="20"/>
            <w:szCs w:val="20"/>
            <w:lang w:val="en-US"/>
          </w:rPr>
          <w:t>10.26491/mhwm/85507</w:t>
        </w:r>
      </w:hyperlink>
      <w:r w:rsidRPr="005D5915">
        <w:rPr>
          <w:rFonts w:cs="Times New Roman"/>
          <w:sz w:val="20"/>
          <w:szCs w:val="20"/>
          <w:lang w:val="en-GB"/>
        </w:rPr>
        <w:t>.</w:t>
      </w:r>
    </w:p>
    <w:p w14:paraId="5DC3030B" w14:textId="39BD92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Schacter, D.L., D.R. Addis, and R.L. Buckner, 2007: Remembering the past to imagine the future: the prospective brain. </w:t>
      </w:r>
      <w:r w:rsidRPr="005D5915">
        <w:rPr>
          <w:rFonts w:cs="Times New Roman"/>
          <w:i/>
          <w:sz w:val="20"/>
          <w:szCs w:val="20"/>
          <w:lang w:val="en-GB"/>
        </w:rPr>
        <w:t>Nature Reviews Neuroscience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657–661, doi:</w:t>
      </w:r>
      <w:hyperlink r:id="rId1342" w:history="1">
        <w:r w:rsidRPr="005D5915">
          <w:rPr>
            <w:rStyle w:val="Hyperlink"/>
            <w:rFonts w:cs="Times New Roman"/>
            <w:sz w:val="20"/>
            <w:szCs w:val="20"/>
            <w:lang w:val="en-US"/>
          </w:rPr>
          <w:t>10.1038/nrn2213</w:t>
        </w:r>
      </w:hyperlink>
      <w:r w:rsidRPr="005D5915">
        <w:rPr>
          <w:rFonts w:cs="Times New Roman"/>
          <w:sz w:val="20"/>
          <w:szCs w:val="20"/>
          <w:lang w:val="en-GB"/>
        </w:rPr>
        <w:t>.</w:t>
      </w:r>
    </w:p>
    <w:p w14:paraId="38A8277C" w14:textId="55A01E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Schaller, N., J. Cermak, M. Wild, and R. Knutti, 2013: The sensitivity of the modeled energy budget and hydrological cycle to CO2 and solar forcing.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253–266, doi:</w:t>
      </w:r>
      <w:hyperlink r:id="rId1343" w:history="1">
        <w:r w:rsidRPr="005D5915">
          <w:rPr>
            <w:rStyle w:val="Hyperlink"/>
            <w:rFonts w:cs="Times New Roman"/>
            <w:sz w:val="20"/>
            <w:szCs w:val="20"/>
            <w:lang w:val="en-US"/>
          </w:rPr>
          <w:t>10.5194/esd-4-253-2013</w:t>
        </w:r>
      </w:hyperlink>
      <w:r w:rsidRPr="005D5915">
        <w:rPr>
          <w:rFonts w:cs="Times New Roman"/>
          <w:sz w:val="20"/>
          <w:szCs w:val="20"/>
          <w:lang w:val="en-GB"/>
        </w:rPr>
        <w:t>.</w:t>
      </w:r>
    </w:p>
    <w:p w14:paraId="7AC56D85" w14:textId="1A0CDC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Schaller, N. et al., 2018: Influence of blocking on Northern European and Western Russian heatwaves in large climate </w:t>
      </w:r>
      <w:r w:rsidRPr="005D5915">
        <w:rPr>
          <w:rFonts w:cs="Times New Roman"/>
          <w:sz w:val="20"/>
          <w:szCs w:val="20"/>
          <w:lang w:val="en-GB"/>
        </w:rPr>
        <w:lastRenderedPageBreak/>
        <w:t xml:space="preserve">model ensembles.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054015, doi:</w:t>
      </w:r>
      <w:hyperlink r:id="rId1344" w:history="1">
        <w:r w:rsidRPr="005D5915">
          <w:rPr>
            <w:rStyle w:val="Hyperlink"/>
            <w:rFonts w:cs="Times New Roman"/>
            <w:sz w:val="20"/>
            <w:szCs w:val="20"/>
            <w:lang w:val="en-US"/>
          </w:rPr>
          <w:t>10.1088/1748-9326/aaba55</w:t>
        </w:r>
      </w:hyperlink>
      <w:r w:rsidRPr="005D5915">
        <w:rPr>
          <w:rFonts w:cs="Times New Roman"/>
          <w:sz w:val="20"/>
          <w:szCs w:val="20"/>
          <w:lang w:val="en-GB"/>
        </w:rPr>
        <w:t>.</w:t>
      </w:r>
    </w:p>
    <w:p w14:paraId="7A7D2FA6" w14:textId="21812D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Schär, C., C. Frei, D. Lüthi, and H.C. Davies, 1996: Surrogate climate-change scenarios for regional climate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23(6)</w:t>
      </w:r>
      <w:r w:rsidRPr="005D5915">
        <w:rPr>
          <w:rFonts w:cs="Times New Roman"/>
          <w:sz w:val="20"/>
          <w:szCs w:val="20"/>
          <w:lang w:val="en-GB"/>
        </w:rPr>
        <w:t>, 669–672, doi:</w:t>
      </w:r>
      <w:hyperlink r:id="rId1345" w:history="1">
        <w:r w:rsidRPr="005D5915">
          <w:rPr>
            <w:rStyle w:val="Hyperlink"/>
            <w:rFonts w:cs="Times New Roman"/>
            <w:sz w:val="20"/>
            <w:szCs w:val="20"/>
            <w:lang w:val="en-US"/>
          </w:rPr>
          <w:t>10.1029/96gl00265</w:t>
        </w:r>
      </w:hyperlink>
      <w:r w:rsidRPr="005D5915">
        <w:rPr>
          <w:rFonts w:cs="Times New Roman"/>
          <w:sz w:val="20"/>
          <w:szCs w:val="20"/>
          <w:lang w:val="en-GB"/>
        </w:rPr>
        <w:t>.</w:t>
      </w:r>
    </w:p>
    <w:p w14:paraId="73BEAD2E" w14:textId="352181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Scheff, J., R. Seager, H. Liu, and S. Coats, 2017: Are Glacials Dry? Consequences for Paleoclimatology and for Greenhouse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30(17)</w:t>
      </w:r>
      <w:r w:rsidRPr="005D5915">
        <w:rPr>
          <w:rFonts w:cs="Times New Roman"/>
          <w:sz w:val="20"/>
          <w:szCs w:val="20"/>
          <w:lang w:val="en-GB"/>
        </w:rPr>
        <w:t>, 6593–6609, doi:</w:t>
      </w:r>
      <w:hyperlink r:id="rId1346" w:history="1">
        <w:r w:rsidRPr="005D5915">
          <w:rPr>
            <w:rStyle w:val="Hyperlink"/>
            <w:rFonts w:cs="Times New Roman"/>
            <w:sz w:val="20"/>
            <w:szCs w:val="20"/>
            <w:lang w:val="en-US"/>
          </w:rPr>
          <w:t>10.1175/jcli-d-16-0854.1</w:t>
        </w:r>
      </w:hyperlink>
      <w:r w:rsidRPr="005D5915">
        <w:rPr>
          <w:rFonts w:cs="Times New Roman"/>
          <w:sz w:val="20"/>
          <w:szCs w:val="20"/>
          <w:lang w:val="en-GB"/>
        </w:rPr>
        <w:t>.</w:t>
      </w:r>
    </w:p>
    <w:p w14:paraId="6172F075" w14:textId="7AF6D0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Schemm, S., I. Rudeva, and I. Simmonds, 2015: Extratropical fronts in the lower troposphere-global perspectives obtained from two automated methods.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141(690)</w:t>
      </w:r>
      <w:r w:rsidRPr="005D5915">
        <w:rPr>
          <w:rFonts w:cs="Times New Roman"/>
          <w:sz w:val="20"/>
          <w:szCs w:val="20"/>
          <w:lang w:val="en-GB"/>
        </w:rPr>
        <w:t>, 1686–1698, doi:</w:t>
      </w:r>
      <w:hyperlink r:id="rId1347" w:history="1">
        <w:r w:rsidRPr="005D5915">
          <w:rPr>
            <w:rStyle w:val="Hyperlink"/>
            <w:rFonts w:cs="Times New Roman"/>
            <w:sz w:val="20"/>
            <w:szCs w:val="20"/>
            <w:lang w:val="en-US"/>
          </w:rPr>
          <w:t>10.1002/qj.2471</w:t>
        </w:r>
      </w:hyperlink>
      <w:r w:rsidRPr="005D5915">
        <w:rPr>
          <w:rFonts w:cs="Times New Roman"/>
          <w:sz w:val="20"/>
          <w:szCs w:val="20"/>
          <w:lang w:val="en-GB"/>
        </w:rPr>
        <w:t>.</w:t>
      </w:r>
    </w:p>
    <w:p w14:paraId="69988698" w14:textId="65330A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Schemm, S., L. Nisi, A. Martinov, D. Leuenberger, and O. Martius, 2016: On the link between cold fronts and hail in Switzerland.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17(5)</w:t>
      </w:r>
      <w:r w:rsidRPr="005D5915">
        <w:rPr>
          <w:rFonts w:cs="Times New Roman"/>
          <w:sz w:val="20"/>
          <w:szCs w:val="20"/>
          <w:lang w:val="en-GB"/>
        </w:rPr>
        <w:t>, 315–325, doi:</w:t>
      </w:r>
      <w:hyperlink r:id="rId1348" w:history="1">
        <w:r w:rsidRPr="005D5915">
          <w:rPr>
            <w:rStyle w:val="Hyperlink"/>
            <w:rFonts w:cs="Times New Roman"/>
            <w:sz w:val="20"/>
            <w:szCs w:val="20"/>
            <w:lang w:val="en-US"/>
          </w:rPr>
          <w:t>10.1002/asl.660</w:t>
        </w:r>
      </w:hyperlink>
      <w:r w:rsidRPr="005D5915">
        <w:rPr>
          <w:rFonts w:cs="Times New Roman"/>
          <w:sz w:val="20"/>
          <w:szCs w:val="20"/>
          <w:lang w:val="en-GB"/>
        </w:rPr>
        <w:t>.</w:t>
      </w:r>
    </w:p>
    <w:p w14:paraId="7230E36E" w14:textId="659924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Schiemann, R. et al., 2014: The sensitivity of the tropical circulation and Maritime Continent precipitation to climate model resolution.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w:t>
      </w:r>
      <w:r w:rsidRPr="005D5915">
        <w:rPr>
          <w:rFonts w:cs="Times New Roman"/>
          <w:sz w:val="20"/>
          <w:szCs w:val="20"/>
          <w:lang w:val="en-GB"/>
        </w:rPr>
        <w:t>, 2455–2468, doi:</w:t>
      </w:r>
      <w:hyperlink r:id="rId1349" w:history="1">
        <w:r w:rsidRPr="005D5915">
          <w:rPr>
            <w:rStyle w:val="Hyperlink"/>
            <w:rFonts w:cs="Times New Roman"/>
            <w:sz w:val="20"/>
            <w:szCs w:val="20"/>
            <w:lang w:val="en-US"/>
          </w:rPr>
          <w:t>10.1007/s00382-013-1997-0</w:t>
        </w:r>
      </w:hyperlink>
      <w:r w:rsidRPr="005D5915">
        <w:rPr>
          <w:rFonts w:cs="Times New Roman"/>
          <w:sz w:val="20"/>
          <w:szCs w:val="20"/>
          <w:lang w:val="en-GB"/>
        </w:rPr>
        <w:t>.</w:t>
      </w:r>
    </w:p>
    <w:p w14:paraId="3F0A2933" w14:textId="70B299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Schiemann, R. et al., 2020: Northern Hemisphere blocking simulation in current climate models: evaluating progress from the Climate Model Intercomparison Project Phase 5 to 6 and sensitivity to resolution.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277–292, doi:</w:t>
      </w:r>
      <w:hyperlink r:id="rId1350" w:history="1">
        <w:r w:rsidRPr="005D5915">
          <w:rPr>
            <w:rStyle w:val="Hyperlink"/>
            <w:rFonts w:cs="Times New Roman"/>
            <w:sz w:val="20"/>
            <w:szCs w:val="20"/>
            <w:lang w:val="en-US"/>
          </w:rPr>
          <w:t>10.5194/wcd-1-277-2020</w:t>
        </w:r>
      </w:hyperlink>
      <w:r w:rsidRPr="005D5915">
        <w:rPr>
          <w:rFonts w:cs="Times New Roman"/>
          <w:sz w:val="20"/>
          <w:szCs w:val="20"/>
          <w:lang w:val="en-GB"/>
        </w:rPr>
        <w:t>.</w:t>
      </w:r>
    </w:p>
    <w:p w14:paraId="0EAF388D" w14:textId="098ADB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Schlünzen, K.H., P. Hoffmann, G. Rosenhagen, and W. Riecke, 2010: Long-term changes and regional differences in temperature and precipitation in the metropolitan area of Hamburg.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1121–1136, doi:</w:t>
      </w:r>
      <w:hyperlink r:id="rId1351" w:history="1">
        <w:r w:rsidRPr="005D5915">
          <w:rPr>
            <w:rStyle w:val="Hyperlink"/>
            <w:rFonts w:cs="Times New Roman"/>
            <w:sz w:val="20"/>
            <w:szCs w:val="20"/>
            <w:lang w:val="en-US"/>
          </w:rPr>
          <w:t>10.1002/joc.1968</w:t>
        </w:r>
      </w:hyperlink>
      <w:r w:rsidRPr="005D5915">
        <w:rPr>
          <w:rFonts w:cs="Times New Roman"/>
          <w:sz w:val="20"/>
          <w:szCs w:val="20"/>
          <w:lang w:val="en-GB"/>
        </w:rPr>
        <w:t>.</w:t>
      </w:r>
    </w:p>
    <w:p w14:paraId="2F0E8C53" w14:textId="5A8386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Schmetz, J. et al., 2002: An Introduction to Meteosat Second Generation (MSG).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83(7)</w:t>
      </w:r>
      <w:r w:rsidRPr="005D5915">
        <w:rPr>
          <w:rFonts w:cs="Times New Roman"/>
          <w:sz w:val="20"/>
          <w:szCs w:val="20"/>
          <w:lang w:val="en-GB"/>
        </w:rPr>
        <w:t>, 977–992, doi:</w:t>
      </w:r>
      <w:hyperlink r:id="rId1352" w:history="1">
        <w:r w:rsidRPr="005D5915">
          <w:rPr>
            <w:rStyle w:val="Hyperlink"/>
            <w:rFonts w:cs="Times New Roman"/>
            <w:sz w:val="20"/>
            <w:szCs w:val="20"/>
            <w:lang w:val="en-US"/>
          </w:rPr>
          <w:t>10.1175/1520-0477(2002)083&lt;0977:aitmsg&gt;2.3.co;2</w:t>
        </w:r>
      </w:hyperlink>
      <w:r w:rsidRPr="005D5915">
        <w:rPr>
          <w:rFonts w:cs="Times New Roman"/>
          <w:sz w:val="20"/>
          <w:szCs w:val="20"/>
          <w:lang w:val="en-GB"/>
        </w:rPr>
        <w:t>.</w:t>
      </w:r>
    </w:p>
    <w:p w14:paraId="02CD2498" w14:textId="0E713E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Schneider, U. et al., 2017: Evaluating the Hydrological Cycle over Land Using the Newly-Corrected Precipitation Climatology from the Global Precipitation Climatology Centre (GPCC).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8(12)</w:t>
      </w:r>
      <w:r w:rsidRPr="005D5915">
        <w:rPr>
          <w:rFonts w:cs="Times New Roman"/>
          <w:sz w:val="20"/>
          <w:szCs w:val="20"/>
          <w:lang w:val="en-GB"/>
        </w:rPr>
        <w:t>, 52, doi:</w:t>
      </w:r>
      <w:hyperlink r:id="rId1353" w:history="1">
        <w:r w:rsidRPr="005D5915">
          <w:rPr>
            <w:rStyle w:val="Hyperlink"/>
            <w:rFonts w:cs="Times New Roman"/>
            <w:sz w:val="20"/>
            <w:szCs w:val="20"/>
            <w:lang w:val="en-US"/>
          </w:rPr>
          <w:t>10.3390/atmos8030052</w:t>
        </w:r>
      </w:hyperlink>
      <w:r w:rsidRPr="005D5915">
        <w:rPr>
          <w:rFonts w:cs="Times New Roman"/>
          <w:sz w:val="20"/>
          <w:szCs w:val="20"/>
          <w:lang w:val="en-GB"/>
        </w:rPr>
        <w:t>.</w:t>
      </w:r>
    </w:p>
    <w:p w14:paraId="29691729" w14:textId="7DE87E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Schoetter, R. et al., 2020: A Statistical-Dynamical Downscaling for the Urban Heat Island and Building Energy Consumption – Analysis of Its Uncertainties.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59(5)</w:t>
      </w:r>
      <w:r w:rsidRPr="005D5915">
        <w:rPr>
          <w:rFonts w:cs="Times New Roman"/>
          <w:sz w:val="20"/>
          <w:szCs w:val="20"/>
          <w:lang w:val="en-GB"/>
        </w:rPr>
        <w:t>, 859–883, doi:</w:t>
      </w:r>
      <w:hyperlink r:id="rId1354" w:history="1">
        <w:r w:rsidRPr="005D5915">
          <w:rPr>
            <w:rStyle w:val="Hyperlink"/>
            <w:rFonts w:cs="Times New Roman"/>
            <w:sz w:val="20"/>
            <w:szCs w:val="20"/>
            <w:lang w:val="en-US"/>
          </w:rPr>
          <w:t>10.1175/jamc-d-19-0182.1</w:t>
        </w:r>
      </w:hyperlink>
      <w:r w:rsidRPr="005D5915">
        <w:rPr>
          <w:rFonts w:cs="Times New Roman"/>
          <w:sz w:val="20"/>
          <w:szCs w:val="20"/>
          <w:lang w:val="en-GB"/>
        </w:rPr>
        <w:t>.</w:t>
      </w:r>
    </w:p>
    <w:p w14:paraId="5B3BC06E" w14:textId="75FC0E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Schoof, J.T., 2013: Statistical Downscaling in Climatology. </w:t>
      </w:r>
      <w:r w:rsidRPr="005D5915">
        <w:rPr>
          <w:rFonts w:cs="Times New Roman"/>
          <w:i/>
          <w:sz w:val="20"/>
          <w:szCs w:val="20"/>
          <w:lang w:val="en-GB"/>
        </w:rPr>
        <w:t>Geography Compass</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249–265, doi:</w:t>
      </w:r>
      <w:hyperlink r:id="rId1355" w:history="1">
        <w:r w:rsidRPr="005D5915">
          <w:rPr>
            <w:rStyle w:val="Hyperlink"/>
            <w:rFonts w:cs="Times New Roman"/>
            <w:sz w:val="20"/>
            <w:szCs w:val="20"/>
            <w:lang w:val="en-US"/>
          </w:rPr>
          <w:t>10.1111/gec3.12036</w:t>
        </w:r>
      </w:hyperlink>
      <w:r w:rsidRPr="005D5915">
        <w:rPr>
          <w:rFonts w:cs="Times New Roman"/>
          <w:sz w:val="20"/>
          <w:szCs w:val="20"/>
          <w:lang w:val="en-GB"/>
        </w:rPr>
        <w:t>.</w:t>
      </w:r>
    </w:p>
    <w:p w14:paraId="61C75612" w14:textId="6B9217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Schubert, S., S. Grossman-Clarke, and A. Martilli, 2012: A Double-Canyon Radiation Scheme for Multi-Layer Urban Canopy Models. </w:t>
      </w:r>
      <w:r w:rsidRPr="005D5915">
        <w:rPr>
          <w:rFonts w:cs="Times New Roman"/>
          <w:i/>
          <w:sz w:val="20"/>
          <w:szCs w:val="20"/>
          <w:lang w:val="en-GB"/>
        </w:rPr>
        <w:t>Boundary-Layer Meteorology</w:t>
      </w:r>
      <w:r w:rsidRPr="005D5915">
        <w:rPr>
          <w:rFonts w:cs="Times New Roman"/>
          <w:sz w:val="20"/>
          <w:szCs w:val="20"/>
          <w:lang w:val="en-GB"/>
        </w:rPr>
        <w:t>, doi:</w:t>
      </w:r>
      <w:hyperlink r:id="rId1356" w:history="1">
        <w:r w:rsidRPr="005D5915">
          <w:rPr>
            <w:rStyle w:val="Hyperlink"/>
            <w:rFonts w:cs="Times New Roman"/>
            <w:sz w:val="20"/>
            <w:szCs w:val="20"/>
            <w:lang w:val="en-US"/>
          </w:rPr>
          <w:t>10.1007/s10546-012-9728-3</w:t>
        </w:r>
      </w:hyperlink>
      <w:r w:rsidRPr="005D5915">
        <w:rPr>
          <w:rFonts w:cs="Times New Roman"/>
          <w:sz w:val="20"/>
          <w:szCs w:val="20"/>
          <w:lang w:val="en-GB"/>
        </w:rPr>
        <w:t>.</w:t>
      </w:r>
    </w:p>
    <w:p w14:paraId="5E8AEDDE" w14:textId="267FFB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Schurer, A.P. et al., 2019: Disentangling the causes of the 1816 European year without a summer.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94019, doi:</w:t>
      </w:r>
      <w:hyperlink r:id="rId1357" w:history="1">
        <w:r w:rsidRPr="005D5915">
          <w:rPr>
            <w:rStyle w:val="Hyperlink"/>
            <w:rFonts w:cs="Times New Roman"/>
            <w:sz w:val="20"/>
            <w:szCs w:val="20"/>
            <w:lang w:val="en-US"/>
          </w:rPr>
          <w:t>10.1088/1748-9326/ab3a10</w:t>
        </w:r>
      </w:hyperlink>
      <w:r w:rsidRPr="005D5915">
        <w:rPr>
          <w:rFonts w:cs="Times New Roman"/>
          <w:sz w:val="20"/>
          <w:szCs w:val="20"/>
          <w:lang w:val="en-GB"/>
        </w:rPr>
        <w:t>.</w:t>
      </w:r>
    </w:p>
    <w:p w14:paraId="16D431F6" w14:textId="2F3826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Schwingshackl, C. et al., 2019: Regional climate model projections underestimate future warming due to missing plant physiological CO 2 response.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114019, doi:</w:t>
      </w:r>
      <w:hyperlink r:id="rId1358" w:history="1">
        <w:r w:rsidRPr="005D5915">
          <w:rPr>
            <w:rStyle w:val="Hyperlink"/>
            <w:rFonts w:cs="Times New Roman"/>
            <w:sz w:val="20"/>
            <w:szCs w:val="20"/>
            <w:lang w:val="en-US"/>
          </w:rPr>
          <w:t>10.1088/1748-9326/ab4949</w:t>
        </w:r>
      </w:hyperlink>
      <w:r w:rsidRPr="005D5915">
        <w:rPr>
          <w:rFonts w:cs="Times New Roman"/>
          <w:sz w:val="20"/>
          <w:szCs w:val="20"/>
          <w:lang w:val="en-GB"/>
        </w:rPr>
        <w:t>.</w:t>
      </w:r>
    </w:p>
    <w:p w14:paraId="1824977A" w14:textId="6B437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Scott, D. et al., 2018: The Story of Water in Windhoek: A Narrative Approach to Interpreting a Transdisciplinary Process. </w:t>
      </w:r>
      <w:r w:rsidRPr="005D5915">
        <w:rPr>
          <w:rFonts w:cs="Times New Roman"/>
          <w:i/>
          <w:sz w:val="20"/>
          <w:szCs w:val="20"/>
          <w:lang w:val="en-GB"/>
        </w:rPr>
        <w:t>Water</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doi:</w:t>
      </w:r>
      <w:hyperlink r:id="rId1359" w:history="1">
        <w:r w:rsidRPr="005D5915">
          <w:rPr>
            <w:rStyle w:val="Hyperlink"/>
            <w:rFonts w:cs="Times New Roman"/>
            <w:sz w:val="20"/>
            <w:szCs w:val="20"/>
            <w:lang w:val="en-US"/>
          </w:rPr>
          <w:t>10.3390/w10101366</w:t>
        </w:r>
      </w:hyperlink>
      <w:r w:rsidRPr="005D5915">
        <w:rPr>
          <w:rFonts w:cs="Times New Roman"/>
          <w:sz w:val="20"/>
          <w:szCs w:val="20"/>
          <w:lang w:val="en-GB"/>
        </w:rPr>
        <w:t>.</w:t>
      </w:r>
    </w:p>
    <w:p w14:paraId="15B4D120" w14:textId="452248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2014: Arctic amplification decreases temperature variance in northern mid- to high-latitudes.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4(7)</w:t>
      </w:r>
      <w:r w:rsidRPr="005D5915">
        <w:rPr>
          <w:rFonts w:cs="Times New Roman"/>
          <w:sz w:val="20"/>
          <w:szCs w:val="20"/>
          <w:lang w:val="en-GB"/>
        </w:rPr>
        <w:t>, 577–582, doi:</w:t>
      </w:r>
      <w:hyperlink r:id="rId1360" w:history="1">
        <w:r w:rsidRPr="005D5915">
          <w:rPr>
            <w:rStyle w:val="Hyperlink"/>
            <w:rFonts w:cs="Times New Roman"/>
            <w:sz w:val="20"/>
            <w:szCs w:val="20"/>
            <w:lang w:val="en-US"/>
          </w:rPr>
          <w:t>10.1038/nclimate2268</w:t>
        </w:r>
      </w:hyperlink>
      <w:r w:rsidRPr="005D5915">
        <w:rPr>
          <w:rFonts w:cs="Times New Roman"/>
          <w:sz w:val="20"/>
          <w:szCs w:val="20"/>
          <w:lang w:val="en-GB"/>
        </w:rPr>
        <w:t>.</w:t>
      </w:r>
    </w:p>
    <w:p w14:paraId="4F3DD01A" w14:textId="7C63A2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and I. Simmonds, 2013: Exploring links between Arctic amplification and mid-latitude weather.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40(5)</w:t>
      </w:r>
      <w:r w:rsidRPr="005D5915">
        <w:rPr>
          <w:rFonts w:cs="Times New Roman"/>
          <w:sz w:val="20"/>
          <w:szCs w:val="20"/>
          <w:lang w:val="en-GB"/>
        </w:rPr>
        <w:t>, 959–964, doi:</w:t>
      </w:r>
      <w:hyperlink r:id="rId1361" w:history="1">
        <w:r w:rsidRPr="005D5915">
          <w:rPr>
            <w:rStyle w:val="Hyperlink"/>
            <w:rFonts w:cs="Times New Roman"/>
            <w:sz w:val="20"/>
            <w:szCs w:val="20"/>
            <w:lang w:val="en-US"/>
          </w:rPr>
          <w:t>10.1002/grl.50174</w:t>
        </w:r>
      </w:hyperlink>
      <w:r w:rsidRPr="005D5915">
        <w:rPr>
          <w:rFonts w:cs="Times New Roman"/>
          <w:sz w:val="20"/>
          <w:szCs w:val="20"/>
          <w:lang w:val="en-GB"/>
        </w:rPr>
        <w:t>.</w:t>
      </w:r>
    </w:p>
    <w:p w14:paraId="156705E7" w14:textId="459DF0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and R. Blackport, 2019: Is sea-ice-driven Eurasian cooling too weak in models?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9(12)</w:t>
      </w:r>
      <w:r w:rsidRPr="005D5915">
        <w:rPr>
          <w:rFonts w:cs="Times New Roman"/>
          <w:sz w:val="20"/>
          <w:szCs w:val="20"/>
          <w:lang w:val="en-GB"/>
        </w:rPr>
        <w:t>, 934–936, doi:</w:t>
      </w:r>
      <w:hyperlink r:id="rId1362" w:history="1">
        <w:r w:rsidRPr="005D5915">
          <w:rPr>
            <w:rStyle w:val="Hyperlink"/>
            <w:rFonts w:cs="Times New Roman"/>
            <w:sz w:val="20"/>
            <w:szCs w:val="20"/>
            <w:lang w:val="en-US"/>
          </w:rPr>
          <w:t>10.1038/s41558-019-0635-1</w:t>
        </w:r>
      </w:hyperlink>
      <w:r w:rsidRPr="005D5915">
        <w:rPr>
          <w:rFonts w:cs="Times New Roman"/>
          <w:sz w:val="20"/>
          <w:szCs w:val="20"/>
          <w:lang w:val="en-GB"/>
        </w:rPr>
        <w:t>.</w:t>
      </w:r>
    </w:p>
    <w:p w14:paraId="57285FB1" w14:textId="21E866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C. Deser, I. Simmonds, and R. Tomas, 2014: Atmospheric impacts of Arctic sea-ice loss, 1979–2009: separating forced change from atmospheric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43(1–2)</w:t>
      </w:r>
      <w:r w:rsidRPr="005D5915">
        <w:rPr>
          <w:rFonts w:cs="Times New Roman"/>
          <w:sz w:val="20"/>
          <w:szCs w:val="20"/>
          <w:lang w:val="en-GB"/>
        </w:rPr>
        <w:t>, 333–344, doi:</w:t>
      </w:r>
      <w:hyperlink r:id="rId1363" w:history="1">
        <w:r w:rsidRPr="005D5915">
          <w:rPr>
            <w:rStyle w:val="Hyperlink"/>
            <w:rFonts w:cs="Times New Roman"/>
            <w:sz w:val="20"/>
            <w:szCs w:val="20"/>
            <w:lang w:val="en-US"/>
          </w:rPr>
          <w:t>10.1007/s00382-013-1830-9</w:t>
        </w:r>
      </w:hyperlink>
      <w:r w:rsidRPr="005D5915">
        <w:rPr>
          <w:rFonts w:cs="Times New Roman"/>
          <w:sz w:val="20"/>
          <w:szCs w:val="20"/>
          <w:lang w:val="en-GB"/>
        </w:rPr>
        <w:t>.</w:t>
      </w:r>
    </w:p>
    <w:p w14:paraId="6BBACB68" w14:textId="6B3295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and M. Hoerling, 2014: Atmosphere and Ocean Origins of North American Droughts.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27(12)</w:t>
      </w:r>
      <w:r w:rsidRPr="005D5915">
        <w:rPr>
          <w:rFonts w:cs="Times New Roman"/>
          <w:sz w:val="20"/>
          <w:szCs w:val="20"/>
          <w:lang w:val="en-GB"/>
        </w:rPr>
        <w:t>, 4581–4606, doi:</w:t>
      </w:r>
      <w:hyperlink r:id="rId1364" w:history="1">
        <w:r w:rsidRPr="005D5915">
          <w:rPr>
            <w:rStyle w:val="Hyperlink"/>
            <w:rFonts w:cs="Times New Roman"/>
            <w:sz w:val="20"/>
            <w:szCs w:val="20"/>
            <w:lang w:val="en-US"/>
          </w:rPr>
          <w:t>10.1175/jcli-d-13-00329.1</w:t>
        </w:r>
      </w:hyperlink>
      <w:r w:rsidRPr="005D5915">
        <w:rPr>
          <w:rFonts w:cs="Times New Roman"/>
          <w:sz w:val="20"/>
          <w:szCs w:val="20"/>
          <w:lang w:val="en-GB"/>
        </w:rPr>
        <w:t>.</w:t>
      </w:r>
    </w:p>
    <w:p w14:paraId="0E8FBD8D" w14:textId="234B8C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and M. Ting, 2017: Decadal Drought Variability Over North America: Mechanisms and Predictability.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141–149, doi:</w:t>
      </w:r>
      <w:hyperlink r:id="rId1365" w:history="1">
        <w:r w:rsidRPr="005D5915">
          <w:rPr>
            <w:rStyle w:val="Hyperlink"/>
            <w:rFonts w:cs="Times New Roman"/>
            <w:sz w:val="20"/>
            <w:szCs w:val="20"/>
            <w:lang w:val="en-US"/>
          </w:rPr>
          <w:t>10.1007/s40641-017-0062-1</w:t>
        </w:r>
      </w:hyperlink>
      <w:r w:rsidRPr="005D5915">
        <w:rPr>
          <w:rFonts w:cs="Times New Roman"/>
          <w:sz w:val="20"/>
          <w:szCs w:val="20"/>
          <w:lang w:val="en-GB"/>
        </w:rPr>
        <w:t>.</w:t>
      </w:r>
    </w:p>
    <w:p w14:paraId="246B6906" w14:textId="0EC82F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et al., 2010: Tropical Oceanic Causes of Interannual to Multidecadal Precipitation Variability in Southeast South America over the Past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23(20)</w:t>
      </w:r>
      <w:r w:rsidRPr="005D5915">
        <w:rPr>
          <w:rFonts w:cs="Times New Roman"/>
          <w:sz w:val="20"/>
          <w:szCs w:val="20"/>
          <w:lang w:val="en-GB"/>
        </w:rPr>
        <w:t>, 5517–5539, doi:</w:t>
      </w:r>
      <w:hyperlink r:id="rId1366" w:history="1">
        <w:r w:rsidRPr="005D5915">
          <w:rPr>
            <w:rStyle w:val="Hyperlink"/>
            <w:rFonts w:cs="Times New Roman"/>
            <w:sz w:val="20"/>
            <w:szCs w:val="20"/>
            <w:lang w:val="en-US"/>
          </w:rPr>
          <w:t>10.1175/2010jcli3578.1</w:t>
        </w:r>
      </w:hyperlink>
      <w:r w:rsidRPr="005D5915">
        <w:rPr>
          <w:rFonts w:cs="Times New Roman"/>
          <w:sz w:val="20"/>
          <w:szCs w:val="20"/>
          <w:lang w:val="en-GB"/>
        </w:rPr>
        <w:t>.</w:t>
      </w:r>
    </w:p>
    <w:p w14:paraId="30C481EB" w14:textId="668791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et al., 2019: Climate Variability and Change of Mediterranean-Type Climates.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32(10)</w:t>
      </w:r>
      <w:r w:rsidRPr="005D5915">
        <w:rPr>
          <w:rFonts w:cs="Times New Roman"/>
          <w:sz w:val="20"/>
          <w:szCs w:val="20"/>
          <w:lang w:val="en-GB"/>
        </w:rPr>
        <w:t>, 2887–2915, doi:</w:t>
      </w:r>
      <w:hyperlink r:id="rId1367" w:history="1">
        <w:r w:rsidRPr="005D5915">
          <w:rPr>
            <w:rStyle w:val="Hyperlink"/>
            <w:rFonts w:cs="Times New Roman"/>
            <w:sz w:val="20"/>
            <w:szCs w:val="20"/>
            <w:lang w:val="en-US"/>
          </w:rPr>
          <w:t>10.1175/jcli-d-18-0472.1</w:t>
        </w:r>
      </w:hyperlink>
      <w:r w:rsidRPr="005D5915">
        <w:rPr>
          <w:rFonts w:cs="Times New Roman"/>
          <w:sz w:val="20"/>
          <w:szCs w:val="20"/>
          <w:lang w:val="en-GB"/>
        </w:rPr>
        <w:t>.</w:t>
      </w:r>
    </w:p>
    <w:p w14:paraId="79F25478" w14:textId="360356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Seaman, N.L., F.L. Ludwig, E.G. Donall, T.T. Warner, and C.M. Bhumralkar, 1989: Numerical Studies of Urban Planetary Boundary-Layer Structure under Realistic Synoptic Conditions. </w:t>
      </w:r>
      <w:r w:rsidRPr="005D5915">
        <w:rPr>
          <w:rFonts w:cs="Times New Roman"/>
          <w:i/>
          <w:sz w:val="20"/>
          <w:szCs w:val="20"/>
          <w:lang w:val="en-GB"/>
        </w:rPr>
        <w:t>Journal of Applied Meteorology</w:t>
      </w:r>
      <w:r w:rsidRPr="005D5915">
        <w:rPr>
          <w:rFonts w:cs="Times New Roman"/>
          <w:sz w:val="20"/>
          <w:szCs w:val="20"/>
          <w:lang w:val="en-GB"/>
        </w:rPr>
        <w:t xml:space="preserve">, </w:t>
      </w:r>
      <w:r w:rsidRPr="005D5915">
        <w:rPr>
          <w:rFonts w:cs="Times New Roman"/>
          <w:b/>
          <w:sz w:val="20"/>
          <w:szCs w:val="20"/>
          <w:lang w:val="en-GB"/>
        </w:rPr>
        <w:t>28(8)</w:t>
      </w:r>
      <w:r w:rsidRPr="005D5915">
        <w:rPr>
          <w:rFonts w:cs="Times New Roman"/>
          <w:sz w:val="20"/>
          <w:szCs w:val="20"/>
          <w:lang w:val="en-GB"/>
        </w:rPr>
        <w:t>, 760–781, doi:</w:t>
      </w:r>
      <w:hyperlink r:id="rId1368" w:history="1">
        <w:r w:rsidRPr="005D5915">
          <w:rPr>
            <w:rStyle w:val="Hyperlink"/>
            <w:rFonts w:cs="Times New Roman"/>
            <w:sz w:val="20"/>
            <w:szCs w:val="20"/>
            <w:lang w:val="en-US"/>
          </w:rPr>
          <w:t>10.1175/1520-0450(1989)028&lt;0760:nsoupb&gt;2.0.co;2</w:t>
        </w:r>
      </w:hyperlink>
      <w:r w:rsidRPr="005D5915">
        <w:rPr>
          <w:rFonts w:cs="Times New Roman"/>
          <w:sz w:val="20"/>
          <w:szCs w:val="20"/>
          <w:lang w:val="en-GB"/>
        </w:rPr>
        <w:t>.</w:t>
      </w:r>
    </w:p>
    <w:p w14:paraId="39233B4C" w14:textId="07992C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Sein, D. et al., 2015: Regionally coupled atmosphere-ocean-sea ice-marine biogeochemistry model ROM: 1. Description and validation.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268–304, doi:</w:t>
      </w:r>
      <w:hyperlink r:id="rId1369" w:history="1">
        <w:r w:rsidRPr="005D5915">
          <w:rPr>
            <w:rStyle w:val="Hyperlink"/>
            <w:rFonts w:cs="Times New Roman"/>
            <w:sz w:val="20"/>
            <w:szCs w:val="20"/>
            <w:lang w:val="en-US"/>
          </w:rPr>
          <w:t>10.1002/2014ms000357</w:t>
        </w:r>
      </w:hyperlink>
      <w:r w:rsidRPr="005D5915">
        <w:rPr>
          <w:rFonts w:cs="Times New Roman"/>
          <w:sz w:val="20"/>
          <w:szCs w:val="20"/>
          <w:lang w:val="en-GB"/>
        </w:rPr>
        <w:t>.</w:t>
      </w:r>
    </w:p>
    <w:p w14:paraId="1A49A35F" w14:textId="640961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and M. Hauser, 2020: Regional Climate Sensitivity of Climate Extremes in CMIP6 Versus CMIP5 </w:t>
      </w:r>
      <w:r w:rsidRPr="005D5915">
        <w:rPr>
          <w:rFonts w:cs="Times New Roman"/>
          <w:sz w:val="20"/>
          <w:szCs w:val="20"/>
          <w:lang w:val="en-GB"/>
        </w:rPr>
        <w:lastRenderedPageBreak/>
        <w:t xml:space="preserve">Multimodel Ensembles.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e2019EF001474, doi:</w:t>
      </w:r>
      <w:hyperlink r:id="rId1370" w:history="1">
        <w:r w:rsidRPr="005D5915">
          <w:rPr>
            <w:rStyle w:val="Hyperlink"/>
            <w:rFonts w:cs="Times New Roman"/>
            <w:sz w:val="20"/>
            <w:szCs w:val="20"/>
            <w:lang w:val="en-US"/>
          </w:rPr>
          <w:t>10.1029/2019ef001474</w:t>
        </w:r>
      </w:hyperlink>
      <w:r w:rsidRPr="005D5915">
        <w:rPr>
          <w:rFonts w:cs="Times New Roman"/>
          <w:sz w:val="20"/>
          <w:szCs w:val="20"/>
          <w:lang w:val="en-GB"/>
        </w:rPr>
        <w:t>.</w:t>
      </w:r>
    </w:p>
    <w:p w14:paraId="56E6BFAE" w14:textId="42B4CA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D. Lüthi, M. Litschi, and C. Schär, 2006: Land-atmosphere coupling and climate change in Europe.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443(7108)</w:t>
      </w:r>
      <w:r w:rsidRPr="005D5915">
        <w:rPr>
          <w:rFonts w:cs="Times New Roman"/>
          <w:sz w:val="20"/>
          <w:szCs w:val="20"/>
          <w:lang w:val="en-GB"/>
        </w:rPr>
        <w:t>, 205–209, doi:</w:t>
      </w:r>
      <w:hyperlink r:id="rId1371" w:history="1">
        <w:r w:rsidRPr="005D5915">
          <w:rPr>
            <w:rStyle w:val="Hyperlink"/>
            <w:rFonts w:cs="Times New Roman"/>
            <w:sz w:val="20"/>
            <w:szCs w:val="20"/>
            <w:lang w:val="en-GB"/>
          </w:rPr>
          <w:t>10.1038/nature05095</w:t>
        </w:r>
      </w:hyperlink>
      <w:r w:rsidRPr="005D5915">
        <w:rPr>
          <w:rFonts w:cs="Times New Roman"/>
          <w:sz w:val="20"/>
          <w:szCs w:val="20"/>
          <w:lang w:val="en-GB"/>
        </w:rPr>
        <w:t>.</w:t>
      </w:r>
    </w:p>
    <w:p w14:paraId="2CC0FFED" w14:textId="0A28D3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2010: Investigating soil moisture–climate interactions in a changing climate: A review.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99(3–4)</w:t>
      </w:r>
      <w:r w:rsidRPr="005D5915">
        <w:rPr>
          <w:rFonts w:cs="Times New Roman"/>
          <w:sz w:val="20"/>
          <w:szCs w:val="20"/>
          <w:lang w:val="en-GB"/>
        </w:rPr>
        <w:t>, 125–161, doi:</w:t>
      </w:r>
      <w:hyperlink r:id="rId1372" w:history="1">
        <w:r w:rsidRPr="005D5915">
          <w:rPr>
            <w:rStyle w:val="Hyperlink"/>
            <w:rFonts w:cs="Times New Roman"/>
            <w:sz w:val="20"/>
            <w:szCs w:val="20"/>
            <w:lang w:val="en-GB"/>
          </w:rPr>
          <w:t>10.1016/j.earscirev.2010.02.004</w:t>
        </w:r>
      </w:hyperlink>
      <w:r w:rsidRPr="005D5915">
        <w:rPr>
          <w:rFonts w:cs="Times New Roman"/>
          <w:sz w:val="20"/>
          <w:szCs w:val="20"/>
          <w:lang w:val="en-GB"/>
        </w:rPr>
        <w:t>.</w:t>
      </w:r>
    </w:p>
    <w:p w14:paraId="5B45C290" w14:textId="50834D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2013: Impact of soil moisture-climate feedbacks on CMIP5 projections: First results from the GLACE-CMIP5 experiment.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40(19)</w:t>
      </w:r>
      <w:r w:rsidRPr="005D5915">
        <w:rPr>
          <w:rFonts w:cs="Times New Roman"/>
          <w:sz w:val="20"/>
          <w:szCs w:val="20"/>
          <w:lang w:val="en-GB"/>
        </w:rPr>
        <w:t>, 5212–5217, doi:</w:t>
      </w:r>
      <w:hyperlink r:id="rId1373" w:history="1">
        <w:r w:rsidRPr="005D5915">
          <w:rPr>
            <w:rStyle w:val="Hyperlink"/>
            <w:rFonts w:cs="Times New Roman"/>
            <w:sz w:val="20"/>
            <w:szCs w:val="20"/>
            <w:lang w:val="en-US"/>
          </w:rPr>
          <w:t>10.1002/grl.50956</w:t>
        </w:r>
      </w:hyperlink>
      <w:r w:rsidRPr="005D5915">
        <w:rPr>
          <w:rFonts w:cs="Times New Roman"/>
          <w:sz w:val="20"/>
          <w:szCs w:val="20"/>
          <w:lang w:val="en-GB"/>
        </w:rPr>
        <w:t>.</w:t>
      </w:r>
    </w:p>
    <w:p w14:paraId="58318ACD" w14:textId="127BFC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2018: Land radiative management as contributor to regional-scale climate adaptation and mitigation.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88–96, doi:</w:t>
      </w:r>
      <w:hyperlink r:id="rId1374" w:history="1">
        <w:r w:rsidRPr="005D5915">
          <w:rPr>
            <w:rStyle w:val="Hyperlink"/>
            <w:rFonts w:cs="Times New Roman"/>
            <w:sz w:val="20"/>
            <w:szCs w:val="20"/>
            <w:lang w:val="en-US"/>
          </w:rPr>
          <w:t>10.1038/s41561-017-0057-5</w:t>
        </w:r>
      </w:hyperlink>
      <w:r w:rsidRPr="005D5915">
        <w:rPr>
          <w:rFonts w:cs="Times New Roman"/>
          <w:sz w:val="20"/>
          <w:szCs w:val="20"/>
          <w:lang w:val="en-GB"/>
        </w:rPr>
        <w:t>.</w:t>
      </w:r>
    </w:p>
    <w:p w14:paraId="39914E40" w14:textId="21B5A2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Sevault, F. et al., 2014: A fully coupled Mediterranean regional climate system model: design and evaluation of the ocean component for the 1980–2012 period.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66(1)</w:t>
      </w:r>
      <w:r w:rsidRPr="005D5915">
        <w:rPr>
          <w:rFonts w:cs="Times New Roman"/>
          <w:sz w:val="20"/>
          <w:szCs w:val="20"/>
          <w:lang w:val="en-GB"/>
        </w:rPr>
        <w:t>, 23967, doi:</w:t>
      </w:r>
      <w:hyperlink r:id="rId1375" w:history="1">
        <w:r w:rsidRPr="005D5915">
          <w:rPr>
            <w:rStyle w:val="Hyperlink"/>
            <w:rFonts w:cs="Times New Roman"/>
            <w:sz w:val="20"/>
            <w:szCs w:val="20"/>
            <w:lang w:val="en-US"/>
          </w:rPr>
          <w:t>10.3402/tellusa.v66.23967</w:t>
        </w:r>
      </w:hyperlink>
      <w:r w:rsidRPr="005D5915">
        <w:rPr>
          <w:rFonts w:cs="Times New Roman"/>
          <w:sz w:val="20"/>
          <w:szCs w:val="20"/>
          <w:lang w:val="en-GB"/>
        </w:rPr>
        <w:t>.</w:t>
      </w:r>
    </w:p>
    <w:p w14:paraId="501CE05C" w14:textId="74495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Shaevitz, D.A. et al., 2014: Characteristics of tropical cyclones in high-resolution models in the present climate.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6(4)</w:t>
      </w:r>
      <w:r w:rsidRPr="005D5915">
        <w:rPr>
          <w:rFonts w:cs="Times New Roman"/>
          <w:sz w:val="20"/>
          <w:szCs w:val="20"/>
          <w:lang w:val="en-GB"/>
        </w:rPr>
        <w:t>, 1154–1172, doi:</w:t>
      </w:r>
      <w:hyperlink r:id="rId1376" w:history="1">
        <w:r w:rsidRPr="005D5915">
          <w:rPr>
            <w:rStyle w:val="Hyperlink"/>
            <w:rFonts w:cs="Times New Roman"/>
            <w:sz w:val="20"/>
            <w:szCs w:val="20"/>
            <w:lang w:val="en-US"/>
          </w:rPr>
          <w:t>10.1002/2014ms000372</w:t>
        </w:r>
      </w:hyperlink>
      <w:r w:rsidRPr="005D5915">
        <w:rPr>
          <w:rFonts w:cs="Times New Roman"/>
          <w:sz w:val="20"/>
          <w:szCs w:val="20"/>
          <w:lang w:val="en-GB"/>
        </w:rPr>
        <w:t>.</w:t>
      </w:r>
    </w:p>
    <w:p w14:paraId="3B914670" w14:textId="2843DB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Shalev, I., 2015: The climate change problem: promoting motivation for change when the map is not the territory. </w:t>
      </w:r>
      <w:r w:rsidRPr="005D5915">
        <w:rPr>
          <w:rFonts w:cs="Times New Roman"/>
          <w:i/>
          <w:sz w:val="20"/>
          <w:szCs w:val="20"/>
          <w:lang w:val="en-GB"/>
        </w:rPr>
        <w:t>Frontiers in Psychology</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1377" w:history="1">
        <w:r w:rsidRPr="005D5915">
          <w:rPr>
            <w:rStyle w:val="Hyperlink"/>
            <w:rFonts w:cs="Times New Roman"/>
            <w:sz w:val="20"/>
            <w:szCs w:val="20"/>
            <w:lang w:val="en-US"/>
          </w:rPr>
          <w:t>10.3389/fpsyg.2015.00131</w:t>
        </w:r>
      </w:hyperlink>
      <w:r w:rsidRPr="005D5915">
        <w:rPr>
          <w:rFonts w:cs="Times New Roman"/>
          <w:sz w:val="20"/>
          <w:szCs w:val="20"/>
          <w:lang w:val="en-GB"/>
        </w:rPr>
        <w:t>.</w:t>
      </w:r>
    </w:p>
    <w:p w14:paraId="4E4992B9" w14:textId="59C40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A. et al., 2020: Urban-Scale Processes in High-Spatial-Resolution Earth System Models.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101(9)</w:t>
      </w:r>
      <w:r w:rsidRPr="005D5915">
        <w:rPr>
          <w:rFonts w:cs="Times New Roman"/>
          <w:sz w:val="20"/>
          <w:szCs w:val="20"/>
          <w:lang w:val="en-GB"/>
        </w:rPr>
        <w:t>, E1555–E1561, doi:</w:t>
      </w:r>
      <w:hyperlink r:id="rId1378" w:history="1">
        <w:r w:rsidRPr="005D5915">
          <w:rPr>
            <w:rStyle w:val="Hyperlink"/>
            <w:rFonts w:cs="Times New Roman"/>
            <w:sz w:val="20"/>
            <w:szCs w:val="20"/>
            <w:lang w:val="en-US"/>
          </w:rPr>
          <w:t>10.1175/bams-d-20-0114.1</w:t>
        </w:r>
      </w:hyperlink>
      <w:r w:rsidRPr="005D5915">
        <w:rPr>
          <w:rFonts w:cs="Times New Roman"/>
          <w:sz w:val="20"/>
          <w:szCs w:val="20"/>
          <w:lang w:val="en-GB"/>
        </w:rPr>
        <w:t>.</w:t>
      </w:r>
    </w:p>
    <w:p w14:paraId="5067A1EF" w14:textId="4EFD04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D. and R.L. Miller, 2017: Revisiting the observed correlation between weekly averaged Indian monsoon precipitation and Arabian Sea aerosol optical depth.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44(19)</w:t>
      </w:r>
      <w:r w:rsidRPr="005D5915">
        <w:rPr>
          <w:rFonts w:cs="Times New Roman"/>
          <w:sz w:val="20"/>
          <w:szCs w:val="20"/>
          <w:lang w:val="en-GB"/>
        </w:rPr>
        <w:t>, 6–10,10,16, doi:</w:t>
      </w:r>
      <w:hyperlink r:id="rId1379" w:history="1">
        <w:r w:rsidRPr="005D5915">
          <w:rPr>
            <w:rStyle w:val="Hyperlink"/>
            <w:rFonts w:cs="Times New Roman"/>
            <w:sz w:val="20"/>
            <w:szCs w:val="20"/>
            <w:lang w:val="en-US"/>
          </w:rPr>
          <w:t>10.1002/2017gl074373</w:t>
        </w:r>
      </w:hyperlink>
      <w:r w:rsidRPr="005D5915">
        <w:rPr>
          <w:rFonts w:cs="Times New Roman"/>
          <w:sz w:val="20"/>
          <w:szCs w:val="20"/>
          <w:lang w:val="en-GB"/>
        </w:rPr>
        <w:t>.</w:t>
      </w:r>
    </w:p>
    <w:p w14:paraId="5BAA5158" w14:textId="061EAF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E. et al., 2019: Introduction to the Hindu Kush Himalaya Assessment.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1–16, doi:</w:t>
      </w:r>
      <w:hyperlink r:id="rId1380" w:history="1">
        <w:r w:rsidRPr="005D5915">
          <w:rPr>
            <w:rStyle w:val="Hyperlink"/>
            <w:rFonts w:cs="Times New Roman"/>
            <w:sz w:val="20"/>
            <w:szCs w:val="20"/>
            <w:lang w:val="en-US"/>
          </w:rPr>
          <w:t>10.1007/978-3-319-92288-1_1</w:t>
        </w:r>
      </w:hyperlink>
      <w:r w:rsidRPr="005D5915">
        <w:rPr>
          <w:rFonts w:cs="Times New Roman"/>
          <w:sz w:val="20"/>
          <w:szCs w:val="20"/>
          <w:lang w:val="en-GB"/>
        </w:rPr>
        <w:t>.</w:t>
      </w:r>
    </w:p>
    <w:p w14:paraId="623B5203" w14:textId="67A34E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Shaw, T.A. et al., 2016: Storm track processes and the opposing influences of climate change.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656, doi:</w:t>
      </w:r>
      <w:hyperlink r:id="rId1381" w:history="1">
        <w:r w:rsidRPr="005D5915">
          <w:rPr>
            <w:rStyle w:val="Hyperlink"/>
            <w:rFonts w:cs="Times New Roman"/>
            <w:sz w:val="20"/>
            <w:szCs w:val="20"/>
            <w:lang w:val="en-US"/>
          </w:rPr>
          <w:t>10.1038/ngeo2783</w:t>
        </w:r>
      </w:hyperlink>
      <w:r w:rsidRPr="005D5915">
        <w:rPr>
          <w:rFonts w:cs="Times New Roman"/>
          <w:sz w:val="20"/>
          <w:szCs w:val="20"/>
          <w:lang w:val="en-GB"/>
        </w:rPr>
        <w:t>.</w:t>
      </w:r>
    </w:p>
    <w:p w14:paraId="7EF7079D" w14:textId="7033A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Shawki, D., A. Voulgarakis, A. Chakraborty, M. Kasoar, and J. Srinivasan, 2018: The South Asian Monsoon Response to Remote Aerosols: Global and Regional Mechanisms.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123(20)</w:t>
      </w:r>
      <w:r w:rsidRPr="005D5915">
        <w:rPr>
          <w:rFonts w:cs="Times New Roman"/>
          <w:sz w:val="20"/>
          <w:szCs w:val="20"/>
          <w:lang w:val="en-GB"/>
        </w:rPr>
        <w:t>, 11,585–11,601, doi:</w:t>
      </w:r>
      <w:hyperlink r:id="rId1382" w:history="1">
        <w:r w:rsidRPr="005D5915">
          <w:rPr>
            <w:rStyle w:val="Hyperlink"/>
            <w:rFonts w:cs="Times New Roman"/>
            <w:sz w:val="20"/>
            <w:szCs w:val="20"/>
            <w:lang w:val="en-US"/>
          </w:rPr>
          <w:t>10.1029/2018jd028623</w:t>
        </w:r>
      </w:hyperlink>
      <w:r w:rsidRPr="005D5915">
        <w:rPr>
          <w:rFonts w:cs="Times New Roman"/>
          <w:sz w:val="20"/>
          <w:szCs w:val="20"/>
          <w:lang w:val="en-GB"/>
        </w:rPr>
        <w:t>.</w:t>
      </w:r>
    </w:p>
    <w:p w14:paraId="09411495" w14:textId="71D26D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Shea, J.M. et al., 2015: A comparative high-altitude meteorological analysis from three catchments in the Nepalese Himalaya. </w:t>
      </w:r>
      <w:r w:rsidRPr="005D5915">
        <w:rPr>
          <w:rFonts w:cs="Times New Roman"/>
          <w:i/>
          <w:sz w:val="20"/>
          <w:szCs w:val="20"/>
          <w:lang w:val="en-GB"/>
        </w:rPr>
        <w:t>International Journal of Water Resources Development</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174–200, doi:</w:t>
      </w:r>
      <w:hyperlink r:id="rId1383" w:history="1">
        <w:r w:rsidRPr="005D5915">
          <w:rPr>
            <w:rStyle w:val="Hyperlink"/>
            <w:rFonts w:cs="Times New Roman"/>
            <w:sz w:val="20"/>
            <w:szCs w:val="20"/>
            <w:lang w:val="en-US"/>
          </w:rPr>
          <w:t>10.1080/07900627.2015.1020417</w:t>
        </w:r>
      </w:hyperlink>
      <w:r w:rsidRPr="005D5915">
        <w:rPr>
          <w:rFonts w:cs="Times New Roman"/>
          <w:sz w:val="20"/>
          <w:szCs w:val="20"/>
          <w:lang w:val="en-GB"/>
        </w:rPr>
        <w:t>.</w:t>
      </w:r>
    </w:p>
    <w:p w14:paraId="30B1FDFB" w14:textId="4D5613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Shean, D.E. et al., 2020: A Systematic, Regional Assessment of High Mountain Asia Glacier Mass Balance.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363, doi:</w:t>
      </w:r>
      <w:hyperlink r:id="rId1384" w:history="1">
        <w:r w:rsidRPr="005D5915">
          <w:rPr>
            <w:rStyle w:val="Hyperlink"/>
            <w:rFonts w:cs="Times New Roman"/>
            <w:sz w:val="20"/>
            <w:szCs w:val="20"/>
            <w:lang w:val="en-US"/>
          </w:rPr>
          <w:t>10.3389/feart.2019.00363</w:t>
        </w:r>
      </w:hyperlink>
      <w:r w:rsidRPr="005D5915">
        <w:rPr>
          <w:rFonts w:cs="Times New Roman"/>
          <w:sz w:val="20"/>
          <w:szCs w:val="20"/>
          <w:lang w:val="en-GB"/>
        </w:rPr>
        <w:t>.</w:t>
      </w:r>
    </w:p>
    <w:p w14:paraId="7A23D8F6" w14:textId="10271C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Sheen, K.L. et al., 2017: Skilful prediction of Sahel summer rainfall on inter-annual and multi-year timescales.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14966, doi:</w:t>
      </w:r>
      <w:hyperlink r:id="rId1385" w:history="1">
        <w:r w:rsidRPr="005D5915">
          <w:rPr>
            <w:rStyle w:val="Hyperlink"/>
            <w:rFonts w:cs="Times New Roman"/>
            <w:sz w:val="20"/>
            <w:szCs w:val="20"/>
            <w:lang w:val="en-US"/>
          </w:rPr>
          <w:t>10.1038/ncomms14966</w:t>
        </w:r>
      </w:hyperlink>
      <w:r w:rsidRPr="005D5915">
        <w:rPr>
          <w:rFonts w:cs="Times New Roman"/>
          <w:sz w:val="20"/>
          <w:szCs w:val="20"/>
          <w:lang w:val="en-GB"/>
        </w:rPr>
        <w:t>.</w:t>
      </w:r>
    </w:p>
    <w:p w14:paraId="478A6D00" w14:textId="7B17BD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Sheikh, M.M. et al., 2015: Trends in extreme daily rainfall and temperature indices over South Asia.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w:t>
      </w:r>
      <w:r w:rsidRPr="005D5915">
        <w:rPr>
          <w:rFonts w:cs="Times New Roman"/>
          <w:sz w:val="20"/>
          <w:szCs w:val="20"/>
          <w:lang w:val="en-GB"/>
        </w:rPr>
        <w:t>, 1625–1637, doi:</w:t>
      </w:r>
      <w:hyperlink r:id="rId1386" w:history="1">
        <w:r w:rsidRPr="005D5915">
          <w:rPr>
            <w:rStyle w:val="Hyperlink"/>
            <w:rFonts w:cs="Times New Roman"/>
            <w:sz w:val="20"/>
            <w:szCs w:val="20"/>
            <w:lang w:val="en-US"/>
          </w:rPr>
          <w:t>10.1002/joc.4081</w:t>
        </w:r>
      </w:hyperlink>
      <w:r w:rsidRPr="005D5915">
        <w:rPr>
          <w:rFonts w:cs="Times New Roman"/>
          <w:sz w:val="20"/>
          <w:szCs w:val="20"/>
          <w:lang w:val="en-GB"/>
        </w:rPr>
        <w:t>.</w:t>
      </w:r>
    </w:p>
    <w:p w14:paraId="58C60DC9" w14:textId="662E8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Shen, Y., Z. Hong, Y. Pan, J. Yu, and L. Maguire, 2018: China’s 1 km Merged Gauge, Radar and Satellite Experimental Precipitation Dataset.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doi:</w:t>
      </w:r>
      <w:hyperlink r:id="rId1387" w:history="1">
        <w:r w:rsidRPr="005D5915">
          <w:rPr>
            <w:rStyle w:val="Hyperlink"/>
            <w:rFonts w:cs="Times New Roman"/>
            <w:sz w:val="20"/>
            <w:szCs w:val="20"/>
            <w:lang w:val="en-US"/>
          </w:rPr>
          <w:t>10.3390/rs10020264</w:t>
        </w:r>
      </w:hyperlink>
      <w:r w:rsidRPr="005D5915">
        <w:rPr>
          <w:rFonts w:cs="Times New Roman"/>
          <w:sz w:val="20"/>
          <w:szCs w:val="20"/>
          <w:lang w:val="en-GB"/>
        </w:rPr>
        <w:t>.</w:t>
      </w:r>
    </w:p>
    <w:p w14:paraId="2179493C" w14:textId="5E04EE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Shepard, D., 1968: A two-dimensional interpolation function for irregularly-spaced data. In: </w:t>
      </w:r>
      <w:r w:rsidRPr="005D5915">
        <w:rPr>
          <w:rFonts w:cs="Times New Roman"/>
          <w:i/>
          <w:sz w:val="20"/>
          <w:szCs w:val="20"/>
          <w:lang w:val="en-GB"/>
        </w:rPr>
        <w:t>Proceedings of the 1968 23rd ACM National Conference</w:t>
      </w:r>
      <w:r w:rsidRPr="005D5915">
        <w:rPr>
          <w:rFonts w:cs="Times New Roman"/>
          <w:sz w:val="20"/>
          <w:szCs w:val="20"/>
          <w:lang w:val="en-GB"/>
        </w:rPr>
        <w:t>. pp. 517–524, doi:</w:t>
      </w:r>
      <w:hyperlink r:id="rId1388" w:history="1">
        <w:r w:rsidRPr="005D5915">
          <w:rPr>
            <w:rStyle w:val="Hyperlink"/>
            <w:rFonts w:cs="Times New Roman"/>
            <w:sz w:val="20"/>
            <w:szCs w:val="20"/>
            <w:lang w:val="en-US"/>
          </w:rPr>
          <w:t>10.1145/800186.810616</w:t>
        </w:r>
      </w:hyperlink>
      <w:r w:rsidRPr="005D5915">
        <w:rPr>
          <w:rFonts w:cs="Times New Roman"/>
          <w:sz w:val="20"/>
          <w:szCs w:val="20"/>
          <w:lang w:val="en-GB"/>
        </w:rPr>
        <w:t>.</w:t>
      </w:r>
    </w:p>
    <w:p w14:paraId="7E434EE8" w14:textId="6766B5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2014: Atmospheric circulation as a source of uncertainty in climate change projections.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703.</w:t>
      </w:r>
    </w:p>
    <w:p w14:paraId="6A4CC5C9" w14:textId="1C20DC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2016a: A Common Framework for Approaches to Extreme Event Attribution.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28–38, doi:</w:t>
      </w:r>
      <w:hyperlink r:id="rId1389" w:history="1">
        <w:r w:rsidRPr="005D5915">
          <w:rPr>
            <w:rStyle w:val="Hyperlink"/>
            <w:rFonts w:cs="Times New Roman"/>
            <w:sz w:val="20"/>
            <w:szCs w:val="20"/>
            <w:lang w:val="en-US"/>
          </w:rPr>
          <w:t>10.1007/s40641-016-0033-y</w:t>
        </w:r>
      </w:hyperlink>
      <w:r w:rsidRPr="005D5915">
        <w:rPr>
          <w:rFonts w:cs="Times New Roman"/>
          <w:sz w:val="20"/>
          <w:szCs w:val="20"/>
          <w:lang w:val="en-GB"/>
        </w:rPr>
        <w:t>.</w:t>
      </w:r>
    </w:p>
    <w:p w14:paraId="33A632D1" w14:textId="1B878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2016b: Effects of a warming Arctic.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353(6303)</w:t>
      </w:r>
      <w:r w:rsidRPr="005D5915">
        <w:rPr>
          <w:rFonts w:cs="Times New Roman"/>
          <w:sz w:val="20"/>
          <w:szCs w:val="20"/>
          <w:lang w:val="en-GB"/>
        </w:rPr>
        <w:t>, 989–990, doi:</w:t>
      </w:r>
      <w:hyperlink r:id="rId1390" w:history="1">
        <w:r w:rsidRPr="005D5915">
          <w:rPr>
            <w:rStyle w:val="Hyperlink"/>
            <w:rFonts w:cs="Times New Roman"/>
            <w:sz w:val="20"/>
            <w:szCs w:val="20"/>
            <w:lang w:val="en-US"/>
          </w:rPr>
          <w:t>10.1126/science.aag2349</w:t>
        </w:r>
      </w:hyperlink>
      <w:r w:rsidRPr="005D5915">
        <w:rPr>
          <w:rFonts w:cs="Times New Roman"/>
          <w:sz w:val="20"/>
          <w:szCs w:val="20"/>
          <w:lang w:val="en-GB"/>
        </w:rPr>
        <w:t>.</w:t>
      </w:r>
    </w:p>
    <w:p w14:paraId="3A50CCE7" w14:textId="30FE06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2019: Storyline approach to the construction of regional climate change information. </w:t>
      </w:r>
      <w:r w:rsidRPr="005D5915">
        <w:rPr>
          <w:rFonts w:cs="Times New Roman"/>
          <w:i/>
          <w:sz w:val="20"/>
          <w:szCs w:val="20"/>
          <w:lang w:val="en-GB"/>
        </w:rPr>
        <w:t>Proceedings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475(2225)</w:t>
      </w:r>
      <w:r w:rsidRPr="005D5915">
        <w:rPr>
          <w:rFonts w:cs="Times New Roman"/>
          <w:sz w:val="20"/>
          <w:szCs w:val="20"/>
          <w:lang w:val="en-GB"/>
        </w:rPr>
        <w:t>, 20190013, doi:</w:t>
      </w:r>
      <w:hyperlink r:id="rId1391" w:history="1">
        <w:r w:rsidRPr="005D5915">
          <w:rPr>
            <w:rStyle w:val="Hyperlink"/>
            <w:rFonts w:cs="Times New Roman"/>
            <w:sz w:val="20"/>
            <w:szCs w:val="20"/>
            <w:lang w:val="en-US"/>
          </w:rPr>
          <w:t>10.1098/rspa.2019.0013</w:t>
        </w:r>
      </w:hyperlink>
      <w:r w:rsidRPr="005D5915">
        <w:rPr>
          <w:rFonts w:cs="Times New Roman"/>
          <w:sz w:val="20"/>
          <w:szCs w:val="20"/>
          <w:lang w:val="en-GB"/>
        </w:rPr>
        <w:t>.</w:t>
      </w:r>
    </w:p>
    <w:p w14:paraId="1C3B90A5" w14:textId="51391F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et al., 2018: Storylines: an alternative approach to representing uncertainty in physical aspects of climate change.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151(3–4)</w:t>
      </w:r>
      <w:r w:rsidRPr="005D5915">
        <w:rPr>
          <w:rFonts w:cs="Times New Roman"/>
          <w:sz w:val="20"/>
          <w:szCs w:val="20"/>
          <w:lang w:val="en-GB"/>
        </w:rPr>
        <w:t>, 555–571, doi:</w:t>
      </w:r>
      <w:hyperlink r:id="rId1392" w:history="1">
        <w:r w:rsidRPr="005D5915">
          <w:rPr>
            <w:rStyle w:val="Hyperlink"/>
            <w:rFonts w:cs="Times New Roman"/>
            <w:sz w:val="20"/>
            <w:szCs w:val="20"/>
            <w:lang w:val="en-US"/>
          </w:rPr>
          <w:t>10.1007/s10584-018-2317-9</w:t>
        </w:r>
      </w:hyperlink>
      <w:r w:rsidRPr="005D5915">
        <w:rPr>
          <w:rFonts w:cs="Times New Roman"/>
          <w:sz w:val="20"/>
          <w:szCs w:val="20"/>
          <w:lang w:val="en-GB"/>
        </w:rPr>
        <w:t>.</w:t>
      </w:r>
    </w:p>
    <w:p w14:paraId="176B3264" w14:textId="39BDF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Sherwood, S.C. et al., 2015: Adjustments in the Forcing-Feedback Framework for Understanding Climate Change.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96(2)</w:t>
      </w:r>
      <w:r w:rsidRPr="005D5915">
        <w:rPr>
          <w:rFonts w:cs="Times New Roman"/>
          <w:sz w:val="20"/>
          <w:szCs w:val="20"/>
          <w:lang w:val="en-GB"/>
        </w:rPr>
        <w:t>, 217–228, doi:</w:t>
      </w:r>
      <w:hyperlink r:id="rId1393" w:history="1">
        <w:r w:rsidRPr="005D5915">
          <w:rPr>
            <w:rStyle w:val="Hyperlink"/>
            <w:rFonts w:cs="Times New Roman"/>
            <w:sz w:val="20"/>
            <w:szCs w:val="20"/>
            <w:lang w:val="en-US"/>
          </w:rPr>
          <w:t>10.1175/bams-d-13-00167.1</w:t>
        </w:r>
      </w:hyperlink>
      <w:r w:rsidRPr="005D5915">
        <w:rPr>
          <w:rFonts w:cs="Times New Roman"/>
          <w:sz w:val="20"/>
          <w:szCs w:val="20"/>
          <w:lang w:val="en-GB"/>
        </w:rPr>
        <w:t>.</w:t>
      </w:r>
    </w:p>
    <w:p w14:paraId="488E1F49" w14:textId="5A070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Y. Nakano, and M.K. Yamamoto, 2017: Role of Orography, Diurnal Cycle, and Intraseasonal Oscillation in Summer Monsoon Rainfall over the Western Ghats and Myanmar Coast.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30(23)</w:t>
      </w:r>
      <w:r w:rsidRPr="005D5915">
        <w:rPr>
          <w:rFonts w:cs="Times New Roman"/>
          <w:sz w:val="20"/>
          <w:szCs w:val="20"/>
          <w:lang w:val="en-GB"/>
        </w:rPr>
        <w:t>, 9365–9381, doi:</w:t>
      </w:r>
      <w:hyperlink r:id="rId1394" w:history="1">
        <w:r w:rsidRPr="005D5915">
          <w:rPr>
            <w:rStyle w:val="Hyperlink"/>
            <w:rFonts w:cs="Times New Roman"/>
            <w:sz w:val="20"/>
            <w:szCs w:val="20"/>
            <w:lang w:val="en-US"/>
          </w:rPr>
          <w:t>10.1175/jcli-d-16-0858.1</w:t>
        </w:r>
      </w:hyperlink>
      <w:r w:rsidRPr="005D5915">
        <w:rPr>
          <w:rFonts w:cs="Times New Roman"/>
          <w:sz w:val="20"/>
          <w:szCs w:val="20"/>
          <w:lang w:val="en-GB"/>
        </w:rPr>
        <w:t>.</w:t>
      </w:r>
    </w:p>
    <w:p w14:paraId="5AAFC42D" w14:textId="69C163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S. Kida, H. Ashiwake, T. Kubota, and K. Aonashi, 2013: Improvement of TMI Rain Retrievals in Mountainous Areas.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52(1)</w:t>
      </w:r>
      <w:r w:rsidRPr="005D5915">
        <w:rPr>
          <w:rFonts w:cs="Times New Roman"/>
          <w:sz w:val="20"/>
          <w:szCs w:val="20"/>
          <w:lang w:val="en-GB"/>
        </w:rPr>
        <w:t>, 242–254, doi:</w:t>
      </w:r>
      <w:hyperlink r:id="rId1395" w:history="1">
        <w:r w:rsidRPr="005D5915">
          <w:rPr>
            <w:rStyle w:val="Hyperlink"/>
            <w:rFonts w:cs="Times New Roman"/>
            <w:sz w:val="20"/>
            <w:szCs w:val="20"/>
            <w:lang w:val="en-US"/>
          </w:rPr>
          <w:t>10.1175/jamc-d-12-074.1</w:t>
        </w:r>
      </w:hyperlink>
      <w:r w:rsidRPr="005D5915">
        <w:rPr>
          <w:rFonts w:cs="Times New Roman"/>
          <w:sz w:val="20"/>
          <w:szCs w:val="20"/>
          <w:lang w:val="en-GB"/>
        </w:rPr>
        <w:t>.</w:t>
      </w:r>
    </w:p>
    <w:p w14:paraId="3B008112" w14:textId="6B32A9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et al., 2009: Spectral retrieval of latent heating profiles from TRMM PR data. Part IV: comparisons of lookup </w:t>
      </w:r>
      <w:r w:rsidRPr="005D5915">
        <w:rPr>
          <w:rFonts w:cs="Times New Roman"/>
          <w:sz w:val="20"/>
          <w:szCs w:val="20"/>
          <w:lang w:val="en-GB"/>
        </w:rPr>
        <w:lastRenderedPageBreak/>
        <w:t xml:space="preserve">tables from two-and three-dimensional cloud-resolving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w:t>
      </w:r>
      <w:r w:rsidRPr="005D5915">
        <w:rPr>
          <w:rFonts w:cs="Times New Roman"/>
          <w:sz w:val="20"/>
          <w:szCs w:val="20"/>
          <w:lang w:val="en-GB"/>
        </w:rPr>
        <w:t>, 5577–5594, doi:</w:t>
      </w:r>
      <w:hyperlink r:id="rId1396" w:history="1">
        <w:r w:rsidRPr="005D5915">
          <w:rPr>
            <w:rStyle w:val="Hyperlink"/>
            <w:rFonts w:cs="Times New Roman"/>
            <w:sz w:val="20"/>
            <w:szCs w:val="20"/>
            <w:lang w:val="en-US"/>
          </w:rPr>
          <w:t>10.1175/2009jcli2919.1</w:t>
        </w:r>
      </w:hyperlink>
      <w:r w:rsidRPr="005D5915">
        <w:rPr>
          <w:rFonts w:cs="Times New Roman"/>
          <w:sz w:val="20"/>
          <w:szCs w:val="20"/>
          <w:lang w:val="en-GB"/>
        </w:rPr>
        <w:t>.</w:t>
      </w:r>
    </w:p>
    <w:p w14:paraId="11980EC8" w14:textId="2C447E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Shindell, D. and G. Faluvegi, 2009: Climate response to regional radiative forcing during the twentieth century.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294–300, doi:</w:t>
      </w:r>
      <w:hyperlink r:id="rId1397" w:history="1">
        <w:r w:rsidRPr="005D5915">
          <w:rPr>
            <w:rStyle w:val="Hyperlink"/>
            <w:rFonts w:cs="Times New Roman"/>
            <w:sz w:val="20"/>
            <w:szCs w:val="20"/>
            <w:lang w:val="en-US"/>
          </w:rPr>
          <w:t>10.1038/ngeo473</w:t>
        </w:r>
      </w:hyperlink>
      <w:r w:rsidRPr="005D5915">
        <w:rPr>
          <w:rFonts w:cs="Times New Roman"/>
          <w:sz w:val="20"/>
          <w:szCs w:val="20"/>
          <w:lang w:val="en-GB"/>
        </w:rPr>
        <w:t>.</w:t>
      </w:r>
    </w:p>
    <w:p w14:paraId="5ABA2D18" w14:textId="12880A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Shiogama, H., D.A. Stone, T. Nagashima, T. Nozawa, and S. Emori, 2013: On the linear additivity of climate forcing-response relationships at global and continental scales.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2542–2550, doi:</w:t>
      </w:r>
      <w:hyperlink r:id="rId1398" w:history="1">
        <w:r w:rsidRPr="005D5915">
          <w:rPr>
            <w:rStyle w:val="Hyperlink"/>
            <w:rFonts w:cs="Times New Roman"/>
            <w:sz w:val="20"/>
            <w:szCs w:val="20"/>
            <w:lang w:val="en-US"/>
          </w:rPr>
          <w:t>10.1002/joc.3607</w:t>
        </w:r>
      </w:hyperlink>
      <w:r w:rsidRPr="005D5915">
        <w:rPr>
          <w:rFonts w:cs="Times New Roman"/>
          <w:sz w:val="20"/>
          <w:szCs w:val="20"/>
          <w:lang w:val="en-GB"/>
        </w:rPr>
        <w:t>.</w:t>
      </w:r>
    </w:p>
    <w:p w14:paraId="0806C5F6" w14:textId="321F23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Shonk, J.K.P. et al., 2020: Uncertainty in aerosol radiative forcing impacts the simulated global monsoon in the 20th century.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20(23)</w:t>
      </w:r>
      <w:r w:rsidRPr="005D5915">
        <w:rPr>
          <w:rFonts w:cs="Times New Roman"/>
          <w:sz w:val="20"/>
          <w:szCs w:val="20"/>
          <w:lang w:val="en-GB"/>
        </w:rPr>
        <w:t>, 14903–14915, doi:</w:t>
      </w:r>
      <w:hyperlink r:id="rId1399" w:history="1">
        <w:r w:rsidRPr="005D5915">
          <w:rPr>
            <w:rStyle w:val="Hyperlink"/>
            <w:rFonts w:cs="Times New Roman"/>
            <w:sz w:val="20"/>
            <w:szCs w:val="20"/>
            <w:lang w:val="en-US"/>
          </w:rPr>
          <w:t>10.5194/acp-20-14903-2020</w:t>
        </w:r>
      </w:hyperlink>
      <w:r w:rsidRPr="005D5915">
        <w:rPr>
          <w:rFonts w:cs="Times New Roman"/>
          <w:sz w:val="20"/>
          <w:szCs w:val="20"/>
          <w:lang w:val="en-GB"/>
        </w:rPr>
        <w:t>.</w:t>
      </w:r>
    </w:p>
    <w:p w14:paraId="6FA13FF5" w14:textId="71BE0F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Shrestha, A.B., N.K. Agrawal, B. Alfthan, S.R. Bajracharya, J. Maréchal, and B. van Oort (eds.), 2015: </w:t>
      </w:r>
      <w:r w:rsidRPr="005D5915">
        <w:rPr>
          <w:rFonts w:cs="Times New Roman"/>
          <w:i/>
          <w:sz w:val="20"/>
          <w:szCs w:val="20"/>
          <w:lang w:val="en-GB"/>
        </w:rPr>
        <w:t>The Himalayan Climate and Water Atlas: Impact of climate change on water resources in five of Asia’s major river basins</w:t>
      </w:r>
      <w:r w:rsidRPr="005D5915">
        <w:rPr>
          <w:rFonts w:cs="Times New Roman"/>
          <w:sz w:val="20"/>
          <w:szCs w:val="20"/>
          <w:lang w:val="en-GB"/>
        </w:rPr>
        <w:t>. ICIMOD,GRID-Arendal and CICERO, 1000 pp.</w:t>
      </w:r>
    </w:p>
    <w:p w14:paraId="2374ED15" w14:textId="58B568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Shukla, S.P., M.J. Puma, and B.I. Cook, 2014: The response of the South Asian Summer Monsoon circulation to intensified irrigation in global climate model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42(1–2)</w:t>
      </w:r>
      <w:r w:rsidRPr="005D5915">
        <w:rPr>
          <w:rFonts w:cs="Times New Roman"/>
          <w:sz w:val="20"/>
          <w:szCs w:val="20"/>
          <w:lang w:val="en-GB"/>
        </w:rPr>
        <w:t>, 21–36, doi:</w:t>
      </w:r>
      <w:hyperlink r:id="rId1400" w:history="1">
        <w:r w:rsidRPr="005D5915">
          <w:rPr>
            <w:rStyle w:val="Hyperlink"/>
            <w:rFonts w:cs="Times New Roman"/>
            <w:sz w:val="20"/>
            <w:szCs w:val="20"/>
            <w:lang w:val="en-US"/>
          </w:rPr>
          <w:t>10.1007/s00382-013-1786-9</w:t>
        </w:r>
      </w:hyperlink>
      <w:r w:rsidRPr="005D5915">
        <w:rPr>
          <w:rFonts w:cs="Times New Roman"/>
          <w:sz w:val="20"/>
          <w:szCs w:val="20"/>
          <w:lang w:val="en-GB"/>
        </w:rPr>
        <w:t>.</w:t>
      </w:r>
    </w:p>
    <w:p w14:paraId="4272D47E" w14:textId="2FB460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Siew, P.Y.F., C. Li, S.P. Sobolowski, and M.P. King, 2020: Intermittency of Arctic–mid-latitude teleconnections: stratospheric pathway between autumn sea ice and the winter North Atlantic Oscillation.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261–275, doi:</w:t>
      </w:r>
      <w:hyperlink r:id="rId1401" w:history="1">
        <w:r w:rsidRPr="005D5915">
          <w:rPr>
            <w:rStyle w:val="Hyperlink"/>
            <w:rFonts w:cs="Times New Roman"/>
            <w:sz w:val="20"/>
            <w:szCs w:val="20"/>
            <w:lang w:val="en-US"/>
          </w:rPr>
          <w:t>10.5194/wcd-1-261-2020</w:t>
        </w:r>
      </w:hyperlink>
      <w:r w:rsidRPr="005D5915">
        <w:rPr>
          <w:rFonts w:cs="Times New Roman"/>
          <w:sz w:val="20"/>
          <w:szCs w:val="20"/>
          <w:lang w:val="en-GB"/>
        </w:rPr>
        <w:t>.</w:t>
      </w:r>
    </w:p>
    <w:p w14:paraId="35DA0DF0" w14:textId="5B7EF6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Sigl, M. et al., 2015: Timing and climate forcing of volcanic eruptions for the past 2,500 years.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523(7562)</w:t>
      </w:r>
      <w:r w:rsidRPr="005D5915">
        <w:rPr>
          <w:rFonts w:cs="Times New Roman"/>
          <w:sz w:val="20"/>
          <w:szCs w:val="20"/>
          <w:lang w:val="en-GB"/>
        </w:rPr>
        <w:t>, 543–549, doi:</w:t>
      </w:r>
      <w:hyperlink r:id="rId1402" w:history="1">
        <w:r w:rsidRPr="005D5915">
          <w:rPr>
            <w:rStyle w:val="Hyperlink"/>
            <w:rFonts w:cs="Times New Roman"/>
            <w:sz w:val="20"/>
            <w:szCs w:val="20"/>
            <w:lang w:val="en-US"/>
          </w:rPr>
          <w:t>10.1038/nature14565</w:t>
        </w:r>
      </w:hyperlink>
      <w:r w:rsidRPr="005D5915">
        <w:rPr>
          <w:rFonts w:cs="Times New Roman"/>
          <w:sz w:val="20"/>
          <w:szCs w:val="20"/>
          <w:lang w:val="en-GB"/>
        </w:rPr>
        <w:t>.</w:t>
      </w:r>
    </w:p>
    <w:p w14:paraId="30C0188D" w14:textId="0D7522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Sigmond, M. and J.C. Fyfe, 2016: Tropical Pacific impacts on cooling North American winters.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6(10)</w:t>
      </w:r>
      <w:r w:rsidRPr="005D5915">
        <w:rPr>
          <w:rFonts w:cs="Times New Roman"/>
          <w:sz w:val="20"/>
          <w:szCs w:val="20"/>
          <w:lang w:val="en-GB"/>
        </w:rPr>
        <w:t>, 970–974, doi:</w:t>
      </w:r>
      <w:hyperlink r:id="rId1403" w:history="1">
        <w:r w:rsidRPr="005D5915">
          <w:rPr>
            <w:rStyle w:val="Hyperlink"/>
            <w:rFonts w:cs="Times New Roman"/>
            <w:sz w:val="20"/>
            <w:szCs w:val="20"/>
            <w:lang w:val="en-US"/>
          </w:rPr>
          <w:t>10.1038/nclimate3069</w:t>
        </w:r>
      </w:hyperlink>
      <w:r w:rsidRPr="005D5915">
        <w:rPr>
          <w:rFonts w:cs="Times New Roman"/>
          <w:sz w:val="20"/>
          <w:szCs w:val="20"/>
          <w:lang w:val="en-GB"/>
        </w:rPr>
        <w:t>.</w:t>
      </w:r>
    </w:p>
    <w:p w14:paraId="61C8A52C" w14:textId="6EF4DF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Sillmann, J., V. Kharin, X. Zhang, F.W. Zwiers, and D. Bronaugh, 2013: Climate extremes indices in the CMIP5 multimodel ensemble: Part 1. Model evaluation in the present climate.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118(4)</w:t>
      </w:r>
      <w:r w:rsidRPr="005D5915">
        <w:rPr>
          <w:rFonts w:cs="Times New Roman"/>
          <w:sz w:val="20"/>
          <w:szCs w:val="20"/>
          <w:lang w:val="en-GB"/>
        </w:rPr>
        <w:t>, 1716–1733, doi:</w:t>
      </w:r>
      <w:hyperlink r:id="rId1404" w:history="1">
        <w:r w:rsidRPr="005D5915">
          <w:rPr>
            <w:rStyle w:val="Hyperlink"/>
            <w:rFonts w:cs="Times New Roman"/>
            <w:sz w:val="20"/>
            <w:szCs w:val="20"/>
            <w:lang w:val="en-US"/>
          </w:rPr>
          <w:t>10.1002/jgrd.50203</w:t>
        </w:r>
      </w:hyperlink>
      <w:r w:rsidRPr="005D5915">
        <w:rPr>
          <w:rFonts w:cs="Times New Roman"/>
          <w:sz w:val="20"/>
          <w:szCs w:val="20"/>
          <w:lang w:val="en-GB"/>
        </w:rPr>
        <w:t>.</w:t>
      </w:r>
    </w:p>
    <w:p w14:paraId="432CFE04" w14:textId="17FFD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Sillmann, J. et al., 2020: Event-based storylines to address climate risk. </w:t>
      </w:r>
      <w:r w:rsidRPr="005D5915">
        <w:rPr>
          <w:rFonts w:cs="Times New Roman"/>
          <w:i/>
          <w:sz w:val="20"/>
          <w:szCs w:val="20"/>
          <w:lang w:val="en-GB"/>
        </w:rPr>
        <w:t>Earth’s Future</w:t>
      </w:r>
      <w:r w:rsidRPr="005D5915">
        <w:rPr>
          <w:rFonts w:cs="Times New Roman"/>
          <w:sz w:val="20"/>
          <w:szCs w:val="20"/>
          <w:lang w:val="en-GB"/>
        </w:rPr>
        <w:t>, doi:</w:t>
      </w:r>
      <w:hyperlink r:id="rId1405" w:history="1">
        <w:r w:rsidRPr="005D5915">
          <w:rPr>
            <w:rStyle w:val="Hyperlink"/>
            <w:rFonts w:cs="Times New Roman"/>
            <w:sz w:val="20"/>
            <w:szCs w:val="20"/>
            <w:lang w:val="en-US"/>
          </w:rPr>
          <w:t>10.1029/2020ef001783</w:t>
        </w:r>
      </w:hyperlink>
      <w:r w:rsidRPr="005D5915">
        <w:rPr>
          <w:rFonts w:cs="Times New Roman"/>
          <w:sz w:val="20"/>
          <w:szCs w:val="20"/>
          <w:lang w:val="en-GB"/>
        </w:rPr>
        <w:t>.</w:t>
      </w:r>
    </w:p>
    <w:p w14:paraId="4D8E5D64" w14:textId="6D40E1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Silvy, Y., E. Guilyardi, J.-B. Sallée, and P.J. Durack, 2020: Human-induced changes to the global ocean water masses and their time of emergence.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10(11)</w:t>
      </w:r>
      <w:r w:rsidRPr="005D5915">
        <w:rPr>
          <w:rFonts w:cs="Times New Roman"/>
          <w:sz w:val="20"/>
          <w:szCs w:val="20"/>
          <w:lang w:val="en-GB"/>
        </w:rPr>
        <w:t>, 1030–1036, doi:</w:t>
      </w:r>
      <w:hyperlink r:id="rId1406" w:history="1">
        <w:r w:rsidRPr="005D5915">
          <w:rPr>
            <w:rStyle w:val="Hyperlink"/>
            <w:rFonts w:cs="Times New Roman"/>
            <w:sz w:val="20"/>
            <w:szCs w:val="20"/>
            <w:lang w:val="en-US"/>
          </w:rPr>
          <w:t>10.1038/s41558-020-0878-x</w:t>
        </w:r>
      </w:hyperlink>
      <w:r w:rsidRPr="005D5915">
        <w:rPr>
          <w:rFonts w:cs="Times New Roman"/>
          <w:sz w:val="20"/>
          <w:szCs w:val="20"/>
          <w:lang w:val="en-GB"/>
        </w:rPr>
        <w:t>.</w:t>
      </w:r>
    </w:p>
    <w:p w14:paraId="6D0F3D2D" w14:textId="2BD4BE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and L.M. Polvani, 2016: Revisiting the relationship between jet position, forced response, and annular mode variability in the southern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2896–2903, doi:</w:t>
      </w:r>
      <w:hyperlink r:id="rId1407" w:history="1">
        <w:r w:rsidRPr="005D5915">
          <w:rPr>
            <w:rStyle w:val="Hyperlink"/>
            <w:rFonts w:cs="Times New Roman"/>
            <w:sz w:val="20"/>
            <w:szCs w:val="20"/>
            <w:lang w:val="en-US"/>
          </w:rPr>
          <w:t>10.1002/2016gl067989</w:t>
        </w:r>
      </w:hyperlink>
      <w:r w:rsidRPr="005D5915">
        <w:rPr>
          <w:rFonts w:cs="Times New Roman"/>
          <w:sz w:val="20"/>
          <w:szCs w:val="20"/>
          <w:lang w:val="en-GB"/>
        </w:rPr>
        <w:t>.</w:t>
      </w:r>
    </w:p>
    <w:p w14:paraId="1BA4EEF6" w14:textId="0977A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R. Seager, T.A. Shaw, and M. Ting, 2015: Mediterranean Summer Climate and the Importance of Middle East Topography.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28(5)</w:t>
      </w:r>
      <w:r w:rsidRPr="005D5915">
        <w:rPr>
          <w:rFonts w:cs="Times New Roman"/>
          <w:sz w:val="20"/>
          <w:szCs w:val="20"/>
          <w:lang w:val="en-GB"/>
        </w:rPr>
        <w:t>, 1977–1996, doi:</w:t>
      </w:r>
      <w:hyperlink r:id="rId1408" w:history="1">
        <w:r w:rsidRPr="005D5915">
          <w:rPr>
            <w:rStyle w:val="Hyperlink"/>
            <w:rFonts w:cs="Times New Roman"/>
            <w:sz w:val="20"/>
            <w:szCs w:val="20"/>
            <w:lang w:val="en-US"/>
          </w:rPr>
          <w:t>10.1175/jcli-d-14-00298.1</w:t>
        </w:r>
      </w:hyperlink>
      <w:r w:rsidRPr="005D5915">
        <w:rPr>
          <w:rFonts w:cs="Times New Roman"/>
          <w:sz w:val="20"/>
          <w:szCs w:val="20"/>
          <w:lang w:val="en-GB"/>
        </w:rPr>
        <w:t>.</w:t>
      </w:r>
    </w:p>
    <w:p w14:paraId="4E297F9C" w14:textId="183381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R. Seager, M. Ting, and T.A. Shaw, 2016: Causes of change in Northern Hemisphere winter meridional winds and regional hydroclimate.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65–70, doi:</w:t>
      </w:r>
      <w:hyperlink r:id="rId1409" w:history="1">
        <w:r w:rsidRPr="005D5915">
          <w:rPr>
            <w:rStyle w:val="Hyperlink"/>
            <w:rFonts w:cs="Times New Roman"/>
            <w:sz w:val="20"/>
            <w:szCs w:val="20"/>
            <w:lang w:val="en-US"/>
          </w:rPr>
          <w:t>10.1038/nclimate2783</w:t>
        </w:r>
      </w:hyperlink>
      <w:r w:rsidRPr="005D5915">
        <w:rPr>
          <w:rFonts w:cs="Times New Roman"/>
          <w:sz w:val="20"/>
          <w:szCs w:val="20"/>
          <w:lang w:val="en-GB"/>
        </w:rPr>
        <w:t>.</w:t>
      </w:r>
    </w:p>
    <w:p w14:paraId="0AF98A78" w14:textId="53F1FA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P. Hitchcock, R. Seager, Y. Wu, and P. Callaghan, 2018: The Downward Influence of Uncertainty in the Northern Hemisphere Stratospheric Polar Vortex Response to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31(16)</w:t>
      </w:r>
      <w:r w:rsidRPr="005D5915">
        <w:rPr>
          <w:rFonts w:cs="Times New Roman"/>
          <w:sz w:val="20"/>
          <w:szCs w:val="20"/>
          <w:lang w:val="en-GB"/>
        </w:rPr>
        <w:t>, 6371–6391, doi:</w:t>
      </w:r>
      <w:hyperlink r:id="rId1410" w:history="1">
        <w:r w:rsidRPr="005D5915">
          <w:rPr>
            <w:rStyle w:val="Hyperlink"/>
            <w:rFonts w:cs="Times New Roman"/>
            <w:sz w:val="20"/>
            <w:szCs w:val="20"/>
            <w:lang w:val="en-US"/>
          </w:rPr>
          <w:t>10.1175/jcli-d-18-0041.1</w:t>
        </w:r>
      </w:hyperlink>
      <w:r w:rsidRPr="005D5915">
        <w:rPr>
          <w:rFonts w:cs="Times New Roman"/>
          <w:sz w:val="20"/>
          <w:szCs w:val="20"/>
          <w:lang w:val="en-GB"/>
        </w:rPr>
        <w:t>.</w:t>
      </w:r>
    </w:p>
    <w:p w14:paraId="052FFE5E" w14:textId="124FC5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H.K.A., G.J. Hakim, R. Tardif, J. Emile-Geay, and D.C. Noone, 2018: Insights into Atlantic multidecadal variability using the Last Millennium Reanalysis framework.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157–174, doi:</w:t>
      </w:r>
      <w:hyperlink r:id="rId1411" w:history="1">
        <w:r w:rsidRPr="005D5915">
          <w:rPr>
            <w:rStyle w:val="Hyperlink"/>
            <w:rFonts w:cs="Times New Roman"/>
            <w:sz w:val="20"/>
            <w:szCs w:val="20"/>
            <w:lang w:val="en-US"/>
          </w:rPr>
          <w:t>10.5194/cp-14-157-2018</w:t>
        </w:r>
      </w:hyperlink>
      <w:r w:rsidRPr="005D5915">
        <w:rPr>
          <w:rFonts w:cs="Times New Roman"/>
          <w:sz w:val="20"/>
          <w:szCs w:val="20"/>
          <w:lang w:val="en-GB"/>
        </w:rPr>
        <w:t>.</w:t>
      </w:r>
    </w:p>
    <w:p w14:paraId="196085CD" w14:textId="5199A4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R. and K. AchutaRao, 2018: Quantifying uncertainty in twenty-first century climate change over India. </w:t>
      </w:r>
      <w:r w:rsidRPr="005D5915">
        <w:rPr>
          <w:rFonts w:cs="Times New Roman"/>
          <w:i/>
          <w:sz w:val="20"/>
          <w:szCs w:val="20"/>
          <w:lang w:val="en-GB"/>
        </w:rPr>
        <w:t>Climate Dynamics</w:t>
      </w:r>
      <w:r w:rsidRPr="005D5915">
        <w:rPr>
          <w:rFonts w:cs="Times New Roman"/>
          <w:sz w:val="20"/>
          <w:szCs w:val="20"/>
          <w:lang w:val="en-GB"/>
        </w:rPr>
        <w:t>, doi:</w:t>
      </w:r>
      <w:hyperlink r:id="rId1412" w:history="1">
        <w:r w:rsidRPr="005D5915">
          <w:rPr>
            <w:rStyle w:val="Hyperlink"/>
            <w:rFonts w:cs="Times New Roman"/>
            <w:sz w:val="20"/>
            <w:szCs w:val="20"/>
            <w:lang w:val="en-US"/>
          </w:rPr>
          <w:t>10.1007/s00382-018-4361-6</w:t>
        </w:r>
      </w:hyperlink>
      <w:r w:rsidRPr="005D5915">
        <w:rPr>
          <w:rFonts w:cs="Times New Roman"/>
          <w:sz w:val="20"/>
          <w:szCs w:val="20"/>
          <w:lang w:val="en-GB"/>
        </w:rPr>
        <w:t>.</w:t>
      </w:r>
    </w:p>
    <w:p w14:paraId="0E46E975" w14:textId="496C2A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S., S. Ghosh, A.S. Sahana, H. Vittal, and S. Karmakar, 2017: Do dynamic regional models add value to the global model projections of Indian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1375–1397, doi:</w:t>
      </w:r>
      <w:hyperlink r:id="rId1413" w:history="1">
        <w:r w:rsidRPr="005D5915">
          <w:rPr>
            <w:rStyle w:val="Hyperlink"/>
            <w:rFonts w:cs="Times New Roman"/>
            <w:sz w:val="20"/>
            <w:szCs w:val="20"/>
            <w:lang w:val="en-US"/>
          </w:rPr>
          <w:t>10.1007/s00382-016-3147-y</w:t>
        </w:r>
      </w:hyperlink>
      <w:r w:rsidRPr="005D5915">
        <w:rPr>
          <w:rFonts w:cs="Times New Roman"/>
          <w:sz w:val="20"/>
          <w:szCs w:val="20"/>
          <w:lang w:val="en-GB"/>
        </w:rPr>
        <w:t>.</w:t>
      </w:r>
    </w:p>
    <w:p w14:paraId="5597B95A" w14:textId="06074A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F.E.L. Otto, M. Flach, and G.J. van Oldenborgh, 2016: The Role of Anthropogenic Warming in 2015 Central European Heat Waves.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S51–S56, doi:</w:t>
      </w:r>
      <w:hyperlink r:id="rId1414" w:history="1">
        <w:r w:rsidRPr="005D5915">
          <w:rPr>
            <w:rStyle w:val="Hyperlink"/>
            <w:rFonts w:cs="Times New Roman"/>
            <w:sz w:val="20"/>
            <w:szCs w:val="20"/>
            <w:lang w:val="en-US"/>
          </w:rPr>
          <w:t>10.1175/bams-d-16-0150.1</w:t>
        </w:r>
      </w:hyperlink>
      <w:r w:rsidRPr="005D5915">
        <w:rPr>
          <w:rFonts w:cs="Times New Roman"/>
          <w:sz w:val="20"/>
          <w:szCs w:val="20"/>
          <w:lang w:val="en-GB"/>
        </w:rPr>
        <w:t>.</w:t>
      </w:r>
    </w:p>
    <w:p w14:paraId="60BF5372" w14:textId="6E8AB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et al., 2017: Refining multi-model projections of temperature extremes by evaluation against land–atmosphere coupling diagnostics.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387–403, doi:</w:t>
      </w:r>
      <w:hyperlink r:id="rId1415" w:history="1">
        <w:r w:rsidRPr="005D5915">
          <w:rPr>
            <w:rStyle w:val="Hyperlink"/>
            <w:rFonts w:cs="Times New Roman"/>
            <w:sz w:val="20"/>
            <w:szCs w:val="20"/>
            <w:lang w:val="en-US"/>
          </w:rPr>
          <w:t>10.5194/esd-8-387-2017</w:t>
        </w:r>
      </w:hyperlink>
      <w:r w:rsidRPr="005D5915">
        <w:rPr>
          <w:rFonts w:cs="Times New Roman"/>
          <w:sz w:val="20"/>
          <w:szCs w:val="20"/>
          <w:lang w:val="en-GB"/>
        </w:rPr>
        <w:t>.</w:t>
      </w:r>
    </w:p>
    <w:p w14:paraId="5AC941D6" w14:textId="10615C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et al., 2019: Uncovering the Forced Climate Response from a Single Ensemble Member Using Statistical Learning.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32(17)</w:t>
      </w:r>
      <w:r w:rsidRPr="005D5915">
        <w:rPr>
          <w:rFonts w:cs="Times New Roman"/>
          <w:sz w:val="20"/>
          <w:szCs w:val="20"/>
          <w:lang w:val="en-GB"/>
        </w:rPr>
        <w:t>, 5677–5699, doi:</w:t>
      </w:r>
      <w:hyperlink r:id="rId1416" w:history="1">
        <w:r w:rsidRPr="005D5915">
          <w:rPr>
            <w:rStyle w:val="Hyperlink"/>
            <w:rFonts w:cs="Times New Roman"/>
            <w:sz w:val="20"/>
            <w:szCs w:val="20"/>
            <w:lang w:val="en-US"/>
          </w:rPr>
          <w:t>10.1175/jcli-d-18-0882.1</w:t>
        </w:r>
      </w:hyperlink>
      <w:r w:rsidRPr="005D5915">
        <w:rPr>
          <w:rFonts w:cs="Times New Roman"/>
          <w:sz w:val="20"/>
          <w:szCs w:val="20"/>
          <w:lang w:val="en-GB"/>
        </w:rPr>
        <w:t>.</w:t>
      </w:r>
    </w:p>
    <w:p w14:paraId="0229BEFD" w14:textId="4F328EE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Sjolte, J. et al., 2018: Solar and volcanic forcing of North Atlantic climate inferred from a process-based reconstruction.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14(8)</w:t>
      </w:r>
      <w:r w:rsidRPr="005D5915">
        <w:rPr>
          <w:rFonts w:cs="Times New Roman"/>
          <w:sz w:val="20"/>
          <w:szCs w:val="20"/>
          <w:lang w:val="en-GB"/>
        </w:rPr>
        <w:t>, 1179–1194, doi:</w:t>
      </w:r>
      <w:hyperlink r:id="rId1417" w:history="1">
        <w:r w:rsidRPr="005D5915">
          <w:rPr>
            <w:rStyle w:val="Hyperlink"/>
            <w:rFonts w:cs="Times New Roman"/>
            <w:sz w:val="20"/>
            <w:szCs w:val="20"/>
            <w:lang w:val="en-US"/>
          </w:rPr>
          <w:t>10.5194/cp-14-1179-2018</w:t>
        </w:r>
      </w:hyperlink>
      <w:r w:rsidRPr="005D5915">
        <w:rPr>
          <w:rFonts w:cs="Times New Roman"/>
          <w:sz w:val="20"/>
          <w:szCs w:val="20"/>
          <w:lang w:val="en-GB"/>
        </w:rPr>
        <w:t>.</w:t>
      </w:r>
    </w:p>
    <w:p w14:paraId="61A1A616" w14:textId="1209AE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Skamarock, W.C., 2004: Evaluating Mesoscale NWP Models Using Kinetic Energy Spectra.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132(12)</w:t>
      </w:r>
      <w:r w:rsidRPr="005D5915">
        <w:rPr>
          <w:rFonts w:cs="Times New Roman"/>
          <w:sz w:val="20"/>
          <w:szCs w:val="20"/>
          <w:lang w:val="en-GB"/>
        </w:rPr>
        <w:t>, 3019–3032, doi:</w:t>
      </w:r>
      <w:hyperlink r:id="rId1418" w:history="1">
        <w:r w:rsidRPr="005D5915">
          <w:rPr>
            <w:rStyle w:val="Hyperlink"/>
            <w:rFonts w:cs="Times New Roman"/>
            <w:sz w:val="20"/>
            <w:szCs w:val="20"/>
            <w:lang w:val="en-US"/>
          </w:rPr>
          <w:t>10.1175/mwr2830.1</w:t>
        </w:r>
      </w:hyperlink>
      <w:r w:rsidRPr="005D5915">
        <w:rPr>
          <w:rFonts w:cs="Times New Roman"/>
          <w:sz w:val="20"/>
          <w:szCs w:val="20"/>
          <w:lang w:val="en-GB"/>
        </w:rPr>
        <w:t>.</w:t>
      </w:r>
    </w:p>
    <w:p w14:paraId="1883480A" w14:textId="648A1D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Skofronick-Jackson, G. et al., 2017: The Global Precipitation Measurement (GPM) Mission for Science and Society.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98(8)</w:t>
      </w:r>
      <w:r w:rsidRPr="005D5915">
        <w:rPr>
          <w:rFonts w:cs="Times New Roman"/>
          <w:sz w:val="20"/>
          <w:szCs w:val="20"/>
          <w:lang w:val="en-GB"/>
        </w:rPr>
        <w:t>, 1679–1695, doi:</w:t>
      </w:r>
      <w:hyperlink r:id="rId1419" w:history="1">
        <w:r w:rsidRPr="005D5915">
          <w:rPr>
            <w:rStyle w:val="Hyperlink"/>
            <w:rFonts w:cs="Times New Roman"/>
            <w:sz w:val="20"/>
            <w:szCs w:val="20"/>
            <w:lang w:val="en-US"/>
          </w:rPr>
          <w:t>10.1175/bams-d-15-00306.1</w:t>
        </w:r>
      </w:hyperlink>
      <w:r w:rsidRPr="005D5915">
        <w:rPr>
          <w:rFonts w:cs="Times New Roman"/>
          <w:sz w:val="20"/>
          <w:szCs w:val="20"/>
          <w:lang w:val="en-GB"/>
        </w:rPr>
        <w:t>.</w:t>
      </w:r>
    </w:p>
    <w:p w14:paraId="218EBE3B" w14:textId="4A0FFC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A.B. and J.L. Matthews, 2015: Quantifying uncertainty and variable sensitivity within the US billion-dollar weather and climate disaster cost estimates. </w:t>
      </w:r>
      <w:r w:rsidRPr="005D5915">
        <w:rPr>
          <w:rFonts w:cs="Times New Roman"/>
          <w:i/>
          <w:sz w:val="20"/>
          <w:szCs w:val="20"/>
          <w:lang w:val="en-GB"/>
        </w:rPr>
        <w:t>Natural Hazards</w:t>
      </w:r>
      <w:r w:rsidRPr="005D5915">
        <w:rPr>
          <w:rFonts w:cs="Times New Roman"/>
          <w:sz w:val="20"/>
          <w:szCs w:val="20"/>
          <w:lang w:val="en-GB"/>
        </w:rPr>
        <w:t xml:space="preserve">, </w:t>
      </w:r>
      <w:r w:rsidRPr="005D5915">
        <w:rPr>
          <w:rFonts w:cs="Times New Roman"/>
          <w:b/>
          <w:sz w:val="20"/>
          <w:szCs w:val="20"/>
          <w:lang w:val="en-GB"/>
        </w:rPr>
        <w:t>77(3)</w:t>
      </w:r>
      <w:r w:rsidRPr="005D5915">
        <w:rPr>
          <w:rFonts w:cs="Times New Roman"/>
          <w:sz w:val="20"/>
          <w:szCs w:val="20"/>
          <w:lang w:val="en-GB"/>
        </w:rPr>
        <w:t>, 1829–1851, doi:</w:t>
      </w:r>
      <w:hyperlink r:id="rId1420" w:history="1">
        <w:r w:rsidRPr="005D5915">
          <w:rPr>
            <w:rStyle w:val="Hyperlink"/>
            <w:rFonts w:cs="Times New Roman"/>
            <w:sz w:val="20"/>
            <w:szCs w:val="20"/>
            <w:lang w:val="en-US"/>
          </w:rPr>
          <w:t>10.1007/s11069-015-</w:t>
        </w:r>
        <w:r w:rsidRPr="005D5915">
          <w:rPr>
            <w:rStyle w:val="Hyperlink"/>
            <w:rFonts w:cs="Times New Roman"/>
            <w:sz w:val="20"/>
            <w:szCs w:val="20"/>
            <w:lang w:val="en-US"/>
          </w:rPr>
          <w:lastRenderedPageBreak/>
          <w:t>1678-x</w:t>
        </w:r>
      </w:hyperlink>
      <w:r w:rsidRPr="005D5915">
        <w:rPr>
          <w:rFonts w:cs="Times New Roman"/>
          <w:sz w:val="20"/>
          <w:szCs w:val="20"/>
          <w:lang w:val="en-GB"/>
        </w:rPr>
        <w:t>.</w:t>
      </w:r>
    </w:p>
    <w:p w14:paraId="626997D4" w14:textId="5FFFF8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D.M. et al., 2020: North Atlantic climate far more predictable than models imply.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583(7818)</w:t>
      </w:r>
      <w:r w:rsidRPr="005D5915">
        <w:rPr>
          <w:rFonts w:cs="Times New Roman"/>
          <w:sz w:val="20"/>
          <w:szCs w:val="20"/>
          <w:lang w:val="en-GB"/>
        </w:rPr>
        <w:t>, 796–800, doi:</w:t>
      </w:r>
      <w:hyperlink r:id="rId1421" w:history="1">
        <w:r w:rsidRPr="005D5915">
          <w:rPr>
            <w:rStyle w:val="Hyperlink"/>
            <w:rFonts w:cs="Times New Roman"/>
            <w:sz w:val="20"/>
            <w:szCs w:val="20"/>
            <w:lang w:val="en-US"/>
          </w:rPr>
          <w:t>10.1038/s41586-020-2525-0</w:t>
        </w:r>
      </w:hyperlink>
      <w:r w:rsidRPr="005D5915">
        <w:rPr>
          <w:rFonts w:cs="Times New Roman"/>
          <w:sz w:val="20"/>
          <w:szCs w:val="20"/>
          <w:lang w:val="en-GB"/>
        </w:rPr>
        <w:t>.</w:t>
      </w:r>
    </w:p>
    <w:p w14:paraId="79EE8AD7" w14:textId="15861C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K.L. and L.M. Polvani, 2017: Spatial patterns of recent Antarctic surface temperature trends and the importance of natural variability: lessons from multiple reconstructions and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2653–2670, doi:</w:t>
      </w:r>
      <w:hyperlink r:id="rId1422" w:history="1">
        <w:r w:rsidRPr="005D5915">
          <w:rPr>
            <w:rStyle w:val="Hyperlink"/>
            <w:rFonts w:cs="Times New Roman"/>
            <w:sz w:val="20"/>
            <w:szCs w:val="20"/>
            <w:lang w:val="en-US"/>
          </w:rPr>
          <w:t>10.1007/s00382-016-3230-4</w:t>
        </w:r>
      </w:hyperlink>
      <w:r w:rsidRPr="005D5915">
        <w:rPr>
          <w:rFonts w:cs="Times New Roman"/>
          <w:sz w:val="20"/>
          <w:szCs w:val="20"/>
          <w:lang w:val="en-GB"/>
        </w:rPr>
        <w:t>.</w:t>
      </w:r>
    </w:p>
    <w:p w14:paraId="54EDC91A" w14:textId="714FF2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Smoliak, B., J.M. Wallace, P. Lin, and Q. Fu, 2015: Dynamical Adjustment of the Northern Hemisphere Surface Air Temperature Field: Methodology and Application to Observations.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28(4)</w:t>
      </w:r>
      <w:r w:rsidRPr="005D5915">
        <w:rPr>
          <w:rFonts w:cs="Times New Roman"/>
          <w:sz w:val="20"/>
          <w:szCs w:val="20"/>
          <w:lang w:val="en-GB"/>
        </w:rPr>
        <w:t>, 1613–1629, doi:</w:t>
      </w:r>
      <w:hyperlink r:id="rId1423" w:history="1">
        <w:r w:rsidRPr="005D5915">
          <w:rPr>
            <w:rStyle w:val="Hyperlink"/>
            <w:rFonts w:cs="Times New Roman"/>
            <w:sz w:val="20"/>
            <w:szCs w:val="20"/>
            <w:lang w:val="en-US"/>
          </w:rPr>
          <w:t>10.1175/jcli-d-14-00111.1</w:t>
        </w:r>
      </w:hyperlink>
      <w:r w:rsidRPr="005D5915">
        <w:rPr>
          <w:rFonts w:cs="Times New Roman"/>
          <w:sz w:val="20"/>
          <w:szCs w:val="20"/>
          <w:lang w:val="en-GB"/>
        </w:rPr>
        <w:t>.</w:t>
      </w:r>
    </w:p>
    <w:p w14:paraId="230FF730" w14:textId="33469A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Sniderman, J.M.K. et al., 2019: Southern Hemisphere subtropical drying as a transient response to warming.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232–236, doi:</w:t>
      </w:r>
      <w:hyperlink r:id="rId1424" w:history="1">
        <w:r w:rsidRPr="005D5915">
          <w:rPr>
            <w:rStyle w:val="Hyperlink"/>
            <w:rFonts w:cs="Times New Roman"/>
            <w:sz w:val="20"/>
            <w:szCs w:val="20"/>
            <w:lang w:val="en-US"/>
          </w:rPr>
          <w:t>10.1038/s41558-019-0397-9</w:t>
        </w:r>
      </w:hyperlink>
      <w:r w:rsidRPr="005D5915">
        <w:rPr>
          <w:rFonts w:cs="Times New Roman"/>
          <w:sz w:val="20"/>
          <w:szCs w:val="20"/>
          <w:lang w:val="en-GB"/>
        </w:rPr>
        <w:t>.</w:t>
      </w:r>
    </w:p>
    <w:p w14:paraId="36AE70F0" w14:textId="1CBBFC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and R.M. Cardoso, 2018: A simple method to assess the added value using high-resolution climate distributions: application to the EURO-CORDEX daily precipitation.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1484–1498, doi:</w:t>
      </w:r>
      <w:hyperlink r:id="rId1425" w:history="1">
        <w:r w:rsidRPr="005D5915">
          <w:rPr>
            <w:rStyle w:val="Hyperlink"/>
            <w:rFonts w:cs="Times New Roman"/>
            <w:sz w:val="20"/>
            <w:szCs w:val="20"/>
            <w:lang w:val="en-US"/>
          </w:rPr>
          <w:t>10.1002/joc.5261</w:t>
        </w:r>
      </w:hyperlink>
      <w:r w:rsidRPr="005D5915">
        <w:rPr>
          <w:rFonts w:cs="Times New Roman"/>
          <w:sz w:val="20"/>
          <w:szCs w:val="20"/>
          <w:lang w:val="en-GB"/>
        </w:rPr>
        <w:t>.</w:t>
      </w:r>
    </w:p>
    <w:p w14:paraId="72C0FF18" w14:textId="33481C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R.M. Cardoso, L. Semedo, M.J. Chinita, and R. Ranjha, 2014: Climatology of the Iberia coastal low-level wind jet: weather research forecasting model high-resolution results.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66(1)</w:t>
      </w:r>
      <w:r w:rsidRPr="005D5915">
        <w:rPr>
          <w:rFonts w:cs="Times New Roman"/>
          <w:sz w:val="20"/>
          <w:szCs w:val="20"/>
          <w:lang w:val="en-GB"/>
        </w:rPr>
        <w:t>, 22377, doi:</w:t>
      </w:r>
      <w:hyperlink r:id="rId1426" w:history="1">
        <w:r w:rsidRPr="005D5915">
          <w:rPr>
            <w:rStyle w:val="Hyperlink"/>
            <w:rFonts w:cs="Times New Roman"/>
            <w:sz w:val="20"/>
            <w:szCs w:val="20"/>
            <w:lang w:val="en-US"/>
          </w:rPr>
          <w:t>10.3402/tellusa.v66.22377</w:t>
        </w:r>
      </w:hyperlink>
      <w:r w:rsidRPr="005D5915">
        <w:rPr>
          <w:rFonts w:cs="Times New Roman"/>
          <w:sz w:val="20"/>
          <w:szCs w:val="20"/>
          <w:lang w:val="en-GB"/>
        </w:rPr>
        <w:t>.</w:t>
      </w:r>
    </w:p>
    <w:p w14:paraId="706BDD26" w14:textId="6F37FA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et al., 2019a: Assessing the climate change impact on the North African offshore surface wind and coastal low-level jet using coupled and uncoupled regional climate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52(11)</w:t>
      </w:r>
      <w:r w:rsidRPr="005D5915">
        <w:rPr>
          <w:rFonts w:cs="Times New Roman"/>
          <w:sz w:val="20"/>
          <w:szCs w:val="20"/>
          <w:lang w:val="en-GB"/>
        </w:rPr>
        <w:t>, 7111–7132, doi:</w:t>
      </w:r>
      <w:hyperlink r:id="rId1427" w:history="1">
        <w:r w:rsidRPr="005D5915">
          <w:rPr>
            <w:rStyle w:val="Hyperlink"/>
            <w:rFonts w:cs="Times New Roman"/>
            <w:sz w:val="20"/>
            <w:szCs w:val="20"/>
            <w:lang w:val="en-US"/>
          </w:rPr>
          <w:t>10.1007/s00382-018-4565-9</w:t>
        </w:r>
      </w:hyperlink>
      <w:r w:rsidRPr="005D5915">
        <w:rPr>
          <w:rFonts w:cs="Times New Roman"/>
          <w:sz w:val="20"/>
          <w:szCs w:val="20"/>
          <w:lang w:val="en-GB"/>
        </w:rPr>
        <w:t>.</w:t>
      </w:r>
    </w:p>
    <w:p w14:paraId="51921036" w14:textId="458EB0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et al., 2019b: Process-based evaluation of the VALUE perfect predictor experiment of statistical downscaling methods.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3868–3893, doi:</w:t>
      </w:r>
      <w:hyperlink r:id="rId1428" w:history="1">
        <w:r w:rsidRPr="005D5915">
          <w:rPr>
            <w:rStyle w:val="Hyperlink"/>
            <w:rFonts w:cs="Times New Roman"/>
            <w:sz w:val="20"/>
            <w:szCs w:val="20"/>
            <w:lang w:val="en-US"/>
          </w:rPr>
          <w:t>10.1002/joc.5911</w:t>
        </w:r>
      </w:hyperlink>
      <w:r w:rsidRPr="005D5915">
        <w:rPr>
          <w:rFonts w:cs="Times New Roman"/>
          <w:sz w:val="20"/>
          <w:szCs w:val="20"/>
          <w:lang w:val="en-GB"/>
        </w:rPr>
        <w:t>.</w:t>
      </w:r>
    </w:p>
    <w:p w14:paraId="0E27D451" w14:textId="220723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Sohn, B.J. et al., 2013: Characteristic Features of Warm-Type Rain Producing Heavy Rainfall over the Korean Peninsula Inferred from TRMM Measurements.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141(11)</w:t>
      </w:r>
      <w:r w:rsidRPr="005D5915">
        <w:rPr>
          <w:rFonts w:cs="Times New Roman"/>
          <w:sz w:val="20"/>
          <w:szCs w:val="20"/>
          <w:lang w:val="en-GB"/>
        </w:rPr>
        <w:t>, 3873–3888, doi:</w:t>
      </w:r>
      <w:hyperlink r:id="rId1429" w:history="1">
        <w:r w:rsidRPr="005D5915">
          <w:rPr>
            <w:rStyle w:val="Hyperlink"/>
            <w:rFonts w:cs="Times New Roman"/>
            <w:sz w:val="20"/>
            <w:szCs w:val="20"/>
            <w:lang w:val="en-US"/>
          </w:rPr>
          <w:t>10.1175/mwr-d-13-00075.1</w:t>
        </w:r>
      </w:hyperlink>
      <w:r w:rsidRPr="005D5915">
        <w:rPr>
          <w:rFonts w:cs="Times New Roman"/>
          <w:sz w:val="20"/>
          <w:szCs w:val="20"/>
          <w:lang w:val="en-GB"/>
        </w:rPr>
        <w:t>.</w:t>
      </w:r>
    </w:p>
    <w:p w14:paraId="06DE8EFC" w14:textId="50CD87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Solman, S.A. and I. Orlanski, 2016: Climate Change over the Extratropical Southern Hemisphere: The Tale from an Ensemble of Reanalysis Datasets.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29(5)</w:t>
      </w:r>
      <w:r w:rsidRPr="005D5915">
        <w:rPr>
          <w:rFonts w:cs="Times New Roman"/>
          <w:sz w:val="20"/>
          <w:szCs w:val="20"/>
          <w:lang w:val="en-GB"/>
        </w:rPr>
        <w:t>, 1673–1687, doi:</w:t>
      </w:r>
      <w:hyperlink r:id="rId1430" w:history="1">
        <w:r w:rsidRPr="005D5915">
          <w:rPr>
            <w:rStyle w:val="Hyperlink"/>
            <w:rFonts w:cs="Times New Roman"/>
            <w:sz w:val="20"/>
            <w:szCs w:val="20"/>
            <w:lang w:val="en-US"/>
          </w:rPr>
          <w:t>10.1175/jcli-d-15-0588.1</w:t>
        </w:r>
      </w:hyperlink>
      <w:r w:rsidRPr="005D5915">
        <w:rPr>
          <w:rFonts w:cs="Times New Roman"/>
          <w:sz w:val="20"/>
          <w:szCs w:val="20"/>
          <w:lang w:val="en-GB"/>
        </w:rPr>
        <w:t>.</w:t>
      </w:r>
    </w:p>
    <w:p w14:paraId="77D10EFA" w14:textId="54A67A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Solmon, F., V.S. Nair, and M. Mallet, 2015: Increasing Arabian dust activity and the Indian summer monsoon.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15(14)</w:t>
      </w:r>
      <w:r w:rsidRPr="005D5915">
        <w:rPr>
          <w:rFonts w:cs="Times New Roman"/>
          <w:sz w:val="20"/>
          <w:szCs w:val="20"/>
          <w:lang w:val="en-GB"/>
        </w:rPr>
        <w:t>, 8051–8064, doi:</w:t>
      </w:r>
      <w:hyperlink r:id="rId1431" w:history="1">
        <w:r w:rsidRPr="005D5915">
          <w:rPr>
            <w:rStyle w:val="Hyperlink"/>
            <w:rFonts w:cs="Times New Roman"/>
            <w:sz w:val="20"/>
            <w:szCs w:val="20"/>
            <w:lang w:val="en-US"/>
          </w:rPr>
          <w:t>10.5194/acp-15-8051-2015</w:t>
        </w:r>
      </w:hyperlink>
      <w:r w:rsidRPr="005D5915">
        <w:rPr>
          <w:rFonts w:cs="Times New Roman"/>
          <w:sz w:val="20"/>
          <w:szCs w:val="20"/>
          <w:lang w:val="en-GB"/>
        </w:rPr>
        <w:t>.</w:t>
      </w:r>
    </w:p>
    <w:p w14:paraId="11A58464" w14:textId="092902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Somot, S., F. Sevault, M. Déqué, and M. Crépon, 2008: 21st century climate change scenario for the Mediterranean using a coupled atmosphere–ocean regional climate model.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63(2–3)</w:t>
      </w:r>
      <w:r w:rsidRPr="005D5915">
        <w:rPr>
          <w:rFonts w:cs="Times New Roman"/>
          <w:sz w:val="20"/>
          <w:szCs w:val="20"/>
          <w:lang w:val="en-GB"/>
        </w:rPr>
        <w:t>, 112–126, doi:</w:t>
      </w:r>
      <w:hyperlink r:id="rId1432" w:history="1">
        <w:r w:rsidRPr="005D5915">
          <w:rPr>
            <w:rStyle w:val="Hyperlink"/>
            <w:rFonts w:cs="Times New Roman"/>
            <w:sz w:val="20"/>
            <w:szCs w:val="20"/>
            <w:lang w:val="en-US"/>
          </w:rPr>
          <w:t>10.1016/j.gloplacha.2007.10.003</w:t>
        </w:r>
      </w:hyperlink>
      <w:r w:rsidRPr="005D5915">
        <w:rPr>
          <w:rFonts w:cs="Times New Roman"/>
          <w:sz w:val="20"/>
          <w:szCs w:val="20"/>
          <w:lang w:val="en-GB"/>
        </w:rPr>
        <w:t>.</w:t>
      </w:r>
    </w:p>
    <w:p w14:paraId="05439F75" w14:textId="7485F2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Somot, S. et al., 2018: Editorial for the Med-CORDEX special issue.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771–777, doi:</w:t>
      </w:r>
      <w:hyperlink r:id="rId1433" w:history="1">
        <w:r w:rsidRPr="005D5915">
          <w:rPr>
            <w:rStyle w:val="Hyperlink"/>
            <w:rFonts w:cs="Times New Roman"/>
            <w:sz w:val="20"/>
            <w:szCs w:val="20"/>
            <w:lang w:val="en-US"/>
          </w:rPr>
          <w:t>10.1007/s00382-018-4325-x</w:t>
        </w:r>
      </w:hyperlink>
      <w:r w:rsidRPr="005D5915">
        <w:rPr>
          <w:rFonts w:cs="Times New Roman"/>
          <w:sz w:val="20"/>
          <w:szCs w:val="20"/>
          <w:lang w:val="en-GB"/>
        </w:rPr>
        <w:t>.</w:t>
      </w:r>
    </w:p>
    <w:p w14:paraId="51B19EC7" w14:textId="377EB1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Song, F., T. Zhou, and Y. Qian, 2014: Responses of East Asian summer monsoon to natural and anthropogenic forcings in the 17 latest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596–603, doi:</w:t>
      </w:r>
      <w:hyperlink r:id="rId1434" w:history="1">
        <w:r w:rsidRPr="005D5915">
          <w:rPr>
            <w:rStyle w:val="Hyperlink"/>
            <w:rFonts w:cs="Times New Roman"/>
            <w:sz w:val="20"/>
            <w:szCs w:val="20"/>
            <w:lang w:val="en-US"/>
          </w:rPr>
          <w:t>10.1002/2013gl058705</w:t>
        </w:r>
      </w:hyperlink>
      <w:r w:rsidRPr="005D5915">
        <w:rPr>
          <w:rFonts w:cs="Times New Roman"/>
          <w:sz w:val="20"/>
          <w:szCs w:val="20"/>
          <w:lang w:val="en-GB"/>
        </w:rPr>
        <w:t>.</w:t>
      </w:r>
    </w:p>
    <w:p w14:paraId="1269B9E2" w14:textId="28DE01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Sontakke, N.A., N. Singh, and H.N. Singh, 2008: Instrumental period rainfall series of the Indian region (AD 1813-2005): revised reconstruction, update and analysis. </w:t>
      </w:r>
      <w:r w:rsidRPr="005D5915">
        <w:rPr>
          <w:rFonts w:cs="Times New Roman"/>
          <w:i/>
          <w:sz w:val="20"/>
          <w:szCs w:val="20"/>
          <w:lang w:val="en-GB"/>
        </w:rPr>
        <w:t>The Holocene</w:t>
      </w:r>
      <w:r w:rsidRPr="005D5915">
        <w:rPr>
          <w:rFonts w:cs="Times New Roman"/>
          <w:sz w:val="20"/>
          <w:szCs w:val="20"/>
          <w:lang w:val="en-GB"/>
        </w:rPr>
        <w:t xml:space="preserve">, </w:t>
      </w:r>
      <w:r w:rsidRPr="005D5915">
        <w:rPr>
          <w:rFonts w:cs="Times New Roman"/>
          <w:b/>
          <w:sz w:val="20"/>
          <w:szCs w:val="20"/>
          <w:lang w:val="en-GB"/>
        </w:rPr>
        <w:t>18(7)</w:t>
      </w:r>
      <w:r w:rsidRPr="005D5915">
        <w:rPr>
          <w:rFonts w:cs="Times New Roman"/>
          <w:sz w:val="20"/>
          <w:szCs w:val="20"/>
          <w:lang w:val="en-GB"/>
        </w:rPr>
        <w:t>, 1055–1066, doi:</w:t>
      </w:r>
      <w:hyperlink r:id="rId1435" w:history="1">
        <w:r w:rsidRPr="005D5915">
          <w:rPr>
            <w:rStyle w:val="Hyperlink"/>
            <w:rFonts w:cs="Times New Roman"/>
            <w:sz w:val="20"/>
            <w:szCs w:val="20"/>
            <w:lang w:val="en-US"/>
          </w:rPr>
          <w:t>10.1177/0959683608095576</w:t>
        </w:r>
      </w:hyperlink>
      <w:r w:rsidRPr="005D5915">
        <w:rPr>
          <w:rFonts w:cs="Times New Roman"/>
          <w:sz w:val="20"/>
          <w:szCs w:val="20"/>
          <w:lang w:val="en-GB"/>
        </w:rPr>
        <w:t>.</w:t>
      </w:r>
    </w:p>
    <w:p w14:paraId="67F66855" w14:textId="7039DB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Sooraj, K.P., P. Terray, and M. Mujumdar, 2015: Global warming and the weakening of the Asian summer monsoon circulation: assessments from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233–252, doi:</w:t>
      </w:r>
      <w:hyperlink r:id="rId1436" w:history="1">
        <w:r w:rsidRPr="005D5915">
          <w:rPr>
            <w:rStyle w:val="Hyperlink"/>
            <w:rFonts w:cs="Times New Roman"/>
            <w:sz w:val="20"/>
            <w:szCs w:val="20"/>
            <w:lang w:val="en-US"/>
          </w:rPr>
          <w:t>10.1007/s00382-014-2257-7</w:t>
        </w:r>
      </w:hyperlink>
      <w:r w:rsidRPr="005D5915">
        <w:rPr>
          <w:rFonts w:cs="Times New Roman"/>
          <w:sz w:val="20"/>
          <w:szCs w:val="20"/>
          <w:lang w:val="en-GB"/>
        </w:rPr>
        <w:t>.</w:t>
      </w:r>
    </w:p>
    <w:p w14:paraId="76A7A8F9" w14:textId="34462A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and A. Sorteberg, 2016: Low-pressure systems and extreme precipitation in central India: sensitivity to temperature changes.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465–480, doi:</w:t>
      </w:r>
      <w:hyperlink r:id="rId1437" w:history="1">
        <w:r w:rsidRPr="005D5915">
          <w:rPr>
            <w:rStyle w:val="Hyperlink"/>
            <w:rFonts w:cs="Times New Roman"/>
            <w:sz w:val="20"/>
            <w:szCs w:val="20"/>
            <w:lang w:val="en-US"/>
          </w:rPr>
          <w:t>10.1007/s00382-015-2850-4</w:t>
        </w:r>
      </w:hyperlink>
      <w:r w:rsidRPr="005D5915">
        <w:rPr>
          <w:rFonts w:cs="Times New Roman"/>
          <w:sz w:val="20"/>
          <w:szCs w:val="20"/>
          <w:lang w:val="en-GB"/>
        </w:rPr>
        <w:t>.</w:t>
      </w:r>
    </w:p>
    <w:p w14:paraId="02E44FEB" w14:textId="7A3AC0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A. Sorteberg, C. Liu, and R. Rasmussen, 2016: Precipitation response of monsoon low-pressure systems to an idealized uniform temperature increase.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121(11)</w:t>
      </w:r>
      <w:r w:rsidRPr="005D5915">
        <w:rPr>
          <w:rFonts w:cs="Times New Roman"/>
          <w:sz w:val="20"/>
          <w:szCs w:val="20"/>
          <w:lang w:val="en-GB"/>
        </w:rPr>
        <w:t>, 6258–6272, doi:</w:t>
      </w:r>
      <w:hyperlink r:id="rId1438" w:history="1">
        <w:r w:rsidRPr="005D5915">
          <w:rPr>
            <w:rStyle w:val="Hyperlink"/>
            <w:rFonts w:cs="Times New Roman"/>
            <w:sz w:val="20"/>
            <w:szCs w:val="20"/>
            <w:lang w:val="en-US"/>
          </w:rPr>
          <w:t>10.1002/2015jd024658</w:t>
        </w:r>
      </w:hyperlink>
      <w:r w:rsidRPr="005D5915">
        <w:rPr>
          <w:rFonts w:cs="Times New Roman"/>
          <w:sz w:val="20"/>
          <w:szCs w:val="20"/>
          <w:lang w:val="en-GB"/>
        </w:rPr>
        <w:t>.</w:t>
      </w:r>
    </w:p>
    <w:p w14:paraId="3AE83794" w14:textId="661364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C. Schär, D. Lüthi, and E. Kjellström, 2018: Bias patterns and climate change signals in GCM-RCM model chains.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074017, doi:</w:t>
      </w:r>
      <w:hyperlink r:id="rId1439" w:history="1">
        <w:r w:rsidRPr="005D5915">
          <w:rPr>
            <w:rStyle w:val="Hyperlink"/>
            <w:rFonts w:cs="Times New Roman"/>
            <w:sz w:val="20"/>
            <w:szCs w:val="20"/>
            <w:lang w:val="en-US"/>
          </w:rPr>
          <w:t>10.1088/1748-9326/aacc77</w:t>
        </w:r>
      </w:hyperlink>
      <w:r w:rsidRPr="005D5915">
        <w:rPr>
          <w:rFonts w:cs="Times New Roman"/>
          <w:sz w:val="20"/>
          <w:szCs w:val="20"/>
          <w:lang w:val="en-GB"/>
        </w:rPr>
        <w:t>.</w:t>
      </w:r>
    </w:p>
    <w:p w14:paraId="10F22429" w14:textId="3032AD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Sorokina, S.A., C. Li, J.J. Wettstein, and N.G. Kvamstø, 2016: Observed Atmospheric Coupling between Barents Sea Ice and the Warm-Arctic Cold-Siberian Anomaly Pattern.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w:t>
      </w:r>
      <w:r w:rsidRPr="005D5915">
        <w:rPr>
          <w:rFonts w:cs="Times New Roman"/>
          <w:sz w:val="20"/>
          <w:szCs w:val="20"/>
          <w:lang w:val="en-GB"/>
        </w:rPr>
        <w:t>, 495–511, doi:</w:t>
      </w:r>
      <w:hyperlink r:id="rId1440" w:history="1">
        <w:r w:rsidRPr="005D5915">
          <w:rPr>
            <w:rStyle w:val="Hyperlink"/>
            <w:rFonts w:cs="Times New Roman"/>
            <w:sz w:val="20"/>
            <w:szCs w:val="20"/>
            <w:lang w:val="en-US"/>
          </w:rPr>
          <w:t>10.1175/jcli-d-15-0046.1</w:t>
        </w:r>
      </w:hyperlink>
      <w:r w:rsidRPr="005D5915">
        <w:rPr>
          <w:rFonts w:cs="Times New Roman"/>
          <w:sz w:val="20"/>
          <w:szCs w:val="20"/>
          <w:lang w:val="en-GB"/>
        </w:rPr>
        <w:t>.</w:t>
      </w:r>
    </w:p>
    <w:p w14:paraId="232399E4" w14:textId="3781F4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Soto-Navarro, J. et al., 2020: Evolution of Mediterranean Sea water properties under climate change scenarios in the Med-CORDEX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54(3–4)</w:t>
      </w:r>
      <w:r w:rsidRPr="005D5915">
        <w:rPr>
          <w:rFonts w:cs="Times New Roman"/>
          <w:sz w:val="20"/>
          <w:szCs w:val="20"/>
          <w:lang w:val="en-GB"/>
        </w:rPr>
        <w:t>, 2135–2165, doi:</w:t>
      </w:r>
      <w:hyperlink r:id="rId1441" w:history="1">
        <w:r w:rsidRPr="005D5915">
          <w:rPr>
            <w:rStyle w:val="Hyperlink"/>
            <w:rFonts w:cs="Times New Roman"/>
            <w:sz w:val="20"/>
            <w:szCs w:val="20"/>
            <w:lang w:val="en-US"/>
          </w:rPr>
          <w:t>10.1007/s00382-019-05105-4</w:t>
        </w:r>
      </w:hyperlink>
      <w:r w:rsidRPr="005D5915">
        <w:rPr>
          <w:rFonts w:cs="Times New Roman"/>
          <w:sz w:val="20"/>
          <w:szCs w:val="20"/>
          <w:lang w:val="en-GB"/>
        </w:rPr>
        <w:t>.</w:t>
      </w:r>
    </w:p>
    <w:p w14:paraId="0F852B60" w14:textId="75C19A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R.C. Blamey, C.J.C. Reason, A.M. Ramos, and R.M. Trigo, 2018a: The ‘Day Zero’ Cape Town drought and the poleward migration of moisture corridors.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13(12)</w:t>
      </w:r>
      <w:r w:rsidRPr="005D5915">
        <w:rPr>
          <w:rFonts w:cs="Times New Roman"/>
          <w:sz w:val="20"/>
          <w:szCs w:val="20"/>
          <w:lang w:val="en-GB"/>
        </w:rPr>
        <w:t>, 124025, doi:</w:t>
      </w:r>
      <w:hyperlink r:id="rId1442" w:history="1">
        <w:r w:rsidRPr="005D5915">
          <w:rPr>
            <w:rStyle w:val="Hyperlink"/>
            <w:rFonts w:cs="Times New Roman"/>
            <w:sz w:val="20"/>
            <w:szCs w:val="20"/>
            <w:lang w:val="en-US"/>
          </w:rPr>
          <w:t>10.1088/1748-9326/aaebc7</w:t>
        </w:r>
      </w:hyperlink>
      <w:r w:rsidRPr="005D5915">
        <w:rPr>
          <w:rFonts w:cs="Times New Roman"/>
          <w:sz w:val="20"/>
          <w:szCs w:val="20"/>
          <w:lang w:val="en-GB"/>
        </w:rPr>
        <w:t>.</w:t>
      </w:r>
    </w:p>
    <w:p w14:paraId="1F3E69F1" w14:textId="6CEF66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R.M. Trigo, D. Barriopedro, P.M.M. Soares, and J.A. Santos, 2018b: European temperature responses to blocking and ridge regional patterns.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50(1–2)</w:t>
      </w:r>
      <w:r w:rsidRPr="005D5915">
        <w:rPr>
          <w:rFonts w:cs="Times New Roman"/>
          <w:sz w:val="20"/>
          <w:szCs w:val="20"/>
          <w:lang w:val="en-GB"/>
        </w:rPr>
        <w:t>, 457–477, doi:</w:t>
      </w:r>
      <w:hyperlink r:id="rId1443" w:history="1">
        <w:r w:rsidRPr="005D5915">
          <w:rPr>
            <w:rStyle w:val="Hyperlink"/>
            <w:rFonts w:cs="Times New Roman"/>
            <w:sz w:val="20"/>
            <w:szCs w:val="20"/>
            <w:lang w:val="en-US"/>
          </w:rPr>
          <w:t>10.1007/s00382-017-3620-2</w:t>
        </w:r>
      </w:hyperlink>
      <w:r w:rsidRPr="005D5915">
        <w:rPr>
          <w:rFonts w:cs="Times New Roman"/>
          <w:sz w:val="20"/>
          <w:szCs w:val="20"/>
          <w:lang w:val="en-GB"/>
        </w:rPr>
        <w:t>.</w:t>
      </w:r>
    </w:p>
    <w:p w14:paraId="374A7060" w14:textId="28A7F4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et al., 2017: Responses of European precipitation distributions and regimes to different blocking locations.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1141–1160, doi:</w:t>
      </w:r>
      <w:hyperlink r:id="rId1444" w:history="1">
        <w:r w:rsidRPr="005D5915">
          <w:rPr>
            <w:rStyle w:val="Hyperlink"/>
            <w:rFonts w:cs="Times New Roman"/>
            <w:sz w:val="20"/>
            <w:szCs w:val="20"/>
            <w:lang w:val="en-US"/>
          </w:rPr>
          <w:t>10.1007/s00382-016-3132-5</w:t>
        </w:r>
      </w:hyperlink>
      <w:r w:rsidRPr="005D5915">
        <w:rPr>
          <w:rFonts w:cs="Times New Roman"/>
          <w:sz w:val="20"/>
          <w:szCs w:val="20"/>
          <w:lang w:val="en-GB"/>
        </w:rPr>
        <w:t>.</w:t>
      </w:r>
    </w:p>
    <w:p w14:paraId="4E6A67A1" w14:textId="62CC87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Spence, A., W. Poortinga, and N. Pidgeon, 2012: The Psychological Distance of Climate Change.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32(6)</w:t>
      </w:r>
      <w:r w:rsidRPr="005D5915">
        <w:rPr>
          <w:rFonts w:cs="Times New Roman"/>
          <w:sz w:val="20"/>
          <w:szCs w:val="20"/>
          <w:lang w:val="en-GB"/>
        </w:rPr>
        <w:t>, 957–972, doi:</w:t>
      </w:r>
      <w:hyperlink r:id="rId1445" w:history="1">
        <w:r w:rsidRPr="005D5915">
          <w:rPr>
            <w:rStyle w:val="Hyperlink"/>
            <w:rFonts w:cs="Times New Roman"/>
            <w:sz w:val="20"/>
            <w:szCs w:val="20"/>
            <w:lang w:val="en-US"/>
          </w:rPr>
          <w:t>10.1111/j.1539-6924.2011.01695.x</w:t>
        </w:r>
      </w:hyperlink>
      <w:r w:rsidRPr="005D5915">
        <w:rPr>
          <w:rFonts w:cs="Times New Roman"/>
          <w:sz w:val="20"/>
          <w:szCs w:val="20"/>
          <w:lang w:val="en-GB"/>
        </w:rPr>
        <w:t>.</w:t>
      </w:r>
    </w:p>
    <w:p w14:paraId="5B7D58C0" w14:textId="45F4BE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Spennemann, P.C. and A.C. Saulo, 2015: An estimation of the land-atmosphere coupling strength in South America using the Global Land Data Assimilation System.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35(14)</w:t>
      </w:r>
      <w:r w:rsidRPr="005D5915">
        <w:rPr>
          <w:rFonts w:cs="Times New Roman"/>
          <w:sz w:val="20"/>
          <w:szCs w:val="20"/>
          <w:lang w:val="en-GB"/>
        </w:rPr>
        <w:t>, 4151–4166, doi:</w:t>
      </w:r>
      <w:hyperlink r:id="rId1446" w:history="1">
        <w:r w:rsidRPr="005D5915">
          <w:rPr>
            <w:rStyle w:val="Hyperlink"/>
            <w:rFonts w:cs="Times New Roman"/>
            <w:sz w:val="20"/>
            <w:szCs w:val="20"/>
            <w:lang w:val="en-US"/>
          </w:rPr>
          <w:t>10.1002/joc.4274</w:t>
        </w:r>
      </w:hyperlink>
      <w:r w:rsidRPr="005D5915">
        <w:rPr>
          <w:rFonts w:cs="Times New Roman"/>
          <w:sz w:val="20"/>
          <w:szCs w:val="20"/>
          <w:lang w:val="en-GB"/>
        </w:rPr>
        <w:t>.</w:t>
      </w:r>
    </w:p>
    <w:p w14:paraId="594309F2" w14:textId="30FD3A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Sperber, K.R. et al., 2013: The Asian summer monsoon: an intercomparison of CMIP5 vs. CMIP3 simulations of the late 20th century.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2711–2744, doi:</w:t>
      </w:r>
      <w:hyperlink r:id="rId1447" w:history="1">
        <w:r w:rsidRPr="005D5915">
          <w:rPr>
            <w:rStyle w:val="Hyperlink"/>
            <w:rFonts w:cs="Times New Roman"/>
            <w:sz w:val="20"/>
            <w:szCs w:val="20"/>
            <w:lang w:val="en-US"/>
          </w:rPr>
          <w:t>10.1007/s00382-012-1607-6</w:t>
        </w:r>
      </w:hyperlink>
      <w:r w:rsidRPr="005D5915">
        <w:rPr>
          <w:rFonts w:cs="Times New Roman"/>
          <w:sz w:val="20"/>
          <w:szCs w:val="20"/>
          <w:lang w:val="en-GB"/>
        </w:rPr>
        <w:t>.</w:t>
      </w:r>
    </w:p>
    <w:p w14:paraId="7DB0BD61" w14:textId="0886F3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Spero, T.L., C.G. Nolte, J.H. Bowden, M.S. Mallard, and J.A. Herwehe, 2016: The Impact of Incongruous Lake Temperatures on Regional Climate Extremes Downscaled from the CMIP5 Archive Using the WRF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w:t>
      </w:r>
      <w:r w:rsidRPr="005D5915">
        <w:rPr>
          <w:rFonts w:cs="Times New Roman"/>
          <w:sz w:val="20"/>
          <w:szCs w:val="20"/>
          <w:lang w:val="en-GB"/>
        </w:rPr>
        <w:t>, 839–853, doi:</w:t>
      </w:r>
      <w:hyperlink r:id="rId1448" w:history="1">
        <w:r w:rsidRPr="005D5915">
          <w:rPr>
            <w:rStyle w:val="Hyperlink"/>
            <w:rFonts w:cs="Times New Roman"/>
            <w:sz w:val="20"/>
            <w:szCs w:val="20"/>
            <w:lang w:val="en-US"/>
          </w:rPr>
          <w:t>10.1175/jcli-d-15-0233.1</w:t>
        </w:r>
      </w:hyperlink>
      <w:r w:rsidRPr="005D5915">
        <w:rPr>
          <w:rFonts w:cs="Times New Roman"/>
          <w:sz w:val="20"/>
          <w:szCs w:val="20"/>
          <w:lang w:val="en-GB"/>
        </w:rPr>
        <w:t>.</w:t>
      </w:r>
    </w:p>
    <w:p w14:paraId="3C292F7F" w14:textId="75B1EF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Spinoni, J., J. Vogt, G. Naumann, P. Barbosa, and A. Dosio, 2018: Will drought events become more frequent and severe in Europe?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38(4)</w:t>
      </w:r>
      <w:r w:rsidRPr="005D5915">
        <w:rPr>
          <w:rFonts w:cs="Times New Roman"/>
          <w:sz w:val="20"/>
          <w:szCs w:val="20"/>
          <w:lang w:val="en-GB"/>
        </w:rPr>
        <w:t>, 1718–1736, doi:</w:t>
      </w:r>
      <w:hyperlink r:id="rId1449" w:history="1">
        <w:r w:rsidRPr="005D5915">
          <w:rPr>
            <w:rStyle w:val="Hyperlink"/>
            <w:rFonts w:cs="Times New Roman"/>
            <w:sz w:val="20"/>
            <w:szCs w:val="20"/>
            <w:lang w:val="en-US"/>
          </w:rPr>
          <w:t>10.1002/joc.5291</w:t>
        </w:r>
      </w:hyperlink>
      <w:r w:rsidRPr="005D5915">
        <w:rPr>
          <w:rFonts w:cs="Times New Roman"/>
          <w:sz w:val="20"/>
          <w:szCs w:val="20"/>
          <w:lang w:val="en-GB"/>
        </w:rPr>
        <w:t>.</w:t>
      </w:r>
    </w:p>
    <w:p w14:paraId="464B162C" w14:textId="17D6B0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Spinoni, J. et al., 2020: Future Global Meteorological Drought Hot Spots: A Study Based on CORDEX Data.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33(9)</w:t>
      </w:r>
      <w:r w:rsidRPr="005D5915">
        <w:rPr>
          <w:rFonts w:cs="Times New Roman"/>
          <w:sz w:val="20"/>
          <w:szCs w:val="20"/>
          <w:lang w:val="en-GB"/>
        </w:rPr>
        <w:t>, 3635–3661, doi:</w:t>
      </w:r>
      <w:hyperlink r:id="rId1450" w:history="1">
        <w:r w:rsidRPr="005D5915">
          <w:rPr>
            <w:rStyle w:val="Hyperlink"/>
            <w:rFonts w:cs="Times New Roman"/>
            <w:sz w:val="20"/>
            <w:szCs w:val="20"/>
            <w:lang w:val="en-US"/>
          </w:rPr>
          <w:t>10.1175/jcli-d-19-0084.1</w:t>
        </w:r>
      </w:hyperlink>
      <w:r w:rsidRPr="005D5915">
        <w:rPr>
          <w:rFonts w:cs="Times New Roman"/>
          <w:sz w:val="20"/>
          <w:szCs w:val="20"/>
          <w:lang w:val="en-GB"/>
        </w:rPr>
        <w:t>.</w:t>
      </w:r>
    </w:p>
    <w:p w14:paraId="22456DAA" w14:textId="7C6DBE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Sprenger, M. et al., 2017: Global Climatologies of Eulerian and Lagrangian Flow Features based on ERA-Interim.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98(8)</w:t>
      </w:r>
      <w:r w:rsidRPr="005D5915">
        <w:rPr>
          <w:rFonts w:cs="Times New Roman"/>
          <w:sz w:val="20"/>
          <w:szCs w:val="20"/>
          <w:lang w:val="en-GB"/>
        </w:rPr>
        <w:t>, 1739–1748, doi:</w:t>
      </w:r>
      <w:hyperlink r:id="rId1451" w:history="1">
        <w:r w:rsidRPr="005D5915">
          <w:rPr>
            <w:rStyle w:val="Hyperlink"/>
            <w:rFonts w:cs="Times New Roman"/>
            <w:sz w:val="20"/>
            <w:szCs w:val="20"/>
            <w:lang w:val="en-US"/>
          </w:rPr>
          <w:t>10.1175/bams-d-15-00299.1</w:t>
        </w:r>
      </w:hyperlink>
      <w:r w:rsidRPr="005D5915">
        <w:rPr>
          <w:rFonts w:cs="Times New Roman"/>
          <w:sz w:val="20"/>
          <w:szCs w:val="20"/>
          <w:lang w:val="en-GB"/>
        </w:rPr>
        <w:t>.</w:t>
      </w:r>
    </w:p>
    <w:p w14:paraId="193E1465" w14:textId="18CDD8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Stager, J.C. et al., 2012: Precipitation variability in the winter rainfall zone of South Africa during the last 1400 yr linked to the austral westerlies.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877–887, doi:</w:t>
      </w:r>
      <w:hyperlink r:id="rId1452" w:history="1">
        <w:r w:rsidRPr="005D5915">
          <w:rPr>
            <w:rStyle w:val="Hyperlink"/>
            <w:rFonts w:cs="Times New Roman"/>
            <w:sz w:val="20"/>
            <w:szCs w:val="20"/>
            <w:lang w:val="en-US"/>
          </w:rPr>
          <w:t>10.5194/cp-8-877-2012</w:t>
        </w:r>
      </w:hyperlink>
      <w:r w:rsidRPr="005D5915">
        <w:rPr>
          <w:rFonts w:cs="Times New Roman"/>
          <w:sz w:val="20"/>
          <w:szCs w:val="20"/>
          <w:lang w:val="en-GB"/>
        </w:rPr>
        <w:t>.</w:t>
      </w:r>
    </w:p>
    <w:p w14:paraId="2C02BB6A" w14:textId="1B4C9A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Staten, P.W., J. Lu, K.M. Grise, S.M. Davis, and T. Birner, 2018: Re-examining tropical expansion.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768–775, doi:</w:t>
      </w:r>
      <w:hyperlink r:id="rId1453" w:history="1">
        <w:r w:rsidRPr="005D5915">
          <w:rPr>
            <w:rStyle w:val="Hyperlink"/>
            <w:rFonts w:cs="Times New Roman"/>
            <w:sz w:val="20"/>
            <w:szCs w:val="20"/>
            <w:lang w:val="en-US"/>
          </w:rPr>
          <w:t>10.1038/s41558-018-0246-2</w:t>
        </w:r>
      </w:hyperlink>
      <w:r w:rsidRPr="005D5915">
        <w:rPr>
          <w:rFonts w:cs="Times New Roman"/>
          <w:sz w:val="20"/>
          <w:szCs w:val="20"/>
          <w:lang w:val="en-GB"/>
        </w:rPr>
        <w:t>.</w:t>
      </w:r>
    </w:p>
    <w:p w14:paraId="64DFBCB3" w14:textId="45D919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Stegehuis, A.I. et al., 2015: An observation-constrained multi-physics WRF ensemble for simulating European mega heat waves.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8(7)</w:t>
      </w:r>
      <w:r w:rsidRPr="005D5915">
        <w:rPr>
          <w:rFonts w:cs="Times New Roman"/>
          <w:sz w:val="20"/>
          <w:szCs w:val="20"/>
          <w:lang w:val="en-GB"/>
        </w:rPr>
        <w:t>, 2285–2298, doi:</w:t>
      </w:r>
      <w:hyperlink r:id="rId1454" w:history="1">
        <w:r w:rsidRPr="005D5915">
          <w:rPr>
            <w:rStyle w:val="Hyperlink"/>
            <w:rFonts w:cs="Times New Roman"/>
            <w:sz w:val="20"/>
            <w:szCs w:val="20"/>
            <w:lang w:val="en-US"/>
          </w:rPr>
          <w:t>10.5194/gmd-8-2285-2015</w:t>
        </w:r>
      </w:hyperlink>
      <w:r w:rsidRPr="005D5915">
        <w:rPr>
          <w:rFonts w:cs="Times New Roman"/>
          <w:sz w:val="20"/>
          <w:szCs w:val="20"/>
          <w:lang w:val="en-GB"/>
        </w:rPr>
        <w:t>.</w:t>
      </w:r>
    </w:p>
    <w:p w14:paraId="34C0F797" w14:textId="08F397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Steiger, N.J., J.E. Smerdon, E.R. Cook, and B.I. Cook, 2018: A reconstruction of global hydroclimate and dynamical variables over the Common Era.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180086, doi:</w:t>
      </w:r>
      <w:hyperlink r:id="rId1455" w:history="1">
        <w:r w:rsidRPr="005D5915">
          <w:rPr>
            <w:rStyle w:val="Hyperlink"/>
            <w:rFonts w:cs="Times New Roman"/>
            <w:sz w:val="20"/>
            <w:szCs w:val="20"/>
            <w:lang w:val="en-US"/>
          </w:rPr>
          <w:t>10.1038/sdata.2018.86</w:t>
        </w:r>
      </w:hyperlink>
      <w:r w:rsidRPr="005D5915">
        <w:rPr>
          <w:rFonts w:cs="Times New Roman"/>
          <w:sz w:val="20"/>
          <w:szCs w:val="20"/>
          <w:lang w:val="en-GB"/>
        </w:rPr>
        <w:t>.</w:t>
      </w:r>
    </w:p>
    <w:p w14:paraId="0407A54D" w14:textId="2AC73D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Stephens, G. et al., 2018: Cloudsat and calipso within the a-train: Ten years of actively observing the earth system.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99(3)</w:t>
      </w:r>
      <w:r w:rsidRPr="005D5915">
        <w:rPr>
          <w:rFonts w:cs="Times New Roman"/>
          <w:sz w:val="20"/>
          <w:szCs w:val="20"/>
          <w:lang w:val="en-GB"/>
        </w:rPr>
        <w:t>, 569–581, doi:</w:t>
      </w:r>
      <w:hyperlink r:id="rId1456" w:history="1">
        <w:r w:rsidRPr="005D5915">
          <w:rPr>
            <w:rStyle w:val="Hyperlink"/>
            <w:rFonts w:cs="Times New Roman"/>
            <w:sz w:val="20"/>
            <w:szCs w:val="20"/>
            <w:lang w:val="en-US"/>
          </w:rPr>
          <w:t>10.1175/bams-d-16-0324.1</w:t>
        </w:r>
      </w:hyperlink>
      <w:r w:rsidRPr="005D5915">
        <w:rPr>
          <w:rFonts w:cs="Times New Roman"/>
          <w:sz w:val="20"/>
          <w:szCs w:val="20"/>
          <w:lang w:val="en-GB"/>
        </w:rPr>
        <w:t>.</w:t>
      </w:r>
    </w:p>
    <w:p w14:paraId="388D1FD2" w14:textId="411D45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 B. et al., 2017: MACv2-SP: a parameterization of anthropogenic aerosol optical properties and an associated Twomey effect for use in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433–452, doi:</w:t>
      </w:r>
      <w:hyperlink r:id="rId1457" w:history="1">
        <w:r w:rsidRPr="005D5915">
          <w:rPr>
            <w:rStyle w:val="Hyperlink"/>
            <w:rFonts w:cs="Times New Roman"/>
            <w:sz w:val="20"/>
            <w:szCs w:val="20"/>
            <w:lang w:val="en-US"/>
          </w:rPr>
          <w:t>10.5194/gmd-10-433-2017</w:t>
        </w:r>
      </w:hyperlink>
      <w:r w:rsidRPr="005D5915">
        <w:rPr>
          <w:rFonts w:cs="Times New Roman"/>
          <w:sz w:val="20"/>
          <w:szCs w:val="20"/>
          <w:lang w:val="en-GB"/>
        </w:rPr>
        <w:t>.</w:t>
      </w:r>
    </w:p>
    <w:p w14:paraId="1B0F6219" w14:textId="3CBC95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 B. et al., 2019: DYAMOND: the DYnamics of the Atmospheric general circulation Modeled On Non-hydrostatic Domains.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61, doi:</w:t>
      </w:r>
      <w:hyperlink r:id="rId1458" w:history="1">
        <w:r w:rsidRPr="005D5915">
          <w:rPr>
            <w:rStyle w:val="Hyperlink"/>
            <w:rFonts w:cs="Times New Roman"/>
            <w:sz w:val="20"/>
            <w:szCs w:val="20"/>
            <w:lang w:val="en-US"/>
          </w:rPr>
          <w:t>10.1186/s40645-019-0304-z</w:t>
        </w:r>
      </w:hyperlink>
      <w:r w:rsidRPr="005D5915">
        <w:rPr>
          <w:rFonts w:cs="Times New Roman"/>
          <w:sz w:val="20"/>
          <w:szCs w:val="20"/>
          <w:lang w:val="en-GB"/>
        </w:rPr>
        <w:t>.</w:t>
      </w:r>
    </w:p>
    <w:p w14:paraId="29C95FA2" w14:textId="405B7E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Stevenson, S., B. Otto-Bliesner, J. Fasullo, and E. Brady, 2016: “El Niño Like” Hydroclimate Responses to Last Millennium Volcanic Eruptions.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29(8)</w:t>
      </w:r>
      <w:r w:rsidRPr="005D5915">
        <w:rPr>
          <w:rFonts w:cs="Times New Roman"/>
          <w:sz w:val="20"/>
          <w:szCs w:val="20"/>
          <w:lang w:val="en-GB"/>
        </w:rPr>
        <w:t>, 2907–2921, doi:</w:t>
      </w:r>
      <w:hyperlink r:id="rId1459" w:history="1">
        <w:r w:rsidRPr="005D5915">
          <w:rPr>
            <w:rStyle w:val="Hyperlink"/>
            <w:rFonts w:cs="Times New Roman"/>
            <w:sz w:val="20"/>
            <w:szCs w:val="20"/>
            <w:lang w:val="en-US"/>
          </w:rPr>
          <w:t>10.1175/jcli-d-15-0239.1</w:t>
        </w:r>
      </w:hyperlink>
      <w:r w:rsidRPr="005D5915">
        <w:rPr>
          <w:rFonts w:cs="Times New Roman"/>
          <w:sz w:val="20"/>
          <w:szCs w:val="20"/>
          <w:lang w:val="en-GB"/>
        </w:rPr>
        <w:t>.</w:t>
      </w:r>
    </w:p>
    <w:p w14:paraId="11235228" w14:textId="4D18F5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Stevenson, S., J.T. Fasullo, B.L. Otto-Bliesner, R.A. Tomas, and C. Gao, 2017: Role of eruption season in reconciling model and proxy responses to tropical volcanism.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114(8)</w:t>
      </w:r>
      <w:r w:rsidRPr="005D5915">
        <w:rPr>
          <w:rFonts w:cs="Times New Roman"/>
          <w:sz w:val="20"/>
          <w:szCs w:val="20"/>
          <w:lang w:val="en-GB"/>
        </w:rPr>
        <w:t>, 1822 LP  – 1826, doi:</w:t>
      </w:r>
      <w:hyperlink r:id="rId1460" w:history="1">
        <w:r w:rsidRPr="005D5915">
          <w:rPr>
            <w:rStyle w:val="Hyperlink"/>
            <w:rFonts w:cs="Times New Roman"/>
            <w:sz w:val="20"/>
            <w:szCs w:val="20"/>
            <w:lang w:val="en-US"/>
          </w:rPr>
          <w:t>10.1073/pnas.1612505114</w:t>
        </w:r>
      </w:hyperlink>
      <w:r w:rsidRPr="005D5915">
        <w:rPr>
          <w:rFonts w:cs="Times New Roman"/>
          <w:sz w:val="20"/>
          <w:szCs w:val="20"/>
          <w:lang w:val="en-GB"/>
        </w:rPr>
        <w:t>.</w:t>
      </w:r>
    </w:p>
    <w:p w14:paraId="5188B9CF" w14:textId="0047EF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Steynor, A. and L. Pasquini, 2019: Informing climate services in Africa through climate change risk perceptions.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100112, doi:</w:t>
      </w:r>
      <w:hyperlink r:id="rId1461" w:history="1">
        <w:r w:rsidRPr="005D5915">
          <w:rPr>
            <w:rStyle w:val="Hyperlink"/>
            <w:rFonts w:cs="Times New Roman"/>
            <w:sz w:val="20"/>
            <w:szCs w:val="20"/>
            <w:lang w:val="en-US"/>
          </w:rPr>
          <w:t>10.1016/j.cliser.2019.100112</w:t>
        </w:r>
      </w:hyperlink>
      <w:r w:rsidRPr="005D5915">
        <w:rPr>
          <w:rFonts w:cs="Times New Roman"/>
          <w:sz w:val="20"/>
          <w:szCs w:val="20"/>
          <w:lang w:val="en-GB"/>
        </w:rPr>
        <w:t>.</w:t>
      </w:r>
    </w:p>
    <w:p w14:paraId="62B5A06A" w14:textId="1A0275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Steynor, A., J. Padgham, C. Jack, B. Hewitson, and C. Lennard, 2016: Co-exploratory climate risk workshops: Experiences from urban Africa.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95–102, doi:</w:t>
      </w:r>
      <w:hyperlink r:id="rId1462" w:history="1">
        <w:r w:rsidRPr="005D5915">
          <w:rPr>
            <w:rStyle w:val="Hyperlink"/>
            <w:rFonts w:cs="Times New Roman"/>
            <w:sz w:val="20"/>
            <w:szCs w:val="20"/>
            <w:lang w:val="en-US"/>
          </w:rPr>
          <w:t>10.1016/j.crm.2016.03.001</w:t>
        </w:r>
      </w:hyperlink>
      <w:r w:rsidRPr="005D5915">
        <w:rPr>
          <w:rFonts w:cs="Times New Roman"/>
          <w:sz w:val="20"/>
          <w:szCs w:val="20"/>
          <w:lang w:val="en-GB"/>
        </w:rPr>
        <w:t>.</w:t>
      </w:r>
    </w:p>
    <w:p w14:paraId="6B55B954" w14:textId="2C518D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Stillinger, T., D.A. Roberts, N.M. Collar, and J. Dozier, 2019: Cloud Masking for Landsat 8 and MODIS Terra Over Snow-Covered Terrain: Error Analysis and Spectral Similarity Between Snow and Cloud.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55(7)</w:t>
      </w:r>
      <w:r w:rsidRPr="005D5915">
        <w:rPr>
          <w:rFonts w:cs="Times New Roman"/>
          <w:sz w:val="20"/>
          <w:szCs w:val="20"/>
          <w:lang w:val="en-GB"/>
        </w:rPr>
        <w:t>, 6169–6184, doi:</w:t>
      </w:r>
      <w:hyperlink r:id="rId1463" w:history="1">
        <w:r w:rsidRPr="005D5915">
          <w:rPr>
            <w:rStyle w:val="Hyperlink"/>
            <w:rFonts w:cs="Times New Roman"/>
            <w:sz w:val="20"/>
            <w:szCs w:val="20"/>
            <w:lang w:val="en-US"/>
          </w:rPr>
          <w:t>10.1029/2019wr024932</w:t>
        </w:r>
      </w:hyperlink>
      <w:r w:rsidRPr="005D5915">
        <w:rPr>
          <w:rFonts w:cs="Times New Roman"/>
          <w:sz w:val="20"/>
          <w:szCs w:val="20"/>
          <w:lang w:val="en-GB"/>
        </w:rPr>
        <w:t>.</w:t>
      </w:r>
    </w:p>
    <w:p w14:paraId="4FACAF6C" w14:textId="7F721B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Stocker, T.F., Q. Dahe, G.-K. Plattner, and M. Tignor, 2015: Workshop Report of the Intergovernmental Panel on Climate Change Workshop on Regional Climate Projections and their Use in Impacts and Risk Analysis Studies. []. IPCC Working Group I Technical Support Unit, University of Bern, Bern, Switzerland, 171 pp.</w:t>
      </w:r>
    </w:p>
    <w:p w14:paraId="57834896" w14:textId="020449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Stoffel, M. et al., 2015: Estimates of volcanic-induced cooling in the Northern Hemisphere over the past 1,500 years.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784–788, doi:</w:t>
      </w:r>
      <w:hyperlink r:id="rId1464" w:history="1">
        <w:r w:rsidRPr="005D5915">
          <w:rPr>
            <w:rStyle w:val="Hyperlink"/>
            <w:rFonts w:cs="Times New Roman"/>
            <w:sz w:val="20"/>
            <w:szCs w:val="20"/>
            <w:lang w:val="en-US"/>
          </w:rPr>
          <w:t>10.1038/ngeo2526</w:t>
        </w:r>
      </w:hyperlink>
      <w:r w:rsidRPr="005D5915">
        <w:rPr>
          <w:rFonts w:cs="Times New Roman"/>
          <w:sz w:val="20"/>
          <w:szCs w:val="20"/>
          <w:lang w:val="en-GB"/>
        </w:rPr>
        <w:t>.</w:t>
      </w:r>
    </w:p>
    <w:p w14:paraId="7993B712" w14:textId="50D57D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Stoner, A.M.K., K. Hayhoe, X. Yang, and D.J. Wuebbles, 2013: An asynchronous regional regression model for statistical downscaling of daily climate variables.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2473–2494, doi:</w:t>
      </w:r>
      <w:hyperlink r:id="rId1465" w:history="1">
        <w:r w:rsidRPr="005D5915">
          <w:rPr>
            <w:rStyle w:val="Hyperlink"/>
            <w:rFonts w:cs="Times New Roman"/>
            <w:sz w:val="20"/>
            <w:szCs w:val="20"/>
            <w:lang w:val="en-US"/>
          </w:rPr>
          <w:t>10.1002/joc.3603</w:t>
        </w:r>
      </w:hyperlink>
      <w:r w:rsidRPr="005D5915">
        <w:rPr>
          <w:rFonts w:cs="Times New Roman"/>
          <w:sz w:val="20"/>
          <w:szCs w:val="20"/>
          <w:lang w:val="en-GB"/>
        </w:rPr>
        <w:t>.</w:t>
      </w:r>
    </w:p>
    <w:p w14:paraId="2949B311" w14:textId="54B067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Stott, P., P. Good, G. Jones, N. Gillett, and E. Hawkins, 2013: The upper end of climate model temperature projections is inconsistent with past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014024, doi:</w:t>
      </w:r>
      <w:hyperlink r:id="rId1466" w:history="1">
        <w:r w:rsidRPr="005D5915">
          <w:rPr>
            <w:rStyle w:val="Hyperlink"/>
            <w:rFonts w:cs="Times New Roman"/>
            <w:sz w:val="20"/>
            <w:szCs w:val="20"/>
            <w:lang w:val="en-US"/>
          </w:rPr>
          <w:t>10.1088/1748-9326/8/1/014024</w:t>
        </w:r>
      </w:hyperlink>
      <w:r w:rsidRPr="005D5915">
        <w:rPr>
          <w:rFonts w:cs="Times New Roman"/>
          <w:sz w:val="20"/>
          <w:szCs w:val="20"/>
          <w:lang w:val="en-GB"/>
        </w:rPr>
        <w:t>.</w:t>
      </w:r>
    </w:p>
    <w:p w14:paraId="0E75AA6A" w14:textId="1715C5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Stott, P.A. and J.A. Kettleborough, 2002: Origins and estimates of uncertainty in predictions of twenty-first century temperature rise.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416(6882)</w:t>
      </w:r>
      <w:r w:rsidRPr="005D5915">
        <w:rPr>
          <w:rFonts w:cs="Times New Roman"/>
          <w:sz w:val="20"/>
          <w:szCs w:val="20"/>
          <w:lang w:val="en-GB"/>
        </w:rPr>
        <w:t>, 723–726, doi:</w:t>
      </w:r>
      <w:hyperlink r:id="rId1467" w:history="1">
        <w:r w:rsidRPr="005D5915">
          <w:rPr>
            <w:rStyle w:val="Hyperlink"/>
            <w:rFonts w:cs="Times New Roman"/>
            <w:sz w:val="20"/>
            <w:szCs w:val="20"/>
            <w:lang w:val="en-US"/>
          </w:rPr>
          <w:t>10.1038/416723a</w:t>
        </w:r>
      </w:hyperlink>
      <w:r w:rsidRPr="005D5915">
        <w:rPr>
          <w:rFonts w:cs="Times New Roman"/>
          <w:sz w:val="20"/>
          <w:szCs w:val="20"/>
          <w:lang w:val="en-GB"/>
        </w:rPr>
        <w:t>.</w:t>
      </w:r>
    </w:p>
    <w:p w14:paraId="393B896D" w14:textId="6CC0DC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Strandberg, G. and E. Kjellström, 2019: Climate Impacts from Afforestation and Deforestation in Europe. </w:t>
      </w:r>
      <w:r w:rsidRPr="005D5915">
        <w:rPr>
          <w:rFonts w:cs="Times New Roman"/>
          <w:i/>
          <w:sz w:val="20"/>
          <w:szCs w:val="20"/>
          <w:lang w:val="en-GB"/>
        </w:rPr>
        <w:t>Earth Interactions</w:t>
      </w:r>
      <w:r w:rsidRPr="005D5915">
        <w:rPr>
          <w:rFonts w:cs="Times New Roman"/>
          <w:sz w:val="20"/>
          <w:szCs w:val="20"/>
          <w:lang w:val="en-GB"/>
        </w:rPr>
        <w:t xml:space="preserve">, </w:t>
      </w:r>
      <w:r w:rsidRPr="005D5915">
        <w:rPr>
          <w:rFonts w:cs="Times New Roman"/>
          <w:b/>
          <w:sz w:val="20"/>
          <w:szCs w:val="20"/>
          <w:lang w:val="en-GB"/>
        </w:rPr>
        <w:t>23(1)</w:t>
      </w:r>
      <w:r w:rsidRPr="005D5915">
        <w:rPr>
          <w:rFonts w:cs="Times New Roman"/>
          <w:sz w:val="20"/>
          <w:szCs w:val="20"/>
          <w:lang w:val="en-GB"/>
        </w:rPr>
        <w:t>, 1–27, doi:</w:t>
      </w:r>
      <w:hyperlink r:id="rId1468" w:history="1">
        <w:r w:rsidRPr="005D5915">
          <w:rPr>
            <w:rStyle w:val="Hyperlink"/>
            <w:rFonts w:cs="Times New Roman"/>
            <w:sz w:val="20"/>
            <w:szCs w:val="20"/>
            <w:lang w:val="en-US"/>
          </w:rPr>
          <w:t>10.1175/ei-d-17-0033.1</w:t>
        </w:r>
      </w:hyperlink>
      <w:r w:rsidRPr="005D5915">
        <w:rPr>
          <w:rFonts w:cs="Times New Roman"/>
          <w:sz w:val="20"/>
          <w:szCs w:val="20"/>
          <w:lang w:val="en-GB"/>
        </w:rPr>
        <w:t>.</w:t>
      </w:r>
    </w:p>
    <w:p w14:paraId="3DD4952A" w14:textId="77E646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Strasser, U. et al., 2019: Storylines of combined future land use and climate scenarios and their hydrological impacts in an Alpine catchment (Brixental/Austria).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657</w:t>
      </w:r>
      <w:r w:rsidRPr="005D5915">
        <w:rPr>
          <w:rFonts w:cs="Times New Roman"/>
          <w:sz w:val="20"/>
          <w:szCs w:val="20"/>
          <w:lang w:val="en-GB"/>
        </w:rPr>
        <w:t>, 746–763, doi:</w:t>
      </w:r>
      <w:hyperlink r:id="rId1469" w:history="1">
        <w:r w:rsidRPr="005D5915">
          <w:rPr>
            <w:rStyle w:val="Hyperlink"/>
            <w:rFonts w:cs="Times New Roman"/>
            <w:sz w:val="20"/>
            <w:szCs w:val="20"/>
            <w:lang w:val="en-US"/>
          </w:rPr>
          <w:t>10.1016/j.scitotenv.2018.12.077</w:t>
        </w:r>
      </w:hyperlink>
      <w:r w:rsidRPr="005D5915">
        <w:rPr>
          <w:rFonts w:cs="Times New Roman"/>
          <w:sz w:val="20"/>
          <w:szCs w:val="20"/>
          <w:lang w:val="en-GB"/>
        </w:rPr>
        <w:t>.</w:t>
      </w:r>
    </w:p>
    <w:p w14:paraId="58302976" w14:textId="096A6C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Stratton, R.A. et al., 2018: A Pan-African Convection-Permitting Regional Climate Simulation with the Met Office Unified Model: CP4-Africa.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3485–3508, doi:</w:t>
      </w:r>
      <w:hyperlink r:id="rId1470" w:history="1">
        <w:r w:rsidRPr="005D5915">
          <w:rPr>
            <w:rStyle w:val="Hyperlink"/>
            <w:rFonts w:cs="Times New Roman"/>
            <w:sz w:val="20"/>
            <w:szCs w:val="20"/>
            <w:lang w:val="en-US"/>
          </w:rPr>
          <w:t>10.1175/jcli-d-17-0503.1</w:t>
        </w:r>
      </w:hyperlink>
      <w:r w:rsidRPr="005D5915">
        <w:rPr>
          <w:rFonts w:cs="Times New Roman"/>
          <w:sz w:val="20"/>
          <w:szCs w:val="20"/>
          <w:lang w:val="en-GB"/>
        </w:rPr>
        <w:t>.</w:t>
      </w:r>
    </w:p>
    <w:p w14:paraId="52D1C331" w14:textId="4BA32F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Street, R.B., 2016: Towards a leading role on climate services in Europe: A research and innovation roadmap.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w:t>
      </w:r>
      <w:r w:rsidRPr="005D5915">
        <w:rPr>
          <w:rFonts w:cs="Times New Roman"/>
          <w:sz w:val="20"/>
          <w:szCs w:val="20"/>
          <w:lang w:val="en-GB"/>
        </w:rPr>
        <w:t>, 2–5, doi:</w:t>
      </w:r>
      <w:hyperlink r:id="rId1471" w:history="1">
        <w:r w:rsidRPr="005D5915">
          <w:rPr>
            <w:rStyle w:val="Hyperlink"/>
            <w:rFonts w:cs="Times New Roman"/>
            <w:sz w:val="20"/>
            <w:szCs w:val="20"/>
            <w:lang w:val="en-US"/>
          </w:rPr>
          <w:t>10.1016/j.cliser.2015.12.001</w:t>
        </w:r>
      </w:hyperlink>
      <w:r w:rsidRPr="005D5915">
        <w:rPr>
          <w:rFonts w:cs="Times New Roman"/>
          <w:sz w:val="20"/>
          <w:szCs w:val="20"/>
          <w:lang w:val="en-GB"/>
        </w:rPr>
        <w:t>.</w:t>
      </w:r>
    </w:p>
    <w:p w14:paraId="4E553553" w14:textId="30C281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Strobach, E. and G. Bel, 2019: Regional decadal climate predictions using an ensemble of WRF parameterizations driven by the MIROC5 GCM.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58(3)</w:t>
      </w:r>
      <w:r w:rsidRPr="005D5915">
        <w:rPr>
          <w:rFonts w:cs="Times New Roman"/>
          <w:sz w:val="20"/>
          <w:szCs w:val="20"/>
          <w:lang w:val="en-GB"/>
        </w:rPr>
        <w:t>, 527–549, doi:</w:t>
      </w:r>
      <w:hyperlink r:id="rId1472" w:history="1">
        <w:r w:rsidRPr="005D5915">
          <w:rPr>
            <w:rStyle w:val="Hyperlink"/>
            <w:rFonts w:cs="Times New Roman"/>
            <w:sz w:val="20"/>
            <w:szCs w:val="20"/>
            <w:lang w:val="en-US"/>
          </w:rPr>
          <w:t>10.1175/jamc-d-18-0051.1</w:t>
        </w:r>
      </w:hyperlink>
      <w:r w:rsidRPr="005D5915">
        <w:rPr>
          <w:rFonts w:cs="Times New Roman"/>
          <w:sz w:val="20"/>
          <w:szCs w:val="20"/>
          <w:lang w:val="en-GB"/>
        </w:rPr>
        <w:t>.</w:t>
      </w:r>
    </w:p>
    <w:p w14:paraId="30EB5F0E" w14:textId="610D40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Strong, J.D.O., G.A. Vecchi, and P. Ginoux, 2015: The Response of the Tropical Atlantic and West African Climate to Saharan Dust in a Fully Coupled GCM.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28(18)</w:t>
      </w:r>
      <w:r w:rsidRPr="005D5915">
        <w:rPr>
          <w:rFonts w:cs="Times New Roman"/>
          <w:sz w:val="20"/>
          <w:szCs w:val="20"/>
          <w:lang w:val="en-GB"/>
        </w:rPr>
        <w:t>, 7071–7092, doi:</w:t>
      </w:r>
      <w:hyperlink r:id="rId1473" w:history="1">
        <w:r w:rsidRPr="005D5915">
          <w:rPr>
            <w:rStyle w:val="Hyperlink"/>
            <w:rFonts w:cs="Times New Roman"/>
            <w:sz w:val="20"/>
            <w:szCs w:val="20"/>
            <w:lang w:val="en-US"/>
          </w:rPr>
          <w:t>10.1175/jcli-d-14-00797.1</w:t>
        </w:r>
      </w:hyperlink>
      <w:r w:rsidRPr="005D5915">
        <w:rPr>
          <w:rFonts w:cs="Times New Roman"/>
          <w:sz w:val="20"/>
          <w:szCs w:val="20"/>
          <w:lang w:val="en-GB"/>
        </w:rPr>
        <w:t>.</w:t>
      </w:r>
    </w:p>
    <w:p w14:paraId="546839B6" w14:textId="4FF40D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 C.-H. et al., 2019: BARRA v1.0: the Bureau of Meteorology Atmospheric high-resolution Regional Reanalysis for Australia.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2049–2068, doi:</w:t>
      </w:r>
      <w:hyperlink r:id="rId1474" w:history="1">
        <w:r w:rsidRPr="005D5915">
          <w:rPr>
            <w:rStyle w:val="Hyperlink"/>
            <w:rFonts w:cs="Times New Roman"/>
            <w:sz w:val="20"/>
            <w:szCs w:val="20"/>
            <w:lang w:val="en-US"/>
          </w:rPr>
          <w:t>10.5194/gmd-12-2049-2019</w:t>
        </w:r>
      </w:hyperlink>
      <w:r w:rsidRPr="005D5915">
        <w:rPr>
          <w:rFonts w:cs="Times New Roman"/>
          <w:sz w:val="20"/>
          <w:szCs w:val="20"/>
          <w:lang w:val="en-GB"/>
        </w:rPr>
        <w:t>.</w:t>
      </w:r>
    </w:p>
    <w:p w14:paraId="60BCF033" w14:textId="4E0780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Sugimoto, S. et al., 2018: Impact of Spatial Resolution on Simulated Consecutive Dry Days and Near-Surface Temperature over the Central Mountains in Japan.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46–51, doi:</w:t>
      </w:r>
      <w:hyperlink r:id="rId1475" w:history="1">
        <w:r w:rsidRPr="005D5915">
          <w:rPr>
            <w:rStyle w:val="Hyperlink"/>
            <w:rFonts w:cs="Times New Roman"/>
            <w:sz w:val="20"/>
            <w:szCs w:val="20"/>
            <w:lang w:val="en-US"/>
          </w:rPr>
          <w:t>10.2151/sola.2018-008</w:t>
        </w:r>
      </w:hyperlink>
      <w:r w:rsidRPr="005D5915">
        <w:rPr>
          <w:rFonts w:cs="Times New Roman"/>
          <w:sz w:val="20"/>
          <w:szCs w:val="20"/>
          <w:lang w:val="en-GB"/>
        </w:rPr>
        <w:t>.</w:t>
      </w:r>
    </w:p>
    <w:p w14:paraId="10DF64B5" w14:textId="7A3DEC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Sui, Y., X. Lang, and D. Jiang, 2014: Time of emergence of climate signals over China under the RCP4.5 scenario.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125(2)</w:t>
      </w:r>
      <w:r w:rsidRPr="005D5915">
        <w:rPr>
          <w:rFonts w:cs="Times New Roman"/>
          <w:sz w:val="20"/>
          <w:szCs w:val="20"/>
          <w:lang w:val="en-GB"/>
        </w:rPr>
        <w:t>, 265–276, doi:</w:t>
      </w:r>
      <w:hyperlink r:id="rId1476" w:history="1">
        <w:r w:rsidRPr="005D5915">
          <w:rPr>
            <w:rStyle w:val="Hyperlink"/>
            <w:rFonts w:cs="Times New Roman"/>
            <w:sz w:val="20"/>
            <w:szCs w:val="20"/>
            <w:lang w:val="en-US"/>
          </w:rPr>
          <w:t>10.1007/s10584-014-1151-y</w:t>
        </w:r>
      </w:hyperlink>
      <w:r w:rsidRPr="005D5915">
        <w:rPr>
          <w:rFonts w:cs="Times New Roman"/>
          <w:sz w:val="20"/>
          <w:szCs w:val="20"/>
          <w:lang w:val="en-GB"/>
        </w:rPr>
        <w:t>.</w:t>
      </w:r>
    </w:p>
    <w:p w14:paraId="349E7ECB" w14:textId="7A934D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L., J. Perlwitz, and M. Hoerling, 2016: What caused the recent “Warm Arctic, Cold Continents” trend pattern in winter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43(10)</w:t>
      </w:r>
      <w:r w:rsidRPr="005D5915">
        <w:rPr>
          <w:rFonts w:cs="Times New Roman"/>
          <w:sz w:val="20"/>
          <w:szCs w:val="20"/>
          <w:lang w:val="en-GB"/>
        </w:rPr>
        <w:t>, 5345–5352, doi:</w:t>
      </w:r>
      <w:hyperlink r:id="rId1477" w:history="1">
        <w:r w:rsidRPr="005D5915">
          <w:rPr>
            <w:rStyle w:val="Hyperlink"/>
            <w:rFonts w:cs="Times New Roman"/>
            <w:sz w:val="20"/>
            <w:szCs w:val="20"/>
            <w:lang w:val="en-US"/>
          </w:rPr>
          <w:t>10.1002/2016gl069024</w:t>
        </w:r>
      </w:hyperlink>
      <w:r w:rsidRPr="005D5915">
        <w:rPr>
          <w:rFonts w:cs="Times New Roman"/>
          <w:sz w:val="20"/>
          <w:szCs w:val="20"/>
          <w:lang w:val="en-GB"/>
        </w:rPr>
        <w:t>.</w:t>
      </w:r>
    </w:p>
    <w:p w14:paraId="0022E689" w14:textId="05BED8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W. et al., 2019a: A “La Niña-like” state occurring in the second year after large tropical volcanic eruptions during the past 1500 years.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7495–7509, doi:</w:t>
      </w:r>
      <w:hyperlink r:id="rId1478" w:history="1">
        <w:r w:rsidRPr="005D5915">
          <w:rPr>
            <w:rStyle w:val="Hyperlink"/>
            <w:rFonts w:cs="Times New Roman"/>
            <w:sz w:val="20"/>
            <w:szCs w:val="20"/>
            <w:lang w:val="en-US"/>
          </w:rPr>
          <w:t>10.1007/s00382-018-4163-x</w:t>
        </w:r>
      </w:hyperlink>
      <w:r w:rsidRPr="005D5915">
        <w:rPr>
          <w:rFonts w:cs="Times New Roman"/>
          <w:sz w:val="20"/>
          <w:szCs w:val="20"/>
          <w:lang w:val="en-GB"/>
        </w:rPr>
        <w:t>.</w:t>
      </w:r>
    </w:p>
    <w:p w14:paraId="0584A522" w14:textId="7BDB0F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W. et al., 2019b: How Northern High-Latitude Volcanic Eruptions in Different Seasons Affect ENSO.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32(11)</w:t>
      </w:r>
      <w:r w:rsidRPr="005D5915">
        <w:rPr>
          <w:rFonts w:cs="Times New Roman"/>
          <w:sz w:val="20"/>
          <w:szCs w:val="20"/>
          <w:lang w:val="en-GB"/>
        </w:rPr>
        <w:t>, 3245–3262, doi:</w:t>
      </w:r>
      <w:hyperlink r:id="rId1479" w:history="1">
        <w:r w:rsidRPr="005D5915">
          <w:rPr>
            <w:rStyle w:val="Hyperlink"/>
            <w:rFonts w:cs="Times New Roman"/>
            <w:sz w:val="20"/>
            <w:szCs w:val="20"/>
            <w:lang w:val="en-US"/>
          </w:rPr>
          <w:t>10.1175/jcli-d-18-0290.1</w:t>
        </w:r>
      </w:hyperlink>
      <w:r w:rsidRPr="005D5915">
        <w:rPr>
          <w:rFonts w:cs="Times New Roman"/>
          <w:sz w:val="20"/>
          <w:szCs w:val="20"/>
          <w:lang w:val="en-GB"/>
        </w:rPr>
        <w:t>.</w:t>
      </w:r>
    </w:p>
    <w:p w14:paraId="1DEA9B11" w14:textId="7749B6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Y., X. Zhang, G. Ren, F.W. Zwiers, and T. Hu, 2016: Contribution of urbanization to warming in China.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706–709, doi:</w:t>
      </w:r>
      <w:hyperlink r:id="rId1480" w:history="1">
        <w:r w:rsidRPr="005D5915">
          <w:rPr>
            <w:rStyle w:val="Hyperlink"/>
            <w:rFonts w:cs="Times New Roman"/>
            <w:sz w:val="20"/>
            <w:szCs w:val="20"/>
            <w:lang w:val="en-US"/>
          </w:rPr>
          <w:t>10.1038/nclimate2956</w:t>
        </w:r>
      </w:hyperlink>
      <w:r w:rsidRPr="005D5915">
        <w:rPr>
          <w:rFonts w:cs="Times New Roman"/>
          <w:sz w:val="20"/>
          <w:szCs w:val="20"/>
          <w:lang w:val="en-GB"/>
        </w:rPr>
        <w:t>.</w:t>
      </w:r>
    </w:p>
    <w:p w14:paraId="61EF0125" w14:textId="1C7CDB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2018: ESD Ideas: a simple proposal to improve the contribution of IPCC WGI to the assessment and communication of climate change risks.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1155–1158, doi:</w:t>
      </w:r>
      <w:hyperlink r:id="rId1481" w:history="1">
        <w:r w:rsidRPr="005D5915">
          <w:rPr>
            <w:rStyle w:val="Hyperlink"/>
            <w:rFonts w:cs="Times New Roman"/>
            <w:sz w:val="20"/>
            <w:szCs w:val="20"/>
            <w:lang w:val="en-US"/>
          </w:rPr>
          <w:t>10.5194/esd-9-1155-2018</w:t>
        </w:r>
      </w:hyperlink>
      <w:r w:rsidRPr="005D5915">
        <w:rPr>
          <w:rFonts w:cs="Times New Roman"/>
          <w:sz w:val="20"/>
          <w:szCs w:val="20"/>
          <w:lang w:val="en-GB"/>
        </w:rPr>
        <w:t>.</w:t>
      </w:r>
    </w:p>
    <w:p w14:paraId="7CED9D86" w14:textId="5BB46D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2019: Climate Science Needs to Take Risk Assessment Much More Seriously.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100(9)</w:t>
      </w:r>
      <w:r w:rsidRPr="005D5915">
        <w:rPr>
          <w:rFonts w:cs="Times New Roman"/>
          <w:sz w:val="20"/>
          <w:szCs w:val="20"/>
          <w:lang w:val="en-GB"/>
        </w:rPr>
        <w:t>, 1637–1642, doi:</w:t>
      </w:r>
      <w:hyperlink r:id="rId1482" w:history="1">
        <w:r w:rsidRPr="005D5915">
          <w:rPr>
            <w:rStyle w:val="Hyperlink"/>
            <w:rFonts w:cs="Times New Roman"/>
            <w:sz w:val="20"/>
            <w:szCs w:val="20"/>
            <w:lang w:val="en-US"/>
          </w:rPr>
          <w:t>10.1175/bams-d-18-0280.1</w:t>
        </w:r>
      </w:hyperlink>
      <w:r w:rsidRPr="005D5915">
        <w:rPr>
          <w:rFonts w:cs="Times New Roman"/>
          <w:sz w:val="20"/>
          <w:szCs w:val="20"/>
          <w:lang w:val="en-GB"/>
        </w:rPr>
        <w:t>.</w:t>
      </w:r>
    </w:p>
    <w:p w14:paraId="33DCAE8B" w14:textId="75F13F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and B. Dong, 2012: Atlantic Ocean influence on a shift in European climate in the 1990s.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788, doi:</w:t>
      </w:r>
      <w:hyperlink r:id="rId1483" w:history="1">
        <w:r w:rsidRPr="005D5915">
          <w:rPr>
            <w:rStyle w:val="Hyperlink"/>
            <w:rFonts w:cs="Times New Roman"/>
            <w:sz w:val="20"/>
            <w:szCs w:val="20"/>
            <w:lang w:val="en-US"/>
          </w:rPr>
          <w:t>10.1038/ngeo1595</w:t>
        </w:r>
      </w:hyperlink>
      <w:r w:rsidRPr="005D5915">
        <w:rPr>
          <w:rFonts w:cs="Times New Roman"/>
          <w:sz w:val="20"/>
          <w:szCs w:val="20"/>
          <w:lang w:val="en-GB"/>
        </w:rPr>
        <w:t>.</w:t>
      </w:r>
    </w:p>
    <w:p w14:paraId="4328D4D1" w14:textId="702E41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B. Dong, and J.M. Gregory, 2007: Land/sea warming ratio in response to climate change: IPCC AR4 model results and comparison with observations.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34(2)</w:t>
      </w:r>
      <w:r w:rsidRPr="005D5915">
        <w:rPr>
          <w:rFonts w:cs="Times New Roman"/>
          <w:sz w:val="20"/>
          <w:szCs w:val="20"/>
          <w:lang w:val="en-GB"/>
        </w:rPr>
        <w:t>, L02701, doi:</w:t>
      </w:r>
      <w:hyperlink r:id="rId1484" w:history="1">
        <w:r w:rsidRPr="005D5915">
          <w:rPr>
            <w:rStyle w:val="Hyperlink"/>
            <w:rFonts w:cs="Times New Roman"/>
            <w:sz w:val="20"/>
            <w:szCs w:val="20"/>
            <w:lang w:val="en-US"/>
          </w:rPr>
          <w:t>10.1029/2006gl028164</w:t>
        </w:r>
      </w:hyperlink>
      <w:r w:rsidRPr="005D5915">
        <w:rPr>
          <w:rFonts w:cs="Times New Roman"/>
          <w:sz w:val="20"/>
          <w:szCs w:val="20"/>
          <w:lang w:val="en-GB"/>
        </w:rPr>
        <w:t>.</w:t>
      </w:r>
    </w:p>
    <w:p w14:paraId="3991E8B7" w14:textId="02EA66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Suzuki-Parker, A. et al., 2018: Contributions of GCM/RCM Uncertainty in Ensemble Dynamical Downscaling for Precipitation in East Asian Summer Monsoon Season.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97–104, doi:</w:t>
      </w:r>
      <w:hyperlink r:id="rId1485" w:history="1">
        <w:r w:rsidRPr="005D5915">
          <w:rPr>
            <w:rStyle w:val="Hyperlink"/>
            <w:rFonts w:cs="Times New Roman"/>
            <w:sz w:val="20"/>
            <w:szCs w:val="20"/>
            <w:lang w:val="en-US"/>
          </w:rPr>
          <w:t>10.2151/sola.2018-017</w:t>
        </w:r>
      </w:hyperlink>
      <w:r w:rsidRPr="005D5915">
        <w:rPr>
          <w:rFonts w:cs="Times New Roman"/>
          <w:sz w:val="20"/>
          <w:szCs w:val="20"/>
          <w:lang w:val="en-GB"/>
        </w:rPr>
        <w:t>.</w:t>
      </w:r>
    </w:p>
    <w:p w14:paraId="75690724" w14:textId="20A9BC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Swain, D.L. et al., 2017: Remote Linkages to Anomalous Winter Atmospheric Ridging Over the Northeastern Pacific.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122(22)</w:t>
      </w:r>
      <w:r w:rsidRPr="005D5915">
        <w:rPr>
          <w:rFonts w:cs="Times New Roman"/>
          <w:sz w:val="20"/>
          <w:szCs w:val="20"/>
          <w:lang w:val="en-GB"/>
        </w:rPr>
        <w:t>, 12,194–12,209, doi:</w:t>
      </w:r>
      <w:hyperlink r:id="rId1486" w:history="1">
        <w:r w:rsidRPr="005D5915">
          <w:rPr>
            <w:rStyle w:val="Hyperlink"/>
            <w:rFonts w:cs="Times New Roman"/>
            <w:sz w:val="20"/>
            <w:szCs w:val="20"/>
            <w:lang w:val="en-US"/>
          </w:rPr>
          <w:t>10.1002/2017jd026575</w:t>
        </w:r>
      </w:hyperlink>
      <w:r w:rsidRPr="005D5915">
        <w:rPr>
          <w:rFonts w:cs="Times New Roman"/>
          <w:sz w:val="20"/>
          <w:szCs w:val="20"/>
          <w:lang w:val="en-GB"/>
        </w:rPr>
        <w:t>.</w:t>
      </w:r>
    </w:p>
    <w:p w14:paraId="2AAEED7B" w14:textId="1451C4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Swingedouw, D. et al., 2017: Impact of explosive volcanic eruptions on the main climate variability modes.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150</w:t>
      </w:r>
      <w:r w:rsidRPr="005D5915">
        <w:rPr>
          <w:rFonts w:cs="Times New Roman"/>
          <w:sz w:val="20"/>
          <w:szCs w:val="20"/>
          <w:lang w:val="en-GB"/>
        </w:rPr>
        <w:t>, 24–45, doi:</w:t>
      </w:r>
      <w:hyperlink r:id="rId1487" w:history="1">
        <w:r w:rsidRPr="005D5915">
          <w:rPr>
            <w:rStyle w:val="Hyperlink"/>
            <w:rFonts w:cs="Times New Roman"/>
            <w:sz w:val="20"/>
            <w:szCs w:val="20"/>
            <w:lang w:val="en-US"/>
          </w:rPr>
          <w:t>10.1016/j.gloplacha.2017.01.006</w:t>
        </w:r>
      </w:hyperlink>
      <w:r w:rsidRPr="005D5915">
        <w:rPr>
          <w:rFonts w:cs="Times New Roman"/>
          <w:sz w:val="20"/>
          <w:szCs w:val="20"/>
          <w:lang w:val="en-GB"/>
        </w:rPr>
        <w:t>.</w:t>
      </w:r>
    </w:p>
    <w:p w14:paraId="1FFD3F8C" w14:textId="699FAF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Switanek, M.B. et al., 2017: Scaled distribution mapping: a bias correction method that preserves raw climate model projected changes.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2649–2666, doi:</w:t>
      </w:r>
      <w:hyperlink r:id="rId1488" w:history="1">
        <w:r w:rsidRPr="005D5915">
          <w:rPr>
            <w:rStyle w:val="Hyperlink"/>
            <w:rFonts w:cs="Times New Roman"/>
            <w:sz w:val="20"/>
            <w:szCs w:val="20"/>
            <w:lang w:val="en-US"/>
          </w:rPr>
          <w:t>10.5194/hess-21-2649-2017</w:t>
        </w:r>
      </w:hyperlink>
      <w:r w:rsidRPr="005D5915">
        <w:rPr>
          <w:rFonts w:cs="Times New Roman"/>
          <w:sz w:val="20"/>
          <w:szCs w:val="20"/>
          <w:lang w:val="en-GB"/>
        </w:rPr>
        <w:t>.</w:t>
      </w:r>
    </w:p>
    <w:p w14:paraId="2E12D81C" w14:textId="58E551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Sylla, M.B., F. Giorgi, E. Coppola, and L. Mariotti, 2013: Uncertainties in daily rainfall over Africa: assessment of gridded observation products and evaluation of a regional climate model simulation.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33(7)</w:t>
      </w:r>
      <w:r w:rsidRPr="005D5915">
        <w:rPr>
          <w:rFonts w:cs="Times New Roman"/>
          <w:sz w:val="20"/>
          <w:szCs w:val="20"/>
          <w:lang w:val="en-GB"/>
        </w:rPr>
        <w:t>, 1805–1817, doi:</w:t>
      </w:r>
      <w:hyperlink r:id="rId1489" w:history="1">
        <w:r w:rsidRPr="005D5915">
          <w:rPr>
            <w:rStyle w:val="Hyperlink"/>
            <w:rFonts w:cs="Times New Roman"/>
            <w:sz w:val="20"/>
            <w:szCs w:val="20"/>
            <w:lang w:val="en-US"/>
          </w:rPr>
          <w:t>10.1002/joc.3551</w:t>
        </w:r>
      </w:hyperlink>
      <w:r w:rsidRPr="005D5915">
        <w:rPr>
          <w:rFonts w:cs="Times New Roman"/>
          <w:sz w:val="20"/>
          <w:szCs w:val="20"/>
          <w:lang w:val="en-GB"/>
        </w:rPr>
        <w:t>.</w:t>
      </w:r>
    </w:p>
    <w:p w14:paraId="707F93B6" w14:textId="3D0DE9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Sylla, M.B., A. Faye, F. Giorgi, A. Diedhiou, and H. Kunstmann, 2018: Projected Heat Stress Under 1.5°C and 2°C Global Warming Scenarios Creates Unprecedented Discomfort for Humans in West Africa.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1029–1044, doi:</w:t>
      </w:r>
      <w:hyperlink r:id="rId1490" w:history="1">
        <w:r w:rsidRPr="005D5915">
          <w:rPr>
            <w:rStyle w:val="Hyperlink"/>
            <w:rFonts w:cs="Times New Roman"/>
            <w:sz w:val="20"/>
            <w:szCs w:val="20"/>
            <w:lang w:val="en-US"/>
          </w:rPr>
          <w:t>10.1029/2018ef000873</w:t>
        </w:r>
      </w:hyperlink>
      <w:r w:rsidRPr="005D5915">
        <w:rPr>
          <w:rFonts w:cs="Times New Roman"/>
          <w:sz w:val="20"/>
          <w:szCs w:val="20"/>
          <w:lang w:val="en-GB"/>
        </w:rPr>
        <w:t>.</w:t>
      </w:r>
    </w:p>
    <w:p w14:paraId="59C65A7B" w14:textId="2BF98C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Tabari, H. et al., 2016: Local impact analysis of climate change on precipitation extremes: are high-resolution climate models needed for realistic simulations?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3843–3857, doi:</w:t>
      </w:r>
      <w:hyperlink r:id="rId1491" w:history="1">
        <w:r w:rsidRPr="005D5915">
          <w:rPr>
            <w:rStyle w:val="Hyperlink"/>
            <w:rFonts w:cs="Times New Roman"/>
            <w:sz w:val="20"/>
            <w:szCs w:val="20"/>
            <w:lang w:val="en-US"/>
          </w:rPr>
          <w:t>10.5194/hess-20-3843-2016</w:t>
        </w:r>
      </w:hyperlink>
      <w:r w:rsidRPr="005D5915">
        <w:rPr>
          <w:rFonts w:cs="Times New Roman"/>
          <w:sz w:val="20"/>
          <w:szCs w:val="20"/>
          <w:lang w:val="en-GB"/>
        </w:rPr>
        <w:t>.</w:t>
      </w:r>
    </w:p>
    <w:p w14:paraId="1F89D015" w14:textId="695025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Takahashi, H.G., S. Watanabe, M. Nakata, and T. Takemura, 2018: Response of the atmospheric hydrological cycle over the tropical Asian monsoon regions to anthropogenic aerosols and its seasonality.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44, doi:</w:t>
      </w:r>
      <w:hyperlink r:id="rId1492" w:history="1">
        <w:r w:rsidRPr="005D5915">
          <w:rPr>
            <w:rStyle w:val="Hyperlink"/>
            <w:rFonts w:cs="Times New Roman"/>
            <w:sz w:val="20"/>
            <w:szCs w:val="20"/>
            <w:lang w:val="en-US"/>
          </w:rPr>
          <w:t>10.1186/s40645-018-0197-2</w:t>
        </w:r>
      </w:hyperlink>
      <w:r w:rsidRPr="005D5915">
        <w:rPr>
          <w:rFonts w:cs="Times New Roman"/>
          <w:sz w:val="20"/>
          <w:szCs w:val="20"/>
          <w:lang w:val="en-GB"/>
        </w:rPr>
        <w:t>.</w:t>
      </w:r>
    </w:p>
    <w:p w14:paraId="42C5DF04" w14:textId="519375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Takane, Y., Y. Kikegawa, M. Hara, and C.S.B. Grimmond, 2019: Urban warming and future air-conditioning use in an Asian megacity: importance of positive feedback.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39, doi:</w:t>
      </w:r>
      <w:hyperlink r:id="rId1493" w:history="1">
        <w:r w:rsidRPr="005D5915">
          <w:rPr>
            <w:rStyle w:val="Hyperlink"/>
            <w:rFonts w:cs="Times New Roman"/>
            <w:sz w:val="20"/>
            <w:szCs w:val="20"/>
            <w:lang w:val="en-US"/>
          </w:rPr>
          <w:t>10.1038/s41612-019-0096-2</w:t>
        </w:r>
      </w:hyperlink>
      <w:r w:rsidRPr="005D5915">
        <w:rPr>
          <w:rFonts w:cs="Times New Roman"/>
          <w:sz w:val="20"/>
          <w:szCs w:val="20"/>
          <w:lang w:val="en-GB"/>
        </w:rPr>
        <w:t>.</w:t>
      </w:r>
    </w:p>
    <w:p w14:paraId="211AED40" w14:textId="429502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I. et al., 2015: Climate change effects on the worst-case storm surge: a case study of Typhoon Haiyan.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10(6)</w:t>
      </w:r>
      <w:r w:rsidRPr="005D5915">
        <w:rPr>
          <w:rFonts w:cs="Times New Roman"/>
          <w:sz w:val="20"/>
          <w:szCs w:val="20"/>
          <w:lang w:val="en-GB"/>
        </w:rPr>
        <w:t>, 064011, doi:</w:t>
      </w:r>
      <w:hyperlink r:id="rId1494" w:history="1">
        <w:r w:rsidRPr="005D5915">
          <w:rPr>
            <w:rStyle w:val="Hyperlink"/>
            <w:rFonts w:cs="Times New Roman"/>
            <w:sz w:val="20"/>
            <w:szCs w:val="20"/>
            <w:lang w:val="en-US"/>
          </w:rPr>
          <w:t>10.1088/1748-9326/10/6/064011</w:t>
        </w:r>
      </w:hyperlink>
      <w:r w:rsidRPr="005D5915">
        <w:rPr>
          <w:rFonts w:cs="Times New Roman"/>
          <w:sz w:val="20"/>
          <w:szCs w:val="20"/>
          <w:lang w:val="en-GB"/>
        </w:rPr>
        <w:t>.</w:t>
      </w:r>
    </w:p>
    <w:p w14:paraId="697F2EE9" w14:textId="6F518E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I. et al., 2016: Reconsidering the Quality and Utility of Downscaling.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94A</w:t>
      </w:r>
      <w:r w:rsidRPr="005D5915">
        <w:rPr>
          <w:rFonts w:cs="Times New Roman"/>
          <w:sz w:val="20"/>
          <w:szCs w:val="20"/>
          <w:lang w:val="en-GB"/>
        </w:rPr>
        <w:t>, 31–45, doi:</w:t>
      </w:r>
      <w:hyperlink r:id="rId1495" w:history="1">
        <w:r w:rsidRPr="005D5915">
          <w:rPr>
            <w:rStyle w:val="Hyperlink"/>
            <w:rFonts w:cs="Times New Roman"/>
            <w:sz w:val="20"/>
            <w:szCs w:val="20"/>
            <w:lang w:val="en-US"/>
          </w:rPr>
          <w:t>10.2151/jmsj.2015-042</w:t>
        </w:r>
      </w:hyperlink>
      <w:r w:rsidRPr="005D5915">
        <w:rPr>
          <w:rFonts w:cs="Times New Roman"/>
          <w:sz w:val="20"/>
          <w:szCs w:val="20"/>
          <w:lang w:val="en-GB"/>
        </w:rPr>
        <w:t>.</w:t>
      </w:r>
    </w:p>
    <w:p w14:paraId="26E20E13" w14:textId="492333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Takayabu, Y.N. and W.-K. Tao, 2020: Latent heating retrievals from satellite observations. In: </w:t>
      </w:r>
      <w:r w:rsidRPr="005D5915">
        <w:rPr>
          <w:rFonts w:cs="Times New Roman"/>
          <w:i/>
          <w:sz w:val="20"/>
          <w:szCs w:val="20"/>
          <w:lang w:val="en-GB"/>
        </w:rPr>
        <w:t>Satellite Precipitation Measurement Vol. 1</w:t>
      </w:r>
      <w:r w:rsidRPr="005D5915">
        <w:rPr>
          <w:rFonts w:cs="Times New Roman"/>
          <w:sz w:val="20"/>
          <w:szCs w:val="20"/>
          <w:lang w:val="en-GB"/>
        </w:rPr>
        <w:t xml:space="preserve"> [Levizzani, V., C. Kidd, D. Kirschbaum, C. Kummerow, K. Nakamura, and F.J. Turk (eds.)]. Springer, Cham, Switzerland, pp. 897–915, doi:</w:t>
      </w:r>
      <w:hyperlink r:id="rId1496" w:history="1">
        <w:r w:rsidRPr="005D5915">
          <w:rPr>
            <w:rStyle w:val="Hyperlink"/>
            <w:rFonts w:cs="Times New Roman"/>
            <w:sz w:val="20"/>
            <w:szCs w:val="20"/>
            <w:lang w:val="en-US"/>
          </w:rPr>
          <w:t>10.1007/978-3-030-35798-6_22</w:t>
        </w:r>
      </w:hyperlink>
      <w:r w:rsidRPr="005D5915">
        <w:rPr>
          <w:rFonts w:cs="Times New Roman"/>
          <w:sz w:val="20"/>
          <w:szCs w:val="20"/>
          <w:lang w:val="en-GB"/>
        </w:rPr>
        <w:t>.</w:t>
      </w:r>
    </w:p>
    <w:p w14:paraId="666C240A" w14:textId="4CA070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Y.N., S. Shige, W.K. Tao, and N. Hirota, 2010: Shallow and deep latent heating modes over tropical oceans observed with TRMM PR spectral latent heating data.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w:t>
      </w:r>
      <w:r w:rsidRPr="005D5915">
        <w:rPr>
          <w:rFonts w:cs="Times New Roman"/>
          <w:sz w:val="20"/>
          <w:szCs w:val="20"/>
          <w:lang w:val="en-GB"/>
        </w:rPr>
        <w:t>, 2030–2046, doi:</w:t>
      </w:r>
      <w:hyperlink r:id="rId1497" w:history="1">
        <w:r w:rsidRPr="005D5915">
          <w:rPr>
            <w:rStyle w:val="Hyperlink"/>
            <w:rFonts w:cs="Times New Roman"/>
            <w:sz w:val="20"/>
            <w:szCs w:val="20"/>
            <w:lang w:val="en-US"/>
          </w:rPr>
          <w:t>10.1175/2009jcli3110.1</w:t>
        </w:r>
      </w:hyperlink>
      <w:r w:rsidRPr="005D5915">
        <w:rPr>
          <w:rFonts w:cs="Times New Roman"/>
          <w:sz w:val="20"/>
          <w:szCs w:val="20"/>
          <w:lang w:val="en-GB"/>
        </w:rPr>
        <w:t>.</w:t>
      </w:r>
    </w:p>
    <w:p w14:paraId="41F97162" w14:textId="3375D5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Talchabhadel, R., R. Karki, B.R. Thapa, M. Maharjan, and B. Parajuli, 2018: Spatio-temporal variability of extreme precipitation in Nepal.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4296–4313, doi:</w:t>
      </w:r>
      <w:hyperlink r:id="rId1498" w:history="1">
        <w:r w:rsidRPr="005D5915">
          <w:rPr>
            <w:rStyle w:val="Hyperlink"/>
            <w:rFonts w:cs="Times New Roman"/>
            <w:sz w:val="20"/>
            <w:szCs w:val="20"/>
            <w:lang w:val="en-US"/>
          </w:rPr>
          <w:t>10.1002/joc.5669</w:t>
        </w:r>
      </w:hyperlink>
      <w:r w:rsidRPr="005D5915">
        <w:rPr>
          <w:rFonts w:cs="Times New Roman"/>
          <w:sz w:val="20"/>
          <w:szCs w:val="20"/>
          <w:lang w:val="en-GB"/>
        </w:rPr>
        <w:t>.</w:t>
      </w:r>
    </w:p>
    <w:p w14:paraId="4A8445BC" w14:textId="4C19BA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Tang, Z. et al., 2017: Spatiotemporal Variation of Snow Cover in Tianshan Mountains, Central Asia, Based on Cloud-Free MODIS Fractional Snow Cover Product, 2001–2015.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doi:</w:t>
      </w:r>
      <w:hyperlink r:id="rId1499" w:history="1">
        <w:r w:rsidRPr="005D5915">
          <w:rPr>
            <w:rStyle w:val="Hyperlink"/>
            <w:rFonts w:cs="Times New Roman"/>
            <w:sz w:val="20"/>
            <w:szCs w:val="20"/>
            <w:lang w:val="en-US"/>
          </w:rPr>
          <w:t>10.3390/rs9101045</w:t>
        </w:r>
      </w:hyperlink>
      <w:r w:rsidRPr="005D5915">
        <w:rPr>
          <w:rFonts w:cs="Times New Roman"/>
          <w:sz w:val="20"/>
          <w:szCs w:val="20"/>
          <w:lang w:val="en-GB"/>
        </w:rPr>
        <w:t>.</w:t>
      </w:r>
    </w:p>
    <w:p w14:paraId="121D0F9F" w14:textId="22B974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Tao, W.-K. et al., 2016: TRMM Latent Heating Retrieval: Applications and Comparisons with Field Campaigns and Large-Scale Analyses. </w:t>
      </w:r>
      <w:r w:rsidRPr="005D5915">
        <w:rPr>
          <w:rFonts w:cs="Times New Roman"/>
          <w:i/>
          <w:sz w:val="20"/>
          <w:szCs w:val="20"/>
          <w:lang w:val="en-GB"/>
        </w:rPr>
        <w:t>Meteorological Monographs</w:t>
      </w:r>
      <w:r w:rsidRPr="005D5915">
        <w:rPr>
          <w:rFonts w:cs="Times New Roman"/>
          <w:sz w:val="20"/>
          <w:szCs w:val="20"/>
          <w:lang w:val="en-GB"/>
        </w:rPr>
        <w:t>, doi:</w:t>
      </w:r>
      <w:hyperlink r:id="rId1500" w:history="1">
        <w:r w:rsidRPr="005D5915">
          <w:rPr>
            <w:rStyle w:val="Hyperlink"/>
            <w:rFonts w:cs="Times New Roman"/>
            <w:sz w:val="20"/>
            <w:szCs w:val="20"/>
            <w:lang w:val="en-US"/>
          </w:rPr>
          <w:t>10.1175/amsmonographs-d-15-0013.1</w:t>
        </w:r>
      </w:hyperlink>
      <w:r w:rsidRPr="005D5915">
        <w:rPr>
          <w:rFonts w:cs="Times New Roman"/>
          <w:sz w:val="20"/>
          <w:szCs w:val="20"/>
          <w:lang w:val="en-GB"/>
        </w:rPr>
        <w:t>.</w:t>
      </w:r>
    </w:p>
    <w:p w14:paraId="3FC86319" w14:textId="523553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Tapiador, F.J. et al., 2017: Global precipitation measurements for validating climate models.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197</w:t>
      </w:r>
      <w:r w:rsidRPr="005D5915">
        <w:rPr>
          <w:rFonts w:cs="Times New Roman"/>
          <w:sz w:val="20"/>
          <w:szCs w:val="20"/>
          <w:lang w:val="en-GB"/>
        </w:rPr>
        <w:t>, 1–20, doi:</w:t>
      </w:r>
      <w:hyperlink r:id="rId1501" w:history="1">
        <w:r w:rsidRPr="005D5915">
          <w:rPr>
            <w:rStyle w:val="Hyperlink"/>
            <w:rFonts w:cs="Times New Roman"/>
            <w:sz w:val="20"/>
            <w:szCs w:val="20"/>
            <w:lang w:val="en-US"/>
          </w:rPr>
          <w:t>10.1016/j.atmosres.2017.06.021</w:t>
        </w:r>
      </w:hyperlink>
      <w:r w:rsidRPr="005D5915">
        <w:rPr>
          <w:rFonts w:cs="Times New Roman"/>
          <w:sz w:val="20"/>
          <w:szCs w:val="20"/>
          <w:lang w:val="en-GB"/>
        </w:rPr>
        <w:t>.</w:t>
      </w:r>
    </w:p>
    <w:p w14:paraId="62D454AB" w14:textId="343F04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R.A.M. de Jeu, F. Guichard, P.P. Harris, and W.A. Dorigo, 2012: Afternoon rain more likely over drier soils.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489(7416)</w:t>
      </w:r>
      <w:r w:rsidRPr="005D5915">
        <w:rPr>
          <w:rFonts w:cs="Times New Roman"/>
          <w:sz w:val="20"/>
          <w:szCs w:val="20"/>
          <w:lang w:val="en-GB"/>
        </w:rPr>
        <w:t>, 423–426, doi:</w:t>
      </w:r>
      <w:hyperlink r:id="rId1502" w:history="1">
        <w:r w:rsidRPr="005D5915">
          <w:rPr>
            <w:rStyle w:val="Hyperlink"/>
            <w:rFonts w:cs="Times New Roman"/>
            <w:sz w:val="20"/>
            <w:szCs w:val="20"/>
            <w:lang w:val="en-US"/>
          </w:rPr>
          <w:t>10.1038/nature11377</w:t>
        </w:r>
      </w:hyperlink>
      <w:r w:rsidRPr="005D5915">
        <w:rPr>
          <w:rFonts w:cs="Times New Roman"/>
          <w:sz w:val="20"/>
          <w:szCs w:val="20"/>
          <w:lang w:val="en-GB"/>
        </w:rPr>
        <w:t>.</w:t>
      </w:r>
    </w:p>
    <w:p w14:paraId="709BB0AE" w14:textId="32917E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et al., 2013: Modeling soil moisture-precipitation feedback in the Sahel: Importance of spatial scale versus convective parameterization.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40(23)</w:t>
      </w:r>
      <w:r w:rsidRPr="005D5915">
        <w:rPr>
          <w:rFonts w:cs="Times New Roman"/>
          <w:sz w:val="20"/>
          <w:szCs w:val="20"/>
          <w:lang w:val="en-GB"/>
        </w:rPr>
        <w:t>, 6213–6218, doi:</w:t>
      </w:r>
      <w:hyperlink r:id="rId1503" w:history="1">
        <w:r w:rsidRPr="005D5915">
          <w:rPr>
            <w:rStyle w:val="Hyperlink"/>
            <w:rFonts w:cs="Times New Roman"/>
            <w:sz w:val="20"/>
            <w:szCs w:val="20"/>
            <w:lang w:val="en-US"/>
          </w:rPr>
          <w:t>10.1002/2013gl058511</w:t>
        </w:r>
      </w:hyperlink>
      <w:r w:rsidRPr="005D5915">
        <w:rPr>
          <w:rFonts w:cs="Times New Roman"/>
          <w:sz w:val="20"/>
          <w:szCs w:val="20"/>
          <w:lang w:val="en-GB"/>
        </w:rPr>
        <w:t>.</w:t>
      </w:r>
    </w:p>
    <w:p w14:paraId="12AE1964" w14:textId="052A23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et al., 2017: Frequency of extreme Sahelian storms tripled since 1982 in satellite observations.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544(7651)</w:t>
      </w:r>
      <w:r w:rsidRPr="005D5915">
        <w:rPr>
          <w:rFonts w:cs="Times New Roman"/>
          <w:sz w:val="20"/>
          <w:szCs w:val="20"/>
          <w:lang w:val="en-GB"/>
        </w:rPr>
        <w:t>, 475–478, doi:</w:t>
      </w:r>
      <w:hyperlink r:id="rId1504" w:history="1">
        <w:r w:rsidRPr="005D5915">
          <w:rPr>
            <w:rStyle w:val="Hyperlink"/>
            <w:rFonts w:cs="Times New Roman"/>
            <w:sz w:val="20"/>
            <w:szCs w:val="20"/>
            <w:lang w:val="en-US"/>
          </w:rPr>
          <w:t>10.1038/nature22069</w:t>
        </w:r>
      </w:hyperlink>
      <w:r w:rsidRPr="005D5915">
        <w:rPr>
          <w:rFonts w:cs="Times New Roman"/>
          <w:sz w:val="20"/>
          <w:szCs w:val="20"/>
          <w:lang w:val="en-GB"/>
        </w:rPr>
        <w:t>.</w:t>
      </w:r>
    </w:p>
    <w:p w14:paraId="3C9B9801" w14:textId="3F3CBF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M.A. et al., 2018: Future Caribbean Climates in a World of Rising Temperatures: The 1.5 vs 2.0 Dilemma.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31(7)</w:t>
      </w:r>
      <w:r w:rsidRPr="005D5915">
        <w:rPr>
          <w:rFonts w:cs="Times New Roman"/>
          <w:sz w:val="20"/>
          <w:szCs w:val="20"/>
          <w:lang w:val="en-GB"/>
        </w:rPr>
        <w:t>, 2907–2926, doi:</w:t>
      </w:r>
      <w:hyperlink r:id="rId1505" w:history="1">
        <w:r w:rsidRPr="005D5915">
          <w:rPr>
            <w:rStyle w:val="Hyperlink"/>
            <w:rFonts w:cs="Times New Roman"/>
            <w:sz w:val="20"/>
            <w:szCs w:val="20"/>
            <w:lang w:val="en-US"/>
          </w:rPr>
          <w:t>10.1175/jcli-d-17-0074.1</w:t>
        </w:r>
      </w:hyperlink>
      <w:r w:rsidRPr="005D5915">
        <w:rPr>
          <w:rFonts w:cs="Times New Roman"/>
          <w:sz w:val="20"/>
          <w:szCs w:val="20"/>
          <w:lang w:val="en-GB"/>
        </w:rPr>
        <w:t>.</w:t>
      </w:r>
    </w:p>
    <w:p w14:paraId="1885155F" w14:textId="59AB14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P.C., R.C. Boeke, Y. Li, and D.W.J. Thompson, 2019: Arctic cloud annual cycle biases in climate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19(13)</w:t>
      </w:r>
      <w:r w:rsidRPr="005D5915">
        <w:rPr>
          <w:rFonts w:cs="Times New Roman"/>
          <w:sz w:val="20"/>
          <w:szCs w:val="20"/>
          <w:lang w:val="en-GB"/>
        </w:rPr>
        <w:t>, 8759–8782, doi:</w:t>
      </w:r>
      <w:hyperlink r:id="rId1506" w:history="1">
        <w:r w:rsidRPr="005D5915">
          <w:rPr>
            <w:rStyle w:val="Hyperlink"/>
            <w:rFonts w:cs="Times New Roman"/>
            <w:sz w:val="20"/>
            <w:szCs w:val="20"/>
            <w:lang w:val="en-US"/>
          </w:rPr>
          <w:t>10.5194/acp-19-8759-2019</w:t>
        </w:r>
      </w:hyperlink>
      <w:r w:rsidRPr="005D5915">
        <w:rPr>
          <w:rFonts w:cs="Times New Roman"/>
          <w:sz w:val="20"/>
          <w:szCs w:val="20"/>
          <w:lang w:val="en-GB"/>
        </w:rPr>
        <w:t>.</w:t>
      </w:r>
    </w:p>
    <w:p w14:paraId="1334E81E" w14:textId="2C11CB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Tebaldi, C. and J.M. Arblaster, 2014: Pattern scaling: Its strengths and limitations, and an update on the latest model simulations.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122(3)</w:t>
      </w:r>
      <w:r w:rsidRPr="005D5915">
        <w:rPr>
          <w:rFonts w:cs="Times New Roman"/>
          <w:sz w:val="20"/>
          <w:szCs w:val="20"/>
          <w:lang w:val="en-GB"/>
        </w:rPr>
        <w:t>, 459–471, doi:</w:t>
      </w:r>
      <w:hyperlink r:id="rId1507" w:history="1">
        <w:r w:rsidRPr="005D5915">
          <w:rPr>
            <w:rStyle w:val="Hyperlink"/>
            <w:rFonts w:cs="Times New Roman"/>
            <w:sz w:val="20"/>
            <w:szCs w:val="20"/>
            <w:lang w:val="en-US"/>
          </w:rPr>
          <w:t>10.1007/s10584-013-1032-9</w:t>
        </w:r>
      </w:hyperlink>
      <w:r w:rsidRPr="005D5915">
        <w:rPr>
          <w:rFonts w:cs="Times New Roman"/>
          <w:sz w:val="20"/>
          <w:szCs w:val="20"/>
          <w:lang w:val="en-GB"/>
        </w:rPr>
        <w:t>.</w:t>
      </w:r>
    </w:p>
    <w:p w14:paraId="41C8F1EE" w14:textId="535EC8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Tebaldi, C. and R. Knutti, 2018: Evaluating the accuracy of climate change pattern emulation for low warming targets.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055006, doi:</w:t>
      </w:r>
      <w:hyperlink r:id="rId1508" w:history="1">
        <w:r w:rsidRPr="005D5915">
          <w:rPr>
            <w:rStyle w:val="Hyperlink"/>
            <w:rFonts w:cs="Times New Roman"/>
            <w:sz w:val="20"/>
            <w:szCs w:val="20"/>
            <w:lang w:val="en-US"/>
          </w:rPr>
          <w:t>10.1088/1748-9326/aabef2</w:t>
        </w:r>
      </w:hyperlink>
      <w:r w:rsidRPr="005D5915">
        <w:rPr>
          <w:rFonts w:cs="Times New Roman"/>
          <w:sz w:val="20"/>
          <w:szCs w:val="20"/>
          <w:lang w:val="en-GB"/>
        </w:rPr>
        <w:t>.</w:t>
      </w:r>
    </w:p>
    <w:p w14:paraId="76348028" w14:textId="39BDD1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Tedeschi, R.G. and M. Collins, 2017: The influence of ENSO on South American precipitation: simulation and projection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37(8)</w:t>
      </w:r>
      <w:r w:rsidRPr="005D5915">
        <w:rPr>
          <w:rFonts w:cs="Times New Roman"/>
          <w:sz w:val="20"/>
          <w:szCs w:val="20"/>
          <w:lang w:val="en-GB"/>
        </w:rPr>
        <w:t>, 3319–3339, doi:</w:t>
      </w:r>
      <w:hyperlink r:id="rId1509" w:history="1">
        <w:r w:rsidRPr="005D5915">
          <w:rPr>
            <w:rStyle w:val="Hyperlink"/>
            <w:rFonts w:cs="Times New Roman"/>
            <w:sz w:val="20"/>
            <w:szCs w:val="20"/>
            <w:lang w:val="en-US"/>
          </w:rPr>
          <w:t>10.1002/joc.4919</w:t>
        </w:r>
      </w:hyperlink>
      <w:r w:rsidRPr="005D5915">
        <w:rPr>
          <w:rFonts w:cs="Times New Roman"/>
          <w:sz w:val="20"/>
          <w:szCs w:val="20"/>
          <w:lang w:val="en-GB"/>
        </w:rPr>
        <w:t>.</w:t>
      </w:r>
    </w:p>
    <w:p w14:paraId="420EEB17" w14:textId="77EE61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Tencer, B., M.L. Bettolli, and M. Rusticucci, 2016: Compound temperature and precipitation extreme events in southern South America: associated atmospheric circulation, and simulations by a multi-RCM ensemble.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68(2–3)</w:t>
      </w:r>
      <w:r w:rsidRPr="005D5915">
        <w:rPr>
          <w:rFonts w:cs="Times New Roman"/>
          <w:sz w:val="20"/>
          <w:szCs w:val="20"/>
          <w:lang w:val="en-GB"/>
        </w:rPr>
        <w:t>, 183–199, doi:</w:t>
      </w:r>
      <w:hyperlink r:id="rId1510" w:history="1">
        <w:r w:rsidRPr="005D5915">
          <w:rPr>
            <w:rStyle w:val="Hyperlink"/>
            <w:rFonts w:cs="Times New Roman"/>
            <w:sz w:val="20"/>
            <w:szCs w:val="20"/>
            <w:lang w:val="en-US"/>
          </w:rPr>
          <w:t>10.3354/cr01396</w:t>
        </w:r>
      </w:hyperlink>
      <w:r w:rsidRPr="005D5915">
        <w:rPr>
          <w:rFonts w:cs="Times New Roman"/>
          <w:sz w:val="20"/>
          <w:szCs w:val="20"/>
          <w:lang w:val="en-GB"/>
        </w:rPr>
        <w:t>.</w:t>
      </w:r>
    </w:p>
    <w:p w14:paraId="0F205E66" w14:textId="5D3B28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Termonia, P. et al., 2018: The ALADIN System and its canonical model configurations AROME CY41T1 and ALARO CY40T1.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257–281, doi:</w:t>
      </w:r>
      <w:hyperlink r:id="rId1511" w:history="1">
        <w:r w:rsidRPr="005D5915">
          <w:rPr>
            <w:rStyle w:val="Hyperlink"/>
            <w:rFonts w:cs="Times New Roman"/>
            <w:sz w:val="20"/>
            <w:szCs w:val="20"/>
            <w:lang w:val="en-US"/>
          </w:rPr>
          <w:t>10.5194/gmd-11-257-2018</w:t>
        </w:r>
      </w:hyperlink>
      <w:r w:rsidRPr="005D5915">
        <w:rPr>
          <w:rFonts w:cs="Times New Roman"/>
          <w:sz w:val="20"/>
          <w:szCs w:val="20"/>
          <w:lang w:val="en-GB"/>
        </w:rPr>
        <w:t>.</w:t>
      </w:r>
    </w:p>
    <w:p w14:paraId="4190991F" w14:textId="05D66D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Thiéblemont, R., K. Matthes, N.-E. Omrani, K. Kodera, and F. Hansen, 2015: Solar forcing synchronizes decadal North Atlantic climate variability.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8268, doi:</w:t>
      </w:r>
      <w:hyperlink r:id="rId1512" w:history="1">
        <w:r w:rsidRPr="005D5915">
          <w:rPr>
            <w:rStyle w:val="Hyperlink"/>
            <w:rFonts w:cs="Times New Roman"/>
            <w:sz w:val="20"/>
            <w:szCs w:val="20"/>
            <w:lang w:val="en-US"/>
          </w:rPr>
          <w:t>10.1038/ncomms9268</w:t>
        </w:r>
      </w:hyperlink>
      <w:r w:rsidRPr="005D5915">
        <w:rPr>
          <w:rFonts w:cs="Times New Roman"/>
          <w:sz w:val="20"/>
          <w:szCs w:val="20"/>
          <w:lang w:val="en-GB"/>
        </w:rPr>
        <w:t>.</w:t>
      </w:r>
    </w:p>
    <w:p w14:paraId="0E29F244" w14:textId="5669A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Thiery, W. et al., 2015: The Impact of the African Great Lakes on the Regional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4061–4085, doi:</w:t>
      </w:r>
      <w:hyperlink r:id="rId1513" w:history="1">
        <w:r w:rsidRPr="005D5915">
          <w:rPr>
            <w:rStyle w:val="Hyperlink"/>
            <w:rFonts w:cs="Times New Roman"/>
            <w:sz w:val="20"/>
            <w:szCs w:val="20"/>
            <w:lang w:val="en-US"/>
          </w:rPr>
          <w:t>10.1175/jcli-d-14-00565.1</w:t>
        </w:r>
      </w:hyperlink>
      <w:r w:rsidRPr="005D5915">
        <w:rPr>
          <w:rFonts w:cs="Times New Roman"/>
          <w:sz w:val="20"/>
          <w:szCs w:val="20"/>
          <w:lang w:val="en-GB"/>
        </w:rPr>
        <w:t>.</w:t>
      </w:r>
    </w:p>
    <w:p w14:paraId="2F6CE0A2" w14:textId="0B13AA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Thiery, W. et al., 2017: Present-day irrigation mitigates heat extremes.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122(3)</w:t>
      </w:r>
      <w:r w:rsidRPr="005D5915">
        <w:rPr>
          <w:rFonts w:cs="Times New Roman"/>
          <w:sz w:val="20"/>
          <w:szCs w:val="20"/>
          <w:lang w:val="en-GB"/>
        </w:rPr>
        <w:t>, 1403–1422, doi:</w:t>
      </w:r>
      <w:hyperlink r:id="rId1514" w:history="1">
        <w:r w:rsidRPr="005D5915">
          <w:rPr>
            <w:rStyle w:val="Hyperlink"/>
            <w:rFonts w:cs="Times New Roman"/>
            <w:sz w:val="20"/>
            <w:szCs w:val="20"/>
            <w:lang w:val="en-US"/>
          </w:rPr>
          <w:t>10.1002/2016jd025740</w:t>
        </w:r>
      </w:hyperlink>
      <w:r w:rsidRPr="005D5915">
        <w:rPr>
          <w:rFonts w:cs="Times New Roman"/>
          <w:sz w:val="20"/>
          <w:szCs w:val="20"/>
          <w:lang w:val="en-GB"/>
        </w:rPr>
        <w:t>.</w:t>
      </w:r>
    </w:p>
    <w:p w14:paraId="0C77F59B" w14:textId="248924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Thober, S., J. Mai, M. Zink, and L. Samaniego, 2014: Stochastic temporal disaggregation of monthly precipitation for regional gridded data sets.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8714–8735, doi:</w:t>
      </w:r>
      <w:hyperlink r:id="rId1515" w:history="1">
        <w:r w:rsidRPr="005D5915">
          <w:rPr>
            <w:rStyle w:val="Hyperlink"/>
            <w:rFonts w:cs="Times New Roman"/>
            <w:sz w:val="20"/>
            <w:szCs w:val="20"/>
            <w:lang w:val="en-US"/>
          </w:rPr>
          <w:t>10.1002/2014wr015930</w:t>
        </w:r>
      </w:hyperlink>
      <w:r w:rsidRPr="005D5915">
        <w:rPr>
          <w:rFonts w:cs="Times New Roman"/>
          <w:sz w:val="20"/>
          <w:szCs w:val="20"/>
          <w:lang w:val="en-GB"/>
        </w:rPr>
        <w:t>.</w:t>
      </w:r>
    </w:p>
    <w:p w14:paraId="3C45DD0E" w14:textId="66ED4B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Thompson, D.W.J., E.A. Barnes, C. Deser, W.E. Foust, and A.S. Phillips, 2015: Quantifying the Role of Internal Climate Variability in Future Climate Trends.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6443–6456, doi:</w:t>
      </w:r>
      <w:hyperlink r:id="rId1516" w:history="1">
        <w:r w:rsidRPr="005D5915">
          <w:rPr>
            <w:rStyle w:val="Hyperlink"/>
            <w:rFonts w:cs="Times New Roman"/>
            <w:sz w:val="20"/>
            <w:szCs w:val="20"/>
            <w:lang w:val="en-US"/>
          </w:rPr>
          <w:t>10.1175/jcli-d-14-00830.1</w:t>
        </w:r>
      </w:hyperlink>
      <w:r w:rsidRPr="005D5915">
        <w:rPr>
          <w:rFonts w:cs="Times New Roman"/>
          <w:sz w:val="20"/>
          <w:szCs w:val="20"/>
          <w:lang w:val="en-GB"/>
        </w:rPr>
        <w:t>.</w:t>
      </w:r>
    </w:p>
    <w:p w14:paraId="386A0AF7" w14:textId="0E87F6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2011: Guiding the Creation of A Comprehensive Surface Temperature Resource for Twenty-First-Century Climate Science.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92(11)</w:t>
      </w:r>
      <w:r w:rsidRPr="005D5915">
        <w:rPr>
          <w:rFonts w:cs="Times New Roman"/>
          <w:sz w:val="20"/>
          <w:szCs w:val="20"/>
          <w:lang w:val="en-GB"/>
        </w:rPr>
        <w:t>, ES40–ES47, doi:</w:t>
      </w:r>
      <w:hyperlink r:id="rId1517" w:history="1">
        <w:r w:rsidRPr="005D5915">
          <w:rPr>
            <w:rStyle w:val="Hyperlink"/>
            <w:rFonts w:cs="Times New Roman"/>
            <w:sz w:val="20"/>
            <w:szCs w:val="20"/>
            <w:lang w:val="en-US"/>
          </w:rPr>
          <w:t>10.1175/2011bams3124.1</w:t>
        </w:r>
      </w:hyperlink>
      <w:r w:rsidRPr="005D5915">
        <w:rPr>
          <w:rFonts w:cs="Times New Roman"/>
          <w:sz w:val="20"/>
          <w:szCs w:val="20"/>
          <w:lang w:val="en-GB"/>
        </w:rPr>
        <w:t>.</w:t>
      </w:r>
    </w:p>
    <w:p w14:paraId="1102918C" w14:textId="1A2EAB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2017: Toward an Integrated Set of Surface Meteorological Observations for Climate Science and Applications.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98(12)</w:t>
      </w:r>
      <w:r w:rsidRPr="005D5915">
        <w:rPr>
          <w:rFonts w:cs="Times New Roman"/>
          <w:sz w:val="20"/>
          <w:szCs w:val="20"/>
          <w:lang w:val="en-GB"/>
        </w:rPr>
        <w:t>, 2689–2702, doi:</w:t>
      </w:r>
      <w:hyperlink r:id="rId1518" w:history="1">
        <w:r w:rsidRPr="005D5915">
          <w:rPr>
            <w:rStyle w:val="Hyperlink"/>
            <w:rFonts w:cs="Times New Roman"/>
            <w:sz w:val="20"/>
            <w:szCs w:val="20"/>
            <w:lang w:val="en-US"/>
          </w:rPr>
          <w:t>10.1175/bams-d-16-0165.1</w:t>
        </w:r>
      </w:hyperlink>
      <w:r w:rsidRPr="005D5915">
        <w:rPr>
          <w:rFonts w:cs="Times New Roman"/>
          <w:sz w:val="20"/>
          <w:szCs w:val="20"/>
          <w:lang w:val="en-GB"/>
        </w:rPr>
        <w:t>.</w:t>
      </w:r>
    </w:p>
    <w:p w14:paraId="0B760A1F" w14:textId="6639BF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2018: Towards a global land surface climate fiducial reference measurements network.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38(6)</w:t>
      </w:r>
      <w:r w:rsidRPr="005D5915">
        <w:rPr>
          <w:rFonts w:cs="Times New Roman"/>
          <w:sz w:val="20"/>
          <w:szCs w:val="20"/>
          <w:lang w:val="en-GB"/>
        </w:rPr>
        <w:t>, 2760–2774, doi:</w:t>
      </w:r>
      <w:hyperlink r:id="rId1519" w:history="1">
        <w:r w:rsidRPr="005D5915">
          <w:rPr>
            <w:rStyle w:val="Hyperlink"/>
            <w:rFonts w:cs="Times New Roman"/>
            <w:sz w:val="20"/>
            <w:szCs w:val="20"/>
            <w:lang w:val="en-US"/>
          </w:rPr>
          <w:t>10.1002/joc.5458</w:t>
        </w:r>
      </w:hyperlink>
      <w:r w:rsidRPr="005D5915">
        <w:rPr>
          <w:rFonts w:cs="Times New Roman"/>
          <w:sz w:val="20"/>
          <w:szCs w:val="20"/>
          <w:lang w:val="en-GB"/>
        </w:rPr>
        <w:t>.</w:t>
      </w:r>
    </w:p>
    <w:p w14:paraId="50795AB4" w14:textId="3DCC7C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Thornhill, G.D., C.L. Ryder, E.J. Highwood, L.C. Shaffrey, and B.T. Johnson, 2018: The effect of South American biomass burning aerosol emissions on the regional climate.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5321–5342, doi:</w:t>
      </w:r>
      <w:hyperlink r:id="rId1520" w:history="1">
        <w:r w:rsidRPr="005D5915">
          <w:rPr>
            <w:rStyle w:val="Hyperlink"/>
            <w:rFonts w:cs="Times New Roman"/>
            <w:sz w:val="20"/>
            <w:szCs w:val="20"/>
            <w:lang w:val="en-US"/>
          </w:rPr>
          <w:t>10.5194/acp-18-5321-2018</w:t>
        </w:r>
      </w:hyperlink>
      <w:r w:rsidRPr="005D5915">
        <w:rPr>
          <w:rFonts w:cs="Times New Roman"/>
          <w:sz w:val="20"/>
          <w:szCs w:val="20"/>
          <w:lang w:val="en-GB"/>
        </w:rPr>
        <w:t>.</w:t>
      </w:r>
    </w:p>
    <w:p w14:paraId="68CA9754" w14:textId="0F2ECC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Tian, F., B. Dong, J. Robson, and R. Sutton, 2018: Forced decadal changes in the East Asian summer monsoon: the roles of greenhouse gases and anthropogenic aerosols.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3699–3715, doi:</w:t>
      </w:r>
      <w:hyperlink r:id="rId1521" w:history="1">
        <w:r w:rsidRPr="005D5915">
          <w:rPr>
            <w:rStyle w:val="Hyperlink"/>
            <w:rFonts w:cs="Times New Roman"/>
            <w:sz w:val="20"/>
            <w:szCs w:val="20"/>
            <w:lang w:val="en-US"/>
          </w:rPr>
          <w:t>10.1007/s00382-018-4105-7</w:t>
        </w:r>
      </w:hyperlink>
      <w:r w:rsidRPr="005D5915">
        <w:rPr>
          <w:rFonts w:cs="Times New Roman"/>
          <w:sz w:val="20"/>
          <w:szCs w:val="20"/>
          <w:lang w:val="en-GB"/>
        </w:rPr>
        <w:t>.</w:t>
      </w:r>
    </w:p>
    <w:p w14:paraId="116E718C" w14:textId="1B19D7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Ting, M., Y. Kushnir, R. Seager, and C. Li, 2009: Forced and Internal Twentieth-Century SST Trends in the North </w:t>
      </w:r>
      <w:r w:rsidRPr="005D5915">
        <w:rPr>
          <w:rFonts w:cs="Times New Roman"/>
          <w:sz w:val="20"/>
          <w:szCs w:val="20"/>
          <w:lang w:val="en-GB"/>
        </w:rPr>
        <w:lastRenderedPageBreak/>
        <w:t xml:space="preserve">Atlantic.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22(6)</w:t>
      </w:r>
      <w:r w:rsidRPr="005D5915">
        <w:rPr>
          <w:rFonts w:cs="Times New Roman"/>
          <w:sz w:val="20"/>
          <w:szCs w:val="20"/>
          <w:lang w:val="en-GB"/>
        </w:rPr>
        <w:t>, 1469–1481, doi:</w:t>
      </w:r>
      <w:hyperlink r:id="rId1522" w:history="1">
        <w:r w:rsidRPr="005D5915">
          <w:rPr>
            <w:rStyle w:val="Hyperlink"/>
            <w:rFonts w:cs="Times New Roman"/>
            <w:sz w:val="20"/>
            <w:szCs w:val="20"/>
            <w:lang w:val="en-US"/>
          </w:rPr>
          <w:t>10.1175/2008jcli2561.1</w:t>
        </w:r>
      </w:hyperlink>
      <w:r w:rsidRPr="005D5915">
        <w:rPr>
          <w:rFonts w:cs="Times New Roman"/>
          <w:sz w:val="20"/>
          <w:szCs w:val="20"/>
          <w:lang w:val="en-GB"/>
        </w:rPr>
        <w:t>.</w:t>
      </w:r>
    </w:p>
    <w:p w14:paraId="4964D327" w14:textId="764585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Toohey, M., K. Krüger, M. Bittner, C. Timmreck, and H. Schmidt, 2014: The impact of volcanic aerosol on the Northern Hemisphere stratospheric polar vortex: mechanisms and sensitivity to forcing structure.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14(23)</w:t>
      </w:r>
      <w:r w:rsidRPr="005D5915">
        <w:rPr>
          <w:rFonts w:cs="Times New Roman"/>
          <w:sz w:val="20"/>
          <w:szCs w:val="20"/>
          <w:lang w:val="en-GB"/>
        </w:rPr>
        <w:t>, 13063–13079, doi:</w:t>
      </w:r>
      <w:hyperlink r:id="rId1523" w:history="1">
        <w:r w:rsidRPr="005D5915">
          <w:rPr>
            <w:rStyle w:val="Hyperlink"/>
            <w:rFonts w:cs="Times New Roman"/>
            <w:sz w:val="20"/>
            <w:szCs w:val="20"/>
            <w:lang w:val="en-US"/>
          </w:rPr>
          <w:t>10.5194/acp-14-13063-2014</w:t>
        </w:r>
      </w:hyperlink>
      <w:r w:rsidRPr="005D5915">
        <w:rPr>
          <w:rFonts w:cs="Times New Roman"/>
          <w:sz w:val="20"/>
          <w:szCs w:val="20"/>
          <w:lang w:val="en-GB"/>
        </w:rPr>
        <w:t>.</w:t>
      </w:r>
    </w:p>
    <w:p w14:paraId="641B1316" w14:textId="4695DC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Torma, C., F. Giorgi, and E. Coppola, 2015: Added value of regional climate modeling over areas characterized by complex terrain-Precipitation over the Alps.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120(9)</w:t>
      </w:r>
      <w:r w:rsidRPr="005D5915">
        <w:rPr>
          <w:rFonts w:cs="Times New Roman"/>
          <w:sz w:val="20"/>
          <w:szCs w:val="20"/>
          <w:lang w:val="en-GB"/>
        </w:rPr>
        <w:t>, 3957–3972, doi:</w:t>
      </w:r>
      <w:hyperlink r:id="rId1524" w:history="1">
        <w:r w:rsidRPr="005D5915">
          <w:rPr>
            <w:rStyle w:val="Hyperlink"/>
            <w:rFonts w:cs="Times New Roman"/>
            <w:sz w:val="20"/>
            <w:szCs w:val="20"/>
            <w:lang w:val="en-US"/>
          </w:rPr>
          <w:t>10.1002/2014jd022781</w:t>
        </w:r>
      </w:hyperlink>
      <w:r w:rsidRPr="005D5915">
        <w:rPr>
          <w:rFonts w:cs="Times New Roman"/>
          <w:sz w:val="20"/>
          <w:szCs w:val="20"/>
          <w:lang w:val="en-GB"/>
        </w:rPr>
        <w:t>.</w:t>
      </w:r>
    </w:p>
    <w:p w14:paraId="7E46F607" w14:textId="5B0FA5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Torralba, V., F.J. Doblas-Reyes, and N. Gonzalez-Reviriego, 2017: Uncertainty in recent near-surface wind speed trends: A global reanalysis intercomparison.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114019, doi:</w:t>
      </w:r>
      <w:hyperlink r:id="rId1525" w:history="1">
        <w:r w:rsidRPr="005D5915">
          <w:rPr>
            <w:rStyle w:val="Hyperlink"/>
            <w:rFonts w:cs="Times New Roman"/>
            <w:sz w:val="20"/>
            <w:szCs w:val="20"/>
            <w:lang w:val="en-US"/>
          </w:rPr>
          <w:t>10.1088/1748-9326/aa8a58</w:t>
        </w:r>
      </w:hyperlink>
      <w:r w:rsidRPr="005D5915">
        <w:rPr>
          <w:rFonts w:cs="Times New Roman"/>
          <w:sz w:val="20"/>
          <w:szCs w:val="20"/>
          <w:lang w:val="en-GB"/>
        </w:rPr>
        <w:t>.</w:t>
      </w:r>
    </w:p>
    <w:p w14:paraId="0247C03F" w14:textId="26B03A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Trapp, R.J., E.D. Robinson, M.E. Baldwin, N.S. Diffenbaugh, and B.R.J. Schwedler, 2011: Regional climate of hazardous convective weather through high-resolution dynamical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37(3–4)</w:t>
      </w:r>
      <w:r w:rsidRPr="005D5915">
        <w:rPr>
          <w:rFonts w:cs="Times New Roman"/>
          <w:sz w:val="20"/>
          <w:szCs w:val="20"/>
          <w:lang w:val="en-GB"/>
        </w:rPr>
        <w:t>, 677–688, doi:</w:t>
      </w:r>
      <w:hyperlink r:id="rId1526" w:history="1">
        <w:r w:rsidRPr="005D5915">
          <w:rPr>
            <w:rStyle w:val="Hyperlink"/>
            <w:rFonts w:cs="Times New Roman"/>
            <w:sz w:val="20"/>
            <w:szCs w:val="20"/>
            <w:lang w:val="en-US"/>
          </w:rPr>
          <w:t>10.1007/s00382-010-0826-y</w:t>
        </w:r>
      </w:hyperlink>
      <w:r w:rsidRPr="005D5915">
        <w:rPr>
          <w:rFonts w:cs="Times New Roman"/>
          <w:sz w:val="20"/>
          <w:szCs w:val="20"/>
          <w:lang w:val="en-GB"/>
        </w:rPr>
        <w:t>.</w:t>
      </w:r>
    </w:p>
    <w:p w14:paraId="51BD916E" w14:textId="5786B9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Trenberth, K.E., J.T. Fasullo, and T.G. Shepherd, 2015: Attribution of climate extreme events.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5(8)</w:t>
      </w:r>
      <w:r w:rsidRPr="005D5915">
        <w:rPr>
          <w:rFonts w:cs="Times New Roman"/>
          <w:sz w:val="20"/>
          <w:szCs w:val="20"/>
          <w:lang w:val="en-GB"/>
        </w:rPr>
        <w:t>, 725–730, doi:</w:t>
      </w:r>
      <w:hyperlink r:id="rId1527" w:history="1">
        <w:r w:rsidRPr="005D5915">
          <w:rPr>
            <w:rStyle w:val="Hyperlink"/>
            <w:rFonts w:cs="Times New Roman"/>
            <w:sz w:val="20"/>
            <w:szCs w:val="20"/>
            <w:lang w:val="en-US"/>
          </w:rPr>
          <w:t>10.1038/nclimate2657</w:t>
        </w:r>
      </w:hyperlink>
      <w:r w:rsidRPr="005D5915">
        <w:rPr>
          <w:rFonts w:cs="Times New Roman"/>
          <w:sz w:val="20"/>
          <w:szCs w:val="20"/>
          <w:lang w:val="en-GB"/>
        </w:rPr>
        <w:t>.</w:t>
      </w:r>
    </w:p>
    <w:p w14:paraId="6678D957" w14:textId="1A8CD0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Trewin, B., 2010: Exposure, instrumentation, and observing practice effects on land temperature measurements.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490–506, doi:</w:t>
      </w:r>
      <w:hyperlink r:id="rId1528" w:history="1">
        <w:r w:rsidRPr="005D5915">
          <w:rPr>
            <w:rStyle w:val="Hyperlink"/>
            <w:rFonts w:cs="Times New Roman"/>
            <w:sz w:val="20"/>
            <w:szCs w:val="20"/>
            <w:lang w:val="en-US"/>
          </w:rPr>
          <w:t>10.1002/wcc.46</w:t>
        </w:r>
      </w:hyperlink>
      <w:r w:rsidRPr="005D5915">
        <w:rPr>
          <w:rFonts w:cs="Times New Roman"/>
          <w:sz w:val="20"/>
          <w:szCs w:val="20"/>
          <w:lang w:val="en-GB"/>
        </w:rPr>
        <w:t>.</w:t>
      </w:r>
    </w:p>
    <w:p w14:paraId="272CEBA9" w14:textId="79F0D8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Trewin, B., 2013: A daily homogenized temperature data set for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33(6)</w:t>
      </w:r>
      <w:r w:rsidRPr="005D5915">
        <w:rPr>
          <w:rFonts w:cs="Times New Roman"/>
          <w:sz w:val="20"/>
          <w:szCs w:val="20"/>
          <w:lang w:val="en-GB"/>
        </w:rPr>
        <w:t>, 1510–1529, doi:</w:t>
      </w:r>
      <w:hyperlink r:id="rId1529" w:history="1">
        <w:r w:rsidRPr="005D5915">
          <w:rPr>
            <w:rStyle w:val="Hyperlink"/>
            <w:rFonts w:cs="Times New Roman"/>
            <w:sz w:val="20"/>
            <w:szCs w:val="20"/>
            <w:lang w:val="en-US"/>
          </w:rPr>
          <w:t>10.1002/joc.3530</w:t>
        </w:r>
      </w:hyperlink>
      <w:r w:rsidRPr="005D5915">
        <w:rPr>
          <w:rFonts w:cs="Times New Roman"/>
          <w:sz w:val="20"/>
          <w:szCs w:val="20"/>
          <w:lang w:val="en-GB"/>
        </w:rPr>
        <w:t>.</w:t>
      </w:r>
    </w:p>
    <w:p w14:paraId="27A31F6E" w14:textId="459BE9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Trusilova, K. et al., 2016: The urban land use in the COSMO-CLM model: a comparison of three parameterizations for Berlin.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25(2)</w:t>
      </w:r>
      <w:r w:rsidRPr="005D5915">
        <w:rPr>
          <w:rFonts w:cs="Times New Roman"/>
          <w:sz w:val="20"/>
          <w:szCs w:val="20"/>
          <w:lang w:val="en-GB"/>
        </w:rPr>
        <w:t>, 231–244, doi:</w:t>
      </w:r>
      <w:hyperlink r:id="rId1530" w:history="1">
        <w:r w:rsidRPr="005D5915">
          <w:rPr>
            <w:rStyle w:val="Hyperlink"/>
            <w:rFonts w:cs="Times New Roman"/>
            <w:sz w:val="20"/>
            <w:szCs w:val="20"/>
            <w:lang w:val="en-US"/>
          </w:rPr>
          <w:t>10.1127/metz/2015/0587</w:t>
        </w:r>
      </w:hyperlink>
      <w:r w:rsidRPr="005D5915">
        <w:rPr>
          <w:rFonts w:cs="Times New Roman"/>
          <w:sz w:val="20"/>
          <w:szCs w:val="20"/>
          <w:lang w:val="en-GB"/>
        </w:rPr>
        <w:t>.</w:t>
      </w:r>
    </w:p>
    <w:p w14:paraId="096572E2" w14:textId="6078B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Tsanis, I. and E. Tapoglou, 2019: Winter North Atlantic Oscillation impact on European precipitation and drought under climate change.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135(1)</w:t>
      </w:r>
      <w:r w:rsidRPr="005D5915">
        <w:rPr>
          <w:rFonts w:cs="Times New Roman"/>
          <w:sz w:val="20"/>
          <w:szCs w:val="20"/>
          <w:lang w:val="en-GB"/>
        </w:rPr>
        <w:t>, 323–330, doi:</w:t>
      </w:r>
      <w:hyperlink r:id="rId1531" w:history="1">
        <w:r w:rsidRPr="005D5915">
          <w:rPr>
            <w:rStyle w:val="Hyperlink"/>
            <w:rFonts w:cs="Times New Roman"/>
            <w:sz w:val="20"/>
            <w:szCs w:val="20"/>
            <w:lang w:val="en-US"/>
          </w:rPr>
          <w:t>10.1007/s00704-018-2379-7</w:t>
        </w:r>
      </w:hyperlink>
      <w:r w:rsidRPr="005D5915">
        <w:rPr>
          <w:rFonts w:cs="Times New Roman"/>
          <w:sz w:val="20"/>
          <w:szCs w:val="20"/>
          <w:lang w:val="en-GB"/>
        </w:rPr>
        <w:t>.</w:t>
      </w:r>
    </w:p>
    <w:p w14:paraId="12FFE709" w14:textId="226AB0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Tschakert, P., N. Tuana, H. Westskog, B. Koelle, and A. Afrika, 2016: TCHANGE: The role of values and visioning in transformation science. </w:t>
      </w:r>
      <w:r w:rsidRPr="005D5915">
        <w:rPr>
          <w:rFonts w:cs="Times New Roman"/>
          <w:i/>
          <w:sz w:val="20"/>
          <w:szCs w:val="20"/>
          <w:lang w:val="en-GB"/>
        </w:rPr>
        <w:t>Current Opinion in Environmental Sustainability</w:t>
      </w:r>
      <w:r w:rsidRPr="005D5915">
        <w:rPr>
          <w:rFonts w:cs="Times New Roman"/>
          <w:sz w:val="20"/>
          <w:szCs w:val="20"/>
          <w:lang w:val="en-GB"/>
        </w:rPr>
        <w:t xml:space="preserve">, </w:t>
      </w:r>
      <w:r w:rsidRPr="005D5915">
        <w:rPr>
          <w:rFonts w:cs="Times New Roman"/>
          <w:b/>
          <w:sz w:val="20"/>
          <w:szCs w:val="20"/>
          <w:lang w:val="en-GB"/>
        </w:rPr>
        <w:t>20</w:t>
      </w:r>
      <w:r w:rsidRPr="005D5915">
        <w:rPr>
          <w:rFonts w:cs="Times New Roman"/>
          <w:sz w:val="20"/>
          <w:szCs w:val="20"/>
          <w:lang w:val="en-GB"/>
        </w:rPr>
        <w:t>, 21–25, doi:</w:t>
      </w:r>
      <w:hyperlink r:id="rId1532" w:history="1">
        <w:r w:rsidRPr="005D5915">
          <w:rPr>
            <w:rStyle w:val="Hyperlink"/>
            <w:rFonts w:cs="Times New Roman"/>
            <w:sz w:val="20"/>
            <w:szCs w:val="20"/>
            <w:lang w:val="en-US"/>
          </w:rPr>
          <w:t>10.1016/j.cosust.2016.04.003</w:t>
        </w:r>
      </w:hyperlink>
      <w:r w:rsidRPr="005D5915">
        <w:rPr>
          <w:rFonts w:cs="Times New Roman"/>
          <w:sz w:val="20"/>
          <w:szCs w:val="20"/>
          <w:lang w:val="en-GB"/>
        </w:rPr>
        <w:t>.</w:t>
      </w:r>
    </w:p>
    <w:p w14:paraId="72126FF4" w14:textId="6BBBCA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Tschakert, P. et al., 2017: Climate change and loss, as if people mattered: values, places, and experiences.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1–19, doi:</w:t>
      </w:r>
      <w:hyperlink r:id="rId1533" w:history="1">
        <w:r w:rsidRPr="005D5915">
          <w:rPr>
            <w:rStyle w:val="Hyperlink"/>
            <w:rFonts w:cs="Times New Roman"/>
            <w:sz w:val="20"/>
            <w:szCs w:val="20"/>
            <w:lang w:val="en-US"/>
          </w:rPr>
          <w:t>10.1002/wcc.476</w:t>
        </w:r>
      </w:hyperlink>
      <w:r w:rsidRPr="005D5915">
        <w:rPr>
          <w:rFonts w:cs="Times New Roman"/>
          <w:sz w:val="20"/>
          <w:szCs w:val="20"/>
          <w:lang w:val="en-GB"/>
        </w:rPr>
        <w:t>.</w:t>
      </w:r>
    </w:p>
    <w:p w14:paraId="1E60DFE3" w14:textId="61A476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Tuinenburg, O.A., R.W.A. Hutjes, T. Stacke, A. Wiltshire, and P. Lucas-Picher, 2014: Effects of Irrigation in India on the Atmospheric Water Budget.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1028–1050, doi:</w:t>
      </w:r>
      <w:hyperlink r:id="rId1534" w:history="1">
        <w:r w:rsidRPr="005D5915">
          <w:rPr>
            <w:rStyle w:val="Hyperlink"/>
            <w:rFonts w:cs="Times New Roman"/>
            <w:sz w:val="20"/>
            <w:szCs w:val="20"/>
            <w:lang w:val="en-US"/>
          </w:rPr>
          <w:t>10.1175/jhm-d-13-078.1</w:t>
        </w:r>
      </w:hyperlink>
      <w:r w:rsidRPr="005D5915">
        <w:rPr>
          <w:rFonts w:cs="Times New Roman"/>
          <w:sz w:val="20"/>
          <w:szCs w:val="20"/>
          <w:lang w:val="en-GB"/>
        </w:rPr>
        <w:t>.</w:t>
      </w:r>
    </w:p>
    <w:p w14:paraId="7D5291C9" w14:textId="2D56A7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Tuomenvirta, H., 2001: Homogeneity adjustments of temperature and precipitation series – Finnish and Nordic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495–506, doi:</w:t>
      </w:r>
      <w:hyperlink r:id="rId1535" w:history="1">
        <w:r w:rsidRPr="005D5915">
          <w:rPr>
            <w:rStyle w:val="Hyperlink"/>
            <w:rFonts w:cs="Times New Roman"/>
            <w:sz w:val="20"/>
            <w:szCs w:val="20"/>
            <w:lang w:val="en-US"/>
          </w:rPr>
          <w:t>10.1002/joc.616</w:t>
        </w:r>
      </w:hyperlink>
      <w:r w:rsidRPr="005D5915">
        <w:rPr>
          <w:rFonts w:cs="Times New Roman"/>
          <w:sz w:val="20"/>
          <w:szCs w:val="20"/>
          <w:lang w:val="en-GB"/>
        </w:rPr>
        <w:t>.</w:t>
      </w:r>
    </w:p>
    <w:p w14:paraId="706DDDDE" w14:textId="539F85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Turki, I. et al., 2016: Hydrological variability of the Soummam watershed (Northeastern Algeria) and the possible links to climate fluctuations. </w:t>
      </w:r>
      <w:r w:rsidRPr="005D5915">
        <w:rPr>
          <w:rFonts w:cs="Times New Roman"/>
          <w:i/>
          <w:sz w:val="20"/>
          <w:szCs w:val="20"/>
          <w:lang w:val="en-GB"/>
        </w:rPr>
        <w:t>Arabian Journal of Geosciences</w:t>
      </w:r>
      <w:r w:rsidRPr="005D5915">
        <w:rPr>
          <w:rFonts w:cs="Times New Roman"/>
          <w:sz w:val="20"/>
          <w:szCs w:val="20"/>
          <w:lang w:val="en-GB"/>
        </w:rPr>
        <w:t xml:space="preserve">, </w:t>
      </w:r>
      <w:r w:rsidRPr="005D5915">
        <w:rPr>
          <w:rFonts w:cs="Times New Roman"/>
          <w:b/>
          <w:sz w:val="20"/>
          <w:szCs w:val="20"/>
          <w:lang w:val="en-GB"/>
        </w:rPr>
        <w:t>9(6)</w:t>
      </w:r>
      <w:r w:rsidRPr="005D5915">
        <w:rPr>
          <w:rFonts w:cs="Times New Roman"/>
          <w:sz w:val="20"/>
          <w:szCs w:val="20"/>
          <w:lang w:val="en-GB"/>
        </w:rPr>
        <w:t>, 477, doi:</w:t>
      </w:r>
      <w:hyperlink r:id="rId1536" w:history="1">
        <w:r w:rsidRPr="005D5915">
          <w:rPr>
            <w:rStyle w:val="Hyperlink"/>
            <w:rFonts w:cs="Times New Roman"/>
            <w:sz w:val="20"/>
            <w:szCs w:val="20"/>
            <w:lang w:val="en-US"/>
          </w:rPr>
          <w:t>10.1007/s12517-016-2448-0</w:t>
        </w:r>
      </w:hyperlink>
      <w:r w:rsidRPr="005D5915">
        <w:rPr>
          <w:rFonts w:cs="Times New Roman"/>
          <w:sz w:val="20"/>
          <w:szCs w:val="20"/>
          <w:lang w:val="en-GB"/>
        </w:rPr>
        <w:t>.</w:t>
      </w:r>
    </w:p>
    <w:p w14:paraId="29CDBDC6" w14:textId="37E83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Turner, A.G. and H. Annamalai, 2012: Climate change and the South Asian summer monsoon.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587–595, doi:</w:t>
      </w:r>
      <w:hyperlink r:id="rId1537" w:history="1">
        <w:r w:rsidRPr="005D5915">
          <w:rPr>
            <w:rStyle w:val="Hyperlink"/>
            <w:rFonts w:cs="Times New Roman"/>
            <w:sz w:val="20"/>
            <w:szCs w:val="20"/>
            <w:lang w:val="en-US"/>
          </w:rPr>
          <w:t>10.1038/nclimate1495</w:t>
        </w:r>
      </w:hyperlink>
      <w:r w:rsidRPr="005D5915">
        <w:rPr>
          <w:rFonts w:cs="Times New Roman"/>
          <w:sz w:val="20"/>
          <w:szCs w:val="20"/>
          <w:lang w:val="en-GB"/>
        </w:rPr>
        <w:t>.</w:t>
      </w:r>
    </w:p>
    <w:p w14:paraId="62BD9CBB" w14:textId="20E93A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Turnhout, E., T. Metze, C. Wyborn, N. Klenk, and E. Louder, 2020: The politics of co-production: participation, power, and transformation. </w:t>
      </w:r>
      <w:r w:rsidRPr="005D5915">
        <w:rPr>
          <w:rFonts w:cs="Times New Roman"/>
          <w:i/>
          <w:sz w:val="20"/>
          <w:szCs w:val="20"/>
          <w:lang w:val="en-GB"/>
        </w:rPr>
        <w:t>Current Opinion in Environmental Sustainability</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15–21, doi:</w:t>
      </w:r>
      <w:hyperlink r:id="rId1538" w:history="1">
        <w:r w:rsidRPr="005D5915">
          <w:rPr>
            <w:rStyle w:val="Hyperlink"/>
            <w:rFonts w:cs="Times New Roman"/>
            <w:sz w:val="20"/>
            <w:szCs w:val="20"/>
            <w:lang w:val="en-US"/>
          </w:rPr>
          <w:t>10.1016/j.cosust.2019.11.009</w:t>
        </w:r>
      </w:hyperlink>
      <w:r w:rsidRPr="005D5915">
        <w:rPr>
          <w:rFonts w:cs="Times New Roman"/>
          <w:sz w:val="20"/>
          <w:szCs w:val="20"/>
          <w:lang w:val="en-GB"/>
        </w:rPr>
        <w:t>.</w:t>
      </w:r>
    </w:p>
    <w:p w14:paraId="2E80DDFA" w14:textId="3D8772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Turnock, S.T. et al., 2016: The impact of European legislative and technology measures to reduce air pollutants on air quality, human health and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24010, doi:</w:t>
      </w:r>
      <w:hyperlink r:id="rId1539" w:history="1">
        <w:r w:rsidRPr="005D5915">
          <w:rPr>
            <w:rStyle w:val="Hyperlink"/>
            <w:rFonts w:cs="Times New Roman"/>
            <w:sz w:val="20"/>
            <w:szCs w:val="20"/>
            <w:lang w:val="en-US"/>
          </w:rPr>
          <w:t>10.1088/1748-9326/11/2/024010</w:t>
        </w:r>
      </w:hyperlink>
      <w:r w:rsidRPr="005D5915">
        <w:rPr>
          <w:rFonts w:cs="Times New Roman"/>
          <w:sz w:val="20"/>
          <w:szCs w:val="20"/>
          <w:lang w:val="en-GB"/>
        </w:rPr>
        <w:t>.</w:t>
      </w:r>
    </w:p>
    <w:p w14:paraId="103B58B8" w14:textId="5B5E92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Turuncoglu, U.U., G. Giuliani, N. Elguindi, and F. Giorgi, 2013: Modelling the Caspian Sea and its catchment area using a coupled regional atmosphere-ocean model (RegCM4-ROMS): model design and preliminary results.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283–299, doi:</w:t>
      </w:r>
      <w:hyperlink r:id="rId1540" w:history="1">
        <w:r w:rsidRPr="005D5915">
          <w:rPr>
            <w:rStyle w:val="Hyperlink"/>
            <w:rFonts w:cs="Times New Roman"/>
            <w:sz w:val="20"/>
            <w:szCs w:val="20"/>
            <w:lang w:val="en-US"/>
          </w:rPr>
          <w:t>10.5194/gmd-6-283-2013</w:t>
        </w:r>
      </w:hyperlink>
      <w:r w:rsidRPr="005D5915">
        <w:rPr>
          <w:rFonts w:cs="Times New Roman"/>
          <w:sz w:val="20"/>
          <w:szCs w:val="20"/>
          <w:lang w:val="en-GB"/>
        </w:rPr>
        <w:t>.</w:t>
      </w:r>
    </w:p>
    <w:p w14:paraId="56244BF1" w14:textId="54F716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Tuttle, S. and G. Salvucci, 2016: Empirical evidence of contrasting soil moisture-precipitation feedbacks across the United States.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352(6287)</w:t>
      </w:r>
      <w:r w:rsidRPr="005D5915">
        <w:rPr>
          <w:rFonts w:cs="Times New Roman"/>
          <w:sz w:val="20"/>
          <w:szCs w:val="20"/>
          <w:lang w:val="en-GB"/>
        </w:rPr>
        <w:t>, 825–828, doi:</w:t>
      </w:r>
      <w:hyperlink r:id="rId1541" w:history="1">
        <w:r w:rsidRPr="005D5915">
          <w:rPr>
            <w:rStyle w:val="Hyperlink"/>
            <w:rFonts w:cs="Times New Roman"/>
            <w:sz w:val="20"/>
            <w:szCs w:val="20"/>
            <w:lang w:val="en-US"/>
          </w:rPr>
          <w:t>10.1126/science.aaa7185</w:t>
        </w:r>
      </w:hyperlink>
      <w:r w:rsidRPr="005D5915">
        <w:rPr>
          <w:rFonts w:cs="Times New Roman"/>
          <w:sz w:val="20"/>
          <w:szCs w:val="20"/>
          <w:lang w:val="en-GB"/>
        </w:rPr>
        <w:t>.</w:t>
      </w:r>
    </w:p>
    <w:p w14:paraId="26368BF0" w14:textId="49F943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Udall, B. and J. Overpeck, 2017: The twenty-first century Colorado River hot drought and implications for the future.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53(3)</w:t>
      </w:r>
      <w:r w:rsidRPr="005D5915">
        <w:rPr>
          <w:rFonts w:cs="Times New Roman"/>
          <w:sz w:val="20"/>
          <w:szCs w:val="20"/>
          <w:lang w:val="en-GB"/>
        </w:rPr>
        <w:t>, 2404–2418, doi:</w:t>
      </w:r>
      <w:hyperlink r:id="rId1542" w:history="1">
        <w:r w:rsidRPr="005D5915">
          <w:rPr>
            <w:rStyle w:val="Hyperlink"/>
            <w:rFonts w:cs="Times New Roman"/>
            <w:sz w:val="20"/>
            <w:szCs w:val="20"/>
            <w:lang w:val="en-US"/>
          </w:rPr>
          <w:t>10.1002/2016wr019638</w:t>
        </w:r>
      </w:hyperlink>
      <w:r w:rsidRPr="005D5915">
        <w:rPr>
          <w:rFonts w:cs="Times New Roman"/>
          <w:sz w:val="20"/>
          <w:szCs w:val="20"/>
          <w:lang w:val="en-GB"/>
        </w:rPr>
        <w:t>.</w:t>
      </w:r>
    </w:p>
    <w:p w14:paraId="7AA5F047" w14:textId="79455C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Ueda, H., A. Iwai, K. Kuwako, and M.E. Hori, 2006: Impact of anthropogenic forcing on the Asian summer monsoon as simulated by eight GCMs.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L06703, doi:</w:t>
      </w:r>
      <w:hyperlink r:id="rId1543" w:history="1">
        <w:r w:rsidRPr="005D5915">
          <w:rPr>
            <w:rStyle w:val="Hyperlink"/>
            <w:rFonts w:cs="Times New Roman"/>
            <w:sz w:val="20"/>
            <w:szCs w:val="20"/>
            <w:lang w:val="en-US"/>
          </w:rPr>
          <w:t>10.1029/2005gl025336</w:t>
        </w:r>
      </w:hyperlink>
      <w:r w:rsidRPr="005D5915">
        <w:rPr>
          <w:rFonts w:cs="Times New Roman"/>
          <w:sz w:val="20"/>
          <w:szCs w:val="20"/>
          <w:lang w:val="en-GB"/>
        </w:rPr>
        <w:t>.</w:t>
      </w:r>
    </w:p>
    <w:p w14:paraId="74F9AEAD" w14:textId="3DE1D5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Uijlenhoet, R., A. Overeem, and H. Leijnse, 2018: Opportunistic remote sensing of rainfall using microwave links from cellular communication networks. </w:t>
      </w:r>
      <w:r w:rsidRPr="005D5915">
        <w:rPr>
          <w:rFonts w:cs="Times New Roman"/>
          <w:i/>
          <w:sz w:val="20"/>
          <w:szCs w:val="20"/>
          <w:lang w:val="en-GB"/>
        </w:rPr>
        <w:t>WIREs Water</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e1289, doi:</w:t>
      </w:r>
      <w:hyperlink r:id="rId1544" w:history="1">
        <w:r w:rsidRPr="005D5915">
          <w:rPr>
            <w:rStyle w:val="Hyperlink"/>
            <w:rFonts w:cs="Times New Roman"/>
            <w:sz w:val="20"/>
            <w:szCs w:val="20"/>
            <w:lang w:val="en-US"/>
          </w:rPr>
          <w:t>10.1002/wat2.1289</w:t>
        </w:r>
      </w:hyperlink>
      <w:r w:rsidRPr="005D5915">
        <w:rPr>
          <w:rFonts w:cs="Times New Roman"/>
          <w:sz w:val="20"/>
          <w:szCs w:val="20"/>
          <w:lang w:val="en-GB"/>
        </w:rPr>
        <w:t>.</w:t>
      </w:r>
    </w:p>
    <w:p w14:paraId="1BBB3062" w14:textId="4D3F09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Ukkola, A.M., A.J. Pitman, M.G. Donat, M.G. De Kauwe, and O. Angélil, 2018: Evaluating the Contribution of Land-Atmosphere Coupling to Heat Extremes in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45(17)</w:t>
      </w:r>
      <w:r w:rsidRPr="005D5915">
        <w:rPr>
          <w:rFonts w:cs="Times New Roman"/>
          <w:sz w:val="20"/>
          <w:szCs w:val="20"/>
          <w:lang w:val="en-GB"/>
        </w:rPr>
        <w:t>, 9003–9012, doi:</w:t>
      </w:r>
      <w:hyperlink r:id="rId1545" w:history="1">
        <w:r w:rsidRPr="005D5915">
          <w:rPr>
            <w:rStyle w:val="Hyperlink"/>
            <w:rFonts w:cs="Times New Roman"/>
            <w:sz w:val="20"/>
            <w:szCs w:val="20"/>
            <w:lang w:val="en-US"/>
          </w:rPr>
          <w:t>10.1029/2018gl079102</w:t>
        </w:r>
      </w:hyperlink>
      <w:r w:rsidRPr="005D5915">
        <w:rPr>
          <w:rFonts w:cs="Times New Roman"/>
          <w:sz w:val="20"/>
          <w:szCs w:val="20"/>
          <w:lang w:val="en-GB"/>
        </w:rPr>
        <w:t>.</w:t>
      </w:r>
    </w:p>
    <w:p w14:paraId="06589AEC" w14:textId="4312AA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Undorf, S. et al., 2018: Detectable Impact of Local and Remote Anthropogenic Aerosols on the 20th Century Changes of West African and South Asian Monsoon Precipitation.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123(10)</w:t>
      </w:r>
      <w:r w:rsidRPr="005D5915">
        <w:rPr>
          <w:rFonts w:cs="Times New Roman"/>
          <w:sz w:val="20"/>
          <w:szCs w:val="20"/>
          <w:lang w:val="en-GB"/>
        </w:rPr>
        <w:t>, 4871–4889, doi:</w:t>
      </w:r>
      <w:hyperlink r:id="rId1546" w:history="1">
        <w:r w:rsidRPr="005D5915">
          <w:rPr>
            <w:rStyle w:val="Hyperlink"/>
            <w:rFonts w:cs="Times New Roman"/>
            <w:sz w:val="20"/>
            <w:szCs w:val="20"/>
            <w:lang w:val="en-US"/>
          </w:rPr>
          <w:t>10.1029/2017jd027711</w:t>
        </w:r>
      </w:hyperlink>
      <w:r w:rsidRPr="005D5915">
        <w:rPr>
          <w:rFonts w:cs="Times New Roman"/>
          <w:sz w:val="20"/>
          <w:szCs w:val="20"/>
          <w:lang w:val="en-GB"/>
        </w:rPr>
        <w:t>.</w:t>
      </w:r>
    </w:p>
    <w:p w14:paraId="3E17AA96" w14:textId="6B56A0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Uppala, S.M. et al., 2006: The ERA-40 re-analysis.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131(612)</w:t>
      </w:r>
      <w:r w:rsidRPr="005D5915">
        <w:rPr>
          <w:rFonts w:cs="Times New Roman"/>
          <w:sz w:val="20"/>
          <w:szCs w:val="20"/>
          <w:lang w:val="en-GB"/>
        </w:rPr>
        <w:t>, 2961–3012, doi:</w:t>
      </w:r>
      <w:hyperlink r:id="rId1547" w:history="1">
        <w:r w:rsidRPr="005D5915">
          <w:rPr>
            <w:rStyle w:val="Hyperlink"/>
            <w:rFonts w:cs="Times New Roman"/>
            <w:sz w:val="20"/>
            <w:szCs w:val="20"/>
            <w:lang w:val="en-US"/>
          </w:rPr>
          <w:t>10.1256/qj.04.176</w:t>
        </w:r>
      </w:hyperlink>
      <w:r w:rsidRPr="005D5915">
        <w:rPr>
          <w:rFonts w:cs="Times New Roman"/>
          <w:sz w:val="20"/>
          <w:szCs w:val="20"/>
          <w:lang w:val="en-GB"/>
        </w:rPr>
        <w:t>.</w:t>
      </w:r>
    </w:p>
    <w:p w14:paraId="754AD42D" w14:textId="557037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Vaittinada Ayar, P. et al., 2016: Intercomparison of statistical and dynamical downscaling models under the EURO- and MED-CORDEX initiative framework: present climate evaluations.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1301–1329, doi:</w:t>
      </w:r>
      <w:hyperlink r:id="rId1548" w:history="1">
        <w:r w:rsidRPr="005D5915">
          <w:rPr>
            <w:rStyle w:val="Hyperlink"/>
            <w:rFonts w:cs="Times New Roman"/>
            <w:sz w:val="20"/>
            <w:szCs w:val="20"/>
            <w:lang w:val="en-GB"/>
          </w:rPr>
          <w:t>10.1007/s00382-015-2647-5</w:t>
        </w:r>
      </w:hyperlink>
      <w:r w:rsidRPr="005D5915">
        <w:rPr>
          <w:rFonts w:cs="Times New Roman"/>
          <w:sz w:val="20"/>
          <w:szCs w:val="20"/>
          <w:lang w:val="en-GB"/>
        </w:rPr>
        <w:t>.</w:t>
      </w:r>
    </w:p>
    <w:p w14:paraId="4D081E82" w14:textId="5FEDB2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Besselaar, E.J.M. et al., 2015: International Climate Assessment &amp; Dataset: Climate Services across Borders.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w:t>
      </w:r>
      <w:r w:rsidRPr="005D5915">
        <w:rPr>
          <w:rFonts w:cs="Times New Roman"/>
          <w:sz w:val="20"/>
          <w:szCs w:val="20"/>
          <w:lang w:val="en-GB"/>
        </w:rPr>
        <w:t>, 16–21, doi:</w:t>
      </w:r>
      <w:hyperlink r:id="rId1549" w:history="1">
        <w:r w:rsidRPr="005D5915">
          <w:rPr>
            <w:rStyle w:val="Hyperlink"/>
            <w:rFonts w:cs="Times New Roman"/>
            <w:sz w:val="20"/>
            <w:szCs w:val="20"/>
            <w:lang w:val="en-US"/>
          </w:rPr>
          <w:t>10.1175/bams-d-13-00249.1</w:t>
        </w:r>
      </w:hyperlink>
      <w:r w:rsidRPr="005D5915">
        <w:rPr>
          <w:rFonts w:cs="Times New Roman"/>
          <w:sz w:val="20"/>
          <w:szCs w:val="20"/>
          <w:lang w:val="en-GB"/>
        </w:rPr>
        <w:t>.</w:t>
      </w:r>
    </w:p>
    <w:p w14:paraId="3CD58F2B" w14:textId="47E31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Besselaar, E.J.M.M., G. van der Schrier, R.C. Cornes, A.S. Iqbal, and A.M.G. Klein Tank, 2017: SA-OBS: A Daily Gridded Surface Temperature and Precipitation Dataset for Southeast Asia.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30(14)</w:t>
      </w:r>
      <w:r w:rsidRPr="005D5915">
        <w:rPr>
          <w:rFonts w:cs="Times New Roman"/>
          <w:sz w:val="20"/>
          <w:szCs w:val="20"/>
          <w:lang w:val="en-GB"/>
        </w:rPr>
        <w:t>, 5151–5165, doi:</w:t>
      </w:r>
      <w:hyperlink r:id="rId1550" w:history="1">
        <w:r w:rsidRPr="005D5915">
          <w:rPr>
            <w:rStyle w:val="Hyperlink"/>
            <w:rFonts w:cs="Times New Roman"/>
            <w:sz w:val="20"/>
            <w:szCs w:val="20"/>
            <w:lang w:val="en-US"/>
          </w:rPr>
          <w:t>10.1175/jcli-d-16-0575.1</w:t>
        </w:r>
      </w:hyperlink>
      <w:r w:rsidRPr="005D5915">
        <w:rPr>
          <w:rFonts w:cs="Times New Roman"/>
          <w:sz w:val="20"/>
          <w:szCs w:val="20"/>
          <w:lang w:val="en-GB"/>
        </w:rPr>
        <w:t>.</w:t>
      </w:r>
    </w:p>
    <w:p w14:paraId="6D48C21A" w14:textId="66AC06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Hurk, B. et al., 2014: Drivers of mean climate change around the Netherlands derived from CMIP5.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42(5–6)</w:t>
      </w:r>
      <w:r w:rsidRPr="005D5915">
        <w:rPr>
          <w:rFonts w:cs="Times New Roman"/>
          <w:sz w:val="20"/>
          <w:szCs w:val="20"/>
          <w:lang w:val="en-GB"/>
        </w:rPr>
        <w:t>, 1683–1697, doi:</w:t>
      </w:r>
      <w:hyperlink r:id="rId1551" w:history="1">
        <w:r w:rsidRPr="005D5915">
          <w:rPr>
            <w:rStyle w:val="Hyperlink"/>
            <w:rFonts w:cs="Times New Roman"/>
            <w:sz w:val="20"/>
            <w:szCs w:val="20"/>
            <w:lang w:val="en-US"/>
          </w:rPr>
          <w:t>10.1007/s00382-013-1707-y</w:t>
        </w:r>
      </w:hyperlink>
      <w:r w:rsidRPr="005D5915">
        <w:rPr>
          <w:rFonts w:cs="Times New Roman"/>
          <w:sz w:val="20"/>
          <w:szCs w:val="20"/>
          <w:lang w:val="en-GB"/>
        </w:rPr>
        <w:t>.</w:t>
      </w:r>
    </w:p>
    <w:p w14:paraId="708237C3" w14:textId="26D871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Hurk, B. et al., 2016: LS3MIP (v1.0) contribution to CMIP6: the Land Surface, Snow and Soil moisture Model Intercomparison Project – aims, setup and expected outcome.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2809–2832, doi:</w:t>
      </w:r>
      <w:hyperlink r:id="rId1552" w:history="1">
        <w:r w:rsidRPr="005D5915">
          <w:rPr>
            <w:rStyle w:val="Hyperlink"/>
            <w:rFonts w:cs="Times New Roman"/>
            <w:sz w:val="20"/>
            <w:szCs w:val="20"/>
            <w:lang w:val="en-US"/>
          </w:rPr>
          <w:t>10.5194/gmd-9-2809-2016</w:t>
        </w:r>
      </w:hyperlink>
      <w:r w:rsidRPr="005D5915">
        <w:rPr>
          <w:rFonts w:cs="Times New Roman"/>
          <w:sz w:val="20"/>
          <w:szCs w:val="20"/>
          <w:lang w:val="en-GB"/>
        </w:rPr>
        <w:t>.</w:t>
      </w:r>
    </w:p>
    <w:p w14:paraId="587E9F9C" w14:textId="7DCEED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der Schrier, G., E.J.M. van den Besselaar, A.M.G. Klein Tank, and G. Verver, 2013: Monitoring European average temperature based on the E-OBS gridded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118(11)</w:t>
      </w:r>
      <w:r w:rsidRPr="005D5915">
        <w:rPr>
          <w:rFonts w:cs="Times New Roman"/>
          <w:sz w:val="20"/>
          <w:szCs w:val="20"/>
          <w:lang w:val="en-GB"/>
        </w:rPr>
        <w:t>, 5120–5135, doi:</w:t>
      </w:r>
      <w:hyperlink r:id="rId1553" w:history="1">
        <w:r w:rsidRPr="005D5915">
          <w:rPr>
            <w:rStyle w:val="Hyperlink"/>
            <w:rFonts w:cs="Times New Roman"/>
            <w:sz w:val="20"/>
            <w:szCs w:val="20"/>
            <w:lang w:val="en-US"/>
          </w:rPr>
          <w:t>10.1002/jgrd.50444</w:t>
        </w:r>
      </w:hyperlink>
      <w:r w:rsidRPr="005D5915">
        <w:rPr>
          <w:rFonts w:cs="Times New Roman"/>
          <w:sz w:val="20"/>
          <w:szCs w:val="20"/>
          <w:lang w:val="en-GB"/>
        </w:rPr>
        <w:t>.</w:t>
      </w:r>
    </w:p>
    <w:p w14:paraId="066C10D0" w14:textId="279CF0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Haren, R., R.J. Haarsma, H. de Vries, G.J. van Oldenborgh, and W. Hazeleger, 2015: Resolution dependence of circulation forced future central European summer drying.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10(5)</w:t>
      </w:r>
      <w:r w:rsidRPr="005D5915">
        <w:rPr>
          <w:rFonts w:cs="Times New Roman"/>
          <w:sz w:val="20"/>
          <w:szCs w:val="20"/>
          <w:lang w:val="en-GB"/>
        </w:rPr>
        <w:t>, 55002, doi:</w:t>
      </w:r>
      <w:hyperlink r:id="rId1554" w:history="1">
        <w:r w:rsidRPr="005D5915">
          <w:rPr>
            <w:rStyle w:val="Hyperlink"/>
            <w:rFonts w:cs="Times New Roman"/>
            <w:sz w:val="20"/>
            <w:szCs w:val="20"/>
            <w:lang w:val="en-US"/>
          </w:rPr>
          <w:t>10.1088/1748-9326/10/5/055002</w:t>
        </w:r>
      </w:hyperlink>
      <w:r w:rsidRPr="005D5915">
        <w:rPr>
          <w:rFonts w:cs="Times New Roman"/>
          <w:sz w:val="20"/>
          <w:szCs w:val="20"/>
          <w:lang w:val="en-GB"/>
        </w:rPr>
        <w:t>.</w:t>
      </w:r>
    </w:p>
    <w:p w14:paraId="4ACF8739" w14:textId="762D6F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Oldenborgh, G.J. et al., 2009: Western Europe is warming much faster than expected.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1–12, doi:</w:t>
      </w:r>
      <w:hyperlink r:id="rId1555" w:history="1">
        <w:r w:rsidRPr="005D5915">
          <w:rPr>
            <w:rStyle w:val="Hyperlink"/>
            <w:rFonts w:cs="Times New Roman"/>
            <w:sz w:val="20"/>
            <w:szCs w:val="20"/>
            <w:lang w:val="en-US"/>
          </w:rPr>
          <w:t>10.5194/cp-5-1-2009</w:t>
        </w:r>
      </w:hyperlink>
      <w:r w:rsidRPr="005D5915">
        <w:rPr>
          <w:rFonts w:cs="Times New Roman"/>
          <w:sz w:val="20"/>
          <w:szCs w:val="20"/>
          <w:lang w:val="en-GB"/>
        </w:rPr>
        <w:t>.</w:t>
      </w:r>
    </w:p>
    <w:p w14:paraId="48244EA5" w14:textId="674722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Oldenborgh, G.J. et al., 2019: Cold waves are getting milder in the northern midlatitudes.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114004, doi:</w:t>
      </w:r>
      <w:hyperlink r:id="rId1556" w:history="1">
        <w:r w:rsidRPr="005D5915">
          <w:rPr>
            <w:rStyle w:val="Hyperlink"/>
            <w:rFonts w:cs="Times New Roman"/>
            <w:sz w:val="20"/>
            <w:szCs w:val="20"/>
            <w:lang w:val="en-US"/>
          </w:rPr>
          <w:t>10.1088/1748-9326/ab4867</w:t>
        </w:r>
      </w:hyperlink>
      <w:r w:rsidRPr="005D5915">
        <w:rPr>
          <w:rFonts w:cs="Times New Roman"/>
          <w:sz w:val="20"/>
          <w:szCs w:val="20"/>
          <w:lang w:val="en-GB"/>
        </w:rPr>
        <w:t>.</w:t>
      </w:r>
    </w:p>
    <w:p w14:paraId="2F08B8E2" w14:textId="141739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Pham, T., J. Brauch, C. Dieterich, B. Frueh, and B. Ahrens, 2014: New coupled atmosphere-ocean-ice system COSMO-CLM/NEMO: assessing air temperature sensitivity over the North and Baltic Seas. </w:t>
      </w:r>
      <w:r w:rsidRPr="005D5915">
        <w:rPr>
          <w:rFonts w:cs="Times New Roman"/>
          <w:i/>
          <w:sz w:val="20"/>
          <w:szCs w:val="20"/>
          <w:lang w:val="en-GB"/>
        </w:rPr>
        <w:t>Oceanologia</w:t>
      </w:r>
      <w:r w:rsidRPr="005D5915">
        <w:rPr>
          <w:rFonts w:cs="Times New Roman"/>
          <w:sz w:val="20"/>
          <w:szCs w:val="20"/>
          <w:lang w:val="en-GB"/>
        </w:rPr>
        <w:t xml:space="preserve">, </w:t>
      </w:r>
      <w:r w:rsidRPr="005D5915">
        <w:rPr>
          <w:rFonts w:cs="Times New Roman"/>
          <w:b/>
          <w:sz w:val="20"/>
          <w:szCs w:val="20"/>
          <w:lang w:val="en-GB"/>
        </w:rPr>
        <w:t>56(2)</w:t>
      </w:r>
      <w:r w:rsidRPr="005D5915">
        <w:rPr>
          <w:rFonts w:cs="Times New Roman"/>
          <w:sz w:val="20"/>
          <w:szCs w:val="20"/>
          <w:lang w:val="en-GB"/>
        </w:rPr>
        <w:t>, 167–189, doi:</w:t>
      </w:r>
      <w:hyperlink r:id="rId1557" w:history="1">
        <w:r w:rsidRPr="005D5915">
          <w:rPr>
            <w:rStyle w:val="Hyperlink"/>
            <w:rFonts w:cs="Times New Roman"/>
            <w:sz w:val="20"/>
            <w:szCs w:val="20"/>
            <w:lang w:val="en-US"/>
          </w:rPr>
          <w:t>10.5697/oc.56-2.167</w:t>
        </w:r>
      </w:hyperlink>
      <w:r w:rsidRPr="005D5915">
        <w:rPr>
          <w:rFonts w:cs="Times New Roman"/>
          <w:sz w:val="20"/>
          <w:szCs w:val="20"/>
          <w:lang w:val="en-GB"/>
        </w:rPr>
        <w:t>.</w:t>
      </w:r>
    </w:p>
    <w:p w14:paraId="5A038F59" w14:textId="7918F6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Vanden Broucke, S., H. Wouters, M. Demuzere, and N.P.M. van Lipzig, 2018: The influence of convection-permitting regional climate modeling on future projections of extreme precipitation: dependency on topography and timescale.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1–22, doi:</w:t>
      </w:r>
      <w:hyperlink r:id="rId1558" w:history="1">
        <w:r w:rsidRPr="005D5915">
          <w:rPr>
            <w:rStyle w:val="Hyperlink"/>
            <w:rFonts w:cs="Times New Roman"/>
            <w:sz w:val="20"/>
            <w:szCs w:val="20"/>
            <w:lang w:val="en-US"/>
          </w:rPr>
          <w:t>10.1007/s00382-018-4454-2</w:t>
        </w:r>
      </w:hyperlink>
      <w:r w:rsidRPr="005D5915">
        <w:rPr>
          <w:rFonts w:cs="Times New Roman"/>
          <w:sz w:val="20"/>
          <w:szCs w:val="20"/>
          <w:lang w:val="en-GB"/>
        </w:rPr>
        <w:t>.</w:t>
      </w:r>
    </w:p>
    <w:p w14:paraId="4DA8529E" w14:textId="0AFD58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Vannitsem, S., 2011: Bias correction and post-processing under climate change. </w:t>
      </w:r>
      <w:r w:rsidRPr="005D5915">
        <w:rPr>
          <w:rFonts w:cs="Times New Roman"/>
          <w:i/>
          <w:sz w:val="20"/>
          <w:szCs w:val="20"/>
          <w:lang w:val="en-GB"/>
        </w:rPr>
        <w:t>Nonlinear Processes in Geophysics</w:t>
      </w:r>
      <w:r w:rsidRPr="005D5915">
        <w:rPr>
          <w:rFonts w:cs="Times New Roman"/>
          <w:sz w:val="20"/>
          <w:szCs w:val="20"/>
          <w:lang w:val="en-GB"/>
        </w:rPr>
        <w:t xml:space="preserve">, </w:t>
      </w:r>
      <w:r w:rsidRPr="005D5915">
        <w:rPr>
          <w:rFonts w:cs="Times New Roman"/>
          <w:b/>
          <w:sz w:val="20"/>
          <w:szCs w:val="20"/>
          <w:lang w:val="en-GB"/>
        </w:rPr>
        <w:t>18(6)</w:t>
      </w:r>
      <w:r w:rsidRPr="005D5915">
        <w:rPr>
          <w:rFonts w:cs="Times New Roman"/>
          <w:sz w:val="20"/>
          <w:szCs w:val="20"/>
          <w:lang w:val="en-GB"/>
        </w:rPr>
        <w:t>, 911–924, doi:</w:t>
      </w:r>
      <w:hyperlink r:id="rId1559" w:history="1">
        <w:r w:rsidRPr="005D5915">
          <w:rPr>
            <w:rStyle w:val="Hyperlink"/>
            <w:rFonts w:cs="Times New Roman"/>
            <w:sz w:val="20"/>
            <w:szCs w:val="20"/>
            <w:lang w:val="en-US"/>
          </w:rPr>
          <w:t>10.5194/npg-18-911-2011</w:t>
        </w:r>
      </w:hyperlink>
      <w:r w:rsidRPr="005D5915">
        <w:rPr>
          <w:rFonts w:cs="Times New Roman"/>
          <w:sz w:val="20"/>
          <w:szCs w:val="20"/>
          <w:lang w:val="en-GB"/>
        </w:rPr>
        <w:t>.</w:t>
      </w:r>
    </w:p>
    <w:p w14:paraId="342F584E" w14:textId="2FB875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Varela, R., L. Rodríguez-Díaz, and M. DeCastro, 2020: Persistent heat waves projected for Middle East and North Africa by the end of the 21st century.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15(11)</w:t>
      </w:r>
      <w:r w:rsidRPr="005D5915">
        <w:rPr>
          <w:rFonts w:cs="Times New Roman"/>
          <w:sz w:val="20"/>
          <w:szCs w:val="20"/>
          <w:lang w:val="en-GB"/>
        </w:rPr>
        <w:t>, e0242477, doi:</w:t>
      </w:r>
      <w:hyperlink r:id="rId1560" w:history="1">
        <w:r w:rsidRPr="005D5915">
          <w:rPr>
            <w:rStyle w:val="Hyperlink"/>
            <w:rFonts w:cs="Times New Roman"/>
            <w:sz w:val="20"/>
            <w:szCs w:val="20"/>
            <w:lang w:val="en-US"/>
          </w:rPr>
          <w:t>10.1371/journal.pone.0242477</w:t>
        </w:r>
      </w:hyperlink>
      <w:r w:rsidRPr="005D5915">
        <w:rPr>
          <w:rFonts w:cs="Times New Roman"/>
          <w:sz w:val="20"/>
          <w:szCs w:val="20"/>
          <w:lang w:val="en-GB"/>
        </w:rPr>
        <w:t>.</w:t>
      </w:r>
    </w:p>
    <w:p w14:paraId="527C2291" w14:textId="7972D4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Varikoden, H. et al., 2018: Assessment of regional downscaling simulations for long term mean, excess and deficit Indian Summer Monsoons.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28–38, doi:</w:t>
      </w:r>
      <w:hyperlink r:id="rId1561" w:history="1">
        <w:r w:rsidRPr="005D5915">
          <w:rPr>
            <w:rStyle w:val="Hyperlink"/>
            <w:rFonts w:cs="Times New Roman"/>
            <w:sz w:val="20"/>
            <w:szCs w:val="20"/>
            <w:lang w:val="en-US"/>
          </w:rPr>
          <w:t>10.1016/j.gloplacha.2017.12.002</w:t>
        </w:r>
      </w:hyperlink>
      <w:r w:rsidRPr="005D5915">
        <w:rPr>
          <w:rFonts w:cs="Times New Roman"/>
          <w:sz w:val="20"/>
          <w:szCs w:val="20"/>
          <w:lang w:val="en-GB"/>
        </w:rPr>
        <w:t>.</w:t>
      </w:r>
    </w:p>
    <w:p w14:paraId="45455A31" w14:textId="412A8A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Vaughan, C., S. Dessai, and C. Hewitt, 2018: Surveying Climate Services: What Can We Learn from a Bird’s-Eye View? </w:t>
      </w:r>
      <w:r w:rsidRPr="005D5915">
        <w:rPr>
          <w:rFonts w:cs="Times New Roman"/>
          <w:i/>
          <w:sz w:val="20"/>
          <w:szCs w:val="20"/>
          <w:lang w:val="en-GB"/>
        </w:rPr>
        <w:t>Weather, Climate, and Society</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373–395, doi:</w:t>
      </w:r>
      <w:hyperlink r:id="rId1562" w:history="1">
        <w:r w:rsidRPr="005D5915">
          <w:rPr>
            <w:rStyle w:val="Hyperlink"/>
            <w:rFonts w:cs="Times New Roman"/>
            <w:sz w:val="20"/>
            <w:szCs w:val="20"/>
            <w:lang w:val="en-US"/>
          </w:rPr>
          <w:t>10.1175/wcas-d-17-0030.1</w:t>
        </w:r>
      </w:hyperlink>
      <w:r w:rsidRPr="005D5915">
        <w:rPr>
          <w:rFonts w:cs="Times New Roman"/>
          <w:sz w:val="20"/>
          <w:szCs w:val="20"/>
          <w:lang w:val="en-GB"/>
        </w:rPr>
        <w:t>.</w:t>
      </w:r>
    </w:p>
    <w:p w14:paraId="1819FAD6" w14:textId="279A18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Vautard, R. et al., 2014: The European climate under a 2°C global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034006, doi:</w:t>
      </w:r>
      <w:hyperlink r:id="rId1563" w:history="1">
        <w:r w:rsidRPr="005D5915">
          <w:rPr>
            <w:rStyle w:val="Hyperlink"/>
            <w:rFonts w:cs="Times New Roman"/>
            <w:sz w:val="20"/>
            <w:szCs w:val="20"/>
            <w:lang w:val="en-US"/>
          </w:rPr>
          <w:t>10.1088/1748-9326/9/3/034006</w:t>
        </w:r>
      </w:hyperlink>
      <w:r w:rsidRPr="005D5915">
        <w:rPr>
          <w:rFonts w:cs="Times New Roman"/>
          <w:sz w:val="20"/>
          <w:szCs w:val="20"/>
          <w:lang w:val="en-GB"/>
        </w:rPr>
        <w:t>.</w:t>
      </w:r>
    </w:p>
    <w:p w14:paraId="5DB2E2AB" w14:textId="1B6EA9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Vautard, R. et al., 2020: Evaluation of the large EURO-CORDEX regional climate model ensemble.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1564" w:history="1">
        <w:r w:rsidRPr="005D5915">
          <w:rPr>
            <w:rStyle w:val="Hyperlink"/>
            <w:rFonts w:cs="Times New Roman"/>
            <w:sz w:val="20"/>
            <w:szCs w:val="20"/>
            <w:lang w:val="en-US"/>
          </w:rPr>
          <w:t>10.1029/2019jd032344</w:t>
        </w:r>
      </w:hyperlink>
      <w:r w:rsidRPr="005D5915">
        <w:rPr>
          <w:rFonts w:cs="Times New Roman"/>
          <w:sz w:val="20"/>
          <w:szCs w:val="20"/>
          <w:lang w:val="en-GB"/>
        </w:rPr>
        <w:t>.</w:t>
      </w:r>
    </w:p>
    <w:p w14:paraId="7F7389BC" w14:textId="3E7E1B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Vavrus, S.J. et al., 2017: Changes in North American Atmospheric Circulation and Extreme Weather: Influence of Arctic Amplification and Northern Hemisphere Snow Cover.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4317–4333, doi:</w:t>
      </w:r>
      <w:hyperlink r:id="rId1565" w:history="1">
        <w:r w:rsidRPr="005D5915">
          <w:rPr>
            <w:rStyle w:val="Hyperlink"/>
            <w:rFonts w:cs="Times New Roman"/>
            <w:sz w:val="20"/>
            <w:szCs w:val="20"/>
            <w:lang w:val="en-US"/>
          </w:rPr>
          <w:t>10.1175/jcli-d-16-0762.1</w:t>
        </w:r>
      </w:hyperlink>
      <w:r w:rsidRPr="005D5915">
        <w:rPr>
          <w:rFonts w:cs="Times New Roman"/>
          <w:sz w:val="20"/>
          <w:szCs w:val="20"/>
          <w:lang w:val="en-GB"/>
        </w:rPr>
        <w:t>.</w:t>
      </w:r>
    </w:p>
    <w:p w14:paraId="06EDA13D" w14:textId="4C8C7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Vellinga, M. et al., 2016: Sahel decadal rainfall variability and the role of model horizontal resolution.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326–333, doi:</w:t>
      </w:r>
      <w:hyperlink r:id="rId1566" w:history="1">
        <w:r w:rsidRPr="005D5915">
          <w:rPr>
            <w:rStyle w:val="Hyperlink"/>
            <w:rFonts w:cs="Times New Roman"/>
            <w:sz w:val="20"/>
            <w:szCs w:val="20"/>
            <w:lang w:val="en-US"/>
          </w:rPr>
          <w:t>10.1002/2015gl066690</w:t>
        </w:r>
      </w:hyperlink>
      <w:r w:rsidRPr="005D5915">
        <w:rPr>
          <w:rFonts w:cs="Times New Roman"/>
          <w:sz w:val="20"/>
          <w:szCs w:val="20"/>
          <w:lang w:val="en-GB"/>
        </w:rPr>
        <w:t>.</w:t>
      </w:r>
    </w:p>
    <w:p w14:paraId="44929219" w14:textId="4D18EA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Venema, V.K.C. et al., 2012: Benchmarking homogenization algorithms for monthly data.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89–115, doi:</w:t>
      </w:r>
      <w:hyperlink r:id="rId1567" w:history="1">
        <w:r w:rsidRPr="005D5915">
          <w:rPr>
            <w:rStyle w:val="Hyperlink"/>
            <w:rFonts w:cs="Times New Roman"/>
            <w:sz w:val="20"/>
            <w:szCs w:val="20"/>
            <w:lang w:val="en-US"/>
          </w:rPr>
          <w:t>10.5194/cp-8-89-2012</w:t>
        </w:r>
      </w:hyperlink>
      <w:r w:rsidRPr="005D5915">
        <w:rPr>
          <w:rFonts w:cs="Times New Roman"/>
          <w:sz w:val="20"/>
          <w:szCs w:val="20"/>
          <w:lang w:val="en-GB"/>
        </w:rPr>
        <w:t>.</w:t>
      </w:r>
    </w:p>
    <w:p w14:paraId="4FD9B96B" w14:textId="40DB68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Venter, Z.S., O. Brousse, I. Esau, and F. Meier, 2020: Hyperlocal mapping of urban air temperature using remote sensing and crowdsourced weather data.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242</w:t>
      </w:r>
      <w:r w:rsidRPr="005D5915">
        <w:rPr>
          <w:rFonts w:cs="Times New Roman"/>
          <w:sz w:val="20"/>
          <w:szCs w:val="20"/>
          <w:lang w:val="en-GB"/>
        </w:rPr>
        <w:t>, 111791, doi:</w:t>
      </w:r>
      <w:hyperlink r:id="rId1568" w:history="1">
        <w:r w:rsidRPr="005D5915">
          <w:rPr>
            <w:rStyle w:val="Hyperlink"/>
            <w:rFonts w:cs="Times New Roman"/>
            <w:sz w:val="20"/>
            <w:szCs w:val="20"/>
            <w:lang w:val="en-US"/>
          </w:rPr>
          <w:t>10.1016/j.rse.2020.111791</w:t>
        </w:r>
      </w:hyperlink>
      <w:r w:rsidRPr="005D5915">
        <w:rPr>
          <w:rFonts w:cs="Times New Roman"/>
          <w:sz w:val="20"/>
          <w:szCs w:val="20"/>
          <w:lang w:val="en-GB"/>
        </w:rPr>
        <w:t>.</w:t>
      </w:r>
    </w:p>
    <w:p w14:paraId="3C4BBF2A" w14:textId="2E6530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Vera, C.S. and L. Díaz, 2015: Anthropogenic influence on summer precipitation trends over South America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35(10)</w:t>
      </w:r>
      <w:r w:rsidRPr="005D5915">
        <w:rPr>
          <w:rFonts w:cs="Times New Roman"/>
          <w:sz w:val="20"/>
          <w:szCs w:val="20"/>
          <w:lang w:val="en-GB"/>
        </w:rPr>
        <w:t>, 3172–3177, doi:</w:t>
      </w:r>
      <w:hyperlink r:id="rId1569" w:history="1">
        <w:r w:rsidRPr="005D5915">
          <w:rPr>
            <w:rStyle w:val="Hyperlink"/>
            <w:rFonts w:cs="Times New Roman"/>
            <w:sz w:val="20"/>
            <w:szCs w:val="20"/>
            <w:lang w:val="en-US"/>
          </w:rPr>
          <w:t>10.1002/joc.4153</w:t>
        </w:r>
      </w:hyperlink>
      <w:r w:rsidRPr="005D5915">
        <w:rPr>
          <w:rFonts w:cs="Times New Roman"/>
          <w:sz w:val="20"/>
          <w:szCs w:val="20"/>
          <w:lang w:val="en-GB"/>
        </w:rPr>
        <w:t>.</w:t>
      </w:r>
    </w:p>
    <w:p w14:paraId="7B14F0AF" w14:textId="76429F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Verfaillie, D., M. Déqué, S. Morin, and M. Lafaysse, 2017: The method ADAMONT v1.0 for statistical adjustment of climate projections applicable to energy balance land surface models.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10(11)</w:t>
      </w:r>
      <w:r w:rsidRPr="005D5915">
        <w:rPr>
          <w:rFonts w:cs="Times New Roman"/>
          <w:sz w:val="20"/>
          <w:szCs w:val="20"/>
          <w:lang w:val="en-GB"/>
        </w:rPr>
        <w:t>, 4257–4283, doi:</w:t>
      </w:r>
      <w:hyperlink r:id="rId1570" w:history="1">
        <w:r w:rsidRPr="005D5915">
          <w:rPr>
            <w:rStyle w:val="Hyperlink"/>
            <w:rFonts w:cs="Times New Roman"/>
            <w:sz w:val="20"/>
            <w:szCs w:val="20"/>
            <w:lang w:val="en-US"/>
          </w:rPr>
          <w:t>10.5194/gmd-10-4257-2017</w:t>
        </w:r>
      </w:hyperlink>
      <w:r w:rsidRPr="005D5915">
        <w:rPr>
          <w:rFonts w:cs="Times New Roman"/>
          <w:sz w:val="20"/>
          <w:szCs w:val="20"/>
          <w:lang w:val="en-GB"/>
        </w:rPr>
        <w:t>.</w:t>
      </w:r>
    </w:p>
    <w:p w14:paraId="74FF035E" w14:textId="425351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Vergara-Temprado, J., N. Ban, D. Panosetti, L. Schlemmer, and C. Schär, 2019: Climate models permit convection at much coarser resolutions than previously considered.. </w:t>
      </w:r>
      <w:r w:rsidRPr="005D5915">
        <w:rPr>
          <w:rFonts w:cs="Times New Roman"/>
          <w:i/>
          <w:sz w:val="20"/>
          <w:szCs w:val="20"/>
          <w:lang w:val="en-GB"/>
        </w:rPr>
        <w:t>Journal of Climate</w:t>
      </w:r>
      <w:r w:rsidRPr="005D5915">
        <w:rPr>
          <w:rFonts w:cs="Times New Roman"/>
          <w:sz w:val="20"/>
          <w:szCs w:val="20"/>
          <w:lang w:val="en-GB"/>
        </w:rPr>
        <w:t>, JCLI–D–19–0286.1, doi:</w:t>
      </w:r>
      <w:hyperlink r:id="rId1571" w:history="1">
        <w:r w:rsidRPr="005D5915">
          <w:rPr>
            <w:rStyle w:val="Hyperlink"/>
            <w:rFonts w:cs="Times New Roman"/>
            <w:sz w:val="20"/>
            <w:szCs w:val="20"/>
            <w:lang w:val="en-US"/>
          </w:rPr>
          <w:t>10.1175/jcli-d-19-0286.1</w:t>
        </w:r>
      </w:hyperlink>
      <w:r w:rsidRPr="005D5915">
        <w:rPr>
          <w:rFonts w:cs="Times New Roman"/>
          <w:sz w:val="20"/>
          <w:szCs w:val="20"/>
          <w:lang w:val="en-GB"/>
        </w:rPr>
        <w:t>.</w:t>
      </w:r>
    </w:p>
    <w:p w14:paraId="11687EA6" w14:textId="1B1AE4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Verrax, F., 2017: Engineering ethics and post-normal science: A French perspective. </w:t>
      </w:r>
      <w:r w:rsidRPr="005D5915">
        <w:rPr>
          <w:rFonts w:cs="Times New Roman"/>
          <w:i/>
          <w:sz w:val="20"/>
          <w:szCs w:val="20"/>
          <w:lang w:val="en-GB"/>
        </w:rPr>
        <w:t>Futures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76–79, doi:</w:t>
      </w:r>
      <w:hyperlink r:id="rId1572" w:history="1">
        <w:r w:rsidRPr="005D5915">
          <w:rPr>
            <w:rStyle w:val="Hyperlink"/>
            <w:rFonts w:cs="Times New Roman"/>
            <w:sz w:val="20"/>
            <w:szCs w:val="20"/>
            <w:lang w:val="en-US"/>
          </w:rPr>
          <w:t>10.1016/j.futures.2017.01.009</w:t>
        </w:r>
      </w:hyperlink>
      <w:r w:rsidRPr="005D5915">
        <w:rPr>
          <w:rFonts w:cs="Times New Roman"/>
          <w:sz w:val="20"/>
          <w:szCs w:val="20"/>
          <w:lang w:val="en-GB"/>
        </w:rPr>
        <w:t>.</w:t>
      </w:r>
    </w:p>
    <w:p w14:paraId="71C616C0" w14:textId="0D456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Vezér, M., A. Bakker, K. Keller, and N. Tuana, 2018: Epistemic and ethical trade-offs in decision analytical modelling: A case study of flood risk management in New Orleans.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147(1–2)</w:t>
      </w:r>
      <w:r w:rsidRPr="005D5915">
        <w:rPr>
          <w:rFonts w:cs="Times New Roman"/>
          <w:sz w:val="20"/>
          <w:szCs w:val="20"/>
          <w:lang w:val="en-GB"/>
        </w:rPr>
        <w:t>, 1–10, doi:</w:t>
      </w:r>
      <w:hyperlink r:id="rId1573" w:history="1">
        <w:r w:rsidRPr="005D5915">
          <w:rPr>
            <w:rStyle w:val="Hyperlink"/>
            <w:rFonts w:cs="Times New Roman"/>
            <w:sz w:val="20"/>
            <w:szCs w:val="20"/>
            <w:lang w:val="en-US"/>
          </w:rPr>
          <w:t>10.1007/s10584-017-2123-9</w:t>
        </w:r>
      </w:hyperlink>
      <w:r w:rsidRPr="005D5915">
        <w:rPr>
          <w:rFonts w:cs="Times New Roman"/>
          <w:sz w:val="20"/>
          <w:szCs w:val="20"/>
          <w:lang w:val="en-GB"/>
        </w:rPr>
        <w:t>.</w:t>
      </w:r>
    </w:p>
    <w:p w14:paraId="3ACEA98B" w14:textId="1ADB39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Vidal, J.-P., E. Martin, L. Franchistéguy, M. Baillon, and J.-M. Soubeyroux, 2010: A 50-year high-resolution atmospheric reanalysis over France with the Safran system.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1627–1644, doi:</w:t>
      </w:r>
      <w:hyperlink r:id="rId1574" w:history="1">
        <w:r w:rsidRPr="005D5915">
          <w:rPr>
            <w:rStyle w:val="Hyperlink"/>
            <w:rFonts w:cs="Times New Roman"/>
            <w:sz w:val="20"/>
            <w:szCs w:val="20"/>
            <w:lang w:val="en-US"/>
          </w:rPr>
          <w:t>10.1002/joc.2003</w:t>
        </w:r>
      </w:hyperlink>
      <w:r w:rsidRPr="005D5915">
        <w:rPr>
          <w:rFonts w:cs="Times New Roman"/>
          <w:sz w:val="20"/>
          <w:szCs w:val="20"/>
          <w:lang w:val="en-GB"/>
        </w:rPr>
        <w:t>.</w:t>
      </w:r>
    </w:p>
    <w:p w14:paraId="67393CD6" w14:textId="7F2DAE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Vidal, J.-P., B. Hingray, C. Magand, E. Sauquet, and A. Ducharne, 2016: Hierarchy of climate and hydrological uncertainties in transient low-flow projections.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3651–3672, doi:</w:t>
      </w:r>
      <w:hyperlink r:id="rId1575" w:history="1">
        <w:r w:rsidRPr="005D5915">
          <w:rPr>
            <w:rStyle w:val="Hyperlink"/>
            <w:rFonts w:cs="Times New Roman"/>
            <w:sz w:val="20"/>
            <w:szCs w:val="20"/>
            <w:lang w:val="en-US"/>
          </w:rPr>
          <w:t>10.5194/hess-20-3651-2016</w:t>
        </w:r>
      </w:hyperlink>
      <w:r w:rsidRPr="005D5915">
        <w:rPr>
          <w:rFonts w:cs="Times New Roman"/>
          <w:sz w:val="20"/>
          <w:szCs w:val="20"/>
          <w:lang w:val="en-GB"/>
        </w:rPr>
        <w:t>.</w:t>
      </w:r>
    </w:p>
    <w:p w14:paraId="168EBB9B" w14:textId="2B72FF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Vigaud, N., M. Vrac, and Y. Caballero, 2013: Probabilistic downscaling of GCM scenarios over southern India.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33(5)</w:t>
      </w:r>
      <w:r w:rsidRPr="005D5915">
        <w:rPr>
          <w:rFonts w:cs="Times New Roman"/>
          <w:sz w:val="20"/>
          <w:szCs w:val="20"/>
          <w:lang w:val="en-GB"/>
        </w:rPr>
        <w:t>, 1248–1263, doi:</w:t>
      </w:r>
      <w:hyperlink r:id="rId1576" w:history="1">
        <w:r w:rsidRPr="005D5915">
          <w:rPr>
            <w:rStyle w:val="Hyperlink"/>
            <w:rFonts w:cs="Times New Roman"/>
            <w:sz w:val="20"/>
            <w:szCs w:val="20"/>
            <w:lang w:val="en-US"/>
          </w:rPr>
          <w:t>10.1002/joc.3509</w:t>
        </w:r>
      </w:hyperlink>
      <w:r w:rsidRPr="005D5915">
        <w:rPr>
          <w:rFonts w:cs="Times New Roman"/>
          <w:sz w:val="20"/>
          <w:szCs w:val="20"/>
          <w:lang w:val="en-GB"/>
        </w:rPr>
        <w:t>.</w:t>
      </w:r>
    </w:p>
    <w:p w14:paraId="75ADD554" w14:textId="0DCD36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Villamayor, J. and E. Mohino, 2015: Robust Sahel drought due to the Interdecadal Pacific Oscillation in CMIP5 simulations. </w:t>
      </w:r>
      <w:r w:rsidRPr="005D5915">
        <w:rPr>
          <w:rFonts w:cs="Times New Roman"/>
          <w:i/>
          <w:sz w:val="20"/>
          <w:szCs w:val="20"/>
          <w:lang w:val="en-GB"/>
        </w:rPr>
        <w:t>Geophysical Research Letters</w:t>
      </w:r>
      <w:r w:rsidRPr="005D5915">
        <w:rPr>
          <w:rFonts w:cs="Times New Roman"/>
          <w:sz w:val="20"/>
          <w:szCs w:val="20"/>
          <w:lang w:val="en-GB"/>
        </w:rPr>
        <w:t>, doi:</w:t>
      </w:r>
      <w:hyperlink r:id="rId1577" w:history="1">
        <w:r w:rsidRPr="005D5915">
          <w:rPr>
            <w:rStyle w:val="Hyperlink"/>
            <w:rFonts w:cs="Times New Roman"/>
            <w:sz w:val="20"/>
            <w:szCs w:val="20"/>
            <w:lang w:val="en-US"/>
          </w:rPr>
          <w:t>10.1002/2014gl062473</w:t>
        </w:r>
      </w:hyperlink>
      <w:r w:rsidRPr="005D5915">
        <w:rPr>
          <w:rFonts w:cs="Times New Roman"/>
          <w:sz w:val="20"/>
          <w:szCs w:val="20"/>
          <w:lang w:val="en-GB"/>
        </w:rPr>
        <w:t>.</w:t>
      </w:r>
    </w:p>
    <w:p w14:paraId="14A07F0D" w14:textId="182810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Vincent, K., M. Daly, C. Scannell, and B. Leathes, 2018: What can climate services learn from theory and practice of co-production?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48–58, doi:</w:t>
      </w:r>
      <w:hyperlink r:id="rId1578" w:history="1">
        <w:r w:rsidRPr="005D5915">
          <w:rPr>
            <w:rStyle w:val="Hyperlink"/>
            <w:rFonts w:cs="Times New Roman"/>
            <w:sz w:val="20"/>
            <w:szCs w:val="20"/>
            <w:lang w:val="en-US"/>
          </w:rPr>
          <w:t>10.1016/j.cliser.2018.11.001</w:t>
        </w:r>
      </w:hyperlink>
      <w:r w:rsidRPr="005D5915">
        <w:rPr>
          <w:rFonts w:cs="Times New Roman"/>
          <w:sz w:val="20"/>
          <w:szCs w:val="20"/>
          <w:lang w:val="en-GB"/>
        </w:rPr>
        <w:t>.</w:t>
      </w:r>
    </w:p>
    <w:p w14:paraId="541D1DA5" w14:textId="5D02FD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Vincent, K. et al., 2021: Co-production: Learning from Contexts. In: </w:t>
      </w:r>
      <w:r w:rsidRPr="005D5915">
        <w:rPr>
          <w:rFonts w:cs="Times New Roman"/>
          <w:i/>
          <w:sz w:val="20"/>
          <w:szCs w:val="20"/>
          <w:lang w:val="en-GB"/>
        </w:rPr>
        <w:t>Climate Risk in Africa: Adaptation and Resilience</w:t>
      </w:r>
      <w:r w:rsidRPr="005D5915">
        <w:rPr>
          <w:rFonts w:cs="Times New Roman"/>
          <w:sz w:val="20"/>
          <w:szCs w:val="20"/>
          <w:lang w:val="en-GB"/>
        </w:rPr>
        <w:t xml:space="preserve"> [Conway, D. and K. Vincent (eds.)]. Palgrave Macmillan, Cham, Switzerland, pp. 37–56, doi:</w:t>
      </w:r>
      <w:hyperlink r:id="rId1579" w:history="1">
        <w:r w:rsidRPr="005D5915">
          <w:rPr>
            <w:rStyle w:val="Hyperlink"/>
            <w:rFonts w:cs="Times New Roman"/>
            <w:sz w:val="20"/>
            <w:szCs w:val="20"/>
            <w:lang w:val="en-US"/>
          </w:rPr>
          <w:t>10.1007/978-3-030-61160-6_3</w:t>
        </w:r>
      </w:hyperlink>
      <w:r w:rsidRPr="005D5915">
        <w:rPr>
          <w:rFonts w:cs="Times New Roman"/>
          <w:sz w:val="20"/>
          <w:szCs w:val="20"/>
          <w:lang w:val="en-GB"/>
        </w:rPr>
        <w:t>.</w:t>
      </w:r>
    </w:p>
    <w:p w14:paraId="56CB46AB" w14:textId="61DBD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Visser, W.P., 2018: A perfect storm: The ramifications of Cape Town’s drought crisis. </w:t>
      </w:r>
      <w:r w:rsidRPr="005D5915">
        <w:rPr>
          <w:rFonts w:cs="Times New Roman"/>
          <w:i/>
          <w:sz w:val="20"/>
          <w:szCs w:val="20"/>
          <w:lang w:val="en-GB"/>
        </w:rPr>
        <w:t>The Journal for Transdisciplinary Research in Southern Africa</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1–10, doi:</w:t>
      </w:r>
      <w:hyperlink r:id="rId1580" w:history="1">
        <w:r w:rsidRPr="005D5915">
          <w:rPr>
            <w:rStyle w:val="Hyperlink"/>
            <w:rFonts w:cs="Times New Roman"/>
            <w:sz w:val="20"/>
            <w:szCs w:val="20"/>
            <w:lang w:val="en-US"/>
          </w:rPr>
          <w:t>10.4102/td.v14i1.567</w:t>
        </w:r>
      </w:hyperlink>
      <w:r w:rsidRPr="005D5915">
        <w:rPr>
          <w:rFonts w:cs="Times New Roman"/>
          <w:sz w:val="20"/>
          <w:szCs w:val="20"/>
          <w:lang w:val="en-GB"/>
        </w:rPr>
        <w:t>.</w:t>
      </w:r>
    </w:p>
    <w:p w14:paraId="48C9BFFE" w14:textId="16E6E6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Vitart, F. et al., 2017: The Subseasonal to Seasonal (S2S) Prediction Project Database.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163–173, doi:</w:t>
      </w:r>
      <w:hyperlink r:id="rId1581" w:history="1">
        <w:r w:rsidRPr="005D5915">
          <w:rPr>
            <w:rStyle w:val="Hyperlink"/>
            <w:rFonts w:cs="Times New Roman"/>
            <w:sz w:val="20"/>
            <w:szCs w:val="20"/>
            <w:lang w:val="en-US"/>
          </w:rPr>
          <w:t>10.1175/bams-d-16-0017.1</w:t>
        </w:r>
      </w:hyperlink>
      <w:r w:rsidRPr="005D5915">
        <w:rPr>
          <w:rFonts w:cs="Times New Roman"/>
          <w:sz w:val="20"/>
          <w:szCs w:val="20"/>
          <w:lang w:val="en-GB"/>
        </w:rPr>
        <w:t>.</w:t>
      </w:r>
    </w:p>
    <w:p w14:paraId="33238426" w14:textId="07A006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Vizy, E.K. and K.H. Cook, 2017: Seasonality of the Observed Amplified Sahara Warming Trend and Implications for Sahel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30(9)</w:t>
      </w:r>
      <w:r w:rsidRPr="005D5915">
        <w:rPr>
          <w:rFonts w:cs="Times New Roman"/>
          <w:sz w:val="20"/>
          <w:szCs w:val="20"/>
          <w:lang w:val="en-GB"/>
        </w:rPr>
        <w:t>, 3073–3094, doi:</w:t>
      </w:r>
      <w:hyperlink r:id="rId1582" w:history="1">
        <w:r w:rsidRPr="005D5915">
          <w:rPr>
            <w:rStyle w:val="Hyperlink"/>
            <w:rFonts w:cs="Times New Roman"/>
            <w:sz w:val="20"/>
            <w:szCs w:val="20"/>
            <w:lang w:val="en-US"/>
          </w:rPr>
          <w:t>10.1175/jcli-d-16-0687.1</w:t>
        </w:r>
      </w:hyperlink>
      <w:r w:rsidRPr="005D5915">
        <w:rPr>
          <w:rFonts w:cs="Times New Roman"/>
          <w:sz w:val="20"/>
          <w:szCs w:val="20"/>
          <w:lang w:val="en-GB"/>
        </w:rPr>
        <w:t>.</w:t>
      </w:r>
    </w:p>
    <w:p w14:paraId="2132A632" w14:textId="644803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Vogel, M.M. et al., 2017: Regional amplification of projected changes in extreme temperatures strongly controlled by soil moisture-temperature feedbacks.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44(3)</w:t>
      </w:r>
      <w:r w:rsidRPr="005D5915">
        <w:rPr>
          <w:rFonts w:cs="Times New Roman"/>
          <w:sz w:val="20"/>
          <w:szCs w:val="20"/>
          <w:lang w:val="en-GB"/>
        </w:rPr>
        <w:t>, 1511–1519, doi:</w:t>
      </w:r>
      <w:hyperlink r:id="rId1583" w:history="1">
        <w:r w:rsidRPr="005D5915">
          <w:rPr>
            <w:rStyle w:val="Hyperlink"/>
            <w:rFonts w:cs="Times New Roman"/>
            <w:sz w:val="20"/>
            <w:szCs w:val="20"/>
            <w:lang w:val="en-US"/>
          </w:rPr>
          <w:t>10.1002/2016gl071235</w:t>
        </w:r>
      </w:hyperlink>
      <w:r w:rsidRPr="005D5915">
        <w:rPr>
          <w:rFonts w:cs="Times New Roman"/>
          <w:sz w:val="20"/>
          <w:szCs w:val="20"/>
          <w:lang w:val="en-GB"/>
        </w:rPr>
        <w:t>.</w:t>
      </w:r>
    </w:p>
    <w:p w14:paraId="39CC4816" w14:textId="174A46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Volosciuk, C., D. Maraun, M. Vrac, and M. Widmann, 2017: A combined statistical bias correction and stochastic downscaling method for precipitation.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21(3)</w:t>
      </w:r>
      <w:r w:rsidRPr="005D5915">
        <w:rPr>
          <w:rFonts w:cs="Times New Roman"/>
          <w:sz w:val="20"/>
          <w:szCs w:val="20"/>
          <w:lang w:val="en-GB"/>
        </w:rPr>
        <w:t>, 1693–1719, doi:</w:t>
      </w:r>
      <w:hyperlink r:id="rId1584" w:history="1">
        <w:r w:rsidRPr="005D5915">
          <w:rPr>
            <w:rStyle w:val="Hyperlink"/>
            <w:rFonts w:cs="Times New Roman"/>
            <w:sz w:val="20"/>
            <w:szCs w:val="20"/>
            <w:lang w:val="en-US"/>
          </w:rPr>
          <w:t>10.5194/hess-21-1693-2017</w:t>
        </w:r>
      </w:hyperlink>
      <w:r w:rsidRPr="005D5915">
        <w:rPr>
          <w:rFonts w:cs="Times New Roman"/>
          <w:sz w:val="20"/>
          <w:szCs w:val="20"/>
          <w:lang w:val="en-GB"/>
        </w:rPr>
        <w:t>.</w:t>
      </w:r>
    </w:p>
    <w:p w14:paraId="177FDA12" w14:textId="33D304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Clarmann, T., 2014: Smoothing error pitfalls. </w:t>
      </w:r>
      <w:r w:rsidRPr="005D5915">
        <w:rPr>
          <w:rFonts w:cs="Times New Roman"/>
          <w:i/>
          <w:sz w:val="20"/>
          <w:szCs w:val="20"/>
          <w:lang w:val="en-GB"/>
        </w:rPr>
        <w:t>Atmospheric Measurement Techniques</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3023–3034, doi:</w:t>
      </w:r>
      <w:hyperlink r:id="rId1585" w:history="1">
        <w:r w:rsidRPr="005D5915">
          <w:rPr>
            <w:rStyle w:val="Hyperlink"/>
            <w:rFonts w:cs="Times New Roman"/>
            <w:sz w:val="20"/>
            <w:szCs w:val="20"/>
            <w:lang w:val="en-US"/>
          </w:rPr>
          <w:t>10.5194/amt-7-3023-2014</w:t>
        </w:r>
      </w:hyperlink>
      <w:r w:rsidRPr="005D5915">
        <w:rPr>
          <w:rFonts w:cs="Times New Roman"/>
          <w:sz w:val="20"/>
          <w:szCs w:val="20"/>
          <w:lang w:val="en-GB"/>
        </w:rPr>
        <w:t>.</w:t>
      </w:r>
    </w:p>
    <w:p w14:paraId="4166418D" w14:textId="19CEF6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Storch, H., H. Langenberg, and F. Feser, 2000: A Spectral Nudging Technique for Dynamical Downscaling Purposes.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128(10)</w:t>
      </w:r>
      <w:r w:rsidRPr="005D5915">
        <w:rPr>
          <w:rFonts w:cs="Times New Roman"/>
          <w:sz w:val="20"/>
          <w:szCs w:val="20"/>
          <w:lang w:val="en-GB"/>
        </w:rPr>
        <w:t>, 3664–3673, doi:</w:t>
      </w:r>
      <w:hyperlink r:id="rId1586" w:history="1">
        <w:r w:rsidRPr="005D5915">
          <w:rPr>
            <w:rStyle w:val="Hyperlink"/>
            <w:rFonts w:cs="Times New Roman"/>
            <w:sz w:val="20"/>
            <w:szCs w:val="20"/>
            <w:lang w:val="en-US"/>
          </w:rPr>
          <w:t>10.1175/1520-0493(2000)128&lt;3664:asntfd&gt;2.0.co;2</w:t>
        </w:r>
      </w:hyperlink>
      <w:r w:rsidRPr="005D5915">
        <w:rPr>
          <w:rFonts w:cs="Times New Roman"/>
          <w:sz w:val="20"/>
          <w:szCs w:val="20"/>
          <w:lang w:val="en-GB"/>
        </w:rPr>
        <w:t>.</w:t>
      </w:r>
    </w:p>
    <w:p w14:paraId="33CA527A" w14:textId="478F4C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Trentini, F., M. Leduc, and R. Ludwig, 2019: Assessing natural variability in RCM signals: comparison of a multi model EURO-CORDEX ensemble with a 50-member single model large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53(3–4)</w:t>
      </w:r>
      <w:r w:rsidRPr="005D5915">
        <w:rPr>
          <w:rFonts w:cs="Times New Roman"/>
          <w:sz w:val="20"/>
          <w:szCs w:val="20"/>
          <w:lang w:val="en-GB"/>
        </w:rPr>
        <w:t>, 1963–1979, doi:</w:t>
      </w:r>
      <w:hyperlink r:id="rId1587" w:history="1">
        <w:r w:rsidRPr="005D5915">
          <w:rPr>
            <w:rStyle w:val="Hyperlink"/>
            <w:rFonts w:cs="Times New Roman"/>
            <w:sz w:val="20"/>
            <w:szCs w:val="20"/>
            <w:lang w:val="en-US"/>
          </w:rPr>
          <w:t>10.1007/s00382-019-04755-8</w:t>
        </w:r>
      </w:hyperlink>
      <w:r w:rsidRPr="005D5915">
        <w:rPr>
          <w:rFonts w:cs="Times New Roman"/>
          <w:sz w:val="20"/>
          <w:szCs w:val="20"/>
          <w:lang w:val="en-GB"/>
        </w:rPr>
        <w:t>.</w:t>
      </w:r>
    </w:p>
    <w:p w14:paraId="5F88CE63" w14:textId="68CEE3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Vrac, M., 2018: Multivariate bias adjustment of high-dimensional climate simulations: the Rank Resampling for Distributions and Dependences (R²D²) bias correction.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22(6)</w:t>
      </w:r>
      <w:r w:rsidRPr="005D5915">
        <w:rPr>
          <w:rFonts w:cs="Times New Roman"/>
          <w:sz w:val="20"/>
          <w:szCs w:val="20"/>
          <w:lang w:val="en-GB"/>
        </w:rPr>
        <w:t>, 3175–3196, doi:</w:t>
      </w:r>
      <w:hyperlink r:id="rId1588" w:history="1">
        <w:r w:rsidRPr="005D5915">
          <w:rPr>
            <w:rStyle w:val="Hyperlink"/>
            <w:rFonts w:cs="Times New Roman"/>
            <w:sz w:val="20"/>
            <w:szCs w:val="20"/>
            <w:lang w:val="en-US"/>
          </w:rPr>
          <w:t>10.5194/hess-22-3175-2018</w:t>
        </w:r>
      </w:hyperlink>
      <w:r w:rsidRPr="005D5915">
        <w:rPr>
          <w:rFonts w:cs="Times New Roman"/>
          <w:sz w:val="20"/>
          <w:szCs w:val="20"/>
          <w:lang w:val="en-GB"/>
        </w:rPr>
        <w:t>.</w:t>
      </w:r>
    </w:p>
    <w:p w14:paraId="63F21D04" w14:textId="283AB5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Vrac, M. and P. Friederichs, 2015: Multivariate-Intervariable, Spatial, and Temporal-Bias Correction.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w:t>
      </w:r>
      <w:r w:rsidRPr="005D5915">
        <w:rPr>
          <w:rFonts w:cs="Times New Roman"/>
          <w:sz w:val="20"/>
          <w:szCs w:val="20"/>
          <w:lang w:val="en-GB"/>
        </w:rPr>
        <w:t>, 218–237, doi:</w:t>
      </w:r>
      <w:hyperlink r:id="rId1589" w:history="1">
        <w:r w:rsidRPr="005D5915">
          <w:rPr>
            <w:rStyle w:val="Hyperlink"/>
            <w:rFonts w:cs="Times New Roman"/>
            <w:sz w:val="20"/>
            <w:szCs w:val="20"/>
            <w:lang w:val="en-US"/>
          </w:rPr>
          <w:t>10.1175/jcli-d-14-00059.1</w:t>
        </w:r>
      </w:hyperlink>
      <w:r w:rsidRPr="005D5915">
        <w:rPr>
          <w:rFonts w:cs="Times New Roman"/>
          <w:sz w:val="20"/>
          <w:szCs w:val="20"/>
          <w:lang w:val="en-GB"/>
        </w:rPr>
        <w:t>.</w:t>
      </w:r>
    </w:p>
    <w:p w14:paraId="6F57EAB6" w14:textId="6E4DDD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Vries, H., S. Scher, R. Haarsma, S. Drijfhout, and A. Delden, 2019: How Gulf-Stream SST-fronts influence Atlantic winter storms.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5899–5909, doi:</w:t>
      </w:r>
      <w:hyperlink r:id="rId1590" w:history="1">
        <w:r w:rsidRPr="005D5915">
          <w:rPr>
            <w:rStyle w:val="Hyperlink"/>
            <w:rFonts w:cs="Times New Roman"/>
            <w:sz w:val="20"/>
            <w:szCs w:val="20"/>
            <w:lang w:val="en-US"/>
          </w:rPr>
          <w:t>10.1007/s00382-018-4486-7</w:t>
        </w:r>
      </w:hyperlink>
      <w:r w:rsidRPr="005D5915">
        <w:rPr>
          <w:rFonts w:cs="Times New Roman"/>
          <w:sz w:val="20"/>
          <w:szCs w:val="20"/>
          <w:lang w:val="en-GB"/>
        </w:rPr>
        <w:t>.</w:t>
      </w:r>
    </w:p>
    <w:p w14:paraId="3C49F632" w14:textId="18DF81D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Waha, K. et al., 2017: Climate change impacts in the Middle East and Northern Africa (MENA) region and their implications for vulnerable population groups. </w:t>
      </w:r>
      <w:r w:rsidRPr="005D5915">
        <w:rPr>
          <w:rFonts w:cs="Times New Roman"/>
          <w:i/>
          <w:sz w:val="20"/>
          <w:szCs w:val="20"/>
          <w:lang w:val="en-GB"/>
        </w:rPr>
        <w:t>Regional Environmental Change</w:t>
      </w:r>
      <w:r w:rsidRPr="005D5915">
        <w:rPr>
          <w:rFonts w:cs="Times New Roman"/>
          <w:sz w:val="20"/>
          <w:szCs w:val="20"/>
          <w:lang w:val="en-GB"/>
        </w:rPr>
        <w:t>, doi:</w:t>
      </w:r>
      <w:hyperlink r:id="rId1591" w:history="1">
        <w:r w:rsidRPr="005D5915">
          <w:rPr>
            <w:rStyle w:val="Hyperlink"/>
            <w:rFonts w:cs="Times New Roman"/>
            <w:sz w:val="20"/>
            <w:szCs w:val="20"/>
            <w:lang w:val="en-US"/>
          </w:rPr>
          <w:t>10.1007/s10113-017-1144-2</w:t>
        </w:r>
      </w:hyperlink>
      <w:r w:rsidRPr="005D5915">
        <w:rPr>
          <w:rFonts w:cs="Times New Roman"/>
          <w:sz w:val="20"/>
          <w:szCs w:val="20"/>
          <w:lang w:val="en-GB"/>
        </w:rPr>
        <w:t>.</w:t>
      </w:r>
    </w:p>
    <w:p w14:paraId="51859CA1" w14:textId="48A90D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Wahl, S. et al., 2017: A novel convective-scale regional reanalysis COSMO-REA2: Improving the representation of precipitation.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26(4)</w:t>
      </w:r>
      <w:r w:rsidRPr="005D5915">
        <w:rPr>
          <w:rFonts w:cs="Times New Roman"/>
          <w:sz w:val="20"/>
          <w:szCs w:val="20"/>
          <w:lang w:val="en-GB"/>
        </w:rPr>
        <w:t>, 345–361, doi:</w:t>
      </w:r>
      <w:hyperlink r:id="rId1592" w:history="1">
        <w:r w:rsidRPr="005D5915">
          <w:rPr>
            <w:rStyle w:val="Hyperlink"/>
            <w:rFonts w:cs="Times New Roman"/>
            <w:sz w:val="20"/>
            <w:szCs w:val="20"/>
            <w:lang w:val="en-US"/>
          </w:rPr>
          <w:t>10.1127/metz/2017/0824</w:t>
        </w:r>
      </w:hyperlink>
      <w:r w:rsidRPr="005D5915">
        <w:rPr>
          <w:rFonts w:cs="Times New Roman"/>
          <w:sz w:val="20"/>
          <w:szCs w:val="20"/>
          <w:lang w:val="en-GB"/>
        </w:rPr>
        <w:t>.</w:t>
      </w:r>
    </w:p>
    <w:p w14:paraId="187F79CD" w14:textId="25EBF6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Wahl, T., S. Jain, J. Bender, S.D. Meyers, and M.E. Luther, 2015: Increasing risk of compound flooding from storm surge and rainfall for major US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5(12)</w:t>
      </w:r>
      <w:r w:rsidRPr="005D5915">
        <w:rPr>
          <w:rFonts w:cs="Times New Roman"/>
          <w:sz w:val="20"/>
          <w:szCs w:val="20"/>
          <w:lang w:val="en-GB"/>
        </w:rPr>
        <w:t>, 1093–1097, doi:</w:t>
      </w:r>
      <w:hyperlink r:id="rId1593" w:history="1">
        <w:r w:rsidRPr="005D5915">
          <w:rPr>
            <w:rStyle w:val="Hyperlink"/>
            <w:rFonts w:cs="Times New Roman"/>
            <w:sz w:val="20"/>
            <w:szCs w:val="20"/>
            <w:lang w:val="en-US"/>
          </w:rPr>
          <w:t>10.1038/nclimate2736</w:t>
        </w:r>
      </w:hyperlink>
      <w:r w:rsidRPr="005D5915">
        <w:rPr>
          <w:rFonts w:cs="Times New Roman"/>
          <w:sz w:val="20"/>
          <w:szCs w:val="20"/>
          <w:lang w:val="en-GB"/>
        </w:rPr>
        <w:t>.</w:t>
      </w:r>
    </w:p>
    <w:p w14:paraId="686D6067" w14:textId="760227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Waldron, K.M., J. Paegle, and J.D. Horel, 1996: Sensitivity of a Spectrally Filtered and Nudged Limited-Area Model to Outer Model Options.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124(3)</w:t>
      </w:r>
      <w:r w:rsidRPr="005D5915">
        <w:rPr>
          <w:rFonts w:cs="Times New Roman"/>
          <w:sz w:val="20"/>
          <w:szCs w:val="20"/>
          <w:lang w:val="en-GB"/>
        </w:rPr>
        <w:t>, 529–547, doi:</w:t>
      </w:r>
      <w:hyperlink r:id="rId1594" w:history="1">
        <w:r w:rsidRPr="005D5915">
          <w:rPr>
            <w:rStyle w:val="Hyperlink"/>
            <w:rFonts w:cs="Times New Roman"/>
            <w:sz w:val="20"/>
            <w:szCs w:val="20"/>
            <w:lang w:val="en-US"/>
          </w:rPr>
          <w:t>10.1175/1520-0493(1996)124&lt;0529:soasfa&gt;2.0.co;2</w:t>
        </w:r>
      </w:hyperlink>
      <w:r w:rsidRPr="005D5915">
        <w:rPr>
          <w:rFonts w:cs="Times New Roman"/>
          <w:sz w:val="20"/>
          <w:szCs w:val="20"/>
          <w:lang w:val="en-GB"/>
        </w:rPr>
        <w:t>.</w:t>
      </w:r>
    </w:p>
    <w:p w14:paraId="4BBFE515" w14:textId="4E3F1C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Walker, W., M. Haasnoot, and J. Kwakkel, 2013: Adapt or Perish: A Review of Planning Approaches for Adaptation under Deep Uncertainty. </w:t>
      </w:r>
      <w:r w:rsidRPr="005D5915">
        <w:rPr>
          <w:rFonts w:cs="Times New Roman"/>
          <w:i/>
          <w:sz w:val="20"/>
          <w:szCs w:val="20"/>
          <w:lang w:val="en-GB"/>
        </w:rPr>
        <w:t>Sustainability</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955–979, doi:</w:t>
      </w:r>
      <w:hyperlink r:id="rId1595" w:history="1">
        <w:r w:rsidRPr="005D5915">
          <w:rPr>
            <w:rStyle w:val="Hyperlink"/>
            <w:rFonts w:cs="Times New Roman"/>
            <w:sz w:val="20"/>
            <w:szCs w:val="20"/>
            <w:lang w:val="en-US"/>
          </w:rPr>
          <w:t>10.3390/su5030955</w:t>
        </w:r>
      </w:hyperlink>
      <w:r w:rsidRPr="005D5915">
        <w:rPr>
          <w:rFonts w:cs="Times New Roman"/>
          <w:sz w:val="20"/>
          <w:szCs w:val="20"/>
          <w:lang w:val="en-GB"/>
        </w:rPr>
        <w:t>.</w:t>
      </w:r>
    </w:p>
    <w:p w14:paraId="6627F8D4" w14:textId="68D413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Walsh, J.E., 2014: Intensified warming of the Arctic: Causes and impacts on middle latitudes.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52–63, doi:</w:t>
      </w:r>
      <w:hyperlink r:id="rId1596" w:history="1">
        <w:r w:rsidRPr="005D5915">
          <w:rPr>
            <w:rStyle w:val="Hyperlink"/>
            <w:rFonts w:cs="Times New Roman"/>
            <w:sz w:val="20"/>
            <w:szCs w:val="20"/>
            <w:lang w:val="en-US"/>
          </w:rPr>
          <w:t>10.1016/j.gloplacha.2014.03.003</w:t>
        </w:r>
      </w:hyperlink>
      <w:r w:rsidRPr="005D5915">
        <w:rPr>
          <w:rFonts w:cs="Times New Roman"/>
          <w:sz w:val="20"/>
          <w:szCs w:val="20"/>
          <w:lang w:val="en-GB"/>
        </w:rPr>
        <w:t>.</w:t>
      </w:r>
    </w:p>
    <w:p w14:paraId="2AFC85D7" w14:textId="78776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Walton, D.B., F. Sun, A. Hall, and S. Capps, 2015: A Hybrid Dynamical–Statistical Downscaling Technique. Part I: Development and Validation of the Technique.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28(12)</w:t>
      </w:r>
      <w:r w:rsidRPr="005D5915">
        <w:rPr>
          <w:rFonts w:cs="Times New Roman"/>
          <w:sz w:val="20"/>
          <w:szCs w:val="20"/>
          <w:lang w:val="en-GB"/>
        </w:rPr>
        <w:t>, 4597–4617, doi:</w:t>
      </w:r>
      <w:hyperlink r:id="rId1597" w:history="1">
        <w:r w:rsidRPr="005D5915">
          <w:rPr>
            <w:rStyle w:val="Hyperlink"/>
            <w:rFonts w:cs="Times New Roman"/>
            <w:sz w:val="20"/>
            <w:szCs w:val="20"/>
            <w:lang w:val="en-US"/>
          </w:rPr>
          <w:t>10.1175/jcli-d-14-00196.1</w:t>
        </w:r>
      </w:hyperlink>
      <w:r w:rsidRPr="005D5915">
        <w:rPr>
          <w:rFonts w:cs="Times New Roman"/>
          <w:sz w:val="20"/>
          <w:szCs w:val="20"/>
          <w:lang w:val="en-GB"/>
        </w:rPr>
        <w:t>.</w:t>
      </w:r>
    </w:p>
    <w:p w14:paraId="18F66E8A" w14:textId="5B0682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Walton, D.B., A. Hall, N. Berg, M. Schwartz, and F. Sun, 2017: Incorporating Snow Albedo Feedback into Downscaled Temperature and Snow Cover Projections for California’s Sierra Nevada.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30(4)</w:t>
      </w:r>
      <w:r w:rsidRPr="005D5915">
        <w:rPr>
          <w:rFonts w:cs="Times New Roman"/>
          <w:sz w:val="20"/>
          <w:szCs w:val="20"/>
          <w:lang w:val="en-GB"/>
        </w:rPr>
        <w:t>, 1417–1438, doi:</w:t>
      </w:r>
      <w:hyperlink r:id="rId1598" w:history="1">
        <w:r w:rsidRPr="005D5915">
          <w:rPr>
            <w:rStyle w:val="Hyperlink"/>
            <w:rFonts w:cs="Times New Roman"/>
            <w:sz w:val="20"/>
            <w:szCs w:val="20"/>
            <w:lang w:val="en-US"/>
          </w:rPr>
          <w:t>10.1175/jcli-d-16-0168.1</w:t>
        </w:r>
      </w:hyperlink>
      <w:r w:rsidRPr="005D5915">
        <w:rPr>
          <w:rFonts w:cs="Times New Roman"/>
          <w:sz w:val="20"/>
          <w:szCs w:val="20"/>
          <w:lang w:val="en-GB"/>
        </w:rPr>
        <w:t>.</w:t>
      </w:r>
    </w:p>
    <w:p w14:paraId="23D85C6A" w14:textId="293CDD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 H., X. Zhang, and F. Zwiers, 2019: Human influence on Canadian temperatures.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479–494, doi:</w:t>
      </w:r>
      <w:hyperlink r:id="rId1599" w:history="1">
        <w:r w:rsidRPr="005D5915">
          <w:rPr>
            <w:rStyle w:val="Hyperlink"/>
            <w:rFonts w:cs="Times New Roman"/>
            <w:sz w:val="20"/>
            <w:szCs w:val="20"/>
            <w:lang w:val="en-US"/>
          </w:rPr>
          <w:t>10.1007/s00382-018-4145-z</w:t>
        </w:r>
      </w:hyperlink>
      <w:r w:rsidRPr="005D5915">
        <w:rPr>
          <w:rFonts w:cs="Times New Roman"/>
          <w:sz w:val="20"/>
          <w:szCs w:val="20"/>
          <w:lang w:val="en-GB"/>
        </w:rPr>
        <w:t>.</w:t>
      </w:r>
    </w:p>
    <w:p w14:paraId="1F1CC113" w14:textId="379F2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 H., X. Zhang, F. Zwiers, and S.-K. Min, 2015: Attributing northern high-latitude precipitation change over the period 1966–2005 to human influence.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45(7–8)</w:t>
      </w:r>
      <w:r w:rsidRPr="005D5915">
        <w:rPr>
          <w:rFonts w:cs="Times New Roman"/>
          <w:sz w:val="20"/>
          <w:szCs w:val="20"/>
          <w:lang w:val="en-GB"/>
        </w:rPr>
        <w:t>, 1713–1726, doi:</w:t>
      </w:r>
      <w:hyperlink r:id="rId1600" w:history="1">
        <w:r w:rsidRPr="005D5915">
          <w:rPr>
            <w:rStyle w:val="Hyperlink"/>
            <w:rFonts w:cs="Times New Roman"/>
            <w:sz w:val="20"/>
            <w:szCs w:val="20"/>
            <w:lang w:val="en-US"/>
          </w:rPr>
          <w:t>10.1007/s00382-014-2423-y</w:t>
        </w:r>
      </w:hyperlink>
      <w:r w:rsidRPr="005D5915">
        <w:rPr>
          <w:rFonts w:cs="Times New Roman"/>
          <w:sz w:val="20"/>
          <w:szCs w:val="20"/>
          <w:lang w:val="en-GB"/>
        </w:rPr>
        <w:t>.</w:t>
      </w:r>
    </w:p>
    <w:p w14:paraId="703DB136" w14:textId="5C988F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B. et al., 2020: Monsoons Climate Change Assessment.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preprint(2020)</w:t>
      </w:r>
      <w:r w:rsidRPr="005D5915">
        <w:rPr>
          <w:rFonts w:cs="Times New Roman"/>
          <w:sz w:val="20"/>
          <w:szCs w:val="20"/>
          <w:lang w:val="en-GB"/>
        </w:rPr>
        <w:t>, doi:</w:t>
      </w:r>
      <w:hyperlink r:id="rId1601" w:history="1">
        <w:r w:rsidRPr="005D5915">
          <w:rPr>
            <w:rStyle w:val="Hyperlink"/>
            <w:rFonts w:cs="Times New Roman"/>
            <w:sz w:val="20"/>
            <w:szCs w:val="20"/>
            <w:lang w:val="en-US"/>
          </w:rPr>
          <w:t>10.1175/bams-d-19-0335.1</w:t>
        </w:r>
      </w:hyperlink>
      <w:r w:rsidRPr="005D5915">
        <w:rPr>
          <w:rFonts w:cs="Times New Roman"/>
          <w:sz w:val="20"/>
          <w:szCs w:val="20"/>
          <w:lang w:val="en-GB"/>
        </w:rPr>
        <w:t>.</w:t>
      </w:r>
    </w:p>
    <w:p w14:paraId="63D921F8" w14:textId="2BB62C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J., Z. Yan, X.W. Quan, and J. Feng, 2017: Urban warming in the 2013 summer heat wave in eastern China.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48(9–10)</w:t>
      </w:r>
      <w:r w:rsidRPr="005D5915">
        <w:rPr>
          <w:rFonts w:cs="Times New Roman"/>
          <w:sz w:val="20"/>
          <w:szCs w:val="20"/>
          <w:lang w:val="en-GB"/>
        </w:rPr>
        <w:t>, 3015–3033, doi:</w:t>
      </w:r>
      <w:hyperlink r:id="rId1602" w:history="1">
        <w:r w:rsidRPr="005D5915">
          <w:rPr>
            <w:rStyle w:val="Hyperlink"/>
            <w:rFonts w:cs="Times New Roman"/>
            <w:sz w:val="20"/>
            <w:szCs w:val="20"/>
            <w:lang w:val="en-US"/>
          </w:rPr>
          <w:t>10.1007/s00382-016-3248-7</w:t>
        </w:r>
      </w:hyperlink>
      <w:r w:rsidRPr="005D5915">
        <w:rPr>
          <w:rFonts w:cs="Times New Roman"/>
          <w:sz w:val="20"/>
          <w:szCs w:val="20"/>
          <w:lang w:val="en-GB"/>
        </w:rPr>
        <w:t>.</w:t>
      </w:r>
    </w:p>
    <w:p w14:paraId="06D17FC0" w14:textId="0B6226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K., C. Deser, L. Sun, and R.A. Tomas, 2018: Fast Response of the Tropics to an Abrupt Loss of Arctic Sea Ice via Ocean Dynamics.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4264–4272, doi:</w:t>
      </w:r>
      <w:hyperlink r:id="rId1603" w:history="1">
        <w:r w:rsidRPr="005D5915">
          <w:rPr>
            <w:rStyle w:val="Hyperlink"/>
            <w:rFonts w:cs="Times New Roman"/>
            <w:sz w:val="20"/>
            <w:szCs w:val="20"/>
            <w:lang w:val="en-US"/>
          </w:rPr>
          <w:t>10.1029/2018gl077325</w:t>
        </w:r>
      </w:hyperlink>
      <w:r w:rsidRPr="005D5915">
        <w:rPr>
          <w:rFonts w:cs="Times New Roman"/>
          <w:sz w:val="20"/>
          <w:szCs w:val="20"/>
          <w:lang w:val="en-GB"/>
        </w:rPr>
        <w:t>.</w:t>
      </w:r>
    </w:p>
    <w:p w14:paraId="4F6D7956" w14:textId="2EEAD5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Q., Z. Wang, and H. Zhang, 2017: Impact of anthropogenic aerosols from global, East Asian, and non-East Asian sources on East Asian summer monsoon system.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183</w:t>
      </w:r>
      <w:r w:rsidRPr="005D5915">
        <w:rPr>
          <w:rFonts w:cs="Times New Roman"/>
          <w:sz w:val="20"/>
          <w:szCs w:val="20"/>
          <w:lang w:val="en-GB"/>
        </w:rPr>
        <w:t>, 224–236, doi:</w:t>
      </w:r>
      <w:hyperlink r:id="rId1604" w:history="1">
        <w:r w:rsidRPr="005D5915">
          <w:rPr>
            <w:rStyle w:val="Hyperlink"/>
            <w:rFonts w:cs="Times New Roman"/>
            <w:sz w:val="20"/>
            <w:szCs w:val="20"/>
            <w:lang w:val="en-US"/>
          </w:rPr>
          <w:t>10.1016/j.atmosres.2016.08.023</w:t>
        </w:r>
      </w:hyperlink>
      <w:r w:rsidRPr="005D5915">
        <w:rPr>
          <w:rFonts w:cs="Times New Roman"/>
          <w:sz w:val="20"/>
          <w:szCs w:val="20"/>
          <w:lang w:val="en-GB"/>
        </w:rPr>
        <w:t>.</w:t>
      </w:r>
    </w:p>
    <w:p w14:paraId="02099D00" w14:textId="522C4F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W., A.T. Evan, C. Flamant, and C. Lavaysse, 2015: On the decadal scale correlation between African dust and Sahel rainfall: The role of Saharan heat low–forced winds.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e1500646, doi:</w:t>
      </w:r>
      <w:hyperlink r:id="rId1605" w:history="1">
        <w:r w:rsidRPr="005D5915">
          <w:rPr>
            <w:rStyle w:val="Hyperlink"/>
            <w:rFonts w:cs="Times New Roman"/>
            <w:sz w:val="20"/>
            <w:szCs w:val="20"/>
            <w:lang w:val="en-US"/>
          </w:rPr>
          <w:t>10.1126/sciadv.1500646</w:t>
        </w:r>
      </w:hyperlink>
      <w:r w:rsidRPr="005D5915">
        <w:rPr>
          <w:rFonts w:cs="Times New Roman"/>
          <w:sz w:val="20"/>
          <w:szCs w:val="20"/>
          <w:lang w:val="en-GB"/>
        </w:rPr>
        <w:t>.</w:t>
      </w:r>
    </w:p>
    <w:p w14:paraId="09054899" w14:textId="34151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Y., Y. Sun, T. Hu, D. Qin, and L. Song, 2018: Attribution of temperature changes in Western China.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38(2)</w:t>
      </w:r>
      <w:r w:rsidRPr="005D5915">
        <w:rPr>
          <w:rFonts w:cs="Times New Roman"/>
          <w:sz w:val="20"/>
          <w:szCs w:val="20"/>
          <w:lang w:val="en-GB"/>
        </w:rPr>
        <w:t>, 742–750, doi:</w:t>
      </w:r>
      <w:hyperlink r:id="rId1606" w:history="1">
        <w:r w:rsidRPr="005D5915">
          <w:rPr>
            <w:rStyle w:val="Hyperlink"/>
            <w:rFonts w:cs="Times New Roman"/>
            <w:sz w:val="20"/>
            <w:szCs w:val="20"/>
            <w:lang w:val="en-US"/>
          </w:rPr>
          <w:t>10.1002/joc.5206</w:t>
        </w:r>
      </w:hyperlink>
      <w:r w:rsidRPr="005D5915">
        <w:rPr>
          <w:rFonts w:cs="Times New Roman"/>
          <w:sz w:val="20"/>
          <w:szCs w:val="20"/>
          <w:lang w:val="en-GB"/>
        </w:rPr>
        <w:t>.</w:t>
      </w:r>
    </w:p>
    <w:p w14:paraId="2895DF6F" w14:textId="5B5A2C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Z., Y. Li, B. Liu, and J. Liu, 2015: Global climate internal variability in a 2000-year control simulation with Community Earth System Model (CESM). </w:t>
      </w:r>
      <w:r w:rsidRPr="005D5915">
        <w:rPr>
          <w:rFonts w:cs="Times New Roman"/>
          <w:i/>
          <w:sz w:val="20"/>
          <w:szCs w:val="20"/>
          <w:lang w:val="en-GB"/>
        </w:rPr>
        <w:t>Chinese Geographical Science</w:t>
      </w:r>
      <w:r w:rsidRPr="005D5915">
        <w:rPr>
          <w:rFonts w:cs="Times New Roman"/>
          <w:sz w:val="20"/>
          <w:szCs w:val="20"/>
          <w:lang w:val="en-GB"/>
        </w:rPr>
        <w:t xml:space="preserve">, </w:t>
      </w:r>
      <w:r w:rsidRPr="005D5915">
        <w:rPr>
          <w:rFonts w:cs="Times New Roman"/>
          <w:b/>
          <w:sz w:val="20"/>
          <w:szCs w:val="20"/>
          <w:lang w:val="en-GB"/>
        </w:rPr>
        <w:t>25</w:t>
      </w:r>
      <w:r w:rsidRPr="005D5915">
        <w:rPr>
          <w:rFonts w:cs="Times New Roman"/>
          <w:sz w:val="20"/>
          <w:szCs w:val="20"/>
          <w:lang w:val="en-GB"/>
        </w:rPr>
        <w:t>, doi:</w:t>
      </w:r>
      <w:hyperlink r:id="rId1607" w:history="1">
        <w:r w:rsidRPr="005D5915">
          <w:rPr>
            <w:rStyle w:val="Hyperlink"/>
            <w:rFonts w:cs="Times New Roman"/>
            <w:sz w:val="20"/>
            <w:szCs w:val="20"/>
            <w:lang w:val="en-US"/>
          </w:rPr>
          <w:t>10.1007/s11769-015-0754-1</w:t>
        </w:r>
      </w:hyperlink>
      <w:r w:rsidRPr="005D5915">
        <w:rPr>
          <w:rFonts w:cs="Times New Roman"/>
          <w:sz w:val="20"/>
          <w:szCs w:val="20"/>
          <w:lang w:val="en-GB"/>
        </w:rPr>
        <w:t>.</w:t>
      </w:r>
    </w:p>
    <w:p w14:paraId="2D79B35F" w14:textId="4E3BA9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Z. et al., 2021: Incorrect Asian aerosols affecting the attribution and projection of regional climate change in CMIP6 models.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2, doi:</w:t>
      </w:r>
      <w:hyperlink r:id="rId1608" w:history="1">
        <w:r w:rsidRPr="005D5915">
          <w:rPr>
            <w:rStyle w:val="Hyperlink"/>
            <w:rFonts w:cs="Times New Roman"/>
            <w:sz w:val="20"/>
            <w:szCs w:val="20"/>
            <w:lang w:val="en-US"/>
          </w:rPr>
          <w:t>10.1038/s41612-020-00159-2</w:t>
        </w:r>
      </w:hyperlink>
      <w:r w:rsidRPr="005D5915">
        <w:rPr>
          <w:rFonts w:cs="Times New Roman"/>
          <w:sz w:val="20"/>
          <w:szCs w:val="20"/>
          <w:lang w:val="en-GB"/>
        </w:rPr>
        <w:t>.</w:t>
      </w:r>
    </w:p>
    <w:p w14:paraId="61F236F8" w14:textId="53E5BE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Ward, K., S. Lauf, B. Kleinschmit, and W. Endlicher, 2016: Heat waves and urban heat islands in Europe: A review of relevant drivers.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569–570</w:t>
      </w:r>
      <w:r w:rsidRPr="005D5915">
        <w:rPr>
          <w:rFonts w:cs="Times New Roman"/>
          <w:sz w:val="20"/>
          <w:szCs w:val="20"/>
          <w:lang w:val="en-GB"/>
        </w:rPr>
        <w:t>, 527–539, doi:</w:t>
      </w:r>
      <w:hyperlink r:id="rId1609" w:history="1">
        <w:r w:rsidRPr="005D5915">
          <w:rPr>
            <w:rStyle w:val="Hyperlink"/>
            <w:rFonts w:cs="Times New Roman"/>
            <w:sz w:val="20"/>
            <w:szCs w:val="20"/>
            <w:lang w:val="en-US"/>
          </w:rPr>
          <w:t>10.1016/j.scitotenv.2016.06.119</w:t>
        </w:r>
      </w:hyperlink>
      <w:r w:rsidRPr="005D5915">
        <w:rPr>
          <w:rFonts w:cs="Times New Roman"/>
          <w:sz w:val="20"/>
          <w:szCs w:val="20"/>
          <w:lang w:val="en-GB"/>
        </w:rPr>
        <w:t>.</w:t>
      </w:r>
    </w:p>
    <w:p w14:paraId="2FCCA6A8" w14:textId="60FFD0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Warner, J.L.L., J.A.A. Screen, and A.A.A. Scaife, 2020: Links Between Barents-Kara Sea Ice and the Extratropical Atmospheric Circulation Explained by Internal Variability and Tropical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w:t>
      </w:r>
      <w:r w:rsidRPr="005D5915">
        <w:rPr>
          <w:rFonts w:cs="Times New Roman"/>
          <w:sz w:val="20"/>
          <w:szCs w:val="20"/>
          <w:lang w:val="en-GB"/>
        </w:rPr>
        <w:t>, doi:</w:t>
      </w:r>
      <w:hyperlink r:id="rId1610" w:history="1">
        <w:r w:rsidRPr="005D5915">
          <w:rPr>
            <w:rStyle w:val="Hyperlink"/>
            <w:rFonts w:cs="Times New Roman"/>
            <w:sz w:val="20"/>
            <w:szCs w:val="20"/>
            <w:lang w:val="en-US"/>
          </w:rPr>
          <w:t>10.1029/2019gl085679</w:t>
        </w:r>
      </w:hyperlink>
      <w:r w:rsidRPr="005D5915">
        <w:rPr>
          <w:rFonts w:cs="Times New Roman"/>
          <w:sz w:val="20"/>
          <w:szCs w:val="20"/>
          <w:lang w:val="en-GB"/>
        </w:rPr>
        <w:t>.</w:t>
      </w:r>
    </w:p>
    <w:p w14:paraId="50FFB518" w14:textId="1F7D5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Warszawski, L. et al., 2014: The Inter-Sectoral Impact Model Intercomparison Project (ISI–MIP): Project framework.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111(9)</w:t>
      </w:r>
      <w:r w:rsidRPr="005D5915">
        <w:rPr>
          <w:rFonts w:cs="Times New Roman"/>
          <w:sz w:val="20"/>
          <w:szCs w:val="20"/>
          <w:lang w:val="en-GB"/>
        </w:rPr>
        <w:t>, 3228–3232, doi:</w:t>
      </w:r>
      <w:hyperlink r:id="rId1611" w:history="1">
        <w:r w:rsidRPr="005D5915">
          <w:rPr>
            <w:rStyle w:val="Hyperlink"/>
            <w:rFonts w:cs="Times New Roman"/>
            <w:sz w:val="20"/>
            <w:szCs w:val="20"/>
            <w:lang w:val="en-US"/>
          </w:rPr>
          <w:t>10.1073/pnas.1312330110</w:t>
        </w:r>
      </w:hyperlink>
      <w:r w:rsidRPr="005D5915">
        <w:rPr>
          <w:rFonts w:cs="Times New Roman"/>
          <w:sz w:val="20"/>
          <w:szCs w:val="20"/>
          <w:lang w:val="en-GB"/>
        </w:rPr>
        <w:t>.</w:t>
      </w:r>
    </w:p>
    <w:p w14:paraId="26DA7B03" w14:textId="7D69FB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Watanabe, M. et al., 2014: Contribution of natural decadal variability to global warming acceleration and hiatus.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893–897, doi:</w:t>
      </w:r>
      <w:hyperlink r:id="rId1612" w:history="1">
        <w:r w:rsidRPr="005D5915">
          <w:rPr>
            <w:rStyle w:val="Hyperlink"/>
            <w:rFonts w:cs="Times New Roman"/>
            <w:sz w:val="20"/>
            <w:szCs w:val="20"/>
            <w:lang w:val="en-US"/>
          </w:rPr>
          <w:t>10.1038/nclimate2355</w:t>
        </w:r>
      </w:hyperlink>
      <w:r w:rsidRPr="005D5915">
        <w:rPr>
          <w:rFonts w:cs="Times New Roman"/>
          <w:sz w:val="20"/>
          <w:szCs w:val="20"/>
          <w:lang w:val="en-GB"/>
        </w:rPr>
        <w:t>.</w:t>
      </w:r>
    </w:p>
    <w:p w14:paraId="65E2FAFA" w14:textId="6902F1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Watanabe, S., N. Utsumi, and H. Kim, 2018: Projection of the Changes in Weather Potentially Affecting Tourism in the Yaeyama Islands Under Global Warming. </w:t>
      </w:r>
      <w:r w:rsidRPr="005D5915">
        <w:rPr>
          <w:rFonts w:cs="Times New Roman"/>
          <w:i/>
          <w:sz w:val="20"/>
          <w:szCs w:val="20"/>
          <w:lang w:val="en-GB"/>
        </w:rPr>
        <w:t>Journal of Japan Society of Civil Engineers, Ser. G (Environmental Research)</w:t>
      </w:r>
      <w:r w:rsidRPr="005D5915">
        <w:rPr>
          <w:rFonts w:cs="Times New Roman"/>
          <w:sz w:val="20"/>
          <w:szCs w:val="20"/>
          <w:lang w:val="en-GB"/>
        </w:rPr>
        <w:t xml:space="preserve">, </w:t>
      </w:r>
      <w:r w:rsidRPr="005D5915">
        <w:rPr>
          <w:rFonts w:cs="Times New Roman"/>
          <w:b/>
          <w:sz w:val="20"/>
          <w:szCs w:val="20"/>
          <w:lang w:val="en-GB"/>
        </w:rPr>
        <w:t>74(5)</w:t>
      </w:r>
      <w:r w:rsidRPr="005D5915">
        <w:rPr>
          <w:rFonts w:cs="Times New Roman"/>
          <w:sz w:val="20"/>
          <w:szCs w:val="20"/>
          <w:lang w:val="en-GB"/>
        </w:rPr>
        <w:t>, I_19–I_24, doi:</w:t>
      </w:r>
      <w:hyperlink r:id="rId1613" w:history="1">
        <w:r w:rsidRPr="005D5915">
          <w:rPr>
            <w:rStyle w:val="Hyperlink"/>
            <w:rFonts w:cs="Times New Roman"/>
            <w:sz w:val="20"/>
            <w:szCs w:val="20"/>
            <w:lang w:val="en-US"/>
          </w:rPr>
          <w:t>10.2208/jscejer.74.i_19</w:t>
        </w:r>
      </w:hyperlink>
      <w:r w:rsidRPr="005D5915">
        <w:rPr>
          <w:rFonts w:cs="Times New Roman"/>
          <w:sz w:val="20"/>
          <w:szCs w:val="20"/>
          <w:lang w:val="en-GB"/>
        </w:rPr>
        <w:t>.</w:t>
      </w:r>
    </w:p>
    <w:p w14:paraId="30EDA381" w14:textId="0505C4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Waugh, D.W., C.I. Garfinkel, and L.M. Polvani, 2015: Drivers of the Recent Tropical Expansion in the Southern Hemisphere: Changing SSTs or Ozone Depletion?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6581–6586, doi:</w:t>
      </w:r>
      <w:hyperlink r:id="rId1614" w:history="1">
        <w:r w:rsidRPr="005D5915">
          <w:rPr>
            <w:rStyle w:val="Hyperlink"/>
            <w:rFonts w:cs="Times New Roman"/>
            <w:sz w:val="20"/>
            <w:szCs w:val="20"/>
            <w:lang w:val="en-US"/>
          </w:rPr>
          <w:t>10.1175/jcli-d-15-0138.1</w:t>
        </w:r>
      </w:hyperlink>
      <w:r w:rsidRPr="005D5915">
        <w:rPr>
          <w:rFonts w:cs="Times New Roman"/>
          <w:sz w:val="20"/>
          <w:szCs w:val="20"/>
          <w:lang w:val="en-GB"/>
        </w:rPr>
        <w:t>.</w:t>
      </w:r>
    </w:p>
    <w:p w14:paraId="4960BA06" w14:textId="76C034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Weaver, C.P. et al., 2013: Improving the contribution of climate model information to decision making: the value and demands of robust decision frameworks.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39–60, doi:</w:t>
      </w:r>
      <w:hyperlink r:id="rId1615" w:history="1">
        <w:r w:rsidRPr="005D5915">
          <w:rPr>
            <w:rStyle w:val="Hyperlink"/>
            <w:rFonts w:cs="Times New Roman"/>
            <w:sz w:val="20"/>
            <w:szCs w:val="20"/>
            <w:lang w:val="en-US"/>
          </w:rPr>
          <w:t>10.1002/wcc.202</w:t>
        </w:r>
      </w:hyperlink>
      <w:r w:rsidRPr="005D5915">
        <w:rPr>
          <w:rFonts w:cs="Times New Roman"/>
          <w:sz w:val="20"/>
          <w:szCs w:val="20"/>
          <w:lang w:val="en-GB"/>
        </w:rPr>
        <w:t>.</w:t>
      </w:r>
    </w:p>
    <w:p w14:paraId="46AB0763" w14:textId="0256E3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Weaver, C.P. et al., 2017: Reframing climate change assessments around risk: recommendations for the US National Climate Assessment.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080201, doi:</w:t>
      </w:r>
      <w:hyperlink r:id="rId1616" w:history="1">
        <w:r w:rsidRPr="005D5915">
          <w:rPr>
            <w:rStyle w:val="Hyperlink"/>
            <w:rFonts w:cs="Times New Roman"/>
            <w:sz w:val="20"/>
            <w:szCs w:val="20"/>
            <w:lang w:val="en-US"/>
          </w:rPr>
          <w:t>10.1088/1748-9326/aa7494</w:t>
        </w:r>
      </w:hyperlink>
      <w:r w:rsidRPr="005D5915">
        <w:rPr>
          <w:rFonts w:cs="Times New Roman"/>
          <w:sz w:val="20"/>
          <w:szCs w:val="20"/>
          <w:lang w:val="en-GB"/>
        </w:rPr>
        <w:t>.</w:t>
      </w:r>
    </w:p>
    <w:p w14:paraId="5A5C3BB9" w14:textId="15686C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Webber, H. et al., 2018: Diverging importance of drought stress for maize and winter wheat in Europe.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4249, doi:</w:t>
      </w:r>
      <w:hyperlink r:id="rId1617" w:history="1">
        <w:r w:rsidRPr="005D5915">
          <w:rPr>
            <w:rStyle w:val="Hyperlink"/>
            <w:rFonts w:cs="Times New Roman"/>
            <w:sz w:val="20"/>
            <w:szCs w:val="20"/>
            <w:lang w:val="en-US"/>
          </w:rPr>
          <w:t>10.1038/s41467-018-06525-2</w:t>
        </w:r>
      </w:hyperlink>
      <w:r w:rsidRPr="005D5915">
        <w:rPr>
          <w:rFonts w:cs="Times New Roman"/>
          <w:sz w:val="20"/>
          <w:szCs w:val="20"/>
          <w:lang w:val="en-GB"/>
        </w:rPr>
        <w:t>.</w:t>
      </w:r>
    </w:p>
    <w:p w14:paraId="62254548" w14:textId="5CE45D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Webber, S. and S.D. Donner, 2017: Climate service warnings: cautions about commercializing climate science for adaptation in the developing world.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e424, doi:</w:t>
      </w:r>
      <w:hyperlink r:id="rId1618" w:history="1">
        <w:r w:rsidRPr="005D5915">
          <w:rPr>
            <w:rStyle w:val="Hyperlink"/>
            <w:rFonts w:cs="Times New Roman"/>
            <w:sz w:val="20"/>
            <w:szCs w:val="20"/>
            <w:lang w:val="en-US"/>
          </w:rPr>
          <w:t>10.1002/wcc.424</w:t>
        </w:r>
      </w:hyperlink>
      <w:r w:rsidRPr="005D5915">
        <w:rPr>
          <w:rFonts w:cs="Times New Roman"/>
          <w:sz w:val="20"/>
          <w:szCs w:val="20"/>
          <w:lang w:val="en-GB"/>
        </w:rPr>
        <w:t>.</w:t>
      </w:r>
    </w:p>
    <w:p w14:paraId="3FD2AB24" w14:textId="099F9C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Weber, T. et al., 2018: Analyzing Regional Climate Change in Africa in a 1.5, 2, and 3°C Global Warming World.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6(4)</w:t>
      </w:r>
      <w:r w:rsidRPr="005D5915">
        <w:rPr>
          <w:rFonts w:cs="Times New Roman"/>
          <w:sz w:val="20"/>
          <w:szCs w:val="20"/>
          <w:lang w:val="en-GB"/>
        </w:rPr>
        <w:t>, 643–655, doi:</w:t>
      </w:r>
      <w:hyperlink r:id="rId1619" w:history="1">
        <w:r w:rsidRPr="005D5915">
          <w:rPr>
            <w:rStyle w:val="Hyperlink"/>
            <w:rFonts w:cs="Times New Roman"/>
            <w:sz w:val="20"/>
            <w:szCs w:val="20"/>
            <w:lang w:val="en-US"/>
          </w:rPr>
          <w:t>10.1002/2017ef000714</w:t>
        </w:r>
      </w:hyperlink>
      <w:r w:rsidRPr="005D5915">
        <w:rPr>
          <w:rFonts w:cs="Times New Roman"/>
          <w:sz w:val="20"/>
          <w:szCs w:val="20"/>
          <w:lang w:val="en-GB"/>
        </w:rPr>
        <w:t>.</w:t>
      </w:r>
    </w:p>
    <w:p w14:paraId="4B382D5D" w14:textId="1545B0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Weedon, G.P. et al., 2014: The WFDEI meteorological forcing data set: WATCH Forcing data methodology applied to ERA-Interim reanalysis data. </w:t>
      </w:r>
      <w:r w:rsidRPr="005D5915">
        <w:rPr>
          <w:rFonts w:cs="Times New Roman"/>
          <w:i/>
          <w:sz w:val="20"/>
          <w:szCs w:val="20"/>
          <w:lang w:val="en-GB"/>
        </w:rPr>
        <w:t>Water Resources Research</w:t>
      </w:r>
      <w:r w:rsidRPr="005D5915">
        <w:rPr>
          <w:rFonts w:cs="Times New Roman"/>
          <w:sz w:val="20"/>
          <w:szCs w:val="20"/>
          <w:lang w:val="en-GB"/>
        </w:rPr>
        <w:t>, doi:</w:t>
      </w:r>
      <w:hyperlink r:id="rId1620" w:history="1">
        <w:r w:rsidRPr="005D5915">
          <w:rPr>
            <w:rStyle w:val="Hyperlink"/>
            <w:rFonts w:cs="Times New Roman"/>
            <w:sz w:val="20"/>
            <w:szCs w:val="20"/>
            <w:lang w:val="en-US"/>
          </w:rPr>
          <w:t>10.1002/2014wr015638</w:t>
        </w:r>
      </w:hyperlink>
      <w:r w:rsidRPr="005D5915">
        <w:rPr>
          <w:rFonts w:cs="Times New Roman"/>
          <w:sz w:val="20"/>
          <w:szCs w:val="20"/>
          <w:lang w:val="en-GB"/>
        </w:rPr>
        <w:t>.</w:t>
      </w:r>
    </w:p>
    <w:p w14:paraId="2D8DB62A" w14:textId="1F9BAA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Wehrli, K., B.P. Guillod, M. Hauser, M. Leclair, and S.I. Seneviratne, 2018: Assessing the Dynamic Versus Thermodynamic Origin of Climate Model Biases.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45(16)</w:t>
      </w:r>
      <w:r w:rsidRPr="005D5915">
        <w:rPr>
          <w:rFonts w:cs="Times New Roman"/>
          <w:sz w:val="20"/>
          <w:szCs w:val="20"/>
          <w:lang w:val="en-GB"/>
        </w:rPr>
        <w:t xml:space="preserve">, 8471–8479, </w:t>
      </w:r>
      <w:r w:rsidRPr="005D5915">
        <w:rPr>
          <w:rFonts w:cs="Times New Roman"/>
          <w:sz w:val="20"/>
          <w:szCs w:val="20"/>
          <w:lang w:val="en-GB"/>
        </w:rPr>
        <w:lastRenderedPageBreak/>
        <w:t>doi:</w:t>
      </w:r>
      <w:hyperlink r:id="rId1621" w:history="1">
        <w:r w:rsidRPr="005D5915">
          <w:rPr>
            <w:rStyle w:val="Hyperlink"/>
            <w:rFonts w:cs="Times New Roman"/>
            <w:sz w:val="20"/>
            <w:szCs w:val="20"/>
            <w:lang w:val="en-US"/>
          </w:rPr>
          <w:t>10.1029/2018gl079220</w:t>
        </w:r>
      </w:hyperlink>
      <w:r w:rsidRPr="005D5915">
        <w:rPr>
          <w:rFonts w:cs="Times New Roman"/>
          <w:sz w:val="20"/>
          <w:szCs w:val="20"/>
          <w:lang w:val="en-GB"/>
        </w:rPr>
        <w:t>.</w:t>
      </w:r>
    </w:p>
    <w:p w14:paraId="31EDBF53" w14:textId="669A08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Wehrli, K., B.P. Guillod, M. Hauser, M. Leclair, and S.I. Seneviratne, 2019: Identifying Key Driving Processes of Major Recent Heat Waves.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124(22)</w:t>
      </w:r>
      <w:r w:rsidRPr="005D5915">
        <w:rPr>
          <w:rFonts w:cs="Times New Roman"/>
          <w:sz w:val="20"/>
          <w:szCs w:val="20"/>
          <w:lang w:val="en-GB"/>
        </w:rPr>
        <w:t>, 11746–11765, doi:</w:t>
      </w:r>
      <w:hyperlink r:id="rId1622" w:history="1">
        <w:r w:rsidRPr="005D5915">
          <w:rPr>
            <w:rStyle w:val="Hyperlink"/>
            <w:rFonts w:cs="Times New Roman"/>
            <w:sz w:val="20"/>
            <w:szCs w:val="20"/>
            <w:lang w:val="en-US"/>
          </w:rPr>
          <w:t>10.1029/2019jd030635</w:t>
        </w:r>
      </w:hyperlink>
      <w:r w:rsidRPr="005D5915">
        <w:rPr>
          <w:rFonts w:cs="Times New Roman"/>
          <w:sz w:val="20"/>
          <w:szCs w:val="20"/>
          <w:lang w:val="en-GB"/>
        </w:rPr>
        <w:t>.</w:t>
      </w:r>
    </w:p>
    <w:p w14:paraId="3E4333B7" w14:textId="629C37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Weijer, W. et al., 2019: Stability of the Atlantic Meridional Overturning Circulation: A Review and Synthesis. </w:t>
      </w:r>
      <w:r w:rsidRPr="005D5915">
        <w:rPr>
          <w:rFonts w:cs="Times New Roman"/>
          <w:i/>
          <w:sz w:val="20"/>
          <w:szCs w:val="20"/>
          <w:lang w:val="en-GB"/>
        </w:rPr>
        <w:t>Journal of Geophysical Research: Oceans</w:t>
      </w:r>
      <w:r w:rsidRPr="005D5915">
        <w:rPr>
          <w:rFonts w:cs="Times New Roman"/>
          <w:sz w:val="20"/>
          <w:szCs w:val="20"/>
          <w:lang w:val="en-GB"/>
        </w:rPr>
        <w:t xml:space="preserve">, </w:t>
      </w:r>
      <w:r w:rsidRPr="005D5915">
        <w:rPr>
          <w:rFonts w:cs="Times New Roman"/>
          <w:b/>
          <w:sz w:val="20"/>
          <w:szCs w:val="20"/>
          <w:lang w:val="en-GB"/>
        </w:rPr>
        <w:t>124(8)</w:t>
      </w:r>
      <w:r w:rsidRPr="005D5915">
        <w:rPr>
          <w:rFonts w:cs="Times New Roman"/>
          <w:sz w:val="20"/>
          <w:szCs w:val="20"/>
          <w:lang w:val="en-GB"/>
        </w:rPr>
        <w:t>, 5336–5375, doi:</w:t>
      </w:r>
      <w:hyperlink r:id="rId1623" w:history="1">
        <w:r w:rsidRPr="005D5915">
          <w:rPr>
            <w:rStyle w:val="Hyperlink"/>
            <w:rFonts w:cs="Times New Roman"/>
            <w:sz w:val="20"/>
            <w:szCs w:val="20"/>
            <w:lang w:val="en-US"/>
          </w:rPr>
          <w:t>10.1029/2019jc015083</w:t>
        </w:r>
      </w:hyperlink>
      <w:r w:rsidRPr="005D5915">
        <w:rPr>
          <w:rFonts w:cs="Times New Roman"/>
          <w:sz w:val="20"/>
          <w:szCs w:val="20"/>
          <w:lang w:val="en-GB"/>
        </w:rPr>
        <w:t>.</w:t>
      </w:r>
    </w:p>
    <w:p w14:paraId="1DFFF2EF" w14:textId="5F2F83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Weldeab, S., J.-B.W. Stuut, R.R. Schneider, and W. Siebel, 2013: Holocene climate variability in the winter rainfall zone of South Africa.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2347–2364, doi:</w:t>
      </w:r>
      <w:hyperlink r:id="rId1624" w:history="1">
        <w:r w:rsidRPr="005D5915">
          <w:rPr>
            <w:rStyle w:val="Hyperlink"/>
            <w:rFonts w:cs="Times New Roman"/>
            <w:sz w:val="20"/>
            <w:szCs w:val="20"/>
            <w:lang w:val="en-US"/>
          </w:rPr>
          <w:t>10.5194/cp-9-2347-2013</w:t>
        </w:r>
      </w:hyperlink>
      <w:r w:rsidRPr="005D5915">
        <w:rPr>
          <w:rFonts w:cs="Times New Roman"/>
          <w:sz w:val="20"/>
          <w:szCs w:val="20"/>
          <w:lang w:val="en-GB"/>
        </w:rPr>
        <w:t>.</w:t>
      </w:r>
    </w:p>
    <w:p w14:paraId="3CCFC268" w14:textId="1D7209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 P., A. Mishra, A. Mukherji, and A.B. Shrestha (eds.), 2019: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Springer, Cham, Switzerland, 627 pp., doi:</w:t>
      </w:r>
      <w:hyperlink r:id="rId1625" w:history="1">
        <w:r w:rsidRPr="005D5915">
          <w:rPr>
            <w:rStyle w:val="Hyperlink"/>
            <w:rFonts w:cs="Times New Roman"/>
            <w:sz w:val="20"/>
            <w:szCs w:val="20"/>
            <w:lang w:val="en-US"/>
          </w:rPr>
          <w:t>10.1007/978-3-319-92288-1</w:t>
        </w:r>
      </w:hyperlink>
      <w:r w:rsidRPr="005D5915">
        <w:rPr>
          <w:rFonts w:cs="Times New Roman"/>
          <w:sz w:val="20"/>
          <w:szCs w:val="20"/>
          <w:lang w:val="en-GB"/>
        </w:rPr>
        <w:t>.</w:t>
      </w:r>
    </w:p>
    <w:p w14:paraId="3AE9553D" w14:textId="382316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Westervelt, D.M. et al., 2017: Multimodel precipitation responses to removal of U.S. sulfur dioxide emissions.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122(9)</w:t>
      </w:r>
      <w:r w:rsidRPr="005D5915">
        <w:rPr>
          <w:rFonts w:cs="Times New Roman"/>
          <w:sz w:val="20"/>
          <w:szCs w:val="20"/>
          <w:lang w:val="en-GB"/>
        </w:rPr>
        <w:t>, 5024–5038, doi:</w:t>
      </w:r>
      <w:hyperlink r:id="rId1626" w:history="1">
        <w:r w:rsidRPr="005D5915">
          <w:rPr>
            <w:rStyle w:val="Hyperlink"/>
            <w:rFonts w:cs="Times New Roman"/>
            <w:sz w:val="20"/>
            <w:szCs w:val="20"/>
            <w:lang w:val="en-US"/>
          </w:rPr>
          <w:t>10.1002/2017jd026756</w:t>
        </w:r>
      </w:hyperlink>
      <w:r w:rsidRPr="005D5915">
        <w:rPr>
          <w:rFonts w:cs="Times New Roman"/>
          <w:sz w:val="20"/>
          <w:szCs w:val="20"/>
          <w:lang w:val="en-GB"/>
        </w:rPr>
        <w:t>.</w:t>
      </w:r>
    </w:p>
    <w:p w14:paraId="3535290C" w14:textId="187361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Westervelt, D.M. et al., 2018: Connecting regional aerosol emissions reductions to local and remote precipitation responses.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12461–12475, doi:</w:t>
      </w:r>
      <w:hyperlink r:id="rId1627" w:history="1">
        <w:r w:rsidRPr="005D5915">
          <w:rPr>
            <w:rStyle w:val="Hyperlink"/>
            <w:rFonts w:cs="Times New Roman"/>
            <w:sz w:val="20"/>
            <w:szCs w:val="20"/>
            <w:lang w:val="en-US"/>
          </w:rPr>
          <w:t>10.5194/acp-18-12461-2018</w:t>
        </w:r>
      </w:hyperlink>
      <w:r w:rsidRPr="005D5915">
        <w:rPr>
          <w:rFonts w:cs="Times New Roman"/>
          <w:sz w:val="20"/>
          <w:szCs w:val="20"/>
          <w:lang w:val="en-GB"/>
        </w:rPr>
        <w:t>.</w:t>
      </w:r>
    </w:p>
    <w:p w14:paraId="1D833BCC" w14:textId="50B21F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Westra, S. et al., 2010: Addressing Climatic Non-Stationarity in the Assessment of Flood Risk. </w:t>
      </w:r>
      <w:r w:rsidRPr="005D5915">
        <w:rPr>
          <w:rFonts w:cs="Times New Roman"/>
          <w:i/>
          <w:sz w:val="20"/>
          <w:szCs w:val="20"/>
          <w:lang w:val="en-GB"/>
        </w:rPr>
        <w:t>Australasian Journal of Water Resources</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1–16, doi:</w:t>
      </w:r>
      <w:hyperlink r:id="rId1628" w:history="1">
        <w:r w:rsidRPr="005D5915">
          <w:rPr>
            <w:rStyle w:val="Hyperlink"/>
            <w:rFonts w:cs="Times New Roman"/>
            <w:sz w:val="20"/>
            <w:szCs w:val="20"/>
            <w:lang w:val="en-US"/>
          </w:rPr>
          <w:t>10.1080/13241583.2010.11465370</w:t>
        </w:r>
      </w:hyperlink>
      <w:r w:rsidRPr="005D5915">
        <w:rPr>
          <w:rFonts w:cs="Times New Roman"/>
          <w:sz w:val="20"/>
          <w:szCs w:val="20"/>
          <w:lang w:val="en-GB"/>
        </w:rPr>
        <w:t>.</w:t>
      </w:r>
    </w:p>
    <w:p w14:paraId="5C7B325F" w14:textId="69D109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Wettstein, J.J. and C. Deser, 2014: Internal Variability in Projections of Twenty-First-Century Arctic Sea Ice Loss: Role of the Large-Scale Atmospheric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527–550, doi:</w:t>
      </w:r>
      <w:hyperlink r:id="rId1629" w:history="1">
        <w:r w:rsidRPr="005D5915">
          <w:rPr>
            <w:rStyle w:val="Hyperlink"/>
            <w:rFonts w:cs="Times New Roman"/>
            <w:sz w:val="20"/>
            <w:szCs w:val="20"/>
            <w:lang w:val="en-US"/>
          </w:rPr>
          <w:t>10.1175/jcli-d-12-00839.1</w:t>
        </w:r>
      </w:hyperlink>
      <w:r w:rsidRPr="005D5915">
        <w:rPr>
          <w:rFonts w:cs="Times New Roman"/>
          <w:sz w:val="20"/>
          <w:szCs w:val="20"/>
          <w:lang w:val="en-GB"/>
        </w:rPr>
        <w:t>.</w:t>
      </w:r>
    </w:p>
    <w:p w14:paraId="136354AC" w14:textId="5CB907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Whan, K. and F. Zwiers, 2017: The impact of ENSO and the NAO on extreme winter precipitation in North America in observations and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1401–1411, doi:</w:t>
      </w:r>
      <w:hyperlink r:id="rId1630" w:history="1">
        <w:r w:rsidRPr="005D5915">
          <w:rPr>
            <w:rStyle w:val="Hyperlink"/>
            <w:rFonts w:cs="Times New Roman"/>
            <w:sz w:val="20"/>
            <w:szCs w:val="20"/>
            <w:lang w:val="en-US"/>
          </w:rPr>
          <w:t>10.1007/s00382-016-3148-x</w:t>
        </w:r>
      </w:hyperlink>
      <w:r w:rsidRPr="005D5915">
        <w:rPr>
          <w:rFonts w:cs="Times New Roman"/>
          <w:sz w:val="20"/>
          <w:szCs w:val="20"/>
          <w:lang w:val="en-GB"/>
        </w:rPr>
        <w:t>.</w:t>
      </w:r>
    </w:p>
    <w:p w14:paraId="4151325A" w14:textId="2E0596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Whan, K. et al., 2015: Impact of soil moisture on extreme maximum temperatures in Europe.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57–67, doi:</w:t>
      </w:r>
      <w:hyperlink r:id="rId1631" w:history="1">
        <w:r w:rsidRPr="005D5915">
          <w:rPr>
            <w:rStyle w:val="Hyperlink"/>
            <w:rFonts w:cs="Times New Roman"/>
            <w:sz w:val="20"/>
            <w:szCs w:val="20"/>
            <w:lang w:val="en-US"/>
          </w:rPr>
          <w:t>10.1016/j.wace.2015.05.001</w:t>
        </w:r>
      </w:hyperlink>
      <w:r w:rsidRPr="005D5915">
        <w:rPr>
          <w:rFonts w:cs="Times New Roman"/>
          <w:sz w:val="20"/>
          <w:szCs w:val="20"/>
          <w:lang w:val="en-GB"/>
        </w:rPr>
        <w:t>.</w:t>
      </w:r>
    </w:p>
    <w:p w14:paraId="277D35CF" w14:textId="432D47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Widmann, M., H. Goosse, G. van der Schrier, R. Schnur, and J. Barkmeijer, 2010: Using data assimilation to study extratropical Northern Hemisphere climate over the last millennium.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6(5)</w:t>
      </w:r>
      <w:r w:rsidRPr="005D5915">
        <w:rPr>
          <w:rFonts w:cs="Times New Roman"/>
          <w:sz w:val="20"/>
          <w:szCs w:val="20"/>
          <w:lang w:val="en-GB"/>
        </w:rPr>
        <w:t>, 627–644, doi:</w:t>
      </w:r>
      <w:hyperlink r:id="rId1632" w:history="1">
        <w:r w:rsidRPr="005D5915">
          <w:rPr>
            <w:rStyle w:val="Hyperlink"/>
            <w:rFonts w:cs="Times New Roman"/>
            <w:sz w:val="20"/>
            <w:szCs w:val="20"/>
            <w:lang w:val="en-US"/>
          </w:rPr>
          <w:t>10.5194/cp-6-627-2010</w:t>
        </w:r>
      </w:hyperlink>
      <w:r w:rsidRPr="005D5915">
        <w:rPr>
          <w:rFonts w:cs="Times New Roman"/>
          <w:sz w:val="20"/>
          <w:szCs w:val="20"/>
          <w:lang w:val="en-GB"/>
        </w:rPr>
        <w:t>.</w:t>
      </w:r>
    </w:p>
    <w:p w14:paraId="3B291CAE" w14:textId="3F455C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Widmann, M. et al., 2019: Validation of spatial variability in downscaling results from the VALUE perfect predictor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joc.6024, doi:</w:t>
      </w:r>
      <w:hyperlink r:id="rId1633" w:history="1">
        <w:r w:rsidRPr="005D5915">
          <w:rPr>
            <w:rStyle w:val="Hyperlink"/>
            <w:rFonts w:cs="Times New Roman"/>
            <w:sz w:val="20"/>
            <w:szCs w:val="20"/>
            <w:lang w:val="en-US"/>
          </w:rPr>
          <w:t>10.1002/joc.6024</w:t>
        </w:r>
      </w:hyperlink>
      <w:r w:rsidRPr="005D5915">
        <w:rPr>
          <w:rFonts w:cs="Times New Roman"/>
          <w:sz w:val="20"/>
          <w:szCs w:val="20"/>
          <w:lang w:val="en-GB"/>
        </w:rPr>
        <w:t>.</w:t>
      </w:r>
    </w:p>
    <w:p w14:paraId="630114F0" w14:textId="190B84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Wielicki, B.A. et al., 2013: Achieving climate change absolute accuracy in orbit.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94(10)</w:t>
      </w:r>
      <w:r w:rsidRPr="005D5915">
        <w:rPr>
          <w:rFonts w:cs="Times New Roman"/>
          <w:sz w:val="20"/>
          <w:szCs w:val="20"/>
          <w:lang w:val="en-GB"/>
        </w:rPr>
        <w:t>, 1519–1539, doi:</w:t>
      </w:r>
      <w:hyperlink r:id="rId1634" w:history="1">
        <w:r w:rsidRPr="005D5915">
          <w:rPr>
            <w:rStyle w:val="Hyperlink"/>
            <w:rFonts w:cs="Times New Roman"/>
            <w:sz w:val="20"/>
            <w:szCs w:val="20"/>
            <w:lang w:val="en-US"/>
          </w:rPr>
          <w:t>10.1175/bams-d-12-00149.1</w:t>
        </w:r>
      </w:hyperlink>
      <w:r w:rsidRPr="005D5915">
        <w:rPr>
          <w:rFonts w:cs="Times New Roman"/>
          <w:sz w:val="20"/>
          <w:szCs w:val="20"/>
          <w:lang w:val="en-GB"/>
        </w:rPr>
        <w:t>.</w:t>
      </w:r>
    </w:p>
    <w:p w14:paraId="69EE50C4" w14:textId="2A639A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Wilby, R.L. and S. Dessai, 2010: Robust adaptation to climate change. </w:t>
      </w:r>
      <w:r w:rsidRPr="005D5915">
        <w:rPr>
          <w:rFonts w:cs="Times New Roman"/>
          <w:i/>
          <w:sz w:val="20"/>
          <w:szCs w:val="20"/>
          <w:lang w:val="en-GB"/>
        </w:rPr>
        <w:t>Weather</w:t>
      </w:r>
      <w:r w:rsidRPr="005D5915">
        <w:rPr>
          <w:rFonts w:cs="Times New Roman"/>
          <w:sz w:val="20"/>
          <w:szCs w:val="20"/>
          <w:lang w:val="en-GB"/>
        </w:rPr>
        <w:t xml:space="preserve">, </w:t>
      </w:r>
      <w:r w:rsidRPr="005D5915">
        <w:rPr>
          <w:rFonts w:cs="Times New Roman"/>
          <w:b/>
          <w:sz w:val="20"/>
          <w:szCs w:val="20"/>
          <w:lang w:val="en-GB"/>
        </w:rPr>
        <w:t>65(7)</w:t>
      </w:r>
      <w:r w:rsidRPr="005D5915">
        <w:rPr>
          <w:rFonts w:cs="Times New Roman"/>
          <w:sz w:val="20"/>
          <w:szCs w:val="20"/>
          <w:lang w:val="en-GB"/>
        </w:rPr>
        <w:t>, 180–185, doi:</w:t>
      </w:r>
      <w:hyperlink r:id="rId1635" w:history="1">
        <w:r w:rsidRPr="005D5915">
          <w:rPr>
            <w:rStyle w:val="Hyperlink"/>
            <w:rFonts w:cs="Times New Roman"/>
            <w:sz w:val="20"/>
            <w:szCs w:val="20"/>
            <w:lang w:val="en-US"/>
          </w:rPr>
          <w:t>10.1002/wea.543</w:t>
        </w:r>
      </w:hyperlink>
      <w:r w:rsidRPr="005D5915">
        <w:rPr>
          <w:rFonts w:cs="Times New Roman"/>
          <w:sz w:val="20"/>
          <w:szCs w:val="20"/>
          <w:lang w:val="en-GB"/>
        </w:rPr>
        <w:t>.</w:t>
      </w:r>
    </w:p>
    <w:p w14:paraId="4A2EAA6F" w14:textId="405D5D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Wilby, R.L. and D. Yu, 2013: Rainfall and temperature estimation for a data sparse region.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17(10)</w:t>
      </w:r>
      <w:r w:rsidRPr="005D5915">
        <w:rPr>
          <w:rFonts w:cs="Times New Roman"/>
          <w:sz w:val="20"/>
          <w:szCs w:val="20"/>
          <w:lang w:val="en-GB"/>
        </w:rPr>
        <w:t>, 3937–3955, doi:</w:t>
      </w:r>
      <w:hyperlink r:id="rId1636" w:history="1">
        <w:r w:rsidRPr="005D5915">
          <w:rPr>
            <w:rStyle w:val="Hyperlink"/>
            <w:rFonts w:cs="Times New Roman"/>
            <w:sz w:val="20"/>
            <w:szCs w:val="20"/>
            <w:lang w:val="en-US"/>
          </w:rPr>
          <w:t>10.5194/hess-17-3937-2013</w:t>
        </w:r>
      </w:hyperlink>
      <w:r w:rsidRPr="005D5915">
        <w:rPr>
          <w:rFonts w:cs="Times New Roman"/>
          <w:sz w:val="20"/>
          <w:szCs w:val="20"/>
          <w:lang w:val="en-GB"/>
        </w:rPr>
        <w:t>.</w:t>
      </w:r>
    </w:p>
    <w:p w14:paraId="58C9E7BE" w14:textId="473B3C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Wilcke, R.A.I. and L. Bärring, 2016: Selecting regional climate scenarios for impact modelling studies.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191–201, doi:</w:t>
      </w:r>
      <w:hyperlink r:id="rId1637" w:history="1">
        <w:r w:rsidRPr="005D5915">
          <w:rPr>
            <w:rStyle w:val="Hyperlink"/>
            <w:rFonts w:cs="Times New Roman"/>
            <w:sz w:val="20"/>
            <w:szCs w:val="20"/>
            <w:lang w:val="en-US"/>
          </w:rPr>
          <w:t>10.1016/j.envsoft.2016.01.002</w:t>
        </w:r>
      </w:hyperlink>
      <w:r w:rsidRPr="005D5915">
        <w:rPr>
          <w:rFonts w:cs="Times New Roman"/>
          <w:sz w:val="20"/>
          <w:szCs w:val="20"/>
          <w:lang w:val="en-GB"/>
        </w:rPr>
        <w:t>.</w:t>
      </w:r>
    </w:p>
    <w:p w14:paraId="469D898C" w14:textId="22FECF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Wilcox, L.J., E.J. Highwood, and N.J. Dunstone, 2013: The influence of anthropogenic aerosol on multi-decadal variations of historical global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024033, doi:</w:t>
      </w:r>
      <w:hyperlink r:id="rId1638" w:history="1">
        <w:r w:rsidRPr="005D5915">
          <w:rPr>
            <w:rStyle w:val="Hyperlink"/>
            <w:rFonts w:cs="Times New Roman"/>
            <w:sz w:val="20"/>
            <w:szCs w:val="20"/>
            <w:lang w:val="en-US"/>
          </w:rPr>
          <w:t>10.1088/1748-9326/8/2/024033</w:t>
        </w:r>
      </w:hyperlink>
      <w:r w:rsidRPr="005D5915">
        <w:rPr>
          <w:rFonts w:cs="Times New Roman"/>
          <w:sz w:val="20"/>
          <w:szCs w:val="20"/>
          <w:lang w:val="en-GB"/>
        </w:rPr>
        <w:t>.</w:t>
      </w:r>
    </w:p>
    <w:p w14:paraId="2471F0EC" w14:textId="451134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Wilcox, L.J. et al., 2020: Accelerated increases in global and Asian summer monsoon precipitation from future aerosol reductions.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20(20)</w:t>
      </w:r>
      <w:r w:rsidRPr="005D5915">
        <w:rPr>
          <w:rFonts w:cs="Times New Roman"/>
          <w:sz w:val="20"/>
          <w:szCs w:val="20"/>
          <w:lang w:val="en-GB"/>
        </w:rPr>
        <w:t>, 11955–11977, doi:</w:t>
      </w:r>
      <w:hyperlink r:id="rId1639" w:history="1">
        <w:r w:rsidRPr="005D5915">
          <w:rPr>
            <w:rStyle w:val="Hyperlink"/>
            <w:rFonts w:cs="Times New Roman"/>
            <w:sz w:val="20"/>
            <w:szCs w:val="20"/>
            <w:lang w:val="en-US"/>
          </w:rPr>
          <w:t>10.5194/acp-20-11955-2020</w:t>
        </w:r>
      </w:hyperlink>
      <w:r w:rsidRPr="005D5915">
        <w:rPr>
          <w:rFonts w:cs="Times New Roman"/>
          <w:sz w:val="20"/>
          <w:szCs w:val="20"/>
          <w:lang w:val="en-GB"/>
        </w:rPr>
        <w:t>.</w:t>
      </w:r>
    </w:p>
    <w:p w14:paraId="4028F52A" w14:textId="072221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Wildschut, D., 2017: The need for citizen science in the transition to a sustainable peer-to-peer-society. </w:t>
      </w:r>
      <w:r w:rsidRPr="005D5915">
        <w:rPr>
          <w:rFonts w:cs="Times New Roman"/>
          <w:i/>
          <w:sz w:val="20"/>
          <w:szCs w:val="20"/>
          <w:lang w:val="en-GB"/>
        </w:rPr>
        <w:t>Futures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46–52, doi:</w:t>
      </w:r>
      <w:hyperlink r:id="rId1640" w:history="1">
        <w:r w:rsidRPr="005D5915">
          <w:rPr>
            <w:rStyle w:val="Hyperlink"/>
            <w:rFonts w:cs="Times New Roman"/>
            <w:sz w:val="20"/>
            <w:szCs w:val="20"/>
            <w:lang w:val="en-US"/>
          </w:rPr>
          <w:t>10.1016/j.futures.2016.11.010</w:t>
        </w:r>
      </w:hyperlink>
      <w:r w:rsidRPr="005D5915">
        <w:rPr>
          <w:rFonts w:cs="Times New Roman"/>
          <w:sz w:val="20"/>
          <w:szCs w:val="20"/>
          <w:lang w:val="en-GB"/>
        </w:rPr>
        <w:t>.</w:t>
      </w:r>
    </w:p>
    <w:p w14:paraId="436E271E" w14:textId="6E5801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Wilks, D.S., 2016: “The Stippling Shows Statistically Significant Grid Points”: How Research Results are Routinely Overstated and Overinterpreted, and What to Do about It.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2263–2273, doi:</w:t>
      </w:r>
      <w:hyperlink r:id="rId1641" w:history="1">
        <w:r w:rsidRPr="005D5915">
          <w:rPr>
            <w:rStyle w:val="Hyperlink"/>
            <w:rFonts w:cs="Times New Roman"/>
            <w:sz w:val="20"/>
            <w:szCs w:val="20"/>
            <w:lang w:val="en-US"/>
          </w:rPr>
          <w:t>10.1175/bams-d-15-00267.1</w:t>
        </w:r>
      </w:hyperlink>
      <w:r w:rsidRPr="005D5915">
        <w:rPr>
          <w:rFonts w:cs="Times New Roman"/>
          <w:sz w:val="20"/>
          <w:szCs w:val="20"/>
          <w:lang w:val="en-GB"/>
        </w:rPr>
        <w:t>.</w:t>
      </w:r>
    </w:p>
    <w:p w14:paraId="41492801" w14:textId="57DF9D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Willems, P. and M. Vrac, 2011: Statistical precipitation downscaling for small-scale hydrological impact investigations of climate change.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402(3–4)</w:t>
      </w:r>
      <w:r w:rsidRPr="005D5915">
        <w:rPr>
          <w:rFonts w:cs="Times New Roman"/>
          <w:sz w:val="20"/>
          <w:szCs w:val="20"/>
          <w:lang w:val="en-GB"/>
        </w:rPr>
        <w:t>, 193–205, doi:</w:t>
      </w:r>
      <w:hyperlink r:id="rId1642" w:history="1">
        <w:r w:rsidRPr="005D5915">
          <w:rPr>
            <w:rStyle w:val="Hyperlink"/>
            <w:rFonts w:cs="Times New Roman"/>
            <w:sz w:val="20"/>
            <w:szCs w:val="20"/>
            <w:lang w:val="en-US"/>
          </w:rPr>
          <w:t>10.1016/j.jhydrol.2011.02.030</w:t>
        </w:r>
      </w:hyperlink>
      <w:r w:rsidRPr="005D5915">
        <w:rPr>
          <w:rFonts w:cs="Times New Roman"/>
          <w:sz w:val="20"/>
          <w:szCs w:val="20"/>
          <w:lang w:val="en-GB"/>
        </w:rPr>
        <w:t>.</w:t>
      </w:r>
    </w:p>
    <w:p w14:paraId="38A677A6" w14:textId="652EC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A.P. et al., 2015: Contribution of anthropogenic warming to California drought during 2012-2014.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42(16)</w:t>
      </w:r>
      <w:r w:rsidRPr="005D5915">
        <w:rPr>
          <w:rFonts w:cs="Times New Roman"/>
          <w:sz w:val="20"/>
          <w:szCs w:val="20"/>
          <w:lang w:val="en-GB"/>
        </w:rPr>
        <w:t>, 6819–6828, doi:</w:t>
      </w:r>
      <w:hyperlink r:id="rId1643" w:history="1">
        <w:r w:rsidRPr="005D5915">
          <w:rPr>
            <w:rStyle w:val="Hyperlink"/>
            <w:rFonts w:cs="Times New Roman"/>
            <w:sz w:val="20"/>
            <w:szCs w:val="20"/>
            <w:lang w:val="en-US"/>
          </w:rPr>
          <w:t>10.1002/2015gl064924</w:t>
        </w:r>
      </w:hyperlink>
      <w:r w:rsidRPr="005D5915">
        <w:rPr>
          <w:rFonts w:cs="Times New Roman"/>
          <w:sz w:val="20"/>
          <w:szCs w:val="20"/>
          <w:lang w:val="en-GB"/>
        </w:rPr>
        <w:t>.</w:t>
      </w:r>
    </w:p>
    <w:p w14:paraId="4DB1AA94" w14:textId="4903F6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A.P. et al., 2020: Large contribution from anthropogenic warming to an emerging North American megadrought.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368(6488)</w:t>
      </w:r>
      <w:r w:rsidRPr="005D5915">
        <w:rPr>
          <w:rFonts w:cs="Times New Roman"/>
          <w:sz w:val="20"/>
          <w:szCs w:val="20"/>
          <w:lang w:val="en-GB"/>
        </w:rPr>
        <w:t>, 314–318, doi:</w:t>
      </w:r>
      <w:hyperlink r:id="rId1644" w:history="1">
        <w:r w:rsidRPr="005D5915">
          <w:rPr>
            <w:rStyle w:val="Hyperlink"/>
            <w:rFonts w:cs="Times New Roman"/>
            <w:sz w:val="20"/>
            <w:szCs w:val="20"/>
            <w:lang w:val="en-US"/>
          </w:rPr>
          <w:t>10.1126/science.aaz9600</w:t>
        </w:r>
      </w:hyperlink>
      <w:r w:rsidRPr="005D5915">
        <w:rPr>
          <w:rFonts w:cs="Times New Roman"/>
          <w:sz w:val="20"/>
          <w:szCs w:val="20"/>
          <w:lang w:val="en-GB"/>
        </w:rPr>
        <w:t>.</w:t>
      </w:r>
    </w:p>
    <w:p w14:paraId="381A4973" w14:textId="353A95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C.N., M.J. Menne, and P.W. Thorne, 2012: Benchmarking the performance of pairwise homogenization of surface temperatures in the United States.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D05116, doi:</w:t>
      </w:r>
      <w:hyperlink r:id="rId1645" w:history="1">
        <w:r w:rsidRPr="005D5915">
          <w:rPr>
            <w:rStyle w:val="Hyperlink"/>
            <w:rFonts w:cs="Times New Roman"/>
            <w:sz w:val="20"/>
            <w:szCs w:val="20"/>
            <w:lang w:val="en-US"/>
          </w:rPr>
          <w:t>10.1029/2011jd016761</w:t>
        </w:r>
      </w:hyperlink>
      <w:r w:rsidRPr="005D5915">
        <w:rPr>
          <w:rFonts w:cs="Times New Roman"/>
          <w:sz w:val="20"/>
          <w:szCs w:val="20"/>
          <w:lang w:val="en-GB"/>
        </w:rPr>
        <w:t>.</w:t>
      </w:r>
    </w:p>
    <w:p w14:paraId="2378872E" w14:textId="13EE0A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K.D. et al., 2018: The Met Office Global Coupled Model 3.0 and 3.1 (GC3.0 and GC3.1) Configurations.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357–380, doi:</w:t>
      </w:r>
      <w:hyperlink r:id="rId1646" w:history="1">
        <w:r w:rsidRPr="005D5915">
          <w:rPr>
            <w:rStyle w:val="Hyperlink"/>
            <w:rFonts w:cs="Times New Roman"/>
            <w:sz w:val="20"/>
            <w:szCs w:val="20"/>
            <w:lang w:val="en-US"/>
          </w:rPr>
          <w:t>10.1002/2017ms001115</w:t>
        </w:r>
      </w:hyperlink>
      <w:r w:rsidRPr="005D5915">
        <w:rPr>
          <w:rFonts w:cs="Times New Roman"/>
          <w:sz w:val="20"/>
          <w:szCs w:val="20"/>
          <w:lang w:val="en-GB"/>
        </w:rPr>
        <w:t>.</w:t>
      </w:r>
    </w:p>
    <w:p w14:paraId="2E1DD969" w14:textId="631EFB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Willmott, C.J. and K. Matsuura, 1995: Smart Interpolation of Annually Averaged Air Temperature in the United States. </w:t>
      </w:r>
      <w:r w:rsidRPr="005D5915">
        <w:rPr>
          <w:rFonts w:cs="Times New Roman"/>
          <w:i/>
          <w:sz w:val="20"/>
          <w:szCs w:val="20"/>
          <w:lang w:val="en-GB"/>
        </w:rPr>
        <w:t>Journal of Applied Meteorology</w:t>
      </w:r>
      <w:r w:rsidRPr="005D5915">
        <w:rPr>
          <w:rFonts w:cs="Times New Roman"/>
          <w:sz w:val="20"/>
          <w:szCs w:val="20"/>
          <w:lang w:val="en-GB"/>
        </w:rPr>
        <w:t xml:space="preserve">, </w:t>
      </w:r>
      <w:r w:rsidRPr="005D5915">
        <w:rPr>
          <w:rFonts w:cs="Times New Roman"/>
          <w:b/>
          <w:sz w:val="20"/>
          <w:szCs w:val="20"/>
          <w:lang w:val="en-GB"/>
        </w:rPr>
        <w:t>34(12)</w:t>
      </w:r>
      <w:r w:rsidRPr="005D5915">
        <w:rPr>
          <w:rFonts w:cs="Times New Roman"/>
          <w:sz w:val="20"/>
          <w:szCs w:val="20"/>
          <w:lang w:val="en-GB"/>
        </w:rPr>
        <w:t>, 2577–2586, doi:</w:t>
      </w:r>
      <w:hyperlink r:id="rId1647" w:history="1">
        <w:r w:rsidRPr="005D5915">
          <w:rPr>
            <w:rStyle w:val="Hyperlink"/>
            <w:rFonts w:cs="Times New Roman"/>
            <w:sz w:val="20"/>
            <w:szCs w:val="20"/>
            <w:lang w:val="en-US"/>
          </w:rPr>
          <w:t>10.1175/1520-0450(1995)034&lt;2577:sioaaa&gt;2.0.co;2</w:t>
        </w:r>
      </w:hyperlink>
      <w:r w:rsidRPr="005D5915">
        <w:rPr>
          <w:rFonts w:cs="Times New Roman"/>
          <w:sz w:val="20"/>
          <w:szCs w:val="20"/>
          <w:lang w:val="en-GB"/>
        </w:rPr>
        <w:t>.</w:t>
      </w:r>
    </w:p>
    <w:p w14:paraId="36ADA5DC" w14:textId="542201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 T. Schneider, J.M. Wallace, D.S. Battisti, and D.L. Hartmann, 2018: Disentangling Global Warming, </w:t>
      </w:r>
      <w:r w:rsidRPr="005D5915">
        <w:rPr>
          <w:rFonts w:cs="Times New Roman"/>
          <w:sz w:val="20"/>
          <w:szCs w:val="20"/>
          <w:lang w:val="en-GB"/>
        </w:rPr>
        <w:lastRenderedPageBreak/>
        <w:t xml:space="preserve">Multidecadal Variability, and El Niño in Pacific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2487–2496, doi:</w:t>
      </w:r>
      <w:hyperlink r:id="rId1648" w:history="1">
        <w:r w:rsidRPr="005D5915">
          <w:rPr>
            <w:rStyle w:val="Hyperlink"/>
            <w:rFonts w:cs="Times New Roman"/>
            <w:sz w:val="20"/>
            <w:szCs w:val="20"/>
            <w:lang w:val="en-US"/>
          </w:rPr>
          <w:t>10.1002/2017gl076327</w:t>
        </w:r>
      </w:hyperlink>
      <w:r w:rsidRPr="005D5915">
        <w:rPr>
          <w:rFonts w:cs="Times New Roman"/>
          <w:sz w:val="20"/>
          <w:szCs w:val="20"/>
          <w:lang w:val="en-GB"/>
        </w:rPr>
        <w:t>.</w:t>
      </w:r>
    </w:p>
    <w:p w14:paraId="378E5896" w14:textId="1BAD9B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R.C.J., K.C. Armour, D.S. Battisti, and D.L. Hartmann, 2019: Ocean–Atmosphere Dynamical Coupling Fundamental to the Atlantic Multidecadal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w:t>
      </w:r>
      <w:r w:rsidRPr="005D5915">
        <w:rPr>
          <w:rFonts w:cs="Times New Roman"/>
          <w:sz w:val="20"/>
          <w:szCs w:val="20"/>
          <w:lang w:val="en-GB"/>
        </w:rPr>
        <w:t>, 251–272, doi:</w:t>
      </w:r>
      <w:hyperlink r:id="rId1649" w:history="1">
        <w:r w:rsidRPr="005D5915">
          <w:rPr>
            <w:rStyle w:val="Hyperlink"/>
            <w:rFonts w:cs="Times New Roman"/>
            <w:sz w:val="20"/>
            <w:szCs w:val="20"/>
            <w:lang w:val="en-US"/>
          </w:rPr>
          <w:t>10.1175/jcli-d-18-0269.1</w:t>
        </w:r>
      </w:hyperlink>
      <w:r w:rsidRPr="005D5915">
        <w:rPr>
          <w:rFonts w:cs="Times New Roman"/>
          <w:sz w:val="20"/>
          <w:szCs w:val="20"/>
          <w:lang w:val="en-GB"/>
        </w:rPr>
        <w:t>.</w:t>
      </w:r>
    </w:p>
    <w:p w14:paraId="6E3DB85E" w14:textId="4CD833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R.C.J., D.S. Battisti, K.C. Armour, T. Schneider, and C. Deser, 2020: Pattern Recognition Methods to Separate Forced Responses from Internal Variability in Climate Model Ensembles and Observations.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33(20)</w:t>
      </w:r>
      <w:r w:rsidRPr="005D5915">
        <w:rPr>
          <w:rFonts w:cs="Times New Roman"/>
          <w:sz w:val="20"/>
          <w:szCs w:val="20"/>
          <w:lang w:val="en-GB"/>
        </w:rPr>
        <w:t>, 8693–8719, doi:</w:t>
      </w:r>
      <w:hyperlink r:id="rId1650" w:history="1">
        <w:r w:rsidRPr="005D5915">
          <w:rPr>
            <w:rStyle w:val="Hyperlink"/>
            <w:rFonts w:cs="Times New Roman"/>
            <w:sz w:val="20"/>
            <w:szCs w:val="20"/>
            <w:lang w:val="en-US"/>
          </w:rPr>
          <w:t>10.1175/jcli-d-19-0855.1</w:t>
        </w:r>
      </w:hyperlink>
      <w:r w:rsidRPr="005D5915">
        <w:rPr>
          <w:rFonts w:cs="Times New Roman"/>
          <w:sz w:val="20"/>
          <w:szCs w:val="20"/>
          <w:lang w:val="en-GB"/>
        </w:rPr>
        <w:t>.</w:t>
      </w:r>
    </w:p>
    <w:p w14:paraId="1D4C6869" w14:textId="0D5666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Willyard, C., M. Scudellari, and L. Nordling, 2018: How three research groups are tearing down the ivory tower.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562(7725)</w:t>
      </w:r>
      <w:r w:rsidRPr="005D5915">
        <w:rPr>
          <w:rFonts w:cs="Times New Roman"/>
          <w:sz w:val="20"/>
          <w:szCs w:val="20"/>
          <w:lang w:val="en-GB"/>
        </w:rPr>
        <w:t>, 24–28, doi:</w:t>
      </w:r>
      <w:hyperlink r:id="rId1651" w:history="1">
        <w:r w:rsidRPr="005D5915">
          <w:rPr>
            <w:rStyle w:val="Hyperlink"/>
            <w:rFonts w:cs="Times New Roman"/>
            <w:sz w:val="20"/>
            <w:szCs w:val="20"/>
            <w:lang w:val="en-US"/>
          </w:rPr>
          <w:t>10.1038/d41586-018-06858-4</w:t>
        </w:r>
      </w:hyperlink>
      <w:r w:rsidRPr="005D5915">
        <w:rPr>
          <w:rFonts w:cs="Times New Roman"/>
          <w:sz w:val="20"/>
          <w:szCs w:val="20"/>
          <w:lang w:val="en-GB"/>
        </w:rPr>
        <w:t>.</w:t>
      </w:r>
    </w:p>
    <w:p w14:paraId="469E2AD3" w14:textId="289AFA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Winter, K.J.-P.M., S. Kotlarski, S.C. Scherrer, and C. Schär, 2017: The Alpine snow-albedo feedback in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1109–1124, doi:</w:t>
      </w:r>
      <w:hyperlink r:id="rId1652" w:history="1">
        <w:r w:rsidRPr="005D5915">
          <w:rPr>
            <w:rStyle w:val="Hyperlink"/>
            <w:rFonts w:cs="Times New Roman"/>
            <w:sz w:val="20"/>
            <w:szCs w:val="20"/>
            <w:lang w:val="en-US"/>
          </w:rPr>
          <w:t>10.1007/s00382-016-3130-7</w:t>
        </w:r>
      </w:hyperlink>
      <w:r w:rsidRPr="005D5915">
        <w:rPr>
          <w:rFonts w:cs="Times New Roman"/>
          <w:sz w:val="20"/>
          <w:szCs w:val="20"/>
          <w:lang w:val="en-GB"/>
        </w:rPr>
        <w:t>.</w:t>
      </w:r>
    </w:p>
    <w:p w14:paraId="5C82C15B" w14:textId="606684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2017a: </w:t>
      </w:r>
      <w:r w:rsidRPr="005D5915">
        <w:rPr>
          <w:rFonts w:cs="Times New Roman"/>
          <w:i/>
          <w:sz w:val="20"/>
          <w:szCs w:val="20"/>
          <w:lang w:val="en-GB"/>
        </w:rPr>
        <w:t>Challenges in the Transition from Conventional to Automatic Meteorological Observing Networks for Long-term Climate Records</w:t>
      </w:r>
      <w:r w:rsidRPr="005D5915">
        <w:rPr>
          <w:rFonts w:cs="Times New Roman"/>
          <w:sz w:val="20"/>
          <w:szCs w:val="20"/>
          <w:lang w:val="en-GB"/>
        </w:rPr>
        <w:t>. WMO-No. 1202, World Meteorological Organization (WMO), Geneva, Switzerland, 20 pp.</w:t>
      </w:r>
    </w:p>
    <w:p w14:paraId="57F234DD" w14:textId="13F4B2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2017b: </w:t>
      </w:r>
      <w:r w:rsidRPr="005D5915">
        <w:rPr>
          <w:rFonts w:cs="Times New Roman"/>
          <w:i/>
          <w:sz w:val="20"/>
          <w:szCs w:val="20"/>
          <w:lang w:val="en-GB"/>
        </w:rPr>
        <w:t>WMO Guidelines on Generating a Defined Set of National Climate Monitoring Products 2017</w:t>
      </w:r>
      <w:r w:rsidRPr="005D5915">
        <w:rPr>
          <w:rFonts w:cs="Times New Roman"/>
          <w:sz w:val="20"/>
          <w:szCs w:val="20"/>
          <w:lang w:val="en-GB"/>
        </w:rPr>
        <w:t>. WMO-No. 1204, World Meteorological Organization (WMO), Geneva, Switzerland, 21 pp.</w:t>
      </w:r>
    </w:p>
    <w:p w14:paraId="2D764952" w14:textId="2521FC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2019: </w:t>
      </w:r>
      <w:r w:rsidRPr="005D5915">
        <w:rPr>
          <w:rFonts w:cs="Times New Roman"/>
          <w:i/>
          <w:sz w:val="20"/>
          <w:szCs w:val="20"/>
          <w:lang w:val="en-GB"/>
        </w:rPr>
        <w:t>Guide to the WMO Integrated Global Observing System 2019</w:t>
      </w:r>
      <w:r w:rsidRPr="005D5915">
        <w:rPr>
          <w:rFonts w:cs="Times New Roman"/>
          <w:sz w:val="20"/>
          <w:szCs w:val="20"/>
          <w:lang w:val="en-GB"/>
        </w:rPr>
        <w:t>. WMO-No. 1165, World Meteorological Organization (WMO), Geneva, Switzerland, 81 pp.</w:t>
      </w:r>
    </w:p>
    <w:p w14:paraId="23F29C13" w14:textId="7396CE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Wolski, P., 2018: How severe is Cape Town’s “Day Zero” drought? </w:t>
      </w:r>
      <w:r w:rsidRPr="005D5915">
        <w:rPr>
          <w:rFonts w:cs="Times New Roman"/>
          <w:i/>
          <w:sz w:val="20"/>
          <w:szCs w:val="20"/>
          <w:lang w:val="en-GB"/>
        </w:rPr>
        <w:t>Significance</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24–27, doi:</w:t>
      </w:r>
      <w:hyperlink r:id="rId1653" w:history="1">
        <w:r w:rsidRPr="005D5915">
          <w:rPr>
            <w:rStyle w:val="Hyperlink"/>
            <w:rFonts w:cs="Times New Roman"/>
            <w:sz w:val="20"/>
            <w:szCs w:val="20"/>
            <w:lang w:val="en-US"/>
          </w:rPr>
          <w:t>10.1111/j.1740-9713.2018.01127.x</w:t>
        </w:r>
      </w:hyperlink>
      <w:r w:rsidRPr="005D5915">
        <w:rPr>
          <w:rFonts w:cs="Times New Roman"/>
          <w:sz w:val="20"/>
          <w:szCs w:val="20"/>
          <w:lang w:val="en-GB"/>
        </w:rPr>
        <w:t>.</w:t>
      </w:r>
    </w:p>
    <w:p w14:paraId="7B82B7B4" w14:textId="39F273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Wolski, P., S. Conradie, C. Jack, and M. Tadross, 2021: Spatio-temporal patterns of rainfall trends and the 2015–2017 drought over the winter rainfall region of South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41(S1)</w:t>
      </w:r>
      <w:r w:rsidRPr="005D5915">
        <w:rPr>
          <w:rFonts w:cs="Times New Roman"/>
          <w:sz w:val="20"/>
          <w:szCs w:val="20"/>
          <w:lang w:val="en-GB"/>
        </w:rPr>
        <w:t>, doi:</w:t>
      </w:r>
      <w:hyperlink r:id="rId1654" w:history="1">
        <w:r w:rsidRPr="005D5915">
          <w:rPr>
            <w:rStyle w:val="Hyperlink"/>
            <w:rFonts w:cs="Times New Roman"/>
            <w:sz w:val="20"/>
            <w:szCs w:val="20"/>
            <w:lang w:val="en-US"/>
          </w:rPr>
          <w:t>10.1002/joc.6768</w:t>
        </w:r>
      </w:hyperlink>
      <w:r w:rsidRPr="005D5915">
        <w:rPr>
          <w:rFonts w:cs="Times New Roman"/>
          <w:sz w:val="20"/>
          <w:szCs w:val="20"/>
          <w:lang w:val="en-GB"/>
        </w:rPr>
        <w:t>.</w:t>
      </w:r>
    </w:p>
    <w:p w14:paraId="25359C5C" w14:textId="4ABDEC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and G.T. Pederson, 2018: Investigating Runoff Efficiency in Upper Colorado River Streamflow Over Past Centuries.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54(1)</w:t>
      </w:r>
      <w:r w:rsidRPr="005D5915">
        <w:rPr>
          <w:rFonts w:cs="Times New Roman"/>
          <w:sz w:val="20"/>
          <w:szCs w:val="20"/>
          <w:lang w:val="en-GB"/>
        </w:rPr>
        <w:t>, 286–300, doi:</w:t>
      </w:r>
      <w:hyperlink r:id="rId1655" w:history="1">
        <w:r w:rsidRPr="005D5915">
          <w:rPr>
            <w:rStyle w:val="Hyperlink"/>
            <w:rFonts w:cs="Times New Roman"/>
            <w:sz w:val="20"/>
            <w:szCs w:val="20"/>
            <w:lang w:val="en-US"/>
          </w:rPr>
          <w:t>10.1002/2017wr021663</w:t>
        </w:r>
      </w:hyperlink>
      <w:r w:rsidRPr="005D5915">
        <w:rPr>
          <w:rFonts w:cs="Times New Roman"/>
          <w:sz w:val="20"/>
          <w:szCs w:val="20"/>
          <w:lang w:val="en-GB"/>
        </w:rPr>
        <w:t>.</w:t>
      </w:r>
    </w:p>
    <w:p w14:paraId="7337AE5E" w14:textId="640503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D.M. Meko, G.M. MacDonald, D.W. Stahle, and E.R. Cook, 2010: A 1,200-year perspective of 21st century drought in southwestern North America.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107(50)</w:t>
      </w:r>
      <w:r w:rsidRPr="005D5915">
        <w:rPr>
          <w:rFonts w:cs="Times New Roman"/>
          <w:sz w:val="20"/>
          <w:szCs w:val="20"/>
          <w:lang w:val="en-GB"/>
        </w:rPr>
        <w:t>, 21283–21288, doi:</w:t>
      </w:r>
      <w:hyperlink r:id="rId1656" w:history="1">
        <w:r w:rsidRPr="005D5915">
          <w:rPr>
            <w:rStyle w:val="Hyperlink"/>
            <w:rFonts w:cs="Times New Roman"/>
            <w:sz w:val="20"/>
            <w:szCs w:val="20"/>
            <w:lang w:val="en-US"/>
          </w:rPr>
          <w:t>10.1073/pnas.0911197107</w:t>
        </w:r>
      </w:hyperlink>
      <w:r w:rsidRPr="005D5915">
        <w:rPr>
          <w:rFonts w:cs="Times New Roman"/>
          <w:sz w:val="20"/>
          <w:szCs w:val="20"/>
          <w:lang w:val="en-GB"/>
        </w:rPr>
        <w:t>.</w:t>
      </w:r>
    </w:p>
    <w:p w14:paraId="2F59ECD7" w14:textId="27498C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G.T. Pederson, K. Morino, S.A. McAfee, and G.J. McCabe, 2016: Increasing influence of air temperature on upper Colorado River streamflow.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2174–2181, doi:</w:t>
      </w:r>
      <w:hyperlink r:id="rId1657" w:history="1">
        <w:r w:rsidRPr="005D5915">
          <w:rPr>
            <w:rStyle w:val="Hyperlink"/>
            <w:rFonts w:cs="Times New Roman"/>
            <w:sz w:val="20"/>
            <w:szCs w:val="20"/>
            <w:lang w:val="en-US"/>
          </w:rPr>
          <w:t>10.1002/2015gl067613</w:t>
        </w:r>
      </w:hyperlink>
      <w:r w:rsidRPr="005D5915">
        <w:rPr>
          <w:rFonts w:cs="Times New Roman"/>
          <w:sz w:val="20"/>
          <w:szCs w:val="20"/>
          <w:lang w:val="en-GB"/>
        </w:rPr>
        <w:t>.</w:t>
      </w:r>
    </w:p>
    <w:p w14:paraId="4BB11EC4" w14:textId="3FA402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Woods, C. and R. Caballero, 2016: The Role of Moist Intrusions in Winter Arctic Warming and Sea Ice Decline.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4473–4485, doi:</w:t>
      </w:r>
      <w:hyperlink r:id="rId1658" w:history="1">
        <w:r w:rsidRPr="005D5915">
          <w:rPr>
            <w:rStyle w:val="Hyperlink"/>
            <w:rFonts w:cs="Times New Roman"/>
            <w:sz w:val="20"/>
            <w:szCs w:val="20"/>
            <w:lang w:val="en-US"/>
          </w:rPr>
          <w:t>10.1175/jcli-d-15-0773.1</w:t>
        </w:r>
      </w:hyperlink>
      <w:r w:rsidRPr="005D5915">
        <w:rPr>
          <w:rFonts w:cs="Times New Roman"/>
          <w:sz w:val="20"/>
          <w:szCs w:val="20"/>
          <w:lang w:val="en-GB"/>
        </w:rPr>
        <w:t>.</w:t>
      </w:r>
    </w:p>
    <w:p w14:paraId="120DF250" w14:textId="3F36A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Woollings, T., B. Harvey, and G. Masato, 2014: Arctic warming, atmospheric blocking and cold European winters in CMIP5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014002, doi:</w:t>
      </w:r>
      <w:hyperlink r:id="rId1659" w:history="1">
        <w:r w:rsidRPr="005D5915">
          <w:rPr>
            <w:rStyle w:val="Hyperlink"/>
            <w:rFonts w:cs="Times New Roman"/>
            <w:sz w:val="20"/>
            <w:szCs w:val="20"/>
            <w:lang w:val="en-US"/>
          </w:rPr>
          <w:t>10.1088/1748-9326/9/1/014002</w:t>
        </w:r>
      </w:hyperlink>
      <w:r w:rsidRPr="005D5915">
        <w:rPr>
          <w:rFonts w:cs="Times New Roman"/>
          <w:sz w:val="20"/>
          <w:szCs w:val="20"/>
          <w:lang w:val="en-GB"/>
        </w:rPr>
        <w:t>.</w:t>
      </w:r>
    </w:p>
    <w:p w14:paraId="2F47242E" w14:textId="0AECBF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Woollings, T. et al., 2018: Blocking and its Response to Climate Change.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287–300, doi:</w:t>
      </w:r>
      <w:hyperlink r:id="rId1660" w:history="1">
        <w:r w:rsidRPr="005D5915">
          <w:rPr>
            <w:rStyle w:val="Hyperlink"/>
            <w:rFonts w:cs="Times New Roman"/>
            <w:sz w:val="20"/>
            <w:szCs w:val="20"/>
            <w:lang w:val="en-US"/>
          </w:rPr>
          <w:t>10.1007/s40641-018-0108-z</w:t>
        </w:r>
      </w:hyperlink>
      <w:r w:rsidRPr="005D5915">
        <w:rPr>
          <w:rFonts w:cs="Times New Roman"/>
          <w:sz w:val="20"/>
          <w:szCs w:val="20"/>
          <w:lang w:val="en-GB"/>
        </w:rPr>
        <w:t>.</w:t>
      </w:r>
    </w:p>
    <w:p w14:paraId="378669F2" w14:textId="4D1C5C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Wright, D.M., D.J. Posselt, and A.L. Steiner, 2013: Sensitivity of Lake-Effect Snowfall to Lake Ice Cover and Temperature in the Great Lakes Region.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670–689, doi:</w:t>
      </w:r>
      <w:hyperlink r:id="rId1661" w:history="1">
        <w:r w:rsidRPr="005D5915">
          <w:rPr>
            <w:rStyle w:val="Hyperlink"/>
            <w:rFonts w:cs="Times New Roman"/>
            <w:sz w:val="20"/>
            <w:szCs w:val="20"/>
            <w:lang w:val="en-US"/>
          </w:rPr>
          <w:t>10.1175/mwr-d-12-00038.1</w:t>
        </w:r>
      </w:hyperlink>
      <w:r w:rsidRPr="005D5915">
        <w:rPr>
          <w:rFonts w:cs="Times New Roman"/>
          <w:sz w:val="20"/>
          <w:szCs w:val="20"/>
          <w:lang w:val="en-GB"/>
        </w:rPr>
        <w:t>.</w:t>
      </w:r>
    </w:p>
    <w:p w14:paraId="542281EA" w14:textId="760B6C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G.X. et al., 2016: Advances in studying interactions between aerosols and monsoon in China. </w:t>
      </w:r>
      <w:r w:rsidRPr="005D5915">
        <w:rPr>
          <w:rFonts w:cs="Times New Roman"/>
          <w:i/>
          <w:sz w:val="20"/>
          <w:szCs w:val="20"/>
          <w:lang w:val="en-GB"/>
        </w:rPr>
        <w:t>Science China Earth Sciences</w:t>
      </w:r>
      <w:r w:rsidRPr="005D5915">
        <w:rPr>
          <w:rFonts w:cs="Times New Roman"/>
          <w:sz w:val="20"/>
          <w:szCs w:val="20"/>
          <w:lang w:val="en-GB"/>
        </w:rPr>
        <w:t xml:space="preserve">, </w:t>
      </w:r>
      <w:r w:rsidRPr="005D5915">
        <w:rPr>
          <w:rFonts w:cs="Times New Roman"/>
          <w:b/>
          <w:sz w:val="20"/>
          <w:szCs w:val="20"/>
          <w:lang w:val="en-GB"/>
        </w:rPr>
        <w:t>59(1)</w:t>
      </w:r>
      <w:r w:rsidRPr="005D5915">
        <w:rPr>
          <w:rFonts w:cs="Times New Roman"/>
          <w:sz w:val="20"/>
          <w:szCs w:val="20"/>
          <w:lang w:val="en-GB"/>
        </w:rPr>
        <w:t>, 1–16, doi:</w:t>
      </w:r>
      <w:hyperlink r:id="rId1662" w:history="1">
        <w:r w:rsidRPr="005D5915">
          <w:rPr>
            <w:rStyle w:val="Hyperlink"/>
            <w:rFonts w:cs="Times New Roman"/>
            <w:sz w:val="20"/>
            <w:szCs w:val="20"/>
            <w:lang w:val="en-US"/>
          </w:rPr>
          <w:t>10.1007/s11430-015-5198-z</w:t>
        </w:r>
      </w:hyperlink>
      <w:r w:rsidRPr="005D5915">
        <w:rPr>
          <w:rFonts w:cs="Times New Roman"/>
          <w:sz w:val="20"/>
          <w:szCs w:val="20"/>
          <w:lang w:val="en-GB"/>
        </w:rPr>
        <w:t>.</w:t>
      </w:r>
    </w:p>
    <w:p w14:paraId="2F59772C" w14:textId="2E32B6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J., J. Zha, and D. Zhao, 2017: Evaluating the effects of land use and cover change on the decrease of surface wind speed over China in recent 30 years using a statistical downscaling method.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48(1–2)</w:t>
      </w:r>
      <w:r w:rsidRPr="005D5915">
        <w:rPr>
          <w:rFonts w:cs="Times New Roman"/>
          <w:sz w:val="20"/>
          <w:szCs w:val="20"/>
          <w:lang w:val="en-GB"/>
        </w:rPr>
        <w:t>, 131–149, doi:</w:t>
      </w:r>
      <w:hyperlink r:id="rId1663" w:history="1">
        <w:r w:rsidRPr="005D5915">
          <w:rPr>
            <w:rStyle w:val="Hyperlink"/>
            <w:rFonts w:cs="Times New Roman"/>
            <w:sz w:val="20"/>
            <w:szCs w:val="20"/>
            <w:lang w:val="en-US"/>
          </w:rPr>
          <w:t>10.1007/s00382-016-3065-z</w:t>
        </w:r>
      </w:hyperlink>
      <w:r w:rsidRPr="005D5915">
        <w:rPr>
          <w:rFonts w:cs="Times New Roman"/>
          <w:sz w:val="20"/>
          <w:szCs w:val="20"/>
          <w:lang w:val="en-GB"/>
        </w:rPr>
        <w:t>.</w:t>
      </w:r>
    </w:p>
    <w:p w14:paraId="6A989206" w14:textId="159C03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Y. and L.M. Polvani, 2017: Recent Trends in Extreme Precipitation and Temperature over Southeastern South America: The Dominant Role of Stratospheric Ozone Depletion in the CESM Large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6433–6441, doi:</w:t>
      </w:r>
      <w:hyperlink r:id="rId1664" w:history="1">
        <w:r w:rsidRPr="005D5915">
          <w:rPr>
            <w:rStyle w:val="Hyperlink"/>
            <w:rFonts w:cs="Times New Roman"/>
            <w:sz w:val="20"/>
            <w:szCs w:val="20"/>
            <w:lang w:val="en-GB"/>
          </w:rPr>
          <w:t>10.1175/jcli-d-17-0124.1</w:t>
        </w:r>
      </w:hyperlink>
      <w:r w:rsidRPr="005D5915">
        <w:rPr>
          <w:rFonts w:cs="Times New Roman"/>
          <w:sz w:val="20"/>
          <w:szCs w:val="20"/>
          <w:lang w:val="en-GB"/>
        </w:rPr>
        <w:t>.</w:t>
      </w:r>
    </w:p>
    <w:p w14:paraId="1D416383" w14:textId="7783F2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Z. and N.E. Huang, 2009: Ensemble empirical mode decomposition: a noise-assisted data analysis method. </w:t>
      </w:r>
      <w:r w:rsidRPr="005D5915">
        <w:rPr>
          <w:rFonts w:cs="Times New Roman"/>
          <w:i/>
          <w:sz w:val="20"/>
          <w:szCs w:val="20"/>
          <w:lang w:val="en-GB"/>
        </w:rPr>
        <w:t>Advances in Adaptive Data Analysis</w:t>
      </w:r>
      <w:r w:rsidRPr="005D5915">
        <w:rPr>
          <w:rFonts w:cs="Times New Roman"/>
          <w:sz w:val="20"/>
          <w:szCs w:val="20"/>
          <w:lang w:val="en-GB"/>
        </w:rPr>
        <w:t xml:space="preserve">, </w:t>
      </w:r>
      <w:r w:rsidRPr="005D5915">
        <w:rPr>
          <w:rFonts w:cs="Times New Roman"/>
          <w:b/>
          <w:sz w:val="20"/>
          <w:szCs w:val="20"/>
          <w:lang w:val="en-GB"/>
        </w:rPr>
        <w:t>01(01)</w:t>
      </w:r>
      <w:r w:rsidRPr="005D5915">
        <w:rPr>
          <w:rFonts w:cs="Times New Roman"/>
          <w:sz w:val="20"/>
          <w:szCs w:val="20"/>
          <w:lang w:val="en-GB"/>
        </w:rPr>
        <w:t>, 1–41, doi:</w:t>
      </w:r>
      <w:hyperlink r:id="rId1665" w:history="1">
        <w:r w:rsidRPr="005D5915">
          <w:rPr>
            <w:rStyle w:val="Hyperlink"/>
            <w:rFonts w:cs="Times New Roman"/>
            <w:sz w:val="20"/>
            <w:szCs w:val="20"/>
            <w:lang w:val="en-US"/>
          </w:rPr>
          <w:t>10.1142/s1793536909000047</w:t>
        </w:r>
      </w:hyperlink>
      <w:r w:rsidRPr="005D5915">
        <w:rPr>
          <w:rFonts w:cs="Times New Roman"/>
          <w:sz w:val="20"/>
          <w:szCs w:val="20"/>
          <w:lang w:val="en-GB"/>
        </w:rPr>
        <w:t>.</w:t>
      </w:r>
    </w:p>
    <w:p w14:paraId="1BFA06EB" w14:textId="7DB688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Wulder, M.A. et al., 2016: The global Landsat archive: Status, consolidation, and direction.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271–283, doi:</w:t>
      </w:r>
      <w:hyperlink r:id="rId1666" w:history="1">
        <w:r w:rsidRPr="005D5915">
          <w:rPr>
            <w:rStyle w:val="Hyperlink"/>
            <w:rFonts w:cs="Times New Roman"/>
            <w:sz w:val="20"/>
            <w:szCs w:val="20"/>
            <w:lang w:val="en-US"/>
          </w:rPr>
          <w:t>10.1016/j.rse.2015.11.032</w:t>
        </w:r>
      </w:hyperlink>
      <w:r w:rsidRPr="005D5915">
        <w:rPr>
          <w:rFonts w:cs="Times New Roman"/>
          <w:sz w:val="20"/>
          <w:szCs w:val="20"/>
          <w:lang w:val="en-GB"/>
        </w:rPr>
        <w:t>.</w:t>
      </w:r>
    </w:p>
    <w:p w14:paraId="5EA009DE" w14:textId="67B3F7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Xavier, A.C., C.W. King, and B.R. Scanlon, 2016: Daily gridded meteorological variables in Brazil (1980–2013).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36(6)</w:t>
      </w:r>
      <w:r w:rsidRPr="005D5915">
        <w:rPr>
          <w:rFonts w:cs="Times New Roman"/>
          <w:sz w:val="20"/>
          <w:szCs w:val="20"/>
          <w:lang w:val="en-GB"/>
        </w:rPr>
        <w:t>, 2644–2659, doi:</w:t>
      </w:r>
      <w:hyperlink r:id="rId1667" w:history="1">
        <w:r w:rsidRPr="005D5915">
          <w:rPr>
            <w:rStyle w:val="Hyperlink"/>
            <w:rFonts w:cs="Times New Roman"/>
            <w:sz w:val="20"/>
            <w:szCs w:val="20"/>
            <w:lang w:val="en-US"/>
          </w:rPr>
          <w:t>10.1002/joc.4518</w:t>
        </w:r>
      </w:hyperlink>
      <w:r w:rsidRPr="005D5915">
        <w:rPr>
          <w:rFonts w:cs="Times New Roman"/>
          <w:sz w:val="20"/>
          <w:szCs w:val="20"/>
          <w:lang w:val="en-GB"/>
        </w:rPr>
        <w:t>.</w:t>
      </w:r>
    </w:p>
    <w:p w14:paraId="7E22A4FA" w14:textId="29478E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P. and P.A. Arkin, 1997: Global Precipitation: A 17-Year Monthly Analysis Based on Gauge Observations, Satellite Estimates, and Numerical Model Outputs.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78(11)</w:t>
      </w:r>
      <w:r w:rsidRPr="005D5915">
        <w:rPr>
          <w:rFonts w:cs="Times New Roman"/>
          <w:sz w:val="20"/>
          <w:szCs w:val="20"/>
          <w:lang w:val="en-GB"/>
        </w:rPr>
        <w:t>, 2539–2558, doi:</w:t>
      </w:r>
      <w:hyperlink r:id="rId1668" w:history="1">
        <w:r w:rsidRPr="005D5915">
          <w:rPr>
            <w:rStyle w:val="Hyperlink"/>
            <w:rFonts w:cs="Times New Roman"/>
            <w:sz w:val="20"/>
            <w:szCs w:val="20"/>
            <w:lang w:val="en-US"/>
          </w:rPr>
          <w:t>10.1175/1520-0477(1997)078&lt;2539:gpayma&gt;2.0.co;2</w:t>
        </w:r>
      </w:hyperlink>
      <w:r w:rsidRPr="005D5915">
        <w:rPr>
          <w:rFonts w:cs="Times New Roman"/>
          <w:sz w:val="20"/>
          <w:szCs w:val="20"/>
          <w:lang w:val="en-GB"/>
        </w:rPr>
        <w:t>.</w:t>
      </w:r>
    </w:p>
    <w:p w14:paraId="3926523A" w14:textId="1A81B1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S. et al., 2010: CLOUDS AND MORE: ARM Climate Modeling Best Estimate Data.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13–20, doi:</w:t>
      </w:r>
      <w:hyperlink r:id="rId1669" w:history="1">
        <w:r w:rsidRPr="005D5915">
          <w:rPr>
            <w:rStyle w:val="Hyperlink"/>
            <w:rFonts w:cs="Times New Roman"/>
            <w:sz w:val="20"/>
            <w:szCs w:val="20"/>
            <w:lang w:val="en-US"/>
          </w:rPr>
          <w:t>10.1175/2009bams2891.1</w:t>
        </w:r>
      </w:hyperlink>
      <w:r w:rsidRPr="005D5915">
        <w:rPr>
          <w:rFonts w:cs="Times New Roman"/>
          <w:sz w:val="20"/>
          <w:szCs w:val="20"/>
          <w:lang w:val="en-GB"/>
        </w:rPr>
        <w:t>.</w:t>
      </w:r>
    </w:p>
    <w:p w14:paraId="7C7204A7" w14:textId="5C38CD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S.-P. et al., 2015: Towards predictive understanding of regional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xml:space="preserve">, 921, </w:t>
      </w:r>
      <w:r w:rsidRPr="005D5915">
        <w:rPr>
          <w:rFonts w:cs="Times New Roman"/>
          <w:sz w:val="20"/>
          <w:szCs w:val="20"/>
          <w:lang w:val="en-GB"/>
        </w:rPr>
        <w:lastRenderedPageBreak/>
        <w:t>doi:</w:t>
      </w:r>
      <w:hyperlink r:id="rId1670" w:history="1">
        <w:r w:rsidRPr="005D5915">
          <w:rPr>
            <w:rStyle w:val="Hyperlink"/>
            <w:rFonts w:cs="Times New Roman"/>
            <w:sz w:val="20"/>
            <w:szCs w:val="20"/>
            <w:lang w:val="en-US"/>
          </w:rPr>
          <w:t>10.1038/nclimate2689</w:t>
        </w:r>
      </w:hyperlink>
      <w:r w:rsidRPr="005D5915">
        <w:rPr>
          <w:rFonts w:cs="Times New Roman"/>
          <w:sz w:val="20"/>
          <w:szCs w:val="20"/>
          <w:lang w:val="en-GB"/>
        </w:rPr>
        <w:t>.</w:t>
      </w:r>
    </w:p>
    <w:p w14:paraId="0A255C13" w14:textId="160C6C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Xin, X., T. Wu, J. Zhang, J. Yao, and Y. Fang, 2020: Comparison of CMIP6 and CMIP5 simulations of precipitation in China and the East Asian summer monsoon.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6423–6440, doi:</w:t>
      </w:r>
      <w:hyperlink r:id="rId1671" w:history="1">
        <w:r w:rsidRPr="005D5915">
          <w:rPr>
            <w:rStyle w:val="Hyperlink"/>
            <w:rFonts w:cs="Times New Roman"/>
            <w:sz w:val="20"/>
            <w:szCs w:val="20"/>
            <w:lang w:val="en-US"/>
          </w:rPr>
          <w:t>10.1002/joc.6590</w:t>
        </w:r>
      </w:hyperlink>
      <w:r w:rsidRPr="005D5915">
        <w:rPr>
          <w:rFonts w:cs="Times New Roman"/>
          <w:sz w:val="20"/>
          <w:szCs w:val="20"/>
          <w:lang w:val="en-GB"/>
        </w:rPr>
        <w:t>.</w:t>
      </w:r>
    </w:p>
    <w:p w14:paraId="75A1538C" w14:textId="70D16D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W. et al., 2013: Homogenization of Chinese daily surface air temperatures and analysis of trends in the extreme temperature indices.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118(17)</w:t>
      </w:r>
      <w:r w:rsidRPr="005D5915">
        <w:rPr>
          <w:rFonts w:cs="Times New Roman"/>
          <w:sz w:val="20"/>
          <w:szCs w:val="20"/>
          <w:lang w:val="en-GB"/>
        </w:rPr>
        <w:t>, 9708–9720, doi:</w:t>
      </w:r>
      <w:hyperlink r:id="rId1672" w:history="1">
        <w:r w:rsidRPr="005D5915">
          <w:rPr>
            <w:rStyle w:val="Hyperlink"/>
            <w:rFonts w:cs="Times New Roman"/>
            <w:sz w:val="20"/>
            <w:szCs w:val="20"/>
            <w:lang w:val="en-US"/>
          </w:rPr>
          <w:t>10.1002/jgrd.50791</w:t>
        </w:r>
      </w:hyperlink>
      <w:r w:rsidRPr="005D5915">
        <w:rPr>
          <w:rFonts w:cs="Times New Roman"/>
          <w:sz w:val="20"/>
          <w:szCs w:val="20"/>
          <w:lang w:val="en-GB"/>
        </w:rPr>
        <w:t>.</w:t>
      </w:r>
    </w:p>
    <w:p w14:paraId="2D6D30AE" w14:textId="0695FE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Y., V. Ramanathan, and W.M. Washington, 2016: Observed high-altitude warming and snow cover retreat over Tibet and the Himalayas enhanced by black carbon aerosols.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1303–1315, doi:</w:t>
      </w:r>
      <w:hyperlink r:id="rId1673" w:history="1">
        <w:r w:rsidRPr="005D5915">
          <w:rPr>
            <w:rStyle w:val="Hyperlink"/>
            <w:rFonts w:cs="Times New Roman"/>
            <w:sz w:val="20"/>
            <w:szCs w:val="20"/>
            <w:lang w:val="en-US"/>
          </w:rPr>
          <w:t>10.5194/acp-16-1303-2016</w:t>
        </w:r>
      </w:hyperlink>
      <w:r w:rsidRPr="005D5915">
        <w:rPr>
          <w:rFonts w:cs="Times New Roman"/>
          <w:sz w:val="20"/>
          <w:szCs w:val="20"/>
          <w:lang w:val="en-GB"/>
        </w:rPr>
        <w:t>.</w:t>
      </w:r>
    </w:p>
    <w:p w14:paraId="435484D4" w14:textId="46768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Y., X. Gao, Y. Shi, and Z. Botao, 2015: Detection and attribution analysis of annual mean temperature changes in China.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63(1)</w:t>
      </w:r>
      <w:r w:rsidRPr="005D5915">
        <w:rPr>
          <w:rFonts w:cs="Times New Roman"/>
          <w:sz w:val="20"/>
          <w:szCs w:val="20"/>
          <w:lang w:val="en-GB"/>
        </w:rPr>
        <w:t>, 61–71, doi:</w:t>
      </w:r>
      <w:hyperlink r:id="rId1674" w:history="1">
        <w:r w:rsidRPr="005D5915">
          <w:rPr>
            <w:rStyle w:val="Hyperlink"/>
            <w:rFonts w:cs="Times New Roman"/>
            <w:sz w:val="20"/>
            <w:szCs w:val="20"/>
            <w:lang w:val="en-US"/>
          </w:rPr>
          <w:t>10.3354/cr01283</w:t>
        </w:r>
      </w:hyperlink>
      <w:r w:rsidRPr="005D5915">
        <w:rPr>
          <w:rFonts w:cs="Times New Roman"/>
          <w:sz w:val="20"/>
          <w:szCs w:val="20"/>
          <w:lang w:val="en-GB"/>
        </w:rPr>
        <w:t>.</w:t>
      </w:r>
    </w:p>
    <w:p w14:paraId="4C63E978" w14:textId="791126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Xue, Y., Z. Janjic, J. Dudhia, R. Vasic, and F. De Sales, 2014: A review on regional dynamical downscaling in intraseasonal to seasonal simulation/prediction and major factors that affect downscaling ability.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147–148</w:t>
      </w:r>
      <w:r w:rsidRPr="005D5915">
        <w:rPr>
          <w:rFonts w:cs="Times New Roman"/>
          <w:sz w:val="20"/>
          <w:szCs w:val="20"/>
          <w:lang w:val="en-GB"/>
        </w:rPr>
        <w:t>, 68–85, doi:</w:t>
      </w:r>
      <w:hyperlink r:id="rId1675" w:history="1">
        <w:r w:rsidRPr="005D5915">
          <w:rPr>
            <w:rStyle w:val="Hyperlink"/>
            <w:rFonts w:cs="Times New Roman"/>
            <w:sz w:val="20"/>
            <w:szCs w:val="20"/>
            <w:lang w:val="en-US"/>
          </w:rPr>
          <w:t>10.1016/j.atmosres.2014.05.001</w:t>
        </w:r>
      </w:hyperlink>
      <w:r w:rsidRPr="005D5915">
        <w:rPr>
          <w:rFonts w:cs="Times New Roman"/>
          <w:sz w:val="20"/>
          <w:szCs w:val="20"/>
          <w:lang w:val="en-GB"/>
        </w:rPr>
        <w:t>.</w:t>
      </w:r>
    </w:p>
    <w:p w14:paraId="2210436C" w14:textId="2911C2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Yadav, R.R. et al., 2017: Recent Wetting and Glacier Expansion in the Northwest Himalaya and Karakoram.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6139, doi:</w:t>
      </w:r>
      <w:hyperlink r:id="rId1676" w:history="1">
        <w:r w:rsidRPr="005D5915">
          <w:rPr>
            <w:rStyle w:val="Hyperlink"/>
            <w:rFonts w:cs="Times New Roman"/>
            <w:sz w:val="20"/>
            <w:szCs w:val="20"/>
            <w:lang w:val="en-US"/>
          </w:rPr>
          <w:t>10.1038/s41598-017-06388-5</w:t>
        </w:r>
      </w:hyperlink>
      <w:r w:rsidRPr="005D5915">
        <w:rPr>
          <w:rFonts w:cs="Times New Roman"/>
          <w:sz w:val="20"/>
          <w:szCs w:val="20"/>
          <w:lang w:val="en-GB"/>
        </w:rPr>
        <w:t>.</w:t>
      </w:r>
    </w:p>
    <w:p w14:paraId="29723F19" w14:textId="24C901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Yaduvanshi, A., M. Zaroug, R. Bendapudi, and M. New, 2019: Impacts of 1.5°C and 2°C global warming on regional rainfall and temperature change across India.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125002, doi:</w:t>
      </w:r>
      <w:hyperlink r:id="rId1677" w:history="1">
        <w:r w:rsidRPr="005D5915">
          <w:rPr>
            <w:rStyle w:val="Hyperlink"/>
            <w:rFonts w:cs="Times New Roman"/>
            <w:sz w:val="20"/>
            <w:szCs w:val="20"/>
            <w:lang w:val="en-US"/>
          </w:rPr>
          <w:t>10.1088/2515-7620/ab4ee2</w:t>
        </w:r>
      </w:hyperlink>
      <w:r w:rsidRPr="005D5915">
        <w:rPr>
          <w:rFonts w:cs="Times New Roman"/>
          <w:sz w:val="20"/>
          <w:szCs w:val="20"/>
          <w:lang w:val="en-GB"/>
        </w:rPr>
        <w:t>.</w:t>
      </w:r>
    </w:p>
    <w:p w14:paraId="4E44F1FE" w14:textId="50A377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Yamada, T.J., M.-I. Lee, M. Kanamitsu, and H. Kanamaru, 2012: Diurnal Characteristics of Rainfall over the Contiguous United States and Northern Mexico in the Dynamically Downscaled Reanalysis Dataset (US10).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13(3)</w:t>
      </w:r>
      <w:r w:rsidRPr="005D5915">
        <w:rPr>
          <w:rFonts w:cs="Times New Roman"/>
          <w:sz w:val="20"/>
          <w:szCs w:val="20"/>
          <w:lang w:val="en-GB"/>
        </w:rPr>
        <w:t>, 1142–1148, doi:</w:t>
      </w:r>
      <w:hyperlink r:id="rId1678" w:history="1">
        <w:r w:rsidRPr="005D5915">
          <w:rPr>
            <w:rStyle w:val="Hyperlink"/>
            <w:rFonts w:cs="Times New Roman"/>
            <w:sz w:val="20"/>
            <w:szCs w:val="20"/>
            <w:lang w:val="en-US"/>
          </w:rPr>
          <w:t>10.1175/jhm-d-11-0121.1</w:t>
        </w:r>
      </w:hyperlink>
      <w:r w:rsidRPr="005D5915">
        <w:rPr>
          <w:rFonts w:cs="Times New Roman"/>
          <w:sz w:val="20"/>
          <w:szCs w:val="20"/>
          <w:lang w:val="en-GB"/>
        </w:rPr>
        <w:t>.</w:t>
      </w:r>
    </w:p>
    <w:p w14:paraId="2A1B6C0B" w14:textId="3F9B8C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 L., Z. Liu, G. Chen, J.E. Kutzbach, and X. Liu, 2016: Mechanisms of elevation-dependent warming over the Tibetan plateau in quadrupled CO2 experiments.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509–519, doi:</w:t>
      </w:r>
      <w:hyperlink r:id="rId1679" w:history="1">
        <w:r w:rsidRPr="005D5915">
          <w:rPr>
            <w:rStyle w:val="Hyperlink"/>
            <w:rFonts w:cs="Times New Roman"/>
            <w:sz w:val="20"/>
            <w:szCs w:val="20"/>
            <w:lang w:val="en-US"/>
          </w:rPr>
          <w:t>10.1007/s10584-016-1599-z</w:t>
        </w:r>
      </w:hyperlink>
      <w:r w:rsidRPr="005D5915">
        <w:rPr>
          <w:rFonts w:cs="Times New Roman"/>
          <w:sz w:val="20"/>
          <w:szCs w:val="20"/>
          <w:lang w:val="en-GB"/>
        </w:rPr>
        <w:t>.</w:t>
      </w:r>
    </w:p>
    <w:p w14:paraId="4D65218E" w14:textId="5F8BB0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 Z., Z. Li, Q. li, and P. Jones, 2010: Effects of site change and urbanisation in the Beijing temperature series 1977–2006.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1226–1234, doi:</w:t>
      </w:r>
      <w:hyperlink r:id="rId1680" w:history="1">
        <w:r w:rsidRPr="005D5915">
          <w:rPr>
            <w:rStyle w:val="Hyperlink"/>
            <w:rFonts w:cs="Times New Roman"/>
            <w:sz w:val="20"/>
            <w:szCs w:val="20"/>
            <w:lang w:val="en-US"/>
          </w:rPr>
          <w:t>10.1002/joc.1971</w:t>
        </w:r>
      </w:hyperlink>
      <w:r w:rsidRPr="005D5915">
        <w:rPr>
          <w:rFonts w:cs="Times New Roman"/>
          <w:sz w:val="20"/>
          <w:szCs w:val="20"/>
          <w:lang w:val="en-GB"/>
        </w:rPr>
        <w:t>.</w:t>
      </w:r>
    </w:p>
    <w:p w14:paraId="0D090C63" w14:textId="457C51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K. et al., 2007: Auto-calibration System Developed to Assimilate AMSR-E Data into a Land Surface Model for Estimating Soil Moisture and the Surface Energy Budget. </w:t>
      </w:r>
      <w:r w:rsidRPr="005D5915">
        <w:rPr>
          <w:rFonts w:cs="Times New Roman"/>
          <w:i/>
          <w:sz w:val="20"/>
          <w:szCs w:val="20"/>
          <w:lang w:val="en-GB"/>
        </w:rPr>
        <w:t>Journal of the Meteorological Society of Japan</w:t>
      </w:r>
      <w:r w:rsidRPr="005D5915">
        <w:rPr>
          <w:rFonts w:cs="Times New Roman"/>
          <w:sz w:val="20"/>
          <w:szCs w:val="20"/>
          <w:lang w:val="en-GB"/>
        </w:rPr>
        <w:t xml:space="preserve">, </w:t>
      </w:r>
      <w:r w:rsidRPr="005D5915">
        <w:rPr>
          <w:rFonts w:cs="Times New Roman"/>
          <w:b/>
          <w:sz w:val="20"/>
          <w:szCs w:val="20"/>
          <w:lang w:val="en-GB"/>
        </w:rPr>
        <w:t>85A</w:t>
      </w:r>
      <w:r w:rsidRPr="005D5915">
        <w:rPr>
          <w:rFonts w:cs="Times New Roman"/>
          <w:sz w:val="20"/>
          <w:szCs w:val="20"/>
          <w:lang w:val="en-GB"/>
        </w:rPr>
        <w:t>, 229–242, doi:</w:t>
      </w:r>
      <w:hyperlink r:id="rId1681" w:history="1">
        <w:r w:rsidRPr="005D5915">
          <w:rPr>
            <w:rStyle w:val="Hyperlink"/>
            <w:rFonts w:cs="Times New Roman"/>
            <w:sz w:val="20"/>
            <w:szCs w:val="20"/>
            <w:lang w:val="en-US"/>
          </w:rPr>
          <w:t>10.2151/jmsj.85a.229</w:t>
        </w:r>
      </w:hyperlink>
      <w:r w:rsidRPr="005D5915">
        <w:rPr>
          <w:rFonts w:cs="Times New Roman"/>
          <w:sz w:val="20"/>
          <w:szCs w:val="20"/>
          <w:lang w:val="en-GB"/>
        </w:rPr>
        <w:t>.</w:t>
      </w:r>
    </w:p>
    <w:p w14:paraId="4D4A9E40" w14:textId="2B4FDE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P. and T.L. Ng, 2019: Fast Bayesian Regression Kriging Method for Real-Time Merging of Radar, Rain Gauge, and Crowdsourced Rainfall Data.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55(4)</w:t>
      </w:r>
      <w:r w:rsidRPr="005D5915">
        <w:rPr>
          <w:rFonts w:cs="Times New Roman"/>
          <w:sz w:val="20"/>
          <w:szCs w:val="20"/>
          <w:lang w:val="en-GB"/>
        </w:rPr>
        <w:t>, 3194–3214, doi:</w:t>
      </w:r>
      <w:hyperlink r:id="rId1682" w:history="1">
        <w:r w:rsidRPr="005D5915">
          <w:rPr>
            <w:rStyle w:val="Hyperlink"/>
            <w:rFonts w:cs="Times New Roman"/>
            <w:sz w:val="20"/>
            <w:szCs w:val="20"/>
            <w:lang w:val="en-US"/>
          </w:rPr>
          <w:t>10.1029/2018wr023857</w:t>
        </w:r>
      </w:hyperlink>
      <w:r w:rsidRPr="005D5915">
        <w:rPr>
          <w:rFonts w:cs="Times New Roman"/>
          <w:sz w:val="20"/>
          <w:szCs w:val="20"/>
          <w:lang w:val="en-GB"/>
        </w:rPr>
        <w:t>.</w:t>
      </w:r>
    </w:p>
    <w:p w14:paraId="322A98A8" w14:textId="05942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X.-Y., X. Yuan, and M. Ting, 2016: Dynamical Link between the Barents–Kara Sea Ice and the Arctic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29(14)</w:t>
      </w:r>
      <w:r w:rsidRPr="005D5915">
        <w:rPr>
          <w:rFonts w:cs="Times New Roman"/>
          <w:sz w:val="20"/>
          <w:szCs w:val="20"/>
          <w:lang w:val="en-GB"/>
        </w:rPr>
        <w:t>, 5103–5122, doi:</w:t>
      </w:r>
      <w:hyperlink r:id="rId1683" w:history="1">
        <w:r w:rsidRPr="005D5915">
          <w:rPr>
            <w:rStyle w:val="Hyperlink"/>
            <w:rFonts w:cs="Times New Roman"/>
            <w:sz w:val="20"/>
            <w:szCs w:val="20"/>
            <w:lang w:val="en-US"/>
          </w:rPr>
          <w:t>10.1175/jcli-d-15-0669.1</w:t>
        </w:r>
      </w:hyperlink>
      <w:r w:rsidRPr="005D5915">
        <w:rPr>
          <w:rFonts w:cs="Times New Roman"/>
          <w:sz w:val="20"/>
          <w:szCs w:val="20"/>
          <w:lang w:val="en-GB"/>
        </w:rPr>
        <w:t>.</w:t>
      </w:r>
    </w:p>
    <w:p w14:paraId="1EFB7A37" w14:textId="0214C7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Z. et al., 2017: Merging high-resolution satellite-based precipitation fields and point-scale rain gauge measurements-A case study in Chile.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122(10)</w:t>
      </w:r>
      <w:r w:rsidRPr="005D5915">
        <w:rPr>
          <w:rFonts w:cs="Times New Roman"/>
          <w:sz w:val="20"/>
          <w:szCs w:val="20"/>
          <w:lang w:val="en-GB"/>
        </w:rPr>
        <w:t>, 5267–5284, doi:</w:t>
      </w:r>
      <w:hyperlink r:id="rId1684" w:history="1">
        <w:r w:rsidRPr="005D5915">
          <w:rPr>
            <w:rStyle w:val="Hyperlink"/>
            <w:rFonts w:cs="Times New Roman"/>
            <w:sz w:val="20"/>
            <w:szCs w:val="20"/>
            <w:lang w:val="en-US"/>
          </w:rPr>
          <w:t>10.1002/2016jd026177</w:t>
        </w:r>
      </w:hyperlink>
      <w:r w:rsidRPr="005D5915">
        <w:rPr>
          <w:rFonts w:cs="Times New Roman"/>
          <w:sz w:val="20"/>
          <w:szCs w:val="20"/>
          <w:lang w:val="en-GB"/>
        </w:rPr>
        <w:t>.</w:t>
      </w:r>
    </w:p>
    <w:p w14:paraId="72347512" w14:textId="009B7D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Yano, J.-I. et al., 2018: Scientific Challenges of Convective-Scale Numerical Weather Prediction.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99(4)</w:t>
      </w:r>
      <w:r w:rsidRPr="005D5915">
        <w:rPr>
          <w:rFonts w:cs="Times New Roman"/>
          <w:sz w:val="20"/>
          <w:szCs w:val="20"/>
          <w:lang w:val="en-GB"/>
        </w:rPr>
        <w:t>, 699–710, doi:</w:t>
      </w:r>
      <w:hyperlink r:id="rId1685" w:history="1">
        <w:r w:rsidRPr="005D5915">
          <w:rPr>
            <w:rStyle w:val="Hyperlink"/>
            <w:rFonts w:cs="Times New Roman"/>
            <w:sz w:val="20"/>
            <w:szCs w:val="20"/>
            <w:lang w:val="en-US"/>
          </w:rPr>
          <w:t>10.1175/bams-d-17-0125.1</w:t>
        </w:r>
      </w:hyperlink>
      <w:r w:rsidRPr="005D5915">
        <w:rPr>
          <w:rFonts w:cs="Times New Roman"/>
          <w:sz w:val="20"/>
          <w:szCs w:val="20"/>
          <w:lang w:val="en-GB"/>
        </w:rPr>
        <w:t>.</w:t>
      </w:r>
    </w:p>
    <w:p w14:paraId="682D9013" w14:textId="04114C30"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Yao, T. et al., 2012a: Different glacier status with atmospheric circulations in Tibetan Plateau and surroundings.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2(9)</w:t>
      </w:r>
      <w:r w:rsidRPr="005D5915">
        <w:rPr>
          <w:rFonts w:cs="Times New Roman"/>
          <w:sz w:val="20"/>
          <w:szCs w:val="20"/>
        </w:rPr>
        <w:t>, 663–667, doi:</w:t>
      </w:r>
      <w:hyperlink r:id="rId1686" w:history="1">
        <w:r w:rsidRPr="005D5915">
          <w:rPr>
            <w:rStyle w:val="Hyperlink"/>
            <w:rFonts w:cs="Times New Roman"/>
            <w:sz w:val="20"/>
            <w:szCs w:val="20"/>
          </w:rPr>
          <w:t>10.1038/nclimate1580</w:t>
        </w:r>
      </w:hyperlink>
      <w:r w:rsidRPr="005D5915">
        <w:rPr>
          <w:rFonts w:cs="Times New Roman"/>
          <w:sz w:val="20"/>
          <w:szCs w:val="20"/>
        </w:rPr>
        <w:t>.</w:t>
      </w:r>
    </w:p>
    <w:p w14:paraId="26A47168" w14:textId="739B7A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Yao, T. et al., 2012b: Third Pole Environment (TPE). </w:t>
      </w:r>
      <w:r w:rsidRPr="005D5915">
        <w:rPr>
          <w:rFonts w:cs="Times New Roman"/>
          <w:i/>
          <w:sz w:val="20"/>
          <w:szCs w:val="20"/>
          <w:lang w:val="en-GB"/>
        </w:rPr>
        <w:t>Environmental Development</w:t>
      </w:r>
      <w:r w:rsidRPr="005D5915">
        <w:rPr>
          <w:rFonts w:cs="Times New Roman"/>
          <w:sz w:val="20"/>
          <w:szCs w:val="20"/>
          <w:lang w:val="en-GB"/>
        </w:rPr>
        <w:t xml:space="preserve">, </w:t>
      </w:r>
      <w:r w:rsidRPr="005D5915">
        <w:rPr>
          <w:rFonts w:cs="Times New Roman"/>
          <w:b/>
          <w:sz w:val="20"/>
          <w:szCs w:val="20"/>
          <w:lang w:val="en-GB"/>
        </w:rPr>
        <w:t>3</w:t>
      </w:r>
      <w:r w:rsidRPr="005D5915">
        <w:rPr>
          <w:rFonts w:cs="Times New Roman"/>
          <w:sz w:val="20"/>
          <w:szCs w:val="20"/>
          <w:lang w:val="en-GB"/>
        </w:rPr>
        <w:t>, 52–64, doi:</w:t>
      </w:r>
      <w:hyperlink r:id="rId1687" w:history="1">
        <w:r w:rsidRPr="005D5915">
          <w:rPr>
            <w:rStyle w:val="Hyperlink"/>
            <w:rFonts w:cs="Times New Roman"/>
            <w:sz w:val="20"/>
            <w:szCs w:val="20"/>
            <w:lang w:val="en-US"/>
          </w:rPr>
          <w:t>10.1016/j.envdev.2012.04.002</w:t>
        </w:r>
      </w:hyperlink>
      <w:r w:rsidRPr="005D5915">
        <w:rPr>
          <w:rFonts w:cs="Times New Roman"/>
          <w:sz w:val="20"/>
          <w:szCs w:val="20"/>
          <w:lang w:val="en-GB"/>
        </w:rPr>
        <w:t>.</w:t>
      </w:r>
    </w:p>
    <w:p w14:paraId="2EA999D6" w14:textId="3C5EF1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Yettella, V. and M.R. England, 2018: The Role of Internal Variability in Twenty-First-Century Projections of the Seasonal Cycle of Northern Hemisphere Surface Temperature.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123(23)</w:t>
      </w:r>
      <w:r w:rsidRPr="005D5915">
        <w:rPr>
          <w:rFonts w:cs="Times New Roman"/>
          <w:sz w:val="20"/>
          <w:szCs w:val="20"/>
          <w:lang w:val="en-GB"/>
        </w:rPr>
        <w:t>, doi:</w:t>
      </w:r>
      <w:hyperlink r:id="rId1688" w:history="1">
        <w:r w:rsidRPr="005D5915">
          <w:rPr>
            <w:rStyle w:val="Hyperlink"/>
            <w:rFonts w:cs="Times New Roman"/>
            <w:sz w:val="20"/>
            <w:szCs w:val="20"/>
            <w:lang w:val="en-US"/>
          </w:rPr>
          <w:t>10.1029/2018jd029066</w:t>
        </w:r>
      </w:hyperlink>
      <w:r w:rsidRPr="005D5915">
        <w:rPr>
          <w:rFonts w:cs="Times New Roman"/>
          <w:sz w:val="20"/>
          <w:szCs w:val="20"/>
          <w:lang w:val="en-GB"/>
        </w:rPr>
        <w:t>.</w:t>
      </w:r>
    </w:p>
    <w:p w14:paraId="215ABA89" w14:textId="6B8A91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Yokoi, S. et al., 2017: Diurnal cycle of precipitation observed in the western coastal area of Sumatra Island: Offshore preconditioning by gravity waves.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145(9)</w:t>
      </w:r>
      <w:r w:rsidRPr="005D5915">
        <w:rPr>
          <w:rFonts w:cs="Times New Roman"/>
          <w:sz w:val="20"/>
          <w:szCs w:val="20"/>
          <w:lang w:val="en-GB"/>
        </w:rPr>
        <w:t>, 3745–3761, doi:</w:t>
      </w:r>
      <w:hyperlink r:id="rId1689" w:history="1">
        <w:r w:rsidRPr="005D5915">
          <w:rPr>
            <w:rStyle w:val="Hyperlink"/>
            <w:rFonts w:cs="Times New Roman"/>
            <w:sz w:val="20"/>
            <w:szCs w:val="20"/>
            <w:lang w:val="en-US"/>
          </w:rPr>
          <w:t>10.1175/mwr-d-16-0468.1</w:t>
        </w:r>
      </w:hyperlink>
      <w:r w:rsidRPr="005D5915">
        <w:rPr>
          <w:rFonts w:cs="Times New Roman"/>
          <w:sz w:val="20"/>
          <w:szCs w:val="20"/>
          <w:lang w:val="en-GB"/>
        </w:rPr>
        <w:t>.</w:t>
      </w:r>
    </w:p>
    <w:p w14:paraId="3DFCE2AC" w14:textId="69B276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Yokoyama, C., Y.N. Takayabu, O. Arakawa, and T. Ose, 2019: A Study on Future Projections of Precipitation Characteristics around Japan in Early Summer Combining GPM DPR Observation and CMIP5 Large-Scale Environments.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5251–5274, doi:</w:t>
      </w:r>
      <w:hyperlink r:id="rId1690" w:history="1">
        <w:r w:rsidRPr="005D5915">
          <w:rPr>
            <w:rStyle w:val="Hyperlink"/>
            <w:rFonts w:cs="Times New Roman"/>
            <w:sz w:val="20"/>
            <w:szCs w:val="20"/>
            <w:lang w:val="en-US"/>
          </w:rPr>
          <w:t>10.1175/jcli-d-18-0656.1</w:t>
        </w:r>
      </w:hyperlink>
      <w:r w:rsidRPr="005D5915">
        <w:rPr>
          <w:rFonts w:cs="Times New Roman"/>
          <w:sz w:val="20"/>
          <w:szCs w:val="20"/>
          <w:lang w:val="en-GB"/>
        </w:rPr>
        <w:t>.</w:t>
      </w:r>
    </w:p>
    <w:p w14:paraId="7E7D80CF" w14:textId="548929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You, Q. et al., 2020: Elevation dependent warming over the Tibetan Plateau: Patterns, mechanisms and perspectives.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210(2005)</w:t>
      </w:r>
      <w:r w:rsidRPr="005D5915">
        <w:rPr>
          <w:rFonts w:cs="Times New Roman"/>
          <w:sz w:val="20"/>
          <w:szCs w:val="20"/>
          <w:lang w:val="en-GB"/>
        </w:rPr>
        <w:t>, 103349, doi:</w:t>
      </w:r>
      <w:hyperlink r:id="rId1691" w:history="1">
        <w:r w:rsidRPr="005D5915">
          <w:rPr>
            <w:rStyle w:val="Hyperlink"/>
            <w:rFonts w:cs="Times New Roman"/>
            <w:sz w:val="20"/>
            <w:szCs w:val="20"/>
            <w:lang w:val="en-US"/>
          </w:rPr>
          <w:t>10.1016/j.earscirev.2020.103349</w:t>
        </w:r>
      </w:hyperlink>
      <w:r w:rsidRPr="005D5915">
        <w:rPr>
          <w:rFonts w:cs="Times New Roman"/>
          <w:sz w:val="20"/>
          <w:szCs w:val="20"/>
          <w:lang w:val="en-GB"/>
        </w:rPr>
        <w:t>.</w:t>
      </w:r>
    </w:p>
    <w:p w14:paraId="2D1CD615" w14:textId="5E8991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You, Q.-L. et al., 2017: An overview of studies of observed climate change in the Hindu Kush Himalayan (HKH) region.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141–147, doi:</w:t>
      </w:r>
      <w:hyperlink r:id="rId1692" w:history="1">
        <w:r w:rsidRPr="005D5915">
          <w:rPr>
            <w:rStyle w:val="Hyperlink"/>
            <w:rFonts w:cs="Times New Roman"/>
            <w:sz w:val="20"/>
            <w:szCs w:val="20"/>
            <w:lang w:val="en-US"/>
          </w:rPr>
          <w:t>10.1016/j.accre.2017.04.001</w:t>
        </w:r>
      </w:hyperlink>
      <w:r w:rsidRPr="005D5915">
        <w:rPr>
          <w:rFonts w:cs="Times New Roman"/>
          <w:sz w:val="20"/>
          <w:szCs w:val="20"/>
          <w:lang w:val="en-GB"/>
        </w:rPr>
        <w:t>.</w:t>
      </w:r>
    </w:p>
    <w:p w14:paraId="5E95B08B" w14:textId="3FF5A9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Zakey, A.S., F. Solmon, and F. Giorgi, 2006: Implementation and testing of a desert dust module in a regional climate model.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6(12)</w:t>
      </w:r>
      <w:r w:rsidRPr="005D5915">
        <w:rPr>
          <w:rFonts w:cs="Times New Roman"/>
          <w:sz w:val="20"/>
          <w:szCs w:val="20"/>
          <w:lang w:val="en-GB"/>
        </w:rPr>
        <w:t>, 4687–4704, doi:</w:t>
      </w:r>
      <w:hyperlink r:id="rId1693" w:history="1">
        <w:r w:rsidRPr="005D5915">
          <w:rPr>
            <w:rStyle w:val="Hyperlink"/>
            <w:rFonts w:cs="Times New Roman"/>
            <w:sz w:val="20"/>
            <w:szCs w:val="20"/>
            <w:lang w:val="en-US"/>
          </w:rPr>
          <w:t>10.5194/acp-6-4687-2006</w:t>
        </w:r>
      </w:hyperlink>
      <w:r w:rsidRPr="005D5915">
        <w:rPr>
          <w:rFonts w:cs="Times New Roman"/>
          <w:sz w:val="20"/>
          <w:szCs w:val="20"/>
          <w:lang w:val="en-GB"/>
        </w:rPr>
        <w:t>.</w:t>
      </w:r>
    </w:p>
    <w:p w14:paraId="4E7CEB28" w14:textId="157118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Zambri, B., A.N. LeGrande, A. Robock, and J. Slawinska, 2017: Northern Hemisphere winter warming and summer monsoon reduction after volcanic eruptions over the last millennium. </w:t>
      </w:r>
      <w:r w:rsidRPr="005D5915">
        <w:rPr>
          <w:rFonts w:cs="Times New Roman"/>
          <w:i/>
          <w:sz w:val="20"/>
          <w:szCs w:val="20"/>
          <w:lang w:val="en-GB"/>
        </w:rPr>
        <w:t xml:space="preserve">Journal of Geophysical Research: </w:t>
      </w:r>
      <w:r w:rsidRPr="005D5915">
        <w:rPr>
          <w:rFonts w:cs="Times New Roman"/>
          <w:i/>
          <w:sz w:val="20"/>
          <w:szCs w:val="20"/>
          <w:lang w:val="en-GB"/>
        </w:rPr>
        <w:lastRenderedPageBreak/>
        <w:t>Atmospheres</w:t>
      </w:r>
      <w:r w:rsidRPr="005D5915">
        <w:rPr>
          <w:rFonts w:cs="Times New Roman"/>
          <w:sz w:val="20"/>
          <w:szCs w:val="20"/>
          <w:lang w:val="en-GB"/>
        </w:rPr>
        <w:t xml:space="preserve">, </w:t>
      </w:r>
      <w:r w:rsidRPr="005D5915">
        <w:rPr>
          <w:rFonts w:cs="Times New Roman"/>
          <w:b/>
          <w:sz w:val="20"/>
          <w:szCs w:val="20"/>
          <w:lang w:val="en-GB"/>
        </w:rPr>
        <w:t>122(15)</w:t>
      </w:r>
      <w:r w:rsidRPr="005D5915">
        <w:rPr>
          <w:rFonts w:cs="Times New Roman"/>
          <w:sz w:val="20"/>
          <w:szCs w:val="20"/>
          <w:lang w:val="en-GB"/>
        </w:rPr>
        <w:t>, 7971–7989, doi:</w:t>
      </w:r>
      <w:hyperlink r:id="rId1694" w:history="1">
        <w:r w:rsidRPr="005D5915">
          <w:rPr>
            <w:rStyle w:val="Hyperlink"/>
            <w:rFonts w:cs="Times New Roman"/>
            <w:sz w:val="20"/>
            <w:szCs w:val="20"/>
            <w:lang w:val="en-US"/>
          </w:rPr>
          <w:t>10.1002/2017jd026728</w:t>
        </w:r>
      </w:hyperlink>
      <w:r w:rsidRPr="005D5915">
        <w:rPr>
          <w:rFonts w:cs="Times New Roman"/>
          <w:sz w:val="20"/>
          <w:szCs w:val="20"/>
          <w:lang w:val="en-GB"/>
        </w:rPr>
        <w:t>.</w:t>
      </w:r>
    </w:p>
    <w:p w14:paraId="2ED8A7F6" w14:textId="61CD9B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Zampieri, M. et al., 2009: Hot European Summers and the Role of Soil Moisture in the Propagation of Mediterranean Drought.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22(18)</w:t>
      </w:r>
      <w:r w:rsidRPr="005D5915">
        <w:rPr>
          <w:rFonts w:cs="Times New Roman"/>
          <w:sz w:val="20"/>
          <w:szCs w:val="20"/>
          <w:lang w:val="en-GB"/>
        </w:rPr>
        <w:t>, 4747–4758, doi:</w:t>
      </w:r>
      <w:hyperlink r:id="rId1695" w:history="1">
        <w:r w:rsidRPr="005D5915">
          <w:rPr>
            <w:rStyle w:val="Hyperlink"/>
            <w:rFonts w:cs="Times New Roman"/>
            <w:sz w:val="20"/>
            <w:szCs w:val="20"/>
            <w:lang w:val="en-US"/>
          </w:rPr>
          <w:t>10.1175/2009jcli2568.1</w:t>
        </w:r>
      </w:hyperlink>
      <w:r w:rsidRPr="005D5915">
        <w:rPr>
          <w:rFonts w:cs="Times New Roman"/>
          <w:sz w:val="20"/>
          <w:szCs w:val="20"/>
          <w:lang w:val="en-GB"/>
        </w:rPr>
        <w:t>.</w:t>
      </w:r>
    </w:p>
    <w:p w14:paraId="27CF295D" w14:textId="4A8B57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Zamrane, Z., I. Turki, B. Laignel, G. Mahé, and N.-E. Laftouhi, 2016: Characterization of the Interannual Variability of Precipitation and Streamflow in Tensift and Ksob Basins (Morocco) and Links with the NAO.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7(6)</w:t>
      </w:r>
      <w:r w:rsidRPr="005D5915">
        <w:rPr>
          <w:rFonts w:cs="Times New Roman"/>
          <w:sz w:val="20"/>
          <w:szCs w:val="20"/>
          <w:lang w:val="en-GB"/>
        </w:rPr>
        <w:t>, 84, doi:</w:t>
      </w:r>
      <w:hyperlink r:id="rId1696" w:history="1">
        <w:r w:rsidRPr="005D5915">
          <w:rPr>
            <w:rStyle w:val="Hyperlink"/>
            <w:rFonts w:cs="Times New Roman"/>
            <w:sz w:val="20"/>
            <w:szCs w:val="20"/>
            <w:lang w:val="en-US"/>
          </w:rPr>
          <w:t>10.3390/atmos7060084</w:t>
        </w:r>
      </w:hyperlink>
      <w:r w:rsidRPr="005D5915">
        <w:rPr>
          <w:rFonts w:cs="Times New Roman"/>
          <w:sz w:val="20"/>
          <w:szCs w:val="20"/>
          <w:lang w:val="en-GB"/>
        </w:rPr>
        <w:t>.</w:t>
      </w:r>
    </w:p>
    <w:p w14:paraId="5E9BA2B9" w14:textId="62EE4C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2013: Delayed winter warming: A robust decadal response to strong tropical volcanic eruptions?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204–209, doi:</w:t>
      </w:r>
      <w:hyperlink r:id="rId1697" w:history="1">
        <w:r w:rsidRPr="005D5915">
          <w:rPr>
            <w:rStyle w:val="Hyperlink"/>
            <w:rFonts w:cs="Times New Roman"/>
            <w:sz w:val="20"/>
            <w:szCs w:val="20"/>
            <w:lang w:val="en-US"/>
          </w:rPr>
          <w:t>10.1029/2012gl054403</w:t>
        </w:r>
      </w:hyperlink>
      <w:r w:rsidRPr="005D5915">
        <w:rPr>
          <w:rFonts w:cs="Times New Roman"/>
          <w:sz w:val="20"/>
          <w:szCs w:val="20"/>
          <w:lang w:val="en-GB"/>
        </w:rPr>
        <w:t>.</w:t>
      </w:r>
    </w:p>
    <w:p w14:paraId="6AEB2FC7" w14:textId="2FA6C7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2016: The Model Intercomparison Project on the climatic response to Volcanic forcing (VolMIP): experimental design and forcing input data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2701–2719, doi:</w:t>
      </w:r>
      <w:hyperlink r:id="rId1698" w:history="1">
        <w:r w:rsidRPr="005D5915">
          <w:rPr>
            <w:rStyle w:val="Hyperlink"/>
            <w:rFonts w:cs="Times New Roman"/>
            <w:sz w:val="20"/>
            <w:szCs w:val="20"/>
            <w:lang w:val="en-US"/>
          </w:rPr>
          <w:t>10.5194/gmd-9-2701-2016</w:t>
        </w:r>
      </w:hyperlink>
      <w:r w:rsidRPr="005D5915">
        <w:rPr>
          <w:rFonts w:cs="Times New Roman"/>
          <w:sz w:val="20"/>
          <w:szCs w:val="20"/>
          <w:lang w:val="en-GB"/>
        </w:rPr>
        <w:t>.</w:t>
      </w:r>
    </w:p>
    <w:p w14:paraId="2C431338" w14:textId="0CDACA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2019: Clarifying the Relative Role of Forcing Uncertainties and Initial-Condition Unknowns in Spreading the Climate Response to Volcanic Eruptions.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46(3)</w:t>
      </w:r>
      <w:r w:rsidRPr="005D5915">
        <w:rPr>
          <w:rFonts w:cs="Times New Roman"/>
          <w:sz w:val="20"/>
          <w:szCs w:val="20"/>
          <w:lang w:val="en-GB"/>
        </w:rPr>
        <w:t>, 1602–1611, doi:</w:t>
      </w:r>
      <w:hyperlink r:id="rId1699" w:history="1">
        <w:r w:rsidRPr="005D5915">
          <w:rPr>
            <w:rStyle w:val="Hyperlink"/>
            <w:rFonts w:cs="Times New Roman"/>
            <w:sz w:val="20"/>
            <w:szCs w:val="20"/>
            <w:lang w:val="en-US"/>
          </w:rPr>
          <w:t>10.1029/2018gl081018</w:t>
        </w:r>
      </w:hyperlink>
      <w:r w:rsidRPr="005D5915">
        <w:rPr>
          <w:rFonts w:cs="Times New Roman"/>
          <w:sz w:val="20"/>
          <w:szCs w:val="20"/>
          <w:lang w:val="en-GB"/>
        </w:rPr>
        <w:t>.</w:t>
      </w:r>
    </w:p>
    <w:p w14:paraId="40899993" w14:textId="15B060C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Zandler, H., I. Haag, and C. Samimi, 2019: Evaluation needs and temporal performance differences of gridded precipitation products in peripheral mountain regions.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15118, doi:</w:t>
      </w:r>
      <w:hyperlink r:id="rId1700" w:history="1">
        <w:r w:rsidRPr="005D5915">
          <w:rPr>
            <w:rStyle w:val="Hyperlink"/>
            <w:rFonts w:cs="Times New Roman"/>
            <w:sz w:val="20"/>
            <w:szCs w:val="20"/>
            <w:lang w:val="en-US"/>
          </w:rPr>
          <w:t>10.1038/s41598-019-51666-z</w:t>
        </w:r>
      </w:hyperlink>
      <w:r w:rsidRPr="005D5915">
        <w:rPr>
          <w:rFonts w:cs="Times New Roman"/>
          <w:sz w:val="20"/>
          <w:szCs w:val="20"/>
          <w:lang w:val="en-GB"/>
        </w:rPr>
        <w:t>.</w:t>
      </w:r>
    </w:p>
    <w:p w14:paraId="2A7DAD54" w14:textId="752272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Zängl, G., 2004: A reexamination of the valley wind system in the Alpine Inn Valley with numerical simulations.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87(4)</w:t>
      </w:r>
      <w:r w:rsidRPr="005D5915">
        <w:rPr>
          <w:rFonts w:cs="Times New Roman"/>
          <w:sz w:val="20"/>
          <w:szCs w:val="20"/>
          <w:lang w:val="en-GB"/>
        </w:rPr>
        <w:t>, 241–256, doi:</w:t>
      </w:r>
      <w:hyperlink r:id="rId1701" w:history="1">
        <w:r w:rsidRPr="005D5915">
          <w:rPr>
            <w:rStyle w:val="Hyperlink"/>
            <w:rFonts w:cs="Times New Roman"/>
            <w:sz w:val="20"/>
            <w:szCs w:val="20"/>
            <w:lang w:val="en-US"/>
          </w:rPr>
          <w:t>10.1007/s00703-003-0056-5</w:t>
        </w:r>
      </w:hyperlink>
      <w:r w:rsidRPr="005D5915">
        <w:rPr>
          <w:rFonts w:cs="Times New Roman"/>
          <w:sz w:val="20"/>
          <w:szCs w:val="20"/>
          <w:lang w:val="en-GB"/>
        </w:rPr>
        <w:t>.</w:t>
      </w:r>
    </w:p>
    <w:p w14:paraId="458602CD" w14:textId="4DAB0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Zanna, L., P.G.L. Porta Mana, J. Anstey, T. David, and T. Bolton, 2017: Scale-aware deterministic and stochastic parametrizations of eddy-mean flow interaction. </w:t>
      </w:r>
      <w:r w:rsidRPr="005D5915">
        <w:rPr>
          <w:rFonts w:cs="Times New Roman"/>
          <w:i/>
          <w:sz w:val="20"/>
          <w:szCs w:val="20"/>
          <w:lang w:val="en-GB"/>
        </w:rPr>
        <w:t>Ocean Modelling</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66–80, doi:</w:t>
      </w:r>
      <w:hyperlink r:id="rId1702" w:history="1">
        <w:r w:rsidRPr="005D5915">
          <w:rPr>
            <w:rStyle w:val="Hyperlink"/>
            <w:rFonts w:cs="Times New Roman"/>
            <w:sz w:val="20"/>
            <w:szCs w:val="20"/>
            <w:lang w:val="en-US"/>
          </w:rPr>
          <w:t>10.1016/j.ocemod.2017.01.004</w:t>
        </w:r>
      </w:hyperlink>
      <w:r w:rsidRPr="005D5915">
        <w:rPr>
          <w:rFonts w:cs="Times New Roman"/>
          <w:sz w:val="20"/>
          <w:szCs w:val="20"/>
          <w:lang w:val="en-GB"/>
        </w:rPr>
        <w:t>.</w:t>
      </w:r>
    </w:p>
    <w:p w14:paraId="34ED3ACF" w14:textId="049385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Zanna, L. et al., 2019: Uncertainty and scale interactions in ocean ensembles: From seasonal forecasts to multidecadal climate predictions.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145(S1)</w:t>
      </w:r>
      <w:r w:rsidRPr="005D5915">
        <w:rPr>
          <w:rFonts w:cs="Times New Roman"/>
          <w:sz w:val="20"/>
          <w:szCs w:val="20"/>
          <w:lang w:val="en-GB"/>
        </w:rPr>
        <w:t>, 160–175, doi:</w:t>
      </w:r>
      <w:hyperlink r:id="rId1703" w:history="1">
        <w:r w:rsidRPr="005D5915">
          <w:rPr>
            <w:rStyle w:val="Hyperlink"/>
            <w:rFonts w:cs="Times New Roman"/>
            <w:sz w:val="20"/>
            <w:szCs w:val="20"/>
            <w:lang w:val="en-US"/>
          </w:rPr>
          <w:t>10.1002/qj.3397</w:t>
        </w:r>
      </w:hyperlink>
      <w:r w:rsidRPr="005D5915">
        <w:rPr>
          <w:rFonts w:cs="Times New Roman"/>
          <w:sz w:val="20"/>
          <w:szCs w:val="20"/>
          <w:lang w:val="en-GB"/>
        </w:rPr>
        <w:t>.</w:t>
      </w:r>
    </w:p>
    <w:p w14:paraId="2A881833" w14:textId="2D0A34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2019: Regional Climate Impacts of Future Changes in the Mid–Latitude Atmospheric Circulation: a Storyline View.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358–371, doi:</w:t>
      </w:r>
      <w:hyperlink r:id="rId1704" w:history="1">
        <w:r w:rsidRPr="005D5915">
          <w:rPr>
            <w:rStyle w:val="Hyperlink"/>
            <w:rFonts w:cs="Times New Roman"/>
            <w:sz w:val="20"/>
            <w:szCs w:val="20"/>
            <w:lang w:val="en-US"/>
          </w:rPr>
          <w:t>10.1007/s40641-019-00146-7</w:t>
        </w:r>
      </w:hyperlink>
      <w:r w:rsidRPr="005D5915">
        <w:rPr>
          <w:rFonts w:cs="Times New Roman"/>
          <w:sz w:val="20"/>
          <w:szCs w:val="20"/>
          <w:lang w:val="en-GB"/>
        </w:rPr>
        <w:t>.</w:t>
      </w:r>
    </w:p>
    <w:p w14:paraId="7B8CD02A" w14:textId="17E7AF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and T.G. Shepherd, 2017: Storylines of Atmospheric Circulation Change for European Regional Climate Impact Assessment.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6561–6577, doi:</w:t>
      </w:r>
      <w:hyperlink r:id="rId1705" w:history="1">
        <w:r w:rsidRPr="005D5915">
          <w:rPr>
            <w:rStyle w:val="Hyperlink"/>
            <w:rFonts w:cs="Times New Roman"/>
            <w:sz w:val="20"/>
            <w:szCs w:val="20"/>
            <w:lang w:val="en-US"/>
          </w:rPr>
          <w:t>10.1175/jcli-d-16-0807.1</w:t>
        </w:r>
      </w:hyperlink>
      <w:r w:rsidRPr="005D5915">
        <w:rPr>
          <w:rFonts w:cs="Times New Roman"/>
          <w:sz w:val="20"/>
          <w:szCs w:val="20"/>
          <w:lang w:val="en-GB"/>
        </w:rPr>
        <w:t>.</w:t>
      </w:r>
    </w:p>
    <w:p w14:paraId="2E4A3D09" w14:textId="5F0958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V. Lucarini, and A. Navarra, 2011: Baroclinic Stationary Waves in Aquaplanet Models.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68(5)</w:t>
      </w:r>
      <w:r w:rsidRPr="005D5915">
        <w:rPr>
          <w:rFonts w:cs="Times New Roman"/>
          <w:sz w:val="20"/>
          <w:szCs w:val="20"/>
          <w:lang w:val="en-GB"/>
        </w:rPr>
        <w:t>, 1023–1040, doi:</w:t>
      </w:r>
      <w:hyperlink r:id="rId1706" w:history="1">
        <w:r w:rsidRPr="005D5915">
          <w:rPr>
            <w:rStyle w:val="Hyperlink"/>
            <w:rFonts w:cs="Times New Roman"/>
            <w:sz w:val="20"/>
            <w:szCs w:val="20"/>
            <w:lang w:val="en-US"/>
          </w:rPr>
          <w:t>10.1175/2011jas3573.1</w:t>
        </w:r>
      </w:hyperlink>
      <w:r w:rsidRPr="005D5915">
        <w:rPr>
          <w:rFonts w:cs="Times New Roman"/>
          <w:sz w:val="20"/>
          <w:szCs w:val="20"/>
          <w:lang w:val="en-GB"/>
        </w:rPr>
        <w:t>.</w:t>
      </w:r>
    </w:p>
    <w:p w14:paraId="04A4024A" w14:textId="20F8C8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F. Pithan, and T.G. Shepherd, 2018: Multimodel Evidence for an Atmospheric Circulation Response to Arctic Sea Ice Loss in the CMIP5 Future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1011–1019, doi:</w:t>
      </w:r>
      <w:hyperlink r:id="rId1707" w:history="1">
        <w:r w:rsidRPr="005D5915">
          <w:rPr>
            <w:rStyle w:val="Hyperlink"/>
            <w:rFonts w:cs="Times New Roman"/>
            <w:sz w:val="20"/>
            <w:szCs w:val="20"/>
            <w:lang w:val="en-US"/>
          </w:rPr>
          <w:t>10.1002/2017gl076096</w:t>
        </w:r>
      </w:hyperlink>
      <w:r w:rsidRPr="005D5915">
        <w:rPr>
          <w:rFonts w:cs="Times New Roman"/>
          <w:sz w:val="20"/>
          <w:szCs w:val="20"/>
          <w:lang w:val="en-GB"/>
        </w:rPr>
        <w:t>.</w:t>
      </w:r>
    </w:p>
    <w:p w14:paraId="032B91FF" w14:textId="45D750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P. Ceppi, and T.G. Shepherd, 2020: Time-evolving sea-surface warming patterns modulate the climate change response of subtropical precipitation over land. </w:t>
      </w:r>
      <w:r w:rsidRPr="005D5915">
        <w:rPr>
          <w:rFonts w:cs="Times New Roman"/>
          <w:i/>
          <w:sz w:val="20"/>
          <w:szCs w:val="20"/>
          <w:lang w:val="en-GB"/>
        </w:rPr>
        <w:t>Proceedings of the National Academy of Sciences</w:t>
      </w:r>
      <w:r w:rsidRPr="005D5915">
        <w:rPr>
          <w:rFonts w:cs="Times New Roman"/>
          <w:sz w:val="20"/>
          <w:szCs w:val="20"/>
          <w:lang w:val="en-GB"/>
        </w:rPr>
        <w:t>, doi:</w:t>
      </w:r>
      <w:hyperlink r:id="rId1708" w:history="1">
        <w:r w:rsidRPr="005D5915">
          <w:rPr>
            <w:rStyle w:val="Hyperlink"/>
            <w:rFonts w:cs="Times New Roman"/>
            <w:sz w:val="20"/>
            <w:szCs w:val="20"/>
            <w:lang w:val="en-US"/>
          </w:rPr>
          <w:t>10.1073/pnas.1911015117</w:t>
        </w:r>
      </w:hyperlink>
      <w:r w:rsidRPr="005D5915">
        <w:rPr>
          <w:rFonts w:cs="Times New Roman"/>
          <w:sz w:val="20"/>
          <w:szCs w:val="20"/>
          <w:lang w:val="en-GB"/>
        </w:rPr>
        <w:t>.</w:t>
      </w:r>
    </w:p>
    <w:p w14:paraId="703ED4F6" w14:textId="5BC361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Zeng, Z. et al., 2015: Regional air pollution brightening reverses the greenhouse gases induced warming-elevation relationship.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42(11)</w:t>
      </w:r>
      <w:r w:rsidRPr="005D5915">
        <w:rPr>
          <w:rFonts w:cs="Times New Roman"/>
          <w:sz w:val="20"/>
          <w:szCs w:val="20"/>
          <w:lang w:val="en-GB"/>
        </w:rPr>
        <w:t>, 4563–4572, doi:</w:t>
      </w:r>
      <w:hyperlink r:id="rId1709" w:history="1">
        <w:r w:rsidRPr="005D5915">
          <w:rPr>
            <w:rStyle w:val="Hyperlink"/>
            <w:rFonts w:cs="Times New Roman"/>
            <w:sz w:val="20"/>
            <w:szCs w:val="20"/>
            <w:lang w:val="en-US"/>
          </w:rPr>
          <w:t>10.1002/2015gl064410</w:t>
        </w:r>
      </w:hyperlink>
      <w:r w:rsidRPr="005D5915">
        <w:rPr>
          <w:rFonts w:cs="Times New Roman"/>
          <w:sz w:val="20"/>
          <w:szCs w:val="20"/>
          <w:lang w:val="en-GB"/>
        </w:rPr>
        <w:t>.</w:t>
      </w:r>
    </w:p>
    <w:p w14:paraId="717DE8F7" w14:textId="6476A1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Zerenner, T., V. Venema, P. Friederichs, and C. Simmer, 2016: Downscaling near-surface atmospheric fields with multi-objective Genetic Programming.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85–98, doi:</w:t>
      </w:r>
      <w:hyperlink r:id="rId1710" w:history="1">
        <w:r w:rsidRPr="005D5915">
          <w:rPr>
            <w:rStyle w:val="Hyperlink"/>
            <w:rFonts w:cs="Times New Roman"/>
            <w:sz w:val="20"/>
            <w:szCs w:val="20"/>
            <w:lang w:val="en-US"/>
          </w:rPr>
          <w:t>10.1016/j.envsoft.2016.06.009</w:t>
        </w:r>
      </w:hyperlink>
      <w:r w:rsidRPr="005D5915">
        <w:rPr>
          <w:rFonts w:cs="Times New Roman"/>
          <w:sz w:val="20"/>
          <w:szCs w:val="20"/>
          <w:lang w:val="en-GB"/>
        </w:rPr>
        <w:t>.</w:t>
      </w:r>
    </w:p>
    <w:p w14:paraId="3629436F" w14:textId="6BC531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Zhai, P., B. Zhou, and Y. Chen, 2018: A Review of Climate Change Attribution Studies. </w:t>
      </w:r>
      <w:r w:rsidRPr="005D5915">
        <w:rPr>
          <w:rFonts w:cs="Times New Roman"/>
          <w:i/>
          <w:sz w:val="20"/>
          <w:szCs w:val="20"/>
          <w:lang w:val="en-GB"/>
        </w:rPr>
        <w:t>Journal of Meteorological Research</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671–692, doi:</w:t>
      </w:r>
      <w:hyperlink r:id="rId1711" w:history="1">
        <w:r w:rsidRPr="005D5915">
          <w:rPr>
            <w:rStyle w:val="Hyperlink"/>
            <w:rFonts w:cs="Times New Roman"/>
            <w:sz w:val="20"/>
            <w:szCs w:val="20"/>
            <w:lang w:val="en-US"/>
          </w:rPr>
          <w:t>10.1007/s13351-018-8041-6</w:t>
        </w:r>
      </w:hyperlink>
      <w:r w:rsidRPr="005D5915">
        <w:rPr>
          <w:rFonts w:cs="Times New Roman"/>
          <w:sz w:val="20"/>
          <w:szCs w:val="20"/>
          <w:lang w:val="en-GB"/>
        </w:rPr>
        <w:t>.</w:t>
      </w:r>
    </w:p>
    <w:p w14:paraId="0708F051" w14:textId="6E3E6C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 Y.-J. et al., 2017: Changes in extreme precipitation events over the Hindu Kush Himalayan region during 1961–2012.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166–175, doi:</w:t>
      </w:r>
      <w:hyperlink r:id="rId1712" w:history="1">
        <w:r w:rsidRPr="005D5915">
          <w:rPr>
            <w:rStyle w:val="Hyperlink"/>
            <w:rFonts w:cs="Times New Roman"/>
            <w:sz w:val="20"/>
            <w:szCs w:val="20"/>
            <w:lang w:val="en-US"/>
          </w:rPr>
          <w:t>10.1016/j.accre.2017.08.002</w:t>
        </w:r>
      </w:hyperlink>
      <w:r w:rsidRPr="005D5915">
        <w:rPr>
          <w:rFonts w:cs="Times New Roman"/>
          <w:sz w:val="20"/>
          <w:szCs w:val="20"/>
          <w:lang w:val="en-GB"/>
        </w:rPr>
        <w:t>.</w:t>
      </w:r>
    </w:p>
    <w:p w14:paraId="6BCECE25" w14:textId="12A6D0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C., Y. Wang, K. Hamilton, and A. Lauer, 2016: Dynamical downscaling of the climate for the Hawaiian islands. Part II: Projection for the late twenty-first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8333–8354, doi:</w:t>
      </w:r>
      <w:hyperlink r:id="rId1713" w:history="1">
        <w:r w:rsidRPr="005D5915">
          <w:rPr>
            <w:rStyle w:val="Hyperlink"/>
            <w:rFonts w:cs="Times New Roman"/>
            <w:sz w:val="20"/>
            <w:szCs w:val="20"/>
            <w:lang w:val="en-US"/>
          </w:rPr>
          <w:t>10.1175/jcli-d-16-0038.1</w:t>
        </w:r>
      </w:hyperlink>
      <w:r w:rsidRPr="005D5915">
        <w:rPr>
          <w:rFonts w:cs="Times New Roman"/>
          <w:sz w:val="20"/>
          <w:szCs w:val="20"/>
          <w:lang w:val="en-GB"/>
        </w:rPr>
        <w:t>.</w:t>
      </w:r>
    </w:p>
    <w:p w14:paraId="24A2DAD9" w14:textId="44C52C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G.J., M. Cai, and A. Hu, 2013: Energy consumption and the unexplained winter warming over northern Asia and North America.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3(5)</w:t>
      </w:r>
      <w:r w:rsidRPr="005D5915">
        <w:rPr>
          <w:rFonts w:cs="Times New Roman"/>
          <w:sz w:val="20"/>
          <w:szCs w:val="20"/>
          <w:lang w:val="en-GB"/>
        </w:rPr>
        <w:t>, 466–470, doi:</w:t>
      </w:r>
      <w:hyperlink r:id="rId1714" w:history="1">
        <w:r w:rsidRPr="005D5915">
          <w:rPr>
            <w:rStyle w:val="Hyperlink"/>
            <w:rFonts w:cs="Times New Roman"/>
            <w:sz w:val="20"/>
            <w:szCs w:val="20"/>
            <w:lang w:val="en-US"/>
          </w:rPr>
          <w:t>10.1038/nclimate1803</w:t>
        </w:r>
      </w:hyperlink>
      <w:r w:rsidRPr="005D5915">
        <w:rPr>
          <w:rFonts w:cs="Times New Roman"/>
          <w:sz w:val="20"/>
          <w:szCs w:val="20"/>
          <w:lang w:val="en-GB"/>
        </w:rPr>
        <w:t>.</w:t>
      </w:r>
    </w:p>
    <w:p w14:paraId="5B382A1E" w14:textId="7552AE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and T.L. Delworth, 2018: Robustness of anthropogenically forced decadal precipitation changes projected for the 21st century.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1150, doi:</w:t>
      </w:r>
      <w:hyperlink r:id="rId1715" w:history="1">
        <w:r w:rsidRPr="005D5915">
          <w:rPr>
            <w:rStyle w:val="Hyperlink"/>
            <w:rFonts w:cs="Times New Roman"/>
            <w:sz w:val="20"/>
            <w:szCs w:val="20"/>
            <w:lang w:val="en-US"/>
          </w:rPr>
          <w:t>10.1038/s41467-018-03611-3</w:t>
        </w:r>
      </w:hyperlink>
      <w:r w:rsidRPr="005D5915">
        <w:rPr>
          <w:rFonts w:cs="Times New Roman"/>
          <w:sz w:val="20"/>
          <w:szCs w:val="20"/>
          <w:lang w:val="en-GB"/>
        </w:rPr>
        <w:t>.</w:t>
      </w:r>
    </w:p>
    <w:p w14:paraId="7FF5570C" w14:textId="43D674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B. Xie, and Z. Wang, 2018: Effective Radiative Forcing and Climate Response to Short-Lived Climate Pollutants Under Different Scenarios.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6(6)</w:t>
      </w:r>
      <w:r w:rsidRPr="005D5915">
        <w:rPr>
          <w:rFonts w:cs="Times New Roman"/>
          <w:sz w:val="20"/>
          <w:szCs w:val="20"/>
          <w:lang w:val="en-GB"/>
        </w:rPr>
        <w:t>, 857–866, doi:</w:t>
      </w:r>
      <w:hyperlink r:id="rId1716" w:history="1">
        <w:r w:rsidRPr="005D5915">
          <w:rPr>
            <w:rStyle w:val="Hyperlink"/>
            <w:rFonts w:cs="Times New Roman"/>
            <w:sz w:val="20"/>
            <w:szCs w:val="20"/>
            <w:lang w:val="en-US"/>
          </w:rPr>
          <w:t>10.1029/2018ef000832</w:t>
        </w:r>
      </w:hyperlink>
      <w:r w:rsidRPr="005D5915">
        <w:rPr>
          <w:rFonts w:cs="Times New Roman"/>
          <w:sz w:val="20"/>
          <w:szCs w:val="20"/>
          <w:lang w:val="en-GB"/>
        </w:rPr>
        <w:t>.</w:t>
      </w:r>
    </w:p>
    <w:p w14:paraId="153A6BDA" w14:textId="624E65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et al., 2016: Detection, Attribution, and Projection of Regional Rainfall Changes on (Multi-) Decadal Time Scales: A Focus on Southeastern South America.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29(23)</w:t>
      </w:r>
      <w:r w:rsidRPr="005D5915">
        <w:rPr>
          <w:rFonts w:cs="Times New Roman"/>
          <w:sz w:val="20"/>
          <w:szCs w:val="20"/>
          <w:lang w:val="en-GB"/>
        </w:rPr>
        <w:t>, 8515–8534, doi:</w:t>
      </w:r>
      <w:hyperlink r:id="rId1717" w:history="1">
        <w:r w:rsidRPr="005D5915">
          <w:rPr>
            <w:rStyle w:val="Hyperlink"/>
            <w:rFonts w:cs="Times New Roman"/>
            <w:sz w:val="20"/>
            <w:szCs w:val="20"/>
            <w:lang w:val="en-US"/>
          </w:rPr>
          <w:t>10.1175/jcli-d-16-0287.1</w:t>
        </w:r>
      </w:hyperlink>
      <w:r w:rsidRPr="005D5915">
        <w:rPr>
          <w:rFonts w:cs="Times New Roman"/>
          <w:sz w:val="20"/>
          <w:szCs w:val="20"/>
          <w:lang w:val="en-GB"/>
        </w:rPr>
        <w:t>.</w:t>
      </w:r>
    </w:p>
    <w:p w14:paraId="748E77C6" w14:textId="2F85AD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J., F. Wang, K.B. Tokarska, and Z. Yang, 2020: Multiple possibilities for future precipitation changes in Asia under the Paris Agreement.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40(11)</w:t>
      </w:r>
      <w:r w:rsidRPr="005D5915">
        <w:rPr>
          <w:rFonts w:cs="Times New Roman"/>
          <w:sz w:val="20"/>
          <w:szCs w:val="20"/>
          <w:lang w:val="en-GB"/>
        </w:rPr>
        <w:t>, 4888–4902, doi:</w:t>
      </w:r>
      <w:hyperlink r:id="rId1718" w:history="1">
        <w:r w:rsidRPr="005D5915">
          <w:rPr>
            <w:rStyle w:val="Hyperlink"/>
            <w:rFonts w:cs="Times New Roman"/>
            <w:sz w:val="20"/>
            <w:szCs w:val="20"/>
            <w:lang w:val="en-US"/>
          </w:rPr>
          <w:t>10.1002/joc.6495</w:t>
        </w:r>
      </w:hyperlink>
      <w:r w:rsidRPr="005D5915">
        <w:rPr>
          <w:rFonts w:cs="Times New Roman"/>
          <w:sz w:val="20"/>
          <w:szCs w:val="20"/>
          <w:lang w:val="en-GB"/>
        </w:rPr>
        <w:t>.</w:t>
      </w:r>
    </w:p>
    <w:p w14:paraId="3663A4FA" w14:textId="31E5D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K. et al., 2014: Technical Note: On the use of nudging for aerosol–climate model intercomparison studies. </w:t>
      </w:r>
      <w:r w:rsidRPr="005D5915">
        <w:rPr>
          <w:rFonts w:cs="Times New Roman"/>
          <w:i/>
          <w:sz w:val="20"/>
          <w:szCs w:val="20"/>
          <w:lang w:val="en-GB"/>
        </w:rPr>
        <w:lastRenderedPageBreak/>
        <w:t>Atmospheric Chemistry and Physics</w:t>
      </w:r>
      <w:r w:rsidRPr="005D5915">
        <w:rPr>
          <w:rFonts w:cs="Times New Roman"/>
          <w:sz w:val="20"/>
          <w:szCs w:val="20"/>
          <w:lang w:val="en-GB"/>
        </w:rPr>
        <w:t xml:space="preserve">, </w:t>
      </w:r>
      <w:r w:rsidRPr="005D5915">
        <w:rPr>
          <w:rFonts w:cs="Times New Roman"/>
          <w:b/>
          <w:sz w:val="20"/>
          <w:szCs w:val="20"/>
          <w:lang w:val="en-GB"/>
        </w:rPr>
        <w:t>14(16)</w:t>
      </w:r>
      <w:r w:rsidRPr="005D5915">
        <w:rPr>
          <w:rFonts w:cs="Times New Roman"/>
          <w:sz w:val="20"/>
          <w:szCs w:val="20"/>
          <w:lang w:val="en-GB"/>
        </w:rPr>
        <w:t>, 8631–8645, doi:</w:t>
      </w:r>
      <w:hyperlink r:id="rId1719" w:history="1">
        <w:r w:rsidRPr="005D5915">
          <w:rPr>
            <w:rStyle w:val="Hyperlink"/>
            <w:rFonts w:cs="Times New Roman"/>
            <w:sz w:val="20"/>
            <w:szCs w:val="20"/>
            <w:lang w:val="en-US"/>
          </w:rPr>
          <w:t>10.5194/acp-14-8631-2014</w:t>
        </w:r>
      </w:hyperlink>
      <w:r w:rsidRPr="005D5915">
        <w:rPr>
          <w:rFonts w:cs="Times New Roman"/>
          <w:sz w:val="20"/>
          <w:szCs w:val="20"/>
          <w:lang w:val="en-GB"/>
        </w:rPr>
        <w:t>.</w:t>
      </w:r>
    </w:p>
    <w:p w14:paraId="5972A65F" w14:textId="6249FB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R., C. Sun, J. Zhu, R. Zhang, and W. Li, 2020: Increased European heat waves in recent decades in response to shrinking Arctic sea ice and Eurasian snow cover.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7, doi:</w:t>
      </w:r>
      <w:hyperlink r:id="rId1720" w:history="1">
        <w:r w:rsidRPr="005D5915">
          <w:rPr>
            <w:rStyle w:val="Hyperlink"/>
            <w:rFonts w:cs="Times New Roman"/>
            <w:sz w:val="20"/>
            <w:szCs w:val="20"/>
            <w:lang w:val="en-US"/>
          </w:rPr>
          <w:t>10.1038/s41612-020-0110-8</w:t>
        </w:r>
      </w:hyperlink>
      <w:r w:rsidRPr="005D5915">
        <w:rPr>
          <w:rFonts w:cs="Times New Roman"/>
          <w:sz w:val="20"/>
          <w:szCs w:val="20"/>
          <w:lang w:val="en-GB"/>
        </w:rPr>
        <w:t>.</w:t>
      </w:r>
    </w:p>
    <w:p w14:paraId="4B474BCB" w14:textId="4E1B87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T., M.P. Hoerling, J. Perlwitz, and T. Xu, 2016: Forced Atmospheric Teleconnections during 1979–2014.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2333–2357, doi:</w:t>
      </w:r>
      <w:hyperlink r:id="rId1721" w:history="1">
        <w:r w:rsidRPr="005D5915">
          <w:rPr>
            <w:rStyle w:val="Hyperlink"/>
            <w:rFonts w:cs="Times New Roman"/>
            <w:sz w:val="20"/>
            <w:szCs w:val="20"/>
            <w:lang w:val="en-US"/>
          </w:rPr>
          <w:t>10.1175/jcli-d-15-0226.1</w:t>
        </w:r>
      </w:hyperlink>
      <w:r w:rsidRPr="005D5915">
        <w:rPr>
          <w:rFonts w:cs="Times New Roman"/>
          <w:sz w:val="20"/>
          <w:szCs w:val="20"/>
          <w:lang w:val="en-GB"/>
        </w:rPr>
        <w:t>.</w:t>
      </w:r>
    </w:p>
    <w:p w14:paraId="112D7391" w14:textId="39537A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W., T. Zhou, L. Zhang, and L. Zou, 2019: Future Intensification of the Water Cycle with an Enhanced Annual Cycle over Global Land Monsoon Regions.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32(17)</w:t>
      </w:r>
      <w:r w:rsidRPr="005D5915">
        <w:rPr>
          <w:rFonts w:cs="Times New Roman"/>
          <w:sz w:val="20"/>
          <w:szCs w:val="20"/>
          <w:lang w:val="en-GB"/>
        </w:rPr>
        <w:t>, 5437–5452, doi:</w:t>
      </w:r>
      <w:hyperlink r:id="rId1722" w:history="1">
        <w:r w:rsidRPr="005D5915">
          <w:rPr>
            <w:rStyle w:val="Hyperlink"/>
            <w:rFonts w:cs="Times New Roman"/>
            <w:sz w:val="20"/>
            <w:szCs w:val="20"/>
            <w:lang w:val="en-US"/>
          </w:rPr>
          <w:t>10.1175/jcli-d-18-0628.1</w:t>
        </w:r>
      </w:hyperlink>
      <w:r w:rsidRPr="005D5915">
        <w:rPr>
          <w:rFonts w:cs="Times New Roman"/>
          <w:sz w:val="20"/>
          <w:szCs w:val="20"/>
          <w:lang w:val="en-GB"/>
        </w:rPr>
        <w:t>.</w:t>
      </w:r>
    </w:p>
    <w:p w14:paraId="529F06D3" w14:textId="6C671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X. et al., 2011: Indices for monitoring changes in extremes based on daily temperature and precipitation data.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851–870, doi:</w:t>
      </w:r>
      <w:hyperlink r:id="rId1723" w:history="1">
        <w:r w:rsidRPr="005D5915">
          <w:rPr>
            <w:rStyle w:val="Hyperlink"/>
            <w:rFonts w:cs="Times New Roman"/>
            <w:sz w:val="20"/>
            <w:szCs w:val="20"/>
            <w:lang w:val="en-US"/>
          </w:rPr>
          <w:t>10.1002/wcc.147</w:t>
        </w:r>
      </w:hyperlink>
      <w:r w:rsidRPr="005D5915">
        <w:rPr>
          <w:rFonts w:cs="Times New Roman"/>
          <w:sz w:val="20"/>
          <w:szCs w:val="20"/>
          <w:lang w:val="en-GB"/>
        </w:rPr>
        <w:t>.</w:t>
      </w:r>
    </w:p>
    <w:p w14:paraId="4A80045B" w14:textId="64FC4F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Y. et al., 2018: Black carbon and mineral dust in snow cover on the Tibetan Plateau.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413–431, doi:</w:t>
      </w:r>
      <w:hyperlink r:id="rId1724" w:history="1">
        <w:r w:rsidRPr="005D5915">
          <w:rPr>
            <w:rStyle w:val="Hyperlink"/>
            <w:rFonts w:cs="Times New Roman"/>
            <w:sz w:val="20"/>
            <w:szCs w:val="20"/>
            <w:lang w:val="en-US"/>
          </w:rPr>
          <w:t>10.5194/tc-12-413-2018</w:t>
        </w:r>
      </w:hyperlink>
      <w:r w:rsidRPr="005D5915">
        <w:rPr>
          <w:rFonts w:cs="Times New Roman"/>
          <w:sz w:val="20"/>
          <w:szCs w:val="20"/>
          <w:lang w:val="en-GB"/>
        </w:rPr>
        <w:t>.</w:t>
      </w:r>
    </w:p>
    <w:p w14:paraId="3E723916" w14:textId="59B090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A.D., D.S. Stevenson, and M.A. Bollasina, 2019: The role of anthropogenic aerosols in future precipitation extremes over the Asian Monsoon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6257–6278, doi:</w:t>
      </w:r>
      <w:hyperlink r:id="rId1725" w:history="1">
        <w:r w:rsidRPr="005D5915">
          <w:rPr>
            <w:rStyle w:val="Hyperlink"/>
            <w:rFonts w:cs="Times New Roman"/>
            <w:sz w:val="20"/>
            <w:szCs w:val="20"/>
            <w:lang w:val="en-US"/>
          </w:rPr>
          <w:t>10.1007/s00382-018-4514-7</w:t>
        </w:r>
      </w:hyperlink>
      <w:r w:rsidRPr="005D5915">
        <w:rPr>
          <w:rFonts w:cs="Times New Roman"/>
          <w:sz w:val="20"/>
          <w:szCs w:val="20"/>
          <w:lang w:val="en-GB"/>
        </w:rPr>
        <w:t>.</w:t>
      </w:r>
    </w:p>
    <w:p w14:paraId="65B0B036" w14:textId="564F37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L., X. Lee, R.B. Smith, and K. Oleson, 2014: Strong contributions of local background climate to urban heat islands.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511(7508)</w:t>
      </w:r>
      <w:r w:rsidRPr="005D5915">
        <w:rPr>
          <w:rFonts w:cs="Times New Roman"/>
          <w:sz w:val="20"/>
          <w:szCs w:val="20"/>
          <w:lang w:val="en-GB"/>
        </w:rPr>
        <w:t>, 216–219, doi:</w:t>
      </w:r>
      <w:hyperlink r:id="rId1726" w:history="1">
        <w:r w:rsidRPr="005D5915">
          <w:rPr>
            <w:rStyle w:val="Hyperlink"/>
            <w:rFonts w:cs="Times New Roman"/>
            <w:sz w:val="20"/>
            <w:szCs w:val="20"/>
            <w:lang w:val="en-GB"/>
          </w:rPr>
          <w:t>10.1038/nature13462</w:t>
        </w:r>
      </w:hyperlink>
      <w:r w:rsidRPr="005D5915">
        <w:rPr>
          <w:rFonts w:cs="Times New Roman"/>
          <w:sz w:val="20"/>
          <w:szCs w:val="20"/>
          <w:lang w:val="en-GB"/>
        </w:rPr>
        <w:t>.</w:t>
      </w:r>
    </w:p>
    <w:p w14:paraId="3815883C" w14:textId="788FA5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L. et al., 2021: Global multi-model projections of local urban climates. </w:t>
      </w:r>
      <w:r w:rsidRPr="005D5915">
        <w:rPr>
          <w:rFonts w:cs="Times New Roman"/>
          <w:i/>
          <w:sz w:val="20"/>
          <w:szCs w:val="20"/>
          <w:lang w:val="en-GB"/>
        </w:rPr>
        <w:t>Nature Climate Change</w:t>
      </w:r>
      <w:r w:rsidRPr="005D5915">
        <w:rPr>
          <w:rFonts w:cs="Times New Roman"/>
          <w:sz w:val="20"/>
          <w:szCs w:val="20"/>
          <w:lang w:val="en-GB"/>
        </w:rPr>
        <w:t>, doi:</w:t>
      </w:r>
      <w:hyperlink r:id="rId1727" w:history="1">
        <w:r w:rsidRPr="005D5915">
          <w:rPr>
            <w:rStyle w:val="Hyperlink"/>
            <w:rFonts w:cs="Times New Roman"/>
            <w:sz w:val="20"/>
            <w:szCs w:val="20"/>
            <w:lang w:val="en-GB"/>
          </w:rPr>
          <w:t>10.1038/s41558-020-00958-8</w:t>
        </w:r>
      </w:hyperlink>
      <w:r w:rsidRPr="005D5915">
        <w:rPr>
          <w:rFonts w:cs="Times New Roman"/>
          <w:sz w:val="20"/>
          <w:szCs w:val="20"/>
          <w:lang w:val="en-GB"/>
        </w:rPr>
        <w:t>.</w:t>
      </w:r>
    </w:p>
    <w:p w14:paraId="39DFF484" w14:textId="687709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Zheng, F. et al., 2018: Crowdsourcing Methods for Data Collection in Geophysics: State of the Art, Issues, and Future Directions.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56(4)</w:t>
      </w:r>
      <w:r w:rsidRPr="005D5915">
        <w:rPr>
          <w:rFonts w:cs="Times New Roman"/>
          <w:sz w:val="20"/>
          <w:szCs w:val="20"/>
          <w:lang w:val="en-GB"/>
        </w:rPr>
        <w:t>, 698–740, doi:</w:t>
      </w:r>
      <w:hyperlink r:id="rId1728" w:history="1">
        <w:r w:rsidRPr="005D5915">
          <w:rPr>
            <w:rStyle w:val="Hyperlink"/>
            <w:rFonts w:cs="Times New Roman"/>
            <w:sz w:val="20"/>
            <w:szCs w:val="20"/>
            <w:lang w:val="en-US"/>
          </w:rPr>
          <w:t>10.1029/2018rg000616</w:t>
        </w:r>
      </w:hyperlink>
      <w:r w:rsidRPr="005D5915">
        <w:rPr>
          <w:rFonts w:cs="Times New Roman"/>
          <w:sz w:val="20"/>
          <w:szCs w:val="20"/>
          <w:lang w:val="en-GB"/>
        </w:rPr>
        <w:t>.</w:t>
      </w:r>
    </w:p>
    <w:p w14:paraId="39A4588D" w14:textId="6E8FDE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C. and K. Wang, 2016: Land surface temperature over global deserts: Means, variability, and trends.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121(24)</w:t>
      </w:r>
      <w:r w:rsidRPr="005D5915">
        <w:rPr>
          <w:rFonts w:cs="Times New Roman"/>
          <w:sz w:val="20"/>
          <w:szCs w:val="20"/>
          <w:lang w:val="en-GB"/>
        </w:rPr>
        <w:t>, 14,344–14,357, doi:</w:t>
      </w:r>
      <w:hyperlink r:id="rId1729" w:history="1">
        <w:r w:rsidRPr="005D5915">
          <w:rPr>
            <w:rStyle w:val="Hyperlink"/>
            <w:rFonts w:cs="Times New Roman"/>
            <w:sz w:val="20"/>
            <w:szCs w:val="20"/>
            <w:lang w:val="en-US"/>
          </w:rPr>
          <w:t>10.1002/2016jd025410</w:t>
        </w:r>
      </w:hyperlink>
      <w:r w:rsidRPr="005D5915">
        <w:rPr>
          <w:rFonts w:cs="Times New Roman"/>
          <w:sz w:val="20"/>
          <w:szCs w:val="20"/>
          <w:lang w:val="en-GB"/>
        </w:rPr>
        <w:t>.</w:t>
      </w:r>
    </w:p>
    <w:p w14:paraId="204D3628" w14:textId="437AD5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S., P. Huang, G. Huang, and K. Hu, 2019: Leading source and constraint on the systematic spread of the changes in East Asian and western North Pacific summer monsoon.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124059, doi:</w:t>
      </w:r>
      <w:hyperlink r:id="rId1730" w:history="1">
        <w:r w:rsidRPr="005D5915">
          <w:rPr>
            <w:rStyle w:val="Hyperlink"/>
            <w:rFonts w:cs="Times New Roman"/>
            <w:sz w:val="20"/>
            <w:szCs w:val="20"/>
            <w:lang w:val="en-US"/>
          </w:rPr>
          <w:t>10.1088/1748-9326/ab547c</w:t>
        </w:r>
      </w:hyperlink>
      <w:r w:rsidRPr="005D5915">
        <w:rPr>
          <w:rFonts w:cs="Times New Roman"/>
          <w:sz w:val="20"/>
          <w:szCs w:val="20"/>
          <w:lang w:val="en-GB"/>
        </w:rPr>
        <w:t>.</w:t>
      </w:r>
    </w:p>
    <w:p w14:paraId="5A6BC7DE" w14:textId="40A11E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S. et al., 2021: Soil moisture–atmosphere feedbacks mitigate declining water availability in drylands.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38–44, doi:</w:t>
      </w:r>
      <w:hyperlink r:id="rId1731" w:history="1">
        <w:r w:rsidRPr="005D5915">
          <w:rPr>
            <w:rStyle w:val="Hyperlink"/>
            <w:rFonts w:cs="Times New Roman"/>
            <w:sz w:val="20"/>
            <w:szCs w:val="20"/>
            <w:lang w:val="en-US"/>
          </w:rPr>
          <w:t>10.1038/s41558-020-00945-z</w:t>
        </w:r>
      </w:hyperlink>
      <w:r w:rsidRPr="005D5915">
        <w:rPr>
          <w:rFonts w:cs="Times New Roman"/>
          <w:sz w:val="20"/>
          <w:szCs w:val="20"/>
          <w:lang w:val="en-GB"/>
        </w:rPr>
        <w:t>.</w:t>
      </w:r>
    </w:p>
    <w:p w14:paraId="00251833" w14:textId="315786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T., F. Song, K.J. Ha, and X. Chen, 2017: Decadal changes of East Asian summer monsoon: Contributions of internal variability and external forcing. In: </w:t>
      </w:r>
      <w:r w:rsidRPr="005D5915">
        <w:rPr>
          <w:rFonts w:cs="Times New Roman"/>
          <w:i/>
          <w:sz w:val="20"/>
          <w:szCs w:val="20"/>
          <w:lang w:val="en-GB"/>
        </w:rPr>
        <w:t>The Global Monsoon System: Research and Forecasting (3rd Edition)</w:t>
      </w:r>
      <w:r w:rsidRPr="005D5915">
        <w:rPr>
          <w:rFonts w:cs="Times New Roman"/>
          <w:sz w:val="20"/>
          <w:szCs w:val="20"/>
          <w:lang w:val="en-GB"/>
        </w:rPr>
        <w:t xml:space="preserve"> [Chang, C.-P., H.-C. Kuo, N.-C. Lau, R.H. Johnson, B. Wang, and M.C. Wheeler (eds.)]. World Scientific, pp. 327–336, doi:</w:t>
      </w:r>
      <w:hyperlink r:id="rId1732" w:history="1">
        <w:r w:rsidRPr="005D5915">
          <w:rPr>
            <w:rStyle w:val="Hyperlink"/>
            <w:rFonts w:cs="Times New Roman"/>
            <w:sz w:val="20"/>
            <w:szCs w:val="20"/>
            <w:lang w:val="en-GB"/>
          </w:rPr>
          <w:t>10.1142/9789813200913_0026</w:t>
        </w:r>
      </w:hyperlink>
      <w:r w:rsidRPr="005D5915">
        <w:rPr>
          <w:rFonts w:cs="Times New Roman"/>
          <w:sz w:val="20"/>
          <w:szCs w:val="20"/>
          <w:lang w:val="en-GB"/>
        </w:rPr>
        <w:t>.</w:t>
      </w:r>
    </w:p>
    <w:p w14:paraId="05E1F0A7" w14:textId="20E938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T. et al., 2016: GMMIP (v1.0) contribution to CMIP6: Global Monsoons Model Inter-comparison Project.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3589–3604, doi:</w:t>
      </w:r>
      <w:hyperlink r:id="rId1733" w:history="1">
        <w:r w:rsidRPr="005D5915">
          <w:rPr>
            <w:rStyle w:val="Hyperlink"/>
            <w:rFonts w:cs="Times New Roman"/>
            <w:sz w:val="20"/>
            <w:szCs w:val="20"/>
            <w:lang w:val="en-GB"/>
          </w:rPr>
          <w:t>10.5194/gmd-9-3589-2016</w:t>
        </w:r>
      </w:hyperlink>
      <w:r w:rsidRPr="005D5915">
        <w:rPr>
          <w:rFonts w:cs="Times New Roman"/>
          <w:sz w:val="20"/>
          <w:szCs w:val="20"/>
          <w:lang w:val="en-GB"/>
        </w:rPr>
        <w:t>.</w:t>
      </w:r>
    </w:p>
    <w:p w14:paraId="2E1964BB" w14:textId="3FEF6F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Zhu, P. et al., 2012: A limited area model (LAM) intercomparison study of a TWP-ICE active monsoon mesoscale convective event.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117(D11)</w:t>
      </w:r>
      <w:r w:rsidRPr="005D5915">
        <w:rPr>
          <w:rFonts w:cs="Times New Roman"/>
          <w:sz w:val="20"/>
          <w:szCs w:val="20"/>
          <w:lang w:val="en-GB"/>
        </w:rPr>
        <w:t>, n/a–n/a, doi:</w:t>
      </w:r>
      <w:hyperlink r:id="rId1734" w:history="1">
        <w:r w:rsidRPr="005D5915">
          <w:rPr>
            <w:rStyle w:val="Hyperlink"/>
            <w:rFonts w:cs="Times New Roman"/>
            <w:sz w:val="20"/>
            <w:szCs w:val="20"/>
            <w:lang w:val="en-US"/>
          </w:rPr>
          <w:t>10.1029/2011jd016447</w:t>
        </w:r>
      </w:hyperlink>
      <w:r w:rsidRPr="005D5915">
        <w:rPr>
          <w:rFonts w:cs="Times New Roman"/>
          <w:sz w:val="20"/>
          <w:szCs w:val="20"/>
          <w:lang w:val="en-GB"/>
        </w:rPr>
        <w:t>.</w:t>
      </w:r>
    </w:p>
    <w:p w14:paraId="5F9742AC" w14:textId="014EC0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Zhuo, Z., C. Gao, and Y. Pan, 2014: Proxy evidence for China’s monsoon precipitation response to volcanic aerosols over the past seven centuries.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119(11)</w:t>
      </w:r>
      <w:r w:rsidRPr="005D5915">
        <w:rPr>
          <w:rFonts w:cs="Times New Roman"/>
          <w:sz w:val="20"/>
          <w:szCs w:val="20"/>
          <w:lang w:val="en-GB"/>
        </w:rPr>
        <w:t>, 6638–6652, doi:</w:t>
      </w:r>
      <w:hyperlink r:id="rId1735" w:history="1">
        <w:r w:rsidRPr="005D5915">
          <w:rPr>
            <w:rStyle w:val="Hyperlink"/>
            <w:rFonts w:cs="Times New Roman"/>
            <w:sz w:val="20"/>
            <w:szCs w:val="20"/>
            <w:lang w:val="en-US"/>
          </w:rPr>
          <w:t>10.1002/2013jd021061</w:t>
        </w:r>
      </w:hyperlink>
      <w:r w:rsidRPr="005D5915">
        <w:rPr>
          <w:rFonts w:cs="Times New Roman"/>
          <w:sz w:val="20"/>
          <w:szCs w:val="20"/>
          <w:lang w:val="en-GB"/>
        </w:rPr>
        <w:t>.</w:t>
      </w:r>
    </w:p>
    <w:p w14:paraId="4531808F" w14:textId="40519E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and P. Hadjinicolaou, 2017: The effect of radiation parameterization schemes on surface temperature in regional climate simulations over the MENA-CORDEX domain.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37(10)</w:t>
      </w:r>
      <w:r w:rsidRPr="005D5915">
        <w:rPr>
          <w:rFonts w:cs="Times New Roman"/>
          <w:sz w:val="20"/>
          <w:szCs w:val="20"/>
          <w:lang w:val="en-GB"/>
        </w:rPr>
        <w:t>, 3847–3862, doi:</w:t>
      </w:r>
      <w:hyperlink r:id="rId1736" w:history="1">
        <w:r w:rsidRPr="005D5915">
          <w:rPr>
            <w:rStyle w:val="Hyperlink"/>
            <w:rFonts w:cs="Times New Roman"/>
            <w:sz w:val="20"/>
            <w:szCs w:val="20"/>
            <w:lang w:val="en-US"/>
          </w:rPr>
          <w:t>10.1002/joc.4959</w:t>
        </w:r>
      </w:hyperlink>
      <w:r w:rsidRPr="005D5915">
        <w:rPr>
          <w:rFonts w:cs="Times New Roman"/>
          <w:sz w:val="20"/>
          <w:szCs w:val="20"/>
          <w:lang w:val="en-GB"/>
        </w:rPr>
        <w:t>.</w:t>
      </w:r>
    </w:p>
    <w:p w14:paraId="16402DDC" w14:textId="7C798D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A. Bruggeman, C. Camera, P. Hadjinicolaou, and J. Lelieveld, 2017: The added value of convection permitting simulations of extreme precipitation events over the eastern Mediterranean.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20–33, doi:</w:t>
      </w:r>
      <w:hyperlink r:id="rId1737" w:history="1">
        <w:r w:rsidRPr="005D5915">
          <w:rPr>
            <w:rStyle w:val="Hyperlink"/>
            <w:rFonts w:cs="Times New Roman"/>
            <w:sz w:val="20"/>
            <w:szCs w:val="20"/>
            <w:lang w:val="en-US"/>
          </w:rPr>
          <w:t>10.1016/j.atmosres.2017.03.002</w:t>
        </w:r>
      </w:hyperlink>
      <w:r w:rsidRPr="005D5915">
        <w:rPr>
          <w:rFonts w:cs="Times New Roman"/>
          <w:sz w:val="20"/>
          <w:szCs w:val="20"/>
          <w:lang w:val="en-GB"/>
        </w:rPr>
        <w:t>.</w:t>
      </w:r>
    </w:p>
    <w:p w14:paraId="5E292886" w14:textId="2ACF99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P. Hadjinicolaou, M. Klangidou, Y. Proestos, and J. Lelieveld, 2019: A multi-model, multi-scenario, and multi-domain analysis of regional climate projections for the Mediterranean.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19(8)</w:t>
      </w:r>
      <w:r w:rsidRPr="005D5915">
        <w:rPr>
          <w:rFonts w:cs="Times New Roman"/>
          <w:sz w:val="20"/>
          <w:szCs w:val="20"/>
          <w:lang w:val="en-GB"/>
        </w:rPr>
        <w:t>, 2621–2635, doi:</w:t>
      </w:r>
      <w:hyperlink r:id="rId1738" w:history="1">
        <w:r w:rsidRPr="005D5915">
          <w:rPr>
            <w:rStyle w:val="Hyperlink"/>
            <w:rFonts w:cs="Times New Roman"/>
            <w:sz w:val="20"/>
            <w:szCs w:val="20"/>
            <w:lang w:val="en-US"/>
          </w:rPr>
          <w:t>10.1007/s10113-019-01565-w</w:t>
        </w:r>
      </w:hyperlink>
      <w:r w:rsidRPr="005D5915">
        <w:rPr>
          <w:rFonts w:cs="Times New Roman"/>
          <w:sz w:val="20"/>
          <w:szCs w:val="20"/>
          <w:lang w:val="en-GB"/>
        </w:rPr>
        <w:t>.</w:t>
      </w:r>
    </w:p>
    <w:p w14:paraId="793577B1" w14:textId="42C033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Ziv, B., U. Dayan, Y. Kushnir, C. Roth, and Y. Enzel, 2006: Regional and global atmospheric patterns governing rainfall in the southern Levant.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55–73, doi:</w:t>
      </w:r>
      <w:hyperlink r:id="rId1739" w:history="1">
        <w:r w:rsidRPr="005D5915">
          <w:rPr>
            <w:rStyle w:val="Hyperlink"/>
            <w:rFonts w:cs="Times New Roman"/>
            <w:sz w:val="20"/>
            <w:szCs w:val="20"/>
            <w:lang w:val="en-US"/>
          </w:rPr>
          <w:t>10.1002/joc.1238</w:t>
        </w:r>
      </w:hyperlink>
      <w:r w:rsidRPr="005D5915">
        <w:rPr>
          <w:rFonts w:cs="Times New Roman"/>
          <w:sz w:val="20"/>
          <w:szCs w:val="20"/>
          <w:lang w:val="en-GB"/>
        </w:rPr>
        <w:t>.</w:t>
      </w:r>
    </w:p>
    <w:p w14:paraId="627ECD0C" w14:textId="65C6A4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2016a: A regional ocean–atmosphere coupled model developed for CORDEX East Asia: assessment of Asian summer monsoon simulation.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3627–3640, doi:</w:t>
      </w:r>
      <w:hyperlink r:id="rId1740" w:history="1">
        <w:r w:rsidRPr="005D5915">
          <w:rPr>
            <w:rStyle w:val="Hyperlink"/>
            <w:rFonts w:cs="Times New Roman"/>
            <w:sz w:val="20"/>
            <w:szCs w:val="20"/>
            <w:lang w:val="en-US"/>
          </w:rPr>
          <w:t>10.1007/s00382-016-3032-8</w:t>
        </w:r>
      </w:hyperlink>
      <w:r w:rsidRPr="005D5915">
        <w:rPr>
          <w:rFonts w:cs="Times New Roman"/>
          <w:sz w:val="20"/>
          <w:szCs w:val="20"/>
          <w:lang w:val="en-GB"/>
        </w:rPr>
        <w:t>.</w:t>
      </w:r>
    </w:p>
    <w:p w14:paraId="108FEEE6" w14:textId="17E5EC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2016b: Future summer precipitation changes over CORDEX-East Asia domain downscaled by a regional ocean-atmosphere coupled model: A comparison to the stand-alone RCM.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121(6)</w:t>
      </w:r>
      <w:r w:rsidRPr="005D5915">
        <w:rPr>
          <w:rFonts w:cs="Times New Roman"/>
          <w:sz w:val="20"/>
          <w:szCs w:val="20"/>
          <w:lang w:val="en-GB"/>
        </w:rPr>
        <w:t>, 2691–2704, doi:</w:t>
      </w:r>
      <w:hyperlink r:id="rId1741" w:history="1">
        <w:r w:rsidRPr="005D5915">
          <w:rPr>
            <w:rStyle w:val="Hyperlink"/>
            <w:rFonts w:cs="Times New Roman"/>
            <w:sz w:val="20"/>
            <w:szCs w:val="20"/>
            <w:lang w:val="en-US"/>
          </w:rPr>
          <w:t>10.1002/2015jd024519</w:t>
        </w:r>
      </w:hyperlink>
      <w:r w:rsidRPr="005D5915">
        <w:rPr>
          <w:rFonts w:cs="Times New Roman"/>
          <w:sz w:val="20"/>
          <w:szCs w:val="20"/>
          <w:lang w:val="en-GB"/>
        </w:rPr>
        <w:t>.</w:t>
      </w:r>
    </w:p>
    <w:p w14:paraId="6ABAD555" w14:textId="208B1C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2017: Dynamical downscaling of East Asian winter monsoon changes with a regional ocean-atmosphere coupled model.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143(706)</w:t>
      </w:r>
      <w:r w:rsidRPr="005D5915">
        <w:rPr>
          <w:rFonts w:cs="Times New Roman"/>
          <w:sz w:val="20"/>
          <w:szCs w:val="20"/>
          <w:lang w:val="en-GB"/>
        </w:rPr>
        <w:t>, 2245–2259, doi:</w:t>
      </w:r>
      <w:hyperlink r:id="rId1742" w:history="1">
        <w:r w:rsidRPr="005D5915">
          <w:rPr>
            <w:rStyle w:val="Hyperlink"/>
            <w:rFonts w:cs="Times New Roman"/>
            <w:sz w:val="20"/>
            <w:szCs w:val="20"/>
            <w:lang w:val="en-US"/>
          </w:rPr>
          <w:t>10.1002/qj.3082</w:t>
        </w:r>
      </w:hyperlink>
      <w:r w:rsidRPr="005D5915">
        <w:rPr>
          <w:rFonts w:cs="Times New Roman"/>
          <w:sz w:val="20"/>
          <w:szCs w:val="20"/>
          <w:lang w:val="en-GB"/>
        </w:rPr>
        <w:t>.</w:t>
      </w:r>
    </w:p>
    <w:p w14:paraId="13C35B7C" w14:textId="10B399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Zou, L., T. Zhou, and D. Peng, 2016: Dynamical downscaling of historical climate over CORDEX East Asia domain: A comparison of regional ocean-atmosphere coupled model to stand-alone RCM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121(4)</w:t>
      </w:r>
      <w:r w:rsidRPr="005D5915">
        <w:rPr>
          <w:rFonts w:cs="Times New Roman"/>
          <w:sz w:val="20"/>
          <w:szCs w:val="20"/>
          <w:lang w:val="en-GB"/>
        </w:rPr>
        <w:t>, 1442–1458, doi:</w:t>
      </w:r>
      <w:hyperlink r:id="rId1743" w:history="1">
        <w:r w:rsidRPr="005D5915">
          <w:rPr>
            <w:rStyle w:val="Hyperlink"/>
            <w:rFonts w:cs="Times New Roman"/>
            <w:sz w:val="20"/>
            <w:szCs w:val="20"/>
            <w:lang w:val="en-US"/>
          </w:rPr>
          <w:t>10.1002/2015jd023912</w:t>
        </w:r>
      </w:hyperlink>
      <w:r w:rsidRPr="005D5915">
        <w:rPr>
          <w:rFonts w:cs="Times New Roman"/>
          <w:sz w:val="20"/>
          <w:szCs w:val="20"/>
          <w:lang w:val="en-GB"/>
        </w:rPr>
        <w:t>.</w:t>
      </w:r>
    </w:p>
    <w:p w14:paraId="550642B5" w14:textId="11AEB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T. Zhou, F. Qiao, and W. Zhao, 2017: Development of a regional ocean–atmosphere-wave coupled model and its preliminary evaluation over the CORDEX East Asia domain.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4478–4485, doi:</w:t>
      </w:r>
      <w:hyperlink r:id="rId1744" w:history="1">
        <w:r w:rsidRPr="005D5915">
          <w:rPr>
            <w:rStyle w:val="Hyperlink"/>
            <w:rFonts w:cs="Times New Roman"/>
            <w:sz w:val="20"/>
            <w:szCs w:val="20"/>
            <w:lang w:val="en-US"/>
          </w:rPr>
          <w:t>10.1002/joc.5067</w:t>
        </w:r>
      </w:hyperlink>
      <w:r w:rsidRPr="005D5915">
        <w:rPr>
          <w:rFonts w:cs="Times New Roman"/>
          <w:sz w:val="20"/>
          <w:szCs w:val="20"/>
          <w:lang w:val="en-GB"/>
        </w:rPr>
        <w:t>.</w:t>
      </w:r>
    </w:p>
    <w:p w14:paraId="770A5C22" w14:textId="54C45C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Zscheischler, J., E.M. Fischer, and S. Lange, 2019: The effect of univariate bias adjustment on multivariate hazard estimates.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31–43, doi:</w:t>
      </w:r>
      <w:hyperlink r:id="rId1745" w:history="1">
        <w:r w:rsidRPr="005D5915">
          <w:rPr>
            <w:rStyle w:val="Hyperlink"/>
            <w:rFonts w:cs="Times New Roman"/>
            <w:sz w:val="20"/>
            <w:szCs w:val="20"/>
            <w:lang w:val="en-US"/>
          </w:rPr>
          <w:t>10.5194/esd-10-31-2019</w:t>
        </w:r>
      </w:hyperlink>
      <w:r w:rsidRPr="005D5915">
        <w:rPr>
          <w:rFonts w:cs="Times New Roman"/>
          <w:sz w:val="20"/>
          <w:szCs w:val="20"/>
          <w:lang w:val="en-GB"/>
        </w:rPr>
        <w:t>.</w:t>
      </w:r>
    </w:p>
    <w:p w14:paraId="0C23070D" w14:textId="3AF7E3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Zscheischler, J. et al., 2018: Future climate risk from compound events.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8(6)</w:t>
      </w:r>
      <w:r w:rsidRPr="005D5915">
        <w:rPr>
          <w:rFonts w:cs="Times New Roman"/>
          <w:sz w:val="20"/>
          <w:szCs w:val="20"/>
          <w:lang w:val="en-GB"/>
        </w:rPr>
        <w:t>, 469–477, doi:</w:t>
      </w:r>
      <w:hyperlink r:id="rId1746" w:history="1">
        <w:r w:rsidRPr="005D5915">
          <w:rPr>
            <w:rStyle w:val="Hyperlink"/>
            <w:rFonts w:cs="Times New Roman"/>
            <w:sz w:val="20"/>
            <w:szCs w:val="20"/>
            <w:lang w:val="en-US"/>
          </w:rPr>
          <w:t>10.1038/s41558-018-0156-3</w:t>
        </w:r>
      </w:hyperlink>
      <w:r w:rsidRPr="005D5915">
        <w:rPr>
          <w:rFonts w:cs="Times New Roman"/>
          <w:sz w:val="20"/>
          <w:szCs w:val="20"/>
          <w:lang w:val="en-GB"/>
        </w:rPr>
        <w:t>.</w:t>
      </w:r>
    </w:p>
    <w:p w14:paraId="52E765A7" w14:textId="5CE3C0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Zubler, E.M. et al., 2011: Simulation of dimming and brightening in Europe from 1958 to 2001 using a regional climate model.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116(D18)</w:t>
      </w:r>
      <w:r w:rsidRPr="005D5915">
        <w:rPr>
          <w:rFonts w:cs="Times New Roman"/>
          <w:sz w:val="20"/>
          <w:szCs w:val="20"/>
          <w:lang w:val="en-GB"/>
        </w:rPr>
        <w:t>, D18205, doi:</w:t>
      </w:r>
      <w:hyperlink r:id="rId1747" w:history="1">
        <w:r w:rsidRPr="005D5915">
          <w:rPr>
            <w:rStyle w:val="Hyperlink"/>
            <w:rFonts w:cs="Times New Roman"/>
            <w:sz w:val="20"/>
            <w:szCs w:val="20"/>
            <w:lang w:val="en-US"/>
          </w:rPr>
          <w:t>10.1029/2010jd015396</w:t>
        </w:r>
      </w:hyperlink>
      <w:r w:rsidRPr="005D5915">
        <w:rPr>
          <w:rFonts w:cs="Times New Roman"/>
          <w:sz w:val="20"/>
          <w:szCs w:val="20"/>
          <w:lang w:val="en-GB"/>
        </w:rPr>
        <w:t>.</w:t>
      </w:r>
    </w:p>
    <w:p w14:paraId="284F5709" w14:textId="2EF9B5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Zulkafli, Z. et al., 2014: A Comparative Performance Analysis of TRMM 3B42 (TMPA) Versions 6 and 7 for Hydrological Applications over Andean–Amazon River Basins.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581–592, doi:</w:t>
      </w:r>
      <w:hyperlink r:id="rId1748" w:history="1">
        <w:r w:rsidRPr="005D5915">
          <w:rPr>
            <w:rStyle w:val="Hyperlink"/>
            <w:rFonts w:cs="Times New Roman"/>
            <w:sz w:val="20"/>
            <w:szCs w:val="20"/>
            <w:lang w:val="en-US"/>
          </w:rPr>
          <w:t>10.1175/jhm-d-13-094.1</w:t>
        </w:r>
      </w:hyperlink>
      <w:r w:rsidRPr="005D5915">
        <w:rPr>
          <w:rFonts w:cs="Times New Roman"/>
          <w:sz w:val="20"/>
          <w:szCs w:val="20"/>
          <w:lang w:val="en-GB"/>
        </w:rPr>
        <w:t>.</w:t>
      </w:r>
    </w:p>
    <w:p w14:paraId="3CBA498B" w14:textId="1A4562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Zuo, M., T. Zhou, and W. Man, 2019: Hydroclimate Responses over Global Monsoon Regions Following Volcanic Eruptions at Different Latitudes.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32(14)</w:t>
      </w:r>
      <w:r w:rsidRPr="005D5915">
        <w:rPr>
          <w:rFonts w:cs="Times New Roman"/>
          <w:sz w:val="20"/>
          <w:szCs w:val="20"/>
          <w:lang w:val="en-GB"/>
        </w:rPr>
        <w:t>, 4367–4385, doi:</w:t>
      </w:r>
      <w:hyperlink r:id="rId1749" w:history="1">
        <w:r w:rsidRPr="005D5915">
          <w:rPr>
            <w:rStyle w:val="Hyperlink"/>
            <w:rFonts w:cs="Times New Roman"/>
            <w:sz w:val="20"/>
            <w:szCs w:val="20"/>
          </w:rPr>
          <w:t>10.1175/jcli-d-18-0707.1</w:t>
        </w:r>
      </w:hyperlink>
      <w:r w:rsidRPr="005D5915">
        <w:rPr>
          <w:rFonts w:cs="Times New Roman"/>
          <w:sz w:val="20"/>
          <w:szCs w:val="20"/>
          <w:lang w:val="en-GB"/>
        </w:rPr>
        <w:t>.</w:t>
      </w:r>
    </w:p>
    <w:p w14:paraId="72D5C11A" w14:textId="3AF3CB5C" w:rsidR="00D6174C" w:rsidRDefault="00D6174C" w:rsidP="00E41CA2">
      <w:pPr>
        <w:pStyle w:val="AR6BodyText"/>
        <w:ind w:left="720" w:hanging="720"/>
        <w:rPr>
          <w:lang w:val="en-GB"/>
        </w:rPr>
      </w:pPr>
    </w:p>
    <w:p w14:paraId="35CD56CC" w14:textId="77777777" w:rsidR="00E41CA2" w:rsidRPr="00D6174C" w:rsidRDefault="00E41CA2" w:rsidP="009F0756">
      <w:pPr>
        <w:pStyle w:val="AR6BodyText"/>
        <w:rPr>
          <w:lang w:val="en-GB"/>
        </w:rPr>
      </w:pPr>
      <w:bookmarkStart w:id="2169" w:name="endrefs"/>
      <w:bookmarkEnd w:id="2169"/>
    </w:p>
    <w:sectPr w:rsidR="00E41CA2" w:rsidRPr="00D6174C" w:rsidSect="005D6182">
      <w:headerReference w:type="default" r:id="rId1750"/>
      <w:footerReference w:type="default" r:id="rId1751"/>
      <w:pgSz w:w="11899" w:h="16838"/>
      <w:pgMar w:top="1276" w:right="1134" w:bottom="1134" w:left="1134" w:header="0" w:footer="43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 w:author="Robin Matthews" w:date="2021-07-11T15:28:00Z" w:initials="RM">
    <w:p w14:paraId="46CED1CE" w14:textId="77777777" w:rsidR="00E41CA2" w:rsidRDefault="00E41CA2">
      <w:pPr>
        <w:pStyle w:val="CommentText"/>
      </w:pPr>
      <w:r>
        <w:rPr>
          <w:rStyle w:val="CommentReference"/>
        </w:rPr>
        <w:annotationRef/>
      </w:r>
      <w:r>
        <w:t>Extra stuff:</w:t>
      </w:r>
    </w:p>
    <w:p w14:paraId="2CC309A5" w14:textId="77777777" w:rsidR="00E41CA2" w:rsidRDefault="00E41CA2">
      <w:pPr>
        <w:pStyle w:val="CommentText"/>
      </w:pPr>
      <w:r>
        <w:t>(Cross-Chapter Box 3.2; , )</w:t>
      </w:r>
    </w:p>
    <w:p w14:paraId="639E5705" w14:textId="77777777" w:rsidR="00E41CA2" w:rsidRDefault="00E41CA2">
      <w:pPr>
        <w:pStyle w:val="CommentText"/>
      </w:pPr>
    </w:p>
    <w:p w14:paraId="7B5C970F" w14:textId="77777777" w:rsidR="00E41CA2" w:rsidRDefault="00E41CA2">
      <w:pPr>
        <w:pStyle w:val="CommentText"/>
      </w:pPr>
      <w:r>
        <w:t>Correct:</w:t>
      </w:r>
    </w:p>
    <w:p w14:paraId="150EB535" w14:textId="77777777" w:rsidR="00E41CA2" w:rsidRDefault="00E41CA2">
      <w:pPr>
        <w:pStyle w:val="CommentText"/>
      </w:pPr>
      <w:r>
        <w:t>IPCC (2018a)</w:t>
      </w:r>
    </w:p>
    <w:p w14:paraId="58934B42" w14:textId="704A7AEF" w:rsidR="00E41CA2" w:rsidRDefault="00E41CA2">
      <w:pPr>
        <w:pStyle w:val="CommentText"/>
      </w:pPr>
      <w:r>
        <w:t>(IPCC, 2018a)</w:t>
      </w:r>
    </w:p>
  </w:comment>
  <w:comment w:id="37" w:author="Robin Matthews" w:date="2021-07-11T15:28:00Z" w:initials="RM">
    <w:p w14:paraId="2DA74740" w14:textId="77777777" w:rsidR="00E41CA2" w:rsidRDefault="00E41CA2">
      <w:pPr>
        <w:pStyle w:val="CommentText"/>
      </w:pPr>
      <w:r>
        <w:rPr>
          <w:rStyle w:val="CommentReference"/>
        </w:rPr>
        <w:annotationRef/>
      </w:r>
      <w:r>
        <w:t>Not found:</w:t>
      </w:r>
    </w:p>
    <w:p w14:paraId="161B62E9" w14:textId="77777777" w:rsidR="00E41CA2" w:rsidRDefault="00E41CA2">
      <w:pPr>
        <w:pStyle w:val="CommentText"/>
      </w:pPr>
      <w:r>
        <w:t>Q. Li et al.</w:t>
      </w:r>
    </w:p>
    <w:p w14:paraId="4188A272" w14:textId="77777777" w:rsidR="00E41CA2" w:rsidRDefault="00E41CA2">
      <w:pPr>
        <w:pStyle w:val="CommentText"/>
      </w:pPr>
    </w:p>
    <w:p w14:paraId="188551F6" w14:textId="77777777" w:rsidR="00E41CA2" w:rsidRDefault="00E41CA2">
      <w:pPr>
        <w:pStyle w:val="CommentText"/>
      </w:pPr>
      <w:r>
        <w:t>Extra stuff:</w:t>
      </w:r>
    </w:p>
    <w:p w14:paraId="74589584" w14:textId="77777777" w:rsidR="00E41CA2" w:rsidRDefault="00E41CA2">
      <w:pPr>
        <w:pStyle w:val="CommentText"/>
      </w:pPr>
      <w:r>
        <w:t>(Li et al., b)</w:t>
      </w:r>
    </w:p>
    <w:p w14:paraId="3E1CB692" w14:textId="77777777" w:rsidR="00E41CA2" w:rsidRDefault="00E41CA2">
      <w:pPr>
        <w:pStyle w:val="CommentText"/>
      </w:pPr>
    </w:p>
    <w:p w14:paraId="60B8513E" w14:textId="77777777" w:rsidR="00E41CA2" w:rsidRDefault="00E41CA2">
      <w:pPr>
        <w:pStyle w:val="CommentText"/>
      </w:pPr>
      <w:r>
        <w:t>Correct:</w:t>
      </w:r>
    </w:p>
    <w:p w14:paraId="323E4936" w14:textId="77777777" w:rsidR="00E41CA2" w:rsidRDefault="00E41CA2">
      <w:pPr>
        <w:pStyle w:val="CommentText"/>
      </w:pPr>
      <w:r>
        <w:t>Q. Li et al. (2020)</w:t>
      </w:r>
    </w:p>
    <w:p w14:paraId="7D89EF34" w14:textId="1A8B7868" w:rsidR="00E41CA2" w:rsidRDefault="00E41CA2">
      <w:pPr>
        <w:pStyle w:val="CommentText"/>
      </w:pPr>
      <w:r>
        <w:t>(Q. Li et al., 2020)</w:t>
      </w:r>
    </w:p>
  </w:comment>
  <w:comment w:id="62" w:author="Robin Matthews" w:date="2021-07-11T15:29:00Z" w:initials="RM">
    <w:p w14:paraId="4872D4B0" w14:textId="77777777" w:rsidR="00E41CA2" w:rsidRDefault="00E41CA2">
      <w:pPr>
        <w:pStyle w:val="CommentText"/>
      </w:pPr>
      <w:r>
        <w:rPr>
          <w:rStyle w:val="CommentReference"/>
        </w:rPr>
        <w:annotationRef/>
      </w:r>
      <w:r>
        <w:t>Not found:</w:t>
      </w:r>
    </w:p>
    <w:p w14:paraId="1CF4CAD7" w14:textId="77777777" w:rsidR="00E41CA2" w:rsidRDefault="00E41CA2">
      <w:pPr>
        <w:pStyle w:val="CommentText"/>
      </w:pPr>
      <w:r>
        <w:t>A. Brown et al., 2012</w:t>
      </w:r>
    </w:p>
    <w:p w14:paraId="554B6984" w14:textId="77777777" w:rsidR="00E41CA2" w:rsidRDefault="00E41CA2">
      <w:pPr>
        <w:pStyle w:val="CommentText"/>
      </w:pPr>
    </w:p>
    <w:p w14:paraId="4DDEFACA" w14:textId="77777777" w:rsidR="00E41CA2" w:rsidRDefault="00E41CA2">
      <w:pPr>
        <w:pStyle w:val="CommentText"/>
      </w:pPr>
      <w:r>
        <w:t>Extra stuff:</w:t>
      </w:r>
    </w:p>
    <w:p w14:paraId="2C6D81CF" w14:textId="77777777" w:rsidR="00E41CA2" w:rsidRDefault="00E41CA2">
      <w:pPr>
        <w:pStyle w:val="CommentText"/>
      </w:pPr>
      <w:r>
        <w:t>(Brown et al., 2012a; )</w:t>
      </w:r>
    </w:p>
    <w:p w14:paraId="713C57C2" w14:textId="77777777" w:rsidR="00E41CA2" w:rsidRDefault="00E41CA2">
      <w:pPr>
        <w:pStyle w:val="CommentText"/>
      </w:pPr>
    </w:p>
    <w:p w14:paraId="131629DC" w14:textId="77777777" w:rsidR="00E41CA2" w:rsidRDefault="00E41CA2">
      <w:pPr>
        <w:pStyle w:val="CommentText"/>
      </w:pPr>
      <w:r>
        <w:t>Correct:</w:t>
      </w:r>
    </w:p>
    <w:p w14:paraId="3F3AFA00" w14:textId="54509E69" w:rsidR="00E41CA2" w:rsidRDefault="00E41CA2">
      <w:pPr>
        <w:pStyle w:val="CommentText"/>
      </w:pPr>
      <w:r>
        <w:t>(A. Brown et al., 2012; Hoskins, 2013)</w:t>
      </w:r>
    </w:p>
  </w:comment>
  <w:comment w:id="67" w:author="Robin Matthews" w:date="2021-07-11T15:29:00Z" w:initials="RM">
    <w:p w14:paraId="6F25E1C0" w14:textId="77777777" w:rsidR="00E41CA2" w:rsidRDefault="00E41CA2">
      <w:pPr>
        <w:pStyle w:val="CommentText"/>
      </w:pPr>
      <w:r>
        <w:rPr>
          <w:rStyle w:val="CommentReference"/>
        </w:rPr>
        <w:annotationRef/>
      </w:r>
      <w:r>
        <w:t>Extra stuff:</w:t>
      </w:r>
    </w:p>
    <w:p w14:paraId="4565B42F" w14:textId="77777777" w:rsidR="00E41CA2" w:rsidRDefault="00E41CA2">
      <w:pPr>
        <w:pStyle w:val="CommentText"/>
      </w:pPr>
      <w:r>
        <w:t>(Section 10.4; , )</w:t>
      </w:r>
    </w:p>
    <w:p w14:paraId="43A12EF3" w14:textId="77777777" w:rsidR="00E41CA2" w:rsidRDefault="00E41CA2">
      <w:pPr>
        <w:pStyle w:val="CommentText"/>
      </w:pPr>
    </w:p>
    <w:p w14:paraId="33E3217B" w14:textId="77777777" w:rsidR="00E41CA2" w:rsidRDefault="00E41CA2">
      <w:pPr>
        <w:pStyle w:val="CommentText"/>
      </w:pPr>
      <w:r>
        <w:t>Correct:</w:t>
      </w:r>
    </w:p>
    <w:p w14:paraId="23EEADBA" w14:textId="77777777" w:rsidR="00E41CA2" w:rsidRDefault="00E41CA2">
      <w:pPr>
        <w:pStyle w:val="CommentText"/>
      </w:pPr>
      <w:r>
        <w:t>McKinnon and Deser (2018)</w:t>
      </w:r>
    </w:p>
    <w:p w14:paraId="0C044BE3" w14:textId="168B8201" w:rsidR="00E41CA2" w:rsidRDefault="00E41CA2">
      <w:pPr>
        <w:pStyle w:val="CommentText"/>
      </w:pPr>
      <w:r>
        <w:t>(McKinnon and Deser, 2018)</w:t>
      </w:r>
    </w:p>
  </w:comment>
  <w:comment w:id="68" w:author="Robin Matthews" w:date="2021-07-11T15:29:00Z" w:initials="RM">
    <w:p w14:paraId="6A6F1AE6" w14:textId="77777777" w:rsidR="00E41CA2" w:rsidRDefault="00E41CA2">
      <w:pPr>
        <w:pStyle w:val="CommentText"/>
      </w:pPr>
      <w:r>
        <w:rPr>
          <w:rStyle w:val="CommentReference"/>
        </w:rPr>
        <w:annotationRef/>
      </w:r>
      <w:r>
        <w:t>Not found:</w:t>
      </w:r>
    </w:p>
    <w:p w14:paraId="045D0AB4" w14:textId="77777777" w:rsidR="00E41CA2" w:rsidRDefault="00E41CA2">
      <w:pPr>
        <w:pStyle w:val="CommentText"/>
      </w:pPr>
      <w:r>
        <w:t>L. Cai et al., 2018</w:t>
      </w:r>
    </w:p>
    <w:p w14:paraId="712699F4" w14:textId="77777777" w:rsidR="00E41CA2" w:rsidRDefault="00E41CA2">
      <w:pPr>
        <w:pStyle w:val="CommentText"/>
      </w:pPr>
    </w:p>
    <w:p w14:paraId="534ABE58" w14:textId="77777777" w:rsidR="00E41CA2" w:rsidRDefault="00E41CA2">
      <w:pPr>
        <w:pStyle w:val="CommentText"/>
      </w:pPr>
      <w:r>
        <w:t>Extra stuff:</w:t>
      </w:r>
    </w:p>
    <w:p w14:paraId="25821A2B" w14:textId="77777777" w:rsidR="00E41CA2" w:rsidRDefault="00E41CA2">
      <w:pPr>
        <w:pStyle w:val="CommentText"/>
      </w:pPr>
      <w:r>
        <w:t>(; ; Cai et al., 2018a)</w:t>
      </w:r>
    </w:p>
    <w:p w14:paraId="31DDC919" w14:textId="77777777" w:rsidR="00E41CA2" w:rsidRDefault="00E41CA2">
      <w:pPr>
        <w:pStyle w:val="CommentText"/>
      </w:pPr>
    </w:p>
    <w:p w14:paraId="3DB4AD6E" w14:textId="77777777" w:rsidR="00E41CA2" w:rsidRDefault="00E41CA2">
      <w:pPr>
        <w:pStyle w:val="CommentText"/>
      </w:pPr>
      <w:r>
        <w:t>Correct:</w:t>
      </w:r>
    </w:p>
    <w:p w14:paraId="19FA6050" w14:textId="576E2FFF" w:rsidR="00E41CA2" w:rsidRDefault="00E41CA2">
      <w:pPr>
        <w:pStyle w:val="CommentText"/>
      </w:pPr>
      <w:r>
        <w:t>(Vaittinada Ayar et al., 2016; Zhang et al., 2017; L. Cai et al., 2018)</w:t>
      </w:r>
    </w:p>
  </w:comment>
  <w:comment w:id="73" w:author="Robin Matthews" w:date="2021-07-11T15:29:00Z" w:initials="RM">
    <w:p w14:paraId="4BE61232" w14:textId="77777777" w:rsidR="00E41CA2" w:rsidRDefault="00E41CA2">
      <w:pPr>
        <w:pStyle w:val="CommentText"/>
      </w:pPr>
      <w:r>
        <w:rPr>
          <w:rStyle w:val="CommentReference"/>
        </w:rPr>
        <w:annotationRef/>
      </w:r>
      <w:r>
        <w:t>Extra stuff:</w:t>
      </w:r>
    </w:p>
    <w:p w14:paraId="5883059E" w14:textId="77777777" w:rsidR="00E41CA2" w:rsidRDefault="00E41CA2">
      <w:pPr>
        <w:pStyle w:val="CommentText"/>
      </w:pPr>
      <w:r>
        <w:t>, )</w:t>
      </w:r>
    </w:p>
    <w:p w14:paraId="5BD78115" w14:textId="77777777" w:rsidR="00E41CA2" w:rsidRDefault="00E41CA2">
      <w:pPr>
        <w:pStyle w:val="CommentText"/>
      </w:pPr>
    </w:p>
    <w:p w14:paraId="49F102F3" w14:textId="77777777" w:rsidR="00E41CA2" w:rsidRDefault="00E41CA2">
      <w:pPr>
        <w:pStyle w:val="CommentText"/>
      </w:pPr>
      <w:r>
        <w:t>Correct:</w:t>
      </w:r>
    </w:p>
    <w:p w14:paraId="460B9ED9" w14:textId="77777777" w:rsidR="00E41CA2" w:rsidRDefault="00E41CA2">
      <w:pPr>
        <w:pStyle w:val="CommentText"/>
      </w:pPr>
      <w:r>
        <w:t>Baker et al. (2016)</w:t>
      </w:r>
    </w:p>
    <w:p w14:paraId="1A14B2E2" w14:textId="46D9BF6D" w:rsidR="00E41CA2" w:rsidRDefault="00E41CA2">
      <w:pPr>
        <w:pStyle w:val="CommentText"/>
      </w:pPr>
      <w:r>
        <w:t>(Baker et al., 2016)</w:t>
      </w:r>
    </w:p>
  </w:comment>
  <w:comment w:id="74" w:author="Robin Matthews" w:date="2021-07-11T15:29:00Z" w:initials="RM">
    <w:p w14:paraId="61F3CC97" w14:textId="77777777" w:rsidR="00E41CA2" w:rsidRDefault="00E41CA2">
      <w:pPr>
        <w:pStyle w:val="CommentText"/>
      </w:pPr>
      <w:r>
        <w:rPr>
          <w:rStyle w:val="CommentReference"/>
        </w:rPr>
        <w:annotationRef/>
      </w:r>
      <w:r>
        <w:t>Extra stuff:</w:t>
      </w:r>
    </w:p>
    <w:p w14:paraId="54F75ECB" w14:textId="77777777" w:rsidR="00E41CA2" w:rsidRDefault="00E41CA2">
      <w:pPr>
        <w:pStyle w:val="CommentText"/>
      </w:pPr>
      <w:r>
        <w:t>, a</w:t>
      </w:r>
    </w:p>
    <w:p w14:paraId="5EE34939" w14:textId="77777777" w:rsidR="00E41CA2" w:rsidRDefault="00E41CA2">
      <w:pPr>
        <w:pStyle w:val="CommentText"/>
      </w:pPr>
    </w:p>
    <w:p w14:paraId="65433892" w14:textId="77777777" w:rsidR="00E41CA2" w:rsidRDefault="00E41CA2">
      <w:pPr>
        <w:pStyle w:val="CommentText"/>
      </w:pPr>
      <w:r>
        <w:t>Correct:</w:t>
      </w:r>
    </w:p>
    <w:p w14:paraId="09FFA279" w14:textId="77777777" w:rsidR="00E41CA2" w:rsidRDefault="00E41CA2">
      <w:pPr>
        <w:pStyle w:val="CommentText"/>
      </w:pPr>
      <w:r>
        <w:t>Sylla et al. (2018)</w:t>
      </w:r>
    </w:p>
    <w:p w14:paraId="5374840E" w14:textId="2F08AC36" w:rsidR="00E41CA2" w:rsidRDefault="00E41CA2">
      <w:pPr>
        <w:pStyle w:val="CommentText"/>
      </w:pPr>
      <w:r>
        <w:t>(Sylla et al., 2018)</w:t>
      </w:r>
    </w:p>
  </w:comment>
  <w:comment w:id="78" w:author="Robin Matthews" w:date="2021-07-11T15:29:00Z" w:initials="RM">
    <w:p w14:paraId="0F67C24E" w14:textId="77777777" w:rsidR="00E41CA2" w:rsidRDefault="00E41CA2">
      <w:pPr>
        <w:pStyle w:val="CommentText"/>
      </w:pPr>
      <w:r>
        <w:rPr>
          <w:rStyle w:val="CommentReference"/>
        </w:rPr>
        <w:annotationRef/>
      </w:r>
      <w:r>
        <w:t>Extra stuff:</w:t>
      </w:r>
    </w:p>
    <w:p w14:paraId="01A4EF29" w14:textId="77777777" w:rsidR="00E41CA2" w:rsidRDefault="00E41CA2">
      <w:pPr>
        <w:pStyle w:val="CommentText"/>
      </w:pPr>
      <w:r>
        <w:t xml:space="preserve">,  for Europe; </w:t>
      </w:r>
    </w:p>
    <w:p w14:paraId="1F4372AD" w14:textId="77777777" w:rsidR="00E41CA2" w:rsidRDefault="00E41CA2">
      <w:pPr>
        <w:pStyle w:val="CommentText"/>
      </w:pPr>
    </w:p>
    <w:p w14:paraId="1A88422C" w14:textId="77777777" w:rsidR="00E41CA2" w:rsidRDefault="00E41CA2">
      <w:pPr>
        <w:pStyle w:val="CommentText"/>
      </w:pPr>
      <w:r>
        <w:t>Correct:</w:t>
      </w:r>
    </w:p>
    <w:p w14:paraId="7EBB5AB4" w14:textId="77777777" w:rsidR="00E41CA2" w:rsidRDefault="00E41CA2">
      <w:pPr>
        <w:pStyle w:val="CommentText"/>
      </w:pPr>
      <w:r>
        <w:t>Kjellström et al. (2018)</w:t>
      </w:r>
    </w:p>
    <w:p w14:paraId="035C17A9" w14:textId="7493964F" w:rsidR="00E41CA2" w:rsidRDefault="00E41CA2">
      <w:pPr>
        <w:pStyle w:val="CommentText"/>
      </w:pPr>
      <w:r>
        <w:t>(Kjellström et al., 2018)</w:t>
      </w:r>
    </w:p>
  </w:comment>
  <w:comment w:id="87" w:author="Robin Matthews" w:date="2021-07-11T15:29:00Z" w:initials="RM">
    <w:p w14:paraId="272E99CE" w14:textId="77777777" w:rsidR="00E41CA2" w:rsidRDefault="00E41CA2">
      <w:pPr>
        <w:pStyle w:val="CommentText"/>
      </w:pPr>
      <w:r>
        <w:rPr>
          <w:rStyle w:val="CommentReference"/>
        </w:rPr>
        <w:annotationRef/>
      </w:r>
      <w:r>
        <w:t>Extra stuff:</w:t>
      </w:r>
    </w:p>
    <w:p w14:paraId="45D8BA91" w14:textId="77777777" w:rsidR="00E41CA2" w:rsidRDefault="00E41CA2">
      <w:pPr>
        <w:pStyle w:val="CommentText"/>
      </w:pPr>
      <w:r>
        <w:t>,  for the Caribbean</w:t>
      </w:r>
    </w:p>
    <w:p w14:paraId="37B70108" w14:textId="77777777" w:rsidR="00E41CA2" w:rsidRDefault="00E41CA2">
      <w:pPr>
        <w:pStyle w:val="CommentText"/>
      </w:pPr>
    </w:p>
    <w:p w14:paraId="1BA71686" w14:textId="77777777" w:rsidR="00E41CA2" w:rsidRDefault="00E41CA2">
      <w:pPr>
        <w:pStyle w:val="CommentText"/>
      </w:pPr>
      <w:r>
        <w:t>Correct:</w:t>
      </w:r>
    </w:p>
    <w:p w14:paraId="4ED1F870" w14:textId="77777777" w:rsidR="00E41CA2" w:rsidRDefault="00E41CA2">
      <w:pPr>
        <w:pStyle w:val="CommentText"/>
      </w:pPr>
      <w:r>
        <w:t>Taylor et al. (2018)</w:t>
      </w:r>
    </w:p>
    <w:p w14:paraId="1A88AF63" w14:textId="6834CB4F" w:rsidR="00E41CA2" w:rsidRDefault="00E41CA2">
      <w:pPr>
        <w:pStyle w:val="CommentText"/>
      </w:pPr>
      <w:r>
        <w:t>(Taylor et al., 2018)</w:t>
      </w:r>
    </w:p>
  </w:comment>
  <w:comment w:id="96" w:author="Robin Matthews" w:date="2021-07-11T15:29:00Z" w:initials="RM">
    <w:p w14:paraId="646E4BE8" w14:textId="77777777" w:rsidR="00E41CA2" w:rsidRDefault="00E41CA2">
      <w:pPr>
        <w:pStyle w:val="CommentText"/>
      </w:pPr>
      <w:r>
        <w:rPr>
          <w:rStyle w:val="CommentReference"/>
        </w:rPr>
        <w:annotationRef/>
      </w:r>
      <w:r>
        <w:t>Extra stuff:</w:t>
      </w:r>
    </w:p>
    <w:p w14:paraId="49D53F6A" w14:textId="77777777" w:rsidR="00E41CA2" w:rsidRDefault="00E41CA2">
      <w:pPr>
        <w:pStyle w:val="CommentText"/>
      </w:pPr>
      <w:r>
        <w:t>,  for South America)</w:t>
      </w:r>
    </w:p>
    <w:p w14:paraId="249FC5C3" w14:textId="77777777" w:rsidR="00E41CA2" w:rsidRDefault="00E41CA2">
      <w:pPr>
        <w:pStyle w:val="CommentText"/>
      </w:pPr>
    </w:p>
    <w:p w14:paraId="63891ABC" w14:textId="77777777" w:rsidR="00E41CA2" w:rsidRDefault="00E41CA2">
      <w:pPr>
        <w:pStyle w:val="CommentText"/>
      </w:pPr>
      <w:r>
        <w:t>Correct:</w:t>
      </w:r>
    </w:p>
    <w:p w14:paraId="55D41B74" w14:textId="77777777" w:rsidR="00E41CA2" w:rsidRDefault="00E41CA2">
      <w:pPr>
        <w:pStyle w:val="CommentText"/>
      </w:pPr>
      <w:r>
        <w:t>Montroull et al. (2018)</w:t>
      </w:r>
    </w:p>
    <w:p w14:paraId="58FC7042" w14:textId="452E146C" w:rsidR="00E41CA2" w:rsidRDefault="00E41CA2">
      <w:pPr>
        <w:pStyle w:val="CommentText"/>
      </w:pPr>
      <w:r>
        <w:t>(Montroull et al., 2018)</w:t>
      </w:r>
    </w:p>
  </w:comment>
  <w:comment w:id="105" w:author="Robin Matthews" w:date="2021-07-11T15:29:00Z" w:initials="RM">
    <w:p w14:paraId="3C931C0B" w14:textId="77777777" w:rsidR="00E41CA2" w:rsidRDefault="00E41CA2">
      <w:pPr>
        <w:pStyle w:val="CommentText"/>
      </w:pPr>
      <w:r>
        <w:rPr>
          <w:rStyle w:val="CommentReference"/>
        </w:rPr>
        <w:annotationRef/>
      </w:r>
      <w:r>
        <w:t>Extra stuff:</w:t>
      </w:r>
    </w:p>
    <w:p w14:paraId="23CBB5B0" w14:textId="77777777" w:rsidR="00E41CA2" w:rsidRDefault="00E41CA2">
      <w:pPr>
        <w:pStyle w:val="CommentText"/>
      </w:pPr>
      <w:r>
        <w:t>(, ; Section 10.6.4)</w:t>
      </w:r>
    </w:p>
    <w:p w14:paraId="4FACF870" w14:textId="77777777" w:rsidR="00E41CA2" w:rsidRDefault="00E41CA2">
      <w:pPr>
        <w:pStyle w:val="CommentText"/>
      </w:pPr>
    </w:p>
    <w:p w14:paraId="26029144" w14:textId="77777777" w:rsidR="00E41CA2" w:rsidRDefault="00E41CA2">
      <w:pPr>
        <w:pStyle w:val="CommentText"/>
      </w:pPr>
      <w:r>
        <w:t>Correct:</w:t>
      </w:r>
    </w:p>
    <w:p w14:paraId="48FEED53" w14:textId="77777777" w:rsidR="00E41CA2" w:rsidRDefault="00E41CA2">
      <w:pPr>
        <w:pStyle w:val="CommentText"/>
      </w:pPr>
      <w:r>
        <w:t>Seneviratne and Hauser (2020)</w:t>
      </w:r>
    </w:p>
    <w:p w14:paraId="476340FA" w14:textId="76E36649" w:rsidR="00E41CA2" w:rsidRDefault="00E41CA2">
      <w:pPr>
        <w:pStyle w:val="CommentText"/>
      </w:pPr>
      <w:r>
        <w:t>(Seneviratne and Hauser, 2020)</w:t>
      </w:r>
    </w:p>
  </w:comment>
  <w:comment w:id="123" w:author="Robin Matthews" w:date="2021-07-11T15:29:00Z" w:initials="RM">
    <w:p w14:paraId="59AEC094" w14:textId="77777777" w:rsidR="00E41CA2" w:rsidRDefault="00E41CA2">
      <w:pPr>
        <w:pStyle w:val="CommentText"/>
      </w:pPr>
      <w:r>
        <w:rPr>
          <w:rStyle w:val="CommentReference"/>
        </w:rPr>
        <w:annotationRef/>
      </w:r>
      <w:r>
        <w:t>Extra stuff:</w:t>
      </w:r>
    </w:p>
    <w:p w14:paraId="59B98183" w14:textId="77777777" w:rsidR="00E41CA2" w:rsidRDefault="00E41CA2">
      <w:pPr>
        <w:pStyle w:val="CommentText"/>
      </w:pPr>
      <w:r>
        <w:t>(NAO; , )</w:t>
      </w:r>
    </w:p>
    <w:p w14:paraId="6EF53B49" w14:textId="77777777" w:rsidR="00E41CA2" w:rsidRDefault="00E41CA2">
      <w:pPr>
        <w:pStyle w:val="CommentText"/>
      </w:pPr>
    </w:p>
    <w:p w14:paraId="2D19F60C" w14:textId="77777777" w:rsidR="00E41CA2" w:rsidRDefault="00E41CA2">
      <w:pPr>
        <w:pStyle w:val="CommentText"/>
      </w:pPr>
      <w:r>
        <w:t>Correct:</w:t>
      </w:r>
    </w:p>
    <w:p w14:paraId="36FFED3F" w14:textId="77777777" w:rsidR="00E41CA2" w:rsidRDefault="00E41CA2">
      <w:pPr>
        <w:pStyle w:val="CommentText"/>
      </w:pPr>
      <w:r>
        <w:t>Kushnir et al. (2019)</w:t>
      </w:r>
    </w:p>
    <w:p w14:paraId="395C3C61" w14:textId="133D678D" w:rsidR="00E41CA2" w:rsidRDefault="00E41CA2">
      <w:pPr>
        <w:pStyle w:val="CommentText"/>
      </w:pPr>
      <w:r>
        <w:t>(Kushnir et al., 2019)</w:t>
      </w:r>
    </w:p>
  </w:comment>
  <w:comment w:id="124" w:author="Robin Matthews" w:date="2021-07-11T15:29:00Z" w:initials="RM">
    <w:p w14:paraId="1B065BCC" w14:textId="77777777" w:rsidR="00E41CA2" w:rsidRDefault="00E41CA2">
      <w:pPr>
        <w:pStyle w:val="CommentText"/>
      </w:pPr>
      <w:r>
        <w:rPr>
          <w:rStyle w:val="CommentReference"/>
        </w:rPr>
        <w:annotationRef/>
      </w:r>
      <w:r>
        <w:t>Extra stuff:</w:t>
      </w:r>
    </w:p>
    <w:p w14:paraId="387E9F8A" w14:textId="77777777" w:rsidR="00E41CA2" w:rsidRDefault="00E41CA2">
      <w:pPr>
        <w:pStyle w:val="CommentText"/>
      </w:pPr>
      <w:r>
        <w:t>(; ; Chapter 8)</w:t>
      </w:r>
    </w:p>
    <w:p w14:paraId="65E7DEC5" w14:textId="77777777" w:rsidR="00E41CA2" w:rsidRDefault="00E41CA2">
      <w:pPr>
        <w:pStyle w:val="CommentText"/>
      </w:pPr>
    </w:p>
    <w:p w14:paraId="183AB0B2" w14:textId="77777777" w:rsidR="00E41CA2" w:rsidRDefault="00E41CA2">
      <w:pPr>
        <w:pStyle w:val="CommentText"/>
      </w:pPr>
      <w:r>
        <w:t>Correct:</w:t>
      </w:r>
    </w:p>
    <w:p w14:paraId="1795BE07" w14:textId="1E9964F9" w:rsidR="00E41CA2" w:rsidRDefault="00E41CA2">
      <w:pPr>
        <w:pStyle w:val="CommentText"/>
      </w:pPr>
      <w:r>
        <w:t>(Rotstayn et al., 2015; Sherwood et al., 2015)</w:t>
      </w:r>
    </w:p>
  </w:comment>
  <w:comment w:id="129" w:author="Robin Matthews" w:date="2021-07-11T15:29:00Z" w:initials="RM">
    <w:p w14:paraId="366B88BE" w14:textId="77777777" w:rsidR="00E41CA2" w:rsidRDefault="00E41CA2">
      <w:pPr>
        <w:pStyle w:val="CommentText"/>
      </w:pPr>
      <w:r>
        <w:rPr>
          <w:rStyle w:val="CommentReference"/>
        </w:rPr>
        <w:annotationRef/>
      </w:r>
      <w:r>
        <w:t>Not found:</w:t>
      </w:r>
    </w:p>
    <w:p w14:paraId="304F6C2D" w14:textId="77777777" w:rsidR="00E41CA2" w:rsidRDefault="00E41CA2">
      <w:pPr>
        <w:pStyle w:val="CommentText"/>
      </w:pPr>
      <w:r>
        <w:t>B. Li et al., 2016</w:t>
      </w:r>
    </w:p>
    <w:p w14:paraId="7BD4C9E5" w14:textId="77777777" w:rsidR="00E41CA2" w:rsidRDefault="00E41CA2">
      <w:pPr>
        <w:pStyle w:val="CommentText"/>
      </w:pPr>
      <w:r>
        <w:t>K. Li et al., 2016</w:t>
      </w:r>
    </w:p>
    <w:p w14:paraId="4A2279F0" w14:textId="77777777" w:rsidR="00E41CA2" w:rsidRDefault="00E41CA2">
      <w:pPr>
        <w:pStyle w:val="CommentText"/>
      </w:pPr>
    </w:p>
    <w:p w14:paraId="2C8311B4" w14:textId="77777777" w:rsidR="00E41CA2" w:rsidRDefault="00E41CA2">
      <w:pPr>
        <w:pStyle w:val="CommentText"/>
      </w:pPr>
      <w:r>
        <w:t>Extra stuff:</w:t>
      </w:r>
    </w:p>
    <w:p w14:paraId="4723CB4E" w14:textId="77777777" w:rsidR="00E41CA2" w:rsidRDefault="00E41CA2">
      <w:pPr>
        <w:pStyle w:val="CommentText"/>
      </w:pPr>
      <w:r>
        <w:t>(Li et al., 2016c, 2016a; )</w:t>
      </w:r>
    </w:p>
    <w:p w14:paraId="5362014E" w14:textId="77777777" w:rsidR="00E41CA2" w:rsidRDefault="00E41CA2">
      <w:pPr>
        <w:pStyle w:val="CommentText"/>
      </w:pPr>
    </w:p>
    <w:p w14:paraId="2A460E38" w14:textId="77777777" w:rsidR="00E41CA2" w:rsidRDefault="00E41CA2">
      <w:pPr>
        <w:pStyle w:val="CommentText"/>
      </w:pPr>
      <w:r>
        <w:t>Correct:</w:t>
      </w:r>
    </w:p>
    <w:p w14:paraId="697B5639" w14:textId="5C9C3B74" w:rsidR="00E41CA2" w:rsidRDefault="00E41CA2">
      <w:pPr>
        <w:pStyle w:val="CommentText"/>
      </w:pPr>
      <w:r>
        <w:t>(B. Li et al., 2016; K. Li et al., 2016; Mallet et al., 2016)</w:t>
      </w:r>
    </w:p>
  </w:comment>
  <w:comment w:id="134" w:author="Robin Matthews" w:date="2021-07-11T15:29:00Z" w:initials="RM">
    <w:p w14:paraId="1CDA728A" w14:textId="77777777" w:rsidR="00E41CA2" w:rsidRDefault="00E41CA2">
      <w:pPr>
        <w:pStyle w:val="CommentText"/>
      </w:pPr>
      <w:r>
        <w:rPr>
          <w:rStyle w:val="CommentReference"/>
        </w:rPr>
        <w:annotationRef/>
      </w:r>
      <w:r>
        <w:t>Not found:</w:t>
      </w:r>
    </w:p>
    <w:p w14:paraId="6B17DAA3" w14:textId="77777777" w:rsidR="00E41CA2" w:rsidRDefault="00E41CA2">
      <w:pPr>
        <w:pStyle w:val="CommentText"/>
      </w:pPr>
      <w:r>
        <w:t>Z. Li et al., 2016</w:t>
      </w:r>
    </w:p>
    <w:p w14:paraId="5AF79B6A" w14:textId="77777777" w:rsidR="00E41CA2" w:rsidRDefault="00E41CA2">
      <w:pPr>
        <w:pStyle w:val="CommentText"/>
      </w:pPr>
      <w:r>
        <w:t>L. Liu et al., 2018</w:t>
      </w:r>
    </w:p>
    <w:p w14:paraId="1BE791DA" w14:textId="77777777" w:rsidR="00E41CA2" w:rsidRDefault="00E41CA2">
      <w:pPr>
        <w:pStyle w:val="CommentText"/>
      </w:pPr>
    </w:p>
    <w:p w14:paraId="4944BFAD" w14:textId="77777777" w:rsidR="00E41CA2" w:rsidRDefault="00E41CA2">
      <w:pPr>
        <w:pStyle w:val="CommentText"/>
      </w:pPr>
      <w:r>
        <w:t>Extra stuff:</w:t>
      </w:r>
    </w:p>
    <w:p w14:paraId="02113CF3" w14:textId="77777777" w:rsidR="00E41CA2" w:rsidRDefault="00E41CA2">
      <w:pPr>
        <w:pStyle w:val="CommentText"/>
      </w:pPr>
      <w:r>
        <w:t>(Li et al., 2016d; ; Liu et al., 2018c; ; ; )</w:t>
      </w:r>
    </w:p>
    <w:p w14:paraId="649911F9" w14:textId="77777777" w:rsidR="00E41CA2" w:rsidRDefault="00E41CA2">
      <w:pPr>
        <w:pStyle w:val="CommentText"/>
      </w:pPr>
    </w:p>
    <w:p w14:paraId="1EDDC707" w14:textId="77777777" w:rsidR="00E41CA2" w:rsidRDefault="00E41CA2">
      <w:pPr>
        <w:pStyle w:val="CommentText"/>
      </w:pPr>
      <w:r>
        <w:t>Correct:</w:t>
      </w:r>
    </w:p>
    <w:p w14:paraId="1CCB75BE" w14:textId="3D2926AB" w:rsidR="00E41CA2" w:rsidRDefault="00E41CA2">
      <w:pPr>
        <w:pStyle w:val="CommentText"/>
      </w:pPr>
      <w:r>
        <w:t>(Z. Li et al., 2016; Kasoar et al., 2018; L. Liu et al., 2018; Samset et al., 2018; Thornhill et al., 2018; Westervelt et al., 2018)</w:t>
      </w:r>
    </w:p>
  </w:comment>
  <w:comment w:id="139" w:author="Robin Matthews" w:date="2021-07-11T15:29:00Z" w:initials="RM">
    <w:p w14:paraId="5194CA9D" w14:textId="77777777" w:rsidR="00E41CA2" w:rsidRDefault="00E41CA2">
      <w:pPr>
        <w:pStyle w:val="CommentText"/>
      </w:pPr>
      <w:r>
        <w:rPr>
          <w:rStyle w:val="CommentReference"/>
        </w:rPr>
        <w:annotationRef/>
      </w:r>
      <w:r>
        <w:t>Extra stuff:</w:t>
      </w:r>
    </w:p>
    <w:p w14:paraId="7A96FD2C" w14:textId="77777777" w:rsidR="00E41CA2" w:rsidRDefault="00E41CA2">
      <w:pPr>
        <w:pStyle w:val="CommentText"/>
      </w:pPr>
      <w:r>
        <w:t>(, ; Section 10.4.2.1)</w:t>
      </w:r>
    </w:p>
    <w:p w14:paraId="56A4B9C5" w14:textId="77777777" w:rsidR="00E41CA2" w:rsidRDefault="00E41CA2">
      <w:pPr>
        <w:pStyle w:val="CommentText"/>
      </w:pPr>
    </w:p>
    <w:p w14:paraId="72AF9B78" w14:textId="77777777" w:rsidR="00E41CA2" w:rsidRDefault="00E41CA2">
      <w:pPr>
        <w:pStyle w:val="CommentText"/>
      </w:pPr>
      <w:r>
        <w:t>Correct:</w:t>
      </w:r>
    </w:p>
    <w:p w14:paraId="65C49CDB" w14:textId="77777777" w:rsidR="00E41CA2" w:rsidRDefault="00E41CA2">
      <w:pPr>
        <w:pStyle w:val="CommentText"/>
      </w:pPr>
      <w:r>
        <w:t>Undorf et al. (2018)</w:t>
      </w:r>
    </w:p>
    <w:p w14:paraId="63BD4951" w14:textId="42C26D80" w:rsidR="00E41CA2" w:rsidRDefault="00E41CA2">
      <w:pPr>
        <w:pStyle w:val="CommentText"/>
      </w:pPr>
      <w:r>
        <w:t>(Undorf et al., 2018)</w:t>
      </w:r>
    </w:p>
  </w:comment>
  <w:comment w:id="144" w:author="Robin Matthews" w:date="2021-07-11T15:29:00Z" w:initials="RM">
    <w:p w14:paraId="16DC1D34" w14:textId="77777777" w:rsidR="00E41CA2" w:rsidRDefault="00E41CA2">
      <w:pPr>
        <w:pStyle w:val="CommentText"/>
      </w:pPr>
      <w:r>
        <w:rPr>
          <w:rStyle w:val="CommentReference"/>
        </w:rPr>
        <w:annotationRef/>
      </w:r>
      <w:r>
        <w:t>Not found:</w:t>
      </w:r>
    </w:p>
    <w:p w14:paraId="17C0C1AE" w14:textId="77777777" w:rsidR="00E41CA2" w:rsidRDefault="00E41CA2">
      <w:pPr>
        <w:pStyle w:val="CommentText"/>
      </w:pPr>
      <w:r>
        <w:t>H. Zhang et al.</w:t>
      </w:r>
    </w:p>
    <w:p w14:paraId="2E6CDD7D" w14:textId="77777777" w:rsidR="00E41CA2" w:rsidRDefault="00E41CA2">
      <w:pPr>
        <w:pStyle w:val="CommentText"/>
      </w:pPr>
    </w:p>
    <w:p w14:paraId="59E01F79" w14:textId="77777777" w:rsidR="00E41CA2" w:rsidRDefault="00E41CA2">
      <w:pPr>
        <w:pStyle w:val="CommentText"/>
      </w:pPr>
      <w:r>
        <w:t>Extra stuff:</w:t>
      </w:r>
    </w:p>
    <w:p w14:paraId="3BC878E6" w14:textId="77777777" w:rsidR="00E41CA2" w:rsidRDefault="00E41CA2">
      <w:pPr>
        <w:pStyle w:val="CommentText"/>
      </w:pPr>
      <w:r>
        <w:t>(Zhang et al., ; Section 10.6.3)</w:t>
      </w:r>
    </w:p>
    <w:p w14:paraId="76C4423A" w14:textId="77777777" w:rsidR="00E41CA2" w:rsidRDefault="00E41CA2">
      <w:pPr>
        <w:pStyle w:val="CommentText"/>
      </w:pPr>
    </w:p>
    <w:p w14:paraId="0CAEB294" w14:textId="77777777" w:rsidR="00E41CA2" w:rsidRDefault="00E41CA2">
      <w:pPr>
        <w:pStyle w:val="CommentText"/>
      </w:pPr>
      <w:r>
        <w:t>Correct:</w:t>
      </w:r>
    </w:p>
    <w:p w14:paraId="5FB606F6" w14:textId="77777777" w:rsidR="00E41CA2" w:rsidRDefault="00E41CA2">
      <w:pPr>
        <w:pStyle w:val="CommentText"/>
      </w:pPr>
      <w:r>
        <w:t>H. Zhang et al. (2018)</w:t>
      </w:r>
    </w:p>
    <w:p w14:paraId="2E40860A" w14:textId="65360280" w:rsidR="00E41CA2" w:rsidRDefault="00E41CA2">
      <w:pPr>
        <w:pStyle w:val="CommentText"/>
      </w:pPr>
      <w:r>
        <w:t>(H. Zhang et al., 2018)</w:t>
      </w:r>
    </w:p>
  </w:comment>
  <w:comment w:id="150" w:author="Robin Matthews" w:date="2021-07-11T15:29:00Z" w:initials="RM">
    <w:p w14:paraId="44CAB33B" w14:textId="77777777" w:rsidR="00E41CA2" w:rsidRDefault="00E41CA2">
      <w:pPr>
        <w:pStyle w:val="CommentText"/>
      </w:pPr>
      <w:r>
        <w:rPr>
          <w:rStyle w:val="CommentReference"/>
        </w:rPr>
        <w:annotationRef/>
      </w:r>
      <w:r>
        <w:t>Not found:</w:t>
      </w:r>
    </w:p>
    <w:p w14:paraId="6340E7EF" w14:textId="77777777" w:rsidR="00E41CA2" w:rsidRDefault="00E41CA2">
      <w:pPr>
        <w:pStyle w:val="CommentText"/>
      </w:pPr>
      <w:r>
        <w:t>W. Wang et al., 2015</w:t>
      </w:r>
    </w:p>
    <w:p w14:paraId="672305D5" w14:textId="77777777" w:rsidR="00E41CA2" w:rsidRDefault="00E41CA2">
      <w:pPr>
        <w:pStyle w:val="CommentText"/>
      </w:pPr>
    </w:p>
    <w:p w14:paraId="32B4F243" w14:textId="77777777" w:rsidR="00E41CA2" w:rsidRDefault="00E41CA2">
      <w:pPr>
        <w:pStyle w:val="CommentText"/>
      </w:pPr>
      <w:r>
        <w:t>Extra stuff:</w:t>
      </w:r>
    </w:p>
    <w:p w14:paraId="4CB0AF9E" w14:textId="77777777" w:rsidR="00E41CA2" w:rsidRDefault="00E41CA2">
      <w:pPr>
        <w:pStyle w:val="CommentText"/>
      </w:pPr>
      <w:r>
        <w:t>(; Wang et al., 2015a; ; ; )</w:t>
      </w:r>
    </w:p>
    <w:p w14:paraId="1A715D6F" w14:textId="77777777" w:rsidR="00E41CA2" w:rsidRDefault="00E41CA2">
      <w:pPr>
        <w:pStyle w:val="CommentText"/>
      </w:pPr>
    </w:p>
    <w:p w14:paraId="26B214EE" w14:textId="77777777" w:rsidR="00E41CA2" w:rsidRDefault="00E41CA2">
      <w:pPr>
        <w:pStyle w:val="CommentText"/>
      </w:pPr>
      <w:r>
        <w:t>Correct:</w:t>
      </w:r>
    </w:p>
    <w:p w14:paraId="679E2B52" w14:textId="18D9C6E1" w:rsidR="00E41CA2" w:rsidRDefault="00E41CA2">
      <w:pPr>
        <w:pStyle w:val="CommentText"/>
      </w:pPr>
      <w:r>
        <w:t>(Ridley et al., 2014; W. Wang et al., 2015; DeFlorio et al., 2016; Evan et al., 2016; Pu and Ginoux, 2018)</w:t>
      </w:r>
    </w:p>
  </w:comment>
  <w:comment w:id="153" w:author="Robin Matthews" w:date="2021-07-11T15:29:00Z" w:initials="RM">
    <w:p w14:paraId="7F07AE17" w14:textId="77777777" w:rsidR="00E41CA2" w:rsidRDefault="00E41CA2">
      <w:pPr>
        <w:pStyle w:val="CommentText"/>
      </w:pPr>
      <w:r>
        <w:rPr>
          <w:rStyle w:val="CommentReference"/>
        </w:rPr>
        <w:annotationRef/>
      </w:r>
      <w:r>
        <w:t>Extra stuff:</w:t>
      </w:r>
    </w:p>
    <w:p w14:paraId="1B65A90C" w14:textId="77777777" w:rsidR="00E41CA2" w:rsidRDefault="00E41CA2">
      <w:pPr>
        <w:pStyle w:val="CommentText"/>
      </w:pPr>
      <w:r>
        <w:t>(Cross-Chapter Box 4.1; ; )</w:t>
      </w:r>
    </w:p>
    <w:p w14:paraId="3EDBCC2A" w14:textId="77777777" w:rsidR="00E41CA2" w:rsidRDefault="00E41CA2">
      <w:pPr>
        <w:pStyle w:val="CommentText"/>
      </w:pPr>
    </w:p>
    <w:p w14:paraId="1AA4256C" w14:textId="77777777" w:rsidR="00E41CA2" w:rsidRDefault="00E41CA2">
      <w:pPr>
        <w:pStyle w:val="CommentText"/>
      </w:pPr>
      <w:r>
        <w:t>Correct:</w:t>
      </w:r>
    </w:p>
    <w:p w14:paraId="6238E36E" w14:textId="263C6C83" w:rsidR="00E41CA2" w:rsidRDefault="00E41CA2">
      <w:pPr>
        <w:pStyle w:val="CommentText"/>
      </w:pPr>
      <w:r>
        <w:t>(Stoffel et al., 2015; LeGrande et al., 2016)</w:t>
      </w:r>
    </w:p>
  </w:comment>
  <w:comment w:id="155" w:author="Robin Matthews" w:date="2021-07-11T15:29:00Z" w:initials="RM">
    <w:p w14:paraId="4F4AE309" w14:textId="77777777" w:rsidR="00E41CA2" w:rsidRDefault="00E41CA2">
      <w:pPr>
        <w:pStyle w:val="CommentText"/>
      </w:pPr>
      <w:r>
        <w:rPr>
          <w:rStyle w:val="CommentReference"/>
        </w:rPr>
        <w:annotationRef/>
      </w:r>
      <w:r>
        <w:t>Extra stuff:</w:t>
      </w:r>
    </w:p>
    <w:p w14:paraId="7290ACF4" w14:textId="77777777" w:rsidR="00E41CA2" w:rsidRDefault="00E41CA2">
      <w:pPr>
        <w:pStyle w:val="CommentText"/>
      </w:pPr>
      <w:r>
        <w:t>(Box 10.3; ; )</w:t>
      </w:r>
    </w:p>
    <w:p w14:paraId="6D893324" w14:textId="77777777" w:rsidR="00E41CA2" w:rsidRDefault="00E41CA2">
      <w:pPr>
        <w:pStyle w:val="CommentText"/>
      </w:pPr>
    </w:p>
    <w:p w14:paraId="04667502" w14:textId="77777777" w:rsidR="00E41CA2" w:rsidRDefault="00E41CA2">
      <w:pPr>
        <w:pStyle w:val="CommentText"/>
      </w:pPr>
      <w:r>
        <w:t>Correct:</w:t>
      </w:r>
    </w:p>
    <w:p w14:paraId="04D62583" w14:textId="69A37CA1" w:rsidR="00E41CA2" w:rsidRDefault="00E41CA2">
      <w:pPr>
        <w:pStyle w:val="CommentText"/>
      </w:pPr>
      <w:r>
        <w:t>(Gao et al., 2016; Kajino et al., 2017)</w:t>
      </w:r>
    </w:p>
  </w:comment>
  <w:comment w:id="156" w:author="Robin Matthews" w:date="2021-07-11T15:29:00Z" w:initials="RM">
    <w:p w14:paraId="0D05FD28" w14:textId="77777777" w:rsidR="00E41CA2" w:rsidRDefault="00E41CA2">
      <w:pPr>
        <w:pStyle w:val="CommentText"/>
      </w:pPr>
      <w:r>
        <w:rPr>
          <w:rStyle w:val="CommentReference"/>
        </w:rPr>
        <w:annotationRef/>
      </w:r>
      <w:r>
        <w:t>Extra stuff:</w:t>
      </w:r>
    </w:p>
    <w:p w14:paraId="21F0F42F" w14:textId="77777777" w:rsidR="00E41CA2" w:rsidRDefault="00E41CA2">
      <w:pPr>
        <w:pStyle w:val="CommentText"/>
      </w:pPr>
      <w:r>
        <w:t>(, , Box 10.3)</w:t>
      </w:r>
    </w:p>
    <w:p w14:paraId="7611EA2D" w14:textId="77777777" w:rsidR="00E41CA2" w:rsidRDefault="00E41CA2">
      <w:pPr>
        <w:pStyle w:val="CommentText"/>
      </w:pPr>
    </w:p>
    <w:p w14:paraId="61CAE4C3" w14:textId="77777777" w:rsidR="00E41CA2" w:rsidRDefault="00E41CA2">
      <w:pPr>
        <w:pStyle w:val="CommentText"/>
      </w:pPr>
      <w:r>
        <w:t>Correct:</w:t>
      </w:r>
    </w:p>
    <w:p w14:paraId="67210E5B" w14:textId="77777777" w:rsidR="00E41CA2" w:rsidRDefault="00E41CA2">
      <w:pPr>
        <w:pStyle w:val="CommentText"/>
      </w:pPr>
      <w:r>
        <w:t>Jia et al. (2019)</w:t>
      </w:r>
    </w:p>
    <w:p w14:paraId="17D324A1" w14:textId="7A309BA9" w:rsidR="00E41CA2" w:rsidRDefault="00E41CA2">
      <w:pPr>
        <w:pStyle w:val="CommentText"/>
      </w:pPr>
      <w:r>
        <w:t>(Jia et al., 2019)</w:t>
      </w:r>
    </w:p>
  </w:comment>
  <w:comment w:id="161" w:author="Robin Matthews" w:date="2021-07-11T15:29:00Z" w:initials="RM">
    <w:p w14:paraId="7190E9B8" w14:textId="77777777" w:rsidR="00E41CA2" w:rsidRDefault="00E41CA2">
      <w:pPr>
        <w:pStyle w:val="CommentText"/>
      </w:pPr>
      <w:r>
        <w:rPr>
          <w:rStyle w:val="CommentReference"/>
        </w:rPr>
        <w:annotationRef/>
      </w:r>
      <w:r>
        <w:t>Not found:</w:t>
      </w:r>
    </w:p>
    <w:p w14:paraId="79E8F2DE" w14:textId="77777777" w:rsidR="00E41CA2" w:rsidRDefault="00E41CA2">
      <w:pPr>
        <w:pStyle w:val="CommentText"/>
      </w:pPr>
      <w:r>
        <w:t>X. Li et al., 2018</w:t>
      </w:r>
    </w:p>
    <w:p w14:paraId="1950D6C5" w14:textId="77777777" w:rsidR="00E41CA2" w:rsidRDefault="00E41CA2">
      <w:pPr>
        <w:pStyle w:val="CommentText"/>
      </w:pPr>
    </w:p>
    <w:p w14:paraId="790313A0" w14:textId="77777777" w:rsidR="00E41CA2" w:rsidRDefault="00E41CA2">
      <w:pPr>
        <w:pStyle w:val="CommentText"/>
      </w:pPr>
      <w:r>
        <w:t>Extra stuff:</w:t>
      </w:r>
    </w:p>
    <w:p w14:paraId="6B45D78D" w14:textId="77777777" w:rsidR="00E41CA2" w:rsidRDefault="00E41CA2">
      <w:pPr>
        <w:pStyle w:val="CommentText"/>
      </w:pPr>
      <w:r>
        <w:t>(; ; Li et al., 2018c)</w:t>
      </w:r>
    </w:p>
    <w:p w14:paraId="38BAE1A0" w14:textId="77777777" w:rsidR="00E41CA2" w:rsidRDefault="00E41CA2">
      <w:pPr>
        <w:pStyle w:val="CommentText"/>
      </w:pPr>
    </w:p>
    <w:p w14:paraId="503DAB18" w14:textId="77777777" w:rsidR="00E41CA2" w:rsidRDefault="00E41CA2">
      <w:pPr>
        <w:pStyle w:val="CommentText"/>
      </w:pPr>
      <w:r>
        <w:t>Correct:</w:t>
      </w:r>
    </w:p>
    <w:p w14:paraId="6272ABDE" w14:textId="68D986C4" w:rsidR="00E41CA2" w:rsidRDefault="00E41CA2">
      <w:pPr>
        <w:pStyle w:val="CommentText"/>
      </w:pPr>
      <w:r>
        <w:t>(Doan et al., 2016; Kaplan et al., 2017; X. Li et al., 2018)</w:t>
      </w:r>
    </w:p>
  </w:comment>
  <w:comment w:id="177" w:author="Robin Matthews" w:date="2021-07-11T15:29:00Z" w:initials="RM">
    <w:p w14:paraId="4D058B12" w14:textId="77777777" w:rsidR="00E41CA2" w:rsidRDefault="00E41CA2">
      <w:pPr>
        <w:pStyle w:val="CommentText"/>
      </w:pPr>
      <w:r>
        <w:rPr>
          <w:rStyle w:val="CommentReference"/>
        </w:rPr>
        <w:annotationRef/>
      </w:r>
      <w:r>
        <w:t>Extra stuff:</w:t>
      </w:r>
    </w:p>
    <w:p w14:paraId="0798D659" w14:textId="77777777" w:rsidR="00E41CA2" w:rsidRDefault="00E41CA2">
      <w:pPr>
        <w:pStyle w:val="CommentText"/>
      </w:pPr>
      <w:r>
        <w:t>(SAM; , )</w:t>
      </w:r>
    </w:p>
    <w:p w14:paraId="4A876441" w14:textId="77777777" w:rsidR="00E41CA2" w:rsidRDefault="00E41CA2">
      <w:pPr>
        <w:pStyle w:val="CommentText"/>
      </w:pPr>
    </w:p>
    <w:p w14:paraId="641A9913" w14:textId="77777777" w:rsidR="00E41CA2" w:rsidRDefault="00E41CA2">
      <w:pPr>
        <w:pStyle w:val="CommentText"/>
      </w:pPr>
      <w:r>
        <w:t>Correct:</w:t>
      </w:r>
    </w:p>
    <w:p w14:paraId="2AA3CD38" w14:textId="77777777" w:rsidR="00E41CA2" w:rsidRDefault="00E41CA2">
      <w:pPr>
        <w:pStyle w:val="CommentText"/>
      </w:pPr>
      <w:r>
        <w:t>Hendon et al. (2014)</w:t>
      </w:r>
    </w:p>
    <w:p w14:paraId="5734FC8F" w14:textId="69049EE7" w:rsidR="00E41CA2" w:rsidRDefault="00E41CA2">
      <w:pPr>
        <w:pStyle w:val="CommentText"/>
      </w:pPr>
      <w:r>
        <w:t>(Hendon et al., 2014)</w:t>
      </w:r>
    </w:p>
  </w:comment>
  <w:comment w:id="178" w:author="Robin Matthews" w:date="2021-07-11T15:29:00Z" w:initials="RM">
    <w:p w14:paraId="09F8A7EC" w14:textId="77777777" w:rsidR="00E41CA2" w:rsidRDefault="00E41CA2">
      <w:pPr>
        <w:pStyle w:val="CommentText"/>
      </w:pPr>
      <w:r>
        <w:rPr>
          <w:rStyle w:val="CommentReference"/>
        </w:rPr>
        <w:annotationRef/>
      </w:r>
      <w:r>
        <w:t>Extra stuff:</w:t>
      </w:r>
    </w:p>
    <w:p w14:paraId="1CE528D2" w14:textId="77777777" w:rsidR="00E41CA2" w:rsidRDefault="00E41CA2">
      <w:pPr>
        <w:pStyle w:val="CommentText"/>
      </w:pPr>
      <w:r>
        <w:t>(PDV; , )</w:t>
      </w:r>
    </w:p>
    <w:p w14:paraId="403FCA0A" w14:textId="77777777" w:rsidR="00E41CA2" w:rsidRDefault="00E41CA2">
      <w:pPr>
        <w:pStyle w:val="CommentText"/>
      </w:pPr>
    </w:p>
    <w:p w14:paraId="4DDA6420" w14:textId="77777777" w:rsidR="00E41CA2" w:rsidRDefault="00E41CA2">
      <w:pPr>
        <w:pStyle w:val="CommentText"/>
      </w:pPr>
      <w:r>
        <w:t>Correct:</w:t>
      </w:r>
    </w:p>
    <w:p w14:paraId="063B4873" w14:textId="77777777" w:rsidR="00E41CA2" w:rsidRDefault="00E41CA2">
      <w:pPr>
        <w:pStyle w:val="CommentText"/>
      </w:pPr>
      <w:r>
        <w:t>Newman et al. (2016)</w:t>
      </w:r>
    </w:p>
    <w:p w14:paraId="08CF8197" w14:textId="2B5726EA" w:rsidR="00E41CA2" w:rsidRDefault="00E41CA2">
      <w:pPr>
        <w:pStyle w:val="CommentText"/>
      </w:pPr>
      <w:r>
        <w:t>(Newman et al., 2016)</w:t>
      </w:r>
    </w:p>
  </w:comment>
  <w:comment w:id="179" w:author="Robin Matthews" w:date="2021-07-11T15:29:00Z" w:initials="RM">
    <w:p w14:paraId="10DCD49B" w14:textId="77777777" w:rsidR="00E41CA2" w:rsidRDefault="00E41CA2">
      <w:pPr>
        <w:pStyle w:val="CommentText"/>
      </w:pPr>
      <w:r>
        <w:rPr>
          <w:rStyle w:val="CommentReference"/>
        </w:rPr>
        <w:annotationRef/>
      </w:r>
      <w:r>
        <w:t>Extra stuff:</w:t>
      </w:r>
    </w:p>
    <w:p w14:paraId="40A542AA" w14:textId="77777777" w:rsidR="00E41CA2" w:rsidRDefault="00E41CA2">
      <w:pPr>
        <w:pStyle w:val="CommentText"/>
      </w:pPr>
      <w:r>
        <w:t>(AMV; , )</w:t>
      </w:r>
    </w:p>
    <w:p w14:paraId="27338DE9" w14:textId="77777777" w:rsidR="00E41CA2" w:rsidRDefault="00E41CA2">
      <w:pPr>
        <w:pStyle w:val="CommentText"/>
      </w:pPr>
    </w:p>
    <w:p w14:paraId="179B03F8" w14:textId="77777777" w:rsidR="00E41CA2" w:rsidRDefault="00E41CA2">
      <w:pPr>
        <w:pStyle w:val="CommentText"/>
      </w:pPr>
      <w:r>
        <w:t>Correct:</w:t>
      </w:r>
    </w:p>
    <w:p w14:paraId="1C393CD9" w14:textId="77777777" w:rsidR="00E41CA2" w:rsidRDefault="00E41CA2">
      <w:pPr>
        <w:pStyle w:val="CommentText"/>
      </w:pPr>
      <w:r>
        <w:t>Buckley and Marshall (2016)</w:t>
      </w:r>
    </w:p>
    <w:p w14:paraId="130A841A" w14:textId="5AE017A3" w:rsidR="00E41CA2" w:rsidRDefault="00E41CA2">
      <w:pPr>
        <w:pStyle w:val="CommentText"/>
      </w:pPr>
      <w:r>
        <w:t>(Buckley and Marshall, 2016)</w:t>
      </w:r>
    </w:p>
  </w:comment>
  <w:comment w:id="186" w:author="Robin Matthews" w:date="2021-07-11T15:29:00Z" w:initials="RM">
    <w:p w14:paraId="6AD6318E" w14:textId="77777777" w:rsidR="00E41CA2" w:rsidRDefault="00E41CA2">
      <w:pPr>
        <w:pStyle w:val="CommentText"/>
      </w:pPr>
      <w:r>
        <w:rPr>
          <w:rStyle w:val="CommentReference"/>
        </w:rPr>
        <w:annotationRef/>
      </w:r>
      <w:r>
        <w:t>Extra stuff:</w:t>
      </w:r>
    </w:p>
    <w:p w14:paraId="1D4C401F" w14:textId="77777777" w:rsidR="00E41CA2" w:rsidRDefault="00E41CA2">
      <w:pPr>
        <w:pStyle w:val="CommentText"/>
      </w:pPr>
      <w:r>
        <w:t>(Section 10.3.3; ; )</w:t>
      </w:r>
    </w:p>
    <w:p w14:paraId="0F064373" w14:textId="77777777" w:rsidR="00E41CA2" w:rsidRDefault="00E41CA2">
      <w:pPr>
        <w:pStyle w:val="CommentText"/>
      </w:pPr>
    </w:p>
    <w:p w14:paraId="4E39A424" w14:textId="77777777" w:rsidR="00E41CA2" w:rsidRDefault="00E41CA2">
      <w:pPr>
        <w:pStyle w:val="CommentText"/>
      </w:pPr>
      <w:r>
        <w:t>Correct:</w:t>
      </w:r>
    </w:p>
    <w:p w14:paraId="31A8F286" w14:textId="145AC6C8" w:rsidR="00E41CA2" w:rsidRDefault="00E41CA2">
      <w:pPr>
        <w:pStyle w:val="CommentText"/>
      </w:pPr>
      <w:r>
        <w:t>(Knutti et al., 2010; Eyring et al., 2019)</w:t>
      </w:r>
    </w:p>
  </w:comment>
  <w:comment w:id="198" w:author="Robin Matthews" w:date="2021-07-11T15:29:00Z" w:initials="RM">
    <w:p w14:paraId="0BEA8F4B" w14:textId="77777777" w:rsidR="00E41CA2" w:rsidRDefault="00E41CA2">
      <w:pPr>
        <w:pStyle w:val="CommentText"/>
      </w:pPr>
      <w:r>
        <w:rPr>
          <w:rStyle w:val="CommentReference"/>
        </w:rPr>
        <w:annotationRef/>
      </w:r>
      <w:r>
        <w:t>Extra stuff:</w:t>
      </w:r>
    </w:p>
    <w:p w14:paraId="36B3F357" w14:textId="77777777" w:rsidR="00E41CA2" w:rsidRDefault="00E41CA2">
      <w:pPr>
        <w:pStyle w:val="CommentText"/>
      </w:pPr>
      <w:r>
        <w:t>(Figure 10.1; ; )</w:t>
      </w:r>
    </w:p>
    <w:p w14:paraId="62F9EAD7" w14:textId="77777777" w:rsidR="00E41CA2" w:rsidRDefault="00E41CA2">
      <w:pPr>
        <w:pStyle w:val="CommentText"/>
      </w:pPr>
    </w:p>
    <w:p w14:paraId="79365AE7" w14:textId="77777777" w:rsidR="00E41CA2" w:rsidRDefault="00E41CA2">
      <w:pPr>
        <w:pStyle w:val="CommentText"/>
      </w:pPr>
      <w:r>
        <w:t>Correct:</w:t>
      </w:r>
    </w:p>
    <w:p w14:paraId="0EAB92D0" w14:textId="354A4076" w:rsidR="00E41CA2" w:rsidRDefault="00E41CA2">
      <w:pPr>
        <w:pStyle w:val="CommentText"/>
      </w:pPr>
      <w:r>
        <w:t>(Pettenger, 2016; Verrax, 2017)</w:t>
      </w:r>
    </w:p>
  </w:comment>
  <w:comment w:id="209" w:author="Robin Matthews" w:date="2021-07-11T15:29:00Z" w:initials="RM">
    <w:p w14:paraId="448AC71A" w14:textId="77777777" w:rsidR="00E41CA2" w:rsidRDefault="00E41CA2">
      <w:pPr>
        <w:pStyle w:val="CommentText"/>
      </w:pPr>
      <w:r>
        <w:rPr>
          <w:rStyle w:val="CommentReference"/>
        </w:rPr>
        <w:annotationRef/>
      </w:r>
      <w:r>
        <w:t>Not found:</w:t>
      </w:r>
    </w:p>
    <w:p w14:paraId="28D901AE" w14:textId="77777777" w:rsidR="00E41CA2" w:rsidRDefault="00E41CA2">
      <w:pPr>
        <w:pStyle w:val="CommentText"/>
      </w:pPr>
      <w:r>
        <w:t>B. Hewitson et al.</w:t>
      </w:r>
    </w:p>
    <w:p w14:paraId="438308CC" w14:textId="77777777" w:rsidR="00E41CA2" w:rsidRDefault="00E41CA2">
      <w:pPr>
        <w:pStyle w:val="CommentText"/>
      </w:pPr>
    </w:p>
    <w:p w14:paraId="201E7FEC" w14:textId="77777777" w:rsidR="00E41CA2" w:rsidRDefault="00E41CA2">
      <w:pPr>
        <w:pStyle w:val="CommentText"/>
      </w:pPr>
      <w:r>
        <w:t>Extra stuff:</w:t>
      </w:r>
    </w:p>
    <w:p w14:paraId="1B1089EE" w14:textId="77777777" w:rsidR="00E41CA2" w:rsidRDefault="00E41CA2">
      <w:pPr>
        <w:pStyle w:val="CommentText"/>
      </w:pPr>
      <w:r>
        <w:t>(Hewitson et al., b)</w:t>
      </w:r>
    </w:p>
    <w:p w14:paraId="56D095ED" w14:textId="77777777" w:rsidR="00E41CA2" w:rsidRDefault="00E41CA2">
      <w:pPr>
        <w:pStyle w:val="CommentText"/>
      </w:pPr>
    </w:p>
    <w:p w14:paraId="7DC0BE90" w14:textId="77777777" w:rsidR="00E41CA2" w:rsidRDefault="00E41CA2">
      <w:pPr>
        <w:pStyle w:val="CommentText"/>
      </w:pPr>
      <w:r>
        <w:t>Correct:</w:t>
      </w:r>
    </w:p>
    <w:p w14:paraId="601EAFE9" w14:textId="77777777" w:rsidR="00E41CA2" w:rsidRDefault="00E41CA2">
      <w:pPr>
        <w:pStyle w:val="CommentText"/>
      </w:pPr>
      <w:r>
        <w:t>B. Hewitson et al. (2014)</w:t>
      </w:r>
    </w:p>
    <w:p w14:paraId="3E019220" w14:textId="144F6101" w:rsidR="00E41CA2" w:rsidRDefault="00E41CA2">
      <w:pPr>
        <w:pStyle w:val="CommentText"/>
      </w:pPr>
      <w:r>
        <w:t>(B. Hewitson et al., 2014)</w:t>
      </w:r>
    </w:p>
  </w:comment>
  <w:comment w:id="214" w:author="Robin Matthews" w:date="2021-07-11T15:29:00Z" w:initials="RM">
    <w:p w14:paraId="521DA1A4" w14:textId="77777777" w:rsidR="00E41CA2" w:rsidRDefault="00E41CA2">
      <w:pPr>
        <w:pStyle w:val="CommentText"/>
      </w:pPr>
      <w:r>
        <w:rPr>
          <w:rStyle w:val="CommentReference"/>
        </w:rPr>
        <w:annotationRef/>
      </w:r>
      <w:r>
        <w:t>Extra stuff:</w:t>
      </w:r>
    </w:p>
    <w:p w14:paraId="7CCD6A82" w14:textId="77777777" w:rsidR="00E41CA2" w:rsidRDefault="00E41CA2">
      <w:pPr>
        <w:pStyle w:val="CommentText"/>
      </w:pPr>
      <w:r>
        <w:t>(SRCCL; , )</w:t>
      </w:r>
    </w:p>
    <w:p w14:paraId="005A91DF" w14:textId="77777777" w:rsidR="00E41CA2" w:rsidRDefault="00E41CA2">
      <w:pPr>
        <w:pStyle w:val="CommentText"/>
      </w:pPr>
    </w:p>
    <w:p w14:paraId="24F09DEF" w14:textId="77777777" w:rsidR="00E41CA2" w:rsidRDefault="00E41CA2">
      <w:pPr>
        <w:pStyle w:val="CommentText"/>
      </w:pPr>
      <w:r>
        <w:t>Correct:</w:t>
      </w:r>
    </w:p>
    <w:p w14:paraId="7838883A" w14:textId="77777777" w:rsidR="00E41CA2" w:rsidRDefault="00E41CA2">
      <w:pPr>
        <w:pStyle w:val="CommentText"/>
      </w:pPr>
      <w:r>
        <w:t>IPCC (2019a)</w:t>
      </w:r>
    </w:p>
    <w:p w14:paraId="2895A4C2" w14:textId="2BCF0CD6" w:rsidR="00E41CA2" w:rsidRDefault="00E41CA2">
      <w:pPr>
        <w:pStyle w:val="CommentText"/>
      </w:pPr>
      <w:r>
        <w:t>(IPCC, 2019a)</w:t>
      </w:r>
    </w:p>
  </w:comment>
  <w:comment w:id="215" w:author="Robin Matthews" w:date="2021-07-11T15:29:00Z" w:initials="RM">
    <w:p w14:paraId="526FEA61" w14:textId="77777777" w:rsidR="00E41CA2" w:rsidRDefault="00E41CA2">
      <w:pPr>
        <w:pStyle w:val="CommentText"/>
      </w:pPr>
      <w:r>
        <w:rPr>
          <w:rStyle w:val="CommentReference"/>
        </w:rPr>
        <w:annotationRef/>
      </w:r>
      <w:r>
        <w:t>Extra stuff:</w:t>
      </w:r>
    </w:p>
    <w:p w14:paraId="73474E17" w14:textId="77777777" w:rsidR="00E41CA2" w:rsidRDefault="00E41CA2">
      <w:pPr>
        <w:pStyle w:val="CommentText"/>
      </w:pPr>
      <w:r>
        <w:t>(SROCC; , )</w:t>
      </w:r>
    </w:p>
    <w:p w14:paraId="3B186202" w14:textId="77777777" w:rsidR="00E41CA2" w:rsidRDefault="00E41CA2">
      <w:pPr>
        <w:pStyle w:val="CommentText"/>
      </w:pPr>
    </w:p>
    <w:p w14:paraId="63D91134" w14:textId="77777777" w:rsidR="00E41CA2" w:rsidRDefault="00E41CA2">
      <w:pPr>
        <w:pStyle w:val="CommentText"/>
      </w:pPr>
      <w:r>
        <w:t>Correct:</w:t>
      </w:r>
    </w:p>
    <w:p w14:paraId="5B73FCA4" w14:textId="77777777" w:rsidR="00E41CA2" w:rsidRDefault="00E41CA2">
      <w:pPr>
        <w:pStyle w:val="CommentText"/>
      </w:pPr>
      <w:r>
        <w:t>IPCC (2019b)</w:t>
      </w:r>
    </w:p>
    <w:p w14:paraId="312D647D" w14:textId="0BB017EB" w:rsidR="00E41CA2" w:rsidRDefault="00E41CA2">
      <w:pPr>
        <w:pStyle w:val="CommentText"/>
      </w:pPr>
      <w:r>
        <w:t>(IPCC, 2019b)</w:t>
      </w:r>
    </w:p>
  </w:comment>
  <w:comment w:id="217" w:author="Robin Matthews" w:date="2021-07-11T15:29:00Z" w:initials="RM">
    <w:p w14:paraId="4C29DC3B" w14:textId="77777777" w:rsidR="00E41CA2" w:rsidRDefault="00E41CA2">
      <w:pPr>
        <w:pStyle w:val="CommentText"/>
      </w:pPr>
      <w:r>
        <w:rPr>
          <w:rStyle w:val="CommentReference"/>
        </w:rPr>
        <w:annotationRef/>
      </w:r>
      <w:r>
        <w:t>Extra stuff:</w:t>
      </w:r>
    </w:p>
    <w:p w14:paraId="025A5A2D" w14:textId="77777777" w:rsidR="00E41CA2" w:rsidRDefault="00E41CA2">
      <w:pPr>
        <w:pStyle w:val="CommentText"/>
      </w:pPr>
      <w:r>
        <w:t>(SR1.5; , )</w:t>
      </w:r>
    </w:p>
    <w:p w14:paraId="05BBBA78" w14:textId="77777777" w:rsidR="00E41CA2" w:rsidRDefault="00E41CA2">
      <w:pPr>
        <w:pStyle w:val="CommentText"/>
      </w:pPr>
    </w:p>
    <w:p w14:paraId="64B1E102" w14:textId="77777777" w:rsidR="00E41CA2" w:rsidRDefault="00E41CA2">
      <w:pPr>
        <w:pStyle w:val="CommentText"/>
      </w:pPr>
      <w:r>
        <w:t>Correct:</w:t>
      </w:r>
    </w:p>
    <w:p w14:paraId="25B59371" w14:textId="77777777" w:rsidR="00E41CA2" w:rsidRDefault="00E41CA2">
      <w:pPr>
        <w:pStyle w:val="CommentText"/>
      </w:pPr>
      <w:r>
        <w:t>IPCC (2018b)</w:t>
      </w:r>
    </w:p>
    <w:p w14:paraId="2726FD0A" w14:textId="41E62746" w:rsidR="00E41CA2" w:rsidRDefault="00E41CA2">
      <w:pPr>
        <w:pStyle w:val="CommentText"/>
      </w:pPr>
      <w:r>
        <w:t>(IPCC, 2018b)</w:t>
      </w:r>
    </w:p>
  </w:comment>
  <w:comment w:id="224" w:author="Robin Matthews" w:date="2021-07-11T15:29:00Z" w:initials="RM">
    <w:p w14:paraId="5F387696" w14:textId="77777777" w:rsidR="00E41CA2" w:rsidRDefault="00E41CA2">
      <w:pPr>
        <w:pStyle w:val="CommentText"/>
      </w:pPr>
      <w:r>
        <w:rPr>
          <w:rStyle w:val="CommentReference"/>
        </w:rPr>
        <w:annotationRef/>
      </w:r>
      <w:r>
        <w:t>Extra stuff:</w:t>
      </w:r>
    </w:p>
    <w:p w14:paraId="3249D382" w14:textId="77777777" w:rsidR="00E41CA2" w:rsidRDefault="00E41CA2">
      <w:pPr>
        <w:pStyle w:val="CommentText"/>
      </w:pPr>
      <w:r>
        <w:t>(SROCC; , )</w:t>
      </w:r>
    </w:p>
    <w:p w14:paraId="2B01D72B" w14:textId="77777777" w:rsidR="00E41CA2" w:rsidRDefault="00E41CA2">
      <w:pPr>
        <w:pStyle w:val="CommentText"/>
      </w:pPr>
    </w:p>
    <w:p w14:paraId="57BD2B0C" w14:textId="77777777" w:rsidR="00E41CA2" w:rsidRDefault="00E41CA2">
      <w:pPr>
        <w:pStyle w:val="CommentText"/>
      </w:pPr>
      <w:r>
        <w:t>Correct:</w:t>
      </w:r>
    </w:p>
    <w:p w14:paraId="3DD1ECD8" w14:textId="77777777" w:rsidR="00E41CA2" w:rsidRDefault="00E41CA2">
      <w:pPr>
        <w:pStyle w:val="CommentText"/>
      </w:pPr>
      <w:r>
        <w:t>IPCC (2019b)</w:t>
      </w:r>
    </w:p>
    <w:p w14:paraId="0B4A548E" w14:textId="3977F236" w:rsidR="00E41CA2" w:rsidRDefault="00E41CA2">
      <w:pPr>
        <w:pStyle w:val="CommentText"/>
      </w:pPr>
      <w:r>
        <w:t>(IPCC, 2019b)</w:t>
      </w:r>
    </w:p>
  </w:comment>
  <w:comment w:id="225" w:author="Robin Matthews" w:date="2021-07-11T15:29:00Z" w:initials="RM">
    <w:p w14:paraId="3E501CD0" w14:textId="77777777" w:rsidR="00E41CA2" w:rsidRDefault="00E41CA2">
      <w:pPr>
        <w:pStyle w:val="CommentText"/>
      </w:pPr>
      <w:r>
        <w:rPr>
          <w:rStyle w:val="CommentReference"/>
        </w:rPr>
        <w:annotationRef/>
      </w:r>
      <w:r>
        <w:t>Not found:</w:t>
      </w:r>
    </w:p>
    <w:p w14:paraId="75EBEACC" w14:textId="77777777" w:rsidR="00E41CA2" w:rsidRDefault="00E41CA2">
      <w:pPr>
        <w:pStyle w:val="CommentText"/>
      </w:pPr>
      <w:r>
        <w:t>K. Wang et al., 2018</w:t>
      </w:r>
    </w:p>
    <w:p w14:paraId="48A41DAC" w14:textId="77777777" w:rsidR="00E41CA2" w:rsidRDefault="00E41CA2">
      <w:pPr>
        <w:pStyle w:val="CommentText"/>
      </w:pPr>
    </w:p>
    <w:p w14:paraId="0A4499E5" w14:textId="77777777" w:rsidR="00E41CA2" w:rsidRDefault="00E41CA2">
      <w:pPr>
        <w:pStyle w:val="CommentText"/>
      </w:pPr>
      <w:r>
        <w:t>Extra stuff:</w:t>
      </w:r>
    </w:p>
    <w:p w14:paraId="530E367F" w14:textId="77777777" w:rsidR="00E41CA2" w:rsidRDefault="00E41CA2">
      <w:pPr>
        <w:pStyle w:val="CommentText"/>
      </w:pPr>
      <w:r>
        <w:t>(; Wang et al., 2018a)</w:t>
      </w:r>
    </w:p>
    <w:p w14:paraId="31CE4D7D" w14:textId="77777777" w:rsidR="00E41CA2" w:rsidRDefault="00E41CA2">
      <w:pPr>
        <w:pStyle w:val="CommentText"/>
      </w:pPr>
    </w:p>
    <w:p w14:paraId="02E2BA87" w14:textId="77777777" w:rsidR="00E41CA2" w:rsidRDefault="00E41CA2">
      <w:pPr>
        <w:pStyle w:val="CommentText"/>
      </w:pPr>
      <w:r>
        <w:t>Correct:</w:t>
      </w:r>
    </w:p>
    <w:p w14:paraId="7571522B" w14:textId="4F1A8D68" w:rsidR="00E41CA2" w:rsidRDefault="00E41CA2">
      <w:pPr>
        <w:pStyle w:val="CommentText"/>
      </w:pPr>
      <w:r>
        <w:t>(Ogawa et al., 2018; K. Wang et al., 2018)</w:t>
      </w:r>
    </w:p>
  </w:comment>
  <w:comment w:id="230" w:author="Robin Matthews" w:date="2021-07-11T15:29:00Z" w:initials="RM">
    <w:p w14:paraId="0D664A61" w14:textId="77777777" w:rsidR="00E41CA2" w:rsidRDefault="00E41CA2">
      <w:pPr>
        <w:pStyle w:val="CommentText"/>
      </w:pPr>
      <w:r>
        <w:rPr>
          <w:rStyle w:val="CommentReference"/>
        </w:rPr>
        <w:annotationRef/>
      </w:r>
      <w:r>
        <w:t>Extra stuff:</w:t>
      </w:r>
    </w:p>
    <w:p w14:paraId="41C1434E" w14:textId="77777777" w:rsidR="00E41CA2" w:rsidRDefault="00E41CA2">
      <w:pPr>
        <w:pStyle w:val="CommentText"/>
      </w:pPr>
      <w:r>
        <w:t>(, ; Section 11.3.2)</w:t>
      </w:r>
    </w:p>
    <w:p w14:paraId="61F960AD" w14:textId="77777777" w:rsidR="00E41CA2" w:rsidRDefault="00E41CA2">
      <w:pPr>
        <w:pStyle w:val="CommentText"/>
      </w:pPr>
    </w:p>
    <w:p w14:paraId="641F2AA8" w14:textId="77777777" w:rsidR="00E41CA2" w:rsidRDefault="00E41CA2">
      <w:pPr>
        <w:pStyle w:val="CommentText"/>
      </w:pPr>
      <w:r>
        <w:t>Correct:</w:t>
      </w:r>
    </w:p>
    <w:p w14:paraId="14BABDE4" w14:textId="77777777" w:rsidR="00E41CA2" w:rsidRDefault="00E41CA2">
      <w:pPr>
        <w:pStyle w:val="CommentText"/>
      </w:pPr>
      <w:r>
        <w:t>van Oldenborgh et al. (2019)</w:t>
      </w:r>
    </w:p>
    <w:p w14:paraId="3D6B3373" w14:textId="5B137E29" w:rsidR="00E41CA2" w:rsidRDefault="00E41CA2">
      <w:pPr>
        <w:pStyle w:val="CommentText"/>
      </w:pPr>
      <w:r>
        <w:t>(van Oldenborgh et al., 2019)</w:t>
      </w:r>
    </w:p>
  </w:comment>
  <w:comment w:id="235" w:author="Robin Matthews" w:date="2021-07-11T15:30:00Z" w:initials="RM">
    <w:p w14:paraId="10B8B7E0" w14:textId="77777777" w:rsidR="00E41CA2" w:rsidRDefault="00E41CA2">
      <w:pPr>
        <w:pStyle w:val="CommentText"/>
      </w:pPr>
      <w:r>
        <w:rPr>
          <w:rStyle w:val="CommentReference"/>
        </w:rPr>
        <w:annotationRef/>
      </w:r>
      <w:r>
        <w:t>Not found:</w:t>
      </w:r>
    </w:p>
    <w:p w14:paraId="60F4EE5A" w14:textId="77777777" w:rsidR="00E41CA2" w:rsidRDefault="00E41CA2">
      <w:pPr>
        <w:pStyle w:val="CommentText"/>
      </w:pPr>
      <w:r>
        <w:t>L. Sun et al.</w:t>
      </w:r>
    </w:p>
    <w:p w14:paraId="62983425" w14:textId="77777777" w:rsidR="00E41CA2" w:rsidRDefault="00E41CA2">
      <w:pPr>
        <w:pStyle w:val="CommentText"/>
      </w:pPr>
    </w:p>
    <w:p w14:paraId="44EA644E" w14:textId="77777777" w:rsidR="00E41CA2" w:rsidRDefault="00E41CA2">
      <w:pPr>
        <w:pStyle w:val="CommentText"/>
      </w:pPr>
      <w:r>
        <w:t>Extra stuff:</w:t>
      </w:r>
    </w:p>
    <w:p w14:paraId="59B288E6" w14:textId="77777777" w:rsidR="00E41CA2" w:rsidRDefault="00E41CA2">
      <w:pPr>
        <w:pStyle w:val="CommentText"/>
      </w:pPr>
      <w:r>
        <w:t>Sun et al. (a)</w:t>
      </w:r>
    </w:p>
    <w:p w14:paraId="38C3FCE0" w14:textId="77777777" w:rsidR="00E41CA2" w:rsidRDefault="00E41CA2">
      <w:pPr>
        <w:pStyle w:val="CommentText"/>
      </w:pPr>
    </w:p>
    <w:p w14:paraId="25F48854" w14:textId="77777777" w:rsidR="00E41CA2" w:rsidRDefault="00E41CA2">
      <w:pPr>
        <w:pStyle w:val="CommentText"/>
      </w:pPr>
      <w:r>
        <w:t>Correct:</w:t>
      </w:r>
    </w:p>
    <w:p w14:paraId="01EFAB54" w14:textId="77777777" w:rsidR="00E41CA2" w:rsidRDefault="00E41CA2">
      <w:pPr>
        <w:pStyle w:val="CommentText"/>
      </w:pPr>
      <w:r>
        <w:t>L. Sun et al. (2016)</w:t>
      </w:r>
    </w:p>
    <w:p w14:paraId="690E1A77" w14:textId="628C683E" w:rsidR="00E41CA2" w:rsidRDefault="00E41CA2">
      <w:pPr>
        <w:pStyle w:val="CommentText"/>
      </w:pPr>
      <w:r>
        <w:t>(L. Sun et al., 2016)</w:t>
      </w:r>
    </w:p>
  </w:comment>
  <w:comment w:id="241" w:author="Robin Matthews" w:date="2021-07-11T15:30:00Z" w:initials="RM">
    <w:p w14:paraId="5F6530CC" w14:textId="77777777" w:rsidR="00E41CA2" w:rsidRDefault="00E41CA2">
      <w:pPr>
        <w:pStyle w:val="CommentText"/>
      </w:pPr>
      <w:r>
        <w:rPr>
          <w:rStyle w:val="CommentReference"/>
        </w:rPr>
        <w:annotationRef/>
      </w:r>
      <w:r>
        <w:t>Not found:</w:t>
      </w:r>
    </w:p>
    <w:p w14:paraId="57EC7D3D" w14:textId="77777777" w:rsidR="00E41CA2" w:rsidRDefault="00E41CA2">
      <w:pPr>
        <w:pStyle w:val="CommentText"/>
      </w:pPr>
      <w:r>
        <w:t>R. Zhang et al., 2020</w:t>
      </w:r>
    </w:p>
    <w:p w14:paraId="1D2A94D8" w14:textId="77777777" w:rsidR="00E41CA2" w:rsidRDefault="00E41CA2">
      <w:pPr>
        <w:pStyle w:val="CommentText"/>
      </w:pPr>
    </w:p>
    <w:p w14:paraId="6C38BD0D" w14:textId="77777777" w:rsidR="00E41CA2" w:rsidRDefault="00E41CA2">
      <w:pPr>
        <w:pStyle w:val="CommentText"/>
      </w:pPr>
      <w:r>
        <w:t>Extra stuff:</w:t>
      </w:r>
    </w:p>
    <w:p w14:paraId="02F0CF44" w14:textId="77777777" w:rsidR="00E41CA2" w:rsidRDefault="00E41CA2">
      <w:pPr>
        <w:pStyle w:val="CommentText"/>
      </w:pPr>
      <w:r>
        <w:t>(; ; ; ; ; Zhang et al., 2020b)</w:t>
      </w:r>
    </w:p>
    <w:p w14:paraId="6375169D" w14:textId="77777777" w:rsidR="00E41CA2" w:rsidRDefault="00E41CA2">
      <w:pPr>
        <w:pStyle w:val="CommentText"/>
      </w:pPr>
    </w:p>
    <w:p w14:paraId="51D6F1C4" w14:textId="77777777" w:rsidR="00E41CA2" w:rsidRDefault="00E41CA2">
      <w:pPr>
        <w:pStyle w:val="CommentText"/>
      </w:pPr>
      <w:r>
        <w:t>Correct:</w:t>
      </w:r>
    </w:p>
    <w:p w14:paraId="14C7442A" w14:textId="3E05DF12" w:rsidR="00E41CA2" w:rsidRDefault="00E41CA2">
      <w:pPr>
        <w:pStyle w:val="CommentText"/>
      </w:pPr>
      <w:r>
        <w:t>(Zappa et al., 2011; Petoukhov et al., 2013; Hoskins and Woollings, 2015; Coumou et al., 2018; Mann et al., 2018; R. Zhang et al., 2020)</w:t>
      </w:r>
    </w:p>
  </w:comment>
  <w:comment w:id="247" w:author="Robin Matthews" w:date="2021-07-11T15:52:00Z" w:initials="RM">
    <w:p w14:paraId="72C9218D" w14:textId="0116A596" w:rsidR="00C63511" w:rsidRDefault="00C63511">
      <w:pPr>
        <w:pStyle w:val="CommentText"/>
      </w:pPr>
      <w:r>
        <w:rPr>
          <w:rStyle w:val="CommentReference"/>
        </w:rPr>
        <w:annotationRef/>
      </w:r>
      <w:r>
        <w:t>Mendeley field contains ‘Warner et al. (2020)’ rather than ‘Warmer et al. (2019)’. Is 2020 correct?</w:t>
      </w:r>
    </w:p>
    <w:p w14:paraId="4AA8ABEC" w14:textId="77777777" w:rsidR="00C63511" w:rsidRDefault="00C63511">
      <w:pPr>
        <w:pStyle w:val="CommentText"/>
      </w:pPr>
    </w:p>
    <w:p w14:paraId="57E922D9" w14:textId="157C2AEB" w:rsidR="00C63511" w:rsidRDefault="00C63511" w:rsidP="00C63511">
      <w:pPr>
        <w:pStyle w:val="CommentText"/>
        <w:ind w:left="720"/>
      </w:pPr>
      <w:r w:rsidRPr="0041738C">
        <w:rPr>
          <w:rFonts w:ascii="Calibri" w:hAnsi="Calibri" w:cs="Calibri"/>
          <w:noProof/>
          <w:sz w:val="22"/>
          <w:szCs w:val="24"/>
        </w:rPr>
        <w:t xml:space="preserve">Warner, J. L., Screen, J. A., and Scaife, A. A. (2020). Links Between Barents–Kara Sea Ice and the Extratropical Atmospheric Circulation Explained by Internal Variability and Tropical Forcing. </w:t>
      </w:r>
      <w:r w:rsidRPr="0041738C">
        <w:rPr>
          <w:rFonts w:ascii="Calibri" w:hAnsi="Calibri" w:cs="Calibri"/>
          <w:i/>
          <w:iCs/>
          <w:noProof/>
          <w:sz w:val="22"/>
          <w:szCs w:val="24"/>
        </w:rPr>
        <w:t>Geophys. Res. Lett.</w:t>
      </w:r>
      <w:r w:rsidRPr="0041738C">
        <w:rPr>
          <w:rFonts w:ascii="Calibri" w:hAnsi="Calibri" w:cs="Calibri"/>
          <w:noProof/>
          <w:sz w:val="22"/>
          <w:szCs w:val="24"/>
        </w:rPr>
        <w:t xml:space="preserve"> 47, e2019GL085679. doi:10.1029/2019GL085679.</w:t>
      </w:r>
    </w:p>
  </w:comment>
  <w:comment w:id="248" w:author="Robin Matthews" w:date="2021-07-11T15:30:00Z" w:initials="RM">
    <w:p w14:paraId="551CE452" w14:textId="77777777" w:rsidR="00E41CA2" w:rsidRDefault="00E41CA2">
      <w:pPr>
        <w:pStyle w:val="CommentText"/>
      </w:pPr>
      <w:r>
        <w:rPr>
          <w:rStyle w:val="CommentReference"/>
        </w:rPr>
        <w:annotationRef/>
      </w:r>
      <w:r>
        <w:t>Not found:</w:t>
      </w:r>
    </w:p>
    <w:p w14:paraId="7621E320" w14:textId="77777777" w:rsidR="00E41CA2" w:rsidRDefault="00E41CA2">
      <w:pPr>
        <w:pStyle w:val="CommentText"/>
      </w:pPr>
      <w:r>
        <w:t>2020</w:t>
      </w:r>
    </w:p>
    <w:p w14:paraId="3767ABCB" w14:textId="77777777" w:rsidR="00E41CA2" w:rsidRDefault="00E41CA2">
      <w:pPr>
        <w:pStyle w:val="CommentText"/>
      </w:pPr>
    </w:p>
    <w:p w14:paraId="05AC356F" w14:textId="77777777" w:rsidR="00E41CA2" w:rsidRDefault="00E41CA2">
      <w:pPr>
        <w:pStyle w:val="CommentText"/>
      </w:pPr>
      <w:r>
        <w:t>Extra stuff:</w:t>
      </w:r>
    </w:p>
    <w:p w14:paraId="7232635B" w14:textId="77777777" w:rsidR="00E41CA2" w:rsidRDefault="00E41CA2">
      <w:pPr>
        <w:pStyle w:val="CommentText"/>
      </w:pPr>
      <w:r>
        <w:t xml:space="preserve"> (2019)</w:t>
      </w:r>
    </w:p>
    <w:p w14:paraId="21B0ED42" w14:textId="77777777" w:rsidR="00E41CA2" w:rsidRDefault="00E41CA2">
      <w:pPr>
        <w:pStyle w:val="CommentText"/>
      </w:pPr>
    </w:p>
    <w:p w14:paraId="36129C1C" w14:textId="77777777" w:rsidR="00E41CA2" w:rsidRDefault="00E41CA2">
      <w:pPr>
        <w:pStyle w:val="CommentText"/>
      </w:pPr>
      <w:r>
        <w:t>Correct:</w:t>
      </w:r>
    </w:p>
    <w:p w14:paraId="0DDD7C1E" w14:textId="77777777" w:rsidR="00E41CA2" w:rsidRDefault="00E41CA2">
      <w:pPr>
        <w:pStyle w:val="CommentText"/>
      </w:pPr>
      <w:r>
        <w:t>Warner et al. (2020)</w:t>
      </w:r>
    </w:p>
    <w:p w14:paraId="5B9B5391" w14:textId="04EF4FB0" w:rsidR="00E41CA2" w:rsidRDefault="00E41CA2">
      <w:pPr>
        <w:pStyle w:val="CommentText"/>
      </w:pPr>
      <w:r>
        <w:t>(Warner et al., 2020)</w:t>
      </w:r>
    </w:p>
  </w:comment>
  <w:comment w:id="249" w:author="Robin Matthews" w:date="2021-07-11T15:30:00Z" w:initials="RM">
    <w:p w14:paraId="2A88F305" w14:textId="77777777" w:rsidR="00E41CA2" w:rsidRDefault="00E41CA2">
      <w:pPr>
        <w:pStyle w:val="CommentText"/>
      </w:pPr>
      <w:r>
        <w:rPr>
          <w:rStyle w:val="CommentReference"/>
        </w:rPr>
        <w:annotationRef/>
      </w:r>
      <w:r>
        <w:t>Extra stuff:</w:t>
      </w:r>
    </w:p>
    <w:p w14:paraId="407E2CEE" w14:textId="77777777" w:rsidR="00E41CA2" w:rsidRDefault="00E41CA2">
      <w:pPr>
        <w:pStyle w:val="CommentText"/>
      </w:pPr>
      <w:r>
        <w:t xml:space="preserve"> (a)</w:t>
      </w:r>
    </w:p>
    <w:p w14:paraId="4BBD6894" w14:textId="77777777" w:rsidR="00E41CA2" w:rsidRDefault="00E41CA2">
      <w:pPr>
        <w:pStyle w:val="CommentText"/>
      </w:pPr>
    </w:p>
    <w:p w14:paraId="0DD990D5" w14:textId="77777777" w:rsidR="00E41CA2" w:rsidRDefault="00E41CA2">
      <w:pPr>
        <w:pStyle w:val="CommentText"/>
      </w:pPr>
      <w:r>
        <w:t>Correct:</w:t>
      </w:r>
    </w:p>
    <w:p w14:paraId="07E525A6" w14:textId="77777777" w:rsidR="00E41CA2" w:rsidRDefault="00E41CA2">
      <w:pPr>
        <w:pStyle w:val="CommentText"/>
      </w:pPr>
      <w:r>
        <w:t>Mori et al. (2019)</w:t>
      </w:r>
    </w:p>
    <w:p w14:paraId="2A98D1AA" w14:textId="7CE21077" w:rsidR="00E41CA2" w:rsidRDefault="00E41CA2">
      <w:pPr>
        <w:pStyle w:val="CommentText"/>
      </w:pPr>
      <w:r>
        <w:t>(Mori et al., 2019)</w:t>
      </w:r>
    </w:p>
  </w:comment>
  <w:comment w:id="253" w:author="Robin Matthews" w:date="2021-07-11T15:30:00Z" w:initials="RM">
    <w:p w14:paraId="553AA006" w14:textId="77777777" w:rsidR="00E41CA2" w:rsidRDefault="00E41CA2">
      <w:pPr>
        <w:pStyle w:val="CommentText"/>
      </w:pPr>
      <w:r>
        <w:rPr>
          <w:rStyle w:val="CommentReference"/>
        </w:rPr>
        <w:annotationRef/>
      </w:r>
      <w:r>
        <w:t>Not found:</w:t>
      </w:r>
    </w:p>
    <w:p w14:paraId="0DB985B9" w14:textId="77777777" w:rsidR="00E41CA2" w:rsidRDefault="00E41CA2">
      <w:pPr>
        <w:pStyle w:val="CommentText"/>
      </w:pPr>
      <w:r>
        <w:t>H.W. Chen et al., 2016</w:t>
      </w:r>
    </w:p>
    <w:p w14:paraId="72F20626" w14:textId="77777777" w:rsidR="00E41CA2" w:rsidRDefault="00E41CA2">
      <w:pPr>
        <w:pStyle w:val="CommentText"/>
      </w:pPr>
    </w:p>
    <w:p w14:paraId="1B93CE46" w14:textId="77777777" w:rsidR="00E41CA2" w:rsidRDefault="00E41CA2">
      <w:pPr>
        <w:pStyle w:val="CommentText"/>
      </w:pPr>
      <w:r>
        <w:t>Extra stuff:</w:t>
      </w:r>
    </w:p>
    <w:p w14:paraId="5BD06499" w14:textId="77777777" w:rsidR="00E41CA2" w:rsidRDefault="00E41CA2">
      <w:pPr>
        <w:pStyle w:val="CommentText"/>
      </w:pPr>
      <w:r>
        <w:t>(; ; Chen et al., 2016a; ; )</w:t>
      </w:r>
    </w:p>
    <w:p w14:paraId="561E0D1E" w14:textId="77777777" w:rsidR="00E41CA2" w:rsidRDefault="00E41CA2">
      <w:pPr>
        <w:pStyle w:val="CommentText"/>
      </w:pPr>
    </w:p>
    <w:p w14:paraId="043E6B42" w14:textId="77777777" w:rsidR="00E41CA2" w:rsidRDefault="00E41CA2">
      <w:pPr>
        <w:pStyle w:val="CommentText"/>
      </w:pPr>
      <w:r>
        <w:t>Correct:</w:t>
      </w:r>
    </w:p>
    <w:p w14:paraId="5BC6D64D" w14:textId="69A57421" w:rsidR="00E41CA2" w:rsidRDefault="00E41CA2">
      <w:pPr>
        <w:pStyle w:val="CommentText"/>
      </w:pPr>
      <w:r>
        <w:t>(Screen et al., 2014; Walsh, 2014; H.W. Chen et al., 2016; Peings et al., 2017; Dai and Song, 2020)</w:t>
      </w:r>
    </w:p>
  </w:comment>
  <w:comment w:id="257" w:author="Robin Matthews" w:date="2021-07-11T15:30:00Z" w:initials="RM">
    <w:p w14:paraId="56A03BFF" w14:textId="77777777" w:rsidR="00E41CA2" w:rsidRDefault="00E41CA2">
      <w:pPr>
        <w:pStyle w:val="CommentText"/>
      </w:pPr>
      <w:r>
        <w:rPr>
          <w:rStyle w:val="CommentReference"/>
        </w:rPr>
        <w:annotationRef/>
      </w:r>
      <w:r>
        <w:t>Extra stuff:</w:t>
      </w:r>
    </w:p>
    <w:p w14:paraId="69B62B75" w14:textId="77777777" w:rsidR="00E41CA2" w:rsidRDefault="00E41CA2">
      <w:pPr>
        <w:pStyle w:val="CommentText"/>
      </w:pPr>
      <w:r>
        <w:t>, )</w:t>
      </w:r>
    </w:p>
    <w:p w14:paraId="0F5306A5" w14:textId="77777777" w:rsidR="00E41CA2" w:rsidRDefault="00E41CA2">
      <w:pPr>
        <w:pStyle w:val="CommentText"/>
      </w:pPr>
    </w:p>
    <w:p w14:paraId="563BAA1E" w14:textId="77777777" w:rsidR="00E41CA2" w:rsidRDefault="00E41CA2">
      <w:pPr>
        <w:pStyle w:val="CommentText"/>
      </w:pPr>
      <w:r>
        <w:t>Correct:</w:t>
      </w:r>
    </w:p>
    <w:p w14:paraId="1A39DDD6" w14:textId="77777777" w:rsidR="00E41CA2" w:rsidRDefault="00E41CA2">
      <w:pPr>
        <w:pStyle w:val="CommentText"/>
      </w:pPr>
      <w:r>
        <w:t>Cohen et al. (2020)</w:t>
      </w:r>
    </w:p>
    <w:p w14:paraId="302CFDDC" w14:textId="3900169C" w:rsidR="00E41CA2" w:rsidRDefault="00E41CA2">
      <w:pPr>
        <w:pStyle w:val="CommentText"/>
      </w:pPr>
      <w:r>
        <w:t>(Cohen et al., 2020)</w:t>
      </w:r>
    </w:p>
  </w:comment>
  <w:comment w:id="262" w:author="Robin Matthews" w:date="2021-07-11T15:30:00Z" w:initials="RM">
    <w:p w14:paraId="26516125" w14:textId="77777777" w:rsidR="00E41CA2" w:rsidRDefault="00E41CA2">
      <w:pPr>
        <w:pStyle w:val="CommentText"/>
      </w:pPr>
      <w:r>
        <w:rPr>
          <w:rStyle w:val="CommentReference"/>
        </w:rPr>
        <w:annotationRef/>
      </w:r>
      <w:r>
        <w:t>Not found:</w:t>
      </w:r>
    </w:p>
    <w:p w14:paraId="33EAB0FB" w14:textId="77777777" w:rsidR="00E41CA2" w:rsidRDefault="00E41CA2">
      <w:pPr>
        <w:pStyle w:val="CommentText"/>
      </w:pPr>
      <w:r>
        <w:t>2016b</w:t>
      </w:r>
    </w:p>
    <w:p w14:paraId="4D9F3CB0" w14:textId="77777777" w:rsidR="00E41CA2" w:rsidRDefault="00E41CA2">
      <w:pPr>
        <w:pStyle w:val="CommentText"/>
      </w:pPr>
    </w:p>
    <w:p w14:paraId="11940510" w14:textId="77777777" w:rsidR="00E41CA2" w:rsidRDefault="00E41CA2">
      <w:pPr>
        <w:pStyle w:val="CommentText"/>
      </w:pPr>
      <w:r>
        <w:t>Extra stuff:</w:t>
      </w:r>
    </w:p>
    <w:p w14:paraId="7BEB394B" w14:textId="77777777" w:rsidR="00E41CA2" w:rsidRDefault="00E41CA2">
      <w:pPr>
        <w:pStyle w:val="CommentText"/>
      </w:pPr>
      <w:r>
        <w:t xml:space="preserve"> (2016)</w:t>
      </w:r>
    </w:p>
    <w:p w14:paraId="0917E802" w14:textId="77777777" w:rsidR="00E41CA2" w:rsidRDefault="00E41CA2">
      <w:pPr>
        <w:pStyle w:val="CommentText"/>
      </w:pPr>
    </w:p>
    <w:p w14:paraId="4075D212" w14:textId="77777777" w:rsidR="00E41CA2" w:rsidRDefault="00E41CA2">
      <w:pPr>
        <w:pStyle w:val="CommentText"/>
      </w:pPr>
      <w:r>
        <w:t>Correct:</w:t>
      </w:r>
    </w:p>
    <w:p w14:paraId="02F2F17C" w14:textId="77777777" w:rsidR="00E41CA2" w:rsidRDefault="00E41CA2">
      <w:pPr>
        <w:pStyle w:val="CommentText"/>
      </w:pPr>
      <w:r>
        <w:t>Shepherd (2016b)</w:t>
      </w:r>
    </w:p>
    <w:p w14:paraId="39B91F18" w14:textId="3D26E4D0" w:rsidR="00E41CA2" w:rsidRDefault="00E41CA2">
      <w:pPr>
        <w:pStyle w:val="CommentText"/>
      </w:pPr>
      <w:r>
        <w:t>(Shepherd, 2016b)</w:t>
      </w:r>
    </w:p>
  </w:comment>
  <w:comment w:id="266" w:author="Robin Matthews" w:date="2021-07-11T15:30:00Z" w:initials="RM">
    <w:p w14:paraId="274114E8" w14:textId="77777777" w:rsidR="00E41CA2" w:rsidRDefault="00E41CA2">
      <w:pPr>
        <w:pStyle w:val="CommentText"/>
      </w:pPr>
      <w:r>
        <w:rPr>
          <w:rStyle w:val="CommentReference"/>
        </w:rPr>
        <w:annotationRef/>
      </w:r>
      <w:r>
        <w:t>Not found:</w:t>
      </w:r>
    </w:p>
    <w:p w14:paraId="5424EE29" w14:textId="77777777" w:rsidR="00E41CA2" w:rsidRDefault="00E41CA2">
      <w:pPr>
        <w:pStyle w:val="CommentText"/>
      </w:pPr>
      <w:r>
        <w:t>F. Li et al., 2018</w:t>
      </w:r>
    </w:p>
    <w:p w14:paraId="2AFF1062" w14:textId="77777777" w:rsidR="00E41CA2" w:rsidRDefault="00E41CA2">
      <w:pPr>
        <w:pStyle w:val="CommentText"/>
      </w:pPr>
    </w:p>
    <w:p w14:paraId="07F5FEDA" w14:textId="77777777" w:rsidR="00E41CA2" w:rsidRDefault="00E41CA2">
      <w:pPr>
        <w:pStyle w:val="CommentText"/>
      </w:pPr>
      <w:r>
        <w:t>Extra stuff:</w:t>
      </w:r>
    </w:p>
    <w:p w14:paraId="161AA255" w14:textId="77777777" w:rsidR="00E41CA2" w:rsidRDefault="00E41CA2">
      <w:pPr>
        <w:pStyle w:val="CommentText"/>
      </w:pPr>
      <w:r>
        <w:t>(; Li et al., 2018a)</w:t>
      </w:r>
    </w:p>
    <w:p w14:paraId="1B78B960" w14:textId="77777777" w:rsidR="00E41CA2" w:rsidRDefault="00E41CA2">
      <w:pPr>
        <w:pStyle w:val="CommentText"/>
      </w:pPr>
    </w:p>
    <w:p w14:paraId="34FD9190" w14:textId="77777777" w:rsidR="00E41CA2" w:rsidRDefault="00E41CA2">
      <w:pPr>
        <w:pStyle w:val="CommentText"/>
      </w:pPr>
      <w:r>
        <w:t>Correct:</w:t>
      </w:r>
    </w:p>
    <w:p w14:paraId="22B9D9DB" w14:textId="7EC61707" w:rsidR="00E41CA2" w:rsidRDefault="00E41CA2">
      <w:pPr>
        <w:pStyle w:val="CommentText"/>
      </w:pPr>
      <w:r>
        <w:t>(Blackport and Kushner, 2017; F. Li et al., 2018)</w:t>
      </w:r>
    </w:p>
  </w:comment>
  <w:comment w:id="271" w:author="Robin Matthews" w:date="2021-07-11T15:30:00Z" w:initials="RM">
    <w:p w14:paraId="5ABFF534" w14:textId="77777777" w:rsidR="00E41CA2" w:rsidRDefault="00E41CA2">
      <w:pPr>
        <w:pStyle w:val="CommentText"/>
      </w:pPr>
      <w:r>
        <w:rPr>
          <w:rStyle w:val="CommentReference"/>
        </w:rPr>
        <w:annotationRef/>
      </w:r>
      <w:r>
        <w:t>Not found:</w:t>
      </w:r>
    </w:p>
    <w:p w14:paraId="46A41C94" w14:textId="77777777" w:rsidR="00E41CA2" w:rsidRDefault="00E41CA2">
      <w:pPr>
        <w:pStyle w:val="CommentText"/>
      </w:pPr>
      <w:r>
        <w:t>Haarsma et al., 2013a</w:t>
      </w:r>
    </w:p>
    <w:p w14:paraId="2D6AB31C" w14:textId="77777777" w:rsidR="00E41CA2" w:rsidRDefault="00E41CA2">
      <w:pPr>
        <w:pStyle w:val="CommentText"/>
      </w:pPr>
    </w:p>
    <w:p w14:paraId="7481056C" w14:textId="77777777" w:rsidR="00E41CA2" w:rsidRDefault="00E41CA2">
      <w:pPr>
        <w:pStyle w:val="CommentText"/>
      </w:pPr>
      <w:r>
        <w:t>Extra stuff:</w:t>
      </w:r>
    </w:p>
    <w:p w14:paraId="3D1D2C8A" w14:textId="77777777" w:rsidR="00E41CA2" w:rsidRDefault="00E41CA2">
      <w:pPr>
        <w:pStyle w:val="CommentText"/>
      </w:pPr>
      <w:r>
        <w:t>(Haarsma et al., 2013b; ; )</w:t>
      </w:r>
    </w:p>
    <w:p w14:paraId="4B014B4A" w14:textId="77777777" w:rsidR="00E41CA2" w:rsidRDefault="00E41CA2">
      <w:pPr>
        <w:pStyle w:val="CommentText"/>
      </w:pPr>
    </w:p>
    <w:p w14:paraId="50B4DD29" w14:textId="77777777" w:rsidR="00E41CA2" w:rsidRDefault="00E41CA2">
      <w:pPr>
        <w:pStyle w:val="CommentText"/>
      </w:pPr>
      <w:r>
        <w:t>Correct:</w:t>
      </w:r>
    </w:p>
    <w:p w14:paraId="3214A0D5" w14:textId="45954077" w:rsidR="00E41CA2" w:rsidRDefault="00E41CA2">
      <w:pPr>
        <w:pStyle w:val="CommentText"/>
      </w:pPr>
      <w:r>
        <w:t>(Haarsma et al., 2013a; McCusker et al., 2017; Zappa et al., 2018)</w:t>
      </w:r>
    </w:p>
  </w:comment>
  <w:comment w:id="275" w:author="Robin Matthews" w:date="2021-07-11T15:30:00Z" w:initials="RM">
    <w:p w14:paraId="616AC082" w14:textId="77777777" w:rsidR="00E41CA2" w:rsidRDefault="00E41CA2">
      <w:pPr>
        <w:pStyle w:val="CommentText"/>
      </w:pPr>
      <w:r>
        <w:rPr>
          <w:rStyle w:val="CommentReference"/>
        </w:rPr>
        <w:annotationRef/>
      </w:r>
      <w:r>
        <w:t>Not found:</w:t>
      </w:r>
    </w:p>
    <w:p w14:paraId="530AB029" w14:textId="77777777" w:rsidR="00E41CA2" w:rsidRDefault="00E41CA2">
      <w:pPr>
        <w:pStyle w:val="CommentText"/>
      </w:pPr>
      <w:r>
        <w:t>K. Wang et al., 2018</w:t>
      </w:r>
    </w:p>
    <w:p w14:paraId="2B4B0622" w14:textId="77777777" w:rsidR="00E41CA2" w:rsidRDefault="00E41CA2">
      <w:pPr>
        <w:pStyle w:val="CommentText"/>
      </w:pPr>
    </w:p>
    <w:p w14:paraId="72F24AF7" w14:textId="77777777" w:rsidR="00E41CA2" w:rsidRDefault="00E41CA2">
      <w:pPr>
        <w:pStyle w:val="CommentText"/>
      </w:pPr>
      <w:r>
        <w:t>Extra stuff:</w:t>
      </w:r>
    </w:p>
    <w:p w14:paraId="3E97DFFD" w14:textId="77777777" w:rsidR="00E41CA2" w:rsidRDefault="00E41CA2">
      <w:pPr>
        <w:pStyle w:val="CommentText"/>
      </w:pPr>
      <w:r>
        <w:t>; ; Wang et al., 2018; ; )</w:t>
      </w:r>
    </w:p>
    <w:p w14:paraId="2873C7B2" w14:textId="77777777" w:rsidR="00E41CA2" w:rsidRDefault="00E41CA2">
      <w:pPr>
        <w:pStyle w:val="CommentText"/>
      </w:pPr>
    </w:p>
    <w:p w14:paraId="0910179F" w14:textId="77777777" w:rsidR="00E41CA2" w:rsidRDefault="00E41CA2">
      <w:pPr>
        <w:pStyle w:val="CommentText"/>
      </w:pPr>
      <w:r>
        <w:t>Correct:</w:t>
      </w:r>
    </w:p>
    <w:p w14:paraId="4899934E" w14:textId="4966E0BD" w:rsidR="00E41CA2" w:rsidRDefault="00E41CA2">
      <w:pPr>
        <w:pStyle w:val="CommentText"/>
      </w:pPr>
      <w:r>
        <w:t>(Deser et al., 2015; Cvijanovic et al., 2017; K. Wang et al., 2018; England et al., 2020; Kennel and Yulaeva, 2020)</w:t>
      </w:r>
    </w:p>
  </w:comment>
  <w:comment w:id="279" w:author="Robin Matthews" w:date="2021-07-11T15:30:00Z" w:initials="RM">
    <w:p w14:paraId="629DF8DB" w14:textId="77777777" w:rsidR="00E41CA2" w:rsidRDefault="00E41CA2">
      <w:pPr>
        <w:pStyle w:val="CommentText"/>
      </w:pPr>
      <w:r>
        <w:rPr>
          <w:rStyle w:val="CommentReference"/>
        </w:rPr>
        <w:annotationRef/>
      </w:r>
      <w:r>
        <w:t>Not found:</w:t>
      </w:r>
    </w:p>
    <w:p w14:paraId="5A571927" w14:textId="77777777" w:rsidR="00E41CA2" w:rsidRDefault="00E41CA2">
      <w:pPr>
        <w:pStyle w:val="CommentText"/>
      </w:pPr>
      <w:r>
        <w:t>Haarsma et al., 2013a</w:t>
      </w:r>
    </w:p>
    <w:p w14:paraId="1D6E431F" w14:textId="77777777" w:rsidR="00E41CA2" w:rsidRDefault="00E41CA2">
      <w:pPr>
        <w:pStyle w:val="CommentText"/>
      </w:pPr>
    </w:p>
    <w:p w14:paraId="04A96AA9" w14:textId="77777777" w:rsidR="00E41CA2" w:rsidRDefault="00E41CA2">
      <w:pPr>
        <w:pStyle w:val="CommentText"/>
      </w:pPr>
      <w:r>
        <w:t>Extra stuff:</w:t>
      </w:r>
    </w:p>
    <w:p w14:paraId="71CF0629" w14:textId="77777777" w:rsidR="00E41CA2" w:rsidRDefault="00E41CA2">
      <w:pPr>
        <w:pStyle w:val="CommentText"/>
      </w:pPr>
      <w:r>
        <w:t>()</w:t>
      </w:r>
    </w:p>
    <w:p w14:paraId="736BCF9F" w14:textId="77777777" w:rsidR="00E41CA2" w:rsidRDefault="00E41CA2">
      <w:pPr>
        <w:pStyle w:val="CommentText"/>
      </w:pPr>
    </w:p>
    <w:p w14:paraId="16FE27D3" w14:textId="77777777" w:rsidR="00E41CA2" w:rsidRDefault="00E41CA2">
      <w:pPr>
        <w:pStyle w:val="CommentText"/>
      </w:pPr>
      <w:r>
        <w:t>Correct:</w:t>
      </w:r>
    </w:p>
    <w:p w14:paraId="005000EE" w14:textId="2F4A7929" w:rsidR="00E41CA2" w:rsidRDefault="00E41CA2">
      <w:pPr>
        <w:pStyle w:val="CommentText"/>
      </w:pPr>
      <w:r>
        <w:t>(Haarsma et al., 2013a; Woollings et al., 2014)</w:t>
      </w:r>
    </w:p>
  </w:comment>
  <w:comment w:id="280" w:author="Robin Matthews" w:date="2021-07-11T15:56:00Z" w:initials="RM">
    <w:p w14:paraId="6F895725" w14:textId="3FE1D37C" w:rsidR="00C63511" w:rsidRDefault="00C63511">
      <w:pPr>
        <w:pStyle w:val="CommentText"/>
      </w:pPr>
      <w:r>
        <w:rPr>
          <w:rStyle w:val="CommentReference"/>
        </w:rPr>
        <w:annotationRef/>
      </w:r>
      <w:r>
        <w:t>Mendeley field also contains ‘Haarsma et al., 2013a’. Want me to remove it?</w:t>
      </w:r>
    </w:p>
  </w:comment>
  <w:comment w:id="297" w:author="Robin Matthews" w:date="2021-07-11T15:57:00Z" w:initials="RM">
    <w:p w14:paraId="12CA4AFB" w14:textId="77777777" w:rsidR="00C63511" w:rsidRDefault="00C63511">
      <w:pPr>
        <w:pStyle w:val="CommentText"/>
      </w:pPr>
      <w:r>
        <w:rPr>
          <w:rStyle w:val="CommentReference"/>
        </w:rPr>
        <w:annotationRef/>
      </w:r>
      <w:r>
        <w:t>Mendeley field contains lots of extra citations:</w:t>
      </w:r>
    </w:p>
    <w:p w14:paraId="79633DDB" w14:textId="77777777" w:rsidR="00C63511" w:rsidRDefault="00C63511" w:rsidP="00C63511">
      <w:pPr>
        <w:pStyle w:val="CommentText"/>
      </w:pPr>
      <w:r>
        <w:t>Willmott and Matsuura, 1995</w:t>
      </w:r>
    </w:p>
    <w:p w14:paraId="6F48FDAE" w14:textId="77777777" w:rsidR="00C63511" w:rsidRDefault="00C63511" w:rsidP="00C63511">
      <w:pPr>
        <w:pStyle w:val="CommentText"/>
      </w:pPr>
      <w:r>
        <w:t>Xie and Arkin, 1997</w:t>
      </w:r>
    </w:p>
    <w:p w14:paraId="5E38F79E" w14:textId="77777777" w:rsidR="00C63511" w:rsidRDefault="00C63511" w:rsidP="00C63511">
      <w:pPr>
        <w:pStyle w:val="CommentText"/>
      </w:pPr>
      <w:r>
        <w:t>Kaplan et al., 1998</w:t>
      </w:r>
    </w:p>
    <w:p w14:paraId="4A804888" w14:textId="77777777" w:rsidR="00C63511" w:rsidRDefault="00C63511" w:rsidP="00C63511">
      <w:pPr>
        <w:pStyle w:val="CommentText"/>
      </w:pPr>
      <w:r>
        <w:t>Okamoto et al., 2005</w:t>
      </w:r>
    </w:p>
    <w:p w14:paraId="366B64F8" w14:textId="77777777" w:rsidR="00C63511" w:rsidRDefault="00C63511" w:rsidP="00C63511">
      <w:pPr>
        <w:pStyle w:val="CommentText"/>
      </w:pPr>
      <w:r>
        <w:t>Lee et al., 2007</w:t>
      </w:r>
    </w:p>
    <w:p w14:paraId="510D5695" w14:textId="77777777" w:rsidR="00C63511" w:rsidRDefault="00C63511" w:rsidP="00C63511">
      <w:pPr>
        <w:pStyle w:val="CommentText"/>
      </w:pPr>
      <w:r>
        <w:t>Rienecker et al., 2011</w:t>
      </w:r>
    </w:p>
    <w:p w14:paraId="07BF7FD4" w14:textId="77777777" w:rsidR="00C63511" w:rsidRDefault="00C63511" w:rsidP="00C63511">
      <w:pPr>
        <w:pStyle w:val="CommentText"/>
      </w:pPr>
      <w:r>
        <w:t>Cuervo-Robayo et al., 2014</w:t>
      </w:r>
    </w:p>
    <w:p w14:paraId="5897987E" w14:textId="77777777" w:rsidR="00C63511" w:rsidRDefault="00C63511" w:rsidP="00C63511">
      <w:pPr>
        <w:pStyle w:val="CommentText"/>
      </w:pPr>
      <w:r>
        <w:t>Harris et al., 2014</w:t>
      </w:r>
    </w:p>
    <w:p w14:paraId="4AC2079E" w14:textId="77777777" w:rsidR="00C63511" w:rsidRDefault="00C63511" w:rsidP="00C63511">
      <w:pPr>
        <w:pStyle w:val="CommentText"/>
      </w:pPr>
      <w:r>
        <w:t>Huffman et al., 2014</w:t>
      </w:r>
    </w:p>
    <w:p w14:paraId="10AB1D2E" w14:textId="77777777" w:rsidR="00C63511" w:rsidRDefault="00C63511" w:rsidP="00C63511">
      <w:pPr>
        <w:pStyle w:val="CommentText"/>
      </w:pPr>
      <w:r>
        <w:t>Weedon et al., 2014</w:t>
      </w:r>
    </w:p>
    <w:p w14:paraId="0F8B2CF4" w14:textId="77777777" w:rsidR="00C63511" w:rsidRDefault="00C63511" w:rsidP="00C63511">
      <w:pPr>
        <w:pStyle w:val="CommentText"/>
      </w:pPr>
      <w:r>
        <w:t>Ashouri et al., 2015</w:t>
      </w:r>
    </w:p>
    <w:p w14:paraId="69484BCE" w14:textId="77777777" w:rsidR="00C63511" w:rsidRDefault="00C63511" w:rsidP="00C63511">
      <w:pPr>
        <w:pStyle w:val="CommentText"/>
      </w:pPr>
      <w:r>
        <w:t>Dumitrescu et al., 2016</w:t>
      </w:r>
    </w:p>
    <w:p w14:paraId="1590FC66" w14:textId="77777777" w:rsidR="00C63511" w:rsidRDefault="00C63511" w:rsidP="00C63511">
      <w:pPr>
        <w:pStyle w:val="CommentText"/>
      </w:pPr>
      <w:r>
        <w:t>Xavier et al., 2016</w:t>
      </w:r>
    </w:p>
    <w:p w14:paraId="762F915E" w14:textId="77777777" w:rsidR="00C63511" w:rsidRDefault="00C63511" w:rsidP="00C63511">
      <w:pPr>
        <w:pStyle w:val="CommentText"/>
      </w:pPr>
      <w:r>
        <w:t>Beck et al., 2017a, b</w:t>
      </w:r>
    </w:p>
    <w:p w14:paraId="19E8CBD2" w14:textId="77777777" w:rsidR="00C63511" w:rsidRDefault="00C63511" w:rsidP="00C63511">
      <w:pPr>
        <w:pStyle w:val="CommentText"/>
      </w:pPr>
      <w:r>
        <w:t>Fick and Hijmans, 2017</w:t>
      </w:r>
    </w:p>
    <w:p w14:paraId="7C20FAFF" w14:textId="12DFF6C2" w:rsidR="00C63511" w:rsidRDefault="00C63511" w:rsidP="00C63511">
      <w:pPr>
        <w:pStyle w:val="CommentText"/>
      </w:pPr>
      <w:r>
        <w:t>Aryee et al., 2018</w:t>
      </w:r>
    </w:p>
    <w:p w14:paraId="44994750" w14:textId="77777777" w:rsidR="00C63511" w:rsidRDefault="00C63511">
      <w:pPr>
        <w:pStyle w:val="CommentText"/>
      </w:pPr>
    </w:p>
    <w:p w14:paraId="275F0559" w14:textId="77777777" w:rsidR="00C63511" w:rsidRDefault="00C63511">
      <w:pPr>
        <w:pStyle w:val="CommentText"/>
      </w:pPr>
      <w:r>
        <w:t>Want me to remove them?</w:t>
      </w:r>
    </w:p>
    <w:p w14:paraId="294462F4" w14:textId="77777777" w:rsidR="00C63511" w:rsidRDefault="00C63511">
      <w:pPr>
        <w:pStyle w:val="CommentText"/>
      </w:pPr>
    </w:p>
    <w:p w14:paraId="76D4697E" w14:textId="77777777" w:rsidR="00C63511" w:rsidRDefault="00C63511">
      <w:pPr>
        <w:pStyle w:val="CommentText"/>
      </w:pPr>
    </w:p>
    <w:p w14:paraId="619FAB46" w14:textId="67CFEEC7" w:rsidR="00C63511" w:rsidRDefault="00C63511">
      <w:pPr>
        <w:pStyle w:val="CommentText"/>
      </w:pPr>
      <w:r>
        <w:t>Mendeley field missing details for:</w:t>
      </w:r>
    </w:p>
    <w:p w14:paraId="4EB18712" w14:textId="77777777" w:rsidR="00C63511" w:rsidRDefault="00C63511">
      <w:pPr>
        <w:pStyle w:val="CommentText"/>
      </w:pPr>
      <w:r>
        <w:t>Funk et al., 2015</w:t>
      </w:r>
    </w:p>
    <w:p w14:paraId="33AA86B8" w14:textId="05BD6AA9" w:rsidR="00C63511" w:rsidRDefault="00C63511">
      <w:pPr>
        <w:pStyle w:val="CommentText"/>
      </w:pPr>
      <w:r>
        <w:t>Beck et al., 2017a, 2017b</w:t>
      </w:r>
    </w:p>
    <w:p w14:paraId="07D303C9" w14:textId="77777777" w:rsidR="00C63511" w:rsidRDefault="00C63511">
      <w:pPr>
        <w:pStyle w:val="CommentText"/>
      </w:pPr>
    </w:p>
    <w:p w14:paraId="39E452D2" w14:textId="3FE68EF8" w:rsidR="00C63511" w:rsidRDefault="00C63511">
      <w:pPr>
        <w:pStyle w:val="CommentText"/>
      </w:pPr>
      <w:r>
        <w:t>Provide DOIs and I’ll add them.</w:t>
      </w:r>
    </w:p>
  </w:comment>
  <w:comment w:id="298" w:author="Robin Matthews" w:date="2021-07-11T15:30:00Z" w:initials="RM">
    <w:p w14:paraId="76F52501" w14:textId="77777777" w:rsidR="00E41CA2" w:rsidRDefault="00E41CA2">
      <w:pPr>
        <w:pStyle w:val="CommentText"/>
      </w:pPr>
      <w:r>
        <w:rPr>
          <w:rStyle w:val="CommentReference"/>
        </w:rPr>
        <w:annotationRef/>
      </w:r>
      <w:r>
        <w:t>Not found:</w:t>
      </w:r>
    </w:p>
    <w:p w14:paraId="5D5EA9C4" w14:textId="77777777" w:rsidR="00E41CA2" w:rsidRDefault="00E41CA2">
      <w:pPr>
        <w:pStyle w:val="CommentText"/>
      </w:pPr>
      <w:r>
        <w:t>Willmott and Matsuura, 1995</w:t>
      </w:r>
    </w:p>
    <w:p w14:paraId="0BA7477C" w14:textId="77777777" w:rsidR="00E41CA2" w:rsidRDefault="00E41CA2">
      <w:pPr>
        <w:pStyle w:val="CommentText"/>
      </w:pPr>
      <w:r>
        <w:t>Xie and Arkin, 1997</w:t>
      </w:r>
    </w:p>
    <w:p w14:paraId="38D02EC6" w14:textId="77777777" w:rsidR="00E41CA2" w:rsidRDefault="00E41CA2">
      <w:pPr>
        <w:pStyle w:val="CommentText"/>
      </w:pPr>
      <w:r>
        <w:t>Kaplan et al., 1998</w:t>
      </w:r>
    </w:p>
    <w:p w14:paraId="69BEDAFC" w14:textId="77777777" w:rsidR="00E41CA2" w:rsidRDefault="00E41CA2">
      <w:pPr>
        <w:pStyle w:val="CommentText"/>
      </w:pPr>
      <w:r>
        <w:t>Okamoto et al., 2005</w:t>
      </w:r>
    </w:p>
    <w:p w14:paraId="17499017" w14:textId="77777777" w:rsidR="00E41CA2" w:rsidRDefault="00E41CA2">
      <w:pPr>
        <w:pStyle w:val="CommentText"/>
      </w:pPr>
      <w:r>
        <w:t>Lee et al., 2007</w:t>
      </w:r>
    </w:p>
    <w:p w14:paraId="6151B33E" w14:textId="77777777" w:rsidR="00E41CA2" w:rsidRDefault="00E41CA2">
      <w:pPr>
        <w:pStyle w:val="CommentText"/>
      </w:pPr>
      <w:r>
        <w:t>Rienecker et al., 2011</w:t>
      </w:r>
    </w:p>
    <w:p w14:paraId="054883C0" w14:textId="77777777" w:rsidR="00E41CA2" w:rsidRDefault="00E41CA2">
      <w:pPr>
        <w:pStyle w:val="CommentText"/>
      </w:pPr>
      <w:r>
        <w:t>Cuervo-Robayo et al., 2014</w:t>
      </w:r>
    </w:p>
    <w:p w14:paraId="0D91496F" w14:textId="77777777" w:rsidR="00E41CA2" w:rsidRDefault="00E41CA2">
      <w:pPr>
        <w:pStyle w:val="CommentText"/>
      </w:pPr>
      <w:r>
        <w:t>Harris et al., 2014</w:t>
      </w:r>
    </w:p>
    <w:p w14:paraId="31DE6B55" w14:textId="77777777" w:rsidR="00E41CA2" w:rsidRDefault="00E41CA2">
      <w:pPr>
        <w:pStyle w:val="CommentText"/>
      </w:pPr>
      <w:r>
        <w:t>Huffman et al., 2014</w:t>
      </w:r>
    </w:p>
    <w:p w14:paraId="717B63F6" w14:textId="77777777" w:rsidR="00E41CA2" w:rsidRDefault="00E41CA2">
      <w:pPr>
        <w:pStyle w:val="CommentText"/>
      </w:pPr>
      <w:r>
        <w:t>Weedon et al., 2014</w:t>
      </w:r>
    </w:p>
    <w:p w14:paraId="704B0AB3" w14:textId="77777777" w:rsidR="00E41CA2" w:rsidRDefault="00E41CA2">
      <w:pPr>
        <w:pStyle w:val="CommentText"/>
      </w:pPr>
      <w:r>
        <w:t>Ashouri et al., 2015</w:t>
      </w:r>
    </w:p>
    <w:p w14:paraId="0BE95946" w14:textId="77777777" w:rsidR="00E41CA2" w:rsidRDefault="00E41CA2">
      <w:pPr>
        <w:pStyle w:val="CommentText"/>
      </w:pPr>
      <w:r>
        <w:t>Dumitrescu et al., 2016</w:t>
      </w:r>
    </w:p>
    <w:p w14:paraId="6D29159F" w14:textId="77777777" w:rsidR="00E41CA2" w:rsidRDefault="00E41CA2">
      <w:pPr>
        <w:pStyle w:val="CommentText"/>
      </w:pPr>
      <w:r>
        <w:t>Xavier et al., 2016</w:t>
      </w:r>
    </w:p>
    <w:p w14:paraId="21511461" w14:textId="77777777" w:rsidR="00E41CA2" w:rsidRDefault="00E41CA2">
      <w:pPr>
        <w:pStyle w:val="CommentText"/>
      </w:pPr>
      <w:r>
        <w:t>Beck et al., 2017a, b</w:t>
      </w:r>
    </w:p>
    <w:p w14:paraId="7255BC23" w14:textId="77777777" w:rsidR="00E41CA2" w:rsidRDefault="00E41CA2">
      <w:pPr>
        <w:pStyle w:val="CommentText"/>
      </w:pPr>
      <w:r>
        <w:t>Fick and Hijmans, 2017</w:t>
      </w:r>
    </w:p>
    <w:p w14:paraId="799D1C80" w14:textId="77777777" w:rsidR="00E41CA2" w:rsidRDefault="00E41CA2">
      <w:pPr>
        <w:pStyle w:val="CommentText"/>
      </w:pPr>
      <w:r>
        <w:t>Aryee et al., 2018</w:t>
      </w:r>
    </w:p>
    <w:p w14:paraId="17C53EF8" w14:textId="77777777" w:rsidR="00E41CA2" w:rsidRDefault="00E41CA2">
      <w:pPr>
        <w:pStyle w:val="CommentText"/>
      </w:pPr>
    </w:p>
    <w:p w14:paraId="6FEDAFF9" w14:textId="77777777" w:rsidR="00E41CA2" w:rsidRDefault="00E41CA2">
      <w:pPr>
        <w:pStyle w:val="CommentText"/>
      </w:pPr>
      <w:r>
        <w:t>Extra stuff:</w:t>
      </w:r>
    </w:p>
    <w:p w14:paraId="5EE295CD" w14:textId="77777777" w:rsidR="00E41CA2" w:rsidRDefault="00E41CA2">
      <w:pPr>
        <w:pStyle w:val="CommentText"/>
      </w:pPr>
      <w:r>
        <w:t xml:space="preserve">(; Funk et al., 2015; Beck et al., 2017a, 2017b; ; ; ; ), </w:t>
      </w:r>
    </w:p>
    <w:p w14:paraId="669A5D8C" w14:textId="77777777" w:rsidR="00E41CA2" w:rsidRDefault="00E41CA2">
      <w:pPr>
        <w:pStyle w:val="CommentText"/>
      </w:pPr>
    </w:p>
    <w:p w14:paraId="69F2D214" w14:textId="77777777" w:rsidR="00E41CA2" w:rsidRDefault="00E41CA2">
      <w:pPr>
        <w:pStyle w:val="CommentText"/>
      </w:pPr>
      <w:r>
        <w:t>Correct:</w:t>
      </w:r>
    </w:p>
    <w:p w14:paraId="792E16B8" w14:textId="1A3EE7F2" w:rsidR="00E41CA2" w:rsidRDefault="00E41CA2">
      <w:pPr>
        <w:pStyle w:val="CommentText"/>
      </w:pPr>
      <w:r>
        <w:t>(Willmott and Matsuura, 1995; Xie and Arkin, 1997; Kaplan et al., 1998; Okamoto et al., 2005; Lee et al., 2007; Chen et al., 2008; Rienecker et al., 2011; Camera et al., 2014; Cuervo-Robayo et al., 2014; Harris et al., 2014; Huffman et al., 2014; Weedon et al., 2014; Ashouri et al., 2015; Journée et al., 2015; Aalto et al., 2016; Dumitrescu et al., 2016; Xavier et al., 2016; Beck et al., 2017a, b; Fick and Hijmans, 2017; Schneider et al., 2017; Aryee et al., 2018)</w:t>
      </w:r>
    </w:p>
  </w:comment>
  <w:comment w:id="299" w:author="Robin Matthews" w:date="2021-07-11T15:59:00Z" w:initials="RM">
    <w:p w14:paraId="4D43A368" w14:textId="7106318B" w:rsidR="00C63511" w:rsidRDefault="00C63511" w:rsidP="00C63511">
      <w:pPr>
        <w:pStyle w:val="CommentText"/>
      </w:pPr>
      <w:r>
        <w:rPr>
          <w:rStyle w:val="CommentReference"/>
        </w:rPr>
        <w:annotationRef/>
      </w:r>
      <w:r>
        <w:t>Mendeley field contains lots of additional citations:</w:t>
      </w:r>
    </w:p>
    <w:p w14:paraId="195B00E1" w14:textId="6C352119" w:rsidR="00C63511" w:rsidRDefault="00C63511" w:rsidP="00C63511">
      <w:pPr>
        <w:pStyle w:val="CommentText"/>
      </w:pPr>
      <w:r>
        <w:t>Willmott and Matsuura, 1995</w:t>
      </w:r>
    </w:p>
    <w:p w14:paraId="533D7B2C" w14:textId="77777777" w:rsidR="00C63511" w:rsidRDefault="00C63511" w:rsidP="00C63511">
      <w:pPr>
        <w:pStyle w:val="CommentText"/>
      </w:pPr>
      <w:r>
        <w:t>Xie and Arkin, 1997</w:t>
      </w:r>
    </w:p>
    <w:p w14:paraId="78AB331A" w14:textId="77777777" w:rsidR="00C63511" w:rsidRDefault="00C63511" w:rsidP="00C63511">
      <w:pPr>
        <w:pStyle w:val="CommentText"/>
      </w:pPr>
      <w:r>
        <w:t>Kaplan et al., 1998</w:t>
      </w:r>
    </w:p>
    <w:p w14:paraId="5AD470C4" w14:textId="77777777" w:rsidR="00C63511" w:rsidRDefault="00C63511" w:rsidP="00C63511">
      <w:pPr>
        <w:pStyle w:val="CommentText"/>
      </w:pPr>
      <w:r>
        <w:t>Okamoto et al., 2005</w:t>
      </w:r>
    </w:p>
    <w:p w14:paraId="22F70704" w14:textId="77777777" w:rsidR="00C63511" w:rsidRDefault="00C63511" w:rsidP="00C63511">
      <w:pPr>
        <w:pStyle w:val="CommentText"/>
      </w:pPr>
      <w:r>
        <w:t>Lee et al., 2007</w:t>
      </w:r>
    </w:p>
    <w:p w14:paraId="79D4E8EF" w14:textId="77777777" w:rsidR="00C63511" w:rsidRDefault="00C63511" w:rsidP="00C63511">
      <w:pPr>
        <w:pStyle w:val="CommentText"/>
      </w:pPr>
      <w:r>
        <w:t>Chen et al., 2008</w:t>
      </w:r>
    </w:p>
    <w:p w14:paraId="77F919C6" w14:textId="77777777" w:rsidR="00C63511" w:rsidRDefault="00C63511" w:rsidP="00C63511">
      <w:pPr>
        <w:pStyle w:val="CommentText"/>
      </w:pPr>
      <w:r>
        <w:t>Rienecker et al., 2011</w:t>
      </w:r>
    </w:p>
    <w:p w14:paraId="2A5EB200" w14:textId="77777777" w:rsidR="00C63511" w:rsidRDefault="00C63511" w:rsidP="00C63511">
      <w:pPr>
        <w:pStyle w:val="CommentText"/>
      </w:pPr>
      <w:r>
        <w:t>Camera et al., 2014</w:t>
      </w:r>
    </w:p>
    <w:p w14:paraId="0DDF613A" w14:textId="77777777" w:rsidR="00C63511" w:rsidRDefault="00C63511" w:rsidP="00C63511">
      <w:pPr>
        <w:pStyle w:val="CommentText"/>
      </w:pPr>
      <w:r>
        <w:t>Harris et al., 2014</w:t>
      </w:r>
    </w:p>
    <w:p w14:paraId="4DA19C86" w14:textId="77777777" w:rsidR="00C63511" w:rsidRDefault="00C63511" w:rsidP="00C63511">
      <w:pPr>
        <w:pStyle w:val="CommentText"/>
      </w:pPr>
      <w:r>
        <w:t>Huffman et al., 2014</w:t>
      </w:r>
    </w:p>
    <w:p w14:paraId="4BFEB232" w14:textId="77777777" w:rsidR="00C63511" w:rsidRDefault="00C63511" w:rsidP="00C63511">
      <w:pPr>
        <w:pStyle w:val="CommentText"/>
      </w:pPr>
      <w:r>
        <w:t>Weedon et al., 2014</w:t>
      </w:r>
    </w:p>
    <w:p w14:paraId="05070920" w14:textId="77777777" w:rsidR="00C63511" w:rsidRDefault="00C63511" w:rsidP="00C63511">
      <w:pPr>
        <w:pStyle w:val="CommentText"/>
      </w:pPr>
      <w:r>
        <w:t>Ashouri et al., 2015</w:t>
      </w:r>
    </w:p>
    <w:p w14:paraId="79F5C5BF" w14:textId="77777777" w:rsidR="00C63511" w:rsidRDefault="00C63511" w:rsidP="00C63511">
      <w:pPr>
        <w:pStyle w:val="CommentText"/>
      </w:pPr>
      <w:r>
        <w:t>Journée et al., 2015</w:t>
      </w:r>
    </w:p>
    <w:p w14:paraId="64B02845" w14:textId="77777777" w:rsidR="00C63511" w:rsidRDefault="00C63511" w:rsidP="00C63511">
      <w:pPr>
        <w:pStyle w:val="CommentText"/>
      </w:pPr>
      <w:r>
        <w:t>Aalto et al., 2016</w:t>
      </w:r>
    </w:p>
    <w:p w14:paraId="5505D0E2" w14:textId="77777777" w:rsidR="00C63511" w:rsidRDefault="00C63511" w:rsidP="00C63511">
      <w:pPr>
        <w:pStyle w:val="CommentText"/>
      </w:pPr>
      <w:r>
        <w:t>Dumitrescu et al., 2016</w:t>
      </w:r>
    </w:p>
    <w:p w14:paraId="5B2B4491" w14:textId="77777777" w:rsidR="00C63511" w:rsidRDefault="00C63511" w:rsidP="00C63511">
      <w:pPr>
        <w:pStyle w:val="CommentText"/>
      </w:pPr>
      <w:r>
        <w:t>Xavier et al., 2016</w:t>
      </w:r>
    </w:p>
    <w:p w14:paraId="25F2600B" w14:textId="77777777" w:rsidR="00C63511" w:rsidRDefault="00C63511" w:rsidP="00C63511">
      <w:pPr>
        <w:pStyle w:val="CommentText"/>
      </w:pPr>
      <w:r>
        <w:t>Beck et al., 2017a, b</w:t>
      </w:r>
    </w:p>
    <w:p w14:paraId="5E5B5904" w14:textId="77777777" w:rsidR="00C63511" w:rsidRDefault="00C63511" w:rsidP="00C63511">
      <w:pPr>
        <w:pStyle w:val="CommentText"/>
      </w:pPr>
      <w:r>
        <w:t>Fick and Hijmans, 2017</w:t>
      </w:r>
    </w:p>
    <w:p w14:paraId="6A9841E7" w14:textId="77777777" w:rsidR="00C63511" w:rsidRDefault="00C63511" w:rsidP="00C63511">
      <w:pPr>
        <w:pStyle w:val="CommentText"/>
      </w:pPr>
      <w:r>
        <w:t>Schneider et al., 2017</w:t>
      </w:r>
    </w:p>
    <w:p w14:paraId="566F9B90" w14:textId="77777777" w:rsidR="00C63511" w:rsidRDefault="00C63511" w:rsidP="00C63511">
      <w:pPr>
        <w:pStyle w:val="CommentText"/>
      </w:pPr>
    </w:p>
    <w:p w14:paraId="160CE23A" w14:textId="0A57E797" w:rsidR="00C63511" w:rsidRDefault="00C63511" w:rsidP="00C63511">
      <w:pPr>
        <w:pStyle w:val="CommentText"/>
      </w:pPr>
      <w:r>
        <w:t>Want me to remove them?</w:t>
      </w:r>
    </w:p>
  </w:comment>
  <w:comment w:id="300" w:author="Robin Matthews" w:date="2021-07-11T15:30:00Z" w:initials="RM">
    <w:p w14:paraId="6B177E03" w14:textId="77777777" w:rsidR="00E41CA2" w:rsidRDefault="00E41CA2">
      <w:pPr>
        <w:pStyle w:val="CommentText"/>
      </w:pPr>
      <w:r>
        <w:rPr>
          <w:rStyle w:val="CommentReference"/>
        </w:rPr>
        <w:annotationRef/>
      </w:r>
      <w:r>
        <w:t>Not found:</w:t>
      </w:r>
    </w:p>
    <w:p w14:paraId="58717E72" w14:textId="77777777" w:rsidR="00E41CA2" w:rsidRDefault="00E41CA2">
      <w:pPr>
        <w:pStyle w:val="CommentText"/>
      </w:pPr>
      <w:r>
        <w:t>Willmott and Matsuura, 1995</w:t>
      </w:r>
    </w:p>
    <w:p w14:paraId="27BFA02D" w14:textId="77777777" w:rsidR="00E41CA2" w:rsidRDefault="00E41CA2">
      <w:pPr>
        <w:pStyle w:val="CommentText"/>
      </w:pPr>
      <w:r>
        <w:t>Xie and Arkin, 1997</w:t>
      </w:r>
    </w:p>
    <w:p w14:paraId="687F194C" w14:textId="77777777" w:rsidR="00E41CA2" w:rsidRDefault="00E41CA2">
      <w:pPr>
        <w:pStyle w:val="CommentText"/>
      </w:pPr>
      <w:r>
        <w:t>Kaplan et al., 1998</w:t>
      </w:r>
    </w:p>
    <w:p w14:paraId="1702B761" w14:textId="77777777" w:rsidR="00E41CA2" w:rsidRDefault="00E41CA2">
      <w:pPr>
        <w:pStyle w:val="CommentText"/>
      </w:pPr>
      <w:r>
        <w:t>Okamoto et al., 2005</w:t>
      </w:r>
    </w:p>
    <w:p w14:paraId="1C3721E0" w14:textId="77777777" w:rsidR="00E41CA2" w:rsidRDefault="00E41CA2">
      <w:pPr>
        <w:pStyle w:val="CommentText"/>
      </w:pPr>
      <w:r>
        <w:t>Lee et al., 2007</w:t>
      </w:r>
    </w:p>
    <w:p w14:paraId="567A2EAC" w14:textId="77777777" w:rsidR="00E41CA2" w:rsidRDefault="00E41CA2">
      <w:pPr>
        <w:pStyle w:val="CommentText"/>
      </w:pPr>
      <w:r>
        <w:t>Chen et al., 2008</w:t>
      </w:r>
    </w:p>
    <w:p w14:paraId="20667896" w14:textId="77777777" w:rsidR="00E41CA2" w:rsidRDefault="00E41CA2">
      <w:pPr>
        <w:pStyle w:val="CommentText"/>
      </w:pPr>
      <w:r>
        <w:t>Rienecker et al., 2011</w:t>
      </w:r>
    </w:p>
    <w:p w14:paraId="4E8B4E93" w14:textId="77777777" w:rsidR="00E41CA2" w:rsidRDefault="00E41CA2">
      <w:pPr>
        <w:pStyle w:val="CommentText"/>
      </w:pPr>
      <w:r>
        <w:t>Camera et al., 2014</w:t>
      </w:r>
    </w:p>
    <w:p w14:paraId="5CF2769B" w14:textId="77777777" w:rsidR="00E41CA2" w:rsidRDefault="00E41CA2">
      <w:pPr>
        <w:pStyle w:val="CommentText"/>
      </w:pPr>
      <w:r>
        <w:t>Harris et al., 2014</w:t>
      </w:r>
    </w:p>
    <w:p w14:paraId="5729B2E8" w14:textId="77777777" w:rsidR="00E41CA2" w:rsidRDefault="00E41CA2">
      <w:pPr>
        <w:pStyle w:val="CommentText"/>
      </w:pPr>
      <w:r>
        <w:t>Huffman et al., 2014</w:t>
      </w:r>
    </w:p>
    <w:p w14:paraId="15D87DD4" w14:textId="77777777" w:rsidR="00E41CA2" w:rsidRDefault="00E41CA2">
      <w:pPr>
        <w:pStyle w:val="CommentText"/>
      </w:pPr>
      <w:r>
        <w:t>Weedon et al., 2014</w:t>
      </w:r>
    </w:p>
    <w:p w14:paraId="7FE8DB3F" w14:textId="77777777" w:rsidR="00E41CA2" w:rsidRDefault="00E41CA2">
      <w:pPr>
        <w:pStyle w:val="CommentText"/>
      </w:pPr>
      <w:r>
        <w:t>Ashouri et al., 2015</w:t>
      </w:r>
    </w:p>
    <w:p w14:paraId="0469198E" w14:textId="77777777" w:rsidR="00E41CA2" w:rsidRDefault="00E41CA2">
      <w:pPr>
        <w:pStyle w:val="CommentText"/>
      </w:pPr>
      <w:r>
        <w:t>Journée et al., 2015</w:t>
      </w:r>
    </w:p>
    <w:p w14:paraId="38499479" w14:textId="77777777" w:rsidR="00E41CA2" w:rsidRDefault="00E41CA2">
      <w:pPr>
        <w:pStyle w:val="CommentText"/>
      </w:pPr>
      <w:r>
        <w:t>Aalto et al., 2016</w:t>
      </w:r>
    </w:p>
    <w:p w14:paraId="7FDA19B7" w14:textId="77777777" w:rsidR="00E41CA2" w:rsidRDefault="00E41CA2">
      <w:pPr>
        <w:pStyle w:val="CommentText"/>
      </w:pPr>
      <w:r>
        <w:t>Dumitrescu et al., 2016</w:t>
      </w:r>
    </w:p>
    <w:p w14:paraId="075FDF03" w14:textId="77777777" w:rsidR="00E41CA2" w:rsidRDefault="00E41CA2">
      <w:pPr>
        <w:pStyle w:val="CommentText"/>
      </w:pPr>
      <w:r>
        <w:t>Xavier et al., 2016</w:t>
      </w:r>
    </w:p>
    <w:p w14:paraId="57FA5461" w14:textId="77777777" w:rsidR="00E41CA2" w:rsidRDefault="00E41CA2">
      <w:pPr>
        <w:pStyle w:val="CommentText"/>
      </w:pPr>
      <w:r>
        <w:t>Beck et al., 2017a, b</w:t>
      </w:r>
    </w:p>
    <w:p w14:paraId="13D780DB" w14:textId="77777777" w:rsidR="00E41CA2" w:rsidRDefault="00E41CA2">
      <w:pPr>
        <w:pStyle w:val="CommentText"/>
      </w:pPr>
      <w:r>
        <w:t>Fick and Hijmans, 2017</w:t>
      </w:r>
    </w:p>
    <w:p w14:paraId="6A707749" w14:textId="77777777" w:rsidR="00E41CA2" w:rsidRDefault="00E41CA2">
      <w:pPr>
        <w:pStyle w:val="CommentText"/>
      </w:pPr>
      <w:r>
        <w:t>Schneider et al., 2017</w:t>
      </w:r>
    </w:p>
    <w:p w14:paraId="5E95A413" w14:textId="77777777" w:rsidR="00E41CA2" w:rsidRDefault="00E41CA2">
      <w:pPr>
        <w:pStyle w:val="CommentText"/>
      </w:pPr>
    </w:p>
    <w:p w14:paraId="5FBDA2F8" w14:textId="77777777" w:rsidR="00E41CA2" w:rsidRDefault="00E41CA2">
      <w:pPr>
        <w:pStyle w:val="CommentText"/>
      </w:pPr>
      <w:r>
        <w:t>Extra stuff:</w:t>
      </w:r>
    </w:p>
    <w:p w14:paraId="72F5AF60" w14:textId="77777777" w:rsidR="00E41CA2" w:rsidRDefault="00E41CA2">
      <w:pPr>
        <w:pStyle w:val="CommentText"/>
      </w:pPr>
      <w:r>
        <w:t>(; )</w:t>
      </w:r>
    </w:p>
    <w:p w14:paraId="3644E343" w14:textId="77777777" w:rsidR="00E41CA2" w:rsidRDefault="00E41CA2">
      <w:pPr>
        <w:pStyle w:val="CommentText"/>
      </w:pPr>
    </w:p>
    <w:p w14:paraId="2A6E81F7" w14:textId="77777777" w:rsidR="00E41CA2" w:rsidRDefault="00E41CA2">
      <w:pPr>
        <w:pStyle w:val="CommentText"/>
      </w:pPr>
      <w:r>
        <w:t>Correct:</w:t>
      </w:r>
    </w:p>
    <w:p w14:paraId="33DA4C86" w14:textId="463354C8" w:rsidR="00E41CA2" w:rsidRDefault="00E41CA2">
      <w:pPr>
        <w:pStyle w:val="CommentText"/>
      </w:pPr>
      <w:r>
        <w:t>(Willmott and Matsuura, 1995; Xie and Arkin, 1997; Kaplan et al., 1998; Okamoto et al., 2005; Lee et al., 2007; Chen et al., 2008; Rienecker et al., 2011; Camera et al., 2014; Cuervo-Robayo et al., 2014; Harris et al., 2014; Huffman et al., 2014; Weedon et al., 2014; Ashouri et al., 2015; Journée et al., 2015; Aalto et al., 2016; Dumitrescu et al., 2016; Xavier et al., 2016; Beck et al., 2017a, b; Fick and Hijmans, 2017; Schneider et al., 2017; Aryee et al., 2018)</w:t>
      </w:r>
    </w:p>
  </w:comment>
  <w:comment w:id="301" w:author="Robin Matthews" w:date="2021-07-11T15:30:00Z" w:initials="RM">
    <w:p w14:paraId="26B30B5F" w14:textId="77777777" w:rsidR="00E41CA2" w:rsidRDefault="00E41CA2">
      <w:pPr>
        <w:pStyle w:val="CommentText"/>
      </w:pPr>
      <w:r>
        <w:rPr>
          <w:rStyle w:val="CommentReference"/>
        </w:rPr>
        <w:annotationRef/>
      </w:r>
      <w:r>
        <w:t>Extra stuff:</w:t>
      </w:r>
    </w:p>
    <w:p w14:paraId="3C89AD2B" w14:textId="77777777" w:rsidR="00E41CA2" w:rsidRDefault="00E41CA2">
      <w:pPr>
        <w:pStyle w:val="CommentText"/>
      </w:pPr>
      <w:r>
        <w:t>, )</w:t>
      </w:r>
    </w:p>
    <w:p w14:paraId="0DF4F5F7" w14:textId="77777777" w:rsidR="00E41CA2" w:rsidRDefault="00E41CA2">
      <w:pPr>
        <w:pStyle w:val="CommentText"/>
      </w:pPr>
    </w:p>
    <w:p w14:paraId="777DAFAC" w14:textId="77777777" w:rsidR="00E41CA2" w:rsidRDefault="00E41CA2">
      <w:pPr>
        <w:pStyle w:val="CommentText"/>
      </w:pPr>
      <w:r>
        <w:t>Correct:</w:t>
      </w:r>
    </w:p>
    <w:p w14:paraId="64747E46" w14:textId="77777777" w:rsidR="00E41CA2" w:rsidRDefault="00E41CA2">
      <w:pPr>
        <w:pStyle w:val="CommentText"/>
      </w:pPr>
      <w:r>
        <w:t>Bojinski et al. (2014)</w:t>
      </w:r>
    </w:p>
    <w:p w14:paraId="6310D1B3" w14:textId="641D3611" w:rsidR="00E41CA2" w:rsidRDefault="00E41CA2">
      <w:pPr>
        <w:pStyle w:val="CommentText"/>
      </w:pPr>
      <w:r>
        <w:t>(Bojinski et al., 2014)</w:t>
      </w:r>
    </w:p>
  </w:comment>
  <w:comment w:id="302" w:author="Robin Matthews" w:date="2021-07-11T15:30:00Z" w:initials="RM">
    <w:p w14:paraId="7DE15BA4" w14:textId="77777777" w:rsidR="00E41CA2" w:rsidRDefault="00E41CA2">
      <w:pPr>
        <w:pStyle w:val="CommentText"/>
      </w:pPr>
      <w:r>
        <w:rPr>
          <w:rStyle w:val="CommentReference"/>
        </w:rPr>
        <w:annotationRef/>
      </w:r>
      <w:r>
        <w:t>Extra stuff:</w:t>
      </w:r>
    </w:p>
    <w:p w14:paraId="27919B18" w14:textId="77777777" w:rsidR="00E41CA2" w:rsidRDefault="00E41CA2">
      <w:pPr>
        <w:pStyle w:val="CommentText"/>
      </w:pPr>
      <w:r>
        <w:t>,)</w:t>
      </w:r>
    </w:p>
    <w:p w14:paraId="138AA200" w14:textId="77777777" w:rsidR="00E41CA2" w:rsidRDefault="00E41CA2">
      <w:pPr>
        <w:pStyle w:val="CommentText"/>
      </w:pPr>
    </w:p>
    <w:p w14:paraId="60F230CB" w14:textId="77777777" w:rsidR="00E41CA2" w:rsidRDefault="00E41CA2">
      <w:pPr>
        <w:pStyle w:val="CommentText"/>
      </w:pPr>
      <w:r>
        <w:t>Correct:</w:t>
      </w:r>
    </w:p>
    <w:p w14:paraId="229FA26F" w14:textId="77777777" w:rsidR="00E41CA2" w:rsidRDefault="00E41CA2">
      <w:pPr>
        <w:pStyle w:val="CommentText"/>
      </w:pPr>
      <w:r>
        <w:t>Chen and Chen (2018)</w:t>
      </w:r>
    </w:p>
    <w:p w14:paraId="348E38FA" w14:textId="61273292" w:rsidR="00E41CA2" w:rsidRDefault="00E41CA2">
      <w:pPr>
        <w:pStyle w:val="CommentText"/>
      </w:pPr>
      <w:r>
        <w:t>(Chen and Chen, 2018)</w:t>
      </w:r>
    </w:p>
  </w:comment>
  <w:comment w:id="306" w:author="Robin Matthews" w:date="2021-07-11T15:30:00Z" w:initials="RM">
    <w:p w14:paraId="313C6DB7" w14:textId="77777777" w:rsidR="00E41CA2" w:rsidRDefault="00E41CA2">
      <w:pPr>
        <w:pStyle w:val="CommentText"/>
      </w:pPr>
      <w:r>
        <w:rPr>
          <w:rStyle w:val="CommentReference"/>
        </w:rPr>
        <w:annotationRef/>
      </w:r>
      <w:r>
        <w:t>Extra stuff:</w:t>
      </w:r>
    </w:p>
    <w:p w14:paraId="0A73A531" w14:textId="77777777" w:rsidR="00E41CA2" w:rsidRDefault="00E41CA2">
      <w:pPr>
        <w:pStyle w:val="CommentText"/>
      </w:pPr>
      <w:r>
        <w:t>, )</w:t>
      </w:r>
    </w:p>
    <w:p w14:paraId="19321D67" w14:textId="77777777" w:rsidR="00E41CA2" w:rsidRDefault="00E41CA2">
      <w:pPr>
        <w:pStyle w:val="CommentText"/>
      </w:pPr>
    </w:p>
    <w:p w14:paraId="0D4EF531" w14:textId="77777777" w:rsidR="00E41CA2" w:rsidRDefault="00E41CA2">
      <w:pPr>
        <w:pStyle w:val="CommentText"/>
      </w:pPr>
      <w:r>
        <w:t>Correct:</w:t>
      </w:r>
    </w:p>
    <w:p w14:paraId="768732F1" w14:textId="77777777" w:rsidR="00E41CA2" w:rsidRDefault="00E41CA2">
      <w:pPr>
        <w:pStyle w:val="CommentText"/>
      </w:pPr>
      <w:r>
        <w:t>Parastatidis et al. (2017)</w:t>
      </w:r>
    </w:p>
    <w:p w14:paraId="763DDC90" w14:textId="3BBA39D1" w:rsidR="00E41CA2" w:rsidRDefault="00E41CA2">
      <w:pPr>
        <w:pStyle w:val="CommentText"/>
      </w:pPr>
      <w:r>
        <w:t>(Parastatidis et al., 2017)</w:t>
      </w:r>
    </w:p>
  </w:comment>
  <w:comment w:id="307" w:author="Robin Matthews" w:date="2021-07-11T15:30:00Z" w:initials="RM">
    <w:p w14:paraId="44DC0835" w14:textId="77777777" w:rsidR="00E41CA2" w:rsidRDefault="00E41CA2">
      <w:pPr>
        <w:pStyle w:val="CommentText"/>
      </w:pPr>
      <w:r>
        <w:rPr>
          <w:rStyle w:val="CommentReference"/>
        </w:rPr>
        <w:annotationRef/>
      </w:r>
      <w:r>
        <w:t>Extra stuff:</w:t>
      </w:r>
    </w:p>
    <w:p w14:paraId="01847BBE" w14:textId="77777777" w:rsidR="00E41CA2" w:rsidRDefault="00E41CA2">
      <w:pPr>
        <w:pStyle w:val="CommentText"/>
      </w:pPr>
      <w:r>
        <w:t>(IMERG; , )</w:t>
      </w:r>
    </w:p>
    <w:p w14:paraId="58096AD9" w14:textId="77777777" w:rsidR="00E41CA2" w:rsidRDefault="00E41CA2">
      <w:pPr>
        <w:pStyle w:val="CommentText"/>
      </w:pPr>
    </w:p>
    <w:p w14:paraId="60D145EB" w14:textId="77777777" w:rsidR="00E41CA2" w:rsidRDefault="00E41CA2">
      <w:pPr>
        <w:pStyle w:val="CommentText"/>
      </w:pPr>
      <w:r>
        <w:t>Correct:</w:t>
      </w:r>
    </w:p>
    <w:p w14:paraId="222B0B6C" w14:textId="77777777" w:rsidR="00E41CA2" w:rsidRDefault="00E41CA2">
      <w:pPr>
        <w:pStyle w:val="CommentText"/>
      </w:pPr>
      <w:r>
        <w:t>Huffman et al. (2007)</w:t>
      </w:r>
    </w:p>
    <w:p w14:paraId="3E7163A2" w14:textId="6861F809" w:rsidR="00E41CA2" w:rsidRDefault="00E41CA2">
      <w:pPr>
        <w:pStyle w:val="CommentText"/>
      </w:pPr>
      <w:r>
        <w:t>(Huffman et al., 2007)</w:t>
      </w:r>
    </w:p>
  </w:comment>
  <w:comment w:id="308" w:author="Robin Matthews" w:date="2021-07-11T15:30:00Z" w:initials="RM">
    <w:p w14:paraId="1DF48A19" w14:textId="77777777" w:rsidR="00E41CA2" w:rsidRDefault="00E41CA2">
      <w:pPr>
        <w:pStyle w:val="CommentText"/>
      </w:pPr>
      <w:r>
        <w:rPr>
          <w:rStyle w:val="CommentReference"/>
        </w:rPr>
        <w:annotationRef/>
      </w:r>
      <w:r>
        <w:t>Extra stuff:</w:t>
      </w:r>
    </w:p>
    <w:p w14:paraId="683FE8B8" w14:textId="77777777" w:rsidR="00E41CA2" w:rsidRDefault="00E41CA2">
      <w:pPr>
        <w:pStyle w:val="CommentText"/>
      </w:pPr>
      <w:r>
        <w:t>( GSMaP; , )</w:t>
      </w:r>
    </w:p>
    <w:p w14:paraId="1D080492" w14:textId="77777777" w:rsidR="00E41CA2" w:rsidRDefault="00E41CA2">
      <w:pPr>
        <w:pStyle w:val="CommentText"/>
      </w:pPr>
    </w:p>
    <w:p w14:paraId="4E00DDEE" w14:textId="77777777" w:rsidR="00E41CA2" w:rsidRDefault="00E41CA2">
      <w:pPr>
        <w:pStyle w:val="CommentText"/>
      </w:pPr>
      <w:r>
        <w:t>Correct:</w:t>
      </w:r>
    </w:p>
    <w:p w14:paraId="761AFE24" w14:textId="77777777" w:rsidR="00E41CA2" w:rsidRDefault="00E41CA2">
      <w:pPr>
        <w:pStyle w:val="CommentText"/>
      </w:pPr>
      <w:r>
        <w:t>Kubota et al. (2007)</w:t>
      </w:r>
    </w:p>
    <w:p w14:paraId="71E1402D" w14:textId="0494904F" w:rsidR="00E41CA2" w:rsidRDefault="00E41CA2">
      <w:pPr>
        <w:pStyle w:val="CommentText"/>
      </w:pPr>
      <w:r>
        <w:t>(Kubota et al., 2007)</w:t>
      </w:r>
    </w:p>
  </w:comment>
  <w:comment w:id="312" w:author="Robin Matthews" w:date="2021-07-11T15:30:00Z" w:initials="RM">
    <w:p w14:paraId="72F299A1" w14:textId="77777777" w:rsidR="00E41CA2" w:rsidRDefault="00E41CA2">
      <w:pPr>
        <w:pStyle w:val="CommentText"/>
      </w:pPr>
      <w:r>
        <w:rPr>
          <w:rStyle w:val="CommentReference"/>
        </w:rPr>
        <w:annotationRef/>
      </w:r>
      <w:r>
        <w:t>Not found:</w:t>
      </w:r>
    </w:p>
    <w:p w14:paraId="7D20B5A1" w14:textId="77777777" w:rsidR="00E41CA2" w:rsidRDefault="00E41CA2">
      <w:pPr>
        <w:pStyle w:val="CommentText"/>
      </w:pPr>
      <w:r>
        <w:t>H. Chen et al.</w:t>
      </w:r>
    </w:p>
    <w:p w14:paraId="668B5976" w14:textId="77777777" w:rsidR="00E41CA2" w:rsidRDefault="00E41CA2">
      <w:pPr>
        <w:pStyle w:val="CommentText"/>
      </w:pPr>
    </w:p>
    <w:p w14:paraId="4BA696BB" w14:textId="77777777" w:rsidR="00E41CA2" w:rsidRDefault="00E41CA2">
      <w:pPr>
        <w:pStyle w:val="CommentText"/>
      </w:pPr>
      <w:r>
        <w:t>Extra stuff:</w:t>
      </w:r>
    </w:p>
    <w:p w14:paraId="589B7019" w14:textId="77777777" w:rsidR="00E41CA2" w:rsidRDefault="00E41CA2">
      <w:pPr>
        <w:pStyle w:val="CommentText"/>
      </w:pPr>
      <w:r>
        <w:t>(Chen et al., b)</w:t>
      </w:r>
    </w:p>
    <w:p w14:paraId="4C3743C0" w14:textId="77777777" w:rsidR="00E41CA2" w:rsidRDefault="00E41CA2">
      <w:pPr>
        <w:pStyle w:val="CommentText"/>
      </w:pPr>
    </w:p>
    <w:p w14:paraId="45C2A708" w14:textId="77777777" w:rsidR="00E41CA2" w:rsidRDefault="00E41CA2">
      <w:pPr>
        <w:pStyle w:val="CommentText"/>
      </w:pPr>
      <w:r>
        <w:t>Correct:</w:t>
      </w:r>
    </w:p>
    <w:p w14:paraId="17548145" w14:textId="77777777" w:rsidR="00E41CA2" w:rsidRDefault="00E41CA2">
      <w:pPr>
        <w:pStyle w:val="CommentText"/>
      </w:pPr>
      <w:r>
        <w:t>H. Chen et al. (2012)</w:t>
      </w:r>
    </w:p>
    <w:p w14:paraId="29100A8C" w14:textId="1FEFFEC6" w:rsidR="00E41CA2" w:rsidRDefault="00E41CA2">
      <w:pPr>
        <w:pStyle w:val="CommentText"/>
      </w:pPr>
      <w:r>
        <w:t>(H. Chen et al., 2012)</w:t>
      </w:r>
    </w:p>
  </w:comment>
  <w:comment w:id="317" w:author="Robin Matthews" w:date="2021-07-11T15:30:00Z" w:initials="RM">
    <w:p w14:paraId="460F4862" w14:textId="77777777" w:rsidR="00E41CA2" w:rsidRDefault="00E41CA2">
      <w:pPr>
        <w:pStyle w:val="CommentText"/>
      </w:pPr>
      <w:r>
        <w:rPr>
          <w:rStyle w:val="CommentReference"/>
        </w:rPr>
        <w:annotationRef/>
      </w:r>
      <w:r>
        <w:t>Extra stuff:</w:t>
      </w:r>
    </w:p>
    <w:p w14:paraId="0BECB59D" w14:textId="77777777" w:rsidR="00E41CA2" w:rsidRDefault="00E41CA2">
      <w:pPr>
        <w:pStyle w:val="CommentText"/>
      </w:pPr>
      <w:r>
        <w:t>, ()</w:t>
      </w:r>
    </w:p>
    <w:p w14:paraId="047CDE71" w14:textId="77777777" w:rsidR="00E41CA2" w:rsidRDefault="00E41CA2">
      <w:pPr>
        <w:pStyle w:val="CommentText"/>
      </w:pPr>
    </w:p>
    <w:p w14:paraId="34374553" w14:textId="77777777" w:rsidR="00E41CA2" w:rsidRDefault="00E41CA2">
      <w:pPr>
        <w:pStyle w:val="CommentText"/>
      </w:pPr>
      <w:r>
        <w:t>Correct:</w:t>
      </w:r>
    </w:p>
    <w:p w14:paraId="7DBC665D" w14:textId="77777777" w:rsidR="00E41CA2" w:rsidRDefault="00E41CA2">
      <w:pPr>
        <w:pStyle w:val="CommentText"/>
      </w:pPr>
      <w:r>
        <w:t>Yang et al. (2007)</w:t>
      </w:r>
    </w:p>
    <w:p w14:paraId="10F0918D" w14:textId="3FAFF2D3" w:rsidR="00E41CA2" w:rsidRDefault="00E41CA2">
      <w:pPr>
        <w:pStyle w:val="CommentText"/>
      </w:pPr>
      <w:r>
        <w:t>(Yang et al., 2007)</w:t>
      </w:r>
    </w:p>
  </w:comment>
  <w:comment w:id="319" w:author="Robin Matthews" w:date="2021-07-11T15:30:00Z" w:initials="RM">
    <w:p w14:paraId="28C1A568" w14:textId="77777777" w:rsidR="00E41CA2" w:rsidRDefault="00E41CA2">
      <w:pPr>
        <w:pStyle w:val="CommentText"/>
      </w:pPr>
      <w:r>
        <w:rPr>
          <w:rStyle w:val="CommentReference"/>
        </w:rPr>
        <w:annotationRef/>
      </w:r>
      <w:r>
        <w:t>Not found:</w:t>
      </w:r>
    </w:p>
    <w:p w14:paraId="3C955F0A" w14:textId="77777777" w:rsidR="00E41CA2" w:rsidRDefault="00E41CA2">
      <w:pPr>
        <w:pStyle w:val="CommentText"/>
      </w:pPr>
      <w:r>
        <w:t>L. Liu et al., 2016</w:t>
      </w:r>
    </w:p>
    <w:p w14:paraId="4B714E8F" w14:textId="77777777" w:rsidR="00E41CA2" w:rsidRDefault="00E41CA2">
      <w:pPr>
        <w:pStyle w:val="CommentText"/>
      </w:pPr>
    </w:p>
    <w:p w14:paraId="209B6CBB" w14:textId="77777777" w:rsidR="00E41CA2" w:rsidRDefault="00E41CA2">
      <w:pPr>
        <w:pStyle w:val="CommentText"/>
      </w:pPr>
      <w:r>
        <w:t>Extra stuff:</w:t>
      </w:r>
    </w:p>
    <w:p w14:paraId="74186CAC" w14:textId="77777777" w:rsidR="00E41CA2" w:rsidRDefault="00E41CA2">
      <w:pPr>
        <w:pStyle w:val="CommentText"/>
      </w:pPr>
      <w:r>
        <w:t>(; Liu et al., 2016b)</w:t>
      </w:r>
    </w:p>
    <w:p w14:paraId="7A67C441" w14:textId="77777777" w:rsidR="00E41CA2" w:rsidRDefault="00E41CA2">
      <w:pPr>
        <w:pStyle w:val="CommentText"/>
      </w:pPr>
    </w:p>
    <w:p w14:paraId="433FAC67" w14:textId="77777777" w:rsidR="00E41CA2" w:rsidRDefault="00E41CA2">
      <w:pPr>
        <w:pStyle w:val="CommentText"/>
      </w:pPr>
      <w:r>
        <w:t>Correct:</w:t>
      </w:r>
    </w:p>
    <w:p w14:paraId="7587473F" w14:textId="7CC5C88D" w:rsidR="00E41CA2" w:rsidRDefault="00E41CA2">
      <w:pPr>
        <w:pStyle w:val="CommentText"/>
      </w:pPr>
      <w:r>
        <w:t>(Ochsner et al., 2013; L. Liu et al., 2016)</w:t>
      </w:r>
    </w:p>
  </w:comment>
  <w:comment w:id="330" w:author="Robin Matthews" w:date="2021-07-11T15:30:00Z" w:initials="RM">
    <w:p w14:paraId="42DED619" w14:textId="77777777" w:rsidR="00E41CA2" w:rsidRDefault="00E41CA2">
      <w:pPr>
        <w:pStyle w:val="CommentText"/>
      </w:pPr>
      <w:r>
        <w:rPr>
          <w:rStyle w:val="CommentReference"/>
        </w:rPr>
        <w:annotationRef/>
      </w:r>
      <w:r>
        <w:t>Not found:</w:t>
      </w:r>
    </w:p>
    <w:p w14:paraId="13208B6A" w14:textId="77777777" w:rsidR="00E41CA2" w:rsidRDefault="00E41CA2">
      <w:pPr>
        <w:pStyle w:val="CommentText"/>
      </w:pPr>
      <w:r>
        <w:t>Goudenhoofdt and Delobbe, 2016</w:t>
      </w:r>
    </w:p>
    <w:p w14:paraId="72605EE8" w14:textId="77777777" w:rsidR="00E41CA2" w:rsidRDefault="00E41CA2">
      <w:pPr>
        <w:pStyle w:val="CommentText"/>
      </w:pPr>
    </w:p>
    <w:p w14:paraId="25FDBBAD" w14:textId="77777777" w:rsidR="00E41CA2" w:rsidRDefault="00E41CA2">
      <w:pPr>
        <w:pStyle w:val="CommentText"/>
      </w:pPr>
      <w:r>
        <w:t>Extra stuff:</w:t>
      </w:r>
    </w:p>
    <w:p w14:paraId="65133C2D" w14:textId="77777777" w:rsidR="00E41CA2" w:rsidRDefault="00E41CA2">
      <w:pPr>
        <w:pStyle w:val="CommentText"/>
      </w:pPr>
      <w:r>
        <w:t>(; Dietzsch et al., 2017; ; ; ; ; ; ; )</w:t>
      </w:r>
    </w:p>
    <w:p w14:paraId="328C1909" w14:textId="77777777" w:rsidR="00E41CA2" w:rsidRDefault="00E41CA2">
      <w:pPr>
        <w:pStyle w:val="CommentText"/>
      </w:pPr>
    </w:p>
    <w:p w14:paraId="4CF311DD" w14:textId="77777777" w:rsidR="00E41CA2" w:rsidRDefault="00E41CA2">
      <w:pPr>
        <w:pStyle w:val="CommentText"/>
      </w:pPr>
      <w:r>
        <w:t>Correct:</w:t>
      </w:r>
    </w:p>
    <w:p w14:paraId="3FE52BE7" w14:textId="5E416888" w:rsidR="00E41CA2" w:rsidRDefault="00E41CA2">
      <w:pPr>
        <w:pStyle w:val="CommentText"/>
      </w:pPr>
      <w:r>
        <w:t>(Dinku et al., 2014; Oyler et al., 2015; Goudenhoofdt and Delobbe, 2016; Manz et al., 2016; Yang et al., 2017; Bližňák et al., 2018; Krähenmann et al., 2018; Panziera et al., 2018; Shen et al., 2018)</w:t>
      </w:r>
    </w:p>
  </w:comment>
  <w:comment w:id="331" w:author="Robin Matthews" w:date="2021-07-11T16:01:00Z" w:initials="RM">
    <w:p w14:paraId="5C0569CE" w14:textId="77C98B83" w:rsidR="00C63511" w:rsidRDefault="00C63511">
      <w:pPr>
        <w:pStyle w:val="CommentText"/>
      </w:pPr>
      <w:r>
        <w:rPr>
          <w:rStyle w:val="CommentReference"/>
        </w:rPr>
        <w:annotationRef/>
      </w:r>
      <w:r>
        <w:t>Mendeley field missing details for ‘Dietzsch et al., 2017’</w:t>
      </w:r>
    </w:p>
    <w:p w14:paraId="4E4A8EA6" w14:textId="7CCD441E" w:rsidR="00C63511" w:rsidRDefault="00C63511">
      <w:pPr>
        <w:pStyle w:val="CommentText"/>
      </w:pPr>
      <w:r>
        <w:t>Provide DOI and I’ll add.</w:t>
      </w:r>
    </w:p>
    <w:p w14:paraId="6E90AEC0" w14:textId="77777777" w:rsidR="00C63511" w:rsidRDefault="00C63511">
      <w:pPr>
        <w:pStyle w:val="CommentText"/>
      </w:pPr>
    </w:p>
    <w:p w14:paraId="01EDB403" w14:textId="08C7A46E" w:rsidR="00C63511" w:rsidRDefault="00C63511">
      <w:pPr>
        <w:pStyle w:val="CommentText"/>
      </w:pPr>
      <w:r>
        <w:t>Mendeley field also contains ‘Goudenhoofdt and Delobbe, 2016’. Want me to remove it?</w:t>
      </w:r>
    </w:p>
  </w:comment>
  <w:comment w:id="332" w:author="Robin Matthews" w:date="2021-07-11T16:03:00Z" w:initials="RM">
    <w:p w14:paraId="061CEA10" w14:textId="77777777" w:rsidR="00C63511" w:rsidRDefault="00C63511">
      <w:pPr>
        <w:pStyle w:val="CommentText"/>
      </w:pPr>
      <w:r>
        <w:rPr>
          <w:rStyle w:val="CommentReference"/>
        </w:rPr>
        <w:annotationRef/>
      </w:r>
      <w:r>
        <w:t xml:space="preserve">Mendeley field also contains </w:t>
      </w:r>
    </w:p>
    <w:p w14:paraId="581D77CA" w14:textId="77777777" w:rsidR="00C63511" w:rsidRDefault="00C63511" w:rsidP="00C63511">
      <w:pPr>
        <w:pStyle w:val="CommentText"/>
      </w:pPr>
      <w:r>
        <w:t>Kalnay et al., 1996</w:t>
      </w:r>
    </w:p>
    <w:p w14:paraId="7D89653C" w14:textId="77777777" w:rsidR="00C63511" w:rsidRDefault="00C63511" w:rsidP="00C63511">
      <w:pPr>
        <w:pStyle w:val="CommentText"/>
      </w:pPr>
      <w:r>
        <w:t>Uppala et al., 2006</w:t>
      </w:r>
    </w:p>
    <w:p w14:paraId="1AFD9B5F" w14:textId="77777777" w:rsidR="00C63511" w:rsidRDefault="00C63511" w:rsidP="00C63511">
      <w:pPr>
        <w:pStyle w:val="CommentText"/>
      </w:pPr>
      <w:r>
        <w:t>Dee et al., 2011</w:t>
      </w:r>
    </w:p>
    <w:p w14:paraId="51C2954F" w14:textId="77777777" w:rsidR="00C63511" w:rsidRDefault="00C63511">
      <w:pPr>
        <w:pStyle w:val="CommentText"/>
      </w:pPr>
    </w:p>
    <w:p w14:paraId="59BF861A" w14:textId="5B1D5FEB" w:rsidR="00C63511" w:rsidRDefault="00C63511">
      <w:pPr>
        <w:pStyle w:val="CommentText"/>
      </w:pPr>
      <w:r>
        <w:t>Want me to remove them?</w:t>
      </w:r>
    </w:p>
  </w:comment>
  <w:comment w:id="333" w:author="Robin Matthews" w:date="2021-07-11T15:30:00Z" w:initials="RM">
    <w:p w14:paraId="34D0D286" w14:textId="77777777" w:rsidR="00E41CA2" w:rsidRDefault="00E41CA2">
      <w:pPr>
        <w:pStyle w:val="CommentText"/>
      </w:pPr>
      <w:r>
        <w:rPr>
          <w:rStyle w:val="CommentReference"/>
        </w:rPr>
        <w:annotationRef/>
      </w:r>
      <w:r>
        <w:t>Not found:</w:t>
      </w:r>
    </w:p>
    <w:p w14:paraId="2916E740" w14:textId="77777777" w:rsidR="00E41CA2" w:rsidRDefault="00E41CA2">
      <w:pPr>
        <w:pStyle w:val="CommentText"/>
      </w:pPr>
      <w:r>
        <w:t>Kalnay et al., 1996</w:t>
      </w:r>
    </w:p>
    <w:p w14:paraId="49954645" w14:textId="77777777" w:rsidR="00E41CA2" w:rsidRDefault="00E41CA2">
      <w:pPr>
        <w:pStyle w:val="CommentText"/>
      </w:pPr>
      <w:r>
        <w:t>Uppala et al., 2006</w:t>
      </w:r>
    </w:p>
    <w:p w14:paraId="1B4FDCEB" w14:textId="77777777" w:rsidR="00E41CA2" w:rsidRDefault="00E41CA2">
      <w:pPr>
        <w:pStyle w:val="CommentText"/>
      </w:pPr>
      <w:r>
        <w:t>Dee et al., 2011</w:t>
      </w:r>
    </w:p>
    <w:p w14:paraId="24A7868A" w14:textId="77777777" w:rsidR="00E41CA2" w:rsidRDefault="00E41CA2">
      <w:pPr>
        <w:pStyle w:val="CommentText"/>
      </w:pPr>
    </w:p>
    <w:p w14:paraId="5C59CBBC" w14:textId="77777777" w:rsidR="00E41CA2" w:rsidRDefault="00E41CA2">
      <w:pPr>
        <w:pStyle w:val="CommentText"/>
      </w:pPr>
      <w:r>
        <w:t>Extra stuff:</w:t>
      </w:r>
    </w:p>
    <w:p w14:paraId="565E71CB" w14:textId="77777777" w:rsidR="00E41CA2" w:rsidRDefault="00E41CA2">
      <w:pPr>
        <w:pStyle w:val="CommentText"/>
      </w:pPr>
      <w:r>
        <w:t xml:space="preserve">(; </w:t>
      </w:r>
    </w:p>
    <w:p w14:paraId="415377A5" w14:textId="77777777" w:rsidR="00E41CA2" w:rsidRDefault="00E41CA2">
      <w:pPr>
        <w:pStyle w:val="CommentText"/>
      </w:pPr>
    </w:p>
    <w:p w14:paraId="3BF006C5" w14:textId="77777777" w:rsidR="00E41CA2" w:rsidRDefault="00E41CA2">
      <w:pPr>
        <w:pStyle w:val="CommentText"/>
      </w:pPr>
      <w:r>
        <w:t>Correct:</w:t>
      </w:r>
    </w:p>
    <w:p w14:paraId="199588E5" w14:textId="0240876A" w:rsidR="00E41CA2" w:rsidRDefault="00E41CA2">
      <w:pPr>
        <w:pStyle w:val="CommentText"/>
      </w:pPr>
      <w:r>
        <w:t>(Kalnay et al., 1996; Uppala et al., 2006; Dee et al., 2011; Chaudhuri et al., 2013; Balsamo et al., 2015)</w:t>
      </w:r>
    </w:p>
  </w:comment>
  <w:comment w:id="339" w:author="Robin Matthews" w:date="2021-07-11T15:30:00Z" w:initials="RM">
    <w:p w14:paraId="6234DEF3" w14:textId="77777777" w:rsidR="00E41CA2" w:rsidRDefault="00E41CA2">
      <w:pPr>
        <w:pStyle w:val="CommentText"/>
      </w:pPr>
      <w:r>
        <w:rPr>
          <w:rStyle w:val="CommentReference"/>
        </w:rPr>
        <w:annotationRef/>
      </w:r>
      <w:r>
        <w:t>Extra stuff:</w:t>
      </w:r>
    </w:p>
    <w:p w14:paraId="126BA795" w14:textId="77777777" w:rsidR="00E41CA2" w:rsidRDefault="00E41CA2">
      <w:pPr>
        <w:pStyle w:val="CommentText"/>
      </w:pPr>
      <w:r>
        <w:t>(; ; ; Mahmood et al., 2018; Attada et al., 2018; Langodan et al., 2017)</w:t>
      </w:r>
    </w:p>
    <w:p w14:paraId="32E6DF6C" w14:textId="77777777" w:rsidR="00E41CA2" w:rsidRDefault="00E41CA2">
      <w:pPr>
        <w:pStyle w:val="CommentText"/>
      </w:pPr>
    </w:p>
    <w:p w14:paraId="0DDFF1D4" w14:textId="77777777" w:rsidR="00E41CA2" w:rsidRDefault="00E41CA2">
      <w:pPr>
        <w:pStyle w:val="CommentText"/>
      </w:pPr>
      <w:r>
        <w:t>Correct:</w:t>
      </w:r>
    </w:p>
    <w:p w14:paraId="2354763E" w14:textId="634D124D" w:rsidR="00E41CA2" w:rsidRDefault="00E41CA2">
      <w:pPr>
        <w:pStyle w:val="CommentText"/>
      </w:pPr>
      <w:r>
        <w:t>(Chaney et al., 2014; Maidment et al., 2014; Dahlgren et al., 2016)</w:t>
      </w:r>
    </w:p>
  </w:comment>
  <w:comment w:id="340" w:author="Robin Matthews" w:date="2021-07-11T16:03:00Z" w:initials="RM">
    <w:p w14:paraId="0B64CE03" w14:textId="29A1A218" w:rsidR="00C63511" w:rsidRDefault="00C63511">
      <w:pPr>
        <w:pStyle w:val="CommentText"/>
      </w:pPr>
      <w:r>
        <w:rPr>
          <w:rStyle w:val="CommentReference"/>
        </w:rPr>
        <w:annotationRef/>
      </w:r>
      <w:r>
        <w:t>Mendeley field missing details for:</w:t>
      </w:r>
    </w:p>
    <w:p w14:paraId="13E57CD1" w14:textId="77777777" w:rsidR="00C63511" w:rsidRDefault="00C63511">
      <w:pPr>
        <w:pStyle w:val="CommentText"/>
      </w:pPr>
      <w:r>
        <w:t>Mahmood et al., 2018</w:t>
      </w:r>
    </w:p>
    <w:p w14:paraId="167AB655" w14:textId="77777777" w:rsidR="00C63511" w:rsidRDefault="00C63511">
      <w:pPr>
        <w:pStyle w:val="CommentText"/>
      </w:pPr>
      <w:r>
        <w:t>Attada et al., 2018</w:t>
      </w:r>
    </w:p>
    <w:p w14:paraId="26810078" w14:textId="77777777" w:rsidR="00C63511" w:rsidRDefault="00C63511">
      <w:pPr>
        <w:pStyle w:val="CommentText"/>
      </w:pPr>
      <w:r>
        <w:t>Langodan et al., 2017</w:t>
      </w:r>
    </w:p>
    <w:p w14:paraId="6EAF5AC1" w14:textId="77777777" w:rsidR="00C63511" w:rsidRDefault="00C63511">
      <w:pPr>
        <w:pStyle w:val="CommentText"/>
      </w:pPr>
    </w:p>
    <w:p w14:paraId="574DB88B" w14:textId="394BE8E1" w:rsidR="00C63511" w:rsidRDefault="00C63511">
      <w:pPr>
        <w:pStyle w:val="CommentText"/>
      </w:pPr>
      <w:r>
        <w:t>Provide DOIs and I’ll add</w:t>
      </w:r>
    </w:p>
  </w:comment>
  <w:comment w:id="341" w:author="Robin Matthews" w:date="2021-07-11T15:30:00Z" w:initials="RM">
    <w:p w14:paraId="1AC6FF61" w14:textId="77777777" w:rsidR="00E41CA2" w:rsidRDefault="00E41CA2">
      <w:pPr>
        <w:pStyle w:val="CommentText"/>
      </w:pPr>
      <w:r>
        <w:rPr>
          <w:rStyle w:val="CommentReference"/>
        </w:rPr>
        <w:annotationRef/>
      </w:r>
      <w:r>
        <w:t>Not found:</w:t>
      </w:r>
    </w:p>
    <w:p w14:paraId="2F81EC25" w14:textId="77777777" w:rsidR="00E41CA2" w:rsidRDefault="00E41CA2">
      <w:pPr>
        <w:pStyle w:val="CommentText"/>
      </w:pPr>
      <w:r>
        <w:t>Vidal et al., 2010</w:t>
      </w:r>
    </w:p>
    <w:p w14:paraId="78B1F0F0" w14:textId="77777777" w:rsidR="00E41CA2" w:rsidRDefault="00E41CA2">
      <w:pPr>
        <w:pStyle w:val="CommentText"/>
      </w:pPr>
    </w:p>
    <w:p w14:paraId="6F363E86" w14:textId="77777777" w:rsidR="00E41CA2" w:rsidRDefault="00E41CA2">
      <w:pPr>
        <w:pStyle w:val="CommentText"/>
      </w:pPr>
      <w:r>
        <w:t>Extra stuff:</w:t>
      </w:r>
    </w:p>
    <w:p w14:paraId="7B0F69E2" w14:textId="77777777" w:rsidR="00E41CA2" w:rsidRDefault="00E41CA2">
      <w:pPr>
        <w:pStyle w:val="CommentText"/>
      </w:pPr>
      <w:r>
        <w:t>(; ; )</w:t>
      </w:r>
    </w:p>
    <w:p w14:paraId="4413D74A" w14:textId="77777777" w:rsidR="00E41CA2" w:rsidRDefault="00E41CA2">
      <w:pPr>
        <w:pStyle w:val="CommentText"/>
      </w:pPr>
    </w:p>
    <w:p w14:paraId="04FA10AA" w14:textId="77777777" w:rsidR="00E41CA2" w:rsidRDefault="00E41CA2">
      <w:pPr>
        <w:pStyle w:val="CommentText"/>
      </w:pPr>
      <w:r>
        <w:t>Correct:</w:t>
      </w:r>
    </w:p>
    <w:p w14:paraId="311A98A5" w14:textId="085DFED0" w:rsidR="00E41CA2" w:rsidRDefault="00E41CA2">
      <w:pPr>
        <w:pStyle w:val="CommentText"/>
      </w:pPr>
      <w:r>
        <w:t>(Vidal et al., 2010; Rostkier-Edelstein et al., 2014; Krähenmann et al., 2018; Mahmood et al., 2018)</w:t>
      </w:r>
    </w:p>
  </w:comment>
  <w:comment w:id="342" w:author="Robin Matthews" w:date="2021-07-11T16:04:00Z" w:initials="RM">
    <w:p w14:paraId="4F6F778C" w14:textId="2B2F9AB3" w:rsidR="00A97367" w:rsidRDefault="00A97367">
      <w:pPr>
        <w:pStyle w:val="CommentText"/>
      </w:pPr>
      <w:r>
        <w:rPr>
          <w:rStyle w:val="CommentReference"/>
        </w:rPr>
        <w:annotationRef/>
      </w:r>
      <w:r>
        <w:t>Mendeley field also contains ‘Vidal et al., 2010’</w:t>
      </w:r>
    </w:p>
    <w:p w14:paraId="036AA984" w14:textId="57C2BA3E" w:rsidR="00A97367" w:rsidRDefault="00A97367">
      <w:pPr>
        <w:pStyle w:val="CommentText"/>
      </w:pPr>
      <w:r>
        <w:t>Want me to remove it?</w:t>
      </w:r>
    </w:p>
  </w:comment>
  <w:comment w:id="343" w:author="Robin Matthews" w:date="2021-07-11T15:30:00Z" w:initials="RM">
    <w:p w14:paraId="4A9A2AEE" w14:textId="77777777" w:rsidR="00E41CA2" w:rsidRDefault="00E41CA2">
      <w:pPr>
        <w:pStyle w:val="CommentText"/>
      </w:pPr>
      <w:r>
        <w:rPr>
          <w:rStyle w:val="CommentReference"/>
        </w:rPr>
        <w:annotationRef/>
      </w:r>
      <w:r>
        <w:t>Extra stuff:</w:t>
      </w:r>
    </w:p>
    <w:p w14:paraId="6A8DFBEF" w14:textId="77777777" w:rsidR="00E41CA2" w:rsidRDefault="00E41CA2">
      <w:pPr>
        <w:pStyle w:val="CommentText"/>
      </w:pPr>
      <w:r>
        <w:t>, ,</w:t>
      </w:r>
    </w:p>
    <w:p w14:paraId="794E7898" w14:textId="77777777" w:rsidR="00E41CA2" w:rsidRDefault="00E41CA2">
      <w:pPr>
        <w:pStyle w:val="CommentText"/>
      </w:pPr>
    </w:p>
    <w:p w14:paraId="7B4ACA72" w14:textId="77777777" w:rsidR="00E41CA2" w:rsidRDefault="00E41CA2">
      <w:pPr>
        <w:pStyle w:val="CommentText"/>
      </w:pPr>
      <w:r>
        <w:t>Correct:</w:t>
      </w:r>
    </w:p>
    <w:p w14:paraId="24673877" w14:textId="77777777" w:rsidR="00E41CA2" w:rsidRDefault="00E41CA2">
      <w:pPr>
        <w:pStyle w:val="CommentText"/>
      </w:pPr>
      <w:r>
        <w:t>Wahl et al. (2017)</w:t>
      </w:r>
    </w:p>
    <w:p w14:paraId="6FF1D867" w14:textId="26EDE9B3" w:rsidR="00E41CA2" w:rsidRDefault="00E41CA2">
      <w:pPr>
        <w:pStyle w:val="CommentText"/>
      </w:pPr>
      <w:r>
        <w:t>(Wahl et al., 2017)</w:t>
      </w:r>
    </w:p>
  </w:comment>
  <w:comment w:id="358" w:author="Robin Matthews" w:date="2021-07-11T15:30:00Z" w:initials="RM">
    <w:p w14:paraId="741D2D3E" w14:textId="77777777" w:rsidR="00E41CA2" w:rsidRDefault="00E41CA2">
      <w:pPr>
        <w:pStyle w:val="CommentText"/>
      </w:pPr>
      <w:r>
        <w:rPr>
          <w:rStyle w:val="CommentReference"/>
        </w:rPr>
        <w:annotationRef/>
      </w:r>
      <w:r>
        <w:t>Not found:</w:t>
      </w:r>
    </w:p>
    <w:p w14:paraId="05CFB164" w14:textId="77777777" w:rsidR="00E41CA2" w:rsidRDefault="00E41CA2">
      <w:pPr>
        <w:pStyle w:val="CommentText"/>
      </w:pPr>
      <w:r>
        <w:t>2016b</w:t>
      </w:r>
    </w:p>
    <w:p w14:paraId="074641BE" w14:textId="77777777" w:rsidR="00E41CA2" w:rsidRDefault="00E41CA2">
      <w:pPr>
        <w:pStyle w:val="CommentText"/>
      </w:pPr>
    </w:p>
    <w:p w14:paraId="2755F599" w14:textId="77777777" w:rsidR="00E41CA2" w:rsidRDefault="00E41CA2">
      <w:pPr>
        <w:pStyle w:val="CommentText"/>
      </w:pPr>
      <w:r>
        <w:t>Extra stuff:</w:t>
      </w:r>
    </w:p>
    <w:p w14:paraId="67E56159" w14:textId="77777777" w:rsidR="00E41CA2" w:rsidRDefault="00E41CA2">
      <w:pPr>
        <w:pStyle w:val="CommentText"/>
      </w:pPr>
      <w:r>
        <w:t>(e.g. , 2016)</w:t>
      </w:r>
    </w:p>
    <w:p w14:paraId="23194F64" w14:textId="77777777" w:rsidR="00E41CA2" w:rsidRDefault="00E41CA2">
      <w:pPr>
        <w:pStyle w:val="CommentText"/>
      </w:pPr>
    </w:p>
    <w:p w14:paraId="3F4C6BAC" w14:textId="77777777" w:rsidR="00E41CA2" w:rsidRDefault="00E41CA2">
      <w:pPr>
        <w:pStyle w:val="CommentText"/>
      </w:pPr>
      <w:r>
        <w:t>Correct:</w:t>
      </w:r>
    </w:p>
    <w:p w14:paraId="269E47CD" w14:textId="77777777" w:rsidR="00E41CA2" w:rsidRDefault="00E41CA2">
      <w:pPr>
        <w:pStyle w:val="CommentText"/>
      </w:pPr>
      <w:r>
        <w:t>Cao et al. (2016b)</w:t>
      </w:r>
    </w:p>
    <w:p w14:paraId="0164E036" w14:textId="213548A2" w:rsidR="00E41CA2" w:rsidRDefault="00E41CA2">
      <w:pPr>
        <w:pStyle w:val="CommentText"/>
      </w:pPr>
      <w:r>
        <w:t>(Cao et al., 2016b)</w:t>
      </w:r>
    </w:p>
  </w:comment>
  <w:comment w:id="363" w:author="Robin Matthews" w:date="2021-07-11T15:30:00Z" w:initials="RM">
    <w:p w14:paraId="6E918134" w14:textId="77777777" w:rsidR="00E41CA2" w:rsidRDefault="00E41CA2">
      <w:pPr>
        <w:pStyle w:val="CommentText"/>
      </w:pPr>
      <w:r>
        <w:rPr>
          <w:rStyle w:val="CommentReference"/>
        </w:rPr>
        <w:annotationRef/>
      </w:r>
      <w:r>
        <w:t>Extra stuff:</w:t>
      </w:r>
    </w:p>
    <w:p w14:paraId="011F0AC8" w14:textId="77777777" w:rsidR="00E41CA2" w:rsidRDefault="00E41CA2">
      <w:pPr>
        <w:pStyle w:val="CommentText"/>
      </w:pPr>
      <w:r>
        <w:t>(Section 10.2.1.1; , )</w:t>
      </w:r>
    </w:p>
    <w:p w14:paraId="12F4C7D8" w14:textId="77777777" w:rsidR="00E41CA2" w:rsidRDefault="00E41CA2">
      <w:pPr>
        <w:pStyle w:val="CommentText"/>
      </w:pPr>
    </w:p>
    <w:p w14:paraId="3E582455" w14:textId="77777777" w:rsidR="00E41CA2" w:rsidRDefault="00E41CA2">
      <w:pPr>
        <w:pStyle w:val="CommentText"/>
      </w:pPr>
      <w:r>
        <w:t>Correct:</w:t>
      </w:r>
    </w:p>
    <w:p w14:paraId="1E80A90C" w14:textId="77777777" w:rsidR="00E41CA2" w:rsidRDefault="00E41CA2">
      <w:pPr>
        <w:pStyle w:val="CommentText"/>
      </w:pPr>
      <w:r>
        <w:t>Gervais et al. (2014)</w:t>
      </w:r>
    </w:p>
    <w:p w14:paraId="2DF1691F" w14:textId="48E1FE89" w:rsidR="00E41CA2" w:rsidRDefault="00E41CA2">
      <w:pPr>
        <w:pStyle w:val="CommentText"/>
      </w:pPr>
      <w:r>
        <w:t>(Gervais et al., 2014)</w:t>
      </w:r>
    </w:p>
  </w:comment>
  <w:comment w:id="370" w:author="Robin Matthews" w:date="2021-07-11T15:30:00Z" w:initials="RM">
    <w:p w14:paraId="68F7B2EB" w14:textId="77777777" w:rsidR="00E41CA2" w:rsidRDefault="00E41CA2">
      <w:pPr>
        <w:pStyle w:val="CommentText"/>
      </w:pPr>
      <w:r>
        <w:rPr>
          <w:rStyle w:val="CommentReference"/>
        </w:rPr>
        <w:annotationRef/>
      </w:r>
      <w:r>
        <w:t>Not found:</w:t>
      </w:r>
    </w:p>
    <w:p w14:paraId="3959C5B9" w14:textId="77777777" w:rsidR="00E41CA2" w:rsidRDefault="00E41CA2">
      <w:pPr>
        <w:pStyle w:val="CommentText"/>
      </w:pPr>
      <w:r>
        <w:t>Y. Sun et al., 2016</w:t>
      </w:r>
    </w:p>
    <w:p w14:paraId="47769E67" w14:textId="77777777" w:rsidR="00E41CA2" w:rsidRDefault="00E41CA2">
      <w:pPr>
        <w:pStyle w:val="CommentText"/>
      </w:pPr>
    </w:p>
    <w:p w14:paraId="354967B0" w14:textId="77777777" w:rsidR="00E41CA2" w:rsidRDefault="00E41CA2">
      <w:pPr>
        <w:pStyle w:val="CommentText"/>
      </w:pPr>
      <w:r>
        <w:t>Extra stuff:</w:t>
      </w:r>
    </w:p>
    <w:p w14:paraId="2A3A073A" w14:textId="77777777" w:rsidR="00E41CA2" w:rsidRDefault="00E41CA2">
      <w:pPr>
        <w:pStyle w:val="CommentText"/>
      </w:pPr>
      <w:r>
        <w:t>(; ; ; ; Sun et al., 2016b)</w:t>
      </w:r>
    </w:p>
    <w:p w14:paraId="5A4AF38F" w14:textId="77777777" w:rsidR="00E41CA2" w:rsidRDefault="00E41CA2">
      <w:pPr>
        <w:pStyle w:val="CommentText"/>
      </w:pPr>
    </w:p>
    <w:p w14:paraId="1714CE47" w14:textId="77777777" w:rsidR="00E41CA2" w:rsidRDefault="00E41CA2">
      <w:pPr>
        <w:pStyle w:val="CommentText"/>
      </w:pPr>
      <w:r>
        <w:t>Correct:</w:t>
      </w:r>
    </w:p>
    <w:p w14:paraId="48A0EFEB" w14:textId="143A3D75" w:rsidR="00E41CA2" w:rsidRDefault="00E41CA2">
      <w:pPr>
        <w:pStyle w:val="CommentText"/>
      </w:pPr>
      <w:r>
        <w:t>(Hamdi, 2010; Hansen et al., 2010; Adachi et al., 2012; Jones, 2016; Y. Sun et al., 2016)</w:t>
      </w:r>
    </w:p>
  </w:comment>
  <w:comment w:id="380" w:author="Robin Matthews" w:date="2021-07-11T15:31:00Z" w:initials="RM">
    <w:p w14:paraId="07BE1622" w14:textId="77777777" w:rsidR="00E41CA2" w:rsidRDefault="00E41CA2">
      <w:pPr>
        <w:pStyle w:val="CommentText"/>
      </w:pPr>
      <w:r>
        <w:rPr>
          <w:rStyle w:val="CommentReference"/>
        </w:rPr>
        <w:annotationRef/>
      </w:r>
      <w:r>
        <w:t>Extra stuff:</w:t>
      </w:r>
    </w:p>
    <w:p w14:paraId="6B39A50E" w14:textId="77777777" w:rsidR="00E41CA2" w:rsidRDefault="00E41CA2">
      <w:pPr>
        <w:pStyle w:val="CommentText"/>
      </w:pPr>
      <w:r>
        <w:t>, )</w:t>
      </w:r>
    </w:p>
    <w:p w14:paraId="02B4A03B" w14:textId="77777777" w:rsidR="00E41CA2" w:rsidRDefault="00E41CA2">
      <w:pPr>
        <w:pStyle w:val="CommentText"/>
      </w:pPr>
    </w:p>
    <w:p w14:paraId="7BF53AE5" w14:textId="77777777" w:rsidR="00E41CA2" w:rsidRDefault="00E41CA2">
      <w:pPr>
        <w:pStyle w:val="CommentText"/>
      </w:pPr>
      <w:r>
        <w:t>Correct:</w:t>
      </w:r>
    </w:p>
    <w:p w14:paraId="2891D5B7" w14:textId="77777777" w:rsidR="00E41CA2" w:rsidRDefault="00E41CA2">
      <w:pPr>
        <w:pStyle w:val="CommentText"/>
      </w:pPr>
      <w:r>
        <w:t>Menne et al. (2012)</w:t>
      </w:r>
    </w:p>
    <w:p w14:paraId="293DFB23" w14:textId="7DC085AC" w:rsidR="00E41CA2" w:rsidRDefault="00E41CA2">
      <w:pPr>
        <w:pStyle w:val="CommentText"/>
      </w:pPr>
      <w:r>
        <w:t>(Menne et al., 2012)</w:t>
      </w:r>
    </w:p>
  </w:comment>
  <w:comment w:id="381" w:author="Robin Matthews" w:date="2021-07-11T16:06:00Z" w:initials="RM">
    <w:p w14:paraId="278CCA68" w14:textId="5259F34B" w:rsidR="00A97367" w:rsidRDefault="00A97367">
      <w:pPr>
        <w:pStyle w:val="CommentText"/>
      </w:pPr>
      <w:r>
        <w:rPr>
          <w:rStyle w:val="CommentReference"/>
        </w:rPr>
        <w:annotationRef/>
      </w:r>
      <w:r>
        <w:t>Mendeley field missing details for ‘Dike et al. (2018)’. Provide DOI and I’ll add.</w:t>
      </w:r>
    </w:p>
  </w:comment>
  <w:comment w:id="383" w:author="Robin Matthews" w:date="2021-07-11T15:31:00Z" w:initials="RM">
    <w:p w14:paraId="68FBE110" w14:textId="77777777" w:rsidR="00E41CA2" w:rsidRDefault="00E41CA2">
      <w:pPr>
        <w:pStyle w:val="CommentText"/>
      </w:pPr>
      <w:r>
        <w:rPr>
          <w:rStyle w:val="CommentReference"/>
        </w:rPr>
        <w:annotationRef/>
      </w:r>
      <w:r>
        <w:t>Extra stuff:</w:t>
      </w:r>
    </w:p>
    <w:p w14:paraId="763AB535" w14:textId="77777777" w:rsidR="00E41CA2" w:rsidRDefault="00E41CA2">
      <w:pPr>
        <w:pStyle w:val="CommentText"/>
      </w:pPr>
      <w:r>
        <w:t xml:space="preserve"> , Dike et al., 2018)</w:t>
      </w:r>
    </w:p>
    <w:p w14:paraId="40E34ABC" w14:textId="77777777" w:rsidR="00E41CA2" w:rsidRDefault="00E41CA2">
      <w:pPr>
        <w:pStyle w:val="CommentText"/>
      </w:pPr>
    </w:p>
    <w:p w14:paraId="076CE773" w14:textId="77777777" w:rsidR="00E41CA2" w:rsidRDefault="00E41CA2">
      <w:pPr>
        <w:pStyle w:val="CommentText"/>
      </w:pPr>
      <w:r>
        <w:t>Correct:</w:t>
      </w:r>
    </w:p>
    <w:p w14:paraId="7A0126D8" w14:textId="77777777" w:rsidR="00E41CA2" w:rsidRDefault="00E41CA2">
      <w:pPr>
        <w:pStyle w:val="CommentText"/>
      </w:pPr>
      <w:r>
        <w:t>Nikulin et al. (2012)</w:t>
      </w:r>
    </w:p>
    <w:p w14:paraId="7E4686D4" w14:textId="193C1DB0" w:rsidR="00E41CA2" w:rsidRDefault="00E41CA2">
      <w:pPr>
        <w:pStyle w:val="CommentText"/>
      </w:pPr>
      <w:r>
        <w:t>(Nikulin et al., 2012)</w:t>
      </w:r>
    </w:p>
  </w:comment>
  <w:comment w:id="388" w:author="Robin Matthews" w:date="2021-07-11T15:31:00Z" w:initials="RM">
    <w:p w14:paraId="70D244BD" w14:textId="77777777" w:rsidR="00E41CA2" w:rsidRDefault="00E41CA2">
      <w:pPr>
        <w:pStyle w:val="CommentText"/>
      </w:pPr>
      <w:r>
        <w:rPr>
          <w:rStyle w:val="CommentReference"/>
        </w:rPr>
        <w:annotationRef/>
      </w:r>
      <w:r>
        <w:t>Extra stuff:</w:t>
      </w:r>
    </w:p>
    <w:p w14:paraId="24DF69B1" w14:textId="77777777" w:rsidR="00E41CA2" w:rsidRDefault="00E41CA2">
      <w:pPr>
        <w:pStyle w:val="CommentText"/>
      </w:pPr>
      <w:r>
        <w:t>(CRUTEM4, , )</w:t>
      </w:r>
    </w:p>
    <w:p w14:paraId="08FC455F" w14:textId="77777777" w:rsidR="00E41CA2" w:rsidRDefault="00E41CA2">
      <w:pPr>
        <w:pStyle w:val="CommentText"/>
      </w:pPr>
    </w:p>
    <w:p w14:paraId="391A36DF" w14:textId="77777777" w:rsidR="00E41CA2" w:rsidRDefault="00E41CA2">
      <w:pPr>
        <w:pStyle w:val="CommentText"/>
      </w:pPr>
      <w:r>
        <w:t>Correct:</w:t>
      </w:r>
    </w:p>
    <w:p w14:paraId="5089CDC2" w14:textId="77777777" w:rsidR="00E41CA2" w:rsidRDefault="00E41CA2">
      <w:pPr>
        <w:pStyle w:val="CommentText"/>
      </w:pPr>
      <w:r>
        <w:t>Osborn and Jones (2014)</w:t>
      </w:r>
    </w:p>
    <w:p w14:paraId="0F4F3099" w14:textId="51A76564" w:rsidR="00E41CA2" w:rsidRDefault="00E41CA2">
      <w:pPr>
        <w:pStyle w:val="CommentText"/>
      </w:pPr>
      <w:r>
        <w:t>(Osborn and Jones, 2014)</w:t>
      </w:r>
    </w:p>
  </w:comment>
  <w:comment w:id="390" w:author="Robin Matthews" w:date="2021-07-11T15:31:00Z" w:initials="RM">
    <w:p w14:paraId="58A696F2" w14:textId="77777777" w:rsidR="00E41CA2" w:rsidRDefault="00E41CA2">
      <w:pPr>
        <w:pStyle w:val="CommentText"/>
      </w:pPr>
      <w:r>
        <w:rPr>
          <w:rStyle w:val="CommentReference"/>
        </w:rPr>
        <w:annotationRef/>
      </w:r>
      <w:r>
        <w:t>Not found:</w:t>
      </w:r>
    </w:p>
    <w:p w14:paraId="485A66F7" w14:textId="77777777" w:rsidR="00E41CA2" w:rsidRDefault="00E41CA2">
      <w:pPr>
        <w:pStyle w:val="CommentText"/>
      </w:pPr>
      <w:r>
        <w:t>2019</w:t>
      </w:r>
    </w:p>
    <w:p w14:paraId="0A39277F" w14:textId="77777777" w:rsidR="00E41CA2" w:rsidRDefault="00E41CA2">
      <w:pPr>
        <w:pStyle w:val="CommentText"/>
      </w:pPr>
    </w:p>
    <w:p w14:paraId="7FFAA577" w14:textId="77777777" w:rsidR="00E41CA2" w:rsidRDefault="00E41CA2">
      <w:pPr>
        <w:pStyle w:val="CommentText"/>
      </w:pPr>
      <w:r>
        <w:t>Extra stuff:</w:t>
      </w:r>
    </w:p>
    <w:p w14:paraId="2DBBE8EE" w14:textId="77777777" w:rsidR="00E41CA2" w:rsidRDefault="00E41CA2">
      <w:pPr>
        <w:pStyle w:val="CommentText"/>
      </w:pPr>
      <w:r>
        <w:t xml:space="preserve"> (2018)</w:t>
      </w:r>
    </w:p>
    <w:p w14:paraId="66B4BF16" w14:textId="77777777" w:rsidR="00E41CA2" w:rsidRDefault="00E41CA2">
      <w:pPr>
        <w:pStyle w:val="CommentText"/>
      </w:pPr>
    </w:p>
    <w:p w14:paraId="6FC7D342" w14:textId="77777777" w:rsidR="00E41CA2" w:rsidRDefault="00E41CA2">
      <w:pPr>
        <w:pStyle w:val="CommentText"/>
      </w:pPr>
      <w:r>
        <w:t>Correct:</w:t>
      </w:r>
    </w:p>
    <w:p w14:paraId="0DC8EDFB" w14:textId="77777777" w:rsidR="00E41CA2" w:rsidRDefault="00E41CA2">
      <w:pPr>
        <w:pStyle w:val="CommentText"/>
      </w:pPr>
      <w:r>
        <w:t>O and Foelsche (2019)</w:t>
      </w:r>
    </w:p>
    <w:p w14:paraId="54317387" w14:textId="705E5C65" w:rsidR="00E41CA2" w:rsidRDefault="00E41CA2">
      <w:pPr>
        <w:pStyle w:val="CommentText"/>
      </w:pPr>
      <w:r>
        <w:t>(O and Foelsche, 2019)</w:t>
      </w:r>
    </w:p>
  </w:comment>
  <w:comment w:id="391" w:author="Robin Matthews" w:date="2021-07-11T16:07:00Z" w:initials="RM">
    <w:p w14:paraId="195C4F5D" w14:textId="77777777" w:rsidR="00A97367" w:rsidRDefault="00A97367">
      <w:pPr>
        <w:pStyle w:val="CommentText"/>
      </w:pPr>
      <w:r>
        <w:rPr>
          <w:rStyle w:val="CommentReference"/>
        </w:rPr>
        <w:annotationRef/>
      </w:r>
      <w:r>
        <w:t>Mendeley field contains ‘O and Foelsche (2019)’ rather than 2018. Is 2018 correct?</w:t>
      </w:r>
    </w:p>
    <w:p w14:paraId="43CBD120" w14:textId="6A87F7E4" w:rsidR="00A97367" w:rsidRDefault="00A97367" w:rsidP="00A97367">
      <w:pPr>
        <w:pStyle w:val="CommentText"/>
        <w:ind w:left="720"/>
      </w:pPr>
      <w:r w:rsidRPr="003178B5">
        <w:rPr>
          <w:rFonts w:ascii="Calibri" w:hAnsi="Calibri" w:cs="Calibri"/>
          <w:noProof/>
          <w:sz w:val="22"/>
          <w:szCs w:val="24"/>
        </w:rPr>
        <w:t xml:space="preserve">O, S., and Foelsche, U. (2019). Assessment of spatial uncertainty of heavy rainfall at catchment scale using a dense gauge network. </w:t>
      </w:r>
      <w:r w:rsidRPr="003178B5">
        <w:rPr>
          <w:rFonts w:ascii="Calibri" w:hAnsi="Calibri" w:cs="Calibri"/>
          <w:i/>
          <w:iCs/>
          <w:noProof/>
          <w:sz w:val="22"/>
          <w:szCs w:val="24"/>
        </w:rPr>
        <w:t>Hydrol. Earth Syst. Sci.</w:t>
      </w:r>
      <w:r w:rsidRPr="003178B5">
        <w:rPr>
          <w:rFonts w:ascii="Calibri" w:hAnsi="Calibri" w:cs="Calibri"/>
          <w:noProof/>
          <w:sz w:val="22"/>
          <w:szCs w:val="24"/>
        </w:rPr>
        <w:t xml:space="preserve"> 23, 2863–2875. doi:10.5194/hess-23-2863-2019.</w:t>
      </w:r>
    </w:p>
  </w:comment>
  <w:comment w:id="392" w:author="Robin Matthews" w:date="2021-07-11T15:31:00Z" w:initials="RM">
    <w:p w14:paraId="271FFA38" w14:textId="77777777" w:rsidR="00E41CA2" w:rsidRDefault="00E41CA2">
      <w:pPr>
        <w:pStyle w:val="CommentText"/>
      </w:pPr>
      <w:r>
        <w:rPr>
          <w:rStyle w:val="CommentReference"/>
        </w:rPr>
        <w:annotationRef/>
      </w:r>
      <w:r>
        <w:t>Extra stuff:</w:t>
      </w:r>
    </w:p>
    <w:p w14:paraId="7198B929" w14:textId="77777777" w:rsidR="00E41CA2" w:rsidRDefault="00E41CA2">
      <w:pPr>
        <w:pStyle w:val="CommentText"/>
      </w:pPr>
      <w:r>
        <w:t>, )</w:t>
      </w:r>
    </w:p>
    <w:p w14:paraId="3CFC3121" w14:textId="77777777" w:rsidR="00E41CA2" w:rsidRDefault="00E41CA2">
      <w:pPr>
        <w:pStyle w:val="CommentText"/>
      </w:pPr>
    </w:p>
    <w:p w14:paraId="33CFC764" w14:textId="77777777" w:rsidR="00E41CA2" w:rsidRDefault="00E41CA2">
      <w:pPr>
        <w:pStyle w:val="CommentText"/>
      </w:pPr>
      <w:r>
        <w:t>Correct:</w:t>
      </w:r>
    </w:p>
    <w:p w14:paraId="202B0104" w14:textId="77777777" w:rsidR="00E41CA2" w:rsidRDefault="00E41CA2">
      <w:pPr>
        <w:pStyle w:val="CommentText"/>
      </w:pPr>
      <w:r>
        <w:t>Van den Besselaar et al. (2017)</w:t>
      </w:r>
    </w:p>
    <w:p w14:paraId="78DB7CF3" w14:textId="2CD2B04D" w:rsidR="00E41CA2" w:rsidRDefault="00E41CA2">
      <w:pPr>
        <w:pStyle w:val="CommentText"/>
      </w:pPr>
      <w:r>
        <w:t>(Van den Besselaar et al., 2017)</w:t>
      </w:r>
    </w:p>
  </w:comment>
  <w:comment w:id="393" w:author="Robin Matthews" w:date="2021-07-11T15:31:00Z" w:initials="RM">
    <w:p w14:paraId="657B43BD" w14:textId="77777777" w:rsidR="00E41CA2" w:rsidRDefault="00E41CA2">
      <w:pPr>
        <w:pStyle w:val="CommentText"/>
      </w:pPr>
      <w:r>
        <w:rPr>
          <w:rStyle w:val="CommentReference"/>
        </w:rPr>
        <w:annotationRef/>
      </w:r>
      <w:r>
        <w:t>Not found:</w:t>
      </w:r>
    </w:p>
    <w:p w14:paraId="42CFC0AB" w14:textId="77777777" w:rsidR="00E41CA2" w:rsidRDefault="00E41CA2">
      <w:pPr>
        <w:pStyle w:val="CommentText"/>
      </w:pPr>
      <w:r>
        <w:t>Van den Besselaar et al.</w:t>
      </w:r>
    </w:p>
    <w:p w14:paraId="45B45062" w14:textId="77777777" w:rsidR="00E41CA2" w:rsidRDefault="00E41CA2">
      <w:pPr>
        <w:pStyle w:val="CommentText"/>
      </w:pPr>
    </w:p>
    <w:p w14:paraId="12232C3A" w14:textId="77777777" w:rsidR="00E41CA2" w:rsidRDefault="00E41CA2">
      <w:pPr>
        <w:pStyle w:val="CommentText"/>
      </w:pPr>
      <w:r>
        <w:t>Extra stuff:</w:t>
      </w:r>
    </w:p>
    <w:p w14:paraId="2BC0FF87" w14:textId="77777777" w:rsidR="00E41CA2" w:rsidRDefault="00E41CA2">
      <w:pPr>
        <w:pStyle w:val="CommentText"/>
      </w:pPr>
      <w:r>
        <w:t>Van Den Besselaar et al., )</w:t>
      </w:r>
    </w:p>
    <w:p w14:paraId="74B184E5" w14:textId="77777777" w:rsidR="00E41CA2" w:rsidRDefault="00E41CA2">
      <w:pPr>
        <w:pStyle w:val="CommentText"/>
      </w:pPr>
    </w:p>
    <w:p w14:paraId="295B1A22" w14:textId="77777777" w:rsidR="00E41CA2" w:rsidRDefault="00E41CA2">
      <w:pPr>
        <w:pStyle w:val="CommentText"/>
      </w:pPr>
      <w:r>
        <w:t>Correct:</w:t>
      </w:r>
    </w:p>
    <w:p w14:paraId="378CC806" w14:textId="77777777" w:rsidR="00E41CA2" w:rsidRDefault="00E41CA2">
      <w:pPr>
        <w:pStyle w:val="CommentText"/>
      </w:pPr>
      <w:r>
        <w:t>Van den Besselaar et al. (2015)</w:t>
      </w:r>
    </w:p>
    <w:p w14:paraId="3754D02C" w14:textId="2EE24E52" w:rsidR="00E41CA2" w:rsidRDefault="00E41CA2">
      <w:pPr>
        <w:pStyle w:val="CommentText"/>
      </w:pPr>
      <w:r>
        <w:t>(Van den Besselaar et al., 2015)</w:t>
      </w:r>
    </w:p>
  </w:comment>
  <w:comment w:id="398" w:author="Robin Matthews" w:date="2021-07-11T15:31:00Z" w:initials="RM">
    <w:p w14:paraId="27C792B6" w14:textId="77777777" w:rsidR="00E41CA2" w:rsidRDefault="00E41CA2">
      <w:pPr>
        <w:pStyle w:val="CommentText"/>
      </w:pPr>
      <w:r>
        <w:rPr>
          <w:rStyle w:val="CommentReference"/>
        </w:rPr>
        <w:annotationRef/>
      </w:r>
      <w:r>
        <w:t>Extra stuff:</w:t>
      </w:r>
    </w:p>
    <w:p w14:paraId="6D44F466" w14:textId="77777777" w:rsidR="00E41CA2" w:rsidRDefault="00E41CA2">
      <w:pPr>
        <w:pStyle w:val="CommentText"/>
      </w:pPr>
      <w:r>
        <w:t>, ()</w:t>
      </w:r>
    </w:p>
    <w:p w14:paraId="64082AEA" w14:textId="77777777" w:rsidR="00E41CA2" w:rsidRDefault="00E41CA2">
      <w:pPr>
        <w:pStyle w:val="CommentText"/>
      </w:pPr>
    </w:p>
    <w:p w14:paraId="031D8B95" w14:textId="77777777" w:rsidR="00E41CA2" w:rsidRDefault="00E41CA2">
      <w:pPr>
        <w:pStyle w:val="CommentText"/>
      </w:pPr>
      <w:r>
        <w:t>Correct:</w:t>
      </w:r>
    </w:p>
    <w:p w14:paraId="1EBBF0E0" w14:textId="77777777" w:rsidR="00E41CA2" w:rsidRDefault="00E41CA2">
      <w:pPr>
        <w:pStyle w:val="CommentText"/>
      </w:pPr>
      <w:r>
        <w:t>Condom et al. (2020)</w:t>
      </w:r>
    </w:p>
    <w:p w14:paraId="17E6A9B3" w14:textId="2B148BEE" w:rsidR="00E41CA2" w:rsidRDefault="00E41CA2">
      <w:pPr>
        <w:pStyle w:val="CommentText"/>
      </w:pPr>
      <w:r>
        <w:t>(Condom et al., 2020)</w:t>
      </w:r>
    </w:p>
  </w:comment>
  <w:comment w:id="399" w:author="Robin Matthews" w:date="2021-07-11T15:31:00Z" w:initials="RM">
    <w:p w14:paraId="58E985F9" w14:textId="77777777" w:rsidR="00E41CA2" w:rsidRDefault="00E41CA2">
      <w:pPr>
        <w:pStyle w:val="CommentText"/>
      </w:pPr>
      <w:r>
        <w:rPr>
          <w:rStyle w:val="CommentReference"/>
        </w:rPr>
        <w:annotationRef/>
      </w:r>
      <w:r>
        <w:t>Extra stuff:</w:t>
      </w:r>
    </w:p>
    <w:p w14:paraId="6017E448" w14:textId="77777777" w:rsidR="00E41CA2" w:rsidRDefault="00E41CA2">
      <w:pPr>
        <w:pStyle w:val="CommentText"/>
      </w:pPr>
      <w:r>
        <w:t>, )</w:t>
      </w:r>
    </w:p>
    <w:p w14:paraId="27000416" w14:textId="77777777" w:rsidR="00E41CA2" w:rsidRDefault="00E41CA2">
      <w:pPr>
        <w:pStyle w:val="CommentText"/>
      </w:pPr>
    </w:p>
    <w:p w14:paraId="7162EA5C" w14:textId="77777777" w:rsidR="00E41CA2" w:rsidRDefault="00E41CA2">
      <w:pPr>
        <w:pStyle w:val="CommentText"/>
      </w:pPr>
      <w:r>
        <w:t>Correct:</w:t>
      </w:r>
    </w:p>
    <w:p w14:paraId="122FBEB8" w14:textId="77777777" w:rsidR="00E41CA2" w:rsidRDefault="00E41CA2">
      <w:pPr>
        <w:pStyle w:val="CommentText"/>
      </w:pPr>
      <w:r>
        <w:t>Lebel and Ali (2009)</w:t>
      </w:r>
    </w:p>
    <w:p w14:paraId="5AB77056" w14:textId="4CB44F2B" w:rsidR="00E41CA2" w:rsidRDefault="00E41CA2">
      <w:pPr>
        <w:pStyle w:val="CommentText"/>
      </w:pPr>
      <w:r>
        <w:t>(Lebel and Ali, 2009)</w:t>
      </w:r>
    </w:p>
  </w:comment>
  <w:comment w:id="400" w:author="Robin Matthews" w:date="2021-07-11T15:31:00Z" w:initials="RM">
    <w:p w14:paraId="4136F098" w14:textId="77777777" w:rsidR="00E41CA2" w:rsidRDefault="00E41CA2">
      <w:pPr>
        <w:pStyle w:val="CommentText"/>
      </w:pPr>
      <w:r>
        <w:rPr>
          <w:rStyle w:val="CommentReference"/>
        </w:rPr>
        <w:annotationRef/>
      </w:r>
      <w:r>
        <w:t>Extra stuff:</w:t>
      </w:r>
    </w:p>
    <w:p w14:paraId="16722484" w14:textId="77777777" w:rsidR="00E41CA2" w:rsidRDefault="00E41CA2">
      <w:pPr>
        <w:pStyle w:val="CommentText"/>
      </w:pPr>
      <w:r>
        <w:t>, )</w:t>
      </w:r>
    </w:p>
    <w:p w14:paraId="0C80110B" w14:textId="77777777" w:rsidR="00E41CA2" w:rsidRDefault="00E41CA2">
      <w:pPr>
        <w:pStyle w:val="CommentText"/>
      </w:pPr>
    </w:p>
    <w:p w14:paraId="1F46435E" w14:textId="77777777" w:rsidR="00E41CA2" w:rsidRDefault="00E41CA2">
      <w:pPr>
        <w:pStyle w:val="CommentText"/>
      </w:pPr>
      <w:r>
        <w:t>Correct:</w:t>
      </w:r>
    </w:p>
    <w:p w14:paraId="5D3CB369" w14:textId="77777777" w:rsidR="00E41CA2" w:rsidRDefault="00E41CA2">
      <w:pPr>
        <w:pStyle w:val="CommentText"/>
      </w:pPr>
      <w:r>
        <w:t>Thorne et al. (2011)</w:t>
      </w:r>
    </w:p>
    <w:p w14:paraId="42E3FCC4" w14:textId="7CBBA2D3" w:rsidR="00E41CA2" w:rsidRDefault="00E41CA2">
      <w:pPr>
        <w:pStyle w:val="CommentText"/>
      </w:pPr>
      <w:r>
        <w:t>(Thorne et al., 2011)</w:t>
      </w:r>
    </w:p>
  </w:comment>
  <w:comment w:id="401" w:author="Robin Matthews" w:date="2021-07-11T15:31:00Z" w:initials="RM">
    <w:p w14:paraId="589D77F2" w14:textId="77777777" w:rsidR="00E41CA2" w:rsidRDefault="00E41CA2">
      <w:pPr>
        <w:pStyle w:val="CommentText"/>
      </w:pPr>
      <w:r>
        <w:rPr>
          <w:rStyle w:val="CommentReference"/>
        </w:rPr>
        <w:annotationRef/>
      </w:r>
      <w:r>
        <w:t>Extra stuff:</w:t>
      </w:r>
    </w:p>
    <w:p w14:paraId="63AFF714" w14:textId="77777777" w:rsidR="00E41CA2" w:rsidRDefault="00E41CA2">
      <w:pPr>
        <w:pStyle w:val="CommentText"/>
      </w:pPr>
      <w:r>
        <w:t>, )</w:t>
      </w:r>
    </w:p>
    <w:p w14:paraId="41E89D58" w14:textId="77777777" w:rsidR="00E41CA2" w:rsidRDefault="00E41CA2">
      <w:pPr>
        <w:pStyle w:val="CommentText"/>
      </w:pPr>
    </w:p>
    <w:p w14:paraId="6CF3FE5B" w14:textId="77777777" w:rsidR="00E41CA2" w:rsidRDefault="00E41CA2">
      <w:pPr>
        <w:pStyle w:val="CommentText"/>
      </w:pPr>
      <w:r>
        <w:t>Correct:</w:t>
      </w:r>
    </w:p>
    <w:p w14:paraId="1511E37E" w14:textId="77777777" w:rsidR="00E41CA2" w:rsidRDefault="00E41CA2">
      <w:pPr>
        <w:pStyle w:val="CommentText"/>
      </w:pPr>
      <w:r>
        <w:t>Dunn et al. (2016)</w:t>
      </w:r>
    </w:p>
    <w:p w14:paraId="63FE8FE3" w14:textId="6A51026E" w:rsidR="00E41CA2" w:rsidRDefault="00E41CA2">
      <w:pPr>
        <w:pStyle w:val="CommentText"/>
      </w:pPr>
      <w:r>
        <w:t>(Dunn et al., 2016)</w:t>
      </w:r>
    </w:p>
  </w:comment>
  <w:comment w:id="407" w:author="Robin Matthews" w:date="2021-07-11T15:31:00Z" w:initials="RM">
    <w:p w14:paraId="3678E72E" w14:textId="77777777" w:rsidR="00E41CA2" w:rsidRDefault="00E41CA2">
      <w:pPr>
        <w:pStyle w:val="CommentText"/>
      </w:pPr>
      <w:r>
        <w:rPr>
          <w:rStyle w:val="CommentReference"/>
        </w:rPr>
        <w:annotationRef/>
      </w:r>
      <w:r>
        <w:t>Extra stuff:</w:t>
      </w:r>
    </w:p>
    <w:p w14:paraId="3CD57C1B" w14:textId="77777777" w:rsidR="00E41CA2" w:rsidRDefault="00E41CA2">
      <w:pPr>
        <w:pStyle w:val="CommentText"/>
      </w:pPr>
      <w:r>
        <w:t>, ;</w:t>
      </w:r>
    </w:p>
    <w:p w14:paraId="56D2FA94" w14:textId="77777777" w:rsidR="00E41CA2" w:rsidRDefault="00E41CA2">
      <w:pPr>
        <w:pStyle w:val="CommentText"/>
      </w:pPr>
    </w:p>
    <w:p w14:paraId="200E4ABD" w14:textId="77777777" w:rsidR="00E41CA2" w:rsidRDefault="00E41CA2">
      <w:pPr>
        <w:pStyle w:val="CommentText"/>
      </w:pPr>
      <w:r>
        <w:t>Correct:</w:t>
      </w:r>
    </w:p>
    <w:p w14:paraId="00AE3640" w14:textId="77777777" w:rsidR="00E41CA2" w:rsidRDefault="00E41CA2">
      <w:pPr>
        <w:pStyle w:val="CommentText"/>
      </w:pPr>
      <w:r>
        <w:t>Xie and Arkin (1997)</w:t>
      </w:r>
    </w:p>
    <w:p w14:paraId="0AF5E428" w14:textId="3663DA7E" w:rsidR="00E41CA2" w:rsidRDefault="00E41CA2">
      <w:pPr>
        <w:pStyle w:val="CommentText"/>
      </w:pPr>
      <w:r>
        <w:t>(Xie and Arkin, 1997)</w:t>
      </w:r>
    </w:p>
  </w:comment>
  <w:comment w:id="413" w:author="Robin Matthews" w:date="2021-07-11T15:31:00Z" w:initials="RM">
    <w:p w14:paraId="0E9B8F6D" w14:textId="77777777" w:rsidR="00E41CA2" w:rsidRDefault="00E41CA2">
      <w:pPr>
        <w:pStyle w:val="CommentText"/>
      </w:pPr>
      <w:r>
        <w:rPr>
          <w:rStyle w:val="CommentReference"/>
        </w:rPr>
        <w:annotationRef/>
      </w:r>
      <w:r>
        <w:t>Extra stuff:</w:t>
      </w:r>
    </w:p>
    <w:p w14:paraId="48711680" w14:textId="77777777" w:rsidR="00E41CA2" w:rsidRDefault="00E41CA2">
      <w:pPr>
        <w:pStyle w:val="CommentText"/>
      </w:pPr>
      <w:r>
        <w:t>(; ; ; Erdin et al., 2012; Krähenmann et al., 2018)</w:t>
      </w:r>
    </w:p>
    <w:p w14:paraId="00F4BDBA" w14:textId="77777777" w:rsidR="00E41CA2" w:rsidRDefault="00E41CA2">
      <w:pPr>
        <w:pStyle w:val="CommentText"/>
      </w:pPr>
    </w:p>
    <w:p w14:paraId="6F5860A9" w14:textId="77777777" w:rsidR="00E41CA2" w:rsidRDefault="00E41CA2">
      <w:pPr>
        <w:pStyle w:val="CommentText"/>
      </w:pPr>
      <w:r>
        <w:t>Correct:</w:t>
      </w:r>
    </w:p>
    <w:p w14:paraId="668BA6FB" w14:textId="2C8136E5" w:rsidR="00E41CA2" w:rsidRDefault="00E41CA2">
      <w:pPr>
        <w:pStyle w:val="CommentText"/>
      </w:pPr>
      <w:r>
        <w:t>(Cheema and Bastiaanssen, 2012; Dinku et al., 2014; Abera et al., 2016)</w:t>
      </w:r>
    </w:p>
  </w:comment>
  <w:comment w:id="414" w:author="Robin Matthews" w:date="2021-07-11T16:10:00Z" w:initials="RM">
    <w:p w14:paraId="453D85F1" w14:textId="77777777" w:rsidR="00186A16" w:rsidRDefault="00186A16">
      <w:pPr>
        <w:pStyle w:val="CommentText"/>
      </w:pPr>
      <w:r>
        <w:rPr>
          <w:rStyle w:val="CommentReference"/>
        </w:rPr>
        <w:annotationRef/>
      </w:r>
      <w:r>
        <w:t>Mendeley field missing details for :</w:t>
      </w:r>
    </w:p>
    <w:p w14:paraId="4438D42A" w14:textId="77777777" w:rsidR="00186A16" w:rsidRDefault="00186A16">
      <w:pPr>
        <w:pStyle w:val="CommentText"/>
      </w:pPr>
      <w:r>
        <w:t>Erdin et al., 2012</w:t>
      </w:r>
    </w:p>
    <w:p w14:paraId="08A34C13" w14:textId="3EEDCF5C" w:rsidR="00186A16" w:rsidRDefault="00186A16">
      <w:pPr>
        <w:pStyle w:val="CommentText"/>
      </w:pPr>
      <w:r>
        <w:t>Krähenmann et al., 2018</w:t>
      </w:r>
    </w:p>
    <w:p w14:paraId="6B26D3F3" w14:textId="77777777" w:rsidR="00186A16" w:rsidRDefault="00186A16">
      <w:pPr>
        <w:pStyle w:val="CommentText"/>
      </w:pPr>
    </w:p>
    <w:p w14:paraId="30C45F28" w14:textId="4D0B10E9" w:rsidR="00186A16" w:rsidRDefault="00186A16">
      <w:pPr>
        <w:pStyle w:val="CommentText"/>
      </w:pPr>
      <w:r>
        <w:t>Provide DOIs andI’ll add</w:t>
      </w:r>
    </w:p>
  </w:comment>
  <w:comment w:id="420" w:author="Robin Matthews" w:date="2021-07-11T16:11:00Z" w:initials="RM">
    <w:p w14:paraId="60E7696F" w14:textId="0F3955C8" w:rsidR="00186A16" w:rsidRDefault="00186A16">
      <w:pPr>
        <w:pStyle w:val="CommentText"/>
      </w:pPr>
      <w:r>
        <w:rPr>
          <w:rStyle w:val="CommentReference"/>
        </w:rPr>
        <w:annotationRef/>
      </w:r>
      <w:r>
        <w:t>Mendeley field missing details for ‘Condom et al., 2020’. Provide DOI and I’ll add.</w:t>
      </w:r>
    </w:p>
  </w:comment>
  <w:comment w:id="421" w:author="Robin Matthews" w:date="2021-07-11T15:31:00Z" w:initials="RM">
    <w:p w14:paraId="3C4BBB03" w14:textId="77777777" w:rsidR="00E41CA2" w:rsidRDefault="00E41CA2">
      <w:pPr>
        <w:pStyle w:val="CommentText"/>
      </w:pPr>
      <w:r>
        <w:rPr>
          <w:rStyle w:val="CommentReference"/>
        </w:rPr>
        <w:annotationRef/>
      </w:r>
      <w:r>
        <w:t>Extra stuff:</w:t>
      </w:r>
    </w:p>
    <w:p w14:paraId="2FDD1399" w14:textId="77777777" w:rsidR="00E41CA2" w:rsidRDefault="00E41CA2">
      <w:pPr>
        <w:pStyle w:val="CommentText"/>
      </w:pPr>
      <w:r>
        <w:t>(; ; ; Condom et al., 2020)</w:t>
      </w:r>
    </w:p>
    <w:p w14:paraId="3C055C27" w14:textId="77777777" w:rsidR="00E41CA2" w:rsidRDefault="00E41CA2">
      <w:pPr>
        <w:pStyle w:val="CommentText"/>
      </w:pPr>
    </w:p>
    <w:p w14:paraId="6FF7C94F" w14:textId="77777777" w:rsidR="00E41CA2" w:rsidRDefault="00E41CA2">
      <w:pPr>
        <w:pStyle w:val="CommentText"/>
      </w:pPr>
      <w:r>
        <w:t>Correct:</w:t>
      </w:r>
    </w:p>
    <w:p w14:paraId="7179106E" w14:textId="0FF2DE9A" w:rsidR="00E41CA2" w:rsidRDefault="00E41CA2">
      <w:pPr>
        <w:pStyle w:val="CommentText"/>
      </w:pPr>
      <w:r>
        <w:t>(Qin et al., 2009; Lawrimore et al., 2011; Gultepe, 2015)</w:t>
      </w:r>
    </w:p>
  </w:comment>
  <w:comment w:id="427" w:author="Robin Matthews" w:date="2021-07-11T15:31:00Z" w:initials="RM">
    <w:p w14:paraId="0FEAA674" w14:textId="77777777" w:rsidR="00E41CA2" w:rsidRDefault="00E41CA2">
      <w:pPr>
        <w:pStyle w:val="CommentText"/>
      </w:pPr>
      <w:r>
        <w:rPr>
          <w:rStyle w:val="CommentReference"/>
        </w:rPr>
        <w:annotationRef/>
      </w:r>
      <w:r>
        <w:t>Not found:</w:t>
      </w:r>
    </w:p>
    <w:p w14:paraId="04E8B452" w14:textId="77777777" w:rsidR="00E41CA2" w:rsidRDefault="00E41CA2">
      <w:pPr>
        <w:pStyle w:val="CommentText"/>
      </w:pPr>
      <w:r>
        <w:t>J. Kim et al., 2015</w:t>
      </w:r>
    </w:p>
    <w:p w14:paraId="1C0A629C" w14:textId="77777777" w:rsidR="00E41CA2" w:rsidRDefault="00E41CA2">
      <w:pPr>
        <w:pStyle w:val="CommentText"/>
      </w:pPr>
    </w:p>
    <w:p w14:paraId="22894CBB" w14:textId="77777777" w:rsidR="00E41CA2" w:rsidRDefault="00E41CA2">
      <w:pPr>
        <w:pStyle w:val="CommentText"/>
      </w:pPr>
      <w:r>
        <w:t>Extra stuff:</w:t>
      </w:r>
    </w:p>
    <w:p w14:paraId="37FDB880" w14:textId="77777777" w:rsidR="00E41CA2" w:rsidRDefault="00E41CA2">
      <w:pPr>
        <w:pStyle w:val="CommentText"/>
      </w:pPr>
      <w:r>
        <w:t>(Kim et al., 2015b; ; )</w:t>
      </w:r>
    </w:p>
    <w:p w14:paraId="453C83D0" w14:textId="77777777" w:rsidR="00E41CA2" w:rsidRDefault="00E41CA2">
      <w:pPr>
        <w:pStyle w:val="CommentText"/>
      </w:pPr>
    </w:p>
    <w:p w14:paraId="4984E7EB" w14:textId="77777777" w:rsidR="00E41CA2" w:rsidRDefault="00E41CA2">
      <w:pPr>
        <w:pStyle w:val="CommentText"/>
      </w:pPr>
      <w:r>
        <w:t>Correct:</w:t>
      </w:r>
    </w:p>
    <w:p w14:paraId="3E3D60DB" w14:textId="0AC1F060" w:rsidR="00E41CA2" w:rsidRDefault="00E41CA2">
      <w:pPr>
        <w:pStyle w:val="CommentText"/>
      </w:pPr>
      <w:r>
        <w:t>(J. Kim et al., 2015; Kim and Park, 2016; Guo et al., 2017)</w:t>
      </w:r>
    </w:p>
  </w:comment>
  <w:comment w:id="439" w:author="Robin Matthews" w:date="2021-07-11T15:31:00Z" w:initials="RM">
    <w:p w14:paraId="0E227C0B" w14:textId="77777777" w:rsidR="00E41CA2" w:rsidRDefault="00E41CA2">
      <w:pPr>
        <w:pStyle w:val="CommentText"/>
      </w:pPr>
      <w:r>
        <w:rPr>
          <w:rStyle w:val="CommentReference"/>
        </w:rPr>
        <w:annotationRef/>
      </w:r>
      <w:r>
        <w:t>Extra stuff:</w:t>
      </w:r>
    </w:p>
    <w:p w14:paraId="26BF9B60" w14:textId="77777777" w:rsidR="00E41CA2" w:rsidRDefault="00E41CA2">
      <w:pPr>
        <w:pStyle w:val="CommentText"/>
      </w:pPr>
      <w:r>
        <w:t>(; ; , Tardif et al. 2019)</w:t>
      </w:r>
    </w:p>
    <w:p w14:paraId="0439AFA6" w14:textId="77777777" w:rsidR="00E41CA2" w:rsidRDefault="00E41CA2">
      <w:pPr>
        <w:pStyle w:val="CommentText"/>
      </w:pPr>
    </w:p>
    <w:p w14:paraId="0623212F" w14:textId="77777777" w:rsidR="00E41CA2" w:rsidRDefault="00E41CA2">
      <w:pPr>
        <w:pStyle w:val="CommentText"/>
      </w:pPr>
      <w:r>
        <w:t>Correct:</w:t>
      </w:r>
    </w:p>
    <w:p w14:paraId="17C57A11" w14:textId="0CBCB256" w:rsidR="00E41CA2" w:rsidRDefault="00E41CA2">
      <w:pPr>
        <w:pStyle w:val="CommentText"/>
      </w:pPr>
      <w:r>
        <w:t>(Hakim et al., 2016; Franke et al., 2017; Steiger et al., 2018)</w:t>
      </w:r>
    </w:p>
  </w:comment>
  <w:comment w:id="440" w:author="Robin Matthews" w:date="2021-07-11T16:12:00Z" w:initials="RM">
    <w:p w14:paraId="24B8A2B7" w14:textId="26CD77D7" w:rsidR="00186A16" w:rsidRDefault="00186A16">
      <w:pPr>
        <w:pStyle w:val="CommentText"/>
      </w:pPr>
      <w:r>
        <w:rPr>
          <w:rStyle w:val="CommentReference"/>
        </w:rPr>
        <w:annotationRef/>
      </w:r>
      <w:r>
        <w:t>Mendeley field missing details for ‘Tardif et al., 2019’. Provide DOI and I’ll add.</w:t>
      </w:r>
    </w:p>
  </w:comment>
  <w:comment w:id="443" w:author="Robin Matthews" w:date="2021-07-11T15:31:00Z" w:initials="RM">
    <w:p w14:paraId="74375F13" w14:textId="77777777" w:rsidR="00E41CA2" w:rsidRDefault="00E41CA2">
      <w:pPr>
        <w:pStyle w:val="CommentText"/>
      </w:pPr>
      <w:r>
        <w:rPr>
          <w:rStyle w:val="CommentReference"/>
        </w:rPr>
        <w:annotationRef/>
      </w:r>
      <w:r>
        <w:t>Not found:</w:t>
      </w:r>
    </w:p>
    <w:p w14:paraId="473B9C75" w14:textId="77777777" w:rsidR="00E41CA2" w:rsidRDefault="00E41CA2">
      <w:pPr>
        <w:pStyle w:val="CommentText"/>
      </w:pPr>
      <w:r>
        <w:t>Hakim et al., 2016</w:t>
      </w:r>
    </w:p>
    <w:p w14:paraId="492DD439" w14:textId="77777777" w:rsidR="00E41CA2" w:rsidRDefault="00E41CA2">
      <w:pPr>
        <w:pStyle w:val="CommentText"/>
      </w:pPr>
      <w:r>
        <w:t>Fallah et al., 2018</w:t>
      </w:r>
    </w:p>
    <w:p w14:paraId="13AF0683" w14:textId="77777777" w:rsidR="00E41CA2" w:rsidRDefault="00E41CA2">
      <w:pPr>
        <w:pStyle w:val="CommentText"/>
      </w:pPr>
      <w:r>
        <w:t>Singh et al., 2018</w:t>
      </w:r>
    </w:p>
    <w:p w14:paraId="67D2FA05" w14:textId="77777777" w:rsidR="00E41CA2" w:rsidRDefault="00E41CA2">
      <w:pPr>
        <w:pStyle w:val="CommentText"/>
      </w:pPr>
    </w:p>
    <w:p w14:paraId="42A88AD2" w14:textId="77777777" w:rsidR="00E41CA2" w:rsidRDefault="00E41CA2">
      <w:pPr>
        <w:pStyle w:val="CommentText"/>
      </w:pPr>
      <w:r>
        <w:t>Extra stuff:</w:t>
      </w:r>
    </w:p>
    <w:p w14:paraId="4A4E537C" w14:textId="77777777" w:rsidR="00E41CA2" w:rsidRDefault="00E41CA2">
      <w:pPr>
        <w:pStyle w:val="CommentText"/>
      </w:pPr>
      <w:r>
        <w:t>; ; )</w:t>
      </w:r>
    </w:p>
    <w:p w14:paraId="390727E1" w14:textId="77777777" w:rsidR="00E41CA2" w:rsidRDefault="00E41CA2">
      <w:pPr>
        <w:pStyle w:val="CommentText"/>
      </w:pPr>
    </w:p>
    <w:p w14:paraId="080878F7" w14:textId="77777777" w:rsidR="00E41CA2" w:rsidRDefault="00E41CA2">
      <w:pPr>
        <w:pStyle w:val="CommentText"/>
      </w:pPr>
      <w:r>
        <w:t>Correct:</w:t>
      </w:r>
    </w:p>
    <w:p w14:paraId="3B2DEDF0" w14:textId="48154790" w:rsidR="00E41CA2" w:rsidRDefault="00E41CA2">
      <w:pPr>
        <w:pStyle w:val="CommentText"/>
      </w:pPr>
      <w:r>
        <w:t>(Hakim et al., 2016; Franke et al., 2017; Fallah et al., 2018; Klein and Goosse, 2018; Singh et al., 2018; Steiger et al., 2018)</w:t>
      </w:r>
    </w:p>
  </w:comment>
  <w:comment w:id="441" w:author="Robin Matthews" w:date="2021-07-11T16:13:00Z" w:initials="RM">
    <w:p w14:paraId="6D69117B" w14:textId="77777777" w:rsidR="00186A16" w:rsidRDefault="00186A16">
      <w:pPr>
        <w:pStyle w:val="CommentText"/>
      </w:pPr>
      <w:r>
        <w:rPr>
          <w:rStyle w:val="CommentReference"/>
        </w:rPr>
        <w:annotationRef/>
      </w:r>
      <w:r>
        <w:t>Mendeley field also contains details for</w:t>
      </w:r>
    </w:p>
    <w:p w14:paraId="2DACE9FA" w14:textId="77777777" w:rsidR="00186A16" w:rsidRDefault="00186A16" w:rsidP="00186A16">
      <w:pPr>
        <w:pStyle w:val="CommentText"/>
      </w:pPr>
      <w:r>
        <w:t>Hakim et al., 2016</w:t>
      </w:r>
    </w:p>
    <w:p w14:paraId="5D98D810" w14:textId="77777777" w:rsidR="00186A16" w:rsidRDefault="00186A16" w:rsidP="00186A16">
      <w:pPr>
        <w:pStyle w:val="CommentText"/>
      </w:pPr>
      <w:r>
        <w:t>Fallah et al., 2018</w:t>
      </w:r>
    </w:p>
    <w:p w14:paraId="1EED9251" w14:textId="77777777" w:rsidR="00186A16" w:rsidRDefault="00186A16" w:rsidP="00186A16">
      <w:pPr>
        <w:pStyle w:val="CommentText"/>
      </w:pPr>
      <w:r>
        <w:t>Singh et al., 2018</w:t>
      </w:r>
    </w:p>
    <w:p w14:paraId="2BCF5DA8" w14:textId="77777777" w:rsidR="00186A16" w:rsidRDefault="00186A16" w:rsidP="00186A16">
      <w:pPr>
        <w:pStyle w:val="CommentText"/>
      </w:pPr>
    </w:p>
    <w:p w14:paraId="43EDCB1D" w14:textId="6F63D17F" w:rsidR="00186A16" w:rsidRDefault="00186A16" w:rsidP="00186A16">
      <w:pPr>
        <w:pStyle w:val="CommentText"/>
      </w:pPr>
      <w:r>
        <w:t>Want to remove them?</w:t>
      </w:r>
    </w:p>
  </w:comment>
  <w:comment w:id="448" w:author="Robin Matthews" w:date="2021-07-11T16:13:00Z" w:initials="RM">
    <w:p w14:paraId="645EBD7C" w14:textId="2AFDB77B" w:rsidR="00186A16" w:rsidRDefault="00186A16">
      <w:pPr>
        <w:pStyle w:val="CommentText"/>
      </w:pPr>
      <w:r>
        <w:rPr>
          <w:rStyle w:val="CommentReference"/>
        </w:rPr>
        <w:annotationRef/>
      </w:r>
      <w:r>
        <w:t>Mendeley field also contains details for ‘Goosse, 2017’. Want me to remove it?</w:t>
      </w:r>
    </w:p>
  </w:comment>
  <w:comment w:id="449" w:author="Robin Matthews" w:date="2021-07-11T15:31:00Z" w:initials="RM">
    <w:p w14:paraId="0C347542" w14:textId="77777777" w:rsidR="00E41CA2" w:rsidRDefault="00E41CA2">
      <w:pPr>
        <w:pStyle w:val="CommentText"/>
      </w:pPr>
      <w:r>
        <w:rPr>
          <w:rStyle w:val="CommentReference"/>
        </w:rPr>
        <w:annotationRef/>
      </w:r>
      <w:r>
        <w:t>Not found:</w:t>
      </w:r>
    </w:p>
    <w:p w14:paraId="66CF7180" w14:textId="77777777" w:rsidR="00E41CA2" w:rsidRDefault="00E41CA2">
      <w:pPr>
        <w:pStyle w:val="CommentText"/>
      </w:pPr>
      <w:r>
        <w:t>Goosse, 2017</w:t>
      </w:r>
    </w:p>
    <w:p w14:paraId="69558CF1" w14:textId="77777777" w:rsidR="00E41CA2" w:rsidRDefault="00E41CA2">
      <w:pPr>
        <w:pStyle w:val="CommentText"/>
      </w:pPr>
    </w:p>
    <w:p w14:paraId="14F34884" w14:textId="77777777" w:rsidR="00E41CA2" w:rsidRDefault="00E41CA2">
      <w:pPr>
        <w:pStyle w:val="CommentText"/>
      </w:pPr>
      <w:r>
        <w:t>Extra stuff:</w:t>
      </w:r>
    </w:p>
    <w:p w14:paraId="0F8B424F" w14:textId="77777777" w:rsidR="00E41CA2" w:rsidRDefault="00E41CA2">
      <w:pPr>
        <w:pStyle w:val="CommentText"/>
      </w:pPr>
      <w:r>
        <w:t>()</w:t>
      </w:r>
    </w:p>
    <w:p w14:paraId="59DB0066" w14:textId="77777777" w:rsidR="00E41CA2" w:rsidRDefault="00E41CA2">
      <w:pPr>
        <w:pStyle w:val="CommentText"/>
      </w:pPr>
    </w:p>
    <w:p w14:paraId="5D4F7DE5" w14:textId="77777777" w:rsidR="00E41CA2" w:rsidRDefault="00E41CA2">
      <w:pPr>
        <w:pStyle w:val="CommentText"/>
      </w:pPr>
      <w:r>
        <w:t>Correct:</w:t>
      </w:r>
    </w:p>
    <w:p w14:paraId="49468614" w14:textId="4D9DB48C" w:rsidR="00E41CA2" w:rsidRDefault="00E41CA2">
      <w:pPr>
        <w:pStyle w:val="CommentText"/>
      </w:pPr>
      <w:r>
        <w:t>(Goosse et al., 2012; Goosse, 2017)</w:t>
      </w:r>
    </w:p>
  </w:comment>
  <w:comment w:id="450" w:author="Robin Matthews" w:date="2021-07-11T15:31:00Z" w:initials="RM">
    <w:p w14:paraId="13858173" w14:textId="77777777" w:rsidR="00E41CA2" w:rsidRDefault="00E41CA2">
      <w:pPr>
        <w:pStyle w:val="CommentText"/>
      </w:pPr>
      <w:r>
        <w:rPr>
          <w:rStyle w:val="CommentReference"/>
        </w:rPr>
        <w:annotationRef/>
      </w:r>
      <w:r>
        <w:t>Extra stuff:</w:t>
      </w:r>
    </w:p>
    <w:p w14:paraId="0D4E1F72" w14:textId="77777777" w:rsidR="00E41CA2" w:rsidRDefault="00E41CA2">
      <w:pPr>
        <w:pStyle w:val="CommentText"/>
      </w:pPr>
      <w:r>
        <w:t>( Cross-Chapter Box 4.1; ; ; ; )</w:t>
      </w:r>
    </w:p>
    <w:p w14:paraId="2434359C" w14:textId="77777777" w:rsidR="00E41CA2" w:rsidRDefault="00E41CA2">
      <w:pPr>
        <w:pStyle w:val="CommentText"/>
      </w:pPr>
    </w:p>
    <w:p w14:paraId="58386276" w14:textId="77777777" w:rsidR="00E41CA2" w:rsidRDefault="00E41CA2">
      <w:pPr>
        <w:pStyle w:val="CommentText"/>
      </w:pPr>
      <w:r>
        <w:t>Correct:</w:t>
      </w:r>
    </w:p>
    <w:p w14:paraId="4E370009" w14:textId="06263EF6" w:rsidR="00E41CA2" w:rsidRDefault="00E41CA2">
      <w:pPr>
        <w:pStyle w:val="CommentText"/>
      </w:pPr>
      <w:r>
        <w:t>(Goosse et al., 2012; Hakim et al., 2016; Franke et al., 2017; Schurer et al., 2019)</w:t>
      </w:r>
    </w:p>
  </w:comment>
  <w:comment w:id="459" w:author="Robin Matthews" w:date="2021-07-11T15:31:00Z" w:initials="RM">
    <w:p w14:paraId="27C97EFF" w14:textId="77777777" w:rsidR="00E41CA2" w:rsidRDefault="00E41CA2">
      <w:pPr>
        <w:pStyle w:val="CommentText"/>
      </w:pPr>
      <w:r>
        <w:rPr>
          <w:rStyle w:val="CommentReference"/>
        </w:rPr>
        <w:annotationRef/>
      </w:r>
      <w:r>
        <w:t>Not found:</w:t>
      </w:r>
    </w:p>
    <w:p w14:paraId="0DC80BBA" w14:textId="77777777" w:rsidR="00E41CA2" w:rsidRDefault="00E41CA2">
      <w:pPr>
        <w:pStyle w:val="CommentText"/>
      </w:pPr>
      <w:r>
        <w:t>2016a, b</w:t>
      </w:r>
    </w:p>
    <w:p w14:paraId="35942A9E" w14:textId="77777777" w:rsidR="00E41CA2" w:rsidRDefault="00E41CA2">
      <w:pPr>
        <w:pStyle w:val="CommentText"/>
      </w:pPr>
    </w:p>
    <w:p w14:paraId="2E8531C8" w14:textId="77777777" w:rsidR="00E41CA2" w:rsidRDefault="00E41CA2">
      <w:pPr>
        <w:pStyle w:val="CommentText"/>
      </w:pPr>
      <w:r>
        <w:t>Extra stuff:</w:t>
      </w:r>
    </w:p>
    <w:p w14:paraId="3C8CBFFC" w14:textId="77777777" w:rsidR="00E41CA2" w:rsidRDefault="00E41CA2">
      <w:pPr>
        <w:pStyle w:val="CommentText"/>
      </w:pPr>
      <w:r>
        <w:t>(, 2016b, 2016a)</w:t>
      </w:r>
    </w:p>
    <w:p w14:paraId="758259ED" w14:textId="77777777" w:rsidR="00E41CA2" w:rsidRDefault="00E41CA2">
      <w:pPr>
        <w:pStyle w:val="CommentText"/>
      </w:pPr>
    </w:p>
    <w:p w14:paraId="1312CB1B" w14:textId="77777777" w:rsidR="00E41CA2" w:rsidRDefault="00E41CA2">
      <w:pPr>
        <w:pStyle w:val="CommentText"/>
      </w:pPr>
      <w:r>
        <w:t>Correct:</w:t>
      </w:r>
    </w:p>
    <w:p w14:paraId="3BA322A2" w14:textId="77777777" w:rsidR="00E41CA2" w:rsidRDefault="00E41CA2">
      <w:pPr>
        <w:pStyle w:val="CommentText"/>
      </w:pPr>
      <w:r>
        <w:t>Poli et al. (2016a, b)</w:t>
      </w:r>
    </w:p>
    <w:p w14:paraId="1D2D1065" w14:textId="7C74627C" w:rsidR="00E41CA2" w:rsidRDefault="00E41CA2">
      <w:pPr>
        <w:pStyle w:val="CommentText"/>
      </w:pPr>
      <w:r>
        <w:t>(Poli et al., 2016a, b)</w:t>
      </w:r>
    </w:p>
  </w:comment>
  <w:comment w:id="462" w:author="Robin Matthews" w:date="2021-07-11T15:31:00Z" w:initials="RM">
    <w:p w14:paraId="52FB9F43" w14:textId="77777777" w:rsidR="00E41CA2" w:rsidRDefault="00E41CA2">
      <w:pPr>
        <w:pStyle w:val="CommentText"/>
      </w:pPr>
      <w:r>
        <w:rPr>
          <w:rStyle w:val="CommentReference"/>
        </w:rPr>
        <w:annotationRef/>
      </w:r>
      <w:r>
        <w:t>Extra stuff:</w:t>
      </w:r>
    </w:p>
    <w:p w14:paraId="6817DFE3" w14:textId="77777777" w:rsidR="00E41CA2" w:rsidRDefault="00E41CA2">
      <w:pPr>
        <w:pStyle w:val="CommentText"/>
      </w:pPr>
      <w:r>
        <w:t>, )</w:t>
      </w:r>
    </w:p>
    <w:p w14:paraId="2C689404" w14:textId="77777777" w:rsidR="00E41CA2" w:rsidRDefault="00E41CA2">
      <w:pPr>
        <w:pStyle w:val="CommentText"/>
      </w:pPr>
    </w:p>
    <w:p w14:paraId="6C9E133A" w14:textId="77777777" w:rsidR="00E41CA2" w:rsidRDefault="00E41CA2">
      <w:pPr>
        <w:pStyle w:val="CommentText"/>
      </w:pPr>
      <w:r>
        <w:t>Correct:</w:t>
      </w:r>
    </w:p>
    <w:p w14:paraId="51CA598A" w14:textId="77777777" w:rsidR="00E41CA2" w:rsidRDefault="00E41CA2">
      <w:pPr>
        <w:pStyle w:val="CommentText"/>
      </w:pPr>
      <w:r>
        <w:t>Yano et al. (2018)</w:t>
      </w:r>
    </w:p>
    <w:p w14:paraId="62479DA5" w14:textId="5AD9ED3B" w:rsidR="00E41CA2" w:rsidRDefault="00E41CA2">
      <w:pPr>
        <w:pStyle w:val="CommentText"/>
      </w:pPr>
      <w:r>
        <w:t>(Yano et al., 2018)</w:t>
      </w:r>
    </w:p>
  </w:comment>
  <w:comment w:id="463" w:author="Robin Matthews" w:date="2021-07-11T15:31:00Z" w:initials="RM">
    <w:p w14:paraId="190E243C" w14:textId="77777777" w:rsidR="00E41CA2" w:rsidRDefault="00E41CA2">
      <w:pPr>
        <w:pStyle w:val="CommentText"/>
      </w:pPr>
      <w:r>
        <w:rPr>
          <w:rStyle w:val="CommentReference"/>
        </w:rPr>
        <w:annotationRef/>
      </w:r>
      <w:r>
        <w:t>Not found:</w:t>
      </w:r>
    </w:p>
    <w:p w14:paraId="271A2FFF" w14:textId="77777777" w:rsidR="00E41CA2" w:rsidRDefault="00E41CA2">
      <w:pPr>
        <w:pStyle w:val="CommentText"/>
      </w:pPr>
      <w:r>
        <w:t>Langendijk et al., 2019b</w:t>
      </w:r>
    </w:p>
    <w:p w14:paraId="24B65166" w14:textId="77777777" w:rsidR="00E41CA2" w:rsidRDefault="00E41CA2">
      <w:pPr>
        <w:pStyle w:val="CommentText"/>
      </w:pPr>
    </w:p>
    <w:p w14:paraId="7A6F3801" w14:textId="77777777" w:rsidR="00E41CA2" w:rsidRDefault="00E41CA2">
      <w:pPr>
        <w:pStyle w:val="CommentText"/>
      </w:pPr>
      <w:r>
        <w:t>Extra stuff:</w:t>
      </w:r>
    </w:p>
    <w:p w14:paraId="64784928" w14:textId="77777777" w:rsidR="00E41CA2" w:rsidRDefault="00E41CA2">
      <w:pPr>
        <w:pStyle w:val="CommentText"/>
      </w:pPr>
      <w:r>
        <w:t>(; ; ; ; Langendijk et al., 2019a)</w:t>
      </w:r>
    </w:p>
    <w:p w14:paraId="647975C2" w14:textId="77777777" w:rsidR="00E41CA2" w:rsidRDefault="00E41CA2">
      <w:pPr>
        <w:pStyle w:val="CommentText"/>
      </w:pPr>
    </w:p>
    <w:p w14:paraId="10BF988F" w14:textId="77777777" w:rsidR="00E41CA2" w:rsidRDefault="00E41CA2">
      <w:pPr>
        <w:pStyle w:val="CommentText"/>
      </w:pPr>
      <w:r>
        <w:t>Correct:</w:t>
      </w:r>
    </w:p>
    <w:p w14:paraId="25FE7C2D" w14:textId="214C6D35" w:rsidR="00E41CA2" w:rsidRDefault="00E41CA2">
      <w:pPr>
        <w:pStyle w:val="CommentText"/>
      </w:pPr>
      <w:r>
        <w:t>(Overeem et al., 2013; Meier et al., 2017; Uijlenhoet et al., 2018; de Vos et al., 2019; Langendijk et al., 2019b)</w:t>
      </w:r>
    </w:p>
  </w:comment>
  <w:comment w:id="476" w:author="Robin Matthews" w:date="2021-07-11T15:31:00Z" w:initials="RM">
    <w:p w14:paraId="42928794" w14:textId="77777777" w:rsidR="00E41CA2" w:rsidRDefault="00E41CA2">
      <w:pPr>
        <w:pStyle w:val="CommentText"/>
      </w:pPr>
      <w:r>
        <w:rPr>
          <w:rStyle w:val="CommentReference"/>
        </w:rPr>
        <w:annotationRef/>
      </w:r>
      <w:r>
        <w:t>Extra stuff:</w:t>
      </w:r>
    </w:p>
    <w:p w14:paraId="52CFF650" w14:textId="77777777" w:rsidR="00E41CA2" w:rsidRDefault="00E41CA2">
      <w:pPr>
        <w:pStyle w:val="CommentText"/>
      </w:pPr>
      <w:r>
        <w:t>, )</w:t>
      </w:r>
    </w:p>
    <w:p w14:paraId="39F95DF0" w14:textId="77777777" w:rsidR="00E41CA2" w:rsidRDefault="00E41CA2">
      <w:pPr>
        <w:pStyle w:val="CommentText"/>
      </w:pPr>
    </w:p>
    <w:p w14:paraId="39DBABE4" w14:textId="77777777" w:rsidR="00E41CA2" w:rsidRDefault="00E41CA2">
      <w:pPr>
        <w:pStyle w:val="CommentText"/>
      </w:pPr>
      <w:r>
        <w:t>Correct:</w:t>
      </w:r>
    </w:p>
    <w:p w14:paraId="2568AA59" w14:textId="77777777" w:rsidR="00E41CA2" w:rsidRDefault="00E41CA2">
      <w:pPr>
        <w:pStyle w:val="CommentText"/>
      </w:pPr>
      <w:r>
        <w:t>Haarsma et al. (2016)</w:t>
      </w:r>
    </w:p>
    <w:p w14:paraId="7E17485C" w14:textId="3B5BD673" w:rsidR="00E41CA2" w:rsidRDefault="00E41CA2">
      <w:pPr>
        <w:pStyle w:val="CommentText"/>
      </w:pPr>
      <w:r>
        <w:t>(Haarsma et al., 2016)</w:t>
      </w:r>
    </w:p>
  </w:comment>
  <w:comment w:id="477" w:author="Robin Matthews" w:date="2021-07-11T15:31:00Z" w:initials="RM">
    <w:p w14:paraId="03E84A8F" w14:textId="77777777" w:rsidR="00E41CA2" w:rsidRDefault="00E41CA2">
      <w:pPr>
        <w:pStyle w:val="CommentText"/>
      </w:pPr>
      <w:r>
        <w:rPr>
          <w:rStyle w:val="CommentReference"/>
        </w:rPr>
        <w:annotationRef/>
      </w:r>
      <w:r>
        <w:t>Extra stuff:</w:t>
      </w:r>
    </w:p>
    <w:p w14:paraId="4FC8EE9B" w14:textId="77777777" w:rsidR="00E41CA2" w:rsidRDefault="00E41CA2">
      <w:pPr>
        <w:pStyle w:val="CommentText"/>
      </w:pPr>
      <w:r>
        <w:t>, )</w:t>
      </w:r>
    </w:p>
    <w:p w14:paraId="64246260" w14:textId="77777777" w:rsidR="00E41CA2" w:rsidRDefault="00E41CA2">
      <w:pPr>
        <w:pStyle w:val="CommentText"/>
      </w:pPr>
    </w:p>
    <w:p w14:paraId="1D49D4D7" w14:textId="77777777" w:rsidR="00E41CA2" w:rsidRDefault="00E41CA2">
      <w:pPr>
        <w:pStyle w:val="CommentText"/>
      </w:pPr>
      <w:r>
        <w:t>Correct:</w:t>
      </w:r>
    </w:p>
    <w:p w14:paraId="53BAA2D1" w14:textId="77777777" w:rsidR="00E41CA2" w:rsidRDefault="00E41CA2">
      <w:pPr>
        <w:pStyle w:val="CommentText"/>
      </w:pPr>
      <w:r>
        <w:t>Zhou et al. (2016)</w:t>
      </w:r>
    </w:p>
    <w:p w14:paraId="1A68E960" w14:textId="3A04FB47" w:rsidR="00E41CA2" w:rsidRDefault="00E41CA2">
      <w:pPr>
        <w:pStyle w:val="CommentText"/>
      </w:pPr>
      <w:r>
        <w:t>(Zhou et al., 2016)</w:t>
      </w:r>
    </w:p>
  </w:comment>
  <w:comment w:id="478" w:author="Robin Matthews" w:date="2021-07-11T15:31:00Z" w:initials="RM">
    <w:p w14:paraId="61BB6CF8" w14:textId="77777777" w:rsidR="00E41CA2" w:rsidRDefault="00E41CA2">
      <w:pPr>
        <w:pStyle w:val="CommentText"/>
      </w:pPr>
      <w:r>
        <w:rPr>
          <w:rStyle w:val="CommentReference"/>
        </w:rPr>
        <w:annotationRef/>
      </w:r>
      <w:r>
        <w:t>Not found:</w:t>
      </w:r>
    </w:p>
    <w:p w14:paraId="18D0F891" w14:textId="77777777" w:rsidR="00E41CA2" w:rsidRDefault="00E41CA2">
      <w:pPr>
        <w:pStyle w:val="CommentText"/>
      </w:pPr>
      <w:r>
        <w:t>Zhou et al.</w:t>
      </w:r>
    </w:p>
    <w:p w14:paraId="5F834749" w14:textId="77777777" w:rsidR="00E41CA2" w:rsidRDefault="00E41CA2">
      <w:pPr>
        <w:pStyle w:val="CommentText"/>
      </w:pPr>
      <w:r>
        <w:t>2016</w:t>
      </w:r>
    </w:p>
    <w:p w14:paraId="5E976C50" w14:textId="77777777" w:rsidR="00E41CA2" w:rsidRDefault="00E41CA2">
      <w:pPr>
        <w:pStyle w:val="CommentText"/>
      </w:pPr>
    </w:p>
    <w:p w14:paraId="4BAC3F22" w14:textId="77777777" w:rsidR="00E41CA2" w:rsidRDefault="00E41CA2">
      <w:pPr>
        <w:pStyle w:val="CommentText"/>
      </w:pPr>
      <w:r>
        <w:t>Extra stuff:</w:t>
      </w:r>
    </w:p>
    <w:p w14:paraId="32C96D81" w14:textId="77777777" w:rsidR="00E41CA2" w:rsidRDefault="00E41CA2">
      <w:pPr>
        <w:pStyle w:val="CommentText"/>
      </w:pPr>
      <w:r>
        <w:t>)</w:t>
      </w:r>
    </w:p>
    <w:p w14:paraId="24DEDAFB" w14:textId="77777777" w:rsidR="00E41CA2" w:rsidRDefault="00E41CA2">
      <w:pPr>
        <w:pStyle w:val="CommentText"/>
      </w:pPr>
    </w:p>
    <w:p w14:paraId="149FDA6A" w14:textId="77777777" w:rsidR="00E41CA2" w:rsidRDefault="00E41CA2">
      <w:pPr>
        <w:pStyle w:val="CommentText"/>
      </w:pPr>
      <w:r>
        <w:t>Correct:</w:t>
      </w:r>
    </w:p>
    <w:p w14:paraId="0ED91834" w14:textId="77777777" w:rsidR="00E41CA2" w:rsidRDefault="00E41CA2">
      <w:pPr>
        <w:pStyle w:val="CommentText"/>
      </w:pPr>
      <w:r>
        <w:t>Zhou et al. (2016)</w:t>
      </w:r>
    </w:p>
    <w:p w14:paraId="1B6C7EFA" w14:textId="398242F4" w:rsidR="00E41CA2" w:rsidRDefault="00E41CA2">
      <w:pPr>
        <w:pStyle w:val="CommentText"/>
      </w:pPr>
      <w:r>
        <w:t>(Zhou et al., 2016)</w:t>
      </w:r>
    </w:p>
  </w:comment>
  <w:comment w:id="481" w:author="Robin Matthews" w:date="2021-07-11T16:15:00Z" w:initials="RM">
    <w:p w14:paraId="6B244606" w14:textId="26354989" w:rsidR="00C30806" w:rsidRDefault="00C30806">
      <w:pPr>
        <w:pStyle w:val="CommentText"/>
      </w:pPr>
      <w:r>
        <w:rPr>
          <w:rStyle w:val="CommentReference"/>
        </w:rPr>
        <w:annotationRef/>
      </w:r>
      <w:r>
        <w:t>Mendeley field also contains:</w:t>
      </w:r>
    </w:p>
    <w:p w14:paraId="759A81E2" w14:textId="77777777" w:rsidR="00C30806" w:rsidRDefault="00C30806" w:rsidP="00C30806">
      <w:pPr>
        <w:pStyle w:val="CommentText"/>
      </w:pPr>
      <w:r>
        <w:t>Déqué and Piedelievre, 1995</w:t>
      </w:r>
    </w:p>
    <w:p w14:paraId="4375A247" w14:textId="77777777" w:rsidR="00C30806" w:rsidRDefault="00C30806" w:rsidP="00C30806">
      <w:pPr>
        <w:pStyle w:val="CommentText"/>
      </w:pPr>
      <w:r>
        <w:t>Krinner and Genthon, 1998</w:t>
      </w:r>
    </w:p>
    <w:p w14:paraId="685A86A3" w14:textId="77777777" w:rsidR="00C30806" w:rsidRDefault="00C30806">
      <w:pPr>
        <w:pStyle w:val="CommentText"/>
      </w:pPr>
    </w:p>
    <w:p w14:paraId="4A84D080" w14:textId="74F4CB8A" w:rsidR="00C30806" w:rsidRDefault="00C30806">
      <w:pPr>
        <w:pStyle w:val="CommentText"/>
      </w:pPr>
      <w:r>
        <w:t>Want me to remove them?</w:t>
      </w:r>
    </w:p>
  </w:comment>
  <w:comment w:id="482" w:author="Robin Matthews" w:date="2021-07-11T15:31:00Z" w:initials="RM">
    <w:p w14:paraId="4D75859D" w14:textId="77777777" w:rsidR="00E41CA2" w:rsidRDefault="00E41CA2">
      <w:pPr>
        <w:pStyle w:val="CommentText"/>
      </w:pPr>
      <w:r>
        <w:rPr>
          <w:rStyle w:val="CommentReference"/>
        </w:rPr>
        <w:annotationRef/>
      </w:r>
      <w:r>
        <w:t>Not found:</w:t>
      </w:r>
    </w:p>
    <w:p w14:paraId="2BDF7E46" w14:textId="77777777" w:rsidR="00E41CA2" w:rsidRDefault="00E41CA2">
      <w:pPr>
        <w:pStyle w:val="CommentText"/>
      </w:pPr>
      <w:r>
        <w:t>Déqué and Piedelievre, 1995</w:t>
      </w:r>
    </w:p>
    <w:p w14:paraId="5CDC3EAB" w14:textId="77777777" w:rsidR="00E41CA2" w:rsidRDefault="00E41CA2">
      <w:pPr>
        <w:pStyle w:val="CommentText"/>
      </w:pPr>
      <w:r>
        <w:t>Krinner and Genthon, 1998</w:t>
      </w:r>
    </w:p>
    <w:p w14:paraId="770761AB" w14:textId="77777777" w:rsidR="00E41CA2" w:rsidRDefault="00E41CA2">
      <w:pPr>
        <w:pStyle w:val="CommentText"/>
      </w:pPr>
    </w:p>
    <w:p w14:paraId="79359750" w14:textId="77777777" w:rsidR="00E41CA2" w:rsidRDefault="00E41CA2">
      <w:pPr>
        <w:pStyle w:val="CommentText"/>
      </w:pPr>
      <w:r>
        <w:t>Extra stuff:</w:t>
      </w:r>
    </w:p>
    <w:p w14:paraId="0A509C98" w14:textId="77777777" w:rsidR="00E41CA2" w:rsidRDefault="00E41CA2">
      <w:pPr>
        <w:pStyle w:val="CommentText"/>
      </w:pPr>
      <w:r>
        <w:t>()</w:t>
      </w:r>
    </w:p>
    <w:p w14:paraId="3EA8494A" w14:textId="77777777" w:rsidR="00E41CA2" w:rsidRDefault="00E41CA2">
      <w:pPr>
        <w:pStyle w:val="CommentText"/>
      </w:pPr>
    </w:p>
    <w:p w14:paraId="66CBF406" w14:textId="77777777" w:rsidR="00E41CA2" w:rsidRDefault="00E41CA2">
      <w:pPr>
        <w:pStyle w:val="CommentText"/>
      </w:pPr>
      <w:r>
        <w:t>Correct:</w:t>
      </w:r>
    </w:p>
    <w:p w14:paraId="1CF07480" w14:textId="395D8104" w:rsidR="00E41CA2" w:rsidRDefault="00E41CA2">
      <w:pPr>
        <w:pStyle w:val="CommentText"/>
      </w:pPr>
      <w:r>
        <w:t>(Déqué and Piedelievre, 1995; Krinner and Genthon, 1998; Li, 1999)</w:t>
      </w:r>
    </w:p>
  </w:comment>
  <w:comment w:id="483" w:author="Robin Matthews" w:date="2021-07-11T15:31:00Z" w:initials="RM">
    <w:p w14:paraId="5CFF3862" w14:textId="77777777" w:rsidR="00E41CA2" w:rsidRDefault="00E41CA2">
      <w:pPr>
        <w:pStyle w:val="CommentText"/>
      </w:pPr>
      <w:r>
        <w:rPr>
          <w:rStyle w:val="CommentReference"/>
        </w:rPr>
        <w:annotationRef/>
      </w:r>
      <w:r>
        <w:t>Extra stuff:</w:t>
      </w:r>
    </w:p>
    <w:p w14:paraId="428E84F7" w14:textId="77777777" w:rsidR="00E41CA2" w:rsidRDefault="00E41CA2">
      <w:pPr>
        <w:pStyle w:val="CommentText"/>
      </w:pPr>
      <w:r>
        <w:t>, ()</w:t>
      </w:r>
    </w:p>
    <w:p w14:paraId="586D5F73" w14:textId="77777777" w:rsidR="00E41CA2" w:rsidRDefault="00E41CA2">
      <w:pPr>
        <w:pStyle w:val="CommentText"/>
      </w:pPr>
    </w:p>
    <w:p w14:paraId="7EA503DB" w14:textId="77777777" w:rsidR="00E41CA2" w:rsidRDefault="00E41CA2">
      <w:pPr>
        <w:pStyle w:val="CommentText"/>
      </w:pPr>
      <w:r>
        <w:t>Correct:</w:t>
      </w:r>
    </w:p>
    <w:p w14:paraId="447676CC" w14:textId="77777777" w:rsidR="00E41CA2" w:rsidRDefault="00E41CA2">
      <w:pPr>
        <w:pStyle w:val="CommentText"/>
      </w:pPr>
      <w:r>
        <w:t>Fox-Rabinovitz et al. (2006, 2008)</w:t>
      </w:r>
    </w:p>
    <w:p w14:paraId="394180E5" w14:textId="0FB85378" w:rsidR="00E41CA2" w:rsidRDefault="00E41CA2">
      <w:pPr>
        <w:pStyle w:val="CommentText"/>
      </w:pPr>
      <w:r>
        <w:t>(Fox-Rabinovitz et al., 2006, 2008)</w:t>
      </w:r>
    </w:p>
  </w:comment>
  <w:comment w:id="489" w:author="Robin Matthews" w:date="2021-07-11T15:31:00Z" w:initials="RM">
    <w:p w14:paraId="262874BB" w14:textId="77777777" w:rsidR="00E41CA2" w:rsidRDefault="00E41CA2">
      <w:pPr>
        <w:pStyle w:val="CommentText"/>
      </w:pPr>
      <w:r>
        <w:rPr>
          <w:rStyle w:val="CommentReference"/>
        </w:rPr>
        <w:annotationRef/>
      </w:r>
      <w:r>
        <w:t>Extra stuff:</w:t>
      </w:r>
    </w:p>
    <w:p w14:paraId="68C11D65" w14:textId="77777777" w:rsidR="00E41CA2" w:rsidRDefault="00E41CA2">
      <w:pPr>
        <w:pStyle w:val="CommentText"/>
      </w:pPr>
      <w:r>
        <w:t>; ; ; )</w:t>
      </w:r>
    </w:p>
    <w:p w14:paraId="1271706C" w14:textId="77777777" w:rsidR="00E41CA2" w:rsidRDefault="00E41CA2">
      <w:pPr>
        <w:pStyle w:val="CommentText"/>
      </w:pPr>
    </w:p>
    <w:p w14:paraId="0CBEB615" w14:textId="77777777" w:rsidR="00E41CA2" w:rsidRDefault="00E41CA2">
      <w:pPr>
        <w:pStyle w:val="CommentText"/>
      </w:pPr>
      <w:r>
        <w:t>Correct:</w:t>
      </w:r>
    </w:p>
    <w:p w14:paraId="48EA6D8D" w14:textId="0B5BEAD2" w:rsidR="00E41CA2" w:rsidRDefault="00E41CA2">
      <w:pPr>
        <w:pStyle w:val="CommentText"/>
      </w:pPr>
      <w:r>
        <w:t>(Hall, 2014; Hong and Kanamitsu, 2014; Dosio et al., 2015; Takayabu et al., 2016)</w:t>
      </w:r>
    </w:p>
  </w:comment>
  <w:comment w:id="496" w:author="Robin Matthews" w:date="2021-07-11T15:31:00Z" w:initials="RM">
    <w:p w14:paraId="6F2F8D10" w14:textId="77777777" w:rsidR="00E41CA2" w:rsidRDefault="00E41CA2">
      <w:pPr>
        <w:pStyle w:val="CommentText"/>
      </w:pPr>
      <w:r>
        <w:rPr>
          <w:rStyle w:val="CommentReference"/>
        </w:rPr>
        <w:annotationRef/>
      </w:r>
      <w:r>
        <w:t>Extra stuff:</w:t>
      </w:r>
    </w:p>
    <w:p w14:paraId="525AD83B" w14:textId="77777777" w:rsidR="00E41CA2" w:rsidRDefault="00E41CA2">
      <w:pPr>
        <w:pStyle w:val="CommentText"/>
      </w:pPr>
      <w:r>
        <w:t>(, and references therein; )</w:t>
      </w:r>
    </w:p>
    <w:p w14:paraId="109F2ADA" w14:textId="77777777" w:rsidR="00E41CA2" w:rsidRDefault="00E41CA2">
      <w:pPr>
        <w:pStyle w:val="CommentText"/>
      </w:pPr>
    </w:p>
    <w:p w14:paraId="19F4C1A8" w14:textId="77777777" w:rsidR="00E41CA2" w:rsidRDefault="00E41CA2">
      <w:pPr>
        <w:pStyle w:val="CommentText"/>
      </w:pPr>
      <w:r>
        <w:t>Correct:</w:t>
      </w:r>
    </w:p>
    <w:p w14:paraId="5AB19A75" w14:textId="5DB601DA" w:rsidR="00E41CA2" w:rsidRDefault="00E41CA2">
      <w:pPr>
        <w:pStyle w:val="CommentText"/>
      </w:pPr>
      <w:r>
        <w:t>(Nikiema et al., 2017; Sanchez-Gomez and Somot, 2018)</w:t>
      </w:r>
    </w:p>
  </w:comment>
  <w:comment w:id="497" w:author="Robin Matthews" w:date="2021-07-11T15:31:00Z" w:initials="RM">
    <w:p w14:paraId="2ED02674" w14:textId="77777777" w:rsidR="00E41CA2" w:rsidRDefault="00E41CA2">
      <w:pPr>
        <w:pStyle w:val="CommentText"/>
      </w:pPr>
      <w:r>
        <w:rPr>
          <w:rStyle w:val="CommentReference"/>
        </w:rPr>
        <w:annotationRef/>
      </w:r>
      <w:r>
        <w:t>Not found:</w:t>
      </w:r>
    </w:p>
    <w:p w14:paraId="36CDF1FD" w14:textId="77777777" w:rsidR="00E41CA2" w:rsidRDefault="00E41CA2">
      <w:pPr>
        <w:pStyle w:val="CommentText"/>
      </w:pPr>
      <w:r>
        <w:t>Gutowski et al., 2016</w:t>
      </w:r>
    </w:p>
    <w:p w14:paraId="67459D42" w14:textId="77777777" w:rsidR="00E41CA2" w:rsidRDefault="00E41CA2">
      <w:pPr>
        <w:pStyle w:val="CommentText"/>
      </w:pPr>
    </w:p>
    <w:p w14:paraId="74919D9B" w14:textId="77777777" w:rsidR="00E41CA2" w:rsidRDefault="00E41CA2">
      <w:pPr>
        <w:pStyle w:val="CommentText"/>
      </w:pPr>
      <w:r>
        <w:t>Extra stuff:</w:t>
      </w:r>
    </w:p>
    <w:p w14:paraId="01035746" w14:textId="77777777" w:rsidR="00E41CA2" w:rsidRDefault="00E41CA2">
      <w:pPr>
        <w:pStyle w:val="CommentText"/>
      </w:pPr>
      <w:r>
        <w:t>; ; Gutowski Jr. et al., 2016)</w:t>
      </w:r>
    </w:p>
    <w:p w14:paraId="0F14FAC7" w14:textId="77777777" w:rsidR="00E41CA2" w:rsidRDefault="00E41CA2">
      <w:pPr>
        <w:pStyle w:val="CommentText"/>
      </w:pPr>
    </w:p>
    <w:p w14:paraId="241CE9F7" w14:textId="77777777" w:rsidR="00E41CA2" w:rsidRDefault="00E41CA2">
      <w:pPr>
        <w:pStyle w:val="CommentText"/>
      </w:pPr>
      <w:r>
        <w:t>Correct:</w:t>
      </w:r>
    </w:p>
    <w:p w14:paraId="5BFC15D9" w14:textId="0448608E" w:rsidR="00E41CA2" w:rsidRDefault="00E41CA2">
      <w:pPr>
        <w:pStyle w:val="CommentText"/>
      </w:pPr>
      <w:r>
        <w:t>(Giorgi et al., 2009; Giorgi and Gutowski, 2015; Gutowski et al., 2016)</w:t>
      </w:r>
    </w:p>
  </w:comment>
  <w:comment w:id="505" w:author="Robin Matthews" w:date="2021-07-11T15:31:00Z" w:initials="RM">
    <w:p w14:paraId="1DE0A1E5" w14:textId="77777777" w:rsidR="00E41CA2" w:rsidRDefault="00E41CA2">
      <w:pPr>
        <w:pStyle w:val="CommentText"/>
      </w:pPr>
      <w:r>
        <w:rPr>
          <w:rStyle w:val="CommentReference"/>
        </w:rPr>
        <w:annotationRef/>
      </w:r>
      <w:r>
        <w:t>Extra stuff:</w:t>
      </w:r>
    </w:p>
    <w:p w14:paraId="62224260" w14:textId="77777777" w:rsidR="00E41CA2" w:rsidRDefault="00E41CA2">
      <w:pPr>
        <w:pStyle w:val="CommentText"/>
      </w:pPr>
      <w:r>
        <w:t>(now merged into EURO-CORDEX activities; , )</w:t>
      </w:r>
    </w:p>
    <w:p w14:paraId="18776F69" w14:textId="77777777" w:rsidR="00E41CA2" w:rsidRDefault="00E41CA2">
      <w:pPr>
        <w:pStyle w:val="CommentText"/>
      </w:pPr>
    </w:p>
    <w:p w14:paraId="5FA3AB54" w14:textId="77777777" w:rsidR="00E41CA2" w:rsidRDefault="00E41CA2">
      <w:pPr>
        <w:pStyle w:val="CommentText"/>
      </w:pPr>
      <w:r>
        <w:t>Correct:</w:t>
      </w:r>
    </w:p>
    <w:p w14:paraId="40BA6E0D" w14:textId="77777777" w:rsidR="00E41CA2" w:rsidRDefault="00E41CA2">
      <w:pPr>
        <w:pStyle w:val="CommentText"/>
      </w:pPr>
      <w:r>
        <w:t>Maraun et al. (2015)</w:t>
      </w:r>
    </w:p>
    <w:p w14:paraId="6AE9D9B7" w14:textId="4B1CC58F" w:rsidR="00E41CA2" w:rsidRDefault="00E41CA2">
      <w:pPr>
        <w:pStyle w:val="CommentText"/>
      </w:pPr>
      <w:r>
        <w:t>(Maraun et al., 2015)</w:t>
      </w:r>
    </w:p>
  </w:comment>
  <w:comment w:id="508" w:author="Robin Matthews" w:date="2021-07-11T15:31:00Z" w:initials="RM">
    <w:p w14:paraId="15B4E3D7" w14:textId="77777777" w:rsidR="00E41CA2" w:rsidRDefault="00E41CA2">
      <w:pPr>
        <w:pStyle w:val="CommentText"/>
      </w:pPr>
      <w:r>
        <w:rPr>
          <w:rStyle w:val="CommentReference"/>
        </w:rPr>
        <w:annotationRef/>
      </w:r>
      <w:r>
        <w:t>Extra stuff:</w:t>
      </w:r>
    </w:p>
    <w:p w14:paraId="1D12B057" w14:textId="77777777" w:rsidR="00E41CA2" w:rsidRDefault="00E41CA2">
      <w:pPr>
        <w:pStyle w:val="CommentText"/>
      </w:pPr>
      <w:r>
        <w:t>(, ; those explicitly modelling temporal dependence are assessed in Section 10.3.1.3.4)</w:t>
      </w:r>
    </w:p>
    <w:p w14:paraId="38528AED" w14:textId="77777777" w:rsidR="00E41CA2" w:rsidRDefault="00E41CA2">
      <w:pPr>
        <w:pStyle w:val="CommentText"/>
      </w:pPr>
    </w:p>
    <w:p w14:paraId="47F06F7B" w14:textId="77777777" w:rsidR="00E41CA2" w:rsidRDefault="00E41CA2">
      <w:pPr>
        <w:pStyle w:val="CommentText"/>
      </w:pPr>
      <w:r>
        <w:t>Correct:</w:t>
      </w:r>
    </w:p>
    <w:p w14:paraId="68E2759C" w14:textId="77777777" w:rsidR="00E41CA2" w:rsidRDefault="00E41CA2">
      <w:pPr>
        <w:pStyle w:val="CommentText"/>
      </w:pPr>
      <w:r>
        <w:t>San-Martín et al. (2017)</w:t>
      </w:r>
    </w:p>
    <w:p w14:paraId="06ECF2E1" w14:textId="52C6C34D" w:rsidR="00E41CA2" w:rsidRDefault="00E41CA2">
      <w:pPr>
        <w:pStyle w:val="CommentText"/>
      </w:pPr>
      <w:r>
        <w:t>(San-Martín et al., 2017)</w:t>
      </w:r>
    </w:p>
  </w:comment>
  <w:comment w:id="534" w:author="Robin Matthews" w:date="2021-07-11T15:32:00Z" w:initials="RM">
    <w:p w14:paraId="26B7BDC5" w14:textId="77777777" w:rsidR="00E41CA2" w:rsidRDefault="00E41CA2">
      <w:pPr>
        <w:pStyle w:val="CommentText"/>
      </w:pPr>
      <w:r>
        <w:rPr>
          <w:rStyle w:val="CommentReference"/>
        </w:rPr>
        <w:annotationRef/>
      </w:r>
      <w:r>
        <w:t>Extra stuff:</w:t>
      </w:r>
    </w:p>
    <w:p w14:paraId="52F7347F" w14:textId="77777777" w:rsidR="00E41CA2" w:rsidRDefault="00E41CA2">
      <w:pPr>
        <w:pStyle w:val="CommentText"/>
      </w:pPr>
      <w:r>
        <w:t>, )</w:t>
      </w:r>
    </w:p>
    <w:p w14:paraId="23B14D99" w14:textId="77777777" w:rsidR="00E41CA2" w:rsidRDefault="00E41CA2">
      <w:pPr>
        <w:pStyle w:val="CommentText"/>
      </w:pPr>
    </w:p>
    <w:p w14:paraId="2095FBE2" w14:textId="77777777" w:rsidR="00E41CA2" w:rsidRDefault="00E41CA2">
      <w:pPr>
        <w:pStyle w:val="CommentText"/>
      </w:pPr>
      <w:r>
        <w:t>Correct:</w:t>
      </w:r>
    </w:p>
    <w:p w14:paraId="797C813F" w14:textId="77777777" w:rsidR="00E41CA2" w:rsidRDefault="00E41CA2">
      <w:pPr>
        <w:pStyle w:val="CommentText"/>
      </w:pPr>
      <w:r>
        <w:t>Haarsma et al. (2016)</w:t>
      </w:r>
    </w:p>
    <w:p w14:paraId="57174C34" w14:textId="38773A9C" w:rsidR="00E41CA2" w:rsidRDefault="00E41CA2">
      <w:pPr>
        <w:pStyle w:val="CommentText"/>
      </w:pPr>
      <w:r>
        <w:t>(Haarsma et al., 2016)</w:t>
      </w:r>
    </w:p>
  </w:comment>
  <w:comment w:id="536" w:author="Robin Matthews" w:date="2021-07-11T15:32:00Z" w:initials="RM">
    <w:p w14:paraId="0BCAFC64" w14:textId="77777777" w:rsidR="00E41CA2" w:rsidRDefault="00E41CA2">
      <w:pPr>
        <w:pStyle w:val="CommentText"/>
      </w:pPr>
      <w:r>
        <w:rPr>
          <w:rStyle w:val="CommentReference"/>
        </w:rPr>
        <w:annotationRef/>
      </w:r>
      <w:r>
        <w:t>Not found:</w:t>
      </w:r>
    </w:p>
    <w:p w14:paraId="33D6918B" w14:textId="77777777" w:rsidR="00E41CA2" w:rsidRDefault="00E41CA2">
      <w:pPr>
        <w:pStyle w:val="CommentText"/>
      </w:pPr>
      <w:r>
        <w:t>T. Zhang et al.</w:t>
      </w:r>
    </w:p>
    <w:p w14:paraId="3E282C86" w14:textId="77777777" w:rsidR="00E41CA2" w:rsidRDefault="00E41CA2">
      <w:pPr>
        <w:pStyle w:val="CommentText"/>
      </w:pPr>
    </w:p>
    <w:p w14:paraId="21D3D49D" w14:textId="77777777" w:rsidR="00E41CA2" w:rsidRDefault="00E41CA2">
      <w:pPr>
        <w:pStyle w:val="CommentText"/>
      </w:pPr>
      <w:r>
        <w:t>Extra stuff:</w:t>
      </w:r>
    </w:p>
    <w:p w14:paraId="795B9AFF" w14:textId="77777777" w:rsidR="00E41CA2" w:rsidRDefault="00E41CA2">
      <w:pPr>
        <w:pStyle w:val="CommentText"/>
      </w:pPr>
      <w:r>
        <w:t>(Zhang et al., c)</w:t>
      </w:r>
    </w:p>
    <w:p w14:paraId="658F1BAE" w14:textId="77777777" w:rsidR="00E41CA2" w:rsidRDefault="00E41CA2">
      <w:pPr>
        <w:pStyle w:val="CommentText"/>
      </w:pPr>
    </w:p>
    <w:p w14:paraId="4A979A48" w14:textId="77777777" w:rsidR="00E41CA2" w:rsidRDefault="00E41CA2">
      <w:pPr>
        <w:pStyle w:val="CommentText"/>
      </w:pPr>
      <w:r>
        <w:t>Correct:</w:t>
      </w:r>
    </w:p>
    <w:p w14:paraId="5684A287" w14:textId="77777777" w:rsidR="00E41CA2" w:rsidRDefault="00E41CA2">
      <w:pPr>
        <w:pStyle w:val="CommentText"/>
      </w:pPr>
      <w:r>
        <w:t>T. Zhang et al. (2016)</w:t>
      </w:r>
    </w:p>
    <w:p w14:paraId="035E29DA" w14:textId="395BEC69" w:rsidR="00E41CA2" w:rsidRDefault="00E41CA2">
      <w:pPr>
        <w:pStyle w:val="CommentText"/>
      </w:pPr>
      <w:r>
        <w:t>(T. Zhang et al., 2016)</w:t>
      </w:r>
    </w:p>
  </w:comment>
  <w:comment w:id="541" w:author="Robin Matthews" w:date="2021-07-11T15:32:00Z" w:initials="RM">
    <w:p w14:paraId="7CDF6092" w14:textId="77777777" w:rsidR="00E41CA2" w:rsidRDefault="00E41CA2">
      <w:pPr>
        <w:pStyle w:val="CommentText"/>
      </w:pPr>
      <w:r>
        <w:rPr>
          <w:rStyle w:val="CommentReference"/>
        </w:rPr>
        <w:annotationRef/>
      </w:r>
      <w:r>
        <w:t>Not found:</w:t>
      </w:r>
    </w:p>
    <w:p w14:paraId="37E90A9A" w14:textId="77777777" w:rsidR="00E41CA2" w:rsidRDefault="00E41CA2">
      <w:pPr>
        <w:pStyle w:val="CommentText"/>
      </w:pPr>
      <w:r>
        <w:t>Haarsma et al., 2013b</w:t>
      </w:r>
    </w:p>
    <w:p w14:paraId="323FE088" w14:textId="77777777" w:rsidR="00E41CA2" w:rsidRDefault="00E41CA2">
      <w:pPr>
        <w:pStyle w:val="CommentText"/>
      </w:pPr>
    </w:p>
    <w:p w14:paraId="211E4C50" w14:textId="77777777" w:rsidR="00E41CA2" w:rsidRDefault="00E41CA2">
      <w:pPr>
        <w:pStyle w:val="CommentText"/>
      </w:pPr>
      <w:r>
        <w:t>Extra stuff:</w:t>
      </w:r>
    </w:p>
    <w:p w14:paraId="351B6263" w14:textId="77777777" w:rsidR="00E41CA2" w:rsidRDefault="00E41CA2">
      <w:pPr>
        <w:pStyle w:val="CommentText"/>
      </w:pPr>
      <w:r>
        <w:t>(Haarsma et al., 2013a; )</w:t>
      </w:r>
    </w:p>
    <w:p w14:paraId="13FDA454" w14:textId="77777777" w:rsidR="00E41CA2" w:rsidRDefault="00E41CA2">
      <w:pPr>
        <w:pStyle w:val="CommentText"/>
      </w:pPr>
    </w:p>
    <w:p w14:paraId="03BA333A" w14:textId="77777777" w:rsidR="00E41CA2" w:rsidRDefault="00E41CA2">
      <w:pPr>
        <w:pStyle w:val="CommentText"/>
      </w:pPr>
      <w:r>
        <w:t>Correct:</w:t>
      </w:r>
    </w:p>
    <w:p w14:paraId="0D1887D8" w14:textId="194BE64E" w:rsidR="00E41CA2" w:rsidRDefault="00E41CA2">
      <w:pPr>
        <w:pStyle w:val="CommentText"/>
      </w:pPr>
      <w:r>
        <w:t>(Haarsma et al., 2013b; Davini et al., 2017)</w:t>
      </w:r>
    </w:p>
  </w:comment>
  <w:comment w:id="549" w:author="Robin Matthews" w:date="2021-07-11T15:32:00Z" w:initials="RM">
    <w:p w14:paraId="0AFC7329" w14:textId="77777777" w:rsidR="00E41CA2" w:rsidRDefault="00E41CA2">
      <w:pPr>
        <w:pStyle w:val="CommentText"/>
      </w:pPr>
      <w:r>
        <w:rPr>
          <w:rStyle w:val="CommentReference"/>
        </w:rPr>
        <w:annotationRef/>
      </w:r>
      <w:r>
        <w:t>Not found:</w:t>
      </w:r>
    </w:p>
    <w:p w14:paraId="0C0C8695" w14:textId="77777777" w:rsidR="00E41CA2" w:rsidRDefault="00E41CA2">
      <w:pPr>
        <w:pStyle w:val="CommentText"/>
      </w:pPr>
      <w:r>
        <w:t>C. Zhang et al.</w:t>
      </w:r>
    </w:p>
    <w:p w14:paraId="59B34115" w14:textId="77777777" w:rsidR="00E41CA2" w:rsidRDefault="00E41CA2">
      <w:pPr>
        <w:pStyle w:val="CommentText"/>
      </w:pPr>
    </w:p>
    <w:p w14:paraId="141EB249" w14:textId="77777777" w:rsidR="00E41CA2" w:rsidRDefault="00E41CA2">
      <w:pPr>
        <w:pStyle w:val="CommentText"/>
      </w:pPr>
      <w:r>
        <w:t>Extra stuff:</w:t>
      </w:r>
    </w:p>
    <w:p w14:paraId="3992F4E5" w14:textId="77777777" w:rsidR="00E41CA2" w:rsidRDefault="00E41CA2">
      <w:pPr>
        <w:pStyle w:val="CommentText"/>
      </w:pPr>
      <w:r>
        <w:t>(Zhang et al., a)</w:t>
      </w:r>
    </w:p>
    <w:p w14:paraId="3840CCCA" w14:textId="77777777" w:rsidR="00E41CA2" w:rsidRDefault="00E41CA2">
      <w:pPr>
        <w:pStyle w:val="CommentText"/>
      </w:pPr>
    </w:p>
    <w:p w14:paraId="13912581" w14:textId="77777777" w:rsidR="00E41CA2" w:rsidRDefault="00E41CA2">
      <w:pPr>
        <w:pStyle w:val="CommentText"/>
      </w:pPr>
      <w:r>
        <w:t>Correct:</w:t>
      </w:r>
    </w:p>
    <w:p w14:paraId="5B27A2C1" w14:textId="77777777" w:rsidR="00E41CA2" w:rsidRDefault="00E41CA2">
      <w:pPr>
        <w:pStyle w:val="CommentText"/>
      </w:pPr>
      <w:r>
        <w:t>C. Zhang et al. (2016)</w:t>
      </w:r>
    </w:p>
    <w:p w14:paraId="64ACE37D" w14:textId="1A9BA6B3" w:rsidR="00E41CA2" w:rsidRDefault="00E41CA2">
      <w:pPr>
        <w:pStyle w:val="CommentText"/>
      </w:pPr>
      <w:r>
        <w:t>(C. Zhang et al., 2016)</w:t>
      </w:r>
    </w:p>
  </w:comment>
  <w:comment w:id="554" w:author="Robin Matthews" w:date="2021-07-11T15:32:00Z" w:initials="RM">
    <w:p w14:paraId="1CC76B4E" w14:textId="77777777" w:rsidR="00E41CA2" w:rsidRDefault="00E41CA2">
      <w:pPr>
        <w:pStyle w:val="CommentText"/>
      </w:pPr>
      <w:r>
        <w:rPr>
          <w:rStyle w:val="CommentReference"/>
        </w:rPr>
        <w:annotationRef/>
      </w:r>
      <w:r>
        <w:t>Not found:</w:t>
      </w:r>
    </w:p>
    <w:p w14:paraId="397FB4E8" w14:textId="77777777" w:rsidR="00E41CA2" w:rsidRDefault="00E41CA2">
      <w:pPr>
        <w:pStyle w:val="CommentText"/>
      </w:pPr>
      <w:r>
        <w:t>2019b</w:t>
      </w:r>
    </w:p>
    <w:p w14:paraId="464AAD50" w14:textId="77777777" w:rsidR="00E41CA2" w:rsidRDefault="00E41CA2">
      <w:pPr>
        <w:pStyle w:val="CommentText"/>
      </w:pPr>
    </w:p>
    <w:p w14:paraId="083D03A1" w14:textId="77777777" w:rsidR="00E41CA2" w:rsidRDefault="00E41CA2">
      <w:pPr>
        <w:pStyle w:val="CommentText"/>
      </w:pPr>
      <w:r>
        <w:t>Extra stuff:</w:t>
      </w:r>
    </w:p>
    <w:p w14:paraId="2E22A17E" w14:textId="77777777" w:rsidR="00E41CA2" w:rsidRDefault="00E41CA2">
      <w:pPr>
        <w:pStyle w:val="CommentText"/>
      </w:pPr>
      <w:r>
        <w:t>(e.g., , 2019a; Section 10.3.2.3)</w:t>
      </w:r>
    </w:p>
    <w:p w14:paraId="10D75A9D" w14:textId="77777777" w:rsidR="00E41CA2" w:rsidRDefault="00E41CA2">
      <w:pPr>
        <w:pStyle w:val="CommentText"/>
      </w:pPr>
    </w:p>
    <w:p w14:paraId="333C8879" w14:textId="77777777" w:rsidR="00E41CA2" w:rsidRDefault="00E41CA2">
      <w:pPr>
        <w:pStyle w:val="CommentText"/>
      </w:pPr>
      <w:r>
        <w:t>Correct:</w:t>
      </w:r>
    </w:p>
    <w:p w14:paraId="70377AE1" w14:textId="77777777" w:rsidR="00E41CA2" w:rsidRDefault="00E41CA2">
      <w:pPr>
        <w:pStyle w:val="CommentText"/>
      </w:pPr>
      <w:r>
        <w:t>Brogli et al. (2019b)</w:t>
      </w:r>
    </w:p>
    <w:p w14:paraId="5C0EB485" w14:textId="1B7204A9" w:rsidR="00E41CA2" w:rsidRDefault="00E41CA2">
      <w:pPr>
        <w:pStyle w:val="CommentText"/>
      </w:pPr>
      <w:r>
        <w:t>(Brogli et al., 2019b)</w:t>
      </w:r>
    </w:p>
  </w:comment>
  <w:comment w:id="560" w:author="Robin Matthews" w:date="2021-07-11T15:32:00Z" w:initials="RM">
    <w:p w14:paraId="0B4BFFC5" w14:textId="77777777" w:rsidR="00E41CA2" w:rsidRDefault="00E41CA2">
      <w:pPr>
        <w:pStyle w:val="CommentText"/>
      </w:pPr>
      <w:r>
        <w:rPr>
          <w:rStyle w:val="CommentReference"/>
        </w:rPr>
        <w:annotationRef/>
      </w:r>
      <w:r>
        <w:t>Extra stuff:</w:t>
      </w:r>
    </w:p>
    <w:p w14:paraId="7A7B7023" w14:textId="77777777" w:rsidR="00E41CA2" w:rsidRDefault="00E41CA2">
      <w:pPr>
        <w:pStyle w:val="CommentText"/>
      </w:pPr>
      <w:r>
        <w:t>, ; Chapter 11)</w:t>
      </w:r>
    </w:p>
    <w:p w14:paraId="014C4E62" w14:textId="77777777" w:rsidR="00E41CA2" w:rsidRDefault="00E41CA2">
      <w:pPr>
        <w:pStyle w:val="CommentText"/>
      </w:pPr>
    </w:p>
    <w:p w14:paraId="1053D007" w14:textId="77777777" w:rsidR="00E41CA2" w:rsidRDefault="00E41CA2">
      <w:pPr>
        <w:pStyle w:val="CommentText"/>
      </w:pPr>
      <w:r>
        <w:t>Correct:</w:t>
      </w:r>
    </w:p>
    <w:p w14:paraId="5FBED563" w14:textId="77777777" w:rsidR="00E41CA2" w:rsidRDefault="00E41CA2">
      <w:pPr>
        <w:pStyle w:val="CommentText"/>
      </w:pPr>
      <w:r>
        <w:t>Trenberth et al. (2015)</w:t>
      </w:r>
    </w:p>
    <w:p w14:paraId="40D2C970" w14:textId="370D1E97" w:rsidR="00E41CA2" w:rsidRDefault="00E41CA2">
      <w:pPr>
        <w:pStyle w:val="CommentText"/>
      </w:pPr>
      <w:r>
        <w:t>(Trenberth et al., 2015)</w:t>
      </w:r>
    </w:p>
  </w:comment>
  <w:comment w:id="571" w:author="Robin Matthews" w:date="2021-07-11T15:32:00Z" w:initials="RM">
    <w:p w14:paraId="69C59A2B" w14:textId="77777777" w:rsidR="00E41CA2" w:rsidRDefault="00E41CA2">
      <w:pPr>
        <w:pStyle w:val="CommentText"/>
      </w:pPr>
      <w:r>
        <w:rPr>
          <w:rStyle w:val="CommentReference"/>
        </w:rPr>
        <w:annotationRef/>
      </w:r>
      <w:r>
        <w:t>Not found:</w:t>
      </w:r>
    </w:p>
    <w:p w14:paraId="28D78775" w14:textId="77777777" w:rsidR="00E41CA2" w:rsidRDefault="00E41CA2">
      <w:pPr>
        <w:pStyle w:val="CommentText"/>
      </w:pPr>
      <w:r>
        <w:t>J. Chen et al., 2020</w:t>
      </w:r>
    </w:p>
    <w:p w14:paraId="5B60B684" w14:textId="77777777" w:rsidR="00E41CA2" w:rsidRDefault="00E41CA2">
      <w:pPr>
        <w:pStyle w:val="CommentText"/>
      </w:pPr>
    </w:p>
    <w:p w14:paraId="4165F04F" w14:textId="77777777" w:rsidR="00E41CA2" w:rsidRDefault="00E41CA2">
      <w:pPr>
        <w:pStyle w:val="CommentText"/>
      </w:pPr>
      <w:r>
        <w:t>Extra stuff:</w:t>
      </w:r>
    </w:p>
    <w:p w14:paraId="489B1DFE" w14:textId="77777777" w:rsidR="00E41CA2" w:rsidRDefault="00E41CA2">
      <w:pPr>
        <w:pStyle w:val="CommentText"/>
      </w:pPr>
      <w:r>
        <w:t>(; ; ; ; ; ; Chen et al., 2020a)</w:t>
      </w:r>
    </w:p>
    <w:p w14:paraId="3747D123" w14:textId="77777777" w:rsidR="00E41CA2" w:rsidRDefault="00E41CA2">
      <w:pPr>
        <w:pStyle w:val="CommentText"/>
      </w:pPr>
    </w:p>
    <w:p w14:paraId="7834EC74" w14:textId="77777777" w:rsidR="00E41CA2" w:rsidRDefault="00E41CA2">
      <w:pPr>
        <w:pStyle w:val="CommentText"/>
      </w:pPr>
      <w:r>
        <w:t>Correct:</w:t>
      </w:r>
    </w:p>
    <w:p w14:paraId="20A86D5F" w14:textId="2160102F" w:rsidR="00E41CA2" w:rsidRDefault="00E41CA2">
      <w:pPr>
        <w:pStyle w:val="CommentText"/>
      </w:pPr>
      <w:r>
        <w:t>(Lackmann, 2015; Takayabu et al., 2015; Lau et al., 2016; Kanada et al., 2017a; Gutmann et al., 2018; Patricola and Wehner, 2018; J. Chen et al., 2020)</w:t>
      </w:r>
    </w:p>
  </w:comment>
  <w:comment w:id="576" w:author="Robin Matthews" w:date="2021-07-11T15:32:00Z" w:initials="RM">
    <w:p w14:paraId="263E0724" w14:textId="77777777" w:rsidR="00E41CA2" w:rsidRDefault="00E41CA2">
      <w:pPr>
        <w:pStyle w:val="CommentText"/>
      </w:pPr>
      <w:r>
        <w:rPr>
          <w:rStyle w:val="CommentReference"/>
        </w:rPr>
        <w:annotationRef/>
      </w:r>
      <w:r>
        <w:t>Not found:</w:t>
      </w:r>
    </w:p>
    <w:p w14:paraId="2BEC8735" w14:textId="77777777" w:rsidR="00E41CA2" w:rsidRDefault="00E41CA2">
      <w:pPr>
        <w:pStyle w:val="CommentText"/>
      </w:pPr>
      <w:r>
        <w:t>F.E.L. Otto et al., 2016</w:t>
      </w:r>
    </w:p>
    <w:p w14:paraId="5A134B91" w14:textId="77777777" w:rsidR="00E41CA2" w:rsidRDefault="00E41CA2">
      <w:pPr>
        <w:pStyle w:val="CommentText"/>
      </w:pPr>
    </w:p>
    <w:p w14:paraId="065DF2EC" w14:textId="77777777" w:rsidR="00E41CA2" w:rsidRDefault="00E41CA2">
      <w:pPr>
        <w:pStyle w:val="CommentText"/>
      </w:pPr>
      <w:r>
        <w:t>Extra stuff:</w:t>
      </w:r>
    </w:p>
    <w:p w14:paraId="0533B2AD" w14:textId="77777777" w:rsidR="00E41CA2" w:rsidRDefault="00E41CA2">
      <w:pPr>
        <w:pStyle w:val="CommentText"/>
      </w:pPr>
      <w:r>
        <w:t>(Otto et al., 2016a; )</w:t>
      </w:r>
    </w:p>
    <w:p w14:paraId="41526A4A" w14:textId="77777777" w:rsidR="00E41CA2" w:rsidRDefault="00E41CA2">
      <w:pPr>
        <w:pStyle w:val="CommentText"/>
      </w:pPr>
    </w:p>
    <w:p w14:paraId="3A82DD15" w14:textId="77777777" w:rsidR="00E41CA2" w:rsidRDefault="00E41CA2">
      <w:pPr>
        <w:pStyle w:val="CommentText"/>
      </w:pPr>
      <w:r>
        <w:t>Correct:</w:t>
      </w:r>
    </w:p>
    <w:p w14:paraId="21C2164A" w14:textId="49685102" w:rsidR="00E41CA2" w:rsidRDefault="00E41CA2">
      <w:pPr>
        <w:pStyle w:val="CommentText"/>
      </w:pPr>
      <w:r>
        <w:t>(F.E.L. Otto et al., 2016; Shepherd, 2016a)</w:t>
      </w:r>
    </w:p>
  </w:comment>
  <w:comment w:id="586" w:author="Robin Matthews" w:date="2021-07-11T15:32:00Z" w:initials="RM">
    <w:p w14:paraId="5B6C8D00" w14:textId="77777777" w:rsidR="00E41CA2" w:rsidRDefault="00E41CA2">
      <w:pPr>
        <w:pStyle w:val="CommentText"/>
      </w:pPr>
      <w:r>
        <w:rPr>
          <w:rStyle w:val="CommentReference"/>
        </w:rPr>
        <w:annotationRef/>
      </w:r>
      <w:r>
        <w:t>Not found:</w:t>
      </w:r>
    </w:p>
    <w:p w14:paraId="7A7AC492" w14:textId="77777777" w:rsidR="00E41CA2" w:rsidRDefault="00E41CA2">
      <w:pPr>
        <w:pStyle w:val="CommentText"/>
      </w:pPr>
      <w:r>
        <w:t>Brogli et al., 2019a, b</w:t>
      </w:r>
    </w:p>
    <w:p w14:paraId="2BFDCBC2" w14:textId="77777777" w:rsidR="00E41CA2" w:rsidRDefault="00E41CA2">
      <w:pPr>
        <w:pStyle w:val="CommentText"/>
      </w:pPr>
    </w:p>
    <w:p w14:paraId="0BE768FF" w14:textId="77777777" w:rsidR="00E41CA2" w:rsidRDefault="00E41CA2">
      <w:pPr>
        <w:pStyle w:val="CommentText"/>
      </w:pPr>
      <w:r>
        <w:t>Extra stuff:</w:t>
      </w:r>
    </w:p>
    <w:p w14:paraId="5354B940" w14:textId="77777777" w:rsidR="00E41CA2" w:rsidRDefault="00E41CA2">
      <w:pPr>
        <w:pStyle w:val="CommentText"/>
      </w:pPr>
      <w:r>
        <w:t>(; Brogli et al., 2019b, 2019a)</w:t>
      </w:r>
    </w:p>
    <w:p w14:paraId="491D2642" w14:textId="77777777" w:rsidR="00E41CA2" w:rsidRDefault="00E41CA2">
      <w:pPr>
        <w:pStyle w:val="CommentText"/>
      </w:pPr>
    </w:p>
    <w:p w14:paraId="1AA9D460" w14:textId="77777777" w:rsidR="00E41CA2" w:rsidRDefault="00E41CA2">
      <w:pPr>
        <w:pStyle w:val="CommentText"/>
      </w:pPr>
      <w:r>
        <w:t>Correct:</w:t>
      </w:r>
    </w:p>
    <w:p w14:paraId="08514FBE" w14:textId="004520F3" w:rsidR="00E41CA2" w:rsidRDefault="00E41CA2">
      <w:pPr>
        <w:pStyle w:val="CommentText"/>
      </w:pPr>
      <w:r>
        <w:t>(Nabat et al., 2014; Brogli et al., 2019a, b)</w:t>
      </w:r>
    </w:p>
  </w:comment>
  <w:comment w:id="593" w:author="Robin Matthews" w:date="2021-07-11T15:32:00Z" w:initials="RM">
    <w:p w14:paraId="74184140" w14:textId="77777777" w:rsidR="00E41CA2" w:rsidRDefault="00E41CA2">
      <w:pPr>
        <w:pStyle w:val="CommentText"/>
      </w:pPr>
      <w:r>
        <w:rPr>
          <w:rStyle w:val="CommentReference"/>
        </w:rPr>
        <w:annotationRef/>
      </w:r>
      <w:r>
        <w:t>Not found:</w:t>
      </w:r>
    </w:p>
    <w:p w14:paraId="5B8B6EE3" w14:textId="77777777" w:rsidR="00E41CA2" w:rsidRDefault="00E41CA2">
      <w:pPr>
        <w:pStyle w:val="CommentText"/>
      </w:pPr>
      <w:r>
        <w:t>J. Wang et al., 2017</w:t>
      </w:r>
    </w:p>
    <w:p w14:paraId="56127FDB" w14:textId="77777777" w:rsidR="00E41CA2" w:rsidRDefault="00E41CA2">
      <w:pPr>
        <w:pStyle w:val="CommentText"/>
      </w:pPr>
    </w:p>
    <w:p w14:paraId="4115BCF1" w14:textId="77777777" w:rsidR="00E41CA2" w:rsidRDefault="00E41CA2">
      <w:pPr>
        <w:pStyle w:val="CommentText"/>
      </w:pPr>
      <w:r>
        <w:t>Extra stuff:</w:t>
      </w:r>
    </w:p>
    <w:p w14:paraId="27D9E29E" w14:textId="77777777" w:rsidR="00E41CA2" w:rsidRDefault="00E41CA2">
      <w:pPr>
        <w:pStyle w:val="CommentText"/>
      </w:pPr>
      <w:r>
        <w:t>(; Wang et al., 2017a; )</w:t>
      </w:r>
    </w:p>
    <w:p w14:paraId="24F5CDFE" w14:textId="77777777" w:rsidR="00E41CA2" w:rsidRDefault="00E41CA2">
      <w:pPr>
        <w:pStyle w:val="CommentText"/>
      </w:pPr>
    </w:p>
    <w:p w14:paraId="79083F35" w14:textId="77777777" w:rsidR="00E41CA2" w:rsidRDefault="00E41CA2">
      <w:pPr>
        <w:pStyle w:val="CommentText"/>
      </w:pPr>
      <w:r>
        <w:t>Correct:</w:t>
      </w:r>
    </w:p>
    <w:p w14:paraId="44FD6604" w14:textId="4C6DD102" w:rsidR="00E41CA2" w:rsidRDefault="00E41CA2">
      <w:pPr>
        <w:pStyle w:val="CommentText"/>
      </w:pPr>
      <w:r>
        <w:t>(Meredith et al., 2015b; J. Wang et al., 2017; Ardilouze et al., 2019)</w:t>
      </w:r>
    </w:p>
  </w:comment>
  <w:comment w:id="599" w:author="Robin Matthews" w:date="2021-07-11T16:25:00Z" w:initials="RM">
    <w:p w14:paraId="6139369C" w14:textId="77777777" w:rsidR="00A52E2A" w:rsidRDefault="00A52E2A">
      <w:pPr>
        <w:pStyle w:val="CommentText"/>
      </w:pPr>
      <w:r>
        <w:rPr>
          <w:rStyle w:val="CommentReference"/>
        </w:rPr>
        <w:annotationRef/>
      </w:r>
      <w:r>
        <w:t>Mendeley field also contains:</w:t>
      </w:r>
    </w:p>
    <w:p w14:paraId="43B41023" w14:textId="77777777" w:rsidR="00A52E2A" w:rsidRDefault="00A52E2A" w:rsidP="00A52E2A">
      <w:pPr>
        <w:pStyle w:val="CommentText"/>
      </w:pPr>
      <w:r>
        <w:t>Deser et al., 2012</w:t>
      </w:r>
    </w:p>
    <w:p w14:paraId="6DDBE3E8" w14:textId="77777777" w:rsidR="00A52E2A" w:rsidRDefault="00A52E2A" w:rsidP="00A52E2A">
      <w:pPr>
        <w:pStyle w:val="CommentText"/>
      </w:pPr>
      <w:r>
        <w:t>Maraun, 2013a</w:t>
      </w:r>
    </w:p>
    <w:p w14:paraId="4F1329AF" w14:textId="0C6381AC" w:rsidR="00A52E2A" w:rsidRDefault="00A52E2A">
      <w:pPr>
        <w:pStyle w:val="CommentText"/>
      </w:pPr>
    </w:p>
    <w:p w14:paraId="199506D3" w14:textId="2A809DC6" w:rsidR="00A52E2A" w:rsidRDefault="00A52E2A">
      <w:pPr>
        <w:pStyle w:val="CommentText"/>
      </w:pPr>
      <w:r>
        <w:t>Want me to remove them?</w:t>
      </w:r>
    </w:p>
  </w:comment>
  <w:comment w:id="600" w:author="Robin Matthews" w:date="2021-07-11T15:32:00Z" w:initials="RM">
    <w:p w14:paraId="1823AFA7" w14:textId="77777777" w:rsidR="00E41CA2" w:rsidRDefault="00E41CA2">
      <w:pPr>
        <w:pStyle w:val="CommentText"/>
      </w:pPr>
      <w:r>
        <w:rPr>
          <w:rStyle w:val="CommentReference"/>
        </w:rPr>
        <w:annotationRef/>
      </w:r>
      <w:r>
        <w:t>Not found:</w:t>
      </w:r>
    </w:p>
    <w:p w14:paraId="716EB585" w14:textId="77777777" w:rsidR="00E41CA2" w:rsidRDefault="00E41CA2">
      <w:pPr>
        <w:pStyle w:val="CommentText"/>
      </w:pPr>
      <w:r>
        <w:t>Deser et al., 2012</w:t>
      </w:r>
    </w:p>
    <w:p w14:paraId="2F7F987F" w14:textId="77777777" w:rsidR="00E41CA2" w:rsidRDefault="00E41CA2">
      <w:pPr>
        <w:pStyle w:val="CommentText"/>
      </w:pPr>
      <w:r>
        <w:t>Maraun, 2013a</w:t>
      </w:r>
    </w:p>
    <w:p w14:paraId="15BED293" w14:textId="77777777" w:rsidR="00E41CA2" w:rsidRDefault="00E41CA2">
      <w:pPr>
        <w:pStyle w:val="CommentText"/>
      </w:pPr>
    </w:p>
    <w:p w14:paraId="4321FC6F" w14:textId="77777777" w:rsidR="00E41CA2" w:rsidRDefault="00E41CA2">
      <w:pPr>
        <w:pStyle w:val="CommentText"/>
      </w:pPr>
      <w:r>
        <w:t>Extra stuff:</w:t>
      </w:r>
    </w:p>
    <w:p w14:paraId="2398FFB4" w14:textId="77777777" w:rsidR="00E41CA2" w:rsidRDefault="00E41CA2">
      <w:pPr>
        <w:pStyle w:val="CommentText"/>
      </w:pPr>
      <w:r>
        <w:t>(Section 10.3.4.3)</w:t>
      </w:r>
    </w:p>
    <w:p w14:paraId="05CD5A74" w14:textId="77777777" w:rsidR="00E41CA2" w:rsidRDefault="00E41CA2">
      <w:pPr>
        <w:pStyle w:val="CommentText"/>
      </w:pPr>
    </w:p>
    <w:p w14:paraId="39C44241" w14:textId="77777777" w:rsidR="00E41CA2" w:rsidRDefault="00E41CA2">
      <w:pPr>
        <w:pStyle w:val="CommentText"/>
      </w:pPr>
      <w:r>
        <w:t>Correct:</w:t>
      </w:r>
    </w:p>
    <w:p w14:paraId="3B88A2BC" w14:textId="392E9460" w:rsidR="00E41CA2" w:rsidRDefault="00E41CA2">
      <w:pPr>
        <w:pStyle w:val="CommentText"/>
      </w:pPr>
      <w:r>
        <w:t>(Deser et al., 2012; Maraun, 2013a)</w:t>
      </w:r>
    </w:p>
  </w:comment>
  <w:comment w:id="602" w:author="Robin Matthews" w:date="2021-07-11T15:32:00Z" w:initials="RM">
    <w:p w14:paraId="472F7C65" w14:textId="77777777" w:rsidR="00E41CA2" w:rsidRDefault="00E41CA2">
      <w:pPr>
        <w:pStyle w:val="CommentText"/>
      </w:pPr>
      <w:r>
        <w:rPr>
          <w:rStyle w:val="CommentReference"/>
        </w:rPr>
        <w:annotationRef/>
      </w:r>
      <w:r>
        <w:t>Not found:</w:t>
      </w:r>
    </w:p>
    <w:p w14:paraId="12A7B9A9" w14:textId="77777777" w:rsidR="00E41CA2" w:rsidRDefault="00E41CA2">
      <w:pPr>
        <w:pStyle w:val="CommentText"/>
      </w:pPr>
      <w:r>
        <w:t>Z. Wang et al., 2015</w:t>
      </w:r>
    </w:p>
    <w:p w14:paraId="1C0B187D" w14:textId="77777777" w:rsidR="00E41CA2" w:rsidRDefault="00E41CA2">
      <w:pPr>
        <w:pStyle w:val="CommentText"/>
      </w:pPr>
    </w:p>
    <w:p w14:paraId="40F09AE2" w14:textId="77777777" w:rsidR="00E41CA2" w:rsidRDefault="00E41CA2">
      <w:pPr>
        <w:pStyle w:val="CommentText"/>
      </w:pPr>
      <w:r>
        <w:t>Extra stuff:</w:t>
      </w:r>
    </w:p>
    <w:p w14:paraId="6D562696" w14:textId="77777777" w:rsidR="00E41CA2" w:rsidRDefault="00E41CA2">
      <w:pPr>
        <w:pStyle w:val="CommentText"/>
      </w:pPr>
      <w:r>
        <w:t>(Wang et al., 2015b; )</w:t>
      </w:r>
    </w:p>
    <w:p w14:paraId="037D5898" w14:textId="77777777" w:rsidR="00E41CA2" w:rsidRDefault="00E41CA2">
      <w:pPr>
        <w:pStyle w:val="CommentText"/>
      </w:pPr>
    </w:p>
    <w:p w14:paraId="29AB924C" w14:textId="77777777" w:rsidR="00E41CA2" w:rsidRDefault="00E41CA2">
      <w:pPr>
        <w:pStyle w:val="CommentText"/>
      </w:pPr>
      <w:r>
        <w:t>Correct:</w:t>
      </w:r>
    </w:p>
    <w:p w14:paraId="040FDE8D" w14:textId="36182B20" w:rsidR="00E41CA2" w:rsidRDefault="00E41CA2">
      <w:pPr>
        <w:pStyle w:val="CommentText"/>
      </w:pPr>
      <w:r>
        <w:t>(Z. Wang et al., 2015; Krishnamurthy and Krishnamurthy, 2016)</w:t>
      </w:r>
    </w:p>
  </w:comment>
  <w:comment w:id="611" w:author="Robin Matthews" w:date="2021-07-11T16:26:00Z" w:initials="RM">
    <w:p w14:paraId="25F5B2AE" w14:textId="61466441" w:rsidR="00A52E2A" w:rsidRDefault="00A52E2A">
      <w:pPr>
        <w:pStyle w:val="CommentText"/>
      </w:pPr>
      <w:r>
        <w:rPr>
          <w:rStyle w:val="CommentReference"/>
        </w:rPr>
        <w:annotationRef/>
      </w:r>
      <w:r>
        <w:t>Mendeley field says 2019 not 2018:</w:t>
      </w:r>
    </w:p>
    <w:p w14:paraId="0B4BC45D" w14:textId="77777777" w:rsidR="00A52E2A" w:rsidRDefault="00A52E2A" w:rsidP="00A52E2A">
      <w:pPr>
        <w:autoSpaceDE w:val="0"/>
        <w:autoSpaceDN w:val="0"/>
        <w:adjustRightInd w:val="0"/>
        <w:spacing w:after="160"/>
        <w:ind w:left="480" w:hanging="480"/>
      </w:pPr>
    </w:p>
    <w:p w14:paraId="4778ED6E" w14:textId="7D464180" w:rsidR="00A52E2A" w:rsidRDefault="00A52E2A" w:rsidP="00A52E2A">
      <w:pPr>
        <w:autoSpaceDE w:val="0"/>
        <w:autoSpaceDN w:val="0"/>
        <w:adjustRightInd w:val="0"/>
        <w:spacing w:after="160"/>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0B6204">
        <w:rPr>
          <w:rFonts w:ascii="Calibri" w:hAnsi="Calibri" w:cs="Calibri"/>
          <w:noProof/>
          <w:szCs w:val="24"/>
        </w:rPr>
        <w:t xml:space="preserve">Gutiérrez, J. M., Maraun, D., Widmann, M., Huth, R., Hertig, E., Benestad, R., et al. (2019). An intercomparison of a large ensemble of statistical downscaling methods over Europe: Results from the VALUE perfect predictor cross-validation experiment. </w:t>
      </w:r>
      <w:r w:rsidRPr="000B6204">
        <w:rPr>
          <w:rFonts w:ascii="Calibri" w:hAnsi="Calibri" w:cs="Calibri"/>
          <w:i/>
          <w:iCs/>
          <w:noProof/>
          <w:szCs w:val="24"/>
        </w:rPr>
        <w:t>Int. J. Climatol.</w:t>
      </w:r>
      <w:r w:rsidRPr="000B6204">
        <w:rPr>
          <w:rFonts w:ascii="Calibri" w:hAnsi="Calibri" w:cs="Calibri"/>
          <w:noProof/>
          <w:szCs w:val="24"/>
        </w:rPr>
        <w:t xml:space="preserve"> 39, 3750–3785. doi:10.1002/joc.5462.</w:t>
      </w:r>
    </w:p>
    <w:p w14:paraId="36852EB0" w14:textId="77777777" w:rsidR="00A52E2A" w:rsidRPr="000B6204" w:rsidRDefault="00A52E2A" w:rsidP="00A52E2A">
      <w:pPr>
        <w:autoSpaceDE w:val="0"/>
        <w:autoSpaceDN w:val="0"/>
        <w:adjustRightInd w:val="0"/>
        <w:spacing w:after="160"/>
        <w:ind w:left="480" w:hanging="480"/>
        <w:rPr>
          <w:rFonts w:ascii="Calibri" w:hAnsi="Calibri" w:cs="Calibri"/>
          <w:noProof/>
          <w:szCs w:val="24"/>
        </w:rPr>
      </w:pPr>
    </w:p>
    <w:p w14:paraId="0539733A" w14:textId="77777777" w:rsidR="00A52E2A" w:rsidRPr="000B6204" w:rsidRDefault="00A52E2A" w:rsidP="00A52E2A">
      <w:pPr>
        <w:autoSpaceDE w:val="0"/>
        <w:autoSpaceDN w:val="0"/>
        <w:adjustRightInd w:val="0"/>
        <w:spacing w:after="160"/>
        <w:ind w:left="480" w:hanging="480"/>
        <w:rPr>
          <w:rFonts w:ascii="Calibri" w:hAnsi="Calibri" w:cs="Calibri"/>
          <w:noProof/>
        </w:rPr>
      </w:pPr>
      <w:r w:rsidRPr="000B6204">
        <w:rPr>
          <w:rFonts w:ascii="Calibri" w:hAnsi="Calibri" w:cs="Calibri"/>
          <w:noProof/>
          <w:szCs w:val="24"/>
        </w:rPr>
        <w:t xml:space="preserve">Maraun, D., Widmann, M., and Gutiérrez, J. M. (2019). Statistical downscaling skill under present climate conditions: A synthesis of the VALUE perfect predictor experiment. </w:t>
      </w:r>
      <w:r w:rsidRPr="000B6204">
        <w:rPr>
          <w:rFonts w:ascii="Calibri" w:hAnsi="Calibri" w:cs="Calibri"/>
          <w:i/>
          <w:iCs/>
          <w:noProof/>
          <w:szCs w:val="24"/>
        </w:rPr>
        <w:t>Int. J. Climatol.</w:t>
      </w:r>
      <w:r w:rsidRPr="000B6204">
        <w:rPr>
          <w:rFonts w:ascii="Calibri" w:hAnsi="Calibri" w:cs="Calibri"/>
          <w:noProof/>
          <w:szCs w:val="24"/>
        </w:rPr>
        <w:t xml:space="preserve"> 39, 3692–3703. doi:10.1002/joc.5877.</w:t>
      </w:r>
    </w:p>
    <w:p w14:paraId="43A67ED9" w14:textId="7C46FF83" w:rsidR="00A52E2A" w:rsidRDefault="00A52E2A">
      <w:pPr>
        <w:pStyle w:val="CommentText"/>
      </w:pPr>
      <w:r>
        <w:fldChar w:fldCharType="end"/>
      </w:r>
    </w:p>
    <w:p w14:paraId="101018D5" w14:textId="55FF9293" w:rsidR="00A52E2A" w:rsidRDefault="00A52E2A">
      <w:pPr>
        <w:pStyle w:val="CommentText"/>
      </w:pPr>
      <w:r>
        <w:t>Are the above the correct references?</w:t>
      </w:r>
    </w:p>
  </w:comment>
  <w:comment w:id="612" w:author="Robin Matthews" w:date="2021-07-11T15:32:00Z" w:initials="RM">
    <w:p w14:paraId="67C9F76C" w14:textId="77777777" w:rsidR="00E41CA2" w:rsidRDefault="00E41CA2">
      <w:pPr>
        <w:pStyle w:val="CommentText"/>
      </w:pPr>
      <w:r>
        <w:rPr>
          <w:rStyle w:val="CommentReference"/>
        </w:rPr>
        <w:annotationRef/>
      </w:r>
      <w:r>
        <w:t>Not found:</w:t>
      </w:r>
    </w:p>
    <w:p w14:paraId="29FECF1D" w14:textId="77777777" w:rsidR="00E41CA2" w:rsidRDefault="00E41CA2">
      <w:pPr>
        <w:pStyle w:val="CommentText"/>
      </w:pPr>
      <w:r>
        <w:t>Gutiérrez et al., 2019</w:t>
      </w:r>
    </w:p>
    <w:p w14:paraId="0428E264" w14:textId="77777777" w:rsidR="00E41CA2" w:rsidRDefault="00E41CA2">
      <w:pPr>
        <w:pStyle w:val="CommentText"/>
      </w:pPr>
      <w:r>
        <w:t>Maraun et al., 2019a</w:t>
      </w:r>
    </w:p>
    <w:p w14:paraId="20D45943" w14:textId="77777777" w:rsidR="00E41CA2" w:rsidRDefault="00E41CA2">
      <w:pPr>
        <w:pStyle w:val="CommentText"/>
      </w:pPr>
    </w:p>
    <w:p w14:paraId="468406BE" w14:textId="77777777" w:rsidR="00E41CA2" w:rsidRDefault="00E41CA2">
      <w:pPr>
        <w:pStyle w:val="CommentText"/>
      </w:pPr>
      <w:r>
        <w:t>Extra stuff:</w:t>
      </w:r>
    </w:p>
    <w:p w14:paraId="6D257C6D" w14:textId="77777777" w:rsidR="00E41CA2" w:rsidRDefault="00E41CA2">
      <w:pPr>
        <w:pStyle w:val="CommentText"/>
      </w:pPr>
      <w:r>
        <w:t>(Gutiérrez et al., 2018; Maraun et al., 2018)</w:t>
      </w:r>
    </w:p>
    <w:p w14:paraId="3115B689" w14:textId="77777777" w:rsidR="00E41CA2" w:rsidRDefault="00E41CA2">
      <w:pPr>
        <w:pStyle w:val="CommentText"/>
      </w:pPr>
    </w:p>
    <w:p w14:paraId="44C4047A" w14:textId="77777777" w:rsidR="00E41CA2" w:rsidRDefault="00E41CA2">
      <w:pPr>
        <w:pStyle w:val="CommentText"/>
      </w:pPr>
      <w:r>
        <w:t>Correct:</w:t>
      </w:r>
    </w:p>
    <w:p w14:paraId="45E279FE" w14:textId="2EEC8527" w:rsidR="00E41CA2" w:rsidRDefault="00E41CA2">
      <w:pPr>
        <w:pStyle w:val="CommentText"/>
      </w:pPr>
      <w:r>
        <w:t>(Gutiérrez et al., 2019; Maraun et al., 2019a)</w:t>
      </w:r>
    </w:p>
  </w:comment>
  <w:comment w:id="618" w:author="Robin Matthews" w:date="2021-07-11T15:32:00Z" w:initials="RM">
    <w:p w14:paraId="66BD61DE" w14:textId="77777777" w:rsidR="00E41CA2" w:rsidRDefault="00E41CA2">
      <w:pPr>
        <w:pStyle w:val="CommentText"/>
      </w:pPr>
      <w:r>
        <w:rPr>
          <w:rStyle w:val="CommentReference"/>
        </w:rPr>
        <w:annotationRef/>
      </w:r>
      <w:r>
        <w:t>Not found:</w:t>
      </w:r>
    </w:p>
    <w:p w14:paraId="2DCDBA25" w14:textId="77777777" w:rsidR="00E41CA2" w:rsidRDefault="00E41CA2">
      <w:pPr>
        <w:pStyle w:val="CommentText"/>
      </w:pPr>
      <w:r>
        <w:t>B.C. Hewitson et al.</w:t>
      </w:r>
    </w:p>
    <w:p w14:paraId="47086015" w14:textId="77777777" w:rsidR="00E41CA2" w:rsidRDefault="00E41CA2">
      <w:pPr>
        <w:pStyle w:val="CommentText"/>
      </w:pPr>
    </w:p>
    <w:p w14:paraId="65B45F52" w14:textId="77777777" w:rsidR="00E41CA2" w:rsidRDefault="00E41CA2">
      <w:pPr>
        <w:pStyle w:val="CommentText"/>
      </w:pPr>
      <w:r>
        <w:t>Extra stuff:</w:t>
      </w:r>
    </w:p>
    <w:p w14:paraId="197E6382" w14:textId="77777777" w:rsidR="00E41CA2" w:rsidRDefault="00E41CA2">
      <w:pPr>
        <w:pStyle w:val="CommentText"/>
      </w:pPr>
      <w:r>
        <w:t>(Hewitson et al., a)</w:t>
      </w:r>
    </w:p>
    <w:p w14:paraId="707D33D7" w14:textId="77777777" w:rsidR="00E41CA2" w:rsidRDefault="00E41CA2">
      <w:pPr>
        <w:pStyle w:val="CommentText"/>
      </w:pPr>
    </w:p>
    <w:p w14:paraId="7C60072C" w14:textId="77777777" w:rsidR="00E41CA2" w:rsidRDefault="00E41CA2">
      <w:pPr>
        <w:pStyle w:val="CommentText"/>
      </w:pPr>
      <w:r>
        <w:t>Correct:</w:t>
      </w:r>
    </w:p>
    <w:p w14:paraId="1FCE54B3" w14:textId="77777777" w:rsidR="00E41CA2" w:rsidRDefault="00E41CA2">
      <w:pPr>
        <w:pStyle w:val="CommentText"/>
      </w:pPr>
      <w:r>
        <w:t>B.C. Hewitson et al. (2014)</w:t>
      </w:r>
    </w:p>
    <w:p w14:paraId="23D2C7FC" w14:textId="4994269A" w:rsidR="00E41CA2" w:rsidRDefault="00E41CA2">
      <w:pPr>
        <w:pStyle w:val="CommentText"/>
      </w:pPr>
      <w:r>
        <w:t>(B.C. Hewitson et al., 2014)</w:t>
      </w:r>
    </w:p>
  </w:comment>
  <w:comment w:id="631" w:author="Robin Matthews" w:date="2021-07-11T15:32:00Z" w:initials="RM">
    <w:p w14:paraId="041F2A83" w14:textId="77777777" w:rsidR="00E41CA2" w:rsidRDefault="00E41CA2">
      <w:pPr>
        <w:pStyle w:val="CommentText"/>
      </w:pPr>
      <w:r>
        <w:rPr>
          <w:rStyle w:val="CommentReference"/>
        </w:rPr>
        <w:annotationRef/>
      </w:r>
      <w:r>
        <w:t>Extra stuff:</w:t>
      </w:r>
    </w:p>
    <w:p w14:paraId="580B6BA8" w14:textId="77777777" w:rsidR="00E41CA2" w:rsidRDefault="00E41CA2">
      <w:pPr>
        <w:pStyle w:val="CommentText"/>
      </w:pPr>
      <w:r>
        <w:t xml:space="preserve">, </w:t>
      </w:r>
    </w:p>
    <w:p w14:paraId="01066B9E" w14:textId="77777777" w:rsidR="00E41CA2" w:rsidRDefault="00E41CA2">
      <w:pPr>
        <w:pStyle w:val="CommentText"/>
      </w:pPr>
    </w:p>
    <w:p w14:paraId="3F3AF434" w14:textId="77777777" w:rsidR="00E41CA2" w:rsidRDefault="00E41CA2">
      <w:pPr>
        <w:pStyle w:val="CommentText"/>
      </w:pPr>
      <w:r>
        <w:t>Correct:</w:t>
      </w:r>
    </w:p>
    <w:p w14:paraId="365A630B" w14:textId="77777777" w:rsidR="00E41CA2" w:rsidRDefault="00E41CA2">
      <w:pPr>
        <w:pStyle w:val="CommentText"/>
      </w:pPr>
      <w:r>
        <w:t>Zhang et al. (2011)</w:t>
      </w:r>
    </w:p>
    <w:p w14:paraId="6FFB4E61" w14:textId="449660A8" w:rsidR="00E41CA2" w:rsidRDefault="00E41CA2">
      <w:pPr>
        <w:pStyle w:val="CommentText"/>
      </w:pPr>
      <w:r>
        <w:t>(Zhang et al., 2011)</w:t>
      </w:r>
    </w:p>
  </w:comment>
  <w:comment w:id="632" w:author="Robin Matthews" w:date="2021-07-11T15:32:00Z" w:initials="RM">
    <w:p w14:paraId="136FE347" w14:textId="77777777" w:rsidR="00E41CA2" w:rsidRDefault="00E41CA2">
      <w:pPr>
        <w:pStyle w:val="CommentText"/>
      </w:pPr>
      <w:r>
        <w:rPr>
          <w:rStyle w:val="CommentReference"/>
        </w:rPr>
        <w:annotationRef/>
      </w:r>
      <w:r>
        <w:t>Extra stuff:</w:t>
      </w:r>
    </w:p>
    <w:p w14:paraId="225990D9" w14:textId="77777777" w:rsidR="00E41CA2" w:rsidRDefault="00E41CA2">
      <w:pPr>
        <w:pStyle w:val="CommentText"/>
      </w:pPr>
      <w:r>
        <w:t>, )</w:t>
      </w:r>
    </w:p>
    <w:p w14:paraId="38A04E90" w14:textId="77777777" w:rsidR="00E41CA2" w:rsidRDefault="00E41CA2">
      <w:pPr>
        <w:pStyle w:val="CommentText"/>
      </w:pPr>
    </w:p>
    <w:p w14:paraId="1164FFFC" w14:textId="77777777" w:rsidR="00E41CA2" w:rsidRDefault="00E41CA2">
      <w:pPr>
        <w:pStyle w:val="CommentText"/>
      </w:pPr>
      <w:r>
        <w:t>Correct:</w:t>
      </w:r>
    </w:p>
    <w:p w14:paraId="75A19292" w14:textId="77777777" w:rsidR="00E41CA2" w:rsidRDefault="00E41CA2">
      <w:pPr>
        <w:pStyle w:val="CommentText"/>
      </w:pPr>
      <w:r>
        <w:t>Sillmann et al. (2013)</w:t>
      </w:r>
    </w:p>
    <w:p w14:paraId="770BEC7A" w14:textId="5280DDE7" w:rsidR="00E41CA2" w:rsidRDefault="00E41CA2">
      <w:pPr>
        <w:pStyle w:val="CommentText"/>
      </w:pPr>
      <w:r>
        <w:t>(Sillmann et al., 2013)</w:t>
      </w:r>
    </w:p>
  </w:comment>
  <w:comment w:id="634" w:author="Robin Matthews" w:date="2021-07-11T15:32:00Z" w:initials="RM">
    <w:p w14:paraId="70FC276F" w14:textId="77777777" w:rsidR="00E41CA2" w:rsidRDefault="00E41CA2">
      <w:pPr>
        <w:pStyle w:val="CommentText"/>
      </w:pPr>
      <w:r>
        <w:rPr>
          <w:rStyle w:val="CommentReference"/>
        </w:rPr>
        <w:annotationRef/>
      </w:r>
      <w:r>
        <w:t>Extra stuff:</w:t>
      </w:r>
    </w:p>
    <w:p w14:paraId="4FA00947" w14:textId="77777777" w:rsidR="00E41CA2" w:rsidRDefault="00E41CA2">
      <w:pPr>
        <w:pStyle w:val="CommentText"/>
      </w:pPr>
      <w:r>
        <w:t xml:space="preserve">, </w:t>
      </w:r>
    </w:p>
    <w:p w14:paraId="54928F7A" w14:textId="77777777" w:rsidR="00E41CA2" w:rsidRDefault="00E41CA2">
      <w:pPr>
        <w:pStyle w:val="CommentText"/>
      </w:pPr>
    </w:p>
    <w:p w14:paraId="5F5E7FB6" w14:textId="77777777" w:rsidR="00E41CA2" w:rsidRDefault="00E41CA2">
      <w:pPr>
        <w:pStyle w:val="CommentText"/>
      </w:pPr>
      <w:r>
        <w:t>Correct:</w:t>
      </w:r>
    </w:p>
    <w:p w14:paraId="57ABF0A0" w14:textId="77777777" w:rsidR="00E41CA2" w:rsidRDefault="00E41CA2">
      <w:pPr>
        <w:pStyle w:val="CommentText"/>
      </w:pPr>
      <w:r>
        <w:t>Dittus et al. (2016)</w:t>
      </w:r>
    </w:p>
    <w:p w14:paraId="61AB856D" w14:textId="7A3B13EC" w:rsidR="00E41CA2" w:rsidRDefault="00E41CA2">
      <w:pPr>
        <w:pStyle w:val="CommentText"/>
      </w:pPr>
      <w:r>
        <w:t>(Dittus et al., 2016)</w:t>
      </w:r>
    </w:p>
  </w:comment>
  <w:comment w:id="642" w:author="Robin Matthews" w:date="2021-07-11T15:32:00Z" w:initials="RM">
    <w:p w14:paraId="6DBF96E8" w14:textId="77777777" w:rsidR="00E41CA2" w:rsidRDefault="00E41CA2">
      <w:pPr>
        <w:pStyle w:val="CommentText"/>
      </w:pPr>
      <w:r>
        <w:rPr>
          <w:rStyle w:val="CommentReference"/>
        </w:rPr>
        <w:annotationRef/>
      </w:r>
      <w:r>
        <w:t>Extra stuff:</w:t>
      </w:r>
    </w:p>
    <w:p w14:paraId="156112FA" w14:textId="77777777" w:rsidR="00E41CA2" w:rsidRDefault="00E41CA2">
      <w:pPr>
        <w:pStyle w:val="CommentText"/>
      </w:pPr>
      <w:r>
        <w:t>(ENSO; , )</w:t>
      </w:r>
    </w:p>
    <w:p w14:paraId="4F31433D" w14:textId="77777777" w:rsidR="00E41CA2" w:rsidRDefault="00E41CA2">
      <w:pPr>
        <w:pStyle w:val="CommentText"/>
      </w:pPr>
    </w:p>
    <w:p w14:paraId="40610179" w14:textId="77777777" w:rsidR="00E41CA2" w:rsidRDefault="00E41CA2">
      <w:pPr>
        <w:pStyle w:val="CommentText"/>
      </w:pPr>
      <w:r>
        <w:t>Correct:</w:t>
      </w:r>
    </w:p>
    <w:p w14:paraId="75DD8F91" w14:textId="77777777" w:rsidR="00E41CA2" w:rsidRDefault="00E41CA2">
      <w:pPr>
        <w:pStyle w:val="CommentText"/>
      </w:pPr>
      <w:r>
        <w:t>Bellenger et al. (2014)</w:t>
      </w:r>
    </w:p>
    <w:p w14:paraId="1F20E963" w14:textId="4FD997C6" w:rsidR="00E41CA2" w:rsidRDefault="00E41CA2">
      <w:pPr>
        <w:pStyle w:val="CommentText"/>
      </w:pPr>
      <w:r>
        <w:t>(Bellenger et al., 2014)</w:t>
      </w:r>
    </w:p>
  </w:comment>
  <w:comment w:id="643" w:author="Robin Matthews" w:date="2021-07-11T16:31:00Z" w:initials="RM">
    <w:p w14:paraId="127EFCE8" w14:textId="1B5D518F" w:rsidR="00A52E2A" w:rsidRDefault="00A52E2A">
      <w:pPr>
        <w:pStyle w:val="CommentText"/>
      </w:pPr>
      <w:r>
        <w:rPr>
          <w:rStyle w:val="CommentReference"/>
        </w:rPr>
        <w:annotationRef/>
      </w:r>
      <w:r>
        <w:t>Mendeley field also contains ‘MJO Working Group, 2009’. Want me to remove it?</w:t>
      </w:r>
    </w:p>
  </w:comment>
  <w:comment w:id="644" w:author="Robin Matthews" w:date="2021-07-11T15:32:00Z" w:initials="RM">
    <w:p w14:paraId="105FEDD9" w14:textId="77777777" w:rsidR="00E41CA2" w:rsidRDefault="00E41CA2">
      <w:pPr>
        <w:pStyle w:val="CommentText"/>
      </w:pPr>
      <w:r>
        <w:rPr>
          <w:rStyle w:val="CommentReference"/>
        </w:rPr>
        <w:annotationRef/>
      </w:r>
      <w:r>
        <w:t>Not found:</w:t>
      </w:r>
    </w:p>
    <w:p w14:paraId="3292E4B0" w14:textId="77777777" w:rsidR="00E41CA2" w:rsidRDefault="00E41CA2">
      <w:pPr>
        <w:pStyle w:val="CommentText"/>
      </w:pPr>
      <w:r>
        <w:t>MJO Working Group, 2009</w:t>
      </w:r>
    </w:p>
    <w:p w14:paraId="0F49F44E" w14:textId="77777777" w:rsidR="00E41CA2" w:rsidRDefault="00E41CA2">
      <w:pPr>
        <w:pStyle w:val="CommentText"/>
      </w:pPr>
      <w:r>
        <w:t>D. Kim et al., 2015</w:t>
      </w:r>
    </w:p>
    <w:p w14:paraId="36BAF613" w14:textId="77777777" w:rsidR="00E41CA2" w:rsidRDefault="00E41CA2">
      <w:pPr>
        <w:pStyle w:val="CommentText"/>
      </w:pPr>
    </w:p>
    <w:p w14:paraId="4BB85CF7" w14:textId="77777777" w:rsidR="00E41CA2" w:rsidRDefault="00E41CA2">
      <w:pPr>
        <w:pStyle w:val="CommentText"/>
      </w:pPr>
      <w:r>
        <w:t>Extra stuff:</w:t>
      </w:r>
    </w:p>
    <w:p w14:paraId="1957F995" w14:textId="77777777" w:rsidR="00E41CA2" w:rsidRDefault="00E41CA2">
      <w:pPr>
        <w:pStyle w:val="CommentText"/>
      </w:pPr>
      <w:r>
        <w:t>(; ; ; Kim et al., 2015)</w:t>
      </w:r>
    </w:p>
    <w:p w14:paraId="49959A91" w14:textId="77777777" w:rsidR="00E41CA2" w:rsidRDefault="00E41CA2">
      <w:pPr>
        <w:pStyle w:val="CommentText"/>
      </w:pPr>
    </w:p>
    <w:p w14:paraId="38997E93" w14:textId="77777777" w:rsidR="00E41CA2" w:rsidRDefault="00E41CA2">
      <w:pPr>
        <w:pStyle w:val="CommentText"/>
      </w:pPr>
      <w:r>
        <w:t>Correct:</w:t>
      </w:r>
    </w:p>
    <w:p w14:paraId="64ACEBFE" w14:textId="739992DC" w:rsidR="00E41CA2" w:rsidRDefault="00E41CA2">
      <w:pPr>
        <w:pStyle w:val="CommentText"/>
      </w:pPr>
      <w:r>
        <w:t>(MJO Working Group, 2009; Benedict et al., 2014; Jiang et al., 2015; D. Kim et al., 2015; Ahn et al., 2017)</w:t>
      </w:r>
    </w:p>
  </w:comment>
  <w:comment w:id="646" w:author="Robin Matthews" w:date="2021-07-11T15:32:00Z" w:initials="RM">
    <w:p w14:paraId="33F82259" w14:textId="77777777" w:rsidR="00E41CA2" w:rsidRDefault="00E41CA2">
      <w:pPr>
        <w:pStyle w:val="CommentText"/>
      </w:pPr>
      <w:r>
        <w:rPr>
          <w:rStyle w:val="CommentReference"/>
        </w:rPr>
        <w:annotationRef/>
      </w:r>
      <w:r>
        <w:t>Extra stuff:</w:t>
      </w:r>
    </w:p>
    <w:p w14:paraId="32E8B410" w14:textId="77777777" w:rsidR="00E41CA2" w:rsidRDefault="00E41CA2">
      <w:pPr>
        <w:pStyle w:val="CommentText"/>
      </w:pPr>
      <w:r>
        <w:t>; ; ; ; ; ; b)</w:t>
      </w:r>
    </w:p>
    <w:p w14:paraId="4477F148" w14:textId="77777777" w:rsidR="00E41CA2" w:rsidRDefault="00E41CA2">
      <w:pPr>
        <w:pStyle w:val="CommentText"/>
      </w:pPr>
    </w:p>
    <w:p w14:paraId="10C732D3" w14:textId="77777777" w:rsidR="00E41CA2" w:rsidRDefault="00E41CA2">
      <w:pPr>
        <w:pStyle w:val="CommentText"/>
      </w:pPr>
      <w:r>
        <w:t>Correct:</w:t>
      </w:r>
    </w:p>
    <w:p w14:paraId="300DCFBA" w14:textId="44F57C81" w:rsidR="00E41CA2" w:rsidRDefault="00E41CA2">
      <w:pPr>
        <w:pStyle w:val="CommentText"/>
      </w:pPr>
      <w:r>
        <w:t>(Hobaek Haff et al., 2015; Wahl et al., 2015; Sippel et al., 2016, 2017; Tencer et al., 2016; Bevacqua et al., 2017; Careto et al., 2018; Zscheischler et al., 2018)</w:t>
      </w:r>
    </w:p>
  </w:comment>
  <w:comment w:id="651" w:author="Robin Matthews" w:date="2021-07-11T15:32:00Z" w:initials="RM">
    <w:p w14:paraId="55691B1F" w14:textId="77777777" w:rsidR="00E41CA2" w:rsidRDefault="00E41CA2">
      <w:pPr>
        <w:pStyle w:val="CommentText"/>
      </w:pPr>
      <w:r>
        <w:rPr>
          <w:rStyle w:val="CommentReference"/>
        </w:rPr>
        <w:annotationRef/>
      </w:r>
      <w:r>
        <w:t>Extra stuff:</w:t>
      </w:r>
    </w:p>
    <w:p w14:paraId="55D51776" w14:textId="77777777" w:rsidR="00E41CA2" w:rsidRDefault="00E41CA2">
      <w:pPr>
        <w:pStyle w:val="CommentText"/>
      </w:pPr>
      <w:r>
        <w:t>, )</w:t>
      </w:r>
    </w:p>
    <w:p w14:paraId="601201E3" w14:textId="77777777" w:rsidR="00E41CA2" w:rsidRDefault="00E41CA2">
      <w:pPr>
        <w:pStyle w:val="CommentText"/>
      </w:pPr>
    </w:p>
    <w:p w14:paraId="67D0728F" w14:textId="77777777" w:rsidR="00E41CA2" w:rsidRDefault="00E41CA2">
      <w:pPr>
        <w:pStyle w:val="CommentText"/>
      </w:pPr>
      <w:r>
        <w:t>Correct:</w:t>
      </w:r>
    </w:p>
    <w:p w14:paraId="039491B2" w14:textId="77777777" w:rsidR="00E41CA2" w:rsidRDefault="00E41CA2">
      <w:pPr>
        <w:pStyle w:val="CommentText"/>
      </w:pPr>
      <w:r>
        <w:t>Eyring et al. (2019)</w:t>
      </w:r>
    </w:p>
    <w:p w14:paraId="674EB104" w14:textId="75A602F2" w:rsidR="00E41CA2" w:rsidRDefault="00E41CA2">
      <w:pPr>
        <w:pStyle w:val="CommentText"/>
      </w:pPr>
      <w:r>
        <w:t>(Eyring et al., 2019)</w:t>
      </w:r>
    </w:p>
  </w:comment>
  <w:comment w:id="656" w:author="Robin Matthews" w:date="2021-07-11T15:32:00Z" w:initials="RM">
    <w:p w14:paraId="243DE5EF" w14:textId="77777777" w:rsidR="00E41CA2" w:rsidRDefault="00E41CA2">
      <w:pPr>
        <w:pStyle w:val="CommentText"/>
      </w:pPr>
      <w:r>
        <w:rPr>
          <w:rStyle w:val="CommentReference"/>
        </w:rPr>
        <w:annotationRef/>
      </w:r>
      <w:r>
        <w:t>Not found:</w:t>
      </w:r>
    </w:p>
    <w:p w14:paraId="36947C1D" w14:textId="77777777" w:rsidR="00E41CA2" w:rsidRDefault="00E41CA2">
      <w:pPr>
        <w:pStyle w:val="CommentText"/>
      </w:pPr>
      <w:r>
        <w:t>Kjellström et al., 2013</w:t>
      </w:r>
    </w:p>
    <w:p w14:paraId="78612327" w14:textId="77777777" w:rsidR="00E41CA2" w:rsidRDefault="00E41CA2">
      <w:pPr>
        <w:pStyle w:val="CommentText"/>
      </w:pPr>
    </w:p>
    <w:p w14:paraId="138113E2" w14:textId="77777777" w:rsidR="00E41CA2" w:rsidRDefault="00E41CA2">
      <w:pPr>
        <w:pStyle w:val="CommentText"/>
      </w:pPr>
      <w:r>
        <w:t>Extra stuff:</w:t>
      </w:r>
    </w:p>
    <w:p w14:paraId="309E8D26" w14:textId="77777777" w:rsidR="00E41CA2" w:rsidRDefault="00E41CA2">
      <w:pPr>
        <w:pStyle w:val="CommentText"/>
      </w:pPr>
      <w:r>
        <w:t>(; ; ; ; )</w:t>
      </w:r>
    </w:p>
    <w:p w14:paraId="1E4DA8CC" w14:textId="77777777" w:rsidR="00E41CA2" w:rsidRDefault="00E41CA2">
      <w:pPr>
        <w:pStyle w:val="CommentText"/>
      </w:pPr>
    </w:p>
    <w:p w14:paraId="61A3BC6D" w14:textId="77777777" w:rsidR="00E41CA2" w:rsidRDefault="00E41CA2">
      <w:pPr>
        <w:pStyle w:val="CommentText"/>
      </w:pPr>
      <w:r>
        <w:t>Correct:</w:t>
      </w:r>
    </w:p>
    <w:p w14:paraId="271EF4D5" w14:textId="61808134" w:rsidR="00E41CA2" w:rsidRDefault="00E41CA2">
      <w:pPr>
        <w:pStyle w:val="CommentText"/>
      </w:pPr>
      <w:r>
        <w:t>(Kjellström et al., 2013; Marteau et al., 2015; Addor et al., 2016; Beranová and Kyselý, 2016; Soares and Cardoso, 2018; Soares et al., 2019b)</w:t>
      </w:r>
    </w:p>
  </w:comment>
  <w:comment w:id="657" w:author="Robin Matthews" w:date="2021-07-11T16:32:00Z" w:initials="RM">
    <w:p w14:paraId="5E8AF546" w14:textId="06F00BD1" w:rsidR="005059D9" w:rsidRDefault="005059D9">
      <w:pPr>
        <w:pStyle w:val="CommentText"/>
      </w:pPr>
      <w:r>
        <w:rPr>
          <w:rStyle w:val="CommentReference"/>
        </w:rPr>
        <w:annotationRef/>
      </w:r>
      <w:r>
        <w:t>Mendeley field also contains ‘Kjellström et al., 2013’. Want me to remove it?</w:t>
      </w:r>
    </w:p>
  </w:comment>
  <w:comment w:id="659" w:author="Robin Matthews" w:date="2021-07-11T15:32:00Z" w:initials="RM">
    <w:p w14:paraId="5C98CAD7" w14:textId="77777777" w:rsidR="00E41CA2" w:rsidRDefault="00E41CA2">
      <w:pPr>
        <w:pStyle w:val="CommentText"/>
      </w:pPr>
      <w:r>
        <w:rPr>
          <w:rStyle w:val="CommentReference"/>
        </w:rPr>
        <w:annotationRef/>
      </w:r>
      <w:r>
        <w:t>Extra stuff:</w:t>
      </w:r>
    </w:p>
    <w:p w14:paraId="650EBB7A" w14:textId="77777777" w:rsidR="00E41CA2" w:rsidRDefault="00E41CA2">
      <w:pPr>
        <w:pStyle w:val="CommentText"/>
      </w:pPr>
      <w:r>
        <w:t>, )</w:t>
      </w:r>
    </w:p>
    <w:p w14:paraId="54E282FA" w14:textId="77777777" w:rsidR="00E41CA2" w:rsidRDefault="00E41CA2">
      <w:pPr>
        <w:pStyle w:val="CommentText"/>
      </w:pPr>
    </w:p>
    <w:p w14:paraId="51A697F6" w14:textId="77777777" w:rsidR="00E41CA2" w:rsidRDefault="00E41CA2">
      <w:pPr>
        <w:pStyle w:val="CommentText"/>
      </w:pPr>
      <w:r>
        <w:t>Correct:</w:t>
      </w:r>
    </w:p>
    <w:p w14:paraId="214219A9" w14:textId="77777777" w:rsidR="00E41CA2" w:rsidRDefault="00E41CA2">
      <w:pPr>
        <w:pStyle w:val="CommentText"/>
      </w:pPr>
      <w:r>
        <w:t>Reszler et al. (2018)</w:t>
      </w:r>
    </w:p>
    <w:p w14:paraId="314A7083" w14:textId="7FDF1B44" w:rsidR="00E41CA2" w:rsidRDefault="00E41CA2">
      <w:pPr>
        <w:pStyle w:val="CommentText"/>
      </w:pPr>
      <w:r>
        <w:t>(Reszler et al., 2018)</w:t>
      </w:r>
    </w:p>
  </w:comment>
  <w:comment w:id="664" w:author="Robin Matthews" w:date="2021-07-11T15:32:00Z" w:initials="RM">
    <w:p w14:paraId="2EB2CF6C" w14:textId="77777777" w:rsidR="00E41CA2" w:rsidRDefault="00E41CA2">
      <w:pPr>
        <w:pStyle w:val="CommentText"/>
      </w:pPr>
      <w:r>
        <w:rPr>
          <w:rStyle w:val="CommentReference"/>
        </w:rPr>
        <w:annotationRef/>
      </w:r>
      <w:r>
        <w:t>Not found:</w:t>
      </w:r>
    </w:p>
    <w:p w14:paraId="60748A3B" w14:textId="77777777" w:rsidR="00E41CA2" w:rsidRDefault="00E41CA2">
      <w:pPr>
        <w:pStyle w:val="CommentText"/>
      </w:pPr>
      <w:r>
        <w:t>H. Chen et al., 2012</w:t>
      </w:r>
    </w:p>
    <w:p w14:paraId="6772A126" w14:textId="77777777" w:rsidR="00E41CA2" w:rsidRDefault="00E41CA2">
      <w:pPr>
        <w:pStyle w:val="CommentText"/>
      </w:pPr>
    </w:p>
    <w:p w14:paraId="2DBFCCD1" w14:textId="77777777" w:rsidR="00E41CA2" w:rsidRDefault="00E41CA2">
      <w:pPr>
        <w:pStyle w:val="CommentText"/>
      </w:pPr>
      <w:r>
        <w:t>Extra stuff:</w:t>
      </w:r>
    </w:p>
    <w:p w14:paraId="406C4BA7" w14:textId="77777777" w:rsidR="00E41CA2" w:rsidRDefault="00E41CA2">
      <w:pPr>
        <w:pStyle w:val="CommentText"/>
      </w:pPr>
      <w:r>
        <w:t>(; Chen et al., 2012b; ; )</w:t>
      </w:r>
    </w:p>
    <w:p w14:paraId="151289B2" w14:textId="77777777" w:rsidR="00E41CA2" w:rsidRDefault="00E41CA2">
      <w:pPr>
        <w:pStyle w:val="CommentText"/>
      </w:pPr>
    </w:p>
    <w:p w14:paraId="415B72DF" w14:textId="77777777" w:rsidR="00E41CA2" w:rsidRDefault="00E41CA2">
      <w:pPr>
        <w:pStyle w:val="CommentText"/>
      </w:pPr>
      <w:r>
        <w:t>Correct:</w:t>
      </w:r>
    </w:p>
    <w:p w14:paraId="5DF2C700" w14:textId="6C52B78B" w:rsidR="00E41CA2" w:rsidRDefault="00E41CA2">
      <w:pPr>
        <w:pStyle w:val="CommentText"/>
      </w:pPr>
      <w:r>
        <w:t>(Rojas et al., 2011; H. Chen et al., 2012; Gutiérrez et al., 2019; Rössler et al., 2019b)</w:t>
      </w:r>
    </w:p>
  </w:comment>
  <w:comment w:id="670" w:author="Robin Matthews" w:date="2021-07-11T15:32:00Z" w:initials="RM">
    <w:p w14:paraId="114FEF9A" w14:textId="77777777" w:rsidR="00E41CA2" w:rsidRDefault="00E41CA2">
      <w:pPr>
        <w:pStyle w:val="CommentText"/>
      </w:pPr>
      <w:r>
        <w:rPr>
          <w:rStyle w:val="CommentReference"/>
        </w:rPr>
        <w:annotationRef/>
      </w:r>
      <w:r>
        <w:t>Not found:</w:t>
      </w:r>
    </w:p>
    <w:p w14:paraId="3548D6F9" w14:textId="77777777" w:rsidR="00E41CA2" w:rsidRDefault="00E41CA2">
      <w:pPr>
        <w:pStyle w:val="CommentText"/>
      </w:pPr>
      <w:r>
        <w:t>Prein et al., 2016b</w:t>
      </w:r>
    </w:p>
    <w:p w14:paraId="337F4B82" w14:textId="77777777" w:rsidR="00E41CA2" w:rsidRDefault="00E41CA2">
      <w:pPr>
        <w:pStyle w:val="CommentText"/>
      </w:pPr>
    </w:p>
    <w:p w14:paraId="1F9DAEC8" w14:textId="77777777" w:rsidR="00E41CA2" w:rsidRDefault="00E41CA2">
      <w:pPr>
        <w:pStyle w:val="CommentText"/>
      </w:pPr>
      <w:r>
        <w:t>Extra stuff:</w:t>
      </w:r>
    </w:p>
    <w:p w14:paraId="619113A7" w14:textId="77777777" w:rsidR="00E41CA2" w:rsidRDefault="00E41CA2">
      <w:pPr>
        <w:pStyle w:val="CommentText"/>
      </w:pPr>
      <w:r>
        <w:t>(; Prein et al., 2016a)</w:t>
      </w:r>
    </w:p>
    <w:p w14:paraId="7EBD6218" w14:textId="77777777" w:rsidR="00E41CA2" w:rsidRDefault="00E41CA2">
      <w:pPr>
        <w:pStyle w:val="CommentText"/>
      </w:pPr>
    </w:p>
    <w:p w14:paraId="5A8E0590" w14:textId="77777777" w:rsidR="00E41CA2" w:rsidRDefault="00E41CA2">
      <w:pPr>
        <w:pStyle w:val="CommentText"/>
      </w:pPr>
      <w:r>
        <w:t>Correct:</w:t>
      </w:r>
    </w:p>
    <w:p w14:paraId="044802B9" w14:textId="15785735" w:rsidR="00E41CA2" w:rsidRDefault="00E41CA2">
      <w:pPr>
        <w:pStyle w:val="CommentText"/>
      </w:pPr>
      <w:r>
        <w:t>(Lee and Hong, 2014; Prein et al., 2016b)</w:t>
      </w:r>
    </w:p>
  </w:comment>
  <w:comment w:id="675" w:author="Robin Matthews" w:date="2021-07-11T15:32:00Z" w:initials="RM">
    <w:p w14:paraId="67FEF3AA" w14:textId="77777777" w:rsidR="00E41CA2" w:rsidRDefault="00E41CA2">
      <w:pPr>
        <w:pStyle w:val="CommentText"/>
      </w:pPr>
      <w:r>
        <w:rPr>
          <w:rStyle w:val="CommentReference"/>
        </w:rPr>
        <w:annotationRef/>
      </w:r>
      <w:r>
        <w:t>Extra stuff:</w:t>
      </w:r>
    </w:p>
    <w:p w14:paraId="5868550F" w14:textId="77777777" w:rsidR="00E41CA2" w:rsidRDefault="00E41CA2">
      <w:pPr>
        <w:pStyle w:val="CommentText"/>
      </w:pPr>
      <w:r>
        <w:t>, )</w:t>
      </w:r>
    </w:p>
    <w:p w14:paraId="0C3D14CC" w14:textId="77777777" w:rsidR="00E41CA2" w:rsidRDefault="00E41CA2">
      <w:pPr>
        <w:pStyle w:val="CommentText"/>
      </w:pPr>
    </w:p>
    <w:p w14:paraId="03A46A42" w14:textId="77777777" w:rsidR="00E41CA2" w:rsidRDefault="00E41CA2">
      <w:pPr>
        <w:pStyle w:val="CommentText"/>
      </w:pPr>
      <w:r>
        <w:t>Correct:</w:t>
      </w:r>
    </w:p>
    <w:p w14:paraId="20195432" w14:textId="77777777" w:rsidR="00E41CA2" w:rsidRDefault="00E41CA2">
      <w:pPr>
        <w:pStyle w:val="CommentText"/>
      </w:pPr>
      <w:r>
        <w:t>Di Luca et al. (2012)</w:t>
      </w:r>
    </w:p>
    <w:p w14:paraId="0994CBDF" w14:textId="06BFC694" w:rsidR="00E41CA2" w:rsidRDefault="00E41CA2">
      <w:pPr>
        <w:pStyle w:val="CommentText"/>
      </w:pPr>
      <w:r>
        <w:t>(Di Luca et al., 2012)</w:t>
      </w:r>
    </w:p>
  </w:comment>
  <w:comment w:id="676" w:author="Robin Matthews" w:date="2021-07-11T15:32:00Z" w:initials="RM">
    <w:p w14:paraId="025E6EC1" w14:textId="77777777" w:rsidR="00E41CA2" w:rsidRDefault="00E41CA2">
      <w:pPr>
        <w:pStyle w:val="CommentText"/>
      </w:pPr>
      <w:r>
        <w:rPr>
          <w:rStyle w:val="CommentReference"/>
        </w:rPr>
        <w:annotationRef/>
      </w:r>
      <w:r>
        <w:t>Extra stuff:</w:t>
      </w:r>
    </w:p>
    <w:p w14:paraId="4AC983F4" w14:textId="77777777" w:rsidR="00E41CA2" w:rsidRDefault="00E41CA2">
      <w:pPr>
        <w:pStyle w:val="CommentText"/>
      </w:pPr>
      <w:r>
        <w:t>; ; ; )</w:t>
      </w:r>
    </w:p>
    <w:p w14:paraId="0E10CE19" w14:textId="77777777" w:rsidR="00E41CA2" w:rsidRDefault="00E41CA2">
      <w:pPr>
        <w:pStyle w:val="CommentText"/>
      </w:pPr>
    </w:p>
    <w:p w14:paraId="081B52EF" w14:textId="77777777" w:rsidR="00E41CA2" w:rsidRDefault="00E41CA2">
      <w:pPr>
        <w:pStyle w:val="CommentText"/>
      </w:pPr>
      <w:r>
        <w:t>Correct:</w:t>
      </w:r>
    </w:p>
    <w:p w14:paraId="34F2E360" w14:textId="1B4946A9" w:rsidR="00E41CA2" w:rsidRDefault="00E41CA2">
      <w:pPr>
        <w:pStyle w:val="CommentText"/>
      </w:pPr>
      <w:r>
        <w:t>(Di Luca et al., 2016; Wilks, 2016; Ivanov et al., 2017, 2018; Soares and Cardoso, 2018)</w:t>
      </w:r>
    </w:p>
  </w:comment>
  <w:comment w:id="677" w:author="Robin Matthews" w:date="2021-07-11T15:32:00Z" w:initials="RM">
    <w:p w14:paraId="215D23ED" w14:textId="77777777" w:rsidR="00E41CA2" w:rsidRDefault="00E41CA2">
      <w:pPr>
        <w:pStyle w:val="CommentText"/>
      </w:pPr>
      <w:r>
        <w:rPr>
          <w:rStyle w:val="CommentReference"/>
        </w:rPr>
        <w:annotationRef/>
      </w:r>
      <w:r>
        <w:t>Extra stuff:</w:t>
      </w:r>
    </w:p>
    <w:p w14:paraId="3577D2B2" w14:textId="77777777" w:rsidR="00E41CA2" w:rsidRDefault="00E41CA2">
      <w:pPr>
        <w:pStyle w:val="CommentText"/>
      </w:pPr>
      <w:r>
        <w:t>(, ; Section 10.2)</w:t>
      </w:r>
    </w:p>
    <w:p w14:paraId="7577F6CA" w14:textId="77777777" w:rsidR="00E41CA2" w:rsidRDefault="00E41CA2">
      <w:pPr>
        <w:pStyle w:val="CommentText"/>
      </w:pPr>
    </w:p>
    <w:p w14:paraId="3D1275CA" w14:textId="77777777" w:rsidR="00E41CA2" w:rsidRDefault="00E41CA2">
      <w:pPr>
        <w:pStyle w:val="CommentText"/>
      </w:pPr>
      <w:r>
        <w:t>Correct:</w:t>
      </w:r>
    </w:p>
    <w:p w14:paraId="3F359C82" w14:textId="77777777" w:rsidR="00E41CA2" w:rsidRDefault="00E41CA2">
      <w:pPr>
        <w:pStyle w:val="CommentText"/>
      </w:pPr>
      <w:r>
        <w:t>Thorne et al. (2017)</w:t>
      </w:r>
    </w:p>
    <w:p w14:paraId="0CE25F2B" w14:textId="06C204BE" w:rsidR="00E41CA2" w:rsidRDefault="00E41CA2">
      <w:pPr>
        <w:pStyle w:val="CommentText"/>
      </w:pPr>
      <w:r>
        <w:t>(Thorne et al., 2017)</w:t>
      </w:r>
    </w:p>
  </w:comment>
  <w:comment w:id="687" w:author="Robin Matthews" w:date="2021-07-11T15:32:00Z" w:initials="RM">
    <w:p w14:paraId="3DB662D8" w14:textId="77777777" w:rsidR="00E41CA2" w:rsidRDefault="00E41CA2">
      <w:pPr>
        <w:pStyle w:val="CommentText"/>
      </w:pPr>
      <w:r>
        <w:rPr>
          <w:rStyle w:val="CommentReference"/>
        </w:rPr>
        <w:annotationRef/>
      </w:r>
      <w:r>
        <w:t>Extra stuff:</w:t>
      </w:r>
    </w:p>
    <w:p w14:paraId="65F07A12" w14:textId="77777777" w:rsidR="00E41CA2" w:rsidRDefault="00E41CA2">
      <w:pPr>
        <w:pStyle w:val="CommentText"/>
      </w:pPr>
      <w:r>
        <w:t>(, , Cross-Chapter Box 10.2)</w:t>
      </w:r>
    </w:p>
    <w:p w14:paraId="5DF9E0E4" w14:textId="77777777" w:rsidR="00E41CA2" w:rsidRDefault="00E41CA2">
      <w:pPr>
        <w:pStyle w:val="CommentText"/>
      </w:pPr>
    </w:p>
    <w:p w14:paraId="5E126FDD" w14:textId="77777777" w:rsidR="00E41CA2" w:rsidRDefault="00E41CA2">
      <w:pPr>
        <w:pStyle w:val="CommentText"/>
      </w:pPr>
      <w:r>
        <w:t>Correct:</w:t>
      </w:r>
    </w:p>
    <w:p w14:paraId="181D6F7F" w14:textId="77777777" w:rsidR="00E41CA2" w:rsidRDefault="00E41CA2">
      <w:pPr>
        <w:pStyle w:val="CommentText"/>
      </w:pPr>
      <w:r>
        <w:t>Maraun et al. (2017)</w:t>
      </w:r>
    </w:p>
    <w:p w14:paraId="1FEC9B69" w14:textId="3C4B1C2D" w:rsidR="00E41CA2" w:rsidRDefault="00E41CA2">
      <w:pPr>
        <w:pStyle w:val="CommentText"/>
      </w:pPr>
      <w:r>
        <w:t>(Maraun et al., 2017)</w:t>
      </w:r>
    </w:p>
  </w:comment>
  <w:comment w:id="694" w:author="Robin Matthews" w:date="2021-07-11T15:32:00Z" w:initials="RM">
    <w:p w14:paraId="00A4911B" w14:textId="77777777" w:rsidR="00E41CA2" w:rsidRDefault="00E41CA2">
      <w:pPr>
        <w:pStyle w:val="CommentText"/>
      </w:pPr>
      <w:r>
        <w:rPr>
          <w:rStyle w:val="CommentReference"/>
        </w:rPr>
        <w:annotationRef/>
      </w:r>
      <w:r>
        <w:t>Extra stuff:</w:t>
      </w:r>
    </w:p>
    <w:p w14:paraId="1CC6F2D0" w14:textId="77777777" w:rsidR="00E41CA2" w:rsidRDefault="00E41CA2">
      <w:pPr>
        <w:pStyle w:val="CommentText"/>
      </w:pPr>
      <w:r>
        <w:t>; ; ; )</w:t>
      </w:r>
    </w:p>
    <w:p w14:paraId="08C1BF16" w14:textId="77777777" w:rsidR="00E41CA2" w:rsidRDefault="00E41CA2">
      <w:pPr>
        <w:pStyle w:val="CommentText"/>
      </w:pPr>
    </w:p>
    <w:p w14:paraId="3B99BF61" w14:textId="77777777" w:rsidR="00E41CA2" w:rsidRDefault="00E41CA2">
      <w:pPr>
        <w:pStyle w:val="CommentText"/>
      </w:pPr>
      <w:r>
        <w:t>Correct:</w:t>
      </w:r>
    </w:p>
    <w:p w14:paraId="5940EB96" w14:textId="144FB06D" w:rsidR="00E41CA2" w:rsidRDefault="00E41CA2">
      <w:pPr>
        <w:pStyle w:val="CommentText"/>
      </w:pPr>
      <w:r>
        <w:t>(Grotjahn et al., 2016; Mitchell et al., 2017; Rohrer et al., 2018; Huguenin et al., 2020)</w:t>
      </w:r>
    </w:p>
  </w:comment>
  <w:comment w:id="698" w:author="Robin Matthews" w:date="2021-07-11T15:32:00Z" w:initials="RM">
    <w:p w14:paraId="7B11BDB7" w14:textId="77777777" w:rsidR="00E41CA2" w:rsidRDefault="00E41CA2">
      <w:pPr>
        <w:pStyle w:val="CommentText"/>
      </w:pPr>
      <w:r>
        <w:rPr>
          <w:rStyle w:val="CommentReference"/>
        </w:rPr>
        <w:annotationRef/>
      </w:r>
      <w:r>
        <w:t>Extra stuff:</w:t>
      </w:r>
    </w:p>
    <w:p w14:paraId="33664291" w14:textId="77777777" w:rsidR="00E41CA2" w:rsidRDefault="00E41CA2">
      <w:pPr>
        <w:pStyle w:val="CommentText"/>
      </w:pPr>
      <w:r>
        <w:t xml:space="preserve">, </w:t>
      </w:r>
    </w:p>
    <w:p w14:paraId="2EA6C6E8" w14:textId="77777777" w:rsidR="00E41CA2" w:rsidRDefault="00E41CA2">
      <w:pPr>
        <w:pStyle w:val="CommentText"/>
      </w:pPr>
    </w:p>
    <w:p w14:paraId="04147F6D" w14:textId="77777777" w:rsidR="00E41CA2" w:rsidRDefault="00E41CA2">
      <w:pPr>
        <w:pStyle w:val="CommentText"/>
      </w:pPr>
      <w:r>
        <w:t>Correct:</w:t>
      </w:r>
    </w:p>
    <w:p w14:paraId="5A766A74" w14:textId="77777777" w:rsidR="00E41CA2" w:rsidRDefault="00E41CA2">
      <w:pPr>
        <w:pStyle w:val="CommentText"/>
      </w:pPr>
      <w:r>
        <w:t>Haarsma et al. (2016)</w:t>
      </w:r>
    </w:p>
    <w:p w14:paraId="333EF668" w14:textId="0BDEC613" w:rsidR="00E41CA2" w:rsidRDefault="00E41CA2">
      <w:pPr>
        <w:pStyle w:val="CommentText"/>
      </w:pPr>
      <w:r>
        <w:t>(Haarsma et al., 2016)</w:t>
      </w:r>
    </w:p>
  </w:comment>
  <w:comment w:id="707" w:author="Robin Matthews" w:date="2021-07-11T15:33:00Z" w:initials="RM">
    <w:p w14:paraId="2D743DAD" w14:textId="77777777" w:rsidR="00E41CA2" w:rsidRDefault="00E41CA2">
      <w:pPr>
        <w:pStyle w:val="CommentText"/>
      </w:pPr>
      <w:r>
        <w:rPr>
          <w:rStyle w:val="CommentReference"/>
        </w:rPr>
        <w:annotationRef/>
      </w:r>
      <w:r>
        <w:t>Extra stuff:</w:t>
      </w:r>
    </w:p>
    <w:p w14:paraId="39171C59" w14:textId="77777777" w:rsidR="00E41CA2" w:rsidRDefault="00E41CA2">
      <w:pPr>
        <w:pStyle w:val="CommentText"/>
      </w:pPr>
      <w:r>
        <w:t xml:space="preserve"> )</w:t>
      </w:r>
    </w:p>
    <w:p w14:paraId="1F2E62A6" w14:textId="77777777" w:rsidR="00E41CA2" w:rsidRDefault="00E41CA2">
      <w:pPr>
        <w:pStyle w:val="CommentText"/>
      </w:pPr>
    </w:p>
    <w:p w14:paraId="648A7644" w14:textId="77777777" w:rsidR="00E41CA2" w:rsidRDefault="00E41CA2">
      <w:pPr>
        <w:pStyle w:val="CommentText"/>
      </w:pPr>
      <w:r>
        <w:t>Correct:</w:t>
      </w:r>
    </w:p>
    <w:p w14:paraId="129D04FD" w14:textId="77777777" w:rsidR="00E41CA2" w:rsidRDefault="00E41CA2">
      <w:pPr>
        <w:pStyle w:val="CommentText"/>
      </w:pPr>
      <w:r>
        <w:t>Flaounas et al. (2018)</w:t>
      </w:r>
    </w:p>
    <w:p w14:paraId="133CFE50" w14:textId="2CD51F40" w:rsidR="00E41CA2" w:rsidRDefault="00E41CA2">
      <w:pPr>
        <w:pStyle w:val="CommentText"/>
      </w:pPr>
      <w:r>
        <w:t>(Flaounas et al., 2018)</w:t>
      </w:r>
    </w:p>
  </w:comment>
  <w:comment w:id="713" w:author="Robin Matthews" w:date="2021-07-11T16:38:00Z" w:initials="RM">
    <w:p w14:paraId="0C0FF589" w14:textId="72A37B11" w:rsidR="0074734F" w:rsidRDefault="0074734F">
      <w:pPr>
        <w:pStyle w:val="CommentText"/>
      </w:pPr>
      <w:r>
        <w:rPr>
          <w:rStyle w:val="CommentReference"/>
        </w:rPr>
        <w:annotationRef/>
      </w:r>
      <w:r>
        <w:t>Have removed the accents from Sánchez-Gómez as that seems to how it’s written online.</w:t>
      </w:r>
    </w:p>
  </w:comment>
  <w:comment w:id="714" w:author="Robin Matthews" w:date="2021-07-11T15:33:00Z" w:initials="RM">
    <w:p w14:paraId="64267700" w14:textId="77777777" w:rsidR="00E41CA2" w:rsidRDefault="00E41CA2">
      <w:pPr>
        <w:pStyle w:val="CommentText"/>
      </w:pPr>
      <w:r>
        <w:rPr>
          <w:rStyle w:val="CommentReference"/>
        </w:rPr>
        <w:annotationRef/>
      </w:r>
      <w:r>
        <w:t>Not found:</w:t>
      </w:r>
    </w:p>
    <w:p w14:paraId="283ECC3A" w14:textId="77777777" w:rsidR="00E41CA2" w:rsidRDefault="00E41CA2">
      <w:pPr>
        <w:pStyle w:val="CommentText"/>
      </w:pPr>
      <w:r>
        <w:t>Sanchez-Gomez and Somot</w:t>
      </w:r>
    </w:p>
    <w:p w14:paraId="4CAE5E3B" w14:textId="77777777" w:rsidR="00E41CA2" w:rsidRDefault="00E41CA2">
      <w:pPr>
        <w:pStyle w:val="CommentText"/>
      </w:pPr>
    </w:p>
    <w:p w14:paraId="3F9A46ED" w14:textId="77777777" w:rsidR="00E41CA2" w:rsidRDefault="00E41CA2">
      <w:pPr>
        <w:pStyle w:val="CommentText"/>
      </w:pPr>
      <w:r>
        <w:t>Extra stuff:</w:t>
      </w:r>
    </w:p>
    <w:p w14:paraId="380C571F" w14:textId="77777777" w:rsidR="00E41CA2" w:rsidRDefault="00E41CA2">
      <w:pPr>
        <w:pStyle w:val="CommentText"/>
      </w:pPr>
      <w:r>
        <w:t>Sánchez-Gómez and Somot ()</w:t>
      </w:r>
    </w:p>
    <w:p w14:paraId="0E42BF5D" w14:textId="77777777" w:rsidR="00E41CA2" w:rsidRDefault="00E41CA2">
      <w:pPr>
        <w:pStyle w:val="CommentText"/>
      </w:pPr>
    </w:p>
    <w:p w14:paraId="650D2B3B" w14:textId="77777777" w:rsidR="00E41CA2" w:rsidRDefault="00E41CA2">
      <w:pPr>
        <w:pStyle w:val="CommentText"/>
      </w:pPr>
      <w:r>
        <w:t>Correct:</w:t>
      </w:r>
    </w:p>
    <w:p w14:paraId="51C1432B" w14:textId="77777777" w:rsidR="00E41CA2" w:rsidRDefault="00E41CA2">
      <w:pPr>
        <w:pStyle w:val="CommentText"/>
      </w:pPr>
      <w:r>
        <w:t>Sanchez-Gomez and Somot (2018)</w:t>
      </w:r>
    </w:p>
    <w:p w14:paraId="20FE598E" w14:textId="7E3A9A37" w:rsidR="00E41CA2" w:rsidRDefault="00E41CA2">
      <w:pPr>
        <w:pStyle w:val="CommentText"/>
      </w:pPr>
      <w:r>
        <w:t>(Sanchez-Gomez and Somot, 2018)</w:t>
      </w:r>
    </w:p>
  </w:comment>
  <w:comment w:id="728" w:author="Robin Matthews" w:date="2021-07-11T15:33:00Z" w:initials="RM">
    <w:p w14:paraId="745B368B" w14:textId="77777777" w:rsidR="00E41CA2" w:rsidRDefault="00E41CA2">
      <w:pPr>
        <w:pStyle w:val="CommentText"/>
      </w:pPr>
      <w:r>
        <w:rPr>
          <w:rStyle w:val="CommentReference"/>
        </w:rPr>
        <w:annotationRef/>
      </w:r>
      <w:r>
        <w:t>Extra stuff:</w:t>
      </w:r>
    </w:p>
    <w:p w14:paraId="76936F43" w14:textId="77777777" w:rsidR="00E41CA2" w:rsidRDefault="00E41CA2">
      <w:pPr>
        <w:pStyle w:val="CommentText"/>
      </w:pPr>
      <w:r>
        <w:t>(, ; Section 3.7.3 and Figure 3.38)</w:t>
      </w:r>
    </w:p>
    <w:p w14:paraId="1F13AD74" w14:textId="77777777" w:rsidR="00E41CA2" w:rsidRDefault="00E41CA2">
      <w:pPr>
        <w:pStyle w:val="CommentText"/>
      </w:pPr>
    </w:p>
    <w:p w14:paraId="6E8C7BD9" w14:textId="77777777" w:rsidR="00E41CA2" w:rsidRDefault="00E41CA2">
      <w:pPr>
        <w:pStyle w:val="CommentText"/>
      </w:pPr>
      <w:r>
        <w:t>Correct:</w:t>
      </w:r>
    </w:p>
    <w:p w14:paraId="04AD6C3B" w14:textId="77777777" w:rsidR="00E41CA2" w:rsidRDefault="00E41CA2">
      <w:pPr>
        <w:pStyle w:val="CommentText"/>
      </w:pPr>
      <w:r>
        <w:t>Power and Delage (2018)</w:t>
      </w:r>
    </w:p>
    <w:p w14:paraId="548393F4" w14:textId="0C1DBCA6" w:rsidR="00E41CA2" w:rsidRDefault="00E41CA2">
      <w:pPr>
        <w:pStyle w:val="CommentText"/>
      </w:pPr>
      <w:r>
        <w:t>(Power and Delage, 2018)</w:t>
      </w:r>
    </w:p>
  </w:comment>
  <w:comment w:id="733" w:author="Robin Matthews" w:date="2021-07-11T15:33:00Z" w:initials="RM">
    <w:p w14:paraId="32ADFF9A" w14:textId="77777777" w:rsidR="00E41CA2" w:rsidRDefault="00E41CA2">
      <w:pPr>
        <w:pStyle w:val="CommentText"/>
      </w:pPr>
      <w:r>
        <w:rPr>
          <w:rStyle w:val="CommentReference"/>
        </w:rPr>
        <w:annotationRef/>
      </w:r>
      <w:r>
        <w:t>Not found:</w:t>
      </w:r>
    </w:p>
    <w:p w14:paraId="4B048630" w14:textId="77777777" w:rsidR="00E41CA2" w:rsidRDefault="00E41CA2">
      <w:pPr>
        <w:pStyle w:val="CommentText"/>
      </w:pPr>
      <w:r>
        <w:t>Deser et al., 2017c</w:t>
      </w:r>
    </w:p>
    <w:p w14:paraId="22460CED" w14:textId="77777777" w:rsidR="00E41CA2" w:rsidRDefault="00E41CA2">
      <w:pPr>
        <w:pStyle w:val="CommentText"/>
      </w:pPr>
      <w:r>
        <w:t>Herein et al., 2017</w:t>
      </w:r>
    </w:p>
    <w:p w14:paraId="37D75E23" w14:textId="77777777" w:rsidR="00E41CA2" w:rsidRDefault="00E41CA2">
      <w:pPr>
        <w:pStyle w:val="CommentText"/>
      </w:pPr>
    </w:p>
    <w:p w14:paraId="17318863" w14:textId="77777777" w:rsidR="00E41CA2" w:rsidRDefault="00E41CA2">
      <w:pPr>
        <w:pStyle w:val="CommentText"/>
      </w:pPr>
      <w:r>
        <w:t>Extra stuff:</w:t>
      </w:r>
    </w:p>
    <w:p w14:paraId="4A9AC3E5" w14:textId="77777777" w:rsidR="00E41CA2" w:rsidRDefault="00E41CA2">
      <w:pPr>
        <w:pStyle w:val="CommentText"/>
      </w:pPr>
      <w:r>
        <w:t>(; ; ; Deser et al., 2017; ; )</w:t>
      </w:r>
    </w:p>
    <w:p w14:paraId="4D0A0A38" w14:textId="77777777" w:rsidR="00E41CA2" w:rsidRDefault="00E41CA2">
      <w:pPr>
        <w:pStyle w:val="CommentText"/>
      </w:pPr>
    </w:p>
    <w:p w14:paraId="73495381" w14:textId="77777777" w:rsidR="00E41CA2" w:rsidRDefault="00E41CA2">
      <w:pPr>
        <w:pStyle w:val="CommentText"/>
      </w:pPr>
      <w:r>
        <w:t>Correct:</w:t>
      </w:r>
    </w:p>
    <w:p w14:paraId="574E2D94" w14:textId="55AA30E8" w:rsidR="00E41CA2" w:rsidRDefault="00E41CA2">
      <w:pPr>
        <w:pStyle w:val="CommentText"/>
      </w:pPr>
      <w:r>
        <w:t>(Coats et al., 2013; Polade et al., 2013; Capotondi et al., 2015; Deser et al., 2017c; Herein et al., 2017; Tedeschi and Collins, 2017; Garcia-Villada et al., 2020)</w:t>
      </w:r>
    </w:p>
  </w:comment>
  <w:comment w:id="734" w:author="Robin Matthews" w:date="2021-07-11T16:39:00Z" w:initials="RM">
    <w:p w14:paraId="3F857BBF" w14:textId="77777777" w:rsidR="0074734F" w:rsidRDefault="0074734F">
      <w:pPr>
        <w:pStyle w:val="CommentText"/>
      </w:pPr>
      <w:r>
        <w:rPr>
          <w:rStyle w:val="CommentReference"/>
        </w:rPr>
        <w:annotationRef/>
      </w:r>
      <w:r>
        <w:t>Mendeley field also contains</w:t>
      </w:r>
    </w:p>
    <w:p w14:paraId="5DF0F17A" w14:textId="77777777" w:rsidR="0074734F" w:rsidRDefault="0074734F">
      <w:pPr>
        <w:pStyle w:val="CommentText"/>
      </w:pPr>
      <w:r>
        <w:t>Herein et al., 2017</w:t>
      </w:r>
    </w:p>
    <w:p w14:paraId="0DA94354" w14:textId="77777777" w:rsidR="0074734F" w:rsidRDefault="0074734F">
      <w:pPr>
        <w:pStyle w:val="CommentText"/>
      </w:pPr>
    </w:p>
    <w:p w14:paraId="608BE61D" w14:textId="1F574AD4" w:rsidR="0074734F" w:rsidRDefault="0074734F">
      <w:pPr>
        <w:pStyle w:val="CommentText"/>
      </w:pPr>
      <w:r>
        <w:t>Want me to remove it?</w:t>
      </w:r>
    </w:p>
  </w:comment>
  <w:comment w:id="745" w:author="Robin Matthews" w:date="2021-07-11T15:33:00Z" w:initials="RM">
    <w:p w14:paraId="6ABE0D0F" w14:textId="77777777" w:rsidR="00E41CA2" w:rsidRDefault="00E41CA2">
      <w:pPr>
        <w:pStyle w:val="CommentText"/>
      </w:pPr>
      <w:r>
        <w:rPr>
          <w:rStyle w:val="CommentReference"/>
        </w:rPr>
        <w:annotationRef/>
      </w:r>
      <w:r>
        <w:t>Not found:</w:t>
      </w:r>
    </w:p>
    <w:p w14:paraId="015458F4" w14:textId="77777777" w:rsidR="00E41CA2" w:rsidRDefault="00E41CA2">
      <w:pPr>
        <w:pStyle w:val="CommentText"/>
      </w:pPr>
      <w:r>
        <w:t>Prein et al., 2013a, b</w:t>
      </w:r>
    </w:p>
    <w:p w14:paraId="42A22F32" w14:textId="77777777" w:rsidR="00E41CA2" w:rsidRDefault="00E41CA2">
      <w:pPr>
        <w:pStyle w:val="CommentText"/>
      </w:pPr>
    </w:p>
    <w:p w14:paraId="1424F72D" w14:textId="77777777" w:rsidR="00E41CA2" w:rsidRDefault="00E41CA2">
      <w:pPr>
        <w:pStyle w:val="CommentText"/>
      </w:pPr>
      <w:r>
        <w:t>Extra stuff:</w:t>
      </w:r>
    </w:p>
    <w:p w14:paraId="3AFE4E52" w14:textId="77777777" w:rsidR="00E41CA2" w:rsidRDefault="00E41CA2">
      <w:pPr>
        <w:pStyle w:val="CommentText"/>
      </w:pPr>
      <w:r>
        <w:t>(; Prein et al., 2013a, 2013b; ; ; ; ; ; ; )</w:t>
      </w:r>
    </w:p>
    <w:p w14:paraId="721BA2C3" w14:textId="77777777" w:rsidR="00E41CA2" w:rsidRDefault="00E41CA2">
      <w:pPr>
        <w:pStyle w:val="CommentText"/>
      </w:pPr>
    </w:p>
    <w:p w14:paraId="16560AB7" w14:textId="77777777" w:rsidR="00E41CA2" w:rsidRDefault="00E41CA2">
      <w:pPr>
        <w:pStyle w:val="CommentText"/>
      </w:pPr>
      <w:r>
        <w:t>Correct:</w:t>
      </w:r>
    </w:p>
    <w:p w14:paraId="7417E40F" w14:textId="764B17C3" w:rsidR="00E41CA2" w:rsidRDefault="00E41CA2">
      <w:pPr>
        <w:pStyle w:val="CommentText"/>
      </w:pPr>
      <w:r>
        <w:t>(Zhu et al., 2012; Prein et al., 2013a, b; Fosser et al., 2015; Berthou et al., 2018a; Stratton et al., 2018; Sugimoto et al., 2018; Finney et al., 2019; Ban et al., 2021; Pichelli et al., 2021)</w:t>
      </w:r>
    </w:p>
  </w:comment>
  <w:comment w:id="747" w:author="Robin Matthews" w:date="2021-07-11T15:33:00Z" w:initials="RM">
    <w:p w14:paraId="5731E8C3" w14:textId="77777777" w:rsidR="00E41CA2" w:rsidRDefault="00E41CA2">
      <w:pPr>
        <w:pStyle w:val="CommentText"/>
      </w:pPr>
      <w:r>
        <w:rPr>
          <w:rStyle w:val="CommentReference"/>
        </w:rPr>
        <w:annotationRef/>
      </w:r>
      <w:r>
        <w:t>Not found:</w:t>
      </w:r>
    </w:p>
    <w:p w14:paraId="1DA9C15C" w14:textId="77777777" w:rsidR="00E41CA2" w:rsidRDefault="00E41CA2">
      <w:pPr>
        <w:pStyle w:val="CommentText"/>
      </w:pPr>
      <w:r>
        <w:t>Prein et al., 2013a, b</w:t>
      </w:r>
    </w:p>
    <w:p w14:paraId="02F29094" w14:textId="77777777" w:rsidR="00E41CA2" w:rsidRDefault="00E41CA2">
      <w:pPr>
        <w:pStyle w:val="CommentText"/>
      </w:pPr>
    </w:p>
    <w:p w14:paraId="794F84AB" w14:textId="77777777" w:rsidR="00E41CA2" w:rsidRDefault="00E41CA2">
      <w:pPr>
        <w:pStyle w:val="CommentText"/>
      </w:pPr>
      <w:r>
        <w:t>Extra stuff:</w:t>
      </w:r>
    </w:p>
    <w:p w14:paraId="22C71148" w14:textId="77777777" w:rsidR="00E41CA2" w:rsidRDefault="00E41CA2">
      <w:pPr>
        <w:pStyle w:val="CommentText"/>
      </w:pPr>
      <w:r>
        <w:t>(Prein et al., 2013a, 2013b; )</w:t>
      </w:r>
    </w:p>
    <w:p w14:paraId="67ACB123" w14:textId="77777777" w:rsidR="00E41CA2" w:rsidRDefault="00E41CA2">
      <w:pPr>
        <w:pStyle w:val="CommentText"/>
      </w:pPr>
    </w:p>
    <w:p w14:paraId="180F61A7" w14:textId="77777777" w:rsidR="00E41CA2" w:rsidRDefault="00E41CA2">
      <w:pPr>
        <w:pStyle w:val="CommentText"/>
      </w:pPr>
      <w:r>
        <w:t>Correct:</w:t>
      </w:r>
    </w:p>
    <w:p w14:paraId="3B42CC76" w14:textId="21220109" w:rsidR="00E41CA2" w:rsidRDefault="00E41CA2">
      <w:pPr>
        <w:pStyle w:val="CommentText"/>
      </w:pPr>
      <w:r>
        <w:t>(Prein et al., 2013a, b; Stratton et al., 2018)</w:t>
      </w:r>
    </w:p>
  </w:comment>
  <w:comment w:id="749" w:author="Robin Matthews" w:date="2021-07-11T15:33:00Z" w:initials="RM">
    <w:p w14:paraId="40CC35E8" w14:textId="77777777" w:rsidR="00E41CA2" w:rsidRDefault="00E41CA2">
      <w:pPr>
        <w:pStyle w:val="CommentText"/>
      </w:pPr>
      <w:r>
        <w:rPr>
          <w:rStyle w:val="CommentReference"/>
        </w:rPr>
        <w:annotationRef/>
      </w:r>
      <w:r>
        <w:t>Extra stuff:</w:t>
      </w:r>
    </w:p>
    <w:p w14:paraId="38A7D832" w14:textId="77777777" w:rsidR="00E41CA2" w:rsidRDefault="00E41CA2">
      <w:pPr>
        <w:pStyle w:val="CommentText"/>
      </w:pPr>
      <w:r>
        <w:t xml:space="preserve">; </w:t>
      </w:r>
    </w:p>
    <w:p w14:paraId="05797FC3" w14:textId="77777777" w:rsidR="00E41CA2" w:rsidRDefault="00E41CA2">
      <w:pPr>
        <w:pStyle w:val="CommentText"/>
      </w:pPr>
    </w:p>
    <w:p w14:paraId="732A2098" w14:textId="77777777" w:rsidR="00E41CA2" w:rsidRDefault="00E41CA2">
      <w:pPr>
        <w:pStyle w:val="CommentText"/>
      </w:pPr>
      <w:r>
        <w:t>Correct:</w:t>
      </w:r>
    </w:p>
    <w:p w14:paraId="0DF63FC8" w14:textId="32315E22" w:rsidR="00E41CA2" w:rsidRDefault="00E41CA2">
      <w:pPr>
        <w:pStyle w:val="CommentText"/>
      </w:pPr>
      <w:r>
        <w:t>(Satoh et al., 2019; Stevens et al., 2019)</w:t>
      </w:r>
    </w:p>
  </w:comment>
  <w:comment w:id="752" w:author="Robin Matthews" w:date="2021-07-11T16:41:00Z" w:initials="RM">
    <w:p w14:paraId="0DC1A914" w14:textId="77777777" w:rsidR="004F4977" w:rsidRDefault="004F4977">
      <w:pPr>
        <w:pStyle w:val="CommentText"/>
      </w:pPr>
      <w:r>
        <w:rPr>
          <w:rStyle w:val="CommentReference"/>
        </w:rPr>
        <w:annotationRef/>
      </w:r>
      <w:r>
        <w:t>Mendeley field says ‘Cai et al. (2020)’</w:t>
      </w:r>
    </w:p>
    <w:p w14:paraId="6DF79924" w14:textId="77777777" w:rsidR="004F4977" w:rsidRDefault="00A0560A" w:rsidP="00A0560A">
      <w:pPr>
        <w:pStyle w:val="CommentText"/>
        <w:ind w:left="720"/>
      </w:pPr>
      <w:r w:rsidRPr="005D0F6C">
        <w:rPr>
          <w:rFonts w:ascii="Calibri" w:hAnsi="Calibri" w:cs="Calibri"/>
          <w:noProof/>
          <w:sz w:val="22"/>
          <w:szCs w:val="24"/>
        </w:rPr>
        <w:t xml:space="preserve">Cai, P., Hamdi, R., He, H., Luo, G., Wang, J., Zhang, M., et al. (2020). Numerical Study of the Interaction between Oasis and Urban Areas within an Arid Mountains-Desert System in Xinjiang, China. </w:t>
      </w:r>
      <w:r w:rsidRPr="005D0F6C">
        <w:rPr>
          <w:rFonts w:ascii="Calibri" w:hAnsi="Calibri" w:cs="Calibri"/>
          <w:i/>
          <w:iCs/>
          <w:noProof/>
          <w:sz w:val="22"/>
          <w:szCs w:val="24"/>
        </w:rPr>
        <w:t>Atmosphere (Basel).</w:t>
      </w:r>
      <w:r w:rsidRPr="005D0F6C">
        <w:rPr>
          <w:rFonts w:ascii="Calibri" w:hAnsi="Calibri" w:cs="Calibri"/>
          <w:noProof/>
          <w:sz w:val="22"/>
          <w:szCs w:val="24"/>
        </w:rPr>
        <w:t xml:space="preserve"> 11, 85. doi:10.3390/atmos11010085.</w:t>
      </w:r>
    </w:p>
    <w:p w14:paraId="267EEB88" w14:textId="77777777" w:rsidR="00A0560A" w:rsidRDefault="00A0560A" w:rsidP="00A0560A">
      <w:pPr>
        <w:pStyle w:val="CommentText"/>
        <w:ind w:left="720"/>
      </w:pPr>
    </w:p>
    <w:p w14:paraId="35DD6803" w14:textId="1F7569D7" w:rsidR="00A0560A" w:rsidRDefault="00A0560A" w:rsidP="00A0560A">
      <w:pPr>
        <w:pStyle w:val="CommentText"/>
        <w:ind w:left="720"/>
      </w:pPr>
      <w:r>
        <w:t>Is this 2020 citation the correct reference?</w:t>
      </w:r>
    </w:p>
  </w:comment>
  <w:comment w:id="753" w:author="Robin Matthews" w:date="2021-07-11T15:33:00Z" w:initials="RM">
    <w:p w14:paraId="340981E3" w14:textId="77777777" w:rsidR="00E41CA2" w:rsidRDefault="00E41CA2">
      <w:pPr>
        <w:pStyle w:val="CommentText"/>
      </w:pPr>
      <w:r>
        <w:rPr>
          <w:rStyle w:val="CommentReference"/>
        </w:rPr>
        <w:annotationRef/>
      </w:r>
      <w:r>
        <w:t>Not found:</w:t>
      </w:r>
    </w:p>
    <w:p w14:paraId="0BFAB137" w14:textId="77777777" w:rsidR="00E41CA2" w:rsidRDefault="00E41CA2">
      <w:pPr>
        <w:pStyle w:val="CommentText"/>
      </w:pPr>
      <w:r>
        <w:t>2020</w:t>
      </w:r>
    </w:p>
    <w:p w14:paraId="1780B182" w14:textId="77777777" w:rsidR="00E41CA2" w:rsidRDefault="00E41CA2">
      <w:pPr>
        <w:pStyle w:val="CommentText"/>
      </w:pPr>
    </w:p>
    <w:p w14:paraId="4497E0B7" w14:textId="77777777" w:rsidR="00E41CA2" w:rsidRDefault="00E41CA2">
      <w:pPr>
        <w:pStyle w:val="CommentText"/>
      </w:pPr>
      <w:r>
        <w:t>Extra stuff:</w:t>
      </w:r>
    </w:p>
    <w:p w14:paraId="0E5BADDD" w14:textId="77777777" w:rsidR="00E41CA2" w:rsidRDefault="00E41CA2">
      <w:pPr>
        <w:pStyle w:val="CommentText"/>
      </w:pPr>
      <w:r>
        <w:t>( 2019</w:t>
      </w:r>
    </w:p>
    <w:p w14:paraId="4D77E44F" w14:textId="77777777" w:rsidR="00E41CA2" w:rsidRDefault="00E41CA2">
      <w:pPr>
        <w:pStyle w:val="CommentText"/>
      </w:pPr>
    </w:p>
    <w:p w14:paraId="0E4B03D8" w14:textId="77777777" w:rsidR="00E41CA2" w:rsidRDefault="00E41CA2">
      <w:pPr>
        <w:pStyle w:val="CommentText"/>
      </w:pPr>
      <w:r>
        <w:t>Correct:</w:t>
      </w:r>
    </w:p>
    <w:p w14:paraId="03F8C928" w14:textId="77777777" w:rsidR="00E41CA2" w:rsidRDefault="00E41CA2">
      <w:pPr>
        <w:pStyle w:val="CommentText"/>
      </w:pPr>
      <w:r>
        <w:t>Cai et al. (2020)</w:t>
      </w:r>
    </w:p>
    <w:p w14:paraId="499BC90C" w14:textId="7A49B79A" w:rsidR="00E41CA2" w:rsidRDefault="00E41CA2">
      <w:pPr>
        <w:pStyle w:val="CommentText"/>
      </w:pPr>
      <w:r>
        <w:t>(Cai et al., 2020)</w:t>
      </w:r>
    </w:p>
  </w:comment>
  <w:comment w:id="761" w:author="Robin Matthews" w:date="2021-07-11T15:33:00Z" w:initials="RM">
    <w:p w14:paraId="3899F7B1" w14:textId="77777777" w:rsidR="00E41CA2" w:rsidRDefault="00E41CA2">
      <w:pPr>
        <w:pStyle w:val="CommentText"/>
      </w:pPr>
      <w:r>
        <w:rPr>
          <w:rStyle w:val="CommentReference"/>
        </w:rPr>
        <w:annotationRef/>
      </w:r>
      <w:r>
        <w:t>Extra stuff:</w:t>
      </w:r>
    </w:p>
    <w:p w14:paraId="35B007D2" w14:textId="77777777" w:rsidR="00E41CA2" w:rsidRDefault="00E41CA2">
      <w:pPr>
        <w:pStyle w:val="CommentText"/>
      </w:pPr>
      <w:r>
        <w:t>, )</w:t>
      </w:r>
    </w:p>
    <w:p w14:paraId="6208E00F" w14:textId="77777777" w:rsidR="00E41CA2" w:rsidRDefault="00E41CA2">
      <w:pPr>
        <w:pStyle w:val="CommentText"/>
      </w:pPr>
    </w:p>
    <w:p w14:paraId="543756D4" w14:textId="77777777" w:rsidR="00E41CA2" w:rsidRDefault="00E41CA2">
      <w:pPr>
        <w:pStyle w:val="CommentText"/>
      </w:pPr>
      <w:r>
        <w:t>Correct:</w:t>
      </w:r>
    </w:p>
    <w:p w14:paraId="4017B497" w14:textId="77777777" w:rsidR="00E41CA2" w:rsidRDefault="00E41CA2">
      <w:pPr>
        <w:pStyle w:val="CommentText"/>
      </w:pPr>
      <w:r>
        <w:t>Obermann et al. (2018)</w:t>
      </w:r>
    </w:p>
    <w:p w14:paraId="32E95288" w14:textId="6877D94C" w:rsidR="00E41CA2" w:rsidRDefault="00E41CA2">
      <w:pPr>
        <w:pStyle w:val="CommentText"/>
      </w:pPr>
      <w:r>
        <w:t>(Obermann et al., 2018)</w:t>
      </w:r>
    </w:p>
  </w:comment>
  <w:comment w:id="770" w:author="Robin Matthews" w:date="2021-07-11T16:44:00Z" w:initials="RM">
    <w:p w14:paraId="77CB21AA" w14:textId="77777777" w:rsidR="00A0560A" w:rsidRDefault="00A0560A">
      <w:pPr>
        <w:pStyle w:val="CommentText"/>
      </w:pPr>
      <w:r>
        <w:rPr>
          <w:rStyle w:val="CommentReference"/>
        </w:rPr>
        <w:annotationRef/>
      </w:r>
      <w:r>
        <w:t>Mendeley field also contains:</w:t>
      </w:r>
    </w:p>
    <w:p w14:paraId="7C80DCB3" w14:textId="77777777" w:rsidR="00A0560A" w:rsidRDefault="00A0560A" w:rsidP="00A0560A">
      <w:pPr>
        <w:pStyle w:val="CommentText"/>
      </w:pPr>
      <w:r>
        <w:t>Martynov et al., 2012</w:t>
      </w:r>
    </w:p>
    <w:p w14:paraId="769FAE98" w14:textId="77777777" w:rsidR="00A0560A" w:rsidRDefault="00A0560A" w:rsidP="00A0560A">
      <w:pPr>
        <w:pStyle w:val="CommentText"/>
      </w:pPr>
      <w:r>
        <w:t>Notaro et al., 2013</w:t>
      </w:r>
    </w:p>
    <w:p w14:paraId="1D5731FF" w14:textId="66F9E8E3" w:rsidR="00A0560A" w:rsidRDefault="00A0560A" w:rsidP="00A0560A">
      <w:pPr>
        <w:pStyle w:val="CommentText"/>
      </w:pPr>
      <w:r>
        <w:t>Kotlarski et al., 2014</w:t>
      </w:r>
    </w:p>
    <w:p w14:paraId="4CF95294" w14:textId="77777777" w:rsidR="00A0560A" w:rsidRDefault="00A0560A">
      <w:pPr>
        <w:pStyle w:val="CommentText"/>
      </w:pPr>
    </w:p>
    <w:p w14:paraId="39395965" w14:textId="65D3E35F" w:rsidR="00A0560A" w:rsidRDefault="00A0560A">
      <w:pPr>
        <w:pStyle w:val="CommentText"/>
      </w:pPr>
      <w:r>
        <w:t>Want me to remove them?</w:t>
      </w:r>
    </w:p>
  </w:comment>
  <w:comment w:id="771" w:author="Robin Matthews" w:date="2021-07-11T15:33:00Z" w:initials="RM">
    <w:p w14:paraId="5A871C3F" w14:textId="77777777" w:rsidR="00E41CA2" w:rsidRDefault="00E41CA2">
      <w:pPr>
        <w:pStyle w:val="CommentText"/>
      </w:pPr>
      <w:r>
        <w:rPr>
          <w:rStyle w:val="CommentReference"/>
        </w:rPr>
        <w:annotationRef/>
      </w:r>
      <w:r>
        <w:t>Not found:</w:t>
      </w:r>
    </w:p>
    <w:p w14:paraId="7ABC1B32" w14:textId="77777777" w:rsidR="00E41CA2" w:rsidRDefault="00E41CA2">
      <w:pPr>
        <w:pStyle w:val="CommentText"/>
      </w:pPr>
      <w:r>
        <w:t>Martynov et al., 2012</w:t>
      </w:r>
    </w:p>
    <w:p w14:paraId="5B126CA9" w14:textId="77777777" w:rsidR="00E41CA2" w:rsidRDefault="00E41CA2">
      <w:pPr>
        <w:pStyle w:val="CommentText"/>
      </w:pPr>
      <w:r>
        <w:t>Notaro et al., 2013</w:t>
      </w:r>
    </w:p>
    <w:p w14:paraId="5427F9B3" w14:textId="77777777" w:rsidR="00E41CA2" w:rsidRDefault="00E41CA2">
      <w:pPr>
        <w:pStyle w:val="CommentText"/>
      </w:pPr>
      <w:r>
        <w:t>Kotlarski et al., 2014</w:t>
      </w:r>
    </w:p>
    <w:p w14:paraId="37ECE39E" w14:textId="77777777" w:rsidR="00E41CA2" w:rsidRDefault="00E41CA2">
      <w:pPr>
        <w:pStyle w:val="CommentText"/>
      </w:pPr>
    </w:p>
    <w:p w14:paraId="0A3CDB64" w14:textId="77777777" w:rsidR="00E41CA2" w:rsidRDefault="00E41CA2">
      <w:pPr>
        <w:pStyle w:val="CommentText"/>
      </w:pPr>
      <w:r>
        <w:t>Extra stuff:</w:t>
      </w:r>
    </w:p>
    <w:p w14:paraId="6DD06950" w14:textId="77777777" w:rsidR="00E41CA2" w:rsidRDefault="00E41CA2">
      <w:pPr>
        <w:pStyle w:val="CommentText"/>
      </w:pPr>
      <w:r>
        <w:t>(; ; ; ; )</w:t>
      </w:r>
    </w:p>
    <w:p w14:paraId="160E5A62" w14:textId="77777777" w:rsidR="00E41CA2" w:rsidRDefault="00E41CA2">
      <w:pPr>
        <w:pStyle w:val="CommentText"/>
      </w:pPr>
    </w:p>
    <w:p w14:paraId="170653F0" w14:textId="77777777" w:rsidR="00E41CA2" w:rsidRDefault="00E41CA2">
      <w:pPr>
        <w:pStyle w:val="CommentText"/>
      </w:pPr>
      <w:r>
        <w:t>Correct:</w:t>
      </w:r>
    </w:p>
    <w:p w14:paraId="2B232C8C" w14:textId="61AFF408" w:rsidR="00E41CA2" w:rsidRDefault="00E41CA2">
      <w:pPr>
        <w:pStyle w:val="CommentText"/>
      </w:pPr>
      <w:r>
        <w:t>(Samuelsson et al., 2010; Martynov et al., 2012; Deng et al., 2013; Notaro et al., 2013; Kotlarski et al., 2014; Mallard et al., 2014; Thiery et al., 2015; Pietikäinen et al., 2018)</w:t>
      </w:r>
    </w:p>
  </w:comment>
  <w:comment w:id="777" w:author="Robin Matthews" w:date="2021-07-11T15:33:00Z" w:initials="RM">
    <w:p w14:paraId="5A40ABFC" w14:textId="77777777" w:rsidR="00E41CA2" w:rsidRDefault="00E41CA2">
      <w:pPr>
        <w:pStyle w:val="CommentText"/>
      </w:pPr>
      <w:r>
        <w:rPr>
          <w:rStyle w:val="CommentReference"/>
        </w:rPr>
        <w:annotationRef/>
      </w:r>
      <w:r>
        <w:t>Extra stuff:</w:t>
      </w:r>
    </w:p>
    <w:p w14:paraId="32EB4FF2" w14:textId="77777777" w:rsidR="00E41CA2" w:rsidRDefault="00E41CA2">
      <w:pPr>
        <w:pStyle w:val="CommentText"/>
      </w:pPr>
      <w:r>
        <w:t>, )</w:t>
      </w:r>
    </w:p>
    <w:p w14:paraId="679D793D" w14:textId="77777777" w:rsidR="00E41CA2" w:rsidRDefault="00E41CA2">
      <w:pPr>
        <w:pStyle w:val="CommentText"/>
      </w:pPr>
    </w:p>
    <w:p w14:paraId="1A2FD33E" w14:textId="77777777" w:rsidR="00E41CA2" w:rsidRDefault="00E41CA2">
      <w:pPr>
        <w:pStyle w:val="CommentText"/>
      </w:pPr>
      <w:r>
        <w:t>Correct:</w:t>
      </w:r>
    </w:p>
    <w:p w14:paraId="03CF231F" w14:textId="77777777" w:rsidR="00E41CA2" w:rsidRDefault="00E41CA2">
      <w:pPr>
        <w:pStyle w:val="CommentText"/>
      </w:pPr>
      <w:r>
        <w:t>Catto et al. (2015)</w:t>
      </w:r>
    </w:p>
    <w:p w14:paraId="2619A0D4" w14:textId="3C830732" w:rsidR="00E41CA2" w:rsidRDefault="00E41CA2">
      <w:pPr>
        <w:pStyle w:val="CommentText"/>
      </w:pPr>
      <w:r>
        <w:t>(Catto et al., 2015)</w:t>
      </w:r>
    </w:p>
  </w:comment>
  <w:comment w:id="787" w:author="Robin Matthews" w:date="2021-07-11T15:33:00Z" w:initials="RM">
    <w:p w14:paraId="7FE6A64D" w14:textId="77777777" w:rsidR="00E41CA2" w:rsidRDefault="00E41CA2">
      <w:pPr>
        <w:pStyle w:val="CommentText"/>
      </w:pPr>
      <w:r>
        <w:rPr>
          <w:rStyle w:val="CommentReference"/>
        </w:rPr>
        <w:annotationRef/>
      </w:r>
      <w:r>
        <w:t>Extra stuff:</w:t>
      </w:r>
    </w:p>
    <w:p w14:paraId="267C03F5" w14:textId="77777777" w:rsidR="00E41CA2" w:rsidRDefault="00E41CA2">
      <w:pPr>
        <w:pStyle w:val="CommentText"/>
      </w:pPr>
      <w:r>
        <w:t xml:space="preserve">(, </w:t>
      </w:r>
    </w:p>
    <w:p w14:paraId="589A0CDB" w14:textId="77777777" w:rsidR="00E41CA2" w:rsidRDefault="00E41CA2">
      <w:pPr>
        <w:pStyle w:val="CommentText"/>
      </w:pPr>
    </w:p>
    <w:p w14:paraId="05F536EA" w14:textId="77777777" w:rsidR="00E41CA2" w:rsidRDefault="00E41CA2">
      <w:pPr>
        <w:pStyle w:val="CommentText"/>
      </w:pPr>
      <w:r>
        <w:t>Correct:</w:t>
      </w:r>
    </w:p>
    <w:p w14:paraId="138C79FF" w14:textId="77777777" w:rsidR="00E41CA2" w:rsidRDefault="00E41CA2">
      <w:pPr>
        <w:pStyle w:val="CommentText"/>
      </w:pPr>
      <w:r>
        <w:t>Pepin et al. (2015)</w:t>
      </w:r>
    </w:p>
    <w:p w14:paraId="63A842EF" w14:textId="0F30EE8D" w:rsidR="00E41CA2" w:rsidRDefault="00E41CA2">
      <w:pPr>
        <w:pStyle w:val="CommentText"/>
      </w:pPr>
      <w:r>
        <w:t>(Pepin et al., 2015)</w:t>
      </w:r>
    </w:p>
  </w:comment>
  <w:comment w:id="793" w:author="Robin Matthews" w:date="2021-07-11T15:33:00Z" w:initials="RM">
    <w:p w14:paraId="6139DC0B" w14:textId="77777777" w:rsidR="00E41CA2" w:rsidRDefault="00E41CA2">
      <w:pPr>
        <w:pStyle w:val="CommentText"/>
      </w:pPr>
      <w:r>
        <w:rPr>
          <w:rStyle w:val="CommentReference"/>
        </w:rPr>
        <w:annotationRef/>
      </w:r>
      <w:r>
        <w:t>Not found:</w:t>
      </w:r>
    </w:p>
    <w:p w14:paraId="4A8EC69C" w14:textId="77777777" w:rsidR="00E41CA2" w:rsidRDefault="00E41CA2">
      <w:pPr>
        <w:pStyle w:val="CommentText"/>
      </w:pPr>
      <w:r>
        <w:t>F. Liu et al., 2016</w:t>
      </w:r>
    </w:p>
    <w:p w14:paraId="038EE261" w14:textId="77777777" w:rsidR="00E41CA2" w:rsidRDefault="00E41CA2">
      <w:pPr>
        <w:pStyle w:val="CommentText"/>
      </w:pPr>
    </w:p>
    <w:p w14:paraId="64662301" w14:textId="77777777" w:rsidR="00E41CA2" w:rsidRDefault="00E41CA2">
      <w:pPr>
        <w:pStyle w:val="CommentText"/>
      </w:pPr>
      <w:r>
        <w:t>Extra stuff:</w:t>
      </w:r>
    </w:p>
    <w:p w14:paraId="39C14A6E" w14:textId="77777777" w:rsidR="00E41CA2" w:rsidRDefault="00E41CA2">
      <w:pPr>
        <w:pStyle w:val="CommentText"/>
      </w:pPr>
      <w:r>
        <w:t>(; ; Liu et al., 2016a; )</w:t>
      </w:r>
    </w:p>
    <w:p w14:paraId="0EF3C662" w14:textId="77777777" w:rsidR="00E41CA2" w:rsidRDefault="00E41CA2">
      <w:pPr>
        <w:pStyle w:val="CommentText"/>
      </w:pPr>
    </w:p>
    <w:p w14:paraId="78B5F67D" w14:textId="77777777" w:rsidR="00E41CA2" w:rsidRDefault="00E41CA2">
      <w:pPr>
        <w:pStyle w:val="CommentText"/>
      </w:pPr>
      <w:r>
        <w:t>Correct:</w:t>
      </w:r>
    </w:p>
    <w:p w14:paraId="1A81C2E5" w14:textId="77BE223A" w:rsidR="00E41CA2" w:rsidRDefault="00E41CA2">
      <w:pPr>
        <w:pStyle w:val="CommentText"/>
      </w:pPr>
      <w:r>
        <w:t>(Man and Zhou, 2014; Zhuo et al., 2014; F. Liu et al., 2016; Stevenson et al., 2016)</w:t>
      </w:r>
    </w:p>
  </w:comment>
  <w:comment w:id="796" w:author="Robin Matthews" w:date="2021-07-11T15:33:00Z" w:initials="RM">
    <w:p w14:paraId="0FFF8FB2" w14:textId="77777777" w:rsidR="00E41CA2" w:rsidRDefault="00E41CA2">
      <w:pPr>
        <w:pStyle w:val="CommentText"/>
      </w:pPr>
      <w:r>
        <w:rPr>
          <w:rStyle w:val="CommentReference"/>
        </w:rPr>
        <w:annotationRef/>
      </w:r>
      <w:r>
        <w:t>Not found:</w:t>
      </w:r>
    </w:p>
    <w:p w14:paraId="3D02C773" w14:textId="77777777" w:rsidR="00E41CA2" w:rsidRDefault="00E41CA2">
      <w:pPr>
        <w:pStyle w:val="CommentText"/>
      </w:pPr>
      <w:r>
        <w:t>F. Liu et al., 2018a</w:t>
      </w:r>
    </w:p>
    <w:p w14:paraId="598B7C18" w14:textId="77777777" w:rsidR="00E41CA2" w:rsidRDefault="00E41CA2">
      <w:pPr>
        <w:pStyle w:val="CommentText"/>
      </w:pPr>
    </w:p>
    <w:p w14:paraId="3111C35A" w14:textId="77777777" w:rsidR="00E41CA2" w:rsidRDefault="00E41CA2">
      <w:pPr>
        <w:pStyle w:val="CommentText"/>
      </w:pPr>
      <w:r>
        <w:t>Extra stuff:</w:t>
      </w:r>
    </w:p>
    <w:p w14:paraId="7A9F721F" w14:textId="77777777" w:rsidR="00E41CA2" w:rsidRDefault="00E41CA2">
      <w:pPr>
        <w:pStyle w:val="CommentText"/>
      </w:pPr>
      <w:r>
        <w:t>(; ; ; Liu et al., 2018a)</w:t>
      </w:r>
    </w:p>
    <w:p w14:paraId="1D23659A" w14:textId="77777777" w:rsidR="00E41CA2" w:rsidRDefault="00E41CA2">
      <w:pPr>
        <w:pStyle w:val="CommentText"/>
      </w:pPr>
    </w:p>
    <w:p w14:paraId="24B6B0C3" w14:textId="77777777" w:rsidR="00E41CA2" w:rsidRDefault="00E41CA2">
      <w:pPr>
        <w:pStyle w:val="CommentText"/>
      </w:pPr>
      <w:r>
        <w:t>Correct:</w:t>
      </w:r>
    </w:p>
    <w:p w14:paraId="09C2765B" w14:textId="0FA7E4DC" w:rsidR="00E41CA2" w:rsidRDefault="00E41CA2">
      <w:pPr>
        <w:pStyle w:val="CommentText"/>
      </w:pPr>
      <w:r>
        <w:t>(Haywood et al., 2013; Pausata et al., 2015; Stevenson et al., 2016; F. Liu et al., 2018a)</w:t>
      </w:r>
    </w:p>
  </w:comment>
  <w:comment w:id="800" w:author="Robin Matthews" w:date="2021-07-11T15:33:00Z" w:initials="RM">
    <w:p w14:paraId="5D2FFF8D" w14:textId="77777777" w:rsidR="00E41CA2" w:rsidRDefault="00E41CA2">
      <w:pPr>
        <w:pStyle w:val="CommentText"/>
      </w:pPr>
      <w:r>
        <w:rPr>
          <w:rStyle w:val="CommentReference"/>
        </w:rPr>
        <w:annotationRef/>
      </w:r>
      <w:r>
        <w:t>Not found:</w:t>
      </w:r>
    </w:p>
    <w:p w14:paraId="5FA3BA91" w14:textId="77777777" w:rsidR="00E41CA2" w:rsidRDefault="00E41CA2">
      <w:pPr>
        <w:pStyle w:val="CommentText"/>
      </w:pPr>
      <w:r>
        <w:t>H.-G. Lim et al., 2016</w:t>
      </w:r>
    </w:p>
    <w:p w14:paraId="567068A9" w14:textId="77777777" w:rsidR="00E41CA2" w:rsidRDefault="00E41CA2">
      <w:pPr>
        <w:pStyle w:val="CommentText"/>
      </w:pPr>
      <w:r>
        <w:t>F. Liu et al., 2018b</w:t>
      </w:r>
    </w:p>
    <w:p w14:paraId="14CB9A8F" w14:textId="77777777" w:rsidR="00E41CA2" w:rsidRDefault="00E41CA2">
      <w:pPr>
        <w:pStyle w:val="CommentText"/>
      </w:pPr>
    </w:p>
    <w:p w14:paraId="141375F6" w14:textId="77777777" w:rsidR="00E41CA2" w:rsidRDefault="00E41CA2">
      <w:pPr>
        <w:pStyle w:val="CommentText"/>
      </w:pPr>
      <w:r>
        <w:t>Extra stuff:</w:t>
      </w:r>
    </w:p>
    <w:p w14:paraId="4205AAD9" w14:textId="77777777" w:rsidR="00E41CA2" w:rsidRDefault="00E41CA2">
      <w:pPr>
        <w:pStyle w:val="CommentText"/>
      </w:pPr>
      <w:r>
        <w:t>(; Lim et al., 2016b; Liu et al., 2018b)</w:t>
      </w:r>
    </w:p>
    <w:p w14:paraId="13B21F54" w14:textId="77777777" w:rsidR="00E41CA2" w:rsidRDefault="00E41CA2">
      <w:pPr>
        <w:pStyle w:val="CommentText"/>
      </w:pPr>
    </w:p>
    <w:p w14:paraId="4F1225A2" w14:textId="77777777" w:rsidR="00E41CA2" w:rsidRDefault="00E41CA2">
      <w:pPr>
        <w:pStyle w:val="CommentText"/>
      </w:pPr>
      <w:r>
        <w:t>Correct:</w:t>
      </w:r>
    </w:p>
    <w:p w14:paraId="78CCD9B2" w14:textId="063A89C1" w:rsidR="00E41CA2" w:rsidRDefault="00E41CA2">
      <w:pPr>
        <w:pStyle w:val="CommentText"/>
      </w:pPr>
      <w:r>
        <w:t>(Emile-Geay et al., 2008; H.-G. Lim et al., 2016; F. Liu et al., 2018b)</w:t>
      </w:r>
    </w:p>
  </w:comment>
  <w:comment w:id="805" w:author="Robin Matthews" w:date="2021-07-11T15:33:00Z" w:initials="RM">
    <w:p w14:paraId="1565B215" w14:textId="77777777" w:rsidR="00E41CA2" w:rsidRDefault="00E41CA2">
      <w:pPr>
        <w:pStyle w:val="CommentText"/>
      </w:pPr>
      <w:r>
        <w:rPr>
          <w:rStyle w:val="CommentReference"/>
        </w:rPr>
        <w:annotationRef/>
      </w:r>
      <w:r>
        <w:t>Not found:</w:t>
      </w:r>
    </w:p>
    <w:p w14:paraId="7A092BF1" w14:textId="77777777" w:rsidR="00E41CA2" w:rsidRDefault="00E41CA2">
      <w:pPr>
        <w:pStyle w:val="CommentText"/>
      </w:pPr>
      <w:r>
        <w:t>Sun et al., 2019a, b</w:t>
      </w:r>
    </w:p>
    <w:p w14:paraId="70AB9095" w14:textId="77777777" w:rsidR="00E41CA2" w:rsidRDefault="00E41CA2">
      <w:pPr>
        <w:pStyle w:val="CommentText"/>
      </w:pPr>
    </w:p>
    <w:p w14:paraId="4403D2DE" w14:textId="77777777" w:rsidR="00E41CA2" w:rsidRDefault="00E41CA2">
      <w:pPr>
        <w:pStyle w:val="CommentText"/>
      </w:pPr>
      <w:r>
        <w:t>Extra stuff:</w:t>
      </w:r>
    </w:p>
    <w:p w14:paraId="39198F29" w14:textId="77777777" w:rsidR="00E41CA2" w:rsidRDefault="00E41CA2">
      <w:pPr>
        <w:pStyle w:val="CommentText"/>
      </w:pPr>
      <w:r>
        <w:t>(; Sun et al., 2019a, 2019b)</w:t>
      </w:r>
    </w:p>
    <w:p w14:paraId="26EED067" w14:textId="77777777" w:rsidR="00E41CA2" w:rsidRDefault="00E41CA2">
      <w:pPr>
        <w:pStyle w:val="CommentText"/>
      </w:pPr>
    </w:p>
    <w:p w14:paraId="3564ABC2" w14:textId="77777777" w:rsidR="00E41CA2" w:rsidRDefault="00E41CA2">
      <w:pPr>
        <w:pStyle w:val="CommentText"/>
      </w:pPr>
      <w:r>
        <w:t>Correct:</w:t>
      </w:r>
    </w:p>
    <w:p w14:paraId="3A2AE854" w14:textId="721DF7AF" w:rsidR="00E41CA2" w:rsidRDefault="00E41CA2">
      <w:pPr>
        <w:pStyle w:val="CommentText"/>
      </w:pPr>
      <w:r>
        <w:t>(Stevenson et al., 2017; Sun et al., 2019a, b)</w:t>
      </w:r>
    </w:p>
  </w:comment>
  <w:comment w:id="809" w:author="Robin Matthews" w:date="2021-07-11T15:33:00Z" w:initials="RM">
    <w:p w14:paraId="77ABCCFE" w14:textId="77777777" w:rsidR="00E41CA2" w:rsidRDefault="00E41CA2">
      <w:pPr>
        <w:pStyle w:val="CommentText"/>
      </w:pPr>
      <w:r>
        <w:rPr>
          <w:rStyle w:val="CommentReference"/>
        </w:rPr>
        <w:annotationRef/>
      </w:r>
      <w:r>
        <w:t>Not found:</w:t>
      </w:r>
    </w:p>
    <w:p w14:paraId="1179AB69" w14:textId="77777777" w:rsidR="00E41CA2" w:rsidRDefault="00E41CA2">
      <w:pPr>
        <w:pStyle w:val="CommentText"/>
      </w:pPr>
      <w:r>
        <w:t>Q. Wang et al., 2017</w:t>
      </w:r>
    </w:p>
    <w:p w14:paraId="503A3E98" w14:textId="77777777" w:rsidR="00E41CA2" w:rsidRDefault="00E41CA2">
      <w:pPr>
        <w:pStyle w:val="CommentText"/>
      </w:pPr>
    </w:p>
    <w:p w14:paraId="009819ED" w14:textId="77777777" w:rsidR="00E41CA2" w:rsidRDefault="00E41CA2">
      <w:pPr>
        <w:pStyle w:val="CommentText"/>
      </w:pPr>
      <w:r>
        <w:t>Extra stuff:</w:t>
      </w:r>
    </w:p>
    <w:p w14:paraId="0DA00A58" w14:textId="77777777" w:rsidR="00E41CA2" w:rsidRDefault="00E41CA2">
      <w:pPr>
        <w:pStyle w:val="CommentText"/>
      </w:pPr>
      <w:r>
        <w:t>(Section 8.3.2.4; ; Wang et al., 2017b)</w:t>
      </w:r>
    </w:p>
    <w:p w14:paraId="1D635F84" w14:textId="77777777" w:rsidR="00E41CA2" w:rsidRDefault="00E41CA2">
      <w:pPr>
        <w:pStyle w:val="CommentText"/>
      </w:pPr>
    </w:p>
    <w:p w14:paraId="1CA76D5B" w14:textId="77777777" w:rsidR="00E41CA2" w:rsidRDefault="00E41CA2">
      <w:pPr>
        <w:pStyle w:val="CommentText"/>
      </w:pPr>
      <w:r>
        <w:t>Correct:</w:t>
      </w:r>
    </w:p>
    <w:p w14:paraId="0E9E76A0" w14:textId="5E1AF6E0" w:rsidR="00E41CA2" w:rsidRDefault="00E41CA2">
      <w:pPr>
        <w:pStyle w:val="CommentText"/>
      </w:pPr>
      <w:r>
        <w:t>(Song et al., 2014; Q. Wang et al., 2017)</w:t>
      </w:r>
    </w:p>
  </w:comment>
  <w:comment w:id="814" w:author="Robin Matthews" w:date="2021-07-11T15:33:00Z" w:initials="RM">
    <w:p w14:paraId="5F775812" w14:textId="77777777" w:rsidR="00E41CA2" w:rsidRDefault="00E41CA2">
      <w:pPr>
        <w:pStyle w:val="CommentText"/>
      </w:pPr>
      <w:r>
        <w:rPr>
          <w:rStyle w:val="CommentReference"/>
        </w:rPr>
        <w:annotationRef/>
      </w:r>
      <w:r>
        <w:t>Extra stuff:</w:t>
      </w:r>
    </w:p>
    <w:p w14:paraId="7B909CBA" w14:textId="77777777" w:rsidR="00E41CA2" w:rsidRDefault="00E41CA2">
      <w:pPr>
        <w:pStyle w:val="CommentText"/>
      </w:pPr>
      <w:r>
        <w:t>(Sections 8.3.2.4 and 10.6.3; , )</w:t>
      </w:r>
    </w:p>
    <w:p w14:paraId="379A33C8" w14:textId="77777777" w:rsidR="00E41CA2" w:rsidRDefault="00E41CA2">
      <w:pPr>
        <w:pStyle w:val="CommentText"/>
      </w:pPr>
    </w:p>
    <w:p w14:paraId="6290236D" w14:textId="77777777" w:rsidR="00E41CA2" w:rsidRDefault="00E41CA2">
      <w:pPr>
        <w:pStyle w:val="CommentText"/>
      </w:pPr>
      <w:r>
        <w:t>Correct:</w:t>
      </w:r>
    </w:p>
    <w:p w14:paraId="36C7C4ED" w14:textId="77777777" w:rsidR="00E41CA2" w:rsidRDefault="00E41CA2">
      <w:pPr>
        <w:pStyle w:val="CommentText"/>
      </w:pPr>
      <w:r>
        <w:t>Undorf et al. (2018)</w:t>
      </w:r>
    </w:p>
    <w:p w14:paraId="648A67B9" w14:textId="28DA80DB" w:rsidR="00E41CA2" w:rsidRDefault="00E41CA2">
      <w:pPr>
        <w:pStyle w:val="CommentText"/>
      </w:pPr>
      <w:r>
        <w:t>(Undorf et al., 2018)</w:t>
      </w:r>
    </w:p>
  </w:comment>
  <w:comment w:id="815" w:author="Robin Matthews" w:date="2021-07-11T15:33:00Z" w:initials="RM">
    <w:p w14:paraId="7C00B113" w14:textId="77777777" w:rsidR="00E41CA2" w:rsidRDefault="00E41CA2">
      <w:pPr>
        <w:pStyle w:val="CommentText"/>
      </w:pPr>
      <w:r>
        <w:rPr>
          <w:rStyle w:val="CommentReference"/>
        </w:rPr>
        <w:annotationRef/>
      </w:r>
      <w:r>
        <w:t>Extra stuff:</w:t>
      </w:r>
    </w:p>
    <w:p w14:paraId="38BC4612" w14:textId="77777777" w:rsidR="00E41CA2" w:rsidRDefault="00E41CA2">
      <w:pPr>
        <w:pStyle w:val="CommentText"/>
      </w:pPr>
      <w:r>
        <w:t>(see review in , )</w:t>
      </w:r>
    </w:p>
    <w:p w14:paraId="02805EA2" w14:textId="77777777" w:rsidR="00E41CA2" w:rsidRDefault="00E41CA2">
      <w:pPr>
        <w:pStyle w:val="CommentText"/>
      </w:pPr>
    </w:p>
    <w:p w14:paraId="5121FBB8" w14:textId="77777777" w:rsidR="00E41CA2" w:rsidRDefault="00E41CA2">
      <w:pPr>
        <w:pStyle w:val="CommentText"/>
      </w:pPr>
      <w:r>
        <w:t>Correct:</w:t>
      </w:r>
    </w:p>
    <w:p w14:paraId="06C1A6EC" w14:textId="77777777" w:rsidR="00E41CA2" w:rsidRDefault="00E41CA2">
      <w:pPr>
        <w:pStyle w:val="CommentText"/>
      </w:pPr>
      <w:r>
        <w:t>Seneviratne et al. (2018)</w:t>
      </w:r>
    </w:p>
    <w:p w14:paraId="4D590C10" w14:textId="4E2D72FE" w:rsidR="00E41CA2" w:rsidRDefault="00E41CA2">
      <w:pPr>
        <w:pStyle w:val="CommentText"/>
      </w:pPr>
      <w:r>
        <w:t>(Seneviratne et al., 2018)</w:t>
      </w:r>
    </w:p>
  </w:comment>
  <w:comment w:id="820" w:author="Robin Matthews" w:date="2021-07-11T15:33:00Z" w:initials="RM">
    <w:p w14:paraId="23BD04D9" w14:textId="77777777" w:rsidR="00E41CA2" w:rsidRDefault="00E41CA2">
      <w:pPr>
        <w:pStyle w:val="CommentText"/>
      </w:pPr>
      <w:r>
        <w:rPr>
          <w:rStyle w:val="CommentReference"/>
        </w:rPr>
        <w:annotationRef/>
      </w:r>
      <w:r>
        <w:t>Not found:</w:t>
      </w:r>
    </w:p>
    <w:p w14:paraId="48AADEF0" w14:textId="77777777" w:rsidR="00E41CA2" w:rsidRDefault="00E41CA2">
      <w:pPr>
        <w:pStyle w:val="CommentText"/>
      </w:pPr>
      <w:r>
        <w:t>2019a</w:t>
      </w:r>
    </w:p>
    <w:p w14:paraId="139B79AA" w14:textId="77777777" w:rsidR="00E41CA2" w:rsidRDefault="00E41CA2">
      <w:pPr>
        <w:pStyle w:val="CommentText"/>
      </w:pPr>
    </w:p>
    <w:p w14:paraId="15C17837" w14:textId="77777777" w:rsidR="00E41CA2" w:rsidRDefault="00E41CA2">
      <w:pPr>
        <w:pStyle w:val="CommentText"/>
      </w:pPr>
      <w:r>
        <w:t>Extra stuff:</w:t>
      </w:r>
    </w:p>
    <w:p w14:paraId="01580FA9" w14:textId="77777777" w:rsidR="00E41CA2" w:rsidRDefault="00E41CA2">
      <w:pPr>
        <w:pStyle w:val="CommentText"/>
      </w:pPr>
      <w:r>
        <w:t>(, 2019b)</w:t>
      </w:r>
    </w:p>
    <w:p w14:paraId="5FA8EB38" w14:textId="77777777" w:rsidR="00E41CA2" w:rsidRDefault="00E41CA2">
      <w:pPr>
        <w:pStyle w:val="CommentText"/>
      </w:pPr>
    </w:p>
    <w:p w14:paraId="3EA4BB48" w14:textId="77777777" w:rsidR="00E41CA2" w:rsidRDefault="00E41CA2">
      <w:pPr>
        <w:pStyle w:val="CommentText"/>
      </w:pPr>
      <w:r>
        <w:t>Correct:</w:t>
      </w:r>
    </w:p>
    <w:p w14:paraId="455BA996" w14:textId="77777777" w:rsidR="00E41CA2" w:rsidRDefault="00E41CA2">
      <w:pPr>
        <w:pStyle w:val="CommentText"/>
      </w:pPr>
      <w:r>
        <w:t>Maraun et al. (2019a)</w:t>
      </w:r>
    </w:p>
    <w:p w14:paraId="36E72A0E" w14:textId="6885C5C4" w:rsidR="00E41CA2" w:rsidRDefault="00E41CA2">
      <w:pPr>
        <w:pStyle w:val="CommentText"/>
      </w:pPr>
      <w:r>
        <w:t>(Maraun et al., 2019a)</w:t>
      </w:r>
    </w:p>
  </w:comment>
  <w:comment w:id="825" w:author="Robin Matthews" w:date="2021-07-11T15:33:00Z" w:initials="RM">
    <w:p w14:paraId="6CE7C125" w14:textId="77777777" w:rsidR="00E41CA2" w:rsidRDefault="00E41CA2">
      <w:pPr>
        <w:pStyle w:val="CommentText"/>
      </w:pPr>
      <w:r>
        <w:rPr>
          <w:rStyle w:val="CommentReference"/>
        </w:rPr>
        <w:annotationRef/>
      </w:r>
      <w:r>
        <w:t>Not found:</w:t>
      </w:r>
    </w:p>
    <w:p w14:paraId="4956F1F3" w14:textId="77777777" w:rsidR="00E41CA2" w:rsidRDefault="00E41CA2">
      <w:pPr>
        <w:pStyle w:val="CommentText"/>
      </w:pPr>
      <w:r>
        <w:t>Maraun et al., 2015, 2019a</w:t>
      </w:r>
    </w:p>
    <w:p w14:paraId="62028944" w14:textId="77777777" w:rsidR="00E41CA2" w:rsidRDefault="00E41CA2">
      <w:pPr>
        <w:pStyle w:val="CommentText"/>
      </w:pPr>
    </w:p>
    <w:p w14:paraId="68D3F105" w14:textId="77777777" w:rsidR="00E41CA2" w:rsidRDefault="00E41CA2">
      <w:pPr>
        <w:pStyle w:val="CommentText"/>
      </w:pPr>
      <w:r>
        <w:t>Extra stuff:</w:t>
      </w:r>
    </w:p>
    <w:p w14:paraId="0B669E18" w14:textId="77777777" w:rsidR="00E41CA2" w:rsidRDefault="00E41CA2">
      <w:pPr>
        <w:pStyle w:val="CommentText"/>
      </w:pPr>
      <w:r>
        <w:t>(Maraun et al., 2015, 2019b; )</w:t>
      </w:r>
    </w:p>
    <w:p w14:paraId="72A2A3CB" w14:textId="77777777" w:rsidR="00E41CA2" w:rsidRDefault="00E41CA2">
      <w:pPr>
        <w:pStyle w:val="CommentText"/>
      </w:pPr>
    </w:p>
    <w:p w14:paraId="18A386E9" w14:textId="77777777" w:rsidR="00E41CA2" w:rsidRDefault="00E41CA2">
      <w:pPr>
        <w:pStyle w:val="CommentText"/>
      </w:pPr>
      <w:r>
        <w:t>Correct:</w:t>
      </w:r>
    </w:p>
    <w:p w14:paraId="1B70178C" w14:textId="547B69DE" w:rsidR="00E41CA2" w:rsidRDefault="00E41CA2">
      <w:pPr>
        <w:pStyle w:val="CommentText"/>
      </w:pPr>
      <w:r>
        <w:t>(Maraun et al., 2015, 2019a; Gutiérrez et al., 2019)</w:t>
      </w:r>
    </w:p>
  </w:comment>
  <w:comment w:id="885" w:author="Robin Matthews" w:date="2021-07-11T15:33:00Z" w:initials="RM">
    <w:p w14:paraId="11D6A8E3" w14:textId="77777777" w:rsidR="00E41CA2" w:rsidRDefault="00E41CA2">
      <w:pPr>
        <w:pStyle w:val="CommentText"/>
      </w:pPr>
      <w:r>
        <w:rPr>
          <w:rStyle w:val="CommentReference"/>
        </w:rPr>
        <w:annotationRef/>
      </w:r>
      <w:r>
        <w:t>Not found:</w:t>
      </w:r>
    </w:p>
    <w:p w14:paraId="40945350" w14:textId="77777777" w:rsidR="00E41CA2" w:rsidRDefault="00E41CA2">
      <w:pPr>
        <w:pStyle w:val="CommentText"/>
      </w:pPr>
      <w:r>
        <w:t>2019b</w:t>
      </w:r>
    </w:p>
    <w:p w14:paraId="478703A4" w14:textId="77777777" w:rsidR="00E41CA2" w:rsidRDefault="00E41CA2">
      <w:pPr>
        <w:pStyle w:val="CommentText"/>
      </w:pPr>
    </w:p>
    <w:p w14:paraId="16BA69F6" w14:textId="77777777" w:rsidR="00E41CA2" w:rsidRDefault="00E41CA2">
      <w:pPr>
        <w:pStyle w:val="CommentText"/>
      </w:pPr>
      <w:r>
        <w:t>Extra stuff:</w:t>
      </w:r>
    </w:p>
    <w:p w14:paraId="2AD0FEB5" w14:textId="77777777" w:rsidR="00E41CA2" w:rsidRDefault="00E41CA2">
      <w:pPr>
        <w:pStyle w:val="CommentText"/>
      </w:pPr>
      <w:r>
        <w:t>(, 2019a)</w:t>
      </w:r>
    </w:p>
    <w:p w14:paraId="4E06B7E6" w14:textId="77777777" w:rsidR="00E41CA2" w:rsidRDefault="00E41CA2">
      <w:pPr>
        <w:pStyle w:val="CommentText"/>
      </w:pPr>
    </w:p>
    <w:p w14:paraId="41BBDB7C" w14:textId="77777777" w:rsidR="00E41CA2" w:rsidRDefault="00E41CA2">
      <w:pPr>
        <w:pStyle w:val="CommentText"/>
      </w:pPr>
      <w:r>
        <w:t>Correct:</w:t>
      </w:r>
    </w:p>
    <w:p w14:paraId="53693022" w14:textId="77777777" w:rsidR="00E41CA2" w:rsidRDefault="00E41CA2">
      <w:pPr>
        <w:pStyle w:val="CommentText"/>
      </w:pPr>
      <w:r>
        <w:t>Maraun et al. (2019b)</w:t>
      </w:r>
    </w:p>
    <w:p w14:paraId="13219570" w14:textId="0568766D" w:rsidR="00E41CA2" w:rsidRDefault="00E41CA2">
      <w:pPr>
        <w:pStyle w:val="CommentText"/>
      </w:pPr>
      <w:r>
        <w:t>(Maraun et al., 2019b)</w:t>
      </w:r>
    </w:p>
  </w:comment>
  <w:comment w:id="902" w:author="Robin Matthews" w:date="2021-07-11T15:33:00Z" w:initials="RM">
    <w:p w14:paraId="72D16638" w14:textId="77777777" w:rsidR="00E41CA2" w:rsidRDefault="00E41CA2">
      <w:pPr>
        <w:pStyle w:val="CommentText"/>
      </w:pPr>
      <w:r>
        <w:rPr>
          <w:rStyle w:val="CommentReference"/>
        </w:rPr>
        <w:annotationRef/>
      </w:r>
      <w:r>
        <w:t>Not found:</w:t>
      </w:r>
    </w:p>
    <w:p w14:paraId="76B2BF66" w14:textId="77777777" w:rsidR="00E41CA2" w:rsidRDefault="00E41CA2">
      <w:pPr>
        <w:pStyle w:val="CommentText"/>
      </w:pPr>
      <w:r>
        <w:t>2019b</w:t>
      </w:r>
    </w:p>
    <w:p w14:paraId="4E88F496" w14:textId="77777777" w:rsidR="00E41CA2" w:rsidRDefault="00E41CA2">
      <w:pPr>
        <w:pStyle w:val="CommentText"/>
      </w:pPr>
    </w:p>
    <w:p w14:paraId="087FB621" w14:textId="77777777" w:rsidR="00E41CA2" w:rsidRDefault="00E41CA2">
      <w:pPr>
        <w:pStyle w:val="CommentText"/>
      </w:pPr>
      <w:r>
        <w:t>Extra stuff:</w:t>
      </w:r>
    </w:p>
    <w:p w14:paraId="50A926E2" w14:textId="77777777" w:rsidR="00E41CA2" w:rsidRDefault="00E41CA2">
      <w:pPr>
        <w:pStyle w:val="CommentText"/>
      </w:pPr>
      <w:r>
        <w:t>(, 2019a)</w:t>
      </w:r>
    </w:p>
    <w:p w14:paraId="796CC903" w14:textId="77777777" w:rsidR="00E41CA2" w:rsidRDefault="00E41CA2">
      <w:pPr>
        <w:pStyle w:val="CommentText"/>
      </w:pPr>
    </w:p>
    <w:p w14:paraId="0D8AD399" w14:textId="77777777" w:rsidR="00E41CA2" w:rsidRDefault="00E41CA2">
      <w:pPr>
        <w:pStyle w:val="CommentText"/>
      </w:pPr>
      <w:r>
        <w:t>Correct:</w:t>
      </w:r>
    </w:p>
    <w:p w14:paraId="4E00955F" w14:textId="77777777" w:rsidR="00E41CA2" w:rsidRDefault="00E41CA2">
      <w:pPr>
        <w:pStyle w:val="CommentText"/>
      </w:pPr>
      <w:r>
        <w:t>Maraun et al. (2019b)</w:t>
      </w:r>
    </w:p>
    <w:p w14:paraId="1E164773" w14:textId="076F327C" w:rsidR="00E41CA2" w:rsidRDefault="00E41CA2">
      <w:pPr>
        <w:pStyle w:val="CommentText"/>
      </w:pPr>
      <w:r>
        <w:t>(Maraun et al., 2019b)</w:t>
      </w:r>
    </w:p>
  </w:comment>
  <w:comment w:id="908" w:author="Robin Matthews" w:date="2021-07-11T15:33:00Z" w:initials="RM">
    <w:p w14:paraId="32B08723" w14:textId="77777777" w:rsidR="00E41CA2" w:rsidRDefault="00E41CA2">
      <w:pPr>
        <w:pStyle w:val="CommentText"/>
      </w:pPr>
      <w:r>
        <w:rPr>
          <w:rStyle w:val="CommentReference"/>
        </w:rPr>
        <w:annotationRef/>
      </w:r>
      <w:r>
        <w:t>Not found:</w:t>
      </w:r>
    </w:p>
    <w:p w14:paraId="75D25B10" w14:textId="77777777" w:rsidR="00E41CA2" w:rsidRDefault="00E41CA2">
      <w:pPr>
        <w:pStyle w:val="CommentText"/>
      </w:pPr>
      <w:r>
        <w:t>Maraun et al., 2019b</w:t>
      </w:r>
    </w:p>
    <w:p w14:paraId="6A842A68" w14:textId="77777777" w:rsidR="00E41CA2" w:rsidRDefault="00E41CA2">
      <w:pPr>
        <w:pStyle w:val="CommentText"/>
      </w:pPr>
    </w:p>
    <w:p w14:paraId="39EA7937" w14:textId="77777777" w:rsidR="00E41CA2" w:rsidRDefault="00E41CA2">
      <w:pPr>
        <w:pStyle w:val="CommentText"/>
      </w:pPr>
      <w:r>
        <w:t>Extra stuff:</w:t>
      </w:r>
    </w:p>
    <w:p w14:paraId="6EECE31D" w14:textId="77777777" w:rsidR="00E41CA2" w:rsidRDefault="00E41CA2">
      <w:pPr>
        <w:pStyle w:val="CommentText"/>
      </w:pPr>
      <w:r>
        <w:t>(; Maraun et al., 2019a)</w:t>
      </w:r>
    </w:p>
    <w:p w14:paraId="59F3703C" w14:textId="77777777" w:rsidR="00E41CA2" w:rsidRDefault="00E41CA2">
      <w:pPr>
        <w:pStyle w:val="CommentText"/>
      </w:pPr>
    </w:p>
    <w:p w14:paraId="1E633541" w14:textId="77777777" w:rsidR="00E41CA2" w:rsidRDefault="00E41CA2">
      <w:pPr>
        <w:pStyle w:val="CommentText"/>
      </w:pPr>
      <w:r>
        <w:t>Correct:</w:t>
      </w:r>
    </w:p>
    <w:p w14:paraId="2CBD023E" w14:textId="5EFEBC6D" w:rsidR="00E41CA2" w:rsidRDefault="00E41CA2">
      <w:pPr>
        <w:pStyle w:val="CommentText"/>
      </w:pPr>
      <w:r>
        <w:t>(Gutiérrez et al., 2019; Maraun et al., 2019b)</w:t>
      </w:r>
    </w:p>
  </w:comment>
  <w:comment w:id="914" w:author="Robin Matthews" w:date="2021-07-11T16:50:00Z" w:initials="RM">
    <w:p w14:paraId="49F846BE" w14:textId="77777777" w:rsidR="007120C6" w:rsidRDefault="007120C6">
      <w:pPr>
        <w:pStyle w:val="CommentText"/>
      </w:pPr>
      <w:r>
        <w:rPr>
          <w:rStyle w:val="CommentReference"/>
        </w:rPr>
        <w:annotationRef/>
      </w:r>
      <w:r>
        <w:t>Mendeley field contains ‘Hertig et al., 2019’ rather than ‘Hertig et al., 2018’</w:t>
      </w:r>
    </w:p>
    <w:p w14:paraId="248B1D6E" w14:textId="0D261278" w:rsidR="007120C6" w:rsidRDefault="007120C6">
      <w:pPr>
        <w:pStyle w:val="CommentText"/>
      </w:pPr>
    </w:p>
    <w:p w14:paraId="5C77B85B" w14:textId="77777777" w:rsidR="007120C6" w:rsidRPr="00221C0D" w:rsidRDefault="007120C6" w:rsidP="007120C6">
      <w:pPr>
        <w:autoSpaceDE w:val="0"/>
        <w:autoSpaceDN w:val="0"/>
        <w:adjustRightInd w:val="0"/>
        <w:spacing w:after="160"/>
        <w:ind w:left="480" w:hanging="480"/>
        <w:rPr>
          <w:rFonts w:ascii="Calibri" w:hAnsi="Calibri" w:cs="Calibri"/>
          <w:noProof/>
          <w:szCs w:val="24"/>
        </w:rPr>
      </w:pPr>
      <w:r w:rsidRPr="00221C0D">
        <w:rPr>
          <w:rFonts w:ascii="Calibri" w:hAnsi="Calibri" w:cs="Calibri"/>
          <w:noProof/>
          <w:szCs w:val="24"/>
        </w:rPr>
        <w:t xml:space="preserve">Hertig, E., Maraun, D., Bartholy, J., Pongracz, R., Vrac, M., Mares, I., et al. (2019). Comparison of statistical downscaling methods with respect to extreme events over Europe: Validation results from the perfect predictor experiment of the COST Action VALUE. </w:t>
      </w:r>
      <w:r w:rsidRPr="00221C0D">
        <w:rPr>
          <w:rFonts w:ascii="Calibri" w:hAnsi="Calibri" w:cs="Calibri"/>
          <w:i/>
          <w:iCs/>
          <w:noProof/>
          <w:szCs w:val="24"/>
        </w:rPr>
        <w:t>Int. J. Climatol.</w:t>
      </w:r>
      <w:r w:rsidRPr="00221C0D">
        <w:rPr>
          <w:rFonts w:ascii="Calibri" w:hAnsi="Calibri" w:cs="Calibri"/>
          <w:noProof/>
          <w:szCs w:val="24"/>
        </w:rPr>
        <w:t xml:space="preserve"> 39, 3846–3867. doi:10.1002/joc.5469.</w:t>
      </w:r>
    </w:p>
    <w:p w14:paraId="089F4DD4" w14:textId="77777777" w:rsidR="007120C6" w:rsidRDefault="007120C6">
      <w:pPr>
        <w:pStyle w:val="CommentText"/>
      </w:pPr>
    </w:p>
    <w:p w14:paraId="7AC70552" w14:textId="05FE96C2" w:rsidR="007120C6" w:rsidRDefault="007120C6">
      <w:pPr>
        <w:pStyle w:val="CommentText"/>
      </w:pPr>
      <w:r>
        <w:t>Is 2019 the correct reference?</w:t>
      </w:r>
    </w:p>
  </w:comment>
  <w:comment w:id="915" w:author="Robin Matthews" w:date="2021-07-11T15:33:00Z" w:initials="RM">
    <w:p w14:paraId="73CA280F" w14:textId="77777777" w:rsidR="00E41CA2" w:rsidRDefault="00E41CA2">
      <w:pPr>
        <w:pStyle w:val="CommentText"/>
      </w:pPr>
      <w:r>
        <w:rPr>
          <w:rStyle w:val="CommentReference"/>
        </w:rPr>
        <w:annotationRef/>
      </w:r>
      <w:r>
        <w:t>Not found:</w:t>
      </w:r>
    </w:p>
    <w:p w14:paraId="302F12C0" w14:textId="77777777" w:rsidR="00E41CA2" w:rsidRDefault="00E41CA2">
      <w:pPr>
        <w:pStyle w:val="CommentText"/>
      </w:pPr>
      <w:r>
        <w:t>Hertig et al., 2019</w:t>
      </w:r>
    </w:p>
    <w:p w14:paraId="2727598B" w14:textId="77777777" w:rsidR="00E41CA2" w:rsidRDefault="00E41CA2">
      <w:pPr>
        <w:pStyle w:val="CommentText"/>
      </w:pPr>
    </w:p>
    <w:p w14:paraId="23659E39" w14:textId="77777777" w:rsidR="00E41CA2" w:rsidRDefault="00E41CA2">
      <w:pPr>
        <w:pStyle w:val="CommentText"/>
      </w:pPr>
      <w:r>
        <w:t>Extra stuff:</w:t>
      </w:r>
    </w:p>
    <w:p w14:paraId="4FE39D67" w14:textId="77777777" w:rsidR="00E41CA2" w:rsidRDefault="00E41CA2">
      <w:pPr>
        <w:pStyle w:val="CommentText"/>
      </w:pPr>
      <w:r>
        <w:t>(Hertig et al., 2018; )</w:t>
      </w:r>
    </w:p>
    <w:p w14:paraId="10C98905" w14:textId="77777777" w:rsidR="00E41CA2" w:rsidRDefault="00E41CA2">
      <w:pPr>
        <w:pStyle w:val="CommentText"/>
      </w:pPr>
    </w:p>
    <w:p w14:paraId="1E853A60" w14:textId="77777777" w:rsidR="00E41CA2" w:rsidRDefault="00E41CA2">
      <w:pPr>
        <w:pStyle w:val="CommentText"/>
      </w:pPr>
      <w:r>
        <w:t>Correct:</w:t>
      </w:r>
    </w:p>
    <w:p w14:paraId="77C2F334" w14:textId="781D3E27" w:rsidR="00E41CA2" w:rsidRDefault="00E41CA2">
      <w:pPr>
        <w:pStyle w:val="CommentText"/>
      </w:pPr>
      <w:r>
        <w:t>(Stocker et al., 2015; Hertig et al., 2019)</w:t>
      </w:r>
    </w:p>
  </w:comment>
  <w:comment w:id="916" w:author="Robin Matthews" w:date="2021-07-11T15:34:00Z" w:initials="RM">
    <w:p w14:paraId="3B68224D" w14:textId="77777777" w:rsidR="00E41CA2" w:rsidRDefault="00E41CA2">
      <w:pPr>
        <w:pStyle w:val="CommentText"/>
      </w:pPr>
      <w:r>
        <w:rPr>
          <w:rStyle w:val="CommentReference"/>
        </w:rPr>
        <w:annotationRef/>
      </w:r>
      <w:r>
        <w:t>Not found:</w:t>
      </w:r>
    </w:p>
    <w:p w14:paraId="7496D1BE" w14:textId="77777777" w:rsidR="00E41CA2" w:rsidRDefault="00E41CA2">
      <w:pPr>
        <w:pStyle w:val="CommentText"/>
      </w:pPr>
      <w:r>
        <w:t>2019b</w:t>
      </w:r>
    </w:p>
    <w:p w14:paraId="703B8E9D" w14:textId="77777777" w:rsidR="00E41CA2" w:rsidRDefault="00E41CA2">
      <w:pPr>
        <w:pStyle w:val="CommentText"/>
      </w:pPr>
    </w:p>
    <w:p w14:paraId="6ADB2C0B" w14:textId="77777777" w:rsidR="00E41CA2" w:rsidRDefault="00E41CA2">
      <w:pPr>
        <w:pStyle w:val="CommentText"/>
      </w:pPr>
      <w:r>
        <w:t>Extra stuff:</w:t>
      </w:r>
    </w:p>
    <w:p w14:paraId="2104A53F" w14:textId="77777777" w:rsidR="00E41CA2" w:rsidRDefault="00E41CA2">
      <w:pPr>
        <w:pStyle w:val="CommentText"/>
      </w:pPr>
      <w:r>
        <w:t>(, 2019a)</w:t>
      </w:r>
    </w:p>
    <w:p w14:paraId="329DCF51" w14:textId="77777777" w:rsidR="00E41CA2" w:rsidRDefault="00E41CA2">
      <w:pPr>
        <w:pStyle w:val="CommentText"/>
      </w:pPr>
    </w:p>
    <w:p w14:paraId="59F7AC6D" w14:textId="77777777" w:rsidR="00E41CA2" w:rsidRDefault="00E41CA2">
      <w:pPr>
        <w:pStyle w:val="CommentText"/>
      </w:pPr>
      <w:r>
        <w:t>Correct:</w:t>
      </w:r>
    </w:p>
    <w:p w14:paraId="1B68B642" w14:textId="77777777" w:rsidR="00E41CA2" w:rsidRDefault="00E41CA2">
      <w:pPr>
        <w:pStyle w:val="CommentText"/>
      </w:pPr>
      <w:r>
        <w:t>Maraun et al. (2019b)</w:t>
      </w:r>
    </w:p>
    <w:p w14:paraId="3EC41164" w14:textId="1B24C531" w:rsidR="00E41CA2" w:rsidRDefault="00E41CA2">
      <w:pPr>
        <w:pStyle w:val="CommentText"/>
      </w:pPr>
      <w:r>
        <w:t>(Maraun et al., 2019b)</w:t>
      </w:r>
    </w:p>
  </w:comment>
  <w:comment w:id="921" w:author="Robin Matthews" w:date="2021-07-11T15:34:00Z" w:initials="RM">
    <w:p w14:paraId="60E2A665" w14:textId="77777777" w:rsidR="00E41CA2" w:rsidRDefault="00E41CA2">
      <w:pPr>
        <w:pStyle w:val="CommentText"/>
      </w:pPr>
      <w:r>
        <w:rPr>
          <w:rStyle w:val="CommentReference"/>
        </w:rPr>
        <w:annotationRef/>
      </w:r>
      <w:r>
        <w:t>Not found:</w:t>
      </w:r>
    </w:p>
    <w:p w14:paraId="5D3029D3" w14:textId="77777777" w:rsidR="00E41CA2" w:rsidRDefault="00E41CA2">
      <w:pPr>
        <w:pStyle w:val="CommentText"/>
      </w:pPr>
      <w:r>
        <w:t>Maraun et al., 2019b</w:t>
      </w:r>
    </w:p>
    <w:p w14:paraId="67E111C4" w14:textId="77777777" w:rsidR="00E41CA2" w:rsidRDefault="00E41CA2">
      <w:pPr>
        <w:pStyle w:val="CommentText"/>
      </w:pPr>
    </w:p>
    <w:p w14:paraId="2937E1FA" w14:textId="77777777" w:rsidR="00E41CA2" w:rsidRDefault="00E41CA2">
      <w:pPr>
        <w:pStyle w:val="CommentText"/>
      </w:pPr>
      <w:r>
        <w:t>Extra stuff:</w:t>
      </w:r>
    </w:p>
    <w:p w14:paraId="6D7E49C7" w14:textId="77777777" w:rsidR="00E41CA2" w:rsidRDefault="00E41CA2">
      <w:pPr>
        <w:pStyle w:val="CommentText"/>
      </w:pPr>
      <w:r>
        <w:t>(Maraun et al., 2019a; )</w:t>
      </w:r>
    </w:p>
    <w:p w14:paraId="7BDBA370" w14:textId="77777777" w:rsidR="00E41CA2" w:rsidRDefault="00E41CA2">
      <w:pPr>
        <w:pStyle w:val="CommentText"/>
      </w:pPr>
    </w:p>
    <w:p w14:paraId="6391CA20" w14:textId="77777777" w:rsidR="00E41CA2" w:rsidRDefault="00E41CA2">
      <w:pPr>
        <w:pStyle w:val="CommentText"/>
      </w:pPr>
      <w:r>
        <w:t>Correct:</w:t>
      </w:r>
    </w:p>
    <w:p w14:paraId="209B28D7" w14:textId="6B04097C" w:rsidR="00E41CA2" w:rsidRDefault="00E41CA2">
      <w:pPr>
        <w:pStyle w:val="CommentText"/>
      </w:pPr>
      <w:r>
        <w:t>(Maraun et al., 2019b; Widmann et al., 2019)</w:t>
      </w:r>
    </w:p>
  </w:comment>
  <w:comment w:id="925" w:author="Robin Matthews" w:date="2021-07-11T15:34:00Z" w:initials="RM">
    <w:p w14:paraId="25DBF020" w14:textId="77777777" w:rsidR="00E41CA2" w:rsidRDefault="00E41CA2">
      <w:pPr>
        <w:pStyle w:val="CommentText"/>
      </w:pPr>
      <w:r>
        <w:rPr>
          <w:rStyle w:val="CommentReference"/>
        </w:rPr>
        <w:annotationRef/>
      </w:r>
      <w:r>
        <w:t>Not found:</w:t>
      </w:r>
    </w:p>
    <w:p w14:paraId="3427FE7B" w14:textId="77777777" w:rsidR="00E41CA2" w:rsidRDefault="00E41CA2">
      <w:pPr>
        <w:pStyle w:val="CommentText"/>
      </w:pPr>
      <w:r>
        <w:t>Maraun et al., 2019b</w:t>
      </w:r>
    </w:p>
    <w:p w14:paraId="123234DD" w14:textId="77777777" w:rsidR="00E41CA2" w:rsidRDefault="00E41CA2">
      <w:pPr>
        <w:pStyle w:val="CommentText"/>
      </w:pPr>
    </w:p>
    <w:p w14:paraId="6C399BCE" w14:textId="77777777" w:rsidR="00E41CA2" w:rsidRDefault="00E41CA2">
      <w:pPr>
        <w:pStyle w:val="CommentText"/>
      </w:pPr>
      <w:r>
        <w:t>Extra stuff:</w:t>
      </w:r>
    </w:p>
    <w:p w14:paraId="2004A6F0" w14:textId="77777777" w:rsidR="00E41CA2" w:rsidRDefault="00E41CA2">
      <w:pPr>
        <w:pStyle w:val="CommentText"/>
      </w:pPr>
      <w:r>
        <w:t>(; ; ; ; ; ; Maraun et al., 2019a; )</w:t>
      </w:r>
    </w:p>
    <w:p w14:paraId="2377CA15" w14:textId="77777777" w:rsidR="00E41CA2" w:rsidRDefault="00E41CA2">
      <w:pPr>
        <w:pStyle w:val="CommentText"/>
      </w:pPr>
    </w:p>
    <w:p w14:paraId="4E9C0E67" w14:textId="77777777" w:rsidR="00E41CA2" w:rsidRDefault="00E41CA2">
      <w:pPr>
        <w:pStyle w:val="CommentText"/>
      </w:pPr>
      <w:r>
        <w:t>Correct:</w:t>
      </w:r>
    </w:p>
    <w:p w14:paraId="7379185B" w14:textId="0A82DC75" w:rsidR="00E41CA2" w:rsidRDefault="00E41CA2">
      <w:pPr>
        <w:pStyle w:val="CommentText"/>
      </w:pPr>
      <w:r>
        <w:t>(Frost et al., 2011; Hu et al., 2013a; Keller et al., 2015; Dubrovsky et al., 2019; Gutiérrez et al., 2019; Hertig et al., 2019; Maraun et al., 2019b; Widmann et al., 2019)</w:t>
      </w:r>
    </w:p>
  </w:comment>
  <w:comment w:id="934" w:author="Robin Matthews" w:date="2021-07-11T15:34:00Z" w:initials="RM">
    <w:p w14:paraId="5C78667B" w14:textId="77777777" w:rsidR="00E41CA2" w:rsidRDefault="00E41CA2">
      <w:pPr>
        <w:pStyle w:val="CommentText"/>
      </w:pPr>
      <w:r>
        <w:rPr>
          <w:rStyle w:val="CommentReference"/>
        </w:rPr>
        <w:annotationRef/>
      </w:r>
      <w:r>
        <w:t>Extra stuff:</w:t>
      </w:r>
    </w:p>
    <w:p w14:paraId="36795103" w14:textId="77777777" w:rsidR="00E41CA2" w:rsidRDefault="00E41CA2">
      <w:pPr>
        <w:pStyle w:val="CommentText"/>
      </w:pPr>
      <w:r>
        <w:t>, )</w:t>
      </w:r>
    </w:p>
    <w:p w14:paraId="2991FCB8" w14:textId="77777777" w:rsidR="00E41CA2" w:rsidRDefault="00E41CA2">
      <w:pPr>
        <w:pStyle w:val="CommentText"/>
      </w:pPr>
    </w:p>
    <w:p w14:paraId="62E038EA" w14:textId="77777777" w:rsidR="00E41CA2" w:rsidRDefault="00E41CA2">
      <w:pPr>
        <w:pStyle w:val="CommentText"/>
      </w:pPr>
      <w:r>
        <w:t>Correct:</w:t>
      </w:r>
    </w:p>
    <w:p w14:paraId="0EF9CAE0" w14:textId="77777777" w:rsidR="00E41CA2" w:rsidRDefault="00E41CA2">
      <w:pPr>
        <w:pStyle w:val="CommentText"/>
      </w:pPr>
      <w:r>
        <w:t>Bukovsky (2012)</w:t>
      </w:r>
    </w:p>
    <w:p w14:paraId="1A46CFFB" w14:textId="1FE89C70" w:rsidR="00E41CA2" w:rsidRDefault="00E41CA2">
      <w:pPr>
        <w:pStyle w:val="CommentText"/>
      </w:pPr>
      <w:r>
        <w:t>(Bukovsky, 2012)</w:t>
      </w:r>
    </w:p>
  </w:comment>
  <w:comment w:id="940" w:author="Robin Matthews" w:date="2021-07-11T16:53:00Z" w:initials="RM">
    <w:p w14:paraId="68DFB8F7" w14:textId="477463F4" w:rsidR="00F1202F" w:rsidRDefault="00F1202F">
      <w:pPr>
        <w:pStyle w:val="CommentText"/>
      </w:pPr>
      <w:r>
        <w:rPr>
          <w:rStyle w:val="CommentReference"/>
        </w:rPr>
        <w:annotationRef/>
      </w:r>
      <w:r>
        <w:t>Mendeley field contains Maraun et al. (2019):</w:t>
      </w:r>
    </w:p>
    <w:p w14:paraId="17D7D7B9" w14:textId="77777777" w:rsidR="00F1202F" w:rsidRDefault="00F1202F">
      <w:pPr>
        <w:pStyle w:val="CommentText"/>
        <w:rPr>
          <w:rFonts w:ascii="Calibri" w:hAnsi="Calibri" w:cs="Calibri"/>
          <w:noProof/>
          <w:sz w:val="22"/>
          <w:szCs w:val="24"/>
        </w:rPr>
      </w:pPr>
      <w:r w:rsidRPr="00221C0D">
        <w:rPr>
          <w:rFonts w:ascii="Calibri" w:hAnsi="Calibri" w:cs="Calibri"/>
          <w:noProof/>
          <w:sz w:val="22"/>
          <w:szCs w:val="24"/>
        </w:rPr>
        <w:t xml:space="preserve">Maraun, D., Huth, R., Gutiérrez, J. M., Martín, D. S., Dubrovsky, M., Fischer, A., et al. (2019). The VALUE perfect predictor experiment: Evaluation of temporal variability. </w:t>
      </w:r>
      <w:r w:rsidRPr="00221C0D">
        <w:rPr>
          <w:rFonts w:ascii="Calibri" w:hAnsi="Calibri" w:cs="Calibri"/>
          <w:i/>
          <w:iCs/>
          <w:noProof/>
          <w:sz w:val="22"/>
          <w:szCs w:val="24"/>
        </w:rPr>
        <w:t>Int. J. Climatol.</w:t>
      </w:r>
      <w:r w:rsidRPr="00221C0D">
        <w:rPr>
          <w:rFonts w:ascii="Calibri" w:hAnsi="Calibri" w:cs="Calibri"/>
          <w:noProof/>
          <w:sz w:val="22"/>
          <w:szCs w:val="24"/>
        </w:rPr>
        <w:t xml:space="preserve"> 39, 3786–3818. doi:10.1002/joc.5222.</w:t>
      </w:r>
    </w:p>
    <w:p w14:paraId="55BB9D34" w14:textId="77777777" w:rsidR="00F1202F" w:rsidRDefault="00F1202F">
      <w:pPr>
        <w:pStyle w:val="CommentText"/>
        <w:rPr>
          <w:rFonts w:ascii="Calibri" w:hAnsi="Calibri" w:cs="Calibri"/>
          <w:noProof/>
          <w:sz w:val="22"/>
          <w:szCs w:val="24"/>
        </w:rPr>
      </w:pPr>
    </w:p>
    <w:p w14:paraId="3DDB7A79" w14:textId="27450E94" w:rsidR="00F1202F" w:rsidRDefault="00F1202F">
      <w:pPr>
        <w:pStyle w:val="CommentText"/>
      </w:pPr>
      <w:r>
        <w:rPr>
          <w:rFonts w:ascii="Calibri" w:hAnsi="Calibri" w:cs="Calibri"/>
          <w:noProof/>
          <w:sz w:val="22"/>
          <w:szCs w:val="24"/>
        </w:rPr>
        <w:t>Provide DOI for the correct reference.</w:t>
      </w:r>
    </w:p>
  </w:comment>
  <w:comment w:id="941" w:author="Robin Matthews" w:date="2021-07-11T15:34:00Z" w:initials="RM">
    <w:p w14:paraId="36C3D5DB" w14:textId="77777777" w:rsidR="00E41CA2" w:rsidRDefault="00E41CA2">
      <w:pPr>
        <w:pStyle w:val="CommentText"/>
      </w:pPr>
      <w:r>
        <w:rPr>
          <w:rStyle w:val="CommentReference"/>
        </w:rPr>
        <w:annotationRef/>
      </w:r>
      <w:r>
        <w:t>Not found:</w:t>
      </w:r>
    </w:p>
    <w:p w14:paraId="3DAEAC6E" w14:textId="77777777" w:rsidR="00E41CA2" w:rsidRDefault="00E41CA2">
      <w:pPr>
        <w:pStyle w:val="CommentText"/>
      </w:pPr>
      <w:r>
        <w:t>2019b</w:t>
      </w:r>
    </w:p>
    <w:p w14:paraId="03CF56F6" w14:textId="77777777" w:rsidR="00E41CA2" w:rsidRDefault="00E41CA2">
      <w:pPr>
        <w:pStyle w:val="CommentText"/>
      </w:pPr>
    </w:p>
    <w:p w14:paraId="14386ABA" w14:textId="77777777" w:rsidR="00E41CA2" w:rsidRDefault="00E41CA2">
      <w:pPr>
        <w:pStyle w:val="CommentText"/>
      </w:pPr>
      <w:r>
        <w:t>Extra stuff:</w:t>
      </w:r>
    </w:p>
    <w:p w14:paraId="1C6770CF" w14:textId="77777777" w:rsidR="00E41CA2" w:rsidRDefault="00E41CA2">
      <w:pPr>
        <w:pStyle w:val="CommentText"/>
      </w:pPr>
      <w:r>
        <w:t xml:space="preserve"> (2017)</w:t>
      </w:r>
    </w:p>
    <w:p w14:paraId="333C7B24" w14:textId="77777777" w:rsidR="00E41CA2" w:rsidRDefault="00E41CA2">
      <w:pPr>
        <w:pStyle w:val="CommentText"/>
      </w:pPr>
    </w:p>
    <w:p w14:paraId="49A400D2" w14:textId="77777777" w:rsidR="00E41CA2" w:rsidRDefault="00E41CA2">
      <w:pPr>
        <w:pStyle w:val="CommentText"/>
      </w:pPr>
      <w:r>
        <w:t>Correct:</w:t>
      </w:r>
    </w:p>
    <w:p w14:paraId="774BE8EE" w14:textId="77777777" w:rsidR="00E41CA2" w:rsidRDefault="00E41CA2">
      <w:pPr>
        <w:pStyle w:val="CommentText"/>
      </w:pPr>
      <w:r>
        <w:t>Maraun et al. (2019b)</w:t>
      </w:r>
    </w:p>
    <w:p w14:paraId="7A237287" w14:textId="3633DEBC" w:rsidR="00E41CA2" w:rsidRDefault="00E41CA2">
      <w:pPr>
        <w:pStyle w:val="CommentText"/>
      </w:pPr>
      <w:r>
        <w:t>(Maraun et al., 2019b)</w:t>
      </w:r>
    </w:p>
  </w:comment>
  <w:comment w:id="942" w:author="Robin Matthews" w:date="2021-07-11T15:34:00Z" w:initials="RM">
    <w:p w14:paraId="5C3E5F82" w14:textId="77777777" w:rsidR="00E41CA2" w:rsidRDefault="00E41CA2">
      <w:pPr>
        <w:pStyle w:val="CommentText"/>
      </w:pPr>
      <w:r>
        <w:rPr>
          <w:rStyle w:val="CommentReference"/>
        </w:rPr>
        <w:annotationRef/>
      </w:r>
      <w:r>
        <w:t>Extra stuff:</w:t>
      </w:r>
    </w:p>
    <w:p w14:paraId="1EC3DC1D" w14:textId="77777777" w:rsidR="00E41CA2" w:rsidRDefault="00E41CA2">
      <w:pPr>
        <w:pStyle w:val="CommentText"/>
      </w:pPr>
      <w:r>
        <w:t>(, ; Section 10.3.3.6, 10.6.4, Atlas 8.4)</w:t>
      </w:r>
    </w:p>
    <w:p w14:paraId="60BE1448" w14:textId="77777777" w:rsidR="00E41CA2" w:rsidRDefault="00E41CA2">
      <w:pPr>
        <w:pStyle w:val="CommentText"/>
      </w:pPr>
    </w:p>
    <w:p w14:paraId="2D167B20" w14:textId="77777777" w:rsidR="00E41CA2" w:rsidRDefault="00E41CA2">
      <w:pPr>
        <w:pStyle w:val="CommentText"/>
      </w:pPr>
      <w:r>
        <w:t>Correct:</w:t>
      </w:r>
    </w:p>
    <w:p w14:paraId="52EB715E" w14:textId="77777777" w:rsidR="00E41CA2" w:rsidRDefault="00E41CA2">
      <w:pPr>
        <w:pStyle w:val="CommentText"/>
      </w:pPr>
      <w:r>
        <w:t>Nabat et al. (2014)</w:t>
      </w:r>
    </w:p>
    <w:p w14:paraId="7963A7B4" w14:textId="2D690AC7" w:rsidR="00E41CA2" w:rsidRDefault="00E41CA2">
      <w:pPr>
        <w:pStyle w:val="CommentText"/>
      </w:pPr>
      <w:r>
        <w:t>(Nabat et al., 2014)</w:t>
      </w:r>
    </w:p>
  </w:comment>
  <w:comment w:id="950" w:author="Robin Matthews" w:date="2021-07-11T15:34:00Z" w:initials="RM">
    <w:p w14:paraId="7782EB89" w14:textId="77777777" w:rsidR="00E41CA2" w:rsidRDefault="00E41CA2">
      <w:pPr>
        <w:pStyle w:val="CommentText"/>
      </w:pPr>
      <w:r>
        <w:rPr>
          <w:rStyle w:val="CommentReference"/>
        </w:rPr>
        <w:annotationRef/>
      </w:r>
      <w:r>
        <w:t>Extra stuff:</w:t>
      </w:r>
    </w:p>
    <w:p w14:paraId="401BAE01" w14:textId="77777777" w:rsidR="00E41CA2" w:rsidRDefault="00E41CA2">
      <w:pPr>
        <w:pStyle w:val="CommentText"/>
      </w:pPr>
      <w:r>
        <w:t>(, ; Sections 10.3.3.8, 10.4.1 and 10.6)</w:t>
      </w:r>
    </w:p>
    <w:p w14:paraId="72DFC77E" w14:textId="77777777" w:rsidR="00E41CA2" w:rsidRDefault="00E41CA2">
      <w:pPr>
        <w:pStyle w:val="CommentText"/>
      </w:pPr>
    </w:p>
    <w:p w14:paraId="103EA1F5" w14:textId="77777777" w:rsidR="00E41CA2" w:rsidRDefault="00E41CA2">
      <w:pPr>
        <w:pStyle w:val="CommentText"/>
      </w:pPr>
      <w:r>
        <w:t>Correct:</w:t>
      </w:r>
    </w:p>
    <w:p w14:paraId="6EA74D8D" w14:textId="77777777" w:rsidR="00E41CA2" w:rsidRDefault="00E41CA2">
      <w:pPr>
        <w:pStyle w:val="CommentText"/>
      </w:pPr>
      <w:r>
        <w:t>Flato et al. (2014)</w:t>
      </w:r>
    </w:p>
    <w:p w14:paraId="11421D29" w14:textId="2357134F" w:rsidR="00E41CA2" w:rsidRDefault="00E41CA2">
      <w:pPr>
        <w:pStyle w:val="CommentText"/>
      </w:pPr>
      <w:r>
        <w:t>(Flato et al., 2014)</w:t>
      </w:r>
    </w:p>
  </w:comment>
  <w:comment w:id="955" w:author="Robin Matthews" w:date="2021-07-11T15:34:00Z" w:initials="RM">
    <w:p w14:paraId="66ED510A" w14:textId="77777777" w:rsidR="00E41CA2" w:rsidRDefault="00E41CA2">
      <w:pPr>
        <w:pStyle w:val="CommentText"/>
      </w:pPr>
      <w:r>
        <w:rPr>
          <w:rStyle w:val="CommentReference"/>
        </w:rPr>
        <w:annotationRef/>
      </w:r>
      <w:r>
        <w:t>Extra stuff:</w:t>
      </w:r>
    </w:p>
    <w:p w14:paraId="07928044" w14:textId="77777777" w:rsidR="00E41CA2" w:rsidRDefault="00E41CA2">
      <w:pPr>
        <w:pStyle w:val="CommentText"/>
      </w:pPr>
      <w:r>
        <w:t>(, ; Section 1.5.4.1)</w:t>
      </w:r>
    </w:p>
    <w:p w14:paraId="74557846" w14:textId="77777777" w:rsidR="00E41CA2" w:rsidRDefault="00E41CA2">
      <w:pPr>
        <w:pStyle w:val="CommentText"/>
      </w:pPr>
    </w:p>
    <w:p w14:paraId="67A3FCF5" w14:textId="77777777" w:rsidR="00E41CA2" w:rsidRDefault="00E41CA2">
      <w:pPr>
        <w:pStyle w:val="CommentText"/>
      </w:pPr>
      <w:r>
        <w:t>Correct:</w:t>
      </w:r>
    </w:p>
    <w:p w14:paraId="51E47C62" w14:textId="77777777" w:rsidR="00E41CA2" w:rsidRDefault="00E41CA2">
      <w:pPr>
        <w:pStyle w:val="CommentText"/>
      </w:pPr>
      <w:r>
        <w:t>Parker (2009)</w:t>
      </w:r>
    </w:p>
    <w:p w14:paraId="129A143D" w14:textId="45849691" w:rsidR="00E41CA2" w:rsidRDefault="00E41CA2">
      <w:pPr>
        <w:pStyle w:val="CommentText"/>
      </w:pPr>
      <w:r>
        <w:t>(Parker, 2009)</w:t>
      </w:r>
    </w:p>
  </w:comment>
  <w:comment w:id="960" w:author="Robin Matthews" w:date="2021-07-11T15:34:00Z" w:initials="RM">
    <w:p w14:paraId="7AD840C1" w14:textId="77777777" w:rsidR="00E41CA2" w:rsidRDefault="00E41CA2">
      <w:pPr>
        <w:pStyle w:val="CommentText"/>
      </w:pPr>
      <w:r>
        <w:rPr>
          <w:rStyle w:val="CommentReference"/>
        </w:rPr>
        <w:annotationRef/>
      </w:r>
      <w:r>
        <w:t>Not found:</w:t>
      </w:r>
    </w:p>
    <w:p w14:paraId="0AD68EAA" w14:textId="77777777" w:rsidR="00E41CA2" w:rsidRDefault="00E41CA2">
      <w:pPr>
        <w:pStyle w:val="CommentText"/>
      </w:pPr>
      <w:r>
        <w:t>Notz, 2015</w:t>
      </w:r>
    </w:p>
    <w:p w14:paraId="7BFC5CD7" w14:textId="77777777" w:rsidR="00E41CA2" w:rsidRDefault="00E41CA2">
      <w:pPr>
        <w:pStyle w:val="CommentText"/>
      </w:pPr>
    </w:p>
    <w:p w14:paraId="7B70B8B1" w14:textId="77777777" w:rsidR="00E41CA2" w:rsidRDefault="00E41CA2">
      <w:pPr>
        <w:pStyle w:val="CommentText"/>
      </w:pPr>
      <w:r>
        <w:t>Extra stuff:</w:t>
      </w:r>
    </w:p>
    <w:p w14:paraId="3EEC8CE3" w14:textId="77777777" w:rsidR="00E41CA2" w:rsidRDefault="00E41CA2">
      <w:pPr>
        <w:pStyle w:val="CommentText"/>
      </w:pPr>
      <w:r>
        <w:t>(Section 1.3.5; )</w:t>
      </w:r>
    </w:p>
    <w:p w14:paraId="6FBBAD69" w14:textId="77777777" w:rsidR="00E41CA2" w:rsidRDefault="00E41CA2">
      <w:pPr>
        <w:pStyle w:val="CommentText"/>
      </w:pPr>
    </w:p>
    <w:p w14:paraId="11B4C978" w14:textId="77777777" w:rsidR="00E41CA2" w:rsidRDefault="00E41CA2">
      <w:pPr>
        <w:pStyle w:val="CommentText"/>
      </w:pPr>
      <w:r>
        <w:t>Correct:</w:t>
      </w:r>
    </w:p>
    <w:p w14:paraId="50EA7CC5" w14:textId="5FA1B232" w:rsidR="00E41CA2" w:rsidRDefault="00E41CA2">
      <w:pPr>
        <w:pStyle w:val="CommentText"/>
      </w:pPr>
      <w:r>
        <w:t>(Notz, 2015; Baumberger et al., 2017)</w:t>
      </w:r>
    </w:p>
  </w:comment>
  <w:comment w:id="961" w:author="Robin Matthews" w:date="2021-07-11T16:55:00Z" w:initials="RM">
    <w:p w14:paraId="287842F9" w14:textId="7852CFD6" w:rsidR="00F1202F" w:rsidRDefault="00F1202F">
      <w:pPr>
        <w:pStyle w:val="CommentText"/>
      </w:pPr>
      <w:r>
        <w:rPr>
          <w:rStyle w:val="CommentReference"/>
        </w:rPr>
        <w:annotationRef/>
      </w:r>
      <w:r>
        <w:t>Mendeley field also contains ‘Notz, 2015’. Want me to remove it?</w:t>
      </w:r>
    </w:p>
  </w:comment>
  <w:comment w:id="963" w:author="Robin Matthews" w:date="2021-07-11T15:34:00Z" w:initials="RM">
    <w:p w14:paraId="47F157D8" w14:textId="77777777" w:rsidR="00E41CA2" w:rsidRDefault="00E41CA2">
      <w:pPr>
        <w:pStyle w:val="CommentText"/>
      </w:pPr>
      <w:r>
        <w:rPr>
          <w:rStyle w:val="CommentReference"/>
        </w:rPr>
        <w:annotationRef/>
      </w:r>
      <w:r>
        <w:t>Extra stuff:</w:t>
      </w:r>
    </w:p>
    <w:p w14:paraId="438273E0" w14:textId="77777777" w:rsidR="00E41CA2" w:rsidRDefault="00E41CA2">
      <w:pPr>
        <w:pStyle w:val="CommentText"/>
      </w:pPr>
      <w:r>
        <w:t>, )</w:t>
      </w:r>
    </w:p>
    <w:p w14:paraId="7E3DE198" w14:textId="77777777" w:rsidR="00E41CA2" w:rsidRDefault="00E41CA2">
      <w:pPr>
        <w:pStyle w:val="CommentText"/>
      </w:pPr>
    </w:p>
    <w:p w14:paraId="73647476" w14:textId="77777777" w:rsidR="00E41CA2" w:rsidRDefault="00E41CA2">
      <w:pPr>
        <w:pStyle w:val="CommentText"/>
      </w:pPr>
      <w:r>
        <w:t>Correct:</w:t>
      </w:r>
    </w:p>
    <w:p w14:paraId="5133DC8F" w14:textId="77777777" w:rsidR="00E41CA2" w:rsidRDefault="00E41CA2">
      <w:pPr>
        <w:pStyle w:val="CommentText"/>
      </w:pPr>
      <w:r>
        <w:t>Dosio et al. (2019)</w:t>
      </w:r>
    </w:p>
    <w:p w14:paraId="31FE48DF" w14:textId="4DA14C5D" w:rsidR="00E41CA2" w:rsidRDefault="00E41CA2">
      <w:pPr>
        <w:pStyle w:val="CommentText"/>
      </w:pPr>
      <w:r>
        <w:t>(Dosio et al., 2019)</w:t>
      </w:r>
    </w:p>
  </w:comment>
  <w:comment w:id="964" w:author="Robin Matthews" w:date="2021-07-11T15:34:00Z" w:initials="RM">
    <w:p w14:paraId="14F18586" w14:textId="77777777" w:rsidR="00E41CA2" w:rsidRDefault="00E41CA2">
      <w:pPr>
        <w:pStyle w:val="CommentText"/>
      </w:pPr>
      <w:r>
        <w:rPr>
          <w:rStyle w:val="CommentReference"/>
        </w:rPr>
        <w:annotationRef/>
      </w:r>
      <w:r>
        <w:t>Not found:</w:t>
      </w:r>
    </w:p>
    <w:p w14:paraId="50F95422" w14:textId="77777777" w:rsidR="00E41CA2" w:rsidRDefault="00E41CA2">
      <w:pPr>
        <w:pStyle w:val="CommentText"/>
      </w:pPr>
      <w:r>
        <w:t>Chan et al., 2014a, b, 2020</w:t>
      </w:r>
    </w:p>
    <w:p w14:paraId="6C325425" w14:textId="77777777" w:rsidR="00E41CA2" w:rsidRDefault="00E41CA2">
      <w:pPr>
        <w:pStyle w:val="CommentText"/>
      </w:pPr>
    </w:p>
    <w:p w14:paraId="76431EC2" w14:textId="77777777" w:rsidR="00E41CA2" w:rsidRDefault="00E41CA2">
      <w:pPr>
        <w:pStyle w:val="CommentText"/>
      </w:pPr>
      <w:r>
        <w:t>Extra stuff:</w:t>
      </w:r>
    </w:p>
    <w:p w14:paraId="00DD2995" w14:textId="77777777" w:rsidR="00E41CA2" w:rsidRDefault="00E41CA2">
      <w:pPr>
        <w:pStyle w:val="CommentText"/>
      </w:pPr>
      <w:r>
        <w:t>(Chan et al., 2014b, 2014a, 2020; ; ; ; ; )</w:t>
      </w:r>
    </w:p>
    <w:p w14:paraId="3481771D" w14:textId="77777777" w:rsidR="00E41CA2" w:rsidRDefault="00E41CA2">
      <w:pPr>
        <w:pStyle w:val="CommentText"/>
      </w:pPr>
    </w:p>
    <w:p w14:paraId="1473171F" w14:textId="77777777" w:rsidR="00E41CA2" w:rsidRDefault="00E41CA2">
      <w:pPr>
        <w:pStyle w:val="CommentText"/>
      </w:pPr>
      <w:r>
        <w:t>Correct:</w:t>
      </w:r>
    </w:p>
    <w:p w14:paraId="2E1B382F" w14:textId="1E4AB158" w:rsidR="00E41CA2" w:rsidRDefault="00E41CA2">
      <w:pPr>
        <w:pStyle w:val="CommentText"/>
      </w:pPr>
      <w:r>
        <w:t>(Chan et al., 2014a, b, 2020; Ban et al., 2015; Tabari et al., 2016; Fosser et al., 2017; Kendon et al., 2017, 2019; Vanden Broucke et al., 2018)</w:t>
      </w:r>
    </w:p>
  </w:comment>
  <w:comment w:id="969" w:author="Robin Matthews" w:date="2021-07-11T15:34:00Z" w:initials="RM">
    <w:p w14:paraId="2D1196B6" w14:textId="77777777" w:rsidR="00E41CA2" w:rsidRDefault="00E41CA2">
      <w:pPr>
        <w:pStyle w:val="CommentText"/>
      </w:pPr>
      <w:r>
        <w:rPr>
          <w:rStyle w:val="CommentReference"/>
        </w:rPr>
        <w:annotationRef/>
      </w:r>
      <w:r>
        <w:t>Extra stuff:</w:t>
      </w:r>
    </w:p>
    <w:p w14:paraId="342E05B9" w14:textId="77777777" w:rsidR="00E41CA2" w:rsidRDefault="00E41CA2">
      <w:pPr>
        <w:pStyle w:val="CommentText"/>
      </w:pPr>
      <w:r>
        <w:t>(; ; ; see Cross-Chapter Box 10.2 for further limitations of bias adjustment)</w:t>
      </w:r>
    </w:p>
    <w:p w14:paraId="295D29F5" w14:textId="77777777" w:rsidR="00E41CA2" w:rsidRDefault="00E41CA2">
      <w:pPr>
        <w:pStyle w:val="CommentText"/>
      </w:pPr>
    </w:p>
    <w:p w14:paraId="2F2C9A53" w14:textId="77777777" w:rsidR="00E41CA2" w:rsidRDefault="00E41CA2">
      <w:pPr>
        <w:pStyle w:val="CommentText"/>
      </w:pPr>
      <w:r>
        <w:t>Correct:</w:t>
      </w:r>
    </w:p>
    <w:p w14:paraId="586CA29B" w14:textId="5D292D4E" w:rsidR="00E41CA2" w:rsidRDefault="00E41CA2">
      <w:pPr>
        <w:pStyle w:val="CommentText"/>
      </w:pPr>
      <w:r>
        <w:t>(Maraun, 2012; Bellprat et al., 2013; Maraun et al., 2017)</w:t>
      </w:r>
    </w:p>
  </w:comment>
  <w:comment w:id="975" w:author="Robin Matthews" w:date="2021-07-11T15:34:00Z" w:initials="RM">
    <w:p w14:paraId="0A4FB942" w14:textId="77777777" w:rsidR="00E41CA2" w:rsidRDefault="00E41CA2">
      <w:pPr>
        <w:pStyle w:val="CommentText"/>
      </w:pPr>
      <w:r>
        <w:rPr>
          <w:rStyle w:val="CommentReference"/>
        </w:rPr>
        <w:annotationRef/>
      </w:r>
      <w:r>
        <w:t>Extra stuff:</w:t>
      </w:r>
    </w:p>
    <w:p w14:paraId="48578AE6" w14:textId="77777777" w:rsidR="00E41CA2" w:rsidRDefault="00E41CA2">
      <w:pPr>
        <w:pStyle w:val="CommentText"/>
      </w:pPr>
      <w:r>
        <w:t>(; ; Figure 10.6)</w:t>
      </w:r>
    </w:p>
    <w:p w14:paraId="6465C192" w14:textId="77777777" w:rsidR="00E41CA2" w:rsidRDefault="00E41CA2">
      <w:pPr>
        <w:pStyle w:val="CommentText"/>
      </w:pPr>
    </w:p>
    <w:p w14:paraId="119E5AD8" w14:textId="77777777" w:rsidR="00E41CA2" w:rsidRDefault="00E41CA2">
      <w:pPr>
        <w:pStyle w:val="CommentText"/>
      </w:pPr>
      <w:r>
        <w:t>Correct:</w:t>
      </w:r>
    </w:p>
    <w:p w14:paraId="418461B7" w14:textId="030FC572" w:rsidR="00E41CA2" w:rsidRDefault="00E41CA2">
      <w:pPr>
        <w:pStyle w:val="CommentText"/>
      </w:pPr>
      <w:r>
        <w:t>(Ren et al., 2019; Xin et al., 2020)</w:t>
      </w:r>
    </w:p>
  </w:comment>
  <w:comment w:id="980" w:author="Robin Matthews" w:date="2021-07-11T15:34:00Z" w:initials="RM">
    <w:p w14:paraId="549CA7A7" w14:textId="77777777" w:rsidR="00E41CA2" w:rsidRDefault="00E41CA2">
      <w:pPr>
        <w:pStyle w:val="CommentText"/>
      </w:pPr>
      <w:r>
        <w:rPr>
          <w:rStyle w:val="CommentReference"/>
        </w:rPr>
        <w:annotationRef/>
      </w:r>
      <w:r>
        <w:t>Extra stuff:</w:t>
      </w:r>
    </w:p>
    <w:p w14:paraId="484FB62C" w14:textId="77777777" w:rsidR="00E41CA2" w:rsidRDefault="00E41CA2">
      <w:pPr>
        <w:pStyle w:val="CommentText"/>
      </w:pPr>
      <w:r>
        <w:t>(e.g., , ; Sections 10.3.3.3 to 10.3.3.8, Chapters 11 and Atlas)</w:t>
      </w:r>
    </w:p>
    <w:p w14:paraId="3DA02734" w14:textId="77777777" w:rsidR="00E41CA2" w:rsidRDefault="00E41CA2">
      <w:pPr>
        <w:pStyle w:val="CommentText"/>
      </w:pPr>
    </w:p>
    <w:p w14:paraId="3BC07CA4" w14:textId="77777777" w:rsidR="00E41CA2" w:rsidRDefault="00E41CA2">
      <w:pPr>
        <w:pStyle w:val="CommentText"/>
      </w:pPr>
      <w:r>
        <w:t>Correct:</w:t>
      </w:r>
    </w:p>
    <w:p w14:paraId="0C0A3828" w14:textId="77777777" w:rsidR="00E41CA2" w:rsidRDefault="00E41CA2">
      <w:pPr>
        <w:pStyle w:val="CommentText"/>
      </w:pPr>
      <w:r>
        <w:t>Jiang et al. (2020)</w:t>
      </w:r>
    </w:p>
    <w:p w14:paraId="4A78145D" w14:textId="7F18FF37" w:rsidR="00E41CA2" w:rsidRDefault="00E41CA2">
      <w:pPr>
        <w:pStyle w:val="CommentText"/>
      </w:pPr>
      <w:r>
        <w:t>(Jiang et al., 2020)</w:t>
      </w:r>
    </w:p>
  </w:comment>
  <w:comment w:id="985" w:author="Robin Matthews" w:date="2021-07-11T15:34:00Z" w:initials="RM">
    <w:p w14:paraId="785245F5" w14:textId="77777777" w:rsidR="00E41CA2" w:rsidRDefault="00E41CA2">
      <w:pPr>
        <w:pStyle w:val="CommentText"/>
      </w:pPr>
      <w:r>
        <w:rPr>
          <w:rStyle w:val="CommentReference"/>
        </w:rPr>
        <w:annotationRef/>
      </w:r>
      <w:r>
        <w:t>Extra stuff:</w:t>
      </w:r>
    </w:p>
    <w:p w14:paraId="0C9B393B" w14:textId="77777777" w:rsidR="00E41CA2" w:rsidRDefault="00E41CA2">
      <w:pPr>
        <w:pStyle w:val="CommentText"/>
      </w:pPr>
      <w:r>
        <w:t>(, ; Chapter Atlas)</w:t>
      </w:r>
    </w:p>
    <w:p w14:paraId="2A5F8039" w14:textId="77777777" w:rsidR="00E41CA2" w:rsidRDefault="00E41CA2">
      <w:pPr>
        <w:pStyle w:val="CommentText"/>
      </w:pPr>
    </w:p>
    <w:p w14:paraId="63BC51BB" w14:textId="77777777" w:rsidR="00E41CA2" w:rsidRDefault="00E41CA2">
      <w:pPr>
        <w:pStyle w:val="CommentText"/>
      </w:pPr>
      <w:r>
        <w:t>Correct:</w:t>
      </w:r>
    </w:p>
    <w:p w14:paraId="515B675E" w14:textId="77777777" w:rsidR="00E41CA2" w:rsidRDefault="00E41CA2">
      <w:pPr>
        <w:pStyle w:val="CommentText"/>
      </w:pPr>
      <w:r>
        <w:t>Brunner et al. (2019)</w:t>
      </w:r>
    </w:p>
    <w:p w14:paraId="4381C0A7" w14:textId="3A9954EB" w:rsidR="00E41CA2" w:rsidRDefault="00E41CA2">
      <w:pPr>
        <w:pStyle w:val="CommentText"/>
      </w:pPr>
      <w:r>
        <w:t>(Brunner et al., 2019)</w:t>
      </w:r>
    </w:p>
  </w:comment>
  <w:comment w:id="990" w:author="Robin Matthews" w:date="2021-07-11T15:34:00Z" w:initials="RM">
    <w:p w14:paraId="22058350" w14:textId="77777777" w:rsidR="00E41CA2" w:rsidRDefault="00E41CA2">
      <w:pPr>
        <w:pStyle w:val="CommentText"/>
      </w:pPr>
      <w:r>
        <w:rPr>
          <w:rStyle w:val="CommentReference"/>
        </w:rPr>
        <w:annotationRef/>
      </w:r>
      <w:r>
        <w:t>Extra stuff:</w:t>
      </w:r>
    </w:p>
    <w:p w14:paraId="24AB6F22" w14:textId="77777777" w:rsidR="00E41CA2" w:rsidRDefault="00E41CA2">
      <w:pPr>
        <w:pStyle w:val="CommentText"/>
      </w:pPr>
      <w:r>
        <w:t>(, ; Chapter 11)</w:t>
      </w:r>
    </w:p>
    <w:p w14:paraId="41527CB0" w14:textId="77777777" w:rsidR="00E41CA2" w:rsidRDefault="00E41CA2">
      <w:pPr>
        <w:pStyle w:val="CommentText"/>
      </w:pPr>
    </w:p>
    <w:p w14:paraId="7E1E75BD" w14:textId="77777777" w:rsidR="00E41CA2" w:rsidRDefault="00E41CA2">
      <w:pPr>
        <w:pStyle w:val="CommentText"/>
      </w:pPr>
      <w:r>
        <w:t>Correct:</w:t>
      </w:r>
    </w:p>
    <w:p w14:paraId="668B2F58" w14:textId="77777777" w:rsidR="00E41CA2" w:rsidRDefault="00E41CA2">
      <w:pPr>
        <w:pStyle w:val="CommentText"/>
      </w:pPr>
      <w:r>
        <w:t>Luo et al. (2020)</w:t>
      </w:r>
    </w:p>
    <w:p w14:paraId="53FCA376" w14:textId="04A42AE6" w:rsidR="00E41CA2" w:rsidRDefault="00E41CA2">
      <w:pPr>
        <w:pStyle w:val="CommentText"/>
      </w:pPr>
      <w:r>
        <w:t>(Luo et al., 2020)</w:t>
      </w:r>
    </w:p>
  </w:comment>
  <w:comment w:id="995" w:author="Robin Matthews" w:date="2021-07-11T15:34:00Z" w:initials="RM">
    <w:p w14:paraId="249D4CFA" w14:textId="77777777" w:rsidR="00E41CA2" w:rsidRDefault="00E41CA2">
      <w:pPr>
        <w:pStyle w:val="CommentText"/>
      </w:pPr>
      <w:r>
        <w:rPr>
          <w:rStyle w:val="CommentReference"/>
        </w:rPr>
        <w:annotationRef/>
      </w:r>
      <w:r>
        <w:t>Extra stuff:</w:t>
      </w:r>
    </w:p>
    <w:p w14:paraId="06ADDACE" w14:textId="77777777" w:rsidR="00E41CA2" w:rsidRDefault="00E41CA2">
      <w:pPr>
        <w:pStyle w:val="CommentText"/>
      </w:pPr>
      <w:r>
        <w:t>(e.g., , ; Chapter 3)</w:t>
      </w:r>
    </w:p>
    <w:p w14:paraId="32248A8D" w14:textId="77777777" w:rsidR="00E41CA2" w:rsidRDefault="00E41CA2">
      <w:pPr>
        <w:pStyle w:val="CommentText"/>
      </w:pPr>
    </w:p>
    <w:p w14:paraId="4FA92714" w14:textId="77777777" w:rsidR="00E41CA2" w:rsidRDefault="00E41CA2">
      <w:pPr>
        <w:pStyle w:val="CommentText"/>
      </w:pPr>
      <w:r>
        <w:t>Correct:</w:t>
      </w:r>
    </w:p>
    <w:p w14:paraId="53525292" w14:textId="77777777" w:rsidR="00E41CA2" w:rsidRDefault="00E41CA2">
      <w:pPr>
        <w:pStyle w:val="CommentText"/>
      </w:pPr>
      <w:r>
        <w:t>Cannon (2020)</w:t>
      </w:r>
    </w:p>
    <w:p w14:paraId="1D300026" w14:textId="183690F2" w:rsidR="00E41CA2" w:rsidRDefault="00E41CA2">
      <w:pPr>
        <w:pStyle w:val="CommentText"/>
      </w:pPr>
      <w:r>
        <w:t>(Cannon, 2020)</w:t>
      </w:r>
    </w:p>
  </w:comment>
  <w:comment w:id="1000" w:author="Robin Matthews" w:date="2021-07-11T15:34:00Z" w:initials="RM">
    <w:p w14:paraId="2E9828D7" w14:textId="77777777" w:rsidR="00E41CA2" w:rsidRDefault="00E41CA2">
      <w:pPr>
        <w:pStyle w:val="CommentText"/>
      </w:pPr>
      <w:r>
        <w:rPr>
          <w:rStyle w:val="CommentReference"/>
        </w:rPr>
        <w:annotationRef/>
      </w:r>
      <w:r>
        <w:t>Extra stuff:</w:t>
      </w:r>
    </w:p>
    <w:p w14:paraId="6AB191A4" w14:textId="77777777" w:rsidR="00E41CA2" w:rsidRDefault="00E41CA2">
      <w:pPr>
        <w:pStyle w:val="CommentText"/>
      </w:pPr>
      <w:r>
        <w:t>(; ; Sections 1.5.3.1 and 10.3.3.1, Chapter 3)</w:t>
      </w:r>
    </w:p>
    <w:p w14:paraId="14D3B018" w14:textId="77777777" w:rsidR="00E41CA2" w:rsidRDefault="00E41CA2">
      <w:pPr>
        <w:pStyle w:val="CommentText"/>
      </w:pPr>
    </w:p>
    <w:p w14:paraId="5078444C" w14:textId="77777777" w:rsidR="00E41CA2" w:rsidRDefault="00E41CA2">
      <w:pPr>
        <w:pStyle w:val="CommentText"/>
      </w:pPr>
      <w:r>
        <w:t>Correct:</w:t>
      </w:r>
    </w:p>
    <w:p w14:paraId="3FB50907" w14:textId="30E1023C" w:rsidR="00E41CA2" w:rsidRDefault="00E41CA2">
      <w:pPr>
        <w:pStyle w:val="CommentText"/>
      </w:pPr>
      <w:r>
        <w:t>(Haarsma et al., 2016; Prodhomme et al., 2016)</w:t>
      </w:r>
    </w:p>
  </w:comment>
  <w:comment w:id="1005" w:author="Robin Matthews" w:date="2021-07-11T15:34:00Z" w:initials="RM">
    <w:p w14:paraId="2C9D7B08" w14:textId="77777777" w:rsidR="00E41CA2" w:rsidRDefault="00E41CA2">
      <w:pPr>
        <w:pStyle w:val="CommentText"/>
      </w:pPr>
      <w:r>
        <w:rPr>
          <w:rStyle w:val="CommentReference"/>
        </w:rPr>
        <w:annotationRef/>
      </w:r>
      <w:r>
        <w:t>Extra stuff:</w:t>
      </w:r>
    </w:p>
    <w:p w14:paraId="127842FB" w14:textId="77777777" w:rsidR="00E41CA2" w:rsidRDefault="00E41CA2">
      <w:pPr>
        <w:pStyle w:val="CommentText"/>
      </w:pPr>
      <w:r>
        <w:t>(; ; ; ; ; ; Chapter 3 and 10.3.3.3; Figures 10.6 and 10.7)</w:t>
      </w:r>
    </w:p>
    <w:p w14:paraId="7B678795" w14:textId="77777777" w:rsidR="00E41CA2" w:rsidRDefault="00E41CA2">
      <w:pPr>
        <w:pStyle w:val="CommentText"/>
      </w:pPr>
    </w:p>
    <w:p w14:paraId="3E02782A" w14:textId="77777777" w:rsidR="00E41CA2" w:rsidRDefault="00E41CA2">
      <w:pPr>
        <w:pStyle w:val="CommentText"/>
      </w:pPr>
      <w:r>
        <w:t>Correct:</w:t>
      </w:r>
    </w:p>
    <w:p w14:paraId="751A7A90" w14:textId="7FC8C410" w:rsidR="00E41CA2" w:rsidRDefault="00E41CA2">
      <w:pPr>
        <w:pStyle w:val="CommentText"/>
      </w:pPr>
      <w:r>
        <w:t>(Demory et al., 2014, 2020; Schiemann et al., 2014; Dawson and Palmer, 2015; van Haren et al., 2015; Feng et al., 2017; Fabiano et al., 2020)</w:t>
      </w:r>
    </w:p>
  </w:comment>
  <w:comment w:id="1010" w:author="Robin Matthews" w:date="2021-07-11T15:34:00Z" w:initials="RM">
    <w:p w14:paraId="6B455536" w14:textId="77777777" w:rsidR="00E41CA2" w:rsidRDefault="00E41CA2">
      <w:pPr>
        <w:pStyle w:val="CommentText"/>
      </w:pPr>
      <w:r>
        <w:rPr>
          <w:rStyle w:val="CommentReference"/>
        </w:rPr>
        <w:annotationRef/>
      </w:r>
      <w:r>
        <w:t>Extra stuff:</w:t>
      </w:r>
    </w:p>
    <w:p w14:paraId="67E91C9A" w14:textId="77777777" w:rsidR="00E41CA2" w:rsidRDefault="00E41CA2">
      <w:pPr>
        <w:pStyle w:val="CommentText"/>
      </w:pPr>
      <w:r>
        <w:t>(; ; Section 8.5.1)</w:t>
      </w:r>
    </w:p>
    <w:p w14:paraId="63E1BA1B" w14:textId="77777777" w:rsidR="00E41CA2" w:rsidRDefault="00E41CA2">
      <w:pPr>
        <w:pStyle w:val="CommentText"/>
      </w:pPr>
    </w:p>
    <w:p w14:paraId="4F5D38BA" w14:textId="77777777" w:rsidR="00E41CA2" w:rsidRDefault="00E41CA2">
      <w:pPr>
        <w:pStyle w:val="CommentText"/>
      </w:pPr>
      <w:r>
        <w:t>Correct:</w:t>
      </w:r>
    </w:p>
    <w:p w14:paraId="68B74220" w14:textId="4656280A" w:rsidR="00E41CA2" w:rsidRDefault="00E41CA2">
      <w:pPr>
        <w:pStyle w:val="CommentText"/>
      </w:pPr>
      <w:r>
        <w:t>(Fabiano et al., 2020; Hertwig et al., 2021)</w:t>
      </w:r>
    </w:p>
  </w:comment>
  <w:comment w:id="1015" w:author="Robin Matthews" w:date="2021-07-11T15:34:00Z" w:initials="RM">
    <w:p w14:paraId="72627D4B" w14:textId="77777777" w:rsidR="00E41CA2" w:rsidRDefault="00E41CA2">
      <w:pPr>
        <w:pStyle w:val="CommentText"/>
      </w:pPr>
      <w:r>
        <w:rPr>
          <w:rStyle w:val="CommentReference"/>
        </w:rPr>
        <w:annotationRef/>
      </w:r>
      <w:r>
        <w:t>Not found:</w:t>
      </w:r>
    </w:p>
    <w:p w14:paraId="53B165DF" w14:textId="77777777" w:rsidR="00E41CA2" w:rsidRDefault="00E41CA2">
      <w:pPr>
        <w:pStyle w:val="CommentText"/>
      </w:pPr>
      <w:r>
        <w:t>Boé et al., 2020a</w:t>
      </w:r>
    </w:p>
    <w:p w14:paraId="6091AD84" w14:textId="77777777" w:rsidR="00E41CA2" w:rsidRDefault="00E41CA2">
      <w:pPr>
        <w:pStyle w:val="CommentText"/>
      </w:pPr>
    </w:p>
    <w:p w14:paraId="3FF17053" w14:textId="77777777" w:rsidR="00E41CA2" w:rsidRDefault="00E41CA2">
      <w:pPr>
        <w:pStyle w:val="CommentText"/>
      </w:pPr>
      <w:r>
        <w:t>Extra stuff:</w:t>
      </w:r>
    </w:p>
    <w:p w14:paraId="36FB0826" w14:textId="77777777" w:rsidR="00E41CA2" w:rsidRDefault="00E41CA2">
      <w:pPr>
        <w:pStyle w:val="CommentText"/>
      </w:pPr>
      <w:r>
        <w:t>., ; Boé et al., 2020</w:t>
      </w:r>
    </w:p>
    <w:p w14:paraId="255AE298" w14:textId="77777777" w:rsidR="00E41CA2" w:rsidRDefault="00E41CA2">
      <w:pPr>
        <w:pStyle w:val="CommentText"/>
      </w:pPr>
    </w:p>
    <w:p w14:paraId="4B332A99" w14:textId="77777777" w:rsidR="00E41CA2" w:rsidRDefault="00E41CA2">
      <w:pPr>
        <w:pStyle w:val="CommentText"/>
      </w:pPr>
      <w:r>
        <w:t>Correct:</w:t>
      </w:r>
    </w:p>
    <w:p w14:paraId="2399C30E" w14:textId="04F5FD83" w:rsidR="00E41CA2" w:rsidRDefault="00E41CA2">
      <w:pPr>
        <w:pStyle w:val="CommentText"/>
      </w:pPr>
      <w:r>
        <w:t>(Schwingshackl et al., 2019; Boé et al., 2020a)</w:t>
      </w:r>
    </w:p>
  </w:comment>
  <w:comment w:id="1020" w:author="Robin Matthews" w:date="2021-07-11T15:34:00Z" w:initials="RM">
    <w:p w14:paraId="38F4DCDB" w14:textId="77777777" w:rsidR="00E41CA2" w:rsidRDefault="00E41CA2">
      <w:pPr>
        <w:pStyle w:val="CommentText"/>
      </w:pPr>
      <w:r>
        <w:rPr>
          <w:rStyle w:val="CommentReference"/>
        </w:rPr>
        <w:annotationRef/>
      </w:r>
      <w:r>
        <w:t>Not found:</w:t>
      </w:r>
    </w:p>
    <w:p w14:paraId="655A4EDF" w14:textId="77777777" w:rsidR="00E41CA2" w:rsidRDefault="00E41CA2">
      <w:pPr>
        <w:pStyle w:val="CommentText"/>
      </w:pPr>
      <w:r>
        <w:t>Boé et al., 2020a</w:t>
      </w:r>
    </w:p>
    <w:p w14:paraId="4C437B57" w14:textId="77777777" w:rsidR="00E41CA2" w:rsidRDefault="00E41CA2">
      <w:pPr>
        <w:pStyle w:val="CommentText"/>
      </w:pPr>
    </w:p>
    <w:p w14:paraId="41ABE07A" w14:textId="77777777" w:rsidR="00E41CA2" w:rsidRDefault="00E41CA2">
      <w:pPr>
        <w:pStyle w:val="CommentText"/>
      </w:pPr>
      <w:r>
        <w:t>Extra stuff:</w:t>
      </w:r>
    </w:p>
    <w:p w14:paraId="2770DFB3" w14:textId="77777777" w:rsidR="00E41CA2" w:rsidRDefault="00E41CA2">
      <w:pPr>
        <w:pStyle w:val="CommentText"/>
      </w:pPr>
      <w:r>
        <w:t xml:space="preserve">(; ; ; ; Boé et al., 2020; </w:t>
      </w:r>
    </w:p>
    <w:p w14:paraId="06D8068D" w14:textId="77777777" w:rsidR="00E41CA2" w:rsidRDefault="00E41CA2">
      <w:pPr>
        <w:pStyle w:val="CommentText"/>
      </w:pPr>
    </w:p>
    <w:p w14:paraId="537B4D1C" w14:textId="77777777" w:rsidR="00E41CA2" w:rsidRDefault="00E41CA2">
      <w:pPr>
        <w:pStyle w:val="CommentText"/>
      </w:pPr>
      <w:r>
        <w:t>Correct:</w:t>
      </w:r>
    </w:p>
    <w:p w14:paraId="4BFFDA2F" w14:textId="3C4A138C" w:rsidR="00E41CA2" w:rsidRDefault="00E41CA2">
      <w:pPr>
        <w:pStyle w:val="CommentText"/>
      </w:pPr>
      <w:r>
        <w:t>(Hall, 2014; Rummukainen, 2016; Giorgi, 2019; Schwingshackl et al., 2019; Boé et al., 2020a; Lloyd et al., 2020)</w:t>
      </w:r>
    </w:p>
  </w:comment>
  <w:comment w:id="1022" w:author="Robin Matthews" w:date="2021-07-11T15:34:00Z" w:initials="RM">
    <w:p w14:paraId="3EEDC784" w14:textId="77777777" w:rsidR="00E41CA2" w:rsidRDefault="00E41CA2">
      <w:pPr>
        <w:pStyle w:val="CommentText"/>
      </w:pPr>
      <w:r>
        <w:rPr>
          <w:rStyle w:val="CommentReference"/>
        </w:rPr>
        <w:annotationRef/>
      </w:r>
      <w:r>
        <w:t>Not found:</w:t>
      </w:r>
    </w:p>
    <w:p w14:paraId="3D1D472F" w14:textId="77777777" w:rsidR="00E41CA2" w:rsidRDefault="00E41CA2">
      <w:pPr>
        <w:pStyle w:val="CommentText"/>
      </w:pPr>
      <w:r>
        <w:t>Maraun et al., 2019a</w:t>
      </w:r>
    </w:p>
    <w:p w14:paraId="76C0A027" w14:textId="77777777" w:rsidR="00E41CA2" w:rsidRDefault="00E41CA2">
      <w:pPr>
        <w:pStyle w:val="CommentText"/>
      </w:pPr>
    </w:p>
    <w:p w14:paraId="0E981AC0" w14:textId="77777777" w:rsidR="00E41CA2" w:rsidRDefault="00E41CA2">
      <w:pPr>
        <w:pStyle w:val="CommentText"/>
      </w:pPr>
      <w:r>
        <w:t>Extra stuff:</w:t>
      </w:r>
    </w:p>
    <w:p w14:paraId="481F7D37" w14:textId="77777777" w:rsidR="00E41CA2" w:rsidRDefault="00E41CA2">
      <w:pPr>
        <w:pStyle w:val="CommentText"/>
      </w:pPr>
      <w:r>
        <w:t>(; ; Maraun et al., 2019b)</w:t>
      </w:r>
    </w:p>
    <w:p w14:paraId="3794FAB4" w14:textId="77777777" w:rsidR="00E41CA2" w:rsidRDefault="00E41CA2">
      <w:pPr>
        <w:pStyle w:val="CommentText"/>
      </w:pPr>
    </w:p>
    <w:p w14:paraId="0475C7A2" w14:textId="77777777" w:rsidR="00E41CA2" w:rsidRDefault="00E41CA2">
      <w:pPr>
        <w:pStyle w:val="CommentText"/>
      </w:pPr>
      <w:r>
        <w:t>Correct:</w:t>
      </w:r>
    </w:p>
    <w:p w14:paraId="42C17558" w14:textId="35783DB0" w:rsidR="00E41CA2" w:rsidRDefault="00E41CA2">
      <w:pPr>
        <w:pStyle w:val="CommentText"/>
      </w:pPr>
      <w:r>
        <w:t>(Mehrotra et al., 2014; Vaittinada Ayar et al., 2016; Maraun et al., 2019a)</w:t>
      </w:r>
    </w:p>
  </w:comment>
  <w:comment w:id="1027" w:author="Robin Matthews" w:date="2021-07-11T15:34:00Z" w:initials="RM">
    <w:p w14:paraId="1017FD82" w14:textId="77777777" w:rsidR="00E41CA2" w:rsidRDefault="00E41CA2">
      <w:pPr>
        <w:pStyle w:val="CommentText"/>
      </w:pPr>
      <w:r>
        <w:rPr>
          <w:rStyle w:val="CommentReference"/>
        </w:rPr>
        <w:annotationRef/>
      </w:r>
      <w:r>
        <w:t>Not found:</w:t>
      </w:r>
    </w:p>
    <w:p w14:paraId="5B47C3A9" w14:textId="77777777" w:rsidR="00E41CA2" w:rsidRDefault="00E41CA2">
      <w:pPr>
        <w:pStyle w:val="CommentText"/>
      </w:pPr>
      <w:r>
        <w:t>2019a</w:t>
      </w:r>
    </w:p>
    <w:p w14:paraId="4852A80D" w14:textId="77777777" w:rsidR="00E41CA2" w:rsidRDefault="00E41CA2">
      <w:pPr>
        <w:pStyle w:val="CommentText"/>
      </w:pPr>
    </w:p>
    <w:p w14:paraId="49FA5B80" w14:textId="77777777" w:rsidR="00E41CA2" w:rsidRDefault="00E41CA2">
      <w:pPr>
        <w:pStyle w:val="CommentText"/>
      </w:pPr>
      <w:r>
        <w:t>Extra stuff:</w:t>
      </w:r>
    </w:p>
    <w:p w14:paraId="066DF920" w14:textId="77777777" w:rsidR="00E41CA2" w:rsidRDefault="00E41CA2">
      <w:pPr>
        <w:pStyle w:val="CommentText"/>
      </w:pPr>
      <w:r>
        <w:t>(, 2019b)</w:t>
      </w:r>
    </w:p>
    <w:p w14:paraId="0F78C3D7" w14:textId="77777777" w:rsidR="00E41CA2" w:rsidRDefault="00E41CA2">
      <w:pPr>
        <w:pStyle w:val="CommentText"/>
      </w:pPr>
    </w:p>
    <w:p w14:paraId="73DEB49A" w14:textId="77777777" w:rsidR="00E41CA2" w:rsidRDefault="00E41CA2">
      <w:pPr>
        <w:pStyle w:val="CommentText"/>
      </w:pPr>
      <w:r>
        <w:t>Correct:</w:t>
      </w:r>
    </w:p>
    <w:p w14:paraId="03861450" w14:textId="77777777" w:rsidR="00E41CA2" w:rsidRDefault="00E41CA2">
      <w:pPr>
        <w:pStyle w:val="CommentText"/>
      </w:pPr>
      <w:r>
        <w:t>Maraun et al. (2019a)</w:t>
      </w:r>
    </w:p>
    <w:p w14:paraId="3379529A" w14:textId="49C5FA75" w:rsidR="00E41CA2" w:rsidRDefault="00E41CA2">
      <w:pPr>
        <w:pStyle w:val="CommentText"/>
      </w:pPr>
      <w:r>
        <w:t>(Maraun et al., 2019a)</w:t>
      </w:r>
    </w:p>
  </w:comment>
  <w:comment w:id="1042" w:author="Robin Matthews" w:date="2021-07-11T15:34:00Z" w:initials="RM">
    <w:p w14:paraId="47A5968B" w14:textId="77777777" w:rsidR="00E41CA2" w:rsidRDefault="00E41CA2">
      <w:pPr>
        <w:pStyle w:val="CommentText"/>
      </w:pPr>
      <w:r>
        <w:rPr>
          <w:rStyle w:val="CommentReference"/>
        </w:rPr>
        <w:annotationRef/>
      </w:r>
      <w:r>
        <w:t>Extra stuff:</w:t>
      </w:r>
    </w:p>
    <w:p w14:paraId="6185E9EE" w14:textId="77777777" w:rsidR="00E41CA2" w:rsidRDefault="00E41CA2">
      <w:pPr>
        <w:pStyle w:val="CommentText"/>
      </w:pPr>
      <w:r>
        <w:t>(, ; Section 10.3.3.3)</w:t>
      </w:r>
    </w:p>
    <w:p w14:paraId="768D343A" w14:textId="77777777" w:rsidR="00E41CA2" w:rsidRDefault="00E41CA2">
      <w:pPr>
        <w:pStyle w:val="CommentText"/>
      </w:pPr>
    </w:p>
    <w:p w14:paraId="48A345A5" w14:textId="77777777" w:rsidR="00E41CA2" w:rsidRDefault="00E41CA2">
      <w:pPr>
        <w:pStyle w:val="CommentText"/>
      </w:pPr>
      <w:r>
        <w:t>Correct:</w:t>
      </w:r>
    </w:p>
    <w:p w14:paraId="18C83E34" w14:textId="77777777" w:rsidR="00E41CA2" w:rsidRDefault="00E41CA2">
      <w:pPr>
        <w:pStyle w:val="CommentText"/>
      </w:pPr>
      <w:r>
        <w:t>McNeall et al. (2016)</w:t>
      </w:r>
    </w:p>
    <w:p w14:paraId="414D6D02" w14:textId="5506FFCB" w:rsidR="00E41CA2" w:rsidRDefault="00E41CA2">
      <w:pPr>
        <w:pStyle w:val="CommentText"/>
      </w:pPr>
      <w:r>
        <w:t>(McNeall et al., 2016)</w:t>
      </w:r>
    </w:p>
  </w:comment>
  <w:comment w:id="1050" w:author="Robin Matthews" w:date="2021-07-11T15:34:00Z" w:initials="RM">
    <w:p w14:paraId="09CCD1AD" w14:textId="77777777" w:rsidR="00E41CA2" w:rsidRDefault="00E41CA2">
      <w:pPr>
        <w:pStyle w:val="CommentText"/>
      </w:pPr>
      <w:r>
        <w:rPr>
          <w:rStyle w:val="CommentReference"/>
        </w:rPr>
        <w:annotationRef/>
      </w:r>
      <w:r>
        <w:t>Extra stuff:</w:t>
      </w:r>
    </w:p>
    <w:p w14:paraId="0A5AA233" w14:textId="77777777" w:rsidR="00E41CA2" w:rsidRDefault="00E41CA2">
      <w:pPr>
        <w:pStyle w:val="CommentText"/>
      </w:pPr>
      <w:r>
        <w:t>, )</w:t>
      </w:r>
    </w:p>
    <w:p w14:paraId="5FE7FAA9" w14:textId="77777777" w:rsidR="00E41CA2" w:rsidRDefault="00E41CA2">
      <w:pPr>
        <w:pStyle w:val="CommentText"/>
      </w:pPr>
    </w:p>
    <w:p w14:paraId="3E50D92E" w14:textId="77777777" w:rsidR="00E41CA2" w:rsidRDefault="00E41CA2">
      <w:pPr>
        <w:pStyle w:val="CommentText"/>
      </w:pPr>
      <w:r>
        <w:t>Correct:</w:t>
      </w:r>
    </w:p>
    <w:p w14:paraId="60BEE199" w14:textId="77777777" w:rsidR="00E41CA2" w:rsidRDefault="00E41CA2">
      <w:pPr>
        <w:pStyle w:val="CommentText"/>
      </w:pPr>
      <w:r>
        <w:t>Sutton (2018)</w:t>
      </w:r>
    </w:p>
    <w:p w14:paraId="091DC845" w14:textId="15E18326" w:rsidR="00E41CA2" w:rsidRDefault="00E41CA2">
      <w:pPr>
        <w:pStyle w:val="CommentText"/>
      </w:pPr>
      <w:r>
        <w:t>(Sutton, 2018)</w:t>
      </w:r>
    </w:p>
  </w:comment>
  <w:comment w:id="1051" w:author="Robin Matthews" w:date="2021-07-11T15:34:00Z" w:initials="RM">
    <w:p w14:paraId="1CABA055" w14:textId="77777777" w:rsidR="00E41CA2" w:rsidRDefault="00E41CA2">
      <w:pPr>
        <w:pStyle w:val="CommentText"/>
      </w:pPr>
      <w:r>
        <w:rPr>
          <w:rStyle w:val="CommentReference"/>
        </w:rPr>
        <w:annotationRef/>
      </w:r>
      <w:r>
        <w:t>Not found:</w:t>
      </w:r>
    </w:p>
    <w:p w14:paraId="531216A2" w14:textId="77777777" w:rsidR="00E41CA2" w:rsidRDefault="00E41CA2">
      <w:pPr>
        <w:pStyle w:val="CommentText"/>
      </w:pPr>
      <w:r>
        <w:t>Mindlin et al.</w:t>
      </w:r>
    </w:p>
    <w:p w14:paraId="79732B59" w14:textId="77777777" w:rsidR="00E41CA2" w:rsidRDefault="00E41CA2">
      <w:pPr>
        <w:pStyle w:val="CommentText"/>
      </w:pPr>
    </w:p>
    <w:p w14:paraId="50E4FA12" w14:textId="77777777" w:rsidR="00E41CA2" w:rsidRDefault="00E41CA2">
      <w:pPr>
        <w:pStyle w:val="CommentText"/>
      </w:pPr>
      <w:r>
        <w:t>Extra stuff:</w:t>
      </w:r>
    </w:p>
    <w:p w14:paraId="571407B1" w14:textId="77777777" w:rsidR="00E41CA2" w:rsidRDefault="00E41CA2">
      <w:pPr>
        <w:pStyle w:val="CommentText"/>
      </w:pPr>
      <w:r>
        <w:t>( )</w:t>
      </w:r>
    </w:p>
    <w:p w14:paraId="31C3D2E8" w14:textId="77777777" w:rsidR="00E41CA2" w:rsidRDefault="00E41CA2">
      <w:pPr>
        <w:pStyle w:val="CommentText"/>
      </w:pPr>
    </w:p>
    <w:p w14:paraId="5D73D7C3" w14:textId="77777777" w:rsidR="00E41CA2" w:rsidRDefault="00E41CA2">
      <w:pPr>
        <w:pStyle w:val="CommentText"/>
      </w:pPr>
      <w:r>
        <w:t>Correct:</w:t>
      </w:r>
    </w:p>
    <w:p w14:paraId="0A50D547" w14:textId="77777777" w:rsidR="00E41CA2" w:rsidRDefault="00E41CA2">
      <w:pPr>
        <w:pStyle w:val="CommentText"/>
      </w:pPr>
      <w:r>
        <w:t>Mindlin et al. (2020)</w:t>
      </w:r>
    </w:p>
    <w:p w14:paraId="3CD3379B" w14:textId="5A12C228" w:rsidR="00E41CA2" w:rsidRDefault="00E41CA2">
      <w:pPr>
        <w:pStyle w:val="CommentText"/>
      </w:pPr>
      <w:r>
        <w:t>(Mindlin et al., 2020)</w:t>
      </w:r>
    </w:p>
  </w:comment>
  <w:comment w:id="1055" w:author="Robin Matthews" w:date="2021-07-11T15:34:00Z" w:initials="RM">
    <w:p w14:paraId="1FC2BC7E" w14:textId="77777777" w:rsidR="00E41CA2" w:rsidRDefault="00E41CA2">
      <w:pPr>
        <w:pStyle w:val="CommentText"/>
      </w:pPr>
      <w:r>
        <w:rPr>
          <w:rStyle w:val="CommentReference"/>
        </w:rPr>
        <w:annotationRef/>
      </w:r>
      <w:r>
        <w:t>Not found:</w:t>
      </w:r>
    </w:p>
    <w:p w14:paraId="1FA9B70D" w14:textId="77777777" w:rsidR="00E41CA2" w:rsidRDefault="00E41CA2">
      <w:pPr>
        <w:pStyle w:val="CommentText"/>
      </w:pPr>
      <w:r>
        <w:t>B.C. Hewitson et al.</w:t>
      </w:r>
    </w:p>
    <w:p w14:paraId="510CA92B" w14:textId="77777777" w:rsidR="00E41CA2" w:rsidRDefault="00E41CA2">
      <w:pPr>
        <w:pStyle w:val="CommentText"/>
      </w:pPr>
    </w:p>
    <w:p w14:paraId="61688B7E" w14:textId="77777777" w:rsidR="00E41CA2" w:rsidRDefault="00E41CA2">
      <w:pPr>
        <w:pStyle w:val="CommentText"/>
      </w:pPr>
      <w:r>
        <w:t>Extra stuff:</w:t>
      </w:r>
    </w:p>
    <w:p w14:paraId="0EBBF5B0" w14:textId="77777777" w:rsidR="00E41CA2" w:rsidRDefault="00E41CA2">
      <w:pPr>
        <w:pStyle w:val="CommentText"/>
      </w:pPr>
      <w:r>
        <w:t>(Hewitson et al., a)</w:t>
      </w:r>
    </w:p>
    <w:p w14:paraId="654492CD" w14:textId="77777777" w:rsidR="00E41CA2" w:rsidRDefault="00E41CA2">
      <w:pPr>
        <w:pStyle w:val="CommentText"/>
      </w:pPr>
    </w:p>
    <w:p w14:paraId="0697A86E" w14:textId="77777777" w:rsidR="00E41CA2" w:rsidRDefault="00E41CA2">
      <w:pPr>
        <w:pStyle w:val="CommentText"/>
      </w:pPr>
      <w:r>
        <w:t>Correct:</w:t>
      </w:r>
    </w:p>
    <w:p w14:paraId="46F4A80A" w14:textId="77777777" w:rsidR="00E41CA2" w:rsidRDefault="00E41CA2">
      <w:pPr>
        <w:pStyle w:val="CommentText"/>
      </w:pPr>
      <w:r>
        <w:t>B.C. Hewitson et al. (2014)</w:t>
      </w:r>
    </w:p>
    <w:p w14:paraId="3DE1EDBE" w14:textId="32DF5E8E" w:rsidR="00E41CA2" w:rsidRDefault="00E41CA2">
      <w:pPr>
        <w:pStyle w:val="CommentText"/>
      </w:pPr>
      <w:r>
        <w:t>(B.C. Hewitson et al., 2014)</w:t>
      </w:r>
    </w:p>
  </w:comment>
  <w:comment w:id="1060" w:author="Robin Matthews" w:date="2021-07-11T15:34:00Z" w:initials="RM">
    <w:p w14:paraId="7C3B6228" w14:textId="77777777" w:rsidR="00E41CA2" w:rsidRDefault="00E41CA2">
      <w:pPr>
        <w:pStyle w:val="CommentText"/>
      </w:pPr>
      <w:r>
        <w:rPr>
          <w:rStyle w:val="CommentReference"/>
        </w:rPr>
        <w:annotationRef/>
      </w:r>
      <w:r>
        <w:t>Extra stuff:</w:t>
      </w:r>
    </w:p>
    <w:p w14:paraId="4402075B" w14:textId="77777777" w:rsidR="00E41CA2" w:rsidRDefault="00E41CA2">
      <w:pPr>
        <w:pStyle w:val="CommentText"/>
      </w:pPr>
      <w:r>
        <w:t>(, ; Chapters 1, 4, 5, 7)</w:t>
      </w:r>
    </w:p>
    <w:p w14:paraId="7F1B7E2E" w14:textId="77777777" w:rsidR="00E41CA2" w:rsidRDefault="00E41CA2">
      <w:pPr>
        <w:pStyle w:val="CommentText"/>
      </w:pPr>
    </w:p>
    <w:p w14:paraId="015BF37C" w14:textId="77777777" w:rsidR="00E41CA2" w:rsidRDefault="00E41CA2">
      <w:pPr>
        <w:pStyle w:val="CommentText"/>
      </w:pPr>
      <w:r>
        <w:t>Correct:</w:t>
      </w:r>
    </w:p>
    <w:p w14:paraId="590F0D23" w14:textId="77777777" w:rsidR="00E41CA2" w:rsidRDefault="00E41CA2">
      <w:pPr>
        <w:pStyle w:val="CommentText"/>
      </w:pPr>
      <w:r>
        <w:t>Hall et al. (2019)</w:t>
      </w:r>
    </w:p>
    <w:p w14:paraId="0E2606B6" w14:textId="3177ED47" w:rsidR="00E41CA2" w:rsidRDefault="00E41CA2">
      <w:pPr>
        <w:pStyle w:val="CommentText"/>
      </w:pPr>
      <w:r>
        <w:t>(Hall et al., 2019)</w:t>
      </w:r>
    </w:p>
  </w:comment>
  <w:comment w:id="1071" w:author="Robin Matthews" w:date="2021-07-11T15:34:00Z" w:initials="RM">
    <w:p w14:paraId="5CA5C130" w14:textId="77777777" w:rsidR="00E41CA2" w:rsidRDefault="00E41CA2">
      <w:pPr>
        <w:pStyle w:val="CommentText"/>
      </w:pPr>
      <w:r>
        <w:rPr>
          <w:rStyle w:val="CommentReference"/>
        </w:rPr>
        <w:annotationRef/>
      </w:r>
      <w:r>
        <w:t>Not found:</w:t>
      </w:r>
    </w:p>
    <w:p w14:paraId="0704E495" w14:textId="77777777" w:rsidR="00E41CA2" w:rsidRDefault="00E41CA2">
      <w:pPr>
        <w:pStyle w:val="CommentText"/>
      </w:pPr>
      <w:r>
        <w:t>Brown et al., 2016</w:t>
      </w:r>
    </w:p>
    <w:p w14:paraId="647A41D5" w14:textId="77777777" w:rsidR="00E41CA2" w:rsidRDefault="00E41CA2">
      <w:pPr>
        <w:pStyle w:val="CommentText"/>
      </w:pPr>
      <w:r>
        <w:t>G. Li et al., 2017</w:t>
      </w:r>
    </w:p>
    <w:p w14:paraId="487C02E1" w14:textId="77777777" w:rsidR="00E41CA2" w:rsidRDefault="00E41CA2">
      <w:pPr>
        <w:pStyle w:val="CommentText"/>
      </w:pPr>
    </w:p>
    <w:p w14:paraId="5C483D75" w14:textId="77777777" w:rsidR="00E41CA2" w:rsidRDefault="00E41CA2">
      <w:pPr>
        <w:pStyle w:val="CommentText"/>
      </w:pPr>
      <w:r>
        <w:t>Extra stuff:</w:t>
      </w:r>
    </w:p>
    <w:p w14:paraId="47DD3932" w14:textId="77777777" w:rsidR="00E41CA2" w:rsidRDefault="00E41CA2">
      <w:pPr>
        <w:pStyle w:val="CommentText"/>
      </w:pPr>
      <w:r>
        <w:t>Brown et al. (2016), Li et al. (2017)</w:t>
      </w:r>
    </w:p>
    <w:p w14:paraId="3E92422A" w14:textId="77777777" w:rsidR="00E41CA2" w:rsidRDefault="00E41CA2">
      <w:pPr>
        <w:pStyle w:val="CommentText"/>
      </w:pPr>
    </w:p>
    <w:p w14:paraId="1FF94BF1" w14:textId="77777777" w:rsidR="00E41CA2" w:rsidRDefault="00E41CA2">
      <w:pPr>
        <w:pStyle w:val="CommentText"/>
      </w:pPr>
      <w:r>
        <w:t>Correct:</w:t>
      </w:r>
    </w:p>
    <w:p w14:paraId="1C335947" w14:textId="39E312F3" w:rsidR="00E41CA2" w:rsidRDefault="00E41CA2">
      <w:pPr>
        <w:pStyle w:val="CommentText"/>
      </w:pPr>
      <w:r>
        <w:t>(Brown et al., 2016; G. Li et al., 2017)</w:t>
      </w:r>
    </w:p>
  </w:comment>
  <w:comment w:id="1077" w:author="Robin Matthews" w:date="2021-07-11T15:34:00Z" w:initials="RM">
    <w:p w14:paraId="5BDE61F3" w14:textId="77777777" w:rsidR="00E41CA2" w:rsidRDefault="00E41CA2">
      <w:pPr>
        <w:pStyle w:val="CommentText"/>
      </w:pPr>
      <w:r>
        <w:rPr>
          <w:rStyle w:val="CommentReference"/>
        </w:rPr>
        <w:annotationRef/>
      </w:r>
      <w:r>
        <w:t>Extra stuff:</w:t>
      </w:r>
    </w:p>
    <w:p w14:paraId="7B6E403F" w14:textId="77777777" w:rsidR="00E41CA2" w:rsidRDefault="00E41CA2">
      <w:pPr>
        <w:pStyle w:val="CommentText"/>
      </w:pPr>
      <w:r>
        <w:t>()</w:t>
      </w:r>
    </w:p>
    <w:p w14:paraId="55605604" w14:textId="77777777" w:rsidR="00E41CA2" w:rsidRDefault="00E41CA2">
      <w:pPr>
        <w:pStyle w:val="CommentText"/>
      </w:pPr>
    </w:p>
    <w:p w14:paraId="41A12B3C" w14:textId="77777777" w:rsidR="00E41CA2" w:rsidRDefault="00E41CA2">
      <w:pPr>
        <w:pStyle w:val="CommentText"/>
      </w:pPr>
      <w:r>
        <w:t>Correct:</w:t>
      </w:r>
    </w:p>
    <w:p w14:paraId="4A0B9418" w14:textId="77777777" w:rsidR="00E41CA2" w:rsidRDefault="00E41CA2">
      <w:pPr>
        <w:pStyle w:val="CommentText"/>
      </w:pPr>
      <w:r>
        <w:t>Zhou et al. (2019)</w:t>
      </w:r>
    </w:p>
    <w:p w14:paraId="0E803AA0" w14:textId="393D2A6C" w:rsidR="00E41CA2" w:rsidRDefault="00E41CA2">
      <w:pPr>
        <w:pStyle w:val="CommentText"/>
      </w:pPr>
      <w:r>
        <w:t>(Zhou et al., 2019)</w:t>
      </w:r>
    </w:p>
  </w:comment>
  <w:comment w:id="1086" w:author="Robin Matthews" w:date="2021-07-11T15:34:00Z" w:initials="RM">
    <w:p w14:paraId="20919E5D" w14:textId="77777777" w:rsidR="00E41CA2" w:rsidRDefault="00E41CA2">
      <w:pPr>
        <w:pStyle w:val="CommentText"/>
      </w:pPr>
      <w:r>
        <w:rPr>
          <w:rStyle w:val="CommentReference"/>
        </w:rPr>
        <w:annotationRef/>
      </w:r>
      <w:r>
        <w:t>Extra stuff:</w:t>
      </w:r>
    </w:p>
    <w:p w14:paraId="60E7FEDE" w14:textId="77777777" w:rsidR="00E41CA2" w:rsidRDefault="00E41CA2">
      <w:pPr>
        <w:pStyle w:val="CommentText"/>
      </w:pPr>
      <w:r>
        <w:t>(; ; ; ; ; b; ; ; ; ; Section 4.2.5)</w:t>
      </w:r>
    </w:p>
    <w:p w14:paraId="359E7771" w14:textId="77777777" w:rsidR="00E41CA2" w:rsidRDefault="00E41CA2">
      <w:pPr>
        <w:pStyle w:val="CommentText"/>
      </w:pPr>
    </w:p>
    <w:p w14:paraId="3D81BB55" w14:textId="77777777" w:rsidR="00E41CA2" w:rsidRDefault="00E41CA2">
      <w:pPr>
        <w:pStyle w:val="CommentText"/>
      </w:pPr>
      <w:r>
        <w:t>Correct:</w:t>
      </w:r>
    </w:p>
    <w:p w14:paraId="11B3AD18" w14:textId="570FF09A" w:rsidR="00E41CA2" w:rsidRDefault="00E41CA2">
      <w:pPr>
        <w:pStyle w:val="CommentText"/>
      </w:pPr>
      <w:r>
        <w:t>(Deser et al., 2014, 2020; Kay et al., 2015; Sigmond and Fyfe, 2016; Aalbers et al., 2018; Bengtsson and Hodges, 2018; Dai and Bloecker, 2019; Leduc et al., 2019; Maher et al., 2019; von Trentini et al., 2019; Lehner et al., 2020)</w:t>
      </w:r>
    </w:p>
  </w:comment>
  <w:comment w:id="1092" w:author="Robin Matthews" w:date="2021-07-11T15:34:00Z" w:initials="RM">
    <w:p w14:paraId="0ACCDEAE" w14:textId="77777777" w:rsidR="00E41CA2" w:rsidRDefault="00E41CA2">
      <w:pPr>
        <w:pStyle w:val="CommentText"/>
      </w:pPr>
      <w:r>
        <w:rPr>
          <w:rStyle w:val="CommentReference"/>
        </w:rPr>
        <w:annotationRef/>
      </w:r>
      <w:r>
        <w:t>Not found:</w:t>
      </w:r>
    </w:p>
    <w:p w14:paraId="144DA58A" w14:textId="77777777" w:rsidR="00E41CA2" w:rsidRDefault="00E41CA2">
      <w:pPr>
        <w:pStyle w:val="CommentText"/>
      </w:pPr>
      <w:r>
        <w:t>W. Cai et al., 2018</w:t>
      </w:r>
    </w:p>
    <w:p w14:paraId="48A8C565" w14:textId="77777777" w:rsidR="00E41CA2" w:rsidRDefault="00E41CA2">
      <w:pPr>
        <w:pStyle w:val="CommentText"/>
      </w:pPr>
    </w:p>
    <w:p w14:paraId="3F92E175" w14:textId="77777777" w:rsidR="00E41CA2" w:rsidRDefault="00E41CA2">
      <w:pPr>
        <w:pStyle w:val="CommentText"/>
      </w:pPr>
      <w:r>
        <w:t>Extra stuff:</w:t>
      </w:r>
    </w:p>
    <w:p w14:paraId="3019B069" w14:textId="77777777" w:rsidR="00E41CA2" w:rsidRDefault="00E41CA2">
      <w:pPr>
        <w:pStyle w:val="CommentText"/>
      </w:pPr>
      <w:r>
        <w:t>(; ; Cai et al., 2018b; ; ; )</w:t>
      </w:r>
    </w:p>
    <w:p w14:paraId="3C72215F" w14:textId="77777777" w:rsidR="00E41CA2" w:rsidRDefault="00E41CA2">
      <w:pPr>
        <w:pStyle w:val="CommentText"/>
      </w:pPr>
    </w:p>
    <w:p w14:paraId="4C8DBF24" w14:textId="77777777" w:rsidR="00E41CA2" w:rsidRDefault="00E41CA2">
      <w:pPr>
        <w:pStyle w:val="CommentText"/>
      </w:pPr>
      <w:r>
        <w:t>Correct:</w:t>
      </w:r>
    </w:p>
    <w:p w14:paraId="618669F1" w14:textId="74EA95DA" w:rsidR="00E41CA2" w:rsidRDefault="00E41CA2">
      <w:pPr>
        <w:pStyle w:val="CommentText"/>
      </w:pPr>
      <w:r>
        <w:t>(LaJoie and DelSole, 2016; Pendergrass et al., 2017; W. Cai et al., 2018; Dai and Bloecker, 2019; Mankin et al., 2020; Milinski et al., 2020)</w:t>
      </w:r>
    </w:p>
  </w:comment>
  <w:comment w:id="1096" w:author="Robin Matthews" w:date="2021-07-11T15:35:00Z" w:initials="RM">
    <w:p w14:paraId="41F31C78" w14:textId="77777777" w:rsidR="00E41CA2" w:rsidRDefault="00E41CA2">
      <w:pPr>
        <w:pStyle w:val="CommentText"/>
      </w:pPr>
      <w:r>
        <w:rPr>
          <w:rStyle w:val="CommentReference"/>
        </w:rPr>
        <w:annotationRef/>
      </w:r>
      <w:r>
        <w:t>Extra stuff:</w:t>
      </w:r>
    </w:p>
    <w:p w14:paraId="2F0BE18D" w14:textId="77777777" w:rsidR="00E41CA2" w:rsidRDefault="00E41CA2">
      <w:pPr>
        <w:pStyle w:val="CommentText"/>
      </w:pPr>
      <w:r>
        <w:t>(, ; Section 4.4.3.1)</w:t>
      </w:r>
    </w:p>
    <w:p w14:paraId="1498E0D1" w14:textId="77777777" w:rsidR="00E41CA2" w:rsidRDefault="00E41CA2">
      <w:pPr>
        <w:pStyle w:val="CommentText"/>
      </w:pPr>
    </w:p>
    <w:p w14:paraId="2E7358BE" w14:textId="77777777" w:rsidR="00E41CA2" w:rsidRDefault="00E41CA2">
      <w:pPr>
        <w:pStyle w:val="CommentText"/>
      </w:pPr>
      <w:r>
        <w:t>Correct:</w:t>
      </w:r>
    </w:p>
    <w:p w14:paraId="6383165A" w14:textId="77777777" w:rsidR="00E41CA2" w:rsidRDefault="00E41CA2">
      <w:pPr>
        <w:pStyle w:val="CommentText"/>
      </w:pPr>
      <w:r>
        <w:t>Scaife and Smith (2018)</w:t>
      </w:r>
    </w:p>
    <w:p w14:paraId="31CCBED6" w14:textId="36FD6D1D" w:rsidR="00E41CA2" w:rsidRDefault="00E41CA2">
      <w:pPr>
        <w:pStyle w:val="CommentText"/>
      </w:pPr>
      <w:r>
        <w:t>(Scaife and Smith, 2018)</w:t>
      </w:r>
    </w:p>
  </w:comment>
  <w:comment w:id="1101" w:author="Robin Matthews" w:date="2021-07-11T15:35:00Z" w:initials="RM">
    <w:p w14:paraId="17EC9B83" w14:textId="77777777" w:rsidR="00E41CA2" w:rsidRDefault="00E41CA2">
      <w:pPr>
        <w:pStyle w:val="CommentText"/>
      </w:pPr>
      <w:r>
        <w:rPr>
          <w:rStyle w:val="CommentReference"/>
        </w:rPr>
        <w:annotationRef/>
      </w:r>
      <w:r>
        <w:t>Extra stuff:</w:t>
      </w:r>
    </w:p>
    <w:p w14:paraId="5ECC0FE8" w14:textId="77777777" w:rsidR="00E41CA2" w:rsidRDefault="00E41CA2">
      <w:pPr>
        <w:pStyle w:val="CommentText"/>
      </w:pPr>
      <w:r>
        <w:t>(, ; Section 10.4.1)</w:t>
      </w:r>
    </w:p>
    <w:p w14:paraId="554A4AD8" w14:textId="77777777" w:rsidR="00E41CA2" w:rsidRDefault="00E41CA2">
      <w:pPr>
        <w:pStyle w:val="CommentText"/>
      </w:pPr>
    </w:p>
    <w:p w14:paraId="37A6908B" w14:textId="77777777" w:rsidR="00E41CA2" w:rsidRDefault="00E41CA2">
      <w:pPr>
        <w:pStyle w:val="CommentText"/>
      </w:pPr>
      <w:r>
        <w:t>Correct:</w:t>
      </w:r>
    </w:p>
    <w:p w14:paraId="0F3E468F" w14:textId="77777777" w:rsidR="00E41CA2" w:rsidRDefault="00E41CA2">
      <w:pPr>
        <w:pStyle w:val="CommentText"/>
      </w:pPr>
      <w:r>
        <w:t>O’Reilly et al. (2020)</w:t>
      </w:r>
    </w:p>
    <w:p w14:paraId="0206DB86" w14:textId="6325823C" w:rsidR="00E41CA2" w:rsidRDefault="00E41CA2">
      <w:pPr>
        <w:pStyle w:val="CommentText"/>
      </w:pPr>
      <w:r>
        <w:t>(O’Reilly et al., 2020)</w:t>
      </w:r>
    </w:p>
  </w:comment>
  <w:comment w:id="1106" w:author="Robin Matthews" w:date="2021-07-11T15:35:00Z" w:initials="RM">
    <w:p w14:paraId="2AD12268" w14:textId="77777777" w:rsidR="00E41CA2" w:rsidRDefault="00E41CA2">
      <w:pPr>
        <w:pStyle w:val="CommentText"/>
      </w:pPr>
      <w:r>
        <w:rPr>
          <w:rStyle w:val="CommentReference"/>
        </w:rPr>
        <w:annotationRef/>
      </w:r>
      <w:r>
        <w:t>Not found:</w:t>
      </w:r>
    </w:p>
    <w:p w14:paraId="0E971211" w14:textId="77777777" w:rsidR="00E41CA2" w:rsidRDefault="00E41CA2">
      <w:pPr>
        <w:pStyle w:val="CommentText"/>
      </w:pPr>
      <w:r>
        <w:t>Maraun, 2013b</w:t>
      </w:r>
    </w:p>
    <w:p w14:paraId="1FD0E7BF" w14:textId="77777777" w:rsidR="00E41CA2" w:rsidRDefault="00E41CA2">
      <w:pPr>
        <w:pStyle w:val="CommentText"/>
      </w:pPr>
    </w:p>
    <w:p w14:paraId="2A34F5BA" w14:textId="77777777" w:rsidR="00E41CA2" w:rsidRDefault="00E41CA2">
      <w:pPr>
        <w:pStyle w:val="CommentText"/>
      </w:pPr>
      <w:r>
        <w:t>Extra stuff:</w:t>
      </w:r>
    </w:p>
    <w:p w14:paraId="07D0EDFD" w14:textId="77777777" w:rsidR="00E41CA2" w:rsidRDefault="00E41CA2">
      <w:pPr>
        <w:pStyle w:val="CommentText"/>
      </w:pPr>
      <w:r>
        <w:t>(Maraun, 2013; ; Section 10.5.3)</w:t>
      </w:r>
    </w:p>
    <w:p w14:paraId="36C10F44" w14:textId="77777777" w:rsidR="00E41CA2" w:rsidRDefault="00E41CA2">
      <w:pPr>
        <w:pStyle w:val="CommentText"/>
      </w:pPr>
    </w:p>
    <w:p w14:paraId="113A367C" w14:textId="77777777" w:rsidR="00E41CA2" w:rsidRDefault="00E41CA2">
      <w:pPr>
        <w:pStyle w:val="CommentText"/>
      </w:pPr>
      <w:r>
        <w:t>Correct:</w:t>
      </w:r>
    </w:p>
    <w:p w14:paraId="5B421D0B" w14:textId="0148FF41" w:rsidR="00E41CA2" w:rsidRDefault="00E41CA2">
      <w:pPr>
        <w:pStyle w:val="CommentText"/>
      </w:pPr>
      <w:r>
        <w:t>(Maraun, 2013b; Mankin et al., 2020)</w:t>
      </w:r>
    </w:p>
  </w:comment>
  <w:comment w:id="1115" w:author="Robin Matthews" w:date="2021-07-11T15:35:00Z" w:initials="RM">
    <w:p w14:paraId="5F5AC300" w14:textId="77777777" w:rsidR="00E41CA2" w:rsidRDefault="00E41CA2">
      <w:pPr>
        <w:pStyle w:val="CommentText"/>
      </w:pPr>
      <w:r>
        <w:rPr>
          <w:rStyle w:val="CommentReference"/>
        </w:rPr>
        <w:annotationRef/>
      </w:r>
      <w:r>
        <w:t>Not found:</w:t>
      </w:r>
    </w:p>
    <w:p w14:paraId="36EE5B42" w14:textId="77777777" w:rsidR="00E41CA2" w:rsidRDefault="00E41CA2">
      <w:pPr>
        <w:pStyle w:val="CommentText"/>
      </w:pPr>
      <w:r>
        <w:t>Evans et al., 2014</w:t>
      </w:r>
    </w:p>
    <w:p w14:paraId="4FBA97A7" w14:textId="77777777" w:rsidR="00E41CA2" w:rsidRDefault="00E41CA2">
      <w:pPr>
        <w:pStyle w:val="CommentText"/>
      </w:pPr>
      <w:r>
        <w:t>Dosio et al., 2019</w:t>
      </w:r>
    </w:p>
    <w:p w14:paraId="1AF03DF8" w14:textId="77777777" w:rsidR="00E41CA2" w:rsidRDefault="00E41CA2">
      <w:pPr>
        <w:pStyle w:val="CommentText"/>
      </w:pPr>
    </w:p>
    <w:p w14:paraId="6DC771E4" w14:textId="77777777" w:rsidR="00E41CA2" w:rsidRDefault="00E41CA2">
      <w:pPr>
        <w:pStyle w:val="CommentText"/>
      </w:pPr>
      <w:r>
        <w:t>Extra stuff:</w:t>
      </w:r>
    </w:p>
    <w:p w14:paraId="3B2CD5EE" w14:textId="77777777" w:rsidR="00E41CA2" w:rsidRDefault="00E41CA2">
      <w:pPr>
        <w:pStyle w:val="CommentText"/>
      </w:pPr>
      <w:r>
        <w:t>; )</w:t>
      </w:r>
    </w:p>
    <w:p w14:paraId="27604831" w14:textId="77777777" w:rsidR="00E41CA2" w:rsidRDefault="00E41CA2">
      <w:pPr>
        <w:pStyle w:val="CommentText"/>
      </w:pPr>
    </w:p>
    <w:p w14:paraId="27C122EB" w14:textId="77777777" w:rsidR="00E41CA2" w:rsidRDefault="00E41CA2">
      <w:pPr>
        <w:pStyle w:val="CommentText"/>
      </w:pPr>
      <w:r>
        <w:t>Correct:</w:t>
      </w:r>
    </w:p>
    <w:p w14:paraId="506BFBA7" w14:textId="37654BF7" w:rsidR="00E41CA2" w:rsidRDefault="00E41CA2">
      <w:pPr>
        <w:pStyle w:val="CommentText"/>
      </w:pPr>
      <w:r>
        <w:t>(Mearns et al., 2012; Evans et al., 2014; Dosio, 2017; Dosio et al., 2019)</w:t>
      </w:r>
    </w:p>
  </w:comment>
  <w:comment w:id="1116" w:author="Robin Matthews" w:date="2021-07-11T17:07:00Z" w:initials="RM">
    <w:p w14:paraId="44F56037" w14:textId="77777777" w:rsidR="00E83912" w:rsidRDefault="00E83912">
      <w:pPr>
        <w:pStyle w:val="CommentText"/>
      </w:pPr>
      <w:r>
        <w:rPr>
          <w:rStyle w:val="CommentReference"/>
        </w:rPr>
        <w:annotationRef/>
      </w:r>
      <w:r>
        <w:t xml:space="preserve">Mendeley field also </w:t>
      </w:r>
      <w:r w:rsidR="00AB2AAB">
        <w:t>contains:</w:t>
      </w:r>
    </w:p>
    <w:p w14:paraId="23E3579E" w14:textId="77777777" w:rsidR="00AB2AAB" w:rsidRDefault="00AB2AAB" w:rsidP="00AB2AAB">
      <w:pPr>
        <w:pStyle w:val="CommentText"/>
      </w:pPr>
      <w:r>
        <w:t>Evans et al., 2014</w:t>
      </w:r>
    </w:p>
    <w:p w14:paraId="7512C2D3" w14:textId="63A4FE6C" w:rsidR="00AB2AAB" w:rsidRDefault="00AB2AAB" w:rsidP="00AB2AAB">
      <w:pPr>
        <w:pStyle w:val="CommentText"/>
      </w:pPr>
      <w:r>
        <w:t>Dosio et al., 2019</w:t>
      </w:r>
    </w:p>
    <w:p w14:paraId="09726531" w14:textId="77777777" w:rsidR="00AB2AAB" w:rsidRDefault="00AB2AAB">
      <w:pPr>
        <w:pStyle w:val="CommentText"/>
      </w:pPr>
    </w:p>
    <w:p w14:paraId="1385E43F" w14:textId="2B03DB15" w:rsidR="00AB2AAB" w:rsidRDefault="00AB2AAB">
      <w:pPr>
        <w:pStyle w:val="CommentText"/>
      </w:pPr>
      <w:r>
        <w:t>Want me to remove them?</w:t>
      </w:r>
    </w:p>
  </w:comment>
  <w:comment w:id="1117" w:author="Robin Matthews" w:date="2021-07-11T15:35:00Z" w:initials="RM">
    <w:p w14:paraId="752D229A" w14:textId="77777777" w:rsidR="00E41CA2" w:rsidRDefault="00E41CA2">
      <w:pPr>
        <w:pStyle w:val="CommentText"/>
      </w:pPr>
      <w:r>
        <w:rPr>
          <w:rStyle w:val="CommentReference"/>
        </w:rPr>
        <w:annotationRef/>
      </w:r>
      <w:r>
        <w:t>Extra stuff:</w:t>
      </w:r>
    </w:p>
    <w:p w14:paraId="00E66E0B" w14:textId="77777777" w:rsidR="00E41CA2" w:rsidRDefault="00E41CA2">
      <w:pPr>
        <w:pStyle w:val="CommentText"/>
      </w:pPr>
      <w:r>
        <w:t>, )</w:t>
      </w:r>
    </w:p>
    <w:p w14:paraId="7712421A" w14:textId="77777777" w:rsidR="00E41CA2" w:rsidRDefault="00E41CA2">
      <w:pPr>
        <w:pStyle w:val="CommentText"/>
      </w:pPr>
    </w:p>
    <w:p w14:paraId="25A08440" w14:textId="77777777" w:rsidR="00E41CA2" w:rsidRDefault="00E41CA2">
      <w:pPr>
        <w:pStyle w:val="CommentText"/>
      </w:pPr>
      <w:r>
        <w:t>Correct:</w:t>
      </w:r>
    </w:p>
    <w:p w14:paraId="49D8D5D2" w14:textId="77777777" w:rsidR="00E41CA2" w:rsidRDefault="00E41CA2">
      <w:pPr>
        <w:pStyle w:val="CommentText"/>
      </w:pPr>
      <w:r>
        <w:t>Dosio et al. (2019)</w:t>
      </w:r>
    </w:p>
    <w:p w14:paraId="07037973" w14:textId="1E8FABB6" w:rsidR="00E41CA2" w:rsidRDefault="00E41CA2">
      <w:pPr>
        <w:pStyle w:val="CommentText"/>
      </w:pPr>
      <w:r>
        <w:t>(Dosio et al., 2019)</w:t>
      </w:r>
    </w:p>
  </w:comment>
  <w:comment w:id="1118" w:author="Robin Matthews" w:date="2021-07-11T15:35:00Z" w:initials="RM">
    <w:p w14:paraId="46BD59D5" w14:textId="77777777" w:rsidR="00E41CA2" w:rsidRDefault="00E41CA2">
      <w:pPr>
        <w:pStyle w:val="CommentText"/>
      </w:pPr>
      <w:r>
        <w:rPr>
          <w:rStyle w:val="CommentReference"/>
        </w:rPr>
        <w:annotationRef/>
      </w:r>
      <w:r>
        <w:t>Extra stuff:</w:t>
      </w:r>
    </w:p>
    <w:p w14:paraId="5EEAA600" w14:textId="77777777" w:rsidR="00E41CA2" w:rsidRDefault="00E41CA2">
      <w:pPr>
        <w:pStyle w:val="CommentText"/>
      </w:pPr>
      <w:r>
        <w:t>(e.g., ; )</w:t>
      </w:r>
    </w:p>
    <w:p w14:paraId="7813E405" w14:textId="77777777" w:rsidR="00E41CA2" w:rsidRDefault="00E41CA2">
      <w:pPr>
        <w:pStyle w:val="CommentText"/>
      </w:pPr>
    </w:p>
    <w:p w14:paraId="0992F731" w14:textId="77777777" w:rsidR="00E41CA2" w:rsidRDefault="00E41CA2">
      <w:pPr>
        <w:pStyle w:val="CommentText"/>
      </w:pPr>
      <w:r>
        <w:t>Correct:</w:t>
      </w:r>
    </w:p>
    <w:p w14:paraId="1DA8C2A4" w14:textId="6621CA19" w:rsidR="00E41CA2" w:rsidRDefault="00E41CA2">
      <w:pPr>
        <w:pStyle w:val="CommentText"/>
      </w:pPr>
      <w:r>
        <w:t>(Mearns et al., 2012, 2013; Inatsu et al., 2015)</w:t>
      </w:r>
    </w:p>
  </w:comment>
  <w:comment w:id="1124" w:author="Robin Matthews" w:date="2021-07-11T15:35:00Z" w:initials="RM">
    <w:p w14:paraId="5B981342" w14:textId="77777777" w:rsidR="00E41CA2" w:rsidRDefault="00E41CA2">
      <w:pPr>
        <w:pStyle w:val="CommentText"/>
      </w:pPr>
      <w:r>
        <w:rPr>
          <w:rStyle w:val="CommentReference"/>
        </w:rPr>
        <w:annotationRef/>
      </w:r>
      <w:r>
        <w:t>Extra stuff:</w:t>
      </w:r>
    </w:p>
    <w:p w14:paraId="2F5DDDF0" w14:textId="77777777" w:rsidR="00E41CA2" w:rsidRDefault="00E41CA2">
      <w:pPr>
        <w:pStyle w:val="CommentText"/>
      </w:pPr>
      <w:r>
        <w:t>, )</w:t>
      </w:r>
    </w:p>
    <w:p w14:paraId="1661419F" w14:textId="77777777" w:rsidR="00E41CA2" w:rsidRDefault="00E41CA2">
      <w:pPr>
        <w:pStyle w:val="CommentText"/>
      </w:pPr>
    </w:p>
    <w:p w14:paraId="41E08848" w14:textId="77777777" w:rsidR="00E41CA2" w:rsidRDefault="00E41CA2">
      <w:pPr>
        <w:pStyle w:val="CommentText"/>
      </w:pPr>
      <w:r>
        <w:t>Correct:</w:t>
      </w:r>
    </w:p>
    <w:p w14:paraId="68F35B39" w14:textId="77777777" w:rsidR="00E41CA2" w:rsidRDefault="00E41CA2">
      <w:pPr>
        <w:pStyle w:val="CommentText"/>
      </w:pPr>
      <w:r>
        <w:t>Evans et al. (2014)</w:t>
      </w:r>
    </w:p>
    <w:p w14:paraId="259F2C76" w14:textId="5AFF87ED" w:rsidR="00E41CA2" w:rsidRDefault="00E41CA2">
      <w:pPr>
        <w:pStyle w:val="CommentText"/>
      </w:pPr>
      <w:r>
        <w:t>(Evans et al., 2014)</w:t>
      </w:r>
    </w:p>
  </w:comment>
  <w:comment w:id="1129" w:author="Robin Matthews" w:date="2021-07-11T17:09:00Z" w:initials="RM">
    <w:p w14:paraId="47971AA4" w14:textId="271931A5" w:rsidR="00F93D5F" w:rsidRDefault="00F93D5F">
      <w:pPr>
        <w:pStyle w:val="CommentText"/>
      </w:pPr>
      <w:r>
        <w:rPr>
          <w:rStyle w:val="CommentReference"/>
        </w:rPr>
        <w:annotationRef/>
      </w:r>
      <w:r>
        <w:t>Mendeley field also contains ‘Knutti et al., 2013’. Want me to remove it?</w:t>
      </w:r>
    </w:p>
  </w:comment>
  <w:comment w:id="1130" w:author="Robin Matthews" w:date="2021-07-11T15:35:00Z" w:initials="RM">
    <w:p w14:paraId="6F86DB8B" w14:textId="77777777" w:rsidR="00E41CA2" w:rsidRDefault="00E41CA2">
      <w:pPr>
        <w:pStyle w:val="CommentText"/>
      </w:pPr>
      <w:r>
        <w:rPr>
          <w:rStyle w:val="CommentReference"/>
        </w:rPr>
        <w:annotationRef/>
      </w:r>
      <w:r>
        <w:t>Not found:</w:t>
      </w:r>
    </w:p>
    <w:p w14:paraId="7E83BDEA" w14:textId="77777777" w:rsidR="00E41CA2" w:rsidRDefault="00E41CA2">
      <w:pPr>
        <w:pStyle w:val="CommentText"/>
      </w:pPr>
      <w:r>
        <w:t>Knutti et al., 2013</w:t>
      </w:r>
    </w:p>
    <w:p w14:paraId="3654BA9B" w14:textId="77777777" w:rsidR="00E41CA2" w:rsidRDefault="00E41CA2">
      <w:pPr>
        <w:pStyle w:val="CommentText"/>
      </w:pPr>
    </w:p>
    <w:p w14:paraId="4F5F6192" w14:textId="77777777" w:rsidR="00E41CA2" w:rsidRDefault="00E41CA2">
      <w:pPr>
        <w:pStyle w:val="CommentText"/>
      </w:pPr>
      <w:r>
        <w:t>Extra stuff:</w:t>
      </w:r>
    </w:p>
    <w:p w14:paraId="38A09327" w14:textId="77777777" w:rsidR="00E41CA2" w:rsidRDefault="00E41CA2">
      <w:pPr>
        <w:pStyle w:val="CommentText"/>
      </w:pPr>
      <w:r>
        <w:t>(; )</w:t>
      </w:r>
    </w:p>
    <w:p w14:paraId="683723E1" w14:textId="77777777" w:rsidR="00E41CA2" w:rsidRDefault="00E41CA2">
      <w:pPr>
        <w:pStyle w:val="CommentText"/>
      </w:pPr>
    </w:p>
    <w:p w14:paraId="0A44F7FA" w14:textId="77777777" w:rsidR="00E41CA2" w:rsidRDefault="00E41CA2">
      <w:pPr>
        <w:pStyle w:val="CommentText"/>
      </w:pPr>
      <w:r>
        <w:t>Correct:</w:t>
      </w:r>
    </w:p>
    <w:p w14:paraId="79D0A8A4" w14:textId="12E9F3E9" w:rsidR="00E41CA2" w:rsidRDefault="00E41CA2">
      <w:pPr>
        <w:pStyle w:val="CommentText"/>
      </w:pPr>
      <w:r>
        <w:t>(Knutti et al., 2013; Mendlik and Gobiet, 2016; Wilcke and Bärring, 2016)</w:t>
      </w:r>
    </w:p>
  </w:comment>
  <w:comment w:id="1131" w:author="Robin Matthews" w:date="2021-07-11T15:35:00Z" w:initials="RM">
    <w:p w14:paraId="4C5A42A1" w14:textId="77777777" w:rsidR="00E41CA2" w:rsidRDefault="00E41CA2">
      <w:pPr>
        <w:pStyle w:val="CommentText"/>
      </w:pPr>
      <w:r>
        <w:rPr>
          <w:rStyle w:val="CommentReference"/>
        </w:rPr>
        <w:annotationRef/>
      </w:r>
      <w:r>
        <w:t>Not found:</w:t>
      </w:r>
    </w:p>
    <w:p w14:paraId="4BB72419" w14:textId="77777777" w:rsidR="00E41CA2" w:rsidRDefault="00E41CA2">
      <w:pPr>
        <w:pStyle w:val="CommentText"/>
      </w:pPr>
      <w:r>
        <w:t>Collins et al., 2013b</w:t>
      </w:r>
    </w:p>
    <w:p w14:paraId="695AC019" w14:textId="77777777" w:rsidR="00E41CA2" w:rsidRDefault="00E41CA2">
      <w:pPr>
        <w:pStyle w:val="CommentText"/>
      </w:pPr>
    </w:p>
    <w:p w14:paraId="5FCADBC4" w14:textId="77777777" w:rsidR="00E41CA2" w:rsidRDefault="00E41CA2">
      <w:pPr>
        <w:pStyle w:val="CommentText"/>
      </w:pPr>
      <w:r>
        <w:t>Extra stuff:</w:t>
      </w:r>
    </w:p>
    <w:p w14:paraId="1EA78A76" w14:textId="77777777" w:rsidR="00E41CA2" w:rsidRDefault="00E41CA2">
      <w:pPr>
        <w:pStyle w:val="CommentText"/>
      </w:pPr>
      <w:r>
        <w:t>(e.g., Collins et al., 2013; ; ; )</w:t>
      </w:r>
    </w:p>
    <w:p w14:paraId="323F1D12" w14:textId="77777777" w:rsidR="00E41CA2" w:rsidRDefault="00E41CA2">
      <w:pPr>
        <w:pStyle w:val="CommentText"/>
      </w:pPr>
    </w:p>
    <w:p w14:paraId="6B1317D8" w14:textId="77777777" w:rsidR="00E41CA2" w:rsidRDefault="00E41CA2">
      <w:pPr>
        <w:pStyle w:val="CommentText"/>
      </w:pPr>
      <w:r>
        <w:t>Correct:</w:t>
      </w:r>
    </w:p>
    <w:p w14:paraId="6172F506" w14:textId="56869AA6" w:rsidR="00E41CA2" w:rsidRDefault="00E41CA2">
      <w:pPr>
        <w:pStyle w:val="CommentText"/>
      </w:pPr>
      <w:r>
        <w:t>(Collins et al., 2013b; Knutti et al., 2013; Flato et al., 2014; Kirtman et al., 2014)</w:t>
      </w:r>
    </w:p>
  </w:comment>
  <w:comment w:id="1137" w:author="Robin Matthews" w:date="2021-07-11T15:35:00Z" w:initials="RM">
    <w:p w14:paraId="3E5AF987" w14:textId="77777777" w:rsidR="00E41CA2" w:rsidRDefault="00E41CA2">
      <w:pPr>
        <w:pStyle w:val="CommentText"/>
      </w:pPr>
      <w:r>
        <w:rPr>
          <w:rStyle w:val="CommentReference"/>
        </w:rPr>
        <w:annotationRef/>
      </w:r>
      <w:r>
        <w:t>Extra stuff:</w:t>
      </w:r>
    </w:p>
    <w:p w14:paraId="435C8C92" w14:textId="77777777" w:rsidR="00E41CA2" w:rsidRDefault="00E41CA2">
      <w:pPr>
        <w:pStyle w:val="CommentText"/>
      </w:pPr>
      <w:r>
        <w:t xml:space="preserve">(, </w:t>
      </w:r>
    </w:p>
    <w:p w14:paraId="4803D7B4" w14:textId="77777777" w:rsidR="00E41CA2" w:rsidRDefault="00E41CA2">
      <w:pPr>
        <w:pStyle w:val="CommentText"/>
      </w:pPr>
    </w:p>
    <w:p w14:paraId="2EA07C73" w14:textId="77777777" w:rsidR="00E41CA2" w:rsidRDefault="00E41CA2">
      <w:pPr>
        <w:pStyle w:val="CommentText"/>
      </w:pPr>
      <w:r>
        <w:t>Correct:</w:t>
      </w:r>
    </w:p>
    <w:p w14:paraId="0322F119" w14:textId="77777777" w:rsidR="00E41CA2" w:rsidRDefault="00E41CA2">
      <w:pPr>
        <w:pStyle w:val="CommentText"/>
      </w:pPr>
      <w:r>
        <w:t>Maraun et al. (2017)</w:t>
      </w:r>
    </w:p>
    <w:p w14:paraId="4EF00E52" w14:textId="6E8800C1" w:rsidR="00E41CA2" w:rsidRDefault="00E41CA2">
      <w:pPr>
        <w:pStyle w:val="CommentText"/>
      </w:pPr>
      <w:r>
        <w:t>(Maraun et al., 2017)</w:t>
      </w:r>
    </w:p>
  </w:comment>
  <w:comment w:id="1138" w:author="Robin Matthews" w:date="2021-07-11T15:35:00Z" w:initials="RM">
    <w:p w14:paraId="753D93EF" w14:textId="77777777" w:rsidR="00E41CA2" w:rsidRDefault="00E41CA2">
      <w:pPr>
        <w:pStyle w:val="CommentText"/>
      </w:pPr>
      <w:r>
        <w:rPr>
          <w:rStyle w:val="CommentReference"/>
        </w:rPr>
        <w:annotationRef/>
      </w:r>
      <w:r>
        <w:t>Extra stuff:</w:t>
      </w:r>
    </w:p>
    <w:p w14:paraId="66AFE454" w14:textId="77777777" w:rsidR="00E41CA2" w:rsidRDefault="00E41CA2">
      <w:pPr>
        <w:pStyle w:val="CommentText"/>
      </w:pPr>
      <w:r>
        <w:t xml:space="preserve"> (b)</w:t>
      </w:r>
    </w:p>
    <w:p w14:paraId="53C4AD71" w14:textId="77777777" w:rsidR="00E41CA2" w:rsidRDefault="00E41CA2">
      <w:pPr>
        <w:pStyle w:val="CommentText"/>
      </w:pPr>
    </w:p>
    <w:p w14:paraId="6EAFC429" w14:textId="77777777" w:rsidR="00E41CA2" w:rsidRDefault="00E41CA2">
      <w:pPr>
        <w:pStyle w:val="CommentText"/>
      </w:pPr>
      <w:r>
        <w:t>Correct:</w:t>
      </w:r>
    </w:p>
    <w:p w14:paraId="2BFC36A9" w14:textId="77777777" w:rsidR="00E41CA2" w:rsidRDefault="00E41CA2">
      <w:pPr>
        <w:pStyle w:val="CommentText"/>
      </w:pPr>
      <w:r>
        <w:t>Maraun et al. (2017)</w:t>
      </w:r>
    </w:p>
    <w:p w14:paraId="175ADF69" w14:textId="05C9C578" w:rsidR="00E41CA2" w:rsidRDefault="00E41CA2">
      <w:pPr>
        <w:pStyle w:val="CommentText"/>
      </w:pPr>
      <w:r>
        <w:t>(Maraun et al., 2017)</w:t>
      </w:r>
    </w:p>
  </w:comment>
  <w:comment w:id="1142" w:author="Robin Matthews" w:date="2021-07-11T15:35:00Z" w:initials="RM">
    <w:p w14:paraId="1D68C802" w14:textId="77777777" w:rsidR="00E41CA2" w:rsidRDefault="00E41CA2">
      <w:pPr>
        <w:pStyle w:val="CommentText"/>
      </w:pPr>
      <w:r>
        <w:rPr>
          <w:rStyle w:val="CommentReference"/>
        </w:rPr>
        <w:annotationRef/>
      </w:r>
      <w:r>
        <w:t>Not found:</w:t>
      </w:r>
    </w:p>
    <w:p w14:paraId="084A5E1A" w14:textId="77777777" w:rsidR="00E41CA2" w:rsidRDefault="00E41CA2">
      <w:pPr>
        <w:pStyle w:val="CommentText"/>
      </w:pPr>
      <w:r>
        <w:t>2018a</w:t>
      </w:r>
    </w:p>
    <w:p w14:paraId="705DCEC0" w14:textId="77777777" w:rsidR="00E41CA2" w:rsidRDefault="00E41CA2">
      <w:pPr>
        <w:pStyle w:val="CommentText"/>
      </w:pPr>
    </w:p>
    <w:p w14:paraId="5997EE8A" w14:textId="77777777" w:rsidR="00E41CA2" w:rsidRDefault="00E41CA2">
      <w:pPr>
        <w:pStyle w:val="CommentText"/>
      </w:pPr>
      <w:r>
        <w:t>Extra stuff:</w:t>
      </w:r>
    </w:p>
    <w:p w14:paraId="0A0D35B9" w14:textId="77777777" w:rsidR="00E41CA2" w:rsidRDefault="00E41CA2">
      <w:pPr>
        <w:pStyle w:val="CommentText"/>
      </w:pPr>
      <w:r>
        <w:t xml:space="preserve"> (2018)</w:t>
      </w:r>
    </w:p>
    <w:p w14:paraId="26331D35" w14:textId="77777777" w:rsidR="00E41CA2" w:rsidRDefault="00E41CA2">
      <w:pPr>
        <w:pStyle w:val="CommentText"/>
      </w:pPr>
    </w:p>
    <w:p w14:paraId="63AFE0E2" w14:textId="77777777" w:rsidR="00E41CA2" w:rsidRDefault="00E41CA2">
      <w:pPr>
        <w:pStyle w:val="CommentText"/>
      </w:pPr>
      <w:r>
        <w:t>Correct:</w:t>
      </w:r>
    </w:p>
    <w:p w14:paraId="29CCD313" w14:textId="77777777" w:rsidR="00E41CA2" w:rsidRDefault="00E41CA2">
      <w:pPr>
        <w:pStyle w:val="CommentText"/>
      </w:pPr>
      <w:r>
        <w:t>Maraun and Widmann (2018a)</w:t>
      </w:r>
    </w:p>
    <w:p w14:paraId="5FB7DCF6" w14:textId="31CA509A" w:rsidR="00E41CA2" w:rsidRDefault="00E41CA2">
      <w:pPr>
        <w:pStyle w:val="CommentText"/>
      </w:pPr>
      <w:r>
        <w:t>(Maraun and Widmann, 2018a)</w:t>
      </w:r>
    </w:p>
  </w:comment>
  <w:comment w:id="1146" w:author="Robin Matthews" w:date="2021-07-11T15:35:00Z" w:initials="RM">
    <w:p w14:paraId="39C51FB8" w14:textId="77777777" w:rsidR="00E41CA2" w:rsidRDefault="00E41CA2">
      <w:pPr>
        <w:pStyle w:val="CommentText"/>
      </w:pPr>
      <w:r>
        <w:rPr>
          <w:rStyle w:val="CommentReference"/>
        </w:rPr>
        <w:annotationRef/>
      </w:r>
      <w:r>
        <w:t>Extra stuff:</w:t>
      </w:r>
    </w:p>
    <w:p w14:paraId="79CC492E" w14:textId="77777777" w:rsidR="00E41CA2" w:rsidRDefault="00E41CA2">
      <w:pPr>
        <w:pStyle w:val="CommentText"/>
      </w:pPr>
      <w:r>
        <w:t xml:space="preserve"> (b)</w:t>
      </w:r>
    </w:p>
    <w:p w14:paraId="4D8C5EC6" w14:textId="77777777" w:rsidR="00E41CA2" w:rsidRDefault="00E41CA2">
      <w:pPr>
        <w:pStyle w:val="CommentText"/>
      </w:pPr>
    </w:p>
    <w:p w14:paraId="71A2C2F7" w14:textId="77777777" w:rsidR="00E41CA2" w:rsidRDefault="00E41CA2">
      <w:pPr>
        <w:pStyle w:val="CommentText"/>
      </w:pPr>
      <w:r>
        <w:t>Correct:</w:t>
      </w:r>
    </w:p>
    <w:p w14:paraId="08B82CD0" w14:textId="77777777" w:rsidR="00E41CA2" w:rsidRDefault="00E41CA2">
      <w:pPr>
        <w:pStyle w:val="CommentText"/>
      </w:pPr>
      <w:r>
        <w:t>Maraun et al. (2017)</w:t>
      </w:r>
    </w:p>
    <w:p w14:paraId="23A3B258" w14:textId="1C9BE741" w:rsidR="00E41CA2" w:rsidRDefault="00E41CA2">
      <w:pPr>
        <w:pStyle w:val="CommentText"/>
      </w:pPr>
      <w:r>
        <w:t>(Maraun et al., 2017)</w:t>
      </w:r>
    </w:p>
  </w:comment>
  <w:comment w:id="1157" w:author="Robin Matthews" w:date="2021-07-11T15:35:00Z" w:initials="RM">
    <w:p w14:paraId="42FA4606" w14:textId="77777777" w:rsidR="00E41CA2" w:rsidRDefault="00E41CA2">
      <w:pPr>
        <w:pStyle w:val="CommentText"/>
      </w:pPr>
      <w:r>
        <w:rPr>
          <w:rStyle w:val="CommentReference"/>
        </w:rPr>
        <w:annotationRef/>
      </w:r>
      <w:r>
        <w:t>Extra stuff:</w:t>
      </w:r>
    </w:p>
    <w:p w14:paraId="10D7DAB0" w14:textId="77777777" w:rsidR="00E41CA2" w:rsidRDefault="00E41CA2">
      <w:pPr>
        <w:pStyle w:val="CommentText"/>
      </w:pPr>
      <w:r>
        <w:t>(Cross-Working Group Box: Attribution (in Chapter 1); ; )</w:t>
      </w:r>
    </w:p>
    <w:p w14:paraId="02950DC7" w14:textId="77777777" w:rsidR="00E41CA2" w:rsidRDefault="00E41CA2">
      <w:pPr>
        <w:pStyle w:val="CommentText"/>
      </w:pPr>
    </w:p>
    <w:p w14:paraId="0B5D1B61" w14:textId="77777777" w:rsidR="00E41CA2" w:rsidRDefault="00E41CA2">
      <w:pPr>
        <w:pStyle w:val="CommentText"/>
      </w:pPr>
      <w:r>
        <w:t>Correct:</w:t>
      </w:r>
    </w:p>
    <w:p w14:paraId="3F8EE64D" w14:textId="0DEFFD08" w:rsidR="00E41CA2" w:rsidRDefault="00E41CA2">
      <w:pPr>
        <w:pStyle w:val="CommentText"/>
      </w:pPr>
      <w:r>
        <w:t>(Rosenzweig and Neofotis, 2013; Shepherd, 2019)</w:t>
      </w:r>
    </w:p>
  </w:comment>
  <w:comment w:id="1158" w:author="Robin Matthews" w:date="2021-07-11T15:35:00Z" w:initials="RM">
    <w:p w14:paraId="68F5B76C" w14:textId="77777777" w:rsidR="00E41CA2" w:rsidRDefault="00E41CA2">
      <w:pPr>
        <w:pStyle w:val="CommentText"/>
      </w:pPr>
      <w:r>
        <w:rPr>
          <w:rStyle w:val="CommentReference"/>
        </w:rPr>
        <w:annotationRef/>
      </w:r>
      <w:r>
        <w:t>Extra stuff:</w:t>
      </w:r>
    </w:p>
    <w:p w14:paraId="2018E622" w14:textId="77777777" w:rsidR="00E41CA2" w:rsidRDefault="00E41CA2">
      <w:pPr>
        <w:pStyle w:val="CommentText"/>
      </w:pPr>
      <w:r>
        <w:t>(, ; Cross-Working Group Box 1.1)</w:t>
      </w:r>
    </w:p>
    <w:p w14:paraId="4810DE4B" w14:textId="77777777" w:rsidR="00E41CA2" w:rsidRDefault="00E41CA2">
      <w:pPr>
        <w:pStyle w:val="CommentText"/>
      </w:pPr>
    </w:p>
    <w:p w14:paraId="330273C9" w14:textId="77777777" w:rsidR="00E41CA2" w:rsidRDefault="00E41CA2">
      <w:pPr>
        <w:pStyle w:val="CommentText"/>
      </w:pPr>
      <w:r>
        <w:t>Correct:</w:t>
      </w:r>
    </w:p>
    <w:p w14:paraId="7F6DDAA1" w14:textId="77777777" w:rsidR="00E41CA2" w:rsidRDefault="00E41CA2">
      <w:pPr>
        <w:pStyle w:val="CommentText"/>
      </w:pPr>
      <w:r>
        <w:t>Hegerl et al. (2010)</w:t>
      </w:r>
    </w:p>
    <w:p w14:paraId="65585C92" w14:textId="34695B89" w:rsidR="00E41CA2" w:rsidRDefault="00E41CA2">
      <w:pPr>
        <w:pStyle w:val="CommentText"/>
      </w:pPr>
      <w:r>
        <w:t>(Hegerl et al., 2010)</w:t>
      </w:r>
    </w:p>
  </w:comment>
  <w:comment w:id="1166" w:author="Robin Matthews" w:date="2021-07-11T15:35:00Z" w:initials="RM">
    <w:p w14:paraId="25D87B5E" w14:textId="77777777" w:rsidR="00E41CA2" w:rsidRDefault="00E41CA2">
      <w:pPr>
        <w:pStyle w:val="CommentText"/>
      </w:pPr>
      <w:r>
        <w:rPr>
          <w:rStyle w:val="CommentReference"/>
        </w:rPr>
        <w:annotationRef/>
      </w:r>
      <w:r>
        <w:t>Extra stuff:</w:t>
      </w:r>
    </w:p>
    <w:p w14:paraId="41E6E576" w14:textId="77777777" w:rsidR="00E41CA2" w:rsidRDefault="00E41CA2">
      <w:pPr>
        <w:pStyle w:val="CommentText"/>
      </w:pPr>
      <w:r>
        <w:t xml:space="preserve"> )</w:t>
      </w:r>
    </w:p>
    <w:p w14:paraId="0F009876" w14:textId="77777777" w:rsidR="00E41CA2" w:rsidRDefault="00E41CA2">
      <w:pPr>
        <w:pStyle w:val="CommentText"/>
      </w:pPr>
    </w:p>
    <w:p w14:paraId="19981A09" w14:textId="77777777" w:rsidR="00E41CA2" w:rsidRDefault="00E41CA2">
      <w:pPr>
        <w:pStyle w:val="CommentText"/>
      </w:pPr>
      <w:r>
        <w:t>Correct:</w:t>
      </w:r>
    </w:p>
    <w:p w14:paraId="52CC0777" w14:textId="77777777" w:rsidR="00E41CA2" w:rsidRDefault="00E41CA2">
      <w:pPr>
        <w:pStyle w:val="CommentText"/>
      </w:pPr>
      <w:r>
        <w:t>Zhai et al. (2018)</w:t>
      </w:r>
    </w:p>
    <w:p w14:paraId="42B06BAF" w14:textId="78474BC0" w:rsidR="00E41CA2" w:rsidRDefault="00E41CA2">
      <w:pPr>
        <w:pStyle w:val="CommentText"/>
      </w:pPr>
      <w:r>
        <w:t>(Zhai et al., 2018)</w:t>
      </w:r>
    </w:p>
  </w:comment>
  <w:comment w:id="1171" w:author="Robin Matthews" w:date="2021-07-11T15:35:00Z" w:initials="RM">
    <w:p w14:paraId="4D881EA6" w14:textId="77777777" w:rsidR="00E41CA2" w:rsidRDefault="00E41CA2">
      <w:pPr>
        <w:pStyle w:val="CommentText"/>
      </w:pPr>
      <w:r>
        <w:rPr>
          <w:rStyle w:val="CommentReference"/>
        </w:rPr>
        <w:annotationRef/>
      </w:r>
      <w:r>
        <w:t>Not found:</w:t>
      </w:r>
    </w:p>
    <w:p w14:paraId="513D5F0D" w14:textId="77777777" w:rsidR="00E41CA2" w:rsidRDefault="00E41CA2">
      <w:pPr>
        <w:pStyle w:val="CommentText"/>
      </w:pPr>
      <w:r>
        <w:t>C. Li et al., 2017</w:t>
      </w:r>
    </w:p>
    <w:p w14:paraId="1E927128" w14:textId="77777777" w:rsidR="00E41CA2" w:rsidRDefault="00E41CA2">
      <w:pPr>
        <w:pStyle w:val="CommentText"/>
      </w:pPr>
      <w:r>
        <w:t>Y. Wang et al., 2018</w:t>
      </w:r>
    </w:p>
    <w:p w14:paraId="241BC7DE" w14:textId="77777777" w:rsidR="00E41CA2" w:rsidRDefault="00E41CA2">
      <w:pPr>
        <w:pStyle w:val="CommentText"/>
      </w:pPr>
    </w:p>
    <w:p w14:paraId="245FDC81" w14:textId="77777777" w:rsidR="00E41CA2" w:rsidRDefault="00E41CA2">
      <w:pPr>
        <w:pStyle w:val="CommentText"/>
      </w:pPr>
      <w:r>
        <w:t>Extra stuff:</w:t>
      </w:r>
    </w:p>
    <w:p w14:paraId="30E43089" w14:textId="77777777" w:rsidR="00E41CA2" w:rsidRDefault="00E41CA2">
      <w:pPr>
        <w:pStyle w:val="CommentText"/>
      </w:pPr>
      <w:r>
        <w:t>(; Li et al., 2017a; ; Wang et al., 2018b; ; )</w:t>
      </w:r>
    </w:p>
    <w:p w14:paraId="13C8B06B" w14:textId="77777777" w:rsidR="00E41CA2" w:rsidRDefault="00E41CA2">
      <w:pPr>
        <w:pStyle w:val="CommentText"/>
      </w:pPr>
    </w:p>
    <w:p w14:paraId="3BEBD8E2" w14:textId="77777777" w:rsidR="00E41CA2" w:rsidRDefault="00E41CA2">
      <w:pPr>
        <w:pStyle w:val="CommentText"/>
      </w:pPr>
      <w:r>
        <w:t>Correct:</w:t>
      </w:r>
    </w:p>
    <w:p w14:paraId="3995399B" w14:textId="61EC2659" w:rsidR="00E41CA2" w:rsidRDefault="00E41CA2">
      <w:pPr>
        <w:pStyle w:val="CommentText"/>
      </w:pPr>
      <w:r>
        <w:t>(Xu et al., 2015; C. Li et al., 2017; Dileepkumar et al., 2018; Y. Wang et al., 2018; Peng et al., 2019; Wan et al., 2019)</w:t>
      </w:r>
    </w:p>
  </w:comment>
  <w:comment w:id="1178" w:author="Robin Matthews" w:date="2021-07-11T15:35:00Z" w:initials="RM">
    <w:p w14:paraId="40D54F84" w14:textId="77777777" w:rsidR="00E41CA2" w:rsidRDefault="00E41CA2">
      <w:pPr>
        <w:pStyle w:val="CommentText"/>
      </w:pPr>
      <w:r>
        <w:rPr>
          <w:rStyle w:val="CommentReference"/>
        </w:rPr>
        <w:annotationRef/>
      </w:r>
      <w:r>
        <w:t>Not found:</w:t>
      </w:r>
    </w:p>
    <w:p w14:paraId="2077CFE8" w14:textId="77777777" w:rsidR="00E41CA2" w:rsidRDefault="00E41CA2">
      <w:pPr>
        <w:pStyle w:val="CommentText"/>
      </w:pPr>
      <w:r>
        <w:t>C. Li et al.</w:t>
      </w:r>
    </w:p>
    <w:p w14:paraId="6A1364DA" w14:textId="77777777" w:rsidR="00E41CA2" w:rsidRDefault="00E41CA2">
      <w:pPr>
        <w:pStyle w:val="CommentText"/>
      </w:pPr>
      <w:r>
        <w:t>2016, 2017</w:t>
      </w:r>
    </w:p>
    <w:p w14:paraId="77A4436A" w14:textId="77777777" w:rsidR="00E41CA2" w:rsidRDefault="00E41CA2">
      <w:pPr>
        <w:pStyle w:val="CommentText"/>
      </w:pPr>
    </w:p>
    <w:p w14:paraId="6EFE1FBE" w14:textId="77777777" w:rsidR="00E41CA2" w:rsidRDefault="00E41CA2">
      <w:pPr>
        <w:pStyle w:val="CommentText"/>
      </w:pPr>
      <w:r>
        <w:t>Extra stuff:</w:t>
      </w:r>
    </w:p>
    <w:p w14:paraId="03B11864" w14:textId="77777777" w:rsidR="00E41CA2" w:rsidRDefault="00E41CA2">
      <w:pPr>
        <w:pStyle w:val="CommentText"/>
      </w:pPr>
      <w:r>
        <w:t>(Li et al., 2016b, 2017a)</w:t>
      </w:r>
    </w:p>
    <w:p w14:paraId="1DA7739F" w14:textId="77777777" w:rsidR="00E41CA2" w:rsidRDefault="00E41CA2">
      <w:pPr>
        <w:pStyle w:val="CommentText"/>
      </w:pPr>
    </w:p>
    <w:p w14:paraId="1B464EFF" w14:textId="77777777" w:rsidR="00E41CA2" w:rsidRDefault="00E41CA2">
      <w:pPr>
        <w:pStyle w:val="CommentText"/>
      </w:pPr>
      <w:r>
        <w:t>Correct:</w:t>
      </w:r>
    </w:p>
    <w:p w14:paraId="0F464803" w14:textId="77777777" w:rsidR="00E41CA2" w:rsidRDefault="00E41CA2">
      <w:pPr>
        <w:pStyle w:val="CommentText"/>
      </w:pPr>
      <w:r>
        <w:t>C. Li et al. (2016, 2017)</w:t>
      </w:r>
    </w:p>
    <w:p w14:paraId="7DC8ECA8" w14:textId="164554DD" w:rsidR="00E41CA2" w:rsidRDefault="00E41CA2">
      <w:pPr>
        <w:pStyle w:val="CommentText"/>
      </w:pPr>
      <w:r>
        <w:t>(C. Li et al., 2016, 2017)</w:t>
      </w:r>
    </w:p>
  </w:comment>
  <w:comment w:id="1183" w:author="Robin Matthews" w:date="2021-07-11T15:35:00Z" w:initials="RM">
    <w:p w14:paraId="187183F8" w14:textId="77777777" w:rsidR="00E41CA2" w:rsidRDefault="00E41CA2">
      <w:pPr>
        <w:pStyle w:val="CommentText"/>
      </w:pPr>
      <w:r>
        <w:rPr>
          <w:rStyle w:val="CommentReference"/>
        </w:rPr>
        <w:annotationRef/>
      </w:r>
      <w:r>
        <w:t>Not found:</w:t>
      </w:r>
    </w:p>
    <w:p w14:paraId="200FC943" w14:textId="77777777" w:rsidR="00E41CA2" w:rsidRDefault="00E41CA2">
      <w:pPr>
        <w:pStyle w:val="CommentText"/>
      </w:pPr>
      <w:r>
        <w:t>C. Li et al., 2017</w:t>
      </w:r>
    </w:p>
    <w:p w14:paraId="21F8278B" w14:textId="77777777" w:rsidR="00E41CA2" w:rsidRDefault="00E41CA2">
      <w:pPr>
        <w:pStyle w:val="CommentText"/>
      </w:pPr>
    </w:p>
    <w:p w14:paraId="6A8A4670" w14:textId="77777777" w:rsidR="00E41CA2" w:rsidRDefault="00E41CA2">
      <w:pPr>
        <w:pStyle w:val="CommentText"/>
      </w:pPr>
      <w:r>
        <w:t>Extra stuff:</w:t>
      </w:r>
    </w:p>
    <w:p w14:paraId="52B10B62" w14:textId="77777777" w:rsidR="00E41CA2" w:rsidRDefault="00E41CA2">
      <w:pPr>
        <w:pStyle w:val="CommentText"/>
      </w:pPr>
      <w:r>
        <w:t>(Li et al., 2017a; )</w:t>
      </w:r>
    </w:p>
    <w:p w14:paraId="64FF0168" w14:textId="77777777" w:rsidR="00E41CA2" w:rsidRDefault="00E41CA2">
      <w:pPr>
        <w:pStyle w:val="CommentText"/>
      </w:pPr>
    </w:p>
    <w:p w14:paraId="7DD62B30" w14:textId="77777777" w:rsidR="00E41CA2" w:rsidRDefault="00E41CA2">
      <w:pPr>
        <w:pStyle w:val="CommentText"/>
      </w:pPr>
      <w:r>
        <w:t>Correct:</w:t>
      </w:r>
    </w:p>
    <w:p w14:paraId="496187D3" w14:textId="1C43BDE9" w:rsidR="00E41CA2" w:rsidRDefault="00E41CA2">
      <w:pPr>
        <w:pStyle w:val="CommentText"/>
      </w:pPr>
      <w:r>
        <w:t>(C. Li et al., 2017; Wan et al., 2019)</w:t>
      </w:r>
    </w:p>
  </w:comment>
  <w:comment w:id="1188" w:author="Robin Matthews" w:date="2021-07-11T15:35:00Z" w:initials="RM">
    <w:p w14:paraId="64373EE3" w14:textId="77777777" w:rsidR="00E41CA2" w:rsidRDefault="00E41CA2">
      <w:pPr>
        <w:pStyle w:val="CommentText"/>
      </w:pPr>
      <w:r>
        <w:rPr>
          <w:rStyle w:val="CommentReference"/>
        </w:rPr>
        <w:annotationRef/>
      </w:r>
      <w:r>
        <w:t>Not found:</w:t>
      </w:r>
    </w:p>
    <w:p w14:paraId="2BA5E596" w14:textId="77777777" w:rsidR="00E41CA2" w:rsidRDefault="00E41CA2">
      <w:pPr>
        <w:pStyle w:val="CommentText"/>
      </w:pPr>
      <w:r>
        <w:t>C. Li et al., 2017</w:t>
      </w:r>
    </w:p>
    <w:p w14:paraId="4BF5EAE0" w14:textId="77777777" w:rsidR="00E41CA2" w:rsidRDefault="00E41CA2">
      <w:pPr>
        <w:pStyle w:val="CommentText"/>
      </w:pPr>
    </w:p>
    <w:p w14:paraId="26854A56" w14:textId="77777777" w:rsidR="00E41CA2" w:rsidRDefault="00E41CA2">
      <w:pPr>
        <w:pStyle w:val="CommentText"/>
      </w:pPr>
      <w:r>
        <w:t>Extra stuff:</w:t>
      </w:r>
    </w:p>
    <w:p w14:paraId="1E37430A" w14:textId="77777777" w:rsidR="00E41CA2" w:rsidRDefault="00E41CA2">
      <w:pPr>
        <w:pStyle w:val="CommentText"/>
      </w:pPr>
      <w:r>
        <w:t>(; ; Li et al., 2017a)</w:t>
      </w:r>
    </w:p>
    <w:p w14:paraId="12660F24" w14:textId="77777777" w:rsidR="00E41CA2" w:rsidRDefault="00E41CA2">
      <w:pPr>
        <w:pStyle w:val="CommentText"/>
      </w:pPr>
    </w:p>
    <w:p w14:paraId="1FA153EB" w14:textId="77777777" w:rsidR="00E41CA2" w:rsidRDefault="00E41CA2">
      <w:pPr>
        <w:pStyle w:val="CommentText"/>
      </w:pPr>
      <w:r>
        <w:t>Correct:</w:t>
      </w:r>
    </w:p>
    <w:p w14:paraId="55B06E92" w14:textId="0B1D30B9" w:rsidR="00E41CA2" w:rsidRDefault="00E41CA2">
      <w:pPr>
        <w:pStyle w:val="CommentText"/>
      </w:pPr>
      <w:r>
        <w:t>(Wan et al., 2015; Sarojini et al., 2016; C. Li et al., 2017)</w:t>
      </w:r>
    </w:p>
  </w:comment>
  <w:comment w:id="1193" w:author="Robin Matthews" w:date="2021-07-11T15:35:00Z" w:initials="RM">
    <w:p w14:paraId="4F8EF98E" w14:textId="77777777" w:rsidR="00E41CA2" w:rsidRDefault="00E41CA2">
      <w:pPr>
        <w:pStyle w:val="CommentText"/>
      </w:pPr>
      <w:r>
        <w:rPr>
          <w:rStyle w:val="CommentReference"/>
        </w:rPr>
        <w:annotationRef/>
      </w:r>
      <w:r>
        <w:t>Not found:</w:t>
      </w:r>
    </w:p>
    <w:p w14:paraId="57007CEB" w14:textId="77777777" w:rsidR="00E41CA2" w:rsidRDefault="00E41CA2">
      <w:pPr>
        <w:pStyle w:val="CommentText"/>
      </w:pPr>
      <w:r>
        <w:t>2017b</w:t>
      </w:r>
    </w:p>
    <w:p w14:paraId="4FB612FE" w14:textId="77777777" w:rsidR="00E41CA2" w:rsidRDefault="00E41CA2">
      <w:pPr>
        <w:pStyle w:val="CommentText"/>
      </w:pPr>
    </w:p>
    <w:p w14:paraId="7A7ECEB9" w14:textId="77777777" w:rsidR="00E41CA2" w:rsidRDefault="00E41CA2">
      <w:pPr>
        <w:pStyle w:val="CommentText"/>
      </w:pPr>
      <w:r>
        <w:t>Extra stuff:</w:t>
      </w:r>
    </w:p>
    <w:p w14:paraId="7EAAE76D" w14:textId="77777777" w:rsidR="00E41CA2" w:rsidRDefault="00E41CA2">
      <w:pPr>
        <w:pStyle w:val="CommentText"/>
      </w:pPr>
      <w:r>
        <w:t xml:space="preserve"> (2017)</w:t>
      </w:r>
    </w:p>
    <w:p w14:paraId="4A39FE10" w14:textId="77777777" w:rsidR="00E41CA2" w:rsidRDefault="00E41CA2">
      <w:pPr>
        <w:pStyle w:val="CommentText"/>
      </w:pPr>
    </w:p>
    <w:p w14:paraId="4D85646D" w14:textId="77777777" w:rsidR="00E41CA2" w:rsidRDefault="00E41CA2">
      <w:pPr>
        <w:pStyle w:val="CommentText"/>
      </w:pPr>
      <w:r>
        <w:t>Correct:</w:t>
      </w:r>
    </w:p>
    <w:p w14:paraId="3DB73791" w14:textId="77777777" w:rsidR="00E41CA2" w:rsidRDefault="00E41CA2">
      <w:pPr>
        <w:pStyle w:val="CommentText"/>
      </w:pPr>
      <w:r>
        <w:t>Ma et al. (2017b)</w:t>
      </w:r>
    </w:p>
    <w:p w14:paraId="526E783B" w14:textId="38DB950F" w:rsidR="00E41CA2" w:rsidRDefault="00E41CA2">
      <w:pPr>
        <w:pStyle w:val="CommentText"/>
      </w:pPr>
      <w:r>
        <w:t>(Ma et al., 2017b)</w:t>
      </w:r>
    </w:p>
  </w:comment>
  <w:comment w:id="1197" w:author="Robin Matthews" w:date="2021-07-11T15:35:00Z" w:initials="RM">
    <w:p w14:paraId="3505CCE3" w14:textId="77777777" w:rsidR="00E41CA2" w:rsidRDefault="00E41CA2">
      <w:pPr>
        <w:pStyle w:val="CommentText"/>
      </w:pPr>
      <w:r>
        <w:rPr>
          <w:rStyle w:val="CommentReference"/>
        </w:rPr>
        <w:annotationRef/>
      </w:r>
      <w:r>
        <w:t>Extra stuff:</w:t>
      </w:r>
    </w:p>
    <w:p w14:paraId="0CCF18ED" w14:textId="77777777" w:rsidR="00E41CA2" w:rsidRDefault="00E41CA2">
      <w:pPr>
        <w:pStyle w:val="CommentText"/>
      </w:pPr>
      <w:r>
        <w:t>(Section 8.3.2.4.2; ; ; b)</w:t>
      </w:r>
    </w:p>
    <w:p w14:paraId="7F8A276A" w14:textId="77777777" w:rsidR="00E41CA2" w:rsidRDefault="00E41CA2">
      <w:pPr>
        <w:pStyle w:val="CommentText"/>
      </w:pPr>
    </w:p>
    <w:p w14:paraId="7A2DC895" w14:textId="77777777" w:rsidR="00E41CA2" w:rsidRDefault="00E41CA2">
      <w:pPr>
        <w:pStyle w:val="CommentText"/>
      </w:pPr>
      <w:r>
        <w:t>Correct:</w:t>
      </w:r>
    </w:p>
    <w:p w14:paraId="2BB8801D" w14:textId="497507B8" w:rsidR="00E41CA2" w:rsidRDefault="00E41CA2">
      <w:pPr>
        <w:pStyle w:val="CommentText"/>
      </w:pPr>
      <w:r>
        <w:t>(Song et al., 2014; Zhou et al., 2017; Tian et al., 2018)</w:t>
      </w:r>
    </w:p>
  </w:comment>
  <w:comment w:id="1202" w:author="Robin Matthews" w:date="2021-07-11T15:35:00Z" w:initials="RM">
    <w:p w14:paraId="6E988BDC" w14:textId="77777777" w:rsidR="00E41CA2" w:rsidRDefault="00E41CA2">
      <w:pPr>
        <w:pStyle w:val="CommentText"/>
      </w:pPr>
      <w:r>
        <w:rPr>
          <w:rStyle w:val="CommentReference"/>
        </w:rPr>
        <w:annotationRef/>
      </w:r>
      <w:r>
        <w:t>Not found:</w:t>
      </w:r>
    </w:p>
    <w:p w14:paraId="75FBE3C0" w14:textId="77777777" w:rsidR="00E41CA2" w:rsidRDefault="00E41CA2">
      <w:pPr>
        <w:pStyle w:val="CommentText"/>
      </w:pPr>
      <w:r>
        <w:t>2019a, b</w:t>
      </w:r>
    </w:p>
    <w:p w14:paraId="20D04738" w14:textId="77777777" w:rsidR="00E41CA2" w:rsidRDefault="00E41CA2">
      <w:pPr>
        <w:pStyle w:val="CommentText"/>
      </w:pPr>
    </w:p>
    <w:p w14:paraId="18C44F54" w14:textId="77777777" w:rsidR="00E41CA2" w:rsidRDefault="00E41CA2">
      <w:pPr>
        <w:pStyle w:val="CommentText"/>
      </w:pPr>
      <w:r>
        <w:t>Extra stuff:</w:t>
      </w:r>
    </w:p>
    <w:p w14:paraId="073A1C1A" w14:textId="77777777" w:rsidR="00E41CA2" w:rsidRDefault="00E41CA2">
      <w:pPr>
        <w:pStyle w:val="CommentText"/>
      </w:pPr>
      <w:r>
        <w:t>(Section 8.3.2.4.6; , 2019b, 2019a)</w:t>
      </w:r>
    </w:p>
    <w:p w14:paraId="5F04D88B" w14:textId="77777777" w:rsidR="00E41CA2" w:rsidRDefault="00E41CA2">
      <w:pPr>
        <w:pStyle w:val="CommentText"/>
      </w:pPr>
    </w:p>
    <w:p w14:paraId="4C3BC53E" w14:textId="77777777" w:rsidR="00E41CA2" w:rsidRDefault="00E41CA2">
      <w:pPr>
        <w:pStyle w:val="CommentText"/>
      </w:pPr>
      <w:r>
        <w:t>Correct:</w:t>
      </w:r>
    </w:p>
    <w:p w14:paraId="316987A2" w14:textId="77777777" w:rsidR="00E41CA2" w:rsidRDefault="00E41CA2">
      <w:pPr>
        <w:pStyle w:val="CommentText"/>
      </w:pPr>
      <w:r>
        <w:t>Dey et al. (2019a, b)</w:t>
      </w:r>
    </w:p>
    <w:p w14:paraId="5D6A6A16" w14:textId="38851045" w:rsidR="00E41CA2" w:rsidRDefault="00E41CA2">
      <w:pPr>
        <w:pStyle w:val="CommentText"/>
      </w:pPr>
      <w:r>
        <w:t>(Dey et al., 2019a, b)</w:t>
      </w:r>
    </w:p>
  </w:comment>
  <w:comment w:id="1210" w:author="Robin Matthews" w:date="2021-07-11T15:35:00Z" w:initials="RM">
    <w:p w14:paraId="375D31BC" w14:textId="77777777" w:rsidR="00E41CA2" w:rsidRDefault="00E41CA2">
      <w:pPr>
        <w:pStyle w:val="CommentText"/>
      </w:pPr>
      <w:r>
        <w:rPr>
          <w:rStyle w:val="CommentReference"/>
        </w:rPr>
        <w:annotationRef/>
      </w:r>
      <w:r>
        <w:t>Not found:</w:t>
      </w:r>
    </w:p>
    <w:p w14:paraId="64BFB12D" w14:textId="77777777" w:rsidR="00E41CA2" w:rsidRDefault="00E41CA2">
      <w:pPr>
        <w:pStyle w:val="CommentText"/>
      </w:pPr>
      <w:r>
        <w:t>R. Guo et al.</w:t>
      </w:r>
    </w:p>
    <w:p w14:paraId="0DB9BD05" w14:textId="77777777" w:rsidR="00E41CA2" w:rsidRDefault="00E41CA2">
      <w:pPr>
        <w:pStyle w:val="CommentText"/>
      </w:pPr>
    </w:p>
    <w:p w14:paraId="59B8ABEA" w14:textId="77777777" w:rsidR="00E41CA2" w:rsidRDefault="00E41CA2">
      <w:pPr>
        <w:pStyle w:val="CommentText"/>
      </w:pPr>
      <w:r>
        <w:t>Extra stuff:</w:t>
      </w:r>
    </w:p>
    <w:p w14:paraId="7896B895" w14:textId="77777777" w:rsidR="00E41CA2" w:rsidRDefault="00E41CA2">
      <w:pPr>
        <w:pStyle w:val="CommentText"/>
      </w:pPr>
      <w:r>
        <w:t>Guo et al. ()</w:t>
      </w:r>
    </w:p>
    <w:p w14:paraId="717E8BA8" w14:textId="77777777" w:rsidR="00E41CA2" w:rsidRDefault="00E41CA2">
      <w:pPr>
        <w:pStyle w:val="CommentText"/>
      </w:pPr>
    </w:p>
    <w:p w14:paraId="60C769AD" w14:textId="77777777" w:rsidR="00E41CA2" w:rsidRDefault="00E41CA2">
      <w:pPr>
        <w:pStyle w:val="CommentText"/>
      </w:pPr>
      <w:r>
        <w:t>Correct:</w:t>
      </w:r>
    </w:p>
    <w:p w14:paraId="49F8FF98" w14:textId="77777777" w:rsidR="00E41CA2" w:rsidRDefault="00E41CA2">
      <w:pPr>
        <w:pStyle w:val="CommentText"/>
      </w:pPr>
      <w:r>
        <w:t>R. Guo et al. (2019)</w:t>
      </w:r>
    </w:p>
    <w:p w14:paraId="5A0271F0" w14:textId="70724E9F" w:rsidR="00E41CA2" w:rsidRDefault="00E41CA2">
      <w:pPr>
        <w:pStyle w:val="CommentText"/>
      </w:pPr>
      <w:r>
        <w:t>(R. Guo et al., 2019)</w:t>
      </w:r>
    </w:p>
  </w:comment>
  <w:comment w:id="1215" w:author="Robin Matthews" w:date="2021-07-11T15:35:00Z" w:initials="RM">
    <w:p w14:paraId="2F5FFA31" w14:textId="77777777" w:rsidR="00E41CA2" w:rsidRDefault="00E41CA2">
      <w:pPr>
        <w:pStyle w:val="CommentText"/>
      </w:pPr>
      <w:r>
        <w:rPr>
          <w:rStyle w:val="CommentReference"/>
        </w:rPr>
        <w:annotationRef/>
      </w:r>
      <w:r>
        <w:t>Not found:</w:t>
      </w:r>
    </w:p>
    <w:p w14:paraId="052736D2" w14:textId="77777777" w:rsidR="00E41CA2" w:rsidRDefault="00E41CA2">
      <w:pPr>
        <w:pStyle w:val="CommentText"/>
      </w:pPr>
      <w:r>
        <w:t>R. Guo et al.</w:t>
      </w:r>
    </w:p>
    <w:p w14:paraId="53FC9652" w14:textId="77777777" w:rsidR="00E41CA2" w:rsidRDefault="00E41CA2">
      <w:pPr>
        <w:pStyle w:val="CommentText"/>
      </w:pPr>
    </w:p>
    <w:p w14:paraId="0340BDE8" w14:textId="77777777" w:rsidR="00E41CA2" w:rsidRDefault="00E41CA2">
      <w:pPr>
        <w:pStyle w:val="CommentText"/>
      </w:pPr>
      <w:r>
        <w:t>Extra stuff:</w:t>
      </w:r>
    </w:p>
    <w:p w14:paraId="64C874A1" w14:textId="77777777" w:rsidR="00E41CA2" w:rsidRDefault="00E41CA2">
      <w:pPr>
        <w:pStyle w:val="CommentText"/>
      </w:pPr>
      <w:r>
        <w:t>Guo et al. ()</w:t>
      </w:r>
    </w:p>
    <w:p w14:paraId="23AD8005" w14:textId="77777777" w:rsidR="00E41CA2" w:rsidRDefault="00E41CA2">
      <w:pPr>
        <w:pStyle w:val="CommentText"/>
      </w:pPr>
    </w:p>
    <w:p w14:paraId="0C752B81" w14:textId="77777777" w:rsidR="00E41CA2" w:rsidRDefault="00E41CA2">
      <w:pPr>
        <w:pStyle w:val="CommentText"/>
      </w:pPr>
      <w:r>
        <w:t>Correct:</w:t>
      </w:r>
    </w:p>
    <w:p w14:paraId="13405693" w14:textId="77777777" w:rsidR="00E41CA2" w:rsidRDefault="00E41CA2">
      <w:pPr>
        <w:pStyle w:val="CommentText"/>
      </w:pPr>
      <w:r>
        <w:t>R. Guo et al. (2019)</w:t>
      </w:r>
    </w:p>
    <w:p w14:paraId="13D6C654" w14:textId="26460CF6" w:rsidR="00E41CA2" w:rsidRDefault="00E41CA2">
      <w:pPr>
        <w:pStyle w:val="CommentText"/>
      </w:pPr>
      <w:r>
        <w:t>(R. Guo et al., 2019)</w:t>
      </w:r>
    </w:p>
  </w:comment>
  <w:comment w:id="1221" w:author="Robin Matthews" w:date="2021-07-11T15:35:00Z" w:initials="RM">
    <w:p w14:paraId="58E6ABCD" w14:textId="77777777" w:rsidR="00E41CA2" w:rsidRDefault="00E41CA2">
      <w:pPr>
        <w:pStyle w:val="CommentText"/>
      </w:pPr>
      <w:r>
        <w:rPr>
          <w:rStyle w:val="CommentReference"/>
        </w:rPr>
        <w:annotationRef/>
      </w:r>
      <w:r>
        <w:t>Not found:</w:t>
      </w:r>
    </w:p>
    <w:p w14:paraId="22A31CD4" w14:textId="77777777" w:rsidR="00E41CA2" w:rsidRDefault="00E41CA2">
      <w:pPr>
        <w:pStyle w:val="CommentText"/>
      </w:pPr>
      <w:r>
        <w:t>Delworth and Zeng, 2014</w:t>
      </w:r>
    </w:p>
    <w:p w14:paraId="17A312A0" w14:textId="77777777" w:rsidR="00E41CA2" w:rsidRDefault="00E41CA2">
      <w:pPr>
        <w:pStyle w:val="CommentText"/>
      </w:pPr>
    </w:p>
    <w:p w14:paraId="4E7452B5" w14:textId="77777777" w:rsidR="00E41CA2" w:rsidRDefault="00E41CA2">
      <w:pPr>
        <w:pStyle w:val="CommentText"/>
      </w:pPr>
      <w:r>
        <w:t>Extra stuff:</w:t>
      </w:r>
    </w:p>
    <w:p w14:paraId="0EA5D998" w14:textId="77777777" w:rsidR="00E41CA2" w:rsidRDefault="00E41CA2">
      <w:pPr>
        <w:pStyle w:val="CommentText"/>
      </w:pPr>
      <w:r>
        <w:t>()</w:t>
      </w:r>
    </w:p>
    <w:p w14:paraId="13D54E5D" w14:textId="77777777" w:rsidR="00E41CA2" w:rsidRDefault="00E41CA2">
      <w:pPr>
        <w:pStyle w:val="CommentText"/>
      </w:pPr>
    </w:p>
    <w:p w14:paraId="2A000EBE" w14:textId="77777777" w:rsidR="00E41CA2" w:rsidRDefault="00E41CA2">
      <w:pPr>
        <w:pStyle w:val="CommentText"/>
      </w:pPr>
      <w:r>
        <w:t>Correct:</w:t>
      </w:r>
    </w:p>
    <w:p w14:paraId="0589BE79" w14:textId="5F425694" w:rsidR="00E41CA2" w:rsidRDefault="00E41CA2">
      <w:pPr>
        <w:pStyle w:val="CommentText"/>
      </w:pPr>
      <w:r>
        <w:t>(Delworth and Zeng, 2014; Knutson and Zeng, 2018)</w:t>
      </w:r>
    </w:p>
  </w:comment>
  <w:comment w:id="1222" w:author="Robin Matthews" w:date="2021-07-11T17:17:00Z" w:initials="RM">
    <w:p w14:paraId="26F762B5" w14:textId="79E25C6D" w:rsidR="009541E9" w:rsidRDefault="009541E9">
      <w:pPr>
        <w:pStyle w:val="CommentText"/>
      </w:pPr>
      <w:r>
        <w:rPr>
          <w:rStyle w:val="CommentReference"/>
        </w:rPr>
        <w:annotationRef/>
      </w:r>
      <w:r>
        <w:t>Mendeley field also contains ‘</w:t>
      </w:r>
      <w:r w:rsidR="006A382E">
        <w:t>Delworth and Zeng, 2014’. Want me to remove it?</w:t>
      </w:r>
    </w:p>
  </w:comment>
  <w:comment w:id="1223" w:author="Robin Matthews" w:date="2021-07-11T15:35:00Z" w:initials="RM">
    <w:p w14:paraId="0AB5EEBC" w14:textId="77777777" w:rsidR="00E41CA2" w:rsidRDefault="00E41CA2">
      <w:pPr>
        <w:pStyle w:val="CommentText"/>
      </w:pPr>
      <w:r>
        <w:rPr>
          <w:rStyle w:val="CommentReference"/>
        </w:rPr>
        <w:annotationRef/>
      </w:r>
      <w:r>
        <w:t>Not found:</w:t>
      </w:r>
    </w:p>
    <w:p w14:paraId="5460CD79" w14:textId="77777777" w:rsidR="00E41CA2" w:rsidRDefault="00E41CA2">
      <w:pPr>
        <w:pStyle w:val="CommentText"/>
      </w:pPr>
      <w:r>
        <w:t>2020b</w:t>
      </w:r>
    </w:p>
    <w:p w14:paraId="3AFF9C9D" w14:textId="77777777" w:rsidR="00E41CA2" w:rsidRDefault="00E41CA2">
      <w:pPr>
        <w:pStyle w:val="CommentText"/>
      </w:pPr>
    </w:p>
    <w:p w14:paraId="4A660057" w14:textId="77777777" w:rsidR="00E41CA2" w:rsidRDefault="00E41CA2">
      <w:pPr>
        <w:pStyle w:val="CommentText"/>
      </w:pPr>
      <w:r>
        <w:t>Extra stuff:</w:t>
      </w:r>
    </w:p>
    <w:p w14:paraId="03A959F4" w14:textId="77777777" w:rsidR="00E41CA2" w:rsidRDefault="00E41CA2">
      <w:pPr>
        <w:pStyle w:val="CommentText"/>
      </w:pPr>
      <w:r>
        <w:t xml:space="preserve"> (2020)</w:t>
      </w:r>
    </w:p>
    <w:p w14:paraId="1725C351" w14:textId="77777777" w:rsidR="00E41CA2" w:rsidRDefault="00E41CA2">
      <w:pPr>
        <w:pStyle w:val="CommentText"/>
      </w:pPr>
    </w:p>
    <w:p w14:paraId="31959A8D" w14:textId="77777777" w:rsidR="00E41CA2" w:rsidRDefault="00E41CA2">
      <w:pPr>
        <w:pStyle w:val="CommentText"/>
      </w:pPr>
      <w:r>
        <w:t>Correct:</w:t>
      </w:r>
    </w:p>
    <w:p w14:paraId="475BA14C" w14:textId="77777777" w:rsidR="00E41CA2" w:rsidRDefault="00E41CA2">
      <w:pPr>
        <w:pStyle w:val="CommentText"/>
      </w:pPr>
      <w:r>
        <w:t>Huang et al. (2020b)</w:t>
      </w:r>
    </w:p>
    <w:p w14:paraId="7653A67A" w14:textId="2147B8A7" w:rsidR="00E41CA2" w:rsidRDefault="00E41CA2">
      <w:pPr>
        <w:pStyle w:val="CommentText"/>
      </w:pPr>
      <w:r>
        <w:t>(Huang et al., 2020b)</w:t>
      </w:r>
    </w:p>
  </w:comment>
  <w:comment w:id="1234" w:author="Robin Matthews" w:date="2021-07-11T15:35:00Z" w:initials="RM">
    <w:p w14:paraId="0ABDBE15" w14:textId="77777777" w:rsidR="00E41CA2" w:rsidRDefault="00E41CA2">
      <w:pPr>
        <w:pStyle w:val="CommentText"/>
      </w:pPr>
      <w:r>
        <w:rPr>
          <w:rStyle w:val="CommentReference"/>
        </w:rPr>
        <w:annotationRef/>
      </w:r>
      <w:r>
        <w:t>Not found:</w:t>
      </w:r>
    </w:p>
    <w:p w14:paraId="0EFB6F7C" w14:textId="77777777" w:rsidR="00E41CA2" w:rsidRDefault="00E41CA2">
      <w:pPr>
        <w:pStyle w:val="CommentText"/>
      </w:pPr>
      <w:r>
        <w:t>2018a, b</w:t>
      </w:r>
    </w:p>
    <w:p w14:paraId="5220579B" w14:textId="77777777" w:rsidR="00E41CA2" w:rsidRDefault="00E41CA2">
      <w:pPr>
        <w:pStyle w:val="CommentText"/>
      </w:pPr>
    </w:p>
    <w:p w14:paraId="186303DB" w14:textId="77777777" w:rsidR="00E41CA2" w:rsidRDefault="00E41CA2">
      <w:pPr>
        <w:pStyle w:val="CommentText"/>
      </w:pPr>
      <w:r>
        <w:t>Extra stuff:</w:t>
      </w:r>
    </w:p>
    <w:p w14:paraId="3B46748B" w14:textId="77777777" w:rsidR="00E41CA2" w:rsidRDefault="00E41CA2">
      <w:pPr>
        <w:pStyle w:val="CommentText"/>
      </w:pPr>
      <w:r>
        <w:t>, 2018b, 2018a)</w:t>
      </w:r>
    </w:p>
    <w:p w14:paraId="0CC0A5B7" w14:textId="77777777" w:rsidR="00E41CA2" w:rsidRDefault="00E41CA2">
      <w:pPr>
        <w:pStyle w:val="CommentText"/>
      </w:pPr>
    </w:p>
    <w:p w14:paraId="46AD8A73" w14:textId="77777777" w:rsidR="00E41CA2" w:rsidRDefault="00E41CA2">
      <w:pPr>
        <w:pStyle w:val="CommentText"/>
      </w:pPr>
      <w:r>
        <w:t>Correct:</w:t>
      </w:r>
    </w:p>
    <w:p w14:paraId="00506EB2" w14:textId="77777777" w:rsidR="00E41CA2" w:rsidRDefault="00E41CA2">
      <w:pPr>
        <w:pStyle w:val="CommentText"/>
      </w:pPr>
      <w:r>
        <w:t>Bichet and Diedhiou (2018a, b)</w:t>
      </w:r>
    </w:p>
    <w:p w14:paraId="1F91235F" w14:textId="28B3444F" w:rsidR="00E41CA2" w:rsidRDefault="00E41CA2">
      <w:pPr>
        <w:pStyle w:val="CommentText"/>
      </w:pPr>
      <w:r>
        <w:t>(Bichet and Diedhiou, 2018a, b)</w:t>
      </w:r>
    </w:p>
  </w:comment>
  <w:comment w:id="1244" w:author="Robin Matthews" w:date="2021-07-11T15:35:00Z" w:initials="RM">
    <w:p w14:paraId="6E428FF6" w14:textId="77777777" w:rsidR="00E41CA2" w:rsidRDefault="00E41CA2">
      <w:pPr>
        <w:pStyle w:val="CommentText"/>
      </w:pPr>
      <w:r>
        <w:rPr>
          <w:rStyle w:val="CommentReference"/>
        </w:rPr>
        <w:annotationRef/>
      </w:r>
      <w:r>
        <w:t>Extra stuff:</w:t>
      </w:r>
    </w:p>
    <w:p w14:paraId="47765EB8" w14:textId="77777777" w:rsidR="00E41CA2" w:rsidRDefault="00E41CA2">
      <w:pPr>
        <w:pStyle w:val="CommentText"/>
      </w:pPr>
      <w:r>
        <w:t xml:space="preserve">(; </w:t>
      </w:r>
    </w:p>
    <w:p w14:paraId="1C591C8C" w14:textId="77777777" w:rsidR="00E41CA2" w:rsidRDefault="00E41CA2">
      <w:pPr>
        <w:pStyle w:val="CommentText"/>
      </w:pPr>
    </w:p>
    <w:p w14:paraId="6881A7BF" w14:textId="77777777" w:rsidR="00E41CA2" w:rsidRDefault="00E41CA2">
      <w:pPr>
        <w:pStyle w:val="CommentText"/>
      </w:pPr>
      <w:r>
        <w:t>Correct:</w:t>
      </w:r>
    </w:p>
    <w:p w14:paraId="2F3D29B6" w14:textId="510D280C" w:rsidR="00E41CA2" w:rsidRDefault="00E41CA2">
      <w:pPr>
        <w:pStyle w:val="CommentText"/>
      </w:pPr>
      <w:r>
        <w:t>(Lebel and Ali, 2009; Sanogo et al., 2015)</w:t>
      </w:r>
    </w:p>
  </w:comment>
  <w:comment w:id="1246" w:author="Robin Matthews" w:date="2021-07-11T15:35:00Z" w:initials="RM">
    <w:p w14:paraId="6D971CE4" w14:textId="77777777" w:rsidR="00E41CA2" w:rsidRDefault="00E41CA2">
      <w:pPr>
        <w:pStyle w:val="CommentText"/>
      </w:pPr>
      <w:r>
        <w:rPr>
          <w:rStyle w:val="CommentReference"/>
        </w:rPr>
        <w:annotationRef/>
      </w:r>
      <w:r>
        <w:t>Extra stuff:</w:t>
      </w:r>
    </w:p>
    <w:p w14:paraId="792BD383" w14:textId="77777777" w:rsidR="00E41CA2" w:rsidRDefault="00E41CA2">
      <w:pPr>
        <w:pStyle w:val="CommentText"/>
      </w:pPr>
      <w:r>
        <w:t>, )</w:t>
      </w:r>
    </w:p>
    <w:p w14:paraId="37E213AA" w14:textId="77777777" w:rsidR="00E41CA2" w:rsidRDefault="00E41CA2">
      <w:pPr>
        <w:pStyle w:val="CommentText"/>
      </w:pPr>
    </w:p>
    <w:p w14:paraId="1E42ED3F" w14:textId="77777777" w:rsidR="00E41CA2" w:rsidRDefault="00E41CA2">
      <w:pPr>
        <w:pStyle w:val="CommentText"/>
      </w:pPr>
      <w:r>
        <w:t>Correct:</w:t>
      </w:r>
    </w:p>
    <w:p w14:paraId="3DCE7EBF" w14:textId="77777777" w:rsidR="00E41CA2" w:rsidRDefault="00E41CA2">
      <w:pPr>
        <w:pStyle w:val="CommentText"/>
      </w:pPr>
      <w:r>
        <w:t>Maidment et al. (2015)</w:t>
      </w:r>
    </w:p>
    <w:p w14:paraId="2FE05403" w14:textId="35E132F0" w:rsidR="00E41CA2" w:rsidRDefault="00E41CA2">
      <w:pPr>
        <w:pStyle w:val="CommentText"/>
      </w:pPr>
      <w:r>
        <w:t>(Maidment et al., 2015)</w:t>
      </w:r>
    </w:p>
  </w:comment>
  <w:comment w:id="1248" w:author="Robin Matthews" w:date="2021-07-11T15:35:00Z" w:initials="RM">
    <w:p w14:paraId="7CE0E75B" w14:textId="77777777" w:rsidR="00E41CA2" w:rsidRDefault="00E41CA2">
      <w:pPr>
        <w:pStyle w:val="CommentText"/>
      </w:pPr>
      <w:r>
        <w:rPr>
          <w:rStyle w:val="CommentReference"/>
        </w:rPr>
        <w:annotationRef/>
      </w:r>
      <w:r>
        <w:t>Extra stuff:</w:t>
      </w:r>
    </w:p>
    <w:p w14:paraId="566D053A" w14:textId="77777777" w:rsidR="00E41CA2" w:rsidRDefault="00E41CA2">
      <w:pPr>
        <w:pStyle w:val="CommentText"/>
      </w:pPr>
      <w:r>
        <w:t>, )</w:t>
      </w:r>
    </w:p>
    <w:p w14:paraId="382D66CA" w14:textId="77777777" w:rsidR="00E41CA2" w:rsidRDefault="00E41CA2">
      <w:pPr>
        <w:pStyle w:val="CommentText"/>
      </w:pPr>
    </w:p>
    <w:p w14:paraId="1B9D0640" w14:textId="77777777" w:rsidR="00E41CA2" w:rsidRDefault="00E41CA2">
      <w:pPr>
        <w:pStyle w:val="CommentText"/>
      </w:pPr>
      <w:r>
        <w:t>Correct:</w:t>
      </w:r>
    </w:p>
    <w:p w14:paraId="595F4D70" w14:textId="77777777" w:rsidR="00E41CA2" w:rsidRDefault="00E41CA2">
      <w:pPr>
        <w:pStyle w:val="CommentText"/>
      </w:pPr>
      <w:r>
        <w:t>Nicholson (2013)</w:t>
      </w:r>
    </w:p>
    <w:p w14:paraId="0ED835BB" w14:textId="382A977B" w:rsidR="00E41CA2" w:rsidRDefault="00E41CA2">
      <w:pPr>
        <w:pStyle w:val="CommentText"/>
      </w:pPr>
      <w:r>
        <w:t>(Nicholson, 2013)</w:t>
      </w:r>
    </w:p>
  </w:comment>
  <w:comment w:id="1254" w:author="Robin Matthews" w:date="2021-07-11T15:35:00Z" w:initials="RM">
    <w:p w14:paraId="3ED3F478" w14:textId="77777777" w:rsidR="00E41CA2" w:rsidRDefault="00E41CA2">
      <w:pPr>
        <w:pStyle w:val="CommentText"/>
      </w:pPr>
      <w:r>
        <w:rPr>
          <w:rStyle w:val="CommentReference"/>
        </w:rPr>
        <w:annotationRef/>
      </w:r>
      <w:r>
        <w:t>Extra stuff:</w:t>
      </w:r>
    </w:p>
    <w:p w14:paraId="629A7EB9" w14:textId="77777777" w:rsidR="00E41CA2" w:rsidRDefault="00E41CA2">
      <w:pPr>
        <w:pStyle w:val="CommentText"/>
      </w:pPr>
      <w:r>
        <w:t>, )</w:t>
      </w:r>
    </w:p>
    <w:p w14:paraId="7B24B0B3" w14:textId="77777777" w:rsidR="00E41CA2" w:rsidRDefault="00E41CA2">
      <w:pPr>
        <w:pStyle w:val="CommentText"/>
      </w:pPr>
    </w:p>
    <w:p w14:paraId="77EDFC8E" w14:textId="77777777" w:rsidR="00E41CA2" w:rsidRDefault="00E41CA2">
      <w:pPr>
        <w:pStyle w:val="CommentText"/>
      </w:pPr>
      <w:r>
        <w:t>Correct:</w:t>
      </w:r>
    </w:p>
    <w:p w14:paraId="6EFE5378" w14:textId="77777777" w:rsidR="00E41CA2" w:rsidRDefault="00E41CA2">
      <w:pPr>
        <w:pStyle w:val="CommentText"/>
      </w:pPr>
      <w:r>
        <w:t>Rodríguez-Fonseca et al. (2015)</w:t>
      </w:r>
    </w:p>
    <w:p w14:paraId="04167294" w14:textId="2DD50D38" w:rsidR="00E41CA2" w:rsidRDefault="00E41CA2">
      <w:pPr>
        <w:pStyle w:val="CommentText"/>
      </w:pPr>
      <w:r>
        <w:t>(Rodríguez-Fonseca et al., 2015)</w:t>
      </w:r>
    </w:p>
  </w:comment>
  <w:comment w:id="1260" w:author="Robin Matthews" w:date="2021-07-11T15:35:00Z" w:initials="RM">
    <w:p w14:paraId="3E2ECDC0" w14:textId="77777777" w:rsidR="00E41CA2" w:rsidRDefault="00E41CA2">
      <w:pPr>
        <w:pStyle w:val="CommentText"/>
      </w:pPr>
      <w:r>
        <w:rPr>
          <w:rStyle w:val="CommentReference"/>
        </w:rPr>
        <w:annotationRef/>
      </w:r>
      <w:r>
        <w:t>Extra stuff:</w:t>
      </w:r>
    </w:p>
    <w:p w14:paraId="792533D6" w14:textId="77777777" w:rsidR="00E41CA2" w:rsidRDefault="00E41CA2">
      <w:pPr>
        <w:pStyle w:val="CommentText"/>
      </w:pPr>
      <w:r>
        <w:t>, )</w:t>
      </w:r>
    </w:p>
    <w:p w14:paraId="4B5A2006" w14:textId="77777777" w:rsidR="00E41CA2" w:rsidRDefault="00E41CA2">
      <w:pPr>
        <w:pStyle w:val="CommentText"/>
      </w:pPr>
    </w:p>
    <w:p w14:paraId="0F5F356E" w14:textId="77777777" w:rsidR="00E41CA2" w:rsidRDefault="00E41CA2">
      <w:pPr>
        <w:pStyle w:val="CommentText"/>
      </w:pPr>
      <w:r>
        <w:t>Correct:</w:t>
      </w:r>
    </w:p>
    <w:p w14:paraId="2EB8FFB3" w14:textId="77777777" w:rsidR="00E41CA2" w:rsidRDefault="00E41CA2">
      <w:pPr>
        <w:pStyle w:val="CommentText"/>
      </w:pPr>
      <w:r>
        <w:t>Vellinga et al. (2016)</w:t>
      </w:r>
    </w:p>
    <w:p w14:paraId="50B40704" w14:textId="0A3644DB" w:rsidR="00E41CA2" w:rsidRDefault="00E41CA2">
      <w:pPr>
        <w:pStyle w:val="CommentText"/>
      </w:pPr>
      <w:r>
        <w:t>(Vellinga et al., 2016)</w:t>
      </w:r>
    </w:p>
  </w:comment>
  <w:comment w:id="1266" w:author="Robin Matthews" w:date="2021-07-11T15:35:00Z" w:initials="RM">
    <w:p w14:paraId="5AC08686" w14:textId="77777777" w:rsidR="00E41CA2" w:rsidRDefault="00E41CA2">
      <w:pPr>
        <w:pStyle w:val="CommentText"/>
      </w:pPr>
      <w:r>
        <w:rPr>
          <w:rStyle w:val="CommentReference"/>
        </w:rPr>
        <w:annotationRef/>
      </w:r>
      <w:r>
        <w:t>Extra stuff:</w:t>
      </w:r>
    </w:p>
    <w:p w14:paraId="3BA43C66" w14:textId="77777777" w:rsidR="00E41CA2" w:rsidRDefault="00E41CA2">
      <w:pPr>
        <w:pStyle w:val="CommentText"/>
      </w:pPr>
      <w:r>
        <w:t>, )</w:t>
      </w:r>
    </w:p>
    <w:p w14:paraId="76937CD0" w14:textId="77777777" w:rsidR="00E41CA2" w:rsidRDefault="00E41CA2">
      <w:pPr>
        <w:pStyle w:val="CommentText"/>
      </w:pPr>
    </w:p>
    <w:p w14:paraId="0815B5C8" w14:textId="77777777" w:rsidR="00E41CA2" w:rsidRDefault="00E41CA2">
      <w:pPr>
        <w:pStyle w:val="CommentText"/>
      </w:pPr>
      <w:r>
        <w:t>Correct:</w:t>
      </w:r>
    </w:p>
    <w:p w14:paraId="3BB20CE9" w14:textId="77777777" w:rsidR="00E41CA2" w:rsidRDefault="00E41CA2">
      <w:pPr>
        <w:pStyle w:val="CommentText"/>
      </w:pPr>
      <w:r>
        <w:t>Villamayor and Mohino (2015)</w:t>
      </w:r>
    </w:p>
    <w:p w14:paraId="466B1AB2" w14:textId="38A611E0" w:rsidR="00E41CA2" w:rsidRDefault="00E41CA2">
      <w:pPr>
        <w:pStyle w:val="CommentText"/>
      </w:pPr>
      <w:r>
        <w:t>(Villamayor and Mohino, 2015)</w:t>
      </w:r>
    </w:p>
  </w:comment>
  <w:comment w:id="1272" w:author="Robin Matthews" w:date="2021-07-11T15:36:00Z" w:initials="RM">
    <w:p w14:paraId="49561ABF" w14:textId="77777777" w:rsidR="00E41CA2" w:rsidRDefault="00E41CA2">
      <w:pPr>
        <w:pStyle w:val="CommentText"/>
      </w:pPr>
      <w:r>
        <w:rPr>
          <w:rStyle w:val="CommentReference"/>
        </w:rPr>
        <w:annotationRef/>
      </w:r>
      <w:r>
        <w:t>Extra stuff:</w:t>
      </w:r>
    </w:p>
    <w:p w14:paraId="2FC5E0C4" w14:textId="77777777" w:rsidR="00E41CA2" w:rsidRDefault="00E41CA2">
      <w:pPr>
        <w:pStyle w:val="CommentText"/>
      </w:pPr>
      <w:r>
        <w:t>, )</w:t>
      </w:r>
    </w:p>
    <w:p w14:paraId="7445076F" w14:textId="77777777" w:rsidR="00E41CA2" w:rsidRDefault="00E41CA2">
      <w:pPr>
        <w:pStyle w:val="CommentText"/>
      </w:pPr>
    </w:p>
    <w:p w14:paraId="5598F6FE" w14:textId="77777777" w:rsidR="00E41CA2" w:rsidRDefault="00E41CA2">
      <w:pPr>
        <w:pStyle w:val="CommentText"/>
      </w:pPr>
      <w:r>
        <w:t>Correct:</w:t>
      </w:r>
    </w:p>
    <w:p w14:paraId="38007256" w14:textId="77777777" w:rsidR="00E41CA2" w:rsidRDefault="00E41CA2">
      <w:pPr>
        <w:pStyle w:val="CommentText"/>
      </w:pPr>
      <w:r>
        <w:t>Dong et al. (2014)</w:t>
      </w:r>
    </w:p>
    <w:p w14:paraId="620AEC68" w14:textId="042F2AC2" w:rsidR="00E41CA2" w:rsidRDefault="00E41CA2">
      <w:pPr>
        <w:pStyle w:val="CommentText"/>
      </w:pPr>
      <w:r>
        <w:t>(Dong et al., 2014)</w:t>
      </w:r>
    </w:p>
  </w:comment>
  <w:comment w:id="1277" w:author="Robin Matthews" w:date="2021-07-11T15:36:00Z" w:initials="RM">
    <w:p w14:paraId="7FB530BB" w14:textId="77777777" w:rsidR="00E41CA2" w:rsidRDefault="00E41CA2">
      <w:pPr>
        <w:pStyle w:val="CommentText"/>
      </w:pPr>
      <w:r>
        <w:rPr>
          <w:rStyle w:val="CommentReference"/>
        </w:rPr>
        <w:annotationRef/>
      </w:r>
      <w:r>
        <w:t>Extra stuff:</w:t>
      </w:r>
    </w:p>
    <w:p w14:paraId="66FACC34" w14:textId="77777777" w:rsidR="00E41CA2" w:rsidRDefault="00E41CA2">
      <w:pPr>
        <w:pStyle w:val="CommentText"/>
      </w:pPr>
      <w:r>
        <w:t xml:space="preserve">, </w:t>
      </w:r>
    </w:p>
    <w:p w14:paraId="3E913D8A" w14:textId="77777777" w:rsidR="00E41CA2" w:rsidRDefault="00E41CA2">
      <w:pPr>
        <w:pStyle w:val="CommentText"/>
      </w:pPr>
    </w:p>
    <w:p w14:paraId="4C14C24B" w14:textId="77777777" w:rsidR="00E41CA2" w:rsidRDefault="00E41CA2">
      <w:pPr>
        <w:pStyle w:val="CommentText"/>
      </w:pPr>
      <w:r>
        <w:t>Correct:</w:t>
      </w:r>
    </w:p>
    <w:p w14:paraId="56250F1E" w14:textId="77777777" w:rsidR="00E41CA2" w:rsidRDefault="00E41CA2">
      <w:pPr>
        <w:pStyle w:val="CommentText"/>
      </w:pPr>
      <w:r>
        <w:t>Ackerley et al. (2011)</w:t>
      </w:r>
    </w:p>
    <w:p w14:paraId="261DEF15" w14:textId="66C1CFDB" w:rsidR="00E41CA2" w:rsidRDefault="00E41CA2">
      <w:pPr>
        <w:pStyle w:val="CommentText"/>
      </w:pPr>
      <w:r>
        <w:t>(Ackerley et al., 2011)</w:t>
      </w:r>
    </w:p>
  </w:comment>
  <w:comment w:id="1284" w:author="Robin Matthews" w:date="2021-07-11T15:36:00Z" w:initials="RM">
    <w:p w14:paraId="3A1E86E6" w14:textId="77777777" w:rsidR="00E41CA2" w:rsidRDefault="00E41CA2">
      <w:pPr>
        <w:pStyle w:val="CommentText"/>
      </w:pPr>
      <w:r>
        <w:rPr>
          <w:rStyle w:val="CommentReference"/>
        </w:rPr>
        <w:annotationRef/>
      </w:r>
      <w:r>
        <w:t>Extra stuff:</w:t>
      </w:r>
    </w:p>
    <w:p w14:paraId="2285E1EA" w14:textId="77777777" w:rsidR="00E41CA2" w:rsidRDefault="00E41CA2">
      <w:pPr>
        <w:pStyle w:val="CommentText"/>
      </w:pPr>
      <w:r>
        <w:t>, )</w:t>
      </w:r>
    </w:p>
    <w:p w14:paraId="65B20DDC" w14:textId="77777777" w:rsidR="00E41CA2" w:rsidRDefault="00E41CA2">
      <w:pPr>
        <w:pStyle w:val="CommentText"/>
      </w:pPr>
    </w:p>
    <w:p w14:paraId="4C05954A" w14:textId="77777777" w:rsidR="00E41CA2" w:rsidRDefault="00E41CA2">
      <w:pPr>
        <w:pStyle w:val="CommentText"/>
      </w:pPr>
      <w:r>
        <w:t>Correct:</w:t>
      </w:r>
    </w:p>
    <w:p w14:paraId="7B8FEFDB" w14:textId="77777777" w:rsidR="00E41CA2" w:rsidRDefault="00E41CA2">
      <w:pPr>
        <w:pStyle w:val="CommentText"/>
      </w:pPr>
      <w:r>
        <w:t>Biasutti and Giannini (2006)</w:t>
      </w:r>
    </w:p>
    <w:p w14:paraId="14B1B7DB" w14:textId="5BF1B159" w:rsidR="00E41CA2" w:rsidRDefault="00E41CA2">
      <w:pPr>
        <w:pStyle w:val="CommentText"/>
      </w:pPr>
      <w:r>
        <w:t>(Biasutti and Giannini, 2006)</w:t>
      </w:r>
    </w:p>
  </w:comment>
  <w:comment w:id="1291" w:author="Robin Matthews" w:date="2021-07-11T15:36:00Z" w:initials="RM">
    <w:p w14:paraId="20A76187" w14:textId="77777777" w:rsidR="00E41CA2" w:rsidRDefault="00E41CA2">
      <w:pPr>
        <w:pStyle w:val="CommentText"/>
      </w:pPr>
      <w:r>
        <w:rPr>
          <w:rStyle w:val="CommentReference"/>
        </w:rPr>
        <w:annotationRef/>
      </w:r>
      <w:r>
        <w:t>Extra stuff:</w:t>
      </w:r>
    </w:p>
    <w:p w14:paraId="70AF6540" w14:textId="77777777" w:rsidR="00E41CA2" w:rsidRDefault="00E41CA2">
      <w:pPr>
        <w:pStyle w:val="CommentText"/>
      </w:pPr>
      <w:r>
        <w:t>, )</w:t>
      </w:r>
    </w:p>
    <w:p w14:paraId="1CC8558D" w14:textId="77777777" w:rsidR="00E41CA2" w:rsidRDefault="00E41CA2">
      <w:pPr>
        <w:pStyle w:val="CommentText"/>
      </w:pPr>
    </w:p>
    <w:p w14:paraId="690EED83" w14:textId="77777777" w:rsidR="00E41CA2" w:rsidRDefault="00E41CA2">
      <w:pPr>
        <w:pStyle w:val="CommentText"/>
      </w:pPr>
      <w:r>
        <w:t>Correct:</w:t>
      </w:r>
    </w:p>
    <w:p w14:paraId="220A3604" w14:textId="77777777" w:rsidR="00E41CA2" w:rsidRDefault="00E41CA2">
      <w:pPr>
        <w:pStyle w:val="CommentText"/>
      </w:pPr>
      <w:r>
        <w:t>Ackerley et al. (2011)</w:t>
      </w:r>
    </w:p>
    <w:p w14:paraId="605D36C6" w14:textId="7CC6FCE9" w:rsidR="00E41CA2" w:rsidRDefault="00E41CA2">
      <w:pPr>
        <w:pStyle w:val="CommentText"/>
      </w:pPr>
      <w:r>
        <w:t>(Ackerley et al., 2011)</w:t>
      </w:r>
    </w:p>
  </w:comment>
  <w:comment w:id="1297" w:author="Robin Matthews" w:date="2021-07-11T15:36:00Z" w:initials="RM">
    <w:p w14:paraId="6A6359F2" w14:textId="77777777" w:rsidR="00E41CA2" w:rsidRDefault="00E41CA2">
      <w:pPr>
        <w:pStyle w:val="CommentText"/>
      </w:pPr>
      <w:r>
        <w:rPr>
          <w:rStyle w:val="CommentReference"/>
        </w:rPr>
        <w:annotationRef/>
      </w:r>
      <w:r>
        <w:t>Extra stuff:</w:t>
      </w:r>
    </w:p>
    <w:p w14:paraId="0FABB4C7" w14:textId="77777777" w:rsidR="00E41CA2" w:rsidRDefault="00E41CA2">
      <w:pPr>
        <w:pStyle w:val="CommentText"/>
      </w:pPr>
      <w:r>
        <w:t>, )</w:t>
      </w:r>
    </w:p>
    <w:p w14:paraId="28315AAE" w14:textId="77777777" w:rsidR="00E41CA2" w:rsidRDefault="00E41CA2">
      <w:pPr>
        <w:pStyle w:val="CommentText"/>
      </w:pPr>
    </w:p>
    <w:p w14:paraId="60D24714" w14:textId="77777777" w:rsidR="00E41CA2" w:rsidRDefault="00E41CA2">
      <w:pPr>
        <w:pStyle w:val="CommentText"/>
      </w:pPr>
      <w:r>
        <w:t>Correct:</w:t>
      </w:r>
    </w:p>
    <w:p w14:paraId="0850BD2E" w14:textId="77777777" w:rsidR="00E41CA2" w:rsidRDefault="00E41CA2">
      <w:pPr>
        <w:pStyle w:val="CommentText"/>
      </w:pPr>
      <w:r>
        <w:t>Polson et al. (2014)</w:t>
      </w:r>
    </w:p>
    <w:p w14:paraId="3D86B4BC" w14:textId="1C7645FC" w:rsidR="00E41CA2" w:rsidRDefault="00E41CA2">
      <w:pPr>
        <w:pStyle w:val="CommentText"/>
      </w:pPr>
      <w:r>
        <w:t>(Polson et al., 2014)</w:t>
      </w:r>
    </w:p>
  </w:comment>
  <w:comment w:id="1303" w:author="Robin Matthews" w:date="2021-07-11T15:36:00Z" w:initials="RM">
    <w:p w14:paraId="7471CDC8" w14:textId="77777777" w:rsidR="00E41CA2" w:rsidRDefault="00E41CA2">
      <w:pPr>
        <w:pStyle w:val="CommentText"/>
      </w:pPr>
      <w:r>
        <w:rPr>
          <w:rStyle w:val="CommentReference"/>
        </w:rPr>
        <w:annotationRef/>
      </w:r>
      <w:r>
        <w:t>Extra stuff:</w:t>
      </w:r>
    </w:p>
    <w:p w14:paraId="3F35D7B4" w14:textId="77777777" w:rsidR="00E41CA2" w:rsidRDefault="00E41CA2">
      <w:pPr>
        <w:pStyle w:val="CommentText"/>
      </w:pPr>
      <w:r>
        <w:t>, )</w:t>
      </w:r>
    </w:p>
    <w:p w14:paraId="2C0B3D2B" w14:textId="77777777" w:rsidR="00E41CA2" w:rsidRDefault="00E41CA2">
      <w:pPr>
        <w:pStyle w:val="CommentText"/>
      </w:pPr>
    </w:p>
    <w:p w14:paraId="2E89ADCC" w14:textId="77777777" w:rsidR="00E41CA2" w:rsidRDefault="00E41CA2">
      <w:pPr>
        <w:pStyle w:val="CommentText"/>
      </w:pPr>
      <w:r>
        <w:t>Correct:</w:t>
      </w:r>
    </w:p>
    <w:p w14:paraId="2963C139" w14:textId="77777777" w:rsidR="00E41CA2" w:rsidRDefault="00E41CA2">
      <w:pPr>
        <w:pStyle w:val="CommentText"/>
      </w:pPr>
      <w:r>
        <w:t>Knutson and Zeng (2018)</w:t>
      </w:r>
    </w:p>
    <w:p w14:paraId="4A332AD3" w14:textId="72F87E65" w:rsidR="00E41CA2" w:rsidRDefault="00E41CA2">
      <w:pPr>
        <w:pStyle w:val="CommentText"/>
      </w:pPr>
      <w:r>
        <w:t>(Knutson and Zeng, 2018)</w:t>
      </w:r>
    </w:p>
  </w:comment>
  <w:comment w:id="1309" w:author="Robin Matthews" w:date="2021-07-11T15:36:00Z" w:initials="RM">
    <w:p w14:paraId="075C448D" w14:textId="77777777" w:rsidR="00E41CA2" w:rsidRDefault="00E41CA2">
      <w:pPr>
        <w:pStyle w:val="CommentText"/>
      </w:pPr>
      <w:r>
        <w:rPr>
          <w:rStyle w:val="CommentReference"/>
        </w:rPr>
        <w:annotationRef/>
      </w:r>
      <w:r>
        <w:t>Extra stuff:</w:t>
      </w:r>
    </w:p>
    <w:p w14:paraId="1ED0FE38" w14:textId="77777777" w:rsidR="00E41CA2" w:rsidRDefault="00E41CA2">
      <w:pPr>
        <w:pStyle w:val="CommentText"/>
      </w:pPr>
      <w:r>
        <w:t>, )</w:t>
      </w:r>
    </w:p>
    <w:p w14:paraId="12A3958D" w14:textId="77777777" w:rsidR="00E41CA2" w:rsidRDefault="00E41CA2">
      <w:pPr>
        <w:pStyle w:val="CommentText"/>
      </w:pPr>
    </w:p>
    <w:p w14:paraId="0F23DCA6" w14:textId="77777777" w:rsidR="00E41CA2" w:rsidRDefault="00E41CA2">
      <w:pPr>
        <w:pStyle w:val="CommentText"/>
      </w:pPr>
      <w:r>
        <w:t>Correct:</w:t>
      </w:r>
    </w:p>
    <w:p w14:paraId="0EE8CE4B" w14:textId="77777777" w:rsidR="00E41CA2" w:rsidRDefault="00E41CA2">
      <w:pPr>
        <w:pStyle w:val="CommentText"/>
      </w:pPr>
      <w:r>
        <w:t>Taylor et al. (2017)</w:t>
      </w:r>
    </w:p>
    <w:p w14:paraId="3603FB1A" w14:textId="143ECED1" w:rsidR="00E41CA2" w:rsidRDefault="00E41CA2">
      <w:pPr>
        <w:pStyle w:val="CommentText"/>
      </w:pPr>
      <w:r>
        <w:t>(Taylor et al., 2017)</w:t>
      </w:r>
    </w:p>
  </w:comment>
  <w:comment w:id="1315" w:author="Robin Matthews" w:date="2021-07-11T15:36:00Z" w:initials="RM">
    <w:p w14:paraId="3F24E6D1" w14:textId="77777777" w:rsidR="00E41CA2" w:rsidRDefault="00E41CA2">
      <w:pPr>
        <w:pStyle w:val="CommentText"/>
      </w:pPr>
      <w:r>
        <w:rPr>
          <w:rStyle w:val="CommentReference"/>
        </w:rPr>
        <w:annotationRef/>
      </w:r>
      <w:r>
        <w:t>Extra stuff:</w:t>
      </w:r>
    </w:p>
    <w:p w14:paraId="7202C108" w14:textId="77777777" w:rsidR="00E41CA2" w:rsidRDefault="00E41CA2">
      <w:pPr>
        <w:pStyle w:val="CommentText"/>
      </w:pPr>
      <w:r>
        <w:t>, )</w:t>
      </w:r>
    </w:p>
    <w:p w14:paraId="13D731ED" w14:textId="77777777" w:rsidR="00E41CA2" w:rsidRDefault="00E41CA2">
      <w:pPr>
        <w:pStyle w:val="CommentText"/>
      </w:pPr>
    </w:p>
    <w:p w14:paraId="267D46DE" w14:textId="77777777" w:rsidR="00E41CA2" w:rsidRDefault="00E41CA2">
      <w:pPr>
        <w:pStyle w:val="CommentText"/>
      </w:pPr>
      <w:r>
        <w:t>Correct:</w:t>
      </w:r>
    </w:p>
    <w:p w14:paraId="41673434" w14:textId="77777777" w:rsidR="00E41CA2" w:rsidRDefault="00E41CA2">
      <w:pPr>
        <w:pStyle w:val="CommentText"/>
      </w:pPr>
      <w:r>
        <w:t>Park et al. (2016)</w:t>
      </w:r>
    </w:p>
    <w:p w14:paraId="74C072A6" w14:textId="2F4A916C" w:rsidR="00E41CA2" w:rsidRDefault="00E41CA2">
      <w:pPr>
        <w:pStyle w:val="CommentText"/>
      </w:pPr>
      <w:r>
        <w:t>(Park et al., 2016)</w:t>
      </w:r>
    </w:p>
  </w:comment>
  <w:comment w:id="1321" w:author="Robin Matthews" w:date="2021-07-11T15:36:00Z" w:initials="RM">
    <w:p w14:paraId="6614AD66" w14:textId="77777777" w:rsidR="00E41CA2" w:rsidRDefault="00E41CA2">
      <w:pPr>
        <w:pStyle w:val="CommentText"/>
      </w:pPr>
      <w:r>
        <w:rPr>
          <w:rStyle w:val="CommentReference"/>
        </w:rPr>
        <w:annotationRef/>
      </w:r>
      <w:r>
        <w:t>Extra stuff:</w:t>
      </w:r>
    </w:p>
    <w:p w14:paraId="20201E14" w14:textId="77777777" w:rsidR="00E41CA2" w:rsidRDefault="00E41CA2">
      <w:pPr>
        <w:pStyle w:val="CommentText"/>
      </w:pPr>
      <w:r>
        <w:t>, )</w:t>
      </w:r>
    </w:p>
    <w:p w14:paraId="18D3FE19" w14:textId="77777777" w:rsidR="00E41CA2" w:rsidRDefault="00E41CA2">
      <w:pPr>
        <w:pStyle w:val="CommentText"/>
      </w:pPr>
    </w:p>
    <w:p w14:paraId="676150B1" w14:textId="77777777" w:rsidR="00E41CA2" w:rsidRDefault="00E41CA2">
      <w:pPr>
        <w:pStyle w:val="CommentText"/>
      </w:pPr>
      <w:r>
        <w:t>Correct:</w:t>
      </w:r>
    </w:p>
    <w:p w14:paraId="07DADB6E" w14:textId="77777777" w:rsidR="00E41CA2" w:rsidRDefault="00E41CA2">
      <w:pPr>
        <w:pStyle w:val="CommentText"/>
      </w:pPr>
      <w:r>
        <w:t>Dong and Sutton (2015)</w:t>
      </w:r>
    </w:p>
    <w:p w14:paraId="4A109078" w14:textId="7220BE82" w:rsidR="00E41CA2" w:rsidRDefault="00E41CA2">
      <w:pPr>
        <w:pStyle w:val="CommentText"/>
      </w:pPr>
      <w:r>
        <w:t>(Dong and Sutton, 2015)</w:t>
      </w:r>
    </w:p>
  </w:comment>
  <w:comment w:id="1327" w:author="Robin Matthews" w:date="2021-07-11T15:36:00Z" w:initials="RM">
    <w:p w14:paraId="23AFB55D" w14:textId="77777777" w:rsidR="00E41CA2" w:rsidRDefault="00E41CA2">
      <w:pPr>
        <w:pStyle w:val="CommentText"/>
      </w:pPr>
      <w:r>
        <w:rPr>
          <w:rStyle w:val="CommentReference"/>
        </w:rPr>
        <w:annotationRef/>
      </w:r>
      <w:r>
        <w:t>Extra stuff:</w:t>
      </w:r>
    </w:p>
    <w:p w14:paraId="349141B7" w14:textId="77777777" w:rsidR="00E41CA2" w:rsidRDefault="00E41CA2">
      <w:pPr>
        <w:pStyle w:val="CommentText"/>
      </w:pPr>
      <w:r>
        <w:t>, )</w:t>
      </w:r>
    </w:p>
    <w:p w14:paraId="7275B17F" w14:textId="77777777" w:rsidR="00E41CA2" w:rsidRDefault="00E41CA2">
      <w:pPr>
        <w:pStyle w:val="CommentText"/>
      </w:pPr>
    </w:p>
    <w:p w14:paraId="06AE8B9E" w14:textId="77777777" w:rsidR="00E41CA2" w:rsidRDefault="00E41CA2">
      <w:pPr>
        <w:pStyle w:val="CommentText"/>
      </w:pPr>
      <w:r>
        <w:t>Correct:</w:t>
      </w:r>
    </w:p>
    <w:p w14:paraId="2D6C5044" w14:textId="77777777" w:rsidR="00E41CA2" w:rsidRDefault="00E41CA2">
      <w:pPr>
        <w:pStyle w:val="CommentText"/>
      </w:pPr>
      <w:r>
        <w:t>Roehrig et al. (2013)</w:t>
      </w:r>
    </w:p>
    <w:p w14:paraId="30EA0A56" w14:textId="2F500676" w:rsidR="00E41CA2" w:rsidRDefault="00E41CA2">
      <w:pPr>
        <w:pStyle w:val="CommentText"/>
      </w:pPr>
      <w:r>
        <w:t>(Roehrig et al., 2013)</w:t>
      </w:r>
    </w:p>
  </w:comment>
  <w:comment w:id="1333" w:author="Robin Matthews" w:date="2021-07-11T15:36:00Z" w:initials="RM">
    <w:p w14:paraId="35A25083" w14:textId="77777777" w:rsidR="00E41CA2" w:rsidRDefault="00E41CA2">
      <w:pPr>
        <w:pStyle w:val="CommentText"/>
      </w:pPr>
      <w:r>
        <w:rPr>
          <w:rStyle w:val="CommentReference"/>
        </w:rPr>
        <w:annotationRef/>
      </w:r>
      <w:r>
        <w:t>Extra stuff:</w:t>
      </w:r>
    </w:p>
    <w:p w14:paraId="6850FC47" w14:textId="77777777" w:rsidR="00E41CA2" w:rsidRDefault="00E41CA2">
      <w:pPr>
        <w:pStyle w:val="CommentText"/>
      </w:pPr>
      <w:r>
        <w:t>, )</w:t>
      </w:r>
    </w:p>
    <w:p w14:paraId="2A88FC37" w14:textId="77777777" w:rsidR="00E41CA2" w:rsidRDefault="00E41CA2">
      <w:pPr>
        <w:pStyle w:val="CommentText"/>
      </w:pPr>
    </w:p>
    <w:p w14:paraId="1D5B322A" w14:textId="77777777" w:rsidR="00E41CA2" w:rsidRDefault="00E41CA2">
      <w:pPr>
        <w:pStyle w:val="CommentText"/>
      </w:pPr>
      <w:r>
        <w:t>Correct:</w:t>
      </w:r>
    </w:p>
    <w:p w14:paraId="72DCD3BB" w14:textId="77777777" w:rsidR="00E41CA2" w:rsidRDefault="00E41CA2">
      <w:pPr>
        <w:pStyle w:val="CommentText"/>
      </w:pPr>
      <w:r>
        <w:t>Hwang et al. (2013)</w:t>
      </w:r>
    </w:p>
    <w:p w14:paraId="153FBDD6" w14:textId="1CB3A712" w:rsidR="00E41CA2" w:rsidRDefault="00E41CA2">
      <w:pPr>
        <w:pStyle w:val="CommentText"/>
      </w:pPr>
      <w:r>
        <w:t>(Hwang et al., 2013)</w:t>
      </w:r>
    </w:p>
  </w:comment>
  <w:comment w:id="1339" w:author="Robin Matthews" w:date="2021-07-11T15:36:00Z" w:initials="RM">
    <w:p w14:paraId="188AECAB" w14:textId="77777777" w:rsidR="00E41CA2" w:rsidRDefault="00E41CA2">
      <w:pPr>
        <w:pStyle w:val="CommentText"/>
      </w:pPr>
      <w:r>
        <w:rPr>
          <w:rStyle w:val="CommentReference"/>
        </w:rPr>
        <w:annotationRef/>
      </w:r>
      <w:r>
        <w:t>Extra stuff:</w:t>
      </w:r>
    </w:p>
    <w:p w14:paraId="11EC1F9B" w14:textId="77777777" w:rsidR="00E41CA2" w:rsidRDefault="00E41CA2">
      <w:pPr>
        <w:pStyle w:val="CommentText"/>
      </w:pPr>
      <w:r>
        <w:t>, )</w:t>
      </w:r>
    </w:p>
    <w:p w14:paraId="54527DBF" w14:textId="77777777" w:rsidR="00E41CA2" w:rsidRDefault="00E41CA2">
      <w:pPr>
        <w:pStyle w:val="CommentText"/>
      </w:pPr>
    </w:p>
    <w:p w14:paraId="7DBB1D31" w14:textId="77777777" w:rsidR="00E41CA2" w:rsidRDefault="00E41CA2">
      <w:pPr>
        <w:pStyle w:val="CommentText"/>
      </w:pPr>
      <w:r>
        <w:t>Correct:</w:t>
      </w:r>
    </w:p>
    <w:p w14:paraId="737DD002" w14:textId="77777777" w:rsidR="00E41CA2" w:rsidRDefault="00E41CA2">
      <w:pPr>
        <w:pStyle w:val="CommentText"/>
      </w:pPr>
      <w:r>
        <w:t>Giannini and Kaplan (2019)</w:t>
      </w:r>
    </w:p>
    <w:p w14:paraId="23D01A74" w14:textId="3CA1CA46" w:rsidR="00E41CA2" w:rsidRDefault="00E41CA2">
      <w:pPr>
        <w:pStyle w:val="CommentText"/>
      </w:pPr>
      <w:r>
        <w:t>(Giannini and Kaplan, 2019)</w:t>
      </w:r>
    </w:p>
  </w:comment>
  <w:comment w:id="1346" w:author="Robin Matthews" w:date="2021-07-11T15:36:00Z" w:initials="RM">
    <w:p w14:paraId="47416DD1" w14:textId="77777777" w:rsidR="00E41CA2" w:rsidRDefault="00E41CA2">
      <w:pPr>
        <w:pStyle w:val="CommentText"/>
      </w:pPr>
      <w:r>
        <w:rPr>
          <w:rStyle w:val="CommentReference"/>
        </w:rPr>
        <w:annotationRef/>
      </w:r>
      <w:r>
        <w:t>Not found:</w:t>
      </w:r>
    </w:p>
    <w:p w14:paraId="1B63E565" w14:textId="77777777" w:rsidR="00E41CA2" w:rsidRDefault="00E41CA2">
      <w:pPr>
        <w:pStyle w:val="CommentText"/>
      </w:pPr>
      <w:r>
        <w:t>H. Zhang et al., 2016</w:t>
      </w:r>
    </w:p>
    <w:p w14:paraId="34DAF29E" w14:textId="77777777" w:rsidR="00E41CA2" w:rsidRDefault="00E41CA2">
      <w:pPr>
        <w:pStyle w:val="CommentText"/>
      </w:pPr>
    </w:p>
    <w:p w14:paraId="15F702D6" w14:textId="77777777" w:rsidR="00E41CA2" w:rsidRDefault="00E41CA2">
      <w:pPr>
        <w:pStyle w:val="CommentText"/>
      </w:pPr>
      <w:r>
        <w:t>Extra stuff:</w:t>
      </w:r>
    </w:p>
    <w:p w14:paraId="38F019CB" w14:textId="77777777" w:rsidR="00E41CA2" w:rsidRDefault="00E41CA2">
      <w:pPr>
        <w:pStyle w:val="CommentText"/>
      </w:pPr>
      <w:r>
        <w:t>(; ; ; Zhang et al., 2016; ; )</w:t>
      </w:r>
    </w:p>
    <w:p w14:paraId="01F5967B" w14:textId="77777777" w:rsidR="00E41CA2" w:rsidRDefault="00E41CA2">
      <w:pPr>
        <w:pStyle w:val="CommentText"/>
      </w:pPr>
    </w:p>
    <w:p w14:paraId="59130A27" w14:textId="77777777" w:rsidR="00E41CA2" w:rsidRDefault="00E41CA2">
      <w:pPr>
        <w:pStyle w:val="CommentText"/>
      </w:pPr>
      <w:r>
        <w:t>Correct:</w:t>
      </w:r>
    </w:p>
    <w:p w14:paraId="6BB6C210" w14:textId="4A795E92" w:rsidR="00E41CA2" w:rsidRDefault="00E41CA2">
      <w:pPr>
        <w:pStyle w:val="CommentText"/>
      </w:pPr>
      <w:r>
        <w:t>(Gonzalez et al., 2013; Vera and Díaz, 2015; Wu et al., 2016; H. Zhang et al., 2016; Díaz and Vera, 2017; Saurral et al., 2017)</w:t>
      </w:r>
    </w:p>
  </w:comment>
  <w:comment w:id="1349" w:author="Robin Matthews" w:date="2021-07-11T15:36:00Z" w:initials="RM">
    <w:p w14:paraId="597E189B" w14:textId="77777777" w:rsidR="00E41CA2" w:rsidRDefault="00E41CA2">
      <w:pPr>
        <w:pStyle w:val="CommentText"/>
      </w:pPr>
      <w:r>
        <w:rPr>
          <w:rStyle w:val="CommentReference"/>
        </w:rPr>
        <w:annotationRef/>
      </w:r>
      <w:r>
        <w:t>Not found:</w:t>
      </w:r>
    </w:p>
    <w:p w14:paraId="192319D8" w14:textId="77777777" w:rsidR="00E41CA2" w:rsidRDefault="00E41CA2">
      <w:pPr>
        <w:pStyle w:val="CommentText"/>
      </w:pPr>
      <w:r>
        <w:t>Robledo et al., 2020</w:t>
      </w:r>
    </w:p>
    <w:p w14:paraId="7C4A1358" w14:textId="77777777" w:rsidR="00E41CA2" w:rsidRDefault="00E41CA2">
      <w:pPr>
        <w:pStyle w:val="CommentText"/>
      </w:pPr>
    </w:p>
    <w:p w14:paraId="4973C9E7" w14:textId="77777777" w:rsidR="00E41CA2" w:rsidRDefault="00E41CA2">
      <w:pPr>
        <w:pStyle w:val="CommentText"/>
      </w:pPr>
      <w:r>
        <w:t>Extra stuff:</w:t>
      </w:r>
    </w:p>
    <w:p w14:paraId="280EF13E" w14:textId="77777777" w:rsidR="00E41CA2" w:rsidRDefault="00E41CA2">
      <w:pPr>
        <w:pStyle w:val="CommentText"/>
      </w:pPr>
      <w:r>
        <w:t>(; ; Robledo et al., 2019)</w:t>
      </w:r>
    </w:p>
    <w:p w14:paraId="0237FBBA" w14:textId="77777777" w:rsidR="00E41CA2" w:rsidRDefault="00E41CA2">
      <w:pPr>
        <w:pStyle w:val="CommentText"/>
      </w:pPr>
    </w:p>
    <w:p w14:paraId="537FB373" w14:textId="77777777" w:rsidR="00E41CA2" w:rsidRDefault="00E41CA2">
      <w:pPr>
        <w:pStyle w:val="CommentText"/>
      </w:pPr>
      <w:r>
        <w:t>Correct:</w:t>
      </w:r>
    </w:p>
    <w:p w14:paraId="6F38C705" w14:textId="65142A7A" w:rsidR="00E41CA2" w:rsidRDefault="00E41CA2">
      <w:pPr>
        <w:pStyle w:val="CommentText"/>
      </w:pPr>
      <w:r>
        <w:t>(Barreiro et al., 2014; Grimm and Saboia, 2015; Robledo et al., 2020)</w:t>
      </w:r>
    </w:p>
  </w:comment>
  <w:comment w:id="1350" w:author="Robin Matthews" w:date="2021-07-11T17:25:00Z" w:initials="RM">
    <w:p w14:paraId="338D35AE" w14:textId="77777777" w:rsidR="00CA2D34" w:rsidRDefault="00CA2D34">
      <w:pPr>
        <w:pStyle w:val="CommentText"/>
      </w:pPr>
      <w:r>
        <w:rPr>
          <w:rStyle w:val="CommentReference"/>
        </w:rPr>
        <w:annotationRef/>
      </w:r>
      <w:r>
        <w:t>Mendeley field contains ‘Robledo et al., 2020’ rather than 2019.</w:t>
      </w:r>
    </w:p>
    <w:p w14:paraId="142A4C64" w14:textId="4744426A" w:rsidR="00564230" w:rsidRPr="00FF4185" w:rsidRDefault="00564230" w:rsidP="00564230">
      <w:pPr>
        <w:autoSpaceDE w:val="0"/>
        <w:autoSpaceDN w:val="0"/>
        <w:adjustRightInd w:val="0"/>
        <w:spacing w:after="160"/>
        <w:ind w:left="480" w:hanging="480"/>
        <w:rPr>
          <w:rFonts w:ascii="Calibri" w:hAnsi="Calibri" w:cs="Calibri"/>
          <w:noProof/>
        </w:rPr>
      </w:pPr>
      <w:r>
        <w:rPr>
          <w:rFonts w:ascii="Calibri" w:hAnsi="Calibri" w:cs="Calibri"/>
          <w:noProof/>
          <w:szCs w:val="24"/>
        </w:rPr>
        <w:t>R</w:t>
      </w:r>
      <w:r w:rsidRPr="00FF4185">
        <w:rPr>
          <w:rFonts w:ascii="Calibri" w:hAnsi="Calibri" w:cs="Calibri"/>
          <w:noProof/>
          <w:szCs w:val="24"/>
        </w:rPr>
        <w:t xml:space="preserve">obledo, F. A., Vera, C., and Penalba, O. (2020). Multi‐scale features of the co‐variability between global sea surface temperature anomalies and daily extreme rainfall in Argentina. </w:t>
      </w:r>
      <w:r w:rsidRPr="00FF4185">
        <w:rPr>
          <w:rFonts w:ascii="Calibri" w:hAnsi="Calibri" w:cs="Calibri"/>
          <w:i/>
          <w:iCs/>
          <w:noProof/>
          <w:szCs w:val="24"/>
        </w:rPr>
        <w:t>Int. J. Climatol.</w:t>
      </w:r>
      <w:r w:rsidRPr="00FF4185">
        <w:rPr>
          <w:rFonts w:ascii="Calibri" w:hAnsi="Calibri" w:cs="Calibri"/>
          <w:noProof/>
          <w:szCs w:val="24"/>
        </w:rPr>
        <w:t xml:space="preserve"> 40, 4289–4299. doi:10.1002/joc.6462.</w:t>
      </w:r>
    </w:p>
    <w:p w14:paraId="2A545C9A" w14:textId="77777777" w:rsidR="00CA2D34" w:rsidRDefault="00CA2D34">
      <w:pPr>
        <w:pStyle w:val="CommentText"/>
      </w:pPr>
    </w:p>
    <w:p w14:paraId="2E306E5A" w14:textId="1B2BCD3D" w:rsidR="00CA2D34" w:rsidRDefault="00CA2D34">
      <w:pPr>
        <w:pStyle w:val="CommentText"/>
      </w:pPr>
      <w:r>
        <w:t>Is 2020 the correct reference?</w:t>
      </w:r>
    </w:p>
  </w:comment>
  <w:comment w:id="1354" w:author="Robin Matthews" w:date="2021-07-11T15:36:00Z" w:initials="RM">
    <w:p w14:paraId="5E734F9F" w14:textId="77777777" w:rsidR="00E41CA2" w:rsidRDefault="00E41CA2">
      <w:pPr>
        <w:pStyle w:val="CommentText"/>
      </w:pPr>
      <w:r>
        <w:rPr>
          <w:rStyle w:val="CommentReference"/>
        </w:rPr>
        <w:annotationRef/>
      </w:r>
      <w:r>
        <w:t>Extra stuff:</w:t>
      </w:r>
    </w:p>
    <w:p w14:paraId="2842349B" w14:textId="77777777" w:rsidR="00E41CA2" w:rsidRDefault="00E41CA2">
      <w:pPr>
        <w:pStyle w:val="CommentText"/>
      </w:pPr>
      <w:r>
        <w:t>, )</w:t>
      </w:r>
    </w:p>
    <w:p w14:paraId="165A2B76" w14:textId="77777777" w:rsidR="00E41CA2" w:rsidRDefault="00E41CA2">
      <w:pPr>
        <w:pStyle w:val="CommentText"/>
      </w:pPr>
    </w:p>
    <w:p w14:paraId="2A51891E" w14:textId="77777777" w:rsidR="00E41CA2" w:rsidRDefault="00E41CA2">
      <w:pPr>
        <w:pStyle w:val="CommentText"/>
      </w:pPr>
      <w:r>
        <w:t>Correct:</w:t>
      </w:r>
    </w:p>
    <w:p w14:paraId="24E6A1E6" w14:textId="77777777" w:rsidR="00E41CA2" w:rsidRDefault="00E41CA2">
      <w:pPr>
        <w:pStyle w:val="CommentText"/>
      </w:pPr>
      <w:r>
        <w:t>Junquas et al. (2013)</w:t>
      </w:r>
    </w:p>
    <w:p w14:paraId="1321B173" w14:textId="3EDDAAA7" w:rsidR="00E41CA2" w:rsidRDefault="00E41CA2">
      <w:pPr>
        <w:pStyle w:val="CommentText"/>
      </w:pPr>
      <w:r>
        <w:t>(Junquas et al., 2013)</w:t>
      </w:r>
    </w:p>
  </w:comment>
  <w:comment w:id="1360" w:author="Robin Matthews" w:date="2021-07-11T15:36:00Z" w:initials="RM">
    <w:p w14:paraId="1BE83940" w14:textId="77777777" w:rsidR="00E41CA2" w:rsidRDefault="00E41CA2">
      <w:pPr>
        <w:pStyle w:val="CommentText"/>
      </w:pPr>
      <w:r>
        <w:rPr>
          <w:rStyle w:val="CommentReference"/>
        </w:rPr>
        <w:annotationRef/>
      </w:r>
      <w:r>
        <w:t>Extra stuff:</w:t>
      </w:r>
    </w:p>
    <w:p w14:paraId="2592DE21" w14:textId="77777777" w:rsidR="00E41CA2" w:rsidRDefault="00E41CA2">
      <w:pPr>
        <w:pStyle w:val="CommentText"/>
      </w:pPr>
      <w:r>
        <w:t>, )</w:t>
      </w:r>
    </w:p>
    <w:p w14:paraId="22CB1CE8" w14:textId="77777777" w:rsidR="00E41CA2" w:rsidRDefault="00E41CA2">
      <w:pPr>
        <w:pStyle w:val="CommentText"/>
      </w:pPr>
    </w:p>
    <w:p w14:paraId="3597FD34" w14:textId="77777777" w:rsidR="00E41CA2" w:rsidRDefault="00E41CA2">
      <w:pPr>
        <w:pStyle w:val="CommentText"/>
      </w:pPr>
      <w:r>
        <w:t>Correct:</w:t>
      </w:r>
    </w:p>
    <w:p w14:paraId="0C700F85" w14:textId="77777777" w:rsidR="00E41CA2" w:rsidRDefault="00E41CA2">
      <w:pPr>
        <w:pStyle w:val="CommentText"/>
      </w:pPr>
      <w:r>
        <w:t>Junquas et al. (2013)</w:t>
      </w:r>
    </w:p>
    <w:p w14:paraId="4CC48E9E" w14:textId="421007D4" w:rsidR="00E41CA2" w:rsidRDefault="00E41CA2">
      <w:pPr>
        <w:pStyle w:val="CommentText"/>
      </w:pPr>
      <w:r>
        <w:t>(Junquas et al., 2013)</w:t>
      </w:r>
    </w:p>
  </w:comment>
  <w:comment w:id="1365" w:author="Robin Matthews" w:date="2021-07-11T15:36:00Z" w:initials="RM">
    <w:p w14:paraId="2A7C30BE" w14:textId="77777777" w:rsidR="00E41CA2" w:rsidRDefault="00E41CA2">
      <w:pPr>
        <w:pStyle w:val="CommentText"/>
      </w:pPr>
      <w:r>
        <w:rPr>
          <w:rStyle w:val="CommentReference"/>
        </w:rPr>
        <w:annotationRef/>
      </w:r>
      <w:r>
        <w:t>Not found:</w:t>
      </w:r>
    </w:p>
    <w:p w14:paraId="758AF2C0" w14:textId="77777777" w:rsidR="00E41CA2" w:rsidRDefault="00E41CA2">
      <w:pPr>
        <w:pStyle w:val="CommentText"/>
      </w:pPr>
      <w:r>
        <w:t>H. Zhang et al., 2016</w:t>
      </w:r>
    </w:p>
    <w:p w14:paraId="155323F3" w14:textId="77777777" w:rsidR="00E41CA2" w:rsidRDefault="00E41CA2">
      <w:pPr>
        <w:pStyle w:val="CommentText"/>
      </w:pPr>
    </w:p>
    <w:p w14:paraId="0186CC23" w14:textId="77777777" w:rsidR="00E41CA2" w:rsidRDefault="00E41CA2">
      <w:pPr>
        <w:pStyle w:val="CommentText"/>
      </w:pPr>
      <w:r>
        <w:t>Extra stuff:</w:t>
      </w:r>
    </w:p>
    <w:p w14:paraId="03901B27" w14:textId="77777777" w:rsidR="00E41CA2" w:rsidRDefault="00E41CA2">
      <w:pPr>
        <w:pStyle w:val="CommentText"/>
      </w:pPr>
      <w:r>
        <w:t>(Zhang et al., 2016b; )</w:t>
      </w:r>
    </w:p>
    <w:p w14:paraId="082EFB51" w14:textId="77777777" w:rsidR="00E41CA2" w:rsidRDefault="00E41CA2">
      <w:pPr>
        <w:pStyle w:val="CommentText"/>
      </w:pPr>
    </w:p>
    <w:p w14:paraId="05D1CD95" w14:textId="77777777" w:rsidR="00E41CA2" w:rsidRDefault="00E41CA2">
      <w:pPr>
        <w:pStyle w:val="CommentText"/>
      </w:pPr>
      <w:r>
        <w:t>Correct:</w:t>
      </w:r>
    </w:p>
    <w:p w14:paraId="2CAD47F4" w14:textId="5CC8882C" w:rsidR="00E41CA2" w:rsidRDefault="00E41CA2">
      <w:pPr>
        <w:pStyle w:val="CommentText"/>
      </w:pPr>
      <w:r>
        <w:t>(H. Zhang et al., 2016; Saurral et al., 2019)</w:t>
      </w:r>
    </w:p>
  </w:comment>
  <w:comment w:id="1370" w:author="Robin Matthews" w:date="2021-07-11T15:36:00Z" w:initials="RM">
    <w:p w14:paraId="36BDD48D" w14:textId="77777777" w:rsidR="00E41CA2" w:rsidRDefault="00E41CA2">
      <w:pPr>
        <w:pStyle w:val="CommentText"/>
      </w:pPr>
      <w:r>
        <w:rPr>
          <w:rStyle w:val="CommentReference"/>
        </w:rPr>
        <w:annotationRef/>
      </w:r>
      <w:r>
        <w:t>Extra stuff:</w:t>
      </w:r>
    </w:p>
    <w:p w14:paraId="4A22898F" w14:textId="77777777" w:rsidR="00E41CA2" w:rsidRDefault="00E41CA2">
      <w:pPr>
        <w:pStyle w:val="CommentText"/>
      </w:pPr>
      <w:r>
        <w:t>(; ; )</w:t>
      </w:r>
    </w:p>
    <w:p w14:paraId="78EFAD1A" w14:textId="77777777" w:rsidR="00E41CA2" w:rsidRDefault="00E41CA2">
      <w:pPr>
        <w:pStyle w:val="CommentText"/>
      </w:pPr>
    </w:p>
    <w:p w14:paraId="6C73B4F2" w14:textId="77777777" w:rsidR="00E41CA2" w:rsidRDefault="00E41CA2">
      <w:pPr>
        <w:pStyle w:val="CommentText"/>
      </w:pPr>
      <w:r>
        <w:t>Correct:</w:t>
      </w:r>
    </w:p>
    <w:p w14:paraId="7BB6FA00" w14:textId="2DF19875" w:rsidR="00E41CA2" w:rsidRDefault="00E41CA2">
      <w:pPr>
        <w:pStyle w:val="CommentText"/>
      </w:pPr>
      <w:r>
        <w:t>(McLandress et al., 2010; Wu and Polvani, 2017; Ceppi and Shepherd, 2019)</w:t>
      </w:r>
    </w:p>
  </w:comment>
  <w:comment w:id="1378" w:author="Robin Matthews" w:date="2021-07-11T15:36:00Z" w:initials="RM">
    <w:p w14:paraId="21DDE8B7" w14:textId="77777777" w:rsidR="00E41CA2" w:rsidRDefault="00E41CA2">
      <w:pPr>
        <w:pStyle w:val="CommentText"/>
      </w:pPr>
      <w:r>
        <w:rPr>
          <w:rStyle w:val="CommentReference"/>
        </w:rPr>
        <w:annotationRef/>
      </w:r>
      <w:r>
        <w:t>Extra stuff:</w:t>
      </w:r>
    </w:p>
    <w:p w14:paraId="730CBAB7" w14:textId="77777777" w:rsidR="00E41CA2" w:rsidRDefault="00E41CA2">
      <w:pPr>
        <w:pStyle w:val="CommentText"/>
      </w:pPr>
      <w:r>
        <w:t>(; ; Section 8.3.1.6)</w:t>
      </w:r>
    </w:p>
    <w:p w14:paraId="74E722AB" w14:textId="77777777" w:rsidR="00E41CA2" w:rsidRDefault="00E41CA2">
      <w:pPr>
        <w:pStyle w:val="CommentText"/>
      </w:pPr>
    </w:p>
    <w:p w14:paraId="7B5063B1" w14:textId="77777777" w:rsidR="00E41CA2" w:rsidRDefault="00E41CA2">
      <w:pPr>
        <w:pStyle w:val="CommentText"/>
      </w:pPr>
      <w:r>
        <w:t>Correct:</w:t>
      </w:r>
    </w:p>
    <w:p w14:paraId="5087005E" w14:textId="560D7D21" w:rsidR="00E41CA2" w:rsidRDefault="00E41CA2">
      <w:pPr>
        <w:pStyle w:val="CommentText"/>
      </w:pPr>
      <w:r>
        <w:t>(Griffin and Anchukaitis, 2014; Robeson, 2015)</w:t>
      </w:r>
    </w:p>
  </w:comment>
  <w:comment w:id="1383" w:author="Robin Matthews" w:date="2021-07-11T15:36:00Z" w:initials="RM">
    <w:p w14:paraId="4CC9A25D" w14:textId="77777777" w:rsidR="00E41CA2" w:rsidRDefault="00E41CA2">
      <w:pPr>
        <w:pStyle w:val="CommentText"/>
      </w:pPr>
      <w:r>
        <w:rPr>
          <w:rStyle w:val="CommentReference"/>
        </w:rPr>
        <w:annotationRef/>
      </w:r>
      <w:r>
        <w:t>Extra stuff:</w:t>
      </w:r>
    </w:p>
    <w:p w14:paraId="716C70A2" w14:textId="77777777" w:rsidR="00E41CA2" w:rsidRDefault="00E41CA2">
      <w:pPr>
        <w:pStyle w:val="CommentText"/>
      </w:pPr>
      <w:r>
        <w:t>(; ; Section 8.3.2.4.4)</w:t>
      </w:r>
    </w:p>
    <w:p w14:paraId="2A00C7FA" w14:textId="77777777" w:rsidR="00E41CA2" w:rsidRDefault="00E41CA2">
      <w:pPr>
        <w:pStyle w:val="CommentText"/>
      </w:pPr>
    </w:p>
    <w:p w14:paraId="781FB33B" w14:textId="77777777" w:rsidR="00E41CA2" w:rsidRDefault="00E41CA2">
      <w:pPr>
        <w:pStyle w:val="CommentText"/>
      </w:pPr>
      <w:r>
        <w:t>Correct:</w:t>
      </w:r>
    </w:p>
    <w:p w14:paraId="25637053" w14:textId="732BD9FD" w:rsidR="00E41CA2" w:rsidRDefault="00E41CA2">
      <w:pPr>
        <w:pStyle w:val="CommentText"/>
      </w:pPr>
      <w:r>
        <w:t>(Morrill et al., 2018; Lowry and Morrill, 2019)</w:t>
      </w:r>
    </w:p>
  </w:comment>
  <w:comment w:id="1388" w:author="Robin Matthews" w:date="2021-07-11T15:36:00Z" w:initials="RM">
    <w:p w14:paraId="1EDA1269" w14:textId="77777777" w:rsidR="00E41CA2" w:rsidRDefault="00E41CA2">
      <w:pPr>
        <w:pStyle w:val="CommentText"/>
      </w:pPr>
      <w:r>
        <w:rPr>
          <w:rStyle w:val="CommentReference"/>
        </w:rPr>
        <w:annotationRef/>
      </w:r>
      <w:r>
        <w:t>Extra stuff:</w:t>
      </w:r>
    </w:p>
    <w:p w14:paraId="57E76738" w14:textId="77777777" w:rsidR="00E41CA2" w:rsidRDefault="00E41CA2">
      <w:pPr>
        <w:pStyle w:val="CommentText"/>
      </w:pPr>
      <w:r>
        <w:t>(Section 3.3.3.1; ; ; )</w:t>
      </w:r>
    </w:p>
    <w:p w14:paraId="504F6400" w14:textId="77777777" w:rsidR="00E41CA2" w:rsidRDefault="00E41CA2">
      <w:pPr>
        <w:pStyle w:val="CommentText"/>
      </w:pPr>
    </w:p>
    <w:p w14:paraId="1FD55028" w14:textId="77777777" w:rsidR="00E41CA2" w:rsidRDefault="00E41CA2">
      <w:pPr>
        <w:pStyle w:val="CommentText"/>
      </w:pPr>
      <w:r>
        <w:t>Correct:</w:t>
      </w:r>
    </w:p>
    <w:p w14:paraId="6066BF6F" w14:textId="5570D5F0" w:rsidR="00E41CA2" w:rsidRDefault="00E41CA2">
      <w:pPr>
        <w:pStyle w:val="CommentText"/>
      </w:pPr>
      <w:r>
        <w:t>(Garfinkel et al., 2015; Allen and Kovilakam, 2017; Grise et al., 2018, 2019)</w:t>
      </w:r>
    </w:p>
  </w:comment>
  <w:comment w:id="1389" w:author="Robin Matthews" w:date="2021-07-11T15:36:00Z" w:initials="RM">
    <w:p w14:paraId="6B9E23DA" w14:textId="77777777" w:rsidR="00E41CA2" w:rsidRDefault="00E41CA2">
      <w:pPr>
        <w:pStyle w:val="CommentText"/>
      </w:pPr>
      <w:r>
        <w:rPr>
          <w:rStyle w:val="CommentReference"/>
        </w:rPr>
        <w:annotationRef/>
      </w:r>
      <w:r>
        <w:t>Not found:</w:t>
      </w:r>
    </w:p>
    <w:p w14:paraId="1D945AB3" w14:textId="77777777" w:rsidR="00E41CA2" w:rsidRDefault="00E41CA2">
      <w:pPr>
        <w:pStyle w:val="CommentText"/>
      </w:pPr>
      <w:r>
        <w:t>2016a</w:t>
      </w:r>
    </w:p>
    <w:p w14:paraId="3D5D9240" w14:textId="77777777" w:rsidR="00E41CA2" w:rsidRDefault="00E41CA2">
      <w:pPr>
        <w:pStyle w:val="CommentText"/>
      </w:pPr>
    </w:p>
    <w:p w14:paraId="76FFE161" w14:textId="77777777" w:rsidR="00E41CA2" w:rsidRDefault="00E41CA2">
      <w:pPr>
        <w:pStyle w:val="CommentText"/>
      </w:pPr>
      <w:r>
        <w:t>Extra stuff:</w:t>
      </w:r>
    </w:p>
    <w:p w14:paraId="40F7D4B1" w14:textId="77777777" w:rsidR="00E41CA2" w:rsidRDefault="00E41CA2">
      <w:pPr>
        <w:pStyle w:val="CommentText"/>
      </w:pPr>
      <w:r>
        <w:t xml:space="preserve"> (2016)</w:t>
      </w:r>
    </w:p>
    <w:p w14:paraId="77CA9E76" w14:textId="77777777" w:rsidR="00E41CA2" w:rsidRDefault="00E41CA2">
      <w:pPr>
        <w:pStyle w:val="CommentText"/>
      </w:pPr>
    </w:p>
    <w:p w14:paraId="08AEF384" w14:textId="77777777" w:rsidR="00E41CA2" w:rsidRDefault="00E41CA2">
      <w:pPr>
        <w:pStyle w:val="CommentText"/>
      </w:pPr>
      <w:r>
        <w:t>Correct:</w:t>
      </w:r>
    </w:p>
    <w:p w14:paraId="0FDBA88B" w14:textId="77777777" w:rsidR="00E41CA2" w:rsidRDefault="00E41CA2">
      <w:pPr>
        <w:pStyle w:val="CommentText"/>
      </w:pPr>
      <w:r>
        <w:t>Prein et al. (2016a)</w:t>
      </w:r>
    </w:p>
    <w:p w14:paraId="6B09AF2F" w14:textId="78DD8601" w:rsidR="00E41CA2" w:rsidRDefault="00E41CA2">
      <w:pPr>
        <w:pStyle w:val="CommentText"/>
      </w:pPr>
      <w:r>
        <w:t>(Prein et al., 2016a)</w:t>
      </w:r>
    </w:p>
  </w:comment>
  <w:comment w:id="1393" w:author="Robin Matthews" w:date="2021-07-11T15:36:00Z" w:initials="RM">
    <w:p w14:paraId="5EB6831D" w14:textId="77777777" w:rsidR="00E41CA2" w:rsidRDefault="00E41CA2">
      <w:pPr>
        <w:pStyle w:val="CommentText"/>
      </w:pPr>
      <w:r>
        <w:rPr>
          <w:rStyle w:val="CommentReference"/>
        </w:rPr>
        <w:annotationRef/>
      </w:r>
      <w:r>
        <w:t>Extra stuff:</w:t>
      </w:r>
    </w:p>
    <w:p w14:paraId="5B704401" w14:textId="77777777" w:rsidR="00E41CA2" w:rsidRDefault="00E41CA2">
      <w:pPr>
        <w:pStyle w:val="CommentText"/>
      </w:pPr>
      <w:r>
        <w:t>(; ; , )</w:t>
      </w:r>
    </w:p>
    <w:p w14:paraId="491DDE6C" w14:textId="77777777" w:rsidR="00E41CA2" w:rsidRDefault="00E41CA2">
      <w:pPr>
        <w:pStyle w:val="CommentText"/>
      </w:pPr>
    </w:p>
    <w:p w14:paraId="592ED5E3" w14:textId="77777777" w:rsidR="00E41CA2" w:rsidRDefault="00E41CA2">
      <w:pPr>
        <w:pStyle w:val="CommentText"/>
      </w:pPr>
      <w:r>
        <w:t>Correct:</w:t>
      </w:r>
    </w:p>
    <w:p w14:paraId="4EEAE44C" w14:textId="74D04658" w:rsidR="00E41CA2" w:rsidRDefault="00E41CA2">
      <w:pPr>
        <w:pStyle w:val="CommentText"/>
      </w:pPr>
      <w:r>
        <w:t>(Knutson et al., 2013; Diffenbaugh et al., 2015; Williams et al., 2015, 2020; Lehner et al., 2018, 2020)</w:t>
      </w:r>
    </w:p>
  </w:comment>
  <w:comment w:id="1400" w:author="Robin Matthews" w:date="2021-07-11T15:36:00Z" w:initials="RM">
    <w:p w14:paraId="5F953C8B" w14:textId="77777777" w:rsidR="00E41CA2" w:rsidRDefault="00E41CA2">
      <w:pPr>
        <w:pStyle w:val="CommentText"/>
      </w:pPr>
      <w:r>
        <w:rPr>
          <w:rStyle w:val="CommentReference"/>
        </w:rPr>
        <w:annotationRef/>
      </w:r>
      <w:r>
        <w:t>Extra stuff:</w:t>
      </w:r>
    </w:p>
    <w:p w14:paraId="753D146B" w14:textId="77777777" w:rsidR="00E41CA2" w:rsidRDefault="00E41CA2">
      <w:pPr>
        <w:pStyle w:val="CommentText"/>
      </w:pPr>
      <w:r>
        <w:t>, ; Cross-Chapter Box 3.1; Section 4.4.1)</w:t>
      </w:r>
    </w:p>
    <w:p w14:paraId="52887C38" w14:textId="77777777" w:rsidR="00E41CA2" w:rsidRDefault="00E41CA2">
      <w:pPr>
        <w:pStyle w:val="CommentText"/>
      </w:pPr>
    </w:p>
    <w:p w14:paraId="310A7856" w14:textId="77777777" w:rsidR="00E41CA2" w:rsidRDefault="00E41CA2">
      <w:pPr>
        <w:pStyle w:val="CommentText"/>
      </w:pPr>
      <w:r>
        <w:t>Correct:</w:t>
      </w:r>
    </w:p>
    <w:p w14:paraId="09C372BE" w14:textId="77777777" w:rsidR="00E41CA2" w:rsidRDefault="00E41CA2">
      <w:pPr>
        <w:pStyle w:val="CommentText"/>
      </w:pPr>
      <w:r>
        <w:t>Kumar et al. (2016)</w:t>
      </w:r>
    </w:p>
    <w:p w14:paraId="5516C9B7" w14:textId="2A15A4BD" w:rsidR="00E41CA2" w:rsidRDefault="00E41CA2">
      <w:pPr>
        <w:pStyle w:val="CommentText"/>
      </w:pPr>
      <w:r>
        <w:t>(Kumar et al., 2016)</w:t>
      </w:r>
    </w:p>
  </w:comment>
  <w:comment w:id="1411" w:author="Robin Matthews" w:date="2021-07-11T15:36:00Z" w:initials="RM">
    <w:p w14:paraId="35E4274D" w14:textId="77777777" w:rsidR="00E41CA2" w:rsidRDefault="00E41CA2">
      <w:pPr>
        <w:pStyle w:val="CommentText"/>
      </w:pPr>
      <w:r>
        <w:rPr>
          <w:rStyle w:val="CommentReference"/>
        </w:rPr>
        <w:annotationRef/>
      </w:r>
      <w:r>
        <w:t>Extra stuff:</w:t>
      </w:r>
    </w:p>
    <w:p w14:paraId="6B4E773E" w14:textId="77777777" w:rsidR="00E41CA2" w:rsidRDefault="00E41CA2">
      <w:pPr>
        <w:pStyle w:val="CommentText"/>
      </w:pPr>
      <w:r>
        <w:t>(; ; ; ; ; Section 4.2.4)</w:t>
      </w:r>
    </w:p>
    <w:p w14:paraId="34C8CF87" w14:textId="77777777" w:rsidR="00E41CA2" w:rsidRDefault="00E41CA2">
      <w:pPr>
        <w:pStyle w:val="CommentText"/>
      </w:pPr>
    </w:p>
    <w:p w14:paraId="01BFA541" w14:textId="77777777" w:rsidR="00E41CA2" w:rsidRDefault="00E41CA2">
      <w:pPr>
        <w:pStyle w:val="CommentText"/>
      </w:pPr>
      <w:r>
        <w:t>Correct:</w:t>
      </w:r>
    </w:p>
    <w:p w14:paraId="196CF530" w14:textId="3033562D" w:rsidR="00E41CA2" w:rsidRDefault="00E41CA2">
      <w:pPr>
        <w:pStyle w:val="CommentText"/>
      </w:pPr>
      <w:r>
        <w:t>(Tebaldi and Arblaster, 2014; Vautard et al., 2014; Herger et al., 2015; Tebaldi and Knutti, 2018; Christensen et al., 2019)</w:t>
      </w:r>
    </w:p>
  </w:comment>
  <w:comment w:id="1416" w:author="Robin Matthews" w:date="2021-07-11T15:36:00Z" w:initials="RM">
    <w:p w14:paraId="41A088F7" w14:textId="77777777" w:rsidR="00E41CA2" w:rsidRDefault="00E41CA2">
      <w:pPr>
        <w:pStyle w:val="CommentText"/>
      </w:pPr>
      <w:r>
        <w:rPr>
          <w:rStyle w:val="CommentReference"/>
        </w:rPr>
        <w:annotationRef/>
      </w:r>
      <w:r>
        <w:t>Extra stuff:</w:t>
      </w:r>
    </w:p>
    <w:p w14:paraId="68E7E808" w14:textId="77777777" w:rsidR="00E41CA2" w:rsidRDefault="00E41CA2">
      <w:pPr>
        <w:pStyle w:val="CommentText"/>
      </w:pPr>
      <w:r>
        <w:t>(, ; Section 8.5.3.1)</w:t>
      </w:r>
    </w:p>
    <w:p w14:paraId="3728B2D8" w14:textId="77777777" w:rsidR="00E41CA2" w:rsidRDefault="00E41CA2">
      <w:pPr>
        <w:pStyle w:val="CommentText"/>
      </w:pPr>
    </w:p>
    <w:p w14:paraId="59228325" w14:textId="77777777" w:rsidR="00E41CA2" w:rsidRDefault="00E41CA2">
      <w:pPr>
        <w:pStyle w:val="CommentText"/>
      </w:pPr>
      <w:r>
        <w:t>Correct:</w:t>
      </w:r>
    </w:p>
    <w:p w14:paraId="63377DED" w14:textId="77777777" w:rsidR="00E41CA2" w:rsidRDefault="00E41CA2">
      <w:pPr>
        <w:pStyle w:val="CommentText"/>
      </w:pPr>
      <w:r>
        <w:t>Good et al. (2015, 2016)</w:t>
      </w:r>
    </w:p>
    <w:p w14:paraId="231CCAFE" w14:textId="62E6CDFA" w:rsidR="00E41CA2" w:rsidRDefault="00E41CA2">
      <w:pPr>
        <w:pStyle w:val="CommentText"/>
      </w:pPr>
      <w:r>
        <w:t>(Good et al., 2015, 2016)</w:t>
      </w:r>
    </w:p>
  </w:comment>
  <w:comment w:id="1421" w:author="Robin Matthews" w:date="2021-07-11T17:31:00Z" w:initials="RM">
    <w:p w14:paraId="38917897" w14:textId="3B922BBC" w:rsidR="004E077D" w:rsidRDefault="004E077D">
      <w:pPr>
        <w:pStyle w:val="CommentText"/>
      </w:pPr>
      <w:r>
        <w:rPr>
          <w:rStyle w:val="CommentReference"/>
        </w:rPr>
        <w:annotationRef/>
      </w:r>
      <w:r>
        <w:t>Mendeley field missing details for IPCC, 2018. Will add.</w:t>
      </w:r>
    </w:p>
  </w:comment>
  <w:comment w:id="1422" w:author="Robin Matthews" w:date="2021-07-11T15:36:00Z" w:initials="RM">
    <w:p w14:paraId="456D62C7" w14:textId="77777777" w:rsidR="00E41CA2" w:rsidRDefault="00E41CA2">
      <w:pPr>
        <w:pStyle w:val="CommentText"/>
      </w:pPr>
      <w:r>
        <w:rPr>
          <w:rStyle w:val="CommentReference"/>
        </w:rPr>
        <w:annotationRef/>
      </w:r>
      <w:r>
        <w:t>Not found:</w:t>
      </w:r>
    </w:p>
    <w:p w14:paraId="2FC9A9DF" w14:textId="77777777" w:rsidR="00E41CA2" w:rsidRDefault="00E41CA2">
      <w:pPr>
        <w:pStyle w:val="CommentText"/>
      </w:pPr>
      <w:r>
        <w:t>W. Liu et al., 2018</w:t>
      </w:r>
    </w:p>
    <w:p w14:paraId="561AEE48" w14:textId="77777777" w:rsidR="00E41CA2" w:rsidRDefault="00E41CA2">
      <w:pPr>
        <w:pStyle w:val="CommentText"/>
      </w:pPr>
    </w:p>
    <w:p w14:paraId="0590C965" w14:textId="77777777" w:rsidR="00E41CA2" w:rsidRDefault="00E41CA2">
      <w:pPr>
        <w:pStyle w:val="CommentText"/>
      </w:pPr>
      <w:r>
        <w:t>Extra stuff:</w:t>
      </w:r>
    </w:p>
    <w:p w14:paraId="529634CE" w14:textId="77777777" w:rsidR="00E41CA2" w:rsidRDefault="00E41CA2">
      <w:pPr>
        <w:pStyle w:val="CommentText"/>
      </w:pPr>
      <w:r>
        <w:t>(; ; ; Liu et al., 2018; ; ; Chapter 3, SR1.5, IPCC 2018)</w:t>
      </w:r>
    </w:p>
    <w:p w14:paraId="028589AD" w14:textId="77777777" w:rsidR="00E41CA2" w:rsidRDefault="00E41CA2">
      <w:pPr>
        <w:pStyle w:val="CommentText"/>
      </w:pPr>
    </w:p>
    <w:p w14:paraId="7A2A067B" w14:textId="77777777" w:rsidR="00E41CA2" w:rsidRDefault="00E41CA2">
      <w:pPr>
        <w:pStyle w:val="CommentText"/>
      </w:pPr>
      <w:r>
        <w:t>Correct:</w:t>
      </w:r>
    </w:p>
    <w:p w14:paraId="6B4D3F40" w14:textId="394799AA" w:rsidR="00E41CA2" w:rsidRDefault="00E41CA2">
      <w:pPr>
        <w:pStyle w:val="CommentText"/>
      </w:pPr>
      <w:r>
        <w:t>(Karmalkar and Bradley, 2017; Dosio and Fischer, 2018; Karnauskas et al., 2018; W. Liu et al., 2018; Taylor et al., 2018; Weber et al., 2018)</w:t>
      </w:r>
    </w:p>
  </w:comment>
  <w:comment w:id="1425" w:author="Robin Matthews" w:date="2021-07-11T15:36:00Z" w:initials="RM">
    <w:p w14:paraId="01E0D4F1" w14:textId="77777777" w:rsidR="00E41CA2" w:rsidRDefault="00E41CA2">
      <w:pPr>
        <w:pStyle w:val="CommentText"/>
      </w:pPr>
      <w:r>
        <w:rPr>
          <w:rStyle w:val="CommentReference"/>
        </w:rPr>
        <w:annotationRef/>
      </w:r>
      <w:r>
        <w:t>Extra stuff:</w:t>
      </w:r>
    </w:p>
    <w:p w14:paraId="5A19FEE7" w14:textId="77777777" w:rsidR="00E41CA2" w:rsidRDefault="00E41CA2">
      <w:pPr>
        <w:pStyle w:val="CommentText"/>
      </w:pPr>
      <w:r>
        <w:t>(; ; ; Section 1.4.2)</w:t>
      </w:r>
    </w:p>
    <w:p w14:paraId="7776935A" w14:textId="77777777" w:rsidR="00E41CA2" w:rsidRDefault="00E41CA2">
      <w:pPr>
        <w:pStyle w:val="CommentText"/>
      </w:pPr>
    </w:p>
    <w:p w14:paraId="66AB76BB" w14:textId="77777777" w:rsidR="00E41CA2" w:rsidRDefault="00E41CA2">
      <w:pPr>
        <w:pStyle w:val="CommentText"/>
      </w:pPr>
      <w:r>
        <w:t>Correct:</w:t>
      </w:r>
    </w:p>
    <w:p w14:paraId="4D084F75" w14:textId="5AF6C63D" w:rsidR="00E41CA2" w:rsidRDefault="00E41CA2">
      <w:pPr>
        <w:pStyle w:val="CommentText"/>
      </w:pPr>
      <w:r>
        <w:t>(Giorgi and Bi, 2009; Mahlstein et al., 2011, 2012; Hawkins and Sutton, 2012)</w:t>
      </w:r>
    </w:p>
  </w:comment>
  <w:comment w:id="1430" w:author="Robin Matthews" w:date="2021-07-11T15:36:00Z" w:initials="RM">
    <w:p w14:paraId="4126E24C" w14:textId="77777777" w:rsidR="00E41CA2" w:rsidRDefault="00E41CA2">
      <w:pPr>
        <w:pStyle w:val="CommentText"/>
      </w:pPr>
      <w:r>
        <w:rPr>
          <w:rStyle w:val="CommentReference"/>
        </w:rPr>
        <w:annotationRef/>
      </w:r>
      <w:r>
        <w:t>Not found:</w:t>
      </w:r>
    </w:p>
    <w:p w14:paraId="04E31965" w14:textId="77777777" w:rsidR="00E41CA2" w:rsidRDefault="00E41CA2">
      <w:pPr>
        <w:pStyle w:val="CommentText"/>
      </w:pPr>
      <w:r>
        <w:t>Maraun, 2013b</w:t>
      </w:r>
    </w:p>
    <w:p w14:paraId="3D10BE49" w14:textId="77777777" w:rsidR="00E41CA2" w:rsidRDefault="00E41CA2">
      <w:pPr>
        <w:pStyle w:val="CommentText"/>
      </w:pPr>
    </w:p>
    <w:p w14:paraId="092F21BB" w14:textId="77777777" w:rsidR="00E41CA2" w:rsidRDefault="00E41CA2">
      <w:pPr>
        <w:pStyle w:val="CommentText"/>
      </w:pPr>
      <w:r>
        <w:t>Extra stuff:</w:t>
      </w:r>
    </w:p>
    <w:p w14:paraId="238259EA" w14:textId="77777777" w:rsidR="00E41CA2" w:rsidRDefault="00E41CA2">
      <w:pPr>
        <w:pStyle w:val="CommentText"/>
      </w:pPr>
      <w:r>
        <w:t>(; Maraun, 2013; ; Section 11.2.4; Cross-Chapter Box Atlas.1, Figure 2)</w:t>
      </w:r>
    </w:p>
    <w:p w14:paraId="1AA38D6C" w14:textId="77777777" w:rsidR="00E41CA2" w:rsidRDefault="00E41CA2">
      <w:pPr>
        <w:pStyle w:val="CommentText"/>
      </w:pPr>
    </w:p>
    <w:p w14:paraId="1DC2C39D" w14:textId="77777777" w:rsidR="00E41CA2" w:rsidRDefault="00E41CA2">
      <w:pPr>
        <w:pStyle w:val="CommentText"/>
      </w:pPr>
      <w:r>
        <w:t>Correct:</w:t>
      </w:r>
    </w:p>
    <w:p w14:paraId="22C216F3" w14:textId="53D72F08" w:rsidR="00E41CA2" w:rsidRDefault="00E41CA2">
      <w:pPr>
        <w:pStyle w:val="CommentText"/>
      </w:pPr>
      <w:r>
        <w:t>(Fischer et al., 2013; Maraun, 2013b; Lehner et al., 2017a)</w:t>
      </w:r>
    </w:p>
  </w:comment>
  <w:comment w:id="1432" w:author="Robin Matthews" w:date="2021-07-11T15:36:00Z" w:initials="RM">
    <w:p w14:paraId="3FD730D9" w14:textId="77777777" w:rsidR="00E41CA2" w:rsidRDefault="00E41CA2">
      <w:pPr>
        <w:pStyle w:val="CommentText"/>
      </w:pPr>
      <w:r>
        <w:rPr>
          <w:rStyle w:val="CommentReference"/>
        </w:rPr>
        <w:annotationRef/>
      </w:r>
      <w:r>
        <w:t>Extra stuff:</w:t>
      </w:r>
    </w:p>
    <w:p w14:paraId="049E724C" w14:textId="77777777" w:rsidR="00E41CA2" w:rsidRDefault="00E41CA2">
      <w:pPr>
        <w:pStyle w:val="CommentText"/>
      </w:pPr>
      <w:r>
        <w:t>(; ; Box 4.1)</w:t>
      </w:r>
    </w:p>
    <w:p w14:paraId="313E9E79" w14:textId="77777777" w:rsidR="00E41CA2" w:rsidRDefault="00E41CA2">
      <w:pPr>
        <w:pStyle w:val="CommentText"/>
      </w:pPr>
    </w:p>
    <w:p w14:paraId="53063D3B" w14:textId="77777777" w:rsidR="00E41CA2" w:rsidRDefault="00E41CA2">
      <w:pPr>
        <w:pStyle w:val="CommentText"/>
      </w:pPr>
      <w:r>
        <w:t>Correct:</w:t>
      </w:r>
    </w:p>
    <w:p w14:paraId="650A8886" w14:textId="3167F21A" w:rsidR="00E41CA2" w:rsidRDefault="00E41CA2">
      <w:pPr>
        <w:pStyle w:val="CommentText"/>
      </w:pPr>
      <w:r>
        <w:t>(Annan and Hargreaves, 2017; Boé, 2018)</w:t>
      </w:r>
    </w:p>
  </w:comment>
  <w:comment w:id="1437" w:author="Robin Matthews" w:date="2021-07-11T15:36:00Z" w:initials="RM">
    <w:p w14:paraId="5D515C41" w14:textId="77777777" w:rsidR="00E41CA2" w:rsidRDefault="00E41CA2">
      <w:pPr>
        <w:pStyle w:val="CommentText"/>
      </w:pPr>
      <w:r>
        <w:rPr>
          <w:rStyle w:val="CommentReference"/>
        </w:rPr>
        <w:annotationRef/>
      </w:r>
      <w:r>
        <w:t>Extra stuff:</w:t>
      </w:r>
    </w:p>
    <w:p w14:paraId="4A923C62" w14:textId="77777777" w:rsidR="00E41CA2" w:rsidRDefault="00E41CA2">
      <w:pPr>
        <w:pStyle w:val="CommentText"/>
      </w:pPr>
      <w:r>
        <w:t>(, ; Sections 11.2–3)</w:t>
      </w:r>
    </w:p>
    <w:p w14:paraId="540165A8" w14:textId="77777777" w:rsidR="00E41CA2" w:rsidRDefault="00E41CA2">
      <w:pPr>
        <w:pStyle w:val="CommentText"/>
      </w:pPr>
    </w:p>
    <w:p w14:paraId="78712ACE" w14:textId="77777777" w:rsidR="00E41CA2" w:rsidRDefault="00E41CA2">
      <w:pPr>
        <w:pStyle w:val="CommentText"/>
      </w:pPr>
      <w:r>
        <w:t>Correct:</w:t>
      </w:r>
    </w:p>
    <w:p w14:paraId="6E4DC150" w14:textId="77777777" w:rsidR="00E41CA2" w:rsidRDefault="00E41CA2">
      <w:pPr>
        <w:pStyle w:val="CommentText"/>
      </w:pPr>
      <w:r>
        <w:t>Perkins-Kirkpatrick et al. (2017)</w:t>
      </w:r>
    </w:p>
    <w:p w14:paraId="4325457C" w14:textId="37FE11CC" w:rsidR="00E41CA2" w:rsidRDefault="00E41CA2">
      <w:pPr>
        <w:pStyle w:val="CommentText"/>
      </w:pPr>
      <w:r>
        <w:t>(Perkins-Kirkpatrick et al., 2017)</w:t>
      </w:r>
    </w:p>
  </w:comment>
  <w:comment w:id="1442" w:author="Robin Matthews" w:date="2021-07-11T15:36:00Z" w:initials="RM">
    <w:p w14:paraId="5575BFA1" w14:textId="77777777" w:rsidR="00E41CA2" w:rsidRDefault="00E41CA2">
      <w:pPr>
        <w:pStyle w:val="CommentText"/>
      </w:pPr>
      <w:r>
        <w:rPr>
          <w:rStyle w:val="CommentReference"/>
        </w:rPr>
        <w:annotationRef/>
      </w:r>
      <w:r>
        <w:t>Not found:</w:t>
      </w:r>
    </w:p>
    <w:p w14:paraId="7DACCA97" w14:textId="77777777" w:rsidR="00E41CA2" w:rsidRDefault="00E41CA2">
      <w:pPr>
        <w:pStyle w:val="CommentText"/>
      </w:pPr>
      <w:r>
        <w:t>R. Guo et al., 2019</w:t>
      </w:r>
    </w:p>
    <w:p w14:paraId="31E1A895" w14:textId="77777777" w:rsidR="00E41CA2" w:rsidRDefault="00E41CA2">
      <w:pPr>
        <w:pStyle w:val="CommentText"/>
      </w:pPr>
    </w:p>
    <w:p w14:paraId="4A946000" w14:textId="77777777" w:rsidR="00E41CA2" w:rsidRDefault="00E41CA2">
      <w:pPr>
        <w:pStyle w:val="CommentText"/>
      </w:pPr>
      <w:r>
        <w:t>Extra stuff:</w:t>
      </w:r>
    </w:p>
    <w:p w14:paraId="0E8D3461" w14:textId="77777777" w:rsidR="00E41CA2" w:rsidRDefault="00E41CA2">
      <w:pPr>
        <w:pStyle w:val="CommentText"/>
      </w:pPr>
      <w:r>
        <w:t>(; Guo et al., 2019b)</w:t>
      </w:r>
    </w:p>
    <w:p w14:paraId="76CC82EF" w14:textId="77777777" w:rsidR="00E41CA2" w:rsidRDefault="00E41CA2">
      <w:pPr>
        <w:pStyle w:val="CommentText"/>
      </w:pPr>
    </w:p>
    <w:p w14:paraId="7B253FAB" w14:textId="77777777" w:rsidR="00E41CA2" w:rsidRDefault="00E41CA2">
      <w:pPr>
        <w:pStyle w:val="CommentText"/>
      </w:pPr>
      <w:r>
        <w:t>Correct:</w:t>
      </w:r>
    </w:p>
    <w:p w14:paraId="0D3EC8F9" w14:textId="5F088472" w:rsidR="00E41CA2" w:rsidRDefault="00E41CA2">
      <w:pPr>
        <w:pStyle w:val="CommentText"/>
      </w:pPr>
      <w:r>
        <w:t>(Wan et al., 2015; R. Guo et al., 2019)</w:t>
      </w:r>
    </w:p>
  </w:comment>
  <w:comment w:id="1447" w:author="Robin Matthews" w:date="2021-07-11T15:36:00Z" w:initials="RM">
    <w:p w14:paraId="479A4FF8" w14:textId="77777777" w:rsidR="00E41CA2" w:rsidRDefault="00E41CA2">
      <w:pPr>
        <w:pStyle w:val="CommentText"/>
      </w:pPr>
      <w:r>
        <w:rPr>
          <w:rStyle w:val="CommentReference"/>
        </w:rPr>
        <w:annotationRef/>
      </w:r>
      <w:r>
        <w:t>Extra stuff:</w:t>
      </w:r>
    </w:p>
    <w:p w14:paraId="7F2336AA" w14:textId="77777777" w:rsidR="00E41CA2" w:rsidRDefault="00E41CA2">
      <w:pPr>
        <w:pStyle w:val="CommentText"/>
      </w:pPr>
      <w:r>
        <w:t>(, ; Section 10.4.2.1)</w:t>
      </w:r>
    </w:p>
    <w:p w14:paraId="48A255C1" w14:textId="77777777" w:rsidR="00E41CA2" w:rsidRDefault="00E41CA2">
      <w:pPr>
        <w:pStyle w:val="CommentText"/>
      </w:pPr>
    </w:p>
    <w:p w14:paraId="76E31B0B" w14:textId="77777777" w:rsidR="00E41CA2" w:rsidRDefault="00E41CA2">
      <w:pPr>
        <w:pStyle w:val="CommentText"/>
      </w:pPr>
      <w:r>
        <w:t>Correct:</w:t>
      </w:r>
    </w:p>
    <w:p w14:paraId="43BD1DB0" w14:textId="77777777" w:rsidR="00E41CA2" w:rsidRDefault="00E41CA2">
      <w:pPr>
        <w:pStyle w:val="CommentText"/>
      </w:pPr>
      <w:r>
        <w:t>Hawkins et al. (2020)</w:t>
      </w:r>
    </w:p>
    <w:p w14:paraId="2D84EEFB" w14:textId="4928B404" w:rsidR="00E41CA2" w:rsidRDefault="00E41CA2">
      <w:pPr>
        <w:pStyle w:val="CommentText"/>
      </w:pPr>
      <w:r>
        <w:t>(Hawkins et al., 2020)</w:t>
      </w:r>
    </w:p>
  </w:comment>
  <w:comment w:id="1452" w:author="Robin Matthews" w:date="2021-07-11T15:36:00Z" w:initials="RM">
    <w:p w14:paraId="7DB19CB6" w14:textId="77777777" w:rsidR="00E41CA2" w:rsidRDefault="00E41CA2">
      <w:pPr>
        <w:pStyle w:val="CommentText"/>
      </w:pPr>
      <w:r>
        <w:rPr>
          <w:rStyle w:val="CommentReference"/>
        </w:rPr>
        <w:annotationRef/>
      </w:r>
      <w:r>
        <w:t>Not found:</w:t>
      </w:r>
    </w:p>
    <w:p w14:paraId="26201829" w14:textId="77777777" w:rsidR="00E41CA2" w:rsidRDefault="00E41CA2">
      <w:pPr>
        <w:pStyle w:val="CommentText"/>
      </w:pPr>
      <w:r>
        <w:t>2017a, b</w:t>
      </w:r>
    </w:p>
    <w:p w14:paraId="499A53E5" w14:textId="77777777" w:rsidR="00E41CA2" w:rsidRDefault="00E41CA2">
      <w:pPr>
        <w:pStyle w:val="CommentText"/>
      </w:pPr>
    </w:p>
    <w:p w14:paraId="2138B7C3" w14:textId="77777777" w:rsidR="00E41CA2" w:rsidRDefault="00E41CA2">
      <w:pPr>
        <w:pStyle w:val="CommentText"/>
      </w:pPr>
      <w:r>
        <w:t>Extra stuff:</w:t>
      </w:r>
    </w:p>
    <w:p w14:paraId="3387D75C" w14:textId="77777777" w:rsidR="00E41CA2" w:rsidRDefault="00E41CA2">
      <w:pPr>
        <w:pStyle w:val="CommentText"/>
      </w:pPr>
      <w:r>
        <w:t>(, 2017b, 2017a)</w:t>
      </w:r>
    </w:p>
    <w:p w14:paraId="1136380F" w14:textId="77777777" w:rsidR="00E41CA2" w:rsidRDefault="00E41CA2">
      <w:pPr>
        <w:pStyle w:val="CommentText"/>
      </w:pPr>
    </w:p>
    <w:p w14:paraId="78D64A64" w14:textId="77777777" w:rsidR="00E41CA2" w:rsidRDefault="00E41CA2">
      <w:pPr>
        <w:pStyle w:val="CommentText"/>
      </w:pPr>
      <w:r>
        <w:t>Correct:</w:t>
      </w:r>
    </w:p>
    <w:p w14:paraId="6376BD1B" w14:textId="77777777" w:rsidR="00E41CA2" w:rsidRDefault="00E41CA2">
      <w:pPr>
        <w:pStyle w:val="CommentText"/>
      </w:pPr>
      <w:r>
        <w:t>Monerie et al. (2017a, b)</w:t>
      </w:r>
    </w:p>
    <w:p w14:paraId="0042447A" w14:textId="5D418FEC" w:rsidR="00E41CA2" w:rsidRDefault="00E41CA2">
      <w:pPr>
        <w:pStyle w:val="CommentText"/>
      </w:pPr>
      <w:r>
        <w:t>(Monerie et al., 2017a, b)</w:t>
      </w:r>
    </w:p>
  </w:comment>
  <w:comment w:id="1475" w:author="Robin Matthews" w:date="2021-07-11T15:36:00Z" w:initials="RM">
    <w:p w14:paraId="141E7957" w14:textId="77777777" w:rsidR="00E41CA2" w:rsidRDefault="00E41CA2">
      <w:pPr>
        <w:pStyle w:val="CommentText"/>
      </w:pPr>
      <w:r>
        <w:rPr>
          <w:rStyle w:val="CommentReference"/>
        </w:rPr>
        <w:annotationRef/>
      </w:r>
      <w:r>
        <w:t>Extra stuff:</w:t>
      </w:r>
    </w:p>
    <w:p w14:paraId="58F5D313" w14:textId="77777777" w:rsidR="00E41CA2" w:rsidRDefault="00E41CA2">
      <w:pPr>
        <w:pStyle w:val="CommentText"/>
      </w:pPr>
      <w:r>
        <w:t xml:space="preserve">; </w:t>
      </w:r>
    </w:p>
    <w:p w14:paraId="080F9451" w14:textId="77777777" w:rsidR="00E41CA2" w:rsidRDefault="00E41CA2">
      <w:pPr>
        <w:pStyle w:val="CommentText"/>
      </w:pPr>
    </w:p>
    <w:p w14:paraId="668BFE27" w14:textId="77777777" w:rsidR="00E41CA2" w:rsidRDefault="00E41CA2">
      <w:pPr>
        <w:pStyle w:val="CommentText"/>
      </w:pPr>
      <w:r>
        <w:t>Correct:</w:t>
      </w:r>
    </w:p>
    <w:p w14:paraId="2160A718" w14:textId="23A20D4A" w:rsidR="00E41CA2" w:rsidRDefault="00E41CA2">
      <w:pPr>
        <w:pStyle w:val="CommentText"/>
      </w:pPr>
      <w:r>
        <w:t>(Livezey et al., 2007; Laaha et al., 2016)</w:t>
      </w:r>
    </w:p>
  </w:comment>
  <w:comment w:id="1481" w:author="Robin Matthews" w:date="2021-07-11T15:36:00Z" w:initials="RM">
    <w:p w14:paraId="67A3A863" w14:textId="77777777" w:rsidR="00E41CA2" w:rsidRDefault="00E41CA2">
      <w:pPr>
        <w:pStyle w:val="CommentText"/>
      </w:pPr>
      <w:r>
        <w:rPr>
          <w:rStyle w:val="CommentReference"/>
        </w:rPr>
        <w:annotationRef/>
      </w:r>
      <w:r>
        <w:t>Extra stuff:</w:t>
      </w:r>
    </w:p>
    <w:p w14:paraId="1E08457D" w14:textId="77777777" w:rsidR="00E41CA2" w:rsidRDefault="00E41CA2">
      <w:pPr>
        <w:pStyle w:val="CommentText"/>
      </w:pPr>
      <w:r>
        <w:t>, )</w:t>
      </w:r>
    </w:p>
    <w:p w14:paraId="4CB2DE3D" w14:textId="77777777" w:rsidR="00E41CA2" w:rsidRDefault="00E41CA2">
      <w:pPr>
        <w:pStyle w:val="CommentText"/>
      </w:pPr>
    </w:p>
    <w:p w14:paraId="1C093D36" w14:textId="77777777" w:rsidR="00E41CA2" w:rsidRDefault="00E41CA2">
      <w:pPr>
        <w:pStyle w:val="CommentText"/>
      </w:pPr>
      <w:r>
        <w:t>Correct:</w:t>
      </w:r>
    </w:p>
    <w:p w14:paraId="63236AB2" w14:textId="77777777" w:rsidR="00E41CA2" w:rsidRDefault="00E41CA2">
      <w:pPr>
        <w:pStyle w:val="CommentText"/>
      </w:pPr>
      <w:r>
        <w:t>Langodan et al. (2020)</w:t>
      </w:r>
    </w:p>
    <w:p w14:paraId="7957FA4A" w14:textId="60C1158A" w:rsidR="00E41CA2" w:rsidRDefault="00E41CA2">
      <w:pPr>
        <w:pStyle w:val="CommentText"/>
      </w:pPr>
      <w:r>
        <w:t>(Langodan et al., 2020)</w:t>
      </w:r>
    </w:p>
  </w:comment>
  <w:comment w:id="1482" w:author="Robin Matthews" w:date="2021-07-11T17:35:00Z" w:initials="RM">
    <w:p w14:paraId="2A722197" w14:textId="72E75920" w:rsidR="00D7211E" w:rsidRDefault="00D7211E">
      <w:pPr>
        <w:pStyle w:val="CommentText"/>
      </w:pPr>
      <w:r>
        <w:rPr>
          <w:rStyle w:val="CommentReference"/>
        </w:rPr>
        <w:annotationRef/>
      </w:r>
      <w:r>
        <w:t>Mendeley field also contains details for ‘Nguyen et al., 2017’. Want me to remove it?</w:t>
      </w:r>
    </w:p>
  </w:comment>
  <w:comment w:id="1483" w:author="Robin Matthews" w:date="2021-07-11T15:37:00Z" w:initials="RM">
    <w:p w14:paraId="2AB759D1" w14:textId="77777777" w:rsidR="00E41CA2" w:rsidRDefault="00E41CA2">
      <w:pPr>
        <w:pStyle w:val="CommentText"/>
      </w:pPr>
      <w:r>
        <w:rPr>
          <w:rStyle w:val="CommentReference"/>
        </w:rPr>
        <w:annotationRef/>
      </w:r>
      <w:r>
        <w:t>Not found:</w:t>
      </w:r>
    </w:p>
    <w:p w14:paraId="52BB197C" w14:textId="77777777" w:rsidR="00E41CA2" w:rsidRDefault="00E41CA2">
      <w:pPr>
        <w:pStyle w:val="CommentText"/>
      </w:pPr>
      <w:r>
        <w:t>Cao et al., 2016a</w:t>
      </w:r>
    </w:p>
    <w:p w14:paraId="5BAB7FC2" w14:textId="77777777" w:rsidR="00E41CA2" w:rsidRDefault="00E41CA2">
      <w:pPr>
        <w:pStyle w:val="CommentText"/>
      </w:pPr>
      <w:r>
        <w:t>Nguyen et al., 2017</w:t>
      </w:r>
    </w:p>
    <w:p w14:paraId="0C6BC995" w14:textId="77777777" w:rsidR="00E41CA2" w:rsidRDefault="00E41CA2">
      <w:pPr>
        <w:pStyle w:val="CommentText"/>
      </w:pPr>
    </w:p>
    <w:p w14:paraId="72D6C008" w14:textId="77777777" w:rsidR="00E41CA2" w:rsidRDefault="00E41CA2">
      <w:pPr>
        <w:pStyle w:val="CommentText"/>
      </w:pPr>
      <w:r>
        <w:t>Extra stuff:</w:t>
      </w:r>
    </w:p>
    <w:p w14:paraId="00FA4CFE" w14:textId="77777777" w:rsidR="00E41CA2" w:rsidRDefault="00E41CA2">
      <w:pPr>
        <w:pStyle w:val="CommentText"/>
      </w:pPr>
      <w:r>
        <w:t>(Cao et al., 2016)</w:t>
      </w:r>
    </w:p>
    <w:p w14:paraId="478A41CB" w14:textId="77777777" w:rsidR="00E41CA2" w:rsidRDefault="00E41CA2">
      <w:pPr>
        <w:pStyle w:val="CommentText"/>
      </w:pPr>
    </w:p>
    <w:p w14:paraId="25007AE8" w14:textId="77777777" w:rsidR="00E41CA2" w:rsidRDefault="00E41CA2">
      <w:pPr>
        <w:pStyle w:val="CommentText"/>
      </w:pPr>
      <w:r>
        <w:t>Correct:</w:t>
      </w:r>
    </w:p>
    <w:p w14:paraId="667F1E9C" w14:textId="1E77D4B3" w:rsidR="00E41CA2" w:rsidRDefault="00E41CA2">
      <w:pPr>
        <w:pStyle w:val="CommentText"/>
      </w:pPr>
      <w:r>
        <w:t>(Cao et al., 2016a; Nguyen et al., 2017)</w:t>
      </w:r>
    </w:p>
  </w:comment>
  <w:comment w:id="1487" w:author="Robin Matthews" w:date="2021-07-11T15:37:00Z" w:initials="RM">
    <w:p w14:paraId="76A4C2CA" w14:textId="77777777" w:rsidR="00E41CA2" w:rsidRDefault="00E41CA2">
      <w:pPr>
        <w:pStyle w:val="CommentText"/>
      </w:pPr>
      <w:r>
        <w:rPr>
          <w:rStyle w:val="CommentReference"/>
        </w:rPr>
        <w:annotationRef/>
      </w:r>
      <w:r>
        <w:t>Extra stuff:</w:t>
      </w:r>
    </w:p>
    <w:p w14:paraId="6AA1FE00" w14:textId="77777777" w:rsidR="00E41CA2" w:rsidRDefault="00E41CA2">
      <w:pPr>
        <w:pStyle w:val="CommentText"/>
      </w:pPr>
      <w:r>
        <w:t>, )</w:t>
      </w:r>
    </w:p>
    <w:p w14:paraId="2B84E41D" w14:textId="77777777" w:rsidR="00E41CA2" w:rsidRDefault="00E41CA2">
      <w:pPr>
        <w:pStyle w:val="CommentText"/>
      </w:pPr>
    </w:p>
    <w:p w14:paraId="603DD062" w14:textId="77777777" w:rsidR="00E41CA2" w:rsidRDefault="00E41CA2">
      <w:pPr>
        <w:pStyle w:val="CommentText"/>
      </w:pPr>
      <w:r>
        <w:t>Correct:</w:t>
      </w:r>
    </w:p>
    <w:p w14:paraId="7052D5C7" w14:textId="77777777" w:rsidR="00E41CA2" w:rsidRDefault="00E41CA2">
      <w:pPr>
        <w:pStyle w:val="CommentText"/>
      </w:pPr>
      <w:r>
        <w:t>Sanderson et al. (2017)</w:t>
      </w:r>
    </w:p>
    <w:p w14:paraId="58BD8D3D" w14:textId="34E01E97" w:rsidR="00E41CA2" w:rsidRDefault="00E41CA2">
      <w:pPr>
        <w:pStyle w:val="CommentText"/>
      </w:pPr>
      <w:r>
        <w:t>(Sanderson et al., 2017)</w:t>
      </w:r>
    </w:p>
  </w:comment>
  <w:comment w:id="1491" w:author="Robin Matthews" w:date="2021-07-11T15:37:00Z" w:initials="RM">
    <w:p w14:paraId="74D87DF7" w14:textId="77777777" w:rsidR="00E41CA2" w:rsidRDefault="00E41CA2">
      <w:pPr>
        <w:pStyle w:val="CommentText"/>
      </w:pPr>
      <w:r>
        <w:rPr>
          <w:rStyle w:val="CommentReference"/>
        </w:rPr>
        <w:annotationRef/>
      </w:r>
      <w:r>
        <w:t>Extra stuff:</w:t>
      </w:r>
    </w:p>
    <w:p w14:paraId="39CF6F83" w14:textId="77777777" w:rsidR="00E41CA2" w:rsidRDefault="00E41CA2">
      <w:pPr>
        <w:pStyle w:val="CommentText"/>
      </w:pPr>
      <w:r>
        <w:t xml:space="preserve">(, ; </w:t>
      </w:r>
    </w:p>
    <w:p w14:paraId="2045576C" w14:textId="77777777" w:rsidR="00E41CA2" w:rsidRDefault="00E41CA2">
      <w:pPr>
        <w:pStyle w:val="CommentText"/>
      </w:pPr>
    </w:p>
    <w:p w14:paraId="314E44BA" w14:textId="77777777" w:rsidR="00E41CA2" w:rsidRDefault="00E41CA2">
      <w:pPr>
        <w:pStyle w:val="CommentText"/>
      </w:pPr>
      <w:r>
        <w:t>Correct:</w:t>
      </w:r>
    </w:p>
    <w:p w14:paraId="3D2ADC28" w14:textId="77777777" w:rsidR="00E41CA2" w:rsidRDefault="00E41CA2">
      <w:pPr>
        <w:pStyle w:val="CommentText"/>
      </w:pPr>
      <w:r>
        <w:t>Makondo and Thomas (2018)</w:t>
      </w:r>
    </w:p>
    <w:p w14:paraId="5B27945B" w14:textId="304CB95B" w:rsidR="00E41CA2" w:rsidRDefault="00E41CA2">
      <w:pPr>
        <w:pStyle w:val="CommentText"/>
      </w:pPr>
      <w:r>
        <w:t>(Makondo and Thomas, 2018)</w:t>
      </w:r>
    </w:p>
  </w:comment>
  <w:comment w:id="1492" w:author="Robin Matthews" w:date="2021-07-11T15:37:00Z" w:initials="RM">
    <w:p w14:paraId="43DF4856" w14:textId="77777777" w:rsidR="00E41CA2" w:rsidRDefault="00E41CA2">
      <w:pPr>
        <w:pStyle w:val="CommentText"/>
      </w:pPr>
      <w:r>
        <w:rPr>
          <w:rStyle w:val="CommentReference"/>
        </w:rPr>
        <w:annotationRef/>
      </w:r>
      <w:r>
        <w:t>Extra stuff:</w:t>
      </w:r>
    </w:p>
    <w:p w14:paraId="1DBBC1A7" w14:textId="77777777" w:rsidR="00E41CA2" w:rsidRDefault="00E41CA2">
      <w:pPr>
        <w:pStyle w:val="CommentText"/>
      </w:pPr>
      <w:r>
        <w:t>, )</w:t>
      </w:r>
    </w:p>
    <w:p w14:paraId="0689B546" w14:textId="77777777" w:rsidR="00E41CA2" w:rsidRDefault="00E41CA2">
      <w:pPr>
        <w:pStyle w:val="CommentText"/>
      </w:pPr>
    </w:p>
    <w:p w14:paraId="39543BC9" w14:textId="77777777" w:rsidR="00E41CA2" w:rsidRDefault="00E41CA2">
      <w:pPr>
        <w:pStyle w:val="CommentText"/>
      </w:pPr>
      <w:r>
        <w:t>Correct:</w:t>
      </w:r>
    </w:p>
    <w:p w14:paraId="1017CDF2" w14:textId="77777777" w:rsidR="00E41CA2" w:rsidRDefault="00E41CA2">
      <w:pPr>
        <w:pStyle w:val="CommentText"/>
      </w:pPr>
      <w:r>
        <w:t>Rosenzweig and Neofotis (2013)</w:t>
      </w:r>
    </w:p>
    <w:p w14:paraId="059F1B7A" w14:textId="7C44722F" w:rsidR="00E41CA2" w:rsidRDefault="00E41CA2">
      <w:pPr>
        <w:pStyle w:val="CommentText"/>
      </w:pPr>
      <w:r>
        <w:t>(Rosenzweig and Neofotis, 2013)</w:t>
      </w:r>
    </w:p>
  </w:comment>
  <w:comment w:id="1495" w:author="Robin Matthews" w:date="2021-07-11T15:37:00Z" w:initials="RM">
    <w:p w14:paraId="7949EAAB" w14:textId="77777777" w:rsidR="00E41CA2" w:rsidRDefault="00E41CA2">
      <w:pPr>
        <w:pStyle w:val="CommentText"/>
      </w:pPr>
      <w:r>
        <w:rPr>
          <w:rStyle w:val="CommentReference"/>
        </w:rPr>
        <w:annotationRef/>
      </w:r>
      <w:r>
        <w:t>Extra stuff:</w:t>
      </w:r>
    </w:p>
    <w:p w14:paraId="17EE0D6B" w14:textId="77777777" w:rsidR="00E41CA2" w:rsidRDefault="00E41CA2">
      <w:pPr>
        <w:pStyle w:val="CommentText"/>
      </w:pPr>
      <w:r>
        <w:t>; )</w:t>
      </w:r>
    </w:p>
    <w:p w14:paraId="75BFBFD2" w14:textId="77777777" w:rsidR="00E41CA2" w:rsidRDefault="00E41CA2">
      <w:pPr>
        <w:pStyle w:val="CommentText"/>
      </w:pPr>
    </w:p>
    <w:p w14:paraId="14FB4CBD" w14:textId="77777777" w:rsidR="00E41CA2" w:rsidRDefault="00E41CA2">
      <w:pPr>
        <w:pStyle w:val="CommentText"/>
      </w:pPr>
      <w:r>
        <w:t>Correct:</w:t>
      </w:r>
    </w:p>
    <w:p w14:paraId="0134D62E" w14:textId="07BBA68F" w:rsidR="00E41CA2" w:rsidRDefault="00E41CA2">
      <w:pPr>
        <w:pStyle w:val="CommentText"/>
      </w:pPr>
      <w:r>
        <w:t>(Hart and Nisbet, 2012; Kahan, 2012, 2013)</w:t>
      </w:r>
    </w:p>
  </w:comment>
  <w:comment w:id="1496" w:author="Robin Matthews" w:date="2021-07-11T15:37:00Z" w:initials="RM">
    <w:p w14:paraId="3E943D41" w14:textId="77777777" w:rsidR="00E41CA2" w:rsidRDefault="00E41CA2">
      <w:pPr>
        <w:pStyle w:val="CommentText"/>
      </w:pPr>
      <w:r>
        <w:rPr>
          <w:rStyle w:val="CommentReference"/>
        </w:rPr>
        <w:annotationRef/>
      </w:r>
      <w:r>
        <w:t>Extra stuff:</w:t>
      </w:r>
    </w:p>
    <w:p w14:paraId="62CDF7F3" w14:textId="77777777" w:rsidR="00E41CA2" w:rsidRDefault="00E41CA2">
      <w:pPr>
        <w:pStyle w:val="CommentText"/>
      </w:pPr>
      <w:r>
        <w:t>; )</w:t>
      </w:r>
    </w:p>
    <w:p w14:paraId="3A939761" w14:textId="77777777" w:rsidR="00E41CA2" w:rsidRDefault="00E41CA2">
      <w:pPr>
        <w:pStyle w:val="CommentText"/>
      </w:pPr>
    </w:p>
    <w:p w14:paraId="1F98F364" w14:textId="77777777" w:rsidR="00E41CA2" w:rsidRDefault="00E41CA2">
      <w:pPr>
        <w:pStyle w:val="CommentText"/>
      </w:pPr>
      <w:r>
        <w:t>Correct:</w:t>
      </w:r>
    </w:p>
    <w:p w14:paraId="2866F6ED" w14:textId="49BE0EA1" w:rsidR="00E41CA2" w:rsidRDefault="00E41CA2">
      <w:pPr>
        <w:pStyle w:val="CommentText"/>
      </w:pPr>
      <w:r>
        <w:t>(Sarewitz, 2004; Gorddard et al., 2016)</w:t>
      </w:r>
    </w:p>
  </w:comment>
  <w:comment w:id="1497" w:author="Robin Matthews" w:date="2021-07-11T15:37:00Z" w:initials="RM">
    <w:p w14:paraId="2D78C32E" w14:textId="77777777" w:rsidR="00E41CA2" w:rsidRDefault="00E41CA2">
      <w:pPr>
        <w:pStyle w:val="CommentText"/>
      </w:pPr>
      <w:r>
        <w:rPr>
          <w:rStyle w:val="CommentReference"/>
        </w:rPr>
        <w:annotationRef/>
      </w:r>
      <w:r>
        <w:t>Not found:</w:t>
      </w:r>
    </w:p>
    <w:p w14:paraId="3502B9A9" w14:textId="77777777" w:rsidR="00E41CA2" w:rsidRDefault="00E41CA2">
      <w:pPr>
        <w:pStyle w:val="CommentText"/>
      </w:pPr>
      <w:r>
        <w:t>Henrich et al., 2010a, b</w:t>
      </w:r>
    </w:p>
    <w:p w14:paraId="47A5D425" w14:textId="77777777" w:rsidR="00E41CA2" w:rsidRDefault="00E41CA2">
      <w:pPr>
        <w:pStyle w:val="CommentText"/>
      </w:pPr>
    </w:p>
    <w:p w14:paraId="08FFA3DD" w14:textId="77777777" w:rsidR="00E41CA2" w:rsidRDefault="00E41CA2">
      <w:pPr>
        <w:pStyle w:val="CommentText"/>
      </w:pPr>
      <w:r>
        <w:t>Extra stuff:</w:t>
      </w:r>
    </w:p>
    <w:p w14:paraId="3075B76D" w14:textId="77777777" w:rsidR="00E41CA2" w:rsidRDefault="00E41CA2">
      <w:pPr>
        <w:pStyle w:val="CommentText"/>
      </w:pPr>
      <w:r>
        <w:t>(Henrich et al., 2010a, 2010b; )</w:t>
      </w:r>
    </w:p>
    <w:p w14:paraId="47A0D7B4" w14:textId="77777777" w:rsidR="00E41CA2" w:rsidRDefault="00E41CA2">
      <w:pPr>
        <w:pStyle w:val="CommentText"/>
      </w:pPr>
    </w:p>
    <w:p w14:paraId="47955716" w14:textId="77777777" w:rsidR="00E41CA2" w:rsidRDefault="00E41CA2">
      <w:pPr>
        <w:pStyle w:val="CommentText"/>
      </w:pPr>
      <w:r>
        <w:t>Correct:</w:t>
      </w:r>
    </w:p>
    <w:p w14:paraId="2F1F858A" w14:textId="473ACD6C" w:rsidR="00E41CA2" w:rsidRDefault="00E41CA2">
      <w:pPr>
        <w:pStyle w:val="CommentText"/>
      </w:pPr>
      <w:r>
        <w:t>(Henrich et al., 2010a, b; Sapiains et al., 2020)</w:t>
      </w:r>
    </w:p>
  </w:comment>
  <w:comment w:id="1500" w:author="Robin Matthews" w:date="2021-07-11T15:37:00Z" w:initials="RM">
    <w:p w14:paraId="3B89D6EB" w14:textId="77777777" w:rsidR="00E41CA2" w:rsidRDefault="00E41CA2">
      <w:pPr>
        <w:pStyle w:val="CommentText"/>
      </w:pPr>
      <w:r>
        <w:rPr>
          <w:rStyle w:val="CommentReference"/>
        </w:rPr>
        <w:annotationRef/>
      </w:r>
      <w:r>
        <w:t>Extra stuff:</w:t>
      </w:r>
    </w:p>
    <w:p w14:paraId="4C2B0690" w14:textId="77777777" w:rsidR="00E41CA2" w:rsidRDefault="00E41CA2">
      <w:pPr>
        <w:pStyle w:val="CommentText"/>
      </w:pPr>
      <w:r>
        <w:t>, )</w:t>
      </w:r>
    </w:p>
    <w:p w14:paraId="1DC819B9" w14:textId="77777777" w:rsidR="00E41CA2" w:rsidRDefault="00E41CA2">
      <w:pPr>
        <w:pStyle w:val="CommentText"/>
      </w:pPr>
    </w:p>
    <w:p w14:paraId="3DA55A48" w14:textId="77777777" w:rsidR="00E41CA2" w:rsidRDefault="00E41CA2">
      <w:pPr>
        <w:pStyle w:val="CommentText"/>
      </w:pPr>
      <w:r>
        <w:t>Correct:</w:t>
      </w:r>
    </w:p>
    <w:p w14:paraId="11BA51EC" w14:textId="77777777" w:rsidR="00E41CA2" w:rsidRDefault="00E41CA2">
      <w:pPr>
        <w:pStyle w:val="CommentText"/>
      </w:pPr>
      <w:r>
        <w:t>Baztan et al. (2017)</w:t>
      </w:r>
    </w:p>
    <w:p w14:paraId="3CC91EB3" w14:textId="33E5736C" w:rsidR="00E41CA2" w:rsidRDefault="00E41CA2">
      <w:pPr>
        <w:pStyle w:val="CommentText"/>
      </w:pPr>
      <w:r>
        <w:t>(Baztan et al., 2017)</w:t>
      </w:r>
    </w:p>
  </w:comment>
  <w:comment w:id="1503" w:author="Robin Matthews" w:date="2021-07-11T15:37:00Z" w:initials="RM">
    <w:p w14:paraId="152FBBE9" w14:textId="77777777" w:rsidR="00E41CA2" w:rsidRDefault="00E41CA2">
      <w:pPr>
        <w:pStyle w:val="CommentText"/>
      </w:pPr>
      <w:r>
        <w:rPr>
          <w:rStyle w:val="CommentReference"/>
        </w:rPr>
        <w:annotationRef/>
      </w:r>
      <w:r>
        <w:t>Extra stuff:</w:t>
      </w:r>
    </w:p>
    <w:p w14:paraId="71B0EC0D" w14:textId="77777777" w:rsidR="00E41CA2" w:rsidRDefault="00E41CA2">
      <w:pPr>
        <w:pStyle w:val="CommentText"/>
      </w:pPr>
      <w:r>
        <w:t xml:space="preserve">(, ; </w:t>
      </w:r>
    </w:p>
    <w:p w14:paraId="1C569B5E" w14:textId="77777777" w:rsidR="00E41CA2" w:rsidRDefault="00E41CA2">
      <w:pPr>
        <w:pStyle w:val="CommentText"/>
      </w:pPr>
    </w:p>
    <w:p w14:paraId="437D9FCA" w14:textId="77777777" w:rsidR="00E41CA2" w:rsidRDefault="00E41CA2">
      <w:pPr>
        <w:pStyle w:val="CommentText"/>
      </w:pPr>
      <w:r>
        <w:t>Correct:</w:t>
      </w:r>
    </w:p>
    <w:p w14:paraId="3B676D03" w14:textId="77777777" w:rsidR="00E41CA2" w:rsidRDefault="00E41CA2">
      <w:pPr>
        <w:pStyle w:val="CommentText"/>
      </w:pPr>
      <w:r>
        <w:t>Tschakert et al. (2016)</w:t>
      </w:r>
    </w:p>
    <w:p w14:paraId="37D27741" w14:textId="09CDDDC4" w:rsidR="00E41CA2" w:rsidRDefault="00E41CA2">
      <w:pPr>
        <w:pStyle w:val="CommentText"/>
      </w:pPr>
      <w:r>
        <w:t>(Tschakert et al., 2016)</w:t>
      </w:r>
    </w:p>
  </w:comment>
  <w:comment w:id="1509" w:author="Robin Matthews" w:date="2021-07-11T15:37:00Z" w:initials="RM">
    <w:p w14:paraId="011DC0AC" w14:textId="77777777" w:rsidR="00E41CA2" w:rsidRDefault="00E41CA2">
      <w:pPr>
        <w:pStyle w:val="CommentText"/>
      </w:pPr>
      <w:r>
        <w:rPr>
          <w:rStyle w:val="CommentReference"/>
        </w:rPr>
        <w:annotationRef/>
      </w:r>
      <w:r>
        <w:t>Extra stuff:</w:t>
      </w:r>
    </w:p>
    <w:p w14:paraId="44E4480D" w14:textId="77777777" w:rsidR="00E41CA2" w:rsidRDefault="00E41CA2">
      <w:pPr>
        <w:pStyle w:val="CommentText"/>
      </w:pPr>
      <w:r>
        <w:t>, )</w:t>
      </w:r>
    </w:p>
    <w:p w14:paraId="78016312" w14:textId="77777777" w:rsidR="00E41CA2" w:rsidRDefault="00E41CA2">
      <w:pPr>
        <w:pStyle w:val="CommentText"/>
      </w:pPr>
    </w:p>
    <w:p w14:paraId="5F79BB26" w14:textId="77777777" w:rsidR="00E41CA2" w:rsidRDefault="00E41CA2">
      <w:pPr>
        <w:pStyle w:val="CommentText"/>
      </w:pPr>
      <w:r>
        <w:t>Correct:</w:t>
      </w:r>
    </w:p>
    <w:p w14:paraId="0FBBD45D" w14:textId="77777777" w:rsidR="00E41CA2" w:rsidRDefault="00E41CA2">
      <w:pPr>
        <w:pStyle w:val="CommentText"/>
      </w:pPr>
      <w:r>
        <w:t>Xie et al. (2015)</w:t>
      </w:r>
    </w:p>
    <w:p w14:paraId="29057390" w14:textId="33CE9C8C" w:rsidR="00E41CA2" w:rsidRDefault="00E41CA2">
      <w:pPr>
        <w:pStyle w:val="CommentText"/>
      </w:pPr>
      <w:r>
        <w:t>(Xie et al., 2015)</w:t>
      </w:r>
    </w:p>
  </w:comment>
  <w:comment w:id="1510" w:author="Robin Matthews" w:date="2021-07-11T15:37:00Z" w:initials="RM">
    <w:p w14:paraId="725EDE03" w14:textId="77777777" w:rsidR="00E41CA2" w:rsidRDefault="00E41CA2">
      <w:pPr>
        <w:pStyle w:val="CommentText"/>
      </w:pPr>
      <w:r>
        <w:rPr>
          <w:rStyle w:val="CommentReference"/>
        </w:rPr>
        <w:annotationRef/>
      </w:r>
      <w:r>
        <w:t>Extra stuff:</w:t>
      </w:r>
    </w:p>
    <w:p w14:paraId="62AC2F3E" w14:textId="77777777" w:rsidR="00E41CA2" w:rsidRDefault="00E41CA2">
      <w:pPr>
        <w:pStyle w:val="CommentText"/>
      </w:pPr>
      <w:r>
        <w:t>, )</w:t>
      </w:r>
    </w:p>
    <w:p w14:paraId="643C5E23" w14:textId="77777777" w:rsidR="00E41CA2" w:rsidRDefault="00E41CA2">
      <w:pPr>
        <w:pStyle w:val="CommentText"/>
      </w:pPr>
    </w:p>
    <w:p w14:paraId="0946FCCA" w14:textId="77777777" w:rsidR="00E41CA2" w:rsidRDefault="00E41CA2">
      <w:pPr>
        <w:pStyle w:val="CommentText"/>
      </w:pPr>
      <w:r>
        <w:t>Correct:</w:t>
      </w:r>
    </w:p>
    <w:p w14:paraId="0D0BD87F" w14:textId="77777777" w:rsidR="00E41CA2" w:rsidRDefault="00E41CA2">
      <w:pPr>
        <w:pStyle w:val="CommentText"/>
      </w:pPr>
      <w:r>
        <w:t>Lagabrielle et al. (2018)</w:t>
      </w:r>
    </w:p>
    <w:p w14:paraId="194554E2" w14:textId="1A7D405A" w:rsidR="00E41CA2" w:rsidRDefault="00E41CA2">
      <w:pPr>
        <w:pStyle w:val="CommentText"/>
      </w:pPr>
      <w:r>
        <w:t>(Lagabrielle et al., 2018)</w:t>
      </w:r>
    </w:p>
  </w:comment>
  <w:comment w:id="1512" w:author="Robin Matthews" w:date="2021-07-11T15:37:00Z" w:initials="RM">
    <w:p w14:paraId="4AE463D4" w14:textId="77777777" w:rsidR="00E41CA2" w:rsidRDefault="00E41CA2">
      <w:pPr>
        <w:pStyle w:val="CommentText"/>
      </w:pPr>
      <w:r>
        <w:rPr>
          <w:rStyle w:val="CommentReference"/>
        </w:rPr>
        <w:annotationRef/>
      </w:r>
      <w:r>
        <w:t>Extra stuff:</w:t>
      </w:r>
    </w:p>
    <w:p w14:paraId="5FAA7677" w14:textId="77777777" w:rsidR="00E41CA2" w:rsidRDefault="00E41CA2">
      <w:pPr>
        <w:pStyle w:val="CommentText"/>
      </w:pPr>
      <w:r>
        <w:t>(Section 10.5.2; ; ; ; ; ; )</w:t>
      </w:r>
    </w:p>
    <w:p w14:paraId="03EA144B" w14:textId="77777777" w:rsidR="00E41CA2" w:rsidRDefault="00E41CA2">
      <w:pPr>
        <w:pStyle w:val="CommentText"/>
      </w:pPr>
    </w:p>
    <w:p w14:paraId="4D98AAF1" w14:textId="77777777" w:rsidR="00E41CA2" w:rsidRDefault="00E41CA2">
      <w:pPr>
        <w:pStyle w:val="CommentText"/>
      </w:pPr>
      <w:r>
        <w:t>Correct:</w:t>
      </w:r>
    </w:p>
    <w:p w14:paraId="5EE9A802" w14:textId="74E2C4DA" w:rsidR="00E41CA2" w:rsidRDefault="00E41CA2">
      <w:pPr>
        <w:pStyle w:val="CommentText"/>
      </w:pPr>
      <w:r>
        <w:t>(Kruk et al., 2017; Vizy and Cook, 2017; Djenontin and Meadow, 2018; Parker and Lusk, 2019; Norström et al., 2020; Turnhout et al., 2020)</w:t>
      </w:r>
    </w:p>
  </w:comment>
  <w:comment w:id="1514" w:author="Robin Matthews" w:date="2021-07-11T15:37:00Z" w:initials="RM">
    <w:p w14:paraId="181599C2" w14:textId="77777777" w:rsidR="00E41CA2" w:rsidRDefault="00E41CA2">
      <w:pPr>
        <w:pStyle w:val="CommentText"/>
      </w:pPr>
      <w:r>
        <w:rPr>
          <w:rStyle w:val="CommentReference"/>
        </w:rPr>
        <w:annotationRef/>
      </w:r>
      <w:r>
        <w:t>Extra stuff:</w:t>
      </w:r>
    </w:p>
    <w:p w14:paraId="2FBC8659" w14:textId="77777777" w:rsidR="00E41CA2" w:rsidRDefault="00E41CA2">
      <w:pPr>
        <w:pStyle w:val="CommentText"/>
      </w:pPr>
      <w:r>
        <w:t>, )</w:t>
      </w:r>
    </w:p>
    <w:p w14:paraId="77237843" w14:textId="77777777" w:rsidR="00E41CA2" w:rsidRDefault="00E41CA2">
      <w:pPr>
        <w:pStyle w:val="CommentText"/>
      </w:pPr>
    </w:p>
    <w:p w14:paraId="1ECF92DE" w14:textId="77777777" w:rsidR="00E41CA2" w:rsidRDefault="00E41CA2">
      <w:pPr>
        <w:pStyle w:val="CommentText"/>
      </w:pPr>
      <w:r>
        <w:t>Correct:</w:t>
      </w:r>
    </w:p>
    <w:p w14:paraId="2F044D02" w14:textId="77777777" w:rsidR="00E41CA2" w:rsidRDefault="00E41CA2">
      <w:pPr>
        <w:pStyle w:val="CommentText"/>
      </w:pPr>
      <w:r>
        <w:t>McSweeney et al. (2015)</w:t>
      </w:r>
    </w:p>
    <w:p w14:paraId="36664702" w14:textId="530B1A3F" w:rsidR="00E41CA2" w:rsidRDefault="00E41CA2">
      <w:pPr>
        <w:pStyle w:val="CommentText"/>
      </w:pPr>
      <w:r>
        <w:t>(McSweeney et al., 2015)</w:t>
      </w:r>
    </w:p>
  </w:comment>
  <w:comment w:id="1515" w:author="Robin Matthews" w:date="2021-07-11T15:37:00Z" w:initials="RM">
    <w:p w14:paraId="1FD39D6F" w14:textId="77777777" w:rsidR="00E41CA2" w:rsidRDefault="00E41CA2">
      <w:pPr>
        <w:pStyle w:val="CommentText"/>
      </w:pPr>
      <w:r>
        <w:rPr>
          <w:rStyle w:val="CommentReference"/>
        </w:rPr>
        <w:annotationRef/>
      </w:r>
      <w:r>
        <w:t>Not found:</w:t>
      </w:r>
    </w:p>
    <w:p w14:paraId="2C245D44" w14:textId="77777777" w:rsidR="00E41CA2" w:rsidRDefault="00E41CA2">
      <w:pPr>
        <w:pStyle w:val="CommentText"/>
      </w:pPr>
      <w:r>
        <w:t>B. Hewitson et al., 2014</w:t>
      </w:r>
    </w:p>
    <w:p w14:paraId="3E32FB35" w14:textId="77777777" w:rsidR="00E41CA2" w:rsidRDefault="00E41CA2">
      <w:pPr>
        <w:pStyle w:val="CommentText"/>
      </w:pPr>
    </w:p>
    <w:p w14:paraId="47696D21" w14:textId="77777777" w:rsidR="00E41CA2" w:rsidRDefault="00E41CA2">
      <w:pPr>
        <w:pStyle w:val="CommentText"/>
      </w:pPr>
      <w:r>
        <w:t>Extra stuff:</w:t>
      </w:r>
    </w:p>
    <w:p w14:paraId="50D0D5FF" w14:textId="77777777" w:rsidR="00E41CA2" w:rsidRDefault="00E41CA2">
      <w:pPr>
        <w:pStyle w:val="CommentText"/>
      </w:pPr>
      <w:r>
        <w:t>(; Hewitson et al., 2014b; )</w:t>
      </w:r>
    </w:p>
    <w:p w14:paraId="1C1EF430" w14:textId="77777777" w:rsidR="00E41CA2" w:rsidRDefault="00E41CA2">
      <w:pPr>
        <w:pStyle w:val="CommentText"/>
      </w:pPr>
    </w:p>
    <w:p w14:paraId="5F62CE4D" w14:textId="77777777" w:rsidR="00E41CA2" w:rsidRDefault="00E41CA2">
      <w:pPr>
        <w:pStyle w:val="CommentText"/>
      </w:pPr>
      <w:r>
        <w:t>Correct:</w:t>
      </w:r>
    </w:p>
    <w:p w14:paraId="30A58E26" w14:textId="6C9139A9" w:rsidR="00E41CA2" w:rsidRDefault="00E41CA2">
      <w:pPr>
        <w:pStyle w:val="CommentText"/>
      </w:pPr>
      <w:r>
        <w:t>(Barsugli et al., 2013; B. Hewitson et al., 2014; Maraun and Widmann, 2018b)</w:t>
      </w:r>
    </w:p>
  </w:comment>
  <w:comment w:id="1521" w:author="Robin Matthews" w:date="2021-07-11T15:37:00Z" w:initials="RM">
    <w:p w14:paraId="36DDEE24" w14:textId="77777777" w:rsidR="00E41CA2" w:rsidRDefault="00E41CA2">
      <w:pPr>
        <w:pStyle w:val="CommentText"/>
      </w:pPr>
      <w:r>
        <w:rPr>
          <w:rStyle w:val="CommentReference"/>
        </w:rPr>
        <w:annotationRef/>
      </w:r>
      <w:r>
        <w:t>Extra stuff:</w:t>
      </w:r>
    </w:p>
    <w:p w14:paraId="22FDA3F0" w14:textId="77777777" w:rsidR="00E41CA2" w:rsidRDefault="00E41CA2">
      <w:pPr>
        <w:pStyle w:val="CommentText"/>
      </w:pPr>
      <w:r>
        <w:t>, )</w:t>
      </w:r>
    </w:p>
    <w:p w14:paraId="0C91C82D" w14:textId="77777777" w:rsidR="00E41CA2" w:rsidRDefault="00E41CA2">
      <w:pPr>
        <w:pStyle w:val="CommentText"/>
      </w:pPr>
    </w:p>
    <w:p w14:paraId="09D31454" w14:textId="77777777" w:rsidR="00E41CA2" w:rsidRDefault="00E41CA2">
      <w:pPr>
        <w:pStyle w:val="CommentText"/>
      </w:pPr>
      <w:r>
        <w:t>Correct:</w:t>
      </w:r>
    </w:p>
    <w:p w14:paraId="2F4C3D34" w14:textId="77777777" w:rsidR="00E41CA2" w:rsidRDefault="00E41CA2">
      <w:pPr>
        <w:pStyle w:val="CommentText"/>
      </w:pPr>
      <w:r>
        <w:t>Vincent et al. (2018)</w:t>
      </w:r>
    </w:p>
    <w:p w14:paraId="0C760A3D" w14:textId="1AD4B229" w:rsidR="00E41CA2" w:rsidRDefault="00E41CA2">
      <w:pPr>
        <w:pStyle w:val="CommentText"/>
      </w:pPr>
      <w:r>
        <w:t>(Vincent et al., 2018)</w:t>
      </w:r>
    </w:p>
  </w:comment>
  <w:comment w:id="1522" w:author="Robin Matthews" w:date="2021-07-11T15:37:00Z" w:initials="RM">
    <w:p w14:paraId="4D4321E8" w14:textId="77777777" w:rsidR="00E41CA2" w:rsidRDefault="00E41CA2">
      <w:pPr>
        <w:pStyle w:val="CommentText"/>
      </w:pPr>
      <w:r>
        <w:rPr>
          <w:rStyle w:val="CommentReference"/>
        </w:rPr>
        <w:annotationRef/>
      </w:r>
      <w:r>
        <w:t>Extra stuff:</w:t>
      </w:r>
    </w:p>
    <w:p w14:paraId="669B9225" w14:textId="77777777" w:rsidR="00E41CA2" w:rsidRDefault="00E41CA2">
      <w:pPr>
        <w:pStyle w:val="CommentText"/>
      </w:pPr>
      <w:r>
        <w:t xml:space="preserve">(, , </w:t>
      </w:r>
    </w:p>
    <w:p w14:paraId="07E16A3C" w14:textId="77777777" w:rsidR="00E41CA2" w:rsidRDefault="00E41CA2">
      <w:pPr>
        <w:pStyle w:val="CommentText"/>
      </w:pPr>
    </w:p>
    <w:p w14:paraId="59213142" w14:textId="77777777" w:rsidR="00E41CA2" w:rsidRDefault="00E41CA2">
      <w:pPr>
        <w:pStyle w:val="CommentText"/>
      </w:pPr>
      <w:r>
        <w:t>Correct:</w:t>
      </w:r>
    </w:p>
    <w:p w14:paraId="60DE2162" w14:textId="77777777" w:rsidR="00E41CA2" w:rsidRDefault="00E41CA2">
      <w:pPr>
        <w:pStyle w:val="CommentText"/>
      </w:pPr>
      <w:r>
        <w:t>Jack et al. (2020)</w:t>
      </w:r>
    </w:p>
    <w:p w14:paraId="60DCF208" w14:textId="44B3A95B" w:rsidR="00E41CA2" w:rsidRDefault="00E41CA2">
      <w:pPr>
        <w:pStyle w:val="CommentText"/>
      </w:pPr>
      <w:r>
        <w:t>(Jack et al., 2020)</w:t>
      </w:r>
    </w:p>
  </w:comment>
  <w:comment w:id="1528" w:author="Robin Matthews" w:date="2021-07-11T15:37:00Z" w:initials="RM">
    <w:p w14:paraId="62F3BDD3" w14:textId="77777777" w:rsidR="00E41CA2" w:rsidRDefault="00E41CA2">
      <w:pPr>
        <w:pStyle w:val="CommentText"/>
      </w:pPr>
      <w:r>
        <w:rPr>
          <w:rStyle w:val="CommentReference"/>
        </w:rPr>
        <w:annotationRef/>
      </w:r>
      <w:r>
        <w:t>Not found:</w:t>
      </w:r>
    </w:p>
    <w:p w14:paraId="3F3E3F8F" w14:textId="77777777" w:rsidR="00E41CA2" w:rsidRDefault="00E41CA2">
      <w:pPr>
        <w:pStyle w:val="CommentText"/>
      </w:pPr>
      <w:r>
        <w:t>A. Brown et al., 2012</w:t>
      </w:r>
    </w:p>
    <w:p w14:paraId="2CBEBFB5" w14:textId="77777777" w:rsidR="00E41CA2" w:rsidRDefault="00E41CA2">
      <w:pPr>
        <w:pStyle w:val="CommentText"/>
      </w:pPr>
      <w:r>
        <w:t>C. Brown et al., 2012</w:t>
      </w:r>
    </w:p>
    <w:p w14:paraId="5D044949" w14:textId="77777777" w:rsidR="00E41CA2" w:rsidRDefault="00E41CA2">
      <w:pPr>
        <w:pStyle w:val="CommentText"/>
      </w:pPr>
    </w:p>
    <w:p w14:paraId="27AC23AD" w14:textId="77777777" w:rsidR="00E41CA2" w:rsidRDefault="00E41CA2">
      <w:pPr>
        <w:pStyle w:val="CommentText"/>
      </w:pPr>
      <w:r>
        <w:t>Extra stuff:</w:t>
      </w:r>
    </w:p>
    <w:p w14:paraId="11356AE8" w14:textId="77777777" w:rsidR="00E41CA2" w:rsidRDefault="00E41CA2">
      <w:pPr>
        <w:pStyle w:val="CommentText"/>
      </w:pPr>
      <w:r>
        <w:t>(; Brown et al., 2012a, 2012b; )</w:t>
      </w:r>
    </w:p>
    <w:p w14:paraId="1246B67E" w14:textId="77777777" w:rsidR="00E41CA2" w:rsidRDefault="00E41CA2">
      <w:pPr>
        <w:pStyle w:val="CommentText"/>
      </w:pPr>
    </w:p>
    <w:p w14:paraId="7EB5A2BA" w14:textId="77777777" w:rsidR="00E41CA2" w:rsidRDefault="00E41CA2">
      <w:pPr>
        <w:pStyle w:val="CommentText"/>
      </w:pPr>
      <w:r>
        <w:t>Correct:</w:t>
      </w:r>
    </w:p>
    <w:p w14:paraId="2F9FA034" w14:textId="1930BAF9" w:rsidR="00E41CA2" w:rsidRDefault="00E41CA2">
      <w:pPr>
        <w:pStyle w:val="CommentText"/>
      </w:pPr>
      <w:r>
        <w:t>(Prudhomme et al., 2010; A. Brown et al., 2012; C. Brown et al., 2012; Culley et al., 2016)</w:t>
      </w:r>
    </w:p>
  </w:comment>
  <w:comment w:id="1535" w:author="Robin Matthews" w:date="2021-07-11T15:37:00Z" w:initials="RM">
    <w:p w14:paraId="601EAC84" w14:textId="77777777" w:rsidR="00E41CA2" w:rsidRDefault="00E41CA2">
      <w:pPr>
        <w:pStyle w:val="CommentText"/>
      </w:pPr>
      <w:r>
        <w:rPr>
          <w:rStyle w:val="CommentReference"/>
        </w:rPr>
        <w:annotationRef/>
      </w:r>
      <w:r>
        <w:t>Not found:</w:t>
      </w:r>
    </w:p>
    <w:p w14:paraId="40641641" w14:textId="77777777" w:rsidR="00E41CA2" w:rsidRDefault="00E41CA2">
      <w:pPr>
        <w:pStyle w:val="CommentText"/>
      </w:pPr>
      <w:r>
        <w:t>J. Otto et al., 2016</w:t>
      </w:r>
    </w:p>
    <w:p w14:paraId="270991EA" w14:textId="77777777" w:rsidR="00E41CA2" w:rsidRDefault="00E41CA2">
      <w:pPr>
        <w:pStyle w:val="CommentText"/>
      </w:pPr>
    </w:p>
    <w:p w14:paraId="790A493D" w14:textId="77777777" w:rsidR="00E41CA2" w:rsidRDefault="00E41CA2">
      <w:pPr>
        <w:pStyle w:val="CommentText"/>
      </w:pPr>
      <w:r>
        <w:t>Extra stuff:</w:t>
      </w:r>
    </w:p>
    <w:p w14:paraId="551CB398" w14:textId="77777777" w:rsidR="00E41CA2" w:rsidRDefault="00E41CA2">
      <w:pPr>
        <w:pStyle w:val="CommentText"/>
      </w:pPr>
      <w:r>
        <w:t>(; Otto et al., 2016b)</w:t>
      </w:r>
    </w:p>
    <w:p w14:paraId="54CF1401" w14:textId="77777777" w:rsidR="00E41CA2" w:rsidRDefault="00E41CA2">
      <w:pPr>
        <w:pStyle w:val="CommentText"/>
      </w:pPr>
    </w:p>
    <w:p w14:paraId="42112616" w14:textId="77777777" w:rsidR="00E41CA2" w:rsidRDefault="00E41CA2">
      <w:pPr>
        <w:pStyle w:val="CommentText"/>
      </w:pPr>
      <w:r>
        <w:t>Correct:</w:t>
      </w:r>
    </w:p>
    <w:p w14:paraId="0C5AC832" w14:textId="26EEFED9" w:rsidR="00E41CA2" w:rsidRDefault="00E41CA2">
      <w:pPr>
        <w:pStyle w:val="CommentText"/>
      </w:pPr>
      <w:r>
        <w:t>(Eisenack et al., 2014; J. Otto et al., 2016)</w:t>
      </w:r>
    </w:p>
  </w:comment>
  <w:comment w:id="1540" w:author="Robin Matthews" w:date="2021-07-11T15:37:00Z" w:initials="RM">
    <w:p w14:paraId="4266C78C" w14:textId="77777777" w:rsidR="00E41CA2" w:rsidRDefault="00E41CA2">
      <w:pPr>
        <w:pStyle w:val="CommentText"/>
      </w:pPr>
      <w:r>
        <w:rPr>
          <w:rStyle w:val="CommentReference"/>
        </w:rPr>
        <w:annotationRef/>
      </w:r>
      <w:r>
        <w:t>Extra stuff:</w:t>
      </w:r>
    </w:p>
    <w:p w14:paraId="765F0087" w14:textId="77777777" w:rsidR="00E41CA2" w:rsidRDefault="00E41CA2">
      <w:pPr>
        <w:pStyle w:val="CommentText"/>
      </w:pPr>
      <w:r>
        <w:t>; ; )</w:t>
      </w:r>
    </w:p>
    <w:p w14:paraId="764E4AFA" w14:textId="77777777" w:rsidR="00E41CA2" w:rsidRDefault="00E41CA2">
      <w:pPr>
        <w:pStyle w:val="CommentText"/>
      </w:pPr>
    </w:p>
    <w:p w14:paraId="61719E21" w14:textId="77777777" w:rsidR="00E41CA2" w:rsidRDefault="00E41CA2">
      <w:pPr>
        <w:pStyle w:val="CommentText"/>
      </w:pPr>
      <w:r>
        <w:t>Correct:</w:t>
      </w:r>
    </w:p>
    <w:p w14:paraId="02913077" w14:textId="5ECC31C0" w:rsidR="00E41CA2" w:rsidRDefault="00E41CA2">
      <w:pPr>
        <w:pStyle w:val="CommentText"/>
      </w:pPr>
      <w:r>
        <w:t>(Rice et al., 2009; Lemos et al., 2012; Moss, 2016)</w:t>
      </w:r>
    </w:p>
  </w:comment>
  <w:comment w:id="1541" w:author="Robin Matthews" w:date="2021-07-11T15:37:00Z" w:initials="RM">
    <w:p w14:paraId="03C0C9E4" w14:textId="77777777" w:rsidR="00E41CA2" w:rsidRDefault="00E41CA2">
      <w:pPr>
        <w:pStyle w:val="CommentText"/>
      </w:pPr>
      <w:r>
        <w:rPr>
          <w:rStyle w:val="CommentReference"/>
        </w:rPr>
        <w:annotationRef/>
      </w:r>
      <w:r>
        <w:t>Not found:</w:t>
      </w:r>
    </w:p>
    <w:p w14:paraId="2BBF5110" w14:textId="77777777" w:rsidR="00E41CA2" w:rsidRDefault="00E41CA2">
      <w:pPr>
        <w:pStyle w:val="CommentText"/>
      </w:pPr>
      <w:r>
        <w:t>J. Otto et al.</w:t>
      </w:r>
    </w:p>
    <w:p w14:paraId="39DF5669" w14:textId="77777777" w:rsidR="00E41CA2" w:rsidRDefault="00E41CA2">
      <w:pPr>
        <w:pStyle w:val="CommentText"/>
      </w:pPr>
    </w:p>
    <w:p w14:paraId="2DDC0F9E" w14:textId="77777777" w:rsidR="00E41CA2" w:rsidRDefault="00E41CA2">
      <w:pPr>
        <w:pStyle w:val="CommentText"/>
      </w:pPr>
      <w:r>
        <w:t>Extra stuff:</w:t>
      </w:r>
    </w:p>
    <w:p w14:paraId="0DD5411C" w14:textId="77777777" w:rsidR="00E41CA2" w:rsidRDefault="00E41CA2">
      <w:pPr>
        <w:pStyle w:val="CommentText"/>
      </w:pPr>
      <w:r>
        <w:t>(Otto et al., b)</w:t>
      </w:r>
    </w:p>
    <w:p w14:paraId="4109D114" w14:textId="77777777" w:rsidR="00E41CA2" w:rsidRDefault="00E41CA2">
      <w:pPr>
        <w:pStyle w:val="CommentText"/>
      </w:pPr>
    </w:p>
    <w:p w14:paraId="06FFA306" w14:textId="77777777" w:rsidR="00E41CA2" w:rsidRDefault="00E41CA2">
      <w:pPr>
        <w:pStyle w:val="CommentText"/>
      </w:pPr>
      <w:r>
        <w:t>Correct:</w:t>
      </w:r>
    </w:p>
    <w:p w14:paraId="48342D39" w14:textId="77777777" w:rsidR="00E41CA2" w:rsidRDefault="00E41CA2">
      <w:pPr>
        <w:pStyle w:val="CommentText"/>
      </w:pPr>
      <w:r>
        <w:t>J. Otto et al. (2016)</w:t>
      </w:r>
    </w:p>
    <w:p w14:paraId="507E1639" w14:textId="14B7CA96" w:rsidR="00E41CA2" w:rsidRDefault="00E41CA2">
      <w:pPr>
        <w:pStyle w:val="CommentText"/>
      </w:pPr>
      <w:r>
        <w:t>(J. Otto et al., 2016)</w:t>
      </w:r>
    </w:p>
  </w:comment>
  <w:comment w:id="1549" w:author="Robin Matthews" w:date="2021-07-11T15:37:00Z" w:initials="RM">
    <w:p w14:paraId="7E727514" w14:textId="77777777" w:rsidR="00E41CA2" w:rsidRDefault="00E41CA2">
      <w:pPr>
        <w:pStyle w:val="CommentText"/>
      </w:pPr>
      <w:r>
        <w:rPr>
          <w:rStyle w:val="CommentReference"/>
        </w:rPr>
        <w:annotationRef/>
      </w:r>
      <w:r>
        <w:t>Extra stuff:</w:t>
      </w:r>
    </w:p>
    <w:p w14:paraId="640FC171" w14:textId="77777777" w:rsidR="00E41CA2" w:rsidRDefault="00E41CA2">
      <w:pPr>
        <w:pStyle w:val="CommentText"/>
      </w:pPr>
      <w:r>
        <w:t xml:space="preserve">(; ; </w:t>
      </w:r>
    </w:p>
    <w:p w14:paraId="1332BA7E" w14:textId="77777777" w:rsidR="00E41CA2" w:rsidRDefault="00E41CA2">
      <w:pPr>
        <w:pStyle w:val="CommentText"/>
      </w:pPr>
    </w:p>
    <w:p w14:paraId="72F5E6DB" w14:textId="77777777" w:rsidR="00E41CA2" w:rsidRDefault="00E41CA2">
      <w:pPr>
        <w:pStyle w:val="CommentText"/>
      </w:pPr>
      <w:r>
        <w:t>Correct:</w:t>
      </w:r>
    </w:p>
    <w:p w14:paraId="48202B1F" w14:textId="5EA66514" w:rsidR="00E41CA2" w:rsidRDefault="00E41CA2">
      <w:pPr>
        <w:pStyle w:val="CommentText"/>
      </w:pPr>
      <w:r>
        <w:t>(Hazeleger et al., 2015; Shepherd et al., 2018)</w:t>
      </w:r>
    </w:p>
  </w:comment>
  <w:comment w:id="1554" w:author="Robin Matthews" w:date="2021-07-11T15:37:00Z" w:initials="RM">
    <w:p w14:paraId="482965E9" w14:textId="77777777" w:rsidR="00E41CA2" w:rsidRDefault="00E41CA2">
      <w:pPr>
        <w:pStyle w:val="CommentText"/>
      </w:pPr>
      <w:r>
        <w:rPr>
          <w:rStyle w:val="CommentReference"/>
        </w:rPr>
        <w:annotationRef/>
      </w:r>
      <w:r>
        <w:t>Not found:</w:t>
      </w:r>
    </w:p>
    <w:p w14:paraId="25DF4501" w14:textId="77777777" w:rsidR="00E41CA2" w:rsidRDefault="00E41CA2">
      <w:pPr>
        <w:pStyle w:val="CommentText"/>
      </w:pPr>
      <w:r>
        <w:t>Meredith et al., 2015b</w:t>
      </w:r>
    </w:p>
    <w:p w14:paraId="6884DB26" w14:textId="77777777" w:rsidR="00E41CA2" w:rsidRDefault="00E41CA2">
      <w:pPr>
        <w:pStyle w:val="CommentText"/>
      </w:pPr>
    </w:p>
    <w:p w14:paraId="3FF2A181" w14:textId="77777777" w:rsidR="00E41CA2" w:rsidRDefault="00E41CA2">
      <w:pPr>
        <w:pStyle w:val="CommentText"/>
      </w:pPr>
      <w:r>
        <w:t>Extra stuff:</w:t>
      </w:r>
    </w:p>
    <w:p w14:paraId="3182D024" w14:textId="77777777" w:rsidR="00E41CA2" w:rsidRDefault="00E41CA2">
      <w:pPr>
        <w:pStyle w:val="CommentText"/>
      </w:pPr>
      <w:r>
        <w:t xml:space="preserve">(; Meredith et al., 2015; ; </w:t>
      </w:r>
    </w:p>
    <w:p w14:paraId="49807C96" w14:textId="77777777" w:rsidR="00E41CA2" w:rsidRDefault="00E41CA2">
      <w:pPr>
        <w:pStyle w:val="CommentText"/>
      </w:pPr>
    </w:p>
    <w:p w14:paraId="4A86E90C" w14:textId="77777777" w:rsidR="00E41CA2" w:rsidRDefault="00E41CA2">
      <w:pPr>
        <w:pStyle w:val="CommentText"/>
      </w:pPr>
      <w:r>
        <w:t>Correct:</w:t>
      </w:r>
    </w:p>
    <w:p w14:paraId="3066A8A3" w14:textId="34A73DDD" w:rsidR="00E41CA2" w:rsidRDefault="00E41CA2">
      <w:pPr>
        <w:pStyle w:val="CommentText"/>
      </w:pPr>
      <w:r>
        <w:t>(Lackmann, 2015; Meredith et al., 2015b; Takayabu et al., 2015)</w:t>
      </w:r>
    </w:p>
  </w:comment>
  <w:comment w:id="1556" w:author="Robin Matthews" w:date="2021-07-11T15:37:00Z" w:initials="RM">
    <w:p w14:paraId="1DFB5AEA" w14:textId="77777777" w:rsidR="00E41CA2" w:rsidRDefault="00E41CA2">
      <w:pPr>
        <w:pStyle w:val="CommentText"/>
      </w:pPr>
      <w:r>
        <w:rPr>
          <w:rStyle w:val="CommentReference"/>
        </w:rPr>
        <w:annotationRef/>
      </w:r>
      <w:r>
        <w:t>Not found:</w:t>
      </w:r>
    </w:p>
    <w:p w14:paraId="540428BA" w14:textId="77777777" w:rsidR="00E41CA2" w:rsidRDefault="00E41CA2">
      <w:pPr>
        <w:pStyle w:val="CommentText"/>
      </w:pPr>
      <w:r>
        <w:t>Meredith et al., 2015b</w:t>
      </w:r>
    </w:p>
    <w:p w14:paraId="66FDB5BC" w14:textId="77777777" w:rsidR="00E41CA2" w:rsidRDefault="00E41CA2">
      <w:pPr>
        <w:pStyle w:val="CommentText"/>
      </w:pPr>
      <w:r>
        <w:t>Shepherd, 2016a</w:t>
      </w:r>
    </w:p>
    <w:p w14:paraId="49719BB4" w14:textId="77777777" w:rsidR="00E41CA2" w:rsidRDefault="00E41CA2">
      <w:pPr>
        <w:pStyle w:val="CommentText"/>
      </w:pPr>
    </w:p>
    <w:p w14:paraId="0E9B38F7" w14:textId="77777777" w:rsidR="00E41CA2" w:rsidRDefault="00E41CA2">
      <w:pPr>
        <w:pStyle w:val="CommentText"/>
      </w:pPr>
      <w:r>
        <w:t>Extra stuff:</w:t>
      </w:r>
    </w:p>
    <w:p w14:paraId="36570C7C" w14:textId="77777777" w:rsidR="00E41CA2" w:rsidRDefault="00E41CA2">
      <w:pPr>
        <w:pStyle w:val="CommentText"/>
      </w:pPr>
      <w:r>
        <w:t>(; Meredith et al., 2015; ; ; Shepherd, 2016</w:t>
      </w:r>
    </w:p>
    <w:p w14:paraId="02FCAE50" w14:textId="77777777" w:rsidR="00E41CA2" w:rsidRDefault="00E41CA2">
      <w:pPr>
        <w:pStyle w:val="CommentText"/>
      </w:pPr>
    </w:p>
    <w:p w14:paraId="53115972" w14:textId="77777777" w:rsidR="00E41CA2" w:rsidRDefault="00E41CA2">
      <w:pPr>
        <w:pStyle w:val="CommentText"/>
      </w:pPr>
      <w:r>
        <w:t>Correct:</w:t>
      </w:r>
    </w:p>
    <w:p w14:paraId="6220B91B" w14:textId="5BA14E11" w:rsidR="00E41CA2" w:rsidRDefault="00E41CA2">
      <w:pPr>
        <w:pStyle w:val="CommentText"/>
      </w:pPr>
      <w:r>
        <w:t>(Lackmann, 2015; Meredith et al., 2015b; Takayabu et al., 2015; Trenberth et al., 2015; Shepherd, 2016a)</w:t>
      </w:r>
    </w:p>
  </w:comment>
  <w:comment w:id="1562" w:author="Robin Matthews" w:date="2021-07-11T15:37:00Z" w:initials="RM">
    <w:p w14:paraId="686008CF" w14:textId="77777777" w:rsidR="00E41CA2" w:rsidRDefault="00E41CA2">
      <w:pPr>
        <w:pStyle w:val="CommentText"/>
      </w:pPr>
      <w:r>
        <w:rPr>
          <w:rStyle w:val="CommentReference"/>
        </w:rPr>
        <w:annotationRef/>
      </w:r>
      <w:r>
        <w:t>Extra stuff:</w:t>
      </w:r>
    </w:p>
    <w:p w14:paraId="4EB718AF" w14:textId="77777777" w:rsidR="00E41CA2" w:rsidRDefault="00E41CA2">
      <w:pPr>
        <w:pStyle w:val="CommentText"/>
      </w:pPr>
      <w:r>
        <w:t xml:space="preserve">(; ; </w:t>
      </w:r>
    </w:p>
    <w:p w14:paraId="277DB47A" w14:textId="77777777" w:rsidR="00E41CA2" w:rsidRDefault="00E41CA2">
      <w:pPr>
        <w:pStyle w:val="CommentText"/>
      </w:pPr>
    </w:p>
    <w:p w14:paraId="2AA0E2A5" w14:textId="77777777" w:rsidR="00E41CA2" w:rsidRDefault="00E41CA2">
      <w:pPr>
        <w:pStyle w:val="CommentText"/>
      </w:pPr>
      <w:r>
        <w:t>Correct:</w:t>
      </w:r>
    </w:p>
    <w:p w14:paraId="5F2BA677" w14:textId="79239C8B" w:rsidR="00E41CA2" w:rsidRDefault="00E41CA2">
      <w:pPr>
        <w:pStyle w:val="CommentText"/>
      </w:pPr>
      <w:r>
        <w:t>(Shepherd et al., 2018; Sillmann et al., 2020)</w:t>
      </w:r>
    </w:p>
  </w:comment>
  <w:comment w:id="1567" w:author="Robin Matthews" w:date="2021-07-11T15:37:00Z" w:initials="RM">
    <w:p w14:paraId="70012E54" w14:textId="77777777" w:rsidR="00E41CA2" w:rsidRDefault="00E41CA2">
      <w:pPr>
        <w:pStyle w:val="CommentText"/>
      </w:pPr>
      <w:r>
        <w:rPr>
          <w:rStyle w:val="CommentReference"/>
        </w:rPr>
        <w:annotationRef/>
      </w:r>
      <w:r>
        <w:t>Extra stuff:</w:t>
      </w:r>
    </w:p>
    <w:p w14:paraId="5EFD3ECC" w14:textId="77777777" w:rsidR="00E41CA2" w:rsidRDefault="00E41CA2">
      <w:pPr>
        <w:pStyle w:val="CommentText"/>
      </w:pPr>
      <w:r>
        <w:t xml:space="preserve">(, </w:t>
      </w:r>
    </w:p>
    <w:p w14:paraId="3BA82F9A" w14:textId="77777777" w:rsidR="00E41CA2" w:rsidRDefault="00E41CA2">
      <w:pPr>
        <w:pStyle w:val="CommentText"/>
      </w:pPr>
    </w:p>
    <w:p w14:paraId="5EC43516" w14:textId="77777777" w:rsidR="00E41CA2" w:rsidRDefault="00E41CA2">
      <w:pPr>
        <w:pStyle w:val="CommentText"/>
      </w:pPr>
      <w:r>
        <w:t>Correct:</w:t>
      </w:r>
    </w:p>
    <w:p w14:paraId="2765A0A2" w14:textId="77777777" w:rsidR="00E41CA2" w:rsidRDefault="00E41CA2">
      <w:pPr>
        <w:pStyle w:val="CommentText"/>
      </w:pPr>
      <w:r>
        <w:t>Shepherd (2019)</w:t>
      </w:r>
    </w:p>
    <w:p w14:paraId="272FC3F3" w14:textId="00D03741" w:rsidR="00E41CA2" w:rsidRDefault="00E41CA2">
      <w:pPr>
        <w:pStyle w:val="CommentText"/>
      </w:pPr>
      <w:r>
        <w:t>(Shepherd, 2019)</w:t>
      </w:r>
    </w:p>
  </w:comment>
  <w:comment w:id="1593" w:author="Robin Matthews" w:date="2021-07-11T15:37:00Z" w:initials="RM">
    <w:p w14:paraId="32E5EFB6" w14:textId="77777777" w:rsidR="00E41CA2" w:rsidRDefault="00E41CA2">
      <w:pPr>
        <w:pStyle w:val="CommentText"/>
      </w:pPr>
      <w:r>
        <w:rPr>
          <w:rStyle w:val="CommentReference"/>
        </w:rPr>
        <w:annotationRef/>
      </w:r>
      <w:r>
        <w:t>Extra stuff:</w:t>
      </w:r>
    </w:p>
    <w:p w14:paraId="736674B0" w14:textId="77777777" w:rsidR="00E41CA2" w:rsidRDefault="00E41CA2">
      <w:pPr>
        <w:pStyle w:val="CommentText"/>
      </w:pPr>
      <w:r>
        <w:t>, )</w:t>
      </w:r>
    </w:p>
    <w:p w14:paraId="1756FD36" w14:textId="77777777" w:rsidR="00E41CA2" w:rsidRDefault="00E41CA2">
      <w:pPr>
        <w:pStyle w:val="CommentText"/>
      </w:pPr>
    </w:p>
    <w:p w14:paraId="57A1E535" w14:textId="77777777" w:rsidR="00E41CA2" w:rsidRDefault="00E41CA2">
      <w:pPr>
        <w:pStyle w:val="CommentText"/>
      </w:pPr>
      <w:r>
        <w:t>Correct:</w:t>
      </w:r>
    </w:p>
    <w:p w14:paraId="39049E56" w14:textId="77777777" w:rsidR="00E41CA2" w:rsidRDefault="00E41CA2">
      <w:pPr>
        <w:pStyle w:val="CommentText"/>
      </w:pPr>
      <w:r>
        <w:t>DWA (2013)</w:t>
      </w:r>
    </w:p>
    <w:p w14:paraId="10260819" w14:textId="013B2363" w:rsidR="00E41CA2" w:rsidRDefault="00E41CA2">
      <w:pPr>
        <w:pStyle w:val="CommentText"/>
      </w:pPr>
      <w:r>
        <w:t>(DWA, 2013)</w:t>
      </w:r>
    </w:p>
  </w:comment>
  <w:comment w:id="1594" w:author="Robin Matthews" w:date="2021-07-11T15:37:00Z" w:initials="RM">
    <w:p w14:paraId="7CAA14AE" w14:textId="77777777" w:rsidR="00E41CA2" w:rsidRDefault="00E41CA2">
      <w:pPr>
        <w:pStyle w:val="CommentText"/>
      </w:pPr>
      <w:r>
        <w:rPr>
          <w:rStyle w:val="CommentReference"/>
        </w:rPr>
        <w:annotationRef/>
      </w:r>
      <w:r>
        <w:t>Extra stuff:</w:t>
      </w:r>
    </w:p>
    <w:p w14:paraId="2054F2F3" w14:textId="77777777" w:rsidR="00E41CA2" w:rsidRDefault="00E41CA2">
      <w:pPr>
        <w:pStyle w:val="CommentText"/>
      </w:pPr>
      <w:r>
        <w:t>, )</w:t>
      </w:r>
    </w:p>
    <w:p w14:paraId="725FB298" w14:textId="77777777" w:rsidR="00E41CA2" w:rsidRDefault="00E41CA2">
      <w:pPr>
        <w:pStyle w:val="CommentText"/>
      </w:pPr>
    </w:p>
    <w:p w14:paraId="08164F47" w14:textId="77777777" w:rsidR="00E41CA2" w:rsidRDefault="00E41CA2">
      <w:pPr>
        <w:pStyle w:val="CommentText"/>
      </w:pPr>
      <w:r>
        <w:t>Correct:</w:t>
      </w:r>
    </w:p>
    <w:p w14:paraId="2DBA1A93" w14:textId="77777777" w:rsidR="00E41CA2" w:rsidRDefault="00E41CA2">
      <w:pPr>
        <w:pStyle w:val="CommentText"/>
      </w:pPr>
      <w:r>
        <w:t>Gallie et al. (2018)</w:t>
      </w:r>
    </w:p>
    <w:p w14:paraId="48A79BFE" w14:textId="579A4262" w:rsidR="00E41CA2" w:rsidRDefault="00E41CA2">
      <w:pPr>
        <w:pStyle w:val="CommentText"/>
      </w:pPr>
      <w:r>
        <w:t>(Gallie et al., 2018)</w:t>
      </w:r>
    </w:p>
  </w:comment>
  <w:comment w:id="1604" w:author="Robin Matthews" w:date="2021-07-11T15:37:00Z" w:initials="RM">
    <w:p w14:paraId="58657E16" w14:textId="77777777" w:rsidR="00E41CA2" w:rsidRDefault="00E41CA2">
      <w:pPr>
        <w:pStyle w:val="CommentText"/>
      </w:pPr>
      <w:r>
        <w:rPr>
          <w:rStyle w:val="CommentReference"/>
        </w:rPr>
        <w:annotationRef/>
      </w:r>
      <w:r>
        <w:t>Extra stuff:</w:t>
      </w:r>
    </w:p>
    <w:p w14:paraId="30BEF3B4" w14:textId="77777777" w:rsidR="00E41CA2" w:rsidRDefault="00E41CA2">
      <w:pPr>
        <w:pStyle w:val="CommentText"/>
      </w:pPr>
      <w:r>
        <w:t>, )</w:t>
      </w:r>
    </w:p>
    <w:p w14:paraId="6B2AFE05" w14:textId="77777777" w:rsidR="00E41CA2" w:rsidRDefault="00E41CA2">
      <w:pPr>
        <w:pStyle w:val="CommentText"/>
      </w:pPr>
    </w:p>
    <w:p w14:paraId="5DC84014" w14:textId="77777777" w:rsidR="00E41CA2" w:rsidRDefault="00E41CA2">
      <w:pPr>
        <w:pStyle w:val="CommentText"/>
      </w:pPr>
      <w:r>
        <w:t>Correct:</w:t>
      </w:r>
    </w:p>
    <w:p w14:paraId="06F84AA7" w14:textId="77777777" w:rsidR="00E41CA2" w:rsidRDefault="00E41CA2">
      <w:pPr>
        <w:pStyle w:val="CommentText"/>
      </w:pPr>
      <w:r>
        <w:t>MacKellar et al. (2014)</w:t>
      </w:r>
    </w:p>
    <w:p w14:paraId="153C78E6" w14:textId="7E549865" w:rsidR="00E41CA2" w:rsidRDefault="00E41CA2">
      <w:pPr>
        <w:pStyle w:val="CommentText"/>
      </w:pPr>
      <w:r>
        <w:t>(MacKellar et al., 2014)</w:t>
      </w:r>
    </w:p>
  </w:comment>
  <w:comment w:id="1612" w:author="Robin Matthews" w:date="2021-07-11T15:37:00Z" w:initials="RM">
    <w:p w14:paraId="487A1D47" w14:textId="77777777" w:rsidR="00E41CA2" w:rsidRDefault="00E41CA2">
      <w:pPr>
        <w:pStyle w:val="CommentText"/>
      </w:pPr>
      <w:r>
        <w:rPr>
          <w:rStyle w:val="CommentReference"/>
        </w:rPr>
        <w:annotationRef/>
      </w:r>
      <w:r>
        <w:t>Extra stuff:</w:t>
      </w:r>
    </w:p>
    <w:p w14:paraId="2009D799" w14:textId="77777777" w:rsidR="00E41CA2" w:rsidRDefault="00E41CA2">
      <w:pPr>
        <w:pStyle w:val="CommentText"/>
      </w:pPr>
      <w:r>
        <w:t>(, ; Section 10.2)</w:t>
      </w:r>
    </w:p>
    <w:p w14:paraId="16529200" w14:textId="77777777" w:rsidR="00E41CA2" w:rsidRDefault="00E41CA2">
      <w:pPr>
        <w:pStyle w:val="CommentText"/>
      </w:pPr>
    </w:p>
    <w:p w14:paraId="403C9155" w14:textId="77777777" w:rsidR="00E41CA2" w:rsidRDefault="00E41CA2">
      <w:pPr>
        <w:pStyle w:val="CommentText"/>
      </w:pPr>
      <w:r>
        <w:t>Correct:</w:t>
      </w:r>
    </w:p>
    <w:p w14:paraId="13D74C97" w14:textId="77777777" w:rsidR="00E41CA2" w:rsidRDefault="00E41CA2">
      <w:pPr>
        <w:pStyle w:val="CommentText"/>
      </w:pPr>
      <w:r>
        <w:t>Wolski et al. (2021)</w:t>
      </w:r>
    </w:p>
    <w:p w14:paraId="695D5D0F" w14:textId="45A1F6ED" w:rsidR="00E41CA2" w:rsidRDefault="00E41CA2">
      <w:pPr>
        <w:pStyle w:val="CommentText"/>
      </w:pPr>
      <w:r>
        <w:t>(Wolski et al., 2021)</w:t>
      </w:r>
    </w:p>
  </w:comment>
  <w:comment w:id="1624" w:author="Robin Matthews" w:date="2021-07-11T15:37:00Z" w:initials="RM">
    <w:p w14:paraId="348A609A" w14:textId="77777777" w:rsidR="00E41CA2" w:rsidRDefault="00E41CA2">
      <w:pPr>
        <w:pStyle w:val="CommentText"/>
      </w:pPr>
      <w:r>
        <w:rPr>
          <w:rStyle w:val="CommentReference"/>
        </w:rPr>
        <w:annotationRef/>
      </w:r>
      <w:r>
        <w:t>Extra stuff:</w:t>
      </w:r>
    </w:p>
    <w:p w14:paraId="521735CA" w14:textId="77777777" w:rsidR="00E41CA2" w:rsidRDefault="00E41CA2">
      <w:pPr>
        <w:pStyle w:val="CommentText"/>
      </w:pPr>
      <w:r>
        <w:t>, )</w:t>
      </w:r>
    </w:p>
    <w:p w14:paraId="05427363" w14:textId="77777777" w:rsidR="00E41CA2" w:rsidRDefault="00E41CA2">
      <w:pPr>
        <w:pStyle w:val="CommentText"/>
      </w:pPr>
    </w:p>
    <w:p w14:paraId="0728F4FF" w14:textId="77777777" w:rsidR="00E41CA2" w:rsidRDefault="00E41CA2">
      <w:pPr>
        <w:pStyle w:val="CommentText"/>
      </w:pPr>
      <w:r>
        <w:t>Correct:</w:t>
      </w:r>
    </w:p>
    <w:p w14:paraId="6FE8BF1D" w14:textId="77777777" w:rsidR="00E41CA2" w:rsidRDefault="00E41CA2">
      <w:pPr>
        <w:pStyle w:val="CommentText"/>
      </w:pPr>
      <w:r>
        <w:t>Reason and Rouault (2005)</w:t>
      </w:r>
    </w:p>
    <w:p w14:paraId="51D1DEC4" w14:textId="4EF8AEC6" w:rsidR="00E41CA2" w:rsidRDefault="00E41CA2">
      <w:pPr>
        <w:pStyle w:val="CommentText"/>
      </w:pPr>
      <w:r>
        <w:t>(Reason and Rouault, 2005)</w:t>
      </w:r>
    </w:p>
  </w:comment>
  <w:comment w:id="1625" w:author="Robin Matthews" w:date="2021-07-11T15:37:00Z" w:initials="RM">
    <w:p w14:paraId="107515DD" w14:textId="77777777" w:rsidR="00E41CA2" w:rsidRDefault="00E41CA2">
      <w:pPr>
        <w:pStyle w:val="CommentText"/>
      </w:pPr>
      <w:r>
        <w:rPr>
          <w:rStyle w:val="CommentReference"/>
        </w:rPr>
        <w:annotationRef/>
      </w:r>
      <w:r>
        <w:t>Not found:</w:t>
      </w:r>
    </w:p>
    <w:p w14:paraId="5140491F" w14:textId="77777777" w:rsidR="00E41CA2" w:rsidRDefault="00E41CA2">
      <w:pPr>
        <w:pStyle w:val="CommentText"/>
      </w:pPr>
      <w:r>
        <w:t>E.-P. Lim et al.</w:t>
      </w:r>
    </w:p>
    <w:p w14:paraId="43B51352" w14:textId="77777777" w:rsidR="00E41CA2" w:rsidRDefault="00E41CA2">
      <w:pPr>
        <w:pStyle w:val="CommentText"/>
      </w:pPr>
    </w:p>
    <w:p w14:paraId="34F3456B" w14:textId="77777777" w:rsidR="00E41CA2" w:rsidRDefault="00E41CA2">
      <w:pPr>
        <w:pStyle w:val="CommentText"/>
      </w:pPr>
      <w:r>
        <w:t>Extra stuff:</w:t>
      </w:r>
    </w:p>
    <w:p w14:paraId="64A8EFDC" w14:textId="77777777" w:rsidR="00E41CA2" w:rsidRDefault="00E41CA2">
      <w:pPr>
        <w:pStyle w:val="CommentText"/>
      </w:pPr>
      <w:r>
        <w:t>(Lim et al., b; Section 3.7.2)</w:t>
      </w:r>
    </w:p>
    <w:p w14:paraId="5AE89321" w14:textId="77777777" w:rsidR="00E41CA2" w:rsidRDefault="00E41CA2">
      <w:pPr>
        <w:pStyle w:val="CommentText"/>
      </w:pPr>
    </w:p>
    <w:p w14:paraId="59FB5D40" w14:textId="77777777" w:rsidR="00E41CA2" w:rsidRDefault="00E41CA2">
      <w:pPr>
        <w:pStyle w:val="CommentText"/>
      </w:pPr>
      <w:r>
        <w:t>Correct:</w:t>
      </w:r>
    </w:p>
    <w:p w14:paraId="6732B14C" w14:textId="77777777" w:rsidR="00E41CA2" w:rsidRDefault="00E41CA2">
      <w:pPr>
        <w:pStyle w:val="CommentText"/>
      </w:pPr>
      <w:r>
        <w:t>E.-P. Lim et al. (2016)</w:t>
      </w:r>
    </w:p>
    <w:p w14:paraId="5DEB31A6" w14:textId="1EC89CE2" w:rsidR="00E41CA2" w:rsidRDefault="00E41CA2">
      <w:pPr>
        <w:pStyle w:val="CommentText"/>
      </w:pPr>
      <w:r>
        <w:t>(E.-P. Lim et al., 2016)</w:t>
      </w:r>
    </w:p>
  </w:comment>
  <w:comment w:id="1632" w:author="Robin Matthews" w:date="2021-07-11T15:37:00Z" w:initials="RM">
    <w:p w14:paraId="098C04D2" w14:textId="77777777" w:rsidR="00E41CA2" w:rsidRDefault="00E41CA2">
      <w:pPr>
        <w:pStyle w:val="CommentText"/>
      </w:pPr>
      <w:r>
        <w:rPr>
          <w:rStyle w:val="CommentReference"/>
        </w:rPr>
        <w:annotationRef/>
      </w:r>
      <w:r>
        <w:t>Extra stuff:</w:t>
      </w:r>
    </w:p>
    <w:p w14:paraId="647A9CDA" w14:textId="77777777" w:rsidR="00E41CA2" w:rsidRDefault="00E41CA2">
      <w:pPr>
        <w:pStyle w:val="CommentText"/>
      </w:pPr>
      <w:r>
        <w:t>; )</w:t>
      </w:r>
    </w:p>
    <w:p w14:paraId="0EC23E86" w14:textId="77777777" w:rsidR="00E41CA2" w:rsidRDefault="00E41CA2">
      <w:pPr>
        <w:pStyle w:val="CommentText"/>
      </w:pPr>
    </w:p>
    <w:p w14:paraId="15A352CF" w14:textId="77777777" w:rsidR="00E41CA2" w:rsidRDefault="00E41CA2">
      <w:pPr>
        <w:pStyle w:val="CommentText"/>
      </w:pPr>
      <w:r>
        <w:t>Correct:</w:t>
      </w:r>
    </w:p>
    <w:p w14:paraId="77354FCA" w14:textId="35AC7DE1" w:rsidR="00E41CA2" w:rsidRDefault="00E41CA2">
      <w:pPr>
        <w:pStyle w:val="CommentText"/>
      </w:pPr>
      <w:r>
        <w:t>(Dieppois et al., 2019; Wolski et al., 2021)</w:t>
      </w:r>
    </w:p>
  </w:comment>
  <w:comment w:id="1636" w:author="Robin Matthews" w:date="2021-07-11T15:38:00Z" w:initials="RM">
    <w:p w14:paraId="2C28F9A8" w14:textId="77777777" w:rsidR="00E41CA2" w:rsidRDefault="00E41CA2">
      <w:pPr>
        <w:pStyle w:val="CommentText"/>
      </w:pPr>
      <w:r>
        <w:rPr>
          <w:rStyle w:val="CommentReference"/>
        </w:rPr>
        <w:annotationRef/>
      </w:r>
      <w:r>
        <w:t>Not found:</w:t>
      </w:r>
    </w:p>
    <w:p w14:paraId="4C06182C" w14:textId="77777777" w:rsidR="00E41CA2" w:rsidRDefault="00E41CA2">
      <w:pPr>
        <w:pStyle w:val="CommentText"/>
      </w:pPr>
      <w:r>
        <w:t>E.-P. Lim et al., 2016</w:t>
      </w:r>
    </w:p>
    <w:p w14:paraId="6C2D1934" w14:textId="77777777" w:rsidR="00E41CA2" w:rsidRDefault="00E41CA2">
      <w:pPr>
        <w:pStyle w:val="CommentText"/>
      </w:pPr>
    </w:p>
    <w:p w14:paraId="65147EB6" w14:textId="77777777" w:rsidR="00E41CA2" w:rsidRDefault="00E41CA2">
      <w:pPr>
        <w:pStyle w:val="CommentText"/>
      </w:pPr>
      <w:r>
        <w:t>Extra stuff:</w:t>
      </w:r>
    </w:p>
    <w:p w14:paraId="70C0340A" w14:textId="77777777" w:rsidR="00E41CA2" w:rsidRDefault="00E41CA2">
      <w:pPr>
        <w:pStyle w:val="CommentText"/>
      </w:pPr>
      <w:r>
        <w:t>(; Lim et al., 2016a)</w:t>
      </w:r>
    </w:p>
    <w:p w14:paraId="4E084C64" w14:textId="77777777" w:rsidR="00E41CA2" w:rsidRDefault="00E41CA2">
      <w:pPr>
        <w:pStyle w:val="CommentText"/>
      </w:pPr>
    </w:p>
    <w:p w14:paraId="2E1DD299" w14:textId="77777777" w:rsidR="00E41CA2" w:rsidRDefault="00E41CA2">
      <w:pPr>
        <w:pStyle w:val="CommentText"/>
      </w:pPr>
      <w:r>
        <w:t>Correct:</w:t>
      </w:r>
    </w:p>
    <w:p w14:paraId="248BDF40" w14:textId="4924FA1E" w:rsidR="00E41CA2" w:rsidRDefault="00E41CA2">
      <w:pPr>
        <w:pStyle w:val="CommentText"/>
      </w:pPr>
      <w:r>
        <w:t>(Purich et al., 2013; E.-P. Lim et al., 2016)</w:t>
      </w:r>
    </w:p>
  </w:comment>
  <w:comment w:id="1644" w:author="Robin Matthews" w:date="2021-07-11T15:38:00Z" w:initials="RM">
    <w:p w14:paraId="29445818" w14:textId="77777777" w:rsidR="00E41CA2" w:rsidRDefault="00E41CA2">
      <w:pPr>
        <w:pStyle w:val="CommentText"/>
      </w:pPr>
      <w:r>
        <w:rPr>
          <w:rStyle w:val="CommentReference"/>
        </w:rPr>
        <w:annotationRef/>
      </w:r>
      <w:r>
        <w:t>Not found:</w:t>
      </w:r>
    </w:p>
    <w:p w14:paraId="60FFABC8" w14:textId="77777777" w:rsidR="00E41CA2" w:rsidRDefault="00E41CA2">
      <w:pPr>
        <w:pStyle w:val="CommentText"/>
      </w:pPr>
      <w:r>
        <w:t>2020c</w:t>
      </w:r>
    </w:p>
    <w:p w14:paraId="53E1E64A" w14:textId="77777777" w:rsidR="00E41CA2" w:rsidRDefault="00E41CA2">
      <w:pPr>
        <w:pStyle w:val="CommentText"/>
      </w:pPr>
    </w:p>
    <w:p w14:paraId="40DC6BE4" w14:textId="77777777" w:rsidR="00E41CA2" w:rsidRDefault="00E41CA2">
      <w:pPr>
        <w:pStyle w:val="CommentText"/>
      </w:pPr>
      <w:r>
        <w:t>Extra stuff:</w:t>
      </w:r>
    </w:p>
    <w:p w14:paraId="7468D734" w14:textId="77777777" w:rsidR="00E41CA2" w:rsidRDefault="00E41CA2">
      <w:pPr>
        <w:pStyle w:val="CommentText"/>
      </w:pPr>
      <w:r>
        <w:t>(, 2020a; Figure 10.18)</w:t>
      </w:r>
    </w:p>
    <w:p w14:paraId="3A39E198" w14:textId="77777777" w:rsidR="00E41CA2" w:rsidRDefault="00E41CA2">
      <w:pPr>
        <w:pStyle w:val="CommentText"/>
      </w:pPr>
    </w:p>
    <w:p w14:paraId="0E9E235B" w14:textId="77777777" w:rsidR="00E41CA2" w:rsidRDefault="00E41CA2">
      <w:pPr>
        <w:pStyle w:val="CommentText"/>
      </w:pPr>
      <w:r>
        <w:t>Correct:</w:t>
      </w:r>
    </w:p>
    <w:p w14:paraId="31E4A48C" w14:textId="77777777" w:rsidR="00E41CA2" w:rsidRDefault="00E41CA2">
      <w:pPr>
        <w:pStyle w:val="CommentText"/>
      </w:pPr>
      <w:r>
        <w:t>Almazroui et al. (2020c)</w:t>
      </w:r>
    </w:p>
    <w:p w14:paraId="5CF28EDA" w14:textId="2B8969C0" w:rsidR="00E41CA2" w:rsidRDefault="00E41CA2">
      <w:pPr>
        <w:pStyle w:val="CommentText"/>
      </w:pPr>
      <w:r>
        <w:t>(Almazroui et al., 2020c)</w:t>
      </w:r>
    </w:p>
  </w:comment>
  <w:comment w:id="1650" w:author="Robin Matthews" w:date="2021-07-11T15:38:00Z" w:initials="RM">
    <w:p w14:paraId="7201359F" w14:textId="77777777" w:rsidR="00E41CA2" w:rsidRDefault="00E41CA2">
      <w:pPr>
        <w:pStyle w:val="CommentText"/>
      </w:pPr>
      <w:r>
        <w:rPr>
          <w:rStyle w:val="CommentReference"/>
        </w:rPr>
        <w:annotationRef/>
      </w:r>
      <w:r>
        <w:t>Extra stuff:</w:t>
      </w:r>
    </w:p>
    <w:p w14:paraId="5E4358B8" w14:textId="77777777" w:rsidR="00E41CA2" w:rsidRDefault="00E41CA2">
      <w:pPr>
        <w:pStyle w:val="CommentText"/>
      </w:pPr>
      <w:r>
        <w:t>(, ; Atlas.4.4 for further discussion of southern Africa precipitation projections)</w:t>
      </w:r>
    </w:p>
    <w:p w14:paraId="5D17EF56" w14:textId="77777777" w:rsidR="00E41CA2" w:rsidRDefault="00E41CA2">
      <w:pPr>
        <w:pStyle w:val="CommentText"/>
      </w:pPr>
    </w:p>
    <w:p w14:paraId="5E2A73F5" w14:textId="77777777" w:rsidR="00E41CA2" w:rsidRDefault="00E41CA2">
      <w:pPr>
        <w:pStyle w:val="CommentText"/>
      </w:pPr>
      <w:r>
        <w:t>Correct:</w:t>
      </w:r>
    </w:p>
    <w:p w14:paraId="6CC3B460" w14:textId="77777777" w:rsidR="00E41CA2" w:rsidRDefault="00E41CA2">
      <w:pPr>
        <w:pStyle w:val="CommentText"/>
      </w:pPr>
      <w:r>
        <w:t>DEA (2013, 2018)</w:t>
      </w:r>
    </w:p>
    <w:p w14:paraId="2564FFEF" w14:textId="2AEBCA3A" w:rsidR="00E41CA2" w:rsidRDefault="00E41CA2">
      <w:pPr>
        <w:pStyle w:val="CommentText"/>
      </w:pPr>
      <w:r>
        <w:t>(DEA, 2013, 2018)</w:t>
      </w:r>
    </w:p>
  </w:comment>
  <w:comment w:id="1655" w:author="Robin Matthews" w:date="2021-07-11T15:38:00Z" w:initials="RM">
    <w:p w14:paraId="73692409" w14:textId="77777777" w:rsidR="00E41CA2" w:rsidRDefault="00E41CA2">
      <w:pPr>
        <w:pStyle w:val="CommentText"/>
      </w:pPr>
      <w:r>
        <w:rPr>
          <w:rStyle w:val="CommentReference"/>
        </w:rPr>
        <w:annotationRef/>
      </w:r>
      <w:r>
        <w:t>Not found:</w:t>
      </w:r>
    </w:p>
    <w:p w14:paraId="26A7667F" w14:textId="77777777" w:rsidR="00E41CA2" w:rsidRDefault="00E41CA2">
      <w:pPr>
        <w:pStyle w:val="CommentText"/>
      </w:pPr>
      <w:r>
        <w:t>E.-P. Lim et al.</w:t>
      </w:r>
    </w:p>
    <w:p w14:paraId="39F006BF" w14:textId="77777777" w:rsidR="00E41CA2" w:rsidRDefault="00E41CA2">
      <w:pPr>
        <w:pStyle w:val="CommentText"/>
      </w:pPr>
    </w:p>
    <w:p w14:paraId="492DD9B6" w14:textId="77777777" w:rsidR="00E41CA2" w:rsidRDefault="00E41CA2">
      <w:pPr>
        <w:pStyle w:val="CommentText"/>
      </w:pPr>
      <w:r>
        <w:t>Extra stuff:</w:t>
      </w:r>
    </w:p>
    <w:p w14:paraId="25844ACB" w14:textId="77777777" w:rsidR="00E41CA2" w:rsidRDefault="00E41CA2">
      <w:pPr>
        <w:pStyle w:val="CommentText"/>
      </w:pPr>
      <w:r>
        <w:t>(Lim et al., a)</w:t>
      </w:r>
    </w:p>
    <w:p w14:paraId="3AB38183" w14:textId="77777777" w:rsidR="00E41CA2" w:rsidRDefault="00E41CA2">
      <w:pPr>
        <w:pStyle w:val="CommentText"/>
      </w:pPr>
    </w:p>
    <w:p w14:paraId="21F22150" w14:textId="77777777" w:rsidR="00E41CA2" w:rsidRDefault="00E41CA2">
      <w:pPr>
        <w:pStyle w:val="CommentText"/>
      </w:pPr>
      <w:r>
        <w:t>Correct:</w:t>
      </w:r>
    </w:p>
    <w:p w14:paraId="258FDA5C" w14:textId="77777777" w:rsidR="00E41CA2" w:rsidRDefault="00E41CA2">
      <w:pPr>
        <w:pStyle w:val="CommentText"/>
      </w:pPr>
      <w:r>
        <w:t>E.-P. Lim et al. (2016)</w:t>
      </w:r>
    </w:p>
    <w:p w14:paraId="1AA2EC98" w14:textId="1AB8B98A" w:rsidR="00E41CA2" w:rsidRDefault="00E41CA2">
      <w:pPr>
        <w:pStyle w:val="CommentText"/>
      </w:pPr>
      <w:r>
        <w:t>(E.-P. Lim et al., 2016)</w:t>
      </w:r>
    </w:p>
  </w:comment>
  <w:comment w:id="1683" w:author="Robin Matthews" w:date="2021-07-11T15:38:00Z" w:initials="RM">
    <w:p w14:paraId="15F4964D" w14:textId="77777777" w:rsidR="00E41CA2" w:rsidRDefault="00E41CA2">
      <w:pPr>
        <w:pStyle w:val="CommentText"/>
      </w:pPr>
      <w:r>
        <w:rPr>
          <w:rStyle w:val="CommentReference"/>
        </w:rPr>
        <w:annotationRef/>
      </w:r>
      <w:r>
        <w:t>Extra stuff:</w:t>
      </w:r>
    </w:p>
    <w:p w14:paraId="4965528C" w14:textId="77777777" w:rsidR="00E41CA2" w:rsidRDefault="00E41CA2">
      <w:pPr>
        <w:pStyle w:val="CommentText"/>
      </w:pPr>
      <w:r>
        <w:t>(, ; Sections 8.3.2.4.1 and 8.4.2.4.1)</w:t>
      </w:r>
    </w:p>
    <w:p w14:paraId="190F3E8C" w14:textId="77777777" w:rsidR="00E41CA2" w:rsidRDefault="00E41CA2">
      <w:pPr>
        <w:pStyle w:val="CommentText"/>
      </w:pPr>
    </w:p>
    <w:p w14:paraId="2546A029" w14:textId="77777777" w:rsidR="00E41CA2" w:rsidRDefault="00E41CA2">
      <w:pPr>
        <w:pStyle w:val="CommentText"/>
      </w:pPr>
      <w:r>
        <w:t>Correct:</w:t>
      </w:r>
    </w:p>
    <w:p w14:paraId="05A2A5AC" w14:textId="77777777" w:rsidR="00E41CA2" w:rsidRDefault="00E41CA2">
      <w:pPr>
        <w:pStyle w:val="CommentText"/>
      </w:pPr>
      <w:r>
        <w:t>Christensen et al. (2007, 2013)</w:t>
      </w:r>
    </w:p>
    <w:p w14:paraId="6C5DBC67" w14:textId="4BBA5A07" w:rsidR="00E41CA2" w:rsidRDefault="00E41CA2">
      <w:pPr>
        <w:pStyle w:val="CommentText"/>
      </w:pPr>
      <w:r>
        <w:t>(Christensen et al., 2007, 2013)</w:t>
      </w:r>
    </w:p>
  </w:comment>
  <w:comment w:id="1698" w:author="Robin Matthews" w:date="2021-07-11T15:38:00Z" w:initials="RM">
    <w:p w14:paraId="13741DD1" w14:textId="77777777" w:rsidR="00E41CA2" w:rsidRDefault="00E41CA2">
      <w:pPr>
        <w:pStyle w:val="CommentText"/>
      </w:pPr>
      <w:r>
        <w:rPr>
          <w:rStyle w:val="CommentReference"/>
        </w:rPr>
        <w:annotationRef/>
      </w:r>
      <w:r>
        <w:t>Extra stuff:</w:t>
      </w:r>
    </w:p>
    <w:p w14:paraId="2637EDE9" w14:textId="77777777" w:rsidR="00E41CA2" w:rsidRDefault="00E41CA2">
      <w:pPr>
        <w:pStyle w:val="CommentText"/>
      </w:pPr>
      <w:r>
        <w:t>(reviewed in , )</w:t>
      </w:r>
    </w:p>
    <w:p w14:paraId="2DC7BA02" w14:textId="77777777" w:rsidR="00E41CA2" w:rsidRDefault="00E41CA2">
      <w:pPr>
        <w:pStyle w:val="CommentText"/>
      </w:pPr>
    </w:p>
    <w:p w14:paraId="0F59FCB8" w14:textId="77777777" w:rsidR="00E41CA2" w:rsidRDefault="00E41CA2">
      <w:pPr>
        <w:pStyle w:val="CommentText"/>
      </w:pPr>
      <w:r>
        <w:t>Correct:</w:t>
      </w:r>
    </w:p>
    <w:p w14:paraId="778E9A64" w14:textId="77777777" w:rsidR="00E41CA2" w:rsidRDefault="00E41CA2">
      <w:pPr>
        <w:pStyle w:val="CommentText"/>
      </w:pPr>
      <w:r>
        <w:t>Khouider et al. (2020)</w:t>
      </w:r>
    </w:p>
    <w:p w14:paraId="1695C24C" w14:textId="34C5F6D9" w:rsidR="00E41CA2" w:rsidRDefault="00E41CA2">
      <w:pPr>
        <w:pStyle w:val="CommentText"/>
      </w:pPr>
      <w:r>
        <w:t>(Khouider et al., 2020)</w:t>
      </w:r>
    </w:p>
  </w:comment>
  <w:comment w:id="1700" w:author="Robin Matthews" w:date="2021-07-11T15:38:00Z" w:initials="RM">
    <w:p w14:paraId="34C97655" w14:textId="77777777" w:rsidR="00E41CA2" w:rsidRDefault="00E41CA2">
      <w:pPr>
        <w:pStyle w:val="CommentText"/>
      </w:pPr>
      <w:r>
        <w:rPr>
          <w:rStyle w:val="CommentReference"/>
        </w:rPr>
        <w:annotationRef/>
      </w:r>
      <w:r>
        <w:t>Extra stuff:</w:t>
      </w:r>
    </w:p>
    <w:p w14:paraId="774E70A9" w14:textId="77777777" w:rsidR="00E41CA2" w:rsidRDefault="00E41CA2">
      <w:pPr>
        <w:pStyle w:val="CommentText"/>
      </w:pPr>
      <w:r>
        <w:t>, )</w:t>
      </w:r>
    </w:p>
    <w:p w14:paraId="4C408692" w14:textId="77777777" w:rsidR="00E41CA2" w:rsidRDefault="00E41CA2">
      <w:pPr>
        <w:pStyle w:val="CommentText"/>
      </w:pPr>
    </w:p>
    <w:p w14:paraId="18BA8007" w14:textId="77777777" w:rsidR="00E41CA2" w:rsidRDefault="00E41CA2">
      <w:pPr>
        <w:pStyle w:val="CommentText"/>
      </w:pPr>
      <w:r>
        <w:t>Correct:</w:t>
      </w:r>
    </w:p>
    <w:p w14:paraId="1535A916" w14:textId="77777777" w:rsidR="00E41CA2" w:rsidRDefault="00E41CA2">
      <w:pPr>
        <w:pStyle w:val="CommentText"/>
      </w:pPr>
      <w:r>
        <w:t>Sontakke et al. (2008)</w:t>
      </w:r>
    </w:p>
    <w:p w14:paraId="626FB4D4" w14:textId="46A464B1" w:rsidR="00E41CA2" w:rsidRDefault="00E41CA2">
      <w:pPr>
        <w:pStyle w:val="CommentText"/>
      </w:pPr>
      <w:r>
        <w:t>(Sontakke et al., 2008)</w:t>
      </w:r>
    </w:p>
  </w:comment>
  <w:comment w:id="1705" w:author="Robin Matthews" w:date="2021-07-11T15:38:00Z" w:initials="RM">
    <w:p w14:paraId="4952321B" w14:textId="77777777" w:rsidR="00E41CA2" w:rsidRDefault="00E41CA2">
      <w:pPr>
        <w:pStyle w:val="CommentText"/>
      </w:pPr>
      <w:r>
        <w:rPr>
          <w:rStyle w:val="CommentReference"/>
        </w:rPr>
        <w:annotationRef/>
      </w:r>
      <w:r>
        <w:t>Extra stuff:</w:t>
      </w:r>
    </w:p>
    <w:p w14:paraId="7F2D76D2" w14:textId="77777777" w:rsidR="00E41CA2" w:rsidRDefault="00E41CA2">
      <w:pPr>
        <w:pStyle w:val="CommentText"/>
      </w:pPr>
      <w:r>
        <w:t>, )</w:t>
      </w:r>
    </w:p>
    <w:p w14:paraId="07D2FDF0" w14:textId="77777777" w:rsidR="00E41CA2" w:rsidRDefault="00E41CA2">
      <w:pPr>
        <w:pStyle w:val="CommentText"/>
      </w:pPr>
    </w:p>
    <w:p w14:paraId="6447B27C" w14:textId="77777777" w:rsidR="00E41CA2" w:rsidRDefault="00E41CA2">
      <w:pPr>
        <w:pStyle w:val="CommentText"/>
      </w:pPr>
      <w:r>
        <w:t>Correct:</w:t>
      </w:r>
    </w:p>
    <w:p w14:paraId="1B405002" w14:textId="77777777" w:rsidR="00E41CA2" w:rsidRDefault="00E41CA2">
      <w:pPr>
        <w:pStyle w:val="CommentText"/>
      </w:pPr>
      <w:r>
        <w:t>Rajeevan et al. (2006)</w:t>
      </w:r>
    </w:p>
    <w:p w14:paraId="0C979586" w14:textId="0D4A0EA2" w:rsidR="00E41CA2" w:rsidRDefault="00E41CA2">
      <w:pPr>
        <w:pStyle w:val="CommentText"/>
      </w:pPr>
      <w:r>
        <w:t>(Rajeevan et al., 2006)</w:t>
      </w:r>
    </w:p>
  </w:comment>
  <w:comment w:id="1706" w:author="Robin Matthews" w:date="2021-07-11T15:38:00Z" w:initials="RM">
    <w:p w14:paraId="4F810DC3" w14:textId="77777777" w:rsidR="00E41CA2" w:rsidRDefault="00E41CA2">
      <w:pPr>
        <w:pStyle w:val="CommentText"/>
      </w:pPr>
      <w:r>
        <w:rPr>
          <w:rStyle w:val="CommentReference"/>
        </w:rPr>
        <w:annotationRef/>
      </w:r>
      <w:r>
        <w:t>Extra stuff:</w:t>
      </w:r>
    </w:p>
    <w:p w14:paraId="1F6933FA" w14:textId="77777777" w:rsidR="00E41CA2" w:rsidRDefault="00E41CA2">
      <w:pPr>
        <w:pStyle w:val="CommentText"/>
      </w:pPr>
      <w:r>
        <w:t>(Section 10.2.2.3; , )</w:t>
      </w:r>
    </w:p>
    <w:p w14:paraId="5442AEF0" w14:textId="77777777" w:rsidR="00E41CA2" w:rsidRDefault="00E41CA2">
      <w:pPr>
        <w:pStyle w:val="CommentText"/>
      </w:pPr>
    </w:p>
    <w:p w14:paraId="71977295" w14:textId="77777777" w:rsidR="00E41CA2" w:rsidRDefault="00E41CA2">
      <w:pPr>
        <w:pStyle w:val="CommentText"/>
      </w:pPr>
      <w:r>
        <w:t>Correct:</w:t>
      </w:r>
    </w:p>
    <w:p w14:paraId="3DD0AA39" w14:textId="77777777" w:rsidR="00E41CA2" w:rsidRDefault="00E41CA2">
      <w:pPr>
        <w:pStyle w:val="CommentText"/>
      </w:pPr>
      <w:r>
        <w:t>Lin and Huybers (2019)</w:t>
      </w:r>
    </w:p>
    <w:p w14:paraId="51561469" w14:textId="091F15FE" w:rsidR="00E41CA2" w:rsidRDefault="00E41CA2">
      <w:pPr>
        <w:pStyle w:val="CommentText"/>
      </w:pPr>
      <w:r>
        <w:t>(Lin and Huybers, 2019)</w:t>
      </w:r>
    </w:p>
  </w:comment>
  <w:comment w:id="1707" w:author="Robin Matthews" w:date="2021-07-11T15:38:00Z" w:initials="RM">
    <w:p w14:paraId="3EA3A4E4" w14:textId="77777777" w:rsidR="00E41CA2" w:rsidRDefault="00E41CA2">
      <w:pPr>
        <w:pStyle w:val="CommentText"/>
      </w:pPr>
      <w:r>
        <w:rPr>
          <w:rStyle w:val="CommentReference"/>
        </w:rPr>
        <w:annotationRef/>
      </w:r>
      <w:r>
        <w:t>Extra stuff:</w:t>
      </w:r>
    </w:p>
    <w:p w14:paraId="4F90D33C" w14:textId="77777777" w:rsidR="00E41CA2" w:rsidRDefault="00E41CA2">
      <w:pPr>
        <w:pStyle w:val="CommentText"/>
      </w:pPr>
      <w:r>
        <w:t>, )</w:t>
      </w:r>
    </w:p>
    <w:p w14:paraId="0080F024" w14:textId="77777777" w:rsidR="00E41CA2" w:rsidRDefault="00E41CA2">
      <w:pPr>
        <w:pStyle w:val="CommentText"/>
      </w:pPr>
    </w:p>
    <w:p w14:paraId="489CE224" w14:textId="77777777" w:rsidR="00E41CA2" w:rsidRDefault="00E41CA2">
      <w:pPr>
        <w:pStyle w:val="CommentText"/>
      </w:pPr>
      <w:r>
        <w:t>Correct:</w:t>
      </w:r>
    </w:p>
    <w:p w14:paraId="1965488C" w14:textId="77777777" w:rsidR="00E41CA2" w:rsidRDefault="00E41CA2">
      <w:pPr>
        <w:pStyle w:val="CommentText"/>
      </w:pPr>
      <w:r>
        <w:t>Prakash et al. (2015)</w:t>
      </w:r>
    </w:p>
    <w:p w14:paraId="3531BDF6" w14:textId="5D9CDEBA" w:rsidR="00E41CA2" w:rsidRDefault="00E41CA2">
      <w:pPr>
        <w:pStyle w:val="CommentText"/>
      </w:pPr>
      <w:r>
        <w:t>(Prakash et al., 2015)</w:t>
      </w:r>
    </w:p>
  </w:comment>
  <w:comment w:id="1708" w:author="Robin Matthews" w:date="2021-07-11T15:38:00Z" w:initials="RM">
    <w:p w14:paraId="199890DF" w14:textId="77777777" w:rsidR="00E41CA2" w:rsidRDefault="00E41CA2">
      <w:pPr>
        <w:pStyle w:val="CommentText"/>
      </w:pPr>
      <w:r>
        <w:rPr>
          <w:rStyle w:val="CommentReference"/>
        </w:rPr>
        <w:annotationRef/>
      </w:r>
      <w:r>
        <w:t>Not found:</w:t>
      </w:r>
    </w:p>
    <w:p w14:paraId="7E5F23BA" w14:textId="77777777" w:rsidR="00E41CA2" w:rsidRDefault="00E41CA2">
      <w:pPr>
        <w:pStyle w:val="CommentText"/>
      </w:pPr>
      <w:r>
        <w:t>2013a</w:t>
      </w:r>
    </w:p>
    <w:p w14:paraId="19EC7B08" w14:textId="77777777" w:rsidR="00E41CA2" w:rsidRDefault="00E41CA2">
      <w:pPr>
        <w:pStyle w:val="CommentText"/>
      </w:pPr>
    </w:p>
    <w:p w14:paraId="364EBC32" w14:textId="77777777" w:rsidR="00E41CA2" w:rsidRDefault="00E41CA2">
      <w:pPr>
        <w:pStyle w:val="CommentText"/>
      </w:pPr>
      <w:r>
        <w:t>Extra stuff:</w:t>
      </w:r>
    </w:p>
    <w:p w14:paraId="7EC5700A" w14:textId="77777777" w:rsidR="00E41CA2" w:rsidRDefault="00E41CA2">
      <w:pPr>
        <w:pStyle w:val="CommentText"/>
      </w:pPr>
      <w:r>
        <w:t xml:space="preserve"> (2013)</w:t>
      </w:r>
    </w:p>
    <w:p w14:paraId="74D4817B" w14:textId="77777777" w:rsidR="00E41CA2" w:rsidRDefault="00E41CA2">
      <w:pPr>
        <w:pStyle w:val="CommentText"/>
      </w:pPr>
    </w:p>
    <w:p w14:paraId="7C1E1F8E" w14:textId="77777777" w:rsidR="00E41CA2" w:rsidRDefault="00E41CA2">
      <w:pPr>
        <w:pStyle w:val="CommentText"/>
      </w:pPr>
      <w:r>
        <w:t>Correct:</w:t>
      </w:r>
    </w:p>
    <w:p w14:paraId="5D5668DA" w14:textId="77777777" w:rsidR="00E41CA2" w:rsidRDefault="00E41CA2">
      <w:pPr>
        <w:pStyle w:val="CommentText"/>
      </w:pPr>
      <w:r>
        <w:t>Collins et al. (2013a)</w:t>
      </w:r>
    </w:p>
    <w:p w14:paraId="45B8D94B" w14:textId="57015A72" w:rsidR="00E41CA2" w:rsidRDefault="00E41CA2">
      <w:pPr>
        <w:pStyle w:val="CommentText"/>
      </w:pPr>
      <w:r>
        <w:t>(Collins et al., 2013a)</w:t>
      </w:r>
    </w:p>
  </w:comment>
  <w:comment w:id="1722" w:author="Robin Matthews" w:date="2021-07-11T15:38:00Z" w:initials="RM">
    <w:p w14:paraId="5DB261E9" w14:textId="77777777" w:rsidR="00E41CA2" w:rsidRDefault="00E41CA2">
      <w:pPr>
        <w:pStyle w:val="CommentText"/>
      </w:pPr>
      <w:r>
        <w:rPr>
          <w:rStyle w:val="CommentReference"/>
        </w:rPr>
        <w:annotationRef/>
      </w:r>
      <w:r>
        <w:t>Extra stuff:</w:t>
      </w:r>
    </w:p>
    <w:p w14:paraId="34A9FECE" w14:textId="77777777" w:rsidR="00E41CA2" w:rsidRDefault="00E41CA2">
      <w:pPr>
        <w:pStyle w:val="CommentText"/>
      </w:pPr>
      <w:r>
        <w:t>, )</w:t>
      </w:r>
    </w:p>
    <w:p w14:paraId="52CD0ABA" w14:textId="77777777" w:rsidR="00E41CA2" w:rsidRDefault="00E41CA2">
      <w:pPr>
        <w:pStyle w:val="CommentText"/>
      </w:pPr>
    </w:p>
    <w:p w14:paraId="5E9712FC" w14:textId="77777777" w:rsidR="00E41CA2" w:rsidRDefault="00E41CA2">
      <w:pPr>
        <w:pStyle w:val="CommentText"/>
      </w:pPr>
      <w:r>
        <w:t>Correct:</w:t>
      </w:r>
    </w:p>
    <w:p w14:paraId="3F70DC10" w14:textId="77777777" w:rsidR="00E41CA2" w:rsidRDefault="00E41CA2">
      <w:pPr>
        <w:pStyle w:val="CommentText"/>
      </w:pPr>
      <w:r>
        <w:t>Zhou et al. (2016)</w:t>
      </w:r>
    </w:p>
    <w:p w14:paraId="7AE84F42" w14:textId="67B71E76" w:rsidR="00E41CA2" w:rsidRDefault="00E41CA2">
      <w:pPr>
        <w:pStyle w:val="CommentText"/>
      </w:pPr>
      <w:r>
        <w:t>(Zhou et al., 2016)</w:t>
      </w:r>
    </w:p>
  </w:comment>
  <w:comment w:id="1724" w:author="Robin Matthews" w:date="2021-07-11T15:38:00Z" w:initials="RM">
    <w:p w14:paraId="698C4DA1" w14:textId="77777777" w:rsidR="00E41CA2" w:rsidRDefault="00E41CA2">
      <w:pPr>
        <w:pStyle w:val="CommentText"/>
      </w:pPr>
      <w:r>
        <w:rPr>
          <w:rStyle w:val="CommentReference"/>
        </w:rPr>
        <w:annotationRef/>
      </w:r>
      <w:r>
        <w:t>Extra stuff:</w:t>
      </w:r>
    </w:p>
    <w:p w14:paraId="5DBF3701" w14:textId="77777777" w:rsidR="00E41CA2" w:rsidRDefault="00E41CA2">
      <w:pPr>
        <w:pStyle w:val="CommentText"/>
      </w:pPr>
      <w:r>
        <w:t>, )</w:t>
      </w:r>
    </w:p>
    <w:p w14:paraId="2BF83229" w14:textId="77777777" w:rsidR="00E41CA2" w:rsidRDefault="00E41CA2">
      <w:pPr>
        <w:pStyle w:val="CommentText"/>
      </w:pPr>
    </w:p>
    <w:p w14:paraId="507BC946" w14:textId="77777777" w:rsidR="00E41CA2" w:rsidRDefault="00E41CA2">
      <w:pPr>
        <w:pStyle w:val="CommentText"/>
      </w:pPr>
      <w:r>
        <w:t>Correct:</w:t>
      </w:r>
    </w:p>
    <w:p w14:paraId="76E33FC9" w14:textId="77777777" w:rsidR="00E41CA2" w:rsidRDefault="00E41CA2">
      <w:pPr>
        <w:pStyle w:val="CommentText"/>
      </w:pPr>
      <w:r>
        <w:t>Salzmann et al. (2014)</w:t>
      </w:r>
    </w:p>
    <w:p w14:paraId="5C87F73F" w14:textId="0712F257" w:rsidR="00E41CA2" w:rsidRDefault="00E41CA2">
      <w:pPr>
        <w:pStyle w:val="CommentText"/>
      </w:pPr>
      <w:r>
        <w:t>(Salzmann et al., 2014)</w:t>
      </w:r>
    </w:p>
  </w:comment>
  <w:comment w:id="1730" w:author="Robin Matthews" w:date="2021-07-11T15:38:00Z" w:initials="RM">
    <w:p w14:paraId="7B082E34" w14:textId="77777777" w:rsidR="00E41CA2" w:rsidRDefault="00E41CA2">
      <w:pPr>
        <w:pStyle w:val="CommentText"/>
      </w:pPr>
      <w:r>
        <w:rPr>
          <w:rStyle w:val="CommentReference"/>
        </w:rPr>
        <w:annotationRef/>
      </w:r>
      <w:r>
        <w:t>Extra stuff:</w:t>
      </w:r>
    </w:p>
    <w:p w14:paraId="7ABE0315" w14:textId="77777777" w:rsidR="00E41CA2" w:rsidRDefault="00E41CA2">
      <w:pPr>
        <w:pStyle w:val="CommentText"/>
      </w:pPr>
      <w:r>
        <w:t>, )</w:t>
      </w:r>
    </w:p>
    <w:p w14:paraId="3B4599D0" w14:textId="77777777" w:rsidR="00E41CA2" w:rsidRDefault="00E41CA2">
      <w:pPr>
        <w:pStyle w:val="CommentText"/>
      </w:pPr>
    </w:p>
    <w:p w14:paraId="12F6EFAD" w14:textId="77777777" w:rsidR="00E41CA2" w:rsidRDefault="00E41CA2">
      <w:pPr>
        <w:pStyle w:val="CommentText"/>
      </w:pPr>
      <w:r>
        <w:t>Correct:</w:t>
      </w:r>
    </w:p>
    <w:p w14:paraId="35A95AAC" w14:textId="77777777" w:rsidR="00E41CA2" w:rsidRDefault="00E41CA2">
      <w:pPr>
        <w:pStyle w:val="CommentText"/>
      </w:pPr>
      <w:r>
        <w:t>Takahashi et al. (2018)</w:t>
      </w:r>
    </w:p>
    <w:p w14:paraId="0DC92E8D" w14:textId="3D084B21" w:rsidR="00E41CA2" w:rsidRDefault="00E41CA2">
      <w:pPr>
        <w:pStyle w:val="CommentText"/>
      </w:pPr>
      <w:r>
        <w:t>(Takahashi et al., 2018)</w:t>
      </w:r>
    </w:p>
  </w:comment>
  <w:comment w:id="1736" w:author="Robin Matthews" w:date="2021-07-11T15:38:00Z" w:initials="RM">
    <w:p w14:paraId="1D0A7F8D" w14:textId="77777777" w:rsidR="00E41CA2" w:rsidRDefault="00E41CA2">
      <w:pPr>
        <w:pStyle w:val="CommentText"/>
      </w:pPr>
      <w:r>
        <w:rPr>
          <w:rStyle w:val="CommentReference"/>
        </w:rPr>
        <w:annotationRef/>
      </w:r>
      <w:r>
        <w:t>Extra stuff:</w:t>
      </w:r>
    </w:p>
    <w:p w14:paraId="4CC47EDA" w14:textId="77777777" w:rsidR="00E41CA2" w:rsidRDefault="00E41CA2">
      <w:pPr>
        <w:pStyle w:val="CommentText"/>
      </w:pPr>
      <w:r>
        <w:t>, )</w:t>
      </w:r>
    </w:p>
    <w:p w14:paraId="13ED7D9A" w14:textId="77777777" w:rsidR="00E41CA2" w:rsidRDefault="00E41CA2">
      <w:pPr>
        <w:pStyle w:val="CommentText"/>
      </w:pPr>
    </w:p>
    <w:p w14:paraId="06381BF6" w14:textId="77777777" w:rsidR="00E41CA2" w:rsidRDefault="00E41CA2">
      <w:pPr>
        <w:pStyle w:val="CommentText"/>
      </w:pPr>
      <w:r>
        <w:t>Correct:</w:t>
      </w:r>
    </w:p>
    <w:p w14:paraId="48294E8F" w14:textId="77777777" w:rsidR="00E41CA2" w:rsidRDefault="00E41CA2">
      <w:pPr>
        <w:pStyle w:val="CommentText"/>
      </w:pPr>
      <w:r>
        <w:t>Takahashi et al. (2018)</w:t>
      </w:r>
    </w:p>
    <w:p w14:paraId="3679C956" w14:textId="73B794A5" w:rsidR="00E41CA2" w:rsidRDefault="00E41CA2">
      <w:pPr>
        <w:pStyle w:val="CommentText"/>
      </w:pPr>
      <w:r>
        <w:t>(Takahashi et al., 2018)</w:t>
      </w:r>
    </w:p>
  </w:comment>
  <w:comment w:id="1741" w:author="Robin Matthews" w:date="2021-07-11T15:38:00Z" w:initials="RM">
    <w:p w14:paraId="35D2D8A2" w14:textId="77777777" w:rsidR="00E41CA2" w:rsidRDefault="00E41CA2">
      <w:pPr>
        <w:pStyle w:val="CommentText"/>
      </w:pPr>
      <w:r>
        <w:rPr>
          <w:rStyle w:val="CommentReference"/>
        </w:rPr>
        <w:annotationRef/>
      </w:r>
      <w:r>
        <w:t>Extra stuff:</w:t>
      </w:r>
    </w:p>
    <w:p w14:paraId="0E33D24E" w14:textId="77777777" w:rsidR="00E41CA2" w:rsidRDefault="00E41CA2">
      <w:pPr>
        <w:pStyle w:val="CommentText"/>
      </w:pPr>
      <w:r>
        <w:t>, )</w:t>
      </w:r>
    </w:p>
    <w:p w14:paraId="2800DB69" w14:textId="77777777" w:rsidR="00E41CA2" w:rsidRDefault="00E41CA2">
      <w:pPr>
        <w:pStyle w:val="CommentText"/>
      </w:pPr>
    </w:p>
    <w:p w14:paraId="1DF7584C" w14:textId="77777777" w:rsidR="00E41CA2" w:rsidRDefault="00E41CA2">
      <w:pPr>
        <w:pStyle w:val="CommentText"/>
      </w:pPr>
      <w:r>
        <w:t>Correct:</w:t>
      </w:r>
    </w:p>
    <w:p w14:paraId="51EACAB7" w14:textId="77777777" w:rsidR="00E41CA2" w:rsidRDefault="00E41CA2">
      <w:pPr>
        <w:pStyle w:val="CommentText"/>
      </w:pPr>
      <w:r>
        <w:t>Guemas et al. (2013)</w:t>
      </w:r>
    </w:p>
    <w:p w14:paraId="7CAED3E1" w14:textId="376FAA1E" w:rsidR="00E41CA2" w:rsidRDefault="00E41CA2">
      <w:pPr>
        <w:pStyle w:val="CommentText"/>
      </w:pPr>
      <w:r>
        <w:t>(Guemas et al., 2013)</w:t>
      </w:r>
    </w:p>
  </w:comment>
  <w:comment w:id="1742" w:author="Robin Matthews" w:date="2021-07-11T15:38:00Z" w:initials="RM">
    <w:p w14:paraId="5B5A4F6C" w14:textId="77777777" w:rsidR="00E41CA2" w:rsidRDefault="00E41CA2">
      <w:pPr>
        <w:pStyle w:val="CommentText"/>
      </w:pPr>
      <w:r>
        <w:rPr>
          <w:rStyle w:val="CommentReference"/>
        </w:rPr>
        <w:annotationRef/>
      </w:r>
      <w:r>
        <w:t>Extra stuff:</w:t>
      </w:r>
    </w:p>
    <w:p w14:paraId="1BBCB01C" w14:textId="77777777" w:rsidR="00E41CA2" w:rsidRDefault="00E41CA2">
      <w:pPr>
        <w:pStyle w:val="CommentText"/>
      </w:pPr>
      <w:r>
        <w:t>(; ; Section 10.3.3.6)</w:t>
      </w:r>
    </w:p>
    <w:p w14:paraId="5AE96A1C" w14:textId="77777777" w:rsidR="00E41CA2" w:rsidRDefault="00E41CA2">
      <w:pPr>
        <w:pStyle w:val="CommentText"/>
      </w:pPr>
    </w:p>
    <w:p w14:paraId="42CC17EB" w14:textId="77777777" w:rsidR="00E41CA2" w:rsidRDefault="00E41CA2">
      <w:pPr>
        <w:pStyle w:val="CommentText"/>
      </w:pPr>
      <w:r>
        <w:t>Correct:</w:t>
      </w:r>
    </w:p>
    <w:p w14:paraId="75A657C6" w14:textId="2ABE5DD3" w:rsidR="00E41CA2" w:rsidRDefault="00E41CA2">
      <w:pPr>
        <w:pStyle w:val="CommentText"/>
      </w:pPr>
      <w:r>
        <w:t>(Nazemi and Wheater, 2015; Pokhrel et al., 2016)</w:t>
      </w:r>
    </w:p>
  </w:comment>
  <w:comment w:id="1748" w:author="Robin Matthews" w:date="2021-07-11T15:38:00Z" w:initials="RM">
    <w:p w14:paraId="75CD111A" w14:textId="77777777" w:rsidR="00E41CA2" w:rsidRDefault="00E41CA2">
      <w:pPr>
        <w:pStyle w:val="CommentText"/>
      </w:pPr>
      <w:r>
        <w:rPr>
          <w:rStyle w:val="CommentReference"/>
        </w:rPr>
        <w:annotationRef/>
      </w:r>
      <w:r>
        <w:t>Not found:</w:t>
      </w:r>
    </w:p>
    <w:p w14:paraId="0596D377" w14:textId="77777777" w:rsidR="00E41CA2" w:rsidRDefault="00E41CA2">
      <w:pPr>
        <w:pStyle w:val="CommentText"/>
      </w:pPr>
      <w:r>
        <w:t>Paul et al.</w:t>
      </w:r>
    </w:p>
    <w:p w14:paraId="28851A36" w14:textId="77777777" w:rsidR="00E41CA2" w:rsidRDefault="00E41CA2">
      <w:pPr>
        <w:pStyle w:val="CommentText"/>
      </w:pPr>
    </w:p>
    <w:p w14:paraId="05565228" w14:textId="77777777" w:rsidR="00E41CA2" w:rsidRDefault="00E41CA2">
      <w:pPr>
        <w:pStyle w:val="CommentText"/>
      </w:pPr>
      <w:r>
        <w:t>Extra stuff:</w:t>
      </w:r>
    </w:p>
    <w:p w14:paraId="52C4B12E" w14:textId="77777777" w:rsidR="00E41CA2" w:rsidRDefault="00E41CA2">
      <w:pPr>
        <w:pStyle w:val="CommentText"/>
      </w:pPr>
      <w:r>
        <w:t>Paul et al, )</w:t>
      </w:r>
    </w:p>
    <w:p w14:paraId="21DA4F2E" w14:textId="77777777" w:rsidR="00E41CA2" w:rsidRDefault="00E41CA2">
      <w:pPr>
        <w:pStyle w:val="CommentText"/>
      </w:pPr>
    </w:p>
    <w:p w14:paraId="0FB3319E" w14:textId="77777777" w:rsidR="00E41CA2" w:rsidRDefault="00E41CA2">
      <w:pPr>
        <w:pStyle w:val="CommentText"/>
      </w:pPr>
      <w:r>
        <w:t>Correct:</w:t>
      </w:r>
    </w:p>
    <w:p w14:paraId="09D1AF94" w14:textId="77777777" w:rsidR="00E41CA2" w:rsidRDefault="00E41CA2">
      <w:pPr>
        <w:pStyle w:val="CommentText"/>
      </w:pPr>
      <w:r>
        <w:t>Paul et al. (2016)</w:t>
      </w:r>
    </w:p>
    <w:p w14:paraId="34687DD1" w14:textId="4C497C42" w:rsidR="00E41CA2" w:rsidRDefault="00E41CA2">
      <w:pPr>
        <w:pStyle w:val="CommentText"/>
      </w:pPr>
      <w:r>
        <w:t>(Paul et al., 2016)</w:t>
      </w:r>
    </w:p>
  </w:comment>
  <w:comment w:id="1754" w:author="Robin Matthews" w:date="2021-07-11T15:38:00Z" w:initials="RM">
    <w:p w14:paraId="1EE52F64" w14:textId="77777777" w:rsidR="00E41CA2" w:rsidRDefault="00E41CA2">
      <w:pPr>
        <w:pStyle w:val="CommentText"/>
      </w:pPr>
      <w:r>
        <w:rPr>
          <w:rStyle w:val="CommentReference"/>
        </w:rPr>
        <w:annotationRef/>
      </w:r>
      <w:r>
        <w:t>Extra stuff:</w:t>
      </w:r>
    </w:p>
    <w:p w14:paraId="18D313C0" w14:textId="77777777" w:rsidR="00E41CA2" w:rsidRDefault="00E41CA2">
      <w:pPr>
        <w:pStyle w:val="CommentText"/>
      </w:pPr>
      <w:r>
        <w:t>, )</w:t>
      </w:r>
    </w:p>
    <w:p w14:paraId="21561D50" w14:textId="77777777" w:rsidR="00E41CA2" w:rsidRDefault="00E41CA2">
      <w:pPr>
        <w:pStyle w:val="CommentText"/>
      </w:pPr>
    </w:p>
    <w:p w14:paraId="02FC9541" w14:textId="77777777" w:rsidR="00E41CA2" w:rsidRDefault="00E41CA2">
      <w:pPr>
        <w:pStyle w:val="CommentText"/>
      </w:pPr>
      <w:r>
        <w:t>Correct:</w:t>
      </w:r>
    </w:p>
    <w:p w14:paraId="430D5C84" w14:textId="77777777" w:rsidR="00E41CA2" w:rsidRDefault="00E41CA2">
      <w:pPr>
        <w:pStyle w:val="CommentText"/>
      </w:pPr>
      <w:r>
        <w:t>Ramarao et al. (2015)</w:t>
      </w:r>
    </w:p>
    <w:p w14:paraId="03313915" w14:textId="72A2FF2E" w:rsidR="00E41CA2" w:rsidRDefault="00E41CA2">
      <w:pPr>
        <w:pStyle w:val="CommentText"/>
      </w:pPr>
      <w:r>
        <w:t>(Ramarao et al., 2015)</w:t>
      </w:r>
    </w:p>
  </w:comment>
  <w:comment w:id="1765" w:author="Robin Matthews" w:date="2021-07-11T15:38:00Z" w:initials="RM">
    <w:p w14:paraId="05B7B2FB" w14:textId="77777777" w:rsidR="00E41CA2" w:rsidRDefault="00E41CA2">
      <w:pPr>
        <w:pStyle w:val="CommentText"/>
      </w:pPr>
      <w:r>
        <w:rPr>
          <w:rStyle w:val="CommentReference"/>
        </w:rPr>
        <w:annotationRef/>
      </w:r>
      <w:r>
        <w:t>Extra stuff:</w:t>
      </w:r>
    </w:p>
    <w:p w14:paraId="5E64F1E4" w14:textId="77777777" w:rsidR="00E41CA2" w:rsidRDefault="00E41CA2">
      <w:pPr>
        <w:pStyle w:val="CommentText"/>
      </w:pPr>
      <w:r>
        <w:t>, )</w:t>
      </w:r>
    </w:p>
    <w:p w14:paraId="6C0070C0" w14:textId="77777777" w:rsidR="00E41CA2" w:rsidRDefault="00E41CA2">
      <w:pPr>
        <w:pStyle w:val="CommentText"/>
      </w:pPr>
    </w:p>
    <w:p w14:paraId="5A2E3433" w14:textId="77777777" w:rsidR="00E41CA2" w:rsidRDefault="00E41CA2">
      <w:pPr>
        <w:pStyle w:val="CommentText"/>
      </w:pPr>
      <w:r>
        <w:t>Correct:</w:t>
      </w:r>
    </w:p>
    <w:p w14:paraId="33B1D8E6" w14:textId="77777777" w:rsidR="00E41CA2" w:rsidRDefault="00E41CA2">
      <w:pPr>
        <w:pStyle w:val="CommentText"/>
      </w:pPr>
      <w:r>
        <w:t>Christensen et al. (2013)</w:t>
      </w:r>
    </w:p>
    <w:p w14:paraId="0CBC6184" w14:textId="48DAB922" w:rsidR="00E41CA2" w:rsidRDefault="00E41CA2">
      <w:pPr>
        <w:pStyle w:val="CommentText"/>
      </w:pPr>
      <w:r>
        <w:t>(Christensen et al., 2013)</w:t>
      </w:r>
    </w:p>
  </w:comment>
  <w:comment w:id="1771" w:author="Robin Matthews" w:date="2021-07-11T15:38:00Z" w:initials="RM">
    <w:p w14:paraId="780D416C" w14:textId="77777777" w:rsidR="00E41CA2" w:rsidRDefault="00E41CA2">
      <w:pPr>
        <w:pStyle w:val="CommentText"/>
      </w:pPr>
      <w:r>
        <w:rPr>
          <w:rStyle w:val="CommentReference"/>
        </w:rPr>
        <w:annotationRef/>
      </w:r>
      <w:r>
        <w:t>Extra stuff:</w:t>
      </w:r>
    </w:p>
    <w:p w14:paraId="509E7E78" w14:textId="77777777" w:rsidR="00E41CA2" w:rsidRDefault="00E41CA2">
      <w:pPr>
        <w:pStyle w:val="CommentText"/>
      </w:pPr>
      <w:r>
        <w:t>, )</w:t>
      </w:r>
    </w:p>
    <w:p w14:paraId="5D87BEEA" w14:textId="77777777" w:rsidR="00E41CA2" w:rsidRDefault="00E41CA2">
      <w:pPr>
        <w:pStyle w:val="CommentText"/>
      </w:pPr>
    </w:p>
    <w:p w14:paraId="01484537" w14:textId="77777777" w:rsidR="00E41CA2" w:rsidRDefault="00E41CA2">
      <w:pPr>
        <w:pStyle w:val="CommentText"/>
      </w:pPr>
      <w:r>
        <w:t>Correct:</w:t>
      </w:r>
    </w:p>
    <w:p w14:paraId="64B099DE" w14:textId="77777777" w:rsidR="00E41CA2" w:rsidRDefault="00E41CA2">
      <w:pPr>
        <w:pStyle w:val="CommentText"/>
      </w:pPr>
      <w:r>
        <w:t>Hoegh-Guldberg et al. (2018)</w:t>
      </w:r>
    </w:p>
    <w:p w14:paraId="3D189008" w14:textId="660BB403" w:rsidR="00E41CA2" w:rsidRDefault="00E41CA2">
      <w:pPr>
        <w:pStyle w:val="CommentText"/>
      </w:pPr>
      <w:r>
        <w:t>(Hoegh-Guldberg et al., 2018)</w:t>
      </w:r>
    </w:p>
  </w:comment>
  <w:comment w:id="1776" w:author="Robin Matthews" w:date="2021-07-11T15:38:00Z" w:initials="RM">
    <w:p w14:paraId="4E9CD204" w14:textId="77777777" w:rsidR="00E41CA2" w:rsidRDefault="00E41CA2">
      <w:pPr>
        <w:pStyle w:val="CommentText"/>
      </w:pPr>
      <w:r>
        <w:rPr>
          <w:rStyle w:val="CommentReference"/>
        </w:rPr>
        <w:annotationRef/>
      </w:r>
      <w:r>
        <w:t>Not found:</w:t>
      </w:r>
    </w:p>
    <w:p w14:paraId="1D150DF6" w14:textId="77777777" w:rsidR="00E41CA2" w:rsidRDefault="00E41CA2">
      <w:pPr>
        <w:pStyle w:val="CommentText"/>
      </w:pPr>
      <w:r>
        <w:t>Z. Chen et al., 2020</w:t>
      </w:r>
    </w:p>
    <w:p w14:paraId="6ED0858C" w14:textId="77777777" w:rsidR="00E41CA2" w:rsidRDefault="00E41CA2">
      <w:pPr>
        <w:pStyle w:val="CommentText"/>
      </w:pPr>
    </w:p>
    <w:p w14:paraId="2D73B783" w14:textId="77777777" w:rsidR="00E41CA2" w:rsidRDefault="00E41CA2">
      <w:pPr>
        <w:pStyle w:val="CommentText"/>
      </w:pPr>
      <w:r>
        <w:t>Extra stuff:</w:t>
      </w:r>
    </w:p>
    <w:p w14:paraId="6F52896F" w14:textId="77777777" w:rsidR="00E41CA2" w:rsidRDefault="00E41CA2">
      <w:pPr>
        <w:pStyle w:val="CommentText"/>
      </w:pPr>
      <w:r>
        <w:t>(; ; Chen et al., 2020b; )</w:t>
      </w:r>
    </w:p>
    <w:p w14:paraId="64124F58" w14:textId="77777777" w:rsidR="00E41CA2" w:rsidRDefault="00E41CA2">
      <w:pPr>
        <w:pStyle w:val="CommentText"/>
      </w:pPr>
    </w:p>
    <w:p w14:paraId="5B2B2608" w14:textId="77777777" w:rsidR="00E41CA2" w:rsidRDefault="00E41CA2">
      <w:pPr>
        <w:pStyle w:val="CommentText"/>
      </w:pPr>
      <w:r>
        <w:t>Correct:</w:t>
      </w:r>
    </w:p>
    <w:p w14:paraId="04EEA53F" w14:textId="215EDC05" w:rsidR="00E41CA2" w:rsidRDefault="00E41CA2">
      <w:pPr>
        <w:pStyle w:val="CommentText"/>
      </w:pPr>
      <w:r>
        <w:t>(Turner and Annamalai, 2012; Kitoh, 2017; Z. Chen et al., 2020; Wang et al., 2020)</w:t>
      </w:r>
    </w:p>
  </w:comment>
  <w:comment w:id="1782" w:author="Robin Matthews" w:date="2021-07-11T15:38:00Z" w:initials="RM">
    <w:p w14:paraId="152730B5" w14:textId="77777777" w:rsidR="00E41CA2" w:rsidRDefault="00E41CA2">
      <w:pPr>
        <w:pStyle w:val="CommentText"/>
      </w:pPr>
      <w:r>
        <w:rPr>
          <w:rStyle w:val="CommentReference"/>
        </w:rPr>
        <w:annotationRef/>
      </w:r>
      <w:r>
        <w:t>Extra stuff:</w:t>
      </w:r>
    </w:p>
    <w:p w14:paraId="3AD4EE76" w14:textId="77777777" w:rsidR="00E41CA2" w:rsidRDefault="00E41CA2">
      <w:pPr>
        <w:pStyle w:val="CommentText"/>
      </w:pPr>
      <w:r>
        <w:t>, )</w:t>
      </w:r>
    </w:p>
    <w:p w14:paraId="73D2DD3E" w14:textId="77777777" w:rsidR="00E41CA2" w:rsidRDefault="00E41CA2">
      <w:pPr>
        <w:pStyle w:val="CommentText"/>
      </w:pPr>
    </w:p>
    <w:p w14:paraId="40F08403" w14:textId="77777777" w:rsidR="00E41CA2" w:rsidRDefault="00E41CA2">
      <w:pPr>
        <w:pStyle w:val="CommentText"/>
      </w:pPr>
      <w:r>
        <w:t>Correct:</w:t>
      </w:r>
    </w:p>
    <w:p w14:paraId="713FCBA6" w14:textId="77777777" w:rsidR="00E41CA2" w:rsidRDefault="00E41CA2">
      <w:pPr>
        <w:pStyle w:val="CommentText"/>
      </w:pPr>
      <w:r>
        <w:t>Krishnan et al. (2016)</w:t>
      </w:r>
    </w:p>
    <w:p w14:paraId="420B11EB" w14:textId="37749ADD" w:rsidR="00E41CA2" w:rsidRDefault="00E41CA2">
      <w:pPr>
        <w:pStyle w:val="CommentText"/>
      </w:pPr>
      <w:r>
        <w:t>(Krishnan et al., 2016)</w:t>
      </w:r>
    </w:p>
  </w:comment>
  <w:comment w:id="1788" w:author="Robin Matthews" w:date="2021-07-11T15:38:00Z" w:initials="RM">
    <w:p w14:paraId="6DA6E22F" w14:textId="77777777" w:rsidR="00E41CA2" w:rsidRDefault="00E41CA2">
      <w:pPr>
        <w:pStyle w:val="CommentText"/>
      </w:pPr>
      <w:r>
        <w:rPr>
          <w:rStyle w:val="CommentReference"/>
        </w:rPr>
        <w:annotationRef/>
      </w:r>
      <w:r>
        <w:t>Extra stuff:</w:t>
      </w:r>
    </w:p>
    <w:p w14:paraId="5181D8FA" w14:textId="77777777" w:rsidR="00E41CA2" w:rsidRDefault="00E41CA2">
      <w:pPr>
        <w:pStyle w:val="CommentText"/>
      </w:pPr>
      <w:r>
        <w:t>, )</w:t>
      </w:r>
    </w:p>
    <w:p w14:paraId="7816A8CC" w14:textId="77777777" w:rsidR="00E41CA2" w:rsidRDefault="00E41CA2">
      <w:pPr>
        <w:pStyle w:val="CommentText"/>
      </w:pPr>
    </w:p>
    <w:p w14:paraId="4A3A658A" w14:textId="77777777" w:rsidR="00E41CA2" w:rsidRDefault="00E41CA2">
      <w:pPr>
        <w:pStyle w:val="CommentText"/>
      </w:pPr>
      <w:r>
        <w:t>Correct:</w:t>
      </w:r>
    </w:p>
    <w:p w14:paraId="2DFA2F78" w14:textId="77777777" w:rsidR="00E41CA2" w:rsidRDefault="00E41CA2">
      <w:pPr>
        <w:pStyle w:val="CommentText"/>
      </w:pPr>
      <w:r>
        <w:t>Singh and AchutaRao (2018)</w:t>
      </w:r>
    </w:p>
    <w:p w14:paraId="7FD1699A" w14:textId="71FBDD6A" w:rsidR="00E41CA2" w:rsidRDefault="00E41CA2">
      <w:pPr>
        <w:pStyle w:val="CommentText"/>
      </w:pPr>
      <w:r>
        <w:t>(Singh and AchutaRao, 2018)</w:t>
      </w:r>
    </w:p>
  </w:comment>
  <w:comment w:id="1794" w:author="Robin Matthews" w:date="2021-07-11T15:38:00Z" w:initials="RM">
    <w:p w14:paraId="4F370927" w14:textId="77777777" w:rsidR="00E41CA2" w:rsidRDefault="00E41CA2">
      <w:pPr>
        <w:pStyle w:val="CommentText"/>
      </w:pPr>
      <w:r>
        <w:rPr>
          <w:rStyle w:val="CommentReference"/>
        </w:rPr>
        <w:annotationRef/>
      </w:r>
      <w:r>
        <w:t>Extra stuff:</w:t>
      </w:r>
    </w:p>
    <w:p w14:paraId="411F04E9" w14:textId="77777777" w:rsidR="00E41CA2" w:rsidRDefault="00E41CA2">
      <w:pPr>
        <w:pStyle w:val="CommentText"/>
      </w:pPr>
      <w:r>
        <w:t>, )</w:t>
      </w:r>
    </w:p>
    <w:p w14:paraId="1347BC99" w14:textId="77777777" w:rsidR="00E41CA2" w:rsidRDefault="00E41CA2">
      <w:pPr>
        <w:pStyle w:val="CommentText"/>
      </w:pPr>
    </w:p>
    <w:p w14:paraId="1CE2D72F" w14:textId="77777777" w:rsidR="00E41CA2" w:rsidRDefault="00E41CA2">
      <w:pPr>
        <w:pStyle w:val="CommentText"/>
      </w:pPr>
      <w:r>
        <w:t>Correct:</w:t>
      </w:r>
    </w:p>
    <w:p w14:paraId="7428F069" w14:textId="77777777" w:rsidR="00E41CA2" w:rsidRDefault="00E41CA2">
      <w:pPr>
        <w:pStyle w:val="CommentText"/>
      </w:pPr>
      <w:r>
        <w:t>Sooraj et al. (2015)</w:t>
      </w:r>
    </w:p>
    <w:p w14:paraId="4D562A8A" w14:textId="619BE8AC" w:rsidR="00E41CA2" w:rsidRDefault="00E41CA2">
      <w:pPr>
        <w:pStyle w:val="CommentText"/>
      </w:pPr>
      <w:r>
        <w:t>(Sooraj et al., 2015)</w:t>
      </w:r>
    </w:p>
  </w:comment>
  <w:comment w:id="1799" w:author="Robin Matthews" w:date="2021-07-11T15:38:00Z" w:initials="RM">
    <w:p w14:paraId="706E5B94" w14:textId="77777777" w:rsidR="00E41CA2" w:rsidRDefault="00E41CA2">
      <w:pPr>
        <w:pStyle w:val="CommentText"/>
      </w:pPr>
      <w:r>
        <w:rPr>
          <w:rStyle w:val="CommentReference"/>
        </w:rPr>
        <w:annotationRef/>
      </w:r>
      <w:r>
        <w:t>Not found:</w:t>
      </w:r>
    </w:p>
    <w:p w14:paraId="5544FEC9" w14:textId="77777777" w:rsidR="00E41CA2" w:rsidRDefault="00E41CA2">
      <w:pPr>
        <w:pStyle w:val="CommentText"/>
      </w:pPr>
      <w:r>
        <w:t>Almazroui et al., 2020b</w:t>
      </w:r>
    </w:p>
    <w:p w14:paraId="43088487" w14:textId="77777777" w:rsidR="00E41CA2" w:rsidRDefault="00E41CA2">
      <w:pPr>
        <w:pStyle w:val="CommentText"/>
      </w:pPr>
    </w:p>
    <w:p w14:paraId="478DA96B" w14:textId="77777777" w:rsidR="00E41CA2" w:rsidRDefault="00E41CA2">
      <w:pPr>
        <w:pStyle w:val="CommentText"/>
      </w:pPr>
      <w:r>
        <w:t>Extra stuff:</w:t>
      </w:r>
    </w:p>
    <w:p w14:paraId="198FBE86" w14:textId="77777777" w:rsidR="00E41CA2" w:rsidRDefault="00E41CA2">
      <w:pPr>
        <w:pStyle w:val="CommentText"/>
      </w:pPr>
      <w:r>
        <w:t>(Almazroui et al., 2020c; )</w:t>
      </w:r>
    </w:p>
    <w:p w14:paraId="495A28D9" w14:textId="77777777" w:rsidR="00E41CA2" w:rsidRDefault="00E41CA2">
      <w:pPr>
        <w:pStyle w:val="CommentText"/>
      </w:pPr>
    </w:p>
    <w:p w14:paraId="339FA069" w14:textId="77777777" w:rsidR="00E41CA2" w:rsidRDefault="00E41CA2">
      <w:pPr>
        <w:pStyle w:val="CommentText"/>
      </w:pPr>
      <w:r>
        <w:t>Correct:</w:t>
      </w:r>
    </w:p>
    <w:p w14:paraId="216CCB48" w14:textId="0DD9AE1F" w:rsidR="00E41CA2" w:rsidRDefault="00E41CA2">
      <w:pPr>
        <w:pStyle w:val="CommentText"/>
      </w:pPr>
      <w:r>
        <w:t>(Almazroui et al., 2020b; Wang et al., 2020)</w:t>
      </w:r>
    </w:p>
  </w:comment>
  <w:comment w:id="1802" w:author="Robin Matthews" w:date="2021-07-11T15:38:00Z" w:initials="RM">
    <w:p w14:paraId="7C35D7F3" w14:textId="77777777" w:rsidR="00E41CA2" w:rsidRDefault="00E41CA2">
      <w:pPr>
        <w:pStyle w:val="CommentText"/>
      </w:pPr>
      <w:r>
        <w:rPr>
          <w:rStyle w:val="CommentReference"/>
        </w:rPr>
        <w:annotationRef/>
      </w:r>
      <w:r>
        <w:t>Not found:</w:t>
      </w:r>
    </w:p>
    <w:p w14:paraId="00203966" w14:textId="77777777" w:rsidR="00E41CA2" w:rsidRDefault="00E41CA2">
      <w:pPr>
        <w:pStyle w:val="CommentText"/>
      </w:pPr>
      <w:r>
        <w:t>J. Zhang et al., 2020</w:t>
      </w:r>
    </w:p>
    <w:p w14:paraId="0588A66C" w14:textId="77777777" w:rsidR="00E41CA2" w:rsidRDefault="00E41CA2">
      <w:pPr>
        <w:pStyle w:val="CommentText"/>
      </w:pPr>
    </w:p>
    <w:p w14:paraId="50E8605C" w14:textId="77777777" w:rsidR="00E41CA2" w:rsidRDefault="00E41CA2">
      <w:pPr>
        <w:pStyle w:val="CommentText"/>
      </w:pPr>
      <w:r>
        <w:t>Extra stuff:</w:t>
      </w:r>
    </w:p>
    <w:p w14:paraId="1F93D8A2" w14:textId="77777777" w:rsidR="00E41CA2" w:rsidRDefault="00E41CA2">
      <w:pPr>
        <w:pStyle w:val="CommentText"/>
      </w:pPr>
      <w:r>
        <w:t>(; Zhang et al., 2020a)</w:t>
      </w:r>
    </w:p>
    <w:p w14:paraId="0EA3CD05" w14:textId="77777777" w:rsidR="00E41CA2" w:rsidRDefault="00E41CA2">
      <w:pPr>
        <w:pStyle w:val="CommentText"/>
      </w:pPr>
    </w:p>
    <w:p w14:paraId="4C3B9F5A" w14:textId="77777777" w:rsidR="00E41CA2" w:rsidRDefault="00E41CA2">
      <w:pPr>
        <w:pStyle w:val="CommentText"/>
      </w:pPr>
      <w:r>
        <w:t>Correct:</w:t>
      </w:r>
    </w:p>
    <w:p w14:paraId="10966C63" w14:textId="265D180A" w:rsidR="00E41CA2" w:rsidRDefault="00E41CA2">
      <w:pPr>
        <w:pStyle w:val="CommentText"/>
      </w:pPr>
      <w:r>
        <w:t>(Yaduvanshi et al., 2019; J. Zhang et al., 2020)</w:t>
      </w:r>
    </w:p>
  </w:comment>
  <w:comment w:id="1807" w:author="Robin Matthews" w:date="2021-07-11T15:38:00Z" w:initials="RM">
    <w:p w14:paraId="04CF4B48" w14:textId="77777777" w:rsidR="00E41CA2" w:rsidRDefault="00E41CA2">
      <w:pPr>
        <w:pStyle w:val="CommentText"/>
      </w:pPr>
      <w:r>
        <w:rPr>
          <w:rStyle w:val="CommentReference"/>
        </w:rPr>
        <w:annotationRef/>
      </w:r>
      <w:r>
        <w:t>Not found:</w:t>
      </w:r>
    </w:p>
    <w:p w14:paraId="3814053A" w14:textId="77777777" w:rsidR="00E41CA2" w:rsidRDefault="00E41CA2">
      <w:pPr>
        <w:pStyle w:val="CommentText"/>
      </w:pPr>
      <w:r>
        <w:t>Z. Chen et al., 2020</w:t>
      </w:r>
    </w:p>
    <w:p w14:paraId="2EDC4BD6" w14:textId="77777777" w:rsidR="00E41CA2" w:rsidRDefault="00E41CA2">
      <w:pPr>
        <w:pStyle w:val="CommentText"/>
      </w:pPr>
    </w:p>
    <w:p w14:paraId="05598E16" w14:textId="77777777" w:rsidR="00E41CA2" w:rsidRDefault="00E41CA2">
      <w:pPr>
        <w:pStyle w:val="CommentText"/>
      </w:pPr>
      <w:r>
        <w:t>Extra stuff:</w:t>
      </w:r>
    </w:p>
    <w:p w14:paraId="11B2BC7F" w14:textId="77777777" w:rsidR="00E41CA2" w:rsidRDefault="00E41CA2">
      <w:pPr>
        <w:pStyle w:val="CommentText"/>
      </w:pPr>
      <w:r>
        <w:t>(; Chen et al., 2020b)</w:t>
      </w:r>
    </w:p>
    <w:p w14:paraId="486F70A4" w14:textId="77777777" w:rsidR="00E41CA2" w:rsidRDefault="00E41CA2">
      <w:pPr>
        <w:pStyle w:val="CommentText"/>
      </w:pPr>
    </w:p>
    <w:p w14:paraId="3985B564" w14:textId="77777777" w:rsidR="00E41CA2" w:rsidRDefault="00E41CA2">
      <w:pPr>
        <w:pStyle w:val="CommentText"/>
      </w:pPr>
      <w:r>
        <w:t>Correct:</w:t>
      </w:r>
    </w:p>
    <w:p w14:paraId="18AF3DD2" w14:textId="598C8FF9" w:rsidR="00E41CA2" w:rsidRDefault="00E41CA2">
      <w:pPr>
        <w:pStyle w:val="CommentText"/>
      </w:pPr>
      <w:r>
        <w:t>(Sooraj et al., 2015; Z. Chen et al., 2020)</w:t>
      </w:r>
    </w:p>
  </w:comment>
  <w:comment w:id="1813" w:author="Robin Matthews" w:date="2021-07-11T15:38:00Z" w:initials="RM">
    <w:p w14:paraId="479C2917" w14:textId="77777777" w:rsidR="00E41CA2" w:rsidRDefault="00E41CA2">
      <w:pPr>
        <w:pStyle w:val="CommentText"/>
      </w:pPr>
      <w:r>
        <w:rPr>
          <w:rStyle w:val="CommentReference"/>
        </w:rPr>
        <w:annotationRef/>
      </w:r>
      <w:r>
        <w:t>Extra stuff:</w:t>
      </w:r>
    </w:p>
    <w:p w14:paraId="747FAFF9" w14:textId="77777777" w:rsidR="00E41CA2" w:rsidRDefault="00E41CA2">
      <w:pPr>
        <w:pStyle w:val="CommentText"/>
      </w:pPr>
      <w:r>
        <w:t>, )</w:t>
      </w:r>
    </w:p>
    <w:p w14:paraId="4119E3A4" w14:textId="77777777" w:rsidR="00E41CA2" w:rsidRDefault="00E41CA2">
      <w:pPr>
        <w:pStyle w:val="CommentText"/>
      </w:pPr>
    </w:p>
    <w:p w14:paraId="1F1AF409" w14:textId="77777777" w:rsidR="00E41CA2" w:rsidRDefault="00E41CA2">
      <w:pPr>
        <w:pStyle w:val="CommentText"/>
      </w:pPr>
      <w:r>
        <w:t>Correct:</w:t>
      </w:r>
    </w:p>
    <w:p w14:paraId="63288341" w14:textId="77777777" w:rsidR="00E41CA2" w:rsidRDefault="00E41CA2">
      <w:pPr>
        <w:pStyle w:val="CommentText"/>
      </w:pPr>
      <w:r>
        <w:t>Li and Ting (2017)</w:t>
      </w:r>
    </w:p>
    <w:p w14:paraId="299A0479" w14:textId="24404DB3" w:rsidR="00E41CA2" w:rsidRDefault="00E41CA2">
      <w:pPr>
        <w:pStyle w:val="CommentText"/>
      </w:pPr>
      <w:r>
        <w:t>(Li and Ting, 2017)</w:t>
      </w:r>
    </w:p>
  </w:comment>
  <w:comment w:id="1818" w:author="Robin Matthews" w:date="2021-07-11T15:38:00Z" w:initials="RM">
    <w:p w14:paraId="3DAB2D9C" w14:textId="77777777" w:rsidR="00E41CA2" w:rsidRDefault="00E41CA2">
      <w:pPr>
        <w:pStyle w:val="CommentText"/>
      </w:pPr>
      <w:r>
        <w:rPr>
          <w:rStyle w:val="CommentReference"/>
        </w:rPr>
        <w:annotationRef/>
      </w:r>
      <w:r>
        <w:t>Not found:</w:t>
      </w:r>
    </w:p>
    <w:p w14:paraId="37CF6B64" w14:textId="77777777" w:rsidR="00E41CA2" w:rsidRDefault="00E41CA2">
      <w:pPr>
        <w:pStyle w:val="CommentText"/>
      </w:pPr>
      <w:r>
        <w:t>G. Li et al.</w:t>
      </w:r>
    </w:p>
    <w:p w14:paraId="5CB75C59" w14:textId="77777777" w:rsidR="00E41CA2" w:rsidRDefault="00E41CA2">
      <w:pPr>
        <w:pStyle w:val="CommentText"/>
      </w:pPr>
    </w:p>
    <w:p w14:paraId="256C17BA" w14:textId="77777777" w:rsidR="00E41CA2" w:rsidRDefault="00E41CA2">
      <w:pPr>
        <w:pStyle w:val="CommentText"/>
      </w:pPr>
      <w:r>
        <w:t>Extra stuff:</w:t>
      </w:r>
    </w:p>
    <w:p w14:paraId="5A87B0B7" w14:textId="77777777" w:rsidR="00E41CA2" w:rsidRDefault="00E41CA2">
      <w:pPr>
        <w:pStyle w:val="CommentText"/>
      </w:pPr>
      <w:r>
        <w:t>Li et al. ()</w:t>
      </w:r>
    </w:p>
    <w:p w14:paraId="075DB985" w14:textId="77777777" w:rsidR="00E41CA2" w:rsidRDefault="00E41CA2">
      <w:pPr>
        <w:pStyle w:val="CommentText"/>
      </w:pPr>
    </w:p>
    <w:p w14:paraId="51B4BD49" w14:textId="77777777" w:rsidR="00E41CA2" w:rsidRDefault="00E41CA2">
      <w:pPr>
        <w:pStyle w:val="CommentText"/>
      </w:pPr>
      <w:r>
        <w:t>Correct:</w:t>
      </w:r>
    </w:p>
    <w:p w14:paraId="13F004D0" w14:textId="77777777" w:rsidR="00E41CA2" w:rsidRDefault="00E41CA2">
      <w:pPr>
        <w:pStyle w:val="CommentText"/>
      </w:pPr>
      <w:r>
        <w:t>G. Li et al. (2017)</w:t>
      </w:r>
    </w:p>
    <w:p w14:paraId="047F3F92" w14:textId="79F55C67" w:rsidR="00E41CA2" w:rsidRDefault="00E41CA2">
      <w:pPr>
        <w:pStyle w:val="CommentText"/>
      </w:pPr>
      <w:r>
        <w:t>(G. Li et al., 2017)</w:t>
      </w:r>
    </w:p>
  </w:comment>
  <w:comment w:id="1829" w:author="Robin Matthews" w:date="2021-07-11T15:38:00Z" w:initials="RM">
    <w:p w14:paraId="4BE83D02" w14:textId="77777777" w:rsidR="00E41CA2" w:rsidRDefault="00E41CA2">
      <w:pPr>
        <w:pStyle w:val="CommentText"/>
      </w:pPr>
      <w:r>
        <w:rPr>
          <w:rStyle w:val="CommentReference"/>
        </w:rPr>
        <w:annotationRef/>
      </w:r>
      <w:r>
        <w:t>Extra stuff:</w:t>
      </w:r>
    </w:p>
    <w:p w14:paraId="73DFDFFE" w14:textId="77777777" w:rsidR="00E41CA2" w:rsidRDefault="00E41CA2">
      <w:pPr>
        <w:pStyle w:val="CommentText"/>
      </w:pPr>
      <w:r>
        <w:t>, )</w:t>
      </w:r>
    </w:p>
    <w:p w14:paraId="31BA806B" w14:textId="77777777" w:rsidR="00E41CA2" w:rsidRDefault="00E41CA2">
      <w:pPr>
        <w:pStyle w:val="CommentText"/>
      </w:pPr>
    </w:p>
    <w:p w14:paraId="7AAAAB94" w14:textId="77777777" w:rsidR="00E41CA2" w:rsidRDefault="00E41CA2">
      <w:pPr>
        <w:pStyle w:val="CommentText"/>
      </w:pPr>
      <w:r>
        <w:t>Correct:</w:t>
      </w:r>
    </w:p>
    <w:p w14:paraId="13EF62F7" w14:textId="77777777" w:rsidR="00E41CA2" w:rsidRDefault="00E41CA2">
      <w:pPr>
        <w:pStyle w:val="CommentText"/>
      </w:pPr>
      <w:r>
        <w:t>Singh et al. (2017)</w:t>
      </w:r>
    </w:p>
    <w:p w14:paraId="3475421F" w14:textId="61B460DE" w:rsidR="00E41CA2" w:rsidRDefault="00E41CA2">
      <w:pPr>
        <w:pStyle w:val="CommentText"/>
      </w:pPr>
      <w:r>
        <w:t>(Singh et al., 2017)</w:t>
      </w:r>
    </w:p>
  </w:comment>
  <w:comment w:id="1830" w:author="Robin Matthews" w:date="2021-07-11T15:38:00Z" w:initials="RM">
    <w:p w14:paraId="469C81C8" w14:textId="77777777" w:rsidR="00E41CA2" w:rsidRDefault="00E41CA2">
      <w:pPr>
        <w:pStyle w:val="CommentText"/>
      </w:pPr>
      <w:r>
        <w:rPr>
          <w:rStyle w:val="CommentReference"/>
        </w:rPr>
        <w:annotationRef/>
      </w:r>
      <w:r>
        <w:t>Extra stuff:</w:t>
      </w:r>
    </w:p>
    <w:p w14:paraId="1276901A" w14:textId="77777777" w:rsidR="00E41CA2" w:rsidRDefault="00E41CA2">
      <w:pPr>
        <w:pStyle w:val="CommentText"/>
      </w:pPr>
      <w:r>
        <w:t>, )</w:t>
      </w:r>
    </w:p>
    <w:p w14:paraId="5EFD6E18" w14:textId="77777777" w:rsidR="00E41CA2" w:rsidRDefault="00E41CA2">
      <w:pPr>
        <w:pStyle w:val="CommentText"/>
      </w:pPr>
    </w:p>
    <w:p w14:paraId="23AEB6D0" w14:textId="77777777" w:rsidR="00E41CA2" w:rsidRDefault="00E41CA2">
      <w:pPr>
        <w:pStyle w:val="CommentText"/>
      </w:pPr>
      <w:r>
        <w:t>Correct:</w:t>
      </w:r>
    </w:p>
    <w:p w14:paraId="47C5B8C1" w14:textId="77777777" w:rsidR="00E41CA2" w:rsidRDefault="00E41CA2">
      <w:pPr>
        <w:pStyle w:val="CommentText"/>
      </w:pPr>
      <w:r>
        <w:t>Akhter et al. (2019)</w:t>
      </w:r>
    </w:p>
    <w:p w14:paraId="756F35E8" w14:textId="074D926B" w:rsidR="00E41CA2" w:rsidRDefault="00E41CA2">
      <w:pPr>
        <w:pStyle w:val="CommentText"/>
      </w:pPr>
      <w:r>
        <w:t>(Akhter et al., 2019)</w:t>
      </w:r>
    </w:p>
  </w:comment>
  <w:comment w:id="1837" w:author="Robin Matthews" w:date="2021-07-11T15:38:00Z" w:initials="RM">
    <w:p w14:paraId="14004C74" w14:textId="77777777" w:rsidR="00E41CA2" w:rsidRDefault="00E41CA2">
      <w:pPr>
        <w:pStyle w:val="CommentText"/>
      </w:pPr>
      <w:r>
        <w:rPr>
          <w:rStyle w:val="CommentReference"/>
        </w:rPr>
        <w:annotationRef/>
      </w:r>
      <w:r>
        <w:t>Extra stuff:</w:t>
      </w:r>
    </w:p>
    <w:p w14:paraId="1047E0E1" w14:textId="77777777" w:rsidR="00E41CA2" w:rsidRDefault="00E41CA2">
      <w:pPr>
        <w:pStyle w:val="CommentText"/>
      </w:pPr>
      <w:r>
        <w:t>, )</w:t>
      </w:r>
    </w:p>
    <w:p w14:paraId="5843C769" w14:textId="77777777" w:rsidR="00E41CA2" w:rsidRDefault="00E41CA2">
      <w:pPr>
        <w:pStyle w:val="CommentText"/>
      </w:pPr>
    </w:p>
    <w:p w14:paraId="02ACB709" w14:textId="77777777" w:rsidR="00E41CA2" w:rsidRDefault="00E41CA2">
      <w:pPr>
        <w:pStyle w:val="CommentText"/>
      </w:pPr>
      <w:r>
        <w:t>Correct:</w:t>
      </w:r>
    </w:p>
    <w:p w14:paraId="27D71DB0" w14:textId="77777777" w:rsidR="00E41CA2" w:rsidRDefault="00E41CA2">
      <w:pPr>
        <w:pStyle w:val="CommentText"/>
      </w:pPr>
      <w:r>
        <w:t>Dessai et al. (2018)</w:t>
      </w:r>
    </w:p>
    <w:p w14:paraId="2592AF6A" w14:textId="029AB046" w:rsidR="00E41CA2" w:rsidRDefault="00E41CA2">
      <w:pPr>
        <w:pStyle w:val="CommentText"/>
      </w:pPr>
      <w:r>
        <w:t>(Dessai et al., 2018)</w:t>
      </w:r>
    </w:p>
  </w:comment>
  <w:comment w:id="1842" w:author="Robin Matthews" w:date="2021-07-11T15:38:00Z" w:initials="RM">
    <w:p w14:paraId="05069143" w14:textId="77777777" w:rsidR="00E41CA2" w:rsidRDefault="00E41CA2">
      <w:pPr>
        <w:pStyle w:val="CommentText"/>
      </w:pPr>
      <w:r>
        <w:rPr>
          <w:rStyle w:val="CommentReference"/>
        </w:rPr>
        <w:annotationRef/>
      </w:r>
      <w:r>
        <w:t>Extra stuff:</w:t>
      </w:r>
    </w:p>
    <w:p w14:paraId="4A759F55" w14:textId="77777777" w:rsidR="00E41CA2" w:rsidRDefault="00E41CA2">
      <w:pPr>
        <w:pStyle w:val="CommentText"/>
      </w:pPr>
      <w:r>
        <w:t>(Section 8.6.1; , )</w:t>
      </w:r>
    </w:p>
    <w:p w14:paraId="2F8E4155" w14:textId="77777777" w:rsidR="00E41CA2" w:rsidRDefault="00E41CA2">
      <w:pPr>
        <w:pStyle w:val="CommentText"/>
      </w:pPr>
    </w:p>
    <w:p w14:paraId="1AD3521D" w14:textId="77777777" w:rsidR="00E41CA2" w:rsidRDefault="00E41CA2">
      <w:pPr>
        <w:pStyle w:val="CommentText"/>
      </w:pPr>
      <w:r>
        <w:t>Correct:</w:t>
      </w:r>
    </w:p>
    <w:p w14:paraId="3C2DE3B9" w14:textId="77777777" w:rsidR="00E41CA2" w:rsidRDefault="00E41CA2">
      <w:pPr>
        <w:pStyle w:val="CommentText"/>
      </w:pPr>
      <w:r>
        <w:t>Liu et al. (2017)</w:t>
      </w:r>
    </w:p>
    <w:p w14:paraId="200ACDCE" w14:textId="478611FD" w:rsidR="00E41CA2" w:rsidRDefault="00E41CA2">
      <w:pPr>
        <w:pStyle w:val="CommentText"/>
      </w:pPr>
      <w:r>
        <w:t>(Liu et al., 2017)</w:t>
      </w:r>
    </w:p>
  </w:comment>
  <w:comment w:id="1843" w:author="Robin Matthews" w:date="2021-07-11T15:38:00Z" w:initials="RM">
    <w:p w14:paraId="54C81D3C" w14:textId="77777777" w:rsidR="00E41CA2" w:rsidRDefault="00E41CA2">
      <w:pPr>
        <w:pStyle w:val="CommentText"/>
      </w:pPr>
      <w:r>
        <w:rPr>
          <w:rStyle w:val="CommentReference"/>
        </w:rPr>
        <w:annotationRef/>
      </w:r>
      <w:r>
        <w:t>Extra stuff:</w:t>
      </w:r>
    </w:p>
    <w:p w14:paraId="21ED9A3C" w14:textId="77777777" w:rsidR="00E41CA2" w:rsidRDefault="00E41CA2">
      <w:pPr>
        <w:pStyle w:val="CommentText"/>
      </w:pPr>
      <w:r>
        <w:t>, )</w:t>
      </w:r>
    </w:p>
    <w:p w14:paraId="1F30BE16" w14:textId="77777777" w:rsidR="00E41CA2" w:rsidRDefault="00E41CA2">
      <w:pPr>
        <w:pStyle w:val="CommentText"/>
      </w:pPr>
    </w:p>
    <w:p w14:paraId="0D36888B" w14:textId="77777777" w:rsidR="00E41CA2" w:rsidRDefault="00E41CA2">
      <w:pPr>
        <w:pStyle w:val="CommentText"/>
      </w:pPr>
      <w:r>
        <w:t>Correct:</w:t>
      </w:r>
    </w:p>
    <w:p w14:paraId="0A4CB903" w14:textId="77777777" w:rsidR="00E41CA2" w:rsidRDefault="00E41CA2">
      <w:pPr>
        <w:pStyle w:val="CommentText"/>
      </w:pPr>
      <w:r>
        <w:t>Zambri et al. (2017)</w:t>
      </w:r>
    </w:p>
    <w:p w14:paraId="29457CD4" w14:textId="3C6263A9" w:rsidR="00E41CA2" w:rsidRDefault="00E41CA2">
      <w:pPr>
        <w:pStyle w:val="CommentText"/>
      </w:pPr>
      <w:r>
        <w:t>(Zambri et al., 2017)</w:t>
      </w:r>
    </w:p>
  </w:comment>
  <w:comment w:id="1845" w:author="Robin Matthews" w:date="2021-07-11T15:38:00Z" w:initials="RM">
    <w:p w14:paraId="2CA01D14" w14:textId="77777777" w:rsidR="00E41CA2" w:rsidRDefault="00E41CA2">
      <w:pPr>
        <w:pStyle w:val="CommentText"/>
      </w:pPr>
      <w:r>
        <w:rPr>
          <w:rStyle w:val="CommentReference"/>
        </w:rPr>
        <w:annotationRef/>
      </w:r>
      <w:r>
        <w:t>Extra stuff:</w:t>
      </w:r>
    </w:p>
    <w:p w14:paraId="284BA3F8" w14:textId="77777777" w:rsidR="00E41CA2" w:rsidRDefault="00E41CA2">
      <w:pPr>
        <w:pStyle w:val="CommentText"/>
      </w:pPr>
      <w:r>
        <w:t xml:space="preserve"> )</w:t>
      </w:r>
    </w:p>
    <w:p w14:paraId="00317861" w14:textId="77777777" w:rsidR="00E41CA2" w:rsidRDefault="00E41CA2">
      <w:pPr>
        <w:pStyle w:val="CommentText"/>
      </w:pPr>
    </w:p>
    <w:p w14:paraId="349AB430" w14:textId="77777777" w:rsidR="00E41CA2" w:rsidRDefault="00E41CA2">
      <w:pPr>
        <w:pStyle w:val="CommentText"/>
      </w:pPr>
      <w:r>
        <w:t>Correct:</w:t>
      </w:r>
    </w:p>
    <w:p w14:paraId="39FD8E43" w14:textId="77777777" w:rsidR="00E41CA2" w:rsidRDefault="00E41CA2">
      <w:pPr>
        <w:pStyle w:val="CommentText"/>
      </w:pPr>
      <w:r>
        <w:t>Hoegh-Guldberg et al. (2018)</w:t>
      </w:r>
    </w:p>
    <w:p w14:paraId="097DECBC" w14:textId="4F477E1D" w:rsidR="00E41CA2" w:rsidRDefault="00E41CA2">
      <w:pPr>
        <w:pStyle w:val="CommentText"/>
      </w:pPr>
      <w:r>
        <w:t>(Hoegh-Guldberg et al., 2018)</w:t>
      </w:r>
    </w:p>
  </w:comment>
  <w:comment w:id="1878" w:author="Robin Matthews" w:date="2021-07-11T15:39:00Z" w:initials="RM">
    <w:p w14:paraId="3F68A50B" w14:textId="77777777" w:rsidR="00E41CA2" w:rsidRDefault="00E41CA2">
      <w:pPr>
        <w:pStyle w:val="CommentText"/>
      </w:pPr>
      <w:r>
        <w:rPr>
          <w:rStyle w:val="CommentReference"/>
        </w:rPr>
        <w:annotationRef/>
      </w:r>
      <w:r>
        <w:t>Extra stuff:</w:t>
      </w:r>
    </w:p>
    <w:p w14:paraId="3ACFE43A" w14:textId="77777777" w:rsidR="00E41CA2" w:rsidRDefault="00E41CA2">
      <w:pPr>
        <w:pStyle w:val="CommentText"/>
      </w:pPr>
      <w:r>
        <w:t xml:space="preserve">(, ; </w:t>
      </w:r>
    </w:p>
    <w:p w14:paraId="68C7E56B" w14:textId="77777777" w:rsidR="00E41CA2" w:rsidRDefault="00E41CA2">
      <w:pPr>
        <w:pStyle w:val="CommentText"/>
      </w:pPr>
    </w:p>
    <w:p w14:paraId="75779948" w14:textId="77777777" w:rsidR="00E41CA2" w:rsidRDefault="00E41CA2">
      <w:pPr>
        <w:pStyle w:val="CommentText"/>
      </w:pPr>
      <w:r>
        <w:t>Correct:</w:t>
      </w:r>
    </w:p>
    <w:p w14:paraId="27A5A909" w14:textId="77777777" w:rsidR="00E41CA2" w:rsidRDefault="00E41CA2">
      <w:pPr>
        <w:pStyle w:val="CommentText"/>
      </w:pPr>
      <w:r>
        <w:t>Park et al. (2016)</w:t>
      </w:r>
    </w:p>
    <w:p w14:paraId="2D0445E6" w14:textId="1952792A" w:rsidR="00E41CA2" w:rsidRDefault="00E41CA2">
      <w:pPr>
        <w:pStyle w:val="CommentText"/>
      </w:pPr>
      <w:r>
        <w:t>(Park et al., 2016)</w:t>
      </w:r>
    </w:p>
  </w:comment>
  <w:comment w:id="1890" w:author="Robin Matthews" w:date="2021-07-11T15:39:00Z" w:initials="RM">
    <w:p w14:paraId="384B67C4" w14:textId="77777777" w:rsidR="00E41CA2" w:rsidRDefault="00E41CA2">
      <w:pPr>
        <w:pStyle w:val="CommentText"/>
      </w:pPr>
      <w:r>
        <w:rPr>
          <w:rStyle w:val="CommentReference"/>
        </w:rPr>
        <w:annotationRef/>
      </w:r>
      <w:r>
        <w:t>Not found:</w:t>
      </w:r>
    </w:p>
    <w:p w14:paraId="7448351B" w14:textId="77777777" w:rsidR="00E41CA2" w:rsidRDefault="00E41CA2">
      <w:pPr>
        <w:pStyle w:val="CommentText"/>
      </w:pPr>
      <w:r>
        <w:t>2016a, b</w:t>
      </w:r>
    </w:p>
    <w:p w14:paraId="1DDF2904" w14:textId="77777777" w:rsidR="00E41CA2" w:rsidRDefault="00E41CA2">
      <w:pPr>
        <w:pStyle w:val="CommentText"/>
      </w:pPr>
    </w:p>
    <w:p w14:paraId="36B4D305" w14:textId="77777777" w:rsidR="00E41CA2" w:rsidRDefault="00E41CA2">
      <w:pPr>
        <w:pStyle w:val="CommentText"/>
      </w:pPr>
      <w:r>
        <w:t>Extra stuff:</w:t>
      </w:r>
    </w:p>
    <w:p w14:paraId="525CB7EC" w14:textId="77777777" w:rsidR="00E41CA2" w:rsidRDefault="00E41CA2">
      <w:pPr>
        <w:pStyle w:val="CommentText"/>
      </w:pPr>
      <w:r>
        <w:t>, (2016b, 2016a)</w:t>
      </w:r>
    </w:p>
    <w:p w14:paraId="4A58A757" w14:textId="77777777" w:rsidR="00E41CA2" w:rsidRDefault="00E41CA2">
      <w:pPr>
        <w:pStyle w:val="CommentText"/>
      </w:pPr>
    </w:p>
    <w:p w14:paraId="3A2E39C8" w14:textId="77777777" w:rsidR="00E41CA2" w:rsidRDefault="00E41CA2">
      <w:pPr>
        <w:pStyle w:val="CommentText"/>
      </w:pPr>
      <w:r>
        <w:t>Correct:</w:t>
      </w:r>
    </w:p>
    <w:p w14:paraId="28489B2F" w14:textId="77777777" w:rsidR="00E41CA2" w:rsidRDefault="00E41CA2">
      <w:pPr>
        <w:pStyle w:val="CommentText"/>
      </w:pPr>
      <w:r>
        <w:t>Bucchignani et al. (2016a, b)</w:t>
      </w:r>
    </w:p>
    <w:p w14:paraId="0C9C4B57" w14:textId="04762382" w:rsidR="00E41CA2" w:rsidRDefault="00E41CA2">
      <w:pPr>
        <w:pStyle w:val="CommentText"/>
      </w:pPr>
      <w:r>
        <w:t>(Bucchignani et al., 2016a, b)</w:t>
      </w:r>
    </w:p>
  </w:comment>
  <w:comment w:id="1901" w:author="Robin Matthews" w:date="2021-07-11T15:39:00Z" w:initials="RM">
    <w:p w14:paraId="7F25C189" w14:textId="77777777" w:rsidR="00E41CA2" w:rsidRDefault="00E41CA2">
      <w:pPr>
        <w:pStyle w:val="CommentText"/>
      </w:pPr>
      <w:r>
        <w:rPr>
          <w:rStyle w:val="CommentReference"/>
        </w:rPr>
        <w:annotationRef/>
      </w:r>
      <w:r>
        <w:t>Extra stuff:</w:t>
      </w:r>
    </w:p>
    <w:p w14:paraId="202D5D01" w14:textId="77777777" w:rsidR="00E41CA2" w:rsidRDefault="00E41CA2">
      <w:pPr>
        <w:pStyle w:val="CommentText"/>
      </w:pPr>
      <w:r>
        <w:t>, )</w:t>
      </w:r>
    </w:p>
    <w:p w14:paraId="7D9C6985" w14:textId="77777777" w:rsidR="00E41CA2" w:rsidRDefault="00E41CA2">
      <w:pPr>
        <w:pStyle w:val="CommentText"/>
      </w:pPr>
    </w:p>
    <w:p w14:paraId="4AC9FAF6" w14:textId="77777777" w:rsidR="00E41CA2" w:rsidRDefault="00E41CA2">
      <w:pPr>
        <w:pStyle w:val="CommentText"/>
      </w:pPr>
      <w:r>
        <w:t>Correct:</w:t>
      </w:r>
    </w:p>
    <w:p w14:paraId="397587ED" w14:textId="77777777" w:rsidR="00E41CA2" w:rsidRDefault="00E41CA2">
      <w:pPr>
        <w:pStyle w:val="CommentText"/>
      </w:pPr>
      <w:r>
        <w:t>Zittis et al. (2019)</w:t>
      </w:r>
    </w:p>
    <w:p w14:paraId="7D207A7F" w14:textId="6CEC687C" w:rsidR="00E41CA2" w:rsidRDefault="00E41CA2">
      <w:pPr>
        <w:pStyle w:val="CommentText"/>
      </w:pPr>
      <w:r>
        <w:t>(Zittis et al., 2019)</w:t>
      </w:r>
    </w:p>
  </w:comment>
  <w:comment w:id="1905" w:author="Robin Matthews" w:date="2021-07-11T15:39:00Z" w:initials="RM">
    <w:p w14:paraId="44B986C9" w14:textId="77777777" w:rsidR="00E41CA2" w:rsidRDefault="00E41CA2">
      <w:pPr>
        <w:pStyle w:val="CommentText"/>
      </w:pPr>
      <w:r>
        <w:rPr>
          <w:rStyle w:val="CommentReference"/>
        </w:rPr>
        <w:annotationRef/>
      </w:r>
      <w:r>
        <w:t>Extra stuff:</w:t>
      </w:r>
    </w:p>
    <w:p w14:paraId="3FAE3490" w14:textId="77777777" w:rsidR="00E41CA2" w:rsidRDefault="00E41CA2">
      <w:pPr>
        <w:pStyle w:val="CommentText"/>
      </w:pPr>
      <w:r>
        <w:t xml:space="preserve">(; ; ; </w:t>
      </w:r>
    </w:p>
    <w:p w14:paraId="7B5E3079" w14:textId="77777777" w:rsidR="00E41CA2" w:rsidRDefault="00E41CA2">
      <w:pPr>
        <w:pStyle w:val="CommentText"/>
      </w:pPr>
    </w:p>
    <w:p w14:paraId="4BF173B5" w14:textId="77777777" w:rsidR="00E41CA2" w:rsidRDefault="00E41CA2">
      <w:pPr>
        <w:pStyle w:val="CommentText"/>
      </w:pPr>
      <w:r>
        <w:t>Correct:</w:t>
      </w:r>
    </w:p>
    <w:p w14:paraId="376C6FEA" w14:textId="08F0D102" w:rsidR="00E41CA2" w:rsidRDefault="00E41CA2">
      <w:pPr>
        <w:pStyle w:val="CommentText"/>
      </w:pPr>
      <w:r>
        <w:t>(van der Schrier et al., 2013; Cramer et al., 2018; Lionello and Scarascia, 2018)</w:t>
      </w:r>
    </w:p>
  </w:comment>
  <w:comment w:id="1911" w:author="Robin Matthews" w:date="2021-07-11T15:39:00Z" w:initials="RM">
    <w:p w14:paraId="4D5B903E" w14:textId="77777777" w:rsidR="00E41CA2" w:rsidRDefault="00E41CA2">
      <w:pPr>
        <w:pStyle w:val="CommentText"/>
      </w:pPr>
      <w:r>
        <w:rPr>
          <w:rStyle w:val="CommentReference"/>
        </w:rPr>
        <w:annotationRef/>
      </w:r>
      <w:r>
        <w:t>Extra stuff:</w:t>
      </w:r>
    </w:p>
    <w:p w14:paraId="03BFEDCB" w14:textId="77777777" w:rsidR="00E41CA2" w:rsidRDefault="00E41CA2">
      <w:pPr>
        <w:pStyle w:val="CommentText"/>
      </w:pPr>
      <w:r>
        <w:t>; , )</w:t>
      </w:r>
    </w:p>
    <w:p w14:paraId="58E97E86" w14:textId="77777777" w:rsidR="00E41CA2" w:rsidRDefault="00E41CA2">
      <w:pPr>
        <w:pStyle w:val="CommentText"/>
      </w:pPr>
    </w:p>
    <w:p w14:paraId="0BD3AEDB" w14:textId="77777777" w:rsidR="00E41CA2" w:rsidRDefault="00E41CA2">
      <w:pPr>
        <w:pStyle w:val="CommentText"/>
      </w:pPr>
      <w:r>
        <w:t>Correct:</w:t>
      </w:r>
    </w:p>
    <w:p w14:paraId="1F10592B" w14:textId="77777777" w:rsidR="00E41CA2" w:rsidRDefault="00E41CA2">
      <w:pPr>
        <w:pStyle w:val="CommentText"/>
      </w:pPr>
      <w:r>
        <w:t>Qasmi et al. (2021)</w:t>
      </w:r>
    </w:p>
    <w:p w14:paraId="56A4FF6E" w14:textId="51398749" w:rsidR="00E41CA2" w:rsidRDefault="00E41CA2">
      <w:pPr>
        <w:pStyle w:val="CommentText"/>
      </w:pPr>
      <w:r>
        <w:t>(Qasmi et al., 2021)</w:t>
      </w:r>
    </w:p>
  </w:comment>
  <w:comment w:id="1915" w:author="Robin Matthews" w:date="2021-07-11T15:39:00Z" w:initials="RM">
    <w:p w14:paraId="507C04E9" w14:textId="77777777" w:rsidR="00E41CA2" w:rsidRDefault="00E41CA2">
      <w:pPr>
        <w:pStyle w:val="CommentText"/>
      </w:pPr>
      <w:r>
        <w:rPr>
          <w:rStyle w:val="CommentReference"/>
        </w:rPr>
        <w:annotationRef/>
      </w:r>
      <w:r>
        <w:t>Not found:</w:t>
      </w:r>
    </w:p>
    <w:p w14:paraId="4EA8616F" w14:textId="77777777" w:rsidR="00E41CA2" w:rsidRDefault="00E41CA2">
      <w:pPr>
        <w:pStyle w:val="CommentText"/>
      </w:pPr>
      <w:r>
        <w:t>Brogli et al., 2019b</w:t>
      </w:r>
    </w:p>
    <w:p w14:paraId="4769A1C4" w14:textId="77777777" w:rsidR="00E41CA2" w:rsidRDefault="00E41CA2">
      <w:pPr>
        <w:pStyle w:val="CommentText"/>
      </w:pPr>
    </w:p>
    <w:p w14:paraId="6820D2C4" w14:textId="77777777" w:rsidR="00E41CA2" w:rsidRDefault="00E41CA2">
      <w:pPr>
        <w:pStyle w:val="CommentText"/>
      </w:pPr>
      <w:r>
        <w:t>Extra stuff:</w:t>
      </w:r>
    </w:p>
    <w:p w14:paraId="6992E431" w14:textId="77777777" w:rsidR="00E41CA2" w:rsidRDefault="00E41CA2">
      <w:pPr>
        <w:pStyle w:val="CommentText"/>
      </w:pPr>
      <w:r>
        <w:t xml:space="preserve">(; ; Brogli et al., 2019a; </w:t>
      </w:r>
    </w:p>
    <w:p w14:paraId="6510C33D" w14:textId="77777777" w:rsidR="00E41CA2" w:rsidRDefault="00E41CA2">
      <w:pPr>
        <w:pStyle w:val="CommentText"/>
      </w:pPr>
    </w:p>
    <w:p w14:paraId="6E00859C" w14:textId="77777777" w:rsidR="00E41CA2" w:rsidRDefault="00E41CA2">
      <w:pPr>
        <w:pStyle w:val="CommentText"/>
      </w:pPr>
      <w:r>
        <w:t>Correct:</w:t>
      </w:r>
    </w:p>
    <w:p w14:paraId="6A9E23F3" w14:textId="251290D5" w:rsidR="00E41CA2" w:rsidRDefault="00E41CA2">
      <w:pPr>
        <w:pStyle w:val="CommentText"/>
      </w:pPr>
      <w:r>
        <w:t>(Kröner et al., 2017; Byrne and O’Gorman, 2018; Brogli et al., 2019b)</w:t>
      </w:r>
    </w:p>
  </w:comment>
  <w:comment w:id="1920" w:author="Robin Matthews" w:date="2021-07-11T15:39:00Z" w:initials="RM">
    <w:p w14:paraId="30A3E1A6" w14:textId="77777777" w:rsidR="00E41CA2" w:rsidRDefault="00E41CA2">
      <w:pPr>
        <w:pStyle w:val="CommentText"/>
      </w:pPr>
      <w:r>
        <w:rPr>
          <w:rStyle w:val="CommentReference"/>
        </w:rPr>
        <w:annotationRef/>
      </w:r>
      <w:r>
        <w:t>Extra stuff:</w:t>
      </w:r>
    </w:p>
    <w:p w14:paraId="1C6F7C19" w14:textId="77777777" w:rsidR="00E41CA2" w:rsidRDefault="00E41CA2">
      <w:pPr>
        <w:pStyle w:val="CommentText"/>
      </w:pPr>
      <w:r>
        <w:t xml:space="preserve">(, ; </w:t>
      </w:r>
    </w:p>
    <w:p w14:paraId="07991000" w14:textId="77777777" w:rsidR="00E41CA2" w:rsidRDefault="00E41CA2">
      <w:pPr>
        <w:pStyle w:val="CommentText"/>
      </w:pPr>
    </w:p>
    <w:p w14:paraId="383D7D26" w14:textId="77777777" w:rsidR="00E41CA2" w:rsidRDefault="00E41CA2">
      <w:pPr>
        <w:pStyle w:val="CommentText"/>
      </w:pPr>
      <w:r>
        <w:t>Correct:</w:t>
      </w:r>
    </w:p>
    <w:p w14:paraId="0292A9ED" w14:textId="77777777" w:rsidR="00E41CA2" w:rsidRDefault="00E41CA2">
      <w:pPr>
        <w:pStyle w:val="CommentText"/>
      </w:pPr>
      <w:r>
        <w:t>Lorenz et al. (2016)</w:t>
      </w:r>
    </w:p>
    <w:p w14:paraId="39BF7396" w14:textId="4F8DA69D" w:rsidR="00E41CA2" w:rsidRDefault="00E41CA2">
      <w:pPr>
        <w:pStyle w:val="CommentText"/>
      </w:pPr>
      <w:r>
        <w:t>(Lorenz et al., 2016)</w:t>
      </w:r>
    </w:p>
  </w:comment>
  <w:comment w:id="1925" w:author="Robin Matthews" w:date="2021-07-11T15:39:00Z" w:initials="RM">
    <w:p w14:paraId="4C12DE5D" w14:textId="77777777" w:rsidR="00E41CA2" w:rsidRDefault="00E41CA2">
      <w:pPr>
        <w:pStyle w:val="CommentText"/>
      </w:pPr>
      <w:r>
        <w:rPr>
          <w:rStyle w:val="CommentReference"/>
        </w:rPr>
        <w:annotationRef/>
      </w:r>
      <w:r>
        <w:t>Extra stuff:</w:t>
      </w:r>
    </w:p>
    <w:p w14:paraId="37C8462B" w14:textId="77777777" w:rsidR="00E41CA2" w:rsidRDefault="00E41CA2">
      <w:pPr>
        <w:pStyle w:val="CommentText"/>
      </w:pPr>
      <w:r>
        <w:t>, ()</w:t>
      </w:r>
    </w:p>
    <w:p w14:paraId="30D38E2B" w14:textId="77777777" w:rsidR="00E41CA2" w:rsidRDefault="00E41CA2">
      <w:pPr>
        <w:pStyle w:val="CommentText"/>
      </w:pPr>
    </w:p>
    <w:p w14:paraId="456CE676" w14:textId="77777777" w:rsidR="00E41CA2" w:rsidRDefault="00E41CA2">
      <w:pPr>
        <w:pStyle w:val="CommentText"/>
      </w:pPr>
      <w:r>
        <w:t>Correct:</w:t>
      </w:r>
    </w:p>
    <w:p w14:paraId="020B34EB" w14:textId="77777777" w:rsidR="00E41CA2" w:rsidRDefault="00E41CA2">
      <w:pPr>
        <w:pStyle w:val="CommentText"/>
      </w:pPr>
      <w:r>
        <w:t>Nabat et al. (2014)</w:t>
      </w:r>
    </w:p>
    <w:p w14:paraId="797AE88A" w14:textId="02F9CDA7" w:rsidR="00E41CA2" w:rsidRDefault="00E41CA2">
      <w:pPr>
        <w:pStyle w:val="CommentText"/>
      </w:pPr>
      <w:r>
        <w:t>(Nabat et al., 2014)</w:t>
      </w:r>
    </w:p>
  </w:comment>
  <w:comment w:id="1930" w:author="Robin Matthews" w:date="2021-07-11T15:39:00Z" w:initials="RM">
    <w:p w14:paraId="1C224994" w14:textId="77777777" w:rsidR="00E41CA2" w:rsidRDefault="00E41CA2">
      <w:pPr>
        <w:pStyle w:val="CommentText"/>
      </w:pPr>
      <w:r>
        <w:rPr>
          <w:rStyle w:val="CommentReference"/>
        </w:rPr>
        <w:annotationRef/>
      </w:r>
      <w:r>
        <w:t>Extra stuff:</w:t>
      </w:r>
    </w:p>
    <w:p w14:paraId="01BEACC9" w14:textId="77777777" w:rsidR="00E41CA2" w:rsidRDefault="00E41CA2">
      <w:pPr>
        <w:pStyle w:val="CommentText"/>
      </w:pPr>
      <w:r>
        <w:t>, ()</w:t>
      </w:r>
    </w:p>
    <w:p w14:paraId="4D5466C2" w14:textId="77777777" w:rsidR="00E41CA2" w:rsidRDefault="00E41CA2">
      <w:pPr>
        <w:pStyle w:val="CommentText"/>
      </w:pPr>
    </w:p>
    <w:p w14:paraId="5352068F" w14:textId="77777777" w:rsidR="00E41CA2" w:rsidRDefault="00E41CA2">
      <w:pPr>
        <w:pStyle w:val="CommentText"/>
      </w:pPr>
      <w:r>
        <w:t>Correct:</w:t>
      </w:r>
    </w:p>
    <w:p w14:paraId="01FD6C8C" w14:textId="77777777" w:rsidR="00E41CA2" w:rsidRDefault="00E41CA2">
      <w:pPr>
        <w:pStyle w:val="CommentText"/>
      </w:pPr>
      <w:r>
        <w:t>Vautard et al. (2020)</w:t>
      </w:r>
    </w:p>
    <w:p w14:paraId="506D68F8" w14:textId="7239FABE" w:rsidR="00E41CA2" w:rsidRDefault="00E41CA2">
      <w:pPr>
        <w:pStyle w:val="CommentText"/>
      </w:pPr>
      <w:r>
        <w:t>(Vautard et al., 2020)</w:t>
      </w:r>
    </w:p>
  </w:comment>
  <w:comment w:id="1931" w:author="Robin Matthews" w:date="2021-07-11T15:39:00Z" w:initials="RM">
    <w:p w14:paraId="25414CF9" w14:textId="77777777" w:rsidR="00E41CA2" w:rsidRDefault="00E41CA2">
      <w:pPr>
        <w:pStyle w:val="CommentText"/>
      </w:pPr>
      <w:r>
        <w:rPr>
          <w:rStyle w:val="CommentReference"/>
        </w:rPr>
        <w:annotationRef/>
      </w:r>
      <w:r>
        <w:t>Not found:</w:t>
      </w:r>
    </w:p>
    <w:p w14:paraId="1530C2D7" w14:textId="77777777" w:rsidR="00E41CA2" w:rsidRDefault="00E41CA2">
      <w:pPr>
        <w:pStyle w:val="CommentText"/>
      </w:pPr>
      <w:r>
        <w:t>Vautard et al.</w:t>
      </w:r>
    </w:p>
    <w:p w14:paraId="06FE099D" w14:textId="77777777" w:rsidR="00E41CA2" w:rsidRDefault="00E41CA2">
      <w:pPr>
        <w:pStyle w:val="CommentText"/>
      </w:pPr>
      <w:r>
        <w:t>2020</w:t>
      </w:r>
    </w:p>
    <w:p w14:paraId="192D9432" w14:textId="77777777" w:rsidR="00E41CA2" w:rsidRDefault="00E41CA2">
      <w:pPr>
        <w:pStyle w:val="CommentText"/>
      </w:pPr>
    </w:p>
    <w:p w14:paraId="495B1467" w14:textId="77777777" w:rsidR="00E41CA2" w:rsidRDefault="00E41CA2">
      <w:pPr>
        <w:pStyle w:val="CommentText"/>
      </w:pPr>
      <w:r>
        <w:t>Extra stuff:</w:t>
      </w:r>
    </w:p>
    <w:p w14:paraId="6A6B63C8" w14:textId="77777777" w:rsidR="00E41CA2" w:rsidRDefault="00E41CA2">
      <w:pPr>
        <w:pStyle w:val="CommentText"/>
      </w:pPr>
      <w:r>
        <w:t>)</w:t>
      </w:r>
    </w:p>
    <w:p w14:paraId="0DCDDEED" w14:textId="77777777" w:rsidR="00E41CA2" w:rsidRDefault="00E41CA2">
      <w:pPr>
        <w:pStyle w:val="CommentText"/>
      </w:pPr>
    </w:p>
    <w:p w14:paraId="18E72740" w14:textId="77777777" w:rsidR="00E41CA2" w:rsidRDefault="00E41CA2">
      <w:pPr>
        <w:pStyle w:val="CommentText"/>
      </w:pPr>
      <w:r>
        <w:t>Correct:</w:t>
      </w:r>
    </w:p>
    <w:p w14:paraId="1129DF5D" w14:textId="77777777" w:rsidR="00E41CA2" w:rsidRDefault="00E41CA2">
      <w:pPr>
        <w:pStyle w:val="CommentText"/>
      </w:pPr>
      <w:r>
        <w:t>Vautard et al. (2020)</w:t>
      </w:r>
    </w:p>
    <w:p w14:paraId="358A31C8" w14:textId="0E6AB1F4" w:rsidR="00E41CA2" w:rsidRDefault="00E41CA2">
      <w:pPr>
        <w:pStyle w:val="CommentText"/>
      </w:pPr>
      <w:r>
        <w:t>(Vautard et al., 2020)</w:t>
      </w:r>
    </w:p>
  </w:comment>
  <w:comment w:id="1936" w:author="Robin Matthews" w:date="2021-07-11T15:39:00Z" w:initials="RM">
    <w:p w14:paraId="048406F1" w14:textId="77777777" w:rsidR="00E41CA2" w:rsidRDefault="00E41CA2">
      <w:pPr>
        <w:pStyle w:val="CommentText"/>
      </w:pPr>
      <w:r>
        <w:rPr>
          <w:rStyle w:val="CommentReference"/>
        </w:rPr>
        <w:annotationRef/>
      </w:r>
      <w:r>
        <w:t>Not found:</w:t>
      </w:r>
    </w:p>
    <w:p w14:paraId="36DE38A0" w14:textId="77777777" w:rsidR="00E41CA2" w:rsidRDefault="00E41CA2">
      <w:pPr>
        <w:pStyle w:val="CommentText"/>
      </w:pPr>
      <w:r>
        <w:t>Almazroui et al., 2016a, b</w:t>
      </w:r>
    </w:p>
    <w:p w14:paraId="5771FA09" w14:textId="77777777" w:rsidR="00E41CA2" w:rsidRDefault="00E41CA2">
      <w:pPr>
        <w:pStyle w:val="CommentText"/>
      </w:pPr>
    </w:p>
    <w:p w14:paraId="6047E46B" w14:textId="77777777" w:rsidR="00E41CA2" w:rsidRDefault="00E41CA2">
      <w:pPr>
        <w:pStyle w:val="CommentText"/>
      </w:pPr>
      <w:r>
        <w:t>Extra stuff:</w:t>
      </w:r>
    </w:p>
    <w:p w14:paraId="07F4FEE7" w14:textId="77777777" w:rsidR="00E41CA2" w:rsidRDefault="00E41CA2">
      <w:pPr>
        <w:pStyle w:val="CommentText"/>
      </w:pPr>
      <w:r>
        <w:t>(; Almazroui et al., 2016b, 2016a; ; Zittis and Hadjinicolaou, 2017)</w:t>
      </w:r>
    </w:p>
    <w:p w14:paraId="220E710C" w14:textId="77777777" w:rsidR="00E41CA2" w:rsidRDefault="00E41CA2">
      <w:pPr>
        <w:pStyle w:val="CommentText"/>
      </w:pPr>
    </w:p>
    <w:p w14:paraId="4E4505F0" w14:textId="77777777" w:rsidR="00E41CA2" w:rsidRDefault="00E41CA2">
      <w:pPr>
        <w:pStyle w:val="CommentText"/>
      </w:pPr>
      <w:r>
        <w:t>Correct:</w:t>
      </w:r>
    </w:p>
    <w:p w14:paraId="09879210" w14:textId="49019B5C" w:rsidR="00E41CA2" w:rsidRDefault="00E41CA2">
      <w:pPr>
        <w:pStyle w:val="CommentText"/>
      </w:pPr>
      <w:r>
        <w:t>(Almazroui, 2016; Almazroui et al., 2016a, b; Ozturk et al., 2018)</w:t>
      </w:r>
    </w:p>
  </w:comment>
  <w:comment w:id="1937" w:author="Robin Matthews" w:date="2021-07-11T17:56:00Z" w:initials="RM">
    <w:p w14:paraId="3F45A2F6" w14:textId="15FB387B" w:rsidR="009E4F88" w:rsidRDefault="009E4F88">
      <w:pPr>
        <w:pStyle w:val="CommentText"/>
      </w:pPr>
      <w:r>
        <w:rPr>
          <w:rStyle w:val="CommentReference"/>
        </w:rPr>
        <w:annotationRef/>
      </w:r>
      <w:r>
        <w:t>Mendeley field missing details for ‘Zittis and Hadjinicolaou, 2017’. Provide DOI and I’ll add.</w:t>
      </w:r>
    </w:p>
  </w:comment>
  <w:comment w:id="1942" w:author="Robin Matthews" w:date="2021-07-11T15:39:00Z" w:initials="RM">
    <w:p w14:paraId="6DC5F3E7" w14:textId="77777777" w:rsidR="00E41CA2" w:rsidRDefault="00E41CA2">
      <w:pPr>
        <w:pStyle w:val="CommentText"/>
      </w:pPr>
      <w:r>
        <w:rPr>
          <w:rStyle w:val="CommentReference"/>
        </w:rPr>
        <w:annotationRef/>
      </w:r>
      <w:r>
        <w:t>Not found:</w:t>
      </w:r>
    </w:p>
    <w:p w14:paraId="2C9F3F4A" w14:textId="77777777" w:rsidR="00E41CA2" w:rsidRDefault="00E41CA2">
      <w:pPr>
        <w:pStyle w:val="CommentText"/>
      </w:pPr>
      <w:r>
        <w:t>2016a, b, 2018</w:t>
      </w:r>
    </w:p>
    <w:p w14:paraId="192EF29A" w14:textId="77777777" w:rsidR="00E41CA2" w:rsidRDefault="00E41CA2">
      <w:pPr>
        <w:pStyle w:val="CommentText"/>
      </w:pPr>
    </w:p>
    <w:p w14:paraId="442382C9" w14:textId="77777777" w:rsidR="00E41CA2" w:rsidRDefault="00E41CA2">
      <w:pPr>
        <w:pStyle w:val="CommentText"/>
      </w:pPr>
      <w:r>
        <w:t>Extra stuff:</w:t>
      </w:r>
    </w:p>
    <w:p w14:paraId="0E050427" w14:textId="77777777" w:rsidR="00E41CA2" w:rsidRDefault="00E41CA2">
      <w:pPr>
        <w:pStyle w:val="CommentText"/>
      </w:pPr>
      <w:r>
        <w:t>(, 2016b, 2016a, 2018)</w:t>
      </w:r>
    </w:p>
    <w:p w14:paraId="61E6FFF1" w14:textId="77777777" w:rsidR="00E41CA2" w:rsidRDefault="00E41CA2">
      <w:pPr>
        <w:pStyle w:val="CommentText"/>
      </w:pPr>
    </w:p>
    <w:p w14:paraId="6C6426A6" w14:textId="77777777" w:rsidR="00E41CA2" w:rsidRDefault="00E41CA2">
      <w:pPr>
        <w:pStyle w:val="CommentText"/>
      </w:pPr>
      <w:r>
        <w:t>Correct:</w:t>
      </w:r>
    </w:p>
    <w:p w14:paraId="7B76871C" w14:textId="77777777" w:rsidR="00E41CA2" w:rsidRDefault="00E41CA2">
      <w:pPr>
        <w:pStyle w:val="CommentText"/>
      </w:pPr>
      <w:r>
        <w:t>Bucchignani et al. (2016a, b, 2018)</w:t>
      </w:r>
    </w:p>
    <w:p w14:paraId="15A6558A" w14:textId="0D2A2E51" w:rsidR="00E41CA2" w:rsidRDefault="00E41CA2">
      <w:pPr>
        <w:pStyle w:val="CommentText"/>
      </w:pPr>
      <w:r>
        <w:t>(Bucchignani et al., 2016a, b, 2018)</w:t>
      </w:r>
    </w:p>
  </w:comment>
  <w:comment w:id="1952" w:author="Robin Matthews" w:date="2021-07-11T15:39:00Z" w:initials="RM">
    <w:p w14:paraId="381A5E7F" w14:textId="77777777" w:rsidR="00E41CA2" w:rsidRDefault="00E41CA2">
      <w:pPr>
        <w:pStyle w:val="CommentText"/>
      </w:pPr>
      <w:r>
        <w:rPr>
          <w:rStyle w:val="CommentReference"/>
        </w:rPr>
        <w:annotationRef/>
      </w:r>
      <w:r>
        <w:t>Not found:</w:t>
      </w:r>
    </w:p>
    <w:p w14:paraId="56863C28" w14:textId="77777777" w:rsidR="00E41CA2" w:rsidRDefault="00E41CA2">
      <w:pPr>
        <w:pStyle w:val="CommentText"/>
      </w:pPr>
      <w:r>
        <w:t>Mariotti et al.</w:t>
      </w:r>
    </w:p>
    <w:p w14:paraId="0BC5B5E7" w14:textId="77777777" w:rsidR="00E41CA2" w:rsidRDefault="00E41CA2">
      <w:pPr>
        <w:pStyle w:val="CommentText"/>
      </w:pPr>
      <w:r>
        <w:t>2015</w:t>
      </w:r>
    </w:p>
    <w:p w14:paraId="3FF24C97" w14:textId="77777777" w:rsidR="00E41CA2" w:rsidRDefault="00E41CA2">
      <w:pPr>
        <w:pStyle w:val="CommentText"/>
      </w:pPr>
    </w:p>
    <w:p w14:paraId="05610946" w14:textId="77777777" w:rsidR="00E41CA2" w:rsidRDefault="00E41CA2">
      <w:pPr>
        <w:pStyle w:val="CommentText"/>
      </w:pPr>
      <w:r>
        <w:t>Extra stuff:</w:t>
      </w:r>
    </w:p>
    <w:p w14:paraId="760468CC" w14:textId="77777777" w:rsidR="00E41CA2" w:rsidRDefault="00E41CA2">
      <w:pPr>
        <w:pStyle w:val="CommentText"/>
      </w:pPr>
      <w:r>
        <w:t>)</w:t>
      </w:r>
    </w:p>
    <w:p w14:paraId="72C28D39" w14:textId="77777777" w:rsidR="00E41CA2" w:rsidRDefault="00E41CA2">
      <w:pPr>
        <w:pStyle w:val="CommentText"/>
      </w:pPr>
    </w:p>
    <w:p w14:paraId="115ED5BE" w14:textId="77777777" w:rsidR="00E41CA2" w:rsidRDefault="00E41CA2">
      <w:pPr>
        <w:pStyle w:val="CommentText"/>
      </w:pPr>
      <w:r>
        <w:t>Correct:</w:t>
      </w:r>
    </w:p>
    <w:p w14:paraId="2647E533" w14:textId="77777777" w:rsidR="00E41CA2" w:rsidRDefault="00E41CA2">
      <w:pPr>
        <w:pStyle w:val="CommentText"/>
      </w:pPr>
      <w:r>
        <w:t>Mariotti et al. (2015)</w:t>
      </w:r>
    </w:p>
    <w:p w14:paraId="6BC151FD" w14:textId="2F30AE9E" w:rsidR="00E41CA2" w:rsidRDefault="00E41CA2">
      <w:pPr>
        <w:pStyle w:val="CommentText"/>
      </w:pPr>
      <w:r>
        <w:t>(Mariotti et al., 2015)</w:t>
      </w:r>
    </w:p>
  </w:comment>
  <w:comment w:id="1955" w:author="Robin Matthews" w:date="2021-07-11T15:39:00Z" w:initials="RM">
    <w:p w14:paraId="094B118A" w14:textId="77777777" w:rsidR="00E41CA2" w:rsidRDefault="00E41CA2">
      <w:pPr>
        <w:pStyle w:val="CommentText"/>
      </w:pPr>
      <w:r>
        <w:rPr>
          <w:rStyle w:val="CommentReference"/>
        </w:rPr>
        <w:annotationRef/>
      </w:r>
      <w:r>
        <w:t>Extra stuff:</w:t>
      </w:r>
    </w:p>
    <w:p w14:paraId="52331C51" w14:textId="77777777" w:rsidR="00E41CA2" w:rsidRDefault="00E41CA2">
      <w:pPr>
        <w:pStyle w:val="CommentText"/>
      </w:pPr>
      <w:r>
        <w:t>, b)</w:t>
      </w:r>
    </w:p>
    <w:p w14:paraId="52830781" w14:textId="77777777" w:rsidR="00E41CA2" w:rsidRDefault="00E41CA2">
      <w:pPr>
        <w:pStyle w:val="CommentText"/>
      </w:pPr>
    </w:p>
    <w:p w14:paraId="7B44D9B9" w14:textId="77777777" w:rsidR="00E41CA2" w:rsidRDefault="00E41CA2">
      <w:pPr>
        <w:pStyle w:val="CommentText"/>
      </w:pPr>
      <w:r>
        <w:t>Correct:</w:t>
      </w:r>
    </w:p>
    <w:p w14:paraId="070BD634" w14:textId="77777777" w:rsidR="00E41CA2" w:rsidRDefault="00E41CA2">
      <w:pPr>
        <w:pStyle w:val="CommentText"/>
      </w:pPr>
      <w:r>
        <w:t>Coppola et al. (2020)</w:t>
      </w:r>
    </w:p>
    <w:p w14:paraId="36C064E6" w14:textId="6C254F79" w:rsidR="00E41CA2" w:rsidRDefault="00E41CA2">
      <w:pPr>
        <w:pStyle w:val="CommentText"/>
      </w:pPr>
      <w:r>
        <w:t>(Coppola et al., 2020)</w:t>
      </w:r>
    </w:p>
  </w:comment>
  <w:comment w:id="1959" w:author="Robin Matthews" w:date="2021-07-11T15:39:00Z" w:initials="RM">
    <w:p w14:paraId="79E2F96F" w14:textId="77777777" w:rsidR="00E41CA2" w:rsidRDefault="00E41CA2">
      <w:pPr>
        <w:pStyle w:val="CommentText"/>
      </w:pPr>
      <w:r>
        <w:rPr>
          <w:rStyle w:val="CommentReference"/>
        </w:rPr>
        <w:annotationRef/>
      </w:r>
      <w:r>
        <w:t>Extra stuff:</w:t>
      </w:r>
    </w:p>
    <w:p w14:paraId="65D35509" w14:textId="77777777" w:rsidR="00E41CA2" w:rsidRDefault="00E41CA2">
      <w:pPr>
        <w:pStyle w:val="CommentText"/>
      </w:pPr>
      <w:r>
        <w:t xml:space="preserve">(, ; </w:t>
      </w:r>
    </w:p>
    <w:p w14:paraId="6EC7E459" w14:textId="77777777" w:rsidR="00E41CA2" w:rsidRDefault="00E41CA2">
      <w:pPr>
        <w:pStyle w:val="CommentText"/>
      </w:pPr>
    </w:p>
    <w:p w14:paraId="0740D592" w14:textId="77777777" w:rsidR="00E41CA2" w:rsidRDefault="00E41CA2">
      <w:pPr>
        <w:pStyle w:val="CommentText"/>
      </w:pPr>
      <w:r>
        <w:t>Correct:</w:t>
      </w:r>
    </w:p>
    <w:p w14:paraId="1420EB7F" w14:textId="77777777" w:rsidR="00E41CA2" w:rsidRDefault="00E41CA2">
      <w:pPr>
        <w:pStyle w:val="CommentText"/>
      </w:pPr>
      <w:r>
        <w:t>Almazroui et al. (2020a)</w:t>
      </w:r>
    </w:p>
    <w:p w14:paraId="24B65809" w14:textId="4DF72AB9" w:rsidR="00E41CA2" w:rsidRDefault="00E41CA2">
      <w:pPr>
        <w:pStyle w:val="CommentText"/>
      </w:pPr>
      <w:r>
        <w:t>(Almazroui et al., 2020a)</w:t>
      </w:r>
    </w:p>
  </w:comment>
  <w:comment w:id="1962" w:author="Robin Matthews" w:date="2021-07-11T17:58:00Z" w:initials="RM">
    <w:p w14:paraId="3D4EFC93" w14:textId="17A5440E" w:rsidR="004C79D6" w:rsidRDefault="004C79D6">
      <w:pPr>
        <w:pStyle w:val="CommentText"/>
      </w:pPr>
      <w:r>
        <w:rPr>
          <w:rStyle w:val="CommentReference"/>
        </w:rPr>
        <w:annotationRef/>
      </w:r>
      <w:r>
        <w:t>Mendeley field also contains ‘Cramer et al., 2018’. Provide DOI and I’ll add.</w:t>
      </w:r>
    </w:p>
  </w:comment>
  <w:comment w:id="1963" w:author="Robin Matthews" w:date="2021-07-11T15:39:00Z" w:initials="RM">
    <w:p w14:paraId="0413F5FB" w14:textId="77777777" w:rsidR="00E41CA2" w:rsidRDefault="00E41CA2">
      <w:pPr>
        <w:pStyle w:val="CommentText"/>
      </w:pPr>
      <w:r>
        <w:rPr>
          <w:rStyle w:val="CommentReference"/>
        </w:rPr>
        <w:annotationRef/>
      </w:r>
      <w:r>
        <w:t>Not found:</w:t>
      </w:r>
    </w:p>
    <w:p w14:paraId="30692017" w14:textId="77777777" w:rsidR="00E41CA2" w:rsidRDefault="00E41CA2">
      <w:pPr>
        <w:pStyle w:val="CommentText"/>
      </w:pPr>
      <w:r>
        <w:t>Cramer et al., 2018</w:t>
      </w:r>
    </w:p>
    <w:p w14:paraId="5AC56816" w14:textId="77777777" w:rsidR="00E41CA2" w:rsidRDefault="00E41CA2">
      <w:pPr>
        <w:pStyle w:val="CommentText"/>
      </w:pPr>
    </w:p>
    <w:p w14:paraId="6F93FE74" w14:textId="77777777" w:rsidR="00E41CA2" w:rsidRDefault="00E41CA2">
      <w:pPr>
        <w:pStyle w:val="CommentText"/>
      </w:pPr>
      <w:r>
        <w:t>Extra stuff:</w:t>
      </w:r>
    </w:p>
    <w:p w14:paraId="573CEB94" w14:textId="77777777" w:rsidR="00E41CA2" w:rsidRDefault="00E41CA2">
      <w:pPr>
        <w:pStyle w:val="CommentText"/>
      </w:pPr>
      <w:r>
        <w:t>()</w:t>
      </w:r>
    </w:p>
    <w:p w14:paraId="7AAD9246" w14:textId="77777777" w:rsidR="00E41CA2" w:rsidRDefault="00E41CA2">
      <w:pPr>
        <w:pStyle w:val="CommentText"/>
      </w:pPr>
    </w:p>
    <w:p w14:paraId="545B82E0" w14:textId="77777777" w:rsidR="00E41CA2" w:rsidRDefault="00E41CA2">
      <w:pPr>
        <w:pStyle w:val="CommentText"/>
      </w:pPr>
      <w:r>
        <w:t>Correct:</w:t>
      </w:r>
    </w:p>
    <w:p w14:paraId="1600C011" w14:textId="55B8B699" w:rsidR="00E41CA2" w:rsidRDefault="00E41CA2">
      <w:pPr>
        <w:pStyle w:val="CommentText"/>
      </w:pPr>
      <w:r>
        <w:t>(Cramer et al., 2018; Lionello and Scarascia, 2018)</w:t>
      </w:r>
    </w:p>
  </w:comment>
  <w:comment w:id="1964" w:author="Robin Matthews" w:date="2021-07-11T15:39:00Z" w:initials="RM">
    <w:p w14:paraId="6CB760DC" w14:textId="77777777" w:rsidR="00E41CA2" w:rsidRDefault="00E41CA2">
      <w:pPr>
        <w:pStyle w:val="CommentText"/>
      </w:pPr>
      <w:r>
        <w:rPr>
          <w:rStyle w:val="CommentReference"/>
        </w:rPr>
        <w:annotationRef/>
      </w:r>
      <w:r>
        <w:t>Extra stuff:</w:t>
      </w:r>
    </w:p>
    <w:p w14:paraId="2B2178CA" w14:textId="77777777" w:rsidR="00E41CA2" w:rsidRDefault="00E41CA2">
      <w:pPr>
        <w:pStyle w:val="CommentText"/>
      </w:pPr>
      <w:r>
        <w:t>(; ; ; ; ; ; ; Atlas 8.5)</w:t>
      </w:r>
    </w:p>
    <w:p w14:paraId="7A94FEBF" w14:textId="77777777" w:rsidR="00E41CA2" w:rsidRDefault="00E41CA2">
      <w:pPr>
        <w:pStyle w:val="CommentText"/>
      </w:pPr>
    </w:p>
    <w:p w14:paraId="68017C27" w14:textId="77777777" w:rsidR="00E41CA2" w:rsidRDefault="00E41CA2">
      <w:pPr>
        <w:pStyle w:val="CommentText"/>
      </w:pPr>
      <w:r>
        <w:t>Correct:</w:t>
      </w:r>
    </w:p>
    <w:p w14:paraId="0DECD10A" w14:textId="1C04DF34" w:rsidR="00E41CA2" w:rsidRDefault="00E41CA2">
      <w:pPr>
        <w:pStyle w:val="CommentText"/>
      </w:pPr>
      <w:r>
        <w:t>(Alessandri et al., 2015; Mariotti et al., 2015; Rajczak and Schär, 2017; Waha et al., 2017; Barredo et al., 2018; Lionello and Scarascia, 2018; Spinoni et al., 2018, 2020)</w:t>
      </w:r>
    </w:p>
  </w:comment>
  <w:comment w:id="1970" w:author="Robin Matthews" w:date="2021-07-11T15:39:00Z" w:initials="RM">
    <w:p w14:paraId="5ED544D0" w14:textId="77777777" w:rsidR="00E41CA2" w:rsidRDefault="00E41CA2">
      <w:pPr>
        <w:pStyle w:val="CommentText"/>
      </w:pPr>
      <w:r>
        <w:rPr>
          <w:rStyle w:val="CommentReference"/>
        </w:rPr>
        <w:annotationRef/>
      </w:r>
      <w:r>
        <w:t>Extra stuff:</w:t>
      </w:r>
    </w:p>
    <w:p w14:paraId="2B050D7C" w14:textId="77777777" w:rsidR="00E41CA2" w:rsidRDefault="00E41CA2">
      <w:pPr>
        <w:pStyle w:val="CommentText"/>
      </w:pPr>
      <w:r>
        <w:t>, )</w:t>
      </w:r>
    </w:p>
    <w:p w14:paraId="5039B248" w14:textId="77777777" w:rsidR="00E41CA2" w:rsidRDefault="00E41CA2">
      <w:pPr>
        <w:pStyle w:val="CommentText"/>
      </w:pPr>
    </w:p>
    <w:p w14:paraId="579E0DB9" w14:textId="77777777" w:rsidR="00E41CA2" w:rsidRDefault="00E41CA2">
      <w:pPr>
        <w:pStyle w:val="CommentText"/>
      </w:pPr>
      <w:r>
        <w:t>Correct:</w:t>
      </w:r>
    </w:p>
    <w:p w14:paraId="2E09E61E" w14:textId="77777777" w:rsidR="00E41CA2" w:rsidRDefault="00E41CA2">
      <w:pPr>
        <w:pStyle w:val="CommentText"/>
      </w:pPr>
      <w:r>
        <w:t>Lelieveld et al. (2016)</w:t>
      </w:r>
    </w:p>
    <w:p w14:paraId="7EF35254" w14:textId="4CCDD175" w:rsidR="00E41CA2" w:rsidRDefault="00E41CA2">
      <w:pPr>
        <w:pStyle w:val="CommentText"/>
      </w:pPr>
      <w:r>
        <w:t>(Lelieveld et al., 2016)</w:t>
      </w:r>
    </w:p>
  </w:comment>
  <w:comment w:id="1975" w:author="Robin Matthews" w:date="2021-07-11T15:39:00Z" w:initials="RM">
    <w:p w14:paraId="359D909C" w14:textId="77777777" w:rsidR="00E41CA2" w:rsidRDefault="00E41CA2">
      <w:pPr>
        <w:pStyle w:val="CommentText"/>
      </w:pPr>
      <w:r>
        <w:rPr>
          <w:rStyle w:val="CommentReference"/>
        </w:rPr>
        <w:annotationRef/>
      </w:r>
      <w:r>
        <w:t>Extra stuff:</w:t>
      </w:r>
    </w:p>
    <w:p w14:paraId="32BDC2D8" w14:textId="77777777" w:rsidR="00E41CA2" w:rsidRDefault="00E41CA2">
      <w:pPr>
        <w:pStyle w:val="CommentText"/>
      </w:pPr>
      <w:r>
        <w:t>(, ; Section 11.9)</w:t>
      </w:r>
    </w:p>
    <w:p w14:paraId="59DA42BD" w14:textId="77777777" w:rsidR="00E41CA2" w:rsidRDefault="00E41CA2">
      <w:pPr>
        <w:pStyle w:val="CommentText"/>
      </w:pPr>
    </w:p>
    <w:p w14:paraId="03A64350" w14:textId="77777777" w:rsidR="00E41CA2" w:rsidRDefault="00E41CA2">
      <w:pPr>
        <w:pStyle w:val="CommentText"/>
      </w:pPr>
      <w:r>
        <w:t>Correct:</w:t>
      </w:r>
    </w:p>
    <w:p w14:paraId="37074D22" w14:textId="77777777" w:rsidR="00E41CA2" w:rsidRDefault="00E41CA2">
      <w:pPr>
        <w:pStyle w:val="CommentText"/>
      </w:pPr>
      <w:r>
        <w:t>Lionello and Scarascia (2020)</w:t>
      </w:r>
    </w:p>
    <w:p w14:paraId="0FC04402" w14:textId="2E26E832" w:rsidR="00E41CA2" w:rsidRDefault="00E41CA2">
      <w:pPr>
        <w:pStyle w:val="CommentText"/>
      </w:pPr>
      <w:r>
        <w:t>(Lionello and Scarascia, 2020)</w:t>
      </w:r>
    </w:p>
  </w:comment>
  <w:comment w:id="1989" w:author="Robin Matthews" w:date="2021-07-11T15:39:00Z" w:initials="RM">
    <w:p w14:paraId="36987E8C" w14:textId="77777777" w:rsidR="00E41CA2" w:rsidRDefault="00E41CA2">
      <w:pPr>
        <w:pStyle w:val="CommentText"/>
      </w:pPr>
      <w:r>
        <w:rPr>
          <w:rStyle w:val="CommentReference"/>
        </w:rPr>
        <w:annotationRef/>
      </w:r>
      <w:r>
        <w:t>Not found:</w:t>
      </w:r>
    </w:p>
    <w:p w14:paraId="6F3D871F" w14:textId="77777777" w:rsidR="00E41CA2" w:rsidRDefault="00E41CA2">
      <w:pPr>
        <w:pStyle w:val="CommentText"/>
      </w:pPr>
      <w:r>
        <w:t>2021</w:t>
      </w:r>
    </w:p>
    <w:p w14:paraId="09E04F80" w14:textId="77777777" w:rsidR="00E41CA2" w:rsidRDefault="00E41CA2">
      <w:pPr>
        <w:pStyle w:val="CommentText"/>
      </w:pPr>
    </w:p>
    <w:p w14:paraId="7BA14361" w14:textId="77777777" w:rsidR="00E41CA2" w:rsidRDefault="00E41CA2">
      <w:pPr>
        <w:pStyle w:val="CommentText"/>
      </w:pPr>
      <w:r>
        <w:t>Extra stuff:</w:t>
      </w:r>
    </w:p>
    <w:p w14:paraId="278EE08A" w14:textId="77777777" w:rsidR="00E41CA2" w:rsidRDefault="00E41CA2">
      <w:pPr>
        <w:pStyle w:val="CommentText"/>
      </w:pPr>
      <w:r>
        <w:t>(, 2020a;</w:t>
      </w:r>
    </w:p>
    <w:p w14:paraId="1AB8CFFA" w14:textId="77777777" w:rsidR="00E41CA2" w:rsidRDefault="00E41CA2">
      <w:pPr>
        <w:pStyle w:val="CommentText"/>
      </w:pPr>
    </w:p>
    <w:p w14:paraId="4D806701" w14:textId="77777777" w:rsidR="00E41CA2" w:rsidRDefault="00E41CA2">
      <w:pPr>
        <w:pStyle w:val="CommentText"/>
      </w:pPr>
      <w:r>
        <w:t>Correct:</w:t>
      </w:r>
    </w:p>
    <w:p w14:paraId="59A9D295" w14:textId="77777777" w:rsidR="00E41CA2" w:rsidRDefault="00E41CA2">
      <w:pPr>
        <w:pStyle w:val="CommentText"/>
      </w:pPr>
      <w:r>
        <w:t>Coppola et al. (2021)</w:t>
      </w:r>
    </w:p>
    <w:p w14:paraId="4E55B9BC" w14:textId="63007C29" w:rsidR="00E41CA2" w:rsidRDefault="00E41CA2">
      <w:pPr>
        <w:pStyle w:val="CommentText"/>
      </w:pPr>
      <w:r>
        <w:t>(Coppola et al., 2021)</w:t>
      </w:r>
    </w:p>
  </w:comment>
  <w:comment w:id="1990" w:author="Robin Matthews" w:date="2021-07-11T18:01:00Z" w:initials="RM">
    <w:p w14:paraId="76380E58" w14:textId="547B4CAA" w:rsidR="00E9612B" w:rsidRDefault="00E9612B">
      <w:pPr>
        <w:pStyle w:val="CommentText"/>
      </w:pPr>
      <w:r>
        <w:rPr>
          <w:rStyle w:val="CommentReference"/>
        </w:rPr>
        <w:annotationRef/>
      </w:r>
      <w:r>
        <w:t>Mendeley field contains Coppola et al., 2021 rather than 2020.</w:t>
      </w:r>
    </w:p>
    <w:p w14:paraId="1939004F" w14:textId="77777777" w:rsidR="00E9612B" w:rsidRDefault="00E9612B">
      <w:pPr>
        <w:pStyle w:val="CommentText"/>
      </w:pPr>
    </w:p>
    <w:p w14:paraId="0DED5053" w14:textId="77777777" w:rsidR="00E9612B" w:rsidRDefault="00E9612B" w:rsidP="00E9612B">
      <w:pPr>
        <w:pStyle w:val="CommentText"/>
        <w:ind w:left="720"/>
      </w:pPr>
      <w:r w:rsidRPr="00585D71">
        <w:rPr>
          <w:rFonts w:ascii="Calibri" w:hAnsi="Calibri" w:cs="Calibri"/>
          <w:noProof/>
          <w:sz w:val="22"/>
          <w:szCs w:val="24"/>
        </w:rPr>
        <w:t xml:space="preserve">Coppola, E., Nogherotto, R., Ciarlo’, J. M., Giorgi, F., Meijgaard, E., Kadygrov, N., et al. (2021). Assessment of the European Climate Projections as Simulated by the Large EURO‐CORDEX Regional and Global Climate Model Ensemble. </w:t>
      </w:r>
      <w:r w:rsidRPr="00585D71">
        <w:rPr>
          <w:rFonts w:ascii="Calibri" w:hAnsi="Calibri" w:cs="Calibri"/>
          <w:i/>
          <w:iCs/>
          <w:noProof/>
          <w:sz w:val="22"/>
          <w:szCs w:val="24"/>
        </w:rPr>
        <w:t>J. Geophys. Res. Atmos.</w:t>
      </w:r>
      <w:r w:rsidRPr="00585D71">
        <w:rPr>
          <w:rFonts w:ascii="Calibri" w:hAnsi="Calibri" w:cs="Calibri"/>
          <w:noProof/>
          <w:sz w:val="22"/>
          <w:szCs w:val="24"/>
        </w:rPr>
        <w:t xml:space="preserve"> 126. doi:10.1029/2019JD032356.</w:t>
      </w:r>
    </w:p>
    <w:p w14:paraId="31D4EB17" w14:textId="77777777" w:rsidR="00E9612B" w:rsidRDefault="00E9612B" w:rsidP="00E9612B">
      <w:pPr>
        <w:pStyle w:val="CommentText"/>
        <w:ind w:left="720"/>
      </w:pPr>
    </w:p>
    <w:p w14:paraId="60628604" w14:textId="0D5E2C14" w:rsidR="00E9612B" w:rsidRDefault="00E9612B" w:rsidP="00E9612B">
      <w:pPr>
        <w:pStyle w:val="CommentText"/>
      </w:pPr>
      <w:r>
        <w:t>Is 2021 the correct reference?</w:t>
      </w:r>
    </w:p>
  </w:comment>
  <w:comment w:id="1995" w:author="Robin Matthews" w:date="2021-07-11T15:39:00Z" w:initials="RM">
    <w:p w14:paraId="5B2CF58B" w14:textId="77777777" w:rsidR="00E41CA2" w:rsidRDefault="00E41CA2">
      <w:pPr>
        <w:pStyle w:val="CommentText"/>
      </w:pPr>
      <w:r>
        <w:rPr>
          <w:rStyle w:val="CommentReference"/>
        </w:rPr>
        <w:annotationRef/>
      </w:r>
      <w:r>
        <w:t>Extra stuff:</w:t>
      </w:r>
    </w:p>
    <w:p w14:paraId="082F09BA" w14:textId="77777777" w:rsidR="00E41CA2" w:rsidRDefault="00E41CA2">
      <w:pPr>
        <w:pStyle w:val="CommentText"/>
      </w:pPr>
      <w:r>
        <w:t>(; ; ; Section 11.9)</w:t>
      </w:r>
    </w:p>
    <w:p w14:paraId="5F057571" w14:textId="77777777" w:rsidR="00E41CA2" w:rsidRDefault="00E41CA2">
      <w:pPr>
        <w:pStyle w:val="CommentText"/>
      </w:pPr>
    </w:p>
    <w:p w14:paraId="4DE1C6EE" w14:textId="77777777" w:rsidR="00E41CA2" w:rsidRDefault="00E41CA2">
      <w:pPr>
        <w:pStyle w:val="CommentText"/>
      </w:pPr>
      <w:r>
        <w:t>Correct:</w:t>
      </w:r>
    </w:p>
    <w:p w14:paraId="352FC3DF" w14:textId="6999857B" w:rsidR="00E41CA2" w:rsidRDefault="00E41CA2">
      <w:pPr>
        <w:pStyle w:val="CommentText"/>
      </w:pPr>
      <w:r>
        <w:t>(Maule et al., 2017; Jacob et al., 2018; Kjellström et al., 2018)</w:t>
      </w:r>
    </w:p>
  </w:comment>
  <w:comment w:id="2000" w:author="Robin Matthews" w:date="2021-07-11T15:39:00Z" w:initials="RM">
    <w:p w14:paraId="5721D345" w14:textId="77777777" w:rsidR="00E41CA2" w:rsidRDefault="00E41CA2">
      <w:pPr>
        <w:pStyle w:val="CommentText"/>
      </w:pPr>
      <w:r>
        <w:rPr>
          <w:rStyle w:val="CommentReference"/>
        </w:rPr>
        <w:annotationRef/>
      </w:r>
      <w:r>
        <w:t>Extra stuff:</w:t>
      </w:r>
    </w:p>
    <w:p w14:paraId="3619CE09" w14:textId="77777777" w:rsidR="00E41CA2" w:rsidRDefault="00E41CA2">
      <w:pPr>
        <w:pStyle w:val="CommentText"/>
      </w:pPr>
      <w:r>
        <w:t>(, ;</w:t>
      </w:r>
    </w:p>
    <w:p w14:paraId="440D49E1" w14:textId="77777777" w:rsidR="00E41CA2" w:rsidRDefault="00E41CA2">
      <w:pPr>
        <w:pStyle w:val="CommentText"/>
      </w:pPr>
    </w:p>
    <w:p w14:paraId="1806C787" w14:textId="77777777" w:rsidR="00E41CA2" w:rsidRDefault="00E41CA2">
      <w:pPr>
        <w:pStyle w:val="CommentText"/>
      </w:pPr>
      <w:r>
        <w:t>Correct:</w:t>
      </w:r>
    </w:p>
    <w:p w14:paraId="32C4DCAD" w14:textId="77777777" w:rsidR="00E41CA2" w:rsidRDefault="00E41CA2">
      <w:pPr>
        <w:pStyle w:val="CommentText"/>
      </w:pPr>
      <w:r>
        <w:t>Darmaraki et al. (2019)</w:t>
      </w:r>
    </w:p>
    <w:p w14:paraId="4C801418" w14:textId="4552AABF" w:rsidR="00E41CA2" w:rsidRDefault="00E41CA2">
      <w:pPr>
        <w:pStyle w:val="CommentText"/>
      </w:pPr>
      <w:r>
        <w:t>(Darmaraki et al., 2019)</w:t>
      </w:r>
    </w:p>
  </w:comment>
  <w:comment w:id="2005" w:author="Robin Matthews" w:date="2021-07-11T15:39:00Z" w:initials="RM">
    <w:p w14:paraId="551A2545" w14:textId="77777777" w:rsidR="00E41CA2" w:rsidRDefault="00E41CA2">
      <w:pPr>
        <w:pStyle w:val="CommentText"/>
      </w:pPr>
      <w:r>
        <w:rPr>
          <w:rStyle w:val="CommentReference"/>
        </w:rPr>
        <w:annotationRef/>
      </w:r>
      <w:r>
        <w:t>Not found:</w:t>
      </w:r>
    </w:p>
    <w:p w14:paraId="1CB6BCEA" w14:textId="77777777" w:rsidR="00E41CA2" w:rsidRDefault="00E41CA2">
      <w:pPr>
        <w:pStyle w:val="CommentText"/>
      </w:pPr>
      <w:r>
        <w:t>2020a</w:t>
      </w:r>
    </w:p>
    <w:p w14:paraId="4C558585" w14:textId="77777777" w:rsidR="00E41CA2" w:rsidRDefault="00E41CA2">
      <w:pPr>
        <w:pStyle w:val="CommentText"/>
      </w:pPr>
    </w:p>
    <w:p w14:paraId="1F4A18FE" w14:textId="77777777" w:rsidR="00E41CA2" w:rsidRDefault="00E41CA2">
      <w:pPr>
        <w:pStyle w:val="CommentText"/>
      </w:pPr>
      <w:r>
        <w:t>Extra stuff:</w:t>
      </w:r>
    </w:p>
    <w:p w14:paraId="34E10A5C" w14:textId="77777777" w:rsidR="00E41CA2" w:rsidRDefault="00E41CA2">
      <w:pPr>
        <w:pStyle w:val="CommentText"/>
      </w:pPr>
      <w:r>
        <w:t xml:space="preserve"> (2020)</w:t>
      </w:r>
    </w:p>
    <w:p w14:paraId="0531823A" w14:textId="77777777" w:rsidR="00E41CA2" w:rsidRDefault="00E41CA2">
      <w:pPr>
        <w:pStyle w:val="CommentText"/>
      </w:pPr>
    </w:p>
    <w:p w14:paraId="3B538CA8" w14:textId="77777777" w:rsidR="00E41CA2" w:rsidRDefault="00E41CA2">
      <w:pPr>
        <w:pStyle w:val="CommentText"/>
      </w:pPr>
      <w:r>
        <w:t>Correct:</w:t>
      </w:r>
    </w:p>
    <w:p w14:paraId="520B6B60" w14:textId="77777777" w:rsidR="00E41CA2" w:rsidRDefault="00E41CA2">
      <w:pPr>
        <w:pStyle w:val="CommentText"/>
      </w:pPr>
      <w:r>
        <w:t>Boé et al. (2020a)</w:t>
      </w:r>
    </w:p>
    <w:p w14:paraId="69494C19" w14:textId="1B232276" w:rsidR="00E41CA2" w:rsidRDefault="00E41CA2">
      <w:pPr>
        <w:pStyle w:val="CommentText"/>
      </w:pPr>
      <w:r>
        <w:t>(Boé et al., 2020a)</w:t>
      </w:r>
    </w:p>
  </w:comment>
  <w:comment w:id="2018" w:author="Robin Matthews" w:date="2021-07-11T15:39:00Z" w:initials="RM">
    <w:p w14:paraId="755CDA75" w14:textId="77777777" w:rsidR="00E41CA2" w:rsidRDefault="00E41CA2">
      <w:pPr>
        <w:pStyle w:val="CommentText"/>
      </w:pPr>
      <w:r>
        <w:rPr>
          <w:rStyle w:val="CommentReference"/>
        </w:rPr>
        <w:annotationRef/>
      </w:r>
      <w:r>
        <w:t>Not found:</w:t>
      </w:r>
    </w:p>
    <w:p w14:paraId="5237F251" w14:textId="77777777" w:rsidR="00E41CA2" w:rsidRDefault="00E41CA2">
      <w:pPr>
        <w:pStyle w:val="CommentText"/>
      </w:pPr>
      <w:r>
        <w:t>Kröner et al., 2017</w:t>
      </w:r>
    </w:p>
    <w:p w14:paraId="12A349A1" w14:textId="77777777" w:rsidR="00E41CA2" w:rsidRDefault="00E41CA2">
      <w:pPr>
        <w:pStyle w:val="CommentText"/>
      </w:pPr>
      <w:r>
        <w:t>Brogli et al., 2019a, b</w:t>
      </w:r>
    </w:p>
    <w:p w14:paraId="1442F5D0" w14:textId="77777777" w:rsidR="00E41CA2" w:rsidRDefault="00E41CA2">
      <w:pPr>
        <w:pStyle w:val="CommentText"/>
      </w:pPr>
    </w:p>
    <w:p w14:paraId="1F60933F" w14:textId="77777777" w:rsidR="00E41CA2" w:rsidRDefault="00E41CA2">
      <w:pPr>
        <w:pStyle w:val="CommentText"/>
      </w:pPr>
      <w:r>
        <w:t>Extra stuff:</w:t>
      </w:r>
    </w:p>
    <w:p w14:paraId="5B4AB8C1" w14:textId="77777777" w:rsidR="00E41CA2" w:rsidRDefault="00E41CA2">
      <w:pPr>
        <w:pStyle w:val="CommentText"/>
      </w:pPr>
      <w:r>
        <w:t>Brogli et al. (2019a, 2019b) and Kröner et al. (2017)</w:t>
      </w:r>
    </w:p>
    <w:p w14:paraId="4C2CCAAA" w14:textId="77777777" w:rsidR="00E41CA2" w:rsidRDefault="00E41CA2">
      <w:pPr>
        <w:pStyle w:val="CommentText"/>
      </w:pPr>
    </w:p>
    <w:p w14:paraId="41468261" w14:textId="77777777" w:rsidR="00E41CA2" w:rsidRDefault="00E41CA2">
      <w:pPr>
        <w:pStyle w:val="CommentText"/>
      </w:pPr>
      <w:r>
        <w:t>Correct:</w:t>
      </w:r>
    </w:p>
    <w:p w14:paraId="76706A6B" w14:textId="4904A3D2" w:rsidR="00E41CA2" w:rsidRDefault="00E41CA2">
      <w:pPr>
        <w:pStyle w:val="CommentText"/>
      </w:pPr>
      <w:r>
        <w:t>(Kröner et al., 2017; Brogli et al., 2019a, b)</w:t>
      </w:r>
    </w:p>
  </w:comment>
  <w:comment w:id="2025" w:author="Robin Matthews" w:date="2021-07-11T20:06:00Z" w:initials="RM">
    <w:p w14:paraId="154D2E19" w14:textId="450058D6" w:rsidR="00722843" w:rsidRDefault="00722843">
      <w:pPr>
        <w:pStyle w:val="CommentText"/>
        <w:rPr>
          <w:lang w:val="en-GB"/>
        </w:rPr>
      </w:pPr>
      <w:r>
        <w:rPr>
          <w:rStyle w:val="CommentReference"/>
        </w:rPr>
        <w:annotationRef/>
      </w:r>
      <w:r>
        <w:t xml:space="preserve">Mendeleey field previously also contained this DOI (not show in the citation text): </w:t>
      </w:r>
      <w:r>
        <w:rPr>
          <w:lang w:val="en-GB"/>
        </w:rPr>
        <w:t>10.1088/1751-8113/44/8/085201, which I’ve removed.</w:t>
      </w:r>
    </w:p>
    <w:p w14:paraId="10B4E6D2" w14:textId="77777777" w:rsidR="00722843" w:rsidRDefault="00722843">
      <w:pPr>
        <w:pStyle w:val="CommentText"/>
        <w:rPr>
          <w:lang w:val="en-GB"/>
        </w:rPr>
      </w:pPr>
    </w:p>
    <w:p w14:paraId="77AFD0E8" w14:textId="15B1D6A7" w:rsidR="00722843" w:rsidRDefault="00722843">
      <w:pPr>
        <w:pStyle w:val="CommentText"/>
      </w:pPr>
      <w:r>
        <w:rPr>
          <w:lang w:val="en-GB"/>
        </w:rPr>
        <w:t>Was I correct to remove it?</w:t>
      </w:r>
    </w:p>
  </w:comment>
  <w:comment w:id="2028" w:author="Robin Matthews" w:date="2021-07-11T18:04:00Z" w:initials="RM">
    <w:p w14:paraId="35BE7373" w14:textId="77777777" w:rsidR="006E305A" w:rsidRDefault="006E305A">
      <w:pPr>
        <w:pStyle w:val="CommentText"/>
      </w:pPr>
      <w:r>
        <w:rPr>
          <w:rStyle w:val="CommentReference"/>
        </w:rPr>
        <w:annotationRef/>
      </w:r>
      <w:r>
        <w:t>Mendeley field contains Bruci et al., 2016 rather than Bruci, 2016:</w:t>
      </w:r>
    </w:p>
    <w:p w14:paraId="35CBEBBE" w14:textId="77777777" w:rsidR="006E305A" w:rsidRDefault="006E305A">
      <w:pPr>
        <w:pStyle w:val="CommentText"/>
      </w:pPr>
    </w:p>
    <w:p w14:paraId="51F8C627" w14:textId="1A450E08" w:rsidR="006E305A" w:rsidRDefault="006E305A" w:rsidP="006E305A">
      <w:pPr>
        <w:pStyle w:val="CommentText"/>
        <w:ind w:left="720"/>
        <w:rPr>
          <w:rFonts w:ascii="Calibri" w:hAnsi="Calibri" w:cs="Calibri"/>
          <w:noProof/>
          <w:sz w:val="22"/>
          <w:szCs w:val="24"/>
        </w:rPr>
      </w:pPr>
      <w:r w:rsidRPr="00585D71">
        <w:rPr>
          <w:rFonts w:ascii="Calibri" w:hAnsi="Calibri" w:cs="Calibri"/>
          <w:noProof/>
          <w:sz w:val="22"/>
          <w:szCs w:val="24"/>
        </w:rPr>
        <w:t xml:space="preserve">Bruci, E. D., Islami, B., and Kamberi, M. (2016). Third National Communication of the Republic of Albania under the United Nations Framework Convention on Climate Change. Tirana, Albania: Ministry of Environment of the Republic of Albania Available at: </w:t>
      </w:r>
      <w:hyperlink r:id="rId1" w:history="1">
        <w:r w:rsidRPr="00B20EBC">
          <w:rPr>
            <w:rStyle w:val="Hyperlink"/>
            <w:rFonts w:ascii="Calibri" w:hAnsi="Calibri" w:cs="Calibri"/>
            <w:noProof/>
            <w:sz w:val="22"/>
            <w:szCs w:val="24"/>
          </w:rPr>
          <w:t>https://unfccc.int/sites/default/files/resource/Albania NC3_13 October 2016_0.pdf</w:t>
        </w:r>
      </w:hyperlink>
      <w:r w:rsidRPr="00585D71">
        <w:rPr>
          <w:rFonts w:ascii="Calibri" w:hAnsi="Calibri" w:cs="Calibri"/>
          <w:noProof/>
          <w:sz w:val="22"/>
          <w:szCs w:val="24"/>
        </w:rPr>
        <w:t>.</w:t>
      </w:r>
    </w:p>
    <w:p w14:paraId="27755923" w14:textId="77777777" w:rsidR="006E305A" w:rsidRDefault="006E305A" w:rsidP="006E305A">
      <w:pPr>
        <w:pStyle w:val="CommentText"/>
        <w:ind w:left="720"/>
        <w:rPr>
          <w:rFonts w:ascii="Calibri" w:hAnsi="Calibri" w:cs="Calibri"/>
          <w:noProof/>
          <w:sz w:val="22"/>
          <w:szCs w:val="24"/>
        </w:rPr>
      </w:pPr>
    </w:p>
    <w:p w14:paraId="24CB4038" w14:textId="47C97B85" w:rsidR="006E305A" w:rsidRDefault="006E305A" w:rsidP="006E305A">
      <w:pPr>
        <w:pStyle w:val="CommentText"/>
      </w:pPr>
      <w:r>
        <w:rPr>
          <w:rFonts w:ascii="Calibri" w:hAnsi="Calibri" w:cs="Calibri"/>
          <w:noProof/>
          <w:sz w:val="22"/>
          <w:szCs w:val="24"/>
        </w:rPr>
        <w:t>Is this the right reference?</w:t>
      </w:r>
    </w:p>
  </w:comment>
  <w:comment w:id="2029" w:author="Robin Matthews" w:date="2021-07-11T15:39:00Z" w:initials="RM">
    <w:p w14:paraId="2D845846" w14:textId="77777777" w:rsidR="00E41CA2" w:rsidRDefault="00E41CA2">
      <w:pPr>
        <w:pStyle w:val="CommentText"/>
      </w:pPr>
      <w:r>
        <w:rPr>
          <w:rStyle w:val="CommentReference"/>
        </w:rPr>
        <w:annotationRef/>
      </w:r>
      <w:r>
        <w:t>Not found:</w:t>
      </w:r>
    </w:p>
    <w:p w14:paraId="007A1CFB" w14:textId="77777777" w:rsidR="00E41CA2" w:rsidRDefault="00E41CA2">
      <w:pPr>
        <w:pStyle w:val="CommentText"/>
      </w:pPr>
      <w:r>
        <w:t>Bruci et al., 2016</w:t>
      </w:r>
    </w:p>
    <w:p w14:paraId="5C862BD6" w14:textId="77777777" w:rsidR="00E41CA2" w:rsidRDefault="00E41CA2">
      <w:pPr>
        <w:pStyle w:val="CommentText"/>
      </w:pPr>
    </w:p>
    <w:p w14:paraId="706FA524" w14:textId="77777777" w:rsidR="00E41CA2" w:rsidRDefault="00E41CA2">
      <w:pPr>
        <w:pStyle w:val="CommentText"/>
      </w:pPr>
      <w:r>
        <w:t>Extra stuff:</w:t>
      </w:r>
    </w:p>
    <w:p w14:paraId="76A34EEC" w14:textId="77777777" w:rsidR="00E41CA2" w:rsidRDefault="00E41CA2">
      <w:pPr>
        <w:pStyle w:val="CommentText"/>
      </w:pPr>
      <w:r>
        <w:t>(e.g., Bruci ED, 2016; ; )</w:t>
      </w:r>
    </w:p>
    <w:p w14:paraId="139821C4" w14:textId="77777777" w:rsidR="00E41CA2" w:rsidRDefault="00E41CA2">
      <w:pPr>
        <w:pStyle w:val="CommentText"/>
      </w:pPr>
    </w:p>
    <w:p w14:paraId="0B884543" w14:textId="77777777" w:rsidR="00E41CA2" w:rsidRDefault="00E41CA2">
      <w:pPr>
        <w:pStyle w:val="CommentText"/>
      </w:pPr>
      <w:r>
        <w:t>Correct:</w:t>
      </w:r>
    </w:p>
    <w:p w14:paraId="4932C8B6" w14:textId="05D5E2C0" w:rsidR="00E41CA2" w:rsidRDefault="00E41CA2">
      <w:pPr>
        <w:pStyle w:val="CommentText"/>
      </w:pPr>
      <w:r>
        <w:t>(Bruci et al., 2016; MoARE, 2016; MoEU, 2018)</w:t>
      </w:r>
    </w:p>
  </w:comment>
  <w:comment w:id="2037" w:author="Robin Matthews" w:date="2021-07-11T15:39:00Z" w:initials="RM">
    <w:p w14:paraId="4D23EEA4" w14:textId="77777777" w:rsidR="00E41CA2" w:rsidRDefault="00E41CA2">
      <w:pPr>
        <w:pStyle w:val="CommentText"/>
      </w:pPr>
      <w:r>
        <w:rPr>
          <w:rStyle w:val="CommentReference"/>
        </w:rPr>
        <w:annotationRef/>
      </w:r>
      <w:r>
        <w:t>Not found:</w:t>
      </w:r>
    </w:p>
    <w:p w14:paraId="2DCFA890" w14:textId="77777777" w:rsidR="00E41CA2" w:rsidRDefault="00E41CA2">
      <w:pPr>
        <w:pStyle w:val="CommentText"/>
      </w:pPr>
      <w:r>
        <w:t>Y. Li et al., 2020a</w:t>
      </w:r>
    </w:p>
    <w:p w14:paraId="329C8099" w14:textId="77777777" w:rsidR="00E41CA2" w:rsidRDefault="00E41CA2">
      <w:pPr>
        <w:pStyle w:val="CommentText"/>
      </w:pPr>
    </w:p>
    <w:p w14:paraId="0DDE8DB8" w14:textId="77777777" w:rsidR="00E41CA2" w:rsidRDefault="00E41CA2">
      <w:pPr>
        <w:pStyle w:val="CommentText"/>
      </w:pPr>
      <w:r>
        <w:t>Extra stuff:</w:t>
      </w:r>
    </w:p>
    <w:p w14:paraId="5AC89DDF" w14:textId="77777777" w:rsidR="00E41CA2" w:rsidRDefault="00E41CA2">
      <w:pPr>
        <w:pStyle w:val="CommentText"/>
      </w:pPr>
      <w:r>
        <w:t>(; ; , 2020d)</w:t>
      </w:r>
    </w:p>
    <w:p w14:paraId="5F07BB4C" w14:textId="77777777" w:rsidR="00E41CA2" w:rsidRDefault="00E41CA2">
      <w:pPr>
        <w:pStyle w:val="CommentText"/>
      </w:pPr>
    </w:p>
    <w:p w14:paraId="65FAE857" w14:textId="77777777" w:rsidR="00E41CA2" w:rsidRDefault="00E41CA2">
      <w:pPr>
        <w:pStyle w:val="CommentText"/>
      </w:pPr>
      <w:r>
        <w:t>Correct:</w:t>
      </w:r>
    </w:p>
    <w:p w14:paraId="1D784FDA" w14:textId="65B03E2D" w:rsidR="00E41CA2" w:rsidRDefault="00E41CA2">
      <w:pPr>
        <w:pStyle w:val="CommentText"/>
      </w:pPr>
      <w:r>
        <w:t>(Bader et al., 2018; Kuang, 2019; Li et al., 2019; Y. Li et al., 2020a)</w:t>
      </w:r>
    </w:p>
  </w:comment>
  <w:comment w:id="2042" w:author="Robin Matthews" w:date="2021-07-11T15:39:00Z" w:initials="RM">
    <w:p w14:paraId="49F3B20F" w14:textId="77777777" w:rsidR="00E41CA2" w:rsidRDefault="00E41CA2">
      <w:pPr>
        <w:pStyle w:val="CommentText"/>
      </w:pPr>
      <w:r>
        <w:rPr>
          <w:rStyle w:val="CommentReference"/>
        </w:rPr>
        <w:annotationRef/>
      </w:r>
      <w:r>
        <w:t>Not found:</w:t>
      </w:r>
    </w:p>
    <w:p w14:paraId="785AE4E9" w14:textId="77777777" w:rsidR="00E41CA2" w:rsidRDefault="00E41CA2">
      <w:pPr>
        <w:pStyle w:val="CommentText"/>
      </w:pPr>
      <w:r>
        <w:t>F. Chen et al., 2012</w:t>
      </w:r>
    </w:p>
    <w:p w14:paraId="4D3365E4" w14:textId="77777777" w:rsidR="00E41CA2" w:rsidRDefault="00E41CA2">
      <w:pPr>
        <w:pStyle w:val="CommentText"/>
      </w:pPr>
    </w:p>
    <w:p w14:paraId="5F315921" w14:textId="77777777" w:rsidR="00E41CA2" w:rsidRDefault="00E41CA2">
      <w:pPr>
        <w:pStyle w:val="CommentText"/>
      </w:pPr>
      <w:r>
        <w:t>Extra stuff:</w:t>
      </w:r>
    </w:p>
    <w:p w14:paraId="29AC0602" w14:textId="77777777" w:rsidR="00E41CA2" w:rsidRDefault="00E41CA2">
      <w:pPr>
        <w:pStyle w:val="CommentText"/>
      </w:pPr>
      <w:r>
        <w:t>(Chen et al., 2012a; ; )</w:t>
      </w:r>
    </w:p>
    <w:p w14:paraId="100D00E7" w14:textId="77777777" w:rsidR="00E41CA2" w:rsidRDefault="00E41CA2">
      <w:pPr>
        <w:pStyle w:val="CommentText"/>
      </w:pPr>
    </w:p>
    <w:p w14:paraId="37B7BCA3" w14:textId="77777777" w:rsidR="00E41CA2" w:rsidRDefault="00E41CA2">
      <w:pPr>
        <w:pStyle w:val="CommentText"/>
      </w:pPr>
      <w:r>
        <w:t>Correct:</w:t>
      </w:r>
    </w:p>
    <w:p w14:paraId="1AE3EB41" w14:textId="1ECC7F20" w:rsidR="00E41CA2" w:rsidRDefault="00E41CA2">
      <w:pPr>
        <w:pStyle w:val="CommentText"/>
      </w:pPr>
      <w:r>
        <w:t>(F. Chen et al., 2012; Barlow et al., 2017; Bader et al., 2018)</w:t>
      </w:r>
    </w:p>
  </w:comment>
  <w:comment w:id="2047" w:author="Robin Matthews" w:date="2021-07-11T15:39:00Z" w:initials="RM">
    <w:p w14:paraId="14C6FD8F" w14:textId="77777777" w:rsidR="00E41CA2" w:rsidRDefault="00E41CA2">
      <w:pPr>
        <w:pStyle w:val="CommentText"/>
      </w:pPr>
      <w:r>
        <w:rPr>
          <w:rStyle w:val="CommentReference"/>
        </w:rPr>
        <w:annotationRef/>
      </w:r>
      <w:r>
        <w:t>Not found:</w:t>
      </w:r>
    </w:p>
    <w:p w14:paraId="07AA7884" w14:textId="77777777" w:rsidR="00E41CA2" w:rsidRDefault="00E41CA2">
      <w:pPr>
        <w:pStyle w:val="CommentText"/>
      </w:pPr>
      <w:r>
        <w:t>Langendijk et al., 2019b</w:t>
      </w:r>
    </w:p>
    <w:p w14:paraId="326DB42C" w14:textId="77777777" w:rsidR="00E41CA2" w:rsidRDefault="00E41CA2">
      <w:pPr>
        <w:pStyle w:val="CommentText"/>
      </w:pPr>
    </w:p>
    <w:p w14:paraId="362E2FA5" w14:textId="77777777" w:rsidR="00E41CA2" w:rsidRDefault="00E41CA2">
      <w:pPr>
        <w:pStyle w:val="CommentText"/>
      </w:pPr>
      <w:r>
        <w:t>Extra stuff:</w:t>
      </w:r>
    </w:p>
    <w:p w14:paraId="3D40535C" w14:textId="77777777" w:rsidR="00E41CA2" w:rsidRDefault="00E41CA2">
      <w:pPr>
        <w:pStyle w:val="CommentText"/>
      </w:pPr>
      <w:r>
        <w:t>(; ; Langendijk et al., 2019a; )</w:t>
      </w:r>
    </w:p>
    <w:p w14:paraId="66854320" w14:textId="77777777" w:rsidR="00E41CA2" w:rsidRDefault="00E41CA2">
      <w:pPr>
        <w:pStyle w:val="CommentText"/>
      </w:pPr>
    </w:p>
    <w:p w14:paraId="71D29CB6" w14:textId="77777777" w:rsidR="00E41CA2" w:rsidRDefault="00E41CA2">
      <w:pPr>
        <w:pStyle w:val="CommentText"/>
      </w:pPr>
      <w:r>
        <w:t>Correct:</w:t>
      </w:r>
    </w:p>
    <w:p w14:paraId="7B9435AA" w14:textId="37D2F17F" w:rsidR="00E41CA2" w:rsidRDefault="00E41CA2">
      <w:pPr>
        <w:pStyle w:val="CommentText"/>
      </w:pPr>
      <w:r>
        <w:t>(Meier et al., 2017; Zheng et al., 2018; Langendijk et al., 2019b; Venter et al., 2020)</w:t>
      </w:r>
    </w:p>
  </w:comment>
  <w:comment w:id="2050" w:author="Robin Matthews" w:date="2021-07-11T18:09:00Z" w:initials="RM">
    <w:p w14:paraId="151BCB31" w14:textId="77777777" w:rsidR="0036407B" w:rsidRDefault="0036407B">
      <w:pPr>
        <w:pStyle w:val="CommentText"/>
      </w:pPr>
      <w:r>
        <w:rPr>
          <w:rStyle w:val="CommentReference"/>
        </w:rPr>
        <w:annotationRef/>
      </w:r>
      <w:r>
        <w:t>Mendeley field contains ‘Dandou, 2005’ rather than ‘Dandou et al. 2005’.</w:t>
      </w:r>
    </w:p>
    <w:p w14:paraId="03BABF73" w14:textId="77777777" w:rsidR="0036407B" w:rsidRDefault="0036407B">
      <w:pPr>
        <w:pStyle w:val="CommentText"/>
      </w:pPr>
    </w:p>
    <w:p w14:paraId="3CBFFDF4" w14:textId="41340543" w:rsidR="0036407B" w:rsidRDefault="0036407B">
      <w:pPr>
        <w:pStyle w:val="CommentText"/>
      </w:pPr>
    </w:p>
  </w:comment>
  <w:comment w:id="2051" w:author="Robin Matthews" w:date="2021-07-11T15:39:00Z" w:initials="RM">
    <w:p w14:paraId="76CE1212" w14:textId="77777777" w:rsidR="00E41CA2" w:rsidRDefault="00E41CA2">
      <w:pPr>
        <w:pStyle w:val="CommentText"/>
      </w:pPr>
      <w:r>
        <w:rPr>
          <w:rStyle w:val="CommentReference"/>
        </w:rPr>
        <w:annotationRef/>
      </w:r>
      <w:r>
        <w:t>Not found:</w:t>
      </w:r>
    </w:p>
    <w:p w14:paraId="19B320FD" w14:textId="77777777" w:rsidR="00E41CA2" w:rsidRDefault="00E41CA2">
      <w:pPr>
        <w:pStyle w:val="CommentText"/>
      </w:pPr>
      <w:r>
        <w:t>Dandou, 2005</w:t>
      </w:r>
    </w:p>
    <w:p w14:paraId="4CBA6902" w14:textId="77777777" w:rsidR="00E41CA2" w:rsidRDefault="00E41CA2">
      <w:pPr>
        <w:pStyle w:val="CommentText"/>
      </w:pPr>
    </w:p>
    <w:p w14:paraId="156C4280" w14:textId="77777777" w:rsidR="00E41CA2" w:rsidRDefault="00E41CA2">
      <w:pPr>
        <w:pStyle w:val="CommentText"/>
      </w:pPr>
      <w:r>
        <w:t>Extra stuff:</w:t>
      </w:r>
    </w:p>
    <w:p w14:paraId="2F25E923" w14:textId="77777777" w:rsidR="00E41CA2" w:rsidRDefault="00E41CA2">
      <w:pPr>
        <w:pStyle w:val="CommentText"/>
      </w:pPr>
      <w:r>
        <w:t>; Dandou et al., 2005; ; )</w:t>
      </w:r>
    </w:p>
    <w:p w14:paraId="796F7DDC" w14:textId="77777777" w:rsidR="00E41CA2" w:rsidRDefault="00E41CA2">
      <w:pPr>
        <w:pStyle w:val="CommentText"/>
      </w:pPr>
    </w:p>
    <w:p w14:paraId="34958658" w14:textId="77777777" w:rsidR="00E41CA2" w:rsidRDefault="00E41CA2">
      <w:pPr>
        <w:pStyle w:val="CommentText"/>
      </w:pPr>
      <w:r>
        <w:t>Correct:</w:t>
      </w:r>
    </w:p>
    <w:p w14:paraId="556D87F7" w14:textId="674FAC0B" w:rsidR="00E41CA2" w:rsidRDefault="00E41CA2">
      <w:pPr>
        <w:pStyle w:val="CommentText"/>
      </w:pPr>
      <w:r>
        <w:t>(Seaman et al., 1989; Dandou, 2005; Best et al., 2006; Liu et al., 2006)</w:t>
      </w:r>
    </w:p>
  </w:comment>
  <w:comment w:id="2052" w:author="Robin Matthews" w:date="2021-07-11T15:39:00Z" w:initials="RM">
    <w:p w14:paraId="208A23E2" w14:textId="77777777" w:rsidR="00E41CA2" w:rsidRDefault="00E41CA2">
      <w:pPr>
        <w:pStyle w:val="CommentText"/>
      </w:pPr>
      <w:r>
        <w:rPr>
          <w:rStyle w:val="CommentReference"/>
        </w:rPr>
        <w:annotationRef/>
      </w:r>
      <w:r>
        <w:t>Not found:</w:t>
      </w:r>
    </w:p>
    <w:p w14:paraId="0E9D30DE" w14:textId="77777777" w:rsidR="00E41CA2" w:rsidRDefault="00E41CA2">
      <w:pPr>
        <w:pStyle w:val="CommentText"/>
      </w:pPr>
      <w:r>
        <w:t>H. Chen et al., 2016</w:t>
      </w:r>
    </w:p>
    <w:p w14:paraId="21757C0F" w14:textId="77777777" w:rsidR="00E41CA2" w:rsidRDefault="00E41CA2">
      <w:pPr>
        <w:pStyle w:val="CommentText"/>
      </w:pPr>
    </w:p>
    <w:p w14:paraId="3279208A" w14:textId="77777777" w:rsidR="00E41CA2" w:rsidRDefault="00E41CA2">
      <w:pPr>
        <w:pStyle w:val="CommentText"/>
      </w:pPr>
      <w:r>
        <w:t>Extra stuff:</w:t>
      </w:r>
    </w:p>
    <w:p w14:paraId="5CEDDB18" w14:textId="77777777" w:rsidR="00E41CA2" w:rsidRDefault="00E41CA2">
      <w:pPr>
        <w:pStyle w:val="CommentText"/>
      </w:pPr>
      <w:r>
        <w:t>(; ; ; Chen et al., 2016b; ; ; )</w:t>
      </w:r>
    </w:p>
    <w:p w14:paraId="5AE1754E" w14:textId="77777777" w:rsidR="00E41CA2" w:rsidRDefault="00E41CA2">
      <w:pPr>
        <w:pStyle w:val="CommentText"/>
      </w:pPr>
    </w:p>
    <w:p w14:paraId="32C83909" w14:textId="77777777" w:rsidR="00E41CA2" w:rsidRDefault="00E41CA2">
      <w:pPr>
        <w:pStyle w:val="CommentText"/>
      </w:pPr>
      <w:r>
        <w:t>Correct:</w:t>
      </w:r>
    </w:p>
    <w:p w14:paraId="3DADB853" w14:textId="4640DD9E" w:rsidR="00E41CA2" w:rsidRDefault="00E41CA2">
      <w:pPr>
        <w:pStyle w:val="CommentText"/>
      </w:pPr>
      <w:r>
        <w:t>(McCarthy et al., 2010; Oleson et al., 2011; Zhang et al., 2013; H. Chen et al., 2016; Katzfey et al., 2020; Sharma et al., 2020; Hertwig et al., 2021)</w:t>
      </w:r>
    </w:p>
  </w:comment>
  <w:comment w:id="2057" w:author="Robin Matthews" w:date="2021-07-11T15:39:00Z" w:initials="RM">
    <w:p w14:paraId="4697A8C7" w14:textId="77777777" w:rsidR="00E41CA2" w:rsidRDefault="00E41CA2">
      <w:pPr>
        <w:pStyle w:val="CommentText"/>
      </w:pPr>
      <w:r>
        <w:rPr>
          <w:rStyle w:val="CommentReference"/>
        </w:rPr>
        <w:annotationRef/>
      </w:r>
      <w:r>
        <w:t>Not found:</w:t>
      </w:r>
    </w:p>
    <w:p w14:paraId="0BAB28B9" w14:textId="77777777" w:rsidR="00E41CA2" w:rsidRDefault="00E41CA2">
      <w:pPr>
        <w:pStyle w:val="CommentText"/>
      </w:pPr>
      <w:r>
        <w:t>Oleson et al., 2011</w:t>
      </w:r>
    </w:p>
    <w:p w14:paraId="5A242894" w14:textId="77777777" w:rsidR="00E41CA2" w:rsidRDefault="00E41CA2">
      <w:pPr>
        <w:pStyle w:val="CommentText"/>
      </w:pPr>
      <w:r>
        <w:t>Kusaka et al., 2012a</w:t>
      </w:r>
    </w:p>
    <w:p w14:paraId="791267A4" w14:textId="77777777" w:rsidR="00E41CA2" w:rsidRDefault="00E41CA2">
      <w:pPr>
        <w:pStyle w:val="CommentText"/>
      </w:pPr>
      <w:r>
        <w:t>Langendijk et al., 2019a</w:t>
      </w:r>
    </w:p>
    <w:p w14:paraId="0B322432" w14:textId="77777777" w:rsidR="00E41CA2" w:rsidRDefault="00E41CA2">
      <w:pPr>
        <w:pStyle w:val="CommentText"/>
      </w:pPr>
    </w:p>
    <w:p w14:paraId="1C8B0C8E" w14:textId="77777777" w:rsidR="00E41CA2" w:rsidRDefault="00E41CA2">
      <w:pPr>
        <w:pStyle w:val="CommentText"/>
      </w:pPr>
      <w:r>
        <w:t>Extra stuff:</w:t>
      </w:r>
    </w:p>
    <w:p w14:paraId="064D3704" w14:textId="77777777" w:rsidR="00E41CA2" w:rsidRDefault="00E41CA2">
      <w:pPr>
        <w:pStyle w:val="CommentText"/>
      </w:pPr>
      <w:r>
        <w:t>(Kusaka et al., 2012b; ; ; ; ; ; Langendijk et al., 2019b)</w:t>
      </w:r>
    </w:p>
    <w:p w14:paraId="641577D0" w14:textId="77777777" w:rsidR="00E41CA2" w:rsidRDefault="00E41CA2">
      <w:pPr>
        <w:pStyle w:val="CommentText"/>
      </w:pPr>
    </w:p>
    <w:p w14:paraId="3E6A2918" w14:textId="77777777" w:rsidR="00E41CA2" w:rsidRDefault="00E41CA2">
      <w:pPr>
        <w:pStyle w:val="CommentText"/>
      </w:pPr>
      <w:r>
        <w:t>Correct:</w:t>
      </w:r>
    </w:p>
    <w:p w14:paraId="0B404B8F" w14:textId="56A19D69" w:rsidR="00E41CA2" w:rsidRDefault="00E41CA2">
      <w:pPr>
        <w:pStyle w:val="CommentText"/>
      </w:pPr>
      <w:r>
        <w:t>(Oleson et al., 2011; Kusaka et al., 2012a; McCarthy et al., 2012; Hamdi et al., 2014; Trusilova et al., 2016; Daniel et al., 2019; Halenka et al., 2019; Langendijk et al., 2019a)</w:t>
      </w:r>
    </w:p>
  </w:comment>
  <w:comment w:id="2058" w:author="Robin Matthews" w:date="2021-07-11T19:50:00Z" w:initials="RM">
    <w:p w14:paraId="422943B9" w14:textId="77777777" w:rsidR="00C24F7C" w:rsidRDefault="00C24F7C">
      <w:pPr>
        <w:pStyle w:val="CommentText"/>
      </w:pPr>
      <w:r>
        <w:rPr>
          <w:rStyle w:val="CommentReference"/>
        </w:rPr>
        <w:annotationRef/>
      </w:r>
      <w:r>
        <w:t>Mendeley field also contains ‘Oleson et al., 2011’. Want me to remove it?</w:t>
      </w:r>
    </w:p>
    <w:p w14:paraId="0D7ED5A9" w14:textId="77777777" w:rsidR="00C24F7C" w:rsidRDefault="00C24F7C">
      <w:pPr>
        <w:pStyle w:val="CommentText"/>
      </w:pPr>
    </w:p>
    <w:p w14:paraId="6BFEB25E" w14:textId="659B2F9F" w:rsidR="00C24F7C" w:rsidRDefault="00C24F7C">
      <w:pPr>
        <w:pStyle w:val="CommentText"/>
      </w:pPr>
    </w:p>
  </w:comment>
  <w:comment w:id="2065" w:author="Robin Matthews" w:date="2021-07-11T15:39:00Z" w:initials="RM">
    <w:p w14:paraId="02F5B19E" w14:textId="77777777" w:rsidR="00E41CA2" w:rsidRDefault="00E41CA2">
      <w:pPr>
        <w:pStyle w:val="CommentText"/>
      </w:pPr>
      <w:r>
        <w:rPr>
          <w:rStyle w:val="CommentReference"/>
        </w:rPr>
        <w:annotationRef/>
      </w:r>
      <w:r>
        <w:t>Not found:</w:t>
      </w:r>
    </w:p>
    <w:p w14:paraId="21E70B50" w14:textId="77777777" w:rsidR="00E41CA2" w:rsidRDefault="00E41CA2">
      <w:pPr>
        <w:pStyle w:val="CommentText"/>
      </w:pPr>
      <w:r>
        <w:t>Kusaka et al., 2012b</w:t>
      </w:r>
    </w:p>
    <w:p w14:paraId="05442159" w14:textId="77777777" w:rsidR="00E41CA2" w:rsidRDefault="00E41CA2">
      <w:pPr>
        <w:pStyle w:val="CommentText"/>
      </w:pPr>
    </w:p>
    <w:p w14:paraId="619DC4AB" w14:textId="77777777" w:rsidR="00E41CA2" w:rsidRDefault="00E41CA2">
      <w:pPr>
        <w:pStyle w:val="CommentText"/>
      </w:pPr>
      <w:r>
        <w:t>Extra stuff:</w:t>
      </w:r>
    </w:p>
    <w:p w14:paraId="0A161823" w14:textId="77777777" w:rsidR="00E41CA2" w:rsidRDefault="00E41CA2">
      <w:pPr>
        <w:pStyle w:val="CommentText"/>
      </w:pPr>
      <w:r>
        <w:t>(Kusaka et al., 2012a; ; ; ; ; )</w:t>
      </w:r>
    </w:p>
    <w:p w14:paraId="3C4E3A37" w14:textId="77777777" w:rsidR="00E41CA2" w:rsidRDefault="00E41CA2">
      <w:pPr>
        <w:pStyle w:val="CommentText"/>
      </w:pPr>
    </w:p>
    <w:p w14:paraId="74D61F70" w14:textId="77777777" w:rsidR="00E41CA2" w:rsidRDefault="00E41CA2">
      <w:pPr>
        <w:pStyle w:val="CommentText"/>
      </w:pPr>
      <w:r>
        <w:t>Correct:</w:t>
      </w:r>
    </w:p>
    <w:p w14:paraId="50C0CA4F" w14:textId="55810FA3" w:rsidR="00E41CA2" w:rsidRDefault="00E41CA2">
      <w:pPr>
        <w:pStyle w:val="CommentText"/>
      </w:pPr>
      <w:r>
        <w:t>(Kusaka et al., 2012b; McCarthy et al., 2012; Hamdi et al., 2014; Trusilova et al., 2016; Jänicke et al., 2017; Daniel et al., 2019)</w:t>
      </w:r>
    </w:p>
  </w:comment>
  <w:comment w:id="2068" w:author="Robin Matthews" w:date="2021-07-11T15:39:00Z" w:initials="RM">
    <w:p w14:paraId="02E13476" w14:textId="77777777" w:rsidR="00E41CA2" w:rsidRDefault="00E41CA2">
      <w:pPr>
        <w:pStyle w:val="CommentText"/>
      </w:pPr>
      <w:r>
        <w:rPr>
          <w:rStyle w:val="CommentReference"/>
        </w:rPr>
        <w:annotationRef/>
      </w:r>
      <w:r>
        <w:t>Not found:</w:t>
      </w:r>
    </w:p>
    <w:p w14:paraId="4C1BB62A" w14:textId="77777777" w:rsidR="00E41CA2" w:rsidRDefault="00E41CA2">
      <w:pPr>
        <w:pStyle w:val="CommentText"/>
      </w:pPr>
      <w:r>
        <w:t>H. Chen et al., 2016</w:t>
      </w:r>
    </w:p>
    <w:p w14:paraId="4C158B8F" w14:textId="77777777" w:rsidR="00E41CA2" w:rsidRDefault="00E41CA2">
      <w:pPr>
        <w:pStyle w:val="CommentText"/>
      </w:pPr>
    </w:p>
    <w:p w14:paraId="69F95F4A" w14:textId="77777777" w:rsidR="00E41CA2" w:rsidRDefault="00E41CA2">
      <w:pPr>
        <w:pStyle w:val="CommentText"/>
      </w:pPr>
      <w:r>
        <w:t>Extra stuff:</w:t>
      </w:r>
    </w:p>
    <w:p w14:paraId="3501287F" w14:textId="77777777" w:rsidR="00E41CA2" w:rsidRDefault="00E41CA2">
      <w:pPr>
        <w:pStyle w:val="CommentText"/>
      </w:pPr>
      <w:r>
        <w:t>(; ; Chen et al., 2016b)</w:t>
      </w:r>
    </w:p>
    <w:p w14:paraId="7F644718" w14:textId="77777777" w:rsidR="00E41CA2" w:rsidRDefault="00E41CA2">
      <w:pPr>
        <w:pStyle w:val="CommentText"/>
      </w:pPr>
    </w:p>
    <w:p w14:paraId="6F699568" w14:textId="77777777" w:rsidR="00E41CA2" w:rsidRDefault="00E41CA2">
      <w:pPr>
        <w:pStyle w:val="CommentText"/>
      </w:pPr>
      <w:r>
        <w:t>Correct:</w:t>
      </w:r>
    </w:p>
    <w:p w14:paraId="5D6067DB" w14:textId="4095B69C" w:rsidR="00E41CA2" w:rsidRDefault="00E41CA2">
      <w:pPr>
        <w:pStyle w:val="CommentText"/>
      </w:pPr>
      <w:r>
        <w:t>(Parker, 2010; Zhang et al., 2013; H. Chen et al., 2016)</w:t>
      </w:r>
    </w:p>
  </w:comment>
  <w:comment w:id="2073" w:author="Robin Matthews" w:date="2021-07-11T15:39:00Z" w:initials="RM">
    <w:p w14:paraId="5A44BA82" w14:textId="77777777" w:rsidR="00E41CA2" w:rsidRDefault="00E41CA2">
      <w:pPr>
        <w:pStyle w:val="CommentText"/>
      </w:pPr>
      <w:r>
        <w:rPr>
          <w:rStyle w:val="CommentReference"/>
        </w:rPr>
        <w:annotationRef/>
      </w:r>
      <w:r>
        <w:t>Extra stuff:</w:t>
      </w:r>
    </w:p>
    <w:p w14:paraId="2560EC9A" w14:textId="77777777" w:rsidR="00E41CA2" w:rsidRDefault="00E41CA2">
      <w:pPr>
        <w:pStyle w:val="CommentText"/>
      </w:pPr>
      <w:r>
        <w:t>, )</w:t>
      </w:r>
    </w:p>
    <w:p w14:paraId="4293F10D" w14:textId="77777777" w:rsidR="00E41CA2" w:rsidRDefault="00E41CA2">
      <w:pPr>
        <w:pStyle w:val="CommentText"/>
      </w:pPr>
    </w:p>
    <w:p w14:paraId="7191C774" w14:textId="77777777" w:rsidR="00E41CA2" w:rsidRDefault="00E41CA2">
      <w:pPr>
        <w:pStyle w:val="CommentText"/>
      </w:pPr>
      <w:r>
        <w:t>Correct:</w:t>
      </w:r>
    </w:p>
    <w:p w14:paraId="3AB9CA08" w14:textId="77777777" w:rsidR="00E41CA2" w:rsidRDefault="00E41CA2">
      <w:pPr>
        <w:pStyle w:val="CommentText"/>
      </w:pPr>
      <w:r>
        <w:t>Park et al. (2017)</w:t>
      </w:r>
    </w:p>
    <w:p w14:paraId="13C8AC66" w14:textId="048865FC" w:rsidR="00E41CA2" w:rsidRDefault="00E41CA2">
      <w:pPr>
        <w:pStyle w:val="CommentText"/>
      </w:pPr>
      <w:r>
        <w:t>(Park et al., 2017)</w:t>
      </w:r>
    </w:p>
  </w:comment>
  <w:comment w:id="2074" w:author="Robin Matthews" w:date="2021-07-11T15:39:00Z" w:initials="RM">
    <w:p w14:paraId="10061F80" w14:textId="77777777" w:rsidR="00E41CA2" w:rsidRDefault="00E41CA2">
      <w:pPr>
        <w:pStyle w:val="CommentText"/>
      </w:pPr>
      <w:r>
        <w:rPr>
          <w:rStyle w:val="CommentReference"/>
        </w:rPr>
        <w:annotationRef/>
      </w:r>
      <w:r>
        <w:t>Not found:</w:t>
      </w:r>
    </w:p>
    <w:p w14:paraId="6B2384E5" w14:textId="77777777" w:rsidR="00E41CA2" w:rsidRDefault="00E41CA2">
      <w:pPr>
        <w:pStyle w:val="CommentText"/>
      </w:pPr>
      <w:r>
        <w:t>J. Wang et al., 2017</w:t>
      </w:r>
    </w:p>
    <w:p w14:paraId="547DE74D" w14:textId="77777777" w:rsidR="00E41CA2" w:rsidRDefault="00E41CA2">
      <w:pPr>
        <w:pStyle w:val="CommentText"/>
      </w:pPr>
    </w:p>
    <w:p w14:paraId="3891CB88" w14:textId="77777777" w:rsidR="00E41CA2" w:rsidRDefault="00E41CA2">
      <w:pPr>
        <w:pStyle w:val="CommentText"/>
      </w:pPr>
      <w:r>
        <w:t>Extra stuff:</w:t>
      </w:r>
    </w:p>
    <w:p w14:paraId="675353C8" w14:textId="77777777" w:rsidR="00E41CA2" w:rsidRDefault="00E41CA2">
      <w:pPr>
        <w:pStyle w:val="CommentText"/>
      </w:pPr>
      <w:r>
        <w:t>(; ; ; ; ; ; ; ; ; ; ; ; ; Wang et al., 2017a; )</w:t>
      </w:r>
    </w:p>
    <w:p w14:paraId="6887380C" w14:textId="77777777" w:rsidR="00E41CA2" w:rsidRDefault="00E41CA2">
      <w:pPr>
        <w:pStyle w:val="CommentText"/>
      </w:pPr>
    </w:p>
    <w:p w14:paraId="4B068DC5" w14:textId="77777777" w:rsidR="00E41CA2" w:rsidRDefault="00E41CA2">
      <w:pPr>
        <w:pStyle w:val="CommentText"/>
      </w:pPr>
      <w:r>
        <w:t>Correct:</w:t>
      </w:r>
    </w:p>
    <w:p w14:paraId="0BB89F29" w14:textId="363A2F8C" w:rsidR="00E41CA2" w:rsidRDefault="00E41CA2">
      <w:pPr>
        <w:pStyle w:val="CommentText"/>
      </w:pPr>
      <w:r>
        <w:t>(Ezber et al., 2007; Fujibe, 2009; Hamdi, 2010; Elagib, 2011; Camilloni and Barrucand, 2012; Hausfather et al., 2013; Robaa, 2013; Argüeso et al., 2014; Alghamdi and Moore, 2015; Alizadeh-Choobari et al., 2016; Sachindra et al., 2016; Liao et al., 2017; Lokoshchenko, 2017; J. Wang et al., 2017; Arsiso et al., 2018)</w:t>
      </w:r>
    </w:p>
  </w:comment>
  <w:comment w:id="2077" w:author="Robin Matthews" w:date="2021-07-11T15:39:00Z" w:initials="RM">
    <w:p w14:paraId="507F6DE7" w14:textId="77777777" w:rsidR="00E41CA2" w:rsidRDefault="00E41CA2">
      <w:pPr>
        <w:pStyle w:val="CommentText"/>
      </w:pPr>
      <w:r>
        <w:rPr>
          <w:rStyle w:val="CommentReference"/>
        </w:rPr>
        <w:annotationRef/>
      </w:r>
      <w:r>
        <w:t>Not found:</w:t>
      </w:r>
    </w:p>
    <w:p w14:paraId="2204EF3C" w14:textId="77777777" w:rsidR="00E41CA2" w:rsidRDefault="00E41CA2">
      <w:pPr>
        <w:pStyle w:val="CommentText"/>
      </w:pPr>
      <w:r>
        <w:t>Y. Li et al., 2020b</w:t>
      </w:r>
    </w:p>
    <w:p w14:paraId="5AC70718" w14:textId="77777777" w:rsidR="00E41CA2" w:rsidRDefault="00E41CA2">
      <w:pPr>
        <w:pStyle w:val="CommentText"/>
      </w:pPr>
    </w:p>
    <w:p w14:paraId="514BDF0D" w14:textId="77777777" w:rsidR="00E41CA2" w:rsidRDefault="00E41CA2">
      <w:pPr>
        <w:pStyle w:val="CommentText"/>
      </w:pPr>
      <w:r>
        <w:t>Extra stuff:</w:t>
      </w:r>
    </w:p>
    <w:p w14:paraId="5B391666" w14:textId="77777777" w:rsidR="00E41CA2" w:rsidRDefault="00E41CA2">
      <w:pPr>
        <w:pStyle w:val="CommentText"/>
      </w:pPr>
      <w:r>
        <w:t>(; ; ; ; ; ; ; Li et al., 2020c)</w:t>
      </w:r>
    </w:p>
    <w:p w14:paraId="4F980D78" w14:textId="77777777" w:rsidR="00E41CA2" w:rsidRDefault="00E41CA2">
      <w:pPr>
        <w:pStyle w:val="CommentText"/>
      </w:pPr>
    </w:p>
    <w:p w14:paraId="7ABF1771" w14:textId="77777777" w:rsidR="00E41CA2" w:rsidRDefault="00E41CA2">
      <w:pPr>
        <w:pStyle w:val="CommentText"/>
      </w:pPr>
      <w:r>
        <w:t>Correct:</w:t>
      </w:r>
    </w:p>
    <w:p w14:paraId="1333BABC" w14:textId="046026C2" w:rsidR="00E41CA2" w:rsidRDefault="00E41CA2">
      <w:pPr>
        <w:pStyle w:val="CommentText"/>
      </w:pPr>
      <w:r>
        <w:t>(Schlünzen et al., 2010; Ganeshan et al., 2013; Ganeshan and Murtugudde, 2015; Haberlie et al., 2015; Daniels et al., 2016; Liang and Ding, 2017; McLeod et al., 2017; Y. Li et al., 2020b)</w:t>
      </w:r>
    </w:p>
  </w:comment>
  <w:comment w:id="2084" w:author="Robin Matthews" w:date="2021-07-11T15:39:00Z" w:initials="RM">
    <w:p w14:paraId="0B73E2CB" w14:textId="77777777" w:rsidR="00E41CA2" w:rsidRDefault="00E41CA2">
      <w:pPr>
        <w:pStyle w:val="CommentText"/>
      </w:pPr>
      <w:r>
        <w:rPr>
          <w:rStyle w:val="CommentReference"/>
        </w:rPr>
        <w:annotationRef/>
      </w:r>
      <w:r>
        <w:t>Not found:</w:t>
      </w:r>
    </w:p>
    <w:p w14:paraId="0D7D2B5C" w14:textId="77777777" w:rsidR="00E41CA2" w:rsidRDefault="00E41CA2">
      <w:pPr>
        <w:pStyle w:val="CommentText"/>
      </w:pPr>
      <w:r>
        <w:t>Kusaka et al., 2012a, b</w:t>
      </w:r>
    </w:p>
    <w:p w14:paraId="7991FD53" w14:textId="77777777" w:rsidR="00E41CA2" w:rsidRDefault="00E41CA2">
      <w:pPr>
        <w:pStyle w:val="CommentText"/>
      </w:pPr>
    </w:p>
    <w:p w14:paraId="3655A158" w14:textId="77777777" w:rsidR="00E41CA2" w:rsidRDefault="00E41CA2">
      <w:pPr>
        <w:pStyle w:val="CommentText"/>
      </w:pPr>
      <w:r>
        <w:t>Extra stuff:</w:t>
      </w:r>
    </w:p>
    <w:p w14:paraId="4F77573C" w14:textId="77777777" w:rsidR="00E41CA2" w:rsidRDefault="00E41CA2">
      <w:pPr>
        <w:pStyle w:val="CommentText"/>
      </w:pPr>
      <w:r>
        <w:t>(; ; ; ; ; ; Kusaka et al., 2012; ; ; ; )</w:t>
      </w:r>
    </w:p>
    <w:p w14:paraId="1A5118DA" w14:textId="77777777" w:rsidR="00E41CA2" w:rsidRDefault="00E41CA2">
      <w:pPr>
        <w:pStyle w:val="CommentText"/>
      </w:pPr>
    </w:p>
    <w:p w14:paraId="2AD0A9EE" w14:textId="77777777" w:rsidR="00E41CA2" w:rsidRDefault="00E41CA2">
      <w:pPr>
        <w:pStyle w:val="CommentText"/>
      </w:pPr>
      <w:r>
        <w:t>Correct:</w:t>
      </w:r>
    </w:p>
    <w:p w14:paraId="0F1E8BB6" w14:textId="6C9A324E" w:rsidR="00E41CA2" w:rsidRDefault="00E41CA2">
      <w:pPr>
        <w:pStyle w:val="CommentText"/>
      </w:pPr>
      <w:r>
        <w:t>(McCarthy et al., 2010, 2012; Früh et al., 2011; Oleson et al., 2011; Adachi et al., 2012; Kusaka et al., 2012a, b; Oleson, 2012; Hamdi et al., 2014; Hatchett et al., 2016; Sachindra et al., 2016; Arsiso et al., 2018; Hoffmann et al., 2018)</w:t>
      </w:r>
    </w:p>
  </w:comment>
  <w:comment w:id="2085" w:author="Robin Matthews" w:date="2021-07-11T19:53:00Z" w:initials="RM">
    <w:p w14:paraId="45B78971" w14:textId="77777777" w:rsidR="00C24F7C" w:rsidRDefault="00C24F7C">
      <w:pPr>
        <w:pStyle w:val="CommentText"/>
      </w:pPr>
      <w:r>
        <w:rPr>
          <w:rStyle w:val="CommentReference"/>
        </w:rPr>
        <w:annotationRef/>
      </w:r>
      <w:r>
        <w:t>Mendeley field contains details for two ‘Kusaka et al., 2012’ publications. Do you want to cite both?</w:t>
      </w:r>
    </w:p>
    <w:p w14:paraId="34AD1D24" w14:textId="77777777" w:rsidR="00C24F7C" w:rsidRDefault="00C24F7C">
      <w:pPr>
        <w:pStyle w:val="CommentText"/>
      </w:pPr>
    </w:p>
    <w:p w14:paraId="403B4431" w14:textId="74A3FCBB" w:rsidR="00C24F7C" w:rsidRDefault="00C24F7C" w:rsidP="00C24F7C">
      <w:pPr>
        <w:autoSpaceDE w:val="0"/>
        <w:autoSpaceDN w:val="0"/>
        <w:adjustRightInd w:val="0"/>
        <w:spacing w:after="160"/>
        <w:ind w:left="480" w:hanging="480"/>
        <w:rPr>
          <w:rFonts w:ascii="Calibri" w:hAnsi="Calibri" w:cs="Calibri"/>
          <w:noProof/>
          <w:szCs w:val="24"/>
        </w:rPr>
      </w:pPr>
      <w:r w:rsidRPr="001A5324">
        <w:rPr>
          <w:rFonts w:ascii="Calibri" w:hAnsi="Calibri" w:cs="Calibri"/>
          <w:noProof/>
          <w:szCs w:val="24"/>
        </w:rPr>
        <w:t xml:space="preserve">Kusaka, H., Chen, F., Tewari, M., Dudhia, J., Gill, D. O., Duda, M. G., et al. (2012). Numerical Simulation of Urban Heat Island Effect by the WRF Model with 4-km Grid Increment: An Inter-Comparison Study between the Urban Canopy Model and Slab Model. </w:t>
      </w:r>
      <w:r w:rsidRPr="001A5324">
        <w:rPr>
          <w:rFonts w:ascii="Calibri" w:hAnsi="Calibri" w:cs="Calibri"/>
          <w:i/>
          <w:iCs/>
          <w:noProof/>
          <w:szCs w:val="24"/>
        </w:rPr>
        <w:t>J. Meteorol. Soc. Japan. Ser. II</w:t>
      </w:r>
      <w:r w:rsidRPr="001A5324">
        <w:rPr>
          <w:rFonts w:ascii="Calibri" w:hAnsi="Calibri" w:cs="Calibri"/>
          <w:noProof/>
          <w:szCs w:val="24"/>
        </w:rPr>
        <w:t>. doi:10.2151/jmsj.2012-B03.</w:t>
      </w:r>
    </w:p>
    <w:p w14:paraId="4F019E24" w14:textId="77777777" w:rsidR="00C24F7C" w:rsidRPr="001A5324" w:rsidRDefault="00C24F7C" w:rsidP="00C24F7C">
      <w:pPr>
        <w:autoSpaceDE w:val="0"/>
        <w:autoSpaceDN w:val="0"/>
        <w:adjustRightInd w:val="0"/>
        <w:spacing w:after="160"/>
        <w:ind w:left="480" w:hanging="480"/>
        <w:rPr>
          <w:rFonts w:ascii="Calibri" w:hAnsi="Calibri" w:cs="Calibri"/>
          <w:noProof/>
          <w:szCs w:val="24"/>
        </w:rPr>
      </w:pPr>
    </w:p>
    <w:p w14:paraId="3CB3E437" w14:textId="58BFF5DC" w:rsidR="00C24F7C" w:rsidRPr="001A5324" w:rsidRDefault="00C24F7C" w:rsidP="00C24F7C">
      <w:pPr>
        <w:autoSpaceDE w:val="0"/>
        <w:autoSpaceDN w:val="0"/>
        <w:adjustRightInd w:val="0"/>
        <w:spacing w:after="160"/>
        <w:ind w:left="480" w:hanging="480"/>
        <w:rPr>
          <w:rFonts w:ascii="Calibri" w:hAnsi="Calibri" w:cs="Calibri"/>
          <w:noProof/>
          <w:szCs w:val="24"/>
        </w:rPr>
      </w:pPr>
      <w:r w:rsidRPr="001A5324">
        <w:rPr>
          <w:rFonts w:ascii="Calibri" w:hAnsi="Calibri" w:cs="Calibri"/>
          <w:noProof/>
          <w:szCs w:val="24"/>
        </w:rPr>
        <w:t xml:space="preserve">Kusaka, H., Hara, M., and Takane, Y. (2012). Urban Climate Projection by the WRF Model at 3-km Horizontal Grid Increment: Dynamical Downscaling and Predicting Heat Stress in the 2070’s August for Tokyo, Osaka, and Nagoya Metropolises. </w:t>
      </w:r>
      <w:r w:rsidRPr="001A5324">
        <w:rPr>
          <w:rFonts w:ascii="Calibri" w:hAnsi="Calibri" w:cs="Calibri"/>
          <w:i/>
          <w:iCs/>
          <w:noProof/>
          <w:szCs w:val="24"/>
        </w:rPr>
        <w:t>J. Meteorol. Soc. Japan. Ser. II</w:t>
      </w:r>
      <w:r w:rsidRPr="001A5324">
        <w:rPr>
          <w:rFonts w:ascii="Calibri" w:hAnsi="Calibri" w:cs="Calibri"/>
          <w:noProof/>
          <w:szCs w:val="24"/>
        </w:rPr>
        <w:t xml:space="preserve"> 90B, 47–63. doi:10.2151/jmsj.2012-B04.</w:t>
      </w:r>
    </w:p>
    <w:p w14:paraId="68354EB2" w14:textId="6BB5B351" w:rsidR="00C24F7C" w:rsidRDefault="00C24F7C">
      <w:pPr>
        <w:pStyle w:val="CommentText"/>
      </w:pPr>
    </w:p>
  </w:comment>
  <w:comment w:id="2086" w:author="Robin Matthews" w:date="2021-07-11T15:39:00Z" w:initials="RM">
    <w:p w14:paraId="4CBB4C5C" w14:textId="77777777" w:rsidR="00E41CA2" w:rsidRDefault="00E41CA2">
      <w:pPr>
        <w:pStyle w:val="CommentText"/>
      </w:pPr>
      <w:r>
        <w:rPr>
          <w:rStyle w:val="CommentReference"/>
        </w:rPr>
        <w:annotationRef/>
      </w:r>
      <w:r>
        <w:t>Not found:</w:t>
      </w:r>
    </w:p>
    <w:p w14:paraId="222C3E7F" w14:textId="77777777" w:rsidR="00E41CA2" w:rsidRDefault="00E41CA2">
      <w:pPr>
        <w:pStyle w:val="CommentText"/>
      </w:pPr>
      <w:r>
        <w:t>X. Li et al., 2018</w:t>
      </w:r>
    </w:p>
    <w:p w14:paraId="6F2610B8" w14:textId="77777777" w:rsidR="00E41CA2" w:rsidRDefault="00E41CA2">
      <w:pPr>
        <w:pStyle w:val="CommentText"/>
      </w:pPr>
    </w:p>
    <w:p w14:paraId="4917C5BC" w14:textId="77777777" w:rsidR="00E41CA2" w:rsidRDefault="00E41CA2">
      <w:pPr>
        <w:pStyle w:val="CommentText"/>
      </w:pPr>
      <w:r>
        <w:t>Extra stuff:</w:t>
      </w:r>
    </w:p>
    <w:p w14:paraId="7871287B" w14:textId="77777777" w:rsidR="00E41CA2" w:rsidRDefault="00E41CA2">
      <w:pPr>
        <w:pStyle w:val="CommentText"/>
      </w:pPr>
      <w:r>
        <w:t>(; ; ; ; ; ; ; ; Li et al., 2018c)</w:t>
      </w:r>
    </w:p>
    <w:p w14:paraId="143709AA" w14:textId="77777777" w:rsidR="00E41CA2" w:rsidRDefault="00E41CA2">
      <w:pPr>
        <w:pStyle w:val="CommentText"/>
      </w:pPr>
    </w:p>
    <w:p w14:paraId="5C23C675" w14:textId="77777777" w:rsidR="00E41CA2" w:rsidRDefault="00E41CA2">
      <w:pPr>
        <w:pStyle w:val="CommentText"/>
      </w:pPr>
      <w:r>
        <w:t>Correct:</w:t>
      </w:r>
    </w:p>
    <w:p w14:paraId="20729D27" w14:textId="74166493" w:rsidR="00E41CA2" w:rsidRDefault="00E41CA2">
      <w:pPr>
        <w:pStyle w:val="CommentText"/>
      </w:pPr>
      <w:r>
        <w:t>(Georgescu et al., 2013; Argüeso et al., 2014; Mahmood et al., 2014; Doan et al., 2016; Kim et al., 2016; Kusaka et al., 2016; Grossman-Clarke et al., 2017; Kaplan et al., 2017; X. Li et al., 2018)</w:t>
      </w:r>
    </w:p>
  </w:comment>
  <w:comment w:id="2094" w:author="Robin Matthews" w:date="2021-07-11T15:40:00Z" w:initials="RM">
    <w:p w14:paraId="5055B6A4" w14:textId="77777777" w:rsidR="00E41CA2" w:rsidRDefault="00E41CA2">
      <w:pPr>
        <w:pStyle w:val="CommentText"/>
      </w:pPr>
      <w:r>
        <w:rPr>
          <w:rStyle w:val="CommentReference"/>
        </w:rPr>
        <w:annotationRef/>
      </w:r>
      <w:r>
        <w:t>Not found:</w:t>
      </w:r>
    </w:p>
    <w:p w14:paraId="297965F6" w14:textId="77777777" w:rsidR="00E41CA2" w:rsidRDefault="00E41CA2">
      <w:pPr>
        <w:pStyle w:val="CommentText"/>
      </w:pPr>
      <w:r>
        <w:t>Yao et al., 2012a, b</w:t>
      </w:r>
    </w:p>
    <w:p w14:paraId="642A903A" w14:textId="77777777" w:rsidR="00E41CA2" w:rsidRDefault="00E41CA2">
      <w:pPr>
        <w:pStyle w:val="CommentText"/>
      </w:pPr>
      <w:r>
        <w:t>Krishnan et al., 2019a, b</w:t>
      </w:r>
    </w:p>
    <w:p w14:paraId="276D807B" w14:textId="77777777" w:rsidR="00E41CA2" w:rsidRDefault="00E41CA2">
      <w:pPr>
        <w:pStyle w:val="CommentText"/>
      </w:pPr>
    </w:p>
    <w:p w14:paraId="63BF0FD8" w14:textId="77777777" w:rsidR="00E41CA2" w:rsidRDefault="00E41CA2">
      <w:pPr>
        <w:pStyle w:val="CommentText"/>
      </w:pPr>
      <w:r>
        <w:t>Extra stuff:</w:t>
      </w:r>
    </w:p>
    <w:p w14:paraId="4594B1B3" w14:textId="77777777" w:rsidR="00E41CA2" w:rsidRDefault="00E41CA2">
      <w:pPr>
        <w:pStyle w:val="CommentText"/>
      </w:pPr>
      <w:r>
        <w:t>(Yao et al., 2012a, 2012b; ; ; Krishnan et al., 2019b, 2019a; ; )</w:t>
      </w:r>
    </w:p>
    <w:p w14:paraId="55E4504A" w14:textId="77777777" w:rsidR="00E41CA2" w:rsidRDefault="00E41CA2">
      <w:pPr>
        <w:pStyle w:val="CommentText"/>
      </w:pPr>
    </w:p>
    <w:p w14:paraId="32E6E730" w14:textId="77777777" w:rsidR="00E41CA2" w:rsidRDefault="00E41CA2">
      <w:pPr>
        <w:pStyle w:val="CommentText"/>
      </w:pPr>
      <w:r>
        <w:t>Correct:</w:t>
      </w:r>
    </w:p>
    <w:p w14:paraId="67BC005E" w14:textId="300C3F2E" w:rsidR="00E41CA2" w:rsidRDefault="00E41CA2">
      <w:pPr>
        <w:pStyle w:val="CommentText"/>
      </w:pPr>
      <w:r>
        <w:t>(Yao et al., 2012a, b; Azam et al., 2018; Bolch et al., 2019; Krishnan et al., 2019a, b; Chug et al., 2020; Sabin et al., 2020)</w:t>
      </w:r>
    </w:p>
  </w:comment>
  <w:comment w:id="2099" w:author="Robin Matthews" w:date="2021-07-11T15:40:00Z" w:initials="RM">
    <w:p w14:paraId="06DED0CE" w14:textId="77777777" w:rsidR="00E41CA2" w:rsidRDefault="00E41CA2">
      <w:pPr>
        <w:pStyle w:val="CommentText"/>
      </w:pPr>
      <w:r>
        <w:rPr>
          <w:rStyle w:val="CommentReference"/>
        </w:rPr>
        <w:annotationRef/>
      </w:r>
      <w:r>
        <w:t>Extra stuff:</w:t>
      </w:r>
    </w:p>
    <w:p w14:paraId="086D2DF8" w14:textId="77777777" w:rsidR="00E41CA2" w:rsidRDefault="00E41CA2">
      <w:pPr>
        <w:pStyle w:val="CommentText"/>
      </w:pPr>
      <w:r>
        <w:t>, )</w:t>
      </w:r>
    </w:p>
    <w:p w14:paraId="2C924123" w14:textId="77777777" w:rsidR="00E41CA2" w:rsidRDefault="00E41CA2">
      <w:pPr>
        <w:pStyle w:val="CommentText"/>
      </w:pPr>
    </w:p>
    <w:p w14:paraId="15F792B4" w14:textId="77777777" w:rsidR="00E41CA2" w:rsidRDefault="00E41CA2">
      <w:pPr>
        <w:pStyle w:val="CommentText"/>
      </w:pPr>
      <w:r>
        <w:t>Correct:</w:t>
      </w:r>
    </w:p>
    <w:p w14:paraId="51F7980E" w14:textId="77777777" w:rsidR="00E41CA2" w:rsidRDefault="00E41CA2">
      <w:pPr>
        <w:pStyle w:val="CommentText"/>
      </w:pPr>
      <w:r>
        <w:t>Forsythe et al. (2017)</w:t>
      </w:r>
    </w:p>
    <w:p w14:paraId="4808283E" w14:textId="22912130" w:rsidR="00E41CA2" w:rsidRDefault="00E41CA2">
      <w:pPr>
        <w:pStyle w:val="CommentText"/>
      </w:pPr>
      <w:r>
        <w:t>(Forsythe et al., 2017)</w:t>
      </w:r>
    </w:p>
  </w:comment>
  <w:comment w:id="2104" w:author="Robin Matthews" w:date="2021-07-11T15:40:00Z" w:initials="RM">
    <w:p w14:paraId="0CE4A5A5" w14:textId="77777777" w:rsidR="00E41CA2" w:rsidRDefault="00E41CA2">
      <w:pPr>
        <w:pStyle w:val="CommentText"/>
      </w:pPr>
      <w:r>
        <w:rPr>
          <w:rStyle w:val="CommentReference"/>
        </w:rPr>
        <w:annotationRef/>
      </w:r>
      <w:r>
        <w:t>Extra stuff:</w:t>
      </w:r>
    </w:p>
    <w:p w14:paraId="0F175697" w14:textId="77777777" w:rsidR="00E41CA2" w:rsidRDefault="00E41CA2">
      <w:pPr>
        <w:pStyle w:val="CommentText"/>
      </w:pPr>
      <w:r>
        <w:t>, )</w:t>
      </w:r>
    </w:p>
    <w:p w14:paraId="7196CB4D" w14:textId="77777777" w:rsidR="00E41CA2" w:rsidRDefault="00E41CA2">
      <w:pPr>
        <w:pStyle w:val="CommentText"/>
      </w:pPr>
    </w:p>
    <w:p w14:paraId="0D3D11DD" w14:textId="77777777" w:rsidR="00E41CA2" w:rsidRDefault="00E41CA2">
      <w:pPr>
        <w:pStyle w:val="CommentText"/>
      </w:pPr>
      <w:r>
        <w:t>Correct:</w:t>
      </w:r>
    </w:p>
    <w:p w14:paraId="7100F442" w14:textId="77777777" w:rsidR="00E41CA2" w:rsidRDefault="00E41CA2">
      <w:pPr>
        <w:pStyle w:val="CommentText"/>
      </w:pPr>
      <w:r>
        <w:t>Pepin et al. (2015)</w:t>
      </w:r>
    </w:p>
    <w:p w14:paraId="1E199C5F" w14:textId="4CA78C39" w:rsidR="00E41CA2" w:rsidRDefault="00E41CA2">
      <w:pPr>
        <w:pStyle w:val="CommentText"/>
      </w:pPr>
      <w:r>
        <w:t>(Pepin et al., 2015)</w:t>
      </w:r>
    </w:p>
  </w:comment>
  <w:comment w:id="2105" w:author="Robin Matthews" w:date="2021-07-11T15:40:00Z" w:initials="RM">
    <w:p w14:paraId="6A044100" w14:textId="77777777" w:rsidR="00E41CA2" w:rsidRDefault="00E41CA2">
      <w:pPr>
        <w:pStyle w:val="CommentText"/>
      </w:pPr>
      <w:r>
        <w:rPr>
          <w:rStyle w:val="CommentReference"/>
        </w:rPr>
        <w:annotationRef/>
      </w:r>
      <w:r>
        <w:t>Not found:</w:t>
      </w:r>
    </w:p>
    <w:p w14:paraId="3847DD6F" w14:textId="77777777" w:rsidR="00E41CA2" w:rsidRDefault="00E41CA2">
      <w:pPr>
        <w:pStyle w:val="CommentText"/>
      </w:pPr>
      <w:r>
        <w:t>D. Guo et al., 2019</w:t>
      </w:r>
    </w:p>
    <w:p w14:paraId="734B9605" w14:textId="77777777" w:rsidR="00E41CA2" w:rsidRDefault="00E41CA2">
      <w:pPr>
        <w:pStyle w:val="CommentText"/>
      </w:pPr>
      <w:r>
        <w:t>B. Li et al., 2020</w:t>
      </w:r>
    </w:p>
    <w:p w14:paraId="338CC6A4" w14:textId="77777777" w:rsidR="00E41CA2" w:rsidRDefault="00E41CA2">
      <w:pPr>
        <w:pStyle w:val="CommentText"/>
      </w:pPr>
    </w:p>
    <w:p w14:paraId="2368B9C9" w14:textId="77777777" w:rsidR="00E41CA2" w:rsidRDefault="00E41CA2">
      <w:pPr>
        <w:pStyle w:val="CommentText"/>
      </w:pPr>
      <w:r>
        <w:t>Extra stuff:</w:t>
      </w:r>
    </w:p>
    <w:p w14:paraId="79FBC10E" w14:textId="77777777" w:rsidR="00E41CA2" w:rsidRDefault="00E41CA2">
      <w:pPr>
        <w:pStyle w:val="CommentText"/>
      </w:pPr>
      <w:r>
        <w:t>(Guo et al., 2019a; Li et al., 2020a)</w:t>
      </w:r>
    </w:p>
    <w:p w14:paraId="4FB6AF1C" w14:textId="77777777" w:rsidR="00E41CA2" w:rsidRDefault="00E41CA2">
      <w:pPr>
        <w:pStyle w:val="CommentText"/>
      </w:pPr>
    </w:p>
    <w:p w14:paraId="009491A7" w14:textId="77777777" w:rsidR="00E41CA2" w:rsidRDefault="00E41CA2">
      <w:pPr>
        <w:pStyle w:val="CommentText"/>
      </w:pPr>
      <w:r>
        <w:t>Correct:</w:t>
      </w:r>
    </w:p>
    <w:p w14:paraId="6193B6CE" w14:textId="5EA45888" w:rsidR="00E41CA2" w:rsidRDefault="00E41CA2">
      <w:pPr>
        <w:pStyle w:val="CommentText"/>
      </w:pPr>
      <w:r>
        <w:t>(D. Guo et al., 2019; B. Li et al., 2020)</w:t>
      </w:r>
    </w:p>
  </w:comment>
  <w:comment w:id="2112" w:author="Robin Matthews" w:date="2021-07-11T15:40:00Z" w:initials="RM">
    <w:p w14:paraId="57A8D7F8" w14:textId="77777777" w:rsidR="00E41CA2" w:rsidRDefault="00E41CA2">
      <w:pPr>
        <w:pStyle w:val="CommentText"/>
      </w:pPr>
      <w:r>
        <w:rPr>
          <w:rStyle w:val="CommentReference"/>
        </w:rPr>
        <w:annotationRef/>
      </w:r>
      <w:r>
        <w:t>Not found:</w:t>
      </w:r>
    </w:p>
    <w:p w14:paraId="4EE5484B" w14:textId="77777777" w:rsidR="00E41CA2" w:rsidRDefault="00E41CA2">
      <w:pPr>
        <w:pStyle w:val="CommentText"/>
      </w:pPr>
      <w:r>
        <w:t>Y. Zhang et al., 2018</w:t>
      </w:r>
    </w:p>
    <w:p w14:paraId="77C990C1" w14:textId="77777777" w:rsidR="00E41CA2" w:rsidRDefault="00E41CA2">
      <w:pPr>
        <w:pStyle w:val="CommentText"/>
      </w:pPr>
    </w:p>
    <w:p w14:paraId="7DA32FF7" w14:textId="77777777" w:rsidR="00E41CA2" w:rsidRDefault="00E41CA2">
      <w:pPr>
        <w:pStyle w:val="CommentText"/>
      </w:pPr>
      <w:r>
        <w:t>Extra stuff:</w:t>
      </w:r>
    </w:p>
    <w:p w14:paraId="1A97AA04" w14:textId="77777777" w:rsidR="00E41CA2" w:rsidRDefault="00E41CA2">
      <w:pPr>
        <w:pStyle w:val="CommentText"/>
      </w:pPr>
      <w:r>
        <w:t>(; ; ; ; ; Zhang et al., 2018b)</w:t>
      </w:r>
    </w:p>
    <w:p w14:paraId="1B13ED68" w14:textId="77777777" w:rsidR="00E41CA2" w:rsidRDefault="00E41CA2">
      <w:pPr>
        <w:pStyle w:val="CommentText"/>
      </w:pPr>
    </w:p>
    <w:p w14:paraId="75946FD5" w14:textId="77777777" w:rsidR="00E41CA2" w:rsidRDefault="00E41CA2">
      <w:pPr>
        <w:pStyle w:val="CommentText"/>
      </w:pPr>
      <w:r>
        <w:t>Correct:</w:t>
      </w:r>
    </w:p>
    <w:p w14:paraId="471051BF" w14:textId="5A932DCC" w:rsidR="00E41CA2" w:rsidRDefault="00E41CA2">
      <w:pPr>
        <w:pStyle w:val="CommentText"/>
      </w:pPr>
      <w:r>
        <w:t>(Ming et al., 2012; Gautam et al., 2013; Xu et al., 2016; Yan et al., 2016; Lau and Kim, 2018; Y. Zhang et al., 2018)</w:t>
      </w:r>
    </w:p>
  </w:comment>
  <w:comment w:id="2117" w:author="Robin Matthews" w:date="2021-07-11T15:40:00Z" w:initials="RM">
    <w:p w14:paraId="3B13E31E" w14:textId="77777777" w:rsidR="00E41CA2" w:rsidRDefault="00E41CA2">
      <w:pPr>
        <w:pStyle w:val="CommentText"/>
      </w:pPr>
      <w:r>
        <w:rPr>
          <w:rStyle w:val="CommentReference"/>
        </w:rPr>
        <w:annotationRef/>
      </w:r>
      <w:r>
        <w:t>Not found:</w:t>
      </w:r>
    </w:p>
    <w:p w14:paraId="6FB4EE9C" w14:textId="77777777" w:rsidR="00E41CA2" w:rsidRDefault="00E41CA2">
      <w:pPr>
        <w:pStyle w:val="CommentText"/>
      </w:pPr>
      <w:r>
        <w:t>Yao et al., 2012a</w:t>
      </w:r>
    </w:p>
    <w:p w14:paraId="34878DDF" w14:textId="77777777" w:rsidR="00E41CA2" w:rsidRDefault="00E41CA2">
      <w:pPr>
        <w:pStyle w:val="CommentText"/>
      </w:pPr>
    </w:p>
    <w:p w14:paraId="59CC71B5" w14:textId="77777777" w:rsidR="00E41CA2" w:rsidRDefault="00E41CA2">
      <w:pPr>
        <w:pStyle w:val="CommentText"/>
      </w:pPr>
      <w:r>
        <w:t>Extra stuff:</w:t>
      </w:r>
    </w:p>
    <w:p w14:paraId="29E3CC1F" w14:textId="77777777" w:rsidR="00E41CA2" w:rsidRDefault="00E41CA2">
      <w:pPr>
        <w:pStyle w:val="CommentText"/>
      </w:pPr>
      <w:r>
        <w:t>(Yao et al., 2012b; ; )</w:t>
      </w:r>
    </w:p>
    <w:p w14:paraId="4D4FF68B" w14:textId="77777777" w:rsidR="00E41CA2" w:rsidRDefault="00E41CA2">
      <w:pPr>
        <w:pStyle w:val="CommentText"/>
      </w:pPr>
    </w:p>
    <w:p w14:paraId="3A70C95B" w14:textId="77777777" w:rsidR="00E41CA2" w:rsidRDefault="00E41CA2">
      <w:pPr>
        <w:pStyle w:val="CommentText"/>
      </w:pPr>
      <w:r>
        <w:t>Correct:</w:t>
      </w:r>
    </w:p>
    <w:p w14:paraId="4CEA3BC7" w14:textId="13E98D11" w:rsidR="00E41CA2" w:rsidRDefault="00E41CA2">
      <w:pPr>
        <w:pStyle w:val="CommentText"/>
      </w:pPr>
      <w:r>
        <w:t>(Yao et al., 2012a; Palazzi et al., 2013; Roxy et al., 2015)</w:t>
      </w:r>
    </w:p>
  </w:comment>
  <w:comment w:id="2120" w:author="Robin Matthews" w:date="2021-07-11T15:40:00Z" w:initials="RM">
    <w:p w14:paraId="031E744C" w14:textId="77777777" w:rsidR="00E41CA2" w:rsidRDefault="00E41CA2">
      <w:pPr>
        <w:pStyle w:val="CommentText"/>
      </w:pPr>
      <w:r>
        <w:rPr>
          <w:rStyle w:val="CommentReference"/>
        </w:rPr>
        <w:annotationRef/>
      </w:r>
      <w:r>
        <w:t>Not found:</w:t>
      </w:r>
    </w:p>
    <w:p w14:paraId="7F6BC7CF" w14:textId="77777777" w:rsidR="00E41CA2" w:rsidRDefault="00E41CA2">
      <w:pPr>
        <w:pStyle w:val="CommentText"/>
      </w:pPr>
      <w:r>
        <w:t>H. Li et al., 2018</w:t>
      </w:r>
    </w:p>
    <w:p w14:paraId="180F206E" w14:textId="77777777" w:rsidR="00E41CA2" w:rsidRDefault="00E41CA2">
      <w:pPr>
        <w:pStyle w:val="CommentText"/>
      </w:pPr>
    </w:p>
    <w:p w14:paraId="374EB794" w14:textId="77777777" w:rsidR="00E41CA2" w:rsidRDefault="00E41CA2">
      <w:pPr>
        <w:pStyle w:val="CommentText"/>
      </w:pPr>
      <w:r>
        <w:t>Extra stuff:</w:t>
      </w:r>
    </w:p>
    <w:p w14:paraId="39CB08C5" w14:textId="77777777" w:rsidR="00E41CA2" w:rsidRDefault="00E41CA2">
      <w:pPr>
        <w:pStyle w:val="CommentText"/>
      </w:pPr>
      <w:r>
        <w:t>(; ; Li et al., 2018b; )</w:t>
      </w:r>
    </w:p>
    <w:p w14:paraId="00429A16" w14:textId="77777777" w:rsidR="00E41CA2" w:rsidRDefault="00E41CA2">
      <w:pPr>
        <w:pStyle w:val="CommentText"/>
      </w:pPr>
    </w:p>
    <w:p w14:paraId="17A564AC" w14:textId="77777777" w:rsidR="00E41CA2" w:rsidRDefault="00E41CA2">
      <w:pPr>
        <w:pStyle w:val="CommentText"/>
      </w:pPr>
      <w:r>
        <w:t>Correct:</w:t>
      </w:r>
    </w:p>
    <w:p w14:paraId="22D584FE" w14:textId="3F13DE34" w:rsidR="00E41CA2" w:rsidRDefault="00E41CA2">
      <w:pPr>
        <w:pStyle w:val="CommentText"/>
      </w:pPr>
      <w:r>
        <w:t>(Azmat et al., 2017; Yadav et al., 2017; H. Li et al., 2018; Meher et al., 2018)</w:t>
      </w:r>
    </w:p>
  </w:comment>
  <w:comment w:id="2124" w:author="Robin Matthews" w:date="2021-07-11T15:40:00Z" w:initials="RM">
    <w:p w14:paraId="450F4C2C" w14:textId="77777777" w:rsidR="00E41CA2" w:rsidRDefault="00E41CA2">
      <w:pPr>
        <w:pStyle w:val="CommentText"/>
      </w:pPr>
      <w:r>
        <w:rPr>
          <w:rStyle w:val="CommentReference"/>
        </w:rPr>
        <w:annotationRef/>
      </w:r>
      <w:r>
        <w:t>Extra stuff:</w:t>
      </w:r>
    </w:p>
    <w:p w14:paraId="09CB443A" w14:textId="77777777" w:rsidR="00E41CA2" w:rsidRDefault="00E41CA2">
      <w:pPr>
        <w:pStyle w:val="CommentText"/>
      </w:pPr>
      <w:r>
        <w:t>, )</w:t>
      </w:r>
    </w:p>
    <w:p w14:paraId="1E79EE4A" w14:textId="77777777" w:rsidR="00E41CA2" w:rsidRDefault="00E41CA2">
      <w:pPr>
        <w:pStyle w:val="CommentText"/>
      </w:pPr>
    </w:p>
    <w:p w14:paraId="021DF937" w14:textId="77777777" w:rsidR="00E41CA2" w:rsidRDefault="00E41CA2">
      <w:pPr>
        <w:pStyle w:val="CommentText"/>
      </w:pPr>
      <w:r>
        <w:t>Correct:</w:t>
      </w:r>
    </w:p>
    <w:p w14:paraId="1DF77287" w14:textId="77777777" w:rsidR="00E41CA2" w:rsidRDefault="00E41CA2">
      <w:pPr>
        <w:pStyle w:val="CommentText"/>
      </w:pPr>
      <w:r>
        <w:t>Zhan et al. (2017)</w:t>
      </w:r>
    </w:p>
    <w:p w14:paraId="362E7B3A" w14:textId="38F15F7D" w:rsidR="00E41CA2" w:rsidRDefault="00E41CA2">
      <w:pPr>
        <w:pStyle w:val="CommentText"/>
      </w:pPr>
      <w:r>
        <w:t>(Zhan et al., 2017)</w:t>
      </w:r>
    </w:p>
  </w:comment>
  <w:comment w:id="2130" w:author="Robin Matthews" w:date="2021-07-11T15:40:00Z" w:initials="RM">
    <w:p w14:paraId="625BC093" w14:textId="77777777" w:rsidR="00E41CA2" w:rsidRDefault="00E41CA2">
      <w:pPr>
        <w:pStyle w:val="CommentText"/>
      </w:pPr>
      <w:r>
        <w:rPr>
          <w:rStyle w:val="CommentReference"/>
        </w:rPr>
        <w:annotationRef/>
      </w:r>
      <w:r>
        <w:t>Extra stuff:</w:t>
      </w:r>
    </w:p>
    <w:p w14:paraId="5CD48378" w14:textId="77777777" w:rsidR="00E41CA2" w:rsidRDefault="00E41CA2">
      <w:pPr>
        <w:pStyle w:val="CommentText"/>
      </w:pPr>
      <w:r>
        <w:t xml:space="preserve">(, </w:t>
      </w:r>
    </w:p>
    <w:p w14:paraId="0D30339F" w14:textId="77777777" w:rsidR="00E41CA2" w:rsidRDefault="00E41CA2">
      <w:pPr>
        <w:pStyle w:val="CommentText"/>
      </w:pPr>
    </w:p>
    <w:p w14:paraId="60DE4C17" w14:textId="77777777" w:rsidR="00E41CA2" w:rsidRDefault="00E41CA2">
      <w:pPr>
        <w:pStyle w:val="CommentText"/>
      </w:pPr>
      <w:r>
        <w:t>Correct:</w:t>
      </w:r>
    </w:p>
    <w:p w14:paraId="3D188A63" w14:textId="77777777" w:rsidR="00E41CA2" w:rsidRDefault="00E41CA2">
      <w:pPr>
        <w:pStyle w:val="CommentText"/>
      </w:pPr>
      <w:r>
        <w:t>Shean et al. (2020)</w:t>
      </w:r>
    </w:p>
    <w:p w14:paraId="3D6DDA3B" w14:textId="7181CAC2" w:rsidR="00E41CA2" w:rsidRDefault="00E41CA2">
      <w:pPr>
        <w:pStyle w:val="CommentText"/>
      </w:pPr>
      <w:r>
        <w:t>(Shean et al., 2020)</w:t>
      </w:r>
    </w:p>
  </w:comment>
  <w:comment w:id="2131" w:author="Robin Matthews" w:date="2021-07-11T15:40:00Z" w:initials="RM">
    <w:p w14:paraId="44ABE1BC" w14:textId="77777777" w:rsidR="00E41CA2" w:rsidRDefault="00E41CA2">
      <w:pPr>
        <w:pStyle w:val="CommentText"/>
      </w:pPr>
      <w:r>
        <w:rPr>
          <w:rStyle w:val="CommentReference"/>
        </w:rPr>
        <w:annotationRef/>
      </w:r>
      <w:r>
        <w:t>Extra stuff:</w:t>
      </w:r>
    </w:p>
    <w:p w14:paraId="410A4F13" w14:textId="77777777" w:rsidR="00E41CA2" w:rsidRDefault="00E41CA2">
      <w:pPr>
        <w:pStyle w:val="CommentText"/>
      </w:pPr>
      <w:r>
        <w:t>(, ; see Interactive Atlas)</w:t>
      </w:r>
    </w:p>
    <w:p w14:paraId="61834967" w14:textId="77777777" w:rsidR="00E41CA2" w:rsidRDefault="00E41CA2">
      <w:pPr>
        <w:pStyle w:val="CommentText"/>
      </w:pPr>
    </w:p>
    <w:p w14:paraId="1D5472D2" w14:textId="77777777" w:rsidR="00E41CA2" w:rsidRDefault="00E41CA2">
      <w:pPr>
        <w:pStyle w:val="CommentText"/>
      </w:pPr>
      <w:r>
        <w:t>Correct:</w:t>
      </w:r>
    </w:p>
    <w:p w14:paraId="7825F9D1" w14:textId="77777777" w:rsidR="00E41CA2" w:rsidRDefault="00E41CA2">
      <w:pPr>
        <w:pStyle w:val="CommentText"/>
      </w:pPr>
      <w:r>
        <w:t>Sanjay et al. (2017)</w:t>
      </w:r>
    </w:p>
    <w:p w14:paraId="7259CD89" w14:textId="63EDC76D" w:rsidR="00E41CA2" w:rsidRDefault="00E41CA2">
      <w:pPr>
        <w:pStyle w:val="CommentText"/>
      </w:pPr>
      <w:r>
        <w:t>(Sanjay et al., 2017)</w:t>
      </w:r>
    </w:p>
  </w:comment>
  <w:comment w:id="2136" w:author="Robin Matthews" w:date="2021-07-11T15:40:00Z" w:initials="RM">
    <w:p w14:paraId="6C94EF81" w14:textId="77777777" w:rsidR="00E41CA2" w:rsidRDefault="00E41CA2">
      <w:pPr>
        <w:pStyle w:val="CommentText"/>
      </w:pPr>
      <w:r>
        <w:rPr>
          <w:rStyle w:val="CommentReference"/>
        </w:rPr>
        <w:annotationRef/>
      </w:r>
      <w:r>
        <w:t>Not found:</w:t>
      </w:r>
    </w:p>
    <w:p w14:paraId="4453F973" w14:textId="77777777" w:rsidR="00E41CA2" w:rsidRDefault="00E41CA2">
      <w:pPr>
        <w:pStyle w:val="CommentText"/>
      </w:pPr>
      <w:r>
        <w:t>2020b</w:t>
      </w:r>
    </w:p>
    <w:p w14:paraId="57164B07" w14:textId="77777777" w:rsidR="00E41CA2" w:rsidRDefault="00E41CA2">
      <w:pPr>
        <w:pStyle w:val="CommentText"/>
      </w:pPr>
    </w:p>
    <w:p w14:paraId="4BAA4113" w14:textId="77777777" w:rsidR="00E41CA2" w:rsidRDefault="00E41CA2">
      <w:pPr>
        <w:pStyle w:val="CommentText"/>
      </w:pPr>
      <w:r>
        <w:t>Extra stuff:</w:t>
      </w:r>
    </w:p>
    <w:p w14:paraId="5C3B317B" w14:textId="77777777" w:rsidR="00E41CA2" w:rsidRDefault="00E41CA2">
      <w:pPr>
        <w:pStyle w:val="CommentText"/>
      </w:pPr>
      <w:r>
        <w:t>(, 2020c)</w:t>
      </w:r>
    </w:p>
    <w:p w14:paraId="49444B4A" w14:textId="77777777" w:rsidR="00E41CA2" w:rsidRDefault="00E41CA2">
      <w:pPr>
        <w:pStyle w:val="CommentText"/>
      </w:pPr>
    </w:p>
    <w:p w14:paraId="659E5337" w14:textId="77777777" w:rsidR="00E41CA2" w:rsidRDefault="00E41CA2">
      <w:pPr>
        <w:pStyle w:val="CommentText"/>
      </w:pPr>
      <w:r>
        <w:t>Correct:</w:t>
      </w:r>
    </w:p>
    <w:p w14:paraId="30EF00C2" w14:textId="77777777" w:rsidR="00E41CA2" w:rsidRDefault="00E41CA2">
      <w:pPr>
        <w:pStyle w:val="CommentText"/>
      </w:pPr>
      <w:r>
        <w:t>Almazroui et al. (2020b)</w:t>
      </w:r>
    </w:p>
    <w:p w14:paraId="196B962E" w14:textId="5BFCE3D9" w:rsidR="00E41CA2" w:rsidRDefault="00E41CA2">
      <w:pPr>
        <w:pStyle w:val="CommentText"/>
      </w:pPr>
      <w:r>
        <w:t>(Almazroui et al., 2020b)</w:t>
      </w:r>
    </w:p>
  </w:comment>
  <w:comment w:id="2141" w:author="Robin Matthews" w:date="2021-07-11T15:40:00Z" w:initials="RM">
    <w:p w14:paraId="60A1E5B3" w14:textId="77777777" w:rsidR="00E41CA2" w:rsidRDefault="00E41CA2">
      <w:pPr>
        <w:pStyle w:val="CommentText"/>
      </w:pPr>
      <w:r>
        <w:rPr>
          <w:rStyle w:val="CommentReference"/>
        </w:rPr>
        <w:annotationRef/>
      </w:r>
      <w:r>
        <w:t>Not found:</w:t>
      </w:r>
    </w:p>
    <w:p w14:paraId="1EFF4049" w14:textId="77777777" w:rsidR="00E41CA2" w:rsidRDefault="00E41CA2">
      <w:pPr>
        <w:pStyle w:val="CommentText"/>
      </w:pPr>
      <w:r>
        <w:t>2020b</w:t>
      </w:r>
    </w:p>
    <w:p w14:paraId="7ED53199" w14:textId="77777777" w:rsidR="00E41CA2" w:rsidRDefault="00E41CA2">
      <w:pPr>
        <w:pStyle w:val="CommentText"/>
      </w:pPr>
    </w:p>
    <w:p w14:paraId="53AC1D26" w14:textId="77777777" w:rsidR="00E41CA2" w:rsidRDefault="00E41CA2">
      <w:pPr>
        <w:pStyle w:val="CommentText"/>
      </w:pPr>
      <w:r>
        <w:t>Extra stuff:</w:t>
      </w:r>
    </w:p>
    <w:p w14:paraId="188B6A0E" w14:textId="77777777" w:rsidR="00E41CA2" w:rsidRDefault="00E41CA2">
      <w:pPr>
        <w:pStyle w:val="CommentText"/>
      </w:pPr>
      <w:r>
        <w:t>(, 2020c)</w:t>
      </w:r>
    </w:p>
    <w:p w14:paraId="6CA2038A" w14:textId="77777777" w:rsidR="00E41CA2" w:rsidRDefault="00E41CA2">
      <w:pPr>
        <w:pStyle w:val="CommentText"/>
      </w:pPr>
    </w:p>
    <w:p w14:paraId="18C67AE3" w14:textId="77777777" w:rsidR="00E41CA2" w:rsidRDefault="00E41CA2">
      <w:pPr>
        <w:pStyle w:val="CommentText"/>
      </w:pPr>
      <w:r>
        <w:t>Correct:</w:t>
      </w:r>
    </w:p>
    <w:p w14:paraId="6FF2A96A" w14:textId="77777777" w:rsidR="00E41CA2" w:rsidRDefault="00E41CA2">
      <w:pPr>
        <w:pStyle w:val="CommentText"/>
      </w:pPr>
      <w:r>
        <w:t>Almazroui et al. (2020b)</w:t>
      </w:r>
    </w:p>
    <w:p w14:paraId="681F5488" w14:textId="4B5A31E8" w:rsidR="00E41CA2" w:rsidRDefault="00E41CA2">
      <w:pPr>
        <w:pStyle w:val="CommentText"/>
      </w:pPr>
      <w:r>
        <w:t>(Almazroui et al., 2020b)</w:t>
      </w:r>
    </w:p>
  </w:comment>
  <w:comment w:id="2146" w:author="Robin Matthews" w:date="2021-07-11T19:58:00Z" w:initials="RM">
    <w:p w14:paraId="6ACC976F" w14:textId="1EA0E699" w:rsidR="00C24F7C" w:rsidRDefault="00C24F7C">
      <w:pPr>
        <w:pStyle w:val="CommentText"/>
      </w:pPr>
      <w:r>
        <w:rPr>
          <w:rStyle w:val="CommentReference"/>
        </w:rPr>
        <w:annotationRef/>
      </w:r>
      <w:r>
        <w:t>Mendeley field also contains ‘Giesen and Oerlemans, 2013’. Want me to remove it?</w:t>
      </w:r>
    </w:p>
  </w:comment>
  <w:comment w:id="2147" w:author="Robin Matthews" w:date="2021-07-11T15:40:00Z" w:initials="RM">
    <w:p w14:paraId="7594109A" w14:textId="77777777" w:rsidR="00E41CA2" w:rsidRDefault="00E41CA2">
      <w:pPr>
        <w:pStyle w:val="CommentText"/>
      </w:pPr>
      <w:r>
        <w:rPr>
          <w:rStyle w:val="CommentReference"/>
        </w:rPr>
        <w:annotationRef/>
      </w:r>
      <w:r>
        <w:t>Not found:</w:t>
      </w:r>
    </w:p>
    <w:p w14:paraId="5F39E563" w14:textId="77777777" w:rsidR="00E41CA2" w:rsidRDefault="00E41CA2">
      <w:pPr>
        <w:pStyle w:val="CommentText"/>
      </w:pPr>
      <w:r>
        <w:t>Giesen and Oerlemans, 2013</w:t>
      </w:r>
    </w:p>
    <w:p w14:paraId="6E6F285C" w14:textId="77777777" w:rsidR="00E41CA2" w:rsidRDefault="00E41CA2">
      <w:pPr>
        <w:pStyle w:val="CommentText"/>
      </w:pPr>
    </w:p>
    <w:p w14:paraId="07094C67" w14:textId="77777777" w:rsidR="00E41CA2" w:rsidRDefault="00E41CA2">
      <w:pPr>
        <w:pStyle w:val="CommentText"/>
      </w:pPr>
      <w:r>
        <w:t>Extra stuff:</w:t>
      </w:r>
    </w:p>
    <w:p w14:paraId="37FED2D2" w14:textId="77777777" w:rsidR="00E41CA2" w:rsidRDefault="00E41CA2">
      <w:pPr>
        <w:pStyle w:val="CommentText"/>
      </w:pPr>
      <w:r>
        <w:t>(; Section 9.5.1.3)</w:t>
      </w:r>
    </w:p>
    <w:p w14:paraId="55F2BE75" w14:textId="77777777" w:rsidR="00E41CA2" w:rsidRDefault="00E41CA2">
      <w:pPr>
        <w:pStyle w:val="CommentText"/>
      </w:pPr>
    </w:p>
    <w:p w14:paraId="6F94BB36" w14:textId="77777777" w:rsidR="00E41CA2" w:rsidRDefault="00E41CA2">
      <w:pPr>
        <w:pStyle w:val="CommentText"/>
      </w:pPr>
      <w:r>
        <w:t>Correct:</w:t>
      </w:r>
    </w:p>
    <w:p w14:paraId="2B56E21C" w14:textId="37DEF0B7" w:rsidR="00E41CA2" w:rsidRDefault="00E41CA2">
      <w:pPr>
        <w:pStyle w:val="CommentText"/>
      </w:pPr>
      <w:r>
        <w:t>(Giesen and Oerlemans, 2013; Marzeion et al., 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934B42" w15:done="1"/>
  <w15:commentEx w15:paraId="7D89EF34" w15:done="1"/>
  <w15:commentEx w15:paraId="3F3AFA00" w15:done="1"/>
  <w15:commentEx w15:paraId="0C044BE3" w15:done="1"/>
  <w15:commentEx w15:paraId="19FA6050" w15:done="1"/>
  <w15:commentEx w15:paraId="1A14B2E2" w15:done="1"/>
  <w15:commentEx w15:paraId="5374840E" w15:done="1"/>
  <w15:commentEx w15:paraId="035C17A9" w15:done="1"/>
  <w15:commentEx w15:paraId="1A88AF63" w15:done="1"/>
  <w15:commentEx w15:paraId="58FC7042" w15:done="1"/>
  <w15:commentEx w15:paraId="476340FA" w15:done="1"/>
  <w15:commentEx w15:paraId="395C3C61" w15:done="1"/>
  <w15:commentEx w15:paraId="1795BE07" w15:done="1"/>
  <w15:commentEx w15:paraId="697B5639" w15:done="1"/>
  <w15:commentEx w15:paraId="1CCB75BE" w15:done="1"/>
  <w15:commentEx w15:paraId="63BD4951" w15:done="1"/>
  <w15:commentEx w15:paraId="2E40860A" w15:done="1"/>
  <w15:commentEx w15:paraId="679E2B52" w15:done="1"/>
  <w15:commentEx w15:paraId="6238E36E" w15:done="1"/>
  <w15:commentEx w15:paraId="04D62583" w15:done="1"/>
  <w15:commentEx w15:paraId="17D324A1" w15:done="1"/>
  <w15:commentEx w15:paraId="6272ABDE" w15:done="1"/>
  <w15:commentEx w15:paraId="5734FC8F" w15:done="1"/>
  <w15:commentEx w15:paraId="08CF8197" w15:done="1"/>
  <w15:commentEx w15:paraId="130A841A" w15:done="1"/>
  <w15:commentEx w15:paraId="31A8F286" w15:done="1"/>
  <w15:commentEx w15:paraId="0EAB92D0" w15:done="1"/>
  <w15:commentEx w15:paraId="3E019220" w15:done="1"/>
  <w15:commentEx w15:paraId="2895A4C2" w15:done="1"/>
  <w15:commentEx w15:paraId="312D647D" w15:done="1"/>
  <w15:commentEx w15:paraId="2726FD0A" w15:done="1"/>
  <w15:commentEx w15:paraId="0B4A548E" w15:done="1"/>
  <w15:commentEx w15:paraId="7571522B" w15:done="1"/>
  <w15:commentEx w15:paraId="3D6B3373" w15:done="1"/>
  <w15:commentEx w15:paraId="690E1A77" w15:done="1"/>
  <w15:commentEx w15:paraId="14C7442A" w15:done="1"/>
  <w15:commentEx w15:paraId="57E922D9" w15:done="0"/>
  <w15:commentEx w15:paraId="5B9B5391" w15:done="1"/>
  <w15:commentEx w15:paraId="2A98D1AA" w15:done="1"/>
  <w15:commentEx w15:paraId="5BC6D64D" w15:done="1"/>
  <w15:commentEx w15:paraId="302CFDDC" w15:done="1"/>
  <w15:commentEx w15:paraId="39B91F18" w15:done="1"/>
  <w15:commentEx w15:paraId="22B9D9DB" w15:done="1"/>
  <w15:commentEx w15:paraId="3214A0D5" w15:done="1"/>
  <w15:commentEx w15:paraId="4899934E" w15:done="1"/>
  <w15:commentEx w15:paraId="005000EE" w15:done="1"/>
  <w15:commentEx w15:paraId="6F895725" w15:done="0"/>
  <w15:commentEx w15:paraId="39E452D2" w15:done="0"/>
  <w15:commentEx w15:paraId="792E16B8" w15:done="1"/>
  <w15:commentEx w15:paraId="160CE23A" w15:done="0"/>
  <w15:commentEx w15:paraId="33DA4C86" w15:done="1"/>
  <w15:commentEx w15:paraId="6310D1B3" w15:done="1"/>
  <w15:commentEx w15:paraId="348E38FA" w15:done="1"/>
  <w15:commentEx w15:paraId="763DDC90" w15:done="1"/>
  <w15:commentEx w15:paraId="3E7163A2" w15:done="1"/>
  <w15:commentEx w15:paraId="71E1402D" w15:done="1"/>
  <w15:commentEx w15:paraId="29100A8C" w15:done="1"/>
  <w15:commentEx w15:paraId="10F0918D" w15:done="1"/>
  <w15:commentEx w15:paraId="7587473F" w15:done="1"/>
  <w15:commentEx w15:paraId="3FE52BE7" w15:done="1"/>
  <w15:commentEx w15:paraId="01EDB403" w15:done="0"/>
  <w15:commentEx w15:paraId="59BF861A" w15:done="0"/>
  <w15:commentEx w15:paraId="199588E5" w15:done="1"/>
  <w15:commentEx w15:paraId="2354763E" w15:done="1"/>
  <w15:commentEx w15:paraId="574DB88B" w15:done="0"/>
  <w15:commentEx w15:paraId="311A98A5" w15:done="1"/>
  <w15:commentEx w15:paraId="036AA984" w15:done="0"/>
  <w15:commentEx w15:paraId="6FF1D867" w15:done="1"/>
  <w15:commentEx w15:paraId="0164E036" w15:done="1"/>
  <w15:commentEx w15:paraId="2DF1691F" w15:done="1"/>
  <w15:commentEx w15:paraId="48A0EFEB" w15:done="1"/>
  <w15:commentEx w15:paraId="293DFB23" w15:done="1"/>
  <w15:commentEx w15:paraId="278CCA68" w15:done="0"/>
  <w15:commentEx w15:paraId="7E4686D4" w15:done="1"/>
  <w15:commentEx w15:paraId="0F4F3099" w15:done="1"/>
  <w15:commentEx w15:paraId="54317387" w15:done="1"/>
  <w15:commentEx w15:paraId="43CBD120" w15:done="0"/>
  <w15:commentEx w15:paraId="78DB7CF3" w15:done="1"/>
  <w15:commentEx w15:paraId="3754D02C" w15:done="1"/>
  <w15:commentEx w15:paraId="17E6A9B3" w15:done="1"/>
  <w15:commentEx w15:paraId="5AB77056" w15:done="1"/>
  <w15:commentEx w15:paraId="42E3FCC4" w15:done="1"/>
  <w15:commentEx w15:paraId="63FE8FE3" w15:done="1"/>
  <w15:commentEx w15:paraId="0AF5E428" w15:done="1"/>
  <w15:commentEx w15:paraId="668BA6FB" w15:done="1"/>
  <w15:commentEx w15:paraId="30C45F28" w15:done="0"/>
  <w15:commentEx w15:paraId="60E7696F" w15:done="0"/>
  <w15:commentEx w15:paraId="7179106E" w15:done="1"/>
  <w15:commentEx w15:paraId="3E3D60DB" w15:done="1"/>
  <w15:commentEx w15:paraId="17C57A11" w15:done="1"/>
  <w15:commentEx w15:paraId="24B8A2B7" w15:done="0"/>
  <w15:commentEx w15:paraId="3B2DEDF0" w15:done="1"/>
  <w15:commentEx w15:paraId="43EDCB1D" w15:done="0"/>
  <w15:commentEx w15:paraId="645EBD7C" w15:done="0"/>
  <w15:commentEx w15:paraId="49468614" w15:done="1"/>
  <w15:commentEx w15:paraId="4E370009" w15:done="1"/>
  <w15:commentEx w15:paraId="1D2D1065" w15:done="1"/>
  <w15:commentEx w15:paraId="62479DA5" w15:done="1"/>
  <w15:commentEx w15:paraId="25FE7C2D" w15:done="1"/>
  <w15:commentEx w15:paraId="7E17485C" w15:done="1"/>
  <w15:commentEx w15:paraId="1A68E960" w15:done="1"/>
  <w15:commentEx w15:paraId="1B6C7EFA" w15:done="1"/>
  <w15:commentEx w15:paraId="4A84D080" w15:done="0"/>
  <w15:commentEx w15:paraId="1CF07480" w15:done="1"/>
  <w15:commentEx w15:paraId="394180E5" w15:done="1"/>
  <w15:commentEx w15:paraId="48EA6D8D" w15:done="1"/>
  <w15:commentEx w15:paraId="5AB19A75" w15:done="1"/>
  <w15:commentEx w15:paraId="5BFC15D9" w15:done="1"/>
  <w15:commentEx w15:paraId="6AE9D9B7" w15:done="1"/>
  <w15:commentEx w15:paraId="06ECF2E1" w15:done="1"/>
  <w15:commentEx w15:paraId="57174C34" w15:done="1"/>
  <w15:commentEx w15:paraId="035E29DA" w15:done="1"/>
  <w15:commentEx w15:paraId="0D1887D8" w15:done="1"/>
  <w15:commentEx w15:paraId="64ACE37D" w15:done="1"/>
  <w15:commentEx w15:paraId="5C0EB485" w15:done="1"/>
  <w15:commentEx w15:paraId="40D2C970" w15:done="1"/>
  <w15:commentEx w15:paraId="20A86D5F" w15:done="1"/>
  <w15:commentEx w15:paraId="21C2164A" w15:done="1"/>
  <w15:commentEx w15:paraId="08514FBE" w15:done="1"/>
  <w15:commentEx w15:paraId="44FD6604" w15:done="1"/>
  <w15:commentEx w15:paraId="199506D3" w15:done="0"/>
  <w15:commentEx w15:paraId="3B88A2BC" w15:done="1"/>
  <w15:commentEx w15:paraId="040FDE8D" w15:done="1"/>
  <w15:commentEx w15:paraId="101018D5" w15:done="0"/>
  <w15:commentEx w15:paraId="45E279FE" w15:done="1"/>
  <w15:commentEx w15:paraId="23D2C7FC" w15:done="1"/>
  <w15:commentEx w15:paraId="6FFB4E61" w15:done="1"/>
  <w15:commentEx w15:paraId="770BEC7A" w15:done="1"/>
  <w15:commentEx w15:paraId="61AB856D" w15:done="1"/>
  <w15:commentEx w15:paraId="1F20E963" w15:done="1"/>
  <w15:commentEx w15:paraId="127EFCE8" w15:done="0"/>
  <w15:commentEx w15:paraId="64ACEBFE" w15:done="1"/>
  <w15:commentEx w15:paraId="300DCFBA" w15:done="1"/>
  <w15:commentEx w15:paraId="674EB104" w15:done="1"/>
  <w15:commentEx w15:paraId="271EF4D5" w15:done="1"/>
  <w15:commentEx w15:paraId="5E8AF546" w15:done="0"/>
  <w15:commentEx w15:paraId="314A7083" w15:done="1"/>
  <w15:commentEx w15:paraId="5DF2C700" w15:done="1"/>
  <w15:commentEx w15:paraId="044802B9" w15:done="1"/>
  <w15:commentEx w15:paraId="0994CBDF" w15:done="1"/>
  <w15:commentEx w15:paraId="34F2E360" w15:done="1"/>
  <w15:commentEx w15:paraId="0CE25F2B" w15:done="1"/>
  <w15:commentEx w15:paraId="1FEC9B69" w15:done="1"/>
  <w15:commentEx w15:paraId="5940EB96" w15:done="1"/>
  <w15:commentEx w15:paraId="333EF668" w15:done="1"/>
  <w15:commentEx w15:paraId="133CFE50" w15:done="1"/>
  <w15:commentEx w15:paraId="0C0FF589" w15:done="0"/>
  <w15:commentEx w15:paraId="20FE598E" w15:done="1"/>
  <w15:commentEx w15:paraId="548393F4" w15:done="1"/>
  <w15:commentEx w15:paraId="574E2D94" w15:done="1"/>
  <w15:commentEx w15:paraId="608BE61D" w15:done="0"/>
  <w15:commentEx w15:paraId="7417E40F" w15:done="1"/>
  <w15:commentEx w15:paraId="3B42CC76" w15:done="1"/>
  <w15:commentEx w15:paraId="0DF63FC8" w15:done="1"/>
  <w15:commentEx w15:paraId="35DD6803" w15:done="0"/>
  <w15:commentEx w15:paraId="499BC90C" w15:done="1"/>
  <w15:commentEx w15:paraId="32E95288" w15:done="1"/>
  <w15:commentEx w15:paraId="39395965" w15:done="0"/>
  <w15:commentEx w15:paraId="2B232C8C" w15:done="1"/>
  <w15:commentEx w15:paraId="2619A0D4" w15:done="1"/>
  <w15:commentEx w15:paraId="63A842EF" w15:done="1"/>
  <w15:commentEx w15:paraId="1A81C2E5" w15:done="1"/>
  <w15:commentEx w15:paraId="09C2765B" w15:done="1"/>
  <w15:commentEx w15:paraId="78CCD9B2" w15:done="1"/>
  <w15:commentEx w15:paraId="3A2AE854" w15:done="1"/>
  <w15:commentEx w15:paraId="0E9E76A0" w15:done="1"/>
  <w15:commentEx w15:paraId="648A67B9" w15:done="1"/>
  <w15:commentEx w15:paraId="4D590C10" w15:done="1"/>
  <w15:commentEx w15:paraId="36E72A0E" w15:done="1"/>
  <w15:commentEx w15:paraId="1B70178C" w15:done="1"/>
  <w15:commentEx w15:paraId="13219570" w15:done="1"/>
  <w15:commentEx w15:paraId="1E164773" w15:done="1"/>
  <w15:commentEx w15:paraId="2CBD023E" w15:done="1"/>
  <w15:commentEx w15:paraId="7AC70552" w15:done="0"/>
  <w15:commentEx w15:paraId="77C2F334" w15:done="1"/>
  <w15:commentEx w15:paraId="3EC41164" w15:done="1"/>
  <w15:commentEx w15:paraId="209B28D7" w15:done="1"/>
  <w15:commentEx w15:paraId="7379185B" w15:done="1"/>
  <w15:commentEx w15:paraId="1A46CFFB" w15:done="1"/>
  <w15:commentEx w15:paraId="3DDB7A79" w15:done="0"/>
  <w15:commentEx w15:paraId="7A237287" w15:done="1"/>
  <w15:commentEx w15:paraId="7963A7B4" w15:done="1"/>
  <w15:commentEx w15:paraId="11421D29" w15:done="1"/>
  <w15:commentEx w15:paraId="129A143D" w15:done="1"/>
  <w15:commentEx w15:paraId="50EA7CC5" w15:done="1"/>
  <w15:commentEx w15:paraId="287842F9" w15:done="0"/>
  <w15:commentEx w15:paraId="31FE48DF" w15:done="1"/>
  <w15:commentEx w15:paraId="2E1B382F" w15:done="1"/>
  <w15:commentEx w15:paraId="586CA29B" w15:done="1"/>
  <w15:commentEx w15:paraId="418461B7" w15:done="1"/>
  <w15:commentEx w15:paraId="4A78145D" w15:done="1"/>
  <w15:commentEx w15:paraId="4381C0A7" w15:done="1"/>
  <w15:commentEx w15:paraId="53FCA376" w15:done="1"/>
  <w15:commentEx w15:paraId="1D300026" w15:done="1"/>
  <w15:commentEx w15:paraId="3FB50907" w15:done="1"/>
  <w15:commentEx w15:paraId="751A7A90" w15:done="1"/>
  <w15:commentEx w15:paraId="68B74220" w15:done="1"/>
  <w15:commentEx w15:paraId="2399C30E" w15:done="1"/>
  <w15:commentEx w15:paraId="4BFFDA2F" w15:done="1"/>
  <w15:commentEx w15:paraId="42C17558" w15:done="1"/>
  <w15:commentEx w15:paraId="3379529A" w15:done="1"/>
  <w15:commentEx w15:paraId="414D6D02" w15:done="1"/>
  <w15:commentEx w15:paraId="091DC845" w15:done="1"/>
  <w15:commentEx w15:paraId="3CD3379B" w15:done="1"/>
  <w15:commentEx w15:paraId="3DE1EDBE" w15:done="1"/>
  <w15:commentEx w15:paraId="0E2606B6" w15:done="1"/>
  <w15:commentEx w15:paraId="1C335947" w15:done="1"/>
  <w15:commentEx w15:paraId="0E803AA0" w15:done="1"/>
  <w15:commentEx w15:paraId="11B3AD18" w15:done="1"/>
  <w15:commentEx w15:paraId="618669F1" w15:done="1"/>
  <w15:commentEx w15:paraId="31CCBED6" w15:done="1"/>
  <w15:commentEx w15:paraId="0206DB86" w15:done="1"/>
  <w15:commentEx w15:paraId="5B421D0B" w15:done="1"/>
  <w15:commentEx w15:paraId="506BFBA7" w15:done="1"/>
  <w15:commentEx w15:paraId="1385E43F" w15:done="0"/>
  <w15:commentEx w15:paraId="07037973" w15:done="1"/>
  <w15:commentEx w15:paraId="1DA8C2A4" w15:done="1"/>
  <w15:commentEx w15:paraId="259F2C76" w15:done="1"/>
  <w15:commentEx w15:paraId="47971AA4" w15:done="0"/>
  <w15:commentEx w15:paraId="79D0A8A4" w15:done="1"/>
  <w15:commentEx w15:paraId="6172F506" w15:done="1"/>
  <w15:commentEx w15:paraId="4EF00E52" w15:done="1"/>
  <w15:commentEx w15:paraId="175ADF69" w15:done="1"/>
  <w15:commentEx w15:paraId="5FB7DCF6" w15:done="1"/>
  <w15:commentEx w15:paraId="23A3B258" w15:done="1"/>
  <w15:commentEx w15:paraId="3F8EE64D" w15:done="1"/>
  <w15:commentEx w15:paraId="65585C92" w15:done="1"/>
  <w15:commentEx w15:paraId="42B06BAF" w15:done="1"/>
  <w15:commentEx w15:paraId="3995399B" w15:done="1"/>
  <w15:commentEx w15:paraId="7DC8ECA8" w15:done="1"/>
  <w15:commentEx w15:paraId="496187D3" w15:done="1"/>
  <w15:commentEx w15:paraId="55B06E92" w15:done="1"/>
  <w15:commentEx w15:paraId="526E783B" w15:done="1"/>
  <w15:commentEx w15:paraId="2BB8801D" w15:done="1"/>
  <w15:commentEx w15:paraId="5D6A6A16" w15:done="1"/>
  <w15:commentEx w15:paraId="5A0271F0" w15:done="1"/>
  <w15:commentEx w15:paraId="13D6C654" w15:done="1"/>
  <w15:commentEx w15:paraId="0589BE79" w15:done="1"/>
  <w15:commentEx w15:paraId="26F762B5" w15:done="0"/>
  <w15:commentEx w15:paraId="7653A67A" w15:done="1"/>
  <w15:commentEx w15:paraId="1F91235F" w15:done="1"/>
  <w15:commentEx w15:paraId="2F3D29B6" w15:done="1"/>
  <w15:commentEx w15:paraId="2FE05403" w15:done="1"/>
  <w15:commentEx w15:paraId="0ED835BB" w15:done="1"/>
  <w15:commentEx w15:paraId="04167294" w15:done="1"/>
  <w15:commentEx w15:paraId="50B40704" w15:done="1"/>
  <w15:commentEx w15:paraId="466B1AB2" w15:done="1"/>
  <w15:commentEx w15:paraId="620AEC68" w15:done="1"/>
  <w15:commentEx w15:paraId="261DEF15" w15:done="1"/>
  <w15:commentEx w15:paraId="14B1B7DB" w15:done="1"/>
  <w15:commentEx w15:paraId="605D36C6" w15:done="1"/>
  <w15:commentEx w15:paraId="3D86B4BC" w15:done="1"/>
  <w15:commentEx w15:paraId="4A332AD3" w15:done="1"/>
  <w15:commentEx w15:paraId="3603FB1A" w15:done="1"/>
  <w15:commentEx w15:paraId="74C072A6" w15:done="1"/>
  <w15:commentEx w15:paraId="4A109078" w15:done="1"/>
  <w15:commentEx w15:paraId="30EA0A56" w15:done="1"/>
  <w15:commentEx w15:paraId="153FBDD6" w15:done="1"/>
  <w15:commentEx w15:paraId="23D01A74" w15:done="1"/>
  <w15:commentEx w15:paraId="6BB6C210" w15:done="1"/>
  <w15:commentEx w15:paraId="6F38C705" w15:done="1"/>
  <w15:commentEx w15:paraId="2E306E5A" w15:done="0"/>
  <w15:commentEx w15:paraId="1321B173" w15:done="1"/>
  <w15:commentEx w15:paraId="4CC48E9E" w15:done="1"/>
  <w15:commentEx w15:paraId="2CAD47F4" w15:done="1"/>
  <w15:commentEx w15:paraId="7BB6FA00" w15:done="1"/>
  <w15:commentEx w15:paraId="5087005E" w15:done="1"/>
  <w15:commentEx w15:paraId="25637053" w15:done="1"/>
  <w15:commentEx w15:paraId="6066BF6F" w15:done="1"/>
  <w15:commentEx w15:paraId="6B09AF2F" w15:done="1"/>
  <w15:commentEx w15:paraId="4EEAE44C" w15:done="1"/>
  <w15:commentEx w15:paraId="5516C9B7" w15:done="1"/>
  <w15:commentEx w15:paraId="196CF530" w15:done="1"/>
  <w15:commentEx w15:paraId="231CCAFE" w15:done="1"/>
  <w15:commentEx w15:paraId="38917897" w15:done="0"/>
  <w15:commentEx w15:paraId="6B4D3F40" w15:done="1"/>
  <w15:commentEx w15:paraId="4D084F75" w15:done="1"/>
  <w15:commentEx w15:paraId="22C216F3" w15:done="1"/>
  <w15:commentEx w15:paraId="650A8886" w15:done="1"/>
  <w15:commentEx w15:paraId="4325457C" w15:done="1"/>
  <w15:commentEx w15:paraId="0D3EC8F9" w15:done="1"/>
  <w15:commentEx w15:paraId="2D84EEFB" w15:done="1"/>
  <w15:commentEx w15:paraId="0042447A" w15:done="1"/>
  <w15:commentEx w15:paraId="2160A718" w15:done="1"/>
  <w15:commentEx w15:paraId="7957FA4A" w15:done="1"/>
  <w15:commentEx w15:paraId="2A722197" w15:done="0"/>
  <w15:commentEx w15:paraId="667F1E9C" w15:done="1"/>
  <w15:commentEx w15:paraId="58BD8D3D" w15:done="1"/>
  <w15:commentEx w15:paraId="5B27945B" w15:done="0"/>
  <w15:commentEx w15:paraId="059F1B7A" w15:done="0"/>
  <w15:commentEx w15:paraId="0134D62E" w15:done="1"/>
  <w15:commentEx w15:paraId="2866F6ED" w15:done="1"/>
  <w15:commentEx w15:paraId="2F1F858A" w15:done="1"/>
  <w15:commentEx w15:paraId="3CC91EB3" w15:done="1"/>
  <w15:commentEx w15:paraId="37D27741" w15:done="1"/>
  <w15:commentEx w15:paraId="29057390" w15:done="1"/>
  <w15:commentEx w15:paraId="194554E2" w15:done="1"/>
  <w15:commentEx w15:paraId="5EE9A802" w15:done="1"/>
  <w15:commentEx w15:paraId="36664702" w15:done="1"/>
  <w15:commentEx w15:paraId="30A58E26" w15:done="1"/>
  <w15:commentEx w15:paraId="0C760A3D" w15:done="1"/>
  <w15:commentEx w15:paraId="60DCF208" w15:done="1"/>
  <w15:commentEx w15:paraId="2F9FA034" w15:done="1"/>
  <w15:commentEx w15:paraId="0C5AC832" w15:done="1"/>
  <w15:commentEx w15:paraId="02913077" w15:done="1"/>
  <w15:commentEx w15:paraId="507E1639" w15:done="1"/>
  <w15:commentEx w15:paraId="48202B1F" w15:done="1"/>
  <w15:commentEx w15:paraId="3066A8A3" w15:done="1"/>
  <w15:commentEx w15:paraId="6220B91B" w15:done="1"/>
  <w15:commentEx w15:paraId="5F2BA677" w15:done="1"/>
  <w15:commentEx w15:paraId="272FC3F3" w15:done="1"/>
  <w15:commentEx w15:paraId="10260819" w15:done="1"/>
  <w15:commentEx w15:paraId="48A79BFE" w15:done="1"/>
  <w15:commentEx w15:paraId="153C78E6" w15:done="1"/>
  <w15:commentEx w15:paraId="695D5D0F" w15:done="1"/>
  <w15:commentEx w15:paraId="51D1DEC4" w15:done="1"/>
  <w15:commentEx w15:paraId="5DEB31A6" w15:done="1"/>
  <w15:commentEx w15:paraId="77354FCA" w15:done="1"/>
  <w15:commentEx w15:paraId="248BDF40" w15:done="1"/>
  <w15:commentEx w15:paraId="5CF28EDA" w15:done="1"/>
  <w15:commentEx w15:paraId="2564FFEF" w15:done="1"/>
  <w15:commentEx w15:paraId="1AA2EC98" w15:done="1"/>
  <w15:commentEx w15:paraId="6C5DBC67" w15:done="1"/>
  <w15:commentEx w15:paraId="1695C24C" w15:done="1"/>
  <w15:commentEx w15:paraId="626FB4D4" w15:done="1"/>
  <w15:commentEx w15:paraId="0C979586" w15:done="1"/>
  <w15:commentEx w15:paraId="51561469" w15:done="1"/>
  <w15:commentEx w15:paraId="3531BDF6" w15:done="1"/>
  <w15:commentEx w15:paraId="45B8D94B" w15:done="1"/>
  <w15:commentEx w15:paraId="7AE84F42" w15:done="1"/>
  <w15:commentEx w15:paraId="5C87F73F" w15:done="1"/>
  <w15:commentEx w15:paraId="0DC92E8D" w15:done="1"/>
  <w15:commentEx w15:paraId="3679C956" w15:done="1"/>
  <w15:commentEx w15:paraId="7CAED3E1" w15:done="1"/>
  <w15:commentEx w15:paraId="75A657C6" w15:done="1"/>
  <w15:commentEx w15:paraId="34687DD1" w15:done="1"/>
  <w15:commentEx w15:paraId="03313915" w15:done="1"/>
  <w15:commentEx w15:paraId="0CBC6184" w15:done="1"/>
  <w15:commentEx w15:paraId="3D189008" w15:done="1"/>
  <w15:commentEx w15:paraId="04EEA53F" w15:done="1"/>
  <w15:commentEx w15:paraId="420B11EB" w15:done="1"/>
  <w15:commentEx w15:paraId="7FD1699A" w15:done="1"/>
  <w15:commentEx w15:paraId="4D562A8A" w15:done="1"/>
  <w15:commentEx w15:paraId="216CCB48" w15:done="1"/>
  <w15:commentEx w15:paraId="10966C63" w15:done="1"/>
  <w15:commentEx w15:paraId="18AF3DD2" w15:done="1"/>
  <w15:commentEx w15:paraId="299A0479" w15:done="1"/>
  <w15:commentEx w15:paraId="047F3F92" w15:done="1"/>
  <w15:commentEx w15:paraId="3475421F" w15:done="1"/>
  <w15:commentEx w15:paraId="756F35E8" w15:done="1"/>
  <w15:commentEx w15:paraId="2592AF6A" w15:done="1"/>
  <w15:commentEx w15:paraId="200ACDCE" w15:done="1"/>
  <w15:commentEx w15:paraId="29457CD4" w15:done="1"/>
  <w15:commentEx w15:paraId="097DECBC" w15:done="1"/>
  <w15:commentEx w15:paraId="2D0445E6" w15:done="1"/>
  <w15:commentEx w15:paraId="0C9C4B57" w15:done="1"/>
  <w15:commentEx w15:paraId="7D207A7F" w15:done="1"/>
  <w15:commentEx w15:paraId="376C6FEA" w15:done="1"/>
  <w15:commentEx w15:paraId="56A4FF6E" w15:done="1"/>
  <w15:commentEx w15:paraId="6A9E23F3" w15:done="1"/>
  <w15:commentEx w15:paraId="39BF7396" w15:done="1"/>
  <w15:commentEx w15:paraId="797AE88A" w15:done="1"/>
  <w15:commentEx w15:paraId="506D68F8" w15:done="1"/>
  <w15:commentEx w15:paraId="358A31C8" w15:done="1"/>
  <w15:commentEx w15:paraId="09879210" w15:done="1"/>
  <w15:commentEx w15:paraId="3F45A2F6" w15:done="0"/>
  <w15:commentEx w15:paraId="15A6558A" w15:done="1"/>
  <w15:commentEx w15:paraId="6BC151FD" w15:done="1"/>
  <w15:commentEx w15:paraId="36C064E6" w15:done="1"/>
  <w15:commentEx w15:paraId="24B65809" w15:done="1"/>
  <w15:commentEx w15:paraId="3D4EFC93" w15:done="0"/>
  <w15:commentEx w15:paraId="1600C011" w15:done="1"/>
  <w15:commentEx w15:paraId="0DECD10A" w15:done="1"/>
  <w15:commentEx w15:paraId="7EF35254" w15:done="1"/>
  <w15:commentEx w15:paraId="0FC04402" w15:done="1"/>
  <w15:commentEx w15:paraId="4E55B9BC" w15:done="1"/>
  <w15:commentEx w15:paraId="60628604" w15:done="0"/>
  <w15:commentEx w15:paraId="352FC3DF" w15:done="1"/>
  <w15:commentEx w15:paraId="4C801418" w15:done="1"/>
  <w15:commentEx w15:paraId="69494C19" w15:done="1"/>
  <w15:commentEx w15:paraId="76706A6B" w15:done="1"/>
  <w15:commentEx w15:paraId="77AFD0E8" w15:done="0"/>
  <w15:commentEx w15:paraId="24CB4038" w15:done="0"/>
  <w15:commentEx w15:paraId="4932C8B6" w15:done="1"/>
  <w15:commentEx w15:paraId="1D784FDA" w15:done="1"/>
  <w15:commentEx w15:paraId="1AE3EB41" w15:done="1"/>
  <w15:commentEx w15:paraId="7B9435AA" w15:done="1"/>
  <w15:commentEx w15:paraId="3CBFFDF4" w15:done="0"/>
  <w15:commentEx w15:paraId="556D87F7" w15:done="1"/>
  <w15:commentEx w15:paraId="3DADB853" w15:done="1"/>
  <w15:commentEx w15:paraId="0B404B8F" w15:done="1"/>
  <w15:commentEx w15:paraId="6BFEB25E" w15:done="0"/>
  <w15:commentEx w15:paraId="50C0CA4F" w15:done="1"/>
  <w15:commentEx w15:paraId="5D6067DB" w15:done="1"/>
  <w15:commentEx w15:paraId="13C8AC66" w15:done="1"/>
  <w15:commentEx w15:paraId="0BB89F29" w15:done="1"/>
  <w15:commentEx w15:paraId="1333BABC" w15:done="1"/>
  <w15:commentEx w15:paraId="0F1E8BB6" w15:done="1"/>
  <w15:commentEx w15:paraId="68354EB2" w15:done="0"/>
  <w15:commentEx w15:paraId="20729D27" w15:done="1"/>
  <w15:commentEx w15:paraId="67BC005E" w15:done="1"/>
  <w15:commentEx w15:paraId="4808283E" w15:done="1"/>
  <w15:commentEx w15:paraId="1E199C5F" w15:done="1"/>
  <w15:commentEx w15:paraId="6193B6CE" w15:done="1"/>
  <w15:commentEx w15:paraId="471051BF" w15:done="1"/>
  <w15:commentEx w15:paraId="4CEA3BC7" w15:done="1"/>
  <w15:commentEx w15:paraId="22D584FE" w15:done="1"/>
  <w15:commentEx w15:paraId="362E7B3A" w15:done="1"/>
  <w15:commentEx w15:paraId="3D6DDA3B" w15:done="1"/>
  <w15:commentEx w15:paraId="7259CD89" w15:done="1"/>
  <w15:commentEx w15:paraId="196B962E" w15:done="1"/>
  <w15:commentEx w15:paraId="681F5488" w15:done="1"/>
  <w15:commentEx w15:paraId="6ACC976F" w15:done="0"/>
  <w15:commentEx w15:paraId="2B56E21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58CB8" w16cex:dateUtc="2021-07-11T13:28:00Z"/>
  <w16cex:commentExtensible w16cex:durableId="24958CBA" w16cex:dateUtc="2021-07-11T13:28:00Z"/>
  <w16cex:commentExtensible w16cex:durableId="24958CBC" w16cex:dateUtc="2021-07-11T13:29:00Z"/>
  <w16cex:commentExtensible w16cex:durableId="24958CBE" w16cex:dateUtc="2021-07-11T13:29:00Z"/>
  <w16cex:commentExtensible w16cex:durableId="24958CBF" w16cex:dateUtc="2021-07-11T13:29:00Z"/>
  <w16cex:commentExtensible w16cex:durableId="24958CC1" w16cex:dateUtc="2021-07-11T13:29:00Z"/>
  <w16cex:commentExtensible w16cex:durableId="24958CC2" w16cex:dateUtc="2021-07-11T13:29:00Z"/>
  <w16cex:commentExtensible w16cex:durableId="24958CC4" w16cex:dateUtc="2021-07-11T13:29:00Z"/>
  <w16cex:commentExtensible w16cex:durableId="24958CC5" w16cex:dateUtc="2021-07-11T13:29:00Z"/>
  <w16cex:commentExtensible w16cex:durableId="24958CC7" w16cex:dateUtc="2021-07-11T13:29:00Z"/>
  <w16cex:commentExtensible w16cex:durableId="24958CC9" w16cex:dateUtc="2021-07-11T13:29:00Z"/>
  <w16cex:commentExtensible w16cex:durableId="24958CCB" w16cex:dateUtc="2021-07-11T13:29:00Z"/>
  <w16cex:commentExtensible w16cex:durableId="24958CCD" w16cex:dateUtc="2021-07-11T13:29:00Z"/>
  <w16cex:commentExtensible w16cex:durableId="24958CCF" w16cex:dateUtc="2021-07-11T13:29:00Z"/>
  <w16cex:commentExtensible w16cex:durableId="24958CD1" w16cex:dateUtc="2021-07-11T13:29:00Z"/>
  <w16cex:commentExtensible w16cex:durableId="24958CD2" w16cex:dateUtc="2021-07-11T13:29:00Z"/>
  <w16cex:commentExtensible w16cex:durableId="24958CD4" w16cex:dateUtc="2021-07-11T13:29:00Z"/>
  <w16cex:commentExtensible w16cex:durableId="24958CD5" w16cex:dateUtc="2021-07-11T13:29:00Z"/>
  <w16cex:commentExtensible w16cex:durableId="24958CD7" w16cex:dateUtc="2021-07-11T13:29:00Z"/>
  <w16cex:commentExtensible w16cex:durableId="24958CDB" w16cex:dateUtc="2021-07-11T13:29:00Z"/>
  <w16cex:commentExtensible w16cex:durableId="24958CDD" w16cex:dateUtc="2021-07-11T13:29:00Z"/>
  <w16cex:commentExtensible w16cex:durableId="24958CDE" w16cex:dateUtc="2021-07-11T13:29:00Z"/>
  <w16cex:commentExtensible w16cex:durableId="24958CE1" w16cex:dateUtc="2021-07-11T13:29:00Z"/>
  <w16cex:commentExtensible w16cex:durableId="24958CE3" w16cex:dateUtc="2021-07-11T13:29:00Z"/>
  <w16cex:commentExtensible w16cex:durableId="24958CE4" w16cex:dateUtc="2021-07-11T13:29:00Z"/>
  <w16cex:commentExtensible w16cex:durableId="24958CE7" w16cex:dateUtc="2021-07-11T13:29:00Z"/>
  <w16cex:commentExtensible w16cex:durableId="24958CEA" w16cex:dateUtc="2021-07-11T13:29:00Z"/>
  <w16cex:commentExtensible w16cex:durableId="24958CED" w16cex:dateUtc="2021-07-11T13:29:00Z"/>
  <w16cex:commentExtensible w16cex:durableId="24958CEE" w16cex:dateUtc="2021-07-11T13:29:00Z"/>
  <w16cex:commentExtensible w16cex:durableId="24958CF0" w16cex:dateUtc="2021-07-11T13:29:00Z"/>
  <w16cex:commentExtensible w16cex:durableId="24958CF1" w16cex:dateUtc="2021-07-11T13:29:00Z"/>
  <w16cex:commentExtensible w16cex:durableId="24958CF3" w16cex:dateUtc="2021-07-11T13:29:00Z"/>
  <w16cex:commentExtensible w16cex:durableId="24958CF4" w16cex:dateUtc="2021-07-11T13:29:00Z"/>
  <w16cex:commentExtensible w16cex:durableId="24958CF6" w16cex:dateUtc="2021-07-11T13:29:00Z"/>
  <w16cex:commentExtensible w16cex:durableId="24958CF8" w16cex:dateUtc="2021-07-11T13:30:00Z"/>
  <w16cex:commentExtensible w16cex:durableId="24958CFB" w16cex:dateUtc="2021-07-11T13:30:00Z"/>
  <w16cex:commentExtensible w16cex:durableId="24959223" w16cex:dateUtc="2021-07-11T13:52:00Z"/>
  <w16cex:commentExtensible w16cex:durableId="24958CFE" w16cex:dateUtc="2021-07-11T13:30:00Z"/>
  <w16cex:commentExtensible w16cex:durableId="24958D00" w16cex:dateUtc="2021-07-11T13:30:00Z"/>
  <w16cex:commentExtensible w16cex:durableId="24958D02" w16cex:dateUtc="2021-07-11T13:30:00Z"/>
  <w16cex:commentExtensible w16cex:durableId="24958D04" w16cex:dateUtc="2021-07-11T13:30:00Z"/>
  <w16cex:commentExtensible w16cex:durableId="24958D05" w16cex:dateUtc="2021-07-11T13:30:00Z"/>
  <w16cex:commentExtensible w16cex:durableId="24958D07" w16cex:dateUtc="2021-07-11T13:30:00Z"/>
  <w16cex:commentExtensible w16cex:durableId="24958D09" w16cex:dateUtc="2021-07-11T13:30:00Z"/>
  <w16cex:commentExtensible w16cex:durableId="24958D0B" w16cex:dateUtc="2021-07-11T13:30:00Z"/>
  <w16cex:commentExtensible w16cex:durableId="24958D0C" w16cex:dateUtc="2021-07-11T13:30:00Z"/>
  <w16cex:commentExtensible w16cex:durableId="24959316" w16cex:dateUtc="2021-07-11T13:56:00Z"/>
  <w16cex:commentExtensible w16cex:durableId="2495934E" w16cex:dateUtc="2021-07-11T13:57:00Z"/>
  <w16cex:commentExtensible w16cex:durableId="24958D0E" w16cex:dateUtc="2021-07-11T13:30:00Z"/>
  <w16cex:commentExtensible w16cex:durableId="249593C9" w16cex:dateUtc="2021-07-11T13:59:00Z"/>
  <w16cex:commentExtensible w16cex:durableId="24958D10" w16cex:dateUtc="2021-07-11T13:30:00Z"/>
  <w16cex:commentExtensible w16cex:durableId="24958D12" w16cex:dateUtc="2021-07-11T13:30:00Z"/>
  <w16cex:commentExtensible w16cex:durableId="24958D15" w16cex:dateUtc="2021-07-11T13:30:00Z"/>
  <w16cex:commentExtensible w16cex:durableId="24958D17" w16cex:dateUtc="2021-07-11T13:30:00Z"/>
  <w16cex:commentExtensible w16cex:durableId="24958D18" w16cex:dateUtc="2021-07-11T13:30:00Z"/>
  <w16cex:commentExtensible w16cex:durableId="24958D1A" w16cex:dateUtc="2021-07-11T13:30:00Z"/>
  <w16cex:commentExtensible w16cex:durableId="24958D1C" w16cex:dateUtc="2021-07-11T13:30:00Z"/>
  <w16cex:commentExtensible w16cex:durableId="24958D1E" w16cex:dateUtc="2021-07-11T13:30:00Z"/>
  <w16cex:commentExtensible w16cex:durableId="24958D20" w16cex:dateUtc="2021-07-11T13:30:00Z"/>
  <w16cex:commentExtensible w16cex:durableId="24958D22" w16cex:dateUtc="2021-07-11T13:30:00Z"/>
  <w16cex:commentExtensible w16cex:durableId="2495946A" w16cex:dateUtc="2021-07-11T14:01:00Z"/>
  <w16cex:commentExtensible w16cex:durableId="249594C3" w16cex:dateUtc="2021-07-11T14:03:00Z"/>
  <w16cex:commentExtensible w16cex:durableId="24958D24" w16cex:dateUtc="2021-07-11T13:30:00Z"/>
  <w16cex:commentExtensible w16cex:durableId="24958D26" w16cex:dateUtc="2021-07-11T13:30:00Z"/>
  <w16cex:commentExtensible w16cex:durableId="249594ED" w16cex:dateUtc="2021-07-11T14:03:00Z"/>
  <w16cex:commentExtensible w16cex:durableId="24958D27" w16cex:dateUtc="2021-07-11T13:30:00Z"/>
  <w16cex:commentExtensible w16cex:durableId="24959521" w16cex:dateUtc="2021-07-11T14:04:00Z"/>
  <w16cex:commentExtensible w16cex:durableId="24958D2B" w16cex:dateUtc="2021-07-11T13:30:00Z"/>
  <w16cex:commentExtensible w16cex:durableId="24958D2E" w16cex:dateUtc="2021-07-11T13:30:00Z"/>
  <w16cex:commentExtensible w16cex:durableId="24958D30" w16cex:dateUtc="2021-07-11T13:30:00Z"/>
  <w16cex:commentExtensible w16cex:durableId="24958D33" w16cex:dateUtc="2021-07-11T13:30:00Z"/>
  <w16cex:commentExtensible w16cex:durableId="24958D38" w16cex:dateUtc="2021-07-11T13:31:00Z"/>
  <w16cex:commentExtensible w16cex:durableId="24959576" w16cex:dateUtc="2021-07-11T14:06:00Z"/>
  <w16cex:commentExtensible w16cex:durableId="24958D3A" w16cex:dateUtc="2021-07-11T13:31:00Z"/>
  <w16cex:commentExtensible w16cex:durableId="24958D3B" w16cex:dateUtc="2021-07-11T13:31:00Z"/>
  <w16cex:commentExtensible w16cex:durableId="24958D3D" w16cex:dateUtc="2021-07-11T13:31:00Z"/>
  <w16cex:commentExtensible w16cex:durableId="249595B1" w16cex:dateUtc="2021-07-11T14:07:00Z"/>
  <w16cex:commentExtensible w16cex:durableId="24958D3F" w16cex:dateUtc="2021-07-11T13:31:00Z"/>
  <w16cex:commentExtensible w16cex:durableId="24958D40" w16cex:dateUtc="2021-07-11T13:31:00Z"/>
  <w16cex:commentExtensible w16cex:durableId="24958D41" w16cex:dateUtc="2021-07-11T13:31:00Z"/>
  <w16cex:commentExtensible w16cex:durableId="24958D43" w16cex:dateUtc="2021-07-11T13:31:00Z"/>
  <w16cex:commentExtensible w16cex:durableId="24958D44" w16cex:dateUtc="2021-07-11T13:31:00Z"/>
  <w16cex:commentExtensible w16cex:durableId="24958D45" w16cex:dateUtc="2021-07-11T13:31:00Z"/>
  <w16cex:commentExtensible w16cex:durableId="24958D47" w16cex:dateUtc="2021-07-11T13:31:00Z"/>
  <w16cex:commentExtensible w16cex:durableId="24958D49" w16cex:dateUtc="2021-07-11T13:31:00Z"/>
  <w16cex:commentExtensible w16cex:durableId="24959685" w16cex:dateUtc="2021-07-11T14:10:00Z"/>
  <w16cex:commentExtensible w16cex:durableId="249596AF" w16cex:dateUtc="2021-07-11T14:11:00Z"/>
  <w16cex:commentExtensible w16cex:durableId="24958D4C" w16cex:dateUtc="2021-07-11T13:31:00Z"/>
  <w16cex:commentExtensible w16cex:durableId="24958D51" w16cex:dateUtc="2021-07-11T13:31:00Z"/>
  <w16cex:commentExtensible w16cex:durableId="24958D54" w16cex:dateUtc="2021-07-11T13:31:00Z"/>
  <w16cex:commentExtensible w16cex:durableId="249596EA" w16cex:dateUtc="2021-07-11T14:12:00Z"/>
  <w16cex:commentExtensible w16cex:durableId="24958D55" w16cex:dateUtc="2021-07-11T13:31:00Z"/>
  <w16cex:commentExtensible w16cex:durableId="24959716" w16cex:dateUtc="2021-07-11T14:13:00Z"/>
  <w16cex:commentExtensible w16cex:durableId="24959743" w16cex:dateUtc="2021-07-11T14:13:00Z"/>
  <w16cex:commentExtensible w16cex:durableId="24958D56" w16cex:dateUtc="2021-07-11T13:31:00Z"/>
  <w16cex:commentExtensible w16cex:durableId="24958D58" w16cex:dateUtc="2021-07-11T13:31:00Z"/>
  <w16cex:commentExtensible w16cex:durableId="24958D5A" w16cex:dateUtc="2021-07-11T13:31:00Z"/>
  <w16cex:commentExtensible w16cex:durableId="24958D5B" w16cex:dateUtc="2021-07-11T13:31:00Z"/>
  <w16cex:commentExtensible w16cex:durableId="24958D5D" w16cex:dateUtc="2021-07-11T13:31:00Z"/>
  <w16cex:commentExtensible w16cex:durableId="24958D5F" w16cex:dateUtc="2021-07-11T13:31:00Z"/>
  <w16cex:commentExtensible w16cex:durableId="24958D60" w16cex:dateUtc="2021-07-11T13:31:00Z"/>
  <w16cex:commentExtensible w16cex:durableId="24958D61" w16cex:dateUtc="2021-07-11T13:31:00Z"/>
  <w16cex:commentExtensible w16cex:durableId="249597B9" w16cex:dateUtc="2021-07-11T14:15:00Z"/>
  <w16cex:commentExtensible w16cex:durableId="24958D63" w16cex:dateUtc="2021-07-11T13:31:00Z"/>
  <w16cex:commentExtensible w16cex:durableId="24958D64" w16cex:dateUtc="2021-07-11T13:31:00Z"/>
  <w16cex:commentExtensible w16cex:durableId="24958D66" w16cex:dateUtc="2021-07-11T13:31:00Z"/>
  <w16cex:commentExtensible w16cex:durableId="24958D68" w16cex:dateUtc="2021-07-11T13:31:00Z"/>
  <w16cex:commentExtensible w16cex:durableId="24958D69" w16cex:dateUtc="2021-07-11T13:31:00Z"/>
  <w16cex:commentExtensible w16cex:durableId="24958D6D" w16cex:dateUtc="2021-07-11T13:31:00Z"/>
  <w16cex:commentExtensible w16cex:durableId="24958D6F" w16cex:dateUtc="2021-07-11T13:31:00Z"/>
  <w16cex:commentExtensible w16cex:durableId="24958D75" w16cex:dateUtc="2021-07-11T13:32:00Z"/>
  <w16cex:commentExtensible w16cex:durableId="24958D77" w16cex:dateUtc="2021-07-11T13:32:00Z"/>
  <w16cex:commentExtensible w16cex:durableId="24958D78" w16cex:dateUtc="2021-07-11T13:32:00Z"/>
  <w16cex:commentExtensible w16cex:durableId="24958D7B" w16cex:dateUtc="2021-07-11T13:32:00Z"/>
  <w16cex:commentExtensible w16cex:durableId="24958D7C" w16cex:dateUtc="2021-07-11T13:32:00Z"/>
  <w16cex:commentExtensible w16cex:durableId="24958D7D" w16cex:dateUtc="2021-07-11T13:32:00Z"/>
  <w16cex:commentExtensible w16cex:durableId="24958D7F" w16cex:dateUtc="2021-07-11T13:32:00Z"/>
  <w16cex:commentExtensible w16cex:durableId="24958D81" w16cex:dateUtc="2021-07-11T13:32:00Z"/>
  <w16cex:commentExtensible w16cex:durableId="24958D83" w16cex:dateUtc="2021-07-11T13:32:00Z"/>
  <w16cex:commentExtensible w16cex:durableId="24958D85" w16cex:dateUtc="2021-07-11T13:32:00Z"/>
  <w16cex:commentExtensible w16cex:durableId="24959A06" w16cex:dateUtc="2021-07-11T14:25:00Z"/>
  <w16cex:commentExtensible w16cex:durableId="24958D86" w16cex:dateUtc="2021-07-11T13:32:00Z"/>
  <w16cex:commentExtensible w16cex:durableId="24958D88" w16cex:dateUtc="2021-07-11T13:32:00Z"/>
  <w16cex:commentExtensible w16cex:durableId="24959A45" w16cex:dateUtc="2021-07-11T14:26:00Z"/>
  <w16cex:commentExtensible w16cex:durableId="24958D8A" w16cex:dateUtc="2021-07-11T13:32:00Z"/>
  <w16cex:commentExtensible w16cex:durableId="24958D8C" w16cex:dateUtc="2021-07-11T13:32:00Z"/>
  <w16cex:commentExtensible w16cex:durableId="24958D8F" w16cex:dateUtc="2021-07-11T13:32:00Z"/>
  <w16cex:commentExtensible w16cex:durableId="24958D90" w16cex:dateUtc="2021-07-11T13:32:00Z"/>
  <w16cex:commentExtensible w16cex:durableId="24958D91" w16cex:dateUtc="2021-07-11T13:32:00Z"/>
  <w16cex:commentExtensible w16cex:durableId="24958D93" w16cex:dateUtc="2021-07-11T13:32:00Z"/>
  <w16cex:commentExtensible w16cex:durableId="24959B71" w16cex:dateUtc="2021-07-11T14:31:00Z"/>
  <w16cex:commentExtensible w16cex:durableId="24958D94" w16cex:dateUtc="2021-07-11T13:32:00Z"/>
  <w16cex:commentExtensible w16cex:durableId="24958D97" w16cex:dateUtc="2021-07-11T13:32:00Z"/>
  <w16cex:commentExtensible w16cex:durableId="24958D98" w16cex:dateUtc="2021-07-11T13:32:00Z"/>
  <w16cex:commentExtensible w16cex:durableId="24958D9A" w16cex:dateUtc="2021-07-11T13:32:00Z"/>
  <w16cex:commentExtensible w16cex:durableId="24959BB4" w16cex:dateUtc="2021-07-11T14:32:00Z"/>
  <w16cex:commentExtensible w16cex:durableId="24958D9B" w16cex:dateUtc="2021-07-11T13:32:00Z"/>
  <w16cex:commentExtensible w16cex:durableId="24958D9D" w16cex:dateUtc="2021-07-11T13:32:00Z"/>
  <w16cex:commentExtensible w16cex:durableId="24958DA0" w16cex:dateUtc="2021-07-11T13:32:00Z"/>
  <w16cex:commentExtensible w16cex:durableId="24958DA2" w16cex:dateUtc="2021-07-11T13:32:00Z"/>
  <w16cex:commentExtensible w16cex:durableId="24958DA3" w16cex:dateUtc="2021-07-11T13:32:00Z"/>
  <w16cex:commentExtensible w16cex:durableId="24958DA5" w16cex:dateUtc="2021-07-11T13:32:00Z"/>
  <w16cex:commentExtensible w16cex:durableId="24958DA6" w16cex:dateUtc="2021-07-11T13:32:00Z"/>
  <w16cex:commentExtensible w16cex:durableId="24958DA8" w16cex:dateUtc="2021-07-11T13:32:00Z"/>
  <w16cex:commentExtensible w16cex:durableId="24958DAA" w16cex:dateUtc="2021-07-11T13:32:00Z"/>
  <w16cex:commentExtensible w16cex:durableId="24958DAC" w16cex:dateUtc="2021-07-11T13:33:00Z"/>
  <w16cex:commentExtensible w16cex:durableId="24959D08" w16cex:dateUtc="2021-07-11T14:38:00Z"/>
  <w16cex:commentExtensible w16cex:durableId="24958DAD" w16cex:dateUtc="2021-07-11T13:33:00Z"/>
  <w16cex:commentExtensible w16cex:durableId="24958DB0" w16cex:dateUtc="2021-07-11T13:33:00Z"/>
  <w16cex:commentExtensible w16cex:durableId="24958DB3" w16cex:dateUtc="2021-07-11T13:33:00Z"/>
  <w16cex:commentExtensible w16cex:durableId="24959D48" w16cex:dateUtc="2021-07-11T14:39:00Z"/>
  <w16cex:commentExtensible w16cex:durableId="24958DB5" w16cex:dateUtc="2021-07-11T13:33:00Z"/>
  <w16cex:commentExtensible w16cex:durableId="24958DB7" w16cex:dateUtc="2021-07-11T13:33:00Z"/>
  <w16cex:commentExtensible w16cex:durableId="24958DBB" w16cex:dateUtc="2021-07-11T13:33:00Z"/>
  <w16cex:commentExtensible w16cex:durableId="24959DB3" w16cex:dateUtc="2021-07-11T14:41:00Z"/>
  <w16cex:commentExtensible w16cex:durableId="24958DBC" w16cex:dateUtc="2021-07-11T13:33:00Z"/>
  <w16cex:commentExtensible w16cex:durableId="24958DBE" w16cex:dateUtc="2021-07-11T13:33:00Z"/>
  <w16cex:commentExtensible w16cex:durableId="24959E56" w16cex:dateUtc="2021-07-11T14:44:00Z"/>
  <w16cex:commentExtensible w16cex:durableId="24958DC3" w16cex:dateUtc="2021-07-11T13:33:00Z"/>
  <w16cex:commentExtensible w16cex:durableId="24958DC6" w16cex:dateUtc="2021-07-11T13:33:00Z"/>
  <w16cex:commentExtensible w16cex:durableId="24958DC8" w16cex:dateUtc="2021-07-11T13:33:00Z"/>
  <w16cex:commentExtensible w16cex:durableId="24958DD0" w16cex:dateUtc="2021-07-11T13:33:00Z"/>
  <w16cex:commentExtensible w16cex:durableId="24958DD2" w16cex:dateUtc="2021-07-11T13:33:00Z"/>
  <w16cex:commentExtensible w16cex:durableId="24958DD4" w16cex:dateUtc="2021-07-11T13:33:00Z"/>
  <w16cex:commentExtensible w16cex:durableId="24958DD5" w16cex:dateUtc="2021-07-11T13:33:00Z"/>
  <w16cex:commentExtensible w16cex:durableId="24958DD6" w16cex:dateUtc="2021-07-11T13:33:00Z"/>
  <w16cex:commentExtensible w16cex:durableId="24958DD7" w16cex:dateUtc="2021-07-11T13:33:00Z"/>
  <w16cex:commentExtensible w16cex:durableId="24958DDB" w16cex:dateUtc="2021-07-11T13:33:00Z"/>
  <w16cex:commentExtensible w16cex:durableId="24958DDC" w16cex:dateUtc="2021-07-11T13:33:00Z"/>
  <w16cex:commentExtensible w16cex:durableId="24958DDE" w16cex:dateUtc="2021-07-11T13:33:00Z"/>
  <w16cex:commentExtensible w16cex:durableId="24958DE2" w16cex:dateUtc="2021-07-11T13:33:00Z"/>
  <w16cex:commentExtensible w16cex:durableId="24958DE4" w16cex:dateUtc="2021-07-11T13:33:00Z"/>
  <w16cex:commentExtensible w16cex:durableId="24958DE6" w16cex:dateUtc="2021-07-11T13:33:00Z"/>
  <w16cex:commentExtensible w16cex:durableId="24959FE1" w16cex:dateUtc="2021-07-11T14:50:00Z"/>
  <w16cex:commentExtensible w16cex:durableId="24958DE7" w16cex:dateUtc="2021-07-11T13:33:00Z"/>
  <w16cex:commentExtensible w16cex:durableId="24958DE9" w16cex:dateUtc="2021-07-11T13:34:00Z"/>
  <w16cex:commentExtensible w16cex:durableId="24958DEA" w16cex:dateUtc="2021-07-11T13:34:00Z"/>
  <w16cex:commentExtensible w16cex:durableId="24958DEC" w16cex:dateUtc="2021-07-11T13:34:00Z"/>
  <w16cex:commentExtensible w16cex:durableId="24958DEE" w16cex:dateUtc="2021-07-11T13:34:00Z"/>
  <w16cex:commentExtensible w16cex:durableId="2495A07A" w16cex:dateUtc="2021-07-11T14:53:00Z"/>
  <w16cex:commentExtensible w16cex:durableId="24958DF0" w16cex:dateUtc="2021-07-11T13:34:00Z"/>
  <w16cex:commentExtensible w16cex:durableId="24958DF1" w16cex:dateUtc="2021-07-11T13:34:00Z"/>
  <w16cex:commentExtensible w16cex:durableId="24958DF3" w16cex:dateUtc="2021-07-11T13:34:00Z"/>
  <w16cex:commentExtensible w16cex:durableId="24958DF5" w16cex:dateUtc="2021-07-11T13:34:00Z"/>
  <w16cex:commentExtensible w16cex:durableId="24958DF6" w16cex:dateUtc="2021-07-11T13:34:00Z"/>
  <w16cex:commentExtensible w16cex:durableId="2495A0FF" w16cex:dateUtc="2021-07-11T14:55:00Z"/>
  <w16cex:commentExtensible w16cex:durableId="24958DFB" w16cex:dateUtc="2021-07-11T13:34:00Z"/>
  <w16cex:commentExtensible w16cex:durableId="24958DFD" w16cex:dateUtc="2021-07-11T13:34:00Z"/>
  <w16cex:commentExtensible w16cex:durableId="24958DFF" w16cex:dateUtc="2021-07-11T13:34:00Z"/>
  <w16cex:commentExtensible w16cex:durableId="24958E02" w16cex:dateUtc="2021-07-11T13:34:00Z"/>
  <w16cex:commentExtensible w16cex:durableId="24958E03" w16cex:dateUtc="2021-07-11T13:34:00Z"/>
  <w16cex:commentExtensible w16cex:durableId="24958E04" w16cex:dateUtc="2021-07-11T13:34:00Z"/>
  <w16cex:commentExtensible w16cex:durableId="24958E06" w16cex:dateUtc="2021-07-11T13:34:00Z"/>
  <w16cex:commentExtensible w16cex:durableId="24958E08" w16cex:dateUtc="2021-07-11T13:34:00Z"/>
  <w16cex:commentExtensible w16cex:durableId="24958E09" w16cex:dateUtc="2021-07-11T13:34:00Z"/>
  <w16cex:commentExtensible w16cex:durableId="24958E0A" w16cex:dateUtc="2021-07-11T13:34:00Z"/>
  <w16cex:commentExtensible w16cex:durableId="24958E0B" w16cex:dateUtc="2021-07-11T13:34:00Z"/>
  <w16cex:commentExtensible w16cex:durableId="24958E0E" w16cex:dateUtc="2021-07-11T13:34:00Z"/>
  <w16cex:commentExtensible w16cex:durableId="24958E0F" w16cex:dateUtc="2021-07-11T13:34:00Z"/>
  <w16cex:commentExtensible w16cex:durableId="24958E11" w16cex:dateUtc="2021-07-11T13:34:00Z"/>
  <w16cex:commentExtensible w16cex:durableId="24958E12" w16cex:dateUtc="2021-07-11T13:34:00Z"/>
  <w16cex:commentExtensible w16cex:durableId="24958E14" w16cex:dateUtc="2021-07-11T13:34:00Z"/>
  <w16cex:commentExtensible w16cex:durableId="24958E16" w16cex:dateUtc="2021-07-11T13:34:00Z"/>
  <w16cex:commentExtensible w16cex:durableId="24958E19" w16cex:dateUtc="2021-07-11T13:34:00Z"/>
  <w16cex:commentExtensible w16cex:durableId="24958E1A" w16cex:dateUtc="2021-07-11T13:34:00Z"/>
  <w16cex:commentExtensible w16cex:durableId="24958E1B" w16cex:dateUtc="2021-07-11T13:34:00Z"/>
  <w16cex:commentExtensible w16cex:durableId="24958E1D" w16cex:dateUtc="2021-07-11T13:34:00Z"/>
  <w16cex:commentExtensible w16cex:durableId="24958E1E" w16cex:dateUtc="2021-07-11T13:34:00Z"/>
  <w16cex:commentExtensible w16cex:durableId="24958E20" w16cex:dateUtc="2021-07-11T13:34:00Z"/>
  <w16cex:commentExtensible w16cex:durableId="24958E22" w16cex:dateUtc="2021-07-11T13:34:00Z"/>
  <w16cex:commentExtensible w16cex:durableId="24958E24" w16cex:dateUtc="2021-07-11T13:35:00Z"/>
  <w16cex:commentExtensible w16cex:durableId="24958E25" w16cex:dateUtc="2021-07-11T13:35:00Z"/>
  <w16cex:commentExtensible w16cex:durableId="24958E26" w16cex:dateUtc="2021-07-11T13:35:00Z"/>
  <w16cex:commentExtensible w16cex:durableId="24958E27" w16cex:dateUtc="2021-07-11T13:35:00Z"/>
  <w16cex:commentExtensible w16cex:durableId="2495A3E6" w16cex:dateUtc="2021-07-11T15:07:00Z"/>
  <w16cex:commentExtensible w16cex:durableId="24958E29" w16cex:dateUtc="2021-07-11T13:35:00Z"/>
  <w16cex:commentExtensible w16cex:durableId="24958E2A" w16cex:dateUtc="2021-07-11T13:35:00Z"/>
  <w16cex:commentExtensible w16cex:durableId="24958E2C" w16cex:dateUtc="2021-07-11T13:35:00Z"/>
  <w16cex:commentExtensible w16cex:durableId="2495A453" w16cex:dateUtc="2021-07-11T15:09:00Z"/>
  <w16cex:commentExtensible w16cex:durableId="24958E2E" w16cex:dateUtc="2021-07-11T13:35:00Z"/>
  <w16cex:commentExtensible w16cex:durableId="24958E2F" w16cex:dateUtc="2021-07-11T13:35:00Z"/>
  <w16cex:commentExtensible w16cex:durableId="24958E35" w16cex:dateUtc="2021-07-11T13:35:00Z"/>
  <w16cex:commentExtensible w16cex:durableId="24958E37" w16cex:dateUtc="2021-07-11T13:35:00Z"/>
  <w16cex:commentExtensible w16cex:durableId="24958E3B" w16cex:dateUtc="2021-07-11T13:35:00Z"/>
  <w16cex:commentExtensible w16cex:durableId="24958E3C" w16cex:dateUtc="2021-07-11T13:35:00Z"/>
  <w16cex:commentExtensible w16cex:durableId="24958E3F" w16cex:dateUtc="2021-07-11T13:35:00Z"/>
  <w16cex:commentExtensible w16cex:durableId="24958E40" w16cex:dateUtc="2021-07-11T13:35:00Z"/>
  <w16cex:commentExtensible w16cex:durableId="24958E41" w16cex:dateUtc="2021-07-11T13:35:00Z"/>
  <w16cex:commentExtensible w16cex:durableId="24958E42" w16cex:dateUtc="2021-07-11T13:35:00Z"/>
  <w16cex:commentExtensible w16cex:durableId="24958E43" w16cex:dateUtc="2021-07-11T13:35:00Z"/>
  <w16cex:commentExtensible w16cex:durableId="24958E45" w16cex:dateUtc="2021-07-11T13:35:00Z"/>
  <w16cex:commentExtensible w16cex:durableId="24958E46" w16cex:dateUtc="2021-07-11T13:35:00Z"/>
  <w16cex:commentExtensible w16cex:durableId="24958E47" w16cex:dateUtc="2021-07-11T13:35:00Z"/>
  <w16cex:commentExtensible w16cex:durableId="24958E48" w16cex:dateUtc="2021-07-11T13:35:00Z"/>
  <w16cex:commentExtensible w16cex:durableId="24958E4A" w16cex:dateUtc="2021-07-11T13:35:00Z"/>
  <w16cex:commentExtensible w16cex:durableId="24958E4E" w16cex:dateUtc="2021-07-11T13:35:00Z"/>
  <w16cex:commentExtensible w16cex:durableId="24958E51" w16cex:dateUtc="2021-07-11T13:35:00Z"/>
  <w16cex:commentExtensible w16cex:durableId="24958E53" w16cex:dateUtc="2021-07-11T13:35:00Z"/>
  <w16cex:commentExtensible w16cex:durableId="2495A63D" w16cex:dateUtc="2021-07-11T15:17:00Z"/>
  <w16cex:commentExtensible w16cex:durableId="24958E54" w16cex:dateUtc="2021-07-11T13:35:00Z"/>
  <w16cex:commentExtensible w16cex:durableId="24958E57" w16cex:dateUtc="2021-07-11T13:35:00Z"/>
  <w16cex:commentExtensible w16cex:durableId="24958E58" w16cex:dateUtc="2021-07-11T13:35:00Z"/>
  <w16cex:commentExtensible w16cex:durableId="24958E59" w16cex:dateUtc="2021-07-11T13:35:00Z"/>
  <w16cex:commentExtensible w16cex:durableId="24958E5B" w16cex:dateUtc="2021-07-11T13:35:00Z"/>
  <w16cex:commentExtensible w16cex:durableId="24958E5C" w16cex:dateUtc="2021-07-11T13:35:00Z"/>
  <w16cex:commentExtensible w16cex:durableId="24958E5E" w16cex:dateUtc="2021-07-11T13:35:00Z"/>
  <w16cex:commentExtensible w16cex:durableId="24958E5F" w16cex:dateUtc="2021-07-11T13:35:00Z"/>
  <w16cex:commentExtensible w16cex:durableId="24958E60" w16cex:dateUtc="2021-07-11T13:36:00Z"/>
  <w16cex:commentExtensible w16cex:durableId="24958E61" w16cex:dateUtc="2021-07-11T13:36:00Z"/>
  <w16cex:commentExtensible w16cex:durableId="24958E62" w16cex:dateUtc="2021-07-11T13:36:00Z"/>
  <w16cex:commentExtensible w16cex:durableId="24958E63" w16cex:dateUtc="2021-07-11T13:36:00Z"/>
  <w16cex:commentExtensible w16cex:durableId="24958E64" w16cex:dateUtc="2021-07-11T13:36:00Z"/>
  <w16cex:commentExtensible w16cex:durableId="24958E66" w16cex:dateUtc="2021-07-11T13:36:00Z"/>
  <w16cex:commentExtensible w16cex:durableId="24958E69" w16cex:dateUtc="2021-07-11T13:36:00Z"/>
  <w16cex:commentExtensible w16cex:durableId="24958E6A" w16cex:dateUtc="2021-07-11T13:36:00Z"/>
  <w16cex:commentExtensible w16cex:durableId="24958E6B" w16cex:dateUtc="2021-07-11T13:36:00Z"/>
  <w16cex:commentExtensible w16cex:durableId="24958E6C" w16cex:dateUtc="2021-07-11T13:36:00Z"/>
  <w16cex:commentExtensible w16cex:durableId="24958E6D" w16cex:dateUtc="2021-07-11T13:36:00Z"/>
  <w16cex:commentExtensible w16cex:durableId="24958E6E" w16cex:dateUtc="2021-07-11T13:36:00Z"/>
  <w16cex:commentExtensible w16cex:durableId="24958E70" w16cex:dateUtc="2021-07-11T13:36:00Z"/>
  <w16cex:commentExtensible w16cex:durableId="24958E73" w16cex:dateUtc="2021-07-11T13:36:00Z"/>
  <w16cex:commentExtensible w16cex:durableId="2495A7F7" w16cex:dateUtc="2021-07-11T15:25:00Z"/>
  <w16cex:commentExtensible w16cex:durableId="24958E76" w16cex:dateUtc="2021-07-11T13:36:00Z"/>
  <w16cex:commentExtensible w16cex:durableId="24958E77" w16cex:dateUtc="2021-07-11T13:36:00Z"/>
  <w16cex:commentExtensible w16cex:durableId="24958E78" w16cex:dateUtc="2021-07-11T13:36:00Z"/>
  <w16cex:commentExtensible w16cex:durableId="24958E79" w16cex:dateUtc="2021-07-11T13:36:00Z"/>
  <w16cex:commentExtensible w16cex:durableId="24958E7B" w16cex:dateUtc="2021-07-11T13:36:00Z"/>
  <w16cex:commentExtensible w16cex:durableId="24958E7D" w16cex:dateUtc="2021-07-11T13:36:00Z"/>
  <w16cex:commentExtensible w16cex:durableId="24958E7F" w16cex:dateUtc="2021-07-11T13:36:00Z"/>
  <w16cex:commentExtensible w16cex:durableId="24958E81" w16cex:dateUtc="2021-07-11T13:36:00Z"/>
  <w16cex:commentExtensible w16cex:durableId="24958E83" w16cex:dateUtc="2021-07-11T13:36:00Z"/>
  <w16cex:commentExtensible w16cex:durableId="24958E84" w16cex:dateUtc="2021-07-11T13:36:00Z"/>
  <w16cex:commentExtensible w16cex:durableId="24958E86" w16cex:dateUtc="2021-07-11T13:36:00Z"/>
  <w16cex:commentExtensible w16cex:durableId="24958E87" w16cex:dateUtc="2021-07-11T13:36:00Z"/>
  <w16cex:commentExtensible w16cex:durableId="2495A987" w16cex:dateUtc="2021-07-11T15:31:00Z"/>
  <w16cex:commentExtensible w16cex:durableId="24958E88" w16cex:dateUtc="2021-07-11T13:36:00Z"/>
  <w16cex:commentExtensible w16cex:durableId="24958E8B" w16cex:dateUtc="2021-07-11T13:36:00Z"/>
  <w16cex:commentExtensible w16cex:durableId="24958E8D" w16cex:dateUtc="2021-07-11T13:36:00Z"/>
  <w16cex:commentExtensible w16cex:durableId="24958E90" w16cex:dateUtc="2021-07-11T13:36:00Z"/>
  <w16cex:commentExtensible w16cex:durableId="24958E92" w16cex:dateUtc="2021-07-11T13:36:00Z"/>
  <w16cex:commentExtensible w16cex:durableId="24958E94" w16cex:dateUtc="2021-07-11T13:36:00Z"/>
  <w16cex:commentExtensible w16cex:durableId="24958E95" w16cex:dateUtc="2021-07-11T13:36:00Z"/>
  <w16cex:commentExtensible w16cex:durableId="24958E97" w16cex:dateUtc="2021-07-11T13:36:00Z"/>
  <w16cex:commentExtensible w16cex:durableId="24958E99" w16cex:dateUtc="2021-07-11T13:36:00Z"/>
  <w16cex:commentExtensible w16cex:durableId="24958E9B" w16cex:dateUtc="2021-07-11T13:36:00Z"/>
  <w16cex:commentExtensible w16cex:durableId="2495AA53" w16cex:dateUtc="2021-07-11T15:35:00Z"/>
  <w16cex:commentExtensible w16cex:durableId="24958E9C" w16cex:dateUtc="2021-07-11T13:37:00Z"/>
  <w16cex:commentExtensible w16cex:durableId="24958E9D" w16cex:dateUtc="2021-07-11T13:37:00Z"/>
  <w16cex:commentExtensible w16cex:durableId="24958E9E" w16cex:dateUtc="2021-07-11T13:37:00Z"/>
  <w16cex:commentExtensible w16cex:durableId="24958E9F" w16cex:dateUtc="2021-07-11T13:37:00Z"/>
  <w16cex:commentExtensible w16cex:durableId="24958EA3" w16cex:dateUtc="2021-07-11T13:37:00Z"/>
  <w16cex:commentExtensible w16cex:durableId="24958EA4" w16cex:dateUtc="2021-07-11T13:37:00Z"/>
  <w16cex:commentExtensible w16cex:durableId="24958EA5" w16cex:dateUtc="2021-07-11T13:37:00Z"/>
  <w16cex:commentExtensible w16cex:durableId="24958EA7" w16cex:dateUtc="2021-07-11T13:37:00Z"/>
  <w16cex:commentExtensible w16cex:durableId="24958EA9" w16cex:dateUtc="2021-07-11T13:37:00Z"/>
  <w16cex:commentExtensible w16cex:durableId="24958EAD" w16cex:dateUtc="2021-07-11T13:37:00Z"/>
  <w16cex:commentExtensible w16cex:durableId="24958EAE" w16cex:dateUtc="2021-07-11T13:37:00Z"/>
  <w16cex:commentExtensible w16cex:durableId="24958EB0" w16cex:dateUtc="2021-07-11T13:37:00Z"/>
  <w16cex:commentExtensible w16cex:durableId="24958EB2" w16cex:dateUtc="2021-07-11T13:37:00Z"/>
  <w16cex:commentExtensible w16cex:durableId="24958EB3" w16cex:dateUtc="2021-07-11T13:37:00Z"/>
  <w16cex:commentExtensible w16cex:durableId="24958EB5" w16cex:dateUtc="2021-07-11T13:37:00Z"/>
  <w16cex:commentExtensible w16cex:durableId="24958EB9" w16cex:dateUtc="2021-07-11T13:37:00Z"/>
  <w16cex:commentExtensible w16cex:durableId="24958EBA" w16cex:dateUtc="2021-07-11T13:37:00Z"/>
  <w16cex:commentExtensible w16cex:durableId="24958EBD" w16cex:dateUtc="2021-07-11T13:37:00Z"/>
  <w16cex:commentExtensible w16cex:durableId="24958EBE" w16cex:dateUtc="2021-07-11T13:37:00Z"/>
  <w16cex:commentExtensible w16cex:durableId="24958EBF" w16cex:dateUtc="2021-07-11T13:37:00Z"/>
  <w16cex:commentExtensible w16cex:durableId="24958EC1" w16cex:dateUtc="2021-07-11T13:37:00Z"/>
  <w16cex:commentExtensible w16cex:durableId="24958EC3" w16cex:dateUtc="2021-07-11T13:37:00Z"/>
  <w16cex:commentExtensible w16cex:durableId="24958EC4" w16cex:dateUtc="2021-07-11T13:37:00Z"/>
  <w16cex:commentExtensible w16cex:durableId="24958EC5" w16cex:dateUtc="2021-07-11T13:37:00Z"/>
  <w16cex:commentExtensible w16cex:durableId="24958EC7" w16cex:dateUtc="2021-07-11T13:37:00Z"/>
  <w16cex:commentExtensible w16cex:durableId="24958ECA" w16cex:dateUtc="2021-07-11T13:37:00Z"/>
  <w16cex:commentExtensible w16cex:durableId="24958ECB" w16cex:dateUtc="2021-07-11T13:37:00Z"/>
  <w16cex:commentExtensible w16cex:durableId="24958ED0" w16cex:dateUtc="2021-07-11T13:37:00Z"/>
  <w16cex:commentExtensible w16cex:durableId="24958ED1" w16cex:dateUtc="2021-07-11T13:37:00Z"/>
  <w16cex:commentExtensible w16cex:durableId="24958ED2" w16cex:dateUtc="2021-07-11T13:37:00Z"/>
  <w16cex:commentExtensible w16cex:durableId="24958ED3" w16cex:dateUtc="2021-07-11T13:37:00Z"/>
  <w16cex:commentExtensible w16cex:durableId="24958ED5" w16cex:dateUtc="2021-07-11T13:37:00Z"/>
  <w16cex:commentExtensible w16cex:durableId="24958EDB" w16cex:dateUtc="2021-07-11T13:38:00Z"/>
  <w16cex:commentExtensible w16cex:durableId="24958EDC" w16cex:dateUtc="2021-07-11T13:38:00Z"/>
  <w16cex:commentExtensible w16cex:durableId="24958EDD" w16cex:dateUtc="2021-07-11T13:38:00Z"/>
  <w16cex:commentExtensible w16cex:durableId="24958EDF" w16cex:dateUtc="2021-07-11T13:38:00Z"/>
  <w16cex:commentExtensible w16cex:durableId="24958EE2" w16cex:dateUtc="2021-07-11T13:38:00Z"/>
  <w16cex:commentExtensible w16cex:durableId="24958EE4" w16cex:dateUtc="2021-07-11T13:38:00Z"/>
  <w16cex:commentExtensible w16cex:durableId="24958EE5" w16cex:dateUtc="2021-07-11T13:38:00Z"/>
  <w16cex:commentExtensible w16cex:durableId="24958EE7" w16cex:dateUtc="2021-07-11T13:38:00Z"/>
  <w16cex:commentExtensible w16cex:durableId="24958EE8" w16cex:dateUtc="2021-07-11T13:38:00Z"/>
  <w16cex:commentExtensible w16cex:durableId="24958EE9" w16cex:dateUtc="2021-07-11T13:38:00Z"/>
  <w16cex:commentExtensible w16cex:durableId="24958EEA" w16cex:dateUtc="2021-07-11T13:38:00Z"/>
  <w16cex:commentExtensible w16cex:durableId="24958EED" w16cex:dateUtc="2021-07-11T13:38:00Z"/>
  <w16cex:commentExtensible w16cex:durableId="24958EF0" w16cex:dateUtc="2021-07-11T13:38:00Z"/>
  <w16cex:commentExtensible w16cex:durableId="24958EF1" w16cex:dateUtc="2021-07-11T13:38:00Z"/>
  <w16cex:commentExtensible w16cex:durableId="24958EF2" w16cex:dateUtc="2021-07-11T13:38:00Z"/>
  <w16cex:commentExtensible w16cex:durableId="24958EF3" w16cex:dateUtc="2021-07-11T13:38:00Z"/>
  <w16cex:commentExtensible w16cex:durableId="24958EF6" w16cex:dateUtc="2021-07-11T13:38:00Z"/>
  <w16cex:commentExtensible w16cex:durableId="24958EF7" w16cex:dateUtc="2021-07-11T13:38:00Z"/>
  <w16cex:commentExtensible w16cex:durableId="24958EF8" w16cex:dateUtc="2021-07-11T13:38:00Z"/>
  <w16cex:commentExtensible w16cex:durableId="24958EFA" w16cex:dateUtc="2021-07-11T13:38:00Z"/>
  <w16cex:commentExtensible w16cex:durableId="24958EFB" w16cex:dateUtc="2021-07-11T13:38:00Z"/>
  <w16cex:commentExtensible w16cex:durableId="24958EFC" w16cex:dateUtc="2021-07-11T13:38:00Z"/>
  <w16cex:commentExtensible w16cex:durableId="24958EFD" w16cex:dateUtc="2021-07-11T13:38:00Z"/>
  <w16cex:commentExtensible w16cex:durableId="24958EFF" w16cex:dateUtc="2021-07-11T13:38:00Z"/>
  <w16cex:commentExtensible w16cex:durableId="24958F00" w16cex:dateUtc="2021-07-11T13:38:00Z"/>
  <w16cex:commentExtensible w16cex:durableId="24958F01" w16cex:dateUtc="2021-07-11T13:38:00Z"/>
  <w16cex:commentExtensible w16cex:durableId="24958F03" w16cex:dateUtc="2021-07-11T13:38:00Z"/>
  <w16cex:commentExtensible w16cex:durableId="24958F04" w16cex:dateUtc="2021-07-11T13:38:00Z"/>
  <w16cex:commentExtensible w16cex:durableId="24958F05" w16cex:dateUtc="2021-07-11T13:38:00Z"/>
  <w16cex:commentExtensible w16cex:durableId="24958F07" w16cex:dateUtc="2021-07-11T13:38:00Z"/>
  <w16cex:commentExtensible w16cex:durableId="24958F09" w16cex:dateUtc="2021-07-11T13:38:00Z"/>
  <w16cex:commentExtensible w16cex:durableId="24958F0B" w16cex:dateUtc="2021-07-11T13:38:00Z"/>
  <w16cex:commentExtensible w16cex:durableId="24958F0D" w16cex:dateUtc="2021-07-11T13:38:00Z"/>
  <w16cex:commentExtensible w16cex:durableId="24958F0E" w16cex:dateUtc="2021-07-11T13:38:00Z"/>
  <w16cex:commentExtensible w16cex:durableId="24958F0F" w16cex:dateUtc="2021-07-11T13:38:00Z"/>
  <w16cex:commentExtensible w16cex:durableId="24958F10" w16cex:dateUtc="2021-07-11T13:38:00Z"/>
  <w16cex:commentExtensible w16cex:durableId="24958F14" w16cex:dateUtc="2021-07-11T13:39:00Z"/>
  <w16cex:commentExtensible w16cex:durableId="24958F17" w16cex:dateUtc="2021-07-11T13:39:00Z"/>
  <w16cex:commentExtensible w16cex:durableId="24958F19" w16cex:dateUtc="2021-07-11T13:39:00Z"/>
  <w16cex:commentExtensible w16cex:durableId="24958F1B" w16cex:dateUtc="2021-07-11T13:39:00Z"/>
  <w16cex:commentExtensible w16cex:durableId="24958F1C" w16cex:dateUtc="2021-07-11T13:39:00Z"/>
  <w16cex:commentExtensible w16cex:durableId="24958F1E" w16cex:dateUtc="2021-07-11T13:39:00Z"/>
  <w16cex:commentExtensible w16cex:durableId="24958F1F" w16cex:dateUtc="2021-07-11T13:39:00Z"/>
  <w16cex:commentExtensible w16cex:durableId="24958F23" w16cex:dateUtc="2021-07-11T13:39:00Z"/>
  <w16cex:commentExtensible w16cex:durableId="24958F24" w16cex:dateUtc="2021-07-11T13:39:00Z"/>
  <w16cex:commentExtensible w16cex:durableId="24958F25" w16cex:dateUtc="2021-07-11T13:39:00Z"/>
  <w16cex:commentExtensible w16cex:durableId="24958F27" w16cex:dateUtc="2021-07-11T13:39:00Z"/>
  <w16cex:commentExtensible w16cex:durableId="2495AF65" w16cex:dateUtc="2021-07-11T15:56:00Z"/>
  <w16cex:commentExtensible w16cex:durableId="24958F28" w16cex:dateUtc="2021-07-11T13:39:00Z"/>
  <w16cex:commentExtensible w16cex:durableId="24958F29" w16cex:dateUtc="2021-07-11T13:39:00Z"/>
  <w16cex:commentExtensible w16cex:durableId="24958F2A" w16cex:dateUtc="2021-07-11T13:39:00Z"/>
  <w16cex:commentExtensible w16cex:durableId="24958F2B" w16cex:dateUtc="2021-07-11T13:39:00Z"/>
  <w16cex:commentExtensible w16cex:durableId="2495AFDD" w16cex:dateUtc="2021-07-11T15:58:00Z"/>
  <w16cex:commentExtensible w16cex:durableId="24958F2C" w16cex:dateUtc="2021-07-11T13:39:00Z"/>
  <w16cex:commentExtensible w16cex:durableId="24958F2E" w16cex:dateUtc="2021-07-11T13:39:00Z"/>
  <w16cex:commentExtensible w16cex:durableId="24958F2F" w16cex:dateUtc="2021-07-11T13:39:00Z"/>
  <w16cex:commentExtensible w16cex:durableId="24958F30" w16cex:dateUtc="2021-07-11T13:39:00Z"/>
  <w16cex:commentExtensible w16cex:durableId="24958F33" w16cex:dateUtc="2021-07-11T13:39:00Z"/>
  <w16cex:commentExtensible w16cex:durableId="2495B05D" w16cex:dateUtc="2021-07-11T16:01:00Z"/>
  <w16cex:commentExtensible w16cex:durableId="24958F34" w16cex:dateUtc="2021-07-11T13:39:00Z"/>
  <w16cex:commentExtensible w16cex:durableId="24958F36" w16cex:dateUtc="2021-07-11T13:39:00Z"/>
  <w16cex:commentExtensible w16cex:durableId="24958F39" w16cex:dateUtc="2021-07-11T13:39:00Z"/>
  <w16cex:commentExtensible w16cex:durableId="24958F3B" w16cex:dateUtc="2021-07-11T13:39:00Z"/>
  <w16cex:commentExtensible w16cex:durableId="2495CDB5" w16cex:dateUtc="2021-07-11T18:06:00Z"/>
  <w16cex:commentExtensible w16cex:durableId="2495B143" w16cex:dateUtc="2021-07-11T16:04:00Z"/>
  <w16cex:commentExtensible w16cex:durableId="24958F3D" w16cex:dateUtc="2021-07-11T13:39:00Z"/>
  <w16cex:commentExtensible w16cex:durableId="24958F3E" w16cex:dateUtc="2021-07-11T13:39:00Z"/>
  <w16cex:commentExtensible w16cex:durableId="24958F40" w16cex:dateUtc="2021-07-11T13:39:00Z"/>
  <w16cex:commentExtensible w16cex:durableId="24958F42" w16cex:dateUtc="2021-07-11T13:39:00Z"/>
  <w16cex:commentExtensible w16cex:durableId="2495B268" w16cex:dateUtc="2021-07-11T16:09:00Z"/>
  <w16cex:commentExtensible w16cex:durableId="24958F43" w16cex:dateUtc="2021-07-11T13:39:00Z"/>
  <w16cex:commentExtensible w16cex:durableId="24958F45" w16cex:dateUtc="2021-07-11T13:39:00Z"/>
  <w16cex:commentExtensible w16cex:durableId="24958F46" w16cex:dateUtc="2021-07-11T13:39:00Z"/>
  <w16cex:commentExtensible w16cex:durableId="2495CA84" w16cex:dateUtc="2021-07-11T17:50:00Z"/>
  <w16cex:commentExtensible w16cex:durableId="24958F47" w16cex:dateUtc="2021-07-11T13:39:00Z"/>
  <w16cex:commentExtensible w16cex:durableId="24958F48" w16cex:dateUtc="2021-07-11T13:39:00Z"/>
  <w16cex:commentExtensible w16cex:durableId="24958F49" w16cex:dateUtc="2021-07-11T13:39:00Z"/>
  <w16cex:commentExtensible w16cex:durableId="24958F4A" w16cex:dateUtc="2021-07-11T13:39:00Z"/>
  <w16cex:commentExtensible w16cex:durableId="24958F4B" w16cex:dateUtc="2021-07-11T13:39:00Z"/>
  <w16cex:commentExtensible w16cex:durableId="24958F4C" w16cex:dateUtc="2021-07-11T13:39:00Z"/>
  <w16cex:commentExtensible w16cex:durableId="2495CAC2" w16cex:dateUtc="2021-07-11T17:53:00Z"/>
  <w16cex:commentExtensible w16cex:durableId="24958F4D" w16cex:dateUtc="2021-07-11T13:39:00Z"/>
  <w16cex:commentExtensible w16cex:durableId="24958F50" w16cex:dateUtc="2021-07-11T13:40:00Z"/>
  <w16cex:commentExtensible w16cex:durableId="24958F52" w16cex:dateUtc="2021-07-11T13:40:00Z"/>
  <w16cex:commentExtensible w16cex:durableId="24958F53" w16cex:dateUtc="2021-07-11T13:40:00Z"/>
  <w16cex:commentExtensible w16cex:durableId="24958F54" w16cex:dateUtc="2021-07-11T13:40:00Z"/>
  <w16cex:commentExtensible w16cex:durableId="24958F55" w16cex:dateUtc="2021-07-11T13:40:00Z"/>
  <w16cex:commentExtensible w16cex:durableId="24958F56" w16cex:dateUtc="2021-07-11T13:40:00Z"/>
  <w16cex:commentExtensible w16cex:durableId="24958F57" w16cex:dateUtc="2021-07-11T13:40:00Z"/>
  <w16cex:commentExtensible w16cex:durableId="24958F58" w16cex:dateUtc="2021-07-11T13:40:00Z"/>
  <w16cex:commentExtensible w16cex:durableId="24958F59" w16cex:dateUtc="2021-07-11T13:40:00Z"/>
  <w16cex:commentExtensible w16cex:durableId="24958F5C" w16cex:dateUtc="2021-07-11T13:40:00Z"/>
  <w16cex:commentExtensible w16cex:durableId="24958F5D" w16cex:dateUtc="2021-07-11T13:40:00Z"/>
  <w16cex:commentExtensible w16cex:durableId="24958F5E" w16cex:dateUtc="2021-07-11T13:40:00Z"/>
  <w16cex:commentExtensible w16cex:durableId="2495CBE6" w16cex:dateUtc="2021-07-11T17:58:00Z"/>
  <w16cex:commentExtensible w16cex:durableId="24958F60" w16cex:dateUtc="2021-07-11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934B42" w16cid:durableId="24958CB8"/>
  <w16cid:commentId w16cid:paraId="7D89EF34" w16cid:durableId="24958CBA"/>
  <w16cid:commentId w16cid:paraId="3F3AFA00" w16cid:durableId="24958CBC"/>
  <w16cid:commentId w16cid:paraId="0C044BE3" w16cid:durableId="24958CBE"/>
  <w16cid:commentId w16cid:paraId="19FA6050" w16cid:durableId="24958CBF"/>
  <w16cid:commentId w16cid:paraId="1A14B2E2" w16cid:durableId="24958CC1"/>
  <w16cid:commentId w16cid:paraId="5374840E" w16cid:durableId="24958CC2"/>
  <w16cid:commentId w16cid:paraId="035C17A9" w16cid:durableId="24958CC4"/>
  <w16cid:commentId w16cid:paraId="1A88AF63" w16cid:durableId="24958CC5"/>
  <w16cid:commentId w16cid:paraId="58FC7042" w16cid:durableId="24958CC7"/>
  <w16cid:commentId w16cid:paraId="476340FA" w16cid:durableId="24958CC9"/>
  <w16cid:commentId w16cid:paraId="395C3C61" w16cid:durableId="24958CCB"/>
  <w16cid:commentId w16cid:paraId="1795BE07" w16cid:durableId="24958CCD"/>
  <w16cid:commentId w16cid:paraId="697B5639" w16cid:durableId="24958CCF"/>
  <w16cid:commentId w16cid:paraId="1CCB75BE" w16cid:durableId="24958CD1"/>
  <w16cid:commentId w16cid:paraId="63BD4951" w16cid:durableId="24958CD2"/>
  <w16cid:commentId w16cid:paraId="2E40860A" w16cid:durableId="24958CD4"/>
  <w16cid:commentId w16cid:paraId="679E2B52" w16cid:durableId="24958CD5"/>
  <w16cid:commentId w16cid:paraId="6238E36E" w16cid:durableId="24958CD7"/>
  <w16cid:commentId w16cid:paraId="04D62583" w16cid:durableId="24958CDB"/>
  <w16cid:commentId w16cid:paraId="17D324A1" w16cid:durableId="24958CDD"/>
  <w16cid:commentId w16cid:paraId="6272ABDE" w16cid:durableId="24958CDE"/>
  <w16cid:commentId w16cid:paraId="5734FC8F" w16cid:durableId="24958CE1"/>
  <w16cid:commentId w16cid:paraId="08CF8197" w16cid:durableId="24958CE3"/>
  <w16cid:commentId w16cid:paraId="130A841A" w16cid:durableId="24958CE4"/>
  <w16cid:commentId w16cid:paraId="31A8F286" w16cid:durableId="24958CE7"/>
  <w16cid:commentId w16cid:paraId="0EAB92D0" w16cid:durableId="24958CEA"/>
  <w16cid:commentId w16cid:paraId="3E019220" w16cid:durableId="24958CED"/>
  <w16cid:commentId w16cid:paraId="2895A4C2" w16cid:durableId="24958CEE"/>
  <w16cid:commentId w16cid:paraId="312D647D" w16cid:durableId="24958CF0"/>
  <w16cid:commentId w16cid:paraId="2726FD0A" w16cid:durableId="24958CF1"/>
  <w16cid:commentId w16cid:paraId="0B4A548E" w16cid:durableId="24958CF3"/>
  <w16cid:commentId w16cid:paraId="7571522B" w16cid:durableId="24958CF4"/>
  <w16cid:commentId w16cid:paraId="3D6B3373" w16cid:durableId="24958CF6"/>
  <w16cid:commentId w16cid:paraId="690E1A77" w16cid:durableId="24958CF8"/>
  <w16cid:commentId w16cid:paraId="14C7442A" w16cid:durableId="24958CFB"/>
  <w16cid:commentId w16cid:paraId="57E922D9" w16cid:durableId="24959223"/>
  <w16cid:commentId w16cid:paraId="5B9B5391" w16cid:durableId="24958CFE"/>
  <w16cid:commentId w16cid:paraId="2A98D1AA" w16cid:durableId="24958D00"/>
  <w16cid:commentId w16cid:paraId="5BC6D64D" w16cid:durableId="24958D02"/>
  <w16cid:commentId w16cid:paraId="302CFDDC" w16cid:durableId="24958D04"/>
  <w16cid:commentId w16cid:paraId="39B91F18" w16cid:durableId="24958D05"/>
  <w16cid:commentId w16cid:paraId="22B9D9DB" w16cid:durableId="24958D07"/>
  <w16cid:commentId w16cid:paraId="3214A0D5" w16cid:durableId="24958D09"/>
  <w16cid:commentId w16cid:paraId="4899934E" w16cid:durableId="24958D0B"/>
  <w16cid:commentId w16cid:paraId="005000EE" w16cid:durableId="24958D0C"/>
  <w16cid:commentId w16cid:paraId="6F895725" w16cid:durableId="24959316"/>
  <w16cid:commentId w16cid:paraId="39E452D2" w16cid:durableId="2495934E"/>
  <w16cid:commentId w16cid:paraId="792E16B8" w16cid:durableId="24958D0E"/>
  <w16cid:commentId w16cid:paraId="160CE23A" w16cid:durableId="249593C9"/>
  <w16cid:commentId w16cid:paraId="33DA4C86" w16cid:durableId="24958D10"/>
  <w16cid:commentId w16cid:paraId="6310D1B3" w16cid:durableId="24958D12"/>
  <w16cid:commentId w16cid:paraId="348E38FA" w16cid:durableId="24958D15"/>
  <w16cid:commentId w16cid:paraId="763DDC90" w16cid:durableId="24958D17"/>
  <w16cid:commentId w16cid:paraId="3E7163A2" w16cid:durableId="24958D18"/>
  <w16cid:commentId w16cid:paraId="71E1402D" w16cid:durableId="24958D1A"/>
  <w16cid:commentId w16cid:paraId="29100A8C" w16cid:durableId="24958D1C"/>
  <w16cid:commentId w16cid:paraId="10F0918D" w16cid:durableId="24958D1E"/>
  <w16cid:commentId w16cid:paraId="7587473F" w16cid:durableId="24958D20"/>
  <w16cid:commentId w16cid:paraId="3FE52BE7" w16cid:durableId="24958D22"/>
  <w16cid:commentId w16cid:paraId="01EDB403" w16cid:durableId="2495946A"/>
  <w16cid:commentId w16cid:paraId="59BF861A" w16cid:durableId="249594C3"/>
  <w16cid:commentId w16cid:paraId="199588E5" w16cid:durableId="24958D24"/>
  <w16cid:commentId w16cid:paraId="2354763E" w16cid:durableId="24958D26"/>
  <w16cid:commentId w16cid:paraId="574DB88B" w16cid:durableId="249594ED"/>
  <w16cid:commentId w16cid:paraId="311A98A5" w16cid:durableId="24958D27"/>
  <w16cid:commentId w16cid:paraId="036AA984" w16cid:durableId="24959521"/>
  <w16cid:commentId w16cid:paraId="6FF1D867" w16cid:durableId="24958D2B"/>
  <w16cid:commentId w16cid:paraId="0164E036" w16cid:durableId="24958D2E"/>
  <w16cid:commentId w16cid:paraId="2DF1691F" w16cid:durableId="24958D30"/>
  <w16cid:commentId w16cid:paraId="48A0EFEB" w16cid:durableId="24958D33"/>
  <w16cid:commentId w16cid:paraId="293DFB23" w16cid:durableId="24958D38"/>
  <w16cid:commentId w16cid:paraId="278CCA68" w16cid:durableId="24959576"/>
  <w16cid:commentId w16cid:paraId="7E4686D4" w16cid:durableId="24958D3A"/>
  <w16cid:commentId w16cid:paraId="0F4F3099" w16cid:durableId="24958D3B"/>
  <w16cid:commentId w16cid:paraId="54317387" w16cid:durableId="24958D3D"/>
  <w16cid:commentId w16cid:paraId="43CBD120" w16cid:durableId="249595B1"/>
  <w16cid:commentId w16cid:paraId="78DB7CF3" w16cid:durableId="24958D3F"/>
  <w16cid:commentId w16cid:paraId="3754D02C" w16cid:durableId="24958D40"/>
  <w16cid:commentId w16cid:paraId="17E6A9B3" w16cid:durableId="24958D41"/>
  <w16cid:commentId w16cid:paraId="5AB77056" w16cid:durableId="24958D43"/>
  <w16cid:commentId w16cid:paraId="42E3FCC4" w16cid:durableId="24958D44"/>
  <w16cid:commentId w16cid:paraId="63FE8FE3" w16cid:durableId="24958D45"/>
  <w16cid:commentId w16cid:paraId="0AF5E428" w16cid:durableId="24958D47"/>
  <w16cid:commentId w16cid:paraId="668BA6FB" w16cid:durableId="24958D49"/>
  <w16cid:commentId w16cid:paraId="30C45F28" w16cid:durableId="24959685"/>
  <w16cid:commentId w16cid:paraId="60E7696F" w16cid:durableId="249596AF"/>
  <w16cid:commentId w16cid:paraId="7179106E" w16cid:durableId="24958D4C"/>
  <w16cid:commentId w16cid:paraId="3E3D60DB" w16cid:durableId="24958D51"/>
  <w16cid:commentId w16cid:paraId="17C57A11" w16cid:durableId="24958D54"/>
  <w16cid:commentId w16cid:paraId="24B8A2B7" w16cid:durableId="249596EA"/>
  <w16cid:commentId w16cid:paraId="3B2DEDF0" w16cid:durableId="24958D55"/>
  <w16cid:commentId w16cid:paraId="43EDCB1D" w16cid:durableId="24959716"/>
  <w16cid:commentId w16cid:paraId="645EBD7C" w16cid:durableId="24959743"/>
  <w16cid:commentId w16cid:paraId="49468614" w16cid:durableId="24958D56"/>
  <w16cid:commentId w16cid:paraId="4E370009" w16cid:durableId="24958D58"/>
  <w16cid:commentId w16cid:paraId="1D2D1065" w16cid:durableId="24958D5A"/>
  <w16cid:commentId w16cid:paraId="62479DA5" w16cid:durableId="24958D5B"/>
  <w16cid:commentId w16cid:paraId="25FE7C2D" w16cid:durableId="24958D5D"/>
  <w16cid:commentId w16cid:paraId="7E17485C" w16cid:durableId="24958D5F"/>
  <w16cid:commentId w16cid:paraId="1A68E960" w16cid:durableId="24958D60"/>
  <w16cid:commentId w16cid:paraId="1B6C7EFA" w16cid:durableId="24958D61"/>
  <w16cid:commentId w16cid:paraId="4A84D080" w16cid:durableId="249597B9"/>
  <w16cid:commentId w16cid:paraId="1CF07480" w16cid:durableId="24958D63"/>
  <w16cid:commentId w16cid:paraId="394180E5" w16cid:durableId="24958D64"/>
  <w16cid:commentId w16cid:paraId="48EA6D8D" w16cid:durableId="24958D66"/>
  <w16cid:commentId w16cid:paraId="5AB19A75" w16cid:durableId="24958D68"/>
  <w16cid:commentId w16cid:paraId="5BFC15D9" w16cid:durableId="24958D69"/>
  <w16cid:commentId w16cid:paraId="6AE9D9B7" w16cid:durableId="24958D6D"/>
  <w16cid:commentId w16cid:paraId="06ECF2E1" w16cid:durableId="24958D6F"/>
  <w16cid:commentId w16cid:paraId="57174C34" w16cid:durableId="24958D75"/>
  <w16cid:commentId w16cid:paraId="035E29DA" w16cid:durableId="24958D77"/>
  <w16cid:commentId w16cid:paraId="0D1887D8" w16cid:durableId="24958D78"/>
  <w16cid:commentId w16cid:paraId="64ACE37D" w16cid:durableId="24958D7B"/>
  <w16cid:commentId w16cid:paraId="5C0EB485" w16cid:durableId="24958D7C"/>
  <w16cid:commentId w16cid:paraId="40D2C970" w16cid:durableId="24958D7D"/>
  <w16cid:commentId w16cid:paraId="20A86D5F" w16cid:durableId="24958D7F"/>
  <w16cid:commentId w16cid:paraId="21C2164A" w16cid:durableId="24958D81"/>
  <w16cid:commentId w16cid:paraId="08514FBE" w16cid:durableId="24958D83"/>
  <w16cid:commentId w16cid:paraId="44FD6604" w16cid:durableId="24958D85"/>
  <w16cid:commentId w16cid:paraId="199506D3" w16cid:durableId="24959A06"/>
  <w16cid:commentId w16cid:paraId="3B88A2BC" w16cid:durableId="24958D86"/>
  <w16cid:commentId w16cid:paraId="040FDE8D" w16cid:durableId="24958D88"/>
  <w16cid:commentId w16cid:paraId="101018D5" w16cid:durableId="24959A45"/>
  <w16cid:commentId w16cid:paraId="45E279FE" w16cid:durableId="24958D8A"/>
  <w16cid:commentId w16cid:paraId="23D2C7FC" w16cid:durableId="24958D8C"/>
  <w16cid:commentId w16cid:paraId="6FFB4E61" w16cid:durableId="24958D8F"/>
  <w16cid:commentId w16cid:paraId="770BEC7A" w16cid:durableId="24958D90"/>
  <w16cid:commentId w16cid:paraId="61AB856D" w16cid:durableId="24958D91"/>
  <w16cid:commentId w16cid:paraId="1F20E963" w16cid:durableId="24958D93"/>
  <w16cid:commentId w16cid:paraId="127EFCE8" w16cid:durableId="24959B71"/>
  <w16cid:commentId w16cid:paraId="64ACEBFE" w16cid:durableId="24958D94"/>
  <w16cid:commentId w16cid:paraId="300DCFBA" w16cid:durableId="24958D97"/>
  <w16cid:commentId w16cid:paraId="674EB104" w16cid:durableId="24958D98"/>
  <w16cid:commentId w16cid:paraId="271EF4D5" w16cid:durableId="24958D9A"/>
  <w16cid:commentId w16cid:paraId="5E8AF546" w16cid:durableId="24959BB4"/>
  <w16cid:commentId w16cid:paraId="314A7083" w16cid:durableId="24958D9B"/>
  <w16cid:commentId w16cid:paraId="5DF2C700" w16cid:durableId="24958D9D"/>
  <w16cid:commentId w16cid:paraId="044802B9" w16cid:durableId="24958DA0"/>
  <w16cid:commentId w16cid:paraId="0994CBDF" w16cid:durableId="24958DA2"/>
  <w16cid:commentId w16cid:paraId="34F2E360" w16cid:durableId="24958DA3"/>
  <w16cid:commentId w16cid:paraId="0CE25F2B" w16cid:durableId="24958DA5"/>
  <w16cid:commentId w16cid:paraId="1FEC9B69" w16cid:durableId="24958DA6"/>
  <w16cid:commentId w16cid:paraId="5940EB96" w16cid:durableId="24958DA8"/>
  <w16cid:commentId w16cid:paraId="333EF668" w16cid:durableId="24958DAA"/>
  <w16cid:commentId w16cid:paraId="133CFE50" w16cid:durableId="24958DAC"/>
  <w16cid:commentId w16cid:paraId="0C0FF589" w16cid:durableId="24959D08"/>
  <w16cid:commentId w16cid:paraId="20FE598E" w16cid:durableId="24958DAD"/>
  <w16cid:commentId w16cid:paraId="548393F4" w16cid:durableId="24958DB0"/>
  <w16cid:commentId w16cid:paraId="574E2D94" w16cid:durableId="24958DB3"/>
  <w16cid:commentId w16cid:paraId="608BE61D" w16cid:durableId="24959D48"/>
  <w16cid:commentId w16cid:paraId="7417E40F" w16cid:durableId="24958DB5"/>
  <w16cid:commentId w16cid:paraId="3B42CC76" w16cid:durableId="24958DB7"/>
  <w16cid:commentId w16cid:paraId="0DF63FC8" w16cid:durableId="24958DBB"/>
  <w16cid:commentId w16cid:paraId="35DD6803" w16cid:durableId="24959DB3"/>
  <w16cid:commentId w16cid:paraId="499BC90C" w16cid:durableId="24958DBC"/>
  <w16cid:commentId w16cid:paraId="32E95288" w16cid:durableId="24958DBE"/>
  <w16cid:commentId w16cid:paraId="39395965" w16cid:durableId="24959E56"/>
  <w16cid:commentId w16cid:paraId="2B232C8C" w16cid:durableId="24958DC3"/>
  <w16cid:commentId w16cid:paraId="2619A0D4" w16cid:durableId="24958DC6"/>
  <w16cid:commentId w16cid:paraId="63A842EF" w16cid:durableId="24958DC8"/>
  <w16cid:commentId w16cid:paraId="1A81C2E5" w16cid:durableId="24958DD0"/>
  <w16cid:commentId w16cid:paraId="09C2765B" w16cid:durableId="24958DD2"/>
  <w16cid:commentId w16cid:paraId="78CCD9B2" w16cid:durableId="24958DD4"/>
  <w16cid:commentId w16cid:paraId="3A2AE854" w16cid:durableId="24958DD5"/>
  <w16cid:commentId w16cid:paraId="0E9E76A0" w16cid:durableId="24958DD6"/>
  <w16cid:commentId w16cid:paraId="648A67B9" w16cid:durableId="24958DD7"/>
  <w16cid:commentId w16cid:paraId="4D590C10" w16cid:durableId="24958DDB"/>
  <w16cid:commentId w16cid:paraId="36E72A0E" w16cid:durableId="24958DDC"/>
  <w16cid:commentId w16cid:paraId="1B70178C" w16cid:durableId="24958DDE"/>
  <w16cid:commentId w16cid:paraId="13219570" w16cid:durableId="24958DE2"/>
  <w16cid:commentId w16cid:paraId="1E164773" w16cid:durableId="24958DE4"/>
  <w16cid:commentId w16cid:paraId="2CBD023E" w16cid:durableId="24958DE6"/>
  <w16cid:commentId w16cid:paraId="7AC70552" w16cid:durableId="24959FE1"/>
  <w16cid:commentId w16cid:paraId="77C2F334" w16cid:durableId="24958DE7"/>
  <w16cid:commentId w16cid:paraId="3EC41164" w16cid:durableId="24958DE9"/>
  <w16cid:commentId w16cid:paraId="209B28D7" w16cid:durableId="24958DEA"/>
  <w16cid:commentId w16cid:paraId="7379185B" w16cid:durableId="24958DEC"/>
  <w16cid:commentId w16cid:paraId="1A46CFFB" w16cid:durableId="24958DEE"/>
  <w16cid:commentId w16cid:paraId="3DDB7A79" w16cid:durableId="2495A07A"/>
  <w16cid:commentId w16cid:paraId="7A237287" w16cid:durableId="24958DF0"/>
  <w16cid:commentId w16cid:paraId="7963A7B4" w16cid:durableId="24958DF1"/>
  <w16cid:commentId w16cid:paraId="11421D29" w16cid:durableId="24958DF3"/>
  <w16cid:commentId w16cid:paraId="129A143D" w16cid:durableId="24958DF5"/>
  <w16cid:commentId w16cid:paraId="50EA7CC5" w16cid:durableId="24958DF6"/>
  <w16cid:commentId w16cid:paraId="287842F9" w16cid:durableId="2495A0FF"/>
  <w16cid:commentId w16cid:paraId="31FE48DF" w16cid:durableId="24958DFB"/>
  <w16cid:commentId w16cid:paraId="2E1B382F" w16cid:durableId="24958DFD"/>
  <w16cid:commentId w16cid:paraId="586CA29B" w16cid:durableId="24958DFF"/>
  <w16cid:commentId w16cid:paraId="418461B7" w16cid:durableId="24958E02"/>
  <w16cid:commentId w16cid:paraId="4A78145D" w16cid:durableId="24958E03"/>
  <w16cid:commentId w16cid:paraId="4381C0A7" w16cid:durableId="24958E04"/>
  <w16cid:commentId w16cid:paraId="53FCA376" w16cid:durableId="24958E06"/>
  <w16cid:commentId w16cid:paraId="1D300026" w16cid:durableId="24958E08"/>
  <w16cid:commentId w16cid:paraId="3FB50907" w16cid:durableId="24958E09"/>
  <w16cid:commentId w16cid:paraId="751A7A90" w16cid:durableId="24958E0A"/>
  <w16cid:commentId w16cid:paraId="68B74220" w16cid:durableId="24958E0B"/>
  <w16cid:commentId w16cid:paraId="2399C30E" w16cid:durableId="24958E0E"/>
  <w16cid:commentId w16cid:paraId="4BFFDA2F" w16cid:durableId="24958E0F"/>
  <w16cid:commentId w16cid:paraId="42C17558" w16cid:durableId="24958E11"/>
  <w16cid:commentId w16cid:paraId="3379529A" w16cid:durableId="24958E12"/>
  <w16cid:commentId w16cid:paraId="414D6D02" w16cid:durableId="24958E14"/>
  <w16cid:commentId w16cid:paraId="091DC845" w16cid:durableId="24958E16"/>
  <w16cid:commentId w16cid:paraId="3CD3379B" w16cid:durableId="24958E19"/>
  <w16cid:commentId w16cid:paraId="3DE1EDBE" w16cid:durableId="24958E1A"/>
  <w16cid:commentId w16cid:paraId="0E2606B6" w16cid:durableId="24958E1B"/>
  <w16cid:commentId w16cid:paraId="1C335947" w16cid:durableId="24958E1D"/>
  <w16cid:commentId w16cid:paraId="0E803AA0" w16cid:durableId="24958E1E"/>
  <w16cid:commentId w16cid:paraId="11B3AD18" w16cid:durableId="24958E20"/>
  <w16cid:commentId w16cid:paraId="618669F1" w16cid:durableId="24958E22"/>
  <w16cid:commentId w16cid:paraId="31CCBED6" w16cid:durableId="24958E24"/>
  <w16cid:commentId w16cid:paraId="0206DB86" w16cid:durableId="24958E25"/>
  <w16cid:commentId w16cid:paraId="5B421D0B" w16cid:durableId="24958E26"/>
  <w16cid:commentId w16cid:paraId="506BFBA7" w16cid:durableId="24958E27"/>
  <w16cid:commentId w16cid:paraId="1385E43F" w16cid:durableId="2495A3E6"/>
  <w16cid:commentId w16cid:paraId="07037973" w16cid:durableId="24958E29"/>
  <w16cid:commentId w16cid:paraId="1DA8C2A4" w16cid:durableId="24958E2A"/>
  <w16cid:commentId w16cid:paraId="259F2C76" w16cid:durableId="24958E2C"/>
  <w16cid:commentId w16cid:paraId="47971AA4" w16cid:durableId="2495A453"/>
  <w16cid:commentId w16cid:paraId="79D0A8A4" w16cid:durableId="24958E2E"/>
  <w16cid:commentId w16cid:paraId="6172F506" w16cid:durableId="24958E2F"/>
  <w16cid:commentId w16cid:paraId="4EF00E52" w16cid:durableId="24958E35"/>
  <w16cid:commentId w16cid:paraId="175ADF69" w16cid:durableId="24958E37"/>
  <w16cid:commentId w16cid:paraId="5FB7DCF6" w16cid:durableId="24958E3B"/>
  <w16cid:commentId w16cid:paraId="23A3B258" w16cid:durableId="24958E3C"/>
  <w16cid:commentId w16cid:paraId="3F8EE64D" w16cid:durableId="24958E3F"/>
  <w16cid:commentId w16cid:paraId="65585C92" w16cid:durableId="24958E40"/>
  <w16cid:commentId w16cid:paraId="42B06BAF" w16cid:durableId="24958E41"/>
  <w16cid:commentId w16cid:paraId="3995399B" w16cid:durableId="24958E42"/>
  <w16cid:commentId w16cid:paraId="7DC8ECA8" w16cid:durableId="24958E43"/>
  <w16cid:commentId w16cid:paraId="496187D3" w16cid:durableId="24958E45"/>
  <w16cid:commentId w16cid:paraId="55B06E92" w16cid:durableId="24958E46"/>
  <w16cid:commentId w16cid:paraId="526E783B" w16cid:durableId="24958E47"/>
  <w16cid:commentId w16cid:paraId="2BB8801D" w16cid:durableId="24958E48"/>
  <w16cid:commentId w16cid:paraId="5D6A6A16" w16cid:durableId="24958E4A"/>
  <w16cid:commentId w16cid:paraId="5A0271F0" w16cid:durableId="24958E4E"/>
  <w16cid:commentId w16cid:paraId="13D6C654" w16cid:durableId="24958E51"/>
  <w16cid:commentId w16cid:paraId="0589BE79" w16cid:durableId="24958E53"/>
  <w16cid:commentId w16cid:paraId="26F762B5" w16cid:durableId="2495A63D"/>
  <w16cid:commentId w16cid:paraId="7653A67A" w16cid:durableId="24958E54"/>
  <w16cid:commentId w16cid:paraId="1F91235F" w16cid:durableId="24958E57"/>
  <w16cid:commentId w16cid:paraId="2F3D29B6" w16cid:durableId="24958E58"/>
  <w16cid:commentId w16cid:paraId="2FE05403" w16cid:durableId="24958E59"/>
  <w16cid:commentId w16cid:paraId="0ED835BB" w16cid:durableId="24958E5B"/>
  <w16cid:commentId w16cid:paraId="04167294" w16cid:durableId="24958E5C"/>
  <w16cid:commentId w16cid:paraId="50B40704" w16cid:durableId="24958E5E"/>
  <w16cid:commentId w16cid:paraId="466B1AB2" w16cid:durableId="24958E5F"/>
  <w16cid:commentId w16cid:paraId="620AEC68" w16cid:durableId="24958E60"/>
  <w16cid:commentId w16cid:paraId="261DEF15" w16cid:durableId="24958E61"/>
  <w16cid:commentId w16cid:paraId="14B1B7DB" w16cid:durableId="24958E62"/>
  <w16cid:commentId w16cid:paraId="605D36C6" w16cid:durableId="24958E63"/>
  <w16cid:commentId w16cid:paraId="3D86B4BC" w16cid:durableId="24958E64"/>
  <w16cid:commentId w16cid:paraId="4A332AD3" w16cid:durableId="24958E66"/>
  <w16cid:commentId w16cid:paraId="3603FB1A" w16cid:durableId="24958E69"/>
  <w16cid:commentId w16cid:paraId="74C072A6" w16cid:durableId="24958E6A"/>
  <w16cid:commentId w16cid:paraId="4A109078" w16cid:durableId="24958E6B"/>
  <w16cid:commentId w16cid:paraId="30EA0A56" w16cid:durableId="24958E6C"/>
  <w16cid:commentId w16cid:paraId="153FBDD6" w16cid:durableId="24958E6D"/>
  <w16cid:commentId w16cid:paraId="23D01A74" w16cid:durableId="24958E6E"/>
  <w16cid:commentId w16cid:paraId="6BB6C210" w16cid:durableId="24958E70"/>
  <w16cid:commentId w16cid:paraId="6F38C705" w16cid:durableId="24958E73"/>
  <w16cid:commentId w16cid:paraId="2E306E5A" w16cid:durableId="2495A7F7"/>
  <w16cid:commentId w16cid:paraId="1321B173" w16cid:durableId="24958E76"/>
  <w16cid:commentId w16cid:paraId="4CC48E9E" w16cid:durableId="24958E77"/>
  <w16cid:commentId w16cid:paraId="2CAD47F4" w16cid:durableId="24958E78"/>
  <w16cid:commentId w16cid:paraId="7BB6FA00" w16cid:durableId="24958E79"/>
  <w16cid:commentId w16cid:paraId="5087005E" w16cid:durableId="24958E7B"/>
  <w16cid:commentId w16cid:paraId="25637053" w16cid:durableId="24958E7D"/>
  <w16cid:commentId w16cid:paraId="6066BF6F" w16cid:durableId="24958E7F"/>
  <w16cid:commentId w16cid:paraId="6B09AF2F" w16cid:durableId="24958E81"/>
  <w16cid:commentId w16cid:paraId="4EEAE44C" w16cid:durableId="24958E83"/>
  <w16cid:commentId w16cid:paraId="5516C9B7" w16cid:durableId="24958E84"/>
  <w16cid:commentId w16cid:paraId="196CF530" w16cid:durableId="24958E86"/>
  <w16cid:commentId w16cid:paraId="231CCAFE" w16cid:durableId="24958E87"/>
  <w16cid:commentId w16cid:paraId="38917897" w16cid:durableId="2495A987"/>
  <w16cid:commentId w16cid:paraId="6B4D3F40" w16cid:durableId="24958E88"/>
  <w16cid:commentId w16cid:paraId="4D084F75" w16cid:durableId="24958E8B"/>
  <w16cid:commentId w16cid:paraId="22C216F3" w16cid:durableId="24958E8D"/>
  <w16cid:commentId w16cid:paraId="650A8886" w16cid:durableId="24958E90"/>
  <w16cid:commentId w16cid:paraId="4325457C" w16cid:durableId="24958E92"/>
  <w16cid:commentId w16cid:paraId="0D3EC8F9" w16cid:durableId="24958E94"/>
  <w16cid:commentId w16cid:paraId="2D84EEFB" w16cid:durableId="24958E95"/>
  <w16cid:commentId w16cid:paraId="0042447A" w16cid:durableId="24958E97"/>
  <w16cid:commentId w16cid:paraId="2160A718" w16cid:durableId="24958E99"/>
  <w16cid:commentId w16cid:paraId="7957FA4A" w16cid:durableId="24958E9B"/>
  <w16cid:commentId w16cid:paraId="2A722197" w16cid:durableId="2495AA53"/>
  <w16cid:commentId w16cid:paraId="667F1E9C" w16cid:durableId="24958E9C"/>
  <w16cid:commentId w16cid:paraId="58BD8D3D" w16cid:durableId="24958E9D"/>
  <w16cid:commentId w16cid:paraId="5B27945B" w16cid:durableId="24958E9E"/>
  <w16cid:commentId w16cid:paraId="059F1B7A" w16cid:durableId="24958E9F"/>
  <w16cid:commentId w16cid:paraId="0134D62E" w16cid:durableId="24958EA3"/>
  <w16cid:commentId w16cid:paraId="2866F6ED" w16cid:durableId="24958EA4"/>
  <w16cid:commentId w16cid:paraId="2F1F858A" w16cid:durableId="24958EA5"/>
  <w16cid:commentId w16cid:paraId="3CC91EB3" w16cid:durableId="24958EA7"/>
  <w16cid:commentId w16cid:paraId="37D27741" w16cid:durableId="24958EA9"/>
  <w16cid:commentId w16cid:paraId="29057390" w16cid:durableId="24958EAD"/>
  <w16cid:commentId w16cid:paraId="194554E2" w16cid:durableId="24958EAE"/>
  <w16cid:commentId w16cid:paraId="5EE9A802" w16cid:durableId="24958EB0"/>
  <w16cid:commentId w16cid:paraId="36664702" w16cid:durableId="24958EB2"/>
  <w16cid:commentId w16cid:paraId="30A58E26" w16cid:durableId="24958EB3"/>
  <w16cid:commentId w16cid:paraId="0C760A3D" w16cid:durableId="24958EB5"/>
  <w16cid:commentId w16cid:paraId="60DCF208" w16cid:durableId="24958EB9"/>
  <w16cid:commentId w16cid:paraId="2F9FA034" w16cid:durableId="24958EBA"/>
  <w16cid:commentId w16cid:paraId="0C5AC832" w16cid:durableId="24958EBD"/>
  <w16cid:commentId w16cid:paraId="02913077" w16cid:durableId="24958EBE"/>
  <w16cid:commentId w16cid:paraId="507E1639" w16cid:durableId="24958EBF"/>
  <w16cid:commentId w16cid:paraId="48202B1F" w16cid:durableId="24958EC1"/>
  <w16cid:commentId w16cid:paraId="3066A8A3" w16cid:durableId="24958EC3"/>
  <w16cid:commentId w16cid:paraId="6220B91B" w16cid:durableId="24958EC4"/>
  <w16cid:commentId w16cid:paraId="5F2BA677" w16cid:durableId="24958EC5"/>
  <w16cid:commentId w16cid:paraId="272FC3F3" w16cid:durableId="24958EC7"/>
  <w16cid:commentId w16cid:paraId="10260819" w16cid:durableId="24958ECA"/>
  <w16cid:commentId w16cid:paraId="48A79BFE" w16cid:durableId="24958ECB"/>
  <w16cid:commentId w16cid:paraId="153C78E6" w16cid:durableId="24958ED0"/>
  <w16cid:commentId w16cid:paraId="695D5D0F" w16cid:durableId="24958ED1"/>
  <w16cid:commentId w16cid:paraId="51D1DEC4" w16cid:durableId="24958ED2"/>
  <w16cid:commentId w16cid:paraId="5DEB31A6" w16cid:durableId="24958ED3"/>
  <w16cid:commentId w16cid:paraId="77354FCA" w16cid:durableId="24958ED5"/>
  <w16cid:commentId w16cid:paraId="248BDF40" w16cid:durableId="24958EDB"/>
  <w16cid:commentId w16cid:paraId="5CF28EDA" w16cid:durableId="24958EDC"/>
  <w16cid:commentId w16cid:paraId="2564FFEF" w16cid:durableId="24958EDD"/>
  <w16cid:commentId w16cid:paraId="1AA2EC98" w16cid:durableId="24958EDF"/>
  <w16cid:commentId w16cid:paraId="6C5DBC67" w16cid:durableId="24958EE2"/>
  <w16cid:commentId w16cid:paraId="1695C24C" w16cid:durableId="24958EE4"/>
  <w16cid:commentId w16cid:paraId="626FB4D4" w16cid:durableId="24958EE5"/>
  <w16cid:commentId w16cid:paraId="0C979586" w16cid:durableId="24958EE7"/>
  <w16cid:commentId w16cid:paraId="51561469" w16cid:durableId="24958EE8"/>
  <w16cid:commentId w16cid:paraId="3531BDF6" w16cid:durableId="24958EE9"/>
  <w16cid:commentId w16cid:paraId="45B8D94B" w16cid:durableId="24958EEA"/>
  <w16cid:commentId w16cid:paraId="7AE84F42" w16cid:durableId="24958EED"/>
  <w16cid:commentId w16cid:paraId="5C87F73F" w16cid:durableId="24958EF0"/>
  <w16cid:commentId w16cid:paraId="0DC92E8D" w16cid:durableId="24958EF1"/>
  <w16cid:commentId w16cid:paraId="3679C956" w16cid:durableId="24958EF2"/>
  <w16cid:commentId w16cid:paraId="7CAED3E1" w16cid:durableId="24958EF3"/>
  <w16cid:commentId w16cid:paraId="75A657C6" w16cid:durableId="24958EF6"/>
  <w16cid:commentId w16cid:paraId="34687DD1" w16cid:durableId="24958EF7"/>
  <w16cid:commentId w16cid:paraId="03313915" w16cid:durableId="24958EF8"/>
  <w16cid:commentId w16cid:paraId="0CBC6184" w16cid:durableId="24958EFA"/>
  <w16cid:commentId w16cid:paraId="3D189008" w16cid:durableId="24958EFB"/>
  <w16cid:commentId w16cid:paraId="04EEA53F" w16cid:durableId="24958EFC"/>
  <w16cid:commentId w16cid:paraId="420B11EB" w16cid:durableId="24958EFD"/>
  <w16cid:commentId w16cid:paraId="7FD1699A" w16cid:durableId="24958EFF"/>
  <w16cid:commentId w16cid:paraId="4D562A8A" w16cid:durableId="24958F00"/>
  <w16cid:commentId w16cid:paraId="216CCB48" w16cid:durableId="24958F01"/>
  <w16cid:commentId w16cid:paraId="10966C63" w16cid:durableId="24958F03"/>
  <w16cid:commentId w16cid:paraId="18AF3DD2" w16cid:durableId="24958F04"/>
  <w16cid:commentId w16cid:paraId="299A0479" w16cid:durableId="24958F05"/>
  <w16cid:commentId w16cid:paraId="047F3F92" w16cid:durableId="24958F07"/>
  <w16cid:commentId w16cid:paraId="3475421F" w16cid:durableId="24958F09"/>
  <w16cid:commentId w16cid:paraId="756F35E8" w16cid:durableId="24958F0B"/>
  <w16cid:commentId w16cid:paraId="2592AF6A" w16cid:durableId="24958F0D"/>
  <w16cid:commentId w16cid:paraId="200ACDCE" w16cid:durableId="24958F0E"/>
  <w16cid:commentId w16cid:paraId="29457CD4" w16cid:durableId="24958F0F"/>
  <w16cid:commentId w16cid:paraId="097DECBC" w16cid:durableId="24958F10"/>
  <w16cid:commentId w16cid:paraId="2D0445E6" w16cid:durableId="24958F14"/>
  <w16cid:commentId w16cid:paraId="0C9C4B57" w16cid:durableId="24958F17"/>
  <w16cid:commentId w16cid:paraId="7D207A7F" w16cid:durableId="24958F19"/>
  <w16cid:commentId w16cid:paraId="376C6FEA" w16cid:durableId="24958F1B"/>
  <w16cid:commentId w16cid:paraId="56A4FF6E" w16cid:durableId="24958F1C"/>
  <w16cid:commentId w16cid:paraId="6A9E23F3" w16cid:durableId="24958F1E"/>
  <w16cid:commentId w16cid:paraId="39BF7396" w16cid:durableId="24958F1F"/>
  <w16cid:commentId w16cid:paraId="797AE88A" w16cid:durableId="24958F23"/>
  <w16cid:commentId w16cid:paraId="506D68F8" w16cid:durableId="24958F24"/>
  <w16cid:commentId w16cid:paraId="358A31C8" w16cid:durableId="24958F25"/>
  <w16cid:commentId w16cid:paraId="09879210" w16cid:durableId="24958F27"/>
  <w16cid:commentId w16cid:paraId="3F45A2F6" w16cid:durableId="2495AF65"/>
  <w16cid:commentId w16cid:paraId="15A6558A" w16cid:durableId="24958F28"/>
  <w16cid:commentId w16cid:paraId="6BC151FD" w16cid:durableId="24958F29"/>
  <w16cid:commentId w16cid:paraId="36C064E6" w16cid:durableId="24958F2A"/>
  <w16cid:commentId w16cid:paraId="24B65809" w16cid:durableId="24958F2B"/>
  <w16cid:commentId w16cid:paraId="3D4EFC93" w16cid:durableId="2495AFDD"/>
  <w16cid:commentId w16cid:paraId="1600C011" w16cid:durableId="24958F2C"/>
  <w16cid:commentId w16cid:paraId="0DECD10A" w16cid:durableId="24958F2E"/>
  <w16cid:commentId w16cid:paraId="7EF35254" w16cid:durableId="24958F2F"/>
  <w16cid:commentId w16cid:paraId="0FC04402" w16cid:durableId="24958F30"/>
  <w16cid:commentId w16cid:paraId="4E55B9BC" w16cid:durableId="24958F33"/>
  <w16cid:commentId w16cid:paraId="60628604" w16cid:durableId="2495B05D"/>
  <w16cid:commentId w16cid:paraId="352FC3DF" w16cid:durableId="24958F34"/>
  <w16cid:commentId w16cid:paraId="4C801418" w16cid:durableId="24958F36"/>
  <w16cid:commentId w16cid:paraId="69494C19" w16cid:durableId="24958F39"/>
  <w16cid:commentId w16cid:paraId="76706A6B" w16cid:durableId="24958F3B"/>
  <w16cid:commentId w16cid:paraId="77AFD0E8" w16cid:durableId="2495CDB5"/>
  <w16cid:commentId w16cid:paraId="24CB4038" w16cid:durableId="2495B143"/>
  <w16cid:commentId w16cid:paraId="4932C8B6" w16cid:durableId="24958F3D"/>
  <w16cid:commentId w16cid:paraId="1D784FDA" w16cid:durableId="24958F3E"/>
  <w16cid:commentId w16cid:paraId="1AE3EB41" w16cid:durableId="24958F40"/>
  <w16cid:commentId w16cid:paraId="7B9435AA" w16cid:durableId="24958F42"/>
  <w16cid:commentId w16cid:paraId="3CBFFDF4" w16cid:durableId="2495B268"/>
  <w16cid:commentId w16cid:paraId="556D87F7" w16cid:durableId="24958F43"/>
  <w16cid:commentId w16cid:paraId="3DADB853" w16cid:durableId="24958F45"/>
  <w16cid:commentId w16cid:paraId="0B404B8F" w16cid:durableId="24958F46"/>
  <w16cid:commentId w16cid:paraId="6BFEB25E" w16cid:durableId="2495CA84"/>
  <w16cid:commentId w16cid:paraId="50C0CA4F" w16cid:durableId="24958F47"/>
  <w16cid:commentId w16cid:paraId="5D6067DB" w16cid:durableId="24958F48"/>
  <w16cid:commentId w16cid:paraId="13C8AC66" w16cid:durableId="24958F49"/>
  <w16cid:commentId w16cid:paraId="0BB89F29" w16cid:durableId="24958F4A"/>
  <w16cid:commentId w16cid:paraId="1333BABC" w16cid:durableId="24958F4B"/>
  <w16cid:commentId w16cid:paraId="0F1E8BB6" w16cid:durableId="24958F4C"/>
  <w16cid:commentId w16cid:paraId="68354EB2" w16cid:durableId="2495CAC2"/>
  <w16cid:commentId w16cid:paraId="20729D27" w16cid:durableId="24958F4D"/>
  <w16cid:commentId w16cid:paraId="67BC005E" w16cid:durableId="24958F50"/>
  <w16cid:commentId w16cid:paraId="4808283E" w16cid:durableId="24958F52"/>
  <w16cid:commentId w16cid:paraId="1E199C5F" w16cid:durableId="24958F53"/>
  <w16cid:commentId w16cid:paraId="6193B6CE" w16cid:durableId="24958F54"/>
  <w16cid:commentId w16cid:paraId="471051BF" w16cid:durableId="24958F55"/>
  <w16cid:commentId w16cid:paraId="4CEA3BC7" w16cid:durableId="24958F56"/>
  <w16cid:commentId w16cid:paraId="22D584FE" w16cid:durableId="24958F57"/>
  <w16cid:commentId w16cid:paraId="362E7B3A" w16cid:durableId="24958F58"/>
  <w16cid:commentId w16cid:paraId="3D6DDA3B" w16cid:durableId="24958F59"/>
  <w16cid:commentId w16cid:paraId="7259CD89" w16cid:durableId="24958F5C"/>
  <w16cid:commentId w16cid:paraId="196B962E" w16cid:durableId="24958F5D"/>
  <w16cid:commentId w16cid:paraId="681F5488" w16cid:durableId="24958F5E"/>
  <w16cid:commentId w16cid:paraId="6ACC976F" w16cid:durableId="2495CBE6"/>
  <w16cid:commentId w16cid:paraId="2B56E21C" w16cid:durableId="24958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01CBE" w14:textId="77777777" w:rsidR="001F6FDD" w:rsidRDefault="001F6FDD">
      <w:r>
        <w:separator/>
      </w:r>
    </w:p>
    <w:p w14:paraId="16CB9C2A" w14:textId="77777777" w:rsidR="001F6FDD" w:rsidRDefault="001F6FDD"/>
  </w:endnote>
  <w:endnote w:type="continuationSeparator" w:id="0">
    <w:p w14:paraId="5DB8CC62" w14:textId="77777777" w:rsidR="001F6FDD" w:rsidRDefault="001F6FDD">
      <w:r>
        <w:continuationSeparator/>
      </w:r>
    </w:p>
    <w:p w14:paraId="1585B0FC" w14:textId="77777777" w:rsidR="001F6FDD" w:rsidRDefault="001F6FDD"/>
  </w:endnote>
  <w:endnote w:type="continuationNotice" w:id="1">
    <w:p w14:paraId="619292C2" w14:textId="77777777" w:rsidR="001F6FDD" w:rsidRDefault="001F6FDD"/>
    <w:p w14:paraId="4F14FE08" w14:textId="77777777" w:rsidR="001F6FDD" w:rsidRDefault="001F6F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nion Pro">
    <w:panose1 w:val="00000000000000000000"/>
    <w:charset w:val="00"/>
    <w:family w:val="roman"/>
    <w:notTrueType/>
    <w:pitch w:val="variable"/>
    <w:sig w:usb0="E00002AF" w:usb1="5000E07B" w:usb2="00000000" w:usb3="00000000" w:csb0="0000019F" w:csb1="00000000"/>
  </w:font>
  <w:font w:name="Noto Sans CJK SC Regular">
    <w:altName w:val="Noto Sans CJK SC Regular"/>
    <w:charset w:val="80"/>
    <w:family w:val="swiss"/>
    <w:pitch w:val="variable"/>
    <w:sig w:usb0="30000003" w:usb1="2BDF3C10" w:usb2="00000016" w:usb3="00000000" w:csb0="002E0107" w:csb1="00000000"/>
  </w:font>
  <w:font w:name="Times New Roman (Corps CS)">
    <w:altName w:val="Times New Roman"/>
    <w:charset w:val="00"/>
    <w:family w:val="roman"/>
    <w:pitch w:val="variable"/>
    <w:sig w:usb0="E0002AEF" w:usb1="C0007841" w:usb2="00000009" w:usb3="00000000" w:csb0="000001FF" w:csb1="00000000"/>
  </w:font>
  <w:font w:name="LiberationSerif-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IDFont+F1">
    <w:altName w:val="Yu Gothic"/>
    <w:panose1 w:val="00000000000000000000"/>
    <w:charset w:val="80"/>
    <w:family w:val="auto"/>
    <w:notTrueType/>
    <w:pitch w:val="default"/>
    <w:sig w:usb0="00000001" w:usb1="08070000" w:usb2="00000010" w:usb3="00000000" w:csb0="00020000" w:csb1="00000000"/>
  </w:font>
  <w:font w:name="Times-Roman">
    <w:altName w:val="Times New Roman"/>
    <w:charset w:val="00"/>
    <w:family w:val="roman"/>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22EDF" w14:textId="5F13D3BD" w:rsidR="00441820" w:rsidRPr="005E6785" w:rsidRDefault="00441820" w:rsidP="00D82FEE">
    <w:pPr>
      <w:pStyle w:val="AR6Footpage"/>
      <w:spacing w:before="360" w:after="0"/>
    </w:pPr>
    <w:r w:rsidRPr="005E6785">
      <w:t>Do Not Cite, Quote or Distribute</w:t>
    </w:r>
    <w:r w:rsidRPr="005E6785">
      <w:tab/>
    </w:r>
    <w:r>
      <w:rPr>
        <w:b w:val="0"/>
      </w:rPr>
      <w:t>10</w:t>
    </w:r>
    <w:r w:rsidRPr="00241D33">
      <w:rPr>
        <w:b w:val="0"/>
      </w:rPr>
      <w:t>-</w:t>
    </w:r>
    <w:r w:rsidRPr="00241D33">
      <w:rPr>
        <w:b w:val="0"/>
      </w:rPr>
      <w:fldChar w:fldCharType="begin"/>
    </w:r>
    <w:r>
      <w:rPr>
        <w:b w:val="0"/>
      </w:rPr>
      <w:instrText>PAGE</w:instrText>
    </w:r>
    <w:r w:rsidRPr="00241D33">
      <w:rPr>
        <w:b w:val="0"/>
      </w:rPr>
      <w:fldChar w:fldCharType="separate"/>
    </w:r>
    <w:r w:rsidR="005A7306">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Pr>
        <w:b w:val="0"/>
      </w:rPr>
      <w:instrText>NUMPAGES</w:instrText>
    </w:r>
    <w:r w:rsidRPr="00241D33">
      <w:rPr>
        <w:b w:val="0"/>
      </w:rPr>
      <w:fldChar w:fldCharType="separate"/>
    </w:r>
    <w:r w:rsidR="005A7306">
      <w:rPr>
        <w:b w:val="0"/>
        <w:noProof/>
      </w:rPr>
      <w:t>197</w:t>
    </w:r>
    <w:r w:rsidRPr="00241D33">
      <w:rPr>
        <w:b w:val="0"/>
      </w:rPr>
      <w:fldChar w:fldCharType="end"/>
    </w:r>
  </w:p>
  <w:p w14:paraId="7B616592" w14:textId="69FEF7B8" w:rsidR="00441820" w:rsidRPr="00D82FEE" w:rsidRDefault="00441820" w:rsidP="00D82FE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AA657" w14:textId="77777777" w:rsidR="001F6FDD" w:rsidRDefault="001F6FDD">
      <w:r>
        <w:separator/>
      </w:r>
    </w:p>
    <w:p w14:paraId="5F4C22C2" w14:textId="77777777" w:rsidR="001F6FDD" w:rsidRDefault="001F6FDD"/>
  </w:footnote>
  <w:footnote w:type="continuationSeparator" w:id="0">
    <w:p w14:paraId="194D76D0" w14:textId="77777777" w:rsidR="001F6FDD" w:rsidRDefault="001F6FDD">
      <w:r>
        <w:continuationSeparator/>
      </w:r>
    </w:p>
    <w:p w14:paraId="4BD3DB16" w14:textId="77777777" w:rsidR="001F6FDD" w:rsidRDefault="001F6FDD"/>
  </w:footnote>
  <w:footnote w:type="continuationNotice" w:id="1">
    <w:p w14:paraId="2A6639E2" w14:textId="77777777" w:rsidR="001F6FDD" w:rsidRDefault="001F6FDD"/>
    <w:p w14:paraId="2EC75E1B" w14:textId="77777777" w:rsidR="001F6FDD" w:rsidRDefault="001F6F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B51E1" w14:textId="77777777" w:rsidR="00441820" w:rsidRDefault="00441820" w:rsidP="009D4AA5">
    <w:pPr>
      <w:rPr>
        <w:lang w:val="en-US"/>
      </w:rPr>
    </w:pPr>
  </w:p>
  <w:p w14:paraId="222831DB" w14:textId="77777777" w:rsidR="00441820" w:rsidRDefault="00441820" w:rsidP="009D4AA5">
    <w:pPr>
      <w:rPr>
        <w:lang w:val="en-US"/>
      </w:rPr>
    </w:pPr>
  </w:p>
  <w:p w14:paraId="1412276B" w14:textId="772CB4D9" w:rsidR="00441820" w:rsidRPr="00737B5A" w:rsidRDefault="00441820" w:rsidP="00D82FEE">
    <w:pPr>
      <w:widowControl/>
      <w:tabs>
        <w:tab w:val="center" w:pos="4824"/>
        <w:tab w:val="right" w:pos="9619"/>
      </w:tabs>
      <w:spacing w:before="240" w:after="240" w:line="259" w:lineRule="auto"/>
      <w:rPr>
        <w:rFonts w:eastAsiaTheme="minorHAnsi"/>
        <w:sz w:val="20"/>
        <w:lang w:val="en-US"/>
      </w:rPr>
    </w:pPr>
    <w:r w:rsidRPr="00737B5A">
      <w:rPr>
        <w:rStyle w:val="Emphasis"/>
        <w:i w:val="0"/>
        <w:iCs w:val="0"/>
        <w:sz w:val="20"/>
        <w:szCs w:val="20"/>
        <w:lang w:val="en-US"/>
      </w:rPr>
      <w:t>Final Government Distribution</w:t>
    </w:r>
    <w:r w:rsidRPr="00737B5A">
      <w:rPr>
        <w:rFonts w:eastAsiaTheme="minorHAnsi"/>
        <w:sz w:val="20"/>
        <w:lang w:val="en-US"/>
      </w:rPr>
      <w:tab/>
      <w:t>Chapter 10</w:t>
    </w:r>
    <w:r w:rsidRPr="00737B5A">
      <w:rPr>
        <w:rFonts w:eastAsiaTheme="minorHAnsi"/>
        <w:sz w:val="20"/>
        <w:lang w:val="en-US"/>
      </w:rPr>
      <w:tab/>
      <w:t>IPCC AR6 WGI</w:t>
    </w:r>
  </w:p>
  <w:p w14:paraId="56FEADB9" w14:textId="3E81C93E" w:rsidR="00441820" w:rsidRPr="00737B5A" w:rsidRDefault="00441820" w:rsidP="00D82FEE">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7626"/>
    <w:multiLevelType w:val="hybridMultilevel"/>
    <w:tmpl w:val="E1EA7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0167E"/>
    <w:multiLevelType w:val="multilevel"/>
    <w:tmpl w:val="1EF4D08A"/>
    <w:numStyleLink w:val="Style2"/>
  </w:abstractNum>
  <w:abstractNum w:abstractNumId="2" w15:restartNumberingAfterBreak="0">
    <w:nsid w:val="102468CB"/>
    <w:multiLevelType w:val="hybridMultilevel"/>
    <w:tmpl w:val="F19E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A4F7C"/>
    <w:multiLevelType w:val="multilevel"/>
    <w:tmpl w:val="1EF4D08A"/>
    <w:numStyleLink w:val="Style2"/>
  </w:abstractNum>
  <w:abstractNum w:abstractNumId="4" w15:restartNumberingAfterBreak="0">
    <w:nsid w:val="17C8185C"/>
    <w:multiLevelType w:val="multilevel"/>
    <w:tmpl w:val="1EF4D08A"/>
    <w:numStyleLink w:val="Style2"/>
  </w:abstractNum>
  <w:abstractNum w:abstractNumId="5" w15:restartNumberingAfterBreak="0">
    <w:nsid w:val="1FC15772"/>
    <w:multiLevelType w:val="multilevel"/>
    <w:tmpl w:val="1EF4D08A"/>
    <w:numStyleLink w:val="Style2"/>
  </w:abstractNum>
  <w:abstractNum w:abstractNumId="6" w15:restartNumberingAfterBreak="0">
    <w:nsid w:val="201E5AA7"/>
    <w:multiLevelType w:val="multilevel"/>
    <w:tmpl w:val="1EF4D08A"/>
    <w:numStyleLink w:val="Style2"/>
  </w:abstractNum>
  <w:abstractNum w:abstractNumId="7"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8FD36CD"/>
    <w:multiLevelType w:val="hybridMultilevel"/>
    <w:tmpl w:val="38C4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843484"/>
    <w:multiLevelType w:val="multilevel"/>
    <w:tmpl w:val="5D14537C"/>
    <w:lvl w:ilvl="0">
      <w:start w:val="10"/>
      <w:numFmt w:val="decimal"/>
      <w:pStyle w:val="AR6Chap10Level0"/>
      <w:lvlText w:val="%1"/>
      <w:lvlJc w:val="left"/>
      <w:pPr>
        <w:ind w:left="432" w:hanging="432"/>
      </w:pPr>
      <w:rPr>
        <w:rFonts w:hint="default"/>
        <w:color w:val="FFFFFF" w:themeColor="background1"/>
      </w:rPr>
    </w:lvl>
    <w:lvl w:ilvl="1">
      <w:start w:val="1"/>
      <w:numFmt w:val="decimal"/>
      <w:pStyle w:val="AR6Chap10Level1101"/>
      <w:lvlText w:val="%1.%2"/>
      <w:lvlJc w:val="left"/>
      <w:pPr>
        <w:ind w:left="576" w:hanging="576"/>
      </w:pPr>
      <w:rPr>
        <w:rFonts w:hint="default"/>
      </w:rPr>
    </w:lvl>
    <w:lvl w:ilvl="2">
      <w:start w:val="1"/>
      <w:numFmt w:val="decimal"/>
      <w:pStyle w:val="AR6Chap10Level21011"/>
      <w:lvlText w:val="%1.%2.%3"/>
      <w:lvlJc w:val="left"/>
      <w:pPr>
        <w:ind w:left="720" w:hanging="720"/>
      </w:pPr>
      <w:rPr>
        <w:rFonts w:hint="default"/>
      </w:rPr>
    </w:lvl>
    <w:lvl w:ilvl="3">
      <w:start w:val="1"/>
      <w:numFmt w:val="decimal"/>
      <w:pStyle w:val="AR6Chap10Level310111"/>
      <w:lvlText w:val="%1.%2.%3.%4"/>
      <w:lvlJc w:val="left"/>
      <w:pPr>
        <w:ind w:left="864" w:hanging="864"/>
      </w:pPr>
      <w:rPr>
        <w:rFonts w:hint="default"/>
      </w:rPr>
    </w:lvl>
    <w:lvl w:ilvl="4">
      <w:start w:val="1"/>
      <w:numFmt w:val="decimal"/>
      <w:pStyle w:val="AR6Chap10Level410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F60749"/>
    <w:multiLevelType w:val="multilevel"/>
    <w:tmpl w:val="1EF4D08A"/>
    <w:numStyleLink w:val="Style2"/>
  </w:abstractNum>
  <w:abstractNum w:abstractNumId="11" w15:restartNumberingAfterBreak="0">
    <w:nsid w:val="316368BA"/>
    <w:multiLevelType w:val="multilevel"/>
    <w:tmpl w:val="1EF4D08A"/>
    <w:numStyleLink w:val="Style2"/>
  </w:abstractNum>
  <w:abstractNum w:abstractNumId="12" w15:restartNumberingAfterBreak="0">
    <w:nsid w:val="39DC5CEA"/>
    <w:multiLevelType w:val="multilevel"/>
    <w:tmpl w:val="9B76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A39F6"/>
    <w:multiLevelType w:val="hybridMultilevel"/>
    <w:tmpl w:val="9808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B20010"/>
    <w:multiLevelType w:val="hybridMultilevel"/>
    <w:tmpl w:val="909AF226"/>
    <w:lvl w:ilvl="0" w:tplc="5A746FFC">
      <w:start w:val="1"/>
      <w:numFmt w:val="decimal"/>
      <w:pStyle w:val="AR6Chap10Figure"/>
      <w:lvlText w:val="Figure 10.%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93078C1"/>
    <w:multiLevelType w:val="hybridMultilevel"/>
    <w:tmpl w:val="8CD8CFE6"/>
    <w:lvl w:ilvl="0" w:tplc="35F8E24E">
      <w:start w:val="1"/>
      <w:numFmt w:val="decimal"/>
      <w:pStyle w:val="AR6Chap10Box"/>
      <w:lvlText w:val="BOX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8" w15:restartNumberingAfterBreak="0">
    <w:nsid w:val="4B7C1537"/>
    <w:multiLevelType w:val="multilevel"/>
    <w:tmpl w:val="20EA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0" w15:restartNumberingAfterBreak="0">
    <w:nsid w:val="53105E78"/>
    <w:multiLevelType w:val="multilevel"/>
    <w:tmpl w:val="1EF4D08A"/>
    <w:numStyleLink w:val="Style2"/>
  </w:abstractNum>
  <w:abstractNum w:abstractNumId="21" w15:restartNumberingAfterBreak="0">
    <w:nsid w:val="55DE764E"/>
    <w:multiLevelType w:val="hybridMultilevel"/>
    <w:tmpl w:val="A3687C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8C3CDE"/>
    <w:multiLevelType w:val="hybridMultilevel"/>
    <w:tmpl w:val="441C7360"/>
    <w:lvl w:ilvl="0" w:tplc="9EFEF522">
      <w:start w:val="1"/>
      <w:numFmt w:val="decimal"/>
      <w:pStyle w:val="AR6Chap10FAQ"/>
      <w:lvlText w:val="FAQ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C985E18"/>
    <w:multiLevelType w:val="hybridMultilevel"/>
    <w:tmpl w:val="F8FA4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702AB"/>
    <w:multiLevelType w:val="hybridMultilevel"/>
    <w:tmpl w:val="21681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E46C2"/>
    <w:multiLevelType w:val="hybridMultilevel"/>
    <w:tmpl w:val="09BCE3E0"/>
    <w:lvl w:ilvl="0" w:tplc="89481200">
      <w:start w:val="1"/>
      <w:numFmt w:val="decimal"/>
      <w:pStyle w:val="AR6Chap10Cross-ChapterBox"/>
      <w:lvlText w:val="Cross-Chapter Box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2C70FF"/>
    <w:multiLevelType w:val="hybridMultilevel"/>
    <w:tmpl w:val="724C2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A0556E5"/>
    <w:multiLevelType w:val="hybridMultilevel"/>
    <w:tmpl w:val="619E4702"/>
    <w:lvl w:ilvl="0" w:tplc="6E485274">
      <w:start w:val="1"/>
      <w:numFmt w:val="decimal"/>
      <w:pStyle w:val="AR6Chap10Table"/>
      <w:lvlText w:val="Table 10.%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23"/>
  </w:num>
  <w:num w:numId="4">
    <w:abstractNumId w:val="17"/>
  </w:num>
  <w:num w:numId="5">
    <w:abstractNumId w:val="15"/>
  </w:num>
  <w:num w:numId="6">
    <w:abstractNumId w:val="9"/>
  </w:num>
  <w:num w:numId="7">
    <w:abstractNumId w:val="16"/>
  </w:num>
  <w:num w:numId="8">
    <w:abstractNumId w:val="27"/>
  </w:num>
  <w:num w:numId="9">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5"/>
  </w:num>
  <w:num w:numId="12">
    <w:abstractNumId w:val="12"/>
  </w:num>
  <w:num w:numId="13">
    <w:abstractNumId w:val="13"/>
  </w:num>
  <w:num w:numId="14">
    <w:abstractNumId w:val="26"/>
  </w:num>
  <w:num w:numId="15">
    <w:abstractNumId w:val="8"/>
  </w:num>
  <w:num w:numId="16">
    <w:abstractNumId w:val="21"/>
  </w:num>
  <w:num w:numId="17">
    <w:abstractNumId w:val="29"/>
  </w:num>
  <w:num w:numId="18">
    <w:abstractNumId w:val="28"/>
  </w:num>
  <w:num w:numId="19">
    <w:abstractNumId w:val="1"/>
  </w:num>
  <w:num w:numId="20">
    <w:abstractNumId w:val="19"/>
  </w:num>
  <w:num w:numId="21">
    <w:abstractNumId w:val="4"/>
  </w:num>
  <w:num w:numId="22">
    <w:abstractNumId w:val="5"/>
  </w:num>
  <w:num w:numId="23">
    <w:abstractNumId w:val="10"/>
  </w:num>
  <w:num w:numId="24">
    <w:abstractNumId w:val="20"/>
  </w:num>
  <w:num w:numId="25">
    <w:abstractNumId w:val="6"/>
  </w:num>
  <w:num w:numId="26">
    <w:abstractNumId w:val="3"/>
  </w:num>
  <w:num w:numId="27">
    <w:abstractNumId w:val="11"/>
  </w:num>
  <w:num w:numId="28">
    <w:abstractNumId w:val="24"/>
  </w:num>
  <w:num w:numId="29">
    <w:abstractNumId w:val="22"/>
  </w:num>
  <w:num w:numId="30">
    <w:abstractNumId w:val="7"/>
  </w:num>
  <w:num w:numId="31">
    <w:abstractNumId w:val="0"/>
  </w:num>
  <w:num w:numId="32">
    <w:abstractNumId w:val="18"/>
  </w:num>
  <w:num w:numId="33">
    <w:abstractNumId w:val="23"/>
    <w:lvlOverride w:ilvl="0">
      <w:startOverride w:val="2"/>
    </w:lvlOverride>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4F5"/>
    <w:rsid w:val="00000F91"/>
    <w:rsid w:val="00001384"/>
    <w:rsid w:val="0000181C"/>
    <w:rsid w:val="00001CE9"/>
    <w:rsid w:val="000021B4"/>
    <w:rsid w:val="00003166"/>
    <w:rsid w:val="0000479B"/>
    <w:rsid w:val="000047C6"/>
    <w:rsid w:val="00005AAB"/>
    <w:rsid w:val="00006989"/>
    <w:rsid w:val="00006B8B"/>
    <w:rsid w:val="00006EC2"/>
    <w:rsid w:val="00010A65"/>
    <w:rsid w:val="00010BA9"/>
    <w:rsid w:val="0001292E"/>
    <w:rsid w:val="000135EC"/>
    <w:rsid w:val="00013956"/>
    <w:rsid w:val="00013AE0"/>
    <w:rsid w:val="0001452E"/>
    <w:rsid w:val="0001456E"/>
    <w:rsid w:val="00014EB2"/>
    <w:rsid w:val="0001590B"/>
    <w:rsid w:val="00015DEB"/>
    <w:rsid w:val="00017671"/>
    <w:rsid w:val="00025FB5"/>
    <w:rsid w:val="00026877"/>
    <w:rsid w:val="00027DD0"/>
    <w:rsid w:val="00027EB7"/>
    <w:rsid w:val="00030B4B"/>
    <w:rsid w:val="00031B5E"/>
    <w:rsid w:val="00032506"/>
    <w:rsid w:val="00032523"/>
    <w:rsid w:val="00032A57"/>
    <w:rsid w:val="00032B8A"/>
    <w:rsid w:val="000339EF"/>
    <w:rsid w:val="00034E43"/>
    <w:rsid w:val="00035A7F"/>
    <w:rsid w:val="000402BA"/>
    <w:rsid w:val="0004039C"/>
    <w:rsid w:val="00041F7E"/>
    <w:rsid w:val="00044B3B"/>
    <w:rsid w:val="00044D8A"/>
    <w:rsid w:val="000457C1"/>
    <w:rsid w:val="00045A14"/>
    <w:rsid w:val="0004600A"/>
    <w:rsid w:val="000465A7"/>
    <w:rsid w:val="000511BC"/>
    <w:rsid w:val="000514D2"/>
    <w:rsid w:val="00051A8B"/>
    <w:rsid w:val="00051C3C"/>
    <w:rsid w:val="00052192"/>
    <w:rsid w:val="00054D01"/>
    <w:rsid w:val="00054EBE"/>
    <w:rsid w:val="00055DE2"/>
    <w:rsid w:val="0005656D"/>
    <w:rsid w:val="00057F70"/>
    <w:rsid w:val="000631B9"/>
    <w:rsid w:val="00063DC6"/>
    <w:rsid w:val="00063EA0"/>
    <w:rsid w:val="00064135"/>
    <w:rsid w:val="0006609C"/>
    <w:rsid w:val="00066893"/>
    <w:rsid w:val="000672EF"/>
    <w:rsid w:val="00074748"/>
    <w:rsid w:val="00074CA0"/>
    <w:rsid w:val="000776B3"/>
    <w:rsid w:val="0007771E"/>
    <w:rsid w:val="00077835"/>
    <w:rsid w:val="00077BD1"/>
    <w:rsid w:val="00077BFC"/>
    <w:rsid w:val="00080419"/>
    <w:rsid w:val="00081BE9"/>
    <w:rsid w:val="0008368B"/>
    <w:rsid w:val="000865DF"/>
    <w:rsid w:val="00086BA7"/>
    <w:rsid w:val="00086E11"/>
    <w:rsid w:val="0008784A"/>
    <w:rsid w:val="0009041D"/>
    <w:rsid w:val="00091143"/>
    <w:rsid w:val="00091922"/>
    <w:rsid w:val="00091AA0"/>
    <w:rsid w:val="00093C61"/>
    <w:rsid w:val="00094546"/>
    <w:rsid w:val="000958C7"/>
    <w:rsid w:val="00095C58"/>
    <w:rsid w:val="0009790B"/>
    <w:rsid w:val="000A03F3"/>
    <w:rsid w:val="000A1226"/>
    <w:rsid w:val="000A15FB"/>
    <w:rsid w:val="000A2ACD"/>
    <w:rsid w:val="000A2E4F"/>
    <w:rsid w:val="000A39EC"/>
    <w:rsid w:val="000A5A10"/>
    <w:rsid w:val="000A5EAF"/>
    <w:rsid w:val="000A6785"/>
    <w:rsid w:val="000B1D36"/>
    <w:rsid w:val="000B21DC"/>
    <w:rsid w:val="000B21F6"/>
    <w:rsid w:val="000B39DC"/>
    <w:rsid w:val="000B4D58"/>
    <w:rsid w:val="000B4E64"/>
    <w:rsid w:val="000B4FF4"/>
    <w:rsid w:val="000B5A79"/>
    <w:rsid w:val="000B5C2A"/>
    <w:rsid w:val="000B7099"/>
    <w:rsid w:val="000B716D"/>
    <w:rsid w:val="000C013C"/>
    <w:rsid w:val="000C01BD"/>
    <w:rsid w:val="000C22E6"/>
    <w:rsid w:val="000C296F"/>
    <w:rsid w:val="000C34C0"/>
    <w:rsid w:val="000C3C2A"/>
    <w:rsid w:val="000C4AB1"/>
    <w:rsid w:val="000C4B63"/>
    <w:rsid w:val="000C712E"/>
    <w:rsid w:val="000C727A"/>
    <w:rsid w:val="000C7795"/>
    <w:rsid w:val="000D17EB"/>
    <w:rsid w:val="000D2289"/>
    <w:rsid w:val="000D30D4"/>
    <w:rsid w:val="000D40B5"/>
    <w:rsid w:val="000D442B"/>
    <w:rsid w:val="000D491C"/>
    <w:rsid w:val="000D5907"/>
    <w:rsid w:val="000D702F"/>
    <w:rsid w:val="000E0158"/>
    <w:rsid w:val="000E04D4"/>
    <w:rsid w:val="000E0AC0"/>
    <w:rsid w:val="000E14E3"/>
    <w:rsid w:val="000E1BB5"/>
    <w:rsid w:val="000E27FF"/>
    <w:rsid w:val="000E40ED"/>
    <w:rsid w:val="000E4C24"/>
    <w:rsid w:val="000E55D4"/>
    <w:rsid w:val="000E5A52"/>
    <w:rsid w:val="000E5E6F"/>
    <w:rsid w:val="000E6B04"/>
    <w:rsid w:val="000E6D1B"/>
    <w:rsid w:val="000E6E61"/>
    <w:rsid w:val="000E7D2C"/>
    <w:rsid w:val="000F0AC3"/>
    <w:rsid w:val="000F0B19"/>
    <w:rsid w:val="000F0C96"/>
    <w:rsid w:val="000F0F0C"/>
    <w:rsid w:val="000F1E95"/>
    <w:rsid w:val="000F2FDF"/>
    <w:rsid w:val="000F315E"/>
    <w:rsid w:val="000F46B0"/>
    <w:rsid w:val="000F46F2"/>
    <w:rsid w:val="000F5049"/>
    <w:rsid w:val="000F68DE"/>
    <w:rsid w:val="000F7210"/>
    <w:rsid w:val="00102300"/>
    <w:rsid w:val="00104DDC"/>
    <w:rsid w:val="001119BB"/>
    <w:rsid w:val="00112007"/>
    <w:rsid w:val="00112425"/>
    <w:rsid w:val="001125E0"/>
    <w:rsid w:val="00112EF3"/>
    <w:rsid w:val="00112FDE"/>
    <w:rsid w:val="00114631"/>
    <w:rsid w:val="001147FD"/>
    <w:rsid w:val="00115714"/>
    <w:rsid w:val="00115E33"/>
    <w:rsid w:val="00116CF6"/>
    <w:rsid w:val="00116D0D"/>
    <w:rsid w:val="0011762B"/>
    <w:rsid w:val="0011771A"/>
    <w:rsid w:val="00117941"/>
    <w:rsid w:val="00117C9B"/>
    <w:rsid w:val="001209FA"/>
    <w:rsid w:val="00124A8A"/>
    <w:rsid w:val="001258E3"/>
    <w:rsid w:val="00126948"/>
    <w:rsid w:val="00126E3D"/>
    <w:rsid w:val="00127A2C"/>
    <w:rsid w:val="00127DC1"/>
    <w:rsid w:val="00130539"/>
    <w:rsid w:val="0013090B"/>
    <w:rsid w:val="00130E81"/>
    <w:rsid w:val="00131721"/>
    <w:rsid w:val="001332E8"/>
    <w:rsid w:val="001343F7"/>
    <w:rsid w:val="00134C27"/>
    <w:rsid w:val="00136387"/>
    <w:rsid w:val="00136C21"/>
    <w:rsid w:val="00140B54"/>
    <w:rsid w:val="00140FC3"/>
    <w:rsid w:val="001415DA"/>
    <w:rsid w:val="00141978"/>
    <w:rsid w:val="00141DAA"/>
    <w:rsid w:val="001438FB"/>
    <w:rsid w:val="00144C84"/>
    <w:rsid w:val="00144ED8"/>
    <w:rsid w:val="00145292"/>
    <w:rsid w:val="0014541A"/>
    <w:rsid w:val="00145563"/>
    <w:rsid w:val="00145D6B"/>
    <w:rsid w:val="00145FBE"/>
    <w:rsid w:val="00146033"/>
    <w:rsid w:val="00147978"/>
    <w:rsid w:val="0015018F"/>
    <w:rsid w:val="0015087E"/>
    <w:rsid w:val="00150E46"/>
    <w:rsid w:val="00150E56"/>
    <w:rsid w:val="00151066"/>
    <w:rsid w:val="0015323D"/>
    <w:rsid w:val="00161D79"/>
    <w:rsid w:val="00162520"/>
    <w:rsid w:val="00162642"/>
    <w:rsid w:val="00163712"/>
    <w:rsid w:val="00164786"/>
    <w:rsid w:val="00164E10"/>
    <w:rsid w:val="00164F7F"/>
    <w:rsid w:val="0016574D"/>
    <w:rsid w:val="00166A6E"/>
    <w:rsid w:val="001671E9"/>
    <w:rsid w:val="00167B4C"/>
    <w:rsid w:val="001734A7"/>
    <w:rsid w:val="00174031"/>
    <w:rsid w:val="0017479D"/>
    <w:rsid w:val="0017489B"/>
    <w:rsid w:val="0017514A"/>
    <w:rsid w:val="001805DD"/>
    <w:rsid w:val="00180928"/>
    <w:rsid w:val="00180A43"/>
    <w:rsid w:val="001821C0"/>
    <w:rsid w:val="0018238C"/>
    <w:rsid w:val="001839E1"/>
    <w:rsid w:val="0018633A"/>
    <w:rsid w:val="00186A16"/>
    <w:rsid w:val="00186BB4"/>
    <w:rsid w:val="00186BF9"/>
    <w:rsid w:val="001879EC"/>
    <w:rsid w:val="00192E08"/>
    <w:rsid w:val="00193958"/>
    <w:rsid w:val="00193D1A"/>
    <w:rsid w:val="00194562"/>
    <w:rsid w:val="00195312"/>
    <w:rsid w:val="00195EC0"/>
    <w:rsid w:val="0019633B"/>
    <w:rsid w:val="00197AD6"/>
    <w:rsid w:val="001A0CD6"/>
    <w:rsid w:val="001A21CE"/>
    <w:rsid w:val="001A2E4E"/>
    <w:rsid w:val="001A3528"/>
    <w:rsid w:val="001A3783"/>
    <w:rsid w:val="001A3A33"/>
    <w:rsid w:val="001A441E"/>
    <w:rsid w:val="001A49A0"/>
    <w:rsid w:val="001A5251"/>
    <w:rsid w:val="001A6246"/>
    <w:rsid w:val="001A625F"/>
    <w:rsid w:val="001A6460"/>
    <w:rsid w:val="001B1082"/>
    <w:rsid w:val="001B12F6"/>
    <w:rsid w:val="001B2B8D"/>
    <w:rsid w:val="001B3921"/>
    <w:rsid w:val="001B3F5F"/>
    <w:rsid w:val="001B5492"/>
    <w:rsid w:val="001B655C"/>
    <w:rsid w:val="001C0C49"/>
    <w:rsid w:val="001C4587"/>
    <w:rsid w:val="001C765F"/>
    <w:rsid w:val="001D2C5E"/>
    <w:rsid w:val="001D2D50"/>
    <w:rsid w:val="001D3609"/>
    <w:rsid w:val="001D428D"/>
    <w:rsid w:val="001D4B16"/>
    <w:rsid w:val="001D517A"/>
    <w:rsid w:val="001D62C9"/>
    <w:rsid w:val="001D6774"/>
    <w:rsid w:val="001D6900"/>
    <w:rsid w:val="001D759B"/>
    <w:rsid w:val="001D7A70"/>
    <w:rsid w:val="001E0425"/>
    <w:rsid w:val="001E20BC"/>
    <w:rsid w:val="001E2836"/>
    <w:rsid w:val="001E68C4"/>
    <w:rsid w:val="001E7A8A"/>
    <w:rsid w:val="001E7F47"/>
    <w:rsid w:val="001F1952"/>
    <w:rsid w:val="001F213C"/>
    <w:rsid w:val="001F23C7"/>
    <w:rsid w:val="001F23FE"/>
    <w:rsid w:val="001F3187"/>
    <w:rsid w:val="001F352D"/>
    <w:rsid w:val="001F427D"/>
    <w:rsid w:val="001F44F1"/>
    <w:rsid w:val="001F4C71"/>
    <w:rsid w:val="001F5603"/>
    <w:rsid w:val="001F5E6A"/>
    <w:rsid w:val="001F6762"/>
    <w:rsid w:val="001F67A9"/>
    <w:rsid w:val="001F683E"/>
    <w:rsid w:val="001F6FDD"/>
    <w:rsid w:val="0020165C"/>
    <w:rsid w:val="00201BB9"/>
    <w:rsid w:val="00202C63"/>
    <w:rsid w:val="00203E8E"/>
    <w:rsid w:val="00204AA3"/>
    <w:rsid w:val="00206A5F"/>
    <w:rsid w:val="0021093D"/>
    <w:rsid w:val="00210A87"/>
    <w:rsid w:val="00211422"/>
    <w:rsid w:val="002119A8"/>
    <w:rsid w:val="00211D25"/>
    <w:rsid w:val="0021410B"/>
    <w:rsid w:val="002141B3"/>
    <w:rsid w:val="00215EC6"/>
    <w:rsid w:val="00216A62"/>
    <w:rsid w:val="00216D62"/>
    <w:rsid w:val="00217834"/>
    <w:rsid w:val="00220D77"/>
    <w:rsid w:val="00223CE3"/>
    <w:rsid w:val="00223F2A"/>
    <w:rsid w:val="00224260"/>
    <w:rsid w:val="002242CF"/>
    <w:rsid w:val="00224EA5"/>
    <w:rsid w:val="00224F3F"/>
    <w:rsid w:val="002252A1"/>
    <w:rsid w:val="002263B0"/>
    <w:rsid w:val="00226E12"/>
    <w:rsid w:val="00227110"/>
    <w:rsid w:val="002274E7"/>
    <w:rsid w:val="00227D72"/>
    <w:rsid w:val="002304BA"/>
    <w:rsid w:val="002310BE"/>
    <w:rsid w:val="00231E41"/>
    <w:rsid w:val="0023428D"/>
    <w:rsid w:val="002352EB"/>
    <w:rsid w:val="002358FB"/>
    <w:rsid w:val="00235AED"/>
    <w:rsid w:val="00236BD4"/>
    <w:rsid w:val="002404C1"/>
    <w:rsid w:val="00241BC0"/>
    <w:rsid w:val="00241D33"/>
    <w:rsid w:val="0024255E"/>
    <w:rsid w:val="002426E3"/>
    <w:rsid w:val="00242E80"/>
    <w:rsid w:val="00243CF3"/>
    <w:rsid w:val="0024466F"/>
    <w:rsid w:val="00244D5E"/>
    <w:rsid w:val="00244DDB"/>
    <w:rsid w:val="00247568"/>
    <w:rsid w:val="002500C2"/>
    <w:rsid w:val="00250497"/>
    <w:rsid w:val="002519F4"/>
    <w:rsid w:val="00253D24"/>
    <w:rsid w:val="00254379"/>
    <w:rsid w:val="00254D54"/>
    <w:rsid w:val="002559B0"/>
    <w:rsid w:val="002574B7"/>
    <w:rsid w:val="00260D77"/>
    <w:rsid w:val="002617D8"/>
    <w:rsid w:val="0026235C"/>
    <w:rsid w:val="0026371A"/>
    <w:rsid w:val="00263D02"/>
    <w:rsid w:val="00263DEA"/>
    <w:rsid w:val="0026405F"/>
    <w:rsid w:val="002649EE"/>
    <w:rsid w:val="002666BE"/>
    <w:rsid w:val="00267F70"/>
    <w:rsid w:val="00270AAC"/>
    <w:rsid w:val="0027280F"/>
    <w:rsid w:val="002734A2"/>
    <w:rsid w:val="0027458E"/>
    <w:rsid w:val="00274D1E"/>
    <w:rsid w:val="0027694D"/>
    <w:rsid w:val="002800FF"/>
    <w:rsid w:val="00280572"/>
    <w:rsid w:val="0028129D"/>
    <w:rsid w:val="00282685"/>
    <w:rsid w:val="00282E8F"/>
    <w:rsid w:val="00282FE7"/>
    <w:rsid w:val="0028331E"/>
    <w:rsid w:val="0028361F"/>
    <w:rsid w:val="0028396A"/>
    <w:rsid w:val="00283A2A"/>
    <w:rsid w:val="00283CF6"/>
    <w:rsid w:val="00285F88"/>
    <w:rsid w:val="00286083"/>
    <w:rsid w:val="0028618E"/>
    <w:rsid w:val="0028725E"/>
    <w:rsid w:val="002877C5"/>
    <w:rsid w:val="002907FC"/>
    <w:rsid w:val="00290ED4"/>
    <w:rsid w:val="002929DB"/>
    <w:rsid w:val="00294AAC"/>
    <w:rsid w:val="00295116"/>
    <w:rsid w:val="0029527A"/>
    <w:rsid w:val="00296D6E"/>
    <w:rsid w:val="00297800"/>
    <w:rsid w:val="002A00BB"/>
    <w:rsid w:val="002A0EE7"/>
    <w:rsid w:val="002A183E"/>
    <w:rsid w:val="002A1DDA"/>
    <w:rsid w:val="002A2BCC"/>
    <w:rsid w:val="002A3626"/>
    <w:rsid w:val="002A36A2"/>
    <w:rsid w:val="002A6B60"/>
    <w:rsid w:val="002A798C"/>
    <w:rsid w:val="002B1C30"/>
    <w:rsid w:val="002B2183"/>
    <w:rsid w:val="002B2E4A"/>
    <w:rsid w:val="002B3AF3"/>
    <w:rsid w:val="002B4311"/>
    <w:rsid w:val="002B44F3"/>
    <w:rsid w:val="002B52B1"/>
    <w:rsid w:val="002B54E5"/>
    <w:rsid w:val="002B7090"/>
    <w:rsid w:val="002B7C90"/>
    <w:rsid w:val="002C0204"/>
    <w:rsid w:val="002C029A"/>
    <w:rsid w:val="002C052C"/>
    <w:rsid w:val="002C112C"/>
    <w:rsid w:val="002C136A"/>
    <w:rsid w:val="002C1930"/>
    <w:rsid w:val="002C239B"/>
    <w:rsid w:val="002C4EBB"/>
    <w:rsid w:val="002C653B"/>
    <w:rsid w:val="002D0373"/>
    <w:rsid w:val="002D0ADB"/>
    <w:rsid w:val="002D0B84"/>
    <w:rsid w:val="002D160E"/>
    <w:rsid w:val="002D307C"/>
    <w:rsid w:val="002D418A"/>
    <w:rsid w:val="002D470B"/>
    <w:rsid w:val="002D54E4"/>
    <w:rsid w:val="002D5F17"/>
    <w:rsid w:val="002D61AA"/>
    <w:rsid w:val="002D625A"/>
    <w:rsid w:val="002D6A0F"/>
    <w:rsid w:val="002D7D25"/>
    <w:rsid w:val="002E0644"/>
    <w:rsid w:val="002E1427"/>
    <w:rsid w:val="002E169C"/>
    <w:rsid w:val="002E1D28"/>
    <w:rsid w:val="002E2F80"/>
    <w:rsid w:val="002E32AB"/>
    <w:rsid w:val="002E4D9B"/>
    <w:rsid w:val="002E5B46"/>
    <w:rsid w:val="002E6AFD"/>
    <w:rsid w:val="002F091B"/>
    <w:rsid w:val="002F13D0"/>
    <w:rsid w:val="002F19C2"/>
    <w:rsid w:val="002F2C84"/>
    <w:rsid w:val="002F38A9"/>
    <w:rsid w:val="002F4AB0"/>
    <w:rsid w:val="002F55C6"/>
    <w:rsid w:val="002F59C6"/>
    <w:rsid w:val="002F5BB9"/>
    <w:rsid w:val="002F64F3"/>
    <w:rsid w:val="002F6C92"/>
    <w:rsid w:val="002F6E7B"/>
    <w:rsid w:val="00300FE8"/>
    <w:rsid w:val="00301036"/>
    <w:rsid w:val="00301DC6"/>
    <w:rsid w:val="00301ECB"/>
    <w:rsid w:val="003024D8"/>
    <w:rsid w:val="00302B18"/>
    <w:rsid w:val="00302F0C"/>
    <w:rsid w:val="0030394A"/>
    <w:rsid w:val="00305CB3"/>
    <w:rsid w:val="00306B32"/>
    <w:rsid w:val="00307627"/>
    <w:rsid w:val="00310E23"/>
    <w:rsid w:val="00310E78"/>
    <w:rsid w:val="00311973"/>
    <w:rsid w:val="003133C1"/>
    <w:rsid w:val="00313E1F"/>
    <w:rsid w:val="00314D5C"/>
    <w:rsid w:val="00316EE3"/>
    <w:rsid w:val="00316EFF"/>
    <w:rsid w:val="00317B13"/>
    <w:rsid w:val="00320768"/>
    <w:rsid w:val="00320B8A"/>
    <w:rsid w:val="00320C10"/>
    <w:rsid w:val="0032249F"/>
    <w:rsid w:val="003248AD"/>
    <w:rsid w:val="00324B55"/>
    <w:rsid w:val="00324BA1"/>
    <w:rsid w:val="003264F7"/>
    <w:rsid w:val="003268C4"/>
    <w:rsid w:val="0033050E"/>
    <w:rsid w:val="003313C9"/>
    <w:rsid w:val="00332B08"/>
    <w:rsid w:val="00334BBE"/>
    <w:rsid w:val="00335D56"/>
    <w:rsid w:val="00335F18"/>
    <w:rsid w:val="00337E32"/>
    <w:rsid w:val="00341695"/>
    <w:rsid w:val="003418DE"/>
    <w:rsid w:val="00343FDD"/>
    <w:rsid w:val="00344A91"/>
    <w:rsid w:val="00344B9E"/>
    <w:rsid w:val="00345C04"/>
    <w:rsid w:val="0034663F"/>
    <w:rsid w:val="00346DBE"/>
    <w:rsid w:val="003479AB"/>
    <w:rsid w:val="00347EC0"/>
    <w:rsid w:val="00350B8B"/>
    <w:rsid w:val="00350EBD"/>
    <w:rsid w:val="00351912"/>
    <w:rsid w:val="003530E3"/>
    <w:rsid w:val="0035332B"/>
    <w:rsid w:val="0035357A"/>
    <w:rsid w:val="00353D80"/>
    <w:rsid w:val="00353F34"/>
    <w:rsid w:val="003544DC"/>
    <w:rsid w:val="003545A8"/>
    <w:rsid w:val="003550A5"/>
    <w:rsid w:val="003571B4"/>
    <w:rsid w:val="00357211"/>
    <w:rsid w:val="003577ED"/>
    <w:rsid w:val="0036015F"/>
    <w:rsid w:val="00361B1B"/>
    <w:rsid w:val="0036282E"/>
    <w:rsid w:val="003638BB"/>
    <w:rsid w:val="0036407B"/>
    <w:rsid w:val="00365440"/>
    <w:rsid w:val="0036555B"/>
    <w:rsid w:val="00366A78"/>
    <w:rsid w:val="00367529"/>
    <w:rsid w:val="00367536"/>
    <w:rsid w:val="0036776C"/>
    <w:rsid w:val="003679EA"/>
    <w:rsid w:val="00367A33"/>
    <w:rsid w:val="00370558"/>
    <w:rsid w:val="00370695"/>
    <w:rsid w:val="00371D58"/>
    <w:rsid w:val="003721CC"/>
    <w:rsid w:val="00372317"/>
    <w:rsid w:val="003742AD"/>
    <w:rsid w:val="003742B0"/>
    <w:rsid w:val="00374863"/>
    <w:rsid w:val="00374BA9"/>
    <w:rsid w:val="00375D5A"/>
    <w:rsid w:val="0038076B"/>
    <w:rsid w:val="003808C0"/>
    <w:rsid w:val="00382277"/>
    <w:rsid w:val="0038228C"/>
    <w:rsid w:val="003826EB"/>
    <w:rsid w:val="003833DD"/>
    <w:rsid w:val="0038381F"/>
    <w:rsid w:val="00384D52"/>
    <w:rsid w:val="00384EFC"/>
    <w:rsid w:val="003852A3"/>
    <w:rsid w:val="00385C28"/>
    <w:rsid w:val="00385FA0"/>
    <w:rsid w:val="00387AD3"/>
    <w:rsid w:val="00387E5C"/>
    <w:rsid w:val="0039047F"/>
    <w:rsid w:val="00390CA4"/>
    <w:rsid w:val="00392362"/>
    <w:rsid w:val="003945E8"/>
    <w:rsid w:val="00394E97"/>
    <w:rsid w:val="00397111"/>
    <w:rsid w:val="00397402"/>
    <w:rsid w:val="00397449"/>
    <w:rsid w:val="00397588"/>
    <w:rsid w:val="003978B0"/>
    <w:rsid w:val="00397C49"/>
    <w:rsid w:val="003A0329"/>
    <w:rsid w:val="003A1591"/>
    <w:rsid w:val="003A4C6A"/>
    <w:rsid w:val="003A6985"/>
    <w:rsid w:val="003A7CE1"/>
    <w:rsid w:val="003A7D85"/>
    <w:rsid w:val="003B038D"/>
    <w:rsid w:val="003B09DF"/>
    <w:rsid w:val="003B0EA4"/>
    <w:rsid w:val="003B1FDD"/>
    <w:rsid w:val="003B4416"/>
    <w:rsid w:val="003B484F"/>
    <w:rsid w:val="003B4D8B"/>
    <w:rsid w:val="003B54DB"/>
    <w:rsid w:val="003B5B25"/>
    <w:rsid w:val="003B7069"/>
    <w:rsid w:val="003C00EF"/>
    <w:rsid w:val="003C053A"/>
    <w:rsid w:val="003C1B5B"/>
    <w:rsid w:val="003C3B77"/>
    <w:rsid w:val="003C56AE"/>
    <w:rsid w:val="003C604D"/>
    <w:rsid w:val="003C6208"/>
    <w:rsid w:val="003C6511"/>
    <w:rsid w:val="003C66B2"/>
    <w:rsid w:val="003C6D3C"/>
    <w:rsid w:val="003C75BC"/>
    <w:rsid w:val="003C777A"/>
    <w:rsid w:val="003D11F0"/>
    <w:rsid w:val="003D2CFD"/>
    <w:rsid w:val="003D2E54"/>
    <w:rsid w:val="003D2FD4"/>
    <w:rsid w:val="003D339D"/>
    <w:rsid w:val="003D3548"/>
    <w:rsid w:val="003D3B7B"/>
    <w:rsid w:val="003D4622"/>
    <w:rsid w:val="003D5D54"/>
    <w:rsid w:val="003D62D3"/>
    <w:rsid w:val="003D6475"/>
    <w:rsid w:val="003E12F2"/>
    <w:rsid w:val="003E1343"/>
    <w:rsid w:val="003E1AD2"/>
    <w:rsid w:val="003E560D"/>
    <w:rsid w:val="003E61D7"/>
    <w:rsid w:val="003E6AFC"/>
    <w:rsid w:val="003E7A96"/>
    <w:rsid w:val="003F025B"/>
    <w:rsid w:val="003F17B2"/>
    <w:rsid w:val="003F2C5D"/>
    <w:rsid w:val="003F48CB"/>
    <w:rsid w:val="003F55F9"/>
    <w:rsid w:val="003F6741"/>
    <w:rsid w:val="00400FFB"/>
    <w:rsid w:val="00401295"/>
    <w:rsid w:val="00401F5F"/>
    <w:rsid w:val="00402545"/>
    <w:rsid w:val="0040382B"/>
    <w:rsid w:val="00405239"/>
    <w:rsid w:val="00405317"/>
    <w:rsid w:val="0040564F"/>
    <w:rsid w:val="00405CFD"/>
    <w:rsid w:val="00406414"/>
    <w:rsid w:val="004070E0"/>
    <w:rsid w:val="00407245"/>
    <w:rsid w:val="00407BF6"/>
    <w:rsid w:val="00407E40"/>
    <w:rsid w:val="00407F75"/>
    <w:rsid w:val="00410A7B"/>
    <w:rsid w:val="00411A5B"/>
    <w:rsid w:val="00411E58"/>
    <w:rsid w:val="0041426E"/>
    <w:rsid w:val="00415639"/>
    <w:rsid w:val="0041586F"/>
    <w:rsid w:val="0041779B"/>
    <w:rsid w:val="00417F99"/>
    <w:rsid w:val="00420846"/>
    <w:rsid w:val="004214EA"/>
    <w:rsid w:val="004219FD"/>
    <w:rsid w:val="00422CB7"/>
    <w:rsid w:val="004247BA"/>
    <w:rsid w:val="004251E4"/>
    <w:rsid w:val="00425267"/>
    <w:rsid w:val="0042529D"/>
    <w:rsid w:val="00425A70"/>
    <w:rsid w:val="00426E00"/>
    <w:rsid w:val="0043039B"/>
    <w:rsid w:val="0043069D"/>
    <w:rsid w:val="00432E75"/>
    <w:rsid w:val="00433FE0"/>
    <w:rsid w:val="00434DBA"/>
    <w:rsid w:val="0043559C"/>
    <w:rsid w:val="00436563"/>
    <w:rsid w:val="004371BE"/>
    <w:rsid w:val="00437219"/>
    <w:rsid w:val="00437478"/>
    <w:rsid w:val="0044010B"/>
    <w:rsid w:val="00441820"/>
    <w:rsid w:val="00442874"/>
    <w:rsid w:val="0044295E"/>
    <w:rsid w:val="00442C2D"/>
    <w:rsid w:val="00443628"/>
    <w:rsid w:val="00443CAA"/>
    <w:rsid w:val="00444167"/>
    <w:rsid w:val="00444518"/>
    <w:rsid w:val="0044590C"/>
    <w:rsid w:val="00445A48"/>
    <w:rsid w:val="00445AA3"/>
    <w:rsid w:val="00445AB1"/>
    <w:rsid w:val="004525A6"/>
    <w:rsid w:val="00452E97"/>
    <w:rsid w:val="00453CAE"/>
    <w:rsid w:val="00453CDF"/>
    <w:rsid w:val="00454DBA"/>
    <w:rsid w:val="004552AA"/>
    <w:rsid w:val="00455864"/>
    <w:rsid w:val="00456747"/>
    <w:rsid w:val="00457B7B"/>
    <w:rsid w:val="00457D81"/>
    <w:rsid w:val="0046046C"/>
    <w:rsid w:val="00460C95"/>
    <w:rsid w:val="00461C8D"/>
    <w:rsid w:val="0046493E"/>
    <w:rsid w:val="00464A1A"/>
    <w:rsid w:val="00465353"/>
    <w:rsid w:val="00465DCD"/>
    <w:rsid w:val="004660DD"/>
    <w:rsid w:val="004708BA"/>
    <w:rsid w:val="004714AE"/>
    <w:rsid w:val="00472848"/>
    <w:rsid w:val="0047306A"/>
    <w:rsid w:val="00474195"/>
    <w:rsid w:val="00474C69"/>
    <w:rsid w:val="00476E62"/>
    <w:rsid w:val="00477149"/>
    <w:rsid w:val="00477152"/>
    <w:rsid w:val="004806C3"/>
    <w:rsid w:val="00481336"/>
    <w:rsid w:val="00481618"/>
    <w:rsid w:val="00481E74"/>
    <w:rsid w:val="00482F50"/>
    <w:rsid w:val="00483245"/>
    <w:rsid w:val="0048332D"/>
    <w:rsid w:val="00483DFC"/>
    <w:rsid w:val="00484199"/>
    <w:rsid w:val="00485223"/>
    <w:rsid w:val="004856DB"/>
    <w:rsid w:val="00485A70"/>
    <w:rsid w:val="004871F2"/>
    <w:rsid w:val="0048751A"/>
    <w:rsid w:val="00487DE1"/>
    <w:rsid w:val="00490148"/>
    <w:rsid w:val="00490C7B"/>
    <w:rsid w:val="00490FB8"/>
    <w:rsid w:val="004913E8"/>
    <w:rsid w:val="00491CD0"/>
    <w:rsid w:val="00491D25"/>
    <w:rsid w:val="00491D3D"/>
    <w:rsid w:val="00492963"/>
    <w:rsid w:val="004930CD"/>
    <w:rsid w:val="00494BEB"/>
    <w:rsid w:val="00494D7B"/>
    <w:rsid w:val="00495037"/>
    <w:rsid w:val="004957C5"/>
    <w:rsid w:val="0049600B"/>
    <w:rsid w:val="00496E04"/>
    <w:rsid w:val="00496F58"/>
    <w:rsid w:val="004A09C4"/>
    <w:rsid w:val="004A13C3"/>
    <w:rsid w:val="004A1828"/>
    <w:rsid w:val="004A1EE6"/>
    <w:rsid w:val="004A2FBF"/>
    <w:rsid w:val="004A2FDA"/>
    <w:rsid w:val="004A5B79"/>
    <w:rsid w:val="004A5CEF"/>
    <w:rsid w:val="004A61DF"/>
    <w:rsid w:val="004A6605"/>
    <w:rsid w:val="004A6E3B"/>
    <w:rsid w:val="004A7592"/>
    <w:rsid w:val="004A7705"/>
    <w:rsid w:val="004B0387"/>
    <w:rsid w:val="004B0C2E"/>
    <w:rsid w:val="004B20E2"/>
    <w:rsid w:val="004B273F"/>
    <w:rsid w:val="004B3516"/>
    <w:rsid w:val="004B381F"/>
    <w:rsid w:val="004B422E"/>
    <w:rsid w:val="004B4FAD"/>
    <w:rsid w:val="004B5645"/>
    <w:rsid w:val="004B6484"/>
    <w:rsid w:val="004B6549"/>
    <w:rsid w:val="004B6C9A"/>
    <w:rsid w:val="004B7285"/>
    <w:rsid w:val="004B79D2"/>
    <w:rsid w:val="004C2449"/>
    <w:rsid w:val="004C26A9"/>
    <w:rsid w:val="004C275F"/>
    <w:rsid w:val="004C290A"/>
    <w:rsid w:val="004C3E71"/>
    <w:rsid w:val="004C46EE"/>
    <w:rsid w:val="004C47B4"/>
    <w:rsid w:val="004C59A2"/>
    <w:rsid w:val="004C5D14"/>
    <w:rsid w:val="004C5F93"/>
    <w:rsid w:val="004C600C"/>
    <w:rsid w:val="004C7898"/>
    <w:rsid w:val="004C7963"/>
    <w:rsid w:val="004C79D6"/>
    <w:rsid w:val="004D0078"/>
    <w:rsid w:val="004D0362"/>
    <w:rsid w:val="004D0F1E"/>
    <w:rsid w:val="004D241D"/>
    <w:rsid w:val="004D2863"/>
    <w:rsid w:val="004D2A0B"/>
    <w:rsid w:val="004D43E5"/>
    <w:rsid w:val="004D44AC"/>
    <w:rsid w:val="004D6061"/>
    <w:rsid w:val="004D7140"/>
    <w:rsid w:val="004D7898"/>
    <w:rsid w:val="004D7E5F"/>
    <w:rsid w:val="004E01D3"/>
    <w:rsid w:val="004E077D"/>
    <w:rsid w:val="004E0D7D"/>
    <w:rsid w:val="004E1723"/>
    <w:rsid w:val="004E175A"/>
    <w:rsid w:val="004E1E85"/>
    <w:rsid w:val="004E55F6"/>
    <w:rsid w:val="004E5BBF"/>
    <w:rsid w:val="004F0233"/>
    <w:rsid w:val="004F060C"/>
    <w:rsid w:val="004F17D3"/>
    <w:rsid w:val="004F19CE"/>
    <w:rsid w:val="004F20BA"/>
    <w:rsid w:val="004F416A"/>
    <w:rsid w:val="004F4977"/>
    <w:rsid w:val="004F4E84"/>
    <w:rsid w:val="004F53A6"/>
    <w:rsid w:val="004F53F4"/>
    <w:rsid w:val="004F5A21"/>
    <w:rsid w:val="004F5A38"/>
    <w:rsid w:val="004F5AB3"/>
    <w:rsid w:val="004F6A0B"/>
    <w:rsid w:val="004F6A79"/>
    <w:rsid w:val="004F73A4"/>
    <w:rsid w:val="00501065"/>
    <w:rsid w:val="00501FB9"/>
    <w:rsid w:val="00503D89"/>
    <w:rsid w:val="005059D9"/>
    <w:rsid w:val="00505B96"/>
    <w:rsid w:val="00505C18"/>
    <w:rsid w:val="00505D4B"/>
    <w:rsid w:val="00505FCC"/>
    <w:rsid w:val="00505FF3"/>
    <w:rsid w:val="005061DD"/>
    <w:rsid w:val="00507A41"/>
    <w:rsid w:val="00510E94"/>
    <w:rsid w:val="00511510"/>
    <w:rsid w:val="005127C7"/>
    <w:rsid w:val="00512F71"/>
    <w:rsid w:val="00513725"/>
    <w:rsid w:val="005152CE"/>
    <w:rsid w:val="00515C79"/>
    <w:rsid w:val="00516175"/>
    <w:rsid w:val="00517555"/>
    <w:rsid w:val="00517EC9"/>
    <w:rsid w:val="005204C8"/>
    <w:rsid w:val="005205DB"/>
    <w:rsid w:val="00520832"/>
    <w:rsid w:val="005211D8"/>
    <w:rsid w:val="0052133B"/>
    <w:rsid w:val="00521E98"/>
    <w:rsid w:val="005221EE"/>
    <w:rsid w:val="00522ACA"/>
    <w:rsid w:val="0052461D"/>
    <w:rsid w:val="00525C7B"/>
    <w:rsid w:val="0052623C"/>
    <w:rsid w:val="005272A9"/>
    <w:rsid w:val="00530124"/>
    <w:rsid w:val="00530C51"/>
    <w:rsid w:val="0053119B"/>
    <w:rsid w:val="005319DF"/>
    <w:rsid w:val="00531A6F"/>
    <w:rsid w:val="00531AAD"/>
    <w:rsid w:val="00531C5C"/>
    <w:rsid w:val="005328C4"/>
    <w:rsid w:val="00534051"/>
    <w:rsid w:val="005343CC"/>
    <w:rsid w:val="00534D4C"/>
    <w:rsid w:val="00534D7D"/>
    <w:rsid w:val="00536EE0"/>
    <w:rsid w:val="005376D7"/>
    <w:rsid w:val="00540E11"/>
    <w:rsid w:val="005411C5"/>
    <w:rsid w:val="00541BD7"/>
    <w:rsid w:val="00545DDD"/>
    <w:rsid w:val="00545E2B"/>
    <w:rsid w:val="00546BCB"/>
    <w:rsid w:val="00547D2E"/>
    <w:rsid w:val="0055054A"/>
    <w:rsid w:val="00550602"/>
    <w:rsid w:val="00551BE2"/>
    <w:rsid w:val="0055268F"/>
    <w:rsid w:val="0055390D"/>
    <w:rsid w:val="005543F3"/>
    <w:rsid w:val="00555503"/>
    <w:rsid w:val="00556EA3"/>
    <w:rsid w:val="00557579"/>
    <w:rsid w:val="005579F6"/>
    <w:rsid w:val="0056204D"/>
    <w:rsid w:val="00563456"/>
    <w:rsid w:val="00563487"/>
    <w:rsid w:val="005640A1"/>
    <w:rsid w:val="00564230"/>
    <w:rsid w:val="00564809"/>
    <w:rsid w:val="00566282"/>
    <w:rsid w:val="0056703C"/>
    <w:rsid w:val="0056778C"/>
    <w:rsid w:val="005701AE"/>
    <w:rsid w:val="005723ED"/>
    <w:rsid w:val="005729E0"/>
    <w:rsid w:val="00572F8B"/>
    <w:rsid w:val="00573261"/>
    <w:rsid w:val="005732C3"/>
    <w:rsid w:val="00576898"/>
    <w:rsid w:val="00576BC0"/>
    <w:rsid w:val="00580014"/>
    <w:rsid w:val="005818A5"/>
    <w:rsid w:val="0058231D"/>
    <w:rsid w:val="00582F4E"/>
    <w:rsid w:val="005842AA"/>
    <w:rsid w:val="00584D48"/>
    <w:rsid w:val="00585C82"/>
    <w:rsid w:val="005863BE"/>
    <w:rsid w:val="005876C0"/>
    <w:rsid w:val="0058786A"/>
    <w:rsid w:val="00587E60"/>
    <w:rsid w:val="00591208"/>
    <w:rsid w:val="005923BB"/>
    <w:rsid w:val="005931BE"/>
    <w:rsid w:val="00593294"/>
    <w:rsid w:val="005933F9"/>
    <w:rsid w:val="005940F2"/>
    <w:rsid w:val="005942E8"/>
    <w:rsid w:val="00594D7A"/>
    <w:rsid w:val="00596874"/>
    <w:rsid w:val="00596F44"/>
    <w:rsid w:val="005A02F8"/>
    <w:rsid w:val="005A11B9"/>
    <w:rsid w:val="005A31B2"/>
    <w:rsid w:val="005A347B"/>
    <w:rsid w:val="005A36C4"/>
    <w:rsid w:val="005A3D80"/>
    <w:rsid w:val="005A41BB"/>
    <w:rsid w:val="005A41DB"/>
    <w:rsid w:val="005A4A4C"/>
    <w:rsid w:val="005A63A7"/>
    <w:rsid w:val="005A68F0"/>
    <w:rsid w:val="005A722E"/>
    <w:rsid w:val="005A7306"/>
    <w:rsid w:val="005A7A1E"/>
    <w:rsid w:val="005A7CBE"/>
    <w:rsid w:val="005B0E20"/>
    <w:rsid w:val="005B2090"/>
    <w:rsid w:val="005B28E7"/>
    <w:rsid w:val="005B2E28"/>
    <w:rsid w:val="005B34F1"/>
    <w:rsid w:val="005B3811"/>
    <w:rsid w:val="005B3E34"/>
    <w:rsid w:val="005B5590"/>
    <w:rsid w:val="005B724F"/>
    <w:rsid w:val="005B7724"/>
    <w:rsid w:val="005B7939"/>
    <w:rsid w:val="005B7F08"/>
    <w:rsid w:val="005C06F8"/>
    <w:rsid w:val="005C3E88"/>
    <w:rsid w:val="005C4072"/>
    <w:rsid w:val="005C53F0"/>
    <w:rsid w:val="005C5AF0"/>
    <w:rsid w:val="005C5B29"/>
    <w:rsid w:val="005C7F4F"/>
    <w:rsid w:val="005D303B"/>
    <w:rsid w:val="005D309E"/>
    <w:rsid w:val="005D34D4"/>
    <w:rsid w:val="005D4027"/>
    <w:rsid w:val="005D56E1"/>
    <w:rsid w:val="005D5915"/>
    <w:rsid w:val="005D5F36"/>
    <w:rsid w:val="005D6182"/>
    <w:rsid w:val="005D6221"/>
    <w:rsid w:val="005D6A41"/>
    <w:rsid w:val="005D7007"/>
    <w:rsid w:val="005D78BE"/>
    <w:rsid w:val="005D7CBC"/>
    <w:rsid w:val="005D7CC2"/>
    <w:rsid w:val="005E2965"/>
    <w:rsid w:val="005E3014"/>
    <w:rsid w:val="005E327C"/>
    <w:rsid w:val="005E4373"/>
    <w:rsid w:val="005E6785"/>
    <w:rsid w:val="005E6D67"/>
    <w:rsid w:val="005E7394"/>
    <w:rsid w:val="005F05EE"/>
    <w:rsid w:val="005F28CB"/>
    <w:rsid w:val="005F37FC"/>
    <w:rsid w:val="005F3BD5"/>
    <w:rsid w:val="005F3D04"/>
    <w:rsid w:val="005F412D"/>
    <w:rsid w:val="005F45DE"/>
    <w:rsid w:val="005F525E"/>
    <w:rsid w:val="005F6D91"/>
    <w:rsid w:val="005F78EA"/>
    <w:rsid w:val="0060100A"/>
    <w:rsid w:val="00602086"/>
    <w:rsid w:val="00603726"/>
    <w:rsid w:val="006039AE"/>
    <w:rsid w:val="00604260"/>
    <w:rsid w:val="00604934"/>
    <w:rsid w:val="006049D5"/>
    <w:rsid w:val="00606A77"/>
    <w:rsid w:val="00606F17"/>
    <w:rsid w:val="00611B9E"/>
    <w:rsid w:val="006128E7"/>
    <w:rsid w:val="00612AF8"/>
    <w:rsid w:val="0061379B"/>
    <w:rsid w:val="006139B4"/>
    <w:rsid w:val="006140EA"/>
    <w:rsid w:val="00614199"/>
    <w:rsid w:val="00614C31"/>
    <w:rsid w:val="0061613C"/>
    <w:rsid w:val="0062082F"/>
    <w:rsid w:val="00620A0C"/>
    <w:rsid w:val="006212FD"/>
    <w:rsid w:val="00621698"/>
    <w:rsid w:val="00622029"/>
    <w:rsid w:val="006221C8"/>
    <w:rsid w:val="00622674"/>
    <w:rsid w:val="00622872"/>
    <w:rsid w:val="006228BA"/>
    <w:rsid w:val="006245EA"/>
    <w:rsid w:val="006303F3"/>
    <w:rsid w:val="006314CC"/>
    <w:rsid w:val="00631BFF"/>
    <w:rsid w:val="00631DD0"/>
    <w:rsid w:val="00632847"/>
    <w:rsid w:val="0063433B"/>
    <w:rsid w:val="006343BB"/>
    <w:rsid w:val="0063542E"/>
    <w:rsid w:val="0063565D"/>
    <w:rsid w:val="00635DEB"/>
    <w:rsid w:val="0063613B"/>
    <w:rsid w:val="0063647E"/>
    <w:rsid w:val="00636A6D"/>
    <w:rsid w:val="006404DE"/>
    <w:rsid w:val="006453DD"/>
    <w:rsid w:val="00645823"/>
    <w:rsid w:val="0064586A"/>
    <w:rsid w:val="00645E5F"/>
    <w:rsid w:val="006471B3"/>
    <w:rsid w:val="00647292"/>
    <w:rsid w:val="00647BDA"/>
    <w:rsid w:val="00651119"/>
    <w:rsid w:val="006522D3"/>
    <w:rsid w:val="00653273"/>
    <w:rsid w:val="006538CE"/>
    <w:rsid w:val="0065446D"/>
    <w:rsid w:val="0065481F"/>
    <w:rsid w:val="006548AA"/>
    <w:rsid w:val="0065494E"/>
    <w:rsid w:val="006559CC"/>
    <w:rsid w:val="00655C21"/>
    <w:rsid w:val="00657B61"/>
    <w:rsid w:val="0066103D"/>
    <w:rsid w:val="006632FB"/>
    <w:rsid w:val="00664166"/>
    <w:rsid w:val="00664EE1"/>
    <w:rsid w:val="006655CB"/>
    <w:rsid w:val="00665B59"/>
    <w:rsid w:val="0066694C"/>
    <w:rsid w:val="006700A1"/>
    <w:rsid w:val="006712BF"/>
    <w:rsid w:val="00671E3B"/>
    <w:rsid w:val="00671F81"/>
    <w:rsid w:val="00672708"/>
    <w:rsid w:val="00673836"/>
    <w:rsid w:val="00673C24"/>
    <w:rsid w:val="0067522B"/>
    <w:rsid w:val="0067570D"/>
    <w:rsid w:val="00675A34"/>
    <w:rsid w:val="00675A37"/>
    <w:rsid w:val="00675A4B"/>
    <w:rsid w:val="00677397"/>
    <w:rsid w:val="00677C23"/>
    <w:rsid w:val="00680AEE"/>
    <w:rsid w:val="00680DA2"/>
    <w:rsid w:val="006811AA"/>
    <w:rsid w:val="00681C9A"/>
    <w:rsid w:val="00683327"/>
    <w:rsid w:val="0068377D"/>
    <w:rsid w:val="00684AAB"/>
    <w:rsid w:val="006866C7"/>
    <w:rsid w:val="006870F6"/>
    <w:rsid w:val="0068763F"/>
    <w:rsid w:val="00687A07"/>
    <w:rsid w:val="00687D13"/>
    <w:rsid w:val="00693A69"/>
    <w:rsid w:val="00694E0C"/>
    <w:rsid w:val="00695479"/>
    <w:rsid w:val="00695EE4"/>
    <w:rsid w:val="0069608A"/>
    <w:rsid w:val="0069625B"/>
    <w:rsid w:val="00697D42"/>
    <w:rsid w:val="006A134E"/>
    <w:rsid w:val="006A1C6B"/>
    <w:rsid w:val="006A2368"/>
    <w:rsid w:val="006A3085"/>
    <w:rsid w:val="006A382E"/>
    <w:rsid w:val="006A435E"/>
    <w:rsid w:val="006A4B11"/>
    <w:rsid w:val="006A6348"/>
    <w:rsid w:val="006A696A"/>
    <w:rsid w:val="006B07AA"/>
    <w:rsid w:val="006B165F"/>
    <w:rsid w:val="006B1DC2"/>
    <w:rsid w:val="006B38DB"/>
    <w:rsid w:val="006B4567"/>
    <w:rsid w:val="006B480B"/>
    <w:rsid w:val="006B489A"/>
    <w:rsid w:val="006B5A4A"/>
    <w:rsid w:val="006B6920"/>
    <w:rsid w:val="006C093E"/>
    <w:rsid w:val="006C2589"/>
    <w:rsid w:val="006C27A7"/>
    <w:rsid w:val="006C33F7"/>
    <w:rsid w:val="006C5658"/>
    <w:rsid w:val="006C63A4"/>
    <w:rsid w:val="006C745C"/>
    <w:rsid w:val="006D0C1B"/>
    <w:rsid w:val="006D19F3"/>
    <w:rsid w:val="006D3BE8"/>
    <w:rsid w:val="006D515E"/>
    <w:rsid w:val="006D552B"/>
    <w:rsid w:val="006D5DE9"/>
    <w:rsid w:val="006D5E8C"/>
    <w:rsid w:val="006D69FC"/>
    <w:rsid w:val="006E03D8"/>
    <w:rsid w:val="006E1538"/>
    <w:rsid w:val="006E25D5"/>
    <w:rsid w:val="006E2BCA"/>
    <w:rsid w:val="006E305A"/>
    <w:rsid w:val="006E41EB"/>
    <w:rsid w:val="006E53A2"/>
    <w:rsid w:val="006E58D1"/>
    <w:rsid w:val="006E5F7E"/>
    <w:rsid w:val="006E6543"/>
    <w:rsid w:val="006E6711"/>
    <w:rsid w:val="006E67E1"/>
    <w:rsid w:val="006E79DB"/>
    <w:rsid w:val="006F1342"/>
    <w:rsid w:val="006F1DE9"/>
    <w:rsid w:val="006F22A8"/>
    <w:rsid w:val="006F393C"/>
    <w:rsid w:val="006F4C72"/>
    <w:rsid w:val="006F5739"/>
    <w:rsid w:val="006F5E67"/>
    <w:rsid w:val="006F5FBD"/>
    <w:rsid w:val="006F7D4B"/>
    <w:rsid w:val="00702678"/>
    <w:rsid w:val="00703714"/>
    <w:rsid w:val="0070459D"/>
    <w:rsid w:val="00704836"/>
    <w:rsid w:val="00704F9D"/>
    <w:rsid w:val="0070710F"/>
    <w:rsid w:val="00710A00"/>
    <w:rsid w:val="007112AB"/>
    <w:rsid w:val="007120C6"/>
    <w:rsid w:val="0071212F"/>
    <w:rsid w:val="007126C1"/>
    <w:rsid w:val="00712F1E"/>
    <w:rsid w:val="007132E3"/>
    <w:rsid w:val="00713F7C"/>
    <w:rsid w:val="00714134"/>
    <w:rsid w:val="007142F2"/>
    <w:rsid w:val="00714D9E"/>
    <w:rsid w:val="00716D8F"/>
    <w:rsid w:val="0071730B"/>
    <w:rsid w:val="00717494"/>
    <w:rsid w:val="0071780A"/>
    <w:rsid w:val="00720A1D"/>
    <w:rsid w:val="00720D52"/>
    <w:rsid w:val="00720ED6"/>
    <w:rsid w:val="0072237A"/>
    <w:rsid w:val="00722843"/>
    <w:rsid w:val="00722D0D"/>
    <w:rsid w:val="0072529A"/>
    <w:rsid w:val="0072604B"/>
    <w:rsid w:val="00726D95"/>
    <w:rsid w:val="00727C78"/>
    <w:rsid w:val="00730345"/>
    <w:rsid w:val="00732890"/>
    <w:rsid w:val="00733AA8"/>
    <w:rsid w:val="007354F3"/>
    <w:rsid w:val="00735873"/>
    <w:rsid w:val="00735880"/>
    <w:rsid w:val="007362AD"/>
    <w:rsid w:val="00736641"/>
    <w:rsid w:val="00736821"/>
    <w:rsid w:val="00737B5A"/>
    <w:rsid w:val="00737C73"/>
    <w:rsid w:val="00740887"/>
    <w:rsid w:val="00741681"/>
    <w:rsid w:val="00741709"/>
    <w:rsid w:val="007419C7"/>
    <w:rsid w:val="00742000"/>
    <w:rsid w:val="00742019"/>
    <w:rsid w:val="007425F0"/>
    <w:rsid w:val="00743A6F"/>
    <w:rsid w:val="00744119"/>
    <w:rsid w:val="00745F9E"/>
    <w:rsid w:val="007469B2"/>
    <w:rsid w:val="0074734F"/>
    <w:rsid w:val="00747F7F"/>
    <w:rsid w:val="007514DA"/>
    <w:rsid w:val="00752842"/>
    <w:rsid w:val="007528B4"/>
    <w:rsid w:val="00752A29"/>
    <w:rsid w:val="00754347"/>
    <w:rsid w:val="00754AA6"/>
    <w:rsid w:val="007576A1"/>
    <w:rsid w:val="00760267"/>
    <w:rsid w:val="007611C6"/>
    <w:rsid w:val="00761A21"/>
    <w:rsid w:val="007639BC"/>
    <w:rsid w:val="00764FC1"/>
    <w:rsid w:val="00765575"/>
    <w:rsid w:val="007667B2"/>
    <w:rsid w:val="00766EE2"/>
    <w:rsid w:val="00767269"/>
    <w:rsid w:val="007674B8"/>
    <w:rsid w:val="00770060"/>
    <w:rsid w:val="007719AB"/>
    <w:rsid w:val="00773E6A"/>
    <w:rsid w:val="0077415B"/>
    <w:rsid w:val="00774C5D"/>
    <w:rsid w:val="0077548C"/>
    <w:rsid w:val="00780D77"/>
    <w:rsid w:val="00781D7B"/>
    <w:rsid w:val="0078276B"/>
    <w:rsid w:val="00782EF2"/>
    <w:rsid w:val="007832A8"/>
    <w:rsid w:val="00783E78"/>
    <w:rsid w:val="007844A5"/>
    <w:rsid w:val="00784723"/>
    <w:rsid w:val="007847FD"/>
    <w:rsid w:val="0078574B"/>
    <w:rsid w:val="00786008"/>
    <w:rsid w:val="00786048"/>
    <w:rsid w:val="0078774A"/>
    <w:rsid w:val="00790BCD"/>
    <w:rsid w:val="007910CB"/>
    <w:rsid w:val="00791915"/>
    <w:rsid w:val="00791B33"/>
    <w:rsid w:val="00795928"/>
    <w:rsid w:val="00795A95"/>
    <w:rsid w:val="00797526"/>
    <w:rsid w:val="00797777"/>
    <w:rsid w:val="00797F72"/>
    <w:rsid w:val="007A07AE"/>
    <w:rsid w:val="007A13D4"/>
    <w:rsid w:val="007A1462"/>
    <w:rsid w:val="007A16C3"/>
    <w:rsid w:val="007A1A64"/>
    <w:rsid w:val="007A1AD8"/>
    <w:rsid w:val="007A2C42"/>
    <w:rsid w:val="007A34D2"/>
    <w:rsid w:val="007A3627"/>
    <w:rsid w:val="007A59EE"/>
    <w:rsid w:val="007A6054"/>
    <w:rsid w:val="007A7D8E"/>
    <w:rsid w:val="007B2DD2"/>
    <w:rsid w:val="007B44C1"/>
    <w:rsid w:val="007B5E58"/>
    <w:rsid w:val="007B62D9"/>
    <w:rsid w:val="007C07B0"/>
    <w:rsid w:val="007C1930"/>
    <w:rsid w:val="007C1AB7"/>
    <w:rsid w:val="007C4423"/>
    <w:rsid w:val="007C478F"/>
    <w:rsid w:val="007C4C96"/>
    <w:rsid w:val="007C5559"/>
    <w:rsid w:val="007C5C39"/>
    <w:rsid w:val="007C6121"/>
    <w:rsid w:val="007C6314"/>
    <w:rsid w:val="007C6A5C"/>
    <w:rsid w:val="007C757C"/>
    <w:rsid w:val="007C7C94"/>
    <w:rsid w:val="007D0796"/>
    <w:rsid w:val="007D1135"/>
    <w:rsid w:val="007D1746"/>
    <w:rsid w:val="007D1BFD"/>
    <w:rsid w:val="007D3190"/>
    <w:rsid w:val="007D5437"/>
    <w:rsid w:val="007D553E"/>
    <w:rsid w:val="007D671B"/>
    <w:rsid w:val="007D6815"/>
    <w:rsid w:val="007D6A46"/>
    <w:rsid w:val="007D6DEE"/>
    <w:rsid w:val="007E4360"/>
    <w:rsid w:val="007E5FFF"/>
    <w:rsid w:val="007E6A8D"/>
    <w:rsid w:val="007E6B40"/>
    <w:rsid w:val="007E6C58"/>
    <w:rsid w:val="007F041B"/>
    <w:rsid w:val="007F0607"/>
    <w:rsid w:val="007F15FE"/>
    <w:rsid w:val="007F1859"/>
    <w:rsid w:val="007F27F8"/>
    <w:rsid w:val="007F2D7F"/>
    <w:rsid w:val="007F3D7B"/>
    <w:rsid w:val="007F4222"/>
    <w:rsid w:val="007F5B64"/>
    <w:rsid w:val="007F5FD5"/>
    <w:rsid w:val="007F6729"/>
    <w:rsid w:val="007F791F"/>
    <w:rsid w:val="00800833"/>
    <w:rsid w:val="008036A3"/>
    <w:rsid w:val="00804F6F"/>
    <w:rsid w:val="00806C54"/>
    <w:rsid w:val="00806F6C"/>
    <w:rsid w:val="00807041"/>
    <w:rsid w:val="008070FE"/>
    <w:rsid w:val="00807203"/>
    <w:rsid w:val="0080777E"/>
    <w:rsid w:val="00807D4D"/>
    <w:rsid w:val="008102B8"/>
    <w:rsid w:val="00810603"/>
    <w:rsid w:val="00810B8B"/>
    <w:rsid w:val="0081226F"/>
    <w:rsid w:val="008127A6"/>
    <w:rsid w:val="00813782"/>
    <w:rsid w:val="008139CA"/>
    <w:rsid w:val="008161C1"/>
    <w:rsid w:val="0081668C"/>
    <w:rsid w:val="00817B1A"/>
    <w:rsid w:val="00820784"/>
    <w:rsid w:val="00821ACF"/>
    <w:rsid w:val="00821FB8"/>
    <w:rsid w:val="00823F09"/>
    <w:rsid w:val="008241D4"/>
    <w:rsid w:val="008246BF"/>
    <w:rsid w:val="008248C0"/>
    <w:rsid w:val="008249DF"/>
    <w:rsid w:val="00825BBC"/>
    <w:rsid w:val="0082695F"/>
    <w:rsid w:val="008277FA"/>
    <w:rsid w:val="0083057A"/>
    <w:rsid w:val="008307C0"/>
    <w:rsid w:val="0083163F"/>
    <w:rsid w:val="00831F05"/>
    <w:rsid w:val="00832528"/>
    <w:rsid w:val="00834FC4"/>
    <w:rsid w:val="00835888"/>
    <w:rsid w:val="008358FE"/>
    <w:rsid w:val="00837CAE"/>
    <w:rsid w:val="00840107"/>
    <w:rsid w:val="00842612"/>
    <w:rsid w:val="0084269C"/>
    <w:rsid w:val="00844120"/>
    <w:rsid w:val="00844AD8"/>
    <w:rsid w:val="00845160"/>
    <w:rsid w:val="00846C14"/>
    <w:rsid w:val="00846C9A"/>
    <w:rsid w:val="00850896"/>
    <w:rsid w:val="00851260"/>
    <w:rsid w:val="00852B42"/>
    <w:rsid w:val="008532B6"/>
    <w:rsid w:val="00854378"/>
    <w:rsid w:val="00857EC5"/>
    <w:rsid w:val="00860723"/>
    <w:rsid w:val="00861032"/>
    <w:rsid w:val="00863180"/>
    <w:rsid w:val="00863468"/>
    <w:rsid w:val="008634CA"/>
    <w:rsid w:val="00863C79"/>
    <w:rsid w:val="0086535B"/>
    <w:rsid w:val="00865A2F"/>
    <w:rsid w:val="00866CB7"/>
    <w:rsid w:val="00870728"/>
    <w:rsid w:val="00870E7E"/>
    <w:rsid w:val="0087137D"/>
    <w:rsid w:val="008723BD"/>
    <w:rsid w:val="00873392"/>
    <w:rsid w:val="0087379E"/>
    <w:rsid w:val="00873B36"/>
    <w:rsid w:val="00873F25"/>
    <w:rsid w:val="008750E0"/>
    <w:rsid w:val="008755AC"/>
    <w:rsid w:val="00875E41"/>
    <w:rsid w:val="00876274"/>
    <w:rsid w:val="008768D7"/>
    <w:rsid w:val="0087696E"/>
    <w:rsid w:val="00876A24"/>
    <w:rsid w:val="00876EBC"/>
    <w:rsid w:val="00880619"/>
    <w:rsid w:val="00882527"/>
    <w:rsid w:val="0088288B"/>
    <w:rsid w:val="00882A50"/>
    <w:rsid w:val="00883043"/>
    <w:rsid w:val="00883B27"/>
    <w:rsid w:val="00883D62"/>
    <w:rsid w:val="00884DBF"/>
    <w:rsid w:val="00884F2C"/>
    <w:rsid w:val="00885782"/>
    <w:rsid w:val="00886B83"/>
    <w:rsid w:val="00887231"/>
    <w:rsid w:val="00892029"/>
    <w:rsid w:val="00892999"/>
    <w:rsid w:val="008929B9"/>
    <w:rsid w:val="008931E5"/>
    <w:rsid w:val="00895DA9"/>
    <w:rsid w:val="0089636F"/>
    <w:rsid w:val="0089724D"/>
    <w:rsid w:val="008A1462"/>
    <w:rsid w:val="008A17AF"/>
    <w:rsid w:val="008A25C5"/>
    <w:rsid w:val="008A313A"/>
    <w:rsid w:val="008A32EA"/>
    <w:rsid w:val="008A52C3"/>
    <w:rsid w:val="008A5983"/>
    <w:rsid w:val="008A59B6"/>
    <w:rsid w:val="008A5AB2"/>
    <w:rsid w:val="008A68ED"/>
    <w:rsid w:val="008A6FD6"/>
    <w:rsid w:val="008B03CA"/>
    <w:rsid w:val="008B1BBF"/>
    <w:rsid w:val="008B1D1A"/>
    <w:rsid w:val="008B26A2"/>
    <w:rsid w:val="008B3765"/>
    <w:rsid w:val="008B40EA"/>
    <w:rsid w:val="008B47ED"/>
    <w:rsid w:val="008B58C8"/>
    <w:rsid w:val="008B6791"/>
    <w:rsid w:val="008B6F78"/>
    <w:rsid w:val="008B7FA4"/>
    <w:rsid w:val="008C0585"/>
    <w:rsid w:val="008C15C8"/>
    <w:rsid w:val="008C1E47"/>
    <w:rsid w:val="008C2451"/>
    <w:rsid w:val="008C46A4"/>
    <w:rsid w:val="008C46FB"/>
    <w:rsid w:val="008C57EF"/>
    <w:rsid w:val="008C75E4"/>
    <w:rsid w:val="008C7BB3"/>
    <w:rsid w:val="008D0A6D"/>
    <w:rsid w:val="008D0C34"/>
    <w:rsid w:val="008D64AA"/>
    <w:rsid w:val="008D76F9"/>
    <w:rsid w:val="008E1519"/>
    <w:rsid w:val="008E34CE"/>
    <w:rsid w:val="008E3C75"/>
    <w:rsid w:val="008E437E"/>
    <w:rsid w:val="008E4473"/>
    <w:rsid w:val="008E640D"/>
    <w:rsid w:val="008E666C"/>
    <w:rsid w:val="008E66EA"/>
    <w:rsid w:val="008F0F5D"/>
    <w:rsid w:val="008F130D"/>
    <w:rsid w:val="008F2512"/>
    <w:rsid w:val="008F30A6"/>
    <w:rsid w:val="008F314C"/>
    <w:rsid w:val="008F3ABA"/>
    <w:rsid w:val="008F46DE"/>
    <w:rsid w:val="008F50C5"/>
    <w:rsid w:val="008F5E12"/>
    <w:rsid w:val="008F6B9E"/>
    <w:rsid w:val="008F7634"/>
    <w:rsid w:val="008F7EC0"/>
    <w:rsid w:val="009001BA"/>
    <w:rsid w:val="009015BB"/>
    <w:rsid w:val="00901690"/>
    <w:rsid w:val="00902A3D"/>
    <w:rsid w:val="009030FB"/>
    <w:rsid w:val="00903270"/>
    <w:rsid w:val="00904179"/>
    <w:rsid w:val="009041D0"/>
    <w:rsid w:val="009043DB"/>
    <w:rsid w:val="00904BA2"/>
    <w:rsid w:val="00904D46"/>
    <w:rsid w:val="00905F06"/>
    <w:rsid w:val="00906D1C"/>
    <w:rsid w:val="00906F0E"/>
    <w:rsid w:val="00907118"/>
    <w:rsid w:val="00912536"/>
    <w:rsid w:val="009130A3"/>
    <w:rsid w:val="009134BF"/>
    <w:rsid w:val="009139E7"/>
    <w:rsid w:val="00913D5B"/>
    <w:rsid w:val="00914168"/>
    <w:rsid w:val="00914B3A"/>
    <w:rsid w:val="00914D9C"/>
    <w:rsid w:val="00916516"/>
    <w:rsid w:val="00916D0C"/>
    <w:rsid w:val="00917386"/>
    <w:rsid w:val="009200B9"/>
    <w:rsid w:val="0092241A"/>
    <w:rsid w:val="00922B06"/>
    <w:rsid w:val="00923A32"/>
    <w:rsid w:val="00923CE0"/>
    <w:rsid w:val="0092425A"/>
    <w:rsid w:val="00924370"/>
    <w:rsid w:val="00924915"/>
    <w:rsid w:val="00924E59"/>
    <w:rsid w:val="0092692E"/>
    <w:rsid w:val="009271F4"/>
    <w:rsid w:val="00927798"/>
    <w:rsid w:val="00930E76"/>
    <w:rsid w:val="009344B3"/>
    <w:rsid w:val="009358C5"/>
    <w:rsid w:val="00935C7E"/>
    <w:rsid w:val="0093608C"/>
    <w:rsid w:val="009366EA"/>
    <w:rsid w:val="0093679C"/>
    <w:rsid w:val="00937017"/>
    <w:rsid w:val="009400C5"/>
    <w:rsid w:val="009414E5"/>
    <w:rsid w:val="00941D5A"/>
    <w:rsid w:val="009421F3"/>
    <w:rsid w:val="0094356B"/>
    <w:rsid w:val="00944A4C"/>
    <w:rsid w:val="00945191"/>
    <w:rsid w:val="009454DD"/>
    <w:rsid w:val="00946470"/>
    <w:rsid w:val="00946F42"/>
    <w:rsid w:val="009475EF"/>
    <w:rsid w:val="009504B6"/>
    <w:rsid w:val="00953552"/>
    <w:rsid w:val="009541E9"/>
    <w:rsid w:val="00955D69"/>
    <w:rsid w:val="00957514"/>
    <w:rsid w:val="009609C7"/>
    <w:rsid w:val="009610F2"/>
    <w:rsid w:val="0096117E"/>
    <w:rsid w:val="009617CA"/>
    <w:rsid w:val="0096192C"/>
    <w:rsid w:val="00961A0C"/>
    <w:rsid w:val="00962D72"/>
    <w:rsid w:val="0096330B"/>
    <w:rsid w:val="0096382A"/>
    <w:rsid w:val="00963855"/>
    <w:rsid w:val="00963993"/>
    <w:rsid w:val="0096404C"/>
    <w:rsid w:val="00965265"/>
    <w:rsid w:val="009664E6"/>
    <w:rsid w:val="009665ED"/>
    <w:rsid w:val="00966A16"/>
    <w:rsid w:val="0096732E"/>
    <w:rsid w:val="00967F94"/>
    <w:rsid w:val="009700D6"/>
    <w:rsid w:val="00970B42"/>
    <w:rsid w:val="009724C5"/>
    <w:rsid w:val="009726CA"/>
    <w:rsid w:val="009727D3"/>
    <w:rsid w:val="00972B67"/>
    <w:rsid w:val="0097396D"/>
    <w:rsid w:val="009741A8"/>
    <w:rsid w:val="00974B55"/>
    <w:rsid w:val="009751E2"/>
    <w:rsid w:val="00975393"/>
    <w:rsid w:val="00975430"/>
    <w:rsid w:val="009771B1"/>
    <w:rsid w:val="00980AFC"/>
    <w:rsid w:val="00981345"/>
    <w:rsid w:val="00982B85"/>
    <w:rsid w:val="0098322C"/>
    <w:rsid w:val="009837B1"/>
    <w:rsid w:val="00984257"/>
    <w:rsid w:val="0098494A"/>
    <w:rsid w:val="00984A4C"/>
    <w:rsid w:val="00985243"/>
    <w:rsid w:val="00987C6D"/>
    <w:rsid w:val="00990F56"/>
    <w:rsid w:val="00990F77"/>
    <w:rsid w:val="0099141E"/>
    <w:rsid w:val="009921AC"/>
    <w:rsid w:val="00992A7B"/>
    <w:rsid w:val="0099304B"/>
    <w:rsid w:val="009932C0"/>
    <w:rsid w:val="0099354A"/>
    <w:rsid w:val="009937D9"/>
    <w:rsid w:val="00993B2F"/>
    <w:rsid w:val="00993FEF"/>
    <w:rsid w:val="00994E0B"/>
    <w:rsid w:val="0099552F"/>
    <w:rsid w:val="00995A4F"/>
    <w:rsid w:val="00995DE4"/>
    <w:rsid w:val="009967F2"/>
    <w:rsid w:val="00997767"/>
    <w:rsid w:val="009A0F9C"/>
    <w:rsid w:val="009A3FE7"/>
    <w:rsid w:val="009A4FE6"/>
    <w:rsid w:val="009A5291"/>
    <w:rsid w:val="009A5455"/>
    <w:rsid w:val="009A559B"/>
    <w:rsid w:val="009A58BD"/>
    <w:rsid w:val="009A6C0A"/>
    <w:rsid w:val="009A7370"/>
    <w:rsid w:val="009B03AC"/>
    <w:rsid w:val="009B07D8"/>
    <w:rsid w:val="009B12A4"/>
    <w:rsid w:val="009B21EF"/>
    <w:rsid w:val="009B2844"/>
    <w:rsid w:val="009B3E09"/>
    <w:rsid w:val="009B3EDA"/>
    <w:rsid w:val="009B5F94"/>
    <w:rsid w:val="009B6342"/>
    <w:rsid w:val="009B6A67"/>
    <w:rsid w:val="009C04B3"/>
    <w:rsid w:val="009C1716"/>
    <w:rsid w:val="009C1DF6"/>
    <w:rsid w:val="009C367C"/>
    <w:rsid w:val="009C36E8"/>
    <w:rsid w:val="009C3996"/>
    <w:rsid w:val="009C4B15"/>
    <w:rsid w:val="009C4DB1"/>
    <w:rsid w:val="009C6259"/>
    <w:rsid w:val="009C755C"/>
    <w:rsid w:val="009C7EDA"/>
    <w:rsid w:val="009D1C6E"/>
    <w:rsid w:val="009D2343"/>
    <w:rsid w:val="009D334D"/>
    <w:rsid w:val="009D4AA5"/>
    <w:rsid w:val="009D5FC8"/>
    <w:rsid w:val="009D69AF"/>
    <w:rsid w:val="009D6BAB"/>
    <w:rsid w:val="009E12DB"/>
    <w:rsid w:val="009E171D"/>
    <w:rsid w:val="009E1B91"/>
    <w:rsid w:val="009E1FF7"/>
    <w:rsid w:val="009E25E9"/>
    <w:rsid w:val="009E2951"/>
    <w:rsid w:val="009E3732"/>
    <w:rsid w:val="009E44A8"/>
    <w:rsid w:val="009E4F88"/>
    <w:rsid w:val="009E51EB"/>
    <w:rsid w:val="009E5839"/>
    <w:rsid w:val="009E5973"/>
    <w:rsid w:val="009E5F70"/>
    <w:rsid w:val="009E686E"/>
    <w:rsid w:val="009E7CD5"/>
    <w:rsid w:val="009F0756"/>
    <w:rsid w:val="009F0FCD"/>
    <w:rsid w:val="009F32D5"/>
    <w:rsid w:val="009F377B"/>
    <w:rsid w:val="009F46D6"/>
    <w:rsid w:val="009F6AD7"/>
    <w:rsid w:val="009F6E13"/>
    <w:rsid w:val="009F72E0"/>
    <w:rsid w:val="009F7403"/>
    <w:rsid w:val="00A0035B"/>
    <w:rsid w:val="00A00805"/>
    <w:rsid w:val="00A017D1"/>
    <w:rsid w:val="00A02938"/>
    <w:rsid w:val="00A0560A"/>
    <w:rsid w:val="00A0694B"/>
    <w:rsid w:val="00A07716"/>
    <w:rsid w:val="00A109D7"/>
    <w:rsid w:val="00A10D9D"/>
    <w:rsid w:val="00A12018"/>
    <w:rsid w:val="00A129D5"/>
    <w:rsid w:val="00A12DB3"/>
    <w:rsid w:val="00A132E0"/>
    <w:rsid w:val="00A1550A"/>
    <w:rsid w:val="00A155EA"/>
    <w:rsid w:val="00A2063E"/>
    <w:rsid w:val="00A2161A"/>
    <w:rsid w:val="00A22FF9"/>
    <w:rsid w:val="00A23E23"/>
    <w:rsid w:val="00A2415B"/>
    <w:rsid w:val="00A2485F"/>
    <w:rsid w:val="00A24A18"/>
    <w:rsid w:val="00A24E40"/>
    <w:rsid w:val="00A257CF"/>
    <w:rsid w:val="00A25EE5"/>
    <w:rsid w:val="00A27143"/>
    <w:rsid w:val="00A27579"/>
    <w:rsid w:val="00A30CDF"/>
    <w:rsid w:val="00A3177C"/>
    <w:rsid w:val="00A333B3"/>
    <w:rsid w:val="00A33CB4"/>
    <w:rsid w:val="00A33D64"/>
    <w:rsid w:val="00A34E52"/>
    <w:rsid w:val="00A356D7"/>
    <w:rsid w:val="00A36A88"/>
    <w:rsid w:val="00A40358"/>
    <w:rsid w:val="00A403BA"/>
    <w:rsid w:val="00A41258"/>
    <w:rsid w:val="00A416E3"/>
    <w:rsid w:val="00A41CFB"/>
    <w:rsid w:val="00A43946"/>
    <w:rsid w:val="00A44B16"/>
    <w:rsid w:val="00A44B9F"/>
    <w:rsid w:val="00A459FD"/>
    <w:rsid w:val="00A47BB8"/>
    <w:rsid w:val="00A47ED7"/>
    <w:rsid w:val="00A50537"/>
    <w:rsid w:val="00A50B77"/>
    <w:rsid w:val="00A5143C"/>
    <w:rsid w:val="00A516D6"/>
    <w:rsid w:val="00A51E68"/>
    <w:rsid w:val="00A51F7A"/>
    <w:rsid w:val="00A5264C"/>
    <w:rsid w:val="00A526C9"/>
    <w:rsid w:val="00A52DB6"/>
    <w:rsid w:val="00A52E2A"/>
    <w:rsid w:val="00A53224"/>
    <w:rsid w:val="00A539B0"/>
    <w:rsid w:val="00A53CC5"/>
    <w:rsid w:val="00A54092"/>
    <w:rsid w:val="00A568CB"/>
    <w:rsid w:val="00A57E10"/>
    <w:rsid w:val="00A617E0"/>
    <w:rsid w:val="00A62972"/>
    <w:rsid w:val="00A635D3"/>
    <w:rsid w:val="00A647EB"/>
    <w:rsid w:val="00A6485F"/>
    <w:rsid w:val="00A64867"/>
    <w:rsid w:val="00A65B71"/>
    <w:rsid w:val="00A6625D"/>
    <w:rsid w:val="00A662D9"/>
    <w:rsid w:val="00A6767C"/>
    <w:rsid w:val="00A70A69"/>
    <w:rsid w:val="00A716B1"/>
    <w:rsid w:val="00A71E6B"/>
    <w:rsid w:val="00A74015"/>
    <w:rsid w:val="00A7432E"/>
    <w:rsid w:val="00A744E9"/>
    <w:rsid w:val="00A7496A"/>
    <w:rsid w:val="00A75CCE"/>
    <w:rsid w:val="00A766DC"/>
    <w:rsid w:val="00A76A7E"/>
    <w:rsid w:val="00A815F4"/>
    <w:rsid w:val="00A81BF0"/>
    <w:rsid w:val="00A82FCD"/>
    <w:rsid w:val="00A83BEA"/>
    <w:rsid w:val="00A86C84"/>
    <w:rsid w:val="00A86DEA"/>
    <w:rsid w:val="00A874CE"/>
    <w:rsid w:val="00A90878"/>
    <w:rsid w:val="00A91DA4"/>
    <w:rsid w:val="00A93538"/>
    <w:rsid w:val="00A940DB"/>
    <w:rsid w:val="00A946ED"/>
    <w:rsid w:val="00A94E4D"/>
    <w:rsid w:val="00A97176"/>
    <w:rsid w:val="00A97367"/>
    <w:rsid w:val="00A97907"/>
    <w:rsid w:val="00AA0E38"/>
    <w:rsid w:val="00AA13A0"/>
    <w:rsid w:val="00AA1718"/>
    <w:rsid w:val="00AA1D9F"/>
    <w:rsid w:val="00AA2884"/>
    <w:rsid w:val="00AA360B"/>
    <w:rsid w:val="00AA4350"/>
    <w:rsid w:val="00AA4E57"/>
    <w:rsid w:val="00AA690D"/>
    <w:rsid w:val="00AA71B7"/>
    <w:rsid w:val="00AA73BD"/>
    <w:rsid w:val="00AA742F"/>
    <w:rsid w:val="00AB2AAB"/>
    <w:rsid w:val="00AB48A9"/>
    <w:rsid w:val="00AB4E58"/>
    <w:rsid w:val="00AB59E5"/>
    <w:rsid w:val="00AB59EF"/>
    <w:rsid w:val="00AB750C"/>
    <w:rsid w:val="00AC15ED"/>
    <w:rsid w:val="00AC4587"/>
    <w:rsid w:val="00AC45DA"/>
    <w:rsid w:val="00AC4BF0"/>
    <w:rsid w:val="00AC5651"/>
    <w:rsid w:val="00AC6E86"/>
    <w:rsid w:val="00AC6FC1"/>
    <w:rsid w:val="00AD038C"/>
    <w:rsid w:val="00AD0F43"/>
    <w:rsid w:val="00AD21E8"/>
    <w:rsid w:val="00AD2421"/>
    <w:rsid w:val="00AD3859"/>
    <w:rsid w:val="00AD3B76"/>
    <w:rsid w:val="00AD3FBB"/>
    <w:rsid w:val="00AD44FB"/>
    <w:rsid w:val="00AD4671"/>
    <w:rsid w:val="00AD4B27"/>
    <w:rsid w:val="00AD5240"/>
    <w:rsid w:val="00AD697B"/>
    <w:rsid w:val="00AD6E68"/>
    <w:rsid w:val="00AE003F"/>
    <w:rsid w:val="00AE154F"/>
    <w:rsid w:val="00AE19CC"/>
    <w:rsid w:val="00AE380D"/>
    <w:rsid w:val="00AE3A90"/>
    <w:rsid w:val="00AE4080"/>
    <w:rsid w:val="00AE4DC2"/>
    <w:rsid w:val="00AE5490"/>
    <w:rsid w:val="00AE5584"/>
    <w:rsid w:val="00AE6F4E"/>
    <w:rsid w:val="00AF041F"/>
    <w:rsid w:val="00AF11D1"/>
    <w:rsid w:val="00AF352A"/>
    <w:rsid w:val="00AF4FB4"/>
    <w:rsid w:val="00AF55CD"/>
    <w:rsid w:val="00AF6A30"/>
    <w:rsid w:val="00AF75A1"/>
    <w:rsid w:val="00AF7784"/>
    <w:rsid w:val="00B001F2"/>
    <w:rsid w:val="00B005CF"/>
    <w:rsid w:val="00B00C97"/>
    <w:rsid w:val="00B02CBF"/>
    <w:rsid w:val="00B03C7A"/>
    <w:rsid w:val="00B0514A"/>
    <w:rsid w:val="00B05302"/>
    <w:rsid w:val="00B070FE"/>
    <w:rsid w:val="00B07D3C"/>
    <w:rsid w:val="00B100E8"/>
    <w:rsid w:val="00B105E4"/>
    <w:rsid w:val="00B1106A"/>
    <w:rsid w:val="00B12951"/>
    <w:rsid w:val="00B13347"/>
    <w:rsid w:val="00B16137"/>
    <w:rsid w:val="00B17955"/>
    <w:rsid w:val="00B17A58"/>
    <w:rsid w:val="00B21455"/>
    <w:rsid w:val="00B21702"/>
    <w:rsid w:val="00B218F4"/>
    <w:rsid w:val="00B22799"/>
    <w:rsid w:val="00B22998"/>
    <w:rsid w:val="00B22D8A"/>
    <w:rsid w:val="00B2366F"/>
    <w:rsid w:val="00B23FA3"/>
    <w:rsid w:val="00B24D58"/>
    <w:rsid w:val="00B2654F"/>
    <w:rsid w:val="00B26A85"/>
    <w:rsid w:val="00B26EE5"/>
    <w:rsid w:val="00B2736E"/>
    <w:rsid w:val="00B27A92"/>
    <w:rsid w:val="00B30C2D"/>
    <w:rsid w:val="00B30F80"/>
    <w:rsid w:val="00B33675"/>
    <w:rsid w:val="00B34803"/>
    <w:rsid w:val="00B34B4B"/>
    <w:rsid w:val="00B34F03"/>
    <w:rsid w:val="00B35D0A"/>
    <w:rsid w:val="00B36CF0"/>
    <w:rsid w:val="00B36E3B"/>
    <w:rsid w:val="00B37028"/>
    <w:rsid w:val="00B37701"/>
    <w:rsid w:val="00B40B4A"/>
    <w:rsid w:val="00B41176"/>
    <w:rsid w:val="00B41C15"/>
    <w:rsid w:val="00B424F9"/>
    <w:rsid w:val="00B464D2"/>
    <w:rsid w:val="00B465DB"/>
    <w:rsid w:val="00B476C2"/>
    <w:rsid w:val="00B504C7"/>
    <w:rsid w:val="00B518DA"/>
    <w:rsid w:val="00B51B17"/>
    <w:rsid w:val="00B51EF9"/>
    <w:rsid w:val="00B557B5"/>
    <w:rsid w:val="00B55E38"/>
    <w:rsid w:val="00B5617D"/>
    <w:rsid w:val="00B56766"/>
    <w:rsid w:val="00B5737A"/>
    <w:rsid w:val="00B5780E"/>
    <w:rsid w:val="00B604E4"/>
    <w:rsid w:val="00B60B2B"/>
    <w:rsid w:val="00B62150"/>
    <w:rsid w:val="00B624CB"/>
    <w:rsid w:val="00B6280C"/>
    <w:rsid w:val="00B65307"/>
    <w:rsid w:val="00B65C7B"/>
    <w:rsid w:val="00B65C97"/>
    <w:rsid w:val="00B710CC"/>
    <w:rsid w:val="00B71D02"/>
    <w:rsid w:val="00B71F7C"/>
    <w:rsid w:val="00B72A38"/>
    <w:rsid w:val="00B73800"/>
    <w:rsid w:val="00B73AEE"/>
    <w:rsid w:val="00B74237"/>
    <w:rsid w:val="00B74273"/>
    <w:rsid w:val="00B7450E"/>
    <w:rsid w:val="00B74875"/>
    <w:rsid w:val="00B7586E"/>
    <w:rsid w:val="00B75C47"/>
    <w:rsid w:val="00B76892"/>
    <w:rsid w:val="00B772E6"/>
    <w:rsid w:val="00B7775B"/>
    <w:rsid w:val="00B77882"/>
    <w:rsid w:val="00B8153F"/>
    <w:rsid w:val="00B83175"/>
    <w:rsid w:val="00B835EF"/>
    <w:rsid w:val="00B84082"/>
    <w:rsid w:val="00B849B1"/>
    <w:rsid w:val="00B84BDB"/>
    <w:rsid w:val="00B84F2D"/>
    <w:rsid w:val="00B85548"/>
    <w:rsid w:val="00B85C42"/>
    <w:rsid w:val="00B86AA6"/>
    <w:rsid w:val="00B86F0D"/>
    <w:rsid w:val="00B87565"/>
    <w:rsid w:val="00B87ED6"/>
    <w:rsid w:val="00B9012E"/>
    <w:rsid w:val="00B9163B"/>
    <w:rsid w:val="00B928D8"/>
    <w:rsid w:val="00B92A16"/>
    <w:rsid w:val="00B92E5D"/>
    <w:rsid w:val="00B94AC8"/>
    <w:rsid w:val="00B95698"/>
    <w:rsid w:val="00B96835"/>
    <w:rsid w:val="00BA08CD"/>
    <w:rsid w:val="00BA0A3E"/>
    <w:rsid w:val="00BA152E"/>
    <w:rsid w:val="00BA27BE"/>
    <w:rsid w:val="00BA3692"/>
    <w:rsid w:val="00BA4CD3"/>
    <w:rsid w:val="00BA5F82"/>
    <w:rsid w:val="00BA645B"/>
    <w:rsid w:val="00BA665A"/>
    <w:rsid w:val="00BA6D8B"/>
    <w:rsid w:val="00BA7FD0"/>
    <w:rsid w:val="00BA7FDF"/>
    <w:rsid w:val="00BB02F0"/>
    <w:rsid w:val="00BB060F"/>
    <w:rsid w:val="00BB0796"/>
    <w:rsid w:val="00BB4006"/>
    <w:rsid w:val="00BB4B91"/>
    <w:rsid w:val="00BB4FE3"/>
    <w:rsid w:val="00BB58B2"/>
    <w:rsid w:val="00BB6277"/>
    <w:rsid w:val="00BB6D76"/>
    <w:rsid w:val="00BC0667"/>
    <w:rsid w:val="00BC0DA7"/>
    <w:rsid w:val="00BC1133"/>
    <w:rsid w:val="00BC12B4"/>
    <w:rsid w:val="00BC24E9"/>
    <w:rsid w:val="00BC5FFD"/>
    <w:rsid w:val="00BC7F0B"/>
    <w:rsid w:val="00BD3662"/>
    <w:rsid w:val="00BD376E"/>
    <w:rsid w:val="00BD3C2F"/>
    <w:rsid w:val="00BD474E"/>
    <w:rsid w:val="00BD5058"/>
    <w:rsid w:val="00BD51B4"/>
    <w:rsid w:val="00BD6067"/>
    <w:rsid w:val="00BE0C13"/>
    <w:rsid w:val="00BE0F32"/>
    <w:rsid w:val="00BE10D6"/>
    <w:rsid w:val="00BE1DC0"/>
    <w:rsid w:val="00BE218A"/>
    <w:rsid w:val="00BE4ED8"/>
    <w:rsid w:val="00BE538E"/>
    <w:rsid w:val="00BE5C8E"/>
    <w:rsid w:val="00BE602F"/>
    <w:rsid w:val="00BE7AB1"/>
    <w:rsid w:val="00BF340C"/>
    <w:rsid w:val="00BF382C"/>
    <w:rsid w:val="00BF3AB8"/>
    <w:rsid w:val="00BF3B10"/>
    <w:rsid w:val="00BF4F94"/>
    <w:rsid w:val="00BF52AC"/>
    <w:rsid w:val="00BF5B60"/>
    <w:rsid w:val="00BF6407"/>
    <w:rsid w:val="00BF70D7"/>
    <w:rsid w:val="00BF7EDB"/>
    <w:rsid w:val="00C01664"/>
    <w:rsid w:val="00C0340D"/>
    <w:rsid w:val="00C03D04"/>
    <w:rsid w:val="00C04474"/>
    <w:rsid w:val="00C045BF"/>
    <w:rsid w:val="00C04C1B"/>
    <w:rsid w:val="00C06179"/>
    <w:rsid w:val="00C0621C"/>
    <w:rsid w:val="00C065C8"/>
    <w:rsid w:val="00C06ABC"/>
    <w:rsid w:val="00C079E1"/>
    <w:rsid w:val="00C07B5B"/>
    <w:rsid w:val="00C103F7"/>
    <w:rsid w:val="00C1095B"/>
    <w:rsid w:val="00C11420"/>
    <w:rsid w:val="00C11D43"/>
    <w:rsid w:val="00C11F77"/>
    <w:rsid w:val="00C134B1"/>
    <w:rsid w:val="00C13B1A"/>
    <w:rsid w:val="00C15DAC"/>
    <w:rsid w:val="00C15F3E"/>
    <w:rsid w:val="00C16F3A"/>
    <w:rsid w:val="00C20305"/>
    <w:rsid w:val="00C20604"/>
    <w:rsid w:val="00C206A6"/>
    <w:rsid w:val="00C220AA"/>
    <w:rsid w:val="00C226D6"/>
    <w:rsid w:val="00C235FB"/>
    <w:rsid w:val="00C23925"/>
    <w:rsid w:val="00C24F7C"/>
    <w:rsid w:val="00C25264"/>
    <w:rsid w:val="00C263D0"/>
    <w:rsid w:val="00C265D8"/>
    <w:rsid w:val="00C27BC6"/>
    <w:rsid w:val="00C30001"/>
    <w:rsid w:val="00C30064"/>
    <w:rsid w:val="00C30806"/>
    <w:rsid w:val="00C31ED2"/>
    <w:rsid w:val="00C31FDA"/>
    <w:rsid w:val="00C32078"/>
    <w:rsid w:val="00C3315E"/>
    <w:rsid w:val="00C335F4"/>
    <w:rsid w:val="00C336EA"/>
    <w:rsid w:val="00C33F11"/>
    <w:rsid w:val="00C350C6"/>
    <w:rsid w:val="00C35CE1"/>
    <w:rsid w:val="00C3640A"/>
    <w:rsid w:val="00C36EA6"/>
    <w:rsid w:val="00C3750F"/>
    <w:rsid w:val="00C37B21"/>
    <w:rsid w:val="00C41232"/>
    <w:rsid w:val="00C418B2"/>
    <w:rsid w:val="00C42823"/>
    <w:rsid w:val="00C42BC6"/>
    <w:rsid w:val="00C431BC"/>
    <w:rsid w:val="00C440A9"/>
    <w:rsid w:val="00C451BC"/>
    <w:rsid w:val="00C46296"/>
    <w:rsid w:val="00C46FB3"/>
    <w:rsid w:val="00C47BEE"/>
    <w:rsid w:val="00C510F7"/>
    <w:rsid w:val="00C51782"/>
    <w:rsid w:val="00C51831"/>
    <w:rsid w:val="00C51841"/>
    <w:rsid w:val="00C5240C"/>
    <w:rsid w:val="00C525B5"/>
    <w:rsid w:val="00C5272E"/>
    <w:rsid w:val="00C52C82"/>
    <w:rsid w:val="00C52FCB"/>
    <w:rsid w:val="00C5372D"/>
    <w:rsid w:val="00C5551C"/>
    <w:rsid w:val="00C55D68"/>
    <w:rsid w:val="00C5611A"/>
    <w:rsid w:val="00C56224"/>
    <w:rsid w:val="00C571B4"/>
    <w:rsid w:val="00C57CC6"/>
    <w:rsid w:val="00C608A1"/>
    <w:rsid w:val="00C61041"/>
    <w:rsid w:val="00C621C7"/>
    <w:rsid w:val="00C63035"/>
    <w:rsid w:val="00C63511"/>
    <w:rsid w:val="00C63847"/>
    <w:rsid w:val="00C64948"/>
    <w:rsid w:val="00C700E4"/>
    <w:rsid w:val="00C71DAB"/>
    <w:rsid w:val="00C7217B"/>
    <w:rsid w:val="00C72B37"/>
    <w:rsid w:val="00C734F4"/>
    <w:rsid w:val="00C73555"/>
    <w:rsid w:val="00C73C6F"/>
    <w:rsid w:val="00C745D5"/>
    <w:rsid w:val="00C748A7"/>
    <w:rsid w:val="00C74B55"/>
    <w:rsid w:val="00C75B65"/>
    <w:rsid w:val="00C770C7"/>
    <w:rsid w:val="00C77B8A"/>
    <w:rsid w:val="00C812FD"/>
    <w:rsid w:val="00C81550"/>
    <w:rsid w:val="00C81CAE"/>
    <w:rsid w:val="00C82BC8"/>
    <w:rsid w:val="00C84EF9"/>
    <w:rsid w:val="00C85DE8"/>
    <w:rsid w:val="00C87804"/>
    <w:rsid w:val="00C87BA4"/>
    <w:rsid w:val="00C9058C"/>
    <w:rsid w:val="00C9277E"/>
    <w:rsid w:val="00C94CA7"/>
    <w:rsid w:val="00C94F35"/>
    <w:rsid w:val="00C96384"/>
    <w:rsid w:val="00C963F3"/>
    <w:rsid w:val="00C96848"/>
    <w:rsid w:val="00C96909"/>
    <w:rsid w:val="00C97FE2"/>
    <w:rsid w:val="00CA00C9"/>
    <w:rsid w:val="00CA027E"/>
    <w:rsid w:val="00CA08C7"/>
    <w:rsid w:val="00CA0E91"/>
    <w:rsid w:val="00CA1139"/>
    <w:rsid w:val="00CA11F9"/>
    <w:rsid w:val="00CA1C86"/>
    <w:rsid w:val="00CA1F5A"/>
    <w:rsid w:val="00CA2D34"/>
    <w:rsid w:val="00CA3454"/>
    <w:rsid w:val="00CA4451"/>
    <w:rsid w:val="00CA460C"/>
    <w:rsid w:val="00CA5952"/>
    <w:rsid w:val="00CA644D"/>
    <w:rsid w:val="00CA7342"/>
    <w:rsid w:val="00CA788F"/>
    <w:rsid w:val="00CB14F5"/>
    <w:rsid w:val="00CB37DB"/>
    <w:rsid w:val="00CB4AD6"/>
    <w:rsid w:val="00CB4D3C"/>
    <w:rsid w:val="00CB4F43"/>
    <w:rsid w:val="00CB5761"/>
    <w:rsid w:val="00CB6431"/>
    <w:rsid w:val="00CB652E"/>
    <w:rsid w:val="00CB6557"/>
    <w:rsid w:val="00CC065F"/>
    <w:rsid w:val="00CC08FA"/>
    <w:rsid w:val="00CC0EAB"/>
    <w:rsid w:val="00CC3E16"/>
    <w:rsid w:val="00CC4532"/>
    <w:rsid w:val="00CC52E6"/>
    <w:rsid w:val="00CC5350"/>
    <w:rsid w:val="00CC53F1"/>
    <w:rsid w:val="00CC6DF2"/>
    <w:rsid w:val="00CC7372"/>
    <w:rsid w:val="00CC78CC"/>
    <w:rsid w:val="00CD0E17"/>
    <w:rsid w:val="00CD1225"/>
    <w:rsid w:val="00CD1596"/>
    <w:rsid w:val="00CD1768"/>
    <w:rsid w:val="00CD1A8D"/>
    <w:rsid w:val="00CD2192"/>
    <w:rsid w:val="00CD22BD"/>
    <w:rsid w:val="00CD423A"/>
    <w:rsid w:val="00CD42C2"/>
    <w:rsid w:val="00CD51A2"/>
    <w:rsid w:val="00CD5203"/>
    <w:rsid w:val="00CD5F1A"/>
    <w:rsid w:val="00CD6577"/>
    <w:rsid w:val="00CE08CC"/>
    <w:rsid w:val="00CE1D88"/>
    <w:rsid w:val="00CE2E44"/>
    <w:rsid w:val="00CE2EC2"/>
    <w:rsid w:val="00CE3176"/>
    <w:rsid w:val="00CE4033"/>
    <w:rsid w:val="00CE4360"/>
    <w:rsid w:val="00CE4823"/>
    <w:rsid w:val="00CE4ABB"/>
    <w:rsid w:val="00CE4F3A"/>
    <w:rsid w:val="00CE5390"/>
    <w:rsid w:val="00CE58A5"/>
    <w:rsid w:val="00CE5DDF"/>
    <w:rsid w:val="00CF076B"/>
    <w:rsid w:val="00CF11C7"/>
    <w:rsid w:val="00CF1A52"/>
    <w:rsid w:val="00CF1C7A"/>
    <w:rsid w:val="00CF20A7"/>
    <w:rsid w:val="00CF4871"/>
    <w:rsid w:val="00CF78FB"/>
    <w:rsid w:val="00D001A0"/>
    <w:rsid w:val="00D018C5"/>
    <w:rsid w:val="00D01B29"/>
    <w:rsid w:val="00D01FA1"/>
    <w:rsid w:val="00D026D7"/>
    <w:rsid w:val="00D02A39"/>
    <w:rsid w:val="00D041FE"/>
    <w:rsid w:val="00D04781"/>
    <w:rsid w:val="00D075C7"/>
    <w:rsid w:val="00D104EA"/>
    <w:rsid w:val="00D1196C"/>
    <w:rsid w:val="00D12D22"/>
    <w:rsid w:val="00D1368D"/>
    <w:rsid w:val="00D142CA"/>
    <w:rsid w:val="00D1549F"/>
    <w:rsid w:val="00D15714"/>
    <w:rsid w:val="00D172B0"/>
    <w:rsid w:val="00D17AD5"/>
    <w:rsid w:val="00D234B6"/>
    <w:rsid w:val="00D23ADE"/>
    <w:rsid w:val="00D2450C"/>
    <w:rsid w:val="00D24588"/>
    <w:rsid w:val="00D24E31"/>
    <w:rsid w:val="00D250DD"/>
    <w:rsid w:val="00D25525"/>
    <w:rsid w:val="00D2565D"/>
    <w:rsid w:val="00D25D73"/>
    <w:rsid w:val="00D270BA"/>
    <w:rsid w:val="00D30736"/>
    <w:rsid w:val="00D307AE"/>
    <w:rsid w:val="00D30B0C"/>
    <w:rsid w:val="00D30E69"/>
    <w:rsid w:val="00D32319"/>
    <w:rsid w:val="00D32B8B"/>
    <w:rsid w:val="00D333AF"/>
    <w:rsid w:val="00D35228"/>
    <w:rsid w:val="00D3602E"/>
    <w:rsid w:val="00D36061"/>
    <w:rsid w:val="00D36826"/>
    <w:rsid w:val="00D4030F"/>
    <w:rsid w:val="00D4112C"/>
    <w:rsid w:val="00D41971"/>
    <w:rsid w:val="00D437C6"/>
    <w:rsid w:val="00D44882"/>
    <w:rsid w:val="00D44E12"/>
    <w:rsid w:val="00D451C4"/>
    <w:rsid w:val="00D45A51"/>
    <w:rsid w:val="00D46E2C"/>
    <w:rsid w:val="00D50395"/>
    <w:rsid w:val="00D51106"/>
    <w:rsid w:val="00D52C32"/>
    <w:rsid w:val="00D534A0"/>
    <w:rsid w:val="00D53843"/>
    <w:rsid w:val="00D551DA"/>
    <w:rsid w:val="00D553B1"/>
    <w:rsid w:val="00D56357"/>
    <w:rsid w:val="00D57123"/>
    <w:rsid w:val="00D57159"/>
    <w:rsid w:val="00D60FEA"/>
    <w:rsid w:val="00D6174C"/>
    <w:rsid w:val="00D6190F"/>
    <w:rsid w:val="00D61D45"/>
    <w:rsid w:val="00D623BC"/>
    <w:rsid w:val="00D62C19"/>
    <w:rsid w:val="00D62D66"/>
    <w:rsid w:val="00D64612"/>
    <w:rsid w:val="00D6484E"/>
    <w:rsid w:val="00D64C08"/>
    <w:rsid w:val="00D65F4F"/>
    <w:rsid w:val="00D665B9"/>
    <w:rsid w:val="00D66892"/>
    <w:rsid w:val="00D70889"/>
    <w:rsid w:val="00D7173D"/>
    <w:rsid w:val="00D7211E"/>
    <w:rsid w:val="00D723C5"/>
    <w:rsid w:val="00D72EEC"/>
    <w:rsid w:val="00D7301B"/>
    <w:rsid w:val="00D73BBA"/>
    <w:rsid w:val="00D75856"/>
    <w:rsid w:val="00D758F7"/>
    <w:rsid w:val="00D764BA"/>
    <w:rsid w:val="00D77308"/>
    <w:rsid w:val="00D776D1"/>
    <w:rsid w:val="00D80352"/>
    <w:rsid w:val="00D82820"/>
    <w:rsid w:val="00D82B7A"/>
    <w:rsid w:val="00D82F99"/>
    <w:rsid w:val="00D82FEE"/>
    <w:rsid w:val="00D84E4D"/>
    <w:rsid w:val="00D85217"/>
    <w:rsid w:val="00D85493"/>
    <w:rsid w:val="00D8777C"/>
    <w:rsid w:val="00D87B01"/>
    <w:rsid w:val="00D87D12"/>
    <w:rsid w:val="00D9080E"/>
    <w:rsid w:val="00D92949"/>
    <w:rsid w:val="00D94FD9"/>
    <w:rsid w:val="00D96FF4"/>
    <w:rsid w:val="00D97425"/>
    <w:rsid w:val="00D97B69"/>
    <w:rsid w:val="00D97BA9"/>
    <w:rsid w:val="00DA05F1"/>
    <w:rsid w:val="00DA171C"/>
    <w:rsid w:val="00DA1DF5"/>
    <w:rsid w:val="00DA2973"/>
    <w:rsid w:val="00DA337D"/>
    <w:rsid w:val="00DA475B"/>
    <w:rsid w:val="00DA6F70"/>
    <w:rsid w:val="00DB0D0C"/>
    <w:rsid w:val="00DB0E01"/>
    <w:rsid w:val="00DB11E0"/>
    <w:rsid w:val="00DB2713"/>
    <w:rsid w:val="00DB342C"/>
    <w:rsid w:val="00DB403A"/>
    <w:rsid w:val="00DB5148"/>
    <w:rsid w:val="00DB708C"/>
    <w:rsid w:val="00DC00B4"/>
    <w:rsid w:val="00DC0797"/>
    <w:rsid w:val="00DC0EB8"/>
    <w:rsid w:val="00DC1B82"/>
    <w:rsid w:val="00DC2AEE"/>
    <w:rsid w:val="00DC2C0C"/>
    <w:rsid w:val="00DC4908"/>
    <w:rsid w:val="00DC4D46"/>
    <w:rsid w:val="00DC6550"/>
    <w:rsid w:val="00DC6B52"/>
    <w:rsid w:val="00DC710A"/>
    <w:rsid w:val="00DC76F9"/>
    <w:rsid w:val="00DC79E2"/>
    <w:rsid w:val="00DC7B50"/>
    <w:rsid w:val="00DD08B9"/>
    <w:rsid w:val="00DD0BF2"/>
    <w:rsid w:val="00DD109E"/>
    <w:rsid w:val="00DD17F1"/>
    <w:rsid w:val="00DD273B"/>
    <w:rsid w:val="00DD3642"/>
    <w:rsid w:val="00DD45EF"/>
    <w:rsid w:val="00DD4A84"/>
    <w:rsid w:val="00DD5088"/>
    <w:rsid w:val="00DD78E1"/>
    <w:rsid w:val="00DE0206"/>
    <w:rsid w:val="00DE34CF"/>
    <w:rsid w:val="00DE54BC"/>
    <w:rsid w:val="00DE5A1B"/>
    <w:rsid w:val="00DF149E"/>
    <w:rsid w:val="00DF151C"/>
    <w:rsid w:val="00DF3186"/>
    <w:rsid w:val="00DF32BD"/>
    <w:rsid w:val="00DF37C5"/>
    <w:rsid w:val="00DF3A09"/>
    <w:rsid w:val="00DF4247"/>
    <w:rsid w:val="00DF45A9"/>
    <w:rsid w:val="00DF4C5B"/>
    <w:rsid w:val="00DF5D19"/>
    <w:rsid w:val="00DF6E3D"/>
    <w:rsid w:val="00DF6EFD"/>
    <w:rsid w:val="00DF77DE"/>
    <w:rsid w:val="00DF7849"/>
    <w:rsid w:val="00E00C6F"/>
    <w:rsid w:val="00E01679"/>
    <w:rsid w:val="00E02884"/>
    <w:rsid w:val="00E040B8"/>
    <w:rsid w:val="00E041D6"/>
    <w:rsid w:val="00E05696"/>
    <w:rsid w:val="00E072AA"/>
    <w:rsid w:val="00E103CF"/>
    <w:rsid w:val="00E104DC"/>
    <w:rsid w:val="00E12E33"/>
    <w:rsid w:val="00E12FE5"/>
    <w:rsid w:val="00E14226"/>
    <w:rsid w:val="00E142D9"/>
    <w:rsid w:val="00E14364"/>
    <w:rsid w:val="00E146DA"/>
    <w:rsid w:val="00E14D4E"/>
    <w:rsid w:val="00E16D22"/>
    <w:rsid w:val="00E1710F"/>
    <w:rsid w:val="00E17BE6"/>
    <w:rsid w:val="00E21363"/>
    <w:rsid w:val="00E2170D"/>
    <w:rsid w:val="00E21E28"/>
    <w:rsid w:val="00E21F61"/>
    <w:rsid w:val="00E22FA3"/>
    <w:rsid w:val="00E23B6B"/>
    <w:rsid w:val="00E24132"/>
    <w:rsid w:val="00E2472C"/>
    <w:rsid w:val="00E2689C"/>
    <w:rsid w:val="00E27917"/>
    <w:rsid w:val="00E306EA"/>
    <w:rsid w:val="00E30B6A"/>
    <w:rsid w:val="00E31A53"/>
    <w:rsid w:val="00E32DFA"/>
    <w:rsid w:val="00E32E9E"/>
    <w:rsid w:val="00E3305E"/>
    <w:rsid w:val="00E33B2A"/>
    <w:rsid w:val="00E33D6A"/>
    <w:rsid w:val="00E35A7B"/>
    <w:rsid w:val="00E36545"/>
    <w:rsid w:val="00E37371"/>
    <w:rsid w:val="00E3774A"/>
    <w:rsid w:val="00E403A2"/>
    <w:rsid w:val="00E40B48"/>
    <w:rsid w:val="00E41CA2"/>
    <w:rsid w:val="00E427B8"/>
    <w:rsid w:val="00E42C61"/>
    <w:rsid w:val="00E43AF2"/>
    <w:rsid w:val="00E441B7"/>
    <w:rsid w:val="00E44B68"/>
    <w:rsid w:val="00E458BC"/>
    <w:rsid w:val="00E45BBF"/>
    <w:rsid w:val="00E45DE6"/>
    <w:rsid w:val="00E45DF6"/>
    <w:rsid w:val="00E469D6"/>
    <w:rsid w:val="00E50746"/>
    <w:rsid w:val="00E52276"/>
    <w:rsid w:val="00E526A5"/>
    <w:rsid w:val="00E535D1"/>
    <w:rsid w:val="00E53CA8"/>
    <w:rsid w:val="00E558DC"/>
    <w:rsid w:val="00E563AC"/>
    <w:rsid w:val="00E56932"/>
    <w:rsid w:val="00E56B94"/>
    <w:rsid w:val="00E57AB7"/>
    <w:rsid w:val="00E60957"/>
    <w:rsid w:val="00E6131D"/>
    <w:rsid w:val="00E61593"/>
    <w:rsid w:val="00E6206E"/>
    <w:rsid w:val="00E62577"/>
    <w:rsid w:val="00E62928"/>
    <w:rsid w:val="00E629A2"/>
    <w:rsid w:val="00E6303F"/>
    <w:rsid w:val="00E6333E"/>
    <w:rsid w:val="00E63970"/>
    <w:rsid w:val="00E63E2F"/>
    <w:rsid w:val="00E63FAA"/>
    <w:rsid w:val="00E6499C"/>
    <w:rsid w:val="00E64A93"/>
    <w:rsid w:val="00E670AD"/>
    <w:rsid w:val="00E67447"/>
    <w:rsid w:val="00E71275"/>
    <w:rsid w:val="00E71720"/>
    <w:rsid w:val="00E7304C"/>
    <w:rsid w:val="00E73ACF"/>
    <w:rsid w:val="00E75798"/>
    <w:rsid w:val="00E76109"/>
    <w:rsid w:val="00E769BF"/>
    <w:rsid w:val="00E76A20"/>
    <w:rsid w:val="00E76BEA"/>
    <w:rsid w:val="00E76C3E"/>
    <w:rsid w:val="00E7792C"/>
    <w:rsid w:val="00E805DB"/>
    <w:rsid w:val="00E808F3"/>
    <w:rsid w:val="00E81833"/>
    <w:rsid w:val="00E833B4"/>
    <w:rsid w:val="00E838B5"/>
    <w:rsid w:val="00E83912"/>
    <w:rsid w:val="00E877E9"/>
    <w:rsid w:val="00E90271"/>
    <w:rsid w:val="00E90D9B"/>
    <w:rsid w:val="00E90FCC"/>
    <w:rsid w:val="00E91BB8"/>
    <w:rsid w:val="00E92A27"/>
    <w:rsid w:val="00E93395"/>
    <w:rsid w:val="00E93851"/>
    <w:rsid w:val="00E93E74"/>
    <w:rsid w:val="00E9433F"/>
    <w:rsid w:val="00E9483E"/>
    <w:rsid w:val="00E9612B"/>
    <w:rsid w:val="00E96C83"/>
    <w:rsid w:val="00E96F64"/>
    <w:rsid w:val="00E9745A"/>
    <w:rsid w:val="00E974AF"/>
    <w:rsid w:val="00EA0846"/>
    <w:rsid w:val="00EA0E3E"/>
    <w:rsid w:val="00EA167D"/>
    <w:rsid w:val="00EA177A"/>
    <w:rsid w:val="00EA1903"/>
    <w:rsid w:val="00EA29C6"/>
    <w:rsid w:val="00EA32E9"/>
    <w:rsid w:val="00EA335B"/>
    <w:rsid w:val="00EA37CE"/>
    <w:rsid w:val="00EA4E5E"/>
    <w:rsid w:val="00EA566E"/>
    <w:rsid w:val="00EA63BA"/>
    <w:rsid w:val="00EB13FE"/>
    <w:rsid w:val="00EB2378"/>
    <w:rsid w:val="00EB45CE"/>
    <w:rsid w:val="00EB58BC"/>
    <w:rsid w:val="00EB59AB"/>
    <w:rsid w:val="00EB5A63"/>
    <w:rsid w:val="00EB63E3"/>
    <w:rsid w:val="00EB6C41"/>
    <w:rsid w:val="00EB7DEE"/>
    <w:rsid w:val="00EC01F1"/>
    <w:rsid w:val="00EC2165"/>
    <w:rsid w:val="00EC2D39"/>
    <w:rsid w:val="00EC3C64"/>
    <w:rsid w:val="00EC3FA7"/>
    <w:rsid w:val="00EC6035"/>
    <w:rsid w:val="00EC7246"/>
    <w:rsid w:val="00ED06F0"/>
    <w:rsid w:val="00ED11F0"/>
    <w:rsid w:val="00ED3A37"/>
    <w:rsid w:val="00ED3EB5"/>
    <w:rsid w:val="00ED404C"/>
    <w:rsid w:val="00ED4DB8"/>
    <w:rsid w:val="00ED4DE8"/>
    <w:rsid w:val="00ED6906"/>
    <w:rsid w:val="00ED69CD"/>
    <w:rsid w:val="00ED6CF4"/>
    <w:rsid w:val="00ED6FB4"/>
    <w:rsid w:val="00ED77F9"/>
    <w:rsid w:val="00EE1842"/>
    <w:rsid w:val="00EE1CA0"/>
    <w:rsid w:val="00EE2721"/>
    <w:rsid w:val="00EE3CB0"/>
    <w:rsid w:val="00EE3DA9"/>
    <w:rsid w:val="00EE48E8"/>
    <w:rsid w:val="00EE4DEC"/>
    <w:rsid w:val="00EE5464"/>
    <w:rsid w:val="00EE65EA"/>
    <w:rsid w:val="00EE6685"/>
    <w:rsid w:val="00EE679B"/>
    <w:rsid w:val="00EE6D6D"/>
    <w:rsid w:val="00EE7916"/>
    <w:rsid w:val="00EF38A4"/>
    <w:rsid w:val="00EF448E"/>
    <w:rsid w:val="00EF4B3C"/>
    <w:rsid w:val="00EF542A"/>
    <w:rsid w:val="00EF5589"/>
    <w:rsid w:val="00EF55D8"/>
    <w:rsid w:val="00EF563A"/>
    <w:rsid w:val="00EF58ED"/>
    <w:rsid w:val="00EF5FED"/>
    <w:rsid w:val="00EF6A74"/>
    <w:rsid w:val="00EF7BD4"/>
    <w:rsid w:val="00F00E1E"/>
    <w:rsid w:val="00F01247"/>
    <w:rsid w:val="00F01393"/>
    <w:rsid w:val="00F01AE3"/>
    <w:rsid w:val="00F01C03"/>
    <w:rsid w:val="00F01C65"/>
    <w:rsid w:val="00F03B21"/>
    <w:rsid w:val="00F03BD3"/>
    <w:rsid w:val="00F043AE"/>
    <w:rsid w:val="00F070BE"/>
    <w:rsid w:val="00F07289"/>
    <w:rsid w:val="00F077F1"/>
    <w:rsid w:val="00F07ECF"/>
    <w:rsid w:val="00F10A1B"/>
    <w:rsid w:val="00F10B04"/>
    <w:rsid w:val="00F1117C"/>
    <w:rsid w:val="00F1131C"/>
    <w:rsid w:val="00F11A80"/>
    <w:rsid w:val="00F11B9D"/>
    <w:rsid w:val="00F1202F"/>
    <w:rsid w:val="00F1220B"/>
    <w:rsid w:val="00F15B2A"/>
    <w:rsid w:val="00F17BB9"/>
    <w:rsid w:val="00F21534"/>
    <w:rsid w:val="00F22538"/>
    <w:rsid w:val="00F231BD"/>
    <w:rsid w:val="00F2357D"/>
    <w:rsid w:val="00F2367C"/>
    <w:rsid w:val="00F242B0"/>
    <w:rsid w:val="00F244A0"/>
    <w:rsid w:val="00F24D28"/>
    <w:rsid w:val="00F26D33"/>
    <w:rsid w:val="00F30330"/>
    <w:rsid w:val="00F303C9"/>
    <w:rsid w:val="00F30B19"/>
    <w:rsid w:val="00F30B5F"/>
    <w:rsid w:val="00F31D81"/>
    <w:rsid w:val="00F322DC"/>
    <w:rsid w:val="00F32F37"/>
    <w:rsid w:val="00F336B7"/>
    <w:rsid w:val="00F3372E"/>
    <w:rsid w:val="00F34164"/>
    <w:rsid w:val="00F362C2"/>
    <w:rsid w:val="00F36895"/>
    <w:rsid w:val="00F36F47"/>
    <w:rsid w:val="00F40284"/>
    <w:rsid w:val="00F42BE9"/>
    <w:rsid w:val="00F43C31"/>
    <w:rsid w:val="00F43E82"/>
    <w:rsid w:val="00F4467A"/>
    <w:rsid w:val="00F44915"/>
    <w:rsid w:val="00F44B28"/>
    <w:rsid w:val="00F44BEA"/>
    <w:rsid w:val="00F4504A"/>
    <w:rsid w:val="00F45894"/>
    <w:rsid w:val="00F461D4"/>
    <w:rsid w:val="00F4760A"/>
    <w:rsid w:val="00F504BD"/>
    <w:rsid w:val="00F51859"/>
    <w:rsid w:val="00F523C8"/>
    <w:rsid w:val="00F52A6A"/>
    <w:rsid w:val="00F52A75"/>
    <w:rsid w:val="00F53F3C"/>
    <w:rsid w:val="00F53FA5"/>
    <w:rsid w:val="00F54D46"/>
    <w:rsid w:val="00F55182"/>
    <w:rsid w:val="00F55A9D"/>
    <w:rsid w:val="00F55BB1"/>
    <w:rsid w:val="00F56225"/>
    <w:rsid w:val="00F57797"/>
    <w:rsid w:val="00F60323"/>
    <w:rsid w:val="00F60821"/>
    <w:rsid w:val="00F60DED"/>
    <w:rsid w:val="00F60F01"/>
    <w:rsid w:val="00F61942"/>
    <w:rsid w:val="00F61EAF"/>
    <w:rsid w:val="00F621E9"/>
    <w:rsid w:val="00F62808"/>
    <w:rsid w:val="00F62E00"/>
    <w:rsid w:val="00F637FD"/>
    <w:rsid w:val="00F6416B"/>
    <w:rsid w:val="00F64EE1"/>
    <w:rsid w:val="00F65430"/>
    <w:rsid w:val="00F65813"/>
    <w:rsid w:val="00F66B28"/>
    <w:rsid w:val="00F706F6"/>
    <w:rsid w:val="00F71B1C"/>
    <w:rsid w:val="00F72F84"/>
    <w:rsid w:val="00F73177"/>
    <w:rsid w:val="00F73E23"/>
    <w:rsid w:val="00F765D8"/>
    <w:rsid w:val="00F765EC"/>
    <w:rsid w:val="00F82BAE"/>
    <w:rsid w:val="00F82BD4"/>
    <w:rsid w:val="00F833DD"/>
    <w:rsid w:val="00F84267"/>
    <w:rsid w:val="00F85936"/>
    <w:rsid w:val="00F87EF2"/>
    <w:rsid w:val="00F90241"/>
    <w:rsid w:val="00F904FB"/>
    <w:rsid w:val="00F91E4B"/>
    <w:rsid w:val="00F93327"/>
    <w:rsid w:val="00F93D5F"/>
    <w:rsid w:val="00F94464"/>
    <w:rsid w:val="00F95EED"/>
    <w:rsid w:val="00F96205"/>
    <w:rsid w:val="00F9635D"/>
    <w:rsid w:val="00F96876"/>
    <w:rsid w:val="00F973F6"/>
    <w:rsid w:val="00FA06E2"/>
    <w:rsid w:val="00FA18FE"/>
    <w:rsid w:val="00FA1D4B"/>
    <w:rsid w:val="00FA29A0"/>
    <w:rsid w:val="00FA2BFA"/>
    <w:rsid w:val="00FA4D9D"/>
    <w:rsid w:val="00FA66F9"/>
    <w:rsid w:val="00FA6A3F"/>
    <w:rsid w:val="00FB0253"/>
    <w:rsid w:val="00FB0D98"/>
    <w:rsid w:val="00FB1D50"/>
    <w:rsid w:val="00FB2CC6"/>
    <w:rsid w:val="00FB3D36"/>
    <w:rsid w:val="00FB3DB3"/>
    <w:rsid w:val="00FB4173"/>
    <w:rsid w:val="00FB41A2"/>
    <w:rsid w:val="00FB51E0"/>
    <w:rsid w:val="00FB5840"/>
    <w:rsid w:val="00FB62C1"/>
    <w:rsid w:val="00FB6EB0"/>
    <w:rsid w:val="00FC092D"/>
    <w:rsid w:val="00FC16C2"/>
    <w:rsid w:val="00FC17B8"/>
    <w:rsid w:val="00FC401F"/>
    <w:rsid w:val="00FC4335"/>
    <w:rsid w:val="00FC6662"/>
    <w:rsid w:val="00FC6D2C"/>
    <w:rsid w:val="00FD03B7"/>
    <w:rsid w:val="00FD0F4F"/>
    <w:rsid w:val="00FD31A8"/>
    <w:rsid w:val="00FD35A7"/>
    <w:rsid w:val="00FD37F8"/>
    <w:rsid w:val="00FD481F"/>
    <w:rsid w:val="00FD5757"/>
    <w:rsid w:val="00FD5EAC"/>
    <w:rsid w:val="00FD6079"/>
    <w:rsid w:val="00FD6C7D"/>
    <w:rsid w:val="00FD7527"/>
    <w:rsid w:val="00FD7948"/>
    <w:rsid w:val="00FE050E"/>
    <w:rsid w:val="00FE1127"/>
    <w:rsid w:val="00FE11C5"/>
    <w:rsid w:val="00FE24F1"/>
    <w:rsid w:val="00FE3439"/>
    <w:rsid w:val="00FE48B3"/>
    <w:rsid w:val="00FE581B"/>
    <w:rsid w:val="00FE5963"/>
    <w:rsid w:val="00FE5DE2"/>
    <w:rsid w:val="00FE5F2F"/>
    <w:rsid w:val="00FF1BFF"/>
    <w:rsid w:val="00FF2FEE"/>
    <w:rsid w:val="00FF378B"/>
    <w:rsid w:val="00FF3AA1"/>
    <w:rsid w:val="00FF3B79"/>
    <w:rsid w:val="00FF3DBF"/>
    <w:rsid w:val="00FF42DE"/>
    <w:rsid w:val="00FF4C06"/>
    <w:rsid w:val="00FF70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0CB76"/>
  <w15:docId w15:val="{931D1887-ACD9-40EB-9284-770068459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0B5F"/>
  </w:style>
  <w:style w:type="paragraph" w:styleId="Heading1">
    <w:name w:val="heading 1"/>
    <w:basedOn w:val="Normal"/>
    <w:next w:val="Normal"/>
    <w:link w:val="Heading1Char"/>
    <w:rsid w:val="00F30B5F"/>
    <w:pPr>
      <w:keepNext/>
      <w:keepLines/>
      <w:jc w:val="center"/>
      <w:outlineLvl w:val="0"/>
    </w:pPr>
    <w:rPr>
      <w:rFonts w:eastAsiaTheme="majorEastAsia" w:cstheme="majorBidi"/>
      <w:b/>
      <w:sz w:val="24"/>
      <w:szCs w:val="32"/>
    </w:rPr>
  </w:style>
  <w:style w:type="paragraph" w:styleId="Heading2">
    <w:name w:val="heading 2"/>
    <w:next w:val="Normal"/>
    <w:link w:val="Heading2Char"/>
    <w:semiHidden/>
    <w:qFormat/>
    <w:rsid w:val="00F30B5F"/>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semiHidden/>
    <w:qFormat/>
    <w:rsid w:val="00F30B5F"/>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semiHidden/>
    <w:qFormat/>
    <w:rsid w:val="00F30B5F"/>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semiHidden/>
    <w:qFormat/>
    <w:rsid w:val="00F30B5F"/>
    <w:pPr>
      <w:keepNext/>
      <w:keepLines/>
      <w:widowControl/>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semiHidden/>
    <w:qFormat/>
    <w:rsid w:val="00F30B5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0B5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0B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0B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F30B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0B5F"/>
  </w:style>
  <w:style w:type="table" w:customStyle="1" w:styleId="4">
    <w:name w:val="4"/>
    <w:basedOn w:val="Table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DefaultParagraphFont"/>
    <w:uiPriority w:val="9"/>
    <w:semiHidden/>
    <w:rsid w:val="00A0035B"/>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A0035B"/>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A0035B"/>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A0035B"/>
    <w:rPr>
      <w:rFonts w:eastAsiaTheme="majorEastAsia" w:cstheme="majorBidi"/>
      <w:b/>
      <w:sz w:val="24"/>
      <w:szCs w:val="32"/>
    </w:rPr>
  </w:style>
  <w:style w:type="character" w:customStyle="1" w:styleId="Titre2Car">
    <w:name w:val="Titre 2 Car"/>
    <w:basedOn w:val="DefaultParagraphFont"/>
    <w:semiHidden/>
    <w:rsid w:val="00A0035B"/>
    <w:rPr>
      <w:rFonts w:eastAsiaTheme="majorEastAsia" w:cstheme="majorBidi"/>
      <w:b/>
      <w:szCs w:val="26"/>
      <w:lang w:eastAsia="en-US"/>
    </w:rPr>
  </w:style>
  <w:style w:type="character" w:customStyle="1" w:styleId="Titre3Car">
    <w:name w:val="Titre 3 Car"/>
    <w:basedOn w:val="DefaultParagraphFont"/>
    <w:semiHidden/>
    <w:rsid w:val="00A0035B"/>
    <w:rPr>
      <w:rFonts w:eastAsiaTheme="majorEastAsia" w:cstheme="majorBidi"/>
      <w:b/>
      <w:i/>
      <w:szCs w:val="24"/>
      <w:lang w:eastAsia="en-US"/>
    </w:rPr>
  </w:style>
  <w:style w:type="character" w:customStyle="1" w:styleId="Titre4Car">
    <w:name w:val="Titre 4 Car"/>
    <w:basedOn w:val="DefaultParagraphFont"/>
    <w:semiHidden/>
    <w:rsid w:val="00A0035B"/>
    <w:rPr>
      <w:rFonts w:eastAsiaTheme="majorEastAsia" w:cstheme="majorBidi"/>
      <w:i/>
      <w:iCs/>
      <w:lang w:eastAsia="en-US"/>
    </w:rPr>
  </w:style>
  <w:style w:type="character" w:customStyle="1" w:styleId="Titre5Car">
    <w:name w:val="Titre 5 Car"/>
    <w:basedOn w:val="DefaultParagraphFont"/>
    <w:semiHidden/>
    <w:rsid w:val="00A0035B"/>
    <w:rPr>
      <w:rFonts w:eastAsiaTheme="majorEastAsia" w:cstheme="majorBidi"/>
      <w:i/>
      <w:lang w:eastAsia="en-US"/>
    </w:rPr>
  </w:style>
  <w:style w:type="character" w:customStyle="1" w:styleId="Titre6Car">
    <w:name w:val="Titre 6 Car"/>
    <w:basedOn w:val="DefaultParagraphFont"/>
    <w:uiPriority w:val="9"/>
    <w:semiHidden/>
    <w:rsid w:val="00A0035B"/>
    <w:rPr>
      <w:rFonts w:asciiTheme="majorHAnsi" w:eastAsiaTheme="majorEastAsia" w:hAnsiTheme="majorHAnsi" w:cstheme="majorBidi"/>
      <w:color w:val="1F4D78" w:themeColor="accent1" w:themeShade="7F"/>
    </w:rPr>
  </w:style>
  <w:style w:type="paragraph" w:customStyle="1" w:styleId="AR6Chap10Level0">
    <w:name w:val="AR6 Chap 10 Level 0"/>
    <w:basedOn w:val="Heading1"/>
    <w:next w:val="AR6BodyText"/>
    <w:link w:val="AR6Chap10Level0Car"/>
    <w:qFormat/>
    <w:rsid w:val="00F30B5F"/>
    <w:pPr>
      <w:numPr>
        <w:numId w:val="6"/>
      </w:numPr>
    </w:pPr>
    <w:rPr>
      <w:lang w:val="en-US"/>
    </w:rPr>
  </w:style>
  <w:style w:type="paragraph" w:customStyle="1" w:styleId="AR6Chap10Level1101">
    <w:name w:val="AR6 Chap 10 Level 1 (10.1)"/>
    <w:basedOn w:val="Heading2"/>
    <w:next w:val="AR6BodyText"/>
    <w:link w:val="AR6Chap10Level1101Car"/>
    <w:qFormat/>
    <w:rsid w:val="00F30B5F"/>
    <w:pPr>
      <w:numPr>
        <w:ilvl w:val="1"/>
        <w:numId w:val="6"/>
      </w:numPr>
    </w:pPr>
    <w:rPr>
      <w:lang w:val="en-US"/>
    </w:rPr>
  </w:style>
  <w:style w:type="character" w:customStyle="1" w:styleId="AR6Chap10Level0Car">
    <w:name w:val="AR6 Chap 10 Level 0 Car"/>
    <w:basedOn w:val="Heading1Char"/>
    <w:link w:val="AR6Chap10Level0"/>
    <w:rsid w:val="00F30B5F"/>
    <w:rPr>
      <w:rFonts w:eastAsiaTheme="majorEastAsia" w:cstheme="majorBidi"/>
      <w:b/>
      <w:sz w:val="24"/>
      <w:szCs w:val="32"/>
      <w:lang w:val="en-US"/>
    </w:rPr>
  </w:style>
  <w:style w:type="paragraph" w:customStyle="1" w:styleId="AR6Chap10Level21011">
    <w:name w:val="AR6 Chap 10 Level 2 (10.1.1)"/>
    <w:basedOn w:val="Heading3"/>
    <w:link w:val="AR6Chap10Level21011Car"/>
    <w:qFormat/>
    <w:rsid w:val="00F30B5F"/>
    <w:pPr>
      <w:numPr>
        <w:ilvl w:val="2"/>
        <w:numId w:val="6"/>
      </w:numPr>
    </w:pPr>
    <w:rPr>
      <w:lang w:val="en-US"/>
    </w:rPr>
  </w:style>
  <w:style w:type="character" w:customStyle="1" w:styleId="AR6Chap10Level1101Car">
    <w:name w:val="AR6 Chap 10 Level 1 (10.1) Car"/>
    <w:basedOn w:val="Heading2Char"/>
    <w:link w:val="AR6Chap10Level1101"/>
    <w:rsid w:val="00F30B5F"/>
    <w:rPr>
      <w:rFonts w:eastAsiaTheme="majorEastAsia" w:cstheme="majorBidi"/>
      <w:b/>
      <w:szCs w:val="26"/>
      <w:lang w:val="en-US" w:eastAsia="en-US"/>
    </w:rPr>
  </w:style>
  <w:style w:type="paragraph" w:customStyle="1" w:styleId="AR6Chap10Level310111">
    <w:name w:val="AR6 Chap 10 Level 3 (10.1.1.1)"/>
    <w:basedOn w:val="AR6BodyText"/>
    <w:next w:val="AR6BodyText"/>
    <w:link w:val="AR6Chap10Level310111Car"/>
    <w:qFormat/>
    <w:rsid w:val="00F30B5F"/>
    <w:pPr>
      <w:numPr>
        <w:ilvl w:val="3"/>
        <w:numId w:val="6"/>
      </w:numPr>
    </w:pPr>
    <w:rPr>
      <w:rFonts w:eastAsiaTheme="majorEastAsia" w:cstheme="majorBidi"/>
      <w:i/>
      <w:lang w:val="en-US" w:eastAsia="en-US"/>
    </w:rPr>
  </w:style>
  <w:style w:type="character" w:customStyle="1" w:styleId="AR6Chap10Level21011Car">
    <w:name w:val="AR6 Chap 10 Level 2 (10.1.1) Car"/>
    <w:basedOn w:val="Heading3Char"/>
    <w:link w:val="AR6Chap10Level21011"/>
    <w:rsid w:val="00F30B5F"/>
    <w:rPr>
      <w:rFonts w:eastAsiaTheme="majorEastAsia" w:cstheme="majorBidi"/>
      <w:b/>
      <w:i/>
      <w:szCs w:val="24"/>
      <w:lang w:val="en-US" w:eastAsia="en-US"/>
    </w:rPr>
  </w:style>
  <w:style w:type="paragraph" w:customStyle="1" w:styleId="AR6Chap10Level4101111">
    <w:name w:val="AR6 Chap 10 Level 4 (10.1.1.1.1)"/>
    <w:basedOn w:val="Heading5"/>
    <w:next w:val="AR6BodyText"/>
    <w:link w:val="AR6Chap10Level4101111Car"/>
    <w:qFormat/>
    <w:rsid w:val="00F30B5F"/>
    <w:pPr>
      <w:numPr>
        <w:ilvl w:val="4"/>
        <w:numId w:val="6"/>
      </w:numPr>
    </w:pPr>
    <w:rPr>
      <w:lang w:val="en-US"/>
    </w:rPr>
  </w:style>
  <w:style w:type="character" w:customStyle="1" w:styleId="AR6Chap10Level310111Car">
    <w:name w:val="AR6 Chap 10 Level 3 (10.1.1.1) Car"/>
    <w:basedOn w:val="Heading4Char"/>
    <w:link w:val="AR6Chap10Level310111"/>
    <w:rsid w:val="00F30B5F"/>
    <w:rPr>
      <w:rFonts w:eastAsiaTheme="majorEastAsia" w:cstheme="majorBidi"/>
      <w:i/>
      <w:iCs w:val="0"/>
      <w:lang w:val="en-US" w:eastAsia="en-US"/>
    </w:rPr>
  </w:style>
  <w:style w:type="paragraph" w:customStyle="1" w:styleId="AR6BodyText">
    <w:name w:val="AR6 Body Text"/>
    <w:link w:val="AR6BodyTextCar"/>
    <w:qFormat/>
    <w:rsid w:val="00F30B5F"/>
  </w:style>
  <w:style w:type="character" w:customStyle="1" w:styleId="AR6Chap10Level4101111Car">
    <w:name w:val="AR6 Chap 10 Level 4 (10.1.1.1.1) Car"/>
    <w:basedOn w:val="Heading5Char"/>
    <w:link w:val="AR6Chap10Level4101111"/>
    <w:rsid w:val="00F30B5F"/>
    <w:rPr>
      <w:rFonts w:eastAsiaTheme="majorEastAsia" w:cstheme="majorBidi"/>
      <w:i/>
      <w:lang w:val="en-US" w:eastAsia="en-US"/>
    </w:rPr>
  </w:style>
  <w:style w:type="paragraph" w:customStyle="1" w:styleId="AR6References">
    <w:name w:val="AR6 References"/>
    <w:basedOn w:val="Normal"/>
    <w:link w:val="AR6ReferencesCar"/>
    <w:qFormat/>
    <w:rsid w:val="00F30B5F"/>
    <w:rPr>
      <w:sz w:val="20"/>
      <w:szCs w:val="20"/>
      <w:lang w:val="en-US"/>
    </w:rPr>
  </w:style>
  <w:style w:type="character" w:customStyle="1" w:styleId="AR6BodyTextCar">
    <w:name w:val="AR6 Body Text Car"/>
    <w:basedOn w:val="DefaultParagraphFont"/>
    <w:link w:val="AR6BodyText"/>
    <w:rsid w:val="00F30B5F"/>
  </w:style>
  <w:style w:type="paragraph" w:customStyle="1" w:styleId="AR6Chap10Box">
    <w:name w:val="AR6 Chap 10 Box"/>
    <w:basedOn w:val="AR6Chap10Level1101"/>
    <w:next w:val="AR6BodyText"/>
    <w:link w:val="AR6Chap10BoxCar"/>
    <w:qFormat/>
    <w:rsid w:val="00F30B5F"/>
    <w:pPr>
      <w:numPr>
        <w:ilvl w:val="0"/>
        <w:numId w:val="7"/>
      </w:numPr>
      <w:ind w:left="1134" w:hanging="1134"/>
    </w:pPr>
  </w:style>
  <w:style w:type="paragraph" w:customStyle="1" w:styleId="AR6Chap10FAQ">
    <w:name w:val="AR6 Chap 10 FAQ"/>
    <w:basedOn w:val="AR6BodyText"/>
    <w:next w:val="AR6BodyText"/>
    <w:link w:val="AR6Chap10FAQCar"/>
    <w:qFormat/>
    <w:rsid w:val="00F30B5F"/>
    <w:pPr>
      <w:widowControl/>
      <w:numPr>
        <w:numId w:val="3"/>
      </w:numPr>
      <w:spacing w:line="259" w:lineRule="auto"/>
      <w:ind w:left="1134" w:hanging="1134"/>
    </w:pPr>
    <w:rPr>
      <w:b/>
      <w:lang w:val="en-US"/>
    </w:rPr>
  </w:style>
  <w:style w:type="character" w:customStyle="1" w:styleId="AR6Chap10BoxCar">
    <w:name w:val="AR6 Chap 10 Box Car"/>
    <w:basedOn w:val="DefaultParagraphFont"/>
    <w:link w:val="AR6Chap10Box"/>
    <w:rsid w:val="00F30B5F"/>
    <w:rPr>
      <w:rFonts w:eastAsiaTheme="majorEastAsia" w:cstheme="majorBidi"/>
      <w:b/>
      <w:szCs w:val="26"/>
      <w:lang w:val="en-US" w:eastAsia="en-US"/>
    </w:rPr>
  </w:style>
  <w:style w:type="character" w:customStyle="1" w:styleId="AR6Chap10FAQCar">
    <w:name w:val="AR6 Chap 10 FAQ Car"/>
    <w:basedOn w:val="DefaultParagraphFont"/>
    <w:link w:val="AR6Chap10FAQ"/>
    <w:rsid w:val="00F30B5F"/>
    <w:rPr>
      <w:b/>
      <w:lang w:val="en-US"/>
    </w:rPr>
  </w:style>
  <w:style w:type="character" w:customStyle="1" w:styleId="AR6ReferencesCar">
    <w:name w:val="AR6 References Car"/>
    <w:basedOn w:val="DefaultParagraphFont"/>
    <w:link w:val="AR6References"/>
    <w:rsid w:val="00F30B5F"/>
    <w:rPr>
      <w:sz w:val="20"/>
      <w:szCs w:val="20"/>
      <w:lang w:val="en-US"/>
    </w:rPr>
  </w:style>
  <w:style w:type="paragraph" w:customStyle="1" w:styleId="AR6Chap10Figure">
    <w:name w:val="AR6 Chap 10 Figure"/>
    <w:basedOn w:val="AR6BodyText"/>
    <w:next w:val="AR6BodyText"/>
    <w:link w:val="AR6Chap10FigureCar"/>
    <w:qFormat/>
    <w:rsid w:val="00F30B5F"/>
    <w:pPr>
      <w:numPr>
        <w:numId w:val="2"/>
      </w:numPr>
      <w:ind w:left="1134" w:hanging="1134"/>
    </w:pPr>
    <w:rPr>
      <w:sz w:val="20"/>
      <w:lang w:val="en-US"/>
    </w:rPr>
  </w:style>
  <w:style w:type="paragraph" w:customStyle="1" w:styleId="AR6Chap10Table">
    <w:name w:val="AR6 Chap 10 Table"/>
    <w:basedOn w:val="AR6BodyText"/>
    <w:next w:val="AR6BodyText"/>
    <w:link w:val="AR6Chap10TableCar"/>
    <w:qFormat/>
    <w:rsid w:val="00F30B5F"/>
    <w:pPr>
      <w:widowControl/>
      <w:numPr>
        <w:numId w:val="1"/>
      </w:numPr>
      <w:tabs>
        <w:tab w:val="left" w:pos="1134"/>
      </w:tabs>
      <w:spacing w:line="259" w:lineRule="auto"/>
      <w:ind w:left="1134" w:hanging="1134"/>
    </w:pPr>
    <w:rPr>
      <w:sz w:val="20"/>
      <w:lang w:val="en-US"/>
    </w:rPr>
  </w:style>
  <w:style w:type="character" w:customStyle="1" w:styleId="AR6Chap10FigureCar">
    <w:name w:val="AR6 Chap 10 Figure Car"/>
    <w:basedOn w:val="DefaultParagraphFont"/>
    <w:link w:val="AR6Chap10Figure"/>
    <w:rsid w:val="00F30B5F"/>
    <w:rPr>
      <w:sz w:val="20"/>
      <w:lang w:val="en-US"/>
    </w:rPr>
  </w:style>
  <w:style w:type="character" w:customStyle="1" w:styleId="AR6Chap10TableCar">
    <w:name w:val="AR6 Chap 10 Table Car"/>
    <w:basedOn w:val="DefaultParagraphFont"/>
    <w:link w:val="AR6Chap10Table"/>
    <w:rsid w:val="00F30B5F"/>
    <w:rPr>
      <w:sz w:val="20"/>
      <w:lang w:val="en-US"/>
    </w:rPr>
  </w:style>
  <w:style w:type="paragraph" w:customStyle="1" w:styleId="AR6BodyTextBold">
    <w:name w:val="AR6 Body Text Bold"/>
    <w:basedOn w:val="AR6BodyText"/>
    <w:next w:val="AR6BodyText"/>
    <w:link w:val="AR6BodyTextBoldCar"/>
    <w:qFormat/>
    <w:rsid w:val="00F30B5F"/>
    <w:rPr>
      <w:b/>
      <w:lang w:val="en-US"/>
    </w:rPr>
  </w:style>
  <w:style w:type="character" w:customStyle="1" w:styleId="AR6BodyTextBoldCar">
    <w:name w:val="AR6 Body Text Bold Car"/>
    <w:basedOn w:val="AR6BodyTextCar"/>
    <w:link w:val="AR6BodyTextBold"/>
    <w:rsid w:val="00F30B5F"/>
    <w:rPr>
      <w:b/>
      <w:lang w:val="en-US"/>
    </w:rPr>
  </w:style>
  <w:style w:type="paragraph" w:customStyle="1" w:styleId="AR6Equation">
    <w:name w:val="AR6 Equation"/>
    <w:basedOn w:val="AR6BodyText"/>
    <w:next w:val="AR6BodyText"/>
    <w:link w:val="AR6EquationCar"/>
    <w:qFormat/>
    <w:rsid w:val="00F30B5F"/>
    <w:pPr>
      <w:tabs>
        <w:tab w:val="right" w:pos="9631"/>
      </w:tabs>
      <w:ind w:left="709"/>
    </w:pPr>
    <w:rPr>
      <w:i/>
      <w:lang w:val="en-US"/>
    </w:rPr>
  </w:style>
  <w:style w:type="character" w:customStyle="1" w:styleId="AR6EquationCar">
    <w:name w:val="AR6 Equation Car"/>
    <w:basedOn w:val="DefaultParagraphFont"/>
    <w:link w:val="AR6Equation"/>
    <w:rsid w:val="00F30B5F"/>
    <w:rPr>
      <w:i/>
      <w:lang w:val="en-US"/>
    </w:rPr>
  </w:style>
  <w:style w:type="paragraph" w:customStyle="1" w:styleId="AR6Table">
    <w:name w:val="AR6 Table"/>
    <w:basedOn w:val="AR6BodyText"/>
    <w:rsid w:val="00F30B5F"/>
    <w:rPr>
      <w:sz w:val="20"/>
      <w:szCs w:val="20"/>
    </w:rPr>
  </w:style>
  <w:style w:type="paragraph" w:customStyle="1" w:styleId="AR6Header">
    <w:name w:val="AR6 Header"/>
    <w:basedOn w:val="Normal"/>
    <w:link w:val="AR6HeaderCar"/>
    <w:qFormat/>
    <w:rsid w:val="00F30B5F"/>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F30B5F"/>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F30B5F"/>
    <w:rPr>
      <w:sz w:val="20"/>
      <w:szCs w:val="20"/>
    </w:rPr>
  </w:style>
  <w:style w:type="character" w:customStyle="1" w:styleId="AR6FootpageCar">
    <w:name w:val="AR6 Foot page Car"/>
    <w:basedOn w:val="DefaultParagraphFont"/>
    <w:link w:val="AR6Footpage"/>
    <w:rsid w:val="00F30B5F"/>
    <w:rPr>
      <w:b/>
      <w:sz w:val="20"/>
      <w:szCs w:val="20"/>
      <w:lang w:val="en-US"/>
    </w:rPr>
  </w:style>
  <w:style w:type="numbering" w:customStyle="1" w:styleId="Style1">
    <w:name w:val="Style1"/>
    <w:uiPriority w:val="99"/>
    <w:rsid w:val="00F30B5F"/>
    <w:pPr>
      <w:numPr>
        <w:numId w:val="4"/>
      </w:numPr>
    </w:pPr>
  </w:style>
  <w:style w:type="numbering" w:customStyle="1" w:styleId="Style2">
    <w:name w:val="Style2"/>
    <w:uiPriority w:val="99"/>
    <w:rsid w:val="00F30B5F"/>
    <w:pPr>
      <w:numPr>
        <w:numId w:val="5"/>
      </w:numPr>
    </w:pPr>
  </w:style>
  <w:style w:type="paragraph" w:customStyle="1" w:styleId="AR6Chap10Cross-ChapterBox">
    <w:name w:val="AR6 Chap 10 Cross-Chapter Box"/>
    <w:next w:val="AR6BodyText"/>
    <w:link w:val="AR6Chap10Cross-ChapterBoxCar"/>
    <w:qFormat/>
    <w:rsid w:val="00F30B5F"/>
    <w:pPr>
      <w:numPr>
        <w:numId w:val="8"/>
      </w:numPr>
      <w:ind w:left="2552" w:hanging="2552"/>
    </w:pPr>
    <w:rPr>
      <w:rFonts w:eastAsiaTheme="majorEastAsia" w:cstheme="majorBidi"/>
      <w:b/>
      <w:szCs w:val="26"/>
      <w:lang w:val="en-US" w:eastAsia="en-US"/>
    </w:rPr>
  </w:style>
  <w:style w:type="character" w:customStyle="1" w:styleId="AR6Chap10Cross-ChapterBoxCar">
    <w:name w:val="AR6 Chap 10 Cross-Chapter Box Car"/>
    <w:basedOn w:val="AR6Chap10BoxCar"/>
    <w:link w:val="AR6Chap10Cross-ChapterBox"/>
    <w:rsid w:val="00F30B5F"/>
    <w:rPr>
      <w:rFonts w:eastAsiaTheme="majorEastAsia" w:cstheme="majorBidi"/>
      <w:b/>
      <w:szCs w:val="26"/>
      <w:lang w:val="en-US" w:eastAsia="en-US"/>
    </w:rPr>
  </w:style>
  <w:style w:type="paragraph" w:styleId="ListParagraph">
    <w:name w:val="List Paragraph"/>
    <w:basedOn w:val="Normal"/>
    <w:uiPriority w:val="34"/>
    <w:qFormat/>
    <w:rsid w:val="003D6475"/>
    <w:pPr>
      <w:ind w:left="720"/>
      <w:contextualSpacing/>
    </w:pPr>
  </w:style>
  <w:style w:type="paragraph" w:styleId="BalloonText">
    <w:name w:val="Balloon Text"/>
    <w:basedOn w:val="Normal"/>
    <w:link w:val="BalloonTextChar"/>
    <w:uiPriority w:val="99"/>
    <w:semiHidden/>
    <w:unhideWhenUsed/>
    <w:rsid w:val="00F637FD"/>
    <w:rPr>
      <w:rFonts w:ascii="Tahoma" w:hAnsi="Tahoma" w:cs="Tahoma"/>
      <w:sz w:val="16"/>
      <w:szCs w:val="16"/>
    </w:rPr>
  </w:style>
  <w:style w:type="character" w:customStyle="1" w:styleId="BalloonTextChar">
    <w:name w:val="Balloon Text Char"/>
    <w:basedOn w:val="DefaultParagraphFont"/>
    <w:link w:val="BalloonText"/>
    <w:uiPriority w:val="99"/>
    <w:semiHidden/>
    <w:rsid w:val="00F637FD"/>
    <w:rPr>
      <w:rFonts w:ascii="Tahoma" w:hAnsi="Tahoma" w:cs="Tahoma"/>
      <w:sz w:val="16"/>
      <w:szCs w:val="16"/>
    </w:rPr>
  </w:style>
  <w:style w:type="character" w:styleId="Hyperlink">
    <w:name w:val="Hyperlink"/>
    <w:basedOn w:val="DefaultParagraphFont"/>
    <w:uiPriority w:val="99"/>
    <w:unhideWhenUsed/>
    <w:rsid w:val="00C621C7"/>
    <w:rPr>
      <w:color w:val="0563C1" w:themeColor="hyperlink"/>
      <w:u w:val="single"/>
    </w:rPr>
  </w:style>
  <w:style w:type="character" w:styleId="Strong">
    <w:name w:val="Strong"/>
    <w:basedOn w:val="DefaultParagraphFont"/>
    <w:uiPriority w:val="22"/>
    <w:qFormat/>
    <w:rsid w:val="00ED4DE8"/>
    <w:rPr>
      <w:b/>
      <w:bCs/>
    </w:rPr>
  </w:style>
  <w:style w:type="table" w:styleId="TableGrid">
    <w:name w:val="Table Grid"/>
    <w:basedOn w:val="TableNormal"/>
    <w:uiPriority w:val="39"/>
    <w:rsid w:val="00ED4DE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8B1D1A"/>
  </w:style>
  <w:style w:type="character" w:styleId="CommentReference">
    <w:name w:val="annotation reference"/>
    <w:basedOn w:val="DefaultParagraphFont"/>
    <w:uiPriority w:val="99"/>
    <w:unhideWhenUsed/>
    <w:qFormat/>
    <w:rsid w:val="00BF340C"/>
    <w:rPr>
      <w:sz w:val="16"/>
      <w:szCs w:val="16"/>
    </w:rPr>
  </w:style>
  <w:style w:type="paragraph" w:styleId="CommentText">
    <w:name w:val="annotation text"/>
    <w:basedOn w:val="Normal"/>
    <w:link w:val="CommentTextChar"/>
    <w:uiPriority w:val="99"/>
    <w:unhideWhenUsed/>
    <w:qFormat/>
    <w:rsid w:val="00BF340C"/>
    <w:pPr>
      <w:widowControl/>
      <w:spacing w:after="200"/>
    </w:pPr>
    <w:rPr>
      <w:rFonts w:asciiTheme="minorHAnsi" w:eastAsiaTheme="minorHAnsi" w:hAnsiTheme="minorHAnsi"/>
      <w:sz w:val="20"/>
      <w:szCs w:val="20"/>
      <w:lang w:eastAsia="en-US"/>
    </w:rPr>
  </w:style>
  <w:style w:type="character" w:customStyle="1" w:styleId="CommentTextChar">
    <w:name w:val="Comment Text Char"/>
    <w:basedOn w:val="DefaultParagraphFont"/>
    <w:link w:val="CommentText"/>
    <w:uiPriority w:val="99"/>
    <w:qFormat/>
    <w:rsid w:val="00BF340C"/>
    <w:rPr>
      <w:rFonts w:asciiTheme="minorHAnsi" w:eastAsiaTheme="minorHAnsi" w:hAnsi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84269C"/>
    <w:pPr>
      <w:widowControl w:val="0"/>
      <w:spacing w:after="0"/>
    </w:pPr>
    <w:rPr>
      <w:rFonts w:ascii="Times New Roman" w:eastAsia="Times New Roman" w:hAnsi="Times New Roman"/>
      <w:b/>
      <w:bCs/>
      <w:lang w:eastAsia="fr-FR"/>
    </w:rPr>
  </w:style>
  <w:style w:type="character" w:customStyle="1" w:styleId="CommentSubjectChar">
    <w:name w:val="Comment Subject Char"/>
    <w:basedOn w:val="CommentTextChar"/>
    <w:link w:val="CommentSubject"/>
    <w:uiPriority w:val="99"/>
    <w:semiHidden/>
    <w:rsid w:val="0084269C"/>
    <w:rPr>
      <w:rFonts w:asciiTheme="minorHAnsi" w:eastAsiaTheme="minorHAnsi" w:hAnsiTheme="minorHAnsi"/>
      <w:b/>
      <w:bCs/>
      <w:sz w:val="20"/>
      <w:szCs w:val="20"/>
      <w:lang w:val="en-GB" w:eastAsia="en-US"/>
    </w:rPr>
  </w:style>
  <w:style w:type="character" w:styleId="FootnoteReference">
    <w:name w:val="footnote reference"/>
    <w:basedOn w:val="DefaultParagraphFont"/>
    <w:uiPriority w:val="99"/>
    <w:semiHidden/>
    <w:rsid w:val="00425267"/>
    <w:rPr>
      <w:vertAlign w:val="superscript"/>
    </w:rPr>
  </w:style>
  <w:style w:type="paragraph" w:customStyle="1" w:styleId="Textbody">
    <w:name w:val="Text body"/>
    <w:basedOn w:val="Normal"/>
    <w:rsid w:val="006F4C72"/>
    <w:pPr>
      <w:widowControl/>
      <w:tabs>
        <w:tab w:val="left" w:pos="709"/>
      </w:tabs>
      <w:suppressAutoHyphens/>
      <w:spacing w:after="120" w:line="276" w:lineRule="atLeast"/>
    </w:pPr>
    <w:rPr>
      <w:rFonts w:ascii="Calibri" w:eastAsia="DejaVu Sans" w:hAnsi="Calibri"/>
      <w:lang w:val="de-DE" w:eastAsia="en-US"/>
    </w:rPr>
  </w:style>
  <w:style w:type="paragraph" w:customStyle="1" w:styleId="TableContents">
    <w:name w:val="Table Contents"/>
    <w:basedOn w:val="Normal"/>
    <w:qFormat/>
    <w:rsid w:val="00AF7784"/>
    <w:pPr>
      <w:widowControl/>
      <w:suppressLineNumbers/>
      <w:spacing w:after="200" w:line="276" w:lineRule="auto"/>
    </w:pPr>
    <w:rPr>
      <w:rFonts w:asciiTheme="minorHAnsi" w:eastAsiaTheme="minorHAnsi" w:hAnsiTheme="minorHAnsi"/>
      <w:color w:val="00000A"/>
      <w:sz w:val="24"/>
      <w:szCs w:val="24"/>
      <w:lang w:val="de-DE" w:eastAsia="en-US"/>
    </w:rPr>
  </w:style>
  <w:style w:type="paragraph" w:styleId="Header">
    <w:name w:val="header"/>
    <w:basedOn w:val="Normal"/>
    <w:link w:val="HeaderChar"/>
    <w:uiPriority w:val="99"/>
    <w:unhideWhenUsed/>
    <w:rsid w:val="00CA4451"/>
    <w:pPr>
      <w:tabs>
        <w:tab w:val="center" w:pos="4536"/>
        <w:tab w:val="right" w:pos="9072"/>
      </w:tabs>
    </w:pPr>
  </w:style>
  <w:style w:type="character" w:customStyle="1" w:styleId="HeaderChar">
    <w:name w:val="Header Char"/>
    <w:basedOn w:val="DefaultParagraphFont"/>
    <w:link w:val="Header"/>
    <w:uiPriority w:val="99"/>
    <w:rsid w:val="00CA4451"/>
  </w:style>
  <w:style w:type="paragraph" w:styleId="Footer">
    <w:name w:val="footer"/>
    <w:basedOn w:val="Normal"/>
    <w:link w:val="FooterChar"/>
    <w:uiPriority w:val="99"/>
    <w:unhideWhenUsed/>
    <w:rsid w:val="00CA4451"/>
    <w:pPr>
      <w:tabs>
        <w:tab w:val="center" w:pos="4536"/>
        <w:tab w:val="right" w:pos="9072"/>
      </w:tabs>
    </w:pPr>
  </w:style>
  <w:style w:type="character" w:customStyle="1" w:styleId="FooterChar">
    <w:name w:val="Footer Char"/>
    <w:basedOn w:val="DefaultParagraphFont"/>
    <w:link w:val="Footer"/>
    <w:uiPriority w:val="99"/>
    <w:rsid w:val="00CA4451"/>
  </w:style>
  <w:style w:type="character" w:styleId="LineNumber">
    <w:name w:val="line number"/>
    <w:basedOn w:val="DefaultParagraphFont"/>
    <w:uiPriority w:val="99"/>
    <w:semiHidden/>
    <w:unhideWhenUsed/>
    <w:rsid w:val="00834FC4"/>
  </w:style>
  <w:style w:type="paragraph" w:styleId="TOC2">
    <w:name w:val="toc 2"/>
    <w:basedOn w:val="Normal"/>
    <w:next w:val="Normal"/>
    <w:autoRedefine/>
    <w:uiPriority w:val="39"/>
    <w:unhideWhenUsed/>
    <w:rsid w:val="003E61D7"/>
    <w:pPr>
      <w:tabs>
        <w:tab w:val="left" w:pos="1276"/>
        <w:tab w:val="right" w:leader="dot" w:pos="9621"/>
      </w:tabs>
      <w:spacing w:after="100"/>
      <w:ind w:left="1276" w:hanging="1276"/>
    </w:pPr>
  </w:style>
  <w:style w:type="paragraph" w:styleId="TOC1">
    <w:name w:val="toc 1"/>
    <w:basedOn w:val="Normal"/>
    <w:next w:val="Normal"/>
    <w:autoRedefine/>
    <w:uiPriority w:val="39"/>
    <w:unhideWhenUsed/>
    <w:rsid w:val="00F24D28"/>
    <w:pPr>
      <w:spacing w:after="100"/>
    </w:pPr>
  </w:style>
  <w:style w:type="paragraph" w:styleId="TOC3">
    <w:name w:val="toc 3"/>
    <w:basedOn w:val="Normal"/>
    <w:next w:val="Normal"/>
    <w:autoRedefine/>
    <w:uiPriority w:val="39"/>
    <w:unhideWhenUsed/>
    <w:rsid w:val="00D24E31"/>
    <w:pPr>
      <w:tabs>
        <w:tab w:val="left" w:pos="1320"/>
        <w:tab w:val="right" w:leader="dot" w:pos="9621"/>
      </w:tabs>
      <w:spacing w:after="100"/>
      <w:ind w:left="1276" w:hanging="836"/>
    </w:pPr>
  </w:style>
  <w:style w:type="paragraph" w:styleId="TOC4">
    <w:name w:val="toc 4"/>
    <w:basedOn w:val="Normal"/>
    <w:next w:val="Normal"/>
    <w:autoRedefine/>
    <w:uiPriority w:val="39"/>
    <w:unhideWhenUsed/>
    <w:rsid w:val="00D24E31"/>
    <w:pPr>
      <w:tabs>
        <w:tab w:val="left" w:pos="1760"/>
        <w:tab w:val="right" w:leader="dot" w:pos="9621"/>
      </w:tabs>
      <w:spacing w:after="100"/>
      <w:ind w:left="1701" w:hanging="1134"/>
    </w:pPr>
  </w:style>
  <w:style w:type="paragraph" w:styleId="TOC5">
    <w:name w:val="toc 5"/>
    <w:basedOn w:val="Normal"/>
    <w:next w:val="Normal"/>
    <w:autoRedefine/>
    <w:uiPriority w:val="39"/>
    <w:unhideWhenUsed/>
    <w:rsid w:val="00F24D28"/>
    <w:pPr>
      <w:spacing w:after="100"/>
      <w:ind w:left="880"/>
    </w:pPr>
  </w:style>
  <w:style w:type="paragraph" w:styleId="TOC6">
    <w:name w:val="toc 6"/>
    <w:basedOn w:val="Normal"/>
    <w:next w:val="Normal"/>
    <w:autoRedefine/>
    <w:uiPriority w:val="39"/>
    <w:unhideWhenUsed/>
    <w:rsid w:val="00F24D28"/>
    <w:pPr>
      <w:widowControl/>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F24D28"/>
    <w:pPr>
      <w:widowControl/>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F24D28"/>
    <w:pPr>
      <w:widowControl/>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F24D28"/>
    <w:pPr>
      <w:widowControl/>
      <w:spacing w:after="100" w:line="259" w:lineRule="auto"/>
      <w:ind w:left="1760"/>
    </w:pPr>
    <w:rPr>
      <w:rFonts w:asciiTheme="minorHAnsi" w:eastAsiaTheme="minorEastAsia" w:hAnsiTheme="minorHAnsi"/>
    </w:rPr>
  </w:style>
  <w:style w:type="character" w:styleId="Emphasis">
    <w:name w:val="Emphasis"/>
    <w:basedOn w:val="DefaultParagraphFont"/>
    <w:qFormat/>
    <w:rsid w:val="00BC0667"/>
    <w:rPr>
      <w:i/>
      <w:iCs/>
    </w:rPr>
  </w:style>
  <w:style w:type="character" w:customStyle="1" w:styleId="Heading7Char1">
    <w:name w:val="Heading 7 Char1"/>
    <w:basedOn w:val="DefaultParagraphFont"/>
    <w:uiPriority w:val="9"/>
    <w:semiHidden/>
    <w:rsid w:val="009366EA"/>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9366EA"/>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366EA"/>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semiHidden/>
    <w:rsid w:val="009366EA"/>
    <w:rPr>
      <w:rFonts w:eastAsiaTheme="majorEastAsia" w:cstheme="majorBidi"/>
      <w:b/>
      <w:sz w:val="24"/>
      <w:szCs w:val="32"/>
    </w:rPr>
  </w:style>
  <w:style w:type="character" w:customStyle="1" w:styleId="Heading2Char1">
    <w:name w:val="Heading 2 Char1"/>
    <w:basedOn w:val="DefaultParagraphFont"/>
    <w:semiHidden/>
    <w:rsid w:val="009366EA"/>
    <w:rPr>
      <w:rFonts w:eastAsiaTheme="majorEastAsia" w:cstheme="majorBidi"/>
      <w:b/>
      <w:szCs w:val="26"/>
      <w:lang w:eastAsia="en-US"/>
    </w:rPr>
  </w:style>
  <w:style w:type="character" w:customStyle="1" w:styleId="Heading3Char1">
    <w:name w:val="Heading 3 Char1"/>
    <w:basedOn w:val="DefaultParagraphFont"/>
    <w:semiHidden/>
    <w:rsid w:val="009366EA"/>
    <w:rPr>
      <w:rFonts w:eastAsiaTheme="majorEastAsia" w:cstheme="majorBidi"/>
      <w:b/>
      <w:i/>
      <w:szCs w:val="24"/>
      <w:lang w:eastAsia="en-US"/>
    </w:rPr>
  </w:style>
  <w:style w:type="character" w:customStyle="1" w:styleId="Heading4Char1">
    <w:name w:val="Heading 4 Char1"/>
    <w:basedOn w:val="DefaultParagraphFont"/>
    <w:semiHidden/>
    <w:rsid w:val="009366EA"/>
    <w:rPr>
      <w:rFonts w:eastAsiaTheme="majorEastAsia" w:cstheme="majorBidi"/>
      <w:i/>
      <w:iCs/>
      <w:lang w:eastAsia="en-US"/>
    </w:rPr>
  </w:style>
  <w:style w:type="character" w:customStyle="1" w:styleId="Heading5Char1">
    <w:name w:val="Heading 5 Char1"/>
    <w:basedOn w:val="DefaultParagraphFont"/>
    <w:semiHidden/>
    <w:rsid w:val="009366EA"/>
    <w:rPr>
      <w:rFonts w:eastAsiaTheme="majorEastAsia" w:cstheme="majorBidi"/>
      <w:i/>
      <w:lang w:eastAsia="en-US"/>
    </w:rPr>
  </w:style>
  <w:style w:type="character" w:customStyle="1" w:styleId="Heading6Char1">
    <w:name w:val="Heading 6 Char1"/>
    <w:basedOn w:val="DefaultParagraphFont"/>
    <w:uiPriority w:val="9"/>
    <w:semiHidden/>
    <w:rsid w:val="009366EA"/>
    <w:rPr>
      <w:rFonts w:asciiTheme="majorHAnsi" w:eastAsiaTheme="majorEastAsia" w:hAnsiTheme="majorHAnsi" w:cstheme="majorBidi"/>
      <w:color w:val="1F4D78" w:themeColor="accent1" w:themeShade="7F"/>
    </w:rPr>
  </w:style>
  <w:style w:type="paragraph" w:styleId="Revision">
    <w:name w:val="Revision"/>
    <w:hidden/>
    <w:uiPriority w:val="99"/>
    <w:semiHidden/>
    <w:rsid w:val="00F60F01"/>
    <w:pPr>
      <w:widowControl/>
    </w:pPr>
    <w:rPr>
      <w:lang w:val="en-GB"/>
    </w:rPr>
  </w:style>
  <w:style w:type="character" w:customStyle="1" w:styleId="Mencinsinresolver1">
    <w:name w:val="Mención sin resolver1"/>
    <w:basedOn w:val="DefaultParagraphFont"/>
    <w:uiPriority w:val="99"/>
    <w:semiHidden/>
    <w:unhideWhenUsed/>
    <w:rsid w:val="00F60F01"/>
    <w:rPr>
      <w:color w:val="605E5C"/>
      <w:shd w:val="clear" w:color="auto" w:fill="E1DFDD"/>
    </w:rPr>
  </w:style>
  <w:style w:type="character" w:customStyle="1" w:styleId="Mencinsinresolver13">
    <w:name w:val="Mención sin resolver13"/>
    <w:basedOn w:val="DefaultParagraphFont"/>
    <w:uiPriority w:val="99"/>
    <w:semiHidden/>
    <w:unhideWhenUsed/>
    <w:rsid w:val="00F077F1"/>
    <w:rPr>
      <w:color w:val="605E5C"/>
      <w:shd w:val="clear" w:color="auto" w:fill="E1DFDD"/>
    </w:rPr>
  </w:style>
  <w:style w:type="character" w:customStyle="1" w:styleId="Heading7Char2">
    <w:name w:val="Heading 7 Char2"/>
    <w:basedOn w:val="DefaultParagraphFont"/>
    <w:uiPriority w:val="9"/>
    <w:semiHidden/>
    <w:rsid w:val="00F077F1"/>
    <w:rPr>
      <w:rFonts w:asciiTheme="majorHAnsi" w:eastAsiaTheme="majorEastAsia" w:hAnsiTheme="majorHAnsi" w:cstheme="majorBidi"/>
      <w:i/>
      <w:iCs/>
      <w:color w:val="1F4D78" w:themeColor="accent1" w:themeShade="7F"/>
    </w:rPr>
  </w:style>
  <w:style w:type="character" w:customStyle="1" w:styleId="Heading8Char2">
    <w:name w:val="Heading 8 Char2"/>
    <w:basedOn w:val="DefaultParagraphFont"/>
    <w:uiPriority w:val="9"/>
    <w:semiHidden/>
    <w:rsid w:val="00F077F1"/>
    <w:rPr>
      <w:rFonts w:asciiTheme="majorHAnsi" w:eastAsiaTheme="majorEastAsia" w:hAnsiTheme="majorHAnsi" w:cstheme="majorBidi"/>
      <w:color w:val="272727" w:themeColor="text1" w:themeTint="D8"/>
      <w:sz w:val="21"/>
      <w:szCs w:val="21"/>
    </w:rPr>
  </w:style>
  <w:style w:type="character" w:customStyle="1" w:styleId="Heading9Char2">
    <w:name w:val="Heading 9 Char2"/>
    <w:basedOn w:val="DefaultParagraphFont"/>
    <w:uiPriority w:val="9"/>
    <w:semiHidden/>
    <w:rsid w:val="00F077F1"/>
    <w:rPr>
      <w:rFonts w:asciiTheme="majorHAnsi" w:eastAsiaTheme="majorEastAsia" w:hAnsiTheme="majorHAnsi" w:cstheme="majorBidi"/>
      <w:i/>
      <w:iCs/>
      <w:color w:val="272727" w:themeColor="text1" w:themeTint="D8"/>
      <w:sz w:val="21"/>
      <w:szCs w:val="21"/>
    </w:rPr>
  </w:style>
  <w:style w:type="character" w:customStyle="1" w:styleId="Heading1Char2">
    <w:name w:val="Heading 1 Char2"/>
    <w:basedOn w:val="DefaultParagraphFont"/>
    <w:semiHidden/>
    <w:rsid w:val="00F077F1"/>
    <w:rPr>
      <w:rFonts w:eastAsiaTheme="majorEastAsia" w:cstheme="majorBidi"/>
      <w:b/>
      <w:sz w:val="24"/>
      <w:szCs w:val="32"/>
    </w:rPr>
  </w:style>
  <w:style w:type="character" w:customStyle="1" w:styleId="Heading2Char2">
    <w:name w:val="Heading 2 Char2"/>
    <w:basedOn w:val="DefaultParagraphFont"/>
    <w:semiHidden/>
    <w:rsid w:val="00F077F1"/>
    <w:rPr>
      <w:rFonts w:eastAsiaTheme="majorEastAsia" w:cstheme="majorBidi"/>
      <w:b/>
      <w:szCs w:val="26"/>
      <w:lang w:eastAsia="en-US"/>
    </w:rPr>
  </w:style>
  <w:style w:type="character" w:customStyle="1" w:styleId="Heading3Char2">
    <w:name w:val="Heading 3 Char2"/>
    <w:basedOn w:val="DefaultParagraphFont"/>
    <w:semiHidden/>
    <w:rsid w:val="00F077F1"/>
    <w:rPr>
      <w:rFonts w:eastAsiaTheme="majorEastAsia" w:cstheme="majorBidi"/>
      <w:b/>
      <w:i/>
      <w:szCs w:val="24"/>
      <w:lang w:eastAsia="en-US"/>
    </w:rPr>
  </w:style>
  <w:style w:type="character" w:customStyle="1" w:styleId="Heading4Char2">
    <w:name w:val="Heading 4 Char2"/>
    <w:basedOn w:val="DefaultParagraphFont"/>
    <w:semiHidden/>
    <w:rsid w:val="00F077F1"/>
    <w:rPr>
      <w:rFonts w:eastAsiaTheme="majorEastAsia" w:cstheme="majorBidi"/>
      <w:i/>
      <w:iCs/>
      <w:lang w:eastAsia="en-US"/>
    </w:rPr>
  </w:style>
  <w:style w:type="character" w:customStyle="1" w:styleId="Heading5Char2">
    <w:name w:val="Heading 5 Char2"/>
    <w:basedOn w:val="DefaultParagraphFont"/>
    <w:semiHidden/>
    <w:rsid w:val="00F077F1"/>
    <w:rPr>
      <w:rFonts w:eastAsiaTheme="majorEastAsia" w:cstheme="majorBidi"/>
      <w:i/>
      <w:lang w:eastAsia="en-US"/>
    </w:rPr>
  </w:style>
  <w:style w:type="character" w:customStyle="1" w:styleId="Heading6Char2">
    <w:name w:val="Heading 6 Char2"/>
    <w:basedOn w:val="DefaultParagraphFont"/>
    <w:uiPriority w:val="9"/>
    <w:semiHidden/>
    <w:rsid w:val="00F077F1"/>
    <w:rPr>
      <w:rFonts w:asciiTheme="majorHAnsi" w:eastAsiaTheme="majorEastAsia" w:hAnsiTheme="majorHAnsi" w:cstheme="majorBidi"/>
      <w:color w:val="1F4D78" w:themeColor="accent1" w:themeShade="7F"/>
    </w:rPr>
  </w:style>
  <w:style w:type="character" w:customStyle="1" w:styleId="Onopgelostemelding1">
    <w:name w:val="Onopgeloste melding1"/>
    <w:basedOn w:val="DefaultParagraphFont"/>
    <w:uiPriority w:val="99"/>
    <w:semiHidden/>
    <w:unhideWhenUsed/>
    <w:rsid w:val="0001456E"/>
    <w:rPr>
      <w:color w:val="605E5C"/>
      <w:shd w:val="clear" w:color="auto" w:fill="E1DFDD"/>
    </w:rPr>
  </w:style>
  <w:style w:type="character" w:customStyle="1" w:styleId="Titre7Car2">
    <w:name w:val="Titre 7 Car2"/>
    <w:basedOn w:val="DefaultParagraphFont"/>
    <w:uiPriority w:val="9"/>
    <w:semiHidden/>
    <w:rsid w:val="00C37B21"/>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semiHidden/>
    <w:rsid w:val="00C37B21"/>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semiHidden/>
    <w:rsid w:val="00C37B21"/>
    <w:rPr>
      <w:rFonts w:asciiTheme="majorHAnsi" w:eastAsiaTheme="majorEastAsia" w:hAnsiTheme="majorHAnsi" w:cstheme="majorBidi"/>
      <w:i/>
      <w:iCs/>
      <w:color w:val="272727" w:themeColor="text1" w:themeTint="D8"/>
      <w:sz w:val="21"/>
      <w:szCs w:val="21"/>
    </w:rPr>
  </w:style>
  <w:style w:type="character" w:customStyle="1" w:styleId="Titre1Car2">
    <w:name w:val="Titre 1 Car2"/>
    <w:basedOn w:val="DefaultParagraphFont"/>
    <w:rsid w:val="00C37B21"/>
    <w:rPr>
      <w:rFonts w:eastAsiaTheme="majorEastAsia" w:cstheme="majorBidi"/>
      <w:b/>
      <w:sz w:val="24"/>
      <w:szCs w:val="32"/>
    </w:rPr>
  </w:style>
  <w:style w:type="character" w:customStyle="1" w:styleId="Titre2Car2">
    <w:name w:val="Titre 2 Car2"/>
    <w:basedOn w:val="DefaultParagraphFont"/>
    <w:semiHidden/>
    <w:rsid w:val="00C37B21"/>
    <w:rPr>
      <w:rFonts w:eastAsiaTheme="majorEastAsia" w:cstheme="majorBidi"/>
      <w:b/>
      <w:szCs w:val="26"/>
      <w:lang w:eastAsia="en-US"/>
    </w:rPr>
  </w:style>
  <w:style w:type="character" w:customStyle="1" w:styleId="Titre3Car2">
    <w:name w:val="Titre 3 Car2"/>
    <w:basedOn w:val="DefaultParagraphFont"/>
    <w:semiHidden/>
    <w:rsid w:val="00C37B21"/>
    <w:rPr>
      <w:rFonts w:eastAsiaTheme="majorEastAsia" w:cstheme="majorBidi"/>
      <w:b/>
      <w:i/>
      <w:szCs w:val="24"/>
      <w:lang w:eastAsia="en-US"/>
    </w:rPr>
  </w:style>
  <w:style w:type="character" w:customStyle="1" w:styleId="Titre4Car2">
    <w:name w:val="Titre 4 Car2"/>
    <w:basedOn w:val="DefaultParagraphFont"/>
    <w:semiHidden/>
    <w:rsid w:val="00C37B21"/>
    <w:rPr>
      <w:rFonts w:eastAsiaTheme="majorEastAsia" w:cstheme="majorBidi"/>
      <w:i/>
      <w:iCs/>
      <w:lang w:eastAsia="en-US"/>
    </w:rPr>
  </w:style>
  <w:style w:type="character" w:customStyle="1" w:styleId="Titre5Car2">
    <w:name w:val="Titre 5 Car2"/>
    <w:basedOn w:val="DefaultParagraphFont"/>
    <w:semiHidden/>
    <w:rsid w:val="00C37B21"/>
    <w:rPr>
      <w:rFonts w:eastAsiaTheme="majorEastAsia" w:cstheme="majorBidi"/>
      <w:i/>
      <w:lang w:eastAsia="en-US"/>
    </w:rPr>
  </w:style>
  <w:style w:type="character" w:customStyle="1" w:styleId="Titre6Car2">
    <w:name w:val="Titre 6 Car2"/>
    <w:basedOn w:val="DefaultParagraphFont"/>
    <w:uiPriority w:val="9"/>
    <w:semiHidden/>
    <w:rsid w:val="00C37B21"/>
    <w:rPr>
      <w:rFonts w:asciiTheme="majorHAnsi" w:eastAsiaTheme="majorEastAsia" w:hAnsiTheme="majorHAnsi" w:cstheme="majorBidi"/>
      <w:color w:val="1F4D78" w:themeColor="accent1" w:themeShade="7F"/>
    </w:rPr>
  </w:style>
  <w:style w:type="character" w:customStyle="1" w:styleId="Mentionnonrsolue1">
    <w:name w:val="Mention non résolue1"/>
    <w:basedOn w:val="DefaultParagraphFont"/>
    <w:uiPriority w:val="99"/>
    <w:semiHidden/>
    <w:unhideWhenUsed/>
    <w:rsid w:val="0094356B"/>
    <w:rPr>
      <w:color w:val="605E5C"/>
      <w:shd w:val="clear" w:color="auto" w:fill="E1DFDD"/>
    </w:rPr>
  </w:style>
  <w:style w:type="character" w:customStyle="1" w:styleId="Mentionnonrsolue13">
    <w:name w:val="Mention non résolue13"/>
    <w:basedOn w:val="DefaultParagraphFont"/>
    <w:uiPriority w:val="99"/>
    <w:semiHidden/>
    <w:unhideWhenUsed/>
    <w:rsid w:val="0094356B"/>
    <w:rPr>
      <w:color w:val="605E5C"/>
      <w:shd w:val="clear" w:color="auto" w:fill="E1DFDD"/>
    </w:rPr>
  </w:style>
  <w:style w:type="paragraph" w:styleId="BodyText">
    <w:name w:val="Body Text"/>
    <w:basedOn w:val="Normal"/>
    <w:link w:val="BodyTextChar"/>
    <w:rsid w:val="008B6791"/>
    <w:pPr>
      <w:widowControl/>
      <w:spacing w:after="140" w:line="276" w:lineRule="auto"/>
    </w:pPr>
    <w:rPr>
      <w:rFonts w:ascii="Liberation Serif" w:eastAsia="Source Han Sans CN Regular" w:hAnsi="Liberation Serif" w:cs="Lohit Devanagari"/>
      <w:kern w:val="2"/>
      <w:sz w:val="24"/>
      <w:szCs w:val="24"/>
      <w:lang w:val="en-US" w:eastAsia="zh-CN" w:bidi="hi-IN"/>
    </w:rPr>
  </w:style>
  <w:style w:type="character" w:customStyle="1" w:styleId="BodyTextChar">
    <w:name w:val="Body Text Char"/>
    <w:basedOn w:val="DefaultParagraphFont"/>
    <w:link w:val="BodyText"/>
    <w:rsid w:val="008B6791"/>
    <w:rPr>
      <w:rFonts w:ascii="Liberation Serif" w:eastAsia="Source Han Sans CN Regular" w:hAnsi="Liberation Serif" w:cs="Lohit Devanagari"/>
      <w:kern w:val="2"/>
      <w:sz w:val="24"/>
      <w:szCs w:val="24"/>
      <w:lang w:val="en-US" w:eastAsia="zh-CN" w:bidi="hi-IN"/>
    </w:rPr>
  </w:style>
  <w:style w:type="paragraph" w:styleId="NormalWeb">
    <w:name w:val="Normal (Web)"/>
    <w:basedOn w:val="Normal"/>
    <w:uiPriority w:val="99"/>
    <w:unhideWhenUsed/>
    <w:rsid w:val="00D50395"/>
    <w:pPr>
      <w:widowControl/>
      <w:spacing w:before="100" w:beforeAutospacing="1" w:after="144" w:line="276" w:lineRule="auto"/>
    </w:pPr>
    <w:rPr>
      <w:rFonts w:cs="Times New Roman"/>
      <w:sz w:val="24"/>
      <w:szCs w:val="24"/>
      <w:lang w:val="en-US" w:eastAsia="en-US"/>
    </w:rPr>
  </w:style>
  <w:style w:type="paragraph" w:customStyle="1" w:styleId="Default">
    <w:name w:val="Default"/>
    <w:rsid w:val="00D50395"/>
    <w:pPr>
      <w:autoSpaceDE w:val="0"/>
      <w:autoSpaceDN w:val="0"/>
      <w:adjustRightInd w:val="0"/>
    </w:pPr>
    <w:rPr>
      <w:rFonts w:ascii="Minion Pro" w:eastAsiaTheme="minorEastAsia" w:hAnsi="Minion Pro" w:cs="Minion Pro"/>
      <w:color w:val="000000"/>
      <w:sz w:val="24"/>
      <w:szCs w:val="24"/>
      <w:lang w:val="en-US" w:eastAsia="zh-CN"/>
    </w:rPr>
  </w:style>
  <w:style w:type="paragraph" w:styleId="FootnoteText">
    <w:name w:val="footnote text"/>
    <w:basedOn w:val="Normal"/>
    <w:link w:val="FootnoteTextChar"/>
    <w:uiPriority w:val="99"/>
    <w:semiHidden/>
    <w:unhideWhenUsed/>
    <w:rsid w:val="000D2289"/>
    <w:rPr>
      <w:sz w:val="20"/>
      <w:szCs w:val="20"/>
    </w:rPr>
  </w:style>
  <w:style w:type="character" w:customStyle="1" w:styleId="FootnoteTextChar">
    <w:name w:val="Footnote Text Char"/>
    <w:basedOn w:val="DefaultParagraphFont"/>
    <w:link w:val="FootnoteText"/>
    <w:uiPriority w:val="99"/>
    <w:semiHidden/>
    <w:rsid w:val="000D2289"/>
    <w:rPr>
      <w:sz w:val="20"/>
      <w:szCs w:val="20"/>
    </w:rPr>
  </w:style>
  <w:style w:type="character" w:customStyle="1" w:styleId="citationref">
    <w:name w:val="citationref"/>
    <w:basedOn w:val="DefaultParagraphFont"/>
    <w:rsid w:val="000E6E61"/>
  </w:style>
  <w:style w:type="character" w:customStyle="1" w:styleId="AR6AtlasTableCar">
    <w:name w:val="AR6 Atlas Table Car"/>
    <w:basedOn w:val="DefaultParagraphFont"/>
    <w:link w:val="AR6AtlasTable"/>
    <w:qFormat/>
    <w:rsid w:val="000A5EAF"/>
    <w:rPr>
      <w:sz w:val="20"/>
      <w:lang w:val="en-US"/>
    </w:rPr>
  </w:style>
  <w:style w:type="paragraph" w:customStyle="1" w:styleId="AR6AtlasTable">
    <w:name w:val="AR6 Atlas Table"/>
    <w:basedOn w:val="AR6BodyText"/>
    <w:link w:val="AR6AtlasTableCar"/>
    <w:qFormat/>
    <w:rsid w:val="000A5EAF"/>
    <w:pPr>
      <w:widowControl/>
      <w:tabs>
        <w:tab w:val="left" w:pos="1134"/>
      </w:tabs>
      <w:spacing w:after="200" w:line="259" w:lineRule="auto"/>
      <w:ind w:left="1418" w:hanging="1418"/>
    </w:pPr>
    <w:rPr>
      <w:sz w:val="20"/>
      <w:lang w:val="en-US"/>
    </w:rPr>
  </w:style>
  <w:style w:type="character" w:customStyle="1" w:styleId="internalref">
    <w:name w:val="internalref"/>
    <w:basedOn w:val="DefaultParagraphFont"/>
    <w:rsid w:val="000A5EAF"/>
  </w:style>
  <w:style w:type="table" w:customStyle="1" w:styleId="1">
    <w:name w:val="1"/>
    <w:basedOn w:val="TableNormal"/>
    <w:rsid w:val="00C96384"/>
    <w:rPr>
      <w:rFonts w:eastAsiaTheme="minorEastAsia"/>
    </w:rPr>
    <w:tblPr>
      <w:tblStyleRowBandSize w:val="1"/>
      <w:tblStyleColBandSize w:val="1"/>
      <w:tblCellMar>
        <w:top w:w="28" w:type="dxa"/>
        <w:left w:w="28" w:type="dxa"/>
        <w:bottom w:w="28" w:type="dxa"/>
        <w:right w:w="28" w:type="dxa"/>
      </w:tblCellMar>
    </w:tblPr>
  </w:style>
  <w:style w:type="character" w:customStyle="1" w:styleId="UnresolvedMention1">
    <w:name w:val="Unresolved Mention1"/>
    <w:basedOn w:val="DefaultParagraphFont"/>
    <w:uiPriority w:val="99"/>
    <w:semiHidden/>
    <w:unhideWhenUsed/>
    <w:rsid w:val="00736821"/>
    <w:rPr>
      <w:color w:val="605E5C"/>
      <w:shd w:val="clear" w:color="auto" w:fill="E1DFDD"/>
    </w:rPr>
  </w:style>
  <w:style w:type="character" w:styleId="FollowedHyperlink">
    <w:name w:val="FollowedHyperlink"/>
    <w:basedOn w:val="DefaultParagraphFont"/>
    <w:uiPriority w:val="99"/>
    <w:semiHidden/>
    <w:unhideWhenUsed/>
    <w:rsid w:val="00736821"/>
    <w:rPr>
      <w:color w:val="954F72" w:themeColor="followedHyperlink"/>
      <w:u w:val="single"/>
    </w:rPr>
  </w:style>
  <w:style w:type="character" w:customStyle="1" w:styleId="Mentionnonrsolue2">
    <w:name w:val="Mention non résolue2"/>
    <w:basedOn w:val="DefaultParagraphFont"/>
    <w:uiPriority w:val="99"/>
    <w:semiHidden/>
    <w:unhideWhenUsed/>
    <w:rsid w:val="00765575"/>
    <w:rPr>
      <w:color w:val="605E5C"/>
      <w:shd w:val="clear" w:color="auto" w:fill="E1DFDD"/>
    </w:rPr>
  </w:style>
  <w:style w:type="character" w:customStyle="1" w:styleId="UnresolvedMention2">
    <w:name w:val="Unresolved Mention2"/>
    <w:basedOn w:val="DefaultParagraphFont"/>
    <w:uiPriority w:val="99"/>
    <w:semiHidden/>
    <w:unhideWhenUsed/>
    <w:rsid w:val="009D6BAB"/>
    <w:rPr>
      <w:color w:val="605E5C"/>
      <w:shd w:val="clear" w:color="auto" w:fill="E1DFDD"/>
    </w:rPr>
  </w:style>
  <w:style w:type="character" w:customStyle="1" w:styleId="Heading7Char5">
    <w:name w:val="Heading 7 Char5"/>
    <w:basedOn w:val="DefaultParagraphFont"/>
    <w:uiPriority w:val="9"/>
    <w:semiHidden/>
    <w:rsid w:val="00F85936"/>
    <w:rPr>
      <w:rFonts w:asciiTheme="majorHAnsi" w:eastAsiaTheme="majorEastAsia" w:hAnsiTheme="majorHAnsi" w:cstheme="majorBidi"/>
      <w:i/>
      <w:iCs/>
      <w:color w:val="1F4D78" w:themeColor="accent1" w:themeShade="7F"/>
    </w:rPr>
  </w:style>
  <w:style w:type="character" w:customStyle="1" w:styleId="Heading8Char5">
    <w:name w:val="Heading 8 Char5"/>
    <w:basedOn w:val="DefaultParagraphFont"/>
    <w:uiPriority w:val="9"/>
    <w:semiHidden/>
    <w:rsid w:val="00F85936"/>
    <w:rPr>
      <w:rFonts w:asciiTheme="majorHAnsi" w:eastAsiaTheme="majorEastAsia" w:hAnsiTheme="majorHAnsi" w:cstheme="majorBidi"/>
      <w:color w:val="272727" w:themeColor="text1" w:themeTint="D8"/>
      <w:sz w:val="21"/>
      <w:szCs w:val="21"/>
    </w:rPr>
  </w:style>
  <w:style w:type="character" w:customStyle="1" w:styleId="Heading9Char5">
    <w:name w:val="Heading 9 Char5"/>
    <w:basedOn w:val="DefaultParagraphFont"/>
    <w:uiPriority w:val="9"/>
    <w:semiHidden/>
    <w:rsid w:val="00F85936"/>
    <w:rPr>
      <w:rFonts w:asciiTheme="majorHAnsi" w:eastAsiaTheme="majorEastAsia" w:hAnsiTheme="majorHAnsi" w:cstheme="majorBidi"/>
      <w:i/>
      <w:iCs/>
      <w:color w:val="272727" w:themeColor="text1" w:themeTint="D8"/>
      <w:sz w:val="21"/>
      <w:szCs w:val="21"/>
    </w:rPr>
  </w:style>
  <w:style w:type="character" w:customStyle="1" w:styleId="Heading1Char5">
    <w:name w:val="Heading 1 Char5"/>
    <w:basedOn w:val="DefaultParagraphFont"/>
    <w:rsid w:val="00F85936"/>
    <w:rPr>
      <w:rFonts w:eastAsiaTheme="majorEastAsia" w:cstheme="majorBidi"/>
      <w:b/>
      <w:sz w:val="24"/>
      <w:szCs w:val="32"/>
    </w:rPr>
  </w:style>
  <w:style w:type="character" w:customStyle="1" w:styleId="Heading2Char5">
    <w:name w:val="Heading 2 Char5"/>
    <w:basedOn w:val="DefaultParagraphFont"/>
    <w:semiHidden/>
    <w:rsid w:val="00F85936"/>
    <w:rPr>
      <w:rFonts w:eastAsiaTheme="majorEastAsia" w:cstheme="majorBidi"/>
      <w:b/>
      <w:szCs w:val="26"/>
      <w:lang w:eastAsia="en-US"/>
    </w:rPr>
  </w:style>
  <w:style w:type="character" w:customStyle="1" w:styleId="Heading3Char5">
    <w:name w:val="Heading 3 Char5"/>
    <w:basedOn w:val="DefaultParagraphFont"/>
    <w:semiHidden/>
    <w:rsid w:val="00F85936"/>
    <w:rPr>
      <w:rFonts w:eastAsiaTheme="majorEastAsia" w:cstheme="majorBidi"/>
      <w:b/>
      <w:i/>
      <w:szCs w:val="24"/>
      <w:lang w:eastAsia="en-US"/>
    </w:rPr>
  </w:style>
  <w:style w:type="character" w:customStyle="1" w:styleId="Heading4Char5">
    <w:name w:val="Heading 4 Char5"/>
    <w:basedOn w:val="DefaultParagraphFont"/>
    <w:semiHidden/>
    <w:rsid w:val="00F85936"/>
    <w:rPr>
      <w:rFonts w:eastAsiaTheme="majorEastAsia" w:cstheme="majorBidi"/>
      <w:i/>
      <w:iCs/>
      <w:lang w:eastAsia="en-US"/>
    </w:rPr>
  </w:style>
  <w:style w:type="character" w:customStyle="1" w:styleId="Heading5Char5">
    <w:name w:val="Heading 5 Char5"/>
    <w:basedOn w:val="DefaultParagraphFont"/>
    <w:semiHidden/>
    <w:rsid w:val="00F85936"/>
    <w:rPr>
      <w:rFonts w:eastAsiaTheme="majorEastAsia" w:cstheme="majorBidi"/>
      <w:i/>
      <w:lang w:eastAsia="en-US"/>
    </w:rPr>
  </w:style>
  <w:style w:type="character" w:customStyle="1" w:styleId="Heading6Char5">
    <w:name w:val="Heading 6 Char5"/>
    <w:basedOn w:val="DefaultParagraphFont"/>
    <w:uiPriority w:val="9"/>
    <w:semiHidden/>
    <w:rsid w:val="00F85936"/>
    <w:rPr>
      <w:rFonts w:asciiTheme="majorHAnsi" w:eastAsiaTheme="majorEastAsia" w:hAnsiTheme="majorHAnsi" w:cstheme="majorBidi"/>
      <w:color w:val="1F4D78" w:themeColor="accent1" w:themeShade="7F"/>
    </w:rPr>
  </w:style>
  <w:style w:type="paragraph" w:customStyle="1" w:styleId="AR6Chap1Table">
    <w:name w:val="AR6 Chap 1 Table"/>
    <w:basedOn w:val="AR6BodyText"/>
    <w:next w:val="AR6BodyText"/>
    <w:link w:val="AR6Chap1TableCar"/>
    <w:qFormat/>
    <w:rsid w:val="006A134E"/>
    <w:pPr>
      <w:widowControl/>
      <w:tabs>
        <w:tab w:val="left" w:pos="1021"/>
      </w:tabs>
      <w:spacing w:line="259" w:lineRule="auto"/>
      <w:ind w:left="993" w:hanging="993"/>
    </w:pPr>
    <w:rPr>
      <w:sz w:val="20"/>
      <w:lang w:val="en-US"/>
    </w:rPr>
  </w:style>
  <w:style w:type="character" w:customStyle="1" w:styleId="AR6Chap1TableCar">
    <w:name w:val="AR6 Chap 1 Table Car"/>
    <w:basedOn w:val="DefaultParagraphFont"/>
    <w:link w:val="AR6Chap1Table"/>
    <w:rsid w:val="006A134E"/>
    <w:rPr>
      <w:sz w:val="20"/>
      <w:lang w:val="en-US"/>
    </w:rPr>
  </w:style>
  <w:style w:type="character" w:customStyle="1" w:styleId="Onopgelostemelding2">
    <w:name w:val="Onopgeloste melding2"/>
    <w:basedOn w:val="DefaultParagraphFont"/>
    <w:uiPriority w:val="99"/>
    <w:semiHidden/>
    <w:unhideWhenUsed/>
    <w:rsid w:val="00174031"/>
    <w:rPr>
      <w:color w:val="605E5C"/>
      <w:shd w:val="clear" w:color="auto" w:fill="E1DFDD"/>
    </w:rPr>
  </w:style>
  <w:style w:type="character" w:customStyle="1" w:styleId="highlight">
    <w:name w:val="highlight"/>
    <w:basedOn w:val="DefaultParagraphFont"/>
    <w:rsid w:val="00174031"/>
  </w:style>
  <w:style w:type="character" w:customStyle="1" w:styleId="referencesnote">
    <w:name w:val="references__note"/>
    <w:basedOn w:val="DefaultParagraphFont"/>
    <w:rsid w:val="00174031"/>
  </w:style>
  <w:style w:type="character" w:customStyle="1" w:styleId="referencesyear">
    <w:name w:val="references__year"/>
    <w:basedOn w:val="DefaultParagraphFont"/>
    <w:rsid w:val="00174031"/>
  </w:style>
  <w:style w:type="character" w:customStyle="1" w:styleId="referencesarticle-title">
    <w:name w:val="references__article-title"/>
    <w:basedOn w:val="DefaultParagraphFont"/>
    <w:rsid w:val="00174031"/>
  </w:style>
  <w:style w:type="character" w:customStyle="1" w:styleId="c-messagebody">
    <w:name w:val="c-message__body"/>
    <w:basedOn w:val="DefaultParagraphFont"/>
    <w:rsid w:val="00174031"/>
  </w:style>
  <w:style w:type="character" w:customStyle="1" w:styleId="title-text">
    <w:name w:val="title-text"/>
    <w:basedOn w:val="DefaultParagraphFont"/>
    <w:rsid w:val="00307627"/>
  </w:style>
  <w:style w:type="character" w:customStyle="1" w:styleId="sr-only">
    <w:name w:val="sr-only"/>
    <w:basedOn w:val="DefaultParagraphFont"/>
    <w:rsid w:val="00307627"/>
  </w:style>
  <w:style w:type="character" w:customStyle="1" w:styleId="text">
    <w:name w:val="text"/>
    <w:basedOn w:val="DefaultParagraphFont"/>
    <w:rsid w:val="00307627"/>
  </w:style>
  <w:style w:type="character" w:customStyle="1" w:styleId="author-ref">
    <w:name w:val="author-ref"/>
    <w:basedOn w:val="DefaultParagraphFont"/>
    <w:rsid w:val="00307627"/>
  </w:style>
  <w:style w:type="table" w:customStyle="1" w:styleId="2">
    <w:name w:val="2"/>
    <w:basedOn w:val="TableNormal"/>
    <w:rsid w:val="001147FD"/>
    <w:tblPr>
      <w:tblStyleRowBandSize w:val="1"/>
      <w:tblStyleColBandSize w:val="1"/>
      <w:tblCellMar>
        <w:top w:w="28" w:type="dxa"/>
        <w:left w:w="28" w:type="dxa"/>
        <w:bottom w:w="28" w:type="dxa"/>
        <w:right w:w="28" w:type="dxa"/>
      </w:tblCellMar>
    </w:tblPr>
  </w:style>
  <w:style w:type="character" w:customStyle="1" w:styleId="Mencinsinresolver11">
    <w:name w:val="Mención sin resolver11"/>
    <w:basedOn w:val="DefaultParagraphFont"/>
    <w:uiPriority w:val="99"/>
    <w:semiHidden/>
    <w:unhideWhenUsed/>
    <w:rsid w:val="001147FD"/>
    <w:rPr>
      <w:color w:val="605E5C"/>
      <w:shd w:val="clear" w:color="auto" w:fill="E1DFDD"/>
    </w:rPr>
  </w:style>
  <w:style w:type="character" w:customStyle="1" w:styleId="Mentionnonrsolue11">
    <w:name w:val="Mention non résolue11"/>
    <w:basedOn w:val="DefaultParagraphFont"/>
    <w:uiPriority w:val="99"/>
    <w:semiHidden/>
    <w:unhideWhenUsed/>
    <w:rsid w:val="001147FD"/>
    <w:rPr>
      <w:color w:val="605E5C"/>
      <w:shd w:val="clear" w:color="auto" w:fill="E1DFDD"/>
    </w:rPr>
  </w:style>
  <w:style w:type="character" w:customStyle="1" w:styleId="Mencinsinresolver2">
    <w:name w:val="Mención sin resolver2"/>
    <w:basedOn w:val="DefaultParagraphFont"/>
    <w:uiPriority w:val="99"/>
    <w:semiHidden/>
    <w:unhideWhenUsed/>
    <w:rsid w:val="001147FD"/>
    <w:rPr>
      <w:color w:val="605E5C"/>
      <w:shd w:val="clear" w:color="auto" w:fill="E1DFDD"/>
    </w:rPr>
  </w:style>
  <w:style w:type="character" w:customStyle="1" w:styleId="Heading7Char4">
    <w:name w:val="Heading 7 Char4"/>
    <w:basedOn w:val="DefaultParagraphFont"/>
    <w:uiPriority w:val="9"/>
    <w:semiHidden/>
    <w:rsid w:val="001147FD"/>
    <w:rPr>
      <w:rFonts w:asciiTheme="majorHAnsi" w:eastAsiaTheme="majorEastAsia" w:hAnsiTheme="majorHAnsi" w:cstheme="majorBidi"/>
      <w:i/>
      <w:iCs/>
      <w:color w:val="1F4D78" w:themeColor="accent1" w:themeShade="7F"/>
    </w:rPr>
  </w:style>
  <w:style w:type="character" w:customStyle="1" w:styleId="Heading8Char4">
    <w:name w:val="Heading 8 Char4"/>
    <w:basedOn w:val="DefaultParagraphFont"/>
    <w:uiPriority w:val="9"/>
    <w:semiHidden/>
    <w:rsid w:val="001147FD"/>
    <w:rPr>
      <w:rFonts w:asciiTheme="majorHAnsi" w:eastAsiaTheme="majorEastAsia" w:hAnsiTheme="majorHAnsi" w:cstheme="majorBidi"/>
      <w:color w:val="272727" w:themeColor="text1" w:themeTint="D8"/>
      <w:sz w:val="21"/>
      <w:szCs w:val="21"/>
    </w:rPr>
  </w:style>
  <w:style w:type="character" w:customStyle="1" w:styleId="Heading9Char4">
    <w:name w:val="Heading 9 Char4"/>
    <w:basedOn w:val="DefaultParagraphFont"/>
    <w:uiPriority w:val="9"/>
    <w:semiHidden/>
    <w:rsid w:val="001147FD"/>
    <w:rPr>
      <w:rFonts w:asciiTheme="majorHAnsi" w:eastAsiaTheme="majorEastAsia" w:hAnsiTheme="majorHAnsi" w:cstheme="majorBidi"/>
      <w:i/>
      <w:iCs/>
      <w:color w:val="272727" w:themeColor="text1" w:themeTint="D8"/>
      <w:sz w:val="21"/>
      <w:szCs w:val="21"/>
    </w:rPr>
  </w:style>
  <w:style w:type="character" w:customStyle="1" w:styleId="Heading1Char4">
    <w:name w:val="Heading 1 Char4"/>
    <w:basedOn w:val="DefaultParagraphFont"/>
    <w:semiHidden/>
    <w:rsid w:val="001147FD"/>
    <w:rPr>
      <w:rFonts w:eastAsiaTheme="majorEastAsia" w:cstheme="majorBidi"/>
      <w:b/>
      <w:sz w:val="24"/>
      <w:szCs w:val="32"/>
    </w:rPr>
  </w:style>
  <w:style w:type="character" w:customStyle="1" w:styleId="Heading2Char4">
    <w:name w:val="Heading 2 Char4"/>
    <w:basedOn w:val="DefaultParagraphFont"/>
    <w:semiHidden/>
    <w:rsid w:val="001147FD"/>
    <w:rPr>
      <w:rFonts w:eastAsiaTheme="majorEastAsia" w:cstheme="majorBidi"/>
      <w:b/>
      <w:szCs w:val="26"/>
      <w:lang w:eastAsia="en-US"/>
    </w:rPr>
  </w:style>
  <w:style w:type="character" w:customStyle="1" w:styleId="Heading3Char4">
    <w:name w:val="Heading 3 Char4"/>
    <w:basedOn w:val="DefaultParagraphFont"/>
    <w:semiHidden/>
    <w:rsid w:val="001147FD"/>
    <w:rPr>
      <w:rFonts w:eastAsiaTheme="majorEastAsia" w:cstheme="majorBidi"/>
      <w:b/>
      <w:i/>
      <w:szCs w:val="24"/>
      <w:lang w:eastAsia="en-US"/>
    </w:rPr>
  </w:style>
  <w:style w:type="character" w:customStyle="1" w:styleId="Heading4Char4">
    <w:name w:val="Heading 4 Char4"/>
    <w:basedOn w:val="DefaultParagraphFont"/>
    <w:semiHidden/>
    <w:rsid w:val="001147FD"/>
    <w:rPr>
      <w:rFonts w:eastAsiaTheme="majorEastAsia" w:cstheme="majorBidi"/>
      <w:i/>
      <w:iCs/>
      <w:lang w:eastAsia="en-US"/>
    </w:rPr>
  </w:style>
  <w:style w:type="character" w:customStyle="1" w:styleId="Heading5Char4">
    <w:name w:val="Heading 5 Char4"/>
    <w:basedOn w:val="DefaultParagraphFont"/>
    <w:semiHidden/>
    <w:rsid w:val="001147FD"/>
    <w:rPr>
      <w:rFonts w:eastAsiaTheme="majorEastAsia" w:cstheme="majorBidi"/>
      <w:i/>
      <w:lang w:eastAsia="en-US"/>
    </w:rPr>
  </w:style>
  <w:style w:type="character" w:customStyle="1" w:styleId="Heading6Char4">
    <w:name w:val="Heading 6 Char4"/>
    <w:basedOn w:val="DefaultParagraphFont"/>
    <w:uiPriority w:val="9"/>
    <w:semiHidden/>
    <w:rsid w:val="001147FD"/>
    <w:rPr>
      <w:rFonts w:asciiTheme="majorHAnsi" w:eastAsiaTheme="majorEastAsia" w:hAnsiTheme="majorHAnsi" w:cstheme="majorBidi"/>
      <w:color w:val="1F4D78" w:themeColor="accent1" w:themeShade="7F"/>
    </w:rPr>
  </w:style>
  <w:style w:type="table" w:customStyle="1" w:styleId="3">
    <w:name w:val="3"/>
    <w:basedOn w:val="TableNormal"/>
    <w:rsid w:val="00D018C5"/>
    <w:tblPr>
      <w:tblStyleRowBandSize w:val="1"/>
      <w:tblStyleColBandSize w:val="1"/>
      <w:tblCellMar>
        <w:top w:w="28" w:type="dxa"/>
        <w:left w:w="28" w:type="dxa"/>
        <w:bottom w:w="28" w:type="dxa"/>
        <w:right w:w="28" w:type="dxa"/>
      </w:tblCellMar>
    </w:tblPr>
  </w:style>
  <w:style w:type="character" w:customStyle="1" w:styleId="Mencinsinresolver12">
    <w:name w:val="Mención sin resolver12"/>
    <w:basedOn w:val="DefaultParagraphFont"/>
    <w:uiPriority w:val="99"/>
    <w:semiHidden/>
    <w:unhideWhenUsed/>
    <w:rsid w:val="00D018C5"/>
    <w:rPr>
      <w:color w:val="605E5C"/>
      <w:shd w:val="clear" w:color="auto" w:fill="E1DFDD"/>
    </w:rPr>
  </w:style>
  <w:style w:type="character" w:customStyle="1" w:styleId="Mentionnonrsolue12">
    <w:name w:val="Mention non résolue12"/>
    <w:basedOn w:val="DefaultParagraphFont"/>
    <w:uiPriority w:val="99"/>
    <w:semiHidden/>
    <w:unhideWhenUsed/>
    <w:rsid w:val="00D018C5"/>
    <w:rPr>
      <w:color w:val="605E5C"/>
      <w:shd w:val="clear" w:color="auto" w:fill="E1DFDD"/>
    </w:rPr>
  </w:style>
  <w:style w:type="character" w:customStyle="1" w:styleId="UnresolvedMention21">
    <w:name w:val="Unresolved Mention21"/>
    <w:basedOn w:val="DefaultParagraphFont"/>
    <w:uiPriority w:val="99"/>
    <w:semiHidden/>
    <w:unhideWhenUsed/>
    <w:rsid w:val="00D018C5"/>
    <w:rPr>
      <w:color w:val="605E5C"/>
      <w:shd w:val="clear" w:color="auto" w:fill="E1DFDD"/>
    </w:rPr>
  </w:style>
  <w:style w:type="character" w:customStyle="1" w:styleId="Onopgelostemelding21">
    <w:name w:val="Onopgeloste melding21"/>
    <w:basedOn w:val="DefaultParagraphFont"/>
    <w:uiPriority w:val="99"/>
    <w:semiHidden/>
    <w:unhideWhenUsed/>
    <w:rsid w:val="00550602"/>
    <w:rPr>
      <w:color w:val="605E5C"/>
      <w:shd w:val="clear" w:color="auto" w:fill="E1DFDD"/>
    </w:rPr>
  </w:style>
  <w:style w:type="paragraph" w:customStyle="1" w:styleId="Standard">
    <w:name w:val="Standard"/>
    <w:rsid w:val="00550602"/>
    <w:pPr>
      <w:widowControl/>
      <w:suppressAutoHyphens/>
      <w:autoSpaceDN w:val="0"/>
    </w:pPr>
    <w:rPr>
      <w:rFonts w:ascii="Liberation Serif" w:eastAsia="Noto Sans CJK SC Regular" w:hAnsi="Liberation Serif" w:cs="Lohit Devanagari"/>
      <w:kern w:val="3"/>
      <w:sz w:val="24"/>
      <w:szCs w:val="24"/>
      <w:lang w:val="en-GB" w:eastAsia="zh-CN" w:bidi="hi-IN"/>
    </w:rPr>
  </w:style>
  <w:style w:type="character" w:customStyle="1" w:styleId="c-mrkdwnhighlight">
    <w:name w:val="c-mrkdwn__highlight"/>
    <w:basedOn w:val="DefaultParagraphFont"/>
    <w:rsid w:val="00550602"/>
  </w:style>
  <w:style w:type="character" w:styleId="EndnoteReference">
    <w:name w:val="endnote reference"/>
    <w:basedOn w:val="DefaultParagraphFont"/>
    <w:uiPriority w:val="99"/>
    <w:semiHidden/>
    <w:rsid w:val="0063433B"/>
    <w:rPr>
      <w:vertAlign w:val="superscript"/>
    </w:rPr>
  </w:style>
  <w:style w:type="paragraph" w:styleId="TOCHeading">
    <w:name w:val="TOC Heading"/>
    <w:basedOn w:val="Heading1"/>
    <w:next w:val="Normal"/>
    <w:uiPriority w:val="39"/>
    <w:unhideWhenUsed/>
    <w:qFormat/>
    <w:rsid w:val="00014EB2"/>
    <w:pPr>
      <w:widowControl/>
      <w:spacing w:before="240" w:line="259" w:lineRule="auto"/>
      <w:jc w:val="left"/>
      <w:outlineLvl w:val="9"/>
    </w:pPr>
    <w:rPr>
      <w:rFonts w:asciiTheme="majorHAnsi" w:hAnsiTheme="majorHAnsi"/>
      <w:b w:val="0"/>
      <w:color w:val="2E74B5" w:themeColor="accent1" w:themeShade="BF"/>
      <w:sz w:val="32"/>
      <w:lang w:val="en-US" w:eastAsia="en-US"/>
    </w:rPr>
  </w:style>
  <w:style w:type="character" w:customStyle="1" w:styleId="Titre7Car1">
    <w:name w:val="Titre 7 Car1"/>
    <w:basedOn w:val="DefaultParagraphFont"/>
    <w:uiPriority w:val="9"/>
    <w:semiHidden/>
    <w:rsid w:val="00C63035"/>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C63035"/>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C63035"/>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semiHidden/>
    <w:rsid w:val="00C63035"/>
    <w:rPr>
      <w:rFonts w:eastAsiaTheme="majorEastAsia" w:cstheme="majorBidi"/>
      <w:b/>
      <w:sz w:val="24"/>
      <w:szCs w:val="32"/>
    </w:rPr>
  </w:style>
  <w:style w:type="character" w:customStyle="1" w:styleId="Titre2Car1">
    <w:name w:val="Titre 2 Car1"/>
    <w:basedOn w:val="DefaultParagraphFont"/>
    <w:semiHidden/>
    <w:rsid w:val="00C63035"/>
    <w:rPr>
      <w:rFonts w:eastAsiaTheme="majorEastAsia" w:cstheme="majorBidi"/>
      <w:b/>
      <w:szCs w:val="26"/>
      <w:lang w:eastAsia="en-US"/>
    </w:rPr>
  </w:style>
  <w:style w:type="character" w:customStyle="1" w:styleId="Titre3Car1">
    <w:name w:val="Titre 3 Car1"/>
    <w:basedOn w:val="DefaultParagraphFont"/>
    <w:semiHidden/>
    <w:rsid w:val="00C63035"/>
    <w:rPr>
      <w:rFonts w:eastAsiaTheme="majorEastAsia" w:cstheme="majorBidi"/>
      <w:b/>
      <w:i/>
      <w:szCs w:val="24"/>
      <w:lang w:eastAsia="en-US"/>
    </w:rPr>
  </w:style>
  <w:style w:type="character" w:customStyle="1" w:styleId="Titre4Car1">
    <w:name w:val="Titre 4 Car1"/>
    <w:basedOn w:val="DefaultParagraphFont"/>
    <w:semiHidden/>
    <w:rsid w:val="00C63035"/>
    <w:rPr>
      <w:rFonts w:eastAsiaTheme="majorEastAsia" w:cstheme="majorBidi"/>
      <w:i/>
      <w:iCs/>
      <w:lang w:eastAsia="en-US"/>
    </w:rPr>
  </w:style>
  <w:style w:type="character" w:customStyle="1" w:styleId="Titre5Car1">
    <w:name w:val="Titre 5 Car1"/>
    <w:basedOn w:val="DefaultParagraphFont"/>
    <w:semiHidden/>
    <w:rsid w:val="00C63035"/>
    <w:rPr>
      <w:rFonts w:eastAsiaTheme="majorEastAsia" w:cstheme="majorBidi"/>
      <w:i/>
      <w:lang w:eastAsia="en-US"/>
    </w:rPr>
  </w:style>
  <w:style w:type="character" w:customStyle="1" w:styleId="Titre6Car1">
    <w:name w:val="Titre 6 Car1"/>
    <w:basedOn w:val="DefaultParagraphFont"/>
    <w:uiPriority w:val="9"/>
    <w:semiHidden/>
    <w:rsid w:val="00C63035"/>
    <w:rPr>
      <w:rFonts w:asciiTheme="majorHAnsi" w:eastAsiaTheme="majorEastAsia" w:hAnsiTheme="majorHAnsi" w:cstheme="majorBidi"/>
      <w:color w:val="1F4D78" w:themeColor="accent1" w:themeShade="7F"/>
    </w:rPr>
  </w:style>
  <w:style w:type="character" w:customStyle="1" w:styleId="UnresolvedMention3">
    <w:name w:val="Unresolved Mention3"/>
    <w:basedOn w:val="DefaultParagraphFont"/>
    <w:uiPriority w:val="99"/>
    <w:semiHidden/>
    <w:unhideWhenUsed/>
    <w:rsid w:val="00C63035"/>
    <w:rPr>
      <w:color w:val="605E5C"/>
      <w:shd w:val="clear" w:color="auto" w:fill="E1DFDD"/>
    </w:rPr>
  </w:style>
  <w:style w:type="character" w:customStyle="1" w:styleId="Mencinsinresolver3">
    <w:name w:val="Mención sin resolver3"/>
    <w:basedOn w:val="DefaultParagraphFont"/>
    <w:uiPriority w:val="99"/>
    <w:semiHidden/>
    <w:unhideWhenUsed/>
    <w:rsid w:val="00C63035"/>
    <w:rPr>
      <w:color w:val="605E5C"/>
      <w:shd w:val="clear" w:color="auto" w:fill="E1DFDD"/>
    </w:rPr>
  </w:style>
  <w:style w:type="character" w:customStyle="1" w:styleId="UnresolvedMention4">
    <w:name w:val="Unresolved Mention4"/>
    <w:basedOn w:val="DefaultParagraphFont"/>
    <w:uiPriority w:val="99"/>
    <w:semiHidden/>
    <w:unhideWhenUsed/>
    <w:rsid w:val="00CC7372"/>
    <w:rPr>
      <w:color w:val="605E5C"/>
      <w:shd w:val="clear" w:color="auto" w:fill="E1DFDD"/>
    </w:rPr>
  </w:style>
  <w:style w:type="character" w:customStyle="1" w:styleId="Mencinsinresolver4">
    <w:name w:val="Mención sin resolver4"/>
    <w:basedOn w:val="DefaultParagraphFont"/>
    <w:uiPriority w:val="99"/>
    <w:semiHidden/>
    <w:unhideWhenUsed/>
    <w:rsid w:val="00144ED8"/>
    <w:rPr>
      <w:color w:val="605E5C"/>
      <w:shd w:val="clear" w:color="auto" w:fill="E1DFDD"/>
    </w:rPr>
  </w:style>
  <w:style w:type="character" w:customStyle="1" w:styleId="Heading7Char3">
    <w:name w:val="Heading 7 Char3"/>
    <w:basedOn w:val="DefaultParagraphFont"/>
    <w:uiPriority w:val="9"/>
    <w:semiHidden/>
    <w:rsid w:val="0081226F"/>
    <w:rPr>
      <w:rFonts w:asciiTheme="majorHAnsi" w:eastAsiaTheme="majorEastAsia" w:hAnsiTheme="majorHAnsi" w:cstheme="majorBidi"/>
      <w:i/>
      <w:iCs/>
      <w:color w:val="1F4D78" w:themeColor="accent1" w:themeShade="7F"/>
    </w:rPr>
  </w:style>
  <w:style w:type="character" w:customStyle="1" w:styleId="Heading8Char3">
    <w:name w:val="Heading 8 Char3"/>
    <w:basedOn w:val="DefaultParagraphFont"/>
    <w:uiPriority w:val="9"/>
    <w:semiHidden/>
    <w:rsid w:val="0081226F"/>
    <w:rPr>
      <w:rFonts w:asciiTheme="majorHAnsi" w:eastAsiaTheme="majorEastAsia" w:hAnsiTheme="majorHAnsi" w:cstheme="majorBidi"/>
      <w:color w:val="272727" w:themeColor="text1" w:themeTint="D8"/>
      <w:sz w:val="21"/>
      <w:szCs w:val="21"/>
    </w:rPr>
  </w:style>
  <w:style w:type="character" w:customStyle="1" w:styleId="Heading9Char3">
    <w:name w:val="Heading 9 Char3"/>
    <w:basedOn w:val="DefaultParagraphFont"/>
    <w:uiPriority w:val="9"/>
    <w:semiHidden/>
    <w:rsid w:val="0081226F"/>
    <w:rPr>
      <w:rFonts w:asciiTheme="majorHAnsi" w:eastAsiaTheme="majorEastAsia" w:hAnsiTheme="majorHAnsi" w:cstheme="majorBidi"/>
      <w:i/>
      <w:iCs/>
      <w:color w:val="272727" w:themeColor="text1" w:themeTint="D8"/>
      <w:sz w:val="21"/>
      <w:szCs w:val="21"/>
    </w:rPr>
  </w:style>
  <w:style w:type="character" w:customStyle="1" w:styleId="Heading1Char3">
    <w:name w:val="Heading 1 Char3"/>
    <w:basedOn w:val="DefaultParagraphFont"/>
    <w:rsid w:val="0081226F"/>
    <w:rPr>
      <w:rFonts w:eastAsiaTheme="majorEastAsia" w:cstheme="majorBidi"/>
      <w:b/>
      <w:sz w:val="24"/>
      <w:szCs w:val="32"/>
    </w:rPr>
  </w:style>
  <w:style w:type="character" w:customStyle="1" w:styleId="Heading2Char3">
    <w:name w:val="Heading 2 Char3"/>
    <w:basedOn w:val="DefaultParagraphFont"/>
    <w:semiHidden/>
    <w:rsid w:val="0081226F"/>
    <w:rPr>
      <w:rFonts w:eastAsiaTheme="majorEastAsia" w:cstheme="majorBidi"/>
      <w:b/>
      <w:szCs w:val="26"/>
      <w:lang w:eastAsia="en-US"/>
    </w:rPr>
  </w:style>
  <w:style w:type="character" w:customStyle="1" w:styleId="Heading3Char3">
    <w:name w:val="Heading 3 Char3"/>
    <w:basedOn w:val="DefaultParagraphFont"/>
    <w:semiHidden/>
    <w:rsid w:val="0081226F"/>
    <w:rPr>
      <w:rFonts w:eastAsiaTheme="majorEastAsia" w:cstheme="majorBidi"/>
      <w:b/>
      <w:i/>
      <w:szCs w:val="24"/>
      <w:lang w:eastAsia="en-US"/>
    </w:rPr>
  </w:style>
  <w:style w:type="character" w:customStyle="1" w:styleId="Heading4Char3">
    <w:name w:val="Heading 4 Char3"/>
    <w:basedOn w:val="DefaultParagraphFont"/>
    <w:semiHidden/>
    <w:rsid w:val="0081226F"/>
    <w:rPr>
      <w:rFonts w:eastAsiaTheme="majorEastAsia" w:cstheme="majorBidi"/>
      <w:i/>
      <w:iCs/>
      <w:lang w:eastAsia="en-US"/>
    </w:rPr>
  </w:style>
  <w:style w:type="character" w:customStyle="1" w:styleId="Heading5Char3">
    <w:name w:val="Heading 5 Char3"/>
    <w:basedOn w:val="DefaultParagraphFont"/>
    <w:semiHidden/>
    <w:rsid w:val="0081226F"/>
    <w:rPr>
      <w:rFonts w:eastAsiaTheme="majorEastAsia" w:cstheme="majorBidi"/>
      <w:i/>
      <w:lang w:eastAsia="en-US"/>
    </w:rPr>
  </w:style>
  <w:style w:type="character" w:customStyle="1" w:styleId="Heading6Char3">
    <w:name w:val="Heading 6 Char3"/>
    <w:basedOn w:val="DefaultParagraphFont"/>
    <w:uiPriority w:val="9"/>
    <w:semiHidden/>
    <w:rsid w:val="0081226F"/>
    <w:rPr>
      <w:rFonts w:asciiTheme="majorHAnsi" w:eastAsiaTheme="majorEastAsia" w:hAnsiTheme="majorHAnsi" w:cstheme="majorBidi"/>
      <w:color w:val="1F4D78" w:themeColor="accent1" w:themeShade="7F"/>
    </w:rPr>
  </w:style>
  <w:style w:type="paragraph" w:customStyle="1" w:styleId="Figure101AR6Chap10Figure">
    <w:name w:val="Figure 10.1 AR6 Chap 10 Figure"/>
    <w:basedOn w:val="AR6BodyText"/>
    <w:next w:val="AR6BodyText"/>
    <w:link w:val="Figure101AR6Chap10FigureCar"/>
    <w:qFormat/>
    <w:rsid w:val="006221C8"/>
    <w:pPr>
      <w:framePr w:wrap="around" w:vAnchor="text" w:hAnchor="text" w:y="1"/>
    </w:pPr>
    <w:rPr>
      <w:rFonts w:eastAsiaTheme="minorEastAsia" w:cs="Times New Roman (Corps CS)"/>
      <w:sz w:val="20"/>
      <w:lang w:val="en-US"/>
    </w:rPr>
  </w:style>
  <w:style w:type="character" w:customStyle="1" w:styleId="Figure101AR6Chap10FigureCar">
    <w:name w:val="Figure 10.1 AR6 Chap 10 Figure Car"/>
    <w:basedOn w:val="DefaultParagraphFont"/>
    <w:link w:val="Figure101AR6Chap10Figure"/>
    <w:rsid w:val="006221C8"/>
    <w:rPr>
      <w:rFonts w:eastAsiaTheme="minorEastAsia" w:cs="Times New Roman (Corps CS)"/>
      <w:sz w:val="20"/>
      <w:lang w:val="en-US"/>
    </w:rPr>
  </w:style>
  <w:style w:type="character" w:customStyle="1" w:styleId="Mencinsinresolver5">
    <w:name w:val="Mención sin resolver5"/>
    <w:basedOn w:val="DefaultParagraphFont"/>
    <w:uiPriority w:val="99"/>
    <w:semiHidden/>
    <w:unhideWhenUsed/>
    <w:rsid w:val="0038381F"/>
    <w:rPr>
      <w:color w:val="605E5C"/>
      <w:shd w:val="clear" w:color="auto" w:fill="E1DFDD"/>
    </w:rPr>
  </w:style>
  <w:style w:type="character" w:customStyle="1" w:styleId="Mencinsinresolver6">
    <w:name w:val="Mención sin resolver6"/>
    <w:basedOn w:val="DefaultParagraphFont"/>
    <w:uiPriority w:val="99"/>
    <w:semiHidden/>
    <w:unhideWhenUsed/>
    <w:rsid w:val="00876274"/>
    <w:rPr>
      <w:color w:val="605E5C"/>
      <w:shd w:val="clear" w:color="auto" w:fill="E1DFDD"/>
    </w:rPr>
  </w:style>
  <w:style w:type="table" w:customStyle="1" w:styleId="Grilledutableau1">
    <w:name w:val="Grille du tableau1"/>
    <w:basedOn w:val="TableNormal"/>
    <w:next w:val="TableGrid"/>
    <w:uiPriority w:val="39"/>
    <w:rsid w:val="008127A6"/>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741A8"/>
    <w:rPr>
      <w:rFonts w:ascii="LiberationSerif-Bold" w:hAnsi="LiberationSerif-Bold" w:hint="default"/>
      <w:b/>
      <w:bCs/>
      <w:i w:val="0"/>
      <w:iCs w:val="0"/>
      <w:color w:val="000000"/>
      <w:sz w:val="24"/>
      <w:szCs w:val="24"/>
    </w:rPr>
  </w:style>
  <w:style w:type="paragraph" w:styleId="HTMLPreformatted">
    <w:name w:val="HTML Preformatted"/>
    <w:basedOn w:val="Normal"/>
    <w:link w:val="HTMLPreformattedChar"/>
    <w:uiPriority w:val="99"/>
    <w:semiHidden/>
    <w:unhideWhenUsed/>
    <w:rsid w:val="00636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3647E"/>
    <w:rPr>
      <w:rFonts w:ascii="Courier New" w:hAnsi="Courier New" w:cs="Courier New"/>
      <w:sz w:val="20"/>
      <w:szCs w:val="20"/>
      <w:lang w:val="en-US" w:eastAsia="en-US"/>
    </w:rPr>
  </w:style>
  <w:style w:type="paragraph" w:customStyle="1" w:styleId="AR6Chap1FAQ">
    <w:name w:val="AR6 Chap 1 FAQ"/>
    <w:basedOn w:val="AR6BodyText"/>
    <w:next w:val="AR6BodyText"/>
    <w:qFormat/>
    <w:rsid w:val="009A5455"/>
    <w:pPr>
      <w:widowControl/>
      <w:tabs>
        <w:tab w:val="left" w:pos="992"/>
      </w:tabs>
      <w:spacing w:line="259" w:lineRule="auto"/>
      <w:ind w:left="720" w:hanging="360"/>
    </w:pPr>
    <w:rPr>
      <w:b/>
    </w:rPr>
  </w:style>
  <w:style w:type="character" w:customStyle="1" w:styleId="UnresolvedMention5">
    <w:name w:val="Unresolved Mention5"/>
    <w:basedOn w:val="DefaultParagraphFont"/>
    <w:uiPriority w:val="99"/>
    <w:semiHidden/>
    <w:unhideWhenUsed/>
    <w:rsid w:val="00D6174C"/>
    <w:rPr>
      <w:color w:val="605E5C"/>
      <w:shd w:val="clear" w:color="auto" w:fill="E1DFDD"/>
    </w:rPr>
  </w:style>
  <w:style w:type="character" w:customStyle="1" w:styleId="UnresolvedMention6">
    <w:name w:val="Unresolved Mention6"/>
    <w:basedOn w:val="DefaultParagraphFont"/>
    <w:uiPriority w:val="99"/>
    <w:semiHidden/>
    <w:unhideWhenUsed/>
    <w:rsid w:val="000631B9"/>
    <w:rPr>
      <w:color w:val="605E5C"/>
      <w:shd w:val="clear" w:color="auto" w:fill="E1DFDD"/>
    </w:rPr>
  </w:style>
  <w:style w:type="table" w:customStyle="1" w:styleId="Grilledutableau2">
    <w:name w:val="Grille du tableau2"/>
    <w:basedOn w:val="TableNormal"/>
    <w:next w:val="TableGrid"/>
    <w:uiPriority w:val="39"/>
    <w:rsid w:val="005A7306"/>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F30B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0B5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0B5F"/>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F30B5F"/>
    <w:rPr>
      <w:rFonts w:eastAsiaTheme="majorEastAsia" w:cstheme="majorBidi"/>
      <w:b/>
      <w:sz w:val="24"/>
      <w:szCs w:val="32"/>
    </w:rPr>
  </w:style>
  <w:style w:type="character" w:customStyle="1" w:styleId="Heading2Char">
    <w:name w:val="Heading 2 Char"/>
    <w:basedOn w:val="DefaultParagraphFont"/>
    <w:link w:val="Heading2"/>
    <w:semiHidden/>
    <w:rsid w:val="00F30B5F"/>
    <w:rPr>
      <w:rFonts w:eastAsiaTheme="majorEastAsia" w:cstheme="majorBidi"/>
      <w:b/>
      <w:szCs w:val="26"/>
      <w:lang w:eastAsia="en-US"/>
    </w:rPr>
  </w:style>
  <w:style w:type="character" w:customStyle="1" w:styleId="Heading3Char">
    <w:name w:val="Heading 3 Char"/>
    <w:basedOn w:val="DefaultParagraphFont"/>
    <w:link w:val="Heading3"/>
    <w:semiHidden/>
    <w:rsid w:val="00F30B5F"/>
    <w:rPr>
      <w:rFonts w:eastAsiaTheme="majorEastAsia" w:cstheme="majorBidi"/>
      <w:b/>
      <w:i/>
      <w:szCs w:val="24"/>
      <w:lang w:eastAsia="en-US"/>
    </w:rPr>
  </w:style>
  <w:style w:type="character" w:customStyle="1" w:styleId="Heading4Char">
    <w:name w:val="Heading 4 Char"/>
    <w:basedOn w:val="DefaultParagraphFont"/>
    <w:link w:val="Heading4"/>
    <w:semiHidden/>
    <w:rsid w:val="00F30B5F"/>
    <w:rPr>
      <w:rFonts w:eastAsiaTheme="majorEastAsia" w:cstheme="majorBidi"/>
      <w:i/>
      <w:iCs/>
      <w:lang w:eastAsia="en-US"/>
    </w:rPr>
  </w:style>
  <w:style w:type="character" w:customStyle="1" w:styleId="Heading5Char">
    <w:name w:val="Heading 5 Char"/>
    <w:basedOn w:val="DefaultParagraphFont"/>
    <w:link w:val="Heading5"/>
    <w:semiHidden/>
    <w:rsid w:val="00F30B5F"/>
    <w:rPr>
      <w:rFonts w:eastAsiaTheme="majorEastAsia" w:cstheme="majorBidi"/>
      <w:i/>
      <w:lang w:eastAsia="en-US"/>
    </w:rPr>
  </w:style>
  <w:style w:type="character" w:customStyle="1" w:styleId="Heading6Char">
    <w:name w:val="Heading 6 Char"/>
    <w:basedOn w:val="DefaultParagraphFont"/>
    <w:link w:val="Heading6"/>
    <w:uiPriority w:val="9"/>
    <w:semiHidden/>
    <w:rsid w:val="00F30B5F"/>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6E3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59091">
      <w:bodyDiv w:val="1"/>
      <w:marLeft w:val="0"/>
      <w:marRight w:val="0"/>
      <w:marTop w:val="0"/>
      <w:marBottom w:val="0"/>
      <w:divBdr>
        <w:top w:val="none" w:sz="0" w:space="0" w:color="auto"/>
        <w:left w:val="none" w:sz="0" w:space="0" w:color="auto"/>
        <w:bottom w:val="none" w:sz="0" w:space="0" w:color="auto"/>
        <w:right w:val="none" w:sz="0" w:space="0" w:color="auto"/>
      </w:divBdr>
    </w:div>
    <w:div w:id="158081942">
      <w:bodyDiv w:val="1"/>
      <w:marLeft w:val="0"/>
      <w:marRight w:val="0"/>
      <w:marTop w:val="0"/>
      <w:marBottom w:val="0"/>
      <w:divBdr>
        <w:top w:val="none" w:sz="0" w:space="0" w:color="auto"/>
        <w:left w:val="none" w:sz="0" w:space="0" w:color="auto"/>
        <w:bottom w:val="none" w:sz="0" w:space="0" w:color="auto"/>
        <w:right w:val="none" w:sz="0" w:space="0" w:color="auto"/>
      </w:divBdr>
    </w:div>
    <w:div w:id="358047738">
      <w:bodyDiv w:val="1"/>
      <w:marLeft w:val="0"/>
      <w:marRight w:val="0"/>
      <w:marTop w:val="0"/>
      <w:marBottom w:val="0"/>
      <w:divBdr>
        <w:top w:val="none" w:sz="0" w:space="0" w:color="auto"/>
        <w:left w:val="none" w:sz="0" w:space="0" w:color="auto"/>
        <w:bottom w:val="none" w:sz="0" w:space="0" w:color="auto"/>
        <w:right w:val="none" w:sz="0" w:space="0" w:color="auto"/>
      </w:divBdr>
    </w:div>
    <w:div w:id="480076319">
      <w:bodyDiv w:val="1"/>
      <w:marLeft w:val="0"/>
      <w:marRight w:val="0"/>
      <w:marTop w:val="0"/>
      <w:marBottom w:val="0"/>
      <w:divBdr>
        <w:top w:val="none" w:sz="0" w:space="0" w:color="auto"/>
        <w:left w:val="none" w:sz="0" w:space="0" w:color="auto"/>
        <w:bottom w:val="none" w:sz="0" w:space="0" w:color="auto"/>
        <w:right w:val="none" w:sz="0" w:space="0" w:color="auto"/>
      </w:divBdr>
      <w:divsChild>
        <w:div w:id="543100611">
          <w:marLeft w:val="0"/>
          <w:marRight w:val="0"/>
          <w:marTop w:val="0"/>
          <w:marBottom w:val="0"/>
          <w:divBdr>
            <w:top w:val="none" w:sz="0" w:space="0" w:color="auto"/>
            <w:left w:val="none" w:sz="0" w:space="0" w:color="auto"/>
            <w:bottom w:val="none" w:sz="0" w:space="0" w:color="auto"/>
            <w:right w:val="none" w:sz="0" w:space="0" w:color="auto"/>
          </w:divBdr>
        </w:div>
        <w:div w:id="1705323538">
          <w:marLeft w:val="0"/>
          <w:marRight w:val="0"/>
          <w:marTop w:val="0"/>
          <w:marBottom w:val="0"/>
          <w:divBdr>
            <w:top w:val="none" w:sz="0" w:space="0" w:color="auto"/>
            <w:left w:val="none" w:sz="0" w:space="0" w:color="auto"/>
            <w:bottom w:val="none" w:sz="0" w:space="0" w:color="auto"/>
            <w:right w:val="none" w:sz="0" w:space="0" w:color="auto"/>
          </w:divBdr>
        </w:div>
        <w:div w:id="1271011374">
          <w:marLeft w:val="0"/>
          <w:marRight w:val="0"/>
          <w:marTop w:val="0"/>
          <w:marBottom w:val="0"/>
          <w:divBdr>
            <w:top w:val="none" w:sz="0" w:space="0" w:color="auto"/>
            <w:left w:val="none" w:sz="0" w:space="0" w:color="auto"/>
            <w:bottom w:val="none" w:sz="0" w:space="0" w:color="auto"/>
            <w:right w:val="none" w:sz="0" w:space="0" w:color="auto"/>
          </w:divBdr>
        </w:div>
        <w:div w:id="595406867">
          <w:marLeft w:val="0"/>
          <w:marRight w:val="0"/>
          <w:marTop w:val="0"/>
          <w:marBottom w:val="0"/>
          <w:divBdr>
            <w:top w:val="none" w:sz="0" w:space="0" w:color="auto"/>
            <w:left w:val="none" w:sz="0" w:space="0" w:color="auto"/>
            <w:bottom w:val="none" w:sz="0" w:space="0" w:color="auto"/>
            <w:right w:val="none" w:sz="0" w:space="0" w:color="auto"/>
          </w:divBdr>
        </w:div>
        <w:div w:id="1336617926">
          <w:marLeft w:val="0"/>
          <w:marRight w:val="0"/>
          <w:marTop w:val="0"/>
          <w:marBottom w:val="0"/>
          <w:divBdr>
            <w:top w:val="none" w:sz="0" w:space="0" w:color="auto"/>
            <w:left w:val="none" w:sz="0" w:space="0" w:color="auto"/>
            <w:bottom w:val="none" w:sz="0" w:space="0" w:color="auto"/>
            <w:right w:val="none" w:sz="0" w:space="0" w:color="auto"/>
          </w:divBdr>
        </w:div>
        <w:div w:id="1829977049">
          <w:marLeft w:val="0"/>
          <w:marRight w:val="0"/>
          <w:marTop w:val="0"/>
          <w:marBottom w:val="0"/>
          <w:divBdr>
            <w:top w:val="none" w:sz="0" w:space="0" w:color="auto"/>
            <w:left w:val="none" w:sz="0" w:space="0" w:color="auto"/>
            <w:bottom w:val="none" w:sz="0" w:space="0" w:color="auto"/>
            <w:right w:val="none" w:sz="0" w:space="0" w:color="auto"/>
          </w:divBdr>
        </w:div>
        <w:div w:id="311178005">
          <w:marLeft w:val="0"/>
          <w:marRight w:val="0"/>
          <w:marTop w:val="0"/>
          <w:marBottom w:val="0"/>
          <w:divBdr>
            <w:top w:val="none" w:sz="0" w:space="0" w:color="auto"/>
            <w:left w:val="none" w:sz="0" w:space="0" w:color="auto"/>
            <w:bottom w:val="none" w:sz="0" w:space="0" w:color="auto"/>
            <w:right w:val="none" w:sz="0" w:space="0" w:color="auto"/>
          </w:divBdr>
        </w:div>
        <w:div w:id="1374189119">
          <w:marLeft w:val="0"/>
          <w:marRight w:val="0"/>
          <w:marTop w:val="0"/>
          <w:marBottom w:val="0"/>
          <w:divBdr>
            <w:top w:val="none" w:sz="0" w:space="0" w:color="auto"/>
            <w:left w:val="none" w:sz="0" w:space="0" w:color="auto"/>
            <w:bottom w:val="none" w:sz="0" w:space="0" w:color="auto"/>
            <w:right w:val="none" w:sz="0" w:space="0" w:color="auto"/>
          </w:divBdr>
        </w:div>
        <w:div w:id="1984113124">
          <w:marLeft w:val="0"/>
          <w:marRight w:val="0"/>
          <w:marTop w:val="0"/>
          <w:marBottom w:val="0"/>
          <w:divBdr>
            <w:top w:val="none" w:sz="0" w:space="0" w:color="auto"/>
            <w:left w:val="none" w:sz="0" w:space="0" w:color="auto"/>
            <w:bottom w:val="none" w:sz="0" w:space="0" w:color="auto"/>
            <w:right w:val="none" w:sz="0" w:space="0" w:color="auto"/>
          </w:divBdr>
        </w:div>
        <w:div w:id="311256288">
          <w:marLeft w:val="0"/>
          <w:marRight w:val="0"/>
          <w:marTop w:val="0"/>
          <w:marBottom w:val="0"/>
          <w:divBdr>
            <w:top w:val="none" w:sz="0" w:space="0" w:color="auto"/>
            <w:left w:val="none" w:sz="0" w:space="0" w:color="auto"/>
            <w:bottom w:val="none" w:sz="0" w:space="0" w:color="auto"/>
            <w:right w:val="none" w:sz="0" w:space="0" w:color="auto"/>
          </w:divBdr>
        </w:div>
      </w:divsChild>
    </w:div>
    <w:div w:id="678778291">
      <w:bodyDiv w:val="1"/>
      <w:marLeft w:val="0"/>
      <w:marRight w:val="0"/>
      <w:marTop w:val="0"/>
      <w:marBottom w:val="0"/>
      <w:divBdr>
        <w:top w:val="none" w:sz="0" w:space="0" w:color="auto"/>
        <w:left w:val="none" w:sz="0" w:space="0" w:color="auto"/>
        <w:bottom w:val="none" w:sz="0" w:space="0" w:color="auto"/>
        <w:right w:val="none" w:sz="0" w:space="0" w:color="auto"/>
      </w:divBdr>
    </w:div>
    <w:div w:id="744761092">
      <w:bodyDiv w:val="1"/>
      <w:marLeft w:val="0"/>
      <w:marRight w:val="0"/>
      <w:marTop w:val="0"/>
      <w:marBottom w:val="0"/>
      <w:divBdr>
        <w:top w:val="none" w:sz="0" w:space="0" w:color="auto"/>
        <w:left w:val="none" w:sz="0" w:space="0" w:color="auto"/>
        <w:bottom w:val="none" w:sz="0" w:space="0" w:color="auto"/>
        <w:right w:val="none" w:sz="0" w:space="0" w:color="auto"/>
      </w:divBdr>
    </w:div>
    <w:div w:id="991756361">
      <w:bodyDiv w:val="1"/>
      <w:marLeft w:val="0"/>
      <w:marRight w:val="0"/>
      <w:marTop w:val="0"/>
      <w:marBottom w:val="0"/>
      <w:divBdr>
        <w:top w:val="none" w:sz="0" w:space="0" w:color="auto"/>
        <w:left w:val="none" w:sz="0" w:space="0" w:color="auto"/>
        <w:bottom w:val="none" w:sz="0" w:space="0" w:color="auto"/>
        <w:right w:val="none" w:sz="0" w:space="0" w:color="auto"/>
      </w:divBdr>
    </w:div>
    <w:div w:id="1600137132">
      <w:bodyDiv w:val="1"/>
      <w:marLeft w:val="0"/>
      <w:marRight w:val="0"/>
      <w:marTop w:val="0"/>
      <w:marBottom w:val="0"/>
      <w:divBdr>
        <w:top w:val="none" w:sz="0" w:space="0" w:color="auto"/>
        <w:left w:val="none" w:sz="0" w:space="0" w:color="auto"/>
        <w:bottom w:val="none" w:sz="0" w:space="0" w:color="auto"/>
        <w:right w:val="none" w:sz="0" w:space="0" w:color="auto"/>
      </w:divBdr>
    </w:div>
    <w:div w:id="1841195570">
      <w:bodyDiv w:val="1"/>
      <w:marLeft w:val="0"/>
      <w:marRight w:val="0"/>
      <w:marTop w:val="0"/>
      <w:marBottom w:val="0"/>
      <w:divBdr>
        <w:top w:val="none" w:sz="0" w:space="0" w:color="auto"/>
        <w:left w:val="none" w:sz="0" w:space="0" w:color="auto"/>
        <w:bottom w:val="none" w:sz="0" w:space="0" w:color="auto"/>
        <w:right w:val="none" w:sz="0" w:space="0" w:color="auto"/>
      </w:divBdr>
    </w:div>
    <w:div w:id="1993093880">
      <w:bodyDiv w:val="1"/>
      <w:marLeft w:val="0"/>
      <w:marRight w:val="0"/>
      <w:marTop w:val="0"/>
      <w:marBottom w:val="0"/>
      <w:divBdr>
        <w:top w:val="none" w:sz="0" w:space="0" w:color="auto"/>
        <w:left w:val="none" w:sz="0" w:space="0" w:color="auto"/>
        <w:bottom w:val="none" w:sz="0" w:space="0" w:color="auto"/>
        <w:right w:val="none" w:sz="0" w:space="0" w:color="auto"/>
      </w:divBdr>
      <w:divsChild>
        <w:div w:id="346492125">
          <w:marLeft w:val="0"/>
          <w:marRight w:val="0"/>
          <w:marTop w:val="0"/>
          <w:marBottom w:val="0"/>
          <w:divBdr>
            <w:top w:val="none" w:sz="0" w:space="0" w:color="auto"/>
            <w:left w:val="none" w:sz="0" w:space="0" w:color="auto"/>
            <w:bottom w:val="none" w:sz="0" w:space="0" w:color="auto"/>
            <w:right w:val="none" w:sz="0" w:space="0" w:color="auto"/>
          </w:divBdr>
        </w:div>
        <w:div w:id="7013676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unfccc.int/sites/default/files/resource/Albania%20NC3_13%20October%202016_0.pdf" TargetMode="External"/></Relationships>
</file>

<file path=word/_rels/document.xml.rels><?xml version="1.0" encoding="UTF-8" standalone="yes"?>
<Relationships xmlns="http://schemas.openxmlformats.org/package/2006/relationships"><Relationship Id="rId1522" Type="http://schemas.openxmlformats.org/officeDocument/2006/relationships/hyperlink" Target="https://dx.doi.org/10.1175/2008jcli2561.1" TargetMode="External"/><Relationship Id="rId21" Type="http://schemas.openxmlformats.org/officeDocument/2006/relationships/hyperlink" Target="https://dx.doi.org/10.1016/j.atmosres.2019.104772" TargetMode="External"/><Relationship Id="rId170" Type="http://schemas.openxmlformats.org/officeDocument/2006/relationships/hyperlink" Target="https://dx.doi.org/10.1002/qj.2486" TargetMode="External"/><Relationship Id="rId268" Type="http://schemas.openxmlformats.org/officeDocument/2006/relationships/hyperlink" Target="https://dx.doi.org/10.1029/2019gl086902" TargetMode="External"/><Relationship Id="rId475" Type="http://schemas.openxmlformats.org/officeDocument/2006/relationships/hyperlink" Target="https://dx.doi.org/10.1175/jcli-d-19-0380.1" TargetMode="External"/><Relationship Id="rId682" Type="http://schemas.openxmlformats.org/officeDocument/2006/relationships/hyperlink" Target="https://dx.doi.org/10.1002/2014jd022748" TargetMode="External"/><Relationship Id="rId128" Type="http://schemas.openxmlformats.org/officeDocument/2006/relationships/hyperlink" Target="https://dx.doi.org/10.1007/s00382-016-3153-0" TargetMode="External"/><Relationship Id="rId335" Type="http://schemas.openxmlformats.org/officeDocument/2006/relationships/hyperlink" Target="https://dx.doi.org/10.1088/1748-9326/10/9/094010" TargetMode="External"/><Relationship Id="rId542" Type="http://schemas.openxmlformats.org/officeDocument/2006/relationships/hyperlink" Target="https://dx.doi.org/10.5194/hess-19-4055-2015" TargetMode="External"/><Relationship Id="rId987" Type="http://schemas.openxmlformats.org/officeDocument/2006/relationships/hyperlink" Target="https://dx.doi.org/10.1007/s11434-014-0404-5" TargetMode="External"/><Relationship Id="rId1172" Type="http://schemas.openxmlformats.org/officeDocument/2006/relationships/hyperlink" Target="https://dx.doi.org/10.1038/nclimate3065" TargetMode="External"/><Relationship Id="rId402" Type="http://schemas.openxmlformats.org/officeDocument/2006/relationships/hyperlink" Target="https://dx.doi.org/10.1007/s00382-015-2500-x" TargetMode="External"/><Relationship Id="rId847" Type="http://schemas.openxmlformats.org/officeDocument/2006/relationships/hyperlink" Target="https://dx.doi.org/10.1016/j.scib.2020.10.022" TargetMode="External"/><Relationship Id="rId1032" Type="http://schemas.openxmlformats.org/officeDocument/2006/relationships/hyperlink" Target="https://dx.doi.org/10.1088/1748-9326/aab190" TargetMode="External"/><Relationship Id="rId1477" Type="http://schemas.openxmlformats.org/officeDocument/2006/relationships/hyperlink" Target="https://dx.doi.org/10.1002/2016gl069024" TargetMode="External"/><Relationship Id="rId1684" Type="http://schemas.openxmlformats.org/officeDocument/2006/relationships/hyperlink" Target="https://dx.doi.org/10.1002/2016jd026177" TargetMode="External"/><Relationship Id="rId707" Type="http://schemas.openxmlformats.org/officeDocument/2006/relationships/hyperlink" Target="https://dx.doi.org/10.1007/s00704-014-1190-3" TargetMode="External"/><Relationship Id="rId914" Type="http://schemas.openxmlformats.org/officeDocument/2006/relationships/hyperlink" Target="https://dx.doi.org/10.1016/j.jastp.2017.10.007" TargetMode="External"/><Relationship Id="rId1337" Type="http://schemas.openxmlformats.org/officeDocument/2006/relationships/hyperlink" Target="https://dx.doi.org/10.1016/j.jhydrol.2020.125953" TargetMode="External"/><Relationship Id="rId1544" Type="http://schemas.openxmlformats.org/officeDocument/2006/relationships/hyperlink" Target="https://dx.doi.org/10.1002/wat2.1289" TargetMode="External"/><Relationship Id="rId1751" Type="http://schemas.openxmlformats.org/officeDocument/2006/relationships/footer" Target="footer1.xml"/><Relationship Id="rId43" Type="http://schemas.openxmlformats.org/officeDocument/2006/relationships/hyperlink" Target="https://dx.doi.org/10.1038/35036559" TargetMode="External"/><Relationship Id="rId1404" Type="http://schemas.openxmlformats.org/officeDocument/2006/relationships/hyperlink" Target="https://dx.doi.org/10.1002/jgrd.50203" TargetMode="External"/><Relationship Id="rId1611" Type="http://schemas.openxmlformats.org/officeDocument/2006/relationships/hyperlink" Target="https://dx.doi.org/10.1073/pnas.1312330110" TargetMode="External"/><Relationship Id="rId192" Type="http://schemas.openxmlformats.org/officeDocument/2006/relationships/hyperlink" Target="https://dx.doi.org/10.5194/tc-9-341-2015" TargetMode="External"/><Relationship Id="rId1709" Type="http://schemas.openxmlformats.org/officeDocument/2006/relationships/hyperlink" Target="https://dx.doi.org/10.1002/2015gl064410" TargetMode="External"/><Relationship Id="rId497" Type="http://schemas.openxmlformats.org/officeDocument/2006/relationships/hyperlink" Target="https://dx.doi.org/10.1029/2002jd002287" TargetMode="External"/><Relationship Id="rId357" Type="http://schemas.openxmlformats.org/officeDocument/2006/relationships/hyperlink" Target="https://dx.doi.org/10.1007/bf00215735" TargetMode="External"/><Relationship Id="rId1194" Type="http://schemas.openxmlformats.org/officeDocument/2006/relationships/hyperlink" Target="https://dx.doi.org/10.1002/2017gl074509" TargetMode="External"/><Relationship Id="rId217" Type="http://schemas.openxmlformats.org/officeDocument/2006/relationships/hyperlink" Target="https://dx.doi.org/10.1007/s00704-011-0459-z" TargetMode="External"/><Relationship Id="rId564" Type="http://schemas.openxmlformats.org/officeDocument/2006/relationships/hyperlink" Target="https://dx.doi.org/10.1175/jcli-d-18-0060.1" TargetMode="External"/><Relationship Id="rId771" Type="http://schemas.openxmlformats.org/officeDocument/2006/relationships/hyperlink" Target="https://dx.doi.org/10.1002/2013jd020429" TargetMode="External"/><Relationship Id="rId869" Type="http://schemas.openxmlformats.org/officeDocument/2006/relationships/hyperlink" Target="https://dx.doi.org/10.1175/jcli-d-12-00542.1" TargetMode="External"/><Relationship Id="rId1499" Type="http://schemas.openxmlformats.org/officeDocument/2006/relationships/hyperlink" Target="https://dx.doi.org/10.3390/rs9101045" TargetMode="External"/><Relationship Id="rId424" Type="http://schemas.openxmlformats.org/officeDocument/2006/relationships/hyperlink" Target="https://dx.doi.org/10.1029/2018gl079894" TargetMode="External"/><Relationship Id="rId631" Type="http://schemas.openxmlformats.org/officeDocument/2006/relationships/hyperlink" Target="https://dx.doi.org/10.1029/2020jd032701" TargetMode="External"/><Relationship Id="rId729" Type="http://schemas.openxmlformats.org/officeDocument/2006/relationships/hyperlink" Target="https://dx.doi.org/10.1002/joc.4835" TargetMode="External"/><Relationship Id="rId1054" Type="http://schemas.openxmlformats.org/officeDocument/2006/relationships/hyperlink" Target="https://dx.doi.org/10.1007/s10584-013-0831-3" TargetMode="External"/><Relationship Id="rId1261" Type="http://schemas.openxmlformats.org/officeDocument/2006/relationships/hyperlink" Target="https://dx.doi.org/10.1038/s41586-019-0912-1" TargetMode="External"/><Relationship Id="rId1359" Type="http://schemas.openxmlformats.org/officeDocument/2006/relationships/hyperlink" Target="https://dx.doi.org/10.3390/w10101366" TargetMode="External"/><Relationship Id="rId936" Type="http://schemas.openxmlformats.org/officeDocument/2006/relationships/hyperlink" Target="https://dx.doi.org/10.5194/ascmo-4-1-2018" TargetMode="External"/><Relationship Id="rId1121" Type="http://schemas.openxmlformats.org/officeDocument/2006/relationships/hyperlink" Target="https://dx.doi.org/10.1029/2009jd013800" TargetMode="External"/><Relationship Id="rId1219" Type="http://schemas.openxmlformats.org/officeDocument/2006/relationships/hyperlink" Target="https://dx.doi.org/10.1002/2014gl060811" TargetMode="External"/><Relationship Id="rId1566" Type="http://schemas.openxmlformats.org/officeDocument/2006/relationships/hyperlink" Target="https://dx.doi.org/10.1002/2015gl066690" TargetMode="External"/><Relationship Id="rId65" Type="http://schemas.openxmlformats.org/officeDocument/2006/relationships/hyperlink" Target="https://dx.doi.org/10.1002/joc.5238" TargetMode="External"/><Relationship Id="rId1426" Type="http://schemas.openxmlformats.org/officeDocument/2006/relationships/hyperlink" Target="https://dx.doi.org/10.3402/tellusa.v66.22377" TargetMode="External"/><Relationship Id="rId1633" Type="http://schemas.openxmlformats.org/officeDocument/2006/relationships/hyperlink" Target="https://dx.doi.org/10.1002/joc.6024" TargetMode="External"/><Relationship Id="rId1700" Type="http://schemas.openxmlformats.org/officeDocument/2006/relationships/hyperlink" Target="https://dx.doi.org/10.1038/s41598-019-51666-z" TargetMode="External"/><Relationship Id="rId281" Type="http://schemas.openxmlformats.org/officeDocument/2006/relationships/hyperlink" Target="https://dx.doi.org/10.1029/2002eo000094" TargetMode="External"/><Relationship Id="rId141" Type="http://schemas.openxmlformats.org/officeDocument/2006/relationships/hyperlink" Target="https://dx.doi.org/10.1017/cbo9781107415324.022" TargetMode="External"/><Relationship Id="rId379" Type="http://schemas.openxmlformats.org/officeDocument/2006/relationships/hyperlink" Target="https://dx.doi.org/10.1002/joc.6643" TargetMode="External"/><Relationship Id="rId586" Type="http://schemas.openxmlformats.org/officeDocument/2006/relationships/hyperlink" Target="https://dx.doi.org/10.1073/pnas.1603570113" TargetMode="External"/><Relationship Id="rId793" Type="http://schemas.openxmlformats.org/officeDocument/2006/relationships/hyperlink" Target="https://dx.doi.org/10.1175/jcli-d-14-00767.1" TargetMode="External"/><Relationship Id="rId7" Type="http://schemas.openxmlformats.org/officeDocument/2006/relationships/endnotes" Target="endnotes.xml"/><Relationship Id="rId239" Type="http://schemas.openxmlformats.org/officeDocument/2006/relationships/hyperlink" Target="https://dx.doi.org/10.1175/jcli-d-17-0323.1" TargetMode="External"/><Relationship Id="rId446" Type="http://schemas.openxmlformats.org/officeDocument/2006/relationships/hyperlink" Target="https://dx.doi.org/10.1029/2018ms001444" TargetMode="External"/><Relationship Id="rId653" Type="http://schemas.openxmlformats.org/officeDocument/2006/relationships/hyperlink" Target="https://dx.doi.org/10.1002/joc.5483" TargetMode="External"/><Relationship Id="rId1076" Type="http://schemas.openxmlformats.org/officeDocument/2006/relationships/hyperlink" Target="https://dx.doi.org/10.1007/978-94-017-8978-3_13" TargetMode="External"/><Relationship Id="rId1283" Type="http://schemas.openxmlformats.org/officeDocument/2006/relationships/hyperlink" Target="https://dx.doi.org/10.1175/jcli-d-12-00505.1" TargetMode="External"/><Relationship Id="rId1490" Type="http://schemas.openxmlformats.org/officeDocument/2006/relationships/hyperlink" Target="https://dx.doi.org/10.1029/2018ef000873" TargetMode="External"/><Relationship Id="rId306" Type="http://schemas.openxmlformats.org/officeDocument/2006/relationships/hyperlink" Target="https://dx.doi.org/10.1002/jqs.1303" TargetMode="External"/><Relationship Id="rId860" Type="http://schemas.openxmlformats.org/officeDocument/2006/relationships/hyperlink" Target="https://dx.doi.org/10.4236/acs.2013.33031" TargetMode="External"/><Relationship Id="rId958" Type="http://schemas.openxmlformats.org/officeDocument/2006/relationships/hyperlink" Target="https://dx.doi.org/10.3354/cr00973" TargetMode="External"/><Relationship Id="rId1143" Type="http://schemas.openxmlformats.org/officeDocument/2006/relationships/hyperlink" Target="https://dx.doi.org/10.1175/jcli-d-16-0428.1" TargetMode="External"/><Relationship Id="rId1588" Type="http://schemas.openxmlformats.org/officeDocument/2006/relationships/hyperlink" Target="https://dx.doi.org/10.5194/hess-22-3175-2018" TargetMode="External"/><Relationship Id="rId87" Type="http://schemas.openxmlformats.org/officeDocument/2006/relationships/hyperlink" Target="https://dx.doi.org/10.1007/s00382-021-05708-w" TargetMode="External"/><Relationship Id="rId513" Type="http://schemas.openxmlformats.org/officeDocument/2006/relationships/hyperlink" Target="https://dx.doi.org/10.1029/2011eo480001" TargetMode="External"/><Relationship Id="rId720" Type="http://schemas.openxmlformats.org/officeDocument/2006/relationships/hyperlink" Target="https://dx.doi.org/10.1007/s00704-017-2100-2" TargetMode="External"/><Relationship Id="rId818" Type="http://schemas.openxmlformats.org/officeDocument/2006/relationships/hyperlink" Target="https://dx.doi.org/10.1007/s00382-016-3399-6" TargetMode="External"/><Relationship Id="rId1350" Type="http://schemas.openxmlformats.org/officeDocument/2006/relationships/hyperlink" Target="https://dx.doi.org/10.5194/wcd-1-277-2020" TargetMode="External"/><Relationship Id="rId1448" Type="http://schemas.openxmlformats.org/officeDocument/2006/relationships/hyperlink" Target="https://dx.doi.org/10.1175/jcli-d-15-0233.1" TargetMode="External"/><Relationship Id="rId1655" Type="http://schemas.openxmlformats.org/officeDocument/2006/relationships/hyperlink" Target="https://dx.doi.org/10.1002/2017wr021663" TargetMode="External"/><Relationship Id="rId1003" Type="http://schemas.openxmlformats.org/officeDocument/2006/relationships/hyperlink" Target="https://dx.doi.org/10.1002/joc.5877" TargetMode="External"/><Relationship Id="rId1210" Type="http://schemas.openxmlformats.org/officeDocument/2006/relationships/hyperlink" Target="https://dx.doi.org/10.1073/pnas.1018527108" TargetMode="External"/><Relationship Id="rId1308" Type="http://schemas.openxmlformats.org/officeDocument/2006/relationships/hyperlink" Target="https://dx.doi.org/10.1002/2016gl069802" TargetMode="External"/><Relationship Id="rId1515" Type="http://schemas.openxmlformats.org/officeDocument/2006/relationships/hyperlink" Target="https://dx.doi.org/10.1002/2014wr015930" TargetMode="External"/><Relationship Id="rId1722" Type="http://schemas.openxmlformats.org/officeDocument/2006/relationships/hyperlink" Target="https://dx.doi.org/10.1175/jcli-d-18-0628.1" TargetMode="External"/><Relationship Id="rId14" Type="http://schemas.openxmlformats.org/officeDocument/2006/relationships/hyperlink" Target="https://creativecommons.org/licenses/by/3.0" TargetMode="External"/><Relationship Id="rId163" Type="http://schemas.openxmlformats.org/officeDocument/2006/relationships/hyperlink" Target="https://dx.doi.org/10.1002/qj.2144" TargetMode="External"/><Relationship Id="rId370" Type="http://schemas.openxmlformats.org/officeDocument/2006/relationships/hyperlink" Target="https://dx.doi.org/10.1002/joc.5788" TargetMode="External"/><Relationship Id="rId230" Type="http://schemas.openxmlformats.org/officeDocument/2006/relationships/hyperlink" Target="https://dx.doi.org/10.1073/pnas.1231332100" TargetMode="External"/><Relationship Id="rId468" Type="http://schemas.openxmlformats.org/officeDocument/2006/relationships/hyperlink" Target="https://dx.doi.org/10.5194/tc-14-3935-2020" TargetMode="External"/><Relationship Id="rId675" Type="http://schemas.openxmlformats.org/officeDocument/2006/relationships/hyperlink" Target="https://dx.doi.org/10.3389/feart.2018.00035" TargetMode="External"/><Relationship Id="rId882" Type="http://schemas.openxmlformats.org/officeDocument/2006/relationships/hyperlink" Target="https://dx.doi.org/10.1007/s00382-015-2847-z" TargetMode="External"/><Relationship Id="rId1098" Type="http://schemas.openxmlformats.org/officeDocument/2006/relationships/hyperlink" Target="https://dx.doi.org/10.5194/hess-17-1189-2013" TargetMode="External"/><Relationship Id="rId328" Type="http://schemas.openxmlformats.org/officeDocument/2006/relationships/hyperlink" Target="https://dx.doi.org/10.1029/2004jd005192" TargetMode="External"/><Relationship Id="rId535" Type="http://schemas.openxmlformats.org/officeDocument/2006/relationships/hyperlink" Target="https://dx.doi.org/10.1029/2009gl037593" TargetMode="External"/><Relationship Id="rId742" Type="http://schemas.openxmlformats.org/officeDocument/2006/relationships/hyperlink" Target="https://dx.doi.org/10.1007/s00376-015-5194-4" TargetMode="External"/><Relationship Id="rId1165" Type="http://schemas.openxmlformats.org/officeDocument/2006/relationships/hyperlink" Target="https://dx.doi.org/10.1073/pnas.1303295110" TargetMode="External"/><Relationship Id="rId1372" Type="http://schemas.openxmlformats.org/officeDocument/2006/relationships/hyperlink" Target="https://dx.doi.org/10.1016/j.earscirev.2010.02.004" TargetMode="External"/><Relationship Id="rId602" Type="http://schemas.openxmlformats.org/officeDocument/2006/relationships/hyperlink" Target="https://dx.doi.org/10.1002/qj.2499" TargetMode="External"/><Relationship Id="rId1025" Type="http://schemas.openxmlformats.org/officeDocument/2006/relationships/hyperlink" Target="https://dx.doi.org/10.1007/s00704-005-0142-3" TargetMode="External"/><Relationship Id="rId1232" Type="http://schemas.openxmlformats.org/officeDocument/2006/relationships/hyperlink" Target="https://dx.doi.org/10.1007/s00382-015-2589-y" TargetMode="External"/><Relationship Id="rId1677" Type="http://schemas.openxmlformats.org/officeDocument/2006/relationships/hyperlink" Target="https://dx.doi.org/10.1088/2515-7620/ab4ee2" TargetMode="External"/><Relationship Id="rId907" Type="http://schemas.openxmlformats.org/officeDocument/2006/relationships/hyperlink" Target="https://dx.doi.org/10.1002/2014jd022357" TargetMode="External"/><Relationship Id="rId1537" Type="http://schemas.openxmlformats.org/officeDocument/2006/relationships/hyperlink" Target="https://dx.doi.org/10.1038/nclimate1495" TargetMode="External"/><Relationship Id="rId1744" Type="http://schemas.openxmlformats.org/officeDocument/2006/relationships/hyperlink" Target="https://dx.doi.org/10.1002/joc.5067" TargetMode="External"/><Relationship Id="rId36" Type="http://schemas.openxmlformats.org/officeDocument/2006/relationships/hyperlink" Target="https://dx.doi.org/10.1007/s00382-019-04906-x" TargetMode="External"/><Relationship Id="rId1604" Type="http://schemas.openxmlformats.org/officeDocument/2006/relationships/hyperlink" Target="https://dx.doi.org/10.1016/j.atmosres.2016.08.023" TargetMode="External"/><Relationship Id="rId185" Type="http://schemas.openxmlformats.org/officeDocument/2006/relationships/hyperlink" Target="https://dx.doi.org/10.1007/s10584-020-02752-z" TargetMode="External"/><Relationship Id="rId392" Type="http://schemas.openxmlformats.org/officeDocument/2006/relationships/hyperlink" Target="https://dx.doi.org/10.1007/s10584-016-1598-0" TargetMode="External"/><Relationship Id="rId697" Type="http://schemas.openxmlformats.org/officeDocument/2006/relationships/hyperlink" Target="https://dx.doi.org/10.1126/sciadv.aay6546" TargetMode="External"/><Relationship Id="rId252" Type="http://schemas.openxmlformats.org/officeDocument/2006/relationships/hyperlink" Target="https://dx.doi.org/10.1080/01431161.2011.617397" TargetMode="External"/><Relationship Id="rId1187" Type="http://schemas.openxmlformats.org/officeDocument/2006/relationships/hyperlink" Target="https://dx.doi.org/10.1038/s41598-017-17966-y" TargetMode="External"/><Relationship Id="rId112" Type="http://schemas.openxmlformats.org/officeDocument/2006/relationships/hyperlink" Target="https://dx.doi.org/10.1007/s00382-013-1783-z" TargetMode="External"/><Relationship Id="rId557" Type="http://schemas.openxmlformats.org/officeDocument/2006/relationships/hyperlink" Target="https://dx.doi.org/10.1175/jhm-d-15-0166.1" TargetMode="External"/><Relationship Id="rId764" Type="http://schemas.openxmlformats.org/officeDocument/2006/relationships/hyperlink" Target="https://dx.doi.org/10.1371/journal.pone.0168697" TargetMode="External"/><Relationship Id="rId971" Type="http://schemas.openxmlformats.org/officeDocument/2006/relationships/hyperlink" Target="https://dx.doi.org/10.1590/sajs.2014/20130353" TargetMode="External"/><Relationship Id="rId1394" Type="http://schemas.openxmlformats.org/officeDocument/2006/relationships/hyperlink" Target="https://dx.doi.org/10.1175/jcli-d-16-0858.1" TargetMode="External"/><Relationship Id="rId1699" Type="http://schemas.openxmlformats.org/officeDocument/2006/relationships/hyperlink" Target="https://dx.doi.org/10.1029/2018gl081018" TargetMode="External"/><Relationship Id="rId417" Type="http://schemas.openxmlformats.org/officeDocument/2006/relationships/hyperlink" Target="https://dx.doi.org/10.1002/joc.5061" TargetMode="External"/><Relationship Id="rId624" Type="http://schemas.openxmlformats.org/officeDocument/2006/relationships/hyperlink" Target="https://dx.doi.org/10.5194/acp-20-6479-2020" TargetMode="External"/><Relationship Id="rId831" Type="http://schemas.openxmlformats.org/officeDocument/2006/relationships/hyperlink" Target="https://dx.doi.org/10.1175/bams-d-16-0259.1" TargetMode="External"/><Relationship Id="rId1047" Type="http://schemas.openxmlformats.org/officeDocument/2006/relationships/hyperlink" Target="https://dx.doi.org/10.1175/2010jcli3586.1" TargetMode="External"/><Relationship Id="rId1254" Type="http://schemas.openxmlformats.org/officeDocument/2006/relationships/hyperlink" Target="https://dx.doi.org/10.1007/s00382-014-2130-8" TargetMode="External"/><Relationship Id="rId1461" Type="http://schemas.openxmlformats.org/officeDocument/2006/relationships/hyperlink" Target="https://dx.doi.org/10.1016/j.cliser.2019.100112" TargetMode="External"/><Relationship Id="rId929" Type="http://schemas.openxmlformats.org/officeDocument/2006/relationships/hyperlink" Target="https://dx.doi.org/10.1002/2016gl069453" TargetMode="External"/><Relationship Id="rId1114" Type="http://schemas.openxmlformats.org/officeDocument/2006/relationships/hyperlink" Target="https://dx.doi.org/10.1038/s41586-019-1401-2" TargetMode="External"/><Relationship Id="rId1321" Type="http://schemas.openxmlformats.org/officeDocument/2006/relationships/hyperlink" Target="https://dx.doi.org/10.1007/s00382-014-2261-y" TargetMode="External"/><Relationship Id="rId1559" Type="http://schemas.openxmlformats.org/officeDocument/2006/relationships/hyperlink" Target="https://dx.doi.org/10.5194/npg-18-911-2011" TargetMode="External"/><Relationship Id="rId58" Type="http://schemas.openxmlformats.org/officeDocument/2006/relationships/hyperlink" Target="https://dx.doi.org/10.1175/jcli-d-12-00208.1" TargetMode="External"/><Relationship Id="rId1419" Type="http://schemas.openxmlformats.org/officeDocument/2006/relationships/hyperlink" Target="https://dx.doi.org/10.1175/bams-d-15-00306.1" TargetMode="External"/><Relationship Id="rId1626" Type="http://schemas.openxmlformats.org/officeDocument/2006/relationships/hyperlink" Target="https://dx.doi.org/10.1002/2017jd026756" TargetMode="External"/><Relationship Id="rId274" Type="http://schemas.openxmlformats.org/officeDocument/2006/relationships/hyperlink" Target="https://dx.doi.org/10.1002/joc.5488" TargetMode="External"/><Relationship Id="rId481" Type="http://schemas.openxmlformats.org/officeDocument/2006/relationships/hyperlink" Target="https://dx.doi.org/10.2760/290498" TargetMode="External"/><Relationship Id="rId134" Type="http://schemas.openxmlformats.org/officeDocument/2006/relationships/hyperlink" Target="https://dx.doi.org/10.5194/esd-11-139-2020" TargetMode="External"/><Relationship Id="rId579" Type="http://schemas.openxmlformats.org/officeDocument/2006/relationships/hyperlink" Target="https://dx.doi.org/10.1007/s00024-012-0582-5" TargetMode="External"/><Relationship Id="rId786" Type="http://schemas.openxmlformats.org/officeDocument/2006/relationships/hyperlink" Target="https://dx.doi.org/10.1038/s41467-017-00755-6" TargetMode="External"/><Relationship Id="rId993" Type="http://schemas.openxmlformats.org/officeDocument/2006/relationships/hyperlink" Target="https://dx.doi.org/10.1007/s10584-014-1100-9" TargetMode="External"/><Relationship Id="rId341" Type="http://schemas.openxmlformats.org/officeDocument/2006/relationships/hyperlink" Target="https://dx.doi.org/10.5194/tc-14-3215-2020" TargetMode="External"/><Relationship Id="rId439" Type="http://schemas.openxmlformats.org/officeDocument/2006/relationships/hyperlink" Target="https://dx.doi.org/10.2151/sola.2018-010" TargetMode="External"/><Relationship Id="rId646" Type="http://schemas.openxmlformats.org/officeDocument/2006/relationships/hyperlink" Target="https://dx.doi.org/10.1038/nclimate1857" TargetMode="External"/><Relationship Id="rId1069" Type="http://schemas.openxmlformats.org/officeDocument/2006/relationships/hyperlink" Target="https://dx.doi.org/10.1175/bams-87-3-343" TargetMode="External"/><Relationship Id="rId1276" Type="http://schemas.openxmlformats.org/officeDocument/2006/relationships/hyperlink" Target="https://dx.doi.org/10.5194/hess-23-773-2019" TargetMode="External"/><Relationship Id="rId1483" Type="http://schemas.openxmlformats.org/officeDocument/2006/relationships/hyperlink" Target="https://dx.doi.org/10.1038/ngeo1595" TargetMode="External"/><Relationship Id="rId201" Type="http://schemas.openxmlformats.org/officeDocument/2006/relationships/hyperlink" Target="https://dx.doi.org/10.1175/jcli-d-11-00588.1" TargetMode="External"/><Relationship Id="rId506" Type="http://schemas.openxmlformats.org/officeDocument/2006/relationships/hyperlink" Target="https://dx.doi.org/10.1007/s00382-016-3456-1" TargetMode="External"/><Relationship Id="rId853" Type="http://schemas.openxmlformats.org/officeDocument/2006/relationships/hyperlink" Target="https://dx.doi.org/10.2151/jmsj.2012-b04" TargetMode="External"/><Relationship Id="rId1136" Type="http://schemas.openxmlformats.org/officeDocument/2006/relationships/hyperlink" Target="https://dx.doi.org/10.1029/2019gl084079" TargetMode="External"/><Relationship Id="rId1690" Type="http://schemas.openxmlformats.org/officeDocument/2006/relationships/hyperlink" Target="https://dx.doi.org/10.1175/jcli-d-18-0656.1" TargetMode="External"/><Relationship Id="rId713" Type="http://schemas.openxmlformats.org/officeDocument/2006/relationships/hyperlink" Target="https://dx.doi.org/10.5194/hess-19-4673-2015" TargetMode="External"/><Relationship Id="rId920" Type="http://schemas.openxmlformats.org/officeDocument/2006/relationships/hyperlink" Target="https://dx.doi.org/10.1016/j.earscirev.2019.102998" TargetMode="External"/><Relationship Id="rId1343" Type="http://schemas.openxmlformats.org/officeDocument/2006/relationships/hyperlink" Target="https://dx.doi.org/10.5194/esd-4-253-2013" TargetMode="External"/><Relationship Id="rId1550" Type="http://schemas.openxmlformats.org/officeDocument/2006/relationships/hyperlink" Target="https://dx.doi.org/10.1175/jcli-d-16-0575.1" TargetMode="External"/><Relationship Id="rId1648" Type="http://schemas.openxmlformats.org/officeDocument/2006/relationships/hyperlink" Target="https://dx.doi.org/10.1002/2017gl076327" TargetMode="External"/><Relationship Id="rId1203" Type="http://schemas.openxmlformats.org/officeDocument/2006/relationships/hyperlink" Target="https://dx.doi.org/10.1007/s00382-015-2578-1" TargetMode="External"/><Relationship Id="rId1410" Type="http://schemas.openxmlformats.org/officeDocument/2006/relationships/hyperlink" Target="https://dx.doi.org/10.1175/jcli-d-18-0041.1" TargetMode="External"/><Relationship Id="rId1508" Type="http://schemas.openxmlformats.org/officeDocument/2006/relationships/hyperlink" Target="https://dx.doi.org/10.1088/1748-9326/aabef2" TargetMode="External"/><Relationship Id="rId1715" Type="http://schemas.openxmlformats.org/officeDocument/2006/relationships/hyperlink" Target="https://dx.doi.org/10.1038/s41467-018-03611-3" TargetMode="External"/><Relationship Id="rId296" Type="http://schemas.openxmlformats.org/officeDocument/2006/relationships/hyperlink" Target="https://dx.doi.org/10.1002/eet.523" TargetMode="External"/><Relationship Id="rId156" Type="http://schemas.openxmlformats.org/officeDocument/2006/relationships/hyperlink" Target="https://dx.doi.org/10.1002/2017gl076829" TargetMode="External"/><Relationship Id="rId363" Type="http://schemas.openxmlformats.org/officeDocument/2006/relationships/hyperlink" Target="https://dx.doi.org/10.1007/s00382-010-0977-x" TargetMode="External"/><Relationship Id="rId570" Type="http://schemas.openxmlformats.org/officeDocument/2006/relationships/hyperlink" Target="https://dx.doi.org/10.1002/joc.5114" TargetMode="External"/><Relationship Id="rId223" Type="http://schemas.openxmlformats.org/officeDocument/2006/relationships/hyperlink" Target="https://dx.doi.org/10.1002/2016gl068079" TargetMode="External"/><Relationship Id="rId430" Type="http://schemas.openxmlformats.org/officeDocument/2006/relationships/hyperlink" Target="https://dx.doi.org/10.5194/gi-5-473-2016" TargetMode="External"/><Relationship Id="rId668" Type="http://schemas.openxmlformats.org/officeDocument/2006/relationships/hyperlink" Target="https://dx.doi.org/10.1002/joc.7018" TargetMode="External"/><Relationship Id="rId875" Type="http://schemas.openxmlformats.org/officeDocument/2006/relationships/hyperlink" Target="https://dx.doi.org/10.1002/2013jd019945" TargetMode="External"/><Relationship Id="rId1060" Type="http://schemas.openxmlformats.org/officeDocument/2006/relationships/hyperlink" Target="https://dx.doi.org/10.1029/2018ms001495" TargetMode="External"/><Relationship Id="rId1298" Type="http://schemas.openxmlformats.org/officeDocument/2006/relationships/hyperlink" Target="https://dx.doi.org/10.1175/jcli-d-16-0127.1" TargetMode="External"/><Relationship Id="rId528" Type="http://schemas.openxmlformats.org/officeDocument/2006/relationships/hyperlink" Target="https://dx.doi.org/10.1007/s10584-018-2341-9" TargetMode="External"/><Relationship Id="rId735" Type="http://schemas.openxmlformats.org/officeDocument/2006/relationships/hyperlink" Target="https://dx.doi.org/10.1002/2014jd022375" TargetMode="External"/><Relationship Id="rId942" Type="http://schemas.openxmlformats.org/officeDocument/2006/relationships/hyperlink" Target="https://dx.doi.org/10.1007/s00382-017-3846-z" TargetMode="External"/><Relationship Id="rId1158" Type="http://schemas.openxmlformats.org/officeDocument/2006/relationships/hyperlink" Target="https://dx.doi.org/10.1002/joc.4127" TargetMode="External"/><Relationship Id="rId1365" Type="http://schemas.openxmlformats.org/officeDocument/2006/relationships/hyperlink" Target="https://dx.doi.org/10.1007/s40641-017-0062-1" TargetMode="External"/><Relationship Id="rId1572" Type="http://schemas.openxmlformats.org/officeDocument/2006/relationships/hyperlink" Target="https://dx.doi.org/10.1016/j.futures.2017.01.009" TargetMode="External"/><Relationship Id="rId1018" Type="http://schemas.openxmlformats.org/officeDocument/2006/relationships/hyperlink" Target="https://dx.doi.org/10.1002/joc.4428" TargetMode="External"/><Relationship Id="rId1225" Type="http://schemas.openxmlformats.org/officeDocument/2006/relationships/hyperlink" Target="https://dx.doi.org/10.1007/s00024-015-1126-6" TargetMode="External"/><Relationship Id="rId1432" Type="http://schemas.openxmlformats.org/officeDocument/2006/relationships/hyperlink" Target="https://dx.doi.org/10.1016/j.gloplacha.2007.10.003" TargetMode="External"/><Relationship Id="rId71" Type="http://schemas.openxmlformats.org/officeDocument/2006/relationships/hyperlink" Target="https://dx.doi.org/10.1002/2016gl068092" TargetMode="External"/><Relationship Id="rId802" Type="http://schemas.openxmlformats.org/officeDocument/2006/relationships/hyperlink" Target="https://dx.doi.org/10.3178/hrl.10.113" TargetMode="External"/><Relationship Id="rId1737" Type="http://schemas.openxmlformats.org/officeDocument/2006/relationships/hyperlink" Target="https://dx.doi.org/10.1016/j.atmosres.2017.03.002" TargetMode="External"/><Relationship Id="rId29" Type="http://schemas.openxmlformats.org/officeDocument/2006/relationships/hyperlink" Target="https://dx.doi.org/10.1002/2015jd024040" TargetMode="External"/><Relationship Id="rId178" Type="http://schemas.openxmlformats.org/officeDocument/2006/relationships/hyperlink" Target="https://dx.doi.org/10.1016/j.crm.2015.04.004" TargetMode="External"/><Relationship Id="rId385" Type="http://schemas.openxmlformats.org/officeDocument/2006/relationships/hyperlink" Target="https://dx.doi.org/10.1038/s41598-018-27185-8" TargetMode="External"/><Relationship Id="rId592" Type="http://schemas.openxmlformats.org/officeDocument/2006/relationships/hyperlink" Target="https://dx.doi.org/10.1175/jcli-d-17-0391.1" TargetMode="External"/><Relationship Id="rId245" Type="http://schemas.openxmlformats.org/officeDocument/2006/relationships/hyperlink" Target="https://dx.doi.org/10.1002/joc.6316" TargetMode="External"/><Relationship Id="rId452" Type="http://schemas.openxmlformats.org/officeDocument/2006/relationships/hyperlink" Target="https://dx.doi.org/10.5194/hess-22-655-2018" TargetMode="External"/><Relationship Id="rId897" Type="http://schemas.openxmlformats.org/officeDocument/2006/relationships/hyperlink" Target="https://dx.doi.org/10.1029/2018gl078312" TargetMode="External"/><Relationship Id="rId1082" Type="http://schemas.openxmlformats.org/officeDocument/2006/relationships/hyperlink" Target="https://dx.doi.org/10.1007/s00704-017-2237-z" TargetMode="External"/><Relationship Id="rId105" Type="http://schemas.openxmlformats.org/officeDocument/2006/relationships/hyperlink" Target="https://dx.doi.org/10.1029/2012jd017589" TargetMode="External"/><Relationship Id="rId312" Type="http://schemas.openxmlformats.org/officeDocument/2006/relationships/hyperlink" Target="https://dx.doi.org/10.1007/s10584-012-0424-6" TargetMode="External"/><Relationship Id="rId757" Type="http://schemas.openxmlformats.org/officeDocument/2006/relationships/hyperlink" Target="https://dx.doi.org/10.2151/sola.2017-045" TargetMode="External"/><Relationship Id="rId964" Type="http://schemas.openxmlformats.org/officeDocument/2006/relationships/hyperlink" Target="https://dx.doi.org/10.1007/s00382-016-3227-z" TargetMode="External"/><Relationship Id="rId1387" Type="http://schemas.openxmlformats.org/officeDocument/2006/relationships/hyperlink" Target="https://dx.doi.org/10.3390/rs10020264" TargetMode="External"/><Relationship Id="rId1594" Type="http://schemas.openxmlformats.org/officeDocument/2006/relationships/hyperlink" Target="https://dx.doi.org/10.1175/1520-0493(1996)124%3c0529:soasfa%3e2.0.co;2" TargetMode="External"/><Relationship Id="rId93" Type="http://schemas.openxmlformats.org/officeDocument/2006/relationships/hyperlink" Target="https://dx.doi.org/10.1175/bams-d-17-0106.1" TargetMode="External"/><Relationship Id="rId617" Type="http://schemas.openxmlformats.org/officeDocument/2006/relationships/hyperlink" Target="https://dx.doi.org/10.3390/rs2122773" TargetMode="External"/><Relationship Id="rId824" Type="http://schemas.openxmlformats.org/officeDocument/2006/relationships/hyperlink" Target="https://dx.doi.org/10.1002/joc.5249" TargetMode="External"/><Relationship Id="rId1247" Type="http://schemas.openxmlformats.org/officeDocument/2006/relationships/hyperlink" Target="https://dx.doi.org/10.1007/s00382-014-2183-8" TargetMode="External"/><Relationship Id="rId1454" Type="http://schemas.openxmlformats.org/officeDocument/2006/relationships/hyperlink" Target="https://dx.doi.org/10.5194/gmd-8-2285-2015" TargetMode="External"/><Relationship Id="rId1661" Type="http://schemas.openxmlformats.org/officeDocument/2006/relationships/hyperlink" Target="https://dx.doi.org/10.1175/mwr-d-12-00038.1" TargetMode="External"/><Relationship Id="rId1107" Type="http://schemas.openxmlformats.org/officeDocument/2006/relationships/hyperlink" Target="https://dx.doi.org/10.5194/acp-20-8315-2020" TargetMode="External"/><Relationship Id="rId1314" Type="http://schemas.openxmlformats.org/officeDocument/2006/relationships/hyperlink" Target="https://dx.doi.org/10.1002/jgrd.502802013" TargetMode="External"/><Relationship Id="rId1521" Type="http://schemas.openxmlformats.org/officeDocument/2006/relationships/hyperlink" Target="https://dx.doi.org/10.1007/s00382-018-4105-7" TargetMode="External"/><Relationship Id="rId1619" Type="http://schemas.openxmlformats.org/officeDocument/2006/relationships/hyperlink" Target="https://dx.doi.org/10.1002/2017ef000714" TargetMode="External"/><Relationship Id="rId20" Type="http://schemas.openxmlformats.org/officeDocument/2006/relationships/hyperlink" Target="https://dx.doi.org/10.1002/joc.2312" TargetMode="External"/><Relationship Id="rId267" Type="http://schemas.openxmlformats.org/officeDocument/2006/relationships/hyperlink" Target="https://dx.doi.org/10.1088/1748-9326/aa9dea" TargetMode="External"/><Relationship Id="rId474" Type="http://schemas.openxmlformats.org/officeDocument/2006/relationships/hyperlink" Target="https://dx.doi.org/10.1007/s00382-016-3484-x" TargetMode="External"/><Relationship Id="rId127" Type="http://schemas.openxmlformats.org/officeDocument/2006/relationships/hyperlink" Target="https://dx.doi.org/10.1007/s00382-018-4114-6" TargetMode="External"/><Relationship Id="rId681" Type="http://schemas.openxmlformats.org/officeDocument/2006/relationships/hyperlink" Target="https://dx.doi.org/10.1111/gcb.14362" TargetMode="External"/><Relationship Id="rId779" Type="http://schemas.openxmlformats.org/officeDocument/2006/relationships/hyperlink" Target="https://dx.doi.org/10.1038/nclimate2258" TargetMode="External"/><Relationship Id="rId986" Type="http://schemas.openxmlformats.org/officeDocument/2006/relationships/hyperlink" Target="https://dx.doi.org/10.5194/acp-16-455-2016" TargetMode="External"/><Relationship Id="rId334" Type="http://schemas.openxmlformats.org/officeDocument/2006/relationships/hyperlink" Target="https://dx.doi.org/10.1016/j.crm.2015.06.007" TargetMode="External"/><Relationship Id="rId541" Type="http://schemas.openxmlformats.org/officeDocument/2006/relationships/hyperlink" Target="https://dx.doi.org/10.1073/pnas.1314787111" TargetMode="External"/><Relationship Id="rId639" Type="http://schemas.openxmlformats.org/officeDocument/2006/relationships/hyperlink" Target="https://dx.doi.org/10.5194/gmd-10-1665-2017" TargetMode="External"/><Relationship Id="rId1171" Type="http://schemas.openxmlformats.org/officeDocument/2006/relationships/hyperlink" Target="https://dx.doi.org/10.1002/2017jd027167" TargetMode="External"/><Relationship Id="rId1269" Type="http://schemas.openxmlformats.org/officeDocument/2006/relationships/hyperlink" Target="https://dx.doi.org/10.1029/2020gl087796" TargetMode="External"/><Relationship Id="rId1476" Type="http://schemas.openxmlformats.org/officeDocument/2006/relationships/hyperlink" Target="https://dx.doi.org/10.1007/s10584-014-1151-y" TargetMode="External"/><Relationship Id="rId401" Type="http://schemas.openxmlformats.org/officeDocument/2006/relationships/hyperlink" Target="https://dx.doi.org/10.1007/s10584-013-0954-6" TargetMode="External"/><Relationship Id="rId846" Type="http://schemas.openxmlformats.org/officeDocument/2006/relationships/hyperlink" Target="https://dx.doi.org/10.1175/wcas-d-16-0127.1" TargetMode="External"/><Relationship Id="rId1031" Type="http://schemas.openxmlformats.org/officeDocument/2006/relationships/hyperlink" Target="https://dx.doi.org/10.1016/j.cliser.2016.07.002" TargetMode="External"/><Relationship Id="rId1129" Type="http://schemas.openxmlformats.org/officeDocument/2006/relationships/hyperlink" Target="https://dx.doi.org/10.1175/jcli-d-12-00140.1" TargetMode="External"/><Relationship Id="rId1683" Type="http://schemas.openxmlformats.org/officeDocument/2006/relationships/hyperlink" Target="https://dx.doi.org/10.1175/jcli-d-15-0669.1" TargetMode="External"/><Relationship Id="rId706" Type="http://schemas.openxmlformats.org/officeDocument/2006/relationships/hyperlink" Target="https://dx.doi.org/10.1007/s00382-014-2110-z" TargetMode="External"/><Relationship Id="rId913" Type="http://schemas.openxmlformats.org/officeDocument/2006/relationships/hyperlink" Target="https://dx.doi.org/10.1007/s10584-017-2028-7" TargetMode="External"/><Relationship Id="rId1336" Type="http://schemas.openxmlformats.org/officeDocument/2006/relationships/hyperlink" Target="https://dx.doi.org/10.1007/s00382-019-04950-7" TargetMode="External"/><Relationship Id="rId1543" Type="http://schemas.openxmlformats.org/officeDocument/2006/relationships/hyperlink" Target="https://dx.doi.org/10.1029/2005gl025336" TargetMode="External"/><Relationship Id="rId1750" Type="http://schemas.openxmlformats.org/officeDocument/2006/relationships/header" Target="header1.xml"/><Relationship Id="rId42" Type="http://schemas.openxmlformats.org/officeDocument/2006/relationships/hyperlink" Target="https://dx.doi.org/10.1016/j.atmosres.2015.12.001" TargetMode="External"/><Relationship Id="rId1403" Type="http://schemas.openxmlformats.org/officeDocument/2006/relationships/hyperlink" Target="https://dx.doi.org/10.1038/nclimate3069" TargetMode="External"/><Relationship Id="rId1610" Type="http://schemas.openxmlformats.org/officeDocument/2006/relationships/hyperlink" Target="https://dx.doi.org/10.1029/2019gl085679" TargetMode="External"/><Relationship Id="rId191" Type="http://schemas.openxmlformats.org/officeDocument/2006/relationships/hyperlink" Target="https://dx.doi.org/10.1038/nclimate2760" TargetMode="External"/><Relationship Id="rId1708" Type="http://schemas.openxmlformats.org/officeDocument/2006/relationships/hyperlink" Target="https://dx.doi.org/10.1073/pnas.1911015117" TargetMode="External"/><Relationship Id="rId289" Type="http://schemas.openxmlformats.org/officeDocument/2006/relationships/hyperlink" Target="https://dx.doi.org/10.1175/jhm-d-14-0216.1" TargetMode="External"/><Relationship Id="rId496" Type="http://schemas.openxmlformats.org/officeDocument/2006/relationships/hyperlink" Target="https://dx.doi.org/10.1002/joc.3786" TargetMode="External"/><Relationship Id="rId149" Type="http://schemas.openxmlformats.org/officeDocument/2006/relationships/hyperlink" Target="https://dx.doi.org/10.1007/s00382-011-1195-x" TargetMode="External"/><Relationship Id="rId356" Type="http://schemas.openxmlformats.org/officeDocument/2006/relationships/hyperlink" Target="https://dx.doi.org/10.1175/jcli-d-19-0195.1" TargetMode="External"/><Relationship Id="rId563" Type="http://schemas.openxmlformats.org/officeDocument/2006/relationships/hyperlink" Target="https://dx.doi.org/10.1002/joc.2227" TargetMode="External"/><Relationship Id="rId770" Type="http://schemas.openxmlformats.org/officeDocument/2006/relationships/hyperlink" Target="https://dx.doi.org/10.2151/sola.2012-016" TargetMode="External"/><Relationship Id="rId1193" Type="http://schemas.openxmlformats.org/officeDocument/2006/relationships/hyperlink" Target="https://dx.doi.org/10.1088/1748-9326/aa63fe" TargetMode="External"/><Relationship Id="rId216" Type="http://schemas.openxmlformats.org/officeDocument/2006/relationships/hyperlink" Target="https://dx.doi.org/10.1002/2013jd020611" TargetMode="External"/><Relationship Id="rId423" Type="http://schemas.openxmlformats.org/officeDocument/2006/relationships/hyperlink" Target="https://dx.doi.org/10.1007/s00382-017-3595-z" TargetMode="External"/><Relationship Id="rId868" Type="http://schemas.openxmlformats.org/officeDocument/2006/relationships/hyperlink" Target="https://dx.doi.org/10.5194/gmd-12-3055-2019" TargetMode="External"/><Relationship Id="rId1053" Type="http://schemas.openxmlformats.org/officeDocument/2006/relationships/hyperlink" Target="https://dx.doi.org/10.1175/bams-d-11-00223.1" TargetMode="External"/><Relationship Id="rId1260" Type="http://schemas.openxmlformats.org/officeDocument/2006/relationships/hyperlink" Target="https://dx.doi.org/10.5194/gmd-10-385-2017" TargetMode="External"/><Relationship Id="rId1498" Type="http://schemas.openxmlformats.org/officeDocument/2006/relationships/hyperlink" Target="https://dx.doi.org/10.1002/joc.5669" TargetMode="External"/><Relationship Id="rId630" Type="http://schemas.openxmlformats.org/officeDocument/2006/relationships/hyperlink" Target="https://dx.doi.org/10.1017/cbo9781107415324.008" TargetMode="External"/><Relationship Id="rId728" Type="http://schemas.openxmlformats.org/officeDocument/2006/relationships/hyperlink" Target="https://dx.doi.org/10.1002/2015jd024679" TargetMode="External"/><Relationship Id="rId935" Type="http://schemas.openxmlformats.org/officeDocument/2006/relationships/hyperlink" Target="https://dx.doi.org/10.1002/joc.5728" TargetMode="External"/><Relationship Id="rId1358" Type="http://schemas.openxmlformats.org/officeDocument/2006/relationships/hyperlink" Target="https://dx.doi.org/10.1088/1748-9326/ab4949" TargetMode="External"/><Relationship Id="rId1565" Type="http://schemas.openxmlformats.org/officeDocument/2006/relationships/hyperlink" Target="https://dx.doi.org/10.1175/jcli-d-16-0762.1" TargetMode="External"/><Relationship Id="rId64" Type="http://schemas.openxmlformats.org/officeDocument/2006/relationships/hyperlink" Target="https://dx.doi.org/10.1016/j.pce.2018.02.009" TargetMode="External"/><Relationship Id="rId1120" Type="http://schemas.openxmlformats.org/officeDocument/2006/relationships/hyperlink" Target="https://dx.doi.org/10.1002/joc.5530" TargetMode="External"/><Relationship Id="rId1218" Type="http://schemas.openxmlformats.org/officeDocument/2006/relationships/hyperlink" Target="https://dx.doi.org/10.1175/jcli-d-15-0556.1" TargetMode="External"/><Relationship Id="rId1425" Type="http://schemas.openxmlformats.org/officeDocument/2006/relationships/hyperlink" Target="https://dx.doi.org/10.1002/joc.5261" TargetMode="External"/><Relationship Id="rId1632" Type="http://schemas.openxmlformats.org/officeDocument/2006/relationships/hyperlink" Target="https://dx.doi.org/10.5194/cp-6-627-2010" TargetMode="External"/><Relationship Id="rId280" Type="http://schemas.openxmlformats.org/officeDocument/2006/relationships/hyperlink" Target="https://dx.doi.org/10.1016/j.atmosenv.2014.09.053" TargetMode="External"/><Relationship Id="rId140" Type="http://schemas.openxmlformats.org/officeDocument/2006/relationships/hyperlink" Target="https://dx.doi.org/10.3354/cr01515" TargetMode="External"/><Relationship Id="rId378" Type="http://schemas.openxmlformats.org/officeDocument/2006/relationships/hyperlink" Target="https://dx.doi.org/10.1002/joc.5031" TargetMode="External"/><Relationship Id="rId585" Type="http://schemas.openxmlformats.org/officeDocument/2006/relationships/hyperlink" Target="https://dx.doi.org/10.1029/2018gl081316" TargetMode="External"/><Relationship Id="rId792" Type="http://schemas.openxmlformats.org/officeDocument/2006/relationships/hyperlink" Target="https://dx.doi.org/10.1038/ncomms5646" TargetMode="External"/><Relationship Id="rId6" Type="http://schemas.openxmlformats.org/officeDocument/2006/relationships/footnotes" Target="footnotes.xml"/><Relationship Id="rId238" Type="http://schemas.openxmlformats.org/officeDocument/2006/relationships/hyperlink" Target="https://dx.doi.org/10.1029/2019gl082883" TargetMode="External"/><Relationship Id="rId445" Type="http://schemas.openxmlformats.org/officeDocument/2006/relationships/hyperlink" Target="https://dx.doi.org/10.1175/jhm-d-11-096.1" TargetMode="External"/><Relationship Id="rId652" Type="http://schemas.openxmlformats.org/officeDocument/2006/relationships/hyperlink" Target="https://dx.doi.org/10.1175/jcli3990.1" TargetMode="External"/><Relationship Id="rId1075" Type="http://schemas.openxmlformats.org/officeDocument/2006/relationships/hyperlink" Target="https://dx.doi.org/10.1016/j.jhydrol.2013.12.041" TargetMode="External"/><Relationship Id="rId1282" Type="http://schemas.openxmlformats.org/officeDocument/2006/relationships/hyperlink" Target="https://dx.doi.org/10.1002/qj.49712253408" TargetMode="External"/><Relationship Id="rId305" Type="http://schemas.openxmlformats.org/officeDocument/2006/relationships/hyperlink" Target="https://dx.doi.org/10.1007/s00382-014-2204-7" TargetMode="External"/><Relationship Id="rId512" Type="http://schemas.openxmlformats.org/officeDocument/2006/relationships/hyperlink" Target="https://dx.doi.org/10.1016/j.uclim.2013.09.004" TargetMode="External"/><Relationship Id="rId957" Type="http://schemas.openxmlformats.org/officeDocument/2006/relationships/hyperlink" Target="https://dx.doi.org/10.1029/2005gl023351" TargetMode="External"/><Relationship Id="rId1142" Type="http://schemas.openxmlformats.org/officeDocument/2006/relationships/hyperlink" Target="https://dx.doi.org/10.1002/joc.2201" TargetMode="External"/><Relationship Id="rId1587" Type="http://schemas.openxmlformats.org/officeDocument/2006/relationships/hyperlink" Target="https://dx.doi.org/10.1007/s00382-019-04755-8" TargetMode="External"/><Relationship Id="rId86" Type="http://schemas.openxmlformats.org/officeDocument/2006/relationships/hyperlink" Target="https://dx.doi.org/10.1002/2014gl062588" TargetMode="External"/><Relationship Id="rId817" Type="http://schemas.openxmlformats.org/officeDocument/2006/relationships/hyperlink" Target="https://dx.doi.org/10.1029/2019gl083059" TargetMode="External"/><Relationship Id="rId1002" Type="http://schemas.openxmlformats.org/officeDocument/2006/relationships/hyperlink" Target="https://dx.doi.org/10.1017/9781107588783" TargetMode="External"/><Relationship Id="rId1447" Type="http://schemas.openxmlformats.org/officeDocument/2006/relationships/hyperlink" Target="https://dx.doi.org/10.1007/s00382-012-1607-6" TargetMode="External"/><Relationship Id="rId1654" Type="http://schemas.openxmlformats.org/officeDocument/2006/relationships/hyperlink" Target="https://dx.doi.org/10.1002/joc.6768" TargetMode="External"/><Relationship Id="rId1307" Type="http://schemas.openxmlformats.org/officeDocument/2006/relationships/hyperlink" Target="https://dx.doi.org/10.1007/s00382-012-1480-3" TargetMode="External"/><Relationship Id="rId1514" Type="http://schemas.openxmlformats.org/officeDocument/2006/relationships/hyperlink" Target="https://dx.doi.org/10.1002/2016jd025740" TargetMode="External"/><Relationship Id="rId1721" Type="http://schemas.openxmlformats.org/officeDocument/2006/relationships/hyperlink" Target="https://dx.doi.org/10.1175/jcli-d-15-0226.1" TargetMode="External"/><Relationship Id="rId13" Type="http://schemas.openxmlformats.org/officeDocument/2006/relationships/hyperlink" Target="https://www.wmo.int/pages/prog/www/OSY/GOS.html" TargetMode="External"/><Relationship Id="rId162" Type="http://schemas.openxmlformats.org/officeDocument/2006/relationships/hyperlink" Target="https://dx.doi.org/10.1127/0941-2948/2011/0225" TargetMode="External"/><Relationship Id="rId467" Type="http://schemas.openxmlformats.org/officeDocument/2006/relationships/hyperlink" Target="https://dx.doi.org/10.1175/2011bams3061.1" TargetMode="External"/><Relationship Id="rId1097" Type="http://schemas.openxmlformats.org/officeDocument/2006/relationships/hyperlink" Target="https://dx.doi.org/10.1007/s10584-015-1549-1" TargetMode="External"/><Relationship Id="rId674" Type="http://schemas.openxmlformats.org/officeDocument/2006/relationships/hyperlink" Target="https://dx.doi.org/10.2151/jmsj.2015-056" TargetMode="External"/><Relationship Id="rId881" Type="http://schemas.openxmlformats.org/officeDocument/2006/relationships/hyperlink" Target="https://dx.doi.org/10.1002/2015gl067050" TargetMode="External"/><Relationship Id="rId979" Type="http://schemas.openxmlformats.org/officeDocument/2006/relationships/hyperlink" Target="https://dx.doi.org/10.1088/1748-9326/6/3/034009" TargetMode="External"/><Relationship Id="rId327" Type="http://schemas.openxmlformats.org/officeDocument/2006/relationships/hyperlink" Target="https://dx.doi.org/10.1038/s41558-020-0694-3" TargetMode="External"/><Relationship Id="rId534" Type="http://schemas.openxmlformats.org/officeDocument/2006/relationships/hyperlink" Target="https://dx.doi.org/10.1140/epjp/s13360-020-00453-1" TargetMode="External"/><Relationship Id="rId741" Type="http://schemas.openxmlformats.org/officeDocument/2006/relationships/hyperlink" Target="https://dx.doi.org/10.1002/grl.50754" TargetMode="External"/><Relationship Id="rId839" Type="http://schemas.openxmlformats.org/officeDocument/2006/relationships/hyperlink" Target="https://dx.doi.org/10.1007/s00382-012-1317-0" TargetMode="External"/><Relationship Id="rId1164" Type="http://schemas.openxmlformats.org/officeDocument/2006/relationships/hyperlink" Target="https://dx.doi.org/10.1016/j.wace.2017.03.004" TargetMode="External"/><Relationship Id="rId1371" Type="http://schemas.openxmlformats.org/officeDocument/2006/relationships/hyperlink" Target="https://dx.doi.org/10.1038/nature05095" TargetMode="External"/><Relationship Id="rId1469" Type="http://schemas.openxmlformats.org/officeDocument/2006/relationships/hyperlink" Target="https://dx.doi.org/10.1016/j.scitotenv.2018.12.077" TargetMode="External"/><Relationship Id="rId601" Type="http://schemas.openxmlformats.org/officeDocument/2006/relationships/hyperlink" Target="https://dx.doi.org/10.1088/1748-9326/ab666c" TargetMode="External"/><Relationship Id="rId1024" Type="http://schemas.openxmlformats.org/officeDocument/2006/relationships/hyperlink" Target="https://dx.doi.org/10.1023/a:1002463829265" TargetMode="External"/><Relationship Id="rId1231" Type="http://schemas.openxmlformats.org/officeDocument/2006/relationships/hyperlink" Target="https://dx.doi.org/10.1002/2014rg000475" TargetMode="External"/><Relationship Id="rId1676" Type="http://schemas.openxmlformats.org/officeDocument/2006/relationships/hyperlink" Target="https://dx.doi.org/10.1038/s41598-017-06388-5" TargetMode="External"/><Relationship Id="rId906" Type="http://schemas.openxmlformats.org/officeDocument/2006/relationships/hyperlink" Target="https://dx.doi.org/10.5194/hess-20-4837-2016" TargetMode="External"/><Relationship Id="rId1329" Type="http://schemas.openxmlformats.org/officeDocument/2006/relationships/hyperlink" Target="https://dx.doi.org/10.1088/1748-9326/abad57" TargetMode="External"/><Relationship Id="rId1536" Type="http://schemas.openxmlformats.org/officeDocument/2006/relationships/hyperlink" Target="https://dx.doi.org/10.1007/s12517-016-2448-0" TargetMode="External"/><Relationship Id="rId1743" Type="http://schemas.openxmlformats.org/officeDocument/2006/relationships/hyperlink" Target="https://dx.doi.org/10.1002/2015jd023912" TargetMode="External"/><Relationship Id="rId35" Type="http://schemas.openxmlformats.org/officeDocument/2006/relationships/hyperlink" Target="https://dx.doi.org/10.5194/nhess-14-2189-2014" TargetMode="External"/><Relationship Id="rId1603" Type="http://schemas.openxmlformats.org/officeDocument/2006/relationships/hyperlink" Target="https://dx.doi.org/10.1029/2018gl077325" TargetMode="External"/><Relationship Id="rId184" Type="http://schemas.openxmlformats.org/officeDocument/2006/relationships/hyperlink" Target="https://dx.doi.org/10.1175/bams-d-16-0215.1" TargetMode="External"/><Relationship Id="rId391" Type="http://schemas.openxmlformats.org/officeDocument/2006/relationships/hyperlink" Target="https://dx.doi.org/10.1029/2019gl085806" TargetMode="External"/><Relationship Id="rId251" Type="http://schemas.openxmlformats.org/officeDocument/2006/relationships/hyperlink" Target="https://dx.doi.org/10.1175/jcli-d-12-00090.1" TargetMode="External"/><Relationship Id="rId489" Type="http://schemas.openxmlformats.org/officeDocument/2006/relationships/hyperlink" Target="https://dx.doi.org/10.4314/wsa.v30i5.5188" TargetMode="External"/><Relationship Id="rId696" Type="http://schemas.openxmlformats.org/officeDocument/2006/relationships/hyperlink" Target="https://dx.doi.org/10.1002/2015ms000559" TargetMode="External"/><Relationship Id="rId349" Type="http://schemas.openxmlformats.org/officeDocument/2006/relationships/hyperlink" Target="https://dx.doi.org/10.1175/jcli3855.1" TargetMode="External"/><Relationship Id="rId556" Type="http://schemas.openxmlformats.org/officeDocument/2006/relationships/hyperlink" Target="https://dx.doi.org/10.1126/science.1132027" TargetMode="External"/><Relationship Id="rId763" Type="http://schemas.openxmlformats.org/officeDocument/2006/relationships/hyperlink" Target="https://dx.doi.org/10.1007/s00704-015-1708-3" TargetMode="External"/><Relationship Id="rId1186" Type="http://schemas.openxmlformats.org/officeDocument/2006/relationships/hyperlink" Target="https://dx.doi.org/10.1007/s10584-009-9744-6" TargetMode="External"/><Relationship Id="rId1393" Type="http://schemas.openxmlformats.org/officeDocument/2006/relationships/hyperlink" Target="https://dx.doi.org/10.1175/bams-d-13-00167.1" TargetMode="External"/><Relationship Id="rId111" Type="http://schemas.openxmlformats.org/officeDocument/2006/relationships/hyperlink" Target="https://dx.doi.org/10.1007/s10584-013-0787-3" TargetMode="External"/><Relationship Id="rId209" Type="http://schemas.openxmlformats.org/officeDocument/2006/relationships/hyperlink" Target="https://dx.doi.org/10.3389/feart.2017.00111" TargetMode="External"/><Relationship Id="rId416" Type="http://schemas.openxmlformats.org/officeDocument/2006/relationships/hyperlink" Target="https://dx.doi.org/10.1088/1748-9326/ab7fde" TargetMode="External"/><Relationship Id="rId970" Type="http://schemas.openxmlformats.org/officeDocument/2006/relationships/hyperlink" Target="https://dx.doi.org/10.1007/s00382-016-3049-z" TargetMode="External"/><Relationship Id="rId1046" Type="http://schemas.openxmlformats.org/officeDocument/2006/relationships/hyperlink" Target="https://dx.doi.org/10.1175/jcli-d-16-0905.1" TargetMode="External"/><Relationship Id="rId1253" Type="http://schemas.openxmlformats.org/officeDocument/2006/relationships/hyperlink" Target="https://dx.doi.org/10.1175/bams-d-11-00052.1" TargetMode="External"/><Relationship Id="rId1698" Type="http://schemas.openxmlformats.org/officeDocument/2006/relationships/hyperlink" Target="https://dx.doi.org/10.5194/gmd-9-2701-2016" TargetMode="External"/><Relationship Id="rId623" Type="http://schemas.openxmlformats.org/officeDocument/2006/relationships/hyperlink" Target="https://dx.doi.org/10.1007/s00382-019-04653-z" TargetMode="External"/><Relationship Id="rId830" Type="http://schemas.openxmlformats.org/officeDocument/2006/relationships/hyperlink" Target="https://dx.doi.org/10.1175/jcli-d-15-0654.1" TargetMode="External"/><Relationship Id="rId928" Type="http://schemas.openxmlformats.org/officeDocument/2006/relationships/hyperlink" Target="https://dx.doi.org/10.1002/joc.4908" TargetMode="External"/><Relationship Id="rId1460" Type="http://schemas.openxmlformats.org/officeDocument/2006/relationships/hyperlink" Target="https://dx.doi.org/10.1073/pnas.1612505114" TargetMode="External"/><Relationship Id="rId1558" Type="http://schemas.openxmlformats.org/officeDocument/2006/relationships/hyperlink" Target="https://dx.doi.org/10.1007/s00382-018-4454-2" TargetMode="External"/><Relationship Id="rId57" Type="http://schemas.openxmlformats.org/officeDocument/2006/relationships/hyperlink" Target="https://dx.doi.org/10.3897/natureconservation.30.28289" TargetMode="External"/><Relationship Id="rId1113" Type="http://schemas.openxmlformats.org/officeDocument/2006/relationships/hyperlink" Target="https://dx.doi.org/10.1175/bams-d-11-00154.1" TargetMode="External"/><Relationship Id="rId1320" Type="http://schemas.openxmlformats.org/officeDocument/2006/relationships/hyperlink" Target="https://dx.doi.org/10.1007/s00382-016-3394-y" TargetMode="External"/><Relationship Id="rId1418" Type="http://schemas.openxmlformats.org/officeDocument/2006/relationships/hyperlink" Target="https://dx.doi.org/10.1175/mwr2830.1" TargetMode="External"/><Relationship Id="rId1625" Type="http://schemas.openxmlformats.org/officeDocument/2006/relationships/hyperlink" Target="https://dx.doi.org/10.1007/978-3-319-92288-1" TargetMode="External"/><Relationship Id="rId273" Type="http://schemas.openxmlformats.org/officeDocument/2006/relationships/hyperlink" Target="https://dx.doi.org/10.1002/2017ef000734" TargetMode="External"/><Relationship Id="rId480" Type="http://schemas.openxmlformats.org/officeDocument/2006/relationships/hyperlink" Target="https://dx.doi.org/10.1175/2010jcli3735.1" TargetMode="External"/><Relationship Id="rId133" Type="http://schemas.openxmlformats.org/officeDocument/2006/relationships/hyperlink" Target="https://dx.doi.org/10.1038/nclimate3394" TargetMode="External"/><Relationship Id="rId340" Type="http://schemas.openxmlformats.org/officeDocument/2006/relationships/hyperlink" Target="https://dx.doi.org/10.5194/tc-14-3215-2020" TargetMode="External"/><Relationship Id="rId578" Type="http://schemas.openxmlformats.org/officeDocument/2006/relationships/hyperlink" Target="https://dx.doi.org/10.1016/bs.agph.2015.01.001" TargetMode="External"/><Relationship Id="rId785" Type="http://schemas.openxmlformats.org/officeDocument/2006/relationships/hyperlink" Target="https://dx.doi.org/10.1029/2012gl052647" TargetMode="External"/><Relationship Id="rId992" Type="http://schemas.openxmlformats.org/officeDocument/2006/relationships/hyperlink" Target="https://dx.doi.org/10.1007/s00382-018-4226-z" TargetMode="External"/><Relationship Id="rId200" Type="http://schemas.openxmlformats.org/officeDocument/2006/relationships/hyperlink" Target="https://dx.doi.org/10.1002/joc.5097" TargetMode="External"/><Relationship Id="rId438" Type="http://schemas.openxmlformats.org/officeDocument/2006/relationships/hyperlink" Target="https://dx.doi.org/10.1175/2007jcli1884.1" TargetMode="External"/><Relationship Id="rId645" Type="http://schemas.openxmlformats.org/officeDocument/2006/relationships/hyperlink" Target="https://dx.doi.org/10.1029/2008jd010201" TargetMode="External"/><Relationship Id="rId852" Type="http://schemas.openxmlformats.org/officeDocument/2006/relationships/hyperlink" Target="https://dx.doi.org/10.1002/2015gl067159" TargetMode="External"/><Relationship Id="rId1068" Type="http://schemas.openxmlformats.org/officeDocument/2006/relationships/hyperlink" Target="https://dx.doi.org/10.1038/ngeo2483" TargetMode="External"/><Relationship Id="rId1275" Type="http://schemas.openxmlformats.org/officeDocument/2006/relationships/hyperlink" Target="https://dx.doi.org/10.1002/2015gl064593" TargetMode="External"/><Relationship Id="rId1482" Type="http://schemas.openxmlformats.org/officeDocument/2006/relationships/hyperlink" Target="https://dx.doi.org/10.1175/bams-d-18-0280.1" TargetMode="External"/><Relationship Id="rId505" Type="http://schemas.openxmlformats.org/officeDocument/2006/relationships/hyperlink" Target="https://dx.doi.org/10.2307/4418949" TargetMode="External"/><Relationship Id="rId712" Type="http://schemas.openxmlformats.org/officeDocument/2006/relationships/hyperlink" Target="https://dx.doi.org/10.5194/esd-9-701-2018" TargetMode="External"/><Relationship Id="rId1135" Type="http://schemas.openxmlformats.org/officeDocument/2006/relationships/hyperlink" Target="https://dx.doi.org/10.5194/esd-11-1033-2020" TargetMode="External"/><Relationship Id="rId1342" Type="http://schemas.openxmlformats.org/officeDocument/2006/relationships/hyperlink" Target="https://dx.doi.org/10.1038/nrn2213" TargetMode="External"/><Relationship Id="rId79" Type="http://schemas.openxmlformats.org/officeDocument/2006/relationships/hyperlink" Target="https://dx.doi.org/10.1038/nclimate1532" TargetMode="External"/><Relationship Id="rId1202" Type="http://schemas.openxmlformats.org/officeDocument/2006/relationships/hyperlink" Target="https://dx.doi.org/10.1002/joc.3403" TargetMode="External"/><Relationship Id="rId1647" Type="http://schemas.openxmlformats.org/officeDocument/2006/relationships/hyperlink" Target="https://dx.doi.org/10.1175/1520-0450(1995)034%3c2577:sioaaa%3e2.0.co;2" TargetMode="External"/><Relationship Id="rId1507" Type="http://schemas.openxmlformats.org/officeDocument/2006/relationships/hyperlink" Target="https://dx.doi.org/10.1007/s10584-013-1032-9" TargetMode="External"/><Relationship Id="rId1714" Type="http://schemas.openxmlformats.org/officeDocument/2006/relationships/hyperlink" Target="https://dx.doi.org/10.1038/nclimate1803" TargetMode="External"/><Relationship Id="rId295" Type="http://schemas.openxmlformats.org/officeDocument/2006/relationships/hyperlink" Target="https://dx.doi.org/10.1029/2012gl052258" TargetMode="External"/><Relationship Id="rId155" Type="http://schemas.openxmlformats.org/officeDocument/2006/relationships/hyperlink" Target="https://dx.doi.org/10.1038/nclimate1454" TargetMode="External"/><Relationship Id="rId362" Type="http://schemas.openxmlformats.org/officeDocument/2006/relationships/hyperlink" Target="https://dx.doi.org/10.1007/s00382-016-3502-z" TargetMode="External"/><Relationship Id="rId1297" Type="http://schemas.openxmlformats.org/officeDocument/2006/relationships/hyperlink" Target="https://dx.doi.org/10.1002/wcc.378" TargetMode="External"/><Relationship Id="rId222" Type="http://schemas.openxmlformats.org/officeDocument/2006/relationships/hyperlink" Target="https://dx.doi.org/10.1175/jcli-d-14-00754.1" TargetMode="External"/><Relationship Id="rId667" Type="http://schemas.openxmlformats.org/officeDocument/2006/relationships/hyperlink" Target="https://dx.doi.org/10.1002/joc.5469" TargetMode="External"/><Relationship Id="rId874" Type="http://schemas.openxmlformats.org/officeDocument/2006/relationships/hyperlink" Target="https://dx.doi.org/10.1002/joc.5103" TargetMode="External"/><Relationship Id="rId527" Type="http://schemas.openxmlformats.org/officeDocument/2006/relationships/hyperlink" Target="https://dx.doi.org/10.1007/s00382-016-3283-4" TargetMode="External"/><Relationship Id="rId734" Type="http://schemas.openxmlformats.org/officeDocument/2006/relationships/hyperlink" Target="https://dx.doi.org/10.1088/1748-9326/ab7d03" TargetMode="External"/><Relationship Id="rId941" Type="http://schemas.openxmlformats.org/officeDocument/2006/relationships/hyperlink" Target="https://dx.doi.org/10.1038/srep24331" TargetMode="External"/><Relationship Id="rId1157" Type="http://schemas.openxmlformats.org/officeDocument/2006/relationships/hyperlink" Target="https://dx.doi.org/10.1038/nclimate3121" TargetMode="External"/><Relationship Id="rId1364" Type="http://schemas.openxmlformats.org/officeDocument/2006/relationships/hyperlink" Target="https://dx.doi.org/10.1175/jcli-d-13-00329.1" TargetMode="External"/><Relationship Id="rId1571" Type="http://schemas.openxmlformats.org/officeDocument/2006/relationships/hyperlink" Target="https://dx.doi.org/10.1175/jcli-d-19-0286.1" TargetMode="External"/><Relationship Id="rId70" Type="http://schemas.openxmlformats.org/officeDocument/2006/relationships/hyperlink" Target="https://dx.doi.org/10.1029/2012jd018067" TargetMode="External"/><Relationship Id="rId801" Type="http://schemas.openxmlformats.org/officeDocument/2006/relationships/hyperlink" Target="https://dx.doi.org/10.2151/jmsj.2017-002" TargetMode="External"/><Relationship Id="rId1017" Type="http://schemas.openxmlformats.org/officeDocument/2006/relationships/hyperlink" Target="https://dx.doi.org/10.1002/2016ms000697" TargetMode="External"/><Relationship Id="rId1224" Type="http://schemas.openxmlformats.org/officeDocument/2006/relationships/hyperlink" Target="https://dx.doi.org/10.1002/joc.4129" TargetMode="External"/><Relationship Id="rId1431" Type="http://schemas.openxmlformats.org/officeDocument/2006/relationships/hyperlink" Target="https://dx.doi.org/10.5194/acp-15-8051-2015" TargetMode="External"/><Relationship Id="rId1669" Type="http://schemas.openxmlformats.org/officeDocument/2006/relationships/hyperlink" Target="https://dx.doi.org/10.1175/2009bams2891.1" TargetMode="External"/><Relationship Id="rId1529" Type="http://schemas.openxmlformats.org/officeDocument/2006/relationships/hyperlink" Target="https://dx.doi.org/10.1002/joc.3530" TargetMode="External"/><Relationship Id="rId1736" Type="http://schemas.openxmlformats.org/officeDocument/2006/relationships/hyperlink" Target="https://dx.doi.org/10.1002/joc.4959" TargetMode="External"/><Relationship Id="rId28" Type="http://schemas.openxmlformats.org/officeDocument/2006/relationships/hyperlink" Target="https://dx.doi.org/10.1175/jamc-d-11-0137.1" TargetMode="External"/><Relationship Id="rId177" Type="http://schemas.openxmlformats.org/officeDocument/2006/relationships/hyperlink" Target="https://dx.doi.org/10.1175/jcli-d-11-00251.1" TargetMode="External"/><Relationship Id="rId384" Type="http://schemas.openxmlformats.org/officeDocument/2006/relationships/hyperlink" Target="https://dx.doi.org/10.1073/pnas.1422385112" TargetMode="External"/><Relationship Id="rId591" Type="http://schemas.openxmlformats.org/officeDocument/2006/relationships/hyperlink" Target="https://dx.doi.org/10.1002/2014wr015559" TargetMode="External"/><Relationship Id="rId244" Type="http://schemas.openxmlformats.org/officeDocument/2006/relationships/hyperlink" Target="https://dx.doi.org/10.1016/j.envsoft.2020.104867" TargetMode="External"/><Relationship Id="rId689" Type="http://schemas.openxmlformats.org/officeDocument/2006/relationships/hyperlink" Target="https://dx.doi.org/10.1007/s00382-018-4442-6" TargetMode="External"/><Relationship Id="rId896" Type="http://schemas.openxmlformats.org/officeDocument/2006/relationships/hyperlink" Target="https://dx.doi.org/10.1175/jcli-d-16-0792.1" TargetMode="External"/><Relationship Id="rId1081" Type="http://schemas.openxmlformats.org/officeDocument/2006/relationships/hyperlink" Target="https://dx.doi.org/10.1038/ngeo2141" TargetMode="External"/><Relationship Id="rId451" Type="http://schemas.openxmlformats.org/officeDocument/2006/relationships/hyperlink" Target="https://dx.doi.org/10.1029/2018gb006128" TargetMode="External"/><Relationship Id="rId549" Type="http://schemas.openxmlformats.org/officeDocument/2006/relationships/hyperlink" Target="https://dx.doi.org/10.1038/nclimate2498" TargetMode="External"/><Relationship Id="rId756" Type="http://schemas.openxmlformats.org/officeDocument/2006/relationships/hyperlink" Target="https://dx.doi.org/10.1175/1520-0477(1996)077%3c0437:tnyrp%3e2.0.co;2" TargetMode="External"/><Relationship Id="rId1179" Type="http://schemas.openxmlformats.org/officeDocument/2006/relationships/hyperlink" Target="https://dx.doi.org/10.1038/srep32177" TargetMode="External"/><Relationship Id="rId1386" Type="http://schemas.openxmlformats.org/officeDocument/2006/relationships/hyperlink" Target="https://dx.doi.org/10.1002/joc.4081" TargetMode="External"/><Relationship Id="rId1593" Type="http://schemas.openxmlformats.org/officeDocument/2006/relationships/hyperlink" Target="https://dx.doi.org/10.1038/nclimate2736" TargetMode="External"/><Relationship Id="rId104" Type="http://schemas.openxmlformats.org/officeDocument/2006/relationships/hyperlink" Target="https://dx.doi.org/10.1007/s00382-016-3471-2" TargetMode="External"/><Relationship Id="rId311" Type="http://schemas.openxmlformats.org/officeDocument/2006/relationships/hyperlink" Target="https://dx.doi.org/10.5840/envirophil201981284" TargetMode="External"/><Relationship Id="rId409" Type="http://schemas.openxmlformats.org/officeDocument/2006/relationships/hyperlink" Target="https://dx.doi.org/10.1016/j.accre.2017.10.001" TargetMode="External"/><Relationship Id="rId963" Type="http://schemas.openxmlformats.org/officeDocument/2006/relationships/hyperlink" Target="https://dx.doi.org/10.1002/wcc.251" TargetMode="External"/><Relationship Id="rId1039" Type="http://schemas.openxmlformats.org/officeDocument/2006/relationships/hyperlink" Target="https://dx.doi.org/10.1002/2017gl074327" TargetMode="External"/><Relationship Id="rId1246" Type="http://schemas.openxmlformats.org/officeDocument/2006/relationships/hyperlink" Target="https://dx.doi.org/10.1007/s00382-016-3192-6" TargetMode="External"/><Relationship Id="rId92" Type="http://schemas.openxmlformats.org/officeDocument/2006/relationships/hyperlink" Target="https://dx.doi.org/10.1007/s10584-014-1308-8" TargetMode="External"/><Relationship Id="rId616" Type="http://schemas.openxmlformats.org/officeDocument/2006/relationships/hyperlink" Target="https://dx.doi.org/10.1175/jcli-d-17-0632.1" TargetMode="External"/><Relationship Id="rId823" Type="http://schemas.openxmlformats.org/officeDocument/2006/relationships/hyperlink" Target="https://dx.doi.org/10.5194/gmd-7-1297-2014" TargetMode="External"/><Relationship Id="rId1453" Type="http://schemas.openxmlformats.org/officeDocument/2006/relationships/hyperlink" Target="https://dx.doi.org/10.1038/s41558-018-0246-2" TargetMode="External"/><Relationship Id="rId1660" Type="http://schemas.openxmlformats.org/officeDocument/2006/relationships/hyperlink" Target="https://dx.doi.org/10.1007/s40641-018-0108-z" TargetMode="External"/><Relationship Id="rId1106" Type="http://schemas.openxmlformats.org/officeDocument/2006/relationships/hyperlink" Target="https://dx.doi.org/10.5194/acp-15-3303-2015" TargetMode="External"/><Relationship Id="rId1313" Type="http://schemas.openxmlformats.org/officeDocument/2006/relationships/hyperlink" Target="https://dx.doi.org/10.1007/s10584-016-1722-1" TargetMode="External"/><Relationship Id="rId1520" Type="http://schemas.openxmlformats.org/officeDocument/2006/relationships/hyperlink" Target="https://dx.doi.org/10.5194/acp-18-5321-2018" TargetMode="External"/><Relationship Id="rId1618" Type="http://schemas.openxmlformats.org/officeDocument/2006/relationships/hyperlink" Target="https://dx.doi.org/10.1002/wcc.424" TargetMode="External"/><Relationship Id="rId199" Type="http://schemas.openxmlformats.org/officeDocument/2006/relationships/hyperlink" Target="https://dx.doi.org/10.1002/2015rg000493" TargetMode="External"/><Relationship Id="rId266" Type="http://schemas.openxmlformats.org/officeDocument/2006/relationships/hyperlink" Target="https://dx.doi.org/10.1002/2015gl066384" TargetMode="External"/><Relationship Id="rId473" Type="http://schemas.openxmlformats.org/officeDocument/2006/relationships/hyperlink" Target="https://dx.doi.org/10.1038/nclimate2051" TargetMode="External"/><Relationship Id="rId680" Type="http://schemas.openxmlformats.org/officeDocument/2006/relationships/hyperlink" Target="https://dx.doi.org/10.1175/jcli-d-13-00701.1" TargetMode="External"/><Relationship Id="rId126" Type="http://schemas.openxmlformats.org/officeDocument/2006/relationships/hyperlink" Target="https://dx.doi.org/10.1002/qj.2355" TargetMode="External"/><Relationship Id="rId333" Type="http://schemas.openxmlformats.org/officeDocument/2006/relationships/hyperlink" Target="https://dx.doi.org/10.1007/s10113-014-0631-y" TargetMode="External"/><Relationship Id="rId540" Type="http://schemas.openxmlformats.org/officeDocument/2006/relationships/hyperlink" Target="https://dx.doi.org/10.1016/j.atmosres.2016.10.013" TargetMode="External"/><Relationship Id="rId778" Type="http://schemas.openxmlformats.org/officeDocument/2006/relationships/hyperlink" Target="https://dx.doi.org/10.5194/acp-18-5253-2018" TargetMode="External"/><Relationship Id="rId985" Type="http://schemas.openxmlformats.org/officeDocument/2006/relationships/hyperlink" Target="https://dx.doi.org/10.1002/2014jd021785" TargetMode="External"/><Relationship Id="rId1170" Type="http://schemas.openxmlformats.org/officeDocument/2006/relationships/hyperlink" Target="https://dx.doi.org/10.3390/rs9121208" TargetMode="External"/><Relationship Id="rId638" Type="http://schemas.openxmlformats.org/officeDocument/2006/relationships/hyperlink" Target="https://dx.doi.org/10.1002/2016gl068036" TargetMode="External"/><Relationship Id="rId845" Type="http://schemas.openxmlformats.org/officeDocument/2006/relationships/hyperlink" Target="https://dx.doi.org/10.4314/wsa.v43i2.12" TargetMode="External"/><Relationship Id="rId1030" Type="http://schemas.openxmlformats.org/officeDocument/2006/relationships/hyperlink" Target="https://dx.doi.org/10.3389/fenvs.2018.00163" TargetMode="External"/><Relationship Id="rId1268" Type="http://schemas.openxmlformats.org/officeDocument/2006/relationships/hyperlink" Target="https://dx.doi.org/10.1007/s00382-018-4179-2" TargetMode="External"/><Relationship Id="rId1475" Type="http://schemas.openxmlformats.org/officeDocument/2006/relationships/hyperlink" Target="https://dx.doi.org/10.2151/sola.2018-008" TargetMode="External"/><Relationship Id="rId1682" Type="http://schemas.openxmlformats.org/officeDocument/2006/relationships/hyperlink" Target="https://dx.doi.org/10.1029/2018wr023857" TargetMode="External"/><Relationship Id="rId400" Type="http://schemas.openxmlformats.org/officeDocument/2006/relationships/hyperlink" Target="https://dx.doi.org/10.1002/joc.3707" TargetMode="External"/><Relationship Id="rId705" Type="http://schemas.openxmlformats.org/officeDocument/2006/relationships/hyperlink" Target="https://dx.doi.org/10.1175/2009bams2752.1" TargetMode="External"/><Relationship Id="rId1128" Type="http://schemas.openxmlformats.org/officeDocument/2006/relationships/hyperlink" Target="https://dx.doi.org/10.1175/jcli-d-14-00467.1" TargetMode="External"/><Relationship Id="rId1335" Type="http://schemas.openxmlformats.org/officeDocument/2006/relationships/hyperlink" Target="https://dx.doi.org/10.1002/joc.4810" TargetMode="External"/><Relationship Id="rId1542" Type="http://schemas.openxmlformats.org/officeDocument/2006/relationships/hyperlink" Target="https://dx.doi.org/10.1002/2016wr019638" TargetMode="External"/><Relationship Id="rId912" Type="http://schemas.openxmlformats.org/officeDocument/2006/relationships/hyperlink" Target="https://dx.doi.org/10.1007/s00704-015-1527-6" TargetMode="External"/><Relationship Id="rId41" Type="http://schemas.openxmlformats.org/officeDocument/2006/relationships/hyperlink" Target="https://dx.doi.org/10.1080/23754931.2015.1084525" TargetMode="External"/><Relationship Id="rId1402" Type="http://schemas.openxmlformats.org/officeDocument/2006/relationships/hyperlink" Target="https://dx.doi.org/10.1038/nature14565" TargetMode="External"/><Relationship Id="rId1707" Type="http://schemas.openxmlformats.org/officeDocument/2006/relationships/hyperlink" Target="https://dx.doi.org/10.1002/2017gl076096" TargetMode="External"/><Relationship Id="rId190" Type="http://schemas.openxmlformats.org/officeDocument/2006/relationships/hyperlink" Target="https://dx.doi.org/10.1175/jcli-d-15-0695.1" TargetMode="External"/><Relationship Id="rId288" Type="http://schemas.openxmlformats.org/officeDocument/2006/relationships/hyperlink" Target="https://dx.doi.org/10.1038/s41598-018-29873-x" TargetMode="External"/><Relationship Id="rId495" Type="http://schemas.openxmlformats.org/officeDocument/2006/relationships/hyperlink" Target="https://dx.doi.org/10.1038/sdata.2017.76" TargetMode="External"/><Relationship Id="rId148" Type="http://schemas.openxmlformats.org/officeDocument/2006/relationships/hyperlink" Target="https://dx.doi.org/10.1038/s41558-019-0551-4" TargetMode="External"/><Relationship Id="rId355" Type="http://schemas.openxmlformats.org/officeDocument/2006/relationships/hyperlink" Target="https://dx.doi.org/10.1175/jhm-d-12-067.1" TargetMode="External"/><Relationship Id="rId562" Type="http://schemas.openxmlformats.org/officeDocument/2006/relationships/hyperlink" Target="https://dx.doi.org/10.1175/2010jamc2354.1" TargetMode="External"/><Relationship Id="rId1192" Type="http://schemas.openxmlformats.org/officeDocument/2006/relationships/hyperlink" Target="https://dx.doi.org/10.1007/s00382-015-2573-6" TargetMode="External"/><Relationship Id="rId215" Type="http://schemas.openxmlformats.org/officeDocument/2006/relationships/hyperlink" Target="https://dx.doi.org/10.1016/j.uclim.2019.100565" TargetMode="External"/><Relationship Id="rId422" Type="http://schemas.openxmlformats.org/officeDocument/2006/relationships/hyperlink" Target="https://dx.doi.org/10.1029/2012jd017607" TargetMode="External"/><Relationship Id="rId867" Type="http://schemas.openxmlformats.org/officeDocument/2006/relationships/hyperlink" Target="https://dx.doi.org/10.1093/acrefore/9780190228620.013.564" TargetMode="External"/><Relationship Id="rId1052" Type="http://schemas.openxmlformats.org/officeDocument/2006/relationships/hyperlink" Target="https://dx.doi.org/10.1007/s00382-014-2418-8" TargetMode="External"/><Relationship Id="rId1497" Type="http://schemas.openxmlformats.org/officeDocument/2006/relationships/hyperlink" Target="https://dx.doi.org/10.1175/2009jcli3110.1" TargetMode="External"/><Relationship Id="rId727" Type="http://schemas.openxmlformats.org/officeDocument/2006/relationships/hyperlink" Target="https://dx.doi.org/10.1007/s10113-014-0605-0" TargetMode="External"/><Relationship Id="rId934" Type="http://schemas.openxmlformats.org/officeDocument/2006/relationships/hyperlink" Target="https://dx.doi.org/10.1038/nclimate2777" TargetMode="External"/><Relationship Id="rId1357" Type="http://schemas.openxmlformats.org/officeDocument/2006/relationships/hyperlink" Target="https://dx.doi.org/10.1088/1748-9326/ab3a10" TargetMode="External"/><Relationship Id="rId1564" Type="http://schemas.openxmlformats.org/officeDocument/2006/relationships/hyperlink" Target="https://dx.doi.org/10.1029/2019jd032344" TargetMode="External"/><Relationship Id="rId63" Type="http://schemas.openxmlformats.org/officeDocument/2006/relationships/hyperlink" Target="https://dx.doi.org/10.1016/j.ejrh.2020.100728" TargetMode="External"/><Relationship Id="rId1217" Type="http://schemas.openxmlformats.org/officeDocument/2006/relationships/hyperlink" Target="https://dx.doi.org/10.1175/bams-d-15-00194.1" TargetMode="External"/><Relationship Id="rId1424" Type="http://schemas.openxmlformats.org/officeDocument/2006/relationships/hyperlink" Target="https://dx.doi.org/10.1038/s41558-019-0397-9" TargetMode="External"/><Relationship Id="rId1631" Type="http://schemas.openxmlformats.org/officeDocument/2006/relationships/hyperlink" Target="https://dx.doi.org/10.1016/j.wace.2015.05.001" TargetMode="External"/><Relationship Id="rId1729" Type="http://schemas.openxmlformats.org/officeDocument/2006/relationships/hyperlink" Target="https://dx.doi.org/10.1002/2016jd025410" TargetMode="External"/><Relationship Id="rId377" Type="http://schemas.openxmlformats.org/officeDocument/2006/relationships/hyperlink" Target="https://dx.doi.org/10.1007/s00382-012-1649-9" TargetMode="External"/><Relationship Id="rId584" Type="http://schemas.openxmlformats.org/officeDocument/2006/relationships/hyperlink" Target="https://dx.doi.org/10.1175/jcli-d-15-0728.1" TargetMode="External"/><Relationship Id="rId5" Type="http://schemas.openxmlformats.org/officeDocument/2006/relationships/webSettings" Target="webSettings.xml"/><Relationship Id="rId237" Type="http://schemas.openxmlformats.org/officeDocument/2006/relationships/hyperlink" Target="https://dx.doi.org/10.5822/978-1-61091-484-0_6" TargetMode="External"/><Relationship Id="rId791" Type="http://schemas.openxmlformats.org/officeDocument/2006/relationships/hyperlink" Target="https://dx.doi.org/10.1214/20-ejs1748" TargetMode="External"/><Relationship Id="rId889" Type="http://schemas.openxmlformats.org/officeDocument/2006/relationships/hyperlink" Target="https://dx.doi.org/10.1175/2007jtecha989.1" TargetMode="External"/><Relationship Id="rId1074" Type="http://schemas.openxmlformats.org/officeDocument/2006/relationships/hyperlink" Target="https://dx.doi.org/10.5194/esd-11-885-2020" TargetMode="External"/><Relationship Id="rId444" Type="http://schemas.openxmlformats.org/officeDocument/2006/relationships/hyperlink" Target="https://dx.doi.org/10.1038/s41561-020-0546-9" TargetMode="External"/><Relationship Id="rId651" Type="http://schemas.openxmlformats.org/officeDocument/2006/relationships/hyperlink" Target="https://dx.doi.org/10.1007/s00382-013-1840-7" TargetMode="External"/><Relationship Id="rId749" Type="http://schemas.openxmlformats.org/officeDocument/2006/relationships/hyperlink" Target="https://dx.doi.org/10.1080/02626667.2014.925558" TargetMode="External"/><Relationship Id="rId1281" Type="http://schemas.openxmlformats.org/officeDocument/2006/relationships/hyperlink" Target="https://dx.doi.org/10.1175/jcli-d-14-00130.1" TargetMode="External"/><Relationship Id="rId1379" Type="http://schemas.openxmlformats.org/officeDocument/2006/relationships/hyperlink" Target="https://dx.doi.org/10.1002/2017gl074373" TargetMode="External"/><Relationship Id="rId1586" Type="http://schemas.openxmlformats.org/officeDocument/2006/relationships/hyperlink" Target="https://dx.doi.org/10.1175/1520-0493(2000)128%3c3664:asntfd%3e2.0.co;2" TargetMode="External"/><Relationship Id="rId304" Type="http://schemas.openxmlformats.org/officeDocument/2006/relationships/hyperlink" Target="https://dx.doi.org/10.1126/sciadv.1400082" TargetMode="External"/><Relationship Id="rId511" Type="http://schemas.openxmlformats.org/officeDocument/2006/relationships/hyperlink" Target="https://dx.doi.org/10.1016/j.uclim.2015.10.005" TargetMode="External"/><Relationship Id="rId609" Type="http://schemas.openxmlformats.org/officeDocument/2006/relationships/hyperlink" Target="https://dx.doi.org/10.1175/2010waf2222451.1" TargetMode="External"/><Relationship Id="rId956" Type="http://schemas.openxmlformats.org/officeDocument/2006/relationships/hyperlink" Target="https://dx.doi.org/10.2307/j.ctt5vkg7t.11" TargetMode="External"/><Relationship Id="rId1141" Type="http://schemas.openxmlformats.org/officeDocument/2006/relationships/hyperlink" Target="https://dx.doi.org/10.1175/jcli-d-11-00098.1" TargetMode="External"/><Relationship Id="rId1239" Type="http://schemas.openxmlformats.org/officeDocument/2006/relationships/hyperlink" Target="https://dx.doi.org/10.1175/jcli-d-13-00007.1" TargetMode="External"/><Relationship Id="rId85" Type="http://schemas.openxmlformats.org/officeDocument/2006/relationships/hyperlink" Target="https://dx.doi.org/10.1002/2014jd021478" TargetMode="External"/><Relationship Id="rId816" Type="http://schemas.openxmlformats.org/officeDocument/2006/relationships/hyperlink" Target="https://dx.doi.org/10.1007/s10584-014-1143-y" TargetMode="External"/><Relationship Id="rId1001" Type="http://schemas.openxmlformats.org/officeDocument/2006/relationships/hyperlink" Target="https://dx.doi.org/10.5194/hess-22-4867-2018" TargetMode="External"/><Relationship Id="rId1446" Type="http://schemas.openxmlformats.org/officeDocument/2006/relationships/hyperlink" Target="https://dx.doi.org/10.1002/joc.4274" TargetMode="External"/><Relationship Id="rId1653" Type="http://schemas.openxmlformats.org/officeDocument/2006/relationships/hyperlink" Target="https://dx.doi.org/10.1111/j.1740-9713.2018.01127.x" TargetMode="External"/><Relationship Id="rId1306" Type="http://schemas.openxmlformats.org/officeDocument/2006/relationships/hyperlink" Target="https://dx.doi.org/10.1002/qj.2642" TargetMode="External"/><Relationship Id="rId1513" Type="http://schemas.openxmlformats.org/officeDocument/2006/relationships/hyperlink" Target="https://dx.doi.org/10.1175/jcli-d-14-00565.1" TargetMode="External"/><Relationship Id="rId1720" Type="http://schemas.openxmlformats.org/officeDocument/2006/relationships/hyperlink" Target="https://dx.doi.org/10.1038/s41612-020-0110-8" TargetMode="External"/><Relationship Id="rId12" Type="http://schemas.openxmlformats.org/officeDocument/2006/relationships/hyperlink" Target="https://docs.google.com/document/d/1m0wmjtaOKBxg7WnDJZfBLunFdNzTPyeE/edit" TargetMode="External"/><Relationship Id="rId161" Type="http://schemas.openxmlformats.org/officeDocument/2006/relationships/hyperlink" Target="https://dx.doi.org/10.1007/s10584-009-9649-4" TargetMode="External"/><Relationship Id="rId399" Type="http://schemas.openxmlformats.org/officeDocument/2006/relationships/hyperlink" Target="https://dx.doi.org/10.1002/jgrd.50150" TargetMode="External"/><Relationship Id="rId259" Type="http://schemas.openxmlformats.org/officeDocument/2006/relationships/hyperlink" Target="https://dx.doi.org/10.1007/s11430-018-9255-3" TargetMode="External"/><Relationship Id="rId466" Type="http://schemas.openxmlformats.org/officeDocument/2006/relationships/hyperlink" Target="https://dx.doi.org/10.1007/s00382-018-4181-8" TargetMode="External"/><Relationship Id="rId673" Type="http://schemas.openxmlformats.org/officeDocument/2006/relationships/hyperlink" Target="https://dx.doi.org/10.1175/bams-d-18-0211.1" TargetMode="External"/><Relationship Id="rId880" Type="http://schemas.openxmlformats.org/officeDocument/2006/relationships/hyperlink" Target="https://dx.doi.org/10.3390/atmos9110438" TargetMode="External"/><Relationship Id="rId1096" Type="http://schemas.openxmlformats.org/officeDocument/2006/relationships/hyperlink" Target="https://dx.doi.org/10.1016/j.gloenvcha.2010.09.013" TargetMode="External"/><Relationship Id="rId119" Type="http://schemas.openxmlformats.org/officeDocument/2006/relationships/hyperlink" Target="https://dx.doi.org/10.1007/s007040170023" TargetMode="External"/><Relationship Id="rId326" Type="http://schemas.openxmlformats.org/officeDocument/2006/relationships/hyperlink" Target="https://dx.doi.org/10.1007/s00382-018-4132-4" TargetMode="External"/><Relationship Id="rId533" Type="http://schemas.openxmlformats.org/officeDocument/2006/relationships/hyperlink" Target="https://dx.doi.org/10.1029/2018jd030094" TargetMode="External"/><Relationship Id="rId978" Type="http://schemas.openxmlformats.org/officeDocument/2006/relationships/hyperlink" Target="https://dx.doi.org/10.1029/2012gl053952" TargetMode="External"/><Relationship Id="rId1163" Type="http://schemas.openxmlformats.org/officeDocument/2006/relationships/hyperlink" Target="https://dx.doi.org/10.1007/s00382-014-2341-z" TargetMode="External"/><Relationship Id="rId1370" Type="http://schemas.openxmlformats.org/officeDocument/2006/relationships/hyperlink" Target="https://dx.doi.org/10.1029/2019ef001474" TargetMode="External"/><Relationship Id="rId740" Type="http://schemas.openxmlformats.org/officeDocument/2006/relationships/hyperlink" Target="https://dx.doi.org/10.1007/s00382-015-2614-1" TargetMode="External"/><Relationship Id="rId838" Type="http://schemas.openxmlformats.org/officeDocument/2006/relationships/hyperlink" Target="https://dx.doi.org/10.1007/s00382-015-2701-3" TargetMode="External"/><Relationship Id="rId1023" Type="http://schemas.openxmlformats.org/officeDocument/2006/relationships/hyperlink" Target="https://dx.doi.org/10.5194/hess-18-4543-2014" TargetMode="External"/><Relationship Id="rId1468" Type="http://schemas.openxmlformats.org/officeDocument/2006/relationships/hyperlink" Target="https://dx.doi.org/10.1175/ei-d-17-0033.1" TargetMode="External"/><Relationship Id="rId1675" Type="http://schemas.openxmlformats.org/officeDocument/2006/relationships/hyperlink" Target="https://dx.doi.org/10.1016/j.atmosres.2014.05.001" TargetMode="External"/><Relationship Id="rId600" Type="http://schemas.openxmlformats.org/officeDocument/2006/relationships/hyperlink" Target="https://dx.doi.org/10.1029/2012gl054014" TargetMode="External"/><Relationship Id="rId1230" Type="http://schemas.openxmlformats.org/officeDocument/2006/relationships/hyperlink" Target="https://dx.doi.org/10.1175/jcli-d-12-00727.1" TargetMode="External"/><Relationship Id="rId1328" Type="http://schemas.openxmlformats.org/officeDocument/2006/relationships/hyperlink" Target="https://dx.doi.org/10.1175/bams-d-17-0001.1" TargetMode="External"/><Relationship Id="rId1535" Type="http://schemas.openxmlformats.org/officeDocument/2006/relationships/hyperlink" Target="https://dx.doi.org/10.1002/joc.616" TargetMode="External"/><Relationship Id="rId905" Type="http://schemas.openxmlformats.org/officeDocument/2006/relationships/hyperlink" Target="https://dx.doi.org/10.1175/jas-d-16-0158.1" TargetMode="External"/><Relationship Id="rId1742" Type="http://schemas.openxmlformats.org/officeDocument/2006/relationships/hyperlink" Target="https://dx.doi.org/10.1002/qj.3082" TargetMode="External"/><Relationship Id="rId34" Type="http://schemas.openxmlformats.org/officeDocument/2006/relationships/hyperlink" Target="https://dx.doi.org/10.1007/s00382-017-3570-8" TargetMode="External"/><Relationship Id="rId1602" Type="http://schemas.openxmlformats.org/officeDocument/2006/relationships/hyperlink" Target="https://dx.doi.org/10.1007/s00382-016-3248-7" TargetMode="External"/><Relationship Id="rId183" Type="http://schemas.openxmlformats.org/officeDocument/2006/relationships/hyperlink" Target="https://dx.doi.org/10.1002/qj.2527" TargetMode="External"/><Relationship Id="rId390" Type="http://schemas.openxmlformats.org/officeDocument/2006/relationships/hyperlink" Target="https://dx.doi.org/10.1175/jcli-d-16-0164.1" TargetMode="External"/><Relationship Id="rId250" Type="http://schemas.openxmlformats.org/officeDocument/2006/relationships/hyperlink" Target="https://dx.doi.org/10.3354/cr012001" TargetMode="External"/><Relationship Id="rId488" Type="http://schemas.openxmlformats.org/officeDocument/2006/relationships/hyperlink" Target="https://dx.doi.org/10.1007/s00703-008-0301-z" TargetMode="External"/><Relationship Id="rId695" Type="http://schemas.openxmlformats.org/officeDocument/2006/relationships/hyperlink" Target="https://dx.doi.org/10.1002/2016rg000550" TargetMode="External"/><Relationship Id="rId110" Type="http://schemas.openxmlformats.org/officeDocument/2006/relationships/hyperlink" Target="https://dx.doi.org/10.5194/hess-21-6201-2017" TargetMode="External"/><Relationship Id="rId348" Type="http://schemas.openxmlformats.org/officeDocument/2006/relationships/hyperlink" Target="https://dx.doi.org/10.1007/s00382-016-3143-2" TargetMode="External"/><Relationship Id="rId555" Type="http://schemas.openxmlformats.org/officeDocument/2006/relationships/hyperlink" Target="https://dx.doi.org/10.1175/jcli-d-15-0267.1" TargetMode="External"/><Relationship Id="rId762" Type="http://schemas.openxmlformats.org/officeDocument/2006/relationships/hyperlink" Target="https://dx.doi.org/10.1029/97jc01736" TargetMode="External"/><Relationship Id="rId1185" Type="http://schemas.openxmlformats.org/officeDocument/2006/relationships/hyperlink" Target="https://dx.doi.org/10.1175/jcli-d-17-0041.1" TargetMode="External"/><Relationship Id="rId1392" Type="http://schemas.openxmlformats.org/officeDocument/2006/relationships/hyperlink" Target="https://dx.doi.org/10.1007/s10584-018-2317-9" TargetMode="External"/><Relationship Id="rId208" Type="http://schemas.openxmlformats.org/officeDocument/2006/relationships/hyperlink" Target="https://dx.doi.org/10.1073/pnas.1722312115" TargetMode="External"/><Relationship Id="rId415" Type="http://schemas.openxmlformats.org/officeDocument/2006/relationships/hyperlink" Target="https://dx.doi.org/10.1007/s00382-019-04900-3" TargetMode="External"/><Relationship Id="rId622" Type="http://schemas.openxmlformats.org/officeDocument/2006/relationships/hyperlink" Target="https://dx.doi.org/10.1007/s41748-020-00193-3" TargetMode="External"/><Relationship Id="rId1045" Type="http://schemas.openxmlformats.org/officeDocument/2006/relationships/hyperlink" Target="https://dx.doi.org/10.1175/jcli-d-17-0901.1" TargetMode="External"/><Relationship Id="rId1252" Type="http://schemas.openxmlformats.org/officeDocument/2006/relationships/hyperlink" Target="https://dx.doi.org/10.1038/s41558-018-0114-0" TargetMode="External"/><Relationship Id="rId1697" Type="http://schemas.openxmlformats.org/officeDocument/2006/relationships/hyperlink" Target="https://dx.doi.org/10.1029/2012gl054403" TargetMode="External"/><Relationship Id="rId927" Type="http://schemas.openxmlformats.org/officeDocument/2006/relationships/hyperlink" Target="https://dx.doi.org/10.1007/s00376-016-6120-0" TargetMode="External"/><Relationship Id="rId1112" Type="http://schemas.openxmlformats.org/officeDocument/2006/relationships/hyperlink" Target="https://dx.doi.org/10.1175/waf-d-14-00112.1" TargetMode="External"/><Relationship Id="rId1557" Type="http://schemas.openxmlformats.org/officeDocument/2006/relationships/hyperlink" Target="https://dx.doi.org/10.5697/oc.56-2.167" TargetMode="External"/><Relationship Id="rId56" Type="http://schemas.openxmlformats.org/officeDocument/2006/relationships/hyperlink" Target="https://dx.doi.org/10.1038/s41598-018-21865-1" TargetMode="External"/><Relationship Id="rId1417" Type="http://schemas.openxmlformats.org/officeDocument/2006/relationships/hyperlink" Target="https://dx.doi.org/10.5194/cp-14-1179-2018" TargetMode="External"/><Relationship Id="rId1624" Type="http://schemas.openxmlformats.org/officeDocument/2006/relationships/hyperlink" Target="https://dx.doi.org/10.5194/cp-9-2347-2013" TargetMode="External"/><Relationship Id="rId272" Type="http://schemas.openxmlformats.org/officeDocument/2006/relationships/hyperlink" Target="https://dx.doi.org/10.1175/jcli-d-13-00530.1" TargetMode="External"/><Relationship Id="rId577" Type="http://schemas.openxmlformats.org/officeDocument/2006/relationships/hyperlink" Target="https://dx.doi.org/10.1002/joc.4005" TargetMode="External"/><Relationship Id="rId132" Type="http://schemas.openxmlformats.org/officeDocument/2006/relationships/hyperlink" Target="https://dx.doi.org/10.1007/s10546-005-9025-5" TargetMode="External"/><Relationship Id="rId784" Type="http://schemas.openxmlformats.org/officeDocument/2006/relationships/hyperlink" Target="https://dx.doi.org/10.1109/tgrs.2012.2184548" TargetMode="External"/><Relationship Id="rId991" Type="http://schemas.openxmlformats.org/officeDocument/2006/relationships/hyperlink" Target="https://dx.doi.org/10.1002/2015jd023788" TargetMode="External"/><Relationship Id="rId1067" Type="http://schemas.openxmlformats.org/officeDocument/2006/relationships/hyperlink" Target="https://dx.doi.org/10.1002/2015jd024238" TargetMode="External"/><Relationship Id="rId437" Type="http://schemas.openxmlformats.org/officeDocument/2006/relationships/hyperlink" Target="https://dx.doi.org/10.1002/joc.2159" TargetMode="External"/><Relationship Id="rId644" Type="http://schemas.openxmlformats.org/officeDocument/2006/relationships/hyperlink" Target="https://dx.doi.org/10.1029/2019gl086259" TargetMode="External"/><Relationship Id="rId851" Type="http://schemas.openxmlformats.org/officeDocument/2006/relationships/hyperlink" Target="https://dx.doi.org/10.1002/2015jd024382" TargetMode="External"/><Relationship Id="rId1274" Type="http://schemas.openxmlformats.org/officeDocument/2006/relationships/hyperlink" Target="https://dx.doi.org/10.1175/bams-d-15-00320.1" TargetMode="External"/><Relationship Id="rId1481" Type="http://schemas.openxmlformats.org/officeDocument/2006/relationships/hyperlink" Target="https://dx.doi.org/10.5194/esd-9-1155-2018" TargetMode="External"/><Relationship Id="rId1579" Type="http://schemas.openxmlformats.org/officeDocument/2006/relationships/hyperlink" Target="https://dx.doi.org/10.1007/978-3-030-61160-6_3" TargetMode="External"/><Relationship Id="rId504" Type="http://schemas.openxmlformats.org/officeDocument/2006/relationships/hyperlink" Target="https://dx.doi.org/10.1007/s00382-019-04898-8" TargetMode="External"/><Relationship Id="rId711" Type="http://schemas.openxmlformats.org/officeDocument/2006/relationships/hyperlink" Target="https://dx.doi.org/10.1088/1748-9326/aa9152" TargetMode="External"/><Relationship Id="rId949" Type="http://schemas.openxmlformats.org/officeDocument/2006/relationships/hyperlink" Target="https://dx.doi.org/10.1088/1748-9326/9/2/024004" TargetMode="External"/><Relationship Id="rId1134" Type="http://schemas.openxmlformats.org/officeDocument/2006/relationships/hyperlink" Target="https://dx.doi.org/10.1175/jcli-d-16-0345.1" TargetMode="External"/><Relationship Id="rId1341" Type="http://schemas.openxmlformats.org/officeDocument/2006/relationships/hyperlink" Target="https://dx.doi.org/10.26491/mhwm/85507" TargetMode="External"/><Relationship Id="rId78" Type="http://schemas.openxmlformats.org/officeDocument/2006/relationships/hyperlink" Target="https://dx.doi.org/10.1029/2019jd032184" TargetMode="External"/><Relationship Id="rId809" Type="http://schemas.openxmlformats.org/officeDocument/2006/relationships/hyperlink" Target="https://dx.doi.org/10.1175/jcli-d-17-0672.1" TargetMode="External"/><Relationship Id="rId1201" Type="http://schemas.openxmlformats.org/officeDocument/2006/relationships/hyperlink" Target="https://dx.doi.org/10.1029/2008gl036350" TargetMode="External"/><Relationship Id="rId1439" Type="http://schemas.openxmlformats.org/officeDocument/2006/relationships/hyperlink" Target="https://dx.doi.org/10.1088/1748-9326/aacc77" TargetMode="External"/><Relationship Id="rId1646" Type="http://schemas.openxmlformats.org/officeDocument/2006/relationships/hyperlink" Target="https://dx.doi.org/10.1002/2017ms001115" TargetMode="External"/><Relationship Id="rId1506" Type="http://schemas.openxmlformats.org/officeDocument/2006/relationships/hyperlink" Target="https://dx.doi.org/10.5194/acp-19-8759-2019" TargetMode="External"/><Relationship Id="rId1713" Type="http://schemas.openxmlformats.org/officeDocument/2006/relationships/hyperlink" Target="https://dx.doi.org/10.1175/jcli-d-16-0038.1" TargetMode="External"/><Relationship Id="rId294" Type="http://schemas.openxmlformats.org/officeDocument/2006/relationships/hyperlink" Target="https://dx.doi.org/10.1088/1748-9326/7/1/014007" TargetMode="External"/><Relationship Id="rId154" Type="http://schemas.openxmlformats.org/officeDocument/2006/relationships/hyperlink" Target="https://dx.doi.org/10.1002/joc.5202" TargetMode="External"/><Relationship Id="rId361" Type="http://schemas.openxmlformats.org/officeDocument/2006/relationships/hyperlink" Target="https://dx.doi.org/10.1002/2017gl074273" TargetMode="External"/><Relationship Id="rId599" Type="http://schemas.openxmlformats.org/officeDocument/2006/relationships/hyperlink" Target="https://dx.doi.org/10.5194/gmd-9-4185-2016" TargetMode="External"/><Relationship Id="rId459" Type="http://schemas.openxmlformats.org/officeDocument/2006/relationships/hyperlink" Target="https://dx.doi.org/10.1007/s00382-018-4412-z" TargetMode="External"/><Relationship Id="rId666" Type="http://schemas.openxmlformats.org/officeDocument/2006/relationships/hyperlink" Target="https://dx.doi.org/10.1016/j.earscirev.2015.04.009" TargetMode="External"/><Relationship Id="rId873" Type="http://schemas.openxmlformats.org/officeDocument/2006/relationships/hyperlink" Target="https://dx.doi.org/10.1016/j.gloplacha.2020.103151" TargetMode="External"/><Relationship Id="rId1089" Type="http://schemas.openxmlformats.org/officeDocument/2006/relationships/hyperlink" Target="https://dx.doi.org/10.1007/s00382-016-3236-y" TargetMode="External"/><Relationship Id="rId1296" Type="http://schemas.openxmlformats.org/officeDocument/2006/relationships/hyperlink" Target="https://dx.doi.org/10.1007/s10584-015-1518-8" TargetMode="External"/><Relationship Id="rId221" Type="http://schemas.openxmlformats.org/officeDocument/2006/relationships/hyperlink" Target="https://dx.doi.org/10.1088/1748-9326/ab7e4f" TargetMode="External"/><Relationship Id="rId319" Type="http://schemas.openxmlformats.org/officeDocument/2006/relationships/hyperlink" Target="https://dx.doi.org/10.1002/joc.3848" TargetMode="External"/><Relationship Id="rId526" Type="http://schemas.openxmlformats.org/officeDocument/2006/relationships/hyperlink" Target="https://dx.doi.org/10.1002/2017jd027346" TargetMode="External"/><Relationship Id="rId1156" Type="http://schemas.openxmlformats.org/officeDocument/2006/relationships/hyperlink" Target="https://dx.doi.org/10.1002/grl.50786" TargetMode="External"/><Relationship Id="rId1363" Type="http://schemas.openxmlformats.org/officeDocument/2006/relationships/hyperlink" Target="https://dx.doi.org/10.1007/s00382-013-1830-9" TargetMode="External"/><Relationship Id="rId733" Type="http://schemas.openxmlformats.org/officeDocument/2006/relationships/hyperlink" Target="https://dx.doi.org/10.1038/nclimate2223" TargetMode="External"/><Relationship Id="rId940" Type="http://schemas.openxmlformats.org/officeDocument/2006/relationships/hyperlink" Target="https://dx.doi.org/10.3402/tellusa.v68.29391" TargetMode="External"/><Relationship Id="rId1016" Type="http://schemas.openxmlformats.org/officeDocument/2006/relationships/hyperlink" Target="https://dx.doi.org/10.1175/jcli-d-13-00242.1" TargetMode="External"/><Relationship Id="rId1570" Type="http://schemas.openxmlformats.org/officeDocument/2006/relationships/hyperlink" Target="https://dx.doi.org/10.5194/gmd-10-4257-2017" TargetMode="External"/><Relationship Id="rId1668" Type="http://schemas.openxmlformats.org/officeDocument/2006/relationships/hyperlink" Target="https://dx.doi.org/10.1175/1520-0477(1997)078%3c2539:gpayma%3e2.0.co;2" TargetMode="External"/><Relationship Id="rId800" Type="http://schemas.openxmlformats.org/officeDocument/2006/relationships/hyperlink" Target="https://dx.doi.org/10.1017/cbo9781107415324.023" TargetMode="External"/><Relationship Id="rId1223" Type="http://schemas.openxmlformats.org/officeDocument/2006/relationships/hyperlink" Target="https://dx.doi.org/10.1038/s41467-018-05337-8" TargetMode="External"/><Relationship Id="rId1430" Type="http://schemas.openxmlformats.org/officeDocument/2006/relationships/hyperlink" Target="https://dx.doi.org/10.1175/jcli-d-15-0588.1" TargetMode="External"/><Relationship Id="rId1528" Type="http://schemas.openxmlformats.org/officeDocument/2006/relationships/hyperlink" Target="https://dx.doi.org/10.1002/wcc.46" TargetMode="External"/><Relationship Id="rId1735" Type="http://schemas.openxmlformats.org/officeDocument/2006/relationships/hyperlink" Target="https://dx.doi.org/10.1002/2013jd021061" TargetMode="External"/><Relationship Id="rId27" Type="http://schemas.openxmlformats.org/officeDocument/2006/relationships/hyperlink" Target="https://dx.doi.org/10.1063/1.1554135" TargetMode="External"/><Relationship Id="rId176" Type="http://schemas.openxmlformats.org/officeDocument/2006/relationships/hyperlink" Target="https://dx.doi.org/10.1002/2016gl071529" TargetMode="External"/><Relationship Id="rId383" Type="http://schemas.openxmlformats.org/officeDocument/2006/relationships/hyperlink" Target="https://dx.doi.org/10.1007/s10584-012-0570-x" TargetMode="External"/><Relationship Id="rId590" Type="http://schemas.openxmlformats.org/officeDocument/2006/relationships/hyperlink" Target="https://dx.doi.org/10.1002/joc.5462" TargetMode="External"/><Relationship Id="rId243" Type="http://schemas.openxmlformats.org/officeDocument/2006/relationships/hyperlink" Target="https://dx.doi.org/10.1007/s00382-020-05192-8" TargetMode="External"/><Relationship Id="rId450" Type="http://schemas.openxmlformats.org/officeDocument/2006/relationships/hyperlink" Target="https://dx.doi.org/10.5194/gmd-7-621-2014" TargetMode="External"/><Relationship Id="rId688" Type="http://schemas.openxmlformats.org/officeDocument/2006/relationships/hyperlink" Target="https://dx.doi.org/10.1175/mwr-d-12-00252.1" TargetMode="External"/><Relationship Id="rId895" Type="http://schemas.openxmlformats.org/officeDocument/2006/relationships/hyperlink" Target="https://dx.doi.org/10.1038/ngeo2771" TargetMode="External"/><Relationship Id="rId1080" Type="http://schemas.openxmlformats.org/officeDocument/2006/relationships/hyperlink" Target="https://dx.doi.org/10.1175/2011jcli4108.1" TargetMode="External"/><Relationship Id="rId103" Type="http://schemas.openxmlformats.org/officeDocument/2006/relationships/hyperlink" Target="https://dx.doi.org/10.1002/2013eo460005" TargetMode="External"/><Relationship Id="rId310" Type="http://schemas.openxmlformats.org/officeDocument/2006/relationships/hyperlink" Target="https://dx.doi.org/10.1029/2019jd032356" TargetMode="External"/><Relationship Id="rId548" Type="http://schemas.openxmlformats.org/officeDocument/2006/relationships/hyperlink" Target="https://dx.doi.org/10.1002/joc.3633" TargetMode="External"/><Relationship Id="rId755" Type="http://schemas.openxmlformats.org/officeDocument/2006/relationships/hyperlink" Target="https://dx.doi.org/10.1016/j.atmosenv.2017.10.018" TargetMode="External"/><Relationship Id="rId962" Type="http://schemas.openxmlformats.org/officeDocument/2006/relationships/hyperlink" Target="https://dx.doi.org/10.1007/s00382-018-4385-y" TargetMode="External"/><Relationship Id="rId1178" Type="http://schemas.openxmlformats.org/officeDocument/2006/relationships/hyperlink" Target="https://dx.doi.org/10.1038/s41586-018-0673-2" TargetMode="External"/><Relationship Id="rId1385" Type="http://schemas.openxmlformats.org/officeDocument/2006/relationships/hyperlink" Target="https://dx.doi.org/10.1038/ncomms14966" TargetMode="External"/><Relationship Id="rId1592" Type="http://schemas.openxmlformats.org/officeDocument/2006/relationships/hyperlink" Target="https://dx.doi.org/10.1127/metz/2017/0824" TargetMode="External"/><Relationship Id="rId91" Type="http://schemas.openxmlformats.org/officeDocument/2006/relationships/hyperlink" Target="https://dx.doi.org/10.1029/2011wr011524" TargetMode="External"/><Relationship Id="rId408" Type="http://schemas.openxmlformats.org/officeDocument/2006/relationships/hyperlink" Target="https://dx.doi.org/10.1175/jcli-d-16-0313.1" TargetMode="External"/><Relationship Id="rId615" Type="http://schemas.openxmlformats.org/officeDocument/2006/relationships/hyperlink" Target="https://dx.doi.org/10.1038/nclimate1979" TargetMode="External"/><Relationship Id="rId822" Type="http://schemas.openxmlformats.org/officeDocument/2006/relationships/hyperlink" Target="https://dx.doi.org/10.1007/s00382-009-0685-6" TargetMode="External"/><Relationship Id="rId1038" Type="http://schemas.openxmlformats.org/officeDocument/2006/relationships/hyperlink" Target="https://dx.doi.org/10.1175/jcli-d-13-00677.1" TargetMode="External"/><Relationship Id="rId1245" Type="http://schemas.openxmlformats.org/officeDocument/2006/relationships/hyperlink" Target="https://dx.doi.org/10.1038/nclimate1536" TargetMode="External"/><Relationship Id="rId1452" Type="http://schemas.openxmlformats.org/officeDocument/2006/relationships/hyperlink" Target="https://dx.doi.org/10.5194/cp-8-877-2012" TargetMode="External"/><Relationship Id="rId1105" Type="http://schemas.openxmlformats.org/officeDocument/2006/relationships/hyperlink" Target="https://dx.doi.org/10.1002/2014gl060798" TargetMode="External"/><Relationship Id="rId1312" Type="http://schemas.openxmlformats.org/officeDocument/2006/relationships/hyperlink" Target="https://dx.doi.org/10.1002/2013jd021225" TargetMode="External"/><Relationship Id="rId49" Type="http://schemas.openxmlformats.org/officeDocument/2006/relationships/hyperlink" Target="https://dx.doi.org/10.1007/s00704-015-1463-5" TargetMode="External"/><Relationship Id="rId1617" Type="http://schemas.openxmlformats.org/officeDocument/2006/relationships/hyperlink" Target="https://dx.doi.org/10.1038/s41467-018-06525-2" TargetMode="External"/><Relationship Id="rId198" Type="http://schemas.openxmlformats.org/officeDocument/2006/relationships/hyperlink" Target="https://dx.doi.org/10.1016/j.accre.2018.01.004" TargetMode="External"/><Relationship Id="rId265" Type="http://schemas.openxmlformats.org/officeDocument/2006/relationships/hyperlink" Target="https://dx.doi.org/10.1029/2019jd031016" TargetMode="External"/><Relationship Id="rId472" Type="http://schemas.openxmlformats.org/officeDocument/2006/relationships/hyperlink" Target="https://dx.doi.org/10.1175/jcli-d-18-0387.1" TargetMode="External"/><Relationship Id="rId125" Type="http://schemas.openxmlformats.org/officeDocument/2006/relationships/hyperlink" Target="https://dx.doi.org/10.1007/s10113-013-0519-2" TargetMode="External"/><Relationship Id="rId332" Type="http://schemas.openxmlformats.org/officeDocument/2006/relationships/hyperlink" Target="https://dx.doi.org/10.1007/s10584-018-2183-5" TargetMode="External"/><Relationship Id="rId777" Type="http://schemas.openxmlformats.org/officeDocument/2006/relationships/hyperlink" Target="https://dx.doi.org/10.1127/metz/2015/0715" TargetMode="External"/><Relationship Id="rId984" Type="http://schemas.openxmlformats.org/officeDocument/2006/relationships/hyperlink" Target="https://dx.doi.org/10.1016/j.envsci.2018.06.014" TargetMode="External"/><Relationship Id="rId637" Type="http://schemas.openxmlformats.org/officeDocument/2006/relationships/hyperlink" Target="https://dx.doi.org/10.1016/j.jaridenv.2016.01.007" TargetMode="External"/><Relationship Id="rId844" Type="http://schemas.openxmlformats.org/officeDocument/2006/relationships/hyperlink" Target="https://dx.doi.org/10.1007/s00382-016-3276-3" TargetMode="External"/><Relationship Id="rId1267" Type="http://schemas.openxmlformats.org/officeDocument/2006/relationships/hyperlink" Target="https://dx.doi.org/10.1007/s00382-013-1736-6" TargetMode="External"/><Relationship Id="rId1474" Type="http://schemas.openxmlformats.org/officeDocument/2006/relationships/hyperlink" Target="https://dx.doi.org/10.5194/gmd-12-2049-2019" TargetMode="External"/><Relationship Id="rId1681" Type="http://schemas.openxmlformats.org/officeDocument/2006/relationships/hyperlink" Target="https://dx.doi.org/10.2151/jmsj.85a.229" TargetMode="External"/><Relationship Id="rId704" Type="http://schemas.openxmlformats.org/officeDocument/2006/relationships/hyperlink" Target="https://dx.doi.org/10.1175/jcli-d-18-0601.1" TargetMode="External"/><Relationship Id="rId911" Type="http://schemas.openxmlformats.org/officeDocument/2006/relationships/hyperlink" Target="https://dx.doi.org/10.1038/nature17165" TargetMode="External"/><Relationship Id="rId1127" Type="http://schemas.openxmlformats.org/officeDocument/2006/relationships/hyperlink" Target="https://dx.doi.org/10.1038/s41893-019-0448-2" TargetMode="External"/><Relationship Id="rId1334" Type="http://schemas.openxmlformats.org/officeDocument/2006/relationships/hyperlink" Target="https://dx.doi.org/10.2166/nh.2016.364" TargetMode="External"/><Relationship Id="rId1541" Type="http://schemas.openxmlformats.org/officeDocument/2006/relationships/hyperlink" Target="https://dx.doi.org/10.1126/science.aaa7185" TargetMode="External"/><Relationship Id="rId40" Type="http://schemas.openxmlformats.org/officeDocument/2006/relationships/hyperlink" Target="https://dx.doi.org/10.1016/j.wace.2015.10.007" TargetMode="External"/><Relationship Id="rId1401" Type="http://schemas.openxmlformats.org/officeDocument/2006/relationships/hyperlink" Target="https://dx.doi.org/10.5194/wcd-1-261-2020" TargetMode="External"/><Relationship Id="rId1639" Type="http://schemas.openxmlformats.org/officeDocument/2006/relationships/hyperlink" Target="https://dx.doi.org/10.5194/acp-20-11955-2020" TargetMode="External"/><Relationship Id="rId1706" Type="http://schemas.openxmlformats.org/officeDocument/2006/relationships/hyperlink" Target="https://dx.doi.org/10.1175/2011jas3573.1" TargetMode="External"/><Relationship Id="rId287" Type="http://schemas.openxmlformats.org/officeDocument/2006/relationships/hyperlink" Target="https://dx.doi.org/10.1007/s00704-018-2663-6" TargetMode="External"/><Relationship Id="rId494" Type="http://schemas.openxmlformats.org/officeDocument/2006/relationships/hyperlink" Target="https://dx.doi.org/10.1175/jcli-d-15-0069.1" TargetMode="External"/><Relationship Id="rId147" Type="http://schemas.openxmlformats.org/officeDocument/2006/relationships/hyperlink" Target="https://dx.doi.org/10.1038/s41558-020-00954-y" TargetMode="External"/><Relationship Id="rId354" Type="http://schemas.openxmlformats.org/officeDocument/2006/relationships/hyperlink" Target="https://dx.doi.org/10.5194/gmd-13-5485-2020" TargetMode="External"/><Relationship Id="rId799" Type="http://schemas.openxmlformats.org/officeDocument/2006/relationships/hyperlink" Target="https://dx.doi.org/10.1175/bams-d-11-00161.1" TargetMode="External"/><Relationship Id="rId1191" Type="http://schemas.openxmlformats.org/officeDocument/2006/relationships/hyperlink" Target="https://dx.doi.org/10.1002/joc.3741" TargetMode="External"/><Relationship Id="rId1205" Type="http://schemas.openxmlformats.org/officeDocument/2006/relationships/hyperlink" Target="https://dx.doi.org/10.1175/jhm-d-14-0082.1" TargetMode="External"/><Relationship Id="rId51" Type="http://schemas.openxmlformats.org/officeDocument/2006/relationships/hyperlink" Target="https://dx.doi.org/10.1007/s12517-015-2045-7" TargetMode="External"/><Relationship Id="rId561" Type="http://schemas.openxmlformats.org/officeDocument/2006/relationships/hyperlink" Target="https://dx.doi.org/10.1175/jcli-d-14-00046.1" TargetMode="External"/><Relationship Id="rId659" Type="http://schemas.openxmlformats.org/officeDocument/2006/relationships/hyperlink" Target="https://dx.doi.org/10.1002/2015gl063569" TargetMode="External"/><Relationship Id="rId866" Type="http://schemas.openxmlformats.org/officeDocument/2006/relationships/hyperlink" Target="https://dx.doi.org/10.1029/2018ms001273" TargetMode="External"/><Relationship Id="rId1289" Type="http://schemas.openxmlformats.org/officeDocument/2006/relationships/hyperlink" Target="https://dx.doi.org/10.1016/j.cliser.2019.01.001" TargetMode="External"/><Relationship Id="rId1412" Type="http://schemas.openxmlformats.org/officeDocument/2006/relationships/hyperlink" Target="https://dx.doi.org/10.1007/s00382-018-4361-6" TargetMode="External"/><Relationship Id="rId1496" Type="http://schemas.openxmlformats.org/officeDocument/2006/relationships/hyperlink" Target="https://dx.doi.org/10.1007/978-3-030-35798-6_22" TargetMode="External"/><Relationship Id="rId1717" Type="http://schemas.openxmlformats.org/officeDocument/2006/relationships/hyperlink" Target="https://dx.doi.org/10.1175/jcli-d-16-0287.1" TargetMode="External"/><Relationship Id="rId214" Type="http://schemas.openxmlformats.org/officeDocument/2006/relationships/hyperlink" Target="https://dx.doi.org/10.1023/1004604805647" TargetMode="External"/><Relationship Id="rId298" Type="http://schemas.openxmlformats.org/officeDocument/2006/relationships/hyperlink" Target="https://dx.doi.org/10.1017/cbo9781107415324.024" TargetMode="External"/><Relationship Id="rId421" Type="http://schemas.openxmlformats.org/officeDocument/2006/relationships/hyperlink" Target="https://dx.doi.org/10.1007/s41748-020-00169-3" TargetMode="External"/><Relationship Id="rId519" Type="http://schemas.openxmlformats.org/officeDocument/2006/relationships/hyperlink" Target="https://dx.doi.org/10.1175/jcli-d-19-0232.1" TargetMode="External"/><Relationship Id="rId1051" Type="http://schemas.openxmlformats.org/officeDocument/2006/relationships/hyperlink" Target="https://dx.doi.org/10.1007/s10584-013-0781-9" TargetMode="External"/><Relationship Id="rId1149" Type="http://schemas.openxmlformats.org/officeDocument/2006/relationships/hyperlink" Target="https://dx.doi.org/10.2151/jmsj.2020-047" TargetMode="External"/><Relationship Id="rId1356" Type="http://schemas.openxmlformats.org/officeDocument/2006/relationships/hyperlink" Target="https://dx.doi.org/10.1007/s10546-012-9728-3" TargetMode="External"/><Relationship Id="rId158" Type="http://schemas.openxmlformats.org/officeDocument/2006/relationships/hyperlink" Target="https://dx.doi.org/10.1088/1748-9326/ab8a89" TargetMode="External"/><Relationship Id="rId726" Type="http://schemas.openxmlformats.org/officeDocument/2006/relationships/hyperlink" Target="https://dx.doi.org/10.1002/2017ef000710" TargetMode="External"/><Relationship Id="rId933" Type="http://schemas.openxmlformats.org/officeDocument/2006/relationships/hyperlink" Target="https://dx.doi.org/10.1029/2018gl079709" TargetMode="External"/><Relationship Id="rId1009" Type="http://schemas.openxmlformats.org/officeDocument/2006/relationships/hyperlink" Target="https://dx.doi.org/10.1007/s00382-011-1056-7" TargetMode="External"/><Relationship Id="rId1563" Type="http://schemas.openxmlformats.org/officeDocument/2006/relationships/hyperlink" Target="https://dx.doi.org/10.1088/1748-9326/9/3/034006" TargetMode="External"/><Relationship Id="rId62" Type="http://schemas.openxmlformats.org/officeDocument/2006/relationships/hyperlink" Target="https://dx.doi.org/10.1007/s00382-013-1789-6" TargetMode="External"/><Relationship Id="rId365" Type="http://schemas.openxmlformats.org/officeDocument/2006/relationships/hyperlink" Target="https://dx.doi.org/10.1175/jcli-d-16-0844.1" TargetMode="External"/><Relationship Id="rId572" Type="http://schemas.openxmlformats.org/officeDocument/2006/relationships/hyperlink" Target="https://dx.doi.org/10.1080/17565529.2019.1630352" TargetMode="External"/><Relationship Id="rId1216" Type="http://schemas.openxmlformats.org/officeDocument/2006/relationships/hyperlink" Target="https://dx.doi.org/10.1016/j.rse.2015.12.004" TargetMode="External"/><Relationship Id="rId1423" Type="http://schemas.openxmlformats.org/officeDocument/2006/relationships/hyperlink" Target="https://dx.doi.org/10.1175/jcli-d-14-00111.1" TargetMode="External"/><Relationship Id="rId1630" Type="http://schemas.openxmlformats.org/officeDocument/2006/relationships/hyperlink" Target="https://dx.doi.org/10.1007/s00382-016-3148-x" TargetMode="External"/><Relationship Id="rId225" Type="http://schemas.openxmlformats.org/officeDocument/2006/relationships/hyperlink" Target="https://dx.doi.org/10.1175/bams-d-13-00117.1" TargetMode="External"/><Relationship Id="rId432" Type="http://schemas.openxmlformats.org/officeDocument/2006/relationships/hyperlink" Target="https://dx.doi.org/10.1002/2014gl061146" TargetMode="External"/><Relationship Id="rId877" Type="http://schemas.openxmlformats.org/officeDocument/2006/relationships/hyperlink" Target="https://dx.doi.org/10.1038/srep22927" TargetMode="External"/><Relationship Id="rId1062" Type="http://schemas.openxmlformats.org/officeDocument/2006/relationships/hyperlink" Target="https://dx.doi.org/10.1088/1748-9326/aac4db" TargetMode="External"/><Relationship Id="rId1728" Type="http://schemas.openxmlformats.org/officeDocument/2006/relationships/hyperlink" Target="https://dx.doi.org/10.1029/2018rg000616" TargetMode="External"/><Relationship Id="rId737" Type="http://schemas.openxmlformats.org/officeDocument/2006/relationships/hyperlink" Target="https://dx.doi.org/10.1038/nclimate3348" TargetMode="External"/><Relationship Id="rId944" Type="http://schemas.openxmlformats.org/officeDocument/2006/relationships/hyperlink" Target="https://dx.doi.org/10.1175/jhm-d-15-0240.1" TargetMode="External"/><Relationship Id="rId1367" Type="http://schemas.openxmlformats.org/officeDocument/2006/relationships/hyperlink" Target="https://dx.doi.org/10.1175/jcli-d-18-0472.1" TargetMode="External"/><Relationship Id="rId1574" Type="http://schemas.openxmlformats.org/officeDocument/2006/relationships/hyperlink" Target="https://dx.doi.org/10.1002/joc.2003" TargetMode="External"/><Relationship Id="rId73" Type="http://schemas.openxmlformats.org/officeDocument/2006/relationships/hyperlink" Target="https://dx.doi.org/10.1017/jog.2017.86" TargetMode="External"/><Relationship Id="rId169" Type="http://schemas.openxmlformats.org/officeDocument/2006/relationships/hyperlink" Target="https://dx.doi.org/10.1126/science.1204994" TargetMode="External"/><Relationship Id="rId376" Type="http://schemas.openxmlformats.org/officeDocument/2006/relationships/hyperlink" Target="https://dx.doi.org/10.1007/s00382-019-04612-8" TargetMode="External"/><Relationship Id="rId583" Type="http://schemas.openxmlformats.org/officeDocument/2006/relationships/hyperlink" Target="https://dx.doi.org/10.5194/acp-15-6367-2015" TargetMode="External"/><Relationship Id="rId790" Type="http://schemas.openxmlformats.org/officeDocument/2006/relationships/hyperlink" Target="https://dx.doi.org/10.1016/j.ejrh.2020.100686" TargetMode="External"/><Relationship Id="rId804" Type="http://schemas.openxmlformats.org/officeDocument/2006/relationships/hyperlink" Target="https://dx.doi.org/10.3354/cr01146" TargetMode="External"/><Relationship Id="rId1227" Type="http://schemas.openxmlformats.org/officeDocument/2006/relationships/hyperlink" Target="https://dx.doi.org/10.1002/2015gl066727" TargetMode="External"/><Relationship Id="rId1434" Type="http://schemas.openxmlformats.org/officeDocument/2006/relationships/hyperlink" Target="https://dx.doi.org/10.1002/2013gl058705" TargetMode="External"/><Relationship Id="rId1641" Type="http://schemas.openxmlformats.org/officeDocument/2006/relationships/hyperlink" Target="https://dx.doi.org/10.1175/bams-d-15-00267.1" TargetMode="External"/><Relationship Id="rId4" Type="http://schemas.openxmlformats.org/officeDocument/2006/relationships/settings" Target="settings.xml"/><Relationship Id="rId236" Type="http://schemas.openxmlformats.org/officeDocument/2006/relationships/hyperlink" Target="https://dx.doi.org/10.1007/s00382-013-1893-7" TargetMode="External"/><Relationship Id="rId443" Type="http://schemas.openxmlformats.org/officeDocument/2006/relationships/hyperlink" Target="https://dx.doi.org/10.1038/nclimate2106" TargetMode="External"/><Relationship Id="rId650" Type="http://schemas.openxmlformats.org/officeDocument/2006/relationships/hyperlink" Target="https://dx.doi.org/10.1175/jhm-d-19-0071.1" TargetMode="External"/><Relationship Id="rId888" Type="http://schemas.openxmlformats.org/officeDocument/2006/relationships/hyperlink" Target="https://dx.doi.org/10.1175/jamc-d-18-0021.1" TargetMode="External"/><Relationship Id="rId1073" Type="http://schemas.openxmlformats.org/officeDocument/2006/relationships/hyperlink" Target="https://dx.doi.org/10.1002/2013jg002444" TargetMode="External"/><Relationship Id="rId1280" Type="http://schemas.openxmlformats.org/officeDocument/2006/relationships/hyperlink" Target="https://dx.doi.org/10.1038/ngeo2727" TargetMode="External"/><Relationship Id="rId1501" Type="http://schemas.openxmlformats.org/officeDocument/2006/relationships/hyperlink" Target="https://dx.doi.org/10.1016/j.atmosres.2017.06.021" TargetMode="External"/><Relationship Id="rId1739" Type="http://schemas.openxmlformats.org/officeDocument/2006/relationships/hyperlink" Target="https://dx.doi.org/10.1002/joc.1238" TargetMode="External"/><Relationship Id="rId303" Type="http://schemas.openxmlformats.org/officeDocument/2006/relationships/hyperlink" Target="https://dx.doi.org/10.5194/hess-24-919-2020" TargetMode="External"/><Relationship Id="rId748" Type="http://schemas.openxmlformats.org/officeDocument/2006/relationships/hyperlink" Target="https://dx.doi.org/10.1007/s00382-018-4335-8" TargetMode="External"/><Relationship Id="rId955" Type="http://schemas.openxmlformats.org/officeDocument/2006/relationships/hyperlink" Target="https://dx.doi.org/10.1175/jcli-d-13-00297.1" TargetMode="External"/><Relationship Id="rId1140" Type="http://schemas.openxmlformats.org/officeDocument/2006/relationships/hyperlink" Target="https://dx.doi.org/10.1109/igarss.2005.1526575" TargetMode="External"/><Relationship Id="rId1378" Type="http://schemas.openxmlformats.org/officeDocument/2006/relationships/hyperlink" Target="https://dx.doi.org/10.1175/bams-d-20-0114.1" TargetMode="External"/><Relationship Id="rId1585" Type="http://schemas.openxmlformats.org/officeDocument/2006/relationships/hyperlink" Target="https://dx.doi.org/10.5194/amt-7-3023-2014" TargetMode="External"/><Relationship Id="rId84" Type="http://schemas.openxmlformats.org/officeDocument/2006/relationships/hyperlink" Target="https://dx.doi.org/10.5194/hess-19-389-2015" TargetMode="External"/><Relationship Id="rId387" Type="http://schemas.openxmlformats.org/officeDocument/2006/relationships/hyperlink" Target="https://dx.doi.org/10.1175/jcli-d-11-00523.1" TargetMode="External"/><Relationship Id="rId510" Type="http://schemas.openxmlformats.org/officeDocument/2006/relationships/hyperlink" Target="https://dx.doi.org/10.1016/j.cliser.2019.01.004" TargetMode="External"/><Relationship Id="rId594" Type="http://schemas.openxmlformats.org/officeDocument/2006/relationships/hyperlink" Target="https://dx.doi.org/10.1175/bams-d-19-0113.1" TargetMode="External"/><Relationship Id="rId608" Type="http://schemas.openxmlformats.org/officeDocument/2006/relationships/hyperlink" Target="https://dx.doi.org/10.1016/j.quaint.2015.10.017" TargetMode="External"/><Relationship Id="rId815" Type="http://schemas.openxmlformats.org/officeDocument/2006/relationships/hyperlink" Target="https://dx.doi.org/10.1080/16000870.2020.1788901" TargetMode="External"/><Relationship Id="rId1238" Type="http://schemas.openxmlformats.org/officeDocument/2006/relationships/hyperlink" Target="https://dx.doi.org/10.5194/acp-18-12491-2018" TargetMode="External"/><Relationship Id="rId1445" Type="http://schemas.openxmlformats.org/officeDocument/2006/relationships/hyperlink" Target="https://dx.doi.org/10.1111/j.1539-6924.2011.01695.x" TargetMode="External"/><Relationship Id="rId1652" Type="http://schemas.openxmlformats.org/officeDocument/2006/relationships/hyperlink" Target="https://dx.doi.org/10.1007/s00382-016-3130-7" TargetMode="External"/><Relationship Id="rId247" Type="http://schemas.openxmlformats.org/officeDocument/2006/relationships/hyperlink" Target="https://dx.doi.org/10.1029/2012jd018578" TargetMode="External"/><Relationship Id="rId899" Type="http://schemas.openxmlformats.org/officeDocument/2006/relationships/hyperlink" Target="https://dx.doi.org/10.5194/esd-11-491-2020" TargetMode="External"/><Relationship Id="rId1000" Type="http://schemas.openxmlformats.org/officeDocument/2006/relationships/hyperlink" Target="https://dx.doi.org/10.1007/s40641-016-0050-x" TargetMode="External"/><Relationship Id="rId1084" Type="http://schemas.openxmlformats.org/officeDocument/2006/relationships/hyperlink" Target="https://dx.doi.org/10.1007/s00382-016-3308-z" TargetMode="External"/><Relationship Id="rId1305" Type="http://schemas.openxmlformats.org/officeDocument/2006/relationships/hyperlink" Target="https://dx.doi.org/10.1007/978-981-15-4327-2_11" TargetMode="External"/><Relationship Id="rId107" Type="http://schemas.openxmlformats.org/officeDocument/2006/relationships/hyperlink" Target="https://dx.doi.org/10.1002/wcc.454" TargetMode="External"/><Relationship Id="rId454" Type="http://schemas.openxmlformats.org/officeDocument/2006/relationships/hyperlink" Target="https://dx.doi.org/10.5194/gmd-9-1937-2016" TargetMode="External"/><Relationship Id="rId661" Type="http://schemas.openxmlformats.org/officeDocument/2006/relationships/hyperlink" Target="https://dx.doi.org/10.1007/s00382-018-4596-2" TargetMode="External"/><Relationship Id="rId759" Type="http://schemas.openxmlformats.org/officeDocument/2006/relationships/hyperlink" Target="https://dx.doi.org/10.1175/mwr3294.1" TargetMode="External"/><Relationship Id="rId966" Type="http://schemas.openxmlformats.org/officeDocument/2006/relationships/hyperlink" Target="https://dx.doi.org/10.1080/16742834.2020.1808430" TargetMode="External"/><Relationship Id="rId1291" Type="http://schemas.openxmlformats.org/officeDocument/2006/relationships/hyperlink" Target="https://dx.doi.org/10.1175/jcli-d-14-00712.1" TargetMode="External"/><Relationship Id="rId1389" Type="http://schemas.openxmlformats.org/officeDocument/2006/relationships/hyperlink" Target="https://dx.doi.org/10.1007/s40641-016-0033-y" TargetMode="External"/><Relationship Id="rId1512" Type="http://schemas.openxmlformats.org/officeDocument/2006/relationships/hyperlink" Target="https://dx.doi.org/10.1038/ncomms9268" TargetMode="External"/><Relationship Id="rId1596" Type="http://schemas.openxmlformats.org/officeDocument/2006/relationships/hyperlink" Target="https://dx.doi.org/10.1016/j.gloplacha.2014.03.003" TargetMode="External"/><Relationship Id="rId11" Type="http://schemas.microsoft.com/office/2018/08/relationships/commentsExtensible" Target="commentsExtensible.xml"/><Relationship Id="rId314" Type="http://schemas.openxmlformats.org/officeDocument/2006/relationships/hyperlink" Target="https://dx.doi.org/10.1126/science.1261768" TargetMode="External"/><Relationship Id="rId398" Type="http://schemas.openxmlformats.org/officeDocument/2006/relationships/hyperlink" Target="https://dx.doi.org/10.1029/2018gl079128" TargetMode="External"/><Relationship Id="rId521" Type="http://schemas.openxmlformats.org/officeDocument/2006/relationships/hyperlink" Target="https://dx.doi.org/10.1002/grl.50226" TargetMode="External"/><Relationship Id="rId619" Type="http://schemas.openxmlformats.org/officeDocument/2006/relationships/hyperlink" Target="https://dx.doi.org/10.1002/joc.2409" TargetMode="External"/><Relationship Id="rId1151" Type="http://schemas.openxmlformats.org/officeDocument/2006/relationships/hyperlink" Target="https://dx.doi.org/10.1175/bams-d-15-00120.1" TargetMode="External"/><Relationship Id="rId1249" Type="http://schemas.openxmlformats.org/officeDocument/2006/relationships/hyperlink" Target="https://dx.doi.org/10.1007/s12040-007-0019-1" TargetMode="External"/><Relationship Id="rId95" Type="http://schemas.openxmlformats.org/officeDocument/2006/relationships/hyperlink" Target="https://dx.doi.org/10.1175/jcli-d-12-00536.1" TargetMode="External"/><Relationship Id="rId160" Type="http://schemas.openxmlformats.org/officeDocument/2006/relationships/hyperlink" Target="https://dx.doi.org/10.5194/acp-17-8081-2017" TargetMode="External"/><Relationship Id="rId826" Type="http://schemas.openxmlformats.org/officeDocument/2006/relationships/hyperlink" Target="https://dx.doi.org/10.1038/nature23878" TargetMode="External"/><Relationship Id="rId1011" Type="http://schemas.openxmlformats.org/officeDocument/2006/relationships/hyperlink" Target="https://dx.doi.org/10.1007/s00382-014-2125-5" TargetMode="External"/><Relationship Id="rId1109" Type="http://schemas.openxmlformats.org/officeDocument/2006/relationships/hyperlink" Target="https://dx.doi.org/10.1002/2014jd022848" TargetMode="External"/><Relationship Id="rId1456" Type="http://schemas.openxmlformats.org/officeDocument/2006/relationships/hyperlink" Target="https://dx.doi.org/10.1175/bams-d-16-0324.1" TargetMode="External"/><Relationship Id="rId1663" Type="http://schemas.openxmlformats.org/officeDocument/2006/relationships/hyperlink" Target="https://dx.doi.org/10.1007/s00382-016-3065-z" TargetMode="External"/><Relationship Id="rId258" Type="http://schemas.openxmlformats.org/officeDocument/2006/relationships/hyperlink" Target="https://dx.doi.org/10.1175/jcli-d-16-0167.1" TargetMode="External"/><Relationship Id="rId465" Type="http://schemas.openxmlformats.org/officeDocument/2006/relationships/hyperlink" Target="https://dx.doi.org/10.1002/joc.5248" TargetMode="External"/><Relationship Id="rId672" Type="http://schemas.openxmlformats.org/officeDocument/2006/relationships/hyperlink" Target="https://dx.doi.org/10.1175/bams-d-18-0022.1" TargetMode="External"/><Relationship Id="rId1095" Type="http://schemas.openxmlformats.org/officeDocument/2006/relationships/hyperlink" Target="https://dx.doi.org/10.1002/2017gl075807" TargetMode="External"/><Relationship Id="rId1316" Type="http://schemas.openxmlformats.org/officeDocument/2006/relationships/hyperlink" Target="https://dx.doi.org/10.1038/s41598-018-35735-3" TargetMode="External"/><Relationship Id="rId1523" Type="http://schemas.openxmlformats.org/officeDocument/2006/relationships/hyperlink" Target="https://dx.doi.org/10.5194/acp-14-13063-2014" TargetMode="External"/><Relationship Id="rId1730" Type="http://schemas.openxmlformats.org/officeDocument/2006/relationships/hyperlink" Target="https://dx.doi.org/10.1088/1748-9326/ab547c" TargetMode="External"/><Relationship Id="rId22" Type="http://schemas.openxmlformats.org/officeDocument/2006/relationships/hyperlink" Target="https://dx.doi.org/10.1016/j.atmosres.2016.04.017" TargetMode="External"/><Relationship Id="rId118" Type="http://schemas.openxmlformats.org/officeDocument/2006/relationships/hyperlink" Target="https://dx.doi.org/10.5194/ascmo-4-37-2018" TargetMode="External"/><Relationship Id="rId325" Type="http://schemas.openxmlformats.org/officeDocument/2006/relationships/hyperlink" Target="https://dx.doi.org/10.1002/qj.2807" TargetMode="External"/><Relationship Id="rId532" Type="http://schemas.openxmlformats.org/officeDocument/2006/relationships/hyperlink" Target="https://dx.doi.org/10.1029/2012rg000388" TargetMode="External"/><Relationship Id="rId977" Type="http://schemas.openxmlformats.org/officeDocument/2006/relationships/hyperlink" Target="https://dx.doi.org/10.1007/s00382-018-4571-y" TargetMode="External"/><Relationship Id="rId1162" Type="http://schemas.openxmlformats.org/officeDocument/2006/relationships/hyperlink" Target="https://dx.doi.org/10.1029/2012jd018697" TargetMode="External"/><Relationship Id="rId171" Type="http://schemas.openxmlformats.org/officeDocument/2006/relationships/hyperlink" Target="https://dx.doi.org/10.3389/feart.2019.00107" TargetMode="External"/><Relationship Id="rId837" Type="http://schemas.openxmlformats.org/officeDocument/2006/relationships/hyperlink" Target="https://dx.doi.org/10.1007/s00382-013-1856-z" TargetMode="External"/><Relationship Id="rId1022" Type="http://schemas.openxmlformats.org/officeDocument/2006/relationships/hyperlink" Target="https://dx.doi.org/10.1126/science.1254702" TargetMode="External"/><Relationship Id="rId1467" Type="http://schemas.openxmlformats.org/officeDocument/2006/relationships/hyperlink" Target="https://dx.doi.org/10.1038/416723a" TargetMode="External"/><Relationship Id="rId1674" Type="http://schemas.openxmlformats.org/officeDocument/2006/relationships/hyperlink" Target="https://dx.doi.org/10.3354/cr01283" TargetMode="External"/><Relationship Id="rId269" Type="http://schemas.openxmlformats.org/officeDocument/2006/relationships/hyperlink" Target="https://dx.doi.org/10.1002/met.1939" TargetMode="External"/><Relationship Id="rId476" Type="http://schemas.openxmlformats.org/officeDocument/2006/relationships/hyperlink" Target="https://dx.doi.org/10.1007/s00382-012-1606-7" TargetMode="External"/><Relationship Id="rId683" Type="http://schemas.openxmlformats.org/officeDocument/2006/relationships/hyperlink" Target="https://dx.doi.org/10.1175/jcli-d-16-0558.1" TargetMode="External"/><Relationship Id="rId890" Type="http://schemas.openxmlformats.org/officeDocument/2006/relationships/hyperlink" Target="https://dx.doi.org/10.1007/s00382-018-4355-4" TargetMode="External"/><Relationship Id="rId904" Type="http://schemas.openxmlformats.org/officeDocument/2006/relationships/hyperlink" Target="https://dx.doi.org/10.1007/s00382-017-3562-8" TargetMode="External"/><Relationship Id="rId1327" Type="http://schemas.openxmlformats.org/officeDocument/2006/relationships/hyperlink" Target="https://dx.doi.org/10.1002/joc.4309" TargetMode="External"/><Relationship Id="rId1534" Type="http://schemas.openxmlformats.org/officeDocument/2006/relationships/hyperlink" Target="https://dx.doi.org/10.1175/jhm-d-13-078.1" TargetMode="External"/><Relationship Id="rId1741" Type="http://schemas.openxmlformats.org/officeDocument/2006/relationships/hyperlink" Target="https://dx.doi.org/10.1002/2015jd024519" TargetMode="External"/><Relationship Id="rId33" Type="http://schemas.openxmlformats.org/officeDocument/2006/relationships/hyperlink" Target="https://dx.doi.org/10.1007/s00382-017-3558-4" TargetMode="External"/><Relationship Id="rId129" Type="http://schemas.openxmlformats.org/officeDocument/2006/relationships/hyperlink" Target="https://dx.doi.org/10.1002/2015jd023640" TargetMode="External"/><Relationship Id="rId336" Type="http://schemas.openxmlformats.org/officeDocument/2006/relationships/hyperlink" Target="https://dx.doi.org/10.5194/gmd-10-1383-2017" TargetMode="External"/><Relationship Id="rId543" Type="http://schemas.openxmlformats.org/officeDocument/2006/relationships/hyperlink" Target="https://dx.doi.org/10.1111/jasp.12576" TargetMode="External"/><Relationship Id="rId988" Type="http://schemas.openxmlformats.org/officeDocument/2006/relationships/hyperlink" Target="https://dx.doi.org/10.1029/2020ef001610" TargetMode="External"/><Relationship Id="rId1173" Type="http://schemas.openxmlformats.org/officeDocument/2006/relationships/hyperlink" Target="https://dx.doi.org/10.1038/ncomms6985" TargetMode="External"/><Relationship Id="rId1380" Type="http://schemas.openxmlformats.org/officeDocument/2006/relationships/hyperlink" Target="https://dx.doi.org/10.1007/978-3-319-92288-1_1" TargetMode="External"/><Relationship Id="rId1601" Type="http://schemas.openxmlformats.org/officeDocument/2006/relationships/hyperlink" Target="https://dx.doi.org/10.1175/bams-d-19-0335.1" TargetMode="External"/><Relationship Id="rId182" Type="http://schemas.openxmlformats.org/officeDocument/2006/relationships/hyperlink" Target="https://dx.doi.org/10.5194/amt-9-2207-2016" TargetMode="External"/><Relationship Id="rId403" Type="http://schemas.openxmlformats.org/officeDocument/2006/relationships/hyperlink" Target="https://dx.doi.org/10.1038/nclimate2664" TargetMode="External"/><Relationship Id="rId750" Type="http://schemas.openxmlformats.org/officeDocument/2006/relationships/hyperlink" Target="https://dx.doi.org/10.2139/ssrn.2182588" TargetMode="External"/><Relationship Id="rId848" Type="http://schemas.openxmlformats.org/officeDocument/2006/relationships/hyperlink" Target="https://dx.doi.org/10.1109/tgrs.2007.895337" TargetMode="External"/><Relationship Id="rId1033" Type="http://schemas.openxmlformats.org/officeDocument/2006/relationships/hyperlink" Target="https://dx.doi.org/10.5194/hess-18-915-2014" TargetMode="External"/><Relationship Id="rId1478" Type="http://schemas.openxmlformats.org/officeDocument/2006/relationships/hyperlink" Target="https://dx.doi.org/10.1007/s00382-018-4163-x" TargetMode="External"/><Relationship Id="rId1685" Type="http://schemas.openxmlformats.org/officeDocument/2006/relationships/hyperlink" Target="https://dx.doi.org/10.1175/bams-d-17-0125.1" TargetMode="External"/><Relationship Id="rId487" Type="http://schemas.openxmlformats.org/officeDocument/2006/relationships/hyperlink" Target="https://dx.doi.org/10.1029/2005jd006520" TargetMode="External"/><Relationship Id="rId610" Type="http://schemas.openxmlformats.org/officeDocument/2006/relationships/hyperlink" Target="https://dx.doi.org/10.1175/jcli-d-11-00668.1" TargetMode="External"/><Relationship Id="rId694" Type="http://schemas.openxmlformats.org/officeDocument/2006/relationships/hyperlink" Target="https://dx.doi.org/10.1175/jcli-d-14-00006.1" TargetMode="External"/><Relationship Id="rId708" Type="http://schemas.openxmlformats.org/officeDocument/2006/relationships/hyperlink" Target="https://dx.doi.org/10.1002/grl.50502" TargetMode="External"/><Relationship Id="rId915" Type="http://schemas.openxmlformats.org/officeDocument/2006/relationships/hyperlink" Target="https://dx.doi.org/10.1126/sciadv.aau4299" TargetMode="External"/><Relationship Id="rId1240" Type="http://schemas.openxmlformats.org/officeDocument/2006/relationships/hyperlink" Target="https://dx.doi.org/10.1175/jcli-d-19-0982.1" TargetMode="External"/><Relationship Id="rId1338" Type="http://schemas.openxmlformats.org/officeDocument/2006/relationships/hyperlink" Target="https://dx.doi.org/10.3368/er.36.1.62c" TargetMode="External"/><Relationship Id="rId1545" Type="http://schemas.openxmlformats.org/officeDocument/2006/relationships/hyperlink" Target="https://dx.doi.org/10.1029/2018gl079102" TargetMode="External"/><Relationship Id="rId347" Type="http://schemas.openxmlformats.org/officeDocument/2006/relationships/hyperlink" Target="https://dx.doi.org/10.1002/env.2454" TargetMode="External"/><Relationship Id="rId999" Type="http://schemas.openxmlformats.org/officeDocument/2006/relationships/hyperlink" Target="https://dx.doi.org/10.1088/1748-9326/8/1/014004" TargetMode="External"/><Relationship Id="rId1100" Type="http://schemas.openxmlformats.org/officeDocument/2006/relationships/hyperlink" Target="https://dx.doi.org/10.1002/joc.3678" TargetMode="External"/><Relationship Id="rId1184" Type="http://schemas.openxmlformats.org/officeDocument/2006/relationships/hyperlink" Target="https://dx.doi.org/10.1088/1748-9326/aacc79" TargetMode="External"/><Relationship Id="rId1405" Type="http://schemas.openxmlformats.org/officeDocument/2006/relationships/hyperlink" Target="https://dx.doi.org/10.1029/2020ef001783" TargetMode="External"/><Relationship Id="rId1752" Type="http://schemas.openxmlformats.org/officeDocument/2006/relationships/fontTable" Target="fontTable.xml"/><Relationship Id="rId44" Type="http://schemas.openxmlformats.org/officeDocument/2006/relationships/hyperlink" Target="https://dx.doi.org/10.1002/2015jd023623" TargetMode="External"/><Relationship Id="rId554" Type="http://schemas.openxmlformats.org/officeDocument/2006/relationships/hyperlink" Target="https://dx.doi.org/10.1016/j.envsci.2015.12.004" TargetMode="External"/><Relationship Id="rId761" Type="http://schemas.openxmlformats.org/officeDocument/2006/relationships/hyperlink" Target="https://dx.doi.org/10.1175/jcli-d-12-00788.1" TargetMode="External"/><Relationship Id="rId859" Type="http://schemas.openxmlformats.org/officeDocument/2006/relationships/hyperlink" Target="https://dx.doi.org/10.5194/hess-20-3967-2016" TargetMode="External"/><Relationship Id="rId1391" Type="http://schemas.openxmlformats.org/officeDocument/2006/relationships/hyperlink" Target="https://dx.doi.org/10.1098/rspa.2019.0013" TargetMode="External"/><Relationship Id="rId1489" Type="http://schemas.openxmlformats.org/officeDocument/2006/relationships/hyperlink" Target="https://dx.doi.org/10.1002/joc.3551" TargetMode="External"/><Relationship Id="rId1612" Type="http://schemas.openxmlformats.org/officeDocument/2006/relationships/hyperlink" Target="https://dx.doi.org/10.1038/nclimate2355" TargetMode="External"/><Relationship Id="rId1696" Type="http://schemas.openxmlformats.org/officeDocument/2006/relationships/hyperlink" Target="https://dx.doi.org/10.3390/atmos7060084" TargetMode="External"/><Relationship Id="rId193" Type="http://schemas.openxmlformats.org/officeDocument/2006/relationships/hyperlink" Target="https://dx.doi.org/10.1002/joc.2192" TargetMode="External"/><Relationship Id="rId207" Type="http://schemas.openxmlformats.org/officeDocument/2006/relationships/hyperlink" Target="https://dx.doi.org/10.1175/2010jcli3228.1" TargetMode="External"/><Relationship Id="rId414" Type="http://schemas.openxmlformats.org/officeDocument/2006/relationships/hyperlink" Target="https://dx.doi.org/10.1007/s00382-014-2262-x" TargetMode="External"/><Relationship Id="rId498" Type="http://schemas.openxmlformats.org/officeDocument/2006/relationships/hyperlink" Target="https://dx.doi.org/10.1175/jas-d-13-0180.1" TargetMode="External"/><Relationship Id="rId621" Type="http://schemas.openxmlformats.org/officeDocument/2006/relationships/hyperlink" Target="https://dx.doi.org/10.1016/j.uclim.2016.08.001" TargetMode="External"/><Relationship Id="rId1044" Type="http://schemas.openxmlformats.org/officeDocument/2006/relationships/hyperlink" Target="https://dx.doi.org/10.1038/nclimate2330" TargetMode="External"/><Relationship Id="rId1251" Type="http://schemas.openxmlformats.org/officeDocument/2006/relationships/hyperlink" Target="https://dx.doi.org/10.1111/nyas.13960" TargetMode="External"/><Relationship Id="rId1349" Type="http://schemas.openxmlformats.org/officeDocument/2006/relationships/hyperlink" Target="https://dx.doi.org/10.1007/s00382-013-1997-0" TargetMode="External"/><Relationship Id="rId260" Type="http://schemas.openxmlformats.org/officeDocument/2006/relationships/hyperlink" Target="https://dx.doi.org/10.1002/joc.5846" TargetMode="External"/><Relationship Id="rId719" Type="http://schemas.openxmlformats.org/officeDocument/2006/relationships/hyperlink" Target="https://dx.doi.org/10.1002/joc.3794" TargetMode="External"/><Relationship Id="rId926" Type="http://schemas.openxmlformats.org/officeDocument/2006/relationships/hyperlink" Target="https://dx.doi.org/10.1175/1520-0442(1999)012%3c0986:eagsoc%3e2.0.co;2" TargetMode="External"/><Relationship Id="rId1111" Type="http://schemas.openxmlformats.org/officeDocument/2006/relationships/hyperlink" Target="https://dx.doi.org/10.5194/hess-19-33-2015" TargetMode="External"/><Relationship Id="rId1556" Type="http://schemas.openxmlformats.org/officeDocument/2006/relationships/hyperlink" Target="https://dx.doi.org/10.1088/1748-9326/ab4867" TargetMode="External"/><Relationship Id="rId55" Type="http://schemas.openxmlformats.org/officeDocument/2006/relationships/hyperlink" Target="https://dx.doi.org/10.1007/s00382-017-3921-5" TargetMode="External"/><Relationship Id="rId120" Type="http://schemas.openxmlformats.org/officeDocument/2006/relationships/hyperlink" Target="https://dx.doi.org/10.1007/s00382-018-4343-8" TargetMode="External"/><Relationship Id="rId358" Type="http://schemas.openxmlformats.org/officeDocument/2006/relationships/hyperlink" Target="https://dx.doi.org/10.1007/s00382-011-1053-x" TargetMode="External"/><Relationship Id="rId565" Type="http://schemas.openxmlformats.org/officeDocument/2006/relationships/hyperlink" Target="https://dx.doi.org/10.1175/jcli-d-18-0444.1" TargetMode="External"/><Relationship Id="rId772" Type="http://schemas.openxmlformats.org/officeDocument/2006/relationships/hyperlink" Target="https://dx.doi.org/10.1175/jhm-d-12-068.1" TargetMode="External"/><Relationship Id="rId1195" Type="http://schemas.openxmlformats.org/officeDocument/2006/relationships/hyperlink" Target="https://dx.doi.org/10.1073/pnas.1222000110" TargetMode="External"/><Relationship Id="rId1209" Type="http://schemas.openxmlformats.org/officeDocument/2006/relationships/hyperlink" Target="https://dx.doi.org/10.1191/0959683604hl729rp" TargetMode="External"/><Relationship Id="rId1416" Type="http://schemas.openxmlformats.org/officeDocument/2006/relationships/hyperlink" Target="https://dx.doi.org/10.1175/jcli-d-18-0882.1" TargetMode="External"/><Relationship Id="rId1623" Type="http://schemas.openxmlformats.org/officeDocument/2006/relationships/hyperlink" Target="https://dx.doi.org/10.1029/2019jc015083" TargetMode="External"/><Relationship Id="rId218" Type="http://schemas.openxmlformats.org/officeDocument/2006/relationships/hyperlink" Target="https://dx.doi.org/10.1037/a0037963" TargetMode="External"/><Relationship Id="rId425" Type="http://schemas.openxmlformats.org/officeDocument/2006/relationships/hyperlink" Target="https://dx.doi.org/10.5194/acp-19-3707-2019" TargetMode="External"/><Relationship Id="rId632" Type="http://schemas.openxmlformats.org/officeDocument/2006/relationships/hyperlink" Target="https://dx.doi.org/10.1002/2014gl060764" TargetMode="External"/><Relationship Id="rId1055" Type="http://schemas.openxmlformats.org/officeDocument/2006/relationships/hyperlink" Target="https://dx.doi.org/10.1175/jcli-d-12-00548.1" TargetMode="External"/><Relationship Id="rId1262" Type="http://schemas.openxmlformats.org/officeDocument/2006/relationships/hyperlink" Target="https://dx.doi.org/10.1007/s00704-018-2398-4" TargetMode="External"/><Relationship Id="rId271" Type="http://schemas.openxmlformats.org/officeDocument/2006/relationships/hyperlink" Target="https://dx.doi.org/10.1007/s00382-010-0801-7" TargetMode="External"/><Relationship Id="rId937" Type="http://schemas.openxmlformats.org/officeDocument/2006/relationships/hyperlink" Target="https://dx.doi.org/10.1007/s10113-018-1290-1" TargetMode="External"/><Relationship Id="rId1122" Type="http://schemas.openxmlformats.org/officeDocument/2006/relationships/hyperlink" Target="https://dx.doi.org/10.3390/rs11080986" TargetMode="External"/><Relationship Id="rId1567" Type="http://schemas.openxmlformats.org/officeDocument/2006/relationships/hyperlink" Target="https://dx.doi.org/10.5194/cp-8-89-2012" TargetMode="External"/><Relationship Id="rId66" Type="http://schemas.openxmlformats.org/officeDocument/2006/relationships/hyperlink" Target="https://dx.doi.org/10.5194/essd-10-1613-2018" TargetMode="External"/><Relationship Id="rId131" Type="http://schemas.openxmlformats.org/officeDocument/2006/relationships/hyperlink" Target="https://dx.doi.org/10.1175/bams-d-14-00122.1" TargetMode="External"/><Relationship Id="rId369" Type="http://schemas.openxmlformats.org/officeDocument/2006/relationships/hyperlink" Target="https://dx.doi.org/10.1002/qj.3663" TargetMode="External"/><Relationship Id="rId576" Type="http://schemas.openxmlformats.org/officeDocument/2006/relationships/hyperlink" Target="https://dx.doi.org/10.1111/j.1600-0870.2005.00120.x" TargetMode="External"/><Relationship Id="rId783" Type="http://schemas.openxmlformats.org/officeDocument/2006/relationships/hyperlink" Target="https://dx.doi.org/10.1175/jcli-d-13-00716.1" TargetMode="External"/><Relationship Id="rId990" Type="http://schemas.openxmlformats.org/officeDocument/2006/relationships/hyperlink" Target="https://dx.doi.org/10.1126/sciadv.aat3272" TargetMode="External"/><Relationship Id="rId1427" Type="http://schemas.openxmlformats.org/officeDocument/2006/relationships/hyperlink" Target="https://dx.doi.org/10.1007/s00382-018-4565-9" TargetMode="External"/><Relationship Id="rId1634" Type="http://schemas.openxmlformats.org/officeDocument/2006/relationships/hyperlink" Target="https://dx.doi.org/10.1175/bams-d-12-00149.1" TargetMode="External"/><Relationship Id="rId229" Type="http://schemas.openxmlformats.org/officeDocument/2006/relationships/hyperlink" Target="https://dx.doi.org/10.1002/asl.978" TargetMode="External"/><Relationship Id="rId436" Type="http://schemas.openxmlformats.org/officeDocument/2006/relationships/hyperlink" Target="https://dx.doi.org/10.1002/wcc.339" TargetMode="External"/><Relationship Id="rId643" Type="http://schemas.openxmlformats.org/officeDocument/2006/relationships/hyperlink" Target="https://dx.doi.org/10.1038/nature13523" TargetMode="External"/><Relationship Id="rId1066" Type="http://schemas.openxmlformats.org/officeDocument/2006/relationships/hyperlink" Target="https://dx.doi.org/10.5194/essd-9-511-2017" TargetMode="External"/><Relationship Id="rId1273" Type="http://schemas.openxmlformats.org/officeDocument/2006/relationships/hyperlink" Target="https://dx.doi.org/10.1002/joc.3661" TargetMode="External"/><Relationship Id="rId1480" Type="http://schemas.openxmlformats.org/officeDocument/2006/relationships/hyperlink" Target="https://dx.doi.org/10.1038/nclimate2956" TargetMode="External"/><Relationship Id="rId850" Type="http://schemas.openxmlformats.org/officeDocument/2006/relationships/hyperlink" Target="https://dx.doi.org/10.20937/atm.2015.28.01.06" TargetMode="External"/><Relationship Id="rId948" Type="http://schemas.openxmlformats.org/officeDocument/2006/relationships/hyperlink" Target="https://dx.doi.org/10.1175/jam2383.1" TargetMode="External"/><Relationship Id="rId1133" Type="http://schemas.openxmlformats.org/officeDocument/2006/relationships/hyperlink" Target="https://dx.doi.org/10.1007/s00382-018-4081-y" TargetMode="External"/><Relationship Id="rId1578" Type="http://schemas.openxmlformats.org/officeDocument/2006/relationships/hyperlink" Target="https://dx.doi.org/10.1016/j.cliser.2018.11.001" TargetMode="External"/><Relationship Id="rId1701" Type="http://schemas.openxmlformats.org/officeDocument/2006/relationships/hyperlink" Target="https://dx.doi.org/10.1007/s00703-003-0056-5" TargetMode="External"/><Relationship Id="rId77" Type="http://schemas.openxmlformats.org/officeDocument/2006/relationships/hyperlink" Target="https://dx.doi.org/10.1002/2015gl066560" TargetMode="External"/><Relationship Id="rId282" Type="http://schemas.openxmlformats.org/officeDocument/2006/relationships/hyperlink" Target="https://dx.doi.org/10.1007/s00382-019-04831-z" TargetMode="External"/><Relationship Id="rId503" Type="http://schemas.openxmlformats.org/officeDocument/2006/relationships/hyperlink" Target="https://dx.doi.org/10.2151/jmsj.2018-056" TargetMode="External"/><Relationship Id="rId587" Type="http://schemas.openxmlformats.org/officeDocument/2006/relationships/hyperlink" Target="https://dx.doi.org/10.1016/j.solener.2018.09.085" TargetMode="External"/><Relationship Id="rId710" Type="http://schemas.openxmlformats.org/officeDocument/2006/relationships/hyperlink" Target="https://dx.doi.org/10.1098/rsta.2011.0305" TargetMode="External"/><Relationship Id="rId808" Type="http://schemas.openxmlformats.org/officeDocument/2006/relationships/hyperlink" Target="https://dx.doi.org/10.1002/2016jd025476" TargetMode="External"/><Relationship Id="rId1340" Type="http://schemas.openxmlformats.org/officeDocument/2006/relationships/hyperlink" Target="https://dx.doi.org/10.1175/jcli-d-18-0716.1" TargetMode="External"/><Relationship Id="rId1438" Type="http://schemas.openxmlformats.org/officeDocument/2006/relationships/hyperlink" Target="https://dx.doi.org/10.1002/2015jd024658" TargetMode="External"/><Relationship Id="rId1645" Type="http://schemas.openxmlformats.org/officeDocument/2006/relationships/hyperlink" Target="https://dx.doi.org/10.1029/2011jd016761" TargetMode="External"/><Relationship Id="rId8" Type="http://schemas.openxmlformats.org/officeDocument/2006/relationships/comments" Target="comments.xml"/><Relationship Id="rId142" Type="http://schemas.openxmlformats.org/officeDocument/2006/relationships/hyperlink" Target="https://dx.doi.org/10.1063/pt.3.2620" TargetMode="External"/><Relationship Id="rId447" Type="http://schemas.openxmlformats.org/officeDocument/2006/relationships/hyperlink" Target="https://dx.doi.org/10.1175/jamc-d-20-0013.1" TargetMode="External"/><Relationship Id="rId794" Type="http://schemas.openxmlformats.org/officeDocument/2006/relationships/hyperlink" Target="https://dx.doi.org/10.1016/j.scitotenv.2016.05.046" TargetMode="External"/><Relationship Id="rId1077" Type="http://schemas.openxmlformats.org/officeDocument/2006/relationships/hyperlink" Target="https://dx.doi.org/10.1002/2016jd024995" TargetMode="External"/><Relationship Id="rId1200" Type="http://schemas.openxmlformats.org/officeDocument/2006/relationships/hyperlink" Target="https://dx.doi.org/10.1127/metz/2018/0872" TargetMode="External"/><Relationship Id="rId654" Type="http://schemas.openxmlformats.org/officeDocument/2006/relationships/hyperlink" Target="https://dx.doi.org/10.5194/esd-4-219-2013" TargetMode="External"/><Relationship Id="rId861" Type="http://schemas.openxmlformats.org/officeDocument/2006/relationships/hyperlink" Target="https://dx.doi.org/10.1175/bams-d-14-00123.1" TargetMode="External"/><Relationship Id="rId959" Type="http://schemas.openxmlformats.org/officeDocument/2006/relationships/hyperlink" Target="https://dx.doi.org/10.1002/2015jd024053" TargetMode="External"/><Relationship Id="rId1284" Type="http://schemas.openxmlformats.org/officeDocument/2006/relationships/hyperlink" Target="https://dx.doi.org/10.1175/jcli-d-17-0350.1" TargetMode="External"/><Relationship Id="rId1491" Type="http://schemas.openxmlformats.org/officeDocument/2006/relationships/hyperlink" Target="https://dx.doi.org/10.5194/hess-20-3843-2016" TargetMode="External"/><Relationship Id="rId1505" Type="http://schemas.openxmlformats.org/officeDocument/2006/relationships/hyperlink" Target="https://dx.doi.org/10.1175/jcli-d-17-0074.1" TargetMode="External"/><Relationship Id="rId1589" Type="http://schemas.openxmlformats.org/officeDocument/2006/relationships/hyperlink" Target="https://dx.doi.org/10.1175/jcli-d-14-00059.1" TargetMode="External"/><Relationship Id="rId1712" Type="http://schemas.openxmlformats.org/officeDocument/2006/relationships/hyperlink" Target="https://dx.doi.org/10.1016/j.accre.2017.08.002" TargetMode="External"/><Relationship Id="rId293" Type="http://schemas.openxmlformats.org/officeDocument/2006/relationships/hyperlink" Target="https://dx.doi.org/10.1038/s41558-019-0662-y" TargetMode="External"/><Relationship Id="rId307" Type="http://schemas.openxmlformats.org/officeDocument/2006/relationships/hyperlink" Target="https://dx.doi.org/10.1175/jcli-d-14-00230.1" TargetMode="External"/><Relationship Id="rId514" Type="http://schemas.openxmlformats.org/officeDocument/2006/relationships/hyperlink" Target="https://dx.doi.org/10.1029/2017jd027907" TargetMode="External"/><Relationship Id="rId721" Type="http://schemas.openxmlformats.org/officeDocument/2006/relationships/hyperlink" Target="https://dx.doi.org/10.1007/s00704-017-2077-x" TargetMode="External"/><Relationship Id="rId1144" Type="http://schemas.openxmlformats.org/officeDocument/2006/relationships/hyperlink" Target="https://dx.doi.org/10.1038/s41561-019-0363-1" TargetMode="External"/><Relationship Id="rId1351" Type="http://schemas.openxmlformats.org/officeDocument/2006/relationships/hyperlink" Target="https://dx.doi.org/10.1002/joc.1968" TargetMode="External"/><Relationship Id="rId1449" Type="http://schemas.openxmlformats.org/officeDocument/2006/relationships/hyperlink" Target="https://dx.doi.org/10.1002/joc.5291" TargetMode="External"/><Relationship Id="rId88" Type="http://schemas.openxmlformats.org/officeDocument/2006/relationships/hyperlink" Target="https://dx.doi.org/10.1175/jcli-d-13-00698.1" TargetMode="External"/><Relationship Id="rId153" Type="http://schemas.openxmlformats.org/officeDocument/2006/relationships/hyperlink" Target="https://dx.doi.org/10.1002/joc.4735" TargetMode="External"/><Relationship Id="rId360" Type="http://schemas.openxmlformats.org/officeDocument/2006/relationships/hyperlink" Target="https://dx.doi.org/10.1175/jcli-d-15-0304.1" TargetMode="External"/><Relationship Id="rId598" Type="http://schemas.openxmlformats.org/officeDocument/2006/relationships/hyperlink" Target="https://dx.doi.org/10.1002/grl.50360" TargetMode="External"/><Relationship Id="rId819" Type="http://schemas.openxmlformats.org/officeDocument/2006/relationships/hyperlink" Target="https://dx.doi.org/10.1038/nature12534" TargetMode="External"/><Relationship Id="rId1004" Type="http://schemas.openxmlformats.org/officeDocument/2006/relationships/hyperlink" Target="https://dx.doi.org/10.1002/2014ef000259" TargetMode="External"/><Relationship Id="rId1211" Type="http://schemas.openxmlformats.org/officeDocument/2006/relationships/hyperlink" Target="https://dx.doi.org/10.1142/p1005" TargetMode="External"/><Relationship Id="rId1656" Type="http://schemas.openxmlformats.org/officeDocument/2006/relationships/hyperlink" Target="https://dx.doi.org/10.1073/pnas.0911197107" TargetMode="External"/><Relationship Id="rId220" Type="http://schemas.openxmlformats.org/officeDocument/2006/relationships/hyperlink" Target="https://dx.doi.org/10.1007/s00382-017-3580-6" TargetMode="External"/><Relationship Id="rId458" Type="http://schemas.openxmlformats.org/officeDocument/2006/relationships/hyperlink" Target="https://dx.doi.org/10.1007/s00382-020-05271-w" TargetMode="External"/><Relationship Id="rId665" Type="http://schemas.openxmlformats.org/officeDocument/2006/relationships/hyperlink" Target="https://dx.doi.org/10.5194/nhess-11-1983-2011" TargetMode="External"/><Relationship Id="rId872" Type="http://schemas.openxmlformats.org/officeDocument/2006/relationships/hyperlink" Target="https://dx.doi.org/10.1175/jamc-d-12-0167.1" TargetMode="External"/><Relationship Id="rId1088" Type="http://schemas.openxmlformats.org/officeDocument/2006/relationships/hyperlink" Target="https://dx.doi.org/10.1007/s00382-016-3416-9" TargetMode="External"/><Relationship Id="rId1295" Type="http://schemas.openxmlformats.org/officeDocument/2006/relationships/hyperlink" Target="https://dx.doi.org/10.1029/2008gl034228" TargetMode="External"/><Relationship Id="rId1309" Type="http://schemas.openxmlformats.org/officeDocument/2006/relationships/hyperlink" Target="https://dx.doi.org/10.1029/2019gl084763" TargetMode="External"/><Relationship Id="rId1516" Type="http://schemas.openxmlformats.org/officeDocument/2006/relationships/hyperlink" Target="https://dx.doi.org/10.1175/jcli-d-14-00830.1" TargetMode="External"/><Relationship Id="rId1723" Type="http://schemas.openxmlformats.org/officeDocument/2006/relationships/hyperlink" Target="https://dx.doi.org/10.1002/wcc.147" TargetMode="External"/><Relationship Id="rId15" Type="http://schemas.openxmlformats.org/officeDocument/2006/relationships/hyperlink" Target="https://www.google.com/url?q=https://creativecommons.org/licenses/by/4.0/&amp;sa=D&amp;source=editors&amp;ust=1614524399567000&amp;usg=AOvVaw3Q9iGwDDvEHb0xSYz5KIgd" TargetMode="External"/><Relationship Id="rId318" Type="http://schemas.openxmlformats.org/officeDocument/2006/relationships/hyperlink" Target="https://dx.doi.org/10.1002/2015gl065929" TargetMode="External"/><Relationship Id="rId525" Type="http://schemas.openxmlformats.org/officeDocument/2006/relationships/hyperlink" Target="https://dx.doi.org/10.1175/jcli-d-13-00319.1" TargetMode="External"/><Relationship Id="rId732" Type="http://schemas.openxmlformats.org/officeDocument/2006/relationships/hyperlink" Target="https://dx.doi.org/10.1002/qj.2733" TargetMode="External"/><Relationship Id="rId1155" Type="http://schemas.openxmlformats.org/officeDocument/2006/relationships/hyperlink" Target="https://dx.doi.org/10.1029/2019gl086695" TargetMode="External"/><Relationship Id="rId1362" Type="http://schemas.openxmlformats.org/officeDocument/2006/relationships/hyperlink" Target="https://dx.doi.org/10.1038/s41558-019-0635-1" TargetMode="External"/><Relationship Id="rId99" Type="http://schemas.openxmlformats.org/officeDocument/2006/relationships/hyperlink" Target="https://dx.doi.org/10.1007/s00382-014-2088-6" TargetMode="External"/><Relationship Id="rId164" Type="http://schemas.openxmlformats.org/officeDocument/2006/relationships/hyperlink" Target="https://dx.doi.org/10.5194/esd-11-617-2020" TargetMode="External"/><Relationship Id="rId371" Type="http://schemas.openxmlformats.org/officeDocument/2006/relationships/hyperlink" Target="https://dx.doi.org/10.1002/wcc.577" TargetMode="External"/><Relationship Id="rId1015" Type="http://schemas.openxmlformats.org/officeDocument/2006/relationships/hyperlink" Target="https://dx.doi.org/10.1175/jcli-d-15-0145.1" TargetMode="External"/><Relationship Id="rId1222" Type="http://schemas.openxmlformats.org/officeDocument/2006/relationships/hyperlink" Target="https://dx.doi.org/10.1175/jcli-d-18-0138.1" TargetMode="External"/><Relationship Id="rId1667" Type="http://schemas.openxmlformats.org/officeDocument/2006/relationships/hyperlink" Target="https://dx.doi.org/10.1002/joc.4518" TargetMode="External"/><Relationship Id="rId469" Type="http://schemas.openxmlformats.org/officeDocument/2006/relationships/hyperlink" Target="https://dx.doi.org/10.1002/joc.5086" TargetMode="External"/><Relationship Id="rId676" Type="http://schemas.openxmlformats.org/officeDocument/2006/relationships/hyperlink" Target="https://dx.doi.org/10.1007/s00704-015-1411-4" TargetMode="External"/><Relationship Id="rId883" Type="http://schemas.openxmlformats.org/officeDocument/2006/relationships/hyperlink" Target="https://dx.doi.org/10.1175/bams-d-16-0131.1" TargetMode="External"/><Relationship Id="rId1099" Type="http://schemas.openxmlformats.org/officeDocument/2006/relationships/hyperlink" Target="https://dx.doi.org/10.1177/0956247807076912" TargetMode="External"/><Relationship Id="rId1527" Type="http://schemas.openxmlformats.org/officeDocument/2006/relationships/hyperlink" Target="https://dx.doi.org/10.1038/nclimate2657" TargetMode="External"/><Relationship Id="rId1734" Type="http://schemas.openxmlformats.org/officeDocument/2006/relationships/hyperlink" Target="https://dx.doi.org/10.1029/2011jd016447" TargetMode="External"/><Relationship Id="rId26" Type="http://schemas.openxmlformats.org/officeDocument/2006/relationships/hyperlink" Target="https://dx.doi.org/10.1175/jcli-d-11-00019.1" TargetMode="External"/><Relationship Id="rId231" Type="http://schemas.openxmlformats.org/officeDocument/2006/relationships/hyperlink" Target="https://dx.doi.org/10.1175/jcli-d-19-0280.1" TargetMode="External"/><Relationship Id="rId329" Type="http://schemas.openxmlformats.org/officeDocument/2006/relationships/hyperlink" Target="https://dx.doi.org/10.1007/s00382-018-4289-x" TargetMode="External"/><Relationship Id="rId536" Type="http://schemas.openxmlformats.org/officeDocument/2006/relationships/hyperlink" Target="https://dx.doi.org/10.1146/annurev-environ-102014-021217" TargetMode="External"/><Relationship Id="rId1166" Type="http://schemas.openxmlformats.org/officeDocument/2006/relationships/hyperlink" Target="https://dx.doi.org/10.1098/rspa.2015.0772" TargetMode="External"/><Relationship Id="rId1373" Type="http://schemas.openxmlformats.org/officeDocument/2006/relationships/hyperlink" Target="https://dx.doi.org/10.1002/grl.50956" TargetMode="External"/><Relationship Id="rId175" Type="http://schemas.openxmlformats.org/officeDocument/2006/relationships/hyperlink" Target="https://dx.doi.org/10.1175/jcli-d-17-0320.1" TargetMode="External"/><Relationship Id="rId743" Type="http://schemas.openxmlformats.org/officeDocument/2006/relationships/hyperlink" Target="https://dx.doi.org/10.5194/asr-12-73-2015" TargetMode="External"/><Relationship Id="rId950" Type="http://schemas.openxmlformats.org/officeDocument/2006/relationships/hyperlink" Target="https://dx.doi.org/10.1175/2007jamc1666.1" TargetMode="External"/><Relationship Id="rId1026" Type="http://schemas.openxmlformats.org/officeDocument/2006/relationships/hyperlink" Target="https://dx.doi.org/10.1146/annurev-environ-012320-083623" TargetMode="External"/><Relationship Id="rId1580" Type="http://schemas.openxmlformats.org/officeDocument/2006/relationships/hyperlink" Target="https://dx.doi.org/10.4102/td.v14i1.567" TargetMode="External"/><Relationship Id="rId1678" Type="http://schemas.openxmlformats.org/officeDocument/2006/relationships/hyperlink" Target="https://dx.doi.org/10.1175/jhm-d-11-0121.1" TargetMode="External"/><Relationship Id="rId382" Type="http://schemas.openxmlformats.org/officeDocument/2006/relationships/hyperlink" Target="https://dx.doi.org/10.1007/s00382-019-04720-5" TargetMode="External"/><Relationship Id="rId603" Type="http://schemas.openxmlformats.org/officeDocument/2006/relationships/hyperlink" Target="https://dx.doi.org/10.5194/angeo-23-253-2005" TargetMode="External"/><Relationship Id="rId687" Type="http://schemas.openxmlformats.org/officeDocument/2006/relationships/hyperlink" Target="https://dx.doi.org/10.1007/s13143-014-0029-2" TargetMode="External"/><Relationship Id="rId810" Type="http://schemas.openxmlformats.org/officeDocument/2006/relationships/hyperlink" Target="https://dx.doi.org/10.1175/jcli-d-12-00567.1" TargetMode="External"/><Relationship Id="rId908" Type="http://schemas.openxmlformats.org/officeDocument/2006/relationships/hyperlink" Target="https://dx.doi.org/10.1002/2012gl053964" TargetMode="External"/><Relationship Id="rId1233" Type="http://schemas.openxmlformats.org/officeDocument/2006/relationships/hyperlink" Target="https://dx.doi.org/10.1038/s41558-017-0007-7" TargetMode="External"/><Relationship Id="rId1440" Type="http://schemas.openxmlformats.org/officeDocument/2006/relationships/hyperlink" Target="https://dx.doi.org/10.1175/jcli-d-15-0046.1" TargetMode="External"/><Relationship Id="rId1538" Type="http://schemas.openxmlformats.org/officeDocument/2006/relationships/hyperlink" Target="https://dx.doi.org/10.1016/j.cosust.2019.11.009" TargetMode="External"/><Relationship Id="rId242" Type="http://schemas.openxmlformats.org/officeDocument/2006/relationships/hyperlink" Target="https://dx.doi.org/10.1175/jcli-d-13-00723.1" TargetMode="External"/><Relationship Id="rId894" Type="http://schemas.openxmlformats.org/officeDocument/2006/relationships/hyperlink" Target="https://dx.doi.org/10.1002/qj.2847" TargetMode="External"/><Relationship Id="rId1177" Type="http://schemas.openxmlformats.org/officeDocument/2006/relationships/hyperlink" Target="https://dx.doi.org/10.1175/bams-d-17-0325.1" TargetMode="External"/><Relationship Id="rId1300" Type="http://schemas.openxmlformats.org/officeDocument/2006/relationships/hyperlink" Target="https://dx.doi.org/10.1088/1748-9326/aaf09e" TargetMode="External"/><Relationship Id="rId1745" Type="http://schemas.openxmlformats.org/officeDocument/2006/relationships/hyperlink" Target="https://dx.doi.org/10.5194/esd-10-31-2019" TargetMode="External"/><Relationship Id="rId37" Type="http://schemas.openxmlformats.org/officeDocument/2006/relationships/hyperlink" Target="https://dx.doi.org/10.1007/s00382-017-3847-y" TargetMode="External"/><Relationship Id="rId102" Type="http://schemas.openxmlformats.org/officeDocument/2006/relationships/hyperlink" Target="https://dx.doi.org/10.1007/s00704-012-0695-x" TargetMode="External"/><Relationship Id="rId547" Type="http://schemas.openxmlformats.org/officeDocument/2006/relationships/hyperlink" Target="https://dx.doi.org/10.1175/jcli-d-18-0780.1" TargetMode="External"/><Relationship Id="rId754" Type="http://schemas.openxmlformats.org/officeDocument/2006/relationships/hyperlink" Target="https://dx.doi.org/10.1088/2515-7620/ab2ec3" TargetMode="External"/><Relationship Id="rId961" Type="http://schemas.openxmlformats.org/officeDocument/2006/relationships/hyperlink" Target="https://dx.doi.org/10.1002/joc.5441" TargetMode="External"/><Relationship Id="rId1384" Type="http://schemas.openxmlformats.org/officeDocument/2006/relationships/hyperlink" Target="https://dx.doi.org/10.3389/feart.2019.00363" TargetMode="External"/><Relationship Id="rId1591" Type="http://schemas.openxmlformats.org/officeDocument/2006/relationships/hyperlink" Target="https://dx.doi.org/10.1007/s10113-017-1144-2" TargetMode="External"/><Relationship Id="rId1605" Type="http://schemas.openxmlformats.org/officeDocument/2006/relationships/hyperlink" Target="https://dx.doi.org/10.1126/sciadv.1500646" TargetMode="External"/><Relationship Id="rId1689" Type="http://schemas.openxmlformats.org/officeDocument/2006/relationships/hyperlink" Target="https://dx.doi.org/10.1175/mwr-d-16-0468.1" TargetMode="External"/><Relationship Id="rId90" Type="http://schemas.openxmlformats.org/officeDocument/2006/relationships/hyperlink" Target="https://dx.doi.org/10.5194/esd-11-161-2020" TargetMode="External"/><Relationship Id="rId186" Type="http://schemas.openxmlformats.org/officeDocument/2006/relationships/hyperlink" Target="https://dx.doi.org/10.1175/bams-d-12-00018.1" TargetMode="External"/><Relationship Id="rId393" Type="http://schemas.openxmlformats.org/officeDocument/2006/relationships/hyperlink" Target="https://dx.doi.org/10.1007/s00267-018-1028-3" TargetMode="External"/><Relationship Id="rId407" Type="http://schemas.openxmlformats.org/officeDocument/2006/relationships/hyperlink" Target="https://dx.doi.org/10.1175/jcli-d-17-0663.1" TargetMode="External"/><Relationship Id="rId614" Type="http://schemas.openxmlformats.org/officeDocument/2006/relationships/hyperlink" Target="https://dx.doi.org/10.1038/s41558-019-0436-6" TargetMode="External"/><Relationship Id="rId821" Type="http://schemas.openxmlformats.org/officeDocument/2006/relationships/hyperlink" Target="https://dx.doi.org/10.1002/joc.4254" TargetMode="External"/><Relationship Id="rId1037" Type="http://schemas.openxmlformats.org/officeDocument/2006/relationships/hyperlink" Target="https://dx.doi.org/10.1002/joc.2402" TargetMode="External"/><Relationship Id="rId1244" Type="http://schemas.openxmlformats.org/officeDocument/2006/relationships/hyperlink" Target="https://dx.doi.org/10.1007/s10584-009-9733-9" TargetMode="External"/><Relationship Id="rId1451" Type="http://schemas.openxmlformats.org/officeDocument/2006/relationships/hyperlink" Target="https://dx.doi.org/10.1175/bams-d-15-00299.1" TargetMode="External"/><Relationship Id="rId253" Type="http://schemas.openxmlformats.org/officeDocument/2006/relationships/hyperlink" Target="https://dx.doi.org/10.1002/joc.2158" TargetMode="External"/><Relationship Id="rId460" Type="http://schemas.openxmlformats.org/officeDocument/2006/relationships/hyperlink" Target="https://dx.doi.org/10.5194/cp-14-1345-2018" TargetMode="External"/><Relationship Id="rId698" Type="http://schemas.openxmlformats.org/officeDocument/2006/relationships/hyperlink" Target="https://dx.doi.org/10.1175/jcli-d-19-0833.1" TargetMode="External"/><Relationship Id="rId919" Type="http://schemas.openxmlformats.org/officeDocument/2006/relationships/hyperlink" Target="https://dx.doi.org/10.1016/j.atmosenv.2015.06.014" TargetMode="External"/><Relationship Id="rId1090" Type="http://schemas.openxmlformats.org/officeDocument/2006/relationships/hyperlink" Target="https://dx.doi.org/10.1088/1748-9326/aa8cda" TargetMode="External"/><Relationship Id="rId1104" Type="http://schemas.openxmlformats.org/officeDocument/2006/relationships/hyperlink" Target="https://dx.doi.org/10.5194/gmd-13-1685-2020" TargetMode="External"/><Relationship Id="rId1311" Type="http://schemas.openxmlformats.org/officeDocument/2006/relationships/hyperlink" Target="https://dx.doi.org/10.5194/tc-9-865-2015" TargetMode="External"/><Relationship Id="rId1549" Type="http://schemas.openxmlformats.org/officeDocument/2006/relationships/hyperlink" Target="https://dx.doi.org/10.1175/bams-d-13-00249.1" TargetMode="External"/><Relationship Id="rId48" Type="http://schemas.openxmlformats.org/officeDocument/2006/relationships/hyperlink" Target="https://dx.doi.org/10.1155/2019/5395676" TargetMode="External"/><Relationship Id="rId113" Type="http://schemas.openxmlformats.org/officeDocument/2006/relationships/hyperlink" Target="https://dx.doi.org/10.1002/grl.50737" TargetMode="External"/><Relationship Id="rId320" Type="http://schemas.openxmlformats.org/officeDocument/2006/relationships/hyperlink" Target="https://dx.doi.org/10.1038/s41467-020-18992-7" TargetMode="External"/><Relationship Id="rId558" Type="http://schemas.openxmlformats.org/officeDocument/2006/relationships/hyperlink" Target="https://dx.doi.org/10.1002/2013jd020062" TargetMode="External"/><Relationship Id="rId765" Type="http://schemas.openxmlformats.org/officeDocument/2006/relationships/hyperlink" Target="https://dx.doi.org/10.1007/s10113-018-1331-9" TargetMode="External"/><Relationship Id="rId972" Type="http://schemas.openxmlformats.org/officeDocument/2006/relationships/hyperlink" Target="https://dx.doi.org/10.1002/qj.2631" TargetMode="External"/><Relationship Id="rId1188" Type="http://schemas.openxmlformats.org/officeDocument/2006/relationships/hyperlink" Target="https://dx.doi.org/10.1007/s00382-019-04804-2" TargetMode="External"/><Relationship Id="rId1395" Type="http://schemas.openxmlformats.org/officeDocument/2006/relationships/hyperlink" Target="https://dx.doi.org/10.1175/jamc-d-12-074.1" TargetMode="External"/><Relationship Id="rId1409" Type="http://schemas.openxmlformats.org/officeDocument/2006/relationships/hyperlink" Target="https://dx.doi.org/10.1038/nclimate2783" TargetMode="External"/><Relationship Id="rId1616" Type="http://schemas.openxmlformats.org/officeDocument/2006/relationships/hyperlink" Target="https://dx.doi.org/10.1088/1748-9326/aa7494" TargetMode="External"/><Relationship Id="rId197" Type="http://schemas.openxmlformats.org/officeDocument/2006/relationships/hyperlink" Target="https://dx.doi.org/10.1002/joc.4559" TargetMode="External"/><Relationship Id="rId418" Type="http://schemas.openxmlformats.org/officeDocument/2006/relationships/hyperlink" Target="https://dx.doi.org/10.1002/2014gl062775" TargetMode="External"/><Relationship Id="rId625" Type="http://schemas.openxmlformats.org/officeDocument/2006/relationships/hyperlink" Target="https://dx.doi.org/10.1029/2010rg000345" TargetMode="External"/><Relationship Id="rId832" Type="http://schemas.openxmlformats.org/officeDocument/2006/relationships/hyperlink" Target="https://dx.doi.org/10.1007/s003820050252" TargetMode="External"/><Relationship Id="rId1048" Type="http://schemas.openxmlformats.org/officeDocument/2006/relationships/hyperlink" Target="https://dx.doi.org/10.1016/j.uclim.2017.03.004" TargetMode="External"/><Relationship Id="rId1255" Type="http://schemas.openxmlformats.org/officeDocument/2006/relationships/hyperlink" Target="https://dx.doi.org/10.1007/s10113-019-01526-3" TargetMode="External"/><Relationship Id="rId1462" Type="http://schemas.openxmlformats.org/officeDocument/2006/relationships/hyperlink" Target="https://dx.doi.org/10.1016/j.crm.2016.03.001" TargetMode="External"/><Relationship Id="rId264" Type="http://schemas.openxmlformats.org/officeDocument/2006/relationships/hyperlink" Target="https://dx.doi.org/10.1029/2007jd009132" TargetMode="External"/><Relationship Id="rId471" Type="http://schemas.openxmlformats.org/officeDocument/2006/relationships/hyperlink" Target="https://dx.doi.org/10.5194/acp-19-6821-2019" TargetMode="External"/><Relationship Id="rId1115" Type="http://schemas.openxmlformats.org/officeDocument/2006/relationships/hyperlink" Target="https://dx.doi.org/10.1175/jcli-d-15-0508.1" TargetMode="External"/><Relationship Id="rId1322" Type="http://schemas.openxmlformats.org/officeDocument/2006/relationships/hyperlink" Target="https://dx.doi.org/10.1073/pnas.1709031115" TargetMode="External"/><Relationship Id="rId59" Type="http://schemas.openxmlformats.org/officeDocument/2006/relationships/hyperlink" Target="https://dx.doi.org/10.5194/esd-8-211-2017" TargetMode="External"/><Relationship Id="rId124" Type="http://schemas.openxmlformats.org/officeDocument/2006/relationships/hyperlink" Target="https://dx.doi.org/10.1029/2018jd029207" TargetMode="External"/><Relationship Id="rId569" Type="http://schemas.openxmlformats.org/officeDocument/2006/relationships/hyperlink" Target="https://dx.doi.org/10.1175/bams-d-11-00136.1" TargetMode="External"/><Relationship Id="rId776" Type="http://schemas.openxmlformats.org/officeDocument/2006/relationships/hyperlink" Target="https://dx.doi.org/10.5194/hess-19-2163-2015" TargetMode="External"/><Relationship Id="rId983" Type="http://schemas.openxmlformats.org/officeDocument/2006/relationships/hyperlink" Target="https://dx.doi.org/10.1002/2014jd021927" TargetMode="External"/><Relationship Id="rId1199" Type="http://schemas.openxmlformats.org/officeDocument/2006/relationships/hyperlink" Target="https://dx.doi.org/10.1127/metz/2016/0775" TargetMode="External"/><Relationship Id="rId1627" Type="http://schemas.openxmlformats.org/officeDocument/2006/relationships/hyperlink" Target="https://dx.doi.org/10.5194/acp-18-12461-2018" TargetMode="External"/><Relationship Id="rId331" Type="http://schemas.openxmlformats.org/officeDocument/2006/relationships/hyperlink" Target="https://dx.doi.org/10.1007/s00382-019-04661-z" TargetMode="External"/><Relationship Id="rId429" Type="http://schemas.openxmlformats.org/officeDocument/2006/relationships/hyperlink" Target="https://dx.doi.org/10.1002/joc.4427" TargetMode="External"/><Relationship Id="rId636" Type="http://schemas.openxmlformats.org/officeDocument/2006/relationships/hyperlink" Target="https://dx.doi.org/10.5194/esd-11-267-2020" TargetMode="External"/><Relationship Id="rId1059" Type="http://schemas.openxmlformats.org/officeDocument/2006/relationships/hyperlink" Target="https://dx.doi.org/10.3354/cr033101" TargetMode="External"/><Relationship Id="rId1266" Type="http://schemas.openxmlformats.org/officeDocument/2006/relationships/hyperlink" Target="https://dx.doi.org/10.1002/2017ef000789" TargetMode="External"/><Relationship Id="rId1473" Type="http://schemas.openxmlformats.org/officeDocument/2006/relationships/hyperlink" Target="https://dx.doi.org/10.1175/jcli-d-14-00797.1" TargetMode="External"/><Relationship Id="rId843" Type="http://schemas.openxmlformats.org/officeDocument/2006/relationships/hyperlink" Target="https://dx.doi.org/10.1007/978-981-15-4327-2" TargetMode="External"/><Relationship Id="rId1126" Type="http://schemas.openxmlformats.org/officeDocument/2006/relationships/hyperlink" Target="https://dx.doi.org/10.5194/tc-12-811-2018" TargetMode="External"/><Relationship Id="rId1680" Type="http://schemas.openxmlformats.org/officeDocument/2006/relationships/hyperlink" Target="https://dx.doi.org/10.1002/joc.1971" TargetMode="External"/><Relationship Id="rId275" Type="http://schemas.openxmlformats.org/officeDocument/2006/relationships/hyperlink" Target="https://dx.doi.org/10.1016/j.cliser.2020.100179" TargetMode="External"/><Relationship Id="rId482" Type="http://schemas.openxmlformats.org/officeDocument/2006/relationships/hyperlink" Target="https://dx.doi.org/10.1002/wcc.429" TargetMode="External"/><Relationship Id="rId703" Type="http://schemas.openxmlformats.org/officeDocument/2006/relationships/hyperlink" Target="https://dx.doi.org/10.1007/s00382-019-04744-x" TargetMode="External"/><Relationship Id="rId910" Type="http://schemas.openxmlformats.org/officeDocument/2006/relationships/hyperlink" Target="https://dx.doi.org/10.1088/1748-9326/ab6d7f" TargetMode="External"/><Relationship Id="rId1333" Type="http://schemas.openxmlformats.org/officeDocument/2006/relationships/hyperlink" Target="https://dx.doi.org/10.1007/s40641-019-00131-0" TargetMode="External"/><Relationship Id="rId1540" Type="http://schemas.openxmlformats.org/officeDocument/2006/relationships/hyperlink" Target="https://dx.doi.org/10.5194/gmd-6-283-2013" TargetMode="External"/><Relationship Id="rId1638" Type="http://schemas.openxmlformats.org/officeDocument/2006/relationships/hyperlink" Target="https://dx.doi.org/10.1088/1748-9326/8/2/024033" TargetMode="External"/><Relationship Id="rId135" Type="http://schemas.openxmlformats.org/officeDocument/2006/relationships/hyperlink" Target="https://dx.doi.org/10.5194/hess-21-2701-2017" TargetMode="External"/><Relationship Id="rId342" Type="http://schemas.openxmlformats.org/officeDocument/2006/relationships/hyperlink" Target="https://dx.doi.org/10.1002/joc.3415" TargetMode="External"/><Relationship Id="rId787" Type="http://schemas.openxmlformats.org/officeDocument/2006/relationships/hyperlink" Target="https://dx.doi.org/10.1175/jhm-d-19-0143.1" TargetMode="External"/><Relationship Id="rId994" Type="http://schemas.openxmlformats.org/officeDocument/2006/relationships/hyperlink" Target="https://dx.doi.org/10.1007/s10584-020-02867-3" TargetMode="External"/><Relationship Id="rId1400" Type="http://schemas.openxmlformats.org/officeDocument/2006/relationships/hyperlink" Target="https://dx.doi.org/10.1007/s00382-013-1786-9" TargetMode="External"/><Relationship Id="rId202" Type="http://schemas.openxmlformats.org/officeDocument/2006/relationships/hyperlink" Target="https://dx.doi.org/10.1175/jcli-d-12-00538.1" TargetMode="External"/><Relationship Id="rId647" Type="http://schemas.openxmlformats.org/officeDocument/2006/relationships/hyperlink" Target="https://dx.doi.org/10.1038/nclimate2450" TargetMode="External"/><Relationship Id="rId854" Type="http://schemas.openxmlformats.org/officeDocument/2006/relationships/hyperlink" Target="https://dx.doi.org/10.1023/a:1019207923078" TargetMode="External"/><Relationship Id="rId1277" Type="http://schemas.openxmlformats.org/officeDocument/2006/relationships/hyperlink" Target="https://dx.doi.org/10.1080/03057070.2019.1552424" TargetMode="External"/><Relationship Id="rId1484" Type="http://schemas.openxmlformats.org/officeDocument/2006/relationships/hyperlink" Target="https://dx.doi.org/10.1029/2006gl028164" TargetMode="External"/><Relationship Id="rId1691" Type="http://schemas.openxmlformats.org/officeDocument/2006/relationships/hyperlink" Target="https://dx.doi.org/10.1016/j.earscirev.2020.103349" TargetMode="External"/><Relationship Id="rId1705" Type="http://schemas.openxmlformats.org/officeDocument/2006/relationships/hyperlink" Target="https://dx.doi.org/10.1175/jcli-d-16-0807.1" TargetMode="External"/><Relationship Id="rId286" Type="http://schemas.openxmlformats.org/officeDocument/2006/relationships/hyperlink" Target="https://dx.doi.org/10.1175/2011jcli3839.1" TargetMode="External"/><Relationship Id="rId493" Type="http://schemas.openxmlformats.org/officeDocument/2006/relationships/hyperlink" Target="https://dx.doi.org/10.5194/esd-11-537-2020" TargetMode="External"/><Relationship Id="rId507" Type="http://schemas.openxmlformats.org/officeDocument/2006/relationships/hyperlink" Target="https://dx.doi.org/10.1175/jcli-d-12-00635.1" TargetMode="External"/><Relationship Id="rId714" Type="http://schemas.openxmlformats.org/officeDocument/2006/relationships/hyperlink" Target="https://dx.doi.org/10.1002/asl2.557" TargetMode="External"/><Relationship Id="rId921" Type="http://schemas.openxmlformats.org/officeDocument/2006/relationships/hyperlink" Target="https://dx.doi.org/10.1007/s00382-016-3470-3" TargetMode="External"/><Relationship Id="rId1137" Type="http://schemas.openxmlformats.org/officeDocument/2006/relationships/hyperlink" Target="https://dx.doi.org/10.1007/s00382-016-3053-3" TargetMode="External"/><Relationship Id="rId1344" Type="http://schemas.openxmlformats.org/officeDocument/2006/relationships/hyperlink" Target="https://dx.doi.org/10.1088/1748-9326/aaba55" TargetMode="External"/><Relationship Id="rId1551" Type="http://schemas.openxmlformats.org/officeDocument/2006/relationships/hyperlink" Target="https://dx.doi.org/10.1007/s00382-013-1707-y" TargetMode="External"/><Relationship Id="rId50" Type="http://schemas.openxmlformats.org/officeDocument/2006/relationships/hyperlink" Target="https://dx.doi.org/10.1007/s41748-020-00157-7" TargetMode="External"/><Relationship Id="rId146" Type="http://schemas.openxmlformats.org/officeDocument/2006/relationships/hyperlink" Target="https://dx.doi.org/10.1126/sciadv.aay2880" TargetMode="External"/><Relationship Id="rId353" Type="http://schemas.openxmlformats.org/officeDocument/2006/relationships/hyperlink" Target="https://dx.doi.org/10.1007/s00382-013-1924-4" TargetMode="External"/><Relationship Id="rId560" Type="http://schemas.openxmlformats.org/officeDocument/2006/relationships/hyperlink" Target="https://dx.doi.org/10.1175/2008jcli2429.1" TargetMode="External"/><Relationship Id="rId798" Type="http://schemas.openxmlformats.org/officeDocument/2006/relationships/hyperlink" Target="https://dx.doi.org/10.1088/1748-9326/10/9/094015" TargetMode="External"/><Relationship Id="rId1190" Type="http://schemas.openxmlformats.org/officeDocument/2006/relationships/hyperlink" Target="https://dx.doi.org/10.1038/nclimate2563" TargetMode="External"/><Relationship Id="rId1204" Type="http://schemas.openxmlformats.org/officeDocument/2006/relationships/hyperlink" Target="https://dx.doi.org/10.1007/s00382-021-05657-4" TargetMode="External"/><Relationship Id="rId1411" Type="http://schemas.openxmlformats.org/officeDocument/2006/relationships/hyperlink" Target="https://dx.doi.org/10.5194/cp-14-157-2018" TargetMode="External"/><Relationship Id="rId1649" Type="http://schemas.openxmlformats.org/officeDocument/2006/relationships/hyperlink" Target="https://dx.doi.org/10.1175/jcli-d-18-0269.1" TargetMode="External"/><Relationship Id="rId213" Type="http://schemas.openxmlformats.org/officeDocument/2006/relationships/hyperlink" Target="https://dx.doi.org/10.5194/essd-11-241-2019" TargetMode="External"/><Relationship Id="rId420" Type="http://schemas.openxmlformats.org/officeDocument/2006/relationships/hyperlink" Target="https://dx.doi.org/10.1002/joc.2429" TargetMode="External"/><Relationship Id="rId658" Type="http://schemas.openxmlformats.org/officeDocument/2006/relationships/hyperlink" Target="https://dx.doi.org/10.1038/srep44529" TargetMode="External"/><Relationship Id="rId865" Type="http://schemas.openxmlformats.org/officeDocument/2006/relationships/hyperlink" Target="https://dx.doi.org/10.1175/jcli-d-15-0718.1" TargetMode="External"/><Relationship Id="rId1050" Type="http://schemas.openxmlformats.org/officeDocument/2006/relationships/hyperlink" Target="https://dx.doi.org/10.5772/56044" TargetMode="External"/><Relationship Id="rId1288" Type="http://schemas.openxmlformats.org/officeDocument/2006/relationships/hyperlink" Target="https://dx.doi.org/10.1002/joc.5060" TargetMode="External"/><Relationship Id="rId1495" Type="http://schemas.openxmlformats.org/officeDocument/2006/relationships/hyperlink" Target="https://dx.doi.org/10.2151/jmsj.2015-042" TargetMode="External"/><Relationship Id="rId1509" Type="http://schemas.openxmlformats.org/officeDocument/2006/relationships/hyperlink" Target="https://dx.doi.org/10.1002/joc.4919" TargetMode="External"/><Relationship Id="rId1716" Type="http://schemas.openxmlformats.org/officeDocument/2006/relationships/hyperlink" Target="https://dx.doi.org/10.1029/2018ef000832" TargetMode="External"/><Relationship Id="rId297" Type="http://schemas.openxmlformats.org/officeDocument/2006/relationships/hyperlink" Target="https://dx.doi.org/10.1038/nclimate2012" TargetMode="External"/><Relationship Id="rId518" Type="http://schemas.openxmlformats.org/officeDocument/2006/relationships/hyperlink" Target="https://dx.doi.org/10.1002/2015gl066942" TargetMode="External"/><Relationship Id="rId725" Type="http://schemas.openxmlformats.org/officeDocument/2006/relationships/hyperlink" Target="https://dx.doi.org/10.1007/s10113-013-0499-2" TargetMode="External"/><Relationship Id="rId932" Type="http://schemas.openxmlformats.org/officeDocument/2006/relationships/hyperlink" Target="https://dx.doi.org/10.1002/2016ms000659" TargetMode="External"/><Relationship Id="rId1148" Type="http://schemas.openxmlformats.org/officeDocument/2006/relationships/hyperlink" Target="https://dx.doi.org/10.2151/jmsj.2019-055" TargetMode="External"/><Relationship Id="rId1355" Type="http://schemas.openxmlformats.org/officeDocument/2006/relationships/hyperlink" Target="https://dx.doi.org/10.1111/gec3.12036" TargetMode="External"/><Relationship Id="rId1562" Type="http://schemas.openxmlformats.org/officeDocument/2006/relationships/hyperlink" Target="https://dx.doi.org/10.1175/wcas-d-17-0030.1" TargetMode="External"/><Relationship Id="rId157" Type="http://schemas.openxmlformats.org/officeDocument/2006/relationships/hyperlink" Target="https://dx.doi.org/10.1007/s00382-020-05153-1" TargetMode="External"/><Relationship Id="rId364" Type="http://schemas.openxmlformats.org/officeDocument/2006/relationships/hyperlink" Target="https://dx.doi.org/10.1175/jcli-d-13-00451.1" TargetMode="External"/><Relationship Id="rId1008" Type="http://schemas.openxmlformats.org/officeDocument/2006/relationships/hyperlink" Target="https://dx.doi.org/10.1007/s10584-009-9743-7" TargetMode="External"/><Relationship Id="rId1215" Type="http://schemas.openxmlformats.org/officeDocument/2006/relationships/hyperlink" Target="https://dx.doi.org/10.1002/grl.50491" TargetMode="External"/><Relationship Id="rId1422" Type="http://schemas.openxmlformats.org/officeDocument/2006/relationships/hyperlink" Target="https://dx.doi.org/10.1007/s00382-016-3230-4" TargetMode="External"/><Relationship Id="rId61" Type="http://schemas.openxmlformats.org/officeDocument/2006/relationships/hyperlink" Target="https://dx.doi.org/10.1007/s00382-018-4358-1" TargetMode="External"/><Relationship Id="rId571" Type="http://schemas.openxmlformats.org/officeDocument/2006/relationships/hyperlink" Target="https://dx.doi.org/10.1175/jcli-d-12-00049.1" TargetMode="External"/><Relationship Id="rId669" Type="http://schemas.openxmlformats.org/officeDocument/2006/relationships/hyperlink" Target="https://dx.doi.org/10.1002/wcc.470" TargetMode="External"/><Relationship Id="rId876" Type="http://schemas.openxmlformats.org/officeDocument/2006/relationships/hyperlink" Target="https://dx.doi.org/10.1007/s00382-012-1651-2" TargetMode="External"/><Relationship Id="rId1299" Type="http://schemas.openxmlformats.org/officeDocument/2006/relationships/hyperlink" Target="https://dx.doi.org/10.1175/jcli-d-17-0270.1" TargetMode="External"/><Relationship Id="rId1727" Type="http://schemas.openxmlformats.org/officeDocument/2006/relationships/hyperlink" Target="https://dx.doi.org/10.1038/s41558-020-00958-8" TargetMode="External"/><Relationship Id="rId19" Type="http://schemas.openxmlformats.org/officeDocument/2006/relationships/hyperlink" Target="https://dx.doi.org/10.1002/2015jd024651" TargetMode="External"/><Relationship Id="rId224" Type="http://schemas.openxmlformats.org/officeDocument/2006/relationships/hyperlink" Target="https://dx.doi.org/10.1002/joc.4639" TargetMode="External"/><Relationship Id="rId431" Type="http://schemas.openxmlformats.org/officeDocument/2006/relationships/hyperlink" Target="https://dx.doi.org/10.1175/jam2417.1" TargetMode="External"/><Relationship Id="rId529" Type="http://schemas.openxmlformats.org/officeDocument/2006/relationships/hyperlink" Target="https://dx.doi.org/10.1088/1748-9326/8/2/024010" TargetMode="External"/><Relationship Id="rId736" Type="http://schemas.openxmlformats.org/officeDocument/2006/relationships/hyperlink" Target="https://dx.doi.org/10.3354/cr01165" TargetMode="External"/><Relationship Id="rId1061" Type="http://schemas.openxmlformats.org/officeDocument/2006/relationships/hyperlink" Target="https://dx.doi.org/10.1007/s10584-015-1582-0" TargetMode="External"/><Relationship Id="rId1159" Type="http://schemas.openxmlformats.org/officeDocument/2006/relationships/hyperlink" Target="https://dx.doi.org/10.1016/j.atmosres.2018.02.009" TargetMode="External"/><Relationship Id="rId1366" Type="http://schemas.openxmlformats.org/officeDocument/2006/relationships/hyperlink" Target="https://dx.doi.org/10.1175/2010jcli3578.1" TargetMode="External"/><Relationship Id="rId168" Type="http://schemas.openxmlformats.org/officeDocument/2006/relationships/hyperlink" Target="https://dx.doi.org/10.1007/s00382-012-1347-7" TargetMode="External"/><Relationship Id="rId943" Type="http://schemas.openxmlformats.org/officeDocument/2006/relationships/hyperlink" Target="https://dx.doi.org/10.1029/2018gl080315" TargetMode="External"/><Relationship Id="rId1019" Type="http://schemas.openxmlformats.org/officeDocument/2006/relationships/hyperlink" Target="https://dx.doi.org/10.1007/s10584-016-1888-6" TargetMode="External"/><Relationship Id="rId1573" Type="http://schemas.openxmlformats.org/officeDocument/2006/relationships/hyperlink" Target="https://dx.doi.org/10.1007/s10584-017-2123-9" TargetMode="External"/><Relationship Id="rId72" Type="http://schemas.openxmlformats.org/officeDocument/2006/relationships/hyperlink" Target="https://dx.doi.org/10.5194/acp-18-11277-2018" TargetMode="External"/><Relationship Id="rId375" Type="http://schemas.openxmlformats.org/officeDocument/2006/relationships/hyperlink" Target="https://dx.doi.org/10.1002/2015jd024009" TargetMode="External"/><Relationship Id="rId582" Type="http://schemas.openxmlformats.org/officeDocument/2006/relationships/hyperlink" Target="https://dx.doi.org/10.1002/2017jd026877" TargetMode="External"/><Relationship Id="rId803" Type="http://schemas.openxmlformats.org/officeDocument/2006/relationships/hyperlink" Target="https://dx.doi.org/10.2166/nh.2005.0030" TargetMode="External"/><Relationship Id="rId1226" Type="http://schemas.openxmlformats.org/officeDocument/2006/relationships/hyperlink" Target="https://dx.doi.org/10.1002/joc.4706" TargetMode="External"/><Relationship Id="rId1433" Type="http://schemas.openxmlformats.org/officeDocument/2006/relationships/hyperlink" Target="https://dx.doi.org/10.1007/s00382-018-4325-x" TargetMode="External"/><Relationship Id="rId1640" Type="http://schemas.openxmlformats.org/officeDocument/2006/relationships/hyperlink" Target="https://dx.doi.org/10.1016/j.futures.2016.11.010" TargetMode="External"/><Relationship Id="rId1738" Type="http://schemas.openxmlformats.org/officeDocument/2006/relationships/hyperlink" Target="https://dx.doi.org/10.1007/s10113-019-01565-w" TargetMode="External"/><Relationship Id="rId3" Type="http://schemas.openxmlformats.org/officeDocument/2006/relationships/styles" Target="styles.xml"/><Relationship Id="rId235" Type="http://schemas.openxmlformats.org/officeDocument/2006/relationships/hyperlink" Target="https://dx.doi.org/10.1002/joc.6276" TargetMode="External"/><Relationship Id="rId442" Type="http://schemas.openxmlformats.org/officeDocument/2006/relationships/hyperlink" Target="https://dx.doi.org/10.1002/joc.1742" TargetMode="External"/><Relationship Id="rId887" Type="http://schemas.openxmlformats.org/officeDocument/2006/relationships/hyperlink" Target="https://dx.doi.org/10.1016/j.jhydrol.2008.11.030" TargetMode="External"/><Relationship Id="rId1072" Type="http://schemas.openxmlformats.org/officeDocument/2006/relationships/hyperlink" Target="https://dx.doi.org/10.5194/gmd-2018-211" TargetMode="External"/><Relationship Id="rId1500" Type="http://schemas.openxmlformats.org/officeDocument/2006/relationships/hyperlink" Target="https://dx.doi.org/10.1175/amsmonographs-d-15-0013.1" TargetMode="External"/><Relationship Id="rId302" Type="http://schemas.openxmlformats.org/officeDocument/2006/relationships/hyperlink" Target="https://dx.doi.org/10.3389/feart.2020.00092" TargetMode="External"/><Relationship Id="rId747" Type="http://schemas.openxmlformats.org/officeDocument/2006/relationships/hyperlink" Target="https://dx.doi.org/10.1007/s00382-015-2814-8" TargetMode="External"/><Relationship Id="rId954" Type="http://schemas.openxmlformats.org/officeDocument/2006/relationships/hyperlink" Target="https://dx.doi.org/10.1175/jamc-d-16-0383.1" TargetMode="External"/><Relationship Id="rId1377" Type="http://schemas.openxmlformats.org/officeDocument/2006/relationships/hyperlink" Target="https://dx.doi.org/10.3389/fpsyg.2015.00131" TargetMode="External"/><Relationship Id="rId1584" Type="http://schemas.openxmlformats.org/officeDocument/2006/relationships/hyperlink" Target="https://dx.doi.org/10.5194/hess-21-1693-2017" TargetMode="External"/><Relationship Id="rId83" Type="http://schemas.openxmlformats.org/officeDocument/2006/relationships/hyperlink" Target="https://dx.doi.org/10.1007/s13143-016-0004-1" TargetMode="External"/><Relationship Id="rId179" Type="http://schemas.openxmlformats.org/officeDocument/2006/relationships/hyperlink" Target="https://dx.doi.org/10.3390/rs6010352" TargetMode="External"/><Relationship Id="rId386" Type="http://schemas.openxmlformats.org/officeDocument/2006/relationships/hyperlink" Target="https://dx.doi.org/10.1016/j.gloplacha.2018.01.014" TargetMode="External"/><Relationship Id="rId593" Type="http://schemas.openxmlformats.org/officeDocument/2006/relationships/hyperlink" Target="https://dx.doi.org/10.5194/gmd-9-4087-2016" TargetMode="External"/><Relationship Id="rId607" Type="http://schemas.openxmlformats.org/officeDocument/2006/relationships/hyperlink" Target="https://dx.doi.org/10.1007/s10546-005-2078-7" TargetMode="External"/><Relationship Id="rId814" Type="http://schemas.openxmlformats.org/officeDocument/2006/relationships/hyperlink" Target="https://dx.doi.org/10.5194/hess-21-1973-2017" TargetMode="External"/><Relationship Id="rId1237" Type="http://schemas.openxmlformats.org/officeDocument/2006/relationships/hyperlink" Target="https://dx.doi.org/10.1093/acrefore/9780190228620.013.730" TargetMode="External"/><Relationship Id="rId1444" Type="http://schemas.openxmlformats.org/officeDocument/2006/relationships/hyperlink" Target="https://dx.doi.org/10.1007/s00382-016-3132-5" TargetMode="External"/><Relationship Id="rId1651" Type="http://schemas.openxmlformats.org/officeDocument/2006/relationships/hyperlink" Target="https://dx.doi.org/10.1038/d41586-018-06858-4" TargetMode="External"/><Relationship Id="rId246" Type="http://schemas.openxmlformats.org/officeDocument/2006/relationships/hyperlink" Target="https://dx.doi.org/10.1175/jcli-d-13-00423.1" TargetMode="External"/><Relationship Id="rId453" Type="http://schemas.openxmlformats.org/officeDocument/2006/relationships/hyperlink" Target="https://dx.doi.org/10.1175/jcli-d-18-0606.1" TargetMode="External"/><Relationship Id="rId660" Type="http://schemas.openxmlformats.org/officeDocument/2006/relationships/hyperlink" Target="https://dx.doi.org/10.1029/2019jd031739" TargetMode="External"/><Relationship Id="rId898" Type="http://schemas.openxmlformats.org/officeDocument/2006/relationships/hyperlink" Target="https://dx.doi.org/10.1002/2017gl073253" TargetMode="External"/><Relationship Id="rId1083" Type="http://schemas.openxmlformats.org/officeDocument/2006/relationships/hyperlink" Target="https://dx.doi.org/10.1002/2014jd022650" TargetMode="External"/><Relationship Id="rId1290" Type="http://schemas.openxmlformats.org/officeDocument/2006/relationships/hyperlink" Target="https://dx.doi.org/10.1002/joc.3814" TargetMode="External"/><Relationship Id="rId1304" Type="http://schemas.openxmlformats.org/officeDocument/2006/relationships/hyperlink" Target="https://dx.doi.org/10.1007/s00382-012-1658-8" TargetMode="External"/><Relationship Id="rId1511" Type="http://schemas.openxmlformats.org/officeDocument/2006/relationships/hyperlink" Target="https://dx.doi.org/10.5194/gmd-11-257-2018" TargetMode="External"/><Relationship Id="rId1749" Type="http://schemas.openxmlformats.org/officeDocument/2006/relationships/hyperlink" Target="https://dx.doi.org/10.1175/jcli-d-18-0707.1" TargetMode="External"/><Relationship Id="rId106" Type="http://schemas.openxmlformats.org/officeDocument/2006/relationships/hyperlink" Target="https://dx.doi.org/10.1126/sciadv.aar5809" TargetMode="External"/><Relationship Id="rId313" Type="http://schemas.openxmlformats.org/officeDocument/2006/relationships/hyperlink" Target="https://dx.doi.org/10.1002/wcc.269" TargetMode="External"/><Relationship Id="rId758" Type="http://schemas.openxmlformats.org/officeDocument/2006/relationships/hyperlink" Target="https://dx.doi.org/10.1002/2017jd027252" TargetMode="External"/><Relationship Id="rId965" Type="http://schemas.openxmlformats.org/officeDocument/2006/relationships/hyperlink" Target="https://dx.doi.org/10.1175/2011jhm1327.1" TargetMode="External"/><Relationship Id="rId1150" Type="http://schemas.openxmlformats.org/officeDocument/2006/relationships/hyperlink" Target="https://dx.doi.org/10.1007/s00382-019-04846-6" TargetMode="External"/><Relationship Id="rId1388" Type="http://schemas.openxmlformats.org/officeDocument/2006/relationships/hyperlink" Target="https://dx.doi.org/10.1145/800186.810616" TargetMode="External"/><Relationship Id="rId1595" Type="http://schemas.openxmlformats.org/officeDocument/2006/relationships/hyperlink" Target="https://dx.doi.org/10.3390/su5030955" TargetMode="External"/><Relationship Id="rId1609" Type="http://schemas.openxmlformats.org/officeDocument/2006/relationships/hyperlink" Target="https://dx.doi.org/10.1016/j.scitotenv.2016.06.119" TargetMode="External"/><Relationship Id="rId10" Type="http://schemas.microsoft.com/office/2016/09/relationships/commentsIds" Target="commentsIds.xml"/><Relationship Id="rId94" Type="http://schemas.openxmlformats.org/officeDocument/2006/relationships/hyperlink" Target="https://dx.doi.org/10.1002/grl.50880" TargetMode="External"/><Relationship Id="rId397" Type="http://schemas.openxmlformats.org/officeDocument/2006/relationships/hyperlink" Target="https://dx.doi.org/10.1029/2019jd030358" TargetMode="External"/><Relationship Id="rId520" Type="http://schemas.openxmlformats.org/officeDocument/2006/relationships/hyperlink" Target="https://dx.doi.org/10.1175/jcli-d-16-0623.1" TargetMode="External"/><Relationship Id="rId618" Type="http://schemas.openxmlformats.org/officeDocument/2006/relationships/hyperlink" Target="https://dx.doi.org/10.1175/2008jamc1865.1" TargetMode="External"/><Relationship Id="rId825" Type="http://schemas.openxmlformats.org/officeDocument/2006/relationships/hyperlink" Target="https://dx.doi.org/10.1007/s00703-014-0357-x" TargetMode="External"/><Relationship Id="rId1248" Type="http://schemas.openxmlformats.org/officeDocument/2006/relationships/hyperlink" Target="https://dx.doi.org/10.1002/2017jd027176" TargetMode="External"/><Relationship Id="rId1455" Type="http://schemas.openxmlformats.org/officeDocument/2006/relationships/hyperlink" Target="https://dx.doi.org/10.1038/sdata.2018.86" TargetMode="External"/><Relationship Id="rId1662" Type="http://schemas.openxmlformats.org/officeDocument/2006/relationships/hyperlink" Target="https://dx.doi.org/10.1007/s11430-015-5198-z" TargetMode="External"/><Relationship Id="rId257" Type="http://schemas.openxmlformats.org/officeDocument/2006/relationships/hyperlink" Target="https://dx.doi.org/10.1007/s00382-015-2827-3" TargetMode="External"/><Relationship Id="rId464" Type="http://schemas.openxmlformats.org/officeDocument/2006/relationships/hyperlink" Target="https://dx.doi.org/10.1175/mwr-d-16-0197.1" TargetMode="External"/><Relationship Id="rId1010" Type="http://schemas.openxmlformats.org/officeDocument/2006/relationships/hyperlink" Target="https://dx.doi.org/10.1007/s00382-015-2487-3" TargetMode="External"/><Relationship Id="rId1094" Type="http://schemas.openxmlformats.org/officeDocument/2006/relationships/hyperlink" Target="https://dx.doi.org/10.1002/2014gl060689" TargetMode="External"/><Relationship Id="rId1108" Type="http://schemas.openxmlformats.org/officeDocument/2006/relationships/hyperlink" Target="https://dx.doi.org/10.1038/s41598-020-58265-3" TargetMode="External"/><Relationship Id="rId1315" Type="http://schemas.openxmlformats.org/officeDocument/2006/relationships/hyperlink" Target="https://dx.doi.org/10.1002/2014jd021783" TargetMode="External"/><Relationship Id="rId117" Type="http://schemas.openxmlformats.org/officeDocument/2006/relationships/hyperlink" Target="https://dx.doi.org/10.1088/1748-9326/aab375" TargetMode="External"/><Relationship Id="rId671" Type="http://schemas.openxmlformats.org/officeDocument/2006/relationships/hyperlink" Target="https://dx.doi.org/10.1007/s10584-013-1021-z" TargetMode="External"/><Relationship Id="rId769" Type="http://schemas.openxmlformats.org/officeDocument/2006/relationships/hyperlink" Target="https://dx.doi.org/10.1002/qj.3874" TargetMode="External"/><Relationship Id="rId976" Type="http://schemas.openxmlformats.org/officeDocument/2006/relationships/hyperlink" Target="https://dx.doi.org/10.1029/2019ms001639" TargetMode="External"/><Relationship Id="rId1399" Type="http://schemas.openxmlformats.org/officeDocument/2006/relationships/hyperlink" Target="https://dx.doi.org/10.5194/acp-20-14903-2020" TargetMode="External"/><Relationship Id="rId324" Type="http://schemas.openxmlformats.org/officeDocument/2006/relationships/hyperlink" Target="https://dx.doi.org/10.1007/s00382-017-3977-2" TargetMode="External"/><Relationship Id="rId531" Type="http://schemas.openxmlformats.org/officeDocument/2006/relationships/hyperlink" Target="https://dx.doi.org/10.5194/gmd-9-3685-2016" TargetMode="External"/><Relationship Id="rId629" Type="http://schemas.openxmlformats.org/officeDocument/2006/relationships/hyperlink" Target="https://dx.doi.org/10.1177/0093650211416646" TargetMode="External"/><Relationship Id="rId1161" Type="http://schemas.openxmlformats.org/officeDocument/2006/relationships/hyperlink" Target="https://dx.doi.org/10.1007/s00382-014-2307-1" TargetMode="External"/><Relationship Id="rId1259" Type="http://schemas.openxmlformats.org/officeDocument/2006/relationships/hyperlink" Target="https://dx.doi.org/10.1002/joc.5468" TargetMode="External"/><Relationship Id="rId1466" Type="http://schemas.openxmlformats.org/officeDocument/2006/relationships/hyperlink" Target="https://dx.doi.org/10.1088/1748-9326/8/1/014024" TargetMode="External"/><Relationship Id="rId836" Type="http://schemas.openxmlformats.org/officeDocument/2006/relationships/hyperlink" Target="https://dx.doi.org/10.1038/s43247-020-00035-0" TargetMode="External"/><Relationship Id="rId1021" Type="http://schemas.openxmlformats.org/officeDocument/2006/relationships/hyperlink" Target="https://dx.doi.org/10.1088/1748-9326/10/10/104010" TargetMode="External"/><Relationship Id="rId1119" Type="http://schemas.openxmlformats.org/officeDocument/2006/relationships/hyperlink" Target="https://dx.doi.org/10.1155/2013/453521" TargetMode="External"/><Relationship Id="rId1673" Type="http://schemas.openxmlformats.org/officeDocument/2006/relationships/hyperlink" Target="https://dx.doi.org/10.5194/acp-16-1303-2016" TargetMode="External"/><Relationship Id="rId903" Type="http://schemas.openxmlformats.org/officeDocument/2006/relationships/hyperlink" Target="https://dx.doi.org/10.1287/mnsc.1050.0472" TargetMode="External"/><Relationship Id="rId1326" Type="http://schemas.openxmlformats.org/officeDocument/2006/relationships/hyperlink" Target="https://dx.doi.org/10.1175/jcli-d-16-0366.1" TargetMode="External"/><Relationship Id="rId1533" Type="http://schemas.openxmlformats.org/officeDocument/2006/relationships/hyperlink" Target="https://dx.doi.org/10.1002/wcc.476" TargetMode="External"/><Relationship Id="rId1740" Type="http://schemas.openxmlformats.org/officeDocument/2006/relationships/hyperlink" Target="https://dx.doi.org/10.1007/s00382-016-3032-8" TargetMode="External"/><Relationship Id="rId32" Type="http://schemas.openxmlformats.org/officeDocument/2006/relationships/hyperlink" Target="https://dx.doi.org/10.1016/j.gloplacha.2012.11.003" TargetMode="External"/><Relationship Id="rId1600" Type="http://schemas.openxmlformats.org/officeDocument/2006/relationships/hyperlink" Target="https://dx.doi.org/10.1007/s00382-014-2423-y" TargetMode="External"/><Relationship Id="rId181" Type="http://schemas.openxmlformats.org/officeDocument/2006/relationships/hyperlink" Target="https://dx.doi.org/10.1175/jcli-d-18-0431.1" TargetMode="External"/><Relationship Id="rId279" Type="http://schemas.openxmlformats.org/officeDocument/2006/relationships/hyperlink" Target="https://dx.doi.org/10.1007/s00704-017-2274-7" TargetMode="External"/><Relationship Id="rId486" Type="http://schemas.openxmlformats.org/officeDocument/2006/relationships/hyperlink" Target="https://dx.doi.org/10.1007/s00382-016-3186-4" TargetMode="External"/><Relationship Id="rId693" Type="http://schemas.openxmlformats.org/officeDocument/2006/relationships/hyperlink" Target="https://dx.doi.org/10.1007/s00376-012-2187-4" TargetMode="External"/><Relationship Id="rId139" Type="http://schemas.openxmlformats.org/officeDocument/2006/relationships/hyperlink" Target="https://dx.doi.org/10.3354/cr01537" TargetMode="External"/><Relationship Id="rId346" Type="http://schemas.openxmlformats.org/officeDocument/2006/relationships/hyperlink" Target="https://dx.doi.org/10.1007/s00382-015-2600-7" TargetMode="External"/><Relationship Id="rId553" Type="http://schemas.openxmlformats.org/officeDocument/2006/relationships/hyperlink" Target="https://dx.doi.org/10.1007/s00382-012-1297-0" TargetMode="External"/><Relationship Id="rId760" Type="http://schemas.openxmlformats.org/officeDocument/2006/relationships/hyperlink" Target="https://dx.doi.org/10.1175/jtech-d-17-0026.1" TargetMode="External"/><Relationship Id="rId998" Type="http://schemas.openxmlformats.org/officeDocument/2006/relationships/hyperlink" Target="https://dx.doi.org/10.1175/jcli-d-12-00821.1" TargetMode="External"/><Relationship Id="rId1183" Type="http://schemas.openxmlformats.org/officeDocument/2006/relationships/hyperlink" Target="https://dx.doi.org/10.1029/2019gl082097" TargetMode="External"/><Relationship Id="rId1390" Type="http://schemas.openxmlformats.org/officeDocument/2006/relationships/hyperlink" Target="https://dx.doi.org/10.1126/science.aag2349" TargetMode="External"/><Relationship Id="rId206" Type="http://schemas.openxmlformats.org/officeDocument/2006/relationships/hyperlink" Target="https://dx.doi.org/10.1038/s41612-019-0084-6" TargetMode="External"/><Relationship Id="rId413" Type="http://schemas.openxmlformats.org/officeDocument/2006/relationships/hyperlink" Target="https://dx.doi.org/10.1029/2012jd017968" TargetMode="External"/><Relationship Id="rId858" Type="http://schemas.openxmlformats.org/officeDocument/2006/relationships/hyperlink" Target="https://dx.doi.org/10.1038/s41598-020-61792-8" TargetMode="External"/><Relationship Id="rId1043" Type="http://schemas.openxmlformats.org/officeDocument/2006/relationships/hyperlink" Target="https://dx.doi.org/10.1007/s10584-013-0866-5" TargetMode="External"/><Relationship Id="rId1488" Type="http://schemas.openxmlformats.org/officeDocument/2006/relationships/hyperlink" Target="https://dx.doi.org/10.5194/hess-21-2649-2017" TargetMode="External"/><Relationship Id="rId1695" Type="http://schemas.openxmlformats.org/officeDocument/2006/relationships/hyperlink" Target="https://dx.doi.org/10.1175/2009jcli2568.1" TargetMode="External"/><Relationship Id="rId620" Type="http://schemas.openxmlformats.org/officeDocument/2006/relationships/hyperlink" Target="https://dx.doi.org/10.1002/joc.3734" TargetMode="External"/><Relationship Id="rId718" Type="http://schemas.openxmlformats.org/officeDocument/2006/relationships/hyperlink" Target="https://dx.doi.org/10.1127/metz/2014/0584" TargetMode="External"/><Relationship Id="rId925" Type="http://schemas.openxmlformats.org/officeDocument/2006/relationships/hyperlink" Target="https://dx.doi.org/10.1002/2015rg000500" TargetMode="External"/><Relationship Id="rId1250" Type="http://schemas.openxmlformats.org/officeDocument/2006/relationships/hyperlink" Target="https://dx.doi.org/10.5194/esd-6-569-2015" TargetMode="External"/><Relationship Id="rId1348" Type="http://schemas.openxmlformats.org/officeDocument/2006/relationships/hyperlink" Target="https://dx.doi.org/10.1002/asl.660" TargetMode="External"/><Relationship Id="rId1555" Type="http://schemas.openxmlformats.org/officeDocument/2006/relationships/hyperlink" Target="https://dx.doi.org/10.5194/cp-5-1-2009" TargetMode="External"/><Relationship Id="rId1110" Type="http://schemas.openxmlformats.org/officeDocument/2006/relationships/hyperlink" Target="https://dx.doi.org/10.1038/s41598-018-36311-5" TargetMode="External"/><Relationship Id="rId1208" Type="http://schemas.openxmlformats.org/officeDocument/2006/relationships/hyperlink" Target="https://dx.doi.org/10.1002/joc.5666" TargetMode="External"/><Relationship Id="rId1415" Type="http://schemas.openxmlformats.org/officeDocument/2006/relationships/hyperlink" Target="https://dx.doi.org/10.5194/esd-8-387-2017" TargetMode="External"/><Relationship Id="rId54" Type="http://schemas.openxmlformats.org/officeDocument/2006/relationships/hyperlink" Target="https://dx.doi.org/10.1038/ngeo2514" TargetMode="External"/><Relationship Id="rId1622" Type="http://schemas.openxmlformats.org/officeDocument/2006/relationships/hyperlink" Target="https://dx.doi.org/10.1029/2019jd030635" TargetMode="External"/><Relationship Id="rId270" Type="http://schemas.openxmlformats.org/officeDocument/2006/relationships/hyperlink" Target="https://dx.doi.org/10.1007/s00382-016-3102-y" TargetMode="External"/><Relationship Id="rId130" Type="http://schemas.openxmlformats.org/officeDocument/2006/relationships/hyperlink" Target="https://dx.doi.org/10.1111/risa.12743" TargetMode="External"/><Relationship Id="rId368" Type="http://schemas.openxmlformats.org/officeDocument/2006/relationships/hyperlink" Target="https://dx.doi.org/10.1029/2019gl083875" TargetMode="External"/><Relationship Id="rId575" Type="http://schemas.openxmlformats.org/officeDocument/2006/relationships/hyperlink" Target="https://dx.doi.org/10.1175/jcli-d-11-00388.1" TargetMode="External"/><Relationship Id="rId782" Type="http://schemas.openxmlformats.org/officeDocument/2006/relationships/hyperlink" Target="https://dx.doi.org/10.1073/pnas.1717707117" TargetMode="External"/><Relationship Id="rId228" Type="http://schemas.openxmlformats.org/officeDocument/2006/relationships/hyperlink" Target="https://dx.doi.org/10.1007/s10584-018-2167-5" TargetMode="External"/><Relationship Id="rId435" Type="http://schemas.openxmlformats.org/officeDocument/2006/relationships/hyperlink" Target="https://dx.doi.org/10.1038/nclimate2350" TargetMode="External"/><Relationship Id="rId642" Type="http://schemas.openxmlformats.org/officeDocument/2006/relationships/hyperlink" Target="https://dx.doi.org/10.1029/2011gl050087" TargetMode="External"/><Relationship Id="rId1065" Type="http://schemas.openxmlformats.org/officeDocument/2006/relationships/hyperlink" Target="https://dx.doi.org/10.1175/jcli-d-18-0094.1" TargetMode="External"/><Relationship Id="rId1272" Type="http://schemas.openxmlformats.org/officeDocument/2006/relationships/hyperlink" Target="https://dx.doi.org/10.1175/jcli-d-11-00015.1" TargetMode="External"/><Relationship Id="rId502" Type="http://schemas.openxmlformats.org/officeDocument/2006/relationships/hyperlink" Target="https://dx.doi.org/10.1002/joc.1822" TargetMode="External"/><Relationship Id="rId947" Type="http://schemas.openxmlformats.org/officeDocument/2006/relationships/hyperlink" Target="https://dx.doi.org/10.5194/esd-9-267-2018" TargetMode="External"/><Relationship Id="rId1132" Type="http://schemas.openxmlformats.org/officeDocument/2006/relationships/hyperlink" Target="https://dx.doi.org/10.1016/j.scitotenv.2018.08.420" TargetMode="External"/><Relationship Id="rId1577" Type="http://schemas.openxmlformats.org/officeDocument/2006/relationships/hyperlink" Target="https://dx.doi.org/10.1002/2014gl062473" TargetMode="External"/><Relationship Id="rId76" Type="http://schemas.openxmlformats.org/officeDocument/2006/relationships/hyperlink" Target="https://dx.doi.org/10.1017/9781316563878.009" TargetMode="External"/><Relationship Id="rId807" Type="http://schemas.openxmlformats.org/officeDocument/2006/relationships/hyperlink" Target="https://dx.doi.org/10.1007/s00382-017-3853-0" TargetMode="External"/><Relationship Id="rId1437" Type="http://schemas.openxmlformats.org/officeDocument/2006/relationships/hyperlink" Target="https://dx.doi.org/10.1007/s00382-015-2850-4" TargetMode="External"/><Relationship Id="rId1644" Type="http://schemas.openxmlformats.org/officeDocument/2006/relationships/hyperlink" Target="https://dx.doi.org/10.1126/science.aaz9600" TargetMode="External"/><Relationship Id="rId1504" Type="http://schemas.openxmlformats.org/officeDocument/2006/relationships/hyperlink" Target="https://dx.doi.org/10.1038/nature22069" TargetMode="External"/><Relationship Id="rId1711" Type="http://schemas.openxmlformats.org/officeDocument/2006/relationships/hyperlink" Target="https://dx.doi.org/10.1007/s13351-018-8041-6" TargetMode="External"/><Relationship Id="rId292" Type="http://schemas.openxmlformats.org/officeDocument/2006/relationships/hyperlink" Target="https://dx.doi.org/10.1038/ngeo2234" TargetMode="External"/><Relationship Id="rId597" Type="http://schemas.openxmlformats.org/officeDocument/2006/relationships/hyperlink" Target="https://dx.doi.org/10.1088/1748-9326/10/9/094007" TargetMode="External"/><Relationship Id="rId152" Type="http://schemas.openxmlformats.org/officeDocument/2006/relationships/hyperlink" Target="https://dx.doi.org/10.1007/s00382-017-3765-z" TargetMode="External"/><Relationship Id="rId457" Type="http://schemas.openxmlformats.org/officeDocument/2006/relationships/hyperlink" Target="https://dx.doi.org/10.1002/joc.1420" TargetMode="External"/><Relationship Id="rId1087" Type="http://schemas.openxmlformats.org/officeDocument/2006/relationships/hyperlink" Target="https://dx.doi.org/10.1016/j.erss.2017.06.034" TargetMode="External"/><Relationship Id="rId1294" Type="http://schemas.openxmlformats.org/officeDocument/2006/relationships/hyperlink" Target="https://dx.doi.org/10.1038/ncomms8423" TargetMode="External"/><Relationship Id="rId664" Type="http://schemas.openxmlformats.org/officeDocument/2006/relationships/hyperlink" Target="https://dx.doi.org/10.1002/joc.5878" TargetMode="External"/><Relationship Id="rId871" Type="http://schemas.openxmlformats.org/officeDocument/2006/relationships/hyperlink" Target="https://dx.doi.org/10.3389/fenvs.2019.00006" TargetMode="External"/><Relationship Id="rId969" Type="http://schemas.openxmlformats.org/officeDocument/2006/relationships/hyperlink" Target="https://dx.doi.org/10.1371/journal.pone.0081591" TargetMode="External"/><Relationship Id="rId1599" Type="http://schemas.openxmlformats.org/officeDocument/2006/relationships/hyperlink" Target="https://dx.doi.org/10.1007/s00382-018-4145-z" TargetMode="External"/><Relationship Id="rId317" Type="http://schemas.openxmlformats.org/officeDocument/2006/relationships/hyperlink" Target="https://dx.doi.org/10.1029/2018ea000491" TargetMode="External"/><Relationship Id="rId524" Type="http://schemas.openxmlformats.org/officeDocument/2006/relationships/hyperlink" Target="https://dx.doi.org/10.1038/nclimate1656" TargetMode="External"/><Relationship Id="rId731" Type="http://schemas.openxmlformats.org/officeDocument/2006/relationships/hyperlink" Target="https://dx.doi.org/10.1038/s41467-018-03527-y" TargetMode="External"/><Relationship Id="rId1154" Type="http://schemas.openxmlformats.org/officeDocument/2006/relationships/hyperlink" Target="https://dx.doi.org/10.1175/bams-d-16-0173.1" TargetMode="External"/><Relationship Id="rId1361" Type="http://schemas.openxmlformats.org/officeDocument/2006/relationships/hyperlink" Target="https://dx.doi.org/10.1002/grl.50174" TargetMode="External"/><Relationship Id="rId1459" Type="http://schemas.openxmlformats.org/officeDocument/2006/relationships/hyperlink" Target="https://dx.doi.org/10.1175/jcli-d-15-0239.1" TargetMode="External"/><Relationship Id="rId98" Type="http://schemas.openxmlformats.org/officeDocument/2006/relationships/hyperlink" Target="https://dx.doi.org/10.1007/s00024-018-1853-6" TargetMode="External"/><Relationship Id="rId829" Type="http://schemas.openxmlformats.org/officeDocument/2006/relationships/hyperlink" Target="https://dx.doi.org/10.5194/wcd-1-715-2020" TargetMode="External"/><Relationship Id="rId1014" Type="http://schemas.openxmlformats.org/officeDocument/2006/relationships/hyperlink" Target="https://dx.doi.org/10.1002/qj.2107" TargetMode="External"/><Relationship Id="rId1221" Type="http://schemas.openxmlformats.org/officeDocument/2006/relationships/hyperlink" Target="https://dx.doi.org/10.1016/j.envsci.2017.07.004" TargetMode="External"/><Relationship Id="rId1666" Type="http://schemas.openxmlformats.org/officeDocument/2006/relationships/hyperlink" Target="https://dx.doi.org/10.1016/j.rse.2015.11.032" TargetMode="External"/><Relationship Id="rId1319" Type="http://schemas.openxmlformats.org/officeDocument/2006/relationships/hyperlink" Target="https://dx.doi.org/10.1002/2014ms000324" TargetMode="External"/><Relationship Id="rId1526" Type="http://schemas.openxmlformats.org/officeDocument/2006/relationships/hyperlink" Target="https://dx.doi.org/10.1007/s00382-010-0826-y" TargetMode="External"/><Relationship Id="rId1733" Type="http://schemas.openxmlformats.org/officeDocument/2006/relationships/hyperlink" Target="https://dx.doi.org/10.5194/gmd-9-3589-2016" TargetMode="External"/><Relationship Id="rId25" Type="http://schemas.openxmlformats.org/officeDocument/2006/relationships/hyperlink" Target="https://dx.doi.org/10.5194/esd-10-91-2019" TargetMode="External"/><Relationship Id="rId174" Type="http://schemas.openxmlformats.org/officeDocument/2006/relationships/hyperlink" Target="https://dx.doi.org/10.1007/s00376-020-9183-x" TargetMode="External"/><Relationship Id="rId381" Type="http://schemas.openxmlformats.org/officeDocument/2006/relationships/hyperlink" Target="https://dx.doi.org/10.1016/j.uclim.2018.12.012" TargetMode="External"/><Relationship Id="rId241" Type="http://schemas.openxmlformats.org/officeDocument/2006/relationships/hyperlink" Target="https://dx.doi.org/10.1088/1748-9326/9/8/084019" TargetMode="External"/><Relationship Id="rId479" Type="http://schemas.openxmlformats.org/officeDocument/2006/relationships/hyperlink" Target="https://dx.doi.org/10.1017/cbo9781107415324.020" TargetMode="External"/><Relationship Id="rId686" Type="http://schemas.openxmlformats.org/officeDocument/2006/relationships/hyperlink" Target="https://dx.doi.org/10.1007/s00382-017-3546-8" TargetMode="External"/><Relationship Id="rId893" Type="http://schemas.openxmlformats.org/officeDocument/2006/relationships/hyperlink" Target="https://dx.doi.org/10.1007/s13143-014-0024-7" TargetMode="External"/><Relationship Id="rId339" Type="http://schemas.openxmlformats.org/officeDocument/2006/relationships/hyperlink" Target="https://dx.doi.org/10.1051/e3sconf/20160707005" TargetMode="External"/><Relationship Id="rId546" Type="http://schemas.openxmlformats.org/officeDocument/2006/relationships/hyperlink" Target="https://dx.doi.org/10.1029/2019gl084154" TargetMode="External"/><Relationship Id="rId753" Type="http://schemas.openxmlformats.org/officeDocument/2006/relationships/hyperlink" Target="https://dx.doi.org/10.1007/978-94-007-1372-7_5" TargetMode="External"/><Relationship Id="rId1176" Type="http://schemas.openxmlformats.org/officeDocument/2006/relationships/hyperlink" Target="https://dx.doi.org/10.1111/j.1467-8349.2009.00180.x" TargetMode="External"/><Relationship Id="rId1383" Type="http://schemas.openxmlformats.org/officeDocument/2006/relationships/hyperlink" Target="https://dx.doi.org/10.1080/07900627.2015.1020417" TargetMode="External"/><Relationship Id="rId101" Type="http://schemas.openxmlformats.org/officeDocument/2006/relationships/hyperlink" Target="https://dx.doi.org/10.1002/joc.6079" TargetMode="External"/><Relationship Id="rId406" Type="http://schemas.openxmlformats.org/officeDocument/2006/relationships/hyperlink" Target="https://dx.doi.org/10.1175/jcli-d-13-00769.1" TargetMode="External"/><Relationship Id="rId960" Type="http://schemas.openxmlformats.org/officeDocument/2006/relationships/hyperlink" Target="https://dx.doi.org/10.1038/nclimate2836" TargetMode="External"/><Relationship Id="rId1036" Type="http://schemas.openxmlformats.org/officeDocument/2006/relationships/hyperlink" Target="https://dx.doi.org/10.1029/2010gl042845" TargetMode="External"/><Relationship Id="rId1243" Type="http://schemas.openxmlformats.org/officeDocument/2006/relationships/hyperlink" Target="https://dx.doi.org/10.1007/s11269-014-0678-z" TargetMode="External"/><Relationship Id="rId1590" Type="http://schemas.openxmlformats.org/officeDocument/2006/relationships/hyperlink" Target="https://dx.doi.org/10.1007/s00382-018-4486-7" TargetMode="External"/><Relationship Id="rId1688" Type="http://schemas.openxmlformats.org/officeDocument/2006/relationships/hyperlink" Target="https://dx.doi.org/10.1029/2018jd029066" TargetMode="External"/><Relationship Id="rId613" Type="http://schemas.openxmlformats.org/officeDocument/2006/relationships/hyperlink" Target="https://dx.doi.org/10.1126/science.aaa0629" TargetMode="External"/><Relationship Id="rId820" Type="http://schemas.openxmlformats.org/officeDocument/2006/relationships/hyperlink" Target="https://dx.doi.org/10.1038/ngeo2770" TargetMode="External"/><Relationship Id="rId918" Type="http://schemas.openxmlformats.org/officeDocument/2006/relationships/hyperlink" Target="https://dx.doi.org/10.5194/hess-22-5097-2018" TargetMode="External"/><Relationship Id="rId1450" Type="http://schemas.openxmlformats.org/officeDocument/2006/relationships/hyperlink" Target="https://dx.doi.org/10.1175/jcli-d-19-0084.1" TargetMode="External"/><Relationship Id="rId1548" Type="http://schemas.openxmlformats.org/officeDocument/2006/relationships/hyperlink" Target="https://dx.doi.org/10.1007/s00382-015-2647-5" TargetMode="External"/><Relationship Id="rId1103" Type="http://schemas.openxmlformats.org/officeDocument/2006/relationships/hyperlink" Target="https://dx.doi.org/10.1175/jcli-d-18-0008.1" TargetMode="External"/><Relationship Id="rId1310" Type="http://schemas.openxmlformats.org/officeDocument/2006/relationships/hyperlink" Target="https://dx.doi.org/10.1002/joc.2106" TargetMode="External"/><Relationship Id="rId1408" Type="http://schemas.openxmlformats.org/officeDocument/2006/relationships/hyperlink" Target="https://dx.doi.org/10.1175/jcli-d-14-00298.1" TargetMode="External"/><Relationship Id="rId47" Type="http://schemas.openxmlformats.org/officeDocument/2006/relationships/hyperlink" Target="https://dx.doi.org/10.1002/joc.4340" TargetMode="External"/><Relationship Id="rId1615" Type="http://schemas.openxmlformats.org/officeDocument/2006/relationships/hyperlink" Target="https://dx.doi.org/10.1002/wcc.202" TargetMode="External"/><Relationship Id="rId196" Type="http://schemas.openxmlformats.org/officeDocument/2006/relationships/hyperlink" Target="https://dx.doi.org/10.1007/s00703-015-0403-3" TargetMode="External"/><Relationship Id="rId263" Type="http://schemas.openxmlformats.org/officeDocument/2006/relationships/hyperlink" Target="https://dx.doi.org/10.1002/joc.5725" TargetMode="External"/><Relationship Id="rId470" Type="http://schemas.openxmlformats.org/officeDocument/2006/relationships/hyperlink" Target="https://dx.doi.org/10.1002/2017ms000932" TargetMode="External"/><Relationship Id="rId123" Type="http://schemas.openxmlformats.org/officeDocument/2006/relationships/hyperlink" Target="https://dx.doi.org/10.1007/s00704-015-1381-6" TargetMode="External"/><Relationship Id="rId330" Type="http://schemas.openxmlformats.org/officeDocument/2006/relationships/hyperlink" Target="https://dx.doi.org/10.1002/joc.4458" TargetMode="External"/><Relationship Id="rId568" Type="http://schemas.openxmlformats.org/officeDocument/2006/relationships/hyperlink" Target="https://dx.doi.org/10.5194/hess-22-3087-2018" TargetMode="External"/><Relationship Id="rId775" Type="http://schemas.openxmlformats.org/officeDocument/2006/relationships/hyperlink" Target="https://dx.doi.org/10.1002/joc.3674" TargetMode="External"/><Relationship Id="rId982" Type="http://schemas.openxmlformats.org/officeDocument/2006/relationships/hyperlink" Target="https://dx.doi.org/10.1002/2015gl065765" TargetMode="External"/><Relationship Id="rId1198" Type="http://schemas.openxmlformats.org/officeDocument/2006/relationships/hyperlink" Target="https://dx.doi.org/10.5194/asr-15-31-2018" TargetMode="External"/><Relationship Id="rId428" Type="http://schemas.openxmlformats.org/officeDocument/2006/relationships/hyperlink" Target="https://dx.doi.org/10.1175/bams-d-12-00244.1" TargetMode="External"/><Relationship Id="rId635" Type="http://schemas.openxmlformats.org/officeDocument/2006/relationships/hyperlink" Target="https://dx.doi.org/10.5194/esd-8-337-2017" TargetMode="External"/><Relationship Id="rId842" Type="http://schemas.openxmlformats.org/officeDocument/2006/relationships/hyperlink" Target="https://dx.doi.org/10.1007/978-3-319-92288-1_3" TargetMode="External"/><Relationship Id="rId1058" Type="http://schemas.openxmlformats.org/officeDocument/2006/relationships/hyperlink" Target="https://dx.doi.org/10.1016/j.uclim.2017.01.006" TargetMode="External"/><Relationship Id="rId1265" Type="http://schemas.openxmlformats.org/officeDocument/2006/relationships/hyperlink" Target="https://dx.doi.org/10.5194/nhess-18-2653-2018" TargetMode="External"/><Relationship Id="rId1472" Type="http://schemas.openxmlformats.org/officeDocument/2006/relationships/hyperlink" Target="https://dx.doi.org/10.1175/jamc-d-18-0051.1" TargetMode="External"/><Relationship Id="rId702" Type="http://schemas.openxmlformats.org/officeDocument/2006/relationships/hyperlink" Target="https://dx.doi.org/10.1002/2017gl072564" TargetMode="External"/><Relationship Id="rId1125" Type="http://schemas.openxmlformats.org/officeDocument/2006/relationships/hyperlink" Target="https://dx.doi.org/10.1016/j.crm.2020.100213" TargetMode="External"/><Relationship Id="rId1332" Type="http://schemas.openxmlformats.org/officeDocument/2006/relationships/hyperlink" Target="https://dx.doi.org/10.1038/nclimate2976" TargetMode="External"/><Relationship Id="rId69" Type="http://schemas.openxmlformats.org/officeDocument/2006/relationships/hyperlink" Target="https://dx.doi.org/10.1007/s00382-017-3781-z" TargetMode="External"/><Relationship Id="rId1637" Type="http://schemas.openxmlformats.org/officeDocument/2006/relationships/hyperlink" Target="https://dx.doi.org/10.1016/j.envsoft.2016.01.002" TargetMode="External"/><Relationship Id="rId1704" Type="http://schemas.openxmlformats.org/officeDocument/2006/relationships/hyperlink" Target="https://dx.doi.org/10.1007/s40641-019-00146-7" TargetMode="External"/><Relationship Id="rId285" Type="http://schemas.openxmlformats.org/officeDocument/2006/relationships/hyperlink" Target="https://dx.doi.org/10.1175/jcli-d-12-00814.1" TargetMode="External"/><Relationship Id="rId492" Type="http://schemas.openxmlformats.org/officeDocument/2006/relationships/hyperlink" Target="https://dx.doi.org/10.1002/wcc.474" TargetMode="External"/><Relationship Id="rId797" Type="http://schemas.openxmlformats.org/officeDocument/2006/relationships/hyperlink" Target="https://dx.doi.org/10.1016/j.wace.2018.03.004" TargetMode="External"/><Relationship Id="rId145" Type="http://schemas.openxmlformats.org/officeDocument/2006/relationships/hyperlink" Target="https://dx.doi.org/10.1175/jcli-d-16-0257.1" TargetMode="External"/><Relationship Id="rId352" Type="http://schemas.openxmlformats.org/officeDocument/2006/relationships/hyperlink" Target="https://dx.doi.org/10.1175/jcli-d-14-00616.1" TargetMode="External"/><Relationship Id="rId1287" Type="http://schemas.openxmlformats.org/officeDocument/2006/relationships/hyperlink" Target="https://dx.doi.org/10.1002/wcc.209" TargetMode="External"/><Relationship Id="rId212" Type="http://schemas.openxmlformats.org/officeDocument/2006/relationships/hyperlink" Target="https://dx.doi.org/10.5194/cp-12-635-2016" TargetMode="External"/><Relationship Id="rId657" Type="http://schemas.openxmlformats.org/officeDocument/2006/relationships/hyperlink" Target="https://dx.doi.org/10.1017/s0140525x0999152x" TargetMode="External"/><Relationship Id="rId864" Type="http://schemas.openxmlformats.org/officeDocument/2006/relationships/hyperlink" Target="https://dx.doi.org/10.1371/journal.pone.0192582" TargetMode="External"/><Relationship Id="rId1494" Type="http://schemas.openxmlformats.org/officeDocument/2006/relationships/hyperlink" Target="https://dx.doi.org/10.1088/1748-9326/10/6/064011" TargetMode="External"/><Relationship Id="rId517" Type="http://schemas.openxmlformats.org/officeDocument/2006/relationships/hyperlink" Target="https://dx.doi.org/10.1007/s00382-020-05389-x" TargetMode="External"/><Relationship Id="rId724" Type="http://schemas.openxmlformats.org/officeDocument/2006/relationships/hyperlink" Target="https://dx.doi.org/10.1007/s00382-015-2540-2" TargetMode="External"/><Relationship Id="rId931" Type="http://schemas.openxmlformats.org/officeDocument/2006/relationships/hyperlink" Target="https://dx.doi.org/10.1029/2018jd029574" TargetMode="External"/><Relationship Id="rId1147" Type="http://schemas.openxmlformats.org/officeDocument/2006/relationships/hyperlink" Target="https://dx.doi.org/10.1029/2019jd032352" TargetMode="External"/><Relationship Id="rId1354" Type="http://schemas.openxmlformats.org/officeDocument/2006/relationships/hyperlink" Target="https://dx.doi.org/10.1175/jamc-d-19-0182.1" TargetMode="External"/><Relationship Id="rId1561" Type="http://schemas.openxmlformats.org/officeDocument/2006/relationships/hyperlink" Target="https://dx.doi.org/10.1016/j.gloplacha.2017.12.002" TargetMode="External"/><Relationship Id="rId60" Type="http://schemas.openxmlformats.org/officeDocument/2006/relationships/hyperlink" Target="https://dx.doi.org/10.7809/b-e.00296" TargetMode="External"/><Relationship Id="rId1007" Type="http://schemas.openxmlformats.org/officeDocument/2006/relationships/hyperlink" Target="https://dx.doi.org/10.1007/978-3-030-05252-2" TargetMode="External"/><Relationship Id="rId1214" Type="http://schemas.openxmlformats.org/officeDocument/2006/relationships/hyperlink" Target="https://dx.doi.org/10.1002/wat2.1150" TargetMode="External"/><Relationship Id="rId1421" Type="http://schemas.openxmlformats.org/officeDocument/2006/relationships/hyperlink" Target="https://dx.doi.org/10.1038/s41586-020-2525-0" TargetMode="External"/><Relationship Id="rId1659" Type="http://schemas.openxmlformats.org/officeDocument/2006/relationships/hyperlink" Target="https://dx.doi.org/10.1088/1748-9326/9/1/014002" TargetMode="External"/><Relationship Id="rId1519" Type="http://schemas.openxmlformats.org/officeDocument/2006/relationships/hyperlink" Target="https://dx.doi.org/10.1002/joc.5458" TargetMode="External"/><Relationship Id="rId1726" Type="http://schemas.openxmlformats.org/officeDocument/2006/relationships/hyperlink" Target="https://dx.doi.org/10.1038/nature13462" TargetMode="External"/><Relationship Id="rId18" Type="http://schemas.openxmlformats.org/officeDocument/2006/relationships/hyperlink" Target="https://dx.doi.org/10.1007/s00382-017-3901-9" TargetMode="External"/><Relationship Id="rId167" Type="http://schemas.openxmlformats.org/officeDocument/2006/relationships/hyperlink" Target="https://dx.doi.org/10.1007/978-3-319-92288-1_7" TargetMode="External"/><Relationship Id="rId374" Type="http://schemas.openxmlformats.org/officeDocument/2006/relationships/hyperlink" Target="https://dx.doi.org/10.1007/s40641-015-0003-9" TargetMode="External"/><Relationship Id="rId581" Type="http://schemas.openxmlformats.org/officeDocument/2006/relationships/hyperlink" Target="https://dx.doi.org/10.1029/2019jd030666" TargetMode="External"/><Relationship Id="rId234" Type="http://schemas.openxmlformats.org/officeDocument/2006/relationships/hyperlink" Target="https://dx.doi.org/10.1002/2014gl061943" TargetMode="External"/><Relationship Id="rId679" Type="http://schemas.openxmlformats.org/officeDocument/2006/relationships/hyperlink" Target="https://dx.doi.org/10.1175/2011jcli4156.1" TargetMode="External"/><Relationship Id="rId886" Type="http://schemas.openxmlformats.org/officeDocument/2006/relationships/hyperlink" Target="https://dx.doi.org/10.1007/s00382-014-2252-z" TargetMode="External"/><Relationship Id="rId2" Type="http://schemas.openxmlformats.org/officeDocument/2006/relationships/numbering" Target="numbering.xml"/><Relationship Id="rId441" Type="http://schemas.openxmlformats.org/officeDocument/2006/relationships/hyperlink" Target="https://dx.doi.org/10.1007/s00382-015-2734-7" TargetMode="External"/><Relationship Id="rId539" Type="http://schemas.openxmlformats.org/officeDocument/2006/relationships/hyperlink" Target="https://dx.doi.org/10.1029/2016eo051663" TargetMode="External"/><Relationship Id="rId746" Type="http://schemas.openxmlformats.org/officeDocument/2006/relationships/hyperlink" Target="https://dx.doi.org/10.1007/s00382-013-1695-y" TargetMode="External"/><Relationship Id="rId1071" Type="http://schemas.openxmlformats.org/officeDocument/2006/relationships/hyperlink" Target="https://dx.doi.org/10.1016/j.jhydrol.2009.08.033" TargetMode="External"/><Relationship Id="rId1169" Type="http://schemas.openxmlformats.org/officeDocument/2006/relationships/hyperlink" Target="https://dx.doi.org/10.1002/joc.5528" TargetMode="External"/><Relationship Id="rId1376" Type="http://schemas.openxmlformats.org/officeDocument/2006/relationships/hyperlink" Target="https://dx.doi.org/10.1002/2014ms000372" TargetMode="External"/><Relationship Id="rId1583" Type="http://schemas.openxmlformats.org/officeDocument/2006/relationships/hyperlink" Target="https://dx.doi.org/10.1002/2016gl071235" TargetMode="External"/><Relationship Id="rId301" Type="http://schemas.openxmlformats.org/officeDocument/2006/relationships/hyperlink" Target="https://dx.doi.org/10.1002/qj.776" TargetMode="External"/><Relationship Id="rId953" Type="http://schemas.openxmlformats.org/officeDocument/2006/relationships/hyperlink" Target="https://dx.doi.org/10.1002/joc.6259" TargetMode="External"/><Relationship Id="rId1029" Type="http://schemas.openxmlformats.org/officeDocument/2006/relationships/hyperlink" Target="https://dx.doi.org/10.1007/s00382-019-05090-8" TargetMode="External"/><Relationship Id="rId1236" Type="http://schemas.openxmlformats.org/officeDocument/2006/relationships/hyperlink" Target="https://dx.doi.org/10.1016/j.jhydrol.2010.06.043" TargetMode="External"/><Relationship Id="rId82" Type="http://schemas.openxmlformats.org/officeDocument/2006/relationships/hyperlink" Target="https://dx.doi.org/10.1016/j.uclim.2020.100610" TargetMode="External"/><Relationship Id="rId606" Type="http://schemas.openxmlformats.org/officeDocument/2006/relationships/hyperlink" Target="https://dx.doi.org/10.5194/esd-4-129-2013" TargetMode="External"/><Relationship Id="rId813" Type="http://schemas.openxmlformats.org/officeDocument/2006/relationships/hyperlink" Target="https://dx.doi.org/10.2151/jmsj.2015-001" TargetMode="External"/><Relationship Id="rId1443" Type="http://schemas.openxmlformats.org/officeDocument/2006/relationships/hyperlink" Target="https://dx.doi.org/10.1007/s00382-017-3620-2" TargetMode="External"/><Relationship Id="rId1650" Type="http://schemas.openxmlformats.org/officeDocument/2006/relationships/hyperlink" Target="https://dx.doi.org/10.1175/jcli-d-19-0855.1" TargetMode="External"/><Relationship Id="rId1748" Type="http://schemas.openxmlformats.org/officeDocument/2006/relationships/hyperlink" Target="https://dx.doi.org/10.1175/jhm-d-13-094.1" TargetMode="External"/><Relationship Id="rId1303" Type="http://schemas.openxmlformats.org/officeDocument/2006/relationships/hyperlink" Target="https://dx.doi.org/10.1007/s00382-017-3709-7" TargetMode="External"/><Relationship Id="rId1510" Type="http://schemas.openxmlformats.org/officeDocument/2006/relationships/hyperlink" Target="https://dx.doi.org/10.3354/cr01396" TargetMode="External"/><Relationship Id="rId1608" Type="http://schemas.openxmlformats.org/officeDocument/2006/relationships/hyperlink" Target="https://dx.doi.org/10.1038/s41612-020-00159-2" TargetMode="External"/><Relationship Id="rId189" Type="http://schemas.openxmlformats.org/officeDocument/2006/relationships/hyperlink" Target="https://dx.doi.org/10.1007/s00382-012-1591-x" TargetMode="External"/><Relationship Id="rId396" Type="http://schemas.openxmlformats.org/officeDocument/2006/relationships/hyperlink" Target="https://dx.doi.org/10.1016/j.jhydrol.2012.06.021" TargetMode="External"/><Relationship Id="rId256" Type="http://schemas.openxmlformats.org/officeDocument/2006/relationships/hyperlink" Target="https://dx.doi.org/10.1002/2015jd023415" TargetMode="External"/><Relationship Id="rId463" Type="http://schemas.openxmlformats.org/officeDocument/2006/relationships/hyperlink" Target="https://dx.doi.org/10.1007/s00382-016-3167-7" TargetMode="External"/><Relationship Id="rId670" Type="http://schemas.openxmlformats.org/officeDocument/2006/relationships/hyperlink" Target="https://dx.doi.org/10.1017/cbo9781107415386.001" TargetMode="External"/><Relationship Id="rId1093" Type="http://schemas.openxmlformats.org/officeDocument/2006/relationships/hyperlink" Target="https://dx.doi.org/10.1038/s41558-018-0379-3" TargetMode="External"/><Relationship Id="rId116" Type="http://schemas.openxmlformats.org/officeDocument/2006/relationships/hyperlink" Target="https://dx.doi.org/10.1175/2010jcli3687.1" TargetMode="External"/><Relationship Id="rId323" Type="http://schemas.openxmlformats.org/officeDocument/2006/relationships/hyperlink" Target="https://dx.doi.org/10.1029/2018gl081589" TargetMode="External"/><Relationship Id="rId530" Type="http://schemas.openxmlformats.org/officeDocument/2006/relationships/hyperlink" Target="https://dx.doi.org/10.1007/s00382-013-1743-7" TargetMode="External"/><Relationship Id="rId768" Type="http://schemas.openxmlformats.org/officeDocument/2006/relationships/hyperlink" Target="https://dx.doi.org/10.1038/srep24374" TargetMode="External"/><Relationship Id="rId975" Type="http://schemas.openxmlformats.org/officeDocument/2006/relationships/hyperlink" Target="https://dx.doi.org/10.1029/2018gl079764" TargetMode="External"/><Relationship Id="rId1160" Type="http://schemas.openxmlformats.org/officeDocument/2006/relationships/hyperlink" Target="https://dx.doi.org/10.1175/1520-0442(2002)015%3c1389:lbsrvo%3e2.0.co;2" TargetMode="External"/><Relationship Id="rId1398" Type="http://schemas.openxmlformats.org/officeDocument/2006/relationships/hyperlink" Target="https://dx.doi.org/10.1002/joc.3607" TargetMode="External"/><Relationship Id="rId628" Type="http://schemas.openxmlformats.org/officeDocument/2006/relationships/hyperlink" Target="https://dx.doi.org/10.1029/2018gl079563" TargetMode="External"/><Relationship Id="rId835" Type="http://schemas.openxmlformats.org/officeDocument/2006/relationships/hyperlink" Target="https://dx.doi.org/10.1029/2018ms001438" TargetMode="External"/><Relationship Id="rId1258" Type="http://schemas.openxmlformats.org/officeDocument/2006/relationships/hyperlink" Target="https://dx.doi.org/10.1029/2005gl022419" TargetMode="External"/><Relationship Id="rId1465" Type="http://schemas.openxmlformats.org/officeDocument/2006/relationships/hyperlink" Target="https://dx.doi.org/10.1002/joc.3603" TargetMode="External"/><Relationship Id="rId1672" Type="http://schemas.openxmlformats.org/officeDocument/2006/relationships/hyperlink" Target="https://dx.doi.org/10.1002/jgrd.50791" TargetMode="External"/><Relationship Id="rId1020" Type="http://schemas.openxmlformats.org/officeDocument/2006/relationships/hyperlink" Target="https://dx.doi.org/10.3402/tellusa.v64i0.16226" TargetMode="External"/><Relationship Id="rId1118" Type="http://schemas.openxmlformats.org/officeDocument/2006/relationships/hyperlink" Target="https://dx.doi.org/10.1007/s00382-018-4073-y" TargetMode="External"/><Relationship Id="rId1325" Type="http://schemas.openxmlformats.org/officeDocument/2006/relationships/hyperlink" Target="https://dx.doi.org/10.1016/j.accre.2017.08.003" TargetMode="External"/><Relationship Id="rId1532" Type="http://schemas.openxmlformats.org/officeDocument/2006/relationships/hyperlink" Target="https://dx.doi.org/10.1016/j.cosust.2016.04.003" TargetMode="External"/><Relationship Id="rId902" Type="http://schemas.openxmlformats.org/officeDocument/2006/relationships/hyperlink" Target="https://dx.doi.org/10.1111/j.1539-6924.2007.00940.x" TargetMode="External"/><Relationship Id="rId31" Type="http://schemas.openxmlformats.org/officeDocument/2006/relationships/hyperlink" Target="https://dx.doi.org/10.1007/s00382-017-3842-3" TargetMode="External"/><Relationship Id="rId180" Type="http://schemas.openxmlformats.org/officeDocument/2006/relationships/hyperlink" Target="https://dx.doi.org/10.1088/1748-9326/ab4438" TargetMode="External"/><Relationship Id="rId278" Type="http://schemas.openxmlformats.org/officeDocument/2006/relationships/hyperlink" Target="https://dx.doi.org/10.3390/cli3020283" TargetMode="External"/><Relationship Id="rId485" Type="http://schemas.openxmlformats.org/officeDocument/2006/relationships/hyperlink" Target="https://dx.doi.org/10.1007/s00382-014-2242-1" TargetMode="External"/><Relationship Id="rId692" Type="http://schemas.openxmlformats.org/officeDocument/2006/relationships/hyperlink" Target="https://dx.doi.org/10.1007/s00704-012-0745-4" TargetMode="External"/><Relationship Id="rId138" Type="http://schemas.openxmlformats.org/officeDocument/2006/relationships/hyperlink" Target="https://dx.doi.org/10.1029/2006gl026067" TargetMode="External"/><Relationship Id="rId345" Type="http://schemas.openxmlformats.org/officeDocument/2006/relationships/hyperlink" Target="https://dx.doi.org/10.1002/qj.828" TargetMode="External"/><Relationship Id="rId552" Type="http://schemas.openxmlformats.org/officeDocument/2006/relationships/hyperlink" Target="https://dx.doi.org/10.1007/s00382-016-3154-z" TargetMode="External"/><Relationship Id="rId997" Type="http://schemas.openxmlformats.org/officeDocument/2006/relationships/hyperlink" Target="https://dx.doi.org/10.1029/2012gl051210" TargetMode="External"/><Relationship Id="rId1182" Type="http://schemas.openxmlformats.org/officeDocument/2006/relationships/hyperlink" Target="https://dx.doi.org/10.1002/2016gl067861" TargetMode="External"/><Relationship Id="rId205" Type="http://schemas.openxmlformats.org/officeDocument/2006/relationships/hyperlink" Target="https://dx.doi.org/10.1016/j.cliser.2017.06.003" TargetMode="External"/><Relationship Id="rId412" Type="http://schemas.openxmlformats.org/officeDocument/2006/relationships/hyperlink" Target="https://dx.doi.org/10.1002/2017gl076222" TargetMode="External"/><Relationship Id="rId857" Type="http://schemas.openxmlformats.org/officeDocument/2006/relationships/hyperlink" Target="https://dx.doi.org/10.1038/s41558-018-0359-7" TargetMode="External"/><Relationship Id="rId1042" Type="http://schemas.openxmlformats.org/officeDocument/2006/relationships/hyperlink" Target="https://dx.doi.org/10.1038/s41561-017-0046-8" TargetMode="External"/><Relationship Id="rId1487" Type="http://schemas.openxmlformats.org/officeDocument/2006/relationships/hyperlink" Target="https://dx.doi.org/10.1016/j.gloplacha.2017.01.006" TargetMode="External"/><Relationship Id="rId1694" Type="http://schemas.openxmlformats.org/officeDocument/2006/relationships/hyperlink" Target="https://dx.doi.org/10.1002/2017jd026728" TargetMode="External"/><Relationship Id="rId717" Type="http://schemas.openxmlformats.org/officeDocument/2006/relationships/hyperlink" Target="https://dx.doi.org/10.2151/sola.2009-033" TargetMode="External"/><Relationship Id="rId924" Type="http://schemas.openxmlformats.org/officeDocument/2006/relationships/hyperlink" Target="https://dx.doi.org/10.1029/2020gl088758" TargetMode="External"/><Relationship Id="rId1347" Type="http://schemas.openxmlformats.org/officeDocument/2006/relationships/hyperlink" Target="https://dx.doi.org/10.1002/qj.2471" TargetMode="External"/><Relationship Id="rId1554" Type="http://schemas.openxmlformats.org/officeDocument/2006/relationships/hyperlink" Target="https://dx.doi.org/10.1088/1748-9326/10/5/055002" TargetMode="External"/><Relationship Id="rId53" Type="http://schemas.openxmlformats.org/officeDocument/2006/relationships/hyperlink" Target="https://dx.doi.org/10.1007/s41748-021-00199-5" TargetMode="External"/><Relationship Id="rId1207" Type="http://schemas.openxmlformats.org/officeDocument/2006/relationships/hyperlink" Target="https://dx.doi.org/10.5194/gmd-11-1321-2018" TargetMode="External"/><Relationship Id="rId1414" Type="http://schemas.openxmlformats.org/officeDocument/2006/relationships/hyperlink" Target="https://dx.doi.org/10.1175/bams-d-16-0150.1" TargetMode="External"/><Relationship Id="rId1621" Type="http://schemas.openxmlformats.org/officeDocument/2006/relationships/hyperlink" Target="https://dx.doi.org/10.1029/2018gl079220" TargetMode="External"/><Relationship Id="rId1719" Type="http://schemas.openxmlformats.org/officeDocument/2006/relationships/hyperlink" Target="https://dx.doi.org/10.5194/acp-14-8631-2014" TargetMode="External"/><Relationship Id="rId367" Type="http://schemas.openxmlformats.org/officeDocument/2006/relationships/hyperlink" Target="https://dx.doi.org/10.1088/1748-9326/aabcdd" TargetMode="External"/><Relationship Id="rId574" Type="http://schemas.openxmlformats.org/officeDocument/2006/relationships/hyperlink" Target="https://dx.doi.org/10.1007/s00382-011-1252-5" TargetMode="External"/><Relationship Id="rId227" Type="http://schemas.openxmlformats.org/officeDocument/2006/relationships/hyperlink" Target="https://dx.doi.org/10.1029/2018jd028378" TargetMode="External"/><Relationship Id="rId781" Type="http://schemas.openxmlformats.org/officeDocument/2006/relationships/hyperlink" Target="https://dx.doi.org/10.1038/s41467-019-09776-9" TargetMode="External"/><Relationship Id="rId879" Type="http://schemas.openxmlformats.org/officeDocument/2006/relationships/hyperlink" Target="https://dx.doi.org/10.1029/2006gl027546" TargetMode="External"/><Relationship Id="rId434" Type="http://schemas.openxmlformats.org/officeDocument/2006/relationships/hyperlink" Target="https://dx.doi.org/10.5194/hess-16-3391-2012" TargetMode="External"/><Relationship Id="rId641" Type="http://schemas.openxmlformats.org/officeDocument/2006/relationships/hyperlink" Target="https://dx.doi.org/10.1029/2012jd018509" TargetMode="External"/><Relationship Id="rId739" Type="http://schemas.openxmlformats.org/officeDocument/2006/relationships/hyperlink" Target="https://dx.doi.org/10.1029/2011wr010464" TargetMode="External"/><Relationship Id="rId1064" Type="http://schemas.openxmlformats.org/officeDocument/2006/relationships/hyperlink" Target="https://dx.doi.org/10.1175/jtech-d-11-00103.1" TargetMode="External"/><Relationship Id="rId1271" Type="http://schemas.openxmlformats.org/officeDocument/2006/relationships/hyperlink" Target="https://dx.doi.org/10.5194/acp-14-5735-2014" TargetMode="External"/><Relationship Id="rId1369" Type="http://schemas.openxmlformats.org/officeDocument/2006/relationships/hyperlink" Target="https://dx.doi.org/10.1002/2014ms000357" TargetMode="External"/><Relationship Id="rId1576" Type="http://schemas.openxmlformats.org/officeDocument/2006/relationships/hyperlink" Target="https://dx.doi.org/10.1002/joc.3509" TargetMode="External"/><Relationship Id="rId501" Type="http://schemas.openxmlformats.org/officeDocument/2006/relationships/hyperlink" Target="https://dx.doi.org/10.1016/j.atmosres.2017.12.008" TargetMode="External"/><Relationship Id="rId946" Type="http://schemas.openxmlformats.org/officeDocument/2006/relationships/hyperlink" Target="https://dx.doi.org/10.1126/sciadv.1601666" TargetMode="External"/><Relationship Id="rId1131" Type="http://schemas.openxmlformats.org/officeDocument/2006/relationships/hyperlink" Target="https://dx.doi.org/10.5194/hess-23-2863-2019" TargetMode="External"/><Relationship Id="rId1229" Type="http://schemas.openxmlformats.org/officeDocument/2006/relationships/hyperlink" Target="https://dx.doi.org/10.1007/s00382-013-1744-6" TargetMode="External"/><Relationship Id="rId75" Type="http://schemas.openxmlformats.org/officeDocument/2006/relationships/hyperlink" Target="https://dx.doi.org/10.3402/tellusa.v68.32209" TargetMode="External"/><Relationship Id="rId806" Type="http://schemas.openxmlformats.org/officeDocument/2006/relationships/hyperlink" Target="https://dx.doi.org/10.1002/asl.952" TargetMode="External"/><Relationship Id="rId1436" Type="http://schemas.openxmlformats.org/officeDocument/2006/relationships/hyperlink" Target="https://dx.doi.org/10.1007/s00382-014-2257-7" TargetMode="External"/><Relationship Id="rId1643" Type="http://schemas.openxmlformats.org/officeDocument/2006/relationships/hyperlink" Target="https://dx.doi.org/10.1002/2015gl064924" TargetMode="External"/><Relationship Id="rId1503" Type="http://schemas.openxmlformats.org/officeDocument/2006/relationships/hyperlink" Target="https://dx.doi.org/10.1002/2013gl058511" TargetMode="External"/><Relationship Id="rId1710" Type="http://schemas.openxmlformats.org/officeDocument/2006/relationships/hyperlink" Target="https://dx.doi.org/10.1016/j.envsoft.2016.06.009" TargetMode="External"/><Relationship Id="rId291" Type="http://schemas.openxmlformats.org/officeDocument/2006/relationships/hyperlink" Target="https://dx.doi.org/10.1002/grl.50938" TargetMode="External"/><Relationship Id="rId151" Type="http://schemas.openxmlformats.org/officeDocument/2006/relationships/hyperlink" Target="https://dx.doi.org/10.1002/joc.5668" TargetMode="External"/><Relationship Id="rId389" Type="http://schemas.openxmlformats.org/officeDocument/2006/relationships/hyperlink" Target="https://dx.doi.org/10.1002/joc.3855" TargetMode="External"/><Relationship Id="rId596" Type="http://schemas.openxmlformats.org/officeDocument/2006/relationships/hyperlink" Target="https://dx.doi.org/10.1007/s00382-013-1734-8" TargetMode="External"/><Relationship Id="rId249" Type="http://schemas.openxmlformats.org/officeDocument/2006/relationships/hyperlink" Target="https://dx.doi.org/10.5194/hess-22-265-2018" TargetMode="External"/><Relationship Id="rId456" Type="http://schemas.openxmlformats.org/officeDocument/2006/relationships/hyperlink" Target="https://dx.doi.org/10.1038/s41558-018-0355-y" TargetMode="External"/><Relationship Id="rId663" Type="http://schemas.openxmlformats.org/officeDocument/2006/relationships/hyperlink" Target="https://dx.doi.org/10.1002/joc.4391" TargetMode="External"/><Relationship Id="rId870" Type="http://schemas.openxmlformats.org/officeDocument/2006/relationships/hyperlink" Target="https://dx.doi.org/10.3390/atmos10120730" TargetMode="External"/><Relationship Id="rId1086" Type="http://schemas.openxmlformats.org/officeDocument/2006/relationships/hyperlink" Target="https://dx.doi.org/10.1175/2008jcli2731.1" TargetMode="External"/><Relationship Id="rId1293" Type="http://schemas.openxmlformats.org/officeDocument/2006/relationships/hyperlink" Target="https://dx.doi.org/10.1007/s00382-006-0125-9" TargetMode="External"/><Relationship Id="rId109" Type="http://schemas.openxmlformats.org/officeDocument/2006/relationships/hyperlink" Target="https://dx.doi.org/10.5194/hess-21-2881-2017" TargetMode="External"/><Relationship Id="rId316" Type="http://schemas.openxmlformats.org/officeDocument/2006/relationships/hyperlink" Target="https://dx.doi.org/10.1038/s41558-018-0299-2" TargetMode="External"/><Relationship Id="rId523" Type="http://schemas.openxmlformats.org/officeDocument/2006/relationships/hyperlink" Target="https://dx.doi.org/10.7930/j0g44n6t" TargetMode="External"/><Relationship Id="rId968" Type="http://schemas.openxmlformats.org/officeDocument/2006/relationships/hyperlink" Target="https://dx.doi.org/10.1175/jcli-d-16-0311.1" TargetMode="External"/><Relationship Id="rId1153" Type="http://schemas.openxmlformats.org/officeDocument/2006/relationships/hyperlink" Target="https://dx.doi.org/10.1088/1748-9326/aae9f9" TargetMode="External"/><Relationship Id="rId1598" Type="http://schemas.openxmlformats.org/officeDocument/2006/relationships/hyperlink" Target="https://dx.doi.org/10.1175/jcli-d-16-0168.1" TargetMode="External"/><Relationship Id="rId97" Type="http://schemas.openxmlformats.org/officeDocument/2006/relationships/hyperlink" Target="https://dx.doi.org/10.1002/2013gl058745" TargetMode="External"/><Relationship Id="rId730" Type="http://schemas.openxmlformats.org/officeDocument/2006/relationships/hyperlink" Target="https://dx.doi.org/10.1002/met.142" TargetMode="External"/><Relationship Id="rId828" Type="http://schemas.openxmlformats.org/officeDocument/2006/relationships/hyperlink" Target="https://dx.doi.org/10.1038/s41558-018-0320-9" TargetMode="External"/><Relationship Id="rId1013" Type="http://schemas.openxmlformats.org/officeDocument/2006/relationships/hyperlink" Target="https://dx.doi.org/10.1007/s003820050152" TargetMode="External"/><Relationship Id="rId1360" Type="http://schemas.openxmlformats.org/officeDocument/2006/relationships/hyperlink" Target="https://dx.doi.org/10.1038/nclimate2268" TargetMode="External"/><Relationship Id="rId1458" Type="http://schemas.openxmlformats.org/officeDocument/2006/relationships/hyperlink" Target="https://dx.doi.org/10.1186/s40645-019-0304-z" TargetMode="External"/><Relationship Id="rId1665" Type="http://schemas.openxmlformats.org/officeDocument/2006/relationships/hyperlink" Target="https://dx.doi.org/10.1142/s1793536909000047" TargetMode="External"/><Relationship Id="rId1220" Type="http://schemas.openxmlformats.org/officeDocument/2006/relationships/hyperlink" Target="https://dx.doi.org/10.1002/qj.3588" TargetMode="External"/><Relationship Id="rId1318" Type="http://schemas.openxmlformats.org/officeDocument/2006/relationships/hyperlink" Target="https://dx.doi.org/10.1002/2017gl076079" TargetMode="External"/><Relationship Id="rId1525" Type="http://schemas.openxmlformats.org/officeDocument/2006/relationships/hyperlink" Target="https://dx.doi.org/10.1088/1748-9326/aa8a58" TargetMode="External"/><Relationship Id="rId1732" Type="http://schemas.openxmlformats.org/officeDocument/2006/relationships/hyperlink" Target="https://dx.doi.org/10.1142/9789813200913_0026" TargetMode="External"/><Relationship Id="rId24" Type="http://schemas.openxmlformats.org/officeDocument/2006/relationships/hyperlink" Target="https://dx.doi.org/10.1038/s41586-020-2084-4" TargetMode="External"/><Relationship Id="rId173" Type="http://schemas.openxmlformats.org/officeDocument/2006/relationships/hyperlink" Target="https://dx.doi.org/10.1007/s00382-019-04959-y" TargetMode="External"/><Relationship Id="rId380" Type="http://schemas.openxmlformats.org/officeDocument/2006/relationships/hyperlink" Target="https://dx.doi.org/10.1002/joc.4981" TargetMode="External"/><Relationship Id="rId240" Type="http://schemas.openxmlformats.org/officeDocument/2006/relationships/hyperlink" Target="https://dx.doi.org/10.1002/grl.50932" TargetMode="External"/><Relationship Id="rId478" Type="http://schemas.openxmlformats.org/officeDocument/2006/relationships/hyperlink" Target="https://dx.doi.org/10.1007/s00382-016-3398-7" TargetMode="External"/><Relationship Id="rId685" Type="http://schemas.openxmlformats.org/officeDocument/2006/relationships/hyperlink" Target="https://dx.doi.org/10.1029/2008jd010100" TargetMode="External"/><Relationship Id="rId892" Type="http://schemas.openxmlformats.org/officeDocument/2006/relationships/hyperlink" Target="https://dx.doi.org/10.1002/2014jd022698" TargetMode="External"/><Relationship Id="rId100" Type="http://schemas.openxmlformats.org/officeDocument/2006/relationships/hyperlink" Target="https://dx.doi.org/10.1016/j.rse.2014.05.018" TargetMode="External"/><Relationship Id="rId338" Type="http://schemas.openxmlformats.org/officeDocument/2006/relationships/hyperlink" Target="https://dx.doi.org/10.1002/2014jd022236" TargetMode="External"/><Relationship Id="rId545" Type="http://schemas.openxmlformats.org/officeDocument/2006/relationships/hyperlink" Target="https://dx.doi.org/10.1029/1999gl900003" TargetMode="External"/><Relationship Id="rId752" Type="http://schemas.openxmlformats.org/officeDocument/2006/relationships/hyperlink" Target="https://dx.doi.org/10.1029/2011jd015774" TargetMode="External"/><Relationship Id="rId1175" Type="http://schemas.openxmlformats.org/officeDocument/2006/relationships/hyperlink" Target="https://dx.doi.org/10.1002/wcc.21" TargetMode="External"/><Relationship Id="rId1382" Type="http://schemas.openxmlformats.org/officeDocument/2006/relationships/hyperlink" Target="https://dx.doi.org/10.1029/2018jd028623" TargetMode="External"/><Relationship Id="rId405" Type="http://schemas.openxmlformats.org/officeDocument/2006/relationships/hyperlink" Target="https://dx.doi.org/10.1088/1748-9326/8/3/034037" TargetMode="External"/><Relationship Id="rId612" Type="http://schemas.openxmlformats.org/officeDocument/2006/relationships/hyperlink" Target="https://dx.doi.org/10.1504/ijep.2019.101840" TargetMode="External"/><Relationship Id="rId1035" Type="http://schemas.openxmlformats.org/officeDocument/2006/relationships/hyperlink" Target="https://dx.doi.org/10.1175/jcli-d-17-0137.1" TargetMode="External"/><Relationship Id="rId1242" Type="http://schemas.openxmlformats.org/officeDocument/2006/relationships/hyperlink" Target="https://dx.doi.org/10.1175/jcli-d-13-00235.1" TargetMode="External"/><Relationship Id="rId1687" Type="http://schemas.openxmlformats.org/officeDocument/2006/relationships/hyperlink" Target="https://dx.doi.org/10.1016/j.envdev.2012.04.002" TargetMode="External"/><Relationship Id="rId917" Type="http://schemas.openxmlformats.org/officeDocument/2006/relationships/hyperlink" Target="https://dx.doi.org/10.1038/nclimate3387" TargetMode="External"/><Relationship Id="rId1102" Type="http://schemas.openxmlformats.org/officeDocument/2006/relationships/hyperlink" Target="https://dx.doi.org/10.1016/j.crm.2017.01.002" TargetMode="External"/><Relationship Id="rId1547" Type="http://schemas.openxmlformats.org/officeDocument/2006/relationships/hyperlink" Target="https://dx.doi.org/10.1256/qj.04.176" TargetMode="External"/><Relationship Id="rId1754" Type="http://schemas.openxmlformats.org/officeDocument/2006/relationships/theme" Target="theme/theme1.xml"/><Relationship Id="rId46" Type="http://schemas.openxmlformats.org/officeDocument/2006/relationships/hyperlink" Target="https://dx.doi.org/10.1175/jcli-d-15-0148.1" TargetMode="External"/><Relationship Id="rId1407" Type="http://schemas.openxmlformats.org/officeDocument/2006/relationships/hyperlink" Target="https://dx.doi.org/10.1002/2016gl067989" TargetMode="External"/><Relationship Id="rId1614" Type="http://schemas.openxmlformats.org/officeDocument/2006/relationships/hyperlink" Target="https://dx.doi.org/10.1175/jcli-d-15-0138.1" TargetMode="External"/><Relationship Id="rId195" Type="http://schemas.openxmlformats.org/officeDocument/2006/relationships/hyperlink" Target="https://dx.doi.org/10.1175/jcli-d-19-0953.1" TargetMode="External"/><Relationship Id="rId262" Type="http://schemas.openxmlformats.org/officeDocument/2006/relationships/hyperlink" Target="https://dx.doi.org/10.1002/joc.5973" TargetMode="External"/><Relationship Id="rId567" Type="http://schemas.openxmlformats.org/officeDocument/2006/relationships/hyperlink" Target="https://dx.doi.org/10.1007/s00382-015-2638-6" TargetMode="External"/><Relationship Id="rId1197" Type="http://schemas.openxmlformats.org/officeDocument/2006/relationships/hyperlink" Target="https://dx.doi.org/10.4324/9781315552842" TargetMode="External"/><Relationship Id="rId122" Type="http://schemas.openxmlformats.org/officeDocument/2006/relationships/hyperlink" Target="https://dx.doi.org/10.1016/j.margeo.2019.105960" TargetMode="External"/><Relationship Id="rId774" Type="http://schemas.openxmlformats.org/officeDocument/2006/relationships/hyperlink" Target="https://dx.doi.org/10.1002/joc.1417" TargetMode="External"/><Relationship Id="rId981" Type="http://schemas.openxmlformats.org/officeDocument/2006/relationships/hyperlink" Target="https://dx.doi.org/10.1002/asl.808" TargetMode="External"/><Relationship Id="rId1057" Type="http://schemas.openxmlformats.org/officeDocument/2006/relationships/hyperlink" Target="https://dx.doi.org/10.2166/nh.2013.094" TargetMode="External"/><Relationship Id="rId427" Type="http://schemas.openxmlformats.org/officeDocument/2006/relationships/hyperlink" Target="https://dx.doi.org/10.1175/jamc-d-19-0104.1" TargetMode="External"/><Relationship Id="rId634" Type="http://schemas.openxmlformats.org/officeDocument/2006/relationships/hyperlink" Target="https://dx.doi.org/10.5194/esd-4-199-2013" TargetMode="External"/><Relationship Id="rId841" Type="http://schemas.openxmlformats.org/officeDocument/2006/relationships/hyperlink" Target="https://dx.doi.org/10.1007/s00382-018-4357-2" TargetMode="External"/><Relationship Id="rId1264" Type="http://schemas.openxmlformats.org/officeDocument/2006/relationships/hyperlink" Target="https://dx.doi.org/10.1002/gdj3.8" TargetMode="External"/><Relationship Id="rId1471" Type="http://schemas.openxmlformats.org/officeDocument/2006/relationships/hyperlink" Target="https://dx.doi.org/10.1016/j.cliser.2015.12.001" TargetMode="External"/><Relationship Id="rId1569" Type="http://schemas.openxmlformats.org/officeDocument/2006/relationships/hyperlink" Target="https://dx.doi.org/10.1002/joc.4153" TargetMode="External"/><Relationship Id="rId701" Type="http://schemas.openxmlformats.org/officeDocument/2006/relationships/hyperlink" Target="https://dx.doi.org/10.1016/s0959-3780(00)00042-x" TargetMode="External"/><Relationship Id="rId939" Type="http://schemas.openxmlformats.org/officeDocument/2006/relationships/hyperlink" Target="https://dx.doi.org/10.1016/b978-0-12-416042-2.00012-4" TargetMode="External"/><Relationship Id="rId1124" Type="http://schemas.openxmlformats.org/officeDocument/2006/relationships/hyperlink" Target="https://dx.doi.org/10.1175/jcli-d-11-00375.1" TargetMode="External"/><Relationship Id="rId1331" Type="http://schemas.openxmlformats.org/officeDocument/2006/relationships/hyperlink" Target="https://dx.doi.org/10.1016/j.envsci.2004.06.001" TargetMode="External"/><Relationship Id="rId68" Type="http://schemas.openxmlformats.org/officeDocument/2006/relationships/hyperlink" Target="https://dx.doi.org/10.1175/bams-d-13-00068.1" TargetMode="External"/><Relationship Id="rId1429" Type="http://schemas.openxmlformats.org/officeDocument/2006/relationships/hyperlink" Target="https://dx.doi.org/10.1175/mwr-d-13-00075.1" TargetMode="External"/><Relationship Id="rId1636" Type="http://schemas.openxmlformats.org/officeDocument/2006/relationships/hyperlink" Target="https://dx.doi.org/10.5194/hess-17-3937-2013" TargetMode="External"/><Relationship Id="rId1703" Type="http://schemas.openxmlformats.org/officeDocument/2006/relationships/hyperlink" Target="https://dx.doi.org/10.1002/qj.3397" TargetMode="External"/><Relationship Id="rId284" Type="http://schemas.openxmlformats.org/officeDocument/2006/relationships/hyperlink" Target="https://dx.doi.org/10.1007/s00382-020-05229-y" TargetMode="External"/><Relationship Id="rId491" Type="http://schemas.openxmlformats.org/officeDocument/2006/relationships/hyperlink" Target="https://dx.doi.org/10.1088/1748-9326/10/1/014005" TargetMode="External"/><Relationship Id="rId144" Type="http://schemas.openxmlformats.org/officeDocument/2006/relationships/hyperlink" Target="https://dx.doi.org/10.1002/joc.2383" TargetMode="External"/><Relationship Id="rId589" Type="http://schemas.openxmlformats.org/officeDocument/2006/relationships/hyperlink" Target="https://dx.doi.org/10.1175/jcli-d-11-00687.1" TargetMode="External"/><Relationship Id="rId796" Type="http://schemas.openxmlformats.org/officeDocument/2006/relationships/hyperlink" Target="https://dx.doi.org/10.1002/joc.4306" TargetMode="External"/><Relationship Id="rId351" Type="http://schemas.openxmlformats.org/officeDocument/2006/relationships/hyperlink" Target="https://dx.doi.org/10.1038/ngeo2201" TargetMode="External"/><Relationship Id="rId449" Type="http://schemas.openxmlformats.org/officeDocument/2006/relationships/hyperlink" Target="https://dx.doi.org/10.1038/nature17149" TargetMode="External"/><Relationship Id="rId656" Type="http://schemas.openxmlformats.org/officeDocument/2006/relationships/hyperlink" Target="https://dx.doi.org/10.1017/s0140525x10000725" TargetMode="External"/><Relationship Id="rId863" Type="http://schemas.openxmlformats.org/officeDocument/2006/relationships/hyperlink" Target="https://dx.doi.org/10.1002/2013wr014897" TargetMode="External"/><Relationship Id="rId1079" Type="http://schemas.openxmlformats.org/officeDocument/2006/relationships/hyperlink" Target="https://dx.doi.org/10.1088/1748-9326/7/1/014021" TargetMode="External"/><Relationship Id="rId1286" Type="http://schemas.openxmlformats.org/officeDocument/2006/relationships/hyperlink" Target="https://dx.doi.org/10.1175/1520-0493(1987)115%3c1606:garspp%3e2.0.co;2" TargetMode="External"/><Relationship Id="rId1493" Type="http://schemas.openxmlformats.org/officeDocument/2006/relationships/hyperlink" Target="https://dx.doi.org/10.1038/s41612-019-0096-2" TargetMode="External"/><Relationship Id="rId211" Type="http://schemas.openxmlformats.org/officeDocument/2006/relationships/hyperlink" Target="https://dx.doi.org/10.1038/s41586-018-0776-9" TargetMode="External"/><Relationship Id="rId309" Type="http://schemas.openxmlformats.org/officeDocument/2006/relationships/hyperlink" Target="https://dx.doi.org/10.1007/s00382-018-4521-8" TargetMode="External"/><Relationship Id="rId516" Type="http://schemas.openxmlformats.org/officeDocument/2006/relationships/hyperlink" Target="https://dx.doi.org/10.1007/s00382-015-2529-x" TargetMode="External"/><Relationship Id="rId1146" Type="http://schemas.openxmlformats.org/officeDocument/2006/relationships/hyperlink" Target="https://dx.doi.org/10.5194/essd-6-61-2014" TargetMode="External"/><Relationship Id="rId723" Type="http://schemas.openxmlformats.org/officeDocument/2006/relationships/hyperlink" Target="https://dx.doi.org/10.1007/978-3-030-61160-6_2" TargetMode="External"/><Relationship Id="rId930" Type="http://schemas.openxmlformats.org/officeDocument/2006/relationships/hyperlink" Target="https://dx.doi.org/10.1007/s00382-015-2799-3" TargetMode="External"/><Relationship Id="rId1006" Type="http://schemas.openxmlformats.org/officeDocument/2006/relationships/hyperlink" Target="https://dx.doi.org/10.1002/joc.5222" TargetMode="External"/><Relationship Id="rId1353" Type="http://schemas.openxmlformats.org/officeDocument/2006/relationships/hyperlink" Target="https://dx.doi.org/10.3390/atmos8030052" TargetMode="External"/><Relationship Id="rId1560" Type="http://schemas.openxmlformats.org/officeDocument/2006/relationships/hyperlink" Target="https://dx.doi.org/10.1371/journal.pone.0242477" TargetMode="External"/><Relationship Id="rId1658" Type="http://schemas.openxmlformats.org/officeDocument/2006/relationships/hyperlink" Target="https://dx.doi.org/10.1175/jcli-d-15-0773.1" TargetMode="External"/><Relationship Id="rId1213" Type="http://schemas.openxmlformats.org/officeDocument/2006/relationships/hyperlink" Target="https://dx.doi.org/10.1007/s00382-017-3723-9" TargetMode="External"/><Relationship Id="rId1420" Type="http://schemas.openxmlformats.org/officeDocument/2006/relationships/hyperlink" Target="https://dx.doi.org/10.1007/s11069-015-1678-x" TargetMode="External"/><Relationship Id="rId1518" Type="http://schemas.openxmlformats.org/officeDocument/2006/relationships/hyperlink" Target="https://dx.doi.org/10.1175/bams-d-16-0165.1" TargetMode="External"/><Relationship Id="rId1725" Type="http://schemas.openxmlformats.org/officeDocument/2006/relationships/hyperlink" Target="https://dx.doi.org/10.1007/s00382-018-4514-7" TargetMode="External"/><Relationship Id="rId17" Type="http://schemas.openxmlformats.org/officeDocument/2006/relationships/hyperlink" Target="https://www.ecad.eu" TargetMode="External"/><Relationship Id="rId166" Type="http://schemas.openxmlformats.org/officeDocument/2006/relationships/hyperlink" Target="https://dx.doi.org/10.1175/bams-d-13-00047.1" TargetMode="External"/><Relationship Id="rId373" Type="http://schemas.openxmlformats.org/officeDocument/2006/relationships/hyperlink" Target="https://dx.doi.org/10.1007/s00382-011-1068-3" TargetMode="External"/><Relationship Id="rId580" Type="http://schemas.openxmlformats.org/officeDocument/2006/relationships/hyperlink" Target="https://dx.doi.org/10.1002/joc.2388" TargetMode="External"/><Relationship Id="rId1" Type="http://schemas.openxmlformats.org/officeDocument/2006/relationships/customXml" Target="../customXml/item1.xml"/><Relationship Id="rId233" Type="http://schemas.openxmlformats.org/officeDocument/2006/relationships/hyperlink" Target="https://dx.doi.org/10.1002/2015gl066015" TargetMode="External"/><Relationship Id="rId440" Type="http://schemas.openxmlformats.org/officeDocument/2006/relationships/hyperlink" Target="https://dx.doi.org/10.1175/jcli-d-12-00708.1" TargetMode="External"/><Relationship Id="rId678" Type="http://schemas.openxmlformats.org/officeDocument/2006/relationships/hyperlink" Target="https://dx.doi.org/10.1175/jcli-d-16-0442.1" TargetMode="External"/><Relationship Id="rId885" Type="http://schemas.openxmlformats.org/officeDocument/2006/relationships/hyperlink" Target="https://dx.doi.org/10.1007/s00382-020-05600-z" TargetMode="External"/><Relationship Id="rId1070" Type="http://schemas.openxmlformats.org/officeDocument/2006/relationships/hyperlink" Target="https://dx.doi.org/10.1175/2011jamc2641.1" TargetMode="External"/><Relationship Id="rId300" Type="http://schemas.openxmlformats.org/officeDocument/2006/relationships/hyperlink" Target="https://dx.doi.org/10.1175/jcli-d-18-0692.1" TargetMode="External"/><Relationship Id="rId538" Type="http://schemas.openxmlformats.org/officeDocument/2006/relationships/hyperlink" Target="https://dx.doi.org/10.5194/gmd-9-1143-2016" TargetMode="External"/><Relationship Id="rId745" Type="http://schemas.openxmlformats.org/officeDocument/2006/relationships/hyperlink" Target="https://dx.doi.org/10.1175/1525-7541(2004)005%3c0487:camtpg%3e2.0.co;2" TargetMode="External"/><Relationship Id="rId952" Type="http://schemas.openxmlformats.org/officeDocument/2006/relationships/hyperlink" Target="https://dx.doi.org/10.1007/s11229-020-02821-x" TargetMode="External"/><Relationship Id="rId1168" Type="http://schemas.openxmlformats.org/officeDocument/2006/relationships/hyperlink" Target="https://dx.doi.org/10.1088/1748-9326/aac334" TargetMode="External"/><Relationship Id="rId1375" Type="http://schemas.openxmlformats.org/officeDocument/2006/relationships/hyperlink" Target="https://dx.doi.org/10.3402/tellusa.v66.23967" TargetMode="External"/><Relationship Id="rId1582" Type="http://schemas.openxmlformats.org/officeDocument/2006/relationships/hyperlink" Target="https://dx.doi.org/10.1175/jcli-d-16-0687.1" TargetMode="External"/><Relationship Id="rId81" Type="http://schemas.openxmlformats.org/officeDocument/2006/relationships/hyperlink" Target="https://dx.doi.org/10.1016/j.uclim.2017.05.004" TargetMode="External"/><Relationship Id="rId605" Type="http://schemas.openxmlformats.org/officeDocument/2006/relationships/hyperlink" Target="https://dx.doi.org/10.3389/fevo.2020.00155" TargetMode="External"/><Relationship Id="rId812" Type="http://schemas.openxmlformats.org/officeDocument/2006/relationships/hyperlink" Target="https://dx.doi.org/10.1175/2009jcli3361.1" TargetMode="External"/><Relationship Id="rId1028" Type="http://schemas.openxmlformats.org/officeDocument/2006/relationships/hyperlink" Target="https://dx.doi.org/10.1126/science.aaf6369" TargetMode="External"/><Relationship Id="rId1235" Type="http://schemas.openxmlformats.org/officeDocument/2006/relationships/hyperlink" Target="https://dx.doi.org/10.1029/2000rg000095" TargetMode="External"/><Relationship Id="rId1442" Type="http://schemas.openxmlformats.org/officeDocument/2006/relationships/hyperlink" Target="https://dx.doi.org/10.1088/1748-9326/aaebc7" TargetMode="External"/><Relationship Id="rId1302" Type="http://schemas.openxmlformats.org/officeDocument/2006/relationships/hyperlink" Target="https://dx.doi.org/10.1175/bams-d-14-00176.1" TargetMode="External"/><Relationship Id="rId1747" Type="http://schemas.openxmlformats.org/officeDocument/2006/relationships/hyperlink" Target="https://dx.doi.org/10.1029/2010jd015396" TargetMode="External"/><Relationship Id="rId39" Type="http://schemas.openxmlformats.org/officeDocument/2006/relationships/hyperlink" Target="https://dx.doi.org/10.1038/srep07211" TargetMode="External"/><Relationship Id="rId1607" Type="http://schemas.openxmlformats.org/officeDocument/2006/relationships/hyperlink" Target="https://dx.doi.org/10.1007/s11769-015-0754-1" TargetMode="External"/><Relationship Id="rId188" Type="http://schemas.openxmlformats.org/officeDocument/2006/relationships/hyperlink" Target="https://dx.doi.org/10.1029/2011wr011212" TargetMode="External"/><Relationship Id="rId395" Type="http://schemas.openxmlformats.org/officeDocument/2006/relationships/hyperlink" Target="https://dx.doi.org/10.1002/joc.5930" TargetMode="External"/><Relationship Id="rId255" Type="http://schemas.openxmlformats.org/officeDocument/2006/relationships/hyperlink" Target="https://dx.doi.org/10.1016/j.jhydrol.2012.02.040" TargetMode="External"/><Relationship Id="rId462" Type="http://schemas.openxmlformats.org/officeDocument/2006/relationships/hyperlink" Target="https://dx.doi.org/10.1007/s00382-012-1579-6" TargetMode="External"/><Relationship Id="rId1092" Type="http://schemas.openxmlformats.org/officeDocument/2006/relationships/hyperlink" Target="https://dx.doi.org/10.1002/joc.5505" TargetMode="External"/><Relationship Id="rId1397" Type="http://schemas.openxmlformats.org/officeDocument/2006/relationships/hyperlink" Target="https://dx.doi.org/10.1038/ngeo473" TargetMode="External"/><Relationship Id="rId115" Type="http://schemas.openxmlformats.org/officeDocument/2006/relationships/hyperlink" Target="https://dx.doi.org/10.1175/jas-d-13-0240.1" TargetMode="External"/><Relationship Id="rId322" Type="http://schemas.openxmlformats.org/officeDocument/2006/relationships/hyperlink" Target="https://dx.doi.org/10.1038/s41467-017-01907-4" TargetMode="External"/><Relationship Id="rId767" Type="http://schemas.openxmlformats.org/officeDocument/2006/relationships/hyperlink" Target="https://dx.doi.org/10.5194/asr-17-115-2020" TargetMode="External"/><Relationship Id="rId974" Type="http://schemas.openxmlformats.org/officeDocument/2006/relationships/hyperlink" Target="https://dx.doi.org/10.1002/2017gl075627" TargetMode="External"/><Relationship Id="rId627" Type="http://schemas.openxmlformats.org/officeDocument/2006/relationships/hyperlink" Target="https://dx.doi.org/10.1175/mwr-d-11-00201.1" TargetMode="External"/><Relationship Id="rId834" Type="http://schemas.openxmlformats.org/officeDocument/2006/relationships/hyperlink" Target="https://dx.doi.org/10.1175/jcli-d-13-00367.1" TargetMode="External"/><Relationship Id="rId1257" Type="http://schemas.openxmlformats.org/officeDocument/2006/relationships/hyperlink" Target="https://dx.doi.org/10.1175/jcli3474.1" TargetMode="External"/><Relationship Id="rId1464" Type="http://schemas.openxmlformats.org/officeDocument/2006/relationships/hyperlink" Target="https://dx.doi.org/10.1038/ngeo2526" TargetMode="External"/><Relationship Id="rId1671" Type="http://schemas.openxmlformats.org/officeDocument/2006/relationships/hyperlink" Target="https://dx.doi.org/10.1002/joc.6590" TargetMode="External"/><Relationship Id="rId901" Type="http://schemas.openxmlformats.org/officeDocument/2006/relationships/hyperlink" Target="https://dx.doi.org/10.1038/nclimate1614" TargetMode="External"/><Relationship Id="rId1117" Type="http://schemas.openxmlformats.org/officeDocument/2006/relationships/hyperlink" Target="https://dx.doi.org/10.1038/sdata.2018.296" TargetMode="External"/><Relationship Id="rId1324" Type="http://schemas.openxmlformats.org/officeDocument/2006/relationships/hyperlink" Target="https://dx.doi.org/10.1371/journal.pone.0180369" TargetMode="External"/><Relationship Id="rId1531" Type="http://schemas.openxmlformats.org/officeDocument/2006/relationships/hyperlink" Target="https://dx.doi.org/10.1007/s00704-018-2379-7" TargetMode="External"/><Relationship Id="rId30" Type="http://schemas.openxmlformats.org/officeDocument/2006/relationships/hyperlink" Target="https://dx.doi.org/10.1126/sciadv.aaz9507" TargetMode="External"/><Relationship Id="rId1629" Type="http://schemas.openxmlformats.org/officeDocument/2006/relationships/hyperlink" Target="https://dx.doi.org/10.1175/jcli-d-12-00839.1" TargetMode="External"/><Relationship Id="rId277" Type="http://schemas.openxmlformats.org/officeDocument/2006/relationships/hyperlink" Target="https://dx.doi.org/10.5194/essd-10-919-2018" TargetMode="External"/><Relationship Id="rId484" Type="http://schemas.openxmlformats.org/officeDocument/2006/relationships/hyperlink" Target="https://dx.doi.org/10.1038/nclimate3361" TargetMode="External"/><Relationship Id="rId137" Type="http://schemas.openxmlformats.org/officeDocument/2006/relationships/hyperlink" Target="https://dx.doi.org/10.1088/2515-7620/aba10f" TargetMode="External"/><Relationship Id="rId344" Type="http://schemas.openxmlformats.org/officeDocument/2006/relationships/hyperlink" Target="https://dx.doi.org/10.1029/2019gl083731" TargetMode="External"/><Relationship Id="rId691" Type="http://schemas.openxmlformats.org/officeDocument/2006/relationships/hyperlink" Target="https://dx.doi.org/10.1007/s40641-015-0020-8" TargetMode="External"/><Relationship Id="rId789" Type="http://schemas.openxmlformats.org/officeDocument/2006/relationships/hyperlink" Target="https://dx.doi.org/10.1175/bams-d-14-00283.1" TargetMode="External"/><Relationship Id="rId996" Type="http://schemas.openxmlformats.org/officeDocument/2006/relationships/hyperlink" Target="https://dx.doi.org/10.1002/2013jd021403" TargetMode="External"/><Relationship Id="rId551" Type="http://schemas.openxmlformats.org/officeDocument/2006/relationships/hyperlink" Target="https://dx.doi.org/10.1016/b978-0-12-409548-9.10315-x" TargetMode="External"/><Relationship Id="rId649" Type="http://schemas.openxmlformats.org/officeDocument/2006/relationships/hyperlink" Target="https://dx.doi.org/10.1111/nyas.13090" TargetMode="External"/><Relationship Id="rId856" Type="http://schemas.openxmlformats.org/officeDocument/2006/relationships/hyperlink" Target="https://dx.doi.org/10.2151/jmsj.2012-b03" TargetMode="External"/><Relationship Id="rId1181" Type="http://schemas.openxmlformats.org/officeDocument/2006/relationships/hyperlink" Target="https://dx.doi.org/10.1002/wcc.569" TargetMode="External"/><Relationship Id="rId1279" Type="http://schemas.openxmlformats.org/officeDocument/2006/relationships/hyperlink" Target="https://dx.doi.org/10.1002/joc.4359" TargetMode="External"/><Relationship Id="rId1486" Type="http://schemas.openxmlformats.org/officeDocument/2006/relationships/hyperlink" Target="https://dx.doi.org/10.1002/2017jd026575" TargetMode="External"/><Relationship Id="rId204" Type="http://schemas.openxmlformats.org/officeDocument/2006/relationships/hyperlink" Target="https://dx.doi.org/10.1175/jcli-d-16-0316.1" TargetMode="External"/><Relationship Id="rId411" Type="http://schemas.openxmlformats.org/officeDocument/2006/relationships/hyperlink" Target="https://dx.doi.org/10.1007/s00382-016-3355-5" TargetMode="External"/><Relationship Id="rId509" Type="http://schemas.openxmlformats.org/officeDocument/2006/relationships/hyperlink" Target="https://dx.doi.org/10.1175/jcli-d-12-00338.1" TargetMode="External"/><Relationship Id="rId1041" Type="http://schemas.openxmlformats.org/officeDocument/2006/relationships/hyperlink" Target="https://dx.doi.org/10.1016/j.jenvp.2015.10.003" TargetMode="External"/><Relationship Id="rId1139" Type="http://schemas.openxmlformats.org/officeDocument/2006/relationships/hyperlink" Target="https://dx.doi.org/10.1002/2017gl076502" TargetMode="External"/><Relationship Id="rId1346" Type="http://schemas.openxmlformats.org/officeDocument/2006/relationships/hyperlink" Target="https://dx.doi.org/10.1175/jcli-d-16-0854.1" TargetMode="External"/><Relationship Id="rId1693" Type="http://schemas.openxmlformats.org/officeDocument/2006/relationships/hyperlink" Target="https://dx.doi.org/10.5194/acp-6-4687-2006" TargetMode="External"/><Relationship Id="rId716" Type="http://schemas.openxmlformats.org/officeDocument/2006/relationships/hyperlink" Target="https://dx.doi.org/10.1186/s40645-020-00367-7" TargetMode="External"/><Relationship Id="rId923" Type="http://schemas.openxmlformats.org/officeDocument/2006/relationships/hyperlink" Target="https://dx.doi.org/10.1038/s41467-020-16461-9" TargetMode="External"/><Relationship Id="rId1553" Type="http://schemas.openxmlformats.org/officeDocument/2006/relationships/hyperlink" Target="https://dx.doi.org/10.1002/jgrd.50444" TargetMode="External"/><Relationship Id="rId52" Type="http://schemas.openxmlformats.org/officeDocument/2006/relationships/hyperlink" Target="https://dx.doi.org/10.1007/s41748-020-00161-x" TargetMode="External"/><Relationship Id="rId1206" Type="http://schemas.openxmlformats.org/officeDocument/2006/relationships/hyperlink" Target="https://dx.doi.org/10.1175/jhm-d-14-0236.1" TargetMode="External"/><Relationship Id="rId1413" Type="http://schemas.openxmlformats.org/officeDocument/2006/relationships/hyperlink" Target="https://dx.doi.org/10.1007/s00382-016-3147-y" TargetMode="External"/><Relationship Id="rId1620" Type="http://schemas.openxmlformats.org/officeDocument/2006/relationships/hyperlink" Target="https://dx.doi.org/10.1002/2014wr015638" TargetMode="External"/><Relationship Id="rId1718" Type="http://schemas.openxmlformats.org/officeDocument/2006/relationships/hyperlink" Target="https://dx.doi.org/10.1002/joc.6495" TargetMode="External"/><Relationship Id="rId299" Type="http://schemas.openxmlformats.org/officeDocument/2006/relationships/hyperlink" Target="https://dx.doi.org/10.1038/s41558-017-0059-8" TargetMode="External"/><Relationship Id="rId159" Type="http://schemas.openxmlformats.org/officeDocument/2006/relationships/hyperlink" Target="https://dx.doi.org/10.5194/gmd-9-3751-2016" TargetMode="External"/><Relationship Id="rId366" Type="http://schemas.openxmlformats.org/officeDocument/2006/relationships/hyperlink" Target="https://dx.doi.org/10.1038/s41558-020-0731-2" TargetMode="External"/><Relationship Id="rId573" Type="http://schemas.openxmlformats.org/officeDocument/2006/relationships/hyperlink" Target="https://dx.doi.org/10.1038/ncomms7443" TargetMode="External"/><Relationship Id="rId780" Type="http://schemas.openxmlformats.org/officeDocument/2006/relationships/hyperlink" Target="https://dx.doi.org/10.1175/bams-d-15-0004.1" TargetMode="External"/><Relationship Id="rId226" Type="http://schemas.openxmlformats.org/officeDocument/2006/relationships/hyperlink" Target="https://dx.doi.org/10.3402/tellusa.v68.29005" TargetMode="External"/><Relationship Id="rId433" Type="http://schemas.openxmlformats.org/officeDocument/2006/relationships/hyperlink" Target="https://dx.doi.org/10.5194/esd-11-469-2020" TargetMode="External"/><Relationship Id="rId878" Type="http://schemas.openxmlformats.org/officeDocument/2006/relationships/hyperlink" Target="https://dx.doi.org/10.1002/joc.5391" TargetMode="External"/><Relationship Id="rId1063" Type="http://schemas.openxmlformats.org/officeDocument/2006/relationships/hyperlink" Target="https://dx.doi.org/10.1007/s00382-017-3986-1" TargetMode="External"/><Relationship Id="rId1270" Type="http://schemas.openxmlformats.org/officeDocument/2006/relationships/hyperlink" Target="https://dx.doi.org/10.1111/j.1752-1688.2009.00358.x" TargetMode="External"/><Relationship Id="rId640" Type="http://schemas.openxmlformats.org/officeDocument/2006/relationships/hyperlink" Target="https://dx.doi.org/10.1002/2015gl067640" TargetMode="External"/><Relationship Id="rId738" Type="http://schemas.openxmlformats.org/officeDocument/2006/relationships/hyperlink" Target="https://dx.doi.org/10.1038/srep30690" TargetMode="External"/><Relationship Id="rId945" Type="http://schemas.openxmlformats.org/officeDocument/2006/relationships/hyperlink" Target="https://dx.doi.org/10.1175/jcli-d-17-0439.1" TargetMode="External"/><Relationship Id="rId1368" Type="http://schemas.openxmlformats.org/officeDocument/2006/relationships/hyperlink" Target="https://dx.doi.org/10.1175/1520-0450(1989)028%3c0760:nsoupb%3e2.0.co;2" TargetMode="External"/><Relationship Id="rId1575" Type="http://schemas.openxmlformats.org/officeDocument/2006/relationships/hyperlink" Target="https://dx.doi.org/10.5194/hess-20-3651-2016" TargetMode="External"/><Relationship Id="rId74" Type="http://schemas.openxmlformats.org/officeDocument/2006/relationships/hyperlink" Target="https://dx.doi.org/10.1007/s10113-016-1072-6" TargetMode="External"/><Relationship Id="rId500" Type="http://schemas.openxmlformats.org/officeDocument/2006/relationships/hyperlink" Target="https://dx.doi.org/10.1175/2010jamc2377.1" TargetMode="External"/><Relationship Id="rId805" Type="http://schemas.openxmlformats.org/officeDocument/2006/relationships/hyperlink" Target="https://dx.doi.org/10.5194/esd-9-459-2018" TargetMode="External"/><Relationship Id="rId1130" Type="http://schemas.openxmlformats.org/officeDocument/2006/relationships/hyperlink" Target="https://dx.doi.org/10.1098/rsta.2014.0164" TargetMode="External"/><Relationship Id="rId1228" Type="http://schemas.openxmlformats.org/officeDocument/2006/relationships/hyperlink" Target="https://dx.doi.org/10.3389/fenvs.2019.00036" TargetMode="External"/><Relationship Id="rId1435" Type="http://schemas.openxmlformats.org/officeDocument/2006/relationships/hyperlink" Target="https://dx.doi.org/10.1177/0959683608095576" TargetMode="External"/><Relationship Id="rId1642" Type="http://schemas.openxmlformats.org/officeDocument/2006/relationships/hyperlink" Target="https://dx.doi.org/10.1016/j.jhydrol.2011.02.030" TargetMode="External"/><Relationship Id="rId1502" Type="http://schemas.openxmlformats.org/officeDocument/2006/relationships/hyperlink" Target="https://dx.doi.org/10.1038/nature11377" TargetMode="External"/><Relationship Id="rId290" Type="http://schemas.openxmlformats.org/officeDocument/2006/relationships/hyperlink" Target="https://dx.doi.org/10.1029/2020gl087815" TargetMode="External"/><Relationship Id="rId388" Type="http://schemas.openxmlformats.org/officeDocument/2006/relationships/hyperlink" Target="https://dx.doi.org/10.1038/nature13260" TargetMode="External"/><Relationship Id="rId150" Type="http://schemas.openxmlformats.org/officeDocument/2006/relationships/hyperlink" Target="https://dx.doi.org/10.3354/cr033183" TargetMode="External"/><Relationship Id="rId595" Type="http://schemas.openxmlformats.org/officeDocument/2006/relationships/hyperlink" Target="https://dx.doi.org/10.1088/1748-9326/ab7767" TargetMode="External"/><Relationship Id="rId248" Type="http://schemas.openxmlformats.org/officeDocument/2006/relationships/hyperlink" Target="https://dx.doi.org/10.1002/2016gl068172" TargetMode="External"/><Relationship Id="rId455" Type="http://schemas.openxmlformats.org/officeDocument/2006/relationships/hyperlink" Target="https://dx.doi.org/10.5194/gmd-9-1747-2016" TargetMode="External"/><Relationship Id="rId662" Type="http://schemas.openxmlformats.org/officeDocument/2006/relationships/hyperlink" Target="https://dx.doi.org/10.1007/s00382-012-1387-z" TargetMode="External"/><Relationship Id="rId1085" Type="http://schemas.openxmlformats.org/officeDocument/2006/relationships/hyperlink" Target="https://dx.doi.org/10.1175/bams-d-16-0099.1" TargetMode="External"/><Relationship Id="rId1292" Type="http://schemas.openxmlformats.org/officeDocument/2006/relationships/hyperlink" Target="https://dx.doi.org/10.2989/1814232x.2010.501563" TargetMode="External"/><Relationship Id="rId108" Type="http://schemas.openxmlformats.org/officeDocument/2006/relationships/hyperlink" Target="https://dx.doi.org/10.1016/j.polar.2017.05.002" TargetMode="External"/><Relationship Id="rId315" Type="http://schemas.openxmlformats.org/officeDocument/2006/relationships/hyperlink" Target="https://dx.doi.org/10.1038/s41467-018-05256-8" TargetMode="External"/><Relationship Id="rId522" Type="http://schemas.openxmlformats.org/officeDocument/2006/relationships/hyperlink" Target="https://dx.doi.org/10.1175/2009mwr2976.1" TargetMode="External"/><Relationship Id="rId967" Type="http://schemas.openxmlformats.org/officeDocument/2006/relationships/hyperlink" Target="https://dx.doi.org/10.1002/joc.5001" TargetMode="External"/><Relationship Id="rId1152" Type="http://schemas.openxmlformats.org/officeDocument/2006/relationships/hyperlink" Target="https://dx.doi.org/10.1038/nclimate3089" TargetMode="External"/><Relationship Id="rId1597" Type="http://schemas.openxmlformats.org/officeDocument/2006/relationships/hyperlink" Target="https://dx.doi.org/10.1175/jcli-d-14-00196.1" TargetMode="External"/><Relationship Id="rId96" Type="http://schemas.openxmlformats.org/officeDocument/2006/relationships/hyperlink" Target="https://dx.doi.org/10.1002/wcc.337" TargetMode="External"/><Relationship Id="rId827" Type="http://schemas.openxmlformats.org/officeDocument/2006/relationships/hyperlink" Target="https://dx.doi.org/10.1007/s00704-016-2003-7" TargetMode="External"/><Relationship Id="rId1012" Type="http://schemas.openxmlformats.org/officeDocument/2006/relationships/hyperlink" Target="https://dx.doi.org/10.1023/a:1016099921195" TargetMode="External"/><Relationship Id="rId1457" Type="http://schemas.openxmlformats.org/officeDocument/2006/relationships/hyperlink" Target="https://dx.doi.org/10.5194/gmd-10-433-2017" TargetMode="External"/><Relationship Id="rId1664" Type="http://schemas.openxmlformats.org/officeDocument/2006/relationships/hyperlink" Target="https://dx.doi.org/10.1175/jcli-d-17-0124.1" TargetMode="External"/><Relationship Id="rId1317" Type="http://schemas.openxmlformats.org/officeDocument/2006/relationships/hyperlink" Target="https://dx.doi.org/10.1038/s41561-019-0424-5" TargetMode="External"/><Relationship Id="rId1524" Type="http://schemas.openxmlformats.org/officeDocument/2006/relationships/hyperlink" Target="https://dx.doi.org/10.1002/2014jd022781" TargetMode="External"/><Relationship Id="rId1731" Type="http://schemas.openxmlformats.org/officeDocument/2006/relationships/hyperlink" Target="https://dx.doi.org/10.1038/s41558-020-00945-z" TargetMode="External"/><Relationship Id="rId23" Type="http://schemas.openxmlformats.org/officeDocument/2006/relationships/hyperlink" Target="https://dx.doi.org/10.1007/s10584-017-2001-5" TargetMode="External"/><Relationship Id="rId172" Type="http://schemas.openxmlformats.org/officeDocument/2006/relationships/hyperlink" Target="https://dx.doi.org/10.1175/jcli-d-14-00623.1" TargetMode="External"/><Relationship Id="rId477" Type="http://schemas.openxmlformats.org/officeDocument/2006/relationships/hyperlink" Target="https://dx.doi.org/10.1088/1748-9326/7/2/024017" TargetMode="External"/><Relationship Id="rId684" Type="http://schemas.openxmlformats.org/officeDocument/2006/relationships/hyperlink" Target="https://dx.doi.org/10.1127/metz/2016/0773" TargetMode="External"/><Relationship Id="rId337" Type="http://schemas.openxmlformats.org/officeDocument/2006/relationships/hyperlink" Target="https://dx.doi.org/10.1007/s00382-014-2238-x" TargetMode="External"/><Relationship Id="rId891" Type="http://schemas.openxmlformats.org/officeDocument/2006/relationships/hyperlink" Target="https://dx.doi.org/10.1007/s00704-013-1034-6" TargetMode="External"/><Relationship Id="rId989" Type="http://schemas.openxmlformats.org/officeDocument/2006/relationships/hyperlink" Target="https://dx.doi.org/10.1038/srep45242" TargetMode="External"/><Relationship Id="rId544" Type="http://schemas.openxmlformats.org/officeDocument/2006/relationships/hyperlink" Target="https://dx.doi.org/10.1080/16000870.2018.1441247" TargetMode="External"/><Relationship Id="rId751" Type="http://schemas.openxmlformats.org/officeDocument/2006/relationships/hyperlink" Target="https://dx.doi.org/10.2139/ssrn.2216469" TargetMode="External"/><Relationship Id="rId849" Type="http://schemas.openxmlformats.org/officeDocument/2006/relationships/hyperlink" Target="https://dx.doi.org/10.1175/2009bams2834.1" TargetMode="External"/><Relationship Id="rId1174" Type="http://schemas.openxmlformats.org/officeDocument/2006/relationships/hyperlink" Target="https://dx.doi.org/10.1002/joc.3370140102" TargetMode="External"/><Relationship Id="rId1381" Type="http://schemas.openxmlformats.org/officeDocument/2006/relationships/hyperlink" Target="https://dx.doi.org/10.1038/ngeo2783" TargetMode="External"/><Relationship Id="rId1479" Type="http://schemas.openxmlformats.org/officeDocument/2006/relationships/hyperlink" Target="https://dx.doi.org/10.1175/jcli-d-18-0290.1" TargetMode="External"/><Relationship Id="rId1686" Type="http://schemas.openxmlformats.org/officeDocument/2006/relationships/hyperlink" Target="https://dx.doi.org/10.1038/nclimate1580" TargetMode="External"/><Relationship Id="rId404" Type="http://schemas.openxmlformats.org/officeDocument/2006/relationships/hyperlink" Target="https://dx.doi.org/10.1007/s00382-016-3158-8" TargetMode="External"/><Relationship Id="rId611" Type="http://schemas.openxmlformats.org/officeDocument/2006/relationships/hyperlink" Target="https://dx.doi.org/10.1002/2016jd024751" TargetMode="External"/><Relationship Id="rId1034" Type="http://schemas.openxmlformats.org/officeDocument/2006/relationships/hyperlink" Target="https://dx.doi.org/10.1007/s00382-010-0942-8" TargetMode="External"/><Relationship Id="rId1241" Type="http://schemas.openxmlformats.org/officeDocument/2006/relationships/hyperlink" Target="https://dx.doi.org/10.1002/asl.640" TargetMode="External"/><Relationship Id="rId1339" Type="http://schemas.openxmlformats.org/officeDocument/2006/relationships/hyperlink" Target="https://dx.doi.org/10.1038/s41612-018-0038-4" TargetMode="External"/><Relationship Id="rId709" Type="http://schemas.openxmlformats.org/officeDocument/2006/relationships/hyperlink" Target="https://dx.doi.org/10.1016/s1352-2310(99)00132-6" TargetMode="External"/><Relationship Id="rId916" Type="http://schemas.openxmlformats.org/officeDocument/2006/relationships/hyperlink" Target="https://dx.doi.org/10.1002/2017gl076210" TargetMode="External"/><Relationship Id="rId1101" Type="http://schemas.openxmlformats.org/officeDocument/2006/relationships/hyperlink" Target="https://dx.doi.org/10.1038/d41586-018-05649-1" TargetMode="External"/><Relationship Id="rId1546" Type="http://schemas.openxmlformats.org/officeDocument/2006/relationships/hyperlink" Target="https://dx.doi.org/10.1029/2017jd027711" TargetMode="External"/><Relationship Id="rId1753" Type="http://schemas.microsoft.com/office/2011/relationships/people" Target="people.xml"/><Relationship Id="rId45" Type="http://schemas.openxmlformats.org/officeDocument/2006/relationships/hyperlink" Target="https://dx.doi.org/10.1175/jcli-d-16-0735.1" TargetMode="External"/><Relationship Id="rId1406" Type="http://schemas.openxmlformats.org/officeDocument/2006/relationships/hyperlink" Target="https://dx.doi.org/10.1038/s41558-020-0878-x" TargetMode="External"/><Relationship Id="rId1613" Type="http://schemas.openxmlformats.org/officeDocument/2006/relationships/hyperlink" Target="https://dx.doi.org/10.2208/jscejer.74.i_19" TargetMode="External"/><Relationship Id="rId194" Type="http://schemas.openxmlformats.org/officeDocument/2006/relationships/hyperlink" Target="https://dx.doi.org/10.1088/1748-9326/ab492f" TargetMode="External"/><Relationship Id="rId261" Type="http://schemas.openxmlformats.org/officeDocument/2006/relationships/hyperlink" Target="https://dx.doi.org/10.1038/s41598-020-58824-8" TargetMode="External"/><Relationship Id="rId499" Type="http://schemas.openxmlformats.org/officeDocument/2006/relationships/hyperlink" Target="https://dx.doi.org/10.1016/j.jhydrol.2011.06.021" TargetMode="External"/><Relationship Id="rId359" Type="http://schemas.openxmlformats.org/officeDocument/2006/relationships/hyperlink" Target="https://dx.doi.org/10.1175/jcli-d-14-00325.1" TargetMode="External"/><Relationship Id="rId566" Type="http://schemas.openxmlformats.org/officeDocument/2006/relationships/hyperlink" Target="https://dx.doi.org/10.1002/joc.4748" TargetMode="External"/><Relationship Id="rId773" Type="http://schemas.openxmlformats.org/officeDocument/2006/relationships/hyperlink" Target="https://dx.doi.org/10.1175/bams-d-13-00255.1" TargetMode="External"/><Relationship Id="rId1196" Type="http://schemas.openxmlformats.org/officeDocument/2006/relationships/hyperlink" Target="https://dx.doi.org/10.1175/jcli-d-15-0316.1" TargetMode="External"/><Relationship Id="rId121" Type="http://schemas.openxmlformats.org/officeDocument/2006/relationships/hyperlink" Target="https://dx.doi.org/10.5194/tc-12-759-2018" TargetMode="External"/><Relationship Id="rId219" Type="http://schemas.openxmlformats.org/officeDocument/2006/relationships/hyperlink" Target="https://dx.doi.org/10.1175/jcli-d-15-0679.1" TargetMode="External"/><Relationship Id="rId426" Type="http://schemas.openxmlformats.org/officeDocument/2006/relationships/hyperlink" Target="https://dx.doi.org/10.1007/s00704-019-03027-z" TargetMode="External"/><Relationship Id="rId633" Type="http://schemas.openxmlformats.org/officeDocument/2006/relationships/hyperlink" Target="https://dx.doi.org/10.5194/acp-16-161-2016" TargetMode="External"/><Relationship Id="rId980" Type="http://schemas.openxmlformats.org/officeDocument/2006/relationships/hyperlink" Target="https://dx.doi.org/10.1002/joc.3736" TargetMode="External"/><Relationship Id="rId1056" Type="http://schemas.openxmlformats.org/officeDocument/2006/relationships/hyperlink" Target="https://dx.doi.org/10.1002/joc.5385" TargetMode="External"/><Relationship Id="rId1263" Type="http://schemas.openxmlformats.org/officeDocument/2006/relationships/hyperlink" Target="https://dx.doi.org/10.1016/j.accre.2017.08.001" TargetMode="External"/><Relationship Id="rId840" Type="http://schemas.openxmlformats.org/officeDocument/2006/relationships/hyperlink" Target="https://dx.doi.org/10.1007/s00382-015-2886-5" TargetMode="External"/><Relationship Id="rId938" Type="http://schemas.openxmlformats.org/officeDocument/2006/relationships/hyperlink" Target="https://dx.doi.org/10.1007/s10113-020-01610-z" TargetMode="External"/><Relationship Id="rId1470" Type="http://schemas.openxmlformats.org/officeDocument/2006/relationships/hyperlink" Target="https://dx.doi.org/10.1175/jcli-d-17-0503.1" TargetMode="External"/><Relationship Id="rId1568" Type="http://schemas.openxmlformats.org/officeDocument/2006/relationships/hyperlink" Target="https://dx.doi.org/10.1016/j.rse.2020.111791" TargetMode="External"/><Relationship Id="rId67" Type="http://schemas.openxmlformats.org/officeDocument/2006/relationships/hyperlink" Target="https://dx.doi.org/10.1007/s00382-020-05306-2" TargetMode="External"/><Relationship Id="rId700" Type="http://schemas.openxmlformats.org/officeDocument/2006/relationships/hyperlink" Target="https://dx.doi.org/10.1029/2019gl086132" TargetMode="External"/><Relationship Id="rId1123" Type="http://schemas.openxmlformats.org/officeDocument/2006/relationships/hyperlink" Target="https://dx.doi.org/10.1002/joc.4856" TargetMode="External"/><Relationship Id="rId1330" Type="http://schemas.openxmlformats.org/officeDocument/2006/relationships/hyperlink" Target="https://dx.doi.org/10.1002/eet.1912" TargetMode="External"/><Relationship Id="rId1428" Type="http://schemas.openxmlformats.org/officeDocument/2006/relationships/hyperlink" Target="https://dx.doi.org/10.1002/joc.5911" TargetMode="External"/><Relationship Id="rId1635" Type="http://schemas.openxmlformats.org/officeDocument/2006/relationships/hyperlink" Target="https://dx.doi.org/10.1002/wea.543" TargetMode="External"/><Relationship Id="rId1702" Type="http://schemas.openxmlformats.org/officeDocument/2006/relationships/hyperlink" Target="https://dx.doi.org/10.1016/j.ocemod.2017.01.004" TargetMode="External"/><Relationship Id="rId283" Type="http://schemas.openxmlformats.org/officeDocument/2006/relationships/hyperlink" Target="https://dx.doi.org/10.1017/cbo9781107415324.028" TargetMode="External"/><Relationship Id="rId490" Type="http://schemas.openxmlformats.org/officeDocument/2006/relationships/hyperlink" Target="https://dx.doi.org/10.1029/2012gl051000" TargetMode="External"/><Relationship Id="rId143" Type="http://schemas.openxmlformats.org/officeDocument/2006/relationships/hyperlink" Target="https://dx.doi.org/10.1002/2016gl070587" TargetMode="External"/><Relationship Id="rId350" Type="http://schemas.openxmlformats.org/officeDocument/2006/relationships/hyperlink" Target="https://dx.doi.org/10.1175/2010jcli3659.1" TargetMode="External"/><Relationship Id="rId588" Type="http://schemas.openxmlformats.org/officeDocument/2006/relationships/hyperlink" Target="https://dx.doi.org/10.1088/1748-9326/ab6666" TargetMode="External"/><Relationship Id="rId795" Type="http://schemas.openxmlformats.org/officeDocument/2006/relationships/hyperlink" Target="https://dx.doi.org/10.5194/hess-20-651-2016" TargetMode="External"/><Relationship Id="rId9" Type="http://schemas.microsoft.com/office/2011/relationships/commentsExtended" Target="commentsExtended.xml"/><Relationship Id="rId210" Type="http://schemas.openxmlformats.org/officeDocument/2006/relationships/hyperlink" Target="https://dx.doi.org/10.3390/atmos11010085" TargetMode="External"/><Relationship Id="rId448" Type="http://schemas.openxmlformats.org/officeDocument/2006/relationships/hyperlink" Target="https://dx.doi.org/10.1029/2017gl076968" TargetMode="External"/><Relationship Id="rId655" Type="http://schemas.openxmlformats.org/officeDocument/2006/relationships/hyperlink" Target="https://dx.doi.org/10.1175/jcli-d-13-00550.1" TargetMode="External"/><Relationship Id="rId862" Type="http://schemas.openxmlformats.org/officeDocument/2006/relationships/hyperlink" Target="https://dx.doi.org/10.1073/pnas.1412077111" TargetMode="External"/><Relationship Id="rId1078" Type="http://schemas.openxmlformats.org/officeDocument/2006/relationships/hyperlink" Target="https://dx.doi.org/10.1007/s00382-020-05234-1" TargetMode="External"/><Relationship Id="rId1285" Type="http://schemas.openxmlformats.org/officeDocument/2006/relationships/hyperlink" Target="https://dx.doi.org/10.5194/hess-15-2599-2011" TargetMode="External"/><Relationship Id="rId1492" Type="http://schemas.openxmlformats.org/officeDocument/2006/relationships/hyperlink" Target="https://dx.doi.org/10.1186/s40645-018-0197-2" TargetMode="External"/><Relationship Id="rId308" Type="http://schemas.openxmlformats.org/officeDocument/2006/relationships/hyperlink" Target="https://dx.doi.org/10.1007/s40641-019-00130-1" TargetMode="External"/><Relationship Id="rId515" Type="http://schemas.openxmlformats.org/officeDocument/2006/relationships/hyperlink" Target="https://dx.doi.org/10.5194/acp-16-1673-2016" TargetMode="External"/><Relationship Id="rId722" Type="http://schemas.openxmlformats.org/officeDocument/2006/relationships/hyperlink" Target="https://dx.doi.org/10.1016/j.crm.2020.100239" TargetMode="External"/><Relationship Id="rId1145" Type="http://schemas.openxmlformats.org/officeDocument/2006/relationships/hyperlink" Target="https://dx.doi.org/10.1038/nature14518" TargetMode="External"/><Relationship Id="rId1352" Type="http://schemas.openxmlformats.org/officeDocument/2006/relationships/hyperlink" Target="https://dx.doi.org/10.1175/1520-0477(2002)083%3c0977:aitmsg%3e2.3.co;2" TargetMode="External"/><Relationship Id="rId89" Type="http://schemas.openxmlformats.org/officeDocument/2006/relationships/hyperlink" Target="https://dx.doi.org/10.5194/gmd-13-2109-2020" TargetMode="External"/><Relationship Id="rId1005" Type="http://schemas.openxmlformats.org/officeDocument/2006/relationships/hyperlink" Target="https://dx.doi.org/10.1038/nclimate3418" TargetMode="External"/><Relationship Id="rId1212" Type="http://schemas.openxmlformats.org/officeDocument/2006/relationships/hyperlink" Target="https://dx.doi.org/10.1016/b978-0-12-416042-2.00008-2" TargetMode="External"/><Relationship Id="rId1657" Type="http://schemas.openxmlformats.org/officeDocument/2006/relationships/hyperlink" Target="https://dx.doi.org/10.1002/2015gl067613" TargetMode="External"/><Relationship Id="rId1517" Type="http://schemas.openxmlformats.org/officeDocument/2006/relationships/hyperlink" Target="https://dx.doi.org/10.1175/2011bams3124.1" TargetMode="External"/><Relationship Id="rId1724" Type="http://schemas.openxmlformats.org/officeDocument/2006/relationships/hyperlink" Target="https://dx.doi.org/10.5194/tc-12-413-2018" TargetMode="External"/><Relationship Id="rId16" Type="http://schemas.openxmlformats.org/officeDocument/2006/relationships/hyperlink" Target="http://10.SM" TargetMode="External"/><Relationship Id="rId165" Type="http://schemas.openxmlformats.org/officeDocument/2006/relationships/hyperlink" Target="https://dx.doi.org/10.1002/2015gl067265" TargetMode="External"/><Relationship Id="rId372" Type="http://schemas.openxmlformats.org/officeDocument/2006/relationships/hyperlink" Target="https://dx.doi.org/10.1088/1748-9326/11/9/094028" TargetMode="External"/><Relationship Id="rId677" Type="http://schemas.openxmlformats.org/officeDocument/2006/relationships/hyperlink" Target="https://dx.doi.org/10.1007/s40641-019-00137-8" TargetMode="External"/><Relationship Id="rId232" Type="http://schemas.openxmlformats.org/officeDocument/2006/relationships/hyperlink" Target="https://dx.doi.org/10.1002/grl.50643" TargetMode="External"/><Relationship Id="rId884" Type="http://schemas.openxmlformats.org/officeDocument/2006/relationships/hyperlink" Target="https://dx.doi.org/10.1029/2011jd016187" TargetMode="External"/><Relationship Id="rId537" Type="http://schemas.openxmlformats.org/officeDocument/2006/relationships/hyperlink" Target="https://dx.doi.org/10.1038/ngeo2761" TargetMode="External"/><Relationship Id="rId744" Type="http://schemas.openxmlformats.org/officeDocument/2006/relationships/hyperlink" Target="https://dx.doi.org/10.1002/joc.4909" TargetMode="External"/><Relationship Id="rId951" Type="http://schemas.openxmlformats.org/officeDocument/2006/relationships/hyperlink" Target="https://dx.doi.org/10.1111/nyas.14308" TargetMode="External"/><Relationship Id="rId1167" Type="http://schemas.openxmlformats.org/officeDocument/2006/relationships/hyperlink" Target="https://dx.doi.org/10.1038/s42254-019-0062-2" TargetMode="External"/><Relationship Id="rId1374" Type="http://schemas.openxmlformats.org/officeDocument/2006/relationships/hyperlink" Target="https://dx.doi.org/10.1038/s41561-017-0057-5" TargetMode="External"/><Relationship Id="rId1581" Type="http://schemas.openxmlformats.org/officeDocument/2006/relationships/hyperlink" Target="https://dx.doi.org/10.1175/bams-d-16-0017.1" TargetMode="External"/><Relationship Id="rId1679" Type="http://schemas.openxmlformats.org/officeDocument/2006/relationships/hyperlink" Target="https://dx.doi.org/10.1007/s10584-016-1599-z" TargetMode="External"/><Relationship Id="rId80" Type="http://schemas.openxmlformats.org/officeDocument/2006/relationships/hyperlink" Target="https://dx.doi.org/10.1111/gcb.13273" TargetMode="External"/><Relationship Id="rId604" Type="http://schemas.openxmlformats.org/officeDocument/2006/relationships/hyperlink" Target="https://dx.doi.org/10.5194/hess-15-1065-2011" TargetMode="External"/><Relationship Id="rId811" Type="http://schemas.openxmlformats.org/officeDocument/2006/relationships/hyperlink" Target="https://dx.doi.org/10.1002/grl.50256" TargetMode="External"/><Relationship Id="rId1027" Type="http://schemas.openxmlformats.org/officeDocument/2006/relationships/hyperlink" Target="https://dx.doi.org/10.1016/j.uclim.2014.03.004" TargetMode="External"/><Relationship Id="rId1234" Type="http://schemas.openxmlformats.org/officeDocument/2006/relationships/hyperlink" Target="https://dx.doi.org/10.1175/jcli-d-16-0117.1" TargetMode="External"/><Relationship Id="rId1441" Type="http://schemas.openxmlformats.org/officeDocument/2006/relationships/hyperlink" Target="https://dx.doi.org/10.1007/s00382-019-05105-4" TargetMode="External"/><Relationship Id="rId909" Type="http://schemas.openxmlformats.org/officeDocument/2006/relationships/hyperlink" Target="https://dx.doi.org/10.1002/2014jd022358" TargetMode="External"/><Relationship Id="rId1301" Type="http://schemas.openxmlformats.org/officeDocument/2006/relationships/hyperlink" Target="https://dx.doi.org/10.1088/1748-9326/10/12/124003" TargetMode="External"/><Relationship Id="rId1539" Type="http://schemas.openxmlformats.org/officeDocument/2006/relationships/hyperlink" Target="https://dx.doi.org/10.1088/1748-9326/11/2/024010" TargetMode="External"/><Relationship Id="rId1746" Type="http://schemas.openxmlformats.org/officeDocument/2006/relationships/hyperlink" Target="https://dx.doi.org/10.1038/s41558-018-0156-3" TargetMode="External"/><Relationship Id="rId38" Type="http://schemas.openxmlformats.org/officeDocument/2006/relationships/hyperlink" Target="https://dx.doi.org/10.1002/joc.5822" TargetMode="External"/><Relationship Id="rId1606" Type="http://schemas.openxmlformats.org/officeDocument/2006/relationships/hyperlink" Target="https://dx.doi.org/10.1002/joc.5206" TargetMode="External"/><Relationship Id="rId187" Type="http://schemas.openxmlformats.org/officeDocument/2006/relationships/hyperlink" Target="https://dx.doi.org/10.1029/2012eo410001" TargetMode="External"/><Relationship Id="rId394" Type="http://schemas.openxmlformats.org/officeDocument/2006/relationships/hyperlink" Target="https://dx.doi.org/10.1016/j.uclim.2016.04.003" TargetMode="External"/><Relationship Id="rId254" Type="http://schemas.openxmlformats.org/officeDocument/2006/relationships/hyperlink" Target="https://dx.doi.org/10.1175/bams-d-11-00217.1" TargetMode="External"/><Relationship Id="rId699" Type="http://schemas.openxmlformats.org/officeDocument/2006/relationships/hyperlink" Target="https://dx.doi.org/10.1175/jhm560.1" TargetMode="External"/><Relationship Id="rId1091" Type="http://schemas.openxmlformats.org/officeDocument/2006/relationships/hyperlink" Target="https://dx.doi.org/10.1029/2018gl080903" TargetMode="External"/><Relationship Id="rId114" Type="http://schemas.openxmlformats.org/officeDocument/2006/relationships/hyperlink" Target="https://dx.doi.org/10.1007/s00382-017-3885-5" TargetMode="External"/><Relationship Id="rId461" Type="http://schemas.openxmlformats.org/officeDocument/2006/relationships/hyperlink" Target="https://dx.doi.org/10.1038/s41561-019-0513-5" TargetMode="External"/><Relationship Id="rId559" Type="http://schemas.openxmlformats.org/officeDocument/2006/relationships/hyperlink" Target="https://dx.doi.org/10.1002/2014gl062433" TargetMode="External"/><Relationship Id="rId766" Type="http://schemas.openxmlformats.org/officeDocument/2006/relationships/hyperlink" Target="https://dx.doi.org/10.1038/s41612-018-0022-z" TargetMode="External"/><Relationship Id="rId1189" Type="http://schemas.openxmlformats.org/officeDocument/2006/relationships/hyperlink" Target="https://dx.doi.org/10.1016/j.buildenv.2018.04.037" TargetMode="External"/><Relationship Id="rId1396" Type="http://schemas.openxmlformats.org/officeDocument/2006/relationships/hyperlink" Target="https://dx.doi.org/10.1175/2009jcli2919.1" TargetMode="External"/><Relationship Id="rId321" Type="http://schemas.openxmlformats.org/officeDocument/2006/relationships/hyperlink" Target="https://dx.doi.org/10.1002/2015wr018253" TargetMode="External"/><Relationship Id="rId419" Type="http://schemas.openxmlformats.org/officeDocument/2006/relationships/hyperlink" Target="https://dx.doi.org/10.1002/2016gl071584" TargetMode="External"/><Relationship Id="rId626" Type="http://schemas.openxmlformats.org/officeDocument/2006/relationships/hyperlink" Target="https://dx.doi.org/10.1002/joc.3711" TargetMode="External"/><Relationship Id="rId973" Type="http://schemas.openxmlformats.org/officeDocument/2006/relationships/hyperlink" Target="https://dx.doi.org/10.1002/joc.5352" TargetMode="External"/><Relationship Id="rId1049" Type="http://schemas.openxmlformats.org/officeDocument/2006/relationships/hyperlink" Target="https://dx.doi.org/10.5194/esd-7-917-2016" TargetMode="External"/><Relationship Id="rId1256" Type="http://schemas.openxmlformats.org/officeDocument/2006/relationships/hyperlink" Target="https://dx.doi.org/10.1007/s10584-009-9619-x" TargetMode="External"/><Relationship Id="rId833" Type="http://schemas.openxmlformats.org/officeDocument/2006/relationships/hyperlink" Target="https://dx.doi.org/10.1073/pnas.1807912115" TargetMode="External"/><Relationship Id="rId1116" Type="http://schemas.openxmlformats.org/officeDocument/2006/relationships/hyperlink" Target="https://dx.doi.org/10.1002/joc.4995" TargetMode="External"/><Relationship Id="rId1463" Type="http://schemas.openxmlformats.org/officeDocument/2006/relationships/hyperlink" Target="https://dx.doi.org/10.1029/2019wr024932" TargetMode="External"/><Relationship Id="rId1670" Type="http://schemas.openxmlformats.org/officeDocument/2006/relationships/hyperlink" Target="https://dx.doi.org/10.1038/nclimate2689" TargetMode="External"/><Relationship Id="rId900" Type="http://schemas.openxmlformats.org/officeDocument/2006/relationships/hyperlink" Target="https://dx.doi.org/10.1007/s10584-016-1665-6" TargetMode="External"/><Relationship Id="rId1323" Type="http://schemas.openxmlformats.org/officeDocument/2006/relationships/hyperlink" Target="https://dx.doi.org/10.1175/jcli-d-14-00361.1" TargetMode="External"/><Relationship Id="rId1530" Type="http://schemas.openxmlformats.org/officeDocument/2006/relationships/hyperlink" Target="https://dx.doi.org/10.1127/metz/2015/0587" TargetMode="External"/><Relationship Id="rId1628" Type="http://schemas.openxmlformats.org/officeDocument/2006/relationships/hyperlink" Target="https://dx.doi.org/10.1080/13241583.2010.11465370" TargetMode="External"/><Relationship Id="rId276" Type="http://schemas.openxmlformats.org/officeDocument/2006/relationships/hyperlink" Target="https://dx.doi.org/10.1038/s41561-018-0293-3" TargetMode="External"/><Relationship Id="rId483" Type="http://schemas.openxmlformats.org/officeDocument/2006/relationships/hyperlink" Target="https://dx.doi.org/10.1175/2008jcli2459.1" TargetMode="External"/><Relationship Id="rId690" Type="http://schemas.openxmlformats.org/officeDocument/2006/relationships/hyperlink" Target="https://dx.doi.org/10.1002/qj.1991" TargetMode="External"/><Relationship Id="rId136" Type="http://schemas.openxmlformats.org/officeDocument/2006/relationships/hyperlink" Target="https://dx.doi.org/10.1002/2017wr020970" TargetMode="External"/><Relationship Id="rId343" Type="http://schemas.openxmlformats.org/officeDocument/2006/relationships/hyperlink" Target="https://dx.doi.org/10.1175/jcli-d-12-00844.1" TargetMode="External"/><Relationship Id="rId550" Type="http://schemas.openxmlformats.org/officeDocument/2006/relationships/hyperlink" Target="https://dx.doi.org/10.1038/ncomms13667" TargetMode="External"/><Relationship Id="rId788" Type="http://schemas.openxmlformats.org/officeDocument/2006/relationships/hyperlink" Target="https://dx.doi.org/10.2151/jmsj1965.69.6_723" TargetMode="External"/><Relationship Id="rId995" Type="http://schemas.openxmlformats.org/officeDocument/2006/relationships/hyperlink" Target="https://dx.doi.org/10.1175/jcli-d-14-00331.1" TargetMode="External"/><Relationship Id="rId1180" Type="http://schemas.openxmlformats.org/officeDocument/2006/relationships/hyperlink" Target="https://dx.doi.org/10.1073/pnas.1509153112" TargetMode="External"/><Relationship Id="rId203" Type="http://schemas.openxmlformats.org/officeDocument/2006/relationships/hyperlink" Target="https://dx.doi.org/10.3354/cr01541" TargetMode="External"/><Relationship Id="rId648" Type="http://schemas.openxmlformats.org/officeDocument/2006/relationships/hyperlink" Target="https://dx.doi.org/10.1016/j.envres.2020.110584" TargetMode="External"/><Relationship Id="rId855" Type="http://schemas.openxmlformats.org/officeDocument/2006/relationships/hyperlink" Target="https://dx.doi.org/10.1007/s10584-016-1693-2" TargetMode="External"/><Relationship Id="rId1040" Type="http://schemas.openxmlformats.org/officeDocument/2006/relationships/hyperlink" Target="https://dx.doi.org/10.1002/2016ms000749" TargetMode="External"/><Relationship Id="rId1278" Type="http://schemas.openxmlformats.org/officeDocument/2006/relationships/hyperlink" Target="https://dx.doi.org/10.1002/joc.6462" TargetMode="External"/><Relationship Id="rId1485" Type="http://schemas.openxmlformats.org/officeDocument/2006/relationships/hyperlink" Target="https://dx.doi.org/10.2151/sola.2018-017" TargetMode="External"/><Relationship Id="rId1692" Type="http://schemas.openxmlformats.org/officeDocument/2006/relationships/hyperlink" Target="https://dx.doi.org/10.1016/j.accre.2017.04.001" TargetMode="External"/><Relationship Id="rId410" Type="http://schemas.openxmlformats.org/officeDocument/2006/relationships/hyperlink" Target="https://dx.doi.org/10.1002/2015jd024411" TargetMode="External"/><Relationship Id="rId508" Type="http://schemas.openxmlformats.org/officeDocument/2006/relationships/hyperlink" Target="https://dx.doi.org/10.1038/s41598-020-63782-2" TargetMode="External"/><Relationship Id="rId715" Type="http://schemas.openxmlformats.org/officeDocument/2006/relationships/hyperlink" Target="https://dx.doi.org/10.2151/sola.2016-057" TargetMode="External"/><Relationship Id="rId922" Type="http://schemas.openxmlformats.org/officeDocument/2006/relationships/hyperlink" Target="https://dx.doi.org/10.1016/j.pce.2017.01.017" TargetMode="External"/><Relationship Id="rId1138" Type="http://schemas.openxmlformats.org/officeDocument/2006/relationships/hyperlink" Target="https://dx.doi.org/10.2136/sssaj2013.03.0093" TargetMode="External"/><Relationship Id="rId1345" Type="http://schemas.openxmlformats.org/officeDocument/2006/relationships/hyperlink" Target="https://dx.doi.org/10.1029/96gl00265" TargetMode="External"/><Relationship Id="rId1552" Type="http://schemas.openxmlformats.org/officeDocument/2006/relationships/hyperlink" Target="https://dx.doi.org/10.5194/gmd-9-2809-20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2FD54-3606-41CE-B968-4045EB005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AR6 Chapter 10</Template>
  <TotalTime>693</TotalTime>
  <Pages>197</Pages>
  <Words>1512786</Words>
  <Characters>8622885</Characters>
  <Application>Microsoft Office Word</Application>
  <DocSecurity>0</DocSecurity>
  <Lines>71857</Lines>
  <Paragraphs>20230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10115441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Doblas-Reyes</dc:creator>
  <cp:keywords/>
  <dc:description/>
  <cp:lastModifiedBy>Robin Matthews</cp:lastModifiedBy>
  <cp:revision>73</cp:revision>
  <cp:lastPrinted>2019-11-15T10:48:00Z</cp:lastPrinted>
  <dcterms:created xsi:type="dcterms:W3CDTF">2021-07-01T08:43:00Z</dcterms:created>
  <dcterms:modified xsi:type="dcterms:W3CDTF">2021-07-12T08:07:00Z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http://csl.mendeley.com/styles/519256681/frontiers</vt:lpwstr>
  </property>
  <property fmtid="{D5CDD505-2E9C-101B-9397-08002B2CF9AE}" pid="23" name="Mendeley Recent Style Name 6_1">
    <vt:lpwstr>Frontiers journals - WGI TSU</vt:lpwstr>
  </property>
  <property fmtid="{D5CDD505-2E9C-101B-9397-08002B2CF9AE}" pid="24" name="Mendeley Recent Style Id 7_1">
    <vt:lpwstr>http://csl.mendeley.com/styles/488731821/frontiers-wg1tsu</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6228094b-82a7-3d93-8842-7ea47d2c7ef0</vt:lpwstr>
  </property>
  <property fmtid="{D5CDD505-2E9C-101B-9397-08002B2CF9AE}" pid="32" name="Mendeley Citation Style_1">
    <vt:lpwstr>http://www.zotero.org/styles/frontiers</vt:lpwstr>
  </property>
</Properties>
</file>